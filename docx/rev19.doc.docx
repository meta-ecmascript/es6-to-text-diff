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D2F52CF" w14:textId="77777777" w:rsidR="0026283E" w:rsidRPr="004D1BD1" w:rsidRDefault="00BE3BA1" w:rsidP="0026283E">
      <w:pPr>
        <w:spacing w:after="6000"/>
      </w:pPr>
      <w:bookmarkStart w:id="0" w:name="_GoBack"/>
      <w:bookmarkEnd w:id="0"/>
      <w:r>
        <w:rPr>
          <w:noProof/>
        </w:rPr>
        <w:pict w14:anchorId="08DEC6E7">
          <v:shapetype id="_x0000_t202" coordsize="21600,21600" o:spt="202" path="m0,0l0,21600,21600,21600,21600,0xe">
            <v:stroke joinstyle="miter"/>
            <v:path gradientshapeok="t" o:connecttype="rect"/>
          </v:shapetype>
          <v:shape id="Text Box 10" o:spid="_x0000_s1032" type="#_x0000_t202" style="position:absolute;left:0;text-align:left;margin-left:70.7pt;margin-top:2.2pt;width:225pt;height:1in;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W1GsgIAALs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" filled="f" stroked="f">
            <v:textbox>
              <w:txbxContent>
                <w:p w14:paraId="7D55F600" w14:textId="77777777" w:rsidR="00460CAC" w:rsidRDefault="00460CAC" w:rsidP="00D82B97">
                  <w:pPr>
                    <w:pStyle w:val="StandardNumber"/>
                    <w:rPr>
                      <w:sz w:val="34"/>
                    </w:rPr>
                  </w:pPr>
                </w:p>
                <w:p w14:paraId="65CB5CC7" w14:textId="77777777" w:rsidR="00460CAC" w:rsidRDefault="00460CAC" w:rsidP="00D82B97">
                  <w:pPr>
                    <w:pStyle w:val="StandardNumber"/>
                  </w:pPr>
                  <w:r>
                    <w:t>ECMA-262</w:t>
                  </w:r>
                </w:p>
                <w:p w14:paraId="45B32505" w14:textId="77777777" w:rsidR="00460CAC" w:rsidRDefault="00460CAC" w:rsidP="009B6281">
                  <w:pPr>
                    <w:pStyle w:val="DateTitle"/>
                    <w:rPr>
                      <w:b/>
                      <w:sz w:val="40"/>
                    </w:rPr>
                  </w:pPr>
                  <w:r>
                    <w:t>6</w:t>
                  </w:r>
                  <w:r w:rsidRPr="006A4840">
                    <w:rPr>
                      <w:vertAlign w:val="superscript"/>
                    </w:rPr>
                    <w:t>th</w:t>
                  </w:r>
                  <w:r>
                    <w:t xml:space="preserve"> Edition / Draft September 27, 2013</w:t>
                  </w:r>
                </w:p>
              </w:txbxContent>
            </v:textbox>
          </v:shape>
        </w:pict>
      </w:r>
      <w:r>
        <w:rPr>
          <w:noProof/>
        </w:rPr>
        <w:pict w14:anchorId="65813E6B">
          <v:shape id="Text Box 12" o:spid="_x0000_s1031" type="#_x0000_t202" style="position:absolute;left:0;text-align:left;margin-left:-47.6pt;margin-top:97.4pt;width:4in;height:378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" filled="f" stroked="f">
            <v:fill opacity="32896f"/>
            <v:textbox>
              <w:txbxContent>
                <w:p w14:paraId="0AF0BEC4" w14:textId="77777777" w:rsidR="00460CAC" w:rsidRDefault="00460CAC" w:rsidP="00C73632">
                  <w:pPr>
                    <w:pStyle w:val="StandardTitle"/>
                  </w:pPr>
                  <w:r w:rsidRPr="00E3357A">
                    <w:rPr>
                      <w:szCs w:val="40"/>
                    </w:rPr>
                    <w:t>ECMAScript Language Specification</w:t>
                  </w:r>
                </w:p>
              </w:txbxContent>
            </v:textbox>
          </v:shape>
        </w:pict>
      </w:r>
      <w:r>
        <w:rPr>
          <w:noProof/>
        </w:rPr>
        <w:pict w14:anchorId="2A44790C">
          <v:shape id="Text Box 171" o:spid="_x0000_s1030" type="#_x0000_t202" style="position:absolute;left:0;text-align:left;margin-left:-32.3pt;margin-top:63pt;width:275pt;height:18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" filled="f" stroked="f">
            <v:textbox inset=",7.2pt,,7.2pt">
              <w:txbxContent>
                <w:p w14:paraId="4F9163EC" w14:textId="77777777" w:rsidR="00460CAC" w:rsidRPr="006E08EC" w:rsidRDefault="00460CAC">
                  <w:pPr>
                    <w:rPr>
                      <w:rFonts w:ascii="Mistral" w:hAnsi="Mistral"/>
                      <w:sz w:val="260"/>
                      <w:szCs w:val="144"/>
                    </w:rPr>
                  </w:pPr>
                  <w:r w:rsidRPr="006E08EC">
                    <w:rPr>
                      <w:rFonts w:ascii="Mistral" w:hAnsi="Mistral"/>
                      <w:sz w:val="260"/>
                      <w:szCs w:val="144"/>
                    </w:rPr>
                    <w:t>Draft</w:t>
                  </w:r>
                </w:p>
              </w:txbxContent>
            </v:textbox>
            <w10:wrap type="square"/>
          </v:shape>
        </w:pict>
      </w:r>
      <w:r>
        <w:rPr>
          <w:noProof/>
        </w:rPr>
        <w:pict w14:anchorId="1FE48399">
          <v:shape id="Text Box 170" o:spid="_x0000_s1029" type="#_x0000_t202" style="position:absolute;left:0;text-align:left;margin-left:52.6pt;margin-top:-74.1pt;width:198pt;height:36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00twIAAMI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" filled="f" stroked="f">
            <v:textbox>
              <w:txbxContent>
                <w:p w14:paraId="51871E22" w14:textId="77777777" w:rsidR="00460CAC" w:rsidRDefault="00460CAC" w:rsidP="00C90877">
                  <w:pPr>
                    <w:pStyle w:val="ECMAWorkgroup"/>
                  </w:pPr>
                  <w:r>
                    <w:t>Ecma/TC39/2013/0xx</w:t>
                  </w:r>
                </w:p>
              </w:txbxContent>
            </v:textbox>
          </v:shape>
        </w:pict>
      </w:r>
      <w:r>
        <w:rPr>
          <w:noProof/>
        </w:rPr>
        <w:pict w14:anchorId="1C994DF0">
          <v:shape id="Text Box 169" o:spid="_x0000_s1028" type="#_x0000_t202" style="position:absolute;left:0;text-align:left;margin-left:10.1pt;margin-top:-123.7pt;width:180pt;height:54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" filled="f" stroked="f">
            <v:textbox>
              <w:txbxContent>
                <w:p w14:paraId="40460709" w14:textId="77777777" w:rsidR="00460CAC" w:rsidRDefault="00460CAC" w:rsidP="00DA3971">
                  <w:pPr>
                    <w:pStyle w:val="StandardNumber"/>
                    <w:rPr>
                      <w:sz w:val="34"/>
                    </w:rPr>
                  </w:pPr>
                </w:p>
                <w:p w14:paraId="5988AF0C" w14:textId="77777777" w:rsidR="00460CAC" w:rsidRDefault="00460CAC" w:rsidP="00DA3971">
                  <w:pPr>
                    <w:pStyle w:val="StandardNumber"/>
                    <w:jc w:val="right"/>
                  </w:pPr>
                  <w:r>
                    <w:t>Draft</w:t>
                  </w:r>
                </w:p>
                <w:p w14:paraId="6BB043D6" w14:textId="77777777" w:rsidR="00460CAC" w:rsidRDefault="00460CAC" w:rsidP="00DA3971"/>
              </w:txbxContent>
            </v:textbox>
          </v:shape>
        </w:pict>
      </w:r>
      <w:r>
        <w:rPr>
          <w:noProof/>
        </w:rPr>
        <w:pict w14:anchorId="404FC3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ouv ST" style="position:absolute;left:0;text-align:left;margin-left:0;margin-top:0;width:595pt;height:842pt;z-index:-251655680;visibility:visible;mso-position-horizontal-relative:page;mso-position-vertical-relative:page">
            <v:imagedata r:id="rId8" o:title="Couv ST"/>
            <o:lock v:ext="edit" aspectratio="f"/>
            <w10:wrap anchorx="page" anchory="page"/>
          </v:shape>
        </w:pict>
      </w:r>
    </w:p>
    <w:p w14:paraId="5B889388" w14:textId="77777777" w:rsidR="001A63F1" w:rsidRPr="00C7794D" w:rsidRDefault="00BE3BA1" w:rsidP="001A63F1">
      <w:pPr>
        <w:spacing w:after="0"/>
      </w:pPr>
      <w:r>
        <w:rPr>
          <w:noProof/>
        </w:rPr>
        <w:pict w14:anchorId="4F066BB9">
          <v:shape id="Text Box 2" o:spid="_x0000_s1026" type="#_x0000_t202" style="position:absolute;left:0;text-align:left;margin-left:108.4pt;margin-top:0;width:264pt;height:73.75pt;z-index:251659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">
            <v:textbox>
              <w:txbxContent>
                <w:p w14:paraId="5487D964" w14:textId="77777777" w:rsidR="00460CAC" w:rsidRDefault="00460CAC">
                  <w:r>
                    <w:t xml:space="preserve">Report Errors and Issues at: </w:t>
                  </w:r>
                  <w:hyperlink r:id="rId9" w:history="1">
                    <w:r w:rsidRPr="000B2A13">
                      <w:rPr>
                        <w:rStyle w:val="affb"/>
                        <w:lang w:val="en-GB"/>
                      </w:rPr>
                      <w:t>https://bugs.ecmascript.org</w:t>
                    </w:r>
                  </w:hyperlink>
                  <w:r>
                    <w:t xml:space="preserve"> </w:t>
                  </w:r>
                </w:p>
                <w:p w14:paraId="7AABAE63" w14:textId="77777777" w:rsidR="00460CAC" w:rsidRDefault="00460CAC" w:rsidP="000504BF">
                  <w:pPr>
                    <w:contextualSpacing/>
                  </w:pPr>
                  <w:r>
                    <w:t>Product: Draft for 6</w:t>
                  </w:r>
                  <w:r w:rsidRPr="00226240">
                    <w:t>th</w:t>
                  </w:r>
                  <w:r>
                    <w:t xml:space="preserve"> Edition</w:t>
                  </w:r>
                </w:p>
                <w:p w14:paraId="274DFCBC" w14:textId="77777777" w:rsidR="00460CAC" w:rsidRDefault="00460CAC" w:rsidP="000504BF">
                  <w:pPr>
                    <w:contextualSpacing/>
                  </w:pPr>
                  <w:r>
                    <w:t>Component:  choose an appropriate one</w:t>
                  </w:r>
                </w:p>
                <w:p w14:paraId="75E57A02" w14:textId="77777777" w:rsidR="00460CAC" w:rsidRDefault="00460CAC" w:rsidP="009B6281">
                  <w:pPr>
                    <w:contextualSpacing/>
                  </w:pPr>
                  <w:r>
                    <w:t>Version:  Rev 19, September 27, 2013 Draft</w:t>
                  </w:r>
                </w:p>
                <w:p w14:paraId="7F868407" w14:textId="77777777" w:rsidR="00460CAC" w:rsidRDefault="00460CAC"/>
                <w:p w14:paraId="6683F08F" w14:textId="77777777" w:rsidR="00460CAC" w:rsidRDefault="00460CAC"/>
              </w:txbxContent>
            </v:textbox>
          </v:shape>
        </w:pict>
      </w:r>
      <w:r w:rsidR="0026283E" w:rsidRPr="00C7794D">
        <w:br w:type="page"/>
      </w:r>
    </w:p>
    <w:p w14:paraId="2190BB6C" w14:textId="77777777" w:rsidR="001A63F1" w:rsidRPr="00C7794D" w:rsidRDefault="001A63F1" w:rsidP="001A63F1">
      <w:pPr>
        <w:spacing w:after="0"/>
        <w:sectPr w:rsidR="001A63F1" w:rsidRPr="00C7794D" w:rsidSect="00887CB2">
          <w:headerReference w:type="even" r:id="rId10"/>
          <w:headerReference w:type="default" r:id="rId11"/>
          <w:footerReference w:type="even" r:id="rId12"/>
          <w:footerReference w:type="default" r:id="rId13"/>
          <w:headerReference w:type="first" r:id="rId14"/>
          <w:footerReference w:type="first" r:id="rId15"/>
          <w:pgSz w:w="11907" w:h="16840" w:code="9"/>
          <w:pgMar w:top="4395" w:right="737" w:bottom="567" w:left="851" w:header="709" w:footer="284" w:gutter="567"/>
          <w:pgNumType w:fmt="lowerRoman" w:start="1"/>
          <w:cols w:space="454"/>
          <w:titlePg/>
          <w:docGrid w:linePitch="272"/>
        </w:sectPr>
      </w:pPr>
    </w:p>
    <w:p w14:paraId="4872F11B" w14:textId="77777777"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14:paraId="7C986E99" w14:textId="77777777" w:rsidR="00990F07" w:rsidRPr="00C7794D" w:rsidRDefault="00990F07">
      <w:pPr>
        <w:pStyle w:val="12"/>
      </w:pPr>
      <w:r w:rsidRPr="00C7794D">
        <w:t>Introduction</w:t>
      </w:r>
      <w:r w:rsidRPr="00C7794D">
        <w:tab/>
        <w:t>vii</w:t>
      </w:r>
    </w:p>
    <w:p w14:paraId="7ED7E2F5" w14:textId="77777777" w:rsidR="00F82E34" w:rsidRPr="00BE3BA1" w:rsidRDefault="00F00556">
      <w:pPr>
        <w:pStyle w:val="12"/>
        <w:rPr>
          <w:rFonts w:ascii="Calibri" w:eastAsia="Times New Roman" w:hAnsi="Calibri" w:cs="Arial"/>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68050121" w:history="1">
        <w:r w:rsidR="00F82E34" w:rsidRPr="00AE7367">
          <w:rPr>
            <w:rStyle w:val="affb"/>
            <w:noProof/>
          </w:rPr>
          <w:t>1</w:t>
        </w:r>
        <w:r w:rsidR="00F82E34" w:rsidRPr="00BE3BA1">
          <w:rPr>
            <w:rFonts w:ascii="Calibri" w:eastAsia="Times New Roman" w:hAnsi="Calibri" w:cs="Arial"/>
            <w:b w:val="0"/>
            <w:noProof/>
            <w:sz w:val="22"/>
            <w:szCs w:val="22"/>
            <w:lang w:val="en-US" w:eastAsia="en-US"/>
          </w:rPr>
          <w:tab/>
        </w:r>
        <w:r w:rsidR="00F82E34" w:rsidRPr="00AE7367">
          <w:rPr>
            <w:rStyle w:val="affb"/>
            <w:noProof/>
          </w:rPr>
          <w:t>Scope</w:t>
        </w:r>
        <w:r w:rsidR="00F82E34">
          <w:rPr>
            <w:noProof/>
            <w:webHidden/>
          </w:rPr>
          <w:tab/>
        </w:r>
        <w:r w:rsidR="00F82E34">
          <w:rPr>
            <w:noProof/>
            <w:webHidden/>
          </w:rPr>
          <w:fldChar w:fldCharType="begin"/>
        </w:r>
        <w:r w:rsidR="00F82E34">
          <w:rPr>
            <w:noProof/>
            <w:webHidden/>
          </w:rPr>
          <w:instrText xml:space="preserve"> PAGEREF _Toc368050121 \h </w:instrText>
        </w:r>
        <w:r w:rsidR="00F82E34">
          <w:rPr>
            <w:noProof/>
            <w:webHidden/>
          </w:rPr>
        </w:r>
        <w:r w:rsidR="00F82E34">
          <w:rPr>
            <w:noProof/>
            <w:webHidden/>
          </w:rPr>
          <w:fldChar w:fldCharType="separate"/>
        </w:r>
        <w:r w:rsidR="00D433E8">
          <w:rPr>
            <w:noProof/>
            <w:webHidden/>
          </w:rPr>
          <w:t>1</w:t>
        </w:r>
        <w:r w:rsidR="00F82E34">
          <w:rPr>
            <w:noProof/>
            <w:webHidden/>
          </w:rPr>
          <w:fldChar w:fldCharType="end"/>
        </w:r>
      </w:hyperlink>
    </w:p>
    <w:p w14:paraId="3B2AC91D" w14:textId="77777777" w:rsidR="00F82E34" w:rsidRPr="00BE3BA1" w:rsidRDefault="00A649E2">
      <w:pPr>
        <w:pStyle w:val="12"/>
        <w:rPr>
          <w:rFonts w:ascii="Calibri" w:eastAsia="Times New Roman" w:hAnsi="Calibri" w:cs="Arial"/>
          <w:b w:val="0"/>
          <w:noProof/>
          <w:sz w:val="22"/>
          <w:szCs w:val="22"/>
          <w:lang w:val="en-US" w:eastAsia="en-US"/>
        </w:rPr>
      </w:pPr>
      <w:hyperlink w:anchor="_Toc368050122" w:history="1">
        <w:r w:rsidR="00F82E34" w:rsidRPr="00AE7367">
          <w:rPr>
            <w:rStyle w:val="affb"/>
            <w:noProof/>
          </w:rPr>
          <w:t>2</w:t>
        </w:r>
        <w:r w:rsidR="00F82E34" w:rsidRPr="00BE3BA1">
          <w:rPr>
            <w:rFonts w:ascii="Calibri" w:eastAsia="Times New Roman" w:hAnsi="Calibri" w:cs="Arial"/>
            <w:b w:val="0"/>
            <w:noProof/>
            <w:sz w:val="22"/>
            <w:szCs w:val="22"/>
            <w:lang w:val="en-US" w:eastAsia="en-US"/>
          </w:rPr>
          <w:tab/>
        </w:r>
        <w:r w:rsidR="00F82E34" w:rsidRPr="00AE7367">
          <w:rPr>
            <w:rStyle w:val="affb"/>
            <w:noProof/>
          </w:rPr>
          <w:t>Conformance</w:t>
        </w:r>
        <w:r w:rsidR="00F82E34">
          <w:rPr>
            <w:noProof/>
            <w:webHidden/>
          </w:rPr>
          <w:tab/>
        </w:r>
        <w:r w:rsidR="00F82E34">
          <w:rPr>
            <w:noProof/>
            <w:webHidden/>
          </w:rPr>
          <w:fldChar w:fldCharType="begin"/>
        </w:r>
        <w:r w:rsidR="00F82E34">
          <w:rPr>
            <w:noProof/>
            <w:webHidden/>
          </w:rPr>
          <w:instrText xml:space="preserve"> PAGEREF _Toc368050122 \h </w:instrText>
        </w:r>
        <w:r w:rsidR="00F82E34">
          <w:rPr>
            <w:noProof/>
            <w:webHidden/>
          </w:rPr>
        </w:r>
        <w:r w:rsidR="00F82E34">
          <w:rPr>
            <w:noProof/>
            <w:webHidden/>
          </w:rPr>
          <w:fldChar w:fldCharType="separate"/>
        </w:r>
        <w:r w:rsidR="00D433E8">
          <w:rPr>
            <w:noProof/>
            <w:webHidden/>
          </w:rPr>
          <w:t>1</w:t>
        </w:r>
        <w:r w:rsidR="00F82E34">
          <w:rPr>
            <w:noProof/>
            <w:webHidden/>
          </w:rPr>
          <w:fldChar w:fldCharType="end"/>
        </w:r>
      </w:hyperlink>
    </w:p>
    <w:p w14:paraId="73723DF7" w14:textId="77777777" w:rsidR="00F82E34" w:rsidRPr="00BE3BA1" w:rsidRDefault="00A649E2">
      <w:pPr>
        <w:pStyle w:val="12"/>
        <w:rPr>
          <w:rFonts w:ascii="Calibri" w:eastAsia="Times New Roman" w:hAnsi="Calibri" w:cs="Arial"/>
          <w:b w:val="0"/>
          <w:noProof/>
          <w:sz w:val="22"/>
          <w:szCs w:val="22"/>
          <w:lang w:val="en-US" w:eastAsia="en-US"/>
        </w:rPr>
      </w:pPr>
      <w:hyperlink w:anchor="_Toc368050123" w:history="1">
        <w:r w:rsidR="00F82E34" w:rsidRPr="00AE7367">
          <w:rPr>
            <w:rStyle w:val="affb"/>
            <w:noProof/>
          </w:rPr>
          <w:t>3</w:t>
        </w:r>
        <w:r w:rsidR="00F82E34" w:rsidRPr="00BE3BA1">
          <w:rPr>
            <w:rFonts w:ascii="Calibri" w:eastAsia="Times New Roman" w:hAnsi="Calibri" w:cs="Arial"/>
            <w:b w:val="0"/>
            <w:noProof/>
            <w:sz w:val="22"/>
            <w:szCs w:val="22"/>
            <w:lang w:val="en-US" w:eastAsia="en-US"/>
          </w:rPr>
          <w:tab/>
        </w:r>
        <w:r w:rsidR="00F82E34" w:rsidRPr="00AE7367">
          <w:rPr>
            <w:rStyle w:val="affb"/>
            <w:noProof/>
          </w:rPr>
          <w:t>Normative references</w:t>
        </w:r>
        <w:r w:rsidR="00F82E34">
          <w:rPr>
            <w:noProof/>
            <w:webHidden/>
          </w:rPr>
          <w:tab/>
        </w:r>
        <w:r w:rsidR="00F82E34">
          <w:rPr>
            <w:noProof/>
            <w:webHidden/>
          </w:rPr>
          <w:fldChar w:fldCharType="begin"/>
        </w:r>
        <w:r w:rsidR="00F82E34">
          <w:rPr>
            <w:noProof/>
            <w:webHidden/>
          </w:rPr>
          <w:instrText xml:space="preserve"> PAGEREF _Toc368050123 \h </w:instrText>
        </w:r>
        <w:r w:rsidR="00F82E34">
          <w:rPr>
            <w:noProof/>
            <w:webHidden/>
          </w:rPr>
        </w:r>
        <w:r w:rsidR="00F82E34">
          <w:rPr>
            <w:noProof/>
            <w:webHidden/>
          </w:rPr>
          <w:fldChar w:fldCharType="separate"/>
        </w:r>
        <w:r w:rsidR="00D433E8">
          <w:rPr>
            <w:noProof/>
            <w:webHidden/>
          </w:rPr>
          <w:t>1</w:t>
        </w:r>
        <w:r w:rsidR="00F82E34">
          <w:rPr>
            <w:noProof/>
            <w:webHidden/>
          </w:rPr>
          <w:fldChar w:fldCharType="end"/>
        </w:r>
      </w:hyperlink>
    </w:p>
    <w:p w14:paraId="00C0242C" w14:textId="77777777" w:rsidR="00F82E34" w:rsidRPr="00BE3BA1" w:rsidRDefault="00A649E2">
      <w:pPr>
        <w:pStyle w:val="12"/>
        <w:rPr>
          <w:rFonts w:ascii="Calibri" w:eastAsia="Times New Roman" w:hAnsi="Calibri" w:cs="Arial"/>
          <w:b w:val="0"/>
          <w:noProof/>
          <w:sz w:val="22"/>
          <w:szCs w:val="22"/>
          <w:lang w:val="en-US" w:eastAsia="en-US"/>
        </w:rPr>
      </w:pPr>
      <w:hyperlink w:anchor="_Toc368050124" w:history="1">
        <w:r w:rsidR="00F82E34" w:rsidRPr="00AE7367">
          <w:rPr>
            <w:rStyle w:val="affb"/>
            <w:noProof/>
          </w:rPr>
          <w:t>4</w:t>
        </w:r>
        <w:r w:rsidR="00F82E34" w:rsidRPr="00BE3BA1">
          <w:rPr>
            <w:rFonts w:ascii="Calibri" w:eastAsia="Times New Roman" w:hAnsi="Calibri" w:cs="Arial"/>
            <w:b w:val="0"/>
            <w:noProof/>
            <w:sz w:val="22"/>
            <w:szCs w:val="22"/>
            <w:lang w:val="en-US" w:eastAsia="en-US"/>
          </w:rPr>
          <w:tab/>
        </w:r>
        <w:r w:rsidR="00F82E34" w:rsidRPr="00AE7367">
          <w:rPr>
            <w:rStyle w:val="affb"/>
            <w:noProof/>
          </w:rPr>
          <w:t>Overview</w:t>
        </w:r>
        <w:r w:rsidR="00F82E34">
          <w:rPr>
            <w:noProof/>
            <w:webHidden/>
          </w:rPr>
          <w:tab/>
        </w:r>
        <w:r w:rsidR="00F82E34">
          <w:rPr>
            <w:noProof/>
            <w:webHidden/>
          </w:rPr>
          <w:fldChar w:fldCharType="begin"/>
        </w:r>
        <w:r w:rsidR="00F82E34">
          <w:rPr>
            <w:noProof/>
            <w:webHidden/>
          </w:rPr>
          <w:instrText xml:space="preserve"> PAGEREF _Toc368050124 \h </w:instrText>
        </w:r>
        <w:r w:rsidR="00F82E34">
          <w:rPr>
            <w:noProof/>
            <w:webHidden/>
          </w:rPr>
        </w:r>
        <w:r w:rsidR="00F82E34">
          <w:rPr>
            <w:noProof/>
            <w:webHidden/>
          </w:rPr>
          <w:fldChar w:fldCharType="separate"/>
        </w:r>
        <w:r w:rsidR="00D433E8">
          <w:rPr>
            <w:noProof/>
            <w:webHidden/>
          </w:rPr>
          <w:t>1</w:t>
        </w:r>
        <w:r w:rsidR="00F82E34">
          <w:rPr>
            <w:noProof/>
            <w:webHidden/>
          </w:rPr>
          <w:fldChar w:fldCharType="end"/>
        </w:r>
      </w:hyperlink>
    </w:p>
    <w:p w14:paraId="66384DC6" w14:textId="77777777" w:rsidR="00F82E34" w:rsidRPr="00BE3BA1" w:rsidRDefault="00A649E2">
      <w:pPr>
        <w:pStyle w:val="2c"/>
        <w:rPr>
          <w:rFonts w:ascii="Calibri" w:eastAsia="Times New Roman" w:hAnsi="Calibri" w:cs="Arial"/>
          <w:b w:val="0"/>
          <w:noProof/>
          <w:sz w:val="22"/>
          <w:szCs w:val="22"/>
          <w:lang w:val="en-US" w:eastAsia="en-US"/>
        </w:rPr>
      </w:pPr>
      <w:hyperlink w:anchor="_Toc368050125" w:history="1">
        <w:r w:rsidR="00F82E34" w:rsidRPr="00AE7367">
          <w:rPr>
            <w:rStyle w:val="affb"/>
            <w:noProof/>
          </w:rPr>
          <w:t>4.1</w:t>
        </w:r>
        <w:r w:rsidR="00F82E34" w:rsidRPr="00BE3BA1">
          <w:rPr>
            <w:rFonts w:ascii="Calibri" w:eastAsia="Times New Roman" w:hAnsi="Calibri" w:cs="Arial"/>
            <w:b w:val="0"/>
            <w:noProof/>
            <w:sz w:val="22"/>
            <w:szCs w:val="22"/>
            <w:lang w:val="en-US" w:eastAsia="en-US"/>
          </w:rPr>
          <w:tab/>
        </w:r>
        <w:r w:rsidR="00F82E34" w:rsidRPr="00AE7367">
          <w:rPr>
            <w:rStyle w:val="affb"/>
            <w:noProof/>
          </w:rPr>
          <w:t>Web Scripting</w:t>
        </w:r>
        <w:r w:rsidR="00F82E34">
          <w:rPr>
            <w:noProof/>
            <w:webHidden/>
          </w:rPr>
          <w:tab/>
        </w:r>
        <w:r w:rsidR="00F82E34">
          <w:rPr>
            <w:noProof/>
            <w:webHidden/>
          </w:rPr>
          <w:fldChar w:fldCharType="begin"/>
        </w:r>
        <w:r w:rsidR="00F82E34">
          <w:rPr>
            <w:noProof/>
            <w:webHidden/>
          </w:rPr>
          <w:instrText xml:space="preserve"> PAGEREF _Toc368050125 \h </w:instrText>
        </w:r>
        <w:r w:rsidR="00F82E34">
          <w:rPr>
            <w:noProof/>
            <w:webHidden/>
          </w:rPr>
        </w:r>
        <w:r w:rsidR="00F82E34">
          <w:rPr>
            <w:noProof/>
            <w:webHidden/>
          </w:rPr>
          <w:fldChar w:fldCharType="separate"/>
        </w:r>
        <w:r w:rsidR="00D433E8">
          <w:rPr>
            <w:noProof/>
            <w:webHidden/>
          </w:rPr>
          <w:t>2</w:t>
        </w:r>
        <w:r w:rsidR="00F82E34">
          <w:rPr>
            <w:noProof/>
            <w:webHidden/>
          </w:rPr>
          <w:fldChar w:fldCharType="end"/>
        </w:r>
      </w:hyperlink>
    </w:p>
    <w:p w14:paraId="190CA210" w14:textId="77777777" w:rsidR="00F82E34" w:rsidRPr="00BE3BA1" w:rsidRDefault="00A649E2">
      <w:pPr>
        <w:pStyle w:val="2c"/>
        <w:rPr>
          <w:rFonts w:ascii="Calibri" w:eastAsia="Times New Roman" w:hAnsi="Calibri" w:cs="Arial"/>
          <w:b w:val="0"/>
          <w:noProof/>
          <w:sz w:val="22"/>
          <w:szCs w:val="22"/>
          <w:lang w:val="en-US" w:eastAsia="en-US"/>
        </w:rPr>
      </w:pPr>
      <w:hyperlink w:anchor="_Toc368050126" w:history="1">
        <w:r w:rsidR="00F82E34" w:rsidRPr="00AE7367">
          <w:rPr>
            <w:rStyle w:val="affb"/>
            <w:noProof/>
          </w:rPr>
          <w:t>4.2</w:t>
        </w:r>
        <w:r w:rsidR="00F82E34" w:rsidRPr="00BE3BA1">
          <w:rPr>
            <w:rFonts w:ascii="Calibri" w:eastAsia="Times New Roman" w:hAnsi="Calibri" w:cs="Arial"/>
            <w:b w:val="0"/>
            <w:noProof/>
            <w:sz w:val="22"/>
            <w:szCs w:val="22"/>
            <w:lang w:val="en-US" w:eastAsia="en-US"/>
          </w:rPr>
          <w:tab/>
        </w:r>
        <w:r w:rsidR="00F82E34" w:rsidRPr="00AE7367">
          <w:rPr>
            <w:rStyle w:val="affb"/>
            <w:noProof/>
          </w:rPr>
          <w:t>ECMAScript Overview</w:t>
        </w:r>
        <w:r w:rsidR="00F82E34">
          <w:rPr>
            <w:noProof/>
            <w:webHidden/>
          </w:rPr>
          <w:tab/>
        </w:r>
        <w:r w:rsidR="00F82E34">
          <w:rPr>
            <w:noProof/>
            <w:webHidden/>
          </w:rPr>
          <w:fldChar w:fldCharType="begin"/>
        </w:r>
        <w:r w:rsidR="00F82E34">
          <w:rPr>
            <w:noProof/>
            <w:webHidden/>
          </w:rPr>
          <w:instrText xml:space="preserve"> PAGEREF _Toc368050126 \h </w:instrText>
        </w:r>
        <w:r w:rsidR="00F82E34">
          <w:rPr>
            <w:noProof/>
            <w:webHidden/>
          </w:rPr>
        </w:r>
        <w:r w:rsidR="00F82E34">
          <w:rPr>
            <w:noProof/>
            <w:webHidden/>
          </w:rPr>
          <w:fldChar w:fldCharType="separate"/>
        </w:r>
        <w:r w:rsidR="00D433E8">
          <w:rPr>
            <w:noProof/>
            <w:webHidden/>
          </w:rPr>
          <w:t>2</w:t>
        </w:r>
        <w:r w:rsidR="00F82E34">
          <w:rPr>
            <w:noProof/>
            <w:webHidden/>
          </w:rPr>
          <w:fldChar w:fldCharType="end"/>
        </w:r>
      </w:hyperlink>
    </w:p>
    <w:p w14:paraId="14B20BCB" w14:textId="77777777" w:rsidR="00F82E34" w:rsidRPr="00BE3BA1" w:rsidRDefault="00A649E2">
      <w:pPr>
        <w:pStyle w:val="3a"/>
        <w:rPr>
          <w:rFonts w:ascii="Calibri" w:eastAsia="Times New Roman" w:hAnsi="Calibri" w:cs="Arial"/>
          <w:b w:val="0"/>
          <w:noProof/>
          <w:sz w:val="22"/>
          <w:szCs w:val="22"/>
          <w:lang w:val="en-US" w:eastAsia="en-US"/>
        </w:rPr>
      </w:pPr>
      <w:hyperlink w:anchor="_Toc368050127" w:history="1">
        <w:r w:rsidR="00F82E34" w:rsidRPr="00AE7367">
          <w:rPr>
            <w:rStyle w:val="affb"/>
            <w:noProof/>
          </w:rPr>
          <w:t>4.2.1</w:t>
        </w:r>
        <w:r w:rsidR="00F82E34" w:rsidRPr="00BE3BA1">
          <w:rPr>
            <w:rFonts w:ascii="Calibri" w:eastAsia="Times New Roman" w:hAnsi="Calibri" w:cs="Arial"/>
            <w:b w:val="0"/>
            <w:noProof/>
            <w:sz w:val="22"/>
            <w:szCs w:val="22"/>
            <w:lang w:val="en-US" w:eastAsia="en-US"/>
          </w:rPr>
          <w:tab/>
        </w:r>
        <w:r w:rsidR="00F82E34" w:rsidRPr="00AE7367">
          <w:rPr>
            <w:rStyle w:val="affb"/>
            <w:noProof/>
          </w:rPr>
          <w:t>Objects</w:t>
        </w:r>
        <w:r w:rsidR="00F82E34">
          <w:rPr>
            <w:noProof/>
            <w:webHidden/>
          </w:rPr>
          <w:tab/>
        </w:r>
        <w:r w:rsidR="00F82E34">
          <w:rPr>
            <w:noProof/>
            <w:webHidden/>
          </w:rPr>
          <w:fldChar w:fldCharType="begin"/>
        </w:r>
        <w:r w:rsidR="00F82E34">
          <w:rPr>
            <w:noProof/>
            <w:webHidden/>
          </w:rPr>
          <w:instrText xml:space="preserve"> PAGEREF _Toc368050127 \h </w:instrText>
        </w:r>
        <w:r w:rsidR="00F82E34">
          <w:rPr>
            <w:noProof/>
            <w:webHidden/>
          </w:rPr>
        </w:r>
        <w:r w:rsidR="00F82E34">
          <w:rPr>
            <w:noProof/>
            <w:webHidden/>
          </w:rPr>
          <w:fldChar w:fldCharType="separate"/>
        </w:r>
        <w:r w:rsidR="00D433E8">
          <w:rPr>
            <w:noProof/>
            <w:webHidden/>
          </w:rPr>
          <w:t>3</w:t>
        </w:r>
        <w:r w:rsidR="00F82E34">
          <w:rPr>
            <w:noProof/>
            <w:webHidden/>
          </w:rPr>
          <w:fldChar w:fldCharType="end"/>
        </w:r>
      </w:hyperlink>
    </w:p>
    <w:p w14:paraId="0D7B2545" w14:textId="77777777" w:rsidR="00F82E34" w:rsidRPr="00BE3BA1" w:rsidRDefault="00A649E2">
      <w:pPr>
        <w:pStyle w:val="3a"/>
        <w:rPr>
          <w:rFonts w:ascii="Calibri" w:eastAsia="Times New Roman" w:hAnsi="Calibri" w:cs="Arial"/>
          <w:b w:val="0"/>
          <w:noProof/>
          <w:sz w:val="22"/>
          <w:szCs w:val="22"/>
          <w:lang w:val="en-US" w:eastAsia="en-US"/>
        </w:rPr>
      </w:pPr>
      <w:hyperlink w:anchor="_Toc368050128" w:history="1">
        <w:r w:rsidR="00F82E34" w:rsidRPr="00AE7367">
          <w:rPr>
            <w:rStyle w:val="affb"/>
            <w:noProof/>
          </w:rPr>
          <w:t>4.2.2</w:t>
        </w:r>
        <w:r w:rsidR="00F82E34" w:rsidRPr="00BE3BA1">
          <w:rPr>
            <w:rFonts w:ascii="Calibri" w:eastAsia="Times New Roman" w:hAnsi="Calibri" w:cs="Arial"/>
            <w:b w:val="0"/>
            <w:noProof/>
            <w:sz w:val="22"/>
            <w:szCs w:val="22"/>
            <w:lang w:val="en-US" w:eastAsia="en-US"/>
          </w:rPr>
          <w:tab/>
        </w:r>
        <w:r w:rsidR="00F82E34" w:rsidRPr="00AE7367">
          <w:rPr>
            <w:rStyle w:val="affb"/>
            <w:noProof/>
          </w:rPr>
          <w:t>The Strict Variant of ECMAScript</w:t>
        </w:r>
        <w:r w:rsidR="00F82E34">
          <w:rPr>
            <w:noProof/>
            <w:webHidden/>
          </w:rPr>
          <w:tab/>
        </w:r>
        <w:r w:rsidR="00F82E34">
          <w:rPr>
            <w:noProof/>
            <w:webHidden/>
          </w:rPr>
          <w:fldChar w:fldCharType="begin"/>
        </w:r>
        <w:r w:rsidR="00F82E34">
          <w:rPr>
            <w:noProof/>
            <w:webHidden/>
          </w:rPr>
          <w:instrText xml:space="preserve"> PAGEREF _Toc368050128 \h </w:instrText>
        </w:r>
        <w:r w:rsidR="00F82E34">
          <w:rPr>
            <w:noProof/>
            <w:webHidden/>
          </w:rPr>
        </w:r>
        <w:r w:rsidR="00F82E34">
          <w:rPr>
            <w:noProof/>
            <w:webHidden/>
          </w:rPr>
          <w:fldChar w:fldCharType="separate"/>
        </w:r>
        <w:r w:rsidR="00D433E8">
          <w:rPr>
            <w:noProof/>
            <w:webHidden/>
          </w:rPr>
          <w:t>4</w:t>
        </w:r>
        <w:r w:rsidR="00F82E34">
          <w:rPr>
            <w:noProof/>
            <w:webHidden/>
          </w:rPr>
          <w:fldChar w:fldCharType="end"/>
        </w:r>
      </w:hyperlink>
    </w:p>
    <w:p w14:paraId="48517639" w14:textId="77777777" w:rsidR="00F82E34" w:rsidRPr="00BE3BA1" w:rsidRDefault="00A649E2">
      <w:pPr>
        <w:pStyle w:val="2c"/>
        <w:rPr>
          <w:rFonts w:ascii="Calibri" w:eastAsia="Times New Roman" w:hAnsi="Calibri" w:cs="Arial"/>
          <w:b w:val="0"/>
          <w:noProof/>
          <w:sz w:val="22"/>
          <w:szCs w:val="22"/>
          <w:lang w:val="en-US" w:eastAsia="en-US"/>
        </w:rPr>
      </w:pPr>
      <w:hyperlink w:anchor="_Toc368050129" w:history="1">
        <w:r w:rsidR="00F82E34" w:rsidRPr="00AE7367">
          <w:rPr>
            <w:rStyle w:val="affb"/>
            <w:noProof/>
          </w:rPr>
          <w:t>4.3</w:t>
        </w:r>
        <w:r w:rsidR="00F82E34" w:rsidRPr="00BE3BA1">
          <w:rPr>
            <w:rFonts w:ascii="Calibri" w:eastAsia="Times New Roman" w:hAnsi="Calibri" w:cs="Arial"/>
            <w:b w:val="0"/>
            <w:noProof/>
            <w:sz w:val="22"/>
            <w:szCs w:val="22"/>
            <w:lang w:val="en-US" w:eastAsia="en-US"/>
          </w:rPr>
          <w:tab/>
        </w:r>
        <w:r w:rsidR="00F82E34" w:rsidRPr="00AE7367">
          <w:rPr>
            <w:rStyle w:val="affb"/>
            <w:noProof/>
          </w:rPr>
          <w:t>Terms and definitions</w:t>
        </w:r>
        <w:r w:rsidR="00F82E34">
          <w:rPr>
            <w:noProof/>
            <w:webHidden/>
          </w:rPr>
          <w:tab/>
        </w:r>
        <w:r w:rsidR="00F82E34">
          <w:rPr>
            <w:noProof/>
            <w:webHidden/>
          </w:rPr>
          <w:fldChar w:fldCharType="begin"/>
        </w:r>
        <w:r w:rsidR="00F82E34">
          <w:rPr>
            <w:noProof/>
            <w:webHidden/>
          </w:rPr>
          <w:instrText xml:space="preserve"> PAGEREF _Toc368050129 \h </w:instrText>
        </w:r>
        <w:r w:rsidR="00F82E34">
          <w:rPr>
            <w:noProof/>
            <w:webHidden/>
          </w:rPr>
        </w:r>
        <w:r w:rsidR="00F82E34">
          <w:rPr>
            <w:noProof/>
            <w:webHidden/>
          </w:rPr>
          <w:fldChar w:fldCharType="separate"/>
        </w:r>
        <w:r w:rsidR="00D433E8">
          <w:rPr>
            <w:noProof/>
            <w:webHidden/>
          </w:rPr>
          <w:t>4</w:t>
        </w:r>
        <w:r w:rsidR="00F82E34">
          <w:rPr>
            <w:noProof/>
            <w:webHidden/>
          </w:rPr>
          <w:fldChar w:fldCharType="end"/>
        </w:r>
      </w:hyperlink>
    </w:p>
    <w:p w14:paraId="78313E59" w14:textId="77777777" w:rsidR="00F82E34" w:rsidRPr="00BE3BA1" w:rsidRDefault="00A649E2">
      <w:pPr>
        <w:pStyle w:val="2c"/>
        <w:rPr>
          <w:rFonts w:ascii="Calibri" w:eastAsia="Times New Roman" w:hAnsi="Calibri" w:cs="Arial"/>
          <w:b w:val="0"/>
          <w:noProof/>
          <w:sz w:val="22"/>
          <w:szCs w:val="22"/>
          <w:lang w:val="en-US" w:eastAsia="en-US"/>
        </w:rPr>
      </w:pPr>
      <w:hyperlink w:anchor="_Toc368050130" w:history="1">
        <w:r w:rsidR="00F82E34" w:rsidRPr="00AE7367">
          <w:rPr>
            <w:rStyle w:val="affb"/>
            <w:noProof/>
          </w:rPr>
          <w:t>4.4</w:t>
        </w:r>
        <w:r w:rsidR="00F82E34" w:rsidRPr="00BE3BA1">
          <w:rPr>
            <w:rFonts w:ascii="Calibri" w:eastAsia="Times New Roman" w:hAnsi="Calibri" w:cs="Arial"/>
            <w:b w:val="0"/>
            <w:noProof/>
            <w:sz w:val="22"/>
            <w:szCs w:val="22"/>
            <w:lang w:val="en-US" w:eastAsia="en-US"/>
          </w:rPr>
          <w:tab/>
        </w:r>
        <w:r w:rsidR="00F82E34" w:rsidRPr="00AE7367">
          <w:rPr>
            <w:rStyle w:val="affb"/>
            <w:noProof/>
          </w:rPr>
          <w:t>Organization of This Specification</w:t>
        </w:r>
        <w:r w:rsidR="00F82E34">
          <w:rPr>
            <w:noProof/>
            <w:webHidden/>
          </w:rPr>
          <w:tab/>
        </w:r>
        <w:r w:rsidR="00F82E34">
          <w:rPr>
            <w:noProof/>
            <w:webHidden/>
          </w:rPr>
          <w:fldChar w:fldCharType="begin"/>
        </w:r>
        <w:r w:rsidR="00F82E34">
          <w:rPr>
            <w:noProof/>
            <w:webHidden/>
          </w:rPr>
          <w:instrText xml:space="preserve"> PAGEREF _Toc368050130 \h </w:instrText>
        </w:r>
        <w:r w:rsidR="00F82E34">
          <w:rPr>
            <w:noProof/>
            <w:webHidden/>
          </w:rPr>
        </w:r>
        <w:r w:rsidR="00F82E34">
          <w:rPr>
            <w:noProof/>
            <w:webHidden/>
          </w:rPr>
          <w:fldChar w:fldCharType="separate"/>
        </w:r>
        <w:r w:rsidR="00D433E8">
          <w:rPr>
            <w:noProof/>
            <w:webHidden/>
          </w:rPr>
          <w:t>7</w:t>
        </w:r>
        <w:r w:rsidR="00F82E34">
          <w:rPr>
            <w:noProof/>
            <w:webHidden/>
          </w:rPr>
          <w:fldChar w:fldCharType="end"/>
        </w:r>
      </w:hyperlink>
    </w:p>
    <w:p w14:paraId="1431CDC7" w14:textId="77777777" w:rsidR="00F82E34" w:rsidRPr="00BE3BA1" w:rsidRDefault="00A649E2">
      <w:pPr>
        <w:pStyle w:val="12"/>
        <w:rPr>
          <w:rFonts w:ascii="Calibri" w:eastAsia="Times New Roman" w:hAnsi="Calibri" w:cs="Arial"/>
          <w:b w:val="0"/>
          <w:noProof/>
          <w:sz w:val="22"/>
          <w:szCs w:val="22"/>
          <w:lang w:val="en-US" w:eastAsia="en-US"/>
        </w:rPr>
      </w:pPr>
      <w:hyperlink w:anchor="_Toc368050131" w:history="1">
        <w:r w:rsidR="00F82E34" w:rsidRPr="00AE7367">
          <w:rPr>
            <w:rStyle w:val="affb"/>
            <w:noProof/>
          </w:rPr>
          <w:t>5</w:t>
        </w:r>
        <w:r w:rsidR="00F82E34" w:rsidRPr="00BE3BA1">
          <w:rPr>
            <w:rFonts w:ascii="Calibri" w:eastAsia="Times New Roman" w:hAnsi="Calibri" w:cs="Arial"/>
            <w:b w:val="0"/>
            <w:noProof/>
            <w:sz w:val="22"/>
            <w:szCs w:val="22"/>
            <w:lang w:val="en-US" w:eastAsia="en-US"/>
          </w:rPr>
          <w:tab/>
        </w:r>
        <w:r w:rsidR="00F82E34" w:rsidRPr="00AE7367">
          <w:rPr>
            <w:rStyle w:val="affb"/>
            <w:noProof/>
          </w:rPr>
          <w:t>Notational Conventions</w:t>
        </w:r>
        <w:r w:rsidR="00F82E34">
          <w:rPr>
            <w:noProof/>
            <w:webHidden/>
          </w:rPr>
          <w:tab/>
        </w:r>
        <w:r w:rsidR="00F82E34">
          <w:rPr>
            <w:noProof/>
            <w:webHidden/>
          </w:rPr>
          <w:fldChar w:fldCharType="begin"/>
        </w:r>
        <w:r w:rsidR="00F82E34">
          <w:rPr>
            <w:noProof/>
            <w:webHidden/>
          </w:rPr>
          <w:instrText xml:space="preserve"> PAGEREF _Toc368050131 \h </w:instrText>
        </w:r>
        <w:r w:rsidR="00F82E34">
          <w:rPr>
            <w:noProof/>
            <w:webHidden/>
          </w:rPr>
        </w:r>
        <w:r w:rsidR="00F82E34">
          <w:rPr>
            <w:noProof/>
            <w:webHidden/>
          </w:rPr>
          <w:fldChar w:fldCharType="separate"/>
        </w:r>
        <w:r w:rsidR="00D433E8">
          <w:rPr>
            <w:noProof/>
            <w:webHidden/>
          </w:rPr>
          <w:t>8</w:t>
        </w:r>
        <w:r w:rsidR="00F82E34">
          <w:rPr>
            <w:noProof/>
            <w:webHidden/>
          </w:rPr>
          <w:fldChar w:fldCharType="end"/>
        </w:r>
      </w:hyperlink>
    </w:p>
    <w:p w14:paraId="55AFFF11" w14:textId="77777777" w:rsidR="00F82E34" w:rsidRPr="00BE3BA1" w:rsidRDefault="00A649E2">
      <w:pPr>
        <w:pStyle w:val="2c"/>
        <w:rPr>
          <w:rFonts w:ascii="Calibri" w:eastAsia="Times New Roman" w:hAnsi="Calibri" w:cs="Arial"/>
          <w:b w:val="0"/>
          <w:noProof/>
          <w:sz w:val="22"/>
          <w:szCs w:val="22"/>
          <w:lang w:val="en-US" w:eastAsia="en-US"/>
        </w:rPr>
      </w:pPr>
      <w:hyperlink w:anchor="_Toc368050132" w:history="1">
        <w:r w:rsidR="00F82E34" w:rsidRPr="00AE7367">
          <w:rPr>
            <w:rStyle w:val="affb"/>
            <w:noProof/>
          </w:rPr>
          <w:t>5.1</w:t>
        </w:r>
        <w:r w:rsidR="00F82E34" w:rsidRPr="00BE3BA1">
          <w:rPr>
            <w:rFonts w:ascii="Calibri" w:eastAsia="Times New Roman" w:hAnsi="Calibri" w:cs="Arial"/>
            <w:b w:val="0"/>
            <w:noProof/>
            <w:sz w:val="22"/>
            <w:szCs w:val="22"/>
            <w:lang w:val="en-US" w:eastAsia="en-US"/>
          </w:rPr>
          <w:tab/>
        </w:r>
        <w:r w:rsidR="00F82E34" w:rsidRPr="00AE7367">
          <w:rPr>
            <w:rStyle w:val="affb"/>
            <w:noProof/>
          </w:rPr>
          <w:t>Syntactic and Lexical Grammars</w:t>
        </w:r>
        <w:r w:rsidR="00F82E34">
          <w:rPr>
            <w:noProof/>
            <w:webHidden/>
          </w:rPr>
          <w:tab/>
        </w:r>
        <w:r w:rsidR="00F82E34">
          <w:rPr>
            <w:noProof/>
            <w:webHidden/>
          </w:rPr>
          <w:fldChar w:fldCharType="begin"/>
        </w:r>
        <w:r w:rsidR="00F82E34">
          <w:rPr>
            <w:noProof/>
            <w:webHidden/>
          </w:rPr>
          <w:instrText xml:space="preserve"> PAGEREF _Toc368050132 \h </w:instrText>
        </w:r>
        <w:r w:rsidR="00F82E34">
          <w:rPr>
            <w:noProof/>
            <w:webHidden/>
          </w:rPr>
        </w:r>
        <w:r w:rsidR="00F82E34">
          <w:rPr>
            <w:noProof/>
            <w:webHidden/>
          </w:rPr>
          <w:fldChar w:fldCharType="separate"/>
        </w:r>
        <w:r w:rsidR="00D433E8">
          <w:rPr>
            <w:noProof/>
            <w:webHidden/>
          </w:rPr>
          <w:t>8</w:t>
        </w:r>
        <w:r w:rsidR="00F82E34">
          <w:rPr>
            <w:noProof/>
            <w:webHidden/>
          </w:rPr>
          <w:fldChar w:fldCharType="end"/>
        </w:r>
      </w:hyperlink>
    </w:p>
    <w:p w14:paraId="5BD91CB8" w14:textId="77777777" w:rsidR="00F82E34" w:rsidRPr="00BE3BA1" w:rsidRDefault="00A649E2">
      <w:pPr>
        <w:pStyle w:val="3a"/>
        <w:rPr>
          <w:rFonts w:ascii="Calibri" w:eastAsia="Times New Roman" w:hAnsi="Calibri" w:cs="Arial"/>
          <w:b w:val="0"/>
          <w:noProof/>
          <w:sz w:val="22"/>
          <w:szCs w:val="22"/>
          <w:lang w:val="en-US" w:eastAsia="en-US"/>
        </w:rPr>
      </w:pPr>
      <w:hyperlink w:anchor="_Toc368050133" w:history="1">
        <w:r w:rsidR="00F82E34" w:rsidRPr="00AE7367">
          <w:rPr>
            <w:rStyle w:val="affb"/>
            <w:noProof/>
          </w:rPr>
          <w:t>5.1.1</w:t>
        </w:r>
        <w:r w:rsidR="00F82E34" w:rsidRPr="00BE3BA1">
          <w:rPr>
            <w:rFonts w:ascii="Calibri" w:eastAsia="Times New Roman" w:hAnsi="Calibri" w:cs="Arial"/>
            <w:b w:val="0"/>
            <w:noProof/>
            <w:sz w:val="22"/>
            <w:szCs w:val="22"/>
            <w:lang w:val="en-US" w:eastAsia="en-US"/>
          </w:rPr>
          <w:tab/>
        </w:r>
        <w:r w:rsidR="00F82E34" w:rsidRPr="00AE7367">
          <w:rPr>
            <w:rStyle w:val="affb"/>
            <w:noProof/>
          </w:rPr>
          <w:t>Context-Free Grammars</w:t>
        </w:r>
        <w:r w:rsidR="00F82E34">
          <w:rPr>
            <w:noProof/>
            <w:webHidden/>
          </w:rPr>
          <w:tab/>
        </w:r>
        <w:r w:rsidR="00F82E34">
          <w:rPr>
            <w:noProof/>
            <w:webHidden/>
          </w:rPr>
          <w:fldChar w:fldCharType="begin"/>
        </w:r>
        <w:r w:rsidR="00F82E34">
          <w:rPr>
            <w:noProof/>
            <w:webHidden/>
          </w:rPr>
          <w:instrText xml:space="preserve"> PAGEREF _Toc368050133 \h </w:instrText>
        </w:r>
        <w:r w:rsidR="00F82E34">
          <w:rPr>
            <w:noProof/>
            <w:webHidden/>
          </w:rPr>
        </w:r>
        <w:r w:rsidR="00F82E34">
          <w:rPr>
            <w:noProof/>
            <w:webHidden/>
          </w:rPr>
          <w:fldChar w:fldCharType="separate"/>
        </w:r>
        <w:r w:rsidR="00D433E8">
          <w:rPr>
            <w:noProof/>
            <w:webHidden/>
          </w:rPr>
          <w:t>8</w:t>
        </w:r>
        <w:r w:rsidR="00F82E34">
          <w:rPr>
            <w:noProof/>
            <w:webHidden/>
          </w:rPr>
          <w:fldChar w:fldCharType="end"/>
        </w:r>
      </w:hyperlink>
    </w:p>
    <w:p w14:paraId="332FAE1D" w14:textId="77777777" w:rsidR="00F82E34" w:rsidRPr="00BE3BA1" w:rsidRDefault="00A649E2">
      <w:pPr>
        <w:pStyle w:val="3a"/>
        <w:rPr>
          <w:rFonts w:ascii="Calibri" w:eastAsia="Times New Roman" w:hAnsi="Calibri" w:cs="Arial"/>
          <w:b w:val="0"/>
          <w:noProof/>
          <w:sz w:val="22"/>
          <w:szCs w:val="22"/>
          <w:lang w:val="en-US" w:eastAsia="en-US"/>
        </w:rPr>
      </w:pPr>
      <w:hyperlink w:anchor="_Toc368050134" w:history="1">
        <w:r w:rsidR="00F82E34" w:rsidRPr="00AE7367">
          <w:rPr>
            <w:rStyle w:val="affb"/>
            <w:noProof/>
          </w:rPr>
          <w:t>5.1.2</w:t>
        </w:r>
        <w:r w:rsidR="00F82E34" w:rsidRPr="00BE3BA1">
          <w:rPr>
            <w:rFonts w:ascii="Calibri" w:eastAsia="Times New Roman" w:hAnsi="Calibri" w:cs="Arial"/>
            <w:b w:val="0"/>
            <w:noProof/>
            <w:sz w:val="22"/>
            <w:szCs w:val="22"/>
            <w:lang w:val="en-US" w:eastAsia="en-US"/>
          </w:rPr>
          <w:tab/>
        </w:r>
        <w:r w:rsidR="00F82E34" w:rsidRPr="00AE7367">
          <w:rPr>
            <w:rStyle w:val="affb"/>
            <w:noProof/>
          </w:rPr>
          <w:t>The Lexical and RegExp Grammars</w:t>
        </w:r>
        <w:r w:rsidR="00F82E34">
          <w:rPr>
            <w:noProof/>
            <w:webHidden/>
          </w:rPr>
          <w:tab/>
        </w:r>
        <w:r w:rsidR="00F82E34">
          <w:rPr>
            <w:noProof/>
            <w:webHidden/>
          </w:rPr>
          <w:fldChar w:fldCharType="begin"/>
        </w:r>
        <w:r w:rsidR="00F82E34">
          <w:rPr>
            <w:noProof/>
            <w:webHidden/>
          </w:rPr>
          <w:instrText xml:space="preserve"> PAGEREF _Toc368050134 \h </w:instrText>
        </w:r>
        <w:r w:rsidR="00F82E34">
          <w:rPr>
            <w:noProof/>
            <w:webHidden/>
          </w:rPr>
        </w:r>
        <w:r w:rsidR="00F82E34">
          <w:rPr>
            <w:noProof/>
            <w:webHidden/>
          </w:rPr>
          <w:fldChar w:fldCharType="separate"/>
        </w:r>
        <w:r w:rsidR="00D433E8">
          <w:rPr>
            <w:noProof/>
            <w:webHidden/>
          </w:rPr>
          <w:t>8</w:t>
        </w:r>
        <w:r w:rsidR="00F82E34">
          <w:rPr>
            <w:noProof/>
            <w:webHidden/>
          </w:rPr>
          <w:fldChar w:fldCharType="end"/>
        </w:r>
      </w:hyperlink>
    </w:p>
    <w:p w14:paraId="47375E42" w14:textId="77777777" w:rsidR="00F82E34" w:rsidRPr="00BE3BA1" w:rsidRDefault="00A649E2">
      <w:pPr>
        <w:pStyle w:val="3a"/>
        <w:rPr>
          <w:rFonts w:ascii="Calibri" w:eastAsia="Times New Roman" w:hAnsi="Calibri" w:cs="Arial"/>
          <w:b w:val="0"/>
          <w:noProof/>
          <w:sz w:val="22"/>
          <w:szCs w:val="22"/>
          <w:lang w:val="en-US" w:eastAsia="en-US"/>
        </w:rPr>
      </w:pPr>
      <w:hyperlink w:anchor="_Toc368050135" w:history="1">
        <w:r w:rsidR="00F82E34" w:rsidRPr="00AE7367">
          <w:rPr>
            <w:rStyle w:val="affb"/>
            <w:noProof/>
          </w:rPr>
          <w:t>5.1.3</w:t>
        </w:r>
        <w:r w:rsidR="00F82E34" w:rsidRPr="00BE3BA1">
          <w:rPr>
            <w:rFonts w:ascii="Calibri" w:eastAsia="Times New Roman" w:hAnsi="Calibri" w:cs="Arial"/>
            <w:b w:val="0"/>
            <w:noProof/>
            <w:sz w:val="22"/>
            <w:szCs w:val="22"/>
            <w:lang w:val="en-US" w:eastAsia="en-US"/>
          </w:rPr>
          <w:tab/>
        </w:r>
        <w:r w:rsidR="00F82E34" w:rsidRPr="00AE7367">
          <w:rPr>
            <w:rStyle w:val="affb"/>
            <w:noProof/>
          </w:rPr>
          <w:t>The Numeric String Grammar</w:t>
        </w:r>
        <w:r w:rsidR="00F82E34">
          <w:rPr>
            <w:noProof/>
            <w:webHidden/>
          </w:rPr>
          <w:tab/>
        </w:r>
        <w:r w:rsidR="00F82E34">
          <w:rPr>
            <w:noProof/>
            <w:webHidden/>
          </w:rPr>
          <w:fldChar w:fldCharType="begin"/>
        </w:r>
        <w:r w:rsidR="00F82E34">
          <w:rPr>
            <w:noProof/>
            <w:webHidden/>
          </w:rPr>
          <w:instrText xml:space="preserve"> PAGEREF _Toc368050135 \h </w:instrText>
        </w:r>
        <w:r w:rsidR="00F82E34">
          <w:rPr>
            <w:noProof/>
            <w:webHidden/>
          </w:rPr>
        </w:r>
        <w:r w:rsidR="00F82E34">
          <w:rPr>
            <w:noProof/>
            <w:webHidden/>
          </w:rPr>
          <w:fldChar w:fldCharType="separate"/>
        </w:r>
        <w:r w:rsidR="00D433E8">
          <w:rPr>
            <w:noProof/>
            <w:webHidden/>
          </w:rPr>
          <w:t>8</w:t>
        </w:r>
        <w:r w:rsidR="00F82E34">
          <w:rPr>
            <w:noProof/>
            <w:webHidden/>
          </w:rPr>
          <w:fldChar w:fldCharType="end"/>
        </w:r>
      </w:hyperlink>
    </w:p>
    <w:p w14:paraId="3227EE02" w14:textId="77777777" w:rsidR="00F82E34" w:rsidRPr="00BE3BA1" w:rsidRDefault="00A649E2">
      <w:pPr>
        <w:pStyle w:val="3a"/>
        <w:rPr>
          <w:rFonts w:ascii="Calibri" w:eastAsia="Times New Roman" w:hAnsi="Calibri" w:cs="Arial"/>
          <w:b w:val="0"/>
          <w:noProof/>
          <w:sz w:val="22"/>
          <w:szCs w:val="22"/>
          <w:lang w:val="en-US" w:eastAsia="en-US"/>
        </w:rPr>
      </w:pPr>
      <w:hyperlink w:anchor="_Toc368050136" w:history="1">
        <w:r w:rsidR="00F82E34" w:rsidRPr="00AE7367">
          <w:rPr>
            <w:rStyle w:val="affb"/>
            <w:noProof/>
          </w:rPr>
          <w:t>5.1.4</w:t>
        </w:r>
        <w:r w:rsidR="00F82E34" w:rsidRPr="00BE3BA1">
          <w:rPr>
            <w:rFonts w:ascii="Calibri" w:eastAsia="Times New Roman" w:hAnsi="Calibri" w:cs="Arial"/>
            <w:b w:val="0"/>
            <w:noProof/>
            <w:sz w:val="22"/>
            <w:szCs w:val="22"/>
            <w:lang w:val="en-US" w:eastAsia="en-US"/>
          </w:rPr>
          <w:tab/>
        </w:r>
        <w:r w:rsidR="00F82E34" w:rsidRPr="00AE7367">
          <w:rPr>
            <w:rStyle w:val="affb"/>
            <w:noProof/>
          </w:rPr>
          <w:t>The Syntactic Grammar</w:t>
        </w:r>
        <w:r w:rsidR="00F82E34">
          <w:rPr>
            <w:noProof/>
            <w:webHidden/>
          </w:rPr>
          <w:tab/>
        </w:r>
        <w:r w:rsidR="00F82E34">
          <w:rPr>
            <w:noProof/>
            <w:webHidden/>
          </w:rPr>
          <w:fldChar w:fldCharType="begin"/>
        </w:r>
        <w:r w:rsidR="00F82E34">
          <w:rPr>
            <w:noProof/>
            <w:webHidden/>
          </w:rPr>
          <w:instrText xml:space="preserve"> PAGEREF _Toc368050136 \h </w:instrText>
        </w:r>
        <w:r w:rsidR="00F82E34">
          <w:rPr>
            <w:noProof/>
            <w:webHidden/>
          </w:rPr>
        </w:r>
        <w:r w:rsidR="00F82E34">
          <w:rPr>
            <w:noProof/>
            <w:webHidden/>
          </w:rPr>
          <w:fldChar w:fldCharType="separate"/>
        </w:r>
        <w:r w:rsidR="00D433E8">
          <w:rPr>
            <w:noProof/>
            <w:webHidden/>
          </w:rPr>
          <w:t>8</w:t>
        </w:r>
        <w:r w:rsidR="00F82E34">
          <w:rPr>
            <w:noProof/>
            <w:webHidden/>
          </w:rPr>
          <w:fldChar w:fldCharType="end"/>
        </w:r>
      </w:hyperlink>
    </w:p>
    <w:p w14:paraId="40E28902" w14:textId="77777777" w:rsidR="00F82E34" w:rsidRPr="00BE3BA1" w:rsidRDefault="00A649E2">
      <w:pPr>
        <w:pStyle w:val="3a"/>
        <w:rPr>
          <w:rFonts w:ascii="Calibri" w:eastAsia="Times New Roman" w:hAnsi="Calibri" w:cs="Arial"/>
          <w:b w:val="0"/>
          <w:noProof/>
          <w:sz w:val="22"/>
          <w:szCs w:val="22"/>
          <w:lang w:val="en-US" w:eastAsia="en-US"/>
        </w:rPr>
      </w:pPr>
      <w:hyperlink w:anchor="_Toc368050137" w:history="1">
        <w:r w:rsidR="00F82E34" w:rsidRPr="00AE7367">
          <w:rPr>
            <w:rStyle w:val="affb"/>
            <w:noProof/>
          </w:rPr>
          <w:t>5.1.5</w:t>
        </w:r>
        <w:r w:rsidR="00F82E34" w:rsidRPr="00BE3BA1">
          <w:rPr>
            <w:rFonts w:ascii="Calibri" w:eastAsia="Times New Roman" w:hAnsi="Calibri" w:cs="Arial"/>
            <w:b w:val="0"/>
            <w:noProof/>
            <w:sz w:val="22"/>
            <w:szCs w:val="22"/>
            <w:lang w:val="en-US" w:eastAsia="en-US"/>
          </w:rPr>
          <w:tab/>
        </w:r>
        <w:r w:rsidR="00F82E34" w:rsidRPr="00AE7367">
          <w:rPr>
            <w:rStyle w:val="affb"/>
            <w:noProof/>
          </w:rPr>
          <w:t>The JSON Grammar</w:t>
        </w:r>
        <w:r w:rsidR="00F82E34">
          <w:rPr>
            <w:noProof/>
            <w:webHidden/>
          </w:rPr>
          <w:tab/>
        </w:r>
        <w:r w:rsidR="00F82E34">
          <w:rPr>
            <w:noProof/>
            <w:webHidden/>
          </w:rPr>
          <w:fldChar w:fldCharType="begin"/>
        </w:r>
        <w:r w:rsidR="00F82E34">
          <w:rPr>
            <w:noProof/>
            <w:webHidden/>
          </w:rPr>
          <w:instrText xml:space="preserve"> PAGEREF _Toc368050137 \h </w:instrText>
        </w:r>
        <w:r w:rsidR="00F82E34">
          <w:rPr>
            <w:noProof/>
            <w:webHidden/>
          </w:rPr>
        </w:r>
        <w:r w:rsidR="00F82E34">
          <w:rPr>
            <w:noProof/>
            <w:webHidden/>
          </w:rPr>
          <w:fldChar w:fldCharType="separate"/>
        </w:r>
        <w:r w:rsidR="00D433E8">
          <w:rPr>
            <w:noProof/>
            <w:webHidden/>
          </w:rPr>
          <w:t>9</w:t>
        </w:r>
        <w:r w:rsidR="00F82E34">
          <w:rPr>
            <w:noProof/>
            <w:webHidden/>
          </w:rPr>
          <w:fldChar w:fldCharType="end"/>
        </w:r>
      </w:hyperlink>
    </w:p>
    <w:p w14:paraId="4DAEFA1A" w14:textId="77777777" w:rsidR="00F82E34" w:rsidRPr="00BE3BA1" w:rsidRDefault="00A649E2">
      <w:pPr>
        <w:pStyle w:val="3a"/>
        <w:rPr>
          <w:rFonts w:ascii="Calibri" w:eastAsia="Times New Roman" w:hAnsi="Calibri" w:cs="Arial"/>
          <w:b w:val="0"/>
          <w:noProof/>
          <w:sz w:val="22"/>
          <w:szCs w:val="22"/>
          <w:lang w:val="en-US" w:eastAsia="en-US"/>
        </w:rPr>
      </w:pPr>
      <w:hyperlink w:anchor="_Toc368050138" w:history="1">
        <w:r w:rsidR="00F82E34" w:rsidRPr="00AE7367">
          <w:rPr>
            <w:rStyle w:val="affb"/>
            <w:noProof/>
          </w:rPr>
          <w:t>5.1.6</w:t>
        </w:r>
        <w:r w:rsidR="00F82E34" w:rsidRPr="00BE3BA1">
          <w:rPr>
            <w:rFonts w:ascii="Calibri" w:eastAsia="Times New Roman" w:hAnsi="Calibri" w:cs="Arial"/>
            <w:b w:val="0"/>
            <w:noProof/>
            <w:sz w:val="22"/>
            <w:szCs w:val="22"/>
            <w:lang w:val="en-US" w:eastAsia="en-US"/>
          </w:rPr>
          <w:tab/>
        </w:r>
        <w:r w:rsidR="00F82E34" w:rsidRPr="00AE7367">
          <w:rPr>
            <w:rStyle w:val="affb"/>
            <w:noProof/>
          </w:rPr>
          <w:t>Grammar Notation</w:t>
        </w:r>
        <w:r w:rsidR="00F82E34">
          <w:rPr>
            <w:noProof/>
            <w:webHidden/>
          </w:rPr>
          <w:tab/>
        </w:r>
        <w:r w:rsidR="00F82E34">
          <w:rPr>
            <w:noProof/>
            <w:webHidden/>
          </w:rPr>
          <w:fldChar w:fldCharType="begin"/>
        </w:r>
        <w:r w:rsidR="00F82E34">
          <w:rPr>
            <w:noProof/>
            <w:webHidden/>
          </w:rPr>
          <w:instrText xml:space="preserve"> PAGEREF _Toc368050138 \h </w:instrText>
        </w:r>
        <w:r w:rsidR="00F82E34">
          <w:rPr>
            <w:noProof/>
            <w:webHidden/>
          </w:rPr>
        </w:r>
        <w:r w:rsidR="00F82E34">
          <w:rPr>
            <w:noProof/>
            <w:webHidden/>
          </w:rPr>
          <w:fldChar w:fldCharType="separate"/>
        </w:r>
        <w:r w:rsidR="00D433E8">
          <w:rPr>
            <w:noProof/>
            <w:webHidden/>
          </w:rPr>
          <w:t>9</w:t>
        </w:r>
        <w:r w:rsidR="00F82E34">
          <w:rPr>
            <w:noProof/>
            <w:webHidden/>
          </w:rPr>
          <w:fldChar w:fldCharType="end"/>
        </w:r>
      </w:hyperlink>
    </w:p>
    <w:p w14:paraId="4CBD9242" w14:textId="77777777" w:rsidR="00F82E34" w:rsidRPr="00BE3BA1" w:rsidRDefault="00A649E2">
      <w:pPr>
        <w:pStyle w:val="2c"/>
        <w:rPr>
          <w:rFonts w:ascii="Calibri" w:eastAsia="Times New Roman" w:hAnsi="Calibri" w:cs="Arial"/>
          <w:b w:val="0"/>
          <w:noProof/>
          <w:sz w:val="22"/>
          <w:szCs w:val="22"/>
          <w:lang w:val="en-US" w:eastAsia="en-US"/>
        </w:rPr>
      </w:pPr>
      <w:hyperlink w:anchor="_Toc368050139" w:history="1">
        <w:r w:rsidR="00F82E34" w:rsidRPr="00AE7367">
          <w:rPr>
            <w:rStyle w:val="affb"/>
            <w:noProof/>
          </w:rPr>
          <w:t>5.2</w:t>
        </w:r>
        <w:r w:rsidR="00F82E34" w:rsidRPr="00BE3BA1">
          <w:rPr>
            <w:rFonts w:ascii="Calibri" w:eastAsia="Times New Roman" w:hAnsi="Calibri" w:cs="Arial"/>
            <w:b w:val="0"/>
            <w:noProof/>
            <w:sz w:val="22"/>
            <w:szCs w:val="22"/>
            <w:lang w:val="en-US" w:eastAsia="en-US"/>
          </w:rPr>
          <w:tab/>
        </w:r>
        <w:r w:rsidR="00F82E34" w:rsidRPr="00AE7367">
          <w:rPr>
            <w:rStyle w:val="affb"/>
            <w:noProof/>
          </w:rPr>
          <w:t>Algorithm Conventions</w:t>
        </w:r>
        <w:r w:rsidR="00F82E34">
          <w:rPr>
            <w:noProof/>
            <w:webHidden/>
          </w:rPr>
          <w:tab/>
        </w:r>
        <w:r w:rsidR="00F82E34">
          <w:rPr>
            <w:noProof/>
            <w:webHidden/>
          </w:rPr>
          <w:fldChar w:fldCharType="begin"/>
        </w:r>
        <w:r w:rsidR="00F82E34">
          <w:rPr>
            <w:noProof/>
            <w:webHidden/>
          </w:rPr>
          <w:instrText xml:space="preserve"> PAGEREF _Toc368050139 \h </w:instrText>
        </w:r>
        <w:r w:rsidR="00F82E34">
          <w:rPr>
            <w:noProof/>
            <w:webHidden/>
          </w:rPr>
        </w:r>
        <w:r w:rsidR="00F82E34">
          <w:rPr>
            <w:noProof/>
            <w:webHidden/>
          </w:rPr>
          <w:fldChar w:fldCharType="separate"/>
        </w:r>
        <w:r w:rsidR="00D433E8">
          <w:rPr>
            <w:noProof/>
            <w:webHidden/>
          </w:rPr>
          <w:t>12</w:t>
        </w:r>
        <w:r w:rsidR="00F82E34">
          <w:rPr>
            <w:noProof/>
            <w:webHidden/>
          </w:rPr>
          <w:fldChar w:fldCharType="end"/>
        </w:r>
      </w:hyperlink>
    </w:p>
    <w:p w14:paraId="1FA0CD83" w14:textId="77777777" w:rsidR="00F82E34" w:rsidRPr="00BE3BA1" w:rsidRDefault="00A649E2">
      <w:pPr>
        <w:pStyle w:val="2c"/>
        <w:rPr>
          <w:rFonts w:ascii="Calibri" w:eastAsia="Times New Roman" w:hAnsi="Calibri" w:cs="Arial"/>
          <w:b w:val="0"/>
          <w:noProof/>
          <w:sz w:val="22"/>
          <w:szCs w:val="22"/>
          <w:lang w:val="en-US" w:eastAsia="en-US"/>
        </w:rPr>
      </w:pPr>
      <w:hyperlink w:anchor="_Toc368050140" w:history="1">
        <w:r w:rsidR="00F82E34" w:rsidRPr="00AE7367">
          <w:rPr>
            <w:rStyle w:val="affb"/>
            <w:noProof/>
          </w:rPr>
          <w:t>5.3</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 Rules</w:t>
        </w:r>
        <w:r w:rsidR="00F82E34">
          <w:rPr>
            <w:noProof/>
            <w:webHidden/>
          </w:rPr>
          <w:tab/>
        </w:r>
        <w:r w:rsidR="00F82E34">
          <w:rPr>
            <w:noProof/>
            <w:webHidden/>
          </w:rPr>
          <w:fldChar w:fldCharType="begin"/>
        </w:r>
        <w:r w:rsidR="00F82E34">
          <w:rPr>
            <w:noProof/>
            <w:webHidden/>
          </w:rPr>
          <w:instrText xml:space="preserve"> PAGEREF _Toc368050140 \h </w:instrText>
        </w:r>
        <w:r w:rsidR="00F82E34">
          <w:rPr>
            <w:noProof/>
            <w:webHidden/>
          </w:rPr>
        </w:r>
        <w:r w:rsidR="00F82E34">
          <w:rPr>
            <w:noProof/>
            <w:webHidden/>
          </w:rPr>
          <w:fldChar w:fldCharType="separate"/>
        </w:r>
        <w:r w:rsidR="00D433E8">
          <w:rPr>
            <w:noProof/>
            <w:webHidden/>
          </w:rPr>
          <w:t>13</w:t>
        </w:r>
        <w:r w:rsidR="00F82E34">
          <w:rPr>
            <w:noProof/>
            <w:webHidden/>
          </w:rPr>
          <w:fldChar w:fldCharType="end"/>
        </w:r>
      </w:hyperlink>
    </w:p>
    <w:p w14:paraId="76F8E4C4" w14:textId="77777777" w:rsidR="00F82E34" w:rsidRPr="00BE3BA1" w:rsidRDefault="00A649E2">
      <w:pPr>
        <w:pStyle w:val="12"/>
        <w:rPr>
          <w:rFonts w:ascii="Calibri" w:eastAsia="Times New Roman" w:hAnsi="Calibri" w:cs="Arial"/>
          <w:b w:val="0"/>
          <w:noProof/>
          <w:sz w:val="22"/>
          <w:szCs w:val="22"/>
          <w:lang w:val="en-US" w:eastAsia="en-US"/>
        </w:rPr>
      </w:pPr>
      <w:hyperlink w:anchor="_Toc368050141" w:history="1">
        <w:r w:rsidR="00F82E34" w:rsidRPr="00AE7367">
          <w:rPr>
            <w:rStyle w:val="affb"/>
            <w:noProof/>
          </w:rPr>
          <w:t>6</w:t>
        </w:r>
        <w:r w:rsidR="00F82E34" w:rsidRPr="00BE3BA1">
          <w:rPr>
            <w:rFonts w:ascii="Calibri" w:eastAsia="Times New Roman" w:hAnsi="Calibri" w:cs="Arial"/>
            <w:b w:val="0"/>
            <w:noProof/>
            <w:sz w:val="22"/>
            <w:szCs w:val="22"/>
            <w:lang w:val="en-US" w:eastAsia="en-US"/>
          </w:rPr>
          <w:tab/>
        </w:r>
        <w:r w:rsidR="00F82E34" w:rsidRPr="00AE7367">
          <w:rPr>
            <w:rStyle w:val="affb"/>
            <w:noProof/>
          </w:rPr>
          <w:t>ECMAScript Data Types and Values</w:t>
        </w:r>
        <w:r w:rsidR="00F82E34">
          <w:rPr>
            <w:noProof/>
            <w:webHidden/>
          </w:rPr>
          <w:tab/>
        </w:r>
        <w:r w:rsidR="00F82E34">
          <w:rPr>
            <w:noProof/>
            <w:webHidden/>
          </w:rPr>
          <w:fldChar w:fldCharType="begin"/>
        </w:r>
        <w:r w:rsidR="00F82E34">
          <w:rPr>
            <w:noProof/>
            <w:webHidden/>
          </w:rPr>
          <w:instrText xml:space="preserve"> PAGEREF _Toc368050141 \h </w:instrText>
        </w:r>
        <w:r w:rsidR="00F82E34">
          <w:rPr>
            <w:noProof/>
            <w:webHidden/>
          </w:rPr>
        </w:r>
        <w:r w:rsidR="00F82E34">
          <w:rPr>
            <w:noProof/>
            <w:webHidden/>
          </w:rPr>
          <w:fldChar w:fldCharType="separate"/>
        </w:r>
        <w:r w:rsidR="00D433E8">
          <w:rPr>
            <w:noProof/>
            <w:webHidden/>
          </w:rPr>
          <w:t>14</w:t>
        </w:r>
        <w:r w:rsidR="00F82E34">
          <w:rPr>
            <w:noProof/>
            <w:webHidden/>
          </w:rPr>
          <w:fldChar w:fldCharType="end"/>
        </w:r>
      </w:hyperlink>
    </w:p>
    <w:p w14:paraId="456D2CA9" w14:textId="77777777" w:rsidR="00F82E34" w:rsidRPr="00BE3BA1" w:rsidRDefault="00A649E2">
      <w:pPr>
        <w:pStyle w:val="2c"/>
        <w:rPr>
          <w:rFonts w:ascii="Calibri" w:eastAsia="Times New Roman" w:hAnsi="Calibri" w:cs="Arial"/>
          <w:b w:val="0"/>
          <w:noProof/>
          <w:sz w:val="22"/>
          <w:szCs w:val="22"/>
          <w:lang w:val="en-US" w:eastAsia="en-US"/>
        </w:rPr>
      </w:pPr>
      <w:hyperlink w:anchor="_Toc368050142" w:history="1">
        <w:r w:rsidR="00F82E34" w:rsidRPr="00AE7367">
          <w:rPr>
            <w:rStyle w:val="affb"/>
            <w:noProof/>
          </w:rPr>
          <w:t>6.1</w:t>
        </w:r>
        <w:r w:rsidR="00F82E34" w:rsidRPr="00BE3BA1">
          <w:rPr>
            <w:rFonts w:ascii="Calibri" w:eastAsia="Times New Roman" w:hAnsi="Calibri" w:cs="Arial"/>
            <w:b w:val="0"/>
            <w:noProof/>
            <w:sz w:val="22"/>
            <w:szCs w:val="22"/>
            <w:lang w:val="en-US" w:eastAsia="en-US"/>
          </w:rPr>
          <w:tab/>
        </w:r>
        <w:r w:rsidR="00F82E34" w:rsidRPr="00AE7367">
          <w:rPr>
            <w:rStyle w:val="affb"/>
            <w:noProof/>
          </w:rPr>
          <w:t>ECMAScript Language Types</w:t>
        </w:r>
        <w:r w:rsidR="00F82E34">
          <w:rPr>
            <w:noProof/>
            <w:webHidden/>
          </w:rPr>
          <w:tab/>
        </w:r>
        <w:r w:rsidR="00F82E34">
          <w:rPr>
            <w:noProof/>
            <w:webHidden/>
          </w:rPr>
          <w:fldChar w:fldCharType="begin"/>
        </w:r>
        <w:r w:rsidR="00F82E34">
          <w:rPr>
            <w:noProof/>
            <w:webHidden/>
          </w:rPr>
          <w:instrText xml:space="preserve"> PAGEREF _Toc368050142 \h </w:instrText>
        </w:r>
        <w:r w:rsidR="00F82E34">
          <w:rPr>
            <w:noProof/>
            <w:webHidden/>
          </w:rPr>
        </w:r>
        <w:r w:rsidR="00F82E34">
          <w:rPr>
            <w:noProof/>
            <w:webHidden/>
          </w:rPr>
          <w:fldChar w:fldCharType="separate"/>
        </w:r>
        <w:r w:rsidR="00D433E8">
          <w:rPr>
            <w:noProof/>
            <w:webHidden/>
          </w:rPr>
          <w:t>14</w:t>
        </w:r>
        <w:r w:rsidR="00F82E34">
          <w:rPr>
            <w:noProof/>
            <w:webHidden/>
          </w:rPr>
          <w:fldChar w:fldCharType="end"/>
        </w:r>
      </w:hyperlink>
    </w:p>
    <w:p w14:paraId="08573A2C" w14:textId="77777777" w:rsidR="00F82E34" w:rsidRPr="00BE3BA1" w:rsidRDefault="00A649E2">
      <w:pPr>
        <w:pStyle w:val="3a"/>
        <w:rPr>
          <w:rFonts w:ascii="Calibri" w:eastAsia="Times New Roman" w:hAnsi="Calibri" w:cs="Arial"/>
          <w:b w:val="0"/>
          <w:noProof/>
          <w:sz w:val="22"/>
          <w:szCs w:val="22"/>
          <w:lang w:val="en-US" w:eastAsia="en-US"/>
        </w:rPr>
      </w:pPr>
      <w:hyperlink w:anchor="_Toc368050143" w:history="1">
        <w:r w:rsidR="00F82E34" w:rsidRPr="00AE7367">
          <w:rPr>
            <w:rStyle w:val="affb"/>
            <w:noProof/>
          </w:rPr>
          <w:t>6.1.1</w:t>
        </w:r>
        <w:r w:rsidR="00F82E34" w:rsidRPr="00BE3BA1">
          <w:rPr>
            <w:rFonts w:ascii="Calibri" w:eastAsia="Times New Roman" w:hAnsi="Calibri" w:cs="Arial"/>
            <w:b w:val="0"/>
            <w:noProof/>
            <w:sz w:val="22"/>
            <w:szCs w:val="22"/>
            <w:lang w:val="en-US" w:eastAsia="en-US"/>
          </w:rPr>
          <w:tab/>
        </w:r>
        <w:r w:rsidR="00F82E34" w:rsidRPr="00AE7367">
          <w:rPr>
            <w:rStyle w:val="affb"/>
            <w:noProof/>
          </w:rPr>
          <w:t>The Undefined Type</w:t>
        </w:r>
        <w:r w:rsidR="00F82E34">
          <w:rPr>
            <w:noProof/>
            <w:webHidden/>
          </w:rPr>
          <w:tab/>
        </w:r>
        <w:r w:rsidR="00F82E34">
          <w:rPr>
            <w:noProof/>
            <w:webHidden/>
          </w:rPr>
          <w:fldChar w:fldCharType="begin"/>
        </w:r>
        <w:r w:rsidR="00F82E34">
          <w:rPr>
            <w:noProof/>
            <w:webHidden/>
          </w:rPr>
          <w:instrText xml:space="preserve"> PAGEREF _Toc368050143 \h </w:instrText>
        </w:r>
        <w:r w:rsidR="00F82E34">
          <w:rPr>
            <w:noProof/>
            <w:webHidden/>
          </w:rPr>
        </w:r>
        <w:r w:rsidR="00F82E34">
          <w:rPr>
            <w:noProof/>
            <w:webHidden/>
          </w:rPr>
          <w:fldChar w:fldCharType="separate"/>
        </w:r>
        <w:r w:rsidR="00D433E8">
          <w:rPr>
            <w:noProof/>
            <w:webHidden/>
          </w:rPr>
          <w:t>14</w:t>
        </w:r>
        <w:r w:rsidR="00F82E34">
          <w:rPr>
            <w:noProof/>
            <w:webHidden/>
          </w:rPr>
          <w:fldChar w:fldCharType="end"/>
        </w:r>
      </w:hyperlink>
    </w:p>
    <w:p w14:paraId="155F573E" w14:textId="77777777" w:rsidR="00F82E34" w:rsidRPr="00BE3BA1" w:rsidRDefault="00A649E2">
      <w:pPr>
        <w:pStyle w:val="3a"/>
        <w:rPr>
          <w:rFonts w:ascii="Calibri" w:eastAsia="Times New Roman" w:hAnsi="Calibri" w:cs="Arial"/>
          <w:b w:val="0"/>
          <w:noProof/>
          <w:sz w:val="22"/>
          <w:szCs w:val="22"/>
          <w:lang w:val="en-US" w:eastAsia="en-US"/>
        </w:rPr>
      </w:pPr>
      <w:hyperlink w:anchor="_Toc368050144" w:history="1">
        <w:r w:rsidR="00F82E34" w:rsidRPr="00AE7367">
          <w:rPr>
            <w:rStyle w:val="affb"/>
            <w:noProof/>
          </w:rPr>
          <w:t>6.1.2</w:t>
        </w:r>
        <w:r w:rsidR="00F82E34" w:rsidRPr="00BE3BA1">
          <w:rPr>
            <w:rFonts w:ascii="Calibri" w:eastAsia="Times New Roman" w:hAnsi="Calibri" w:cs="Arial"/>
            <w:b w:val="0"/>
            <w:noProof/>
            <w:sz w:val="22"/>
            <w:szCs w:val="22"/>
            <w:lang w:val="en-US" w:eastAsia="en-US"/>
          </w:rPr>
          <w:tab/>
        </w:r>
        <w:r w:rsidR="00F82E34" w:rsidRPr="00AE7367">
          <w:rPr>
            <w:rStyle w:val="affb"/>
            <w:noProof/>
          </w:rPr>
          <w:t>The Null Type</w:t>
        </w:r>
        <w:r w:rsidR="00F82E34">
          <w:rPr>
            <w:noProof/>
            <w:webHidden/>
          </w:rPr>
          <w:tab/>
        </w:r>
        <w:r w:rsidR="00F82E34">
          <w:rPr>
            <w:noProof/>
            <w:webHidden/>
          </w:rPr>
          <w:fldChar w:fldCharType="begin"/>
        </w:r>
        <w:r w:rsidR="00F82E34">
          <w:rPr>
            <w:noProof/>
            <w:webHidden/>
          </w:rPr>
          <w:instrText xml:space="preserve"> PAGEREF _Toc368050144 \h </w:instrText>
        </w:r>
        <w:r w:rsidR="00F82E34">
          <w:rPr>
            <w:noProof/>
            <w:webHidden/>
          </w:rPr>
        </w:r>
        <w:r w:rsidR="00F82E34">
          <w:rPr>
            <w:noProof/>
            <w:webHidden/>
          </w:rPr>
          <w:fldChar w:fldCharType="separate"/>
        </w:r>
        <w:r w:rsidR="00D433E8">
          <w:rPr>
            <w:noProof/>
            <w:webHidden/>
          </w:rPr>
          <w:t>14</w:t>
        </w:r>
        <w:r w:rsidR="00F82E34">
          <w:rPr>
            <w:noProof/>
            <w:webHidden/>
          </w:rPr>
          <w:fldChar w:fldCharType="end"/>
        </w:r>
      </w:hyperlink>
    </w:p>
    <w:p w14:paraId="05A2B447" w14:textId="77777777" w:rsidR="00F82E34" w:rsidRPr="00BE3BA1" w:rsidRDefault="00A649E2">
      <w:pPr>
        <w:pStyle w:val="3a"/>
        <w:rPr>
          <w:rFonts w:ascii="Calibri" w:eastAsia="Times New Roman" w:hAnsi="Calibri" w:cs="Arial"/>
          <w:b w:val="0"/>
          <w:noProof/>
          <w:sz w:val="22"/>
          <w:szCs w:val="22"/>
          <w:lang w:val="en-US" w:eastAsia="en-US"/>
        </w:rPr>
      </w:pPr>
      <w:hyperlink w:anchor="_Toc368050145" w:history="1">
        <w:r w:rsidR="00F82E34" w:rsidRPr="00AE7367">
          <w:rPr>
            <w:rStyle w:val="affb"/>
            <w:noProof/>
          </w:rPr>
          <w:t>6.1.3</w:t>
        </w:r>
        <w:r w:rsidR="00F82E34" w:rsidRPr="00BE3BA1">
          <w:rPr>
            <w:rFonts w:ascii="Calibri" w:eastAsia="Times New Roman" w:hAnsi="Calibri" w:cs="Arial"/>
            <w:b w:val="0"/>
            <w:noProof/>
            <w:sz w:val="22"/>
            <w:szCs w:val="22"/>
            <w:lang w:val="en-US" w:eastAsia="en-US"/>
          </w:rPr>
          <w:tab/>
        </w:r>
        <w:r w:rsidR="00F82E34" w:rsidRPr="00AE7367">
          <w:rPr>
            <w:rStyle w:val="affb"/>
            <w:noProof/>
          </w:rPr>
          <w:t>The Boolean Type</w:t>
        </w:r>
        <w:r w:rsidR="00F82E34">
          <w:rPr>
            <w:noProof/>
            <w:webHidden/>
          </w:rPr>
          <w:tab/>
        </w:r>
        <w:r w:rsidR="00F82E34">
          <w:rPr>
            <w:noProof/>
            <w:webHidden/>
          </w:rPr>
          <w:fldChar w:fldCharType="begin"/>
        </w:r>
        <w:r w:rsidR="00F82E34">
          <w:rPr>
            <w:noProof/>
            <w:webHidden/>
          </w:rPr>
          <w:instrText xml:space="preserve"> PAGEREF _Toc368050145 \h </w:instrText>
        </w:r>
        <w:r w:rsidR="00F82E34">
          <w:rPr>
            <w:noProof/>
            <w:webHidden/>
          </w:rPr>
        </w:r>
        <w:r w:rsidR="00F82E34">
          <w:rPr>
            <w:noProof/>
            <w:webHidden/>
          </w:rPr>
          <w:fldChar w:fldCharType="separate"/>
        </w:r>
        <w:r w:rsidR="00D433E8">
          <w:rPr>
            <w:noProof/>
            <w:webHidden/>
          </w:rPr>
          <w:t>14</w:t>
        </w:r>
        <w:r w:rsidR="00F82E34">
          <w:rPr>
            <w:noProof/>
            <w:webHidden/>
          </w:rPr>
          <w:fldChar w:fldCharType="end"/>
        </w:r>
      </w:hyperlink>
    </w:p>
    <w:p w14:paraId="4DEAB799" w14:textId="77777777" w:rsidR="00F82E34" w:rsidRPr="00BE3BA1" w:rsidRDefault="00A649E2">
      <w:pPr>
        <w:pStyle w:val="3a"/>
        <w:rPr>
          <w:rFonts w:ascii="Calibri" w:eastAsia="Times New Roman" w:hAnsi="Calibri" w:cs="Arial"/>
          <w:b w:val="0"/>
          <w:noProof/>
          <w:sz w:val="22"/>
          <w:szCs w:val="22"/>
          <w:lang w:val="en-US" w:eastAsia="en-US"/>
        </w:rPr>
      </w:pPr>
      <w:hyperlink w:anchor="_Toc368050146" w:history="1">
        <w:r w:rsidR="00F82E34" w:rsidRPr="00AE7367">
          <w:rPr>
            <w:rStyle w:val="affb"/>
            <w:noProof/>
          </w:rPr>
          <w:t>6.1.4</w:t>
        </w:r>
        <w:r w:rsidR="00F82E34" w:rsidRPr="00BE3BA1">
          <w:rPr>
            <w:rFonts w:ascii="Calibri" w:eastAsia="Times New Roman" w:hAnsi="Calibri" w:cs="Arial"/>
            <w:b w:val="0"/>
            <w:noProof/>
            <w:sz w:val="22"/>
            <w:szCs w:val="22"/>
            <w:lang w:val="en-US" w:eastAsia="en-US"/>
          </w:rPr>
          <w:tab/>
        </w:r>
        <w:r w:rsidR="00F82E34" w:rsidRPr="00AE7367">
          <w:rPr>
            <w:rStyle w:val="affb"/>
            <w:noProof/>
          </w:rPr>
          <w:t>The String Type</w:t>
        </w:r>
        <w:r w:rsidR="00F82E34">
          <w:rPr>
            <w:noProof/>
            <w:webHidden/>
          </w:rPr>
          <w:tab/>
        </w:r>
        <w:r w:rsidR="00F82E34">
          <w:rPr>
            <w:noProof/>
            <w:webHidden/>
          </w:rPr>
          <w:fldChar w:fldCharType="begin"/>
        </w:r>
        <w:r w:rsidR="00F82E34">
          <w:rPr>
            <w:noProof/>
            <w:webHidden/>
          </w:rPr>
          <w:instrText xml:space="preserve"> PAGEREF _Toc368050146 \h </w:instrText>
        </w:r>
        <w:r w:rsidR="00F82E34">
          <w:rPr>
            <w:noProof/>
            <w:webHidden/>
          </w:rPr>
        </w:r>
        <w:r w:rsidR="00F82E34">
          <w:rPr>
            <w:noProof/>
            <w:webHidden/>
          </w:rPr>
          <w:fldChar w:fldCharType="separate"/>
        </w:r>
        <w:r w:rsidR="00D433E8">
          <w:rPr>
            <w:noProof/>
            <w:webHidden/>
          </w:rPr>
          <w:t>14</w:t>
        </w:r>
        <w:r w:rsidR="00F82E34">
          <w:rPr>
            <w:noProof/>
            <w:webHidden/>
          </w:rPr>
          <w:fldChar w:fldCharType="end"/>
        </w:r>
      </w:hyperlink>
    </w:p>
    <w:p w14:paraId="40923E13" w14:textId="77777777" w:rsidR="00F82E34" w:rsidRPr="00BE3BA1" w:rsidRDefault="00A649E2">
      <w:pPr>
        <w:pStyle w:val="3a"/>
        <w:rPr>
          <w:rFonts w:ascii="Calibri" w:eastAsia="Times New Roman" w:hAnsi="Calibri" w:cs="Arial"/>
          <w:b w:val="0"/>
          <w:noProof/>
          <w:sz w:val="22"/>
          <w:szCs w:val="22"/>
          <w:lang w:val="en-US" w:eastAsia="en-US"/>
        </w:rPr>
      </w:pPr>
      <w:hyperlink w:anchor="_Toc368050147" w:history="1">
        <w:r w:rsidR="00F82E34" w:rsidRPr="00AE7367">
          <w:rPr>
            <w:rStyle w:val="affb"/>
            <w:noProof/>
          </w:rPr>
          <w:t>6.1.5</w:t>
        </w:r>
        <w:r w:rsidR="00F82E34" w:rsidRPr="00BE3BA1">
          <w:rPr>
            <w:rFonts w:ascii="Calibri" w:eastAsia="Times New Roman" w:hAnsi="Calibri" w:cs="Arial"/>
            <w:b w:val="0"/>
            <w:noProof/>
            <w:sz w:val="22"/>
            <w:szCs w:val="22"/>
            <w:lang w:val="en-US" w:eastAsia="en-US"/>
          </w:rPr>
          <w:tab/>
        </w:r>
        <w:r w:rsidR="00F82E34" w:rsidRPr="00AE7367">
          <w:rPr>
            <w:rStyle w:val="affb"/>
            <w:noProof/>
          </w:rPr>
          <w:t>The Symbol Type</w:t>
        </w:r>
        <w:r w:rsidR="00F82E34">
          <w:rPr>
            <w:noProof/>
            <w:webHidden/>
          </w:rPr>
          <w:tab/>
        </w:r>
        <w:r w:rsidR="00F82E34">
          <w:rPr>
            <w:noProof/>
            <w:webHidden/>
          </w:rPr>
          <w:fldChar w:fldCharType="begin"/>
        </w:r>
        <w:r w:rsidR="00F82E34">
          <w:rPr>
            <w:noProof/>
            <w:webHidden/>
          </w:rPr>
          <w:instrText xml:space="preserve"> PAGEREF _Toc368050147 \h </w:instrText>
        </w:r>
        <w:r w:rsidR="00F82E34">
          <w:rPr>
            <w:noProof/>
            <w:webHidden/>
          </w:rPr>
        </w:r>
        <w:r w:rsidR="00F82E34">
          <w:rPr>
            <w:noProof/>
            <w:webHidden/>
          </w:rPr>
          <w:fldChar w:fldCharType="separate"/>
        </w:r>
        <w:r w:rsidR="00D433E8">
          <w:rPr>
            <w:noProof/>
            <w:webHidden/>
          </w:rPr>
          <w:t>15</w:t>
        </w:r>
        <w:r w:rsidR="00F82E34">
          <w:rPr>
            <w:noProof/>
            <w:webHidden/>
          </w:rPr>
          <w:fldChar w:fldCharType="end"/>
        </w:r>
      </w:hyperlink>
    </w:p>
    <w:p w14:paraId="45644268" w14:textId="77777777" w:rsidR="00F82E34" w:rsidRPr="00BE3BA1" w:rsidRDefault="00A649E2">
      <w:pPr>
        <w:pStyle w:val="3a"/>
        <w:rPr>
          <w:rFonts w:ascii="Calibri" w:eastAsia="Times New Roman" w:hAnsi="Calibri" w:cs="Arial"/>
          <w:b w:val="0"/>
          <w:noProof/>
          <w:sz w:val="22"/>
          <w:szCs w:val="22"/>
          <w:lang w:val="en-US" w:eastAsia="en-US"/>
        </w:rPr>
      </w:pPr>
      <w:hyperlink w:anchor="_Toc368050148" w:history="1">
        <w:r w:rsidR="00F82E34" w:rsidRPr="00AE7367">
          <w:rPr>
            <w:rStyle w:val="affb"/>
            <w:noProof/>
          </w:rPr>
          <w:t>6.1.6</w:t>
        </w:r>
        <w:r w:rsidR="00F82E34" w:rsidRPr="00BE3BA1">
          <w:rPr>
            <w:rFonts w:ascii="Calibri" w:eastAsia="Times New Roman" w:hAnsi="Calibri" w:cs="Arial"/>
            <w:b w:val="0"/>
            <w:noProof/>
            <w:sz w:val="22"/>
            <w:szCs w:val="22"/>
            <w:lang w:val="en-US" w:eastAsia="en-US"/>
          </w:rPr>
          <w:tab/>
        </w:r>
        <w:r w:rsidR="00F82E34" w:rsidRPr="00AE7367">
          <w:rPr>
            <w:rStyle w:val="affb"/>
            <w:noProof/>
          </w:rPr>
          <w:t>The Number Type</w:t>
        </w:r>
        <w:r w:rsidR="00F82E34">
          <w:rPr>
            <w:noProof/>
            <w:webHidden/>
          </w:rPr>
          <w:tab/>
        </w:r>
        <w:r w:rsidR="00F82E34">
          <w:rPr>
            <w:noProof/>
            <w:webHidden/>
          </w:rPr>
          <w:fldChar w:fldCharType="begin"/>
        </w:r>
        <w:r w:rsidR="00F82E34">
          <w:rPr>
            <w:noProof/>
            <w:webHidden/>
          </w:rPr>
          <w:instrText xml:space="preserve"> PAGEREF _Toc368050148 \h </w:instrText>
        </w:r>
        <w:r w:rsidR="00F82E34">
          <w:rPr>
            <w:noProof/>
            <w:webHidden/>
          </w:rPr>
        </w:r>
        <w:r w:rsidR="00F82E34">
          <w:rPr>
            <w:noProof/>
            <w:webHidden/>
          </w:rPr>
          <w:fldChar w:fldCharType="separate"/>
        </w:r>
        <w:r w:rsidR="00D433E8">
          <w:rPr>
            <w:noProof/>
            <w:webHidden/>
          </w:rPr>
          <w:t>15</w:t>
        </w:r>
        <w:r w:rsidR="00F82E34">
          <w:rPr>
            <w:noProof/>
            <w:webHidden/>
          </w:rPr>
          <w:fldChar w:fldCharType="end"/>
        </w:r>
      </w:hyperlink>
    </w:p>
    <w:p w14:paraId="32547203" w14:textId="77777777" w:rsidR="00F82E34" w:rsidRPr="00BE3BA1" w:rsidRDefault="00A649E2">
      <w:pPr>
        <w:pStyle w:val="3a"/>
        <w:rPr>
          <w:rFonts w:ascii="Calibri" w:eastAsia="Times New Roman" w:hAnsi="Calibri" w:cs="Arial"/>
          <w:b w:val="0"/>
          <w:noProof/>
          <w:sz w:val="22"/>
          <w:szCs w:val="22"/>
          <w:lang w:val="en-US" w:eastAsia="en-US"/>
        </w:rPr>
      </w:pPr>
      <w:hyperlink w:anchor="_Toc368050149" w:history="1">
        <w:r w:rsidR="00F82E34" w:rsidRPr="00AE7367">
          <w:rPr>
            <w:rStyle w:val="affb"/>
            <w:noProof/>
          </w:rPr>
          <w:t>6.1.7</w:t>
        </w:r>
        <w:r w:rsidR="00F82E34" w:rsidRPr="00BE3BA1">
          <w:rPr>
            <w:rFonts w:ascii="Calibri" w:eastAsia="Times New Roman" w:hAnsi="Calibri" w:cs="Arial"/>
            <w:b w:val="0"/>
            <w:noProof/>
            <w:sz w:val="22"/>
            <w:szCs w:val="22"/>
            <w:lang w:val="en-US" w:eastAsia="en-US"/>
          </w:rPr>
          <w:tab/>
        </w:r>
        <w:r w:rsidR="00F82E34" w:rsidRPr="00AE7367">
          <w:rPr>
            <w:rStyle w:val="affb"/>
            <w:noProof/>
          </w:rPr>
          <w:t>The Object Type</w:t>
        </w:r>
        <w:r w:rsidR="00F82E34">
          <w:rPr>
            <w:noProof/>
            <w:webHidden/>
          </w:rPr>
          <w:tab/>
        </w:r>
        <w:r w:rsidR="00F82E34">
          <w:rPr>
            <w:noProof/>
            <w:webHidden/>
          </w:rPr>
          <w:fldChar w:fldCharType="begin"/>
        </w:r>
        <w:r w:rsidR="00F82E34">
          <w:rPr>
            <w:noProof/>
            <w:webHidden/>
          </w:rPr>
          <w:instrText xml:space="preserve"> PAGEREF _Toc368050149 \h </w:instrText>
        </w:r>
        <w:r w:rsidR="00F82E34">
          <w:rPr>
            <w:noProof/>
            <w:webHidden/>
          </w:rPr>
        </w:r>
        <w:r w:rsidR="00F82E34">
          <w:rPr>
            <w:noProof/>
            <w:webHidden/>
          </w:rPr>
          <w:fldChar w:fldCharType="separate"/>
        </w:r>
        <w:r w:rsidR="00D433E8">
          <w:rPr>
            <w:noProof/>
            <w:webHidden/>
          </w:rPr>
          <w:t>16</w:t>
        </w:r>
        <w:r w:rsidR="00F82E34">
          <w:rPr>
            <w:noProof/>
            <w:webHidden/>
          </w:rPr>
          <w:fldChar w:fldCharType="end"/>
        </w:r>
      </w:hyperlink>
    </w:p>
    <w:p w14:paraId="6CA6BBF2" w14:textId="77777777" w:rsidR="00F82E34" w:rsidRPr="00BE3BA1" w:rsidRDefault="00A649E2">
      <w:pPr>
        <w:pStyle w:val="2c"/>
        <w:rPr>
          <w:rFonts w:ascii="Calibri" w:eastAsia="Times New Roman" w:hAnsi="Calibri" w:cs="Arial"/>
          <w:b w:val="0"/>
          <w:noProof/>
          <w:sz w:val="22"/>
          <w:szCs w:val="22"/>
          <w:lang w:val="en-US" w:eastAsia="en-US"/>
        </w:rPr>
      </w:pPr>
      <w:hyperlink w:anchor="_Toc368050150" w:history="1">
        <w:r w:rsidR="00F82E34" w:rsidRPr="00AE7367">
          <w:rPr>
            <w:rStyle w:val="affb"/>
            <w:noProof/>
          </w:rPr>
          <w:t>6.2</w:t>
        </w:r>
        <w:r w:rsidR="00F82E34" w:rsidRPr="00BE3BA1">
          <w:rPr>
            <w:rFonts w:ascii="Calibri" w:eastAsia="Times New Roman" w:hAnsi="Calibri" w:cs="Arial"/>
            <w:b w:val="0"/>
            <w:noProof/>
            <w:sz w:val="22"/>
            <w:szCs w:val="22"/>
            <w:lang w:val="en-US" w:eastAsia="en-US"/>
          </w:rPr>
          <w:tab/>
        </w:r>
        <w:r w:rsidR="00F82E34" w:rsidRPr="00AE7367">
          <w:rPr>
            <w:rStyle w:val="affb"/>
            <w:noProof/>
          </w:rPr>
          <w:t>ECMAScript Specification Types</w:t>
        </w:r>
        <w:r w:rsidR="00F82E34">
          <w:rPr>
            <w:noProof/>
            <w:webHidden/>
          </w:rPr>
          <w:tab/>
        </w:r>
        <w:r w:rsidR="00F82E34">
          <w:rPr>
            <w:noProof/>
            <w:webHidden/>
          </w:rPr>
          <w:fldChar w:fldCharType="begin"/>
        </w:r>
        <w:r w:rsidR="00F82E34">
          <w:rPr>
            <w:noProof/>
            <w:webHidden/>
          </w:rPr>
          <w:instrText xml:space="preserve"> PAGEREF _Toc368050150 \h </w:instrText>
        </w:r>
        <w:r w:rsidR="00F82E34">
          <w:rPr>
            <w:noProof/>
            <w:webHidden/>
          </w:rPr>
        </w:r>
        <w:r w:rsidR="00F82E34">
          <w:rPr>
            <w:noProof/>
            <w:webHidden/>
          </w:rPr>
          <w:fldChar w:fldCharType="separate"/>
        </w:r>
        <w:r w:rsidR="00D433E8">
          <w:rPr>
            <w:noProof/>
            <w:webHidden/>
          </w:rPr>
          <w:t>28</w:t>
        </w:r>
        <w:r w:rsidR="00F82E34">
          <w:rPr>
            <w:noProof/>
            <w:webHidden/>
          </w:rPr>
          <w:fldChar w:fldCharType="end"/>
        </w:r>
      </w:hyperlink>
    </w:p>
    <w:p w14:paraId="53853178" w14:textId="77777777" w:rsidR="00F82E34" w:rsidRPr="00BE3BA1" w:rsidRDefault="00A649E2">
      <w:pPr>
        <w:pStyle w:val="3a"/>
        <w:rPr>
          <w:rFonts w:ascii="Calibri" w:eastAsia="Times New Roman" w:hAnsi="Calibri" w:cs="Arial"/>
          <w:b w:val="0"/>
          <w:noProof/>
          <w:sz w:val="22"/>
          <w:szCs w:val="22"/>
          <w:lang w:val="en-US" w:eastAsia="en-US"/>
        </w:rPr>
      </w:pPr>
      <w:hyperlink w:anchor="_Toc368050151" w:history="1">
        <w:r w:rsidR="00F82E34" w:rsidRPr="00AE7367">
          <w:rPr>
            <w:rStyle w:val="affb"/>
            <w:noProof/>
          </w:rPr>
          <w:t>6.2.1</w:t>
        </w:r>
        <w:r w:rsidR="00F82E34" w:rsidRPr="00BE3BA1">
          <w:rPr>
            <w:rFonts w:ascii="Calibri" w:eastAsia="Times New Roman" w:hAnsi="Calibri" w:cs="Arial"/>
            <w:b w:val="0"/>
            <w:noProof/>
            <w:sz w:val="22"/>
            <w:szCs w:val="22"/>
            <w:lang w:val="en-US" w:eastAsia="en-US"/>
          </w:rPr>
          <w:tab/>
        </w:r>
        <w:r w:rsidR="00F82E34" w:rsidRPr="00AE7367">
          <w:rPr>
            <w:rStyle w:val="affb"/>
            <w:noProof/>
          </w:rPr>
          <w:t>Data Blocks</w:t>
        </w:r>
        <w:r w:rsidR="00F82E34">
          <w:rPr>
            <w:noProof/>
            <w:webHidden/>
          </w:rPr>
          <w:tab/>
        </w:r>
        <w:r w:rsidR="00F82E34">
          <w:rPr>
            <w:noProof/>
            <w:webHidden/>
          </w:rPr>
          <w:fldChar w:fldCharType="begin"/>
        </w:r>
        <w:r w:rsidR="00F82E34">
          <w:rPr>
            <w:noProof/>
            <w:webHidden/>
          </w:rPr>
          <w:instrText xml:space="preserve"> PAGEREF _Toc368050151 \h </w:instrText>
        </w:r>
        <w:r w:rsidR="00F82E34">
          <w:rPr>
            <w:noProof/>
            <w:webHidden/>
          </w:rPr>
        </w:r>
        <w:r w:rsidR="00F82E34">
          <w:rPr>
            <w:noProof/>
            <w:webHidden/>
          </w:rPr>
          <w:fldChar w:fldCharType="separate"/>
        </w:r>
        <w:r w:rsidR="00D433E8">
          <w:rPr>
            <w:noProof/>
            <w:webHidden/>
          </w:rPr>
          <w:t>28</w:t>
        </w:r>
        <w:r w:rsidR="00F82E34">
          <w:rPr>
            <w:noProof/>
            <w:webHidden/>
          </w:rPr>
          <w:fldChar w:fldCharType="end"/>
        </w:r>
      </w:hyperlink>
    </w:p>
    <w:p w14:paraId="37C79A7E" w14:textId="77777777" w:rsidR="00F82E34" w:rsidRPr="00BE3BA1" w:rsidRDefault="00A649E2">
      <w:pPr>
        <w:pStyle w:val="3a"/>
        <w:rPr>
          <w:rFonts w:ascii="Calibri" w:eastAsia="Times New Roman" w:hAnsi="Calibri" w:cs="Arial"/>
          <w:b w:val="0"/>
          <w:noProof/>
          <w:sz w:val="22"/>
          <w:szCs w:val="22"/>
          <w:lang w:val="en-US" w:eastAsia="en-US"/>
        </w:rPr>
      </w:pPr>
      <w:hyperlink w:anchor="_Toc368050152" w:history="1">
        <w:r w:rsidR="00F82E34" w:rsidRPr="00AE7367">
          <w:rPr>
            <w:rStyle w:val="affb"/>
            <w:noProof/>
          </w:rPr>
          <w:t>6.2.2</w:t>
        </w:r>
        <w:r w:rsidR="00F82E34" w:rsidRPr="00BE3BA1">
          <w:rPr>
            <w:rFonts w:ascii="Calibri" w:eastAsia="Times New Roman" w:hAnsi="Calibri" w:cs="Arial"/>
            <w:b w:val="0"/>
            <w:noProof/>
            <w:sz w:val="22"/>
            <w:szCs w:val="22"/>
            <w:lang w:val="en-US" w:eastAsia="en-US"/>
          </w:rPr>
          <w:tab/>
        </w:r>
        <w:r w:rsidR="00F82E34" w:rsidRPr="00AE7367">
          <w:rPr>
            <w:rStyle w:val="affb"/>
            <w:noProof/>
          </w:rPr>
          <w:t>The List and Record Specification Type</w:t>
        </w:r>
        <w:r w:rsidR="00F82E34">
          <w:rPr>
            <w:noProof/>
            <w:webHidden/>
          </w:rPr>
          <w:tab/>
        </w:r>
        <w:r w:rsidR="00F82E34">
          <w:rPr>
            <w:noProof/>
            <w:webHidden/>
          </w:rPr>
          <w:fldChar w:fldCharType="begin"/>
        </w:r>
        <w:r w:rsidR="00F82E34">
          <w:rPr>
            <w:noProof/>
            <w:webHidden/>
          </w:rPr>
          <w:instrText xml:space="preserve"> PAGEREF _Toc368050152 \h </w:instrText>
        </w:r>
        <w:r w:rsidR="00F82E34">
          <w:rPr>
            <w:noProof/>
            <w:webHidden/>
          </w:rPr>
        </w:r>
        <w:r w:rsidR="00F82E34">
          <w:rPr>
            <w:noProof/>
            <w:webHidden/>
          </w:rPr>
          <w:fldChar w:fldCharType="separate"/>
        </w:r>
        <w:r w:rsidR="00D433E8">
          <w:rPr>
            <w:noProof/>
            <w:webHidden/>
          </w:rPr>
          <w:t>28</w:t>
        </w:r>
        <w:r w:rsidR="00F82E34">
          <w:rPr>
            <w:noProof/>
            <w:webHidden/>
          </w:rPr>
          <w:fldChar w:fldCharType="end"/>
        </w:r>
      </w:hyperlink>
    </w:p>
    <w:p w14:paraId="7F7E9BB3" w14:textId="77777777" w:rsidR="00F82E34" w:rsidRPr="00BE3BA1" w:rsidRDefault="00A649E2">
      <w:pPr>
        <w:pStyle w:val="3a"/>
        <w:rPr>
          <w:rFonts w:ascii="Calibri" w:eastAsia="Times New Roman" w:hAnsi="Calibri" w:cs="Arial"/>
          <w:b w:val="0"/>
          <w:noProof/>
          <w:sz w:val="22"/>
          <w:szCs w:val="22"/>
          <w:lang w:val="en-US" w:eastAsia="en-US"/>
        </w:rPr>
      </w:pPr>
      <w:hyperlink w:anchor="_Toc368050153" w:history="1">
        <w:r w:rsidR="00F82E34" w:rsidRPr="00AE7367">
          <w:rPr>
            <w:rStyle w:val="affb"/>
            <w:noProof/>
          </w:rPr>
          <w:t>6.2.3</w:t>
        </w:r>
        <w:r w:rsidR="00F82E34" w:rsidRPr="00BE3BA1">
          <w:rPr>
            <w:rFonts w:ascii="Calibri" w:eastAsia="Times New Roman" w:hAnsi="Calibri" w:cs="Arial"/>
            <w:b w:val="0"/>
            <w:noProof/>
            <w:sz w:val="22"/>
            <w:szCs w:val="22"/>
            <w:lang w:val="en-US" w:eastAsia="en-US"/>
          </w:rPr>
          <w:tab/>
        </w:r>
        <w:r w:rsidR="00F82E34" w:rsidRPr="00AE7367">
          <w:rPr>
            <w:rStyle w:val="affb"/>
            <w:noProof/>
          </w:rPr>
          <w:t>The Completion Record Specification Type</w:t>
        </w:r>
        <w:r w:rsidR="00F82E34">
          <w:rPr>
            <w:noProof/>
            <w:webHidden/>
          </w:rPr>
          <w:tab/>
        </w:r>
        <w:r w:rsidR="00F82E34">
          <w:rPr>
            <w:noProof/>
            <w:webHidden/>
          </w:rPr>
          <w:fldChar w:fldCharType="begin"/>
        </w:r>
        <w:r w:rsidR="00F82E34">
          <w:rPr>
            <w:noProof/>
            <w:webHidden/>
          </w:rPr>
          <w:instrText xml:space="preserve"> PAGEREF _Toc368050153 \h </w:instrText>
        </w:r>
        <w:r w:rsidR="00F82E34">
          <w:rPr>
            <w:noProof/>
            <w:webHidden/>
          </w:rPr>
        </w:r>
        <w:r w:rsidR="00F82E34">
          <w:rPr>
            <w:noProof/>
            <w:webHidden/>
          </w:rPr>
          <w:fldChar w:fldCharType="separate"/>
        </w:r>
        <w:r w:rsidR="00D433E8">
          <w:rPr>
            <w:noProof/>
            <w:webHidden/>
          </w:rPr>
          <w:t>29</w:t>
        </w:r>
        <w:r w:rsidR="00F82E34">
          <w:rPr>
            <w:noProof/>
            <w:webHidden/>
          </w:rPr>
          <w:fldChar w:fldCharType="end"/>
        </w:r>
      </w:hyperlink>
    </w:p>
    <w:p w14:paraId="3728309E" w14:textId="77777777" w:rsidR="00F82E34" w:rsidRPr="00BE3BA1" w:rsidRDefault="00A649E2">
      <w:pPr>
        <w:pStyle w:val="3a"/>
        <w:rPr>
          <w:rFonts w:ascii="Calibri" w:eastAsia="Times New Roman" w:hAnsi="Calibri" w:cs="Arial"/>
          <w:b w:val="0"/>
          <w:noProof/>
          <w:sz w:val="22"/>
          <w:szCs w:val="22"/>
          <w:lang w:val="en-US" w:eastAsia="en-US"/>
        </w:rPr>
      </w:pPr>
      <w:hyperlink w:anchor="_Toc368050154" w:history="1">
        <w:r w:rsidR="00F82E34" w:rsidRPr="00AE7367">
          <w:rPr>
            <w:rStyle w:val="affb"/>
            <w:noProof/>
          </w:rPr>
          <w:t>6.2.4</w:t>
        </w:r>
        <w:r w:rsidR="00F82E34" w:rsidRPr="00BE3BA1">
          <w:rPr>
            <w:rFonts w:ascii="Calibri" w:eastAsia="Times New Roman" w:hAnsi="Calibri" w:cs="Arial"/>
            <w:b w:val="0"/>
            <w:noProof/>
            <w:sz w:val="22"/>
            <w:szCs w:val="22"/>
            <w:lang w:val="en-US" w:eastAsia="en-US"/>
          </w:rPr>
          <w:tab/>
        </w:r>
        <w:r w:rsidR="00F82E34" w:rsidRPr="00AE7367">
          <w:rPr>
            <w:rStyle w:val="affb"/>
            <w:noProof/>
          </w:rPr>
          <w:t>The Reference Specification Type</w:t>
        </w:r>
        <w:r w:rsidR="00F82E34">
          <w:rPr>
            <w:noProof/>
            <w:webHidden/>
          </w:rPr>
          <w:tab/>
        </w:r>
        <w:r w:rsidR="00F82E34">
          <w:rPr>
            <w:noProof/>
            <w:webHidden/>
          </w:rPr>
          <w:fldChar w:fldCharType="begin"/>
        </w:r>
        <w:r w:rsidR="00F82E34">
          <w:rPr>
            <w:noProof/>
            <w:webHidden/>
          </w:rPr>
          <w:instrText xml:space="preserve"> PAGEREF _Toc368050154 \h </w:instrText>
        </w:r>
        <w:r w:rsidR="00F82E34">
          <w:rPr>
            <w:noProof/>
            <w:webHidden/>
          </w:rPr>
        </w:r>
        <w:r w:rsidR="00F82E34">
          <w:rPr>
            <w:noProof/>
            <w:webHidden/>
          </w:rPr>
          <w:fldChar w:fldCharType="separate"/>
        </w:r>
        <w:r w:rsidR="00D433E8">
          <w:rPr>
            <w:noProof/>
            <w:webHidden/>
          </w:rPr>
          <w:t>30</w:t>
        </w:r>
        <w:r w:rsidR="00F82E34">
          <w:rPr>
            <w:noProof/>
            <w:webHidden/>
          </w:rPr>
          <w:fldChar w:fldCharType="end"/>
        </w:r>
      </w:hyperlink>
    </w:p>
    <w:p w14:paraId="1BDDEA5A" w14:textId="77777777" w:rsidR="00F82E34" w:rsidRPr="00BE3BA1" w:rsidRDefault="00A649E2">
      <w:pPr>
        <w:pStyle w:val="3a"/>
        <w:rPr>
          <w:rFonts w:ascii="Calibri" w:eastAsia="Times New Roman" w:hAnsi="Calibri" w:cs="Arial"/>
          <w:b w:val="0"/>
          <w:noProof/>
          <w:sz w:val="22"/>
          <w:szCs w:val="22"/>
          <w:lang w:val="en-US" w:eastAsia="en-US"/>
        </w:rPr>
      </w:pPr>
      <w:hyperlink w:anchor="_Toc368050155" w:history="1">
        <w:r w:rsidR="00F82E34" w:rsidRPr="00AE7367">
          <w:rPr>
            <w:rStyle w:val="affb"/>
            <w:noProof/>
          </w:rPr>
          <w:t>6.2.5</w:t>
        </w:r>
        <w:r w:rsidR="00F82E34" w:rsidRPr="00BE3BA1">
          <w:rPr>
            <w:rFonts w:ascii="Calibri" w:eastAsia="Times New Roman" w:hAnsi="Calibri" w:cs="Arial"/>
            <w:b w:val="0"/>
            <w:noProof/>
            <w:sz w:val="22"/>
            <w:szCs w:val="22"/>
            <w:lang w:val="en-US" w:eastAsia="en-US"/>
          </w:rPr>
          <w:tab/>
        </w:r>
        <w:r w:rsidR="00F82E34" w:rsidRPr="00AE7367">
          <w:rPr>
            <w:rStyle w:val="affb"/>
            <w:noProof/>
          </w:rPr>
          <w:t>The Property Descriptor Specification Type</w:t>
        </w:r>
        <w:r w:rsidR="00F82E34">
          <w:rPr>
            <w:noProof/>
            <w:webHidden/>
          </w:rPr>
          <w:tab/>
        </w:r>
        <w:r w:rsidR="00F82E34">
          <w:rPr>
            <w:noProof/>
            <w:webHidden/>
          </w:rPr>
          <w:fldChar w:fldCharType="begin"/>
        </w:r>
        <w:r w:rsidR="00F82E34">
          <w:rPr>
            <w:noProof/>
            <w:webHidden/>
          </w:rPr>
          <w:instrText xml:space="preserve"> PAGEREF _Toc368050155 \h </w:instrText>
        </w:r>
        <w:r w:rsidR="00F82E34">
          <w:rPr>
            <w:noProof/>
            <w:webHidden/>
          </w:rPr>
        </w:r>
        <w:r w:rsidR="00F82E34">
          <w:rPr>
            <w:noProof/>
            <w:webHidden/>
          </w:rPr>
          <w:fldChar w:fldCharType="separate"/>
        </w:r>
        <w:r w:rsidR="00D433E8">
          <w:rPr>
            <w:noProof/>
            <w:webHidden/>
          </w:rPr>
          <w:t>31</w:t>
        </w:r>
        <w:r w:rsidR="00F82E34">
          <w:rPr>
            <w:noProof/>
            <w:webHidden/>
          </w:rPr>
          <w:fldChar w:fldCharType="end"/>
        </w:r>
      </w:hyperlink>
    </w:p>
    <w:p w14:paraId="2B744714" w14:textId="77777777" w:rsidR="00F82E34" w:rsidRPr="00BE3BA1" w:rsidRDefault="00A649E2">
      <w:pPr>
        <w:pStyle w:val="3a"/>
        <w:rPr>
          <w:rFonts w:ascii="Calibri" w:eastAsia="Times New Roman" w:hAnsi="Calibri" w:cs="Arial"/>
          <w:b w:val="0"/>
          <w:noProof/>
          <w:sz w:val="22"/>
          <w:szCs w:val="22"/>
          <w:lang w:val="en-US" w:eastAsia="en-US"/>
        </w:rPr>
      </w:pPr>
      <w:hyperlink w:anchor="_Toc368050156" w:history="1">
        <w:r w:rsidR="00F82E34" w:rsidRPr="00AE7367">
          <w:rPr>
            <w:rStyle w:val="affb"/>
            <w:noProof/>
          </w:rPr>
          <w:t>6.2.6</w:t>
        </w:r>
        <w:r w:rsidR="00F82E34" w:rsidRPr="00BE3BA1">
          <w:rPr>
            <w:rFonts w:ascii="Calibri" w:eastAsia="Times New Roman" w:hAnsi="Calibri" w:cs="Arial"/>
            <w:b w:val="0"/>
            <w:noProof/>
            <w:sz w:val="22"/>
            <w:szCs w:val="22"/>
            <w:lang w:val="en-US" w:eastAsia="en-US"/>
          </w:rPr>
          <w:tab/>
        </w:r>
        <w:r w:rsidR="00F82E34" w:rsidRPr="00AE7367">
          <w:rPr>
            <w:rStyle w:val="affb"/>
            <w:noProof/>
          </w:rPr>
          <w:t>The Lexical Environment and Environment Record Specification Types</w:t>
        </w:r>
        <w:r w:rsidR="00F82E34">
          <w:rPr>
            <w:noProof/>
            <w:webHidden/>
          </w:rPr>
          <w:tab/>
        </w:r>
        <w:r w:rsidR="00F82E34">
          <w:rPr>
            <w:noProof/>
            <w:webHidden/>
          </w:rPr>
          <w:fldChar w:fldCharType="begin"/>
        </w:r>
        <w:r w:rsidR="00F82E34">
          <w:rPr>
            <w:noProof/>
            <w:webHidden/>
          </w:rPr>
          <w:instrText xml:space="preserve"> PAGEREF _Toc368050156 \h </w:instrText>
        </w:r>
        <w:r w:rsidR="00F82E34">
          <w:rPr>
            <w:noProof/>
            <w:webHidden/>
          </w:rPr>
        </w:r>
        <w:r w:rsidR="00F82E34">
          <w:rPr>
            <w:noProof/>
            <w:webHidden/>
          </w:rPr>
          <w:fldChar w:fldCharType="separate"/>
        </w:r>
        <w:r w:rsidR="00D433E8">
          <w:rPr>
            <w:noProof/>
            <w:webHidden/>
          </w:rPr>
          <w:t>34</w:t>
        </w:r>
        <w:r w:rsidR="00F82E34">
          <w:rPr>
            <w:noProof/>
            <w:webHidden/>
          </w:rPr>
          <w:fldChar w:fldCharType="end"/>
        </w:r>
      </w:hyperlink>
    </w:p>
    <w:p w14:paraId="26D78F93" w14:textId="77777777" w:rsidR="00F82E34" w:rsidRPr="00BE3BA1" w:rsidRDefault="00A649E2">
      <w:pPr>
        <w:pStyle w:val="12"/>
        <w:rPr>
          <w:rFonts w:ascii="Calibri" w:eastAsia="Times New Roman" w:hAnsi="Calibri" w:cs="Arial"/>
          <w:b w:val="0"/>
          <w:noProof/>
          <w:sz w:val="22"/>
          <w:szCs w:val="22"/>
          <w:lang w:val="en-US" w:eastAsia="en-US"/>
        </w:rPr>
      </w:pPr>
      <w:hyperlink w:anchor="_Toc368050157" w:history="1">
        <w:r w:rsidR="00F82E34" w:rsidRPr="00AE7367">
          <w:rPr>
            <w:rStyle w:val="affb"/>
            <w:noProof/>
          </w:rPr>
          <w:t>7</w:t>
        </w:r>
        <w:r w:rsidR="00F82E34" w:rsidRPr="00BE3BA1">
          <w:rPr>
            <w:rFonts w:ascii="Calibri" w:eastAsia="Times New Roman" w:hAnsi="Calibri" w:cs="Arial"/>
            <w:b w:val="0"/>
            <w:noProof/>
            <w:sz w:val="22"/>
            <w:szCs w:val="22"/>
            <w:lang w:val="en-US" w:eastAsia="en-US"/>
          </w:rPr>
          <w:tab/>
        </w:r>
        <w:r w:rsidR="00F82E34" w:rsidRPr="00AE7367">
          <w:rPr>
            <w:rStyle w:val="affb"/>
            <w:noProof/>
          </w:rPr>
          <w:t>Abstract Operations</w:t>
        </w:r>
        <w:r w:rsidR="00F82E34">
          <w:rPr>
            <w:noProof/>
            <w:webHidden/>
          </w:rPr>
          <w:tab/>
        </w:r>
        <w:r w:rsidR="00F82E34">
          <w:rPr>
            <w:noProof/>
            <w:webHidden/>
          </w:rPr>
          <w:fldChar w:fldCharType="begin"/>
        </w:r>
        <w:r w:rsidR="00F82E34">
          <w:rPr>
            <w:noProof/>
            <w:webHidden/>
          </w:rPr>
          <w:instrText xml:space="preserve"> PAGEREF _Toc368050157 \h </w:instrText>
        </w:r>
        <w:r w:rsidR="00F82E34">
          <w:rPr>
            <w:noProof/>
            <w:webHidden/>
          </w:rPr>
        </w:r>
        <w:r w:rsidR="00F82E34">
          <w:rPr>
            <w:noProof/>
            <w:webHidden/>
          </w:rPr>
          <w:fldChar w:fldCharType="separate"/>
        </w:r>
        <w:r w:rsidR="00D433E8">
          <w:rPr>
            <w:noProof/>
            <w:webHidden/>
          </w:rPr>
          <w:t>34</w:t>
        </w:r>
        <w:r w:rsidR="00F82E34">
          <w:rPr>
            <w:noProof/>
            <w:webHidden/>
          </w:rPr>
          <w:fldChar w:fldCharType="end"/>
        </w:r>
      </w:hyperlink>
    </w:p>
    <w:p w14:paraId="36ABD4EB" w14:textId="77777777" w:rsidR="00F82E34" w:rsidRPr="00BE3BA1" w:rsidRDefault="00A649E2">
      <w:pPr>
        <w:pStyle w:val="2c"/>
        <w:rPr>
          <w:rFonts w:ascii="Calibri" w:eastAsia="Times New Roman" w:hAnsi="Calibri" w:cs="Arial"/>
          <w:b w:val="0"/>
          <w:noProof/>
          <w:sz w:val="22"/>
          <w:szCs w:val="22"/>
          <w:lang w:val="en-US" w:eastAsia="en-US"/>
        </w:rPr>
      </w:pPr>
      <w:hyperlink w:anchor="_Toc368050158" w:history="1">
        <w:r w:rsidR="00F82E34" w:rsidRPr="00AE7367">
          <w:rPr>
            <w:rStyle w:val="affb"/>
            <w:noProof/>
          </w:rPr>
          <w:t>7.1</w:t>
        </w:r>
        <w:r w:rsidR="00F82E34" w:rsidRPr="00BE3BA1">
          <w:rPr>
            <w:rFonts w:ascii="Calibri" w:eastAsia="Times New Roman" w:hAnsi="Calibri" w:cs="Arial"/>
            <w:b w:val="0"/>
            <w:noProof/>
            <w:sz w:val="22"/>
            <w:szCs w:val="22"/>
            <w:lang w:val="en-US" w:eastAsia="en-US"/>
          </w:rPr>
          <w:tab/>
        </w:r>
        <w:r w:rsidR="00F82E34" w:rsidRPr="00AE7367">
          <w:rPr>
            <w:rStyle w:val="affb"/>
            <w:noProof/>
          </w:rPr>
          <w:t>Type Conversion and Testing</w:t>
        </w:r>
        <w:r w:rsidR="00F82E34">
          <w:rPr>
            <w:noProof/>
            <w:webHidden/>
          </w:rPr>
          <w:tab/>
        </w:r>
        <w:r w:rsidR="00F82E34">
          <w:rPr>
            <w:noProof/>
            <w:webHidden/>
          </w:rPr>
          <w:fldChar w:fldCharType="begin"/>
        </w:r>
        <w:r w:rsidR="00F82E34">
          <w:rPr>
            <w:noProof/>
            <w:webHidden/>
          </w:rPr>
          <w:instrText xml:space="preserve"> PAGEREF _Toc368050158 \h </w:instrText>
        </w:r>
        <w:r w:rsidR="00F82E34">
          <w:rPr>
            <w:noProof/>
            <w:webHidden/>
          </w:rPr>
        </w:r>
        <w:r w:rsidR="00F82E34">
          <w:rPr>
            <w:noProof/>
            <w:webHidden/>
          </w:rPr>
          <w:fldChar w:fldCharType="separate"/>
        </w:r>
        <w:r w:rsidR="00D433E8">
          <w:rPr>
            <w:noProof/>
            <w:webHidden/>
          </w:rPr>
          <w:t>34</w:t>
        </w:r>
        <w:r w:rsidR="00F82E34">
          <w:rPr>
            <w:noProof/>
            <w:webHidden/>
          </w:rPr>
          <w:fldChar w:fldCharType="end"/>
        </w:r>
      </w:hyperlink>
    </w:p>
    <w:p w14:paraId="7913FF07" w14:textId="77777777" w:rsidR="00F82E34" w:rsidRPr="00BE3BA1" w:rsidRDefault="00A649E2">
      <w:pPr>
        <w:pStyle w:val="3a"/>
        <w:rPr>
          <w:rFonts w:ascii="Calibri" w:eastAsia="Times New Roman" w:hAnsi="Calibri" w:cs="Arial"/>
          <w:b w:val="0"/>
          <w:noProof/>
          <w:sz w:val="22"/>
          <w:szCs w:val="22"/>
          <w:lang w:val="en-US" w:eastAsia="en-US"/>
        </w:rPr>
      </w:pPr>
      <w:hyperlink w:anchor="_Toc368050159" w:history="1">
        <w:r w:rsidR="00F82E34" w:rsidRPr="00AE7367">
          <w:rPr>
            <w:rStyle w:val="affb"/>
            <w:noProof/>
          </w:rPr>
          <w:t>7.1.1</w:t>
        </w:r>
        <w:r w:rsidR="00F82E34" w:rsidRPr="00BE3BA1">
          <w:rPr>
            <w:rFonts w:ascii="Calibri" w:eastAsia="Times New Roman" w:hAnsi="Calibri" w:cs="Arial"/>
            <w:b w:val="0"/>
            <w:noProof/>
            <w:sz w:val="22"/>
            <w:szCs w:val="22"/>
            <w:lang w:val="en-US" w:eastAsia="en-US"/>
          </w:rPr>
          <w:tab/>
        </w:r>
        <w:r w:rsidR="00F82E34" w:rsidRPr="00AE7367">
          <w:rPr>
            <w:rStyle w:val="affb"/>
            <w:noProof/>
          </w:rPr>
          <w:t>ToPrimitive</w:t>
        </w:r>
        <w:r w:rsidR="00F82E34">
          <w:rPr>
            <w:noProof/>
            <w:webHidden/>
          </w:rPr>
          <w:tab/>
        </w:r>
        <w:r w:rsidR="00F82E34">
          <w:rPr>
            <w:noProof/>
            <w:webHidden/>
          </w:rPr>
          <w:fldChar w:fldCharType="begin"/>
        </w:r>
        <w:r w:rsidR="00F82E34">
          <w:rPr>
            <w:noProof/>
            <w:webHidden/>
          </w:rPr>
          <w:instrText xml:space="preserve"> PAGEREF _Toc368050159 \h </w:instrText>
        </w:r>
        <w:r w:rsidR="00F82E34">
          <w:rPr>
            <w:noProof/>
            <w:webHidden/>
          </w:rPr>
        </w:r>
        <w:r w:rsidR="00F82E34">
          <w:rPr>
            <w:noProof/>
            <w:webHidden/>
          </w:rPr>
          <w:fldChar w:fldCharType="separate"/>
        </w:r>
        <w:r w:rsidR="00D433E8">
          <w:rPr>
            <w:noProof/>
            <w:webHidden/>
          </w:rPr>
          <w:t>34</w:t>
        </w:r>
        <w:r w:rsidR="00F82E34">
          <w:rPr>
            <w:noProof/>
            <w:webHidden/>
          </w:rPr>
          <w:fldChar w:fldCharType="end"/>
        </w:r>
      </w:hyperlink>
    </w:p>
    <w:p w14:paraId="0F2BB093" w14:textId="77777777" w:rsidR="00F82E34" w:rsidRPr="00BE3BA1" w:rsidRDefault="00A649E2">
      <w:pPr>
        <w:pStyle w:val="3a"/>
        <w:rPr>
          <w:rFonts w:ascii="Calibri" w:eastAsia="Times New Roman" w:hAnsi="Calibri" w:cs="Arial"/>
          <w:b w:val="0"/>
          <w:noProof/>
          <w:sz w:val="22"/>
          <w:szCs w:val="22"/>
          <w:lang w:val="en-US" w:eastAsia="en-US"/>
        </w:rPr>
      </w:pPr>
      <w:hyperlink w:anchor="_Toc368050160" w:history="1">
        <w:r w:rsidR="00F82E34" w:rsidRPr="00AE7367">
          <w:rPr>
            <w:rStyle w:val="affb"/>
            <w:noProof/>
          </w:rPr>
          <w:t>7.1.2</w:t>
        </w:r>
        <w:r w:rsidR="00F82E34" w:rsidRPr="00BE3BA1">
          <w:rPr>
            <w:rFonts w:ascii="Calibri" w:eastAsia="Times New Roman" w:hAnsi="Calibri" w:cs="Arial"/>
            <w:b w:val="0"/>
            <w:noProof/>
            <w:sz w:val="22"/>
            <w:szCs w:val="22"/>
            <w:lang w:val="en-US" w:eastAsia="en-US"/>
          </w:rPr>
          <w:tab/>
        </w:r>
        <w:r w:rsidR="00F82E34" w:rsidRPr="00AE7367">
          <w:rPr>
            <w:rStyle w:val="affb"/>
            <w:noProof/>
          </w:rPr>
          <w:t>ToBoolean</w:t>
        </w:r>
        <w:r w:rsidR="00F82E34">
          <w:rPr>
            <w:noProof/>
            <w:webHidden/>
          </w:rPr>
          <w:tab/>
        </w:r>
        <w:r w:rsidR="00F82E34">
          <w:rPr>
            <w:noProof/>
            <w:webHidden/>
          </w:rPr>
          <w:fldChar w:fldCharType="begin"/>
        </w:r>
        <w:r w:rsidR="00F82E34">
          <w:rPr>
            <w:noProof/>
            <w:webHidden/>
          </w:rPr>
          <w:instrText xml:space="preserve"> PAGEREF _Toc368050160 \h </w:instrText>
        </w:r>
        <w:r w:rsidR="00F82E34">
          <w:rPr>
            <w:noProof/>
            <w:webHidden/>
          </w:rPr>
        </w:r>
        <w:r w:rsidR="00F82E34">
          <w:rPr>
            <w:noProof/>
            <w:webHidden/>
          </w:rPr>
          <w:fldChar w:fldCharType="separate"/>
        </w:r>
        <w:r w:rsidR="00D433E8">
          <w:rPr>
            <w:noProof/>
            <w:webHidden/>
          </w:rPr>
          <w:t>36</w:t>
        </w:r>
        <w:r w:rsidR="00F82E34">
          <w:rPr>
            <w:noProof/>
            <w:webHidden/>
          </w:rPr>
          <w:fldChar w:fldCharType="end"/>
        </w:r>
      </w:hyperlink>
    </w:p>
    <w:p w14:paraId="1A21A2CA" w14:textId="77777777" w:rsidR="00F82E34" w:rsidRPr="00BE3BA1" w:rsidRDefault="00A649E2">
      <w:pPr>
        <w:pStyle w:val="3a"/>
        <w:rPr>
          <w:rFonts w:ascii="Calibri" w:eastAsia="Times New Roman" w:hAnsi="Calibri" w:cs="Arial"/>
          <w:b w:val="0"/>
          <w:noProof/>
          <w:sz w:val="22"/>
          <w:szCs w:val="22"/>
          <w:lang w:val="en-US" w:eastAsia="en-US"/>
        </w:rPr>
      </w:pPr>
      <w:hyperlink w:anchor="_Toc368050161" w:history="1">
        <w:r w:rsidR="00F82E34" w:rsidRPr="00AE7367">
          <w:rPr>
            <w:rStyle w:val="affb"/>
            <w:noProof/>
          </w:rPr>
          <w:t>7.1.3</w:t>
        </w:r>
        <w:r w:rsidR="00F82E34" w:rsidRPr="00BE3BA1">
          <w:rPr>
            <w:rFonts w:ascii="Calibri" w:eastAsia="Times New Roman" w:hAnsi="Calibri" w:cs="Arial"/>
            <w:b w:val="0"/>
            <w:noProof/>
            <w:sz w:val="22"/>
            <w:szCs w:val="22"/>
            <w:lang w:val="en-US" w:eastAsia="en-US"/>
          </w:rPr>
          <w:tab/>
        </w:r>
        <w:r w:rsidR="00F82E34" w:rsidRPr="00AE7367">
          <w:rPr>
            <w:rStyle w:val="affb"/>
            <w:noProof/>
          </w:rPr>
          <w:t>ToNumber</w:t>
        </w:r>
        <w:r w:rsidR="00F82E34">
          <w:rPr>
            <w:noProof/>
            <w:webHidden/>
          </w:rPr>
          <w:tab/>
        </w:r>
        <w:r w:rsidR="00F82E34">
          <w:rPr>
            <w:noProof/>
            <w:webHidden/>
          </w:rPr>
          <w:fldChar w:fldCharType="begin"/>
        </w:r>
        <w:r w:rsidR="00F82E34">
          <w:rPr>
            <w:noProof/>
            <w:webHidden/>
          </w:rPr>
          <w:instrText xml:space="preserve"> PAGEREF _Toc368050161 \h </w:instrText>
        </w:r>
        <w:r w:rsidR="00F82E34">
          <w:rPr>
            <w:noProof/>
            <w:webHidden/>
          </w:rPr>
        </w:r>
        <w:r w:rsidR="00F82E34">
          <w:rPr>
            <w:noProof/>
            <w:webHidden/>
          </w:rPr>
          <w:fldChar w:fldCharType="separate"/>
        </w:r>
        <w:r w:rsidR="00D433E8">
          <w:rPr>
            <w:noProof/>
            <w:webHidden/>
          </w:rPr>
          <w:t>36</w:t>
        </w:r>
        <w:r w:rsidR="00F82E34">
          <w:rPr>
            <w:noProof/>
            <w:webHidden/>
          </w:rPr>
          <w:fldChar w:fldCharType="end"/>
        </w:r>
      </w:hyperlink>
    </w:p>
    <w:p w14:paraId="176ED961" w14:textId="77777777" w:rsidR="00F82E34" w:rsidRPr="00BE3BA1" w:rsidRDefault="00A649E2">
      <w:pPr>
        <w:pStyle w:val="3a"/>
        <w:rPr>
          <w:rFonts w:ascii="Calibri" w:eastAsia="Times New Roman" w:hAnsi="Calibri" w:cs="Arial"/>
          <w:b w:val="0"/>
          <w:noProof/>
          <w:sz w:val="22"/>
          <w:szCs w:val="22"/>
          <w:lang w:val="en-US" w:eastAsia="en-US"/>
        </w:rPr>
      </w:pPr>
      <w:hyperlink w:anchor="_Toc368050162" w:history="1">
        <w:r w:rsidR="00F82E34" w:rsidRPr="00AE7367">
          <w:rPr>
            <w:rStyle w:val="affb"/>
            <w:noProof/>
          </w:rPr>
          <w:t>7.1.4</w:t>
        </w:r>
        <w:r w:rsidR="00F82E34" w:rsidRPr="00BE3BA1">
          <w:rPr>
            <w:rFonts w:ascii="Calibri" w:eastAsia="Times New Roman" w:hAnsi="Calibri" w:cs="Arial"/>
            <w:b w:val="0"/>
            <w:noProof/>
            <w:sz w:val="22"/>
            <w:szCs w:val="22"/>
            <w:lang w:val="en-US" w:eastAsia="en-US"/>
          </w:rPr>
          <w:tab/>
        </w:r>
        <w:r w:rsidR="00F82E34" w:rsidRPr="00AE7367">
          <w:rPr>
            <w:rStyle w:val="affb"/>
            <w:noProof/>
          </w:rPr>
          <w:t>ToInteger</w:t>
        </w:r>
        <w:r w:rsidR="00F82E34">
          <w:rPr>
            <w:noProof/>
            <w:webHidden/>
          </w:rPr>
          <w:tab/>
        </w:r>
        <w:r w:rsidR="00F82E34">
          <w:rPr>
            <w:noProof/>
            <w:webHidden/>
          </w:rPr>
          <w:fldChar w:fldCharType="begin"/>
        </w:r>
        <w:r w:rsidR="00F82E34">
          <w:rPr>
            <w:noProof/>
            <w:webHidden/>
          </w:rPr>
          <w:instrText xml:space="preserve"> PAGEREF _Toc368050162 \h </w:instrText>
        </w:r>
        <w:r w:rsidR="00F82E34">
          <w:rPr>
            <w:noProof/>
            <w:webHidden/>
          </w:rPr>
        </w:r>
        <w:r w:rsidR="00F82E34">
          <w:rPr>
            <w:noProof/>
            <w:webHidden/>
          </w:rPr>
          <w:fldChar w:fldCharType="separate"/>
        </w:r>
        <w:r w:rsidR="00D433E8">
          <w:rPr>
            <w:noProof/>
            <w:webHidden/>
          </w:rPr>
          <w:t>39</w:t>
        </w:r>
        <w:r w:rsidR="00F82E34">
          <w:rPr>
            <w:noProof/>
            <w:webHidden/>
          </w:rPr>
          <w:fldChar w:fldCharType="end"/>
        </w:r>
      </w:hyperlink>
    </w:p>
    <w:p w14:paraId="12962858" w14:textId="77777777" w:rsidR="00F82E34" w:rsidRPr="00BE3BA1" w:rsidRDefault="00A649E2">
      <w:pPr>
        <w:pStyle w:val="3a"/>
        <w:rPr>
          <w:rFonts w:ascii="Calibri" w:eastAsia="Times New Roman" w:hAnsi="Calibri" w:cs="Arial"/>
          <w:b w:val="0"/>
          <w:noProof/>
          <w:sz w:val="22"/>
          <w:szCs w:val="22"/>
          <w:lang w:val="en-US" w:eastAsia="en-US"/>
        </w:rPr>
      </w:pPr>
      <w:hyperlink w:anchor="_Toc368050163" w:history="1">
        <w:r w:rsidR="00F82E34" w:rsidRPr="00AE7367">
          <w:rPr>
            <w:rStyle w:val="affb"/>
            <w:noProof/>
          </w:rPr>
          <w:t>7.1.5</w:t>
        </w:r>
        <w:r w:rsidR="00F82E34" w:rsidRPr="00BE3BA1">
          <w:rPr>
            <w:rFonts w:ascii="Calibri" w:eastAsia="Times New Roman" w:hAnsi="Calibri" w:cs="Arial"/>
            <w:b w:val="0"/>
            <w:noProof/>
            <w:sz w:val="22"/>
            <w:szCs w:val="22"/>
            <w:lang w:val="en-US" w:eastAsia="en-US"/>
          </w:rPr>
          <w:tab/>
        </w:r>
        <w:r w:rsidR="00F82E34" w:rsidRPr="00AE7367">
          <w:rPr>
            <w:rStyle w:val="affb"/>
            <w:noProof/>
          </w:rPr>
          <w:t>ToInt32: (Signed 32 Bit Integer)</w:t>
        </w:r>
        <w:r w:rsidR="00F82E34">
          <w:rPr>
            <w:noProof/>
            <w:webHidden/>
          </w:rPr>
          <w:tab/>
        </w:r>
        <w:r w:rsidR="00F82E34">
          <w:rPr>
            <w:noProof/>
            <w:webHidden/>
          </w:rPr>
          <w:fldChar w:fldCharType="begin"/>
        </w:r>
        <w:r w:rsidR="00F82E34">
          <w:rPr>
            <w:noProof/>
            <w:webHidden/>
          </w:rPr>
          <w:instrText xml:space="preserve"> PAGEREF _Toc368050163 \h </w:instrText>
        </w:r>
        <w:r w:rsidR="00F82E34">
          <w:rPr>
            <w:noProof/>
            <w:webHidden/>
          </w:rPr>
        </w:r>
        <w:r w:rsidR="00F82E34">
          <w:rPr>
            <w:noProof/>
            <w:webHidden/>
          </w:rPr>
          <w:fldChar w:fldCharType="separate"/>
        </w:r>
        <w:r w:rsidR="00D433E8">
          <w:rPr>
            <w:noProof/>
            <w:webHidden/>
          </w:rPr>
          <w:t>39</w:t>
        </w:r>
        <w:r w:rsidR="00F82E34">
          <w:rPr>
            <w:noProof/>
            <w:webHidden/>
          </w:rPr>
          <w:fldChar w:fldCharType="end"/>
        </w:r>
      </w:hyperlink>
    </w:p>
    <w:p w14:paraId="25968419" w14:textId="77777777" w:rsidR="00F82E34" w:rsidRPr="00BE3BA1" w:rsidRDefault="00A649E2">
      <w:pPr>
        <w:pStyle w:val="3a"/>
        <w:rPr>
          <w:rFonts w:ascii="Calibri" w:eastAsia="Times New Roman" w:hAnsi="Calibri" w:cs="Arial"/>
          <w:b w:val="0"/>
          <w:noProof/>
          <w:sz w:val="22"/>
          <w:szCs w:val="22"/>
          <w:lang w:val="en-US" w:eastAsia="en-US"/>
        </w:rPr>
      </w:pPr>
      <w:hyperlink w:anchor="_Toc368050164" w:history="1">
        <w:r w:rsidR="00F82E34" w:rsidRPr="00AE7367">
          <w:rPr>
            <w:rStyle w:val="affb"/>
            <w:noProof/>
          </w:rPr>
          <w:t>7.1.6</w:t>
        </w:r>
        <w:r w:rsidR="00F82E34" w:rsidRPr="00BE3BA1">
          <w:rPr>
            <w:rFonts w:ascii="Calibri" w:eastAsia="Times New Roman" w:hAnsi="Calibri" w:cs="Arial"/>
            <w:b w:val="0"/>
            <w:noProof/>
            <w:sz w:val="22"/>
            <w:szCs w:val="22"/>
            <w:lang w:val="en-US" w:eastAsia="en-US"/>
          </w:rPr>
          <w:tab/>
        </w:r>
        <w:r w:rsidR="00F82E34" w:rsidRPr="00AE7367">
          <w:rPr>
            <w:rStyle w:val="affb"/>
            <w:noProof/>
          </w:rPr>
          <w:t>ToUint32: (Unsigned 32 Bit Integer)</w:t>
        </w:r>
        <w:r w:rsidR="00F82E34">
          <w:rPr>
            <w:noProof/>
            <w:webHidden/>
          </w:rPr>
          <w:tab/>
        </w:r>
        <w:r w:rsidR="00F82E34">
          <w:rPr>
            <w:noProof/>
            <w:webHidden/>
          </w:rPr>
          <w:fldChar w:fldCharType="begin"/>
        </w:r>
        <w:r w:rsidR="00F82E34">
          <w:rPr>
            <w:noProof/>
            <w:webHidden/>
          </w:rPr>
          <w:instrText xml:space="preserve"> PAGEREF _Toc368050164 \h </w:instrText>
        </w:r>
        <w:r w:rsidR="00F82E34">
          <w:rPr>
            <w:noProof/>
            <w:webHidden/>
          </w:rPr>
        </w:r>
        <w:r w:rsidR="00F82E34">
          <w:rPr>
            <w:noProof/>
            <w:webHidden/>
          </w:rPr>
          <w:fldChar w:fldCharType="separate"/>
        </w:r>
        <w:r w:rsidR="00D433E8">
          <w:rPr>
            <w:noProof/>
            <w:webHidden/>
          </w:rPr>
          <w:t>39</w:t>
        </w:r>
        <w:r w:rsidR="00F82E34">
          <w:rPr>
            <w:noProof/>
            <w:webHidden/>
          </w:rPr>
          <w:fldChar w:fldCharType="end"/>
        </w:r>
      </w:hyperlink>
    </w:p>
    <w:p w14:paraId="1A567B8A" w14:textId="77777777" w:rsidR="00F82E34" w:rsidRPr="00BE3BA1" w:rsidRDefault="00A649E2">
      <w:pPr>
        <w:pStyle w:val="3a"/>
        <w:rPr>
          <w:rFonts w:ascii="Calibri" w:eastAsia="Times New Roman" w:hAnsi="Calibri" w:cs="Arial"/>
          <w:b w:val="0"/>
          <w:noProof/>
          <w:sz w:val="22"/>
          <w:szCs w:val="22"/>
          <w:lang w:val="en-US" w:eastAsia="en-US"/>
        </w:rPr>
      </w:pPr>
      <w:hyperlink w:anchor="_Toc368050165" w:history="1">
        <w:r w:rsidR="00F82E34" w:rsidRPr="00AE7367">
          <w:rPr>
            <w:rStyle w:val="affb"/>
            <w:noProof/>
          </w:rPr>
          <w:t>7.1.7</w:t>
        </w:r>
        <w:r w:rsidR="00F82E34" w:rsidRPr="00BE3BA1">
          <w:rPr>
            <w:rFonts w:ascii="Calibri" w:eastAsia="Times New Roman" w:hAnsi="Calibri" w:cs="Arial"/>
            <w:b w:val="0"/>
            <w:noProof/>
            <w:sz w:val="22"/>
            <w:szCs w:val="22"/>
            <w:lang w:val="en-US" w:eastAsia="en-US"/>
          </w:rPr>
          <w:tab/>
        </w:r>
        <w:r w:rsidR="00F82E34" w:rsidRPr="00AE7367">
          <w:rPr>
            <w:rStyle w:val="affb"/>
            <w:noProof/>
          </w:rPr>
          <w:t>ToUint16: (Unsigned 16 Bit Integer)</w:t>
        </w:r>
        <w:r w:rsidR="00F82E34">
          <w:rPr>
            <w:noProof/>
            <w:webHidden/>
          </w:rPr>
          <w:tab/>
        </w:r>
        <w:r w:rsidR="00F82E34">
          <w:rPr>
            <w:noProof/>
            <w:webHidden/>
          </w:rPr>
          <w:fldChar w:fldCharType="begin"/>
        </w:r>
        <w:r w:rsidR="00F82E34">
          <w:rPr>
            <w:noProof/>
            <w:webHidden/>
          </w:rPr>
          <w:instrText xml:space="preserve"> PAGEREF _Toc368050165 \h </w:instrText>
        </w:r>
        <w:r w:rsidR="00F82E34">
          <w:rPr>
            <w:noProof/>
            <w:webHidden/>
          </w:rPr>
        </w:r>
        <w:r w:rsidR="00F82E34">
          <w:rPr>
            <w:noProof/>
            <w:webHidden/>
          </w:rPr>
          <w:fldChar w:fldCharType="separate"/>
        </w:r>
        <w:r w:rsidR="00D433E8">
          <w:rPr>
            <w:noProof/>
            <w:webHidden/>
          </w:rPr>
          <w:t>40</w:t>
        </w:r>
        <w:r w:rsidR="00F82E34">
          <w:rPr>
            <w:noProof/>
            <w:webHidden/>
          </w:rPr>
          <w:fldChar w:fldCharType="end"/>
        </w:r>
      </w:hyperlink>
    </w:p>
    <w:p w14:paraId="02CE296A" w14:textId="77777777" w:rsidR="00F82E34" w:rsidRPr="00BE3BA1" w:rsidRDefault="00A649E2">
      <w:pPr>
        <w:pStyle w:val="3a"/>
        <w:rPr>
          <w:rFonts w:ascii="Calibri" w:eastAsia="Times New Roman" w:hAnsi="Calibri" w:cs="Arial"/>
          <w:b w:val="0"/>
          <w:noProof/>
          <w:sz w:val="22"/>
          <w:szCs w:val="22"/>
          <w:lang w:val="en-US" w:eastAsia="en-US"/>
        </w:rPr>
      </w:pPr>
      <w:hyperlink w:anchor="_Toc368050166" w:history="1">
        <w:r w:rsidR="00F82E34" w:rsidRPr="00AE7367">
          <w:rPr>
            <w:rStyle w:val="affb"/>
            <w:noProof/>
          </w:rPr>
          <w:t>7.1.8</w:t>
        </w:r>
        <w:r w:rsidR="00F82E34" w:rsidRPr="00BE3BA1">
          <w:rPr>
            <w:rFonts w:ascii="Calibri" w:eastAsia="Times New Roman" w:hAnsi="Calibri" w:cs="Arial"/>
            <w:b w:val="0"/>
            <w:noProof/>
            <w:sz w:val="22"/>
            <w:szCs w:val="22"/>
            <w:lang w:val="en-US" w:eastAsia="en-US"/>
          </w:rPr>
          <w:tab/>
        </w:r>
        <w:r w:rsidR="00F82E34" w:rsidRPr="00AE7367">
          <w:rPr>
            <w:rStyle w:val="affb"/>
            <w:noProof/>
          </w:rPr>
          <w:t>ToString</w:t>
        </w:r>
        <w:r w:rsidR="00F82E34">
          <w:rPr>
            <w:noProof/>
            <w:webHidden/>
          </w:rPr>
          <w:tab/>
        </w:r>
        <w:r w:rsidR="00F82E34">
          <w:rPr>
            <w:noProof/>
            <w:webHidden/>
          </w:rPr>
          <w:fldChar w:fldCharType="begin"/>
        </w:r>
        <w:r w:rsidR="00F82E34">
          <w:rPr>
            <w:noProof/>
            <w:webHidden/>
          </w:rPr>
          <w:instrText xml:space="preserve"> PAGEREF _Toc368050166 \h </w:instrText>
        </w:r>
        <w:r w:rsidR="00F82E34">
          <w:rPr>
            <w:noProof/>
            <w:webHidden/>
          </w:rPr>
        </w:r>
        <w:r w:rsidR="00F82E34">
          <w:rPr>
            <w:noProof/>
            <w:webHidden/>
          </w:rPr>
          <w:fldChar w:fldCharType="separate"/>
        </w:r>
        <w:r w:rsidR="00D433E8">
          <w:rPr>
            <w:noProof/>
            <w:webHidden/>
          </w:rPr>
          <w:t>40</w:t>
        </w:r>
        <w:r w:rsidR="00F82E34">
          <w:rPr>
            <w:noProof/>
            <w:webHidden/>
          </w:rPr>
          <w:fldChar w:fldCharType="end"/>
        </w:r>
      </w:hyperlink>
    </w:p>
    <w:p w14:paraId="3A17778A" w14:textId="77777777" w:rsidR="00F82E34" w:rsidRPr="00BE3BA1" w:rsidRDefault="00A649E2">
      <w:pPr>
        <w:pStyle w:val="3a"/>
        <w:rPr>
          <w:rFonts w:ascii="Calibri" w:eastAsia="Times New Roman" w:hAnsi="Calibri" w:cs="Arial"/>
          <w:b w:val="0"/>
          <w:noProof/>
          <w:sz w:val="22"/>
          <w:szCs w:val="22"/>
          <w:lang w:val="en-US" w:eastAsia="en-US"/>
        </w:rPr>
      </w:pPr>
      <w:hyperlink w:anchor="_Toc368050167" w:history="1">
        <w:r w:rsidR="00F82E34" w:rsidRPr="00AE7367">
          <w:rPr>
            <w:rStyle w:val="affb"/>
            <w:noProof/>
          </w:rPr>
          <w:t>7.1.9</w:t>
        </w:r>
        <w:r w:rsidR="00F82E34" w:rsidRPr="00BE3BA1">
          <w:rPr>
            <w:rFonts w:ascii="Calibri" w:eastAsia="Times New Roman" w:hAnsi="Calibri" w:cs="Arial"/>
            <w:b w:val="0"/>
            <w:noProof/>
            <w:sz w:val="22"/>
            <w:szCs w:val="22"/>
            <w:lang w:val="en-US" w:eastAsia="en-US"/>
          </w:rPr>
          <w:tab/>
        </w:r>
        <w:r w:rsidR="00F82E34" w:rsidRPr="00AE7367">
          <w:rPr>
            <w:rStyle w:val="affb"/>
            <w:noProof/>
          </w:rPr>
          <w:t>ToObject</w:t>
        </w:r>
        <w:r w:rsidR="00F82E34">
          <w:rPr>
            <w:noProof/>
            <w:webHidden/>
          </w:rPr>
          <w:tab/>
        </w:r>
        <w:r w:rsidR="00F82E34">
          <w:rPr>
            <w:noProof/>
            <w:webHidden/>
          </w:rPr>
          <w:fldChar w:fldCharType="begin"/>
        </w:r>
        <w:r w:rsidR="00F82E34">
          <w:rPr>
            <w:noProof/>
            <w:webHidden/>
          </w:rPr>
          <w:instrText xml:space="preserve"> PAGEREF _Toc368050167 \h </w:instrText>
        </w:r>
        <w:r w:rsidR="00F82E34">
          <w:rPr>
            <w:noProof/>
            <w:webHidden/>
          </w:rPr>
        </w:r>
        <w:r w:rsidR="00F82E34">
          <w:rPr>
            <w:noProof/>
            <w:webHidden/>
          </w:rPr>
          <w:fldChar w:fldCharType="separate"/>
        </w:r>
        <w:r w:rsidR="00D433E8">
          <w:rPr>
            <w:noProof/>
            <w:webHidden/>
          </w:rPr>
          <w:t>41</w:t>
        </w:r>
        <w:r w:rsidR="00F82E34">
          <w:rPr>
            <w:noProof/>
            <w:webHidden/>
          </w:rPr>
          <w:fldChar w:fldCharType="end"/>
        </w:r>
      </w:hyperlink>
    </w:p>
    <w:p w14:paraId="3151AD2C" w14:textId="77777777" w:rsidR="00F82E34" w:rsidRPr="00BE3BA1" w:rsidRDefault="00A649E2">
      <w:pPr>
        <w:pStyle w:val="3a"/>
        <w:rPr>
          <w:rFonts w:ascii="Calibri" w:eastAsia="Times New Roman" w:hAnsi="Calibri" w:cs="Arial"/>
          <w:b w:val="0"/>
          <w:noProof/>
          <w:sz w:val="22"/>
          <w:szCs w:val="22"/>
          <w:lang w:val="en-US" w:eastAsia="en-US"/>
        </w:rPr>
      </w:pPr>
      <w:hyperlink w:anchor="_Toc368050168" w:history="1">
        <w:r w:rsidR="00F82E34" w:rsidRPr="00AE7367">
          <w:rPr>
            <w:rStyle w:val="affb"/>
            <w:noProof/>
          </w:rPr>
          <w:t>7.1.10</w:t>
        </w:r>
        <w:r w:rsidR="00F82E34" w:rsidRPr="00BE3BA1">
          <w:rPr>
            <w:rFonts w:ascii="Calibri" w:eastAsia="Times New Roman" w:hAnsi="Calibri" w:cs="Arial"/>
            <w:b w:val="0"/>
            <w:noProof/>
            <w:sz w:val="22"/>
            <w:szCs w:val="22"/>
            <w:lang w:val="en-US" w:eastAsia="en-US"/>
          </w:rPr>
          <w:tab/>
        </w:r>
        <w:r w:rsidR="00F82E34" w:rsidRPr="00AE7367">
          <w:rPr>
            <w:rStyle w:val="affb"/>
            <w:noProof/>
          </w:rPr>
          <w:t>ToPropertyKey</w:t>
        </w:r>
        <w:r w:rsidR="00F82E34">
          <w:rPr>
            <w:noProof/>
            <w:webHidden/>
          </w:rPr>
          <w:tab/>
        </w:r>
        <w:r w:rsidR="00F82E34">
          <w:rPr>
            <w:noProof/>
            <w:webHidden/>
          </w:rPr>
          <w:fldChar w:fldCharType="begin"/>
        </w:r>
        <w:r w:rsidR="00F82E34">
          <w:rPr>
            <w:noProof/>
            <w:webHidden/>
          </w:rPr>
          <w:instrText xml:space="preserve"> PAGEREF _Toc368050168 \h </w:instrText>
        </w:r>
        <w:r w:rsidR="00F82E34">
          <w:rPr>
            <w:noProof/>
            <w:webHidden/>
          </w:rPr>
        </w:r>
        <w:r w:rsidR="00F82E34">
          <w:rPr>
            <w:noProof/>
            <w:webHidden/>
          </w:rPr>
          <w:fldChar w:fldCharType="separate"/>
        </w:r>
        <w:r w:rsidR="00D433E8">
          <w:rPr>
            <w:noProof/>
            <w:webHidden/>
          </w:rPr>
          <w:t>42</w:t>
        </w:r>
        <w:r w:rsidR="00F82E34">
          <w:rPr>
            <w:noProof/>
            <w:webHidden/>
          </w:rPr>
          <w:fldChar w:fldCharType="end"/>
        </w:r>
      </w:hyperlink>
    </w:p>
    <w:p w14:paraId="256D38C5" w14:textId="77777777" w:rsidR="00F82E34" w:rsidRPr="00BE3BA1" w:rsidRDefault="00A649E2">
      <w:pPr>
        <w:pStyle w:val="3a"/>
        <w:rPr>
          <w:rFonts w:ascii="Calibri" w:eastAsia="Times New Roman" w:hAnsi="Calibri" w:cs="Arial"/>
          <w:b w:val="0"/>
          <w:noProof/>
          <w:sz w:val="22"/>
          <w:szCs w:val="22"/>
          <w:lang w:val="en-US" w:eastAsia="en-US"/>
        </w:rPr>
      </w:pPr>
      <w:hyperlink w:anchor="_Toc368050169" w:history="1">
        <w:r w:rsidR="00F82E34" w:rsidRPr="00AE7367">
          <w:rPr>
            <w:rStyle w:val="affb"/>
            <w:noProof/>
          </w:rPr>
          <w:t>7.1.11</w:t>
        </w:r>
        <w:r w:rsidR="00F82E34" w:rsidRPr="00BE3BA1">
          <w:rPr>
            <w:rFonts w:ascii="Calibri" w:eastAsia="Times New Roman" w:hAnsi="Calibri" w:cs="Arial"/>
            <w:b w:val="0"/>
            <w:noProof/>
            <w:sz w:val="22"/>
            <w:szCs w:val="22"/>
            <w:lang w:val="en-US" w:eastAsia="en-US"/>
          </w:rPr>
          <w:tab/>
        </w:r>
        <w:r w:rsidR="00F82E34" w:rsidRPr="00AE7367">
          <w:rPr>
            <w:rStyle w:val="affb"/>
            <w:noProof/>
          </w:rPr>
          <w:t>ToLength</w:t>
        </w:r>
        <w:r w:rsidR="00F82E34">
          <w:rPr>
            <w:noProof/>
            <w:webHidden/>
          </w:rPr>
          <w:tab/>
        </w:r>
        <w:r w:rsidR="00F82E34">
          <w:rPr>
            <w:noProof/>
            <w:webHidden/>
          </w:rPr>
          <w:fldChar w:fldCharType="begin"/>
        </w:r>
        <w:r w:rsidR="00F82E34">
          <w:rPr>
            <w:noProof/>
            <w:webHidden/>
          </w:rPr>
          <w:instrText xml:space="preserve"> PAGEREF _Toc368050169 \h </w:instrText>
        </w:r>
        <w:r w:rsidR="00F82E34">
          <w:rPr>
            <w:noProof/>
            <w:webHidden/>
          </w:rPr>
        </w:r>
        <w:r w:rsidR="00F82E34">
          <w:rPr>
            <w:noProof/>
            <w:webHidden/>
          </w:rPr>
          <w:fldChar w:fldCharType="separate"/>
        </w:r>
        <w:r w:rsidR="00D433E8">
          <w:rPr>
            <w:noProof/>
            <w:webHidden/>
          </w:rPr>
          <w:t>42</w:t>
        </w:r>
        <w:r w:rsidR="00F82E34">
          <w:rPr>
            <w:noProof/>
            <w:webHidden/>
          </w:rPr>
          <w:fldChar w:fldCharType="end"/>
        </w:r>
      </w:hyperlink>
    </w:p>
    <w:p w14:paraId="6A27917D" w14:textId="77777777" w:rsidR="00F82E34" w:rsidRPr="00BE3BA1" w:rsidRDefault="00A649E2">
      <w:pPr>
        <w:pStyle w:val="2c"/>
        <w:rPr>
          <w:rFonts w:ascii="Calibri" w:eastAsia="Times New Roman" w:hAnsi="Calibri" w:cs="Arial"/>
          <w:b w:val="0"/>
          <w:noProof/>
          <w:sz w:val="22"/>
          <w:szCs w:val="22"/>
          <w:lang w:val="en-US" w:eastAsia="en-US"/>
        </w:rPr>
      </w:pPr>
      <w:hyperlink w:anchor="_Toc368050170" w:history="1">
        <w:r w:rsidR="00F82E34" w:rsidRPr="00AE7367">
          <w:rPr>
            <w:rStyle w:val="affb"/>
            <w:noProof/>
          </w:rPr>
          <w:t>7.2</w:t>
        </w:r>
        <w:r w:rsidR="00F82E34" w:rsidRPr="00BE3BA1">
          <w:rPr>
            <w:rFonts w:ascii="Calibri" w:eastAsia="Times New Roman" w:hAnsi="Calibri" w:cs="Arial"/>
            <w:b w:val="0"/>
            <w:noProof/>
            <w:sz w:val="22"/>
            <w:szCs w:val="22"/>
            <w:lang w:val="en-US" w:eastAsia="en-US"/>
          </w:rPr>
          <w:tab/>
        </w:r>
        <w:r w:rsidR="00F82E34" w:rsidRPr="00AE7367">
          <w:rPr>
            <w:rStyle w:val="affb"/>
            <w:noProof/>
          </w:rPr>
          <w:t>Testing and Comparison Operations</w:t>
        </w:r>
        <w:r w:rsidR="00F82E34">
          <w:rPr>
            <w:noProof/>
            <w:webHidden/>
          </w:rPr>
          <w:tab/>
        </w:r>
        <w:r w:rsidR="00F82E34">
          <w:rPr>
            <w:noProof/>
            <w:webHidden/>
          </w:rPr>
          <w:fldChar w:fldCharType="begin"/>
        </w:r>
        <w:r w:rsidR="00F82E34">
          <w:rPr>
            <w:noProof/>
            <w:webHidden/>
          </w:rPr>
          <w:instrText xml:space="preserve"> PAGEREF _Toc368050170 \h </w:instrText>
        </w:r>
        <w:r w:rsidR="00F82E34">
          <w:rPr>
            <w:noProof/>
            <w:webHidden/>
          </w:rPr>
        </w:r>
        <w:r w:rsidR="00F82E34">
          <w:rPr>
            <w:noProof/>
            <w:webHidden/>
          </w:rPr>
          <w:fldChar w:fldCharType="separate"/>
        </w:r>
        <w:r w:rsidR="00D433E8">
          <w:rPr>
            <w:noProof/>
            <w:webHidden/>
          </w:rPr>
          <w:t>42</w:t>
        </w:r>
        <w:r w:rsidR="00F82E34">
          <w:rPr>
            <w:noProof/>
            <w:webHidden/>
          </w:rPr>
          <w:fldChar w:fldCharType="end"/>
        </w:r>
      </w:hyperlink>
    </w:p>
    <w:p w14:paraId="0B0563E5" w14:textId="77777777" w:rsidR="00F82E34" w:rsidRPr="00BE3BA1" w:rsidRDefault="00A649E2">
      <w:pPr>
        <w:pStyle w:val="3a"/>
        <w:rPr>
          <w:rFonts w:ascii="Calibri" w:eastAsia="Times New Roman" w:hAnsi="Calibri" w:cs="Arial"/>
          <w:b w:val="0"/>
          <w:noProof/>
          <w:sz w:val="22"/>
          <w:szCs w:val="22"/>
          <w:lang w:val="en-US" w:eastAsia="en-US"/>
        </w:rPr>
      </w:pPr>
      <w:hyperlink w:anchor="_Toc368050171" w:history="1">
        <w:r w:rsidR="00F82E34" w:rsidRPr="00AE7367">
          <w:rPr>
            <w:rStyle w:val="affb"/>
            <w:noProof/>
          </w:rPr>
          <w:t>7.2.1</w:t>
        </w:r>
        <w:r w:rsidR="00F82E34" w:rsidRPr="00BE3BA1">
          <w:rPr>
            <w:rFonts w:ascii="Calibri" w:eastAsia="Times New Roman" w:hAnsi="Calibri" w:cs="Arial"/>
            <w:b w:val="0"/>
            <w:noProof/>
            <w:sz w:val="22"/>
            <w:szCs w:val="22"/>
            <w:lang w:val="en-US" w:eastAsia="en-US"/>
          </w:rPr>
          <w:tab/>
        </w:r>
        <w:r w:rsidR="00F82E34" w:rsidRPr="00AE7367">
          <w:rPr>
            <w:rStyle w:val="affb"/>
            <w:noProof/>
          </w:rPr>
          <w:t>CheckObjectCoercible</w:t>
        </w:r>
        <w:r w:rsidR="00F82E34">
          <w:rPr>
            <w:noProof/>
            <w:webHidden/>
          </w:rPr>
          <w:tab/>
        </w:r>
        <w:r w:rsidR="00F82E34">
          <w:rPr>
            <w:noProof/>
            <w:webHidden/>
          </w:rPr>
          <w:fldChar w:fldCharType="begin"/>
        </w:r>
        <w:r w:rsidR="00F82E34">
          <w:rPr>
            <w:noProof/>
            <w:webHidden/>
          </w:rPr>
          <w:instrText xml:space="preserve"> PAGEREF _Toc368050171 \h </w:instrText>
        </w:r>
        <w:r w:rsidR="00F82E34">
          <w:rPr>
            <w:noProof/>
            <w:webHidden/>
          </w:rPr>
        </w:r>
        <w:r w:rsidR="00F82E34">
          <w:rPr>
            <w:noProof/>
            <w:webHidden/>
          </w:rPr>
          <w:fldChar w:fldCharType="separate"/>
        </w:r>
        <w:r w:rsidR="00D433E8">
          <w:rPr>
            <w:noProof/>
            <w:webHidden/>
          </w:rPr>
          <w:t>42</w:t>
        </w:r>
        <w:r w:rsidR="00F82E34">
          <w:rPr>
            <w:noProof/>
            <w:webHidden/>
          </w:rPr>
          <w:fldChar w:fldCharType="end"/>
        </w:r>
      </w:hyperlink>
    </w:p>
    <w:p w14:paraId="68D608DA" w14:textId="77777777" w:rsidR="00F82E34" w:rsidRPr="00BE3BA1" w:rsidRDefault="00A649E2">
      <w:pPr>
        <w:pStyle w:val="3a"/>
        <w:rPr>
          <w:rFonts w:ascii="Calibri" w:eastAsia="Times New Roman" w:hAnsi="Calibri" w:cs="Arial"/>
          <w:b w:val="0"/>
          <w:noProof/>
          <w:sz w:val="22"/>
          <w:szCs w:val="22"/>
          <w:lang w:val="en-US" w:eastAsia="en-US"/>
        </w:rPr>
      </w:pPr>
      <w:hyperlink w:anchor="_Toc368050172" w:history="1">
        <w:r w:rsidR="00F82E34" w:rsidRPr="00AE7367">
          <w:rPr>
            <w:rStyle w:val="affb"/>
            <w:noProof/>
          </w:rPr>
          <w:t>7.2.2</w:t>
        </w:r>
        <w:r w:rsidR="00F82E34" w:rsidRPr="00BE3BA1">
          <w:rPr>
            <w:rFonts w:ascii="Calibri" w:eastAsia="Times New Roman" w:hAnsi="Calibri" w:cs="Arial"/>
            <w:b w:val="0"/>
            <w:noProof/>
            <w:sz w:val="22"/>
            <w:szCs w:val="22"/>
            <w:lang w:val="en-US" w:eastAsia="en-US"/>
          </w:rPr>
          <w:tab/>
        </w:r>
        <w:r w:rsidR="00F82E34" w:rsidRPr="00AE7367">
          <w:rPr>
            <w:rStyle w:val="affb"/>
            <w:noProof/>
          </w:rPr>
          <w:t>IsCallable</w:t>
        </w:r>
        <w:r w:rsidR="00F82E34">
          <w:rPr>
            <w:noProof/>
            <w:webHidden/>
          </w:rPr>
          <w:tab/>
        </w:r>
        <w:r w:rsidR="00F82E34">
          <w:rPr>
            <w:noProof/>
            <w:webHidden/>
          </w:rPr>
          <w:fldChar w:fldCharType="begin"/>
        </w:r>
        <w:r w:rsidR="00F82E34">
          <w:rPr>
            <w:noProof/>
            <w:webHidden/>
          </w:rPr>
          <w:instrText xml:space="preserve"> PAGEREF _Toc368050172 \h </w:instrText>
        </w:r>
        <w:r w:rsidR="00F82E34">
          <w:rPr>
            <w:noProof/>
            <w:webHidden/>
          </w:rPr>
        </w:r>
        <w:r w:rsidR="00F82E34">
          <w:rPr>
            <w:noProof/>
            <w:webHidden/>
          </w:rPr>
          <w:fldChar w:fldCharType="separate"/>
        </w:r>
        <w:r w:rsidR="00D433E8">
          <w:rPr>
            <w:noProof/>
            <w:webHidden/>
          </w:rPr>
          <w:t>43</w:t>
        </w:r>
        <w:r w:rsidR="00F82E34">
          <w:rPr>
            <w:noProof/>
            <w:webHidden/>
          </w:rPr>
          <w:fldChar w:fldCharType="end"/>
        </w:r>
      </w:hyperlink>
    </w:p>
    <w:p w14:paraId="761E8A07" w14:textId="77777777" w:rsidR="00F82E34" w:rsidRPr="00BE3BA1" w:rsidRDefault="00A649E2">
      <w:pPr>
        <w:pStyle w:val="3a"/>
        <w:rPr>
          <w:rFonts w:ascii="Calibri" w:eastAsia="Times New Roman" w:hAnsi="Calibri" w:cs="Arial"/>
          <w:b w:val="0"/>
          <w:noProof/>
          <w:sz w:val="22"/>
          <w:szCs w:val="22"/>
          <w:lang w:val="en-US" w:eastAsia="en-US"/>
        </w:rPr>
      </w:pPr>
      <w:hyperlink w:anchor="_Toc368050173" w:history="1">
        <w:r w:rsidR="00F82E34" w:rsidRPr="00AE7367">
          <w:rPr>
            <w:rStyle w:val="affb"/>
            <w:noProof/>
          </w:rPr>
          <w:t>7.2.3</w:t>
        </w:r>
        <w:r w:rsidR="00F82E34" w:rsidRPr="00BE3BA1">
          <w:rPr>
            <w:rFonts w:ascii="Calibri" w:eastAsia="Times New Roman" w:hAnsi="Calibri" w:cs="Arial"/>
            <w:b w:val="0"/>
            <w:noProof/>
            <w:sz w:val="22"/>
            <w:szCs w:val="22"/>
            <w:lang w:val="en-US" w:eastAsia="en-US"/>
          </w:rPr>
          <w:tab/>
        </w:r>
        <w:r w:rsidR="00F82E34" w:rsidRPr="00AE7367">
          <w:rPr>
            <w:rStyle w:val="affb"/>
            <w:noProof/>
          </w:rPr>
          <w:t>SameValue(x, y)</w:t>
        </w:r>
        <w:r w:rsidR="00F82E34">
          <w:rPr>
            <w:noProof/>
            <w:webHidden/>
          </w:rPr>
          <w:tab/>
        </w:r>
        <w:r w:rsidR="00F82E34">
          <w:rPr>
            <w:noProof/>
            <w:webHidden/>
          </w:rPr>
          <w:fldChar w:fldCharType="begin"/>
        </w:r>
        <w:r w:rsidR="00F82E34">
          <w:rPr>
            <w:noProof/>
            <w:webHidden/>
          </w:rPr>
          <w:instrText xml:space="preserve"> PAGEREF _Toc368050173 \h </w:instrText>
        </w:r>
        <w:r w:rsidR="00F82E34">
          <w:rPr>
            <w:noProof/>
            <w:webHidden/>
          </w:rPr>
        </w:r>
        <w:r w:rsidR="00F82E34">
          <w:rPr>
            <w:noProof/>
            <w:webHidden/>
          </w:rPr>
          <w:fldChar w:fldCharType="separate"/>
        </w:r>
        <w:r w:rsidR="00D433E8">
          <w:rPr>
            <w:noProof/>
            <w:webHidden/>
          </w:rPr>
          <w:t>43</w:t>
        </w:r>
        <w:r w:rsidR="00F82E34">
          <w:rPr>
            <w:noProof/>
            <w:webHidden/>
          </w:rPr>
          <w:fldChar w:fldCharType="end"/>
        </w:r>
      </w:hyperlink>
    </w:p>
    <w:p w14:paraId="0CA231E5" w14:textId="77777777" w:rsidR="00F82E34" w:rsidRPr="00BE3BA1" w:rsidRDefault="00A649E2">
      <w:pPr>
        <w:pStyle w:val="3a"/>
        <w:rPr>
          <w:rFonts w:ascii="Calibri" w:eastAsia="Times New Roman" w:hAnsi="Calibri" w:cs="Arial"/>
          <w:b w:val="0"/>
          <w:noProof/>
          <w:sz w:val="22"/>
          <w:szCs w:val="22"/>
          <w:lang w:val="en-US" w:eastAsia="en-US"/>
        </w:rPr>
      </w:pPr>
      <w:hyperlink w:anchor="_Toc368050174" w:history="1">
        <w:r w:rsidR="00F82E34" w:rsidRPr="00AE7367">
          <w:rPr>
            <w:rStyle w:val="affb"/>
            <w:noProof/>
          </w:rPr>
          <w:t>7.2.4</w:t>
        </w:r>
        <w:r w:rsidR="00F82E34" w:rsidRPr="00BE3BA1">
          <w:rPr>
            <w:rFonts w:ascii="Calibri" w:eastAsia="Times New Roman" w:hAnsi="Calibri" w:cs="Arial"/>
            <w:b w:val="0"/>
            <w:noProof/>
            <w:sz w:val="22"/>
            <w:szCs w:val="22"/>
            <w:lang w:val="en-US" w:eastAsia="en-US"/>
          </w:rPr>
          <w:tab/>
        </w:r>
        <w:r w:rsidR="00F82E34" w:rsidRPr="00AE7367">
          <w:rPr>
            <w:rStyle w:val="affb"/>
            <w:noProof/>
          </w:rPr>
          <w:t>SameValueZero(x, y)</w:t>
        </w:r>
        <w:r w:rsidR="00F82E34">
          <w:rPr>
            <w:noProof/>
            <w:webHidden/>
          </w:rPr>
          <w:tab/>
        </w:r>
        <w:r w:rsidR="00F82E34">
          <w:rPr>
            <w:noProof/>
            <w:webHidden/>
          </w:rPr>
          <w:fldChar w:fldCharType="begin"/>
        </w:r>
        <w:r w:rsidR="00F82E34">
          <w:rPr>
            <w:noProof/>
            <w:webHidden/>
          </w:rPr>
          <w:instrText xml:space="preserve"> PAGEREF _Toc368050174 \h </w:instrText>
        </w:r>
        <w:r w:rsidR="00F82E34">
          <w:rPr>
            <w:noProof/>
            <w:webHidden/>
          </w:rPr>
        </w:r>
        <w:r w:rsidR="00F82E34">
          <w:rPr>
            <w:noProof/>
            <w:webHidden/>
          </w:rPr>
          <w:fldChar w:fldCharType="separate"/>
        </w:r>
        <w:r w:rsidR="00D433E8">
          <w:rPr>
            <w:noProof/>
            <w:webHidden/>
          </w:rPr>
          <w:t>44</w:t>
        </w:r>
        <w:r w:rsidR="00F82E34">
          <w:rPr>
            <w:noProof/>
            <w:webHidden/>
          </w:rPr>
          <w:fldChar w:fldCharType="end"/>
        </w:r>
      </w:hyperlink>
    </w:p>
    <w:p w14:paraId="4560E1B4" w14:textId="77777777" w:rsidR="00F82E34" w:rsidRPr="00BE3BA1" w:rsidRDefault="00A649E2">
      <w:pPr>
        <w:pStyle w:val="3a"/>
        <w:rPr>
          <w:rFonts w:ascii="Calibri" w:eastAsia="Times New Roman" w:hAnsi="Calibri" w:cs="Arial"/>
          <w:b w:val="0"/>
          <w:noProof/>
          <w:sz w:val="22"/>
          <w:szCs w:val="22"/>
          <w:lang w:val="en-US" w:eastAsia="en-US"/>
        </w:rPr>
      </w:pPr>
      <w:hyperlink w:anchor="_Toc368050175" w:history="1">
        <w:r w:rsidR="00F82E34" w:rsidRPr="00AE7367">
          <w:rPr>
            <w:rStyle w:val="affb"/>
            <w:noProof/>
          </w:rPr>
          <w:t>7.2.5</w:t>
        </w:r>
        <w:r w:rsidR="00F82E34" w:rsidRPr="00BE3BA1">
          <w:rPr>
            <w:rFonts w:ascii="Calibri" w:eastAsia="Times New Roman" w:hAnsi="Calibri" w:cs="Arial"/>
            <w:b w:val="0"/>
            <w:noProof/>
            <w:sz w:val="22"/>
            <w:szCs w:val="22"/>
            <w:lang w:val="en-US" w:eastAsia="en-US"/>
          </w:rPr>
          <w:tab/>
        </w:r>
        <w:r w:rsidR="00F82E34" w:rsidRPr="00AE7367">
          <w:rPr>
            <w:rStyle w:val="affb"/>
            <w:noProof/>
          </w:rPr>
          <w:t>IsConstructor</w:t>
        </w:r>
        <w:r w:rsidR="00F82E34">
          <w:rPr>
            <w:noProof/>
            <w:webHidden/>
          </w:rPr>
          <w:tab/>
        </w:r>
        <w:r w:rsidR="00F82E34">
          <w:rPr>
            <w:noProof/>
            <w:webHidden/>
          </w:rPr>
          <w:fldChar w:fldCharType="begin"/>
        </w:r>
        <w:r w:rsidR="00F82E34">
          <w:rPr>
            <w:noProof/>
            <w:webHidden/>
          </w:rPr>
          <w:instrText xml:space="preserve"> PAGEREF _Toc368050175 \h </w:instrText>
        </w:r>
        <w:r w:rsidR="00F82E34">
          <w:rPr>
            <w:noProof/>
            <w:webHidden/>
          </w:rPr>
        </w:r>
        <w:r w:rsidR="00F82E34">
          <w:rPr>
            <w:noProof/>
            <w:webHidden/>
          </w:rPr>
          <w:fldChar w:fldCharType="separate"/>
        </w:r>
        <w:r w:rsidR="00D433E8">
          <w:rPr>
            <w:noProof/>
            <w:webHidden/>
          </w:rPr>
          <w:t>44</w:t>
        </w:r>
        <w:r w:rsidR="00F82E34">
          <w:rPr>
            <w:noProof/>
            <w:webHidden/>
          </w:rPr>
          <w:fldChar w:fldCharType="end"/>
        </w:r>
      </w:hyperlink>
    </w:p>
    <w:p w14:paraId="30BF831E" w14:textId="77777777" w:rsidR="00F82E34" w:rsidRPr="00BE3BA1" w:rsidRDefault="00A649E2">
      <w:pPr>
        <w:pStyle w:val="3a"/>
        <w:rPr>
          <w:rFonts w:ascii="Calibri" w:eastAsia="Times New Roman" w:hAnsi="Calibri" w:cs="Arial"/>
          <w:b w:val="0"/>
          <w:noProof/>
          <w:sz w:val="22"/>
          <w:szCs w:val="22"/>
          <w:lang w:val="en-US" w:eastAsia="en-US"/>
        </w:rPr>
      </w:pPr>
      <w:hyperlink w:anchor="_Toc368050176" w:history="1">
        <w:r w:rsidR="00F82E34" w:rsidRPr="00AE7367">
          <w:rPr>
            <w:rStyle w:val="affb"/>
            <w:noProof/>
          </w:rPr>
          <w:t>7.2.6</w:t>
        </w:r>
        <w:r w:rsidR="00F82E34" w:rsidRPr="00BE3BA1">
          <w:rPr>
            <w:rFonts w:ascii="Calibri" w:eastAsia="Times New Roman" w:hAnsi="Calibri" w:cs="Arial"/>
            <w:b w:val="0"/>
            <w:noProof/>
            <w:sz w:val="22"/>
            <w:szCs w:val="22"/>
            <w:lang w:val="en-US" w:eastAsia="en-US"/>
          </w:rPr>
          <w:tab/>
        </w:r>
        <w:r w:rsidR="00F82E34" w:rsidRPr="00AE7367">
          <w:rPr>
            <w:rStyle w:val="affb"/>
            <w:noProof/>
          </w:rPr>
          <w:t>IsPropertyKey</w:t>
        </w:r>
        <w:r w:rsidR="00F82E34">
          <w:rPr>
            <w:noProof/>
            <w:webHidden/>
          </w:rPr>
          <w:tab/>
        </w:r>
        <w:r w:rsidR="00F82E34">
          <w:rPr>
            <w:noProof/>
            <w:webHidden/>
          </w:rPr>
          <w:fldChar w:fldCharType="begin"/>
        </w:r>
        <w:r w:rsidR="00F82E34">
          <w:rPr>
            <w:noProof/>
            <w:webHidden/>
          </w:rPr>
          <w:instrText xml:space="preserve"> PAGEREF _Toc368050176 \h </w:instrText>
        </w:r>
        <w:r w:rsidR="00F82E34">
          <w:rPr>
            <w:noProof/>
            <w:webHidden/>
          </w:rPr>
        </w:r>
        <w:r w:rsidR="00F82E34">
          <w:rPr>
            <w:noProof/>
            <w:webHidden/>
          </w:rPr>
          <w:fldChar w:fldCharType="separate"/>
        </w:r>
        <w:r w:rsidR="00D433E8">
          <w:rPr>
            <w:noProof/>
            <w:webHidden/>
          </w:rPr>
          <w:t>44</w:t>
        </w:r>
        <w:r w:rsidR="00F82E34">
          <w:rPr>
            <w:noProof/>
            <w:webHidden/>
          </w:rPr>
          <w:fldChar w:fldCharType="end"/>
        </w:r>
      </w:hyperlink>
    </w:p>
    <w:p w14:paraId="3E15EFBD" w14:textId="77777777" w:rsidR="00F82E34" w:rsidRPr="00BE3BA1" w:rsidRDefault="00A649E2">
      <w:pPr>
        <w:pStyle w:val="3a"/>
        <w:rPr>
          <w:rFonts w:ascii="Calibri" w:eastAsia="Times New Roman" w:hAnsi="Calibri" w:cs="Arial"/>
          <w:b w:val="0"/>
          <w:noProof/>
          <w:sz w:val="22"/>
          <w:szCs w:val="22"/>
          <w:lang w:val="en-US" w:eastAsia="en-US"/>
        </w:rPr>
      </w:pPr>
      <w:hyperlink w:anchor="_Toc368050177" w:history="1">
        <w:r w:rsidR="00F82E34" w:rsidRPr="00AE7367">
          <w:rPr>
            <w:rStyle w:val="affb"/>
            <w:noProof/>
          </w:rPr>
          <w:t>7.2.7</w:t>
        </w:r>
        <w:r w:rsidR="00F82E34" w:rsidRPr="00BE3BA1">
          <w:rPr>
            <w:rFonts w:ascii="Calibri" w:eastAsia="Times New Roman" w:hAnsi="Calibri" w:cs="Arial"/>
            <w:b w:val="0"/>
            <w:noProof/>
            <w:sz w:val="22"/>
            <w:szCs w:val="22"/>
            <w:lang w:val="en-US" w:eastAsia="en-US"/>
          </w:rPr>
          <w:tab/>
        </w:r>
        <w:r w:rsidR="00F82E34" w:rsidRPr="00AE7367">
          <w:rPr>
            <w:rStyle w:val="affb"/>
            <w:noProof/>
          </w:rPr>
          <w:t>IsExtensible (O)</w:t>
        </w:r>
        <w:r w:rsidR="00F82E34">
          <w:rPr>
            <w:noProof/>
            <w:webHidden/>
          </w:rPr>
          <w:tab/>
        </w:r>
        <w:r w:rsidR="00F82E34">
          <w:rPr>
            <w:noProof/>
            <w:webHidden/>
          </w:rPr>
          <w:fldChar w:fldCharType="begin"/>
        </w:r>
        <w:r w:rsidR="00F82E34">
          <w:rPr>
            <w:noProof/>
            <w:webHidden/>
          </w:rPr>
          <w:instrText xml:space="preserve"> PAGEREF _Toc368050177 \h </w:instrText>
        </w:r>
        <w:r w:rsidR="00F82E34">
          <w:rPr>
            <w:noProof/>
            <w:webHidden/>
          </w:rPr>
        </w:r>
        <w:r w:rsidR="00F82E34">
          <w:rPr>
            <w:noProof/>
            <w:webHidden/>
          </w:rPr>
          <w:fldChar w:fldCharType="separate"/>
        </w:r>
        <w:r w:rsidR="00D433E8">
          <w:rPr>
            <w:noProof/>
            <w:webHidden/>
          </w:rPr>
          <w:t>44</w:t>
        </w:r>
        <w:r w:rsidR="00F82E34">
          <w:rPr>
            <w:noProof/>
            <w:webHidden/>
          </w:rPr>
          <w:fldChar w:fldCharType="end"/>
        </w:r>
      </w:hyperlink>
    </w:p>
    <w:p w14:paraId="6A9AF754" w14:textId="77777777" w:rsidR="00F82E34" w:rsidRPr="00BE3BA1" w:rsidRDefault="00A649E2">
      <w:pPr>
        <w:pStyle w:val="3a"/>
        <w:rPr>
          <w:rFonts w:ascii="Calibri" w:eastAsia="Times New Roman" w:hAnsi="Calibri" w:cs="Arial"/>
          <w:b w:val="0"/>
          <w:noProof/>
          <w:sz w:val="22"/>
          <w:szCs w:val="22"/>
          <w:lang w:val="en-US" w:eastAsia="en-US"/>
        </w:rPr>
      </w:pPr>
      <w:hyperlink w:anchor="_Toc368050178" w:history="1">
        <w:r w:rsidR="00F82E34" w:rsidRPr="00AE7367">
          <w:rPr>
            <w:rStyle w:val="affb"/>
            <w:noProof/>
          </w:rPr>
          <w:t>7.2.8</w:t>
        </w:r>
        <w:r w:rsidR="00F82E34" w:rsidRPr="00BE3BA1">
          <w:rPr>
            <w:rFonts w:ascii="Calibri" w:eastAsia="Times New Roman" w:hAnsi="Calibri" w:cs="Arial"/>
            <w:b w:val="0"/>
            <w:noProof/>
            <w:sz w:val="22"/>
            <w:szCs w:val="22"/>
            <w:lang w:val="en-US" w:eastAsia="en-US"/>
          </w:rPr>
          <w:tab/>
        </w:r>
        <w:r w:rsidR="00F82E34" w:rsidRPr="00AE7367">
          <w:rPr>
            <w:rStyle w:val="affb"/>
            <w:noProof/>
          </w:rPr>
          <w:t>Abstract Relational Comparison</w:t>
        </w:r>
        <w:r w:rsidR="00F82E34">
          <w:rPr>
            <w:noProof/>
            <w:webHidden/>
          </w:rPr>
          <w:tab/>
        </w:r>
        <w:r w:rsidR="00F82E34">
          <w:rPr>
            <w:noProof/>
            <w:webHidden/>
          </w:rPr>
          <w:fldChar w:fldCharType="begin"/>
        </w:r>
        <w:r w:rsidR="00F82E34">
          <w:rPr>
            <w:noProof/>
            <w:webHidden/>
          </w:rPr>
          <w:instrText xml:space="preserve"> PAGEREF _Toc368050178 \h </w:instrText>
        </w:r>
        <w:r w:rsidR="00F82E34">
          <w:rPr>
            <w:noProof/>
            <w:webHidden/>
          </w:rPr>
        </w:r>
        <w:r w:rsidR="00F82E34">
          <w:rPr>
            <w:noProof/>
            <w:webHidden/>
          </w:rPr>
          <w:fldChar w:fldCharType="separate"/>
        </w:r>
        <w:r w:rsidR="00D433E8">
          <w:rPr>
            <w:noProof/>
            <w:webHidden/>
          </w:rPr>
          <w:t>44</w:t>
        </w:r>
        <w:r w:rsidR="00F82E34">
          <w:rPr>
            <w:noProof/>
            <w:webHidden/>
          </w:rPr>
          <w:fldChar w:fldCharType="end"/>
        </w:r>
      </w:hyperlink>
    </w:p>
    <w:p w14:paraId="560F5144" w14:textId="77777777" w:rsidR="00F82E34" w:rsidRPr="00BE3BA1" w:rsidRDefault="00A649E2">
      <w:pPr>
        <w:pStyle w:val="3a"/>
        <w:rPr>
          <w:rFonts w:ascii="Calibri" w:eastAsia="Times New Roman" w:hAnsi="Calibri" w:cs="Arial"/>
          <w:b w:val="0"/>
          <w:noProof/>
          <w:sz w:val="22"/>
          <w:szCs w:val="22"/>
          <w:lang w:val="en-US" w:eastAsia="en-US"/>
        </w:rPr>
      </w:pPr>
      <w:hyperlink w:anchor="_Toc368050179" w:history="1">
        <w:r w:rsidR="00F82E34" w:rsidRPr="00AE7367">
          <w:rPr>
            <w:rStyle w:val="affb"/>
            <w:noProof/>
          </w:rPr>
          <w:t>7.2.9</w:t>
        </w:r>
        <w:r w:rsidR="00F82E34" w:rsidRPr="00BE3BA1">
          <w:rPr>
            <w:rFonts w:ascii="Calibri" w:eastAsia="Times New Roman" w:hAnsi="Calibri" w:cs="Arial"/>
            <w:b w:val="0"/>
            <w:noProof/>
            <w:sz w:val="22"/>
            <w:szCs w:val="22"/>
            <w:lang w:val="en-US" w:eastAsia="en-US"/>
          </w:rPr>
          <w:tab/>
        </w:r>
        <w:r w:rsidR="00F82E34" w:rsidRPr="00AE7367">
          <w:rPr>
            <w:rStyle w:val="affb"/>
            <w:noProof/>
          </w:rPr>
          <w:t>Abstract Equality Comparison</w:t>
        </w:r>
        <w:r w:rsidR="00F82E34">
          <w:rPr>
            <w:noProof/>
            <w:webHidden/>
          </w:rPr>
          <w:tab/>
        </w:r>
        <w:r w:rsidR="00F82E34">
          <w:rPr>
            <w:noProof/>
            <w:webHidden/>
          </w:rPr>
          <w:fldChar w:fldCharType="begin"/>
        </w:r>
        <w:r w:rsidR="00F82E34">
          <w:rPr>
            <w:noProof/>
            <w:webHidden/>
          </w:rPr>
          <w:instrText xml:space="preserve"> PAGEREF _Toc368050179 \h </w:instrText>
        </w:r>
        <w:r w:rsidR="00F82E34">
          <w:rPr>
            <w:noProof/>
            <w:webHidden/>
          </w:rPr>
        </w:r>
        <w:r w:rsidR="00F82E34">
          <w:rPr>
            <w:noProof/>
            <w:webHidden/>
          </w:rPr>
          <w:fldChar w:fldCharType="separate"/>
        </w:r>
        <w:r w:rsidR="00D433E8">
          <w:rPr>
            <w:noProof/>
            <w:webHidden/>
          </w:rPr>
          <w:t>45</w:t>
        </w:r>
        <w:r w:rsidR="00F82E34">
          <w:rPr>
            <w:noProof/>
            <w:webHidden/>
          </w:rPr>
          <w:fldChar w:fldCharType="end"/>
        </w:r>
      </w:hyperlink>
    </w:p>
    <w:p w14:paraId="24AD924B" w14:textId="77777777" w:rsidR="00F82E34" w:rsidRPr="00BE3BA1" w:rsidRDefault="00A649E2">
      <w:pPr>
        <w:pStyle w:val="3a"/>
        <w:rPr>
          <w:rFonts w:ascii="Calibri" w:eastAsia="Times New Roman" w:hAnsi="Calibri" w:cs="Arial"/>
          <w:b w:val="0"/>
          <w:noProof/>
          <w:sz w:val="22"/>
          <w:szCs w:val="22"/>
          <w:lang w:val="en-US" w:eastAsia="en-US"/>
        </w:rPr>
      </w:pPr>
      <w:hyperlink w:anchor="_Toc368050180" w:history="1">
        <w:r w:rsidR="00F82E34" w:rsidRPr="00AE7367">
          <w:rPr>
            <w:rStyle w:val="affb"/>
            <w:rFonts w:ascii="Helvetica" w:hAnsi="Helvetica"/>
            <w:noProof/>
          </w:rPr>
          <w:t>7.2.10</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spacing w:val="6"/>
          </w:rPr>
          <w:t>Strict Equality</w:t>
        </w:r>
        <w:r w:rsidR="00F82E34" w:rsidRPr="00AE7367">
          <w:rPr>
            <w:rStyle w:val="affb"/>
            <w:noProof/>
          </w:rPr>
          <w:t xml:space="preserve"> </w:t>
        </w:r>
        <w:r w:rsidR="00F82E34" w:rsidRPr="00AE7367">
          <w:rPr>
            <w:rStyle w:val="affb"/>
            <w:rFonts w:ascii="Helvetica" w:hAnsi="Helvetica"/>
            <w:noProof/>
            <w:spacing w:val="6"/>
          </w:rPr>
          <w:t>Comparison</w:t>
        </w:r>
        <w:r w:rsidR="00F82E34">
          <w:rPr>
            <w:noProof/>
            <w:webHidden/>
          </w:rPr>
          <w:tab/>
        </w:r>
        <w:r w:rsidR="00F82E34">
          <w:rPr>
            <w:noProof/>
            <w:webHidden/>
          </w:rPr>
          <w:fldChar w:fldCharType="begin"/>
        </w:r>
        <w:r w:rsidR="00F82E34">
          <w:rPr>
            <w:noProof/>
            <w:webHidden/>
          </w:rPr>
          <w:instrText xml:space="preserve"> PAGEREF _Toc368050180 \h </w:instrText>
        </w:r>
        <w:r w:rsidR="00F82E34">
          <w:rPr>
            <w:noProof/>
            <w:webHidden/>
          </w:rPr>
        </w:r>
        <w:r w:rsidR="00F82E34">
          <w:rPr>
            <w:noProof/>
            <w:webHidden/>
          </w:rPr>
          <w:fldChar w:fldCharType="separate"/>
        </w:r>
        <w:r w:rsidR="00D433E8">
          <w:rPr>
            <w:noProof/>
            <w:webHidden/>
          </w:rPr>
          <w:t>46</w:t>
        </w:r>
        <w:r w:rsidR="00F82E34">
          <w:rPr>
            <w:noProof/>
            <w:webHidden/>
          </w:rPr>
          <w:fldChar w:fldCharType="end"/>
        </w:r>
      </w:hyperlink>
    </w:p>
    <w:p w14:paraId="31D21300" w14:textId="77777777" w:rsidR="00F82E34" w:rsidRPr="00BE3BA1" w:rsidRDefault="00A649E2">
      <w:pPr>
        <w:pStyle w:val="2c"/>
        <w:rPr>
          <w:rFonts w:ascii="Calibri" w:eastAsia="Times New Roman" w:hAnsi="Calibri" w:cs="Arial"/>
          <w:b w:val="0"/>
          <w:noProof/>
          <w:sz w:val="22"/>
          <w:szCs w:val="22"/>
          <w:lang w:val="en-US" w:eastAsia="en-US"/>
        </w:rPr>
      </w:pPr>
      <w:hyperlink w:anchor="_Toc368050181" w:history="1">
        <w:r w:rsidR="00F82E34" w:rsidRPr="00AE7367">
          <w:rPr>
            <w:rStyle w:val="affb"/>
            <w:noProof/>
          </w:rPr>
          <w:t>7.3</w:t>
        </w:r>
        <w:r w:rsidR="00F82E34" w:rsidRPr="00BE3BA1">
          <w:rPr>
            <w:rFonts w:ascii="Calibri" w:eastAsia="Times New Roman" w:hAnsi="Calibri" w:cs="Arial"/>
            <w:b w:val="0"/>
            <w:noProof/>
            <w:sz w:val="22"/>
            <w:szCs w:val="22"/>
            <w:lang w:val="en-US" w:eastAsia="en-US"/>
          </w:rPr>
          <w:tab/>
        </w:r>
        <w:r w:rsidR="00F82E34" w:rsidRPr="00AE7367">
          <w:rPr>
            <w:rStyle w:val="affb"/>
            <w:noProof/>
          </w:rPr>
          <w:t>Operations on Objects</w:t>
        </w:r>
        <w:r w:rsidR="00F82E34">
          <w:rPr>
            <w:noProof/>
            <w:webHidden/>
          </w:rPr>
          <w:tab/>
        </w:r>
        <w:r w:rsidR="00F82E34">
          <w:rPr>
            <w:noProof/>
            <w:webHidden/>
          </w:rPr>
          <w:fldChar w:fldCharType="begin"/>
        </w:r>
        <w:r w:rsidR="00F82E34">
          <w:rPr>
            <w:noProof/>
            <w:webHidden/>
          </w:rPr>
          <w:instrText xml:space="preserve"> PAGEREF _Toc368050181 \h </w:instrText>
        </w:r>
        <w:r w:rsidR="00F82E34">
          <w:rPr>
            <w:noProof/>
            <w:webHidden/>
          </w:rPr>
        </w:r>
        <w:r w:rsidR="00F82E34">
          <w:rPr>
            <w:noProof/>
            <w:webHidden/>
          </w:rPr>
          <w:fldChar w:fldCharType="separate"/>
        </w:r>
        <w:r w:rsidR="00D433E8">
          <w:rPr>
            <w:noProof/>
            <w:webHidden/>
          </w:rPr>
          <w:t>46</w:t>
        </w:r>
        <w:r w:rsidR="00F82E34">
          <w:rPr>
            <w:noProof/>
            <w:webHidden/>
          </w:rPr>
          <w:fldChar w:fldCharType="end"/>
        </w:r>
      </w:hyperlink>
    </w:p>
    <w:p w14:paraId="632FB2FA" w14:textId="77777777" w:rsidR="00F82E34" w:rsidRPr="00BE3BA1" w:rsidRDefault="00A649E2">
      <w:pPr>
        <w:pStyle w:val="3a"/>
        <w:rPr>
          <w:rFonts w:ascii="Calibri" w:eastAsia="Times New Roman" w:hAnsi="Calibri" w:cs="Arial"/>
          <w:b w:val="0"/>
          <w:noProof/>
          <w:sz w:val="22"/>
          <w:szCs w:val="22"/>
          <w:lang w:val="en-US" w:eastAsia="en-US"/>
        </w:rPr>
      </w:pPr>
      <w:hyperlink w:anchor="_Toc368050182" w:history="1">
        <w:r w:rsidR="00F82E34" w:rsidRPr="00AE7367">
          <w:rPr>
            <w:rStyle w:val="affb"/>
            <w:noProof/>
          </w:rPr>
          <w:t>7.3.1</w:t>
        </w:r>
        <w:r w:rsidR="00F82E34" w:rsidRPr="00BE3BA1">
          <w:rPr>
            <w:rFonts w:ascii="Calibri" w:eastAsia="Times New Roman" w:hAnsi="Calibri" w:cs="Arial"/>
            <w:b w:val="0"/>
            <w:noProof/>
            <w:sz w:val="22"/>
            <w:szCs w:val="22"/>
            <w:lang w:val="en-US" w:eastAsia="en-US"/>
          </w:rPr>
          <w:tab/>
        </w:r>
        <w:r w:rsidR="00F82E34" w:rsidRPr="00AE7367">
          <w:rPr>
            <w:rStyle w:val="affb"/>
            <w:noProof/>
          </w:rPr>
          <w:t>Get (O, P)</w:t>
        </w:r>
        <w:r w:rsidR="00F82E34">
          <w:rPr>
            <w:noProof/>
            <w:webHidden/>
          </w:rPr>
          <w:tab/>
        </w:r>
        <w:r w:rsidR="00F82E34">
          <w:rPr>
            <w:noProof/>
            <w:webHidden/>
          </w:rPr>
          <w:fldChar w:fldCharType="begin"/>
        </w:r>
        <w:r w:rsidR="00F82E34">
          <w:rPr>
            <w:noProof/>
            <w:webHidden/>
          </w:rPr>
          <w:instrText xml:space="preserve"> PAGEREF _Toc368050182 \h </w:instrText>
        </w:r>
        <w:r w:rsidR="00F82E34">
          <w:rPr>
            <w:noProof/>
            <w:webHidden/>
          </w:rPr>
        </w:r>
        <w:r w:rsidR="00F82E34">
          <w:rPr>
            <w:noProof/>
            <w:webHidden/>
          </w:rPr>
          <w:fldChar w:fldCharType="separate"/>
        </w:r>
        <w:r w:rsidR="00D433E8">
          <w:rPr>
            <w:noProof/>
            <w:webHidden/>
          </w:rPr>
          <w:t>46</w:t>
        </w:r>
        <w:r w:rsidR="00F82E34">
          <w:rPr>
            <w:noProof/>
            <w:webHidden/>
          </w:rPr>
          <w:fldChar w:fldCharType="end"/>
        </w:r>
      </w:hyperlink>
    </w:p>
    <w:p w14:paraId="37F201B4" w14:textId="77777777" w:rsidR="00F82E34" w:rsidRPr="00BE3BA1" w:rsidRDefault="00A649E2">
      <w:pPr>
        <w:pStyle w:val="3a"/>
        <w:rPr>
          <w:rFonts w:ascii="Calibri" w:eastAsia="Times New Roman" w:hAnsi="Calibri" w:cs="Arial"/>
          <w:b w:val="0"/>
          <w:noProof/>
          <w:sz w:val="22"/>
          <w:szCs w:val="22"/>
          <w:lang w:val="en-US" w:eastAsia="en-US"/>
        </w:rPr>
      </w:pPr>
      <w:hyperlink w:anchor="_Toc368050183" w:history="1">
        <w:r w:rsidR="00F82E34" w:rsidRPr="00AE7367">
          <w:rPr>
            <w:rStyle w:val="affb"/>
            <w:noProof/>
          </w:rPr>
          <w:t>7.3.2</w:t>
        </w:r>
        <w:r w:rsidR="00F82E34" w:rsidRPr="00BE3BA1">
          <w:rPr>
            <w:rFonts w:ascii="Calibri" w:eastAsia="Times New Roman" w:hAnsi="Calibri" w:cs="Arial"/>
            <w:b w:val="0"/>
            <w:noProof/>
            <w:sz w:val="22"/>
            <w:szCs w:val="22"/>
            <w:lang w:val="en-US" w:eastAsia="en-US"/>
          </w:rPr>
          <w:tab/>
        </w:r>
        <w:r w:rsidR="00F82E34" w:rsidRPr="00AE7367">
          <w:rPr>
            <w:rStyle w:val="affb"/>
            <w:noProof/>
          </w:rPr>
          <w:t>Put (O, P, V, Throw)</w:t>
        </w:r>
        <w:r w:rsidR="00F82E34">
          <w:rPr>
            <w:noProof/>
            <w:webHidden/>
          </w:rPr>
          <w:tab/>
        </w:r>
        <w:r w:rsidR="00F82E34">
          <w:rPr>
            <w:noProof/>
            <w:webHidden/>
          </w:rPr>
          <w:fldChar w:fldCharType="begin"/>
        </w:r>
        <w:r w:rsidR="00F82E34">
          <w:rPr>
            <w:noProof/>
            <w:webHidden/>
          </w:rPr>
          <w:instrText xml:space="preserve"> PAGEREF _Toc368050183 \h </w:instrText>
        </w:r>
        <w:r w:rsidR="00F82E34">
          <w:rPr>
            <w:noProof/>
            <w:webHidden/>
          </w:rPr>
        </w:r>
        <w:r w:rsidR="00F82E34">
          <w:rPr>
            <w:noProof/>
            <w:webHidden/>
          </w:rPr>
          <w:fldChar w:fldCharType="separate"/>
        </w:r>
        <w:r w:rsidR="00D433E8">
          <w:rPr>
            <w:noProof/>
            <w:webHidden/>
          </w:rPr>
          <w:t>46</w:t>
        </w:r>
        <w:r w:rsidR="00F82E34">
          <w:rPr>
            <w:noProof/>
            <w:webHidden/>
          </w:rPr>
          <w:fldChar w:fldCharType="end"/>
        </w:r>
      </w:hyperlink>
    </w:p>
    <w:p w14:paraId="5A382AE9" w14:textId="77777777" w:rsidR="00F82E34" w:rsidRPr="00BE3BA1" w:rsidRDefault="00A649E2">
      <w:pPr>
        <w:pStyle w:val="3a"/>
        <w:rPr>
          <w:rFonts w:ascii="Calibri" w:eastAsia="Times New Roman" w:hAnsi="Calibri" w:cs="Arial"/>
          <w:b w:val="0"/>
          <w:noProof/>
          <w:sz w:val="22"/>
          <w:szCs w:val="22"/>
          <w:lang w:val="en-US" w:eastAsia="en-US"/>
        </w:rPr>
      </w:pPr>
      <w:hyperlink w:anchor="_Toc368050184" w:history="1">
        <w:r w:rsidR="00F82E34" w:rsidRPr="00AE7367">
          <w:rPr>
            <w:rStyle w:val="affb"/>
            <w:noProof/>
          </w:rPr>
          <w:t>7.3.3</w:t>
        </w:r>
        <w:r w:rsidR="00F82E34" w:rsidRPr="00BE3BA1">
          <w:rPr>
            <w:rFonts w:ascii="Calibri" w:eastAsia="Times New Roman" w:hAnsi="Calibri" w:cs="Arial"/>
            <w:b w:val="0"/>
            <w:noProof/>
            <w:sz w:val="22"/>
            <w:szCs w:val="22"/>
            <w:lang w:val="en-US" w:eastAsia="en-US"/>
          </w:rPr>
          <w:tab/>
        </w:r>
        <w:r w:rsidR="00F82E34" w:rsidRPr="00AE7367">
          <w:rPr>
            <w:rStyle w:val="affb"/>
            <w:noProof/>
          </w:rPr>
          <w:t>CreateOwnDataProperty (O, P, V)</w:t>
        </w:r>
        <w:r w:rsidR="00F82E34">
          <w:rPr>
            <w:noProof/>
            <w:webHidden/>
          </w:rPr>
          <w:tab/>
        </w:r>
        <w:r w:rsidR="00F82E34">
          <w:rPr>
            <w:noProof/>
            <w:webHidden/>
          </w:rPr>
          <w:fldChar w:fldCharType="begin"/>
        </w:r>
        <w:r w:rsidR="00F82E34">
          <w:rPr>
            <w:noProof/>
            <w:webHidden/>
          </w:rPr>
          <w:instrText xml:space="preserve"> PAGEREF _Toc368050184 \h </w:instrText>
        </w:r>
        <w:r w:rsidR="00F82E34">
          <w:rPr>
            <w:noProof/>
            <w:webHidden/>
          </w:rPr>
        </w:r>
        <w:r w:rsidR="00F82E34">
          <w:rPr>
            <w:noProof/>
            <w:webHidden/>
          </w:rPr>
          <w:fldChar w:fldCharType="separate"/>
        </w:r>
        <w:r w:rsidR="00D433E8">
          <w:rPr>
            <w:noProof/>
            <w:webHidden/>
          </w:rPr>
          <w:t>47</w:t>
        </w:r>
        <w:r w:rsidR="00F82E34">
          <w:rPr>
            <w:noProof/>
            <w:webHidden/>
          </w:rPr>
          <w:fldChar w:fldCharType="end"/>
        </w:r>
      </w:hyperlink>
    </w:p>
    <w:p w14:paraId="37D3024A" w14:textId="77777777" w:rsidR="00F82E34" w:rsidRPr="00BE3BA1" w:rsidRDefault="00A649E2">
      <w:pPr>
        <w:pStyle w:val="3a"/>
        <w:rPr>
          <w:rFonts w:ascii="Calibri" w:eastAsia="Times New Roman" w:hAnsi="Calibri" w:cs="Arial"/>
          <w:b w:val="0"/>
          <w:noProof/>
          <w:sz w:val="22"/>
          <w:szCs w:val="22"/>
          <w:lang w:val="en-US" w:eastAsia="en-US"/>
        </w:rPr>
      </w:pPr>
      <w:hyperlink w:anchor="_Toc368050185" w:history="1">
        <w:r w:rsidR="00F82E34" w:rsidRPr="00AE7367">
          <w:rPr>
            <w:rStyle w:val="affb"/>
            <w:noProof/>
          </w:rPr>
          <w:t>7.3.4</w:t>
        </w:r>
        <w:r w:rsidR="00F82E34" w:rsidRPr="00BE3BA1">
          <w:rPr>
            <w:rFonts w:ascii="Calibri" w:eastAsia="Times New Roman" w:hAnsi="Calibri" w:cs="Arial"/>
            <w:b w:val="0"/>
            <w:noProof/>
            <w:sz w:val="22"/>
            <w:szCs w:val="22"/>
            <w:lang w:val="en-US" w:eastAsia="en-US"/>
          </w:rPr>
          <w:tab/>
        </w:r>
        <w:r w:rsidR="00F82E34" w:rsidRPr="00AE7367">
          <w:rPr>
            <w:rStyle w:val="affb"/>
            <w:noProof/>
          </w:rPr>
          <w:t>DefinePropertyOrThrow (O, P, desc)</w:t>
        </w:r>
        <w:r w:rsidR="00F82E34">
          <w:rPr>
            <w:noProof/>
            <w:webHidden/>
          </w:rPr>
          <w:tab/>
        </w:r>
        <w:r w:rsidR="00F82E34">
          <w:rPr>
            <w:noProof/>
            <w:webHidden/>
          </w:rPr>
          <w:fldChar w:fldCharType="begin"/>
        </w:r>
        <w:r w:rsidR="00F82E34">
          <w:rPr>
            <w:noProof/>
            <w:webHidden/>
          </w:rPr>
          <w:instrText xml:space="preserve"> PAGEREF _Toc368050185 \h </w:instrText>
        </w:r>
        <w:r w:rsidR="00F82E34">
          <w:rPr>
            <w:noProof/>
            <w:webHidden/>
          </w:rPr>
        </w:r>
        <w:r w:rsidR="00F82E34">
          <w:rPr>
            <w:noProof/>
            <w:webHidden/>
          </w:rPr>
          <w:fldChar w:fldCharType="separate"/>
        </w:r>
        <w:r w:rsidR="00D433E8">
          <w:rPr>
            <w:noProof/>
            <w:webHidden/>
          </w:rPr>
          <w:t>47</w:t>
        </w:r>
        <w:r w:rsidR="00F82E34">
          <w:rPr>
            <w:noProof/>
            <w:webHidden/>
          </w:rPr>
          <w:fldChar w:fldCharType="end"/>
        </w:r>
      </w:hyperlink>
    </w:p>
    <w:p w14:paraId="350B9BF6" w14:textId="77777777" w:rsidR="00F82E34" w:rsidRPr="00BE3BA1" w:rsidRDefault="00A649E2">
      <w:pPr>
        <w:pStyle w:val="3a"/>
        <w:rPr>
          <w:rFonts w:ascii="Calibri" w:eastAsia="Times New Roman" w:hAnsi="Calibri" w:cs="Arial"/>
          <w:b w:val="0"/>
          <w:noProof/>
          <w:sz w:val="22"/>
          <w:szCs w:val="22"/>
          <w:lang w:val="en-US" w:eastAsia="en-US"/>
        </w:rPr>
      </w:pPr>
      <w:hyperlink w:anchor="_Toc368050186" w:history="1">
        <w:r w:rsidR="00F82E34" w:rsidRPr="00AE7367">
          <w:rPr>
            <w:rStyle w:val="affb"/>
            <w:noProof/>
          </w:rPr>
          <w:t>7.3.5</w:t>
        </w:r>
        <w:r w:rsidR="00F82E34" w:rsidRPr="00BE3BA1">
          <w:rPr>
            <w:rFonts w:ascii="Calibri" w:eastAsia="Times New Roman" w:hAnsi="Calibri" w:cs="Arial"/>
            <w:b w:val="0"/>
            <w:noProof/>
            <w:sz w:val="22"/>
            <w:szCs w:val="22"/>
            <w:lang w:val="en-US" w:eastAsia="en-US"/>
          </w:rPr>
          <w:tab/>
        </w:r>
        <w:r w:rsidR="00F82E34" w:rsidRPr="00AE7367">
          <w:rPr>
            <w:rStyle w:val="affb"/>
            <w:noProof/>
          </w:rPr>
          <w:t>DeletePropertyOrThrow (O, P)</w:t>
        </w:r>
        <w:r w:rsidR="00F82E34">
          <w:rPr>
            <w:noProof/>
            <w:webHidden/>
          </w:rPr>
          <w:tab/>
        </w:r>
        <w:r w:rsidR="00F82E34">
          <w:rPr>
            <w:noProof/>
            <w:webHidden/>
          </w:rPr>
          <w:fldChar w:fldCharType="begin"/>
        </w:r>
        <w:r w:rsidR="00F82E34">
          <w:rPr>
            <w:noProof/>
            <w:webHidden/>
          </w:rPr>
          <w:instrText xml:space="preserve"> PAGEREF _Toc368050186 \h </w:instrText>
        </w:r>
        <w:r w:rsidR="00F82E34">
          <w:rPr>
            <w:noProof/>
            <w:webHidden/>
          </w:rPr>
        </w:r>
        <w:r w:rsidR="00F82E34">
          <w:rPr>
            <w:noProof/>
            <w:webHidden/>
          </w:rPr>
          <w:fldChar w:fldCharType="separate"/>
        </w:r>
        <w:r w:rsidR="00D433E8">
          <w:rPr>
            <w:noProof/>
            <w:webHidden/>
          </w:rPr>
          <w:t>47</w:t>
        </w:r>
        <w:r w:rsidR="00F82E34">
          <w:rPr>
            <w:noProof/>
            <w:webHidden/>
          </w:rPr>
          <w:fldChar w:fldCharType="end"/>
        </w:r>
      </w:hyperlink>
    </w:p>
    <w:p w14:paraId="196B065C" w14:textId="77777777" w:rsidR="00F82E34" w:rsidRPr="00BE3BA1" w:rsidRDefault="00A649E2">
      <w:pPr>
        <w:pStyle w:val="3a"/>
        <w:rPr>
          <w:rFonts w:ascii="Calibri" w:eastAsia="Times New Roman" w:hAnsi="Calibri" w:cs="Arial"/>
          <w:b w:val="0"/>
          <w:noProof/>
          <w:sz w:val="22"/>
          <w:szCs w:val="22"/>
          <w:lang w:val="en-US" w:eastAsia="en-US"/>
        </w:rPr>
      </w:pPr>
      <w:hyperlink w:anchor="_Toc368050187" w:history="1">
        <w:r w:rsidR="00F82E34" w:rsidRPr="00AE7367">
          <w:rPr>
            <w:rStyle w:val="affb"/>
            <w:noProof/>
          </w:rPr>
          <w:t>7.3.6</w:t>
        </w:r>
        <w:r w:rsidR="00F82E34" w:rsidRPr="00BE3BA1">
          <w:rPr>
            <w:rFonts w:ascii="Calibri" w:eastAsia="Times New Roman" w:hAnsi="Calibri" w:cs="Arial"/>
            <w:b w:val="0"/>
            <w:noProof/>
            <w:sz w:val="22"/>
            <w:szCs w:val="22"/>
            <w:lang w:val="en-US" w:eastAsia="en-US"/>
          </w:rPr>
          <w:tab/>
        </w:r>
        <w:r w:rsidR="00F82E34" w:rsidRPr="00AE7367">
          <w:rPr>
            <w:rStyle w:val="affb"/>
            <w:noProof/>
          </w:rPr>
          <w:t>HasProperty (O, P)</w:t>
        </w:r>
        <w:r w:rsidR="00F82E34">
          <w:rPr>
            <w:noProof/>
            <w:webHidden/>
          </w:rPr>
          <w:tab/>
        </w:r>
        <w:r w:rsidR="00F82E34">
          <w:rPr>
            <w:noProof/>
            <w:webHidden/>
          </w:rPr>
          <w:fldChar w:fldCharType="begin"/>
        </w:r>
        <w:r w:rsidR="00F82E34">
          <w:rPr>
            <w:noProof/>
            <w:webHidden/>
          </w:rPr>
          <w:instrText xml:space="preserve"> PAGEREF _Toc368050187 \h </w:instrText>
        </w:r>
        <w:r w:rsidR="00F82E34">
          <w:rPr>
            <w:noProof/>
            <w:webHidden/>
          </w:rPr>
        </w:r>
        <w:r w:rsidR="00F82E34">
          <w:rPr>
            <w:noProof/>
            <w:webHidden/>
          </w:rPr>
          <w:fldChar w:fldCharType="separate"/>
        </w:r>
        <w:r w:rsidR="00D433E8">
          <w:rPr>
            <w:noProof/>
            <w:webHidden/>
          </w:rPr>
          <w:t>47</w:t>
        </w:r>
        <w:r w:rsidR="00F82E34">
          <w:rPr>
            <w:noProof/>
            <w:webHidden/>
          </w:rPr>
          <w:fldChar w:fldCharType="end"/>
        </w:r>
      </w:hyperlink>
    </w:p>
    <w:p w14:paraId="39DFB0AB" w14:textId="77777777" w:rsidR="00F82E34" w:rsidRPr="00BE3BA1" w:rsidRDefault="00A649E2">
      <w:pPr>
        <w:pStyle w:val="3a"/>
        <w:rPr>
          <w:rFonts w:ascii="Calibri" w:eastAsia="Times New Roman" w:hAnsi="Calibri" w:cs="Arial"/>
          <w:b w:val="0"/>
          <w:noProof/>
          <w:sz w:val="22"/>
          <w:szCs w:val="22"/>
          <w:lang w:val="en-US" w:eastAsia="en-US"/>
        </w:rPr>
      </w:pPr>
      <w:hyperlink w:anchor="_Toc368050188" w:history="1">
        <w:r w:rsidR="00F82E34" w:rsidRPr="00AE7367">
          <w:rPr>
            <w:rStyle w:val="affb"/>
            <w:noProof/>
          </w:rPr>
          <w:t>7.3.7</w:t>
        </w:r>
        <w:r w:rsidR="00F82E34" w:rsidRPr="00BE3BA1">
          <w:rPr>
            <w:rFonts w:ascii="Calibri" w:eastAsia="Times New Roman" w:hAnsi="Calibri" w:cs="Arial"/>
            <w:b w:val="0"/>
            <w:noProof/>
            <w:sz w:val="22"/>
            <w:szCs w:val="22"/>
            <w:lang w:val="en-US" w:eastAsia="en-US"/>
          </w:rPr>
          <w:tab/>
        </w:r>
        <w:r w:rsidR="00F82E34" w:rsidRPr="00AE7367">
          <w:rPr>
            <w:rStyle w:val="affb"/>
            <w:noProof/>
          </w:rPr>
          <w:t>HasOwnProperty (O, P)</w:t>
        </w:r>
        <w:r w:rsidR="00F82E34">
          <w:rPr>
            <w:noProof/>
            <w:webHidden/>
          </w:rPr>
          <w:tab/>
        </w:r>
        <w:r w:rsidR="00F82E34">
          <w:rPr>
            <w:noProof/>
            <w:webHidden/>
          </w:rPr>
          <w:fldChar w:fldCharType="begin"/>
        </w:r>
        <w:r w:rsidR="00F82E34">
          <w:rPr>
            <w:noProof/>
            <w:webHidden/>
          </w:rPr>
          <w:instrText xml:space="preserve"> PAGEREF _Toc368050188 \h </w:instrText>
        </w:r>
        <w:r w:rsidR="00F82E34">
          <w:rPr>
            <w:noProof/>
            <w:webHidden/>
          </w:rPr>
        </w:r>
        <w:r w:rsidR="00F82E34">
          <w:rPr>
            <w:noProof/>
            <w:webHidden/>
          </w:rPr>
          <w:fldChar w:fldCharType="separate"/>
        </w:r>
        <w:r w:rsidR="00D433E8">
          <w:rPr>
            <w:noProof/>
            <w:webHidden/>
          </w:rPr>
          <w:t>48</w:t>
        </w:r>
        <w:r w:rsidR="00F82E34">
          <w:rPr>
            <w:noProof/>
            <w:webHidden/>
          </w:rPr>
          <w:fldChar w:fldCharType="end"/>
        </w:r>
      </w:hyperlink>
    </w:p>
    <w:p w14:paraId="55896144" w14:textId="77777777" w:rsidR="00F82E34" w:rsidRPr="00BE3BA1" w:rsidRDefault="00A649E2">
      <w:pPr>
        <w:pStyle w:val="3a"/>
        <w:rPr>
          <w:rFonts w:ascii="Calibri" w:eastAsia="Times New Roman" w:hAnsi="Calibri" w:cs="Arial"/>
          <w:b w:val="0"/>
          <w:noProof/>
          <w:sz w:val="22"/>
          <w:szCs w:val="22"/>
          <w:lang w:val="en-US" w:eastAsia="en-US"/>
        </w:rPr>
      </w:pPr>
      <w:hyperlink w:anchor="_Toc368050189" w:history="1">
        <w:r w:rsidR="00F82E34" w:rsidRPr="00AE7367">
          <w:rPr>
            <w:rStyle w:val="affb"/>
            <w:noProof/>
          </w:rPr>
          <w:t>7.3.8</w:t>
        </w:r>
        <w:r w:rsidR="00F82E34" w:rsidRPr="00BE3BA1">
          <w:rPr>
            <w:rFonts w:ascii="Calibri" w:eastAsia="Times New Roman" w:hAnsi="Calibri" w:cs="Arial"/>
            <w:b w:val="0"/>
            <w:noProof/>
            <w:sz w:val="22"/>
            <w:szCs w:val="22"/>
            <w:lang w:val="en-US" w:eastAsia="en-US"/>
          </w:rPr>
          <w:tab/>
        </w:r>
        <w:r w:rsidR="00F82E34" w:rsidRPr="00AE7367">
          <w:rPr>
            <w:rStyle w:val="affb"/>
            <w:noProof/>
          </w:rPr>
          <w:t>GetMethod (O, P)</w:t>
        </w:r>
        <w:r w:rsidR="00F82E34">
          <w:rPr>
            <w:noProof/>
            <w:webHidden/>
          </w:rPr>
          <w:tab/>
        </w:r>
        <w:r w:rsidR="00F82E34">
          <w:rPr>
            <w:noProof/>
            <w:webHidden/>
          </w:rPr>
          <w:fldChar w:fldCharType="begin"/>
        </w:r>
        <w:r w:rsidR="00F82E34">
          <w:rPr>
            <w:noProof/>
            <w:webHidden/>
          </w:rPr>
          <w:instrText xml:space="preserve"> PAGEREF _Toc368050189 \h </w:instrText>
        </w:r>
        <w:r w:rsidR="00F82E34">
          <w:rPr>
            <w:noProof/>
            <w:webHidden/>
          </w:rPr>
        </w:r>
        <w:r w:rsidR="00F82E34">
          <w:rPr>
            <w:noProof/>
            <w:webHidden/>
          </w:rPr>
          <w:fldChar w:fldCharType="separate"/>
        </w:r>
        <w:r w:rsidR="00D433E8">
          <w:rPr>
            <w:noProof/>
            <w:webHidden/>
          </w:rPr>
          <w:t>48</w:t>
        </w:r>
        <w:r w:rsidR="00F82E34">
          <w:rPr>
            <w:noProof/>
            <w:webHidden/>
          </w:rPr>
          <w:fldChar w:fldCharType="end"/>
        </w:r>
      </w:hyperlink>
    </w:p>
    <w:p w14:paraId="1265630B" w14:textId="77777777" w:rsidR="00F82E34" w:rsidRPr="00BE3BA1" w:rsidRDefault="00A649E2">
      <w:pPr>
        <w:pStyle w:val="3a"/>
        <w:rPr>
          <w:rFonts w:ascii="Calibri" w:eastAsia="Times New Roman" w:hAnsi="Calibri" w:cs="Arial"/>
          <w:b w:val="0"/>
          <w:noProof/>
          <w:sz w:val="22"/>
          <w:szCs w:val="22"/>
          <w:lang w:val="en-US" w:eastAsia="en-US"/>
        </w:rPr>
      </w:pPr>
      <w:hyperlink w:anchor="_Toc368050190" w:history="1">
        <w:r w:rsidR="00F82E34" w:rsidRPr="00AE7367">
          <w:rPr>
            <w:rStyle w:val="affb"/>
            <w:noProof/>
          </w:rPr>
          <w:t>7.3.9</w:t>
        </w:r>
        <w:r w:rsidR="00F82E34" w:rsidRPr="00BE3BA1">
          <w:rPr>
            <w:rFonts w:ascii="Calibri" w:eastAsia="Times New Roman" w:hAnsi="Calibri" w:cs="Arial"/>
            <w:b w:val="0"/>
            <w:noProof/>
            <w:sz w:val="22"/>
            <w:szCs w:val="22"/>
            <w:lang w:val="en-US" w:eastAsia="en-US"/>
          </w:rPr>
          <w:tab/>
        </w:r>
        <w:r w:rsidR="00F82E34" w:rsidRPr="00AE7367">
          <w:rPr>
            <w:rStyle w:val="affb"/>
            <w:noProof/>
          </w:rPr>
          <w:t>Invoke(O,P, [args])</w:t>
        </w:r>
        <w:r w:rsidR="00F82E34">
          <w:rPr>
            <w:noProof/>
            <w:webHidden/>
          </w:rPr>
          <w:tab/>
        </w:r>
        <w:r w:rsidR="00F82E34">
          <w:rPr>
            <w:noProof/>
            <w:webHidden/>
          </w:rPr>
          <w:fldChar w:fldCharType="begin"/>
        </w:r>
        <w:r w:rsidR="00F82E34">
          <w:rPr>
            <w:noProof/>
            <w:webHidden/>
          </w:rPr>
          <w:instrText xml:space="preserve"> PAGEREF _Toc368050190 \h </w:instrText>
        </w:r>
        <w:r w:rsidR="00F82E34">
          <w:rPr>
            <w:noProof/>
            <w:webHidden/>
          </w:rPr>
        </w:r>
        <w:r w:rsidR="00F82E34">
          <w:rPr>
            <w:noProof/>
            <w:webHidden/>
          </w:rPr>
          <w:fldChar w:fldCharType="separate"/>
        </w:r>
        <w:r w:rsidR="00D433E8">
          <w:rPr>
            <w:noProof/>
            <w:webHidden/>
          </w:rPr>
          <w:t>48</w:t>
        </w:r>
        <w:r w:rsidR="00F82E34">
          <w:rPr>
            <w:noProof/>
            <w:webHidden/>
          </w:rPr>
          <w:fldChar w:fldCharType="end"/>
        </w:r>
      </w:hyperlink>
    </w:p>
    <w:p w14:paraId="569561B4" w14:textId="77777777" w:rsidR="00F82E34" w:rsidRPr="00BE3BA1" w:rsidRDefault="00A649E2">
      <w:pPr>
        <w:pStyle w:val="3a"/>
        <w:rPr>
          <w:rFonts w:ascii="Calibri" w:eastAsia="Times New Roman" w:hAnsi="Calibri" w:cs="Arial"/>
          <w:b w:val="0"/>
          <w:noProof/>
          <w:sz w:val="22"/>
          <w:szCs w:val="22"/>
          <w:lang w:val="en-US" w:eastAsia="en-US"/>
        </w:rPr>
      </w:pPr>
      <w:hyperlink w:anchor="_Toc368050191" w:history="1">
        <w:r w:rsidR="00F82E34" w:rsidRPr="00AE7367">
          <w:rPr>
            <w:rStyle w:val="affb"/>
            <w:noProof/>
          </w:rPr>
          <w:t>7.3.10</w:t>
        </w:r>
        <w:r w:rsidR="00F82E34" w:rsidRPr="00BE3BA1">
          <w:rPr>
            <w:rFonts w:ascii="Calibri" w:eastAsia="Times New Roman" w:hAnsi="Calibri" w:cs="Arial"/>
            <w:b w:val="0"/>
            <w:noProof/>
            <w:sz w:val="22"/>
            <w:szCs w:val="22"/>
            <w:lang w:val="en-US" w:eastAsia="en-US"/>
          </w:rPr>
          <w:tab/>
        </w:r>
        <w:r w:rsidR="00F82E34" w:rsidRPr="00AE7367">
          <w:rPr>
            <w:rStyle w:val="affb"/>
            <w:noProof/>
          </w:rPr>
          <w:t>SetIntegrityLevel (O, level)</w:t>
        </w:r>
        <w:r w:rsidR="00F82E34">
          <w:rPr>
            <w:noProof/>
            <w:webHidden/>
          </w:rPr>
          <w:tab/>
        </w:r>
        <w:r w:rsidR="00F82E34">
          <w:rPr>
            <w:noProof/>
            <w:webHidden/>
          </w:rPr>
          <w:fldChar w:fldCharType="begin"/>
        </w:r>
        <w:r w:rsidR="00F82E34">
          <w:rPr>
            <w:noProof/>
            <w:webHidden/>
          </w:rPr>
          <w:instrText xml:space="preserve"> PAGEREF _Toc368050191 \h </w:instrText>
        </w:r>
        <w:r w:rsidR="00F82E34">
          <w:rPr>
            <w:noProof/>
            <w:webHidden/>
          </w:rPr>
        </w:r>
        <w:r w:rsidR="00F82E34">
          <w:rPr>
            <w:noProof/>
            <w:webHidden/>
          </w:rPr>
          <w:fldChar w:fldCharType="separate"/>
        </w:r>
        <w:r w:rsidR="00D433E8">
          <w:rPr>
            <w:noProof/>
            <w:webHidden/>
          </w:rPr>
          <w:t>48</w:t>
        </w:r>
        <w:r w:rsidR="00F82E34">
          <w:rPr>
            <w:noProof/>
            <w:webHidden/>
          </w:rPr>
          <w:fldChar w:fldCharType="end"/>
        </w:r>
      </w:hyperlink>
    </w:p>
    <w:p w14:paraId="3BD225E2" w14:textId="77777777" w:rsidR="00F82E34" w:rsidRPr="00BE3BA1" w:rsidRDefault="00A649E2">
      <w:pPr>
        <w:pStyle w:val="3a"/>
        <w:rPr>
          <w:rFonts w:ascii="Calibri" w:eastAsia="Times New Roman" w:hAnsi="Calibri" w:cs="Arial"/>
          <w:b w:val="0"/>
          <w:noProof/>
          <w:sz w:val="22"/>
          <w:szCs w:val="22"/>
          <w:lang w:val="en-US" w:eastAsia="en-US"/>
        </w:rPr>
      </w:pPr>
      <w:hyperlink w:anchor="_Toc368050192" w:history="1">
        <w:r w:rsidR="00F82E34" w:rsidRPr="00AE7367">
          <w:rPr>
            <w:rStyle w:val="affb"/>
            <w:noProof/>
          </w:rPr>
          <w:t>7.3.11</w:t>
        </w:r>
        <w:r w:rsidR="00F82E34" w:rsidRPr="00BE3BA1">
          <w:rPr>
            <w:rFonts w:ascii="Calibri" w:eastAsia="Times New Roman" w:hAnsi="Calibri" w:cs="Arial"/>
            <w:b w:val="0"/>
            <w:noProof/>
            <w:sz w:val="22"/>
            <w:szCs w:val="22"/>
            <w:lang w:val="en-US" w:eastAsia="en-US"/>
          </w:rPr>
          <w:tab/>
        </w:r>
        <w:r w:rsidR="00F82E34" w:rsidRPr="00AE7367">
          <w:rPr>
            <w:rStyle w:val="affb"/>
            <w:noProof/>
          </w:rPr>
          <w:t>TestIntegrityLevel (O, level)</w:t>
        </w:r>
        <w:r w:rsidR="00F82E34">
          <w:rPr>
            <w:noProof/>
            <w:webHidden/>
          </w:rPr>
          <w:tab/>
        </w:r>
        <w:r w:rsidR="00F82E34">
          <w:rPr>
            <w:noProof/>
            <w:webHidden/>
          </w:rPr>
          <w:fldChar w:fldCharType="begin"/>
        </w:r>
        <w:r w:rsidR="00F82E34">
          <w:rPr>
            <w:noProof/>
            <w:webHidden/>
          </w:rPr>
          <w:instrText xml:space="preserve"> PAGEREF _Toc368050192 \h </w:instrText>
        </w:r>
        <w:r w:rsidR="00F82E34">
          <w:rPr>
            <w:noProof/>
            <w:webHidden/>
          </w:rPr>
        </w:r>
        <w:r w:rsidR="00F82E34">
          <w:rPr>
            <w:noProof/>
            <w:webHidden/>
          </w:rPr>
          <w:fldChar w:fldCharType="separate"/>
        </w:r>
        <w:r w:rsidR="00D433E8">
          <w:rPr>
            <w:noProof/>
            <w:webHidden/>
          </w:rPr>
          <w:t>49</w:t>
        </w:r>
        <w:r w:rsidR="00F82E34">
          <w:rPr>
            <w:noProof/>
            <w:webHidden/>
          </w:rPr>
          <w:fldChar w:fldCharType="end"/>
        </w:r>
      </w:hyperlink>
    </w:p>
    <w:p w14:paraId="080433BC" w14:textId="77777777" w:rsidR="00F82E34" w:rsidRPr="00BE3BA1" w:rsidRDefault="00A649E2">
      <w:pPr>
        <w:pStyle w:val="3a"/>
        <w:rPr>
          <w:rFonts w:ascii="Calibri" w:eastAsia="Times New Roman" w:hAnsi="Calibri" w:cs="Arial"/>
          <w:b w:val="0"/>
          <w:noProof/>
          <w:sz w:val="22"/>
          <w:szCs w:val="22"/>
          <w:lang w:val="en-US" w:eastAsia="en-US"/>
        </w:rPr>
      </w:pPr>
      <w:hyperlink w:anchor="_Toc368050193" w:history="1">
        <w:r w:rsidR="00F82E34" w:rsidRPr="00AE7367">
          <w:rPr>
            <w:rStyle w:val="affb"/>
            <w:noProof/>
          </w:rPr>
          <w:t>7.3.12</w:t>
        </w:r>
        <w:r w:rsidR="00F82E34" w:rsidRPr="00BE3BA1">
          <w:rPr>
            <w:rFonts w:ascii="Calibri" w:eastAsia="Times New Roman" w:hAnsi="Calibri" w:cs="Arial"/>
            <w:b w:val="0"/>
            <w:noProof/>
            <w:sz w:val="22"/>
            <w:szCs w:val="22"/>
            <w:lang w:val="en-US" w:eastAsia="en-US"/>
          </w:rPr>
          <w:tab/>
        </w:r>
        <w:r w:rsidR="00F82E34" w:rsidRPr="00AE7367">
          <w:rPr>
            <w:rStyle w:val="affb"/>
            <w:noProof/>
          </w:rPr>
          <w:t>CreateArrayFromList (elements)</w:t>
        </w:r>
        <w:r w:rsidR="00F82E34">
          <w:rPr>
            <w:noProof/>
            <w:webHidden/>
          </w:rPr>
          <w:tab/>
        </w:r>
        <w:r w:rsidR="00F82E34">
          <w:rPr>
            <w:noProof/>
            <w:webHidden/>
          </w:rPr>
          <w:fldChar w:fldCharType="begin"/>
        </w:r>
        <w:r w:rsidR="00F82E34">
          <w:rPr>
            <w:noProof/>
            <w:webHidden/>
          </w:rPr>
          <w:instrText xml:space="preserve"> PAGEREF _Toc368050193 \h </w:instrText>
        </w:r>
        <w:r w:rsidR="00F82E34">
          <w:rPr>
            <w:noProof/>
            <w:webHidden/>
          </w:rPr>
        </w:r>
        <w:r w:rsidR="00F82E34">
          <w:rPr>
            <w:noProof/>
            <w:webHidden/>
          </w:rPr>
          <w:fldChar w:fldCharType="separate"/>
        </w:r>
        <w:r w:rsidR="00D433E8">
          <w:rPr>
            <w:noProof/>
            <w:webHidden/>
          </w:rPr>
          <w:t>49</w:t>
        </w:r>
        <w:r w:rsidR="00F82E34">
          <w:rPr>
            <w:noProof/>
            <w:webHidden/>
          </w:rPr>
          <w:fldChar w:fldCharType="end"/>
        </w:r>
      </w:hyperlink>
    </w:p>
    <w:p w14:paraId="2441649A" w14:textId="77777777" w:rsidR="00F82E34" w:rsidRPr="00BE3BA1" w:rsidRDefault="00A649E2">
      <w:pPr>
        <w:pStyle w:val="3a"/>
        <w:rPr>
          <w:rFonts w:ascii="Calibri" w:eastAsia="Times New Roman" w:hAnsi="Calibri" w:cs="Arial"/>
          <w:b w:val="0"/>
          <w:noProof/>
          <w:sz w:val="22"/>
          <w:szCs w:val="22"/>
          <w:lang w:val="en-US" w:eastAsia="en-US"/>
        </w:rPr>
      </w:pPr>
      <w:hyperlink w:anchor="_Toc368050194" w:history="1">
        <w:r w:rsidR="00F82E34" w:rsidRPr="00AE7367">
          <w:rPr>
            <w:rStyle w:val="affb"/>
            <w:noProof/>
          </w:rPr>
          <w:t>7.3.13</w:t>
        </w:r>
        <w:r w:rsidR="00F82E34" w:rsidRPr="00BE3BA1">
          <w:rPr>
            <w:rFonts w:ascii="Calibri" w:eastAsia="Times New Roman" w:hAnsi="Calibri" w:cs="Arial"/>
            <w:b w:val="0"/>
            <w:noProof/>
            <w:sz w:val="22"/>
            <w:szCs w:val="22"/>
            <w:lang w:val="en-US" w:eastAsia="en-US"/>
          </w:rPr>
          <w:tab/>
        </w:r>
        <w:r w:rsidR="00F82E34" w:rsidRPr="00AE7367">
          <w:rPr>
            <w:rStyle w:val="affb"/>
            <w:noProof/>
          </w:rPr>
          <w:t>CreateListFromArrayLike (obj)</w:t>
        </w:r>
        <w:r w:rsidR="00F82E34">
          <w:rPr>
            <w:noProof/>
            <w:webHidden/>
          </w:rPr>
          <w:tab/>
        </w:r>
        <w:r w:rsidR="00F82E34">
          <w:rPr>
            <w:noProof/>
            <w:webHidden/>
          </w:rPr>
          <w:fldChar w:fldCharType="begin"/>
        </w:r>
        <w:r w:rsidR="00F82E34">
          <w:rPr>
            <w:noProof/>
            <w:webHidden/>
          </w:rPr>
          <w:instrText xml:space="preserve"> PAGEREF _Toc368050194 \h </w:instrText>
        </w:r>
        <w:r w:rsidR="00F82E34">
          <w:rPr>
            <w:noProof/>
            <w:webHidden/>
          </w:rPr>
        </w:r>
        <w:r w:rsidR="00F82E34">
          <w:rPr>
            <w:noProof/>
            <w:webHidden/>
          </w:rPr>
          <w:fldChar w:fldCharType="separate"/>
        </w:r>
        <w:r w:rsidR="00D433E8">
          <w:rPr>
            <w:noProof/>
            <w:webHidden/>
          </w:rPr>
          <w:t>50</w:t>
        </w:r>
        <w:r w:rsidR="00F82E34">
          <w:rPr>
            <w:noProof/>
            <w:webHidden/>
          </w:rPr>
          <w:fldChar w:fldCharType="end"/>
        </w:r>
      </w:hyperlink>
    </w:p>
    <w:p w14:paraId="7BBD2F59" w14:textId="77777777" w:rsidR="00F82E34" w:rsidRPr="00BE3BA1" w:rsidRDefault="00A649E2">
      <w:pPr>
        <w:pStyle w:val="3a"/>
        <w:rPr>
          <w:rFonts w:ascii="Calibri" w:eastAsia="Times New Roman" w:hAnsi="Calibri" w:cs="Arial"/>
          <w:b w:val="0"/>
          <w:noProof/>
          <w:sz w:val="22"/>
          <w:szCs w:val="22"/>
          <w:lang w:val="en-US" w:eastAsia="en-US"/>
        </w:rPr>
      </w:pPr>
      <w:hyperlink w:anchor="_Toc368050195" w:history="1">
        <w:r w:rsidR="00F82E34" w:rsidRPr="00AE7367">
          <w:rPr>
            <w:rStyle w:val="affb"/>
            <w:noProof/>
          </w:rPr>
          <w:t>7.3.14</w:t>
        </w:r>
        <w:r w:rsidR="00F82E34" w:rsidRPr="00BE3BA1">
          <w:rPr>
            <w:rFonts w:ascii="Calibri" w:eastAsia="Times New Roman" w:hAnsi="Calibri" w:cs="Arial"/>
            <w:b w:val="0"/>
            <w:noProof/>
            <w:sz w:val="22"/>
            <w:szCs w:val="22"/>
            <w:lang w:val="en-US" w:eastAsia="en-US"/>
          </w:rPr>
          <w:tab/>
        </w:r>
        <w:r w:rsidR="00F82E34" w:rsidRPr="00AE7367">
          <w:rPr>
            <w:rStyle w:val="affb"/>
            <w:noProof/>
          </w:rPr>
          <w:t>OrdinaryHasInstance (C, O)</w:t>
        </w:r>
        <w:r w:rsidR="00F82E34">
          <w:rPr>
            <w:noProof/>
            <w:webHidden/>
          </w:rPr>
          <w:tab/>
        </w:r>
        <w:r w:rsidR="00F82E34">
          <w:rPr>
            <w:noProof/>
            <w:webHidden/>
          </w:rPr>
          <w:fldChar w:fldCharType="begin"/>
        </w:r>
        <w:r w:rsidR="00F82E34">
          <w:rPr>
            <w:noProof/>
            <w:webHidden/>
          </w:rPr>
          <w:instrText xml:space="preserve"> PAGEREF _Toc368050195 \h </w:instrText>
        </w:r>
        <w:r w:rsidR="00F82E34">
          <w:rPr>
            <w:noProof/>
            <w:webHidden/>
          </w:rPr>
        </w:r>
        <w:r w:rsidR="00F82E34">
          <w:rPr>
            <w:noProof/>
            <w:webHidden/>
          </w:rPr>
          <w:fldChar w:fldCharType="separate"/>
        </w:r>
        <w:r w:rsidR="00D433E8">
          <w:rPr>
            <w:noProof/>
            <w:webHidden/>
          </w:rPr>
          <w:t>50</w:t>
        </w:r>
        <w:r w:rsidR="00F82E34">
          <w:rPr>
            <w:noProof/>
            <w:webHidden/>
          </w:rPr>
          <w:fldChar w:fldCharType="end"/>
        </w:r>
      </w:hyperlink>
    </w:p>
    <w:p w14:paraId="23CE6D82" w14:textId="77777777" w:rsidR="00F82E34" w:rsidRPr="00BE3BA1" w:rsidRDefault="00A649E2">
      <w:pPr>
        <w:pStyle w:val="3a"/>
        <w:rPr>
          <w:rFonts w:ascii="Calibri" w:eastAsia="Times New Roman" w:hAnsi="Calibri" w:cs="Arial"/>
          <w:b w:val="0"/>
          <w:noProof/>
          <w:sz w:val="22"/>
          <w:szCs w:val="22"/>
          <w:lang w:val="en-US" w:eastAsia="en-US"/>
        </w:rPr>
      </w:pPr>
      <w:hyperlink w:anchor="_Toc368050196" w:history="1">
        <w:r w:rsidR="00F82E34" w:rsidRPr="00AE7367">
          <w:rPr>
            <w:rStyle w:val="affb"/>
            <w:noProof/>
          </w:rPr>
          <w:t>7.3.15</w:t>
        </w:r>
        <w:r w:rsidR="00F82E34" w:rsidRPr="00BE3BA1">
          <w:rPr>
            <w:rFonts w:ascii="Calibri" w:eastAsia="Times New Roman" w:hAnsi="Calibri" w:cs="Arial"/>
            <w:b w:val="0"/>
            <w:noProof/>
            <w:sz w:val="22"/>
            <w:szCs w:val="22"/>
            <w:lang w:val="en-US" w:eastAsia="en-US"/>
          </w:rPr>
          <w:tab/>
        </w:r>
        <w:r w:rsidR="00F82E34" w:rsidRPr="00AE7367">
          <w:rPr>
            <w:rStyle w:val="affb"/>
            <w:noProof/>
          </w:rPr>
          <w:t>GetPrototypeFromConstructor ( constructor, intrinsicDefaultProto )</w:t>
        </w:r>
        <w:r w:rsidR="00F82E34">
          <w:rPr>
            <w:noProof/>
            <w:webHidden/>
          </w:rPr>
          <w:tab/>
        </w:r>
        <w:r w:rsidR="00F82E34">
          <w:rPr>
            <w:noProof/>
            <w:webHidden/>
          </w:rPr>
          <w:fldChar w:fldCharType="begin"/>
        </w:r>
        <w:r w:rsidR="00F82E34">
          <w:rPr>
            <w:noProof/>
            <w:webHidden/>
          </w:rPr>
          <w:instrText xml:space="preserve"> PAGEREF _Toc368050196 \h </w:instrText>
        </w:r>
        <w:r w:rsidR="00F82E34">
          <w:rPr>
            <w:noProof/>
            <w:webHidden/>
          </w:rPr>
        </w:r>
        <w:r w:rsidR="00F82E34">
          <w:rPr>
            <w:noProof/>
            <w:webHidden/>
          </w:rPr>
          <w:fldChar w:fldCharType="separate"/>
        </w:r>
        <w:r w:rsidR="00D433E8">
          <w:rPr>
            <w:noProof/>
            <w:webHidden/>
          </w:rPr>
          <w:t>50</w:t>
        </w:r>
        <w:r w:rsidR="00F82E34">
          <w:rPr>
            <w:noProof/>
            <w:webHidden/>
          </w:rPr>
          <w:fldChar w:fldCharType="end"/>
        </w:r>
      </w:hyperlink>
    </w:p>
    <w:p w14:paraId="414BD796" w14:textId="77777777" w:rsidR="00F82E34" w:rsidRPr="00BE3BA1" w:rsidRDefault="00A649E2">
      <w:pPr>
        <w:pStyle w:val="3a"/>
        <w:rPr>
          <w:rFonts w:ascii="Calibri" w:eastAsia="Times New Roman" w:hAnsi="Calibri" w:cs="Arial"/>
          <w:b w:val="0"/>
          <w:noProof/>
          <w:sz w:val="22"/>
          <w:szCs w:val="22"/>
          <w:lang w:val="en-US" w:eastAsia="en-US"/>
        </w:rPr>
      </w:pPr>
      <w:hyperlink w:anchor="_Toc368050197" w:history="1">
        <w:r w:rsidR="00F82E34" w:rsidRPr="00AE7367">
          <w:rPr>
            <w:rStyle w:val="affb"/>
            <w:noProof/>
          </w:rPr>
          <w:t>7.3.16</w:t>
        </w:r>
        <w:r w:rsidR="00F82E34" w:rsidRPr="00BE3BA1">
          <w:rPr>
            <w:rFonts w:ascii="Calibri" w:eastAsia="Times New Roman" w:hAnsi="Calibri" w:cs="Arial"/>
            <w:b w:val="0"/>
            <w:noProof/>
            <w:sz w:val="22"/>
            <w:szCs w:val="22"/>
            <w:lang w:val="en-US" w:eastAsia="en-US"/>
          </w:rPr>
          <w:tab/>
        </w:r>
        <w:r w:rsidR="00F82E34" w:rsidRPr="00AE7367">
          <w:rPr>
            <w:rStyle w:val="affb"/>
            <w:noProof/>
          </w:rPr>
          <w:t>OrdinaryCreateFromConstructor ( constructor, intrinsicDefaultProto, internalDataList )</w:t>
        </w:r>
        <w:r w:rsidR="00F82E34">
          <w:rPr>
            <w:noProof/>
            <w:webHidden/>
          </w:rPr>
          <w:tab/>
        </w:r>
        <w:r w:rsidR="00F82E34">
          <w:rPr>
            <w:noProof/>
            <w:webHidden/>
          </w:rPr>
          <w:fldChar w:fldCharType="begin"/>
        </w:r>
        <w:r w:rsidR="00F82E34">
          <w:rPr>
            <w:noProof/>
            <w:webHidden/>
          </w:rPr>
          <w:instrText xml:space="preserve"> PAGEREF _Toc368050197 \h </w:instrText>
        </w:r>
        <w:r w:rsidR="00F82E34">
          <w:rPr>
            <w:noProof/>
            <w:webHidden/>
          </w:rPr>
        </w:r>
        <w:r w:rsidR="00F82E34">
          <w:rPr>
            <w:noProof/>
            <w:webHidden/>
          </w:rPr>
          <w:fldChar w:fldCharType="separate"/>
        </w:r>
        <w:r w:rsidR="00D433E8">
          <w:rPr>
            <w:noProof/>
            <w:webHidden/>
          </w:rPr>
          <w:t>51</w:t>
        </w:r>
        <w:r w:rsidR="00F82E34">
          <w:rPr>
            <w:noProof/>
            <w:webHidden/>
          </w:rPr>
          <w:fldChar w:fldCharType="end"/>
        </w:r>
      </w:hyperlink>
    </w:p>
    <w:p w14:paraId="159A7AA6" w14:textId="77777777" w:rsidR="00F82E34" w:rsidRPr="00BE3BA1" w:rsidRDefault="00A649E2">
      <w:pPr>
        <w:pStyle w:val="12"/>
        <w:rPr>
          <w:rFonts w:ascii="Calibri" w:eastAsia="Times New Roman" w:hAnsi="Calibri" w:cs="Arial"/>
          <w:b w:val="0"/>
          <w:noProof/>
          <w:sz w:val="22"/>
          <w:szCs w:val="22"/>
          <w:lang w:val="en-US" w:eastAsia="en-US"/>
        </w:rPr>
      </w:pPr>
      <w:hyperlink w:anchor="_Toc368050198" w:history="1">
        <w:r w:rsidR="00F82E34" w:rsidRPr="00AE7367">
          <w:rPr>
            <w:rStyle w:val="affb"/>
            <w:noProof/>
          </w:rPr>
          <w:t>8</w:t>
        </w:r>
        <w:r w:rsidR="00F82E34" w:rsidRPr="00BE3BA1">
          <w:rPr>
            <w:rFonts w:ascii="Calibri" w:eastAsia="Times New Roman" w:hAnsi="Calibri" w:cs="Arial"/>
            <w:b w:val="0"/>
            <w:noProof/>
            <w:sz w:val="22"/>
            <w:szCs w:val="22"/>
            <w:lang w:val="en-US" w:eastAsia="en-US"/>
          </w:rPr>
          <w:tab/>
        </w:r>
        <w:r w:rsidR="00F82E34" w:rsidRPr="00AE7367">
          <w:rPr>
            <w:rStyle w:val="affb"/>
            <w:noProof/>
          </w:rPr>
          <w:t>Executable Code and Execution Contexts</w:t>
        </w:r>
        <w:r w:rsidR="00F82E34">
          <w:rPr>
            <w:noProof/>
            <w:webHidden/>
          </w:rPr>
          <w:tab/>
        </w:r>
        <w:r w:rsidR="00F82E34">
          <w:rPr>
            <w:noProof/>
            <w:webHidden/>
          </w:rPr>
          <w:fldChar w:fldCharType="begin"/>
        </w:r>
        <w:r w:rsidR="00F82E34">
          <w:rPr>
            <w:noProof/>
            <w:webHidden/>
          </w:rPr>
          <w:instrText xml:space="preserve"> PAGEREF _Toc368050198 \h </w:instrText>
        </w:r>
        <w:r w:rsidR="00F82E34">
          <w:rPr>
            <w:noProof/>
            <w:webHidden/>
          </w:rPr>
        </w:r>
        <w:r w:rsidR="00F82E34">
          <w:rPr>
            <w:noProof/>
            <w:webHidden/>
          </w:rPr>
          <w:fldChar w:fldCharType="separate"/>
        </w:r>
        <w:r w:rsidR="00D433E8">
          <w:rPr>
            <w:noProof/>
            <w:webHidden/>
          </w:rPr>
          <w:t>51</w:t>
        </w:r>
        <w:r w:rsidR="00F82E34">
          <w:rPr>
            <w:noProof/>
            <w:webHidden/>
          </w:rPr>
          <w:fldChar w:fldCharType="end"/>
        </w:r>
      </w:hyperlink>
    </w:p>
    <w:p w14:paraId="625FEE05" w14:textId="77777777" w:rsidR="00F82E34" w:rsidRPr="00BE3BA1" w:rsidRDefault="00A649E2">
      <w:pPr>
        <w:pStyle w:val="2c"/>
        <w:rPr>
          <w:rFonts w:ascii="Calibri" w:eastAsia="Times New Roman" w:hAnsi="Calibri" w:cs="Arial"/>
          <w:b w:val="0"/>
          <w:noProof/>
          <w:sz w:val="22"/>
          <w:szCs w:val="22"/>
          <w:lang w:val="en-US" w:eastAsia="en-US"/>
        </w:rPr>
      </w:pPr>
      <w:hyperlink w:anchor="_Toc368050199" w:history="1">
        <w:r w:rsidR="00F82E34" w:rsidRPr="00AE7367">
          <w:rPr>
            <w:rStyle w:val="affb"/>
            <w:noProof/>
          </w:rPr>
          <w:t>8.1</w:t>
        </w:r>
        <w:r w:rsidR="00F82E34" w:rsidRPr="00BE3BA1">
          <w:rPr>
            <w:rFonts w:ascii="Calibri" w:eastAsia="Times New Roman" w:hAnsi="Calibri" w:cs="Arial"/>
            <w:b w:val="0"/>
            <w:noProof/>
            <w:sz w:val="22"/>
            <w:szCs w:val="22"/>
            <w:lang w:val="en-US" w:eastAsia="en-US"/>
          </w:rPr>
          <w:tab/>
        </w:r>
        <w:r w:rsidR="00F82E34" w:rsidRPr="00AE7367">
          <w:rPr>
            <w:rStyle w:val="affb"/>
            <w:noProof/>
          </w:rPr>
          <w:t>Lexical Environments</w:t>
        </w:r>
        <w:r w:rsidR="00F82E34">
          <w:rPr>
            <w:noProof/>
            <w:webHidden/>
          </w:rPr>
          <w:tab/>
        </w:r>
        <w:r w:rsidR="00F82E34">
          <w:rPr>
            <w:noProof/>
            <w:webHidden/>
          </w:rPr>
          <w:fldChar w:fldCharType="begin"/>
        </w:r>
        <w:r w:rsidR="00F82E34">
          <w:rPr>
            <w:noProof/>
            <w:webHidden/>
          </w:rPr>
          <w:instrText xml:space="preserve"> PAGEREF _Toc368050199 \h </w:instrText>
        </w:r>
        <w:r w:rsidR="00F82E34">
          <w:rPr>
            <w:noProof/>
            <w:webHidden/>
          </w:rPr>
        </w:r>
        <w:r w:rsidR="00F82E34">
          <w:rPr>
            <w:noProof/>
            <w:webHidden/>
          </w:rPr>
          <w:fldChar w:fldCharType="separate"/>
        </w:r>
        <w:r w:rsidR="00D433E8">
          <w:rPr>
            <w:noProof/>
            <w:webHidden/>
          </w:rPr>
          <w:t>51</w:t>
        </w:r>
        <w:r w:rsidR="00F82E34">
          <w:rPr>
            <w:noProof/>
            <w:webHidden/>
          </w:rPr>
          <w:fldChar w:fldCharType="end"/>
        </w:r>
      </w:hyperlink>
    </w:p>
    <w:p w14:paraId="153B2D1B" w14:textId="77777777" w:rsidR="00F82E34" w:rsidRPr="00BE3BA1" w:rsidRDefault="00A649E2">
      <w:pPr>
        <w:pStyle w:val="3a"/>
        <w:rPr>
          <w:rFonts w:ascii="Calibri" w:eastAsia="Times New Roman" w:hAnsi="Calibri" w:cs="Arial"/>
          <w:b w:val="0"/>
          <w:noProof/>
          <w:sz w:val="22"/>
          <w:szCs w:val="22"/>
          <w:lang w:val="en-US" w:eastAsia="en-US"/>
        </w:rPr>
      </w:pPr>
      <w:hyperlink w:anchor="_Toc368050200" w:history="1">
        <w:r w:rsidR="00F82E34" w:rsidRPr="00AE7367">
          <w:rPr>
            <w:rStyle w:val="affb"/>
            <w:noProof/>
          </w:rPr>
          <w:t>8.1.1</w:t>
        </w:r>
        <w:r w:rsidR="00F82E34" w:rsidRPr="00BE3BA1">
          <w:rPr>
            <w:rFonts w:ascii="Calibri" w:eastAsia="Times New Roman" w:hAnsi="Calibri" w:cs="Arial"/>
            <w:b w:val="0"/>
            <w:noProof/>
            <w:sz w:val="22"/>
            <w:szCs w:val="22"/>
            <w:lang w:val="en-US" w:eastAsia="en-US"/>
          </w:rPr>
          <w:tab/>
        </w:r>
        <w:r w:rsidR="00F82E34" w:rsidRPr="00AE7367">
          <w:rPr>
            <w:rStyle w:val="affb"/>
            <w:noProof/>
          </w:rPr>
          <w:t>Environment Records</w:t>
        </w:r>
        <w:r w:rsidR="00F82E34">
          <w:rPr>
            <w:noProof/>
            <w:webHidden/>
          </w:rPr>
          <w:tab/>
        </w:r>
        <w:r w:rsidR="00F82E34">
          <w:rPr>
            <w:noProof/>
            <w:webHidden/>
          </w:rPr>
          <w:fldChar w:fldCharType="begin"/>
        </w:r>
        <w:r w:rsidR="00F82E34">
          <w:rPr>
            <w:noProof/>
            <w:webHidden/>
          </w:rPr>
          <w:instrText xml:space="preserve"> PAGEREF _Toc368050200 \h </w:instrText>
        </w:r>
        <w:r w:rsidR="00F82E34">
          <w:rPr>
            <w:noProof/>
            <w:webHidden/>
          </w:rPr>
        </w:r>
        <w:r w:rsidR="00F82E34">
          <w:rPr>
            <w:noProof/>
            <w:webHidden/>
          </w:rPr>
          <w:fldChar w:fldCharType="separate"/>
        </w:r>
        <w:r w:rsidR="00D433E8">
          <w:rPr>
            <w:noProof/>
            <w:webHidden/>
          </w:rPr>
          <w:t>52</w:t>
        </w:r>
        <w:r w:rsidR="00F82E34">
          <w:rPr>
            <w:noProof/>
            <w:webHidden/>
          </w:rPr>
          <w:fldChar w:fldCharType="end"/>
        </w:r>
      </w:hyperlink>
    </w:p>
    <w:p w14:paraId="1A3E1EE1" w14:textId="77777777" w:rsidR="00F82E34" w:rsidRPr="00BE3BA1" w:rsidRDefault="00A649E2">
      <w:pPr>
        <w:pStyle w:val="3a"/>
        <w:rPr>
          <w:rFonts w:ascii="Calibri" w:eastAsia="Times New Roman" w:hAnsi="Calibri" w:cs="Arial"/>
          <w:b w:val="0"/>
          <w:noProof/>
          <w:sz w:val="22"/>
          <w:szCs w:val="22"/>
          <w:lang w:val="en-US" w:eastAsia="en-US"/>
        </w:rPr>
      </w:pPr>
      <w:hyperlink w:anchor="_Toc368050201" w:history="1">
        <w:r w:rsidR="00F82E34" w:rsidRPr="00AE7367">
          <w:rPr>
            <w:rStyle w:val="affb"/>
            <w:noProof/>
          </w:rPr>
          <w:t>8.1.2</w:t>
        </w:r>
        <w:r w:rsidR="00F82E34" w:rsidRPr="00BE3BA1">
          <w:rPr>
            <w:rFonts w:ascii="Calibri" w:eastAsia="Times New Roman" w:hAnsi="Calibri" w:cs="Arial"/>
            <w:b w:val="0"/>
            <w:noProof/>
            <w:sz w:val="22"/>
            <w:szCs w:val="22"/>
            <w:lang w:val="en-US" w:eastAsia="en-US"/>
          </w:rPr>
          <w:tab/>
        </w:r>
        <w:r w:rsidR="00F82E34" w:rsidRPr="00AE7367">
          <w:rPr>
            <w:rStyle w:val="affb"/>
            <w:noProof/>
          </w:rPr>
          <w:t>Lexical Environment Operations</w:t>
        </w:r>
        <w:r w:rsidR="00F82E34">
          <w:rPr>
            <w:noProof/>
            <w:webHidden/>
          </w:rPr>
          <w:tab/>
        </w:r>
        <w:r w:rsidR="00F82E34">
          <w:rPr>
            <w:noProof/>
            <w:webHidden/>
          </w:rPr>
          <w:fldChar w:fldCharType="begin"/>
        </w:r>
        <w:r w:rsidR="00F82E34">
          <w:rPr>
            <w:noProof/>
            <w:webHidden/>
          </w:rPr>
          <w:instrText xml:space="preserve"> PAGEREF _Toc368050201 \h </w:instrText>
        </w:r>
        <w:r w:rsidR="00F82E34">
          <w:rPr>
            <w:noProof/>
            <w:webHidden/>
          </w:rPr>
        </w:r>
        <w:r w:rsidR="00F82E34">
          <w:rPr>
            <w:noProof/>
            <w:webHidden/>
          </w:rPr>
          <w:fldChar w:fldCharType="separate"/>
        </w:r>
        <w:r w:rsidR="00D433E8">
          <w:rPr>
            <w:noProof/>
            <w:webHidden/>
          </w:rPr>
          <w:t>63</w:t>
        </w:r>
        <w:r w:rsidR="00F82E34">
          <w:rPr>
            <w:noProof/>
            <w:webHidden/>
          </w:rPr>
          <w:fldChar w:fldCharType="end"/>
        </w:r>
      </w:hyperlink>
    </w:p>
    <w:p w14:paraId="5C336ECF" w14:textId="77777777" w:rsidR="00F82E34" w:rsidRPr="00BE3BA1" w:rsidRDefault="00A649E2">
      <w:pPr>
        <w:pStyle w:val="2c"/>
        <w:rPr>
          <w:rFonts w:ascii="Calibri" w:eastAsia="Times New Roman" w:hAnsi="Calibri" w:cs="Arial"/>
          <w:b w:val="0"/>
          <w:noProof/>
          <w:sz w:val="22"/>
          <w:szCs w:val="22"/>
          <w:lang w:val="en-US" w:eastAsia="en-US"/>
        </w:rPr>
      </w:pPr>
      <w:hyperlink w:anchor="_Toc368050202" w:history="1">
        <w:r w:rsidR="00F82E34" w:rsidRPr="00AE7367">
          <w:rPr>
            <w:rStyle w:val="affb"/>
            <w:noProof/>
          </w:rPr>
          <w:t>8.2</w:t>
        </w:r>
        <w:r w:rsidR="00F82E34" w:rsidRPr="00BE3BA1">
          <w:rPr>
            <w:rFonts w:ascii="Calibri" w:eastAsia="Times New Roman" w:hAnsi="Calibri" w:cs="Arial"/>
            <w:b w:val="0"/>
            <w:noProof/>
            <w:sz w:val="22"/>
            <w:szCs w:val="22"/>
            <w:lang w:val="en-US" w:eastAsia="en-US"/>
          </w:rPr>
          <w:tab/>
        </w:r>
        <w:r w:rsidR="00F82E34" w:rsidRPr="00AE7367">
          <w:rPr>
            <w:rStyle w:val="affb"/>
            <w:noProof/>
          </w:rPr>
          <w:t>Code Realms</w:t>
        </w:r>
        <w:r w:rsidR="00F82E34">
          <w:rPr>
            <w:noProof/>
            <w:webHidden/>
          </w:rPr>
          <w:tab/>
        </w:r>
        <w:r w:rsidR="00F82E34">
          <w:rPr>
            <w:noProof/>
            <w:webHidden/>
          </w:rPr>
          <w:fldChar w:fldCharType="begin"/>
        </w:r>
        <w:r w:rsidR="00F82E34">
          <w:rPr>
            <w:noProof/>
            <w:webHidden/>
          </w:rPr>
          <w:instrText xml:space="preserve"> PAGEREF _Toc368050202 \h </w:instrText>
        </w:r>
        <w:r w:rsidR="00F82E34">
          <w:rPr>
            <w:noProof/>
            <w:webHidden/>
          </w:rPr>
        </w:r>
        <w:r w:rsidR="00F82E34">
          <w:rPr>
            <w:noProof/>
            <w:webHidden/>
          </w:rPr>
          <w:fldChar w:fldCharType="separate"/>
        </w:r>
        <w:r w:rsidR="00D433E8">
          <w:rPr>
            <w:noProof/>
            <w:webHidden/>
          </w:rPr>
          <w:t>64</w:t>
        </w:r>
        <w:r w:rsidR="00F82E34">
          <w:rPr>
            <w:noProof/>
            <w:webHidden/>
          </w:rPr>
          <w:fldChar w:fldCharType="end"/>
        </w:r>
      </w:hyperlink>
    </w:p>
    <w:p w14:paraId="3C2EE992" w14:textId="77777777" w:rsidR="00F82E34" w:rsidRPr="00BE3BA1" w:rsidRDefault="00A649E2">
      <w:pPr>
        <w:pStyle w:val="2c"/>
        <w:rPr>
          <w:rFonts w:ascii="Calibri" w:eastAsia="Times New Roman" w:hAnsi="Calibri" w:cs="Arial"/>
          <w:b w:val="0"/>
          <w:noProof/>
          <w:sz w:val="22"/>
          <w:szCs w:val="22"/>
          <w:lang w:val="en-US" w:eastAsia="en-US"/>
        </w:rPr>
      </w:pPr>
      <w:hyperlink w:anchor="_Toc368050203" w:history="1">
        <w:r w:rsidR="00F82E34" w:rsidRPr="00AE7367">
          <w:rPr>
            <w:rStyle w:val="affb"/>
            <w:noProof/>
          </w:rPr>
          <w:t>8.3</w:t>
        </w:r>
        <w:r w:rsidR="00F82E34" w:rsidRPr="00BE3BA1">
          <w:rPr>
            <w:rFonts w:ascii="Calibri" w:eastAsia="Times New Roman" w:hAnsi="Calibri" w:cs="Arial"/>
            <w:b w:val="0"/>
            <w:noProof/>
            <w:sz w:val="22"/>
            <w:szCs w:val="22"/>
            <w:lang w:val="en-US" w:eastAsia="en-US"/>
          </w:rPr>
          <w:tab/>
        </w:r>
        <w:r w:rsidR="00F82E34" w:rsidRPr="00AE7367">
          <w:rPr>
            <w:rStyle w:val="affb"/>
            <w:noProof/>
          </w:rPr>
          <w:t>Execution Contexts</w:t>
        </w:r>
        <w:r w:rsidR="00F82E34">
          <w:rPr>
            <w:noProof/>
            <w:webHidden/>
          </w:rPr>
          <w:tab/>
        </w:r>
        <w:r w:rsidR="00F82E34">
          <w:rPr>
            <w:noProof/>
            <w:webHidden/>
          </w:rPr>
          <w:fldChar w:fldCharType="begin"/>
        </w:r>
        <w:r w:rsidR="00F82E34">
          <w:rPr>
            <w:noProof/>
            <w:webHidden/>
          </w:rPr>
          <w:instrText xml:space="preserve"> PAGEREF _Toc368050203 \h </w:instrText>
        </w:r>
        <w:r w:rsidR="00F82E34">
          <w:rPr>
            <w:noProof/>
            <w:webHidden/>
          </w:rPr>
        </w:r>
        <w:r w:rsidR="00F82E34">
          <w:rPr>
            <w:noProof/>
            <w:webHidden/>
          </w:rPr>
          <w:fldChar w:fldCharType="separate"/>
        </w:r>
        <w:r w:rsidR="00D433E8">
          <w:rPr>
            <w:noProof/>
            <w:webHidden/>
          </w:rPr>
          <w:t>64</w:t>
        </w:r>
        <w:r w:rsidR="00F82E34">
          <w:rPr>
            <w:noProof/>
            <w:webHidden/>
          </w:rPr>
          <w:fldChar w:fldCharType="end"/>
        </w:r>
      </w:hyperlink>
    </w:p>
    <w:p w14:paraId="6EC34EDE" w14:textId="77777777" w:rsidR="00F82E34" w:rsidRPr="00BE3BA1" w:rsidRDefault="00A649E2">
      <w:pPr>
        <w:pStyle w:val="3a"/>
        <w:rPr>
          <w:rFonts w:ascii="Calibri" w:eastAsia="Times New Roman" w:hAnsi="Calibri" w:cs="Arial"/>
          <w:b w:val="0"/>
          <w:noProof/>
          <w:sz w:val="22"/>
          <w:szCs w:val="22"/>
          <w:lang w:val="en-US" w:eastAsia="en-US"/>
        </w:rPr>
      </w:pPr>
      <w:hyperlink w:anchor="_Toc368050204" w:history="1">
        <w:r w:rsidR="00F82E34" w:rsidRPr="00AE7367">
          <w:rPr>
            <w:rStyle w:val="affb"/>
            <w:noProof/>
          </w:rPr>
          <w:t>8.3.1</w:t>
        </w:r>
        <w:r w:rsidR="00F82E34" w:rsidRPr="00BE3BA1">
          <w:rPr>
            <w:rFonts w:ascii="Calibri" w:eastAsia="Times New Roman" w:hAnsi="Calibri" w:cs="Arial"/>
            <w:b w:val="0"/>
            <w:noProof/>
            <w:sz w:val="22"/>
            <w:szCs w:val="22"/>
            <w:lang w:val="en-US" w:eastAsia="en-US"/>
          </w:rPr>
          <w:tab/>
        </w:r>
        <w:r w:rsidR="00F82E34" w:rsidRPr="00AE7367">
          <w:rPr>
            <w:rStyle w:val="affb"/>
            <w:noProof/>
          </w:rPr>
          <w:t>Identifier Resolution</w:t>
        </w:r>
        <w:r w:rsidR="00F82E34">
          <w:rPr>
            <w:noProof/>
            <w:webHidden/>
          </w:rPr>
          <w:tab/>
        </w:r>
        <w:r w:rsidR="00F82E34">
          <w:rPr>
            <w:noProof/>
            <w:webHidden/>
          </w:rPr>
          <w:fldChar w:fldCharType="begin"/>
        </w:r>
        <w:r w:rsidR="00F82E34">
          <w:rPr>
            <w:noProof/>
            <w:webHidden/>
          </w:rPr>
          <w:instrText xml:space="preserve"> PAGEREF _Toc368050204 \h </w:instrText>
        </w:r>
        <w:r w:rsidR="00F82E34">
          <w:rPr>
            <w:noProof/>
            <w:webHidden/>
          </w:rPr>
        </w:r>
        <w:r w:rsidR="00F82E34">
          <w:rPr>
            <w:noProof/>
            <w:webHidden/>
          </w:rPr>
          <w:fldChar w:fldCharType="separate"/>
        </w:r>
        <w:r w:rsidR="00D433E8">
          <w:rPr>
            <w:noProof/>
            <w:webHidden/>
          </w:rPr>
          <w:t>66</w:t>
        </w:r>
        <w:r w:rsidR="00F82E34">
          <w:rPr>
            <w:noProof/>
            <w:webHidden/>
          </w:rPr>
          <w:fldChar w:fldCharType="end"/>
        </w:r>
      </w:hyperlink>
    </w:p>
    <w:p w14:paraId="55B589C4" w14:textId="77777777" w:rsidR="00F82E34" w:rsidRPr="00BE3BA1" w:rsidRDefault="00A649E2">
      <w:pPr>
        <w:pStyle w:val="3a"/>
        <w:rPr>
          <w:rFonts w:ascii="Calibri" w:eastAsia="Times New Roman" w:hAnsi="Calibri" w:cs="Arial"/>
          <w:b w:val="0"/>
          <w:noProof/>
          <w:sz w:val="22"/>
          <w:szCs w:val="22"/>
          <w:lang w:val="en-US" w:eastAsia="en-US"/>
        </w:rPr>
      </w:pPr>
      <w:hyperlink w:anchor="_Toc368050205" w:history="1">
        <w:r w:rsidR="00F82E34" w:rsidRPr="00AE7367">
          <w:rPr>
            <w:rStyle w:val="affb"/>
            <w:noProof/>
          </w:rPr>
          <w:t>8.3.2</w:t>
        </w:r>
        <w:r w:rsidR="00F82E34" w:rsidRPr="00BE3BA1">
          <w:rPr>
            <w:rFonts w:ascii="Calibri" w:eastAsia="Times New Roman" w:hAnsi="Calibri" w:cs="Arial"/>
            <w:b w:val="0"/>
            <w:noProof/>
            <w:sz w:val="22"/>
            <w:szCs w:val="22"/>
            <w:lang w:val="en-US" w:eastAsia="en-US"/>
          </w:rPr>
          <w:tab/>
        </w:r>
        <w:r w:rsidR="00F82E34" w:rsidRPr="00AE7367">
          <w:rPr>
            <w:rStyle w:val="affb"/>
            <w:noProof/>
          </w:rPr>
          <w:t>GetThisEnvironment</w:t>
        </w:r>
        <w:r w:rsidR="00F82E34">
          <w:rPr>
            <w:noProof/>
            <w:webHidden/>
          </w:rPr>
          <w:tab/>
        </w:r>
        <w:r w:rsidR="00F82E34">
          <w:rPr>
            <w:noProof/>
            <w:webHidden/>
          </w:rPr>
          <w:fldChar w:fldCharType="begin"/>
        </w:r>
        <w:r w:rsidR="00F82E34">
          <w:rPr>
            <w:noProof/>
            <w:webHidden/>
          </w:rPr>
          <w:instrText xml:space="preserve"> PAGEREF _Toc368050205 \h </w:instrText>
        </w:r>
        <w:r w:rsidR="00F82E34">
          <w:rPr>
            <w:noProof/>
            <w:webHidden/>
          </w:rPr>
        </w:r>
        <w:r w:rsidR="00F82E34">
          <w:rPr>
            <w:noProof/>
            <w:webHidden/>
          </w:rPr>
          <w:fldChar w:fldCharType="separate"/>
        </w:r>
        <w:r w:rsidR="00D433E8">
          <w:rPr>
            <w:noProof/>
            <w:webHidden/>
          </w:rPr>
          <w:t>66</w:t>
        </w:r>
        <w:r w:rsidR="00F82E34">
          <w:rPr>
            <w:noProof/>
            <w:webHidden/>
          </w:rPr>
          <w:fldChar w:fldCharType="end"/>
        </w:r>
      </w:hyperlink>
    </w:p>
    <w:p w14:paraId="30730C6E" w14:textId="77777777" w:rsidR="00F82E34" w:rsidRPr="00BE3BA1" w:rsidRDefault="00A649E2">
      <w:pPr>
        <w:pStyle w:val="3a"/>
        <w:rPr>
          <w:rFonts w:ascii="Calibri" w:eastAsia="Times New Roman" w:hAnsi="Calibri" w:cs="Arial"/>
          <w:b w:val="0"/>
          <w:noProof/>
          <w:sz w:val="22"/>
          <w:szCs w:val="22"/>
          <w:lang w:val="en-US" w:eastAsia="en-US"/>
        </w:rPr>
      </w:pPr>
      <w:hyperlink w:anchor="_Toc368050206" w:history="1">
        <w:r w:rsidR="00F82E34" w:rsidRPr="00AE7367">
          <w:rPr>
            <w:rStyle w:val="affb"/>
            <w:noProof/>
          </w:rPr>
          <w:t>8.3.3</w:t>
        </w:r>
        <w:r w:rsidR="00F82E34" w:rsidRPr="00BE3BA1">
          <w:rPr>
            <w:rFonts w:ascii="Calibri" w:eastAsia="Times New Roman" w:hAnsi="Calibri" w:cs="Arial"/>
            <w:b w:val="0"/>
            <w:noProof/>
            <w:sz w:val="22"/>
            <w:szCs w:val="22"/>
            <w:lang w:val="en-US" w:eastAsia="en-US"/>
          </w:rPr>
          <w:tab/>
        </w:r>
        <w:r w:rsidR="00F82E34" w:rsidRPr="00AE7367">
          <w:rPr>
            <w:rStyle w:val="affb"/>
            <w:noProof/>
          </w:rPr>
          <w:t>ThisResolution</w:t>
        </w:r>
        <w:r w:rsidR="00F82E34">
          <w:rPr>
            <w:noProof/>
            <w:webHidden/>
          </w:rPr>
          <w:tab/>
        </w:r>
        <w:r w:rsidR="00F82E34">
          <w:rPr>
            <w:noProof/>
            <w:webHidden/>
          </w:rPr>
          <w:fldChar w:fldCharType="begin"/>
        </w:r>
        <w:r w:rsidR="00F82E34">
          <w:rPr>
            <w:noProof/>
            <w:webHidden/>
          </w:rPr>
          <w:instrText xml:space="preserve"> PAGEREF _Toc368050206 \h </w:instrText>
        </w:r>
        <w:r w:rsidR="00F82E34">
          <w:rPr>
            <w:noProof/>
            <w:webHidden/>
          </w:rPr>
        </w:r>
        <w:r w:rsidR="00F82E34">
          <w:rPr>
            <w:noProof/>
            <w:webHidden/>
          </w:rPr>
          <w:fldChar w:fldCharType="separate"/>
        </w:r>
        <w:r w:rsidR="00D433E8">
          <w:rPr>
            <w:noProof/>
            <w:webHidden/>
          </w:rPr>
          <w:t>66</w:t>
        </w:r>
        <w:r w:rsidR="00F82E34">
          <w:rPr>
            <w:noProof/>
            <w:webHidden/>
          </w:rPr>
          <w:fldChar w:fldCharType="end"/>
        </w:r>
      </w:hyperlink>
    </w:p>
    <w:p w14:paraId="48B0A4D6" w14:textId="77777777" w:rsidR="00F82E34" w:rsidRPr="00BE3BA1" w:rsidRDefault="00A649E2">
      <w:pPr>
        <w:pStyle w:val="3a"/>
        <w:rPr>
          <w:rFonts w:ascii="Calibri" w:eastAsia="Times New Roman" w:hAnsi="Calibri" w:cs="Arial"/>
          <w:b w:val="0"/>
          <w:noProof/>
          <w:sz w:val="22"/>
          <w:szCs w:val="22"/>
          <w:lang w:val="en-US" w:eastAsia="en-US"/>
        </w:rPr>
      </w:pPr>
      <w:hyperlink w:anchor="_Toc368050207" w:history="1">
        <w:r w:rsidR="00F82E34" w:rsidRPr="00AE7367">
          <w:rPr>
            <w:rStyle w:val="affb"/>
            <w:noProof/>
          </w:rPr>
          <w:t>8.3.4</w:t>
        </w:r>
        <w:r w:rsidR="00F82E34" w:rsidRPr="00BE3BA1">
          <w:rPr>
            <w:rFonts w:ascii="Calibri" w:eastAsia="Times New Roman" w:hAnsi="Calibri" w:cs="Arial"/>
            <w:b w:val="0"/>
            <w:noProof/>
            <w:sz w:val="22"/>
            <w:szCs w:val="22"/>
            <w:lang w:val="en-US" w:eastAsia="en-US"/>
          </w:rPr>
          <w:tab/>
        </w:r>
        <w:r w:rsidR="00F82E34" w:rsidRPr="00AE7367">
          <w:rPr>
            <w:rStyle w:val="affb"/>
            <w:noProof/>
          </w:rPr>
          <w:t>GetGlobalObject</w:t>
        </w:r>
        <w:r w:rsidR="00F82E34">
          <w:rPr>
            <w:noProof/>
            <w:webHidden/>
          </w:rPr>
          <w:tab/>
        </w:r>
        <w:r w:rsidR="00F82E34">
          <w:rPr>
            <w:noProof/>
            <w:webHidden/>
          </w:rPr>
          <w:fldChar w:fldCharType="begin"/>
        </w:r>
        <w:r w:rsidR="00F82E34">
          <w:rPr>
            <w:noProof/>
            <w:webHidden/>
          </w:rPr>
          <w:instrText xml:space="preserve"> PAGEREF _Toc368050207 \h </w:instrText>
        </w:r>
        <w:r w:rsidR="00F82E34">
          <w:rPr>
            <w:noProof/>
            <w:webHidden/>
          </w:rPr>
        </w:r>
        <w:r w:rsidR="00F82E34">
          <w:rPr>
            <w:noProof/>
            <w:webHidden/>
          </w:rPr>
          <w:fldChar w:fldCharType="separate"/>
        </w:r>
        <w:r w:rsidR="00D433E8">
          <w:rPr>
            <w:noProof/>
            <w:webHidden/>
          </w:rPr>
          <w:t>66</w:t>
        </w:r>
        <w:r w:rsidR="00F82E34">
          <w:rPr>
            <w:noProof/>
            <w:webHidden/>
          </w:rPr>
          <w:fldChar w:fldCharType="end"/>
        </w:r>
      </w:hyperlink>
    </w:p>
    <w:p w14:paraId="3BB08D85" w14:textId="77777777" w:rsidR="00F82E34" w:rsidRPr="00BE3BA1" w:rsidRDefault="00A649E2">
      <w:pPr>
        <w:pStyle w:val="12"/>
        <w:rPr>
          <w:rFonts w:ascii="Calibri" w:eastAsia="Times New Roman" w:hAnsi="Calibri" w:cs="Arial"/>
          <w:b w:val="0"/>
          <w:noProof/>
          <w:sz w:val="22"/>
          <w:szCs w:val="22"/>
          <w:lang w:val="en-US" w:eastAsia="en-US"/>
        </w:rPr>
      </w:pPr>
      <w:hyperlink w:anchor="_Toc368050208" w:history="1">
        <w:r w:rsidR="00F82E34" w:rsidRPr="00AE7367">
          <w:rPr>
            <w:rStyle w:val="affb"/>
            <w:noProof/>
          </w:rPr>
          <w:t>9</w:t>
        </w:r>
        <w:r w:rsidR="00F82E34" w:rsidRPr="00BE3BA1">
          <w:rPr>
            <w:rFonts w:ascii="Calibri" w:eastAsia="Times New Roman" w:hAnsi="Calibri" w:cs="Arial"/>
            <w:b w:val="0"/>
            <w:noProof/>
            <w:sz w:val="22"/>
            <w:szCs w:val="22"/>
            <w:lang w:val="en-US" w:eastAsia="en-US"/>
          </w:rPr>
          <w:tab/>
        </w:r>
        <w:r w:rsidR="00F82E34" w:rsidRPr="00AE7367">
          <w:rPr>
            <w:rStyle w:val="affb"/>
            <w:noProof/>
          </w:rPr>
          <w:t>ECMAScript Ordinary and Exotic Objects Behaviours</w:t>
        </w:r>
        <w:r w:rsidR="00F82E34">
          <w:rPr>
            <w:noProof/>
            <w:webHidden/>
          </w:rPr>
          <w:tab/>
        </w:r>
        <w:r w:rsidR="00F82E34">
          <w:rPr>
            <w:noProof/>
            <w:webHidden/>
          </w:rPr>
          <w:fldChar w:fldCharType="begin"/>
        </w:r>
        <w:r w:rsidR="00F82E34">
          <w:rPr>
            <w:noProof/>
            <w:webHidden/>
          </w:rPr>
          <w:instrText xml:space="preserve"> PAGEREF _Toc368050208 \h </w:instrText>
        </w:r>
        <w:r w:rsidR="00F82E34">
          <w:rPr>
            <w:noProof/>
            <w:webHidden/>
          </w:rPr>
        </w:r>
        <w:r w:rsidR="00F82E34">
          <w:rPr>
            <w:noProof/>
            <w:webHidden/>
          </w:rPr>
          <w:fldChar w:fldCharType="separate"/>
        </w:r>
        <w:r w:rsidR="00D433E8">
          <w:rPr>
            <w:noProof/>
            <w:webHidden/>
          </w:rPr>
          <w:t>66</w:t>
        </w:r>
        <w:r w:rsidR="00F82E34">
          <w:rPr>
            <w:noProof/>
            <w:webHidden/>
          </w:rPr>
          <w:fldChar w:fldCharType="end"/>
        </w:r>
      </w:hyperlink>
    </w:p>
    <w:p w14:paraId="7F31F0BE" w14:textId="77777777" w:rsidR="00F82E34" w:rsidRPr="00BE3BA1" w:rsidRDefault="00A649E2">
      <w:pPr>
        <w:pStyle w:val="2c"/>
        <w:rPr>
          <w:rFonts w:ascii="Calibri" w:eastAsia="Times New Roman" w:hAnsi="Calibri" w:cs="Arial"/>
          <w:b w:val="0"/>
          <w:noProof/>
          <w:sz w:val="22"/>
          <w:szCs w:val="22"/>
          <w:lang w:val="en-US" w:eastAsia="en-US"/>
        </w:rPr>
      </w:pPr>
      <w:hyperlink w:anchor="_Toc368050209" w:history="1">
        <w:r w:rsidR="00F82E34" w:rsidRPr="00AE7367">
          <w:rPr>
            <w:rStyle w:val="affb"/>
            <w:noProof/>
          </w:rPr>
          <w:t>9.1</w:t>
        </w:r>
        <w:r w:rsidR="00F82E34" w:rsidRPr="00BE3BA1">
          <w:rPr>
            <w:rFonts w:ascii="Calibri" w:eastAsia="Times New Roman" w:hAnsi="Calibri" w:cs="Arial"/>
            <w:b w:val="0"/>
            <w:noProof/>
            <w:sz w:val="22"/>
            <w:szCs w:val="22"/>
            <w:lang w:val="en-US" w:eastAsia="en-US"/>
          </w:rPr>
          <w:tab/>
        </w:r>
        <w:r w:rsidR="00F82E34" w:rsidRPr="00AE7367">
          <w:rPr>
            <w:rStyle w:val="affb"/>
            <w:noProof/>
          </w:rPr>
          <w:t>Ordinary Object Internal Methods and Internal Data Properties</w:t>
        </w:r>
        <w:r w:rsidR="00F82E34">
          <w:rPr>
            <w:noProof/>
            <w:webHidden/>
          </w:rPr>
          <w:tab/>
        </w:r>
        <w:r w:rsidR="00F82E34">
          <w:rPr>
            <w:noProof/>
            <w:webHidden/>
          </w:rPr>
          <w:fldChar w:fldCharType="begin"/>
        </w:r>
        <w:r w:rsidR="00F82E34">
          <w:rPr>
            <w:noProof/>
            <w:webHidden/>
          </w:rPr>
          <w:instrText xml:space="preserve"> PAGEREF _Toc368050209 \h </w:instrText>
        </w:r>
        <w:r w:rsidR="00F82E34">
          <w:rPr>
            <w:noProof/>
            <w:webHidden/>
          </w:rPr>
        </w:r>
        <w:r w:rsidR="00F82E34">
          <w:rPr>
            <w:noProof/>
            <w:webHidden/>
          </w:rPr>
          <w:fldChar w:fldCharType="separate"/>
        </w:r>
        <w:r w:rsidR="00D433E8">
          <w:rPr>
            <w:noProof/>
            <w:webHidden/>
          </w:rPr>
          <w:t>66</w:t>
        </w:r>
        <w:r w:rsidR="00F82E34">
          <w:rPr>
            <w:noProof/>
            <w:webHidden/>
          </w:rPr>
          <w:fldChar w:fldCharType="end"/>
        </w:r>
      </w:hyperlink>
    </w:p>
    <w:p w14:paraId="39EDA987" w14:textId="77777777" w:rsidR="00F82E34" w:rsidRPr="00BE3BA1" w:rsidRDefault="00A649E2">
      <w:pPr>
        <w:pStyle w:val="3a"/>
        <w:rPr>
          <w:rFonts w:ascii="Calibri" w:eastAsia="Times New Roman" w:hAnsi="Calibri" w:cs="Arial"/>
          <w:b w:val="0"/>
          <w:noProof/>
          <w:sz w:val="22"/>
          <w:szCs w:val="22"/>
          <w:lang w:val="en-US" w:eastAsia="en-US"/>
        </w:rPr>
      </w:pPr>
      <w:hyperlink w:anchor="_Toc368050210" w:history="1">
        <w:r w:rsidR="00F82E34" w:rsidRPr="00AE7367">
          <w:rPr>
            <w:rStyle w:val="affb"/>
            <w:noProof/>
          </w:rPr>
          <w:t>9.1.1</w:t>
        </w:r>
        <w:r w:rsidR="00F82E34" w:rsidRPr="00BE3BA1">
          <w:rPr>
            <w:rFonts w:ascii="Calibri" w:eastAsia="Times New Roman" w:hAnsi="Calibri" w:cs="Arial"/>
            <w:b w:val="0"/>
            <w:noProof/>
            <w:sz w:val="22"/>
            <w:szCs w:val="22"/>
            <w:lang w:val="en-US" w:eastAsia="en-US"/>
          </w:rPr>
          <w:tab/>
        </w:r>
        <w:r w:rsidR="00F82E34" w:rsidRPr="00AE7367">
          <w:rPr>
            <w:rStyle w:val="affb"/>
            <w:noProof/>
          </w:rPr>
          <w:t>[[GetPrototypeOf]] ( )</w:t>
        </w:r>
        <w:r w:rsidR="00F82E34">
          <w:rPr>
            <w:noProof/>
            <w:webHidden/>
          </w:rPr>
          <w:tab/>
        </w:r>
        <w:r w:rsidR="00F82E34">
          <w:rPr>
            <w:noProof/>
            <w:webHidden/>
          </w:rPr>
          <w:fldChar w:fldCharType="begin"/>
        </w:r>
        <w:r w:rsidR="00F82E34">
          <w:rPr>
            <w:noProof/>
            <w:webHidden/>
          </w:rPr>
          <w:instrText xml:space="preserve"> PAGEREF _Toc368050210 \h </w:instrText>
        </w:r>
        <w:r w:rsidR="00F82E34">
          <w:rPr>
            <w:noProof/>
            <w:webHidden/>
          </w:rPr>
        </w:r>
        <w:r w:rsidR="00F82E34">
          <w:rPr>
            <w:noProof/>
            <w:webHidden/>
          </w:rPr>
          <w:fldChar w:fldCharType="separate"/>
        </w:r>
        <w:r w:rsidR="00D433E8">
          <w:rPr>
            <w:noProof/>
            <w:webHidden/>
          </w:rPr>
          <w:t>67</w:t>
        </w:r>
        <w:r w:rsidR="00F82E34">
          <w:rPr>
            <w:noProof/>
            <w:webHidden/>
          </w:rPr>
          <w:fldChar w:fldCharType="end"/>
        </w:r>
      </w:hyperlink>
    </w:p>
    <w:p w14:paraId="6D8D674C" w14:textId="77777777" w:rsidR="00F82E34" w:rsidRPr="00BE3BA1" w:rsidRDefault="00A649E2">
      <w:pPr>
        <w:pStyle w:val="3a"/>
        <w:rPr>
          <w:rFonts w:ascii="Calibri" w:eastAsia="Times New Roman" w:hAnsi="Calibri" w:cs="Arial"/>
          <w:b w:val="0"/>
          <w:noProof/>
          <w:sz w:val="22"/>
          <w:szCs w:val="22"/>
          <w:lang w:val="en-US" w:eastAsia="en-US"/>
        </w:rPr>
      </w:pPr>
      <w:hyperlink w:anchor="_Toc368050211" w:history="1">
        <w:r w:rsidR="00F82E34" w:rsidRPr="00AE7367">
          <w:rPr>
            <w:rStyle w:val="affb"/>
            <w:noProof/>
          </w:rPr>
          <w:t>9.1.2</w:t>
        </w:r>
        <w:r w:rsidR="00F82E34" w:rsidRPr="00BE3BA1">
          <w:rPr>
            <w:rFonts w:ascii="Calibri" w:eastAsia="Times New Roman" w:hAnsi="Calibri" w:cs="Arial"/>
            <w:b w:val="0"/>
            <w:noProof/>
            <w:sz w:val="22"/>
            <w:szCs w:val="22"/>
            <w:lang w:val="en-US" w:eastAsia="en-US"/>
          </w:rPr>
          <w:tab/>
        </w:r>
        <w:r w:rsidR="00F82E34" w:rsidRPr="00AE7367">
          <w:rPr>
            <w:rStyle w:val="affb"/>
            <w:noProof/>
          </w:rPr>
          <w:t>[[SetPrototypeOf]] (V)</w:t>
        </w:r>
        <w:r w:rsidR="00F82E34">
          <w:rPr>
            <w:noProof/>
            <w:webHidden/>
          </w:rPr>
          <w:tab/>
        </w:r>
        <w:r w:rsidR="00F82E34">
          <w:rPr>
            <w:noProof/>
            <w:webHidden/>
          </w:rPr>
          <w:fldChar w:fldCharType="begin"/>
        </w:r>
        <w:r w:rsidR="00F82E34">
          <w:rPr>
            <w:noProof/>
            <w:webHidden/>
          </w:rPr>
          <w:instrText xml:space="preserve"> PAGEREF _Toc368050211 \h </w:instrText>
        </w:r>
        <w:r w:rsidR="00F82E34">
          <w:rPr>
            <w:noProof/>
            <w:webHidden/>
          </w:rPr>
        </w:r>
        <w:r w:rsidR="00F82E34">
          <w:rPr>
            <w:noProof/>
            <w:webHidden/>
          </w:rPr>
          <w:fldChar w:fldCharType="separate"/>
        </w:r>
        <w:r w:rsidR="00D433E8">
          <w:rPr>
            <w:noProof/>
            <w:webHidden/>
          </w:rPr>
          <w:t>67</w:t>
        </w:r>
        <w:r w:rsidR="00F82E34">
          <w:rPr>
            <w:noProof/>
            <w:webHidden/>
          </w:rPr>
          <w:fldChar w:fldCharType="end"/>
        </w:r>
      </w:hyperlink>
    </w:p>
    <w:p w14:paraId="64C0C4D8" w14:textId="77777777" w:rsidR="00F82E34" w:rsidRPr="00BE3BA1" w:rsidRDefault="00A649E2">
      <w:pPr>
        <w:pStyle w:val="3a"/>
        <w:rPr>
          <w:rFonts w:ascii="Calibri" w:eastAsia="Times New Roman" w:hAnsi="Calibri" w:cs="Arial"/>
          <w:b w:val="0"/>
          <w:noProof/>
          <w:sz w:val="22"/>
          <w:szCs w:val="22"/>
          <w:lang w:val="en-US" w:eastAsia="en-US"/>
        </w:rPr>
      </w:pPr>
      <w:hyperlink w:anchor="_Toc368050212" w:history="1">
        <w:r w:rsidR="00F82E34" w:rsidRPr="00AE7367">
          <w:rPr>
            <w:rStyle w:val="affb"/>
            <w:noProof/>
          </w:rPr>
          <w:t>9.1.3</w:t>
        </w:r>
        <w:r w:rsidR="00F82E34" w:rsidRPr="00BE3BA1">
          <w:rPr>
            <w:rFonts w:ascii="Calibri" w:eastAsia="Times New Roman" w:hAnsi="Calibri" w:cs="Arial"/>
            <w:b w:val="0"/>
            <w:noProof/>
            <w:sz w:val="22"/>
            <w:szCs w:val="22"/>
            <w:lang w:val="en-US" w:eastAsia="en-US"/>
          </w:rPr>
          <w:tab/>
        </w:r>
        <w:r w:rsidR="00F82E34" w:rsidRPr="00AE7367">
          <w:rPr>
            <w:rStyle w:val="affb"/>
            <w:noProof/>
          </w:rPr>
          <w:t>[[IsExtensible]] ( )</w:t>
        </w:r>
        <w:r w:rsidR="00F82E34">
          <w:rPr>
            <w:noProof/>
            <w:webHidden/>
          </w:rPr>
          <w:tab/>
        </w:r>
        <w:r w:rsidR="00F82E34">
          <w:rPr>
            <w:noProof/>
            <w:webHidden/>
          </w:rPr>
          <w:fldChar w:fldCharType="begin"/>
        </w:r>
        <w:r w:rsidR="00F82E34">
          <w:rPr>
            <w:noProof/>
            <w:webHidden/>
          </w:rPr>
          <w:instrText xml:space="preserve"> PAGEREF _Toc368050212 \h </w:instrText>
        </w:r>
        <w:r w:rsidR="00F82E34">
          <w:rPr>
            <w:noProof/>
            <w:webHidden/>
          </w:rPr>
        </w:r>
        <w:r w:rsidR="00F82E34">
          <w:rPr>
            <w:noProof/>
            <w:webHidden/>
          </w:rPr>
          <w:fldChar w:fldCharType="separate"/>
        </w:r>
        <w:r w:rsidR="00D433E8">
          <w:rPr>
            <w:noProof/>
            <w:webHidden/>
          </w:rPr>
          <w:t>67</w:t>
        </w:r>
        <w:r w:rsidR="00F82E34">
          <w:rPr>
            <w:noProof/>
            <w:webHidden/>
          </w:rPr>
          <w:fldChar w:fldCharType="end"/>
        </w:r>
      </w:hyperlink>
    </w:p>
    <w:p w14:paraId="524C8495" w14:textId="77777777" w:rsidR="00F82E34" w:rsidRPr="00BE3BA1" w:rsidRDefault="00A649E2">
      <w:pPr>
        <w:pStyle w:val="3a"/>
        <w:rPr>
          <w:rFonts w:ascii="Calibri" w:eastAsia="Times New Roman" w:hAnsi="Calibri" w:cs="Arial"/>
          <w:b w:val="0"/>
          <w:noProof/>
          <w:sz w:val="22"/>
          <w:szCs w:val="22"/>
          <w:lang w:val="en-US" w:eastAsia="en-US"/>
        </w:rPr>
      </w:pPr>
      <w:hyperlink w:anchor="_Toc368050213" w:history="1">
        <w:r w:rsidR="00F82E34" w:rsidRPr="00AE7367">
          <w:rPr>
            <w:rStyle w:val="affb"/>
            <w:noProof/>
          </w:rPr>
          <w:t>9.1.4</w:t>
        </w:r>
        <w:r w:rsidR="00F82E34" w:rsidRPr="00BE3BA1">
          <w:rPr>
            <w:rFonts w:ascii="Calibri" w:eastAsia="Times New Roman" w:hAnsi="Calibri" w:cs="Arial"/>
            <w:b w:val="0"/>
            <w:noProof/>
            <w:sz w:val="22"/>
            <w:szCs w:val="22"/>
            <w:lang w:val="en-US" w:eastAsia="en-US"/>
          </w:rPr>
          <w:tab/>
        </w:r>
        <w:r w:rsidR="00F82E34" w:rsidRPr="00AE7367">
          <w:rPr>
            <w:rStyle w:val="affb"/>
            <w:noProof/>
          </w:rPr>
          <w:t>[[PreventExtensions]]  ( )</w:t>
        </w:r>
        <w:r w:rsidR="00F82E34">
          <w:rPr>
            <w:noProof/>
            <w:webHidden/>
          </w:rPr>
          <w:tab/>
        </w:r>
        <w:r w:rsidR="00F82E34">
          <w:rPr>
            <w:noProof/>
            <w:webHidden/>
          </w:rPr>
          <w:fldChar w:fldCharType="begin"/>
        </w:r>
        <w:r w:rsidR="00F82E34">
          <w:rPr>
            <w:noProof/>
            <w:webHidden/>
          </w:rPr>
          <w:instrText xml:space="preserve"> PAGEREF _Toc368050213 \h </w:instrText>
        </w:r>
        <w:r w:rsidR="00F82E34">
          <w:rPr>
            <w:noProof/>
            <w:webHidden/>
          </w:rPr>
        </w:r>
        <w:r w:rsidR="00F82E34">
          <w:rPr>
            <w:noProof/>
            <w:webHidden/>
          </w:rPr>
          <w:fldChar w:fldCharType="separate"/>
        </w:r>
        <w:r w:rsidR="00D433E8">
          <w:rPr>
            <w:noProof/>
            <w:webHidden/>
          </w:rPr>
          <w:t>67</w:t>
        </w:r>
        <w:r w:rsidR="00F82E34">
          <w:rPr>
            <w:noProof/>
            <w:webHidden/>
          </w:rPr>
          <w:fldChar w:fldCharType="end"/>
        </w:r>
      </w:hyperlink>
    </w:p>
    <w:p w14:paraId="5C873A78" w14:textId="77777777" w:rsidR="00F82E34" w:rsidRPr="00BE3BA1" w:rsidRDefault="00A649E2">
      <w:pPr>
        <w:pStyle w:val="3a"/>
        <w:rPr>
          <w:rFonts w:ascii="Calibri" w:eastAsia="Times New Roman" w:hAnsi="Calibri" w:cs="Arial"/>
          <w:b w:val="0"/>
          <w:noProof/>
          <w:sz w:val="22"/>
          <w:szCs w:val="22"/>
          <w:lang w:val="en-US" w:eastAsia="en-US"/>
        </w:rPr>
      </w:pPr>
      <w:hyperlink w:anchor="_Toc368050219" w:history="1">
        <w:r w:rsidR="00F82E34" w:rsidRPr="00AE7367">
          <w:rPr>
            <w:rStyle w:val="affb"/>
            <w:noProof/>
          </w:rPr>
          <w:t>9.1.5</w:t>
        </w:r>
        <w:r w:rsidR="00F82E34" w:rsidRPr="00BE3BA1">
          <w:rPr>
            <w:rFonts w:ascii="Calibri" w:eastAsia="Times New Roman" w:hAnsi="Calibri" w:cs="Arial"/>
            <w:b w:val="0"/>
            <w:noProof/>
            <w:sz w:val="22"/>
            <w:szCs w:val="22"/>
            <w:lang w:val="en-US" w:eastAsia="en-US"/>
          </w:rPr>
          <w:tab/>
        </w:r>
        <w:r w:rsidR="00F82E34" w:rsidRPr="00AE7367">
          <w:rPr>
            <w:rStyle w:val="affb"/>
            <w:noProof/>
          </w:rPr>
          <w:t>[[GetOwnProperty]] (P)</w:t>
        </w:r>
        <w:r w:rsidR="00F82E34">
          <w:rPr>
            <w:noProof/>
            <w:webHidden/>
          </w:rPr>
          <w:tab/>
        </w:r>
        <w:r w:rsidR="00F82E34">
          <w:rPr>
            <w:noProof/>
            <w:webHidden/>
          </w:rPr>
          <w:fldChar w:fldCharType="begin"/>
        </w:r>
        <w:r w:rsidR="00F82E34">
          <w:rPr>
            <w:noProof/>
            <w:webHidden/>
          </w:rPr>
          <w:instrText xml:space="preserve"> PAGEREF _Toc368050219 \h </w:instrText>
        </w:r>
        <w:r w:rsidR="00F82E34">
          <w:rPr>
            <w:noProof/>
            <w:webHidden/>
          </w:rPr>
        </w:r>
        <w:r w:rsidR="00F82E34">
          <w:rPr>
            <w:noProof/>
            <w:webHidden/>
          </w:rPr>
          <w:fldChar w:fldCharType="separate"/>
        </w:r>
        <w:r w:rsidR="00D433E8">
          <w:rPr>
            <w:noProof/>
            <w:webHidden/>
          </w:rPr>
          <w:t>67</w:t>
        </w:r>
        <w:r w:rsidR="00F82E34">
          <w:rPr>
            <w:noProof/>
            <w:webHidden/>
          </w:rPr>
          <w:fldChar w:fldCharType="end"/>
        </w:r>
      </w:hyperlink>
    </w:p>
    <w:p w14:paraId="4ADAEE7A" w14:textId="77777777" w:rsidR="00F82E34" w:rsidRPr="00BE3BA1" w:rsidRDefault="00A649E2">
      <w:pPr>
        <w:pStyle w:val="3a"/>
        <w:rPr>
          <w:rFonts w:ascii="Calibri" w:eastAsia="Times New Roman" w:hAnsi="Calibri" w:cs="Arial"/>
          <w:b w:val="0"/>
          <w:noProof/>
          <w:sz w:val="22"/>
          <w:szCs w:val="22"/>
          <w:lang w:val="en-US" w:eastAsia="en-US"/>
        </w:rPr>
      </w:pPr>
      <w:hyperlink w:anchor="_Toc368050220" w:history="1">
        <w:r w:rsidR="00F82E34" w:rsidRPr="00AE7367">
          <w:rPr>
            <w:rStyle w:val="affb"/>
            <w:noProof/>
          </w:rPr>
          <w:t>9.1.6</w:t>
        </w:r>
        <w:r w:rsidR="00F82E34" w:rsidRPr="00BE3BA1">
          <w:rPr>
            <w:rFonts w:ascii="Calibri" w:eastAsia="Times New Roman" w:hAnsi="Calibri" w:cs="Arial"/>
            <w:b w:val="0"/>
            <w:noProof/>
            <w:sz w:val="22"/>
            <w:szCs w:val="22"/>
            <w:lang w:val="en-US" w:eastAsia="en-US"/>
          </w:rPr>
          <w:tab/>
        </w:r>
        <w:r w:rsidR="00F82E34" w:rsidRPr="00AE7367">
          <w:rPr>
            <w:rStyle w:val="affb"/>
            <w:noProof/>
          </w:rPr>
          <w:t>[[DefineOwnProperty]] (P, Desc)</w:t>
        </w:r>
        <w:r w:rsidR="00F82E34">
          <w:rPr>
            <w:noProof/>
            <w:webHidden/>
          </w:rPr>
          <w:tab/>
        </w:r>
        <w:r w:rsidR="00F82E34">
          <w:rPr>
            <w:noProof/>
            <w:webHidden/>
          </w:rPr>
          <w:fldChar w:fldCharType="begin"/>
        </w:r>
        <w:r w:rsidR="00F82E34">
          <w:rPr>
            <w:noProof/>
            <w:webHidden/>
          </w:rPr>
          <w:instrText xml:space="preserve"> PAGEREF _Toc368050220 \h </w:instrText>
        </w:r>
        <w:r w:rsidR="00F82E34">
          <w:rPr>
            <w:noProof/>
            <w:webHidden/>
          </w:rPr>
        </w:r>
        <w:r w:rsidR="00F82E34">
          <w:rPr>
            <w:noProof/>
            <w:webHidden/>
          </w:rPr>
          <w:fldChar w:fldCharType="separate"/>
        </w:r>
        <w:r w:rsidR="00D433E8">
          <w:rPr>
            <w:noProof/>
            <w:webHidden/>
          </w:rPr>
          <w:t>68</w:t>
        </w:r>
        <w:r w:rsidR="00F82E34">
          <w:rPr>
            <w:noProof/>
            <w:webHidden/>
          </w:rPr>
          <w:fldChar w:fldCharType="end"/>
        </w:r>
      </w:hyperlink>
    </w:p>
    <w:p w14:paraId="4BFB92D7" w14:textId="77777777" w:rsidR="00F82E34" w:rsidRPr="00BE3BA1" w:rsidRDefault="00A649E2">
      <w:pPr>
        <w:pStyle w:val="3a"/>
        <w:rPr>
          <w:rFonts w:ascii="Calibri" w:eastAsia="Times New Roman" w:hAnsi="Calibri" w:cs="Arial"/>
          <w:b w:val="0"/>
          <w:noProof/>
          <w:sz w:val="22"/>
          <w:szCs w:val="22"/>
          <w:lang w:val="en-US" w:eastAsia="en-US"/>
        </w:rPr>
      </w:pPr>
      <w:hyperlink w:anchor="_Toc368050221" w:history="1">
        <w:r w:rsidR="00F82E34" w:rsidRPr="00AE7367">
          <w:rPr>
            <w:rStyle w:val="affb"/>
            <w:noProof/>
          </w:rPr>
          <w:t>9.1.7</w:t>
        </w:r>
        <w:r w:rsidR="00F82E34" w:rsidRPr="00BE3BA1">
          <w:rPr>
            <w:rFonts w:ascii="Calibri" w:eastAsia="Times New Roman" w:hAnsi="Calibri" w:cs="Arial"/>
            <w:b w:val="0"/>
            <w:noProof/>
            <w:sz w:val="22"/>
            <w:szCs w:val="22"/>
            <w:lang w:val="en-US" w:eastAsia="en-US"/>
          </w:rPr>
          <w:tab/>
        </w:r>
        <w:r w:rsidR="00F82E34" w:rsidRPr="00AE7367">
          <w:rPr>
            <w:rStyle w:val="affb"/>
            <w:noProof/>
          </w:rPr>
          <w:t>[[HasProperty]](P)</w:t>
        </w:r>
        <w:r w:rsidR="00F82E34">
          <w:rPr>
            <w:noProof/>
            <w:webHidden/>
          </w:rPr>
          <w:tab/>
        </w:r>
        <w:r w:rsidR="00F82E34">
          <w:rPr>
            <w:noProof/>
            <w:webHidden/>
          </w:rPr>
          <w:fldChar w:fldCharType="begin"/>
        </w:r>
        <w:r w:rsidR="00F82E34">
          <w:rPr>
            <w:noProof/>
            <w:webHidden/>
          </w:rPr>
          <w:instrText xml:space="preserve"> PAGEREF _Toc368050221 \h </w:instrText>
        </w:r>
        <w:r w:rsidR="00F82E34">
          <w:rPr>
            <w:noProof/>
            <w:webHidden/>
          </w:rPr>
        </w:r>
        <w:r w:rsidR="00F82E34">
          <w:rPr>
            <w:noProof/>
            <w:webHidden/>
          </w:rPr>
          <w:fldChar w:fldCharType="separate"/>
        </w:r>
        <w:r w:rsidR="00D433E8">
          <w:rPr>
            <w:noProof/>
            <w:webHidden/>
          </w:rPr>
          <w:t>69</w:t>
        </w:r>
        <w:r w:rsidR="00F82E34">
          <w:rPr>
            <w:noProof/>
            <w:webHidden/>
          </w:rPr>
          <w:fldChar w:fldCharType="end"/>
        </w:r>
      </w:hyperlink>
    </w:p>
    <w:p w14:paraId="0D3D17C0" w14:textId="77777777" w:rsidR="00F82E34" w:rsidRPr="00BE3BA1" w:rsidRDefault="00A649E2">
      <w:pPr>
        <w:pStyle w:val="3a"/>
        <w:rPr>
          <w:rFonts w:ascii="Calibri" w:eastAsia="Times New Roman" w:hAnsi="Calibri" w:cs="Arial"/>
          <w:b w:val="0"/>
          <w:noProof/>
          <w:sz w:val="22"/>
          <w:szCs w:val="22"/>
          <w:lang w:val="en-US" w:eastAsia="en-US"/>
        </w:rPr>
      </w:pPr>
      <w:hyperlink w:anchor="_Toc368050222" w:history="1">
        <w:r w:rsidR="00F82E34" w:rsidRPr="00AE7367">
          <w:rPr>
            <w:rStyle w:val="affb"/>
            <w:noProof/>
          </w:rPr>
          <w:t>9.1.8</w:t>
        </w:r>
        <w:r w:rsidR="00F82E34" w:rsidRPr="00BE3BA1">
          <w:rPr>
            <w:rFonts w:ascii="Calibri" w:eastAsia="Times New Roman" w:hAnsi="Calibri" w:cs="Arial"/>
            <w:b w:val="0"/>
            <w:noProof/>
            <w:sz w:val="22"/>
            <w:szCs w:val="22"/>
            <w:lang w:val="en-US" w:eastAsia="en-US"/>
          </w:rPr>
          <w:tab/>
        </w:r>
        <w:r w:rsidR="00F82E34" w:rsidRPr="00AE7367">
          <w:rPr>
            <w:rStyle w:val="affb"/>
            <w:noProof/>
          </w:rPr>
          <w:t>[[Get]] (P, Receiver)</w:t>
        </w:r>
        <w:r w:rsidR="00F82E34">
          <w:rPr>
            <w:noProof/>
            <w:webHidden/>
          </w:rPr>
          <w:tab/>
        </w:r>
        <w:r w:rsidR="00F82E34">
          <w:rPr>
            <w:noProof/>
            <w:webHidden/>
          </w:rPr>
          <w:fldChar w:fldCharType="begin"/>
        </w:r>
        <w:r w:rsidR="00F82E34">
          <w:rPr>
            <w:noProof/>
            <w:webHidden/>
          </w:rPr>
          <w:instrText xml:space="preserve"> PAGEREF _Toc368050222 \h </w:instrText>
        </w:r>
        <w:r w:rsidR="00F82E34">
          <w:rPr>
            <w:noProof/>
            <w:webHidden/>
          </w:rPr>
        </w:r>
        <w:r w:rsidR="00F82E34">
          <w:rPr>
            <w:noProof/>
            <w:webHidden/>
          </w:rPr>
          <w:fldChar w:fldCharType="separate"/>
        </w:r>
        <w:r w:rsidR="00D433E8">
          <w:rPr>
            <w:noProof/>
            <w:webHidden/>
          </w:rPr>
          <w:t>70</w:t>
        </w:r>
        <w:r w:rsidR="00F82E34">
          <w:rPr>
            <w:noProof/>
            <w:webHidden/>
          </w:rPr>
          <w:fldChar w:fldCharType="end"/>
        </w:r>
      </w:hyperlink>
    </w:p>
    <w:p w14:paraId="7BC4EBD3" w14:textId="77777777" w:rsidR="00F82E34" w:rsidRPr="00BE3BA1" w:rsidRDefault="00A649E2">
      <w:pPr>
        <w:pStyle w:val="3a"/>
        <w:rPr>
          <w:rFonts w:ascii="Calibri" w:eastAsia="Times New Roman" w:hAnsi="Calibri" w:cs="Arial"/>
          <w:b w:val="0"/>
          <w:noProof/>
          <w:sz w:val="22"/>
          <w:szCs w:val="22"/>
          <w:lang w:val="en-US" w:eastAsia="en-US"/>
        </w:rPr>
      </w:pPr>
      <w:hyperlink w:anchor="_Toc368050223" w:history="1">
        <w:r w:rsidR="00F82E34" w:rsidRPr="00AE7367">
          <w:rPr>
            <w:rStyle w:val="affb"/>
            <w:noProof/>
          </w:rPr>
          <w:t>9.1.9</w:t>
        </w:r>
        <w:r w:rsidR="00F82E34" w:rsidRPr="00BE3BA1">
          <w:rPr>
            <w:rFonts w:ascii="Calibri" w:eastAsia="Times New Roman" w:hAnsi="Calibri" w:cs="Arial"/>
            <w:b w:val="0"/>
            <w:noProof/>
            <w:sz w:val="22"/>
            <w:szCs w:val="22"/>
            <w:lang w:val="en-US" w:eastAsia="en-US"/>
          </w:rPr>
          <w:tab/>
        </w:r>
        <w:r w:rsidR="00F82E34" w:rsidRPr="00AE7367">
          <w:rPr>
            <w:rStyle w:val="affb"/>
            <w:noProof/>
          </w:rPr>
          <w:t>[[Set]] ( P, V,  Receiver)</w:t>
        </w:r>
        <w:r w:rsidR="00F82E34">
          <w:rPr>
            <w:noProof/>
            <w:webHidden/>
          </w:rPr>
          <w:tab/>
        </w:r>
        <w:r w:rsidR="00F82E34">
          <w:rPr>
            <w:noProof/>
            <w:webHidden/>
          </w:rPr>
          <w:fldChar w:fldCharType="begin"/>
        </w:r>
        <w:r w:rsidR="00F82E34">
          <w:rPr>
            <w:noProof/>
            <w:webHidden/>
          </w:rPr>
          <w:instrText xml:space="preserve"> PAGEREF _Toc368050223 \h </w:instrText>
        </w:r>
        <w:r w:rsidR="00F82E34">
          <w:rPr>
            <w:noProof/>
            <w:webHidden/>
          </w:rPr>
        </w:r>
        <w:r w:rsidR="00F82E34">
          <w:rPr>
            <w:noProof/>
            <w:webHidden/>
          </w:rPr>
          <w:fldChar w:fldCharType="separate"/>
        </w:r>
        <w:r w:rsidR="00D433E8">
          <w:rPr>
            <w:noProof/>
            <w:webHidden/>
          </w:rPr>
          <w:t>70</w:t>
        </w:r>
        <w:r w:rsidR="00F82E34">
          <w:rPr>
            <w:noProof/>
            <w:webHidden/>
          </w:rPr>
          <w:fldChar w:fldCharType="end"/>
        </w:r>
      </w:hyperlink>
    </w:p>
    <w:p w14:paraId="4C97FE01" w14:textId="77777777" w:rsidR="00F82E34" w:rsidRPr="00BE3BA1" w:rsidRDefault="00A649E2">
      <w:pPr>
        <w:pStyle w:val="3a"/>
        <w:rPr>
          <w:rFonts w:ascii="Calibri" w:eastAsia="Times New Roman" w:hAnsi="Calibri" w:cs="Arial"/>
          <w:b w:val="0"/>
          <w:noProof/>
          <w:sz w:val="22"/>
          <w:szCs w:val="22"/>
          <w:lang w:val="en-US" w:eastAsia="en-US"/>
        </w:rPr>
      </w:pPr>
      <w:hyperlink w:anchor="_Toc368050224" w:history="1">
        <w:r w:rsidR="00F82E34" w:rsidRPr="00AE7367">
          <w:rPr>
            <w:rStyle w:val="affb"/>
            <w:noProof/>
          </w:rPr>
          <w:t>9.1.10</w:t>
        </w:r>
        <w:r w:rsidR="00F82E34" w:rsidRPr="00BE3BA1">
          <w:rPr>
            <w:rFonts w:ascii="Calibri" w:eastAsia="Times New Roman" w:hAnsi="Calibri" w:cs="Arial"/>
            <w:b w:val="0"/>
            <w:noProof/>
            <w:sz w:val="22"/>
            <w:szCs w:val="22"/>
            <w:lang w:val="en-US" w:eastAsia="en-US"/>
          </w:rPr>
          <w:tab/>
        </w:r>
        <w:r w:rsidR="00F82E34" w:rsidRPr="00AE7367">
          <w:rPr>
            <w:rStyle w:val="affb"/>
            <w:noProof/>
          </w:rPr>
          <w:t>[[Invoke]] (P, ArgumentsList, Receiver)</w:t>
        </w:r>
        <w:r w:rsidR="00F82E34">
          <w:rPr>
            <w:noProof/>
            <w:webHidden/>
          </w:rPr>
          <w:tab/>
        </w:r>
        <w:r w:rsidR="00F82E34">
          <w:rPr>
            <w:noProof/>
            <w:webHidden/>
          </w:rPr>
          <w:fldChar w:fldCharType="begin"/>
        </w:r>
        <w:r w:rsidR="00F82E34">
          <w:rPr>
            <w:noProof/>
            <w:webHidden/>
          </w:rPr>
          <w:instrText xml:space="preserve"> PAGEREF _Toc368050224 \h </w:instrText>
        </w:r>
        <w:r w:rsidR="00F82E34">
          <w:rPr>
            <w:noProof/>
            <w:webHidden/>
          </w:rPr>
        </w:r>
        <w:r w:rsidR="00F82E34">
          <w:rPr>
            <w:noProof/>
            <w:webHidden/>
          </w:rPr>
          <w:fldChar w:fldCharType="separate"/>
        </w:r>
        <w:r w:rsidR="00D433E8">
          <w:rPr>
            <w:noProof/>
            <w:webHidden/>
          </w:rPr>
          <w:t>71</w:t>
        </w:r>
        <w:r w:rsidR="00F82E34">
          <w:rPr>
            <w:noProof/>
            <w:webHidden/>
          </w:rPr>
          <w:fldChar w:fldCharType="end"/>
        </w:r>
      </w:hyperlink>
    </w:p>
    <w:p w14:paraId="7DF84C0B" w14:textId="77777777" w:rsidR="00F82E34" w:rsidRPr="00BE3BA1" w:rsidRDefault="00A649E2">
      <w:pPr>
        <w:pStyle w:val="3a"/>
        <w:rPr>
          <w:rFonts w:ascii="Calibri" w:eastAsia="Times New Roman" w:hAnsi="Calibri" w:cs="Arial"/>
          <w:b w:val="0"/>
          <w:noProof/>
          <w:sz w:val="22"/>
          <w:szCs w:val="22"/>
          <w:lang w:val="en-US" w:eastAsia="en-US"/>
        </w:rPr>
      </w:pPr>
      <w:hyperlink w:anchor="_Toc368050225" w:history="1">
        <w:r w:rsidR="00F82E34" w:rsidRPr="00AE7367">
          <w:rPr>
            <w:rStyle w:val="affb"/>
            <w:noProof/>
          </w:rPr>
          <w:t>9.1.11</w:t>
        </w:r>
        <w:r w:rsidR="00F82E34" w:rsidRPr="00BE3BA1">
          <w:rPr>
            <w:rFonts w:ascii="Calibri" w:eastAsia="Times New Roman" w:hAnsi="Calibri" w:cs="Arial"/>
            <w:b w:val="0"/>
            <w:noProof/>
            <w:sz w:val="22"/>
            <w:szCs w:val="22"/>
            <w:lang w:val="en-US" w:eastAsia="en-US"/>
          </w:rPr>
          <w:tab/>
        </w:r>
        <w:r w:rsidR="00F82E34" w:rsidRPr="00AE7367">
          <w:rPr>
            <w:rStyle w:val="affb"/>
            <w:noProof/>
          </w:rPr>
          <w:t>[[Delete]] (P)</w:t>
        </w:r>
        <w:r w:rsidR="00F82E34">
          <w:rPr>
            <w:noProof/>
            <w:webHidden/>
          </w:rPr>
          <w:tab/>
        </w:r>
        <w:r w:rsidR="00F82E34">
          <w:rPr>
            <w:noProof/>
            <w:webHidden/>
          </w:rPr>
          <w:fldChar w:fldCharType="begin"/>
        </w:r>
        <w:r w:rsidR="00F82E34">
          <w:rPr>
            <w:noProof/>
            <w:webHidden/>
          </w:rPr>
          <w:instrText xml:space="preserve"> PAGEREF _Toc368050225 \h </w:instrText>
        </w:r>
        <w:r w:rsidR="00F82E34">
          <w:rPr>
            <w:noProof/>
            <w:webHidden/>
          </w:rPr>
        </w:r>
        <w:r w:rsidR="00F82E34">
          <w:rPr>
            <w:noProof/>
            <w:webHidden/>
          </w:rPr>
          <w:fldChar w:fldCharType="separate"/>
        </w:r>
        <w:r w:rsidR="00D433E8">
          <w:rPr>
            <w:noProof/>
            <w:webHidden/>
          </w:rPr>
          <w:t>71</w:t>
        </w:r>
        <w:r w:rsidR="00F82E34">
          <w:rPr>
            <w:noProof/>
            <w:webHidden/>
          </w:rPr>
          <w:fldChar w:fldCharType="end"/>
        </w:r>
      </w:hyperlink>
    </w:p>
    <w:p w14:paraId="398A407A" w14:textId="77777777" w:rsidR="00F82E34" w:rsidRPr="00BE3BA1" w:rsidRDefault="00A649E2">
      <w:pPr>
        <w:pStyle w:val="3a"/>
        <w:rPr>
          <w:rFonts w:ascii="Calibri" w:eastAsia="Times New Roman" w:hAnsi="Calibri" w:cs="Arial"/>
          <w:b w:val="0"/>
          <w:noProof/>
          <w:sz w:val="22"/>
          <w:szCs w:val="22"/>
          <w:lang w:val="en-US" w:eastAsia="en-US"/>
        </w:rPr>
      </w:pPr>
      <w:hyperlink w:anchor="_Toc368050226" w:history="1">
        <w:r w:rsidR="00F82E34" w:rsidRPr="00AE7367">
          <w:rPr>
            <w:rStyle w:val="affb"/>
            <w:noProof/>
          </w:rPr>
          <w:t>9.1.12</w:t>
        </w:r>
        <w:r w:rsidR="00F82E34" w:rsidRPr="00BE3BA1">
          <w:rPr>
            <w:rFonts w:ascii="Calibri" w:eastAsia="Times New Roman" w:hAnsi="Calibri" w:cs="Arial"/>
            <w:b w:val="0"/>
            <w:noProof/>
            <w:sz w:val="22"/>
            <w:szCs w:val="22"/>
            <w:lang w:val="en-US" w:eastAsia="en-US"/>
          </w:rPr>
          <w:tab/>
        </w:r>
        <w:r w:rsidR="00F82E34" w:rsidRPr="00AE7367">
          <w:rPr>
            <w:rStyle w:val="affb"/>
            <w:noProof/>
          </w:rPr>
          <w:t>[[Enumerate]] ()</w:t>
        </w:r>
        <w:r w:rsidR="00F82E34">
          <w:rPr>
            <w:noProof/>
            <w:webHidden/>
          </w:rPr>
          <w:tab/>
        </w:r>
        <w:r w:rsidR="00F82E34">
          <w:rPr>
            <w:noProof/>
            <w:webHidden/>
          </w:rPr>
          <w:fldChar w:fldCharType="begin"/>
        </w:r>
        <w:r w:rsidR="00F82E34">
          <w:rPr>
            <w:noProof/>
            <w:webHidden/>
          </w:rPr>
          <w:instrText xml:space="preserve"> PAGEREF _Toc368050226 \h </w:instrText>
        </w:r>
        <w:r w:rsidR="00F82E34">
          <w:rPr>
            <w:noProof/>
            <w:webHidden/>
          </w:rPr>
        </w:r>
        <w:r w:rsidR="00F82E34">
          <w:rPr>
            <w:noProof/>
            <w:webHidden/>
          </w:rPr>
          <w:fldChar w:fldCharType="separate"/>
        </w:r>
        <w:r w:rsidR="00D433E8">
          <w:rPr>
            <w:noProof/>
            <w:webHidden/>
          </w:rPr>
          <w:t>71</w:t>
        </w:r>
        <w:r w:rsidR="00F82E34">
          <w:rPr>
            <w:noProof/>
            <w:webHidden/>
          </w:rPr>
          <w:fldChar w:fldCharType="end"/>
        </w:r>
      </w:hyperlink>
    </w:p>
    <w:p w14:paraId="07D8532D" w14:textId="77777777" w:rsidR="00F82E34" w:rsidRPr="00BE3BA1" w:rsidRDefault="00A649E2">
      <w:pPr>
        <w:pStyle w:val="3a"/>
        <w:rPr>
          <w:rFonts w:ascii="Calibri" w:eastAsia="Times New Roman" w:hAnsi="Calibri" w:cs="Arial"/>
          <w:b w:val="0"/>
          <w:noProof/>
          <w:sz w:val="22"/>
          <w:szCs w:val="22"/>
          <w:lang w:val="en-US" w:eastAsia="en-US"/>
        </w:rPr>
      </w:pPr>
      <w:hyperlink w:anchor="_Toc368050227" w:history="1">
        <w:r w:rsidR="00F82E34" w:rsidRPr="00AE7367">
          <w:rPr>
            <w:rStyle w:val="affb"/>
            <w:noProof/>
          </w:rPr>
          <w:t>9.1.13</w:t>
        </w:r>
        <w:r w:rsidR="00F82E34" w:rsidRPr="00BE3BA1">
          <w:rPr>
            <w:rFonts w:ascii="Calibri" w:eastAsia="Times New Roman" w:hAnsi="Calibri" w:cs="Arial"/>
            <w:b w:val="0"/>
            <w:noProof/>
            <w:sz w:val="22"/>
            <w:szCs w:val="22"/>
            <w:lang w:val="en-US" w:eastAsia="en-US"/>
          </w:rPr>
          <w:tab/>
        </w:r>
        <w:r w:rsidR="00F82E34" w:rsidRPr="00AE7367">
          <w:rPr>
            <w:rStyle w:val="affb"/>
            <w:noProof/>
          </w:rPr>
          <w:t>[[OwnPropertyKeys]] ( )</w:t>
        </w:r>
        <w:r w:rsidR="00F82E34">
          <w:rPr>
            <w:noProof/>
            <w:webHidden/>
          </w:rPr>
          <w:tab/>
        </w:r>
        <w:r w:rsidR="00F82E34">
          <w:rPr>
            <w:noProof/>
            <w:webHidden/>
          </w:rPr>
          <w:fldChar w:fldCharType="begin"/>
        </w:r>
        <w:r w:rsidR="00F82E34">
          <w:rPr>
            <w:noProof/>
            <w:webHidden/>
          </w:rPr>
          <w:instrText xml:space="preserve"> PAGEREF _Toc368050227 \h </w:instrText>
        </w:r>
        <w:r w:rsidR="00F82E34">
          <w:rPr>
            <w:noProof/>
            <w:webHidden/>
          </w:rPr>
        </w:r>
        <w:r w:rsidR="00F82E34">
          <w:rPr>
            <w:noProof/>
            <w:webHidden/>
          </w:rPr>
          <w:fldChar w:fldCharType="separate"/>
        </w:r>
        <w:r w:rsidR="00D433E8">
          <w:rPr>
            <w:noProof/>
            <w:webHidden/>
          </w:rPr>
          <w:t>72</w:t>
        </w:r>
        <w:r w:rsidR="00F82E34">
          <w:rPr>
            <w:noProof/>
            <w:webHidden/>
          </w:rPr>
          <w:fldChar w:fldCharType="end"/>
        </w:r>
      </w:hyperlink>
    </w:p>
    <w:p w14:paraId="10FBAA6F" w14:textId="77777777" w:rsidR="00F82E34" w:rsidRPr="00BE3BA1" w:rsidRDefault="00A649E2">
      <w:pPr>
        <w:pStyle w:val="3a"/>
        <w:rPr>
          <w:rFonts w:ascii="Calibri" w:eastAsia="Times New Roman" w:hAnsi="Calibri" w:cs="Arial"/>
          <w:b w:val="0"/>
          <w:noProof/>
          <w:sz w:val="22"/>
          <w:szCs w:val="22"/>
          <w:lang w:val="en-US" w:eastAsia="en-US"/>
        </w:rPr>
      </w:pPr>
      <w:hyperlink w:anchor="_Toc368050228" w:history="1">
        <w:r w:rsidR="00F82E34" w:rsidRPr="00AE7367">
          <w:rPr>
            <w:rStyle w:val="affb"/>
            <w:rFonts w:cs="Arial"/>
            <w:bCs/>
            <w:noProof/>
          </w:rPr>
          <w:t>9.1.14</w:t>
        </w:r>
        <w:r w:rsidR="00F82E34" w:rsidRPr="00BE3BA1">
          <w:rPr>
            <w:rFonts w:ascii="Calibri" w:eastAsia="Times New Roman" w:hAnsi="Calibri" w:cs="Arial"/>
            <w:b w:val="0"/>
            <w:noProof/>
            <w:sz w:val="22"/>
            <w:szCs w:val="22"/>
            <w:lang w:val="en-US" w:eastAsia="en-US"/>
          </w:rPr>
          <w:tab/>
        </w:r>
        <w:r w:rsidR="00F82E34" w:rsidRPr="00AE7367">
          <w:rPr>
            <w:rStyle w:val="affb"/>
            <w:rFonts w:cs="Arial"/>
            <w:bCs/>
            <w:noProof/>
            <w:spacing w:val="6"/>
          </w:rPr>
          <w:t>ObjectCreate(proto, internalDataList)  Abstract Operation</w:t>
        </w:r>
        <w:r w:rsidR="00F82E34">
          <w:rPr>
            <w:noProof/>
            <w:webHidden/>
          </w:rPr>
          <w:tab/>
        </w:r>
        <w:r w:rsidR="00F82E34">
          <w:rPr>
            <w:noProof/>
            <w:webHidden/>
          </w:rPr>
          <w:fldChar w:fldCharType="begin"/>
        </w:r>
        <w:r w:rsidR="00F82E34">
          <w:rPr>
            <w:noProof/>
            <w:webHidden/>
          </w:rPr>
          <w:instrText xml:space="preserve"> PAGEREF _Toc368050228 \h </w:instrText>
        </w:r>
        <w:r w:rsidR="00F82E34">
          <w:rPr>
            <w:noProof/>
            <w:webHidden/>
          </w:rPr>
        </w:r>
        <w:r w:rsidR="00F82E34">
          <w:rPr>
            <w:noProof/>
            <w:webHidden/>
          </w:rPr>
          <w:fldChar w:fldCharType="separate"/>
        </w:r>
        <w:r w:rsidR="00D433E8">
          <w:rPr>
            <w:noProof/>
            <w:webHidden/>
          </w:rPr>
          <w:t>72</w:t>
        </w:r>
        <w:r w:rsidR="00F82E34">
          <w:rPr>
            <w:noProof/>
            <w:webHidden/>
          </w:rPr>
          <w:fldChar w:fldCharType="end"/>
        </w:r>
      </w:hyperlink>
    </w:p>
    <w:p w14:paraId="21C629EF" w14:textId="77777777" w:rsidR="00F82E34" w:rsidRPr="00BE3BA1" w:rsidRDefault="00A649E2">
      <w:pPr>
        <w:pStyle w:val="3a"/>
        <w:rPr>
          <w:rFonts w:ascii="Calibri" w:eastAsia="Times New Roman" w:hAnsi="Calibri" w:cs="Arial"/>
          <w:b w:val="0"/>
          <w:noProof/>
          <w:sz w:val="22"/>
          <w:szCs w:val="22"/>
          <w:lang w:val="en-US" w:eastAsia="en-US"/>
        </w:rPr>
      </w:pPr>
      <w:hyperlink w:anchor="_Toc368050229" w:history="1">
        <w:r w:rsidR="00F82E34" w:rsidRPr="00AE7367">
          <w:rPr>
            <w:rStyle w:val="affb"/>
            <w:noProof/>
          </w:rPr>
          <w:t>9.1.15</w:t>
        </w:r>
        <w:r w:rsidR="00F82E34" w:rsidRPr="00BE3BA1">
          <w:rPr>
            <w:rFonts w:ascii="Calibri" w:eastAsia="Times New Roman" w:hAnsi="Calibri" w:cs="Arial"/>
            <w:b w:val="0"/>
            <w:noProof/>
            <w:sz w:val="22"/>
            <w:szCs w:val="22"/>
            <w:lang w:val="en-US" w:eastAsia="en-US"/>
          </w:rPr>
          <w:tab/>
        </w:r>
        <w:r w:rsidR="00F82E34" w:rsidRPr="00AE7367">
          <w:rPr>
            <w:rStyle w:val="affb"/>
            <w:noProof/>
          </w:rPr>
          <w:t>Ordinary Function Objects</w:t>
        </w:r>
        <w:r w:rsidR="00F82E34">
          <w:rPr>
            <w:noProof/>
            <w:webHidden/>
          </w:rPr>
          <w:tab/>
        </w:r>
        <w:r w:rsidR="00F82E34">
          <w:rPr>
            <w:noProof/>
            <w:webHidden/>
          </w:rPr>
          <w:fldChar w:fldCharType="begin"/>
        </w:r>
        <w:r w:rsidR="00F82E34">
          <w:rPr>
            <w:noProof/>
            <w:webHidden/>
          </w:rPr>
          <w:instrText xml:space="preserve"> PAGEREF _Toc368050229 \h </w:instrText>
        </w:r>
        <w:r w:rsidR="00F82E34">
          <w:rPr>
            <w:noProof/>
            <w:webHidden/>
          </w:rPr>
        </w:r>
        <w:r w:rsidR="00F82E34">
          <w:rPr>
            <w:noProof/>
            <w:webHidden/>
          </w:rPr>
          <w:fldChar w:fldCharType="separate"/>
        </w:r>
        <w:r w:rsidR="00D433E8">
          <w:rPr>
            <w:noProof/>
            <w:webHidden/>
          </w:rPr>
          <w:t>72</w:t>
        </w:r>
        <w:r w:rsidR="00F82E34">
          <w:rPr>
            <w:noProof/>
            <w:webHidden/>
          </w:rPr>
          <w:fldChar w:fldCharType="end"/>
        </w:r>
      </w:hyperlink>
    </w:p>
    <w:p w14:paraId="4A4385D9" w14:textId="77777777" w:rsidR="00F82E34" w:rsidRPr="00BE3BA1" w:rsidRDefault="00A649E2">
      <w:pPr>
        <w:pStyle w:val="2c"/>
        <w:rPr>
          <w:rFonts w:ascii="Calibri" w:eastAsia="Times New Roman" w:hAnsi="Calibri" w:cs="Arial"/>
          <w:b w:val="0"/>
          <w:noProof/>
          <w:sz w:val="22"/>
          <w:szCs w:val="22"/>
          <w:lang w:val="en-US" w:eastAsia="en-US"/>
        </w:rPr>
      </w:pPr>
      <w:hyperlink w:anchor="_Toc368050230" w:history="1">
        <w:r w:rsidR="00F82E34" w:rsidRPr="00AE7367">
          <w:rPr>
            <w:rStyle w:val="affb"/>
            <w:noProof/>
          </w:rPr>
          <w:t>9.2</w:t>
        </w:r>
        <w:r w:rsidR="00F82E34" w:rsidRPr="00BE3BA1">
          <w:rPr>
            <w:rFonts w:ascii="Calibri" w:eastAsia="Times New Roman" w:hAnsi="Calibri" w:cs="Arial"/>
            <w:b w:val="0"/>
            <w:noProof/>
            <w:sz w:val="22"/>
            <w:szCs w:val="22"/>
            <w:lang w:val="en-US" w:eastAsia="en-US"/>
          </w:rPr>
          <w:tab/>
        </w:r>
        <w:r w:rsidR="00F82E34" w:rsidRPr="00AE7367">
          <w:rPr>
            <w:rStyle w:val="affb"/>
            <w:noProof/>
          </w:rPr>
          <w:t>Built-in Exotic Object Internal Methods and Data Fields</w:t>
        </w:r>
        <w:r w:rsidR="00F82E34">
          <w:rPr>
            <w:noProof/>
            <w:webHidden/>
          </w:rPr>
          <w:tab/>
        </w:r>
        <w:r w:rsidR="00F82E34">
          <w:rPr>
            <w:noProof/>
            <w:webHidden/>
          </w:rPr>
          <w:fldChar w:fldCharType="begin"/>
        </w:r>
        <w:r w:rsidR="00F82E34">
          <w:rPr>
            <w:noProof/>
            <w:webHidden/>
          </w:rPr>
          <w:instrText xml:space="preserve"> PAGEREF _Toc368050230 \h </w:instrText>
        </w:r>
        <w:r w:rsidR="00F82E34">
          <w:rPr>
            <w:noProof/>
            <w:webHidden/>
          </w:rPr>
        </w:r>
        <w:r w:rsidR="00F82E34">
          <w:rPr>
            <w:noProof/>
            <w:webHidden/>
          </w:rPr>
          <w:fldChar w:fldCharType="separate"/>
        </w:r>
        <w:r w:rsidR="00D433E8">
          <w:rPr>
            <w:noProof/>
            <w:webHidden/>
          </w:rPr>
          <w:t>79</w:t>
        </w:r>
        <w:r w:rsidR="00F82E34">
          <w:rPr>
            <w:noProof/>
            <w:webHidden/>
          </w:rPr>
          <w:fldChar w:fldCharType="end"/>
        </w:r>
      </w:hyperlink>
    </w:p>
    <w:p w14:paraId="1B72AF60" w14:textId="77777777" w:rsidR="00F82E34" w:rsidRPr="00BE3BA1" w:rsidRDefault="00A649E2">
      <w:pPr>
        <w:pStyle w:val="3a"/>
        <w:rPr>
          <w:rFonts w:ascii="Calibri" w:eastAsia="Times New Roman" w:hAnsi="Calibri" w:cs="Arial"/>
          <w:b w:val="0"/>
          <w:noProof/>
          <w:sz w:val="22"/>
          <w:szCs w:val="22"/>
          <w:lang w:val="en-US" w:eastAsia="en-US"/>
        </w:rPr>
      </w:pPr>
      <w:hyperlink w:anchor="_Toc368050231" w:history="1">
        <w:r w:rsidR="00F82E34" w:rsidRPr="00AE7367">
          <w:rPr>
            <w:rStyle w:val="affb"/>
            <w:noProof/>
          </w:rPr>
          <w:t>9.2.1</w:t>
        </w:r>
        <w:r w:rsidR="00F82E34" w:rsidRPr="00BE3BA1">
          <w:rPr>
            <w:rFonts w:ascii="Calibri" w:eastAsia="Times New Roman" w:hAnsi="Calibri" w:cs="Arial"/>
            <w:b w:val="0"/>
            <w:noProof/>
            <w:sz w:val="22"/>
            <w:szCs w:val="22"/>
            <w:lang w:val="en-US" w:eastAsia="en-US"/>
          </w:rPr>
          <w:tab/>
        </w:r>
        <w:r w:rsidR="00F82E34" w:rsidRPr="00AE7367">
          <w:rPr>
            <w:rStyle w:val="affb"/>
            <w:noProof/>
          </w:rPr>
          <w:t>Bound Function Exotic Objects</w:t>
        </w:r>
        <w:r w:rsidR="00F82E34">
          <w:rPr>
            <w:noProof/>
            <w:webHidden/>
          </w:rPr>
          <w:tab/>
        </w:r>
        <w:r w:rsidR="00F82E34">
          <w:rPr>
            <w:noProof/>
            <w:webHidden/>
          </w:rPr>
          <w:fldChar w:fldCharType="begin"/>
        </w:r>
        <w:r w:rsidR="00F82E34">
          <w:rPr>
            <w:noProof/>
            <w:webHidden/>
          </w:rPr>
          <w:instrText xml:space="preserve"> PAGEREF _Toc368050231 \h </w:instrText>
        </w:r>
        <w:r w:rsidR="00F82E34">
          <w:rPr>
            <w:noProof/>
            <w:webHidden/>
          </w:rPr>
        </w:r>
        <w:r w:rsidR="00F82E34">
          <w:rPr>
            <w:noProof/>
            <w:webHidden/>
          </w:rPr>
          <w:fldChar w:fldCharType="separate"/>
        </w:r>
        <w:r w:rsidR="00D433E8">
          <w:rPr>
            <w:noProof/>
            <w:webHidden/>
          </w:rPr>
          <w:t>79</w:t>
        </w:r>
        <w:r w:rsidR="00F82E34">
          <w:rPr>
            <w:noProof/>
            <w:webHidden/>
          </w:rPr>
          <w:fldChar w:fldCharType="end"/>
        </w:r>
      </w:hyperlink>
    </w:p>
    <w:p w14:paraId="19BEABAD" w14:textId="77777777" w:rsidR="00F82E34" w:rsidRPr="00BE3BA1" w:rsidRDefault="00A649E2">
      <w:pPr>
        <w:pStyle w:val="3a"/>
        <w:rPr>
          <w:rFonts w:ascii="Calibri" w:eastAsia="Times New Roman" w:hAnsi="Calibri" w:cs="Arial"/>
          <w:b w:val="0"/>
          <w:noProof/>
          <w:sz w:val="22"/>
          <w:szCs w:val="22"/>
          <w:lang w:val="en-US" w:eastAsia="en-US"/>
        </w:rPr>
      </w:pPr>
      <w:hyperlink w:anchor="_Toc368050232" w:history="1">
        <w:r w:rsidR="00F82E34" w:rsidRPr="00AE7367">
          <w:rPr>
            <w:rStyle w:val="affb"/>
            <w:noProof/>
          </w:rPr>
          <w:t>9.2.2</w:t>
        </w:r>
        <w:r w:rsidR="00F82E34" w:rsidRPr="00BE3BA1">
          <w:rPr>
            <w:rFonts w:ascii="Calibri" w:eastAsia="Times New Roman" w:hAnsi="Calibri" w:cs="Arial"/>
            <w:b w:val="0"/>
            <w:noProof/>
            <w:sz w:val="22"/>
            <w:szCs w:val="22"/>
            <w:lang w:val="en-US" w:eastAsia="en-US"/>
          </w:rPr>
          <w:tab/>
        </w:r>
        <w:r w:rsidR="00F82E34" w:rsidRPr="00AE7367">
          <w:rPr>
            <w:rStyle w:val="affb"/>
            <w:noProof/>
          </w:rPr>
          <w:t>Array Exotic Objects</w:t>
        </w:r>
        <w:r w:rsidR="00F82E34">
          <w:rPr>
            <w:noProof/>
            <w:webHidden/>
          </w:rPr>
          <w:tab/>
        </w:r>
        <w:r w:rsidR="00F82E34">
          <w:rPr>
            <w:noProof/>
            <w:webHidden/>
          </w:rPr>
          <w:fldChar w:fldCharType="begin"/>
        </w:r>
        <w:r w:rsidR="00F82E34">
          <w:rPr>
            <w:noProof/>
            <w:webHidden/>
          </w:rPr>
          <w:instrText xml:space="preserve"> PAGEREF _Toc368050232 \h </w:instrText>
        </w:r>
        <w:r w:rsidR="00F82E34">
          <w:rPr>
            <w:noProof/>
            <w:webHidden/>
          </w:rPr>
        </w:r>
        <w:r w:rsidR="00F82E34">
          <w:rPr>
            <w:noProof/>
            <w:webHidden/>
          </w:rPr>
          <w:fldChar w:fldCharType="separate"/>
        </w:r>
        <w:r w:rsidR="00D433E8">
          <w:rPr>
            <w:noProof/>
            <w:webHidden/>
          </w:rPr>
          <w:t>80</w:t>
        </w:r>
        <w:r w:rsidR="00F82E34">
          <w:rPr>
            <w:noProof/>
            <w:webHidden/>
          </w:rPr>
          <w:fldChar w:fldCharType="end"/>
        </w:r>
      </w:hyperlink>
    </w:p>
    <w:p w14:paraId="42CCCF5C" w14:textId="77777777" w:rsidR="00F82E34" w:rsidRPr="00BE3BA1" w:rsidRDefault="00A649E2">
      <w:pPr>
        <w:pStyle w:val="3a"/>
        <w:rPr>
          <w:rFonts w:ascii="Calibri" w:eastAsia="Times New Roman" w:hAnsi="Calibri" w:cs="Arial"/>
          <w:b w:val="0"/>
          <w:noProof/>
          <w:sz w:val="22"/>
          <w:szCs w:val="22"/>
          <w:lang w:val="en-US" w:eastAsia="en-US"/>
        </w:rPr>
      </w:pPr>
      <w:hyperlink w:anchor="_Toc368050233" w:history="1">
        <w:r w:rsidR="00F82E34" w:rsidRPr="00AE7367">
          <w:rPr>
            <w:rStyle w:val="affb"/>
            <w:noProof/>
          </w:rPr>
          <w:t>9.2.3</w:t>
        </w:r>
        <w:r w:rsidR="00F82E34" w:rsidRPr="00BE3BA1">
          <w:rPr>
            <w:rFonts w:ascii="Calibri" w:eastAsia="Times New Roman" w:hAnsi="Calibri" w:cs="Arial"/>
            <w:b w:val="0"/>
            <w:noProof/>
            <w:sz w:val="22"/>
            <w:szCs w:val="22"/>
            <w:lang w:val="en-US" w:eastAsia="en-US"/>
          </w:rPr>
          <w:tab/>
        </w:r>
        <w:r w:rsidR="00F82E34" w:rsidRPr="00AE7367">
          <w:rPr>
            <w:rStyle w:val="affb"/>
            <w:noProof/>
          </w:rPr>
          <w:t>String Exotic Objects</w:t>
        </w:r>
        <w:r w:rsidR="00F82E34">
          <w:rPr>
            <w:noProof/>
            <w:webHidden/>
          </w:rPr>
          <w:tab/>
        </w:r>
        <w:r w:rsidR="00F82E34">
          <w:rPr>
            <w:noProof/>
            <w:webHidden/>
          </w:rPr>
          <w:fldChar w:fldCharType="begin"/>
        </w:r>
        <w:r w:rsidR="00F82E34">
          <w:rPr>
            <w:noProof/>
            <w:webHidden/>
          </w:rPr>
          <w:instrText xml:space="preserve"> PAGEREF _Toc368050233 \h </w:instrText>
        </w:r>
        <w:r w:rsidR="00F82E34">
          <w:rPr>
            <w:noProof/>
            <w:webHidden/>
          </w:rPr>
        </w:r>
        <w:r w:rsidR="00F82E34">
          <w:rPr>
            <w:noProof/>
            <w:webHidden/>
          </w:rPr>
          <w:fldChar w:fldCharType="separate"/>
        </w:r>
        <w:r w:rsidR="00D433E8">
          <w:rPr>
            <w:noProof/>
            <w:webHidden/>
          </w:rPr>
          <w:t>82</w:t>
        </w:r>
        <w:r w:rsidR="00F82E34">
          <w:rPr>
            <w:noProof/>
            <w:webHidden/>
          </w:rPr>
          <w:fldChar w:fldCharType="end"/>
        </w:r>
      </w:hyperlink>
    </w:p>
    <w:p w14:paraId="463BC926" w14:textId="77777777" w:rsidR="00F82E34" w:rsidRPr="00BE3BA1" w:rsidRDefault="00A649E2">
      <w:pPr>
        <w:pStyle w:val="3a"/>
        <w:rPr>
          <w:rFonts w:ascii="Calibri" w:eastAsia="Times New Roman" w:hAnsi="Calibri" w:cs="Arial"/>
          <w:b w:val="0"/>
          <w:noProof/>
          <w:sz w:val="22"/>
          <w:szCs w:val="22"/>
          <w:lang w:val="en-US" w:eastAsia="en-US"/>
        </w:rPr>
      </w:pPr>
      <w:hyperlink w:anchor="_Toc368050283" w:history="1">
        <w:r w:rsidR="00F82E34" w:rsidRPr="00AE7367">
          <w:rPr>
            <w:rStyle w:val="affb"/>
            <w:noProof/>
          </w:rPr>
          <w:t>9.2.4</w:t>
        </w:r>
        <w:r w:rsidR="00F82E34" w:rsidRPr="00BE3BA1">
          <w:rPr>
            <w:rFonts w:ascii="Calibri" w:eastAsia="Times New Roman" w:hAnsi="Calibri" w:cs="Arial"/>
            <w:b w:val="0"/>
            <w:noProof/>
            <w:sz w:val="22"/>
            <w:szCs w:val="22"/>
            <w:lang w:val="en-US" w:eastAsia="en-US"/>
          </w:rPr>
          <w:tab/>
        </w:r>
        <w:r w:rsidR="00F82E34" w:rsidRPr="00AE7367">
          <w:rPr>
            <w:rStyle w:val="affb"/>
            <w:noProof/>
          </w:rPr>
          <w:t>Exotic Arguments Objects</w:t>
        </w:r>
        <w:r w:rsidR="00F82E34">
          <w:rPr>
            <w:noProof/>
            <w:webHidden/>
          </w:rPr>
          <w:tab/>
        </w:r>
        <w:r w:rsidR="00F82E34">
          <w:rPr>
            <w:noProof/>
            <w:webHidden/>
          </w:rPr>
          <w:fldChar w:fldCharType="begin"/>
        </w:r>
        <w:r w:rsidR="00F82E34">
          <w:rPr>
            <w:noProof/>
            <w:webHidden/>
          </w:rPr>
          <w:instrText xml:space="preserve"> PAGEREF _Toc368050283 \h </w:instrText>
        </w:r>
        <w:r w:rsidR="00F82E34">
          <w:rPr>
            <w:noProof/>
            <w:webHidden/>
          </w:rPr>
        </w:r>
        <w:r w:rsidR="00F82E34">
          <w:rPr>
            <w:noProof/>
            <w:webHidden/>
          </w:rPr>
          <w:fldChar w:fldCharType="separate"/>
        </w:r>
        <w:r w:rsidR="00D433E8">
          <w:rPr>
            <w:noProof/>
            <w:webHidden/>
          </w:rPr>
          <w:t>83</w:t>
        </w:r>
        <w:r w:rsidR="00F82E34">
          <w:rPr>
            <w:noProof/>
            <w:webHidden/>
          </w:rPr>
          <w:fldChar w:fldCharType="end"/>
        </w:r>
      </w:hyperlink>
    </w:p>
    <w:p w14:paraId="7EA090A4" w14:textId="77777777" w:rsidR="00F82E34" w:rsidRPr="00BE3BA1" w:rsidRDefault="00A649E2">
      <w:pPr>
        <w:pStyle w:val="3a"/>
        <w:rPr>
          <w:rFonts w:ascii="Calibri" w:eastAsia="Times New Roman" w:hAnsi="Calibri" w:cs="Arial"/>
          <w:b w:val="0"/>
          <w:noProof/>
          <w:sz w:val="22"/>
          <w:szCs w:val="22"/>
          <w:lang w:val="en-US" w:eastAsia="en-US"/>
        </w:rPr>
      </w:pPr>
      <w:hyperlink w:anchor="_Toc368050284" w:history="1">
        <w:r w:rsidR="00F82E34" w:rsidRPr="00AE7367">
          <w:rPr>
            <w:rStyle w:val="affb"/>
            <w:noProof/>
          </w:rPr>
          <w:t>9.2.5</w:t>
        </w:r>
        <w:r w:rsidR="00F82E34" w:rsidRPr="00BE3BA1">
          <w:rPr>
            <w:rFonts w:ascii="Calibri" w:eastAsia="Times New Roman" w:hAnsi="Calibri" w:cs="Arial"/>
            <w:b w:val="0"/>
            <w:noProof/>
            <w:sz w:val="22"/>
            <w:szCs w:val="22"/>
            <w:lang w:val="en-US" w:eastAsia="en-US"/>
          </w:rPr>
          <w:tab/>
        </w:r>
        <w:r w:rsidR="00F82E34" w:rsidRPr="00AE7367">
          <w:rPr>
            <w:rStyle w:val="affb"/>
            <w:noProof/>
          </w:rPr>
          <w:t>Integer Indexed Exotic Objects</w:t>
        </w:r>
        <w:r w:rsidR="00F82E34">
          <w:rPr>
            <w:noProof/>
            <w:webHidden/>
          </w:rPr>
          <w:tab/>
        </w:r>
        <w:r w:rsidR="00F82E34">
          <w:rPr>
            <w:noProof/>
            <w:webHidden/>
          </w:rPr>
          <w:fldChar w:fldCharType="begin"/>
        </w:r>
        <w:r w:rsidR="00F82E34">
          <w:rPr>
            <w:noProof/>
            <w:webHidden/>
          </w:rPr>
          <w:instrText xml:space="preserve"> PAGEREF _Toc368050284 \h </w:instrText>
        </w:r>
        <w:r w:rsidR="00F82E34">
          <w:rPr>
            <w:noProof/>
            <w:webHidden/>
          </w:rPr>
        </w:r>
        <w:r w:rsidR="00F82E34">
          <w:rPr>
            <w:noProof/>
            <w:webHidden/>
          </w:rPr>
          <w:fldChar w:fldCharType="separate"/>
        </w:r>
        <w:r w:rsidR="00D433E8">
          <w:rPr>
            <w:noProof/>
            <w:webHidden/>
          </w:rPr>
          <w:t>86</w:t>
        </w:r>
        <w:r w:rsidR="00F82E34">
          <w:rPr>
            <w:noProof/>
            <w:webHidden/>
          </w:rPr>
          <w:fldChar w:fldCharType="end"/>
        </w:r>
      </w:hyperlink>
    </w:p>
    <w:p w14:paraId="70D9DB9C" w14:textId="77777777" w:rsidR="00F82E34" w:rsidRPr="00BE3BA1" w:rsidRDefault="00A649E2">
      <w:pPr>
        <w:pStyle w:val="3a"/>
        <w:rPr>
          <w:rFonts w:ascii="Calibri" w:eastAsia="Times New Roman" w:hAnsi="Calibri" w:cs="Arial"/>
          <w:b w:val="0"/>
          <w:noProof/>
          <w:sz w:val="22"/>
          <w:szCs w:val="22"/>
          <w:lang w:val="en-US" w:eastAsia="en-US"/>
        </w:rPr>
      </w:pPr>
      <w:hyperlink w:anchor="_Toc368050285" w:history="1">
        <w:r w:rsidR="00F82E34" w:rsidRPr="00AE7367">
          <w:rPr>
            <w:rStyle w:val="affb"/>
            <w:noProof/>
          </w:rPr>
          <w:t>9.2.6</w:t>
        </w:r>
        <w:r w:rsidR="00F82E34" w:rsidRPr="00BE3BA1">
          <w:rPr>
            <w:rFonts w:ascii="Calibri" w:eastAsia="Times New Roman" w:hAnsi="Calibri" w:cs="Arial"/>
            <w:b w:val="0"/>
            <w:noProof/>
            <w:sz w:val="22"/>
            <w:szCs w:val="22"/>
            <w:lang w:val="en-US" w:eastAsia="en-US"/>
          </w:rPr>
          <w:tab/>
        </w:r>
        <w:r w:rsidR="00F82E34" w:rsidRPr="00AE7367">
          <w:rPr>
            <w:rStyle w:val="affb"/>
            <w:noProof/>
          </w:rPr>
          <w:t>Built-in Function Objects</w:t>
        </w:r>
        <w:r w:rsidR="00F82E34">
          <w:rPr>
            <w:noProof/>
            <w:webHidden/>
          </w:rPr>
          <w:tab/>
        </w:r>
        <w:r w:rsidR="00F82E34">
          <w:rPr>
            <w:noProof/>
            <w:webHidden/>
          </w:rPr>
          <w:fldChar w:fldCharType="begin"/>
        </w:r>
        <w:r w:rsidR="00F82E34">
          <w:rPr>
            <w:noProof/>
            <w:webHidden/>
          </w:rPr>
          <w:instrText xml:space="preserve"> PAGEREF _Toc368050285 \h </w:instrText>
        </w:r>
        <w:r w:rsidR="00F82E34">
          <w:rPr>
            <w:noProof/>
            <w:webHidden/>
          </w:rPr>
        </w:r>
        <w:r w:rsidR="00F82E34">
          <w:rPr>
            <w:noProof/>
            <w:webHidden/>
          </w:rPr>
          <w:fldChar w:fldCharType="separate"/>
        </w:r>
        <w:r w:rsidR="00D433E8">
          <w:rPr>
            <w:noProof/>
            <w:webHidden/>
          </w:rPr>
          <w:t>89</w:t>
        </w:r>
        <w:r w:rsidR="00F82E34">
          <w:rPr>
            <w:noProof/>
            <w:webHidden/>
          </w:rPr>
          <w:fldChar w:fldCharType="end"/>
        </w:r>
      </w:hyperlink>
    </w:p>
    <w:p w14:paraId="70CAEF92" w14:textId="77777777" w:rsidR="00F82E34" w:rsidRPr="00BE3BA1" w:rsidRDefault="00A649E2">
      <w:pPr>
        <w:pStyle w:val="2c"/>
        <w:rPr>
          <w:rFonts w:ascii="Calibri" w:eastAsia="Times New Roman" w:hAnsi="Calibri" w:cs="Arial"/>
          <w:b w:val="0"/>
          <w:noProof/>
          <w:sz w:val="22"/>
          <w:szCs w:val="22"/>
          <w:lang w:val="en-US" w:eastAsia="en-US"/>
        </w:rPr>
      </w:pPr>
      <w:hyperlink w:anchor="_Toc368050286" w:history="1">
        <w:r w:rsidR="00F82E34" w:rsidRPr="00AE7367">
          <w:rPr>
            <w:rStyle w:val="affb"/>
            <w:noProof/>
          </w:rPr>
          <w:t>9.3</w:t>
        </w:r>
        <w:r w:rsidR="00F82E34" w:rsidRPr="00BE3BA1">
          <w:rPr>
            <w:rFonts w:ascii="Calibri" w:eastAsia="Times New Roman" w:hAnsi="Calibri" w:cs="Arial"/>
            <w:b w:val="0"/>
            <w:noProof/>
            <w:sz w:val="22"/>
            <w:szCs w:val="22"/>
            <w:lang w:val="en-US" w:eastAsia="en-US"/>
          </w:rPr>
          <w:tab/>
        </w:r>
        <w:r w:rsidR="00F82E34" w:rsidRPr="00AE7367">
          <w:rPr>
            <w:rStyle w:val="affb"/>
            <w:noProof/>
          </w:rPr>
          <w:t>Proxy Object Internal Methods and Internal Data Properties</w:t>
        </w:r>
        <w:r w:rsidR="00F82E34">
          <w:rPr>
            <w:noProof/>
            <w:webHidden/>
          </w:rPr>
          <w:tab/>
        </w:r>
        <w:r w:rsidR="00F82E34">
          <w:rPr>
            <w:noProof/>
            <w:webHidden/>
          </w:rPr>
          <w:fldChar w:fldCharType="begin"/>
        </w:r>
        <w:r w:rsidR="00F82E34">
          <w:rPr>
            <w:noProof/>
            <w:webHidden/>
          </w:rPr>
          <w:instrText xml:space="preserve"> PAGEREF _Toc368050286 \h </w:instrText>
        </w:r>
        <w:r w:rsidR="00F82E34">
          <w:rPr>
            <w:noProof/>
            <w:webHidden/>
          </w:rPr>
        </w:r>
        <w:r w:rsidR="00F82E34">
          <w:rPr>
            <w:noProof/>
            <w:webHidden/>
          </w:rPr>
          <w:fldChar w:fldCharType="separate"/>
        </w:r>
        <w:r w:rsidR="00D433E8">
          <w:rPr>
            <w:noProof/>
            <w:webHidden/>
          </w:rPr>
          <w:t>89</w:t>
        </w:r>
        <w:r w:rsidR="00F82E34">
          <w:rPr>
            <w:noProof/>
            <w:webHidden/>
          </w:rPr>
          <w:fldChar w:fldCharType="end"/>
        </w:r>
      </w:hyperlink>
    </w:p>
    <w:p w14:paraId="3455B6A4" w14:textId="77777777" w:rsidR="00F82E34" w:rsidRPr="00BE3BA1" w:rsidRDefault="00A649E2">
      <w:pPr>
        <w:pStyle w:val="3a"/>
        <w:rPr>
          <w:rFonts w:ascii="Calibri" w:eastAsia="Times New Roman" w:hAnsi="Calibri" w:cs="Arial"/>
          <w:b w:val="0"/>
          <w:noProof/>
          <w:sz w:val="22"/>
          <w:szCs w:val="22"/>
          <w:lang w:val="en-US" w:eastAsia="en-US"/>
        </w:rPr>
      </w:pPr>
      <w:hyperlink w:anchor="_Toc368050287" w:history="1">
        <w:r w:rsidR="00F82E34" w:rsidRPr="00AE7367">
          <w:rPr>
            <w:rStyle w:val="affb"/>
            <w:noProof/>
          </w:rPr>
          <w:t>9.3.1</w:t>
        </w:r>
        <w:r w:rsidR="00F82E34" w:rsidRPr="00BE3BA1">
          <w:rPr>
            <w:rFonts w:ascii="Calibri" w:eastAsia="Times New Roman" w:hAnsi="Calibri" w:cs="Arial"/>
            <w:b w:val="0"/>
            <w:noProof/>
            <w:sz w:val="22"/>
            <w:szCs w:val="22"/>
            <w:lang w:val="en-US" w:eastAsia="en-US"/>
          </w:rPr>
          <w:tab/>
        </w:r>
        <w:r w:rsidR="00F82E34" w:rsidRPr="00AE7367">
          <w:rPr>
            <w:rStyle w:val="affb"/>
            <w:noProof/>
          </w:rPr>
          <w:t>[[GetPrototypeOf]] ( )</w:t>
        </w:r>
        <w:r w:rsidR="00F82E34">
          <w:rPr>
            <w:noProof/>
            <w:webHidden/>
          </w:rPr>
          <w:tab/>
        </w:r>
        <w:r w:rsidR="00F82E34">
          <w:rPr>
            <w:noProof/>
            <w:webHidden/>
          </w:rPr>
          <w:fldChar w:fldCharType="begin"/>
        </w:r>
        <w:r w:rsidR="00F82E34">
          <w:rPr>
            <w:noProof/>
            <w:webHidden/>
          </w:rPr>
          <w:instrText xml:space="preserve"> PAGEREF _Toc368050287 \h </w:instrText>
        </w:r>
        <w:r w:rsidR="00F82E34">
          <w:rPr>
            <w:noProof/>
            <w:webHidden/>
          </w:rPr>
        </w:r>
        <w:r w:rsidR="00F82E34">
          <w:rPr>
            <w:noProof/>
            <w:webHidden/>
          </w:rPr>
          <w:fldChar w:fldCharType="separate"/>
        </w:r>
        <w:r w:rsidR="00D433E8">
          <w:rPr>
            <w:noProof/>
            <w:webHidden/>
          </w:rPr>
          <w:t>90</w:t>
        </w:r>
        <w:r w:rsidR="00F82E34">
          <w:rPr>
            <w:noProof/>
            <w:webHidden/>
          </w:rPr>
          <w:fldChar w:fldCharType="end"/>
        </w:r>
      </w:hyperlink>
    </w:p>
    <w:p w14:paraId="574C7C21" w14:textId="77777777" w:rsidR="00F82E34" w:rsidRPr="00BE3BA1" w:rsidRDefault="00A649E2">
      <w:pPr>
        <w:pStyle w:val="3a"/>
        <w:rPr>
          <w:rFonts w:ascii="Calibri" w:eastAsia="Times New Roman" w:hAnsi="Calibri" w:cs="Arial"/>
          <w:b w:val="0"/>
          <w:noProof/>
          <w:sz w:val="22"/>
          <w:szCs w:val="22"/>
          <w:lang w:val="en-US" w:eastAsia="en-US"/>
        </w:rPr>
      </w:pPr>
      <w:hyperlink w:anchor="_Toc368050288" w:history="1">
        <w:r w:rsidR="00F82E34" w:rsidRPr="00AE7367">
          <w:rPr>
            <w:rStyle w:val="affb"/>
            <w:noProof/>
          </w:rPr>
          <w:t>9.3.2</w:t>
        </w:r>
        <w:r w:rsidR="00F82E34" w:rsidRPr="00BE3BA1">
          <w:rPr>
            <w:rFonts w:ascii="Calibri" w:eastAsia="Times New Roman" w:hAnsi="Calibri" w:cs="Arial"/>
            <w:b w:val="0"/>
            <w:noProof/>
            <w:sz w:val="22"/>
            <w:szCs w:val="22"/>
            <w:lang w:val="en-US" w:eastAsia="en-US"/>
          </w:rPr>
          <w:tab/>
        </w:r>
        <w:r w:rsidR="00F82E34" w:rsidRPr="00AE7367">
          <w:rPr>
            <w:rStyle w:val="affb"/>
            <w:noProof/>
          </w:rPr>
          <w:t>[[SetPrototypeOf]] (V)</w:t>
        </w:r>
        <w:r w:rsidR="00F82E34">
          <w:rPr>
            <w:noProof/>
            <w:webHidden/>
          </w:rPr>
          <w:tab/>
        </w:r>
        <w:r w:rsidR="00F82E34">
          <w:rPr>
            <w:noProof/>
            <w:webHidden/>
          </w:rPr>
          <w:fldChar w:fldCharType="begin"/>
        </w:r>
        <w:r w:rsidR="00F82E34">
          <w:rPr>
            <w:noProof/>
            <w:webHidden/>
          </w:rPr>
          <w:instrText xml:space="preserve"> PAGEREF _Toc368050288 \h </w:instrText>
        </w:r>
        <w:r w:rsidR="00F82E34">
          <w:rPr>
            <w:noProof/>
            <w:webHidden/>
          </w:rPr>
        </w:r>
        <w:r w:rsidR="00F82E34">
          <w:rPr>
            <w:noProof/>
            <w:webHidden/>
          </w:rPr>
          <w:fldChar w:fldCharType="separate"/>
        </w:r>
        <w:r w:rsidR="00D433E8">
          <w:rPr>
            <w:noProof/>
            <w:webHidden/>
          </w:rPr>
          <w:t>90</w:t>
        </w:r>
        <w:r w:rsidR="00F82E34">
          <w:rPr>
            <w:noProof/>
            <w:webHidden/>
          </w:rPr>
          <w:fldChar w:fldCharType="end"/>
        </w:r>
      </w:hyperlink>
    </w:p>
    <w:p w14:paraId="2C42F3ED" w14:textId="77777777" w:rsidR="00F82E34" w:rsidRPr="00BE3BA1" w:rsidRDefault="00A649E2">
      <w:pPr>
        <w:pStyle w:val="3a"/>
        <w:rPr>
          <w:rFonts w:ascii="Calibri" w:eastAsia="Times New Roman" w:hAnsi="Calibri" w:cs="Arial"/>
          <w:b w:val="0"/>
          <w:noProof/>
          <w:sz w:val="22"/>
          <w:szCs w:val="22"/>
          <w:lang w:val="en-US" w:eastAsia="en-US"/>
        </w:rPr>
      </w:pPr>
      <w:hyperlink w:anchor="_Toc368050289" w:history="1">
        <w:r w:rsidR="00F82E34" w:rsidRPr="00AE7367">
          <w:rPr>
            <w:rStyle w:val="affb"/>
            <w:noProof/>
          </w:rPr>
          <w:t>9.3.3</w:t>
        </w:r>
        <w:r w:rsidR="00F82E34" w:rsidRPr="00BE3BA1">
          <w:rPr>
            <w:rFonts w:ascii="Calibri" w:eastAsia="Times New Roman" w:hAnsi="Calibri" w:cs="Arial"/>
            <w:b w:val="0"/>
            <w:noProof/>
            <w:sz w:val="22"/>
            <w:szCs w:val="22"/>
            <w:lang w:val="en-US" w:eastAsia="en-US"/>
          </w:rPr>
          <w:tab/>
        </w:r>
        <w:r w:rsidR="00F82E34" w:rsidRPr="00AE7367">
          <w:rPr>
            <w:rStyle w:val="affb"/>
            <w:noProof/>
          </w:rPr>
          <w:t>[[IsExtensible]] ( )</w:t>
        </w:r>
        <w:r w:rsidR="00F82E34">
          <w:rPr>
            <w:noProof/>
            <w:webHidden/>
          </w:rPr>
          <w:tab/>
        </w:r>
        <w:r w:rsidR="00F82E34">
          <w:rPr>
            <w:noProof/>
            <w:webHidden/>
          </w:rPr>
          <w:fldChar w:fldCharType="begin"/>
        </w:r>
        <w:r w:rsidR="00F82E34">
          <w:rPr>
            <w:noProof/>
            <w:webHidden/>
          </w:rPr>
          <w:instrText xml:space="preserve"> PAGEREF _Toc368050289 \h </w:instrText>
        </w:r>
        <w:r w:rsidR="00F82E34">
          <w:rPr>
            <w:noProof/>
            <w:webHidden/>
          </w:rPr>
        </w:r>
        <w:r w:rsidR="00F82E34">
          <w:rPr>
            <w:noProof/>
            <w:webHidden/>
          </w:rPr>
          <w:fldChar w:fldCharType="separate"/>
        </w:r>
        <w:r w:rsidR="00D433E8">
          <w:rPr>
            <w:noProof/>
            <w:webHidden/>
          </w:rPr>
          <w:t>91</w:t>
        </w:r>
        <w:r w:rsidR="00F82E34">
          <w:rPr>
            <w:noProof/>
            <w:webHidden/>
          </w:rPr>
          <w:fldChar w:fldCharType="end"/>
        </w:r>
      </w:hyperlink>
    </w:p>
    <w:p w14:paraId="1F94A131" w14:textId="77777777" w:rsidR="00F82E34" w:rsidRPr="00BE3BA1" w:rsidRDefault="00A649E2">
      <w:pPr>
        <w:pStyle w:val="3a"/>
        <w:rPr>
          <w:rFonts w:ascii="Calibri" w:eastAsia="Times New Roman" w:hAnsi="Calibri" w:cs="Arial"/>
          <w:b w:val="0"/>
          <w:noProof/>
          <w:sz w:val="22"/>
          <w:szCs w:val="22"/>
          <w:lang w:val="en-US" w:eastAsia="en-US"/>
        </w:rPr>
      </w:pPr>
      <w:hyperlink w:anchor="_Toc368050290" w:history="1">
        <w:r w:rsidR="00F82E34" w:rsidRPr="00AE7367">
          <w:rPr>
            <w:rStyle w:val="affb"/>
            <w:noProof/>
          </w:rPr>
          <w:t>9.3.4</w:t>
        </w:r>
        <w:r w:rsidR="00F82E34" w:rsidRPr="00BE3BA1">
          <w:rPr>
            <w:rFonts w:ascii="Calibri" w:eastAsia="Times New Roman" w:hAnsi="Calibri" w:cs="Arial"/>
            <w:b w:val="0"/>
            <w:noProof/>
            <w:sz w:val="22"/>
            <w:szCs w:val="22"/>
            <w:lang w:val="en-US" w:eastAsia="en-US"/>
          </w:rPr>
          <w:tab/>
        </w:r>
        <w:r w:rsidR="00F82E34" w:rsidRPr="00AE7367">
          <w:rPr>
            <w:rStyle w:val="affb"/>
            <w:noProof/>
          </w:rPr>
          <w:t>[[PreventExtensions]] (  )</w:t>
        </w:r>
        <w:r w:rsidR="00F82E34">
          <w:rPr>
            <w:noProof/>
            <w:webHidden/>
          </w:rPr>
          <w:tab/>
        </w:r>
        <w:r w:rsidR="00F82E34">
          <w:rPr>
            <w:noProof/>
            <w:webHidden/>
          </w:rPr>
          <w:fldChar w:fldCharType="begin"/>
        </w:r>
        <w:r w:rsidR="00F82E34">
          <w:rPr>
            <w:noProof/>
            <w:webHidden/>
          </w:rPr>
          <w:instrText xml:space="preserve"> PAGEREF _Toc368050290 \h </w:instrText>
        </w:r>
        <w:r w:rsidR="00F82E34">
          <w:rPr>
            <w:noProof/>
            <w:webHidden/>
          </w:rPr>
        </w:r>
        <w:r w:rsidR="00F82E34">
          <w:rPr>
            <w:noProof/>
            <w:webHidden/>
          </w:rPr>
          <w:fldChar w:fldCharType="separate"/>
        </w:r>
        <w:r w:rsidR="00D433E8">
          <w:rPr>
            <w:noProof/>
            <w:webHidden/>
          </w:rPr>
          <w:t>91</w:t>
        </w:r>
        <w:r w:rsidR="00F82E34">
          <w:rPr>
            <w:noProof/>
            <w:webHidden/>
          </w:rPr>
          <w:fldChar w:fldCharType="end"/>
        </w:r>
      </w:hyperlink>
    </w:p>
    <w:p w14:paraId="23F8A354" w14:textId="77777777" w:rsidR="00F82E34" w:rsidRPr="00BE3BA1" w:rsidRDefault="00A649E2">
      <w:pPr>
        <w:pStyle w:val="3a"/>
        <w:rPr>
          <w:rFonts w:ascii="Calibri" w:eastAsia="Times New Roman" w:hAnsi="Calibri" w:cs="Arial"/>
          <w:b w:val="0"/>
          <w:noProof/>
          <w:sz w:val="22"/>
          <w:szCs w:val="22"/>
          <w:lang w:val="en-US" w:eastAsia="en-US"/>
        </w:rPr>
      </w:pPr>
      <w:hyperlink w:anchor="_Toc368050323" w:history="1">
        <w:r w:rsidR="00F82E34" w:rsidRPr="00AE7367">
          <w:rPr>
            <w:rStyle w:val="affb"/>
            <w:noProof/>
          </w:rPr>
          <w:t>9.3.5</w:t>
        </w:r>
        <w:r w:rsidR="00F82E34" w:rsidRPr="00BE3BA1">
          <w:rPr>
            <w:rFonts w:ascii="Calibri" w:eastAsia="Times New Roman" w:hAnsi="Calibri" w:cs="Arial"/>
            <w:b w:val="0"/>
            <w:noProof/>
            <w:sz w:val="22"/>
            <w:szCs w:val="22"/>
            <w:lang w:val="en-US" w:eastAsia="en-US"/>
          </w:rPr>
          <w:tab/>
        </w:r>
        <w:r w:rsidR="00F82E34" w:rsidRPr="00AE7367">
          <w:rPr>
            <w:rStyle w:val="affb"/>
            <w:noProof/>
          </w:rPr>
          <w:t>[[GetOwnProperty]] (P)</w:t>
        </w:r>
        <w:r w:rsidR="00F82E34">
          <w:rPr>
            <w:noProof/>
            <w:webHidden/>
          </w:rPr>
          <w:tab/>
        </w:r>
        <w:r w:rsidR="00F82E34">
          <w:rPr>
            <w:noProof/>
            <w:webHidden/>
          </w:rPr>
          <w:fldChar w:fldCharType="begin"/>
        </w:r>
        <w:r w:rsidR="00F82E34">
          <w:rPr>
            <w:noProof/>
            <w:webHidden/>
          </w:rPr>
          <w:instrText xml:space="preserve"> PAGEREF _Toc368050323 \h </w:instrText>
        </w:r>
        <w:r w:rsidR="00F82E34">
          <w:rPr>
            <w:noProof/>
            <w:webHidden/>
          </w:rPr>
        </w:r>
        <w:r w:rsidR="00F82E34">
          <w:rPr>
            <w:noProof/>
            <w:webHidden/>
          </w:rPr>
          <w:fldChar w:fldCharType="separate"/>
        </w:r>
        <w:r w:rsidR="00D433E8">
          <w:rPr>
            <w:noProof/>
            <w:webHidden/>
          </w:rPr>
          <w:t>92</w:t>
        </w:r>
        <w:r w:rsidR="00F82E34">
          <w:rPr>
            <w:noProof/>
            <w:webHidden/>
          </w:rPr>
          <w:fldChar w:fldCharType="end"/>
        </w:r>
      </w:hyperlink>
    </w:p>
    <w:p w14:paraId="149E8EC8" w14:textId="77777777" w:rsidR="00F82E34" w:rsidRPr="00BE3BA1" w:rsidRDefault="00A649E2">
      <w:pPr>
        <w:pStyle w:val="3a"/>
        <w:rPr>
          <w:rFonts w:ascii="Calibri" w:eastAsia="Times New Roman" w:hAnsi="Calibri" w:cs="Arial"/>
          <w:b w:val="0"/>
          <w:noProof/>
          <w:sz w:val="22"/>
          <w:szCs w:val="22"/>
          <w:lang w:val="en-US" w:eastAsia="en-US"/>
        </w:rPr>
      </w:pPr>
      <w:hyperlink w:anchor="_Toc368050324" w:history="1">
        <w:r w:rsidR="00F82E34" w:rsidRPr="00AE7367">
          <w:rPr>
            <w:rStyle w:val="affb"/>
            <w:noProof/>
          </w:rPr>
          <w:t>9.3.6</w:t>
        </w:r>
        <w:r w:rsidR="00F82E34" w:rsidRPr="00BE3BA1">
          <w:rPr>
            <w:rFonts w:ascii="Calibri" w:eastAsia="Times New Roman" w:hAnsi="Calibri" w:cs="Arial"/>
            <w:b w:val="0"/>
            <w:noProof/>
            <w:sz w:val="22"/>
            <w:szCs w:val="22"/>
            <w:lang w:val="en-US" w:eastAsia="en-US"/>
          </w:rPr>
          <w:tab/>
        </w:r>
        <w:r w:rsidR="00F82E34" w:rsidRPr="00AE7367">
          <w:rPr>
            <w:rStyle w:val="affb"/>
            <w:noProof/>
          </w:rPr>
          <w:t>[[DefineOwnProperty]] (P, Desc)</w:t>
        </w:r>
        <w:r w:rsidR="00F82E34">
          <w:rPr>
            <w:noProof/>
            <w:webHidden/>
          </w:rPr>
          <w:tab/>
        </w:r>
        <w:r w:rsidR="00F82E34">
          <w:rPr>
            <w:noProof/>
            <w:webHidden/>
          </w:rPr>
          <w:fldChar w:fldCharType="begin"/>
        </w:r>
        <w:r w:rsidR="00F82E34">
          <w:rPr>
            <w:noProof/>
            <w:webHidden/>
          </w:rPr>
          <w:instrText xml:space="preserve"> PAGEREF _Toc368050324 \h </w:instrText>
        </w:r>
        <w:r w:rsidR="00F82E34">
          <w:rPr>
            <w:noProof/>
            <w:webHidden/>
          </w:rPr>
        </w:r>
        <w:r w:rsidR="00F82E34">
          <w:rPr>
            <w:noProof/>
            <w:webHidden/>
          </w:rPr>
          <w:fldChar w:fldCharType="separate"/>
        </w:r>
        <w:r w:rsidR="00D433E8">
          <w:rPr>
            <w:noProof/>
            <w:webHidden/>
          </w:rPr>
          <w:t>92</w:t>
        </w:r>
        <w:r w:rsidR="00F82E34">
          <w:rPr>
            <w:noProof/>
            <w:webHidden/>
          </w:rPr>
          <w:fldChar w:fldCharType="end"/>
        </w:r>
      </w:hyperlink>
    </w:p>
    <w:p w14:paraId="21D84A27" w14:textId="77777777" w:rsidR="00F82E34" w:rsidRPr="00BE3BA1" w:rsidRDefault="00A649E2">
      <w:pPr>
        <w:pStyle w:val="3a"/>
        <w:rPr>
          <w:rFonts w:ascii="Calibri" w:eastAsia="Times New Roman" w:hAnsi="Calibri" w:cs="Arial"/>
          <w:b w:val="0"/>
          <w:noProof/>
          <w:sz w:val="22"/>
          <w:szCs w:val="22"/>
          <w:lang w:val="en-US" w:eastAsia="en-US"/>
        </w:rPr>
      </w:pPr>
      <w:hyperlink w:anchor="_Toc368050325" w:history="1">
        <w:r w:rsidR="00F82E34" w:rsidRPr="00AE7367">
          <w:rPr>
            <w:rStyle w:val="affb"/>
            <w:noProof/>
          </w:rPr>
          <w:t>9.3.7</w:t>
        </w:r>
        <w:r w:rsidR="00F82E34" w:rsidRPr="00BE3BA1">
          <w:rPr>
            <w:rFonts w:ascii="Calibri" w:eastAsia="Times New Roman" w:hAnsi="Calibri" w:cs="Arial"/>
            <w:b w:val="0"/>
            <w:noProof/>
            <w:sz w:val="22"/>
            <w:szCs w:val="22"/>
            <w:lang w:val="en-US" w:eastAsia="en-US"/>
          </w:rPr>
          <w:tab/>
        </w:r>
        <w:r w:rsidR="00F82E34" w:rsidRPr="00AE7367">
          <w:rPr>
            <w:rStyle w:val="affb"/>
            <w:noProof/>
          </w:rPr>
          <w:t>[[HasProperty]] (P)</w:t>
        </w:r>
        <w:r w:rsidR="00F82E34">
          <w:rPr>
            <w:noProof/>
            <w:webHidden/>
          </w:rPr>
          <w:tab/>
        </w:r>
        <w:r w:rsidR="00F82E34">
          <w:rPr>
            <w:noProof/>
            <w:webHidden/>
          </w:rPr>
          <w:fldChar w:fldCharType="begin"/>
        </w:r>
        <w:r w:rsidR="00F82E34">
          <w:rPr>
            <w:noProof/>
            <w:webHidden/>
          </w:rPr>
          <w:instrText xml:space="preserve"> PAGEREF _Toc368050325 \h </w:instrText>
        </w:r>
        <w:r w:rsidR="00F82E34">
          <w:rPr>
            <w:noProof/>
            <w:webHidden/>
          </w:rPr>
        </w:r>
        <w:r w:rsidR="00F82E34">
          <w:rPr>
            <w:noProof/>
            <w:webHidden/>
          </w:rPr>
          <w:fldChar w:fldCharType="separate"/>
        </w:r>
        <w:r w:rsidR="00D433E8">
          <w:rPr>
            <w:noProof/>
            <w:webHidden/>
          </w:rPr>
          <w:t>93</w:t>
        </w:r>
        <w:r w:rsidR="00F82E34">
          <w:rPr>
            <w:noProof/>
            <w:webHidden/>
          </w:rPr>
          <w:fldChar w:fldCharType="end"/>
        </w:r>
      </w:hyperlink>
    </w:p>
    <w:p w14:paraId="01A17631" w14:textId="77777777" w:rsidR="00F82E34" w:rsidRPr="00BE3BA1" w:rsidRDefault="00A649E2">
      <w:pPr>
        <w:pStyle w:val="3a"/>
        <w:rPr>
          <w:rFonts w:ascii="Calibri" w:eastAsia="Times New Roman" w:hAnsi="Calibri" w:cs="Arial"/>
          <w:b w:val="0"/>
          <w:noProof/>
          <w:sz w:val="22"/>
          <w:szCs w:val="22"/>
          <w:lang w:val="en-US" w:eastAsia="en-US"/>
        </w:rPr>
      </w:pPr>
      <w:hyperlink w:anchor="_Toc368050326" w:history="1">
        <w:r w:rsidR="00F82E34" w:rsidRPr="00AE7367">
          <w:rPr>
            <w:rStyle w:val="affb"/>
            <w:noProof/>
          </w:rPr>
          <w:t>9.3.8</w:t>
        </w:r>
        <w:r w:rsidR="00F82E34" w:rsidRPr="00BE3BA1">
          <w:rPr>
            <w:rFonts w:ascii="Calibri" w:eastAsia="Times New Roman" w:hAnsi="Calibri" w:cs="Arial"/>
            <w:b w:val="0"/>
            <w:noProof/>
            <w:sz w:val="22"/>
            <w:szCs w:val="22"/>
            <w:lang w:val="en-US" w:eastAsia="en-US"/>
          </w:rPr>
          <w:tab/>
        </w:r>
        <w:r w:rsidR="00F82E34" w:rsidRPr="00AE7367">
          <w:rPr>
            <w:rStyle w:val="affb"/>
            <w:noProof/>
          </w:rPr>
          <w:t>[[Get]] (P, Receiver)</w:t>
        </w:r>
        <w:r w:rsidR="00F82E34">
          <w:rPr>
            <w:noProof/>
            <w:webHidden/>
          </w:rPr>
          <w:tab/>
        </w:r>
        <w:r w:rsidR="00F82E34">
          <w:rPr>
            <w:noProof/>
            <w:webHidden/>
          </w:rPr>
          <w:fldChar w:fldCharType="begin"/>
        </w:r>
        <w:r w:rsidR="00F82E34">
          <w:rPr>
            <w:noProof/>
            <w:webHidden/>
          </w:rPr>
          <w:instrText xml:space="preserve"> PAGEREF _Toc368050326 \h </w:instrText>
        </w:r>
        <w:r w:rsidR="00F82E34">
          <w:rPr>
            <w:noProof/>
            <w:webHidden/>
          </w:rPr>
        </w:r>
        <w:r w:rsidR="00F82E34">
          <w:rPr>
            <w:noProof/>
            <w:webHidden/>
          </w:rPr>
          <w:fldChar w:fldCharType="separate"/>
        </w:r>
        <w:r w:rsidR="00D433E8">
          <w:rPr>
            <w:noProof/>
            <w:webHidden/>
          </w:rPr>
          <w:t>94</w:t>
        </w:r>
        <w:r w:rsidR="00F82E34">
          <w:rPr>
            <w:noProof/>
            <w:webHidden/>
          </w:rPr>
          <w:fldChar w:fldCharType="end"/>
        </w:r>
      </w:hyperlink>
    </w:p>
    <w:p w14:paraId="2A3FD5DF" w14:textId="77777777" w:rsidR="00F82E34" w:rsidRPr="00BE3BA1" w:rsidRDefault="00A649E2">
      <w:pPr>
        <w:pStyle w:val="3a"/>
        <w:rPr>
          <w:rFonts w:ascii="Calibri" w:eastAsia="Times New Roman" w:hAnsi="Calibri" w:cs="Arial"/>
          <w:b w:val="0"/>
          <w:noProof/>
          <w:sz w:val="22"/>
          <w:szCs w:val="22"/>
          <w:lang w:val="en-US" w:eastAsia="en-US"/>
        </w:rPr>
      </w:pPr>
      <w:hyperlink w:anchor="_Toc368050327" w:history="1">
        <w:r w:rsidR="00F82E34" w:rsidRPr="00AE7367">
          <w:rPr>
            <w:rStyle w:val="affb"/>
            <w:noProof/>
          </w:rPr>
          <w:t>9.3.9</w:t>
        </w:r>
        <w:r w:rsidR="00F82E34" w:rsidRPr="00BE3BA1">
          <w:rPr>
            <w:rFonts w:ascii="Calibri" w:eastAsia="Times New Roman" w:hAnsi="Calibri" w:cs="Arial"/>
            <w:b w:val="0"/>
            <w:noProof/>
            <w:sz w:val="22"/>
            <w:szCs w:val="22"/>
            <w:lang w:val="en-US" w:eastAsia="en-US"/>
          </w:rPr>
          <w:tab/>
        </w:r>
        <w:r w:rsidR="00F82E34" w:rsidRPr="00AE7367">
          <w:rPr>
            <w:rStyle w:val="affb"/>
            <w:noProof/>
          </w:rPr>
          <w:t>[[Set]] ( P, V, Receiver)</w:t>
        </w:r>
        <w:r w:rsidR="00F82E34">
          <w:rPr>
            <w:noProof/>
            <w:webHidden/>
          </w:rPr>
          <w:tab/>
        </w:r>
        <w:r w:rsidR="00F82E34">
          <w:rPr>
            <w:noProof/>
            <w:webHidden/>
          </w:rPr>
          <w:fldChar w:fldCharType="begin"/>
        </w:r>
        <w:r w:rsidR="00F82E34">
          <w:rPr>
            <w:noProof/>
            <w:webHidden/>
          </w:rPr>
          <w:instrText xml:space="preserve"> PAGEREF _Toc368050327 \h </w:instrText>
        </w:r>
        <w:r w:rsidR="00F82E34">
          <w:rPr>
            <w:noProof/>
            <w:webHidden/>
          </w:rPr>
        </w:r>
        <w:r w:rsidR="00F82E34">
          <w:rPr>
            <w:noProof/>
            <w:webHidden/>
          </w:rPr>
          <w:fldChar w:fldCharType="separate"/>
        </w:r>
        <w:r w:rsidR="00D433E8">
          <w:rPr>
            <w:noProof/>
            <w:webHidden/>
          </w:rPr>
          <w:t>94</w:t>
        </w:r>
        <w:r w:rsidR="00F82E34">
          <w:rPr>
            <w:noProof/>
            <w:webHidden/>
          </w:rPr>
          <w:fldChar w:fldCharType="end"/>
        </w:r>
      </w:hyperlink>
    </w:p>
    <w:p w14:paraId="6DFC9BF5" w14:textId="77777777" w:rsidR="00F82E34" w:rsidRPr="00BE3BA1" w:rsidRDefault="00A649E2">
      <w:pPr>
        <w:pStyle w:val="3a"/>
        <w:rPr>
          <w:rFonts w:ascii="Calibri" w:eastAsia="Times New Roman" w:hAnsi="Calibri" w:cs="Arial"/>
          <w:b w:val="0"/>
          <w:noProof/>
          <w:sz w:val="22"/>
          <w:szCs w:val="22"/>
          <w:lang w:val="en-US" w:eastAsia="en-US"/>
        </w:rPr>
      </w:pPr>
      <w:hyperlink w:anchor="_Toc368050328" w:history="1">
        <w:r w:rsidR="00F82E34" w:rsidRPr="00AE7367">
          <w:rPr>
            <w:rStyle w:val="affb"/>
            <w:noProof/>
          </w:rPr>
          <w:t>9.3.10</w:t>
        </w:r>
        <w:r w:rsidR="00F82E34" w:rsidRPr="00BE3BA1">
          <w:rPr>
            <w:rFonts w:ascii="Calibri" w:eastAsia="Times New Roman" w:hAnsi="Calibri" w:cs="Arial"/>
            <w:b w:val="0"/>
            <w:noProof/>
            <w:sz w:val="22"/>
            <w:szCs w:val="22"/>
            <w:lang w:val="en-US" w:eastAsia="en-US"/>
          </w:rPr>
          <w:tab/>
        </w:r>
        <w:r w:rsidR="00F82E34" w:rsidRPr="00AE7367">
          <w:rPr>
            <w:rStyle w:val="affb"/>
            <w:noProof/>
          </w:rPr>
          <w:t>[[Invoke]] (P, ArgumentsList, Receiver)</w:t>
        </w:r>
        <w:r w:rsidR="00F82E34">
          <w:rPr>
            <w:noProof/>
            <w:webHidden/>
          </w:rPr>
          <w:tab/>
        </w:r>
        <w:r w:rsidR="00F82E34">
          <w:rPr>
            <w:noProof/>
            <w:webHidden/>
          </w:rPr>
          <w:fldChar w:fldCharType="begin"/>
        </w:r>
        <w:r w:rsidR="00F82E34">
          <w:rPr>
            <w:noProof/>
            <w:webHidden/>
          </w:rPr>
          <w:instrText xml:space="preserve"> PAGEREF _Toc368050328 \h </w:instrText>
        </w:r>
        <w:r w:rsidR="00F82E34">
          <w:rPr>
            <w:noProof/>
            <w:webHidden/>
          </w:rPr>
        </w:r>
        <w:r w:rsidR="00F82E34">
          <w:rPr>
            <w:noProof/>
            <w:webHidden/>
          </w:rPr>
          <w:fldChar w:fldCharType="separate"/>
        </w:r>
        <w:r w:rsidR="00D433E8">
          <w:rPr>
            <w:noProof/>
            <w:webHidden/>
          </w:rPr>
          <w:t>95</w:t>
        </w:r>
        <w:r w:rsidR="00F82E34">
          <w:rPr>
            <w:noProof/>
            <w:webHidden/>
          </w:rPr>
          <w:fldChar w:fldCharType="end"/>
        </w:r>
      </w:hyperlink>
    </w:p>
    <w:p w14:paraId="0EF80A71" w14:textId="77777777" w:rsidR="00F82E34" w:rsidRPr="00BE3BA1" w:rsidRDefault="00A649E2">
      <w:pPr>
        <w:pStyle w:val="3a"/>
        <w:rPr>
          <w:rFonts w:ascii="Calibri" w:eastAsia="Times New Roman" w:hAnsi="Calibri" w:cs="Arial"/>
          <w:b w:val="0"/>
          <w:noProof/>
          <w:sz w:val="22"/>
          <w:szCs w:val="22"/>
          <w:lang w:val="en-US" w:eastAsia="en-US"/>
        </w:rPr>
      </w:pPr>
      <w:hyperlink w:anchor="_Toc368050329" w:history="1">
        <w:r w:rsidR="00F82E34" w:rsidRPr="00AE7367">
          <w:rPr>
            <w:rStyle w:val="affb"/>
            <w:noProof/>
          </w:rPr>
          <w:t>9.3.11</w:t>
        </w:r>
        <w:r w:rsidR="00F82E34" w:rsidRPr="00BE3BA1">
          <w:rPr>
            <w:rFonts w:ascii="Calibri" w:eastAsia="Times New Roman" w:hAnsi="Calibri" w:cs="Arial"/>
            <w:b w:val="0"/>
            <w:noProof/>
            <w:sz w:val="22"/>
            <w:szCs w:val="22"/>
            <w:lang w:val="en-US" w:eastAsia="en-US"/>
          </w:rPr>
          <w:tab/>
        </w:r>
        <w:r w:rsidR="00F82E34" w:rsidRPr="00AE7367">
          <w:rPr>
            <w:rStyle w:val="affb"/>
            <w:noProof/>
          </w:rPr>
          <w:t>[[Delete]] (P)</w:t>
        </w:r>
        <w:r w:rsidR="00F82E34">
          <w:rPr>
            <w:noProof/>
            <w:webHidden/>
          </w:rPr>
          <w:tab/>
        </w:r>
        <w:r w:rsidR="00F82E34">
          <w:rPr>
            <w:noProof/>
            <w:webHidden/>
          </w:rPr>
          <w:fldChar w:fldCharType="begin"/>
        </w:r>
        <w:r w:rsidR="00F82E34">
          <w:rPr>
            <w:noProof/>
            <w:webHidden/>
          </w:rPr>
          <w:instrText xml:space="preserve"> PAGEREF _Toc368050329 \h </w:instrText>
        </w:r>
        <w:r w:rsidR="00F82E34">
          <w:rPr>
            <w:noProof/>
            <w:webHidden/>
          </w:rPr>
        </w:r>
        <w:r w:rsidR="00F82E34">
          <w:rPr>
            <w:noProof/>
            <w:webHidden/>
          </w:rPr>
          <w:fldChar w:fldCharType="separate"/>
        </w:r>
        <w:r w:rsidR="00D433E8">
          <w:rPr>
            <w:noProof/>
            <w:webHidden/>
          </w:rPr>
          <w:t>95</w:t>
        </w:r>
        <w:r w:rsidR="00F82E34">
          <w:rPr>
            <w:noProof/>
            <w:webHidden/>
          </w:rPr>
          <w:fldChar w:fldCharType="end"/>
        </w:r>
      </w:hyperlink>
    </w:p>
    <w:p w14:paraId="5CB559A8" w14:textId="77777777" w:rsidR="00F82E34" w:rsidRPr="00BE3BA1" w:rsidRDefault="00A649E2">
      <w:pPr>
        <w:pStyle w:val="3a"/>
        <w:rPr>
          <w:rFonts w:ascii="Calibri" w:eastAsia="Times New Roman" w:hAnsi="Calibri" w:cs="Arial"/>
          <w:b w:val="0"/>
          <w:noProof/>
          <w:sz w:val="22"/>
          <w:szCs w:val="22"/>
          <w:lang w:val="en-US" w:eastAsia="en-US"/>
        </w:rPr>
      </w:pPr>
      <w:hyperlink w:anchor="_Toc368050330" w:history="1">
        <w:r w:rsidR="00F82E34" w:rsidRPr="00AE7367">
          <w:rPr>
            <w:rStyle w:val="affb"/>
            <w:noProof/>
          </w:rPr>
          <w:t>9.3.12</w:t>
        </w:r>
        <w:r w:rsidR="00F82E34" w:rsidRPr="00BE3BA1">
          <w:rPr>
            <w:rFonts w:ascii="Calibri" w:eastAsia="Times New Roman" w:hAnsi="Calibri" w:cs="Arial"/>
            <w:b w:val="0"/>
            <w:noProof/>
            <w:sz w:val="22"/>
            <w:szCs w:val="22"/>
            <w:lang w:val="en-US" w:eastAsia="en-US"/>
          </w:rPr>
          <w:tab/>
        </w:r>
        <w:r w:rsidR="00F82E34" w:rsidRPr="00AE7367">
          <w:rPr>
            <w:rStyle w:val="affb"/>
            <w:noProof/>
          </w:rPr>
          <w:t>[[Enumerate]] ()</w:t>
        </w:r>
        <w:r w:rsidR="00F82E34">
          <w:rPr>
            <w:noProof/>
            <w:webHidden/>
          </w:rPr>
          <w:tab/>
        </w:r>
        <w:r w:rsidR="00F82E34">
          <w:rPr>
            <w:noProof/>
            <w:webHidden/>
          </w:rPr>
          <w:fldChar w:fldCharType="begin"/>
        </w:r>
        <w:r w:rsidR="00F82E34">
          <w:rPr>
            <w:noProof/>
            <w:webHidden/>
          </w:rPr>
          <w:instrText xml:space="preserve"> PAGEREF _Toc368050330 \h </w:instrText>
        </w:r>
        <w:r w:rsidR="00F82E34">
          <w:rPr>
            <w:noProof/>
            <w:webHidden/>
          </w:rPr>
        </w:r>
        <w:r w:rsidR="00F82E34">
          <w:rPr>
            <w:noProof/>
            <w:webHidden/>
          </w:rPr>
          <w:fldChar w:fldCharType="separate"/>
        </w:r>
        <w:r w:rsidR="00D433E8">
          <w:rPr>
            <w:noProof/>
            <w:webHidden/>
          </w:rPr>
          <w:t>95</w:t>
        </w:r>
        <w:r w:rsidR="00F82E34">
          <w:rPr>
            <w:noProof/>
            <w:webHidden/>
          </w:rPr>
          <w:fldChar w:fldCharType="end"/>
        </w:r>
      </w:hyperlink>
    </w:p>
    <w:p w14:paraId="343D5C3F" w14:textId="77777777" w:rsidR="00F82E34" w:rsidRPr="00BE3BA1" w:rsidRDefault="00A649E2">
      <w:pPr>
        <w:pStyle w:val="3a"/>
        <w:rPr>
          <w:rFonts w:ascii="Calibri" w:eastAsia="Times New Roman" w:hAnsi="Calibri" w:cs="Arial"/>
          <w:b w:val="0"/>
          <w:noProof/>
          <w:sz w:val="22"/>
          <w:szCs w:val="22"/>
          <w:lang w:val="en-US" w:eastAsia="en-US"/>
        </w:rPr>
      </w:pPr>
      <w:hyperlink w:anchor="_Toc368050331" w:history="1">
        <w:r w:rsidR="00F82E34" w:rsidRPr="00AE7367">
          <w:rPr>
            <w:rStyle w:val="affb"/>
            <w:noProof/>
          </w:rPr>
          <w:t>9.3.13</w:t>
        </w:r>
        <w:r w:rsidR="00F82E34" w:rsidRPr="00BE3BA1">
          <w:rPr>
            <w:rFonts w:ascii="Calibri" w:eastAsia="Times New Roman" w:hAnsi="Calibri" w:cs="Arial"/>
            <w:b w:val="0"/>
            <w:noProof/>
            <w:sz w:val="22"/>
            <w:szCs w:val="22"/>
            <w:lang w:val="en-US" w:eastAsia="en-US"/>
          </w:rPr>
          <w:tab/>
        </w:r>
        <w:r w:rsidR="00F82E34" w:rsidRPr="00AE7367">
          <w:rPr>
            <w:rStyle w:val="affb"/>
            <w:noProof/>
          </w:rPr>
          <w:t>[[OwnPropertyKeys]] ( )</w:t>
        </w:r>
        <w:r w:rsidR="00F82E34">
          <w:rPr>
            <w:noProof/>
            <w:webHidden/>
          </w:rPr>
          <w:tab/>
        </w:r>
        <w:r w:rsidR="00F82E34">
          <w:rPr>
            <w:noProof/>
            <w:webHidden/>
          </w:rPr>
          <w:fldChar w:fldCharType="begin"/>
        </w:r>
        <w:r w:rsidR="00F82E34">
          <w:rPr>
            <w:noProof/>
            <w:webHidden/>
          </w:rPr>
          <w:instrText xml:space="preserve"> PAGEREF _Toc368050331 \h </w:instrText>
        </w:r>
        <w:r w:rsidR="00F82E34">
          <w:rPr>
            <w:noProof/>
            <w:webHidden/>
          </w:rPr>
        </w:r>
        <w:r w:rsidR="00F82E34">
          <w:rPr>
            <w:noProof/>
            <w:webHidden/>
          </w:rPr>
          <w:fldChar w:fldCharType="separate"/>
        </w:r>
        <w:r w:rsidR="00D433E8">
          <w:rPr>
            <w:noProof/>
            <w:webHidden/>
          </w:rPr>
          <w:t>96</w:t>
        </w:r>
        <w:r w:rsidR="00F82E34">
          <w:rPr>
            <w:noProof/>
            <w:webHidden/>
          </w:rPr>
          <w:fldChar w:fldCharType="end"/>
        </w:r>
      </w:hyperlink>
    </w:p>
    <w:p w14:paraId="3108AB0A" w14:textId="77777777" w:rsidR="00F82E34" w:rsidRPr="00BE3BA1" w:rsidRDefault="00A649E2">
      <w:pPr>
        <w:pStyle w:val="3a"/>
        <w:rPr>
          <w:rFonts w:ascii="Calibri" w:eastAsia="Times New Roman" w:hAnsi="Calibri" w:cs="Arial"/>
          <w:b w:val="0"/>
          <w:noProof/>
          <w:sz w:val="22"/>
          <w:szCs w:val="22"/>
          <w:lang w:val="en-US" w:eastAsia="en-US"/>
        </w:rPr>
      </w:pPr>
      <w:hyperlink w:anchor="_Toc368050332" w:history="1">
        <w:r w:rsidR="00F82E34" w:rsidRPr="00AE7367">
          <w:rPr>
            <w:rStyle w:val="affb"/>
            <w:noProof/>
          </w:rPr>
          <w:t>9.3.14</w:t>
        </w:r>
        <w:r w:rsidR="00F82E34" w:rsidRPr="00BE3BA1">
          <w:rPr>
            <w:rFonts w:ascii="Calibri" w:eastAsia="Times New Roman" w:hAnsi="Calibri" w:cs="Arial"/>
            <w:b w:val="0"/>
            <w:noProof/>
            <w:sz w:val="22"/>
            <w:szCs w:val="22"/>
            <w:lang w:val="en-US" w:eastAsia="en-US"/>
          </w:rPr>
          <w:tab/>
        </w:r>
        <w:r w:rsidR="00F82E34" w:rsidRPr="00AE7367">
          <w:rPr>
            <w:rStyle w:val="affb"/>
            <w:noProof/>
          </w:rPr>
          <w:t>[[Call]] (thisArgument, argumentsList)</w:t>
        </w:r>
        <w:r w:rsidR="00F82E34">
          <w:rPr>
            <w:noProof/>
            <w:webHidden/>
          </w:rPr>
          <w:tab/>
        </w:r>
        <w:r w:rsidR="00F82E34">
          <w:rPr>
            <w:noProof/>
            <w:webHidden/>
          </w:rPr>
          <w:fldChar w:fldCharType="begin"/>
        </w:r>
        <w:r w:rsidR="00F82E34">
          <w:rPr>
            <w:noProof/>
            <w:webHidden/>
          </w:rPr>
          <w:instrText xml:space="preserve"> PAGEREF _Toc368050332 \h </w:instrText>
        </w:r>
        <w:r w:rsidR="00F82E34">
          <w:rPr>
            <w:noProof/>
            <w:webHidden/>
          </w:rPr>
        </w:r>
        <w:r w:rsidR="00F82E34">
          <w:rPr>
            <w:noProof/>
            <w:webHidden/>
          </w:rPr>
          <w:fldChar w:fldCharType="separate"/>
        </w:r>
        <w:r w:rsidR="00D433E8">
          <w:rPr>
            <w:noProof/>
            <w:webHidden/>
          </w:rPr>
          <w:t>96</w:t>
        </w:r>
        <w:r w:rsidR="00F82E34">
          <w:rPr>
            <w:noProof/>
            <w:webHidden/>
          </w:rPr>
          <w:fldChar w:fldCharType="end"/>
        </w:r>
      </w:hyperlink>
    </w:p>
    <w:p w14:paraId="3496636B" w14:textId="77777777" w:rsidR="00F82E34" w:rsidRPr="00BE3BA1" w:rsidRDefault="00A649E2">
      <w:pPr>
        <w:pStyle w:val="3a"/>
        <w:rPr>
          <w:rFonts w:ascii="Calibri" w:eastAsia="Times New Roman" w:hAnsi="Calibri" w:cs="Arial"/>
          <w:b w:val="0"/>
          <w:noProof/>
          <w:sz w:val="22"/>
          <w:szCs w:val="22"/>
          <w:lang w:val="en-US" w:eastAsia="en-US"/>
        </w:rPr>
      </w:pPr>
      <w:hyperlink w:anchor="_Toc368050333" w:history="1">
        <w:r w:rsidR="00F82E34" w:rsidRPr="00AE7367">
          <w:rPr>
            <w:rStyle w:val="affb"/>
            <w:noProof/>
          </w:rPr>
          <w:t>9.3.15</w:t>
        </w:r>
        <w:r w:rsidR="00F82E34" w:rsidRPr="00BE3BA1">
          <w:rPr>
            <w:rFonts w:ascii="Calibri" w:eastAsia="Times New Roman" w:hAnsi="Calibri" w:cs="Arial"/>
            <w:b w:val="0"/>
            <w:noProof/>
            <w:sz w:val="22"/>
            <w:szCs w:val="22"/>
            <w:lang w:val="en-US" w:eastAsia="en-US"/>
          </w:rPr>
          <w:tab/>
        </w:r>
        <w:r w:rsidR="00F82E34" w:rsidRPr="00AE7367">
          <w:rPr>
            <w:rStyle w:val="affb"/>
            <w:noProof/>
          </w:rPr>
          <w:t>[[Construct]] Internal Method</w:t>
        </w:r>
        <w:r w:rsidR="00F82E34">
          <w:rPr>
            <w:noProof/>
            <w:webHidden/>
          </w:rPr>
          <w:tab/>
        </w:r>
        <w:r w:rsidR="00F82E34">
          <w:rPr>
            <w:noProof/>
            <w:webHidden/>
          </w:rPr>
          <w:fldChar w:fldCharType="begin"/>
        </w:r>
        <w:r w:rsidR="00F82E34">
          <w:rPr>
            <w:noProof/>
            <w:webHidden/>
          </w:rPr>
          <w:instrText xml:space="preserve"> PAGEREF _Toc368050333 \h </w:instrText>
        </w:r>
        <w:r w:rsidR="00F82E34">
          <w:rPr>
            <w:noProof/>
            <w:webHidden/>
          </w:rPr>
        </w:r>
        <w:r w:rsidR="00F82E34">
          <w:rPr>
            <w:noProof/>
            <w:webHidden/>
          </w:rPr>
          <w:fldChar w:fldCharType="separate"/>
        </w:r>
        <w:r w:rsidR="00D433E8">
          <w:rPr>
            <w:noProof/>
            <w:webHidden/>
          </w:rPr>
          <w:t>97</w:t>
        </w:r>
        <w:r w:rsidR="00F82E34">
          <w:rPr>
            <w:noProof/>
            <w:webHidden/>
          </w:rPr>
          <w:fldChar w:fldCharType="end"/>
        </w:r>
      </w:hyperlink>
    </w:p>
    <w:p w14:paraId="0870CFF9" w14:textId="77777777" w:rsidR="00F82E34" w:rsidRPr="00BE3BA1" w:rsidRDefault="00A649E2">
      <w:pPr>
        <w:pStyle w:val="12"/>
        <w:rPr>
          <w:rFonts w:ascii="Calibri" w:eastAsia="Times New Roman" w:hAnsi="Calibri" w:cs="Arial"/>
          <w:b w:val="0"/>
          <w:noProof/>
          <w:sz w:val="22"/>
          <w:szCs w:val="22"/>
          <w:lang w:val="en-US" w:eastAsia="en-US"/>
        </w:rPr>
      </w:pPr>
      <w:hyperlink w:anchor="_Toc368050334" w:history="1">
        <w:r w:rsidR="00F82E34" w:rsidRPr="00AE7367">
          <w:rPr>
            <w:rStyle w:val="affb"/>
            <w:noProof/>
          </w:rPr>
          <w:t>10</w:t>
        </w:r>
        <w:r w:rsidR="00F82E34" w:rsidRPr="00BE3BA1">
          <w:rPr>
            <w:rFonts w:ascii="Calibri" w:eastAsia="Times New Roman" w:hAnsi="Calibri" w:cs="Arial"/>
            <w:b w:val="0"/>
            <w:noProof/>
            <w:sz w:val="22"/>
            <w:szCs w:val="22"/>
            <w:lang w:val="en-US" w:eastAsia="en-US"/>
          </w:rPr>
          <w:tab/>
        </w:r>
        <w:r w:rsidR="00F82E34" w:rsidRPr="00AE7367">
          <w:rPr>
            <w:rStyle w:val="affb"/>
            <w:noProof/>
          </w:rPr>
          <w:t>ECMAScript Language: Source Code</w:t>
        </w:r>
        <w:r w:rsidR="00F82E34">
          <w:rPr>
            <w:noProof/>
            <w:webHidden/>
          </w:rPr>
          <w:tab/>
        </w:r>
        <w:r w:rsidR="00F82E34">
          <w:rPr>
            <w:noProof/>
            <w:webHidden/>
          </w:rPr>
          <w:fldChar w:fldCharType="begin"/>
        </w:r>
        <w:r w:rsidR="00F82E34">
          <w:rPr>
            <w:noProof/>
            <w:webHidden/>
          </w:rPr>
          <w:instrText xml:space="preserve"> PAGEREF _Toc368050334 \h </w:instrText>
        </w:r>
        <w:r w:rsidR="00F82E34">
          <w:rPr>
            <w:noProof/>
            <w:webHidden/>
          </w:rPr>
        </w:r>
        <w:r w:rsidR="00F82E34">
          <w:rPr>
            <w:noProof/>
            <w:webHidden/>
          </w:rPr>
          <w:fldChar w:fldCharType="separate"/>
        </w:r>
        <w:r w:rsidR="00D433E8">
          <w:rPr>
            <w:noProof/>
            <w:webHidden/>
          </w:rPr>
          <w:t>97</w:t>
        </w:r>
        <w:r w:rsidR="00F82E34">
          <w:rPr>
            <w:noProof/>
            <w:webHidden/>
          </w:rPr>
          <w:fldChar w:fldCharType="end"/>
        </w:r>
      </w:hyperlink>
    </w:p>
    <w:p w14:paraId="6AE73D99" w14:textId="77777777" w:rsidR="00F82E34" w:rsidRPr="00BE3BA1" w:rsidRDefault="00A649E2">
      <w:pPr>
        <w:pStyle w:val="2c"/>
        <w:rPr>
          <w:rFonts w:ascii="Calibri" w:eastAsia="Times New Roman" w:hAnsi="Calibri" w:cs="Arial"/>
          <w:b w:val="0"/>
          <w:noProof/>
          <w:sz w:val="22"/>
          <w:szCs w:val="22"/>
          <w:lang w:val="en-US" w:eastAsia="en-US"/>
        </w:rPr>
      </w:pPr>
      <w:hyperlink w:anchor="_Toc368050335" w:history="1">
        <w:r w:rsidR="00F82E34" w:rsidRPr="00AE7367">
          <w:rPr>
            <w:rStyle w:val="affb"/>
            <w:rFonts w:cs="Arial"/>
            <w:noProof/>
          </w:rPr>
          <w:t>10.1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rFonts w:cs="Arial"/>
            <w:noProof/>
          </w:rPr>
          <w:t>UTF-16 Encoding</w:t>
        </w:r>
        <w:r w:rsidR="00F82E34">
          <w:rPr>
            <w:noProof/>
            <w:webHidden/>
          </w:rPr>
          <w:tab/>
        </w:r>
        <w:r w:rsidR="00F82E34">
          <w:rPr>
            <w:noProof/>
            <w:webHidden/>
          </w:rPr>
          <w:fldChar w:fldCharType="begin"/>
        </w:r>
        <w:r w:rsidR="00F82E34">
          <w:rPr>
            <w:noProof/>
            <w:webHidden/>
          </w:rPr>
          <w:instrText xml:space="preserve"> PAGEREF _Toc368050335 \h </w:instrText>
        </w:r>
        <w:r w:rsidR="00F82E34">
          <w:rPr>
            <w:noProof/>
            <w:webHidden/>
          </w:rPr>
        </w:r>
        <w:r w:rsidR="00F82E34">
          <w:rPr>
            <w:noProof/>
            <w:webHidden/>
          </w:rPr>
          <w:fldChar w:fldCharType="separate"/>
        </w:r>
        <w:r w:rsidR="00D433E8">
          <w:rPr>
            <w:noProof/>
            <w:webHidden/>
          </w:rPr>
          <w:t>98</w:t>
        </w:r>
        <w:r w:rsidR="00F82E34">
          <w:rPr>
            <w:noProof/>
            <w:webHidden/>
          </w:rPr>
          <w:fldChar w:fldCharType="end"/>
        </w:r>
      </w:hyperlink>
    </w:p>
    <w:p w14:paraId="443314FC" w14:textId="77777777" w:rsidR="00F82E34" w:rsidRPr="00BE3BA1" w:rsidRDefault="00A649E2">
      <w:pPr>
        <w:pStyle w:val="2c"/>
        <w:rPr>
          <w:rFonts w:ascii="Calibri" w:eastAsia="Times New Roman" w:hAnsi="Calibri" w:cs="Arial"/>
          <w:b w:val="0"/>
          <w:noProof/>
          <w:sz w:val="22"/>
          <w:szCs w:val="22"/>
          <w:lang w:val="en-US" w:eastAsia="en-US"/>
        </w:rPr>
      </w:pPr>
      <w:hyperlink w:anchor="_Toc368050336" w:history="1">
        <w:r w:rsidR="00F82E34" w:rsidRPr="00AE7367">
          <w:rPr>
            <w:rStyle w:val="affb"/>
            <w:noProof/>
          </w:rPr>
          <w:t>10.2</w:t>
        </w:r>
        <w:r w:rsidR="00F82E34" w:rsidRPr="00BE3BA1">
          <w:rPr>
            <w:rFonts w:ascii="Calibri" w:eastAsia="Times New Roman" w:hAnsi="Calibri" w:cs="Arial"/>
            <w:b w:val="0"/>
            <w:noProof/>
            <w:sz w:val="22"/>
            <w:szCs w:val="22"/>
            <w:lang w:val="en-US" w:eastAsia="en-US"/>
          </w:rPr>
          <w:tab/>
        </w:r>
        <w:r w:rsidR="00F82E34" w:rsidRPr="00AE7367">
          <w:rPr>
            <w:rStyle w:val="affb"/>
            <w:noProof/>
          </w:rPr>
          <w:t>Types of Executable Code</w:t>
        </w:r>
        <w:r w:rsidR="00F82E34">
          <w:rPr>
            <w:noProof/>
            <w:webHidden/>
          </w:rPr>
          <w:tab/>
        </w:r>
        <w:r w:rsidR="00F82E34">
          <w:rPr>
            <w:noProof/>
            <w:webHidden/>
          </w:rPr>
          <w:fldChar w:fldCharType="begin"/>
        </w:r>
        <w:r w:rsidR="00F82E34">
          <w:rPr>
            <w:noProof/>
            <w:webHidden/>
          </w:rPr>
          <w:instrText xml:space="preserve"> PAGEREF _Toc368050336 \h </w:instrText>
        </w:r>
        <w:r w:rsidR="00F82E34">
          <w:rPr>
            <w:noProof/>
            <w:webHidden/>
          </w:rPr>
        </w:r>
        <w:r w:rsidR="00F82E34">
          <w:rPr>
            <w:noProof/>
            <w:webHidden/>
          </w:rPr>
          <w:fldChar w:fldCharType="separate"/>
        </w:r>
        <w:r w:rsidR="00D433E8">
          <w:rPr>
            <w:noProof/>
            <w:webHidden/>
          </w:rPr>
          <w:t>98</w:t>
        </w:r>
        <w:r w:rsidR="00F82E34">
          <w:rPr>
            <w:noProof/>
            <w:webHidden/>
          </w:rPr>
          <w:fldChar w:fldCharType="end"/>
        </w:r>
      </w:hyperlink>
    </w:p>
    <w:p w14:paraId="76B8F1DE" w14:textId="77777777" w:rsidR="00F82E34" w:rsidRPr="00BE3BA1" w:rsidRDefault="00A649E2">
      <w:pPr>
        <w:pStyle w:val="3a"/>
        <w:rPr>
          <w:rFonts w:ascii="Calibri" w:eastAsia="Times New Roman" w:hAnsi="Calibri" w:cs="Arial"/>
          <w:b w:val="0"/>
          <w:noProof/>
          <w:sz w:val="22"/>
          <w:szCs w:val="22"/>
          <w:lang w:val="en-US" w:eastAsia="en-US"/>
        </w:rPr>
      </w:pPr>
      <w:hyperlink w:anchor="_Toc368050337" w:history="1">
        <w:r w:rsidR="00F82E34" w:rsidRPr="00AE7367">
          <w:rPr>
            <w:rStyle w:val="affb"/>
            <w:noProof/>
          </w:rPr>
          <w:t>10.2.1</w:t>
        </w:r>
        <w:r w:rsidR="00F82E34" w:rsidRPr="00BE3BA1">
          <w:rPr>
            <w:rFonts w:ascii="Calibri" w:eastAsia="Times New Roman" w:hAnsi="Calibri" w:cs="Arial"/>
            <w:b w:val="0"/>
            <w:noProof/>
            <w:sz w:val="22"/>
            <w:szCs w:val="22"/>
            <w:lang w:val="en-US" w:eastAsia="en-US"/>
          </w:rPr>
          <w:tab/>
        </w:r>
        <w:r w:rsidR="00F82E34" w:rsidRPr="00AE7367">
          <w:rPr>
            <w:rStyle w:val="affb"/>
            <w:noProof/>
          </w:rPr>
          <w:t>Strict Mode Code</w:t>
        </w:r>
        <w:r w:rsidR="00F82E34">
          <w:rPr>
            <w:noProof/>
            <w:webHidden/>
          </w:rPr>
          <w:tab/>
        </w:r>
        <w:r w:rsidR="00F82E34">
          <w:rPr>
            <w:noProof/>
            <w:webHidden/>
          </w:rPr>
          <w:fldChar w:fldCharType="begin"/>
        </w:r>
        <w:r w:rsidR="00F82E34">
          <w:rPr>
            <w:noProof/>
            <w:webHidden/>
          </w:rPr>
          <w:instrText xml:space="preserve"> PAGEREF _Toc368050337 \h </w:instrText>
        </w:r>
        <w:r w:rsidR="00F82E34">
          <w:rPr>
            <w:noProof/>
            <w:webHidden/>
          </w:rPr>
        </w:r>
        <w:r w:rsidR="00F82E34">
          <w:rPr>
            <w:noProof/>
            <w:webHidden/>
          </w:rPr>
          <w:fldChar w:fldCharType="separate"/>
        </w:r>
        <w:r w:rsidR="00D433E8">
          <w:rPr>
            <w:noProof/>
            <w:webHidden/>
          </w:rPr>
          <w:t>98</w:t>
        </w:r>
        <w:r w:rsidR="00F82E34">
          <w:rPr>
            <w:noProof/>
            <w:webHidden/>
          </w:rPr>
          <w:fldChar w:fldCharType="end"/>
        </w:r>
      </w:hyperlink>
    </w:p>
    <w:p w14:paraId="3023C830" w14:textId="77777777" w:rsidR="00F82E34" w:rsidRPr="00BE3BA1" w:rsidRDefault="00A649E2">
      <w:pPr>
        <w:pStyle w:val="3a"/>
        <w:rPr>
          <w:rFonts w:ascii="Calibri" w:eastAsia="Times New Roman" w:hAnsi="Calibri" w:cs="Arial"/>
          <w:b w:val="0"/>
          <w:noProof/>
          <w:sz w:val="22"/>
          <w:szCs w:val="22"/>
          <w:lang w:val="en-US" w:eastAsia="en-US"/>
        </w:rPr>
      </w:pPr>
      <w:hyperlink w:anchor="_Toc368050338" w:history="1">
        <w:r w:rsidR="00F82E34" w:rsidRPr="00AE7367">
          <w:rPr>
            <w:rStyle w:val="affb"/>
            <w:noProof/>
          </w:rPr>
          <w:t>10.2.2</w:t>
        </w:r>
        <w:r w:rsidR="00F82E34" w:rsidRPr="00BE3BA1">
          <w:rPr>
            <w:rFonts w:ascii="Calibri" w:eastAsia="Times New Roman" w:hAnsi="Calibri" w:cs="Arial"/>
            <w:b w:val="0"/>
            <w:noProof/>
            <w:sz w:val="22"/>
            <w:szCs w:val="22"/>
            <w:lang w:val="en-US" w:eastAsia="en-US"/>
          </w:rPr>
          <w:tab/>
        </w:r>
        <w:r w:rsidR="00F82E34" w:rsidRPr="00AE7367">
          <w:rPr>
            <w:rStyle w:val="affb"/>
            <w:noProof/>
          </w:rPr>
          <w:t>Non-ECMAScript Functions</w:t>
        </w:r>
        <w:r w:rsidR="00F82E34">
          <w:rPr>
            <w:noProof/>
            <w:webHidden/>
          </w:rPr>
          <w:tab/>
        </w:r>
        <w:r w:rsidR="00F82E34">
          <w:rPr>
            <w:noProof/>
            <w:webHidden/>
          </w:rPr>
          <w:fldChar w:fldCharType="begin"/>
        </w:r>
        <w:r w:rsidR="00F82E34">
          <w:rPr>
            <w:noProof/>
            <w:webHidden/>
          </w:rPr>
          <w:instrText xml:space="preserve"> PAGEREF _Toc368050338 \h </w:instrText>
        </w:r>
        <w:r w:rsidR="00F82E34">
          <w:rPr>
            <w:noProof/>
            <w:webHidden/>
          </w:rPr>
        </w:r>
        <w:r w:rsidR="00F82E34">
          <w:rPr>
            <w:noProof/>
            <w:webHidden/>
          </w:rPr>
          <w:fldChar w:fldCharType="separate"/>
        </w:r>
        <w:r w:rsidR="00D433E8">
          <w:rPr>
            <w:noProof/>
            <w:webHidden/>
          </w:rPr>
          <w:t>99</w:t>
        </w:r>
        <w:r w:rsidR="00F82E34">
          <w:rPr>
            <w:noProof/>
            <w:webHidden/>
          </w:rPr>
          <w:fldChar w:fldCharType="end"/>
        </w:r>
      </w:hyperlink>
    </w:p>
    <w:p w14:paraId="67C39AB3" w14:textId="77777777" w:rsidR="00F82E34" w:rsidRPr="00BE3BA1" w:rsidRDefault="00A649E2">
      <w:pPr>
        <w:pStyle w:val="12"/>
        <w:rPr>
          <w:rFonts w:ascii="Calibri" w:eastAsia="Times New Roman" w:hAnsi="Calibri" w:cs="Arial"/>
          <w:b w:val="0"/>
          <w:noProof/>
          <w:sz w:val="22"/>
          <w:szCs w:val="22"/>
          <w:lang w:val="en-US" w:eastAsia="en-US"/>
        </w:rPr>
      </w:pPr>
      <w:hyperlink w:anchor="_Toc368050339" w:history="1">
        <w:r w:rsidR="00F82E34" w:rsidRPr="00AE7367">
          <w:rPr>
            <w:rStyle w:val="affb"/>
            <w:noProof/>
          </w:rPr>
          <w:t>11</w:t>
        </w:r>
        <w:r w:rsidR="00F82E34" w:rsidRPr="00BE3BA1">
          <w:rPr>
            <w:rFonts w:ascii="Calibri" w:eastAsia="Times New Roman" w:hAnsi="Calibri" w:cs="Arial"/>
            <w:b w:val="0"/>
            <w:noProof/>
            <w:sz w:val="22"/>
            <w:szCs w:val="22"/>
            <w:lang w:val="en-US" w:eastAsia="en-US"/>
          </w:rPr>
          <w:tab/>
        </w:r>
        <w:r w:rsidR="00F82E34" w:rsidRPr="00AE7367">
          <w:rPr>
            <w:rStyle w:val="affb"/>
            <w:noProof/>
          </w:rPr>
          <w:t>ECMAScript Language: Lexical Grammar</w:t>
        </w:r>
        <w:r w:rsidR="00F82E34">
          <w:rPr>
            <w:noProof/>
            <w:webHidden/>
          </w:rPr>
          <w:tab/>
        </w:r>
        <w:r w:rsidR="00F82E34">
          <w:rPr>
            <w:noProof/>
            <w:webHidden/>
          </w:rPr>
          <w:fldChar w:fldCharType="begin"/>
        </w:r>
        <w:r w:rsidR="00F82E34">
          <w:rPr>
            <w:noProof/>
            <w:webHidden/>
          </w:rPr>
          <w:instrText xml:space="preserve"> PAGEREF _Toc368050339 \h </w:instrText>
        </w:r>
        <w:r w:rsidR="00F82E34">
          <w:rPr>
            <w:noProof/>
            <w:webHidden/>
          </w:rPr>
        </w:r>
        <w:r w:rsidR="00F82E34">
          <w:rPr>
            <w:noProof/>
            <w:webHidden/>
          </w:rPr>
          <w:fldChar w:fldCharType="separate"/>
        </w:r>
        <w:r w:rsidR="00D433E8">
          <w:rPr>
            <w:noProof/>
            <w:webHidden/>
          </w:rPr>
          <w:t>99</w:t>
        </w:r>
        <w:r w:rsidR="00F82E34">
          <w:rPr>
            <w:noProof/>
            <w:webHidden/>
          </w:rPr>
          <w:fldChar w:fldCharType="end"/>
        </w:r>
      </w:hyperlink>
    </w:p>
    <w:p w14:paraId="5612A6E2" w14:textId="77777777" w:rsidR="00F82E34" w:rsidRPr="00BE3BA1" w:rsidRDefault="00A649E2">
      <w:pPr>
        <w:pStyle w:val="2c"/>
        <w:rPr>
          <w:rFonts w:ascii="Calibri" w:eastAsia="Times New Roman" w:hAnsi="Calibri" w:cs="Arial"/>
          <w:b w:val="0"/>
          <w:noProof/>
          <w:sz w:val="22"/>
          <w:szCs w:val="22"/>
          <w:lang w:val="en-US" w:eastAsia="en-US"/>
        </w:rPr>
      </w:pPr>
      <w:hyperlink w:anchor="_Toc368050340" w:history="1">
        <w:r w:rsidR="00F82E34" w:rsidRPr="00AE7367">
          <w:rPr>
            <w:rStyle w:val="affb"/>
            <w:noProof/>
          </w:rPr>
          <w:t>11.1</w:t>
        </w:r>
        <w:r w:rsidR="00F82E34" w:rsidRPr="00BE3BA1">
          <w:rPr>
            <w:rFonts w:ascii="Calibri" w:eastAsia="Times New Roman" w:hAnsi="Calibri" w:cs="Arial"/>
            <w:b w:val="0"/>
            <w:noProof/>
            <w:sz w:val="22"/>
            <w:szCs w:val="22"/>
            <w:lang w:val="en-US" w:eastAsia="en-US"/>
          </w:rPr>
          <w:tab/>
        </w:r>
        <w:r w:rsidR="00F82E34" w:rsidRPr="00AE7367">
          <w:rPr>
            <w:rStyle w:val="affb"/>
            <w:noProof/>
          </w:rPr>
          <w:t>Unicode Format-Control Characters</w:t>
        </w:r>
        <w:r w:rsidR="00F82E34">
          <w:rPr>
            <w:noProof/>
            <w:webHidden/>
          </w:rPr>
          <w:tab/>
        </w:r>
        <w:r w:rsidR="00F82E34">
          <w:rPr>
            <w:noProof/>
            <w:webHidden/>
          </w:rPr>
          <w:fldChar w:fldCharType="begin"/>
        </w:r>
        <w:r w:rsidR="00F82E34">
          <w:rPr>
            <w:noProof/>
            <w:webHidden/>
          </w:rPr>
          <w:instrText xml:space="preserve"> PAGEREF _Toc368050340 \h </w:instrText>
        </w:r>
        <w:r w:rsidR="00F82E34">
          <w:rPr>
            <w:noProof/>
            <w:webHidden/>
          </w:rPr>
        </w:r>
        <w:r w:rsidR="00F82E34">
          <w:rPr>
            <w:noProof/>
            <w:webHidden/>
          </w:rPr>
          <w:fldChar w:fldCharType="separate"/>
        </w:r>
        <w:r w:rsidR="00D433E8">
          <w:rPr>
            <w:noProof/>
            <w:webHidden/>
          </w:rPr>
          <w:t>100</w:t>
        </w:r>
        <w:r w:rsidR="00F82E34">
          <w:rPr>
            <w:noProof/>
            <w:webHidden/>
          </w:rPr>
          <w:fldChar w:fldCharType="end"/>
        </w:r>
      </w:hyperlink>
    </w:p>
    <w:p w14:paraId="24990E7C" w14:textId="77777777" w:rsidR="00F82E34" w:rsidRPr="00BE3BA1" w:rsidRDefault="00A649E2">
      <w:pPr>
        <w:pStyle w:val="2c"/>
        <w:rPr>
          <w:rFonts w:ascii="Calibri" w:eastAsia="Times New Roman" w:hAnsi="Calibri" w:cs="Arial"/>
          <w:b w:val="0"/>
          <w:noProof/>
          <w:sz w:val="22"/>
          <w:szCs w:val="22"/>
          <w:lang w:val="en-US" w:eastAsia="en-US"/>
        </w:rPr>
      </w:pPr>
      <w:hyperlink w:anchor="_Toc368050341" w:history="1">
        <w:r w:rsidR="00F82E34" w:rsidRPr="00AE7367">
          <w:rPr>
            <w:rStyle w:val="affb"/>
            <w:noProof/>
          </w:rPr>
          <w:t>11.2</w:t>
        </w:r>
        <w:r w:rsidR="00F82E34" w:rsidRPr="00BE3BA1">
          <w:rPr>
            <w:rFonts w:ascii="Calibri" w:eastAsia="Times New Roman" w:hAnsi="Calibri" w:cs="Arial"/>
            <w:b w:val="0"/>
            <w:noProof/>
            <w:sz w:val="22"/>
            <w:szCs w:val="22"/>
            <w:lang w:val="en-US" w:eastAsia="en-US"/>
          </w:rPr>
          <w:tab/>
        </w:r>
        <w:r w:rsidR="00F82E34" w:rsidRPr="00AE7367">
          <w:rPr>
            <w:rStyle w:val="affb"/>
            <w:noProof/>
          </w:rPr>
          <w:t>White Space</w:t>
        </w:r>
        <w:r w:rsidR="00F82E34">
          <w:rPr>
            <w:noProof/>
            <w:webHidden/>
          </w:rPr>
          <w:tab/>
        </w:r>
        <w:r w:rsidR="00F82E34">
          <w:rPr>
            <w:noProof/>
            <w:webHidden/>
          </w:rPr>
          <w:fldChar w:fldCharType="begin"/>
        </w:r>
        <w:r w:rsidR="00F82E34">
          <w:rPr>
            <w:noProof/>
            <w:webHidden/>
          </w:rPr>
          <w:instrText xml:space="preserve"> PAGEREF _Toc368050341 \h </w:instrText>
        </w:r>
        <w:r w:rsidR="00F82E34">
          <w:rPr>
            <w:noProof/>
            <w:webHidden/>
          </w:rPr>
        </w:r>
        <w:r w:rsidR="00F82E34">
          <w:rPr>
            <w:noProof/>
            <w:webHidden/>
          </w:rPr>
          <w:fldChar w:fldCharType="separate"/>
        </w:r>
        <w:r w:rsidR="00D433E8">
          <w:rPr>
            <w:noProof/>
            <w:webHidden/>
          </w:rPr>
          <w:t>100</w:t>
        </w:r>
        <w:r w:rsidR="00F82E34">
          <w:rPr>
            <w:noProof/>
            <w:webHidden/>
          </w:rPr>
          <w:fldChar w:fldCharType="end"/>
        </w:r>
      </w:hyperlink>
    </w:p>
    <w:p w14:paraId="1ECD717B" w14:textId="77777777" w:rsidR="00F82E34" w:rsidRPr="00BE3BA1" w:rsidRDefault="00A649E2">
      <w:pPr>
        <w:pStyle w:val="2c"/>
        <w:rPr>
          <w:rFonts w:ascii="Calibri" w:eastAsia="Times New Roman" w:hAnsi="Calibri" w:cs="Arial"/>
          <w:b w:val="0"/>
          <w:noProof/>
          <w:sz w:val="22"/>
          <w:szCs w:val="22"/>
          <w:lang w:val="en-US" w:eastAsia="en-US"/>
        </w:rPr>
      </w:pPr>
      <w:hyperlink w:anchor="_Toc368050342" w:history="1">
        <w:r w:rsidR="00F82E34" w:rsidRPr="00AE7367">
          <w:rPr>
            <w:rStyle w:val="affb"/>
            <w:noProof/>
          </w:rPr>
          <w:t>11.3</w:t>
        </w:r>
        <w:r w:rsidR="00F82E34" w:rsidRPr="00BE3BA1">
          <w:rPr>
            <w:rFonts w:ascii="Calibri" w:eastAsia="Times New Roman" w:hAnsi="Calibri" w:cs="Arial"/>
            <w:b w:val="0"/>
            <w:noProof/>
            <w:sz w:val="22"/>
            <w:szCs w:val="22"/>
            <w:lang w:val="en-US" w:eastAsia="en-US"/>
          </w:rPr>
          <w:tab/>
        </w:r>
        <w:r w:rsidR="00F82E34" w:rsidRPr="00AE7367">
          <w:rPr>
            <w:rStyle w:val="affb"/>
            <w:noProof/>
          </w:rPr>
          <w:t>Line Terminators</w:t>
        </w:r>
        <w:r w:rsidR="00F82E34">
          <w:rPr>
            <w:noProof/>
            <w:webHidden/>
          </w:rPr>
          <w:tab/>
        </w:r>
        <w:r w:rsidR="00F82E34">
          <w:rPr>
            <w:noProof/>
            <w:webHidden/>
          </w:rPr>
          <w:fldChar w:fldCharType="begin"/>
        </w:r>
        <w:r w:rsidR="00F82E34">
          <w:rPr>
            <w:noProof/>
            <w:webHidden/>
          </w:rPr>
          <w:instrText xml:space="preserve"> PAGEREF _Toc368050342 \h </w:instrText>
        </w:r>
        <w:r w:rsidR="00F82E34">
          <w:rPr>
            <w:noProof/>
            <w:webHidden/>
          </w:rPr>
        </w:r>
        <w:r w:rsidR="00F82E34">
          <w:rPr>
            <w:noProof/>
            <w:webHidden/>
          </w:rPr>
          <w:fldChar w:fldCharType="separate"/>
        </w:r>
        <w:r w:rsidR="00D433E8">
          <w:rPr>
            <w:noProof/>
            <w:webHidden/>
          </w:rPr>
          <w:t>101</w:t>
        </w:r>
        <w:r w:rsidR="00F82E34">
          <w:rPr>
            <w:noProof/>
            <w:webHidden/>
          </w:rPr>
          <w:fldChar w:fldCharType="end"/>
        </w:r>
      </w:hyperlink>
    </w:p>
    <w:p w14:paraId="4A874BA2" w14:textId="77777777" w:rsidR="00F82E34" w:rsidRPr="00BE3BA1" w:rsidRDefault="00A649E2">
      <w:pPr>
        <w:pStyle w:val="2c"/>
        <w:rPr>
          <w:rFonts w:ascii="Calibri" w:eastAsia="Times New Roman" w:hAnsi="Calibri" w:cs="Arial"/>
          <w:b w:val="0"/>
          <w:noProof/>
          <w:sz w:val="22"/>
          <w:szCs w:val="22"/>
          <w:lang w:val="en-US" w:eastAsia="en-US"/>
        </w:rPr>
      </w:pPr>
      <w:hyperlink w:anchor="_Toc368050343" w:history="1">
        <w:r w:rsidR="00F82E34" w:rsidRPr="00AE7367">
          <w:rPr>
            <w:rStyle w:val="affb"/>
            <w:noProof/>
          </w:rPr>
          <w:t>11.4</w:t>
        </w:r>
        <w:r w:rsidR="00F82E34" w:rsidRPr="00BE3BA1">
          <w:rPr>
            <w:rFonts w:ascii="Calibri" w:eastAsia="Times New Roman" w:hAnsi="Calibri" w:cs="Arial"/>
            <w:b w:val="0"/>
            <w:noProof/>
            <w:sz w:val="22"/>
            <w:szCs w:val="22"/>
            <w:lang w:val="en-US" w:eastAsia="en-US"/>
          </w:rPr>
          <w:tab/>
        </w:r>
        <w:r w:rsidR="00F82E34" w:rsidRPr="00AE7367">
          <w:rPr>
            <w:rStyle w:val="affb"/>
            <w:noProof/>
          </w:rPr>
          <w:t>Comments</w:t>
        </w:r>
        <w:r w:rsidR="00F82E34">
          <w:rPr>
            <w:noProof/>
            <w:webHidden/>
          </w:rPr>
          <w:tab/>
        </w:r>
        <w:r w:rsidR="00F82E34">
          <w:rPr>
            <w:noProof/>
            <w:webHidden/>
          </w:rPr>
          <w:fldChar w:fldCharType="begin"/>
        </w:r>
        <w:r w:rsidR="00F82E34">
          <w:rPr>
            <w:noProof/>
            <w:webHidden/>
          </w:rPr>
          <w:instrText xml:space="preserve"> PAGEREF _Toc368050343 \h </w:instrText>
        </w:r>
        <w:r w:rsidR="00F82E34">
          <w:rPr>
            <w:noProof/>
            <w:webHidden/>
          </w:rPr>
        </w:r>
        <w:r w:rsidR="00F82E34">
          <w:rPr>
            <w:noProof/>
            <w:webHidden/>
          </w:rPr>
          <w:fldChar w:fldCharType="separate"/>
        </w:r>
        <w:r w:rsidR="00D433E8">
          <w:rPr>
            <w:noProof/>
            <w:webHidden/>
          </w:rPr>
          <w:t>102</w:t>
        </w:r>
        <w:r w:rsidR="00F82E34">
          <w:rPr>
            <w:noProof/>
            <w:webHidden/>
          </w:rPr>
          <w:fldChar w:fldCharType="end"/>
        </w:r>
      </w:hyperlink>
    </w:p>
    <w:p w14:paraId="436D586C" w14:textId="77777777" w:rsidR="00F82E34" w:rsidRPr="00BE3BA1" w:rsidRDefault="00A649E2">
      <w:pPr>
        <w:pStyle w:val="2c"/>
        <w:rPr>
          <w:rFonts w:ascii="Calibri" w:eastAsia="Times New Roman" w:hAnsi="Calibri" w:cs="Arial"/>
          <w:b w:val="0"/>
          <w:noProof/>
          <w:sz w:val="22"/>
          <w:szCs w:val="22"/>
          <w:lang w:val="en-US" w:eastAsia="en-US"/>
        </w:rPr>
      </w:pPr>
      <w:hyperlink w:anchor="_Toc368050344" w:history="1">
        <w:r w:rsidR="00F82E34" w:rsidRPr="00AE7367">
          <w:rPr>
            <w:rStyle w:val="affb"/>
            <w:noProof/>
          </w:rPr>
          <w:t>11.5</w:t>
        </w:r>
        <w:r w:rsidR="00F82E34" w:rsidRPr="00BE3BA1">
          <w:rPr>
            <w:rFonts w:ascii="Calibri" w:eastAsia="Times New Roman" w:hAnsi="Calibri" w:cs="Arial"/>
            <w:b w:val="0"/>
            <w:noProof/>
            <w:sz w:val="22"/>
            <w:szCs w:val="22"/>
            <w:lang w:val="en-US" w:eastAsia="en-US"/>
          </w:rPr>
          <w:tab/>
        </w:r>
        <w:r w:rsidR="00F82E34" w:rsidRPr="00AE7367">
          <w:rPr>
            <w:rStyle w:val="affb"/>
            <w:noProof/>
          </w:rPr>
          <w:t>Tokens</w:t>
        </w:r>
        <w:r w:rsidR="00F82E34">
          <w:rPr>
            <w:noProof/>
            <w:webHidden/>
          </w:rPr>
          <w:tab/>
        </w:r>
        <w:r w:rsidR="00F82E34">
          <w:rPr>
            <w:noProof/>
            <w:webHidden/>
          </w:rPr>
          <w:fldChar w:fldCharType="begin"/>
        </w:r>
        <w:r w:rsidR="00F82E34">
          <w:rPr>
            <w:noProof/>
            <w:webHidden/>
          </w:rPr>
          <w:instrText xml:space="preserve"> PAGEREF _Toc368050344 \h </w:instrText>
        </w:r>
        <w:r w:rsidR="00F82E34">
          <w:rPr>
            <w:noProof/>
            <w:webHidden/>
          </w:rPr>
        </w:r>
        <w:r w:rsidR="00F82E34">
          <w:rPr>
            <w:noProof/>
            <w:webHidden/>
          </w:rPr>
          <w:fldChar w:fldCharType="separate"/>
        </w:r>
        <w:r w:rsidR="00D433E8">
          <w:rPr>
            <w:noProof/>
            <w:webHidden/>
          </w:rPr>
          <w:t>103</w:t>
        </w:r>
        <w:r w:rsidR="00F82E34">
          <w:rPr>
            <w:noProof/>
            <w:webHidden/>
          </w:rPr>
          <w:fldChar w:fldCharType="end"/>
        </w:r>
      </w:hyperlink>
    </w:p>
    <w:p w14:paraId="54E60784" w14:textId="77777777" w:rsidR="00F82E34" w:rsidRPr="00BE3BA1" w:rsidRDefault="00A649E2">
      <w:pPr>
        <w:pStyle w:val="2c"/>
        <w:rPr>
          <w:rFonts w:ascii="Calibri" w:eastAsia="Times New Roman" w:hAnsi="Calibri" w:cs="Arial"/>
          <w:b w:val="0"/>
          <w:noProof/>
          <w:sz w:val="22"/>
          <w:szCs w:val="22"/>
          <w:lang w:val="en-US" w:eastAsia="en-US"/>
        </w:rPr>
      </w:pPr>
      <w:hyperlink w:anchor="_Toc368050345" w:history="1">
        <w:r w:rsidR="00F82E34" w:rsidRPr="00AE7367">
          <w:rPr>
            <w:rStyle w:val="affb"/>
            <w:noProof/>
          </w:rPr>
          <w:t>11.6</w:t>
        </w:r>
        <w:r w:rsidR="00F82E34" w:rsidRPr="00BE3BA1">
          <w:rPr>
            <w:rFonts w:ascii="Calibri" w:eastAsia="Times New Roman" w:hAnsi="Calibri" w:cs="Arial"/>
            <w:b w:val="0"/>
            <w:noProof/>
            <w:sz w:val="22"/>
            <w:szCs w:val="22"/>
            <w:lang w:val="en-US" w:eastAsia="en-US"/>
          </w:rPr>
          <w:tab/>
        </w:r>
        <w:r w:rsidR="00F82E34" w:rsidRPr="00AE7367">
          <w:rPr>
            <w:rStyle w:val="affb"/>
            <w:noProof/>
          </w:rPr>
          <w:t>Names and Keywords</w:t>
        </w:r>
        <w:r w:rsidR="00F82E34">
          <w:rPr>
            <w:noProof/>
            <w:webHidden/>
          </w:rPr>
          <w:tab/>
        </w:r>
        <w:r w:rsidR="00F82E34">
          <w:rPr>
            <w:noProof/>
            <w:webHidden/>
          </w:rPr>
          <w:fldChar w:fldCharType="begin"/>
        </w:r>
        <w:r w:rsidR="00F82E34">
          <w:rPr>
            <w:noProof/>
            <w:webHidden/>
          </w:rPr>
          <w:instrText xml:space="preserve"> PAGEREF _Toc368050345 \h </w:instrText>
        </w:r>
        <w:r w:rsidR="00F82E34">
          <w:rPr>
            <w:noProof/>
            <w:webHidden/>
          </w:rPr>
        </w:r>
        <w:r w:rsidR="00F82E34">
          <w:rPr>
            <w:noProof/>
            <w:webHidden/>
          </w:rPr>
          <w:fldChar w:fldCharType="separate"/>
        </w:r>
        <w:r w:rsidR="00D433E8">
          <w:rPr>
            <w:noProof/>
            <w:webHidden/>
          </w:rPr>
          <w:t>103</w:t>
        </w:r>
        <w:r w:rsidR="00F82E34">
          <w:rPr>
            <w:noProof/>
            <w:webHidden/>
          </w:rPr>
          <w:fldChar w:fldCharType="end"/>
        </w:r>
      </w:hyperlink>
    </w:p>
    <w:p w14:paraId="17BB3C74" w14:textId="77777777" w:rsidR="00F82E34" w:rsidRPr="00BE3BA1" w:rsidRDefault="00A649E2">
      <w:pPr>
        <w:pStyle w:val="3a"/>
        <w:rPr>
          <w:rFonts w:ascii="Calibri" w:eastAsia="Times New Roman" w:hAnsi="Calibri" w:cs="Arial"/>
          <w:b w:val="0"/>
          <w:noProof/>
          <w:sz w:val="22"/>
          <w:szCs w:val="22"/>
          <w:lang w:val="en-US" w:eastAsia="en-US"/>
        </w:rPr>
      </w:pPr>
      <w:hyperlink w:anchor="_Toc368050346" w:history="1">
        <w:r w:rsidR="00F82E34" w:rsidRPr="00AE7367">
          <w:rPr>
            <w:rStyle w:val="affb"/>
            <w:rFonts w:cs="Arial"/>
            <w:noProof/>
          </w:rPr>
          <w:t>11.6.1</w:t>
        </w:r>
        <w:r w:rsidR="00F82E34" w:rsidRPr="00BE3BA1">
          <w:rPr>
            <w:rFonts w:ascii="Calibri" w:eastAsia="Times New Roman" w:hAnsi="Calibri" w:cs="Arial"/>
            <w:b w:val="0"/>
            <w:noProof/>
            <w:sz w:val="22"/>
            <w:szCs w:val="22"/>
            <w:lang w:val="en-US" w:eastAsia="en-US"/>
          </w:rPr>
          <w:tab/>
        </w:r>
        <w:r w:rsidR="00F82E34" w:rsidRPr="00AE7367">
          <w:rPr>
            <w:rStyle w:val="affb"/>
            <w:rFonts w:cs="Arial"/>
            <w:noProof/>
          </w:rPr>
          <w:t>Identifiers and Identifier Names</w:t>
        </w:r>
        <w:r w:rsidR="00F82E34">
          <w:rPr>
            <w:noProof/>
            <w:webHidden/>
          </w:rPr>
          <w:tab/>
        </w:r>
        <w:r w:rsidR="00F82E34">
          <w:rPr>
            <w:noProof/>
            <w:webHidden/>
          </w:rPr>
          <w:fldChar w:fldCharType="begin"/>
        </w:r>
        <w:r w:rsidR="00F82E34">
          <w:rPr>
            <w:noProof/>
            <w:webHidden/>
          </w:rPr>
          <w:instrText xml:space="preserve"> PAGEREF _Toc368050346 \h </w:instrText>
        </w:r>
        <w:r w:rsidR="00F82E34">
          <w:rPr>
            <w:noProof/>
            <w:webHidden/>
          </w:rPr>
        </w:r>
        <w:r w:rsidR="00F82E34">
          <w:rPr>
            <w:noProof/>
            <w:webHidden/>
          </w:rPr>
          <w:fldChar w:fldCharType="separate"/>
        </w:r>
        <w:r w:rsidR="00D433E8">
          <w:rPr>
            <w:noProof/>
            <w:webHidden/>
          </w:rPr>
          <w:t>104</w:t>
        </w:r>
        <w:r w:rsidR="00F82E34">
          <w:rPr>
            <w:noProof/>
            <w:webHidden/>
          </w:rPr>
          <w:fldChar w:fldCharType="end"/>
        </w:r>
      </w:hyperlink>
    </w:p>
    <w:p w14:paraId="050AFE65" w14:textId="77777777" w:rsidR="00F82E34" w:rsidRPr="00BE3BA1" w:rsidRDefault="00A649E2">
      <w:pPr>
        <w:pStyle w:val="3a"/>
        <w:rPr>
          <w:rFonts w:ascii="Calibri" w:eastAsia="Times New Roman" w:hAnsi="Calibri" w:cs="Arial"/>
          <w:b w:val="0"/>
          <w:noProof/>
          <w:sz w:val="22"/>
          <w:szCs w:val="22"/>
          <w:lang w:val="en-US" w:eastAsia="en-US"/>
        </w:rPr>
      </w:pPr>
      <w:hyperlink w:anchor="_Toc368050347" w:history="1">
        <w:r w:rsidR="00F82E34" w:rsidRPr="00AE7367">
          <w:rPr>
            <w:rStyle w:val="affb"/>
            <w:noProof/>
          </w:rPr>
          <w:t>11.6.2</w:t>
        </w:r>
        <w:r w:rsidR="00F82E34" w:rsidRPr="00BE3BA1">
          <w:rPr>
            <w:rFonts w:ascii="Calibri" w:eastAsia="Times New Roman" w:hAnsi="Calibri" w:cs="Arial"/>
            <w:b w:val="0"/>
            <w:noProof/>
            <w:sz w:val="22"/>
            <w:szCs w:val="22"/>
            <w:lang w:val="en-US" w:eastAsia="en-US"/>
          </w:rPr>
          <w:tab/>
        </w:r>
        <w:r w:rsidR="00F82E34" w:rsidRPr="00AE7367">
          <w:rPr>
            <w:rStyle w:val="affb"/>
            <w:noProof/>
          </w:rPr>
          <w:t>Reserved Words</w:t>
        </w:r>
        <w:r w:rsidR="00F82E34">
          <w:rPr>
            <w:noProof/>
            <w:webHidden/>
          </w:rPr>
          <w:tab/>
        </w:r>
        <w:r w:rsidR="00F82E34">
          <w:rPr>
            <w:noProof/>
            <w:webHidden/>
          </w:rPr>
          <w:fldChar w:fldCharType="begin"/>
        </w:r>
        <w:r w:rsidR="00F82E34">
          <w:rPr>
            <w:noProof/>
            <w:webHidden/>
          </w:rPr>
          <w:instrText xml:space="preserve"> PAGEREF _Toc368050347 \h </w:instrText>
        </w:r>
        <w:r w:rsidR="00F82E34">
          <w:rPr>
            <w:noProof/>
            <w:webHidden/>
          </w:rPr>
        </w:r>
        <w:r w:rsidR="00F82E34">
          <w:rPr>
            <w:noProof/>
            <w:webHidden/>
          </w:rPr>
          <w:fldChar w:fldCharType="separate"/>
        </w:r>
        <w:r w:rsidR="00D433E8">
          <w:rPr>
            <w:noProof/>
            <w:webHidden/>
          </w:rPr>
          <w:t>104</w:t>
        </w:r>
        <w:r w:rsidR="00F82E34">
          <w:rPr>
            <w:noProof/>
            <w:webHidden/>
          </w:rPr>
          <w:fldChar w:fldCharType="end"/>
        </w:r>
      </w:hyperlink>
    </w:p>
    <w:p w14:paraId="11CE0A6A" w14:textId="77777777" w:rsidR="00F82E34" w:rsidRPr="00BE3BA1" w:rsidRDefault="00A649E2">
      <w:pPr>
        <w:pStyle w:val="2c"/>
        <w:rPr>
          <w:rFonts w:ascii="Calibri" w:eastAsia="Times New Roman" w:hAnsi="Calibri" w:cs="Arial"/>
          <w:b w:val="0"/>
          <w:noProof/>
          <w:sz w:val="22"/>
          <w:szCs w:val="22"/>
          <w:lang w:val="en-US" w:eastAsia="en-US"/>
        </w:rPr>
      </w:pPr>
      <w:hyperlink w:anchor="_Toc368050348" w:history="1">
        <w:r w:rsidR="00F82E34" w:rsidRPr="00AE7367">
          <w:rPr>
            <w:rStyle w:val="affb"/>
            <w:noProof/>
          </w:rPr>
          <w:t>11.7</w:t>
        </w:r>
        <w:r w:rsidR="00F82E34" w:rsidRPr="00BE3BA1">
          <w:rPr>
            <w:rFonts w:ascii="Calibri" w:eastAsia="Times New Roman" w:hAnsi="Calibri" w:cs="Arial"/>
            <w:b w:val="0"/>
            <w:noProof/>
            <w:sz w:val="22"/>
            <w:szCs w:val="22"/>
            <w:lang w:val="en-US" w:eastAsia="en-US"/>
          </w:rPr>
          <w:tab/>
        </w:r>
        <w:r w:rsidR="00F82E34" w:rsidRPr="00AE7367">
          <w:rPr>
            <w:rStyle w:val="affb"/>
            <w:noProof/>
          </w:rPr>
          <w:t>Punctuators</w:t>
        </w:r>
        <w:r w:rsidR="00F82E34">
          <w:rPr>
            <w:noProof/>
            <w:webHidden/>
          </w:rPr>
          <w:tab/>
        </w:r>
        <w:r w:rsidR="00F82E34">
          <w:rPr>
            <w:noProof/>
            <w:webHidden/>
          </w:rPr>
          <w:fldChar w:fldCharType="begin"/>
        </w:r>
        <w:r w:rsidR="00F82E34">
          <w:rPr>
            <w:noProof/>
            <w:webHidden/>
          </w:rPr>
          <w:instrText xml:space="preserve"> PAGEREF _Toc368050348 \h </w:instrText>
        </w:r>
        <w:r w:rsidR="00F82E34">
          <w:rPr>
            <w:noProof/>
            <w:webHidden/>
          </w:rPr>
        </w:r>
        <w:r w:rsidR="00F82E34">
          <w:rPr>
            <w:noProof/>
            <w:webHidden/>
          </w:rPr>
          <w:fldChar w:fldCharType="separate"/>
        </w:r>
        <w:r w:rsidR="00D433E8">
          <w:rPr>
            <w:noProof/>
            <w:webHidden/>
          </w:rPr>
          <w:t>105</w:t>
        </w:r>
        <w:r w:rsidR="00F82E34">
          <w:rPr>
            <w:noProof/>
            <w:webHidden/>
          </w:rPr>
          <w:fldChar w:fldCharType="end"/>
        </w:r>
      </w:hyperlink>
    </w:p>
    <w:p w14:paraId="28722DF2" w14:textId="77777777" w:rsidR="00F82E34" w:rsidRPr="00BE3BA1" w:rsidRDefault="00A649E2">
      <w:pPr>
        <w:pStyle w:val="2c"/>
        <w:rPr>
          <w:rFonts w:ascii="Calibri" w:eastAsia="Times New Roman" w:hAnsi="Calibri" w:cs="Arial"/>
          <w:b w:val="0"/>
          <w:noProof/>
          <w:sz w:val="22"/>
          <w:szCs w:val="22"/>
          <w:lang w:val="en-US" w:eastAsia="en-US"/>
        </w:rPr>
      </w:pPr>
      <w:hyperlink w:anchor="_Toc368050349" w:history="1">
        <w:r w:rsidR="00F82E34" w:rsidRPr="00AE7367">
          <w:rPr>
            <w:rStyle w:val="affb"/>
            <w:noProof/>
          </w:rPr>
          <w:t>11.8</w:t>
        </w:r>
        <w:r w:rsidR="00F82E34" w:rsidRPr="00BE3BA1">
          <w:rPr>
            <w:rFonts w:ascii="Calibri" w:eastAsia="Times New Roman" w:hAnsi="Calibri" w:cs="Arial"/>
            <w:b w:val="0"/>
            <w:noProof/>
            <w:sz w:val="22"/>
            <w:szCs w:val="22"/>
            <w:lang w:val="en-US" w:eastAsia="en-US"/>
          </w:rPr>
          <w:tab/>
        </w:r>
        <w:r w:rsidR="00F82E34" w:rsidRPr="00AE7367">
          <w:rPr>
            <w:rStyle w:val="affb"/>
            <w:noProof/>
          </w:rPr>
          <w:t>Literals</w:t>
        </w:r>
        <w:r w:rsidR="00F82E34">
          <w:rPr>
            <w:noProof/>
            <w:webHidden/>
          </w:rPr>
          <w:tab/>
        </w:r>
        <w:r w:rsidR="00F82E34">
          <w:rPr>
            <w:noProof/>
            <w:webHidden/>
          </w:rPr>
          <w:fldChar w:fldCharType="begin"/>
        </w:r>
        <w:r w:rsidR="00F82E34">
          <w:rPr>
            <w:noProof/>
            <w:webHidden/>
          </w:rPr>
          <w:instrText xml:space="preserve"> PAGEREF _Toc368050349 \h </w:instrText>
        </w:r>
        <w:r w:rsidR="00F82E34">
          <w:rPr>
            <w:noProof/>
            <w:webHidden/>
          </w:rPr>
        </w:r>
        <w:r w:rsidR="00F82E34">
          <w:rPr>
            <w:noProof/>
            <w:webHidden/>
          </w:rPr>
          <w:fldChar w:fldCharType="separate"/>
        </w:r>
        <w:r w:rsidR="00D433E8">
          <w:rPr>
            <w:noProof/>
            <w:webHidden/>
          </w:rPr>
          <w:t>106</w:t>
        </w:r>
        <w:r w:rsidR="00F82E34">
          <w:rPr>
            <w:noProof/>
            <w:webHidden/>
          </w:rPr>
          <w:fldChar w:fldCharType="end"/>
        </w:r>
      </w:hyperlink>
    </w:p>
    <w:p w14:paraId="3F59618C" w14:textId="77777777" w:rsidR="00F82E34" w:rsidRPr="00BE3BA1" w:rsidRDefault="00A649E2">
      <w:pPr>
        <w:pStyle w:val="3a"/>
        <w:rPr>
          <w:rFonts w:ascii="Calibri" w:eastAsia="Times New Roman" w:hAnsi="Calibri" w:cs="Arial"/>
          <w:b w:val="0"/>
          <w:noProof/>
          <w:sz w:val="22"/>
          <w:szCs w:val="22"/>
          <w:lang w:val="en-US" w:eastAsia="en-US"/>
        </w:rPr>
      </w:pPr>
      <w:hyperlink w:anchor="_Toc368050350" w:history="1">
        <w:r w:rsidR="00F82E34" w:rsidRPr="00AE7367">
          <w:rPr>
            <w:rStyle w:val="affb"/>
            <w:noProof/>
          </w:rPr>
          <w:t>11.8.1</w:t>
        </w:r>
        <w:r w:rsidR="00F82E34" w:rsidRPr="00BE3BA1">
          <w:rPr>
            <w:rFonts w:ascii="Calibri" w:eastAsia="Times New Roman" w:hAnsi="Calibri" w:cs="Arial"/>
            <w:b w:val="0"/>
            <w:noProof/>
            <w:sz w:val="22"/>
            <w:szCs w:val="22"/>
            <w:lang w:val="en-US" w:eastAsia="en-US"/>
          </w:rPr>
          <w:tab/>
        </w:r>
        <w:r w:rsidR="00F82E34" w:rsidRPr="00AE7367">
          <w:rPr>
            <w:rStyle w:val="affb"/>
            <w:noProof/>
          </w:rPr>
          <w:t>Null Literals</w:t>
        </w:r>
        <w:r w:rsidR="00F82E34">
          <w:rPr>
            <w:noProof/>
            <w:webHidden/>
          </w:rPr>
          <w:tab/>
        </w:r>
        <w:r w:rsidR="00F82E34">
          <w:rPr>
            <w:noProof/>
            <w:webHidden/>
          </w:rPr>
          <w:fldChar w:fldCharType="begin"/>
        </w:r>
        <w:r w:rsidR="00F82E34">
          <w:rPr>
            <w:noProof/>
            <w:webHidden/>
          </w:rPr>
          <w:instrText xml:space="preserve"> PAGEREF _Toc368050350 \h </w:instrText>
        </w:r>
        <w:r w:rsidR="00F82E34">
          <w:rPr>
            <w:noProof/>
            <w:webHidden/>
          </w:rPr>
        </w:r>
        <w:r w:rsidR="00F82E34">
          <w:rPr>
            <w:noProof/>
            <w:webHidden/>
          </w:rPr>
          <w:fldChar w:fldCharType="separate"/>
        </w:r>
        <w:r w:rsidR="00D433E8">
          <w:rPr>
            <w:noProof/>
            <w:webHidden/>
          </w:rPr>
          <w:t>106</w:t>
        </w:r>
        <w:r w:rsidR="00F82E34">
          <w:rPr>
            <w:noProof/>
            <w:webHidden/>
          </w:rPr>
          <w:fldChar w:fldCharType="end"/>
        </w:r>
      </w:hyperlink>
    </w:p>
    <w:p w14:paraId="63002062" w14:textId="77777777" w:rsidR="00F82E34" w:rsidRPr="00BE3BA1" w:rsidRDefault="00A649E2">
      <w:pPr>
        <w:pStyle w:val="3a"/>
        <w:rPr>
          <w:rFonts w:ascii="Calibri" w:eastAsia="Times New Roman" w:hAnsi="Calibri" w:cs="Arial"/>
          <w:b w:val="0"/>
          <w:noProof/>
          <w:sz w:val="22"/>
          <w:szCs w:val="22"/>
          <w:lang w:val="en-US" w:eastAsia="en-US"/>
        </w:rPr>
      </w:pPr>
      <w:hyperlink w:anchor="_Toc368050351" w:history="1">
        <w:r w:rsidR="00F82E34" w:rsidRPr="00AE7367">
          <w:rPr>
            <w:rStyle w:val="affb"/>
            <w:noProof/>
          </w:rPr>
          <w:t>11.8.2</w:t>
        </w:r>
        <w:r w:rsidR="00F82E34" w:rsidRPr="00BE3BA1">
          <w:rPr>
            <w:rFonts w:ascii="Calibri" w:eastAsia="Times New Roman" w:hAnsi="Calibri" w:cs="Arial"/>
            <w:b w:val="0"/>
            <w:noProof/>
            <w:sz w:val="22"/>
            <w:szCs w:val="22"/>
            <w:lang w:val="en-US" w:eastAsia="en-US"/>
          </w:rPr>
          <w:tab/>
        </w:r>
        <w:r w:rsidR="00F82E34" w:rsidRPr="00AE7367">
          <w:rPr>
            <w:rStyle w:val="affb"/>
            <w:noProof/>
          </w:rPr>
          <w:t>Boolean Literals</w:t>
        </w:r>
        <w:r w:rsidR="00F82E34">
          <w:rPr>
            <w:noProof/>
            <w:webHidden/>
          </w:rPr>
          <w:tab/>
        </w:r>
        <w:r w:rsidR="00F82E34">
          <w:rPr>
            <w:noProof/>
            <w:webHidden/>
          </w:rPr>
          <w:fldChar w:fldCharType="begin"/>
        </w:r>
        <w:r w:rsidR="00F82E34">
          <w:rPr>
            <w:noProof/>
            <w:webHidden/>
          </w:rPr>
          <w:instrText xml:space="preserve"> PAGEREF _Toc368050351 \h </w:instrText>
        </w:r>
        <w:r w:rsidR="00F82E34">
          <w:rPr>
            <w:noProof/>
            <w:webHidden/>
          </w:rPr>
        </w:r>
        <w:r w:rsidR="00F82E34">
          <w:rPr>
            <w:noProof/>
            <w:webHidden/>
          </w:rPr>
          <w:fldChar w:fldCharType="separate"/>
        </w:r>
        <w:r w:rsidR="00D433E8">
          <w:rPr>
            <w:noProof/>
            <w:webHidden/>
          </w:rPr>
          <w:t>106</w:t>
        </w:r>
        <w:r w:rsidR="00F82E34">
          <w:rPr>
            <w:noProof/>
            <w:webHidden/>
          </w:rPr>
          <w:fldChar w:fldCharType="end"/>
        </w:r>
      </w:hyperlink>
    </w:p>
    <w:p w14:paraId="16E7385B" w14:textId="77777777" w:rsidR="00F82E34" w:rsidRPr="00BE3BA1" w:rsidRDefault="00A649E2">
      <w:pPr>
        <w:pStyle w:val="3a"/>
        <w:rPr>
          <w:rFonts w:ascii="Calibri" w:eastAsia="Times New Roman" w:hAnsi="Calibri" w:cs="Arial"/>
          <w:b w:val="0"/>
          <w:noProof/>
          <w:sz w:val="22"/>
          <w:szCs w:val="22"/>
          <w:lang w:val="en-US" w:eastAsia="en-US"/>
        </w:rPr>
      </w:pPr>
      <w:hyperlink w:anchor="_Toc368050352" w:history="1">
        <w:r w:rsidR="00F82E34" w:rsidRPr="00AE7367">
          <w:rPr>
            <w:rStyle w:val="affb"/>
            <w:noProof/>
          </w:rPr>
          <w:t>11.8.3</w:t>
        </w:r>
        <w:r w:rsidR="00F82E34" w:rsidRPr="00BE3BA1">
          <w:rPr>
            <w:rFonts w:ascii="Calibri" w:eastAsia="Times New Roman" w:hAnsi="Calibri" w:cs="Arial"/>
            <w:b w:val="0"/>
            <w:noProof/>
            <w:sz w:val="22"/>
            <w:szCs w:val="22"/>
            <w:lang w:val="en-US" w:eastAsia="en-US"/>
          </w:rPr>
          <w:tab/>
        </w:r>
        <w:r w:rsidR="00F82E34" w:rsidRPr="00AE7367">
          <w:rPr>
            <w:rStyle w:val="affb"/>
            <w:noProof/>
          </w:rPr>
          <w:t>Numeric Literals</w:t>
        </w:r>
        <w:r w:rsidR="00F82E34">
          <w:rPr>
            <w:noProof/>
            <w:webHidden/>
          </w:rPr>
          <w:tab/>
        </w:r>
        <w:r w:rsidR="00F82E34">
          <w:rPr>
            <w:noProof/>
            <w:webHidden/>
          </w:rPr>
          <w:fldChar w:fldCharType="begin"/>
        </w:r>
        <w:r w:rsidR="00F82E34">
          <w:rPr>
            <w:noProof/>
            <w:webHidden/>
          </w:rPr>
          <w:instrText xml:space="preserve"> PAGEREF _Toc368050352 \h </w:instrText>
        </w:r>
        <w:r w:rsidR="00F82E34">
          <w:rPr>
            <w:noProof/>
            <w:webHidden/>
          </w:rPr>
        </w:r>
        <w:r w:rsidR="00F82E34">
          <w:rPr>
            <w:noProof/>
            <w:webHidden/>
          </w:rPr>
          <w:fldChar w:fldCharType="separate"/>
        </w:r>
        <w:r w:rsidR="00D433E8">
          <w:rPr>
            <w:noProof/>
            <w:webHidden/>
          </w:rPr>
          <w:t>106</w:t>
        </w:r>
        <w:r w:rsidR="00F82E34">
          <w:rPr>
            <w:noProof/>
            <w:webHidden/>
          </w:rPr>
          <w:fldChar w:fldCharType="end"/>
        </w:r>
      </w:hyperlink>
    </w:p>
    <w:p w14:paraId="3F69ABFD" w14:textId="77777777" w:rsidR="00F82E34" w:rsidRPr="00BE3BA1" w:rsidRDefault="00A649E2">
      <w:pPr>
        <w:pStyle w:val="3a"/>
        <w:rPr>
          <w:rFonts w:ascii="Calibri" w:eastAsia="Times New Roman" w:hAnsi="Calibri" w:cs="Arial"/>
          <w:b w:val="0"/>
          <w:noProof/>
          <w:sz w:val="22"/>
          <w:szCs w:val="22"/>
          <w:lang w:val="en-US" w:eastAsia="en-US"/>
        </w:rPr>
      </w:pPr>
      <w:hyperlink w:anchor="_Toc368050353" w:history="1">
        <w:r w:rsidR="00F82E34" w:rsidRPr="00AE7367">
          <w:rPr>
            <w:rStyle w:val="affb"/>
            <w:noProof/>
          </w:rPr>
          <w:t>11.8.4</w:t>
        </w:r>
        <w:r w:rsidR="00F82E34" w:rsidRPr="00BE3BA1">
          <w:rPr>
            <w:rFonts w:ascii="Calibri" w:eastAsia="Times New Roman" w:hAnsi="Calibri" w:cs="Arial"/>
            <w:b w:val="0"/>
            <w:noProof/>
            <w:sz w:val="22"/>
            <w:szCs w:val="22"/>
            <w:lang w:val="en-US" w:eastAsia="en-US"/>
          </w:rPr>
          <w:tab/>
        </w:r>
        <w:r w:rsidR="00F82E34" w:rsidRPr="00AE7367">
          <w:rPr>
            <w:rStyle w:val="affb"/>
            <w:noProof/>
          </w:rPr>
          <w:t>String Literals</w:t>
        </w:r>
        <w:r w:rsidR="00F82E34">
          <w:rPr>
            <w:noProof/>
            <w:webHidden/>
          </w:rPr>
          <w:tab/>
        </w:r>
        <w:r w:rsidR="00F82E34">
          <w:rPr>
            <w:noProof/>
            <w:webHidden/>
          </w:rPr>
          <w:fldChar w:fldCharType="begin"/>
        </w:r>
        <w:r w:rsidR="00F82E34">
          <w:rPr>
            <w:noProof/>
            <w:webHidden/>
          </w:rPr>
          <w:instrText xml:space="preserve"> PAGEREF _Toc368050353 \h </w:instrText>
        </w:r>
        <w:r w:rsidR="00F82E34">
          <w:rPr>
            <w:noProof/>
            <w:webHidden/>
          </w:rPr>
        </w:r>
        <w:r w:rsidR="00F82E34">
          <w:rPr>
            <w:noProof/>
            <w:webHidden/>
          </w:rPr>
          <w:fldChar w:fldCharType="separate"/>
        </w:r>
        <w:r w:rsidR="00D433E8">
          <w:rPr>
            <w:noProof/>
            <w:webHidden/>
          </w:rPr>
          <w:t>109</w:t>
        </w:r>
        <w:r w:rsidR="00F82E34">
          <w:rPr>
            <w:noProof/>
            <w:webHidden/>
          </w:rPr>
          <w:fldChar w:fldCharType="end"/>
        </w:r>
      </w:hyperlink>
    </w:p>
    <w:p w14:paraId="53F7D3D6" w14:textId="77777777" w:rsidR="00F82E34" w:rsidRPr="00BE3BA1" w:rsidRDefault="00A649E2">
      <w:pPr>
        <w:pStyle w:val="3a"/>
        <w:rPr>
          <w:rFonts w:ascii="Calibri" w:eastAsia="Times New Roman" w:hAnsi="Calibri" w:cs="Arial"/>
          <w:b w:val="0"/>
          <w:noProof/>
          <w:sz w:val="22"/>
          <w:szCs w:val="22"/>
          <w:lang w:val="en-US" w:eastAsia="en-US"/>
        </w:rPr>
      </w:pPr>
      <w:hyperlink w:anchor="_Toc368050354" w:history="1">
        <w:r w:rsidR="00F82E34" w:rsidRPr="00AE7367">
          <w:rPr>
            <w:rStyle w:val="affb"/>
            <w:noProof/>
          </w:rPr>
          <w:t>11.8.5</w:t>
        </w:r>
        <w:r w:rsidR="00F82E34" w:rsidRPr="00BE3BA1">
          <w:rPr>
            <w:rFonts w:ascii="Calibri" w:eastAsia="Times New Roman" w:hAnsi="Calibri" w:cs="Arial"/>
            <w:b w:val="0"/>
            <w:noProof/>
            <w:sz w:val="22"/>
            <w:szCs w:val="22"/>
            <w:lang w:val="en-US" w:eastAsia="en-US"/>
          </w:rPr>
          <w:tab/>
        </w:r>
        <w:r w:rsidR="00F82E34" w:rsidRPr="00AE7367">
          <w:rPr>
            <w:rStyle w:val="affb"/>
            <w:noProof/>
          </w:rPr>
          <w:t>Regular Expression Literals</w:t>
        </w:r>
        <w:r w:rsidR="00F82E34">
          <w:rPr>
            <w:noProof/>
            <w:webHidden/>
          </w:rPr>
          <w:tab/>
        </w:r>
        <w:r w:rsidR="00F82E34">
          <w:rPr>
            <w:noProof/>
            <w:webHidden/>
          </w:rPr>
          <w:fldChar w:fldCharType="begin"/>
        </w:r>
        <w:r w:rsidR="00F82E34">
          <w:rPr>
            <w:noProof/>
            <w:webHidden/>
          </w:rPr>
          <w:instrText xml:space="preserve"> PAGEREF _Toc368050354 \h </w:instrText>
        </w:r>
        <w:r w:rsidR="00F82E34">
          <w:rPr>
            <w:noProof/>
            <w:webHidden/>
          </w:rPr>
        </w:r>
        <w:r w:rsidR="00F82E34">
          <w:rPr>
            <w:noProof/>
            <w:webHidden/>
          </w:rPr>
          <w:fldChar w:fldCharType="separate"/>
        </w:r>
        <w:r w:rsidR="00D433E8">
          <w:rPr>
            <w:noProof/>
            <w:webHidden/>
          </w:rPr>
          <w:t>111</w:t>
        </w:r>
        <w:r w:rsidR="00F82E34">
          <w:rPr>
            <w:noProof/>
            <w:webHidden/>
          </w:rPr>
          <w:fldChar w:fldCharType="end"/>
        </w:r>
      </w:hyperlink>
    </w:p>
    <w:p w14:paraId="6586AB28" w14:textId="77777777" w:rsidR="00F82E34" w:rsidRPr="00BE3BA1" w:rsidRDefault="00A649E2">
      <w:pPr>
        <w:pStyle w:val="3a"/>
        <w:rPr>
          <w:rFonts w:ascii="Calibri" w:eastAsia="Times New Roman" w:hAnsi="Calibri" w:cs="Arial"/>
          <w:b w:val="0"/>
          <w:noProof/>
          <w:sz w:val="22"/>
          <w:szCs w:val="22"/>
          <w:lang w:val="en-US" w:eastAsia="en-US"/>
        </w:rPr>
      </w:pPr>
      <w:hyperlink w:anchor="_Toc368050355" w:history="1">
        <w:r w:rsidR="00F82E34" w:rsidRPr="00AE7367">
          <w:rPr>
            <w:rStyle w:val="affb"/>
            <w:noProof/>
          </w:rPr>
          <w:t>11.8.6</w:t>
        </w:r>
        <w:r w:rsidR="00F82E34" w:rsidRPr="00BE3BA1">
          <w:rPr>
            <w:rFonts w:ascii="Calibri" w:eastAsia="Times New Roman" w:hAnsi="Calibri" w:cs="Arial"/>
            <w:b w:val="0"/>
            <w:noProof/>
            <w:sz w:val="22"/>
            <w:szCs w:val="22"/>
            <w:lang w:val="en-US" w:eastAsia="en-US"/>
          </w:rPr>
          <w:tab/>
        </w:r>
        <w:r w:rsidR="00F82E34" w:rsidRPr="00AE7367">
          <w:rPr>
            <w:rStyle w:val="affb"/>
            <w:noProof/>
          </w:rPr>
          <w:t>Template Literal Lexical Components</w:t>
        </w:r>
        <w:r w:rsidR="00F82E34">
          <w:rPr>
            <w:noProof/>
            <w:webHidden/>
          </w:rPr>
          <w:tab/>
        </w:r>
        <w:r w:rsidR="00F82E34">
          <w:rPr>
            <w:noProof/>
            <w:webHidden/>
          </w:rPr>
          <w:fldChar w:fldCharType="begin"/>
        </w:r>
        <w:r w:rsidR="00F82E34">
          <w:rPr>
            <w:noProof/>
            <w:webHidden/>
          </w:rPr>
          <w:instrText xml:space="preserve"> PAGEREF _Toc368050355 \h </w:instrText>
        </w:r>
        <w:r w:rsidR="00F82E34">
          <w:rPr>
            <w:noProof/>
            <w:webHidden/>
          </w:rPr>
        </w:r>
        <w:r w:rsidR="00F82E34">
          <w:rPr>
            <w:noProof/>
            <w:webHidden/>
          </w:rPr>
          <w:fldChar w:fldCharType="separate"/>
        </w:r>
        <w:r w:rsidR="00D433E8">
          <w:rPr>
            <w:noProof/>
            <w:webHidden/>
          </w:rPr>
          <w:t>113</w:t>
        </w:r>
        <w:r w:rsidR="00F82E34">
          <w:rPr>
            <w:noProof/>
            <w:webHidden/>
          </w:rPr>
          <w:fldChar w:fldCharType="end"/>
        </w:r>
      </w:hyperlink>
    </w:p>
    <w:p w14:paraId="7A610561" w14:textId="77777777" w:rsidR="00F82E34" w:rsidRPr="00BE3BA1" w:rsidRDefault="00A649E2">
      <w:pPr>
        <w:pStyle w:val="2c"/>
        <w:rPr>
          <w:rFonts w:ascii="Calibri" w:eastAsia="Times New Roman" w:hAnsi="Calibri" w:cs="Arial"/>
          <w:b w:val="0"/>
          <w:noProof/>
          <w:sz w:val="22"/>
          <w:szCs w:val="22"/>
          <w:lang w:val="en-US" w:eastAsia="en-US"/>
        </w:rPr>
      </w:pPr>
      <w:hyperlink w:anchor="_Toc368050356" w:history="1">
        <w:r w:rsidR="00F82E34" w:rsidRPr="00AE7367">
          <w:rPr>
            <w:rStyle w:val="affb"/>
            <w:noProof/>
          </w:rPr>
          <w:t>11.9</w:t>
        </w:r>
        <w:r w:rsidR="00F82E34" w:rsidRPr="00BE3BA1">
          <w:rPr>
            <w:rFonts w:ascii="Calibri" w:eastAsia="Times New Roman" w:hAnsi="Calibri" w:cs="Arial"/>
            <w:b w:val="0"/>
            <w:noProof/>
            <w:sz w:val="22"/>
            <w:szCs w:val="22"/>
            <w:lang w:val="en-US" w:eastAsia="en-US"/>
          </w:rPr>
          <w:tab/>
        </w:r>
        <w:r w:rsidR="00F82E34" w:rsidRPr="00AE7367">
          <w:rPr>
            <w:rStyle w:val="affb"/>
            <w:noProof/>
          </w:rPr>
          <w:t>Automatic Semicolon Insertion</w:t>
        </w:r>
        <w:r w:rsidR="00F82E34">
          <w:rPr>
            <w:noProof/>
            <w:webHidden/>
          </w:rPr>
          <w:tab/>
        </w:r>
        <w:r w:rsidR="00F82E34">
          <w:rPr>
            <w:noProof/>
            <w:webHidden/>
          </w:rPr>
          <w:fldChar w:fldCharType="begin"/>
        </w:r>
        <w:r w:rsidR="00F82E34">
          <w:rPr>
            <w:noProof/>
            <w:webHidden/>
          </w:rPr>
          <w:instrText xml:space="preserve"> PAGEREF _Toc368050356 \h </w:instrText>
        </w:r>
        <w:r w:rsidR="00F82E34">
          <w:rPr>
            <w:noProof/>
            <w:webHidden/>
          </w:rPr>
        </w:r>
        <w:r w:rsidR="00F82E34">
          <w:rPr>
            <w:noProof/>
            <w:webHidden/>
          </w:rPr>
          <w:fldChar w:fldCharType="separate"/>
        </w:r>
        <w:r w:rsidR="00D433E8">
          <w:rPr>
            <w:noProof/>
            <w:webHidden/>
          </w:rPr>
          <w:t>115</w:t>
        </w:r>
        <w:r w:rsidR="00F82E34">
          <w:rPr>
            <w:noProof/>
            <w:webHidden/>
          </w:rPr>
          <w:fldChar w:fldCharType="end"/>
        </w:r>
      </w:hyperlink>
    </w:p>
    <w:p w14:paraId="771850FF" w14:textId="77777777" w:rsidR="00F82E34" w:rsidRPr="00BE3BA1" w:rsidRDefault="00A649E2">
      <w:pPr>
        <w:pStyle w:val="3a"/>
        <w:rPr>
          <w:rFonts w:ascii="Calibri" w:eastAsia="Times New Roman" w:hAnsi="Calibri" w:cs="Arial"/>
          <w:b w:val="0"/>
          <w:noProof/>
          <w:sz w:val="22"/>
          <w:szCs w:val="22"/>
          <w:lang w:val="en-US" w:eastAsia="en-US"/>
        </w:rPr>
      </w:pPr>
      <w:hyperlink w:anchor="_Toc368050357" w:history="1">
        <w:r w:rsidR="00F82E34" w:rsidRPr="00AE7367">
          <w:rPr>
            <w:rStyle w:val="affb"/>
            <w:noProof/>
          </w:rPr>
          <w:t>11.9.1</w:t>
        </w:r>
        <w:r w:rsidR="00F82E34" w:rsidRPr="00BE3BA1">
          <w:rPr>
            <w:rFonts w:ascii="Calibri" w:eastAsia="Times New Roman" w:hAnsi="Calibri" w:cs="Arial"/>
            <w:b w:val="0"/>
            <w:noProof/>
            <w:sz w:val="22"/>
            <w:szCs w:val="22"/>
            <w:lang w:val="en-US" w:eastAsia="en-US"/>
          </w:rPr>
          <w:tab/>
        </w:r>
        <w:r w:rsidR="00F82E34" w:rsidRPr="00AE7367">
          <w:rPr>
            <w:rStyle w:val="affb"/>
            <w:noProof/>
          </w:rPr>
          <w:t>Rules of Automatic Semicolon Insertion</w:t>
        </w:r>
        <w:r w:rsidR="00F82E34">
          <w:rPr>
            <w:noProof/>
            <w:webHidden/>
          </w:rPr>
          <w:tab/>
        </w:r>
        <w:r w:rsidR="00F82E34">
          <w:rPr>
            <w:noProof/>
            <w:webHidden/>
          </w:rPr>
          <w:fldChar w:fldCharType="begin"/>
        </w:r>
        <w:r w:rsidR="00F82E34">
          <w:rPr>
            <w:noProof/>
            <w:webHidden/>
          </w:rPr>
          <w:instrText xml:space="preserve"> PAGEREF _Toc368050357 \h </w:instrText>
        </w:r>
        <w:r w:rsidR="00F82E34">
          <w:rPr>
            <w:noProof/>
            <w:webHidden/>
          </w:rPr>
        </w:r>
        <w:r w:rsidR="00F82E34">
          <w:rPr>
            <w:noProof/>
            <w:webHidden/>
          </w:rPr>
          <w:fldChar w:fldCharType="separate"/>
        </w:r>
        <w:r w:rsidR="00D433E8">
          <w:rPr>
            <w:noProof/>
            <w:webHidden/>
          </w:rPr>
          <w:t>115</w:t>
        </w:r>
        <w:r w:rsidR="00F82E34">
          <w:rPr>
            <w:noProof/>
            <w:webHidden/>
          </w:rPr>
          <w:fldChar w:fldCharType="end"/>
        </w:r>
      </w:hyperlink>
    </w:p>
    <w:p w14:paraId="7AE84317" w14:textId="77777777" w:rsidR="00F82E34" w:rsidRPr="00BE3BA1" w:rsidRDefault="00A649E2">
      <w:pPr>
        <w:pStyle w:val="3a"/>
        <w:rPr>
          <w:rFonts w:ascii="Calibri" w:eastAsia="Times New Roman" w:hAnsi="Calibri" w:cs="Arial"/>
          <w:b w:val="0"/>
          <w:noProof/>
          <w:sz w:val="22"/>
          <w:szCs w:val="22"/>
          <w:lang w:val="en-US" w:eastAsia="en-US"/>
        </w:rPr>
      </w:pPr>
      <w:hyperlink w:anchor="_Toc368050358" w:history="1">
        <w:r w:rsidR="00F82E34" w:rsidRPr="00AE7367">
          <w:rPr>
            <w:rStyle w:val="affb"/>
            <w:noProof/>
          </w:rPr>
          <w:t>11.9.2</w:t>
        </w:r>
        <w:r w:rsidR="00F82E34" w:rsidRPr="00BE3BA1">
          <w:rPr>
            <w:rFonts w:ascii="Calibri" w:eastAsia="Times New Roman" w:hAnsi="Calibri" w:cs="Arial"/>
            <w:b w:val="0"/>
            <w:noProof/>
            <w:sz w:val="22"/>
            <w:szCs w:val="22"/>
            <w:lang w:val="en-US" w:eastAsia="en-US"/>
          </w:rPr>
          <w:tab/>
        </w:r>
        <w:r w:rsidR="00F82E34" w:rsidRPr="00AE7367">
          <w:rPr>
            <w:rStyle w:val="affb"/>
            <w:noProof/>
          </w:rPr>
          <w:t>Examples of Automatic Semicolon Insertion</w:t>
        </w:r>
        <w:r w:rsidR="00F82E34">
          <w:rPr>
            <w:noProof/>
            <w:webHidden/>
          </w:rPr>
          <w:tab/>
        </w:r>
        <w:r w:rsidR="00F82E34">
          <w:rPr>
            <w:noProof/>
            <w:webHidden/>
          </w:rPr>
          <w:fldChar w:fldCharType="begin"/>
        </w:r>
        <w:r w:rsidR="00F82E34">
          <w:rPr>
            <w:noProof/>
            <w:webHidden/>
          </w:rPr>
          <w:instrText xml:space="preserve"> PAGEREF _Toc368050358 \h </w:instrText>
        </w:r>
        <w:r w:rsidR="00F82E34">
          <w:rPr>
            <w:noProof/>
            <w:webHidden/>
          </w:rPr>
        </w:r>
        <w:r w:rsidR="00F82E34">
          <w:rPr>
            <w:noProof/>
            <w:webHidden/>
          </w:rPr>
          <w:fldChar w:fldCharType="separate"/>
        </w:r>
        <w:r w:rsidR="00D433E8">
          <w:rPr>
            <w:noProof/>
            <w:webHidden/>
          </w:rPr>
          <w:t>116</w:t>
        </w:r>
        <w:r w:rsidR="00F82E34">
          <w:rPr>
            <w:noProof/>
            <w:webHidden/>
          </w:rPr>
          <w:fldChar w:fldCharType="end"/>
        </w:r>
      </w:hyperlink>
    </w:p>
    <w:p w14:paraId="3B62BE52" w14:textId="77777777" w:rsidR="00F82E34" w:rsidRPr="00BE3BA1" w:rsidRDefault="00A649E2">
      <w:pPr>
        <w:pStyle w:val="12"/>
        <w:rPr>
          <w:rFonts w:ascii="Calibri" w:eastAsia="Times New Roman" w:hAnsi="Calibri" w:cs="Arial"/>
          <w:b w:val="0"/>
          <w:noProof/>
          <w:sz w:val="22"/>
          <w:szCs w:val="22"/>
          <w:lang w:val="en-US" w:eastAsia="en-US"/>
        </w:rPr>
      </w:pPr>
      <w:hyperlink w:anchor="_Toc368050359" w:history="1">
        <w:r w:rsidR="00F82E34" w:rsidRPr="00AE7367">
          <w:rPr>
            <w:rStyle w:val="affb"/>
            <w:noProof/>
          </w:rPr>
          <w:t>12</w:t>
        </w:r>
        <w:r w:rsidR="00F82E34" w:rsidRPr="00BE3BA1">
          <w:rPr>
            <w:rFonts w:ascii="Calibri" w:eastAsia="Times New Roman" w:hAnsi="Calibri" w:cs="Arial"/>
            <w:b w:val="0"/>
            <w:noProof/>
            <w:sz w:val="22"/>
            <w:szCs w:val="22"/>
            <w:lang w:val="en-US" w:eastAsia="en-US"/>
          </w:rPr>
          <w:tab/>
        </w:r>
        <w:r w:rsidR="00F82E34" w:rsidRPr="00AE7367">
          <w:rPr>
            <w:rStyle w:val="affb"/>
            <w:noProof/>
          </w:rPr>
          <w:t>ECMAScript Language: Expressions</w:t>
        </w:r>
        <w:r w:rsidR="00F82E34">
          <w:rPr>
            <w:noProof/>
            <w:webHidden/>
          </w:rPr>
          <w:tab/>
        </w:r>
        <w:r w:rsidR="00F82E34">
          <w:rPr>
            <w:noProof/>
            <w:webHidden/>
          </w:rPr>
          <w:fldChar w:fldCharType="begin"/>
        </w:r>
        <w:r w:rsidR="00F82E34">
          <w:rPr>
            <w:noProof/>
            <w:webHidden/>
          </w:rPr>
          <w:instrText xml:space="preserve"> PAGEREF _Toc368050359 \h </w:instrText>
        </w:r>
        <w:r w:rsidR="00F82E34">
          <w:rPr>
            <w:noProof/>
            <w:webHidden/>
          </w:rPr>
        </w:r>
        <w:r w:rsidR="00F82E34">
          <w:rPr>
            <w:noProof/>
            <w:webHidden/>
          </w:rPr>
          <w:fldChar w:fldCharType="separate"/>
        </w:r>
        <w:r w:rsidR="00D433E8">
          <w:rPr>
            <w:noProof/>
            <w:webHidden/>
          </w:rPr>
          <w:t>117</w:t>
        </w:r>
        <w:r w:rsidR="00F82E34">
          <w:rPr>
            <w:noProof/>
            <w:webHidden/>
          </w:rPr>
          <w:fldChar w:fldCharType="end"/>
        </w:r>
      </w:hyperlink>
    </w:p>
    <w:p w14:paraId="562C1818" w14:textId="77777777" w:rsidR="00F82E34" w:rsidRPr="00BE3BA1" w:rsidRDefault="00A649E2">
      <w:pPr>
        <w:pStyle w:val="2c"/>
        <w:rPr>
          <w:rFonts w:ascii="Calibri" w:eastAsia="Times New Roman" w:hAnsi="Calibri" w:cs="Arial"/>
          <w:b w:val="0"/>
          <w:noProof/>
          <w:sz w:val="22"/>
          <w:szCs w:val="22"/>
          <w:lang w:val="en-US" w:eastAsia="en-US"/>
        </w:rPr>
      </w:pPr>
      <w:hyperlink w:anchor="_Toc368050360" w:history="1">
        <w:r w:rsidR="00F82E34" w:rsidRPr="00AE7367">
          <w:rPr>
            <w:rStyle w:val="affb"/>
            <w:noProof/>
          </w:rPr>
          <w:t>12.1</w:t>
        </w:r>
        <w:r w:rsidR="00F82E34" w:rsidRPr="00BE3BA1">
          <w:rPr>
            <w:rFonts w:ascii="Calibri" w:eastAsia="Times New Roman" w:hAnsi="Calibri" w:cs="Arial"/>
            <w:b w:val="0"/>
            <w:noProof/>
            <w:sz w:val="22"/>
            <w:szCs w:val="22"/>
            <w:lang w:val="en-US" w:eastAsia="en-US"/>
          </w:rPr>
          <w:tab/>
        </w:r>
        <w:r w:rsidR="00F82E34" w:rsidRPr="00AE7367">
          <w:rPr>
            <w:rStyle w:val="affb"/>
            <w:noProof/>
          </w:rPr>
          <w:t>Primary Expressions</w:t>
        </w:r>
        <w:r w:rsidR="00F82E34">
          <w:rPr>
            <w:noProof/>
            <w:webHidden/>
          </w:rPr>
          <w:tab/>
        </w:r>
        <w:r w:rsidR="00F82E34">
          <w:rPr>
            <w:noProof/>
            <w:webHidden/>
          </w:rPr>
          <w:fldChar w:fldCharType="begin"/>
        </w:r>
        <w:r w:rsidR="00F82E34">
          <w:rPr>
            <w:noProof/>
            <w:webHidden/>
          </w:rPr>
          <w:instrText xml:space="preserve"> PAGEREF _Toc368050360 \h </w:instrText>
        </w:r>
        <w:r w:rsidR="00F82E34">
          <w:rPr>
            <w:noProof/>
            <w:webHidden/>
          </w:rPr>
        </w:r>
        <w:r w:rsidR="00F82E34">
          <w:rPr>
            <w:noProof/>
            <w:webHidden/>
          </w:rPr>
          <w:fldChar w:fldCharType="separate"/>
        </w:r>
        <w:r w:rsidR="00D433E8">
          <w:rPr>
            <w:noProof/>
            <w:webHidden/>
          </w:rPr>
          <w:t>117</w:t>
        </w:r>
        <w:r w:rsidR="00F82E34">
          <w:rPr>
            <w:noProof/>
            <w:webHidden/>
          </w:rPr>
          <w:fldChar w:fldCharType="end"/>
        </w:r>
      </w:hyperlink>
    </w:p>
    <w:p w14:paraId="74A5356B" w14:textId="77777777" w:rsidR="00F82E34" w:rsidRPr="00BE3BA1" w:rsidRDefault="00A649E2">
      <w:pPr>
        <w:pStyle w:val="3a"/>
        <w:rPr>
          <w:rFonts w:ascii="Calibri" w:eastAsia="Times New Roman" w:hAnsi="Calibri" w:cs="Arial"/>
          <w:b w:val="0"/>
          <w:noProof/>
          <w:sz w:val="22"/>
          <w:szCs w:val="22"/>
          <w:lang w:val="en-US" w:eastAsia="en-US"/>
        </w:rPr>
      </w:pPr>
      <w:hyperlink w:anchor="_Toc368050361" w:history="1">
        <w:r w:rsidR="00F82E34" w:rsidRPr="00AE7367">
          <w:rPr>
            <w:rStyle w:val="affb"/>
            <w:noProof/>
          </w:rPr>
          <w:t>12.1.0</w:t>
        </w:r>
        <w:r w:rsidR="00F82E34" w:rsidRPr="00BE3BA1">
          <w:rPr>
            <w:rFonts w:ascii="Calibri" w:eastAsia="Times New Roman" w:hAnsi="Calibri" w:cs="Arial"/>
            <w:b w:val="0"/>
            <w:noProof/>
            <w:sz w:val="22"/>
            <w:szCs w:val="22"/>
            <w:lang w:val="en-US" w:eastAsia="en-US"/>
          </w:rPr>
          <w:tab/>
        </w:r>
        <w:r w:rsidR="00F82E34" w:rsidRPr="00AE7367">
          <w:rPr>
            <w:rStyle w:val="affb"/>
            <w:noProof/>
          </w:rPr>
          <w:t>Semantics</w:t>
        </w:r>
        <w:r w:rsidR="00F82E34">
          <w:rPr>
            <w:noProof/>
            <w:webHidden/>
          </w:rPr>
          <w:tab/>
        </w:r>
        <w:r w:rsidR="00F82E34">
          <w:rPr>
            <w:noProof/>
            <w:webHidden/>
          </w:rPr>
          <w:fldChar w:fldCharType="begin"/>
        </w:r>
        <w:r w:rsidR="00F82E34">
          <w:rPr>
            <w:noProof/>
            <w:webHidden/>
          </w:rPr>
          <w:instrText xml:space="preserve"> PAGEREF _Toc368050361 \h </w:instrText>
        </w:r>
        <w:r w:rsidR="00F82E34">
          <w:rPr>
            <w:noProof/>
            <w:webHidden/>
          </w:rPr>
        </w:r>
        <w:r w:rsidR="00F82E34">
          <w:rPr>
            <w:noProof/>
            <w:webHidden/>
          </w:rPr>
          <w:fldChar w:fldCharType="separate"/>
        </w:r>
        <w:r w:rsidR="00D433E8">
          <w:rPr>
            <w:noProof/>
            <w:webHidden/>
          </w:rPr>
          <w:t>117</w:t>
        </w:r>
        <w:r w:rsidR="00F82E34">
          <w:rPr>
            <w:noProof/>
            <w:webHidden/>
          </w:rPr>
          <w:fldChar w:fldCharType="end"/>
        </w:r>
      </w:hyperlink>
    </w:p>
    <w:p w14:paraId="00FF4EDF" w14:textId="77777777" w:rsidR="00F82E34" w:rsidRPr="00BE3BA1" w:rsidRDefault="00A649E2">
      <w:pPr>
        <w:pStyle w:val="3a"/>
        <w:rPr>
          <w:rFonts w:ascii="Calibri" w:eastAsia="Times New Roman" w:hAnsi="Calibri" w:cs="Arial"/>
          <w:b w:val="0"/>
          <w:noProof/>
          <w:sz w:val="22"/>
          <w:szCs w:val="22"/>
          <w:lang w:val="en-US" w:eastAsia="en-US"/>
        </w:rPr>
      </w:pPr>
      <w:hyperlink w:anchor="_Toc368050362" w:history="1">
        <w:r w:rsidR="00F82E34" w:rsidRPr="00AE7367">
          <w:rPr>
            <w:rStyle w:val="affb"/>
            <w:noProof/>
          </w:rPr>
          <w:t>12.1.1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this</w:t>
        </w:r>
        <w:r w:rsidR="00F82E34" w:rsidRPr="00AE7367">
          <w:rPr>
            <w:rStyle w:val="affb"/>
            <w:noProof/>
          </w:rPr>
          <w:t xml:space="preserve"> Keyword</w:t>
        </w:r>
        <w:r w:rsidR="00F82E34">
          <w:rPr>
            <w:noProof/>
            <w:webHidden/>
          </w:rPr>
          <w:tab/>
        </w:r>
        <w:r w:rsidR="00F82E34">
          <w:rPr>
            <w:noProof/>
            <w:webHidden/>
          </w:rPr>
          <w:fldChar w:fldCharType="begin"/>
        </w:r>
        <w:r w:rsidR="00F82E34">
          <w:rPr>
            <w:noProof/>
            <w:webHidden/>
          </w:rPr>
          <w:instrText xml:space="preserve"> PAGEREF _Toc368050362 \h </w:instrText>
        </w:r>
        <w:r w:rsidR="00F82E34">
          <w:rPr>
            <w:noProof/>
            <w:webHidden/>
          </w:rPr>
        </w:r>
        <w:r w:rsidR="00F82E34">
          <w:rPr>
            <w:noProof/>
            <w:webHidden/>
          </w:rPr>
          <w:fldChar w:fldCharType="separate"/>
        </w:r>
        <w:r w:rsidR="00D433E8">
          <w:rPr>
            <w:noProof/>
            <w:webHidden/>
          </w:rPr>
          <w:t>118</w:t>
        </w:r>
        <w:r w:rsidR="00F82E34">
          <w:rPr>
            <w:noProof/>
            <w:webHidden/>
          </w:rPr>
          <w:fldChar w:fldCharType="end"/>
        </w:r>
      </w:hyperlink>
    </w:p>
    <w:p w14:paraId="5D81845F" w14:textId="77777777" w:rsidR="00F82E34" w:rsidRPr="00BE3BA1" w:rsidRDefault="00A649E2">
      <w:pPr>
        <w:pStyle w:val="3a"/>
        <w:rPr>
          <w:rFonts w:ascii="Calibri" w:eastAsia="Times New Roman" w:hAnsi="Calibri" w:cs="Arial"/>
          <w:b w:val="0"/>
          <w:noProof/>
          <w:sz w:val="22"/>
          <w:szCs w:val="22"/>
          <w:lang w:val="en-US" w:eastAsia="en-US"/>
        </w:rPr>
      </w:pPr>
      <w:hyperlink w:anchor="_Toc368050363" w:history="1">
        <w:r w:rsidR="00F82E34" w:rsidRPr="00AE7367">
          <w:rPr>
            <w:rStyle w:val="affb"/>
            <w:noProof/>
          </w:rPr>
          <w:t>12.1.2</w:t>
        </w:r>
        <w:r w:rsidR="00F82E34" w:rsidRPr="00BE3BA1">
          <w:rPr>
            <w:rFonts w:ascii="Calibri" w:eastAsia="Times New Roman" w:hAnsi="Calibri" w:cs="Arial"/>
            <w:b w:val="0"/>
            <w:noProof/>
            <w:sz w:val="22"/>
            <w:szCs w:val="22"/>
            <w:lang w:val="en-US" w:eastAsia="en-US"/>
          </w:rPr>
          <w:tab/>
        </w:r>
        <w:r w:rsidR="00F82E34" w:rsidRPr="00AE7367">
          <w:rPr>
            <w:rStyle w:val="affb"/>
            <w:noProof/>
          </w:rPr>
          <w:t>Identifier Reference</w:t>
        </w:r>
        <w:r w:rsidR="00F82E34">
          <w:rPr>
            <w:noProof/>
            <w:webHidden/>
          </w:rPr>
          <w:tab/>
        </w:r>
        <w:r w:rsidR="00F82E34">
          <w:rPr>
            <w:noProof/>
            <w:webHidden/>
          </w:rPr>
          <w:fldChar w:fldCharType="begin"/>
        </w:r>
        <w:r w:rsidR="00F82E34">
          <w:rPr>
            <w:noProof/>
            <w:webHidden/>
          </w:rPr>
          <w:instrText xml:space="preserve"> PAGEREF _Toc368050363 \h </w:instrText>
        </w:r>
        <w:r w:rsidR="00F82E34">
          <w:rPr>
            <w:noProof/>
            <w:webHidden/>
          </w:rPr>
        </w:r>
        <w:r w:rsidR="00F82E34">
          <w:rPr>
            <w:noProof/>
            <w:webHidden/>
          </w:rPr>
          <w:fldChar w:fldCharType="separate"/>
        </w:r>
        <w:r w:rsidR="00D433E8">
          <w:rPr>
            <w:noProof/>
            <w:webHidden/>
          </w:rPr>
          <w:t>118</w:t>
        </w:r>
        <w:r w:rsidR="00F82E34">
          <w:rPr>
            <w:noProof/>
            <w:webHidden/>
          </w:rPr>
          <w:fldChar w:fldCharType="end"/>
        </w:r>
      </w:hyperlink>
    </w:p>
    <w:p w14:paraId="4CC015AA" w14:textId="77777777" w:rsidR="00F82E34" w:rsidRPr="00BE3BA1" w:rsidRDefault="00A649E2">
      <w:pPr>
        <w:pStyle w:val="3a"/>
        <w:rPr>
          <w:rFonts w:ascii="Calibri" w:eastAsia="Times New Roman" w:hAnsi="Calibri" w:cs="Arial"/>
          <w:b w:val="0"/>
          <w:noProof/>
          <w:sz w:val="22"/>
          <w:szCs w:val="22"/>
          <w:lang w:val="en-US" w:eastAsia="en-US"/>
        </w:rPr>
      </w:pPr>
      <w:hyperlink w:anchor="_Toc368050364" w:history="1">
        <w:r w:rsidR="00F82E34" w:rsidRPr="00AE7367">
          <w:rPr>
            <w:rStyle w:val="affb"/>
            <w:noProof/>
          </w:rPr>
          <w:t>12.1.3</w:t>
        </w:r>
        <w:r w:rsidR="00F82E34" w:rsidRPr="00BE3BA1">
          <w:rPr>
            <w:rFonts w:ascii="Calibri" w:eastAsia="Times New Roman" w:hAnsi="Calibri" w:cs="Arial"/>
            <w:b w:val="0"/>
            <w:noProof/>
            <w:sz w:val="22"/>
            <w:szCs w:val="22"/>
            <w:lang w:val="en-US" w:eastAsia="en-US"/>
          </w:rPr>
          <w:tab/>
        </w:r>
        <w:r w:rsidR="00F82E34" w:rsidRPr="00AE7367">
          <w:rPr>
            <w:rStyle w:val="affb"/>
            <w:noProof/>
          </w:rPr>
          <w:t>Literals</w:t>
        </w:r>
        <w:r w:rsidR="00F82E34">
          <w:rPr>
            <w:noProof/>
            <w:webHidden/>
          </w:rPr>
          <w:tab/>
        </w:r>
        <w:r w:rsidR="00F82E34">
          <w:rPr>
            <w:noProof/>
            <w:webHidden/>
          </w:rPr>
          <w:fldChar w:fldCharType="begin"/>
        </w:r>
        <w:r w:rsidR="00F82E34">
          <w:rPr>
            <w:noProof/>
            <w:webHidden/>
          </w:rPr>
          <w:instrText xml:space="preserve"> PAGEREF _Toc368050364 \h </w:instrText>
        </w:r>
        <w:r w:rsidR="00F82E34">
          <w:rPr>
            <w:noProof/>
            <w:webHidden/>
          </w:rPr>
        </w:r>
        <w:r w:rsidR="00F82E34">
          <w:rPr>
            <w:noProof/>
            <w:webHidden/>
          </w:rPr>
          <w:fldChar w:fldCharType="separate"/>
        </w:r>
        <w:r w:rsidR="00D433E8">
          <w:rPr>
            <w:noProof/>
            <w:webHidden/>
          </w:rPr>
          <w:t>119</w:t>
        </w:r>
        <w:r w:rsidR="00F82E34">
          <w:rPr>
            <w:noProof/>
            <w:webHidden/>
          </w:rPr>
          <w:fldChar w:fldCharType="end"/>
        </w:r>
      </w:hyperlink>
    </w:p>
    <w:p w14:paraId="000C084F" w14:textId="77777777" w:rsidR="00F82E34" w:rsidRPr="00BE3BA1" w:rsidRDefault="00A649E2">
      <w:pPr>
        <w:pStyle w:val="3a"/>
        <w:rPr>
          <w:rFonts w:ascii="Calibri" w:eastAsia="Times New Roman" w:hAnsi="Calibri" w:cs="Arial"/>
          <w:b w:val="0"/>
          <w:noProof/>
          <w:sz w:val="22"/>
          <w:szCs w:val="22"/>
          <w:lang w:val="en-US" w:eastAsia="en-US"/>
        </w:rPr>
      </w:pPr>
      <w:hyperlink w:anchor="_Toc368050365" w:history="1">
        <w:r w:rsidR="00F82E34" w:rsidRPr="00AE7367">
          <w:rPr>
            <w:rStyle w:val="affb"/>
            <w:noProof/>
          </w:rPr>
          <w:t>12.1.4</w:t>
        </w:r>
        <w:r w:rsidR="00F82E34" w:rsidRPr="00BE3BA1">
          <w:rPr>
            <w:rFonts w:ascii="Calibri" w:eastAsia="Times New Roman" w:hAnsi="Calibri" w:cs="Arial"/>
            <w:b w:val="0"/>
            <w:noProof/>
            <w:sz w:val="22"/>
            <w:szCs w:val="22"/>
            <w:lang w:val="en-US" w:eastAsia="en-US"/>
          </w:rPr>
          <w:tab/>
        </w:r>
        <w:r w:rsidR="00F82E34" w:rsidRPr="00AE7367">
          <w:rPr>
            <w:rStyle w:val="affb"/>
            <w:noProof/>
          </w:rPr>
          <w:t>Array Initialiser</w:t>
        </w:r>
        <w:r w:rsidR="00F82E34">
          <w:rPr>
            <w:noProof/>
            <w:webHidden/>
          </w:rPr>
          <w:tab/>
        </w:r>
        <w:r w:rsidR="00F82E34">
          <w:rPr>
            <w:noProof/>
            <w:webHidden/>
          </w:rPr>
          <w:fldChar w:fldCharType="begin"/>
        </w:r>
        <w:r w:rsidR="00F82E34">
          <w:rPr>
            <w:noProof/>
            <w:webHidden/>
          </w:rPr>
          <w:instrText xml:space="preserve"> PAGEREF _Toc368050365 \h </w:instrText>
        </w:r>
        <w:r w:rsidR="00F82E34">
          <w:rPr>
            <w:noProof/>
            <w:webHidden/>
          </w:rPr>
        </w:r>
        <w:r w:rsidR="00F82E34">
          <w:rPr>
            <w:noProof/>
            <w:webHidden/>
          </w:rPr>
          <w:fldChar w:fldCharType="separate"/>
        </w:r>
        <w:r w:rsidR="00D433E8">
          <w:rPr>
            <w:noProof/>
            <w:webHidden/>
          </w:rPr>
          <w:t>119</w:t>
        </w:r>
        <w:r w:rsidR="00F82E34">
          <w:rPr>
            <w:noProof/>
            <w:webHidden/>
          </w:rPr>
          <w:fldChar w:fldCharType="end"/>
        </w:r>
      </w:hyperlink>
    </w:p>
    <w:p w14:paraId="68A7613D" w14:textId="77777777" w:rsidR="00F82E34" w:rsidRPr="00BE3BA1" w:rsidRDefault="00A649E2">
      <w:pPr>
        <w:pStyle w:val="3a"/>
        <w:rPr>
          <w:rFonts w:ascii="Calibri" w:eastAsia="Times New Roman" w:hAnsi="Calibri" w:cs="Arial"/>
          <w:b w:val="0"/>
          <w:noProof/>
          <w:sz w:val="22"/>
          <w:szCs w:val="22"/>
          <w:lang w:val="en-US" w:eastAsia="en-US"/>
        </w:rPr>
      </w:pPr>
      <w:hyperlink w:anchor="_Toc368050366" w:history="1">
        <w:r w:rsidR="00F82E34" w:rsidRPr="00AE7367">
          <w:rPr>
            <w:rStyle w:val="affb"/>
            <w:noProof/>
          </w:rPr>
          <w:t>12.1.5</w:t>
        </w:r>
        <w:r w:rsidR="00F82E34" w:rsidRPr="00BE3BA1">
          <w:rPr>
            <w:rFonts w:ascii="Calibri" w:eastAsia="Times New Roman" w:hAnsi="Calibri" w:cs="Arial"/>
            <w:b w:val="0"/>
            <w:noProof/>
            <w:sz w:val="22"/>
            <w:szCs w:val="22"/>
            <w:lang w:val="en-US" w:eastAsia="en-US"/>
          </w:rPr>
          <w:tab/>
        </w:r>
        <w:r w:rsidR="00F82E34" w:rsidRPr="00AE7367">
          <w:rPr>
            <w:rStyle w:val="affb"/>
            <w:noProof/>
          </w:rPr>
          <w:t>Object Initialiser</w:t>
        </w:r>
        <w:r w:rsidR="00F82E34">
          <w:rPr>
            <w:noProof/>
            <w:webHidden/>
          </w:rPr>
          <w:tab/>
        </w:r>
        <w:r w:rsidR="00F82E34">
          <w:rPr>
            <w:noProof/>
            <w:webHidden/>
          </w:rPr>
          <w:fldChar w:fldCharType="begin"/>
        </w:r>
        <w:r w:rsidR="00F82E34">
          <w:rPr>
            <w:noProof/>
            <w:webHidden/>
          </w:rPr>
          <w:instrText xml:space="preserve"> PAGEREF _Toc368050366 \h </w:instrText>
        </w:r>
        <w:r w:rsidR="00F82E34">
          <w:rPr>
            <w:noProof/>
            <w:webHidden/>
          </w:rPr>
        </w:r>
        <w:r w:rsidR="00F82E34">
          <w:rPr>
            <w:noProof/>
            <w:webHidden/>
          </w:rPr>
          <w:fldChar w:fldCharType="separate"/>
        </w:r>
        <w:r w:rsidR="00D433E8">
          <w:rPr>
            <w:noProof/>
            <w:webHidden/>
          </w:rPr>
          <w:t>124</w:t>
        </w:r>
        <w:r w:rsidR="00F82E34">
          <w:rPr>
            <w:noProof/>
            <w:webHidden/>
          </w:rPr>
          <w:fldChar w:fldCharType="end"/>
        </w:r>
      </w:hyperlink>
    </w:p>
    <w:p w14:paraId="784A573F" w14:textId="77777777" w:rsidR="00F82E34" w:rsidRPr="00BE3BA1" w:rsidRDefault="00A649E2">
      <w:pPr>
        <w:pStyle w:val="3a"/>
        <w:rPr>
          <w:rFonts w:ascii="Calibri" w:eastAsia="Times New Roman" w:hAnsi="Calibri" w:cs="Arial"/>
          <w:b w:val="0"/>
          <w:noProof/>
          <w:sz w:val="22"/>
          <w:szCs w:val="22"/>
          <w:lang w:val="en-US" w:eastAsia="en-US"/>
        </w:rPr>
      </w:pPr>
      <w:hyperlink w:anchor="_Toc368050367" w:history="1">
        <w:r w:rsidR="00F82E34" w:rsidRPr="00AE7367">
          <w:rPr>
            <w:rStyle w:val="affb"/>
            <w:noProof/>
          </w:rPr>
          <w:t>12.1.6</w:t>
        </w:r>
        <w:r w:rsidR="00F82E34" w:rsidRPr="00BE3BA1">
          <w:rPr>
            <w:rFonts w:ascii="Calibri" w:eastAsia="Times New Roman" w:hAnsi="Calibri" w:cs="Arial"/>
            <w:b w:val="0"/>
            <w:noProof/>
            <w:sz w:val="22"/>
            <w:szCs w:val="22"/>
            <w:lang w:val="en-US" w:eastAsia="en-US"/>
          </w:rPr>
          <w:tab/>
        </w:r>
        <w:r w:rsidR="00F82E34" w:rsidRPr="00AE7367">
          <w:rPr>
            <w:rStyle w:val="affb"/>
            <w:noProof/>
          </w:rPr>
          <w:t>Function Defining Expressions</w:t>
        </w:r>
        <w:r w:rsidR="00F82E34">
          <w:rPr>
            <w:noProof/>
            <w:webHidden/>
          </w:rPr>
          <w:tab/>
        </w:r>
        <w:r w:rsidR="00F82E34">
          <w:rPr>
            <w:noProof/>
            <w:webHidden/>
          </w:rPr>
          <w:fldChar w:fldCharType="begin"/>
        </w:r>
        <w:r w:rsidR="00F82E34">
          <w:rPr>
            <w:noProof/>
            <w:webHidden/>
          </w:rPr>
          <w:instrText xml:space="preserve"> PAGEREF _Toc368050367 \h </w:instrText>
        </w:r>
        <w:r w:rsidR="00F82E34">
          <w:rPr>
            <w:noProof/>
            <w:webHidden/>
          </w:rPr>
        </w:r>
        <w:r w:rsidR="00F82E34">
          <w:rPr>
            <w:noProof/>
            <w:webHidden/>
          </w:rPr>
          <w:fldChar w:fldCharType="separate"/>
        </w:r>
        <w:r w:rsidR="00D433E8">
          <w:rPr>
            <w:noProof/>
            <w:webHidden/>
          </w:rPr>
          <w:t>128</w:t>
        </w:r>
        <w:r w:rsidR="00F82E34">
          <w:rPr>
            <w:noProof/>
            <w:webHidden/>
          </w:rPr>
          <w:fldChar w:fldCharType="end"/>
        </w:r>
      </w:hyperlink>
    </w:p>
    <w:p w14:paraId="5701FD8D" w14:textId="77777777" w:rsidR="00F82E34" w:rsidRPr="00BE3BA1" w:rsidRDefault="00A649E2">
      <w:pPr>
        <w:pStyle w:val="3a"/>
        <w:rPr>
          <w:rFonts w:ascii="Calibri" w:eastAsia="Times New Roman" w:hAnsi="Calibri" w:cs="Arial"/>
          <w:b w:val="0"/>
          <w:noProof/>
          <w:sz w:val="22"/>
          <w:szCs w:val="22"/>
          <w:lang w:val="en-US" w:eastAsia="en-US"/>
        </w:rPr>
      </w:pPr>
      <w:hyperlink w:anchor="_Toc368050368" w:history="1">
        <w:r w:rsidR="00F82E34" w:rsidRPr="00AE7367">
          <w:rPr>
            <w:rStyle w:val="affb"/>
            <w:noProof/>
          </w:rPr>
          <w:t>12.1.7</w:t>
        </w:r>
        <w:r w:rsidR="00F82E34" w:rsidRPr="00BE3BA1">
          <w:rPr>
            <w:rFonts w:ascii="Calibri" w:eastAsia="Times New Roman" w:hAnsi="Calibri" w:cs="Arial"/>
            <w:b w:val="0"/>
            <w:noProof/>
            <w:sz w:val="22"/>
            <w:szCs w:val="22"/>
            <w:lang w:val="en-US" w:eastAsia="en-US"/>
          </w:rPr>
          <w:tab/>
        </w:r>
        <w:r w:rsidR="00F82E34" w:rsidRPr="00AE7367">
          <w:rPr>
            <w:rStyle w:val="affb"/>
            <w:noProof/>
          </w:rPr>
          <w:t>Generator Comprehensions</w:t>
        </w:r>
        <w:r w:rsidR="00F82E34">
          <w:rPr>
            <w:noProof/>
            <w:webHidden/>
          </w:rPr>
          <w:tab/>
        </w:r>
        <w:r w:rsidR="00F82E34">
          <w:rPr>
            <w:noProof/>
            <w:webHidden/>
          </w:rPr>
          <w:fldChar w:fldCharType="begin"/>
        </w:r>
        <w:r w:rsidR="00F82E34">
          <w:rPr>
            <w:noProof/>
            <w:webHidden/>
          </w:rPr>
          <w:instrText xml:space="preserve"> PAGEREF _Toc368050368 \h </w:instrText>
        </w:r>
        <w:r w:rsidR="00F82E34">
          <w:rPr>
            <w:noProof/>
            <w:webHidden/>
          </w:rPr>
        </w:r>
        <w:r w:rsidR="00F82E34">
          <w:rPr>
            <w:noProof/>
            <w:webHidden/>
          </w:rPr>
          <w:fldChar w:fldCharType="separate"/>
        </w:r>
        <w:r w:rsidR="00D433E8">
          <w:rPr>
            <w:noProof/>
            <w:webHidden/>
          </w:rPr>
          <w:t>128</w:t>
        </w:r>
        <w:r w:rsidR="00F82E34">
          <w:rPr>
            <w:noProof/>
            <w:webHidden/>
          </w:rPr>
          <w:fldChar w:fldCharType="end"/>
        </w:r>
      </w:hyperlink>
    </w:p>
    <w:p w14:paraId="0268F932" w14:textId="77777777" w:rsidR="00F82E34" w:rsidRPr="00BE3BA1" w:rsidRDefault="00A649E2">
      <w:pPr>
        <w:pStyle w:val="3a"/>
        <w:rPr>
          <w:rFonts w:ascii="Calibri" w:eastAsia="Times New Roman" w:hAnsi="Calibri" w:cs="Arial"/>
          <w:b w:val="0"/>
          <w:noProof/>
          <w:sz w:val="22"/>
          <w:szCs w:val="22"/>
          <w:lang w:val="en-US" w:eastAsia="en-US"/>
        </w:rPr>
      </w:pPr>
      <w:hyperlink w:anchor="_Toc368050369" w:history="1">
        <w:r w:rsidR="00F82E34" w:rsidRPr="00AE7367">
          <w:rPr>
            <w:rStyle w:val="affb"/>
            <w:noProof/>
          </w:rPr>
          <w:t>12.1.8</w:t>
        </w:r>
        <w:r w:rsidR="00F82E34" w:rsidRPr="00BE3BA1">
          <w:rPr>
            <w:rFonts w:ascii="Calibri" w:eastAsia="Times New Roman" w:hAnsi="Calibri" w:cs="Arial"/>
            <w:b w:val="0"/>
            <w:noProof/>
            <w:sz w:val="22"/>
            <w:szCs w:val="22"/>
            <w:lang w:val="en-US" w:eastAsia="en-US"/>
          </w:rPr>
          <w:tab/>
        </w:r>
        <w:r w:rsidR="00F82E34" w:rsidRPr="00AE7367">
          <w:rPr>
            <w:rStyle w:val="affb"/>
            <w:noProof/>
          </w:rPr>
          <w:t>Regular Expression Literals</w:t>
        </w:r>
        <w:r w:rsidR="00F82E34">
          <w:rPr>
            <w:noProof/>
            <w:webHidden/>
          </w:rPr>
          <w:tab/>
        </w:r>
        <w:r w:rsidR="00F82E34">
          <w:rPr>
            <w:noProof/>
            <w:webHidden/>
          </w:rPr>
          <w:fldChar w:fldCharType="begin"/>
        </w:r>
        <w:r w:rsidR="00F82E34">
          <w:rPr>
            <w:noProof/>
            <w:webHidden/>
          </w:rPr>
          <w:instrText xml:space="preserve"> PAGEREF _Toc368050369 \h </w:instrText>
        </w:r>
        <w:r w:rsidR="00F82E34">
          <w:rPr>
            <w:noProof/>
            <w:webHidden/>
          </w:rPr>
        </w:r>
        <w:r w:rsidR="00F82E34">
          <w:rPr>
            <w:noProof/>
            <w:webHidden/>
          </w:rPr>
          <w:fldChar w:fldCharType="separate"/>
        </w:r>
        <w:r w:rsidR="00D433E8">
          <w:rPr>
            <w:noProof/>
            <w:webHidden/>
          </w:rPr>
          <w:t>129</w:t>
        </w:r>
        <w:r w:rsidR="00F82E34">
          <w:rPr>
            <w:noProof/>
            <w:webHidden/>
          </w:rPr>
          <w:fldChar w:fldCharType="end"/>
        </w:r>
      </w:hyperlink>
    </w:p>
    <w:p w14:paraId="102CA705" w14:textId="77777777" w:rsidR="00F82E34" w:rsidRPr="00BE3BA1" w:rsidRDefault="00A649E2">
      <w:pPr>
        <w:pStyle w:val="3a"/>
        <w:rPr>
          <w:rFonts w:ascii="Calibri" w:eastAsia="Times New Roman" w:hAnsi="Calibri" w:cs="Arial"/>
          <w:b w:val="0"/>
          <w:noProof/>
          <w:sz w:val="22"/>
          <w:szCs w:val="22"/>
          <w:lang w:val="en-US" w:eastAsia="en-US"/>
        </w:rPr>
      </w:pPr>
      <w:hyperlink w:anchor="_Toc368050370" w:history="1">
        <w:r w:rsidR="00F82E34" w:rsidRPr="00AE7367">
          <w:rPr>
            <w:rStyle w:val="affb"/>
            <w:noProof/>
          </w:rPr>
          <w:t>12.1.9</w:t>
        </w:r>
        <w:r w:rsidR="00F82E34" w:rsidRPr="00BE3BA1">
          <w:rPr>
            <w:rFonts w:ascii="Calibri" w:eastAsia="Times New Roman" w:hAnsi="Calibri" w:cs="Arial"/>
            <w:b w:val="0"/>
            <w:noProof/>
            <w:sz w:val="22"/>
            <w:szCs w:val="22"/>
            <w:lang w:val="en-US" w:eastAsia="en-US"/>
          </w:rPr>
          <w:tab/>
        </w:r>
        <w:r w:rsidR="00F82E34" w:rsidRPr="00AE7367">
          <w:rPr>
            <w:rStyle w:val="affb"/>
            <w:noProof/>
          </w:rPr>
          <w:t>Template Literals</w:t>
        </w:r>
        <w:r w:rsidR="00F82E34">
          <w:rPr>
            <w:noProof/>
            <w:webHidden/>
          </w:rPr>
          <w:tab/>
        </w:r>
        <w:r w:rsidR="00F82E34">
          <w:rPr>
            <w:noProof/>
            <w:webHidden/>
          </w:rPr>
          <w:fldChar w:fldCharType="begin"/>
        </w:r>
        <w:r w:rsidR="00F82E34">
          <w:rPr>
            <w:noProof/>
            <w:webHidden/>
          </w:rPr>
          <w:instrText xml:space="preserve"> PAGEREF _Toc368050370 \h </w:instrText>
        </w:r>
        <w:r w:rsidR="00F82E34">
          <w:rPr>
            <w:noProof/>
            <w:webHidden/>
          </w:rPr>
        </w:r>
        <w:r w:rsidR="00F82E34">
          <w:rPr>
            <w:noProof/>
            <w:webHidden/>
          </w:rPr>
          <w:fldChar w:fldCharType="separate"/>
        </w:r>
        <w:r w:rsidR="00D433E8">
          <w:rPr>
            <w:noProof/>
            <w:webHidden/>
          </w:rPr>
          <w:t>130</w:t>
        </w:r>
        <w:r w:rsidR="00F82E34">
          <w:rPr>
            <w:noProof/>
            <w:webHidden/>
          </w:rPr>
          <w:fldChar w:fldCharType="end"/>
        </w:r>
      </w:hyperlink>
    </w:p>
    <w:p w14:paraId="1C10129C" w14:textId="77777777" w:rsidR="00F82E34" w:rsidRPr="00BE3BA1" w:rsidRDefault="00A649E2">
      <w:pPr>
        <w:pStyle w:val="3a"/>
        <w:rPr>
          <w:rFonts w:ascii="Calibri" w:eastAsia="Times New Roman" w:hAnsi="Calibri" w:cs="Arial"/>
          <w:b w:val="0"/>
          <w:noProof/>
          <w:sz w:val="22"/>
          <w:szCs w:val="22"/>
          <w:lang w:val="en-US" w:eastAsia="en-US"/>
        </w:rPr>
      </w:pPr>
      <w:hyperlink w:anchor="_Toc368050371" w:history="1">
        <w:r w:rsidR="00F82E34" w:rsidRPr="00AE7367">
          <w:rPr>
            <w:rStyle w:val="affb"/>
            <w:noProof/>
          </w:rPr>
          <w:t>12.1.10</w:t>
        </w:r>
        <w:r w:rsidR="00F82E34" w:rsidRPr="00BE3BA1">
          <w:rPr>
            <w:rFonts w:ascii="Calibri" w:eastAsia="Times New Roman" w:hAnsi="Calibri" w:cs="Arial"/>
            <w:b w:val="0"/>
            <w:noProof/>
            <w:sz w:val="22"/>
            <w:szCs w:val="22"/>
            <w:lang w:val="en-US" w:eastAsia="en-US"/>
          </w:rPr>
          <w:tab/>
        </w:r>
        <w:r w:rsidR="00F82E34" w:rsidRPr="00AE7367">
          <w:rPr>
            <w:rStyle w:val="affb"/>
            <w:noProof/>
          </w:rPr>
          <w:t>The Grouping Operator</w:t>
        </w:r>
        <w:r w:rsidR="00F82E34">
          <w:rPr>
            <w:noProof/>
            <w:webHidden/>
          </w:rPr>
          <w:tab/>
        </w:r>
        <w:r w:rsidR="00F82E34">
          <w:rPr>
            <w:noProof/>
            <w:webHidden/>
          </w:rPr>
          <w:fldChar w:fldCharType="begin"/>
        </w:r>
        <w:r w:rsidR="00F82E34">
          <w:rPr>
            <w:noProof/>
            <w:webHidden/>
          </w:rPr>
          <w:instrText xml:space="preserve"> PAGEREF _Toc368050371 \h </w:instrText>
        </w:r>
        <w:r w:rsidR="00F82E34">
          <w:rPr>
            <w:noProof/>
            <w:webHidden/>
          </w:rPr>
        </w:r>
        <w:r w:rsidR="00F82E34">
          <w:rPr>
            <w:noProof/>
            <w:webHidden/>
          </w:rPr>
          <w:fldChar w:fldCharType="separate"/>
        </w:r>
        <w:r w:rsidR="00D433E8">
          <w:rPr>
            <w:noProof/>
            <w:webHidden/>
          </w:rPr>
          <w:t>133</w:t>
        </w:r>
        <w:r w:rsidR="00F82E34">
          <w:rPr>
            <w:noProof/>
            <w:webHidden/>
          </w:rPr>
          <w:fldChar w:fldCharType="end"/>
        </w:r>
      </w:hyperlink>
    </w:p>
    <w:p w14:paraId="2FA6A019" w14:textId="77777777" w:rsidR="00F82E34" w:rsidRPr="00BE3BA1" w:rsidRDefault="00A649E2">
      <w:pPr>
        <w:pStyle w:val="2c"/>
        <w:rPr>
          <w:rFonts w:ascii="Calibri" w:eastAsia="Times New Roman" w:hAnsi="Calibri" w:cs="Arial"/>
          <w:b w:val="0"/>
          <w:noProof/>
          <w:sz w:val="22"/>
          <w:szCs w:val="22"/>
          <w:lang w:val="en-US" w:eastAsia="en-US"/>
        </w:rPr>
      </w:pPr>
      <w:hyperlink w:anchor="_Toc368050372" w:history="1">
        <w:r w:rsidR="00F82E34" w:rsidRPr="00AE7367">
          <w:rPr>
            <w:rStyle w:val="affb"/>
            <w:noProof/>
          </w:rPr>
          <w:t>12.2</w:t>
        </w:r>
        <w:r w:rsidR="00F82E34" w:rsidRPr="00BE3BA1">
          <w:rPr>
            <w:rFonts w:ascii="Calibri" w:eastAsia="Times New Roman" w:hAnsi="Calibri" w:cs="Arial"/>
            <w:b w:val="0"/>
            <w:noProof/>
            <w:sz w:val="22"/>
            <w:szCs w:val="22"/>
            <w:lang w:val="en-US" w:eastAsia="en-US"/>
          </w:rPr>
          <w:tab/>
        </w:r>
        <w:r w:rsidR="00F82E34" w:rsidRPr="00AE7367">
          <w:rPr>
            <w:rStyle w:val="affb"/>
            <w:noProof/>
          </w:rPr>
          <w:t>Left-Hand-Side Expressions</w:t>
        </w:r>
        <w:r w:rsidR="00F82E34">
          <w:rPr>
            <w:noProof/>
            <w:webHidden/>
          </w:rPr>
          <w:tab/>
        </w:r>
        <w:r w:rsidR="00F82E34">
          <w:rPr>
            <w:noProof/>
            <w:webHidden/>
          </w:rPr>
          <w:fldChar w:fldCharType="begin"/>
        </w:r>
        <w:r w:rsidR="00F82E34">
          <w:rPr>
            <w:noProof/>
            <w:webHidden/>
          </w:rPr>
          <w:instrText xml:space="preserve"> PAGEREF _Toc368050372 \h </w:instrText>
        </w:r>
        <w:r w:rsidR="00F82E34">
          <w:rPr>
            <w:noProof/>
            <w:webHidden/>
          </w:rPr>
        </w:r>
        <w:r w:rsidR="00F82E34">
          <w:rPr>
            <w:noProof/>
            <w:webHidden/>
          </w:rPr>
          <w:fldChar w:fldCharType="separate"/>
        </w:r>
        <w:r w:rsidR="00D433E8">
          <w:rPr>
            <w:noProof/>
            <w:webHidden/>
          </w:rPr>
          <w:t>134</w:t>
        </w:r>
        <w:r w:rsidR="00F82E34">
          <w:rPr>
            <w:noProof/>
            <w:webHidden/>
          </w:rPr>
          <w:fldChar w:fldCharType="end"/>
        </w:r>
      </w:hyperlink>
    </w:p>
    <w:p w14:paraId="2658A61E" w14:textId="77777777" w:rsidR="00F82E34" w:rsidRPr="00BE3BA1" w:rsidRDefault="00A649E2">
      <w:pPr>
        <w:pStyle w:val="3a"/>
        <w:rPr>
          <w:rFonts w:ascii="Calibri" w:eastAsia="Times New Roman" w:hAnsi="Calibri" w:cs="Arial"/>
          <w:b w:val="0"/>
          <w:noProof/>
          <w:sz w:val="22"/>
          <w:szCs w:val="22"/>
          <w:lang w:val="en-US" w:eastAsia="en-US"/>
        </w:rPr>
      </w:pPr>
      <w:hyperlink w:anchor="_Toc368050373" w:history="1">
        <w:r w:rsidR="00F82E34" w:rsidRPr="00AE7367">
          <w:rPr>
            <w:rStyle w:val="affb"/>
            <w:noProof/>
          </w:rPr>
          <w:t>12.2.1</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w:t>
        </w:r>
        <w:r w:rsidR="00F82E34">
          <w:rPr>
            <w:noProof/>
            <w:webHidden/>
          </w:rPr>
          <w:tab/>
        </w:r>
        <w:r w:rsidR="00F82E34">
          <w:rPr>
            <w:noProof/>
            <w:webHidden/>
          </w:rPr>
          <w:fldChar w:fldCharType="begin"/>
        </w:r>
        <w:r w:rsidR="00F82E34">
          <w:rPr>
            <w:noProof/>
            <w:webHidden/>
          </w:rPr>
          <w:instrText xml:space="preserve"> PAGEREF _Toc368050373 \h </w:instrText>
        </w:r>
        <w:r w:rsidR="00F82E34">
          <w:rPr>
            <w:noProof/>
            <w:webHidden/>
          </w:rPr>
        </w:r>
        <w:r w:rsidR="00F82E34">
          <w:rPr>
            <w:noProof/>
            <w:webHidden/>
          </w:rPr>
          <w:fldChar w:fldCharType="separate"/>
        </w:r>
        <w:r w:rsidR="00D433E8">
          <w:rPr>
            <w:noProof/>
            <w:webHidden/>
          </w:rPr>
          <w:t>134</w:t>
        </w:r>
        <w:r w:rsidR="00F82E34">
          <w:rPr>
            <w:noProof/>
            <w:webHidden/>
          </w:rPr>
          <w:fldChar w:fldCharType="end"/>
        </w:r>
      </w:hyperlink>
    </w:p>
    <w:p w14:paraId="31E987DE" w14:textId="77777777" w:rsidR="00F82E34" w:rsidRPr="00BE3BA1" w:rsidRDefault="00A649E2">
      <w:pPr>
        <w:pStyle w:val="3a"/>
        <w:rPr>
          <w:rFonts w:ascii="Calibri" w:eastAsia="Times New Roman" w:hAnsi="Calibri" w:cs="Arial"/>
          <w:b w:val="0"/>
          <w:noProof/>
          <w:sz w:val="22"/>
          <w:szCs w:val="22"/>
          <w:lang w:val="en-US" w:eastAsia="en-US"/>
        </w:rPr>
      </w:pPr>
      <w:hyperlink w:anchor="_Toc368050374" w:history="1">
        <w:r w:rsidR="00F82E34" w:rsidRPr="00AE7367">
          <w:rPr>
            <w:rStyle w:val="affb"/>
            <w:noProof/>
          </w:rPr>
          <w:t>12.2.2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Property Accessors</w:t>
        </w:r>
        <w:r w:rsidR="00F82E34">
          <w:rPr>
            <w:noProof/>
            <w:webHidden/>
          </w:rPr>
          <w:tab/>
        </w:r>
        <w:r w:rsidR="00F82E34">
          <w:rPr>
            <w:noProof/>
            <w:webHidden/>
          </w:rPr>
          <w:fldChar w:fldCharType="begin"/>
        </w:r>
        <w:r w:rsidR="00F82E34">
          <w:rPr>
            <w:noProof/>
            <w:webHidden/>
          </w:rPr>
          <w:instrText xml:space="preserve"> PAGEREF _Toc368050374 \h </w:instrText>
        </w:r>
        <w:r w:rsidR="00F82E34">
          <w:rPr>
            <w:noProof/>
            <w:webHidden/>
          </w:rPr>
        </w:r>
        <w:r w:rsidR="00F82E34">
          <w:rPr>
            <w:noProof/>
            <w:webHidden/>
          </w:rPr>
          <w:fldChar w:fldCharType="separate"/>
        </w:r>
        <w:r w:rsidR="00D433E8">
          <w:rPr>
            <w:noProof/>
            <w:webHidden/>
          </w:rPr>
          <w:t>136</w:t>
        </w:r>
        <w:r w:rsidR="00F82E34">
          <w:rPr>
            <w:noProof/>
            <w:webHidden/>
          </w:rPr>
          <w:fldChar w:fldCharType="end"/>
        </w:r>
      </w:hyperlink>
    </w:p>
    <w:p w14:paraId="670E279D" w14:textId="77777777" w:rsidR="00F82E34" w:rsidRPr="00BE3BA1" w:rsidRDefault="00A649E2">
      <w:pPr>
        <w:pStyle w:val="3a"/>
        <w:rPr>
          <w:rFonts w:ascii="Calibri" w:eastAsia="Times New Roman" w:hAnsi="Calibri" w:cs="Arial"/>
          <w:b w:val="0"/>
          <w:noProof/>
          <w:sz w:val="22"/>
          <w:szCs w:val="22"/>
          <w:lang w:val="en-US" w:eastAsia="en-US"/>
        </w:rPr>
      </w:pPr>
      <w:hyperlink w:anchor="_Toc368050375" w:history="1">
        <w:r w:rsidR="00F82E34" w:rsidRPr="00AE7367">
          <w:rPr>
            <w:rStyle w:val="affb"/>
            <w:noProof/>
          </w:rPr>
          <w:t>12.2.3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new</w:t>
        </w:r>
        <w:r w:rsidR="00F82E34" w:rsidRPr="00AE7367">
          <w:rPr>
            <w:rStyle w:val="affb"/>
            <w:noProof/>
          </w:rPr>
          <w:t xml:space="preserve"> Operator</w:t>
        </w:r>
        <w:r w:rsidR="00F82E34">
          <w:rPr>
            <w:noProof/>
            <w:webHidden/>
          </w:rPr>
          <w:tab/>
        </w:r>
        <w:r w:rsidR="00F82E34">
          <w:rPr>
            <w:noProof/>
            <w:webHidden/>
          </w:rPr>
          <w:fldChar w:fldCharType="begin"/>
        </w:r>
        <w:r w:rsidR="00F82E34">
          <w:rPr>
            <w:noProof/>
            <w:webHidden/>
          </w:rPr>
          <w:instrText xml:space="preserve"> PAGEREF _Toc368050375 \h </w:instrText>
        </w:r>
        <w:r w:rsidR="00F82E34">
          <w:rPr>
            <w:noProof/>
            <w:webHidden/>
          </w:rPr>
        </w:r>
        <w:r w:rsidR="00F82E34">
          <w:rPr>
            <w:noProof/>
            <w:webHidden/>
          </w:rPr>
          <w:fldChar w:fldCharType="separate"/>
        </w:r>
        <w:r w:rsidR="00D433E8">
          <w:rPr>
            <w:noProof/>
            <w:webHidden/>
          </w:rPr>
          <w:t>137</w:t>
        </w:r>
        <w:r w:rsidR="00F82E34">
          <w:rPr>
            <w:noProof/>
            <w:webHidden/>
          </w:rPr>
          <w:fldChar w:fldCharType="end"/>
        </w:r>
      </w:hyperlink>
    </w:p>
    <w:p w14:paraId="25129551" w14:textId="77777777" w:rsidR="00F82E34" w:rsidRPr="00BE3BA1" w:rsidRDefault="00A649E2">
      <w:pPr>
        <w:pStyle w:val="3a"/>
        <w:rPr>
          <w:rFonts w:ascii="Calibri" w:eastAsia="Times New Roman" w:hAnsi="Calibri" w:cs="Arial"/>
          <w:b w:val="0"/>
          <w:noProof/>
          <w:sz w:val="22"/>
          <w:szCs w:val="22"/>
          <w:lang w:val="en-US" w:eastAsia="en-US"/>
        </w:rPr>
      </w:pPr>
      <w:hyperlink w:anchor="_Toc368050376" w:history="1">
        <w:r w:rsidR="00F82E34" w:rsidRPr="00AE7367">
          <w:rPr>
            <w:rStyle w:val="affb"/>
            <w:noProof/>
          </w:rPr>
          <w:t>12.2.4</w:t>
        </w:r>
        <w:r w:rsidR="00F82E34" w:rsidRPr="00BE3BA1">
          <w:rPr>
            <w:rFonts w:ascii="Calibri" w:eastAsia="Times New Roman" w:hAnsi="Calibri" w:cs="Arial"/>
            <w:b w:val="0"/>
            <w:noProof/>
            <w:sz w:val="22"/>
            <w:szCs w:val="22"/>
            <w:lang w:val="en-US" w:eastAsia="en-US"/>
          </w:rPr>
          <w:tab/>
        </w:r>
        <w:r w:rsidR="00F82E34" w:rsidRPr="00AE7367">
          <w:rPr>
            <w:rStyle w:val="affb"/>
            <w:noProof/>
          </w:rPr>
          <w:t>Function Calls</w:t>
        </w:r>
        <w:r w:rsidR="00F82E34">
          <w:rPr>
            <w:noProof/>
            <w:webHidden/>
          </w:rPr>
          <w:tab/>
        </w:r>
        <w:r w:rsidR="00F82E34">
          <w:rPr>
            <w:noProof/>
            <w:webHidden/>
          </w:rPr>
          <w:fldChar w:fldCharType="begin"/>
        </w:r>
        <w:r w:rsidR="00F82E34">
          <w:rPr>
            <w:noProof/>
            <w:webHidden/>
          </w:rPr>
          <w:instrText xml:space="preserve"> PAGEREF _Toc368050376 \h </w:instrText>
        </w:r>
        <w:r w:rsidR="00F82E34">
          <w:rPr>
            <w:noProof/>
            <w:webHidden/>
          </w:rPr>
        </w:r>
        <w:r w:rsidR="00F82E34">
          <w:rPr>
            <w:noProof/>
            <w:webHidden/>
          </w:rPr>
          <w:fldChar w:fldCharType="separate"/>
        </w:r>
        <w:r w:rsidR="00D433E8">
          <w:rPr>
            <w:noProof/>
            <w:webHidden/>
          </w:rPr>
          <w:t>137</w:t>
        </w:r>
        <w:r w:rsidR="00F82E34">
          <w:rPr>
            <w:noProof/>
            <w:webHidden/>
          </w:rPr>
          <w:fldChar w:fldCharType="end"/>
        </w:r>
      </w:hyperlink>
    </w:p>
    <w:p w14:paraId="54F711C0" w14:textId="77777777" w:rsidR="00F82E34" w:rsidRPr="00BE3BA1" w:rsidRDefault="00A649E2">
      <w:pPr>
        <w:pStyle w:val="3a"/>
        <w:rPr>
          <w:rFonts w:ascii="Calibri" w:eastAsia="Times New Roman" w:hAnsi="Calibri" w:cs="Arial"/>
          <w:b w:val="0"/>
          <w:noProof/>
          <w:sz w:val="22"/>
          <w:szCs w:val="22"/>
          <w:lang w:val="en-US" w:eastAsia="en-US"/>
        </w:rPr>
      </w:pPr>
      <w:hyperlink w:anchor="_Toc368050377" w:history="1">
        <w:r w:rsidR="00F82E34" w:rsidRPr="00AE7367">
          <w:rPr>
            <w:rStyle w:val="affb"/>
            <w:noProof/>
          </w:rPr>
          <w:t>12.2.5</w:t>
        </w:r>
        <w:r w:rsidR="00F82E34" w:rsidRPr="00BE3BA1">
          <w:rPr>
            <w:rFonts w:ascii="Calibri" w:eastAsia="Times New Roman" w:hAnsi="Calibri" w:cs="Arial"/>
            <w:b w:val="0"/>
            <w:noProof/>
            <w:sz w:val="22"/>
            <w:szCs w:val="22"/>
            <w:lang w:val="en-US" w:eastAsia="en-US"/>
          </w:rPr>
          <w:tab/>
        </w:r>
        <w:r w:rsidR="00F82E34" w:rsidRPr="00AE7367">
          <w:rPr>
            <w:rStyle w:val="affb"/>
            <w:noProof/>
          </w:rPr>
          <w:t>The</w:t>
        </w:r>
        <w:r w:rsidR="00F82E34" w:rsidRPr="00AE7367">
          <w:rPr>
            <w:rStyle w:val="affb"/>
            <w:rFonts w:cs="Arial"/>
            <w:noProof/>
          </w:rPr>
          <w:t xml:space="preserve"> </w:t>
        </w:r>
        <w:r w:rsidR="00F82E34" w:rsidRPr="00AE7367">
          <w:rPr>
            <w:rStyle w:val="affb"/>
            <w:rFonts w:ascii="Courier New" w:hAnsi="Courier New"/>
            <w:noProof/>
          </w:rPr>
          <w:t>super</w:t>
        </w:r>
        <w:r w:rsidR="00F82E34" w:rsidRPr="00AE7367">
          <w:rPr>
            <w:rStyle w:val="affb"/>
            <w:noProof/>
          </w:rPr>
          <w:t xml:space="preserve"> Keyword</w:t>
        </w:r>
        <w:r w:rsidR="00F82E34">
          <w:rPr>
            <w:noProof/>
            <w:webHidden/>
          </w:rPr>
          <w:tab/>
        </w:r>
        <w:r w:rsidR="00F82E34">
          <w:rPr>
            <w:noProof/>
            <w:webHidden/>
          </w:rPr>
          <w:fldChar w:fldCharType="begin"/>
        </w:r>
        <w:r w:rsidR="00F82E34">
          <w:rPr>
            <w:noProof/>
            <w:webHidden/>
          </w:rPr>
          <w:instrText xml:space="preserve"> PAGEREF _Toc368050377 \h </w:instrText>
        </w:r>
        <w:r w:rsidR="00F82E34">
          <w:rPr>
            <w:noProof/>
            <w:webHidden/>
          </w:rPr>
        </w:r>
        <w:r w:rsidR="00F82E34">
          <w:rPr>
            <w:noProof/>
            <w:webHidden/>
          </w:rPr>
          <w:fldChar w:fldCharType="separate"/>
        </w:r>
        <w:r w:rsidR="00D433E8">
          <w:rPr>
            <w:noProof/>
            <w:webHidden/>
          </w:rPr>
          <w:t>138</w:t>
        </w:r>
        <w:r w:rsidR="00F82E34">
          <w:rPr>
            <w:noProof/>
            <w:webHidden/>
          </w:rPr>
          <w:fldChar w:fldCharType="end"/>
        </w:r>
      </w:hyperlink>
    </w:p>
    <w:p w14:paraId="2570DDF9" w14:textId="77777777" w:rsidR="00F82E34" w:rsidRPr="00BE3BA1" w:rsidRDefault="00A649E2">
      <w:pPr>
        <w:pStyle w:val="3a"/>
        <w:rPr>
          <w:rFonts w:ascii="Calibri" w:eastAsia="Times New Roman" w:hAnsi="Calibri" w:cs="Arial"/>
          <w:b w:val="0"/>
          <w:noProof/>
          <w:sz w:val="22"/>
          <w:szCs w:val="22"/>
          <w:lang w:val="en-US" w:eastAsia="en-US"/>
        </w:rPr>
      </w:pPr>
      <w:hyperlink w:anchor="_Toc368050378" w:history="1">
        <w:r w:rsidR="00F82E34" w:rsidRPr="00AE7367">
          <w:rPr>
            <w:rStyle w:val="affb"/>
            <w:noProof/>
          </w:rPr>
          <w:t>12.2.6</w:t>
        </w:r>
        <w:r w:rsidR="00F82E34" w:rsidRPr="00BE3BA1">
          <w:rPr>
            <w:rFonts w:ascii="Calibri" w:eastAsia="Times New Roman" w:hAnsi="Calibri" w:cs="Arial"/>
            <w:b w:val="0"/>
            <w:noProof/>
            <w:sz w:val="22"/>
            <w:szCs w:val="22"/>
            <w:lang w:val="en-US" w:eastAsia="en-US"/>
          </w:rPr>
          <w:tab/>
        </w:r>
        <w:r w:rsidR="00F82E34" w:rsidRPr="00AE7367">
          <w:rPr>
            <w:rStyle w:val="affb"/>
            <w:noProof/>
          </w:rPr>
          <w:t>Argument Lists</w:t>
        </w:r>
        <w:r w:rsidR="00F82E34">
          <w:rPr>
            <w:noProof/>
            <w:webHidden/>
          </w:rPr>
          <w:tab/>
        </w:r>
        <w:r w:rsidR="00F82E34">
          <w:rPr>
            <w:noProof/>
            <w:webHidden/>
          </w:rPr>
          <w:fldChar w:fldCharType="begin"/>
        </w:r>
        <w:r w:rsidR="00F82E34">
          <w:rPr>
            <w:noProof/>
            <w:webHidden/>
          </w:rPr>
          <w:instrText xml:space="preserve"> PAGEREF _Toc368050378 \h </w:instrText>
        </w:r>
        <w:r w:rsidR="00F82E34">
          <w:rPr>
            <w:noProof/>
            <w:webHidden/>
          </w:rPr>
        </w:r>
        <w:r w:rsidR="00F82E34">
          <w:rPr>
            <w:noProof/>
            <w:webHidden/>
          </w:rPr>
          <w:fldChar w:fldCharType="separate"/>
        </w:r>
        <w:r w:rsidR="00D433E8">
          <w:rPr>
            <w:noProof/>
            <w:webHidden/>
          </w:rPr>
          <w:t>139</w:t>
        </w:r>
        <w:r w:rsidR="00F82E34">
          <w:rPr>
            <w:noProof/>
            <w:webHidden/>
          </w:rPr>
          <w:fldChar w:fldCharType="end"/>
        </w:r>
      </w:hyperlink>
    </w:p>
    <w:p w14:paraId="76007085" w14:textId="77777777" w:rsidR="00F82E34" w:rsidRPr="00BE3BA1" w:rsidRDefault="00A649E2">
      <w:pPr>
        <w:pStyle w:val="3a"/>
        <w:rPr>
          <w:rFonts w:ascii="Calibri" w:eastAsia="Times New Roman" w:hAnsi="Calibri" w:cs="Arial"/>
          <w:b w:val="0"/>
          <w:noProof/>
          <w:sz w:val="22"/>
          <w:szCs w:val="22"/>
          <w:lang w:val="en-US" w:eastAsia="en-US"/>
        </w:rPr>
      </w:pPr>
      <w:hyperlink w:anchor="_Toc368050379" w:history="1">
        <w:r w:rsidR="00F82E34" w:rsidRPr="00AE7367">
          <w:rPr>
            <w:rStyle w:val="affb"/>
            <w:noProof/>
          </w:rPr>
          <w:t>12.2.7</w:t>
        </w:r>
        <w:r w:rsidR="00F82E34" w:rsidRPr="00BE3BA1">
          <w:rPr>
            <w:rFonts w:ascii="Calibri" w:eastAsia="Times New Roman" w:hAnsi="Calibri" w:cs="Arial"/>
            <w:b w:val="0"/>
            <w:noProof/>
            <w:sz w:val="22"/>
            <w:szCs w:val="22"/>
            <w:lang w:val="en-US" w:eastAsia="en-US"/>
          </w:rPr>
          <w:tab/>
        </w:r>
        <w:r w:rsidR="00F82E34" w:rsidRPr="00AE7367">
          <w:rPr>
            <w:rStyle w:val="affb"/>
            <w:noProof/>
          </w:rPr>
          <w:t>Tagged Templates</w:t>
        </w:r>
        <w:r w:rsidR="00F82E34">
          <w:rPr>
            <w:noProof/>
            <w:webHidden/>
          </w:rPr>
          <w:tab/>
        </w:r>
        <w:r w:rsidR="00F82E34">
          <w:rPr>
            <w:noProof/>
            <w:webHidden/>
          </w:rPr>
          <w:fldChar w:fldCharType="begin"/>
        </w:r>
        <w:r w:rsidR="00F82E34">
          <w:rPr>
            <w:noProof/>
            <w:webHidden/>
          </w:rPr>
          <w:instrText xml:space="preserve"> PAGEREF _Toc368050379 \h </w:instrText>
        </w:r>
        <w:r w:rsidR="00F82E34">
          <w:rPr>
            <w:noProof/>
            <w:webHidden/>
          </w:rPr>
        </w:r>
        <w:r w:rsidR="00F82E34">
          <w:rPr>
            <w:noProof/>
            <w:webHidden/>
          </w:rPr>
          <w:fldChar w:fldCharType="separate"/>
        </w:r>
        <w:r w:rsidR="00D433E8">
          <w:rPr>
            <w:noProof/>
            <w:webHidden/>
          </w:rPr>
          <w:t>141</w:t>
        </w:r>
        <w:r w:rsidR="00F82E34">
          <w:rPr>
            <w:noProof/>
            <w:webHidden/>
          </w:rPr>
          <w:fldChar w:fldCharType="end"/>
        </w:r>
      </w:hyperlink>
    </w:p>
    <w:p w14:paraId="09E9A112" w14:textId="77777777" w:rsidR="00F82E34" w:rsidRPr="00BE3BA1" w:rsidRDefault="00A649E2">
      <w:pPr>
        <w:pStyle w:val="2c"/>
        <w:rPr>
          <w:rFonts w:ascii="Calibri" w:eastAsia="Times New Roman" w:hAnsi="Calibri" w:cs="Arial"/>
          <w:b w:val="0"/>
          <w:noProof/>
          <w:sz w:val="22"/>
          <w:szCs w:val="22"/>
          <w:lang w:val="en-US" w:eastAsia="en-US"/>
        </w:rPr>
      </w:pPr>
      <w:hyperlink w:anchor="_Toc368050380" w:history="1">
        <w:r w:rsidR="00F82E34" w:rsidRPr="00AE7367">
          <w:rPr>
            <w:rStyle w:val="affb"/>
            <w:noProof/>
          </w:rPr>
          <w:t>12.3</w:t>
        </w:r>
        <w:r w:rsidR="00F82E34" w:rsidRPr="00BE3BA1">
          <w:rPr>
            <w:rFonts w:ascii="Calibri" w:eastAsia="Times New Roman" w:hAnsi="Calibri" w:cs="Arial"/>
            <w:b w:val="0"/>
            <w:noProof/>
            <w:sz w:val="22"/>
            <w:szCs w:val="22"/>
            <w:lang w:val="en-US" w:eastAsia="en-US"/>
          </w:rPr>
          <w:tab/>
        </w:r>
        <w:r w:rsidR="00F82E34" w:rsidRPr="00AE7367">
          <w:rPr>
            <w:rStyle w:val="affb"/>
            <w:noProof/>
          </w:rPr>
          <w:t>Postfix Expressions</w:t>
        </w:r>
        <w:r w:rsidR="00F82E34">
          <w:rPr>
            <w:noProof/>
            <w:webHidden/>
          </w:rPr>
          <w:tab/>
        </w:r>
        <w:r w:rsidR="00F82E34">
          <w:rPr>
            <w:noProof/>
            <w:webHidden/>
          </w:rPr>
          <w:fldChar w:fldCharType="begin"/>
        </w:r>
        <w:r w:rsidR="00F82E34">
          <w:rPr>
            <w:noProof/>
            <w:webHidden/>
          </w:rPr>
          <w:instrText xml:space="preserve"> PAGEREF _Toc368050380 \h </w:instrText>
        </w:r>
        <w:r w:rsidR="00F82E34">
          <w:rPr>
            <w:noProof/>
            <w:webHidden/>
          </w:rPr>
        </w:r>
        <w:r w:rsidR="00F82E34">
          <w:rPr>
            <w:noProof/>
            <w:webHidden/>
          </w:rPr>
          <w:fldChar w:fldCharType="separate"/>
        </w:r>
        <w:r w:rsidR="00D433E8">
          <w:rPr>
            <w:noProof/>
            <w:webHidden/>
          </w:rPr>
          <w:t>141</w:t>
        </w:r>
        <w:r w:rsidR="00F82E34">
          <w:rPr>
            <w:noProof/>
            <w:webHidden/>
          </w:rPr>
          <w:fldChar w:fldCharType="end"/>
        </w:r>
      </w:hyperlink>
    </w:p>
    <w:p w14:paraId="62D4E1AA" w14:textId="77777777" w:rsidR="00F82E34" w:rsidRPr="00BE3BA1" w:rsidRDefault="00A649E2">
      <w:pPr>
        <w:pStyle w:val="3a"/>
        <w:rPr>
          <w:rFonts w:ascii="Calibri" w:eastAsia="Times New Roman" w:hAnsi="Calibri" w:cs="Arial"/>
          <w:b w:val="0"/>
          <w:noProof/>
          <w:sz w:val="22"/>
          <w:szCs w:val="22"/>
          <w:lang w:val="en-US" w:eastAsia="en-US"/>
        </w:rPr>
      </w:pPr>
      <w:hyperlink w:anchor="_Toc368050382" w:history="1">
        <w:r w:rsidR="00F82E34" w:rsidRPr="00AE7367">
          <w:rPr>
            <w:rStyle w:val="affb"/>
            <w:noProof/>
          </w:rPr>
          <w:t>12.3.1</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_Toc368050382 \h </w:instrText>
        </w:r>
        <w:r w:rsidR="00F82E34">
          <w:rPr>
            <w:noProof/>
            <w:webHidden/>
          </w:rPr>
        </w:r>
        <w:r w:rsidR="00F82E34">
          <w:rPr>
            <w:noProof/>
            <w:webHidden/>
          </w:rPr>
          <w:fldChar w:fldCharType="separate"/>
        </w:r>
        <w:r w:rsidR="00D433E8">
          <w:rPr>
            <w:noProof/>
            <w:webHidden/>
          </w:rPr>
          <w:t>141</w:t>
        </w:r>
        <w:r w:rsidR="00F82E34">
          <w:rPr>
            <w:noProof/>
            <w:webHidden/>
          </w:rPr>
          <w:fldChar w:fldCharType="end"/>
        </w:r>
      </w:hyperlink>
    </w:p>
    <w:p w14:paraId="1BE22475" w14:textId="77777777" w:rsidR="00F82E34" w:rsidRPr="00BE3BA1" w:rsidRDefault="00A649E2">
      <w:pPr>
        <w:pStyle w:val="3a"/>
        <w:rPr>
          <w:rFonts w:ascii="Calibri" w:eastAsia="Times New Roman" w:hAnsi="Calibri" w:cs="Arial"/>
          <w:b w:val="0"/>
          <w:noProof/>
          <w:sz w:val="22"/>
          <w:szCs w:val="22"/>
          <w:lang w:val="en-US" w:eastAsia="en-US"/>
        </w:rPr>
      </w:pPr>
      <w:hyperlink w:anchor="_Toc368050383" w:history="1">
        <w:r w:rsidR="00F82E34" w:rsidRPr="00AE7367">
          <w:rPr>
            <w:rStyle w:val="affb"/>
            <w:noProof/>
          </w:rPr>
          <w:t>12.3.2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_Toc368050383 \h </w:instrText>
        </w:r>
        <w:r w:rsidR="00F82E34">
          <w:rPr>
            <w:noProof/>
            <w:webHidden/>
          </w:rPr>
        </w:r>
        <w:r w:rsidR="00F82E34">
          <w:rPr>
            <w:noProof/>
            <w:webHidden/>
          </w:rPr>
          <w:fldChar w:fldCharType="separate"/>
        </w:r>
        <w:r w:rsidR="00D433E8">
          <w:rPr>
            <w:noProof/>
            <w:webHidden/>
          </w:rPr>
          <w:t>141</w:t>
        </w:r>
        <w:r w:rsidR="00F82E34">
          <w:rPr>
            <w:noProof/>
            <w:webHidden/>
          </w:rPr>
          <w:fldChar w:fldCharType="end"/>
        </w:r>
      </w:hyperlink>
    </w:p>
    <w:p w14:paraId="4D9D4CFB" w14:textId="77777777" w:rsidR="00F82E34" w:rsidRPr="00BE3BA1" w:rsidRDefault="00A649E2">
      <w:pPr>
        <w:pStyle w:val="3a"/>
        <w:rPr>
          <w:rFonts w:ascii="Calibri" w:eastAsia="Times New Roman" w:hAnsi="Calibri" w:cs="Arial"/>
          <w:b w:val="0"/>
          <w:noProof/>
          <w:sz w:val="22"/>
          <w:szCs w:val="22"/>
          <w:lang w:val="en-US" w:eastAsia="en-US"/>
        </w:rPr>
      </w:pPr>
      <w:hyperlink w:anchor="_Toc368050384" w:history="1">
        <w:r w:rsidR="00F82E34" w:rsidRPr="00AE7367">
          <w:rPr>
            <w:rStyle w:val="affb"/>
            <w:noProof/>
          </w:rPr>
          <w:t>12.3.3</w:t>
        </w:r>
        <w:r w:rsidR="00F82E34" w:rsidRPr="00BE3BA1">
          <w:rPr>
            <w:rFonts w:ascii="Calibri" w:eastAsia="Times New Roman" w:hAnsi="Calibri" w:cs="Arial"/>
            <w:b w:val="0"/>
            <w:noProof/>
            <w:sz w:val="22"/>
            <w:szCs w:val="22"/>
            <w:lang w:val="en-US" w:eastAsia="en-US"/>
          </w:rPr>
          <w:tab/>
        </w:r>
        <w:r w:rsidR="00F82E34" w:rsidRPr="00AE7367">
          <w:rPr>
            <w:rStyle w:val="affb"/>
            <w:noProof/>
          </w:rPr>
          <w:t>Postfix Increment Operator</w:t>
        </w:r>
        <w:r w:rsidR="00F82E34">
          <w:rPr>
            <w:noProof/>
            <w:webHidden/>
          </w:rPr>
          <w:tab/>
        </w:r>
        <w:r w:rsidR="00F82E34">
          <w:rPr>
            <w:noProof/>
            <w:webHidden/>
          </w:rPr>
          <w:fldChar w:fldCharType="begin"/>
        </w:r>
        <w:r w:rsidR="00F82E34">
          <w:rPr>
            <w:noProof/>
            <w:webHidden/>
          </w:rPr>
          <w:instrText xml:space="preserve"> PAGEREF _Toc368050384 \h </w:instrText>
        </w:r>
        <w:r w:rsidR="00F82E34">
          <w:rPr>
            <w:noProof/>
            <w:webHidden/>
          </w:rPr>
        </w:r>
        <w:r w:rsidR="00F82E34">
          <w:rPr>
            <w:noProof/>
            <w:webHidden/>
          </w:rPr>
          <w:fldChar w:fldCharType="separate"/>
        </w:r>
        <w:r w:rsidR="00D433E8">
          <w:rPr>
            <w:noProof/>
            <w:webHidden/>
          </w:rPr>
          <w:t>141</w:t>
        </w:r>
        <w:r w:rsidR="00F82E34">
          <w:rPr>
            <w:noProof/>
            <w:webHidden/>
          </w:rPr>
          <w:fldChar w:fldCharType="end"/>
        </w:r>
      </w:hyperlink>
    </w:p>
    <w:p w14:paraId="269F2708" w14:textId="77777777" w:rsidR="00F82E34" w:rsidRPr="00BE3BA1" w:rsidRDefault="00A649E2">
      <w:pPr>
        <w:pStyle w:val="3a"/>
        <w:rPr>
          <w:rFonts w:ascii="Calibri" w:eastAsia="Times New Roman" w:hAnsi="Calibri" w:cs="Arial"/>
          <w:b w:val="0"/>
          <w:noProof/>
          <w:sz w:val="22"/>
          <w:szCs w:val="22"/>
          <w:lang w:val="en-US" w:eastAsia="en-US"/>
        </w:rPr>
      </w:pPr>
      <w:hyperlink w:anchor="_Toc368050385" w:history="1">
        <w:r w:rsidR="00F82E34" w:rsidRPr="00AE7367">
          <w:rPr>
            <w:rStyle w:val="affb"/>
            <w:noProof/>
          </w:rPr>
          <w:t>12.3.4</w:t>
        </w:r>
        <w:r w:rsidR="00F82E34" w:rsidRPr="00BE3BA1">
          <w:rPr>
            <w:rFonts w:ascii="Calibri" w:eastAsia="Times New Roman" w:hAnsi="Calibri" w:cs="Arial"/>
            <w:b w:val="0"/>
            <w:noProof/>
            <w:sz w:val="22"/>
            <w:szCs w:val="22"/>
            <w:lang w:val="en-US" w:eastAsia="en-US"/>
          </w:rPr>
          <w:tab/>
        </w:r>
        <w:r w:rsidR="00F82E34" w:rsidRPr="00AE7367">
          <w:rPr>
            <w:rStyle w:val="affb"/>
            <w:noProof/>
          </w:rPr>
          <w:t>Postfix Decrement Operator</w:t>
        </w:r>
        <w:r w:rsidR="00F82E34">
          <w:rPr>
            <w:noProof/>
            <w:webHidden/>
          </w:rPr>
          <w:tab/>
        </w:r>
        <w:r w:rsidR="00F82E34">
          <w:rPr>
            <w:noProof/>
            <w:webHidden/>
          </w:rPr>
          <w:fldChar w:fldCharType="begin"/>
        </w:r>
        <w:r w:rsidR="00F82E34">
          <w:rPr>
            <w:noProof/>
            <w:webHidden/>
          </w:rPr>
          <w:instrText xml:space="preserve"> PAGEREF _Toc368050385 \h </w:instrText>
        </w:r>
        <w:r w:rsidR="00F82E34">
          <w:rPr>
            <w:noProof/>
            <w:webHidden/>
          </w:rPr>
        </w:r>
        <w:r w:rsidR="00F82E34">
          <w:rPr>
            <w:noProof/>
            <w:webHidden/>
          </w:rPr>
          <w:fldChar w:fldCharType="separate"/>
        </w:r>
        <w:r w:rsidR="00D433E8">
          <w:rPr>
            <w:noProof/>
            <w:webHidden/>
          </w:rPr>
          <w:t>142</w:t>
        </w:r>
        <w:r w:rsidR="00F82E34">
          <w:rPr>
            <w:noProof/>
            <w:webHidden/>
          </w:rPr>
          <w:fldChar w:fldCharType="end"/>
        </w:r>
      </w:hyperlink>
    </w:p>
    <w:p w14:paraId="42A91C52" w14:textId="77777777" w:rsidR="00F82E34" w:rsidRPr="00BE3BA1" w:rsidRDefault="00A649E2">
      <w:pPr>
        <w:pStyle w:val="2c"/>
        <w:rPr>
          <w:rFonts w:ascii="Calibri" w:eastAsia="Times New Roman" w:hAnsi="Calibri" w:cs="Arial"/>
          <w:b w:val="0"/>
          <w:noProof/>
          <w:sz w:val="22"/>
          <w:szCs w:val="22"/>
          <w:lang w:val="en-US" w:eastAsia="en-US"/>
        </w:rPr>
      </w:pPr>
      <w:hyperlink w:anchor="_Toc368050386" w:history="1">
        <w:r w:rsidR="00F82E34" w:rsidRPr="00AE7367">
          <w:rPr>
            <w:rStyle w:val="affb"/>
            <w:noProof/>
          </w:rPr>
          <w:t>12.4</w:t>
        </w:r>
        <w:r w:rsidR="00F82E34" w:rsidRPr="00BE3BA1">
          <w:rPr>
            <w:rFonts w:ascii="Calibri" w:eastAsia="Times New Roman" w:hAnsi="Calibri" w:cs="Arial"/>
            <w:b w:val="0"/>
            <w:noProof/>
            <w:sz w:val="22"/>
            <w:szCs w:val="22"/>
            <w:lang w:val="en-US" w:eastAsia="en-US"/>
          </w:rPr>
          <w:tab/>
        </w:r>
        <w:r w:rsidR="00F82E34" w:rsidRPr="00AE7367">
          <w:rPr>
            <w:rStyle w:val="affb"/>
            <w:noProof/>
          </w:rPr>
          <w:t>Unary Operators</w:t>
        </w:r>
        <w:r w:rsidR="00F82E34">
          <w:rPr>
            <w:noProof/>
            <w:webHidden/>
          </w:rPr>
          <w:tab/>
        </w:r>
        <w:r w:rsidR="00F82E34">
          <w:rPr>
            <w:noProof/>
            <w:webHidden/>
          </w:rPr>
          <w:fldChar w:fldCharType="begin"/>
        </w:r>
        <w:r w:rsidR="00F82E34">
          <w:rPr>
            <w:noProof/>
            <w:webHidden/>
          </w:rPr>
          <w:instrText xml:space="preserve"> PAGEREF _Toc368050386 \h </w:instrText>
        </w:r>
        <w:r w:rsidR="00F82E34">
          <w:rPr>
            <w:noProof/>
            <w:webHidden/>
          </w:rPr>
        </w:r>
        <w:r w:rsidR="00F82E34">
          <w:rPr>
            <w:noProof/>
            <w:webHidden/>
          </w:rPr>
          <w:fldChar w:fldCharType="separate"/>
        </w:r>
        <w:r w:rsidR="00D433E8">
          <w:rPr>
            <w:noProof/>
            <w:webHidden/>
          </w:rPr>
          <w:t>142</w:t>
        </w:r>
        <w:r w:rsidR="00F82E34">
          <w:rPr>
            <w:noProof/>
            <w:webHidden/>
          </w:rPr>
          <w:fldChar w:fldCharType="end"/>
        </w:r>
      </w:hyperlink>
    </w:p>
    <w:p w14:paraId="6CB05B64" w14:textId="77777777" w:rsidR="00F82E34" w:rsidRPr="00BE3BA1" w:rsidRDefault="00A649E2">
      <w:pPr>
        <w:pStyle w:val="3a"/>
        <w:rPr>
          <w:rFonts w:ascii="Calibri" w:eastAsia="Times New Roman" w:hAnsi="Calibri" w:cs="Arial"/>
          <w:b w:val="0"/>
          <w:noProof/>
          <w:sz w:val="22"/>
          <w:szCs w:val="22"/>
          <w:lang w:val="en-US" w:eastAsia="en-US"/>
        </w:rPr>
      </w:pPr>
      <w:hyperlink w:anchor="_Toc368050388" w:history="1">
        <w:r w:rsidR="00F82E34" w:rsidRPr="00AE7367">
          <w:rPr>
            <w:rStyle w:val="affb"/>
            <w:noProof/>
          </w:rPr>
          <w:t>12.4.1</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_Toc368050388 \h </w:instrText>
        </w:r>
        <w:r w:rsidR="00F82E34">
          <w:rPr>
            <w:noProof/>
            <w:webHidden/>
          </w:rPr>
        </w:r>
        <w:r w:rsidR="00F82E34">
          <w:rPr>
            <w:noProof/>
            <w:webHidden/>
          </w:rPr>
          <w:fldChar w:fldCharType="separate"/>
        </w:r>
        <w:r w:rsidR="00D433E8">
          <w:rPr>
            <w:noProof/>
            <w:webHidden/>
          </w:rPr>
          <w:t>142</w:t>
        </w:r>
        <w:r w:rsidR="00F82E34">
          <w:rPr>
            <w:noProof/>
            <w:webHidden/>
          </w:rPr>
          <w:fldChar w:fldCharType="end"/>
        </w:r>
      </w:hyperlink>
    </w:p>
    <w:p w14:paraId="44AEF0DB" w14:textId="77777777" w:rsidR="00F82E34" w:rsidRPr="00BE3BA1" w:rsidRDefault="00A649E2">
      <w:pPr>
        <w:pStyle w:val="3a"/>
        <w:rPr>
          <w:rFonts w:ascii="Calibri" w:eastAsia="Times New Roman" w:hAnsi="Calibri" w:cs="Arial"/>
          <w:b w:val="0"/>
          <w:noProof/>
          <w:sz w:val="22"/>
          <w:szCs w:val="22"/>
          <w:lang w:val="en-US" w:eastAsia="en-US"/>
        </w:rPr>
      </w:pPr>
      <w:hyperlink w:anchor="_Toc368050389" w:history="1">
        <w:r w:rsidR="00F82E34" w:rsidRPr="00AE7367">
          <w:rPr>
            <w:rStyle w:val="affb"/>
            <w:noProof/>
          </w:rPr>
          <w:t>12.4.2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_Toc368050389 \h </w:instrText>
        </w:r>
        <w:r w:rsidR="00F82E34">
          <w:rPr>
            <w:noProof/>
            <w:webHidden/>
          </w:rPr>
        </w:r>
        <w:r w:rsidR="00F82E34">
          <w:rPr>
            <w:noProof/>
            <w:webHidden/>
          </w:rPr>
          <w:fldChar w:fldCharType="separate"/>
        </w:r>
        <w:r w:rsidR="00D433E8">
          <w:rPr>
            <w:noProof/>
            <w:webHidden/>
          </w:rPr>
          <w:t>142</w:t>
        </w:r>
        <w:r w:rsidR="00F82E34">
          <w:rPr>
            <w:noProof/>
            <w:webHidden/>
          </w:rPr>
          <w:fldChar w:fldCharType="end"/>
        </w:r>
      </w:hyperlink>
    </w:p>
    <w:p w14:paraId="065AE032" w14:textId="77777777" w:rsidR="00F82E34" w:rsidRPr="00BE3BA1" w:rsidRDefault="00A649E2">
      <w:pPr>
        <w:pStyle w:val="3a"/>
        <w:rPr>
          <w:rFonts w:ascii="Calibri" w:eastAsia="Times New Roman" w:hAnsi="Calibri" w:cs="Arial"/>
          <w:b w:val="0"/>
          <w:noProof/>
          <w:sz w:val="22"/>
          <w:szCs w:val="22"/>
          <w:lang w:val="en-US" w:eastAsia="en-US"/>
        </w:rPr>
      </w:pPr>
      <w:hyperlink w:anchor="_Toc368050390" w:history="1">
        <w:r w:rsidR="00F82E34" w:rsidRPr="00AE7367">
          <w:rPr>
            <w:rStyle w:val="affb"/>
            <w:noProof/>
          </w:rPr>
          <w:t>12.4.3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delete</w:t>
        </w:r>
        <w:r w:rsidR="00F82E34" w:rsidRPr="00AE7367">
          <w:rPr>
            <w:rStyle w:val="affb"/>
            <w:noProof/>
          </w:rPr>
          <w:t xml:space="preserve"> Operator</w:t>
        </w:r>
        <w:r w:rsidR="00F82E34">
          <w:rPr>
            <w:noProof/>
            <w:webHidden/>
          </w:rPr>
          <w:tab/>
        </w:r>
        <w:r w:rsidR="00F82E34">
          <w:rPr>
            <w:noProof/>
            <w:webHidden/>
          </w:rPr>
          <w:fldChar w:fldCharType="begin"/>
        </w:r>
        <w:r w:rsidR="00F82E34">
          <w:rPr>
            <w:noProof/>
            <w:webHidden/>
          </w:rPr>
          <w:instrText xml:space="preserve"> PAGEREF _Toc368050390 \h </w:instrText>
        </w:r>
        <w:r w:rsidR="00F82E34">
          <w:rPr>
            <w:noProof/>
            <w:webHidden/>
          </w:rPr>
        </w:r>
        <w:r w:rsidR="00F82E34">
          <w:rPr>
            <w:noProof/>
            <w:webHidden/>
          </w:rPr>
          <w:fldChar w:fldCharType="separate"/>
        </w:r>
        <w:r w:rsidR="00D433E8">
          <w:rPr>
            <w:noProof/>
            <w:webHidden/>
          </w:rPr>
          <w:t>143</w:t>
        </w:r>
        <w:r w:rsidR="00F82E34">
          <w:rPr>
            <w:noProof/>
            <w:webHidden/>
          </w:rPr>
          <w:fldChar w:fldCharType="end"/>
        </w:r>
      </w:hyperlink>
    </w:p>
    <w:p w14:paraId="6757A173" w14:textId="77777777" w:rsidR="00F82E34" w:rsidRPr="00BE3BA1" w:rsidRDefault="00A649E2">
      <w:pPr>
        <w:pStyle w:val="3a"/>
        <w:rPr>
          <w:rFonts w:ascii="Calibri" w:eastAsia="Times New Roman" w:hAnsi="Calibri" w:cs="Arial"/>
          <w:b w:val="0"/>
          <w:noProof/>
          <w:sz w:val="22"/>
          <w:szCs w:val="22"/>
          <w:lang w:val="en-US" w:eastAsia="en-US"/>
        </w:rPr>
      </w:pPr>
      <w:hyperlink w:anchor="_Toc368050391" w:history="1">
        <w:r w:rsidR="00F82E34" w:rsidRPr="00AE7367">
          <w:rPr>
            <w:rStyle w:val="affb"/>
            <w:noProof/>
          </w:rPr>
          <w:t>12.4.4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void</w:t>
        </w:r>
        <w:r w:rsidR="00F82E34" w:rsidRPr="00AE7367">
          <w:rPr>
            <w:rStyle w:val="affb"/>
            <w:noProof/>
          </w:rPr>
          <w:t xml:space="preserve"> Operator</w:t>
        </w:r>
        <w:r w:rsidR="00F82E34">
          <w:rPr>
            <w:noProof/>
            <w:webHidden/>
          </w:rPr>
          <w:tab/>
        </w:r>
        <w:r w:rsidR="00F82E34">
          <w:rPr>
            <w:noProof/>
            <w:webHidden/>
          </w:rPr>
          <w:fldChar w:fldCharType="begin"/>
        </w:r>
        <w:r w:rsidR="00F82E34">
          <w:rPr>
            <w:noProof/>
            <w:webHidden/>
          </w:rPr>
          <w:instrText xml:space="preserve"> PAGEREF _Toc368050391 \h </w:instrText>
        </w:r>
        <w:r w:rsidR="00F82E34">
          <w:rPr>
            <w:noProof/>
            <w:webHidden/>
          </w:rPr>
        </w:r>
        <w:r w:rsidR="00F82E34">
          <w:rPr>
            <w:noProof/>
            <w:webHidden/>
          </w:rPr>
          <w:fldChar w:fldCharType="separate"/>
        </w:r>
        <w:r w:rsidR="00D433E8">
          <w:rPr>
            <w:noProof/>
            <w:webHidden/>
          </w:rPr>
          <w:t>143</w:t>
        </w:r>
        <w:r w:rsidR="00F82E34">
          <w:rPr>
            <w:noProof/>
            <w:webHidden/>
          </w:rPr>
          <w:fldChar w:fldCharType="end"/>
        </w:r>
      </w:hyperlink>
    </w:p>
    <w:p w14:paraId="27D996F7" w14:textId="77777777" w:rsidR="00F82E34" w:rsidRPr="00BE3BA1" w:rsidRDefault="00A649E2">
      <w:pPr>
        <w:pStyle w:val="3a"/>
        <w:rPr>
          <w:rFonts w:ascii="Calibri" w:eastAsia="Times New Roman" w:hAnsi="Calibri" w:cs="Arial"/>
          <w:b w:val="0"/>
          <w:noProof/>
          <w:sz w:val="22"/>
          <w:szCs w:val="22"/>
          <w:lang w:val="en-US" w:eastAsia="en-US"/>
        </w:rPr>
      </w:pPr>
      <w:hyperlink w:anchor="_Toc368050392" w:history="1">
        <w:r w:rsidR="00F82E34" w:rsidRPr="00AE7367">
          <w:rPr>
            <w:rStyle w:val="affb"/>
            <w:noProof/>
          </w:rPr>
          <w:t>12.4.5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typeof</w:t>
        </w:r>
        <w:r w:rsidR="00F82E34" w:rsidRPr="00AE7367">
          <w:rPr>
            <w:rStyle w:val="affb"/>
            <w:noProof/>
          </w:rPr>
          <w:t xml:space="preserve"> Operator</w:t>
        </w:r>
        <w:r w:rsidR="00F82E34">
          <w:rPr>
            <w:noProof/>
            <w:webHidden/>
          </w:rPr>
          <w:tab/>
        </w:r>
        <w:r w:rsidR="00F82E34">
          <w:rPr>
            <w:noProof/>
            <w:webHidden/>
          </w:rPr>
          <w:fldChar w:fldCharType="begin"/>
        </w:r>
        <w:r w:rsidR="00F82E34">
          <w:rPr>
            <w:noProof/>
            <w:webHidden/>
          </w:rPr>
          <w:instrText xml:space="preserve"> PAGEREF _Toc368050392 \h </w:instrText>
        </w:r>
        <w:r w:rsidR="00F82E34">
          <w:rPr>
            <w:noProof/>
            <w:webHidden/>
          </w:rPr>
        </w:r>
        <w:r w:rsidR="00F82E34">
          <w:rPr>
            <w:noProof/>
            <w:webHidden/>
          </w:rPr>
          <w:fldChar w:fldCharType="separate"/>
        </w:r>
        <w:r w:rsidR="00D433E8">
          <w:rPr>
            <w:noProof/>
            <w:webHidden/>
          </w:rPr>
          <w:t>144</w:t>
        </w:r>
        <w:r w:rsidR="00F82E34">
          <w:rPr>
            <w:noProof/>
            <w:webHidden/>
          </w:rPr>
          <w:fldChar w:fldCharType="end"/>
        </w:r>
      </w:hyperlink>
    </w:p>
    <w:p w14:paraId="61814191" w14:textId="77777777" w:rsidR="00F82E34" w:rsidRPr="00BE3BA1" w:rsidRDefault="00A649E2">
      <w:pPr>
        <w:pStyle w:val="3a"/>
        <w:rPr>
          <w:rFonts w:ascii="Calibri" w:eastAsia="Times New Roman" w:hAnsi="Calibri" w:cs="Arial"/>
          <w:b w:val="0"/>
          <w:noProof/>
          <w:sz w:val="22"/>
          <w:szCs w:val="22"/>
          <w:lang w:val="en-US" w:eastAsia="en-US"/>
        </w:rPr>
      </w:pPr>
      <w:hyperlink w:anchor="_Toc368050393" w:history="1">
        <w:r w:rsidR="00F82E34" w:rsidRPr="00AE7367">
          <w:rPr>
            <w:rStyle w:val="affb"/>
            <w:noProof/>
          </w:rPr>
          <w:t>12.4.6</w:t>
        </w:r>
        <w:r w:rsidR="00F82E34" w:rsidRPr="00BE3BA1">
          <w:rPr>
            <w:rFonts w:ascii="Calibri" w:eastAsia="Times New Roman" w:hAnsi="Calibri" w:cs="Arial"/>
            <w:b w:val="0"/>
            <w:noProof/>
            <w:sz w:val="22"/>
            <w:szCs w:val="22"/>
            <w:lang w:val="en-US" w:eastAsia="en-US"/>
          </w:rPr>
          <w:tab/>
        </w:r>
        <w:r w:rsidR="00F82E34" w:rsidRPr="00AE7367">
          <w:rPr>
            <w:rStyle w:val="affb"/>
            <w:noProof/>
          </w:rPr>
          <w:t>Prefix Increment Operator</w:t>
        </w:r>
        <w:r w:rsidR="00F82E34">
          <w:rPr>
            <w:noProof/>
            <w:webHidden/>
          </w:rPr>
          <w:tab/>
        </w:r>
        <w:r w:rsidR="00F82E34">
          <w:rPr>
            <w:noProof/>
            <w:webHidden/>
          </w:rPr>
          <w:fldChar w:fldCharType="begin"/>
        </w:r>
        <w:r w:rsidR="00F82E34">
          <w:rPr>
            <w:noProof/>
            <w:webHidden/>
          </w:rPr>
          <w:instrText xml:space="preserve"> PAGEREF _Toc368050393 \h </w:instrText>
        </w:r>
        <w:r w:rsidR="00F82E34">
          <w:rPr>
            <w:noProof/>
            <w:webHidden/>
          </w:rPr>
        </w:r>
        <w:r w:rsidR="00F82E34">
          <w:rPr>
            <w:noProof/>
            <w:webHidden/>
          </w:rPr>
          <w:fldChar w:fldCharType="separate"/>
        </w:r>
        <w:r w:rsidR="00D433E8">
          <w:rPr>
            <w:noProof/>
            <w:webHidden/>
          </w:rPr>
          <w:t>144</w:t>
        </w:r>
        <w:r w:rsidR="00F82E34">
          <w:rPr>
            <w:noProof/>
            <w:webHidden/>
          </w:rPr>
          <w:fldChar w:fldCharType="end"/>
        </w:r>
      </w:hyperlink>
    </w:p>
    <w:p w14:paraId="36BD4E96" w14:textId="77777777" w:rsidR="00F82E34" w:rsidRPr="00BE3BA1" w:rsidRDefault="00A649E2">
      <w:pPr>
        <w:pStyle w:val="3a"/>
        <w:rPr>
          <w:rFonts w:ascii="Calibri" w:eastAsia="Times New Roman" w:hAnsi="Calibri" w:cs="Arial"/>
          <w:b w:val="0"/>
          <w:noProof/>
          <w:sz w:val="22"/>
          <w:szCs w:val="22"/>
          <w:lang w:val="en-US" w:eastAsia="en-US"/>
        </w:rPr>
      </w:pPr>
      <w:hyperlink w:anchor="_Toc368050394" w:history="1">
        <w:r w:rsidR="00F82E34" w:rsidRPr="00AE7367">
          <w:rPr>
            <w:rStyle w:val="affb"/>
            <w:noProof/>
          </w:rPr>
          <w:t>12.4.7</w:t>
        </w:r>
        <w:r w:rsidR="00F82E34" w:rsidRPr="00BE3BA1">
          <w:rPr>
            <w:rFonts w:ascii="Calibri" w:eastAsia="Times New Roman" w:hAnsi="Calibri" w:cs="Arial"/>
            <w:b w:val="0"/>
            <w:noProof/>
            <w:sz w:val="22"/>
            <w:szCs w:val="22"/>
            <w:lang w:val="en-US" w:eastAsia="en-US"/>
          </w:rPr>
          <w:tab/>
        </w:r>
        <w:r w:rsidR="00F82E34" w:rsidRPr="00AE7367">
          <w:rPr>
            <w:rStyle w:val="affb"/>
            <w:noProof/>
          </w:rPr>
          <w:t>Prefix Decrement Operator</w:t>
        </w:r>
        <w:r w:rsidR="00F82E34">
          <w:rPr>
            <w:noProof/>
            <w:webHidden/>
          </w:rPr>
          <w:tab/>
        </w:r>
        <w:r w:rsidR="00F82E34">
          <w:rPr>
            <w:noProof/>
            <w:webHidden/>
          </w:rPr>
          <w:fldChar w:fldCharType="begin"/>
        </w:r>
        <w:r w:rsidR="00F82E34">
          <w:rPr>
            <w:noProof/>
            <w:webHidden/>
          </w:rPr>
          <w:instrText xml:space="preserve"> PAGEREF _Toc368050394 \h </w:instrText>
        </w:r>
        <w:r w:rsidR="00F82E34">
          <w:rPr>
            <w:noProof/>
            <w:webHidden/>
          </w:rPr>
        </w:r>
        <w:r w:rsidR="00F82E34">
          <w:rPr>
            <w:noProof/>
            <w:webHidden/>
          </w:rPr>
          <w:fldChar w:fldCharType="separate"/>
        </w:r>
        <w:r w:rsidR="00D433E8">
          <w:rPr>
            <w:noProof/>
            <w:webHidden/>
          </w:rPr>
          <w:t>144</w:t>
        </w:r>
        <w:r w:rsidR="00F82E34">
          <w:rPr>
            <w:noProof/>
            <w:webHidden/>
          </w:rPr>
          <w:fldChar w:fldCharType="end"/>
        </w:r>
      </w:hyperlink>
    </w:p>
    <w:p w14:paraId="177CB473" w14:textId="77777777" w:rsidR="00F82E34" w:rsidRPr="00BE3BA1" w:rsidRDefault="00A649E2">
      <w:pPr>
        <w:pStyle w:val="3a"/>
        <w:rPr>
          <w:rFonts w:ascii="Calibri" w:eastAsia="Times New Roman" w:hAnsi="Calibri" w:cs="Arial"/>
          <w:b w:val="0"/>
          <w:noProof/>
          <w:sz w:val="22"/>
          <w:szCs w:val="22"/>
          <w:lang w:val="en-US" w:eastAsia="en-US"/>
        </w:rPr>
      </w:pPr>
      <w:hyperlink w:anchor="_Toc368050395" w:history="1">
        <w:r w:rsidR="00F82E34" w:rsidRPr="00AE7367">
          <w:rPr>
            <w:rStyle w:val="affb"/>
            <w:noProof/>
          </w:rPr>
          <w:t>12.4.8</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Unary </w:t>
        </w:r>
        <w:r w:rsidR="00F82E34" w:rsidRPr="00AE7367">
          <w:rPr>
            <w:rStyle w:val="affb"/>
            <w:rFonts w:ascii="Courier New" w:hAnsi="Courier New"/>
            <w:noProof/>
          </w:rPr>
          <w:t>+</w:t>
        </w:r>
        <w:r w:rsidR="00F82E34" w:rsidRPr="00AE7367">
          <w:rPr>
            <w:rStyle w:val="affb"/>
            <w:noProof/>
          </w:rPr>
          <w:t xml:space="preserve"> Operator</w:t>
        </w:r>
        <w:r w:rsidR="00F82E34">
          <w:rPr>
            <w:noProof/>
            <w:webHidden/>
          </w:rPr>
          <w:tab/>
        </w:r>
        <w:r w:rsidR="00F82E34">
          <w:rPr>
            <w:noProof/>
            <w:webHidden/>
          </w:rPr>
          <w:fldChar w:fldCharType="begin"/>
        </w:r>
        <w:r w:rsidR="00F82E34">
          <w:rPr>
            <w:noProof/>
            <w:webHidden/>
          </w:rPr>
          <w:instrText xml:space="preserve"> PAGEREF _Toc368050395 \h </w:instrText>
        </w:r>
        <w:r w:rsidR="00F82E34">
          <w:rPr>
            <w:noProof/>
            <w:webHidden/>
          </w:rPr>
        </w:r>
        <w:r w:rsidR="00F82E34">
          <w:rPr>
            <w:noProof/>
            <w:webHidden/>
          </w:rPr>
          <w:fldChar w:fldCharType="separate"/>
        </w:r>
        <w:r w:rsidR="00D433E8">
          <w:rPr>
            <w:noProof/>
            <w:webHidden/>
          </w:rPr>
          <w:t>145</w:t>
        </w:r>
        <w:r w:rsidR="00F82E34">
          <w:rPr>
            <w:noProof/>
            <w:webHidden/>
          </w:rPr>
          <w:fldChar w:fldCharType="end"/>
        </w:r>
      </w:hyperlink>
    </w:p>
    <w:p w14:paraId="26235F18" w14:textId="77777777" w:rsidR="00F82E34" w:rsidRPr="00BE3BA1" w:rsidRDefault="00A649E2">
      <w:pPr>
        <w:pStyle w:val="3a"/>
        <w:rPr>
          <w:rFonts w:ascii="Calibri" w:eastAsia="Times New Roman" w:hAnsi="Calibri" w:cs="Arial"/>
          <w:b w:val="0"/>
          <w:noProof/>
          <w:sz w:val="22"/>
          <w:szCs w:val="22"/>
          <w:lang w:val="en-US" w:eastAsia="en-US"/>
        </w:rPr>
      </w:pPr>
      <w:hyperlink w:anchor="_Toc368050396" w:history="1">
        <w:r w:rsidR="00F82E34" w:rsidRPr="00AE7367">
          <w:rPr>
            <w:rStyle w:val="affb"/>
            <w:noProof/>
          </w:rPr>
          <w:t>12.4.9</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Unary </w:t>
        </w:r>
        <w:r w:rsidR="00F82E34" w:rsidRPr="00AE7367">
          <w:rPr>
            <w:rStyle w:val="affb"/>
            <w:rFonts w:ascii="Courier New" w:hAnsi="Courier New"/>
            <w:noProof/>
          </w:rPr>
          <w:t>-</w:t>
        </w:r>
        <w:r w:rsidR="00F82E34" w:rsidRPr="00AE7367">
          <w:rPr>
            <w:rStyle w:val="affb"/>
            <w:noProof/>
          </w:rPr>
          <w:t xml:space="preserve"> Operator</w:t>
        </w:r>
        <w:r w:rsidR="00F82E34">
          <w:rPr>
            <w:noProof/>
            <w:webHidden/>
          </w:rPr>
          <w:tab/>
        </w:r>
        <w:r w:rsidR="00F82E34">
          <w:rPr>
            <w:noProof/>
            <w:webHidden/>
          </w:rPr>
          <w:fldChar w:fldCharType="begin"/>
        </w:r>
        <w:r w:rsidR="00F82E34">
          <w:rPr>
            <w:noProof/>
            <w:webHidden/>
          </w:rPr>
          <w:instrText xml:space="preserve"> PAGEREF _Toc368050396 \h </w:instrText>
        </w:r>
        <w:r w:rsidR="00F82E34">
          <w:rPr>
            <w:noProof/>
            <w:webHidden/>
          </w:rPr>
        </w:r>
        <w:r w:rsidR="00F82E34">
          <w:rPr>
            <w:noProof/>
            <w:webHidden/>
          </w:rPr>
          <w:fldChar w:fldCharType="separate"/>
        </w:r>
        <w:r w:rsidR="00D433E8">
          <w:rPr>
            <w:noProof/>
            <w:webHidden/>
          </w:rPr>
          <w:t>145</w:t>
        </w:r>
        <w:r w:rsidR="00F82E34">
          <w:rPr>
            <w:noProof/>
            <w:webHidden/>
          </w:rPr>
          <w:fldChar w:fldCharType="end"/>
        </w:r>
      </w:hyperlink>
    </w:p>
    <w:p w14:paraId="3603E1DA" w14:textId="77777777" w:rsidR="00F82E34" w:rsidRPr="00BE3BA1" w:rsidRDefault="00A649E2">
      <w:pPr>
        <w:pStyle w:val="3a"/>
        <w:rPr>
          <w:rFonts w:ascii="Calibri" w:eastAsia="Times New Roman" w:hAnsi="Calibri" w:cs="Arial"/>
          <w:b w:val="0"/>
          <w:noProof/>
          <w:sz w:val="22"/>
          <w:szCs w:val="22"/>
          <w:lang w:val="en-US" w:eastAsia="en-US"/>
        </w:rPr>
      </w:pPr>
      <w:hyperlink w:anchor="_Toc368050397" w:history="1">
        <w:r w:rsidR="00F82E34" w:rsidRPr="00AE7367">
          <w:rPr>
            <w:rStyle w:val="affb"/>
            <w:noProof/>
          </w:rPr>
          <w:t>12.4.10</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Bitwise NOT Operator ( </w:t>
        </w:r>
        <w:r w:rsidR="00F82E34" w:rsidRPr="00AE7367">
          <w:rPr>
            <w:rStyle w:val="affb"/>
            <w:rFonts w:ascii="Courier New" w:hAnsi="Courier New"/>
            <w:noProof/>
          </w:rPr>
          <w:t>~</w:t>
        </w:r>
        <w:r w:rsidR="00F82E34" w:rsidRPr="00AE7367">
          <w:rPr>
            <w:rStyle w:val="affb"/>
            <w:noProof/>
          </w:rPr>
          <w:t xml:space="preserve"> )</w:t>
        </w:r>
        <w:r w:rsidR="00F82E34">
          <w:rPr>
            <w:noProof/>
            <w:webHidden/>
          </w:rPr>
          <w:tab/>
        </w:r>
        <w:r w:rsidR="00F82E34">
          <w:rPr>
            <w:noProof/>
            <w:webHidden/>
          </w:rPr>
          <w:fldChar w:fldCharType="begin"/>
        </w:r>
        <w:r w:rsidR="00F82E34">
          <w:rPr>
            <w:noProof/>
            <w:webHidden/>
          </w:rPr>
          <w:instrText xml:space="preserve"> PAGEREF _Toc368050397 \h </w:instrText>
        </w:r>
        <w:r w:rsidR="00F82E34">
          <w:rPr>
            <w:noProof/>
            <w:webHidden/>
          </w:rPr>
        </w:r>
        <w:r w:rsidR="00F82E34">
          <w:rPr>
            <w:noProof/>
            <w:webHidden/>
          </w:rPr>
          <w:fldChar w:fldCharType="separate"/>
        </w:r>
        <w:r w:rsidR="00D433E8">
          <w:rPr>
            <w:noProof/>
            <w:webHidden/>
          </w:rPr>
          <w:t>145</w:t>
        </w:r>
        <w:r w:rsidR="00F82E34">
          <w:rPr>
            <w:noProof/>
            <w:webHidden/>
          </w:rPr>
          <w:fldChar w:fldCharType="end"/>
        </w:r>
      </w:hyperlink>
    </w:p>
    <w:p w14:paraId="4DFC42A2" w14:textId="77777777" w:rsidR="00F82E34" w:rsidRPr="00BE3BA1" w:rsidRDefault="00A649E2">
      <w:pPr>
        <w:pStyle w:val="2c"/>
        <w:rPr>
          <w:rFonts w:ascii="Calibri" w:eastAsia="Times New Roman" w:hAnsi="Calibri" w:cs="Arial"/>
          <w:b w:val="0"/>
          <w:noProof/>
          <w:sz w:val="22"/>
          <w:szCs w:val="22"/>
          <w:lang w:val="en-US" w:eastAsia="en-US"/>
        </w:rPr>
      </w:pPr>
      <w:hyperlink w:anchor="_Toc368050398" w:history="1">
        <w:r w:rsidR="00F82E34" w:rsidRPr="00AE7367">
          <w:rPr>
            <w:rStyle w:val="affb"/>
            <w:noProof/>
          </w:rPr>
          <w:t>12.5</w:t>
        </w:r>
        <w:r w:rsidR="00F82E34" w:rsidRPr="00BE3BA1">
          <w:rPr>
            <w:rFonts w:ascii="Calibri" w:eastAsia="Times New Roman" w:hAnsi="Calibri" w:cs="Arial"/>
            <w:b w:val="0"/>
            <w:noProof/>
            <w:sz w:val="22"/>
            <w:szCs w:val="22"/>
            <w:lang w:val="en-US" w:eastAsia="en-US"/>
          </w:rPr>
          <w:tab/>
        </w:r>
        <w:r w:rsidR="00F82E34" w:rsidRPr="00AE7367">
          <w:rPr>
            <w:rStyle w:val="affb"/>
            <w:noProof/>
          </w:rPr>
          <w:t>Multiplicative Operators</w:t>
        </w:r>
        <w:r w:rsidR="00F82E34">
          <w:rPr>
            <w:noProof/>
            <w:webHidden/>
          </w:rPr>
          <w:tab/>
        </w:r>
        <w:r w:rsidR="00F82E34">
          <w:rPr>
            <w:noProof/>
            <w:webHidden/>
          </w:rPr>
          <w:fldChar w:fldCharType="begin"/>
        </w:r>
        <w:r w:rsidR="00F82E34">
          <w:rPr>
            <w:noProof/>
            <w:webHidden/>
          </w:rPr>
          <w:instrText xml:space="preserve"> PAGEREF _Toc368050398 \h </w:instrText>
        </w:r>
        <w:r w:rsidR="00F82E34">
          <w:rPr>
            <w:noProof/>
            <w:webHidden/>
          </w:rPr>
        </w:r>
        <w:r w:rsidR="00F82E34">
          <w:rPr>
            <w:noProof/>
            <w:webHidden/>
          </w:rPr>
          <w:fldChar w:fldCharType="separate"/>
        </w:r>
        <w:r w:rsidR="00D433E8">
          <w:rPr>
            <w:noProof/>
            <w:webHidden/>
          </w:rPr>
          <w:t>146</w:t>
        </w:r>
        <w:r w:rsidR="00F82E34">
          <w:rPr>
            <w:noProof/>
            <w:webHidden/>
          </w:rPr>
          <w:fldChar w:fldCharType="end"/>
        </w:r>
      </w:hyperlink>
    </w:p>
    <w:p w14:paraId="619523E8" w14:textId="77777777" w:rsidR="00F82E34" w:rsidRPr="00BE3BA1" w:rsidRDefault="00A649E2">
      <w:pPr>
        <w:pStyle w:val="3a"/>
        <w:rPr>
          <w:rFonts w:ascii="Calibri" w:eastAsia="Times New Roman" w:hAnsi="Calibri" w:cs="Arial"/>
          <w:b w:val="0"/>
          <w:noProof/>
          <w:sz w:val="22"/>
          <w:szCs w:val="22"/>
          <w:lang w:val="en-US" w:eastAsia="en-US"/>
        </w:rPr>
      </w:pPr>
      <w:hyperlink w:anchor="_Toc368050399" w:history="1">
        <w:r w:rsidR="00F82E34" w:rsidRPr="00AE7367">
          <w:rPr>
            <w:rStyle w:val="affb"/>
            <w:noProof/>
          </w:rPr>
          <w:t>12.5.1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_Toc368050399 \h </w:instrText>
        </w:r>
        <w:r w:rsidR="00F82E34">
          <w:rPr>
            <w:noProof/>
            <w:webHidden/>
          </w:rPr>
        </w:r>
        <w:r w:rsidR="00F82E34">
          <w:rPr>
            <w:noProof/>
            <w:webHidden/>
          </w:rPr>
          <w:fldChar w:fldCharType="separate"/>
        </w:r>
        <w:r w:rsidR="00D433E8">
          <w:rPr>
            <w:noProof/>
            <w:webHidden/>
          </w:rPr>
          <w:t>146</w:t>
        </w:r>
        <w:r w:rsidR="00F82E34">
          <w:rPr>
            <w:noProof/>
            <w:webHidden/>
          </w:rPr>
          <w:fldChar w:fldCharType="end"/>
        </w:r>
      </w:hyperlink>
    </w:p>
    <w:p w14:paraId="318F5A11" w14:textId="77777777" w:rsidR="00F82E34" w:rsidRPr="00BE3BA1" w:rsidRDefault="00A649E2">
      <w:pPr>
        <w:pStyle w:val="3a"/>
        <w:rPr>
          <w:rFonts w:ascii="Calibri" w:eastAsia="Times New Roman" w:hAnsi="Calibri" w:cs="Arial"/>
          <w:b w:val="0"/>
          <w:noProof/>
          <w:sz w:val="22"/>
          <w:szCs w:val="22"/>
          <w:lang w:val="en-US" w:eastAsia="en-US"/>
        </w:rPr>
      </w:pPr>
      <w:hyperlink w:anchor="_Toc368050400" w:history="1">
        <w:r w:rsidR="00F82E34" w:rsidRPr="00AE7367">
          <w:rPr>
            <w:rStyle w:val="affb"/>
            <w:noProof/>
          </w:rPr>
          <w:t>12.5.2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_Toc368050400 \h </w:instrText>
        </w:r>
        <w:r w:rsidR="00F82E34">
          <w:rPr>
            <w:noProof/>
            <w:webHidden/>
          </w:rPr>
        </w:r>
        <w:r w:rsidR="00F82E34">
          <w:rPr>
            <w:noProof/>
            <w:webHidden/>
          </w:rPr>
          <w:fldChar w:fldCharType="separate"/>
        </w:r>
        <w:r w:rsidR="00D433E8">
          <w:rPr>
            <w:noProof/>
            <w:webHidden/>
          </w:rPr>
          <w:t>146</w:t>
        </w:r>
        <w:r w:rsidR="00F82E34">
          <w:rPr>
            <w:noProof/>
            <w:webHidden/>
          </w:rPr>
          <w:fldChar w:fldCharType="end"/>
        </w:r>
      </w:hyperlink>
    </w:p>
    <w:p w14:paraId="637F0F65" w14:textId="77777777" w:rsidR="00F82E34" w:rsidRPr="00BE3BA1" w:rsidRDefault="00A649E2">
      <w:pPr>
        <w:pStyle w:val="2c"/>
        <w:rPr>
          <w:rFonts w:ascii="Calibri" w:eastAsia="Times New Roman" w:hAnsi="Calibri" w:cs="Arial"/>
          <w:b w:val="0"/>
          <w:noProof/>
          <w:sz w:val="22"/>
          <w:szCs w:val="22"/>
          <w:lang w:val="en-US" w:eastAsia="en-US"/>
        </w:rPr>
      </w:pPr>
      <w:hyperlink w:anchor="_Toc368050401" w:history="1">
        <w:r w:rsidR="00F82E34" w:rsidRPr="00AE7367">
          <w:rPr>
            <w:rStyle w:val="affb"/>
            <w:noProof/>
          </w:rPr>
          <w:t>12.6</w:t>
        </w:r>
        <w:r w:rsidR="00F82E34" w:rsidRPr="00BE3BA1">
          <w:rPr>
            <w:rFonts w:ascii="Calibri" w:eastAsia="Times New Roman" w:hAnsi="Calibri" w:cs="Arial"/>
            <w:b w:val="0"/>
            <w:noProof/>
            <w:sz w:val="22"/>
            <w:szCs w:val="22"/>
            <w:lang w:val="en-US" w:eastAsia="en-US"/>
          </w:rPr>
          <w:tab/>
        </w:r>
        <w:r w:rsidR="00F82E34" w:rsidRPr="00AE7367">
          <w:rPr>
            <w:rStyle w:val="affb"/>
            <w:noProof/>
          </w:rPr>
          <w:t>Additive Operators</w:t>
        </w:r>
        <w:r w:rsidR="00F82E34">
          <w:rPr>
            <w:noProof/>
            <w:webHidden/>
          </w:rPr>
          <w:tab/>
        </w:r>
        <w:r w:rsidR="00F82E34">
          <w:rPr>
            <w:noProof/>
            <w:webHidden/>
          </w:rPr>
          <w:fldChar w:fldCharType="begin"/>
        </w:r>
        <w:r w:rsidR="00F82E34">
          <w:rPr>
            <w:noProof/>
            <w:webHidden/>
          </w:rPr>
          <w:instrText xml:space="preserve"> PAGEREF _Toc368050401 \h </w:instrText>
        </w:r>
        <w:r w:rsidR="00F82E34">
          <w:rPr>
            <w:noProof/>
            <w:webHidden/>
          </w:rPr>
        </w:r>
        <w:r w:rsidR="00F82E34">
          <w:rPr>
            <w:noProof/>
            <w:webHidden/>
          </w:rPr>
          <w:fldChar w:fldCharType="separate"/>
        </w:r>
        <w:r w:rsidR="00D433E8">
          <w:rPr>
            <w:noProof/>
            <w:webHidden/>
          </w:rPr>
          <w:t>148</w:t>
        </w:r>
        <w:r w:rsidR="00F82E34">
          <w:rPr>
            <w:noProof/>
            <w:webHidden/>
          </w:rPr>
          <w:fldChar w:fldCharType="end"/>
        </w:r>
      </w:hyperlink>
    </w:p>
    <w:p w14:paraId="1C7E9200" w14:textId="77777777" w:rsidR="00F82E34" w:rsidRPr="00BE3BA1" w:rsidRDefault="00A649E2">
      <w:pPr>
        <w:pStyle w:val="3a"/>
        <w:rPr>
          <w:rFonts w:ascii="Calibri" w:eastAsia="Times New Roman" w:hAnsi="Calibri" w:cs="Arial"/>
          <w:b w:val="0"/>
          <w:noProof/>
          <w:sz w:val="22"/>
          <w:szCs w:val="22"/>
          <w:lang w:val="en-US" w:eastAsia="en-US"/>
        </w:rPr>
      </w:pPr>
      <w:hyperlink w:anchor="_Toc368050402" w:history="1">
        <w:r w:rsidR="00F82E34" w:rsidRPr="00AE7367">
          <w:rPr>
            <w:rStyle w:val="affb"/>
            <w:noProof/>
          </w:rPr>
          <w:t>12.6.1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_Toc368050402 \h </w:instrText>
        </w:r>
        <w:r w:rsidR="00F82E34">
          <w:rPr>
            <w:noProof/>
            <w:webHidden/>
          </w:rPr>
        </w:r>
        <w:r w:rsidR="00F82E34">
          <w:rPr>
            <w:noProof/>
            <w:webHidden/>
          </w:rPr>
          <w:fldChar w:fldCharType="separate"/>
        </w:r>
        <w:r w:rsidR="00D433E8">
          <w:rPr>
            <w:noProof/>
            <w:webHidden/>
          </w:rPr>
          <w:t>148</w:t>
        </w:r>
        <w:r w:rsidR="00F82E34">
          <w:rPr>
            <w:noProof/>
            <w:webHidden/>
          </w:rPr>
          <w:fldChar w:fldCharType="end"/>
        </w:r>
      </w:hyperlink>
    </w:p>
    <w:p w14:paraId="3EB3CA97" w14:textId="77777777" w:rsidR="00F82E34" w:rsidRPr="00BE3BA1" w:rsidRDefault="00A649E2">
      <w:pPr>
        <w:pStyle w:val="3a"/>
        <w:rPr>
          <w:rFonts w:ascii="Calibri" w:eastAsia="Times New Roman" w:hAnsi="Calibri" w:cs="Arial"/>
          <w:b w:val="0"/>
          <w:noProof/>
          <w:sz w:val="22"/>
          <w:szCs w:val="22"/>
          <w:lang w:val="en-US" w:eastAsia="en-US"/>
        </w:rPr>
      </w:pPr>
      <w:hyperlink w:anchor="_Toc368050403" w:history="1">
        <w:r w:rsidR="00F82E34" w:rsidRPr="00AE7367">
          <w:rPr>
            <w:rStyle w:val="affb"/>
            <w:noProof/>
          </w:rPr>
          <w:t>12.6.2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Addition operator ( </w:t>
        </w:r>
        <w:r w:rsidR="00F82E34" w:rsidRPr="00AE7367">
          <w:rPr>
            <w:rStyle w:val="affb"/>
            <w:rFonts w:ascii="Courier New" w:hAnsi="Courier New"/>
            <w:noProof/>
          </w:rPr>
          <w:t>+</w:t>
        </w:r>
        <w:r w:rsidR="00F82E34" w:rsidRPr="00AE7367">
          <w:rPr>
            <w:rStyle w:val="affb"/>
            <w:noProof/>
          </w:rPr>
          <w:t xml:space="preserve"> )</w:t>
        </w:r>
        <w:r w:rsidR="00F82E34">
          <w:rPr>
            <w:noProof/>
            <w:webHidden/>
          </w:rPr>
          <w:tab/>
        </w:r>
        <w:r w:rsidR="00F82E34">
          <w:rPr>
            <w:noProof/>
            <w:webHidden/>
          </w:rPr>
          <w:fldChar w:fldCharType="begin"/>
        </w:r>
        <w:r w:rsidR="00F82E34">
          <w:rPr>
            <w:noProof/>
            <w:webHidden/>
          </w:rPr>
          <w:instrText xml:space="preserve"> PAGEREF _Toc368050403 \h </w:instrText>
        </w:r>
        <w:r w:rsidR="00F82E34">
          <w:rPr>
            <w:noProof/>
            <w:webHidden/>
          </w:rPr>
        </w:r>
        <w:r w:rsidR="00F82E34">
          <w:rPr>
            <w:noProof/>
            <w:webHidden/>
          </w:rPr>
          <w:fldChar w:fldCharType="separate"/>
        </w:r>
        <w:r w:rsidR="00D433E8">
          <w:rPr>
            <w:noProof/>
            <w:webHidden/>
          </w:rPr>
          <w:t>148</w:t>
        </w:r>
        <w:r w:rsidR="00F82E34">
          <w:rPr>
            <w:noProof/>
            <w:webHidden/>
          </w:rPr>
          <w:fldChar w:fldCharType="end"/>
        </w:r>
      </w:hyperlink>
    </w:p>
    <w:p w14:paraId="126FCC5D" w14:textId="77777777" w:rsidR="00F82E34" w:rsidRPr="00BE3BA1" w:rsidRDefault="00A649E2">
      <w:pPr>
        <w:pStyle w:val="3a"/>
        <w:rPr>
          <w:rFonts w:ascii="Calibri" w:eastAsia="Times New Roman" w:hAnsi="Calibri" w:cs="Arial"/>
          <w:b w:val="0"/>
          <w:noProof/>
          <w:sz w:val="22"/>
          <w:szCs w:val="22"/>
          <w:lang w:val="en-US" w:eastAsia="en-US"/>
        </w:rPr>
      </w:pPr>
      <w:hyperlink w:anchor="_Toc368050404" w:history="1">
        <w:r w:rsidR="00F82E34" w:rsidRPr="00AE7367">
          <w:rPr>
            <w:rStyle w:val="affb"/>
            <w:noProof/>
          </w:rPr>
          <w:t>12.6.3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Subtraction Operator ( </w:t>
        </w:r>
        <w:r w:rsidR="00F82E34" w:rsidRPr="00AE7367">
          <w:rPr>
            <w:rStyle w:val="affb"/>
            <w:rFonts w:ascii="Courier New" w:hAnsi="Courier New"/>
            <w:noProof/>
          </w:rPr>
          <w:t>-</w:t>
        </w:r>
        <w:r w:rsidR="00F82E34" w:rsidRPr="00AE7367">
          <w:rPr>
            <w:rStyle w:val="affb"/>
            <w:noProof/>
          </w:rPr>
          <w:t xml:space="preserve"> )</w:t>
        </w:r>
        <w:r w:rsidR="00F82E34">
          <w:rPr>
            <w:noProof/>
            <w:webHidden/>
          </w:rPr>
          <w:tab/>
        </w:r>
        <w:r w:rsidR="00F82E34">
          <w:rPr>
            <w:noProof/>
            <w:webHidden/>
          </w:rPr>
          <w:fldChar w:fldCharType="begin"/>
        </w:r>
        <w:r w:rsidR="00F82E34">
          <w:rPr>
            <w:noProof/>
            <w:webHidden/>
          </w:rPr>
          <w:instrText xml:space="preserve"> PAGEREF _Toc368050404 \h </w:instrText>
        </w:r>
        <w:r w:rsidR="00F82E34">
          <w:rPr>
            <w:noProof/>
            <w:webHidden/>
          </w:rPr>
        </w:r>
        <w:r w:rsidR="00F82E34">
          <w:rPr>
            <w:noProof/>
            <w:webHidden/>
          </w:rPr>
          <w:fldChar w:fldCharType="separate"/>
        </w:r>
        <w:r w:rsidR="00D433E8">
          <w:rPr>
            <w:noProof/>
            <w:webHidden/>
          </w:rPr>
          <w:t>148</w:t>
        </w:r>
        <w:r w:rsidR="00F82E34">
          <w:rPr>
            <w:noProof/>
            <w:webHidden/>
          </w:rPr>
          <w:fldChar w:fldCharType="end"/>
        </w:r>
      </w:hyperlink>
    </w:p>
    <w:p w14:paraId="65FFC687" w14:textId="77777777" w:rsidR="00F82E34" w:rsidRPr="00BE3BA1" w:rsidRDefault="00A649E2">
      <w:pPr>
        <w:pStyle w:val="3a"/>
        <w:rPr>
          <w:rFonts w:ascii="Calibri" w:eastAsia="Times New Roman" w:hAnsi="Calibri" w:cs="Arial"/>
          <w:b w:val="0"/>
          <w:noProof/>
          <w:sz w:val="22"/>
          <w:szCs w:val="22"/>
          <w:lang w:val="en-US" w:eastAsia="en-US"/>
        </w:rPr>
      </w:pPr>
      <w:hyperlink w:anchor="_Toc368050405" w:history="1">
        <w:r w:rsidR="00F82E34" w:rsidRPr="00AE7367">
          <w:rPr>
            <w:rStyle w:val="affb"/>
            <w:noProof/>
          </w:rPr>
          <w:t>12.6.4</w:t>
        </w:r>
        <w:r w:rsidR="00F82E34" w:rsidRPr="00BE3BA1">
          <w:rPr>
            <w:rFonts w:ascii="Calibri" w:eastAsia="Times New Roman" w:hAnsi="Calibri" w:cs="Arial"/>
            <w:b w:val="0"/>
            <w:noProof/>
            <w:sz w:val="22"/>
            <w:szCs w:val="22"/>
            <w:lang w:val="en-US" w:eastAsia="en-US"/>
          </w:rPr>
          <w:tab/>
        </w:r>
        <w:r w:rsidR="00F82E34" w:rsidRPr="00AE7367">
          <w:rPr>
            <w:rStyle w:val="affb"/>
            <w:noProof/>
          </w:rPr>
          <w:t>Applying the Additive Operators to Numbers</w:t>
        </w:r>
        <w:r w:rsidR="00F82E34">
          <w:rPr>
            <w:noProof/>
            <w:webHidden/>
          </w:rPr>
          <w:tab/>
        </w:r>
        <w:r w:rsidR="00F82E34">
          <w:rPr>
            <w:noProof/>
            <w:webHidden/>
          </w:rPr>
          <w:fldChar w:fldCharType="begin"/>
        </w:r>
        <w:r w:rsidR="00F82E34">
          <w:rPr>
            <w:noProof/>
            <w:webHidden/>
          </w:rPr>
          <w:instrText xml:space="preserve"> PAGEREF _Toc368050405 \h </w:instrText>
        </w:r>
        <w:r w:rsidR="00F82E34">
          <w:rPr>
            <w:noProof/>
            <w:webHidden/>
          </w:rPr>
        </w:r>
        <w:r w:rsidR="00F82E34">
          <w:rPr>
            <w:noProof/>
            <w:webHidden/>
          </w:rPr>
          <w:fldChar w:fldCharType="separate"/>
        </w:r>
        <w:r w:rsidR="00D433E8">
          <w:rPr>
            <w:noProof/>
            <w:webHidden/>
          </w:rPr>
          <w:t>149</w:t>
        </w:r>
        <w:r w:rsidR="00F82E34">
          <w:rPr>
            <w:noProof/>
            <w:webHidden/>
          </w:rPr>
          <w:fldChar w:fldCharType="end"/>
        </w:r>
      </w:hyperlink>
    </w:p>
    <w:p w14:paraId="20701278" w14:textId="77777777" w:rsidR="00F82E34" w:rsidRPr="00BE3BA1" w:rsidRDefault="00A649E2">
      <w:pPr>
        <w:pStyle w:val="2c"/>
        <w:rPr>
          <w:rFonts w:ascii="Calibri" w:eastAsia="Times New Roman" w:hAnsi="Calibri" w:cs="Arial"/>
          <w:b w:val="0"/>
          <w:noProof/>
          <w:sz w:val="22"/>
          <w:szCs w:val="22"/>
          <w:lang w:val="en-US" w:eastAsia="en-US"/>
        </w:rPr>
      </w:pPr>
      <w:hyperlink w:anchor="_Toc368050406" w:history="1">
        <w:r w:rsidR="00F82E34" w:rsidRPr="00AE7367">
          <w:rPr>
            <w:rStyle w:val="affb"/>
            <w:noProof/>
          </w:rPr>
          <w:t>12.7</w:t>
        </w:r>
        <w:r w:rsidR="00F82E34" w:rsidRPr="00BE3BA1">
          <w:rPr>
            <w:rFonts w:ascii="Calibri" w:eastAsia="Times New Roman" w:hAnsi="Calibri" w:cs="Arial"/>
            <w:b w:val="0"/>
            <w:noProof/>
            <w:sz w:val="22"/>
            <w:szCs w:val="22"/>
            <w:lang w:val="en-US" w:eastAsia="en-US"/>
          </w:rPr>
          <w:tab/>
        </w:r>
        <w:r w:rsidR="00F82E34" w:rsidRPr="00AE7367">
          <w:rPr>
            <w:rStyle w:val="affb"/>
            <w:noProof/>
          </w:rPr>
          <w:t>Bitwise Shift Operators</w:t>
        </w:r>
        <w:r w:rsidR="00F82E34">
          <w:rPr>
            <w:noProof/>
            <w:webHidden/>
          </w:rPr>
          <w:tab/>
        </w:r>
        <w:r w:rsidR="00F82E34">
          <w:rPr>
            <w:noProof/>
            <w:webHidden/>
          </w:rPr>
          <w:fldChar w:fldCharType="begin"/>
        </w:r>
        <w:r w:rsidR="00F82E34">
          <w:rPr>
            <w:noProof/>
            <w:webHidden/>
          </w:rPr>
          <w:instrText xml:space="preserve"> PAGEREF _Toc368050406 \h </w:instrText>
        </w:r>
        <w:r w:rsidR="00F82E34">
          <w:rPr>
            <w:noProof/>
            <w:webHidden/>
          </w:rPr>
        </w:r>
        <w:r w:rsidR="00F82E34">
          <w:rPr>
            <w:noProof/>
            <w:webHidden/>
          </w:rPr>
          <w:fldChar w:fldCharType="separate"/>
        </w:r>
        <w:r w:rsidR="00D433E8">
          <w:rPr>
            <w:noProof/>
            <w:webHidden/>
          </w:rPr>
          <w:t>149</w:t>
        </w:r>
        <w:r w:rsidR="00F82E34">
          <w:rPr>
            <w:noProof/>
            <w:webHidden/>
          </w:rPr>
          <w:fldChar w:fldCharType="end"/>
        </w:r>
      </w:hyperlink>
    </w:p>
    <w:p w14:paraId="06814EE1" w14:textId="77777777" w:rsidR="00F82E34" w:rsidRPr="00BE3BA1" w:rsidRDefault="00A649E2">
      <w:pPr>
        <w:pStyle w:val="3a"/>
        <w:rPr>
          <w:rFonts w:ascii="Calibri" w:eastAsia="Times New Roman" w:hAnsi="Calibri" w:cs="Arial"/>
          <w:b w:val="0"/>
          <w:noProof/>
          <w:sz w:val="22"/>
          <w:szCs w:val="22"/>
          <w:lang w:val="en-US" w:eastAsia="en-US"/>
        </w:rPr>
      </w:pPr>
      <w:hyperlink w:anchor="_Toc368050407" w:history="1">
        <w:r w:rsidR="00F82E34" w:rsidRPr="00AE7367">
          <w:rPr>
            <w:rStyle w:val="affb"/>
            <w:noProof/>
          </w:rPr>
          <w:t>12.7.1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_Toc368050407 \h </w:instrText>
        </w:r>
        <w:r w:rsidR="00F82E34">
          <w:rPr>
            <w:noProof/>
            <w:webHidden/>
          </w:rPr>
        </w:r>
        <w:r w:rsidR="00F82E34">
          <w:rPr>
            <w:noProof/>
            <w:webHidden/>
          </w:rPr>
          <w:fldChar w:fldCharType="separate"/>
        </w:r>
        <w:r w:rsidR="00D433E8">
          <w:rPr>
            <w:noProof/>
            <w:webHidden/>
          </w:rPr>
          <w:t>149</w:t>
        </w:r>
        <w:r w:rsidR="00F82E34">
          <w:rPr>
            <w:noProof/>
            <w:webHidden/>
          </w:rPr>
          <w:fldChar w:fldCharType="end"/>
        </w:r>
      </w:hyperlink>
    </w:p>
    <w:p w14:paraId="29BBB394" w14:textId="77777777" w:rsidR="00F82E34" w:rsidRPr="00BE3BA1" w:rsidRDefault="00A649E2">
      <w:pPr>
        <w:pStyle w:val="3a"/>
        <w:rPr>
          <w:rFonts w:ascii="Calibri" w:eastAsia="Times New Roman" w:hAnsi="Calibri" w:cs="Arial"/>
          <w:b w:val="0"/>
          <w:noProof/>
          <w:sz w:val="22"/>
          <w:szCs w:val="22"/>
          <w:lang w:val="en-US" w:eastAsia="en-US"/>
        </w:rPr>
      </w:pPr>
      <w:hyperlink w:anchor="_Toc368050408" w:history="1">
        <w:r w:rsidR="00F82E34" w:rsidRPr="00AE7367">
          <w:rPr>
            <w:rStyle w:val="affb"/>
            <w:noProof/>
          </w:rPr>
          <w:t>12.7.2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Left Shift Operator ( </w:t>
        </w:r>
        <w:r w:rsidR="00F82E34" w:rsidRPr="00AE7367">
          <w:rPr>
            <w:rStyle w:val="affb"/>
            <w:rFonts w:ascii="Courier New" w:hAnsi="Courier New"/>
            <w:noProof/>
          </w:rPr>
          <w:t>&lt;&lt;</w:t>
        </w:r>
        <w:r w:rsidR="00F82E34" w:rsidRPr="00AE7367">
          <w:rPr>
            <w:rStyle w:val="affb"/>
            <w:noProof/>
          </w:rPr>
          <w:t xml:space="preserve"> )</w:t>
        </w:r>
        <w:r w:rsidR="00F82E34">
          <w:rPr>
            <w:noProof/>
            <w:webHidden/>
          </w:rPr>
          <w:tab/>
        </w:r>
        <w:r w:rsidR="00F82E34">
          <w:rPr>
            <w:noProof/>
            <w:webHidden/>
          </w:rPr>
          <w:fldChar w:fldCharType="begin"/>
        </w:r>
        <w:r w:rsidR="00F82E34">
          <w:rPr>
            <w:noProof/>
            <w:webHidden/>
          </w:rPr>
          <w:instrText xml:space="preserve"> PAGEREF _Toc368050408 \h </w:instrText>
        </w:r>
        <w:r w:rsidR="00F82E34">
          <w:rPr>
            <w:noProof/>
            <w:webHidden/>
          </w:rPr>
        </w:r>
        <w:r w:rsidR="00F82E34">
          <w:rPr>
            <w:noProof/>
            <w:webHidden/>
          </w:rPr>
          <w:fldChar w:fldCharType="separate"/>
        </w:r>
        <w:r w:rsidR="00D433E8">
          <w:rPr>
            <w:noProof/>
            <w:webHidden/>
          </w:rPr>
          <w:t>150</w:t>
        </w:r>
        <w:r w:rsidR="00F82E34">
          <w:rPr>
            <w:noProof/>
            <w:webHidden/>
          </w:rPr>
          <w:fldChar w:fldCharType="end"/>
        </w:r>
      </w:hyperlink>
    </w:p>
    <w:p w14:paraId="20E50431" w14:textId="77777777" w:rsidR="00F82E34" w:rsidRPr="00BE3BA1" w:rsidRDefault="00A649E2">
      <w:pPr>
        <w:pStyle w:val="3a"/>
        <w:rPr>
          <w:rFonts w:ascii="Calibri" w:eastAsia="Times New Roman" w:hAnsi="Calibri" w:cs="Arial"/>
          <w:b w:val="0"/>
          <w:noProof/>
          <w:sz w:val="22"/>
          <w:szCs w:val="22"/>
          <w:lang w:val="en-US" w:eastAsia="en-US"/>
        </w:rPr>
      </w:pPr>
      <w:hyperlink w:anchor="_Toc368050409" w:history="1">
        <w:r w:rsidR="00F82E34" w:rsidRPr="00AE7367">
          <w:rPr>
            <w:rStyle w:val="affb"/>
            <w:noProof/>
          </w:rPr>
          <w:t>12.7.3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Signed Right Shift Operator ( </w:t>
        </w:r>
        <w:r w:rsidR="00F82E34" w:rsidRPr="00AE7367">
          <w:rPr>
            <w:rStyle w:val="affb"/>
            <w:rFonts w:ascii="Courier New" w:hAnsi="Courier New"/>
            <w:noProof/>
          </w:rPr>
          <w:t>&gt;&gt;</w:t>
        </w:r>
        <w:r w:rsidR="00F82E34" w:rsidRPr="00AE7367">
          <w:rPr>
            <w:rStyle w:val="affb"/>
            <w:noProof/>
          </w:rPr>
          <w:t xml:space="preserve"> )</w:t>
        </w:r>
        <w:r w:rsidR="00F82E34">
          <w:rPr>
            <w:noProof/>
            <w:webHidden/>
          </w:rPr>
          <w:tab/>
        </w:r>
        <w:r w:rsidR="00F82E34">
          <w:rPr>
            <w:noProof/>
            <w:webHidden/>
          </w:rPr>
          <w:fldChar w:fldCharType="begin"/>
        </w:r>
        <w:r w:rsidR="00F82E34">
          <w:rPr>
            <w:noProof/>
            <w:webHidden/>
          </w:rPr>
          <w:instrText xml:space="preserve"> PAGEREF _Toc368050409 \h </w:instrText>
        </w:r>
        <w:r w:rsidR="00F82E34">
          <w:rPr>
            <w:noProof/>
            <w:webHidden/>
          </w:rPr>
        </w:r>
        <w:r w:rsidR="00F82E34">
          <w:rPr>
            <w:noProof/>
            <w:webHidden/>
          </w:rPr>
          <w:fldChar w:fldCharType="separate"/>
        </w:r>
        <w:r w:rsidR="00D433E8">
          <w:rPr>
            <w:noProof/>
            <w:webHidden/>
          </w:rPr>
          <w:t>150</w:t>
        </w:r>
        <w:r w:rsidR="00F82E34">
          <w:rPr>
            <w:noProof/>
            <w:webHidden/>
          </w:rPr>
          <w:fldChar w:fldCharType="end"/>
        </w:r>
      </w:hyperlink>
    </w:p>
    <w:p w14:paraId="0CDE93F6" w14:textId="77777777" w:rsidR="00F82E34" w:rsidRPr="00BE3BA1" w:rsidRDefault="00A649E2">
      <w:pPr>
        <w:pStyle w:val="3a"/>
        <w:rPr>
          <w:rFonts w:ascii="Calibri" w:eastAsia="Times New Roman" w:hAnsi="Calibri" w:cs="Arial"/>
          <w:b w:val="0"/>
          <w:noProof/>
          <w:sz w:val="22"/>
          <w:szCs w:val="22"/>
          <w:lang w:val="en-US" w:eastAsia="en-US"/>
        </w:rPr>
      </w:pPr>
      <w:hyperlink w:anchor="_Toc368050410" w:history="1">
        <w:r w:rsidR="00F82E34" w:rsidRPr="00AE7367">
          <w:rPr>
            <w:rStyle w:val="affb"/>
            <w:noProof/>
          </w:rPr>
          <w:t>12.7.4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Unsigned Right Shift Operator ( </w:t>
        </w:r>
        <w:r w:rsidR="00F82E34" w:rsidRPr="00AE7367">
          <w:rPr>
            <w:rStyle w:val="affb"/>
            <w:rFonts w:ascii="Courier New" w:hAnsi="Courier New"/>
            <w:noProof/>
          </w:rPr>
          <w:t>&gt;&gt;&gt;</w:t>
        </w:r>
        <w:r w:rsidR="00F82E34" w:rsidRPr="00AE7367">
          <w:rPr>
            <w:rStyle w:val="affb"/>
            <w:noProof/>
          </w:rPr>
          <w:t xml:space="preserve"> )</w:t>
        </w:r>
        <w:r w:rsidR="00F82E34">
          <w:rPr>
            <w:noProof/>
            <w:webHidden/>
          </w:rPr>
          <w:tab/>
        </w:r>
        <w:r w:rsidR="00F82E34">
          <w:rPr>
            <w:noProof/>
            <w:webHidden/>
          </w:rPr>
          <w:fldChar w:fldCharType="begin"/>
        </w:r>
        <w:r w:rsidR="00F82E34">
          <w:rPr>
            <w:noProof/>
            <w:webHidden/>
          </w:rPr>
          <w:instrText xml:space="preserve"> PAGEREF _Toc368050410 \h </w:instrText>
        </w:r>
        <w:r w:rsidR="00F82E34">
          <w:rPr>
            <w:noProof/>
            <w:webHidden/>
          </w:rPr>
        </w:r>
        <w:r w:rsidR="00F82E34">
          <w:rPr>
            <w:noProof/>
            <w:webHidden/>
          </w:rPr>
          <w:fldChar w:fldCharType="separate"/>
        </w:r>
        <w:r w:rsidR="00D433E8">
          <w:rPr>
            <w:noProof/>
            <w:webHidden/>
          </w:rPr>
          <w:t>150</w:t>
        </w:r>
        <w:r w:rsidR="00F82E34">
          <w:rPr>
            <w:noProof/>
            <w:webHidden/>
          </w:rPr>
          <w:fldChar w:fldCharType="end"/>
        </w:r>
      </w:hyperlink>
    </w:p>
    <w:p w14:paraId="51DEF4C5" w14:textId="77777777" w:rsidR="00F82E34" w:rsidRPr="00BE3BA1" w:rsidRDefault="00A649E2">
      <w:pPr>
        <w:pStyle w:val="2c"/>
        <w:rPr>
          <w:rFonts w:ascii="Calibri" w:eastAsia="Times New Roman" w:hAnsi="Calibri" w:cs="Arial"/>
          <w:b w:val="0"/>
          <w:noProof/>
          <w:sz w:val="22"/>
          <w:szCs w:val="22"/>
          <w:lang w:val="en-US" w:eastAsia="en-US"/>
        </w:rPr>
      </w:pPr>
      <w:hyperlink w:anchor="_Toc368050411" w:history="1">
        <w:r w:rsidR="00F82E34" w:rsidRPr="00AE7367">
          <w:rPr>
            <w:rStyle w:val="affb"/>
            <w:noProof/>
          </w:rPr>
          <w:t>12.8</w:t>
        </w:r>
        <w:r w:rsidR="00F82E34" w:rsidRPr="00BE3BA1">
          <w:rPr>
            <w:rFonts w:ascii="Calibri" w:eastAsia="Times New Roman" w:hAnsi="Calibri" w:cs="Arial"/>
            <w:b w:val="0"/>
            <w:noProof/>
            <w:sz w:val="22"/>
            <w:szCs w:val="22"/>
            <w:lang w:val="en-US" w:eastAsia="en-US"/>
          </w:rPr>
          <w:tab/>
        </w:r>
        <w:r w:rsidR="00F82E34" w:rsidRPr="00AE7367">
          <w:rPr>
            <w:rStyle w:val="affb"/>
            <w:noProof/>
          </w:rPr>
          <w:t>Relational Operators</w:t>
        </w:r>
        <w:r w:rsidR="00F82E34">
          <w:rPr>
            <w:noProof/>
            <w:webHidden/>
          </w:rPr>
          <w:tab/>
        </w:r>
        <w:r w:rsidR="00F82E34">
          <w:rPr>
            <w:noProof/>
            <w:webHidden/>
          </w:rPr>
          <w:fldChar w:fldCharType="begin"/>
        </w:r>
        <w:r w:rsidR="00F82E34">
          <w:rPr>
            <w:noProof/>
            <w:webHidden/>
          </w:rPr>
          <w:instrText xml:space="preserve"> PAGEREF _Toc368050411 \h </w:instrText>
        </w:r>
        <w:r w:rsidR="00F82E34">
          <w:rPr>
            <w:noProof/>
            <w:webHidden/>
          </w:rPr>
        </w:r>
        <w:r w:rsidR="00F82E34">
          <w:rPr>
            <w:noProof/>
            <w:webHidden/>
          </w:rPr>
          <w:fldChar w:fldCharType="separate"/>
        </w:r>
        <w:r w:rsidR="00D433E8">
          <w:rPr>
            <w:noProof/>
            <w:webHidden/>
          </w:rPr>
          <w:t>151</w:t>
        </w:r>
        <w:r w:rsidR="00F82E34">
          <w:rPr>
            <w:noProof/>
            <w:webHidden/>
          </w:rPr>
          <w:fldChar w:fldCharType="end"/>
        </w:r>
      </w:hyperlink>
    </w:p>
    <w:p w14:paraId="71611071" w14:textId="77777777" w:rsidR="00F82E34" w:rsidRPr="00BE3BA1" w:rsidRDefault="00A649E2">
      <w:pPr>
        <w:pStyle w:val="3a"/>
        <w:rPr>
          <w:rFonts w:ascii="Calibri" w:eastAsia="Times New Roman" w:hAnsi="Calibri" w:cs="Arial"/>
          <w:b w:val="0"/>
          <w:noProof/>
          <w:sz w:val="22"/>
          <w:szCs w:val="22"/>
          <w:lang w:val="en-US" w:eastAsia="en-US"/>
        </w:rPr>
      </w:pPr>
      <w:hyperlink w:anchor="_Toc368050412" w:history="1">
        <w:r w:rsidR="00F82E34" w:rsidRPr="00AE7367">
          <w:rPr>
            <w:rStyle w:val="affb"/>
            <w:noProof/>
          </w:rPr>
          <w:t>12.8.1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_Toc368050412 \h </w:instrText>
        </w:r>
        <w:r w:rsidR="00F82E34">
          <w:rPr>
            <w:noProof/>
            <w:webHidden/>
          </w:rPr>
        </w:r>
        <w:r w:rsidR="00F82E34">
          <w:rPr>
            <w:noProof/>
            <w:webHidden/>
          </w:rPr>
          <w:fldChar w:fldCharType="separate"/>
        </w:r>
        <w:r w:rsidR="00D433E8">
          <w:rPr>
            <w:noProof/>
            <w:webHidden/>
          </w:rPr>
          <w:t>151</w:t>
        </w:r>
        <w:r w:rsidR="00F82E34">
          <w:rPr>
            <w:noProof/>
            <w:webHidden/>
          </w:rPr>
          <w:fldChar w:fldCharType="end"/>
        </w:r>
      </w:hyperlink>
    </w:p>
    <w:p w14:paraId="33C0A7F4" w14:textId="77777777" w:rsidR="00F82E34" w:rsidRPr="00BE3BA1" w:rsidRDefault="00A649E2">
      <w:pPr>
        <w:pStyle w:val="3a"/>
        <w:rPr>
          <w:rFonts w:ascii="Calibri" w:eastAsia="Times New Roman" w:hAnsi="Calibri" w:cs="Arial"/>
          <w:b w:val="0"/>
          <w:noProof/>
          <w:sz w:val="22"/>
          <w:szCs w:val="22"/>
          <w:lang w:val="en-US" w:eastAsia="en-US"/>
        </w:rPr>
      </w:pPr>
      <w:hyperlink w:anchor="_Toc368050414" w:history="1">
        <w:r w:rsidR="00F82E34" w:rsidRPr="00AE7367">
          <w:rPr>
            <w:rStyle w:val="affb"/>
            <w:noProof/>
          </w:rPr>
          <w:t>12.8.2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_Toc368050414 \h </w:instrText>
        </w:r>
        <w:r w:rsidR="00F82E34">
          <w:rPr>
            <w:noProof/>
            <w:webHidden/>
          </w:rPr>
        </w:r>
        <w:r w:rsidR="00F82E34">
          <w:rPr>
            <w:noProof/>
            <w:webHidden/>
          </w:rPr>
          <w:fldChar w:fldCharType="separate"/>
        </w:r>
        <w:r w:rsidR="00D433E8">
          <w:rPr>
            <w:noProof/>
            <w:webHidden/>
          </w:rPr>
          <w:t>152</w:t>
        </w:r>
        <w:r w:rsidR="00F82E34">
          <w:rPr>
            <w:noProof/>
            <w:webHidden/>
          </w:rPr>
          <w:fldChar w:fldCharType="end"/>
        </w:r>
      </w:hyperlink>
    </w:p>
    <w:p w14:paraId="00F7FA82" w14:textId="77777777" w:rsidR="00F82E34" w:rsidRPr="00BE3BA1" w:rsidRDefault="00A649E2">
      <w:pPr>
        <w:pStyle w:val="3a"/>
        <w:rPr>
          <w:rFonts w:ascii="Calibri" w:eastAsia="Times New Roman" w:hAnsi="Calibri" w:cs="Arial"/>
          <w:b w:val="0"/>
          <w:noProof/>
          <w:sz w:val="22"/>
          <w:szCs w:val="22"/>
          <w:lang w:val="en-US" w:eastAsia="en-US"/>
        </w:rPr>
      </w:pPr>
      <w:hyperlink w:anchor="_Toc368050415" w:history="1">
        <w:r w:rsidR="00F82E34" w:rsidRPr="00AE7367">
          <w:rPr>
            <w:rStyle w:val="affb"/>
            <w:noProof/>
          </w:rPr>
          <w:t>12.8.3</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InstanceofOperator(O, C)</w:t>
        </w:r>
        <w:r w:rsidR="00F82E34">
          <w:rPr>
            <w:noProof/>
            <w:webHidden/>
          </w:rPr>
          <w:tab/>
        </w:r>
        <w:r w:rsidR="00F82E34">
          <w:rPr>
            <w:noProof/>
            <w:webHidden/>
          </w:rPr>
          <w:fldChar w:fldCharType="begin"/>
        </w:r>
        <w:r w:rsidR="00F82E34">
          <w:rPr>
            <w:noProof/>
            <w:webHidden/>
          </w:rPr>
          <w:instrText xml:space="preserve"> PAGEREF _Toc368050415 \h </w:instrText>
        </w:r>
        <w:r w:rsidR="00F82E34">
          <w:rPr>
            <w:noProof/>
            <w:webHidden/>
          </w:rPr>
        </w:r>
        <w:r w:rsidR="00F82E34">
          <w:rPr>
            <w:noProof/>
            <w:webHidden/>
          </w:rPr>
          <w:fldChar w:fldCharType="separate"/>
        </w:r>
        <w:r w:rsidR="00D433E8">
          <w:rPr>
            <w:noProof/>
            <w:webHidden/>
          </w:rPr>
          <w:t>153</w:t>
        </w:r>
        <w:r w:rsidR="00F82E34">
          <w:rPr>
            <w:noProof/>
            <w:webHidden/>
          </w:rPr>
          <w:fldChar w:fldCharType="end"/>
        </w:r>
      </w:hyperlink>
    </w:p>
    <w:p w14:paraId="44520FEA" w14:textId="77777777" w:rsidR="00F82E34" w:rsidRPr="00BE3BA1" w:rsidRDefault="00A649E2">
      <w:pPr>
        <w:pStyle w:val="2c"/>
        <w:rPr>
          <w:rFonts w:ascii="Calibri" w:eastAsia="Times New Roman" w:hAnsi="Calibri" w:cs="Arial"/>
          <w:b w:val="0"/>
          <w:noProof/>
          <w:sz w:val="22"/>
          <w:szCs w:val="22"/>
          <w:lang w:val="en-US" w:eastAsia="en-US"/>
        </w:rPr>
      </w:pPr>
      <w:hyperlink w:anchor="_Toc368050416" w:history="1">
        <w:r w:rsidR="00F82E34" w:rsidRPr="00AE7367">
          <w:rPr>
            <w:rStyle w:val="affb"/>
            <w:noProof/>
          </w:rPr>
          <w:t>12.9</w:t>
        </w:r>
        <w:r w:rsidR="00F82E34" w:rsidRPr="00BE3BA1">
          <w:rPr>
            <w:rFonts w:ascii="Calibri" w:eastAsia="Times New Roman" w:hAnsi="Calibri" w:cs="Arial"/>
            <w:b w:val="0"/>
            <w:noProof/>
            <w:sz w:val="22"/>
            <w:szCs w:val="22"/>
            <w:lang w:val="en-US" w:eastAsia="en-US"/>
          </w:rPr>
          <w:tab/>
        </w:r>
        <w:r w:rsidR="00F82E34" w:rsidRPr="00AE7367">
          <w:rPr>
            <w:rStyle w:val="affb"/>
            <w:noProof/>
          </w:rPr>
          <w:t>Equality Operators</w:t>
        </w:r>
        <w:r w:rsidR="00F82E34">
          <w:rPr>
            <w:noProof/>
            <w:webHidden/>
          </w:rPr>
          <w:tab/>
        </w:r>
        <w:r w:rsidR="00F82E34">
          <w:rPr>
            <w:noProof/>
            <w:webHidden/>
          </w:rPr>
          <w:fldChar w:fldCharType="begin"/>
        </w:r>
        <w:r w:rsidR="00F82E34">
          <w:rPr>
            <w:noProof/>
            <w:webHidden/>
          </w:rPr>
          <w:instrText xml:space="preserve"> PAGEREF _Toc368050416 \h </w:instrText>
        </w:r>
        <w:r w:rsidR="00F82E34">
          <w:rPr>
            <w:noProof/>
            <w:webHidden/>
          </w:rPr>
        </w:r>
        <w:r w:rsidR="00F82E34">
          <w:rPr>
            <w:noProof/>
            <w:webHidden/>
          </w:rPr>
          <w:fldChar w:fldCharType="separate"/>
        </w:r>
        <w:r w:rsidR="00D433E8">
          <w:rPr>
            <w:noProof/>
            <w:webHidden/>
          </w:rPr>
          <w:t>153</w:t>
        </w:r>
        <w:r w:rsidR="00F82E34">
          <w:rPr>
            <w:noProof/>
            <w:webHidden/>
          </w:rPr>
          <w:fldChar w:fldCharType="end"/>
        </w:r>
      </w:hyperlink>
    </w:p>
    <w:p w14:paraId="1B3950D0" w14:textId="77777777" w:rsidR="00F82E34" w:rsidRPr="00BE3BA1" w:rsidRDefault="00A649E2">
      <w:pPr>
        <w:pStyle w:val="3a"/>
        <w:rPr>
          <w:rFonts w:ascii="Calibri" w:eastAsia="Times New Roman" w:hAnsi="Calibri" w:cs="Arial"/>
          <w:b w:val="0"/>
          <w:noProof/>
          <w:sz w:val="22"/>
          <w:szCs w:val="22"/>
          <w:lang w:val="en-US" w:eastAsia="en-US"/>
        </w:rPr>
      </w:pPr>
      <w:hyperlink w:anchor="_Toc368050417" w:history="1">
        <w:r w:rsidR="00F82E34" w:rsidRPr="00AE7367">
          <w:rPr>
            <w:rStyle w:val="affb"/>
            <w:noProof/>
          </w:rPr>
          <w:t>12.9.1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_Toc368050417 \h </w:instrText>
        </w:r>
        <w:r w:rsidR="00F82E34">
          <w:rPr>
            <w:noProof/>
            <w:webHidden/>
          </w:rPr>
        </w:r>
        <w:r w:rsidR="00F82E34">
          <w:rPr>
            <w:noProof/>
            <w:webHidden/>
          </w:rPr>
          <w:fldChar w:fldCharType="separate"/>
        </w:r>
        <w:r w:rsidR="00D433E8">
          <w:rPr>
            <w:noProof/>
            <w:webHidden/>
          </w:rPr>
          <w:t>153</w:t>
        </w:r>
        <w:r w:rsidR="00F82E34">
          <w:rPr>
            <w:noProof/>
            <w:webHidden/>
          </w:rPr>
          <w:fldChar w:fldCharType="end"/>
        </w:r>
      </w:hyperlink>
    </w:p>
    <w:p w14:paraId="00DE017A" w14:textId="77777777" w:rsidR="00F82E34" w:rsidRPr="00BE3BA1" w:rsidRDefault="00A649E2">
      <w:pPr>
        <w:pStyle w:val="3a"/>
        <w:rPr>
          <w:rFonts w:ascii="Calibri" w:eastAsia="Times New Roman" w:hAnsi="Calibri" w:cs="Arial"/>
          <w:b w:val="0"/>
          <w:noProof/>
          <w:sz w:val="22"/>
          <w:szCs w:val="22"/>
          <w:lang w:val="en-US" w:eastAsia="en-US"/>
        </w:rPr>
      </w:pPr>
      <w:hyperlink w:anchor="_Toc368050419" w:history="1">
        <w:r w:rsidR="00F82E34" w:rsidRPr="00AE7367">
          <w:rPr>
            <w:rStyle w:val="affb"/>
            <w:rFonts w:ascii="Helvetica" w:hAnsi="Helvetica"/>
            <w:noProof/>
          </w:rPr>
          <w:t>12.9.2</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Evaluation</w:t>
        </w:r>
        <w:r w:rsidR="00F82E34">
          <w:rPr>
            <w:noProof/>
            <w:webHidden/>
          </w:rPr>
          <w:tab/>
        </w:r>
        <w:r w:rsidR="00F82E34">
          <w:rPr>
            <w:noProof/>
            <w:webHidden/>
          </w:rPr>
          <w:fldChar w:fldCharType="begin"/>
        </w:r>
        <w:r w:rsidR="00F82E34">
          <w:rPr>
            <w:noProof/>
            <w:webHidden/>
          </w:rPr>
          <w:instrText xml:space="preserve"> PAGEREF _Toc368050419 \h </w:instrText>
        </w:r>
        <w:r w:rsidR="00F82E34">
          <w:rPr>
            <w:noProof/>
            <w:webHidden/>
          </w:rPr>
        </w:r>
        <w:r w:rsidR="00F82E34">
          <w:rPr>
            <w:noProof/>
            <w:webHidden/>
          </w:rPr>
          <w:fldChar w:fldCharType="separate"/>
        </w:r>
        <w:r w:rsidR="00D433E8">
          <w:rPr>
            <w:noProof/>
            <w:webHidden/>
          </w:rPr>
          <w:t>154</w:t>
        </w:r>
        <w:r w:rsidR="00F82E34">
          <w:rPr>
            <w:noProof/>
            <w:webHidden/>
          </w:rPr>
          <w:fldChar w:fldCharType="end"/>
        </w:r>
      </w:hyperlink>
    </w:p>
    <w:p w14:paraId="5FEB447D" w14:textId="77777777" w:rsidR="00F82E34" w:rsidRPr="00BE3BA1" w:rsidRDefault="00A649E2">
      <w:pPr>
        <w:pStyle w:val="2c"/>
        <w:rPr>
          <w:rFonts w:ascii="Calibri" w:eastAsia="Times New Roman" w:hAnsi="Calibri" w:cs="Arial"/>
          <w:b w:val="0"/>
          <w:noProof/>
          <w:sz w:val="22"/>
          <w:szCs w:val="22"/>
          <w:lang w:val="en-US" w:eastAsia="en-US"/>
        </w:rPr>
      </w:pPr>
      <w:hyperlink w:anchor="_Toc368050420" w:history="1">
        <w:r w:rsidR="00F82E34" w:rsidRPr="00AE7367">
          <w:rPr>
            <w:rStyle w:val="affb"/>
            <w:noProof/>
          </w:rPr>
          <w:t>12.10</w:t>
        </w:r>
        <w:r w:rsidR="00F82E34" w:rsidRPr="00BE3BA1">
          <w:rPr>
            <w:rFonts w:ascii="Calibri" w:eastAsia="Times New Roman" w:hAnsi="Calibri" w:cs="Arial"/>
            <w:b w:val="0"/>
            <w:noProof/>
            <w:sz w:val="22"/>
            <w:szCs w:val="22"/>
            <w:lang w:val="en-US" w:eastAsia="en-US"/>
          </w:rPr>
          <w:tab/>
        </w:r>
        <w:r w:rsidR="00F82E34" w:rsidRPr="00AE7367">
          <w:rPr>
            <w:rStyle w:val="affb"/>
            <w:noProof/>
          </w:rPr>
          <w:t>Binary Bitwise Operators</w:t>
        </w:r>
        <w:r w:rsidR="00F82E34">
          <w:rPr>
            <w:noProof/>
            <w:webHidden/>
          </w:rPr>
          <w:tab/>
        </w:r>
        <w:r w:rsidR="00F82E34">
          <w:rPr>
            <w:noProof/>
            <w:webHidden/>
          </w:rPr>
          <w:fldChar w:fldCharType="begin"/>
        </w:r>
        <w:r w:rsidR="00F82E34">
          <w:rPr>
            <w:noProof/>
            <w:webHidden/>
          </w:rPr>
          <w:instrText xml:space="preserve"> PAGEREF _Toc368050420 \h </w:instrText>
        </w:r>
        <w:r w:rsidR="00F82E34">
          <w:rPr>
            <w:noProof/>
            <w:webHidden/>
          </w:rPr>
        </w:r>
        <w:r w:rsidR="00F82E34">
          <w:rPr>
            <w:noProof/>
            <w:webHidden/>
          </w:rPr>
          <w:fldChar w:fldCharType="separate"/>
        </w:r>
        <w:r w:rsidR="00D433E8">
          <w:rPr>
            <w:noProof/>
            <w:webHidden/>
          </w:rPr>
          <w:t>155</w:t>
        </w:r>
        <w:r w:rsidR="00F82E34">
          <w:rPr>
            <w:noProof/>
            <w:webHidden/>
          </w:rPr>
          <w:fldChar w:fldCharType="end"/>
        </w:r>
      </w:hyperlink>
    </w:p>
    <w:p w14:paraId="5FAF5ED4" w14:textId="77777777" w:rsidR="00F82E34" w:rsidRPr="00BE3BA1" w:rsidRDefault="00A649E2">
      <w:pPr>
        <w:pStyle w:val="3a"/>
        <w:rPr>
          <w:rFonts w:ascii="Calibri" w:eastAsia="Times New Roman" w:hAnsi="Calibri" w:cs="Arial"/>
          <w:b w:val="0"/>
          <w:noProof/>
          <w:sz w:val="22"/>
          <w:szCs w:val="22"/>
          <w:lang w:val="en-US" w:eastAsia="en-US"/>
        </w:rPr>
      </w:pPr>
      <w:hyperlink w:anchor="_Toc368050421" w:history="1">
        <w:r w:rsidR="00F82E34" w:rsidRPr="00AE7367">
          <w:rPr>
            <w:rStyle w:val="affb"/>
            <w:noProof/>
          </w:rPr>
          <w:t>12.10.1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_Toc368050421 \h </w:instrText>
        </w:r>
        <w:r w:rsidR="00F82E34">
          <w:rPr>
            <w:noProof/>
            <w:webHidden/>
          </w:rPr>
        </w:r>
        <w:r w:rsidR="00F82E34">
          <w:rPr>
            <w:noProof/>
            <w:webHidden/>
          </w:rPr>
          <w:fldChar w:fldCharType="separate"/>
        </w:r>
        <w:r w:rsidR="00D433E8">
          <w:rPr>
            <w:noProof/>
            <w:webHidden/>
          </w:rPr>
          <w:t>155</w:t>
        </w:r>
        <w:r w:rsidR="00F82E34">
          <w:rPr>
            <w:noProof/>
            <w:webHidden/>
          </w:rPr>
          <w:fldChar w:fldCharType="end"/>
        </w:r>
      </w:hyperlink>
    </w:p>
    <w:p w14:paraId="65D5D423" w14:textId="77777777" w:rsidR="00F82E34" w:rsidRPr="00BE3BA1" w:rsidRDefault="00A649E2">
      <w:pPr>
        <w:pStyle w:val="3a"/>
        <w:rPr>
          <w:rFonts w:ascii="Calibri" w:eastAsia="Times New Roman" w:hAnsi="Calibri" w:cs="Arial"/>
          <w:b w:val="0"/>
          <w:noProof/>
          <w:sz w:val="22"/>
          <w:szCs w:val="22"/>
          <w:lang w:val="en-US" w:eastAsia="en-US"/>
        </w:rPr>
      </w:pPr>
      <w:hyperlink w:anchor="_Toc368050422" w:history="1">
        <w:r w:rsidR="00F82E34" w:rsidRPr="00AE7367">
          <w:rPr>
            <w:rStyle w:val="affb"/>
            <w:noProof/>
          </w:rPr>
          <w:t>12.10.2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_Toc368050422 \h </w:instrText>
        </w:r>
        <w:r w:rsidR="00F82E34">
          <w:rPr>
            <w:noProof/>
            <w:webHidden/>
          </w:rPr>
        </w:r>
        <w:r w:rsidR="00F82E34">
          <w:rPr>
            <w:noProof/>
            <w:webHidden/>
          </w:rPr>
          <w:fldChar w:fldCharType="separate"/>
        </w:r>
        <w:r w:rsidR="00D433E8">
          <w:rPr>
            <w:noProof/>
            <w:webHidden/>
          </w:rPr>
          <w:t>156</w:t>
        </w:r>
        <w:r w:rsidR="00F82E34">
          <w:rPr>
            <w:noProof/>
            <w:webHidden/>
          </w:rPr>
          <w:fldChar w:fldCharType="end"/>
        </w:r>
      </w:hyperlink>
    </w:p>
    <w:p w14:paraId="57383CD9" w14:textId="77777777" w:rsidR="00F82E34" w:rsidRPr="00BE3BA1" w:rsidRDefault="00A649E2">
      <w:pPr>
        <w:pStyle w:val="2c"/>
        <w:rPr>
          <w:rFonts w:ascii="Calibri" w:eastAsia="Times New Roman" w:hAnsi="Calibri" w:cs="Arial"/>
          <w:b w:val="0"/>
          <w:noProof/>
          <w:sz w:val="22"/>
          <w:szCs w:val="22"/>
          <w:lang w:val="en-US" w:eastAsia="en-US"/>
        </w:rPr>
      </w:pPr>
      <w:hyperlink w:anchor="_Toc368050423" w:history="1">
        <w:r w:rsidR="00F82E34" w:rsidRPr="00AE7367">
          <w:rPr>
            <w:rStyle w:val="affb"/>
            <w:noProof/>
          </w:rPr>
          <w:t>12.11</w:t>
        </w:r>
        <w:r w:rsidR="00F82E34" w:rsidRPr="00BE3BA1">
          <w:rPr>
            <w:rFonts w:ascii="Calibri" w:eastAsia="Times New Roman" w:hAnsi="Calibri" w:cs="Arial"/>
            <w:b w:val="0"/>
            <w:noProof/>
            <w:sz w:val="22"/>
            <w:szCs w:val="22"/>
            <w:lang w:val="en-US" w:eastAsia="en-US"/>
          </w:rPr>
          <w:tab/>
        </w:r>
        <w:r w:rsidR="00F82E34" w:rsidRPr="00AE7367">
          <w:rPr>
            <w:rStyle w:val="affb"/>
            <w:noProof/>
          </w:rPr>
          <w:t>Binary Logical Operators</w:t>
        </w:r>
        <w:r w:rsidR="00F82E34">
          <w:rPr>
            <w:noProof/>
            <w:webHidden/>
          </w:rPr>
          <w:tab/>
        </w:r>
        <w:r w:rsidR="00F82E34">
          <w:rPr>
            <w:noProof/>
            <w:webHidden/>
          </w:rPr>
          <w:fldChar w:fldCharType="begin"/>
        </w:r>
        <w:r w:rsidR="00F82E34">
          <w:rPr>
            <w:noProof/>
            <w:webHidden/>
          </w:rPr>
          <w:instrText xml:space="preserve"> PAGEREF _Toc368050423 \h </w:instrText>
        </w:r>
        <w:r w:rsidR="00F82E34">
          <w:rPr>
            <w:noProof/>
            <w:webHidden/>
          </w:rPr>
        </w:r>
        <w:r w:rsidR="00F82E34">
          <w:rPr>
            <w:noProof/>
            <w:webHidden/>
          </w:rPr>
          <w:fldChar w:fldCharType="separate"/>
        </w:r>
        <w:r w:rsidR="00D433E8">
          <w:rPr>
            <w:noProof/>
            <w:webHidden/>
          </w:rPr>
          <w:t>156</w:t>
        </w:r>
        <w:r w:rsidR="00F82E34">
          <w:rPr>
            <w:noProof/>
            <w:webHidden/>
          </w:rPr>
          <w:fldChar w:fldCharType="end"/>
        </w:r>
      </w:hyperlink>
    </w:p>
    <w:p w14:paraId="23832D85" w14:textId="77777777" w:rsidR="00F82E34" w:rsidRPr="00BE3BA1" w:rsidRDefault="00A649E2">
      <w:pPr>
        <w:pStyle w:val="3a"/>
        <w:rPr>
          <w:rFonts w:ascii="Calibri" w:eastAsia="Times New Roman" w:hAnsi="Calibri" w:cs="Arial"/>
          <w:b w:val="0"/>
          <w:noProof/>
          <w:sz w:val="22"/>
          <w:szCs w:val="22"/>
          <w:lang w:val="en-US" w:eastAsia="en-US"/>
        </w:rPr>
      </w:pPr>
      <w:hyperlink w:anchor="_Toc368050424" w:history="1">
        <w:r w:rsidR="00F82E34" w:rsidRPr="00AE7367">
          <w:rPr>
            <w:rStyle w:val="affb"/>
            <w:noProof/>
          </w:rPr>
          <w:t>12.11.1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_Toc368050424 \h </w:instrText>
        </w:r>
        <w:r w:rsidR="00F82E34">
          <w:rPr>
            <w:noProof/>
            <w:webHidden/>
          </w:rPr>
        </w:r>
        <w:r w:rsidR="00F82E34">
          <w:rPr>
            <w:noProof/>
            <w:webHidden/>
          </w:rPr>
          <w:fldChar w:fldCharType="separate"/>
        </w:r>
        <w:r w:rsidR="00D433E8">
          <w:rPr>
            <w:noProof/>
            <w:webHidden/>
          </w:rPr>
          <w:t>156</w:t>
        </w:r>
        <w:r w:rsidR="00F82E34">
          <w:rPr>
            <w:noProof/>
            <w:webHidden/>
          </w:rPr>
          <w:fldChar w:fldCharType="end"/>
        </w:r>
      </w:hyperlink>
    </w:p>
    <w:p w14:paraId="7A76153D" w14:textId="77777777" w:rsidR="00F82E34" w:rsidRPr="00BE3BA1" w:rsidRDefault="00A649E2">
      <w:pPr>
        <w:pStyle w:val="3a"/>
        <w:rPr>
          <w:rFonts w:ascii="Calibri" w:eastAsia="Times New Roman" w:hAnsi="Calibri" w:cs="Arial"/>
          <w:b w:val="0"/>
          <w:noProof/>
          <w:sz w:val="22"/>
          <w:szCs w:val="22"/>
          <w:lang w:val="en-US" w:eastAsia="en-US"/>
        </w:rPr>
      </w:pPr>
      <w:hyperlink w:anchor="_Toc368050425" w:history="1">
        <w:r w:rsidR="00F82E34" w:rsidRPr="00AE7367">
          <w:rPr>
            <w:rStyle w:val="affb"/>
            <w:noProof/>
          </w:rPr>
          <w:t>12.11.2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_Toc368050425 \h </w:instrText>
        </w:r>
        <w:r w:rsidR="00F82E34">
          <w:rPr>
            <w:noProof/>
            <w:webHidden/>
          </w:rPr>
        </w:r>
        <w:r w:rsidR="00F82E34">
          <w:rPr>
            <w:noProof/>
            <w:webHidden/>
          </w:rPr>
          <w:fldChar w:fldCharType="separate"/>
        </w:r>
        <w:r w:rsidR="00D433E8">
          <w:rPr>
            <w:noProof/>
            <w:webHidden/>
          </w:rPr>
          <w:t>156</w:t>
        </w:r>
        <w:r w:rsidR="00F82E34">
          <w:rPr>
            <w:noProof/>
            <w:webHidden/>
          </w:rPr>
          <w:fldChar w:fldCharType="end"/>
        </w:r>
      </w:hyperlink>
    </w:p>
    <w:p w14:paraId="1F19C1C5" w14:textId="77777777" w:rsidR="00F82E34" w:rsidRPr="00BE3BA1" w:rsidRDefault="00A649E2">
      <w:pPr>
        <w:pStyle w:val="2c"/>
        <w:rPr>
          <w:rFonts w:ascii="Calibri" w:eastAsia="Times New Roman" w:hAnsi="Calibri" w:cs="Arial"/>
          <w:b w:val="0"/>
          <w:noProof/>
          <w:sz w:val="22"/>
          <w:szCs w:val="22"/>
          <w:lang w:val="en-US" w:eastAsia="en-US"/>
        </w:rPr>
      </w:pPr>
      <w:hyperlink w:anchor="_Toc368050426" w:history="1">
        <w:r w:rsidR="00F82E34" w:rsidRPr="00AE7367">
          <w:rPr>
            <w:rStyle w:val="affb"/>
            <w:noProof/>
          </w:rPr>
          <w:t>12.12</w:t>
        </w:r>
        <w:r w:rsidR="00F82E34" w:rsidRPr="00BE3BA1">
          <w:rPr>
            <w:rFonts w:ascii="Calibri" w:eastAsia="Times New Roman" w:hAnsi="Calibri" w:cs="Arial"/>
            <w:b w:val="0"/>
            <w:noProof/>
            <w:sz w:val="22"/>
            <w:szCs w:val="22"/>
            <w:lang w:val="en-US" w:eastAsia="en-US"/>
          </w:rPr>
          <w:tab/>
        </w:r>
        <w:r w:rsidR="00F82E34" w:rsidRPr="00AE7367">
          <w:rPr>
            <w:rStyle w:val="affb"/>
            <w:noProof/>
          </w:rPr>
          <w:t>Conditional Operator (</w:t>
        </w:r>
        <w:r w:rsidR="00F82E34" w:rsidRPr="00AE7367">
          <w:rPr>
            <w:rStyle w:val="affb"/>
            <w:rFonts w:ascii="Courier New" w:hAnsi="Courier New"/>
            <w:caps/>
            <w:noProof/>
          </w:rPr>
          <w:t xml:space="preserve"> ? : )</w:t>
        </w:r>
        <w:r w:rsidR="00F82E34">
          <w:rPr>
            <w:noProof/>
            <w:webHidden/>
          </w:rPr>
          <w:tab/>
        </w:r>
        <w:r w:rsidR="00F82E34">
          <w:rPr>
            <w:noProof/>
            <w:webHidden/>
          </w:rPr>
          <w:fldChar w:fldCharType="begin"/>
        </w:r>
        <w:r w:rsidR="00F82E34">
          <w:rPr>
            <w:noProof/>
            <w:webHidden/>
          </w:rPr>
          <w:instrText xml:space="preserve"> PAGEREF _Toc368050426 \h </w:instrText>
        </w:r>
        <w:r w:rsidR="00F82E34">
          <w:rPr>
            <w:noProof/>
            <w:webHidden/>
          </w:rPr>
        </w:r>
        <w:r w:rsidR="00F82E34">
          <w:rPr>
            <w:noProof/>
            <w:webHidden/>
          </w:rPr>
          <w:fldChar w:fldCharType="separate"/>
        </w:r>
        <w:r w:rsidR="00D433E8">
          <w:rPr>
            <w:noProof/>
            <w:webHidden/>
          </w:rPr>
          <w:t>157</w:t>
        </w:r>
        <w:r w:rsidR="00F82E34">
          <w:rPr>
            <w:noProof/>
            <w:webHidden/>
          </w:rPr>
          <w:fldChar w:fldCharType="end"/>
        </w:r>
      </w:hyperlink>
    </w:p>
    <w:p w14:paraId="3A2B58BE" w14:textId="77777777" w:rsidR="00F82E34" w:rsidRPr="00BE3BA1" w:rsidRDefault="00A649E2">
      <w:pPr>
        <w:pStyle w:val="3a"/>
        <w:rPr>
          <w:rFonts w:ascii="Calibri" w:eastAsia="Times New Roman" w:hAnsi="Calibri" w:cs="Arial"/>
          <w:b w:val="0"/>
          <w:noProof/>
          <w:sz w:val="22"/>
          <w:szCs w:val="22"/>
          <w:lang w:val="en-US" w:eastAsia="en-US"/>
        </w:rPr>
      </w:pPr>
      <w:hyperlink w:anchor="_Toc368050427" w:history="1">
        <w:r w:rsidR="00F82E34" w:rsidRPr="00AE7367">
          <w:rPr>
            <w:rStyle w:val="affb"/>
            <w:noProof/>
          </w:rPr>
          <w:t>12.12.1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_Toc368050427 \h </w:instrText>
        </w:r>
        <w:r w:rsidR="00F82E34">
          <w:rPr>
            <w:noProof/>
            <w:webHidden/>
          </w:rPr>
        </w:r>
        <w:r w:rsidR="00F82E34">
          <w:rPr>
            <w:noProof/>
            <w:webHidden/>
          </w:rPr>
          <w:fldChar w:fldCharType="separate"/>
        </w:r>
        <w:r w:rsidR="00D433E8">
          <w:rPr>
            <w:noProof/>
            <w:webHidden/>
          </w:rPr>
          <w:t>157</w:t>
        </w:r>
        <w:r w:rsidR="00F82E34">
          <w:rPr>
            <w:noProof/>
            <w:webHidden/>
          </w:rPr>
          <w:fldChar w:fldCharType="end"/>
        </w:r>
      </w:hyperlink>
    </w:p>
    <w:p w14:paraId="2BF83104" w14:textId="77777777" w:rsidR="00F82E34" w:rsidRPr="00BE3BA1" w:rsidRDefault="00A649E2">
      <w:pPr>
        <w:pStyle w:val="3a"/>
        <w:rPr>
          <w:rFonts w:ascii="Calibri" w:eastAsia="Times New Roman" w:hAnsi="Calibri" w:cs="Arial"/>
          <w:b w:val="0"/>
          <w:noProof/>
          <w:sz w:val="22"/>
          <w:szCs w:val="22"/>
          <w:lang w:val="en-US" w:eastAsia="en-US"/>
        </w:rPr>
      </w:pPr>
      <w:hyperlink w:anchor="_Toc368050428" w:history="1">
        <w:r w:rsidR="00F82E34" w:rsidRPr="00AE7367">
          <w:rPr>
            <w:rStyle w:val="affb"/>
            <w:noProof/>
          </w:rPr>
          <w:t>12.12.2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_Toc368050428 \h </w:instrText>
        </w:r>
        <w:r w:rsidR="00F82E34">
          <w:rPr>
            <w:noProof/>
            <w:webHidden/>
          </w:rPr>
        </w:r>
        <w:r w:rsidR="00F82E34">
          <w:rPr>
            <w:noProof/>
            <w:webHidden/>
          </w:rPr>
          <w:fldChar w:fldCharType="separate"/>
        </w:r>
        <w:r w:rsidR="00D433E8">
          <w:rPr>
            <w:noProof/>
            <w:webHidden/>
          </w:rPr>
          <w:t>157</w:t>
        </w:r>
        <w:r w:rsidR="00F82E34">
          <w:rPr>
            <w:noProof/>
            <w:webHidden/>
          </w:rPr>
          <w:fldChar w:fldCharType="end"/>
        </w:r>
      </w:hyperlink>
    </w:p>
    <w:p w14:paraId="6B7D1E92" w14:textId="77777777" w:rsidR="00F82E34" w:rsidRPr="00BE3BA1" w:rsidRDefault="00A649E2">
      <w:pPr>
        <w:pStyle w:val="2c"/>
        <w:rPr>
          <w:rFonts w:ascii="Calibri" w:eastAsia="Times New Roman" w:hAnsi="Calibri" w:cs="Arial"/>
          <w:b w:val="0"/>
          <w:noProof/>
          <w:sz w:val="22"/>
          <w:szCs w:val="22"/>
          <w:lang w:val="en-US" w:eastAsia="en-US"/>
        </w:rPr>
      </w:pPr>
      <w:hyperlink w:anchor="_Toc368050429" w:history="1">
        <w:r w:rsidR="00F82E34" w:rsidRPr="00AE7367">
          <w:rPr>
            <w:rStyle w:val="affb"/>
            <w:noProof/>
          </w:rPr>
          <w:t>12.13</w:t>
        </w:r>
        <w:r w:rsidR="00F82E34" w:rsidRPr="00BE3BA1">
          <w:rPr>
            <w:rFonts w:ascii="Calibri" w:eastAsia="Times New Roman" w:hAnsi="Calibri" w:cs="Arial"/>
            <w:b w:val="0"/>
            <w:noProof/>
            <w:sz w:val="22"/>
            <w:szCs w:val="22"/>
            <w:lang w:val="en-US" w:eastAsia="en-US"/>
          </w:rPr>
          <w:tab/>
        </w:r>
        <w:r w:rsidR="00F82E34" w:rsidRPr="00AE7367">
          <w:rPr>
            <w:rStyle w:val="affb"/>
            <w:noProof/>
          </w:rPr>
          <w:t>Assignment Operators</w:t>
        </w:r>
        <w:r w:rsidR="00F82E34">
          <w:rPr>
            <w:noProof/>
            <w:webHidden/>
          </w:rPr>
          <w:tab/>
        </w:r>
        <w:r w:rsidR="00F82E34">
          <w:rPr>
            <w:noProof/>
            <w:webHidden/>
          </w:rPr>
          <w:fldChar w:fldCharType="begin"/>
        </w:r>
        <w:r w:rsidR="00F82E34">
          <w:rPr>
            <w:noProof/>
            <w:webHidden/>
          </w:rPr>
          <w:instrText xml:space="preserve"> PAGEREF _Toc368050429 \h </w:instrText>
        </w:r>
        <w:r w:rsidR="00F82E34">
          <w:rPr>
            <w:noProof/>
            <w:webHidden/>
          </w:rPr>
        </w:r>
        <w:r w:rsidR="00F82E34">
          <w:rPr>
            <w:noProof/>
            <w:webHidden/>
          </w:rPr>
          <w:fldChar w:fldCharType="separate"/>
        </w:r>
        <w:r w:rsidR="00D433E8">
          <w:rPr>
            <w:noProof/>
            <w:webHidden/>
          </w:rPr>
          <w:t>158</w:t>
        </w:r>
        <w:r w:rsidR="00F82E34">
          <w:rPr>
            <w:noProof/>
            <w:webHidden/>
          </w:rPr>
          <w:fldChar w:fldCharType="end"/>
        </w:r>
      </w:hyperlink>
    </w:p>
    <w:p w14:paraId="3A0AC91E" w14:textId="77777777" w:rsidR="00F82E34" w:rsidRPr="00BE3BA1" w:rsidRDefault="00A649E2">
      <w:pPr>
        <w:pStyle w:val="3a"/>
        <w:rPr>
          <w:rFonts w:ascii="Calibri" w:eastAsia="Times New Roman" w:hAnsi="Calibri" w:cs="Arial"/>
          <w:b w:val="0"/>
          <w:noProof/>
          <w:sz w:val="22"/>
          <w:szCs w:val="22"/>
          <w:lang w:val="en-US" w:eastAsia="en-US"/>
        </w:rPr>
      </w:pPr>
      <w:hyperlink w:anchor="_Toc368050431" w:history="1">
        <w:r w:rsidR="00F82E34" w:rsidRPr="00AE7367">
          <w:rPr>
            <w:rStyle w:val="affb"/>
            <w:rFonts w:ascii="Helvetica" w:hAnsi="Helvetica"/>
            <w:noProof/>
          </w:rPr>
          <w:t>12.13.1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_Toc368050431 \h </w:instrText>
        </w:r>
        <w:r w:rsidR="00F82E34">
          <w:rPr>
            <w:noProof/>
            <w:webHidden/>
          </w:rPr>
        </w:r>
        <w:r w:rsidR="00F82E34">
          <w:rPr>
            <w:noProof/>
            <w:webHidden/>
          </w:rPr>
          <w:fldChar w:fldCharType="separate"/>
        </w:r>
        <w:r w:rsidR="00D433E8">
          <w:rPr>
            <w:noProof/>
            <w:webHidden/>
          </w:rPr>
          <w:t>158</w:t>
        </w:r>
        <w:r w:rsidR="00F82E34">
          <w:rPr>
            <w:noProof/>
            <w:webHidden/>
          </w:rPr>
          <w:fldChar w:fldCharType="end"/>
        </w:r>
      </w:hyperlink>
    </w:p>
    <w:p w14:paraId="4AD243F6" w14:textId="77777777" w:rsidR="00F82E34" w:rsidRPr="00BE3BA1" w:rsidRDefault="00A649E2">
      <w:pPr>
        <w:pStyle w:val="3a"/>
        <w:rPr>
          <w:rFonts w:ascii="Calibri" w:eastAsia="Times New Roman" w:hAnsi="Calibri" w:cs="Arial"/>
          <w:b w:val="0"/>
          <w:noProof/>
          <w:sz w:val="22"/>
          <w:szCs w:val="22"/>
          <w:lang w:val="en-US" w:eastAsia="en-US"/>
        </w:rPr>
      </w:pPr>
      <w:hyperlink w:anchor="_Toc368050432" w:history="1">
        <w:r w:rsidR="00F82E34" w:rsidRPr="00AE7367">
          <w:rPr>
            <w:rStyle w:val="affb"/>
            <w:noProof/>
          </w:rPr>
          <w:t>12.13.2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_Toc368050432 \h </w:instrText>
        </w:r>
        <w:r w:rsidR="00F82E34">
          <w:rPr>
            <w:noProof/>
            <w:webHidden/>
          </w:rPr>
        </w:r>
        <w:r w:rsidR="00F82E34">
          <w:rPr>
            <w:noProof/>
            <w:webHidden/>
          </w:rPr>
          <w:fldChar w:fldCharType="separate"/>
        </w:r>
        <w:r w:rsidR="00D433E8">
          <w:rPr>
            <w:noProof/>
            <w:webHidden/>
          </w:rPr>
          <w:t>158</w:t>
        </w:r>
        <w:r w:rsidR="00F82E34">
          <w:rPr>
            <w:noProof/>
            <w:webHidden/>
          </w:rPr>
          <w:fldChar w:fldCharType="end"/>
        </w:r>
      </w:hyperlink>
    </w:p>
    <w:p w14:paraId="7F8619D1" w14:textId="77777777" w:rsidR="00F82E34" w:rsidRPr="00BE3BA1" w:rsidRDefault="00A649E2">
      <w:pPr>
        <w:pStyle w:val="3a"/>
        <w:rPr>
          <w:rFonts w:ascii="Calibri" w:eastAsia="Times New Roman" w:hAnsi="Calibri" w:cs="Arial"/>
          <w:b w:val="0"/>
          <w:noProof/>
          <w:sz w:val="22"/>
          <w:szCs w:val="22"/>
          <w:lang w:val="en-US" w:eastAsia="en-US"/>
        </w:rPr>
      </w:pPr>
      <w:hyperlink w:anchor="_Toc368050434" w:history="1">
        <w:r w:rsidR="00F82E34" w:rsidRPr="00AE7367">
          <w:rPr>
            <w:rStyle w:val="affb"/>
            <w:noProof/>
          </w:rPr>
          <w:t>12.13.3</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Evaluation</w:t>
        </w:r>
        <w:r w:rsidR="00F82E34">
          <w:rPr>
            <w:noProof/>
            <w:webHidden/>
          </w:rPr>
          <w:tab/>
        </w:r>
        <w:r w:rsidR="00F82E34">
          <w:rPr>
            <w:noProof/>
            <w:webHidden/>
          </w:rPr>
          <w:fldChar w:fldCharType="begin"/>
        </w:r>
        <w:r w:rsidR="00F82E34">
          <w:rPr>
            <w:noProof/>
            <w:webHidden/>
          </w:rPr>
          <w:instrText xml:space="preserve"> PAGEREF _Toc368050434 \h </w:instrText>
        </w:r>
        <w:r w:rsidR="00F82E34">
          <w:rPr>
            <w:noProof/>
            <w:webHidden/>
          </w:rPr>
        </w:r>
        <w:r w:rsidR="00F82E34">
          <w:rPr>
            <w:noProof/>
            <w:webHidden/>
          </w:rPr>
          <w:fldChar w:fldCharType="separate"/>
        </w:r>
        <w:r w:rsidR="00D433E8">
          <w:rPr>
            <w:noProof/>
            <w:webHidden/>
          </w:rPr>
          <w:t>159</w:t>
        </w:r>
        <w:r w:rsidR="00F82E34">
          <w:rPr>
            <w:noProof/>
            <w:webHidden/>
          </w:rPr>
          <w:fldChar w:fldCharType="end"/>
        </w:r>
      </w:hyperlink>
    </w:p>
    <w:p w14:paraId="569964E1" w14:textId="77777777" w:rsidR="00F82E34" w:rsidRPr="00BE3BA1" w:rsidRDefault="00A649E2">
      <w:pPr>
        <w:pStyle w:val="3a"/>
        <w:rPr>
          <w:rFonts w:ascii="Calibri" w:eastAsia="Times New Roman" w:hAnsi="Calibri" w:cs="Arial"/>
          <w:b w:val="0"/>
          <w:noProof/>
          <w:sz w:val="22"/>
          <w:szCs w:val="22"/>
          <w:lang w:val="en-US" w:eastAsia="en-US"/>
        </w:rPr>
      </w:pPr>
      <w:hyperlink w:anchor="_Toc368050435" w:history="1">
        <w:r w:rsidR="00F82E34" w:rsidRPr="00AE7367">
          <w:rPr>
            <w:rStyle w:val="affb"/>
            <w:noProof/>
          </w:rPr>
          <w:t>12.13.4</w:t>
        </w:r>
        <w:r w:rsidR="00F82E34" w:rsidRPr="00BE3BA1">
          <w:rPr>
            <w:rFonts w:ascii="Calibri" w:eastAsia="Times New Roman" w:hAnsi="Calibri" w:cs="Arial"/>
            <w:b w:val="0"/>
            <w:noProof/>
            <w:sz w:val="22"/>
            <w:szCs w:val="22"/>
            <w:lang w:val="en-US" w:eastAsia="en-US"/>
          </w:rPr>
          <w:tab/>
        </w:r>
        <w:r w:rsidR="00F82E34" w:rsidRPr="00AE7367">
          <w:rPr>
            <w:rStyle w:val="affb"/>
            <w:noProof/>
          </w:rPr>
          <w:t>Destructuring Assignment</w:t>
        </w:r>
        <w:r w:rsidR="00F82E34">
          <w:rPr>
            <w:noProof/>
            <w:webHidden/>
          </w:rPr>
          <w:tab/>
        </w:r>
        <w:r w:rsidR="00F82E34">
          <w:rPr>
            <w:noProof/>
            <w:webHidden/>
          </w:rPr>
          <w:fldChar w:fldCharType="begin"/>
        </w:r>
        <w:r w:rsidR="00F82E34">
          <w:rPr>
            <w:noProof/>
            <w:webHidden/>
          </w:rPr>
          <w:instrText xml:space="preserve"> PAGEREF _Toc368050435 \h </w:instrText>
        </w:r>
        <w:r w:rsidR="00F82E34">
          <w:rPr>
            <w:noProof/>
            <w:webHidden/>
          </w:rPr>
        </w:r>
        <w:r w:rsidR="00F82E34">
          <w:rPr>
            <w:noProof/>
            <w:webHidden/>
          </w:rPr>
          <w:fldChar w:fldCharType="separate"/>
        </w:r>
        <w:r w:rsidR="00D433E8">
          <w:rPr>
            <w:noProof/>
            <w:webHidden/>
          </w:rPr>
          <w:t>159</w:t>
        </w:r>
        <w:r w:rsidR="00F82E34">
          <w:rPr>
            <w:noProof/>
            <w:webHidden/>
          </w:rPr>
          <w:fldChar w:fldCharType="end"/>
        </w:r>
      </w:hyperlink>
    </w:p>
    <w:p w14:paraId="55BFF29D" w14:textId="77777777" w:rsidR="00F82E34" w:rsidRPr="00BE3BA1" w:rsidRDefault="00A649E2">
      <w:pPr>
        <w:pStyle w:val="2c"/>
        <w:rPr>
          <w:rFonts w:ascii="Calibri" w:eastAsia="Times New Roman" w:hAnsi="Calibri" w:cs="Arial"/>
          <w:b w:val="0"/>
          <w:noProof/>
          <w:sz w:val="22"/>
          <w:szCs w:val="22"/>
          <w:lang w:val="en-US" w:eastAsia="en-US"/>
        </w:rPr>
      </w:pPr>
      <w:hyperlink w:anchor="_Toc368050436" w:history="1">
        <w:r w:rsidR="00F82E34" w:rsidRPr="00AE7367">
          <w:rPr>
            <w:rStyle w:val="affb"/>
            <w:noProof/>
          </w:rPr>
          <w:t>12.14</w:t>
        </w:r>
        <w:r w:rsidR="00F82E34" w:rsidRPr="00BE3BA1">
          <w:rPr>
            <w:rFonts w:ascii="Calibri" w:eastAsia="Times New Roman" w:hAnsi="Calibri" w:cs="Arial"/>
            <w:b w:val="0"/>
            <w:noProof/>
            <w:sz w:val="22"/>
            <w:szCs w:val="22"/>
            <w:lang w:val="en-US" w:eastAsia="en-US"/>
          </w:rPr>
          <w:tab/>
        </w:r>
        <w:r w:rsidR="00F82E34" w:rsidRPr="00AE7367">
          <w:rPr>
            <w:rStyle w:val="affb"/>
            <w:noProof/>
          </w:rPr>
          <w:t>Comma Operator (</w:t>
        </w:r>
        <w:r w:rsidR="00F82E34" w:rsidRPr="00AE7367">
          <w:rPr>
            <w:rStyle w:val="affb"/>
            <w:rFonts w:ascii="Courier New" w:hAnsi="Courier New"/>
            <w:smallCaps/>
            <w:noProof/>
          </w:rPr>
          <w:t xml:space="preserve"> , )</w:t>
        </w:r>
        <w:r w:rsidR="00F82E34">
          <w:rPr>
            <w:noProof/>
            <w:webHidden/>
          </w:rPr>
          <w:tab/>
        </w:r>
        <w:r w:rsidR="00F82E34">
          <w:rPr>
            <w:noProof/>
            <w:webHidden/>
          </w:rPr>
          <w:fldChar w:fldCharType="begin"/>
        </w:r>
        <w:r w:rsidR="00F82E34">
          <w:rPr>
            <w:noProof/>
            <w:webHidden/>
          </w:rPr>
          <w:instrText xml:space="preserve"> PAGEREF _Toc368050436 \h </w:instrText>
        </w:r>
        <w:r w:rsidR="00F82E34">
          <w:rPr>
            <w:noProof/>
            <w:webHidden/>
          </w:rPr>
        </w:r>
        <w:r w:rsidR="00F82E34">
          <w:rPr>
            <w:noProof/>
            <w:webHidden/>
          </w:rPr>
          <w:fldChar w:fldCharType="separate"/>
        </w:r>
        <w:r w:rsidR="00D433E8">
          <w:rPr>
            <w:noProof/>
            <w:webHidden/>
          </w:rPr>
          <w:t>163</w:t>
        </w:r>
        <w:r w:rsidR="00F82E34">
          <w:rPr>
            <w:noProof/>
            <w:webHidden/>
          </w:rPr>
          <w:fldChar w:fldCharType="end"/>
        </w:r>
      </w:hyperlink>
    </w:p>
    <w:p w14:paraId="3FCB59EF" w14:textId="77777777" w:rsidR="00F82E34" w:rsidRPr="00BE3BA1" w:rsidRDefault="00A649E2">
      <w:pPr>
        <w:pStyle w:val="3a"/>
        <w:rPr>
          <w:rFonts w:ascii="Calibri" w:eastAsia="Times New Roman" w:hAnsi="Calibri" w:cs="Arial"/>
          <w:b w:val="0"/>
          <w:noProof/>
          <w:sz w:val="22"/>
          <w:szCs w:val="22"/>
          <w:lang w:val="en-US" w:eastAsia="en-US"/>
        </w:rPr>
      </w:pPr>
      <w:hyperlink w:anchor="_Toc368050437" w:history="1">
        <w:r w:rsidR="00F82E34" w:rsidRPr="00AE7367">
          <w:rPr>
            <w:rStyle w:val="affb"/>
            <w:noProof/>
          </w:rPr>
          <w:t>12.14.1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IsValidSimpleAssignmentTarget</w:t>
        </w:r>
        <w:r w:rsidR="00F82E34">
          <w:rPr>
            <w:noProof/>
            <w:webHidden/>
          </w:rPr>
          <w:tab/>
        </w:r>
        <w:r w:rsidR="00F82E34">
          <w:rPr>
            <w:noProof/>
            <w:webHidden/>
          </w:rPr>
          <w:fldChar w:fldCharType="begin"/>
        </w:r>
        <w:r w:rsidR="00F82E34">
          <w:rPr>
            <w:noProof/>
            <w:webHidden/>
          </w:rPr>
          <w:instrText xml:space="preserve"> PAGEREF _Toc368050437 \h </w:instrText>
        </w:r>
        <w:r w:rsidR="00F82E34">
          <w:rPr>
            <w:noProof/>
            <w:webHidden/>
          </w:rPr>
        </w:r>
        <w:r w:rsidR="00F82E34">
          <w:rPr>
            <w:noProof/>
            <w:webHidden/>
          </w:rPr>
          <w:fldChar w:fldCharType="separate"/>
        </w:r>
        <w:r w:rsidR="00D433E8">
          <w:rPr>
            <w:noProof/>
            <w:webHidden/>
          </w:rPr>
          <w:t>163</w:t>
        </w:r>
        <w:r w:rsidR="00F82E34">
          <w:rPr>
            <w:noProof/>
            <w:webHidden/>
          </w:rPr>
          <w:fldChar w:fldCharType="end"/>
        </w:r>
      </w:hyperlink>
    </w:p>
    <w:p w14:paraId="77460B0D" w14:textId="77777777" w:rsidR="00F82E34" w:rsidRPr="00BE3BA1" w:rsidRDefault="00A649E2">
      <w:pPr>
        <w:pStyle w:val="3a"/>
        <w:rPr>
          <w:rFonts w:ascii="Calibri" w:eastAsia="Times New Roman" w:hAnsi="Calibri" w:cs="Arial"/>
          <w:b w:val="0"/>
          <w:noProof/>
          <w:sz w:val="22"/>
          <w:szCs w:val="22"/>
          <w:lang w:val="en-US" w:eastAsia="en-US"/>
        </w:rPr>
      </w:pPr>
      <w:hyperlink w:anchor="_Toc368050438" w:history="1">
        <w:r w:rsidR="00F82E34" w:rsidRPr="00AE7367">
          <w:rPr>
            <w:rStyle w:val="affb"/>
            <w:noProof/>
          </w:rPr>
          <w:t>12.14.2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_Toc368050438 \h </w:instrText>
        </w:r>
        <w:r w:rsidR="00F82E34">
          <w:rPr>
            <w:noProof/>
            <w:webHidden/>
          </w:rPr>
        </w:r>
        <w:r w:rsidR="00F82E34">
          <w:rPr>
            <w:noProof/>
            <w:webHidden/>
          </w:rPr>
          <w:fldChar w:fldCharType="separate"/>
        </w:r>
        <w:r w:rsidR="00D433E8">
          <w:rPr>
            <w:noProof/>
            <w:webHidden/>
          </w:rPr>
          <w:t>163</w:t>
        </w:r>
        <w:r w:rsidR="00F82E34">
          <w:rPr>
            <w:noProof/>
            <w:webHidden/>
          </w:rPr>
          <w:fldChar w:fldCharType="end"/>
        </w:r>
      </w:hyperlink>
    </w:p>
    <w:p w14:paraId="5522DAC5" w14:textId="77777777" w:rsidR="00F82E34" w:rsidRPr="00BE3BA1" w:rsidRDefault="00A649E2">
      <w:pPr>
        <w:pStyle w:val="12"/>
        <w:rPr>
          <w:rFonts w:ascii="Calibri" w:eastAsia="Times New Roman" w:hAnsi="Calibri" w:cs="Arial"/>
          <w:b w:val="0"/>
          <w:noProof/>
          <w:sz w:val="22"/>
          <w:szCs w:val="22"/>
          <w:lang w:val="en-US" w:eastAsia="en-US"/>
        </w:rPr>
      </w:pPr>
      <w:hyperlink w:anchor="_Toc368050439" w:history="1">
        <w:r w:rsidR="00F82E34" w:rsidRPr="00AE7367">
          <w:rPr>
            <w:rStyle w:val="affb"/>
            <w:noProof/>
          </w:rPr>
          <w:t>13</w:t>
        </w:r>
        <w:r w:rsidR="00F82E34" w:rsidRPr="00BE3BA1">
          <w:rPr>
            <w:rFonts w:ascii="Calibri" w:eastAsia="Times New Roman" w:hAnsi="Calibri" w:cs="Arial"/>
            <w:b w:val="0"/>
            <w:noProof/>
            <w:sz w:val="22"/>
            <w:szCs w:val="22"/>
            <w:lang w:val="en-US" w:eastAsia="en-US"/>
          </w:rPr>
          <w:tab/>
        </w:r>
        <w:r w:rsidR="00F82E34" w:rsidRPr="00AE7367">
          <w:rPr>
            <w:rStyle w:val="affb"/>
            <w:noProof/>
          </w:rPr>
          <w:t>ECMAScript Language: Statements and Declarations</w:t>
        </w:r>
        <w:r w:rsidR="00F82E34">
          <w:rPr>
            <w:noProof/>
            <w:webHidden/>
          </w:rPr>
          <w:tab/>
        </w:r>
        <w:r w:rsidR="00F82E34">
          <w:rPr>
            <w:noProof/>
            <w:webHidden/>
          </w:rPr>
          <w:fldChar w:fldCharType="begin"/>
        </w:r>
        <w:r w:rsidR="00F82E34">
          <w:rPr>
            <w:noProof/>
            <w:webHidden/>
          </w:rPr>
          <w:instrText xml:space="preserve"> PAGEREF _Toc368050439 \h </w:instrText>
        </w:r>
        <w:r w:rsidR="00F82E34">
          <w:rPr>
            <w:noProof/>
            <w:webHidden/>
          </w:rPr>
        </w:r>
        <w:r w:rsidR="00F82E34">
          <w:rPr>
            <w:noProof/>
            <w:webHidden/>
          </w:rPr>
          <w:fldChar w:fldCharType="separate"/>
        </w:r>
        <w:r w:rsidR="00D433E8">
          <w:rPr>
            <w:noProof/>
            <w:webHidden/>
          </w:rPr>
          <w:t>164</w:t>
        </w:r>
        <w:r w:rsidR="00F82E34">
          <w:rPr>
            <w:noProof/>
            <w:webHidden/>
          </w:rPr>
          <w:fldChar w:fldCharType="end"/>
        </w:r>
      </w:hyperlink>
    </w:p>
    <w:p w14:paraId="352FAAE2" w14:textId="77777777" w:rsidR="00F82E34" w:rsidRPr="00BE3BA1" w:rsidRDefault="00A649E2">
      <w:pPr>
        <w:pStyle w:val="2c"/>
        <w:rPr>
          <w:rFonts w:ascii="Calibri" w:eastAsia="Times New Roman" w:hAnsi="Calibri" w:cs="Arial"/>
          <w:b w:val="0"/>
          <w:noProof/>
          <w:sz w:val="22"/>
          <w:szCs w:val="22"/>
          <w:lang w:val="en-US" w:eastAsia="en-US"/>
        </w:rPr>
      </w:pPr>
      <w:hyperlink w:anchor="_Toc368050440" w:history="1">
        <w:r w:rsidR="00F82E34" w:rsidRPr="00AE7367">
          <w:rPr>
            <w:rStyle w:val="affb"/>
            <w:noProof/>
          </w:rPr>
          <w:t>13.0</w:t>
        </w:r>
        <w:r w:rsidR="00F82E34" w:rsidRPr="00BE3BA1">
          <w:rPr>
            <w:rFonts w:ascii="Calibri" w:eastAsia="Times New Roman" w:hAnsi="Calibri" w:cs="Arial"/>
            <w:b w:val="0"/>
            <w:noProof/>
            <w:sz w:val="22"/>
            <w:szCs w:val="22"/>
            <w:lang w:val="en-US" w:eastAsia="en-US"/>
          </w:rPr>
          <w:tab/>
        </w:r>
        <w:r w:rsidR="00F82E34" w:rsidRPr="00AE7367">
          <w:rPr>
            <w:rStyle w:val="affb"/>
            <w:noProof/>
          </w:rPr>
          <w:t>Statement Semantics</w:t>
        </w:r>
        <w:r w:rsidR="00F82E34">
          <w:rPr>
            <w:noProof/>
            <w:webHidden/>
          </w:rPr>
          <w:tab/>
        </w:r>
        <w:r w:rsidR="00F82E34">
          <w:rPr>
            <w:noProof/>
            <w:webHidden/>
          </w:rPr>
          <w:fldChar w:fldCharType="begin"/>
        </w:r>
        <w:r w:rsidR="00F82E34">
          <w:rPr>
            <w:noProof/>
            <w:webHidden/>
          </w:rPr>
          <w:instrText xml:space="preserve"> PAGEREF _Toc368050440 \h </w:instrText>
        </w:r>
        <w:r w:rsidR="00F82E34">
          <w:rPr>
            <w:noProof/>
            <w:webHidden/>
          </w:rPr>
        </w:r>
        <w:r w:rsidR="00F82E34">
          <w:rPr>
            <w:noProof/>
            <w:webHidden/>
          </w:rPr>
          <w:fldChar w:fldCharType="separate"/>
        </w:r>
        <w:r w:rsidR="00D433E8">
          <w:rPr>
            <w:noProof/>
            <w:webHidden/>
          </w:rPr>
          <w:t>164</w:t>
        </w:r>
        <w:r w:rsidR="00F82E34">
          <w:rPr>
            <w:noProof/>
            <w:webHidden/>
          </w:rPr>
          <w:fldChar w:fldCharType="end"/>
        </w:r>
      </w:hyperlink>
    </w:p>
    <w:p w14:paraId="00BB687D" w14:textId="77777777" w:rsidR="00F82E34" w:rsidRPr="00BE3BA1" w:rsidRDefault="00A649E2">
      <w:pPr>
        <w:pStyle w:val="3a"/>
        <w:rPr>
          <w:rFonts w:ascii="Calibri" w:eastAsia="Times New Roman" w:hAnsi="Calibri" w:cs="Arial"/>
          <w:b w:val="0"/>
          <w:noProof/>
          <w:sz w:val="22"/>
          <w:szCs w:val="22"/>
          <w:lang w:val="en-US" w:eastAsia="en-US"/>
        </w:rPr>
      </w:pPr>
      <w:hyperlink w:anchor="_Toc368050441" w:history="1">
        <w:r w:rsidR="00F82E34" w:rsidRPr="00AE7367">
          <w:rPr>
            <w:rStyle w:val="affb"/>
            <w:noProof/>
          </w:rPr>
          <w:t>13.0.1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_Toc368050441 \h </w:instrText>
        </w:r>
        <w:r w:rsidR="00F82E34">
          <w:rPr>
            <w:noProof/>
            <w:webHidden/>
          </w:rPr>
        </w:r>
        <w:r w:rsidR="00F82E34">
          <w:rPr>
            <w:noProof/>
            <w:webHidden/>
          </w:rPr>
          <w:fldChar w:fldCharType="separate"/>
        </w:r>
        <w:r w:rsidR="00D433E8">
          <w:rPr>
            <w:noProof/>
            <w:webHidden/>
          </w:rPr>
          <w:t>164</w:t>
        </w:r>
        <w:r w:rsidR="00F82E34">
          <w:rPr>
            <w:noProof/>
            <w:webHidden/>
          </w:rPr>
          <w:fldChar w:fldCharType="end"/>
        </w:r>
      </w:hyperlink>
    </w:p>
    <w:p w14:paraId="30A4225B" w14:textId="77777777" w:rsidR="00F82E34" w:rsidRPr="00BE3BA1" w:rsidRDefault="00A649E2">
      <w:pPr>
        <w:pStyle w:val="3a"/>
        <w:rPr>
          <w:rFonts w:ascii="Calibri" w:eastAsia="Times New Roman" w:hAnsi="Calibri" w:cs="Arial"/>
          <w:b w:val="0"/>
          <w:noProof/>
          <w:sz w:val="22"/>
          <w:szCs w:val="22"/>
          <w:lang w:val="en-US" w:eastAsia="en-US"/>
        </w:rPr>
      </w:pPr>
      <w:hyperlink w:anchor="_Toc368050443" w:history="1">
        <w:r w:rsidR="00F82E34" w:rsidRPr="00AE7367">
          <w:rPr>
            <w:rStyle w:val="affb"/>
            <w:noProof/>
            <w:spacing w:val="6"/>
          </w:rPr>
          <w:t>13.0.2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LabelledEvaluation</w:t>
        </w:r>
        <w:r w:rsidR="00F82E34">
          <w:rPr>
            <w:noProof/>
            <w:webHidden/>
          </w:rPr>
          <w:tab/>
        </w:r>
        <w:r w:rsidR="00F82E34">
          <w:rPr>
            <w:noProof/>
            <w:webHidden/>
          </w:rPr>
          <w:fldChar w:fldCharType="begin"/>
        </w:r>
        <w:r w:rsidR="00F82E34">
          <w:rPr>
            <w:noProof/>
            <w:webHidden/>
          </w:rPr>
          <w:instrText xml:space="preserve"> PAGEREF _Toc368050443 \h </w:instrText>
        </w:r>
        <w:r w:rsidR="00F82E34">
          <w:rPr>
            <w:noProof/>
            <w:webHidden/>
          </w:rPr>
        </w:r>
        <w:r w:rsidR="00F82E34">
          <w:rPr>
            <w:noProof/>
            <w:webHidden/>
          </w:rPr>
          <w:fldChar w:fldCharType="separate"/>
        </w:r>
        <w:r w:rsidR="00D433E8">
          <w:rPr>
            <w:noProof/>
            <w:webHidden/>
          </w:rPr>
          <w:t>164</w:t>
        </w:r>
        <w:r w:rsidR="00F82E34">
          <w:rPr>
            <w:noProof/>
            <w:webHidden/>
          </w:rPr>
          <w:fldChar w:fldCharType="end"/>
        </w:r>
      </w:hyperlink>
    </w:p>
    <w:p w14:paraId="23C6D793" w14:textId="77777777" w:rsidR="00F82E34" w:rsidRPr="00BE3BA1" w:rsidRDefault="00A649E2">
      <w:pPr>
        <w:pStyle w:val="3a"/>
        <w:rPr>
          <w:rFonts w:ascii="Calibri" w:eastAsia="Times New Roman" w:hAnsi="Calibri" w:cs="Arial"/>
          <w:b w:val="0"/>
          <w:noProof/>
          <w:sz w:val="22"/>
          <w:szCs w:val="22"/>
          <w:lang w:val="en-US" w:eastAsia="en-US"/>
        </w:rPr>
      </w:pPr>
      <w:hyperlink w:anchor="_Toc368050444" w:history="1">
        <w:r w:rsidR="00F82E34" w:rsidRPr="00AE7367">
          <w:rPr>
            <w:rStyle w:val="affb"/>
            <w:noProof/>
          </w:rPr>
          <w:t>13.0.3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_Toc368050444 \h </w:instrText>
        </w:r>
        <w:r w:rsidR="00F82E34">
          <w:rPr>
            <w:noProof/>
            <w:webHidden/>
          </w:rPr>
        </w:r>
        <w:r w:rsidR="00F82E34">
          <w:rPr>
            <w:noProof/>
            <w:webHidden/>
          </w:rPr>
          <w:fldChar w:fldCharType="separate"/>
        </w:r>
        <w:r w:rsidR="00D433E8">
          <w:rPr>
            <w:noProof/>
            <w:webHidden/>
          </w:rPr>
          <w:t>165</w:t>
        </w:r>
        <w:r w:rsidR="00F82E34">
          <w:rPr>
            <w:noProof/>
            <w:webHidden/>
          </w:rPr>
          <w:fldChar w:fldCharType="end"/>
        </w:r>
      </w:hyperlink>
    </w:p>
    <w:p w14:paraId="1E48F191" w14:textId="77777777" w:rsidR="00F82E34" w:rsidRPr="00BE3BA1" w:rsidRDefault="00A649E2">
      <w:pPr>
        <w:pStyle w:val="2c"/>
        <w:rPr>
          <w:rFonts w:ascii="Calibri" w:eastAsia="Times New Roman" w:hAnsi="Calibri" w:cs="Arial"/>
          <w:b w:val="0"/>
          <w:noProof/>
          <w:sz w:val="22"/>
          <w:szCs w:val="22"/>
          <w:lang w:val="en-US" w:eastAsia="en-US"/>
        </w:rPr>
      </w:pPr>
      <w:hyperlink w:anchor="_Toc368050445" w:history="1">
        <w:r w:rsidR="00F82E34" w:rsidRPr="00AE7367">
          <w:rPr>
            <w:rStyle w:val="affb"/>
            <w:noProof/>
          </w:rPr>
          <w:t>13.1</w:t>
        </w:r>
        <w:r w:rsidR="00F82E34" w:rsidRPr="00BE3BA1">
          <w:rPr>
            <w:rFonts w:ascii="Calibri" w:eastAsia="Times New Roman" w:hAnsi="Calibri" w:cs="Arial"/>
            <w:b w:val="0"/>
            <w:noProof/>
            <w:sz w:val="22"/>
            <w:szCs w:val="22"/>
            <w:lang w:val="en-US" w:eastAsia="en-US"/>
          </w:rPr>
          <w:tab/>
        </w:r>
        <w:r w:rsidR="00F82E34" w:rsidRPr="00AE7367">
          <w:rPr>
            <w:rStyle w:val="affb"/>
            <w:noProof/>
          </w:rPr>
          <w:t>Block</w:t>
        </w:r>
        <w:r w:rsidR="00F82E34">
          <w:rPr>
            <w:noProof/>
            <w:webHidden/>
          </w:rPr>
          <w:tab/>
        </w:r>
        <w:r w:rsidR="00F82E34">
          <w:rPr>
            <w:noProof/>
            <w:webHidden/>
          </w:rPr>
          <w:fldChar w:fldCharType="begin"/>
        </w:r>
        <w:r w:rsidR="00F82E34">
          <w:rPr>
            <w:noProof/>
            <w:webHidden/>
          </w:rPr>
          <w:instrText xml:space="preserve"> PAGEREF _Toc368050445 \h </w:instrText>
        </w:r>
        <w:r w:rsidR="00F82E34">
          <w:rPr>
            <w:noProof/>
            <w:webHidden/>
          </w:rPr>
        </w:r>
        <w:r w:rsidR="00F82E34">
          <w:rPr>
            <w:noProof/>
            <w:webHidden/>
          </w:rPr>
          <w:fldChar w:fldCharType="separate"/>
        </w:r>
        <w:r w:rsidR="00D433E8">
          <w:rPr>
            <w:noProof/>
            <w:webHidden/>
          </w:rPr>
          <w:t>165</w:t>
        </w:r>
        <w:r w:rsidR="00F82E34">
          <w:rPr>
            <w:noProof/>
            <w:webHidden/>
          </w:rPr>
          <w:fldChar w:fldCharType="end"/>
        </w:r>
      </w:hyperlink>
    </w:p>
    <w:p w14:paraId="6F680A9F" w14:textId="77777777" w:rsidR="00F82E34" w:rsidRPr="00BE3BA1" w:rsidRDefault="00A649E2">
      <w:pPr>
        <w:pStyle w:val="3a"/>
        <w:rPr>
          <w:rFonts w:ascii="Calibri" w:eastAsia="Times New Roman" w:hAnsi="Calibri" w:cs="Arial"/>
          <w:b w:val="0"/>
          <w:noProof/>
          <w:sz w:val="22"/>
          <w:szCs w:val="22"/>
          <w:lang w:val="en-US" w:eastAsia="en-US"/>
        </w:rPr>
      </w:pPr>
      <w:hyperlink w:anchor="_Toc368050447" w:history="1">
        <w:r w:rsidR="00F82E34" w:rsidRPr="00AE7367">
          <w:rPr>
            <w:rStyle w:val="affb"/>
            <w:rFonts w:ascii="Helvetica" w:hAnsi="Helvetica"/>
            <w:noProof/>
          </w:rPr>
          <w:t>13.1.1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_Toc368050447 \h </w:instrText>
        </w:r>
        <w:r w:rsidR="00F82E34">
          <w:rPr>
            <w:noProof/>
            <w:webHidden/>
          </w:rPr>
        </w:r>
        <w:r w:rsidR="00F82E34">
          <w:rPr>
            <w:noProof/>
            <w:webHidden/>
          </w:rPr>
          <w:fldChar w:fldCharType="separate"/>
        </w:r>
        <w:r w:rsidR="00D433E8">
          <w:rPr>
            <w:noProof/>
            <w:webHidden/>
          </w:rPr>
          <w:t>165</w:t>
        </w:r>
        <w:r w:rsidR="00F82E34">
          <w:rPr>
            <w:noProof/>
            <w:webHidden/>
          </w:rPr>
          <w:fldChar w:fldCharType="end"/>
        </w:r>
      </w:hyperlink>
    </w:p>
    <w:p w14:paraId="056C6E23" w14:textId="77777777" w:rsidR="00F82E34" w:rsidRPr="00BE3BA1" w:rsidRDefault="00A649E2">
      <w:pPr>
        <w:pStyle w:val="3a"/>
        <w:rPr>
          <w:rFonts w:ascii="Calibri" w:eastAsia="Times New Roman" w:hAnsi="Calibri" w:cs="Arial"/>
          <w:b w:val="0"/>
          <w:noProof/>
          <w:sz w:val="22"/>
          <w:szCs w:val="22"/>
          <w:lang w:val="en-US" w:eastAsia="en-US"/>
        </w:rPr>
      </w:pPr>
      <w:hyperlink w:anchor="_Toc368050448" w:history="1">
        <w:r w:rsidR="00F82E34" w:rsidRPr="00AE7367">
          <w:rPr>
            <w:rStyle w:val="affb"/>
            <w:noProof/>
          </w:rPr>
          <w:t>13.1.2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LexicalDeclarations</w:t>
        </w:r>
        <w:r w:rsidR="00F82E34">
          <w:rPr>
            <w:noProof/>
            <w:webHidden/>
          </w:rPr>
          <w:tab/>
        </w:r>
        <w:r w:rsidR="00F82E34">
          <w:rPr>
            <w:noProof/>
            <w:webHidden/>
          </w:rPr>
          <w:fldChar w:fldCharType="begin"/>
        </w:r>
        <w:r w:rsidR="00F82E34">
          <w:rPr>
            <w:noProof/>
            <w:webHidden/>
          </w:rPr>
          <w:instrText xml:space="preserve"> PAGEREF _Toc368050448 \h </w:instrText>
        </w:r>
        <w:r w:rsidR="00F82E34">
          <w:rPr>
            <w:noProof/>
            <w:webHidden/>
          </w:rPr>
        </w:r>
        <w:r w:rsidR="00F82E34">
          <w:rPr>
            <w:noProof/>
            <w:webHidden/>
          </w:rPr>
          <w:fldChar w:fldCharType="separate"/>
        </w:r>
        <w:r w:rsidR="00D433E8">
          <w:rPr>
            <w:noProof/>
            <w:webHidden/>
          </w:rPr>
          <w:t>165</w:t>
        </w:r>
        <w:r w:rsidR="00F82E34">
          <w:rPr>
            <w:noProof/>
            <w:webHidden/>
          </w:rPr>
          <w:fldChar w:fldCharType="end"/>
        </w:r>
      </w:hyperlink>
    </w:p>
    <w:p w14:paraId="2BC9F408" w14:textId="77777777" w:rsidR="00F82E34" w:rsidRPr="00BE3BA1" w:rsidRDefault="00A649E2">
      <w:pPr>
        <w:pStyle w:val="3a"/>
        <w:rPr>
          <w:rFonts w:ascii="Calibri" w:eastAsia="Times New Roman" w:hAnsi="Calibri" w:cs="Arial"/>
          <w:b w:val="0"/>
          <w:noProof/>
          <w:sz w:val="22"/>
          <w:szCs w:val="22"/>
          <w:lang w:val="en-US" w:eastAsia="en-US"/>
        </w:rPr>
      </w:pPr>
      <w:hyperlink w:anchor="_Toc368050449" w:history="1">
        <w:r w:rsidR="00F82E34" w:rsidRPr="00AE7367">
          <w:rPr>
            <w:rStyle w:val="affb"/>
            <w:noProof/>
          </w:rPr>
          <w:t>13.1.3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LexicallyDeclaredNames</w:t>
        </w:r>
        <w:r w:rsidR="00F82E34">
          <w:rPr>
            <w:noProof/>
            <w:webHidden/>
          </w:rPr>
          <w:tab/>
        </w:r>
        <w:r w:rsidR="00F82E34">
          <w:rPr>
            <w:noProof/>
            <w:webHidden/>
          </w:rPr>
          <w:fldChar w:fldCharType="begin"/>
        </w:r>
        <w:r w:rsidR="00F82E34">
          <w:rPr>
            <w:noProof/>
            <w:webHidden/>
          </w:rPr>
          <w:instrText xml:space="preserve"> PAGEREF _Toc368050449 \h </w:instrText>
        </w:r>
        <w:r w:rsidR="00F82E34">
          <w:rPr>
            <w:noProof/>
            <w:webHidden/>
          </w:rPr>
        </w:r>
        <w:r w:rsidR="00F82E34">
          <w:rPr>
            <w:noProof/>
            <w:webHidden/>
          </w:rPr>
          <w:fldChar w:fldCharType="separate"/>
        </w:r>
        <w:r w:rsidR="00D433E8">
          <w:rPr>
            <w:noProof/>
            <w:webHidden/>
          </w:rPr>
          <w:t>166</w:t>
        </w:r>
        <w:r w:rsidR="00F82E34">
          <w:rPr>
            <w:noProof/>
            <w:webHidden/>
          </w:rPr>
          <w:fldChar w:fldCharType="end"/>
        </w:r>
      </w:hyperlink>
    </w:p>
    <w:p w14:paraId="7DA39D09" w14:textId="77777777" w:rsidR="00F82E34" w:rsidRPr="00BE3BA1" w:rsidRDefault="00A649E2">
      <w:pPr>
        <w:pStyle w:val="3a"/>
        <w:rPr>
          <w:rFonts w:ascii="Calibri" w:eastAsia="Times New Roman" w:hAnsi="Calibri" w:cs="Arial"/>
          <w:b w:val="0"/>
          <w:noProof/>
          <w:sz w:val="22"/>
          <w:szCs w:val="22"/>
          <w:lang w:val="en-US" w:eastAsia="en-US"/>
        </w:rPr>
      </w:pPr>
      <w:hyperlink w:anchor="_Toc368050450" w:history="1">
        <w:r w:rsidR="00F82E34" w:rsidRPr="00AE7367">
          <w:rPr>
            <w:rStyle w:val="affb"/>
            <w:noProof/>
          </w:rPr>
          <w:t>13.1.4</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TopLevel</w:t>
        </w:r>
        <w:r w:rsidR="00F82E34" w:rsidRPr="00AE7367">
          <w:rPr>
            <w:rStyle w:val="affb"/>
            <w:noProof/>
            <w:lang w:eastAsia="en-US"/>
          </w:rPr>
          <w:t>LexicallyDeclaredNames</w:t>
        </w:r>
        <w:r w:rsidR="00F82E34">
          <w:rPr>
            <w:noProof/>
            <w:webHidden/>
          </w:rPr>
          <w:tab/>
        </w:r>
        <w:r w:rsidR="00F82E34">
          <w:rPr>
            <w:noProof/>
            <w:webHidden/>
          </w:rPr>
          <w:fldChar w:fldCharType="begin"/>
        </w:r>
        <w:r w:rsidR="00F82E34">
          <w:rPr>
            <w:noProof/>
            <w:webHidden/>
          </w:rPr>
          <w:instrText xml:space="preserve"> PAGEREF _Toc368050450 \h </w:instrText>
        </w:r>
        <w:r w:rsidR="00F82E34">
          <w:rPr>
            <w:noProof/>
            <w:webHidden/>
          </w:rPr>
        </w:r>
        <w:r w:rsidR="00F82E34">
          <w:rPr>
            <w:noProof/>
            <w:webHidden/>
          </w:rPr>
          <w:fldChar w:fldCharType="separate"/>
        </w:r>
        <w:r w:rsidR="00D433E8">
          <w:rPr>
            <w:noProof/>
            <w:webHidden/>
          </w:rPr>
          <w:t>166</w:t>
        </w:r>
        <w:r w:rsidR="00F82E34">
          <w:rPr>
            <w:noProof/>
            <w:webHidden/>
          </w:rPr>
          <w:fldChar w:fldCharType="end"/>
        </w:r>
      </w:hyperlink>
    </w:p>
    <w:p w14:paraId="08CC6313" w14:textId="77777777" w:rsidR="00F82E34" w:rsidRPr="00BE3BA1" w:rsidRDefault="00A649E2">
      <w:pPr>
        <w:pStyle w:val="3a"/>
        <w:rPr>
          <w:rFonts w:ascii="Calibri" w:eastAsia="Times New Roman" w:hAnsi="Calibri" w:cs="Arial"/>
          <w:b w:val="0"/>
          <w:noProof/>
          <w:sz w:val="22"/>
          <w:szCs w:val="22"/>
          <w:lang w:val="en-US" w:eastAsia="en-US"/>
        </w:rPr>
      </w:pPr>
      <w:hyperlink w:anchor="_Toc368050451" w:history="1">
        <w:r w:rsidR="00F82E34" w:rsidRPr="00AE7367">
          <w:rPr>
            <w:rStyle w:val="affb"/>
            <w:noProof/>
          </w:rPr>
          <w:t>13.1.5</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TopLevel</w:t>
        </w:r>
        <w:r w:rsidR="00F82E34" w:rsidRPr="00AE7367">
          <w:rPr>
            <w:rStyle w:val="affb"/>
            <w:noProof/>
            <w:lang w:eastAsia="en-US"/>
          </w:rPr>
          <w:t>LexicallyScopedDeclarations</w:t>
        </w:r>
        <w:r w:rsidR="00F82E34">
          <w:rPr>
            <w:noProof/>
            <w:webHidden/>
          </w:rPr>
          <w:tab/>
        </w:r>
        <w:r w:rsidR="00F82E34">
          <w:rPr>
            <w:noProof/>
            <w:webHidden/>
          </w:rPr>
          <w:fldChar w:fldCharType="begin"/>
        </w:r>
        <w:r w:rsidR="00F82E34">
          <w:rPr>
            <w:noProof/>
            <w:webHidden/>
          </w:rPr>
          <w:instrText xml:space="preserve"> PAGEREF _Toc368050451 \h </w:instrText>
        </w:r>
        <w:r w:rsidR="00F82E34">
          <w:rPr>
            <w:noProof/>
            <w:webHidden/>
          </w:rPr>
        </w:r>
        <w:r w:rsidR="00F82E34">
          <w:rPr>
            <w:noProof/>
            <w:webHidden/>
          </w:rPr>
          <w:fldChar w:fldCharType="separate"/>
        </w:r>
        <w:r w:rsidR="00D433E8">
          <w:rPr>
            <w:noProof/>
            <w:webHidden/>
          </w:rPr>
          <w:t>166</w:t>
        </w:r>
        <w:r w:rsidR="00F82E34">
          <w:rPr>
            <w:noProof/>
            <w:webHidden/>
          </w:rPr>
          <w:fldChar w:fldCharType="end"/>
        </w:r>
      </w:hyperlink>
    </w:p>
    <w:p w14:paraId="24018CAC" w14:textId="77777777" w:rsidR="00F82E34" w:rsidRPr="00BE3BA1" w:rsidRDefault="00A649E2">
      <w:pPr>
        <w:pStyle w:val="3a"/>
        <w:rPr>
          <w:rFonts w:ascii="Calibri" w:eastAsia="Times New Roman" w:hAnsi="Calibri" w:cs="Arial"/>
          <w:b w:val="0"/>
          <w:noProof/>
          <w:sz w:val="22"/>
          <w:szCs w:val="22"/>
          <w:lang w:val="en-US" w:eastAsia="en-US"/>
        </w:rPr>
      </w:pPr>
      <w:hyperlink w:anchor="_Toc368050452" w:history="1">
        <w:r w:rsidR="00F82E34" w:rsidRPr="00AE7367">
          <w:rPr>
            <w:rStyle w:val="affb"/>
            <w:noProof/>
          </w:rPr>
          <w:t>13.1.6</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TopLevel</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_Toc368050452 \h </w:instrText>
        </w:r>
        <w:r w:rsidR="00F82E34">
          <w:rPr>
            <w:noProof/>
            <w:webHidden/>
          </w:rPr>
        </w:r>
        <w:r w:rsidR="00F82E34">
          <w:rPr>
            <w:noProof/>
            <w:webHidden/>
          </w:rPr>
          <w:fldChar w:fldCharType="separate"/>
        </w:r>
        <w:r w:rsidR="00D433E8">
          <w:rPr>
            <w:noProof/>
            <w:webHidden/>
          </w:rPr>
          <w:t>167</w:t>
        </w:r>
        <w:r w:rsidR="00F82E34">
          <w:rPr>
            <w:noProof/>
            <w:webHidden/>
          </w:rPr>
          <w:fldChar w:fldCharType="end"/>
        </w:r>
      </w:hyperlink>
    </w:p>
    <w:p w14:paraId="6A7E61DF" w14:textId="77777777" w:rsidR="00F82E34" w:rsidRPr="00BE3BA1" w:rsidRDefault="00A649E2">
      <w:pPr>
        <w:pStyle w:val="3a"/>
        <w:rPr>
          <w:rFonts w:ascii="Calibri" w:eastAsia="Times New Roman" w:hAnsi="Calibri" w:cs="Arial"/>
          <w:b w:val="0"/>
          <w:noProof/>
          <w:sz w:val="22"/>
          <w:szCs w:val="22"/>
          <w:lang w:val="en-US" w:eastAsia="en-US"/>
        </w:rPr>
      </w:pPr>
      <w:hyperlink w:anchor="_Toc368050453" w:history="1">
        <w:r w:rsidR="00F82E34" w:rsidRPr="00AE7367">
          <w:rPr>
            <w:rStyle w:val="affb"/>
            <w:noProof/>
          </w:rPr>
          <w:t>13.1.7</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TopLevel</w:t>
        </w:r>
        <w:r w:rsidR="00F82E34" w:rsidRPr="00AE7367">
          <w:rPr>
            <w:rStyle w:val="affb"/>
            <w:noProof/>
            <w:lang w:eastAsia="en-US"/>
          </w:rPr>
          <w:t>VarScopedDeclarations</w:t>
        </w:r>
        <w:r w:rsidR="00F82E34">
          <w:rPr>
            <w:noProof/>
            <w:webHidden/>
          </w:rPr>
          <w:tab/>
        </w:r>
        <w:r w:rsidR="00F82E34">
          <w:rPr>
            <w:noProof/>
            <w:webHidden/>
          </w:rPr>
          <w:fldChar w:fldCharType="begin"/>
        </w:r>
        <w:r w:rsidR="00F82E34">
          <w:rPr>
            <w:noProof/>
            <w:webHidden/>
          </w:rPr>
          <w:instrText xml:space="preserve"> PAGEREF _Toc368050453 \h </w:instrText>
        </w:r>
        <w:r w:rsidR="00F82E34">
          <w:rPr>
            <w:noProof/>
            <w:webHidden/>
          </w:rPr>
        </w:r>
        <w:r w:rsidR="00F82E34">
          <w:rPr>
            <w:noProof/>
            <w:webHidden/>
          </w:rPr>
          <w:fldChar w:fldCharType="separate"/>
        </w:r>
        <w:r w:rsidR="00D433E8">
          <w:rPr>
            <w:noProof/>
            <w:webHidden/>
          </w:rPr>
          <w:t>167</w:t>
        </w:r>
        <w:r w:rsidR="00F82E34">
          <w:rPr>
            <w:noProof/>
            <w:webHidden/>
          </w:rPr>
          <w:fldChar w:fldCharType="end"/>
        </w:r>
      </w:hyperlink>
    </w:p>
    <w:p w14:paraId="0D7D9B7B" w14:textId="77777777" w:rsidR="00F82E34" w:rsidRPr="00BE3BA1" w:rsidRDefault="00A649E2">
      <w:pPr>
        <w:pStyle w:val="3a"/>
        <w:rPr>
          <w:rFonts w:ascii="Calibri" w:eastAsia="Times New Roman" w:hAnsi="Calibri" w:cs="Arial"/>
          <w:b w:val="0"/>
          <w:noProof/>
          <w:sz w:val="22"/>
          <w:szCs w:val="22"/>
          <w:lang w:val="en-US" w:eastAsia="en-US"/>
        </w:rPr>
      </w:pPr>
      <w:hyperlink w:anchor="_Toc368050454" w:history="1">
        <w:r w:rsidR="00F82E34" w:rsidRPr="00AE7367">
          <w:rPr>
            <w:rStyle w:val="affb"/>
            <w:noProof/>
          </w:rPr>
          <w:t>13.1.8</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_Toc368050454 \h </w:instrText>
        </w:r>
        <w:r w:rsidR="00F82E34">
          <w:rPr>
            <w:noProof/>
            <w:webHidden/>
          </w:rPr>
        </w:r>
        <w:r w:rsidR="00F82E34">
          <w:rPr>
            <w:noProof/>
            <w:webHidden/>
          </w:rPr>
          <w:fldChar w:fldCharType="separate"/>
        </w:r>
        <w:r w:rsidR="00D433E8">
          <w:rPr>
            <w:noProof/>
            <w:webHidden/>
          </w:rPr>
          <w:t>167</w:t>
        </w:r>
        <w:r w:rsidR="00F82E34">
          <w:rPr>
            <w:noProof/>
            <w:webHidden/>
          </w:rPr>
          <w:fldChar w:fldCharType="end"/>
        </w:r>
      </w:hyperlink>
    </w:p>
    <w:p w14:paraId="26C26DA4" w14:textId="77777777" w:rsidR="00F82E34" w:rsidRPr="00BE3BA1" w:rsidRDefault="00A649E2">
      <w:pPr>
        <w:pStyle w:val="3a"/>
        <w:rPr>
          <w:rFonts w:ascii="Calibri" w:eastAsia="Times New Roman" w:hAnsi="Calibri" w:cs="Arial"/>
          <w:b w:val="0"/>
          <w:noProof/>
          <w:sz w:val="22"/>
          <w:szCs w:val="22"/>
          <w:lang w:val="en-US" w:eastAsia="en-US"/>
        </w:rPr>
      </w:pPr>
      <w:hyperlink w:anchor="_Toc368050456" w:history="1">
        <w:r w:rsidR="00F82E34" w:rsidRPr="00AE7367">
          <w:rPr>
            <w:rStyle w:val="affb"/>
            <w:rFonts w:ascii="Helvetica" w:hAnsi="Helvetica"/>
            <w:noProof/>
          </w:rPr>
          <w:t>13.1.9</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Evaluation</w:t>
        </w:r>
        <w:r w:rsidR="00F82E34">
          <w:rPr>
            <w:noProof/>
            <w:webHidden/>
          </w:rPr>
          <w:tab/>
        </w:r>
        <w:r w:rsidR="00F82E34">
          <w:rPr>
            <w:noProof/>
            <w:webHidden/>
          </w:rPr>
          <w:fldChar w:fldCharType="begin"/>
        </w:r>
        <w:r w:rsidR="00F82E34">
          <w:rPr>
            <w:noProof/>
            <w:webHidden/>
          </w:rPr>
          <w:instrText xml:space="preserve"> PAGEREF _Toc368050456 \h </w:instrText>
        </w:r>
        <w:r w:rsidR="00F82E34">
          <w:rPr>
            <w:noProof/>
            <w:webHidden/>
          </w:rPr>
        </w:r>
        <w:r w:rsidR="00F82E34">
          <w:rPr>
            <w:noProof/>
            <w:webHidden/>
          </w:rPr>
          <w:fldChar w:fldCharType="separate"/>
        </w:r>
        <w:r w:rsidR="00D433E8">
          <w:rPr>
            <w:noProof/>
            <w:webHidden/>
          </w:rPr>
          <w:t>168</w:t>
        </w:r>
        <w:r w:rsidR="00F82E34">
          <w:rPr>
            <w:noProof/>
            <w:webHidden/>
          </w:rPr>
          <w:fldChar w:fldCharType="end"/>
        </w:r>
      </w:hyperlink>
    </w:p>
    <w:p w14:paraId="0BF4E9A6" w14:textId="77777777" w:rsidR="00F82E34" w:rsidRPr="00BE3BA1" w:rsidRDefault="00A649E2">
      <w:pPr>
        <w:pStyle w:val="3a"/>
        <w:rPr>
          <w:rFonts w:ascii="Calibri" w:eastAsia="Times New Roman" w:hAnsi="Calibri" w:cs="Arial"/>
          <w:b w:val="0"/>
          <w:noProof/>
          <w:sz w:val="22"/>
          <w:szCs w:val="22"/>
          <w:lang w:val="en-US" w:eastAsia="en-US"/>
        </w:rPr>
      </w:pPr>
      <w:hyperlink w:anchor="_Toc368050457" w:history="1">
        <w:r w:rsidR="00F82E34" w:rsidRPr="00AE7367">
          <w:rPr>
            <w:rStyle w:val="affb"/>
            <w:noProof/>
          </w:rPr>
          <w:t>13.1.10</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Block Declaration Instantiation</w:t>
        </w:r>
        <w:r w:rsidR="00F82E34">
          <w:rPr>
            <w:noProof/>
            <w:webHidden/>
          </w:rPr>
          <w:tab/>
        </w:r>
        <w:r w:rsidR="00F82E34">
          <w:rPr>
            <w:noProof/>
            <w:webHidden/>
          </w:rPr>
          <w:fldChar w:fldCharType="begin"/>
        </w:r>
        <w:r w:rsidR="00F82E34">
          <w:rPr>
            <w:noProof/>
            <w:webHidden/>
          </w:rPr>
          <w:instrText xml:space="preserve"> PAGEREF _Toc368050457 \h </w:instrText>
        </w:r>
        <w:r w:rsidR="00F82E34">
          <w:rPr>
            <w:noProof/>
            <w:webHidden/>
          </w:rPr>
        </w:r>
        <w:r w:rsidR="00F82E34">
          <w:rPr>
            <w:noProof/>
            <w:webHidden/>
          </w:rPr>
          <w:fldChar w:fldCharType="separate"/>
        </w:r>
        <w:r w:rsidR="00D433E8">
          <w:rPr>
            <w:noProof/>
            <w:webHidden/>
          </w:rPr>
          <w:t>168</w:t>
        </w:r>
        <w:r w:rsidR="00F82E34">
          <w:rPr>
            <w:noProof/>
            <w:webHidden/>
          </w:rPr>
          <w:fldChar w:fldCharType="end"/>
        </w:r>
      </w:hyperlink>
    </w:p>
    <w:p w14:paraId="4DB43A34" w14:textId="77777777" w:rsidR="00F82E34" w:rsidRPr="00BE3BA1" w:rsidRDefault="00A649E2">
      <w:pPr>
        <w:pStyle w:val="2c"/>
        <w:rPr>
          <w:rFonts w:ascii="Calibri" w:eastAsia="Times New Roman" w:hAnsi="Calibri" w:cs="Arial"/>
          <w:b w:val="0"/>
          <w:noProof/>
          <w:sz w:val="22"/>
          <w:szCs w:val="22"/>
          <w:lang w:val="en-US" w:eastAsia="en-US"/>
        </w:rPr>
      </w:pPr>
      <w:hyperlink w:anchor="_Toc368050458" w:history="1">
        <w:r w:rsidR="00F82E34" w:rsidRPr="00AE7367">
          <w:rPr>
            <w:rStyle w:val="affb"/>
            <w:noProof/>
          </w:rPr>
          <w:t>13.2</w:t>
        </w:r>
        <w:r w:rsidR="00F82E34" w:rsidRPr="00BE3BA1">
          <w:rPr>
            <w:rFonts w:ascii="Calibri" w:eastAsia="Times New Roman" w:hAnsi="Calibri" w:cs="Arial"/>
            <w:b w:val="0"/>
            <w:noProof/>
            <w:sz w:val="22"/>
            <w:szCs w:val="22"/>
            <w:lang w:val="en-US" w:eastAsia="en-US"/>
          </w:rPr>
          <w:tab/>
        </w:r>
        <w:r w:rsidR="00F82E34" w:rsidRPr="00AE7367">
          <w:rPr>
            <w:rStyle w:val="affb"/>
            <w:noProof/>
          </w:rPr>
          <w:t>Declarations and the Variable Statement</w:t>
        </w:r>
        <w:r w:rsidR="00F82E34">
          <w:rPr>
            <w:noProof/>
            <w:webHidden/>
          </w:rPr>
          <w:tab/>
        </w:r>
        <w:r w:rsidR="00F82E34">
          <w:rPr>
            <w:noProof/>
            <w:webHidden/>
          </w:rPr>
          <w:fldChar w:fldCharType="begin"/>
        </w:r>
        <w:r w:rsidR="00F82E34">
          <w:rPr>
            <w:noProof/>
            <w:webHidden/>
          </w:rPr>
          <w:instrText xml:space="preserve"> PAGEREF _Toc368050458 \h </w:instrText>
        </w:r>
        <w:r w:rsidR="00F82E34">
          <w:rPr>
            <w:noProof/>
            <w:webHidden/>
          </w:rPr>
        </w:r>
        <w:r w:rsidR="00F82E34">
          <w:rPr>
            <w:noProof/>
            <w:webHidden/>
          </w:rPr>
          <w:fldChar w:fldCharType="separate"/>
        </w:r>
        <w:r w:rsidR="00D433E8">
          <w:rPr>
            <w:noProof/>
            <w:webHidden/>
          </w:rPr>
          <w:t>169</w:t>
        </w:r>
        <w:r w:rsidR="00F82E34">
          <w:rPr>
            <w:noProof/>
            <w:webHidden/>
          </w:rPr>
          <w:fldChar w:fldCharType="end"/>
        </w:r>
      </w:hyperlink>
    </w:p>
    <w:p w14:paraId="1629BFE0" w14:textId="77777777" w:rsidR="00F82E34" w:rsidRPr="00BE3BA1" w:rsidRDefault="00A649E2">
      <w:pPr>
        <w:pStyle w:val="3a"/>
        <w:rPr>
          <w:rFonts w:ascii="Calibri" w:eastAsia="Times New Roman" w:hAnsi="Calibri" w:cs="Arial"/>
          <w:b w:val="0"/>
          <w:noProof/>
          <w:sz w:val="22"/>
          <w:szCs w:val="22"/>
          <w:lang w:val="en-US" w:eastAsia="en-US"/>
        </w:rPr>
      </w:pPr>
      <w:hyperlink w:anchor="_Toc368050459" w:history="1">
        <w:r w:rsidR="00F82E34" w:rsidRPr="00AE7367">
          <w:rPr>
            <w:rStyle w:val="affb"/>
            <w:noProof/>
          </w:rPr>
          <w:t>13.2.1</w:t>
        </w:r>
        <w:r w:rsidR="00F82E34" w:rsidRPr="00BE3BA1">
          <w:rPr>
            <w:rFonts w:ascii="Calibri" w:eastAsia="Times New Roman" w:hAnsi="Calibri" w:cs="Arial"/>
            <w:b w:val="0"/>
            <w:noProof/>
            <w:sz w:val="22"/>
            <w:szCs w:val="22"/>
            <w:lang w:val="en-US" w:eastAsia="en-US"/>
          </w:rPr>
          <w:tab/>
        </w:r>
        <w:r w:rsidR="00F82E34" w:rsidRPr="00AE7367">
          <w:rPr>
            <w:rStyle w:val="affb"/>
            <w:noProof/>
          </w:rPr>
          <w:t>Let and Const Declarations</w:t>
        </w:r>
        <w:r w:rsidR="00F82E34">
          <w:rPr>
            <w:noProof/>
            <w:webHidden/>
          </w:rPr>
          <w:tab/>
        </w:r>
        <w:r w:rsidR="00F82E34">
          <w:rPr>
            <w:noProof/>
            <w:webHidden/>
          </w:rPr>
          <w:fldChar w:fldCharType="begin"/>
        </w:r>
        <w:r w:rsidR="00F82E34">
          <w:rPr>
            <w:noProof/>
            <w:webHidden/>
          </w:rPr>
          <w:instrText xml:space="preserve"> PAGEREF _Toc368050459 \h </w:instrText>
        </w:r>
        <w:r w:rsidR="00F82E34">
          <w:rPr>
            <w:noProof/>
            <w:webHidden/>
          </w:rPr>
        </w:r>
        <w:r w:rsidR="00F82E34">
          <w:rPr>
            <w:noProof/>
            <w:webHidden/>
          </w:rPr>
          <w:fldChar w:fldCharType="separate"/>
        </w:r>
        <w:r w:rsidR="00D433E8">
          <w:rPr>
            <w:noProof/>
            <w:webHidden/>
          </w:rPr>
          <w:t>169</w:t>
        </w:r>
        <w:r w:rsidR="00F82E34">
          <w:rPr>
            <w:noProof/>
            <w:webHidden/>
          </w:rPr>
          <w:fldChar w:fldCharType="end"/>
        </w:r>
      </w:hyperlink>
    </w:p>
    <w:p w14:paraId="5AB2A5D4" w14:textId="77777777" w:rsidR="00F82E34" w:rsidRPr="00BE3BA1" w:rsidRDefault="00A649E2">
      <w:pPr>
        <w:pStyle w:val="3a"/>
        <w:rPr>
          <w:rFonts w:ascii="Calibri" w:eastAsia="Times New Roman" w:hAnsi="Calibri" w:cs="Arial"/>
          <w:b w:val="0"/>
          <w:noProof/>
          <w:sz w:val="22"/>
          <w:szCs w:val="22"/>
          <w:lang w:val="en-US" w:eastAsia="en-US"/>
        </w:rPr>
      </w:pPr>
      <w:hyperlink w:anchor="_Toc368050460" w:history="1">
        <w:r w:rsidR="00F82E34" w:rsidRPr="00AE7367">
          <w:rPr>
            <w:rStyle w:val="affb"/>
            <w:noProof/>
          </w:rPr>
          <w:t>13.2.2</w:t>
        </w:r>
        <w:r w:rsidR="00F82E34" w:rsidRPr="00BE3BA1">
          <w:rPr>
            <w:rFonts w:ascii="Calibri" w:eastAsia="Times New Roman" w:hAnsi="Calibri" w:cs="Arial"/>
            <w:b w:val="0"/>
            <w:noProof/>
            <w:sz w:val="22"/>
            <w:szCs w:val="22"/>
            <w:lang w:val="en-US" w:eastAsia="en-US"/>
          </w:rPr>
          <w:tab/>
        </w:r>
        <w:r w:rsidR="00F82E34" w:rsidRPr="00AE7367">
          <w:rPr>
            <w:rStyle w:val="affb"/>
            <w:noProof/>
          </w:rPr>
          <w:t>Variable Statement</w:t>
        </w:r>
        <w:r w:rsidR="00F82E34">
          <w:rPr>
            <w:noProof/>
            <w:webHidden/>
          </w:rPr>
          <w:tab/>
        </w:r>
        <w:r w:rsidR="00F82E34">
          <w:rPr>
            <w:noProof/>
            <w:webHidden/>
          </w:rPr>
          <w:fldChar w:fldCharType="begin"/>
        </w:r>
        <w:r w:rsidR="00F82E34">
          <w:rPr>
            <w:noProof/>
            <w:webHidden/>
          </w:rPr>
          <w:instrText xml:space="preserve"> PAGEREF _Toc368050460 \h </w:instrText>
        </w:r>
        <w:r w:rsidR="00F82E34">
          <w:rPr>
            <w:noProof/>
            <w:webHidden/>
          </w:rPr>
        </w:r>
        <w:r w:rsidR="00F82E34">
          <w:rPr>
            <w:noProof/>
            <w:webHidden/>
          </w:rPr>
          <w:fldChar w:fldCharType="separate"/>
        </w:r>
        <w:r w:rsidR="00D433E8">
          <w:rPr>
            <w:noProof/>
            <w:webHidden/>
          </w:rPr>
          <w:t>172</w:t>
        </w:r>
        <w:r w:rsidR="00F82E34">
          <w:rPr>
            <w:noProof/>
            <w:webHidden/>
          </w:rPr>
          <w:fldChar w:fldCharType="end"/>
        </w:r>
      </w:hyperlink>
    </w:p>
    <w:p w14:paraId="12908B5D" w14:textId="77777777" w:rsidR="00F82E34" w:rsidRPr="00BE3BA1" w:rsidRDefault="00A649E2">
      <w:pPr>
        <w:pStyle w:val="3a"/>
        <w:rPr>
          <w:rFonts w:ascii="Calibri" w:eastAsia="Times New Roman" w:hAnsi="Calibri" w:cs="Arial"/>
          <w:b w:val="0"/>
          <w:noProof/>
          <w:sz w:val="22"/>
          <w:szCs w:val="22"/>
          <w:lang w:val="en-US" w:eastAsia="en-US"/>
        </w:rPr>
      </w:pPr>
      <w:hyperlink w:anchor="_Toc368050461" w:history="1">
        <w:r w:rsidR="00F82E34" w:rsidRPr="00AE7367">
          <w:rPr>
            <w:rStyle w:val="affb"/>
            <w:noProof/>
          </w:rPr>
          <w:t>13.2.3</w:t>
        </w:r>
        <w:r w:rsidR="00F82E34" w:rsidRPr="00BE3BA1">
          <w:rPr>
            <w:rFonts w:ascii="Calibri" w:eastAsia="Times New Roman" w:hAnsi="Calibri" w:cs="Arial"/>
            <w:b w:val="0"/>
            <w:noProof/>
            <w:sz w:val="22"/>
            <w:szCs w:val="22"/>
            <w:lang w:val="en-US" w:eastAsia="en-US"/>
          </w:rPr>
          <w:tab/>
        </w:r>
        <w:r w:rsidR="00F82E34" w:rsidRPr="00AE7367">
          <w:rPr>
            <w:rStyle w:val="affb"/>
            <w:noProof/>
          </w:rPr>
          <w:t>Destructuring Binding Patterns</w:t>
        </w:r>
        <w:r w:rsidR="00F82E34">
          <w:rPr>
            <w:noProof/>
            <w:webHidden/>
          </w:rPr>
          <w:tab/>
        </w:r>
        <w:r w:rsidR="00F82E34">
          <w:rPr>
            <w:noProof/>
            <w:webHidden/>
          </w:rPr>
          <w:fldChar w:fldCharType="begin"/>
        </w:r>
        <w:r w:rsidR="00F82E34">
          <w:rPr>
            <w:noProof/>
            <w:webHidden/>
          </w:rPr>
          <w:instrText xml:space="preserve"> PAGEREF _Toc368050461 \h </w:instrText>
        </w:r>
        <w:r w:rsidR="00F82E34">
          <w:rPr>
            <w:noProof/>
            <w:webHidden/>
          </w:rPr>
        </w:r>
        <w:r w:rsidR="00F82E34">
          <w:rPr>
            <w:noProof/>
            <w:webHidden/>
          </w:rPr>
          <w:fldChar w:fldCharType="separate"/>
        </w:r>
        <w:r w:rsidR="00D433E8">
          <w:rPr>
            <w:noProof/>
            <w:webHidden/>
          </w:rPr>
          <w:t>174</w:t>
        </w:r>
        <w:r w:rsidR="00F82E34">
          <w:rPr>
            <w:noProof/>
            <w:webHidden/>
          </w:rPr>
          <w:fldChar w:fldCharType="end"/>
        </w:r>
      </w:hyperlink>
    </w:p>
    <w:p w14:paraId="4E3F1DFD" w14:textId="77777777" w:rsidR="00F82E34" w:rsidRPr="00BE3BA1" w:rsidRDefault="00A649E2">
      <w:pPr>
        <w:pStyle w:val="2c"/>
        <w:rPr>
          <w:rFonts w:ascii="Calibri" w:eastAsia="Times New Roman" w:hAnsi="Calibri" w:cs="Arial"/>
          <w:b w:val="0"/>
          <w:noProof/>
          <w:sz w:val="22"/>
          <w:szCs w:val="22"/>
          <w:lang w:val="en-US" w:eastAsia="en-US"/>
        </w:rPr>
      </w:pPr>
      <w:hyperlink w:anchor="_Toc368050462" w:history="1">
        <w:r w:rsidR="00F82E34" w:rsidRPr="00AE7367">
          <w:rPr>
            <w:rStyle w:val="affb"/>
            <w:noProof/>
          </w:rPr>
          <w:t>13.3</w:t>
        </w:r>
        <w:r w:rsidR="00F82E34" w:rsidRPr="00BE3BA1">
          <w:rPr>
            <w:rFonts w:ascii="Calibri" w:eastAsia="Times New Roman" w:hAnsi="Calibri" w:cs="Arial"/>
            <w:b w:val="0"/>
            <w:noProof/>
            <w:sz w:val="22"/>
            <w:szCs w:val="22"/>
            <w:lang w:val="en-US" w:eastAsia="en-US"/>
          </w:rPr>
          <w:tab/>
        </w:r>
        <w:r w:rsidR="00F82E34" w:rsidRPr="00AE7367">
          <w:rPr>
            <w:rStyle w:val="affb"/>
            <w:noProof/>
          </w:rPr>
          <w:t>Empty Statement</w:t>
        </w:r>
        <w:r w:rsidR="00F82E34">
          <w:rPr>
            <w:noProof/>
            <w:webHidden/>
          </w:rPr>
          <w:tab/>
        </w:r>
        <w:r w:rsidR="00F82E34">
          <w:rPr>
            <w:noProof/>
            <w:webHidden/>
          </w:rPr>
          <w:fldChar w:fldCharType="begin"/>
        </w:r>
        <w:r w:rsidR="00F82E34">
          <w:rPr>
            <w:noProof/>
            <w:webHidden/>
          </w:rPr>
          <w:instrText xml:space="preserve"> PAGEREF _Toc368050462 \h </w:instrText>
        </w:r>
        <w:r w:rsidR="00F82E34">
          <w:rPr>
            <w:noProof/>
            <w:webHidden/>
          </w:rPr>
        </w:r>
        <w:r w:rsidR="00F82E34">
          <w:rPr>
            <w:noProof/>
            <w:webHidden/>
          </w:rPr>
          <w:fldChar w:fldCharType="separate"/>
        </w:r>
        <w:r w:rsidR="00D433E8">
          <w:rPr>
            <w:noProof/>
            <w:webHidden/>
          </w:rPr>
          <w:t>179</w:t>
        </w:r>
        <w:r w:rsidR="00F82E34">
          <w:rPr>
            <w:noProof/>
            <w:webHidden/>
          </w:rPr>
          <w:fldChar w:fldCharType="end"/>
        </w:r>
      </w:hyperlink>
    </w:p>
    <w:p w14:paraId="666E5D62" w14:textId="77777777" w:rsidR="00F82E34" w:rsidRPr="00BE3BA1" w:rsidRDefault="00A649E2">
      <w:pPr>
        <w:pStyle w:val="3a"/>
        <w:rPr>
          <w:rFonts w:ascii="Calibri" w:eastAsia="Times New Roman" w:hAnsi="Calibri" w:cs="Arial"/>
          <w:b w:val="0"/>
          <w:noProof/>
          <w:sz w:val="22"/>
          <w:szCs w:val="22"/>
          <w:lang w:val="en-US" w:eastAsia="en-US"/>
        </w:rPr>
      </w:pPr>
      <w:hyperlink w:anchor="_Toc368050464" w:history="1">
        <w:r w:rsidR="00F82E34" w:rsidRPr="00AE7367">
          <w:rPr>
            <w:rStyle w:val="affb"/>
            <w:rFonts w:ascii="Helvetica" w:hAnsi="Helvetica"/>
            <w:noProof/>
          </w:rPr>
          <w:t>13.3.1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Evaluation</w:t>
        </w:r>
        <w:r w:rsidR="00F82E34">
          <w:rPr>
            <w:noProof/>
            <w:webHidden/>
          </w:rPr>
          <w:tab/>
        </w:r>
        <w:r w:rsidR="00F82E34">
          <w:rPr>
            <w:noProof/>
            <w:webHidden/>
          </w:rPr>
          <w:fldChar w:fldCharType="begin"/>
        </w:r>
        <w:r w:rsidR="00F82E34">
          <w:rPr>
            <w:noProof/>
            <w:webHidden/>
          </w:rPr>
          <w:instrText xml:space="preserve"> PAGEREF _Toc368050464 \h </w:instrText>
        </w:r>
        <w:r w:rsidR="00F82E34">
          <w:rPr>
            <w:noProof/>
            <w:webHidden/>
          </w:rPr>
        </w:r>
        <w:r w:rsidR="00F82E34">
          <w:rPr>
            <w:noProof/>
            <w:webHidden/>
          </w:rPr>
          <w:fldChar w:fldCharType="separate"/>
        </w:r>
        <w:r w:rsidR="00D433E8">
          <w:rPr>
            <w:noProof/>
            <w:webHidden/>
          </w:rPr>
          <w:t>179</w:t>
        </w:r>
        <w:r w:rsidR="00F82E34">
          <w:rPr>
            <w:noProof/>
            <w:webHidden/>
          </w:rPr>
          <w:fldChar w:fldCharType="end"/>
        </w:r>
      </w:hyperlink>
    </w:p>
    <w:p w14:paraId="330156B6" w14:textId="77777777" w:rsidR="00F82E34" w:rsidRPr="00BE3BA1" w:rsidRDefault="00A649E2">
      <w:pPr>
        <w:pStyle w:val="2c"/>
        <w:rPr>
          <w:rFonts w:ascii="Calibri" w:eastAsia="Times New Roman" w:hAnsi="Calibri" w:cs="Arial"/>
          <w:b w:val="0"/>
          <w:noProof/>
          <w:sz w:val="22"/>
          <w:szCs w:val="22"/>
          <w:lang w:val="en-US" w:eastAsia="en-US"/>
        </w:rPr>
      </w:pPr>
      <w:hyperlink w:anchor="_Toc368050465" w:history="1">
        <w:r w:rsidR="00F82E34" w:rsidRPr="00AE7367">
          <w:rPr>
            <w:rStyle w:val="affb"/>
            <w:noProof/>
          </w:rPr>
          <w:t>13.4</w:t>
        </w:r>
        <w:r w:rsidR="00F82E34" w:rsidRPr="00BE3BA1">
          <w:rPr>
            <w:rFonts w:ascii="Calibri" w:eastAsia="Times New Roman" w:hAnsi="Calibri" w:cs="Arial"/>
            <w:b w:val="0"/>
            <w:noProof/>
            <w:sz w:val="22"/>
            <w:szCs w:val="22"/>
            <w:lang w:val="en-US" w:eastAsia="en-US"/>
          </w:rPr>
          <w:tab/>
        </w:r>
        <w:r w:rsidR="00F82E34" w:rsidRPr="00AE7367">
          <w:rPr>
            <w:rStyle w:val="affb"/>
            <w:noProof/>
          </w:rPr>
          <w:t>Expression Statement</w:t>
        </w:r>
        <w:r w:rsidR="00F82E34">
          <w:rPr>
            <w:noProof/>
            <w:webHidden/>
          </w:rPr>
          <w:tab/>
        </w:r>
        <w:r w:rsidR="00F82E34">
          <w:rPr>
            <w:noProof/>
            <w:webHidden/>
          </w:rPr>
          <w:fldChar w:fldCharType="begin"/>
        </w:r>
        <w:r w:rsidR="00F82E34">
          <w:rPr>
            <w:noProof/>
            <w:webHidden/>
          </w:rPr>
          <w:instrText xml:space="preserve"> PAGEREF _Toc368050465 \h </w:instrText>
        </w:r>
        <w:r w:rsidR="00F82E34">
          <w:rPr>
            <w:noProof/>
            <w:webHidden/>
          </w:rPr>
        </w:r>
        <w:r w:rsidR="00F82E34">
          <w:rPr>
            <w:noProof/>
            <w:webHidden/>
          </w:rPr>
          <w:fldChar w:fldCharType="separate"/>
        </w:r>
        <w:r w:rsidR="00D433E8">
          <w:rPr>
            <w:noProof/>
            <w:webHidden/>
          </w:rPr>
          <w:t>179</w:t>
        </w:r>
        <w:r w:rsidR="00F82E34">
          <w:rPr>
            <w:noProof/>
            <w:webHidden/>
          </w:rPr>
          <w:fldChar w:fldCharType="end"/>
        </w:r>
      </w:hyperlink>
    </w:p>
    <w:p w14:paraId="5568635A" w14:textId="77777777" w:rsidR="00F82E34" w:rsidRPr="00BE3BA1" w:rsidRDefault="00A649E2">
      <w:pPr>
        <w:pStyle w:val="3a"/>
        <w:rPr>
          <w:rFonts w:ascii="Calibri" w:eastAsia="Times New Roman" w:hAnsi="Calibri" w:cs="Arial"/>
          <w:b w:val="0"/>
          <w:noProof/>
          <w:sz w:val="22"/>
          <w:szCs w:val="22"/>
          <w:lang w:val="en-US" w:eastAsia="en-US"/>
        </w:rPr>
      </w:pPr>
      <w:hyperlink w:anchor="_Toc368050467" w:history="1">
        <w:r w:rsidR="00F82E34" w:rsidRPr="00AE7367">
          <w:rPr>
            <w:rStyle w:val="affb"/>
            <w:rFonts w:ascii="Helvetica" w:hAnsi="Helvetica"/>
            <w:noProof/>
          </w:rPr>
          <w:t>13.4.1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Evaluation</w:t>
        </w:r>
        <w:r w:rsidR="00F82E34">
          <w:rPr>
            <w:noProof/>
            <w:webHidden/>
          </w:rPr>
          <w:tab/>
        </w:r>
        <w:r w:rsidR="00F82E34">
          <w:rPr>
            <w:noProof/>
            <w:webHidden/>
          </w:rPr>
          <w:fldChar w:fldCharType="begin"/>
        </w:r>
        <w:r w:rsidR="00F82E34">
          <w:rPr>
            <w:noProof/>
            <w:webHidden/>
          </w:rPr>
          <w:instrText xml:space="preserve"> PAGEREF _Toc368050467 \h </w:instrText>
        </w:r>
        <w:r w:rsidR="00F82E34">
          <w:rPr>
            <w:noProof/>
            <w:webHidden/>
          </w:rPr>
        </w:r>
        <w:r w:rsidR="00F82E34">
          <w:rPr>
            <w:noProof/>
            <w:webHidden/>
          </w:rPr>
          <w:fldChar w:fldCharType="separate"/>
        </w:r>
        <w:r w:rsidR="00D433E8">
          <w:rPr>
            <w:noProof/>
            <w:webHidden/>
          </w:rPr>
          <w:t>179</w:t>
        </w:r>
        <w:r w:rsidR="00F82E34">
          <w:rPr>
            <w:noProof/>
            <w:webHidden/>
          </w:rPr>
          <w:fldChar w:fldCharType="end"/>
        </w:r>
      </w:hyperlink>
    </w:p>
    <w:p w14:paraId="20B8485E" w14:textId="77777777" w:rsidR="00F82E34" w:rsidRPr="00BE3BA1" w:rsidRDefault="00A649E2">
      <w:pPr>
        <w:pStyle w:val="2c"/>
        <w:rPr>
          <w:rFonts w:ascii="Calibri" w:eastAsia="Times New Roman" w:hAnsi="Calibri" w:cs="Arial"/>
          <w:b w:val="0"/>
          <w:noProof/>
          <w:sz w:val="22"/>
          <w:szCs w:val="22"/>
          <w:lang w:val="en-US" w:eastAsia="en-US"/>
        </w:rPr>
      </w:pPr>
      <w:hyperlink w:anchor="_Toc368050468" w:history="1">
        <w:r w:rsidR="00F82E34" w:rsidRPr="00AE7367">
          <w:rPr>
            <w:rStyle w:val="affb"/>
            <w:noProof/>
          </w:rPr>
          <w:t>13.5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if</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_Toc368050468 \h </w:instrText>
        </w:r>
        <w:r w:rsidR="00F82E34">
          <w:rPr>
            <w:noProof/>
            <w:webHidden/>
          </w:rPr>
        </w:r>
        <w:r w:rsidR="00F82E34">
          <w:rPr>
            <w:noProof/>
            <w:webHidden/>
          </w:rPr>
          <w:fldChar w:fldCharType="separate"/>
        </w:r>
        <w:r w:rsidR="00D433E8">
          <w:rPr>
            <w:noProof/>
            <w:webHidden/>
          </w:rPr>
          <w:t>179</w:t>
        </w:r>
        <w:r w:rsidR="00F82E34">
          <w:rPr>
            <w:noProof/>
            <w:webHidden/>
          </w:rPr>
          <w:fldChar w:fldCharType="end"/>
        </w:r>
      </w:hyperlink>
    </w:p>
    <w:p w14:paraId="58BCFB5D" w14:textId="77777777" w:rsidR="00F82E34" w:rsidRPr="00BE3BA1" w:rsidRDefault="00A649E2">
      <w:pPr>
        <w:pStyle w:val="3a"/>
        <w:rPr>
          <w:rFonts w:ascii="Calibri" w:eastAsia="Times New Roman" w:hAnsi="Calibri" w:cs="Arial"/>
          <w:b w:val="0"/>
          <w:noProof/>
          <w:sz w:val="22"/>
          <w:szCs w:val="22"/>
          <w:lang w:val="en-US" w:eastAsia="en-US"/>
        </w:rPr>
      </w:pPr>
      <w:hyperlink w:anchor="_Toc368050469" w:history="1">
        <w:r w:rsidR="00F82E34" w:rsidRPr="00AE7367">
          <w:rPr>
            <w:rStyle w:val="affb"/>
            <w:noProof/>
          </w:rPr>
          <w:t>13.5.1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_Toc368050469 \h </w:instrText>
        </w:r>
        <w:r w:rsidR="00F82E34">
          <w:rPr>
            <w:noProof/>
            <w:webHidden/>
          </w:rPr>
        </w:r>
        <w:r w:rsidR="00F82E34">
          <w:rPr>
            <w:noProof/>
            <w:webHidden/>
          </w:rPr>
          <w:fldChar w:fldCharType="separate"/>
        </w:r>
        <w:r w:rsidR="00D433E8">
          <w:rPr>
            <w:noProof/>
            <w:webHidden/>
          </w:rPr>
          <w:t>180</w:t>
        </w:r>
        <w:r w:rsidR="00F82E34">
          <w:rPr>
            <w:noProof/>
            <w:webHidden/>
          </w:rPr>
          <w:fldChar w:fldCharType="end"/>
        </w:r>
      </w:hyperlink>
    </w:p>
    <w:p w14:paraId="650407FC" w14:textId="77777777" w:rsidR="00F82E34" w:rsidRPr="00BE3BA1" w:rsidRDefault="00A649E2">
      <w:pPr>
        <w:pStyle w:val="3a"/>
        <w:rPr>
          <w:rFonts w:ascii="Calibri" w:eastAsia="Times New Roman" w:hAnsi="Calibri" w:cs="Arial"/>
          <w:b w:val="0"/>
          <w:noProof/>
          <w:sz w:val="22"/>
          <w:szCs w:val="22"/>
          <w:lang w:val="en-US" w:eastAsia="en-US"/>
        </w:rPr>
      </w:pPr>
      <w:hyperlink w:anchor="_Toc368050471" w:history="1">
        <w:r w:rsidR="00F82E34" w:rsidRPr="00AE7367">
          <w:rPr>
            <w:rStyle w:val="affb"/>
            <w:rFonts w:ascii="Helvetica" w:hAnsi="Helvetica"/>
            <w:noProof/>
          </w:rPr>
          <w:t>13.5.2</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Evaluation</w:t>
        </w:r>
        <w:r w:rsidR="00F82E34">
          <w:rPr>
            <w:noProof/>
            <w:webHidden/>
          </w:rPr>
          <w:tab/>
        </w:r>
        <w:r w:rsidR="00F82E34">
          <w:rPr>
            <w:noProof/>
            <w:webHidden/>
          </w:rPr>
          <w:fldChar w:fldCharType="begin"/>
        </w:r>
        <w:r w:rsidR="00F82E34">
          <w:rPr>
            <w:noProof/>
            <w:webHidden/>
          </w:rPr>
          <w:instrText xml:space="preserve"> PAGEREF _Toc368050471 \h </w:instrText>
        </w:r>
        <w:r w:rsidR="00F82E34">
          <w:rPr>
            <w:noProof/>
            <w:webHidden/>
          </w:rPr>
        </w:r>
        <w:r w:rsidR="00F82E34">
          <w:rPr>
            <w:noProof/>
            <w:webHidden/>
          </w:rPr>
          <w:fldChar w:fldCharType="separate"/>
        </w:r>
        <w:r w:rsidR="00D433E8">
          <w:rPr>
            <w:noProof/>
            <w:webHidden/>
          </w:rPr>
          <w:t>180</w:t>
        </w:r>
        <w:r w:rsidR="00F82E34">
          <w:rPr>
            <w:noProof/>
            <w:webHidden/>
          </w:rPr>
          <w:fldChar w:fldCharType="end"/>
        </w:r>
      </w:hyperlink>
    </w:p>
    <w:p w14:paraId="66B32948" w14:textId="77777777" w:rsidR="00F82E34" w:rsidRPr="00BE3BA1" w:rsidRDefault="00A649E2">
      <w:pPr>
        <w:pStyle w:val="2c"/>
        <w:rPr>
          <w:rFonts w:ascii="Calibri" w:eastAsia="Times New Roman" w:hAnsi="Calibri" w:cs="Arial"/>
          <w:b w:val="0"/>
          <w:noProof/>
          <w:sz w:val="22"/>
          <w:szCs w:val="22"/>
          <w:lang w:val="en-US" w:eastAsia="en-US"/>
        </w:rPr>
      </w:pPr>
      <w:hyperlink w:anchor="_Toc368050472" w:history="1">
        <w:r w:rsidR="00F82E34" w:rsidRPr="00AE7367">
          <w:rPr>
            <w:rStyle w:val="affb"/>
            <w:noProof/>
          </w:rPr>
          <w:t>13.6</w:t>
        </w:r>
        <w:r w:rsidR="00F82E34" w:rsidRPr="00BE3BA1">
          <w:rPr>
            <w:rFonts w:ascii="Calibri" w:eastAsia="Times New Roman" w:hAnsi="Calibri" w:cs="Arial"/>
            <w:b w:val="0"/>
            <w:noProof/>
            <w:sz w:val="22"/>
            <w:szCs w:val="22"/>
            <w:lang w:val="en-US" w:eastAsia="en-US"/>
          </w:rPr>
          <w:tab/>
        </w:r>
        <w:r w:rsidR="00F82E34" w:rsidRPr="00AE7367">
          <w:rPr>
            <w:rStyle w:val="affb"/>
            <w:noProof/>
          </w:rPr>
          <w:t>Iteration Statements</w:t>
        </w:r>
        <w:r w:rsidR="00F82E34">
          <w:rPr>
            <w:noProof/>
            <w:webHidden/>
          </w:rPr>
          <w:tab/>
        </w:r>
        <w:r w:rsidR="00F82E34">
          <w:rPr>
            <w:noProof/>
            <w:webHidden/>
          </w:rPr>
          <w:fldChar w:fldCharType="begin"/>
        </w:r>
        <w:r w:rsidR="00F82E34">
          <w:rPr>
            <w:noProof/>
            <w:webHidden/>
          </w:rPr>
          <w:instrText xml:space="preserve"> PAGEREF _Toc368050472 \h </w:instrText>
        </w:r>
        <w:r w:rsidR="00F82E34">
          <w:rPr>
            <w:noProof/>
            <w:webHidden/>
          </w:rPr>
        </w:r>
        <w:r w:rsidR="00F82E34">
          <w:rPr>
            <w:noProof/>
            <w:webHidden/>
          </w:rPr>
          <w:fldChar w:fldCharType="separate"/>
        </w:r>
        <w:r w:rsidR="00D433E8">
          <w:rPr>
            <w:noProof/>
            <w:webHidden/>
          </w:rPr>
          <w:t>180</w:t>
        </w:r>
        <w:r w:rsidR="00F82E34">
          <w:rPr>
            <w:noProof/>
            <w:webHidden/>
          </w:rPr>
          <w:fldChar w:fldCharType="end"/>
        </w:r>
      </w:hyperlink>
    </w:p>
    <w:p w14:paraId="0243AE17" w14:textId="77777777" w:rsidR="00F82E34" w:rsidRPr="00BE3BA1" w:rsidRDefault="00A649E2">
      <w:pPr>
        <w:pStyle w:val="3a"/>
        <w:rPr>
          <w:rFonts w:ascii="Calibri" w:eastAsia="Times New Roman" w:hAnsi="Calibri" w:cs="Arial"/>
          <w:b w:val="0"/>
          <w:noProof/>
          <w:sz w:val="22"/>
          <w:szCs w:val="22"/>
          <w:lang w:val="en-US" w:eastAsia="en-US"/>
        </w:rPr>
      </w:pPr>
      <w:hyperlink w:anchor="_Toc368050473" w:history="1">
        <w:r w:rsidR="00F82E34" w:rsidRPr="00AE7367">
          <w:rPr>
            <w:rStyle w:val="affb"/>
            <w:rFonts w:ascii="Helvetica" w:hAnsi="Helvetica"/>
            <w:noProof/>
            <w:spacing w:val="6"/>
          </w:rPr>
          <w:t>13.6.0</w:t>
        </w:r>
        <w:r w:rsidR="00F82E34" w:rsidRPr="00BE3BA1">
          <w:rPr>
            <w:rFonts w:ascii="Calibri" w:eastAsia="Times New Roman" w:hAnsi="Calibri" w:cs="Arial"/>
            <w:b w:val="0"/>
            <w:noProof/>
            <w:sz w:val="22"/>
            <w:szCs w:val="22"/>
            <w:lang w:val="en-US" w:eastAsia="en-US"/>
          </w:rPr>
          <w:tab/>
        </w:r>
        <w:r w:rsidR="00F82E34" w:rsidRPr="00AE7367">
          <w:rPr>
            <w:rStyle w:val="affb"/>
            <w:noProof/>
          </w:rPr>
          <w:t>Semantics</w:t>
        </w:r>
        <w:r w:rsidR="00F82E34">
          <w:rPr>
            <w:noProof/>
            <w:webHidden/>
          </w:rPr>
          <w:tab/>
        </w:r>
        <w:r w:rsidR="00F82E34">
          <w:rPr>
            <w:noProof/>
            <w:webHidden/>
          </w:rPr>
          <w:fldChar w:fldCharType="begin"/>
        </w:r>
        <w:r w:rsidR="00F82E34">
          <w:rPr>
            <w:noProof/>
            <w:webHidden/>
          </w:rPr>
          <w:instrText xml:space="preserve"> PAGEREF _Toc368050473 \h </w:instrText>
        </w:r>
        <w:r w:rsidR="00F82E34">
          <w:rPr>
            <w:noProof/>
            <w:webHidden/>
          </w:rPr>
        </w:r>
        <w:r w:rsidR="00F82E34">
          <w:rPr>
            <w:noProof/>
            <w:webHidden/>
          </w:rPr>
          <w:fldChar w:fldCharType="separate"/>
        </w:r>
        <w:r w:rsidR="00D433E8">
          <w:rPr>
            <w:noProof/>
            <w:webHidden/>
          </w:rPr>
          <w:t>181</w:t>
        </w:r>
        <w:r w:rsidR="00F82E34">
          <w:rPr>
            <w:noProof/>
            <w:webHidden/>
          </w:rPr>
          <w:fldChar w:fldCharType="end"/>
        </w:r>
      </w:hyperlink>
    </w:p>
    <w:p w14:paraId="797A504A" w14:textId="77777777" w:rsidR="00F82E34" w:rsidRPr="00BE3BA1" w:rsidRDefault="00A649E2">
      <w:pPr>
        <w:pStyle w:val="3a"/>
        <w:rPr>
          <w:rFonts w:ascii="Calibri" w:eastAsia="Times New Roman" w:hAnsi="Calibri" w:cs="Arial"/>
          <w:b w:val="0"/>
          <w:noProof/>
          <w:sz w:val="22"/>
          <w:szCs w:val="22"/>
          <w:lang w:val="en-US" w:eastAsia="en-US"/>
        </w:rPr>
      </w:pPr>
      <w:hyperlink w:anchor="_Toc368050474" w:history="1">
        <w:r w:rsidR="00F82E34" w:rsidRPr="00AE7367">
          <w:rPr>
            <w:rStyle w:val="affb"/>
            <w:noProof/>
          </w:rPr>
          <w:t>13.6.1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do</w:t>
        </w:r>
        <w:r w:rsidR="00F82E34" w:rsidRPr="00AE7367">
          <w:rPr>
            <w:rStyle w:val="affb"/>
            <w:noProof/>
          </w:rPr>
          <w:t>-</w:t>
        </w:r>
        <w:r w:rsidR="00F82E34" w:rsidRPr="00AE7367">
          <w:rPr>
            <w:rStyle w:val="affb"/>
            <w:rFonts w:ascii="Courier New" w:hAnsi="Courier New"/>
            <w:noProof/>
          </w:rPr>
          <w:t>while</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_Toc368050474 \h </w:instrText>
        </w:r>
        <w:r w:rsidR="00F82E34">
          <w:rPr>
            <w:noProof/>
            <w:webHidden/>
          </w:rPr>
        </w:r>
        <w:r w:rsidR="00F82E34">
          <w:rPr>
            <w:noProof/>
            <w:webHidden/>
          </w:rPr>
          <w:fldChar w:fldCharType="separate"/>
        </w:r>
        <w:r w:rsidR="00D433E8">
          <w:rPr>
            <w:noProof/>
            <w:webHidden/>
          </w:rPr>
          <w:t>181</w:t>
        </w:r>
        <w:r w:rsidR="00F82E34">
          <w:rPr>
            <w:noProof/>
            <w:webHidden/>
          </w:rPr>
          <w:fldChar w:fldCharType="end"/>
        </w:r>
      </w:hyperlink>
    </w:p>
    <w:p w14:paraId="64671FF8" w14:textId="77777777" w:rsidR="00F82E34" w:rsidRPr="00BE3BA1" w:rsidRDefault="00A649E2">
      <w:pPr>
        <w:pStyle w:val="3a"/>
        <w:rPr>
          <w:rFonts w:ascii="Calibri" w:eastAsia="Times New Roman" w:hAnsi="Calibri" w:cs="Arial"/>
          <w:b w:val="0"/>
          <w:noProof/>
          <w:sz w:val="22"/>
          <w:szCs w:val="22"/>
          <w:lang w:val="en-US" w:eastAsia="en-US"/>
        </w:rPr>
      </w:pPr>
      <w:hyperlink w:anchor="_Toc368050475" w:history="1">
        <w:r w:rsidR="00F82E34" w:rsidRPr="00AE7367">
          <w:rPr>
            <w:rStyle w:val="affb"/>
            <w:noProof/>
          </w:rPr>
          <w:t>13.6.2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while</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_Toc368050475 \h </w:instrText>
        </w:r>
        <w:r w:rsidR="00F82E34">
          <w:rPr>
            <w:noProof/>
            <w:webHidden/>
          </w:rPr>
        </w:r>
        <w:r w:rsidR="00F82E34">
          <w:rPr>
            <w:noProof/>
            <w:webHidden/>
          </w:rPr>
          <w:fldChar w:fldCharType="separate"/>
        </w:r>
        <w:r w:rsidR="00D433E8">
          <w:rPr>
            <w:noProof/>
            <w:webHidden/>
          </w:rPr>
          <w:t>181</w:t>
        </w:r>
        <w:r w:rsidR="00F82E34">
          <w:rPr>
            <w:noProof/>
            <w:webHidden/>
          </w:rPr>
          <w:fldChar w:fldCharType="end"/>
        </w:r>
      </w:hyperlink>
    </w:p>
    <w:p w14:paraId="63424C07" w14:textId="77777777" w:rsidR="00F82E34" w:rsidRPr="00BE3BA1" w:rsidRDefault="00A649E2">
      <w:pPr>
        <w:pStyle w:val="3a"/>
        <w:rPr>
          <w:rFonts w:ascii="Calibri" w:eastAsia="Times New Roman" w:hAnsi="Calibri" w:cs="Arial"/>
          <w:b w:val="0"/>
          <w:noProof/>
          <w:sz w:val="22"/>
          <w:szCs w:val="22"/>
          <w:lang w:val="en-US" w:eastAsia="en-US"/>
        </w:rPr>
      </w:pPr>
      <w:hyperlink w:anchor="_Toc368050476" w:history="1">
        <w:r w:rsidR="00F82E34" w:rsidRPr="00AE7367">
          <w:rPr>
            <w:rStyle w:val="affb"/>
            <w:noProof/>
          </w:rPr>
          <w:t>13.6.3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for</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_Toc368050476 \h </w:instrText>
        </w:r>
        <w:r w:rsidR="00F82E34">
          <w:rPr>
            <w:noProof/>
            <w:webHidden/>
          </w:rPr>
        </w:r>
        <w:r w:rsidR="00F82E34">
          <w:rPr>
            <w:noProof/>
            <w:webHidden/>
          </w:rPr>
          <w:fldChar w:fldCharType="separate"/>
        </w:r>
        <w:r w:rsidR="00D433E8">
          <w:rPr>
            <w:noProof/>
            <w:webHidden/>
          </w:rPr>
          <w:t>182</w:t>
        </w:r>
        <w:r w:rsidR="00F82E34">
          <w:rPr>
            <w:noProof/>
            <w:webHidden/>
          </w:rPr>
          <w:fldChar w:fldCharType="end"/>
        </w:r>
      </w:hyperlink>
    </w:p>
    <w:p w14:paraId="016B87B5" w14:textId="77777777" w:rsidR="00F82E34" w:rsidRPr="00BE3BA1" w:rsidRDefault="00A649E2">
      <w:pPr>
        <w:pStyle w:val="3a"/>
        <w:rPr>
          <w:rFonts w:ascii="Calibri" w:eastAsia="Times New Roman" w:hAnsi="Calibri" w:cs="Arial"/>
          <w:b w:val="0"/>
          <w:noProof/>
          <w:sz w:val="22"/>
          <w:szCs w:val="22"/>
          <w:lang w:val="en-US" w:eastAsia="en-US"/>
        </w:rPr>
      </w:pPr>
      <w:hyperlink w:anchor="_Toc368050477" w:history="1">
        <w:r w:rsidR="00F82E34" w:rsidRPr="00AE7367">
          <w:rPr>
            <w:rStyle w:val="affb"/>
            <w:noProof/>
          </w:rPr>
          <w:t>13.6.4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for</w:t>
        </w:r>
        <w:r w:rsidR="00F82E34" w:rsidRPr="00AE7367">
          <w:rPr>
            <w:rStyle w:val="affb"/>
            <w:noProof/>
          </w:rPr>
          <w:t>-</w:t>
        </w:r>
        <w:r w:rsidR="00F82E34" w:rsidRPr="00AE7367">
          <w:rPr>
            <w:rStyle w:val="affb"/>
            <w:rFonts w:ascii="Courier New" w:hAnsi="Courier New"/>
            <w:noProof/>
          </w:rPr>
          <w:t>in</w:t>
        </w:r>
        <w:r w:rsidR="00F82E34" w:rsidRPr="00AE7367">
          <w:rPr>
            <w:rStyle w:val="affb"/>
            <w:noProof/>
          </w:rPr>
          <w:t xml:space="preserve"> and </w:t>
        </w:r>
        <w:r w:rsidR="00F82E34" w:rsidRPr="00AE7367">
          <w:rPr>
            <w:rStyle w:val="affb"/>
            <w:rFonts w:ascii="Courier New" w:hAnsi="Courier New"/>
            <w:noProof/>
          </w:rPr>
          <w:t>for</w:t>
        </w:r>
        <w:r w:rsidR="00F82E34" w:rsidRPr="00AE7367">
          <w:rPr>
            <w:rStyle w:val="affb"/>
            <w:noProof/>
          </w:rPr>
          <w:t>-</w:t>
        </w:r>
        <w:r w:rsidR="00F82E34" w:rsidRPr="00AE7367">
          <w:rPr>
            <w:rStyle w:val="affb"/>
            <w:rFonts w:ascii="Courier New" w:hAnsi="Courier New"/>
            <w:noProof/>
          </w:rPr>
          <w:t>of</w:t>
        </w:r>
        <w:r w:rsidR="00F82E34" w:rsidRPr="00AE7367">
          <w:rPr>
            <w:rStyle w:val="affb"/>
            <w:noProof/>
          </w:rPr>
          <w:t xml:space="preserve"> Statements</w:t>
        </w:r>
        <w:r w:rsidR="00F82E34">
          <w:rPr>
            <w:noProof/>
            <w:webHidden/>
          </w:rPr>
          <w:tab/>
        </w:r>
        <w:r w:rsidR="00F82E34">
          <w:rPr>
            <w:noProof/>
            <w:webHidden/>
          </w:rPr>
          <w:fldChar w:fldCharType="begin"/>
        </w:r>
        <w:r w:rsidR="00F82E34">
          <w:rPr>
            <w:noProof/>
            <w:webHidden/>
          </w:rPr>
          <w:instrText xml:space="preserve"> PAGEREF _Toc368050477 \h </w:instrText>
        </w:r>
        <w:r w:rsidR="00F82E34">
          <w:rPr>
            <w:noProof/>
            <w:webHidden/>
          </w:rPr>
        </w:r>
        <w:r w:rsidR="00F82E34">
          <w:rPr>
            <w:noProof/>
            <w:webHidden/>
          </w:rPr>
          <w:fldChar w:fldCharType="separate"/>
        </w:r>
        <w:r w:rsidR="00D433E8">
          <w:rPr>
            <w:noProof/>
            <w:webHidden/>
          </w:rPr>
          <w:t>183</w:t>
        </w:r>
        <w:r w:rsidR="00F82E34">
          <w:rPr>
            <w:noProof/>
            <w:webHidden/>
          </w:rPr>
          <w:fldChar w:fldCharType="end"/>
        </w:r>
      </w:hyperlink>
    </w:p>
    <w:p w14:paraId="1541D218" w14:textId="77777777" w:rsidR="00F82E34" w:rsidRPr="00BE3BA1" w:rsidRDefault="00A649E2">
      <w:pPr>
        <w:pStyle w:val="2c"/>
        <w:rPr>
          <w:rFonts w:ascii="Calibri" w:eastAsia="Times New Roman" w:hAnsi="Calibri" w:cs="Arial"/>
          <w:b w:val="0"/>
          <w:noProof/>
          <w:sz w:val="22"/>
          <w:szCs w:val="22"/>
          <w:lang w:val="en-US" w:eastAsia="en-US"/>
        </w:rPr>
      </w:pPr>
      <w:hyperlink w:anchor="_Toc368050478" w:history="1">
        <w:r w:rsidR="00F82E34" w:rsidRPr="00AE7367">
          <w:rPr>
            <w:rStyle w:val="affb"/>
            <w:noProof/>
          </w:rPr>
          <w:t>13.7</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continue</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_Toc368050478 \h </w:instrText>
        </w:r>
        <w:r w:rsidR="00F82E34">
          <w:rPr>
            <w:noProof/>
            <w:webHidden/>
          </w:rPr>
        </w:r>
        <w:r w:rsidR="00F82E34">
          <w:rPr>
            <w:noProof/>
            <w:webHidden/>
          </w:rPr>
          <w:fldChar w:fldCharType="separate"/>
        </w:r>
        <w:r w:rsidR="00D433E8">
          <w:rPr>
            <w:noProof/>
            <w:webHidden/>
          </w:rPr>
          <w:t>187</w:t>
        </w:r>
        <w:r w:rsidR="00F82E34">
          <w:rPr>
            <w:noProof/>
            <w:webHidden/>
          </w:rPr>
          <w:fldChar w:fldCharType="end"/>
        </w:r>
      </w:hyperlink>
    </w:p>
    <w:p w14:paraId="1925A40F" w14:textId="77777777" w:rsidR="00F82E34" w:rsidRPr="00BE3BA1" w:rsidRDefault="00A649E2">
      <w:pPr>
        <w:pStyle w:val="3a"/>
        <w:rPr>
          <w:rFonts w:ascii="Calibri" w:eastAsia="Times New Roman" w:hAnsi="Calibri" w:cs="Arial"/>
          <w:b w:val="0"/>
          <w:noProof/>
          <w:sz w:val="22"/>
          <w:szCs w:val="22"/>
          <w:lang w:val="en-US" w:eastAsia="en-US"/>
        </w:rPr>
      </w:pPr>
      <w:hyperlink w:anchor="_Toc368050480" w:history="1">
        <w:r w:rsidR="00F82E34" w:rsidRPr="00AE7367">
          <w:rPr>
            <w:rStyle w:val="affb"/>
            <w:rFonts w:ascii="Helvetica" w:hAnsi="Helvetica"/>
            <w:noProof/>
          </w:rPr>
          <w:t>13.7.1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_Toc368050480 \h </w:instrText>
        </w:r>
        <w:r w:rsidR="00F82E34">
          <w:rPr>
            <w:noProof/>
            <w:webHidden/>
          </w:rPr>
        </w:r>
        <w:r w:rsidR="00F82E34">
          <w:rPr>
            <w:noProof/>
            <w:webHidden/>
          </w:rPr>
          <w:fldChar w:fldCharType="separate"/>
        </w:r>
        <w:r w:rsidR="00D433E8">
          <w:rPr>
            <w:noProof/>
            <w:webHidden/>
          </w:rPr>
          <w:t>187</w:t>
        </w:r>
        <w:r w:rsidR="00F82E34">
          <w:rPr>
            <w:noProof/>
            <w:webHidden/>
          </w:rPr>
          <w:fldChar w:fldCharType="end"/>
        </w:r>
      </w:hyperlink>
    </w:p>
    <w:p w14:paraId="5413A169" w14:textId="77777777" w:rsidR="00F82E34" w:rsidRPr="00BE3BA1" w:rsidRDefault="00A649E2">
      <w:pPr>
        <w:pStyle w:val="3a"/>
        <w:rPr>
          <w:rFonts w:ascii="Calibri" w:eastAsia="Times New Roman" w:hAnsi="Calibri" w:cs="Arial"/>
          <w:b w:val="0"/>
          <w:noProof/>
          <w:sz w:val="22"/>
          <w:szCs w:val="22"/>
          <w:lang w:val="en-US" w:eastAsia="en-US"/>
        </w:rPr>
      </w:pPr>
      <w:hyperlink w:anchor="_Toc368050482" w:history="1">
        <w:r w:rsidR="00F82E34" w:rsidRPr="00AE7367">
          <w:rPr>
            <w:rStyle w:val="affb"/>
            <w:rFonts w:ascii="Helvetica" w:hAnsi="Helvetica"/>
            <w:noProof/>
          </w:rPr>
          <w:t>13.7.2</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Evaluation</w:t>
        </w:r>
        <w:r w:rsidR="00F82E34">
          <w:rPr>
            <w:noProof/>
            <w:webHidden/>
          </w:rPr>
          <w:tab/>
        </w:r>
        <w:r w:rsidR="00F82E34">
          <w:rPr>
            <w:noProof/>
            <w:webHidden/>
          </w:rPr>
          <w:fldChar w:fldCharType="begin"/>
        </w:r>
        <w:r w:rsidR="00F82E34">
          <w:rPr>
            <w:noProof/>
            <w:webHidden/>
          </w:rPr>
          <w:instrText xml:space="preserve"> PAGEREF _Toc368050482 \h </w:instrText>
        </w:r>
        <w:r w:rsidR="00F82E34">
          <w:rPr>
            <w:noProof/>
            <w:webHidden/>
          </w:rPr>
        </w:r>
        <w:r w:rsidR="00F82E34">
          <w:rPr>
            <w:noProof/>
            <w:webHidden/>
          </w:rPr>
          <w:fldChar w:fldCharType="separate"/>
        </w:r>
        <w:r w:rsidR="00D433E8">
          <w:rPr>
            <w:noProof/>
            <w:webHidden/>
          </w:rPr>
          <w:t>187</w:t>
        </w:r>
        <w:r w:rsidR="00F82E34">
          <w:rPr>
            <w:noProof/>
            <w:webHidden/>
          </w:rPr>
          <w:fldChar w:fldCharType="end"/>
        </w:r>
      </w:hyperlink>
    </w:p>
    <w:p w14:paraId="1024260E" w14:textId="77777777" w:rsidR="00F82E34" w:rsidRPr="00BE3BA1" w:rsidRDefault="00A649E2">
      <w:pPr>
        <w:pStyle w:val="2c"/>
        <w:rPr>
          <w:rFonts w:ascii="Calibri" w:eastAsia="Times New Roman" w:hAnsi="Calibri" w:cs="Arial"/>
          <w:b w:val="0"/>
          <w:noProof/>
          <w:sz w:val="22"/>
          <w:szCs w:val="22"/>
          <w:lang w:val="en-US" w:eastAsia="en-US"/>
        </w:rPr>
      </w:pPr>
      <w:hyperlink w:anchor="_Toc368050483" w:history="1">
        <w:r w:rsidR="00F82E34" w:rsidRPr="00AE7367">
          <w:rPr>
            <w:rStyle w:val="affb"/>
            <w:noProof/>
          </w:rPr>
          <w:t>13.8</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break</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_Toc368050483 \h </w:instrText>
        </w:r>
        <w:r w:rsidR="00F82E34">
          <w:rPr>
            <w:noProof/>
            <w:webHidden/>
          </w:rPr>
        </w:r>
        <w:r w:rsidR="00F82E34">
          <w:rPr>
            <w:noProof/>
            <w:webHidden/>
          </w:rPr>
          <w:fldChar w:fldCharType="separate"/>
        </w:r>
        <w:r w:rsidR="00D433E8">
          <w:rPr>
            <w:noProof/>
            <w:webHidden/>
          </w:rPr>
          <w:t>188</w:t>
        </w:r>
        <w:r w:rsidR="00F82E34">
          <w:rPr>
            <w:noProof/>
            <w:webHidden/>
          </w:rPr>
          <w:fldChar w:fldCharType="end"/>
        </w:r>
      </w:hyperlink>
    </w:p>
    <w:p w14:paraId="55D4AE44" w14:textId="77777777" w:rsidR="00F82E34" w:rsidRPr="00BE3BA1" w:rsidRDefault="00A649E2">
      <w:pPr>
        <w:pStyle w:val="3a"/>
        <w:rPr>
          <w:rFonts w:ascii="Calibri" w:eastAsia="Times New Roman" w:hAnsi="Calibri" w:cs="Arial"/>
          <w:b w:val="0"/>
          <w:noProof/>
          <w:sz w:val="22"/>
          <w:szCs w:val="22"/>
          <w:lang w:val="en-US" w:eastAsia="en-US"/>
        </w:rPr>
      </w:pPr>
      <w:hyperlink w:anchor="_Toc368050485" w:history="1">
        <w:r w:rsidR="00F82E34" w:rsidRPr="00AE7367">
          <w:rPr>
            <w:rStyle w:val="affb"/>
            <w:rFonts w:ascii="Helvetica" w:hAnsi="Helvetica"/>
            <w:noProof/>
          </w:rPr>
          <w:t>13.8.1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_Toc368050485 \h </w:instrText>
        </w:r>
        <w:r w:rsidR="00F82E34">
          <w:rPr>
            <w:noProof/>
            <w:webHidden/>
          </w:rPr>
        </w:r>
        <w:r w:rsidR="00F82E34">
          <w:rPr>
            <w:noProof/>
            <w:webHidden/>
          </w:rPr>
          <w:fldChar w:fldCharType="separate"/>
        </w:r>
        <w:r w:rsidR="00D433E8">
          <w:rPr>
            <w:noProof/>
            <w:webHidden/>
          </w:rPr>
          <w:t>188</w:t>
        </w:r>
        <w:r w:rsidR="00F82E34">
          <w:rPr>
            <w:noProof/>
            <w:webHidden/>
          </w:rPr>
          <w:fldChar w:fldCharType="end"/>
        </w:r>
      </w:hyperlink>
    </w:p>
    <w:p w14:paraId="5B2E55F8" w14:textId="77777777" w:rsidR="00F82E34" w:rsidRPr="00BE3BA1" w:rsidRDefault="00A649E2">
      <w:pPr>
        <w:pStyle w:val="3a"/>
        <w:rPr>
          <w:rFonts w:ascii="Calibri" w:eastAsia="Times New Roman" w:hAnsi="Calibri" w:cs="Arial"/>
          <w:b w:val="0"/>
          <w:noProof/>
          <w:sz w:val="22"/>
          <w:szCs w:val="22"/>
          <w:lang w:val="en-US" w:eastAsia="en-US"/>
        </w:rPr>
      </w:pPr>
      <w:hyperlink w:anchor="_Toc368050487" w:history="1">
        <w:r w:rsidR="00F82E34" w:rsidRPr="00AE7367">
          <w:rPr>
            <w:rStyle w:val="affb"/>
            <w:rFonts w:ascii="Helvetica" w:hAnsi="Helvetica"/>
            <w:noProof/>
          </w:rPr>
          <w:t>13.8.2</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Evaluation</w:t>
        </w:r>
        <w:r w:rsidR="00F82E34">
          <w:rPr>
            <w:noProof/>
            <w:webHidden/>
          </w:rPr>
          <w:tab/>
        </w:r>
        <w:r w:rsidR="00F82E34">
          <w:rPr>
            <w:noProof/>
            <w:webHidden/>
          </w:rPr>
          <w:fldChar w:fldCharType="begin"/>
        </w:r>
        <w:r w:rsidR="00F82E34">
          <w:rPr>
            <w:noProof/>
            <w:webHidden/>
          </w:rPr>
          <w:instrText xml:space="preserve"> PAGEREF _Toc368050487 \h </w:instrText>
        </w:r>
        <w:r w:rsidR="00F82E34">
          <w:rPr>
            <w:noProof/>
            <w:webHidden/>
          </w:rPr>
        </w:r>
        <w:r w:rsidR="00F82E34">
          <w:rPr>
            <w:noProof/>
            <w:webHidden/>
          </w:rPr>
          <w:fldChar w:fldCharType="separate"/>
        </w:r>
        <w:r w:rsidR="00D433E8">
          <w:rPr>
            <w:noProof/>
            <w:webHidden/>
          </w:rPr>
          <w:t>188</w:t>
        </w:r>
        <w:r w:rsidR="00F82E34">
          <w:rPr>
            <w:noProof/>
            <w:webHidden/>
          </w:rPr>
          <w:fldChar w:fldCharType="end"/>
        </w:r>
      </w:hyperlink>
    </w:p>
    <w:p w14:paraId="1BA5012F" w14:textId="77777777" w:rsidR="00F82E34" w:rsidRPr="00BE3BA1" w:rsidRDefault="00A649E2">
      <w:pPr>
        <w:pStyle w:val="2c"/>
        <w:rPr>
          <w:rFonts w:ascii="Calibri" w:eastAsia="Times New Roman" w:hAnsi="Calibri" w:cs="Arial"/>
          <w:b w:val="0"/>
          <w:noProof/>
          <w:sz w:val="22"/>
          <w:szCs w:val="22"/>
          <w:lang w:val="en-US" w:eastAsia="en-US"/>
        </w:rPr>
      </w:pPr>
      <w:hyperlink w:anchor="_Toc368050488" w:history="1">
        <w:r w:rsidR="00F82E34" w:rsidRPr="00AE7367">
          <w:rPr>
            <w:rStyle w:val="affb"/>
            <w:noProof/>
          </w:rPr>
          <w:t>13.9</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return</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_Toc368050488 \h </w:instrText>
        </w:r>
        <w:r w:rsidR="00F82E34">
          <w:rPr>
            <w:noProof/>
            <w:webHidden/>
          </w:rPr>
        </w:r>
        <w:r w:rsidR="00F82E34">
          <w:rPr>
            <w:noProof/>
            <w:webHidden/>
          </w:rPr>
          <w:fldChar w:fldCharType="separate"/>
        </w:r>
        <w:r w:rsidR="00D433E8">
          <w:rPr>
            <w:noProof/>
            <w:webHidden/>
          </w:rPr>
          <w:t>188</w:t>
        </w:r>
        <w:r w:rsidR="00F82E34">
          <w:rPr>
            <w:noProof/>
            <w:webHidden/>
          </w:rPr>
          <w:fldChar w:fldCharType="end"/>
        </w:r>
      </w:hyperlink>
    </w:p>
    <w:p w14:paraId="242B25BE" w14:textId="77777777" w:rsidR="00F82E34" w:rsidRPr="00BE3BA1" w:rsidRDefault="00A649E2">
      <w:pPr>
        <w:pStyle w:val="3a"/>
        <w:rPr>
          <w:rFonts w:ascii="Calibri" w:eastAsia="Times New Roman" w:hAnsi="Calibri" w:cs="Arial"/>
          <w:b w:val="0"/>
          <w:noProof/>
          <w:sz w:val="22"/>
          <w:szCs w:val="22"/>
          <w:lang w:val="en-US" w:eastAsia="en-US"/>
        </w:rPr>
      </w:pPr>
      <w:hyperlink w:anchor="_Toc368050490" w:history="1">
        <w:r w:rsidR="00F82E34" w:rsidRPr="00AE7367">
          <w:rPr>
            <w:rStyle w:val="affb"/>
            <w:rFonts w:ascii="Helvetica" w:hAnsi="Helvetica"/>
            <w:noProof/>
          </w:rPr>
          <w:t>13.9.1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_Toc368050490 \h </w:instrText>
        </w:r>
        <w:r w:rsidR="00F82E34">
          <w:rPr>
            <w:noProof/>
            <w:webHidden/>
          </w:rPr>
        </w:r>
        <w:r w:rsidR="00F82E34">
          <w:rPr>
            <w:noProof/>
            <w:webHidden/>
          </w:rPr>
          <w:fldChar w:fldCharType="separate"/>
        </w:r>
        <w:r w:rsidR="00D433E8">
          <w:rPr>
            <w:noProof/>
            <w:webHidden/>
          </w:rPr>
          <w:t>188</w:t>
        </w:r>
        <w:r w:rsidR="00F82E34">
          <w:rPr>
            <w:noProof/>
            <w:webHidden/>
          </w:rPr>
          <w:fldChar w:fldCharType="end"/>
        </w:r>
      </w:hyperlink>
    </w:p>
    <w:p w14:paraId="2653B04F" w14:textId="77777777" w:rsidR="00F82E34" w:rsidRPr="00BE3BA1" w:rsidRDefault="00A649E2">
      <w:pPr>
        <w:pStyle w:val="3a"/>
        <w:rPr>
          <w:rFonts w:ascii="Calibri" w:eastAsia="Times New Roman" w:hAnsi="Calibri" w:cs="Arial"/>
          <w:b w:val="0"/>
          <w:noProof/>
          <w:sz w:val="22"/>
          <w:szCs w:val="22"/>
          <w:lang w:val="en-US" w:eastAsia="en-US"/>
        </w:rPr>
      </w:pPr>
      <w:hyperlink w:anchor="_Toc368050492" w:history="1">
        <w:r w:rsidR="00F82E34" w:rsidRPr="00AE7367">
          <w:rPr>
            <w:rStyle w:val="affb"/>
            <w:rFonts w:ascii="Helvetica" w:hAnsi="Helvetica"/>
            <w:noProof/>
          </w:rPr>
          <w:t>13.9.2</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Evaluation</w:t>
        </w:r>
        <w:r w:rsidR="00F82E34">
          <w:rPr>
            <w:noProof/>
            <w:webHidden/>
          </w:rPr>
          <w:tab/>
        </w:r>
        <w:r w:rsidR="00F82E34">
          <w:rPr>
            <w:noProof/>
            <w:webHidden/>
          </w:rPr>
          <w:fldChar w:fldCharType="begin"/>
        </w:r>
        <w:r w:rsidR="00F82E34">
          <w:rPr>
            <w:noProof/>
            <w:webHidden/>
          </w:rPr>
          <w:instrText xml:space="preserve"> PAGEREF _Toc368050492 \h </w:instrText>
        </w:r>
        <w:r w:rsidR="00F82E34">
          <w:rPr>
            <w:noProof/>
            <w:webHidden/>
          </w:rPr>
        </w:r>
        <w:r w:rsidR="00F82E34">
          <w:rPr>
            <w:noProof/>
            <w:webHidden/>
          </w:rPr>
          <w:fldChar w:fldCharType="separate"/>
        </w:r>
        <w:r w:rsidR="00D433E8">
          <w:rPr>
            <w:noProof/>
            <w:webHidden/>
          </w:rPr>
          <w:t>188</w:t>
        </w:r>
        <w:r w:rsidR="00F82E34">
          <w:rPr>
            <w:noProof/>
            <w:webHidden/>
          </w:rPr>
          <w:fldChar w:fldCharType="end"/>
        </w:r>
      </w:hyperlink>
    </w:p>
    <w:p w14:paraId="739F88B5" w14:textId="77777777" w:rsidR="00F82E34" w:rsidRPr="00BE3BA1" w:rsidRDefault="00A649E2">
      <w:pPr>
        <w:pStyle w:val="2c"/>
        <w:rPr>
          <w:rFonts w:ascii="Calibri" w:eastAsia="Times New Roman" w:hAnsi="Calibri" w:cs="Arial"/>
          <w:b w:val="0"/>
          <w:noProof/>
          <w:sz w:val="22"/>
          <w:szCs w:val="22"/>
          <w:lang w:val="en-US" w:eastAsia="en-US"/>
        </w:rPr>
      </w:pPr>
      <w:hyperlink w:anchor="_Toc368050493" w:history="1">
        <w:r w:rsidR="00F82E34" w:rsidRPr="00AE7367">
          <w:rPr>
            <w:rStyle w:val="affb"/>
            <w:noProof/>
          </w:rPr>
          <w:t>13.10</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with</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_Toc368050493 \h </w:instrText>
        </w:r>
        <w:r w:rsidR="00F82E34">
          <w:rPr>
            <w:noProof/>
            <w:webHidden/>
          </w:rPr>
        </w:r>
        <w:r w:rsidR="00F82E34">
          <w:rPr>
            <w:noProof/>
            <w:webHidden/>
          </w:rPr>
          <w:fldChar w:fldCharType="separate"/>
        </w:r>
        <w:r w:rsidR="00D433E8">
          <w:rPr>
            <w:noProof/>
            <w:webHidden/>
          </w:rPr>
          <w:t>189</w:t>
        </w:r>
        <w:r w:rsidR="00F82E34">
          <w:rPr>
            <w:noProof/>
            <w:webHidden/>
          </w:rPr>
          <w:fldChar w:fldCharType="end"/>
        </w:r>
      </w:hyperlink>
    </w:p>
    <w:p w14:paraId="4A4C88EE" w14:textId="77777777" w:rsidR="00F82E34" w:rsidRPr="00BE3BA1" w:rsidRDefault="00A649E2">
      <w:pPr>
        <w:pStyle w:val="3a"/>
        <w:rPr>
          <w:rFonts w:ascii="Calibri" w:eastAsia="Times New Roman" w:hAnsi="Calibri" w:cs="Arial"/>
          <w:b w:val="0"/>
          <w:noProof/>
          <w:sz w:val="22"/>
          <w:szCs w:val="22"/>
          <w:lang w:val="en-US" w:eastAsia="en-US"/>
        </w:rPr>
      </w:pPr>
      <w:hyperlink w:anchor="_Toc368050495" w:history="1">
        <w:r w:rsidR="00F82E34" w:rsidRPr="00AE7367">
          <w:rPr>
            <w:rStyle w:val="affb"/>
            <w:rFonts w:ascii="Helvetica" w:hAnsi="Helvetica"/>
            <w:noProof/>
          </w:rPr>
          <w:t>13.10.1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_Toc368050495 \h </w:instrText>
        </w:r>
        <w:r w:rsidR="00F82E34">
          <w:rPr>
            <w:noProof/>
            <w:webHidden/>
          </w:rPr>
        </w:r>
        <w:r w:rsidR="00F82E34">
          <w:rPr>
            <w:noProof/>
            <w:webHidden/>
          </w:rPr>
          <w:fldChar w:fldCharType="separate"/>
        </w:r>
        <w:r w:rsidR="00D433E8">
          <w:rPr>
            <w:noProof/>
            <w:webHidden/>
          </w:rPr>
          <w:t>189</w:t>
        </w:r>
        <w:r w:rsidR="00F82E34">
          <w:rPr>
            <w:noProof/>
            <w:webHidden/>
          </w:rPr>
          <w:fldChar w:fldCharType="end"/>
        </w:r>
      </w:hyperlink>
    </w:p>
    <w:p w14:paraId="752DF1FE" w14:textId="77777777" w:rsidR="00F82E34" w:rsidRPr="00BE3BA1" w:rsidRDefault="00A649E2">
      <w:pPr>
        <w:pStyle w:val="3a"/>
        <w:rPr>
          <w:rFonts w:ascii="Calibri" w:eastAsia="Times New Roman" w:hAnsi="Calibri" w:cs="Arial"/>
          <w:b w:val="0"/>
          <w:noProof/>
          <w:sz w:val="22"/>
          <w:szCs w:val="22"/>
          <w:lang w:val="en-US" w:eastAsia="en-US"/>
        </w:rPr>
      </w:pPr>
      <w:hyperlink w:anchor="_Toc368050496" w:history="1">
        <w:r w:rsidR="00F82E34" w:rsidRPr="00AE7367">
          <w:rPr>
            <w:rStyle w:val="affb"/>
            <w:noProof/>
          </w:rPr>
          <w:t>13.10.2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_Toc368050496 \h </w:instrText>
        </w:r>
        <w:r w:rsidR="00F82E34">
          <w:rPr>
            <w:noProof/>
            <w:webHidden/>
          </w:rPr>
        </w:r>
        <w:r w:rsidR="00F82E34">
          <w:rPr>
            <w:noProof/>
            <w:webHidden/>
          </w:rPr>
          <w:fldChar w:fldCharType="separate"/>
        </w:r>
        <w:r w:rsidR="00D433E8">
          <w:rPr>
            <w:noProof/>
            <w:webHidden/>
          </w:rPr>
          <w:t>189</w:t>
        </w:r>
        <w:r w:rsidR="00F82E34">
          <w:rPr>
            <w:noProof/>
            <w:webHidden/>
          </w:rPr>
          <w:fldChar w:fldCharType="end"/>
        </w:r>
      </w:hyperlink>
    </w:p>
    <w:p w14:paraId="7EA98DD0" w14:textId="77777777" w:rsidR="00F82E34" w:rsidRPr="00BE3BA1" w:rsidRDefault="00A649E2">
      <w:pPr>
        <w:pStyle w:val="3a"/>
        <w:rPr>
          <w:rFonts w:ascii="Calibri" w:eastAsia="Times New Roman" w:hAnsi="Calibri" w:cs="Arial"/>
          <w:b w:val="0"/>
          <w:noProof/>
          <w:sz w:val="22"/>
          <w:szCs w:val="22"/>
          <w:lang w:val="en-US" w:eastAsia="en-US"/>
        </w:rPr>
      </w:pPr>
      <w:hyperlink w:anchor="_Toc368050498" w:history="1">
        <w:r w:rsidR="00F82E34" w:rsidRPr="00AE7367">
          <w:rPr>
            <w:rStyle w:val="affb"/>
            <w:rFonts w:ascii="Helvetica" w:hAnsi="Helvetica"/>
            <w:noProof/>
          </w:rPr>
          <w:t>13.10.3</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Evaluation</w:t>
        </w:r>
        <w:r w:rsidR="00F82E34">
          <w:rPr>
            <w:noProof/>
            <w:webHidden/>
          </w:rPr>
          <w:tab/>
        </w:r>
        <w:r w:rsidR="00F82E34">
          <w:rPr>
            <w:noProof/>
            <w:webHidden/>
          </w:rPr>
          <w:fldChar w:fldCharType="begin"/>
        </w:r>
        <w:r w:rsidR="00F82E34">
          <w:rPr>
            <w:noProof/>
            <w:webHidden/>
          </w:rPr>
          <w:instrText xml:space="preserve"> PAGEREF _Toc368050498 \h </w:instrText>
        </w:r>
        <w:r w:rsidR="00F82E34">
          <w:rPr>
            <w:noProof/>
            <w:webHidden/>
          </w:rPr>
        </w:r>
        <w:r w:rsidR="00F82E34">
          <w:rPr>
            <w:noProof/>
            <w:webHidden/>
          </w:rPr>
          <w:fldChar w:fldCharType="separate"/>
        </w:r>
        <w:r w:rsidR="00D433E8">
          <w:rPr>
            <w:noProof/>
            <w:webHidden/>
          </w:rPr>
          <w:t>189</w:t>
        </w:r>
        <w:r w:rsidR="00F82E34">
          <w:rPr>
            <w:noProof/>
            <w:webHidden/>
          </w:rPr>
          <w:fldChar w:fldCharType="end"/>
        </w:r>
      </w:hyperlink>
    </w:p>
    <w:p w14:paraId="49B25E2C" w14:textId="77777777" w:rsidR="00F82E34" w:rsidRPr="00BE3BA1" w:rsidRDefault="00A649E2">
      <w:pPr>
        <w:pStyle w:val="2c"/>
        <w:rPr>
          <w:rFonts w:ascii="Calibri" w:eastAsia="Times New Roman" w:hAnsi="Calibri" w:cs="Arial"/>
          <w:b w:val="0"/>
          <w:noProof/>
          <w:sz w:val="22"/>
          <w:szCs w:val="22"/>
          <w:lang w:val="en-US" w:eastAsia="en-US"/>
        </w:rPr>
      </w:pPr>
      <w:hyperlink w:anchor="_Toc368050499" w:history="1">
        <w:r w:rsidR="00F82E34" w:rsidRPr="00AE7367">
          <w:rPr>
            <w:rStyle w:val="affb"/>
            <w:noProof/>
          </w:rPr>
          <w:t>13.11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switch</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_Toc368050499 \h </w:instrText>
        </w:r>
        <w:r w:rsidR="00F82E34">
          <w:rPr>
            <w:noProof/>
            <w:webHidden/>
          </w:rPr>
        </w:r>
        <w:r w:rsidR="00F82E34">
          <w:rPr>
            <w:noProof/>
            <w:webHidden/>
          </w:rPr>
          <w:fldChar w:fldCharType="separate"/>
        </w:r>
        <w:r w:rsidR="00D433E8">
          <w:rPr>
            <w:noProof/>
            <w:webHidden/>
          </w:rPr>
          <w:t>189</w:t>
        </w:r>
        <w:r w:rsidR="00F82E34">
          <w:rPr>
            <w:noProof/>
            <w:webHidden/>
          </w:rPr>
          <w:fldChar w:fldCharType="end"/>
        </w:r>
      </w:hyperlink>
    </w:p>
    <w:p w14:paraId="5AD39054" w14:textId="77777777" w:rsidR="00F82E34" w:rsidRPr="00BE3BA1" w:rsidRDefault="00A649E2">
      <w:pPr>
        <w:pStyle w:val="3a"/>
        <w:rPr>
          <w:rFonts w:ascii="Calibri" w:eastAsia="Times New Roman" w:hAnsi="Calibri" w:cs="Arial"/>
          <w:b w:val="0"/>
          <w:noProof/>
          <w:sz w:val="22"/>
          <w:szCs w:val="22"/>
          <w:lang w:val="en-US" w:eastAsia="en-US"/>
        </w:rPr>
      </w:pPr>
      <w:hyperlink w:anchor="_Toc368050501" w:history="1">
        <w:r w:rsidR="00F82E34" w:rsidRPr="00AE7367">
          <w:rPr>
            <w:rStyle w:val="affb"/>
            <w:rFonts w:ascii="Helvetica" w:hAnsi="Helvetica"/>
            <w:noProof/>
          </w:rPr>
          <w:t>13.11.1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_Toc368050501 \h </w:instrText>
        </w:r>
        <w:r w:rsidR="00F82E34">
          <w:rPr>
            <w:noProof/>
            <w:webHidden/>
          </w:rPr>
        </w:r>
        <w:r w:rsidR="00F82E34">
          <w:rPr>
            <w:noProof/>
            <w:webHidden/>
          </w:rPr>
          <w:fldChar w:fldCharType="separate"/>
        </w:r>
        <w:r w:rsidR="00D433E8">
          <w:rPr>
            <w:noProof/>
            <w:webHidden/>
          </w:rPr>
          <w:t>190</w:t>
        </w:r>
        <w:r w:rsidR="00F82E34">
          <w:rPr>
            <w:noProof/>
            <w:webHidden/>
          </w:rPr>
          <w:fldChar w:fldCharType="end"/>
        </w:r>
      </w:hyperlink>
    </w:p>
    <w:p w14:paraId="0154D843" w14:textId="77777777" w:rsidR="00F82E34" w:rsidRPr="00BE3BA1" w:rsidRDefault="00A649E2">
      <w:pPr>
        <w:pStyle w:val="3a"/>
        <w:rPr>
          <w:rFonts w:ascii="Calibri" w:eastAsia="Times New Roman" w:hAnsi="Calibri" w:cs="Arial"/>
          <w:b w:val="0"/>
          <w:noProof/>
          <w:sz w:val="22"/>
          <w:szCs w:val="22"/>
          <w:lang w:val="en-US" w:eastAsia="en-US"/>
        </w:rPr>
      </w:pPr>
      <w:hyperlink w:anchor="_Toc368050502" w:history="1">
        <w:r w:rsidR="00F82E34" w:rsidRPr="00AE7367">
          <w:rPr>
            <w:rStyle w:val="affb"/>
            <w:noProof/>
          </w:rPr>
          <w:t>13.11.2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LexicalDeclarations</w:t>
        </w:r>
        <w:r w:rsidR="00F82E34">
          <w:rPr>
            <w:noProof/>
            <w:webHidden/>
          </w:rPr>
          <w:tab/>
        </w:r>
        <w:r w:rsidR="00F82E34">
          <w:rPr>
            <w:noProof/>
            <w:webHidden/>
          </w:rPr>
          <w:fldChar w:fldCharType="begin"/>
        </w:r>
        <w:r w:rsidR="00F82E34">
          <w:rPr>
            <w:noProof/>
            <w:webHidden/>
          </w:rPr>
          <w:instrText xml:space="preserve"> PAGEREF _Toc368050502 \h </w:instrText>
        </w:r>
        <w:r w:rsidR="00F82E34">
          <w:rPr>
            <w:noProof/>
            <w:webHidden/>
          </w:rPr>
        </w:r>
        <w:r w:rsidR="00F82E34">
          <w:rPr>
            <w:noProof/>
            <w:webHidden/>
          </w:rPr>
          <w:fldChar w:fldCharType="separate"/>
        </w:r>
        <w:r w:rsidR="00D433E8">
          <w:rPr>
            <w:noProof/>
            <w:webHidden/>
          </w:rPr>
          <w:t>190</w:t>
        </w:r>
        <w:r w:rsidR="00F82E34">
          <w:rPr>
            <w:noProof/>
            <w:webHidden/>
          </w:rPr>
          <w:fldChar w:fldCharType="end"/>
        </w:r>
      </w:hyperlink>
    </w:p>
    <w:p w14:paraId="2EF92B7A" w14:textId="77777777" w:rsidR="00F82E34" w:rsidRPr="00BE3BA1" w:rsidRDefault="00A649E2">
      <w:pPr>
        <w:pStyle w:val="3a"/>
        <w:rPr>
          <w:rFonts w:ascii="Calibri" w:eastAsia="Times New Roman" w:hAnsi="Calibri" w:cs="Arial"/>
          <w:b w:val="0"/>
          <w:noProof/>
          <w:sz w:val="22"/>
          <w:szCs w:val="22"/>
          <w:lang w:val="en-US" w:eastAsia="en-US"/>
        </w:rPr>
      </w:pPr>
      <w:hyperlink w:anchor="_Toc368050503" w:history="1">
        <w:r w:rsidR="00F82E34" w:rsidRPr="00AE7367">
          <w:rPr>
            <w:rStyle w:val="affb"/>
            <w:noProof/>
          </w:rPr>
          <w:t>13.11.3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LexicallyDeclaredNames</w:t>
        </w:r>
        <w:r w:rsidR="00F82E34">
          <w:rPr>
            <w:noProof/>
            <w:webHidden/>
          </w:rPr>
          <w:tab/>
        </w:r>
        <w:r w:rsidR="00F82E34">
          <w:rPr>
            <w:noProof/>
            <w:webHidden/>
          </w:rPr>
          <w:fldChar w:fldCharType="begin"/>
        </w:r>
        <w:r w:rsidR="00F82E34">
          <w:rPr>
            <w:noProof/>
            <w:webHidden/>
          </w:rPr>
          <w:instrText xml:space="preserve"> PAGEREF _Toc368050503 \h </w:instrText>
        </w:r>
        <w:r w:rsidR="00F82E34">
          <w:rPr>
            <w:noProof/>
            <w:webHidden/>
          </w:rPr>
        </w:r>
        <w:r w:rsidR="00F82E34">
          <w:rPr>
            <w:noProof/>
            <w:webHidden/>
          </w:rPr>
          <w:fldChar w:fldCharType="separate"/>
        </w:r>
        <w:r w:rsidR="00D433E8">
          <w:rPr>
            <w:noProof/>
            <w:webHidden/>
          </w:rPr>
          <w:t>190</w:t>
        </w:r>
        <w:r w:rsidR="00F82E34">
          <w:rPr>
            <w:noProof/>
            <w:webHidden/>
          </w:rPr>
          <w:fldChar w:fldCharType="end"/>
        </w:r>
      </w:hyperlink>
    </w:p>
    <w:p w14:paraId="2805B673" w14:textId="77777777" w:rsidR="00F82E34" w:rsidRPr="00BE3BA1" w:rsidRDefault="00A649E2">
      <w:pPr>
        <w:pStyle w:val="3a"/>
        <w:rPr>
          <w:rFonts w:ascii="Calibri" w:eastAsia="Times New Roman" w:hAnsi="Calibri" w:cs="Arial"/>
          <w:b w:val="0"/>
          <w:noProof/>
          <w:sz w:val="22"/>
          <w:szCs w:val="22"/>
          <w:lang w:val="en-US" w:eastAsia="en-US"/>
        </w:rPr>
      </w:pPr>
      <w:hyperlink w:anchor="_Toc368050504" w:history="1">
        <w:r w:rsidR="00F82E34" w:rsidRPr="00AE7367">
          <w:rPr>
            <w:rStyle w:val="affb"/>
            <w:noProof/>
          </w:rPr>
          <w:t>13.11.4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_Toc368050504 \h </w:instrText>
        </w:r>
        <w:r w:rsidR="00F82E34">
          <w:rPr>
            <w:noProof/>
            <w:webHidden/>
          </w:rPr>
        </w:r>
        <w:r w:rsidR="00F82E34">
          <w:rPr>
            <w:noProof/>
            <w:webHidden/>
          </w:rPr>
          <w:fldChar w:fldCharType="separate"/>
        </w:r>
        <w:r w:rsidR="00D433E8">
          <w:rPr>
            <w:noProof/>
            <w:webHidden/>
          </w:rPr>
          <w:t>191</w:t>
        </w:r>
        <w:r w:rsidR="00F82E34">
          <w:rPr>
            <w:noProof/>
            <w:webHidden/>
          </w:rPr>
          <w:fldChar w:fldCharType="end"/>
        </w:r>
      </w:hyperlink>
    </w:p>
    <w:p w14:paraId="7E35118F" w14:textId="77777777" w:rsidR="00F82E34" w:rsidRPr="00BE3BA1" w:rsidRDefault="00A649E2">
      <w:pPr>
        <w:pStyle w:val="3a"/>
        <w:rPr>
          <w:rFonts w:ascii="Calibri" w:eastAsia="Times New Roman" w:hAnsi="Calibri" w:cs="Arial"/>
          <w:b w:val="0"/>
          <w:noProof/>
          <w:sz w:val="22"/>
          <w:szCs w:val="22"/>
          <w:lang w:val="en-US" w:eastAsia="en-US"/>
        </w:rPr>
      </w:pPr>
      <w:hyperlink w:anchor="_Toc368050506" w:history="1">
        <w:r w:rsidR="00F82E34" w:rsidRPr="00AE7367">
          <w:rPr>
            <w:rStyle w:val="affb"/>
            <w:rFonts w:ascii="Helvetica" w:hAnsi="Helvetica"/>
            <w:noProof/>
            <w:spacing w:val="6"/>
          </w:rPr>
          <w:t>13.11.5</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Runtime Semantics: CaseBlock</w:t>
        </w:r>
        <w:r w:rsidR="00F82E34" w:rsidRPr="00AE7367">
          <w:rPr>
            <w:rStyle w:val="affb"/>
            <w:rFonts w:ascii="Helvetica" w:hAnsi="Helvetica"/>
            <w:noProof/>
            <w:spacing w:val="6"/>
          </w:rPr>
          <w:t>Evaluation</w:t>
        </w:r>
        <w:r w:rsidR="00F82E34">
          <w:rPr>
            <w:noProof/>
            <w:webHidden/>
          </w:rPr>
          <w:tab/>
        </w:r>
        <w:r w:rsidR="00F82E34">
          <w:rPr>
            <w:noProof/>
            <w:webHidden/>
          </w:rPr>
          <w:fldChar w:fldCharType="begin"/>
        </w:r>
        <w:r w:rsidR="00F82E34">
          <w:rPr>
            <w:noProof/>
            <w:webHidden/>
          </w:rPr>
          <w:instrText xml:space="preserve"> PAGEREF _Toc368050506 \h </w:instrText>
        </w:r>
        <w:r w:rsidR="00F82E34">
          <w:rPr>
            <w:noProof/>
            <w:webHidden/>
          </w:rPr>
        </w:r>
        <w:r w:rsidR="00F82E34">
          <w:rPr>
            <w:noProof/>
            <w:webHidden/>
          </w:rPr>
          <w:fldChar w:fldCharType="separate"/>
        </w:r>
        <w:r w:rsidR="00D433E8">
          <w:rPr>
            <w:noProof/>
            <w:webHidden/>
          </w:rPr>
          <w:t>192</w:t>
        </w:r>
        <w:r w:rsidR="00F82E34">
          <w:rPr>
            <w:noProof/>
            <w:webHidden/>
          </w:rPr>
          <w:fldChar w:fldCharType="end"/>
        </w:r>
      </w:hyperlink>
    </w:p>
    <w:p w14:paraId="54EF90D9" w14:textId="77777777" w:rsidR="00F82E34" w:rsidRPr="00BE3BA1" w:rsidRDefault="00A649E2">
      <w:pPr>
        <w:pStyle w:val="3a"/>
        <w:rPr>
          <w:rFonts w:ascii="Calibri" w:eastAsia="Times New Roman" w:hAnsi="Calibri" w:cs="Arial"/>
          <w:b w:val="0"/>
          <w:noProof/>
          <w:sz w:val="22"/>
          <w:szCs w:val="22"/>
          <w:lang w:val="en-US" w:eastAsia="en-US"/>
        </w:rPr>
      </w:pPr>
      <w:hyperlink w:anchor="_Toc368050507" w:history="1">
        <w:r w:rsidR="00F82E34" w:rsidRPr="00AE7367">
          <w:rPr>
            <w:rStyle w:val="affb"/>
            <w:noProof/>
            <w:spacing w:val="6"/>
          </w:rPr>
          <w:t>13.11.6</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CaseSelector</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_Toc368050507 \h </w:instrText>
        </w:r>
        <w:r w:rsidR="00F82E34">
          <w:rPr>
            <w:noProof/>
            <w:webHidden/>
          </w:rPr>
        </w:r>
        <w:r w:rsidR="00F82E34">
          <w:rPr>
            <w:noProof/>
            <w:webHidden/>
          </w:rPr>
          <w:fldChar w:fldCharType="separate"/>
        </w:r>
        <w:r w:rsidR="00D433E8">
          <w:rPr>
            <w:noProof/>
            <w:webHidden/>
          </w:rPr>
          <w:t>193</w:t>
        </w:r>
        <w:r w:rsidR="00F82E34">
          <w:rPr>
            <w:noProof/>
            <w:webHidden/>
          </w:rPr>
          <w:fldChar w:fldCharType="end"/>
        </w:r>
      </w:hyperlink>
    </w:p>
    <w:p w14:paraId="0594BAAA" w14:textId="77777777" w:rsidR="00F82E34" w:rsidRPr="00BE3BA1" w:rsidRDefault="00A649E2">
      <w:pPr>
        <w:pStyle w:val="3a"/>
        <w:rPr>
          <w:rFonts w:ascii="Calibri" w:eastAsia="Times New Roman" w:hAnsi="Calibri" w:cs="Arial"/>
          <w:b w:val="0"/>
          <w:noProof/>
          <w:sz w:val="22"/>
          <w:szCs w:val="22"/>
          <w:lang w:val="en-US" w:eastAsia="en-US"/>
        </w:rPr>
      </w:pPr>
      <w:hyperlink w:anchor="_Toc368050508" w:history="1">
        <w:r w:rsidR="00F82E34" w:rsidRPr="00AE7367">
          <w:rPr>
            <w:rStyle w:val="affb"/>
            <w:noProof/>
          </w:rPr>
          <w:t>13.11.7</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_Toc368050508 \h </w:instrText>
        </w:r>
        <w:r w:rsidR="00F82E34">
          <w:rPr>
            <w:noProof/>
            <w:webHidden/>
          </w:rPr>
        </w:r>
        <w:r w:rsidR="00F82E34">
          <w:rPr>
            <w:noProof/>
            <w:webHidden/>
          </w:rPr>
          <w:fldChar w:fldCharType="separate"/>
        </w:r>
        <w:r w:rsidR="00D433E8">
          <w:rPr>
            <w:noProof/>
            <w:webHidden/>
          </w:rPr>
          <w:t>193</w:t>
        </w:r>
        <w:r w:rsidR="00F82E34">
          <w:rPr>
            <w:noProof/>
            <w:webHidden/>
          </w:rPr>
          <w:fldChar w:fldCharType="end"/>
        </w:r>
      </w:hyperlink>
    </w:p>
    <w:p w14:paraId="35C9B977" w14:textId="77777777" w:rsidR="00F82E34" w:rsidRPr="00BE3BA1" w:rsidRDefault="00A649E2">
      <w:pPr>
        <w:pStyle w:val="2c"/>
        <w:rPr>
          <w:rFonts w:ascii="Calibri" w:eastAsia="Times New Roman" w:hAnsi="Calibri" w:cs="Arial"/>
          <w:b w:val="0"/>
          <w:noProof/>
          <w:sz w:val="22"/>
          <w:szCs w:val="22"/>
          <w:lang w:val="en-US" w:eastAsia="en-US"/>
        </w:rPr>
      </w:pPr>
      <w:hyperlink w:anchor="_Toc368050509" w:history="1">
        <w:r w:rsidR="00F82E34" w:rsidRPr="00AE7367">
          <w:rPr>
            <w:rStyle w:val="affb"/>
            <w:noProof/>
          </w:rPr>
          <w:t>13.12</w:t>
        </w:r>
        <w:r w:rsidR="00F82E34" w:rsidRPr="00BE3BA1">
          <w:rPr>
            <w:rFonts w:ascii="Calibri" w:eastAsia="Times New Roman" w:hAnsi="Calibri" w:cs="Arial"/>
            <w:b w:val="0"/>
            <w:noProof/>
            <w:sz w:val="22"/>
            <w:szCs w:val="22"/>
            <w:lang w:val="en-US" w:eastAsia="en-US"/>
          </w:rPr>
          <w:tab/>
        </w:r>
        <w:r w:rsidR="00F82E34" w:rsidRPr="00AE7367">
          <w:rPr>
            <w:rStyle w:val="affb"/>
            <w:noProof/>
          </w:rPr>
          <w:t>Labelled Statements</w:t>
        </w:r>
        <w:r w:rsidR="00F82E34">
          <w:rPr>
            <w:noProof/>
            <w:webHidden/>
          </w:rPr>
          <w:tab/>
        </w:r>
        <w:r w:rsidR="00F82E34">
          <w:rPr>
            <w:noProof/>
            <w:webHidden/>
          </w:rPr>
          <w:fldChar w:fldCharType="begin"/>
        </w:r>
        <w:r w:rsidR="00F82E34">
          <w:rPr>
            <w:noProof/>
            <w:webHidden/>
          </w:rPr>
          <w:instrText xml:space="preserve"> PAGEREF _Toc368050509 \h </w:instrText>
        </w:r>
        <w:r w:rsidR="00F82E34">
          <w:rPr>
            <w:noProof/>
            <w:webHidden/>
          </w:rPr>
        </w:r>
        <w:r w:rsidR="00F82E34">
          <w:rPr>
            <w:noProof/>
            <w:webHidden/>
          </w:rPr>
          <w:fldChar w:fldCharType="separate"/>
        </w:r>
        <w:r w:rsidR="00D433E8">
          <w:rPr>
            <w:noProof/>
            <w:webHidden/>
          </w:rPr>
          <w:t>194</w:t>
        </w:r>
        <w:r w:rsidR="00F82E34">
          <w:rPr>
            <w:noProof/>
            <w:webHidden/>
          </w:rPr>
          <w:fldChar w:fldCharType="end"/>
        </w:r>
      </w:hyperlink>
    </w:p>
    <w:p w14:paraId="16DCDC6E" w14:textId="77777777" w:rsidR="00F82E34" w:rsidRPr="00BE3BA1" w:rsidRDefault="00A649E2">
      <w:pPr>
        <w:pStyle w:val="3a"/>
        <w:rPr>
          <w:rFonts w:ascii="Calibri" w:eastAsia="Times New Roman" w:hAnsi="Calibri" w:cs="Arial"/>
          <w:b w:val="0"/>
          <w:noProof/>
          <w:sz w:val="22"/>
          <w:szCs w:val="22"/>
          <w:lang w:val="en-US" w:eastAsia="en-US"/>
        </w:rPr>
      </w:pPr>
      <w:hyperlink w:anchor="_Toc368050511" w:history="1">
        <w:r w:rsidR="00F82E34" w:rsidRPr="00AE7367">
          <w:rPr>
            <w:rStyle w:val="affb"/>
            <w:rFonts w:ascii="Helvetica" w:hAnsi="Helvetica"/>
            <w:noProof/>
          </w:rPr>
          <w:t>13.12.1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_Toc368050511 \h </w:instrText>
        </w:r>
        <w:r w:rsidR="00F82E34">
          <w:rPr>
            <w:noProof/>
            <w:webHidden/>
          </w:rPr>
        </w:r>
        <w:r w:rsidR="00F82E34">
          <w:rPr>
            <w:noProof/>
            <w:webHidden/>
          </w:rPr>
          <w:fldChar w:fldCharType="separate"/>
        </w:r>
        <w:r w:rsidR="00D433E8">
          <w:rPr>
            <w:noProof/>
            <w:webHidden/>
          </w:rPr>
          <w:t>194</w:t>
        </w:r>
        <w:r w:rsidR="00F82E34">
          <w:rPr>
            <w:noProof/>
            <w:webHidden/>
          </w:rPr>
          <w:fldChar w:fldCharType="end"/>
        </w:r>
      </w:hyperlink>
    </w:p>
    <w:p w14:paraId="32012567" w14:textId="77777777" w:rsidR="00F82E34" w:rsidRPr="00BE3BA1" w:rsidRDefault="00A649E2">
      <w:pPr>
        <w:pStyle w:val="3a"/>
        <w:rPr>
          <w:rFonts w:ascii="Calibri" w:eastAsia="Times New Roman" w:hAnsi="Calibri" w:cs="Arial"/>
          <w:b w:val="0"/>
          <w:noProof/>
          <w:sz w:val="22"/>
          <w:szCs w:val="22"/>
          <w:lang w:val="en-US" w:eastAsia="en-US"/>
        </w:rPr>
      </w:pPr>
      <w:hyperlink w:anchor="_Toc368050512" w:history="1">
        <w:r w:rsidR="00F82E34" w:rsidRPr="00AE7367">
          <w:rPr>
            <w:rStyle w:val="affb"/>
            <w:noProof/>
          </w:rPr>
          <w:t>13.12.2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_Toc368050512 \h </w:instrText>
        </w:r>
        <w:r w:rsidR="00F82E34">
          <w:rPr>
            <w:noProof/>
            <w:webHidden/>
          </w:rPr>
        </w:r>
        <w:r w:rsidR="00F82E34">
          <w:rPr>
            <w:noProof/>
            <w:webHidden/>
          </w:rPr>
          <w:fldChar w:fldCharType="separate"/>
        </w:r>
        <w:r w:rsidR="00D433E8">
          <w:rPr>
            <w:noProof/>
            <w:webHidden/>
          </w:rPr>
          <w:t>194</w:t>
        </w:r>
        <w:r w:rsidR="00F82E34">
          <w:rPr>
            <w:noProof/>
            <w:webHidden/>
          </w:rPr>
          <w:fldChar w:fldCharType="end"/>
        </w:r>
      </w:hyperlink>
    </w:p>
    <w:p w14:paraId="7104B828" w14:textId="77777777" w:rsidR="00F82E34" w:rsidRPr="00BE3BA1" w:rsidRDefault="00A649E2">
      <w:pPr>
        <w:pStyle w:val="3a"/>
        <w:rPr>
          <w:rFonts w:ascii="Calibri" w:eastAsia="Times New Roman" w:hAnsi="Calibri" w:cs="Arial"/>
          <w:b w:val="0"/>
          <w:noProof/>
          <w:sz w:val="22"/>
          <w:szCs w:val="22"/>
          <w:lang w:val="en-US" w:eastAsia="en-US"/>
        </w:rPr>
      </w:pPr>
      <w:hyperlink w:anchor="_Toc368050514" w:history="1">
        <w:r w:rsidR="00F82E34" w:rsidRPr="00AE7367">
          <w:rPr>
            <w:rStyle w:val="affb"/>
            <w:rFonts w:ascii="Helvetica" w:hAnsi="Helvetica"/>
            <w:noProof/>
            <w:spacing w:val="6"/>
          </w:rPr>
          <w:t>13.12.3</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LabelledEvaluation</w:t>
        </w:r>
        <w:r w:rsidR="00F82E34">
          <w:rPr>
            <w:noProof/>
            <w:webHidden/>
          </w:rPr>
          <w:tab/>
        </w:r>
        <w:r w:rsidR="00F82E34">
          <w:rPr>
            <w:noProof/>
            <w:webHidden/>
          </w:rPr>
          <w:fldChar w:fldCharType="begin"/>
        </w:r>
        <w:r w:rsidR="00F82E34">
          <w:rPr>
            <w:noProof/>
            <w:webHidden/>
          </w:rPr>
          <w:instrText xml:space="preserve"> PAGEREF _Toc368050514 \h </w:instrText>
        </w:r>
        <w:r w:rsidR="00F82E34">
          <w:rPr>
            <w:noProof/>
            <w:webHidden/>
          </w:rPr>
        </w:r>
        <w:r w:rsidR="00F82E34">
          <w:rPr>
            <w:noProof/>
            <w:webHidden/>
          </w:rPr>
          <w:fldChar w:fldCharType="separate"/>
        </w:r>
        <w:r w:rsidR="00D433E8">
          <w:rPr>
            <w:noProof/>
            <w:webHidden/>
          </w:rPr>
          <w:t>194</w:t>
        </w:r>
        <w:r w:rsidR="00F82E34">
          <w:rPr>
            <w:noProof/>
            <w:webHidden/>
          </w:rPr>
          <w:fldChar w:fldCharType="end"/>
        </w:r>
      </w:hyperlink>
    </w:p>
    <w:p w14:paraId="5D19CB45" w14:textId="77777777" w:rsidR="00F82E34" w:rsidRPr="00BE3BA1" w:rsidRDefault="00A649E2">
      <w:pPr>
        <w:pStyle w:val="3a"/>
        <w:rPr>
          <w:rFonts w:ascii="Calibri" w:eastAsia="Times New Roman" w:hAnsi="Calibri" w:cs="Arial"/>
          <w:b w:val="0"/>
          <w:noProof/>
          <w:sz w:val="22"/>
          <w:szCs w:val="22"/>
          <w:lang w:val="en-US" w:eastAsia="en-US"/>
        </w:rPr>
      </w:pPr>
      <w:hyperlink w:anchor="_Toc368050515" w:history="1">
        <w:r w:rsidR="00F82E34" w:rsidRPr="00AE7367">
          <w:rPr>
            <w:rStyle w:val="affb"/>
            <w:noProof/>
            <w:spacing w:val="6"/>
          </w:rPr>
          <w:t>13.12.4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_Toc368050515 \h </w:instrText>
        </w:r>
        <w:r w:rsidR="00F82E34">
          <w:rPr>
            <w:noProof/>
            <w:webHidden/>
          </w:rPr>
        </w:r>
        <w:r w:rsidR="00F82E34">
          <w:rPr>
            <w:noProof/>
            <w:webHidden/>
          </w:rPr>
          <w:fldChar w:fldCharType="separate"/>
        </w:r>
        <w:r w:rsidR="00D433E8">
          <w:rPr>
            <w:noProof/>
            <w:webHidden/>
          </w:rPr>
          <w:t>194</w:t>
        </w:r>
        <w:r w:rsidR="00F82E34">
          <w:rPr>
            <w:noProof/>
            <w:webHidden/>
          </w:rPr>
          <w:fldChar w:fldCharType="end"/>
        </w:r>
      </w:hyperlink>
    </w:p>
    <w:p w14:paraId="4197EFE8" w14:textId="77777777" w:rsidR="00F82E34" w:rsidRPr="00BE3BA1" w:rsidRDefault="00A649E2">
      <w:pPr>
        <w:pStyle w:val="2c"/>
        <w:rPr>
          <w:rFonts w:ascii="Calibri" w:eastAsia="Times New Roman" w:hAnsi="Calibri" w:cs="Arial"/>
          <w:b w:val="0"/>
          <w:noProof/>
          <w:sz w:val="22"/>
          <w:szCs w:val="22"/>
          <w:lang w:val="en-US" w:eastAsia="en-US"/>
        </w:rPr>
      </w:pPr>
      <w:hyperlink w:anchor="_Toc368050516" w:history="1">
        <w:r w:rsidR="00F82E34" w:rsidRPr="00AE7367">
          <w:rPr>
            <w:rStyle w:val="affb"/>
            <w:noProof/>
          </w:rPr>
          <w:t>13.13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throw</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_Toc368050516 \h </w:instrText>
        </w:r>
        <w:r w:rsidR="00F82E34">
          <w:rPr>
            <w:noProof/>
            <w:webHidden/>
          </w:rPr>
        </w:r>
        <w:r w:rsidR="00F82E34">
          <w:rPr>
            <w:noProof/>
            <w:webHidden/>
          </w:rPr>
          <w:fldChar w:fldCharType="separate"/>
        </w:r>
        <w:r w:rsidR="00D433E8">
          <w:rPr>
            <w:noProof/>
            <w:webHidden/>
          </w:rPr>
          <w:t>195</w:t>
        </w:r>
        <w:r w:rsidR="00F82E34">
          <w:rPr>
            <w:noProof/>
            <w:webHidden/>
          </w:rPr>
          <w:fldChar w:fldCharType="end"/>
        </w:r>
      </w:hyperlink>
    </w:p>
    <w:p w14:paraId="7CDB68F3" w14:textId="77777777" w:rsidR="00F82E34" w:rsidRPr="00BE3BA1" w:rsidRDefault="00A649E2">
      <w:pPr>
        <w:pStyle w:val="3a"/>
        <w:rPr>
          <w:rFonts w:ascii="Calibri" w:eastAsia="Times New Roman" w:hAnsi="Calibri" w:cs="Arial"/>
          <w:b w:val="0"/>
          <w:noProof/>
          <w:sz w:val="22"/>
          <w:szCs w:val="22"/>
          <w:lang w:val="en-US" w:eastAsia="en-US"/>
        </w:rPr>
      </w:pPr>
      <w:hyperlink w:anchor="_Toc368050517" w:history="1">
        <w:r w:rsidR="00F82E34" w:rsidRPr="00AE7367">
          <w:rPr>
            <w:rStyle w:val="affb"/>
            <w:noProof/>
            <w:spacing w:val="6"/>
          </w:rPr>
          <w:t>13.13.1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_Toc368050517 \h </w:instrText>
        </w:r>
        <w:r w:rsidR="00F82E34">
          <w:rPr>
            <w:noProof/>
            <w:webHidden/>
          </w:rPr>
        </w:r>
        <w:r w:rsidR="00F82E34">
          <w:rPr>
            <w:noProof/>
            <w:webHidden/>
          </w:rPr>
          <w:fldChar w:fldCharType="separate"/>
        </w:r>
        <w:r w:rsidR="00D433E8">
          <w:rPr>
            <w:noProof/>
            <w:webHidden/>
          </w:rPr>
          <w:t>195</w:t>
        </w:r>
        <w:r w:rsidR="00F82E34">
          <w:rPr>
            <w:noProof/>
            <w:webHidden/>
          </w:rPr>
          <w:fldChar w:fldCharType="end"/>
        </w:r>
      </w:hyperlink>
    </w:p>
    <w:p w14:paraId="08563209" w14:textId="77777777" w:rsidR="00F82E34" w:rsidRPr="00BE3BA1" w:rsidRDefault="00A649E2">
      <w:pPr>
        <w:pStyle w:val="2c"/>
        <w:rPr>
          <w:rFonts w:ascii="Calibri" w:eastAsia="Times New Roman" w:hAnsi="Calibri" w:cs="Arial"/>
          <w:b w:val="0"/>
          <w:noProof/>
          <w:sz w:val="22"/>
          <w:szCs w:val="22"/>
          <w:lang w:val="en-US" w:eastAsia="en-US"/>
        </w:rPr>
      </w:pPr>
      <w:hyperlink w:anchor="_Toc368050518" w:history="1">
        <w:r w:rsidR="00F82E34" w:rsidRPr="00AE7367">
          <w:rPr>
            <w:rStyle w:val="affb"/>
            <w:noProof/>
          </w:rPr>
          <w:t>13.14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try</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_Toc368050518 \h </w:instrText>
        </w:r>
        <w:r w:rsidR="00F82E34">
          <w:rPr>
            <w:noProof/>
            <w:webHidden/>
          </w:rPr>
        </w:r>
        <w:r w:rsidR="00F82E34">
          <w:rPr>
            <w:noProof/>
            <w:webHidden/>
          </w:rPr>
          <w:fldChar w:fldCharType="separate"/>
        </w:r>
        <w:r w:rsidR="00D433E8">
          <w:rPr>
            <w:noProof/>
            <w:webHidden/>
          </w:rPr>
          <w:t>195</w:t>
        </w:r>
        <w:r w:rsidR="00F82E34">
          <w:rPr>
            <w:noProof/>
            <w:webHidden/>
          </w:rPr>
          <w:fldChar w:fldCharType="end"/>
        </w:r>
      </w:hyperlink>
    </w:p>
    <w:p w14:paraId="6DCA2B34" w14:textId="77777777" w:rsidR="00F82E34" w:rsidRPr="00BE3BA1" w:rsidRDefault="00A649E2">
      <w:pPr>
        <w:pStyle w:val="3a"/>
        <w:rPr>
          <w:rFonts w:ascii="Calibri" w:eastAsia="Times New Roman" w:hAnsi="Calibri" w:cs="Arial"/>
          <w:b w:val="0"/>
          <w:noProof/>
          <w:sz w:val="22"/>
          <w:szCs w:val="22"/>
          <w:lang w:val="en-US" w:eastAsia="en-US"/>
        </w:rPr>
      </w:pPr>
      <w:hyperlink w:anchor="_Toc368050520" w:history="1">
        <w:r w:rsidR="00F82E34" w:rsidRPr="00AE7367">
          <w:rPr>
            <w:rStyle w:val="affb"/>
            <w:rFonts w:ascii="Helvetica" w:hAnsi="Helvetica"/>
            <w:noProof/>
          </w:rPr>
          <w:t>13.14.1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_Toc368050520 \h </w:instrText>
        </w:r>
        <w:r w:rsidR="00F82E34">
          <w:rPr>
            <w:noProof/>
            <w:webHidden/>
          </w:rPr>
        </w:r>
        <w:r w:rsidR="00F82E34">
          <w:rPr>
            <w:noProof/>
            <w:webHidden/>
          </w:rPr>
          <w:fldChar w:fldCharType="separate"/>
        </w:r>
        <w:r w:rsidR="00D433E8">
          <w:rPr>
            <w:noProof/>
            <w:webHidden/>
          </w:rPr>
          <w:t>195</w:t>
        </w:r>
        <w:r w:rsidR="00F82E34">
          <w:rPr>
            <w:noProof/>
            <w:webHidden/>
          </w:rPr>
          <w:fldChar w:fldCharType="end"/>
        </w:r>
      </w:hyperlink>
    </w:p>
    <w:p w14:paraId="7FE862F9" w14:textId="77777777" w:rsidR="00F82E34" w:rsidRPr="00BE3BA1" w:rsidRDefault="00A649E2">
      <w:pPr>
        <w:pStyle w:val="3a"/>
        <w:rPr>
          <w:rFonts w:ascii="Calibri" w:eastAsia="Times New Roman" w:hAnsi="Calibri" w:cs="Arial"/>
          <w:b w:val="0"/>
          <w:noProof/>
          <w:sz w:val="22"/>
          <w:szCs w:val="22"/>
          <w:lang w:val="en-US" w:eastAsia="en-US"/>
        </w:rPr>
      </w:pPr>
      <w:hyperlink w:anchor="_Toc368050521" w:history="1">
        <w:r w:rsidR="00F82E34" w:rsidRPr="00AE7367">
          <w:rPr>
            <w:rStyle w:val="affb"/>
            <w:noProof/>
          </w:rPr>
          <w:t>13.14.2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_Toc368050521 \h </w:instrText>
        </w:r>
        <w:r w:rsidR="00F82E34">
          <w:rPr>
            <w:noProof/>
            <w:webHidden/>
          </w:rPr>
        </w:r>
        <w:r w:rsidR="00F82E34">
          <w:rPr>
            <w:noProof/>
            <w:webHidden/>
          </w:rPr>
          <w:fldChar w:fldCharType="separate"/>
        </w:r>
        <w:r w:rsidR="00D433E8">
          <w:rPr>
            <w:noProof/>
            <w:webHidden/>
          </w:rPr>
          <w:t>195</w:t>
        </w:r>
        <w:r w:rsidR="00F82E34">
          <w:rPr>
            <w:noProof/>
            <w:webHidden/>
          </w:rPr>
          <w:fldChar w:fldCharType="end"/>
        </w:r>
      </w:hyperlink>
    </w:p>
    <w:p w14:paraId="1129D8AE" w14:textId="77777777" w:rsidR="00F82E34" w:rsidRPr="00BE3BA1" w:rsidRDefault="00A649E2">
      <w:pPr>
        <w:pStyle w:val="3a"/>
        <w:rPr>
          <w:rFonts w:ascii="Calibri" w:eastAsia="Times New Roman" w:hAnsi="Calibri" w:cs="Arial"/>
          <w:b w:val="0"/>
          <w:noProof/>
          <w:sz w:val="22"/>
          <w:szCs w:val="22"/>
          <w:lang w:val="en-US" w:eastAsia="en-US"/>
        </w:rPr>
      </w:pPr>
      <w:hyperlink w:anchor="_Toc368050523" w:history="1">
        <w:r w:rsidR="00F82E34" w:rsidRPr="00AE7367">
          <w:rPr>
            <w:rStyle w:val="affb"/>
            <w:rFonts w:ascii="Helvetica" w:hAnsi="Helvetica"/>
            <w:noProof/>
            <w:spacing w:val="6"/>
          </w:rPr>
          <w:t>13.14.3</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BindingInitialisation</w:t>
        </w:r>
        <w:r w:rsidR="00F82E34">
          <w:rPr>
            <w:noProof/>
            <w:webHidden/>
          </w:rPr>
          <w:tab/>
        </w:r>
        <w:r w:rsidR="00F82E34">
          <w:rPr>
            <w:noProof/>
            <w:webHidden/>
          </w:rPr>
          <w:fldChar w:fldCharType="begin"/>
        </w:r>
        <w:r w:rsidR="00F82E34">
          <w:rPr>
            <w:noProof/>
            <w:webHidden/>
          </w:rPr>
          <w:instrText xml:space="preserve"> PAGEREF _Toc368050523 \h </w:instrText>
        </w:r>
        <w:r w:rsidR="00F82E34">
          <w:rPr>
            <w:noProof/>
            <w:webHidden/>
          </w:rPr>
        </w:r>
        <w:r w:rsidR="00F82E34">
          <w:rPr>
            <w:noProof/>
            <w:webHidden/>
          </w:rPr>
          <w:fldChar w:fldCharType="separate"/>
        </w:r>
        <w:r w:rsidR="00D433E8">
          <w:rPr>
            <w:noProof/>
            <w:webHidden/>
          </w:rPr>
          <w:t>196</w:t>
        </w:r>
        <w:r w:rsidR="00F82E34">
          <w:rPr>
            <w:noProof/>
            <w:webHidden/>
          </w:rPr>
          <w:fldChar w:fldCharType="end"/>
        </w:r>
      </w:hyperlink>
    </w:p>
    <w:p w14:paraId="0D6A462F" w14:textId="77777777" w:rsidR="00F82E34" w:rsidRPr="00BE3BA1" w:rsidRDefault="00A649E2">
      <w:pPr>
        <w:pStyle w:val="3a"/>
        <w:rPr>
          <w:rFonts w:ascii="Calibri" w:eastAsia="Times New Roman" w:hAnsi="Calibri" w:cs="Arial"/>
          <w:b w:val="0"/>
          <w:noProof/>
          <w:sz w:val="22"/>
          <w:szCs w:val="22"/>
          <w:lang w:val="en-US" w:eastAsia="en-US"/>
        </w:rPr>
      </w:pPr>
      <w:hyperlink w:anchor="_Toc368050524" w:history="1">
        <w:r w:rsidR="00F82E34" w:rsidRPr="00AE7367">
          <w:rPr>
            <w:rStyle w:val="affb"/>
            <w:noProof/>
          </w:rPr>
          <w:t>13.14.4</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CatchClauseEvaluation</w:t>
        </w:r>
        <w:r w:rsidR="00F82E34">
          <w:rPr>
            <w:noProof/>
            <w:webHidden/>
          </w:rPr>
          <w:tab/>
        </w:r>
        <w:r w:rsidR="00F82E34">
          <w:rPr>
            <w:noProof/>
            <w:webHidden/>
          </w:rPr>
          <w:fldChar w:fldCharType="begin"/>
        </w:r>
        <w:r w:rsidR="00F82E34">
          <w:rPr>
            <w:noProof/>
            <w:webHidden/>
          </w:rPr>
          <w:instrText xml:space="preserve"> PAGEREF _Toc368050524 \h </w:instrText>
        </w:r>
        <w:r w:rsidR="00F82E34">
          <w:rPr>
            <w:noProof/>
            <w:webHidden/>
          </w:rPr>
        </w:r>
        <w:r w:rsidR="00F82E34">
          <w:rPr>
            <w:noProof/>
            <w:webHidden/>
          </w:rPr>
          <w:fldChar w:fldCharType="separate"/>
        </w:r>
        <w:r w:rsidR="00D433E8">
          <w:rPr>
            <w:noProof/>
            <w:webHidden/>
          </w:rPr>
          <w:t>196</w:t>
        </w:r>
        <w:r w:rsidR="00F82E34">
          <w:rPr>
            <w:noProof/>
            <w:webHidden/>
          </w:rPr>
          <w:fldChar w:fldCharType="end"/>
        </w:r>
      </w:hyperlink>
    </w:p>
    <w:p w14:paraId="41132AAD" w14:textId="77777777" w:rsidR="00F82E34" w:rsidRPr="00BE3BA1" w:rsidRDefault="00A649E2">
      <w:pPr>
        <w:pStyle w:val="3a"/>
        <w:rPr>
          <w:rFonts w:ascii="Calibri" w:eastAsia="Times New Roman" w:hAnsi="Calibri" w:cs="Arial"/>
          <w:b w:val="0"/>
          <w:noProof/>
          <w:sz w:val="22"/>
          <w:szCs w:val="22"/>
          <w:lang w:val="en-US" w:eastAsia="en-US"/>
        </w:rPr>
      </w:pPr>
      <w:hyperlink w:anchor="_Toc368050525" w:history="1">
        <w:r w:rsidR="00F82E34" w:rsidRPr="00AE7367">
          <w:rPr>
            <w:rStyle w:val="affb"/>
            <w:noProof/>
          </w:rPr>
          <w:t>13.14.5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_Toc368050525 \h </w:instrText>
        </w:r>
        <w:r w:rsidR="00F82E34">
          <w:rPr>
            <w:noProof/>
            <w:webHidden/>
          </w:rPr>
        </w:r>
        <w:r w:rsidR="00F82E34">
          <w:rPr>
            <w:noProof/>
            <w:webHidden/>
          </w:rPr>
          <w:fldChar w:fldCharType="separate"/>
        </w:r>
        <w:r w:rsidR="00D433E8">
          <w:rPr>
            <w:noProof/>
            <w:webHidden/>
          </w:rPr>
          <w:t>196</w:t>
        </w:r>
        <w:r w:rsidR="00F82E34">
          <w:rPr>
            <w:noProof/>
            <w:webHidden/>
          </w:rPr>
          <w:fldChar w:fldCharType="end"/>
        </w:r>
      </w:hyperlink>
    </w:p>
    <w:p w14:paraId="17591221" w14:textId="77777777" w:rsidR="00F82E34" w:rsidRPr="00BE3BA1" w:rsidRDefault="00A649E2">
      <w:pPr>
        <w:pStyle w:val="2c"/>
        <w:rPr>
          <w:rFonts w:ascii="Calibri" w:eastAsia="Times New Roman" w:hAnsi="Calibri" w:cs="Arial"/>
          <w:b w:val="0"/>
          <w:noProof/>
          <w:sz w:val="22"/>
          <w:szCs w:val="22"/>
          <w:lang w:val="en-US" w:eastAsia="en-US"/>
        </w:rPr>
      </w:pPr>
      <w:hyperlink w:anchor="_Toc368050526" w:history="1">
        <w:r w:rsidR="00F82E34" w:rsidRPr="00AE7367">
          <w:rPr>
            <w:rStyle w:val="affb"/>
            <w:noProof/>
          </w:rPr>
          <w:t>13.15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rFonts w:ascii="Courier New" w:hAnsi="Courier New"/>
            <w:noProof/>
          </w:rPr>
          <w:t>debugger</w:t>
        </w:r>
        <w:r w:rsidR="00F82E34" w:rsidRPr="00AE7367">
          <w:rPr>
            <w:rStyle w:val="affb"/>
            <w:noProof/>
          </w:rPr>
          <w:t xml:space="preserve"> statement</w:t>
        </w:r>
        <w:r w:rsidR="00F82E34">
          <w:rPr>
            <w:noProof/>
            <w:webHidden/>
          </w:rPr>
          <w:tab/>
        </w:r>
        <w:r w:rsidR="00F82E34">
          <w:rPr>
            <w:noProof/>
            <w:webHidden/>
          </w:rPr>
          <w:fldChar w:fldCharType="begin"/>
        </w:r>
        <w:r w:rsidR="00F82E34">
          <w:rPr>
            <w:noProof/>
            <w:webHidden/>
          </w:rPr>
          <w:instrText xml:space="preserve"> PAGEREF _Toc368050526 \h </w:instrText>
        </w:r>
        <w:r w:rsidR="00F82E34">
          <w:rPr>
            <w:noProof/>
            <w:webHidden/>
          </w:rPr>
        </w:r>
        <w:r w:rsidR="00F82E34">
          <w:rPr>
            <w:noProof/>
            <w:webHidden/>
          </w:rPr>
          <w:fldChar w:fldCharType="separate"/>
        </w:r>
        <w:r w:rsidR="00D433E8">
          <w:rPr>
            <w:noProof/>
            <w:webHidden/>
          </w:rPr>
          <w:t>197</w:t>
        </w:r>
        <w:r w:rsidR="00F82E34">
          <w:rPr>
            <w:noProof/>
            <w:webHidden/>
          </w:rPr>
          <w:fldChar w:fldCharType="end"/>
        </w:r>
      </w:hyperlink>
    </w:p>
    <w:p w14:paraId="4F194950" w14:textId="77777777" w:rsidR="00F82E34" w:rsidRPr="00BE3BA1" w:rsidRDefault="00A649E2">
      <w:pPr>
        <w:pStyle w:val="3a"/>
        <w:rPr>
          <w:rFonts w:ascii="Calibri" w:eastAsia="Times New Roman" w:hAnsi="Calibri" w:cs="Arial"/>
          <w:b w:val="0"/>
          <w:noProof/>
          <w:sz w:val="22"/>
          <w:szCs w:val="22"/>
          <w:lang w:val="en-US" w:eastAsia="en-US"/>
        </w:rPr>
      </w:pPr>
      <w:hyperlink w:anchor="_Toc368050527" w:history="1">
        <w:r w:rsidR="00F82E34" w:rsidRPr="00AE7367">
          <w:rPr>
            <w:rStyle w:val="affb"/>
            <w:noProof/>
          </w:rPr>
          <w:t>13.15.1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_Toc368050527 \h </w:instrText>
        </w:r>
        <w:r w:rsidR="00F82E34">
          <w:rPr>
            <w:noProof/>
            <w:webHidden/>
          </w:rPr>
        </w:r>
        <w:r w:rsidR="00F82E34">
          <w:rPr>
            <w:noProof/>
            <w:webHidden/>
          </w:rPr>
          <w:fldChar w:fldCharType="separate"/>
        </w:r>
        <w:r w:rsidR="00D433E8">
          <w:rPr>
            <w:noProof/>
            <w:webHidden/>
          </w:rPr>
          <w:t>197</w:t>
        </w:r>
        <w:r w:rsidR="00F82E34">
          <w:rPr>
            <w:noProof/>
            <w:webHidden/>
          </w:rPr>
          <w:fldChar w:fldCharType="end"/>
        </w:r>
      </w:hyperlink>
    </w:p>
    <w:p w14:paraId="181E6D4A" w14:textId="77777777" w:rsidR="00F82E34" w:rsidRPr="00BE3BA1" w:rsidRDefault="00A649E2">
      <w:pPr>
        <w:pStyle w:val="12"/>
        <w:rPr>
          <w:rFonts w:ascii="Calibri" w:eastAsia="Times New Roman" w:hAnsi="Calibri" w:cs="Arial"/>
          <w:b w:val="0"/>
          <w:noProof/>
          <w:sz w:val="22"/>
          <w:szCs w:val="22"/>
          <w:lang w:val="en-US" w:eastAsia="en-US"/>
        </w:rPr>
      </w:pPr>
      <w:hyperlink w:anchor="_Toc368050528" w:history="1">
        <w:r w:rsidR="00F82E34" w:rsidRPr="00AE7367">
          <w:rPr>
            <w:rStyle w:val="affb"/>
            <w:noProof/>
          </w:rPr>
          <w:t>14</w:t>
        </w:r>
        <w:r w:rsidR="00F82E34" w:rsidRPr="00BE3BA1">
          <w:rPr>
            <w:rFonts w:ascii="Calibri" w:eastAsia="Times New Roman" w:hAnsi="Calibri" w:cs="Arial"/>
            <w:b w:val="0"/>
            <w:noProof/>
            <w:sz w:val="22"/>
            <w:szCs w:val="22"/>
            <w:lang w:val="en-US" w:eastAsia="en-US"/>
          </w:rPr>
          <w:tab/>
        </w:r>
        <w:r w:rsidR="00F82E34" w:rsidRPr="00AE7367">
          <w:rPr>
            <w:rStyle w:val="affb"/>
            <w:noProof/>
          </w:rPr>
          <w:t>ECMAScript Language: Functions and Classes</w:t>
        </w:r>
        <w:r w:rsidR="00F82E34">
          <w:rPr>
            <w:noProof/>
            <w:webHidden/>
          </w:rPr>
          <w:tab/>
        </w:r>
        <w:r w:rsidR="00F82E34">
          <w:rPr>
            <w:noProof/>
            <w:webHidden/>
          </w:rPr>
          <w:fldChar w:fldCharType="begin"/>
        </w:r>
        <w:r w:rsidR="00F82E34">
          <w:rPr>
            <w:noProof/>
            <w:webHidden/>
          </w:rPr>
          <w:instrText xml:space="preserve"> PAGEREF _Toc368050528 \h </w:instrText>
        </w:r>
        <w:r w:rsidR="00F82E34">
          <w:rPr>
            <w:noProof/>
            <w:webHidden/>
          </w:rPr>
        </w:r>
        <w:r w:rsidR="00F82E34">
          <w:rPr>
            <w:noProof/>
            <w:webHidden/>
          </w:rPr>
          <w:fldChar w:fldCharType="separate"/>
        </w:r>
        <w:r w:rsidR="00D433E8">
          <w:rPr>
            <w:noProof/>
            <w:webHidden/>
          </w:rPr>
          <w:t>197</w:t>
        </w:r>
        <w:r w:rsidR="00F82E34">
          <w:rPr>
            <w:noProof/>
            <w:webHidden/>
          </w:rPr>
          <w:fldChar w:fldCharType="end"/>
        </w:r>
      </w:hyperlink>
    </w:p>
    <w:p w14:paraId="62536096" w14:textId="77777777" w:rsidR="00F82E34" w:rsidRPr="00BE3BA1" w:rsidRDefault="00A649E2">
      <w:pPr>
        <w:pStyle w:val="2c"/>
        <w:rPr>
          <w:rFonts w:ascii="Calibri" w:eastAsia="Times New Roman" w:hAnsi="Calibri" w:cs="Arial"/>
          <w:b w:val="0"/>
          <w:noProof/>
          <w:sz w:val="22"/>
          <w:szCs w:val="22"/>
          <w:lang w:val="en-US" w:eastAsia="en-US"/>
        </w:rPr>
      </w:pPr>
      <w:hyperlink w:anchor="_Toc368050529" w:history="1">
        <w:r w:rsidR="00F82E34" w:rsidRPr="00AE7367">
          <w:rPr>
            <w:rStyle w:val="affb"/>
            <w:noProof/>
          </w:rPr>
          <w:t>14.1</w:t>
        </w:r>
        <w:r w:rsidR="00F82E34" w:rsidRPr="00BE3BA1">
          <w:rPr>
            <w:rFonts w:ascii="Calibri" w:eastAsia="Times New Roman" w:hAnsi="Calibri" w:cs="Arial"/>
            <w:b w:val="0"/>
            <w:noProof/>
            <w:sz w:val="22"/>
            <w:szCs w:val="22"/>
            <w:lang w:val="en-US" w:eastAsia="en-US"/>
          </w:rPr>
          <w:tab/>
        </w:r>
        <w:r w:rsidR="00F82E34" w:rsidRPr="00AE7367">
          <w:rPr>
            <w:rStyle w:val="affb"/>
            <w:noProof/>
          </w:rPr>
          <w:t>Function Definitions</w:t>
        </w:r>
        <w:r w:rsidR="00F82E34">
          <w:rPr>
            <w:noProof/>
            <w:webHidden/>
          </w:rPr>
          <w:tab/>
        </w:r>
        <w:r w:rsidR="00F82E34">
          <w:rPr>
            <w:noProof/>
            <w:webHidden/>
          </w:rPr>
          <w:fldChar w:fldCharType="begin"/>
        </w:r>
        <w:r w:rsidR="00F82E34">
          <w:rPr>
            <w:noProof/>
            <w:webHidden/>
          </w:rPr>
          <w:instrText xml:space="preserve"> PAGEREF _Toc368050529 \h </w:instrText>
        </w:r>
        <w:r w:rsidR="00F82E34">
          <w:rPr>
            <w:noProof/>
            <w:webHidden/>
          </w:rPr>
        </w:r>
        <w:r w:rsidR="00F82E34">
          <w:rPr>
            <w:noProof/>
            <w:webHidden/>
          </w:rPr>
          <w:fldChar w:fldCharType="separate"/>
        </w:r>
        <w:r w:rsidR="00D433E8">
          <w:rPr>
            <w:noProof/>
            <w:webHidden/>
          </w:rPr>
          <w:t>197</w:t>
        </w:r>
        <w:r w:rsidR="00F82E34">
          <w:rPr>
            <w:noProof/>
            <w:webHidden/>
          </w:rPr>
          <w:fldChar w:fldCharType="end"/>
        </w:r>
      </w:hyperlink>
    </w:p>
    <w:p w14:paraId="33AD36E1" w14:textId="77777777" w:rsidR="00F82E34" w:rsidRPr="00BE3BA1" w:rsidRDefault="00A649E2">
      <w:pPr>
        <w:pStyle w:val="3a"/>
        <w:rPr>
          <w:rFonts w:ascii="Calibri" w:eastAsia="Times New Roman" w:hAnsi="Calibri" w:cs="Arial"/>
          <w:b w:val="0"/>
          <w:noProof/>
          <w:sz w:val="22"/>
          <w:szCs w:val="22"/>
          <w:lang w:val="en-US" w:eastAsia="en-US"/>
        </w:rPr>
      </w:pPr>
      <w:hyperlink w:anchor="_Toc368050531" w:history="1">
        <w:r w:rsidR="00F82E34" w:rsidRPr="00AE7367">
          <w:rPr>
            <w:rStyle w:val="affb"/>
            <w:rFonts w:ascii="Helvetica" w:hAnsi="Helvetica"/>
            <w:noProof/>
          </w:rPr>
          <w:t>14.1.1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_Toc368050531 \h </w:instrText>
        </w:r>
        <w:r w:rsidR="00F82E34">
          <w:rPr>
            <w:noProof/>
            <w:webHidden/>
          </w:rPr>
        </w:r>
        <w:r w:rsidR="00F82E34">
          <w:rPr>
            <w:noProof/>
            <w:webHidden/>
          </w:rPr>
          <w:fldChar w:fldCharType="separate"/>
        </w:r>
        <w:r w:rsidR="00D433E8">
          <w:rPr>
            <w:noProof/>
            <w:webHidden/>
          </w:rPr>
          <w:t>198</w:t>
        </w:r>
        <w:r w:rsidR="00F82E34">
          <w:rPr>
            <w:noProof/>
            <w:webHidden/>
          </w:rPr>
          <w:fldChar w:fldCharType="end"/>
        </w:r>
      </w:hyperlink>
    </w:p>
    <w:p w14:paraId="171F2E28" w14:textId="77777777" w:rsidR="00F82E34" w:rsidRPr="00BE3BA1" w:rsidRDefault="00A649E2">
      <w:pPr>
        <w:pStyle w:val="3a"/>
        <w:rPr>
          <w:rFonts w:ascii="Calibri" w:eastAsia="Times New Roman" w:hAnsi="Calibri" w:cs="Arial"/>
          <w:b w:val="0"/>
          <w:noProof/>
          <w:sz w:val="22"/>
          <w:szCs w:val="22"/>
          <w:lang w:val="en-US" w:eastAsia="en-US"/>
        </w:rPr>
      </w:pPr>
      <w:hyperlink w:anchor="_Toc368050532" w:history="1">
        <w:r w:rsidR="00F82E34" w:rsidRPr="00AE7367">
          <w:rPr>
            <w:rStyle w:val="affb"/>
            <w:noProof/>
          </w:rPr>
          <w:t>14.1.2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BoundNames</w:t>
        </w:r>
        <w:r w:rsidR="00F82E34">
          <w:rPr>
            <w:noProof/>
            <w:webHidden/>
          </w:rPr>
          <w:tab/>
        </w:r>
        <w:r w:rsidR="00F82E34">
          <w:rPr>
            <w:noProof/>
            <w:webHidden/>
          </w:rPr>
          <w:fldChar w:fldCharType="begin"/>
        </w:r>
        <w:r w:rsidR="00F82E34">
          <w:rPr>
            <w:noProof/>
            <w:webHidden/>
          </w:rPr>
          <w:instrText xml:space="preserve"> PAGEREF _Toc368050532 \h </w:instrText>
        </w:r>
        <w:r w:rsidR="00F82E34">
          <w:rPr>
            <w:noProof/>
            <w:webHidden/>
          </w:rPr>
        </w:r>
        <w:r w:rsidR="00F82E34">
          <w:rPr>
            <w:noProof/>
            <w:webHidden/>
          </w:rPr>
          <w:fldChar w:fldCharType="separate"/>
        </w:r>
        <w:r w:rsidR="00D433E8">
          <w:rPr>
            <w:noProof/>
            <w:webHidden/>
          </w:rPr>
          <w:t>199</w:t>
        </w:r>
        <w:r w:rsidR="00F82E34">
          <w:rPr>
            <w:noProof/>
            <w:webHidden/>
          </w:rPr>
          <w:fldChar w:fldCharType="end"/>
        </w:r>
      </w:hyperlink>
    </w:p>
    <w:p w14:paraId="223A74E6" w14:textId="77777777" w:rsidR="00F82E34" w:rsidRPr="00BE3BA1" w:rsidRDefault="00A649E2">
      <w:pPr>
        <w:pStyle w:val="3a"/>
        <w:rPr>
          <w:rFonts w:ascii="Calibri" w:eastAsia="Times New Roman" w:hAnsi="Calibri" w:cs="Arial"/>
          <w:b w:val="0"/>
          <w:noProof/>
          <w:sz w:val="22"/>
          <w:szCs w:val="22"/>
          <w:lang w:val="en-US" w:eastAsia="en-US"/>
        </w:rPr>
      </w:pPr>
      <w:hyperlink w:anchor="_Toc368050533" w:history="1">
        <w:r w:rsidR="00F82E34" w:rsidRPr="00AE7367">
          <w:rPr>
            <w:rStyle w:val="affb"/>
            <w:noProof/>
          </w:rPr>
          <w:t>14.1.3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Contains</w:t>
        </w:r>
        <w:r w:rsidR="00F82E34">
          <w:rPr>
            <w:noProof/>
            <w:webHidden/>
          </w:rPr>
          <w:tab/>
        </w:r>
        <w:r w:rsidR="00F82E34">
          <w:rPr>
            <w:noProof/>
            <w:webHidden/>
          </w:rPr>
          <w:fldChar w:fldCharType="begin"/>
        </w:r>
        <w:r w:rsidR="00F82E34">
          <w:rPr>
            <w:noProof/>
            <w:webHidden/>
          </w:rPr>
          <w:instrText xml:space="preserve"> PAGEREF _Toc368050533 \h </w:instrText>
        </w:r>
        <w:r w:rsidR="00F82E34">
          <w:rPr>
            <w:noProof/>
            <w:webHidden/>
          </w:rPr>
        </w:r>
        <w:r w:rsidR="00F82E34">
          <w:rPr>
            <w:noProof/>
            <w:webHidden/>
          </w:rPr>
          <w:fldChar w:fldCharType="separate"/>
        </w:r>
        <w:r w:rsidR="00D433E8">
          <w:rPr>
            <w:noProof/>
            <w:webHidden/>
          </w:rPr>
          <w:t>199</w:t>
        </w:r>
        <w:r w:rsidR="00F82E34">
          <w:rPr>
            <w:noProof/>
            <w:webHidden/>
          </w:rPr>
          <w:fldChar w:fldCharType="end"/>
        </w:r>
      </w:hyperlink>
    </w:p>
    <w:p w14:paraId="37A35028" w14:textId="77777777" w:rsidR="00F82E34" w:rsidRPr="00BE3BA1" w:rsidRDefault="00A649E2">
      <w:pPr>
        <w:pStyle w:val="3a"/>
        <w:rPr>
          <w:rFonts w:ascii="Calibri" w:eastAsia="Times New Roman" w:hAnsi="Calibri" w:cs="Arial"/>
          <w:b w:val="0"/>
          <w:noProof/>
          <w:sz w:val="22"/>
          <w:szCs w:val="22"/>
          <w:lang w:val="en-US" w:eastAsia="en-US"/>
        </w:rPr>
      </w:pPr>
      <w:hyperlink w:anchor="_Toc368050534" w:history="1">
        <w:r w:rsidR="00F82E34" w:rsidRPr="00AE7367">
          <w:rPr>
            <w:rStyle w:val="affb"/>
            <w:noProof/>
          </w:rPr>
          <w:t>14.1.4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ExpectedArgumentCount</w:t>
        </w:r>
        <w:r w:rsidR="00F82E34">
          <w:rPr>
            <w:noProof/>
            <w:webHidden/>
          </w:rPr>
          <w:tab/>
        </w:r>
        <w:r w:rsidR="00F82E34">
          <w:rPr>
            <w:noProof/>
            <w:webHidden/>
          </w:rPr>
          <w:fldChar w:fldCharType="begin"/>
        </w:r>
        <w:r w:rsidR="00F82E34">
          <w:rPr>
            <w:noProof/>
            <w:webHidden/>
          </w:rPr>
          <w:instrText xml:space="preserve"> PAGEREF _Toc368050534 \h </w:instrText>
        </w:r>
        <w:r w:rsidR="00F82E34">
          <w:rPr>
            <w:noProof/>
            <w:webHidden/>
          </w:rPr>
        </w:r>
        <w:r w:rsidR="00F82E34">
          <w:rPr>
            <w:noProof/>
            <w:webHidden/>
          </w:rPr>
          <w:fldChar w:fldCharType="separate"/>
        </w:r>
        <w:r w:rsidR="00D433E8">
          <w:rPr>
            <w:noProof/>
            <w:webHidden/>
          </w:rPr>
          <w:t>200</w:t>
        </w:r>
        <w:r w:rsidR="00F82E34">
          <w:rPr>
            <w:noProof/>
            <w:webHidden/>
          </w:rPr>
          <w:fldChar w:fldCharType="end"/>
        </w:r>
      </w:hyperlink>
    </w:p>
    <w:p w14:paraId="0F46D5A4" w14:textId="77777777" w:rsidR="00F82E34" w:rsidRPr="00BE3BA1" w:rsidRDefault="00A649E2">
      <w:pPr>
        <w:pStyle w:val="3a"/>
        <w:rPr>
          <w:rFonts w:ascii="Calibri" w:eastAsia="Times New Roman" w:hAnsi="Calibri" w:cs="Arial"/>
          <w:b w:val="0"/>
          <w:noProof/>
          <w:sz w:val="22"/>
          <w:szCs w:val="22"/>
          <w:lang w:val="en-US" w:eastAsia="en-US"/>
        </w:rPr>
      </w:pPr>
      <w:hyperlink w:anchor="_Toc368050535" w:history="1">
        <w:r w:rsidR="00F82E34" w:rsidRPr="00AE7367">
          <w:rPr>
            <w:rStyle w:val="affb"/>
            <w:noProof/>
          </w:rPr>
          <w:t>14.1.5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HasInitialiser</w:t>
        </w:r>
        <w:r w:rsidR="00F82E34">
          <w:rPr>
            <w:noProof/>
            <w:webHidden/>
          </w:rPr>
          <w:tab/>
        </w:r>
        <w:r w:rsidR="00F82E34">
          <w:rPr>
            <w:noProof/>
            <w:webHidden/>
          </w:rPr>
          <w:fldChar w:fldCharType="begin"/>
        </w:r>
        <w:r w:rsidR="00F82E34">
          <w:rPr>
            <w:noProof/>
            <w:webHidden/>
          </w:rPr>
          <w:instrText xml:space="preserve"> PAGEREF _Toc368050535 \h </w:instrText>
        </w:r>
        <w:r w:rsidR="00F82E34">
          <w:rPr>
            <w:noProof/>
            <w:webHidden/>
          </w:rPr>
        </w:r>
        <w:r w:rsidR="00F82E34">
          <w:rPr>
            <w:noProof/>
            <w:webHidden/>
          </w:rPr>
          <w:fldChar w:fldCharType="separate"/>
        </w:r>
        <w:r w:rsidR="00D433E8">
          <w:rPr>
            <w:noProof/>
            <w:webHidden/>
          </w:rPr>
          <w:t>200</w:t>
        </w:r>
        <w:r w:rsidR="00F82E34">
          <w:rPr>
            <w:noProof/>
            <w:webHidden/>
          </w:rPr>
          <w:fldChar w:fldCharType="end"/>
        </w:r>
      </w:hyperlink>
    </w:p>
    <w:p w14:paraId="2B7EB684" w14:textId="77777777" w:rsidR="00F82E34" w:rsidRPr="00BE3BA1" w:rsidRDefault="00A649E2">
      <w:pPr>
        <w:pStyle w:val="3a"/>
        <w:rPr>
          <w:rFonts w:ascii="Calibri" w:eastAsia="Times New Roman" w:hAnsi="Calibri" w:cs="Arial"/>
          <w:b w:val="0"/>
          <w:noProof/>
          <w:sz w:val="22"/>
          <w:szCs w:val="22"/>
          <w:lang w:val="en-US" w:eastAsia="en-US"/>
        </w:rPr>
      </w:pPr>
      <w:hyperlink w:anchor="_Toc368050536" w:history="1">
        <w:r w:rsidR="00F82E34" w:rsidRPr="00AE7367">
          <w:rPr>
            <w:rStyle w:val="affb"/>
            <w:noProof/>
          </w:rPr>
          <w:t>14.1.6</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IsConstantDeclaration</w:t>
        </w:r>
        <w:r w:rsidR="00F82E34">
          <w:rPr>
            <w:noProof/>
            <w:webHidden/>
          </w:rPr>
          <w:tab/>
        </w:r>
        <w:r w:rsidR="00F82E34">
          <w:rPr>
            <w:noProof/>
            <w:webHidden/>
          </w:rPr>
          <w:fldChar w:fldCharType="begin"/>
        </w:r>
        <w:r w:rsidR="00F82E34">
          <w:rPr>
            <w:noProof/>
            <w:webHidden/>
          </w:rPr>
          <w:instrText xml:space="preserve"> PAGEREF _Toc368050536 \h </w:instrText>
        </w:r>
        <w:r w:rsidR="00F82E34">
          <w:rPr>
            <w:noProof/>
            <w:webHidden/>
          </w:rPr>
        </w:r>
        <w:r w:rsidR="00F82E34">
          <w:rPr>
            <w:noProof/>
            <w:webHidden/>
          </w:rPr>
          <w:fldChar w:fldCharType="separate"/>
        </w:r>
        <w:r w:rsidR="00D433E8">
          <w:rPr>
            <w:noProof/>
            <w:webHidden/>
          </w:rPr>
          <w:t>200</w:t>
        </w:r>
        <w:r w:rsidR="00F82E34">
          <w:rPr>
            <w:noProof/>
            <w:webHidden/>
          </w:rPr>
          <w:fldChar w:fldCharType="end"/>
        </w:r>
      </w:hyperlink>
    </w:p>
    <w:p w14:paraId="372CB9CC" w14:textId="77777777" w:rsidR="00F82E34" w:rsidRPr="00BE3BA1" w:rsidRDefault="00A649E2">
      <w:pPr>
        <w:pStyle w:val="3a"/>
        <w:rPr>
          <w:rFonts w:ascii="Calibri" w:eastAsia="Times New Roman" w:hAnsi="Calibri" w:cs="Arial"/>
          <w:b w:val="0"/>
          <w:noProof/>
          <w:sz w:val="22"/>
          <w:szCs w:val="22"/>
          <w:lang w:val="en-US" w:eastAsia="en-US"/>
        </w:rPr>
      </w:pPr>
      <w:hyperlink w:anchor="_Toc368050537" w:history="1">
        <w:r w:rsidR="00F82E34" w:rsidRPr="00AE7367">
          <w:rPr>
            <w:rStyle w:val="affb"/>
            <w:noProof/>
          </w:rPr>
          <w:t>14.1.7</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IsSimpleParameterList</w:t>
        </w:r>
        <w:r w:rsidR="00F82E34">
          <w:rPr>
            <w:noProof/>
            <w:webHidden/>
          </w:rPr>
          <w:tab/>
        </w:r>
        <w:r w:rsidR="00F82E34">
          <w:rPr>
            <w:noProof/>
            <w:webHidden/>
          </w:rPr>
          <w:fldChar w:fldCharType="begin"/>
        </w:r>
        <w:r w:rsidR="00F82E34">
          <w:rPr>
            <w:noProof/>
            <w:webHidden/>
          </w:rPr>
          <w:instrText xml:space="preserve"> PAGEREF _Toc368050537 \h </w:instrText>
        </w:r>
        <w:r w:rsidR="00F82E34">
          <w:rPr>
            <w:noProof/>
            <w:webHidden/>
          </w:rPr>
        </w:r>
        <w:r w:rsidR="00F82E34">
          <w:rPr>
            <w:noProof/>
            <w:webHidden/>
          </w:rPr>
          <w:fldChar w:fldCharType="separate"/>
        </w:r>
        <w:r w:rsidR="00D433E8">
          <w:rPr>
            <w:noProof/>
            <w:webHidden/>
          </w:rPr>
          <w:t>200</w:t>
        </w:r>
        <w:r w:rsidR="00F82E34">
          <w:rPr>
            <w:noProof/>
            <w:webHidden/>
          </w:rPr>
          <w:fldChar w:fldCharType="end"/>
        </w:r>
      </w:hyperlink>
    </w:p>
    <w:p w14:paraId="49E0AAC4" w14:textId="77777777" w:rsidR="00F82E34" w:rsidRPr="00BE3BA1" w:rsidRDefault="00A649E2">
      <w:pPr>
        <w:pStyle w:val="3a"/>
        <w:rPr>
          <w:rFonts w:ascii="Calibri" w:eastAsia="Times New Roman" w:hAnsi="Calibri" w:cs="Arial"/>
          <w:b w:val="0"/>
          <w:noProof/>
          <w:sz w:val="22"/>
          <w:szCs w:val="22"/>
          <w:lang w:val="en-US" w:eastAsia="en-US"/>
        </w:rPr>
      </w:pPr>
      <w:hyperlink w:anchor="_Toc368050538" w:history="1">
        <w:r w:rsidR="00F82E34" w:rsidRPr="00AE7367">
          <w:rPr>
            <w:rStyle w:val="affb"/>
            <w:noProof/>
          </w:rPr>
          <w:t>14.1.8</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IsStrict</w:t>
        </w:r>
        <w:r w:rsidR="00F82E34">
          <w:rPr>
            <w:noProof/>
            <w:webHidden/>
          </w:rPr>
          <w:tab/>
        </w:r>
        <w:r w:rsidR="00F82E34">
          <w:rPr>
            <w:noProof/>
            <w:webHidden/>
          </w:rPr>
          <w:fldChar w:fldCharType="begin"/>
        </w:r>
        <w:r w:rsidR="00F82E34">
          <w:rPr>
            <w:noProof/>
            <w:webHidden/>
          </w:rPr>
          <w:instrText xml:space="preserve"> PAGEREF _Toc368050538 \h </w:instrText>
        </w:r>
        <w:r w:rsidR="00F82E34">
          <w:rPr>
            <w:noProof/>
            <w:webHidden/>
          </w:rPr>
        </w:r>
        <w:r w:rsidR="00F82E34">
          <w:rPr>
            <w:noProof/>
            <w:webHidden/>
          </w:rPr>
          <w:fldChar w:fldCharType="separate"/>
        </w:r>
        <w:r w:rsidR="00D433E8">
          <w:rPr>
            <w:noProof/>
            <w:webHidden/>
          </w:rPr>
          <w:t>201</w:t>
        </w:r>
        <w:r w:rsidR="00F82E34">
          <w:rPr>
            <w:noProof/>
            <w:webHidden/>
          </w:rPr>
          <w:fldChar w:fldCharType="end"/>
        </w:r>
      </w:hyperlink>
    </w:p>
    <w:p w14:paraId="4B03EB02" w14:textId="77777777" w:rsidR="00F82E34" w:rsidRPr="00BE3BA1" w:rsidRDefault="00A649E2">
      <w:pPr>
        <w:pStyle w:val="3a"/>
        <w:rPr>
          <w:rFonts w:ascii="Calibri" w:eastAsia="Times New Roman" w:hAnsi="Calibri" w:cs="Arial"/>
          <w:b w:val="0"/>
          <w:noProof/>
          <w:sz w:val="22"/>
          <w:szCs w:val="22"/>
          <w:lang w:val="en-US" w:eastAsia="en-US"/>
        </w:rPr>
      </w:pPr>
      <w:hyperlink w:anchor="_Toc368050539" w:history="1">
        <w:r w:rsidR="00F82E34" w:rsidRPr="00AE7367">
          <w:rPr>
            <w:rStyle w:val="affb"/>
            <w:noProof/>
          </w:rPr>
          <w:t>14.1.9</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LexicallyDeclaredNames</w:t>
        </w:r>
        <w:r w:rsidR="00F82E34">
          <w:rPr>
            <w:noProof/>
            <w:webHidden/>
          </w:rPr>
          <w:tab/>
        </w:r>
        <w:r w:rsidR="00F82E34">
          <w:rPr>
            <w:noProof/>
            <w:webHidden/>
          </w:rPr>
          <w:fldChar w:fldCharType="begin"/>
        </w:r>
        <w:r w:rsidR="00F82E34">
          <w:rPr>
            <w:noProof/>
            <w:webHidden/>
          </w:rPr>
          <w:instrText xml:space="preserve"> PAGEREF _Toc368050539 \h </w:instrText>
        </w:r>
        <w:r w:rsidR="00F82E34">
          <w:rPr>
            <w:noProof/>
            <w:webHidden/>
          </w:rPr>
        </w:r>
        <w:r w:rsidR="00F82E34">
          <w:rPr>
            <w:noProof/>
            <w:webHidden/>
          </w:rPr>
          <w:fldChar w:fldCharType="separate"/>
        </w:r>
        <w:r w:rsidR="00D433E8">
          <w:rPr>
            <w:noProof/>
            <w:webHidden/>
          </w:rPr>
          <w:t>201</w:t>
        </w:r>
        <w:r w:rsidR="00F82E34">
          <w:rPr>
            <w:noProof/>
            <w:webHidden/>
          </w:rPr>
          <w:fldChar w:fldCharType="end"/>
        </w:r>
      </w:hyperlink>
    </w:p>
    <w:p w14:paraId="705B8257" w14:textId="77777777" w:rsidR="00F82E34" w:rsidRPr="00BE3BA1" w:rsidRDefault="00A649E2">
      <w:pPr>
        <w:pStyle w:val="3a"/>
        <w:rPr>
          <w:rFonts w:ascii="Calibri" w:eastAsia="Times New Roman" w:hAnsi="Calibri" w:cs="Arial"/>
          <w:b w:val="0"/>
          <w:noProof/>
          <w:sz w:val="22"/>
          <w:szCs w:val="22"/>
          <w:lang w:val="en-US" w:eastAsia="en-US"/>
        </w:rPr>
      </w:pPr>
      <w:hyperlink w:anchor="_Toc368050540" w:history="1">
        <w:r w:rsidR="00F82E34" w:rsidRPr="00AE7367">
          <w:rPr>
            <w:rStyle w:val="affb"/>
            <w:noProof/>
          </w:rPr>
          <w:t>14.1.10</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_Toc368050540 \h </w:instrText>
        </w:r>
        <w:r w:rsidR="00F82E34">
          <w:rPr>
            <w:noProof/>
            <w:webHidden/>
          </w:rPr>
        </w:r>
        <w:r w:rsidR="00F82E34">
          <w:rPr>
            <w:noProof/>
            <w:webHidden/>
          </w:rPr>
          <w:fldChar w:fldCharType="separate"/>
        </w:r>
        <w:r w:rsidR="00D433E8">
          <w:rPr>
            <w:noProof/>
            <w:webHidden/>
          </w:rPr>
          <w:t>201</w:t>
        </w:r>
        <w:r w:rsidR="00F82E34">
          <w:rPr>
            <w:noProof/>
            <w:webHidden/>
          </w:rPr>
          <w:fldChar w:fldCharType="end"/>
        </w:r>
      </w:hyperlink>
    </w:p>
    <w:p w14:paraId="01A442EA" w14:textId="77777777" w:rsidR="00F82E34" w:rsidRPr="00BE3BA1" w:rsidRDefault="00A649E2">
      <w:pPr>
        <w:pStyle w:val="3a"/>
        <w:rPr>
          <w:rFonts w:ascii="Calibri" w:eastAsia="Times New Roman" w:hAnsi="Calibri" w:cs="Arial"/>
          <w:b w:val="0"/>
          <w:noProof/>
          <w:sz w:val="22"/>
          <w:szCs w:val="22"/>
          <w:lang w:val="en-US" w:eastAsia="en-US"/>
        </w:rPr>
      </w:pPr>
      <w:hyperlink w:anchor="_Toc368050542" w:history="1">
        <w:r w:rsidR="00F82E34" w:rsidRPr="00AE7367">
          <w:rPr>
            <w:rStyle w:val="affb"/>
            <w:rFonts w:ascii="Helvetica" w:hAnsi="Helvetica"/>
            <w:noProof/>
            <w:spacing w:val="6"/>
          </w:rPr>
          <w:t>14.1.11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BindingInitialisation</w:t>
        </w:r>
        <w:r w:rsidR="00F82E34">
          <w:rPr>
            <w:noProof/>
            <w:webHidden/>
          </w:rPr>
          <w:tab/>
        </w:r>
        <w:r w:rsidR="00F82E34">
          <w:rPr>
            <w:noProof/>
            <w:webHidden/>
          </w:rPr>
          <w:fldChar w:fldCharType="begin"/>
        </w:r>
        <w:r w:rsidR="00F82E34">
          <w:rPr>
            <w:noProof/>
            <w:webHidden/>
          </w:rPr>
          <w:instrText xml:space="preserve"> PAGEREF _Toc368050542 \h </w:instrText>
        </w:r>
        <w:r w:rsidR="00F82E34">
          <w:rPr>
            <w:noProof/>
            <w:webHidden/>
          </w:rPr>
        </w:r>
        <w:r w:rsidR="00F82E34">
          <w:rPr>
            <w:noProof/>
            <w:webHidden/>
          </w:rPr>
          <w:fldChar w:fldCharType="separate"/>
        </w:r>
        <w:r w:rsidR="00D433E8">
          <w:rPr>
            <w:noProof/>
            <w:webHidden/>
          </w:rPr>
          <w:t>202</w:t>
        </w:r>
        <w:r w:rsidR="00F82E34">
          <w:rPr>
            <w:noProof/>
            <w:webHidden/>
          </w:rPr>
          <w:fldChar w:fldCharType="end"/>
        </w:r>
      </w:hyperlink>
    </w:p>
    <w:p w14:paraId="15A7AF80" w14:textId="77777777" w:rsidR="00F82E34" w:rsidRPr="00BE3BA1" w:rsidRDefault="00A649E2">
      <w:pPr>
        <w:pStyle w:val="3a"/>
        <w:rPr>
          <w:rFonts w:ascii="Calibri" w:eastAsia="Times New Roman" w:hAnsi="Calibri" w:cs="Arial"/>
          <w:b w:val="0"/>
          <w:noProof/>
          <w:sz w:val="22"/>
          <w:szCs w:val="22"/>
          <w:lang w:val="en-US" w:eastAsia="en-US"/>
        </w:rPr>
      </w:pPr>
      <w:hyperlink w:anchor="_Toc368050543" w:history="1">
        <w:r w:rsidR="00F82E34" w:rsidRPr="00AE7367">
          <w:rPr>
            <w:rStyle w:val="affb"/>
            <w:noProof/>
          </w:rPr>
          <w:t>14.1.12</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Evaluate</w:t>
        </w:r>
        <w:r w:rsidR="00F82E34" w:rsidRPr="00AE7367">
          <w:rPr>
            <w:rStyle w:val="affb"/>
            <w:noProof/>
            <w:spacing w:val="6"/>
          </w:rPr>
          <w:t>Body</w:t>
        </w:r>
        <w:r w:rsidR="00F82E34">
          <w:rPr>
            <w:noProof/>
            <w:webHidden/>
          </w:rPr>
          <w:tab/>
        </w:r>
        <w:r w:rsidR="00F82E34">
          <w:rPr>
            <w:noProof/>
            <w:webHidden/>
          </w:rPr>
          <w:fldChar w:fldCharType="begin"/>
        </w:r>
        <w:r w:rsidR="00F82E34">
          <w:rPr>
            <w:noProof/>
            <w:webHidden/>
          </w:rPr>
          <w:instrText xml:space="preserve"> PAGEREF _Toc368050543 \h </w:instrText>
        </w:r>
        <w:r w:rsidR="00F82E34">
          <w:rPr>
            <w:noProof/>
            <w:webHidden/>
          </w:rPr>
        </w:r>
        <w:r w:rsidR="00F82E34">
          <w:rPr>
            <w:noProof/>
            <w:webHidden/>
          </w:rPr>
          <w:fldChar w:fldCharType="separate"/>
        </w:r>
        <w:r w:rsidR="00D433E8">
          <w:rPr>
            <w:noProof/>
            <w:webHidden/>
          </w:rPr>
          <w:t>202</w:t>
        </w:r>
        <w:r w:rsidR="00F82E34">
          <w:rPr>
            <w:noProof/>
            <w:webHidden/>
          </w:rPr>
          <w:fldChar w:fldCharType="end"/>
        </w:r>
      </w:hyperlink>
    </w:p>
    <w:p w14:paraId="5D048695" w14:textId="77777777" w:rsidR="00F82E34" w:rsidRPr="00BE3BA1" w:rsidRDefault="00A649E2">
      <w:pPr>
        <w:pStyle w:val="3a"/>
        <w:rPr>
          <w:rFonts w:ascii="Calibri" w:eastAsia="Times New Roman" w:hAnsi="Calibri" w:cs="Arial"/>
          <w:b w:val="0"/>
          <w:noProof/>
          <w:sz w:val="22"/>
          <w:szCs w:val="22"/>
          <w:lang w:val="en-US" w:eastAsia="en-US"/>
        </w:rPr>
      </w:pPr>
      <w:hyperlink w:anchor="_Toc368050544" w:history="1">
        <w:r w:rsidR="00F82E34" w:rsidRPr="00AE7367">
          <w:rPr>
            <w:rStyle w:val="affb"/>
            <w:noProof/>
            <w:spacing w:val="6"/>
          </w:rPr>
          <w:t>14.1.13</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Indexed</w:t>
        </w:r>
        <w:r w:rsidR="00F82E34" w:rsidRPr="00AE7367">
          <w:rPr>
            <w:rStyle w:val="affb"/>
            <w:noProof/>
            <w:spacing w:val="6"/>
          </w:rPr>
          <w:t>BindingInitialisation</w:t>
        </w:r>
        <w:r w:rsidR="00F82E34">
          <w:rPr>
            <w:noProof/>
            <w:webHidden/>
          </w:rPr>
          <w:tab/>
        </w:r>
        <w:r w:rsidR="00F82E34">
          <w:rPr>
            <w:noProof/>
            <w:webHidden/>
          </w:rPr>
          <w:fldChar w:fldCharType="begin"/>
        </w:r>
        <w:r w:rsidR="00F82E34">
          <w:rPr>
            <w:noProof/>
            <w:webHidden/>
          </w:rPr>
          <w:instrText xml:space="preserve"> PAGEREF _Toc368050544 \h </w:instrText>
        </w:r>
        <w:r w:rsidR="00F82E34">
          <w:rPr>
            <w:noProof/>
            <w:webHidden/>
          </w:rPr>
        </w:r>
        <w:r w:rsidR="00F82E34">
          <w:rPr>
            <w:noProof/>
            <w:webHidden/>
          </w:rPr>
          <w:fldChar w:fldCharType="separate"/>
        </w:r>
        <w:r w:rsidR="00D433E8">
          <w:rPr>
            <w:noProof/>
            <w:webHidden/>
          </w:rPr>
          <w:t>203</w:t>
        </w:r>
        <w:r w:rsidR="00F82E34">
          <w:rPr>
            <w:noProof/>
            <w:webHidden/>
          </w:rPr>
          <w:fldChar w:fldCharType="end"/>
        </w:r>
      </w:hyperlink>
    </w:p>
    <w:p w14:paraId="11ABF99B" w14:textId="77777777" w:rsidR="00F82E34" w:rsidRPr="00BE3BA1" w:rsidRDefault="00A649E2">
      <w:pPr>
        <w:pStyle w:val="3a"/>
        <w:rPr>
          <w:rFonts w:ascii="Calibri" w:eastAsia="Times New Roman" w:hAnsi="Calibri" w:cs="Arial"/>
          <w:b w:val="0"/>
          <w:noProof/>
          <w:sz w:val="22"/>
          <w:szCs w:val="22"/>
          <w:lang w:val="en-US" w:eastAsia="en-US"/>
        </w:rPr>
      </w:pPr>
      <w:hyperlink w:anchor="_Toc368050545" w:history="1">
        <w:r w:rsidR="00F82E34" w:rsidRPr="00AE7367">
          <w:rPr>
            <w:rStyle w:val="affb"/>
            <w:noProof/>
          </w:rPr>
          <w:t>14.1.14</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InstantiateFunctionObject</w:t>
        </w:r>
        <w:r w:rsidR="00F82E34">
          <w:rPr>
            <w:noProof/>
            <w:webHidden/>
          </w:rPr>
          <w:tab/>
        </w:r>
        <w:r w:rsidR="00F82E34">
          <w:rPr>
            <w:noProof/>
            <w:webHidden/>
          </w:rPr>
          <w:fldChar w:fldCharType="begin"/>
        </w:r>
        <w:r w:rsidR="00F82E34">
          <w:rPr>
            <w:noProof/>
            <w:webHidden/>
          </w:rPr>
          <w:instrText xml:space="preserve"> PAGEREF _Toc368050545 \h </w:instrText>
        </w:r>
        <w:r w:rsidR="00F82E34">
          <w:rPr>
            <w:noProof/>
            <w:webHidden/>
          </w:rPr>
        </w:r>
        <w:r w:rsidR="00F82E34">
          <w:rPr>
            <w:noProof/>
            <w:webHidden/>
          </w:rPr>
          <w:fldChar w:fldCharType="separate"/>
        </w:r>
        <w:r w:rsidR="00D433E8">
          <w:rPr>
            <w:noProof/>
            <w:webHidden/>
          </w:rPr>
          <w:t>203</w:t>
        </w:r>
        <w:r w:rsidR="00F82E34">
          <w:rPr>
            <w:noProof/>
            <w:webHidden/>
          </w:rPr>
          <w:fldChar w:fldCharType="end"/>
        </w:r>
      </w:hyperlink>
    </w:p>
    <w:p w14:paraId="0D9367A8" w14:textId="77777777" w:rsidR="00F82E34" w:rsidRPr="00BE3BA1" w:rsidRDefault="00A649E2">
      <w:pPr>
        <w:pStyle w:val="3a"/>
        <w:rPr>
          <w:rFonts w:ascii="Calibri" w:eastAsia="Times New Roman" w:hAnsi="Calibri" w:cs="Arial"/>
          <w:b w:val="0"/>
          <w:noProof/>
          <w:sz w:val="22"/>
          <w:szCs w:val="22"/>
          <w:lang w:val="en-US" w:eastAsia="en-US"/>
        </w:rPr>
      </w:pPr>
      <w:hyperlink w:anchor="_Toc368050546" w:history="1">
        <w:r w:rsidR="00F82E34" w:rsidRPr="00AE7367">
          <w:rPr>
            <w:rStyle w:val="affb"/>
            <w:noProof/>
          </w:rPr>
          <w:t>14.1.15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_Toc368050546 \h </w:instrText>
        </w:r>
        <w:r w:rsidR="00F82E34">
          <w:rPr>
            <w:noProof/>
            <w:webHidden/>
          </w:rPr>
        </w:r>
        <w:r w:rsidR="00F82E34">
          <w:rPr>
            <w:noProof/>
            <w:webHidden/>
          </w:rPr>
          <w:fldChar w:fldCharType="separate"/>
        </w:r>
        <w:r w:rsidR="00D433E8">
          <w:rPr>
            <w:noProof/>
            <w:webHidden/>
          </w:rPr>
          <w:t>204</w:t>
        </w:r>
        <w:r w:rsidR="00F82E34">
          <w:rPr>
            <w:noProof/>
            <w:webHidden/>
          </w:rPr>
          <w:fldChar w:fldCharType="end"/>
        </w:r>
      </w:hyperlink>
    </w:p>
    <w:p w14:paraId="6AFC6248" w14:textId="77777777" w:rsidR="00F82E34" w:rsidRPr="00BE3BA1" w:rsidRDefault="00A649E2">
      <w:pPr>
        <w:pStyle w:val="2c"/>
        <w:rPr>
          <w:rFonts w:ascii="Calibri" w:eastAsia="Times New Roman" w:hAnsi="Calibri" w:cs="Arial"/>
          <w:b w:val="0"/>
          <w:noProof/>
          <w:sz w:val="22"/>
          <w:szCs w:val="22"/>
          <w:lang w:val="en-US" w:eastAsia="en-US"/>
        </w:rPr>
      </w:pPr>
      <w:hyperlink w:anchor="_Toc368050547" w:history="1">
        <w:r w:rsidR="00F82E34" w:rsidRPr="00AE7367">
          <w:rPr>
            <w:rStyle w:val="affb"/>
            <w:noProof/>
          </w:rPr>
          <w:t>14.2</w:t>
        </w:r>
        <w:r w:rsidR="00F82E34" w:rsidRPr="00BE3BA1">
          <w:rPr>
            <w:rFonts w:ascii="Calibri" w:eastAsia="Times New Roman" w:hAnsi="Calibri" w:cs="Arial"/>
            <w:b w:val="0"/>
            <w:noProof/>
            <w:sz w:val="22"/>
            <w:szCs w:val="22"/>
            <w:lang w:val="en-US" w:eastAsia="en-US"/>
          </w:rPr>
          <w:tab/>
        </w:r>
        <w:r w:rsidR="00F82E34" w:rsidRPr="00AE7367">
          <w:rPr>
            <w:rStyle w:val="affb"/>
            <w:noProof/>
          </w:rPr>
          <w:t>Arrow Function Definitions</w:t>
        </w:r>
        <w:r w:rsidR="00F82E34">
          <w:rPr>
            <w:noProof/>
            <w:webHidden/>
          </w:rPr>
          <w:tab/>
        </w:r>
        <w:r w:rsidR="00F82E34">
          <w:rPr>
            <w:noProof/>
            <w:webHidden/>
          </w:rPr>
          <w:fldChar w:fldCharType="begin"/>
        </w:r>
        <w:r w:rsidR="00F82E34">
          <w:rPr>
            <w:noProof/>
            <w:webHidden/>
          </w:rPr>
          <w:instrText xml:space="preserve"> PAGEREF _Toc368050547 \h </w:instrText>
        </w:r>
        <w:r w:rsidR="00F82E34">
          <w:rPr>
            <w:noProof/>
            <w:webHidden/>
          </w:rPr>
        </w:r>
        <w:r w:rsidR="00F82E34">
          <w:rPr>
            <w:noProof/>
            <w:webHidden/>
          </w:rPr>
          <w:fldChar w:fldCharType="separate"/>
        </w:r>
        <w:r w:rsidR="00D433E8">
          <w:rPr>
            <w:noProof/>
            <w:webHidden/>
          </w:rPr>
          <w:t>204</w:t>
        </w:r>
        <w:r w:rsidR="00F82E34">
          <w:rPr>
            <w:noProof/>
            <w:webHidden/>
          </w:rPr>
          <w:fldChar w:fldCharType="end"/>
        </w:r>
      </w:hyperlink>
    </w:p>
    <w:p w14:paraId="6F536495" w14:textId="77777777" w:rsidR="00F82E34" w:rsidRPr="00BE3BA1" w:rsidRDefault="00A649E2">
      <w:pPr>
        <w:pStyle w:val="3a"/>
        <w:rPr>
          <w:rFonts w:ascii="Calibri" w:eastAsia="Times New Roman" w:hAnsi="Calibri" w:cs="Arial"/>
          <w:b w:val="0"/>
          <w:noProof/>
          <w:sz w:val="22"/>
          <w:szCs w:val="22"/>
          <w:lang w:val="en-US" w:eastAsia="en-US"/>
        </w:rPr>
      </w:pPr>
      <w:hyperlink w:anchor="_Toc368050549" w:history="1">
        <w:r w:rsidR="00F82E34" w:rsidRPr="00AE7367">
          <w:rPr>
            <w:rStyle w:val="affb"/>
            <w:rFonts w:ascii="Helvetica" w:hAnsi="Helvetica"/>
            <w:noProof/>
          </w:rPr>
          <w:t>14.2.1</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_Toc368050549 \h </w:instrText>
        </w:r>
        <w:r w:rsidR="00F82E34">
          <w:rPr>
            <w:noProof/>
            <w:webHidden/>
          </w:rPr>
        </w:r>
        <w:r w:rsidR="00F82E34">
          <w:rPr>
            <w:noProof/>
            <w:webHidden/>
          </w:rPr>
          <w:fldChar w:fldCharType="separate"/>
        </w:r>
        <w:r w:rsidR="00D433E8">
          <w:rPr>
            <w:noProof/>
            <w:webHidden/>
          </w:rPr>
          <w:t>205</w:t>
        </w:r>
        <w:r w:rsidR="00F82E34">
          <w:rPr>
            <w:noProof/>
            <w:webHidden/>
          </w:rPr>
          <w:fldChar w:fldCharType="end"/>
        </w:r>
      </w:hyperlink>
    </w:p>
    <w:p w14:paraId="6D468EDA" w14:textId="77777777" w:rsidR="00F82E34" w:rsidRPr="00BE3BA1" w:rsidRDefault="00A649E2">
      <w:pPr>
        <w:pStyle w:val="3a"/>
        <w:rPr>
          <w:rFonts w:ascii="Calibri" w:eastAsia="Times New Roman" w:hAnsi="Calibri" w:cs="Arial"/>
          <w:b w:val="0"/>
          <w:noProof/>
          <w:sz w:val="22"/>
          <w:szCs w:val="22"/>
          <w:lang w:val="en-US" w:eastAsia="en-US"/>
        </w:rPr>
      </w:pPr>
      <w:hyperlink w:anchor="_Toc368050550" w:history="1">
        <w:r w:rsidR="00F82E34" w:rsidRPr="00AE7367">
          <w:rPr>
            <w:rStyle w:val="affb"/>
            <w:noProof/>
          </w:rPr>
          <w:t>14.2.2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BoundNames</w:t>
        </w:r>
        <w:r w:rsidR="00F82E34">
          <w:rPr>
            <w:noProof/>
            <w:webHidden/>
          </w:rPr>
          <w:tab/>
        </w:r>
        <w:r w:rsidR="00F82E34">
          <w:rPr>
            <w:noProof/>
            <w:webHidden/>
          </w:rPr>
          <w:fldChar w:fldCharType="begin"/>
        </w:r>
        <w:r w:rsidR="00F82E34">
          <w:rPr>
            <w:noProof/>
            <w:webHidden/>
          </w:rPr>
          <w:instrText xml:space="preserve"> PAGEREF _Toc368050550 \h </w:instrText>
        </w:r>
        <w:r w:rsidR="00F82E34">
          <w:rPr>
            <w:noProof/>
            <w:webHidden/>
          </w:rPr>
        </w:r>
        <w:r w:rsidR="00F82E34">
          <w:rPr>
            <w:noProof/>
            <w:webHidden/>
          </w:rPr>
          <w:fldChar w:fldCharType="separate"/>
        </w:r>
        <w:r w:rsidR="00D433E8">
          <w:rPr>
            <w:noProof/>
            <w:webHidden/>
          </w:rPr>
          <w:t>205</w:t>
        </w:r>
        <w:r w:rsidR="00F82E34">
          <w:rPr>
            <w:noProof/>
            <w:webHidden/>
          </w:rPr>
          <w:fldChar w:fldCharType="end"/>
        </w:r>
      </w:hyperlink>
    </w:p>
    <w:p w14:paraId="46E34299" w14:textId="77777777" w:rsidR="00F82E34" w:rsidRPr="00BE3BA1" w:rsidRDefault="00A649E2">
      <w:pPr>
        <w:pStyle w:val="3a"/>
        <w:rPr>
          <w:rFonts w:ascii="Calibri" w:eastAsia="Times New Roman" w:hAnsi="Calibri" w:cs="Arial"/>
          <w:b w:val="0"/>
          <w:noProof/>
          <w:sz w:val="22"/>
          <w:szCs w:val="22"/>
          <w:lang w:val="en-US" w:eastAsia="en-US"/>
        </w:rPr>
      </w:pPr>
      <w:hyperlink w:anchor="_Toc368050551" w:history="1">
        <w:r w:rsidR="00F82E34" w:rsidRPr="00AE7367">
          <w:rPr>
            <w:rStyle w:val="affb"/>
            <w:noProof/>
          </w:rPr>
          <w:t>14.2.3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Contains</w:t>
        </w:r>
        <w:r w:rsidR="00F82E34">
          <w:rPr>
            <w:noProof/>
            <w:webHidden/>
          </w:rPr>
          <w:tab/>
        </w:r>
        <w:r w:rsidR="00F82E34">
          <w:rPr>
            <w:noProof/>
            <w:webHidden/>
          </w:rPr>
          <w:fldChar w:fldCharType="begin"/>
        </w:r>
        <w:r w:rsidR="00F82E34">
          <w:rPr>
            <w:noProof/>
            <w:webHidden/>
          </w:rPr>
          <w:instrText xml:space="preserve"> PAGEREF _Toc368050551 \h </w:instrText>
        </w:r>
        <w:r w:rsidR="00F82E34">
          <w:rPr>
            <w:noProof/>
            <w:webHidden/>
          </w:rPr>
        </w:r>
        <w:r w:rsidR="00F82E34">
          <w:rPr>
            <w:noProof/>
            <w:webHidden/>
          </w:rPr>
          <w:fldChar w:fldCharType="separate"/>
        </w:r>
        <w:r w:rsidR="00D433E8">
          <w:rPr>
            <w:noProof/>
            <w:webHidden/>
          </w:rPr>
          <w:t>205</w:t>
        </w:r>
        <w:r w:rsidR="00F82E34">
          <w:rPr>
            <w:noProof/>
            <w:webHidden/>
          </w:rPr>
          <w:fldChar w:fldCharType="end"/>
        </w:r>
      </w:hyperlink>
    </w:p>
    <w:p w14:paraId="177EB5BC" w14:textId="77777777" w:rsidR="00F82E34" w:rsidRPr="00BE3BA1" w:rsidRDefault="00A649E2">
      <w:pPr>
        <w:pStyle w:val="3a"/>
        <w:rPr>
          <w:rFonts w:ascii="Calibri" w:eastAsia="Times New Roman" w:hAnsi="Calibri" w:cs="Arial"/>
          <w:b w:val="0"/>
          <w:noProof/>
          <w:sz w:val="22"/>
          <w:szCs w:val="22"/>
          <w:lang w:val="en-US" w:eastAsia="en-US"/>
        </w:rPr>
      </w:pPr>
      <w:hyperlink w:anchor="_Toc368050552" w:history="1">
        <w:r w:rsidR="00F82E34" w:rsidRPr="00AE7367">
          <w:rPr>
            <w:rStyle w:val="affb"/>
            <w:noProof/>
          </w:rPr>
          <w:t>14.2.4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CoveredFormalsList</w:t>
        </w:r>
        <w:r w:rsidR="00F82E34">
          <w:rPr>
            <w:noProof/>
            <w:webHidden/>
          </w:rPr>
          <w:tab/>
        </w:r>
        <w:r w:rsidR="00F82E34">
          <w:rPr>
            <w:noProof/>
            <w:webHidden/>
          </w:rPr>
          <w:fldChar w:fldCharType="begin"/>
        </w:r>
        <w:r w:rsidR="00F82E34">
          <w:rPr>
            <w:noProof/>
            <w:webHidden/>
          </w:rPr>
          <w:instrText xml:space="preserve"> PAGEREF _Toc368050552 \h </w:instrText>
        </w:r>
        <w:r w:rsidR="00F82E34">
          <w:rPr>
            <w:noProof/>
            <w:webHidden/>
          </w:rPr>
        </w:r>
        <w:r w:rsidR="00F82E34">
          <w:rPr>
            <w:noProof/>
            <w:webHidden/>
          </w:rPr>
          <w:fldChar w:fldCharType="separate"/>
        </w:r>
        <w:r w:rsidR="00D433E8">
          <w:rPr>
            <w:noProof/>
            <w:webHidden/>
          </w:rPr>
          <w:t>206</w:t>
        </w:r>
        <w:r w:rsidR="00F82E34">
          <w:rPr>
            <w:noProof/>
            <w:webHidden/>
          </w:rPr>
          <w:fldChar w:fldCharType="end"/>
        </w:r>
      </w:hyperlink>
    </w:p>
    <w:p w14:paraId="730EB214" w14:textId="77777777" w:rsidR="00F82E34" w:rsidRPr="00BE3BA1" w:rsidRDefault="00A649E2">
      <w:pPr>
        <w:pStyle w:val="3a"/>
        <w:rPr>
          <w:rFonts w:ascii="Calibri" w:eastAsia="Times New Roman" w:hAnsi="Calibri" w:cs="Arial"/>
          <w:b w:val="0"/>
          <w:noProof/>
          <w:sz w:val="22"/>
          <w:szCs w:val="22"/>
          <w:lang w:val="en-US" w:eastAsia="en-US"/>
        </w:rPr>
      </w:pPr>
      <w:hyperlink w:anchor="_Toc368050553" w:history="1">
        <w:r w:rsidR="00F82E34" w:rsidRPr="00AE7367">
          <w:rPr>
            <w:rStyle w:val="affb"/>
            <w:noProof/>
          </w:rPr>
          <w:t>14.2.5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ExpectedArgumentCount</w:t>
        </w:r>
        <w:r w:rsidR="00F82E34">
          <w:rPr>
            <w:noProof/>
            <w:webHidden/>
          </w:rPr>
          <w:tab/>
        </w:r>
        <w:r w:rsidR="00F82E34">
          <w:rPr>
            <w:noProof/>
            <w:webHidden/>
          </w:rPr>
          <w:fldChar w:fldCharType="begin"/>
        </w:r>
        <w:r w:rsidR="00F82E34">
          <w:rPr>
            <w:noProof/>
            <w:webHidden/>
          </w:rPr>
          <w:instrText xml:space="preserve"> PAGEREF _Toc368050553 \h </w:instrText>
        </w:r>
        <w:r w:rsidR="00F82E34">
          <w:rPr>
            <w:noProof/>
            <w:webHidden/>
          </w:rPr>
        </w:r>
        <w:r w:rsidR="00F82E34">
          <w:rPr>
            <w:noProof/>
            <w:webHidden/>
          </w:rPr>
          <w:fldChar w:fldCharType="separate"/>
        </w:r>
        <w:r w:rsidR="00D433E8">
          <w:rPr>
            <w:noProof/>
            <w:webHidden/>
          </w:rPr>
          <w:t>206</w:t>
        </w:r>
        <w:r w:rsidR="00F82E34">
          <w:rPr>
            <w:noProof/>
            <w:webHidden/>
          </w:rPr>
          <w:fldChar w:fldCharType="end"/>
        </w:r>
      </w:hyperlink>
    </w:p>
    <w:p w14:paraId="15D29FBB" w14:textId="77777777" w:rsidR="00F82E34" w:rsidRPr="00BE3BA1" w:rsidRDefault="00A649E2">
      <w:pPr>
        <w:pStyle w:val="3a"/>
        <w:rPr>
          <w:rFonts w:ascii="Calibri" w:eastAsia="Times New Roman" w:hAnsi="Calibri" w:cs="Arial"/>
          <w:b w:val="0"/>
          <w:noProof/>
          <w:sz w:val="22"/>
          <w:szCs w:val="22"/>
          <w:lang w:val="en-US" w:eastAsia="en-US"/>
        </w:rPr>
      </w:pPr>
      <w:hyperlink w:anchor="_Toc368050554" w:history="1">
        <w:r w:rsidR="00F82E34" w:rsidRPr="00AE7367">
          <w:rPr>
            <w:rStyle w:val="affb"/>
            <w:noProof/>
          </w:rPr>
          <w:t>14.2.6</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IsSimpleParameterList</w:t>
        </w:r>
        <w:r w:rsidR="00F82E34">
          <w:rPr>
            <w:noProof/>
            <w:webHidden/>
          </w:rPr>
          <w:tab/>
        </w:r>
        <w:r w:rsidR="00F82E34">
          <w:rPr>
            <w:noProof/>
            <w:webHidden/>
          </w:rPr>
          <w:fldChar w:fldCharType="begin"/>
        </w:r>
        <w:r w:rsidR="00F82E34">
          <w:rPr>
            <w:noProof/>
            <w:webHidden/>
          </w:rPr>
          <w:instrText xml:space="preserve"> PAGEREF _Toc368050554 \h </w:instrText>
        </w:r>
        <w:r w:rsidR="00F82E34">
          <w:rPr>
            <w:noProof/>
            <w:webHidden/>
          </w:rPr>
        </w:r>
        <w:r w:rsidR="00F82E34">
          <w:rPr>
            <w:noProof/>
            <w:webHidden/>
          </w:rPr>
          <w:fldChar w:fldCharType="separate"/>
        </w:r>
        <w:r w:rsidR="00D433E8">
          <w:rPr>
            <w:noProof/>
            <w:webHidden/>
          </w:rPr>
          <w:t>206</w:t>
        </w:r>
        <w:r w:rsidR="00F82E34">
          <w:rPr>
            <w:noProof/>
            <w:webHidden/>
          </w:rPr>
          <w:fldChar w:fldCharType="end"/>
        </w:r>
      </w:hyperlink>
    </w:p>
    <w:p w14:paraId="4C468327" w14:textId="77777777" w:rsidR="00F82E34" w:rsidRPr="00BE3BA1" w:rsidRDefault="00A649E2">
      <w:pPr>
        <w:pStyle w:val="3a"/>
        <w:rPr>
          <w:rFonts w:ascii="Calibri" w:eastAsia="Times New Roman" w:hAnsi="Calibri" w:cs="Arial"/>
          <w:b w:val="0"/>
          <w:noProof/>
          <w:sz w:val="22"/>
          <w:szCs w:val="22"/>
          <w:lang w:val="en-US" w:eastAsia="en-US"/>
        </w:rPr>
      </w:pPr>
      <w:hyperlink w:anchor="_Toc368050555" w:history="1">
        <w:r w:rsidR="00F82E34" w:rsidRPr="00AE7367">
          <w:rPr>
            <w:rStyle w:val="affb"/>
            <w:noProof/>
          </w:rPr>
          <w:t>14.2.7</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LexicallyDeclaredNames</w:t>
        </w:r>
        <w:r w:rsidR="00F82E34">
          <w:rPr>
            <w:noProof/>
            <w:webHidden/>
          </w:rPr>
          <w:tab/>
        </w:r>
        <w:r w:rsidR="00F82E34">
          <w:rPr>
            <w:noProof/>
            <w:webHidden/>
          </w:rPr>
          <w:fldChar w:fldCharType="begin"/>
        </w:r>
        <w:r w:rsidR="00F82E34">
          <w:rPr>
            <w:noProof/>
            <w:webHidden/>
          </w:rPr>
          <w:instrText xml:space="preserve"> PAGEREF _Toc368050555 \h </w:instrText>
        </w:r>
        <w:r w:rsidR="00F82E34">
          <w:rPr>
            <w:noProof/>
            <w:webHidden/>
          </w:rPr>
        </w:r>
        <w:r w:rsidR="00F82E34">
          <w:rPr>
            <w:noProof/>
            <w:webHidden/>
          </w:rPr>
          <w:fldChar w:fldCharType="separate"/>
        </w:r>
        <w:r w:rsidR="00D433E8">
          <w:rPr>
            <w:noProof/>
            <w:webHidden/>
          </w:rPr>
          <w:t>206</w:t>
        </w:r>
        <w:r w:rsidR="00F82E34">
          <w:rPr>
            <w:noProof/>
            <w:webHidden/>
          </w:rPr>
          <w:fldChar w:fldCharType="end"/>
        </w:r>
      </w:hyperlink>
    </w:p>
    <w:p w14:paraId="48224E2D" w14:textId="77777777" w:rsidR="00F82E34" w:rsidRPr="00BE3BA1" w:rsidRDefault="00A649E2">
      <w:pPr>
        <w:pStyle w:val="3a"/>
        <w:rPr>
          <w:rFonts w:ascii="Calibri" w:eastAsia="Times New Roman" w:hAnsi="Calibri" w:cs="Arial"/>
          <w:b w:val="0"/>
          <w:noProof/>
          <w:sz w:val="22"/>
          <w:szCs w:val="22"/>
          <w:lang w:val="en-US" w:eastAsia="en-US"/>
        </w:rPr>
      </w:pPr>
      <w:hyperlink w:anchor="_Toc368050557" w:history="1">
        <w:r w:rsidR="00F82E34" w:rsidRPr="00AE7367">
          <w:rPr>
            <w:rStyle w:val="affb"/>
            <w:rFonts w:ascii="Helvetica" w:hAnsi="Helvetica"/>
            <w:noProof/>
            <w:spacing w:val="6"/>
          </w:rPr>
          <w:t>14.2.8</w:t>
        </w:r>
        <w:r w:rsidR="00F82E34" w:rsidRPr="00BE3BA1">
          <w:rPr>
            <w:rFonts w:ascii="Calibri" w:eastAsia="Times New Roman" w:hAnsi="Calibri" w:cs="Arial"/>
            <w:b w:val="0"/>
            <w:noProof/>
            <w:sz w:val="22"/>
            <w:szCs w:val="22"/>
            <w:lang w:val="en-US" w:eastAsia="en-US"/>
          </w:rPr>
          <w:tab/>
        </w:r>
        <w:r w:rsidR="00F82E34" w:rsidRPr="00AE7367">
          <w:rPr>
            <w:rStyle w:val="affb"/>
            <w:rFonts w:ascii="Helvetica" w:hAnsi="Helvetica"/>
            <w:noProof/>
          </w:rPr>
          <w:t xml:space="preserve">Runtime Semantics: </w:t>
        </w:r>
        <w:r w:rsidR="00F82E34" w:rsidRPr="00AE7367">
          <w:rPr>
            <w:rStyle w:val="affb"/>
            <w:rFonts w:ascii="Helvetica" w:hAnsi="Helvetica"/>
            <w:noProof/>
            <w:spacing w:val="6"/>
          </w:rPr>
          <w:t>BindingInitialisation</w:t>
        </w:r>
        <w:r w:rsidR="00F82E34">
          <w:rPr>
            <w:noProof/>
            <w:webHidden/>
          </w:rPr>
          <w:tab/>
        </w:r>
        <w:r w:rsidR="00F82E34">
          <w:rPr>
            <w:noProof/>
            <w:webHidden/>
          </w:rPr>
          <w:fldChar w:fldCharType="begin"/>
        </w:r>
        <w:r w:rsidR="00F82E34">
          <w:rPr>
            <w:noProof/>
            <w:webHidden/>
          </w:rPr>
          <w:instrText xml:space="preserve"> PAGEREF _Toc368050557 \h </w:instrText>
        </w:r>
        <w:r w:rsidR="00F82E34">
          <w:rPr>
            <w:noProof/>
            <w:webHidden/>
          </w:rPr>
        </w:r>
        <w:r w:rsidR="00F82E34">
          <w:rPr>
            <w:noProof/>
            <w:webHidden/>
          </w:rPr>
          <w:fldChar w:fldCharType="separate"/>
        </w:r>
        <w:r w:rsidR="00D433E8">
          <w:rPr>
            <w:noProof/>
            <w:webHidden/>
          </w:rPr>
          <w:t>206</w:t>
        </w:r>
        <w:r w:rsidR="00F82E34">
          <w:rPr>
            <w:noProof/>
            <w:webHidden/>
          </w:rPr>
          <w:fldChar w:fldCharType="end"/>
        </w:r>
      </w:hyperlink>
    </w:p>
    <w:p w14:paraId="671DFA79" w14:textId="77777777" w:rsidR="00F82E34" w:rsidRPr="00BE3BA1" w:rsidRDefault="00A649E2">
      <w:pPr>
        <w:pStyle w:val="3a"/>
        <w:rPr>
          <w:rFonts w:ascii="Calibri" w:eastAsia="Times New Roman" w:hAnsi="Calibri" w:cs="Arial"/>
          <w:b w:val="0"/>
          <w:noProof/>
          <w:sz w:val="22"/>
          <w:szCs w:val="22"/>
          <w:lang w:val="en-US" w:eastAsia="en-US"/>
        </w:rPr>
      </w:pPr>
      <w:hyperlink w:anchor="_Toc368050558" w:history="1">
        <w:r w:rsidR="00F82E34" w:rsidRPr="00AE7367">
          <w:rPr>
            <w:rStyle w:val="affb"/>
            <w:noProof/>
          </w:rPr>
          <w:t>14.2.9</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Evaluate</w:t>
        </w:r>
        <w:r w:rsidR="00F82E34" w:rsidRPr="00AE7367">
          <w:rPr>
            <w:rStyle w:val="affb"/>
            <w:noProof/>
            <w:spacing w:val="6"/>
          </w:rPr>
          <w:t>Body</w:t>
        </w:r>
        <w:r w:rsidR="00F82E34">
          <w:rPr>
            <w:noProof/>
            <w:webHidden/>
          </w:rPr>
          <w:tab/>
        </w:r>
        <w:r w:rsidR="00F82E34">
          <w:rPr>
            <w:noProof/>
            <w:webHidden/>
          </w:rPr>
          <w:fldChar w:fldCharType="begin"/>
        </w:r>
        <w:r w:rsidR="00F82E34">
          <w:rPr>
            <w:noProof/>
            <w:webHidden/>
          </w:rPr>
          <w:instrText xml:space="preserve"> PAGEREF _Toc368050558 \h </w:instrText>
        </w:r>
        <w:r w:rsidR="00F82E34">
          <w:rPr>
            <w:noProof/>
            <w:webHidden/>
          </w:rPr>
        </w:r>
        <w:r w:rsidR="00F82E34">
          <w:rPr>
            <w:noProof/>
            <w:webHidden/>
          </w:rPr>
          <w:fldChar w:fldCharType="separate"/>
        </w:r>
        <w:r w:rsidR="00D433E8">
          <w:rPr>
            <w:noProof/>
            <w:webHidden/>
          </w:rPr>
          <w:t>207</w:t>
        </w:r>
        <w:r w:rsidR="00F82E34">
          <w:rPr>
            <w:noProof/>
            <w:webHidden/>
          </w:rPr>
          <w:fldChar w:fldCharType="end"/>
        </w:r>
      </w:hyperlink>
    </w:p>
    <w:p w14:paraId="041EE3E7" w14:textId="77777777" w:rsidR="00F82E34" w:rsidRPr="00BE3BA1" w:rsidRDefault="00A649E2">
      <w:pPr>
        <w:pStyle w:val="3a"/>
        <w:rPr>
          <w:rFonts w:ascii="Calibri" w:eastAsia="Times New Roman" w:hAnsi="Calibri" w:cs="Arial"/>
          <w:b w:val="0"/>
          <w:noProof/>
          <w:sz w:val="22"/>
          <w:szCs w:val="22"/>
          <w:lang w:val="en-US" w:eastAsia="en-US"/>
        </w:rPr>
      </w:pPr>
      <w:hyperlink w:anchor="_Toc368050559" w:history="1">
        <w:r w:rsidR="00F82E34" w:rsidRPr="00AE7367">
          <w:rPr>
            <w:rStyle w:val="affb"/>
            <w:noProof/>
          </w:rPr>
          <w:t>14.2.10</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_Toc368050559 \h </w:instrText>
        </w:r>
        <w:r w:rsidR="00F82E34">
          <w:rPr>
            <w:noProof/>
            <w:webHidden/>
          </w:rPr>
        </w:r>
        <w:r w:rsidR="00F82E34">
          <w:rPr>
            <w:noProof/>
            <w:webHidden/>
          </w:rPr>
          <w:fldChar w:fldCharType="separate"/>
        </w:r>
        <w:r w:rsidR="00D433E8">
          <w:rPr>
            <w:noProof/>
            <w:webHidden/>
          </w:rPr>
          <w:t>207</w:t>
        </w:r>
        <w:r w:rsidR="00F82E34">
          <w:rPr>
            <w:noProof/>
            <w:webHidden/>
          </w:rPr>
          <w:fldChar w:fldCharType="end"/>
        </w:r>
      </w:hyperlink>
    </w:p>
    <w:p w14:paraId="3019D6A2" w14:textId="77777777" w:rsidR="00F82E34" w:rsidRPr="00BE3BA1" w:rsidRDefault="00A649E2">
      <w:pPr>
        <w:pStyle w:val="2c"/>
        <w:rPr>
          <w:rFonts w:ascii="Calibri" w:eastAsia="Times New Roman" w:hAnsi="Calibri" w:cs="Arial"/>
          <w:b w:val="0"/>
          <w:noProof/>
          <w:sz w:val="22"/>
          <w:szCs w:val="22"/>
          <w:lang w:val="en-US" w:eastAsia="en-US"/>
        </w:rPr>
      </w:pPr>
      <w:hyperlink w:anchor="_Toc368050560" w:history="1">
        <w:r w:rsidR="00F82E34" w:rsidRPr="00AE7367">
          <w:rPr>
            <w:rStyle w:val="affb"/>
            <w:noProof/>
          </w:rPr>
          <w:t>14.3</w:t>
        </w:r>
        <w:r w:rsidR="00F82E34" w:rsidRPr="00BE3BA1">
          <w:rPr>
            <w:rFonts w:ascii="Calibri" w:eastAsia="Times New Roman" w:hAnsi="Calibri" w:cs="Arial"/>
            <w:b w:val="0"/>
            <w:noProof/>
            <w:sz w:val="22"/>
            <w:szCs w:val="22"/>
            <w:lang w:val="en-US" w:eastAsia="en-US"/>
          </w:rPr>
          <w:tab/>
        </w:r>
        <w:r w:rsidR="00F82E34" w:rsidRPr="00AE7367">
          <w:rPr>
            <w:rStyle w:val="affb"/>
            <w:noProof/>
          </w:rPr>
          <w:t>Method Definitions</w:t>
        </w:r>
        <w:r w:rsidR="00F82E34">
          <w:rPr>
            <w:noProof/>
            <w:webHidden/>
          </w:rPr>
          <w:tab/>
        </w:r>
        <w:r w:rsidR="00F82E34">
          <w:rPr>
            <w:noProof/>
            <w:webHidden/>
          </w:rPr>
          <w:fldChar w:fldCharType="begin"/>
        </w:r>
        <w:r w:rsidR="00F82E34">
          <w:rPr>
            <w:noProof/>
            <w:webHidden/>
          </w:rPr>
          <w:instrText xml:space="preserve"> PAGEREF _Toc368050560 \h </w:instrText>
        </w:r>
        <w:r w:rsidR="00F82E34">
          <w:rPr>
            <w:noProof/>
            <w:webHidden/>
          </w:rPr>
        </w:r>
        <w:r w:rsidR="00F82E34">
          <w:rPr>
            <w:noProof/>
            <w:webHidden/>
          </w:rPr>
          <w:fldChar w:fldCharType="separate"/>
        </w:r>
        <w:r w:rsidR="00D433E8">
          <w:rPr>
            <w:noProof/>
            <w:webHidden/>
          </w:rPr>
          <w:t>208</w:t>
        </w:r>
        <w:r w:rsidR="00F82E34">
          <w:rPr>
            <w:noProof/>
            <w:webHidden/>
          </w:rPr>
          <w:fldChar w:fldCharType="end"/>
        </w:r>
      </w:hyperlink>
    </w:p>
    <w:p w14:paraId="6A4BC3CA" w14:textId="77777777" w:rsidR="00F82E34" w:rsidRPr="00BE3BA1" w:rsidRDefault="00A649E2">
      <w:pPr>
        <w:pStyle w:val="3a"/>
        <w:rPr>
          <w:rFonts w:ascii="Calibri" w:eastAsia="Times New Roman" w:hAnsi="Calibri" w:cs="Arial"/>
          <w:b w:val="0"/>
          <w:noProof/>
          <w:sz w:val="22"/>
          <w:szCs w:val="22"/>
          <w:lang w:val="en-US" w:eastAsia="en-US"/>
        </w:rPr>
      </w:pPr>
      <w:hyperlink w:anchor="_Toc368050562" w:history="1">
        <w:r w:rsidR="00F82E34" w:rsidRPr="00AE7367">
          <w:rPr>
            <w:rStyle w:val="affb"/>
            <w:noProof/>
          </w:rPr>
          <w:t>14.3.1</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_Toc368050562 \h </w:instrText>
        </w:r>
        <w:r w:rsidR="00F82E34">
          <w:rPr>
            <w:noProof/>
            <w:webHidden/>
          </w:rPr>
        </w:r>
        <w:r w:rsidR="00F82E34">
          <w:rPr>
            <w:noProof/>
            <w:webHidden/>
          </w:rPr>
          <w:fldChar w:fldCharType="separate"/>
        </w:r>
        <w:r w:rsidR="00D433E8">
          <w:rPr>
            <w:noProof/>
            <w:webHidden/>
          </w:rPr>
          <w:t>208</w:t>
        </w:r>
        <w:r w:rsidR="00F82E34">
          <w:rPr>
            <w:noProof/>
            <w:webHidden/>
          </w:rPr>
          <w:fldChar w:fldCharType="end"/>
        </w:r>
      </w:hyperlink>
    </w:p>
    <w:p w14:paraId="77A30C66" w14:textId="77777777" w:rsidR="00F82E34" w:rsidRPr="00BE3BA1" w:rsidRDefault="00A649E2">
      <w:pPr>
        <w:pStyle w:val="3a"/>
        <w:rPr>
          <w:rFonts w:ascii="Calibri" w:eastAsia="Times New Roman" w:hAnsi="Calibri" w:cs="Arial"/>
          <w:b w:val="0"/>
          <w:noProof/>
          <w:sz w:val="22"/>
          <w:szCs w:val="22"/>
          <w:lang w:val="en-US" w:eastAsia="en-US"/>
        </w:rPr>
      </w:pPr>
      <w:hyperlink w:anchor="_Toc368050563" w:history="1">
        <w:r w:rsidR="00F82E34" w:rsidRPr="00AE7367">
          <w:rPr>
            <w:rStyle w:val="affb"/>
            <w:noProof/>
          </w:rPr>
          <w:t>14.3.2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ExpectedArgumentCount</w:t>
        </w:r>
        <w:r w:rsidR="00F82E34">
          <w:rPr>
            <w:noProof/>
            <w:webHidden/>
          </w:rPr>
          <w:tab/>
        </w:r>
        <w:r w:rsidR="00F82E34">
          <w:rPr>
            <w:noProof/>
            <w:webHidden/>
          </w:rPr>
          <w:fldChar w:fldCharType="begin"/>
        </w:r>
        <w:r w:rsidR="00F82E34">
          <w:rPr>
            <w:noProof/>
            <w:webHidden/>
          </w:rPr>
          <w:instrText xml:space="preserve"> PAGEREF _Toc368050563 \h </w:instrText>
        </w:r>
        <w:r w:rsidR="00F82E34">
          <w:rPr>
            <w:noProof/>
            <w:webHidden/>
          </w:rPr>
        </w:r>
        <w:r w:rsidR="00F82E34">
          <w:rPr>
            <w:noProof/>
            <w:webHidden/>
          </w:rPr>
          <w:fldChar w:fldCharType="separate"/>
        </w:r>
        <w:r w:rsidR="00D433E8">
          <w:rPr>
            <w:noProof/>
            <w:webHidden/>
          </w:rPr>
          <w:t>208</w:t>
        </w:r>
        <w:r w:rsidR="00F82E34">
          <w:rPr>
            <w:noProof/>
            <w:webHidden/>
          </w:rPr>
          <w:fldChar w:fldCharType="end"/>
        </w:r>
      </w:hyperlink>
    </w:p>
    <w:p w14:paraId="451F9419" w14:textId="77777777" w:rsidR="00F82E34" w:rsidRPr="00BE3BA1" w:rsidRDefault="00A649E2">
      <w:pPr>
        <w:pStyle w:val="3a"/>
        <w:rPr>
          <w:rFonts w:ascii="Calibri" w:eastAsia="Times New Roman" w:hAnsi="Calibri" w:cs="Arial"/>
          <w:b w:val="0"/>
          <w:noProof/>
          <w:sz w:val="22"/>
          <w:szCs w:val="22"/>
          <w:lang w:val="en-US" w:eastAsia="en-US"/>
        </w:rPr>
      </w:pPr>
      <w:hyperlink w:anchor="_Toc368050564" w:history="1">
        <w:r w:rsidR="00F82E34" w:rsidRPr="00AE7367">
          <w:rPr>
            <w:rStyle w:val="affb"/>
            <w:noProof/>
          </w:rPr>
          <w:t>14.3.3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IsSimpleParameterList</w:t>
        </w:r>
        <w:r w:rsidR="00F82E34">
          <w:rPr>
            <w:noProof/>
            <w:webHidden/>
          </w:rPr>
          <w:tab/>
        </w:r>
        <w:r w:rsidR="00F82E34">
          <w:rPr>
            <w:noProof/>
            <w:webHidden/>
          </w:rPr>
          <w:fldChar w:fldCharType="begin"/>
        </w:r>
        <w:r w:rsidR="00F82E34">
          <w:rPr>
            <w:noProof/>
            <w:webHidden/>
          </w:rPr>
          <w:instrText xml:space="preserve"> PAGEREF _Toc368050564 \h </w:instrText>
        </w:r>
        <w:r w:rsidR="00F82E34">
          <w:rPr>
            <w:noProof/>
            <w:webHidden/>
          </w:rPr>
        </w:r>
        <w:r w:rsidR="00F82E34">
          <w:rPr>
            <w:noProof/>
            <w:webHidden/>
          </w:rPr>
          <w:fldChar w:fldCharType="separate"/>
        </w:r>
        <w:r w:rsidR="00D433E8">
          <w:rPr>
            <w:noProof/>
            <w:webHidden/>
          </w:rPr>
          <w:t>208</w:t>
        </w:r>
        <w:r w:rsidR="00F82E34">
          <w:rPr>
            <w:noProof/>
            <w:webHidden/>
          </w:rPr>
          <w:fldChar w:fldCharType="end"/>
        </w:r>
      </w:hyperlink>
    </w:p>
    <w:p w14:paraId="67816469" w14:textId="77777777" w:rsidR="00F82E34" w:rsidRPr="00BE3BA1" w:rsidRDefault="00A649E2">
      <w:pPr>
        <w:pStyle w:val="3a"/>
        <w:rPr>
          <w:rFonts w:ascii="Calibri" w:eastAsia="Times New Roman" w:hAnsi="Calibri" w:cs="Arial"/>
          <w:b w:val="0"/>
          <w:noProof/>
          <w:sz w:val="22"/>
          <w:szCs w:val="22"/>
          <w:lang w:val="en-US" w:eastAsia="en-US"/>
        </w:rPr>
      </w:pPr>
      <w:hyperlink w:anchor="_Toc368050565" w:history="1">
        <w:r w:rsidR="00F82E34" w:rsidRPr="00AE7367">
          <w:rPr>
            <w:rStyle w:val="affb"/>
            <w:noProof/>
          </w:rPr>
          <w:t>14.3.4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rFonts w:ascii="Helvetica" w:hAnsi="Helvetica"/>
            <w:noProof/>
          </w:rPr>
          <w:t>PropName</w:t>
        </w:r>
        <w:r w:rsidR="00F82E34">
          <w:rPr>
            <w:noProof/>
            <w:webHidden/>
          </w:rPr>
          <w:tab/>
        </w:r>
        <w:r w:rsidR="00F82E34">
          <w:rPr>
            <w:noProof/>
            <w:webHidden/>
          </w:rPr>
          <w:fldChar w:fldCharType="begin"/>
        </w:r>
        <w:r w:rsidR="00F82E34">
          <w:rPr>
            <w:noProof/>
            <w:webHidden/>
          </w:rPr>
          <w:instrText xml:space="preserve"> PAGEREF _Toc368050565 \h </w:instrText>
        </w:r>
        <w:r w:rsidR="00F82E34">
          <w:rPr>
            <w:noProof/>
            <w:webHidden/>
          </w:rPr>
        </w:r>
        <w:r w:rsidR="00F82E34">
          <w:rPr>
            <w:noProof/>
            <w:webHidden/>
          </w:rPr>
          <w:fldChar w:fldCharType="separate"/>
        </w:r>
        <w:r w:rsidR="00D433E8">
          <w:rPr>
            <w:noProof/>
            <w:webHidden/>
          </w:rPr>
          <w:t>209</w:t>
        </w:r>
        <w:r w:rsidR="00F82E34">
          <w:rPr>
            <w:noProof/>
            <w:webHidden/>
          </w:rPr>
          <w:fldChar w:fldCharType="end"/>
        </w:r>
      </w:hyperlink>
    </w:p>
    <w:p w14:paraId="69F60E79" w14:textId="77777777" w:rsidR="00F82E34" w:rsidRPr="00BE3BA1" w:rsidRDefault="00A649E2">
      <w:pPr>
        <w:pStyle w:val="3a"/>
        <w:rPr>
          <w:rFonts w:ascii="Calibri" w:eastAsia="Times New Roman" w:hAnsi="Calibri" w:cs="Arial"/>
          <w:b w:val="0"/>
          <w:noProof/>
          <w:sz w:val="22"/>
          <w:szCs w:val="22"/>
          <w:lang w:val="en-US" w:eastAsia="en-US"/>
        </w:rPr>
      </w:pPr>
      <w:hyperlink w:anchor="_Toc368050566" w:history="1">
        <w:r w:rsidR="00F82E34" w:rsidRPr="00AE7367">
          <w:rPr>
            <w:rStyle w:val="affb"/>
            <w:noProof/>
          </w:rPr>
          <w:t>14.3.5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rFonts w:cs="Arial"/>
            <w:noProof/>
          </w:rPr>
          <w:t>ReferencesSuper</w:t>
        </w:r>
        <w:r w:rsidR="00F82E34">
          <w:rPr>
            <w:noProof/>
            <w:webHidden/>
          </w:rPr>
          <w:tab/>
        </w:r>
        <w:r w:rsidR="00F82E34">
          <w:rPr>
            <w:noProof/>
            <w:webHidden/>
          </w:rPr>
          <w:fldChar w:fldCharType="begin"/>
        </w:r>
        <w:r w:rsidR="00F82E34">
          <w:rPr>
            <w:noProof/>
            <w:webHidden/>
          </w:rPr>
          <w:instrText xml:space="preserve"> PAGEREF _Toc368050566 \h </w:instrText>
        </w:r>
        <w:r w:rsidR="00F82E34">
          <w:rPr>
            <w:noProof/>
            <w:webHidden/>
          </w:rPr>
        </w:r>
        <w:r w:rsidR="00F82E34">
          <w:rPr>
            <w:noProof/>
            <w:webHidden/>
          </w:rPr>
          <w:fldChar w:fldCharType="separate"/>
        </w:r>
        <w:r w:rsidR="00D433E8">
          <w:rPr>
            <w:noProof/>
            <w:webHidden/>
          </w:rPr>
          <w:t>209</w:t>
        </w:r>
        <w:r w:rsidR="00F82E34">
          <w:rPr>
            <w:noProof/>
            <w:webHidden/>
          </w:rPr>
          <w:fldChar w:fldCharType="end"/>
        </w:r>
      </w:hyperlink>
    </w:p>
    <w:p w14:paraId="1F961B3D" w14:textId="77777777" w:rsidR="00F82E34" w:rsidRPr="00BE3BA1" w:rsidRDefault="00A649E2">
      <w:pPr>
        <w:pStyle w:val="3a"/>
        <w:rPr>
          <w:rFonts w:ascii="Calibri" w:eastAsia="Times New Roman" w:hAnsi="Calibri" w:cs="Arial"/>
          <w:b w:val="0"/>
          <w:noProof/>
          <w:sz w:val="22"/>
          <w:szCs w:val="22"/>
          <w:lang w:val="en-US" w:eastAsia="en-US"/>
        </w:rPr>
      </w:pPr>
      <w:hyperlink w:anchor="_Toc368050567" w:history="1">
        <w:r w:rsidR="00F82E34" w:rsidRPr="00AE7367">
          <w:rPr>
            <w:rStyle w:val="affb"/>
            <w:noProof/>
          </w:rPr>
          <w:t>14.3.6</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rFonts w:cs="Arial"/>
            <w:noProof/>
          </w:rPr>
          <w:t>SpecialMethod</w:t>
        </w:r>
        <w:r w:rsidR="00F82E34">
          <w:rPr>
            <w:noProof/>
            <w:webHidden/>
          </w:rPr>
          <w:tab/>
        </w:r>
        <w:r w:rsidR="00F82E34">
          <w:rPr>
            <w:noProof/>
            <w:webHidden/>
          </w:rPr>
          <w:fldChar w:fldCharType="begin"/>
        </w:r>
        <w:r w:rsidR="00F82E34">
          <w:rPr>
            <w:noProof/>
            <w:webHidden/>
          </w:rPr>
          <w:instrText xml:space="preserve"> PAGEREF _Toc368050567 \h </w:instrText>
        </w:r>
        <w:r w:rsidR="00F82E34">
          <w:rPr>
            <w:noProof/>
            <w:webHidden/>
          </w:rPr>
        </w:r>
        <w:r w:rsidR="00F82E34">
          <w:rPr>
            <w:noProof/>
            <w:webHidden/>
          </w:rPr>
          <w:fldChar w:fldCharType="separate"/>
        </w:r>
        <w:r w:rsidR="00D433E8">
          <w:rPr>
            <w:noProof/>
            <w:webHidden/>
          </w:rPr>
          <w:t>209</w:t>
        </w:r>
        <w:r w:rsidR="00F82E34">
          <w:rPr>
            <w:noProof/>
            <w:webHidden/>
          </w:rPr>
          <w:fldChar w:fldCharType="end"/>
        </w:r>
      </w:hyperlink>
    </w:p>
    <w:p w14:paraId="5C9FC07C" w14:textId="77777777" w:rsidR="00F82E34" w:rsidRPr="00BE3BA1" w:rsidRDefault="00A649E2">
      <w:pPr>
        <w:pStyle w:val="3a"/>
        <w:rPr>
          <w:rFonts w:ascii="Calibri" w:eastAsia="Times New Roman" w:hAnsi="Calibri" w:cs="Arial"/>
          <w:b w:val="0"/>
          <w:noProof/>
          <w:sz w:val="22"/>
          <w:szCs w:val="22"/>
          <w:lang w:val="en-US" w:eastAsia="en-US"/>
        </w:rPr>
      </w:pPr>
      <w:hyperlink w:anchor="_Toc368050569" w:history="1">
        <w:r w:rsidR="00F82E34" w:rsidRPr="00AE7367">
          <w:rPr>
            <w:rStyle w:val="affb"/>
            <w:noProof/>
          </w:rPr>
          <w:t>14.3.7</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PropertyDefinition</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_Toc368050569 \h </w:instrText>
        </w:r>
        <w:r w:rsidR="00F82E34">
          <w:rPr>
            <w:noProof/>
            <w:webHidden/>
          </w:rPr>
        </w:r>
        <w:r w:rsidR="00F82E34">
          <w:rPr>
            <w:noProof/>
            <w:webHidden/>
          </w:rPr>
          <w:fldChar w:fldCharType="separate"/>
        </w:r>
        <w:r w:rsidR="00D433E8">
          <w:rPr>
            <w:noProof/>
            <w:webHidden/>
          </w:rPr>
          <w:t>209</w:t>
        </w:r>
        <w:r w:rsidR="00F82E34">
          <w:rPr>
            <w:noProof/>
            <w:webHidden/>
          </w:rPr>
          <w:fldChar w:fldCharType="end"/>
        </w:r>
      </w:hyperlink>
    </w:p>
    <w:p w14:paraId="77A84044" w14:textId="77777777" w:rsidR="00F82E34" w:rsidRPr="00BE3BA1" w:rsidRDefault="00A649E2">
      <w:pPr>
        <w:pStyle w:val="2c"/>
        <w:rPr>
          <w:rFonts w:ascii="Calibri" w:eastAsia="Times New Roman" w:hAnsi="Calibri" w:cs="Arial"/>
          <w:b w:val="0"/>
          <w:noProof/>
          <w:sz w:val="22"/>
          <w:szCs w:val="22"/>
          <w:lang w:val="en-US" w:eastAsia="en-US"/>
        </w:rPr>
      </w:pPr>
      <w:hyperlink w:anchor="_Toc368050570" w:history="1">
        <w:r w:rsidR="00F82E34" w:rsidRPr="00AE7367">
          <w:rPr>
            <w:rStyle w:val="affb"/>
            <w:noProof/>
          </w:rPr>
          <w:t>14.4</w:t>
        </w:r>
        <w:r w:rsidR="00F82E34" w:rsidRPr="00BE3BA1">
          <w:rPr>
            <w:rFonts w:ascii="Calibri" w:eastAsia="Times New Roman" w:hAnsi="Calibri" w:cs="Arial"/>
            <w:b w:val="0"/>
            <w:noProof/>
            <w:sz w:val="22"/>
            <w:szCs w:val="22"/>
            <w:lang w:val="en-US" w:eastAsia="en-US"/>
          </w:rPr>
          <w:tab/>
        </w:r>
        <w:r w:rsidR="00F82E34" w:rsidRPr="00AE7367">
          <w:rPr>
            <w:rStyle w:val="affb"/>
            <w:noProof/>
          </w:rPr>
          <w:t>Generator Function Definitions</w:t>
        </w:r>
        <w:r w:rsidR="00F82E34">
          <w:rPr>
            <w:noProof/>
            <w:webHidden/>
          </w:rPr>
          <w:tab/>
        </w:r>
        <w:r w:rsidR="00F82E34">
          <w:rPr>
            <w:noProof/>
            <w:webHidden/>
          </w:rPr>
          <w:fldChar w:fldCharType="begin"/>
        </w:r>
        <w:r w:rsidR="00F82E34">
          <w:rPr>
            <w:noProof/>
            <w:webHidden/>
          </w:rPr>
          <w:instrText xml:space="preserve"> PAGEREF _Toc368050570 \h </w:instrText>
        </w:r>
        <w:r w:rsidR="00F82E34">
          <w:rPr>
            <w:noProof/>
            <w:webHidden/>
          </w:rPr>
        </w:r>
        <w:r w:rsidR="00F82E34">
          <w:rPr>
            <w:noProof/>
            <w:webHidden/>
          </w:rPr>
          <w:fldChar w:fldCharType="separate"/>
        </w:r>
        <w:r w:rsidR="00D433E8">
          <w:rPr>
            <w:noProof/>
            <w:webHidden/>
          </w:rPr>
          <w:t>211</w:t>
        </w:r>
        <w:r w:rsidR="00F82E34">
          <w:rPr>
            <w:noProof/>
            <w:webHidden/>
          </w:rPr>
          <w:fldChar w:fldCharType="end"/>
        </w:r>
      </w:hyperlink>
    </w:p>
    <w:p w14:paraId="0CB66E23" w14:textId="77777777" w:rsidR="00F82E34" w:rsidRPr="00BE3BA1" w:rsidRDefault="00A649E2">
      <w:pPr>
        <w:pStyle w:val="3a"/>
        <w:rPr>
          <w:rFonts w:ascii="Calibri" w:eastAsia="Times New Roman" w:hAnsi="Calibri" w:cs="Arial"/>
          <w:b w:val="0"/>
          <w:noProof/>
          <w:sz w:val="22"/>
          <w:szCs w:val="22"/>
          <w:lang w:val="en-US" w:eastAsia="en-US"/>
        </w:rPr>
      </w:pPr>
      <w:hyperlink w:anchor="_Toc368050572" w:history="1">
        <w:r w:rsidR="00F82E34" w:rsidRPr="00AE7367">
          <w:rPr>
            <w:rStyle w:val="affb"/>
            <w:noProof/>
          </w:rPr>
          <w:t>14.4.1</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_Toc368050572 \h </w:instrText>
        </w:r>
        <w:r w:rsidR="00F82E34">
          <w:rPr>
            <w:noProof/>
            <w:webHidden/>
          </w:rPr>
        </w:r>
        <w:r w:rsidR="00F82E34">
          <w:rPr>
            <w:noProof/>
            <w:webHidden/>
          </w:rPr>
          <w:fldChar w:fldCharType="separate"/>
        </w:r>
        <w:r w:rsidR="00D433E8">
          <w:rPr>
            <w:noProof/>
            <w:webHidden/>
          </w:rPr>
          <w:t>211</w:t>
        </w:r>
        <w:r w:rsidR="00F82E34">
          <w:rPr>
            <w:noProof/>
            <w:webHidden/>
          </w:rPr>
          <w:fldChar w:fldCharType="end"/>
        </w:r>
      </w:hyperlink>
    </w:p>
    <w:p w14:paraId="4DABEAE3" w14:textId="77777777" w:rsidR="00F82E34" w:rsidRPr="00BE3BA1" w:rsidRDefault="00A649E2">
      <w:pPr>
        <w:pStyle w:val="3a"/>
        <w:rPr>
          <w:rFonts w:ascii="Calibri" w:eastAsia="Times New Roman" w:hAnsi="Calibri" w:cs="Arial"/>
          <w:b w:val="0"/>
          <w:noProof/>
          <w:sz w:val="22"/>
          <w:szCs w:val="22"/>
          <w:lang w:val="en-US" w:eastAsia="en-US"/>
        </w:rPr>
      </w:pPr>
      <w:hyperlink w:anchor="_Toc368050573" w:history="1">
        <w:r w:rsidR="00F82E34" w:rsidRPr="00AE7367">
          <w:rPr>
            <w:rStyle w:val="affb"/>
            <w:noProof/>
          </w:rPr>
          <w:t>14.4.2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BoundNames</w:t>
        </w:r>
        <w:r w:rsidR="00F82E34">
          <w:rPr>
            <w:noProof/>
            <w:webHidden/>
          </w:rPr>
          <w:tab/>
        </w:r>
        <w:r w:rsidR="00F82E34">
          <w:rPr>
            <w:noProof/>
            <w:webHidden/>
          </w:rPr>
          <w:fldChar w:fldCharType="begin"/>
        </w:r>
        <w:r w:rsidR="00F82E34">
          <w:rPr>
            <w:noProof/>
            <w:webHidden/>
          </w:rPr>
          <w:instrText xml:space="preserve"> PAGEREF _Toc368050573 \h </w:instrText>
        </w:r>
        <w:r w:rsidR="00F82E34">
          <w:rPr>
            <w:noProof/>
            <w:webHidden/>
          </w:rPr>
        </w:r>
        <w:r w:rsidR="00F82E34">
          <w:rPr>
            <w:noProof/>
            <w:webHidden/>
          </w:rPr>
          <w:fldChar w:fldCharType="separate"/>
        </w:r>
        <w:r w:rsidR="00D433E8">
          <w:rPr>
            <w:noProof/>
            <w:webHidden/>
          </w:rPr>
          <w:t>212</w:t>
        </w:r>
        <w:r w:rsidR="00F82E34">
          <w:rPr>
            <w:noProof/>
            <w:webHidden/>
          </w:rPr>
          <w:fldChar w:fldCharType="end"/>
        </w:r>
      </w:hyperlink>
    </w:p>
    <w:p w14:paraId="575EECD1" w14:textId="77777777" w:rsidR="00F82E34" w:rsidRPr="00BE3BA1" w:rsidRDefault="00A649E2">
      <w:pPr>
        <w:pStyle w:val="3a"/>
        <w:rPr>
          <w:rFonts w:ascii="Calibri" w:eastAsia="Times New Roman" w:hAnsi="Calibri" w:cs="Arial"/>
          <w:b w:val="0"/>
          <w:noProof/>
          <w:sz w:val="22"/>
          <w:szCs w:val="22"/>
          <w:lang w:val="en-US" w:eastAsia="en-US"/>
        </w:rPr>
      </w:pPr>
      <w:hyperlink w:anchor="_Toc368050574" w:history="1">
        <w:r w:rsidR="00F82E34" w:rsidRPr="00AE7367">
          <w:rPr>
            <w:rStyle w:val="affb"/>
            <w:noProof/>
          </w:rPr>
          <w:t>14.4.3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Contains</w:t>
        </w:r>
        <w:r w:rsidR="00F82E34">
          <w:rPr>
            <w:noProof/>
            <w:webHidden/>
          </w:rPr>
          <w:tab/>
        </w:r>
        <w:r w:rsidR="00F82E34">
          <w:rPr>
            <w:noProof/>
            <w:webHidden/>
          </w:rPr>
          <w:fldChar w:fldCharType="begin"/>
        </w:r>
        <w:r w:rsidR="00F82E34">
          <w:rPr>
            <w:noProof/>
            <w:webHidden/>
          </w:rPr>
          <w:instrText xml:space="preserve"> PAGEREF _Toc368050574 \h </w:instrText>
        </w:r>
        <w:r w:rsidR="00F82E34">
          <w:rPr>
            <w:noProof/>
            <w:webHidden/>
          </w:rPr>
        </w:r>
        <w:r w:rsidR="00F82E34">
          <w:rPr>
            <w:noProof/>
            <w:webHidden/>
          </w:rPr>
          <w:fldChar w:fldCharType="separate"/>
        </w:r>
        <w:r w:rsidR="00D433E8">
          <w:rPr>
            <w:noProof/>
            <w:webHidden/>
          </w:rPr>
          <w:t>212</w:t>
        </w:r>
        <w:r w:rsidR="00F82E34">
          <w:rPr>
            <w:noProof/>
            <w:webHidden/>
          </w:rPr>
          <w:fldChar w:fldCharType="end"/>
        </w:r>
      </w:hyperlink>
    </w:p>
    <w:p w14:paraId="6FAFEC68" w14:textId="77777777" w:rsidR="00F82E34" w:rsidRPr="00BE3BA1" w:rsidRDefault="00A649E2">
      <w:pPr>
        <w:pStyle w:val="3a"/>
        <w:rPr>
          <w:rFonts w:ascii="Calibri" w:eastAsia="Times New Roman" w:hAnsi="Calibri" w:cs="Arial"/>
          <w:b w:val="0"/>
          <w:noProof/>
          <w:sz w:val="22"/>
          <w:szCs w:val="22"/>
          <w:lang w:val="en-US" w:eastAsia="en-US"/>
        </w:rPr>
      </w:pPr>
      <w:hyperlink w:anchor="_Toc368050575" w:history="1">
        <w:r w:rsidR="00F82E34" w:rsidRPr="00AE7367">
          <w:rPr>
            <w:rStyle w:val="affb"/>
            <w:noProof/>
          </w:rPr>
          <w:t>14.4.4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IsConstantDeclaration</w:t>
        </w:r>
        <w:r w:rsidR="00F82E34">
          <w:rPr>
            <w:noProof/>
            <w:webHidden/>
          </w:rPr>
          <w:tab/>
        </w:r>
        <w:r w:rsidR="00F82E34">
          <w:rPr>
            <w:noProof/>
            <w:webHidden/>
          </w:rPr>
          <w:fldChar w:fldCharType="begin"/>
        </w:r>
        <w:r w:rsidR="00F82E34">
          <w:rPr>
            <w:noProof/>
            <w:webHidden/>
          </w:rPr>
          <w:instrText xml:space="preserve"> PAGEREF _Toc368050575 \h </w:instrText>
        </w:r>
        <w:r w:rsidR="00F82E34">
          <w:rPr>
            <w:noProof/>
            <w:webHidden/>
          </w:rPr>
        </w:r>
        <w:r w:rsidR="00F82E34">
          <w:rPr>
            <w:noProof/>
            <w:webHidden/>
          </w:rPr>
          <w:fldChar w:fldCharType="separate"/>
        </w:r>
        <w:r w:rsidR="00D433E8">
          <w:rPr>
            <w:noProof/>
            <w:webHidden/>
          </w:rPr>
          <w:t>212</w:t>
        </w:r>
        <w:r w:rsidR="00F82E34">
          <w:rPr>
            <w:noProof/>
            <w:webHidden/>
          </w:rPr>
          <w:fldChar w:fldCharType="end"/>
        </w:r>
      </w:hyperlink>
    </w:p>
    <w:p w14:paraId="4B0D53DB" w14:textId="77777777" w:rsidR="00F82E34" w:rsidRPr="00BE3BA1" w:rsidRDefault="00A649E2">
      <w:pPr>
        <w:pStyle w:val="3a"/>
        <w:rPr>
          <w:rFonts w:ascii="Calibri" w:eastAsia="Times New Roman" w:hAnsi="Calibri" w:cs="Arial"/>
          <w:b w:val="0"/>
          <w:noProof/>
          <w:sz w:val="22"/>
          <w:szCs w:val="22"/>
          <w:lang w:val="en-US" w:eastAsia="en-US"/>
        </w:rPr>
      </w:pPr>
      <w:hyperlink w:anchor="_Toc368050576" w:history="1">
        <w:r w:rsidR="00F82E34" w:rsidRPr="00AE7367">
          <w:rPr>
            <w:rStyle w:val="affb"/>
            <w:noProof/>
          </w:rPr>
          <w:t>14.4.5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LexicallyDeclaredNames</w:t>
        </w:r>
        <w:r w:rsidR="00F82E34">
          <w:rPr>
            <w:noProof/>
            <w:webHidden/>
          </w:rPr>
          <w:tab/>
        </w:r>
        <w:r w:rsidR="00F82E34">
          <w:rPr>
            <w:noProof/>
            <w:webHidden/>
          </w:rPr>
          <w:fldChar w:fldCharType="begin"/>
        </w:r>
        <w:r w:rsidR="00F82E34">
          <w:rPr>
            <w:noProof/>
            <w:webHidden/>
          </w:rPr>
          <w:instrText xml:space="preserve"> PAGEREF _Toc368050576 \h </w:instrText>
        </w:r>
        <w:r w:rsidR="00F82E34">
          <w:rPr>
            <w:noProof/>
            <w:webHidden/>
          </w:rPr>
        </w:r>
        <w:r w:rsidR="00F82E34">
          <w:rPr>
            <w:noProof/>
            <w:webHidden/>
          </w:rPr>
          <w:fldChar w:fldCharType="separate"/>
        </w:r>
        <w:r w:rsidR="00D433E8">
          <w:rPr>
            <w:noProof/>
            <w:webHidden/>
          </w:rPr>
          <w:t>212</w:t>
        </w:r>
        <w:r w:rsidR="00F82E34">
          <w:rPr>
            <w:noProof/>
            <w:webHidden/>
          </w:rPr>
          <w:fldChar w:fldCharType="end"/>
        </w:r>
      </w:hyperlink>
    </w:p>
    <w:p w14:paraId="5956DEFC" w14:textId="77777777" w:rsidR="00F82E34" w:rsidRPr="00BE3BA1" w:rsidRDefault="00A649E2">
      <w:pPr>
        <w:pStyle w:val="3a"/>
        <w:rPr>
          <w:rFonts w:ascii="Calibri" w:eastAsia="Times New Roman" w:hAnsi="Calibri" w:cs="Arial"/>
          <w:b w:val="0"/>
          <w:noProof/>
          <w:sz w:val="22"/>
          <w:szCs w:val="22"/>
          <w:lang w:val="en-US" w:eastAsia="en-US"/>
        </w:rPr>
      </w:pPr>
      <w:hyperlink w:anchor="_Toc368050577" w:history="1">
        <w:r w:rsidR="00F82E34" w:rsidRPr="00AE7367">
          <w:rPr>
            <w:rStyle w:val="affb"/>
            <w:noProof/>
          </w:rPr>
          <w:t>14.4.6</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rFonts w:cs="Arial"/>
            <w:noProof/>
          </w:rPr>
          <w:t>PropName</w:t>
        </w:r>
        <w:r w:rsidR="00F82E34">
          <w:rPr>
            <w:noProof/>
            <w:webHidden/>
          </w:rPr>
          <w:tab/>
        </w:r>
        <w:r w:rsidR="00F82E34">
          <w:rPr>
            <w:noProof/>
            <w:webHidden/>
          </w:rPr>
          <w:fldChar w:fldCharType="begin"/>
        </w:r>
        <w:r w:rsidR="00F82E34">
          <w:rPr>
            <w:noProof/>
            <w:webHidden/>
          </w:rPr>
          <w:instrText xml:space="preserve"> PAGEREF _Toc368050577 \h </w:instrText>
        </w:r>
        <w:r w:rsidR="00F82E34">
          <w:rPr>
            <w:noProof/>
            <w:webHidden/>
          </w:rPr>
        </w:r>
        <w:r w:rsidR="00F82E34">
          <w:rPr>
            <w:noProof/>
            <w:webHidden/>
          </w:rPr>
          <w:fldChar w:fldCharType="separate"/>
        </w:r>
        <w:r w:rsidR="00D433E8">
          <w:rPr>
            <w:noProof/>
            <w:webHidden/>
          </w:rPr>
          <w:t>212</w:t>
        </w:r>
        <w:r w:rsidR="00F82E34">
          <w:rPr>
            <w:noProof/>
            <w:webHidden/>
          </w:rPr>
          <w:fldChar w:fldCharType="end"/>
        </w:r>
      </w:hyperlink>
    </w:p>
    <w:p w14:paraId="74B54EFF" w14:textId="77777777" w:rsidR="00F82E34" w:rsidRPr="00BE3BA1" w:rsidRDefault="00A649E2">
      <w:pPr>
        <w:pStyle w:val="3a"/>
        <w:rPr>
          <w:rFonts w:ascii="Calibri" w:eastAsia="Times New Roman" w:hAnsi="Calibri" w:cs="Arial"/>
          <w:b w:val="0"/>
          <w:noProof/>
          <w:sz w:val="22"/>
          <w:szCs w:val="22"/>
          <w:lang w:val="en-US" w:eastAsia="en-US"/>
        </w:rPr>
      </w:pPr>
      <w:hyperlink w:anchor="_Toc368050578" w:history="1">
        <w:r w:rsidR="00F82E34" w:rsidRPr="00AE7367">
          <w:rPr>
            <w:rStyle w:val="affb"/>
            <w:noProof/>
          </w:rPr>
          <w:t>14.4.7</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rFonts w:cs="Arial"/>
            <w:noProof/>
          </w:rPr>
          <w:t>ReferencesSuper</w:t>
        </w:r>
        <w:r w:rsidR="00F82E34">
          <w:rPr>
            <w:noProof/>
            <w:webHidden/>
          </w:rPr>
          <w:tab/>
        </w:r>
        <w:r w:rsidR="00F82E34">
          <w:rPr>
            <w:noProof/>
            <w:webHidden/>
          </w:rPr>
          <w:fldChar w:fldCharType="begin"/>
        </w:r>
        <w:r w:rsidR="00F82E34">
          <w:rPr>
            <w:noProof/>
            <w:webHidden/>
          </w:rPr>
          <w:instrText xml:space="preserve"> PAGEREF _Toc368050578 \h </w:instrText>
        </w:r>
        <w:r w:rsidR="00F82E34">
          <w:rPr>
            <w:noProof/>
            <w:webHidden/>
          </w:rPr>
        </w:r>
        <w:r w:rsidR="00F82E34">
          <w:rPr>
            <w:noProof/>
            <w:webHidden/>
          </w:rPr>
          <w:fldChar w:fldCharType="separate"/>
        </w:r>
        <w:r w:rsidR="00D433E8">
          <w:rPr>
            <w:noProof/>
            <w:webHidden/>
          </w:rPr>
          <w:t>212</w:t>
        </w:r>
        <w:r w:rsidR="00F82E34">
          <w:rPr>
            <w:noProof/>
            <w:webHidden/>
          </w:rPr>
          <w:fldChar w:fldCharType="end"/>
        </w:r>
      </w:hyperlink>
    </w:p>
    <w:p w14:paraId="6AA48A97" w14:textId="77777777" w:rsidR="00F82E34" w:rsidRPr="00BE3BA1" w:rsidRDefault="00A649E2">
      <w:pPr>
        <w:pStyle w:val="3a"/>
        <w:rPr>
          <w:rFonts w:ascii="Calibri" w:eastAsia="Times New Roman" w:hAnsi="Calibri" w:cs="Arial"/>
          <w:b w:val="0"/>
          <w:noProof/>
          <w:sz w:val="22"/>
          <w:szCs w:val="22"/>
          <w:lang w:val="en-US" w:eastAsia="en-US"/>
        </w:rPr>
      </w:pPr>
      <w:hyperlink w:anchor="_Toc368050579" w:history="1">
        <w:r w:rsidR="00F82E34" w:rsidRPr="00AE7367">
          <w:rPr>
            <w:rStyle w:val="affb"/>
            <w:noProof/>
          </w:rPr>
          <w:t>14.4.8</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_Toc368050579 \h </w:instrText>
        </w:r>
        <w:r w:rsidR="00F82E34">
          <w:rPr>
            <w:noProof/>
            <w:webHidden/>
          </w:rPr>
        </w:r>
        <w:r w:rsidR="00F82E34">
          <w:rPr>
            <w:noProof/>
            <w:webHidden/>
          </w:rPr>
          <w:fldChar w:fldCharType="separate"/>
        </w:r>
        <w:r w:rsidR="00D433E8">
          <w:rPr>
            <w:noProof/>
            <w:webHidden/>
          </w:rPr>
          <w:t>213</w:t>
        </w:r>
        <w:r w:rsidR="00F82E34">
          <w:rPr>
            <w:noProof/>
            <w:webHidden/>
          </w:rPr>
          <w:fldChar w:fldCharType="end"/>
        </w:r>
      </w:hyperlink>
    </w:p>
    <w:p w14:paraId="4565A9BB" w14:textId="77777777" w:rsidR="00F82E34" w:rsidRPr="00BE3BA1" w:rsidRDefault="00A649E2">
      <w:pPr>
        <w:pStyle w:val="3a"/>
        <w:rPr>
          <w:rFonts w:ascii="Calibri" w:eastAsia="Times New Roman" w:hAnsi="Calibri" w:cs="Arial"/>
          <w:b w:val="0"/>
          <w:noProof/>
          <w:sz w:val="22"/>
          <w:szCs w:val="22"/>
          <w:lang w:val="en-US" w:eastAsia="en-US"/>
        </w:rPr>
      </w:pPr>
      <w:hyperlink w:anchor="_Toc368050582" w:history="1">
        <w:r w:rsidR="00F82E34" w:rsidRPr="00AE7367">
          <w:rPr>
            <w:rStyle w:val="affb"/>
            <w:noProof/>
          </w:rPr>
          <w:t>14.4.9</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Evaluate</w:t>
        </w:r>
        <w:r w:rsidR="00F82E34" w:rsidRPr="00AE7367">
          <w:rPr>
            <w:rStyle w:val="affb"/>
            <w:noProof/>
            <w:spacing w:val="6"/>
          </w:rPr>
          <w:t>Body</w:t>
        </w:r>
        <w:r w:rsidR="00F82E34">
          <w:rPr>
            <w:noProof/>
            <w:webHidden/>
          </w:rPr>
          <w:tab/>
        </w:r>
        <w:r w:rsidR="00F82E34">
          <w:rPr>
            <w:noProof/>
            <w:webHidden/>
          </w:rPr>
          <w:fldChar w:fldCharType="begin"/>
        </w:r>
        <w:r w:rsidR="00F82E34">
          <w:rPr>
            <w:noProof/>
            <w:webHidden/>
          </w:rPr>
          <w:instrText xml:space="preserve"> PAGEREF _Toc368050582 \h </w:instrText>
        </w:r>
        <w:r w:rsidR="00F82E34">
          <w:rPr>
            <w:noProof/>
            <w:webHidden/>
          </w:rPr>
        </w:r>
        <w:r w:rsidR="00F82E34">
          <w:rPr>
            <w:noProof/>
            <w:webHidden/>
          </w:rPr>
          <w:fldChar w:fldCharType="separate"/>
        </w:r>
        <w:r w:rsidR="00D433E8">
          <w:rPr>
            <w:noProof/>
            <w:webHidden/>
          </w:rPr>
          <w:t>213</w:t>
        </w:r>
        <w:r w:rsidR="00F82E34">
          <w:rPr>
            <w:noProof/>
            <w:webHidden/>
          </w:rPr>
          <w:fldChar w:fldCharType="end"/>
        </w:r>
      </w:hyperlink>
    </w:p>
    <w:p w14:paraId="682D53D5" w14:textId="77777777" w:rsidR="00F82E34" w:rsidRPr="00BE3BA1" w:rsidRDefault="00A649E2">
      <w:pPr>
        <w:pStyle w:val="3a"/>
        <w:rPr>
          <w:rFonts w:ascii="Calibri" w:eastAsia="Times New Roman" w:hAnsi="Calibri" w:cs="Arial"/>
          <w:b w:val="0"/>
          <w:noProof/>
          <w:sz w:val="22"/>
          <w:szCs w:val="22"/>
          <w:lang w:val="en-US" w:eastAsia="en-US"/>
        </w:rPr>
      </w:pPr>
      <w:hyperlink w:anchor="_Toc368050583" w:history="1">
        <w:r w:rsidR="00F82E34" w:rsidRPr="00AE7367">
          <w:rPr>
            <w:rStyle w:val="affb"/>
            <w:noProof/>
          </w:rPr>
          <w:t>14.4.10</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InstantiateFunctionObject</w:t>
        </w:r>
        <w:r w:rsidR="00F82E34">
          <w:rPr>
            <w:noProof/>
            <w:webHidden/>
          </w:rPr>
          <w:tab/>
        </w:r>
        <w:r w:rsidR="00F82E34">
          <w:rPr>
            <w:noProof/>
            <w:webHidden/>
          </w:rPr>
          <w:fldChar w:fldCharType="begin"/>
        </w:r>
        <w:r w:rsidR="00F82E34">
          <w:rPr>
            <w:noProof/>
            <w:webHidden/>
          </w:rPr>
          <w:instrText xml:space="preserve"> PAGEREF _Toc368050583 \h </w:instrText>
        </w:r>
        <w:r w:rsidR="00F82E34">
          <w:rPr>
            <w:noProof/>
            <w:webHidden/>
          </w:rPr>
        </w:r>
        <w:r w:rsidR="00F82E34">
          <w:rPr>
            <w:noProof/>
            <w:webHidden/>
          </w:rPr>
          <w:fldChar w:fldCharType="separate"/>
        </w:r>
        <w:r w:rsidR="00D433E8">
          <w:rPr>
            <w:noProof/>
            <w:webHidden/>
          </w:rPr>
          <w:t>213</w:t>
        </w:r>
        <w:r w:rsidR="00F82E34">
          <w:rPr>
            <w:noProof/>
            <w:webHidden/>
          </w:rPr>
          <w:fldChar w:fldCharType="end"/>
        </w:r>
      </w:hyperlink>
    </w:p>
    <w:p w14:paraId="2DF5F79C" w14:textId="77777777" w:rsidR="00F82E34" w:rsidRPr="00BE3BA1" w:rsidRDefault="00A649E2">
      <w:pPr>
        <w:pStyle w:val="3a"/>
        <w:rPr>
          <w:rFonts w:ascii="Calibri" w:eastAsia="Times New Roman" w:hAnsi="Calibri" w:cs="Arial"/>
          <w:b w:val="0"/>
          <w:noProof/>
          <w:sz w:val="22"/>
          <w:szCs w:val="22"/>
          <w:lang w:val="en-US" w:eastAsia="en-US"/>
        </w:rPr>
      </w:pPr>
      <w:hyperlink w:anchor="_Toc368050584" w:history="1">
        <w:r w:rsidR="00F82E34" w:rsidRPr="00AE7367">
          <w:rPr>
            <w:rStyle w:val="affb"/>
            <w:noProof/>
          </w:rPr>
          <w:t>14.4.11</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PropertyDefinition</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_Toc368050584 \h </w:instrText>
        </w:r>
        <w:r w:rsidR="00F82E34">
          <w:rPr>
            <w:noProof/>
            <w:webHidden/>
          </w:rPr>
        </w:r>
        <w:r w:rsidR="00F82E34">
          <w:rPr>
            <w:noProof/>
            <w:webHidden/>
          </w:rPr>
          <w:fldChar w:fldCharType="separate"/>
        </w:r>
        <w:r w:rsidR="00D433E8">
          <w:rPr>
            <w:noProof/>
            <w:webHidden/>
          </w:rPr>
          <w:t>213</w:t>
        </w:r>
        <w:r w:rsidR="00F82E34">
          <w:rPr>
            <w:noProof/>
            <w:webHidden/>
          </w:rPr>
          <w:fldChar w:fldCharType="end"/>
        </w:r>
      </w:hyperlink>
    </w:p>
    <w:p w14:paraId="5028DE5B" w14:textId="77777777" w:rsidR="00F82E34" w:rsidRPr="00BE3BA1" w:rsidRDefault="00A649E2">
      <w:pPr>
        <w:pStyle w:val="3a"/>
        <w:rPr>
          <w:rFonts w:ascii="Calibri" w:eastAsia="Times New Roman" w:hAnsi="Calibri" w:cs="Arial"/>
          <w:b w:val="0"/>
          <w:noProof/>
          <w:sz w:val="22"/>
          <w:szCs w:val="22"/>
          <w:lang w:val="en-US" w:eastAsia="en-US"/>
        </w:rPr>
      </w:pPr>
      <w:hyperlink w:anchor="_Toc368050585" w:history="1">
        <w:r w:rsidR="00F82E34" w:rsidRPr="00AE7367">
          <w:rPr>
            <w:rStyle w:val="affb"/>
            <w:noProof/>
          </w:rPr>
          <w:t>14.4.12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_Toc368050585 \h </w:instrText>
        </w:r>
        <w:r w:rsidR="00F82E34">
          <w:rPr>
            <w:noProof/>
            <w:webHidden/>
          </w:rPr>
        </w:r>
        <w:r w:rsidR="00F82E34">
          <w:rPr>
            <w:noProof/>
            <w:webHidden/>
          </w:rPr>
          <w:fldChar w:fldCharType="separate"/>
        </w:r>
        <w:r w:rsidR="00D433E8">
          <w:rPr>
            <w:noProof/>
            <w:webHidden/>
          </w:rPr>
          <w:t>214</w:t>
        </w:r>
        <w:r w:rsidR="00F82E34">
          <w:rPr>
            <w:noProof/>
            <w:webHidden/>
          </w:rPr>
          <w:fldChar w:fldCharType="end"/>
        </w:r>
      </w:hyperlink>
    </w:p>
    <w:p w14:paraId="4AE73C39" w14:textId="77777777" w:rsidR="00F82E34" w:rsidRPr="00BE3BA1" w:rsidRDefault="00A649E2">
      <w:pPr>
        <w:pStyle w:val="2c"/>
        <w:rPr>
          <w:rFonts w:ascii="Calibri" w:eastAsia="Times New Roman" w:hAnsi="Calibri" w:cs="Arial"/>
          <w:b w:val="0"/>
          <w:noProof/>
          <w:sz w:val="22"/>
          <w:szCs w:val="22"/>
          <w:lang w:val="en-US" w:eastAsia="en-US"/>
        </w:rPr>
      </w:pPr>
      <w:hyperlink w:anchor="_Toc368050586" w:history="1">
        <w:r w:rsidR="00F82E34" w:rsidRPr="00AE7367">
          <w:rPr>
            <w:rStyle w:val="affb"/>
            <w:noProof/>
          </w:rPr>
          <w:t>14.5</w:t>
        </w:r>
        <w:r w:rsidR="00F82E34" w:rsidRPr="00BE3BA1">
          <w:rPr>
            <w:rFonts w:ascii="Calibri" w:eastAsia="Times New Roman" w:hAnsi="Calibri" w:cs="Arial"/>
            <w:b w:val="0"/>
            <w:noProof/>
            <w:sz w:val="22"/>
            <w:szCs w:val="22"/>
            <w:lang w:val="en-US" w:eastAsia="en-US"/>
          </w:rPr>
          <w:tab/>
        </w:r>
        <w:r w:rsidR="00F82E34" w:rsidRPr="00AE7367">
          <w:rPr>
            <w:rStyle w:val="affb"/>
            <w:noProof/>
          </w:rPr>
          <w:t>Class Definitions</w:t>
        </w:r>
        <w:r w:rsidR="00F82E34">
          <w:rPr>
            <w:noProof/>
            <w:webHidden/>
          </w:rPr>
          <w:tab/>
        </w:r>
        <w:r w:rsidR="00F82E34">
          <w:rPr>
            <w:noProof/>
            <w:webHidden/>
          </w:rPr>
          <w:fldChar w:fldCharType="begin"/>
        </w:r>
        <w:r w:rsidR="00F82E34">
          <w:rPr>
            <w:noProof/>
            <w:webHidden/>
          </w:rPr>
          <w:instrText xml:space="preserve"> PAGEREF _Toc368050586 \h </w:instrText>
        </w:r>
        <w:r w:rsidR="00F82E34">
          <w:rPr>
            <w:noProof/>
            <w:webHidden/>
          </w:rPr>
        </w:r>
        <w:r w:rsidR="00F82E34">
          <w:rPr>
            <w:noProof/>
            <w:webHidden/>
          </w:rPr>
          <w:fldChar w:fldCharType="separate"/>
        </w:r>
        <w:r w:rsidR="00D433E8">
          <w:rPr>
            <w:noProof/>
            <w:webHidden/>
          </w:rPr>
          <w:t>215</w:t>
        </w:r>
        <w:r w:rsidR="00F82E34">
          <w:rPr>
            <w:noProof/>
            <w:webHidden/>
          </w:rPr>
          <w:fldChar w:fldCharType="end"/>
        </w:r>
      </w:hyperlink>
    </w:p>
    <w:p w14:paraId="23FE3784" w14:textId="77777777" w:rsidR="00F82E34" w:rsidRPr="00BE3BA1" w:rsidRDefault="00A649E2">
      <w:pPr>
        <w:pStyle w:val="3a"/>
        <w:rPr>
          <w:rFonts w:ascii="Calibri" w:eastAsia="Times New Roman" w:hAnsi="Calibri" w:cs="Arial"/>
          <w:b w:val="0"/>
          <w:noProof/>
          <w:sz w:val="22"/>
          <w:szCs w:val="22"/>
          <w:lang w:val="en-US" w:eastAsia="en-US"/>
        </w:rPr>
      </w:pPr>
      <w:hyperlink w:anchor="_Toc368050588" w:history="1">
        <w:r w:rsidR="00F82E34" w:rsidRPr="00AE7367">
          <w:rPr>
            <w:rStyle w:val="affb"/>
            <w:noProof/>
          </w:rPr>
          <w:t>14.5.1</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_Toc368050588 \h </w:instrText>
        </w:r>
        <w:r w:rsidR="00F82E34">
          <w:rPr>
            <w:noProof/>
            <w:webHidden/>
          </w:rPr>
        </w:r>
        <w:r w:rsidR="00F82E34">
          <w:rPr>
            <w:noProof/>
            <w:webHidden/>
          </w:rPr>
          <w:fldChar w:fldCharType="separate"/>
        </w:r>
        <w:r w:rsidR="00D433E8">
          <w:rPr>
            <w:noProof/>
            <w:webHidden/>
          </w:rPr>
          <w:t>216</w:t>
        </w:r>
        <w:r w:rsidR="00F82E34">
          <w:rPr>
            <w:noProof/>
            <w:webHidden/>
          </w:rPr>
          <w:fldChar w:fldCharType="end"/>
        </w:r>
      </w:hyperlink>
    </w:p>
    <w:p w14:paraId="6AA49080" w14:textId="77777777" w:rsidR="00F82E34" w:rsidRPr="00BE3BA1" w:rsidRDefault="00A649E2">
      <w:pPr>
        <w:pStyle w:val="3a"/>
        <w:rPr>
          <w:rFonts w:ascii="Calibri" w:eastAsia="Times New Roman" w:hAnsi="Calibri" w:cs="Arial"/>
          <w:b w:val="0"/>
          <w:noProof/>
          <w:sz w:val="22"/>
          <w:szCs w:val="22"/>
          <w:lang w:val="en-US" w:eastAsia="en-US"/>
        </w:rPr>
      </w:pPr>
      <w:hyperlink w:anchor="_Toc368050589" w:history="1">
        <w:r w:rsidR="00F82E34" w:rsidRPr="00AE7367">
          <w:rPr>
            <w:rStyle w:val="affb"/>
            <w:noProof/>
          </w:rPr>
          <w:t>14.5.2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BoundNames</w:t>
        </w:r>
        <w:r w:rsidR="00F82E34">
          <w:rPr>
            <w:noProof/>
            <w:webHidden/>
          </w:rPr>
          <w:tab/>
        </w:r>
        <w:r w:rsidR="00F82E34">
          <w:rPr>
            <w:noProof/>
            <w:webHidden/>
          </w:rPr>
          <w:fldChar w:fldCharType="begin"/>
        </w:r>
        <w:r w:rsidR="00F82E34">
          <w:rPr>
            <w:noProof/>
            <w:webHidden/>
          </w:rPr>
          <w:instrText xml:space="preserve"> PAGEREF _Toc368050589 \h </w:instrText>
        </w:r>
        <w:r w:rsidR="00F82E34">
          <w:rPr>
            <w:noProof/>
            <w:webHidden/>
          </w:rPr>
        </w:r>
        <w:r w:rsidR="00F82E34">
          <w:rPr>
            <w:noProof/>
            <w:webHidden/>
          </w:rPr>
          <w:fldChar w:fldCharType="separate"/>
        </w:r>
        <w:r w:rsidR="00D433E8">
          <w:rPr>
            <w:noProof/>
            <w:webHidden/>
          </w:rPr>
          <w:t>216</w:t>
        </w:r>
        <w:r w:rsidR="00F82E34">
          <w:rPr>
            <w:noProof/>
            <w:webHidden/>
          </w:rPr>
          <w:fldChar w:fldCharType="end"/>
        </w:r>
      </w:hyperlink>
    </w:p>
    <w:p w14:paraId="46487EA1" w14:textId="77777777" w:rsidR="00F82E34" w:rsidRPr="00BE3BA1" w:rsidRDefault="00A649E2">
      <w:pPr>
        <w:pStyle w:val="3a"/>
        <w:rPr>
          <w:rFonts w:ascii="Calibri" w:eastAsia="Times New Roman" w:hAnsi="Calibri" w:cs="Arial"/>
          <w:b w:val="0"/>
          <w:noProof/>
          <w:sz w:val="22"/>
          <w:szCs w:val="22"/>
          <w:lang w:val="en-US" w:eastAsia="en-US"/>
        </w:rPr>
      </w:pPr>
      <w:hyperlink w:anchor="_Toc368050590" w:history="1">
        <w:r w:rsidR="00F82E34" w:rsidRPr="00AE7367">
          <w:rPr>
            <w:rStyle w:val="affb"/>
            <w:noProof/>
          </w:rPr>
          <w:t>14.5.3</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Constructor</w:t>
        </w:r>
        <w:r w:rsidR="00F82E34" w:rsidRPr="00AE7367">
          <w:rPr>
            <w:rStyle w:val="affb"/>
            <w:noProof/>
            <w:lang w:eastAsia="en-US"/>
          </w:rPr>
          <w:t>Method</w:t>
        </w:r>
        <w:r w:rsidR="00F82E34">
          <w:rPr>
            <w:noProof/>
            <w:webHidden/>
          </w:rPr>
          <w:tab/>
        </w:r>
        <w:r w:rsidR="00F82E34">
          <w:rPr>
            <w:noProof/>
            <w:webHidden/>
          </w:rPr>
          <w:fldChar w:fldCharType="begin"/>
        </w:r>
        <w:r w:rsidR="00F82E34">
          <w:rPr>
            <w:noProof/>
            <w:webHidden/>
          </w:rPr>
          <w:instrText xml:space="preserve"> PAGEREF _Toc368050590 \h </w:instrText>
        </w:r>
        <w:r w:rsidR="00F82E34">
          <w:rPr>
            <w:noProof/>
            <w:webHidden/>
          </w:rPr>
        </w:r>
        <w:r w:rsidR="00F82E34">
          <w:rPr>
            <w:noProof/>
            <w:webHidden/>
          </w:rPr>
          <w:fldChar w:fldCharType="separate"/>
        </w:r>
        <w:r w:rsidR="00D433E8">
          <w:rPr>
            <w:noProof/>
            <w:webHidden/>
          </w:rPr>
          <w:t>216</w:t>
        </w:r>
        <w:r w:rsidR="00F82E34">
          <w:rPr>
            <w:noProof/>
            <w:webHidden/>
          </w:rPr>
          <w:fldChar w:fldCharType="end"/>
        </w:r>
      </w:hyperlink>
    </w:p>
    <w:p w14:paraId="662EB131" w14:textId="77777777" w:rsidR="00F82E34" w:rsidRPr="00BE3BA1" w:rsidRDefault="00A649E2">
      <w:pPr>
        <w:pStyle w:val="3a"/>
        <w:rPr>
          <w:rFonts w:ascii="Calibri" w:eastAsia="Times New Roman" w:hAnsi="Calibri" w:cs="Arial"/>
          <w:b w:val="0"/>
          <w:noProof/>
          <w:sz w:val="22"/>
          <w:szCs w:val="22"/>
          <w:lang w:val="en-US" w:eastAsia="en-US"/>
        </w:rPr>
      </w:pPr>
      <w:hyperlink w:anchor="_Toc368050591" w:history="1">
        <w:r w:rsidR="00F82E34" w:rsidRPr="00AE7367">
          <w:rPr>
            <w:rStyle w:val="affb"/>
            <w:noProof/>
          </w:rPr>
          <w:t>14.5.4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Contains</w:t>
        </w:r>
        <w:r w:rsidR="00F82E34">
          <w:rPr>
            <w:noProof/>
            <w:webHidden/>
          </w:rPr>
          <w:tab/>
        </w:r>
        <w:r w:rsidR="00F82E34">
          <w:rPr>
            <w:noProof/>
            <w:webHidden/>
          </w:rPr>
          <w:fldChar w:fldCharType="begin"/>
        </w:r>
        <w:r w:rsidR="00F82E34">
          <w:rPr>
            <w:noProof/>
            <w:webHidden/>
          </w:rPr>
          <w:instrText xml:space="preserve"> PAGEREF _Toc368050591 \h </w:instrText>
        </w:r>
        <w:r w:rsidR="00F82E34">
          <w:rPr>
            <w:noProof/>
            <w:webHidden/>
          </w:rPr>
        </w:r>
        <w:r w:rsidR="00F82E34">
          <w:rPr>
            <w:noProof/>
            <w:webHidden/>
          </w:rPr>
          <w:fldChar w:fldCharType="separate"/>
        </w:r>
        <w:r w:rsidR="00D433E8">
          <w:rPr>
            <w:noProof/>
            <w:webHidden/>
          </w:rPr>
          <w:t>217</w:t>
        </w:r>
        <w:r w:rsidR="00F82E34">
          <w:rPr>
            <w:noProof/>
            <w:webHidden/>
          </w:rPr>
          <w:fldChar w:fldCharType="end"/>
        </w:r>
      </w:hyperlink>
    </w:p>
    <w:p w14:paraId="28508250" w14:textId="77777777" w:rsidR="00F82E34" w:rsidRPr="00BE3BA1" w:rsidRDefault="00A649E2">
      <w:pPr>
        <w:pStyle w:val="3a"/>
        <w:rPr>
          <w:rFonts w:ascii="Calibri" w:eastAsia="Times New Roman" w:hAnsi="Calibri" w:cs="Arial"/>
          <w:b w:val="0"/>
          <w:noProof/>
          <w:sz w:val="22"/>
          <w:szCs w:val="22"/>
          <w:lang w:val="en-US" w:eastAsia="en-US"/>
        </w:rPr>
      </w:pPr>
      <w:hyperlink w:anchor="_Toc368050592" w:history="1">
        <w:r w:rsidR="00F82E34" w:rsidRPr="00AE7367">
          <w:rPr>
            <w:rStyle w:val="affb"/>
            <w:noProof/>
          </w:rPr>
          <w:t>14.5.5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IsConstantDeclaration</w:t>
        </w:r>
        <w:r w:rsidR="00F82E34">
          <w:rPr>
            <w:noProof/>
            <w:webHidden/>
          </w:rPr>
          <w:tab/>
        </w:r>
        <w:r w:rsidR="00F82E34">
          <w:rPr>
            <w:noProof/>
            <w:webHidden/>
          </w:rPr>
          <w:fldChar w:fldCharType="begin"/>
        </w:r>
        <w:r w:rsidR="00F82E34">
          <w:rPr>
            <w:noProof/>
            <w:webHidden/>
          </w:rPr>
          <w:instrText xml:space="preserve"> PAGEREF _Toc368050592 \h </w:instrText>
        </w:r>
        <w:r w:rsidR="00F82E34">
          <w:rPr>
            <w:noProof/>
            <w:webHidden/>
          </w:rPr>
        </w:r>
        <w:r w:rsidR="00F82E34">
          <w:rPr>
            <w:noProof/>
            <w:webHidden/>
          </w:rPr>
          <w:fldChar w:fldCharType="separate"/>
        </w:r>
        <w:r w:rsidR="00D433E8">
          <w:rPr>
            <w:noProof/>
            <w:webHidden/>
          </w:rPr>
          <w:t>217</w:t>
        </w:r>
        <w:r w:rsidR="00F82E34">
          <w:rPr>
            <w:noProof/>
            <w:webHidden/>
          </w:rPr>
          <w:fldChar w:fldCharType="end"/>
        </w:r>
      </w:hyperlink>
    </w:p>
    <w:p w14:paraId="33A404EA" w14:textId="77777777" w:rsidR="00F82E34" w:rsidRPr="00BE3BA1" w:rsidRDefault="00A649E2">
      <w:pPr>
        <w:pStyle w:val="3a"/>
        <w:rPr>
          <w:rFonts w:ascii="Calibri" w:eastAsia="Times New Roman" w:hAnsi="Calibri" w:cs="Arial"/>
          <w:b w:val="0"/>
          <w:noProof/>
          <w:sz w:val="22"/>
          <w:szCs w:val="22"/>
          <w:lang w:val="en-US" w:eastAsia="en-US"/>
        </w:rPr>
      </w:pPr>
      <w:hyperlink w:anchor="_Toc368050593" w:history="1">
        <w:r w:rsidR="00F82E34" w:rsidRPr="00AE7367">
          <w:rPr>
            <w:rStyle w:val="affb"/>
            <w:noProof/>
          </w:rPr>
          <w:t>14.5.6</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IsStatic</w:t>
        </w:r>
        <w:r w:rsidR="00F82E34">
          <w:rPr>
            <w:noProof/>
            <w:webHidden/>
          </w:rPr>
          <w:tab/>
        </w:r>
        <w:r w:rsidR="00F82E34">
          <w:rPr>
            <w:noProof/>
            <w:webHidden/>
          </w:rPr>
          <w:fldChar w:fldCharType="begin"/>
        </w:r>
        <w:r w:rsidR="00F82E34">
          <w:rPr>
            <w:noProof/>
            <w:webHidden/>
          </w:rPr>
          <w:instrText xml:space="preserve"> PAGEREF _Toc368050593 \h </w:instrText>
        </w:r>
        <w:r w:rsidR="00F82E34">
          <w:rPr>
            <w:noProof/>
            <w:webHidden/>
          </w:rPr>
        </w:r>
        <w:r w:rsidR="00F82E34">
          <w:rPr>
            <w:noProof/>
            <w:webHidden/>
          </w:rPr>
          <w:fldChar w:fldCharType="separate"/>
        </w:r>
        <w:r w:rsidR="00D433E8">
          <w:rPr>
            <w:noProof/>
            <w:webHidden/>
          </w:rPr>
          <w:t>217</w:t>
        </w:r>
        <w:r w:rsidR="00F82E34">
          <w:rPr>
            <w:noProof/>
            <w:webHidden/>
          </w:rPr>
          <w:fldChar w:fldCharType="end"/>
        </w:r>
      </w:hyperlink>
    </w:p>
    <w:p w14:paraId="365D5448" w14:textId="77777777" w:rsidR="00F82E34" w:rsidRPr="00BE3BA1" w:rsidRDefault="00A649E2">
      <w:pPr>
        <w:pStyle w:val="3a"/>
        <w:rPr>
          <w:rFonts w:ascii="Calibri" w:eastAsia="Times New Roman" w:hAnsi="Calibri" w:cs="Arial"/>
          <w:b w:val="0"/>
          <w:noProof/>
          <w:sz w:val="22"/>
          <w:szCs w:val="22"/>
          <w:lang w:val="en-US" w:eastAsia="en-US"/>
        </w:rPr>
      </w:pPr>
      <w:hyperlink w:anchor="_Toc368050594" w:history="1">
        <w:r w:rsidR="00F82E34" w:rsidRPr="00AE7367">
          <w:rPr>
            <w:rStyle w:val="affb"/>
            <w:noProof/>
          </w:rPr>
          <w:t>14.5.7</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LexicallyDeclaredNames</w:t>
        </w:r>
        <w:r w:rsidR="00F82E34">
          <w:rPr>
            <w:noProof/>
            <w:webHidden/>
          </w:rPr>
          <w:tab/>
        </w:r>
        <w:r w:rsidR="00F82E34">
          <w:rPr>
            <w:noProof/>
            <w:webHidden/>
          </w:rPr>
          <w:fldChar w:fldCharType="begin"/>
        </w:r>
        <w:r w:rsidR="00F82E34">
          <w:rPr>
            <w:noProof/>
            <w:webHidden/>
          </w:rPr>
          <w:instrText xml:space="preserve"> PAGEREF _Toc368050594 \h </w:instrText>
        </w:r>
        <w:r w:rsidR="00F82E34">
          <w:rPr>
            <w:noProof/>
            <w:webHidden/>
          </w:rPr>
        </w:r>
        <w:r w:rsidR="00F82E34">
          <w:rPr>
            <w:noProof/>
            <w:webHidden/>
          </w:rPr>
          <w:fldChar w:fldCharType="separate"/>
        </w:r>
        <w:r w:rsidR="00D433E8">
          <w:rPr>
            <w:noProof/>
            <w:webHidden/>
          </w:rPr>
          <w:t>217</w:t>
        </w:r>
        <w:r w:rsidR="00F82E34">
          <w:rPr>
            <w:noProof/>
            <w:webHidden/>
          </w:rPr>
          <w:fldChar w:fldCharType="end"/>
        </w:r>
      </w:hyperlink>
    </w:p>
    <w:p w14:paraId="35772EBD" w14:textId="77777777" w:rsidR="00F82E34" w:rsidRPr="00BE3BA1" w:rsidRDefault="00A649E2">
      <w:pPr>
        <w:pStyle w:val="3a"/>
        <w:rPr>
          <w:rFonts w:ascii="Calibri" w:eastAsia="Times New Roman" w:hAnsi="Calibri" w:cs="Arial"/>
          <w:b w:val="0"/>
          <w:noProof/>
          <w:sz w:val="22"/>
          <w:szCs w:val="22"/>
          <w:lang w:val="en-US" w:eastAsia="en-US"/>
        </w:rPr>
      </w:pPr>
      <w:hyperlink w:anchor="_Toc368050595" w:history="1">
        <w:r w:rsidR="00F82E34" w:rsidRPr="00AE7367">
          <w:rPr>
            <w:rStyle w:val="affb"/>
            <w:noProof/>
          </w:rPr>
          <w:t>14.5.8</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Prototype</w:t>
        </w:r>
        <w:r w:rsidR="00F82E34" w:rsidRPr="00AE7367">
          <w:rPr>
            <w:rStyle w:val="affb"/>
            <w:noProof/>
            <w:lang w:eastAsia="en-US"/>
          </w:rPr>
          <w:t>MethodDefinitions</w:t>
        </w:r>
        <w:r w:rsidR="00F82E34">
          <w:rPr>
            <w:noProof/>
            <w:webHidden/>
          </w:rPr>
          <w:tab/>
        </w:r>
        <w:r w:rsidR="00F82E34">
          <w:rPr>
            <w:noProof/>
            <w:webHidden/>
          </w:rPr>
          <w:fldChar w:fldCharType="begin"/>
        </w:r>
        <w:r w:rsidR="00F82E34">
          <w:rPr>
            <w:noProof/>
            <w:webHidden/>
          </w:rPr>
          <w:instrText xml:space="preserve"> PAGEREF _Toc368050595 \h </w:instrText>
        </w:r>
        <w:r w:rsidR="00F82E34">
          <w:rPr>
            <w:noProof/>
            <w:webHidden/>
          </w:rPr>
        </w:r>
        <w:r w:rsidR="00F82E34">
          <w:rPr>
            <w:noProof/>
            <w:webHidden/>
          </w:rPr>
          <w:fldChar w:fldCharType="separate"/>
        </w:r>
        <w:r w:rsidR="00D433E8">
          <w:rPr>
            <w:noProof/>
            <w:webHidden/>
          </w:rPr>
          <w:t>218</w:t>
        </w:r>
        <w:r w:rsidR="00F82E34">
          <w:rPr>
            <w:noProof/>
            <w:webHidden/>
          </w:rPr>
          <w:fldChar w:fldCharType="end"/>
        </w:r>
      </w:hyperlink>
    </w:p>
    <w:p w14:paraId="3848E7AC" w14:textId="77777777" w:rsidR="00F82E34" w:rsidRPr="00BE3BA1" w:rsidRDefault="00A649E2">
      <w:pPr>
        <w:pStyle w:val="3a"/>
        <w:rPr>
          <w:rFonts w:ascii="Calibri" w:eastAsia="Times New Roman" w:hAnsi="Calibri" w:cs="Arial"/>
          <w:b w:val="0"/>
          <w:noProof/>
          <w:sz w:val="22"/>
          <w:szCs w:val="22"/>
          <w:lang w:val="en-US" w:eastAsia="en-US"/>
        </w:rPr>
      </w:pPr>
      <w:hyperlink w:anchor="_Toc368050596" w:history="1">
        <w:r w:rsidR="00F82E34" w:rsidRPr="00AE7367">
          <w:rPr>
            <w:rStyle w:val="affb"/>
            <w:noProof/>
          </w:rPr>
          <w:t>14.5.9</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Prototype</w:t>
        </w:r>
        <w:r w:rsidR="00F82E34" w:rsidRPr="00AE7367">
          <w:rPr>
            <w:rStyle w:val="affb"/>
            <w:noProof/>
            <w:lang w:eastAsia="en-US"/>
          </w:rPr>
          <w:t>PropertyNameList</w:t>
        </w:r>
        <w:r w:rsidR="00F82E34">
          <w:rPr>
            <w:noProof/>
            <w:webHidden/>
          </w:rPr>
          <w:tab/>
        </w:r>
        <w:r w:rsidR="00F82E34">
          <w:rPr>
            <w:noProof/>
            <w:webHidden/>
          </w:rPr>
          <w:fldChar w:fldCharType="begin"/>
        </w:r>
        <w:r w:rsidR="00F82E34">
          <w:rPr>
            <w:noProof/>
            <w:webHidden/>
          </w:rPr>
          <w:instrText xml:space="preserve"> PAGEREF _Toc368050596 \h </w:instrText>
        </w:r>
        <w:r w:rsidR="00F82E34">
          <w:rPr>
            <w:noProof/>
            <w:webHidden/>
          </w:rPr>
        </w:r>
        <w:r w:rsidR="00F82E34">
          <w:rPr>
            <w:noProof/>
            <w:webHidden/>
          </w:rPr>
          <w:fldChar w:fldCharType="separate"/>
        </w:r>
        <w:r w:rsidR="00D433E8">
          <w:rPr>
            <w:noProof/>
            <w:webHidden/>
          </w:rPr>
          <w:t>218</w:t>
        </w:r>
        <w:r w:rsidR="00F82E34">
          <w:rPr>
            <w:noProof/>
            <w:webHidden/>
          </w:rPr>
          <w:fldChar w:fldCharType="end"/>
        </w:r>
      </w:hyperlink>
    </w:p>
    <w:p w14:paraId="5FEC713F" w14:textId="77777777" w:rsidR="00F82E34" w:rsidRPr="00BE3BA1" w:rsidRDefault="00A649E2">
      <w:pPr>
        <w:pStyle w:val="3a"/>
        <w:rPr>
          <w:rFonts w:ascii="Calibri" w:eastAsia="Times New Roman" w:hAnsi="Calibri" w:cs="Arial"/>
          <w:b w:val="0"/>
          <w:noProof/>
          <w:sz w:val="22"/>
          <w:szCs w:val="22"/>
          <w:lang w:val="en-US" w:eastAsia="en-US"/>
        </w:rPr>
      </w:pPr>
      <w:hyperlink w:anchor="_Toc368050597" w:history="1">
        <w:r w:rsidR="00F82E34" w:rsidRPr="00AE7367">
          <w:rPr>
            <w:rStyle w:val="affb"/>
            <w:noProof/>
          </w:rPr>
          <w:t>14.5.10</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rFonts w:cs="Arial"/>
            <w:noProof/>
          </w:rPr>
          <w:t>PropName</w:t>
        </w:r>
        <w:r w:rsidR="00F82E34">
          <w:rPr>
            <w:noProof/>
            <w:webHidden/>
          </w:rPr>
          <w:tab/>
        </w:r>
        <w:r w:rsidR="00F82E34">
          <w:rPr>
            <w:noProof/>
            <w:webHidden/>
          </w:rPr>
          <w:fldChar w:fldCharType="begin"/>
        </w:r>
        <w:r w:rsidR="00F82E34">
          <w:rPr>
            <w:noProof/>
            <w:webHidden/>
          </w:rPr>
          <w:instrText xml:space="preserve"> PAGEREF _Toc368050597 \h </w:instrText>
        </w:r>
        <w:r w:rsidR="00F82E34">
          <w:rPr>
            <w:noProof/>
            <w:webHidden/>
          </w:rPr>
        </w:r>
        <w:r w:rsidR="00F82E34">
          <w:rPr>
            <w:noProof/>
            <w:webHidden/>
          </w:rPr>
          <w:fldChar w:fldCharType="separate"/>
        </w:r>
        <w:r w:rsidR="00D433E8">
          <w:rPr>
            <w:noProof/>
            <w:webHidden/>
          </w:rPr>
          <w:t>218</w:t>
        </w:r>
        <w:r w:rsidR="00F82E34">
          <w:rPr>
            <w:noProof/>
            <w:webHidden/>
          </w:rPr>
          <w:fldChar w:fldCharType="end"/>
        </w:r>
      </w:hyperlink>
    </w:p>
    <w:p w14:paraId="0CC16DD5" w14:textId="77777777" w:rsidR="00F82E34" w:rsidRPr="00BE3BA1" w:rsidRDefault="00A649E2">
      <w:pPr>
        <w:pStyle w:val="3a"/>
        <w:rPr>
          <w:rFonts w:ascii="Calibri" w:eastAsia="Times New Roman" w:hAnsi="Calibri" w:cs="Arial"/>
          <w:b w:val="0"/>
          <w:noProof/>
          <w:sz w:val="22"/>
          <w:szCs w:val="22"/>
          <w:lang w:val="en-US" w:eastAsia="en-US"/>
        </w:rPr>
      </w:pPr>
      <w:hyperlink w:anchor="_Toc368050598" w:history="1">
        <w:r w:rsidR="00F82E34" w:rsidRPr="00AE7367">
          <w:rPr>
            <w:rStyle w:val="affb"/>
            <w:noProof/>
          </w:rPr>
          <w:t>14.5.11</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Static</w:t>
        </w:r>
        <w:r w:rsidR="00F82E34" w:rsidRPr="00AE7367">
          <w:rPr>
            <w:rStyle w:val="affb"/>
            <w:noProof/>
            <w:lang w:eastAsia="en-US"/>
          </w:rPr>
          <w:t>PropertyNameList</w:t>
        </w:r>
        <w:r w:rsidR="00F82E34">
          <w:rPr>
            <w:noProof/>
            <w:webHidden/>
          </w:rPr>
          <w:tab/>
        </w:r>
        <w:r w:rsidR="00F82E34">
          <w:rPr>
            <w:noProof/>
            <w:webHidden/>
          </w:rPr>
          <w:fldChar w:fldCharType="begin"/>
        </w:r>
        <w:r w:rsidR="00F82E34">
          <w:rPr>
            <w:noProof/>
            <w:webHidden/>
          </w:rPr>
          <w:instrText xml:space="preserve"> PAGEREF _Toc368050598 \h </w:instrText>
        </w:r>
        <w:r w:rsidR="00F82E34">
          <w:rPr>
            <w:noProof/>
            <w:webHidden/>
          </w:rPr>
        </w:r>
        <w:r w:rsidR="00F82E34">
          <w:rPr>
            <w:noProof/>
            <w:webHidden/>
          </w:rPr>
          <w:fldChar w:fldCharType="separate"/>
        </w:r>
        <w:r w:rsidR="00D433E8">
          <w:rPr>
            <w:noProof/>
            <w:webHidden/>
          </w:rPr>
          <w:t>218</w:t>
        </w:r>
        <w:r w:rsidR="00F82E34">
          <w:rPr>
            <w:noProof/>
            <w:webHidden/>
          </w:rPr>
          <w:fldChar w:fldCharType="end"/>
        </w:r>
      </w:hyperlink>
    </w:p>
    <w:p w14:paraId="739F4617" w14:textId="77777777" w:rsidR="00F82E34" w:rsidRPr="00BE3BA1" w:rsidRDefault="00A649E2">
      <w:pPr>
        <w:pStyle w:val="3a"/>
        <w:rPr>
          <w:rFonts w:ascii="Calibri" w:eastAsia="Times New Roman" w:hAnsi="Calibri" w:cs="Arial"/>
          <w:b w:val="0"/>
          <w:noProof/>
          <w:sz w:val="22"/>
          <w:szCs w:val="22"/>
          <w:lang w:val="en-US" w:eastAsia="en-US"/>
        </w:rPr>
      </w:pPr>
      <w:hyperlink w:anchor="_Toc368050599" w:history="1">
        <w:r w:rsidR="00F82E34" w:rsidRPr="00AE7367">
          <w:rPr>
            <w:rStyle w:val="affb"/>
            <w:noProof/>
          </w:rPr>
          <w:t>14.5.12</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Static</w:t>
        </w:r>
        <w:r w:rsidR="00F82E34" w:rsidRPr="00AE7367">
          <w:rPr>
            <w:rStyle w:val="affb"/>
            <w:noProof/>
            <w:lang w:eastAsia="en-US"/>
          </w:rPr>
          <w:t>MethodDefinitions</w:t>
        </w:r>
        <w:r w:rsidR="00F82E34">
          <w:rPr>
            <w:noProof/>
            <w:webHidden/>
          </w:rPr>
          <w:tab/>
        </w:r>
        <w:r w:rsidR="00F82E34">
          <w:rPr>
            <w:noProof/>
            <w:webHidden/>
          </w:rPr>
          <w:fldChar w:fldCharType="begin"/>
        </w:r>
        <w:r w:rsidR="00F82E34">
          <w:rPr>
            <w:noProof/>
            <w:webHidden/>
          </w:rPr>
          <w:instrText xml:space="preserve"> PAGEREF _Toc368050599 \h </w:instrText>
        </w:r>
        <w:r w:rsidR="00F82E34">
          <w:rPr>
            <w:noProof/>
            <w:webHidden/>
          </w:rPr>
        </w:r>
        <w:r w:rsidR="00F82E34">
          <w:rPr>
            <w:noProof/>
            <w:webHidden/>
          </w:rPr>
          <w:fldChar w:fldCharType="separate"/>
        </w:r>
        <w:r w:rsidR="00D433E8">
          <w:rPr>
            <w:noProof/>
            <w:webHidden/>
          </w:rPr>
          <w:t>219</w:t>
        </w:r>
        <w:r w:rsidR="00F82E34">
          <w:rPr>
            <w:noProof/>
            <w:webHidden/>
          </w:rPr>
          <w:fldChar w:fldCharType="end"/>
        </w:r>
      </w:hyperlink>
    </w:p>
    <w:p w14:paraId="4050C5A9" w14:textId="77777777" w:rsidR="00F82E34" w:rsidRPr="00BE3BA1" w:rsidRDefault="00A649E2">
      <w:pPr>
        <w:pStyle w:val="3a"/>
        <w:rPr>
          <w:rFonts w:ascii="Calibri" w:eastAsia="Times New Roman" w:hAnsi="Calibri" w:cs="Arial"/>
          <w:b w:val="0"/>
          <w:noProof/>
          <w:sz w:val="22"/>
          <w:szCs w:val="22"/>
          <w:lang w:val="en-US" w:eastAsia="en-US"/>
        </w:rPr>
      </w:pPr>
      <w:hyperlink w:anchor="_Toc368050600" w:history="1">
        <w:r w:rsidR="00F82E34" w:rsidRPr="00AE7367">
          <w:rPr>
            <w:rStyle w:val="affb"/>
            <w:noProof/>
          </w:rPr>
          <w:t>14.5.13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_Toc368050600 \h </w:instrText>
        </w:r>
        <w:r w:rsidR="00F82E34">
          <w:rPr>
            <w:noProof/>
            <w:webHidden/>
          </w:rPr>
        </w:r>
        <w:r w:rsidR="00F82E34">
          <w:rPr>
            <w:noProof/>
            <w:webHidden/>
          </w:rPr>
          <w:fldChar w:fldCharType="separate"/>
        </w:r>
        <w:r w:rsidR="00D433E8">
          <w:rPr>
            <w:noProof/>
            <w:webHidden/>
          </w:rPr>
          <w:t>219</w:t>
        </w:r>
        <w:r w:rsidR="00F82E34">
          <w:rPr>
            <w:noProof/>
            <w:webHidden/>
          </w:rPr>
          <w:fldChar w:fldCharType="end"/>
        </w:r>
      </w:hyperlink>
    </w:p>
    <w:p w14:paraId="75BBAE0C" w14:textId="77777777" w:rsidR="00F82E34" w:rsidRPr="00BE3BA1" w:rsidRDefault="00A649E2">
      <w:pPr>
        <w:pStyle w:val="3a"/>
        <w:rPr>
          <w:rFonts w:ascii="Calibri" w:eastAsia="Times New Roman" w:hAnsi="Calibri" w:cs="Arial"/>
          <w:b w:val="0"/>
          <w:noProof/>
          <w:sz w:val="22"/>
          <w:szCs w:val="22"/>
          <w:lang w:val="en-US" w:eastAsia="en-US"/>
        </w:rPr>
      </w:pPr>
      <w:hyperlink w:anchor="_Toc368050602" w:history="1">
        <w:r w:rsidR="00F82E34" w:rsidRPr="00AE7367">
          <w:rPr>
            <w:rStyle w:val="affb"/>
            <w:noProof/>
          </w:rPr>
          <w:t>14.5.14</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ClassDefinitionEvaluation</w:t>
        </w:r>
        <w:r w:rsidR="00F82E34">
          <w:rPr>
            <w:noProof/>
            <w:webHidden/>
          </w:rPr>
          <w:tab/>
        </w:r>
        <w:r w:rsidR="00F82E34">
          <w:rPr>
            <w:noProof/>
            <w:webHidden/>
          </w:rPr>
          <w:fldChar w:fldCharType="begin"/>
        </w:r>
        <w:r w:rsidR="00F82E34">
          <w:rPr>
            <w:noProof/>
            <w:webHidden/>
          </w:rPr>
          <w:instrText xml:space="preserve"> PAGEREF _Toc368050602 \h </w:instrText>
        </w:r>
        <w:r w:rsidR="00F82E34">
          <w:rPr>
            <w:noProof/>
            <w:webHidden/>
          </w:rPr>
        </w:r>
        <w:r w:rsidR="00F82E34">
          <w:rPr>
            <w:noProof/>
            <w:webHidden/>
          </w:rPr>
          <w:fldChar w:fldCharType="separate"/>
        </w:r>
        <w:r w:rsidR="00D433E8">
          <w:rPr>
            <w:noProof/>
            <w:webHidden/>
          </w:rPr>
          <w:t>219</w:t>
        </w:r>
        <w:r w:rsidR="00F82E34">
          <w:rPr>
            <w:noProof/>
            <w:webHidden/>
          </w:rPr>
          <w:fldChar w:fldCharType="end"/>
        </w:r>
      </w:hyperlink>
    </w:p>
    <w:p w14:paraId="3C10F167" w14:textId="77777777" w:rsidR="00F82E34" w:rsidRPr="00BE3BA1" w:rsidRDefault="00A649E2">
      <w:pPr>
        <w:pStyle w:val="3a"/>
        <w:rPr>
          <w:rFonts w:ascii="Calibri" w:eastAsia="Times New Roman" w:hAnsi="Calibri" w:cs="Arial"/>
          <w:b w:val="0"/>
          <w:noProof/>
          <w:sz w:val="22"/>
          <w:szCs w:val="22"/>
          <w:lang w:val="en-US" w:eastAsia="en-US"/>
        </w:rPr>
      </w:pPr>
      <w:hyperlink w:anchor="_Toc368050603" w:history="1">
        <w:r w:rsidR="00F82E34" w:rsidRPr="00AE7367">
          <w:rPr>
            <w:rStyle w:val="affb"/>
            <w:noProof/>
          </w:rPr>
          <w:t>14.5.15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_Toc368050603 \h </w:instrText>
        </w:r>
        <w:r w:rsidR="00F82E34">
          <w:rPr>
            <w:noProof/>
            <w:webHidden/>
          </w:rPr>
        </w:r>
        <w:r w:rsidR="00F82E34">
          <w:rPr>
            <w:noProof/>
            <w:webHidden/>
          </w:rPr>
          <w:fldChar w:fldCharType="separate"/>
        </w:r>
        <w:r w:rsidR="00D433E8">
          <w:rPr>
            <w:noProof/>
            <w:webHidden/>
          </w:rPr>
          <w:t>220</w:t>
        </w:r>
        <w:r w:rsidR="00F82E34">
          <w:rPr>
            <w:noProof/>
            <w:webHidden/>
          </w:rPr>
          <w:fldChar w:fldCharType="end"/>
        </w:r>
      </w:hyperlink>
    </w:p>
    <w:p w14:paraId="7109DDBF" w14:textId="77777777" w:rsidR="00F82E34" w:rsidRPr="00BE3BA1" w:rsidRDefault="00A649E2">
      <w:pPr>
        <w:pStyle w:val="2c"/>
        <w:rPr>
          <w:rFonts w:ascii="Calibri" w:eastAsia="Times New Roman" w:hAnsi="Calibri" w:cs="Arial"/>
          <w:b w:val="0"/>
          <w:noProof/>
          <w:sz w:val="22"/>
          <w:szCs w:val="22"/>
          <w:lang w:val="en-US" w:eastAsia="en-US"/>
        </w:rPr>
      </w:pPr>
      <w:hyperlink w:anchor="_Toc368050604" w:history="1">
        <w:r w:rsidR="00F82E34" w:rsidRPr="00AE7367">
          <w:rPr>
            <w:rStyle w:val="affb"/>
            <w:noProof/>
          </w:rPr>
          <w:t>14.6</w:t>
        </w:r>
        <w:r w:rsidR="00F82E34" w:rsidRPr="00BE3BA1">
          <w:rPr>
            <w:rFonts w:ascii="Calibri" w:eastAsia="Times New Roman" w:hAnsi="Calibri" w:cs="Arial"/>
            <w:b w:val="0"/>
            <w:noProof/>
            <w:sz w:val="22"/>
            <w:szCs w:val="22"/>
            <w:lang w:val="en-US" w:eastAsia="en-US"/>
          </w:rPr>
          <w:tab/>
        </w:r>
        <w:r w:rsidR="00F82E34" w:rsidRPr="00AE7367">
          <w:rPr>
            <w:rStyle w:val="affb"/>
            <w:noProof/>
          </w:rPr>
          <w:t>Tail Position Calls</w:t>
        </w:r>
        <w:r w:rsidR="00F82E34">
          <w:rPr>
            <w:noProof/>
            <w:webHidden/>
          </w:rPr>
          <w:tab/>
        </w:r>
        <w:r w:rsidR="00F82E34">
          <w:rPr>
            <w:noProof/>
            <w:webHidden/>
          </w:rPr>
          <w:fldChar w:fldCharType="begin"/>
        </w:r>
        <w:r w:rsidR="00F82E34">
          <w:rPr>
            <w:noProof/>
            <w:webHidden/>
          </w:rPr>
          <w:instrText xml:space="preserve"> PAGEREF _Toc368050604 \h </w:instrText>
        </w:r>
        <w:r w:rsidR="00F82E34">
          <w:rPr>
            <w:noProof/>
            <w:webHidden/>
          </w:rPr>
        </w:r>
        <w:r w:rsidR="00F82E34">
          <w:rPr>
            <w:noProof/>
            <w:webHidden/>
          </w:rPr>
          <w:fldChar w:fldCharType="separate"/>
        </w:r>
        <w:r w:rsidR="00D433E8">
          <w:rPr>
            <w:noProof/>
            <w:webHidden/>
          </w:rPr>
          <w:t>220</w:t>
        </w:r>
        <w:r w:rsidR="00F82E34">
          <w:rPr>
            <w:noProof/>
            <w:webHidden/>
          </w:rPr>
          <w:fldChar w:fldCharType="end"/>
        </w:r>
      </w:hyperlink>
    </w:p>
    <w:p w14:paraId="228CE6B8" w14:textId="77777777" w:rsidR="00F82E34" w:rsidRPr="00BE3BA1" w:rsidRDefault="00A649E2">
      <w:pPr>
        <w:pStyle w:val="3a"/>
        <w:rPr>
          <w:rFonts w:ascii="Calibri" w:eastAsia="Times New Roman" w:hAnsi="Calibri" w:cs="Arial"/>
          <w:b w:val="0"/>
          <w:noProof/>
          <w:sz w:val="22"/>
          <w:szCs w:val="22"/>
          <w:lang w:val="en-US" w:eastAsia="en-US"/>
        </w:rPr>
      </w:pPr>
      <w:hyperlink w:anchor="_Toc368050606" w:history="1">
        <w:r w:rsidR="00F82E34" w:rsidRPr="00AE7367">
          <w:rPr>
            <w:rStyle w:val="affb"/>
            <w:noProof/>
            <w:spacing w:val="6"/>
          </w:rPr>
          <w:t>14.6.1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PrepareForTailCall</w:t>
        </w:r>
        <w:r w:rsidR="00F82E34">
          <w:rPr>
            <w:noProof/>
            <w:webHidden/>
          </w:rPr>
          <w:tab/>
        </w:r>
        <w:r w:rsidR="00F82E34">
          <w:rPr>
            <w:noProof/>
            <w:webHidden/>
          </w:rPr>
          <w:fldChar w:fldCharType="begin"/>
        </w:r>
        <w:r w:rsidR="00F82E34">
          <w:rPr>
            <w:noProof/>
            <w:webHidden/>
          </w:rPr>
          <w:instrText xml:space="preserve"> PAGEREF _Toc368050606 \h </w:instrText>
        </w:r>
        <w:r w:rsidR="00F82E34">
          <w:rPr>
            <w:noProof/>
            <w:webHidden/>
          </w:rPr>
        </w:r>
        <w:r w:rsidR="00F82E34">
          <w:rPr>
            <w:noProof/>
            <w:webHidden/>
          </w:rPr>
          <w:fldChar w:fldCharType="separate"/>
        </w:r>
        <w:r w:rsidR="00D433E8">
          <w:rPr>
            <w:noProof/>
            <w:webHidden/>
          </w:rPr>
          <w:t>220</w:t>
        </w:r>
        <w:r w:rsidR="00F82E34">
          <w:rPr>
            <w:noProof/>
            <w:webHidden/>
          </w:rPr>
          <w:fldChar w:fldCharType="end"/>
        </w:r>
      </w:hyperlink>
    </w:p>
    <w:p w14:paraId="127BDDEA" w14:textId="77777777" w:rsidR="00F82E34" w:rsidRPr="00BE3BA1" w:rsidRDefault="00A649E2">
      <w:pPr>
        <w:pStyle w:val="12"/>
        <w:rPr>
          <w:rFonts w:ascii="Calibri" w:eastAsia="Times New Roman" w:hAnsi="Calibri" w:cs="Arial"/>
          <w:b w:val="0"/>
          <w:noProof/>
          <w:sz w:val="22"/>
          <w:szCs w:val="22"/>
          <w:lang w:val="en-US" w:eastAsia="en-US"/>
        </w:rPr>
      </w:pPr>
      <w:hyperlink w:anchor="_Toc368050607" w:history="1">
        <w:r w:rsidR="00F82E34" w:rsidRPr="00AE7367">
          <w:rPr>
            <w:rStyle w:val="affb"/>
            <w:noProof/>
          </w:rPr>
          <w:t>15</w:t>
        </w:r>
        <w:r w:rsidR="00F82E34" w:rsidRPr="00BE3BA1">
          <w:rPr>
            <w:rFonts w:ascii="Calibri" w:eastAsia="Times New Roman" w:hAnsi="Calibri" w:cs="Arial"/>
            <w:b w:val="0"/>
            <w:noProof/>
            <w:sz w:val="22"/>
            <w:szCs w:val="22"/>
            <w:lang w:val="en-US" w:eastAsia="en-US"/>
          </w:rPr>
          <w:tab/>
        </w:r>
        <w:r w:rsidR="00F82E34" w:rsidRPr="00AE7367">
          <w:rPr>
            <w:rStyle w:val="affb"/>
            <w:noProof/>
          </w:rPr>
          <w:t>ECMAScript Language: Modules and Scripts</w:t>
        </w:r>
        <w:r w:rsidR="00F82E34">
          <w:rPr>
            <w:noProof/>
            <w:webHidden/>
          </w:rPr>
          <w:tab/>
        </w:r>
        <w:r w:rsidR="00F82E34">
          <w:rPr>
            <w:noProof/>
            <w:webHidden/>
          </w:rPr>
          <w:fldChar w:fldCharType="begin"/>
        </w:r>
        <w:r w:rsidR="00F82E34">
          <w:rPr>
            <w:noProof/>
            <w:webHidden/>
          </w:rPr>
          <w:instrText xml:space="preserve"> PAGEREF _Toc368050607 \h </w:instrText>
        </w:r>
        <w:r w:rsidR="00F82E34">
          <w:rPr>
            <w:noProof/>
            <w:webHidden/>
          </w:rPr>
        </w:r>
        <w:r w:rsidR="00F82E34">
          <w:rPr>
            <w:noProof/>
            <w:webHidden/>
          </w:rPr>
          <w:fldChar w:fldCharType="separate"/>
        </w:r>
        <w:r w:rsidR="00D433E8">
          <w:rPr>
            <w:noProof/>
            <w:webHidden/>
          </w:rPr>
          <w:t>221</w:t>
        </w:r>
        <w:r w:rsidR="00F82E34">
          <w:rPr>
            <w:noProof/>
            <w:webHidden/>
          </w:rPr>
          <w:fldChar w:fldCharType="end"/>
        </w:r>
      </w:hyperlink>
    </w:p>
    <w:p w14:paraId="34FD0EE8" w14:textId="77777777" w:rsidR="00F82E34" w:rsidRPr="00BE3BA1" w:rsidRDefault="00A649E2">
      <w:pPr>
        <w:pStyle w:val="2c"/>
        <w:rPr>
          <w:rFonts w:ascii="Calibri" w:eastAsia="Times New Roman" w:hAnsi="Calibri" w:cs="Arial"/>
          <w:b w:val="0"/>
          <w:noProof/>
          <w:sz w:val="22"/>
          <w:szCs w:val="22"/>
          <w:lang w:val="en-US" w:eastAsia="en-US"/>
        </w:rPr>
      </w:pPr>
      <w:hyperlink w:anchor="_Toc368050608" w:history="1">
        <w:r w:rsidR="00F82E34" w:rsidRPr="00AE7367">
          <w:rPr>
            <w:rStyle w:val="affb"/>
            <w:noProof/>
          </w:rPr>
          <w:t>15.1</w:t>
        </w:r>
        <w:r w:rsidR="00F82E34" w:rsidRPr="00BE3BA1">
          <w:rPr>
            <w:rFonts w:ascii="Calibri" w:eastAsia="Times New Roman" w:hAnsi="Calibri" w:cs="Arial"/>
            <w:b w:val="0"/>
            <w:noProof/>
            <w:sz w:val="22"/>
            <w:szCs w:val="22"/>
            <w:lang w:val="en-US" w:eastAsia="en-US"/>
          </w:rPr>
          <w:tab/>
        </w:r>
        <w:r w:rsidR="00F82E34" w:rsidRPr="00AE7367">
          <w:rPr>
            <w:rStyle w:val="affb"/>
            <w:noProof/>
          </w:rPr>
          <w:t>Modules</w:t>
        </w:r>
        <w:r w:rsidR="00F82E34">
          <w:rPr>
            <w:noProof/>
            <w:webHidden/>
          </w:rPr>
          <w:tab/>
        </w:r>
        <w:r w:rsidR="00F82E34">
          <w:rPr>
            <w:noProof/>
            <w:webHidden/>
          </w:rPr>
          <w:fldChar w:fldCharType="begin"/>
        </w:r>
        <w:r w:rsidR="00F82E34">
          <w:rPr>
            <w:noProof/>
            <w:webHidden/>
          </w:rPr>
          <w:instrText xml:space="preserve"> PAGEREF _Toc368050608 \h </w:instrText>
        </w:r>
        <w:r w:rsidR="00F82E34">
          <w:rPr>
            <w:noProof/>
            <w:webHidden/>
          </w:rPr>
        </w:r>
        <w:r w:rsidR="00F82E34">
          <w:rPr>
            <w:noProof/>
            <w:webHidden/>
          </w:rPr>
          <w:fldChar w:fldCharType="separate"/>
        </w:r>
        <w:r w:rsidR="00D433E8">
          <w:rPr>
            <w:noProof/>
            <w:webHidden/>
          </w:rPr>
          <w:t>221</w:t>
        </w:r>
        <w:r w:rsidR="00F82E34">
          <w:rPr>
            <w:noProof/>
            <w:webHidden/>
          </w:rPr>
          <w:fldChar w:fldCharType="end"/>
        </w:r>
      </w:hyperlink>
    </w:p>
    <w:p w14:paraId="6B31BD42" w14:textId="77777777" w:rsidR="00F82E34" w:rsidRPr="00BE3BA1" w:rsidRDefault="00A649E2">
      <w:pPr>
        <w:pStyle w:val="3a"/>
        <w:rPr>
          <w:rFonts w:ascii="Calibri" w:eastAsia="Times New Roman" w:hAnsi="Calibri" w:cs="Arial"/>
          <w:b w:val="0"/>
          <w:noProof/>
          <w:sz w:val="22"/>
          <w:szCs w:val="22"/>
          <w:lang w:val="en-US" w:eastAsia="en-US"/>
        </w:rPr>
      </w:pPr>
      <w:hyperlink w:anchor="_Toc368050609" w:history="1">
        <w:r w:rsidR="00F82E34" w:rsidRPr="00AE7367">
          <w:rPr>
            <w:rStyle w:val="affb"/>
            <w:noProof/>
          </w:rPr>
          <w:t>15.1.0</w:t>
        </w:r>
        <w:r w:rsidR="00F82E34" w:rsidRPr="00BE3BA1">
          <w:rPr>
            <w:rFonts w:ascii="Calibri" w:eastAsia="Times New Roman" w:hAnsi="Calibri" w:cs="Arial"/>
            <w:b w:val="0"/>
            <w:noProof/>
            <w:sz w:val="22"/>
            <w:szCs w:val="22"/>
            <w:lang w:val="en-US" w:eastAsia="en-US"/>
          </w:rPr>
          <w:tab/>
        </w:r>
        <w:r w:rsidR="00F82E34" w:rsidRPr="00AE7367">
          <w:rPr>
            <w:rStyle w:val="affb"/>
            <w:noProof/>
          </w:rPr>
          <w:t>Module Semantics</w:t>
        </w:r>
        <w:r w:rsidR="00F82E34">
          <w:rPr>
            <w:noProof/>
            <w:webHidden/>
          </w:rPr>
          <w:tab/>
        </w:r>
        <w:r w:rsidR="00F82E34">
          <w:rPr>
            <w:noProof/>
            <w:webHidden/>
          </w:rPr>
          <w:fldChar w:fldCharType="begin"/>
        </w:r>
        <w:r w:rsidR="00F82E34">
          <w:rPr>
            <w:noProof/>
            <w:webHidden/>
          </w:rPr>
          <w:instrText xml:space="preserve"> PAGEREF _Toc368050609 \h </w:instrText>
        </w:r>
        <w:r w:rsidR="00F82E34">
          <w:rPr>
            <w:noProof/>
            <w:webHidden/>
          </w:rPr>
        </w:r>
        <w:r w:rsidR="00F82E34">
          <w:rPr>
            <w:noProof/>
            <w:webHidden/>
          </w:rPr>
          <w:fldChar w:fldCharType="separate"/>
        </w:r>
        <w:r w:rsidR="00D433E8">
          <w:rPr>
            <w:noProof/>
            <w:webHidden/>
          </w:rPr>
          <w:t>221</w:t>
        </w:r>
        <w:r w:rsidR="00F82E34">
          <w:rPr>
            <w:noProof/>
            <w:webHidden/>
          </w:rPr>
          <w:fldChar w:fldCharType="end"/>
        </w:r>
      </w:hyperlink>
    </w:p>
    <w:p w14:paraId="6E368B27" w14:textId="77777777" w:rsidR="00F82E34" w:rsidRPr="00BE3BA1" w:rsidRDefault="00A649E2">
      <w:pPr>
        <w:pStyle w:val="3a"/>
        <w:rPr>
          <w:rFonts w:ascii="Calibri" w:eastAsia="Times New Roman" w:hAnsi="Calibri" w:cs="Arial"/>
          <w:b w:val="0"/>
          <w:noProof/>
          <w:sz w:val="22"/>
          <w:szCs w:val="22"/>
          <w:lang w:val="en-US" w:eastAsia="en-US"/>
        </w:rPr>
      </w:pPr>
      <w:hyperlink w:anchor="_Toc368050610" w:history="1">
        <w:r w:rsidR="00F82E34" w:rsidRPr="00AE7367">
          <w:rPr>
            <w:rStyle w:val="affb"/>
            <w:noProof/>
          </w:rPr>
          <w:t>15.1.1</w:t>
        </w:r>
        <w:r w:rsidR="00F82E34" w:rsidRPr="00BE3BA1">
          <w:rPr>
            <w:rFonts w:ascii="Calibri" w:eastAsia="Times New Roman" w:hAnsi="Calibri" w:cs="Arial"/>
            <w:b w:val="0"/>
            <w:noProof/>
            <w:sz w:val="22"/>
            <w:szCs w:val="22"/>
            <w:lang w:val="en-US" w:eastAsia="en-US"/>
          </w:rPr>
          <w:tab/>
        </w:r>
        <w:r w:rsidR="00F82E34" w:rsidRPr="00AE7367">
          <w:rPr>
            <w:rStyle w:val="affb"/>
            <w:noProof/>
          </w:rPr>
          <w:t>Imports</w:t>
        </w:r>
        <w:r w:rsidR="00F82E34">
          <w:rPr>
            <w:noProof/>
            <w:webHidden/>
          </w:rPr>
          <w:tab/>
        </w:r>
        <w:r w:rsidR="00F82E34">
          <w:rPr>
            <w:noProof/>
            <w:webHidden/>
          </w:rPr>
          <w:fldChar w:fldCharType="begin"/>
        </w:r>
        <w:r w:rsidR="00F82E34">
          <w:rPr>
            <w:noProof/>
            <w:webHidden/>
          </w:rPr>
          <w:instrText xml:space="preserve"> PAGEREF _Toc368050610 \h </w:instrText>
        </w:r>
        <w:r w:rsidR="00F82E34">
          <w:rPr>
            <w:noProof/>
            <w:webHidden/>
          </w:rPr>
        </w:r>
        <w:r w:rsidR="00F82E34">
          <w:rPr>
            <w:noProof/>
            <w:webHidden/>
          </w:rPr>
          <w:fldChar w:fldCharType="separate"/>
        </w:r>
        <w:r w:rsidR="00D433E8">
          <w:rPr>
            <w:noProof/>
            <w:webHidden/>
          </w:rPr>
          <w:t>223</w:t>
        </w:r>
        <w:r w:rsidR="00F82E34">
          <w:rPr>
            <w:noProof/>
            <w:webHidden/>
          </w:rPr>
          <w:fldChar w:fldCharType="end"/>
        </w:r>
      </w:hyperlink>
    </w:p>
    <w:p w14:paraId="3D8552E0" w14:textId="77777777" w:rsidR="00F82E34" w:rsidRPr="00BE3BA1" w:rsidRDefault="00A649E2">
      <w:pPr>
        <w:pStyle w:val="3a"/>
        <w:rPr>
          <w:rFonts w:ascii="Calibri" w:eastAsia="Times New Roman" w:hAnsi="Calibri" w:cs="Arial"/>
          <w:b w:val="0"/>
          <w:noProof/>
          <w:sz w:val="22"/>
          <w:szCs w:val="22"/>
          <w:lang w:val="en-US" w:eastAsia="en-US"/>
        </w:rPr>
      </w:pPr>
      <w:hyperlink w:anchor="_Toc368050611" w:history="1">
        <w:r w:rsidR="00F82E34" w:rsidRPr="00AE7367">
          <w:rPr>
            <w:rStyle w:val="affb"/>
            <w:noProof/>
          </w:rPr>
          <w:t>15.1.2</w:t>
        </w:r>
        <w:r w:rsidR="00F82E34" w:rsidRPr="00BE3BA1">
          <w:rPr>
            <w:rFonts w:ascii="Calibri" w:eastAsia="Times New Roman" w:hAnsi="Calibri" w:cs="Arial"/>
            <w:b w:val="0"/>
            <w:noProof/>
            <w:sz w:val="22"/>
            <w:szCs w:val="22"/>
            <w:lang w:val="en-US" w:eastAsia="en-US"/>
          </w:rPr>
          <w:tab/>
        </w:r>
        <w:r w:rsidR="00F82E34" w:rsidRPr="00AE7367">
          <w:rPr>
            <w:rStyle w:val="affb"/>
            <w:noProof/>
          </w:rPr>
          <w:t>Exports</w:t>
        </w:r>
        <w:r w:rsidR="00F82E34">
          <w:rPr>
            <w:noProof/>
            <w:webHidden/>
          </w:rPr>
          <w:tab/>
        </w:r>
        <w:r w:rsidR="00F82E34">
          <w:rPr>
            <w:noProof/>
            <w:webHidden/>
          </w:rPr>
          <w:fldChar w:fldCharType="begin"/>
        </w:r>
        <w:r w:rsidR="00F82E34">
          <w:rPr>
            <w:noProof/>
            <w:webHidden/>
          </w:rPr>
          <w:instrText xml:space="preserve"> PAGEREF _Toc368050611 \h </w:instrText>
        </w:r>
        <w:r w:rsidR="00F82E34">
          <w:rPr>
            <w:noProof/>
            <w:webHidden/>
          </w:rPr>
        </w:r>
        <w:r w:rsidR="00F82E34">
          <w:rPr>
            <w:noProof/>
            <w:webHidden/>
          </w:rPr>
          <w:fldChar w:fldCharType="separate"/>
        </w:r>
        <w:r w:rsidR="00D433E8">
          <w:rPr>
            <w:noProof/>
            <w:webHidden/>
          </w:rPr>
          <w:t>225</w:t>
        </w:r>
        <w:r w:rsidR="00F82E34">
          <w:rPr>
            <w:noProof/>
            <w:webHidden/>
          </w:rPr>
          <w:fldChar w:fldCharType="end"/>
        </w:r>
      </w:hyperlink>
    </w:p>
    <w:p w14:paraId="3EC93105" w14:textId="77777777" w:rsidR="00F82E34" w:rsidRPr="00BE3BA1" w:rsidRDefault="00A649E2">
      <w:pPr>
        <w:pStyle w:val="2c"/>
        <w:rPr>
          <w:rFonts w:ascii="Calibri" w:eastAsia="Times New Roman" w:hAnsi="Calibri" w:cs="Arial"/>
          <w:b w:val="0"/>
          <w:noProof/>
          <w:sz w:val="22"/>
          <w:szCs w:val="22"/>
          <w:lang w:val="en-US" w:eastAsia="en-US"/>
        </w:rPr>
      </w:pPr>
      <w:hyperlink w:anchor="_Toc368050612" w:history="1">
        <w:r w:rsidR="00F82E34" w:rsidRPr="00AE7367">
          <w:rPr>
            <w:rStyle w:val="affb"/>
            <w:noProof/>
          </w:rPr>
          <w:t>15.2</w:t>
        </w:r>
        <w:r w:rsidR="00F82E34" w:rsidRPr="00BE3BA1">
          <w:rPr>
            <w:rFonts w:ascii="Calibri" w:eastAsia="Times New Roman" w:hAnsi="Calibri" w:cs="Arial"/>
            <w:b w:val="0"/>
            <w:noProof/>
            <w:sz w:val="22"/>
            <w:szCs w:val="22"/>
            <w:lang w:val="en-US" w:eastAsia="en-US"/>
          </w:rPr>
          <w:tab/>
        </w:r>
        <w:r w:rsidR="00F82E34" w:rsidRPr="00AE7367">
          <w:rPr>
            <w:rStyle w:val="affb"/>
            <w:noProof/>
          </w:rPr>
          <w:t>Scripts</w:t>
        </w:r>
        <w:r w:rsidR="00F82E34">
          <w:rPr>
            <w:noProof/>
            <w:webHidden/>
          </w:rPr>
          <w:tab/>
        </w:r>
        <w:r w:rsidR="00F82E34">
          <w:rPr>
            <w:noProof/>
            <w:webHidden/>
          </w:rPr>
          <w:fldChar w:fldCharType="begin"/>
        </w:r>
        <w:r w:rsidR="00F82E34">
          <w:rPr>
            <w:noProof/>
            <w:webHidden/>
          </w:rPr>
          <w:instrText xml:space="preserve"> PAGEREF _Toc368050612 \h </w:instrText>
        </w:r>
        <w:r w:rsidR="00F82E34">
          <w:rPr>
            <w:noProof/>
            <w:webHidden/>
          </w:rPr>
        </w:r>
        <w:r w:rsidR="00F82E34">
          <w:rPr>
            <w:noProof/>
            <w:webHidden/>
          </w:rPr>
          <w:fldChar w:fldCharType="separate"/>
        </w:r>
        <w:r w:rsidR="00D433E8">
          <w:rPr>
            <w:noProof/>
            <w:webHidden/>
          </w:rPr>
          <w:t>225</w:t>
        </w:r>
        <w:r w:rsidR="00F82E34">
          <w:rPr>
            <w:noProof/>
            <w:webHidden/>
          </w:rPr>
          <w:fldChar w:fldCharType="end"/>
        </w:r>
      </w:hyperlink>
    </w:p>
    <w:p w14:paraId="476A57E5" w14:textId="77777777" w:rsidR="00F82E34" w:rsidRPr="00BE3BA1" w:rsidRDefault="00A649E2">
      <w:pPr>
        <w:pStyle w:val="3a"/>
        <w:rPr>
          <w:rFonts w:ascii="Calibri" w:eastAsia="Times New Roman" w:hAnsi="Calibri" w:cs="Arial"/>
          <w:b w:val="0"/>
          <w:noProof/>
          <w:sz w:val="22"/>
          <w:szCs w:val="22"/>
          <w:lang w:val="en-US" w:eastAsia="en-US"/>
        </w:rPr>
      </w:pPr>
      <w:hyperlink w:anchor="_Toc368050616" w:history="1">
        <w:r w:rsidR="00F82E34" w:rsidRPr="00AE7367">
          <w:rPr>
            <w:rStyle w:val="affb"/>
            <w:noProof/>
          </w:rPr>
          <w:t>15.2.1</w:t>
        </w:r>
        <w:r w:rsidR="00F82E34" w:rsidRPr="00BE3BA1">
          <w:rPr>
            <w:rFonts w:ascii="Calibri" w:eastAsia="Times New Roman" w:hAnsi="Calibri" w:cs="Arial"/>
            <w:b w:val="0"/>
            <w:noProof/>
            <w:sz w:val="22"/>
            <w:szCs w:val="22"/>
            <w:lang w:val="en-US" w:eastAsia="en-US"/>
          </w:rPr>
          <w:tab/>
        </w:r>
        <w:r w:rsidR="00F82E34" w:rsidRPr="00AE7367">
          <w:rPr>
            <w:rStyle w:val="affb"/>
            <w:noProof/>
          </w:rPr>
          <w:t>Static Semantics:  Early Errors</w:t>
        </w:r>
        <w:r w:rsidR="00F82E34">
          <w:rPr>
            <w:noProof/>
            <w:webHidden/>
          </w:rPr>
          <w:tab/>
        </w:r>
        <w:r w:rsidR="00F82E34">
          <w:rPr>
            <w:noProof/>
            <w:webHidden/>
          </w:rPr>
          <w:fldChar w:fldCharType="begin"/>
        </w:r>
        <w:r w:rsidR="00F82E34">
          <w:rPr>
            <w:noProof/>
            <w:webHidden/>
          </w:rPr>
          <w:instrText xml:space="preserve"> PAGEREF _Toc368050616 \h </w:instrText>
        </w:r>
        <w:r w:rsidR="00F82E34">
          <w:rPr>
            <w:noProof/>
            <w:webHidden/>
          </w:rPr>
        </w:r>
        <w:r w:rsidR="00F82E34">
          <w:rPr>
            <w:noProof/>
            <w:webHidden/>
          </w:rPr>
          <w:fldChar w:fldCharType="separate"/>
        </w:r>
        <w:r w:rsidR="00D433E8">
          <w:rPr>
            <w:noProof/>
            <w:webHidden/>
          </w:rPr>
          <w:t>225</w:t>
        </w:r>
        <w:r w:rsidR="00F82E34">
          <w:rPr>
            <w:noProof/>
            <w:webHidden/>
          </w:rPr>
          <w:fldChar w:fldCharType="end"/>
        </w:r>
      </w:hyperlink>
    </w:p>
    <w:p w14:paraId="55BAC62E" w14:textId="77777777" w:rsidR="00F82E34" w:rsidRPr="00BE3BA1" w:rsidRDefault="00A649E2">
      <w:pPr>
        <w:pStyle w:val="3a"/>
        <w:rPr>
          <w:rFonts w:ascii="Calibri" w:eastAsia="Times New Roman" w:hAnsi="Calibri" w:cs="Arial"/>
          <w:b w:val="0"/>
          <w:noProof/>
          <w:sz w:val="22"/>
          <w:szCs w:val="22"/>
          <w:lang w:val="en-US" w:eastAsia="en-US"/>
        </w:rPr>
      </w:pPr>
      <w:hyperlink w:anchor="_Toc368050617" w:history="1">
        <w:r w:rsidR="00F82E34" w:rsidRPr="00AE7367">
          <w:rPr>
            <w:rStyle w:val="affb"/>
            <w:noProof/>
          </w:rPr>
          <w:t>15.2.2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IsStrict</w:t>
        </w:r>
        <w:r w:rsidR="00F82E34">
          <w:rPr>
            <w:noProof/>
            <w:webHidden/>
          </w:rPr>
          <w:tab/>
        </w:r>
        <w:r w:rsidR="00F82E34">
          <w:rPr>
            <w:noProof/>
            <w:webHidden/>
          </w:rPr>
          <w:fldChar w:fldCharType="begin"/>
        </w:r>
        <w:r w:rsidR="00F82E34">
          <w:rPr>
            <w:noProof/>
            <w:webHidden/>
          </w:rPr>
          <w:instrText xml:space="preserve"> PAGEREF _Toc368050617 \h </w:instrText>
        </w:r>
        <w:r w:rsidR="00F82E34">
          <w:rPr>
            <w:noProof/>
            <w:webHidden/>
          </w:rPr>
        </w:r>
        <w:r w:rsidR="00F82E34">
          <w:rPr>
            <w:noProof/>
            <w:webHidden/>
          </w:rPr>
          <w:fldChar w:fldCharType="separate"/>
        </w:r>
        <w:r w:rsidR="00D433E8">
          <w:rPr>
            <w:noProof/>
            <w:webHidden/>
          </w:rPr>
          <w:t>226</w:t>
        </w:r>
        <w:r w:rsidR="00F82E34">
          <w:rPr>
            <w:noProof/>
            <w:webHidden/>
          </w:rPr>
          <w:fldChar w:fldCharType="end"/>
        </w:r>
      </w:hyperlink>
    </w:p>
    <w:p w14:paraId="7951B251" w14:textId="77777777" w:rsidR="00F82E34" w:rsidRPr="00BE3BA1" w:rsidRDefault="00A649E2">
      <w:pPr>
        <w:pStyle w:val="3a"/>
        <w:rPr>
          <w:rFonts w:ascii="Calibri" w:eastAsia="Times New Roman" w:hAnsi="Calibri" w:cs="Arial"/>
          <w:b w:val="0"/>
          <w:noProof/>
          <w:sz w:val="22"/>
          <w:szCs w:val="22"/>
          <w:lang w:val="en-US" w:eastAsia="en-US"/>
        </w:rPr>
      </w:pPr>
      <w:hyperlink w:anchor="_Toc368050618" w:history="1">
        <w:r w:rsidR="00F82E34" w:rsidRPr="00AE7367">
          <w:rPr>
            <w:rStyle w:val="affb"/>
            <w:noProof/>
          </w:rPr>
          <w:t>15.2.3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LexicallyDeclaredNames</w:t>
        </w:r>
        <w:r w:rsidR="00F82E34">
          <w:rPr>
            <w:noProof/>
            <w:webHidden/>
          </w:rPr>
          <w:tab/>
        </w:r>
        <w:r w:rsidR="00F82E34">
          <w:rPr>
            <w:noProof/>
            <w:webHidden/>
          </w:rPr>
          <w:fldChar w:fldCharType="begin"/>
        </w:r>
        <w:r w:rsidR="00F82E34">
          <w:rPr>
            <w:noProof/>
            <w:webHidden/>
          </w:rPr>
          <w:instrText xml:space="preserve"> PAGEREF _Toc368050618 \h </w:instrText>
        </w:r>
        <w:r w:rsidR="00F82E34">
          <w:rPr>
            <w:noProof/>
            <w:webHidden/>
          </w:rPr>
        </w:r>
        <w:r w:rsidR="00F82E34">
          <w:rPr>
            <w:noProof/>
            <w:webHidden/>
          </w:rPr>
          <w:fldChar w:fldCharType="separate"/>
        </w:r>
        <w:r w:rsidR="00D433E8">
          <w:rPr>
            <w:noProof/>
            <w:webHidden/>
          </w:rPr>
          <w:t>226</w:t>
        </w:r>
        <w:r w:rsidR="00F82E34">
          <w:rPr>
            <w:noProof/>
            <w:webHidden/>
          </w:rPr>
          <w:fldChar w:fldCharType="end"/>
        </w:r>
      </w:hyperlink>
    </w:p>
    <w:p w14:paraId="4E32C4F0" w14:textId="77777777" w:rsidR="00F82E34" w:rsidRPr="00BE3BA1" w:rsidRDefault="00A649E2">
      <w:pPr>
        <w:pStyle w:val="3a"/>
        <w:rPr>
          <w:rFonts w:ascii="Calibri" w:eastAsia="Times New Roman" w:hAnsi="Calibri" w:cs="Arial"/>
          <w:b w:val="0"/>
          <w:noProof/>
          <w:sz w:val="22"/>
          <w:szCs w:val="22"/>
          <w:lang w:val="en-US" w:eastAsia="en-US"/>
        </w:rPr>
      </w:pPr>
      <w:hyperlink w:anchor="_Toc368050619" w:history="1">
        <w:r w:rsidR="00F82E34" w:rsidRPr="00AE7367">
          <w:rPr>
            <w:rStyle w:val="affb"/>
            <w:noProof/>
          </w:rPr>
          <w:t>15.2.4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LexicallyScopedDeclarations</w:t>
        </w:r>
        <w:r w:rsidR="00F82E34">
          <w:rPr>
            <w:noProof/>
            <w:webHidden/>
          </w:rPr>
          <w:tab/>
        </w:r>
        <w:r w:rsidR="00F82E34">
          <w:rPr>
            <w:noProof/>
            <w:webHidden/>
          </w:rPr>
          <w:fldChar w:fldCharType="begin"/>
        </w:r>
        <w:r w:rsidR="00F82E34">
          <w:rPr>
            <w:noProof/>
            <w:webHidden/>
          </w:rPr>
          <w:instrText xml:space="preserve"> PAGEREF _Toc368050619 \h </w:instrText>
        </w:r>
        <w:r w:rsidR="00F82E34">
          <w:rPr>
            <w:noProof/>
            <w:webHidden/>
          </w:rPr>
        </w:r>
        <w:r w:rsidR="00F82E34">
          <w:rPr>
            <w:noProof/>
            <w:webHidden/>
          </w:rPr>
          <w:fldChar w:fldCharType="separate"/>
        </w:r>
        <w:r w:rsidR="00D433E8">
          <w:rPr>
            <w:noProof/>
            <w:webHidden/>
          </w:rPr>
          <w:t>226</w:t>
        </w:r>
        <w:r w:rsidR="00F82E34">
          <w:rPr>
            <w:noProof/>
            <w:webHidden/>
          </w:rPr>
          <w:fldChar w:fldCharType="end"/>
        </w:r>
      </w:hyperlink>
    </w:p>
    <w:p w14:paraId="0CB9FA3E" w14:textId="77777777" w:rsidR="00F82E34" w:rsidRPr="00BE3BA1" w:rsidRDefault="00A649E2">
      <w:pPr>
        <w:pStyle w:val="3a"/>
        <w:rPr>
          <w:rFonts w:ascii="Calibri" w:eastAsia="Times New Roman" w:hAnsi="Calibri" w:cs="Arial"/>
          <w:b w:val="0"/>
          <w:noProof/>
          <w:sz w:val="22"/>
          <w:szCs w:val="22"/>
          <w:lang w:val="en-US" w:eastAsia="en-US"/>
        </w:rPr>
      </w:pPr>
      <w:hyperlink w:anchor="_Toc368050626" w:history="1">
        <w:r w:rsidR="00F82E34" w:rsidRPr="00AE7367">
          <w:rPr>
            <w:rStyle w:val="affb"/>
            <w:noProof/>
          </w:rPr>
          <w:t>15.2.5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VarDeclaredNames</w:t>
        </w:r>
        <w:r w:rsidR="00F82E34">
          <w:rPr>
            <w:noProof/>
            <w:webHidden/>
          </w:rPr>
          <w:tab/>
        </w:r>
        <w:r w:rsidR="00F82E34">
          <w:rPr>
            <w:noProof/>
            <w:webHidden/>
          </w:rPr>
          <w:fldChar w:fldCharType="begin"/>
        </w:r>
        <w:r w:rsidR="00F82E34">
          <w:rPr>
            <w:noProof/>
            <w:webHidden/>
          </w:rPr>
          <w:instrText xml:space="preserve"> PAGEREF _Toc368050626 \h </w:instrText>
        </w:r>
        <w:r w:rsidR="00F82E34">
          <w:rPr>
            <w:noProof/>
            <w:webHidden/>
          </w:rPr>
        </w:r>
        <w:r w:rsidR="00F82E34">
          <w:rPr>
            <w:noProof/>
            <w:webHidden/>
          </w:rPr>
          <w:fldChar w:fldCharType="separate"/>
        </w:r>
        <w:r w:rsidR="00D433E8">
          <w:rPr>
            <w:noProof/>
            <w:webHidden/>
          </w:rPr>
          <w:t>226</w:t>
        </w:r>
        <w:r w:rsidR="00F82E34">
          <w:rPr>
            <w:noProof/>
            <w:webHidden/>
          </w:rPr>
          <w:fldChar w:fldCharType="end"/>
        </w:r>
      </w:hyperlink>
    </w:p>
    <w:p w14:paraId="55C1C1D6" w14:textId="77777777" w:rsidR="00F82E34" w:rsidRPr="00BE3BA1" w:rsidRDefault="00A649E2">
      <w:pPr>
        <w:pStyle w:val="3a"/>
        <w:rPr>
          <w:rFonts w:ascii="Calibri" w:eastAsia="Times New Roman" w:hAnsi="Calibri" w:cs="Arial"/>
          <w:b w:val="0"/>
          <w:noProof/>
          <w:sz w:val="22"/>
          <w:szCs w:val="22"/>
          <w:lang w:val="en-US" w:eastAsia="en-US"/>
        </w:rPr>
      </w:pPr>
      <w:hyperlink w:anchor="_Toc368050633" w:history="1">
        <w:r w:rsidR="00F82E34" w:rsidRPr="00AE7367">
          <w:rPr>
            <w:rStyle w:val="affb"/>
            <w:noProof/>
          </w:rPr>
          <w:t>15.2.6</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Static Semantics:  </w:t>
        </w:r>
        <w:r w:rsidR="00F82E34" w:rsidRPr="00AE7367">
          <w:rPr>
            <w:rStyle w:val="affb"/>
            <w:noProof/>
            <w:lang w:eastAsia="en-US"/>
          </w:rPr>
          <w:t>VarScopedDeclarations</w:t>
        </w:r>
        <w:r w:rsidR="00F82E34">
          <w:rPr>
            <w:noProof/>
            <w:webHidden/>
          </w:rPr>
          <w:tab/>
        </w:r>
        <w:r w:rsidR="00F82E34">
          <w:rPr>
            <w:noProof/>
            <w:webHidden/>
          </w:rPr>
          <w:fldChar w:fldCharType="begin"/>
        </w:r>
        <w:r w:rsidR="00F82E34">
          <w:rPr>
            <w:noProof/>
            <w:webHidden/>
          </w:rPr>
          <w:instrText xml:space="preserve"> PAGEREF _Toc368050633 \h </w:instrText>
        </w:r>
        <w:r w:rsidR="00F82E34">
          <w:rPr>
            <w:noProof/>
            <w:webHidden/>
          </w:rPr>
        </w:r>
        <w:r w:rsidR="00F82E34">
          <w:rPr>
            <w:noProof/>
            <w:webHidden/>
          </w:rPr>
          <w:fldChar w:fldCharType="separate"/>
        </w:r>
        <w:r w:rsidR="00D433E8">
          <w:rPr>
            <w:noProof/>
            <w:webHidden/>
          </w:rPr>
          <w:t>226</w:t>
        </w:r>
        <w:r w:rsidR="00F82E34">
          <w:rPr>
            <w:noProof/>
            <w:webHidden/>
          </w:rPr>
          <w:fldChar w:fldCharType="end"/>
        </w:r>
      </w:hyperlink>
    </w:p>
    <w:p w14:paraId="05361A1E" w14:textId="77777777" w:rsidR="00F82E34" w:rsidRPr="00BE3BA1" w:rsidRDefault="00A649E2">
      <w:pPr>
        <w:pStyle w:val="3a"/>
        <w:rPr>
          <w:rFonts w:ascii="Calibri" w:eastAsia="Times New Roman" w:hAnsi="Calibri" w:cs="Arial"/>
          <w:b w:val="0"/>
          <w:noProof/>
          <w:sz w:val="22"/>
          <w:szCs w:val="22"/>
          <w:lang w:val="en-US" w:eastAsia="en-US"/>
        </w:rPr>
      </w:pPr>
      <w:hyperlink w:anchor="_Toc368050641" w:history="1">
        <w:r w:rsidR="00F82E34" w:rsidRPr="00AE7367">
          <w:rPr>
            <w:rStyle w:val="affb"/>
            <w:noProof/>
            <w:spacing w:val="6"/>
          </w:rPr>
          <w:t>15.2.7</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Script  Evaluation</w:t>
        </w:r>
        <w:r w:rsidR="00F82E34">
          <w:rPr>
            <w:noProof/>
            <w:webHidden/>
          </w:rPr>
          <w:tab/>
        </w:r>
        <w:r w:rsidR="00F82E34">
          <w:rPr>
            <w:noProof/>
            <w:webHidden/>
          </w:rPr>
          <w:fldChar w:fldCharType="begin"/>
        </w:r>
        <w:r w:rsidR="00F82E34">
          <w:rPr>
            <w:noProof/>
            <w:webHidden/>
          </w:rPr>
          <w:instrText xml:space="preserve"> PAGEREF _Toc368050641 \h </w:instrText>
        </w:r>
        <w:r w:rsidR="00F82E34">
          <w:rPr>
            <w:noProof/>
            <w:webHidden/>
          </w:rPr>
        </w:r>
        <w:r w:rsidR="00F82E34">
          <w:rPr>
            <w:noProof/>
            <w:webHidden/>
          </w:rPr>
          <w:fldChar w:fldCharType="separate"/>
        </w:r>
        <w:r w:rsidR="00D433E8">
          <w:rPr>
            <w:noProof/>
            <w:webHidden/>
          </w:rPr>
          <w:t>227</w:t>
        </w:r>
        <w:r w:rsidR="00F82E34">
          <w:rPr>
            <w:noProof/>
            <w:webHidden/>
          </w:rPr>
          <w:fldChar w:fldCharType="end"/>
        </w:r>
      </w:hyperlink>
    </w:p>
    <w:p w14:paraId="0794AF8B" w14:textId="77777777" w:rsidR="00F82E34" w:rsidRPr="00BE3BA1" w:rsidRDefault="00A649E2">
      <w:pPr>
        <w:pStyle w:val="3a"/>
        <w:rPr>
          <w:rFonts w:ascii="Calibri" w:eastAsia="Times New Roman" w:hAnsi="Calibri" w:cs="Arial"/>
          <w:b w:val="0"/>
          <w:noProof/>
          <w:sz w:val="22"/>
          <w:szCs w:val="22"/>
          <w:lang w:val="en-US" w:eastAsia="en-US"/>
        </w:rPr>
      </w:pPr>
      <w:hyperlink w:anchor="_Toc368050642" w:history="1">
        <w:r w:rsidR="00F82E34" w:rsidRPr="00AE7367">
          <w:rPr>
            <w:rStyle w:val="affb"/>
            <w:noProof/>
          </w:rPr>
          <w:t>15.2.8</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Runtime Semantics: </w:t>
        </w:r>
        <w:r w:rsidR="00F82E34" w:rsidRPr="00AE7367">
          <w:rPr>
            <w:rStyle w:val="affb"/>
            <w:noProof/>
            <w:spacing w:val="6"/>
          </w:rPr>
          <w:t>Evaluation</w:t>
        </w:r>
        <w:r w:rsidR="00F82E34">
          <w:rPr>
            <w:noProof/>
            <w:webHidden/>
          </w:rPr>
          <w:tab/>
        </w:r>
        <w:r w:rsidR="00F82E34">
          <w:rPr>
            <w:noProof/>
            <w:webHidden/>
          </w:rPr>
          <w:fldChar w:fldCharType="begin"/>
        </w:r>
        <w:r w:rsidR="00F82E34">
          <w:rPr>
            <w:noProof/>
            <w:webHidden/>
          </w:rPr>
          <w:instrText xml:space="preserve"> PAGEREF _Toc368050642 \h </w:instrText>
        </w:r>
        <w:r w:rsidR="00F82E34">
          <w:rPr>
            <w:noProof/>
            <w:webHidden/>
          </w:rPr>
        </w:r>
        <w:r w:rsidR="00F82E34">
          <w:rPr>
            <w:noProof/>
            <w:webHidden/>
          </w:rPr>
          <w:fldChar w:fldCharType="separate"/>
        </w:r>
        <w:r w:rsidR="00D433E8">
          <w:rPr>
            <w:noProof/>
            <w:webHidden/>
          </w:rPr>
          <w:t>227</w:t>
        </w:r>
        <w:r w:rsidR="00F82E34">
          <w:rPr>
            <w:noProof/>
            <w:webHidden/>
          </w:rPr>
          <w:fldChar w:fldCharType="end"/>
        </w:r>
      </w:hyperlink>
    </w:p>
    <w:p w14:paraId="6E1F1546" w14:textId="77777777" w:rsidR="00F82E34" w:rsidRPr="00BE3BA1" w:rsidRDefault="00A649E2">
      <w:pPr>
        <w:pStyle w:val="3a"/>
        <w:rPr>
          <w:rFonts w:ascii="Calibri" w:eastAsia="Times New Roman" w:hAnsi="Calibri" w:cs="Arial"/>
          <w:b w:val="0"/>
          <w:noProof/>
          <w:sz w:val="22"/>
          <w:szCs w:val="22"/>
          <w:lang w:val="en-US" w:eastAsia="en-US"/>
        </w:rPr>
      </w:pPr>
      <w:hyperlink w:anchor="_Toc368050643" w:history="1">
        <w:r w:rsidR="00F82E34" w:rsidRPr="00AE7367">
          <w:rPr>
            <w:rStyle w:val="affb"/>
            <w:noProof/>
          </w:rPr>
          <w:t>15.2.9</w:t>
        </w:r>
        <w:r w:rsidR="00F82E34" w:rsidRPr="00BE3BA1">
          <w:rPr>
            <w:rFonts w:ascii="Calibri" w:eastAsia="Times New Roman" w:hAnsi="Calibri" w:cs="Arial"/>
            <w:b w:val="0"/>
            <w:noProof/>
            <w:sz w:val="22"/>
            <w:szCs w:val="22"/>
            <w:lang w:val="en-US" w:eastAsia="en-US"/>
          </w:rPr>
          <w:tab/>
        </w:r>
        <w:r w:rsidR="00F82E34" w:rsidRPr="00AE7367">
          <w:rPr>
            <w:rStyle w:val="affb"/>
            <w:noProof/>
          </w:rPr>
          <w:t>Runtime Semantics: GlobalDeclarationInstantiation</w:t>
        </w:r>
        <w:r w:rsidR="00F82E34">
          <w:rPr>
            <w:noProof/>
            <w:webHidden/>
          </w:rPr>
          <w:tab/>
        </w:r>
        <w:r w:rsidR="00F82E34">
          <w:rPr>
            <w:noProof/>
            <w:webHidden/>
          </w:rPr>
          <w:fldChar w:fldCharType="begin"/>
        </w:r>
        <w:r w:rsidR="00F82E34">
          <w:rPr>
            <w:noProof/>
            <w:webHidden/>
          </w:rPr>
          <w:instrText xml:space="preserve"> PAGEREF _Toc368050643 \h </w:instrText>
        </w:r>
        <w:r w:rsidR="00F82E34">
          <w:rPr>
            <w:noProof/>
            <w:webHidden/>
          </w:rPr>
        </w:r>
        <w:r w:rsidR="00F82E34">
          <w:rPr>
            <w:noProof/>
            <w:webHidden/>
          </w:rPr>
          <w:fldChar w:fldCharType="separate"/>
        </w:r>
        <w:r w:rsidR="00D433E8">
          <w:rPr>
            <w:noProof/>
            <w:webHidden/>
          </w:rPr>
          <w:t>227</w:t>
        </w:r>
        <w:r w:rsidR="00F82E34">
          <w:rPr>
            <w:noProof/>
            <w:webHidden/>
          </w:rPr>
          <w:fldChar w:fldCharType="end"/>
        </w:r>
      </w:hyperlink>
    </w:p>
    <w:p w14:paraId="39801DF5" w14:textId="77777777" w:rsidR="00F82E34" w:rsidRPr="00BE3BA1" w:rsidRDefault="00A649E2">
      <w:pPr>
        <w:pStyle w:val="2c"/>
        <w:rPr>
          <w:rFonts w:ascii="Calibri" w:eastAsia="Times New Roman" w:hAnsi="Calibri" w:cs="Arial"/>
          <w:b w:val="0"/>
          <w:noProof/>
          <w:sz w:val="22"/>
          <w:szCs w:val="22"/>
          <w:lang w:val="en-US" w:eastAsia="en-US"/>
        </w:rPr>
      </w:pPr>
      <w:hyperlink w:anchor="_Toc368050644" w:history="1">
        <w:r w:rsidR="00F82E34" w:rsidRPr="00AE7367">
          <w:rPr>
            <w:rStyle w:val="affb"/>
            <w:noProof/>
          </w:rPr>
          <w:t>15.3</w:t>
        </w:r>
        <w:r w:rsidR="00F82E34" w:rsidRPr="00BE3BA1">
          <w:rPr>
            <w:rFonts w:ascii="Calibri" w:eastAsia="Times New Roman" w:hAnsi="Calibri" w:cs="Arial"/>
            <w:b w:val="0"/>
            <w:noProof/>
            <w:sz w:val="22"/>
            <w:szCs w:val="22"/>
            <w:lang w:val="en-US" w:eastAsia="en-US"/>
          </w:rPr>
          <w:tab/>
        </w:r>
        <w:r w:rsidR="00F82E34" w:rsidRPr="00AE7367">
          <w:rPr>
            <w:rStyle w:val="affb"/>
            <w:noProof/>
          </w:rPr>
          <w:t>Directive Prologues and the Use Strict Directive</w:t>
        </w:r>
        <w:r w:rsidR="00F82E34">
          <w:rPr>
            <w:noProof/>
            <w:webHidden/>
          </w:rPr>
          <w:tab/>
        </w:r>
        <w:r w:rsidR="00F82E34">
          <w:rPr>
            <w:noProof/>
            <w:webHidden/>
          </w:rPr>
          <w:fldChar w:fldCharType="begin"/>
        </w:r>
        <w:r w:rsidR="00F82E34">
          <w:rPr>
            <w:noProof/>
            <w:webHidden/>
          </w:rPr>
          <w:instrText xml:space="preserve"> PAGEREF _Toc368050644 \h </w:instrText>
        </w:r>
        <w:r w:rsidR="00F82E34">
          <w:rPr>
            <w:noProof/>
            <w:webHidden/>
          </w:rPr>
        </w:r>
        <w:r w:rsidR="00F82E34">
          <w:rPr>
            <w:noProof/>
            <w:webHidden/>
          </w:rPr>
          <w:fldChar w:fldCharType="separate"/>
        </w:r>
        <w:r w:rsidR="00D433E8">
          <w:rPr>
            <w:noProof/>
            <w:webHidden/>
          </w:rPr>
          <w:t>229</w:t>
        </w:r>
        <w:r w:rsidR="00F82E34">
          <w:rPr>
            <w:noProof/>
            <w:webHidden/>
          </w:rPr>
          <w:fldChar w:fldCharType="end"/>
        </w:r>
      </w:hyperlink>
    </w:p>
    <w:p w14:paraId="030A1FD7" w14:textId="77777777" w:rsidR="00F82E34" w:rsidRPr="00BE3BA1" w:rsidRDefault="00A649E2">
      <w:pPr>
        <w:pStyle w:val="12"/>
        <w:rPr>
          <w:rFonts w:ascii="Calibri" w:eastAsia="Times New Roman" w:hAnsi="Calibri" w:cs="Arial"/>
          <w:b w:val="0"/>
          <w:noProof/>
          <w:sz w:val="22"/>
          <w:szCs w:val="22"/>
          <w:lang w:val="en-US" w:eastAsia="en-US"/>
        </w:rPr>
      </w:pPr>
      <w:hyperlink w:anchor="_Toc368050648" w:history="1">
        <w:r w:rsidR="00F82E34" w:rsidRPr="00AE7367">
          <w:rPr>
            <w:rStyle w:val="affb"/>
            <w:noProof/>
          </w:rPr>
          <w:t>16</w:t>
        </w:r>
        <w:r w:rsidR="00F82E34" w:rsidRPr="00BE3BA1">
          <w:rPr>
            <w:rFonts w:ascii="Calibri" w:eastAsia="Times New Roman" w:hAnsi="Calibri" w:cs="Arial"/>
            <w:b w:val="0"/>
            <w:noProof/>
            <w:sz w:val="22"/>
            <w:szCs w:val="22"/>
            <w:lang w:val="en-US" w:eastAsia="en-US"/>
          </w:rPr>
          <w:tab/>
        </w:r>
        <w:r w:rsidR="00F82E34" w:rsidRPr="00AE7367">
          <w:rPr>
            <w:rStyle w:val="affb"/>
            <w:noProof/>
          </w:rPr>
          <w:t>Error Handling and Language Extensions</w:t>
        </w:r>
        <w:r w:rsidR="00F82E34">
          <w:rPr>
            <w:noProof/>
            <w:webHidden/>
          </w:rPr>
          <w:tab/>
        </w:r>
        <w:r w:rsidR="00F82E34">
          <w:rPr>
            <w:noProof/>
            <w:webHidden/>
          </w:rPr>
          <w:fldChar w:fldCharType="begin"/>
        </w:r>
        <w:r w:rsidR="00F82E34">
          <w:rPr>
            <w:noProof/>
            <w:webHidden/>
          </w:rPr>
          <w:instrText xml:space="preserve"> PAGEREF _Toc368050648 \h </w:instrText>
        </w:r>
        <w:r w:rsidR="00F82E34">
          <w:rPr>
            <w:noProof/>
            <w:webHidden/>
          </w:rPr>
        </w:r>
        <w:r w:rsidR="00F82E34">
          <w:rPr>
            <w:noProof/>
            <w:webHidden/>
          </w:rPr>
          <w:fldChar w:fldCharType="separate"/>
        </w:r>
        <w:r w:rsidR="00D433E8">
          <w:rPr>
            <w:noProof/>
            <w:webHidden/>
          </w:rPr>
          <w:t>229</w:t>
        </w:r>
        <w:r w:rsidR="00F82E34">
          <w:rPr>
            <w:noProof/>
            <w:webHidden/>
          </w:rPr>
          <w:fldChar w:fldCharType="end"/>
        </w:r>
      </w:hyperlink>
    </w:p>
    <w:p w14:paraId="36743ACC" w14:textId="77777777" w:rsidR="00F82E34" w:rsidRPr="00BE3BA1" w:rsidRDefault="00A649E2">
      <w:pPr>
        <w:pStyle w:val="12"/>
        <w:rPr>
          <w:rFonts w:ascii="Calibri" w:eastAsia="Times New Roman" w:hAnsi="Calibri" w:cs="Arial"/>
          <w:b w:val="0"/>
          <w:noProof/>
          <w:sz w:val="22"/>
          <w:szCs w:val="22"/>
          <w:lang w:val="en-US" w:eastAsia="en-US"/>
        </w:rPr>
      </w:pPr>
      <w:hyperlink w:anchor="_Toc368050649" w:history="1">
        <w:r w:rsidR="00F82E34" w:rsidRPr="00AE7367">
          <w:rPr>
            <w:rStyle w:val="affb"/>
            <w:noProof/>
          </w:rPr>
          <w:t>17</w:t>
        </w:r>
        <w:r w:rsidR="00F82E34" w:rsidRPr="00BE3BA1">
          <w:rPr>
            <w:rFonts w:ascii="Calibri" w:eastAsia="Times New Roman" w:hAnsi="Calibri" w:cs="Arial"/>
            <w:b w:val="0"/>
            <w:noProof/>
            <w:sz w:val="22"/>
            <w:szCs w:val="22"/>
            <w:lang w:val="en-US" w:eastAsia="en-US"/>
          </w:rPr>
          <w:tab/>
        </w:r>
        <w:r w:rsidR="00F82E34" w:rsidRPr="00AE7367">
          <w:rPr>
            <w:rStyle w:val="affb"/>
            <w:noProof/>
          </w:rPr>
          <w:t>Standard Built-in ECMAScript Objects</w:t>
        </w:r>
        <w:r w:rsidR="00F82E34">
          <w:rPr>
            <w:noProof/>
            <w:webHidden/>
          </w:rPr>
          <w:tab/>
        </w:r>
        <w:r w:rsidR="00F82E34">
          <w:rPr>
            <w:noProof/>
            <w:webHidden/>
          </w:rPr>
          <w:fldChar w:fldCharType="begin"/>
        </w:r>
        <w:r w:rsidR="00F82E34">
          <w:rPr>
            <w:noProof/>
            <w:webHidden/>
          </w:rPr>
          <w:instrText xml:space="preserve"> PAGEREF _Toc368050649 \h </w:instrText>
        </w:r>
        <w:r w:rsidR="00F82E34">
          <w:rPr>
            <w:noProof/>
            <w:webHidden/>
          </w:rPr>
        </w:r>
        <w:r w:rsidR="00F82E34">
          <w:rPr>
            <w:noProof/>
            <w:webHidden/>
          </w:rPr>
          <w:fldChar w:fldCharType="separate"/>
        </w:r>
        <w:r w:rsidR="00D433E8">
          <w:rPr>
            <w:noProof/>
            <w:webHidden/>
          </w:rPr>
          <w:t>231</w:t>
        </w:r>
        <w:r w:rsidR="00F82E34">
          <w:rPr>
            <w:noProof/>
            <w:webHidden/>
          </w:rPr>
          <w:fldChar w:fldCharType="end"/>
        </w:r>
      </w:hyperlink>
    </w:p>
    <w:p w14:paraId="240066BA" w14:textId="77777777" w:rsidR="00F82E34" w:rsidRPr="00BE3BA1" w:rsidRDefault="00A649E2">
      <w:pPr>
        <w:pStyle w:val="12"/>
        <w:rPr>
          <w:rFonts w:ascii="Calibri" w:eastAsia="Times New Roman" w:hAnsi="Calibri" w:cs="Arial"/>
          <w:b w:val="0"/>
          <w:noProof/>
          <w:sz w:val="22"/>
          <w:szCs w:val="22"/>
          <w:lang w:val="en-US" w:eastAsia="en-US"/>
        </w:rPr>
      </w:pPr>
      <w:hyperlink w:anchor="_Toc368050650" w:history="1">
        <w:r w:rsidR="00F82E34" w:rsidRPr="00AE7367">
          <w:rPr>
            <w:rStyle w:val="affb"/>
            <w:noProof/>
          </w:rPr>
          <w:t>18</w:t>
        </w:r>
        <w:r w:rsidR="00F82E34" w:rsidRPr="00BE3BA1">
          <w:rPr>
            <w:rFonts w:ascii="Calibri" w:eastAsia="Times New Roman" w:hAnsi="Calibri" w:cs="Arial"/>
            <w:b w:val="0"/>
            <w:noProof/>
            <w:sz w:val="22"/>
            <w:szCs w:val="22"/>
            <w:lang w:val="en-US" w:eastAsia="en-US"/>
          </w:rPr>
          <w:tab/>
        </w:r>
        <w:r w:rsidR="00F82E34" w:rsidRPr="00AE7367">
          <w:rPr>
            <w:rStyle w:val="affb"/>
            <w:noProof/>
          </w:rPr>
          <w:t>The Global Object</w:t>
        </w:r>
        <w:r w:rsidR="00F82E34">
          <w:rPr>
            <w:noProof/>
            <w:webHidden/>
          </w:rPr>
          <w:tab/>
        </w:r>
        <w:r w:rsidR="00F82E34">
          <w:rPr>
            <w:noProof/>
            <w:webHidden/>
          </w:rPr>
          <w:fldChar w:fldCharType="begin"/>
        </w:r>
        <w:r w:rsidR="00F82E34">
          <w:rPr>
            <w:noProof/>
            <w:webHidden/>
          </w:rPr>
          <w:instrText xml:space="preserve"> PAGEREF _Toc368050650 \h </w:instrText>
        </w:r>
        <w:r w:rsidR="00F82E34">
          <w:rPr>
            <w:noProof/>
            <w:webHidden/>
          </w:rPr>
        </w:r>
        <w:r w:rsidR="00F82E34">
          <w:rPr>
            <w:noProof/>
            <w:webHidden/>
          </w:rPr>
          <w:fldChar w:fldCharType="separate"/>
        </w:r>
        <w:r w:rsidR="00D433E8">
          <w:rPr>
            <w:noProof/>
            <w:webHidden/>
          </w:rPr>
          <w:t>232</w:t>
        </w:r>
        <w:r w:rsidR="00F82E34">
          <w:rPr>
            <w:noProof/>
            <w:webHidden/>
          </w:rPr>
          <w:fldChar w:fldCharType="end"/>
        </w:r>
      </w:hyperlink>
    </w:p>
    <w:p w14:paraId="3E71A40B" w14:textId="77777777" w:rsidR="00F82E34" w:rsidRPr="00BE3BA1" w:rsidRDefault="00A649E2">
      <w:pPr>
        <w:pStyle w:val="2c"/>
        <w:rPr>
          <w:rFonts w:ascii="Calibri" w:eastAsia="Times New Roman" w:hAnsi="Calibri" w:cs="Arial"/>
          <w:b w:val="0"/>
          <w:noProof/>
          <w:sz w:val="22"/>
          <w:szCs w:val="22"/>
          <w:lang w:val="en-US" w:eastAsia="en-US"/>
        </w:rPr>
      </w:pPr>
      <w:hyperlink w:anchor="_Toc368050651" w:history="1">
        <w:r w:rsidR="00F82E34" w:rsidRPr="00AE7367">
          <w:rPr>
            <w:rStyle w:val="affb"/>
            <w:noProof/>
          </w:rPr>
          <w:t>18.1</w:t>
        </w:r>
        <w:r w:rsidR="00F82E34" w:rsidRPr="00BE3BA1">
          <w:rPr>
            <w:rFonts w:ascii="Calibri" w:eastAsia="Times New Roman" w:hAnsi="Calibri" w:cs="Arial"/>
            <w:b w:val="0"/>
            <w:noProof/>
            <w:sz w:val="22"/>
            <w:szCs w:val="22"/>
            <w:lang w:val="en-US" w:eastAsia="en-US"/>
          </w:rPr>
          <w:tab/>
        </w:r>
        <w:r w:rsidR="00F82E34" w:rsidRPr="00AE7367">
          <w:rPr>
            <w:rStyle w:val="affb"/>
            <w:noProof/>
          </w:rPr>
          <w:t>Value Properties of the Global Object</w:t>
        </w:r>
        <w:r w:rsidR="00F82E34">
          <w:rPr>
            <w:noProof/>
            <w:webHidden/>
          </w:rPr>
          <w:tab/>
        </w:r>
        <w:r w:rsidR="00F82E34">
          <w:rPr>
            <w:noProof/>
            <w:webHidden/>
          </w:rPr>
          <w:fldChar w:fldCharType="begin"/>
        </w:r>
        <w:r w:rsidR="00F82E34">
          <w:rPr>
            <w:noProof/>
            <w:webHidden/>
          </w:rPr>
          <w:instrText xml:space="preserve"> PAGEREF _Toc368050651 \h </w:instrText>
        </w:r>
        <w:r w:rsidR="00F82E34">
          <w:rPr>
            <w:noProof/>
            <w:webHidden/>
          </w:rPr>
        </w:r>
        <w:r w:rsidR="00F82E34">
          <w:rPr>
            <w:noProof/>
            <w:webHidden/>
          </w:rPr>
          <w:fldChar w:fldCharType="separate"/>
        </w:r>
        <w:r w:rsidR="00D433E8">
          <w:rPr>
            <w:noProof/>
            <w:webHidden/>
          </w:rPr>
          <w:t>232</w:t>
        </w:r>
        <w:r w:rsidR="00F82E34">
          <w:rPr>
            <w:noProof/>
            <w:webHidden/>
          </w:rPr>
          <w:fldChar w:fldCharType="end"/>
        </w:r>
      </w:hyperlink>
    </w:p>
    <w:p w14:paraId="28AF15DC" w14:textId="77777777" w:rsidR="00F82E34" w:rsidRPr="00BE3BA1" w:rsidRDefault="00A649E2">
      <w:pPr>
        <w:pStyle w:val="3a"/>
        <w:rPr>
          <w:rFonts w:ascii="Calibri" w:eastAsia="Times New Roman" w:hAnsi="Calibri" w:cs="Arial"/>
          <w:b w:val="0"/>
          <w:noProof/>
          <w:sz w:val="22"/>
          <w:szCs w:val="22"/>
          <w:lang w:val="en-US" w:eastAsia="en-US"/>
        </w:rPr>
      </w:pPr>
      <w:hyperlink w:anchor="_Toc368050652" w:history="1">
        <w:r w:rsidR="00F82E34" w:rsidRPr="00AE7367">
          <w:rPr>
            <w:rStyle w:val="affb"/>
            <w:noProof/>
          </w:rPr>
          <w:t>18.1.1</w:t>
        </w:r>
        <w:r w:rsidR="00F82E34" w:rsidRPr="00BE3BA1">
          <w:rPr>
            <w:rFonts w:ascii="Calibri" w:eastAsia="Times New Roman" w:hAnsi="Calibri" w:cs="Arial"/>
            <w:b w:val="0"/>
            <w:noProof/>
            <w:sz w:val="22"/>
            <w:szCs w:val="22"/>
            <w:lang w:val="en-US" w:eastAsia="en-US"/>
          </w:rPr>
          <w:tab/>
        </w:r>
        <w:r w:rsidR="00F82E34" w:rsidRPr="00AE7367">
          <w:rPr>
            <w:rStyle w:val="affb"/>
            <w:noProof/>
          </w:rPr>
          <w:t>Infinity</w:t>
        </w:r>
        <w:r w:rsidR="00F82E34">
          <w:rPr>
            <w:noProof/>
            <w:webHidden/>
          </w:rPr>
          <w:tab/>
        </w:r>
        <w:r w:rsidR="00F82E34">
          <w:rPr>
            <w:noProof/>
            <w:webHidden/>
          </w:rPr>
          <w:fldChar w:fldCharType="begin"/>
        </w:r>
        <w:r w:rsidR="00F82E34">
          <w:rPr>
            <w:noProof/>
            <w:webHidden/>
          </w:rPr>
          <w:instrText xml:space="preserve"> PAGEREF _Toc368050652 \h </w:instrText>
        </w:r>
        <w:r w:rsidR="00F82E34">
          <w:rPr>
            <w:noProof/>
            <w:webHidden/>
          </w:rPr>
        </w:r>
        <w:r w:rsidR="00F82E34">
          <w:rPr>
            <w:noProof/>
            <w:webHidden/>
          </w:rPr>
          <w:fldChar w:fldCharType="separate"/>
        </w:r>
        <w:r w:rsidR="00D433E8">
          <w:rPr>
            <w:noProof/>
            <w:webHidden/>
          </w:rPr>
          <w:t>232</w:t>
        </w:r>
        <w:r w:rsidR="00F82E34">
          <w:rPr>
            <w:noProof/>
            <w:webHidden/>
          </w:rPr>
          <w:fldChar w:fldCharType="end"/>
        </w:r>
      </w:hyperlink>
    </w:p>
    <w:p w14:paraId="5FE666EC" w14:textId="77777777" w:rsidR="00F82E34" w:rsidRPr="00BE3BA1" w:rsidRDefault="00A649E2">
      <w:pPr>
        <w:pStyle w:val="3a"/>
        <w:rPr>
          <w:rFonts w:ascii="Calibri" w:eastAsia="Times New Roman" w:hAnsi="Calibri" w:cs="Arial"/>
          <w:b w:val="0"/>
          <w:noProof/>
          <w:sz w:val="22"/>
          <w:szCs w:val="22"/>
          <w:lang w:val="en-US" w:eastAsia="en-US"/>
        </w:rPr>
      </w:pPr>
      <w:hyperlink w:anchor="_Toc368050653" w:history="1">
        <w:r w:rsidR="00F82E34" w:rsidRPr="00AE7367">
          <w:rPr>
            <w:rStyle w:val="affb"/>
            <w:noProof/>
          </w:rPr>
          <w:t>18.1.2</w:t>
        </w:r>
        <w:r w:rsidR="00F82E34" w:rsidRPr="00BE3BA1">
          <w:rPr>
            <w:rFonts w:ascii="Calibri" w:eastAsia="Times New Roman" w:hAnsi="Calibri" w:cs="Arial"/>
            <w:b w:val="0"/>
            <w:noProof/>
            <w:sz w:val="22"/>
            <w:szCs w:val="22"/>
            <w:lang w:val="en-US" w:eastAsia="en-US"/>
          </w:rPr>
          <w:tab/>
        </w:r>
        <w:r w:rsidR="00F82E34" w:rsidRPr="00AE7367">
          <w:rPr>
            <w:rStyle w:val="affb"/>
            <w:noProof/>
          </w:rPr>
          <w:t>NaN</w:t>
        </w:r>
        <w:r w:rsidR="00F82E34">
          <w:rPr>
            <w:noProof/>
            <w:webHidden/>
          </w:rPr>
          <w:tab/>
        </w:r>
        <w:r w:rsidR="00F82E34">
          <w:rPr>
            <w:noProof/>
            <w:webHidden/>
          </w:rPr>
          <w:fldChar w:fldCharType="begin"/>
        </w:r>
        <w:r w:rsidR="00F82E34">
          <w:rPr>
            <w:noProof/>
            <w:webHidden/>
          </w:rPr>
          <w:instrText xml:space="preserve"> PAGEREF _Toc368050653 \h </w:instrText>
        </w:r>
        <w:r w:rsidR="00F82E34">
          <w:rPr>
            <w:noProof/>
            <w:webHidden/>
          </w:rPr>
        </w:r>
        <w:r w:rsidR="00F82E34">
          <w:rPr>
            <w:noProof/>
            <w:webHidden/>
          </w:rPr>
          <w:fldChar w:fldCharType="separate"/>
        </w:r>
        <w:r w:rsidR="00D433E8">
          <w:rPr>
            <w:noProof/>
            <w:webHidden/>
          </w:rPr>
          <w:t>232</w:t>
        </w:r>
        <w:r w:rsidR="00F82E34">
          <w:rPr>
            <w:noProof/>
            <w:webHidden/>
          </w:rPr>
          <w:fldChar w:fldCharType="end"/>
        </w:r>
      </w:hyperlink>
    </w:p>
    <w:p w14:paraId="250748F2" w14:textId="77777777" w:rsidR="00F82E34" w:rsidRPr="00BE3BA1" w:rsidRDefault="00A649E2">
      <w:pPr>
        <w:pStyle w:val="3a"/>
        <w:rPr>
          <w:rFonts w:ascii="Calibri" w:eastAsia="Times New Roman" w:hAnsi="Calibri" w:cs="Arial"/>
          <w:b w:val="0"/>
          <w:noProof/>
          <w:sz w:val="22"/>
          <w:szCs w:val="22"/>
          <w:lang w:val="en-US" w:eastAsia="en-US"/>
        </w:rPr>
      </w:pPr>
      <w:hyperlink w:anchor="_Toc368050654" w:history="1">
        <w:r w:rsidR="00F82E34" w:rsidRPr="00AE7367">
          <w:rPr>
            <w:rStyle w:val="affb"/>
            <w:noProof/>
          </w:rPr>
          <w:t>18.1.3</w:t>
        </w:r>
        <w:r w:rsidR="00F82E34" w:rsidRPr="00BE3BA1">
          <w:rPr>
            <w:rFonts w:ascii="Calibri" w:eastAsia="Times New Roman" w:hAnsi="Calibri" w:cs="Arial"/>
            <w:b w:val="0"/>
            <w:noProof/>
            <w:sz w:val="22"/>
            <w:szCs w:val="22"/>
            <w:lang w:val="en-US" w:eastAsia="en-US"/>
          </w:rPr>
          <w:tab/>
        </w:r>
        <w:r w:rsidR="00F82E34" w:rsidRPr="00AE7367">
          <w:rPr>
            <w:rStyle w:val="affb"/>
            <w:noProof/>
          </w:rPr>
          <w:t>undefined</w:t>
        </w:r>
        <w:r w:rsidR="00F82E34">
          <w:rPr>
            <w:noProof/>
            <w:webHidden/>
          </w:rPr>
          <w:tab/>
        </w:r>
        <w:r w:rsidR="00F82E34">
          <w:rPr>
            <w:noProof/>
            <w:webHidden/>
          </w:rPr>
          <w:fldChar w:fldCharType="begin"/>
        </w:r>
        <w:r w:rsidR="00F82E34">
          <w:rPr>
            <w:noProof/>
            <w:webHidden/>
          </w:rPr>
          <w:instrText xml:space="preserve"> PAGEREF _Toc368050654 \h </w:instrText>
        </w:r>
        <w:r w:rsidR="00F82E34">
          <w:rPr>
            <w:noProof/>
            <w:webHidden/>
          </w:rPr>
        </w:r>
        <w:r w:rsidR="00F82E34">
          <w:rPr>
            <w:noProof/>
            <w:webHidden/>
          </w:rPr>
          <w:fldChar w:fldCharType="separate"/>
        </w:r>
        <w:r w:rsidR="00D433E8">
          <w:rPr>
            <w:noProof/>
            <w:webHidden/>
          </w:rPr>
          <w:t>232</w:t>
        </w:r>
        <w:r w:rsidR="00F82E34">
          <w:rPr>
            <w:noProof/>
            <w:webHidden/>
          </w:rPr>
          <w:fldChar w:fldCharType="end"/>
        </w:r>
      </w:hyperlink>
    </w:p>
    <w:p w14:paraId="23864442" w14:textId="77777777" w:rsidR="00F82E34" w:rsidRPr="00BE3BA1" w:rsidRDefault="00A649E2">
      <w:pPr>
        <w:pStyle w:val="2c"/>
        <w:rPr>
          <w:rFonts w:ascii="Calibri" w:eastAsia="Times New Roman" w:hAnsi="Calibri" w:cs="Arial"/>
          <w:b w:val="0"/>
          <w:noProof/>
          <w:sz w:val="22"/>
          <w:szCs w:val="22"/>
          <w:lang w:val="en-US" w:eastAsia="en-US"/>
        </w:rPr>
      </w:pPr>
      <w:hyperlink w:anchor="_Toc368050655" w:history="1">
        <w:r w:rsidR="00F82E34" w:rsidRPr="00AE7367">
          <w:rPr>
            <w:rStyle w:val="affb"/>
            <w:noProof/>
          </w:rPr>
          <w:t>18.2</w:t>
        </w:r>
        <w:r w:rsidR="00F82E34" w:rsidRPr="00BE3BA1">
          <w:rPr>
            <w:rFonts w:ascii="Calibri" w:eastAsia="Times New Roman" w:hAnsi="Calibri" w:cs="Arial"/>
            <w:b w:val="0"/>
            <w:noProof/>
            <w:sz w:val="22"/>
            <w:szCs w:val="22"/>
            <w:lang w:val="en-US" w:eastAsia="en-US"/>
          </w:rPr>
          <w:tab/>
        </w:r>
        <w:r w:rsidR="00F82E34" w:rsidRPr="00AE7367">
          <w:rPr>
            <w:rStyle w:val="affb"/>
            <w:noProof/>
          </w:rPr>
          <w:t>Function Properties of the Global Object</w:t>
        </w:r>
        <w:r w:rsidR="00F82E34">
          <w:rPr>
            <w:noProof/>
            <w:webHidden/>
          </w:rPr>
          <w:tab/>
        </w:r>
        <w:r w:rsidR="00F82E34">
          <w:rPr>
            <w:noProof/>
            <w:webHidden/>
          </w:rPr>
          <w:fldChar w:fldCharType="begin"/>
        </w:r>
        <w:r w:rsidR="00F82E34">
          <w:rPr>
            <w:noProof/>
            <w:webHidden/>
          </w:rPr>
          <w:instrText xml:space="preserve"> PAGEREF _Toc368050655 \h </w:instrText>
        </w:r>
        <w:r w:rsidR="00F82E34">
          <w:rPr>
            <w:noProof/>
            <w:webHidden/>
          </w:rPr>
        </w:r>
        <w:r w:rsidR="00F82E34">
          <w:rPr>
            <w:noProof/>
            <w:webHidden/>
          </w:rPr>
          <w:fldChar w:fldCharType="separate"/>
        </w:r>
        <w:r w:rsidR="00D433E8">
          <w:rPr>
            <w:noProof/>
            <w:webHidden/>
          </w:rPr>
          <w:t>233</w:t>
        </w:r>
        <w:r w:rsidR="00F82E34">
          <w:rPr>
            <w:noProof/>
            <w:webHidden/>
          </w:rPr>
          <w:fldChar w:fldCharType="end"/>
        </w:r>
      </w:hyperlink>
    </w:p>
    <w:p w14:paraId="70F5515E" w14:textId="77777777" w:rsidR="00F82E34" w:rsidRPr="00BE3BA1" w:rsidRDefault="00A649E2">
      <w:pPr>
        <w:pStyle w:val="3a"/>
        <w:rPr>
          <w:rFonts w:ascii="Calibri" w:eastAsia="Times New Roman" w:hAnsi="Calibri" w:cs="Arial"/>
          <w:b w:val="0"/>
          <w:noProof/>
          <w:sz w:val="22"/>
          <w:szCs w:val="22"/>
          <w:lang w:val="en-US" w:eastAsia="en-US"/>
        </w:rPr>
      </w:pPr>
      <w:hyperlink w:anchor="_Toc368050656" w:history="1">
        <w:r w:rsidR="00F82E34" w:rsidRPr="00AE7367">
          <w:rPr>
            <w:rStyle w:val="affb"/>
            <w:noProof/>
          </w:rPr>
          <w:t>18.2.1</w:t>
        </w:r>
        <w:r w:rsidR="00F82E34" w:rsidRPr="00BE3BA1">
          <w:rPr>
            <w:rFonts w:ascii="Calibri" w:eastAsia="Times New Roman" w:hAnsi="Calibri" w:cs="Arial"/>
            <w:b w:val="0"/>
            <w:noProof/>
            <w:sz w:val="22"/>
            <w:szCs w:val="22"/>
            <w:lang w:val="en-US" w:eastAsia="en-US"/>
          </w:rPr>
          <w:tab/>
        </w:r>
        <w:r w:rsidR="00F82E34" w:rsidRPr="00AE7367">
          <w:rPr>
            <w:rStyle w:val="affb"/>
            <w:noProof/>
          </w:rPr>
          <w:t>eval (x)</w:t>
        </w:r>
        <w:r w:rsidR="00F82E34">
          <w:rPr>
            <w:noProof/>
            <w:webHidden/>
          </w:rPr>
          <w:tab/>
        </w:r>
        <w:r w:rsidR="00F82E34">
          <w:rPr>
            <w:noProof/>
            <w:webHidden/>
          </w:rPr>
          <w:fldChar w:fldCharType="begin"/>
        </w:r>
        <w:r w:rsidR="00F82E34">
          <w:rPr>
            <w:noProof/>
            <w:webHidden/>
          </w:rPr>
          <w:instrText xml:space="preserve"> PAGEREF _Toc368050656 \h </w:instrText>
        </w:r>
        <w:r w:rsidR="00F82E34">
          <w:rPr>
            <w:noProof/>
            <w:webHidden/>
          </w:rPr>
        </w:r>
        <w:r w:rsidR="00F82E34">
          <w:rPr>
            <w:noProof/>
            <w:webHidden/>
          </w:rPr>
          <w:fldChar w:fldCharType="separate"/>
        </w:r>
        <w:r w:rsidR="00D433E8">
          <w:rPr>
            <w:noProof/>
            <w:webHidden/>
          </w:rPr>
          <w:t>233</w:t>
        </w:r>
        <w:r w:rsidR="00F82E34">
          <w:rPr>
            <w:noProof/>
            <w:webHidden/>
          </w:rPr>
          <w:fldChar w:fldCharType="end"/>
        </w:r>
      </w:hyperlink>
    </w:p>
    <w:p w14:paraId="0E3F8899" w14:textId="77777777" w:rsidR="00F82E34" w:rsidRPr="00BE3BA1" w:rsidRDefault="00A649E2">
      <w:pPr>
        <w:pStyle w:val="3a"/>
        <w:rPr>
          <w:rFonts w:ascii="Calibri" w:eastAsia="Times New Roman" w:hAnsi="Calibri" w:cs="Arial"/>
          <w:b w:val="0"/>
          <w:noProof/>
          <w:sz w:val="22"/>
          <w:szCs w:val="22"/>
          <w:lang w:val="en-US" w:eastAsia="en-US"/>
        </w:rPr>
      </w:pPr>
      <w:hyperlink w:anchor="_Toc368050657" w:history="1">
        <w:r w:rsidR="00F82E34" w:rsidRPr="00AE7367">
          <w:rPr>
            <w:rStyle w:val="affb"/>
            <w:noProof/>
          </w:rPr>
          <w:t>18.2.2</w:t>
        </w:r>
        <w:r w:rsidR="00F82E34" w:rsidRPr="00BE3BA1">
          <w:rPr>
            <w:rFonts w:ascii="Calibri" w:eastAsia="Times New Roman" w:hAnsi="Calibri" w:cs="Arial"/>
            <w:b w:val="0"/>
            <w:noProof/>
            <w:sz w:val="22"/>
            <w:szCs w:val="22"/>
            <w:lang w:val="en-US" w:eastAsia="en-US"/>
          </w:rPr>
          <w:tab/>
        </w:r>
        <w:r w:rsidR="00F82E34" w:rsidRPr="00AE7367">
          <w:rPr>
            <w:rStyle w:val="affb"/>
            <w:noProof/>
          </w:rPr>
          <w:t>isFinite (number)</w:t>
        </w:r>
        <w:r w:rsidR="00F82E34">
          <w:rPr>
            <w:noProof/>
            <w:webHidden/>
          </w:rPr>
          <w:tab/>
        </w:r>
        <w:r w:rsidR="00F82E34">
          <w:rPr>
            <w:noProof/>
            <w:webHidden/>
          </w:rPr>
          <w:fldChar w:fldCharType="begin"/>
        </w:r>
        <w:r w:rsidR="00F82E34">
          <w:rPr>
            <w:noProof/>
            <w:webHidden/>
          </w:rPr>
          <w:instrText xml:space="preserve"> PAGEREF _Toc368050657 \h </w:instrText>
        </w:r>
        <w:r w:rsidR="00F82E34">
          <w:rPr>
            <w:noProof/>
            <w:webHidden/>
          </w:rPr>
        </w:r>
        <w:r w:rsidR="00F82E34">
          <w:rPr>
            <w:noProof/>
            <w:webHidden/>
          </w:rPr>
          <w:fldChar w:fldCharType="separate"/>
        </w:r>
        <w:r w:rsidR="00D433E8">
          <w:rPr>
            <w:noProof/>
            <w:webHidden/>
          </w:rPr>
          <w:t>234</w:t>
        </w:r>
        <w:r w:rsidR="00F82E34">
          <w:rPr>
            <w:noProof/>
            <w:webHidden/>
          </w:rPr>
          <w:fldChar w:fldCharType="end"/>
        </w:r>
      </w:hyperlink>
    </w:p>
    <w:p w14:paraId="36681C64" w14:textId="77777777" w:rsidR="00F82E34" w:rsidRPr="00BE3BA1" w:rsidRDefault="00A649E2">
      <w:pPr>
        <w:pStyle w:val="3a"/>
        <w:rPr>
          <w:rFonts w:ascii="Calibri" w:eastAsia="Times New Roman" w:hAnsi="Calibri" w:cs="Arial"/>
          <w:b w:val="0"/>
          <w:noProof/>
          <w:sz w:val="22"/>
          <w:szCs w:val="22"/>
          <w:lang w:val="en-US" w:eastAsia="en-US"/>
        </w:rPr>
      </w:pPr>
      <w:hyperlink w:anchor="_Toc368050658" w:history="1">
        <w:r w:rsidR="00F82E34" w:rsidRPr="00AE7367">
          <w:rPr>
            <w:rStyle w:val="affb"/>
            <w:noProof/>
          </w:rPr>
          <w:t>18.2.3</w:t>
        </w:r>
        <w:r w:rsidR="00F82E34" w:rsidRPr="00BE3BA1">
          <w:rPr>
            <w:rFonts w:ascii="Calibri" w:eastAsia="Times New Roman" w:hAnsi="Calibri" w:cs="Arial"/>
            <w:b w:val="0"/>
            <w:noProof/>
            <w:sz w:val="22"/>
            <w:szCs w:val="22"/>
            <w:lang w:val="en-US" w:eastAsia="en-US"/>
          </w:rPr>
          <w:tab/>
        </w:r>
        <w:r w:rsidR="00F82E34" w:rsidRPr="00AE7367">
          <w:rPr>
            <w:rStyle w:val="affb"/>
            <w:noProof/>
          </w:rPr>
          <w:t>isNaN (number)</w:t>
        </w:r>
        <w:r w:rsidR="00F82E34">
          <w:rPr>
            <w:noProof/>
            <w:webHidden/>
          </w:rPr>
          <w:tab/>
        </w:r>
        <w:r w:rsidR="00F82E34">
          <w:rPr>
            <w:noProof/>
            <w:webHidden/>
          </w:rPr>
          <w:fldChar w:fldCharType="begin"/>
        </w:r>
        <w:r w:rsidR="00F82E34">
          <w:rPr>
            <w:noProof/>
            <w:webHidden/>
          </w:rPr>
          <w:instrText xml:space="preserve"> PAGEREF _Toc368050658 \h </w:instrText>
        </w:r>
        <w:r w:rsidR="00F82E34">
          <w:rPr>
            <w:noProof/>
            <w:webHidden/>
          </w:rPr>
        </w:r>
        <w:r w:rsidR="00F82E34">
          <w:rPr>
            <w:noProof/>
            <w:webHidden/>
          </w:rPr>
          <w:fldChar w:fldCharType="separate"/>
        </w:r>
        <w:r w:rsidR="00D433E8">
          <w:rPr>
            <w:noProof/>
            <w:webHidden/>
          </w:rPr>
          <w:t>234</w:t>
        </w:r>
        <w:r w:rsidR="00F82E34">
          <w:rPr>
            <w:noProof/>
            <w:webHidden/>
          </w:rPr>
          <w:fldChar w:fldCharType="end"/>
        </w:r>
      </w:hyperlink>
    </w:p>
    <w:p w14:paraId="5315F4C1" w14:textId="77777777" w:rsidR="00F82E34" w:rsidRPr="00BE3BA1" w:rsidRDefault="00A649E2">
      <w:pPr>
        <w:pStyle w:val="3a"/>
        <w:rPr>
          <w:rFonts w:ascii="Calibri" w:eastAsia="Times New Roman" w:hAnsi="Calibri" w:cs="Arial"/>
          <w:b w:val="0"/>
          <w:noProof/>
          <w:sz w:val="22"/>
          <w:szCs w:val="22"/>
          <w:lang w:val="en-US" w:eastAsia="en-US"/>
        </w:rPr>
      </w:pPr>
      <w:hyperlink w:anchor="_Toc368050659" w:history="1">
        <w:r w:rsidR="00F82E34" w:rsidRPr="00AE7367">
          <w:rPr>
            <w:rStyle w:val="affb"/>
            <w:noProof/>
          </w:rPr>
          <w:t>18.2.4</w:t>
        </w:r>
        <w:r w:rsidR="00F82E34" w:rsidRPr="00BE3BA1">
          <w:rPr>
            <w:rFonts w:ascii="Calibri" w:eastAsia="Times New Roman" w:hAnsi="Calibri" w:cs="Arial"/>
            <w:b w:val="0"/>
            <w:noProof/>
            <w:sz w:val="22"/>
            <w:szCs w:val="22"/>
            <w:lang w:val="en-US" w:eastAsia="en-US"/>
          </w:rPr>
          <w:tab/>
        </w:r>
        <w:r w:rsidR="00F82E34" w:rsidRPr="00AE7367">
          <w:rPr>
            <w:rStyle w:val="affb"/>
            <w:noProof/>
          </w:rPr>
          <w:t>parseFloat (string)</w:t>
        </w:r>
        <w:r w:rsidR="00F82E34">
          <w:rPr>
            <w:noProof/>
            <w:webHidden/>
          </w:rPr>
          <w:tab/>
        </w:r>
        <w:r w:rsidR="00F82E34">
          <w:rPr>
            <w:noProof/>
            <w:webHidden/>
          </w:rPr>
          <w:fldChar w:fldCharType="begin"/>
        </w:r>
        <w:r w:rsidR="00F82E34">
          <w:rPr>
            <w:noProof/>
            <w:webHidden/>
          </w:rPr>
          <w:instrText xml:space="preserve"> PAGEREF _Toc368050659 \h </w:instrText>
        </w:r>
        <w:r w:rsidR="00F82E34">
          <w:rPr>
            <w:noProof/>
            <w:webHidden/>
          </w:rPr>
        </w:r>
        <w:r w:rsidR="00F82E34">
          <w:rPr>
            <w:noProof/>
            <w:webHidden/>
          </w:rPr>
          <w:fldChar w:fldCharType="separate"/>
        </w:r>
        <w:r w:rsidR="00D433E8">
          <w:rPr>
            <w:noProof/>
            <w:webHidden/>
          </w:rPr>
          <w:t>234</w:t>
        </w:r>
        <w:r w:rsidR="00F82E34">
          <w:rPr>
            <w:noProof/>
            <w:webHidden/>
          </w:rPr>
          <w:fldChar w:fldCharType="end"/>
        </w:r>
      </w:hyperlink>
    </w:p>
    <w:p w14:paraId="0C5B7472" w14:textId="77777777" w:rsidR="00F82E34" w:rsidRPr="00BE3BA1" w:rsidRDefault="00A649E2">
      <w:pPr>
        <w:pStyle w:val="3a"/>
        <w:rPr>
          <w:rFonts w:ascii="Calibri" w:eastAsia="Times New Roman" w:hAnsi="Calibri" w:cs="Arial"/>
          <w:b w:val="0"/>
          <w:noProof/>
          <w:sz w:val="22"/>
          <w:szCs w:val="22"/>
          <w:lang w:val="en-US" w:eastAsia="en-US"/>
        </w:rPr>
      </w:pPr>
      <w:hyperlink w:anchor="_Toc368050660" w:history="1">
        <w:r w:rsidR="00F82E34" w:rsidRPr="00AE7367">
          <w:rPr>
            <w:rStyle w:val="affb"/>
            <w:noProof/>
          </w:rPr>
          <w:t>18.2.5</w:t>
        </w:r>
        <w:r w:rsidR="00F82E34" w:rsidRPr="00BE3BA1">
          <w:rPr>
            <w:rFonts w:ascii="Calibri" w:eastAsia="Times New Roman" w:hAnsi="Calibri" w:cs="Arial"/>
            <w:b w:val="0"/>
            <w:noProof/>
            <w:sz w:val="22"/>
            <w:szCs w:val="22"/>
            <w:lang w:val="en-US" w:eastAsia="en-US"/>
          </w:rPr>
          <w:tab/>
        </w:r>
        <w:r w:rsidR="00F82E34" w:rsidRPr="00AE7367">
          <w:rPr>
            <w:rStyle w:val="affb"/>
            <w:noProof/>
          </w:rPr>
          <w:t>parseInt (string , radix)</w:t>
        </w:r>
        <w:r w:rsidR="00F82E34">
          <w:rPr>
            <w:noProof/>
            <w:webHidden/>
          </w:rPr>
          <w:tab/>
        </w:r>
        <w:r w:rsidR="00F82E34">
          <w:rPr>
            <w:noProof/>
            <w:webHidden/>
          </w:rPr>
          <w:fldChar w:fldCharType="begin"/>
        </w:r>
        <w:r w:rsidR="00F82E34">
          <w:rPr>
            <w:noProof/>
            <w:webHidden/>
          </w:rPr>
          <w:instrText xml:space="preserve"> PAGEREF _Toc368050660 \h </w:instrText>
        </w:r>
        <w:r w:rsidR="00F82E34">
          <w:rPr>
            <w:noProof/>
            <w:webHidden/>
          </w:rPr>
        </w:r>
        <w:r w:rsidR="00F82E34">
          <w:rPr>
            <w:noProof/>
            <w:webHidden/>
          </w:rPr>
          <w:fldChar w:fldCharType="separate"/>
        </w:r>
        <w:r w:rsidR="00D433E8">
          <w:rPr>
            <w:noProof/>
            <w:webHidden/>
          </w:rPr>
          <w:t>235</w:t>
        </w:r>
        <w:r w:rsidR="00F82E34">
          <w:rPr>
            <w:noProof/>
            <w:webHidden/>
          </w:rPr>
          <w:fldChar w:fldCharType="end"/>
        </w:r>
      </w:hyperlink>
    </w:p>
    <w:p w14:paraId="2B8EF535" w14:textId="77777777" w:rsidR="00F82E34" w:rsidRPr="00BE3BA1" w:rsidRDefault="00A649E2">
      <w:pPr>
        <w:pStyle w:val="2c"/>
        <w:rPr>
          <w:rFonts w:ascii="Calibri" w:eastAsia="Times New Roman" w:hAnsi="Calibri" w:cs="Arial"/>
          <w:b w:val="0"/>
          <w:noProof/>
          <w:sz w:val="22"/>
          <w:szCs w:val="22"/>
          <w:lang w:val="en-US" w:eastAsia="en-US"/>
        </w:rPr>
      </w:pPr>
      <w:hyperlink w:anchor="_Toc368050661" w:history="1">
        <w:r w:rsidR="00F82E34" w:rsidRPr="00AE7367">
          <w:rPr>
            <w:rStyle w:val="affb"/>
            <w:noProof/>
          </w:rPr>
          <w:t>18.3</w:t>
        </w:r>
        <w:r w:rsidR="00F82E34" w:rsidRPr="00BE3BA1">
          <w:rPr>
            <w:rFonts w:ascii="Calibri" w:eastAsia="Times New Roman" w:hAnsi="Calibri" w:cs="Arial"/>
            <w:b w:val="0"/>
            <w:noProof/>
            <w:sz w:val="22"/>
            <w:szCs w:val="22"/>
            <w:lang w:val="en-US" w:eastAsia="en-US"/>
          </w:rPr>
          <w:tab/>
        </w:r>
        <w:r w:rsidR="00F82E34" w:rsidRPr="00AE7367">
          <w:rPr>
            <w:rStyle w:val="affb"/>
            <w:noProof/>
          </w:rPr>
          <w:t>URI Handling Function Properties</w:t>
        </w:r>
        <w:r w:rsidR="00F82E34">
          <w:rPr>
            <w:noProof/>
            <w:webHidden/>
          </w:rPr>
          <w:tab/>
        </w:r>
        <w:r w:rsidR="00F82E34">
          <w:rPr>
            <w:noProof/>
            <w:webHidden/>
          </w:rPr>
          <w:fldChar w:fldCharType="begin"/>
        </w:r>
        <w:r w:rsidR="00F82E34">
          <w:rPr>
            <w:noProof/>
            <w:webHidden/>
          </w:rPr>
          <w:instrText xml:space="preserve"> PAGEREF _Toc368050661 \h </w:instrText>
        </w:r>
        <w:r w:rsidR="00F82E34">
          <w:rPr>
            <w:noProof/>
            <w:webHidden/>
          </w:rPr>
        </w:r>
        <w:r w:rsidR="00F82E34">
          <w:rPr>
            <w:noProof/>
            <w:webHidden/>
          </w:rPr>
          <w:fldChar w:fldCharType="separate"/>
        </w:r>
        <w:r w:rsidR="00D433E8">
          <w:rPr>
            <w:noProof/>
            <w:webHidden/>
          </w:rPr>
          <w:t>235</w:t>
        </w:r>
        <w:r w:rsidR="00F82E34">
          <w:rPr>
            <w:noProof/>
            <w:webHidden/>
          </w:rPr>
          <w:fldChar w:fldCharType="end"/>
        </w:r>
      </w:hyperlink>
    </w:p>
    <w:p w14:paraId="2661CA26" w14:textId="77777777" w:rsidR="00F82E34" w:rsidRPr="00BE3BA1" w:rsidRDefault="00A649E2">
      <w:pPr>
        <w:pStyle w:val="3a"/>
        <w:rPr>
          <w:rFonts w:ascii="Calibri" w:eastAsia="Times New Roman" w:hAnsi="Calibri" w:cs="Arial"/>
          <w:b w:val="0"/>
          <w:noProof/>
          <w:sz w:val="22"/>
          <w:szCs w:val="22"/>
          <w:lang w:val="en-US" w:eastAsia="en-US"/>
        </w:rPr>
      </w:pPr>
      <w:hyperlink w:anchor="_Toc368050662" w:history="1">
        <w:r w:rsidR="00F82E34" w:rsidRPr="00AE7367">
          <w:rPr>
            <w:rStyle w:val="affb"/>
            <w:noProof/>
          </w:rPr>
          <w:t>18.3.1</w:t>
        </w:r>
        <w:r w:rsidR="00F82E34" w:rsidRPr="00BE3BA1">
          <w:rPr>
            <w:rFonts w:ascii="Calibri" w:eastAsia="Times New Roman" w:hAnsi="Calibri" w:cs="Arial"/>
            <w:b w:val="0"/>
            <w:noProof/>
            <w:sz w:val="22"/>
            <w:szCs w:val="22"/>
            <w:lang w:val="en-US" w:eastAsia="en-US"/>
          </w:rPr>
          <w:tab/>
        </w:r>
        <w:r w:rsidR="00F82E34" w:rsidRPr="00AE7367">
          <w:rPr>
            <w:rStyle w:val="affb"/>
            <w:noProof/>
          </w:rPr>
          <w:t>decodeURI (encodedURI)</w:t>
        </w:r>
        <w:r w:rsidR="00F82E34">
          <w:rPr>
            <w:noProof/>
            <w:webHidden/>
          </w:rPr>
          <w:tab/>
        </w:r>
        <w:r w:rsidR="00F82E34">
          <w:rPr>
            <w:noProof/>
            <w:webHidden/>
          </w:rPr>
          <w:fldChar w:fldCharType="begin"/>
        </w:r>
        <w:r w:rsidR="00F82E34">
          <w:rPr>
            <w:noProof/>
            <w:webHidden/>
          </w:rPr>
          <w:instrText xml:space="preserve"> PAGEREF _Toc368050662 \h </w:instrText>
        </w:r>
        <w:r w:rsidR="00F82E34">
          <w:rPr>
            <w:noProof/>
            <w:webHidden/>
          </w:rPr>
        </w:r>
        <w:r w:rsidR="00F82E34">
          <w:rPr>
            <w:noProof/>
            <w:webHidden/>
          </w:rPr>
          <w:fldChar w:fldCharType="separate"/>
        </w:r>
        <w:r w:rsidR="00D433E8">
          <w:rPr>
            <w:noProof/>
            <w:webHidden/>
          </w:rPr>
          <w:t>239</w:t>
        </w:r>
        <w:r w:rsidR="00F82E34">
          <w:rPr>
            <w:noProof/>
            <w:webHidden/>
          </w:rPr>
          <w:fldChar w:fldCharType="end"/>
        </w:r>
      </w:hyperlink>
    </w:p>
    <w:p w14:paraId="1094C9C2" w14:textId="77777777" w:rsidR="00F82E34" w:rsidRPr="00BE3BA1" w:rsidRDefault="00A649E2">
      <w:pPr>
        <w:pStyle w:val="3a"/>
        <w:rPr>
          <w:rFonts w:ascii="Calibri" w:eastAsia="Times New Roman" w:hAnsi="Calibri" w:cs="Arial"/>
          <w:b w:val="0"/>
          <w:noProof/>
          <w:sz w:val="22"/>
          <w:szCs w:val="22"/>
          <w:lang w:val="en-US" w:eastAsia="en-US"/>
        </w:rPr>
      </w:pPr>
      <w:hyperlink w:anchor="_Toc368050663" w:history="1">
        <w:r w:rsidR="00F82E34" w:rsidRPr="00AE7367">
          <w:rPr>
            <w:rStyle w:val="affb"/>
            <w:noProof/>
          </w:rPr>
          <w:t>18.3.2</w:t>
        </w:r>
        <w:r w:rsidR="00F82E34" w:rsidRPr="00BE3BA1">
          <w:rPr>
            <w:rFonts w:ascii="Calibri" w:eastAsia="Times New Roman" w:hAnsi="Calibri" w:cs="Arial"/>
            <w:b w:val="0"/>
            <w:noProof/>
            <w:sz w:val="22"/>
            <w:szCs w:val="22"/>
            <w:lang w:val="en-US" w:eastAsia="en-US"/>
          </w:rPr>
          <w:tab/>
        </w:r>
        <w:r w:rsidR="00F82E34" w:rsidRPr="00AE7367">
          <w:rPr>
            <w:rStyle w:val="affb"/>
            <w:noProof/>
          </w:rPr>
          <w:t>decodeURIComponent (encodedURIComponent)</w:t>
        </w:r>
        <w:r w:rsidR="00F82E34">
          <w:rPr>
            <w:noProof/>
            <w:webHidden/>
          </w:rPr>
          <w:tab/>
        </w:r>
        <w:r w:rsidR="00F82E34">
          <w:rPr>
            <w:noProof/>
            <w:webHidden/>
          </w:rPr>
          <w:fldChar w:fldCharType="begin"/>
        </w:r>
        <w:r w:rsidR="00F82E34">
          <w:rPr>
            <w:noProof/>
            <w:webHidden/>
          </w:rPr>
          <w:instrText xml:space="preserve"> PAGEREF _Toc368050663 \h </w:instrText>
        </w:r>
        <w:r w:rsidR="00F82E34">
          <w:rPr>
            <w:noProof/>
            <w:webHidden/>
          </w:rPr>
        </w:r>
        <w:r w:rsidR="00F82E34">
          <w:rPr>
            <w:noProof/>
            <w:webHidden/>
          </w:rPr>
          <w:fldChar w:fldCharType="separate"/>
        </w:r>
        <w:r w:rsidR="00D433E8">
          <w:rPr>
            <w:noProof/>
            <w:webHidden/>
          </w:rPr>
          <w:t>239</w:t>
        </w:r>
        <w:r w:rsidR="00F82E34">
          <w:rPr>
            <w:noProof/>
            <w:webHidden/>
          </w:rPr>
          <w:fldChar w:fldCharType="end"/>
        </w:r>
      </w:hyperlink>
    </w:p>
    <w:p w14:paraId="370CC290" w14:textId="77777777" w:rsidR="00F82E34" w:rsidRPr="00BE3BA1" w:rsidRDefault="00A649E2">
      <w:pPr>
        <w:pStyle w:val="3a"/>
        <w:rPr>
          <w:rFonts w:ascii="Calibri" w:eastAsia="Times New Roman" w:hAnsi="Calibri" w:cs="Arial"/>
          <w:b w:val="0"/>
          <w:noProof/>
          <w:sz w:val="22"/>
          <w:szCs w:val="22"/>
          <w:lang w:val="en-US" w:eastAsia="en-US"/>
        </w:rPr>
      </w:pPr>
      <w:hyperlink w:anchor="_Toc368050664" w:history="1">
        <w:r w:rsidR="00F82E34" w:rsidRPr="00AE7367">
          <w:rPr>
            <w:rStyle w:val="affb"/>
            <w:noProof/>
          </w:rPr>
          <w:t>18.3.3</w:t>
        </w:r>
        <w:r w:rsidR="00F82E34" w:rsidRPr="00BE3BA1">
          <w:rPr>
            <w:rFonts w:ascii="Calibri" w:eastAsia="Times New Roman" w:hAnsi="Calibri" w:cs="Arial"/>
            <w:b w:val="0"/>
            <w:noProof/>
            <w:sz w:val="22"/>
            <w:szCs w:val="22"/>
            <w:lang w:val="en-US" w:eastAsia="en-US"/>
          </w:rPr>
          <w:tab/>
        </w:r>
        <w:r w:rsidR="00F82E34" w:rsidRPr="00AE7367">
          <w:rPr>
            <w:rStyle w:val="affb"/>
            <w:noProof/>
          </w:rPr>
          <w:t>encodeURI (uri)</w:t>
        </w:r>
        <w:r w:rsidR="00F82E34">
          <w:rPr>
            <w:noProof/>
            <w:webHidden/>
          </w:rPr>
          <w:tab/>
        </w:r>
        <w:r w:rsidR="00F82E34">
          <w:rPr>
            <w:noProof/>
            <w:webHidden/>
          </w:rPr>
          <w:fldChar w:fldCharType="begin"/>
        </w:r>
        <w:r w:rsidR="00F82E34">
          <w:rPr>
            <w:noProof/>
            <w:webHidden/>
          </w:rPr>
          <w:instrText xml:space="preserve"> PAGEREF _Toc368050664 \h </w:instrText>
        </w:r>
        <w:r w:rsidR="00F82E34">
          <w:rPr>
            <w:noProof/>
            <w:webHidden/>
          </w:rPr>
        </w:r>
        <w:r w:rsidR="00F82E34">
          <w:rPr>
            <w:noProof/>
            <w:webHidden/>
          </w:rPr>
          <w:fldChar w:fldCharType="separate"/>
        </w:r>
        <w:r w:rsidR="00D433E8">
          <w:rPr>
            <w:noProof/>
            <w:webHidden/>
          </w:rPr>
          <w:t>239</w:t>
        </w:r>
        <w:r w:rsidR="00F82E34">
          <w:rPr>
            <w:noProof/>
            <w:webHidden/>
          </w:rPr>
          <w:fldChar w:fldCharType="end"/>
        </w:r>
      </w:hyperlink>
    </w:p>
    <w:p w14:paraId="7F90D2CB" w14:textId="77777777" w:rsidR="00F82E34" w:rsidRPr="00BE3BA1" w:rsidRDefault="00A649E2">
      <w:pPr>
        <w:pStyle w:val="3a"/>
        <w:rPr>
          <w:rFonts w:ascii="Calibri" w:eastAsia="Times New Roman" w:hAnsi="Calibri" w:cs="Arial"/>
          <w:b w:val="0"/>
          <w:noProof/>
          <w:sz w:val="22"/>
          <w:szCs w:val="22"/>
          <w:lang w:val="en-US" w:eastAsia="en-US"/>
        </w:rPr>
      </w:pPr>
      <w:hyperlink w:anchor="_Toc368050665" w:history="1">
        <w:r w:rsidR="00F82E34" w:rsidRPr="00AE7367">
          <w:rPr>
            <w:rStyle w:val="affb"/>
            <w:noProof/>
          </w:rPr>
          <w:t>18.3.4</w:t>
        </w:r>
        <w:r w:rsidR="00F82E34" w:rsidRPr="00BE3BA1">
          <w:rPr>
            <w:rFonts w:ascii="Calibri" w:eastAsia="Times New Roman" w:hAnsi="Calibri" w:cs="Arial"/>
            <w:b w:val="0"/>
            <w:noProof/>
            <w:sz w:val="22"/>
            <w:szCs w:val="22"/>
            <w:lang w:val="en-US" w:eastAsia="en-US"/>
          </w:rPr>
          <w:tab/>
        </w:r>
        <w:r w:rsidR="00F82E34" w:rsidRPr="00AE7367">
          <w:rPr>
            <w:rStyle w:val="affb"/>
            <w:noProof/>
          </w:rPr>
          <w:t>encodeURIComponent (uriComponent)</w:t>
        </w:r>
        <w:r w:rsidR="00F82E34">
          <w:rPr>
            <w:noProof/>
            <w:webHidden/>
          </w:rPr>
          <w:tab/>
        </w:r>
        <w:r w:rsidR="00F82E34">
          <w:rPr>
            <w:noProof/>
            <w:webHidden/>
          </w:rPr>
          <w:fldChar w:fldCharType="begin"/>
        </w:r>
        <w:r w:rsidR="00F82E34">
          <w:rPr>
            <w:noProof/>
            <w:webHidden/>
          </w:rPr>
          <w:instrText xml:space="preserve"> PAGEREF _Toc368050665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71F3B6B2" w14:textId="77777777" w:rsidR="00F82E34" w:rsidRPr="00BE3BA1" w:rsidRDefault="00A649E2">
      <w:pPr>
        <w:pStyle w:val="2c"/>
        <w:rPr>
          <w:rFonts w:ascii="Calibri" w:eastAsia="Times New Roman" w:hAnsi="Calibri" w:cs="Arial"/>
          <w:b w:val="0"/>
          <w:noProof/>
          <w:sz w:val="22"/>
          <w:szCs w:val="22"/>
          <w:lang w:val="en-US" w:eastAsia="en-US"/>
        </w:rPr>
      </w:pPr>
      <w:hyperlink w:anchor="_Toc368050666" w:history="1">
        <w:r w:rsidR="00F82E34" w:rsidRPr="00AE7367">
          <w:rPr>
            <w:rStyle w:val="affb"/>
            <w:noProof/>
          </w:rPr>
          <w:t>18.4</w:t>
        </w:r>
        <w:r w:rsidR="00F82E34" w:rsidRPr="00BE3BA1">
          <w:rPr>
            <w:rFonts w:ascii="Calibri" w:eastAsia="Times New Roman" w:hAnsi="Calibri" w:cs="Arial"/>
            <w:b w:val="0"/>
            <w:noProof/>
            <w:sz w:val="22"/>
            <w:szCs w:val="22"/>
            <w:lang w:val="en-US" w:eastAsia="en-US"/>
          </w:rPr>
          <w:tab/>
        </w:r>
        <w:r w:rsidR="00F82E34" w:rsidRPr="00AE7367">
          <w:rPr>
            <w:rStyle w:val="affb"/>
            <w:noProof/>
          </w:rPr>
          <w:t>Constructor Properties of the Global Object</w:t>
        </w:r>
        <w:r w:rsidR="00F82E34">
          <w:rPr>
            <w:noProof/>
            <w:webHidden/>
          </w:rPr>
          <w:tab/>
        </w:r>
        <w:r w:rsidR="00F82E34">
          <w:rPr>
            <w:noProof/>
            <w:webHidden/>
          </w:rPr>
          <w:fldChar w:fldCharType="begin"/>
        </w:r>
        <w:r w:rsidR="00F82E34">
          <w:rPr>
            <w:noProof/>
            <w:webHidden/>
          </w:rPr>
          <w:instrText xml:space="preserve"> PAGEREF _Toc368050666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2DB4BBBB" w14:textId="77777777" w:rsidR="00F82E34" w:rsidRPr="00BE3BA1" w:rsidRDefault="00A649E2">
      <w:pPr>
        <w:pStyle w:val="3a"/>
        <w:rPr>
          <w:rFonts w:ascii="Calibri" w:eastAsia="Times New Roman" w:hAnsi="Calibri" w:cs="Arial"/>
          <w:b w:val="0"/>
          <w:noProof/>
          <w:sz w:val="22"/>
          <w:szCs w:val="22"/>
          <w:lang w:val="en-US" w:eastAsia="en-US"/>
        </w:rPr>
      </w:pPr>
      <w:hyperlink w:anchor="_Toc368050667" w:history="1">
        <w:r w:rsidR="00F82E34" w:rsidRPr="00AE7367">
          <w:rPr>
            <w:rStyle w:val="affb"/>
            <w:noProof/>
          </w:rPr>
          <w:t>18.4.1</w:t>
        </w:r>
        <w:r w:rsidR="00F82E34" w:rsidRPr="00BE3BA1">
          <w:rPr>
            <w:rFonts w:ascii="Calibri" w:eastAsia="Times New Roman" w:hAnsi="Calibri" w:cs="Arial"/>
            <w:b w:val="0"/>
            <w:noProof/>
            <w:sz w:val="22"/>
            <w:szCs w:val="22"/>
            <w:lang w:val="en-US" w:eastAsia="en-US"/>
          </w:rPr>
          <w:tab/>
        </w:r>
        <w:r w:rsidR="00F82E34" w:rsidRPr="00AE7367">
          <w:rPr>
            <w:rStyle w:val="affb"/>
            <w:noProof/>
          </w:rPr>
          <w:t>Array ( . . . )</w:t>
        </w:r>
        <w:r w:rsidR="00F82E34">
          <w:rPr>
            <w:noProof/>
            <w:webHidden/>
          </w:rPr>
          <w:tab/>
        </w:r>
        <w:r w:rsidR="00F82E34">
          <w:rPr>
            <w:noProof/>
            <w:webHidden/>
          </w:rPr>
          <w:fldChar w:fldCharType="begin"/>
        </w:r>
        <w:r w:rsidR="00F82E34">
          <w:rPr>
            <w:noProof/>
            <w:webHidden/>
          </w:rPr>
          <w:instrText xml:space="preserve"> PAGEREF _Toc368050667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0992D286" w14:textId="77777777" w:rsidR="00F82E34" w:rsidRPr="00BE3BA1" w:rsidRDefault="00A649E2">
      <w:pPr>
        <w:pStyle w:val="3a"/>
        <w:rPr>
          <w:rFonts w:ascii="Calibri" w:eastAsia="Times New Roman" w:hAnsi="Calibri" w:cs="Arial"/>
          <w:b w:val="0"/>
          <w:noProof/>
          <w:sz w:val="22"/>
          <w:szCs w:val="22"/>
          <w:lang w:val="en-US" w:eastAsia="en-US"/>
        </w:rPr>
      </w:pPr>
      <w:hyperlink w:anchor="_Toc368050668" w:history="1">
        <w:r w:rsidR="00F82E34" w:rsidRPr="00AE7367">
          <w:rPr>
            <w:rStyle w:val="affb"/>
            <w:noProof/>
          </w:rPr>
          <w:t>18.4.2</w:t>
        </w:r>
        <w:r w:rsidR="00F82E34" w:rsidRPr="00BE3BA1">
          <w:rPr>
            <w:rFonts w:ascii="Calibri" w:eastAsia="Times New Roman" w:hAnsi="Calibri" w:cs="Arial"/>
            <w:b w:val="0"/>
            <w:noProof/>
            <w:sz w:val="22"/>
            <w:szCs w:val="22"/>
            <w:lang w:val="en-US" w:eastAsia="en-US"/>
          </w:rPr>
          <w:tab/>
        </w:r>
        <w:r w:rsidR="00F82E34" w:rsidRPr="00AE7367">
          <w:rPr>
            <w:rStyle w:val="affb"/>
            <w:noProof/>
          </w:rPr>
          <w:t>ArrayBuffer ( . . . )</w:t>
        </w:r>
        <w:r w:rsidR="00F82E34">
          <w:rPr>
            <w:noProof/>
            <w:webHidden/>
          </w:rPr>
          <w:tab/>
        </w:r>
        <w:r w:rsidR="00F82E34">
          <w:rPr>
            <w:noProof/>
            <w:webHidden/>
          </w:rPr>
          <w:fldChar w:fldCharType="begin"/>
        </w:r>
        <w:r w:rsidR="00F82E34">
          <w:rPr>
            <w:noProof/>
            <w:webHidden/>
          </w:rPr>
          <w:instrText xml:space="preserve"> PAGEREF _Toc368050668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60A30D22" w14:textId="77777777" w:rsidR="00F82E34" w:rsidRPr="00BE3BA1" w:rsidRDefault="00A649E2">
      <w:pPr>
        <w:pStyle w:val="3a"/>
        <w:rPr>
          <w:rFonts w:ascii="Calibri" w:eastAsia="Times New Roman" w:hAnsi="Calibri" w:cs="Arial"/>
          <w:b w:val="0"/>
          <w:noProof/>
          <w:sz w:val="22"/>
          <w:szCs w:val="22"/>
          <w:lang w:val="en-US" w:eastAsia="en-US"/>
        </w:rPr>
      </w:pPr>
      <w:hyperlink w:anchor="_Toc368050669" w:history="1">
        <w:r w:rsidR="00F82E34" w:rsidRPr="00AE7367">
          <w:rPr>
            <w:rStyle w:val="affb"/>
            <w:noProof/>
          </w:rPr>
          <w:t>18.4.3</w:t>
        </w:r>
        <w:r w:rsidR="00F82E34" w:rsidRPr="00BE3BA1">
          <w:rPr>
            <w:rFonts w:ascii="Calibri" w:eastAsia="Times New Roman" w:hAnsi="Calibri" w:cs="Arial"/>
            <w:b w:val="0"/>
            <w:noProof/>
            <w:sz w:val="22"/>
            <w:szCs w:val="22"/>
            <w:lang w:val="en-US" w:eastAsia="en-US"/>
          </w:rPr>
          <w:tab/>
        </w:r>
        <w:r w:rsidR="00F82E34" w:rsidRPr="00AE7367">
          <w:rPr>
            <w:rStyle w:val="affb"/>
            <w:noProof/>
          </w:rPr>
          <w:t>Boolean ( . . . )</w:t>
        </w:r>
        <w:r w:rsidR="00F82E34">
          <w:rPr>
            <w:noProof/>
            <w:webHidden/>
          </w:rPr>
          <w:tab/>
        </w:r>
        <w:r w:rsidR="00F82E34">
          <w:rPr>
            <w:noProof/>
            <w:webHidden/>
          </w:rPr>
          <w:fldChar w:fldCharType="begin"/>
        </w:r>
        <w:r w:rsidR="00F82E34">
          <w:rPr>
            <w:noProof/>
            <w:webHidden/>
          </w:rPr>
          <w:instrText xml:space="preserve"> PAGEREF _Toc368050669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6A3BC2DE" w14:textId="77777777" w:rsidR="00F82E34" w:rsidRPr="00BE3BA1" w:rsidRDefault="00A649E2">
      <w:pPr>
        <w:pStyle w:val="3a"/>
        <w:rPr>
          <w:rFonts w:ascii="Calibri" w:eastAsia="Times New Roman" w:hAnsi="Calibri" w:cs="Arial"/>
          <w:b w:val="0"/>
          <w:noProof/>
          <w:sz w:val="22"/>
          <w:szCs w:val="22"/>
          <w:lang w:val="en-US" w:eastAsia="en-US"/>
        </w:rPr>
      </w:pPr>
      <w:hyperlink w:anchor="_Toc368050670" w:history="1">
        <w:r w:rsidR="00F82E34" w:rsidRPr="00AE7367">
          <w:rPr>
            <w:rStyle w:val="affb"/>
            <w:noProof/>
          </w:rPr>
          <w:t>18.4.4</w:t>
        </w:r>
        <w:r w:rsidR="00F82E34" w:rsidRPr="00BE3BA1">
          <w:rPr>
            <w:rFonts w:ascii="Calibri" w:eastAsia="Times New Roman" w:hAnsi="Calibri" w:cs="Arial"/>
            <w:b w:val="0"/>
            <w:noProof/>
            <w:sz w:val="22"/>
            <w:szCs w:val="22"/>
            <w:lang w:val="en-US" w:eastAsia="en-US"/>
          </w:rPr>
          <w:tab/>
        </w:r>
        <w:r w:rsidR="00F82E34" w:rsidRPr="00AE7367">
          <w:rPr>
            <w:rStyle w:val="affb"/>
            <w:noProof/>
          </w:rPr>
          <w:t>DataView ( . . . )</w:t>
        </w:r>
        <w:r w:rsidR="00F82E34">
          <w:rPr>
            <w:noProof/>
            <w:webHidden/>
          </w:rPr>
          <w:tab/>
        </w:r>
        <w:r w:rsidR="00F82E34">
          <w:rPr>
            <w:noProof/>
            <w:webHidden/>
          </w:rPr>
          <w:fldChar w:fldCharType="begin"/>
        </w:r>
        <w:r w:rsidR="00F82E34">
          <w:rPr>
            <w:noProof/>
            <w:webHidden/>
          </w:rPr>
          <w:instrText xml:space="preserve"> PAGEREF _Toc368050670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11AF9F9C" w14:textId="77777777" w:rsidR="00F82E34" w:rsidRPr="00BE3BA1" w:rsidRDefault="00A649E2">
      <w:pPr>
        <w:pStyle w:val="3a"/>
        <w:rPr>
          <w:rFonts w:ascii="Calibri" w:eastAsia="Times New Roman" w:hAnsi="Calibri" w:cs="Arial"/>
          <w:b w:val="0"/>
          <w:noProof/>
          <w:sz w:val="22"/>
          <w:szCs w:val="22"/>
          <w:lang w:val="en-US" w:eastAsia="en-US"/>
        </w:rPr>
      </w:pPr>
      <w:hyperlink w:anchor="_Toc368050671" w:history="1">
        <w:r w:rsidR="00F82E34" w:rsidRPr="00AE7367">
          <w:rPr>
            <w:rStyle w:val="affb"/>
            <w:noProof/>
          </w:rPr>
          <w:t>18.4.5</w:t>
        </w:r>
        <w:r w:rsidR="00F82E34" w:rsidRPr="00BE3BA1">
          <w:rPr>
            <w:rFonts w:ascii="Calibri" w:eastAsia="Times New Roman" w:hAnsi="Calibri" w:cs="Arial"/>
            <w:b w:val="0"/>
            <w:noProof/>
            <w:sz w:val="22"/>
            <w:szCs w:val="22"/>
            <w:lang w:val="en-US" w:eastAsia="en-US"/>
          </w:rPr>
          <w:tab/>
        </w:r>
        <w:r w:rsidR="00F82E34" w:rsidRPr="00AE7367">
          <w:rPr>
            <w:rStyle w:val="affb"/>
            <w:noProof/>
          </w:rPr>
          <w:t>Date ( . . . )</w:t>
        </w:r>
        <w:r w:rsidR="00F82E34">
          <w:rPr>
            <w:noProof/>
            <w:webHidden/>
          </w:rPr>
          <w:tab/>
        </w:r>
        <w:r w:rsidR="00F82E34">
          <w:rPr>
            <w:noProof/>
            <w:webHidden/>
          </w:rPr>
          <w:fldChar w:fldCharType="begin"/>
        </w:r>
        <w:r w:rsidR="00F82E34">
          <w:rPr>
            <w:noProof/>
            <w:webHidden/>
          </w:rPr>
          <w:instrText xml:space="preserve"> PAGEREF _Toc368050671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198AD8CC" w14:textId="77777777" w:rsidR="00F82E34" w:rsidRPr="00BE3BA1" w:rsidRDefault="00A649E2">
      <w:pPr>
        <w:pStyle w:val="3a"/>
        <w:rPr>
          <w:rFonts w:ascii="Calibri" w:eastAsia="Times New Roman" w:hAnsi="Calibri" w:cs="Arial"/>
          <w:b w:val="0"/>
          <w:noProof/>
          <w:sz w:val="22"/>
          <w:szCs w:val="22"/>
          <w:lang w:val="en-US" w:eastAsia="en-US"/>
        </w:rPr>
      </w:pPr>
      <w:hyperlink w:anchor="_Toc368050672" w:history="1">
        <w:r w:rsidR="00F82E34" w:rsidRPr="00AE7367">
          <w:rPr>
            <w:rStyle w:val="affb"/>
            <w:noProof/>
          </w:rPr>
          <w:t>18.4.6</w:t>
        </w:r>
        <w:r w:rsidR="00F82E34" w:rsidRPr="00BE3BA1">
          <w:rPr>
            <w:rFonts w:ascii="Calibri" w:eastAsia="Times New Roman" w:hAnsi="Calibri" w:cs="Arial"/>
            <w:b w:val="0"/>
            <w:noProof/>
            <w:sz w:val="22"/>
            <w:szCs w:val="22"/>
            <w:lang w:val="en-US" w:eastAsia="en-US"/>
          </w:rPr>
          <w:tab/>
        </w:r>
        <w:r w:rsidR="00F82E34" w:rsidRPr="00AE7367">
          <w:rPr>
            <w:rStyle w:val="affb"/>
            <w:noProof/>
          </w:rPr>
          <w:t>Error ( . . . )</w:t>
        </w:r>
        <w:r w:rsidR="00F82E34">
          <w:rPr>
            <w:noProof/>
            <w:webHidden/>
          </w:rPr>
          <w:tab/>
        </w:r>
        <w:r w:rsidR="00F82E34">
          <w:rPr>
            <w:noProof/>
            <w:webHidden/>
          </w:rPr>
          <w:fldChar w:fldCharType="begin"/>
        </w:r>
        <w:r w:rsidR="00F82E34">
          <w:rPr>
            <w:noProof/>
            <w:webHidden/>
          </w:rPr>
          <w:instrText xml:space="preserve"> PAGEREF _Toc368050672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7EABDBA1" w14:textId="77777777" w:rsidR="00F82E34" w:rsidRPr="00BE3BA1" w:rsidRDefault="00A649E2">
      <w:pPr>
        <w:pStyle w:val="3a"/>
        <w:rPr>
          <w:rFonts w:ascii="Calibri" w:eastAsia="Times New Roman" w:hAnsi="Calibri" w:cs="Arial"/>
          <w:b w:val="0"/>
          <w:noProof/>
          <w:sz w:val="22"/>
          <w:szCs w:val="22"/>
          <w:lang w:val="en-US" w:eastAsia="en-US"/>
        </w:rPr>
      </w:pPr>
      <w:hyperlink w:anchor="_Toc368050673" w:history="1">
        <w:r w:rsidR="00F82E34" w:rsidRPr="00AE7367">
          <w:rPr>
            <w:rStyle w:val="affb"/>
            <w:noProof/>
          </w:rPr>
          <w:t>18.4.7</w:t>
        </w:r>
        <w:r w:rsidR="00F82E34" w:rsidRPr="00BE3BA1">
          <w:rPr>
            <w:rFonts w:ascii="Calibri" w:eastAsia="Times New Roman" w:hAnsi="Calibri" w:cs="Arial"/>
            <w:b w:val="0"/>
            <w:noProof/>
            <w:sz w:val="22"/>
            <w:szCs w:val="22"/>
            <w:lang w:val="en-US" w:eastAsia="en-US"/>
          </w:rPr>
          <w:tab/>
        </w:r>
        <w:r w:rsidR="00F82E34" w:rsidRPr="00AE7367">
          <w:rPr>
            <w:rStyle w:val="affb"/>
            <w:noProof/>
          </w:rPr>
          <w:t>EvalError ( . . . )</w:t>
        </w:r>
        <w:r w:rsidR="00F82E34">
          <w:rPr>
            <w:noProof/>
            <w:webHidden/>
          </w:rPr>
          <w:tab/>
        </w:r>
        <w:r w:rsidR="00F82E34">
          <w:rPr>
            <w:noProof/>
            <w:webHidden/>
          </w:rPr>
          <w:fldChar w:fldCharType="begin"/>
        </w:r>
        <w:r w:rsidR="00F82E34">
          <w:rPr>
            <w:noProof/>
            <w:webHidden/>
          </w:rPr>
          <w:instrText xml:space="preserve"> PAGEREF _Toc368050673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2215A14E" w14:textId="77777777" w:rsidR="00F82E34" w:rsidRPr="00BE3BA1" w:rsidRDefault="00A649E2">
      <w:pPr>
        <w:pStyle w:val="3a"/>
        <w:rPr>
          <w:rFonts w:ascii="Calibri" w:eastAsia="Times New Roman" w:hAnsi="Calibri" w:cs="Arial"/>
          <w:b w:val="0"/>
          <w:noProof/>
          <w:sz w:val="22"/>
          <w:szCs w:val="22"/>
          <w:lang w:val="en-US" w:eastAsia="en-US"/>
        </w:rPr>
      </w:pPr>
      <w:hyperlink w:anchor="_Toc368050674" w:history="1">
        <w:r w:rsidR="00F82E34" w:rsidRPr="00AE7367">
          <w:rPr>
            <w:rStyle w:val="affb"/>
            <w:noProof/>
          </w:rPr>
          <w:t>18.4.8</w:t>
        </w:r>
        <w:r w:rsidR="00F82E34" w:rsidRPr="00BE3BA1">
          <w:rPr>
            <w:rFonts w:ascii="Calibri" w:eastAsia="Times New Roman" w:hAnsi="Calibri" w:cs="Arial"/>
            <w:b w:val="0"/>
            <w:noProof/>
            <w:sz w:val="22"/>
            <w:szCs w:val="22"/>
            <w:lang w:val="en-US" w:eastAsia="en-US"/>
          </w:rPr>
          <w:tab/>
        </w:r>
        <w:r w:rsidR="00F82E34" w:rsidRPr="00AE7367">
          <w:rPr>
            <w:rStyle w:val="affb"/>
            <w:noProof/>
          </w:rPr>
          <w:t>Float32Array ( . . . )</w:t>
        </w:r>
        <w:r w:rsidR="00F82E34">
          <w:rPr>
            <w:noProof/>
            <w:webHidden/>
          </w:rPr>
          <w:tab/>
        </w:r>
        <w:r w:rsidR="00F82E34">
          <w:rPr>
            <w:noProof/>
            <w:webHidden/>
          </w:rPr>
          <w:fldChar w:fldCharType="begin"/>
        </w:r>
        <w:r w:rsidR="00F82E34">
          <w:rPr>
            <w:noProof/>
            <w:webHidden/>
          </w:rPr>
          <w:instrText xml:space="preserve"> PAGEREF _Toc368050674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32DA03E1" w14:textId="77777777" w:rsidR="00F82E34" w:rsidRPr="00BE3BA1" w:rsidRDefault="00A649E2">
      <w:pPr>
        <w:pStyle w:val="3a"/>
        <w:rPr>
          <w:rFonts w:ascii="Calibri" w:eastAsia="Times New Roman" w:hAnsi="Calibri" w:cs="Arial"/>
          <w:b w:val="0"/>
          <w:noProof/>
          <w:sz w:val="22"/>
          <w:szCs w:val="22"/>
          <w:lang w:val="en-US" w:eastAsia="en-US"/>
        </w:rPr>
      </w:pPr>
      <w:hyperlink w:anchor="_Toc368050675" w:history="1">
        <w:r w:rsidR="00F82E34" w:rsidRPr="00AE7367">
          <w:rPr>
            <w:rStyle w:val="affb"/>
            <w:noProof/>
          </w:rPr>
          <w:t>18.4.9</w:t>
        </w:r>
        <w:r w:rsidR="00F82E34" w:rsidRPr="00BE3BA1">
          <w:rPr>
            <w:rFonts w:ascii="Calibri" w:eastAsia="Times New Roman" w:hAnsi="Calibri" w:cs="Arial"/>
            <w:b w:val="0"/>
            <w:noProof/>
            <w:sz w:val="22"/>
            <w:szCs w:val="22"/>
            <w:lang w:val="en-US" w:eastAsia="en-US"/>
          </w:rPr>
          <w:tab/>
        </w:r>
        <w:r w:rsidR="00F82E34" w:rsidRPr="00AE7367">
          <w:rPr>
            <w:rStyle w:val="affb"/>
            <w:noProof/>
          </w:rPr>
          <w:t>Float64Array ( . . . )</w:t>
        </w:r>
        <w:r w:rsidR="00F82E34">
          <w:rPr>
            <w:noProof/>
            <w:webHidden/>
          </w:rPr>
          <w:tab/>
        </w:r>
        <w:r w:rsidR="00F82E34">
          <w:rPr>
            <w:noProof/>
            <w:webHidden/>
          </w:rPr>
          <w:fldChar w:fldCharType="begin"/>
        </w:r>
        <w:r w:rsidR="00F82E34">
          <w:rPr>
            <w:noProof/>
            <w:webHidden/>
          </w:rPr>
          <w:instrText xml:space="preserve"> PAGEREF _Toc368050675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70D3A0B5" w14:textId="77777777" w:rsidR="00F82E34" w:rsidRPr="00BE3BA1" w:rsidRDefault="00A649E2">
      <w:pPr>
        <w:pStyle w:val="3a"/>
        <w:rPr>
          <w:rFonts w:ascii="Calibri" w:eastAsia="Times New Roman" w:hAnsi="Calibri" w:cs="Arial"/>
          <w:b w:val="0"/>
          <w:noProof/>
          <w:sz w:val="22"/>
          <w:szCs w:val="22"/>
          <w:lang w:val="en-US" w:eastAsia="en-US"/>
        </w:rPr>
      </w:pPr>
      <w:hyperlink w:anchor="_Toc368050676" w:history="1">
        <w:r w:rsidR="00F82E34" w:rsidRPr="00AE7367">
          <w:rPr>
            <w:rStyle w:val="affb"/>
            <w:noProof/>
          </w:rPr>
          <w:t>18.4.10</w:t>
        </w:r>
        <w:r w:rsidR="00F82E34" w:rsidRPr="00BE3BA1">
          <w:rPr>
            <w:rFonts w:ascii="Calibri" w:eastAsia="Times New Roman" w:hAnsi="Calibri" w:cs="Arial"/>
            <w:b w:val="0"/>
            <w:noProof/>
            <w:sz w:val="22"/>
            <w:szCs w:val="22"/>
            <w:lang w:val="en-US" w:eastAsia="en-US"/>
          </w:rPr>
          <w:tab/>
        </w:r>
        <w:r w:rsidR="00F82E34" w:rsidRPr="00AE7367">
          <w:rPr>
            <w:rStyle w:val="affb"/>
            <w:noProof/>
          </w:rPr>
          <w:t>Function ( . . . )</w:t>
        </w:r>
        <w:r w:rsidR="00F82E34">
          <w:rPr>
            <w:noProof/>
            <w:webHidden/>
          </w:rPr>
          <w:tab/>
        </w:r>
        <w:r w:rsidR="00F82E34">
          <w:rPr>
            <w:noProof/>
            <w:webHidden/>
          </w:rPr>
          <w:fldChar w:fldCharType="begin"/>
        </w:r>
        <w:r w:rsidR="00F82E34">
          <w:rPr>
            <w:noProof/>
            <w:webHidden/>
          </w:rPr>
          <w:instrText xml:space="preserve"> PAGEREF _Toc368050676 \h </w:instrText>
        </w:r>
        <w:r w:rsidR="00F82E34">
          <w:rPr>
            <w:noProof/>
            <w:webHidden/>
          </w:rPr>
        </w:r>
        <w:r w:rsidR="00F82E34">
          <w:rPr>
            <w:noProof/>
            <w:webHidden/>
          </w:rPr>
          <w:fldChar w:fldCharType="separate"/>
        </w:r>
        <w:r w:rsidR="00D433E8">
          <w:rPr>
            <w:noProof/>
            <w:webHidden/>
          </w:rPr>
          <w:t>240</w:t>
        </w:r>
        <w:r w:rsidR="00F82E34">
          <w:rPr>
            <w:noProof/>
            <w:webHidden/>
          </w:rPr>
          <w:fldChar w:fldCharType="end"/>
        </w:r>
      </w:hyperlink>
    </w:p>
    <w:p w14:paraId="01C93505" w14:textId="77777777" w:rsidR="00F82E34" w:rsidRPr="00BE3BA1" w:rsidRDefault="00A649E2">
      <w:pPr>
        <w:pStyle w:val="3a"/>
        <w:rPr>
          <w:rFonts w:ascii="Calibri" w:eastAsia="Times New Roman" w:hAnsi="Calibri" w:cs="Arial"/>
          <w:b w:val="0"/>
          <w:noProof/>
          <w:sz w:val="22"/>
          <w:szCs w:val="22"/>
          <w:lang w:val="en-US" w:eastAsia="en-US"/>
        </w:rPr>
      </w:pPr>
      <w:hyperlink w:anchor="_Toc368050677" w:history="1">
        <w:r w:rsidR="00F82E34" w:rsidRPr="00AE7367">
          <w:rPr>
            <w:rStyle w:val="affb"/>
            <w:noProof/>
          </w:rPr>
          <w:t>18.4.11</w:t>
        </w:r>
        <w:r w:rsidR="00F82E34" w:rsidRPr="00BE3BA1">
          <w:rPr>
            <w:rFonts w:ascii="Calibri" w:eastAsia="Times New Roman" w:hAnsi="Calibri" w:cs="Arial"/>
            <w:b w:val="0"/>
            <w:noProof/>
            <w:sz w:val="22"/>
            <w:szCs w:val="22"/>
            <w:lang w:val="en-US" w:eastAsia="en-US"/>
          </w:rPr>
          <w:tab/>
        </w:r>
        <w:r w:rsidR="00F82E34" w:rsidRPr="00AE7367">
          <w:rPr>
            <w:rStyle w:val="affb"/>
            <w:noProof/>
          </w:rPr>
          <w:t>Int8Array ( . . . )</w:t>
        </w:r>
        <w:r w:rsidR="00F82E34">
          <w:rPr>
            <w:noProof/>
            <w:webHidden/>
          </w:rPr>
          <w:tab/>
        </w:r>
        <w:r w:rsidR="00F82E34">
          <w:rPr>
            <w:noProof/>
            <w:webHidden/>
          </w:rPr>
          <w:fldChar w:fldCharType="begin"/>
        </w:r>
        <w:r w:rsidR="00F82E34">
          <w:rPr>
            <w:noProof/>
            <w:webHidden/>
          </w:rPr>
          <w:instrText xml:space="preserve"> PAGEREF _Toc368050677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1F03BEA2" w14:textId="77777777" w:rsidR="00F82E34" w:rsidRPr="00BE3BA1" w:rsidRDefault="00A649E2">
      <w:pPr>
        <w:pStyle w:val="3a"/>
        <w:rPr>
          <w:rFonts w:ascii="Calibri" w:eastAsia="Times New Roman" w:hAnsi="Calibri" w:cs="Arial"/>
          <w:b w:val="0"/>
          <w:noProof/>
          <w:sz w:val="22"/>
          <w:szCs w:val="22"/>
          <w:lang w:val="en-US" w:eastAsia="en-US"/>
        </w:rPr>
      </w:pPr>
      <w:hyperlink w:anchor="_Toc368050678" w:history="1">
        <w:r w:rsidR="00F82E34" w:rsidRPr="00AE7367">
          <w:rPr>
            <w:rStyle w:val="affb"/>
            <w:noProof/>
          </w:rPr>
          <w:t>18.4.12</w:t>
        </w:r>
        <w:r w:rsidR="00F82E34" w:rsidRPr="00BE3BA1">
          <w:rPr>
            <w:rFonts w:ascii="Calibri" w:eastAsia="Times New Roman" w:hAnsi="Calibri" w:cs="Arial"/>
            <w:b w:val="0"/>
            <w:noProof/>
            <w:sz w:val="22"/>
            <w:szCs w:val="22"/>
            <w:lang w:val="en-US" w:eastAsia="en-US"/>
          </w:rPr>
          <w:tab/>
        </w:r>
        <w:r w:rsidR="00F82E34" w:rsidRPr="00AE7367">
          <w:rPr>
            <w:rStyle w:val="affb"/>
            <w:noProof/>
          </w:rPr>
          <w:t>Int16Array ( . . . )</w:t>
        </w:r>
        <w:r w:rsidR="00F82E34">
          <w:rPr>
            <w:noProof/>
            <w:webHidden/>
          </w:rPr>
          <w:tab/>
        </w:r>
        <w:r w:rsidR="00F82E34">
          <w:rPr>
            <w:noProof/>
            <w:webHidden/>
          </w:rPr>
          <w:fldChar w:fldCharType="begin"/>
        </w:r>
        <w:r w:rsidR="00F82E34">
          <w:rPr>
            <w:noProof/>
            <w:webHidden/>
          </w:rPr>
          <w:instrText xml:space="preserve"> PAGEREF _Toc368050678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6DB52112" w14:textId="77777777" w:rsidR="00F82E34" w:rsidRPr="00BE3BA1" w:rsidRDefault="00A649E2">
      <w:pPr>
        <w:pStyle w:val="3a"/>
        <w:rPr>
          <w:rFonts w:ascii="Calibri" w:eastAsia="Times New Roman" w:hAnsi="Calibri" w:cs="Arial"/>
          <w:b w:val="0"/>
          <w:noProof/>
          <w:sz w:val="22"/>
          <w:szCs w:val="22"/>
          <w:lang w:val="en-US" w:eastAsia="en-US"/>
        </w:rPr>
      </w:pPr>
      <w:hyperlink w:anchor="_Toc368050679" w:history="1">
        <w:r w:rsidR="00F82E34" w:rsidRPr="00AE7367">
          <w:rPr>
            <w:rStyle w:val="affb"/>
            <w:noProof/>
          </w:rPr>
          <w:t>18.4.13</w:t>
        </w:r>
        <w:r w:rsidR="00F82E34" w:rsidRPr="00BE3BA1">
          <w:rPr>
            <w:rFonts w:ascii="Calibri" w:eastAsia="Times New Roman" w:hAnsi="Calibri" w:cs="Arial"/>
            <w:b w:val="0"/>
            <w:noProof/>
            <w:sz w:val="22"/>
            <w:szCs w:val="22"/>
            <w:lang w:val="en-US" w:eastAsia="en-US"/>
          </w:rPr>
          <w:tab/>
        </w:r>
        <w:r w:rsidR="00F82E34" w:rsidRPr="00AE7367">
          <w:rPr>
            <w:rStyle w:val="affb"/>
            <w:noProof/>
          </w:rPr>
          <w:t>Int32Array ( . . . )</w:t>
        </w:r>
        <w:r w:rsidR="00F82E34">
          <w:rPr>
            <w:noProof/>
            <w:webHidden/>
          </w:rPr>
          <w:tab/>
        </w:r>
        <w:r w:rsidR="00F82E34">
          <w:rPr>
            <w:noProof/>
            <w:webHidden/>
          </w:rPr>
          <w:fldChar w:fldCharType="begin"/>
        </w:r>
        <w:r w:rsidR="00F82E34">
          <w:rPr>
            <w:noProof/>
            <w:webHidden/>
          </w:rPr>
          <w:instrText xml:space="preserve"> PAGEREF _Toc368050679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58C2A6AD" w14:textId="77777777" w:rsidR="00F82E34" w:rsidRPr="00BE3BA1" w:rsidRDefault="00A649E2">
      <w:pPr>
        <w:pStyle w:val="3a"/>
        <w:rPr>
          <w:rFonts w:ascii="Calibri" w:eastAsia="Times New Roman" w:hAnsi="Calibri" w:cs="Arial"/>
          <w:b w:val="0"/>
          <w:noProof/>
          <w:sz w:val="22"/>
          <w:szCs w:val="22"/>
          <w:lang w:val="en-US" w:eastAsia="en-US"/>
        </w:rPr>
      </w:pPr>
      <w:hyperlink w:anchor="_Toc368050680" w:history="1">
        <w:r w:rsidR="00F82E34" w:rsidRPr="00AE7367">
          <w:rPr>
            <w:rStyle w:val="affb"/>
            <w:noProof/>
          </w:rPr>
          <w:t>18.4.14</w:t>
        </w:r>
        <w:r w:rsidR="00F82E34" w:rsidRPr="00BE3BA1">
          <w:rPr>
            <w:rFonts w:ascii="Calibri" w:eastAsia="Times New Roman" w:hAnsi="Calibri" w:cs="Arial"/>
            <w:b w:val="0"/>
            <w:noProof/>
            <w:sz w:val="22"/>
            <w:szCs w:val="22"/>
            <w:lang w:val="en-US" w:eastAsia="en-US"/>
          </w:rPr>
          <w:tab/>
        </w:r>
        <w:r w:rsidR="00F82E34" w:rsidRPr="00AE7367">
          <w:rPr>
            <w:rStyle w:val="affb"/>
            <w:noProof/>
          </w:rPr>
          <w:t>Map ( . . . )</w:t>
        </w:r>
        <w:r w:rsidR="00F82E34">
          <w:rPr>
            <w:noProof/>
            <w:webHidden/>
          </w:rPr>
          <w:tab/>
        </w:r>
        <w:r w:rsidR="00F82E34">
          <w:rPr>
            <w:noProof/>
            <w:webHidden/>
          </w:rPr>
          <w:fldChar w:fldCharType="begin"/>
        </w:r>
        <w:r w:rsidR="00F82E34">
          <w:rPr>
            <w:noProof/>
            <w:webHidden/>
          </w:rPr>
          <w:instrText xml:space="preserve"> PAGEREF _Toc368050680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3E810D7E" w14:textId="77777777" w:rsidR="00F82E34" w:rsidRPr="00BE3BA1" w:rsidRDefault="00A649E2">
      <w:pPr>
        <w:pStyle w:val="3a"/>
        <w:rPr>
          <w:rFonts w:ascii="Calibri" w:eastAsia="Times New Roman" w:hAnsi="Calibri" w:cs="Arial"/>
          <w:b w:val="0"/>
          <w:noProof/>
          <w:sz w:val="22"/>
          <w:szCs w:val="22"/>
          <w:lang w:val="en-US" w:eastAsia="en-US"/>
        </w:rPr>
      </w:pPr>
      <w:hyperlink w:anchor="_Toc368050681" w:history="1">
        <w:r w:rsidR="00F82E34" w:rsidRPr="00AE7367">
          <w:rPr>
            <w:rStyle w:val="affb"/>
            <w:noProof/>
          </w:rPr>
          <w:t>18.4.15</w:t>
        </w:r>
        <w:r w:rsidR="00F82E34" w:rsidRPr="00BE3BA1">
          <w:rPr>
            <w:rFonts w:ascii="Calibri" w:eastAsia="Times New Roman" w:hAnsi="Calibri" w:cs="Arial"/>
            <w:b w:val="0"/>
            <w:noProof/>
            <w:sz w:val="22"/>
            <w:szCs w:val="22"/>
            <w:lang w:val="en-US" w:eastAsia="en-US"/>
          </w:rPr>
          <w:tab/>
        </w:r>
        <w:r w:rsidR="00F82E34" w:rsidRPr="00AE7367">
          <w:rPr>
            <w:rStyle w:val="affb"/>
            <w:noProof/>
          </w:rPr>
          <w:t>Number ( . . . )</w:t>
        </w:r>
        <w:r w:rsidR="00F82E34">
          <w:rPr>
            <w:noProof/>
            <w:webHidden/>
          </w:rPr>
          <w:tab/>
        </w:r>
        <w:r w:rsidR="00F82E34">
          <w:rPr>
            <w:noProof/>
            <w:webHidden/>
          </w:rPr>
          <w:fldChar w:fldCharType="begin"/>
        </w:r>
        <w:r w:rsidR="00F82E34">
          <w:rPr>
            <w:noProof/>
            <w:webHidden/>
          </w:rPr>
          <w:instrText xml:space="preserve"> PAGEREF _Toc368050681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77EF8206" w14:textId="77777777" w:rsidR="00F82E34" w:rsidRPr="00BE3BA1" w:rsidRDefault="00A649E2">
      <w:pPr>
        <w:pStyle w:val="3a"/>
        <w:rPr>
          <w:rFonts w:ascii="Calibri" w:eastAsia="Times New Roman" w:hAnsi="Calibri" w:cs="Arial"/>
          <w:b w:val="0"/>
          <w:noProof/>
          <w:sz w:val="22"/>
          <w:szCs w:val="22"/>
          <w:lang w:val="en-US" w:eastAsia="en-US"/>
        </w:rPr>
      </w:pPr>
      <w:hyperlink w:anchor="_Toc368050682" w:history="1">
        <w:r w:rsidR="00F82E34" w:rsidRPr="00AE7367">
          <w:rPr>
            <w:rStyle w:val="affb"/>
            <w:noProof/>
          </w:rPr>
          <w:t>18.4.16</w:t>
        </w:r>
        <w:r w:rsidR="00F82E34" w:rsidRPr="00BE3BA1">
          <w:rPr>
            <w:rFonts w:ascii="Calibri" w:eastAsia="Times New Roman" w:hAnsi="Calibri" w:cs="Arial"/>
            <w:b w:val="0"/>
            <w:noProof/>
            <w:sz w:val="22"/>
            <w:szCs w:val="22"/>
            <w:lang w:val="en-US" w:eastAsia="en-US"/>
          </w:rPr>
          <w:tab/>
        </w:r>
        <w:r w:rsidR="00F82E34" w:rsidRPr="00AE7367">
          <w:rPr>
            <w:rStyle w:val="affb"/>
            <w:noProof/>
          </w:rPr>
          <w:t>Object ( . . . )</w:t>
        </w:r>
        <w:r w:rsidR="00F82E34">
          <w:rPr>
            <w:noProof/>
            <w:webHidden/>
          </w:rPr>
          <w:tab/>
        </w:r>
        <w:r w:rsidR="00F82E34">
          <w:rPr>
            <w:noProof/>
            <w:webHidden/>
          </w:rPr>
          <w:fldChar w:fldCharType="begin"/>
        </w:r>
        <w:r w:rsidR="00F82E34">
          <w:rPr>
            <w:noProof/>
            <w:webHidden/>
          </w:rPr>
          <w:instrText xml:space="preserve"> PAGEREF _Toc368050682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3A5C058F" w14:textId="77777777" w:rsidR="00F82E34" w:rsidRPr="00BE3BA1" w:rsidRDefault="00A649E2">
      <w:pPr>
        <w:pStyle w:val="3a"/>
        <w:rPr>
          <w:rFonts w:ascii="Calibri" w:eastAsia="Times New Roman" w:hAnsi="Calibri" w:cs="Arial"/>
          <w:b w:val="0"/>
          <w:noProof/>
          <w:sz w:val="22"/>
          <w:szCs w:val="22"/>
          <w:lang w:val="en-US" w:eastAsia="en-US"/>
        </w:rPr>
      </w:pPr>
      <w:hyperlink w:anchor="_Toc368050683" w:history="1">
        <w:r w:rsidR="00F82E34" w:rsidRPr="00AE7367">
          <w:rPr>
            <w:rStyle w:val="affb"/>
            <w:noProof/>
          </w:rPr>
          <w:t>18.4.17</w:t>
        </w:r>
        <w:r w:rsidR="00F82E34" w:rsidRPr="00BE3BA1">
          <w:rPr>
            <w:rFonts w:ascii="Calibri" w:eastAsia="Times New Roman" w:hAnsi="Calibri" w:cs="Arial"/>
            <w:b w:val="0"/>
            <w:noProof/>
            <w:sz w:val="22"/>
            <w:szCs w:val="22"/>
            <w:lang w:val="en-US" w:eastAsia="en-US"/>
          </w:rPr>
          <w:tab/>
        </w:r>
        <w:r w:rsidR="00F82E34" w:rsidRPr="00AE7367">
          <w:rPr>
            <w:rStyle w:val="affb"/>
            <w:noProof/>
          </w:rPr>
          <w:t>RangeError ( . . . )</w:t>
        </w:r>
        <w:r w:rsidR="00F82E34">
          <w:rPr>
            <w:noProof/>
            <w:webHidden/>
          </w:rPr>
          <w:tab/>
        </w:r>
        <w:r w:rsidR="00F82E34">
          <w:rPr>
            <w:noProof/>
            <w:webHidden/>
          </w:rPr>
          <w:fldChar w:fldCharType="begin"/>
        </w:r>
        <w:r w:rsidR="00F82E34">
          <w:rPr>
            <w:noProof/>
            <w:webHidden/>
          </w:rPr>
          <w:instrText xml:space="preserve"> PAGEREF _Toc368050683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774E0FA5" w14:textId="77777777" w:rsidR="00F82E34" w:rsidRPr="00BE3BA1" w:rsidRDefault="00A649E2">
      <w:pPr>
        <w:pStyle w:val="3a"/>
        <w:rPr>
          <w:rFonts w:ascii="Calibri" w:eastAsia="Times New Roman" w:hAnsi="Calibri" w:cs="Arial"/>
          <w:b w:val="0"/>
          <w:noProof/>
          <w:sz w:val="22"/>
          <w:szCs w:val="22"/>
          <w:lang w:val="en-US" w:eastAsia="en-US"/>
        </w:rPr>
      </w:pPr>
      <w:hyperlink w:anchor="_Toc368050684" w:history="1">
        <w:r w:rsidR="00F82E34" w:rsidRPr="00AE7367">
          <w:rPr>
            <w:rStyle w:val="affb"/>
            <w:noProof/>
          </w:rPr>
          <w:t>18.4.18</w:t>
        </w:r>
        <w:r w:rsidR="00F82E34" w:rsidRPr="00BE3BA1">
          <w:rPr>
            <w:rFonts w:ascii="Calibri" w:eastAsia="Times New Roman" w:hAnsi="Calibri" w:cs="Arial"/>
            <w:b w:val="0"/>
            <w:noProof/>
            <w:sz w:val="22"/>
            <w:szCs w:val="22"/>
            <w:lang w:val="en-US" w:eastAsia="en-US"/>
          </w:rPr>
          <w:tab/>
        </w:r>
        <w:r w:rsidR="00F82E34" w:rsidRPr="00AE7367">
          <w:rPr>
            <w:rStyle w:val="affb"/>
            <w:noProof/>
          </w:rPr>
          <w:t>ReferenceError ( . . . )</w:t>
        </w:r>
        <w:r w:rsidR="00F82E34">
          <w:rPr>
            <w:noProof/>
            <w:webHidden/>
          </w:rPr>
          <w:tab/>
        </w:r>
        <w:r w:rsidR="00F82E34">
          <w:rPr>
            <w:noProof/>
            <w:webHidden/>
          </w:rPr>
          <w:fldChar w:fldCharType="begin"/>
        </w:r>
        <w:r w:rsidR="00F82E34">
          <w:rPr>
            <w:noProof/>
            <w:webHidden/>
          </w:rPr>
          <w:instrText xml:space="preserve"> PAGEREF _Toc368050684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08BB1ED6" w14:textId="77777777" w:rsidR="00F82E34" w:rsidRPr="00BE3BA1" w:rsidRDefault="00A649E2">
      <w:pPr>
        <w:pStyle w:val="3a"/>
        <w:rPr>
          <w:rFonts w:ascii="Calibri" w:eastAsia="Times New Roman" w:hAnsi="Calibri" w:cs="Arial"/>
          <w:b w:val="0"/>
          <w:noProof/>
          <w:sz w:val="22"/>
          <w:szCs w:val="22"/>
          <w:lang w:val="en-US" w:eastAsia="en-US"/>
        </w:rPr>
      </w:pPr>
      <w:hyperlink w:anchor="_Toc368050685" w:history="1">
        <w:r w:rsidR="00F82E34" w:rsidRPr="00AE7367">
          <w:rPr>
            <w:rStyle w:val="affb"/>
            <w:noProof/>
          </w:rPr>
          <w:t>18.4.19</w:t>
        </w:r>
        <w:r w:rsidR="00F82E34" w:rsidRPr="00BE3BA1">
          <w:rPr>
            <w:rFonts w:ascii="Calibri" w:eastAsia="Times New Roman" w:hAnsi="Calibri" w:cs="Arial"/>
            <w:b w:val="0"/>
            <w:noProof/>
            <w:sz w:val="22"/>
            <w:szCs w:val="22"/>
            <w:lang w:val="en-US" w:eastAsia="en-US"/>
          </w:rPr>
          <w:tab/>
        </w:r>
        <w:r w:rsidR="00F82E34" w:rsidRPr="00AE7367">
          <w:rPr>
            <w:rStyle w:val="affb"/>
            <w:noProof/>
          </w:rPr>
          <w:t>RegExp ( . . . )</w:t>
        </w:r>
        <w:r w:rsidR="00F82E34">
          <w:rPr>
            <w:noProof/>
            <w:webHidden/>
          </w:rPr>
          <w:tab/>
        </w:r>
        <w:r w:rsidR="00F82E34">
          <w:rPr>
            <w:noProof/>
            <w:webHidden/>
          </w:rPr>
          <w:fldChar w:fldCharType="begin"/>
        </w:r>
        <w:r w:rsidR="00F82E34">
          <w:rPr>
            <w:noProof/>
            <w:webHidden/>
          </w:rPr>
          <w:instrText xml:space="preserve"> PAGEREF _Toc368050685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0D9AAED1" w14:textId="77777777" w:rsidR="00F82E34" w:rsidRPr="00BE3BA1" w:rsidRDefault="00A649E2">
      <w:pPr>
        <w:pStyle w:val="3a"/>
        <w:rPr>
          <w:rFonts w:ascii="Calibri" w:eastAsia="Times New Roman" w:hAnsi="Calibri" w:cs="Arial"/>
          <w:b w:val="0"/>
          <w:noProof/>
          <w:sz w:val="22"/>
          <w:szCs w:val="22"/>
          <w:lang w:val="en-US" w:eastAsia="en-US"/>
        </w:rPr>
      </w:pPr>
      <w:hyperlink w:anchor="_Toc368050686" w:history="1">
        <w:r w:rsidR="00F82E34" w:rsidRPr="00AE7367">
          <w:rPr>
            <w:rStyle w:val="affb"/>
            <w:noProof/>
          </w:rPr>
          <w:t>18.4.20</w:t>
        </w:r>
        <w:r w:rsidR="00F82E34" w:rsidRPr="00BE3BA1">
          <w:rPr>
            <w:rFonts w:ascii="Calibri" w:eastAsia="Times New Roman" w:hAnsi="Calibri" w:cs="Arial"/>
            <w:b w:val="0"/>
            <w:noProof/>
            <w:sz w:val="22"/>
            <w:szCs w:val="22"/>
            <w:lang w:val="en-US" w:eastAsia="en-US"/>
          </w:rPr>
          <w:tab/>
        </w:r>
        <w:r w:rsidR="00F82E34" w:rsidRPr="00AE7367">
          <w:rPr>
            <w:rStyle w:val="affb"/>
            <w:noProof/>
          </w:rPr>
          <w:t>Set ( . . . )</w:t>
        </w:r>
        <w:r w:rsidR="00F82E34">
          <w:rPr>
            <w:noProof/>
            <w:webHidden/>
          </w:rPr>
          <w:tab/>
        </w:r>
        <w:r w:rsidR="00F82E34">
          <w:rPr>
            <w:noProof/>
            <w:webHidden/>
          </w:rPr>
          <w:fldChar w:fldCharType="begin"/>
        </w:r>
        <w:r w:rsidR="00F82E34">
          <w:rPr>
            <w:noProof/>
            <w:webHidden/>
          </w:rPr>
          <w:instrText xml:space="preserve"> PAGEREF _Toc368050686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02314ED0" w14:textId="77777777" w:rsidR="00F82E34" w:rsidRPr="00BE3BA1" w:rsidRDefault="00A649E2">
      <w:pPr>
        <w:pStyle w:val="3a"/>
        <w:rPr>
          <w:rFonts w:ascii="Calibri" w:eastAsia="Times New Roman" w:hAnsi="Calibri" w:cs="Arial"/>
          <w:b w:val="0"/>
          <w:noProof/>
          <w:sz w:val="22"/>
          <w:szCs w:val="22"/>
          <w:lang w:val="en-US" w:eastAsia="en-US"/>
        </w:rPr>
      </w:pPr>
      <w:hyperlink w:anchor="_Toc368050687" w:history="1">
        <w:r w:rsidR="00F82E34" w:rsidRPr="00AE7367">
          <w:rPr>
            <w:rStyle w:val="affb"/>
            <w:noProof/>
          </w:rPr>
          <w:t>18.4.21</w:t>
        </w:r>
        <w:r w:rsidR="00F82E34" w:rsidRPr="00BE3BA1">
          <w:rPr>
            <w:rFonts w:ascii="Calibri" w:eastAsia="Times New Roman" w:hAnsi="Calibri" w:cs="Arial"/>
            <w:b w:val="0"/>
            <w:noProof/>
            <w:sz w:val="22"/>
            <w:szCs w:val="22"/>
            <w:lang w:val="en-US" w:eastAsia="en-US"/>
          </w:rPr>
          <w:tab/>
        </w:r>
        <w:r w:rsidR="00F82E34" w:rsidRPr="00AE7367">
          <w:rPr>
            <w:rStyle w:val="affb"/>
            <w:noProof/>
          </w:rPr>
          <w:t>String ( . . . )</w:t>
        </w:r>
        <w:r w:rsidR="00F82E34">
          <w:rPr>
            <w:noProof/>
            <w:webHidden/>
          </w:rPr>
          <w:tab/>
        </w:r>
        <w:r w:rsidR="00F82E34">
          <w:rPr>
            <w:noProof/>
            <w:webHidden/>
          </w:rPr>
          <w:fldChar w:fldCharType="begin"/>
        </w:r>
        <w:r w:rsidR="00F82E34">
          <w:rPr>
            <w:noProof/>
            <w:webHidden/>
          </w:rPr>
          <w:instrText xml:space="preserve"> PAGEREF _Toc368050687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38A92E98" w14:textId="77777777" w:rsidR="00F82E34" w:rsidRPr="00BE3BA1" w:rsidRDefault="00A649E2">
      <w:pPr>
        <w:pStyle w:val="3a"/>
        <w:rPr>
          <w:rFonts w:ascii="Calibri" w:eastAsia="Times New Roman" w:hAnsi="Calibri" w:cs="Arial"/>
          <w:b w:val="0"/>
          <w:noProof/>
          <w:sz w:val="22"/>
          <w:szCs w:val="22"/>
          <w:lang w:val="en-US" w:eastAsia="en-US"/>
        </w:rPr>
      </w:pPr>
      <w:hyperlink w:anchor="_Toc368050688" w:history="1">
        <w:r w:rsidR="00F82E34" w:rsidRPr="00AE7367">
          <w:rPr>
            <w:rStyle w:val="affb"/>
            <w:noProof/>
          </w:rPr>
          <w:t>18.4.22</w:t>
        </w:r>
        <w:r w:rsidR="00F82E34" w:rsidRPr="00BE3BA1">
          <w:rPr>
            <w:rFonts w:ascii="Calibri" w:eastAsia="Times New Roman" w:hAnsi="Calibri" w:cs="Arial"/>
            <w:b w:val="0"/>
            <w:noProof/>
            <w:sz w:val="22"/>
            <w:szCs w:val="22"/>
            <w:lang w:val="en-US" w:eastAsia="en-US"/>
          </w:rPr>
          <w:tab/>
        </w:r>
        <w:r w:rsidR="00F82E34" w:rsidRPr="00AE7367">
          <w:rPr>
            <w:rStyle w:val="affb"/>
            <w:noProof/>
          </w:rPr>
          <w:t>SyntaxError ( . . . )</w:t>
        </w:r>
        <w:r w:rsidR="00F82E34">
          <w:rPr>
            <w:noProof/>
            <w:webHidden/>
          </w:rPr>
          <w:tab/>
        </w:r>
        <w:r w:rsidR="00F82E34">
          <w:rPr>
            <w:noProof/>
            <w:webHidden/>
          </w:rPr>
          <w:fldChar w:fldCharType="begin"/>
        </w:r>
        <w:r w:rsidR="00F82E34">
          <w:rPr>
            <w:noProof/>
            <w:webHidden/>
          </w:rPr>
          <w:instrText xml:space="preserve"> PAGEREF _Toc368050688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4D6D5D6E" w14:textId="77777777" w:rsidR="00F82E34" w:rsidRPr="00BE3BA1" w:rsidRDefault="00A649E2">
      <w:pPr>
        <w:pStyle w:val="3a"/>
        <w:rPr>
          <w:rFonts w:ascii="Calibri" w:eastAsia="Times New Roman" w:hAnsi="Calibri" w:cs="Arial"/>
          <w:b w:val="0"/>
          <w:noProof/>
          <w:sz w:val="22"/>
          <w:szCs w:val="22"/>
          <w:lang w:val="en-US" w:eastAsia="en-US"/>
        </w:rPr>
      </w:pPr>
      <w:hyperlink w:anchor="_Toc368050689" w:history="1">
        <w:r w:rsidR="00F82E34" w:rsidRPr="00AE7367">
          <w:rPr>
            <w:rStyle w:val="affb"/>
            <w:noProof/>
          </w:rPr>
          <w:t>18.4.23</w:t>
        </w:r>
        <w:r w:rsidR="00F82E34" w:rsidRPr="00BE3BA1">
          <w:rPr>
            <w:rFonts w:ascii="Calibri" w:eastAsia="Times New Roman" w:hAnsi="Calibri" w:cs="Arial"/>
            <w:b w:val="0"/>
            <w:noProof/>
            <w:sz w:val="22"/>
            <w:szCs w:val="22"/>
            <w:lang w:val="en-US" w:eastAsia="en-US"/>
          </w:rPr>
          <w:tab/>
        </w:r>
        <w:r w:rsidR="00F82E34" w:rsidRPr="00AE7367">
          <w:rPr>
            <w:rStyle w:val="affb"/>
            <w:noProof/>
          </w:rPr>
          <w:t>TypeError ( . . . )</w:t>
        </w:r>
        <w:r w:rsidR="00F82E34">
          <w:rPr>
            <w:noProof/>
            <w:webHidden/>
          </w:rPr>
          <w:tab/>
        </w:r>
        <w:r w:rsidR="00F82E34">
          <w:rPr>
            <w:noProof/>
            <w:webHidden/>
          </w:rPr>
          <w:fldChar w:fldCharType="begin"/>
        </w:r>
        <w:r w:rsidR="00F82E34">
          <w:rPr>
            <w:noProof/>
            <w:webHidden/>
          </w:rPr>
          <w:instrText xml:space="preserve"> PAGEREF _Toc368050689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77A61821" w14:textId="77777777" w:rsidR="00F82E34" w:rsidRPr="00BE3BA1" w:rsidRDefault="00A649E2">
      <w:pPr>
        <w:pStyle w:val="3a"/>
        <w:rPr>
          <w:rFonts w:ascii="Calibri" w:eastAsia="Times New Roman" w:hAnsi="Calibri" w:cs="Arial"/>
          <w:b w:val="0"/>
          <w:noProof/>
          <w:sz w:val="22"/>
          <w:szCs w:val="22"/>
          <w:lang w:val="en-US" w:eastAsia="en-US"/>
        </w:rPr>
      </w:pPr>
      <w:hyperlink w:anchor="_Toc368050690" w:history="1">
        <w:r w:rsidR="00F82E34" w:rsidRPr="00AE7367">
          <w:rPr>
            <w:rStyle w:val="affb"/>
            <w:noProof/>
          </w:rPr>
          <w:t>18.4.24</w:t>
        </w:r>
        <w:r w:rsidR="00F82E34" w:rsidRPr="00BE3BA1">
          <w:rPr>
            <w:rFonts w:ascii="Calibri" w:eastAsia="Times New Roman" w:hAnsi="Calibri" w:cs="Arial"/>
            <w:b w:val="0"/>
            <w:noProof/>
            <w:sz w:val="22"/>
            <w:szCs w:val="22"/>
            <w:lang w:val="en-US" w:eastAsia="en-US"/>
          </w:rPr>
          <w:tab/>
        </w:r>
        <w:r w:rsidR="00F82E34" w:rsidRPr="00AE7367">
          <w:rPr>
            <w:rStyle w:val="affb"/>
            <w:noProof/>
          </w:rPr>
          <w:t>Uint8Array ( . . . )</w:t>
        </w:r>
        <w:r w:rsidR="00F82E34">
          <w:rPr>
            <w:noProof/>
            <w:webHidden/>
          </w:rPr>
          <w:tab/>
        </w:r>
        <w:r w:rsidR="00F82E34">
          <w:rPr>
            <w:noProof/>
            <w:webHidden/>
          </w:rPr>
          <w:fldChar w:fldCharType="begin"/>
        </w:r>
        <w:r w:rsidR="00F82E34">
          <w:rPr>
            <w:noProof/>
            <w:webHidden/>
          </w:rPr>
          <w:instrText xml:space="preserve"> PAGEREF _Toc368050690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39F89BA8" w14:textId="77777777" w:rsidR="00F82E34" w:rsidRPr="00BE3BA1" w:rsidRDefault="00A649E2">
      <w:pPr>
        <w:pStyle w:val="3a"/>
        <w:rPr>
          <w:rFonts w:ascii="Calibri" w:eastAsia="Times New Roman" w:hAnsi="Calibri" w:cs="Arial"/>
          <w:b w:val="0"/>
          <w:noProof/>
          <w:sz w:val="22"/>
          <w:szCs w:val="22"/>
          <w:lang w:val="en-US" w:eastAsia="en-US"/>
        </w:rPr>
      </w:pPr>
      <w:hyperlink w:anchor="_Toc368050691" w:history="1">
        <w:r w:rsidR="00F82E34" w:rsidRPr="00AE7367">
          <w:rPr>
            <w:rStyle w:val="affb"/>
            <w:noProof/>
          </w:rPr>
          <w:t>18.4.25</w:t>
        </w:r>
        <w:r w:rsidR="00F82E34" w:rsidRPr="00BE3BA1">
          <w:rPr>
            <w:rFonts w:ascii="Calibri" w:eastAsia="Times New Roman" w:hAnsi="Calibri" w:cs="Arial"/>
            <w:b w:val="0"/>
            <w:noProof/>
            <w:sz w:val="22"/>
            <w:szCs w:val="22"/>
            <w:lang w:val="en-US" w:eastAsia="en-US"/>
          </w:rPr>
          <w:tab/>
        </w:r>
        <w:r w:rsidR="00F82E34" w:rsidRPr="00AE7367">
          <w:rPr>
            <w:rStyle w:val="affb"/>
            <w:noProof/>
          </w:rPr>
          <w:t>Uint8ClampedArray ( . . . )</w:t>
        </w:r>
        <w:r w:rsidR="00F82E34">
          <w:rPr>
            <w:noProof/>
            <w:webHidden/>
          </w:rPr>
          <w:tab/>
        </w:r>
        <w:r w:rsidR="00F82E34">
          <w:rPr>
            <w:noProof/>
            <w:webHidden/>
          </w:rPr>
          <w:fldChar w:fldCharType="begin"/>
        </w:r>
        <w:r w:rsidR="00F82E34">
          <w:rPr>
            <w:noProof/>
            <w:webHidden/>
          </w:rPr>
          <w:instrText xml:space="preserve"> PAGEREF _Toc368050691 \h </w:instrText>
        </w:r>
        <w:r w:rsidR="00F82E34">
          <w:rPr>
            <w:noProof/>
            <w:webHidden/>
          </w:rPr>
        </w:r>
        <w:r w:rsidR="00F82E34">
          <w:rPr>
            <w:noProof/>
            <w:webHidden/>
          </w:rPr>
          <w:fldChar w:fldCharType="separate"/>
        </w:r>
        <w:r w:rsidR="00D433E8">
          <w:rPr>
            <w:noProof/>
            <w:webHidden/>
          </w:rPr>
          <w:t>241</w:t>
        </w:r>
        <w:r w:rsidR="00F82E34">
          <w:rPr>
            <w:noProof/>
            <w:webHidden/>
          </w:rPr>
          <w:fldChar w:fldCharType="end"/>
        </w:r>
      </w:hyperlink>
    </w:p>
    <w:p w14:paraId="117844A4" w14:textId="77777777" w:rsidR="00F82E34" w:rsidRPr="00BE3BA1" w:rsidRDefault="00A649E2">
      <w:pPr>
        <w:pStyle w:val="3a"/>
        <w:rPr>
          <w:rFonts w:ascii="Calibri" w:eastAsia="Times New Roman" w:hAnsi="Calibri" w:cs="Arial"/>
          <w:b w:val="0"/>
          <w:noProof/>
          <w:sz w:val="22"/>
          <w:szCs w:val="22"/>
          <w:lang w:val="en-US" w:eastAsia="en-US"/>
        </w:rPr>
      </w:pPr>
      <w:hyperlink w:anchor="_Toc368050692" w:history="1">
        <w:r w:rsidR="00F82E34" w:rsidRPr="00AE7367">
          <w:rPr>
            <w:rStyle w:val="affb"/>
            <w:noProof/>
          </w:rPr>
          <w:t>18.4.26</w:t>
        </w:r>
        <w:r w:rsidR="00F82E34" w:rsidRPr="00BE3BA1">
          <w:rPr>
            <w:rFonts w:ascii="Calibri" w:eastAsia="Times New Roman" w:hAnsi="Calibri" w:cs="Arial"/>
            <w:b w:val="0"/>
            <w:noProof/>
            <w:sz w:val="22"/>
            <w:szCs w:val="22"/>
            <w:lang w:val="en-US" w:eastAsia="en-US"/>
          </w:rPr>
          <w:tab/>
        </w:r>
        <w:r w:rsidR="00F82E34" w:rsidRPr="00AE7367">
          <w:rPr>
            <w:rStyle w:val="affb"/>
            <w:noProof/>
          </w:rPr>
          <w:t>Uint16Array ( . . . )</w:t>
        </w:r>
        <w:r w:rsidR="00F82E34">
          <w:rPr>
            <w:noProof/>
            <w:webHidden/>
          </w:rPr>
          <w:tab/>
        </w:r>
        <w:r w:rsidR="00F82E34">
          <w:rPr>
            <w:noProof/>
            <w:webHidden/>
          </w:rPr>
          <w:fldChar w:fldCharType="begin"/>
        </w:r>
        <w:r w:rsidR="00F82E34">
          <w:rPr>
            <w:noProof/>
            <w:webHidden/>
          </w:rPr>
          <w:instrText xml:space="preserve"> PAGEREF _Toc368050692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4DEDFB6E" w14:textId="77777777" w:rsidR="00F82E34" w:rsidRPr="00BE3BA1" w:rsidRDefault="00A649E2">
      <w:pPr>
        <w:pStyle w:val="3a"/>
        <w:rPr>
          <w:rFonts w:ascii="Calibri" w:eastAsia="Times New Roman" w:hAnsi="Calibri" w:cs="Arial"/>
          <w:b w:val="0"/>
          <w:noProof/>
          <w:sz w:val="22"/>
          <w:szCs w:val="22"/>
          <w:lang w:val="en-US" w:eastAsia="en-US"/>
        </w:rPr>
      </w:pPr>
      <w:hyperlink w:anchor="_Toc368050693" w:history="1">
        <w:r w:rsidR="00F82E34" w:rsidRPr="00AE7367">
          <w:rPr>
            <w:rStyle w:val="affb"/>
            <w:noProof/>
          </w:rPr>
          <w:t>18.4.27</w:t>
        </w:r>
        <w:r w:rsidR="00F82E34" w:rsidRPr="00BE3BA1">
          <w:rPr>
            <w:rFonts w:ascii="Calibri" w:eastAsia="Times New Roman" w:hAnsi="Calibri" w:cs="Arial"/>
            <w:b w:val="0"/>
            <w:noProof/>
            <w:sz w:val="22"/>
            <w:szCs w:val="22"/>
            <w:lang w:val="en-US" w:eastAsia="en-US"/>
          </w:rPr>
          <w:tab/>
        </w:r>
        <w:r w:rsidR="00F82E34" w:rsidRPr="00AE7367">
          <w:rPr>
            <w:rStyle w:val="affb"/>
            <w:noProof/>
          </w:rPr>
          <w:t>Uint32Array ( . . . )</w:t>
        </w:r>
        <w:r w:rsidR="00F82E34">
          <w:rPr>
            <w:noProof/>
            <w:webHidden/>
          </w:rPr>
          <w:tab/>
        </w:r>
        <w:r w:rsidR="00F82E34">
          <w:rPr>
            <w:noProof/>
            <w:webHidden/>
          </w:rPr>
          <w:fldChar w:fldCharType="begin"/>
        </w:r>
        <w:r w:rsidR="00F82E34">
          <w:rPr>
            <w:noProof/>
            <w:webHidden/>
          </w:rPr>
          <w:instrText xml:space="preserve"> PAGEREF _Toc368050693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3DD3791D" w14:textId="77777777" w:rsidR="00F82E34" w:rsidRPr="00BE3BA1" w:rsidRDefault="00A649E2">
      <w:pPr>
        <w:pStyle w:val="3a"/>
        <w:rPr>
          <w:rFonts w:ascii="Calibri" w:eastAsia="Times New Roman" w:hAnsi="Calibri" w:cs="Arial"/>
          <w:b w:val="0"/>
          <w:noProof/>
          <w:sz w:val="22"/>
          <w:szCs w:val="22"/>
          <w:lang w:val="en-US" w:eastAsia="en-US"/>
        </w:rPr>
      </w:pPr>
      <w:hyperlink w:anchor="_Toc368050694" w:history="1">
        <w:r w:rsidR="00F82E34" w:rsidRPr="00AE7367">
          <w:rPr>
            <w:rStyle w:val="affb"/>
            <w:noProof/>
          </w:rPr>
          <w:t>18.4.28</w:t>
        </w:r>
        <w:r w:rsidR="00F82E34" w:rsidRPr="00BE3BA1">
          <w:rPr>
            <w:rFonts w:ascii="Calibri" w:eastAsia="Times New Roman" w:hAnsi="Calibri" w:cs="Arial"/>
            <w:b w:val="0"/>
            <w:noProof/>
            <w:sz w:val="22"/>
            <w:szCs w:val="22"/>
            <w:lang w:val="en-US" w:eastAsia="en-US"/>
          </w:rPr>
          <w:tab/>
        </w:r>
        <w:r w:rsidR="00F82E34" w:rsidRPr="00AE7367">
          <w:rPr>
            <w:rStyle w:val="affb"/>
            <w:noProof/>
          </w:rPr>
          <w:t>URIError ( . . . )</w:t>
        </w:r>
        <w:r w:rsidR="00F82E34">
          <w:rPr>
            <w:noProof/>
            <w:webHidden/>
          </w:rPr>
          <w:tab/>
        </w:r>
        <w:r w:rsidR="00F82E34">
          <w:rPr>
            <w:noProof/>
            <w:webHidden/>
          </w:rPr>
          <w:fldChar w:fldCharType="begin"/>
        </w:r>
        <w:r w:rsidR="00F82E34">
          <w:rPr>
            <w:noProof/>
            <w:webHidden/>
          </w:rPr>
          <w:instrText xml:space="preserve"> PAGEREF _Toc368050694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74DA1251" w14:textId="77777777" w:rsidR="00F82E34" w:rsidRPr="00BE3BA1" w:rsidRDefault="00A649E2">
      <w:pPr>
        <w:pStyle w:val="3a"/>
        <w:rPr>
          <w:rFonts w:ascii="Calibri" w:eastAsia="Times New Roman" w:hAnsi="Calibri" w:cs="Arial"/>
          <w:b w:val="0"/>
          <w:noProof/>
          <w:sz w:val="22"/>
          <w:szCs w:val="22"/>
          <w:lang w:val="en-US" w:eastAsia="en-US"/>
        </w:rPr>
      </w:pPr>
      <w:hyperlink w:anchor="_Toc368050695" w:history="1">
        <w:r w:rsidR="00F82E34" w:rsidRPr="00AE7367">
          <w:rPr>
            <w:rStyle w:val="affb"/>
            <w:noProof/>
          </w:rPr>
          <w:t>18.4.29</w:t>
        </w:r>
        <w:r w:rsidR="00F82E34" w:rsidRPr="00BE3BA1">
          <w:rPr>
            <w:rFonts w:ascii="Calibri" w:eastAsia="Times New Roman" w:hAnsi="Calibri" w:cs="Arial"/>
            <w:b w:val="0"/>
            <w:noProof/>
            <w:sz w:val="22"/>
            <w:szCs w:val="22"/>
            <w:lang w:val="en-US" w:eastAsia="en-US"/>
          </w:rPr>
          <w:tab/>
        </w:r>
        <w:r w:rsidR="00F82E34" w:rsidRPr="00AE7367">
          <w:rPr>
            <w:rStyle w:val="affb"/>
            <w:noProof/>
          </w:rPr>
          <w:t>WeakMap ( . . . )</w:t>
        </w:r>
        <w:r w:rsidR="00F82E34">
          <w:rPr>
            <w:noProof/>
            <w:webHidden/>
          </w:rPr>
          <w:tab/>
        </w:r>
        <w:r w:rsidR="00F82E34">
          <w:rPr>
            <w:noProof/>
            <w:webHidden/>
          </w:rPr>
          <w:fldChar w:fldCharType="begin"/>
        </w:r>
        <w:r w:rsidR="00F82E34">
          <w:rPr>
            <w:noProof/>
            <w:webHidden/>
          </w:rPr>
          <w:instrText xml:space="preserve"> PAGEREF _Toc368050695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6CFDA3E3" w14:textId="77777777" w:rsidR="00F82E34" w:rsidRPr="00BE3BA1" w:rsidRDefault="00A649E2">
      <w:pPr>
        <w:pStyle w:val="3a"/>
        <w:rPr>
          <w:rFonts w:ascii="Calibri" w:eastAsia="Times New Roman" w:hAnsi="Calibri" w:cs="Arial"/>
          <w:b w:val="0"/>
          <w:noProof/>
          <w:sz w:val="22"/>
          <w:szCs w:val="22"/>
          <w:lang w:val="en-US" w:eastAsia="en-US"/>
        </w:rPr>
      </w:pPr>
      <w:hyperlink w:anchor="_Toc368050696" w:history="1">
        <w:r w:rsidR="00F82E34" w:rsidRPr="00AE7367">
          <w:rPr>
            <w:rStyle w:val="affb"/>
            <w:noProof/>
          </w:rPr>
          <w:t>18.4.30</w:t>
        </w:r>
        <w:r w:rsidR="00F82E34" w:rsidRPr="00BE3BA1">
          <w:rPr>
            <w:rFonts w:ascii="Calibri" w:eastAsia="Times New Roman" w:hAnsi="Calibri" w:cs="Arial"/>
            <w:b w:val="0"/>
            <w:noProof/>
            <w:sz w:val="22"/>
            <w:szCs w:val="22"/>
            <w:lang w:val="en-US" w:eastAsia="en-US"/>
          </w:rPr>
          <w:tab/>
        </w:r>
        <w:r w:rsidR="00F82E34" w:rsidRPr="00AE7367">
          <w:rPr>
            <w:rStyle w:val="affb"/>
            <w:noProof/>
          </w:rPr>
          <w:t>WeakSet ( . . . )</w:t>
        </w:r>
        <w:r w:rsidR="00F82E34">
          <w:rPr>
            <w:noProof/>
            <w:webHidden/>
          </w:rPr>
          <w:tab/>
        </w:r>
        <w:r w:rsidR="00F82E34">
          <w:rPr>
            <w:noProof/>
            <w:webHidden/>
          </w:rPr>
          <w:fldChar w:fldCharType="begin"/>
        </w:r>
        <w:r w:rsidR="00F82E34">
          <w:rPr>
            <w:noProof/>
            <w:webHidden/>
          </w:rPr>
          <w:instrText xml:space="preserve"> PAGEREF _Toc368050696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59851C0C" w14:textId="77777777" w:rsidR="00F82E34" w:rsidRPr="00BE3BA1" w:rsidRDefault="00A649E2">
      <w:pPr>
        <w:pStyle w:val="2c"/>
        <w:rPr>
          <w:rFonts w:ascii="Calibri" w:eastAsia="Times New Roman" w:hAnsi="Calibri" w:cs="Arial"/>
          <w:b w:val="0"/>
          <w:noProof/>
          <w:sz w:val="22"/>
          <w:szCs w:val="22"/>
          <w:lang w:val="en-US" w:eastAsia="en-US"/>
        </w:rPr>
      </w:pPr>
      <w:hyperlink w:anchor="_Toc368050697" w:history="1">
        <w:r w:rsidR="00F82E34" w:rsidRPr="00AE7367">
          <w:rPr>
            <w:rStyle w:val="affb"/>
            <w:noProof/>
          </w:rPr>
          <w:t>18.5</w:t>
        </w:r>
        <w:r w:rsidR="00F82E34" w:rsidRPr="00BE3BA1">
          <w:rPr>
            <w:rFonts w:ascii="Calibri" w:eastAsia="Times New Roman" w:hAnsi="Calibri" w:cs="Arial"/>
            <w:b w:val="0"/>
            <w:noProof/>
            <w:sz w:val="22"/>
            <w:szCs w:val="22"/>
            <w:lang w:val="en-US" w:eastAsia="en-US"/>
          </w:rPr>
          <w:tab/>
        </w:r>
        <w:r w:rsidR="00F82E34" w:rsidRPr="00AE7367">
          <w:rPr>
            <w:rStyle w:val="affb"/>
            <w:noProof/>
          </w:rPr>
          <w:t>Other Properties of the Global Object</w:t>
        </w:r>
        <w:r w:rsidR="00F82E34">
          <w:rPr>
            <w:noProof/>
            <w:webHidden/>
          </w:rPr>
          <w:tab/>
        </w:r>
        <w:r w:rsidR="00F82E34">
          <w:rPr>
            <w:noProof/>
            <w:webHidden/>
          </w:rPr>
          <w:fldChar w:fldCharType="begin"/>
        </w:r>
        <w:r w:rsidR="00F82E34">
          <w:rPr>
            <w:noProof/>
            <w:webHidden/>
          </w:rPr>
          <w:instrText xml:space="preserve"> PAGEREF _Toc368050697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6291D771" w14:textId="77777777" w:rsidR="00F82E34" w:rsidRPr="00BE3BA1" w:rsidRDefault="00A649E2">
      <w:pPr>
        <w:pStyle w:val="3a"/>
        <w:rPr>
          <w:rFonts w:ascii="Calibri" w:eastAsia="Times New Roman" w:hAnsi="Calibri" w:cs="Arial"/>
          <w:b w:val="0"/>
          <w:noProof/>
          <w:sz w:val="22"/>
          <w:szCs w:val="22"/>
          <w:lang w:val="en-US" w:eastAsia="en-US"/>
        </w:rPr>
      </w:pPr>
      <w:hyperlink w:anchor="_Toc368050698" w:history="1">
        <w:r w:rsidR="00F82E34" w:rsidRPr="00AE7367">
          <w:rPr>
            <w:rStyle w:val="affb"/>
            <w:noProof/>
          </w:rPr>
          <w:t>18.5.1</w:t>
        </w:r>
        <w:r w:rsidR="00F82E34" w:rsidRPr="00BE3BA1">
          <w:rPr>
            <w:rFonts w:ascii="Calibri" w:eastAsia="Times New Roman" w:hAnsi="Calibri" w:cs="Arial"/>
            <w:b w:val="0"/>
            <w:noProof/>
            <w:sz w:val="22"/>
            <w:szCs w:val="22"/>
            <w:lang w:val="en-US" w:eastAsia="en-US"/>
          </w:rPr>
          <w:tab/>
        </w:r>
        <w:r w:rsidR="00F82E34" w:rsidRPr="00AE7367">
          <w:rPr>
            <w:rStyle w:val="affb"/>
            <w:noProof/>
          </w:rPr>
          <w:t>JSON</w:t>
        </w:r>
        <w:r w:rsidR="00F82E34">
          <w:rPr>
            <w:noProof/>
            <w:webHidden/>
          </w:rPr>
          <w:tab/>
        </w:r>
        <w:r w:rsidR="00F82E34">
          <w:rPr>
            <w:noProof/>
            <w:webHidden/>
          </w:rPr>
          <w:fldChar w:fldCharType="begin"/>
        </w:r>
        <w:r w:rsidR="00F82E34">
          <w:rPr>
            <w:noProof/>
            <w:webHidden/>
          </w:rPr>
          <w:instrText xml:space="preserve"> PAGEREF _Toc368050698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1002F726" w14:textId="77777777" w:rsidR="00F82E34" w:rsidRPr="00BE3BA1" w:rsidRDefault="00A649E2">
      <w:pPr>
        <w:pStyle w:val="3a"/>
        <w:rPr>
          <w:rFonts w:ascii="Calibri" w:eastAsia="Times New Roman" w:hAnsi="Calibri" w:cs="Arial"/>
          <w:b w:val="0"/>
          <w:noProof/>
          <w:sz w:val="22"/>
          <w:szCs w:val="22"/>
          <w:lang w:val="en-US" w:eastAsia="en-US"/>
        </w:rPr>
      </w:pPr>
      <w:hyperlink w:anchor="_Toc368050699" w:history="1">
        <w:r w:rsidR="00F82E34" w:rsidRPr="00AE7367">
          <w:rPr>
            <w:rStyle w:val="affb"/>
            <w:noProof/>
          </w:rPr>
          <w:t>18.5.2</w:t>
        </w:r>
        <w:r w:rsidR="00F82E34" w:rsidRPr="00BE3BA1">
          <w:rPr>
            <w:rFonts w:ascii="Calibri" w:eastAsia="Times New Roman" w:hAnsi="Calibri" w:cs="Arial"/>
            <w:b w:val="0"/>
            <w:noProof/>
            <w:sz w:val="22"/>
            <w:szCs w:val="22"/>
            <w:lang w:val="en-US" w:eastAsia="en-US"/>
          </w:rPr>
          <w:tab/>
        </w:r>
        <w:r w:rsidR="00F82E34" w:rsidRPr="00AE7367">
          <w:rPr>
            <w:rStyle w:val="affb"/>
            <w:noProof/>
          </w:rPr>
          <w:t>Math</w:t>
        </w:r>
        <w:r w:rsidR="00F82E34">
          <w:rPr>
            <w:noProof/>
            <w:webHidden/>
          </w:rPr>
          <w:tab/>
        </w:r>
        <w:r w:rsidR="00F82E34">
          <w:rPr>
            <w:noProof/>
            <w:webHidden/>
          </w:rPr>
          <w:fldChar w:fldCharType="begin"/>
        </w:r>
        <w:r w:rsidR="00F82E34">
          <w:rPr>
            <w:noProof/>
            <w:webHidden/>
          </w:rPr>
          <w:instrText xml:space="preserve"> PAGEREF _Toc368050699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5CD03243" w14:textId="77777777" w:rsidR="00F82E34" w:rsidRPr="00BE3BA1" w:rsidRDefault="00A649E2">
      <w:pPr>
        <w:pStyle w:val="12"/>
        <w:rPr>
          <w:rFonts w:ascii="Calibri" w:eastAsia="Times New Roman" w:hAnsi="Calibri" w:cs="Arial"/>
          <w:b w:val="0"/>
          <w:noProof/>
          <w:sz w:val="22"/>
          <w:szCs w:val="22"/>
          <w:lang w:val="en-US" w:eastAsia="en-US"/>
        </w:rPr>
      </w:pPr>
      <w:hyperlink w:anchor="_Toc368050700" w:history="1">
        <w:r w:rsidR="00F82E34" w:rsidRPr="00AE7367">
          <w:rPr>
            <w:rStyle w:val="affb"/>
            <w:noProof/>
          </w:rPr>
          <w:t>19</w:t>
        </w:r>
        <w:r w:rsidR="00F82E34" w:rsidRPr="00BE3BA1">
          <w:rPr>
            <w:rFonts w:ascii="Calibri" w:eastAsia="Times New Roman" w:hAnsi="Calibri" w:cs="Arial"/>
            <w:b w:val="0"/>
            <w:noProof/>
            <w:sz w:val="22"/>
            <w:szCs w:val="22"/>
            <w:lang w:val="en-US" w:eastAsia="en-US"/>
          </w:rPr>
          <w:tab/>
        </w:r>
        <w:r w:rsidR="00F82E34" w:rsidRPr="00AE7367">
          <w:rPr>
            <w:rStyle w:val="affb"/>
            <w:noProof/>
          </w:rPr>
          <w:t>Fundamental Objects</w:t>
        </w:r>
        <w:r w:rsidR="00F82E34">
          <w:rPr>
            <w:noProof/>
            <w:webHidden/>
          </w:rPr>
          <w:tab/>
        </w:r>
        <w:r w:rsidR="00F82E34">
          <w:rPr>
            <w:noProof/>
            <w:webHidden/>
          </w:rPr>
          <w:fldChar w:fldCharType="begin"/>
        </w:r>
        <w:r w:rsidR="00F82E34">
          <w:rPr>
            <w:noProof/>
            <w:webHidden/>
          </w:rPr>
          <w:instrText xml:space="preserve"> PAGEREF _Toc368050700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3A251CCA" w14:textId="77777777" w:rsidR="00F82E34" w:rsidRPr="00BE3BA1" w:rsidRDefault="00A649E2">
      <w:pPr>
        <w:pStyle w:val="2c"/>
        <w:rPr>
          <w:rFonts w:ascii="Calibri" w:eastAsia="Times New Roman" w:hAnsi="Calibri" w:cs="Arial"/>
          <w:b w:val="0"/>
          <w:noProof/>
          <w:sz w:val="22"/>
          <w:szCs w:val="22"/>
          <w:lang w:val="en-US" w:eastAsia="en-US"/>
        </w:rPr>
      </w:pPr>
      <w:hyperlink w:anchor="_Toc368050701" w:history="1">
        <w:r w:rsidR="00F82E34" w:rsidRPr="00AE7367">
          <w:rPr>
            <w:rStyle w:val="affb"/>
            <w:noProof/>
          </w:rPr>
          <w:t>19.1</w:t>
        </w:r>
        <w:r w:rsidR="00F82E34" w:rsidRPr="00BE3BA1">
          <w:rPr>
            <w:rFonts w:ascii="Calibri" w:eastAsia="Times New Roman" w:hAnsi="Calibri" w:cs="Arial"/>
            <w:b w:val="0"/>
            <w:noProof/>
            <w:sz w:val="22"/>
            <w:szCs w:val="22"/>
            <w:lang w:val="en-US" w:eastAsia="en-US"/>
          </w:rPr>
          <w:tab/>
        </w:r>
        <w:r w:rsidR="00F82E34" w:rsidRPr="00AE7367">
          <w:rPr>
            <w:rStyle w:val="affb"/>
            <w:noProof/>
          </w:rPr>
          <w:t>Object Objects</w:t>
        </w:r>
        <w:r w:rsidR="00F82E34">
          <w:rPr>
            <w:noProof/>
            <w:webHidden/>
          </w:rPr>
          <w:tab/>
        </w:r>
        <w:r w:rsidR="00F82E34">
          <w:rPr>
            <w:noProof/>
            <w:webHidden/>
          </w:rPr>
          <w:fldChar w:fldCharType="begin"/>
        </w:r>
        <w:r w:rsidR="00F82E34">
          <w:rPr>
            <w:noProof/>
            <w:webHidden/>
          </w:rPr>
          <w:instrText xml:space="preserve"> PAGEREF _Toc368050701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3CCE532A" w14:textId="77777777" w:rsidR="00F82E34" w:rsidRPr="00BE3BA1" w:rsidRDefault="00A649E2">
      <w:pPr>
        <w:pStyle w:val="3a"/>
        <w:rPr>
          <w:rFonts w:ascii="Calibri" w:eastAsia="Times New Roman" w:hAnsi="Calibri" w:cs="Arial"/>
          <w:b w:val="0"/>
          <w:noProof/>
          <w:sz w:val="22"/>
          <w:szCs w:val="22"/>
          <w:lang w:val="en-US" w:eastAsia="en-US"/>
        </w:rPr>
      </w:pPr>
      <w:hyperlink w:anchor="_Toc368050702" w:history="1">
        <w:r w:rsidR="00F82E34" w:rsidRPr="00AE7367">
          <w:rPr>
            <w:rStyle w:val="affb"/>
            <w:noProof/>
          </w:rPr>
          <w:t>19.1.1</w:t>
        </w:r>
        <w:r w:rsidR="00F82E34" w:rsidRPr="00BE3BA1">
          <w:rPr>
            <w:rFonts w:ascii="Calibri" w:eastAsia="Times New Roman" w:hAnsi="Calibri" w:cs="Arial"/>
            <w:b w:val="0"/>
            <w:noProof/>
            <w:sz w:val="22"/>
            <w:szCs w:val="22"/>
            <w:lang w:val="en-US" w:eastAsia="en-US"/>
          </w:rPr>
          <w:tab/>
        </w:r>
        <w:r w:rsidR="00F82E34" w:rsidRPr="00AE7367">
          <w:rPr>
            <w:rStyle w:val="affb"/>
            <w:noProof/>
          </w:rPr>
          <w:t>The Object Constructor Called as a Function</w:t>
        </w:r>
        <w:r w:rsidR="00F82E34">
          <w:rPr>
            <w:noProof/>
            <w:webHidden/>
          </w:rPr>
          <w:tab/>
        </w:r>
        <w:r w:rsidR="00F82E34">
          <w:rPr>
            <w:noProof/>
            <w:webHidden/>
          </w:rPr>
          <w:fldChar w:fldCharType="begin"/>
        </w:r>
        <w:r w:rsidR="00F82E34">
          <w:rPr>
            <w:noProof/>
            <w:webHidden/>
          </w:rPr>
          <w:instrText xml:space="preserve"> PAGEREF _Toc368050702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52594DAB" w14:textId="77777777" w:rsidR="00F82E34" w:rsidRPr="00BE3BA1" w:rsidRDefault="00A649E2">
      <w:pPr>
        <w:pStyle w:val="3a"/>
        <w:rPr>
          <w:rFonts w:ascii="Calibri" w:eastAsia="Times New Roman" w:hAnsi="Calibri" w:cs="Arial"/>
          <w:b w:val="0"/>
          <w:noProof/>
          <w:sz w:val="22"/>
          <w:szCs w:val="22"/>
          <w:lang w:val="en-US" w:eastAsia="en-US"/>
        </w:rPr>
      </w:pPr>
      <w:hyperlink w:anchor="_Toc368050703" w:history="1">
        <w:r w:rsidR="00F82E34" w:rsidRPr="00AE7367">
          <w:rPr>
            <w:rStyle w:val="affb"/>
            <w:noProof/>
          </w:rPr>
          <w:t>19.1.2</w:t>
        </w:r>
        <w:r w:rsidR="00F82E34" w:rsidRPr="00BE3BA1">
          <w:rPr>
            <w:rFonts w:ascii="Calibri" w:eastAsia="Times New Roman" w:hAnsi="Calibri" w:cs="Arial"/>
            <w:b w:val="0"/>
            <w:noProof/>
            <w:sz w:val="22"/>
            <w:szCs w:val="22"/>
            <w:lang w:val="en-US" w:eastAsia="en-US"/>
          </w:rPr>
          <w:tab/>
        </w:r>
        <w:r w:rsidR="00F82E34" w:rsidRPr="00AE7367">
          <w:rPr>
            <w:rStyle w:val="affb"/>
            <w:noProof/>
          </w:rPr>
          <w:t>The Object Constructor</w:t>
        </w:r>
        <w:r w:rsidR="00F82E34">
          <w:rPr>
            <w:noProof/>
            <w:webHidden/>
          </w:rPr>
          <w:tab/>
        </w:r>
        <w:r w:rsidR="00F82E34">
          <w:rPr>
            <w:noProof/>
            <w:webHidden/>
          </w:rPr>
          <w:fldChar w:fldCharType="begin"/>
        </w:r>
        <w:r w:rsidR="00F82E34">
          <w:rPr>
            <w:noProof/>
            <w:webHidden/>
          </w:rPr>
          <w:instrText xml:space="preserve"> PAGEREF _Toc368050703 \h </w:instrText>
        </w:r>
        <w:r w:rsidR="00F82E34">
          <w:rPr>
            <w:noProof/>
            <w:webHidden/>
          </w:rPr>
        </w:r>
        <w:r w:rsidR="00F82E34">
          <w:rPr>
            <w:noProof/>
            <w:webHidden/>
          </w:rPr>
          <w:fldChar w:fldCharType="separate"/>
        </w:r>
        <w:r w:rsidR="00D433E8">
          <w:rPr>
            <w:noProof/>
            <w:webHidden/>
          </w:rPr>
          <w:t>242</w:t>
        </w:r>
        <w:r w:rsidR="00F82E34">
          <w:rPr>
            <w:noProof/>
            <w:webHidden/>
          </w:rPr>
          <w:fldChar w:fldCharType="end"/>
        </w:r>
      </w:hyperlink>
    </w:p>
    <w:p w14:paraId="47058A0A" w14:textId="77777777" w:rsidR="00F82E34" w:rsidRPr="00BE3BA1" w:rsidRDefault="00A649E2">
      <w:pPr>
        <w:pStyle w:val="3a"/>
        <w:rPr>
          <w:rFonts w:ascii="Calibri" w:eastAsia="Times New Roman" w:hAnsi="Calibri" w:cs="Arial"/>
          <w:b w:val="0"/>
          <w:noProof/>
          <w:sz w:val="22"/>
          <w:szCs w:val="22"/>
          <w:lang w:val="en-US" w:eastAsia="en-US"/>
        </w:rPr>
      </w:pPr>
      <w:hyperlink w:anchor="_Toc368050704" w:history="1">
        <w:r w:rsidR="00F82E34" w:rsidRPr="00AE7367">
          <w:rPr>
            <w:rStyle w:val="affb"/>
            <w:noProof/>
          </w:rPr>
          <w:t>19.1.3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Object Constructor</w:t>
        </w:r>
        <w:r w:rsidR="00F82E34">
          <w:rPr>
            <w:noProof/>
            <w:webHidden/>
          </w:rPr>
          <w:tab/>
        </w:r>
        <w:r w:rsidR="00F82E34">
          <w:rPr>
            <w:noProof/>
            <w:webHidden/>
          </w:rPr>
          <w:fldChar w:fldCharType="begin"/>
        </w:r>
        <w:r w:rsidR="00F82E34">
          <w:rPr>
            <w:noProof/>
            <w:webHidden/>
          </w:rPr>
          <w:instrText xml:space="preserve"> PAGEREF _Toc368050704 \h </w:instrText>
        </w:r>
        <w:r w:rsidR="00F82E34">
          <w:rPr>
            <w:noProof/>
            <w:webHidden/>
          </w:rPr>
        </w:r>
        <w:r w:rsidR="00F82E34">
          <w:rPr>
            <w:noProof/>
            <w:webHidden/>
          </w:rPr>
          <w:fldChar w:fldCharType="separate"/>
        </w:r>
        <w:r w:rsidR="00D433E8">
          <w:rPr>
            <w:noProof/>
            <w:webHidden/>
          </w:rPr>
          <w:t>243</w:t>
        </w:r>
        <w:r w:rsidR="00F82E34">
          <w:rPr>
            <w:noProof/>
            <w:webHidden/>
          </w:rPr>
          <w:fldChar w:fldCharType="end"/>
        </w:r>
      </w:hyperlink>
    </w:p>
    <w:p w14:paraId="3A8D7135" w14:textId="77777777" w:rsidR="00F82E34" w:rsidRPr="00BE3BA1" w:rsidRDefault="00A649E2">
      <w:pPr>
        <w:pStyle w:val="3a"/>
        <w:rPr>
          <w:rFonts w:ascii="Calibri" w:eastAsia="Times New Roman" w:hAnsi="Calibri" w:cs="Arial"/>
          <w:b w:val="0"/>
          <w:noProof/>
          <w:sz w:val="22"/>
          <w:szCs w:val="22"/>
          <w:lang w:val="en-US" w:eastAsia="en-US"/>
        </w:rPr>
      </w:pPr>
      <w:hyperlink w:anchor="_Toc368050705" w:history="1">
        <w:r w:rsidR="00F82E34" w:rsidRPr="00AE7367">
          <w:rPr>
            <w:rStyle w:val="affb"/>
            <w:noProof/>
          </w:rPr>
          <w:t>19.1.4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Object Prototype Object</w:t>
        </w:r>
        <w:r w:rsidR="00F82E34">
          <w:rPr>
            <w:noProof/>
            <w:webHidden/>
          </w:rPr>
          <w:tab/>
        </w:r>
        <w:r w:rsidR="00F82E34">
          <w:rPr>
            <w:noProof/>
            <w:webHidden/>
          </w:rPr>
          <w:fldChar w:fldCharType="begin"/>
        </w:r>
        <w:r w:rsidR="00F82E34">
          <w:rPr>
            <w:noProof/>
            <w:webHidden/>
          </w:rPr>
          <w:instrText xml:space="preserve"> PAGEREF _Toc368050705 \h </w:instrText>
        </w:r>
        <w:r w:rsidR="00F82E34">
          <w:rPr>
            <w:noProof/>
            <w:webHidden/>
          </w:rPr>
        </w:r>
        <w:r w:rsidR="00F82E34">
          <w:rPr>
            <w:noProof/>
            <w:webHidden/>
          </w:rPr>
          <w:fldChar w:fldCharType="separate"/>
        </w:r>
        <w:r w:rsidR="00D433E8">
          <w:rPr>
            <w:noProof/>
            <w:webHidden/>
          </w:rPr>
          <w:t>248</w:t>
        </w:r>
        <w:r w:rsidR="00F82E34">
          <w:rPr>
            <w:noProof/>
            <w:webHidden/>
          </w:rPr>
          <w:fldChar w:fldCharType="end"/>
        </w:r>
      </w:hyperlink>
    </w:p>
    <w:p w14:paraId="5F3CD458" w14:textId="77777777" w:rsidR="00F82E34" w:rsidRPr="00BE3BA1" w:rsidRDefault="00A649E2">
      <w:pPr>
        <w:pStyle w:val="3a"/>
        <w:rPr>
          <w:rFonts w:ascii="Calibri" w:eastAsia="Times New Roman" w:hAnsi="Calibri" w:cs="Arial"/>
          <w:b w:val="0"/>
          <w:noProof/>
          <w:sz w:val="22"/>
          <w:szCs w:val="22"/>
          <w:lang w:val="en-US" w:eastAsia="en-US"/>
        </w:rPr>
      </w:pPr>
      <w:hyperlink w:anchor="_Toc368050706" w:history="1">
        <w:r w:rsidR="00F82E34" w:rsidRPr="00AE7367">
          <w:rPr>
            <w:rStyle w:val="affb"/>
            <w:noProof/>
          </w:rPr>
          <w:t>19.1.5</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Object Instances</w:t>
        </w:r>
        <w:r w:rsidR="00F82E34">
          <w:rPr>
            <w:noProof/>
            <w:webHidden/>
          </w:rPr>
          <w:tab/>
        </w:r>
        <w:r w:rsidR="00F82E34">
          <w:rPr>
            <w:noProof/>
            <w:webHidden/>
          </w:rPr>
          <w:fldChar w:fldCharType="begin"/>
        </w:r>
        <w:r w:rsidR="00F82E34">
          <w:rPr>
            <w:noProof/>
            <w:webHidden/>
          </w:rPr>
          <w:instrText xml:space="preserve"> PAGEREF _Toc368050706 \h </w:instrText>
        </w:r>
        <w:r w:rsidR="00F82E34">
          <w:rPr>
            <w:noProof/>
            <w:webHidden/>
          </w:rPr>
        </w:r>
        <w:r w:rsidR="00F82E34">
          <w:rPr>
            <w:noProof/>
            <w:webHidden/>
          </w:rPr>
          <w:fldChar w:fldCharType="separate"/>
        </w:r>
        <w:r w:rsidR="00D433E8">
          <w:rPr>
            <w:noProof/>
            <w:webHidden/>
          </w:rPr>
          <w:t>250</w:t>
        </w:r>
        <w:r w:rsidR="00F82E34">
          <w:rPr>
            <w:noProof/>
            <w:webHidden/>
          </w:rPr>
          <w:fldChar w:fldCharType="end"/>
        </w:r>
      </w:hyperlink>
    </w:p>
    <w:p w14:paraId="3BAB28DC" w14:textId="77777777" w:rsidR="00F82E34" w:rsidRPr="00BE3BA1" w:rsidRDefault="00A649E2">
      <w:pPr>
        <w:pStyle w:val="2c"/>
        <w:rPr>
          <w:rFonts w:ascii="Calibri" w:eastAsia="Times New Roman" w:hAnsi="Calibri" w:cs="Arial"/>
          <w:b w:val="0"/>
          <w:noProof/>
          <w:sz w:val="22"/>
          <w:szCs w:val="22"/>
          <w:lang w:val="en-US" w:eastAsia="en-US"/>
        </w:rPr>
      </w:pPr>
      <w:hyperlink w:anchor="_Toc368050707" w:history="1">
        <w:r w:rsidR="00F82E34" w:rsidRPr="00AE7367">
          <w:rPr>
            <w:rStyle w:val="affb"/>
            <w:noProof/>
          </w:rPr>
          <w:t>19.2</w:t>
        </w:r>
        <w:r w:rsidR="00F82E34" w:rsidRPr="00BE3BA1">
          <w:rPr>
            <w:rFonts w:ascii="Calibri" w:eastAsia="Times New Roman" w:hAnsi="Calibri" w:cs="Arial"/>
            <w:b w:val="0"/>
            <w:noProof/>
            <w:sz w:val="22"/>
            <w:szCs w:val="22"/>
            <w:lang w:val="en-US" w:eastAsia="en-US"/>
          </w:rPr>
          <w:tab/>
        </w:r>
        <w:r w:rsidR="00F82E34" w:rsidRPr="00AE7367">
          <w:rPr>
            <w:rStyle w:val="affb"/>
            <w:noProof/>
          </w:rPr>
          <w:t>Function Objects</w:t>
        </w:r>
        <w:r w:rsidR="00F82E34">
          <w:rPr>
            <w:noProof/>
            <w:webHidden/>
          </w:rPr>
          <w:tab/>
        </w:r>
        <w:r w:rsidR="00F82E34">
          <w:rPr>
            <w:noProof/>
            <w:webHidden/>
          </w:rPr>
          <w:fldChar w:fldCharType="begin"/>
        </w:r>
        <w:r w:rsidR="00F82E34">
          <w:rPr>
            <w:noProof/>
            <w:webHidden/>
          </w:rPr>
          <w:instrText xml:space="preserve"> PAGEREF _Toc368050707 \h </w:instrText>
        </w:r>
        <w:r w:rsidR="00F82E34">
          <w:rPr>
            <w:noProof/>
            <w:webHidden/>
          </w:rPr>
        </w:r>
        <w:r w:rsidR="00F82E34">
          <w:rPr>
            <w:noProof/>
            <w:webHidden/>
          </w:rPr>
          <w:fldChar w:fldCharType="separate"/>
        </w:r>
        <w:r w:rsidR="00D433E8">
          <w:rPr>
            <w:noProof/>
            <w:webHidden/>
          </w:rPr>
          <w:t>250</w:t>
        </w:r>
        <w:r w:rsidR="00F82E34">
          <w:rPr>
            <w:noProof/>
            <w:webHidden/>
          </w:rPr>
          <w:fldChar w:fldCharType="end"/>
        </w:r>
      </w:hyperlink>
    </w:p>
    <w:p w14:paraId="304B4130" w14:textId="77777777" w:rsidR="00F82E34" w:rsidRPr="00BE3BA1" w:rsidRDefault="00A649E2">
      <w:pPr>
        <w:pStyle w:val="3a"/>
        <w:rPr>
          <w:rFonts w:ascii="Calibri" w:eastAsia="Times New Roman" w:hAnsi="Calibri" w:cs="Arial"/>
          <w:b w:val="0"/>
          <w:noProof/>
          <w:sz w:val="22"/>
          <w:szCs w:val="22"/>
          <w:lang w:val="en-US" w:eastAsia="en-US"/>
        </w:rPr>
      </w:pPr>
      <w:hyperlink w:anchor="_Toc368050708" w:history="1">
        <w:r w:rsidR="00F82E34" w:rsidRPr="00AE7367">
          <w:rPr>
            <w:rStyle w:val="affb"/>
            <w:noProof/>
          </w:rPr>
          <w:t>19.2.1</w:t>
        </w:r>
        <w:r w:rsidR="00F82E34" w:rsidRPr="00BE3BA1">
          <w:rPr>
            <w:rFonts w:ascii="Calibri" w:eastAsia="Times New Roman" w:hAnsi="Calibri" w:cs="Arial"/>
            <w:b w:val="0"/>
            <w:noProof/>
            <w:sz w:val="22"/>
            <w:szCs w:val="22"/>
            <w:lang w:val="en-US" w:eastAsia="en-US"/>
          </w:rPr>
          <w:tab/>
        </w:r>
        <w:r w:rsidR="00F82E34" w:rsidRPr="00AE7367">
          <w:rPr>
            <w:rStyle w:val="affb"/>
            <w:noProof/>
          </w:rPr>
          <w:t>The Function Constructor</w:t>
        </w:r>
        <w:r w:rsidR="00F82E34">
          <w:rPr>
            <w:noProof/>
            <w:webHidden/>
          </w:rPr>
          <w:tab/>
        </w:r>
        <w:r w:rsidR="00F82E34">
          <w:rPr>
            <w:noProof/>
            <w:webHidden/>
          </w:rPr>
          <w:fldChar w:fldCharType="begin"/>
        </w:r>
        <w:r w:rsidR="00F82E34">
          <w:rPr>
            <w:noProof/>
            <w:webHidden/>
          </w:rPr>
          <w:instrText xml:space="preserve"> PAGEREF _Toc368050708 \h </w:instrText>
        </w:r>
        <w:r w:rsidR="00F82E34">
          <w:rPr>
            <w:noProof/>
            <w:webHidden/>
          </w:rPr>
        </w:r>
        <w:r w:rsidR="00F82E34">
          <w:rPr>
            <w:noProof/>
            <w:webHidden/>
          </w:rPr>
          <w:fldChar w:fldCharType="separate"/>
        </w:r>
        <w:r w:rsidR="00D433E8">
          <w:rPr>
            <w:noProof/>
            <w:webHidden/>
          </w:rPr>
          <w:t>250</w:t>
        </w:r>
        <w:r w:rsidR="00F82E34">
          <w:rPr>
            <w:noProof/>
            <w:webHidden/>
          </w:rPr>
          <w:fldChar w:fldCharType="end"/>
        </w:r>
      </w:hyperlink>
    </w:p>
    <w:p w14:paraId="521089EE" w14:textId="77777777" w:rsidR="00F82E34" w:rsidRPr="00BE3BA1" w:rsidRDefault="00A649E2">
      <w:pPr>
        <w:pStyle w:val="3a"/>
        <w:rPr>
          <w:rFonts w:ascii="Calibri" w:eastAsia="Times New Roman" w:hAnsi="Calibri" w:cs="Arial"/>
          <w:b w:val="0"/>
          <w:noProof/>
          <w:sz w:val="22"/>
          <w:szCs w:val="22"/>
          <w:lang w:val="en-US" w:eastAsia="en-US"/>
        </w:rPr>
      </w:pPr>
      <w:hyperlink w:anchor="_Toc368050709" w:history="1">
        <w:r w:rsidR="00F82E34" w:rsidRPr="00AE7367">
          <w:rPr>
            <w:rStyle w:val="affb"/>
            <w:noProof/>
          </w:rPr>
          <w:t>19.2.2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Function Constructor</w:t>
        </w:r>
        <w:r w:rsidR="00F82E34">
          <w:rPr>
            <w:noProof/>
            <w:webHidden/>
          </w:rPr>
          <w:tab/>
        </w:r>
        <w:r w:rsidR="00F82E34">
          <w:rPr>
            <w:noProof/>
            <w:webHidden/>
          </w:rPr>
          <w:fldChar w:fldCharType="begin"/>
        </w:r>
        <w:r w:rsidR="00F82E34">
          <w:rPr>
            <w:noProof/>
            <w:webHidden/>
          </w:rPr>
          <w:instrText xml:space="preserve"> PAGEREF _Toc368050709 \h </w:instrText>
        </w:r>
        <w:r w:rsidR="00F82E34">
          <w:rPr>
            <w:noProof/>
            <w:webHidden/>
          </w:rPr>
        </w:r>
        <w:r w:rsidR="00F82E34">
          <w:rPr>
            <w:noProof/>
            <w:webHidden/>
          </w:rPr>
          <w:fldChar w:fldCharType="separate"/>
        </w:r>
        <w:r w:rsidR="00D433E8">
          <w:rPr>
            <w:noProof/>
            <w:webHidden/>
          </w:rPr>
          <w:t>252</w:t>
        </w:r>
        <w:r w:rsidR="00F82E34">
          <w:rPr>
            <w:noProof/>
            <w:webHidden/>
          </w:rPr>
          <w:fldChar w:fldCharType="end"/>
        </w:r>
      </w:hyperlink>
    </w:p>
    <w:p w14:paraId="5F8851D7" w14:textId="77777777" w:rsidR="00F82E34" w:rsidRPr="00BE3BA1" w:rsidRDefault="00A649E2">
      <w:pPr>
        <w:pStyle w:val="3a"/>
        <w:rPr>
          <w:rFonts w:ascii="Calibri" w:eastAsia="Times New Roman" w:hAnsi="Calibri" w:cs="Arial"/>
          <w:b w:val="0"/>
          <w:noProof/>
          <w:sz w:val="22"/>
          <w:szCs w:val="22"/>
          <w:lang w:val="en-US" w:eastAsia="en-US"/>
        </w:rPr>
      </w:pPr>
      <w:hyperlink w:anchor="_Toc368050710" w:history="1">
        <w:r w:rsidR="00F82E34" w:rsidRPr="00AE7367">
          <w:rPr>
            <w:rStyle w:val="affb"/>
            <w:noProof/>
          </w:rPr>
          <w:t>19.2.3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Function Prototype Object</w:t>
        </w:r>
        <w:r w:rsidR="00F82E34">
          <w:rPr>
            <w:noProof/>
            <w:webHidden/>
          </w:rPr>
          <w:tab/>
        </w:r>
        <w:r w:rsidR="00F82E34">
          <w:rPr>
            <w:noProof/>
            <w:webHidden/>
          </w:rPr>
          <w:fldChar w:fldCharType="begin"/>
        </w:r>
        <w:r w:rsidR="00F82E34">
          <w:rPr>
            <w:noProof/>
            <w:webHidden/>
          </w:rPr>
          <w:instrText xml:space="preserve"> PAGEREF _Toc368050710 \h </w:instrText>
        </w:r>
        <w:r w:rsidR="00F82E34">
          <w:rPr>
            <w:noProof/>
            <w:webHidden/>
          </w:rPr>
        </w:r>
        <w:r w:rsidR="00F82E34">
          <w:rPr>
            <w:noProof/>
            <w:webHidden/>
          </w:rPr>
          <w:fldChar w:fldCharType="separate"/>
        </w:r>
        <w:r w:rsidR="00D433E8">
          <w:rPr>
            <w:noProof/>
            <w:webHidden/>
          </w:rPr>
          <w:t>252</w:t>
        </w:r>
        <w:r w:rsidR="00F82E34">
          <w:rPr>
            <w:noProof/>
            <w:webHidden/>
          </w:rPr>
          <w:fldChar w:fldCharType="end"/>
        </w:r>
      </w:hyperlink>
    </w:p>
    <w:p w14:paraId="0BB891E8" w14:textId="77777777" w:rsidR="00F82E34" w:rsidRPr="00BE3BA1" w:rsidRDefault="00A649E2">
      <w:pPr>
        <w:pStyle w:val="3a"/>
        <w:rPr>
          <w:rFonts w:ascii="Calibri" w:eastAsia="Times New Roman" w:hAnsi="Calibri" w:cs="Arial"/>
          <w:b w:val="0"/>
          <w:noProof/>
          <w:sz w:val="22"/>
          <w:szCs w:val="22"/>
          <w:lang w:val="en-US" w:eastAsia="en-US"/>
        </w:rPr>
      </w:pPr>
      <w:hyperlink w:anchor="_Toc368050711" w:history="1">
        <w:r w:rsidR="00F82E34" w:rsidRPr="00AE7367">
          <w:rPr>
            <w:rStyle w:val="affb"/>
            <w:noProof/>
          </w:rPr>
          <w:t>19.2.4</w:t>
        </w:r>
        <w:r w:rsidR="00F82E34" w:rsidRPr="00BE3BA1">
          <w:rPr>
            <w:rFonts w:ascii="Calibri" w:eastAsia="Times New Roman" w:hAnsi="Calibri" w:cs="Arial"/>
            <w:b w:val="0"/>
            <w:noProof/>
            <w:sz w:val="22"/>
            <w:szCs w:val="22"/>
            <w:lang w:val="en-US" w:eastAsia="en-US"/>
          </w:rPr>
          <w:tab/>
        </w:r>
        <w:r w:rsidR="00F82E34" w:rsidRPr="00AE7367">
          <w:rPr>
            <w:rStyle w:val="affb"/>
            <w:noProof/>
          </w:rPr>
          <w:t>Function Instances</w:t>
        </w:r>
        <w:r w:rsidR="00F82E34">
          <w:rPr>
            <w:noProof/>
            <w:webHidden/>
          </w:rPr>
          <w:tab/>
        </w:r>
        <w:r w:rsidR="00F82E34">
          <w:rPr>
            <w:noProof/>
            <w:webHidden/>
          </w:rPr>
          <w:fldChar w:fldCharType="begin"/>
        </w:r>
        <w:r w:rsidR="00F82E34">
          <w:rPr>
            <w:noProof/>
            <w:webHidden/>
          </w:rPr>
          <w:instrText xml:space="preserve"> PAGEREF _Toc368050711 \h </w:instrText>
        </w:r>
        <w:r w:rsidR="00F82E34">
          <w:rPr>
            <w:noProof/>
            <w:webHidden/>
          </w:rPr>
        </w:r>
        <w:r w:rsidR="00F82E34">
          <w:rPr>
            <w:noProof/>
            <w:webHidden/>
          </w:rPr>
          <w:fldChar w:fldCharType="separate"/>
        </w:r>
        <w:r w:rsidR="00D433E8">
          <w:rPr>
            <w:noProof/>
            <w:webHidden/>
          </w:rPr>
          <w:t>254</w:t>
        </w:r>
        <w:r w:rsidR="00F82E34">
          <w:rPr>
            <w:noProof/>
            <w:webHidden/>
          </w:rPr>
          <w:fldChar w:fldCharType="end"/>
        </w:r>
      </w:hyperlink>
    </w:p>
    <w:p w14:paraId="42C21ADE" w14:textId="77777777" w:rsidR="00F82E34" w:rsidRPr="00BE3BA1" w:rsidRDefault="00A649E2">
      <w:pPr>
        <w:pStyle w:val="2c"/>
        <w:rPr>
          <w:rFonts w:ascii="Calibri" w:eastAsia="Times New Roman" w:hAnsi="Calibri" w:cs="Arial"/>
          <w:b w:val="0"/>
          <w:noProof/>
          <w:sz w:val="22"/>
          <w:szCs w:val="22"/>
          <w:lang w:val="en-US" w:eastAsia="en-US"/>
        </w:rPr>
      </w:pPr>
      <w:hyperlink w:anchor="_Toc368050712" w:history="1">
        <w:r w:rsidR="00F82E34" w:rsidRPr="00AE7367">
          <w:rPr>
            <w:rStyle w:val="affb"/>
            <w:noProof/>
          </w:rPr>
          <w:t>19.3</w:t>
        </w:r>
        <w:r w:rsidR="00F82E34" w:rsidRPr="00BE3BA1">
          <w:rPr>
            <w:rFonts w:ascii="Calibri" w:eastAsia="Times New Roman" w:hAnsi="Calibri" w:cs="Arial"/>
            <w:b w:val="0"/>
            <w:noProof/>
            <w:sz w:val="22"/>
            <w:szCs w:val="22"/>
            <w:lang w:val="en-US" w:eastAsia="en-US"/>
          </w:rPr>
          <w:tab/>
        </w:r>
        <w:r w:rsidR="00F82E34" w:rsidRPr="00AE7367">
          <w:rPr>
            <w:rStyle w:val="affb"/>
            <w:noProof/>
          </w:rPr>
          <w:t>Boolean Objects</w:t>
        </w:r>
        <w:r w:rsidR="00F82E34">
          <w:rPr>
            <w:noProof/>
            <w:webHidden/>
          </w:rPr>
          <w:tab/>
        </w:r>
        <w:r w:rsidR="00F82E34">
          <w:rPr>
            <w:noProof/>
            <w:webHidden/>
          </w:rPr>
          <w:fldChar w:fldCharType="begin"/>
        </w:r>
        <w:r w:rsidR="00F82E34">
          <w:rPr>
            <w:noProof/>
            <w:webHidden/>
          </w:rPr>
          <w:instrText xml:space="preserve"> PAGEREF _Toc368050712 \h </w:instrText>
        </w:r>
        <w:r w:rsidR="00F82E34">
          <w:rPr>
            <w:noProof/>
            <w:webHidden/>
          </w:rPr>
        </w:r>
        <w:r w:rsidR="00F82E34">
          <w:rPr>
            <w:noProof/>
            <w:webHidden/>
          </w:rPr>
          <w:fldChar w:fldCharType="separate"/>
        </w:r>
        <w:r w:rsidR="00D433E8">
          <w:rPr>
            <w:noProof/>
            <w:webHidden/>
          </w:rPr>
          <w:t>255</w:t>
        </w:r>
        <w:r w:rsidR="00F82E34">
          <w:rPr>
            <w:noProof/>
            <w:webHidden/>
          </w:rPr>
          <w:fldChar w:fldCharType="end"/>
        </w:r>
      </w:hyperlink>
    </w:p>
    <w:p w14:paraId="2B8D8939" w14:textId="77777777" w:rsidR="00F82E34" w:rsidRPr="00BE3BA1" w:rsidRDefault="00A649E2">
      <w:pPr>
        <w:pStyle w:val="3a"/>
        <w:rPr>
          <w:rFonts w:ascii="Calibri" w:eastAsia="Times New Roman" w:hAnsi="Calibri" w:cs="Arial"/>
          <w:b w:val="0"/>
          <w:noProof/>
          <w:sz w:val="22"/>
          <w:szCs w:val="22"/>
          <w:lang w:val="en-US" w:eastAsia="en-US"/>
        </w:rPr>
      </w:pPr>
      <w:hyperlink w:anchor="_Toc368050713" w:history="1">
        <w:r w:rsidR="00F82E34" w:rsidRPr="00AE7367">
          <w:rPr>
            <w:rStyle w:val="affb"/>
            <w:noProof/>
          </w:rPr>
          <w:t>19.3.1</w:t>
        </w:r>
        <w:r w:rsidR="00F82E34" w:rsidRPr="00BE3BA1">
          <w:rPr>
            <w:rFonts w:ascii="Calibri" w:eastAsia="Times New Roman" w:hAnsi="Calibri" w:cs="Arial"/>
            <w:b w:val="0"/>
            <w:noProof/>
            <w:sz w:val="22"/>
            <w:szCs w:val="22"/>
            <w:lang w:val="en-US" w:eastAsia="en-US"/>
          </w:rPr>
          <w:tab/>
        </w:r>
        <w:r w:rsidR="00F82E34" w:rsidRPr="00AE7367">
          <w:rPr>
            <w:rStyle w:val="affb"/>
            <w:noProof/>
          </w:rPr>
          <w:t>The Boolean Constructor</w:t>
        </w:r>
        <w:r w:rsidR="00F82E34">
          <w:rPr>
            <w:noProof/>
            <w:webHidden/>
          </w:rPr>
          <w:tab/>
        </w:r>
        <w:r w:rsidR="00F82E34">
          <w:rPr>
            <w:noProof/>
            <w:webHidden/>
          </w:rPr>
          <w:fldChar w:fldCharType="begin"/>
        </w:r>
        <w:r w:rsidR="00F82E34">
          <w:rPr>
            <w:noProof/>
            <w:webHidden/>
          </w:rPr>
          <w:instrText xml:space="preserve"> PAGEREF _Toc368050713 \h </w:instrText>
        </w:r>
        <w:r w:rsidR="00F82E34">
          <w:rPr>
            <w:noProof/>
            <w:webHidden/>
          </w:rPr>
        </w:r>
        <w:r w:rsidR="00F82E34">
          <w:rPr>
            <w:noProof/>
            <w:webHidden/>
          </w:rPr>
          <w:fldChar w:fldCharType="separate"/>
        </w:r>
        <w:r w:rsidR="00D433E8">
          <w:rPr>
            <w:noProof/>
            <w:webHidden/>
          </w:rPr>
          <w:t>255</w:t>
        </w:r>
        <w:r w:rsidR="00F82E34">
          <w:rPr>
            <w:noProof/>
            <w:webHidden/>
          </w:rPr>
          <w:fldChar w:fldCharType="end"/>
        </w:r>
      </w:hyperlink>
    </w:p>
    <w:p w14:paraId="6FD609A0" w14:textId="77777777" w:rsidR="00F82E34" w:rsidRPr="00BE3BA1" w:rsidRDefault="00A649E2">
      <w:pPr>
        <w:pStyle w:val="3a"/>
        <w:rPr>
          <w:rFonts w:ascii="Calibri" w:eastAsia="Times New Roman" w:hAnsi="Calibri" w:cs="Arial"/>
          <w:b w:val="0"/>
          <w:noProof/>
          <w:sz w:val="22"/>
          <w:szCs w:val="22"/>
          <w:lang w:val="en-US" w:eastAsia="en-US"/>
        </w:rPr>
      </w:pPr>
      <w:hyperlink w:anchor="_Toc368050714" w:history="1">
        <w:r w:rsidR="00F82E34" w:rsidRPr="00AE7367">
          <w:rPr>
            <w:rStyle w:val="affb"/>
            <w:noProof/>
          </w:rPr>
          <w:t>19.3.2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Boolean Constructor</w:t>
        </w:r>
        <w:r w:rsidR="00F82E34">
          <w:rPr>
            <w:noProof/>
            <w:webHidden/>
          </w:rPr>
          <w:tab/>
        </w:r>
        <w:r w:rsidR="00F82E34">
          <w:rPr>
            <w:noProof/>
            <w:webHidden/>
          </w:rPr>
          <w:fldChar w:fldCharType="begin"/>
        </w:r>
        <w:r w:rsidR="00F82E34">
          <w:rPr>
            <w:noProof/>
            <w:webHidden/>
          </w:rPr>
          <w:instrText xml:space="preserve"> PAGEREF _Toc368050714 \h </w:instrText>
        </w:r>
        <w:r w:rsidR="00F82E34">
          <w:rPr>
            <w:noProof/>
            <w:webHidden/>
          </w:rPr>
        </w:r>
        <w:r w:rsidR="00F82E34">
          <w:rPr>
            <w:noProof/>
            <w:webHidden/>
          </w:rPr>
          <w:fldChar w:fldCharType="separate"/>
        </w:r>
        <w:r w:rsidR="00D433E8">
          <w:rPr>
            <w:noProof/>
            <w:webHidden/>
          </w:rPr>
          <w:t>256</w:t>
        </w:r>
        <w:r w:rsidR="00F82E34">
          <w:rPr>
            <w:noProof/>
            <w:webHidden/>
          </w:rPr>
          <w:fldChar w:fldCharType="end"/>
        </w:r>
      </w:hyperlink>
    </w:p>
    <w:p w14:paraId="013C28A1" w14:textId="77777777" w:rsidR="00F82E34" w:rsidRPr="00BE3BA1" w:rsidRDefault="00A649E2">
      <w:pPr>
        <w:pStyle w:val="3a"/>
        <w:rPr>
          <w:rFonts w:ascii="Calibri" w:eastAsia="Times New Roman" w:hAnsi="Calibri" w:cs="Arial"/>
          <w:b w:val="0"/>
          <w:noProof/>
          <w:sz w:val="22"/>
          <w:szCs w:val="22"/>
          <w:lang w:val="en-US" w:eastAsia="en-US"/>
        </w:rPr>
      </w:pPr>
      <w:hyperlink w:anchor="_Toc368050715" w:history="1">
        <w:r w:rsidR="00F82E34" w:rsidRPr="00AE7367">
          <w:rPr>
            <w:rStyle w:val="affb"/>
            <w:noProof/>
          </w:rPr>
          <w:t>19.3.3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Boolean Prototype Object</w:t>
        </w:r>
        <w:r w:rsidR="00F82E34">
          <w:rPr>
            <w:noProof/>
            <w:webHidden/>
          </w:rPr>
          <w:tab/>
        </w:r>
        <w:r w:rsidR="00F82E34">
          <w:rPr>
            <w:noProof/>
            <w:webHidden/>
          </w:rPr>
          <w:fldChar w:fldCharType="begin"/>
        </w:r>
        <w:r w:rsidR="00F82E34">
          <w:rPr>
            <w:noProof/>
            <w:webHidden/>
          </w:rPr>
          <w:instrText xml:space="preserve"> PAGEREF _Toc368050715 \h </w:instrText>
        </w:r>
        <w:r w:rsidR="00F82E34">
          <w:rPr>
            <w:noProof/>
            <w:webHidden/>
          </w:rPr>
        </w:r>
        <w:r w:rsidR="00F82E34">
          <w:rPr>
            <w:noProof/>
            <w:webHidden/>
          </w:rPr>
          <w:fldChar w:fldCharType="separate"/>
        </w:r>
        <w:r w:rsidR="00D433E8">
          <w:rPr>
            <w:noProof/>
            <w:webHidden/>
          </w:rPr>
          <w:t>256</w:t>
        </w:r>
        <w:r w:rsidR="00F82E34">
          <w:rPr>
            <w:noProof/>
            <w:webHidden/>
          </w:rPr>
          <w:fldChar w:fldCharType="end"/>
        </w:r>
      </w:hyperlink>
    </w:p>
    <w:p w14:paraId="7BEF525F" w14:textId="77777777" w:rsidR="00F82E34" w:rsidRPr="00BE3BA1" w:rsidRDefault="00A649E2">
      <w:pPr>
        <w:pStyle w:val="3a"/>
        <w:rPr>
          <w:rFonts w:ascii="Calibri" w:eastAsia="Times New Roman" w:hAnsi="Calibri" w:cs="Arial"/>
          <w:b w:val="0"/>
          <w:noProof/>
          <w:sz w:val="22"/>
          <w:szCs w:val="22"/>
          <w:lang w:val="en-US" w:eastAsia="en-US"/>
        </w:rPr>
      </w:pPr>
      <w:hyperlink w:anchor="_Toc368050716" w:history="1">
        <w:r w:rsidR="00F82E34" w:rsidRPr="00AE7367">
          <w:rPr>
            <w:rStyle w:val="affb"/>
            <w:noProof/>
          </w:rPr>
          <w:t>19.3.4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Boolean Instances</w:t>
        </w:r>
        <w:r w:rsidR="00F82E34">
          <w:rPr>
            <w:noProof/>
            <w:webHidden/>
          </w:rPr>
          <w:tab/>
        </w:r>
        <w:r w:rsidR="00F82E34">
          <w:rPr>
            <w:noProof/>
            <w:webHidden/>
          </w:rPr>
          <w:fldChar w:fldCharType="begin"/>
        </w:r>
        <w:r w:rsidR="00F82E34">
          <w:rPr>
            <w:noProof/>
            <w:webHidden/>
          </w:rPr>
          <w:instrText xml:space="preserve"> PAGEREF _Toc368050716 \h </w:instrText>
        </w:r>
        <w:r w:rsidR="00F82E34">
          <w:rPr>
            <w:noProof/>
            <w:webHidden/>
          </w:rPr>
        </w:r>
        <w:r w:rsidR="00F82E34">
          <w:rPr>
            <w:noProof/>
            <w:webHidden/>
          </w:rPr>
          <w:fldChar w:fldCharType="separate"/>
        </w:r>
        <w:r w:rsidR="00D433E8">
          <w:rPr>
            <w:noProof/>
            <w:webHidden/>
          </w:rPr>
          <w:t>257</w:t>
        </w:r>
        <w:r w:rsidR="00F82E34">
          <w:rPr>
            <w:noProof/>
            <w:webHidden/>
          </w:rPr>
          <w:fldChar w:fldCharType="end"/>
        </w:r>
      </w:hyperlink>
    </w:p>
    <w:p w14:paraId="2737F4F6" w14:textId="77777777" w:rsidR="00F82E34" w:rsidRPr="00BE3BA1" w:rsidRDefault="00A649E2">
      <w:pPr>
        <w:pStyle w:val="2c"/>
        <w:rPr>
          <w:rFonts w:ascii="Calibri" w:eastAsia="Times New Roman" w:hAnsi="Calibri" w:cs="Arial"/>
          <w:b w:val="0"/>
          <w:noProof/>
          <w:sz w:val="22"/>
          <w:szCs w:val="22"/>
          <w:lang w:val="en-US" w:eastAsia="en-US"/>
        </w:rPr>
      </w:pPr>
      <w:hyperlink w:anchor="_Toc368050717" w:history="1">
        <w:r w:rsidR="00F82E34" w:rsidRPr="00AE7367">
          <w:rPr>
            <w:rStyle w:val="affb"/>
            <w:noProof/>
          </w:rPr>
          <w:t>19.4</w:t>
        </w:r>
        <w:r w:rsidR="00F82E34" w:rsidRPr="00BE3BA1">
          <w:rPr>
            <w:rFonts w:ascii="Calibri" w:eastAsia="Times New Roman" w:hAnsi="Calibri" w:cs="Arial"/>
            <w:b w:val="0"/>
            <w:noProof/>
            <w:sz w:val="22"/>
            <w:szCs w:val="22"/>
            <w:lang w:val="en-US" w:eastAsia="en-US"/>
          </w:rPr>
          <w:tab/>
        </w:r>
        <w:r w:rsidR="00F82E34" w:rsidRPr="00AE7367">
          <w:rPr>
            <w:rStyle w:val="affb"/>
            <w:noProof/>
          </w:rPr>
          <w:t>Symbol Objects</w:t>
        </w:r>
        <w:r w:rsidR="00F82E34">
          <w:rPr>
            <w:noProof/>
            <w:webHidden/>
          </w:rPr>
          <w:tab/>
        </w:r>
        <w:r w:rsidR="00F82E34">
          <w:rPr>
            <w:noProof/>
            <w:webHidden/>
          </w:rPr>
          <w:fldChar w:fldCharType="begin"/>
        </w:r>
        <w:r w:rsidR="00F82E34">
          <w:rPr>
            <w:noProof/>
            <w:webHidden/>
          </w:rPr>
          <w:instrText xml:space="preserve"> PAGEREF _Toc368050717 \h </w:instrText>
        </w:r>
        <w:r w:rsidR="00F82E34">
          <w:rPr>
            <w:noProof/>
            <w:webHidden/>
          </w:rPr>
        </w:r>
        <w:r w:rsidR="00F82E34">
          <w:rPr>
            <w:noProof/>
            <w:webHidden/>
          </w:rPr>
          <w:fldChar w:fldCharType="separate"/>
        </w:r>
        <w:r w:rsidR="00D433E8">
          <w:rPr>
            <w:noProof/>
            <w:webHidden/>
          </w:rPr>
          <w:t>257</w:t>
        </w:r>
        <w:r w:rsidR="00F82E34">
          <w:rPr>
            <w:noProof/>
            <w:webHidden/>
          </w:rPr>
          <w:fldChar w:fldCharType="end"/>
        </w:r>
      </w:hyperlink>
    </w:p>
    <w:p w14:paraId="28BD3658" w14:textId="77777777" w:rsidR="00F82E34" w:rsidRPr="00BE3BA1" w:rsidRDefault="00A649E2">
      <w:pPr>
        <w:pStyle w:val="3a"/>
        <w:rPr>
          <w:rFonts w:ascii="Calibri" w:eastAsia="Times New Roman" w:hAnsi="Calibri" w:cs="Arial"/>
          <w:b w:val="0"/>
          <w:noProof/>
          <w:sz w:val="22"/>
          <w:szCs w:val="22"/>
          <w:lang w:val="en-US" w:eastAsia="en-US"/>
        </w:rPr>
      </w:pPr>
      <w:hyperlink w:anchor="_Toc368050718" w:history="1">
        <w:r w:rsidR="00F82E34" w:rsidRPr="00AE7367">
          <w:rPr>
            <w:rStyle w:val="affb"/>
            <w:noProof/>
          </w:rPr>
          <w:t>19.4.1</w:t>
        </w:r>
        <w:r w:rsidR="00F82E34" w:rsidRPr="00BE3BA1">
          <w:rPr>
            <w:rFonts w:ascii="Calibri" w:eastAsia="Times New Roman" w:hAnsi="Calibri" w:cs="Arial"/>
            <w:b w:val="0"/>
            <w:noProof/>
            <w:sz w:val="22"/>
            <w:szCs w:val="22"/>
            <w:lang w:val="en-US" w:eastAsia="en-US"/>
          </w:rPr>
          <w:tab/>
        </w:r>
        <w:r w:rsidR="00F82E34" w:rsidRPr="00AE7367">
          <w:rPr>
            <w:rStyle w:val="affb"/>
            <w:noProof/>
          </w:rPr>
          <w:t>The Symbol Constructor</w:t>
        </w:r>
        <w:r w:rsidR="00F82E34">
          <w:rPr>
            <w:noProof/>
            <w:webHidden/>
          </w:rPr>
          <w:tab/>
        </w:r>
        <w:r w:rsidR="00F82E34">
          <w:rPr>
            <w:noProof/>
            <w:webHidden/>
          </w:rPr>
          <w:fldChar w:fldCharType="begin"/>
        </w:r>
        <w:r w:rsidR="00F82E34">
          <w:rPr>
            <w:noProof/>
            <w:webHidden/>
          </w:rPr>
          <w:instrText xml:space="preserve"> PAGEREF _Toc368050718 \h </w:instrText>
        </w:r>
        <w:r w:rsidR="00F82E34">
          <w:rPr>
            <w:noProof/>
            <w:webHidden/>
          </w:rPr>
        </w:r>
        <w:r w:rsidR="00F82E34">
          <w:rPr>
            <w:noProof/>
            <w:webHidden/>
          </w:rPr>
          <w:fldChar w:fldCharType="separate"/>
        </w:r>
        <w:r w:rsidR="00D433E8">
          <w:rPr>
            <w:noProof/>
            <w:webHidden/>
          </w:rPr>
          <w:t>257</w:t>
        </w:r>
        <w:r w:rsidR="00F82E34">
          <w:rPr>
            <w:noProof/>
            <w:webHidden/>
          </w:rPr>
          <w:fldChar w:fldCharType="end"/>
        </w:r>
      </w:hyperlink>
    </w:p>
    <w:p w14:paraId="7DDA918D" w14:textId="77777777" w:rsidR="00F82E34" w:rsidRPr="00BE3BA1" w:rsidRDefault="00A649E2">
      <w:pPr>
        <w:pStyle w:val="3a"/>
        <w:rPr>
          <w:rFonts w:ascii="Calibri" w:eastAsia="Times New Roman" w:hAnsi="Calibri" w:cs="Arial"/>
          <w:b w:val="0"/>
          <w:noProof/>
          <w:sz w:val="22"/>
          <w:szCs w:val="22"/>
          <w:lang w:val="en-US" w:eastAsia="en-US"/>
        </w:rPr>
      </w:pPr>
      <w:hyperlink w:anchor="_Toc368050719" w:history="1">
        <w:r w:rsidR="00F82E34" w:rsidRPr="00AE7367">
          <w:rPr>
            <w:rStyle w:val="affb"/>
            <w:noProof/>
          </w:rPr>
          <w:t>19.4.2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Symbol Constructor</w:t>
        </w:r>
        <w:r w:rsidR="00F82E34">
          <w:rPr>
            <w:noProof/>
            <w:webHidden/>
          </w:rPr>
          <w:tab/>
        </w:r>
        <w:r w:rsidR="00F82E34">
          <w:rPr>
            <w:noProof/>
            <w:webHidden/>
          </w:rPr>
          <w:fldChar w:fldCharType="begin"/>
        </w:r>
        <w:r w:rsidR="00F82E34">
          <w:rPr>
            <w:noProof/>
            <w:webHidden/>
          </w:rPr>
          <w:instrText xml:space="preserve"> PAGEREF _Toc368050719 \h </w:instrText>
        </w:r>
        <w:r w:rsidR="00F82E34">
          <w:rPr>
            <w:noProof/>
            <w:webHidden/>
          </w:rPr>
        </w:r>
        <w:r w:rsidR="00F82E34">
          <w:rPr>
            <w:noProof/>
            <w:webHidden/>
          </w:rPr>
          <w:fldChar w:fldCharType="separate"/>
        </w:r>
        <w:r w:rsidR="00D433E8">
          <w:rPr>
            <w:noProof/>
            <w:webHidden/>
          </w:rPr>
          <w:t>257</w:t>
        </w:r>
        <w:r w:rsidR="00F82E34">
          <w:rPr>
            <w:noProof/>
            <w:webHidden/>
          </w:rPr>
          <w:fldChar w:fldCharType="end"/>
        </w:r>
      </w:hyperlink>
    </w:p>
    <w:p w14:paraId="450EC848" w14:textId="77777777" w:rsidR="00F82E34" w:rsidRPr="00BE3BA1" w:rsidRDefault="00A649E2">
      <w:pPr>
        <w:pStyle w:val="3a"/>
        <w:rPr>
          <w:rFonts w:ascii="Calibri" w:eastAsia="Times New Roman" w:hAnsi="Calibri" w:cs="Arial"/>
          <w:b w:val="0"/>
          <w:noProof/>
          <w:sz w:val="22"/>
          <w:szCs w:val="22"/>
          <w:lang w:val="en-US" w:eastAsia="en-US"/>
        </w:rPr>
      </w:pPr>
      <w:hyperlink w:anchor="_Toc368050720" w:history="1">
        <w:r w:rsidR="00F82E34" w:rsidRPr="00AE7367">
          <w:rPr>
            <w:rStyle w:val="affb"/>
            <w:noProof/>
          </w:rPr>
          <w:t>19.4.3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Symbol Prototype Object</w:t>
        </w:r>
        <w:r w:rsidR="00F82E34">
          <w:rPr>
            <w:noProof/>
            <w:webHidden/>
          </w:rPr>
          <w:tab/>
        </w:r>
        <w:r w:rsidR="00F82E34">
          <w:rPr>
            <w:noProof/>
            <w:webHidden/>
          </w:rPr>
          <w:fldChar w:fldCharType="begin"/>
        </w:r>
        <w:r w:rsidR="00F82E34">
          <w:rPr>
            <w:noProof/>
            <w:webHidden/>
          </w:rPr>
          <w:instrText xml:space="preserve"> PAGEREF _Toc368050720 \h </w:instrText>
        </w:r>
        <w:r w:rsidR="00F82E34">
          <w:rPr>
            <w:noProof/>
            <w:webHidden/>
          </w:rPr>
        </w:r>
        <w:r w:rsidR="00F82E34">
          <w:rPr>
            <w:noProof/>
            <w:webHidden/>
          </w:rPr>
          <w:fldChar w:fldCharType="separate"/>
        </w:r>
        <w:r w:rsidR="00D433E8">
          <w:rPr>
            <w:noProof/>
            <w:webHidden/>
          </w:rPr>
          <w:t>258</w:t>
        </w:r>
        <w:r w:rsidR="00F82E34">
          <w:rPr>
            <w:noProof/>
            <w:webHidden/>
          </w:rPr>
          <w:fldChar w:fldCharType="end"/>
        </w:r>
      </w:hyperlink>
    </w:p>
    <w:p w14:paraId="632647F3" w14:textId="77777777" w:rsidR="00F82E34" w:rsidRPr="00BE3BA1" w:rsidRDefault="00A649E2">
      <w:pPr>
        <w:pStyle w:val="3a"/>
        <w:rPr>
          <w:rFonts w:ascii="Calibri" w:eastAsia="Times New Roman" w:hAnsi="Calibri" w:cs="Arial"/>
          <w:b w:val="0"/>
          <w:noProof/>
          <w:sz w:val="22"/>
          <w:szCs w:val="22"/>
          <w:lang w:val="en-US" w:eastAsia="en-US"/>
        </w:rPr>
      </w:pPr>
      <w:hyperlink w:anchor="_Toc368050721" w:history="1">
        <w:r w:rsidR="00F82E34" w:rsidRPr="00AE7367">
          <w:rPr>
            <w:rStyle w:val="affb"/>
            <w:noProof/>
          </w:rPr>
          <w:t>19.4.4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Symbol Instances</w:t>
        </w:r>
        <w:r w:rsidR="00F82E34">
          <w:rPr>
            <w:noProof/>
            <w:webHidden/>
          </w:rPr>
          <w:tab/>
        </w:r>
        <w:r w:rsidR="00F82E34">
          <w:rPr>
            <w:noProof/>
            <w:webHidden/>
          </w:rPr>
          <w:fldChar w:fldCharType="begin"/>
        </w:r>
        <w:r w:rsidR="00F82E34">
          <w:rPr>
            <w:noProof/>
            <w:webHidden/>
          </w:rPr>
          <w:instrText xml:space="preserve"> PAGEREF _Toc368050721 \h </w:instrText>
        </w:r>
        <w:r w:rsidR="00F82E34">
          <w:rPr>
            <w:noProof/>
            <w:webHidden/>
          </w:rPr>
        </w:r>
        <w:r w:rsidR="00F82E34">
          <w:rPr>
            <w:noProof/>
            <w:webHidden/>
          </w:rPr>
          <w:fldChar w:fldCharType="separate"/>
        </w:r>
        <w:r w:rsidR="00D433E8">
          <w:rPr>
            <w:noProof/>
            <w:webHidden/>
          </w:rPr>
          <w:t>259</w:t>
        </w:r>
        <w:r w:rsidR="00F82E34">
          <w:rPr>
            <w:noProof/>
            <w:webHidden/>
          </w:rPr>
          <w:fldChar w:fldCharType="end"/>
        </w:r>
      </w:hyperlink>
    </w:p>
    <w:p w14:paraId="4EA30E4B" w14:textId="77777777" w:rsidR="00F82E34" w:rsidRPr="00BE3BA1" w:rsidRDefault="00A649E2">
      <w:pPr>
        <w:pStyle w:val="2c"/>
        <w:rPr>
          <w:rFonts w:ascii="Calibri" w:eastAsia="Times New Roman" w:hAnsi="Calibri" w:cs="Arial"/>
          <w:b w:val="0"/>
          <w:noProof/>
          <w:sz w:val="22"/>
          <w:szCs w:val="22"/>
          <w:lang w:val="en-US" w:eastAsia="en-US"/>
        </w:rPr>
      </w:pPr>
      <w:hyperlink w:anchor="_Toc368050722" w:history="1">
        <w:r w:rsidR="00F82E34" w:rsidRPr="00AE7367">
          <w:rPr>
            <w:rStyle w:val="affb"/>
            <w:noProof/>
          </w:rPr>
          <w:t>19.5</w:t>
        </w:r>
        <w:r w:rsidR="00F82E34" w:rsidRPr="00BE3BA1">
          <w:rPr>
            <w:rFonts w:ascii="Calibri" w:eastAsia="Times New Roman" w:hAnsi="Calibri" w:cs="Arial"/>
            <w:b w:val="0"/>
            <w:noProof/>
            <w:sz w:val="22"/>
            <w:szCs w:val="22"/>
            <w:lang w:val="en-US" w:eastAsia="en-US"/>
          </w:rPr>
          <w:tab/>
        </w:r>
        <w:r w:rsidR="00F82E34" w:rsidRPr="00AE7367">
          <w:rPr>
            <w:rStyle w:val="affb"/>
            <w:noProof/>
          </w:rPr>
          <w:t>Error Objects</w:t>
        </w:r>
        <w:r w:rsidR="00F82E34">
          <w:rPr>
            <w:noProof/>
            <w:webHidden/>
          </w:rPr>
          <w:tab/>
        </w:r>
        <w:r w:rsidR="00F82E34">
          <w:rPr>
            <w:noProof/>
            <w:webHidden/>
          </w:rPr>
          <w:fldChar w:fldCharType="begin"/>
        </w:r>
        <w:r w:rsidR="00F82E34">
          <w:rPr>
            <w:noProof/>
            <w:webHidden/>
          </w:rPr>
          <w:instrText xml:space="preserve"> PAGEREF _Toc368050722 \h </w:instrText>
        </w:r>
        <w:r w:rsidR="00F82E34">
          <w:rPr>
            <w:noProof/>
            <w:webHidden/>
          </w:rPr>
        </w:r>
        <w:r w:rsidR="00F82E34">
          <w:rPr>
            <w:noProof/>
            <w:webHidden/>
          </w:rPr>
          <w:fldChar w:fldCharType="separate"/>
        </w:r>
        <w:r w:rsidR="00D433E8">
          <w:rPr>
            <w:noProof/>
            <w:webHidden/>
          </w:rPr>
          <w:t>259</w:t>
        </w:r>
        <w:r w:rsidR="00F82E34">
          <w:rPr>
            <w:noProof/>
            <w:webHidden/>
          </w:rPr>
          <w:fldChar w:fldCharType="end"/>
        </w:r>
      </w:hyperlink>
    </w:p>
    <w:p w14:paraId="606824FE" w14:textId="77777777" w:rsidR="00F82E34" w:rsidRPr="00BE3BA1" w:rsidRDefault="00A649E2">
      <w:pPr>
        <w:pStyle w:val="3a"/>
        <w:rPr>
          <w:rFonts w:ascii="Calibri" w:eastAsia="Times New Roman" w:hAnsi="Calibri" w:cs="Arial"/>
          <w:b w:val="0"/>
          <w:noProof/>
          <w:sz w:val="22"/>
          <w:szCs w:val="22"/>
          <w:lang w:val="en-US" w:eastAsia="en-US"/>
        </w:rPr>
      </w:pPr>
      <w:hyperlink w:anchor="_Toc368050723" w:history="1">
        <w:r w:rsidR="00F82E34" w:rsidRPr="00AE7367">
          <w:rPr>
            <w:rStyle w:val="affb"/>
            <w:noProof/>
          </w:rPr>
          <w:t>19.5.1</w:t>
        </w:r>
        <w:r w:rsidR="00F82E34" w:rsidRPr="00BE3BA1">
          <w:rPr>
            <w:rFonts w:ascii="Calibri" w:eastAsia="Times New Roman" w:hAnsi="Calibri" w:cs="Arial"/>
            <w:b w:val="0"/>
            <w:noProof/>
            <w:sz w:val="22"/>
            <w:szCs w:val="22"/>
            <w:lang w:val="en-US" w:eastAsia="en-US"/>
          </w:rPr>
          <w:tab/>
        </w:r>
        <w:r w:rsidR="00F82E34" w:rsidRPr="00AE7367">
          <w:rPr>
            <w:rStyle w:val="affb"/>
            <w:noProof/>
          </w:rPr>
          <w:t>The Error Constructor</w:t>
        </w:r>
        <w:r w:rsidR="00F82E34">
          <w:rPr>
            <w:noProof/>
            <w:webHidden/>
          </w:rPr>
          <w:tab/>
        </w:r>
        <w:r w:rsidR="00F82E34">
          <w:rPr>
            <w:noProof/>
            <w:webHidden/>
          </w:rPr>
          <w:fldChar w:fldCharType="begin"/>
        </w:r>
        <w:r w:rsidR="00F82E34">
          <w:rPr>
            <w:noProof/>
            <w:webHidden/>
          </w:rPr>
          <w:instrText xml:space="preserve"> PAGEREF _Toc368050723 \h </w:instrText>
        </w:r>
        <w:r w:rsidR="00F82E34">
          <w:rPr>
            <w:noProof/>
            <w:webHidden/>
          </w:rPr>
        </w:r>
        <w:r w:rsidR="00F82E34">
          <w:rPr>
            <w:noProof/>
            <w:webHidden/>
          </w:rPr>
          <w:fldChar w:fldCharType="separate"/>
        </w:r>
        <w:r w:rsidR="00D433E8">
          <w:rPr>
            <w:noProof/>
            <w:webHidden/>
          </w:rPr>
          <w:t>259</w:t>
        </w:r>
        <w:r w:rsidR="00F82E34">
          <w:rPr>
            <w:noProof/>
            <w:webHidden/>
          </w:rPr>
          <w:fldChar w:fldCharType="end"/>
        </w:r>
      </w:hyperlink>
    </w:p>
    <w:p w14:paraId="166004A2" w14:textId="77777777" w:rsidR="00F82E34" w:rsidRPr="00BE3BA1" w:rsidRDefault="00A649E2">
      <w:pPr>
        <w:pStyle w:val="3a"/>
        <w:rPr>
          <w:rFonts w:ascii="Calibri" w:eastAsia="Times New Roman" w:hAnsi="Calibri" w:cs="Arial"/>
          <w:b w:val="0"/>
          <w:noProof/>
          <w:sz w:val="22"/>
          <w:szCs w:val="22"/>
          <w:lang w:val="en-US" w:eastAsia="en-US"/>
        </w:rPr>
      </w:pPr>
      <w:hyperlink w:anchor="_Toc368050724" w:history="1">
        <w:r w:rsidR="00F82E34" w:rsidRPr="00AE7367">
          <w:rPr>
            <w:rStyle w:val="affb"/>
            <w:noProof/>
          </w:rPr>
          <w:t>19.5.2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Error Constructor</w:t>
        </w:r>
        <w:r w:rsidR="00F82E34">
          <w:rPr>
            <w:noProof/>
            <w:webHidden/>
          </w:rPr>
          <w:tab/>
        </w:r>
        <w:r w:rsidR="00F82E34">
          <w:rPr>
            <w:noProof/>
            <w:webHidden/>
          </w:rPr>
          <w:fldChar w:fldCharType="begin"/>
        </w:r>
        <w:r w:rsidR="00F82E34">
          <w:rPr>
            <w:noProof/>
            <w:webHidden/>
          </w:rPr>
          <w:instrText xml:space="preserve"> PAGEREF _Toc368050724 \h </w:instrText>
        </w:r>
        <w:r w:rsidR="00F82E34">
          <w:rPr>
            <w:noProof/>
            <w:webHidden/>
          </w:rPr>
        </w:r>
        <w:r w:rsidR="00F82E34">
          <w:rPr>
            <w:noProof/>
            <w:webHidden/>
          </w:rPr>
          <w:fldChar w:fldCharType="separate"/>
        </w:r>
        <w:r w:rsidR="00D433E8">
          <w:rPr>
            <w:noProof/>
            <w:webHidden/>
          </w:rPr>
          <w:t>260</w:t>
        </w:r>
        <w:r w:rsidR="00F82E34">
          <w:rPr>
            <w:noProof/>
            <w:webHidden/>
          </w:rPr>
          <w:fldChar w:fldCharType="end"/>
        </w:r>
      </w:hyperlink>
    </w:p>
    <w:p w14:paraId="7C9E84F4" w14:textId="77777777" w:rsidR="00F82E34" w:rsidRPr="00BE3BA1" w:rsidRDefault="00A649E2">
      <w:pPr>
        <w:pStyle w:val="3a"/>
        <w:rPr>
          <w:rFonts w:ascii="Calibri" w:eastAsia="Times New Roman" w:hAnsi="Calibri" w:cs="Arial"/>
          <w:b w:val="0"/>
          <w:noProof/>
          <w:sz w:val="22"/>
          <w:szCs w:val="22"/>
          <w:lang w:val="en-US" w:eastAsia="en-US"/>
        </w:rPr>
      </w:pPr>
      <w:hyperlink w:anchor="_Toc368050725" w:history="1">
        <w:r w:rsidR="00F82E34" w:rsidRPr="00AE7367">
          <w:rPr>
            <w:rStyle w:val="affb"/>
            <w:noProof/>
          </w:rPr>
          <w:t>19.5.3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Error Prototype Object</w:t>
        </w:r>
        <w:r w:rsidR="00F82E34">
          <w:rPr>
            <w:noProof/>
            <w:webHidden/>
          </w:rPr>
          <w:tab/>
        </w:r>
        <w:r w:rsidR="00F82E34">
          <w:rPr>
            <w:noProof/>
            <w:webHidden/>
          </w:rPr>
          <w:fldChar w:fldCharType="begin"/>
        </w:r>
        <w:r w:rsidR="00F82E34">
          <w:rPr>
            <w:noProof/>
            <w:webHidden/>
          </w:rPr>
          <w:instrText xml:space="preserve"> PAGEREF _Toc368050725 \h </w:instrText>
        </w:r>
        <w:r w:rsidR="00F82E34">
          <w:rPr>
            <w:noProof/>
            <w:webHidden/>
          </w:rPr>
        </w:r>
        <w:r w:rsidR="00F82E34">
          <w:rPr>
            <w:noProof/>
            <w:webHidden/>
          </w:rPr>
          <w:fldChar w:fldCharType="separate"/>
        </w:r>
        <w:r w:rsidR="00D433E8">
          <w:rPr>
            <w:noProof/>
            <w:webHidden/>
          </w:rPr>
          <w:t>261</w:t>
        </w:r>
        <w:r w:rsidR="00F82E34">
          <w:rPr>
            <w:noProof/>
            <w:webHidden/>
          </w:rPr>
          <w:fldChar w:fldCharType="end"/>
        </w:r>
      </w:hyperlink>
    </w:p>
    <w:p w14:paraId="685F7721" w14:textId="77777777" w:rsidR="00F82E34" w:rsidRPr="00BE3BA1" w:rsidRDefault="00A649E2">
      <w:pPr>
        <w:pStyle w:val="3a"/>
        <w:rPr>
          <w:rFonts w:ascii="Calibri" w:eastAsia="Times New Roman" w:hAnsi="Calibri" w:cs="Arial"/>
          <w:b w:val="0"/>
          <w:noProof/>
          <w:sz w:val="22"/>
          <w:szCs w:val="22"/>
          <w:lang w:val="en-US" w:eastAsia="en-US"/>
        </w:rPr>
      </w:pPr>
      <w:hyperlink w:anchor="_Toc368050726" w:history="1">
        <w:r w:rsidR="00F82E34" w:rsidRPr="00AE7367">
          <w:rPr>
            <w:rStyle w:val="affb"/>
            <w:noProof/>
          </w:rPr>
          <w:t>19.5.4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Error Instances</w:t>
        </w:r>
        <w:r w:rsidR="00F82E34">
          <w:rPr>
            <w:noProof/>
            <w:webHidden/>
          </w:rPr>
          <w:tab/>
        </w:r>
        <w:r w:rsidR="00F82E34">
          <w:rPr>
            <w:noProof/>
            <w:webHidden/>
          </w:rPr>
          <w:fldChar w:fldCharType="begin"/>
        </w:r>
        <w:r w:rsidR="00F82E34">
          <w:rPr>
            <w:noProof/>
            <w:webHidden/>
          </w:rPr>
          <w:instrText xml:space="preserve"> PAGEREF _Toc368050726 \h </w:instrText>
        </w:r>
        <w:r w:rsidR="00F82E34">
          <w:rPr>
            <w:noProof/>
            <w:webHidden/>
          </w:rPr>
        </w:r>
        <w:r w:rsidR="00F82E34">
          <w:rPr>
            <w:noProof/>
            <w:webHidden/>
          </w:rPr>
          <w:fldChar w:fldCharType="separate"/>
        </w:r>
        <w:r w:rsidR="00D433E8">
          <w:rPr>
            <w:noProof/>
            <w:webHidden/>
          </w:rPr>
          <w:t>261</w:t>
        </w:r>
        <w:r w:rsidR="00F82E34">
          <w:rPr>
            <w:noProof/>
            <w:webHidden/>
          </w:rPr>
          <w:fldChar w:fldCharType="end"/>
        </w:r>
      </w:hyperlink>
    </w:p>
    <w:p w14:paraId="316A1BCF" w14:textId="77777777" w:rsidR="00F82E34" w:rsidRPr="00BE3BA1" w:rsidRDefault="00A649E2">
      <w:pPr>
        <w:pStyle w:val="3a"/>
        <w:rPr>
          <w:rFonts w:ascii="Calibri" w:eastAsia="Times New Roman" w:hAnsi="Calibri" w:cs="Arial"/>
          <w:b w:val="0"/>
          <w:noProof/>
          <w:sz w:val="22"/>
          <w:szCs w:val="22"/>
          <w:lang w:val="en-US" w:eastAsia="en-US"/>
        </w:rPr>
      </w:pPr>
      <w:hyperlink w:anchor="_Toc368050727" w:history="1">
        <w:r w:rsidR="00F82E34" w:rsidRPr="00AE7367">
          <w:rPr>
            <w:rStyle w:val="affb"/>
            <w:noProof/>
          </w:rPr>
          <w:t>19.5.5</w:t>
        </w:r>
        <w:r w:rsidR="00F82E34" w:rsidRPr="00BE3BA1">
          <w:rPr>
            <w:rFonts w:ascii="Calibri" w:eastAsia="Times New Roman" w:hAnsi="Calibri" w:cs="Arial"/>
            <w:b w:val="0"/>
            <w:noProof/>
            <w:sz w:val="22"/>
            <w:szCs w:val="22"/>
            <w:lang w:val="en-US" w:eastAsia="en-US"/>
          </w:rPr>
          <w:tab/>
        </w:r>
        <w:r w:rsidR="00F82E34" w:rsidRPr="00AE7367">
          <w:rPr>
            <w:rStyle w:val="affb"/>
            <w:noProof/>
          </w:rPr>
          <w:t>Native Error Types Used in This Standard</w:t>
        </w:r>
        <w:r w:rsidR="00F82E34">
          <w:rPr>
            <w:noProof/>
            <w:webHidden/>
          </w:rPr>
          <w:tab/>
        </w:r>
        <w:r w:rsidR="00F82E34">
          <w:rPr>
            <w:noProof/>
            <w:webHidden/>
          </w:rPr>
          <w:fldChar w:fldCharType="begin"/>
        </w:r>
        <w:r w:rsidR="00F82E34">
          <w:rPr>
            <w:noProof/>
            <w:webHidden/>
          </w:rPr>
          <w:instrText xml:space="preserve"> PAGEREF _Toc368050727 \h </w:instrText>
        </w:r>
        <w:r w:rsidR="00F82E34">
          <w:rPr>
            <w:noProof/>
            <w:webHidden/>
          </w:rPr>
        </w:r>
        <w:r w:rsidR="00F82E34">
          <w:rPr>
            <w:noProof/>
            <w:webHidden/>
          </w:rPr>
          <w:fldChar w:fldCharType="separate"/>
        </w:r>
        <w:r w:rsidR="00D433E8">
          <w:rPr>
            <w:noProof/>
            <w:webHidden/>
          </w:rPr>
          <w:t>261</w:t>
        </w:r>
        <w:r w:rsidR="00F82E34">
          <w:rPr>
            <w:noProof/>
            <w:webHidden/>
          </w:rPr>
          <w:fldChar w:fldCharType="end"/>
        </w:r>
      </w:hyperlink>
    </w:p>
    <w:p w14:paraId="4EB9A07A" w14:textId="77777777" w:rsidR="00F82E34" w:rsidRPr="00BE3BA1" w:rsidRDefault="00A649E2">
      <w:pPr>
        <w:pStyle w:val="3a"/>
        <w:rPr>
          <w:rFonts w:ascii="Calibri" w:eastAsia="Times New Roman" w:hAnsi="Calibri" w:cs="Arial"/>
          <w:b w:val="0"/>
          <w:noProof/>
          <w:sz w:val="22"/>
          <w:szCs w:val="22"/>
          <w:lang w:val="en-US" w:eastAsia="en-US"/>
        </w:rPr>
      </w:pPr>
      <w:hyperlink w:anchor="_Toc368050728" w:history="1">
        <w:r w:rsidR="00F82E34" w:rsidRPr="00AE7367">
          <w:rPr>
            <w:rStyle w:val="affb"/>
            <w:noProof/>
          </w:rPr>
          <w:t>19.5.6</w:t>
        </w:r>
        <w:r w:rsidR="00F82E34" w:rsidRPr="00BE3BA1">
          <w:rPr>
            <w:rFonts w:ascii="Calibri" w:eastAsia="Times New Roman" w:hAnsi="Calibri" w:cs="Arial"/>
            <w:b w:val="0"/>
            <w:noProof/>
            <w:sz w:val="22"/>
            <w:szCs w:val="22"/>
            <w:lang w:val="en-US" w:eastAsia="en-US"/>
          </w:rPr>
          <w:tab/>
        </w:r>
        <w:r w:rsidR="00F82E34" w:rsidRPr="00AE7367">
          <w:rPr>
            <w:rStyle w:val="affb"/>
            <w:i/>
            <w:noProof/>
          </w:rPr>
          <w:t>NativeError</w:t>
        </w:r>
        <w:r w:rsidR="00F82E34" w:rsidRPr="00AE7367">
          <w:rPr>
            <w:rStyle w:val="affb"/>
            <w:noProof/>
          </w:rPr>
          <w:t xml:space="preserve"> Object Structure</w:t>
        </w:r>
        <w:r w:rsidR="00F82E34">
          <w:rPr>
            <w:noProof/>
            <w:webHidden/>
          </w:rPr>
          <w:tab/>
        </w:r>
        <w:r w:rsidR="00F82E34">
          <w:rPr>
            <w:noProof/>
            <w:webHidden/>
          </w:rPr>
          <w:fldChar w:fldCharType="begin"/>
        </w:r>
        <w:r w:rsidR="00F82E34">
          <w:rPr>
            <w:noProof/>
            <w:webHidden/>
          </w:rPr>
          <w:instrText xml:space="preserve"> PAGEREF _Toc368050728 \h </w:instrText>
        </w:r>
        <w:r w:rsidR="00F82E34">
          <w:rPr>
            <w:noProof/>
            <w:webHidden/>
          </w:rPr>
        </w:r>
        <w:r w:rsidR="00F82E34">
          <w:rPr>
            <w:noProof/>
            <w:webHidden/>
          </w:rPr>
          <w:fldChar w:fldCharType="separate"/>
        </w:r>
        <w:r w:rsidR="00D433E8">
          <w:rPr>
            <w:noProof/>
            <w:webHidden/>
          </w:rPr>
          <w:t>262</w:t>
        </w:r>
        <w:r w:rsidR="00F82E34">
          <w:rPr>
            <w:noProof/>
            <w:webHidden/>
          </w:rPr>
          <w:fldChar w:fldCharType="end"/>
        </w:r>
      </w:hyperlink>
    </w:p>
    <w:p w14:paraId="424E3EB6" w14:textId="77777777" w:rsidR="00F82E34" w:rsidRPr="00BE3BA1" w:rsidRDefault="00A649E2">
      <w:pPr>
        <w:pStyle w:val="12"/>
        <w:rPr>
          <w:rFonts w:ascii="Calibri" w:eastAsia="Times New Roman" w:hAnsi="Calibri" w:cs="Arial"/>
          <w:b w:val="0"/>
          <w:noProof/>
          <w:sz w:val="22"/>
          <w:szCs w:val="22"/>
          <w:lang w:val="en-US" w:eastAsia="en-US"/>
        </w:rPr>
      </w:pPr>
      <w:hyperlink w:anchor="_Toc368050729" w:history="1">
        <w:r w:rsidR="00F82E34" w:rsidRPr="00AE7367">
          <w:rPr>
            <w:rStyle w:val="affb"/>
            <w:noProof/>
          </w:rPr>
          <w:t>20</w:t>
        </w:r>
        <w:r w:rsidR="00F82E34" w:rsidRPr="00BE3BA1">
          <w:rPr>
            <w:rFonts w:ascii="Calibri" w:eastAsia="Times New Roman" w:hAnsi="Calibri" w:cs="Arial"/>
            <w:b w:val="0"/>
            <w:noProof/>
            <w:sz w:val="22"/>
            <w:szCs w:val="22"/>
            <w:lang w:val="en-US" w:eastAsia="en-US"/>
          </w:rPr>
          <w:tab/>
        </w:r>
        <w:r w:rsidR="00F82E34" w:rsidRPr="00AE7367">
          <w:rPr>
            <w:rStyle w:val="affb"/>
            <w:noProof/>
          </w:rPr>
          <w:t>Numbers and Dates</w:t>
        </w:r>
        <w:r w:rsidR="00F82E34">
          <w:rPr>
            <w:noProof/>
            <w:webHidden/>
          </w:rPr>
          <w:tab/>
        </w:r>
        <w:r w:rsidR="00F82E34">
          <w:rPr>
            <w:noProof/>
            <w:webHidden/>
          </w:rPr>
          <w:fldChar w:fldCharType="begin"/>
        </w:r>
        <w:r w:rsidR="00F82E34">
          <w:rPr>
            <w:noProof/>
            <w:webHidden/>
          </w:rPr>
          <w:instrText xml:space="preserve"> PAGEREF _Toc368050729 \h </w:instrText>
        </w:r>
        <w:r w:rsidR="00F82E34">
          <w:rPr>
            <w:noProof/>
            <w:webHidden/>
          </w:rPr>
        </w:r>
        <w:r w:rsidR="00F82E34">
          <w:rPr>
            <w:noProof/>
            <w:webHidden/>
          </w:rPr>
          <w:fldChar w:fldCharType="separate"/>
        </w:r>
        <w:r w:rsidR="00D433E8">
          <w:rPr>
            <w:noProof/>
            <w:webHidden/>
          </w:rPr>
          <w:t>264</w:t>
        </w:r>
        <w:r w:rsidR="00F82E34">
          <w:rPr>
            <w:noProof/>
            <w:webHidden/>
          </w:rPr>
          <w:fldChar w:fldCharType="end"/>
        </w:r>
      </w:hyperlink>
    </w:p>
    <w:p w14:paraId="4EC8B684" w14:textId="77777777" w:rsidR="00F82E34" w:rsidRPr="00BE3BA1" w:rsidRDefault="00A649E2">
      <w:pPr>
        <w:pStyle w:val="2c"/>
        <w:rPr>
          <w:rFonts w:ascii="Calibri" w:eastAsia="Times New Roman" w:hAnsi="Calibri" w:cs="Arial"/>
          <w:b w:val="0"/>
          <w:noProof/>
          <w:sz w:val="22"/>
          <w:szCs w:val="22"/>
          <w:lang w:val="en-US" w:eastAsia="en-US"/>
        </w:rPr>
      </w:pPr>
      <w:hyperlink w:anchor="_Toc368050730" w:history="1">
        <w:r w:rsidR="00F82E34" w:rsidRPr="00AE7367">
          <w:rPr>
            <w:rStyle w:val="affb"/>
            <w:noProof/>
          </w:rPr>
          <w:t>20.1</w:t>
        </w:r>
        <w:r w:rsidR="00F82E34" w:rsidRPr="00BE3BA1">
          <w:rPr>
            <w:rFonts w:ascii="Calibri" w:eastAsia="Times New Roman" w:hAnsi="Calibri" w:cs="Arial"/>
            <w:b w:val="0"/>
            <w:noProof/>
            <w:sz w:val="22"/>
            <w:szCs w:val="22"/>
            <w:lang w:val="en-US" w:eastAsia="en-US"/>
          </w:rPr>
          <w:tab/>
        </w:r>
        <w:r w:rsidR="00F82E34" w:rsidRPr="00AE7367">
          <w:rPr>
            <w:rStyle w:val="affb"/>
            <w:noProof/>
          </w:rPr>
          <w:t>Number Objects</w:t>
        </w:r>
        <w:r w:rsidR="00F82E34">
          <w:rPr>
            <w:noProof/>
            <w:webHidden/>
          </w:rPr>
          <w:tab/>
        </w:r>
        <w:r w:rsidR="00F82E34">
          <w:rPr>
            <w:noProof/>
            <w:webHidden/>
          </w:rPr>
          <w:fldChar w:fldCharType="begin"/>
        </w:r>
        <w:r w:rsidR="00F82E34">
          <w:rPr>
            <w:noProof/>
            <w:webHidden/>
          </w:rPr>
          <w:instrText xml:space="preserve"> PAGEREF _Toc368050730 \h </w:instrText>
        </w:r>
        <w:r w:rsidR="00F82E34">
          <w:rPr>
            <w:noProof/>
            <w:webHidden/>
          </w:rPr>
        </w:r>
        <w:r w:rsidR="00F82E34">
          <w:rPr>
            <w:noProof/>
            <w:webHidden/>
          </w:rPr>
          <w:fldChar w:fldCharType="separate"/>
        </w:r>
        <w:r w:rsidR="00D433E8">
          <w:rPr>
            <w:noProof/>
            <w:webHidden/>
          </w:rPr>
          <w:t>264</w:t>
        </w:r>
        <w:r w:rsidR="00F82E34">
          <w:rPr>
            <w:noProof/>
            <w:webHidden/>
          </w:rPr>
          <w:fldChar w:fldCharType="end"/>
        </w:r>
      </w:hyperlink>
    </w:p>
    <w:p w14:paraId="050EBD19" w14:textId="77777777" w:rsidR="00F82E34" w:rsidRPr="00BE3BA1" w:rsidRDefault="00A649E2">
      <w:pPr>
        <w:pStyle w:val="3a"/>
        <w:rPr>
          <w:rFonts w:ascii="Calibri" w:eastAsia="Times New Roman" w:hAnsi="Calibri" w:cs="Arial"/>
          <w:b w:val="0"/>
          <w:noProof/>
          <w:sz w:val="22"/>
          <w:szCs w:val="22"/>
          <w:lang w:val="en-US" w:eastAsia="en-US"/>
        </w:rPr>
      </w:pPr>
      <w:hyperlink w:anchor="_Toc368050731" w:history="1">
        <w:r w:rsidR="00F82E34" w:rsidRPr="00AE7367">
          <w:rPr>
            <w:rStyle w:val="affb"/>
            <w:noProof/>
          </w:rPr>
          <w:t>20.1.1</w:t>
        </w:r>
        <w:r w:rsidR="00F82E34" w:rsidRPr="00BE3BA1">
          <w:rPr>
            <w:rFonts w:ascii="Calibri" w:eastAsia="Times New Roman" w:hAnsi="Calibri" w:cs="Arial"/>
            <w:b w:val="0"/>
            <w:noProof/>
            <w:sz w:val="22"/>
            <w:szCs w:val="22"/>
            <w:lang w:val="en-US" w:eastAsia="en-US"/>
          </w:rPr>
          <w:tab/>
        </w:r>
        <w:r w:rsidR="00F82E34" w:rsidRPr="00AE7367">
          <w:rPr>
            <w:rStyle w:val="affb"/>
            <w:noProof/>
          </w:rPr>
          <w:t>The Number Constructor</w:t>
        </w:r>
        <w:r w:rsidR="00F82E34">
          <w:rPr>
            <w:noProof/>
            <w:webHidden/>
          </w:rPr>
          <w:tab/>
        </w:r>
        <w:r w:rsidR="00F82E34">
          <w:rPr>
            <w:noProof/>
            <w:webHidden/>
          </w:rPr>
          <w:fldChar w:fldCharType="begin"/>
        </w:r>
        <w:r w:rsidR="00F82E34">
          <w:rPr>
            <w:noProof/>
            <w:webHidden/>
          </w:rPr>
          <w:instrText xml:space="preserve"> PAGEREF _Toc368050731 \h </w:instrText>
        </w:r>
        <w:r w:rsidR="00F82E34">
          <w:rPr>
            <w:noProof/>
            <w:webHidden/>
          </w:rPr>
        </w:r>
        <w:r w:rsidR="00F82E34">
          <w:rPr>
            <w:noProof/>
            <w:webHidden/>
          </w:rPr>
          <w:fldChar w:fldCharType="separate"/>
        </w:r>
        <w:r w:rsidR="00D433E8">
          <w:rPr>
            <w:noProof/>
            <w:webHidden/>
          </w:rPr>
          <w:t>264</w:t>
        </w:r>
        <w:r w:rsidR="00F82E34">
          <w:rPr>
            <w:noProof/>
            <w:webHidden/>
          </w:rPr>
          <w:fldChar w:fldCharType="end"/>
        </w:r>
      </w:hyperlink>
    </w:p>
    <w:p w14:paraId="21792513" w14:textId="77777777" w:rsidR="00F82E34" w:rsidRPr="00BE3BA1" w:rsidRDefault="00A649E2">
      <w:pPr>
        <w:pStyle w:val="3a"/>
        <w:rPr>
          <w:rFonts w:ascii="Calibri" w:eastAsia="Times New Roman" w:hAnsi="Calibri" w:cs="Arial"/>
          <w:b w:val="0"/>
          <w:noProof/>
          <w:sz w:val="22"/>
          <w:szCs w:val="22"/>
          <w:lang w:val="en-US" w:eastAsia="en-US"/>
        </w:rPr>
      </w:pPr>
      <w:hyperlink w:anchor="_Toc368050732" w:history="1">
        <w:r w:rsidR="00F82E34" w:rsidRPr="00AE7367">
          <w:rPr>
            <w:rStyle w:val="affb"/>
            <w:noProof/>
          </w:rPr>
          <w:t>20.1.2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Number Constructor</w:t>
        </w:r>
        <w:r w:rsidR="00F82E34">
          <w:rPr>
            <w:noProof/>
            <w:webHidden/>
          </w:rPr>
          <w:tab/>
        </w:r>
        <w:r w:rsidR="00F82E34">
          <w:rPr>
            <w:noProof/>
            <w:webHidden/>
          </w:rPr>
          <w:fldChar w:fldCharType="begin"/>
        </w:r>
        <w:r w:rsidR="00F82E34">
          <w:rPr>
            <w:noProof/>
            <w:webHidden/>
          </w:rPr>
          <w:instrText xml:space="preserve"> PAGEREF _Toc368050732 \h </w:instrText>
        </w:r>
        <w:r w:rsidR="00F82E34">
          <w:rPr>
            <w:noProof/>
            <w:webHidden/>
          </w:rPr>
        </w:r>
        <w:r w:rsidR="00F82E34">
          <w:rPr>
            <w:noProof/>
            <w:webHidden/>
          </w:rPr>
          <w:fldChar w:fldCharType="separate"/>
        </w:r>
        <w:r w:rsidR="00D433E8">
          <w:rPr>
            <w:noProof/>
            <w:webHidden/>
          </w:rPr>
          <w:t>265</w:t>
        </w:r>
        <w:r w:rsidR="00F82E34">
          <w:rPr>
            <w:noProof/>
            <w:webHidden/>
          </w:rPr>
          <w:fldChar w:fldCharType="end"/>
        </w:r>
      </w:hyperlink>
    </w:p>
    <w:p w14:paraId="3F901E32" w14:textId="77777777" w:rsidR="00F82E34" w:rsidRPr="00BE3BA1" w:rsidRDefault="00A649E2">
      <w:pPr>
        <w:pStyle w:val="3a"/>
        <w:rPr>
          <w:rFonts w:ascii="Calibri" w:eastAsia="Times New Roman" w:hAnsi="Calibri" w:cs="Arial"/>
          <w:b w:val="0"/>
          <w:noProof/>
          <w:sz w:val="22"/>
          <w:szCs w:val="22"/>
          <w:lang w:val="en-US" w:eastAsia="en-US"/>
        </w:rPr>
      </w:pPr>
      <w:hyperlink w:anchor="_Toc368050733" w:history="1">
        <w:r w:rsidR="00F82E34" w:rsidRPr="00AE7367">
          <w:rPr>
            <w:rStyle w:val="affb"/>
            <w:noProof/>
          </w:rPr>
          <w:t>20.1.3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Number Prototype Object</w:t>
        </w:r>
        <w:r w:rsidR="00F82E34">
          <w:rPr>
            <w:noProof/>
            <w:webHidden/>
          </w:rPr>
          <w:tab/>
        </w:r>
        <w:r w:rsidR="00F82E34">
          <w:rPr>
            <w:noProof/>
            <w:webHidden/>
          </w:rPr>
          <w:fldChar w:fldCharType="begin"/>
        </w:r>
        <w:r w:rsidR="00F82E34">
          <w:rPr>
            <w:noProof/>
            <w:webHidden/>
          </w:rPr>
          <w:instrText xml:space="preserve"> PAGEREF _Toc368050733 \h </w:instrText>
        </w:r>
        <w:r w:rsidR="00F82E34">
          <w:rPr>
            <w:noProof/>
            <w:webHidden/>
          </w:rPr>
        </w:r>
        <w:r w:rsidR="00F82E34">
          <w:rPr>
            <w:noProof/>
            <w:webHidden/>
          </w:rPr>
          <w:fldChar w:fldCharType="separate"/>
        </w:r>
        <w:r w:rsidR="00D433E8">
          <w:rPr>
            <w:noProof/>
            <w:webHidden/>
          </w:rPr>
          <w:t>267</w:t>
        </w:r>
        <w:r w:rsidR="00F82E34">
          <w:rPr>
            <w:noProof/>
            <w:webHidden/>
          </w:rPr>
          <w:fldChar w:fldCharType="end"/>
        </w:r>
      </w:hyperlink>
    </w:p>
    <w:p w14:paraId="16E34B45" w14:textId="77777777" w:rsidR="00F82E34" w:rsidRPr="00BE3BA1" w:rsidRDefault="00A649E2">
      <w:pPr>
        <w:pStyle w:val="3a"/>
        <w:rPr>
          <w:rFonts w:ascii="Calibri" w:eastAsia="Times New Roman" w:hAnsi="Calibri" w:cs="Arial"/>
          <w:b w:val="0"/>
          <w:noProof/>
          <w:sz w:val="22"/>
          <w:szCs w:val="22"/>
          <w:lang w:val="en-US" w:eastAsia="en-US"/>
        </w:rPr>
      </w:pPr>
      <w:hyperlink w:anchor="_Toc368050734" w:history="1">
        <w:r w:rsidR="00F82E34" w:rsidRPr="00AE7367">
          <w:rPr>
            <w:rStyle w:val="affb"/>
            <w:noProof/>
          </w:rPr>
          <w:t>20.1.4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Number Instances</w:t>
        </w:r>
        <w:r w:rsidR="00F82E34">
          <w:rPr>
            <w:noProof/>
            <w:webHidden/>
          </w:rPr>
          <w:tab/>
        </w:r>
        <w:r w:rsidR="00F82E34">
          <w:rPr>
            <w:noProof/>
            <w:webHidden/>
          </w:rPr>
          <w:fldChar w:fldCharType="begin"/>
        </w:r>
        <w:r w:rsidR="00F82E34">
          <w:rPr>
            <w:noProof/>
            <w:webHidden/>
          </w:rPr>
          <w:instrText xml:space="preserve"> PAGEREF _Toc368050734 \h </w:instrText>
        </w:r>
        <w:r w:rsidR="00F82E34">
          <w:rPr>
            <w:noProof/>
            <w:webHidden/>
          </w:rPr>
        </w:r>
        <w:r w:rsidR="00F82E34">
          <w:rPr>
            <w:noProof/>
            <w:webHidden/>
          </w:rPr>
          <w:fldChar w:fldCharType="separate"/>
        </w:r>
        <w:r w:rsidR="00D433E8">
          <w:rPr>
            <w:noProof/>
            <w:webHidden/>
          </w:rPr>
          <w:t>271</w:t>
        </w:r>
        <w:r w:rsidR="00F82E34">
          <w:rPr>
            <w:noProof/>
            <w:webHidden/>
          </w:rPr>
          <w:fldChar w:fldCharType="end"/>
        </w:r>
      </w:hyperlink>
    </w:p>
    <w:p w14:paraId="28CB4725" w14:textId="77777777" w:rsidR="00F82E34" w:rsidRPr="00BE3BA1" w:rsidRDefault="00A649E2">
      <w:pPr>
        <w:pStyle w:val="2c"/>
        <w:rPr>
          <w:rFonts w:ascii="Calibri" w:eastAsia="Times New Roman" w:hAnsi="Calibri" w:cs="Arial"/>
          <w:b w:val="0"/>
          <w:noProof/>
          <w:sz w:val="22"/>
          <w:szCs w:val="22"/>
          <w:lang w:val="en-US" w:eastAsia="en-US"/>
        </w:rPr>
      </w:pPr>
      <w:hyperlink w:anchor="_Toc368050735" w:history="1">
        <w:r w:rsidR="00F82E34" w:rsidRPr="00AE7367">
          <w:rPr>
            <w:rStyle w:val="affb"/>
            <w:noProof/>
          </w:rPr>
          <w:t>20.2</w:t>
        </w:r>
        <w:r w:rsidR="00F82E34" w:rsidRPr="00BE3BA1">
          <w:rPr>
            <w:rFonts w:ascii="Calibri" w:eastAsia="Times New Roman" w:hAnsi="Calibri" w:cs="Arial"/>
            <w:b w:val="0"/>
            <w:noProof/>
            <w:sz w:val="22"/>
            <w:szCs w:val="22"/>
            <w:lang w:val="en-US" w:eastAsia="en-US"/>
          </w:rPr>
          <w:tab/>
        </w:r>
        <w:r w:rsidR="00F82E34" w:rsidRPr="00AE7367">
          <w:rPr>
            <w:rStyle w:val="affb"/>
            <w:noProof/>
          </w:rPr>
          <w:t>The Math Object</w:t>
        </w:r>
        <w:r w:rsidR="00F82E34">
          <w:rPr>
            <w:noProof/>
            <w:webHidden/>
          </w:rPr>
          <w:tab/>
        </w:r>
        <w:r w:rsidR="00F82E34">
          <w:rPr>
            <w:noProof/>
            <w:webHidden/>
          </w:rPr>
          <w:fldChar w:fldCharType="begin"/>
        </w:r>
        <w:r w:rsidR="00F82E34">
          <w:rPr>
            <w:noProof/>
            <w:webHidden/>
          </w:rPr>
          <w:instrText xml:space="preserve"> PAGEREF _Toc368050735 \h </w:instrText>
        </w:r>
        <w:r w:rsidR="00F82E34">
          <w:rPr>
            <w:noProof/>
            <w:webHidden/>
          </w:rPr>
        </w:r>
        <w:r w:rsidR="00F82E34">
          <w:rPr>
            <w:noProof/>
            <w:webHidden/>
          </w:rPr>
          <w:fldChar w:fldCharType="separate"/>
        </w:r>
        <w:r w:rsidR="00D433E8">
          <w:rPr>
            <w:noProof/>
            <w:webHidden/>
          </w:rPr>
          <w:t>271</w:t>
        </w:r>
        <w:r w:rsidR="00F82E34">
          <w:rPr>
            <w:noProof/>
            <w:webHidden/>
          </w:rPr>
          <w:fldChar w:fldCharType="end"/>
        </w:r>
      </w:hyperlink>
    </w:p>
    <w:p w14:paraId="19752F4F" w14:textId="77777777" w:rsidR="00F82E34" w:rsidRPr="00BE3BA1" w:rsidRDefault="00A649E2">
      <w:pPr>
        <w:pStyle w:val="3a"/>
        <w:rPr>
          <w:rFonts w:ascii="Calibri" w:eastAsia="Times New Roman" w:hAnsi="Calibri" w:cs="Arial"/>
          <w:b w:val="0"/>
          <w:noProof/>
          <w:sz w:val="22"/>
          <w:szCs w:val="22"/>
          <w:lang w:val="en-US" w:eastAsia="en-US"/>
        </w:rPr>
      </w:pPr>
      <w:hyperlink w:anchor="_Toc368050736" w:history="1">
        <w:r w:rsidR="00F82E34" w:rsidRPr="00AE7367">
          <w:rPr>
            <w:rStyle w:val="affb"/>
            <w:noProof/>
          </w:rPr>
          <w:t>20.2.1</w:t>
        </w:r>
        <w:r w:rsidR="00F82E34" w:rsidRPr="00BE3BA1">
          <w:rPr>
            <w:rFonts w:ascii="Calibri" w:eastAsia="Times New Roman" w:hAnsi="Calibri" w:cs="Arial"/>
            <w:b w:val="0"/>
            <w:noProof/>
            <w:sz w:val="22"/>
            <w:szCs w:val="22"/>
            <w:lang w:val="en-US" w:eastAsia="en-US"/>
          </w:rPr>
          <w:tab/>
        </w:r>
        <w:r w:rsidR="00F82E34" w:rsidRPr="00AE7367">
          <w:rPr>
            <w:rStyle w:val="affb"/>
            <w:noProof/>
          </w:rPr>
          <w:t>Value Properties of the Math Object</w:t>
        </w:r>
        <w:r w:rsidR="00F82E34">
          <w:rPr>
            <w:noProof/>
            <w:webHidden/>
          </w:rPr>
          <w:tab/>
        </w:r>
        <w:r w:rsidR="00F82E34">
          <w:rPr>
            <w:noProof/>
            <w:webHidden/>
          </w:rPr>
          <w:fldChar w:fldCharType="begin"/>
        </w:r>
        <w:r w:rsidR="00F82E34">
          <w:rPr>
            <w:noProof/>
            <w:webHidden/>
          </w:rPr>
          <w:instrText xml:space="preserve"> PAGEREF _Toc368050736 \h </w:instrText>
        </w:r>
        <w:r w:rsidR="00F82E34">
          <w:rPr>
            <w:noProof/>
            <w:webHidden/>
          </w:rPr>
        </w:r>
        <w:r w:rsidR="00F82E34">
          <w:rPr>
            <w:noProof/>
            <w:webHidden/>
          </w:rPr>
          <w:fldChar w:fldCharType="separate"/>
        </w:r>
        <w:r w:rsidR="00D433E8">
          <w:rPr>
            <w:noProof/>
            <w:webHidden/>
          </w:rPr>
          <w:t>272</w:t>
        </w:r>
        <w:r w:rsidR="00F82E34">
          <w:rPr>
            <w:noProof/>
            <w:webHidden/>
          </w:rPr>
          <w:fldChar w:fldCharType="end"/>
        </w:r>
      </w:hyperlink>
    </w:p>
    <w:p w14:paraId="3FA4AD82" w14:textId="77777777" w:rsidR="00F82E34" w:rsidRPr="00BE3BA1" w:rsidRDefault="00A649E2">
      <w:pPr>
        <w:pStyle w:val="3a"/>
        <w:rPr>
          <w:rFonts w:ascii="Calibri" w:eastAsia="Times New Roman" w:hAnsi="Calibri" w:cs="Arial"/>
          <w:b w:val="0"/>
          <w:noProof/>
          <w:sz w:val="22"/>
          <w:szCs w:val="22"/>
          <w:lang w:val="en-US" w:eastAsia="en-US"/>
        </w:rPr>
      </w:pPr>
      <w:hyperlink w:anchor="_Toc368050737" w:history="1">
        <w:r w:rsidR="00F82E34" w:rsidRPr="00AE7367">
          <w:rPr>
            <w:rStyle w:val="affb"/>
            <w:noProof/>
          </w:rPr>
          <w:t>20.2.2</w:t>
        </w:r>
        <w:r w:rsidR="00F82E34" w:rsidRPr="00BE3BA1">
          <w:rPr>
            <w:rFonts w:ascii="Calibri" w:eastAsia="Times New Roman" w:hAnsi="Calibri" w:cs="Arial"/>
            <w:b w:val="0"/>
            <w:noProof/>
            <w:sz w:val="22"/>
            <w:szCs w:val="22"/>
            <w:lang w:val="en-US" w:eastAsia="en-US"/>
          </w:rPr>
          <w:tab/>
        </w:r>
        <w:r w:rsidR="00F82E34" w:rsidRPr="00AE7367">
          <w:rPr>
            <w:rStyle w:val="affb"/>
            <w:noProof/>
          </w:rPr>
          <w:t>Function Properties of the Math Object</w:t>
        </w:r>
        <w:r w:rsidR="00F82E34">
          <w:rPr>
            <w:noProof/>
            <w:webHidden/>
          </w:rPr>
          <w:tab/>
        </w:r>
        <w:r w:rsidR="00F82E34">
          <w:rPr>
            <w:noProof/>
            <w:webHidden/>
          </w:rPr>
          <w:fldChar w:fldCharType="begin"/>
        </w:r>
        <w:r w:rsidR="00F82E34">
          <w:rPr>
            <w:noProof/>
            <w:webHidden/>
          </w:rPr>
          <w:instrText xml:space="preserve"> PAGEREF _Toc368050737 \h </w:instrText>
        </w:r>
        <w:r w:rsidR="00F82E34">
          <w:rPr>
            <w:noProof/>
            <w:webHidden/>
          </w:rPr>
        </w:r>
        <w:r w:rsidR="00F82E34">
          <w:rPr>
            <w:noProof/>
            <w:webHidden/>
          </w:rPr>
          <w:fldChar w:fldCharType="separate"/>
        </w:r>
        <w:r w:rsidR="00D433E8">
          <w:rPr>
            <w:noProof/>
            <w:webHidden/>
          </w:rPr>
          <w:t>273</w:t>
        </w:r>
        <w:r w:rsidR="00F82E34">
          <w:rPr>
            <w:noProof/>
            <w:webHidden/>
          </w:rPr>
          <w:fldChar w:fldCharType="end"/>
        </w:r>
      </w:hyperlink>
    </w:p>
    <w:p w14:paraId="2BA13CD4" w14:textId="77777777" w:rsidR="00F82E34" w:rsidRPr="00BE3BA1" w:rsidRDefault="00A649E2">
      <w:pPr>
        <w:pStyle w:val="2c"/>
        <w:rPr>
          <w:rFonts w:ascii="Calibri" w:eastAsia="Times New Roman" w:hAnsi="Calibri" w:cs="Arial"/>
          <w:b w:val="0"/>
          <w:noProof/>
          <w:sz w:val="22"/>
          <w:szCs w:val="22"/>
          <w:lang w:val="en-US" w:eastAsia="en-US"/>
        </w:rPr>
      </w:pPr>
      <w:hyperlink w:anchor="_Toc368050738" w:history="1">
        <w:r w:rsidR="00F82E34" w:rsidRPr="00AE7367">
          <w:rPr>
            <w:rStyle w:val="affb"/>
            <w:noProof/>
          </w:rPr>
          <w:t>20.3</w:t>
        </w:r>
        <w:r w:rsidR="00F82E34" w:rsidRPr="00BE3BA1">
          <w:rPr>
            <w:rFonts w:ascii="Calibri" w:eastAsia="Times New Roman" w:hAnsi="Calibri" w:cs="Arial"/>
            <w:b w:val="0"/>
            <w:noProof/>
            <w:sz w:val="22"/>
            <w:szCs w:val="22"/>
            <w:lang w:val="en-US" w:eastAsia="en-US"/>
          </w:rPr>
          <w:tab/>
        </w:r>
        <w:r w:rsidR="00F82E34" w:rsidRPr="00AE7367">
          <w:rPr>
            <w:rStyle w:val="affb"/>
            <w:noProof/>
          </w:rPr>
          <w:t>Date Objects</w:t>
        </w:r>
        <w:r w:rsidR="00F82E34">
          <w:rPr>
            <w:noProof/>
            <w:webHidden/>
          </w:rPr>
          <w:tab/>
        </w:r>
        <w:r w:rsidR="00F82E34">
          <w:rPr>
            <w:noProof/>
            <w:webHidden/>
          </w:rPr>
          <w:fldChar w:fldCharType="begin"/>
        </w:r>
        <w:r w:rsidR="00F82E34">
          <w:rPr>
            <w:noProof/>
            <w:webHidden/>
          </w:rPr>
          <w:instrText xml:space="preserve"> PAGEREF _Toc368050738 \h </w:instrText>
        </w:r>
        <w:r w:rsidR="00F82E34">
          <w:rPr>
            <w:noProof/>
            <w:webHidden/>
          </w:rPr>
        </w:r>
        <w:r w:rsidR="00F82E34">
          <w:rPr>
            <w:noProof/>
            <w:webHidden/>
          </w:rPr>
          <w:fldChar w:fldCharType="separate"/>
        </w:r>
        <w:r w:rsidR="00D433E8">
          <w:rPr>
            <w:noProof/>
            <w:webHidden/>
          </w:rPr>
          <w:t>281</w:t>
        </w:r>
        <w:r w:rsidR="00F82E34">
          <w:rPr>
            <w:noProof/>
            <w:webHidden/>
          </w:rPr>
          <w:fldChar w:fldCharType="end"/>
        </w:r>
      </w:hyperlink>
    </w:p>
    <w:p w14:paraId="63A75A5E" w14:textId="77777777" w:rsidR="00F82E34" w:rsidRPr="00BE3BA1" w:rsidRDefault="00A649E2">
      <w:pPr>
        <w:pStyle w:val="3a"/>
        <w:rPr>
          <w:rFonts w:ascii="Calibri" w:eastAsia="Times New Roman" w:hAnsi="Calibri" w:cs="Arial"/>
          <w:b w:val="0"/>
          <w:noProof/>
          <w:sz w:val="22"/>
          <w:szCs w:val="22"/>
          <w:lang w:val="en-US" w:eastAsia="en-US"/>
        </w:rPr>
      </w:pPr>
      <w:hyperlink w:anchor="_Toc368050739" w:history="1">
        <w:r w:rsidR="00F82E34" w:rsidRPr="00AE7367">
          <w:rPr>
            <w:rStyle w:val="affb"/>
            <w:noProof/>
          </w:rPr>
          <w:t>20.3.1</w:t>
        </w:r>
        <w:r w:rsidR="00F82E34" w:rsidRPr="00BE3BA1">
          <w:rPr>
            <w:rFonts w:ascii="Calibri" w:eastAsia="Times New Roman" w:hAnsi="Calibri" w:cs="Arial"/>
            <w:b w:val="0"/>
            <w:noProof/>
            <w:sz w:val="22"/>
            <w:szCs w:val="22"/>
            <w:lang w:val="en-US" w:eastAsia="en-US"/>
          </w:rPr>
          <w:tab/>
        </w:r>
        <w:r w:rsidR="00F82E34" w:rsidRPr="00AE7367">
          <w:rPr>
            <w:rStyle w:val="affb"/>
            <w:noProof/>
          </w:rPr>
          <w:t>Overview of Date Objects and Definitions of Abstract Operations</w:t>
        </w:r>
        <w:r w:rsidR="00F82E34">
          <w:rPr>
            <w:noProof/>
            <w:webHidden/>
          </w:rPr>
          <w:tab/>
        </w:r>
        <w:r w:rsidR="00F82E34">
          <w:rPr>
            <w:noProof/>
            <w:webHidden/>
          </w:rPr>
          <w:fldChar w:fldCharType="begin"/>
        </w:r>
        <w:r w:rsidR="00F82E34">
          <w:rPr>
            <w:noProof/>
            <w:webHidden/>
          </w:rPr>
          <w:instrText xml:space="preserve"> PAGEREF _Toc368050739 \h </w:instrText>
        </w:r>
        <w:r w:rsidR="00F82E34">
          <w:rPr>
            <w:noProof/>
            <w:webHidden/>
          </w:rPr>
        </w:r>
        <w:r w:rsidR="00F82E34">
          <w:rPr>
            <w:noProof/>
            <w:webHidden/>
          </w:rPr>
          <w:fldChar w:fldCharType="separate"/>
        </w:r>
        <w:r w:rsidR="00D433E8">
          <w:rPr>
            <w:noProof/>
            <w:webHidden/>
          </w:rPr>
          <w:t>281</w:t>
        </w:r>
        <w:r w:rsidR="00F82E34">
          <w:rPr>
            <w:noProof/>
            <w:webHidden/>
          </w:rPr>
          <w:fldChar w:fldCharType="end"/>
        </w:r>
      </w:hyperlink>
    </w:p>
    <w:p w14:paraId="2642C1AF" w14:textId="77777777" w:rsidR="00F82E34" w:rsidRPr="00BE3BA1" w:rsidRDefault="00A649E2">
      <w:pPr>
        <w:pStyle w:val="3a"/>
        <w:rPr>
          <w:rFonts w:ascii="Calibri" w:eastAsia="Times New Roman" w:hAnsi="Calibri" w:cs="Arial"/>
          <w:b w:val="0"/>
          <w:noProof/>
          <w:sz w:val="22"/>
          <w:szCs w:val="22"/>
          <w:lang w:val="en-US" w:eastAsia="en-US"/>
        </w:rPr>
      </w:pPr>
      <w:hyperlink w:anchor="_Toc368050740" w:history="1">
        <w:r w:rsidR="00F82E34" w:rsidRPr="00AE7367">
          <w:rPr>
            <w:rStyle w:val="affb"/>
            <w:noProof/>
          </w:rPr>
          <w:t>20.3.2</w:t>
        </w:r>
        <w:r w:rsidR="00F82E34" w:rsidRPr="00BE3BA1">
          <w:rPr>
            <w:rFonts w:ascii="Calibri" w:eastAsia="Times New Roman" w:hAnsi="Calibri" w:cs="Arial"/>
            <w:b w:val="0"/>
            <w:noProof/>
            <w:sz w:val="22"/>
            <w:szCs w:val="22"/>
            <w:lang w:val="en-US" w:eastAsia="en-US"/>
          </w:rPr>
          <w:tab/>
        </w:r>
        <w:r w:rsidR="00F82E34" w:rsidRPr="00AE7367">
          <w:rPr>
            <w:rStyle w:val="affb"/>
            <w:noProof/>
          </w:rPr>
          <w:t>The Date Constructor</w:t>
        </w:r>
        <w:r w:rsidR="00F82E34">
          <w:rPr>
            <w:noProof/>
            <w:webHidden/>
          </w:rPr>
          <w:tab/>
        </w:r>
        <w:r w:rsidR="00F82E34">
          <w:rPr>
            <w:noProof/>
            <w:webHidden/>
          </w:rPr>
          <w:fldChar w:fldCharType="begin"/>
        </w:r>
        <w:r w:rsidR="00F82E34">
          <w:rPr>
            <w:noProof/>
            <w:webHidden/>
          </w:rPr>
          <w:instrText xml:space="preserve"> PAGEREF _Toc368050740 \h </w:instrText>
        </w:r>
        <w:r w:rsidR="00F82E34">
          <w:rPr>
            <w:noProof/>
            <w:webHidden/>
          </w:rPr>
        </w:r>
        <w:r w:rsidR="00F82E34">
          <w:rPr>
            <w:noProof/>
            <w:webHidden/>
          </w:rPr>
          <w:fldChar w:fldCharType="separate"/>
        </w:r>
        <w:r w:rsidR="00D433E8">
          <w:rPr>
            <w:noProof/>
            <w:webHidden/>
          </w:rPr>
          <w:t>285</w:t>
        </w:r>
        <w:r w:rsidR="00F82E34">
          <w:rPr>
            <w:noProof/>
            <w:webHidden/>
          </w:rPr>
          <w:fldChar w:fldCharType="end"/>
        </w:r>
      </w:hyperlink>
    </w:p>
    <w:p w14:paraId="6A0D21E0" w14:textId="77777777" w:rsidR="00F82E34" w:rsidRPr="00BE3BA1" w:rsidRDefault="00A649E2">
      <w:pPr>
        <w:pStyle w:val="3a"/>
        <w:rPr>
          <w:rFonts w:ascii="Calibri" w:eastAsia="Times New Roman" w:hAnsi="Calibri" w:cs="Arial"/>
          <w:b w:val="0"/>
          <w:noProof/>
          <w:sz w:val="22"/>
          <w:szCs w:val="22"/>
          <w:lang w:val="en-US" w:eastAsia="en-US"/>
        </w:rPr>
      </w:pPr>
      <w:hyperlink w:anchor="_Toc368050741" w:history="1">
        <w:r w:rsidR="00F82E34" w:rsidRPr="00AE7367">
          <w:rPr>
            <w:rStyle w:val="affb"/>
            <w:noProof/>
          </w:rPr>
          <w:t>20.3.3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Date Constructor</w:t>
        </w:r>
        <w:r w:rsidR="00F82E34">
          <w:rPr>
            <w:noProof/>
            <w:webHidden/>
          </w:rPr>
          <w:tab/>
        </w:r>
        <w:r w:rsidR="00F82E34">
          <w:rPr>
            <w:noProof/>
            <w:webHidden/>
          </w:rPr>
          <w:fldChar w:fldCharType="begin"/>
        </w:r>
        <w:r w:rsidR="00F82E34">
          <w:rPr>
            <w:noProof/>
            <w:webHidden/>
          </w:rPr>
          <w:instrText xml:space="preserve"> PAGEREF _Toc368050741 \h </w:instrText>
        </w:r>
        <w:r w:rsidR="00F82E34">
          <w:rPr>
            <w:noProof/>
            <w:webHidden/>
          </w:rPr>
        </w:r>
        <w:r w:rsidR="00F82E34">
          <w:rPr>
            <w:noProof/>
            <w:webHidden/>
          </w:rPr>
          <w:fldChar w:fldCharType="separate"/>
        </w:r>
        <w:r w:rsidR="00D433E8">
          <w:rPr>
            <w:noProof/>
            <w:webHidden/>
          </w:rPr>
          <w:t>287</w:t>
        </w:r>
        <w:r w:rsidR="00F82E34">
          <w:rPr>
            <w:noProof/>
            <w:webHidden/>
          </w:rPr>
          <w:fldChar w:fldCharType="end"/>
        </w:r>
      </w:hyperlink>
    </w:p>
    <w:p w14:paraId="14D97D46" w14:textId="77777777" w:rsidR="00F82E34" w:rsidRPr="00BE3BA1" w:rsidRDefault="00A649E2">
      <w:pPr>
        <w:pStyle w:val="3a"/>
        <w:rPr>
          <w:rFonts w:ascii="Calibri" w:eastAsia="Times New Roman" w:hAnsi="Calibri" w:cs="Arial"/>
          <w:b w:val="0"/>
          <w:noProof/>
          <w:sz w:val="22"/>
          <w:szCs w:val="22"/>
          <w:lang w:val="en-US" w:eastAsia="en-US"/>
        </w:rPr>
      </w:pPr>
      <w:hyperlink w:anchor="_Toc368050742" w:history="1">
        <w:r w:rsidR="00F82E34" w:rsidRPr="00AE7367">
          <w:rPr>
            <w:rStyle w:val="affb"/>
            <w:noProof/>
          </w:rPr>
          <w:t>20.3.4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Date Prototype Object</w:t>
        </w:r>
        <w:r w:rsidR="00F82E34">
          <w:rPr>
            <w:noProof/>
            <w:webHidden/>
          </w:rPr>
          <w:tab/>
        </w:r>
        <w:r w:rsidR="00F82E34">
          <w:rPr>
            <w:noProof/>
            <w:webHidden/>
          </w:rPr>
          <w:fldChar w:fldCharType="begin"/>
        </w:r>
        <w:r w:rsidR="00F82E34">
          <w:rPr>
            <w:noProof/>
            <w:webHidden/>
          </w:rPr>
          <w:instrText xml:space="preserve"> PAGEREF _Toc368050742 \h </w:instrText>
        </w:r>
        <w:r w:rsidR="00F82E34">
          <w:rPr>
            <w:noProof/>
            <w:webHidden/>
          </w:rPr>
        </w:r>
        <w:r w:rsidR="00F82E34">
          <w:rPr>
            <w:noProof/>
            <w:webHidden/>
          </w:rPr>
          <w:fldChar w:fldCharType="separate"/>
        </w:r>
        <w:r w:rsidR="00D433E8">
          <w:rPr>
            <w:noProof/>
            <w:webHidden/>
          </w:rPr>
          <w:t>289</w:t>
        </w:r>
        <w:r w:rsidR="00F82E34">
          <w:rPr>
            <w:noProof/>
            <w:webHidden/>
          </w:rPr>
          <w:fldChar w:fldCharType="end"/>
        </w:r>
      </w:hyperlink>
    </w:p>
    <w:p w14:paraId="76A7934F" w14:textId="77777777" w:rsidR="00F82E34" w:rsidRPr="00BE3BA1" w:rsidRDefault="00A649E2">
      <w:pPr>
        <w:pStyle w:val="3a"/>
        <w:rPr>
          <w:rFonts w:ascii="Calibri" w:eastAsia="Times New Roman" w:hAnsi="Calibri" w:cs="Arial"/>
          <w:b w:val="0"/>
          <w:noProof/>
          <w:sz w:val="22"/>
          <w:szCs w:val="22"/>
          <w:lang w:val="en-US" w:eastAsia="en-US"/>
        </w:rPr>
      </w:pPr>
      <w:hyperlink w:anchor="_Toc368050743" w:history="1">
        <w:r w:rsidR="00F82E34" w:rsidRPr="00AE7367">
          <w:rPr>
            <w:rStyle w:val="affb"/>
            <w:noProof/>
          </w:rPr>
          <w:t>20.3.5</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Date Instances</w:t>
        </w:r>
        <w:r w:rsidR="00F82E34">
          <w:rPr>
            <w:noProof/>
            <w:webHidden/>
          </w:rPr>
          <w:tab/>
        </w:r>
        <w:r w:rsidR="00F82E34">
          <w:rPr>
            <w:noProof/>
            <w:webHidden/>
          </w:rPr>
          <w:fldChar w:fldCharType="begin"/>
        </w:r>
        <w:r w:rsidR="00F82E34">
          <w:rPr>
            <w:noProof/>
            <w:webHidden/>
          </w:rPr>
          <w:instrText xml:space="preserve"> PAGEREF _Toc368050743 \h </w:instrText>
        </w:r>
        <w:r w:rsidR="00F82E34">
          <w:rPr>
            <w:noProof/>
            <w:webHidden/>
          </w:rPr>
        </w:r>
        <w:r w:rsidR="00F82E34">
          <w:rPr>
            <w:noProof/>
            <w:webHidden/>
          </w:rPr>
          <w:fldChar w:fldCharType="separate"/>
        </w:r>
        <w:r w:rsidR="00D433E8">
          <w:rPr>
            <w:noProof/>
            <w:webHidden/>
          </w:rPr>
          <w:t>297</w:t>
        </w:r>
        <w:r w:rsidR="00F82E34">
          <w:rPr>
            <w:noProof/>
            <w:webHidden/>
          </w:rPr>
          <w:fldChar w:fldCharType="end"/>
        </w:r>
      </w:hyperlink>
    </w:p>
    <w:p w14:paraId="15CB3656" w14:textId="77777777" w:rsidR="00F82E34" w:rsidRPr="00BE3BA1" w:rsidRDefault="00A649E2">
      <w:pPr>
        <w:pStyle w:val="12"/>
        <w:rPr>
          <w:rFonts w:ascii="Calibri" w:eastAsia="Times New Roman" w:hAnsi="Calibri" w:cs="Arial"/>
          <w:b w:val="0"/>
          <w:noProof/>
          <w:sz w:val="22"/>
          <w:szCs w:val="22"/>
          <w:lang w:val="en-US" w:eastAsia="en-US"/>
        </w:rPr>
      </w:pPr>
      <w:hyperlink w:anchor="_Toc368050744" w:history="1">
        <w:r w:rsidR="00F82E34" w:rsidRPr="00AE7367">
          <w:rPr>
            <w:rStyle w:val="affb"/>
            <w:noProof/>
          </w:rPr>
          <w:t>21</w:t>
        </w:r>
        <w:r w:rsidR="00F82E34" w:rsidRPr="00BE3BA1">
          <w:rPr>
            <w:rFonts w:ascii="Calibri" w:eastAsia="Times New Roman" w:hAnsi="Calibri" w:cs="Arial"/>
            <w:b w:val="0"/>
            <w:noProof/>
            <w:sz w:val="22"/>
            <w:szCs w:val="22"/>
            <w:lang w:val="en-US" w:eastAsia="en-US"/>
          </w:rPr>
          <w:tab/>
        </w:r>
        <w:r w:rsidR="00F82E34" w:rsidRPr="00AE7367">
          <w:rPr>
            <w:rStyle w:val="affb"/>
            <w:noProof/>
          </w:rPr>
          <w:t>Text Processing</w:t>
        </w:r>
        <w:r w:rsidR="00F82E34">
          <w:rPr>
            <w:noProof/>
            <w:webHidden/>
          </w:rPr>
          <w:tab/>
        </w:r>
        <w:r w:rsidR="00F82E34">
          <w:rPr>
            <w:noProof/>
            <w:webHidden/>
          </w:rPr>
          <w:fldChar w:fldCharType="begin"/>
        </w:r>
        <w:r w:rsidR="00F82E34">
          <w:rPr>
            <w:noProof/>
            <w:webHidden/>
          </w:rPr>
          <w:instrText xml:space="preserve"> PAGEREF _Toc368050744 \h </w:instrText>
        </w:r>
        <w:r w:rsidR="00F82E34">
          <w:rPr>
            <w:noProof/>
            <w:webHidden/>
          </w:rPr>
        </w:r>
        <w:r w:rsidR="00F82E34">
          <w:rPr>
            <w:noProof/>
            <w:webHidden/>
          </w:rPr>
          <w:fldChar w:fldCharType="separate"/>
        </w:r>
        <w:r w:rsidR="00D433E8">
          <w:rPr>
            <w:noProof/>
            <w:webHidden/>
          </w:rPr>
          <w:t>297</w:t>
        </w:r>
        <w:r w:rsidR="00F82E34">
          <w:rPr>
            <w:noProof/>
            <w:webHidden/>
          </w:rPr>
          <w:fldChar w:fldCharType="end"/>
        </w:r>
      </w:hyperlink>
    </w:p>
    <w:p w14:paraId="2FF045CE" w14:textId="77777777" w:rsidR="00F82E34" w:rsidRPr="00BE3BA1" w:rsidRDefault="00A649E2">
      <w:pPr>
        <w:pStyle w:val="2c"/>
        <w:rPr>
          <w:rFonts w:ascii="Calibri" w:eastAsia="Times New Roman" w:hAnsi="Calibri" w:cs="Arial"/>
          <w:b w:val="0"/>
          <w:noProof/>
          <w:sz w:val="22"/>
          <w:szCs w:val="22"/>
          <w:lang w:val="en-US" w:eastAsia="en-US"/>
        </w:rPr>
      </w:pPr>
      <w:hyperlink w:anchor="_Toc368050745" w:history="1">
        <w:r w:rsidR="00F82E34" w:rsidRPr="00AE7367">
          <w:rPr>
            <w:rStyle w:val="affb"/>
            <w:noProof/>
          </w:rPr>
          <w:t>21.1</w:t>
        </w:r>
        <w:r w:rsidR="00F82E34" w:rsidRPr="00BE3BA1">
          <w:rPr>
            <w:rFonts w:ascii="Calibri" w:eastAsia="Times New Roman" w:hAnsi="Calibri" w:cs="Arial"/>
            <w:b w:val="0"/>
            <w:noProof/>
            <w:sz w:val="22"/>
            <w:szCs w:val="22"/>
            <w:lang w:val="en-US" w:eastAsia="en-US"/>
          </w:rPr>
          <w:tab/>
        </w:r>
        <w:r w:rsidR="00F82E34" w:rsidRPr="00AE7367">
          <w:rPr>
            <w:rStyle w:val="affb"/>
            <w:noProof/>
          </w:rPr>
          <w:t>String Objects</w:t>
        </w:r>
        <w:r w:rsidR="00F82E34">
          <w:rPr>
            <w:noProof/>
            <w:webHidden/>
          </w:rPr>
          <w:tab/>
        </w:r>
        <w:r w:rsidR="00F82E34">
          <w:rPr>
            <w:noProof/>
            <w:webHidden/>
          </w:rPr>
          <w:fldChar w:fldCharType="begin"/>
        </w:r>
        <w:r w:rsidR="00F82E34">
          <w:rPr>
            <w:noProof/>
            <w:webHidden/>
          </w:rPr>
          <w:instrText xml:space="preserve"> PAGEREF _Toc368050745 \h </w:instrText>
        </w:r>
        <w:r w:rsidR="00F82E34">
          <w:rPr>
            <w:noProof/>
            <w:webHidden/>
          </w:rPr>
        </w:r>
        <w:r w:rsidR="00F82E34">
          <w:rPr>
            <w:noProof/>
            <w:webHidden/>
          </w:rPr>
          <w:fldChar w:fldCharType="separate"/>
        </w:r>
        <w:r w:rsidR="00D433E8">
          <w:rPr>
            <w:noProof/>
            <w:webHidden/>
          </w:rPr>
          <w:t>297</w:t>
        </w:r>
        <w:r w:rsidR="00F82E34">
          <w:rPr>
            <w:noProof/>
            <w:webHidden/>
          </w:rPr>
          <w:fldChar w:fldCharType="end"/>
        </w:r>
      </w:hyperlink>
    </w:p>
    <w:p w14:paraId="2FB2AB08" w14:textId="77777777" w:rsidR="00F82E34" w:rsidRPr="00BE3BA1" w:rsidRDefault="00A649E2">
      <w:pPr>
        <w:pStyle w:val="3a"/>
        <w:rPr>
          <w:rFonts w:ascii="Calibri" w:eastAsia="Times New Roman" w:hAnsi="Calibri" w:cs="Arial"/>
          <w:b w:val="0"/>
          <w:noProof/>
          <w:sz w:val="22"/>
          <w:szCs w:val="22"/>
          <w:lang w:val="en-US" w:eastAsia="en-US"/>
        </w:rPr>
      </w:pPr>
      <w:hyperlink w:anchor="_Toc368050746" w:history="1">
        <w:r w:rsidR="00F82E34" w:rsidRPr="00AE7367">
          <w:rPr>
            <w:rStyle w:val="affb"/>
            <w:noProof/>
          </w:rPr>
          <w:t>21.1.1</w:t>
        </w:r>
        <w:r w:rsidR="00F82E34" w:rsidRPr="00BE3BA1">
          <w:rPr>
            <w:rFonts w:ascii="Calibri" w:eastAsia="Times New Roman" w:hAnsi="Calibri" w:cs="Arial"/>
            <w:b w:val="0"/>
            <w:noProof/>
            <w:sz w:val="22"/>
            <w:szCs w:val="22"/>
            <w:lang w:val="en-US" w:eastAsia="en-US"/>
          </w:rPr>
          <w:tab/>
        </w:r>
        <w:r w:rsidR="00F82E34" w:rsidRPr="00AE7367">
          <w:rPr>
            <w:rStyle w:val="affb"/>
            <w:noProof/>
          </w:rPr>
          <w:t>The String Constructor</w:t>
        </w:r>
        <w:r w:rsidR="00F82E34">
          <w:rPr>
            <w:noProof/>
            <w:webHidden/>
          </w:rPr>
          <w:tab/>
        </w:r>
        <w:r w:rsidR="00F82E34">
          <w:rPr>
            <w:noProof/>
            <w:webHidden/>
          </w:rPr>
          <w:fldChar w:fldCharType="begin"/>
        </w:r>
        <w:r w:rsidR="00F82E34">
          <w:rPr>
            <w:noProof/>
            <w:webHidden/>
          </w:rPr>
          <w:instrText xml:space="preserve"> PAGEREF _Toc368050746 \h </w:instrText>
        </w:r>
        <w:r w:rsidR="00F82E34">
          <w:rPr>
            <w:noProof/>
            <w:webHidden/>
          </w:rPr>
        </w:r>
        <w:r w:rsidR="00F82E34">
          <w:rPr>
            <w:noProof/>
            <w:webHidden/>
          </w:rPr>
          <w:fldChar w:fldCharType="separate"/>
        </w:r>
        <w:r w:rsidR="00D433E8">
          <w:rPr>
            <w:noProof/>
            <w:webHidden/>
          </w:rPr>
          <w:t>297</w:t>
        </w:r>
        <w:r w:rsidR="00F82E34">
          <w:rPr>
            <w:noProof/>
            <w:webHidden/>
          </w:rPr>
          <w:fldChar w:fldCharType="end"/>
        </w:r>
      </w:hyperlink>
    </w:p>
    <w:p w14:paraId="74581869" w14:textId="77777777" w:rsidR="00F82E34" w:rsidRPr="00BE3BA1" w:rsidRDefault="00A649E2">
      <w:pPr>
        <w:pStyle w:val="3a"/>
        <w:rPr>
          <w:rFonts w:ascii="Calibri" w:eastAsia="Times New Roman" w:hAnsi="Calibri" w:cs="Arial"/>
          <w:b w:val="0"/>
          <w:noProof/>
          <w:sz w:val="22"/>
          <w:szCs w:val="22"/>
          <w:lang w:val="en-US" w:eastAsia="en-US"/>
        </w:rPr>
      </w:pPr>
      <w:hyperlink w:anchor="_Toc368050747" w:history="1">
        <w:r w:rsidR="00F82E34" w:rsidRPr="00AE7367">
          <w:rPr>
            <w:rStyle w:val="affb"/>
            <w:noProof/>
          </w:rPr>
          <w:t>21.1.2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String Constructor</w:t>
        </w:r>
        <w:r w:rsidR="00F82E34">
          <w:rPr>
            <w:noProof/>
            <w:webHidden/>
          </w:rPr>
          <w:tab/>
        </w:r>
        <w:r w:rsidR="00F82E34">
          <w:rPr>
            <w:noProof/>
            <w:webHidden/>
          </w:rPr>
          <w:fldChar w:fldCharType="begin"/>
        </w:r>
        <w:r w:rsidR="00F82E34">
          <w:rPr>
            <w:noProof/>
            <w:webHidden/>
          </w:rPr>
          <w:instrText xml:space="preserve"> PAGEREF _Toc368050747 \h </w:instrText>
        </w:r>
        <w:r w:rsidR="00F82E34">
          <w:rPr>
            <w:noProof/>
            <w:webHidden/>
          </w:rPr>
        </w:r>
        <w:r w:rsidR="00F82E34">
          <w:rPr>
            <w:noProof/>
            <w:webHidden/>
          </w:rPr>
          <w:fldChar w:fldCharType="separate"/>
        </w:r>
        <w:r w:rsidR="00D433E8">
          <w:rPr>
            <w:noProof/>
            <w:webHidden/>
          </w:rPr>
          <w:t>297</w:t>
        </w:r>
        <w:r w:rsidR="00F82E34">
          <w:rPr>
            <w:noProof/>
            <w:webHidden/>
          </w:rPr>
          <w:fldChar w:fldCharType="end"/>
        </w:r>
      </w:hyperlink>
    </w:p>
    <w:p w14:paraId="72AD716C" w14:textId="77777777" w:rsidR="00F82E34" w:rsidRPr="00BE3BA1" w:rsidRDefault="00A649E2">
      <w:pPr>
        <w:pStyle w:val="3a"/>
        <w:rPr>
          <w:rFonts w:ascii="Calibri" w:eastAsia="Times New Roman" w:hAnsi="Calibri" w:cs="Arial"/>
          <w:b w:val="0"/>
          <w:noProof/>
          <w:sz w:val="22"/>
          <w:szCs w:val="22"/>
          <w:lang w:val="en-US" w:eastAsia="en-US"/>
        </w:rPr>
      </w:pPr>
      <w:hyperlink w:anchor="_Toc368050748" w:history="1">
        <w:r w:rsidR="00F82E34" w:rsidRPr="00AE7367">
          <w:rPr>
            <w:rStyle w:val="affb"/>
            <w:noProof/>
          </w:rPr>
          <w:t>21.1.3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String Prototype Object</w:t>
        </w:r>
        <w:r w:rsidR="00F82E34">
          <w:rPr>
            <w:noProof/>
            <w:webHidden/>
          </w:rPr>
          <w:tab/>
        </w:r>
        <w:r w:rsidR="00F82E34">
          <w:rPr>
            <w:noProof/>
            <w:webHidden/>
          </w:rPr>
          <w:fldChar w:fldCharType="begin"/>
        </w:r>
        <w:r w:rsidR="00F82E34">
          <w:rPr>
            <w:noProof/>
            <w:webHidden/>
          </w:rPr>
          <w:instrText xml:space="preserve"> PAGEREF _Toc368050748 \h </w:instrText>
        </w:r>
        <w:r w:rsidR="00F82E34">
          <w:rPr>
            <w:noProof/>
            <w:webHidden/>
          </w:rPr>
        </w:r>
        <w:r w:rsidR="00F82E34">
          <w:rPr>
            <w:noProof/>
            <w:webHidden/>
          </w:rPr>
          <w:fldChar w:fldCharType="separate"/>
        </w:r>
        <w:r w:rsidR="00D433E8">
          <w:rPr>
            <w:noProof/>
            <w:webHidden/>
          </w:rPr>
          <w:t>299</w:t>
        </w:r>
        <w:r w:rsidR="00F82E34">
          <w:rPr>
            <w:noProof/>
            <w:webHidden/>
          </w:rPr>
          <w:fldChar w:fldCharType="end"/>
        </w:r>
      </w:hyperlink>
    </w:p>
    <w:p w14:paraId="02E5310D" w14:textId="77777777" w:rsidR="00F82E34" w:rsidRPr="00BE3BA1" w:rsidRDefault="00A649E2">
      <w:pPr>
        <w:pStyle w:val="3a"/>
        <w:rPr>
          <w:rFonts w:ascii="Calibri" w:eastAsia="Times New Roman" w:hAnsi="Calibri" w:cs="Arial"/>
          <w:b w:val="0"/>
          <w:noProof/>
          <w:sz w:val="22"/>
          <w:szCs w:val="22"/>
          <w:lang w:val="en-US" w:eastAsia="en-US"/>
        </w:rPr>
      </w:pPr>
      <w:hyperlink w:anchor="_Toc368050749" w:history="1">
        <w:r w:rsidR="00F82E34" w:rsidRPr="00AE7367">
          <w:rPr>
            <w:rStyle w:val="affb"/>
            <w:noProof/>
          </w:rPr>
          <w:t>21.1.4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String Instances</w:t>
        </w:r>
        <w:r w:rsidR="00F82E34">
          <w:rPr>
            <w:noProof/>
            <w:webHidden/>
          </w:rPr>
          <w:tab/>
        </w:r>
        <w:r w:rsidR="00F82E34">
          <w:rPr>
            <w:noProof/>
            <w:webHidden/>
          </w:rPr>
          <w:fldChar w:fldCharType="begin"/>
        </w:r>
        <w:r w:rsidR="00F82E34">
          <w:rPr>
            <w:noProof/>
            <w:webHidden/>
          </w:rPr>
          <w:instrText xml:space="preserve"> PAGEREF _Toc368050749 \h </w:instrText>
        </w:r>
        <w:r w:rsidR="00F82E34">
          <w:rPr>
            <w:noProof/>
            <w:webHidden/>
          </w:rPr>
        </w:r>
        <w:r w:rsidR="00F82E34">
          <w:rPr>
            <w:noProof/>
            <w:webHidden/>
          </w:rPr>
          <w:fldChar w:fldCharType="separate"/>
        </w:r>
        <w:r w:rsidR="00D433E8">
          <w:rPr>
            <w:noProof/>
            <w:webHidden/>
          </w:rPr>
          <w:t>312</w:t>
        </w:r>
        <w:r w:rsidR="00F82E34">
          <w:rPr>
            <w:noProof/>
            <w:webHidden/>
          </w:rPr>
          <w:fldChar w:fldCharType="end"/>
        </w:r>
      </w:hyperlink>
    </w:p>
    <w:p w14:paraId="2D977A18" w14:textId="77777777" w:rsidR="00F82E34" w:rsidRPr="00BE3BA1" w:rsidRDefault="00A649E2">
      <w:pPr>
        <w:pStyle w:val="2c"/>
        <w:rPr>
          <w:rFonts w:ascii="Calibri" w:eastAsia="Times New Roman" w:hAnsi="Calibri" w:cs="Arial"/>
          <w:b w:val="0"/>
          <w:noProof/>
          <w:sz w:val="22"/>
          <w:szCs w:val="22"/>
          <w:lang w:val="en-US" w:eastAsia="en-US"/>
        </w:rPr>
      </w:pPr>
      <w:hyperlink w:anchor="_Toc368050750" w:history="1">
        <w:r w:rsidR="00F82E34" w:rsidRPr="00AE7367">
          <w:rPr>
            <w:rStyle w:val="affb"/>
            <w:noProof/>
          </w:rPr>
          <w:t>21.2</w:t>
        </w:r>
        <w:r w:rsidR="00F82E34" w:rsidRPr="00BE3BA1">
          <w:rPr>
            <w:rFonts w:ascii="Calibri" w:eastAsia="Times New Roman" w:hAnsi="Calibri" w:cs="Arial"/>
            <w:b w:val="0"/>
            <w:noProof/>
            <w:sz w:val="22"/>
            <w:szCs w:val="22"/>
            <w:lang w:val="en-US" w:eastAsia="en-US"/>
          </w:rPr>
          <w:tab/>
        </w:r>
        <w:r w:rsidR="00F82E34" w:rsidRPr="00AE7367">
          <w:rPr>
            <w:rStyle w:val="affb"/>
            <w:noProof/>
          </w:rPr>
          <w:t>RegExp (Regular Expression) Objects</w:t>
        </w:r>
        <w:r w:rsidR="00F82E34">
          <w:rPr>
            <w:noProof/>
            <w:webHidden/>
          </w:rPr>
          <w:tab/>
        </w:r>
        <w:r w:rsidR="00F82E34">
          <w:rPr>
            <w:noProof/>
            <w:webHidden/>
          </w:rPr>
          <w:fldChar w:fldCharType="begin"/>
        </w:r>
        <w:r w:rsidR="00F82E34">
          <w:rPr>
            <w:noProof/>
            <w:webHidden/>
          </w:rPr>
          <w:instrText xml:space="preserve"> PAGEREF _Toc368050750 \h </w:instrText>
        </w:r>
        <w:r w:rsidR="00F82E34">
          <w:rPr>
            <w:noProof/>
            <w:webHidden/>
          </w:rPr>
        </w:r>
        <w:r w:rsidR="00F82E34">
          <w:rPr>
            <w:noProof/>
            <w:webHidden/>
          </w:rPr>
          <w:fldChar w:fldCharType="separate"/>
        </w:r>
        <w:r w:rsidR="00D433E8">
          <w:rPr>
            <w:noProof/>
            <w:webHidden/>
          </w:rPr>
          <w:t>312</w:t>
        </w:r>
        <w:r w:rsidR="00F82E34">
          <w:rPr>
            <w:noProof/>
            <w:webHidden/>
          </w:rPr>
          <w:fldChar w:fldCharType="end"/>
        </w:r>
      </w:hyperlink>
    </w:p>
    <w:p w14:paraId="2733B14E" w14:textId="77777777" w:rsidR="00F82E34" w:rsidRPr="00BE3BA1" w:rsidRDefault="00A649E2">
      <w:pPr>
        <w:pStyle w:val="3a"/>
        <w:rPr>
          <w:rFonts w:ascii="Calibri" w:eastAsia="Times New Roman" w:hAnsi="Calibri" w:cs="Arial"/>
          <w:b w:val="0"/>
          <w:noProof/>
          <w:sz w:val="22"/>
          <w:szCs w:val="22"/>
          <w:lang w:val="en-US" w:eastAsia="en-US"/>
        </w:rPr>
      </w:pPr>
      <w:hyperlink w:anchor="_Toc368050751" w:history="1">
        <w:r w:rsidR="00F82E34" w:rsidRPr="00AE7367">
          <w:rPr>
            <w:rStyle w:val="affb"/>
            <w:noProof/>
          </w:rPr>
          <w:t>21.2.1</w:t>
        </w:r>
        <w:r w:rsidR="00F82E34" w:rsidRPr="00BE3BA1">
          <w:rPr>
            <w:rFonts w:ascii="Calibri" w:eastAsia="Times New Roman" w:hAnsi="Calibri" w:cs="Arial"/>
            <w:b w:val="0"/>
            <w:noProof/>
            <w:sz w:val="22"/>
            <w:szCs w:val="22"/>
            <w:lang w:val="en-US" w:eastAsia="en-US"/>
          </w:rPr>
          <w:tab/>
        </w:r>
        <w:r w:rsidR="00F82E34" w:rsidRPr="00AE7367">
          <w:rPr>
            <w:rStyle w:val="affb"/>
            <w:noProof/>
          </w:rPr>
          <w:t>Patterns</w:t>
        </w:r>
        <w:r w:rsidR="00F82E34">
          <w:rPr>
            <w:noProof/>
            <w:webHidden/>
          </w:rPr>
          <w:tab/>
        </w:r>
        <w:r w:rsidR="00F82E34">
          <w:rPr>
            <w:noProof/>
            <w:webHidden/>
          </w:rPr>
          <w:fldChar w:fldCharType="begin"/>
        </w:r>
        <w:r w:rsidR="00F82E34">
          <w:rPr>
            <w:noProof/>
            <w:webHidden/>
          </w:rPr>
          <w:instrText xml:space="preserve"> PAGEREF _Toc368050751 \h </w:instrText>
        </w:r>
        <w:r w:rsidR="00F82E34">
          <w:rPr>
            <w:noProof/>
            <w:webHidden/>
          </w:rPr>
        </w:r>
        <w:r w:rsidR="00F82E34">
          <w:rPr>
            <w:noProof/>
            <w:webHidden/>
          </w:rPr>
          <w:fldChar w:fldCharType="separate"/>
        </w:r>
        <w:r w:rsidR="00D433E8">
          <w:rPr>
            <w:noProof/>
            <w:webHidden/>
          </w:rPr>
          <w:t>312</w:t>
        </w:r>
        <w:r w:rsidR="00F82E34">
          <w:rPr>
            <w:noProof/>
            <w:webHidden/>
          </w:rPr>
          <w:fldChar w:fldCharType="end"/>
        </w:r>
      </w:hyperlink>
    </w:p>
    <w:p w14:paraId="0525CBDD" w14:textId="77777777" w:rsidR="00F82E34" w:rsidRPr="00BE3BA1" w:rsidRDefault="00A649E2">
      <w:pPr>
        <w:pStyle w:val="3a"/>
        <w:rPr>
          <w:rFonts w:ascii="Calibri" w:eastAsia="Times New Roman" w:hAnsi="Calibri" w:cs="Arial"/>
          <w:b w:val="0"/>
          <w:noProof/>
          <w:sz w:val="22"/>
          <w:szCs w:val="22"/>
          <w:lang w:val="en-US" w:eastAsia="en-US"/>
        </w:rPr>
      </w:pPr>
      <w:hyperlink w:anchor="_Toc368050752" w:history="1">
        <w:r w:rsidR="00F82E34" w:rsidRPr="00AE7367">
          <w:rPr>
            <w:rStyle w:val="affb"/>
            <w:noProof/>
          </w:rPr>
          <w:t>21.2.2</w:t>
        </w:r>
        <w:r w:rsidR="00F82E34" w:rsidRPr="00BE3BA1">
          <w:rPr>
            <w:rFonts w:ascii="Calibri" w:eastAsia="Times New Roman" w:hAnsi="Calibri" w:cs="Arial"/>
            <w:b w:val="0"/>
            <w:noProof/>
            <w:sz w:val="22"/>
            <w:szCs w:val="22"/>
            <w:lang w:val="en-US" w:eastAsia="en-US"/>
          </w:rPr>
          <w:tab/>
        </w:r>
        <w:r w:rsidR="00F82E34" w:rsidRPr="00AE7367">
          <w:rPr>
            <w:rStyle w:val="affb"/>
            <w:noProof/>
          </w:rPr>
          <w:t>Pattern Semantics</w:t>
        </w:r>
        <w:r w:rsidR="00F82E34">
          <w:rPr>
            <w:noProof/>
            <w:webHidden/>
          </w:rPr>
          <w:tab/>
        </w:r>
        <w:r w:rsidR="00F82E34">
          <w:rPr>
            <w:noProof/>
            <w:webHidden/>
          </w:rPr>
          <w:fldChar w:fldCharType="begin"/>
        </w:r>
        <w:r w:rsidR="00F82E34">
          <w:rPr>
            <w:noProof/>
            <w:webHidden/>
          </w:rPr>
          <w:instrText xml:space="preserve"> PAGEREF _Toc368050752 \h </w:instrText>
        </w:r>
        <w:r w:rsidR="00F82E34">
          <w:rPr>
            <w:noProof/>
            <w:webHidden/>
          </w:rPr>
        </w:r>
        <w:r w:rsidR="00F82E34">
          <w:rPr>
            <w:noProof/>
            <w:webHidden/>
          </w:rPr>
          <w:fldChar w:fldCharType="separate"/>
        </w:r>
        <w:r w:rsidR="00D433E8">
          <w:rPr>
            <w:noProof/>
            <w:webHidden/>
          </w:rPr>
          <w:t>314</w:t>
        </w:r>
        <w:r w:rsidR="00F82E34">
          <w:rPr>
            <w:noProof/>
            <w:webHidden/>
          </w:rPr>
          <w:fldChar w:fldCharType="end"/>
        </w:r>
      </w:hyperlink>
    </w:p>
    <w:p w14:paraId="160A9E8D" w14:textId="77777777" w:rsidR="00F82E34" w:rsidRPr="00BE3BA1" w:rsidRDefault="00A649E2">
      <w:pPr>
        <w:pStyle w:val="3a"/>
        <w:rPr>
          <w:rFonts w:ascii="Calibri" w:eastAsia="Times New Roman" w:hAnsi="Calibri" w:cs="Arial"/>
          <w:b w:val="0"/>
          <w:noProof/>
          <w:sz w:val="22"/>
          <w:szCs w:val="22"/>
          <w:lang w:val="en-US" w:eastAsia="en-US"/>
        </w:rPr>
      </w:pPr>
      <w:hyperlink w:anchor="_Toc368050753" w:history="1">
        <w:r w:rsidR="00F82E34" w:rsidRPr="00AE7367">
          <w:rPr>
            <w:rStyle w:val="affb"/>
            <w:noProof/>
          </w:rPr>
          <w:t>21.2.3</w:t>
        </w:r>
        <w:r w:rsidR="00F82E34" w:rsidRPr="00BE3BA1">
          <w:rPr>
            <w:rFonts w:ascii="Calibri" w:eastAsia="Times New Roman" w:hAnsi="Calibri" w:cs="Arial"/>
            <w:b w:val="0"/>
            <w:noProof/>
            <w:sz w:val="22"/>
            <w:szCs w:val="22"/>
            <w:lang w:val="en-US" w:eastAsia="en-US"/>
          </w:rPr>
          <w:tab/>
        </w:r>
        <w:r w:rsidR="00F82E34" w:rsidRPr="00AE7367">
          <w:rPr>
            <w:rStyle w:val="affb"/>
            <w:noProof/>
          </w:rPr>
          <w:t>The RegExp Constructor</w:t>
        </w:r>
        <w:r w:rsidR="00F82E34">
          <w:rPr>
            <w:noProof/>
            <w:webHidden/>
          </w:rPr>
          <w:tab/>
        </w:r>
        <w:r w:rsidR="00F82E34">
          <w:rPr>
            <w:noProof/>
            <w:webHidden/>
          </w:rPr>
          <w:fldChar w:fldCharType="begin"/>
        </w:r>
        <w:r w:rsidR="00F82E34">
          <w:rPr>
            <w:noProof/>
            <w:webHidden/>
          </w:rPr>
          <w:instrText xml:space="preserve"> PAGEREF _Toc368050753 \h </w:instrText>
        </w:r>
        <w:r w:rsidR="00F82E34">
          <w:rPr>
            <w:noProof/>
            <w:webHidden/>
          </w:rPr>
        </w:r>
        <w:r w:rsidR="00F82E34">
          <w:rPr>
            <w:noProof/>
            <w:webHidden/>
          </w:rPr>
          <w:fldChar w:fldCharType="separate"/>
        </w:r>
        <w:r w:rsidR="00D433E8">
          <w:rPr>
            <w:noProof/>
            <w:webHidden/>
          </w:rPr>
          <w:t>326</w:t>
        </w:r>
        <w:r w:rsidR="00F82E34">
          <w:rPr>
            <w:noProof/>
            <w:webHidden/>
          </w:rPr>
          <w:fldChar w:fldCharType="end"/>
        </w:r>
      </w:hyperlink>
    </w:p>
    <w:p w14:paraId="307142B8" w14:textId="77777777" w:rsidR="00F82E34" w:rsidRPr="00BE3BA1" w:rsidRDefault="00A649E2">
      <w:pPr>
        <w:pStyle w:val="3a"/>
        <w:rPr>
          <w:rFonts w:ascii="Calibri" w:eastAsia="Times New Roman" w:hAnsi="Calibri" w:cs="Arial"/>
          <w:b w:val="0"/>
          <w:noProof/>
          <w:sz w:val="22"/>
          <w:szCs w:val="22"/>
          <w:lang w:val="en-US" w:eastAsia="en-US"/>
        </w:rPr>
      </w:pPr>
      <w:hyperlink w:anchor="_Toc368050754" w:history="1">
        <w:r w:rsidR="00F82E34" w:rsidRPr="00AE7367">
          <w:rPr>
            <w:rStyle w:val="affb"/>
            <w:noProof/>
          </w:rPr>
          <w:t>21.2.4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RegExp Constructor</w:t>
        </w:r>
        <w:r w:rsidR="00F82E34">
          <w:rPr>
            <w:noProof/>
            <w:webHidden/>
          </w:rPr>
          <w:tab/>
        </w:r>
        <w:r w:rsidR="00F82E34">
          <w:rPr>
            <w:noProof/>
            <w:webHidden/>
          </w:rPr>
          <w:fldChar w:fldCharType="begin"/>
        </w:r>
        <w:r w:rsidR="00F82E34">
          <w:rPr>
            <w:noProof/>
            <w:webHidden/>
          </w:rPr>
          <w:instrText xml:space="preserve"> PAGEREF _Toc368050754 \h </w:instrText>
        </w:r>
        <w:r w:rsidR="00F82E34">
          <w:rPr>
            <w:noProof/>
            <w:webHidden/>
          </w:rPr>
        </w:r>
        <w:r w:rsidR="00F82E34">
          <w:rPr>
            <w:noProof/>
            <w:webHidden/>
          </w:rPr>
          <w:fldChar w:fldCharType="separate"/>
        </w:r>
        <w:r w:rsidR="00D433E8">
          <w:rPr>
            <w:noProof/>
            <w:webHidden/>
          </w:rPr>
          <w:t>328</w:t>
        </w:r>
        <w:r w:rsidR="00F82E34">
          <w:rPr>
            <w:noProof/>
            <w:webHidden/>
          </w:rPr>
          <w:fldChar w:fldCharType="end"/>
        </w:r>
      </w:hyperlink>
    </w:p>
    <w:p w14:paraId="041948DE" w14:textId="77777777" w:rsidR="00F82E34" w:rsidRPr="00BE3BA1" w:rsidRDefault="00A649E2">
      <w:pPr>
        <w:pStyle w:val="3a"/>
        <w:rPr>
          <w:rFonts w:ascii="Calibri" w:eastAsia="Times New Roman" w:hAnsi="Calibri" w:cs="Arial"/>
          <w:b w:val="0"/>
          <w:noProof/>
          <w:sz w:val="22"/>
          <w:szCs w:val="22"/>
          <w:lang w:val="en-US" w:eastAsia="en-US"/>
        </w:rPr>
      </w:pPr>
      <w:hyperlink w:anchor="_Toc368050755" w:history="1">
        <w:r w:rsidR="00F82E34" w:rsidRPr="00AE7367">
          <w:rPr>
            <w:rStyle w:val="affb"/>
            <w:noProof/>
          </w:rPr>
          <w:t>21.2.5</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RegExp Prototype Object</w:t>
        </w:r>
        <w:r w:rsidR="00F82E34">
          <w:rPr>
            <w:noProof/>
            <w:webHidden/>
          </w:rPr>
          <w:tab/>
        </w:r>
        <w:r w:rsidR="00F82E34">
          <w:rPr>
            <w:noProof/>
            <w:webHidden/>
          </w:rPr>
          <w:fldChar w:fldCharType="begin"/>
        </w:r>
        <w:r w:rsidR="00F82E34">
          <w:rPr>
            <w:noProof/>
            <w:webHidden/>
          </w:rPr>
          <w:instrText xml:space="preserve"> PAGEREF _Toc368050755 \h </w:instrText>
        </w:r>
        <w:r w:rsidR="00F82E34">
          <w:rPr>
            <w:noProof/>
            <w:webHidden/>
          </w:rPr>
        </w:r>
        <w:r w:rsidR="00F82E34">
          <w:rPr>
            <w:noProof/>
            <w:webHidden/>
          </w:rPr>
          <w:fldChar w:fldCharType="separate"/>
        </w:r>
        <w:r w:rsidR="00D433E8">
          <w:rPr>
            <w:noProof/>
            <w:webHidden/>
          </w:rPr>
          <w:t>328</w:t>
        </w:r>
        <w:r w:rsidR="00F82E34">
          <w:rPr>
            <w:noProof/>
            <w:webHidden/>
          </w:rPr>
          <w:fldChar w:fldCharType="end"/>
        </w:r>
      </w:hyperlink>
    </w:p>
    <w:p w14:paraId="590D0CB7" w14:textId="77777777" w:rsidR="00F82E34" w:rsidRPr="00BE3BA1" w:rsidRDefault="00A649E2">
      <w:pPr>
        <w:pStyle w:val="3a"/>
        <w:rPr>
          <w:rFonts w:ascii="Calibri" w:eastAsia="Times New Roman" w:hAnsi="Calibri" w:cs="Arial"/>
          <w:b w:val="0"/>
          <w:noProof/>
          <w:sz w:val="22"/>
          <w:szCs w:val="22"/>
          <w:lang w:val="en-US" w:eastAsia="en-US"/>
        </w:rPr>
      </w:pPr>
      <w:hyperlink w:anchor="_Toc368050756" w:history="1">
        <w:r w:rsidR="00F82E34" w:rsidRPr="00AE7367">
          <w:rPr>
            <w:rStyle w:val="affb"/>
            <w:noProof/>
          </w:rPr>
          <w:t>21.2.6</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RegExp Instances</w:t>
        </w:r>
        <w:r w:rsidR="00F82E34">
          <w:rPr>
            <w:noProof/>
            <w:webHidden/>
          </w:rPr>
          <w:tab/>
        </w:r>
        <w:r w:rsidR="00F82E34">
          <w:rPr>
            <w:noProof/>
            <w:webHidden/>
          </w:rPr>
          <w:fldChar w:fldCharType="begin"/>
        </w:r>
        <w:r w:rsidR="00F82E34">
          <w:rPr>
            <w:noProof/>
            <w:webHidden/>
          </w:rPr>
          <w:instrText xml:space="preserve"> PAGEREF _Toc368050756 \h </w:instrText>
        </w:r>
        <w:r w:rsidR="00F82E34">
          <w:rPr>
            <w:noProof/>
            <w:webHidden/>
          </w:rPr>
        </w:r>
        <w:r w:rsidR="00F82E34">
          <w:rPr>
            <w:noProof/>
            <w:webHidden/>
          </w:rPr>
          <w:fldChar w:fldCharType="separate"/>
        </w:r>
        <w:r w:rsidR="00D433E8">
          <w:rPr>
            <w:noProof/>
            <w:webHidden/>
          </w:rPr>
          <w:t>335</w:t>
        </w:r>
        <w:r w:rsidR="00F82E34">
          <w:rPr>
            <w:noProof/>
            <w:webHidden/>
          </w:rPr>
          <w:fldChar w:fldCharType="end"/>
        </w:r>
      </w:hyperlink>
    </w:p>
    <w:p w14:paraId="64ADBECA" w14:textId="77777777" w:rsidR="00F82E34" w:rsidRPr="00BE3BA1" w:rsidRDefault="00A649E2">
      <w:pPr>
        <w:pStyle w:val="12"/>
        <w:rPr>
          <w:rFonts w:ascii="Calibri" w:eastAsia="Times New Roman" w:hAnsi="Calibri" w:cs="Arial"/>
          <w:b w:val="0"/>
          <w:noProof/>
          <w:sz w:val="22"/>
          <w:szCs w:val="22"/>
          <w:lang w:val="en-US" w:eastAsia="en-US"/>
        </w:rPr>
      </w:pPr>
      <w:hyperlink w:anchor="_Toc368050757" w:history="1">
        <w:r w:rsidR="00F82E34" w:rsidRPr="00AE7367">
          <w:rPr>
            <w:rStyle w:val="affb"/>
            <w:noProof/>
          </w:rPr>
          <w:t>22</w:t>
        </w:r>
        <w:r w:rsidR="00F82E34" w:rsidRPr="00BE3BA1">
          <w:rPr>
            <w:rFonts w:ascii="Calibri" w:eastAsia="Times New Roman" w:hAnsi="Calibri" w:cs="Arial"/>
            <w:b w:val="0"/>
            <w:noProof/>
            <w:sz w:val="22"/>
            <w:szCs w:val="22"/>
            <w:lang w:val="en-US" w:eastAsia="en-US"/>
          </w:rPr>
          <w:tab/>
        </w:r>
        <w:r w:rsidR="00F82E34" w:rsidRPr="00AE7367">
          <w:rPr>
            <w:rStyle w:val="affb"/>
            <w:noProof/>
          </w:rPr>
          <w:t>Indexed Collections</w:t>
        </w:r>
        <w:r w:rsidR="00F82E34">
          <w:rPr>
            <w:noProof/>
            <w:webHidden/>
          </w:rPr>
          <w:tab/>
        </w:r>
        <w:r w:rsidR="00F82E34">
          <w:rPr>
            <w:noProof/>
            <w:webHidden/>
          </w:rPr>
          <w:fldChar w:fldCharType="begin"/>
        </w:r>
        <w:r w:rsidR="00F82E34">
          <w:rPr>
            <w:noProof/>
            <w:webHidden/>
          </w:rPr>
          <w:instrText xml:space="preserve"> PAGEREF _Toc368050757 \h </w:instrText>
        </w:r>
        <w:r w:rsidR="00F82E34">
          <w:rPr>
            <w:noProof/>
            <w:webHidden/>
          </w:rPr>
        </w:r>
        <w:r w:rsidR="00F82E34">
          <w:rPr>
            <w:noProof/>
            <w:webHidden/>
          </w:rPr>
          <w:fldChar w:fldCharType="separate"/>
        </w:r>
        <w:r w:rsidR="00D433E8">
          <w:rPr>
            <w:noProof/>
            <w:webHidden/>
          </w:rPr>
          <w:t>336</w:t>
        </w:r>
        <w:r w:rsidR="00F82E34">
          <w:rPr>
            <w:noProof/>
            <w:webHidden/>
          </w:rPr>
          <w:fldChar w:fldCharType="end"/>
        </w:r>
      </w:hyperlink>
    </w:p>
    <w:p w14:paraId="787D4450" w14:textId="77777777" w:rsidR="00F82E34" w:rsidRPr="00BE3BA1" w:rsidRDefault="00A649E2">
      <w:pPr>
        <w:pStyle w:val="2c"/>
        <w:rPr>
          <w:rFonts w:ascii="Calibri" w:eastAsia="Times New Roman" w:hAnsi="Calibri" w:cs="Arial"/>
          <w:b w:val="0"/>
          <w:noProof/>
          <w:sz w:val="22"/>
          <w:szCs w:val="22"/>
          <w:lang w:val="en-US" w:eastAsia="en-US"/>
        </w:rPr>
      </w:pPr>
      <w:hyperlink w:anchor="_Toc368050758" w:history="1">
        <w:r w:rsidR="00F82E34" w:rsidRPr="00AE7367">
          <w:rPr>
            <w:rStyle w:val="affb"/>
            <w:noProof/>
          </w:rPr>
          <w:t>22.1</w:t>
        </w:r>
        <w:r w:rsidR="00F82E34" w:rsidRPr="00BE3BA1">
          <w:rPr>
            <w:rFonts w:ascii="Calibri" w:eastAsia="Times New Roman" w:hAnsi="Calibri" w:cs="Arial"/>
            <w:b w:val="0"/>
            <w:noProof/>
            <w:sz w:val="22"/>
            <w:szCs w:val="22"/>
            <w:lang w:val="en-US" w:eastAsia="en-US"/>
          </w:rPr>
          <w:tab/>
        </w:r>
        <w:r w:rsidR="00F82E34" w:rsidRPr="00AE7367">
          <w:rPr>
            <w:rStyle w:val="affb"/>
            <w:noProof/>
          </w:rPr>
          <w:t>Array Objects</w:t>
        </w:r>
        <w:r w:rsidR="00F82E34">
          <w:rPr>
            <w:noProof/>
            <w:webHidden/>
          </w:rPr>
          <w:tab/>
        </w:r>
        <w:r w:rsidR="00F82E34">
          <w:rPr>
            <w:noProof/>
            <w:webHidden/>
          </w:rPr>
          <w:fldChar w:fldCharType="begin"/>
        </w:r>
        <w:r w:rsidR="00F82E34">
          <w:rPr>
            <w:noProof/>
            <w:webHidden/>
          </w:rPr>
          <w:instrText xml:space="preserve"> PAGEREF _Toc368050758 \h </w:instrText>
        </w:r>
        <w:r w:rsidR="00F82E34">
          <w:rPr>
            <w:noProof/>
            <w:webHidden/>
          </w:rPr>
        </w:r>
        <w:r w:rsidR="00F82E34">
          <w:rPr>
            <w:noProof/>
            <w:webHidden/>
          </w:rPr>
          <w:fldChar w:fldCharType="separate"/>
        </w:r>
        <w:r w:rsidR="00D433E8">
          <w:rPr>
            <w:noProof/>
            <w:webHidden/>
          </w:rPr>
          <w:t>336</w:t>
        </w:r>
        <w:r w:rsidR="00F82E34">
          <w:rPr>
            <w:noProof/>
            <w:webHidden/>
          </w:rPr>
          <w:fldChar w:fldCharType="end"/>
        </w:r>
      </w:hyperlink>
    </w:p>
    <w:p w14:paraId="78B2B7B5" w14:textId="77777777" w:rsidR="00F82E34" w:rsidRPr="00BE3BA1" w:rsidRDefault="00A649E2">
      <w:pPr>
        <w:pStyle w:val="3a"/>
        <w:rPr>
          <w:rFonts w:ascii="Calibri" w:eastAsia="Times New Roman" w:hAnsi="Calibri" w:cs="Arial"/>
          <w:b w:val="0"/>
          <w:noProof/>
          <w:sz w:val="22"/>
          <w:szCs w:val="22"/>
          <w:lang w:val="en-US" w:eastAsia="en-US"/>
        </w:rPr>
      </w:pPr>
      <w:hyperlink w:anchor="_Toc368050759" w:history="1">
        <w:r w:rsidR="00F82E34" w:rsidRPr="00AE7367">
          <w:rPr>
            <w:rStyle w:val="affb"/>
            <w:noProof/>
          </w:rPr>
          <w:t>22.1.1</w:t>
        </w:r>
        <w:r w:rsidR="00F82E34" w:rsidRPr="00BE3BA1">
          <w:rPr>
            <w:rFonts w:ascii="Calibri" w:eastAsia="Times New Roman" w:hAnsi="Calibri" w:cs="Arial"/>
            <w:b w:val="0"/>
            <w:noProof/>
            <w:sz w:val="22"/>
            <w:szCs w:val="22"/>
            <w:lang w:val="en-US" w:eastAsia="en-US"/>
          </w:rPr>
          <w:tab/>
        </w:r>
        <w:r w:rsidR="00F82E34" w:rsidRPr="00AE7367">
          <w:rPr>
            <w:rStyle w:val="affb"/>
            <w:noProof/>
          </w:rPr>
          <w:t>The Array Constructor</w:t>
        </w:r>
        <w:r w:rsidR="00F82E34">
          <w:rPr>
            <w:noProof/>
            <w:webHidden/>
          </w:rPr>
          <w:tab/>
        </w:r>
        <w:r w:rsidR="00F82E34">
          <w:rPr>
            <w:noProof/>
            <w:webHidden/>
          </w:rPr>
          <w:fldChar w:fldCharType="begin"/>
        </w:r>
        <w:r w:rsidR="00F82E34">
          <w:rPr>
            <w:noProof/>
            <w:webHidden/>
          </w:rPr>
          <w:instrText xml:space="preserve"> PAGEREF _Toc368050759 \h </w:instrText>
        </w:r>
        <w:r w:rsidR="00F82E34">
          <w:rPr>
            <w:noProof/>
            <w:webHidden/>
          </w:rPr>
        </w:r>
        <w:r w:rsidR="00F82E34">
          <w:rPr>
            <w:noProof/>
            <w:webHidden/>
          </w:rPr>
          <w:fldChar w:fldCharType="separate"/>
        </w:r>
        <w:r w:rsidR="00D433E8">
          <w:rPr>
            <w:noProof/>
            <w:webHidden/>
          </w:rPr>
          <w:t>336</w:t>
        </w:r>
        <w:r w:rsidR="00F82E34">
          <w:rPr>
            <w:noProof/>
            <w:webHidden/>
          </w:rPr>
          <w:fldChar w:fldCharType="end"/>
        </w:r>
      </w:hyperlink>
    </w:p>
    <w:p w14:paraId="7B3E8453" w14:textId="77777777" w:rsidR="00F82E34" w:rsidRPr="00BE3BA1" w:rsidRDefault="00A649E2">
      <w:pPr>
        <w:pStyle w:val="3a"/>
        <w:rPr>
          <w:rFonts w:ascii="Calibri" w:eastAsia="Times New Roman" w:hAnsi="Calibri" w:cs="Arial"/>
          <w:b w:val="0"/>
          <w:noProof/>
          <w:sz w:val="22"/>
          <w:szCs w:val="22"/>
          <w:lang w:val="en-US" w:eastAsia="en-US"/>
        </w:rPr>
      </w:pPr>
      <w:hyperlink w:anchor="_Toc368050760" w:history="1">
        <w:r w:rsidR="00F82E34" w:rsidRPr="00AE7367">
          <w:rPr>
            <w:rStyle w:val="affb"/>
            <w:noProof/>
          </w:rPr>
          <w:t>22.1.2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Array Constructor</w:t>
        </w:r>
        <w:r w:rsidR="00F82E34">
          <w:rPr>
            <w:noProof/>
            <w:webHidden/>
          </w:rPr>
          <w:tab/>
        </w:r>
        <w:r w:rsidR="00F82E34">
          <w:rPr>
            <w:noProof/>
            <w:webHidden/>
          </w:rPr>
          <w:fldChar w:fldCharType="begin"/>
        </w:r>
        <w:r w:rsidR="00F82E34">
          <w:rPr>
            <w:noProof/>
            <w:webHidden/>
          </w:rPr>
          <w:instrText xml:space="preserve"> PAGEREF _Toc368050760 \h </w:instrText>
        </w:r>
        <w:r w:rsidR="00F82E34">
          <w:rPr>
            <w:noProof/>
            <w:webHidden/>
          </w:rPr>
        </w:r>
        <w:r w:rsidR="00F82E34">
          <w:rPr>
            <w:noProof/>
            <w:webHidden/>
          </w:rPr>
          <w:fldChar w:fldCharType="separate"/>
        </w:r>
        <w:r w:rsidR="00D433E8">
          <w:rPr>
            <w:noProof/>
            <w:webHidden/>
          </w:rPr>
          <w:t>337</w:t>
        </w:r>
        <w:r w:rsidR="00F82E34">
          <w:rPr>
            <w:noProof/>
            <w:webHidden/>
          </w:rPr>
          <w:fldChar w:fldCharType="end"/>
        </w:r>
      </w:hyperlink>
    </w:p>
    <w:p w14:paraId="286761CF" w14:textId="77777777" w:rsidR="00F82E34" w:rsidRPr="00BE3BA1" w:rsidRDefault="00A649E2">
      <w:pPr>
        <w:pStyle w:val="3a"/>
        <w:rPr>
          <w:rFonts w:ascii="Calibri" w:eastAsia="Times New Roman" w:hAnsi="Calibri" w:cs="Arial"/>
          <w:b w:val="0"/>
          <w:noProof/>
          <w:sz w:val="22"/>
          <w:szCs w:val="22"/>
          <w:lang w:val="en-US" w:eastAsia="en-US"/>
        </w:rPr>
      </w:pPr>
      <w:hyperlink w:anchor="_Toc368050761" w:history="1">
        <w:r w:rsidR="00F82E34" w:rsidRPr="00AE7367">
          <w:rPr>
            <w:rStyle w:val="affb"/>
            <w:noProof/>
          </w:rPr>
          <w:t>22.1.3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Array Prototype Object</w:t>
        </w:r>
        <w:r w:rsidR="00F82E34">
          <w:rPr>
            <w:noProof/>
            <w:webHidden/>
          </w:rPr>
          <w:tab/>
        </w:r>
        <w:r w:rsidR="00F82E34">
          <w:rPr>
            <w:noProof/>
            <w:webHidden/>
          </w:rPr>
          <w:fldChar w:fldCharType="begin"/>
        </w:r>
        <w:r w:rsidR="00F82E34">
          <w:rPr>
            <w:noProof/>
            <w:webHidden/>
          </w:rPr>
          <w:instrText xml:space="preserve"> PAGEREF _Toc368050761 \h </w:instrText>
        </w:r>
        <w:r w:rsidR="00F82E34">
          <w:rPr>
            <w:noProof/>
            <w:webHidden/>
          </w:rPr>
        </w:r>
        <w:r w:rsidR="00F82E34">
          <w:rPr>
            <w:noProof/>
            <w:webHidden/>
          </w:rPr>
          <w:fldChar w:fldCharType="separate"/>
        </w:r>
        <w:r w:rsidR="00D433E8">
          <w:rPr>
            <w:noProof/>
            <w:webHidden/>
          </w:rPr>
          <w:t>340</w:t>
        </w:r>
        <w:r w:rsidR="00F82E34">
          <w:rPr>
            <w:noProof/>
            <w:webHidden/>
          </w:rPr>
          <w:fldChar w:fldCharType="end"/>
        </w:r>
      </w:hyperlink>
    </w:p>
    <w:p w14:paraId="21200D34" w14:textId="77777777" w:rsidR="00F82E34" w:rsidRPr="00BE3BA1" w:rsidRDefault="00A649E2">
      <w:pPr>
        <w:pStyle w:val="3a"/>
        <w:rPr>
          <w:rFonts w:ascii="Calibri" w:eastAsia="Times New Roman" w:hAnsi="Calibri" w:cs="Arial"/>
          <w:b w:val="0"/>
          <w:noProof/>
          <w:sz w:val="22"/>
          <w:szCs w:val="22"/>
          <w:lang w:val="en-US" w:eastAsia="en-US"/>
        </w:rPr>
      </w:pPr>
      <w:hyperlink w:anchor="_Toc368050762" w:history="1">
        <w:r w:rsidR="00F82E34" w:rsidRPr="00AE7367">
          <w:rPr>
            <w:rStyle w:val="affb"/>
            <w:noProof/>
          </w:rPr>
          <w:t>22.1.4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Array Instances</w:t>
        </w:r>
        <w:r w:rsidR="00F82E34">
          <w:rPr>
            <w:noProof/>
            <w:webHidden/>
          </w:rPr>
          <w:tab/>
        </w:r>
        <w:r w:rsidR="00F82E34">
          <w:rPr>
            <w:noProof/>
            <w:webHidden/>
          </w:rPr>
          <w:fldChar w:fldCharType="begin"/>
        </w:r>
        <w:r w:rsidR="00F82E34">
          <w:rPr>
            <w:noProof/>
            <w:webHidden/>
          </w:rPr>
          <w:instrText xml:space="preserve"> PAGEREF _Toc368050762 \h </w:instrText>
        </w:r>
        <w:r w:rsidR="00F82E34">
          <w:rPr>
            <w:noProof/>
            <w:webHidden/>
          </w:rPr>
        </w:r>
        <w:r w:rsidR="00F82E34">
          <w:rPr>
            <w:noProof/>
            <w:webHidden/>
          </w:rPr>
          <w:fldChar w:fldCharType="separate"/>
        </w:r>
        <w:r w:rsidR="00D433E8">
          <w:rPr>
            <w:noProof/>
            <w:webHidden/>
          </w:rPr>
          <w:t>364</w:t>
        </w:r>
        <w:r w:rsidR="00F82E34">
          <w:rPr>
            <w:noProof/>
            <w:webHidden/>
          </w:rPr>
          <w:fldChar w:fldCharType="end"/>
        </w:r>
      </w:hyperlink>
    </w:p>
    <w:p w14:paraId="65A756E9" w14:textId="77777777" w:rsidR="00F82E34" w:rsidRPr="00BE3BA1" w:rsidRDefault="00A649E2">
      <w:pPr>
        <w:pStyle w:val="3a"/>
        <w:rPr>
          <w:rFonts w:ascii="Calibri" w:eastAsia="Times New Roman" w:hAnsi="Calibri" w:cs="Arial"/>
          <w:b w:val="0"/>
          <w:noProof/>
          <w:sz w:val="22"/>
          <w:szCs w:val="22"/>
          <w:lang w:val="en-US" w:eastAsia="en-US"/>
        </w:rPr>
      </w:pPr>
      <w:hyperlink w:anchor="_Toc368050763" w:history="1">
        <w:r w:rsidR="00F82E34" w:rsidRPr="00AE7367">
          <w:rPr>
            <w:rStyle w:val="affb"/>
            <w:noProof/>
          </w:rPr>
          <w:t>22.1.5</w:t>
        </w:r>
        <w:r w:rsidR="00F82E34" w:rsidRPr="00BE3BA1">
          <w:rPr>
            <w:rFonts w:ascii="Calibri" w:eastAsia="Times New Roman" w:hAnsi="Calibri" w:cs="Arial"/>
            <w:b w:val="0"/>
            <w:noProof/>
            <w:sz w:val="22"/>
            <w:szCs w:val="22"/>
            <w:lang w:val="en-US" w:eastAsia="en-US"/>
          </w:rPr>
          <w:tab/>
        </w:r>
        <w:r w:rsidR="00F82E34" w:rsidRPr="00AE7367">
          <w:rPr>
            <w:rStyle w:val="affb"/>
            <w:noProof/>
          </w:rPr>
          <w:t>Array Iterator Object Structure</w:t>
        </w:r>
        <w:r w:rsidR="00F82E34">
          <w:rPr>
            <w:noProof/>
            <w:webHidden/>
          </w:rPr>
          <w:tab/>
        </w:r>
        <w:r w:rsidR="00F82E34">
          <w:rPr>
            <w:noProof/>
            <w:webHidden/>
          </w:rPr>
          <w:fldChar w:fldCharType="begin"/>
        </w:r>
        <w:r w:rsidR="00F82E34">
          <w:rPr>
            <w:noProof/>
            <w:webHidden/>
          </w:rPr>
          <w:instrText xml:space="preserve"> PAGEREF _Toc368050763 \h </w:instrText>
        </w:r>
        <w:r w:rsidR="00F82E34">
          <w:rPr>
            <w:noProof/>
            <w:webHidden/>
          </w:rPr>
        </w:r>
        <w:r w:rsidR="00F82E34">
          <w:rPr>
            <w:noProof/>
            <w:webHidden/>
          </w:rPr>
          <w:fldChar w:fldCharType="separate"/>
        </w:r>
        <w:r w:rsidR="00D433E8">
          <w:rPr>
            <w:noProof/>
            <w:webHidden/>
          </w:rPr>
          <w:t>364</w:t>
        </w:r>
        <w:r w:rsidR="00F82E34">
          <w:rPr>
            <w:noProof/>
            <w:webHidden/>
          </w:rPr>
          <w:fldChar w:fldCharType="end"/>
        </w:r>
      </w:hyperlink>
    </w:p>
    <w:p w14:paraId="5FBE0C5F" w14:textId="77777777" w:rsidR="00F82E34" w:rsidRPr="00BE3BA1" w:rsidRDefault="00A649E2">
      <w:pPr>
        <w:pStyle w:val="2c"/>
        <w:rPr>
          <w:rFonts w:ascii="Calibri" w:eastAsia="Times New Roman" w:hAnsi="Calibri" w:cs="Arial"/>
          <w:b w:val="0"/>
          <w:noProof/>
          <w:sz w:val="22"/>
          <w:szCs w:val="22"/>
          <w:lang w:val="en-US" w:eastAsia="en-US"/>
        </w:rPr>
      </w:pPr>
      <w:hyperlink w:anchor="_Toc368050764" w:history="1">
        <w:r w:rsidR="00F82E34" w:rsidRPr="00AE7367">
          <w:rPr>
            <w:rStyle w:val="affb"/>
            <w:noProof/>
          </w:rPr>
          <w:t>22.2</w:t>
        </w:r>
        <w:r w:rsidR="00F82E34" w:rsidRPr="00BE3BA1">
          <w:rPr>
            <w:rFonts w:ascii="Calibri" w:eastAsia="Times New Roman" w:hAnsi="Calibri" w:cs="Arial"/>
            <w:b w:val="0"/>
            <w:noProof/>
            <w:sz w:val="22"/>
            <w:szCs w:val="22"/>
            <w:lang w:val="en-US" w:eastAsia="en-US"/>
          </w:rPr>
          <w:tab/>
        </w:r>
        <w:r w:rsidR="00F82E34" w:rsidRPr="00AE7367">
          <w:rPr>
            <w:rStyle w:val="affb"/>
            <w:i/>
            <w:noProof/>
          </w:rPr>
          <w:t>TypedArray</w:t>
        </w:r>
        <w:r w:rsidR="00F82E34" w:rsidRPr="00AE7367">
          <w:rPr>
            <w:rStyle w:val="affb"/>
            <w:noProof/>
          </w:rPr>
          <w:t xml:space="preserve"> Objects</w:t>
        </w:r>
        <w:r w:rsidR="00F82E34">
          <w:rPr>
            <w:noProof/>
            <w:webHidden/>
          </w:rPr>
          <w:tab/>
        </w:r>
        <w:r w:rsidR="00F82E34">
          <w:rPr>
            <w:noProof/>
            <w:webHidden/>
          </w:rPr>
          <w:fldChar w:fldCharType="begin"/>
        </w:r>
        <w:r w:rsidR="00F82E34">
          <w:rPr>
            <w:noProof/>
            <w:webHidden/>
          </w:rPr>
          <w:instrText xml:space="preserve"> PAGEREF _Toc368050764 \h </w:instrText>
        </w:r>
        <w:r w:rsidR="00F82E34">
          <w:rPr>
            <w:noProof/>
            <w:webHidden/>
          </w:rPr>
        </w:r>
        <w:r w:rsidR="00F82E34">
          <w:rPr>
            <w:noProof/>
            <w:webHidden/>
          </w:rPr>
          <w:fldChar w:fldCharType="separate"/>
        </w:r>
        <w:r w:rsidR="00D433E8">
          <w:rPr>
            <w:noProof/>
            <w:webHidden/>
          </w:rPr>
          <w:t>366</w:t>
        </w:r>
        <w:r w:rsidR="00F82E34">
          <w:rPr>
            <w:noProof/>
            <w:webHidden/>
          </w:rPr>
          <w:fldChar w:fldCharType="end"/>
        </w:r>
      </w:hyperlink>
    </w:p>
    <w:p w14:paraId="18ED8FA7" w14:textId="77777777" w:rsidR="00F82E34" w:rsidRPr="00BE3BA1" w:rsidRDefault="00A649E2">
      <w:pPr>
        <w:pStyle w:val="3a"/>
        <w:rPr>
          <w:rFonts w:ascii="Calibri" w:eastAsia="Times New Roman" w:hAnsi="Calibri" w:cs="Arial"/>
          <w:b w:val="0"/>
          <w:noProof/>
          <w:sz w:val="22"/>
          <w:szCs w:val="22"/>
          <w:lang w:val="en-US" w:eastAsia="en-US"/>
        </w:rPr>
      </w:pPr>
      <w:hyperlink w:anchor="_Toc368050765" w:history="1">
        <w:r w:rsidR="00F82E34" w:rsidRPr="00AE7367">
          <w:rPr>
            <w:rStyle w:val="affb"/>
            <w:noProof/>
          </w:rPr>
          <w:t>22.2.1</w:t>
        </w:r>
        <w:r w:rsidR="00F82E34" w:rsidRPr="00BE3BA1">
          <w:rPr>
            <w:rFonts w:ascii="Calibri" w:eastAsia="Times New Roman" w:hAnsi="Calibri" w:cs="Arial"/>
            <w:b w:val="0"/>
            <w:noProof/>
            <w:sz w:val="22"/>
            <w:szCs w:val="22"/>
            <w:lang w:val="en-US" w:eastAsia="en-US"/>
          </w:rPr>
          <w:tab/>
        </w:r>
        <w:r w:rsidR="00F82E34" w:rsidRPr="00AE7367">
          <w:rPr>
            <w:rStyle w:val="affb"/>
            <w:noProof/>
          </w:rPr>
          <w:t>The %</w:t>
        </w:r>
        <w:r w:rsidR="00F82E34" w:rsidRPr="00AE7367">
          <w:rPr>
            <w:rStyle w:val="affb"/>
            <w:iCs/>
            <w:noProof/>
          </w:rPr>
          <w:t>TypedArray%</w:t>
        </w:r>
        <w:r w:rsidR="00F82E34" w:rsidRPr="00AE7367">
          <w:rPr>
            <w:rStyle w:val="affb"/>
            <w:noProof/>
          </w:rPr>
          <w:t xml:space="preserve"> Intrinsic Object</w:t>
        </w:r>
        <w:r w:rsidR="00F82E34">
          <w:rPr>
            <w:noProof/>
            <w:webHidden/>
          </w:rPr>
          <w:tab/>
        </w:r>
        <w:r w:rsidR="00F82E34">
          <w:rPr>
            <w:noProof/>
            <w:webHidden/>
          </w:rPr>
          <w:fldChar w:fldCharType="begin"/>
        </w:r>
        <w:r w:rsidR="00F82E34">
          <w:rPr>
            <w:noProof/>
            <w:webHidden/>
          </w:rPr>
          <w:instrText xml:space="preserve"> PAGEREF _Toc368050765 \h </w:instrText>
        </w:r>
        <w:r w:rsidR="00F82E34">
          <w:rPr>
            <w:noProof/>
            <w:webHidden/>
          </w:rPr>
        </w:r>
        <w:r w:rsidR="00F82E34">
          <w:rPr>
            <w:noProof/>
            <w:webHidden/>
          </w:rPr>
          <w:fldChar w:fldCharType="separate"/>
        </w:r>
        <w:r w:rsidR="00D433E8">
          <w:rPr>
            <w:noProof/>
            <w:webHidden/>
          </w:rPr>
          <w:t>366</w:t>
        </w:r>
        <w:r w:rsidR="00F82E34">
          <w:rPr>
            <w:noProof/>
            <w:webHidden/>
          </w:rPr>
          <w:fldChar w:fldCharType="end"/>
        </w:r>
      </w:hyperlink>
    </w:p>
    <w:p w14:paraId="6CACA5CC" w14:textId="77777777" w:rsidR="00F82E34" w:rsidRPr="00BE3BA1" w:rsidRDefault="00A649E2">
      <w:pPr>
        <w:pStyle w:val="3a"/>
        <w:rPr>
          <w:rFonts w:ascii="Calibri" w:eastAsia="Times New Roman" w:hAnsi="Calibri" w:cs="Arial"/>
          <w:b w:val="0"/>
          <w:noProof/>
          <w:sz w:val="22"/>
          <w:szCs w:val="22"/>
          <w:lang w:val="en-US" w:eastAsia="en-US"/>
        </w:rPr>
      </w:pPr>
      <w:hyperlink w:anchor="_Toc368050766" w:history="1">
        <w:r w:rsidR="00F82E34" w:rsidRPr="00AE7367">
          <w:rPr>
            <w:rStyle w:val="affb"/>
            <w:noProof/>
          </w:rPr>
          <w:t>22.2.2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%TypedArray%</w:t>
        </w:r>
        <w:r w:rsidR="00F82E34" w:rsidRPr="00AE7367">
          <w:rPr>
            <w:rStyle w:val="affb"/>
            <w:iCs/>
            <w:noProof/>
          </w:rPr>
          <w:t xml:space="preserve"> Intrinsic Object</w:t>
        </w:r>
        <w:r w:rsidR="00F82E34">
          <w:rPr>
            <w:noProof/>
            <w:webHidden/>
          </w:rPr>
          <w:tab/>
        </w:r>
        <w:r w:rsidR="00F82E34">
          <w:rPr>
            <w:noProof/>
            <w:webHidden/>
          </w:rPr>
          <w:fldChar w:fldCharType="begin"/>
        </w:r>
        <w:r w:rsidR="00F82E34">
          <w:rPr>
            <w:noProof/>
            <w:webHidden/>
          </w:rPr>
          <w:instrText xml:space="preserve"> PAGEREF _Toc368050766 \h </w:instrText>
        </w:r>
        <w:r w:rsidR="00F82E34">
          <w:rPr>
            <w:noProof/>
            <w:webHidden/>
          </w:rPr>
        </w:r>
        <w:r w:rsidR="00F82E34">
          <w:rPr>
            <w:noProof/>
            <w:webHidden/>
          </w:rPr>
          <w:fldChar w:fldCharType="separate"/>
        </w:r>
        <w:r w:rsidR="00D433E8">
          <w:rPr>
            <w:noProof/>
            <w:webHidden/>
          </w:rPr>
          <w:t>369</w:t>
        </w:r>
        <w:r w:rsidR="00F82E34">
          <w:rPr>
            <w:noProof/>
            <w:webHidden/>
          </w:rPr>
          <w:fldChar w:fldCharType="end"/>
        </w:r>
      </w:hyperlink>
    </w:p>
    <w:p w14:paraId="366182CA" w14:textId="77777777" w:rsidR="00F82E34" w:rsidRPr="00BE3BA1" w:rsidRDefault="00A649E2">
      <w:pPr>
        <w:pStyle w:val="3a"/>
        <w:rPr>
          <w:rFonts w:ascii="Calibri" w:eastAsia="Times New Roman" w:hAnsi="Calibri" w:cs="Arial"/>
          <w:b w:val="0"/>
          <w:noProof/>
          <w:sz w:val="22"/>
          <w:szCs w:val="22"/>
          <w:lang w:val="en-US" w:eastAsia="en-US"/>
        </w:rPr>
      </w:pPr>
      <w:hyperlink w:anchor="_Toc368050767" w:history="1">
        <w:r w:rsidR="00F82E34" w:rsidRPr="00AE7367">
          <w:rPr>
            <w:rStyle w:val="affb"/>
            <w:noProof/>
          </w:rPr>
          <w:t>22.2.3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%TypedArrayPrototype% Object</w:t>
        </w:r>
        <w:r w:rsidR="00F82E34">
          <w:rPr>
            <w:noProof/>
            <w:webHidden/>
          </w:rPr>
          <w:tab/>
        </w:r>
        <w:r w:rsidR="00F82E34">
          <w:rPr>
            <w:noProof/>
            <w:webHidden/>
          </w:rPr>
          <w:fldChar w:fldCharType="begin"/>
        </w:r>
        <w:r w:rsidR="00F82E34">
          <w:rPr>
            <w:noProof/>
            <w:webHidden/>
          </w:rPr>
          <w:instrText xml:space="preserve"> PAGEREF _Toc368050767 \h </w:instrText>
        </w:r>
        <w:r w:rsidR="00F82E34">
          <w:rPr>
            <w:noProof/>
            <w:webHidden/>
          </w:rPr>
        </w:r>
        <w:r w:rsidR="00F82E34">
          <w:rPr>
            <w:noProof/>
            <w:webHidden/>
          </w:rPr>
          <w:fldChar w:fldCharType="separate"/>
        </w:r>
        <w:r w:rsidR="00D433E8">
          <w:rPr>
            <w:noProof/>
            <w:webHidden/>
          </w:rPr>
          <w:t>371</w:t>
        </w:r>
        <w:r w:rsidR="00F82E34">
          <w:rPr>
            <w:noProof/>
            <w:webHidden/>
          </w:rPr>
          <w:fldChar w:fldCharType="end"/>
        </w:r>
      </w:hyperlink>
    </w:p>
    <w:p w14:paraId="55E346A3" w14:textId="77777777" w:rsidR="00F82E34" w:rsidRPr="00BE3BA1" w:rsidRDefault="00A649E2">
      <w:pPr>
        <w:pStyle w:val="3a"/>
        <w:rPr>
          <w:rFonts w:ascii="Calibri" w:eastAsia="Times New Roman" w:hAnsi="Calibri" w:cs="Arial"/>
          <w:b w:val="0"/>
          <w:noProof/>
          <w:sz w:val="22"/>
          <w:szCs w:val="22"/>
          <w:lang w:val="en-US" w:eastAsia="en-US"/>
        </w:rPr>
      </w:pPr>
      <w:hyperlink w:anchor="_Toc368050768" w:history="1">
        <w:r w:rsidR="00F82E34" w:rsidRPr="00AE7367">
          <w:rPr>
            <w:rStyle w:val="affb"/>
            <w:noProof/>
          </w:rPr>
          <w:t>22.2.4</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i/>
            <w:noProof/>
          </w:rPr>
          <w:t>TypedArray</w:t>
        </w:r>
        <w:r w:rsidR="00F82E34" w:rsidRPr="00AE7367">
          <w:rPr>
            <w:rStyle w:val="affb"/>
            <w:noProof/>
          </w:rPr>
          <w:t xml:space="preserve"> Constructors</w:t>
        </w:r>
        <w:r w:rsidR="00F82E34">
          <w:rPr>
            <w:noProof/>
            <w:webHidden/>
          </w:rPr>
          <w:tab/>
        </w:r>
        <w:r w:rsidR="00F82E34">
          <w:rPr>
            <w:noProof/>
            <w:webHidden/>
          </w:rPr>
          <w:fldChar w:fldCharType="begin"/>
        </w:r>
        <w:r w:rsidR="00F82E34">
          <w:rPr>
            <w:noProof/>
            <w:webHidden/>
          </w:rPr>
          <w:instrText xml:space="preserve"> PAGEREF _Toc368050768 \h </w:instrText>
        </w:r>
        <w:r w:rsidR="00F82E34">
          <w:rPr>
            <w:noProof/>
            <w:webHidden/>
          </w:rPr>
        </w:r>
        <w:r w:rsidR="00F82E34">
          <w:rPr>
            <w:noProof/>
            <w:webHidden/>
          </w:rPr>
          <w:fldChar w:fldCharType="separate"/>
        </w:r>
        <w:r w:rsidR="00D433E8">
          <w:rPr>
            <w:noProof/>
            <w:webHidden/>
          </w:rPr>
          <w:t>381</w:t>
        </w:r>
        <w:r w:rsidR="00F82E34">
          <w:rPr>
            <w:noProof/>
            <w:webHidden/>
          </w:rPr>
          <w:fldChar w:fldCharType="end"/>
        </w:r>
      </w:hyperlink>
    </w:p>
    <w:p w14:paraId="0B19D175" w14:textId="77777777" w:rsidR="00F82E34" w:rsidRPr="00BE3BA1" w:rsidRDefault="00A649E2">
      <w:pPr>
        <w:pStyle w:val="3a"/>
        <w:rPr>
          <w:rFonts w:ascii="Calibri" w:eastAsia="Times New Roman" w:hAnsi="Calibri" w:cs="Arial"/>
          <w:b w:val="0"/>
          <w:noProof/>
          <w:sz w:val="22"/>
          <w:szCs w:val="22"/>
          <w:lang w:val="en-US" w:eastAsia="en-US"/>
        </w:rPr>
      </w:pPr>
      <w:hyperlink w:anchor="_Toc368050769" w:history="1">
        <w:r w:rsidR="00F82E34" w:rsidRPr="00AE7367">
          <w:rPr>
            <w:rStyle w:val="affb"/>
            <w:noProof/>
          </w:rPr>
          <w:t>22.2.5</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Properties of the </w:t>
        </w:r>
        <w:r w:rsidR="00F82E34" w:rsidRPr="00AE7367">
          <w:rPr>
            <w:rStyle w:val="affb"/>
            <w:i/>
            <w:noProof/>
          </w:rPr>
          <w:t>TypedArray</w:t>
        </w:r>
        <w:r w:rsidR="00F82E34" w:rsidRPr="00AE7367">
          <w:rPr>
            <w:rStyle w:val="affb"/>
            <w:noProof/>
          </w:rPr>
          <w:t xml:space="preserve"> Constructors</w:t>
        </w:r>
        <w:r w:rsidR="00F82E34">
          <w:rPr>
            <w:noProof/>
            <w:webHidden/>
          </w:rPr>
          <w:tab/>
        </w:r>
        <w:r w:rsidR="00F82E34">
          <w:rPr>
            <w:noProof/>
            <w:webHidden/>
          </w:rPr>
          <w:fldChar w:fldCharType="begin"/>
        </w:r>
        <w:r w:rsidR="00F82E34">
          <w:rPr>
            <w:noProof/>
            <w:webHidden/>
          </w:rPr>
          <w:instrText xml:space="preserve"> PAGEREF _Toc368050769 \h </w:instrText>
        </w:r>
        <w:r w:rsidR="00F82E34">
          <w:rPr>
            <w:noProof/>
            <w:webHidden/>
          </w:rPr>
        </w:r>
        <w:r w:rsidR="00F82E34">
          <w:rPr>
            <w:noProof/>
            <w:webHidden/>
          </w:rPr>
          <w:fldChar w:fldCharType="separate"/>
        </w:r>
        <w:r w:rsidR="00D433E8">
          <w:rPr>
            <w:noProof/>
            <w:webHidden/>
          </w:rPr>
          <w:t>382</w:t>
        </w:r>
        <w:r w:rsidR="00F82E34">
          <w:rPr>
            <w:noProof/>
            <w:webHidden/>
          </w:rPr>
          <w:fldChar w:fldCharType="end"/>
        </w:r>
      </w:hyperlink>
    </w:p>
    <w:p w14:paraId="78851ABD" w14:textId="77777777" w:rsidR="00F82E34" w:rsidRPr="00BE3BA1" w:rsidRDefault="00A649E2">
      <w:pPr>
        <w:pStyle w:val="3a"/>
        <w:rPr>
          <w:rFonts w:ascii="Calibri" w:eastAsia="Times New Roman" w:hAnsi="Calibri" w:cs="Arial"/>
          <w:b w:val="0"/>
          <w:noProof/>
          <w:sz w:val="22"/>
          <w:szCs w:val="22"/>
          <w:lang w:val="en-US" w:eastAsia="en-US"/>
        </w:rPr>
      </w:pPr>
      <w:hyperlink w:anchor="_Toc368050770" w:history="1">
        <w:r w:rsidR="00F82E34" w:rsidRPr="00AE7367">
          <w:rPr>
            <w:rStyle w:val="affb"/>
            <w:noProof/>
          </w:rPr>
          <w:t>22.2.6</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Properties of </w:t>
        </w:r>
        <w:r w:rsidR="00F82E34" w:rsidRPr="00AE7367">
          <w:rPr>
            <w:rStyle w:val="affb"/>
            <w:i/>
            <w:noProof/>
          </w:rPr>
          <w:t>TypedArray</w:t>
        </w:r>
        <w:r w:rsidR="00F82E34" w:rsidRPr="00AE7367">
          <w:rPr>
            <w:rStyle w:val="affb"/>
            <w:noProof/>
          </w:rPr>
          <w:t xml:space="preserve"> Prototype Objects</w:t>
        </w:r>
        <w:r w:rsidR="00F82E34">
          <w:rPr>
            <w:noProof/>
            <w:webHidden/>
          </w:rPr>
          <w:tab/>
        </w:r>
        <w:r w:rsidR="00F82E34">
          <w:rPr>
            <w:noProof/>
            <w:webHidden/>
          </w:rPr>
          <w:fldChar w:fldCharType="begin"/>
        </w:r>
        <w:r w:rsidR="00F82E34">
          <w:rPr>
            <w:noProof/>
            <w:webHidden/>
          </w:rPr>
          <w:instrText xml:space="preserve"> PAGEREF _Toc368050770 \h </w:instrText>
        </w:r>
        <w:r w:rsidR="00F82E34">
          <w:rPr>
            <w:noProof/>
            <w:webHidden/>
          </w:rPr>
        </w:r>
        <w:r w:rsidR="00F82E34">
          <w:rPr>
            <w:noProof/>
            <w:webHidden/>
          </w:rPr>
          <w:fldChar w:fldCharType="separate"/>
        </w:r>
        <w:r w:rsidR="00D433E8">
          <w:rPr>
            <w:noProof/>
            <w:webHidden/>
          </w:rPr>
          <w:t>382</w:t>
        </w:r>
        <w:r w:rsidR="00F82E34">
          <w:rPr>
            <w:noProof/>
            <w:webHidden/>
          </w:rPr>
          <w:fldChar w:fldCharType="end"/>
        </w:r>
      </w:hyperlink>
    </w:p>
    <w:p w14:paraId="255FCF6E" w14:textId="77777777" w:rsidR="00F82E34" w:rsidRPr="00BE3BA1" w:rsidRDefault="00A649E2">
      <w:pPr>
        <w:pStyle w:val="3a"/>
        <w:rPr>
          <w:rFonts w:ascii="Calibri" w:eastAsia="Times New Roman" w:hAnsi="Calibri" w:cs="Arial"/>
          <w:b w:val="0"/>
          <w:noProof/>
          <w:sz w:val="22"/>
          <w:szCs w:val="22"/>
          <w:lang w:val="en-US" w:eastAsia="en-US"/>
        </w:rPr>
      </w:pPr>
      <w:hyperlink w:anchor="_Toc368050771" w:history="1">
        <w:r w:rsidR="00F82E34" w:rsidRPr="00AE7367">
          <w:rPr>
            <w:rStyle w:val="affb"/>
            <w:noProof/>
          </w:rPr>
          <w:t>22.2.7</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Properties of </w:t>
        </w:r>
        <w:r w:rsidR="00F82E34" w:rsidRPr="00AE7367">
          <w:rPr>
            <w:rStyle w:val="affb"/>
            <w:i/>
            <w:noProof/>
          </w:rPr>
          <w:t>TypedArray</w:t>
        </w:r>
        <w:r w:rsidR="00F82E34" w:rsidRPr="00AE7367">
          <w:rPr>
            <w:rStyle w:val="affb"/>
            <w:noProof/>
          </w:rPr>
          <w:t xml:space="preserve"> Instances</w:t>
        </w:r>
        <w:r w:rsidR="00F82E34">
          <w:rPr>
            <w:noProof/>
            <w:webHidden/>
          </w:rPr>
          <w:tab/>
        </w:r>
        <w:r w:rsidR="00F82E34">
          <w:rPr>
            <w:noProof/>
            <w:webHidden/>
          </w:rPr>
          <w:fldChar w:fldCharType="begin"/>
        </w:r>
        <w:r w:rsidR="00F82E34">
          <w:rPr>
            <w:noProof/>
            <w:webHidden/>
          </w:rPr>
          <w:instrText xml:space="preserve"> PAGEREF _Toc368050771 \h </w:instrText>
        </w:r>
        <w:r w:rsidR="00F82E34">
          <w:rPr>
            <w:noProof/>
            <w:webHidden/>
          </w:rPr>
        </w:r>
        <w:r w:rsidR="00F82E34">
          <w:rPr>
            <w:noProof/>
            <w:webHidden/>
          </w:rPr>
          <w:fldChar w:fldCharType="separate"/>
        </w:r>
        <w:r w:rsidR="00D433E8">
          <w:rPr>
            <w:noProof/>
            <w:webHidden/>
          </w:rPr>
          <w:t>382</w:t>
        </w:r>
        <w:r w:rsidR="00F82E34">
          <w:rPr>
            <w:noProof/>
            <w:webHidden/>
          </w:rPr>
          <w:fldChar w:fldCharType="end"/>
        </w:r>
      </w:hyperlink>
    </w:p>
    <w:p w14:paraId="67A571B8" w14:textId="77777777" w:rsidR="00F82E34" w:rsidRPr="00BE3BA1" w:rsidRDefault="00A649E2">
      <w:pPr>
        <w:pStyle w:val="12"/>
        <w:rPr>
          <w:rFonts w:ascii="Calibri" w:eastAsia="Times New Roman" w:hAnsi="Calibri" w:cs="Arial"/>
          <w:b w:val="0"/>
          <w:noProof/>
          <w:sz w:val="22"/>
          <w:szCs w:val="22"/>
          <w:lang w:val="en-US" w:eastAsia="en-US"/>
        </w:rPr>
      </w:pPr>
      <w:hyperlink w:anchor="_Toc368050772" w:history="1">
        <w:r w:rsidR="00F82E34" w:rsidRPr="00AE7367">
          <w:rPr>
            <w:rStyle w:val="affb"/>
            <w:noProof/>
          </w:rPr>
          <w:t>23</w:t>
        </w:r>
        <w:r w:rsidR="00F82E34" w:rsidRPr="00BE3BA1">
          <w:rPr>
            <w:rFonts w:ascii="Calibri" w:eastAsia="Times New Roman" w:hAnsi="Calibri" w:cs="Arial"/>
            <w:b w:val="0"/>
            <w:noProof/>
            <w:sz w:val="22"/>
            <w:szCs w:val="22"/>
            <w:lang w:val="en-US" w:eastAsia="en-US"/>
          </w:rPr>
          <w:tab/>
        </w:r>
        <w:r w:rsidR="00F82E34" w:rsidRPr="00AE7367">
          <w:rPr>
            <w:rStyle w:val="affb"/>
            <w:noProof/>
          </w:rPr>
          <w:t>Keyed Collection</w:t>
        </w:r>
        <w:r w:rsidR="00F82E34">
          <w:rPr>
            <w:noProof/>
            <w:webHidden/>
          </w:rPr>
          <w:tab/>
        </w:r>
        <w:r w:rsidR="00F82E34">
          <w:rPr>
            <w:noProof/>
            <w:webHidden/>
          </w:rPr>
          <w:fldChar w:fldCharType="begin"/>
        </w:r>
        <w:r w:rsidR="00F82E34">
          <w:rPr>
            <w:noProof/>
            <w:webHidden/>
          </w:rPr>
          <w:instrText xml:space="preserve"> PAGEREF _Toc368050772 \h </w:instrText>
        </w:r>
        <w:r w:rsidR="00F82E34">
          <w:rPr>
            <w:noProof/>
            <w:webHidden/>
          </w:rPr>
        </w:r>
        <w:r w:rsidR="00F82E34">
          <w:rPr>
            <w:noProof/>
            <w:webHidden/>
          </w:rPr>
          <w:fldChar w:fldCharType="separate"/>
        </w:r>
        <w:r w:rsidR="00D433E8">
          <w:rPr>
            <w:noProof/>
            <w:webHidden/>
          </w:rPr>
          <w:t>382</w:t>
        </w:r>
        <w:r w:rsidR="00F82E34">
          <w:rPr>
            <w:noProof/>
            <w:webHidden/>
          </w:rPr>
          <w:fldChar w:fldCharType="end"/>
        </w:r>
      </w:hyperlink>
    </w:p>
    <w:p w14:paraId="510899FA" w14:textId="77777777" w:rsidR="00F82E34" w:rsidRPr="00BE3BA1" w:rsidRDefault="00A649E2">
      <w:pPr>
        <w:pStyle w:val="2c"/>
        <w:rPr>
          <w:rFonts w:ascii="Calibri" w:eastAsia="Times New Roman" w:hAnsi="Calibri" w:cs="Arial"/>
          <w:b w:val="0"/>
          <w:noProof/>
          <w:sz w:val="22"/>
          <w:szCs w:val="22"/>
          <w:lang w:val="en-US" w:eastAsia="en-US"/>
        </w:rPr>
      </w:pPr>
      <w:hyperlink w:anchor="_Toc368050773" w:history="1">
        <w:r w:rsidR="00F82E34" w:rsidRPr="00AE7367">
          <w:rPr>
            <w:rStyle w:val="affb"/>
            <w:noProof/>
          </w:rPr>
          <w:t>23.1</w:t>
        </w:r>
        <w:r w:rsidR="00F82E34" w:rsidRPr="00BE3BA1">
          <w:rPr>
            <w:rFonts w:ascii="Calibri" w:eastAsia="Times New Roman" w:hAnsi="Calibri" w:cs="Arial"/>
            <w:b w:val="0"/>
            <w:noProof/>
            <w:sz w:val="22"/>
            <w:szCs w:val="22"/>
            <w:lang w:val="en-US" w:eastAsia="en-US"/>
          </w:rPr>
          <w:tab/>
        </w:r>
        <w:r w:rsidR="00F82E34" w:rsidRPr="00AE7367">
          <w:rPr>
            <w:rStyle w:val="affb"/>
            <w:noProof/>
          </w:rPr>
          <w:t>Map Objects</w:t>
        </w:r>
        <w:r w:rsidR="00F82E34">
          <w:rPr>
            <w:noProof/>
            <w:webHidden/>
          </w:rPr>
          <w:tab/>
        </w:r>
        <w:r w:rsidR="00F82E34">
          <w:rPr>
            <w:noProof/>
            <w:webHidden/>
          </w:rPr>
          <w:fldChar w:fldCharType="begin"/>
        </w:r>
        <w:r w:rsidR="00F82E34">
          <w:rPr>
            <w:noProof/>
            <w:webHidden/>
          </w:rPr>
          <w:instrText xml:space="preserve"> PAGEREF _Toc368050773 \h </w:instrText>
        </w:r>
        <w:r w:rsidR="00F82E34">
          <w:rPr>
            <w:noProof/>
            <w:webHidden/>
          </w:rPr>
        </w:r>
        <w:r w:rsidR="00F82E34">
          <w:rPr>
            <w:noProof/>
            <w:webHidden/>
          </w:rPr>
          <w:fldChar w:fldCharType="separate"/>
        </w:r>
        <w:r w:rsidR="00D433E8">
          <w:rPr>
            <w:noProof/>
            <w:webHidden/>
          </w:rPr>
          <w:t>382</w:t>
        </w:r>
        <w:r w:rsidR="00F82E34">
          <w:rPr>
            <w:noProof/>
            <w:webHidden/>
          </w:rPr>
          <w:fldChar w:fldCharType="end"/>
        </w:r>
      </w:hyperlink>
    </w:p>
    <w:p w14:paraId="5207E881" w14:textId="77777777" w:rsidR="00F82E34" w:rsidRPr="00BE3BA1" w:rsidRDefault="00A649E2">
      <w:pPr>
        <w:pStyle w:val="3a"/>
        <w:rPr>
          <w:rFonts w:ascii="Calibri" w:eastAsia="Times New Roman" w:hAnsi="Calibri" w:cs="Arial"/>
          <w:b w:val="0"/>
          <w:noProof/>
          <w:sz w:val="22"/>
          <w:szCs w:val="22"/>
          <w:lang w:val="en-US" w:eastAsia="en-US"/>
        </w:rPr>
      </w:pPr>
      <w:hyperlink w:anchor="_Toc368050774" w:history="1">
        <w:r w:rsidR="00F82E34" w:rsidRPr="00AE7367">
          <w:rPr>
            <w:rStyle w:val="affb"/>
            <w:noProof/>
          </w:rPr>
          <w:t>23.1.1</w:t>
        </w:r>
        <w:r w:rsidR="00F82E34" w:rsidRPr="00BE3BA1">
          <w:rPr>
            <w:rFonts w:ascii="Calibri" w:eastAsia="Times New Roman" w:hAnsi="Calibri" w:cs="Arial"/>
            <w:b w:val="0"/>
            <w:noProof/>
            <w:sz w:val="22"/>
            <w:szCs w:val="22"/>
            <w:lang w:val="en-US" w:eastAsia="en-US"/>
          </w:rPr>
          <w:tab/>
        </w:r>
        <w:r w:rsidR="00F82E34" w:rsidRPr="00AE7367">
          <w:rPr>
            <w:rStyle w:val="affb"/>
            <w:noProof/>
          </w:rPr>
          <w:t>The Map Constructor</w:t>
        </w:r>
        <w:r w:rsidR="00F82E34">
          <w:rPr>
            <w:noProof/>
            <w:webHidden/>
          </w:rPr>
          <w:tab/>
        </w:r>
        <w:r w:rsidR="00F82E34">
          <w:rPr>
            <w:noProof/>
            <w:webHidden/>
          </w:rPr>
          <w:fldChar w:fldCharType="begin"/>
        </w:r>
        <w:r w:rsidR="00F82E34">
          <w:rPr>
            <w:noProof/>
            <w:webHidden/>
          </w:rPr>
          <w:instrText xml:space="preserve"> PAGEREF _Toc368050774 \h </w:instrText>
        </w:r>
        <w:r w:rsidR="00F82E34">
          <w:rPr>
            <w:noProof/>
            <w:webHidden/>
          </w:rPr>
        </w:r>
        <w:r w:rsidR="00F82E34">
          <w:rPr>
            <w:noProof/>
            <w:webHidden/>
          </w:rPr>
          <w:fldChar w:fldCharType="separate"/>
        </w:r>
        <w:r w:rsidR="00D433E8">
          <w:rPr>
            <w:noProof/>
            <w:webHidden/>
          </w:rPr>
          <w:t>383</w:t>
        </w:r>
        <w:r w:rsidR="00F82E34">
          <w:rPr>
            <w:noProof/>
            <w:webHidden/>
          </w:rPr>
          <w:fldChar w:fldCharType="end"/>
        </w:r>
      </w:hyperlink>
    </w:p>
    <w:p w14:paraId="146F9128" w14:textId="77777777" w:rsidR="00F82E34" w:rsidRPr="00BE3BA1" w:rsidRDefault="00A649E2">
      <w:pPr>
        <w:pStyle w:val="3a"/>
        <w:rPr>
          <w:rFonts w:ascii="Calibri" w:eastAsia="Times New Roman" w:hAnsi="Calibri" w:cs="Arial"/>
          <w:b w:val="0"/>
          <w:noProof/>
          <w:sz w:val="22"/>
          <w:szCs w:val="22"/>
          <w:lang w:val="en-US" w:eastAsia="en-US"/>
        </w:rPr>
      </w:pPr>
      <w:hyperlink w:anchor="_Toc368050775" w:history="1">
        <w:r w:rsidR="00F82E34" w:rsidRPr="00AE7367">
          <w:rPr>
            <w:rStyle w:val="affb"/>
            <w:noProof/>
          </w:rPr>
          <w:t>23.1.2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Map Constructor</w:t>
        </w:r>
        <w:r w:rsidR="00F82E34">
          <w:rPr>
            <w:noProof/>
            <w:webHidden/>
          </w:rPr>
          <w:tab/>
        </w:r>
        <w:r w:rsidR="00F82E34">
          <w:rPr>
            <w:noProof/>
            <w:webHidden/>
          </w:rPr>
          <w:fldChar w:fldCharType="begin"/>
        </w:r>
        <w:r w:rsidR="00F82E34">
          <w:rPr>
            <w:noProof/>
            <w:webHidden/>
          </w:rPr>
          <w:instrText xml:space="preserve"> PAGEREF _Toc368050775 \h </w:instrText>
        </w:r>
        <w:r w:rsidR="00F82E34">
          <w:rPr>
            <w:noProof/>
            <w:webHidden/>
          </w:rPr>
        </w:r>
        <w:r w:rsidR="00F82E34">
          <w:rPr>
            <w:noProof/>
            <w:webHidden/>
          </w:rPr>
          <w:fldChar w:fldCharType="separate"/>
        </w:r>
        <w:r w:rsidR="00D433E8">
          <w:rPr>
            <w:noProof/>
            <w:webHidden/>
          </w:rPr>
          <w:t>384</w:t>
        </w:r>
        <w:r w:rsidR="00F82E34">
          <w:rPr>
            <w:noProof/>
            <w:webHidden/>
          </w:rPr>
          <w:fldChar w:fldCharType="end"/>
        </w:r>
      </w:hyperlink>
    </w:p>
    <w:p w14:paraId="17205B6A" w14:textId="77777777" w:rsidR="00F82E34" w:rsidRPr="00BE3BA1" w:rsidRDefault="00A649E2">
      <w:pPr>
        <w:pStyle w:val="3a"/>
        <w:rPr>
          <w:rFonts w:ascii="Calibri" w:eastAsia="Times New Roman" w:hAnsi="Calibri" w:cs="Arial"/>
          <w:b w:val="0"/>
          <w:noProof/>
          <w:sz w:val="22"/>
          <w:szCs w:val="22"/>
          <w:lang w:val="en-US" w:eastAsia="en-US"/>
        </w:rPr>
      </w:pPr>
      <w:hyperlink w:anchor="_Toc368050776" w:history="1">
        <w:r w:rsidR="00F82E34" w:rsidRPr="00AE7367">
          <w:rPr>
            <w:rStyle w:val="affb"/>
            <w:noProof/>
          </w:rPr>
          <w:t>23.1.3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Map Prototype Object</w:t>
        </w:r>
        <w:r w:rsidR="00F82E34">
          <w:rPr>
            <w:noProof/>
            <w:webHidden/>
          </w:rPr>
          <w:tab/>
        </w:r>
        <w:r w:rsidR="00F82E34">
          <w:rPr>
            <w:noProof/>
            <w:webHidden/>
          </w:rPr>
          <w:fldChar w:fldCharType="begin"/>
        </w:r>
        <w:r w:rsidR="00F82E34">
          <w:rPr>
            <w:noProof/>
            <w:webHidden/>
          </w:rPr>
          <w:instrText xml:space="preserve"> PAGEREF _Toc368050776 \h </w:instrText>
        </w:r>
        <w:r w:rsidR="00F82E34">
          <w:rPr>
            <w:noProof/>
            <w:webHidden/>
          </w:rPr>
        </w:r>
        <w:r w:rsidR="00F82E34">
          <w:rPr>
            <w:noProof/>
            <w:webHidden/>
          </w:rPr>
          <w:fldChar w:fldCharType="separate"/>
        </w:r>
        <w:r w:rsidR="00D433E8">
          <w:rPr>
            <w:noProof/>
            <w:webHidden/>
          </w:rPr>
          <w:t>384</w:t>
        </w:r>
        <w:r w:rsidR="00F82E34">
          <w:rPr>
            <w:noProof/>
            <w:webHidden/>
          </w:rPr>
          <w:fldChar w:fldCharType="end"/>
        </w:r>
      </w:hyperlink>
    </w:p>
    <w:p w14:paraId="4F5FA79B" w14:textId="77777777" w:rsidR="00F82E34" w:rsidRPr="00BE3BA1" w:rsidRDefault="00A649E2">
      <w:pPr>
        <w:pStyle w:val="3a"/>
        <w:rPr>
          <w:rFonts w:ascii="Calibri" w:eastAsia="Times New Roman" w:hAnsi="Calibri" w:cs="Arial"/>
          <w:b w:val="0"/>
          <w:noProof/>
          <w:sz w:val="22"/>
          <w:szCs w:val="22"/>
          <w:lang w:val="en-US" w:eastAsia="en-US"/>
        </w:rPr>
      </w:pPr>
      <w:hyperlink w:anchor="_Toc368050777" w:history="1">
        <w:r w:rsidR="00F82E34" w:rsidRPr="00AE7367">
          <w:rPr>
            <w:rStyle w:val="affb"/>
            <w:noProof/>
          </w:rPr>
          <w:t>23.1.4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Map Instances</w:t>
        </w:r>
        <w:r w:rsidR="00F82E34">
          <w:rPr>
            <w:noProof/>
            <w:webHidden/>
          </w:rPr>
          <w:tab/>
        </w:r>
        <w:r w:rsidR="00F82E34">
          <w:rPr>
            <w:noProof/>
            <w:webHidden/>
          </w:rPr>
          <w:fldChar w:fldCharType="begin"/>
        </w:r>
        <w:r w:rsidR="00F82E34">
          <w:rPr>
            <w:noProof/>
            <w:webHidden/>
          </w:rPr>
          <w:instrText xml:space="preserve"> PAGEREF _Toc368050777 \h </w:instrText>
        </w:r>
        <w:r w:rsidR="00F82E34">
          <w:rPr>
            <w:noProof/>
            <w:webHidden/>
          </w:rPr>
        </w:r>
        <w:r w:rsidR="00F82E34">
          <w:rPr>
            <w:noProof/>
            <w:webHidden/>
          </w:rPr>
          <w:fldChar w:fldCharType="separate"/>
        </w:r>
        <w:r w:rsidR="00D433E8">
          <w:rPr>
            <w:noProof/>
            <w:webHidden/>
          </w:rPr>
          <w:t>387</w:t>
        </w:r>
        <w:r w:rsidR="00F82E34">
          <w:rPr>
            <w:noProof/>
            <w:webHidden/>
          </w:rPr>
          <w:fldChar w:fldCharType="end"/>
        </w:r>
      </w:hyperlink>
    </w:p>
    <w:p w14:paraId="23ADC4B2" w14:textId="77777777" w:rsidR="00F82E34" w:rsidRPr="00BE3BA1" w:rsidRDefault="00A649E2">
      <w:pPr>
        <w:pStyle w:val="3a"/>
        <w:rPr>
          <w:rFonts w:ascii="Calibri" w:eastAsia="Times New Roman" w:hAnsi="Calibri" w:cs="Arial"/>
          <w:b w:val="0"/>
          <w:noProof/>
          <w:sz w:val="22"/>
          <w:szCs w:val="22"/>
          <w:lang w:val="en-US" w:eastAsia="en-US"/>
        </w:rPr>
      </w:pPr>
      <w:hyperlink w:anchor="_Toc368050778" w:history="1">
        <w:r w:rsidR="00F82E34" w:rsidRPr="00AE7367">
          <w:rPr>
            <w:rStyle w:val="affb"/>
            <w:noProof/>
          </w:rPr>
          <w:t>23.1.5</w:t>
        </w:r>
        <w:r w:rsidR="00F82E34" w:rsidRPr="00BE3BA1">
          <w:rPr>
            <w:rFonts w:ascii="Calibri" w:eastAsia="Times New Roman" w:hAnsi="Calibri" w:cs="Arial"/>
            <w:b w:val="0"/>
            <w:noProof/>
            <w:sz w:val="22"/>
            <w:szCs w:val="22"/>
            <w:lang w:val="en-US" w:eastAsia="en-US"/>
          </w:rPr>
          <w:tab/>
        </w:r>
        <w:r w:rsidR="00F82E34" w:rsidRPr="00AE7367">
          <w:rPr>
            <w:rStyle w:val="affb"/>
            <w:noProof/>
          </w:rPr>
          <w:t>Map Iterator Object Structure</w:t>
        </w:r>
        <w:r w:rsidR="00F82E34">
          <w:rPr>
            <w:noProof/>
            <w:webHidden/>
          </w:rPr>
          <w:tab/>
        </w:r>
        <w:r w:rsidR="00F82E34">
          <w:rPr>
            <w:noProof/>
            <w:webHidden/>
          </w:rPr>
          <w:fldChar w:fldCharType="begin"/>
        </w:r>
        <w:r w:rsidR="00F82E34">
          <w:rPr>
            <w:noProof/>
            <w:webHidden/>
          </w:rPr>
          <w:instrText xml:space="preserve"> PAGEREF _Toc368050778 \h </w:instrText>
        </w:r>
        <w:r w:rsidR="00F82E34">
          <w:rPr>
            <w:noProof/>
            <w:webHidden/>
          </w:rPr>
        </w:r>
        <w:r w:rsidR="00F82E34">
          <w:rPr>
            <w:noProof/>
            <w:webHidden/>
          </w:rPr>
          <w:fldChar w:fldCharType="separate"/>
        </w:r>
        <w:r w:rsidR="00D433E8">
          <w:rPr>
            <w:noProof/>
            <w:webHidden/>
          </w:rPr>
          <w:t>387</w:t>
        </w:r>
        <w:r w:rsidR="00F82E34">
          <w:rPr>
            <w:noProof/>
            <w:webHidden/>
          </w:rPr>
          <w:fldChar w:fldCharType="end"/>
        </w:r>
      </w:hyperlink>
    </w:p>
    <w:p w14:paraId="5C5F9CE8" w14:textId="77777777" w:rsidR="00F82E34" w:rsidRPr="00BE3BA1" w:rsidRDefault="00A649E2">
      <w:pPr>
        <w:pStyle w:val="2c"/>
        <w:rPr>
          <w:rFonts w:ascii="Calibri" w:eastAsia="Times New Roman" w:hAnsi="Calibri" w:cs="Arial"/>
          <w:b w:val="0"/>
          <w:noProof/>
          <w:sz w:val="22"/>
          <w:szCs w:val="22"/>
          <w:lang w:val="en-US" w:eastAsia="en-US"/>
        </w:rPr>
      </w:pPr>
      <w:hyperlink w:anchor="_Toc368050779" w:history="1">
        <w:r w:rsidR="00F82E34" w:rsidRPr="00AE7367">
          <w:rPr>
            <w:rStyle w:val="affb"/>
            <w:noProof/>
          </w:rPr>
          <w:t>23.2</w:t>
        </w:r>
        <w:r w:rsidR="00F82E34" w:rsidRPr="00BE3BA1">
          <w:rPr>
            <w:rFonts w:ascii="Calibri" w:eastAsia="Times New Roman" w:hAnsi="Calibri" w:cs="Arial"/>
            <w:b w:val="0"/>
            <w:noProof/>
            <w:sz w:val="22"/>
            <w:szCs w:val="22"/>
            <w:lang w:val="en-US" w:eastAsia="en-US"/>
          </w:rPr>
          <w:tab/>
        </w:r>
        <w:r w:rsidR="00F82E34" w:rsidRPr="00AE7367">
          <w:rPr>
            <w:rStyle w:val="affb"/>
            <w:noProof/>
          </w:rPr>
          <w:t>Set Objects</w:t>
        </w:r>
        <w:r w:rsidR="00F82E34">
          <w:rPr>
            <w:noProof/>
            <w:webHidden/>
          </w:rPr>
          <w:tab/>
        </w:r>
        <w:r w:rsidR="00F82E34">
          <w:rPr>
            <w:noProof/>
            <w:webHidden/>
          </w:rPr>
          <w:fldChar w:fldCharType="begin"/>
        </w:r>
        <w:r w:rsidR="00F82E34">
          <w:rPr>
            <w:noProof/>
            <w:webHidden/>
          </w:rPr>
          <w:instrText xml:space="preserve"> PAGEREF _Toc368050779 \h </w:instrText>
        </w:r>
        <w:r w:rsidR="00F82E34">
          <w:rPr>
            <w:noProof/>
            <w:webHidden/>
          </w:rPr>
        </w:r>
        <w:r w:rsidR="00F82E34">
          <w:rPr>
            <w:noProof/>
            <w:webHidden/>
          </w:rPr>
          <w:fldChar w:fldCharType="separate"/>
        </w:r>
        <w:r w:rsidR="00D433E8">
          <w:rPr>
            <w:noProof/>
            <w:webHidden/>
          </w:rPr>
          <w:t>389</w:t>
        </w:r>
        <w:r w:rsidR="00F82E34">
          <w:rPr>
            <w:noProof/>
            <w:webHidden/>
          </w:rPr>
          <w:fldChar w:fldCharType="end"/>
        </w:r>
      </w:hyperlink>
    </w:p>
    <w:p w14:paraId="5B134B9E" w14:textId="77777777" w:rsidR="00F82E34" w:rsidRPr="00BE3BA1" w:rsidRDefault="00A649E2">
      <w:pPr>
        <w:pStyle w:val="3a"/>
        <w:rPr>
          <w:rFonts w:ascii="Calibri" w:eastAsia="Times New Roman" w:hAnsi="Calibri" w:cs="Arial"/>
          <w:b w:val="0"/>
          <w:noProof/>
          <w:sz w:val="22"/>
          <w:szCs w:val="22"/>
          <w:lang w:val="en-US" w:eastAsia="en-US"/>
        </w:rPr>
      </w:pPr>
      <w:hyperlink w:anchor="_Toc368050780" w:history="1">
        <w:r w:rsidR="00F82E34" w:rsidRPr="00AE7367">
          <w:rPr>
            <w:rStyle w:val="affb"/>
            <w:noProof/>
          </w:rPr>
          <w:t>23.2.1</w:t>
        </w:r>
        <w:r w:rsidR="00F82E34" w:rsidRPr="00BE3BA1">
          <w:rPr>
            <w:rFonts w:ascii="Calibri" w:eastAsia="Times New Roman" w:hAnsi="Calibri" w:cs="Arial"/>
            <w:b w:val="0"/>
            <w:noProof/>
            <w:sz w:val="22"/>
            <w:szCs w:val="22"/>
            <w:lang w:val="en-US" w:eastAsia="en-US"/>
          </w:rPr>
          <w:tab/>
        </w:r>
        <w:r w:rsidR="00F82E34" w:rsidRPr="00AE7367">
          <w:rPr>
            <w:rStyle w:val="affb"/>
            <w:noProof/>
          </w:rPr>
          <w:t>The Set Constructor</w:t>
        </w:r>
        <w:r w:rsidR="00F82E34">
          <w:rPr>
            <w:noProof/>
            <w:webHidden/>
          </w:rPr>
          <w:tab/>
        </w:r>
        <w:r w:rsidR="00F82E34">
          <w:rPr>
            <w:noProof/>
            <w:webHidden/>
          </w:rPr>
          <w:fldChar w:fldCharType="begin"/>
        </w:r>
        <w:r w:rsidR="00F82E34">
          <w:rPr>
            <w:noProof/>
            <w:webHidden/>
          </w:rPr>
          <w:instrText xml:space="preserve"> PAGEREF _Toc368050780 \h </w:instrText>
        </w:r>
        <w:r w:rsidR="00F82E34">
          <w:rPr>
            <w:noProof/>
            <w:webHidden/>
          </w:rPr>
        </w:r>
        <w:r w:rsidR="00F82E34">
          <w:rPr>
            <w:noProof/>
            <w:webHidden/>
          </w:rPr>
          <w:fldChar w:fldCharType="separate"/>
        </w:r>
        <w:r w:rsidR="00D433E8">
          <w:rPr>
            <w:noProof/>
            <w:webHidden/>
          </w:rPr>
          <w:t>389</w:t>
        </w:r>
        <w:r w:rsidR="00F82E34">
          <w:rPr>
            <w:noProof/>
            <w:webHidden/>
          </w:rPr>
          <w:fldChar w:fldCharType="end"/>
        </w:r>
      </w:hyperlink>
    </w:p>
    <w:p w14:paraId="0E48D65A" w14:textId="77777777" w:rsidR="00F82E34" w:rsidRPr="00BE3BA1" w:rsidRDefault="00A649E2">
      <w:pPr>
        <w:pStyle w:val="3a"/>
        <w:rPr>
          <w:rFonts w:ascii="Calibri" w:eastAsia="Times New Roman" w:hAnsi="Calibri" w:cs="Arial"/>
          <w:b w:val="0"/>
          <w:noProof/>
          <w:sz w:val="22"/>
          <w:szCs w:val="22"/>
          <w:lang w:val="en-US" w:eastAsia="en-US"/>
        </w:rPr>
      </w:pPr>
      <w:hyperlink w:anchor="_Toc368050781" w:history="1">
        <w:r w:rsidR="00F82E34" w:rsidRPr="00AE7367">
          <w:rPr>
            <w:rStyle w:val="affb"/>
            <w:noProof/>
          </w:rPr>
          <w:t>23.2.2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Set Constructor</w:t>
        </w:r>
        <w:r w:rsidR="00F82E34">
          <w:rPr>
            <w:noProof/>
            <w:webHidden/>
          </w:rPr>
          <w:tab/>
        </w:r>
        <w:r w:rsidR="00F82E34">
          <w:rPr>
            <w:noProof/>
            <w:webHidden/>
          </w:rPr>
          <w:fldChar w:fldCharType="begin"/>
        </w:r>
        <w:r w:rsidR="00F82E34">
          <w:rPr>
            <w:noProof/>
            <w:webHidden/>
          </w:rPr>
          <w:instrText xml:space="preserve"> PAGEREF _Toc368050781 \h </w:instrText>
        </w:r>
        <w:r w:rsidR="00F82E34">
          <w:rPr>
            <w:noProof/>
            <w:webHidden/>
          </w:rPr>
        </w:r>
        <w:r w:rsidR="00F82E34">
          <w:rPr>
            <w:noProof/>
            <w:webHidden/>
          </w:rPr>
          <w:fldChar w:fldCharType="separate"/>
        </w:r>
        <w:r w:rsidR="00D433E8">
          <w:rPr>
            <w:noProof/>
            <w:webHidden/>
          </w:rPr>
          <w:t>390</w:t>
        </w:r>
        <w:r w:rsidR="00F82E34">
          <w:rPr>
            <w:noProof/>
            <w:webHidden/>
          </w:rPr>
          <w:fldChar w:fldCharType="end"/>
        </w:r>
      </w:hyperlink>
    </w:p>
    <w:p w14:paraId="1B53E808" w14:textId="77777777" w:rsidR="00F82E34" w:rsidRPr="00BE3BA1" w:rsidRDefault="00A649E2">
      <w:pPr>
        <w:pStyle w:val="3a"/>
        <w:rPr>
          <w:rFonts w:ascii="Calibri" w:eastAsia="Times New Roman" w:hAnsi="Calibri" w:cs="Arial"/>
          <w:b w:val="0"/>
          <w:noProof/>
          <w:sz w:val="22"/>
          <w:szCs w:val="22"/>
          <w:lang w:val="en-US" w:eastAsia="en-US"/>
        </w:rPr>
      </w:pPr>
      <w:hyperlink w:anchor="_Toc368050782" w:history="1">
        <w:r w:rsidR="00F82E34" w:rsidRPr="00AE7367">
          <w:rPr>
            <w:rStyle w:val="affb"/>
            <w:noProof/>
          </w:rPr>
          <w:t>23.2.3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Set Prototype Object</w:t>
        </w:r>
        <w:r w:rsidR="00F82E34">
          <w:rPr>
            <w:noProof/>
            <w:webHidden/>
          </w:rPr>
          <w:tab/>
        </w:r>
        <w:r w:rsidR="00F82E34">
          <w:rPr>
            <w:noProof/>
            <w:webHidden/>
          </w:rPr>
          <w:fldChar w:fldCharType="begin"/>
        </w:r>
        <w:r w:rsidR="00F82E34">
          <w:rPr>
            <w:noProof/>
            <w:webHidden/>
          </w:rPr>
          <w:instrText xml:space="preserve"> PAGEREF _Toc368050782 \h </w:instrText>
        </w:r>
        <w:r w:rsidR="00F82E34">
          <w:rPr>
            <w:noProof/>
            <w:webHidden/>
          </w:rPr>
        </w:r>
        <w:r w:rsidR="00F82E34">
          <w:rPr>
            <w:noProof/>
            <w:webHidden/>
          </w:rPr>
          <w:fldChar w:fldCharType="separate"/>
        </w:r>
        <w:r w:rsidR="00D433E8">
          <w:rPr>
            <w:noProof/>
            <w:webHidden/>
          </w:rPr>
          <w:t>390</w:t>
        </w:r>
        <w:r w:rsidR="00F82E34">
          <w:rPr>
            <w:noProof/>
            <w:webHidden/>
          </w:rPr>
          <w:fldChar w:fldCharType="end"/>
        </w:r>
      </w:hyperlink>
    </w:p>
    <w:p w14:paraId="7CF92A42" w14:textId="77777777" w:rsidR="00F82E34" w:rsidRPr="00BE3BA1" w:rsidRDefault="00A649E2">
      <w:pPr>
        <w:pStyle w:val="3a"/>
        <w:rPr>
          <w:rFonts w:ascii="Calibri" w:eastAsia="Times New Roman" w:hAnsi="Calibri" w:cs="Arial"/>
          <w:b w:val="0"/>
          <w:noProof/>
          <w:sz w:val="22"/>
          <w:szCs w:val="22"/>
          <w:lang w:val="en-US" w:eastAsia="en-US"/>
        </w:rPr>
      </w:pPr>
      <w:hyperlink w:anchor="_Toc368050783" w:history="1">
        <w:r w:rsidR="00F82E34" w:rsidRPr="00AE7367">
          <w:rPr>
            <w:rStyle w:val="affb"/>
            <w:noProof/>
          </w:rPr>
          <w:t>23.2.4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Set Instances</w:t>
        </w:r>
        <w:r w:rsidR="00F82E34">
          <w:rPr>
            <w:noProof/>
            <w:webHidden/>
          </w:rPr>
          <w:tab/>
        </w:r>
        <w:r w:rsidR="00F82E34">
          <w:rPr>
            <w:noProof/>
            <w:webHidden/>
          </w:rPr>
          <w:fldChar w:fldCharType="begin"/>
        </w:r>
        <w:r w:rsidR="00F82E34">
          <w:rPr>
            <w:noProof/>
            <w:webHidden/>
          </w:rPr>
          <w:instrText xml:space="preserve"> PAGEREF _Toc368050783 \h </w:instrText>
        </w:r>
        <w:r w:rsidR="00F82E34">
          <w:rPr>
            <w:noProof/>
            <w:webHidden/>
          </w:rPr>
        </w:r>
        <w:r w:rsidR="00F82E34">
          <w:rPr>
            <w:noProof/>
            <w:webHidden/>
          </w:rPr>
          <w:fldChar w:fldCharType="separate"/>
        </w:r>
        <w:r w:rsidR="00D433E8">
          <w:rPr>
            <w:noProof/>
            <w:webHidden/>
          </w:rPr>
          <w:t>393</w:t>
        </w:r>
        <w:r w:rsidR="00F82E34">
          <w:rPr>
            <w:noProof/>
            <w:webHidden/>
          </w:rPr>
          <w:fldChar w:fldCharType="end"/>
        </w:r>
      </w:hyperlink>
    </w:p>
    <w:p w14:paraId="7DD71E62" w14:textId="77777777" w:rsidR="00F82E34" w:rsidRPr="00BE3BA1" w:rsidRDefault="00A649E2">
      <w:pPr>
        <w:pStyle w:val="3a"/>
        <w:rPr>
          <w:rFonts w:ascii="Calibri" w:eastAsia="Times New Roman" w:hAnsi="Calibri" w:cs="Arial"/>
          <w:b w:val="0"/>
          <w:noProof/>
          <w:sz w:val="22"/>
          <w:szCs w:val="22"/>
          <w:lang w:val="en-US" w:eastAsia="en-US"/>
        </w:rPr>
      </w:pPr>
      <w:hyperlink w:anchor="_Toc368050784" w:history="1">
        <w:r w:rsidR="00F82E34" w:rsidRPr="00AE7367">
          <w:rPr>
            <w:rStyle w:val="affb"/>
            <w:noProof/>
          </w:rPr>
          <w:t>23.2.5</w:t>
        </w:r>
        <w:r w:rsidR="00F82E34" w:rsidRPr="00BE3BA1">
          <w:rPr>
            <w:rFonts w:ascii="Calibri" w:eastAsia="Times New Roman" w:hAnsi="Calibri" w:cs="Arial"/>
            <w:b w:val="0"/>
            <w:noProof/>
            <w:sz w:val="22"/>
            <w:szCs w:val="22"/>
            <w:lang w:val="en-US" w:eastAsia="en-US"/>
          </w:rPr>
          <w:tab/>
        </w:r>
        <w:r w:rsidR="00F82E34" w:rsidRPr="00AE7367">
          <w:rPr>
            <w:rStyle w:val="affb"/>
            <w:noProof/>
          </w:rPr>
          <w:t>Set Iterator Object Structure</w:t>
        </w:r>
        <w:r w:rsidR="00F82E34">
          <w:rPr>
            <w:noProof/>
            <w:webHidden/>
          </w:rPr>
          <w:tab/>
        </w:r>
        <w:r w:rsidR="00F82E34">
          <w:rPr>
            <w:noProof/>
            <w:webHidden/>
          </w:rPr>
          <w:fldChar w:fldCharType="begin"/>
        </w:r>
        <w:r w:rsidR="00F82E34">
          <w:rPr>
            <w:noProof/>
            <w:webHidden/>
          </w:rPr>
          <w:instrText xml:space="preserve"> PAGEREF _Toc368050784 \h </w:instrText>
        </w:r>
        <w:r w:rsidR="00F82E34">
          <w:rPr>
            <w:noProof/>
            <w:webHidden/>
          </w:rPr>
        </w:r>
        <w:r w:rsidR="00F82E34">
          <w:rPr>
            <w:noProof/>
            <w:webHidden/>
          </w:rPr>
          <w:fldChar w:fldCharType="separate"/>
        </w:r>
        <w:r w:rsidR="00D433E8">
          <w:rPr>
            <w:noProof/>
            <w:webHidden/>
          </w:rPr>
          <w:t>394</w:t>
        </w:r>
        <w:r w:rsidR="00F82E34">
          <w:rPr>
            <w:noProof/>
            <w:webHidden/>
          </w:rPr>
          <w:fldChar w:fldCharType="end"/>
        </w:r>
      </w:hyperlink>
    </w:p>
    <w:p w14:paraId="40B591E8" w14:textId="77777777" w:rsidR="00F82E34" w:rsidRPr="00BE3BA1" w:rsidRDefault="00A649E2">
      <w:pPr>
        <w:pStyle w:val="2c"/>
        <w:rPr>
          <w:rFonts w:ascii="Calibri" w:eastAsia="Times New Roman" w:hAnsi="Calibri" w:cs="Arial"/>
          <w:b w:val="0"/>
          <w:noProof/>
          <w:sz w:val="22"/>
          <w:szCs w:val="22"/>
          <w:lang w:val="en-US" w:eastAsia="en-US"/>
        </w:rPr>
      </w:pPr>
      <w:hyperlink w:anchor="_Toc368050785" w:history="1">
        <w:r w:rsidR="00F82E34" w:rsidRPr="00AE7367">
          <w:rPr>
            <w:rStyle w:val="affb"/>
            <w:noProof/>
          </w:rPr>
          <w:t>23.3</w:t>
        </w:r>
        <w:r w:rsidR="00F82E34" w:rsidRPr="00BE3BA1">
          <w:rPr>
            <w:rFonts w:ascii="Calibri" w:eastAsia="Times New Roman" w:hAnsi="Calibri" w:cs="Arial"/>
            <w:b w:val="0"/>
            <w:noProof/>
            <w:sz w:val="22"/>
            <w:szCs w:val="22"/>
            <w:lang w:val="en-US" w:eastAsia="en-US"/>
          </w:rPr>
          <w:tab/>
        </w:r>
        <w:r w:rsidR="00F82E34" w:rsidRPr="00AE7367">
          <w:rPr>
            <w:rStyle w:val="affb"/>
            <w:noProof/>
          </w:rPr>
          <w:t>WeakMap Objects</w:t>
        </w:r>
        <w:r w:rsidR="00F82E34">
          <w:rPr>
            <w:noProof/>
            <w:webHidden/>
          </w:rPr>
          <w:tab/>
        </w:r>
        <w:r w:rsidR="00F82E34">
          <w:rPr>
            <w:noProof/>
            <w:webHidden/>
          </w:rPr>
          <w:fldChar w:fldCharType="begin"/>
        </w:r>
        <w:r w:rsidR="00F82E34">
          <w:rPr>
            <w:noProof/>
            <w:webHidden/>
          </w:rPr>
          <w:instrText xml:space="preserve"> PAGEREF _Toc368050785 \h </w:instrText>
        </w:r>
        <w:r w:rsidR="00F82E34">
          <w:rPr>
            <w:noProof/>
            <w:webHidden/>
          </w:rPr>
        </w:r>
        <w:r w:rsidR="00F82E34">
          <w:rPr>
            <w:noProof/>
            <w:webHidden/>
          </w:rPr>
          <w:fldChar w:fldCharType="separate"/>
        </w:r>
        <w:r w:rsidR="00D433E8">
          <w:rPr>
            <w:noProof/>
            <w:webHidden/>
          </w:rPr>
          <w:t>395</w:t>
        </w:r>
        <w:r w:rsidR="00F82E34">
          <w:rPr>
            <w:noProof/>
            <w:webHidden/>
          </w:rPr>
          <w:fldChar w:fldCharType="end"/>
        </w:r>
      </w:hyperlink>
    </w:p>
    <w:p w14:paraId="10AB5850" w14:textId="77777777" w:rsidR="00F82E34" w:rsidRPr="00BE3BA1" w:rsidRDefault="00A649E2">
      <w:pPr>
        <w:pStyle w:val="3a"/>
        <w:rPr>
          <w:rFonts w:ascii="Calibri" w:eastAsia="Times New Roman" w:hAnsi="Calibri" w:cs="Arial"/>
          <w:b w:val="0"/>
          <w:noProof/>
          <w:sz w:val="22"/>
          <w:szCs w:val="22"/>
          <w:lang w:val="en-US" w:eastAsia="en-US"/>
        </w:rPr>
      </w:pPr>
      <w:hyperlink w:anchor="_Toc368050786" w:history="1">
        <w:r w:rsidR="00F82E34" w:rsidRPr="00AE7367">
          <w:rPr>
            <w:rStyle w:val="affb"/>
            <w:noProof/>
          </w:rPr>
          <w:t>23.3.1</w:t>
        </w:r>
        <w:r w:rsidR="00F82E34" w:rsidRPr="00BE3BA1">
          <w:rPr>
            <w:rFonts w:ascii="Calibri" w:eastAsia="Times New Roman" w:hAnsi="Calibri" w:cs="Arial"/>
            <w:b w:val="0"/>
            <w:noProof/>
            <w:sz w:val="22"/>
            <w:szCs w:val="22"/>
            <w:lang w:val="en-US" w:eastAsia="en-US"/>
          </w:rPr>
          <w:tab/>
        </w:r>
        <w:r w:rsidR="00F82E34" w:rsidRPr="00AE7367">
          <w:rPr>
            <w:rStyle w:val="affb"/>
            <w:noProof/>
          </w:rPr>
          <w:t>The WeakMap Constructor</w:t>
        </w:r>
        <w:r w:rsidR="00F82E34">
          <w:rPr>
            <w:noProof/>
            <w:webHidden/>
          </w:rPr>
          <w:tab/>
        </w:r>
        <w:r w:rsidR="00F82E34">
          <w:rPr>
            <w:noProof/>
            <w:webHidden/>
          </w:rPr>
          <w:fldChar w:fldCharType="begin"/>
        </w:r>
        <w:r w:rsidR="00F82E34">
          <w:rPr>
            <w:noProof/>
            <w:webHidden/>
          </w:rPr>
          <w:instrText xml:space="preserve"> PAGEREF _Toc368050786 \h </w:instrText>
        </w:r>
        <w:r w:rsidR="00F82E34">
          <w:rPr>
            <w:noProof/>
            <w:webHidden/>
          </w:rPr>
        </w:r>
        <w:r w:rsidR="00F82E34">
          <w:rPr>
            <w:noProof/>
            <w:webHidden/>
          </w:rPr>
          <w:fldChar w:fldCharType="separate"/>
        </w:r>
        <w:r w:rsidR="00D433E8">
          <w:rPr>
            <w:noProof/>
            <w:webHidden/>
          </w:rPr>
          <w:t>396</w:t>
        </w:r>
        <w:r w:rsidR="00F82E34">
          <w:rPr>
            <w:noProof/>
            <w:webHidden/>
          </w:rPr>
          <w:fldChar w:fldCharType="end"/>
        </w:r>
      </w:hyperlink>
    </w:p>
    <w:p w14:paraId="18679F2D" w14:textId="77777777" w:rsidR="00F82E34" w:rsidRPr="00BE3BA1" w:rsidRDefault="00A649E2">
      <w:pPr>
        <w:pStyle w:val="3a"/>
        <w:rPr>
          <w:rFonts w:ascii="Calibri" w:eastAsia="Times New Roman" w:hAnsi="Calibri" w:cs="Arial"/>
          <w:b w:val="0"/>
          <w:noProof/>
          <w:sz w:val="22"/>
          <w:szCs w:val="22"/>
          <w:lang w:val="en-US" w:eastAsia="en-US"/>
        </w:rPr>
      </w:pPr>
      <w:hyperlink w:anchor="_Toc368050787" w:history="1">
        <w:r w:rsidR="00F82E34" w:rsidRPr="00AE7367">
          <w:rPr>
            <w:rStyle w:val="affb"/>
            <w:noProof/>
          </w:rPr>
          <w:t>23.3.2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WeakMap Constructor</w:t>
        </w:r>
        <w:r w:rsidR="00F82E34">
          <w:rPr>
            <w:noProof/>
            <w:webHidden/>
          </w:rPr>
          <w:tab/>
        </w:r>
        <w:r w:rsidR="00F82E34">
          <w:rPr>
            <w:noProof/>
            <w:webHidden/>
          </w:rPr>
          <w:fldChar w:fldCharType="begin"/>
        </w:r>
        <w:r w:rsidR="00F82E34">
          <w:rPr>
            <w:noProof/>
            <w:webHidden/>
          </w:rPr>
          <w:instrText xml:space="preserve"> PAGEREF _Toc368050787 \h </w:instrText>
        </w:r>
        <w:r w:rsidR="00F82E34">
          <w:rPr>
            <w:noProof/>
            <w:webHidden/>
          </w:rPr>
        </w:r>
        <w:r w:rsidR="00F82E34">
          <w:rPr>
            <w:noProof/>
            <w:webHidden/>
          </w:rPr>
          <w:fldChar w:fldCharType="separate"/>
        </w:r>
        <w:r w:rsidR="00D433E8">
          <w:rPr>
            <w:noProof/>
            <w:webHidden/>
          </w:rPr>
          <w:t>397</w:t>
        </w:r>
        <w:r w:rsidR="00F82E34">
          <w:rPr>
            <w:noProof/>
            <w:webHidden/>
          </w:rPr>
          <w:fldChar w:fldCharType="end"/>
        </w:r>
      </w:hyperlink>
    </w:p>
    <w:p w14:paraId="5A5237F8" w14:textId="77777777" w:rsidR="00F82E34" w:rsidRPr="00BE3BA1" w:rsidRDefault="00A649E2">
      <w:pPr>
        <w:pStyle w:val="3a"/>
        <w:rPr>
          <w:rFonts w:ascii="Calibri" w:eastAsia="Times New Roman" w:hAnsi="Calibri" w:cs="Arial"/>
          <w:b w:val="0"/>
          <w:noProof/>
          <w:sz w:val="22"/>
          <w:szCs w:val="22"/>
          <w:lang w:val="en-US" w:eastAsia="en-US"/>
        </w:rPr>
      </w:pPr>
      <w:hyperlink w:anchor="_Toc368050788" w:history="1">
        <w:r w:rsidR="00F82E34" w:rsidRPr="00AE7367">
          <w:rPr>
            <w:rStyle w:val="affb"/>
            <w:noProof/>
          </w:rPr>
          <w:t>23.3.3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WeakMap Prototype Object</w:t>
        </w:r>
        <w:r w:rsidR="00F82E34">
          <w:rPr>
            <w:noProof/>
            <w:webHidden/>
          </w:rPr>
          <w:tab/>
        </w:r>
        <w:r w:rsidR="00F82E34">
          <w:rPr>
            <w:noProof/>
            <w:webHidden/>
          </w:rPr>
          <w:fldChar w:fldCharType="begin"/>
        </w:r>
        <w:r w:rsidR="00F82E34">
          <w:rPr>
            <w:noProof/>
            <w:webHidden/>
          </w:rPr>
          <w:instrText xml:space="preserve"> PAGEREF _Toc368050788 \h </w:instrText>
        </w:r>
        <w:r w:rsidR="00F82E34">
          <w:rPr>
            <w:noProof/>
            <w:webHidden/>
          </w:rPr>
        </w:r>
        <w:r w:rsidR="00F82E34">
          <w:rPr>
            <w:noProof/>
            <w:webHidden/>
          </w:rPr>
          <w:fldChar w:fldCharType="separate"/>
        </w:r>
        <w:r w:rsidR="00D433E8">
          <w:rPr>
            <w:noProof/>
            <w:webHidden/>
          </w:rPr>
          <w:t>397</w:t>
        </w:r>
        <w:r w:rsidR="00F82E34">
          <w:rPr>
            <w:noProof/>
            <w:webHidden/>
          </w:rPr>
          <w:fldChar w:fldCharType="end"/>
        </w:r>
      </w:hyperlink>
    </w:p>
    <w:p w14:paraId="1F3A0EE5" w14:textId="77777777" w:rsidR="00F82E34" w:rsidRPr="00BE3BA1" w:rsidRDefault="00A649E2">
      <w:pPr>
        <w:pStyle w:val="3a"/>
        <w:rPr>
          <w:rFonts w:ascii="Calibri" w:eastAsia="Times New Roman" w:hAnsi="Calibri" w:cs="Arial"/>
          <w:b w:val="0"/>
          <w:noProof/>
          <w:sz w:val="22"/>
          <w:szCs w:val="22"/>
          <w:lang w:val="en-US" w:eastAsia="en-US"/>
        </w:rPr>
      </w:pPr>
      <w:hyperlink w:anchor="_Toc368050789" w:history="1">
        <w:r w:rsidR="00F82E34" w:rsidRPr="00AE7367">
          <w:rPr>
            <w:rStyle w:val="affb"/>
            <w:noProof/>
          </w:rPr>
          <w:t>23.3.4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WeakMap Instances</w:t>
        </w:r>
        <w:r w:rsidR="00F82E34">
          <w:rPr>
            <w:noProof/>
            <w:webHidden/>
          </w:rPr>
          <w:tab/>
        </w:r>
        <w:r w:rsidR="00F82E34">
          <w:rPr>
            <w:noProof/>
            <w:webHidden/>
          </w:rPr>
          <w:fldChar w:fldCharType="begin"/>
        </w:r>
        <w:r w:rsidR="00F82E34">
          <w:rPr>
            <w:noProof/>
            <w:webHidden/>
          </w:rPr>
          <w:instrText xml:space="preserve"> PAGEREF _Toc368050789 \h </w:instrText>
        </w:r>
        <w:r w:rsidR="00F82E34">
          <w:rPr>
            <w:noProof/>
            <w:webHidden/>
          </w:rPr>
        </w:r>
        <w:r w:rsidR="00F82E34">
          <w:rPr>
            <w:noProof/>
            <w:webHidden/>
          </w:rPr>
          <w:fldChar w:fldCharType="separate"/>
        </w:r>
        <w:r w:rsidR="00D433E8">
          <w:rPr>
            <w:noProof/>
            <w:webHidden/>
          </w:rPr>
          <w:t>399</w:t>
        </w:r>
        <w:r w:rsidR="00F82E34">
          <w:rPr>
            <w:noProof/>
            <w:webHidden/>
          </w:rPr>
          <w:fldChar w:fldCharType="end"/>
        </w:r>
      </w:hyperlink>
    </w:p>
    <w:p w14:paraId="115A2CF4" w14:textId="77777777" w:rsidR="00F82E34" w:rsidRPr="00BE3BA1" w:rsidRDefault="00A649E2">
      <w:pPr>
        <w:pStyle w:val="2c"/>
        <w:rPr>
          <w:rFonts w:ascii="Calibri" w:eastAsia="Times New Roman" w:hAnsi="Calibri" w:cs="Arial"/>
          <w:b w:val="0"/>
          <w:noProof/>
          <w:sz w:val="22"/>
          <w:szCs w:val="22"/>
          <w:lang w:val="en-US" w:eastAsia="en-US"/>
        </w:rPr>
      </w:pPr>
      <w:hyperlink w:anchor="_Toc368050790" w:history="1">
        <w:r w:rsidR="00F82E34" w:rsidRPr="00AE7367">
          <w:rPr>
            <w:rStyle w:val="affb"/>
            <w:noProof/>
          </w:rPr>
          <w:t>23.4</w:t>
        </w:r>
        <w:r w:rsidR="00F82E34" w:rsidRPr="00BE3BA1">
          <w:rPr>
            <w:rFonts w:ascii="Calibri" w:eastAsia="Times New Roman" w:hAnsi="Calibri" w:cs="Arial"/>
            <w:b w:val="0"/>
            <w:noProof/>
            <w:sz w:val="22"/>
            <w:szCs w:val="22"/>
            <w:lang w:val="en-US" w:eastAsia="en-US"/>
          </w:rPr>
          <w:tab/>
        </w:r>
        <w:r w:rsidR="00F82E34" w:rsidRPr="00AE7367">
          <w:rPr>
            <w:rStyle w:val="affb"/>
            <w:noProof/>
          </w:rPr>
          <w:t>WeakSet Objects</w:t>
        </w:r>
        <w:r w:rsidR="00F82E34">
          <w:rPr>
            <w:noProof/>
            <w:webHidden/>
          </w:rPr>
          <w:tab/>
        </w:r>
        <w:r w:rsidR="00F82E34">
          <w:rPr>
            <w:noProof/>
            <w:webHidden/>
          </w:rPr>
          <w:fldChar w:fldCharType="begin"/>
        </w:r>
        <w:r w:rsidR="00F82E34">
          <w:rPr>
            <w:noProof/>
            <w:webHidden/>
          </w:rPr>
          <w:instrText xml:space="preserve"> PAGEREF _Toc368050790 \h </w:instrText>
        </w:r>
        <w:r w:rsidR="00F82E34">
          <w:rPr>
            <w:noProof/>
            <w:webHidden/>
          </w:rPr>
        </w:r>
        <w:r w:rsidR="00F82E34">
          <w:rPr>
            <w:noProof/>
            <w:webHidden/>
          </w:rPr>
          <w:fldChar w:fldCharType="separate"/>
        </w:r>
        <w:r w:rsidR="00D433E8">
          <w:rPr>
            <w:noProof/>
            <w:webHidden/>
          </w:rPr>
          <w:t>399</w:t>
        </w:r>
        <w:r w:rsidR="00F82E34">
          <w:rPr>
            <w:noProof/>
            <w:webHidden/>
          </w:rPr>
          <w:fldChar w:fldCharType="end"/>
        </w:r>
      </w:hyperlink>
    </w:p>
    <w:p w14:paraId="4B7B443D" w14:textId="77777777" w:rsidR="00F82E34" w:rsidRPr="00BE3BA1" w:rsidRDefault="00A649E2">
      <w:pPr>
        <w:pStyle w:val="3a"/>
        <w:rPr>
          <w:rFonts w:ascii="Calibri" w:eastAsia="Times New Roman" w:hAnsi="Calibri" w:cs="Arial"/>
          <w:b w:val="0"/>
          <w:noProof/>
          <w:sz w:val="22"/>
          <w:szCs w:val="22"/>
          <w:lang w:val="en-US" w:eastAsia="en-US"/>
        </w:rPr>
      </w:pPr>
      <w:hyperlink w:anchor="_Toc368050791" w:history="1">
        <w:r w:rsidR="00F82E34" w:rsidRPr="00AE7367">
          <w:rPr>
            <w:rStyle w:val="affb"/>
            <w:noProof/>
          </w:rPr>
          <w:t>23.4.1</w:t>
        </w:r>
        <w:r w:rsidR="00F82E34" w:rsidRPr="00BE3BA1">
          <w:rPr>
            <w:rFonts w:ascii="Calibri" w:eastAsia="Times New Roman" w:hAnsi="Calibri" w:cs="Arial"/>
            <w:b w:val="0"/>
            <w:noProof/>
            <w:sz w:val="22"/>
            <w:szCs w:val="22"/>
            <w:lang w:val="en-US" w:eastAsia="en-US"/>
          </w:rPr>
          <w:tab/>
        </w:r>
        <w:r w:rsidR="00F82E34" w:rsidRPr="00AE7367">
          <w:rPr>
            <w:rStyle w:val="affb"/>
            <w:noProof/>
          </w:rPr>
          <w:t>The WeakSet Constructor</w:t>
        </w:r>
        <w:r w:rsidR="00F82E34">
          <w:rPr>
            <w:noProof/>
            <w:webHidden/>
          </w:rPr>
          <w:tab/>
        </w:r>
        <w:r w:rsidR="00F82E34">
          <w:rPr>
            <w:noProof/>
            <w:webHidden/>
          </w:rPr>
          <w:fldChar w:fldCharType="begin"/>
        </w:r>
        <w:r w:rsidR="00F82E34">
          <w:rPr>
            <w:noProof/>
            <w:webHidden/>
          </w:rPr>
          <w:instrText xml:space="preserve"> PAGEREF _Toc368050791 \h </w:instrText>
        </w:r>
        <w:r w:rsidR="00F82E34">
          <w:rPr>
            <w:noProof/>
            <w:webHidden/>
          </w:rPr>
        </w:r>
        <w:r w:rsidR="00F82E34">
          <w:rPr>
            <w:noProof/>
            <w:webHidden/>
          </w:rPr>
          <w:fldChar w:fldCharType="separate"/>
        </w:r>
        <w:r w:rsidR="00D433E8">
          <w:rPr>
            <w:noProof/>
            <w:webHidden/>
          </w:rPr>
          <w:t>399</w:t>
        </w:r>
        <w:r w:rsidR="00F82E34">
          <w:rPr>
            <w:noProof/>
            <w:webHidden/>
          </w:rPr>
          <w:fldChar w:fldCharType="end"/>
        </w:r>
      </w:hyperlink>
    </w:p>
    <w:p w14:paraId="52F5A975" w14:textId="77777777" w:rsidR="00F82E34" w:rsidRPr="00BE3BA1" w:rsidRDefault="00A649E2">
      <w:pPr>
        <w:pStyle w:val="3a"/>
        <w:rPr>
          <w:rFonts w:ascii="Calibri" w:eastAsia="Times New Roman" w:hAnsi="Calibri" w:cs="Arial"/>
          <w:b w:val="0"/>
          <w:noProof/>
          <w:sz w:val="22"/>
          <w:szCs w:val="22"/>
          <w:lang w:val="en-US" w:eastAsia="en-US"/>
        </w:rPr>
      </w:pPr>
      <w:hyperlink w:anchor="_Toc368050792" w:history="1">
        <w:r w:rsidR="00F82E34" w:rsidRPr="00AE7367">
          <w:rPr>
            <w:rStyle w:val="affb"/>
            <w:noProof/>
          </w:rPr>
          <w:t>23.4.2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WeakSet Constructor</w:t>
        </w:r>
        <w:r w:rsidR="00F82E34">
          <w:rPr>
            <w:noProof/>
            <w:webHidden/>
          </w:rPr>
          <w:tab/>
        </w:r>
        <w:r w:rsidR="00F82E34">
          <w:rPr>
            <w:noProof/>
            <w:webHidden/>
          </w:rPr>
          <w:fldChar w:fldCharType="begin"/>
        </w:r>
        <w:r w:rsidR="00F82E34">
          <w:rPr>
            <w:noProof/>
            <w:webHidden/>
          </w:rPr>
          <w:instrText xml:space="preserve"> PAGEREF _Toc368050792 \h </w:instrText>
        </w:r>
        <w:r w:rsidR="00F82E34">
          <w:rPr>
            <w:noProof/>
            <w:webHidden/>
          </w:rPr>
        </w:r>
        <w:r w:rsidR="00F82E34">
          <w:rPr>
            <w:noProof/>
            <w:webHidden/>
          </w:rPr>
          <w:fldChar w:fldCharType="separate"/>
        </w:r>
        <w:r w:rsidR="00D433E8">
          <w:rPr>
            <w:noProof/>
            <w:webHidden/>
          </w:rPr>
          <w:t>400</w:t>
        </w:r>
        <w:r w:rsidR="00F82E34">
          <w:rPr>
            <w:noProof/>
            <w:webHidden/>
          </w:rPr>
          <w:fldChar w:fldCharType="end"/>
        </w:r>
      </w:hyperlink>
    </w:p>
    <w:p w14:paraId="3572CA6A" w14:textId="77777777" w:rsidR="00F82E34" w:rsidRPr="00BE3BA1" w:rsidRDefault="00A649E2">
      <w:pPr>
        <w:pStyle w:val="3a"/>
        <w:rPr>
          <w:rFonts w:ascii="Calibri" w:eastAsia="Times New Roman" w:hAnsi="Calibri" w:cs="Arial"/>
          <w:b w:val="0"/>
          <w:noProof/>
          <w:sz w:val="22"/>
          <w:szCs w:val="22"/>
          <w:lang w:val="en-US" w:eastAsia="en-US"/>
        </w:rPr>
      </w:pPr>
      <w:hyperlink w:anchor="_Toc368050793" w:history="1">
        <w:r w:rsidR="00F82E34" w:rsidRPr="00AE7367">
          <w:rPr>
            <w:rStyle w:val="affb"/>
            <w:noProof/>
          </w:rPr>
          <w:t>23.4.3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WeakSet Prototype Object</w:t>
        </w:r>
        <w:r w:rsidR="00F82E34">
          <w:rPr>
            <w:noProof/>
            <w:webHidden/>
          </w:rPr>
          <w:tab/>
        </w:r>
        <w:r w:rsidR="00F82E34">
          <w:rPr>
            <w:noProof/>
            <w:webHidden/>
          </w:rPr>
          <w:fldChar w:fldCharType="begin"/>
        </w:r>
        <w:r w:rsidR="00F82E34">
          <w:rPr>
            <w:noProof/>
            <w:webHidden/>
          </w:rPr>
          <w:instrText xml:space="preserve"> PAGEREF _Toc368050793 \h </w:instrText>
        </w:r>
        <w:r w:rsidR="00F82E34">
          <w:rPr>
            <w:noProof/>
            <w:webHidden/>
          </w:rPr>
        </w:r>
        <w:r w:rsidR="00F82E34">
          <w:rPr>
            <w:noProof/>
            <w:webHidden/>
          </w:rPr>
          <w:fldChar w:fldCharType="separate"/>
        </w:r>
        <w:r w:rsidR="00D433E8">
          <w:rPr>
            <w:noProof/>
            <w:webHidden/>
          </w:rPr>
          <w:t>400</w:t>
        </w:r>
        <w:r w:rsidR="00F82E34">
          <w:rPr>
            <w:noProof/>
            <w:webHidden/>
          </w:rPr>
          <w:fldChar w:fldCharType="end"/>
        </w:r>
      </w:hyperlink>
    </w:p>
    <w:p w14:paraId="0FCC2757" w14:textId="77777777" w:rsidR="00F82E34" w:rsidRPr="00BE3BA1" w:rsidRDefault="00A649E2">
      <w:pPr>
        <w:pStyle w:val="3a"/>
        <w:rPr>
          <w:rFonts w:ascii="Calibri" w:eastAsia="Times New Roman" w:hAnsi="Calibri" w:cs="Arial"/>
          <w:b w:val="0"/>
          <w:noProof/>
          <w:sz w:val="22"/>
          <w:szCs w:val="22"/>
          <w:lang w:val="en-US" w:eastAsia="en-US"/>
        </w:rPr>
      </w:pPr>
      <w:hyperlink w:anchor="_Toc368050794" w:history="1">
        <w:r w:rsidR="00F82E34" w:rsidRPr="00AE7367">
          <w:rPr>
            <w:rStyle w:val="affb"/>
            <w:noProof/>
          </w:rPr>
          <w:t>23.4.4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WeakSet Instances</w:t>
        </w:r>
        <w:r w:rsidR="00F82E34">
          <w:rPr>
            <w:noProof/>
            <w:webHidden/>
          </w:rPr>
          <w:tab/>
        </w:r>
        <w:r w:rsidR="00F82E34">
          <w:rPr>
            <w:noProof/>
            <w:webHidden/>
          </w:rPr>
          <w:fldChar w:fldCharType="begin"/>
        </w:r>
        <w:r w:rsidR="00F82E34">
          <w:rPr>
            <w:noProof/>
            <w:webHidden/>
          </w:rPr>
          <w:instrText xml:space="preserve"> PAGEREF _Toc368050794 \h </w:instrText>
        </w:r>
        <w:r w:rsidR="00F82E34">
          <w:rPr>
            <w:noProof/>
            <w:webHidden/>
          </w:rPr>
        </w:r>
        <w:r w:rsidR="00F82E34">
          <w:rPr>
            <w:noProof/>
            <w:webHidden/>
          </w:rPr>
          <w:fldChar w:fldCharType="separate"/>
        </w:r>
        <w:r w:rsidR="00D433E8">
          <w:rPr>
            <w:noProof/>
            <w:webHidden/>
          </w:rPr>
          <w:t>402</w:t>
        </w:r>
        <w:r w:rsidR="00F82E34">
          <w:rPr>
            <w:noProof/>
            <w:webHidden/>
          </w:rPr>
          <w:fldChar w:fldCharType="end"/>
        </w:r>
      </w:hyperlink>
    </w:p>
    <w:p w14:paraId="260DFE7D" w14:textId="77777777" w:rsidR="00F82E34" w:rsidRPr="00BE3BA1" w:rsidRDefault="00A649E2">
      <w:pPr>
        <w:pStyle w:val="12"/>
        <w:rPr>
          <w:rFonts w:ascii="Calibri" w:eastAsia="Times New Roman" w:hAnsi="Calibri" w:cs="Arial"/>
          <w:b w:val="0"/>
          <w:noProof/>
          <w:sz w:val="22"/>
          <w:szCs w:val="22"/>
          <w:lang w:val="en-US" w:eastAsia="en-US"/>
        </w:rPr>
      </w:pPr>
      <w:hyperlink w:anchor="_Toc368050795" w:history="1">
        <w:r w:rsidR="00F82E34" w:rsidRPr="00AE7367">
          <w:rPr>
            <w:rStyle w:val="affb"/>
            <w:noProof/>
          </w:rPr>
          <w:t>24</w:t>
        </w:r>
        <w:r w:rsidR="00F82E34" w:rsidRPr="00BE3BA1">
          <w:rPr>
            <w:rFonts w:ascii="Calibri" w:eastAsia="Times New Roman" w:hAnsi="Calibri" w:cs="Arial"/>
            <w:b w:val="0"/>
            <w:noProof/>
            <w:sz w:val="22"/>
            <w:szCs w:val="22"/>
            <w:lang w:val="en-US" w:eastAsia="en-US"/>
          </w:rPr>
          <w:tab/>
        </w:r>
        <w:r w:rsidR="00F82E34" w:rsidRPr="00AE7367">
          <w:rPr>
            <w:rStyle w:val="affb"/>
            <w:noProof/>
          </w:rPr>
          <w:t>Structured Data</w:t>
        </w:r>
        <w:r w:rsidR="00F82E34">
          <w:rPr>
            <w:noProof/>
            <w:webHidden/>
          </w:rPr>
          <w:tab/>
        </w:r>
        <w:r w:rsidR="00F82E34">
          <w:rPr>
            <w:noProof/>
            <w:webHidden/>
          </w:rPr>
          <w:fldChar w:fldCharType="begin"/>
        </w:r>
        <w:r w:rsidR="00F82E34">
          <w:rPr>
            <w:noProof/>
            <w:webHidden/>
          </w:rPr>
          <w:instrText xml:space="preserve"> PAGEREF _Toc368050795 \h </w:instrText>
        </w:r>
        <w:r w:rsidR="00F82E34">
          <w:rPr>
            <w:noProof/>
            <w:webHidden/>
          </w:rPr>
        </w:r>
        <w:r w:rsidR="00F82E34">
          <w:rPr>
            <w:noProof/>
            <w:webHidden/>
          </w:rPr>
          <w:fldChar w:fldCharType="separate"/>
        </w:r>
        <w:r w:rsidR="00D433E8">
          <w:rPr>
            <w:noProof/>
            <w:webHidden/>
          </w:rPr>
          <w:t>402</w:t>
        </w:r>
        <w:r w:rsidR="00F82E34">
          <w:rPr>
            <w:noProof/>
            <w:webHidden/>
          </w:rPr>
          <w:fldChar w:fldCharType="end"/>
        </w:r>
      </w:hyperlink>
    </w:p>
    <w:p w14:paraId="01E8B8A3" w14:textId="77777777" w:rsidR="00F82E34" w:rsidRPr="00BE3BA1" w:rsidRDefault="00A649E2">
      <w:pPr>
        <w:pStyle w:val="2c"/>
        <w:rPr>
          <w:rFonts w:ascii="Calibri" w:eastAsia="Times New Roman" w:hAnsi="Calibri" w:cs="Arial"/>
          <w:b w:val="0"/>
          <w:noProof/>
          <w:sz w:val="22"/>
          <w:szCs w:val="22"/>
          <w:lang w:val="en-US" w:eastAsia="en-US"/>
        </w:rPr>
      </w:pPr>
      <w:hyperlink w:anchor="_Toc368050796" w:history="1">
        <w:r w:rsidR="00F82E34" w:rsidRPr="00AE7367">
          <w:rPr>
            <w:rStyle w:val="affb"/>
            <w:noProof/>
          </w:rPr>
          <w:t>24.1</w:t>
        </w:r>
        <w:r w:rsidR="00F82E34" w:rsidRPr="00BE3BA1">
          <w:rPr>
            <w:rFonts w:ascii="Calibri" w:eastAsia="Times New Roman" w:hAnsi="Calibri" w:cs="Arial"/>
            <w:b w:val="0"/>
            <w:noProof/>
            <w:sz w:val="22"/>
            <w:szCs w:val="22"/>
            <w:lang w:val="en-US" w:eastAsia="en-US"/>
          </w:rPr>
          <w:tab/>
        </w:r>
        <w:r w:rsidR="00F82E34" w:rsidRPr="00AE7367">
          <w:rPr>
            <w:rStyle w:val="affb"/>
            <w:noProof/>
          </w:rPr>
          <w:t>ArrayBuffer Objects</w:t>
        </w:r>
        <w:r w:rsidR="00F82E34">
          <w:rPr>
            <w:noProof/>
            <w:webHidden/>
          </w:rPr>
          <w:tab/>
        </w:r>
        <w:r w:rsidR="00F82E34">
          <w:rPr>
            <w:noProof/>
            <w:webHidden/>
          </w:rPr>
          <w:fldChar w:fldCharType="begin"/>
        </w:r>
        <w:r w:rsidR="00F82E34">
          <w:rPr>
            <w:noProof/>
            <w:webHidden/>
          </w:rPr>
          <w:instrText xml:space="preserve"> PAGEREF _Toc368050796 \h </w:instrText>
        </w:r>
        <w:r w:rsidR="00F82E34">
          <w:rPr>
            <w:noProof/>
            <w:webHidden/>
          </w:rPr>
        </w:r>
        <w:r w:rsidR="00F82E34">
          <w:rPr>
            <w:noProof/>
            <w:webHidden/>
          </w:rPr>
          <w:fldChar w:fldCharType="separate"/>
        </w:r>
        <w:r w:rsidR="00D433E8">
          <w:rPr>
            <w:noProof/>
            <w:webHidden/>
          </w:rPr>
          <w:t>402</w:t>
        </w:r>
        <w:r w:rsidR="00F82E34">
          <w:rPr>
            <w:noProof/>
            <w:webHidden/>
          </w:rPr>
          <w:fldChar w:fldCharType="end"/>
        </w:r>
      </w:hyperlink>
    </w:p>
    <w:p w14:paraId="57FFF3AB" w14:textId="77777777" w:rsidR="00F82E34" w:rsidRPr="00BE3BA1" w:rsidRDefault="00A649E2">
      <w:pPr>
        <w:pStyle w:val="3a"/>
        <w:rPr>
          <w:rFonts w:ascii="Calibri" w:eastAsia="Times New Roman" w:hAnsi="Calibri" w:cs="Arial"/>
          <w:b w:val="0"/>
          <w:noProof/>
          <w:sz w:val="22"/>
          <w:szCs w:val="22"/>
          <w:lang w:val="en-US" w:eastAsia="en-US"/>
        </w:rPr>
      </w:pPr>
      <w:hyperlink w:anchor="_Toc368050797" w:history="1">
        <w:r w:rsidR="00F82E34" w:rsidRPr="00AE7367">
          <w:rPr>
            <w:rStyle w:val="affb"/>
            <w:noProof/>
          </w:rPr>
          <w:t>24.1.1</w:t>
        </w:r>
        <w:r w:rsidR="00F82E34" w:rsidRPr="00BE3BA1">
          <w:rPr>
            <w:rFonts w:ascii="Calibri" w:eastAsia="Times New Roman" w:hAnsi="Calibri" w:cs="Arial"/>
            <w:b w:val="0"/>
            <w:noProof/>
            <w:sz w:val="22"/>
            <w:szCs w:val="22"/>
            <w:lang w:val="en-US" w:eastAsia="en-US"/>
          </w:rPr>
          <w:tab/>
        </w:r>
        <w:r w:rsidR="00F82E34" w:rsidRPr="00AE7367">
          <w:rPr>
            <w:rStyle w:val="affb"/>
            <w:noProof/>
          </w:rPr>
          <w:t>Abstract Operations For ArrayBuffer Objects</w:t>
        </w:r>
        <w:r w:rsidR="00F82E34">
          <w:rPr>
            <w:noProof/>
            <w:webHidden/>
          </w:rPr>
          <w:tab/>
        </w:r>
        <w:r w:rsidR="00F82E34">
          <w:rPr>
            <w:noProof/>
            <w:webHidden/>
          </w:rPr>
          <w:fldChar w:fldCharType="begin"/>
        </w:r>
        <w:r w:rsidR="00F82E34">
          <w:rPr>
            <w:noProof/>
            <w:webHidden/>
          </w:rPr>
          <w:instrText xml:space="preserve"> PAGEREF _Toc368050797 \h </w:instrText>
        </w:r>
        <w:r w:rsidR="00F82E34">
          <w:rPr>
            <w:noProof/>
            <w:webHidden/>
          </w:rPr>
        </w:r>
        <w:r w:rsidR="00F82E34">
          <w:rPr>
            <w:noProof/>
            <w:webHidden/>
          </w:rPr>
          <w:fldChar w:fldCharType="separate"/>
        </w:r>
        <w:r w:rsidR="00D433E8">
          <w:rPr>
            <w:noProof/>
            <w:webHidden/>
          </w:rPr>
          <w:t>402</w:t>
        </w:r>
        <w:r w:rsidR="00F82E34">
          <w:rPr>
            <w:noProof/>
            <w:webHidden/>
          </w:rPr>
          <w:fldChar w:fldCharType="end"/>
        </w:r>
      </w:hyperlink>
    </w:p>
    <w:p w14:paraId="1133D8A5" w14:textId="77777777" w:rsidR="00F82E34" w:rsidRPr="00BE3BA1" w:rsidRDefault="00A649E2">
      <w:pPr>
        <w:pStyle w:val="3a"/>
        <w:rPr>
          <w:rFonts w:ascii="Calibri" w:eastAsia="Times New Roman" w:hAnsi="Calibri" w:cs="Arial"/>
          <w:b w:val="0"/>
          <w:noProof/>
          <w:sz w:val="22"/>
          <w:szCs w:val="22"/>
          <w:lang w:val="en-US" w:eastAsia="en-US"/>
        </w:rPr>
      </w:pPr>
      <w:hyperlink w:anchor="_Toc368050798" w:history="1">
        <w:r w:rsidR="00F82E34" w:rsidRPr="00AE7367">
          <w:rPr>
            <w:rStyle w:val="affb"/>
            <w:noProof/>
          </w:rPr>
          <w:t>24.1.2</w:t>
        </w:r>
        <w:r w:rsidR="00F82E34" w:rsidRPr="00BE3BA1">
          <w:rPr>
            <w:rFonts w:ascii="Calibri" w:eastAsia="Times New Roman" w:hAnsi="Calibri" w:cs="Arial"/>
            <w:b w:val="0"/>
            <w:noProof/>
            <w:sz w:val="22"/>
            <w:szCs w:val="22"/>
            <w:lang w:val="en-US" w:eastAsia="en-US"/>
          </w:rPr>
          <w:tab/>
        </w:r>
        <w:r w:rsidR="00F82E34" w:rsidRPr="00AE7367">
          <w:rPr>
            <w:rStyle w:val="affb"/>
            <w:noProof/>
          </w:rPr>
          <w:t>The ArrayBuffer Constructor</w:t>
        </w:r>
        <w:r w:rsidR="00F82E34">
          <w:rPr>
            <w:noProof/>
            <w:webHidden/>
          </w:rPr>
          <w:tab/>
        </w:r>
        <w:r w:rsidR="00F82E34">
          <w:rPr>
            <w:noProof/>
            <w:webHidden/>
          </w:rPr>
          <w:fldChar w:fldCharType="begin"/>
        </w:r>
        <w:r w:rsidR="00F82E34">
          <w:rPr>
            <w:noProof/>
            <w:webHidden/>
          </w:rPr>
          <w:instrText xml:space="preserve"> PAGEREF _Toc368050798 \h </w:instrText>
        </w:r>
        <w:r w:rsidR="00F82E34">
          <w:rPr>
            <w:noProof/>
            <w:webHidden/>
          </w:rPr>
        </w:r>
        <w:r w:rsidR="00F82E34">
          <w:rPr>
            <w:noProof/>
            <w:webHidden/>
          </w:rPr>
          <w:fldChar w:fldCharType="separate"/>
        </w:r>
        <w:r w:rsidR="00D433E8">
          <w:rPr>
            <w:noProof/>
            <w:webHidden/>
          </w:rPr>
          <w:t>404</w:t>
        </w:r>
        <w:r w:rsidR="00F82E34">
          <w:rPr>
            <w:noProof/>
            <w:webHidden/>
          </w:rPr>
          <w:fldChar w:fldCharType="end"/>
        </w:r>
      </w:hyperlink>
    </w:p>
    <w:p w14:paraId="0D0ADD2E" w14:textId="77777777" w:rsidR="00F82E34" w:rsidRPr="00BE3BA1" w:rsidRDefault="00A649E2">
      <w:pPr>
        <w:pStyle w:val="3a"/>
        <w:rPr>
          <w:rFonts w:ascii="Calibri" w:eastAsia="Times New Roman" w:hAnsi="Calibri" w:cs="Arial"/>
          <w:b w:val="0"/>
          <w:noProof/>
          <w:sz w:val="22"/>
          <w:szCs w:val="22"/>
          <w:lang w:val="en-US" w:eastAsia="en-US"/>
        </w:rPr>
      </w:pPr>
      <w:hyperlink w:anchor="_Toc368050799" w:history="1">
        <w:r w:rsidR="00F82E34" w:rsidRPr="00AE7367">
          <w:rPr>
            <w:rStyle w:val="affb"/>
            <w:noProof/>
          </w:rPr>
          <w:t>24.1.3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ArrayBuffer Constructor</w:t>
        </w:r>
        <w:r w:rsidR="00F82E34">
          <w:rPr>
            <w:noProof/>
            <w:webHidden/>
          </w:rPr>
          <w:tab/>
        </w:r>
        <w:r w:rsidR="00F82E34">
          <w:rPr>
            <w:noProof/>
            <w:webHidden/>
          </w:rPr>
          <w:fldChar w:fldCharType="begin"/>
        </w:r>
        <w:r w:rsidR="00F82E34">
          <w:rPr>
            <w:noProof/>
            <w:webHidden/>
          </w:rPr>
          <w:instrText xml:space="preserve"> PAGEREF _Toc368050799 \h </w:instrText>
        </w:r>
        <w:r w:rsidR="00F82E34">
          <w:rPr>
            <w:noProof/>
            <w:webHidden/>
          </w:rPr>
        </w:r>
        <w:r w:rsidR="00F82E34">
          <w:rPr>
            <w:noProof/>
            <w:webHidden/>
          </w:rPr>
          <w:fldChar w:fldCharType="separate"/>
        </w:r>
        <w:r w:rsidR="00D433E8">
          <w:rPr>
            <w:noProof/>
            <w:webHidden/>
          </w:rPr>
          <w:t>404</w:t>
        </w:r>
        <w:r w:rsidR="00F82E34">
          <w:rPr>
            <w:noProof/>
            <w:webHidden/>
          </w:rPr>
          <w:fldChar w:fldCharType="end"/>
        </w:r>
      </w:hyperlink>
    </w:p>
    <w:p w14:paraId="74D3D9C4" w14:textId="77777777" w:rsidR="00F82E34" w:rsidRPr="00BE3BA1" w:rsidRDefault="00A649E2">
      <w:pPr>
        <w:pStyle w:val="3a"/>
        <w:rPr>
          <w:rFonts w:ascii="Calibri" w:eastAsia="Times New Roman" w:hAnsi="Calibri" w:cs="Arial"/>
          <w:b w:val="0"/>
          <w:noProof/>
          <w:sz w:val="22"/>
          <w:szCs w:val="22"/>
          <w:lang w:val="en-US" w:eastAsia="en-US"/>
        </w:rPr>
      </w:pPr>
      <w:hyperlink w:anchor="_Toc368050800" w:history="1">
        <w:r w:rsidR="00F82E34" w:rsidRPr="00AE7367">
          <w:rPr>
            <w:rStyle w:val="affb"/>
            <w:noProof/>
          </w:rPr>
          <w:t>24.1.4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ArrayBuffer Prototype Object</w:t>
        </w:r>
        <w:r w:rsidR="00F82E34">
          <w:rPr>
            <w:noProof/>
            <w:webHidden/>
          </w:rPr>
          <w:tab/>
        </w:r>
        <w:r w:rsidR="00F82E34">
          <w:rPr>
            <w:noProof/>
            <w:webHidden/>
          </w:rPr>
          <w:fldChar w:fldCharType="begin"/>
        </w:r>
        <w:r w:rsidR="00F82E34">
          <w:rPr>
            <w:noProof/>
            <w:webHidden/>
          </w:rPr>
          <w:instrText xml:space="preserve"> PAGEREF _Toc368050800 \h </w:instrText>
        </w:r>
        <w:r w:rsidR="00F82E34">
          <w:rPr>
            <w:noProof/>
            <w:webHidden/>
          </w:rPr>
        </w:r>
        <w:r w:rsidR="00F82E34">
          <w:rPr>
            <w:noProof/>
            <w:webHidden/>
          </w:rPr>
          <w:fldChar w:fldCharType="separate"/>
        </w:r>
        <w:r w:rsidR="00D433E8">
          <w:rPr>
            <w:noProof/>
            <w:webHidden/>
          </w:rPr>
          <w:t>405</w:t>
        </w:r>
        <w:r w:rsidR="00F82E34">
          <w:rPr>
            <w:noProof/>
            <w:webHidden/>
          </w:rPr>
          <w:fldChar w:fldCharType="end"/>
        </w:r>
      </w:hyperlink>
    </w:p>
    <w:p w14:paraId="7E562CE9" w14:textId="77777777" w:rsidR="00F82E34" w:rsidRPr="00BE3BA1" w:rsidRDefault="00A649E2">
      <w:pPr>
        <w:pStyle w:val="3a"/>
        <w:rPr>
          <w:rFonts w:ascii="Calibri" w:eastAsia="Times New Roman" w:hAnsi="Calibri" w:cs="Arial"/>
          <w:b w:val="0"/>
          <w:noProof/>
          <w:sz w:val="22"/>
          <w:szCs w:val="22"/>
          <w:lang w:val="en-US" w:eastAsia="en-US"/>
        </w:rPr>
      </w:pPr>
      <w:hyperlink w:anchor="_Toc368050801" w:history="1">
        <w:r w:rsidR="00F82E34" w:rsidRPr="00AE7367">
          <w:rPr>
            <w:rStyle w:val="affb"/>
            <w:noProof/>
          </w:rPr>
          <w:t>24.1.5</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ArrayBuffer Instances</w:t>
        </w:r>
        <w:r w:rsidR="00F82E34">
          <w:rPr>
            <w:noProof/>
            <w:webHidden/>
          </w:rPr>
          <w:tab/>
        </w:r>
        <w:r w:rsidR="00F82E34">
          <w:rPr>
            <w:noProof/>
            <w:webHidden/>
          </w:rPr>
          <w:fldChar w:fldCharType="begin"/>
        </w:r>
        <w:r w:rsidR="00F82E34">
          <w:rPr>
            <w:noProof/>
            <w:webHidden/>
          </w:rPr>
          <w:instrText xml:space="preserve"> PAGEREF _Toc368050801 \h </w:instrText>
        </w:r>
        <w:r w:rsidR="00F82E34">
          <w:rPr>
            <w:noProof/>
            <w:webHidden/>
          </w:rPr>
        </w:r>
        <w:r w:rsidR="00F82E34">
          <w:rPr>
            <w:noProof/>
            <w:webHidden/>
          </w:rPr>
          <w:fldChar w:fldCharType="separate"/>
        </w:r>
        <w:r w:rsidR="00D433E8">
          <w:rPr>
            <w:noProof/>
            <w:webHidden/>
          </w:rPr>
          <w:t>406</w:t>
        </w:r>
        <w:r w:rsidR="00F82E34">
          <w:rPr>
            <w:noProof/>
            <w:webHidden/>
          </w:rPr>
          <w:fldChar w:fldCharType="end"/>
        </w:r>
      </w:hyperlink>
    </w:p>
    <w:p w14:paraId="4B05D876" w14:textId="77777777" w:rsidR="00F82E34" w:rsidRPr="00BE3BA1" w:rsidRDefault="00A649E2">
      <w:pPr>
        <w:pStyle w:val="2c"/>
        <w:rPr>
          <w:rFonts w:ascii="Calibri" w:eastAsia="Times New Roman" w:hAnsi="Calibri" w:cs="Arial"/>
          <w:b w:val="0"/>
          <w:noProof/>
          <w:sz w:val="22"/>
          <w:szCs w:val="22"/>
          <w:lang w:val="en-US" w:eastAsia="en-US"/>
        </w:rPr>
      </w:pPr>
      <w:hyperlink w:anchor="_Toc368050802" w:history="1">
        <w:r w:rsidR="00F82E34" w:rsidRPr="00AE7367">
          <w:rPr>
            <w:rStyle w:val="affb"/>
            <w:noProof/>
          </w:rPr>
          <w:t>24.2</w:t>
        </w:r>
        <w:r w:rsidR="00F82E34" w:rsidRPr="00BE3BA1">
          <w:rPr>
            <w:rFonts w:ascii="Calibri" w:eastAsia="Times New Roman" w:hAnsi="Calibri" w:cs="Arial"/>
            <w:b w:val="0"/>
            <w:noProof/>
            <w:sz w:val="22"/>
            <w:szCs w:val="22"/>
            <w:lang w:val="en-US" w:eastAsia="en-US"/>
          </w:rPr>
          <w:tab/>
        </w:r>
        <w:r w:rsidR="00F82E34" w:rsidRPr="00AE7367">
          <w:rPr>
            <w:rStyle w:val="affb"/>
            <w:noProof/>
          </w:rPr>
          <w:t>DataView Objects</w:t>
        </w:r>
        <w:r w:rsidR="00F82E34">
          <w:rPr>
            <w:noProof/>
            <w:webHidden/>
          </w:rPr>
          <w:tab/>
        </w:r>
        <w:r w:rsidR="00F82E34">
          <w:rPr>
            <w:noProof/>
            <w:webHidden/>
          </w:rPr>
          <w:fldChar w:fldCharType="begin"/>
        </w:r>
        <w:r w:rsidR="00F82E34">
          <w:rPr>
            <w:noProof/>
            <w:webHidden/>
          </w:rPr>
          <w:instrText xml:space="preserve"> PAGEREF _Toc368050802 \h </w:instrText>
        </w:r>
        <w:r w:rsidR="00F82E34">
          <w:rPr>
            <w:noProof/>
            <w:webHidden/>
          </w:rPr>
        </w:r>
        <w:r w:rsidR="00F82E34">
          <w:rPr>
            <w:noProof/>
            <w:webHidden/>
          </w:rPr>
          <w:fldChar w:fldCharType="separate"/>
        </w:r>
        <w:r w:rsidR="00D433E8">
          <w:rPr>
            <w:noProof/>
            <w:webHidden/>
          </w:rPr>
          <w:t>406</w:t>
        </w:r>
        <w:r w:rsidR="00F82E34">
          <w:rPr>
            <w:noProof/>
            <w:webHidden/>
          </w:rPr>
          <w:fldChar w:fldCharType="end"/>
        </w:r>
      </w:hyperlink>
    </w:p>
    <w:p w14:paraId="3A4DFD69" w14:textId="77777777" w:rsidR="00F82E34" w:rsidRPr="00BE3BA1" w:rsidRDefault="00A649E2">
      <w:pPr>
        <w:pStyle w:val="3a"/>
        <w:rPr>
          <w:rFonts w:ascii="Calibri" w:eastAsia="Times New Roman" w:hAnsi="Calibri" w:cs="Arial"/>
          <w:b w:val="0"/>
          <w:noProof/>
          <w:sz w:val="22"/>
          <w:szCs w:val="22"/>
          <w:lang w:val="en-US" w:eastAsia="en-US"/>
        </w:rPr>
      </w:pPr>
      <w:hyperlink w:anchor="_Toc368050803" w:history="1">
        <w:r w:rsidR="00F82E34" w:rsidRPr="00AE7367">
          <w:rPr>
            <w:rStyle w:val="affb"/>
            <w:noProof/>
          </w:rPr>
          <w:t>24.2.1</w:t>
        </w:r>
        <w:r w:rsidR="00F82E34" w:rsidRPr="00BE3BA1">
          <w:rPr>
            <w:rFonts w:ascii="Calibri" w:eastAsia="Times New Roman" w:hAnsi="Calibri" w:cs="Arial"/>
            <w:b w:val="0"/>
            <w:noProof/>
            <w:sz w:val="22"/>
            <w:szCs w:val="22"/>
            <w:lang w:val="en-US" w:eastAsia="en-US"/>
          </w:rPr>
          <w:tab/>
        </w:r>
        <w:r w:rsidR="00F82E34" w:rsidRPr="00AE7367">
          <w:rPr>
            <w:rStyle w:val="affb"/>
            <w:noProof/>
          </w:rPr>
          <w:t>Abstract Operations For DataView Objects</w:t>
        </w:r>
        <w:r w:rsidR="00F82E34">
          <w:rPr>
            <w:noProof/>
            <w:webHidden/>
          </w:rPr>
          <w:tab/>
        </w:r>
        <w:r w:rsidR="00F82E34">
          <w:rPr>
            <w:noProof/>
            <w:webHidden/>
          </w:rPr>
          <w:fldChar w:fldCharType="begin"/>
        </w:r>
        <w:r w:rsidR="00F82E34">
          <w:rPr>
            <w:noProof/>
            <w:webHidden/>
          </w:rPr>
          <w:instrText xml:space="preserve"> PAGEREF _Toc368050803 \h </w:instrText>
        </w:r>
        <w:r w:rsidR="00F82E34">
          <w:rPr>
            <w:noProof/>
            <w:webHidden/>
          </w:rPr>
        </w:r>
        <w:r w:rsidR="00F82E34">
          <w:rPr>
            <w:noProof/>
            <w:webHidden/>
          </w:rPr>
          <w:fldChar w:fldCharType="separate"/>
        </w:r>
        <w:r w:rsidR="00D433E8">
          <w:rPr>
            <w:noProof/>
            <w:webHidden/>
          </w:rPr>
          <w:t>406</w:t>
        </w:r>
        <w:r w:rsidR="00F82E34">
          <w:rPr>
            <w:noProof/>
            <w:webHidden/>
          </w:rPr>
          <w:fldChar w:fldCharType="end"/>
        </w:r>
      </w:hyperlink>
    </w:p>
    <w:p w14:paraId="5CFF771D" w14:textId="77777777" w:rsidR="00F82E34" w:rsidRPr="00BE3BA1" w:rsidRDefault="00A649E2">
      <w:pPr>
        <w:pStyle w:val="3a"/>
        <w:rPr>
          <w:rFonts w:ascii="Calibri" w:eastAsia="Times New Roman" w:hAnsi="Calibri" w:cs="Arial"/>
          <w:b w:val="0"/>
          <w:noProof/>
          <w:sz w:val="22"/>
          <w:szCs w:val="22"/>
          <w:lang w:val="en-US" w:eastAsia="en-US"/>
        </w:rPr>
      </w:pPr>
      <w:hyperlink w:anchor="_Toc368050804" w:history="1">
        <w:r w:rsidR="00F82E34" w:rsidRPr="00AE7367">
          <w:rPr>
            <w:rStyle w:val="affb"/>
            <w:noProof/>
          </w:rPr>
          <w:t>24.2.2</w:t>
        </w:r>
        <w:r w:rsidR="00F82E34" w:rsidRPr="00BE3BA1">
          <w:rPr>
            <w:rFonts w:ascii="Calibri" w:eastAsia="Times New Roman" w:hAnsi="Calibri" w:cs="Arial"/>
            <w:b w:val="0"/>
            <w:noProof/>
            <w:sz w:val="22"/>
            <w:szCs w:val="22"/>
            <w:lang w:val="en-US" w:eastAsia="en-US"/>
          </w:rPr>
          <w:tab/>
        </w:r>
        <w:r w:rsidR="00F82E34" w:rsidRPr="00AE7367">
          <w:rPr>
            <w:rStyle w:val="affb"/>
            <w:noProof/>
          </w:rPr>
          <w:t>The DataView Constructor</w:t>
        </w:r>
        <w:r w:rsidR="00F82E34">
          <w:rPr>
            <w:noProof/>
            <w:webHidden/>
          </w:rPr>
          <w:tab/>
        </w:r>
        <w:r w:rsidR="00F82E34">
          <w:rPr>
            <w:noProof/>
            <w:webHidden/>
          </w:rPr>
          <w:fldChar w:fldCharType="begin"/>
        </w:r>
        <w:r w:rsidR="00F82E34">
          <w:rPr>
            <w:noProof/>
            <w:webHidden/>
          </w:rPr>
          <w:instrText xml:space="preserve"> PAGEREF _Toc368050804 \h </w:instrText>
        </w:r>
        <w:r w:rsidR="00F82E34">
          <w:rPr>
            <w:noProof/>
            <w:webHidden/>
          </w:rPr>
        </w:r>
        <w:r w:rsidR="00F82E34">
          <w:rPr>
            <w:noProof/>
            <w:webHidden/>
          </w:rPr>
          <w:fldChar w:fldCharType="separate"/>
        </w:r>
        <w:r w:rsidR="00D433E8">
          <w:rPr>
            <w:noProof/>
            <w:webHidden/>
          </w:rPr>
          <w:t>407</w:t>
        </w:r>
        <w:r w:rsidR="00F82E34">
          <w:rPr>
            <w:noProof/>
            <w:webHidden/>
          </w:rPr>
          <w:fldChar w:fldCharType="end"/>
        </w:r>
      </w:hyperlink>
    </w:p>
    <w:p w14:paraId="4F8988CC" w14:textId="77777777" w:rsidR="00F82E34" w:rsidRPr="00BE3BA1" w:rsidRDefault="00A649E2">
      <w:pPr>
        <w:pStyle w:val="3a"/>
        <w:rPr>
          <w:rFonts w:ascii="Calibri" w:eastAsia="Times New Roman" w:hAnsi="Calibri" w:cs="Arial"/>
          <w:b w:val="0"/>
          <w:noProof/>
          <w:sz w:val="22"/>
          <w:szCs w:val="22"/>
          <w:lang w:val="en-US" w:eastAsia="en-US"/>
        </w:rPr>
      </w:pPr>
      <w:hyperlink w:anchor="_Toc368050805" w:history="1">
        <w:r w:rsidR="00F82E34" w:rsidRPr="00AE7367">
          <w:rPr>
            <w:rStyle w:val="affb"/>
            <w:noProof/>
          </w:rPr>
          <w:t>24.2.3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DataView Constructor</w:t>
        </w:r>
        <w:r w:rsidR="00F82E34">
          <w:rPr>
            <w:noProof/>
            <w:webHidden/>
          </w:rPr>
          <w:tab/>
        </w:r>
        <w:r w:rsidR="00F82E34">
          <w:rPr>
            <w:noProof/>
            <w:webHidden/>
          </w:rPr>
          <w:fldChar w:fldCharType="begin"/>
        </w:r>
        <w:r w:rsidR="00F82E34">
          <w:rPr>
            <w:noProof/>
            <w:webHidden/>
          </w:rPr>
          <w:instrText xml:space="preserve"> PAGEREF _Toc368050805 \h </w:instrText>
        </w:r>
        <w:r w:rsidR="00F82E34">
          <w:rPr>
            <w:noProof/>
            <w:webHidden/>
          </w:rPr>
        </w:r>
        <w:r w:rsidR="00F82E34">
          <w:rPr>
            <w:noProof/>
            <w:webHidden/>
          </w:rPr>
          <w:fldChar w:fldCharType="separate"/>
        </w:r>
        <w:r w:rsidR="00D433E8">
          <w:rPr>
            <w:noProof/>
            <w:webHidden/>
          </w:rPr>
          <w:t>408</w:t>
        </w:r>
        <w:r w:rsidR="00F82E34">
          <w:rPr>
            <w:noProof/>
            <w:webHidden/>
          </w:rPr>
          <w:fldChar w:fldCharType="end"/>
        </w:r>
      </w:hyperlink>
    </w:p>
    <w:p w14:paraId="6A51DE36" w14:textId="77777777" w:rsidR="00F82E34" w:rsidRPr="00BE3BA1" w:rsidRDefault="00A649E2">
      <w:pPr>
        <w:pStyle w:val="3a"/>
        <w:rPr>
          <w:rFonts w:ascii="Calibri" w:eastAsia="Times New Roman" w:hAnsi="Calibri" w:cs="Arial"/>
          <w:b w:val="0"/>
          <w:noProof/>
          <w:sz w:val="22"/>
          <w:szCs w:val="22"/>
          <w:lang w:val="en-US" w:eastAsia="en-US"/>
        </w:rPr>
      </w:pPr>
      <w:hyperlink w:anchor="_Toc368050806" w:history="1">
        <w:r w:rsidR="00F82E34" w:rsidRPr="00AE7367">
          <w:rPr>
            <w:rStyle w:val="affb"/>
            <w:noProof/>
          </w:rPr>
          <w:t>24.2.4</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DataView Prototype Object</w:t>
        </w:r>
        <w:r w:rsidR="00F82E34">
          <w:rPr>
            <w:noProof/>
            <w:webHidden/>
          </w:rPr>
          <w:tab/>
        </w:r>
        <w:r w:rsidR="00F82E34">
          <w:rPr>
            <w:noProof/>
            <w:webHidden/>
          </w:rPr>
          <w:fldChar w:fldCharType="begin"/>
        </w:r>
        <w:r w:rsidR="00F82E34">
          <w:rPr>
            <w:noProof/>
            <w:webHidden/>
          </w:rPr>
          <w:instrText xml:space="preserve"> PAGEREF _Toc368050806 \h </w:instrText>
        </w:r>
        <w:r w:rsidR="00F82E34">
          <w:rPr>
            <w:noProof/>
            <w:webHidden/>
          </w:rPr>
        </w:r>
        <w:r w:rsidR="00F82E34">
          <w:rPr>
            <w:noProof/>
            <w:webHidden/>
          </w:rPr>
          <w:fldChar w:fldCharType="separate"/>
        </w:r>
        <w:r w:rsidR="00D433E8">
          <w:rPr>
            <w:noProof/>
            <w:webHidden/>
          </w:rPr>
          <w:t>408</w:t>
        </w:r>
        <w:r w:rsidR="00F82E34">
          <w:rPr>
            <w:noProof/>
            <w:webHidden/>
          </w:rPr>
          <w:fldChar w:fldCharType="end"/>
        </w:r>
      </w:hyperlink>
    </w:p>
    <w:p w14:paraId="61C6B13B" w14:textId="77777777" w:rsidR="00F82E34" w:rsidRPr="00BE3BA1" w:rsidRDefault="00A649E2">
      <w:pPr>
        <w:pStyle w:val="3a"/>
        <w:rPr>
          <w:rFonts w:ascii="Calibri" w:eastAsia="Times New Roman" w:hAnsi="Calibri" w:cs="Arial"/>
          <w:b w:val="0"/>
          <w:noProof/>
          <w:sz w:val="22"/>
          <w:szCs w:val="22"/>
          <w:lang w:val="en-US" w:eastAsia="en-US"/>
        </w:rPr>
      </w:pPr>
      <w:hyperlink w:anchor="_Toc368050807" w:history="1">
        <w:r w:rsidR="00F82E34" w:rsidRPr="00AE7367">
          <w:rPr>
            <w:rStyle w:val="affb"/>
            <w:noProof/>
          </w:rPr>
          <w:t>24.2.5</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DataView Instances</w:t>
        </w:r>
        <w:r w:rsidR="00F82E34">
          <w:rPr>
            <w:noProof/>
            <w:webHidden/>
          </w:rPr>
          <w:tab/>
        </w:r>
        <w:r w:rsidR="00F82E34">
          <w:rPr>
            <w:noProof/>
            <w:webHidden/>
          </w:rPr>
          <w:fldChar w:fldCharType="begin"/>
        </w:r>
        <w:r w:rsidR="00F82E34">
          <w:rPr>
            <w:noProof/>
            <w:webHidden/>
          </w:rPr>
          <w:instrText xml:space="preserve"> PAGEREF _Toc368050807 \h </w:instrText>
        </w:r>
        <w:r w:rsidR="00F82E34">
          <w:rPr>
            <w:noProof/>
            <w:webHidden/>
          </w:rPr>
        </w:r>
        <w:r w:rsidR="00F82E34">
          <w:rPr>
            <w:noProof/>
            <w:webHidden/>
          </w:rPr>
          <w:fldChar w:fldCharType="separate"/>
        </w:r>
        <w:r w:rsidR="00D433E8">
          <w:rPr>
            <w:noProof/>
            <w:webHidden/>
          </w:rPr>
          <w:t>412</w:t>
        </w:r>
        <w:r w:rsidR="00F82E34">
          <w:rPr>
            <w:noProof/>
            <w:webHidden/>
          </w:rPr>
          <w:fldChar w:fldCharType="end"/>
        </w:r>
      </w:hyperlink>
    </w:p>
    <w:p w14:paraId="1E8A08B1" w14:textId="77777777" w:rsidR="00F82E34" w:rsidRPr="00BE3BA1" w:rsidRDefault="00A649E2">
      <w:pPr>
        <w:pStyle w:val="2c"/>
        <w:rPr>
          <w:rFonts w:ascii="Calibri" w:eastAsia="Times New Roman" w:hAnsi="Calibri" w:cs="Arial"/>
          <w:b w:val="0"/>
          <w:noProof/>
          <w:sz w:val="22"/>
          <w:szCs w:val="22"/>
          <w:lang w:val="en-US" w:eastAsia="en-US"/>
        </w:rPr>
      </w:pPr>
      <w:hyperlink w:anchor="_Toc368050808" w:history="1">
        <w:r w:rsidR="00F82E34" w:rsidRPr="00AE7367">
          <w:rPr>
            <w:rStyle w:val="affb"/>
            <w:noProof/>
          </w:rPr>
          <w:t>24.3</w:t>
        </w:r>
        <w:r w:rsidR="00F82E34" w:rsidRPr="00BE3BA1">
          <w:rPr>
            <w:rFonts w:ascii="Calibri" w:eastAsia="Times New Roman" w:hAnsi="Calibri" w:cs="Arial"/>
            <w:b w:val="0"/>
            <w:noProof/>
            <w:sz w:val="22"/>
            <w:szCs w:val="22"/>
            <w:lang w:val="en-US" w:eastAsia="en-US"/>
          </w:rPr>
          <w:tab/>
        </w:r>
        <w:r w:rsidR="00F82E34" w:rsidRPr="00AE7367">
          <w:rPr>
            <w:rStyle w:val="affb"/>
            <w:noProof/>
          </w:rPr>
          <w:t>The JSON Object</w:t>
        </w:r>
        <w:r w:rsidR="00F82E34">
          <w:rPr>
            <w:noProof/>
            <w:webHidden/>
          </w:rPr>
          <w:tab/>
        </w:r>
        <w:r w:rsidR="00F82E34">
          <w:rPr>
            <w:noProof/>
            <w:webHidden/>
          </w:rPr>
          <w:fldChar w:fldCharType="begin"/>
        </w:r>
        <w:r w:rsidR="00F82E34">
          <w:rPr>
            <w:noProof/>
            <w:webHidden/>
          </w:rPr>
          <w:instrText xml:space="preserve"> PAGEREF _Toc368050808 \h </w:instrText>
        </w:r>
        <w:r w:rsidR="00F82E34">
          <w:rPr>
            <w:noProof/>
            <w:webHidden/>
          </w:rPr>
        </w:r>
        <w:r w:rsidR="00F82E34">
          <w:rPr>
            <w:noProof/>
            <w:webHidden/>
          </w:rPr>
          <w:fldChar w:fldCharType="separate"/>
        </w:r>
        <w:r w:rsidR="00D433E8">
          <w:rPr>
            <w:noProof/>
            <w:webHidden/>
          </w:rPr>
          <w:t>412</w:t>
        </w:r>
        <w:r w:rsidR="00F82E34">
          <w:rPr>
            <w:noProof/>
            <w:webHidden/>
          </w:rPr>
          <w:fldChar w:fldCharType="end"/>
        </w:r>
      </w:hyperlink>
    </w:p>
    <w:p w14:paraId="307C2320" w14:textId="77777777" w:rsidR="00F82E34" w:rsidRPr="00BE3BA1" w:rsidRDefault="00A649E2">
      <w:pPr>
        <w:pStyle w:val="3a"/>
        <w:rPr>
          <w:rFonts w:ascii="Calibri" w:eastAsia="Times New Roman" w:hAnsi="Calibri" w:cs="Arial"/>
          <w:b w:val="0"/>
          <w:noProof/>
          <w:sz w:val="22"/>
          <w:szCs w:val="22"/>
          <w:lang w:val="en-US" w:eastAsia="en-US"/>
        </w:rPr>
      </w:pPr>
      <w:hyperlink w:anchor="_Toc368050809" w:history="1">
        <w:r w:rsidR="00F82E34" w:rsidRPr="00AE7367">
          <w:rPr>
            <w:rStyle w:val="affb"/>
            <w:noProof/>
          </w:rPr>
          <w:t>24.3.1</w:t>
        </w:r>
        <w:r w:rsidR="00F82E34" w:rsidRPr="00BE3BA1">
          <w:rPr>
            <w:rFonts w:ascii="Calibri" w:eastAsia="Times New Roman" w:hAnsi="Calibri" w:cs="Arial"/>
            <w:b w:val="0"/>
            <w:noProof/>
            <w:sz w:val="22"/>
            <w:szCs w:val="22"/>
            <w:lang w:val="en-US" w:eastAsia="en-US"/>
          </w:rPr>
          <w:tab/>
        </w:r>
        <w:r w:rsidR="00F82E34" w:rsidRPr="00AE7367">
          <w:rPr>
            <w:rStyle w:val="affb"/>
            <w:noProof/>
          </w:rPr>
          <w:t>The JSON Grammar</w:t>
        </w:r>
        <w:r w:rsidR="00F82E34">
          <w:rPr>
            <w:noProof/>
            <w:webHidden/>
          </w:rPr>
          <w:tab/>
        </w:r>
        <w:r w:rsidR="00F82E34">
          <w:rPr>
            <w:noProof/>
            <w:webHidden/>
          </w:rPr>
          <w:fldChar w:fldCharType="begin"/>
        </w:r>
        <w:r w:rsidR="00F82E34">
          <w:rPr>
            <w:noProof/>
            <w:webHidden/>
          </w:rPr>
          <w:instrText xml:space="preserve"> PAGEREF _Toc368050809 \h </w:instrText>
        </w:r>
        <w:r w:rsidR="00F82E34">
          <w:rPr>
            <w:noProof/>
            <w:webHidden/>
          </w:rPr>
        </w:r>
        <w:r w:rsidR="00F82E34">
          <w:rPr>
            <w:noProof/>
            <w:webHidden/>
          </w:rPr>
          <w:fldChar w:fldCharType="separate"/>
        </w:r>
        <w:r w:rsidR="00D433E8">
          <w:rPr>
            <w:noProof/>
            <w:webHidden/>
          </w:rPr>
          <w:t>412</w:t>
        </w:r>
        <w:r w:rsidR="00F82E34">
          <w:rPr>
            <w:noProof/>
            <w:webHidden/>
          </w:rPr>
          <w:fldChar w:fldCharType="end"/>
        </w:r>
      </w:hyperlink>
    </w:p>
    <w:p w14:paraId="255C5EA4" w14:textId="77777777" w:rsidR="00F82E34" w:rsidRPr="00BE3BA1" w:rsidRDefault="00A649E2">
      <w:pPr>
        <w:pStyle w:val="3a"/>
        <w:rPr>
          <w:rFonts w:ascii="Calibri" w:eastAsia="Times New Roman" w:hAnsi="Calibri" w:cs="Arial"/>
          <w:b w:val="0"/>
          <w:noProof/>
          <w:sz w:val="22"/>
          <w:szCs w:val="22"/>
          <w:lang w:val="en-US" w:eastAsia="en-US"/>
        </w:rPr>
      </w:pPr>
      <w:hyperlink w:anchor="_Toc368050810" w:history="1">
        <w:r w:rsidR="00F82E34" w:rsidRPr="00AE7367">
          <w:rPr>
            <w:rStyle w:val="affb"/>
            <w:noProof/>
          </w:rPr>
          <w:t>24.3.2</w:t>
        </w:r>
        <w:r w:rsidR="00F82E34" w:rsidRPr="00BE3BA1">
          <w:rPr>
            <w:rFonts w:ascii="Calibri" w:eastAsia="Times New Roman" w:hAnsi="Calibri" w:cs="Arial"/>
            <w:b w:val="0"/>
            <w:noProof/>
            <w:sz w:val="22"/>
            <w:szCs w:val="22"/>
            <w:lang w:val="en-US" w:eastAsia="en-US"/>
          </w:rPr>
          <w:tab/>
        </w:r>
        <w:r w:rsidR="00F82E34" w:rsidRPr="00AE7367">
          <w:rPr>
            <w:rStyle w:val="affb"/>
            <w:noProof/>
          </w:rPr>
          <w:t>JSON.parse ( text [ , reviver ] )</w:t>
        </w:r>
        <w:r w:rsidR="00F82E34">
          <w:rPr>
            <w:noProof/>
            <w:webHidden/>
          </w:rPr>
          <w:tab/>
        </w:r>
        <w:r w:rsidR="00F82E34">
          <w:rPr>
            <w:noProof/>
            <w:webHidden/>
          </w:rPr>
          <w:fldChar w:fldCharType="begin"/>
        </w:r>
        <w:r w:rsidR="00F82E34">
          <w:rPr>
            <w:noProof/>
            <w:webHidden/>
          </w:rPr>
          <w:instrText xml:space="preserve"> PAGEREF _Toc368050810 \h </w:instrText>
        </w:r>
        <w:r w:rsidR="00F82E34">
          <w:rPr>
            <w:noProof/>
            <w:webHidden/>
          </w:rPr>
        </w:r>
        <w:r w:rsidR="00F82E34">
          <w:rPr>
            <w:noProof/>
            <w:webHidden/>
          </w:rPr>
          <w:fldChar w:fldCharType="separate"/>
        </w:r>
        <w:r w:rsidR="00D433E8">
          <w:rPr>
            <w:noProof/>
            <w:webHidden/>
          </w:rPr>
          <w:t>414</w:t>
        </w:r>
        <w:r w:rsidR="00F82E34">
          <w:rPr>
            <w:noProof/>
            <w:webHidden/>
          </w:rPr>
          <w:fldChar w:fldCharType="end"/>
        </w:r>
      </w:hyperlink>
    </w:p>
    <w:p w14:paraId="63A76F26" w14:textId="77777777" w:rsidR="00F82E34" w:rsidRPr="00BE3BA1" w:rsidRDefault="00A649E2">
      <w:pPr>
        <w:pStyle w:val="3a"/>
        <w:rPr>
          <w:rFonts w:ascii="Calibri" w:eastAsia="Times New Roman" w:hAnsi="Calibri" w:cs="Arial"/>
          <w:b w:val="0"/>
          <w:noProof/>
          <w:sz w:val="22"/>
          <w:szCs w:val="22"/>
          <w:lang w:val="en-US" w:eastAsia="en-US"/>
        </w:rPr>
      </w:pPr>
      <w:hyperlink w:anchor="_Toc368050811" w:history="1">
        <w:r w:rsidR="00F82E34" w:rsidRPr="00AE7367">
          <w:rPr>
            <w:rStyle w:val="affb"/>
            <w:noProof/>
          </w:rPr>
          <w:t>24.3.3</w:t>
        </w:r>
        <w:r w:rsidR="00F82E34" w:rsidRPr="00BE3BA1">
          <w:rPr>
            <w:rFonts w:ascii="Calibri" w:eastAsia="Times New Roman" w:hAnsi="Calibri" w:cs="Arial"/>
            <w:b w:val="0"/>
            <w:noProof/>
            <w:sz w:val="22"/>
            <w:szCs w:val="22"/>
            <w:lang w:val="en-US" w:eastAsia="en-US"/>
          </w:rPr>
          <w:tab/>
        </w:r>
        <w:r w:rsidR="00F82E34" w:rsidRPr="00AE7367">
          <w:rPr>
            <w:rStyle w:val="affb"/>
            <w:noProof/>
          </w:rPr>
          <w:t>JSON.stringify ( value [ , replacer [ , space ] ] )</w:t>
        </w:r>
        <w:r w:rsidR="00F82E34">
          <w:rPr>
            <w:noProof/>
            <w:webHidden/>
          </w:rPr>
          <w:tab/>
        </w:r>
        <w:r w:rsidR="00F82E34">
          <w:rPr>
            <w:noProof/>
            <w:webHidden/>
          </w:rPr>
          <w:fldChar w:fldCharType="begin"/>
        </w:r>
        <w:r w:rsidR="00F82E34">
          <w:rPr>
            <w:noProof/>
            <w:webHidden/>
          </w:rPr>
          <w:instrText xml:space="preserve"> PAGEREF _Toc368050811 \h </w:instrText>
        </w:r>
        <w:r w:rsidR="00F82E34">
          <w:rPr>
            <w:noProof/>
            <w:webHidden/>
          </w:rPr>
        </w:r>
        <w:r w:rsidR="00F82E34">
          <w:rPr>
            <w:noProof/>
            <w:webHidden/>
          </w:rPr>
          <w:fldChar w:fldCharType="separate"/>
        </w:r>
        <w:r w:rsidR="00D433E8">
          <w:rPr>
            <w:noProof/>
            <w:webHidden/>
          </w:rPr>
          <w:t>415</w:t>
        </w:r>
        <w:r w:rsidR="00F82E34">
          <w:rPr>
            <w:noProof/>
            <w:webHidden/>
          </w:rPr>
          <w:fldChar w:fldCharType="end"/>
        </w:r>
      </w:hyperlink>
    </w:p>
    <w:p w14:paraId="29600023" w14:textId="77777777" w:rsidR="00F82E34" w:rsidRPr="00BE3BA1" w:rsidRDefault="00A649E2">
      <w:pPr>
        <w:pStyle w:val="3a"/>
        <w:rPr>
          <w:rFonts w:ascii="Calibri" w:eastAsia="Times New Roman" w:hAnsi="Calibri" w:cs="Arial"/>
          <w:b w:val="0"/>
          <w:noProof/>
          <w:sz w:val="22"/>
          <w:szCs w:val="22"/>
          <w:lang w:val="en-US" w:eastAsia="en-US"/>
        </w:rPr>
      </w:pPr>
      <w:hyperlink w:anchor="_Toc368050812" w:history="1">
        <w:r w:rsidR="00F82E34" w:rsidRPr="00AE7367">
          <w:rPr>
            <w:rStyle w:val="affb"/>
            <w:noProof/>
          </w:rPr>
          <w:t>24.3.4</w:t>
        </w:r>
        <w:r w:rsidR="00F82E34" w:rsidRPr="00BE3BA1">
          <w:rPr>
            <w:rFonts w:ascii="Calibri" w:eastAsia="Times New Roman" w:hAnsi="Calibri" w:cs="Arial"/>
            <w:b w:val="0"/>
            <w:noProof/>
            <w:sz w:val="22"/>
            <w:szCs w:val="22"/>
            <w:lang w:val="en-US" w:eastAsia="en-US"/>
          </w:rPr>
          <w:tab/>
        </w:r>
        <w:r w:rsidR="00F82E34" w:rsidRPr="00AE7367">
          <w:rPr>
            <w:rStyle w:val="affb"/>
            <w:noProof/>
          </w:rPr>
          <w:t>JSON [ @@toStringTag ]</w:t>
        </w:r>
        <w:r w:rsidR="00F82E34">
          <w:rPr>
            <w:noProof/>
            <w:webHidden/>
          </w:rPr>
          <w:tab/>
        </w:r>
        <w:r w:rsidR="00F82E34">
          <w:rPr>
            <w:noProof/>
            <w:webHidden/>
          </w:rPr>
          <w:fldChar w:fldCharType="begin"/>
        </w:r>
        <w:r w:rsidR="00F82E34">
          <w:rPr>
            <w:noProof/>
            <w:webHidden/>
          </w:rPr>
          <w:instrText xml:space="preserve"> PAGEREF _Toc368050812 \h </w:instrText>
        </w:r>
        <w:r w:rsidR="00F82E34">
          <w:rPr>
            <w:noProof/>
            <w:webHidden/>
          </w:rPr>
        </w:r>
        <w:r w:rsidR="00F82E34">
          <w:rPr>
            <w:noProof/>
            <w:webHidden/>
          </w:rPr>
          <w:fldChar w:fldCharType="separate"/>
        </w:r>
        <w:r w:rsidR="00D433E8">
          <w:rPr>
            <w:noProof/>
            <w:webHidden/>
          </w:rPr>
          <w:t>419</w:t>
        </w:r>
        <w:r w:rsidR="00F82E34">
          <w:rPr>
            <w:noProof/>
            <w:webHidden/>
          </w:rPr>
          <w:fldChar w:fldCharType="end"/>
        </w:r>
      </w:hyperlink>
    </w:p>
    <w:p w14:paraId="62F217CE" w14:textId="77777777" w:rsidR="00F82E34" w:rsidRPr="00BE3BA1" w:rsidRDefault="00A649E2">
      <w:pPr>
        <w:pStyle w:val="12"/>
        <w:rPr>
          <w:rFonts w:ascii="Calibri" w:eastAsia="Times New Roman" w:hAnsi="Calibri" w:cs="Arial"/>
          <w:b w:val="0"/>
          <w:noProof/>
          <w:sz w:val="22"/>
          <w:szCs w:val="22"/>
          <w:lang w:val="en-US" w:eastAsia="en-US"/>
        </w:rPr>
      </w:pPr>
      <w:hyperlink w:anchor="_Toc368050813" w:history="1">
        <w:r w:rsidR="00F82E34" w:rsidRPr="00AE7367">
          <w:rPr>
            <w:rStyle w:val="affb"/>
            <w:noProof/>
          </w:rPr>
          <w:t>25</w:t>
        </w:r>
        <w:r w:rsidR="00F82E34" w:rsidRPr="00BE3BA1">
          <w:rPr>
            <w:rFonts w:ascii="Calibri" w:eastAsia="Times New Roman" w:hAnsi="Calibri" w:cs="Arial"/>
            <w:b w:val="0"/>
            <w:noProof/>
            <w:sz w:val="22"/>
            <w:szCs w:val="22"/>
            <w:lang w:val="en-US" w:eastAsia="en-US"/>
          </w:rPr>
          <w:tab/>
        </w:r>
        <w:r w:rsidR="00F82E34" w:rsidRPr="00AE7367">
          <w:rPr>
            <w:rStyle w:val="affb"/>
            <w:noProof/>
          </w:rPr>
          <w:t>Control Abstraction Objects</w:t>
        </w:r>
        <w:r w:rsidR="00F82E34">
          <w:rPr>
            <w:noProof/>
            <w:webHidden/>
          </w:rPr>
          <w:tab/>
        </w:r>
        <w:r w:rsidR="00F82E34">
          <w:rPr>
            <w:noProof/>
            <w:webHidden/>
          </w:rPr>
          <w:fldChar w:fldCharType="begin"/>
        </w:r>
        <w:r w:rsidR="00F82E34">
          <w:rPr>
            <w:noProof/>
            <w:webHidden/>
          </w:rPr>
          <w:instrText xml:space="preserve"> PAGEREF _Toc368050813 \h </w:instrText>
        </w:r>
        <w:r w:rsidR="00F82E34">
          <w:rPr>
            <w:noProof/>
            <w:webHidden/>
          </w:rPr>
        </w:r>
        <w:r w:rsidR="00F82E34">
          <w:rPr>
            <w:noProof/>
            <w:webHidden/>
          </w:rPr>
          <w:fldChar w:fldCharType="separate"/>
        </w:r>
        <w:r w:rsidR="00D433E8">
          <w:rPr>
            <w:noProof/>
            <w:webHidden/>
          </w:rPr>
          <w:t>419</w:t>
        </w:r>
        <w:r w:rsidR="00F82E34">
          <w:rPr>
            <w:noProof/>
            <w:webHidden/>
          </w:rPr>
          <w:fldChar w:fldCharType="end"/>
        </w:r>
      </w:hyperlink>
    </w:p>
    <w:p w14:paraId="7C88128C" w14:textId="77777777" w:rsidR="00F82E34" w:rsidRPr="00BE3BA1" w:rsidRDefault="00A649E2">
      <w:pPr>
        <w:pStyle w:val="2c"/>
        <w:rPr>
          <w:rFonts w:ascii="Calibri" w:eastAsia="Times New Roman" w:hAnsi="Calibri" w:cs="Arial"/>
          <w:b w:val="0"/>
          <w:noProof/>
          <w:sz w:val="22"/>
          <w:szCs w:val="22"/>
          <w:lang w:val="en-US" w:eastAsia="en-US"/>
        </w:rPr>
      </w:pPr>
      <w:hyperlink w:anchor="_Toc368050815" w:history="1">
        <w:r w:rsidR="00F82E34" w:rsidRPr="00AE7367">
          <w:rPr>
            <w:rStyle w:val="affb"/>
            <w:noProof/>
          </w:rPr>
          <w:t>25.1</w:t>
        </w:r>
        <w:r w:rsidR="00F82E34" w:rsidRPr="00BE3BA1">
          <w:rPr>
            <w:rFonts w:ascii="Calibri" w:eastAsia="Times New Roman" w:hAnsi="Calibri" w:cs="Arial"/>
            <w:b w:val="0"/>
            <w:noProof/>
            <w:sz w:val="22"/>
            <w:szCs w:val="22"/>
            <w:lang w:val="en-US" w:eastAsia="en-US"/>
          </w:rPr>
          <w:tab/>
        </w:r>
        <w:r w:rsidR="00F82E34" w:rsidRPr="00AE7367">
          <w:rPr>
            <w:rStyle w:val="affb"/>
            <w:noProof/>
          </w:rPr>
          <w:t>Common Iteration Interfaces</w:t>
        </w:r>
        <w:r w:rsidR="00F82E34">
          <w:rPr>
            <w:noProof/>
            <w:webHidden/>
          </w:rPr>
          <w:tab/>
        </w:r>
        <w:r w:rsidR="00F82E34">
          <w:rPr>
            <w:noProof/>
            <w:webHidden/>
          </w:rPr>
          <w:fldChar w:fldCharType="begin"/>
        </w:r>
        <w:r w:rsidR="00F82E34">
          <w:rPr>
            <w:noProof/>
            <w:webHidden/>
          </w:rPr>
          <w:instrText xml:space="preserve"> PAGEREF _Toc368050815 \h </w:instrText>
        </w:r>
        <w:r w:rsidR="00F82E34">
          <w:rPr>
            <w:noProof/>
            <w:webHidden/>
          </w:rPr>
        </w:r>
        <w:r w:rsidR="00F82E34">
          <w:rPr>
            <w:noProof/>
            <w:webHidden/>
          </w:rPr>
          <w:fldChar w:fldCharType="separate"/>
        </w:r>
        <w:r w:rsidR="00D433E8">
          <w:rPr>
            <w:noProof/>
            <w:webHidden/>
          </w:rPr>
          <w:t>419</w:t>
        </w:r>
        <w:r w:rsidR="00F82E34">
          <w:rPr>
            <w:noProof/>
            <w:webHidden/>
          </w:rPr>
          <w:fldChar w:fldCharType="end"/>
        </w:r>
      </w:hyperlink>
    </w:p>
    <w:p w14:paraId="0B3C8777" w14:textId="77777777" w:rsidR="00F82E34" w:rsidRPr="00BE3BA1" w:rsidRDefault="00A649E2">
      <w:pPr>
        <w:pStyle w:val="3a"/>
        <w:rPr>
          <w:rFonts w:ascii="Calibri" w:eastAsia="Times New Roman" w:hAnsi="Calibri" w:cs="Arial"/>
          <w:b w:val="0"/>
          <w:noProof/>
          <w:sz w:val="22"/>
          <w:szCs w:val="22"/>
          <w:lang w:val="en-US" w:eastAsia="en-US"/>
        </w:rPr>
      </w:pPr>
      <w:hyperlink w:anchor="_Toc368050816" w:history="1">
        <w:r w:rsidR="00F82E34" w:rsidRPr="00AE7367">
          <w:rPr>
            <w:rStyle w:val="affb"/>
            <w:noProof/>
          </w:rPr>
          <w:t>25.1.1</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i/>
            <w:iCs/>
            <w:noProof/>
          </w:rPr>
          <w:t>Iterable</w:t>
        </w:r>
        <w:r w:rsidR="00F82E34" w:rsidRPr="00AE7367">
          <w:rPr>
            <w:rStyle w:val="affb"/>
            <w:noProof/>
          </w:rPr>
          <w:t xml:space="preserve"> Iterface</w:t>
        </w:r>
        <w:r w:rsidR="00F82E34">
          <w:rPr>
            <w:noProof/>
            <w:webHidden/>
          </w:rPr>
          <w:tab/>
        </w:r>
        <w:r w:rsidR="00F82E34">
          <w:rPr>
            <w:noProof/>
            <w:webHidden/>
          </w:rPr>
          <w:fldChar w:fldCharType="begin"/>
        </w:r>
        <w:r w:rsidR="00F82E34">
          <w:rPr>
            <w:noProof/>
            <w:webHidden/>
          </w:rPr>
          <w:instrText xml:space="preserve"> PAGEREF _Toc368050816 \h </w:instrText>
        </w:r>
        <w:r w:rsidR="00F82E34">
          <w:rPr>
            <w:noProof/>
            <w:webHidden/>
          </w:rPr>
        </w:r>
        <w:r w:rsidR="00F82E34">
          <w:rPr>
            <w:noProof/>
            <w:webHidden/>
          </w:rPr>
          <w:fldChar w:fldCharType="separate"/>
        </w:r>
        <w:r w:rsidR="00D433E8">
          <w:rPr>
            <w:noProof/>
            <w:webHidden/>
          </w:rPr>
          <w:t>419</w:t>
        </w:r>
        <w:r w:rsidR="00F82E34">
          <w:rPr>
            <w:noProof/>
            <w:webHidden/>
          </w:rPr>
          <w:fldChar w:fldCharType="end"/>
        </w:r>
      </w:hyperlink>
    </w:p>
    <w:p w14:paraId="2C25846C" w14:textId="77777777" w:rsidR="00F82E34" w:rsidRPr="00BE3BA1" w:rsidRDefault="00A649E2">
      <w:pPr>
        <w:pStyle w:val="3a"/>
        <w:rPr>
          <w:rFonts w:ascii="Calibri" w:eastAsia="Times New Roman" w:hAnsi="Calibri" w:cs="Arial"/>
          <w:b w:val="0"/>
          <w:noProof/>
          <w:sz w:val="22"/>
          <w:szCs w:val="22"/>
          <w:lang w:val="en-US" w:eastAsia="en-US"/>
        </w:rPr>
      </w:pPr>
      <w:hyperlink w:anchor="_Toc368050817" w:history="1">
        <w:r w:rsidR="00F82E34" w:rsidRPr="00AE7367">
          <w:rPr>
            <w:rStyle w:val="affb"/>
            <w:noProof/>
          </w:rPr>
          <w:t>25.1.2</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i/>
            <w:iCs/>
            <w:noProof/>
          </w:rPr>
          <w:t xml:space="preserve">Iterator </w:t>
        </w:r>
        <w:r w:rsidR="00F82E34" w:rsidRPr="00AE7367">
          <w:rPr>
            <w:rStyle w:val="affb"/>
            <w:noProof/>
          </w:rPr>
          <w:t xml:space="preserve"> Iterface</w:t>
        </w:r>
        <w:r w:rsidR="00F82E34">
          <w:rPr>
            <w:noProof/>
            <w:webHidden/>
          </w:rPr>
          <w:tab/>
        </w:r>
        <w:r w:rsidR="00F82E34">
          <w:rPr>
            <w:noProof/>
            <w:webHidden/>
          </w:rPr>
          <w:fldChar w:fldCharType="begin"/>
        </w:r>
        <w:r w:rsidR="00F82E34">
          <w:rPr>
            <w:noProof/>
            <w:webHidden/>
          </w:rPr>
          <w:instrText xml:space="preserve"> PAGEREF _Toc368050817 \h </w:instrText>
        </w:r>
        <w:r w:rsidR="00F82E34">
          <w:rPr>
            <w:noProof/>
            <w:webHidden/>
          </w:rPr>
        </w:r>
        <w:r w:rsidR="00F82E34">
          <w:rPr>
            <w:noProof/>
            <w:webHidden/>
          </w:rPr>
          <w:fldChar w:fldCharType="separate"/>
        </w:r>
        <w:r w:rsidR="00D433E8">
          <w:rPr>
            <w:noProof/>
            <w:webHidden/>
          </w:rPr>
          <w:t>420</w:t>
        </w:r>
        <w:r w:rsidR="00F82E34">
          <w:rPr>
            <w:noProof/>
            <w:webHidden/>
          </w:rPr>
          <w:fldChar w:fldCharType="end"/>
        </w:r>
      </w:hyperlink>
    </w:p>
    <w:p w14:paraId="3655F2CF" w14:textId="77777777" w:rsidR="00F82E34" w:rsidRPr="00BE3BA1" w:rsidRDefault="00A649E2">
      <w:pPr>
        <w:pStyle w:val="3a"/>
        <w:rPr>
          <w:rFonts w:ascii="Calibri" w:eastAsia="Times New Roman" w:hAnsi="Calibri" w:cs="Arial"/>
          <w:b w:val="0"/>
          <w:noProof/>
          <w:sz w:val="22"/>
          <w:szCs w:val="22"/>
          <w:lang w:val="en-US" w:eastAsia="en-US"/>
        </w:rPr>
      </w:pPr>
      <w:hyperlink w:anchor="_Toc368050818" w:history="1">
        <w:r w:rsidR="00F82E34" w:rsidRPr="00AE7367">
          <w:rPr>
            <w:rStyle w:val="affb"/>
            <w:noProof/>
          </w:rPr>
          <w:t>25.1.3</w:t>
        </w:r>
        <w:r w:rsidR="00F82E34" w:rsidRPr="00BE3BA1">
          <w:rPr>
            <w:rFonts w:ascii="Calibri" w:eastAsia="Times New Roman" w:hAnsi="Calibri" w:cs="Arial"/>
            <w:b w:val="0"/>
            <w:noProof/>
            <w:sz w:val="22"/>
            <w:szCs w:val="22"/>
            <w:lang w:val="en-US" w:eastAsia="en-US"/>
          </w:rPr>
          <w:tab/>
        </w:r>
        <w:r w:rsidR="00F82E34" w:rsidRPr="00AE7367">
          <w:rPr>
            <w:rStyle w:val="affb"/>
            <w:noProof/>
          </w:rPr>
          <w:t xml:space="preserve">The </w:t>
        </w:r>
        <w:r w:rsidR="00F82E34" w:rsidRPr="00AE7367">
          <w:rPr>
            <w:rStyle w:val="affb"/>
            <w:i/>
            <w:iCs/>
            <w:noProof/>
          </w:rPr>
          <w:t xml:space="preserve">IteratorResult </w:t>
        </w:r>
        <w:r w:rsidR="00F82E34" w:rsidRPr="00AE7367">
          <w:rPr>
            <w:rStyle w:val="affb"/>
            <w:noProof/>
          </w:rPr>
          <w:t xml:space="preserve"> Iterface</w:t>
        </w:r>
        <w:r w:rsidR="00F82E34">
          <w:rPr>
            <w:noProof/>
            <w:webHidden/>
          </w:rPr>
          <w:tab/>
        </w:r>
        <w:r w:rsidR="00F82E34">
          <w:rPr>
            <w:noProof/>
            <w:webHidden/>
          </w:rPr>
          <w:fldChar w:fldCharType="begin"/>
        </w:r>
        <w:r w:rsidR="00F82E34">
          <w:rPr>
            <w:noProof/>
            <w:webHidden/>
          </w:rPr>
          <w:instrText xml:space="preserve"> PAGEREF _Toc368050818 \h </w:instrText>
        </w:r>
        <w:r w:rsidR="00F82E34">
          <w:rPr>
            <w:noProof/>
            <w:webHidden/>
          </w:rPr>
        </w:r>
        <w:r w:rsidR="00F82E34">
          <w:rPr>
            <w:noProof/>
            <w:webHidden/>
          </w:rPr>
          <w:fldChar w:fldCharType="separate"/>
        </w:r>
        <w:r w:rsidR="00D433E8">
          <w:rPr>
            <w:noProof/>
            <w:webHidden/>
          </w:rPr>
          <w:t>420</w:t>
        </w:r>
        <w:r w:rsidR="00F82E34">
          <w:rPr>
            <w:noProof/>
            <w:webHidden/>
          </w:rPr>
          <w:fldChar w:fldCharType="end"/>
        </w:r>
      </w:hyperlink>
    </w:p>
    <w:p w14:paraId="1A50C54B" w14:textId="77777777" w:rsidR="00F82E34" w:rsidRPr="00BE3BA1" w:rsidRDefault="00A649E2">
      <w:pPr>
        <w:pStyle w:val="2c"/>
        <w:rPr>
          <w:rFonts w:ascii="Calibri" w:eastAsia="Times New Roman" w:hAnsi="Calibri" w:cs="Arial"/>
          <w:b w:val="0"/>
          <w:noProof/>
          <w:sz w:val="22"/>
          <w:szCs w:val="22"/>
          <w:lang w:val="en-US" w:eastAsia="en-US"/>
        </w:rPr>
      </w:pPr>
      <w:hyperlink w:anchor="_Toc368050819" w:history="1">
        <w:r w:rsidR="00F82E34" w:rsidRPr="00AE7367">
          <w:rPr>
            <w:rStyle w:val="affb"/>
            <w:noProof/>
          </w:rPr>
          <w:t>25.2</w:t>
        </w:r>
        <w:r w:rsidR="00F82E34" w:rsidRPr="00BE3BA1">
          <w:rPr>
            <w:rFonts w:ascii="Calibri" w:eastAsia="Times New Roman" w:hAnsi="Calibri" w:cs="Arial"/>
            <w:b w:val="0"/>
            <w:noProof/>
            <w:sz w:val="22"/>
            <w:szCs w:val="22"/>
            <w:lang w:val="en-US" w:eastAsia="en-US"/>
          </w:rPr>
          <w:tab/>
        </w:r>
        <w:r w:rsidR="00F82E34" w:rsidRPr="00AE7367">
          <w:rPr>
            <w:rStyle w:val="affb"/>
            <w:rFonts w:cs="Arial"/>
            <w:noProof/>
          </w:rPr>
          <w:t>"</w:t>
        </w:r>
        <w:r w:rsidR="00F82E34" w:rsidRPr="00AE7367">
          <w:rPr>
            <w:rStyle w:val="affb"/>
            <w:noProof/>
          </w:rPr>
          <w:t>std:iteration</w:t>
        </w:r>
        <w:r w:rsidR="00F82E34" w:rsidRPr="00AE7367">
          <w:rPr>
            <w:rStyle w:val="affb"/>
            <w:rFonts w:cs="Arial"/>
            <w:noProof/>
          </w:rPr>
          <w:t xml:space="preserve">" </w:t>
        </w:r>
        <w:r w:rsidR="00F82E34" w:rsidRPr="00AE7367">
          <w:rPr>
            <w:rStyle w:val="affb"/>
            <w:noProof/>
          </w:rPr>
          <w:t>Exports</w:t>
        </w:r>
        <w:r w:rsidR="00F82E34">
          <w:rPr>
            <w:noProof/>
            <w:webHidden/>
          </w:rPr>
          <w:tab/>
        </w:r>
        <w:r w:rsidR="00F82E34">
          <w:rPr>
            <w:noProof/>
            <w:webHidden/>
          </w:rPr>
          <w:fldChar w:fldCharType="begin"/>
        </w:r>
        <w:r w:rsidR="00F82E34">
          <w:rPr>
            <w:noProof/>
            <w:webHidden/>
          </w:rPr>
          <w:instrText xml:space="preserve"> PAGEREF _Toc368050819 \h </w:instrText>
        </w:r>
        <w:r w:rsidR="00F82E34">
          <w:rPr>
            <w:noProof/>
            <w:webHidden/>
          </w:rPr>
        </w:r>
        <w:r w:rsidR="00F82E34">
          <w:rPr>
            <w:noProof/>
            <w:webHidden/>
          </w:rPr>
          <w:fldChar w:fldCharType="separate"/>
        </w:r>
        <w:r w:rsidR="00D433E8">
          <w:rPr>
            <w:noProof/>
            <w:webHidden/>
          </w:rPr>
          <w:t>420</w:t>
        </w:r>
        <w:r w:rsidR="00F82E34">
          <w:rPr>
            <w:noProof/>
            <w:webHidden/>
          </w:rPr>
          <w:fldChar w:fldCharType="end"/>
        </w:r>
      </w:hyperlink>
    </w:p>
    <w:p w14:paraId="27AD9CC6" w14:textId="77777777" w:rsidR="00F82E34" w:rsidRPr="00BE3BA1" w:rsidRDefault="00A649E2">
      <w:pPr>
        <w:pStyle w:val="2c"/>
        <w:rPr>
          <w:rFonts w:ascii="Calibri" w:eastAsia="Times New Roman" w:hAnsi="Calibri" w:cs="Arial"/>
          <w:b w:val="0"/>
          <w:noProof/>
          <w:sz w:val="22"/>
          <w:szCs w:val="22"/>
          <w:lang w:val="en-US" w:eastAsia="en-US"/>
        </w:rPr>
      </w:pPr>
      <w:hyperlink w:anchor="_Toc368050820" w:history="1">
        <w:r w:rsidR="00F82E34" w:rsidRPr="00AE7367">
          <w:rPr>
            <w:rStyle w:val="affb"/>
            <w:noProof/>
          </w:rPr>
          <w:t>25.3</w:t>
        </w:r>
        <w:r w:rsidR="00F82E34" w:rsidRPr="00BE3BA1">
          <w:rPr>
            <w:rFonts w:ascii="Calibri" w:eastAsia="Times New Roman" w:hAnsi="Calibri" w:cs="Arial"/>
            <w:b w:val="0"/>
            <w:noProof/>
            <w:sz w:val="22"/>
            <w:szCs w:val="22"/>
            <w:lang w:val="en-US" w:eastAsia="en-US"/>
          </w:rPr>
          <w:tab/>
        </w:r>
        <w:r w:rsidR="00F82E34" w:rsidRPr="00AE7367">
          <w:rPr>
            <w:rStyle w:val="affb"/>
            <w:noProof/>
          </w:rPr>
          <w:t>GeneratorFunction Objects</w:t>
        </w:r>
        <w:r w:rsidR="00F82E34">
          <w:rPr>
            <w:noProof/>
            <w:webHidden/>
          </w:rPr>
          <w:tab/>
        </w:r>
        <w:r w:rsidR="00F82E34">
          <w:rPr>
            <w:noProof/>
            <w:webHidden/>
          </w:rPr>
          <w:fldChar w:fldCharType="begin"/>
        </w:r>
        <w:r w:rsidR="00F82E34">
          <w:rPr>
            <w:noProof/>
            <w:webHidden/>
          </w:rPr>
          <w:instrText xml:space="preserve"> PAGEREF _Toc368050820 \h </w:instrText>
        </w:r>
        <w:r w:rsidR="00F82E34">
          <w:rPr>
            <w:noProof/>
            <w:webHidden/>
          </w:rPr>
        </w:r>
        <w:r w:rsidR="00F82E34">
          <w:rPr>
            <w:noProof/>
            <w:webHidden/>
          </w:rPr>
          <w:fldChar w:fldCharType="separate"/>
        </w:r>
        <w:r w:rsidR="00D433E8">
          <w:rPr>
            <w:noProof/>
            <w:webHidden/>
          </w:rPr>
          <w:t>420</w:t>
        </w:r>
        <w:r w:rsidR="00F82E34">
          <w:rPr>
            <w:noProof/>
            <w:webHidden/>
          </w:rPr>
          <w:fldChar w:fldCharType="end"/>
        </w:r>
      </w:hyperlink>
    </w:p>
    <w:p w14:paraId="4A641931" w14:textId="77777777" w:rsidR="00F82E34" w:rsidRPr="00BE3BA1" w:rsidRDefault="00A649E2">
      <w:pPr>
        <w:pStyle w:val="3a"/>
        <w:rPr>
          <w:rFonts w:ascii="Calibri" w:eastAsia="Times New Roman" w:hAnsi="Calibri" w:cs="Arial"/>
          <w:b w:val="0"/>
          <w:noProof/>
          <w:sz w:val="22"/>
          <w:szCs w:val="22"/>
          <w:lang w:val="en-US" w:eastAsia="en-US"/>
        </w:rPr>
      </w:pPr>
      <w:hyperlink w:anchor="_Toc368050821" w:history="1">
        <w:r w:rsidR="00F82E34" w:rsidRPr="00AE7367">
          <w:rPr>
            <w:rStyle w:val="affb"/>
            <w:noProof/>
          </w:rPr>
          <w:t>25.3.1</w:t>
        </w:r>
        <w:r w:rsidR="00F82E34" w:rsidRPr="00BE3BA1">
          <w:rPr>
            <w:rFonts w:ascii="Calibri" w:eastAsia="Times New Roman" w:hAnsi="Calibri" w:cs="Arial"/>
            <w:b w:val="0"/>
            <w:noProof/>
            <w:sz w:val="22"/>
            <w:szCs w:val="22"/>
            <w:lang w:val="en-US" w:eastAsia="en-US"/>
          </w:rPr>
          <w:tab/>
        </w:r>
        <w:r w:rsidR="00F82E34" w:rsidRPr="00AE7367">
          <w:rPr>
            <w:rStyle w:val="affb"/>
            <w:noProof/>
          </w:rPr>
          <w:t>The GeneratorFunction Constructor</w:t>
        </w:r>
        <w:r w:rsidR="00F82E34">
          <w:rPr>
            <w:noProof/>
            <w:webHidden/>
          </w:rPr>
          <w:tab/>
        </w:r>
        <w:r w:rsidR="00F82E34">
          <w:rPr>
            <w:noProof/>
            <w:webHidden/>
          </w:rPr>
          <w:fldChar w:fldCharType="begin"/>
        </w:r>
        <w:r w:rsidR="00F82E34">
          <w:rPr>
            <w:noProof/>
            <w:webHidden/>
          </w:rPr>
          <w:instrText xml:space="preserve"> PAGEREF _Toc368050821 \h </w:instrText>
        </w:r>
        <w:r w:rsidR="00F82E34">
          <w:rPr>
            <w:noProof/>
            <w:webHidden/>
          </w:rPr>
        </w:r>
        <w:r w:rsidR="00F82E34">
          <w:rPr>
            <w:noProof/>
            <w:webHidden/>
          </w:rPr>
          <w:fldChar w:fldCharType="separate"/>
        </w:r>
        <w:r w:rsidR="00D433E8">
          <w:rPr>
            <w:noProof/>
            <w:webHidden/>
          </w:rPr>
          <w:t>421</w:t>
        </w:r>
        <w:r w:rsidR="00F82E34">
          <w:rPr>
            <w:noProof/>
            <w:webHidden/>
          </w:rPr>
          <w:fldChar w:fldCharType="end"/>
        </w:r>
      </w:hyperlink>
    </w:p>
    <w:p w14:paraId="7D274EA7" w14:textId="77777777" w:rsidR="00F82E34" w:rsidRPr="00BE3BA1" w:rsidRDefault="00A649E2">
      <w:pPr>
        <w:pStyle w:val="3a"/>
        <w:rPr>
          <w:rFonts w:ascii="Calibri" w:eastAsia="Times New Roman" w:hAnsi="Calibri" w:cs="Arial"/>
          <w:b w:val="0"/>
          <w:noProof/>
          <w:sz w:val="22"/>
          <w:szCs w:val="22"/>
          <w:lang w:val="en-US" w:eastAsia="en-US"/>
        </w:rPr>
      </w:pPr>
      <w:hyperlink w:anchor="_Toc368050822" w:history="1">
        <w:r w:rsidR="00F82E34" w:rsidRPr="00AE7367">
          <w:rPr>
            <w:rStyle w:val="affb"/>
            <w:noProof/>
          </w:rPr>
          <w:t>25.3.2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GeneratorFunction Constructor</w:t>
        </w:r>
        <w:r w:rsidR="00F82E34">
          <w:rPr>
            <w:noProof/>
            <w:webHidden/>
          </w:rPr>
          <w:tab/>
        </w:r>
        <w:r w:rsidR="00F82E34">
          <w:rPr>
            <w:noProof/>
            <w:webHidden/>
          </w:rPr>
          <w:fldChar w:fldCharType="begin"/>
        </w:r>
        <w:r w:rsidR="00F82E34">
          <w:rPr>
            <w:noProof/>
            <w:webHidden/>
          </w:rPr>
          <w:instrText xml:space="preserve"> PAGEREF _Toc368050822 \h </w:instrText>
        </w:r>
        <w:r w:rsidR="00F82E34">
          <w:rPr>
            <w:noProof/>
            <w:webHidden/>
          </w:rPr>
        </w:r>
        <w:r w:rsidR="00F82E34">
          <w:rPr>
            <w:noProof/>
            <w:webHidden/>
          </w:rPr>
          <w:fldChar w:fldCharType="separate"/>
        </w:r>
        <w:r w:rsidR="00D433E8">
          <w:rPr>
            <w:noProof/>
            <w:webHidden/>
          </w:rPr>
          <w:t>423</w:t>
        </w:r>
        <w:r w:rsidR="00F82E34">
          <w:rPr>
            <w:noProof/>
            <w:webHidden/>
          </w:rPr>
          <w:fldChar w:fldCharType="end"/>
        </w:r>
      </w:hyperlink>
    </w:p>
    <w:p w14:paraId="68016569" w14:textId="77777777" w:rsidR="00F82E34" w:rsidRPr="00BE3BA1" w:rsidRDefault="00A649E2">
      <w:pPr>
        <w:pStyle w:val="3a"/>
        <w:rPr>
          <w:rFonts w:ascii="Calibri" w:eastAsia="Times New Roman" w:hAnsi="Calibri" w:cs="Arial"/>
          <w:b w:val="0"/>
          <w:noProof/>
          <w:sz w:val="22"/>
          <w:szCs w:val="22"/>
          <w:lang w:val="en-US" w:eastAsia="en-US"/>
        </w:rPr>
      </w:pPr>
      <w:hyperlink w:anchor="_Toc368050823" w:history="1">
        <w:r w:rsidR="00F82E34" w:rsidRPr="00AE7367">
          <w:rPr>
            <w:rStyle w:val="affb"/>
            <w:noProof/>
          </w:rPr>
          <w:t>25.3.3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GeneratorFunction Prototype Object</w:t>
        </w:r>
        <w:r w:rsidR="00F82E34">
          <w:rPr>
            <w:noProof/>
            <w:webHidden/>
          </w:rPr>
          <w:tab/>
        </w:r>
        <w:r w:rsidR="00F82E34">
          <w:rPr>
            <w:noProof/>
            <w:webHidden/>
          </w:rPr>
          <w:fldChar w:fldCharType="begin"/>
        </w:r>
        <w:r w:rsidR="00F82E34">
          <w:rPr>
            <w:noProof/>
            <w:webHidden/>
          </w:rPr>
          <w:instrText xml:space="preserve"> PAGEREF _Toc368050823 \h </w:instrText>
        </w:r>
        <w:r w:rsidR="00F82E34">
          <w:rPr>
            <w:noProof/>
            <w:webHidden/>
          </w:rPr>
        </w:r>
        <w:r w:rsidR="00F82E34">
          <w:rPr>
            <w:noProof/>
            <w:webHidden/>
          </w:rPr>
          <w:fldChar w:fldCharType="separate"/>
        </w:r>
        <w:r w:rsidR="00D433E8">
          <w:rPr>
            <w:noProof/>
            <w:webHidden/>
          </w:rPr>
          <w:t>423</w:t>
        </w:r>
        <w:r w:rsidR="00F82E34">
          <w:rPr>
            <w:noProof/>
            <w:webHidden/>
          </w:rPr>
          <w:fldChar w:fldCharType="end"/>
        </w:r>
      </w:hyperlink>
    </w:p>
    <w:p w14:paraId="189C5A05" w14:textId="77777777" w:rsidR="00F82E34" w:rsidRPr="00BE3BA1" w:rsidRDefault="00A649E2">
      <w:pPr>
        <w:pStyle w:val="3a"/>
        <w:rPr>
          <w:rFonts w:ascii="Calibri" w:eastAsia="Times New Roman" w:hAnsi="Calibri" w:cs="Arial"/>
          <w:b w:val="0"/>
          <w:noProof/>
          <w:sz w:val="22"/>
          <w:szCs w:val="22"/>
          <w:lang w:val="en-US" w:eastAsia="en-US"/>
        </w:rPr>
      </w:pPr>
      <w:hyperlink w:anchor="_Toc368050824" w:history="1">
        <w:r w:rsidR="00F82E34" w:rsidRPr="00AE7367">
          <w:rPr>
            <w:rStyle w:val="affb"/>
            <w:noProof/>
          </w:rPr>
          <w:t>25.3.4</w:t>
        </w:r>
        <w:r w:rsidR="00F82E34" w:rsidRPr="00BE3BA1">
          <w:rPr>
            <w:rFonts w:ascii="Calibri" w:eastAsia="Times New Roman" w:hAnsi="Calibri" w:cs="Arial"/>
            <w:b w:val="0"/>
            <w:noProof/>
            <w:sz w:val="22"/>
            <w:szCs w:val="22"/>
            <w:lang w:val="en-US" w:eastAsia="en-US"/>
          </w:rPr>
          <w:tab/>
        </w:r>
        <w:r w:rsidR="00F82E34" w:rsidRPr="00AE7367">
          <w:rPr>
            <w:rStyle w:val="affb"/>
            <w:noProof/>
          </w:rPr>
          <w:t>GeneratorFunction Instances</w:t>
        </w:r>
        <w:r w:rsidR="00F82E34">
          <w:rPr>
            <w:noProof/>
            <w:webHidden/>
          </w:rPr>
          <w:tab/>
        </w:r>
        <w:r w:rsidR="00F82E34">
          <w:rPr>
            <w:noProof/>
            <w:webHidden/>
          </w:rPr>
          <w:fldChar w:fldCharType="begin"/>
        </w:r>
        <w:r w:rsidR="00F82E34">
          <w:rPr>
            <w:noProof/>
            <w:webHidden/>
          </w:rPr>
          <w:instrText xml:space="preserve"> PAGEREF _Toc368050824 \h </w:instrText>
        </w:r>
        <w:r w:rsidR="00F82E34">
          <w:rPr>
            <w:noProof/>
            <w:webHidden/>
          </w:rPr>
        </w:r>
        <w:r w:rsidR="00F82E34">
          <w:rPr>
            <w:noProof/>
            <w:webHidden/>
          </w:rPr>
          <w:fldChar w:fldCharType="separate"/>
        </w:r>
        <w:r w:rsidR="00D433E8">
          <w:rPr>
            <w:noProof/>
            <w:webHidden/>
          </w:rPr>
          <w:t>424</w:t>
        </w:r>
        <w:r w:rsidR="00F82E34">
          <w:rPr>
            <w:noProof/>
            <w:webHidden/>
          </w:rPr>
          <w:fldChar w:fldCharType="end"/>
        </w:r>
      </w:hyperlink>
    </w:p>
    <w:p w14:paraId="4136225F" w14:textId="77777777" w:rsidR="00F82E34" w:rsidRPr="00BE3BA1" w:rsidRDefault="00A649E2">
      <w:pPr>
        <w:pStyle w:val="2c"/>
        <w:rPr>
          <w:rFonts w:ascii="Calibri" w:eastAsia="Times New Roman" w:hAnsi="Calibri" w:cs="Arial"/>
          <w:b w:val="0"/>
          <w:noProof/>
          <w:sz w:val="22"/>
          <w:szCs w:val="22"/>
          <w:lang w:val="en-US" w:eastAsia="en-US"/>
        </w:rPr>
      </w:pPr>
      <w:hyperlink w:anchor="_Toc368050825" w:history="1">
        <w:r w:rsidR="00F82E34" w:rsidRPr="00AE7367">
          <w:rPr>
            <w:rStyle w:val="affb"/>
            <w:noProof/>
          </w:rPr>
          <w:t>25.4</w:t>
        </w:r>
        <w:r w:rsidR="00F82E34" w:rsidRPr="00BE3BA1">
          <w:rPr>
            <w:rFonts w:ascii="Calibri" w:eastAsia="Times New Roman" w:hAnsi="Calibri" w:cs="Arial"/>
            <w:b w:val="0"/>
            <w:noProof/>
            <w:sz w:val="22"/>
            <w:szCs w:val="22"/>
            <w:lang w:val="en-US" w:eastAsia="en-US"/>
          </w:rPr>
          <w:tab/>
        </w:r>
        <w:r w:rsidR="00F82E34" w:rsidRPr="00AE7367">
          <w:rPr>
            <w:rStyle w:val="affb"/>
            <w:noProof/>
          </w:rPr>
          <w:t>Generator Objects</w:t>
        </w:r>
        <w:r w:rsidR="00F82E34">
          <w:rPr>
            <w:noProof/>
            <w:webHidden/>
          </w:rPr>
          <w:tab/>
        </w:r>
        <w:r w:rsidR="00F82E34">
          <w:rPr>
            <w:noProof/>
            <w:webHidden/>
          </w:rPr>
          <w:fldChar w:fldCharType="begin"/>
        </w:r>
        <w:r w:rsidR="00F82E34">
          <w:rPr>
            <w:noProof/>
            <w:webHidden/>
          </w:rPr>
          <w:instrText xml:space="preserve"> PAGEREF _Toc368050825 \h </w:instrText>
        </w:r>
        <w:r w:rsidR="00F82E34">
          <w:rPr>
            <w:noProof/>
            <w:webHidden/>
          </w:rPr>
        </w:r>
        <w:r w:rsidR="00F82E34">
          <w:rPr>
            <w:noProof/>
            <w:webHidden/>
          </w:rPr>
          <w:fldChar w:fldCharType="separate"/>
        </w:r>
        <w:r w:rsidR="00D433E8">
          <w:rPr>
            <w:noProof/>
            <w:webHidden/>
          </w:rPr>
          <w:t>425</w:t>
        </w:r>
        <w:r w:rsidR="00F82E34">
          <w:rPr>
            <w:noProof/>
            <w:webHidden/>
          </w:rPr>
          <w:fldChar w:fldCharType="end"/>
        </w:r>
      </w:hyperlink>
    </w:p>
    <w:p w14:paraId="54D164F6" w14:textId="77777777" w:rsidR="00F82E34" w:rsidRPr="00BE3BA1" w:rsidRDefault="00A649E2">
      <w:pPr>
        <w:pStyle w:val="3a"/>
        <w:rPr>
          <w:rFonts w:ascii="Calibri" w:eastAsia="Times New Roman" w:hAnsi="Calibri" w:cs="Arial"/>
          <w:b w:val="0"/>
          <w:noProof/>
          <w:sz w:val="22"/>
          <w:szCs w:val="22"/>
          <w:lang w:val="en-US" w:eastAsia="en-US"/>
        </w:rPr>
      </w:pPr>
      <w:hyperlink w:anchor="_Toc368050826" w:history="1">
        <w:r w:rsidR="00F82E34" w:rsidRPr="00AE7367">
          <w:rPr>
            <w:rStyle w:val="affb"/>
            <w:noProof/>
          </w:rPr>
          <w:t>25.4.1</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Generator Prototype</w:t>
        </w:r>
        <w:r w:rsidR="00F82E34">
          <w:rPr>
            <w:noProof/>
            <w:webHidden/>
          </w:rPr>
          <w:tab/>
        </w:r>
        <w:r w:rsidR="00F82E34">
          <w:rPr>
            <w:noProof/>
            <w:webHidden/>
          </w:rPr>
          <w:fldChar w:fldCharType="begin"/>
        </w:r>
        <w:r w:rsidR="00F82E34">
          <w:rPr>
            <w:noProof/>
            <w:webHidden/>
          </w:rPr>
          <w:instrText xml:space="preserve"> PAGEREF _Toc368050826 \h </w:instrText>
        </w:r>
        <w:r w:rsidR="00F82E34">
          <w:rPr>
            <w:noProof/>
            <w:webHidden/>
          </w:rPr>
        </w:r>
        <w:r w:rsidR="00F82E34">
          <w:rPr>
            <w:noProof/>
            <w:webHidden/>
          </w:rPr>
          <w:fldChar w:fldCharType="separate"/>
        </w:r>
        <w:r w:rsidR="00D433E8">
          <w:rPr>
            <w:noProof/>
            <w:webHidden/>
          </w:rPr>
          <w:t>425</w:t>
        </w:r>
        <w:r w:rsidR="00F82E34">
          <w:rPr>
            <w:noProof/>
            <w:webHidden/>
          </w:rPr>
          <w:fldChar w:fldCharType="end"/>
        </w:r>
      </w:hyperlink>
    </w:p>
    <w:p w14:paraId="001B1207" w14:textId="77777777" w:rsidR="00F82E34" w:rsidRPr="00BE3BA1" w:rsidRDefault="00A649E2">
      <w:pPr>
        <w:pStyle w:val="3a"/>
        <w:rPr>
          <w:rFonts w:ascii="Calibri" w:eastAsia="Times New Roman" w:hAnsi="Calibri" w:cs="Arial"/>
          <w:b w:val="0"/>
          <w:noProof/>
          <w:sz w:val="22"/>
          <w:szCs w:val="22"/>
          <w:lang w:val="en-US" w:eastAsia="en-US"/>
        </w:rPr>
      </w:pPr>
      <w:hyperlink w:anchor="_Toc368050827" w:history="1">
        <w:r w:rsidR="00F82E34" w:rsidRPr="00AE7367">
          <w:rPr>
            <w:rStyle w:val="affb"/>
            <w:noProof/>
          </w:rPr>
          <w:t>25.4.2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Generator Instances</w:t>
        </w:r>
        <w:r w:rsidR="00F82E34">
          <w:rPr>
            <w:noProof/>
            <w:webHidden/>
          </w:rPr>
          <w:tab/>
        </w:r>
        <w:r w:rsidR="00F82E34">
          <w:rPr>
            <w:noProof/>
            <w:webHidden/>
          </w:rPr>
          <w:fldChar w:fldCharType="begin"/>
        </w:r>
        <w:r w:rsidR="00F82E34">
          <w:rPr>
            <w:noProof/>
            <w:webHidden/>
          </w:rPr>
          <w:instrText xml:space="preserve"> PAGEREF _Toc368050827 \h </w:instrText>
        </w:r>
        <w:r w:rsidR="00F82E34">
          <w:rPr>
            <w:noProof/>
            <w:webHidden/>
          </w:rPr>
        </w:r>
        <w:r w:rsidR="00F82E34">
          <w:rPr>
            <w:noProof/>
            <w:webHidden/>
          </w:rPr>
          <w:fldChar w:fldCharType="separate"/>
        </w:r>
        <w:r w:rsidR="00D433E8">
          <w:rPr>
            <w:noProof/>
            <w:webHidden/>
          </w:rPr>
          <w:t>426</w:t>
        </w:r>
        <w:r w:rsidR="00F82E34">
          <w:rPr>
            <w:noProof/>
            <w:webHidden/>
          </w:rPr>
          <w:fldChar w:fldCharType="end"/>
        </w:r>
      </w:hyperlink>
    </w:p>
    <w:p w14:paraId="298F5629" w14:textId="77777777" w:rsidR="00F82E34" w:rsidRPr="00BE3BA1" w:rsidRDefault="00A649E2">
      <w:pPr>
        <w:pStyle w:val="3a"/>
        <w:rPr>
          <w:rFonts w:ascii="Calibri" w:eastAsia="Times New Roman" w:hAnsi="Calibri" w:cs="Arial"/>
          <w:b w:val="0"/>
          <w:noProof/>
          <w:sz w:val="22"/>
          <w:szCs w:val="22"/>
          <w:lang w:val="en-US" w:eastAsia="en-US"/>
        </w:rPr>
      </w:pPr>
      <w:hyperlink w:anchor="_Toc368050828" w:history="1">
        <w:r w:rsidR="00F82E34" w:rsidRPr="00AE7367">
          <w:rPr>
            <w:rStyle w:val="affb"/>
            <w:noProof/>
          </w:rPr>
          <w:t>25.4.3</w:t>
        </w:r>
        <w:r w:rsidR="00F82E34" w:rsidRPr="00BE3BA1">
          <w:rPr>
            <w:rFonts w:ascii="Calibri" w:eastAsia="Times New Roman" w:hAnsi="Calibri" w:cs="Arial"/>
            <w:b w:val="0"/>
            <w:noProof/>
            <w:sz w:val="22"/>
            <w:szCs w:val="22"/>
            <w:lang w:val="en-US" w:eastAsia="en-US"/>
          </w:rPr>
          <w:tab/>
        </w:r>
        <w:r w:rsidR="00F82E34" w:rsidRPr="00AE7367">
          <w:rPr>
            <w:rStyle w:val="affb"/>
            <w:noProof/>
          </w:rPr>
          <w:t>Iteration Related Abstract Operations</w:t>
        </w:r>
        <w:r w:rsidR="00F82E34">
          <w:rPr>
            <w:noProof/>
            <w:webHidden/>
          </w:rPr>
          <w:tab/>
        </w:r>
        <w:r w:rsidR="00F82E34">
          <w:rPr>
            <w:noProof/>
            <w:webHidden/>
          </w:rPr>
          <w:fldChar w:fldCharType="begin"/>
        </w:r>
        <w:r w:rsidR="00F82E34">
          <w:rPr>
            <w:noProof/>
            <w:webHidden/>
          </w:rPr>
          <w:instrText xml:space="preserve"> PAGEREF _Toc368050828 \h </w:instrText>
        </w:r>
        <w:r w:rsidR="00F82E34">
          <w:rPr>
            <w:noProof/>
            <w:webHidden/>
          </w:rPr>
        </w:r>
        <w:r w:rsidR="00F82E34">
          <w:rPr>
            <w:noProof/>
            <w:webHidden/>
          </w:rPr>
          <w:fldChar w:fldCharType="separate"/>
        </w:r>
        <w:r w:rsidR="00D433E8">
          <w:rPr>
            <w:noProof/>
            <w:webHidden/>
          </w:rPr>
          <w:t>426</w:t>
        </w:r>
        <w:r w:rsidR="00F82E34">
          <w:rPr>
            <w:noProof/>
            <w:webHidden/>
          </w:rPr>
          <w:fldChar w:fldCharType="end"/>
        </w:r>
      </w:hyperlink>
    </w:p>
    <w:p w14:paraId="7AE91E89" w14:textId="77777777" w:rsidR="00F82E34" w:rsidRPr="00BE3BA1" w:rsidRDefault="00A649E2">
      <w:pPr>
        <w:pStyle w:val="12"/>
        <w:rPr>
          <w:rFonts w:ascii="Calibri" w:eastAsia="Times New Roman" w:hAnsi="Calibri" w:cs="Arial"/>
          <w:b w:val="0"/>
          <w:noProof/>
          <w:sz w:val="22"/>
          <w:szCs w:val="22"/>
          <w:lang w:val="en-US" w:eastAsia="en-US"/>
        </w:rPr>
      </w:pPr>
      <w:hyperlink w:anchor="_Toc368050829" w:history="1">
        <w:r w:rsidR="00F82E34" w:rsidRPr="00AE7367">
          <w:rPr>
            <w:rStyle w:val="affb"/>
            <w:noProof/>
          </w:rPr>
          <w:t>26</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Reflection.</w:t>
        </w:r>
        <w:r w:rsidR="00F82E34">
          <w:rPr>
            <w:noProof/>
            <w:webHidden/>
          </w:rPr>
          <w:tab/>
        </w:r>
        <w:r w:rsidR="00F82E34">
          <w:rPr>
            <w:noProof/>
            <w:webHidden/>
          </w:rPr>
          <w:fldChar w:fldCharType="begin"/>
        </w:r>
        <w:r w:rsidR="00F82E34">
          <w:rPr>
            <w:noProof/>
            <w:webHidden/>
          </w:rPr>
          <w:instrText xml:space="preserve"> PAGEREF _Toc368050829 \h </w:instrText>
        </w:r>
        <w:r w:rsidR="00F82E34">
          <w:rPr>
            <w:noProof/>
            <w:webHidden/>
          </w:rPr>
        </w:r>
        <w:r w:rsidR="00F82E34">
          <w:rPr>
            <w:noProof/>
            <w:webHidden/>
          </w:rPr>
          <w:fldChar w:fldCharType="separate"/>
        </w:r>
        <w:r w:rsidR="00D433E8">
          <w:rPr>
            <w:noProof/>
            <w:webHidden/>
          </w:rPr>
          <w:t>429</w:t>
        </w:r>
        <w:r w:rsidR="00F82E34">
          <w:rPr>
            <w:noProof/>
            <w:webHidden/>
          </w:rPr>
          <w:fldChar w:fldCharType="end"/>
        </w:r>
      </w:hyperlink>
    </w:p>
    <w:p w14:paraId="5C456C79" w14:textId="77777777" w:rsidR="00F82E34" w:rsidRPr="00BE3BA1" w:rsidRDefault="00A649E2">
      <w:pPr>
        <w:pStyle w:val="2c"/>
        <w:rPr>
          <w:rFonts w:ascii="Calibri" w:eastAsia="Times New Roman" w:hAnsi="Calibri" w:cs="Arial"/>
          <w:b w:val="0"/>
          <w:noProof/>
          <w:sz w:val="22"/>
          <w:szCs w:val="22"/>
          <w:lang w:val="en-US" w:eastAsia="en-US"/>
        </w:rPr>
      </w:pPr>
      <w:hyperlink w:anchor="_Toc368050830" w:history="1">
        <w:r w:rsidR="00F82E34" w:rsidRPr="00AE7367">
          <w:rPr>
            <w:rStyle w:val="affb"/>
            <w:noProof/>
          </w:rPr>
          <w:t>26.1</w:t>
        </w:r>
        <w:r w:rsidR="00F82E34" w:rsidRPr="00BE3BA1">
          <w:rPr>
            <w:rFonts w:ascii="Calibri" w:eastAsia="Times New Roman" w:hAnsi="Calibri" w:cs="Arial"/>
            <w:b w:val="0"/>
            <w:noProof/>
            <w:sz w:val="22"/>
            <w:szCs w:val="22"/>
            <w:lang w:val="en-US" w:eastAsia="en-US"/>
          </w:rPr>
          <w:tab/>
        </w:r>
        <w:r w:rsidR="00F82E34" w:rsidRPr="00AE7367">
          <w:rPr>
            <w:rStyle w:val="affb"/>
            <w:noProof/>
          </w:rPr>
          <w:t>The Reflect Object</w:t>
        </w:r>
        <w:r w:rsidR="00F82E34">
          <w:rPr>
            <w:noProof/>
            <w:webHidden/>
          </w:rPr>
          <w:tab/>
        </w:r>
        <w:r w:rsidR="00F82E34">
          <w:rPr>
            <w:noProof/>
            <w:webHidden/>
          </w:rPr>
          <w:fldChar w:fldCharType="begin"/>
        </w:r>
        <w:r w:rsidR="00F82E34">
          <w:rPr>
            <w:noProof/>
            <w:webHidden/>
          </w:rPr>
          <w:instrText xml:space="preserve"> PAGEREF _Toc368050830 \h </w:instrText>
        </w:r>
        <w:r w:rsidR="00F82E34">
          <w:rPr>
            <w:noProof/>
            <w:webHidden/>
          </w:rPr>
        </w:r>
        <w:r w:rsidR="00F82E34">
          <w:rPr>
            <w:noProof/>
            <w:webHidden/>
          </w:rPr>
          <w:fldChar w:fldCharType="separate"/>
        </w:r>
        <w:r w:rsidR="00D433E8">
          <w:rPr>
            <w:noProof/>
            <w:webHidden/>
          </w:rPr>
          <w:t>429</w:t>
        </w:r>
        <w:r w:rsidR="00F82E34">
          <w:rPr>
            <w:noProof/>
            <w:webHidden/>
          </w:rPr>
          <w:fldChar w:fldCharType="end"/>
        </w:r>
      </w:hyperlink>
    </w:p>
    <w:p w14:paraId="6E5F3DCA" w14:textId="77777777" w:rsidR="00F82E34" w:rsidRPr="00BE3BA1" w:rsidRDefault="00A649E2">
      <w:pPr>
        <w:pStyle w:val="3a"/>
        <w:rPr>
          <w:rFonts w:ascii="Calibri" w:eastAsia="Times New Roman" w:hAnsi="Calibri" w:cs="Arial"/>
          <w:b w:val="0"/>
          <w:noProof/>
          <w:sz w:val="22"/>
          <w:szCs w:val="22"/>
          <w:lang w:val="en-US" w:eastAsia="en-US"/>
        </w:rPr>
      </w:pPr>
      <w:hyperlink w:anchor="_Toc368050832" w:history="1">
        <w:r w:rsidR="00F82E34" w:rsidRPr="00AE7367">
          <w:rPr>
            <w:rStyle w:val="affb"/>
            <w:noProof/>
          </w:rPr>
          <w:t>26.1.1</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Reflect.defineProperty(target, propertyKey, attributes)</w:t>
        </w:r>
        <w:r w:rsidR="00F82E34">
          <w:rPr>
            <w:noProof/>
            <w:webHidden/>
          </w:rPr>
          <w:tab/>
        </w:r>
        <w:r w:rsidR="00F82E34">
          <w:rPr>
            <w:noProof/>
            <w:webHidden/>
          </w:rPr>
          <w:fldChar w:fldCharType="begin"/>
        </w:r>
        <w:r w:rsidR="00F82E34">
          <w:rPr>
            <w:noProof/>
            <w:webHidden/>
          </w:rPr>
          <w:instrText xml:space="preserve"> PAGEREF _Toc368050832 \h </w:instrText>
        </w:r>
        <w:r w:rsidR="00F82E34">
          <w:rPr>
            <w:noProof/>
            <w:webHidden/>
          </w:rPr>
        </w:r>
        <w:r w:rsidR="00F82E34">
          <w:rPr>
            <w:noProof/>
            <w:webHidden/>
          </w:rPr>
          <w:fldChar w:fldCharType="separate"/>
        </w:r>
        <w:r w:rsidR="00D433E8">
          <w:rPr>
            <w:noProof/>
            <w:webHidden/>
          </w:rPr>
          <w:t>429</w:t>
        </w:r>
        <w:r w:rsidR="00F82E34">
          <w:rPr>
            <w:noProof/>
            <w:webHidden/>
          </w:rPr>
          <w:fldChar w:fldCharType="end"/>
        </w:r>
      </w:hyperlink>
    </w:p>
    <w:p w14:paraId="56D2546F" w14:textId="77777777" w:rsidR="00F82E34" w:rsidRPr="00BE3BA1" w:rsidRDefault="00A649E2">
      <w:pPr>
        <w:pStyle w:val="3a"/>
        <w:rPr>
          <w:rFonts w:ascii="Calibri" w:eastAsia="Times New Roman" w:hAnsi="Calibri" w:cs="Arial"/>
          <w:b w:val="0"/>
          <w:noProof/>
          <w:sz w:val="22"/>
          <w:szCs w:val="22"/>
          <w:lang w:val="en-US" w:eastAsia="en-US"/>
        </w:rPr>
      </w:pPr>
      <w:hyperlink w:anchor="_Toc368050833" w:history="1">
        <w:r w:rsidR="00F82E34" w:rsidRPr="00AE7367">
          <w:rPr>
            <w:rStyle w:val="affb"/>
            <w:noProof/>
          </w:rPr>
          <w:t>26.1.2</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Reflect.deleteProperty (target, propertyKey)</w:t>
        </w:r>
        <w:r w:rsidR="00F82E34">
          <w:rPr>
            <w:noProof/>
            <w:webHidden/>
          </w:rPr>
          <w:tab/>
        </w:r>
        <w:r w:rsidR="00F82E34">
          <w:rPr>
            <w:noProof/>
            <w:webHidden/>
          </w:rPr>
          <w:fldChar w:fldCharType="begin"/>
        </w:r>
        <w:r w:rsidR="00F82E34">
          <w:rPr>
            <w:noProof/>
            <w:webHidden/>
          </w:rPr>
          <w:instrText xml:space="preserve"> PAGEREF _Toc368050833 \h </w:instrText>
        </w:r>
        <w:r w:rsidR="00F82E34">
          <w:rPr>
            <w:noProof/>
            <w:webHidden/>
          </w:rPr>
        </w:r>
        <w:r w:rsidR="00F82E34">
          <w:rPr>
            <w:noProof/>
            <w:webHidden/>
          </w:rPr>
          <w:fldChar w:fldCharType="separate"/>
        </w:r>
        <w:r w:rsidR="00D433E8">
          <w:rPr>
            <w:noProof/>
            <w:webHidden/>
          </w:rPr>
          <w:t>429</w:t>
        </w:r>
        <w:r w:rsidR="00F82E34">
          <w:rPr>
            <w:noProof/>
            <w:webHidden/>
          </w:rPr>
          <w:fldChar w:fldCharType="end"/>
        </w:r>
      </w:hyperlink>
    </w:p>
    <w:p w14:paraId="5DFE0F72" w14:textId="77777777" w:rsidR="00F82E34" w:rsidRPr="00BE3BA1" w:rsidRDefault="00A649E2">
      <w:pPr>
        <w:pStyle w:val="3a"/>
        <w:rPr>
          <w:rFonts w:ascii="Calibri" w:eastAsia="Times New Roman" w:hAnsi="Calibri" w:cs="Arial"/>
          <w:b w:val="0"/>
          <w:noProof/>
          <w:sz w:val="22"/>
          <w:szCs w:val="22"/>
          <w:lang w:val="en-US" w:eastAsia="en-US"/>
        </w:rPr>
      </w:pPr>
      <w:hyperlink w:anchor="_Toc368050834" w:history="1">
        <w:r w:rsidR="00F82E34" w:rsidRPr="00AE7367">
          <w:rPr>
            <w:rStyle w:val="affb"/>
            <w:noProof/>
          </w:rPr>
          <w:t>26.1.3</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Reflect.enumerate (target)</w:t>
        </w:r>
        <w:r w:rsidR="00F82E34">
          <w:rPr>
            <w:noProof/>
            <w:webHidden/>
          </w:rPr>
          <w:tab/>
        </w:r>
        <w:r w:rsidR="00F82E34">
          <w:rPr>
            <w:noProof/>
            <w:webHidden/>
          </w:rPr>
          <w:fldChar w:fldCharType="begin"/>
        </w:r>
        <w:r w:rsidR="00F82E34">
          <w:rPr>
            <w:noProof/>
            <w:webHidden/>
          </w:rPr>
          <w:instrText xml:space="preserve"> PAGEREF _Toc368050834 \h </w:instrText>
        </w:r>
        <w:r w:rsidR="00F82E34">
          <w:rPr>
            <w:noProof/>
            <w:webHidden/>
          </w:rPr>
        </w:r>
        <w:r w:rsidR="00F82E34">
          <w:rPr>
            <w:noProof/>
            <w:webHidden/>
          </w:rPr>
          <w:fldChar w:fldCharType="separate"/>
        </w:r>
        <w:r w:rsidR="00D433E8">
          <w:rPr>
            <w:noProof/>
            <w:webHidden/>
          </w:rPr>
          <w:t>429</w:t>
        </w:r>
        <w:r w:rsidR="00F82E34">
          <w:rPr>
            <w:noProof/>
            <w:webHidden/>
          </w:rPr>
          <w:fldChar w:fldCharType="end"/>
        </w:r>
      </w:hyperlink>
    </w:p>
    <w:p w14:paraId="76A3828B" w14:textId="77777777" w:rsidR="00F82E34" w:rsidRPr="00BE3BA1" w:rsidRDefault="00A649E2">
      <w:pPr>
        <w:pStyle w:val="3a"/>
        <w:rPr>
          <w:rFonts w:ascii="Calibri" w:eastAsia="Times New Roman" w:hAnsi="Calibri" w:cs="Arial"/>
          <w:b w:val="0"/>
          <w:noProof/>
          <w:sz w:val="22"/>
          <w:szCs w:val="22"/>
          <w:lang w:val="en-US" w:eastAsia="en-US"/>
        </w:rPr>
      </w:pPr>
      <w:hyperlink w:anchor="_Toc368050835" w:history="1">
        <w:r w:rsidR="00F82E34" w:rsidRPr="00AE7367">
          <w:rPr>
            <w:rStyle w:val="affb"/>
            <w:noProof/>
          </w:rPr>
          <w:t>26.1.4</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Reflect.get (target, propertyKey, receiver=target)</w:t>
        </w:r>
        <w:r w:rsidR="00F82E34">
          <w:rPr>
            <w:noProof/>
            <w:webHidden/>
          </w:rPr>
          <w:tab/>
        </w:r>
        <w:r w:rsidR="00F82E34">
          <w:rPr>
            <w:noProof/>
            <w:webHidden/>
          </w:rPr>
          <w:fldChar w:fldCharType="begin"/>
        </w:r>
        <w:r w:rsidR="00F82E34">
          <w:rPr>
            <w:noProof/>
            <w:webHidden/>
          </w:rPr>
          <w:instrText xml:space="preserve"> PAGEREF _Toc368050835 \h </w:instrText>
        </w:r>
        <w:r w:rsidR="00F82E34">
          <w:rPr>
            <w:noProof/>
            <w:webHidden/>
          </w:rPr>
        </w:r>
        <w:r w:rsidR="00F82E34">
          <w:rPr>
            <w:noProof/>
            <w:webHidden/>
          </w:rPr>
          <w:fldChar w:fldCharType="separate"/>
        </w:r>
        <w:r w:rsidR="00D433E8">
          <w:rPr>
            <w:noProof/>
            <w:webHidden/>
          </w:rPr>
          <w:t>429</w:t>
        </w:r>
        <w:r w:rsidR="00F82E34">
          <w:rPr>
            <w:noProof/>
            <w:webHidden/>
          </w:rPr>
          <w:fldChar w:fldCharType="end"/>
        </w:r>
      </w:hyperlink>
    </w:p>
    <w:p w14:paraId="79D4118B" w14:textId="77777777" w:rsidR="00F82E34" w:rsidRPr="00BE3BA1" w:rsidRDefault="00A649E2">
      <w:pPr>
        <w:pStyle w:val="3a"/>
        <w:rPr>
          <w:rFonts w:ascii="Calibri" w:eastAsia="Times New Roman" w:hAnsi="Calibri" w:cs="Arial"/>
          <w:b w:val="0"/>
          <w:noProof/>
          <w:sz w:val="22"/>
          <w:szCs w:val="22"/>
          <w:lang w:val="en-US" w:eastAsia="en-US"/>
        </w:rPr>
      </w:pPr>
      <w:hyperlink w:anchor="_Toc368050836" w:history="1">
        <w:r w:rsidR="00F82E34" w:rsidRPr="00AE7367">
          <w:rPr>
            <w:rStyle w:val="affb"/>
            <w:noProof/>
          </w:rPr>
          <w:t>26.1.5</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Reflect.getOwnPropertyDescriptor(target, propertyKey)</w:t>
        </w:r>
        <w:r w:rsidR="00F82E34">
          <w:rPr>
            <w:noProof/>
            <w:webHidden/>
          </w:rPr>
          <w:tab/>
        </w:r>
        <w:r w:rsidR="00F82E34">
          <w:rPr>
            <w:noProof/>
            <w:webHidden/>
          </w:rPr>
          <w:fldChar w:fldCharType="begin"/>
        </w:r>
        <w:r w:rsidR="00F82E34">
          <w:rPr>
            <w:noProof/>
            <w:webHidden/>
          </w:rPr>
          <w:instrText xml:space="preserve"> PAGEREF _Toc368050836 \h </w:instrText>
        </w:r>
        <w:r w:rsidR="00F82E34">
          <w:rPr>
            <w:noProof/>
            <w:webHidden/>
          </w:rPr>
        </w:r>
        <w:r w:rsidR="00F82E34">
          <w:rPr>
            <w:noProof/>
            <w:webHidden/>
          </w:rPr>
          <w:fldChar w:fldCharType="separate"/>
        </w:r>
        <w:r w:rsidR="00D433E8">
          <w:rPr>
            <w:noProof/>
            <w:webHidden/>
          </w:rPr>
          <w:t>430</w:t>
        </w:r>
        <w:r w:rsidR="00F82E34">
          <w:rPr>
            <w:noProof/>
            <w:webHidden/>
          </w:rPr>
          <w:fldChar w:fldCharType="end"/>
        </w:r>
      </w:hyperlink>
    </w:p>
    <w:p w14:paraId="57B1F5DC" w14:textId="77777777" w:rsidR="00F82E34" w:rsidRPr="00BE3BA1" w:rsidRDefault="00A649E2">
      <w:pPr>
        <w:pStyle w:val="3a"/>
        <w:rPr>
          <w:rFonts w:ascii="Calibri" w:eastAsia="Times New Roman" w:hAnsi="Calibri" w:cs="Arial"/>
          <w:b w:val="0"/>
          <w:noProof/>
          <w:sz w:val="22"/>
          <w:szCs w:val="22"/>
          <w:lang w:val="en-US" w:eastAsia="en-US"/>
        </w:rPr>
      </w:pPr>
      <w:hyperlink w:anchor="_Toc368050837" w:history="1">
        <w:r w:rsidR="00F82E34" w:rsidRPr="00AE7367">
          <w:rPr>
            <w:rStyle w:val="affb"/>
            <w:noProof/>
          </w:rPr>
          <w:t>26.1.6</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Reflect.getPrototypeOf (target)</w:t>
        </w:r>
        <w:r w:rsidR="00F82E34">
          <w:rPr>
            <w:noProof/>
            <w:webHidden/>
          </w:rPr>
          <w:tab/>
        </w:r>
        <w:r w:rsidR="00F82E34">
          <w:rPr>
            <w:noProof/>
            <w:webHidden/>
          </w:rPr>
          <w:fldChar w:fldCharType="begin"/>
        </w:r>
        <w:r w:rsidR="00F82E34">
          <w:rPr>
            <w:noProof/>
            <w:webHidden/>
          </w:rPr>
          <w:instrText xml:space="preserve"> PAGEREF _Toc368050837 \h </w:instrText>
        </w:r>
        <w:r w:rsidR="00F82E34">
          <w:rPr>
            <w:noProof/>
            <w:webHidden/>
          </w:rPr>
        </w:r>
        <w:r w:rsidR="00F82E34">
          <w:rPr>
            <w:noProof/>
            <w:webHidden/>
          </w:rPr>
          <w:fldChar w:fldCharType="separate"/>
        </w:r>
        <w:r w:rsidR="00D433E8">
          <w:rPr>
            <w:noProof/>
            <w:webHidden/>
          </w:rPr>
          <w:t>430</w:t>
        </w:r>
        <w:r w:rsidR="00F82E34">
          <w:rPr>
            <w:noProof/>
            <w:webHidden/>
          </w:rPr>
          <w:fldChar w:fldCharType="end"/>
        </w:r>
      </w:hyperlink>
    </w:p>
    <w:p w14:paraId="6131D635" w14:textId="77777777" w:rsidR="00F82E34" w:rsidRPr="00BE3BA1" w:rsidRDefault="00A649E2">
      <w:pPr>
        <w:pStyle w:val="3a"/>
        <w:rPr>
          <w:rFonts w:ascii="Calibri" w:eastAsia="Times New Roman" w:hAnsi="Calibri" w:cs="Arial"/>
          <w:b w:val="0"/>
          <w:noProof/>
          <w:sz w:val="22"/>
          <w:szCs w:val="22"/>
          <w:lang w:val="en-US" w:eastAsia="en-US"/>
        </w:rPr>
      </w:pPr>
      <w:hyperlink w:anchor="_Toc368050838" w:history="1">
        <w:r w:rsidR="00F82E34" w:rsidRPr="00AE7367">
          <w:rPr>
            <w:rStyle w:val="affb"/>
            <w:noProof/>
          </w:rPr>
          <w:t>26.1.7</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Reflect.has (target, propertyKey)</w:t>
        </w:r>
        <w:r w:rsidR="00F82E34">
          <w:rPr>
            <w:noProof/>
            <w:webHidden/>
          </w:rPr>
          <w:tab/>
        </w:r>
        <w:r w:rsidR="00F82E34">
          <w:rPr>
            <w:noProof/>
            <w:webHidden/>
          </w:rPr>
          <w:fldChar w:fldCharType="begin"/>
        </w:r>
        <w:r w:rsidR="00F82E34">
          <w:rPr>
            <w:noProof/>
            <w:webHidden/>
          </w:rPr>
          <w:instrText xml:space="preserve"> PAGEREF _Toc368050838 \h </w:instrText>
        </w:r>
        <w:r w:rsidR="00F82E34">
          <w:rPr>
            <w:noProof/>
            <w:webHidden/>
          </w:rPr>
        </w:r>
        <w:r w:rsidR="00F82E34">
          <w:rPr>
            <w:noProof/>
            <w:webHidden/>
          </w:rPr>
          <w:fldChar w:fldCharType="separate"/>
        </w:r>
        <w:r w:rsidR="00D433E8">
          <w:rPr>
            <w:noProof/>
            <w:webHidden/>
          </w:rPr>
          <w:t>430</w:t>
        </w:r>
        <w:r w:rsidR="00F82E34">
          <w:rPr>
            <w:noProof/>
            <w:webHidden/>
          </w:rPr>
          <w:fldChar w:fldCharType="end"/>
        </w:r>
      </w:hyperlink>
    </w:p>
    <w:p w14:paraId="4FF38E90" w14:textId="77777777" w:rsidR="00F82E34" w:rsidRPr="00BE3BA1" w:rsidRDefault="00A649E2">
      <w:pPr>
        <w:pStyle w:val="3a"/>
        <w:rPr>
          <w:rFonts w:ascii="Calibri" w:eastAsia="Times New Roman" w:hAnsi="Calibri" w:cs="Arial"/>
          <w:b w:val="0"/>
          <w:noProof/>
          <w:sz w:val="22"/>
          <w:szCs w:val="22"/>
          <w:lang w:val="en-US" w:eastAsia="en-US"/>
        </w:rPr>
      </w:pPr>
      <w:hyperlink w:anchor="_Toc368050839" w:history="1">
        <w:r w:rsidR="00F82E34" w:rsidRPr="00AE7367">
          <w:rPr>
            <w:rStyle w:val="affb"/>
            <w:noProof/>
          </w:rPr>
          <w:t>26.1.8</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Reflect.hasOwn (target, propertyKey)</w:t>
        </w:r>
        <w:r w:rsidR="00F82E34">
          <w:rPr>
            <w:noProof/>
            <w:webHidden/>
          </w:rPr>
          <w:tab/>
        </w:r>
        <w:r w:rsidR="00F82E34">
          <w:rPr>
            <w:noProof/>
            <w:webHidden/>
          </w:rPr>
          <w:fldChar w:fldCharType="begin"/>
        </w:r>
        <w:r w:rsidR="00F82E34">
          <w:rPr>
            <w:noProof/>
            <w:webHidden/>
          </w:rPr>
          <w:instrText xml:space="preserve"> PAGEREF _Toc368050839 \h </w:instrText>
        </w:r>
        <w:r w:rsidR="00F82E34">
          <w:rPr>
            <w:noProof/>
            <w:webHidden/>
          </w:rPr>
        </w:r>
        <w:r w:rsidR="00F82E34">
          <w:rPr>
            <w:noProof/>
            <w:webHidden/>
          </w:rPr>
          <w:fldChar w:fldCharType="separate"/>
        </w:r>
        <w:r w:rsidR="00D433E8">
          <w:rPr>
            <w:noProof/>
            <w:webHidden/>
          </w:rPr>
          <w:t>430</w:t>
        </w:r>
        <w:r w:rsidR="00F82E34">
          <w:rPr>
            <w:noProof/>
            <w:webHidden/>
          </w:rPr>
          <w:fldChar w:fldCharType="end"/>
        </w:r>
      </w:hyperlink>
    </w:p>
    <w:p w14:paraId="4DB105F3" w14:textId="77777777" w:rsidR="00F82E34" w:rsidRPr="00BE3BA1" w:rsidRDefault="00A649E2">
      <w:pPr>
        <w:pStyle w:val="3a"/>
        <w:rPr>
          <w:rFonts w:ascii="Calibri" w:eastAsia="Times New Roman" w:hAnsi="Calibri" w:cs="Arial"/>
          <w:b w:val="0"/>
          <w:noProof/>
          <w:sz w:val="22"/>
          <w:szCs w:val="22"/>
          <w:lang w:val="en-US" w:eastAsia="en-US"/>
        </w:rPr>
      </w:pPr>
      <w:hyperlink w:anchor="_Toc368050840" w:history="1">
        <w:r w:rsidR="00F82E34" w:rsidRPr="00AE7367">
          <w:rPr>
            <w:rStyle w:val="affb"/>
            <w:noProof/>
          </w:rPr>
          <w:t>26.1.9</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Reflect.isExtensible (target)</w:t>
        </w:r>
        <w:r w:rsidR="00F82E34">
          <w:rPr>
            <w:noProof/>
            <w:webHidden/>
          </w:rPr>
          <w:tab/>
        </w:r>
        <w:r w:rsidR="00F82E34">
          <w:rPr>
            <w:noProof/>
            <w:webHidden/>
          </w:rPr>
          <w:fldChar w:fldCharType="begin"/>
        </w:r>
        <w:r w:rsidR="00F82E34">
          <w:rPr>
            <w:noProof/>
            <w:webHidden/>
          </w:rPr>
          <w:instrText xml:space="preserve"> PAGEREF _Toc368050840 \h </w:instrText>
        </w:r>
        <w:r w:rsidR="00F82E34">
          <w:rPr>
            <w:noProof/>
            <w:webHidden/>
          </w:rPr>
        </w:r>
        <w:r w:rsidR="00F82E34">
          <w:rPr>
            <w:noProof/>
            <w:webHidden/>
          </w:rPr>
          <w:fldChar w:fldCharType="separate"/>
        </w:r>
        <w:r w:rsidR="00D433E8">
          <w:rPr>
            <w:noProof/>
            <w:webHidden/>
          </w:rPr>
          <w:t>430</w:t>
        </w:r>
        <w:r w:rsidR="00F82E34">
          <w:rPr>
            <w:noProof/>
            <w:webHidden/>
          </w:rPr>
          <w:fldChar w:fldCharType="end"/>
        </w:r>
      </w:hyperlink>
    </w:p>
    <w:p w14:paraId="1B3E1ABD" w14:textId="77777777" w:rsidR="00F82E34" w:rsidRPr="00BE3BA1" w:rsidRDefault="00A649E2">
      <w:pPr>
        <w:pStyle w:val="3a"/>
        <w:rPr>
          <w:rFonts w:ascii="Calibri" w:eastAsia="Times New Roman" w:hAnsi="Calibri" w:cs="Arial"/>
          <w:b w:val="0"/>
          <w:noProof/>
          <w:sz w:val="22"/>
          <w:szCs w:val="22"/>
          <w:lang w:val="en-US" w:eastAsia="en-US"/>
        </w:rPr>
      </w:pPr>
      <w:hyperlink w:anchor="_Toc368050841" w:history="1">
        <w:r w:rsidR="00F82E34" w:rsidRPr="00AE7367">
          <w:rPr>
            <w:rStyle w:val="affb"/>
            <w:noProof/>
          </w:rPr>
          <w:t>26.1.10</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Reflect.invoke (target, propertyKey, argumentsList,  receiver=target)</w:t>
        </w:r>
        <w:r w:rsidR="00F82E34">
          <w:rPr>
            <w:noProof/>
            <w:webHidden/>
          </w:rPr>
          <w:tab/>
        </w:r>
        <w:r w:rsidR="00F82E34">
          <w:rPr>
            <w:noProof/>
            <w:webHidden/>
          </w:rPr>
          <w:fldChar w:fldCharType="begin"/>
        </w:r>
        <w:r w:rsidR="00F82E34">
          <w:rPr>
            <w:noProof/>
            <w:webHidden/>
          </w:rPr>
          <w:instrText xml:space="preserve"> PAGEREF _Toc368050841 \h </w:instrText>
        </w:r>
        <w:r w:rsidR="00F82E34">
          <w:rPr>
            <w:noProof/>
            <w:webHidden/>
          </w:rPr>
        </w:r>
        <w:r w:rsidR="00F82E34">
          <w:rPr>
            <w:noProof/>
            <w:webHidden/>
          </w:rPr>
          <w:fldChar w:fldCharType="separate"/>
        </w:r>
        <w:r w:rsidR="00D433E8">
          <w:rPr>
            <w:noProof/>
            <w:webHidden/>
          </w:rPr>
          <w:t>430</w:t>
        </w:r>
        <w:r w:rsidR="00F82E34">
          <w:rPr>
            <w:noProof/>
            <w:webHidden/>
          </w:rPr>
          <w:fldChar w:fldCharType="end"/>
        </w:r>
      </w:hyperlink>
    </w:p>
    <w:p w14:paraId="389487DF" w14:textId="77777777" w:rsidR="00F82E34" w:rsidRPr="00BE3BA1" w:rsidRDefault="00A649E2">
      <w:pPr>
        <w:pStyle w:val="3a"/>
        <w:rPr>
          <w:rFonts w:ascii="Calibri" w:eastAsia="Times New Roman" w:hAnsi="Calibri" w:cs="Arial"/>
          <w:b w:val="0"/>
          <w:noProof/>
          <w:sz w:val="22"/>
          <w:szCs w:val="22"/>
          <w:lang w:val="en-US" w:eastAsia="en-US"/>
        </w:rPr>
      </w:pPr>
      <w:hyperlink w:anchor="_Toc368050842" w:history="1">
        <w:r w:rsidR="00F82E34" w:rsidRPr="00AE7367">
          <w:rPr>
            <w:rStyle w:val="affb"/>
            <w:noProof/>
          </w:rPr>
          <w:t>26.1.11</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Reflect.ownKeys (target)</w:t>
        </w:r>
        <w:r w:rsidR="00F82E34">
          <w:rPr>
            <w:noProof/>
            <w:webHidden/>
          </w:rPr>
          <w:tab/>
        </w:r>
        <w:r w:rsidR="00F82E34">
          <w:rPr>
            <w:noProof/>
            <w:webHidden/>
          </w:rPr>
          <w:fldChar w:fldCharType="begin"/>
        </w:r>
        <w:r w:rsidR="00F82E34">
          <w:rPr>
            <w:noProof/>
            <w:webHidden/>
          </w:rPr>
          <w:instrText xml:space="preserve"> PAGEREF _Toc368050842 \h </w:instrText>
        </w:r>
        <w:r w:rsidR="00F82E34">
          <w:rPr>
            <w:noProof/>
            <w:webHidden/>
          </w:rPr>
        </w:r>
        <w:r w:rsidR="00F82E34">
          <w:rPr>
            <w:noProof/>
            <w:webHidden/>
          </w:rPr>
          <w:fldChar w:fldCharType="separate"/>
        </w:r>
        <w:r w:rsidR="00D433E8">
          <w:rPr>
            <w:noProof/>
            <w:webHidden/>
          </w:rPr>
          <w:t>431</w:t>
        </w:r>
        <w:r w:rsidR="00F82E34">
          <w:rPr>
            <w:noProof/>
            <w:webHidden/>
          </w:rPr>
          <w:fldChar w:fldCharType="end"/>
        </w:r>
      </w:hyperlink>
    </w:p>
    <w:p w14:paraId="352D4D3B" w14:textId="77777777" w:rsidR="00F82E34" w:rsidRPr="00BE3BA1" w:rsidRDefault="00A649E2">
      <w:pPr>
        <w:pStyle w:val="3a"/>
        <w:rPr>
          <w:rFonts w:ascii="Calibri" w:eastAsia="Times New Roman" w:hAnsi="Calibri" w:cs="Arial"/>
          <w:b w:val="0"/>
          <w:noProof/>
          <w:sz w:val="22"/>
          <w:szCs w:val="22"/>
          <w:lang w:val="en-US" w:eastAsia="en-US"/>
        </w:rPr>
      </w:pPr>
      <w:hyperlink w:anchor="_Toc368050843" w:history="1">
        <w:r w:rsidR="00F82E34" w:rsidRPr="00AE7367">
          <w:rPr>
            <w:rStyle w:val="affb"/>
            <w:noProof/>
          </w:rPr>
          <w:t>26.1.12</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Reflect.preventExtensions (target)</w:t>
        </w:r>
        <w:r w:rsidR="00F82E34">
          <w:rPr>
            <w:noProof/>
            <w:webHidden/>
          </w:rPr>
          <w:tab/>
        </w:r>
        <w:r w:rsidR="00F82E34">
          <w:rPr>
            <w:noProof/>
            <w:webHidden/>
          </w:rPr>
          <w:fldChar w:fldCharType="begin"/>
        </w:r>
        <w:r w:rsidR="00F82E34">
          <w:rPr>
            <w:noProof/>
            <w:webHidden/>
          </w:rPr>
          <w:instrText xml:space="preserve"> PAGEREF _Toc368050843 \h </w:instrText>
        </w:r>
        <w:r w:rsidR="00F82E34">
          <w:rPr>
            <w:noProof/>
            <w:webHidden/>
          </w:rPr>
        </w:r>
        <w:r w:rsidR="00F82E34">
          <w:rPr>
            <w:noProof/>
            <w:webHidden/>
          </w:rPr>
          <w:fldChar w:fldCharType="separate"/>
        </w:r>
        <w:r w:rsidR="00D433E8">
          <w:rPr>
            <w:noProof/>
            <w:webHidden/>
          </w:rPr>
          <w:t>431</w:t>
        </w:r>
        <w:r w:rsidR="00F82E34">
          <w:rPr>
            <w:noProof/>
            <w:webHidden/>
          </w:rPr>
          <w:fldChar w:fldCharType="end"/>
        </w:r>
      </w:hyperlink>
    </w:p>
    <w:p w14:paraId="25F89465" w14:textId="77777777" w:rsidR="00F82E34" w:rsidRPr="00BE3BA1" w:rsidRDefault="00A649E2">
      <w:pPr>
        <w:pStyle w:val="3a"/>
        <w:rPr>
          <w:rFonts w:ascii="Calibri" w:eastAsia="Times New Roman" w:hAnsi="Calibri" w:cs="Arial"/>
          <w:b w:val="0"/>
          <w:noProof/>
          <w:sz w:val="22"/>
          <w:szCs w:val="22"/>
          <w:lang w:val="en-US" w:eastAsia="en-US"/>
        </w:rPr>
      </w:pPr>
      <w:hyperlink w:anchor="_Toc368050844" w:history="1">
        <w:r w:rsidR="00F82E34" w:rsidRPr="00AE7367">
          <w:rPr>
            <w:rStyle w:val="affb"/>
            <w:noProof/>
          </w:rPr>
          <w:t>26.1.13</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Reflect.set (target, propertyKey, V,  receiver=target)</w:t>
        </w:r>
        <w:r w:rsidR="00F82E34">
          <w:rPr>
            <w:noProof/>
            <w:webHidden/>
          </w:rPr>
          <w:tab/>
        </w:r>
        <w:r w:rsidR="00F82E34">
          <w:rPr>
            <w:noProof/>
            <w:webHidden/>
          </w:rPr>
          <w:fldChar w:fldCharType="begin"/>
        </w:r>
        <w:r w:rsidR="00F82E34">
          <w:rPr>
            <w:noProof/>
            <w:webHidden/>
          </w:rPr>
          <w:instrText xml:space="preserve"> PAGEREF _Toc368050844 \h </w:instrText>
        </w:r>
        <w:r w:rsidR="00F82E34">
          <w:rPr>
            <w:noProof/>
            <w:webHidden/>
          </w:rPr>
        </w:r>
        <w:r w:rsidR="00F82E34">
          <w:rPr>
            <w:noProof/>
            <w:webHidden/>
          </w:rPr>
          <w:fldChar w:fldCharType="separate"/>
        </w:r>
        <w:r w:rsidR="00D433E8">
          <w:rPr>
            <w:noProof/>
            <w:webHidden/>
          </w:rPr>
          <w:t>431</w:t>
        </w:r>
        <w:r w:rsidR="00F82E34">
          <w:rPr>
            <w:noProof/>
            <w:webHidden/>
          </w:rPr>
          <w:fldChar w:fldCharType="end"/>
        </w:r>
      </w:hyperlink>
    </w:p>
    <w:p w14:paraId="4C61B6DD" w14:textId="77777777" w:rsidR="00F82E34" w:rsidRPr="00BE3BA1" w:rsidRDefault="00A649E2">
      <w:pPr>
        <w:pStyle w:val="3a"/>
        <w:rPr>
          <w:rFonts w:ascii="Calibri" w:eastAsia="Times New Roman" w:hAnsi="Calibri" w:cs="Arial"/>
          <w:b w:val="0"/>
          <w:noProof/>
          <w:sz w:val="22"/>
          <w:szCs w:val="22"/>
          <w:lang w:val="en-US" w:eastAsia="en-US"/>
        </w:rPr>
      </w:pPr>
      <w:hyperlink w:anchor="_Toc368050845" w:history="1">
        <w:r w:rsidR="00F82E34" w:rsidRPr="00AE7367">
          <w:rPr>
            <w:rStyle w:val="affb"/>
            <w:noProof/>
          </w:rPr>
          <w:t>26.1.14</w:t>
        </w:r>
        <w:r w:rsidR="00F82E34" w:rsidRPr="00BE3BA1">
          <w:rPr>
            <w:rFonts w:ascii="Calibri" w:eastAsia="Times New Roman" w:hAnsi="Calibri" w:cs="Arial"/>
            <w:b w:val="0"/>
            <w:noProof/>
            <w:sz w:val="22"/>
            <w:szCs w:val="22"/>
            <w:lang w:val="en-US" w:eastAsia="en-US"/>
          </w:rPr>
          <w:tab/>
        </w:r>
        <w:r w:rsidR="00F82E34" w:rsidRPr="00AE7367">
          <w:rPr>
            <w:rStyle w:val="affb"/>
            <w:noProof/>
          </w:rPr>
          <w:t>Reflect.setPrototypeOf (target, proto)</w:t>
        </w:r>
        <w:r w:rsidR="00F82E34">
          <w:rPr>
            <w:noProof/>
            <w:webHidden/>
          </w:rPr>
          <w:tab/>
        </w:r>
        <w:r w:rsidR="00F82E34">
          <w:rPr>
            <w:noProof/>
            <w:webHidden/>
          </w:rPr>
          <w:fldChar w:fldCharType="begin"/>
        </w:r>
        <w:r w:rsidR="00F82E34">
          <w:rPr>
            <w:noProof/>
            <w:webHidden/>
          </w:rPr>
          <w:instrText xml:space="preserve"> PAGEREF _Toc368050845 \h </w:instrText>
        </w:r>
        <w:r w:rsidR="00F82E34">
          <w:rPr>
            <w:noProof/>
            <w:webHidden/>
          </w:rPr>
        </w:r>
        <w:r w:rsidR="00F82E34">
          <w:rPr>
            <w:noProof/>
            <w:webHidden/>
          </w:rPr>
          <w:fldChar w:fldCharType="separate"/>
        </w:r>
        <w:r w:rsidR="00D433E8">
          <w:rPr>
            <w:noProof/>
            <w:webHidden/>
          </w:rPr>
          <w:t>431</w:t>
        </w:r>
        <w:r w:rsidR="00F82E34">
          <w:rPr>
            <w:noProof/>
            <w:webHidden/>
          </w:rPr>
          <w:fldChar w:fldCharType="end"/>
        </w:r>
      </w:hyperlink>
    </w:p>
    <w:p w14:paraId="5BB123C2" w14:textId="77777777" w:rsidR="00F82E34" w:rsidRPr="00BE3BA1" w:rsidRDefault="00A649E2">
      <w:pPr>
        <w:pStyle w:val="2c"/>
        <w:rPr>
          <w:rFonts w:ascii="Calibri" w:eastAsia="Times New Roman" w:hAnsi="Calibri" w:cs="Arial"/>
          <w:b w:val="0"/>
          <w:noProof/>
          <w:sz w:val="22"/>
          <w:szCs w:val="22"/>
          <w:lang w:val="en-US" w:eastAsia="en-US"/>
        </w:rPr>
      </w:pPr>
      <w:hyperlink w:anchor="_Toc368050846" w:history="1">
        <w:r w:rsidR="00F82E34" w:rsidRPr="00AE7367">
          <w:rPr>
            <w:rStyle w:val="affb"/>
            <w:noProof/>
          </w:rPr>
          <w:t>26.2</w:t>
        </w:r>
        <w:r w:rsidR="00F82E34" w:rsidRPr="00BE3BA1">
          <w:rPr>
            <w:rFonts w:ascii="Calibri" w:eastAsia="Times New Roman" w:hAnsi="Calibri" w:cs="Arial"/>
            <w:b w:val="0"/>
            <w:noProof/>
            <w:sz w:val="22"/>
            <w:szCs w:val="22"/>
            <w:lang w:val="en-US" w:eastAsia="en-US"/>
          </w:rPr>
          <w:tab/>
        </w:r>
        <w:r w:rsidR="00F82E34" w:rsidRPr="00AE7367">
          <w:rPr>
            <w:rStyle w:val="affb"/>
            <w:noProof/>
          </w:rPr>
          <w:t>Proxy Objects</w:t>
        </w:r>
        <w:r w:rsidR="00F82E34">
          <w:rPr>
            <w:noProof/>
            <w:webHidden/>
          </w:rPr>
          <w:tab/>
        </w:r>
        <w:r w:rsidR="00F82E34">
          <w:rPr>
            <w:noProof/>
            <w:webHidden/>
          </w:rPr>
          <w:fldChar w:fldCharType="begin"/>
        </w:r>
        <w:r w:rsidR="00F82E34">
          <w:rPr>
            <w:noProof/>
            <w:webHidden/>
          </w:rPr>
          <w:instrText xml:space="preserve"> PAGEREF _Toc368050846 \h </w:instrText>
        </w:r>
        <w:r w:rsidR="00F82E34">
          <w:rPr>
            <w:noProof/>
            <w:webHidden/>
          </w:rPr>
        </w:r>
        <w:r w:rsidR="00F82E34">
          <w:rPr>
            <w:noProof/>
            <w:webHidden/>
          </w:rPr>
          <w:fldChar w:fldCharType="separate"/>
        </w:r>
        <w:r w:rsidR="00D433E8">
          <w:rPr>
            <w:noProof/>
            <w:webHidden/>
          </w:rPr>
          <w:t>431</w:t>
        </w:r>
        <w:r w:rsidR="00F82E34">
          <w:rPr>
            <w:noProof/>
            <w:webHidden/>
          </w:rPr>
          <w:fldChar w:fldCharType="end"/>
        </w:r>
      </w:hyperlink>
    </w:p>
    <w:p w14:paraId="35B5C3C3" w14:textId="77777777" w:rsidR="00F82E34" w:rsidRPr="00BE3BA1" w:rsidRDefault="00A649E2">
      <w:pPr>
        <w:pStyle w:val="3a"/>
        <w:rPr>
          <w:rFonts w:ascii="Calibri" w:eastAsia="Times New Roman" w:hAnsi="Calibri" w:cs="Arial"/>
          <w:b w:val="0"/>
          <w:noProof/>
          <w:sz w:val="22"/>
          <w:szCs w:val="22"/>
          <w:lang w:val="en-US" w:eastAsia="en-US"/>
        </w:rPr>
      </w:pPr>
      <w:hyperlink w:anchor="_Toc368050847" w:history="1">
        <w:r w:rsidR="00F82E34" w:rsidRPr="00AE7367">
          <w:rPr>
            <w:rStyle w:val="affb"/>
            <w:noProof/>
          </w:rPr>
          <w:t>26.2.1</w:t>
        </w:r>
        <w:r w:rsidR="00F82E34" w:rsidRPr="00BE3BA1">
          <w:rPr>
            <w:rFonts w:ascii="Calibri" w:eastAsia="Times New Roman" w:hAnsi="Calibri" w:cs="Arial"/>
            <w:b w:val="0"/>
            <w:noProof/>
            <w:sz w:val="22"/>
            <w:szCs w:val="22"/>
            <w:lang w:val="en-US" w:eastAsia="en-US"/>
          </w:rPr>
          <w:tab/>
        </w:r>
        <w:r w:rsidR="00F82E34" w:rsidRPr="00AE7367">
          <w:rPr>
            <w:rStyle w:val="affb"/>
            <w:noProof/>
          </w:rPr>
          <w:t>The Proxy Factory Function</w:t>
        </w:r>
        <w:r w:rsidR="00F82E34">
          <w:rPr>
            <w:noProof/>
            <w:webHidden/>
          </w:rPr>
          <w:tab/>
        </w:r>
        <w:r w:rsidR="00F82E34">
          <w:rPr>
            <w:noProof/>
            <w:webHidden/>
          </w:rPr>
          <w:fldChar w:fldCharType="begin"/>
        </w:r>
        <w:r w:rsidR="00F82E34">
          <w:rPr>
            <w:noProof/>
            <w:webHidden/>
          </w:rPr>
          <w:instrText xml:space="preserve"> PAGEREF _Toc368050847 \h </w:instrText>
        </w:r>
        <w:r w:rsidR="00F82E34">
          <w:rPr>
            <w:noProof/>
            <w:webHidden/>
          </w:rPr>
        </w:r>
        <w:r w:rsidR="00F82E34">
          <w:rPr>
            <w:noProof/>
            <w:webHidden/>
          </w:rPr>
          <w:fldChar w:fldCharType="separate"/>
        </w:r>
        <w:r w:rsidR="00D433E8">
          <w:rPr>
            <w:noProof/>
            <w:webHidden/>
          </w:rPr>
          <w:t>431</w:t>
        </w:r>
        <w:r w:rsidR="00F82E34">
          <w:rPr>
            <w:noProof/>
            <w:webHidden/>
          </w:rPr>
          <w:fldChar w:fldCharType="end"/>
        </w:r>
      </w:hyperlink>
    </w:p>
    <w:p w14:paraId="1923D41A" w14:textId="77777777" w:rsidR="00F82E34" w:rsidRPr="00BE3BA1" w:rsidRDefault="00A649E2">
      <w:pPr>
        <w:pStyle w:val="3a"/>
        <w:rPr>
          <w:rFonts w:ascii="Calibri" w:eastAsia="Times New Roman" w:hAnsi="Calibri" w:cs="Arial"/>
          <w:b w:val="0"/>
          <w:noProof/>
          <w:sz w:val="22"/>
          <w:szCs w:val="22"/>
          <w:lang w:val="en-US" w:eastAsia="en-US"/>
        </w:rPr>
      </w:pPr>
      <w:hyperlink w:anchor="_Toc368050848" w:history="1">
        <w:r w:rsidR="00F82E34" w:rsidRPr="00AE7367">
          <w:rPr>
            <w:rStyle w:val="affb"/>
            <w:noProof/>
          </w:rPr>
          <w:t>26.2.2</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Properties of the Proxy Factory Function</w:t>
        </w:r>
        <w:r w:rsidR="00F82E34">
          <w:rPr>
            <w:noProof/>
            <w:webHidden/>
          </w:rPr>
          <w:tab/>
        </w:r>
        <w:r w:rsidR="00F82E34">
          <w:rPr>
            <w:noProof/>
            <w:webHidden/>
          </w:rPr>
          <w:fldChar w:fldCharType="begin"/>
        </w:r>
        <w:r w:rsidR="00F82E34">
          <w:rPr>
            <w:noProof/>
            <w:webHidden/>
          </w:rPr>
          <w:instrText xml:space="preserve"> PAGEREF _Toc368050848 \h </w:instrText>
        </w:r>
        <w:r w:rsidR="00F82E34">
          <w:rPr>
            <w:noProof/>
            <w:webHidden/>
          </w:rPr>
        </w:r>
        <w:r w:rsidR="00F82E34">
          <w:rPr>
            <w:noProof/>
            <w:webHidden/>
          </w:rPr>
          <w:fldChar w:fldCharType="separate"/>
        </w:r>
        <w:r w:rsidR="00D433E8">
          <w:rPr>
            <w:noProof/>
            <w:webHidden/>
          </w:rPr>
          <w:t>431</w:t>
        </w:r>
        <w:r w:rsidR="00F82E34">
          <w:rPr>
            <w:noProof/>
            <w:webHidden/>
          </w:rPr>
          <w:fldChar w:fldCharType="end"/>
        </w:r>
      </w:hyperlink>
    </w:p>
    <w:p w14:paraId="0E8CAF22" w14:textId="77777777" w:rsidR="00F82E34" w:rsidRPr="00BE3BA1" w:rsidRDefault="00A649E2">
      <w:pPr>
        <w:pStyle w:val="3a"/>
        <w:rPr>
          <w:rFonts w:ascii="Calibri" w:eastAsia="Times New Roman" w:hAnsi="Calibri" w:cs="Arial"/>
          <w:b w:val="0"/>
          <w:noProof/>
          <w:sz w:val="22"/>
          <w:szCs w:val="22"/>
          <w:lang w:val="en-US" w:eastAsia="en-US"/>
        </w:rPr>
      </w:pPr>
      <w:hyperlink w:anchor="_Toc368050849" w:history="1">
        <w:r w:rsidR="00F82E34" w:rsidRPr="00AE7367">
          <w:rPr>
            <w:rStyle w:val="affb"/>
            <w:noProof/>
          </w:rPr>
          <w:t>26.2.3</w:t>
        </w:r>
        <w:r w:rsidR="00F82E34" w:rsidRPr="00BE3BA1">
          <w:rPr>
            <w:rFonts w:ascii="Calibri" w:eastAsia="Times New Roman" w:hAnsi="Calibri" w:cs="Arial"/>
            <w:b w:val="0"/>
            <w:noProof/>
            <w:sz w:val="22"/>
            <w:szCs w:val="22"/>
            <w:lang w:val="en-US" w:eastAsia="en-US"/>
          </w:rPr>
          <w:tab/>
        </w:r>
        <w:r w:rsidR="00F82E34" w:rsidRPr="00AE7367">
          <w:rPr>
            <w:rStyle w:val="affb"/>
            <w:noProof/>
          </w:rPr>
          <w:t>Property of Proxy Instances</w:t>
        </w:r>
        <w:r w:rsidR="00F82E34">
          <w:rPr>
            <w:noProof/>
            <w:webHidden/>
          </w:rPr>
          <w:tab/>
        </w:r>
        <w:r w:rsidR="00F82E34">
          <w:rPr>
            <w:noProof/>
            <w:webHidden/>
          </w:rPr>
          <w:fldChar w:fldCharType="begin"/>
        </w:r>
        <w:r w:rsidR="00F82E34">
          <w:rPr>
            <w:noProof/>
            <w:webHidden/>
          </w:rPr>
          <w:instrText xml:space="preserve"> PAGEREF _Toc368050849 \h </w:instrText>
        </w:r>
        <w:r w:rsidR="00F82E34">
          <w:rPr>
            <w:noProof/>
            <w:webHidden/>
          </w:rPr>
        </w:r>
        <w:r w:rsidR="00F82E34">
          <w:rPr>
            <w:noProof/>
            <w:webHidden/>
          </w:rPr>
          <w:fldChar w:fldCharType="separate"/>
        </w:r>
        <w:r w:rsidR="00D433E8">
          <w:rPr>
            <w:noProof/>
            <w:webHidden/>
          </w:rPr>
          <w:t>432</w:t>
        </w:r>
        <w:r w:rsidR="00F82E34">
          <w:rPr>
            <w:noProof/>
            <w:webHidden/>
          </w:rPr>
          <w:fldChar w:fldCharType="end"/>
        </w:r>
      </w:hyperlink>
    </w:p>
    <w:p w14:paraId="46275BFB" w14:textId="77777777" w:rsidR="00F82E34" w:rsidRPr="00BE3BA1" w:rsidRDefault="00A649E2">
      <w:pPr>
        <w:pStyle w:val="12"/>
        <w:rPr>
          <w:rFonts w:ascii="Calibri" w:eastAsia="Times New Roman" w:hAnsi="Calibri" w:cs="Arial"/>
          <w:b w:val="0"/>
          <w:noProof/>
          <w:sz w:val="22"/>
          <w:szCs w:val="22"/>
          <w:lang w:val="en-US" w:eastAsia="en-US"/>
        </w:rPr>
      </w:pPr>
      <w:hyperlink w:anchor="_Toc368050851" w:history="1">
        <w:r w:rsidR="00F82E34" w:rsidRPr="00AE7367">
          <w:rPr>
            <w:rStyle w:val="affb"/>
            <w:noProof/>
          </w:rPr>
          <w:t>Annex A (informative)  Grammar Summary</w:t>
        </w:r>
        <w:r w:rsidR="00F82E34">
          <w:rPr>
            <w:noProof/>
            <w:webHidden/>
          </w:rPr>
          <w:tab/>
        </w:r>
        <w:r w:rsidR="00F82E34">
          <w:rPr>
            <w:noProof/>
            <w:webHidden/>
          </w:rPr>
          <w:fldChar w:fldCharType="begin"/>
        </w:r>
        <w:r w:rsidR="00F82E34">
          <w:rPr>
            <w:noProof/>
            <w:webHidden/>
          </w:rPr>
          <w:instrText xml:space="preserve"> PAGEREF _Toc368050851 \h </w:instrText>
        </w:r>
        <w:r w:rsidR="00F82E34">
          <w:rPr>
            <w:noProof/>
            <w:webHidden/>
          </w:rPr>
        </w:r>
        <w:r w:rsidR="00F82E34">
          <w:rPr>
            <w:noProof/>
            <w:webHidden/>
          </w:rPr>
          <w:fldChar w:fldCharType="separate"/>
        </w:r>
        <w:r w:rsidR="00D433E8">
          <w:rPr>
            <w:noProof/>
            <w:webHidden/>
          </w:rPr>
          <w:t>433</w:t>
        </w:r>
        <w:r w:rsidR="00F82E34">
          <w:rPr>
            <w:noProof/>
            <w:webHidden/>
          </w:rPr>
          <w:fldChar w:fldCharType="end"/>
        </w:r>
      </w:hyperlink>
    </w:p>
    <w:p w14:paraId="6F008199" w14:textId="77777777" w:rsidR="00F82E34" w:rsidRPr="00BE3BA1" w:rsidRDefault="00A649E2">
      <w:pPr>
        <w:pStyle w:val="2c"/>
        <w:rPr>
          <w:rFonts w:ascii="Calibri" w:eastAsia="Times New Roman" w:hAnsi="Calibri" w:cs="Arial"/>
          <w:b w:val="0"/>
          <w:noProof/>
          <w:sz w:val="22"/>
          <w:szCs w:val="22"/>
          <w:lang w:val="en-US" w:eastAsia="en-US"/>
        </w:rPr>
      </w:pPr>
      <w:hyperlink w:anchor="_Toc368050852" w:history="1">
        <w:r w:rsidR="00F82E34" w:rsidRPr="00AE7367">
          <w:rPr>
            <w:rStyle w:val="affb"/>
            <w:noProof/>
          </w:rPr>
          <w:t>A.1</w:t>
        </w:r>
        <w:r w:rsidR="00F82E34" w:rsidRPr="00BE3BA1">
          <w:rPr>
            <w:rFonts w:ascii="Calibri" w:eastAsia="Times New Roman" w:hAnsi="Calibri" w:cs="Arial"/>
            <w:b w:val="0"/>
            <w:noProof/>
            <w:sz w:val="22"/>
            <w:szCs w:val="22"/>
            <w:lang w:val="en-US" w:eastAsia="en-US"/>
          </w:rPr>
          <w:tab/>
        </w:r>
        <w:r w:rsidR="00F82E34" w:rsidRPr="00AE7367">
          <w:rPr>
            <w:rStyle w:val="affb"/>
            <w:noProof/>
          </w:rPr>
          <w:t>Lexical Grammar</w:t>
        </w:r>
        <w:r w:rsidR="00F82E34">
          <w:rPr>
            <w:noProof/>
            <w:webHidden/>
          </w:rPr>
          <w:tab/>
        </w:r>
        <w:r w:rsidR="00F82E34">
          <w:rPr>
            <w:noProof/>
            <w:webHidden/>
          </w:rPr>
          <w:fldChar w:fldCharType="begin"/>
        </w:r>
        <w:r w:rsidR="00F82E34">
          <w:rPr>
            <w:noProof/>
            <w:webHidden/>
          </w:rPr>
          <w:instrText xml:space="preserve"> PAGEREF _Toc368050852 \h </w:instrText>
        </w:r>
        <w:r w:rsidR="00F82E34">
          <w:rPr>
            <w:noProof/>
            <w:webHidden/>
          </w:rPr>
        </w:r>
        <w:r w:rsidR="00F82E34">
          <w:rPr>
            <w:noProof/>
            <w:webHidden/>
          </w:rPr>
          <w:fldChar w:fldCharType="separate"/>
        </w:r>
        <w:r w:rsidR="00D433E8">
          <w:rPr>
            <w:noProof/>
            <w:webHidden/>
          </w:rPr>
          <w:t>433</w:t>
        </w:r>
        <w:r w:rsidR="00F82E34">
          <w:rPr>
            <w:noProof/>
            <w:webHidden/>
          </w:rPr>
          <w:fldChar w:fldCharType="end"/>
        </w:r>
      </w:hyperlink>
    </w:p>
    <w:p w14:paraId="0178CD7C" w14:textId="77777777" w:rsidR="00F82E34" w:rsidRPr="00BE3BA1" w:rsidRDefault="00A649E2">
      <w:pPr>
        <w:pStyle w:val="2c"/>
        <w:rPr>
          <w:rFonts w:ascii="Calibri" w:eastAsia="Times New Roman" w:hAnsi="Calibri" w:cs="Arial"/>
          <w:b w:val="0"/>
          <w:noProof/>
          <w:sz w:val="22"/>
          <w:szCs w:val="22"/>
          <w:lang w:val="en-US" w:eastAsia="en-US"/>
        </w:rPr>
      </w:pPr>
      <w:hyperlink w:anchor="_Toc368050853" w:history="1">
        <w:r w:rsidR="00F82E34" w:rsidRPr="00AE7367">
          <w:rPr>
            <w:rStyle w:val="affb"/>
            <w:noProof/>
          </w:rPr>
          <w:t>A.2</w:t>
        </w:r>
        <w:r w:rsidR="00F82E34" w:rsidRPr="00BE3BA1">
          <w:rPr>
            <w:rFonts w:ascii="Calibri" w:eastAsia="Times New Roman" w:hAnsi="Calibri" w:cs="Arial"/>
            <w:b w:val="0"/>
            <w:noProof/>
            <w:sz w:val="22"/>
            <w:szCs w:val="22"/>
            <w:lang w:val="en-US" w:eastAsia="en-US"/>
          </w:rPr>
          <w:tab/>
        </w:r>
        <w:r w:rsidR="00F82E34" w:rsidRPr="00AE7367">
          <w:rPr>
            <w:rStyle w:val="affb"/>
            <w:noProof/>
          </w:rPr>
          <w:t>Number Conversions</w:t>
        </w:r>
        <w:r w:rsidR="00F82E34">
          <w:rPr>
            <w:noProof/>
            <w:webHidden/>
          </w:rPr>
          <w:tab/>
        </w:r>
        <w:r w:rsidR="00F82E34">
          <w:rPr>
            <w:noProof/>
            <w:webHidden/>
          </w:rPr>
          <w:fldChar w:fldCharType="begin"/>
        </w:r>
        <w:r w:rsidR="00F82E34">
          <w:rPr>
            <w:noProof/>
            <w:webHidden/>
          </w:rPr>
          <w:instrText xml:space="preserve"> PAGEREF _Toc368050853 \h </w:instrText>
        </w:r>
        <w:r w:rsidR="00F82E34">
          <w:rPr>
            <w:noProof/>
            <w:webHidden/>
          </w:rPr>
        </w:r>
        <w:r w:rsidR="00F82E34">
          <w:rPr>
            <w:noProof/>
            <w:webHidden/>
          </w:rPr>
          <w:fldChar w:fldCharType="separate"/>
        </w:r>
        <w:r w:rsidR="00D433E8">
          <w:rPr>
            <w:noProof/>
            <w:webHidden/>
          </w:rPr>
          <w:t>439</w:t>
        </w:r>
        <w:r w:rsidR="00F82E34">
          <w:rPr>
            <w:noProof/>
            <w:webHidden/>
          </w:rPr>
          <w:fldChar w:fldCharType="end"/>
        </w:r>
      </w:hyperlink>
    </w:p>
    <w:p w14:paraId="126FCE1D" w14:textId="77777777" w:rsidR="00F82E34" w:rsidRPr="00BE3BA1" w:rsidRDefault="00A649E2">
      <w:pPr>
        <w:pStyle w:val="2c"/>
        <w:rPr>
          <w:rFonts w:ascii="Calibri" w:eastAsia="Times New Roman" w:hAnsi="Calibri" w:cs="Arial"/>
          <w:b w:val="0"/>
          <w:noProof/>
          <w:sz w:val="22"/>
          <w:szCs w:val="22"/>
          <w:lang w:val="en-US" w:eastAsia="en-US"/>
        </w:rPr>
      </w:pPr>
      <w:hyperlink w:anchor="_Toc368050854" w:history="1">
        <w:r w:rsidR="00F82E34" w:rsidRPr="00AE7367">
          <w:rPr>
            <w:rStyle w:val="affb"/>
            <w:noProof/>
          </w:rPr>
          <w:t>A.3</w:t>
        </w:r>
        <w:r w:rsidR="00F82E34" w:rsidRPr="00BE3BA1">
          <w:rPr>
            <w:rFonts w:ascii="Calibri" w:eastAsia="Times New Roman" w:hAnsi="Calibri" w:cs="Arial"/>
            <w:b w:val="0"/>
            <w:noProof/>
            <w:sz w:val="22"/>
            <w:szCs w:val="22"/>
            <w:lang w:val="en-US" w:eastAsia="en-US"/>
          </w:rPr>
          <w:tab/>
        </w:r>
        <w:r w:rsidR="00F82E34" w:rsidRPr="00AE7367">
          <w:rPr>
            <w:rStyle w:val="affb"/>
            <w:noProof/>
          </w:rPr>
          <w:t>Expressions</w:t>
        </w:r>
        <w:r w:rsidR="00F82E34">
          <w:rPr>
            <w:noProof/>
            <w:webHidden/>
          </w:rPr>
          <w:tab/>
        </w:r>
        <w:r w:rsidR="00F82E34">
          <w:rPr>
            <w:noProof/>
            <w:webHidden/>
          </w:rPr>
          <w:fldChar w:fldCharType="begin"/>
        </w:r>
        <w:r w:rsidR="00F82E34">
          <w:rPr>
            <w:noProof/>
            <w:webHidden/>
          </w:rPr>
          <w:instrText xml:space="preserve"> PAGEREF _Toc368050854 \h </w:instrText>
        </w:r>
        <w:r w:rsidR="00F82E34">
          <w:rPr>
            <w:noProof/>
            <w:webHidden/>
          </w:rPr>
        </w:r>
        <w:r w:rsidR="00F82E34">
          <w:rPr>
            <w:noProof/>
            <w:webHidden/>
          </w:rPr>
          <w:fldChar w:fldCharType="separate"/>
        </w:r>
        <w:r w:rsidR="00D433E8">
          <w:rPr>
            <w:noProof/>
            <w:webHidden/>
          </w:rPr>
          <w:t>440</w:t>
        </w:r>
        <w:r w:rsidR="00F82E34">
          <w:rPr>
            <w:noProof/>
            <w:webHidden/>
          </w:rPr>
          <w:fldChar w:fldCharType="end"/>
        </w:r>
      </w:hyperlink>
    </w:p>
    <w:p w14:paraId="6642EDA0" w14:textId="77777777" w:rsidR="00F82E34" w:rsidRPr="00BE3BA1" w:rsidRDefault="00A649E2">
      <w:pPr>
        <w:pStyle w:val="2c"/>
        <w:rPr>
          <w:rFonts w:ascii="Calibri" w:eastAsia="Times New Roman" w:hAnsi="Calibri" w:cs="Arial"/>
          <w:b w:val="0"/>
          <w:noProof/>
          <w:sz w:val="22"/>
          <w:szCs w:val="22"/>
          <w:lang w:val="en-US" w:eastAsia="en-US"/>
        </w:rPr>
      </w:pPr>
      <w:hyperlink w:anchor="_Toc368050855" w:history="1">
        <w:r w:rsidR="00F82E34" w:rsidRPr="00AE7367">
          <w:rPr>
            <w:rStyle w:val="affb"/>
            <w:noProof/>
          </w:rPr>
          <w:t>A.4</w:t>
        </w:r>
        <w:r w:rsidR="00F82E34" w:rsidRPr="00BE3BA1">
          <w:rPr>
            <w:rFonts w:ascii="Calibri" w:eastAsia="Times New Roman" w:hAnsi="Calibri" w:cs="Arial"/>
            <w:b w:val="0"/>
            <w:noProof/>
            <w:sz w:val="22"/>
            <w:szCs w:val="22"/>
            <w:lang w:val="en-US" w:eastAsia="en-US"/>
          </w:rPr>
          <w:tab/>
        </w:r>
        <w:r w:rsidR="00F82E34" w:rsidRPr="00AE7367">
          <w:rPr>
            <w:rStyle w:val="affb"/>
            <w:noProof/>
          </w:rPr>
          <w:t>Statements</w:t>
        </w:r>
        <w:r w:rsidR="00F82E34">
          <w:rPr>
            <w:noProof/>
            <w:webHidden/>
          </w:rPr>
          <w:tab/>
        </w:r>
        <w:r w:rsidR="00F82E34">
          <w:rPr>
            <w:noProof/>
            <w:webHidden/>
          </w:rPr>
          <w:fldChar w:fldCharType="begin"/>
        </w:r>
        <w:r w:rsidR="00F82E34">
          <w:rPr>
            <w:noProof/>
            <w:webHidden/>
          </w:rPr>
          <w:instrText xml:space="preserve"> PAGEREF _Toc368050855 \h </w:instrText>
        </w:r>
        <w:r w:rsidR="00F82E34">
          <w:rPr>
            <w:noProof/>
            <w:webHidden/>
          </w:rPr>
        </w:r>
        <w:r w:rsidR="00F82E34">
          <w:rPr>
            <w:noProof/>
            <w:webHidden/>
          </w:rPr>
          <w:fldChar w:fldCharType="separate"/>
        </w:r>
        <w:r w:rsidR="00D433E8">
          <w:rPr>
            <w:noProof/>
            <w:webHidden/>
          </w:rPr>
          <w:t>443</w:t>
        </w:r>
        <w:r w:rsidR="00F82E34">
          <w:rPr>
            <w:noProof/>
            <w:webHidden/>
          </w:rPr>
          <w:fldChar w:fldCharType="end"/>
        </w:r>
      </w:hyperlink>
    </w:p>
    <w:p w14:paraId="30A2F638" w14:textId="77777777" w:rsidR="00F82E34" w:rsidRPr="00BE3BA1" w:rsidRDefault="00A649E2">
      <w:pPr>
        <w:pStyle w:val="2c"/>
        <w:rPr>
          <w:rFonts w:ascii="Calibri" w:eastAsia="Times New Roman" w:hAnsi="Calibri" w:cs="Arial"/>
          <w:b w:val="0"/>
          <w:noProof/>
          <w:sz w:val="22"/>
          <w:szCs w:val="22"/>
          <w:lang w:val="en-US" w:eastAsia="en-US"/>
        </w:rPr>
      </w:pPr>
      <w:hyperlink w:anchor="_Toc368050856" w:history="1">
        <w:r w:rsidR="00F82E34" w:rsidRPr="00AE7367">
          <w:rPr>
            <w:rStyle w:val="affb"/>
            <w:noProof/>
          </w:rPr>
          <w:t>A.5</w:t>
        </w:r>
        <w:r w:rsidR="00F82E34" w:rsidRPr="00BE3BA1">
          <w:rPr>
            <w:rFonts w:ascii="Calibri" w:eastAsia="Times New Roman" w:hAnsi="Calibri" w:cs="Arial"/>
            <w:b w:val="0"/>
            <w:noProof/>
            <w:sz w:val="22"/>
            <w:szCs w:val="22"/>
            <w:lang w:val="en-US" w:eastAsia="en-US"/>
          </w:rPr>
          <w:tab/>
        </w:r>
        <w:r w:rsidR="00F82E34" w:rsidRPr="00AE7367">
          <w:rPr>
            <w:rStyle w:val="affb"/>
            <w:noProof/>
          </w:rPr>
          <w:t>Functions and Scripts</w:t>
        </w:r>
        <w:r w:rsidR="00F82E34">
          <w:rPr>
            <w:noProof/>
            <w:webHidden/>
          </w:rPr>
          <w:tab/>
        </w:r>
        <w:r w:rsidR="00F82E34">
          <w:rPr>
            <w:noProof/>
            <w:webHidden/>
          </w:rPr>
          <w:fldChar w:fldCharType="begin"/>
        </w:r>
        <w:r w:rsidR="00F82E34">
          <w:rPr>
            <w:noProof/>
            <w:webHidden/>
          </w:rPr>
          <w:instrText xml:space="preserve"> PAGEREF _Toc368050856 \h </w:instrText>
        </w:r>
        <w:r w:rsidR="00F82E34">
          <w:rPr>
            <w:noProof/>
            <w:webHidden/>
          </w:rPr>
        </w:r>
        <w:r w:rsidR="00F82E34">
          <w:rPr>
            <w:noProof/>
            <w:webHidden/>
          </w:rPr>
          <w:fldChar w:fldCharType="separate"/>
        </w:r>
        <w:r w:rsidR="00D433E8">
          <w:rPr>
            <w:noProof/>
            <w:webHidden/>
          </w:rPr>
          <w:t>445</w:t>
        </w:r>
        <w:r w:rsidR="00F82E34">
          <w:rPr>
            <w:noProof/>
            <w:webHidden/>
          </w:rPr>
          <w:fldChar w:fldCharType="end"/>
        </w:r>
      </w:hyperlink>
    </w:p>
    <w:p w14:paraId="76CC9177" w14:textId="77777777" w:rsidR="00F82E34" w:rsidRPr="00BE3BA1" w:rsidRDefault="00A649E2">
      <w:pPr>
        <w:pStyle w:val="2c"/>
        <w:rPr>
          <w:rFonts w:ascii="Calibri" w:eastAsia="Times New Roman" w:hAnsi="Calibri" w:cs="Arial"/>
          <w:b w:val="0"/>
          <w:noProof/>
          <w:sz w:val="22"/>
          <w:szCs w:val="22"/>
          <w:lang w:val="en-US" w:eastAsia="en-US"/>
        </w:rPr>
      </w:pPr>
      <w:hyperlink w:anchor="_Toc368050857" w:history="1">
        <w:r w:rsidR="00F82E34" w:rsidRPr="00AE7367">
          <w:rPr>
            <w:rStyle w:val="affb"/>
            <w:noProof/>
          </w:rPr>
          <w:t>A.6</w:t>
        </w:r>
        <w:r w:rsidR="00F82E34" w:rsidRPr="00BE3BA1">
          <w:rPr>
            <w:rFonts w:ascii="Calibri" w:eastAsia="Times New Roman" w:hAnsi="Calibri" w:cs="Arial"/>
            <w:b w:val="0"/>
            <w:noProof/>
            <w:sz w:val="22"/>
            <w:szCs w:val="22"/>
            <w:lang w:val="en-US" w:eastAsia="en-US"/>
          </w:rPr>
          <w:tab/>
        </w:r>
        <w:r w:rsidR="00F82E34" w:rsidRPr="00AE7367">
          <w:rPr>
            <w:rStyle w:val="affb"/>
            <w:noProof/>
          </w:rPr>
          <w:t>Universal Resource Identifier Character Classes</w:t>
        </w:r>
        <w:r w:rsidR="00F82E34">
          <w:rPr>
            <w:noProof/>
            <w:webHidden/>
          </w:rPr>
          <w:tab/>
        </w:r>
        <w:r w:rsidR="00F82E34">
          <w:rPr>
            <w:noProof/>
            <w:webHidden/>
          </w:rPr>
          <w:fldChar w:fldCharType="begin"/>
        </w:r>
        <w:r w:rsidR="00F82E34">
          <w:rPr>
            <w:noProof/>
            <w:webHidden/>
          </w:rPr>
          <w:instrText xml:space="preserve"> PAGEREF _Toc368050857 \h </w:instrText>
        </w:r>
        <w:r w:rsidR="00F82E34">
          <w:rPr>
            <w:noProof/>
            <w:webHidden/>
          </w:rPr>
        </w:r>
        <w:r w:rsidR="00F82E34">
          <w:rPr>
            <w:noProof/>
            <w:webHidden/>
          </w:rPr>
          <w:fldChar w:fldCharType="separate"/>
        </w:r>
        <w:r w:rsidR="00D433E8">
          <w:rPr>
            <w:noProof/>
            <w:webHidden/>
          </w:rPr>
          <w:t>446</w:t>
        </w:r>
        <w:r w:rsidR="00F82E34">
          <w:rPr>
            <w:noProof/>
            <w:webHidden/>
          </w:rPr>
          <w:fldChar w:fldCharType="end"/>
        </w:r>
      </w:hyperlink>
    </w:p>
    <w:p w14:paraId="20F57B3E" w14:textId="77777777" w:rsidR="00F82E34" w:rsidRPr="00BE3BA1" w:rsidRDefault="00A649E2">
      <w:pPr>
        <w:pStyle w:val="2c"/>
        <w:rPr>
          <w:rFonts w:ascii="Calibri" w:eastAsia="Times New Roman" w:hAnsi="Calibri" w:cs="Arial"/>
          <w:b w:val="0"/>
          <w:noProof/>
          <w:sz w:val="22"/>
          <w:szCs w:val="22"/>
          <w:lang w:val="en-US" w:eastAsia="en-US"/>
        </w:rPr>
      </w:pPr>
      <w:hyperlink w:anchor="_Toc368050858" w:history="1">
        <w:r w:rsidR="00F82E34" w:rsidRPr="00AE7367">
          <w:rPr>
            <w:rStyle w:val="affb"/>
            <w:noProof/>
          </w:rPr>
          <w:t>A.7</w:t>
        </w:r>
        <w:r w:rsidR="00F82E34" w:rsidRPr="00BE3BA1">
          <w:rPr>
            <w:rFonts w:ascii="Calibri" w:eastAsia="Times New Roman" w:hAnsi="Calibri" w:cs="Arial"/>
            <w:b w:val="0"/>
            <w:noProof/>
            <w:sz w:val="22"/>
            <w:szCs w:val="22"/>
            <w:lang w:val="en-US" w:eastAsia="en-US"/>
          </w:rPr>
          <w:tab/>
        </w:r>
        <w:r w:rsidR="00F82E34" w:rsidRPr="00AE7367">
          <w:rPr>
            <w:rStyle w:val="affb"/>
            <w:noProof/>
          </w:rPr>
          <w:t>Regular Expressions</w:t>
        </w:r>
        <w:r w:rsidR="00F82E34">
          <w:rPr>
            <w:noProof/>
            <w:webHidden/>
          </w:rPr>
          <w:tab/>
        </w:r>
        <w:r w:rsidR="00F82E34">
          <w:rPr>
            <w:noProof/>
            <w:webHidden/>
          </w:rPr>
          <w:fldChar w:fldCharType="begin"/>
        </w:r>
        <w:r w:rsidR="00F82E34">
          <w:rPr>
            <w:noProof/>
            <w:webHidden/>
          </w:rPr>
          <w:instrText xml:space="preserve"> PAGEREF _Toc368050858 \h </w:instrText>
        </w:r>
        <w:r w:rsidR="00F82E34">
          <w:rPr>
            <w:noProof/>
            <w:webHidden/>
          </w:rPr>
        </w:r>
        <w:r w:rsidR="00F82E34">
          <w:rPr>
            <w:noProof/>
            <w:webHidden/>
          </w:rPr>
          <w:fldChar w:fldCharType="separate"/>
        </w:r>
        <w:r w:rsidR="00D433E8">
          <w:rPr>
            <w:noProof/>
            <w:webHidden/>
          </w:rPr>
          <w:t>446</w:t>
        </w:r>
        <w:r w:rsidR="00F82E34">
          <w:rPr>
            <w:noProof/>
            <w:webHidden/>
          </w:rPr>
          <w:fldChar w:fldCharType="end"/>
        </w:r>
      </w:hyperlink>
    </w:p>
    <w:p w14:paraId="0485BA7D" w14:textId="77777777" w:rsidR="00F82E34" w:rsidRPr="00BE3BA1" w:rsidRDefault="00A649E2">
      <w:pPr>
        <w:pStyle w:val="2c"/>
        <w:rPr>
          <w:rFonts w:ascii="Calibri" w:eastAsia="Times New Roman" w:hAnsi="Calibri" w:cs="Arial"/>
          <w:b w:val="0"/>
          <w:noProof/>
          <w:sz w:val="22"/>
          <w:szCs w:val="22"/>
          <w:lang w:val="en-US" w:eastAsia="en-US"/>
        </w:rPr>
      </w:pPr>
      <w:hyperlink w:anchor="_Toc368050859" w:history="1">
        <w:r w:rsidR="00F82E34" w:rsidRPr="00AE7367">
          <w:rPr>
            <w:rStyle w:val="affb"/>
            <w:noProof/>
          </w:rPr>
          <w:t>A.8</w:t>
        </w:r>
        <w:r w:rsidR="00F82E34" w:rsidRPr="00BE3BA1">
          <w:rPr>
            <w:rFonts w:ascii="Calibri" w:eastAsia="Times New Roman" w:hAnsi="Calibri" w:cs="Arial"/>
            <w:b w:val="0"/>
            <w:noProof/>
            <w:sz w:val="22"/>
            <w:szCs w:val="22"/>
            <w:lang w:val="en-US" w:eastAsia="en-US"/>
          </w:rPr>
          <w:tab/>
        </w:r>
        <w:r w:rsidR="00F82E34" w:rsidRPr="00AE7367">
          <w:rPr>
            <w:rStyle w:val="affb"/>
            <w:noProof/>
          </w:rPr>
          <w:t>JSON</w:t>
        </w:r>
        <w:r w:rsidR="00F82E34">
          <w:rPr>
            <w:noProof/>
            <w:webHidden/>
          </w:rPr>
          <w:tab/>
        </w:r>
        <w:r w:rsidR="00F82E34">
          <w:rPr>
            <w:noProof/>
            <w:webHidden/>
          </w:rPr>
          <w:fldChar w:fldCharType="begin"/>
        </w:r>
        <w:r w:rsidR="00F82E34">
          <w:rPr>
            <w:noProof/>
            <w:webHidden/>
          </w:rPr>
          <w:instrText xml:space="preserve"> PAGEREF _Toc368050859 \h </w:instrText>
        </w:r>
        <w:r w:rsidR="00F82E34">
          <w:rPr>
            <w:noProof/>
            <w:webHidden/>
          </w:rPr>
        </w:r>
        <w:r w:rsidR="00F82E34">
          <w:rPr>
            <w:noProof/>
            <w:webHidden/>
          </w:rPr>
          <w:fldChar w:fldCharType="separate"/>
        </w:r>
        <w:r w:rsidR="00D433E8">
          <w:rPr>
            <w:noProof/>
            <w:webHidden/>
          </w:rPr>
          <w:t>448</w:t>
        </w:r>
        <w:r w:rsidR="00F82E34">
          <w:rPr>
            <w:noProof/>
            <w:webHidden/>
          </w:rPr>
          <w:fldChar w:fldCharType="end"/>
        </w:r>
      </w:hyperlink>
    </w:p>
    <w:p w14:paraId="19501365" w14:textId="77777777" w:rsidR="00F82E34" w:rsidRPr="00BE3BA1" w:rsidRDefault="00A649E2">
      <w:pPr>
        <w:pStyle w:val="3a"/>
        <w:rPr>
          <w:rFonts w:ascii="Calibri" w:eastAsia="Times New Roman" w:hAnsi="Calibri" w:cs="Arial"/>
          <w:b w:val="0"/>
          <w:noProof/>
          <w:sz w:val="22"/>
          <w:szCs w:val="22"/>
          <w:lang w:val="en-US" w:eastAsia="en-US"/>
        </w:rPr>
      </w:pPr>
      <w:hyperlink w:anchor="_Toc368050860" w:history="1">
        <w:r w:rsidR="00F82E34" w:rsidRPr="00AE7367">
          <w:rPr>
            <w:rStyle w:val="affb"/>
            <w:noProof/>
          </w:rPr>
          <w:t>A.8.1</w:t>
        </w:r>
        <w:r w:rsidR="00F82E34" w:rsidRPr="00BE3BA1">
          <w:rPr>
            <w:rFonts w:ascii="Calibri" w:eastAsia="Times New Roman" w:hAnsi="Calibri" w:cs="Arial"/>
            <w:b w:val="0"/>
            <w:noProof/>
            <w:sz w:val="22"/>
            <w:szCs w:val="22"/>
            <w:lang w:val="en-US" w:eastAsia="en-US"/>
          </w:rPr>
          <w:tab/>
        </w:r>
        <w:r w:rsidR="00F82E34" w:rsidRPr="00AE7367">
          <w:rPr>
            <w:rStyle w:val="affb"/>
            <w:noProof/>
          </w:rPr>
          <w:t>JSON Lexical Grammar</w:t>
        </w:r>
        <w:r w:rsidR="00F82E34">
          <w:rPr>
            <w:noProof/>
            <w:webHidden/>
          </w:rPr>
          <w:tab/>
        </w:r>
        <w:r w:rsidR="00F82E34">
          <w:rPr>
            <w:noProof/>
            <w:webHidden/>
          </w:rPr>
          <w:fldChar w:fldCharType="begin"/>
        </w:r>
        <w:r w:rsidR="00F82E34">
          <w:rPr>
            <w:noProof/>
            <w:webHidden/>
          </w:rPr>
          <w:instrText xml:space="preserve"> PAGEREF _Toc368050860 \h </w:instrText>
        </w:r>
        <w:r w:rsidR="00F82E34">
          <w:rPr>
            <w:noProof/>
            <w:webHidden/>
          </w:rPr>
        </w:r>
        <w:r w:rsidR="00F82E34">
          <w:rPr>
            <w:noProof/>
            <w:webHidden/>
          </w:rPr>
          <w:fldChar w:fldCharType="separate"/>
        </w:r>
        <w:r w:rsidR="00D433E8">
          <w:rPr>
            <w:noProof/>
            <w:webHidden/>
          </w:rPr>
          <w:t>448</w:t>
        </w:r>
        <w:r w:rsidR="00F82E34">
          <w:rPr>
            <w:noProof/>
            <w:webHidden/>
          </w:rPr>
          <w:fldChar w:fldCharType="end"/>
        </w:r>
      </w:hyperlink>
    </w:p>
    <w:p w14:paraId="3004D632" w14:textId="77777777" w:rsidR="00F82E34" w:rsidRPr="00BE3BA1" w:rsidRDefault="00A649E2">
      <w:pPr>
        <w:pStyle w:val="3a"/>
        <w:rPr>
          <w:rFonts w:ascii="Calibri" w:eastAsia="Times New Roman" w:hAnsi="Calibri" w:cs="Arial"/>
          <w:b w:val="0"/>
          <w:noProof/>
          <w:sz w:val="22"/>
          <w:szCs w:val="22"/>
          <w:lang w:val="en-US" w:eastAsia="en-US"/>
        </w:rPr>
      </w:pPr>
      <w:hyperlink w:anchor="_Toc368050861" w:history="1">
        <w:r w:rsidR="00F82E34" w:rsidRPr="00AE7367">
          <w:rPr>
            <w:rStyle w:val="affb"/>
            <w:noProof/>
          </w:rPr>
          <w:t>A.8.2</w:t>
        </w:r>
        <w:r w:rsidR="00F82E34" w:rsidRPr="00BE3BA1">
          <w:rPr>
            <w:rFonts w:ascii="Calibri" w:eastAsia="Times New Roman" w:hAnsi="Calibri" w:cs="Arial"/>
            <w:b w:val="0"/>
            <w:noProof/>
            <w:sz w:val="22"/>
            <w:szCs w:val="22"/>
            <w:lang w:val="en-US" w:eastAsia="en-US"/>
          </w:rPr>
          <w:tab/>
        </w:r>
        <w:r w:rsidR="00F82E34" w:rsidRPr="00AE7367">
          <w:rPr>
            <w:rStyle w:val="affb"/>
            <w:noProof/>
          </w:rPr>
          <w:t>JSON Syntactic Grammar</w:t>
        </w:r>
        <w:r w:rsidR="00F82E34">
          <w:rPr>
            <w:noProof/>
            <w:webHidden/>
          </w:rPr>
          <w:tab/>
        </w:r>
        <w:r w:rsidR="00F82E34">
          <w:rPr>
            <w:noProof/>
            <w:webHidden/>
          </w:rPr>
          <w:fldChar w:fldCharType="begin"/>
        </w:r>
        <w:r w:rsidR="00F82E34">
          <w:rPr>
            <w:noProof/>
            <w:webHidden/>
          </w:rPr>
          <w:instrText xml:space="preserve"> PAGEREF _Toc368050861 \h </w:instrText>
        </w:r>
        <w:r w:rsidR="00F82E34">
          <w:rPr>
            <w:noProof/>
            <w:webHidden/>
          </w:rPr>
        </w:r>
        <w:r w:rsidR="00F82E34">
          <w:rPr>
            <w:noProof/>
            <w:webHidden/>
          </w:rPr>
          <w:fldChar w:fldCharType="separate"/>
        </w:r>
        <w:r w:rsidR="00D433E8">
          <w:rPr>
            <w:noProof/>
            <w:webHidden/>
          </w:rPr>
          <w:t>449</w:t>
        </w:r>
        <w:r w:rsidR="00F82E34">
          <w:rPr>
            <w:noProof/>
            <w:webHidden/>
          </w:rPr>
          <w:fldChar w:fldCharType="end"/>
        </w:r>
      </w:hyperlink>
    </w:p>
    <w:p w14:paraId="449A0119" w14:textId="77777777" w:rsidR="00F82E34" w:rsidRPr="00BE3BA1" w:rsidRDefault="00A649E2">
      <w:pPr>
        <w:pStyle w:val="12"/>
        <w:rPr>
          <w:rFonts w:ascii="Calibri" w:eastAsia="Times New Roman" w:hAnsi="Calibri" w:cs="Arial"/>
          <w:b w:val="0"/>
          <w:noProof/>
          <w:sz w:val="22"/>
          <w:szCs w:val="22"/>
          <w:lang w:val="en-US" w:eastAsia="en-US"/>
        </w:rPr>
      </w:pPr>
      <w:hyperlink w:anchor="_Toc368050862" w:history="1">
        <w:r w:rsidR="00F82E34" w:rsidRPr="00AE7367">
          <w:rPr>
            <w:rStyle w:val="affb"/>
            <w:noProof/>
          </w:rPr>
          <w:t>Annex B  (normative)  Additional ECMAScript Features for Web Browsers</w:t>
        </w:r>
        <w:r w:rsidR="00F82E34">
          <w:rPr>
            <w:noProof/>
            <w:webHidden/>
          </w:rPr>
          <w:tab/>
        </w:r>
        <w:r w:rsidR="00F82E34">
          <w:rPr>
            <w:noProof/>
            <w:webHidden/>
          </w:rPr>
          <w:fldChar w:fldCharType="begin"/>
        </w:r>
        <w:r w:rsidR="00F82E34">
          <w:rPr>
            <w:noProof/>
            <w:webHidden/>
          </w:rPr>
          <w:instrText xml:space="preserve"> PAGEREF _Toc368050862 \h </w:instrText>
        </w:r>
        <w:r w:rsidR="00F82E34">
          <w:rPr>
            <w:noProof/>
            <w:webHidden/>
          </w:rPr>
        </w:r>
        <w:r w:rsidR="00F82E34">
          <w:rPr>
            <w:noProof/>
            <w:webHidden/>
          </w:rPr>
          <w:fldChar w:fldCharType="separate"/>
        </w:r>
        <w:r w:rsidR="00D433E8">
          <w:rPr>
            <w:noProof/>
            <w:webHidden/>
          </w:rPr>
          <w:t>451</w:t>
        </w:r>
        <w:r w:rsidR="00F82E34">
          <w:rPr>
            <w:noProof/>
            <w:webHidden/>
          </w:rPr>
          <w:fldChar w:fldCharType="end"/>
        </w:r>
      </w:hyperlink>
    </w:p>
    <w:p w14:paraId="6328FA1D" w14:textId="77777777" w:rsidR="00F82E34" w:rsidRPr="00BE3BA1" w:rsidRDefault="00A649E2">
      <w:pPr>
        <w:pStyle w:val="2c"/>
        <w:rPr>
          <w:rFonts w:ascii="Calibri" w:eastAsia="Times New Roman" w:hAnsi="Calibri" w:cs="Arial"/>
          <w:b w:val="0"/>
          <w:noProof/>
          <w:sz w:val="22"/>
          <w:szCs w:val="22"/>
          <w:lang w:val="en-US" w:eastAsia="en-US"/>
        </w:rPr>
      </w:pPr>
      <w:hyperlink w:anchor="_Toc368050863" w:history="1">
        <w:r w:rsidR="00F82E34" w:rsidRPr="00AE7367">
          <w:rPr>
            <w:rStyle w:val="affb"/>
            <w:noProof/>
          </w:rPr>
          <w:t>B.1</w:t>
        </w:r>
        <w:r w:rsidR="00F82E34" w:rsidRPr="00BE3BA1">
          <w:rPr>
            <w:rFonts w:ascii="Calibri" w:eastAsia="Times New Roman" w:hAnsi="Calibri" w:cs="Arial"/>
            <w:b w:val="0"/>
            <w:noProof/>
            <w:sz w:val="22"/>
            <w:szCs w:val="22"/>
            <w:lang w:val="en-US" w:eastAsia="en-US"/>
          </w:rPr>
          <w:tab/>
        </w:r>
        <w:r w:rsidR="00F82E34" w:rsidRPr="00AE7367">
          <w:rPr>
            <w:rStyle w:val="affb"/>
            <w:noProof/>
          </w:rPr>
          <w:t>Additional Syntax</w:t>
        </w:r>
        <w:r w:rsidR="00F82E34">
          <w:rPr>
            <w:noProof/>
            <w:webHidden/>
          </w:rPr>
          <w:tab/>
        </w:r>
        <w:r w:rsidR="00F82E34">
          <w:rPr>
            <w:noProof/>
            <w:webHidden/>
          </w:rPr>
          <w:fldChar w:fldCharType="begin"/>
        </w:r>
        <w:r w:rsidR="00F82E34">
          <w:rPr>
            <w:noProof/>
            <w:webHidden/>
          </w:rPr>
          <w:instrText xml:space="preserve"> PAGEREF _Toc368050863 \h </w:instrText>
        </w:r>
        <w:r w:rsidR="00F82E34">
          <w:rPr>
            <w:noProof/>
            <w:webHidden/>
          </w:rPr>
        </w:r>
        <w:r w:rsidR="00F82E34">
          <w:rPr>
            <w:noProof/>
            <w:webHidden/>
          </w:rPr>
          <w:fldChar w:fldCharType="separate"/>
        </w:r>
        <w:r w:rsidR="00D433E8">
          <w:rPr>
            <w:noProof/>
            <w:webHidden/>
          </w:rPr>
          <w:t>451</w:t>
        </w:r>
        <w:r w:rsidR="00F82E34">
          <w:rPr>
            <w:noProof/>
            <w:webHidden/>
          </w:rPr>
          <w:fldChar w:fldCharType="end"/>
        </w:r>
      </w:hyperlink>
    </w:p>
    <w:p w14:paraId="3610292A" w14:textId="77777777" w:rsidR="00F82E34" w:rsidRPr="00BE3BA1" w:rsidRDefault="00A649E2">
      <w:pPr>
        <w:pStyle w:val="3a"/>
        <w:rPr>
          <w:rFonts w:ascii="Calibri" w:eastAsia="Times New Roman" w:hAnsi="Calibri" w:cs="Arial"/>
          <w:b w:val="0"/>
          <w:noProof/>
          <w:sz w:val="22"/>
          <w:szCs w:val="22"/>
          <w:lang w:val="en-US" w:eastAsia="en-US"/>
        </w:rPr>
      </w:pPr>
      <w:hyperlink w:anchor="_Toc368050864" w:history="1">
        <w:r w:rsidR="00F82E34" w:rsidRPr="00AE7367">
          <w:rPr>
            <w:rStyle w:val="affb"/>
            <w:noProof/>
          </w:rPr>
          <w:t>B.1.1</w:t>
        </w:r>
        <w:r w:rsidR="00F82E34" w:rsidRPr="00BE3BA1">
          <w:rPr>
            <w:rFonts w:ascii="Calibri" w:eastAsia="Times New Roman" w:hAnsi="Calibri" w:cs="Arial"/>
            <w:b w:val="0"/>
            <w:noProof/>
            <w:sz w:val="22"/>
            <w:szCs w:val="22"/>
            <w:lang w:val="en-US" w:eastAsia="en-US"/>
          </w:rPr>
          <w:tab/>
        </w:r>
        <w:r w:rsidR="00F82E34" w:rsidRPr="00AE7367">
          <w:rPr>
            <w:rStyle w:val="affb"/>
            <w:noProof/>
          </w:rPr>
          <w:t>Numeric Literals</w:t>
        </w:r>
        <w:r w:rsidR="00F82E34">
          <w:rPr>
            <w:noProof/>
            <w:webHidden/>
          </w:rPr>
          <w:tab/>
        </w:r>
        <w:r w:rsidR="00F82E34">
          <w:rPr>
            <w:noProof/>
            <w:webHidden/>
          </w:rPr>
          <w:fldChar w:fldCharType="begin"/>
        </w:r>
        <w:r w:rsidR="00F82E34">
          <w:rPr>
            <w:noProof/>
            <w:webHidden/>
          </w:rPr>
          <w:instrText xml:space="preserve"> PAGEREF _Toc368050864 \h </w:instrText>
        </w:r>
        <w:r w:rsidR="00F82E34">
          <w:rPr>
            <w:noProof/>
            <w:webHidden/>
          </w:rPr>
        </w:r>
        <w:r w:rsidR="00F82E34">
          <w:rPr>
            <w:noProof/>
            <w:webHidden/>
          </w:rPr>
          <w:fldChar w:fldCharType="separate"/>
        </w:r>
        <w:r w:rsidR="00D433E8">
          <w:rPr>
            <w:noProof/>
            <w:webHidden/>
          </w:rPr>
          <w:t>451</w:t>
        </w:r>
        <w:r w:rsidR="00F82E34">
          <w:rPr>
            <w:noProof/>
            <w:webHidden/>
          </w:rPr>
          <w:fldChar w:fldCharType="end"/>
        </w:r>
      </w:hyperlink>
    </w:p>
    <w:p w14:paraId="2508090D" w14:textId="77777777" w:rsidR="00F82E34" w:rsidRPr="00BE3BA1" w:rsidRDefault="00A649E2">
      <w:pPr>
        <w:pStyle w:val="3a"/>
        <w:rPr>
          <w:rFonts w:ascii="Calibri" w:eastAsia="Times New Roman" w:hAnsi="Calibri" w:cs="Arial"/>
          <w:b w:val="0"/>
          <w:noProof/>
          <w:sz w:val="22"/>
          <w:szCs w:val="22"/>
          <w:lang w:val="en-US" w:eastAsia="en-US"/>
        </w:rPr>
      </w:pPr>
      <w:hyperlink w:anchor="_Toc368050865" w:history="1">
        <w:r w:rsidR="00F82E34" w:rsidRPr="00AE7367">
          <w:rPr>
            <w:rStyle w:val="affb"/>
            <w:noProof/>
          </w:rPr>
          <w:t>B.1.2</w:t>
        </w:r>
        <w:r w:rsidR="00F82E34" w:rsidRPr="00BE3BA1">
          <w:rPr>
            <w:rFonts w:ascii="Calibri" w:eastAsia="Times New Roman" w:hAnsi="Calibri" w:cs="Arial"/>
            <w:b w:val="0"/>
            <w:noProof/>
            <w:sz w:val="22"/>
            <w:szCs w:val="22"/>
            <w:lang w:val="en-US" w:eastAsia="en-US"/>
          </w:rPr>
          <w:tab/>
        </w:r>
        <w:r w:rsidR="00F82E34" w:rsidRPr="00AE7367">
          <w:rPr>
            <w:rStyle w:val="affb"/>
            <w:noProof/>
          </w:rPr>
          <w:t>String Literals</w:t>
        </w:r>
        <w:r w:rsidR="00F82E34">
          <w:rPr>
            <w:noProof/>
            <w:webHidden/>
          </w:rPr>
          <w:tab/>
        </w:r>
        <w:r w:rsidR="00F82E34">
          <w:rPr>
            <w:noProof/>
            <w:webHidden/>
          </w:rPr>
          <w:fldChar w:fldCharType="begin"/>
        </w:r>
        <w:r w:rsidR="00F82E34">
          <w:rPr>
            <w:noProof/>
            <w:webHidden/>
          </w:rPr>
          <w:instrText xml:space="preserve"> PAGEREF _Toc368050865 \h </w:instrText>
        </w:r>
        <w:r w:rsidR="00F82E34">
          <w:rPr>
            <w:noProof/>
            <w:webHidden/>
          </w:rPr>
        </w:r>
        <w:r w:rsidR="00F82E34">
          <w:rPr>
            <w:noProof/>
            <w:webHidden/>
          </w:rPr>
          <w:fldChar w:fldCharType="separate"/>
        </w:r>
        <w:r w:rsidR="00D433E8">
          <w:rPr>
            <w:noProof/>
            <w:webHidden/>
          </w:rPr>
          <w:t>451</w:t>
        </w:r>
        <w:r w:rsidR="00F82E34">
          <w:rPr>
            <w:noProof/>
            <w:webHidden/>
          </w:rPr>
          <w:fldChar w:fldCharType="end"/>
        </w:r>
      </w:hyperlink>
    </w:p>
    <w:p w14:paraId="404FF491" w14:textId="77777777" w:rsidR="00F82E34" w:rsidRPr="00BE3BA1" w:rsidRDefault="00A649E2">
      <w:pPr>
        <w:pStyle w:val="3a"/>
        <w:rPr>
          <w:rFonts w:ascii="Calibri" w:eastAsia="Times New Roman" w:hAnsi="Calibri" w:cs="Arial"/>
          <w:b w:val="0"/>
          <w:noProof/>
          <w:sz w:val="22"/>
          <w:szCs w:val="22"/>
          <w:lang w:val="en-US" w:eastAsia="en-US"/>
        </w:rPr>
      </w:pPr>
      <w:hyperlink w:anchor="_Toc368050866" w:history="1">
        <w:r w:rsidR="00F82E34" w:rsidRPr="00AE7367">
          <w:rPr>
            <w:rStyle w:val="affb"/>
            <w:noProof/>
          </w:rPr>
          <w:t>B.1.3</w:t>
        </w:r>
        <w:r w:rsidR="00F82E34" w:rsidRPr="00BE3BA1">
          <w:rPr>
            <w:rFonts w:ascii="Calibri" w:eastAsia="Times New Roman" w:hAnsi="Calibri" w:cs="Arial"/>
            <w:b w:val="0"/>
            <w:noProof/>
            <w:sz w:val="22"/>
            <w:szCs w:val="22"/>
            <w:lang w:val="en-US" w:eastAsia="en-US"/>
          </w:rPr>
          <w:tab/>
        </w:r>
        <w:r w:rsidR="00F82E34" w:rsidRPr="00AE7367">
          <w:rPr>
            <w:rStyle w:val="affb"/>
            <w:noProof/>
          </w:rPr>
          <w:t>HTML-like Comments</w:t>
        </w:r>
        <w:r w:rsidR="00F82E34">
          <w:rPr>
            <w:noProof/>
            <w:webHidden/>
          </w:rPr>
          <w:tab/>
        </w:r>
        <w:r w:rsidR="00F82E34">
          <w:rPr>
            <w:noProof/>
            <w:webHidden/>
          </w:rPr>
          <w:fldChar w:fldCharType="begin"/>
        </w:r>
        <w:r w:rsidR="00F82E34">
          <w:rPr>
            <w:noProof/>
            <w:webHidden/>
          </w:rPr>
          <w:instrText xml:space="preserve"> PAGEREF _Toc368050866 \h </w:instrText>
        </w:r>
        <w:r w:rsidR="00F82E34">
          <w:rPr>
            <w:noProof/>
            <w:webHidden/>
          </w:rPr>
        </w:r>
        <w:r w:rsidR="00F82E34">
          <w:rPr>
            <w:noProof/>
            <w:webHidden/>
          </w:rPr>
          <w:fldChar w:fldCharType="separate"/>
        </w:r>
        <w:r w:rsidR="00D433E8">
          <w:rPr>
            <w:noProof/>
            <w:webHidden/>
          </w:rPr>
          <w:t>452</w:t>
        </w:r>
        <w:r w:rsidR="00F82E34">
          <w:rPr>
            <w:noProof/>
            <w:webHidden/>
          </w:rPr>
          <w:fldChar w:fldCharType="end"/>
        </w:r>
      </w:hyperlink>
    </w:p>
    <w:p w14:paraId="56662508" w14:textId="77777777" w:rsidR="00F82E34" w:rsidRPr="00BE3BA1" w:rsidRDefault="00A649E2">
      <w:pPr>
        <w:pStyle w:val="2c"/>
        <w:rPr>
          <w:rFonts w:ascii="Calibri" w:eastAsia="Times New Roman" w:hAnsi="Calibri" w:cs="Arial"/>
          <w:b w:val="0"/>
          <w:noProof/>
          <w:sz w:val="22"/>
          <w:szCs w:val="22"/>
          <w:lang w:val="en-US" w:eastAsia="en-US"/>
        </w:rPr>
      </w:pPr>
      <w:hyperlink w:anchor="_Toc368050867" w:history="1">
        <w:r w:rsidR="00F82E34" w:rsidRPr="00AE7367">
          <w:rPr>
            <w:rStyle w:val="affb"/>
            <w:noProof/>
          </w:rPr>
          <w:t>B.2</w:t>
        </w:r>
        <w:r w:rsidR="00F82E34" w:rsidRPr="00BE3BA1">
          <w:rPr>
            <w:rFonts w:ascii="Calibri" w:eastAsia="Times New Roman" w:hAnsi="Calibri" w:cs="Arial"/>
            <w:b w:val="0"/>
            <w:noProof/>
            <w:sz w:val="22"/>
            <w:szCs w:val="22"/>
            <w:lang w:val="en-US" w:eastAsia="en-US"/>
          </w:rPr>
          <w:tab/>
        </w:r>
        <w:r w:rsidR="00F82E34" w:rsidRPr="00AE7367">
          <w:rPr>
            <w:rStyle w:val="affb"/>
            <w:noProof/>
          </w:rPr>
          <w:t>Additional Properties</w:t>
        </w:r>
        <w:r w:rsidR="00F82E34">
          <w:rPr>
            <w:noProof/>
            <w:webHidden/>
          </w:rPr>
          <w:tab/>
        </w:r>
        <w:r w:rsidR="00F82E34">
          <w:rPr>
            <w:noProof/>
            <w:webHidden/>
          </w:rPr>
          <w:fldChar w:fldCharType="begin"/>
        </w:r>
        <w:r w:rsidR="00F82E34">
          <w:rPr>
            <w:noProof/>
            <w:webHidden/>
          </w:rPr>
          <w:instrText xml:space="preserve"> PAGEREF _Toc368050867 \h </w:instrText>
        </w:r>
        <w:r w:rsidR="00F82E34">
          <w:rPr>
            <w:noProof/>
            <w:webHidden/>
          </w:rPr>
        </w:r>
        <w:r w:rsidR="00F82E34">
          <w:rPr>
            <w:noProof/>
            <w:webHidden/>
          </w:rPr>
          <w:fldChar w:fldCharType="separate"/>
        </w:r>
        <w:r w:rsidR="00D433E8">
          <w:rPr>
            <w:noProof/>
            <w:webHidden/>
          </w:rPr>
          <w:t>452</w:t>
        </w:r>
        <w:r w:rsidR="00F82E34">
          <w:rPr>
            <w:noProof/>
            <w:webHidden/>
          </w:rPr>
          <w:fldChar w:fldCharType="end"/>
        </w:r>
      </w:hyperlink>
    </w:p>
    <w:p w14:paraId="27A79340" w14:textId="77777777" w:rsidR="00F82E34" w:rsidRPr="00BE3BA1" w:rsidRDefault="00A649E2">
      <w:pPr>
        <w:pStyle w:val="3a"/>
        <w:rPr>
          <w:rFonts w:ascii="Calibri" w:eastAsia="Times New Roman" w:hAnsi="Calibri" w:cs="Arial"/>
          <w:b w:val="0"/>
          <w:noProof/>
          <w:sz w:val="22"/>
          <w:szCs w:val="22"/>
          <w:lang w:val="en-US" w:eastAsia="en-US"/>
        </w:rPr>
      </w:pPr>
      <w:hyperlink w:anchor="_Toc368050868" w:history="1">
        <w:r w:rsidR="00F82E34" w:rsidRPr="00AE7367">
          <w:rPr>
            <w:rStyle w:val="affb"/>
            <w:noProof/>
          </w:rPr>
          <w:t>B.2.1</w:t>
        </w:r>
        <w:r w:rsidR="00F82E34" w:rsidRPr="00BE3BA1">
          <w:rPr>
            <w:rFonts w:ascii="Calibri" w:eastAsia="Times New Roman" w:hAnsi="Calibri" w:cs="Arial"/>
            <w:b w:val="0"/>
            <w:noProof/>
            <w:sz w:val="22"/>
            <w:szCs w:val="22"/>
            <w:lang w:val="en-US" w:eastAsia="en-US"/>
          </w:rPr>
          <w:tab/>
        </w:r>
        <w:r w:rsidR="00F82E34" w:rsidRPr="00AE7367">
          <w:rPr>
            <w:rStyle w:val="affb"/>
            <w:noProof/>
          </w:rPr>
          <w:t>Additional Properties of the Global Object</w:t>
        </w:r>
        <w:r w:rsidR="00F82E34">
          <w:rPr>
            <w:noProof/>
            <w:webHidden/>
          </w:rPr>
          <w:tab/>
        </w:r>
        <w:r w:rsidR="00F82E34">
          <w:rPr>
            <w:noProof/>
            <w:webHidden/>
          </w:rPr>
          <w:fldChar w:fldCharType="begin"/>
        </w:r>
        <w:r w:rsidR="00F82E34">
          <w:rPr>
            <w:noProof/>
            <w:webHidden/>
          </w:rPr>
          <w:instrText xml:space="preserve"> PAGEREF _Toc368050868 \h </w:instrText>
        </w:r>
        <w:r w:rsidR="00F82E34">
          <w:rPr>
            <w:noProof/>
            <w:webHidden/>
          </w:rPr>
        </w:r>
        <w:r w:rsidR="00F82E34">
          <w:rPr>
            <w:noProof/>
            <w:webHidden/>
          </w:rPr>
          <w:fldChar w:fldCharType="separate"/>
        </w:r>
        <w:r w:rsidR="00D433E8">
          <w:rPr>
            <w:noProof/>
            <w:webHidden/>
          </w:rPr>
          <w:t>452</w:t>
        </w:r>
        <w:r w:rsidR="00F82E34">
          <w:rPr>
            <w:noProof/>
            <w:webHidden/>
          </w:rPr>
          <w:fldChar w:fldCharType="end"/>
        </w:r>
      </w:hyperlink>
    </w:p>
    <w:p w14:paraId="62C8D4F1" w14:textId="77777777" w:rsidR="00F82E34" w:rsidRPr="00BE3BA1" w:rsidRDefault="00A649E2">
      <w:pPr>
        <w:pStyle w:val="3a"/>
        <w:rPr>
          <w:rFonts w:ascii="Calibri" w:eastAsia="Times New Roman" w:hAnsi="Calibri" w:cs="Arial"/>
          <w:b w:val="0"/>
          <w:noProof/>
          <w:sz w:val="22"/>
          <w:szCs w:val="22"/>
          <w:lang w:val="en-US" w:eastAsia="en-US"/>
        </w:rPr>
      </w:pPr>
      <w:hyperlink w:anchor="_Toc368050869" w:history="1">
        <w:r w:rsidR="00F82E34" w:rsidRPr="00AE7367">
          <w:rPr>
            <w:rStyle w:val="affb"/>
            <w:noProof/>
          </w:rPr>
          <w:t>B.2.2</w:t>
        </w:r>
        <w:r w:rsidR="00F82E34" w:rsidRPr="00BE3BA1">
          <w:rPr>
            <w:rFonts w:ascii="Calibri" w:eastAsia="Times New Roman" w:hAnsi="Calibri" w:cs="Arial"/>
            <w:b w:val="0"/>
            <w:noProof/>
            <w:sz w:val="22"/>
            <w:szCs w:val="22"/>
            <w:lang w:val="en-US" w:eastAsia="en-US"/>
          </w:rPr>
          <w:tab/>
        </w:r>
        <w:r w:rsidR="00F82E34" w:rsidRPr="00AE7367">
          <w:rPr>
            <w:rStyle w:val="affb"/>
            <w:noProof/>
          </w:rPr>
          <w:t>Additional Properties of the Object.prototype Object</w:t>
        </w:r>
        <w:r w:rsidR="00F82E34">
          <w:rPr>
            <w:noProof/>
            <w:webHidden/>
          </w:rPr>
          <w:tab/>
        </w:r>
        <w:r w:rsidR="00F82E34">
          <w:rPr>
            <w:noProof/>
            <w:webHidden/>
          </w:rPr>
          <w:fldChar w:fldCharType="begin"/>
        </w:r>
        <w:r w:rsidR="00F82E34">
          <w:rPr>
            <w:noProof/>
            <w:webHidden/>
          </w:rPr>
          <w:instrText xml:space="preserve"> PAGEREF _Toc368050869 \h </w:instrText>
        </w:r>
        <w:r w:rsidR="00F82E34">
          <w:rPr>
            <w:noProof/>
            <w:webHidden/>
          </w:rPr>
        </w:r>
        <w:r w:rsidR="00F82E34">
          <w:rPr>
            <w:noProof/>
            <w:webHidden/>
          </w:rPr>
          <w:fldChar w:fldCharType="separate"/>
        </w:r>
        <w:r w:rsidR="00D433E8">
          <w:rPr>
            <w:noProof/>
            <w:webHidden/>
          </w:rPr>
          <w:t>453</w:t>
        </w:r>
        <w:r w:rsidR="00F82E34">
          <w:rPr>
            <w:noProof/>
            <w:webHidden/>
          </w:rPr>
          <w:fldChar w:fldCharType="end"/>
        </w:r>
      </w:hyperlink>
    </w:p>
    <w:p w14:paraId="4D9E0175" w14:textId="77777777" w:rsidR="00F82E34" w:rsidRPr="00BE3BA1" w:rsidRDefault="00A649E2">
      <w:pPr>
        <w:pStyle w:val="3a"/>
        <w:rPr>
          <w:rFonts w:ascii="Calibri" w:eastAsia="Times New Roman" w:hAnsi="Calibri" w:cs="Arial"/>
          <w:b w:val="0"/>
          <w:noProof/>
          <w:sz w:val="22"/>
          <w:szCs w:val="22"/>
          <w:lang w:val="en-US" w:eastAsia="en-US"/>
        </w:rPr>
      </w:pPr>
      <w:hyperlink w:anchor="_Toc368050870" w:history="1">
        <w:r w:rsidR="00F82E34" w:rsidRPr="00AE7367">
          <w:rPr>
            <w:rStyle w:val="affb"/>
            <w:noProof/>
          </w:rPr>
          <w:t>B.2.3</w:t>
        </w:r>
        <w:r w:rsidR="00F82E34" w:rsidRPr="00BE3BA1">
          <w:rPr>
            <w:rFonts w:ascii="Calibri" w:eastAsia="Times New Roman" w:hAnsi="Calibri" w:cs="Arial"/>
            <w:b w:val="0"/>
            <w:noProof/>
            <w:sz w:val="22"/>
            <w:szCs w:val="22"/>
            <w:lang w:val="en-US" w:eastAsia="en-US"/>
          </w:rPr>
          <w:tab/>
        </w:r>
        <w:r w:rsidR="00F82E34" w:rsidRPr="00AE7367">
          <w:rPr>
            <w:rStyle w:val="affb"/>
            <w:noProof/>
          </w:rPr>
          <w:t>Additional Properties of the String.prototype Object</w:t>
        </w:r>
        <w:r w:rsidR="00F82E34">
          <w:rPr>
            <w:noProof/>
            <w:webHidden/>
          </w:rPr>
          <w:tab/>
        </w:r>
        <w:r w:rsidR="00F82E34">
          <w:rPr>
            <w:noProof/>
            <w:webHidden/>
          </w:rPr>
          <w:fldChar w:fldCharType="begin"/>
        </w:r>
        <w:r w:rsidR="00F82E34">
          <w:rPr>
            <w:noProof/>
            <w:webHidden/>
          </w:rPr>
          <w:instrText xml:space="preserve"> PAGEREF _Toc368050870 \h </w:instrText>
        </w:r>
        <w:r w:rsidR="00F82E34">
          <w:rPr>
            <w:noProof/>
            <w:webHidden/>
          </w:rPr>
        </w:r>
        <w:r w:rsidR="00F82E34">
          <w:rPr>
            <w:noProof/>
            <w:webHidden/>
          </w:rPr>
          <w:fldChar w:fldCharType="separate"/>
        </w:r>
        <w:r w:rsidR="00D433E8">
          <w:rPr>
            <w:noProof/>
            <w:webHidden/>
          </w:rPr>
          <w:t>454</w:t>
        </w:r>
        <w:r w:rsidR="00F82E34">
          <w:rPr>
            <w:noProof/>
            <w:webHidden/>
          </w:rPr>
          <w:fldChar w:fldCharType="end"/>
        </w:r>
      </w:hyperlink>
    </w:p>
    <w:p w14:paraId="41AAD286" w14:textId="77777777" w:rsidR="00F82E34" w:rsidRPr="00BE3BA1" w:rsidRDefault="00A649E2">
      <w:pPr>
        <w:pStyle w:val="3a"/>
        <w:rPr>
          <w:rFonts w:ascii="Calibri" w:eastAsia="Times New Roman" w:hAnsi="Calibri" w:cs="Arial"/>
          <w:b w:val="0"/>
          <w:noProof/>
          <w:sz w:val="22"/>
          <w:szCs w:val="22"/>
          <w:lang w:val="en-US" w:eastAsia="en-US"/>
        </w:rPr>
      </w:pPr>
      <w:hyperlink w:anchor="_Toc368050871" w:history="1">
        <w:r w:rsidR="00F82E34" w:rsidRPr="00AE7367">
          <w:rPr>
            <w:rStyle w:val="affb"/>
            <w:noProof/>
          </w:rPr>
          <w:t>B.2.4</w:t>
        </w:r>
        <w:r w:rsidR="00F82E34" w:rsidRPr="00BE3BA1">
          <w:rPr>
            <w:rFonts w:ascii="Calibri" w:eastAsia="Times New Roman" w:hAnsi="Calibri" w:cs="Arial"/>
            <w:b w:val="0"/>
            <w:noProof/>
            <w:sz w:val="22"/>
            <w:szCs w:val="22"/>
            <w:lang w:val="en-US" w:eastAsia="en-US"/>
          </w:rPr>
          <w:tab/>
        </w:r>
        <w:r w:rsidR="00F82E34" w:rsidRPr="00AE7367">
          <w:rPr>
            <w:rStyle w:val="affb"/>
            <w:noProof/>
          </w:rPr>
          <w:t>Additional Properties of the Date.prototype Object</w:t>
        </w:r>
        <w:r w:rsidR="00F82E34">
          <w:rPr>
            <w:noProof/>
            <w:webHidden/>
          </w:rPr>
          <w:tab/>
        </w:r>
        <w:r w:rsidR="00F82E34">
          <w:rPr>
            <w:noProof/>
            <w:webHidden/>
          </w:rPr>
          <w:fldChar w:fldCharType="begin"/>
        </w:r>
        <w:r w:rsidR="00F82E34">
          <w:rPr>
            <w:noProof/>
            <w:webHidden/>
          </w:rPr>
          <w:instrText xml:space="preserve"> PAGEREF _Toc368050871 \h </w:instrText>
        </w:r>
        <w:r w:rsidR="00F82E34">
          <w:rPr>
            <w:noProof/>
            <w:webHidden/>
          </w:rPr>
        </w:r>
        <w:r w:rsidR="00F82E34">
          <w:rPr>
            <w:noProof/>
            <w:webHidden/>
          </w:rPr>
          <w:fldChar w:fldCharType="separate"/>
        </w:r>
        <w:r w:rsidR="00D433E8">
          <w:rPr>
            <w:noProof/>
            <w:webHidden/>
          </w:rPr>
          <w:t>456</w:t>
        </w:r>
        <w:r w:rsidR="00F82E34">
          <w:rPr>
            <w:noProof/>
            <w:webHidden/>
          </w:rPr>
          <w:fldChar w:fldCharType="end"/>
        </w:r>
      </w:hyperlink>
    </w:p>
    <w:p w14:paraId="515B4388" w14:textId="77777777" w:rsidR="00F82E34" w:rsidRPr="00BE3BA1" w:rsidRDefault="00A649E2">
      <w:pPr>
        <w:pStyle w:val="3a"/>
        <w:rPr>
          <w:rFonts w:ascii="Calibri" w:eastAsia="Times New Roman" w:hAnsi="Calibri" w:cs="Arial"/>
          <w:b w:val="0"/>
          <w:noProof/>
          <w:sz w:val="22"/>
          <w:szCs w:val="22"/>
          <w:lang w:val="en-US" w:eastAsia="en-US"/>
        </w:rPr>
      </w:pPr>
      <w:hyperlink w:anchor="_Toc368050872" w:history="1">
        <w:r w:rsidR="00F82E34" w:rsidRPr="00AE7367">
          <w:rPr>
            <w:rStyle w:val="affb"/>
            <w:noProof/>
          </w:rPr>
          <w:t>B.2.5</w:t>
        </w:r>
        <w:r w:rsidR="00F82E34" w:rsidRPr="00BE3BA1">
          <w:rPr>
            <w:rFonts w:ascii="Calibri" w:eastAsia="Times New Roman" w:hAnsi="Calibri" w:cs="Arial"/>
            <w:b w:val="0"/>
            <w:noProof/>
            <w:sz w:val="22"/>
            <w:szCs w:val="22"/>
            <w:lang w:val="en-US" w:eastAsia="en-US"/>
          </w:rPr>
          <w:tab/>
        </w:r>
        <w:r w:rsidR="00F82E34" w:rsidRPr="00AE7367">
          <w:rPr>
            <w:rStyle w:val="affb"/>
            <w:noProof/>
          </w:rPr>
          <w:t>Additional Properties of the RegExp.prototype Object</w:t>
        </w:r>
        <w:r w:rsidR="00F82E34">
          <w:rPr>
            <w:noProof/>
            <w:webHidden/>
          </w:rPr>
          <w:tab/>
        </w:r>
        <w:r w:rsidR="00F82E34">
          <w:rPr>
            <w:noProof/>
            <w:webHidden/>
          </w:rPr>
          <w:fldChar w:fldCharType="begin"/>
        </w:r>
        <w:r w:rsidR="00F82E34">
          <w:rPr>
            <w:noProof/>
            <w:webHidden/>
          </w:rPr>
          <w:instrText xml:space="preserve"> PAGEREF _Toc368050872 \h </w:instrText>
        </w:r>
        <w:r w:rsidR="00F82E34">
          <w:rPr>
            <w:noProof/>
            <w:webHidden/>
          </w:rPr>
        </w:r>
        <w:r w:rsidR="00F82E34">
          <w:rPr>
            <w:noProof/>
            <w:webHidden/>
          </w:rPr>
          <w:fldChar w:fldCharType="separate"/>
        </w:r>
        <w:r w:rsidR="00D433E8">
          <w:rPr>
            <w:noProof/>
            <w:webHidden/>
          </w:rPr>
          <w:t>457</w:t>
        </w:r>
        <w:r w:rsidR="00F82E34">
          <w:rPr>
            <w:noProof/>
            <w:webHidden/>
          </w:rPr>
          <w:fldChar w:fldCharType="end"/>
        </w:r>
      </w:hyperlink>
    </w:p>
    <w:p w14:paraId="353AA4FA" w14:textId="77777777" w:rsidR="00F82E34" w:rsidRPr="00BE3BA1" w:rsidRDefault="00A649E2">
      <w:pPr>
        <w:pStyle w:val="2c"/>
        <w:rPr>
          <w:rFonts w:ascii="Calibri" w:eastAsia="Times New Roman" w:hAnsi="Calibri" w:cs="Arial"/>
          <w:b w:val="0"/>
          <w:noProof/>
          <w:sz w:val="22"/>
          <w:szCs w:val="22"/>
          <w:lang w:val="en-US" w:eastAsia="en-US"/>
        </w:rPr>
      </w:pPr>
      <w:hyperlink w:anchor="_Toc368050873" w:history="1">
        <w:r w:rsidR="00F82E34" w:rsidRPr="00AE7367">
          <w:rPr>
            <w:rStyle w:val="affb"/>
            <w:noProof/>
          </w:rPr>
          <w:t>B.3</w:t>
        </w:r>
        <w:r w:rsidR="00F82E34" w:rsidRPr="00BE3BA1">
          <w:rPr>
            <w:rFonts w:ascii="Calibri" w:eastAsia="Times New Roman" w:hAnsi="Calibri" w:cs="Arial"/>
            <w:b w:val="0"/>
            <w:noProof/>
            <w:sz w:val="22"/>
            <w:szCs w:val="22"/>
            <w:lang w:val="en-US" w:eastAsia="en-US"/>
          </w:rPr>
          <w:tab/>
        </w:r>
        <w:r w:rsidR="00F82E34" w:rsidRPr="00AE7367">
          <w:rPr>
            <w:rStyle w:val="affb"/>
            <w:noProof/>
          </w:rPr>
          <w:t>Other Additional Features</w:t>
        </w:r>
        <w:r w:rsidR="00F82E34">
          <w:rPr>
            <w:noProof/>
            <w:webHidden/>
          </w:rPr>
          <w:tab/>
        </w:r>
        <w:r w:rsidR="00F82E34">
          <w:rPr>
            <w:noProof/>
            <w:webHidden/>
          </w:rPr>
          <w:fldChar w:fldCharType="begin"/>
        </w:r>
        <w:r w:rsidR="00F82E34">
          <w:rPr>
            <w:noProof/>
            <w:webHidden/>
          </w:rPr>
          <w:instrText xml:space="preserve"> PAGEREF _Toc368050873 \h </w:instrText>
        </w:r>
        <w:r w:rsidR="00F82E34">
          <w:rPr>
            <w:noProof/>
            <w:webHidden/>
          </w:rPr>
        </w:r>
        <w:r w:rsidR="00F82E34">
          <w:rPr>
            <w:noProof/>
            <w:webHidden/>
          </w:rPr>
          <w:fldChar w:fldCharType="separate"/>
        </w:r>
        <w:r w:rsidR="00D433E8">
          <w:rPr>
            <w:noProof/>
            <w:webHidden/>
          </w:rPr>
          <w:t>457</w:t>
        </w:r>
        <w:r w:rsidR="00F82E34">
          <w:rPr>
            <w:noProof/>
            <w:webHidden/>
          </w:rPr>
          <w:fldChar w:fldCharType="end"/>
        </w:r>
      </w:hyperlink>
    </w:p>
    <w:p w14:paraId="25D7EC3B" w14:textId="77777777" w:rsidR="00F82E34" w:rsidRPr="00BE3BA1" w:rsidRDefault="00A649E2">
      <w:pPr>
        <w:pStyle w:val="3a"/>
        <w:rPr>
          <w:rFonts w:ascii="Calibri" w:eastAsia="Times New Roman" w:hAnsi="Calibri" w:cs="Arial"/>
          <w:b w:val="0"/>
          <w:noProof/>
          <w:sz w:val="22"/>
          <w:szCs w:val="22"/>
          <w:lang w:val="en-US" w:eastAsia="en-US"/>
        </w:rPr>
      </w:pPr>
      <w:hyperlink w:anchor="_Toc368050874" w:history="1">
        <w:r w:rsidR="00F82E34" w:rsidRPr="00AE7367">
          <w:rPr>
            <w:rStyle w:val="affb"/>
            <w:noProof/>
          </w:rPr>
          <w:t>B.3.1</w:t>
        </w:r>
        <w:r w:rsidR="00F82E34" w:rsidRPr="00BE3BA1">
          <w:rPr>
            <w:rFonts w:ascii="Calibri" w:eastAsia="Times New Roman" w:hAnsi="Calibri" w:cs="Arial"/>
            <w:b w:val="0"/>
            <w:noProof/>
            <w:sz w:val="22"/>
            <w:szCs w:val="22"/>
            <w:lang w:val="en-US" w:eastAsia="en-US"/>
          </w:rPr>
          <w:tab/>
        </w:r>
        <w:r w:rsidR="00F82E34" w:rsidRPr="00AE7367">
          <w:rPr>
            <w:rStyle w:val="affb"/>
            <w:noProof/>
          </w:rPr>
          <w:t>__proto___ Property Names in Object Initialisers</w:t>
        </w:r>
        <w:r w:rsidR="00F82E34">
          <w:rPr>
            <w:noProof/>
            <w:webHidden/>
          </w:rPr>
          <w:tab/>
        </w:r>
        <w:r w:rsidR="00F82E34">
          <w:rPr>
            <w:noProof/>
            <w:webHidden/>
          </w:rPr>
          <w:fldChar w:fldCharType="begin"/>
        </w:r>
        <w:r w:rsidR="00F82E34">
          <w:rPr>
            <w:noProof/>
            <w:webHidden/>
          </w:rPr>
          <w:instrText xml:space="preserve"> PAGEREF _Toc368050874 \h </w:instrText>
        </w:r>
        <w:r w:rsidR="00F82E34">
          <w:rPr>
            <w:noProof/>
            <w:webHidden/>
          </w:rPr>
        </w:r>
        <w:r w:rsidR="00F82E34">
          <w:rPr>
            <w:noProof/>
            <w:webHidden/>
          </w:rPr>
          <w:fldChar w:fldCharType="separate"/>
        </w:r>
        <w:r w:rsidR="00D433E8">
          <w:rPr>
            <w:noProof/>
            <w:webHidden/>
          </w:rPr>
          <w:t>457</w:t>
        </w:r>
        <w:r w:rsidR="00F82E34">
          <w:rPr>
            <w:noProof/>
            <w:webHidden/>
          </w:rPr>
          <w:fldChar w:fldCharType="end"/>
        </w:r>
      </w:hyperlink>
    </w:p>
    <w:p w14:paraId="678E4C01" w14:textId="77777777" w:rsidR="00F82E34" w:rsidRPr="00BE3BA1" w:rsidRDefault="00A649E2">
      <w:pPr>
        <w:pStyle w:val="3a"/>
        <w:rPr>
          <w:rFonts w:ascii="Calibri" w:eastAsia="Times New Roman" w:hAnsi="Calibri" w:cs="Arial"/>
          <w:b w:val="0"/>
          <w:noProof/>
          <w:sz w:val="22"/>
          <w:szCs w:val="22"/>
          <w:lang w:val="en-US" w:eastAsia="en-US"/>
        </w:rPr>
      </w:pPr>
      <w:hyperlink w:anchor="_Toc368050875" w:history="1">
        <w:r w:rsidR="00F82E34" w:rsidRPr="00AE7367">
          <w:rPr>
            <w:rStyle w:val="affb"/>
            <w:noProof/>
          </w:rPr>
          <w:t>B.3.2</w:t>
        </w:r>
        <w:r w:rsidR="00F82E34" w:rsidRPr="00BE3BA1">
          <w:rPr>
            <w:rFonts w:ascii="Calibri" w:eastAsia="Times New Roman" w:hAnsi="Calibri" w:cs="Arial"/>
            <w:b w:val="0"/>
            <w:noProof/>
            <w:sz w:val="22"/>
            <w:szCs w:val="22"/>
            <w:lang w:val="en-US" w:eastAsia="en-US"/>
          </w:rPr>
          <w:tab/>
        </w:r>
        <w:r w:rsidR="00F82E34" w:rsidRPr="00AE7367">
          <w:rPr>
            <w:rStyle w:val="affb"/>
            <w:noProof/>
          </w:rPr>
          <w:t>Web Legacy Compatibility for Block-Level Function Declarations</w:t>
        </w:r>
        <w:r w:rsidR="00F82E34">
          <w:rPr>
            <w:noProof/>
            <w:webHidden/>
          </w:rPr>
          <w:tab/>
        </w:r>
        <w:r w:rsidR="00F82E34">
          <w:rPr>
            <w:noProof/>
            <w:webHidden/>
          </w:rPr>
          <w:fldChar w:fldCharType="begin"/>
        </w:r>
        <w:r w:rsidR="00F82E34">
          <w:rPr>
            <w:noProof/>
            <w:webHidden/>
          </w:rPr>
          <w:instrText xml:space="preserve"> PAGEREF _Toc368050875 \h </w:instrText>
        </w:r>
        <w:r w:rsidR="00F82E34">
          <w:rPr>
            <w:noProof/>
            <w:webHidden/>
          </w:rPr>
        </w:r>
        <w:r w:rsidR="00F82E34">
          <w:rPr>
            <w:noProof/>
            <w:webHidden/>
          </w:rPr>
          <w:fldChar w:fldCharType="separate"/>
        </w:r>
        <w:r w:rsidR="00D433E8">
          <w:rPr>
            <w:noProof/>
            <w:webHidden/>
          </w:rPr>
          <w:t>458</w:t>
        </w:r>
        <w:r w:rsidR="00F82E34">
          <w:rPr>
            <w:noProof/>
            <w:webHidden/>
          </w:rPr>
          <w:fldChar w:fldCharType="end"/>
        </w:r>
      </w:hyperlink>
    </w:p>
    <w:p w14:paraId="5906A185" w14:textId="77777777" w:rsidR="00F82E34" w:rsidRPr="00BE3BA1" w:rsidRDefault="00A649E2">
      <w:pPr>
        <w:pStyle w:val="12"/>
        <w:rPr>
          <w:rFonts w:ascii="Calibri" w:eastAsia="Times New Roman" w:hAnsi="Calibri" w:cs="Arial"/>
          <w:b w:val="0"/>
          <w:noProof/>
          <w:sz w:val="22"/>
          <w:szCs w:val="22"/>
          <w:lang w:val="en-US" w:eastAsia="en-US"/>
        </w:rPr>
      </w:pPr>
      <w:hyperlink w:anchor="_Toc368050876" w:history="1">
        <w:r w:rsidR="00F82E34" w:rsidRPr="00AE7367">
          <w:rPr>
            <w:rStyle w:val="affb"/>
            <w:noProof/>
          </w:rPr>
          <w:t>Annex C (informative)  The Strict Mode of ECMAScript</w:t>
        </w:r>
        <w:r w:rsidR="00F82E34">
          <w:rPr>
            <w:noProof/>
            <w:webHidden/>
          </w:rPr>
          <w:tab/>
        </w:r>
        <w:r w:rsidR="00F82E34">
          <w:rPr>
            <w:noProof/>
            <w:webHidden/>
          </w:rPr>
          <w:fldChar w:fldCharType="begin"/>
        </w:r>
        <w:r w:rsidR="00F82E34">
          <w:rPr>
            <w:noProof/>
            <w:webHidden/>
          </w:rPr>
          <w:instrText xml:space="preserve"> PAGEREF _Toc368050876 \h </w:instrText>
        </w:r>
        <w:r w:rsidR="00F82E34">
          <w:rPr>
            <w:noProof/>
            <w:webHidden/>
          </w:rPr>
        </w:r>
        <w:r w:rsidR="00F82E34">
          <w:rPr>
            <w:noProof/>
            <w:webHidden/>
          </w:rPr>
          <w:fldChar w:fldCharType="separate"/>
        </w:r>
        <w:r w:rsidR="00D433E8">
          <w:rPr>
            <w:noProof/>
            <w:webHidden/>
          </w:rPr>
          <w:t>460</w:t>
        </w:r>
        <w:r w:rsidR="00F82E34">
          <w:rPr>
            <w:noProof/>
            <w:webHidden/>
          </w:rPr>
          <w:fldChar w:fldCharType="end"/>
        </w:r>
      </w:hyperlink>
    </w:p>
    <w:p w14:paraId="6E6F5F61" w14:textId="77777777" w:rsidR="00F82E34" w:rsidRPr="00BE3BA1" w:rsidRDefault="00A649E2">
      <w:pPr>
        <w:pStyle w:val="12"/>
        <w:rPr>
          <w:rFonts w:ascii="Calibri" w:eastAsia="Times New Roman" w:hAnsi="Calibri" w:cs="Arial"/>
          <w:b w:val="0"/>
          <w:noProof/>
          <w:sz w:val="22"/>
          <w:szCs w:val="22"/>
          <w:lang w:val="en-US" w:eastAsia="en-US"/>
        </w:rPr>
      </w:pPr>
      <w:hyperlink w:anchor="_Toc368050877" w:history="1">
        <w:r w:rsidR="00F82E34" w:rsidRPr="00AE7367">
          <w:rPr>
            <w:rStyle w:val="affb"/>
            <w:noProof/>
          </w:rPr>
          <w:t>Annex D (informative) Corrections and Clarifications with Possible Compatibility Impact</w:t>
        </w:r>
        <w:r w:rsidR="00F82E34">
          <w:rPr>
            <w:noProof/>
            <w:webHidden/>
          </w:rPr>
          <w:tab/>
        </w:r>
        <w:r w:rsidR="00F82E34">
          <w:rPr>
            <w:noProof/>
            <w:webHidden/>
          </w:rPr>
          <w:fldChar w:fldCharType="begin"/>
        </w:r>
        <w:r w:rsidR="00F82E34">
          <w:rPr>
            <w:noProof/>
            <w:webHidden/>
          </w:rPr>
          <w:instrText xml:space="preserve"> PAGEREF _Toc368050877 \h </w:instrText>
        </w:r>
        <w:r w:rsidR="00F82E34">
          <w:rPr>
            <w:noProof/>
            <w:webHidden/>
          </w:rPr>
        </w:r>
        <w:r w:rsidR="00F82E34">
          <w:rPr>
            <w:noProof/>
            <w:webHidden/>
          </w:rPr>
          <w:fldChar w:fldCharType="separate"/>
        </w:r>
        <w:r w:rsidR="00D433E8">
          <w:rPr>
            <w:noProof/>
            <w:webHidden/>
          </w:rPr>
          <w:t>462</w:t>
        </w:r>
        <w:r w:rsidR="00F82E34">
          <w:rPr>
            <w:noProof/>
            <w:webHidden/>
          </w:rPr>
          <w:fldChar w:fldCharType="end"/>
        </w:r>
      </w:hyperlink>
    </w:p>
    <w:p w14:paraId="41AAF3F0" w14:textId="77777777" w:rsidR="00F82E34" w:rsidRPr="00BE3BA1" w:rsidRDefault="00A649E2">
      <w:pPr>
        <w:pStyle w:val="12"/>
        <w:rPr>
          <w:rFonts w:ascii="Calibri" w:eastAsia="Times New Roman" w:hAnsi="Calibri" w:cs="Arial"/>
          <w:b w:val="0"/>
          <w:noProof/>
          <w:sz w:val="22"/>
          <w:szCs w:val="22"/>
          <w:lang w:val="en-US" w:eastAsia="en-US"/>
        </w:rPr>
      </w:pPr>
      <w:hyperlink w:anchor="_Toc368050878" w:history="1">
        <w:r w:rsidR="00F82E34" w:rsidRPr="00AE7367">
          <w:rPr>
            <w:rStyle w:val="affb"/>
            <w:noProof/>
          </w:rPr>
          <w:t>Annex E (informative)  Additions and Changes that Introduce Incompatibilities with Prior Editions</w:t>
        </w:r>
        <w:r w:rsidR="00F82E34">
          <w:rPr>
            <w:noProof/>
            <w:webHidden/>
          </w:rPr>
          <w:tab/>
        </w:r>
        <w:r w:rsidR="00F82E34">
          <w:rPr>
            <w:noProof/>
            <w:webHidden/>
          </w:rPr>
          <w:fldChar w:fldCharType="begin"/>
        </w:r>
        <w:r w:rsidR="00F82E34">
          <w:rPr>
            <w:noProof/>
            <w:webHidden/>
          </w:rPr>
          <w:instrText xml:space="preserve"> PAGEREF _Toc368050878 \h </w:instrText>
        </w:r>
        <w:r w:rsidR="00F82E34">
          <w:rPr>
            <w:noProof/>
            <w:webHidden/>
          </w:rPr>
        </w:r>
        <w:r w:rsidR="00F82E34">
          <w:rPr>
            <w:noProof/>
            <w:webHidden/>
          </w:rPr>
          <w:fldChar w:fldCharType="separate"/>
        </w:r>
        <w:r w:rsidR="00D433E8">
          <w:rPr>
            <w:noProof/>
            <w:webHidden/>
          </w:rPr>
          <w:t>465</w:t>
        </w:r>
        <w:r w:rsidR="00F82E34">
          <w:rPr>
            <w:noProof/>
            <w:webHidden/>
          </w:rPr>
          <w:fldChar w:fldCharType="end"/>
        </w:r>
      </w:hyperlink>
    </w:p>
    <w:p w14:paraId="565D2703" w14:textId="77777777" w:rsidR="00F82E34" w:rsidRPr="00BE3BA1" w:rsidRDefault="00A649E2">
      <w:pPr>
        <w:pStyle w:val="2c"/>
        <w:rPr>
          <w:rFonts w:ascii="Calibri" w:eastAsia="Times New Roman" w:hAnsi="Calibri" w:cs="Arial"/>
          <w:b w:val="0"/>
          <w:noProof/>
          <w:sz w:val="22"/>
          <w:szCs w:val="22"/>
          <w:lang w:val="en-US" w:eastAsia="en-US"/>
        </w:rPr>
      </w:pPr>
      <w:hyperlink w:anchor="_Toc368050879" w:history="1">
        <w:r w:rsidR="00F82E34" w:rsidRPr="00AE7367">
          <w:rPr>
            <w:rStyle w:val="affb"/>
            <w:noProof/>
          </w:rPr>
          <w:t>E.1</w:t>
        </w:r>
        <w:r w:rsidR="00F82E34" w:rsidRPr="00BE3BA1">
          <w:rPr>
            <w:rFonts w:ascii="Calibri" w:eastAsia="Times New Roman" w:hAnsi="Calibri" w:cs="Arial"/>
            <w:b w:val="0"/>
            <w:noProof/>
            <w:sz w:val="22"/>
            <w:szCs w:val="22"/>
            <w:lang w:val="en-US" w:eastAsia="en-US"/>
          </w:rPr>
          <w:tab/>
        </w:r>
        <w:r w:rsidR="00F82E34" w:rsidRPr="00AE7367">
          <w:rPr>
            <w:rStyle w:val="affb"/>
            <w:noProof/>
          </w:rPr>
          <w:t>In the 6</w:t>
        </w:r>
        <w:r w:rsidR="00F82E34" w:rsidRPr="00AE7367">
          <w:rPr>
            <w:rStyle w:val="affb"/>
            <w:noProof/>
            <w:vertAlign w:val="superscript"/>
          </w:rPr>
          <w:t>th</w:t>
        </w:r>
        <w:r w:rsidR="00F82E34" w:rsidRPr="00AE7367">
          <w:rPr>
            <w:rStyle w:val="affb"/>
            <w:noProof/>
          </w:rPr>
          <w:t xml:space="preserve"> Edition</w:t>
        </w:r>
        <w:r w:rsidR="00F82E34">
          <w:rPr>
            <w:noProof/>
            <w:webHidden/>
          </w:rPr>
          <w:tab/>
        </w:r>
        <w:r w:rsidR="00F82E34">
          <w:rPr>
            <w:noProof/>
            <w:webHidden/>
          </w:rPr>
          <w:fldChar w:fldCharType="begin"/>
        </w:r>
        <w:r w:rsidR="00F82E34">
          <w:rPr>
            <w:noProof/>
            <w:webHidden/>
          </w:rPr>
          <w:instrText xml:space="preserve"> PAGEREF _Toc368050879 \h </w:instrText>
        </w:r>
        <w:r w:rsidR="00F82E34">
          <w:rPr>
            <w:noProof/>
            <w:webHidden/>
          </w:rPr>
        </w:r>
        <w:r w:rsidR="00F82E34">
          <w:rPr>
            <w:noProof/>
            <w:webHidden/>
          </w:rPr>
          <w:fldChar w:fldCharType="separate"/>
        </w:r>
        <w:r w:rsidR="00D433E8">
          <w:rPr>
            <w:noProof/>
            <w:webHidden/>
          </w:rPr>
          <w:t>465</w:t>
        </w:r>
        <w:r w:rsidR="00F82E34">
          <w:rPr>
            <w:noProof/>
            <w:webHidden/>
          </w:rPr>
          <w:fldChar w:fldCharType="end"/>
        </w:r>
      </w:hyperlink>
    </w:p>
    <w:p w14:paraId="4EAE7C59" w14:textId="77777777" w:rsidR="00F82E34" w:rsidRPr="00BE3BA1" w:rsidRDefault="00A649E2">
      <w:pPr>
        <w:pStyle w:val="2c"/>
        <w:rPr>
          <w:rFonts w:ascii="Calibri" w:eastAsia="Times New Roman" w:hAnsi="Calibri" w:cs="Arial"/>
          <w:b w:val="0"/>
          <w:noProof/>
          <w:sz w:val="22"/>
          <w:szCs w:val="22"/>
          <w:lang w:val="en-US" w:eastAsia="en-US"/>
        </w:rPr>
      </w:pPr>
      <w:hyperlink w:anchor="_Toc368050880" w:history="1">
        <w:r w:rsidR="00F82E34" w:rsidRPr="00AE7367">
          <w:rPr>
            <w:rStyle w:val="affb"/>
            <w:noProof/>
          </w:rPr>
          <w:t>E.2</w:t>
        </w:r>
        <w:r w:rsidR="00F82E34" w:rsidRPr="00BE3BA1">
          <w:rPr>
            <w:rFonts w:ascii="Calibri" w:eastAsia="Times New Roman" w:hAnsi="Calibri" w:cs="Arial"/>
            <w:b w:val="0"/>
            <w:noProof/>
            <w:sz w:val="22"/>
            <w:szCs w:val="22"/>
            <w:lang w:val="en-US" w:eastAsia="en-US"/>
          </w:rPr>
          <w:tab/>
        </w:r>
        <w:r w:rsidR="00F82E34" w:rsidRPr="00AE7367">
          <w:rPr>
            <w:rStyle w:val="affb"/>
            <w:noProof/>
          </w:rPr>
          <w:t>In the 5</w:t>
        </w:r>
        <w:r w:rsidR="00F82E34" w:rsidRPr="00AE7367">
          <w:rPr>
            <w:rStyle w:val="affb"/>
            <w:noProof/>
            <w:vertAlign w:val="superscript"/>
          </w:rPr>
          <w:t>th</w:t>
        </w:r>
        <w:r w:rsidR="00F82E34" w:rsidRPr="00AE7367">
          <w:rPr>
            <w:rStyle w:val="affb"/>
            <w:noProof/>
          </w:rPr>
          <w:t xml:space="preserve"> Edition</w:t>
        </w:r>
        <w:r w:rsidR="00F82E34">
          <w:rPr>
            <w:noProof/>
            <w:webHidden/>
          </w:rPr>
          <w:tab/>
        </w:r>
        <w:r w:rsidR="00F82E34">
          <w:rPr>
            <w:noProof/>
            <w:webHidden/>
          </w:rPr>
          <w:fldChar w:fldCharType="begin"/>
        </w:r>
        <w:r w:rsidR="00F82E34">
          <w:rPr>
            <w:noProof/>
            <w:webHidden/>
          </w:rPr>
          <w:instrText xml:space="preserve"> PAGEREF _Toc368050880 \h </w:instrText>
        </w:r>
        <w:r w:rsidR="00F82E34">
          <w:rPr>
            <w:noProof/>
            <w:webHidden/>
          </w:rPr>
        </w:r>
        <w:r w:rsidR="00F82E34">
          <w:rPr>
            <w:noProof/>
            <w:webHidden/>
          </w:rPr>
          <w:fldChar w:fldCharType="separate"/>
        </w:r>
        <w:r w:rsidR="00D433E8">
          <w:rPr>
            <w:noProof/>
            <w:webHidden/>
          </w:rPr>
          <w:t>466</w:t>
        </w:r>
        <w:r w:rsidR="00F82E34">
          <w:rPr>
            <w:noProof/>
            <w:webHidden/>
          </w:rPr>
          <w:fldChar w:fldCharType="end"/>
        </w:r>
      </w:hyperlink>
    </w:p>
    <w:p w14:paraId="16E54F81" w14:textId="77777777" w:rsidR="00F82E34" w:rsidRPr="00BE3BA1" w:rsidRDefault="00A649E2">
      <w:pPr>
        <w:pStyle w:val="12"/>
        <w:rPr>
          <w:rFonts w:ascii="Calibri" w:eastAsia="Times New Roman" w:hAnsi="Calibri" w:cs="Arial"/>
          <w:b w:val="0"/>
          <w:noProof/>
          <w:sz w:val="22"/>
          <w:szCs w:val="22"/>
          <w:lang w:val="en-US" w:eastAsia="en-US"/>
        </w:rPr>
      </w:pPr>
      <w:hyperlink w:anchor="_Toc368050881" w:history="1">
        <w:r w:rsidR="00F82E34" w:rsidRPr="00AE7367">
          <w:rPr>
            <w:rStyle w:val="affb"/>
            <w:noProof/>
          </w:rPr>
          <w:t>Annex F (informative)  Static Semantic Rule Cross Reference</w:t>
        </w:r>
        <w:r w:rsidR="00F82E34">
          <w:rPr>
            <w:noProof/>
            <w:webHidden/>
          </w:rPr>
          <w:tab/>
        </w:r>
        <w:r w:rsidR="00F82E34">
          <w:rPr>
            <w:noProof/>
            <w:webHidden/>
          </w:rPr>
          <w:fldChar w:fldCharType="begin"/>
        </w:r>
        <w:r w:rsidR="00F82E34">
          <w:rPr>
            <w:noProof/>
            <w:webHidden/>
          </w:rPr>
          <w:instrText xml:space="preserve"> PAGEREF _Toc368050881 \h </w:instrText>
        </w:r>
        <w:r w:rsidR="00F82E34">
          <w:rPr>
            <w:noProof/>
            <w:webHidden/>
          </w:rPr>
        </w:r>
        <w:r w:rsidR="00F82E34">
          <w:rPr>
            <w:noProof/>
            <w:webHidden/>
          </w:rPr>
          <w:fldChar w:fldCharType="separate"/>
        </w:r>
        <w:r w:rsidR="00D433E8">
          <w:rPr>
            <w:noProof/>
            <w:webHidden/>
          </w:rPr>
          <w:t>469</w:t>
        </w:r>
        <w:r w:rsidR="00F82E34">
          <w:rPr>
            <w:noProof/>
            <w:webHidden/>
          </w:rPr>
          <w:fldChar w:fldCharType="end"/>
        </w:r>
      </w:hyperlink>
    </w:p>
    <w:p w14:paraId="7627D44A" w14:textId="77777777" w:rsidR="00F82E34" w:rsidRPr="00BE3BA1" w:rsidRDefault="00A649E2">
      <w:pPr>
        <w:pStyle w:val="12"/>
        <w:rPr>
          <w:rFonts w:ascii="Calibri" w:eastAsia="Times New Roman" w:hAnsi="Calibri" w:cs="Arial"/>
          <w:b w:val="0"/>
          <w:noProof/>
          <w:sz w:val="22"/>
          <w:szCs w:val="22"/>
          <w:lang w:val="en-US" w:eastAsia="en-US"/>
        </w:rPr>
      </w:pPr>
      <w:hyperlink w:anchor="_Toc368050882" w:history="1">
        <w:r w:rsidR="00F82E34" w:rsidRPr="00AE7367">
          <w:rPr>
            <w:rStyle w:val="affb"/>
            <w:noProof/>
          </w:rPr>
          <w:t>Scrap Heap</w:t>
        </w:r>
        <w:r w:rsidR="00F82E34">
          <w:rPr>
            <w:noProof/>
            <w:webHidden/>
          </w:rPr>
          <w:tab/>
        </w:r>
        <w:r w:rsidR="00F82E34">
          <w:rPr>
            <w:noProof/>
            <w:webHidden/>
          </w:rPr>
          <w:fldChar w:fldCharType="begin"/>
        </w:r>
        <w:r w:rsidR="00F82E34">
          <w:rPr>
            <w:noProof/>
            <w:webHidden/>
          </w:rPr>
          <w:instrText xml:space="preserve"> PAGEREF _Toc368050882 \h </w:instrText>
        </w:r>
        <w:r w:rsidR="00F82E34">
          <w:rPr>
            <w:noProof/>
            <w:webHidden/>
          </w:rPr>
        </w:r>
        <w:r w:rsidR="00F82E34">
          <w:rPr>
            <w:noProof/>
            <w:webHidden/>
          </w:rPr>
          <w:fldChar w:fldCharType="separate"/>
        </w:r>
        <w:r w:rsidR="00D433E8">
          <w:rPr>
            <w:noProof/>
            <w:webHidden/>
          </w:rPr>
          <w:t>473</w:t>
        </w:r>
        <w:r w:rsidR="00F82E34">
          <w:rPr>
            <w:noProof/>
            <w:webHidden/>
          </w:rPr>
          <w:fldChar w:fldCharType="end"/>
        </w:r>
      </w:hyperlink>
    </w:p>
    <w:p w14:paraId="7107FF36" w14:textId="77777777" w:rsidR="00F82E34" w:rsidRPr="00BE3BA1" w:rsidRDefault="00A649E2">
      <w:pPr>
        <w:pStyle w:val="3a"/>
        <w:rPr>
          <w:rFonts w:ascii="Calibri" w:eastAsia="Times New Roman" w:hAnsi="Calibri" w:cs="Arial"/>
          <w:b w:val="0"/>
          <w:noProof/>
          <w:sz w:val="22"/>
          <w:szCs w:val="22"/>
          <w:lang w:val="en-US" w:eastAsia="en-US"/>
        </w:rPr>
      </w:pPr>
      <w:hyperlink w:anchor="_Toc368050883" w:history="1">
        <w:r w:rsidR="00F82E34" w:rsidRPr="00AE7367">
          <w:rPr>
            <w:rStyle w:val="affb"/>
            <w:noProof/>
          </w:rPr>
          <w:t>26.2.4</w:t>
        </w:r>
        <w:r w:rsidR="00F82E34" w:rsidRPr="00BE3BA1">
          <w:rPr>
            <w:rFonts w:ascii="Calibri" w:eastAsia="Times New Roman" w:hAnsi="Calibri" w:cs="Arial"/>
            <w:b w:val="0"/>
            <w:noProof/>
            <w:sz w:val="22"/>
            <w:szCs w:val="22"/>
            <w:lang w:val="en-US" w:eastAsia="en-US"/>
          </w:rPr>
          <w:tab/>
        </w:r>
        <w:r w:rsidR="00F82E34" w:rsidRPr="00AE7367">
          <w:rPr>
            <w:rStyle w:val="affb"/>
            <w:noProof/>
          </w:rPr>
          <w:t>Symbol Exotic Objects</w:t>
        </w:r>
        <w:r w:rsidR="00F82E34">
          <w:rPr>
            <w:noProof/>
            <w:webHidden/>
          </w:rPr>
          <w:tab/>
        </w:r>
        <w:r w:rsidR="00F82E34">
          <w:rPr>
            <w:noProof/>
            <w:webHidden/>
          </w:rPr>
          <w:fldChar w:fldCharType="begin"/>
        </w:r>
        <w:r w:rsidR="00F82E34">
          <w:rPr>
            <w:noProof/>
            <w:webHidden/>
          </w:rPr>
          <w:instrText xml:space="preserve"> PAGEREF _Toc368050883 \h </w:instrText>
        </w:r>
        <w:r w:rsidR="00F82E34">
          <w:rPr>
            <w:noProof/>
            <w:webHidden/>
          </w:rPr>
        </w:r>
        <w:r w:rsidR="00F82E34">
          <w:rPr>
            <w:noProof/>
            <w:webHidden/>
          </w:rPr>
          <w:fldChar w:fldCharType="separate"/>
        </w:r>
        <w:r w:rsidR="00D433E8">
          <w:rPr>
            <w:noProof/>
            <w:webHidden/>
          </w:rPr>
          <w:t>474</w:t>
        </w:r>
        <w:r w:rsidR="00F82E34">
          <w:rPr>
            <w:noProof/>
            <w:webHidden/>
          </w:rPr>
          <w:fldChar w:fldCharType="end"/>
        </w:r>
      </w:hyperlink>
    </w:p>
    <w:p w14:paraId="5AD69CD9" w14:textId="77777777" w:rsidR="00F82E34" w:rsidRPr="00BE3BA1" w:rsidRDefault="00A649E2">
      <w:pPr>
        <w:pStyle w:val="3a"/>
        <w:rPr>
          <w:rFonts w:ascii="Calibri" w:eastAsia="Times New Roman" w:hAnsi="Calibri" w:cs="Arial"/>
          <w:b w:val="0"/>
          <w:noProof/>
          <w:sz w:val="22"/>
          <w:szCs w:val="22"/>
          <w:lang w:val="en-US" w:eastAsia="en-US"/>
        </w:rPr>
      </w:pPr>
      <w:hyperlink w:anchor="_Toc368050884" w:history="1">
        <w:r w:rsidR="00F82E34" w:rsidRPr="00AE7367">
          <w:rPr>
            <w:rStyle w:val="affb"/>
            <w:noProof/>
          </w:rPr>
          <w:t>26.2.5</w:t>
        </w:r>
        <w:r w:rsidR="00F82E34" w:rsidRPr="00BE3BA1">
          <w:rPr>
            <w:rFonts w:ascii="Calibri" w:eastAsia="Times New Roman" w:hAnsi="Calibri" w:cs="Arial"/>
            <w:b w:val="0"/>
            <w:noProof/>
            <w:sz w:val="22"/>
            <w:szCs w:val="22"/>
            <w:lang w:val="en-US" w:eastAsia="en-US"/>
          </w:rPr>
          <w:tab/>
        </w:r>
        <w:r w:rsidR="00F82E34" w:rsidRPr="00AE7367">
          <w:rPr>
            <w:rStyle w:val="affb"/>
            <w:noProof/>
          </w:rPr>
          <w:t>Preliminary work on Irrefutable Destructuring Binding Patterns</w:t>
        </w:r>
        <w:r w:rsidR="00F82E34">
          <w:rPr>
            <w:noProof/>
            <w:webHidden/>
          </w:rPr>
          <w:tab/>
        </w:r>
        <w:r w:rsidR="00F82E34">
          <w:rPr>
            <w:noProof/>
            <w:webHidden/>
          </w:rPr>
          <w:fldChar w:fldCharType="begin"/>
        </w:r>
        <w:r w:rsidR="00F82E34">
          <w:rPr>
            <w:noProof/>
            <w:webHidden/>
          </w:rPr>
          <w:instrText xml:space="preserve"> PAGEREF _Toc368050884 \h </w:instrText>
        </w:r>
        <w:r w:rsidR="00F82E34">
          <w:rPr>
            <w:noProof/>
            <w:webHidden/>
          </w:rPr>
        </w:r>
        <w:r w:rsidR="00F82E34">
          <w:rPr>
            <w:noProof/>
            <w:webHidden/>
          </w:rPr>
          <w:fldChar w:fldCharType="separate"/>
        </w:r>
        <w:r w:rsidR="00D433E8">
          <w:rPr>
            <w:noProof/>
            <w:webHidden/>
          </w:rPr>
          <w:t>476</w:t>
        </w:r>
        <w:r w:rsidR="00F82E34">
          <w:rPr>
            <w:noProof/>
            <w:webHidden/>
          </w:rPr>
          <w:fldChar w:fldCharType="end"/>
        </w:r>
      </w:hyperlink>
    </w:p>
    <w:p w14:paraId="764C0FC3" w14:textId="77777777" w:rsidR="00F82E34" w:rsidRPr="00BE3BA1" w:rsidRDefault="00A649E2">
      <w:pPr>
        <w:pStyle w:val="3a"/>
        <w:rPr>
          <w:rFonts w:ascii="Calibri" w:eastAsia="Times New Roman" w:hAnsi="Calibri" w:cs="Arial"/>
          <w:b w:val="0"/>
          <w:noProof/>
          <w:sz w:val="22"/>
          <w:szCs w:val="22"/>
          <w:lang w:val="en-US" w:eastAsia="en-US"/>
        </w:rPr>
      </w:pPr>
      <w:hyperlink w:anchor="_Toc368050885" w:history="1">
        <w:r w:rsidR="00F82E34" w:rsidRPr="00AE7367">
          <w:rPr>
            <w:rStyle w:val="affb"/>
            <w:noProof/>
          </w:rPr>
          <w:t>26.2.6</w:t>
        </w:r>
        <w:r w:rsidR="00F82E34" w:rsidRPr="00BE3BA1">
          <w:rPr>
            <w:rFonts w:ascii="Calibri" w:eastAsia="Times New Roman" w:hAnsi="Calibri" w:cs="Arial"/>
            <w:b w:val="0"/>
            <w:noProof/>
            <w:sz w:val="22"/>
            <w:szCs w:val="22"/>
            <w:lang w:val="en-US" w:eastAsia="en-US"/>
          </w:rPr>
          <w:tab/>
        </w:r>
        <w:r w:rsidR="00F82E34" w:rsidRPr="00AE7367">
          <w:rPr>
            <w:rStyle w:val="affb"/>
            <w:noProof/>
          </w:rPr>
          <w:t>8.3.10 [[Enumerate]] (includePrototype, onlyEnumerable )</w:t>
        </w:r>
        <w:r w:rsidR="00F82E34">
          <w:rPr>
            <w:noProof/>
            <w:webHidden/>
          </w:rPr>
          <w:tab/>
        </w:r>
        <w:r w:rsidR="00F82E34">
          <w:rPr>
            <w:noProof/>
            <w:webHidden/>
          </w:rPr>
          <w:fldChar w:fldCharType="begin"/>
        </w:r>
        <w:r w:rsidR="00F82E34">
          <w:rPr>
            <w:noProof/>
            <w:webHidden/>
          </w:rPr>
          <w:instrText xml:space="preserve"> PAGEREF _Toc368050885 \h </w:instrText>
        </w:r>
        <w:r w:rsidR="00F82E34">
          <w:rPr>
            <w:noProof/>
            <w:webHidden/>
          </w:rPr>
        </w:r>
        <w:r w:rsidR="00F82E34">
          <w:rPr>
            <w:noProof/>
            <w:webHidden/>
          </w:rPr>
          <w:fldChar w:fldCharType="separate"/>
        </w:r>
        <w:r w:rsidR="00D433E8">
          <w:rPr>
            <w:noProof/>
            <w:webHidden/>
          </w:rPr>
          <w:t>478</w:t>
        </w:r>
        <w:r w:rsidR="00F82E34">
          <w:rPr>
            <w:noProof/>
            <w:webHidden/>
          </w:rPr>
          <w:fldChar w:fldCharType="end"/>
        </w:r>
      </w:hyperlink>
    </w:p>
    <w:p w14:paraId="5F05B15C" w14:textId="77777777" w:rsidR="00F82E34" w:rsidRPr="00BE3BA1" w:rsidRDefault="00A649E2">
      <w:pPr>
        <w:pStyle w:val="3a"/>
        <w:rPr>
          <w:rFonts w:ascii="Calibri" w:eastAsia="Times New Roman" w:hAnsi="Calibri" w:cs="Arial"/>
          <w:b w:val="0"/>
          <w:noProof/>
          <w:sz w:val="22"/>
          <w:szCs w:val="22"/>
          <w:lang w:val="en-US" w:eastAsia="en-US"/>
        </w:rPr>
      </w:pPr>
      <w:hyperlink w:anchor="_Toc368050886" w:history="1">
        <w:r w:rsidR="00F82E34" w:rsidRPr="00AE7367">
          <w:rPr>
            <w:rStyle w:val="affb"/>
            <w:noProof/>
          </w:rPr>
          <w:t>26.2.7</w:t>
        </w:r>
        <w:r w:rsidR="00F82E34" w:rsidRPr="00BE3BA1">
          <w:rPr>
            <w:rFonts w:ascii="Calibri" w:eastAsia="Times New Roman" w:hAnsi="Calibri" w:cs="Arial"/>
            <w:b w:val="0"/>
            <w:noProof/>
            <w:sz w:val="22"/>
            <w:szCs w:val="22"/>
            <w:lang w:val="en-US" w:eastAsia="en-US"/>
          </w:rPr>
          <w:tab/>
        </w:r>
        <w:r w:rsidR="00F82E34" w:rsidRPr="00AE7367">
          <w:rPr>
            <w:rStyle w:val="affb"/>
            <w:noProof/>
          </w:rPr>
          <w:t>9.1.11 ToPositiveInteger</w:t>
        </w:r>
        <w:r w:rsidR="00F82E34">
          <w:rPr>
            <w:noProof/>
            <w:webHidden/>
          </w:rPr>
          <w:tab/>
        </w:r>
        <w:r w:rsidR="00F82E34">
          <w:rPr>
            <w:noProof/>
            <w:webHidden/>
          </w:rPr>
          <w:fldChar w:fldCharType="begin"/>
        </w:r>
        <w:r w:rsidR="00F82E34">
          <w:rPr>
            <w:noProof/>
            <w:webHidden/>
          </w:rPr>
          <w:instrText xml:space="preserve"> PAGEREF _Toc368050886 \h </w:instrText>
        </w:r>
        <w:r w:rsidR="00F82E34">
          <w:rPr>
            <w:noProof/>
            <w:webHidden/>
          </w:rPr>
        </w:r>
        <w:r w:rsidR="00F82E34">
          <w:rPr>
            <w:noProof/>
            <w:webHidden/>
          </w:rPr>
          <w:fldChar w:fldCharType="separate"/>
        </w:r>
        <w:r w:rsidR="00D433E8">
          <w:rPr>
            <w:noProof/>
            <w:webHidden/>
          </w:rPr>
          <w:t>478</w:t>
        </w:r>
        <w:r w:rsidR="00F82E34">
          <w:rPr>
            <w:noProof/>
            <w:webHidden/>
          </w:rPr>
          <w:fldChar w:fldCharType="end"/>
        </w:r>
      </w:hyperlink>
    </w:p>
    <w:p w14:paraId="78720AA2" w14:textId="77777777" w:rsidR="00F82E34" w:rsidRPr="00BE3BA1" w:rsidRDefault="00A649E2">
      <w:pPr>
        <w:pStyle w:val="3a"/>
        <w:rPr>
          <w:rFonts w:ascii="Calibri" w:eastAsia="Times New Roman" w:hAnsi="Calibri" w:cs="Arial"/>
          <w:b w:val="0"/>
          <w:noProof/>
          <w:sz w:val="22"/>
          <w:szCs w:val="22"/>
          <w:lang w:val="en-US" w:eastAsia="en-US"/>
        </w:rPr>
      </w:pPr>
      <w:hyperlink w:anchor="_Toc368050887" w:history="1">
        <w:r w:rsidR="00F82E34" w:rsidRPr="00AE7367">
          <w:rPr>
            <w:rStyle w:val="affb"/>
            <w:noProof/>
          </w:rPr>
          <w:t>26.2.8</w:t>
        </w:r>
        <w:r w:rsidR="00F82E34" w:rsidRPr="00BE3BA1">
          <w:rPr>
            <w:rFonts w:ascii="Calibri" w:eastAsia="Times New Roman" w:hAnsi="Calibri" w:cs="Arial"/>
            <w:b w:val="0"/>
            <w:noProof/>
            <w:sz w:val="22"/>
            <w:szCs w:val="22"/>
            <w:lang w:val="en-US" w:eastAsia="en-US"/>
          </w:rPr>
          <w:tab/>
        </w:r>
        <w:r w:rsidR="00F82E34" w:rsidRPr="00AE7367">
          <w:rPr>
            <w:rStyle w:val="affb"/>
            <w:noProof/>
          </w:rPr>
          <w:t>10.5.3 Function Declaration Instantiation</w:t>
        </w:r>
        <w:r w:rsidR="00F82E34">
          <w:rPr>
            <w:noProof/>
            <w:webHidden/>
          </w:rPr>
          <w:tab/>
        </w:r>
        <w:r w:rsidR="00F82E34">
          <w:rPr>
            <w:noProof/>
            <w:webHidden/>
          </w:rPr>
          <w:fldChar w:fldCharType="begin"/>
        </w:r>
        <w:r w:rsidR="00F82E34">
          <w:rPr>
            <w:noProof/>
            <w:webHidden/>
          </w:rPr>
          <w:instrText xml:space="preserve"> PAGEREF _Toc368050887 \h </w:instrText>
        </w:r>
        <w:r w:rsidR="00F82E34">
          <w:rPr>
            <w:noProof/>
            <w:webHidden/>
          </w:rPr>
        </w:r>
        <w:r w:rsidR="00F82E34">
          <w:rPr>
            <w:noProof/>
            <w:webHidden/>
          </w:rPr>
          <w:fldChar w:fldCharType="separate"/>
        </w:r>
        <w:r w:rsidR="00D433E8">
          <w:rPr>
            <w:noProof/>
            <w:webHidden/>
          </w:rPr>
          <w:t>479</w:t>
        </w:r>
        <w:r w:rsidR="00F82E34">
          <w:rPr>
            <w:noProof/>
            <w:webHidden/>
          </w:rPr>
          <w:fldChar w:fldCharType="end"/>
        </w:r>
      </w:hyperlink>
    </w:p>
    <w:p w14:paraId="4A0EDE7D" w14:textId="77777777" w:rsidR="00F82E34" w:rsidRPr="00BE3BA1" w:rsidRDefault="00A649E2">
      <w:pPr>
        <w:pStyle w:val="3a"/>
        <w:rPr>
          <w:rFonts w:ascii="Calibri" w:eastAsia="Times New Roman" w:hAnsi="Calibri" w:cs="Arial"/>
          <w:b w:val="0"/>
          <w:noProof/>
          <w:sz w:val="22"/>
          <w:szCs w:val="22"/>
          <w:lang w:val="en-US" w:eastAsia="en-US"/>
        </w:rPr>
      </w:pPr>
      <w:hyperlink w:anchor="_Toc368050888" w:history="1">
        <w:r w:rsidR="00F82E34" w:rsidRPr="00AE7367">
          <w:rPr>
            <w:rStyle w:val="affb"/>
            <w:noProof/>
          </w:rPr>
          <w:t>F.1.1</w:t>
        </w:r>
        <w:r w:rsidR="00F82E34" w:rsidRPr="00BE3BA1">
          <w:rPr>
            <w:rFonts w:ascii="Calibri" w:eastAsia="Times New Roman" w:hAnsi="Calibri" w:cs="Arial"/>
            <w:b w:val="0"/>
            <w:noProof/>
            <w:sz w:val="22"/>
            <w:szCs w:val="22"/>
            <w:lang w:val="en-US" w:eastAsia="en-US"/>
          </w:rPr>
          <w:tab/>
        </w:r>
        <w:r w:rsidR="00F82E34" w:rsidRPr="00AE7367">
          <w:rPr>
            <w:rStyle w:val="affb"/>
            <w:noProof/>
          </w:rPr>
          <w:t>The __proto__ pseudo property.</w:t>
        </w:r>
        <w:r w:rsidR="00F82E34">
          <w:rPr>
            <w:noProof/>
            <w:webHidden/>
          </w:rPr>
          <w:tab/>
        </w:r>
        <w:r w:rsidR="00F82E34">
          <w:rPr>
            <w:noProof/>
            <w:webHidden/>
          </w:rPr>
          <w:fldChar w:fldCharType="begin"/>
        </w:r>
        <w:r w:rsidR="00F82E34">
          <w:rPr>
            <w:noProof/>
            <w:webHidden/>
          </w:rPr>
          <w:instrText xml:space="preserve"> PAGEREF _Toc368050888 \h </w:instrText>
        </w:r>
        <w:r w:rsidR="00F82E34">
          <w:rPr>
            <w:noProof/>
            <w:webHidden/>
          </w:rPr>
        </w:r>
        <w:r w:rsidR="00F82E34">
          <w:rPr>
            <w:noProof/>
            <w:webHidden/>
          </w:rPr>
          <w:fldChar w:fldCharType="separate"/>
        </w:r>
        <w:r w:rsidR="00D433E8">
          <w:rPr>
            <w:noProof/>
            <w:webHidden/>
          </w:rPr>
          <w:t>480</w:t>
        </w:r>
        <w:r w:rsidR="00F82E34">
          <w:rPr>
            <w:noProof/>
            <w:webHidden/>
          </w:rPr>
          <w:fldChar w:fldCharType="end"/>
        </w:r>
      </w:hyperlink>
    </w:p>
    <w:p w14:paraId="377A4225" w14:textId="77777777" w:rsidR="00F82E34" w:rsidRPr="00BE3BA1" w:rsidRDefault="00A649E2">
      <w:pPr>
        <w:pStyle w:val="3a"/>
        <w:rPr>
          <w:rFonts w:ascii="Calibri" w:eastAsia="Times New Roman" w:hAnsi="Calibri" w:cs="Arial"/>
          <w:b w:val="0"/>
          <w:noProof/>
          <w:sz w:val="22"/>
          <w:szCs w:val="22"/>
          <w:lang w:val="en-US" w:eastAsia="en-US"/>
        </w:rPr>
      </w:pPr>
      <w:hyperlink w:anchor="_Toc368050889" w:history="1">
        <w:r w:rsidR="00F82E34" w:rsidRPr="00AE7367">
          <w:rPr>
            <w:rStyle w:val="affb"/>
            <w:noProof/>
          </w:rPr>
          <w:t>F.1.2</w:t>
        </w:r>
        <w:r w:rsidR="00F82E34" w:rsidRPr="00BE3BA1">
          <w:rPr>
            <w:rFonts w:ascii="Calibri" w:eastAsia="Times New Roman" w:hAnsi="Calibri" w:cs="Arial"/>
            <w:b w:val="0"/>
            <w:noProof/>
            <w:sz w:val="22"/>
            <w:szCs w:val="22"/>
            <w:lang w:val="en-US" w:eastAsia="en-US"/>
          </w:rPr>
          <w:tab/>
        </w:r>
        <w:r w:rsidR="00F82E34" w:rsidRPr="00AE7367">
          <w:rPr>
            <w:rStyle w:val="affb"/>
            <w:noProof/>
          </w:rPr>
          <w:t>Changes To Internal Methods__</w:t>
        </w:r>
        <w:r w:rsidR="00F82E34">
          <w:rPr>
            <w:noProof/>
            <w:webHidden/>
          </w:rPr>
          <w:tab/>
        </w:r>
        <w:r w:rsidR="00F82E34">
          <w:rPr>
            <w:noProof/>
            <w:webHidden/>
          </w:rPr>
          <w:fldChar w:fldCharType="begin"/>
        </w:r>
        <w:r w:rsidR="00F82E34">
          <w:rPr>
            <w:noProof/>
            <w:webHidden/>
          </w:rPr>
          <w:instrText xml:space="preserve"> PAGEREF _Toc368050889 \h </w:instrText>
        </w:r>
        <w:r w:rsidR="00F82E34">
          <w:rPr>
            <w:noProof/>
            <w:webHidden/>
          </w:rPr>
        </w:r>
        <w:r w:rsidR="00F82E34">
          <w:rPr>
            <w:noProof/>
            <w:webHidden/>
          </w:rPr>
          <w:fldChar w:fldCharType="separate"/>
        </w:r>
        <w:r w:rsidR="00D433E8">
          <w:rPr>
            <w:noProof/>
            <w:webHidden/>
          </w:rPr>
          <w:t>480</w:t>
        </w:r>
        <w:r w:rsidR="00F82E34">
          <w:rPr>
            <w:noProof/>
            <w:webHidden/>
          </w:rPr>
          <w:fldChar w:fldCharType="end"/>
        </w:r>
      </w:hyperlink>
    </w:p>
    <w:p w14:paraId="68484C06" w14:textId="77777777" w:rsidR="00F82E34" w:rsidRPr="00BE3BA1" w:rsidRDefault="00A649E2">
      <w:pPr>
        <w:pStyle w:val="3a"/>
        <w:rPr>
          <w:rFonts w:ascii="Calibri" w:eastAsia="Times New Roman" w:hAnsi="Calibri" w:cs="Arial"/>
          <w:b w:val="0"/>
          <w:noProof/>
          <w:sz w:val="22"/>
          <w:szCs w:val="22"/>
          <w:lang w:val="en-US" w:eastAsia="en-US"/>
        </w:rPr>
      </w:pPr>
      <w:hyperlink w:anchor="_Toc368050890" w:history="1">
        <w:r w:rsidR="00F82E34" w:rsidRPr="00AE7367">
          <w:rPr>
            <w:rStyle w:val="affb"/>
            <w:noProof/>
          </w:rPr>
          <w:t>26.2.9</w:t>
        </w:r>
        <w:r w:rsidR="00F82E34" w:rsidRPr="00BE3BA1">
          <w:rPr>
            <w:rFonts w:ascii="Calibri" w:eastAsia="Times New Roman" w:hAnsi="Calibri" w:cs="Arial"/>
            <w:b w:val="0"/>
            <w:noProof/>
            <w:sz w:val="22"/>
            <w:szCs w:val="22"/>
            <w:lang w:val="en-US" w:eastAsia="en-US"/>
          </w:rPr>
          <w:tab/>
        </w:r>
        <w:r w:rsidR="00F82E34" w:rsidRPr="00AE7367">
          <w:rPr>
            <w:rStyle w:val="affb"/>
            <w:noProof/>
          </w:rPr>
          <w:t>[[HasOwnProperty]] (P)</w:t>
        </w:r>
        <w:r w:rsidR="00F82E34">
          <w:rPr>
            <w:noProof/>
            <w:webHidden/>
          </w:rPr>
          <w:tab/>
        </w:r>
        <w:r w:rsidR="00F82E34">
          <w:rPr>
            <w:noProof/>
            <w:webHidden/>
          </w:rPr>
          <w:fldChar w:fldCharType="begin"/>
        </w:r>
        <w:r w:rsidR="00F82E34">
          <w:rPr>
            <w:noProof/>
            <w:webHidden/>
          </w:rPr>
          <w:instrText xml:space="preserve"> PAGEREF _Toc368050890 \h </w:instrText>
        </w:r>
        <w:r w:rsidR="00F82E34">
          <w:rPr>
            <w:noProof/>
            <w:webHidden/>
          </w:rPr>
        </w:r>
        <w:r w:rsidR="00F82E34">
          <w:rPr>
            <w:noProof/>
            <w:webHidden/>
          </w:rPr>
          <w:fldChar w:fldCharType="separate"/>
        </w:r>
        <w:r w:rsidR="00D433E8">
          <w:rPr>
            <w:noProof/>
            <w:webHidden/>
          </w:rPr>
          <w:t>481</w:t>
        </w:r>
        <w:r w:rsidR="00F82E34">
          <w:rPr>
            <w:noProof/>
            <w:webHidden/>
          </w:rPr>
          <w:fldChar w:fldCharType="end"/>
        </w:r>
      </w:hyperlink>
    </w:p>
    <w:p w14:paraId="38996011" w14:textId="77777777" w:rsidR="00F82E34" w:rsidRPr="00BE3BA1" w:rsidRDefault="00A649E2">
      <w:pPr>
        <w:pStyle w:val="3a"/>
        <w:rPr>
          <w:rFonts w:ascii="Calibri" w:eastAsia="Times New Roman" w:hAnsi="Calibri" w:cs="Arial"/>
          <w:b w:val="0"/>
          <w:noProof/>
          <w:sz w:val="22"/>
          <w:szCs w:val="22"/>
          <w:lang w:val="en-US" w:eastAsia="en-US"/>
        </w:rPr>
      </w:pPr>
      <w:hyperlink w:anchor="_Toc368050891" w:history="1">
        <w:r w:rsidR="00F82E34" w:rsidRPr="00AE7367">
          <w:rPr>
            <w:rStyle w:val="affb"/>
            <w:noProof/>
          </w:rPr>
          <w:t>26.2.10</w:t>
        </w:r>
        <w:r w:rsidR="00F82E34" w:rsidRPr="00BE3BA1">
          <w:rPr>
            <w:rFonts w:ascii="Calibri" w:eastAsia="Times New Roman" w:hAnsi="Calibri" w:cs="Arial"/>
            <w:b w:val="0"/>
            <w:noProof/>
            <w:sz w:val="22"/>
            <w:szCs w:val="22"/>
            <w:lang w:val="en-US" w:eastAsia="en-US"/>
          </w:rPr>
          <w:tab/>
        </w:r>
        <w:r w:rsidR="00F82E34" w:rsidRPr="00AE7367">
          <w:rPr>
            <w:rStyle w:val="affb"/>
            <w:noProof/>
          </w:rPr>
          <w:t>[[HasOwnProperty]] (P)</w:t>
        </w:r>
        <w:r w:rsidR="00F82E34">
          <w:rPr>
            <w:noProof/>
            <w:webHidden/>
          </w:rPr>
          <w:tab/>
        </w:r>
        <w:r w:rsidR="00F82E34">
          <w:rPr>
            <w:noProof/>
            <w:webHidden/>
          </w:rPr>
          <w:fldChar w:fldCharType="begin"/>
        </w:r>
        <w:r w:rsidR="00F82E34">
          <w:rPr>
            <w:noProof/>
            <w:webHidden/>
          </w:rPr>
          <w:instrText xml:space="preserve"> PAGEREF _Toc368050891 \h </w:instrText>
        </w:r>
        <w:r w:rsidR="00F82E34">
          <w:rPr>
            <w:noProof/>
            <w:webHidden/>
          </w:rPr>
        </w:r>
        <w:r w:rsidR="00F82E34">
          <w:rPr>
            <w:noProof/>
            <w:webHidden/>
          </w:rPr>
          <w:fldChar w:fldCharType="separate"/>
        </w:r>
        <w:r w:rsidR="00D433E8">
          <w:rPr>
            <w:noProof/>
            <w:webHidden/>
          </w:rPr>
          <w:t>482</w:t>
        </w:r>
        <w:r w:rsidR="00F82E34">
          <w:rPr>
            <w:noProof/>
            <w:webHidden/>
          </w:rPr>
          <w:fldChar w:fldCharType="end"/>
        </w:r>
      </w:hyperlink>
    </w:p>
    <w:p w14:paraId="6F073681" w14:textId="77777777" w:rsidR="00F82E34" w:rsidRPr="00BE3BA1" w:rsidRDefault="00A649E2">
      <w:pPr>
        <w:pStyle w:val="3a"/>
        <w:rPr>
          <w:rFonts w:ascii="Calibri" w:eastAsia="Times New Roman" w:hAnsi="Calibri" w:cs="Arial"/>
          <w:b w:val="0"/>
          <w:noProof/>
          <w:sz w:val="22"/>
          <w:szCs w:val="22"/>
          <w:lang w:val="en-US" w:eastAsia="en-US"/>
        </w:rPr>
      </w:pPr>
      <w:hyperlink w:anchor="_Toc368050892" w:history="1">
        <w:r w:rsidR="00F82E34" w:rsidRPr="00AE7367">
          <w:rPr>
            <w:rStyle w:val="affb"/>
            <w:noProof/>
          </w:rPr>
          <w:t>26.2.11</w:t>
        </w:r>
        <w:r w:rsidR="00F82E34" w:rsidRPr="00BE3BA1">
          <w:rPr>
            <w:rFonts w:ascii="Calibri" w:eastAsia="Times New Roman" w:hAnsi="Calibri" w:cs="Arial"/>
            <w:b w:val="0"/>
            <w:noProof/>
            <w:sz w:val="22"/>
            <w:szCs w:val="22"/>
            <w:lang w:val="en-US" w:eastAsia="en-US"/>
          </w:rPr>
          <w:tab/>
        </w:r>
        <w:r w:rsidR="00F82E34" w:rsidRPr="00AE7367">
          <w:rPr>
            <w:rStyle w:val="affb"/>
            <w:noProof/>
          </w:rPr>
          <w:t>_</w:t>
        </w:r>
        <w:r w:rsidR="00F82E34">
          <w:rPr>
            <w:noProof/>
            <w:webHidden/>
          </w:rPr>
          <w:tab/>
        </w:r>
        <w:r w:rsidR="00F82E34">
          <w:rPr>
            <w:noProof/>
            <w:webHidden/>
          </w:rPr>
          <w:fldChar w:fldCharType="begin"/>
        </w:r>
        <w:r w:rsidR="00F82E34">
          <w:rPr>
            <w:noProof/>
            <w:webHidden/>
          </w:rPr>
          <w:instrText xml:space="preserve"> PAGEREF _Toc368050892 \h </w:instrText>
        </w:r>
        <w:r w:rsidR="00F82E34">
          <w:rPr>
            <w:noProof/>
            <w:webHidden/>
          </w:rPr>
        </w:r>
        <w:r w:rsidR="00F82E34">
          <w:rPr>
            <w:noProof/>
            <w:webHidden/>
          </w:rPr>
          <w:fldChar w:fldCharType="separate"/>
        </w:r>
        <w:r w:rsidR="00D433E8">
          <w:rPr>
            <w:noProof/>
            <w:webHidden/>
          </w:rPr>
          <w:t>483</w:t>
        </w:r>
        <w:r w:rsidR="00F82E34">
          <w:rPr>
            <w:noProof/>
            <w:webHidden/>
          </w:rPr>
          <w:fldChar w:fldCharType="end"/>
        </w:r>
      </w:hyperlink>
    </w:p>
    <w:p w14:paraId="02C2D3E6" w14:textId="77777777" w:rsidR="00F82E34" w:rsidRPr="00BE3BA1" w:rsidRDefault="00A649E2">
      <w:pPr>
        <w:pStyle w:val="2c"/>
        <w:rPr>
          <w:rFonts w:ascii="Calibri" w:eastAsia="Times New Roman" w:hAnsi="Calibri" w:cs="Arial"/>
          <w:b w:val="0"/>
          <w:noProof/>
          <w:sz w:val="22"/>
          <w:szCs w:val="22"/>
          <w:lang w:val="en-US" w:eastAsia="en-US"/>
        </w:rPr>
      </w:pPr>
      <w:hyperlink w:anchor="_Toc368050893" w:history="1">
        <w:r w:rsidR="00F82E34" w:rsidRPr="00AE7367">
          <w:rPr>
            <w:rStyle w:val="affb"/>
            <w:noProof/>
          </w:rPr>
          <w:t>26.3</w:t>
        </w:r>
        <w:r w:rsidR="00F82E34" w:rsidRPr="00BE3BA1">
          <w:rPr>
            <w:rFonts w:ascii="Calibri" w:eastAsia="Times New Roman" w:hAnsi="Calibri" w:cs="Arial"/>
            <w:b w:val="0"/>
            <w:noProof/>
            <w:sz w:val="22"/>
            <w:szCs w:val="22"/>
            <w:lang w:val="en-US" w:eastAsia="en-US"/>
          </w:rPr>
          <w:tab/>
        </w:r>
        <w:r w:rsidR="00F82E34" w:rsidRPr="00AE7367">
          <w:rPr>
            <w:rStyle w:val="affb"/>
            <w:noProof/>
          </w:rPr>
          <w:t>Binary Data Objects</w:t>
        </w:r>
        <w:r w:rsidR="00F82E34">
          <w:rPr>
            <w:noProof/>
            <w:webHidden/>
          </w:rPr>
          <w:tab/>
        </w:r>
        <w:r w:rsidR="00F82E34">
          <w:rPr>
            <w:noProof/>
            <w:webHidden/>
          </w:rPr>
          <w:fldChar w:fldCharType="begin"/>
        </w:r>
        <w:r w:rsidR="00F82E34">
          <w:rPr>
            <w:noProof/>
            <w:webHidden/>
          </w:rPr>
          <w:instrText xml:space="preserve"> PAGEREF _Toc368050893 \h </w:instrText>
        </w:r>
        <w:r w:rsidR="00F82E34">
          <w:rPr>
            <w:noProof/>
            <w:webHidden/>
          </w:rPr>
        </w:r>
        <w:r w:rsidR="00F82E34">
          <w:rPr>
            <w:noProof/>
            <w:webHidden/>
          </w:rPr>
          <w:fldChar w:fldCharType="separate"/>
        </w:r>
        <w:r w:rsidR="00D433E8">
          <w:rPr>
            <w:noProof/>
            <w:webHidden/>
          </w:rPr>
          <w:t>2</w:t>
        </w:r>
        <w:r w:rsidR="00F82E34">
          <w:rPr>
            <w:noProof/>
            <w:webHidden/>
          </w:rPr>
          <w:fldChar w:fldCharType="end"/>
        </w:r>
      </w:hyperlink>
    </w:p>
    <w:p w14:paraId="0747DABA" w14:textId="77777777" w:rsidR="00F82E34" w:rsidRPr="00BE3BA1" w:rsidRDefault="00A649E2">
      <w:pPr>
        <w:pStyle w:val="3a"/>
        <w:rPr>
          <w:rFonts w:ascii="Calibri" w:eastAsia="Times New Roman" w:hAnsi="Calibri" w:cs="Arial"/>
          <w:b w:val="0"/>
          <w:noProof/>
          <w:sz w:val="22"/>
          <w:szCs w:val="22"/>
          <w:lang w:val="en-US" w:eastAsia="en-US"/>
        </w:rPr>
      </w:pPr>
      <w:hyperlink w:anchor="_Toc368050894" w:history="1">
        <w:r w:rsidR="00F82E34" w:rsidRPr="00AE7367">
          <w:rPr>
            <w:rStyle w:val="affb"/>
            <w:noProof/>
          </w:rPr>
          <w:t>26.3.1</w:t>
        </w:r>
        <w:r w:rsidR="00F82E34" w:rsidRPr="00BE3BA1">
          <w:rPr>
            <w:rFonts w:ascii="Calibri" w:eastAsia="Times New Roman" w:hAnsi="Calibri" w:cs="Arial"/>
            <w:b w:val="0"/>
            <w:noProof/>
            <w:sz w:val="22"/>
            <w:szCs w:val="22"/>
            <w:lang w:val="en-US" w:eastAsia="en-US"/>
          </w:rPr>
          <w:tab/>
        </w:r>
        <w:r w:rsidR="00F82E34" w:rsidRPr="00AE7367">
          <w:rPr>
            <w:rStyle w:val="affb"/>
            <w:noProof/>
          </w:rPr>
          <w:t>The BinaryData Module</w:t>
        </w:r>
        <w:r w:rsidR="00F82E34">
          <w:rPr>
            <w:noProof/>
            <w:webHidden/>
          </w:rPr>
          <w:tab/>
        </w:r>
        <w:r w:rsidR="00F82E34">
          <w:rPr>
            <w:noProof/>
            <w:webHidden/>
          </w:rPr>
          <w:fldChar w:fldCharType="begin"/>
        </w:r>
        <w:r w:rsidR="00F82E34">
          <w:rPr>
            <w:noProof/>
            <w:webHidden/>
          </w:rPr>
          <w:instrText xml:space="preserve"> PAGEREF _Toc368050894 \h </w:instrText>
        </w:r>
        <w:r w:rsidR="00F82E34">
          <w:rPr>
            <w:noProof/>
            <w:webHidden/>
          </w:rPr>
        </w:r>
        <w:r w:rsidR="00F82E34">
          <w:rPr>
            <w:noProof/>
            <w:webHidden/>
          </w:rPr>
          <w:fldChar w:fldCharType="separate"/>
        </w:r>
        <w:r w:rsidR="00D433E8">
          <w:rPr>
            <w:noProof/>
            <w:webHidden/>
          </w:rPr>
          <w:t>2</w:t>
        </w:r>
        <w:r w:rsidR="00F82E34">
          <w:rPr>
            <w:noProof/>
            <w:webHidden/>
          </w:rPr>
          <w:fldChar w:fldCharType="end"/>
        </w:r>
      </w:hyperlink>
    </w:p>
    <w:p w14:paraId="6A9EBF94" w14:textId="77777777" w:rsidR="00F82E34" w:rsidRPr="00BE3BA1" w:rsidRDefault="00A649E2">
      <w:pPr>
        <w:pStyle w:val="3a"/>
        <w:rPr>
          <w:rFonts w:ascii="Calibri" w:eastAsia="Times New Roman" w:hAnsi="Calibri" w:cs="Arial"/>
          <w:b w:val="0"/>
          <w:noProof/>
          <w:sz w:val="22"/>
          <w:szCs w:val="22"/>
          <w:lang w:val="en-US" w:eastAsia="en-US"/>
        </w:rPr>
      </w:pPr>
      <w:hyperlink w:anchor="_Toc368050895" w:history="1">
        <w:r w:rsidR="00F82E34" w:rsidRPr="00AE7367">
          <w:rPr>
            <w:rStyle w:val="affb"/>
            <w:noProof/>
          </w:rPr>
          <w:t>26.3.2</w:t>
        </w:r>
        <w:r w:rsidR="00F82E34" w:rsidRPr="00BE3BA1">
          <w:rPr>
            <w:rFonts w:ascii="Calibri" w:eastAsia="Times New Roman" w:hAnsi="Calibri" w:cs="Arial"/>
            <w:b w:val="0"/>
            <w:noProof/>
            <w:sz w:val="22"/>
            <w:szCs w:val="22"/>
            <w:lang w:val="en-US" w:eastAsia="en-US"/>
          </w:rPr>
          <w:tab/>
        </w:r>
        <w:r w:rsidR="00F82E34" w:rsidRPr="00AE7367">
          <w:rPr>
            <w:rStyle w:val="affb"/>
            <w:noProof/>
          </w:rPr>
          <w:t>The BinaryData.Type Object</w:t>
        </w:r>
        <w:r w:rsidR="00F82E34">
          <w:rPr>
            <w:noProof/>
            <w:webHidden/>
          </w:rPr>
          <w:tab/>
        </w:r>
        <w:r w:rsidR="00F82E34">
          <w:rPr>
            <w:noProof/>
            <w:webHidden/>
          </w:rPr>
          <w:fldChar w:fldCharType="begin"/>
        </w:r>
        <w:r w:rsidR="00F82E34">
          <w:rPr>
            <w:noProof/>
            <w:webHidden/>
          </w:rPr>
          <w:instrText xml:space="preserve"> PAGEREF _Toc368050895 \h </w:instrText>
        </w:r>
        <w:r w:rsidR="00F82E34">
          <w:rPr>
            <w:noProof/>
            <w:webHidden/>
          </w:rPr>
        </w:r>
        <w:r w:rsidR="00F82E34">
          <w:rPr>
            <w:noProof/>
            <w:webHidden/>
          </w:rPr>
          <w:fldChar w:fldCharType="separate"/>
        </w:r>
        <w:r w:rsidR="00D433E8">
          <w:rPr>
            <w:noProof/>
            <w:webHidden/>
          </w:rPr>
          <w:t>2</w:t>
        </w:r>
        <w:r w:rsidR="00F82E34">
          <w:rPr>
            <w:noProof/>
            <w:webHidden/>
          </w:rPr>
          <w:fldChar w:fldCharType="end"/>
        </w:r>
      </w:hyperlink>
    </w:p>
    <w:p w14:paraId="67286F77" w14:textId="77777777" w:rsidR="00F82E34" w:rsidRPr="00BE3BA1" w:rsidRDefault="00A649E2">
      <w:pPr>
        <w:pStyle w:val="3a"/>
        <w:rPr>
          <w:rFonts w:ascii="Calibri" w:eastAsia="Times New Roman" w:hAnsi="Calibri" w:cs="Arial"/>
          <w:b w:val="0"/>
          <w:noProof/>
          <w:sz w:val="22"/>
          <w:szCs w:val="22"/>
          <w:lang w:val="en-US" w:eastAsia="en-US"/>
        </w:rPr>
      </w:pPr>
      <w:hyperlink w:anchor="_Toc368050896" w:history="1">
        <w:r w:rsidR="00F82E34" w:rsidRPr="00AE7367">
          <w:rPr>
            <w:rStyle w:val="affb"/>
            <w:noProof/>
          </w:rPr>
          <w:t>26.3.3</w:t>
        </w:r>
        <w:r w:rsidR="00F82E34" w:rsidRPr="00BE3BA1">
          <w:rPr>
            <w:rFonts w:ascii="Calibri" w:eastAsia="Times New Roman" w:hAnsi="Calibri" w:cs="Arial"/>
            <w:b w:val="0"/>
            <w:noProof/>
            <w:sz w:val="22"/>
            <w:szCs w:val="22"/>
            <w:lang w:val="en-US" w:eastAsia="en-US"/>
          </w:rPr>
          <w:tab/>
        </w:r>
        <w:r w:rsidR="00F82E34" w:rsidRPr="00AE7367">
          <w:rPr>
            <w:rStyle w:val="affb"/>
            <w:noProof/>
          </w:rPr>
          <w:t>The BinaryData.ArrayType Object</w:t>
        </w:r>
        <w:r w:rsidR="00F82E34">
          <w:rPr>
            <w:noProof/>
            <w:webHidden/>
          </w:rPr>
          <w:tab/>
        </w:r>
        <w:r w:rsidR="00F82E34">
          <w:rPr>
            <w:noProof/>
            <w:webHidden/>
          </w:rPr>
          <w:fldChar w:fldCharType="begin"/>
        </w:r>
        <w:r w:rsidR="00F82E34">
          <w:rPr>
            <w:noProof/>
            <w:webHidden/>
          </w:rPr>
          <w:instrText xml:space="preserve"> PAGEREF _Toc368050896 \h </w:instrText>
        </w:r>
        <w:r w:rsidR="00F82E34">
          <w:rPr>
            <w:noProof/>
            <w:webHidden/>
          </w:rPr>
        </w:r>
        <w:r w:rsidR="00F82E34">
          <w:rPr>
            <w:noProof/>
            <w:webHidden/>
          </w:rPr>
          <w:fldChar w:fldCharType="separate"/>
        </w:r>
        <w:r w:rsidR="00D433E8">
          <w:rPr>
            <w:noProof/>
            <w:webHidden/>
          </w:rPr>
          <w:t>2</w:t>
        </w:r>
        <w:r w:rsidR="00F82E34">
          <w:rPr>
            <w:noProof/>
            <w:webHidden/>
          </w:rPr>
          <w:fldChar w:fldCharType="end"/>
        </w:r>
      </w:hyperlink>
    </w:p>
    <w:p w14:paraId="15490991" w14:textId="77777777" w:rsidR="00F82E34" w:rsidRPr="00BE3BA1" w:rsidRDefault="00A649E2">
      <w:pPr>
        <w:pStyle w:val="3a"/>
        <w:rPr>
          <w:rFonts w:ascii="Calibri" w:eastAsia="Times New Roman" w:hAnsi="Calibri" w:cs="Arial"/>
          <w:b w:val="0"/>
          <w:noProof/>
          <w:sz w:val="22"/>
          <w:szCs w:val="22"/>
          <w:lang w:val="en-US" w:eastAsia="en-US"/>
        </w:rPr>
      </w:pPr>
      <w:hyperlink w:anchor="_Toc368050897" w:history="1">
        <w:r w:rsidR="00F82E34" w:rsidRPr="00AE7367">
          <w:rPr>
            <w:rStyle w:val="affb"/>
            <w:noProof/>
          </w:rPr>
          <w:t>26.3.4</w:t>
        </w:r>
        <w:r w:rsidR="00F82E34" w:rsidRPr="00BE3BA1">
          <w:rPr>
            <w:rFonts w:ascii="Calibri" w:eastAsia="Times New Roman" w:hAnsi="Calibri" w:cs="Arial"/>
            <w:b w:val="0"/>
            <w:noProof/>
            <w:sz w:val="22"/>
            <w:szCs w:val="22"/>
            <w:lang w:val="en-US" w:eastAsia="en-US"/>
          </w:rPr>
          <w:tab/>
        </w:r>
        <w:r w:rsidR="00F82E34" w:rsidRPr="00AE7367">
          <w:rPr>
            <w:rStyle w:val="affb"/>
            <w:noProof/>
          </w:rPr>
          <w:t>The BinaryData.StructType Object</w:t>
        </w:r>
        <w:r w:rsidR="00F82E34">
          <w:rPr>
            <w:noProof/>
            <w:webHidden/>
          </w:rPr>
          <w:tab/>
        </w:r>
        <w:r w:rsidR="00F82E34">
          <w:rPr>
            <w:noProof/>
            <w:webHidden/>
          </w:rPr>
          <w:fldChar w:fldCharType="begin"/>
        </w:r>
        <w:r w:rsidR="00F82E34">
          <w:rPr>
            <w:noProof/>
            <w:webHidden/>
          </w:rPr>
          <w:instrText xml:space="preserve"> PAGEREF _Toc368050897 \h </w:instrText>
        </w:r>
        <w:r w:rsidR="00F82E34">
          <w:rPr>
            <w:noProof/>
            <w:webHidden/>
          </w:rPr>
        </w:r>
        <w:r w:rsidR="00F82E34">
          <w:rPr>
            <w:noProof/>
            <w:webHidden/>
          </w:rPr>
          <w:fldChar w:fldCharType="separate"/>
        </w:r>
        <w:r w:rsidR="00D433E8">
          <w:rPr>
            <w:noProof/>
            <w:webHidden/>
          </w:rPr>
          <w:t>2</w:t>
        </w:r>
        <w:r w:rsidR="00F82E34">
          <w:rPr>
            <w:noProof/>
            <w:webHidden/>
          </w:rPr>
          <w:fldChar w:fldCharType="end"/>
        </w:r>
      </w:hyperlink>
    </w:p>
    <w:p w14:paraId="2E00B148" w14:textId="77777777" w:rsidR="00887CB2" w:rsidRPr="00E65A34" w:rsidRDefault="00F00556" w:rsidP="00BD219A">
      <w:pPr>
        <w:pStyle w:val="92"/>
        <w:spacing w:before="80" w:line="230" w:lineRule="exact"/>
        <w:ind w:right="499"/>
      </w:pPr>
      <w:r w:rsidRPr="004D1BD1">
        <w:fldChar w:fldCharType="end"/>
      </w:r>
    </w:p>
    <w:p w14:paraId="6B9DD412" w14:textId="77777777" w:rsidR="00990F07" w:rsidRPr="009C202C" w:rsidRDefault="00887CB2" w:rsidP="00887CB2">
      <w:r w:rsidRPr="009C202C">
        <w:br w:type="page"/>
      </w:r>
    </w:p>
    <w:p w14:paraId="20DDAA3B" w14:textId="77777777" w:rsidR="003E745B" w:rsidRPr="009C202C" w:rsidRDefault="003E745B" w:rsidP="00990F07"/>
    <w:p w14:paraId="72D85E4A" w14:textId="77777777" w:rsidR="003E745B" w:rsidRPr="009C202C" w:rsidRDefault="003E745B" w:rsidP="003E745B">
      <w:pPr>
        <w:pStyle w:val="Introduction"/>
      </w:pPr>
      <w:r w:rsidRPr="009C202C">
        <w:t>Introduction</w:t>
      </w:r>
    </w:p>
    <w:p w14:paraId="71A63A4F" w14:textId="77777777"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1117EB9A" w14:textId="77777777" w:rsidR="00990F07" w:rsidRPr="00C7794D" w:rsidRDefault="00990F07" w:rsidP="00990F07">
      <w:r w:rsidRPr="00C7794D">
        <w:t>The development of this Standard started in November 1996. The first edition of this Ecma Standard was adopted by the Ecma General Assembly of June 1997.</w:t>
      </w:r>
    </w:p>
    <w:p w14:paraId="5DB63302" w14:textId="77777777"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31CFB92E" w14:textId="77777777"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08FFF14E" w14:textId="77777777"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aff6"/>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5DD8FDC6" w14:textId="77777777"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14:paraId="688C76DC" w14:textId="77777777" w:rsidR="0040057E" w:rsidRPr="00C7794D" w:rsidRDefault="0040057E" w:rsidP="00990F07">
      <w:r w:rsidRPr="00C7794D">
        <w:t>This present sixth edition of the Standard………</w:t>
      </w:r>
    </w:p>
    <w:p w14:paraId="6FB8BF45" w14:textId="77777777" w:rsidR="00990F07" w:rsidRPr="004D1BD1" w:rsidRDefault="00990F07" w:rsidP="00990F07">
      <w:r w:rsidRPr="00C7794D">
        <w:t>ECMAScript is a vibrant language and the evolution of the language is not complete. Significant technical enhancement will continue with future editions of this specification.</w:t>
      </w:r>
    </w:p>
    <w:p w14:paraId="1D8EA2BE" w14:textId="77777777" w:rsidR="00990F07" w:rsidRPr="00E65A34" w:rsidRDefault="00990F07" w:rsidP="00990F07"/>
    <w:p w14:paraId="0406236D" w14:textId="77777777" w:rsidR="00990F07" w:rsidRPr="009C202C" w:rsidRDefault="00990F07" w:rsidP="00990F07"/>
    <w:p w14:paraId="7A89BC40" w14:textId="77777777" w:rsidR="00990F07" w:rsidRPr="009C202C" w:rsidRDefault="00990F07" w:rsidP="00990F07"/>
    <w:p w14:paraId="1107D12C" w14:textId="77777777"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14:paraId="73F04A71" w14:textId="77777777" w:rsidR="0012311B" w:rsidRPr="00E77497" w:rsidRDefault="0012311B" w:rsidP="00A45072"/>
    <w:p w14:paraId="6464B980" w14:textId="77777777" w:rsidR="004F385F" w:rsidRPr="00E77497" w:rsidRDefault="004F385F" w:rsidP="00A45072"/>
    <w:p w14:paraId="072D456F" w14:textId="77777777" w:rsidR="00E7049F" w:rsidRPr="00E77497" w:rsidRDefault="00E7049F" w:rsidP="00E7049F"/>
    <w:p w14:paraId="6ECD764F"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5B409D5F"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58E23C46"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7A2F1F72"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7CD64655" w14:textId="77777777"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435516B3" w14:textId="77777777" w:rsidR="00E7049F" w:rsidRPr="00E77497" w:rsidRDefault="00E7049F" w:rsidP="00E7049F"/>
    <w:p w14:paraId="3254B98E" w14:textId="77777777" w:rsidR="000B1504" w:rsidRPr="00E77497" w:rsidRDefault="000B1504" w:rsidP="003E745B"/>
    <w:p w14:paraId="775F3EF8" w14:textId="77777777" w:rsidR="000B1504" w:rsidRPr="00E77497" w:rsidRDefault="000B1504" w:rsidP="003E745B"/>
    <w:p w14:paraId="1BFFADC0" w14:textId="77777777" w:rsidR="003E745B" w:rsidRPr="00E77497" w:rsidRDefault="003E745B">
      <w:pPr>
        <w:sectPr w:rsidR="003E745B" w:rsidRPr="00E77497" w:rsidSect="006E638D">
          <w:headerReference w:type="even" r:id="rId16"/>
          <w:headerReference w:type="default" r:id="rId17"/>
          <w:footerReference w:type="even" r:id="rId18"/>
          <w:footerReference w:type="default" r:id="rId19"/>
          <w:headerReference w:type="first" r:id="rId20"/>
          <w:footerReference w:type="first" r:id="rId21"/>
          <w:pgSz w:w="11906" w:h="16838"/>
          <w:pgMar w:top="1083" w:right="737" w:bottom="567" w:left="850" w:header="851" w:footer="283" w:gutter="567"/>
          <w:pgNumType w:fmt="lowerRoman" w:start="1"/>
          <w:cols w:space="720"/>
          <w:docGrid w:linePitch="272"/>
        </w:sectPr>
      </w:pPr>
    </w:p>
    <w:p w14:paraId="3AB969C1" w14:textId="77777777" w:rsidR="00990F07" w:rsidRPr="00C7794D" w:rsidRDefault="00990F07" w:rsidP="003E745B">
      <w:pPr>
        <w:pStyle w:val="zzSTDTitle"/>
        <w:rPr>
          <w:noProof/>
          <w:color w:val="auto"/>
        </w:rPr>
      </w:pPr>
      <w:r w:rsidRPr="00C7794D">
        <w:rPr>
          <w:noProof/>
          <w:color w:val="auto"/>
        </w:rPr>
        <w:t>ECMAScript Language Specification</w:t>
      </w:r>
    </w:p>
    <w:p w14:paraId="761AE421" w14:textId="77777777" w:rsidR="004C02EF" w:rsidRPr="004D1BD1" w:rsidRDefault="004C02EF" w:rsidP="00D95C58">
      <w:pPr>
        <w:pStyle w:val="1"/>
      </w:pPr>
      <w:bookmarkStart w:id="3" w:name="_Toc276630915"/>
      <w:bookmarkStart w:id="4" w:name="_Toc368050121"/>
      <w:r w:rsidRPr="004D1BD1">
        <w:t>Scope</w:t>
      </w:r>
      <w:bookmarkEnd w:id="3"/>
      <w:bookmarkEnd w:id="4"/>
    </w:p>
    <w:p w14:paraId="00AED016" w14:textId="77777777" w:rsidR="004C02EF" w:rsidRDefault="004C02EF" w:rsidP="004C02EF">
      <w:pPr>
        <w:rPr>
          <w:rFonts w:eastAsia="Arial Unicode MS"/>
        </w:rPr>
      </w:pPr>
      <w:r w:rsidRPr="00E65A34">
        <w:rPr>
          <w:rFonts w:eastAsia="Arial Unicode MS"/>
        </w:rPr>
        <w:t>This Standard defines the ECMAScript scripting language.</w:t>
      </w:r>
    </w:p>
    <w:p w14:paraId="4D71867A" w14:textId="77777777" w:rsidR="004C02EF" w:rsidRPr="009C202C" w:rsidRDefault="004C02EF" w:rsidP="00D95C58">
      <w:pPr>
        <w:pStyle w:val="1"/>
      </w:pPr>
      <w:bookmarkStart w:id="5" w:name="_Toc523562844"/>
      <w:bookmarkStart w:id="6" w:name="_Toc525704996"/>
      <w:bookmarkStart w:id="7" w:name="_Toc213731291"/>
      <w:bookmarkStart w:id="8" w:name="_Toc276630916"/>
      <w:bookmarkStart w:id="9" w:name="_Toc368050122"/>
      <w:r w:rsidRPr="00D95C58">
        <w:t>Conformance</w:t>
      </w:r>
      <w:bookmarkEnd w:id="5"/>
      <w:bookmarkEnd w:id="6"/>
      <w:bookmarkEnd w:id="7"/>
      <w:bookmarkEnd w:id="8"/>
      <w:bookmarkEnd w:id="9"/>
    </w:p>
    <w:p w14:paraId="1740CFCA" w14:textId="77777777"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2C7032AE" w14:textId="77777777" w:rsidR="004C02EF" w:rsidRPr="00E77497" w:rsidRDefault="004C02EF" w:rsidP="004C02EF">
      <w:pPr>
        <w:rPr>
          <w:rFonts w:eastAsia="Arial Unicode MS"/>
        </w:rPr>
      </w:pPr>
      <w:r w:rsidRPr="00E77497">
        <w:rPr>
          <w:rFonts w:eastAsia="Arial Unicode MS"/>
        </w:rPr>
        <w:t xml:space="preserve">A conforming implementation of this Standard shall interpret characters in conformance with the Unicode Standard, Version </w:t>
      </w:r>
      <w:r w:rsidR="006F5ACA">
        <w:rPr>
          <w:rFonts w:eastAsia="Arial Unicode MS"/>
        </w:rPr>
        <w:t>5.1</w:t>
      </w:r>
      <w:r w:rsidRPr="00E77497">
        <w:rPr>
          <w:rFonts w:eastAsia="Arial Unicode MS"/>
        </w:rPr>
        <w:t xml:space="preserve">.0 or later and ISO/IEC 10646. If the adopted ISO/IEC 10646-1 subset is not otherwise specified, it is presumed to be the </w:t>
      </w:r>
      <w:r w:rsidR="006F5ACA">
        <w:rPr>
          <w:rFonts w:eastAsia="Arial Unicode MS"/>
        </w:rPr>
        <w:t>Unicode set</w:t>
      </w:r>
      <w:r w:rsidRPr="00E77497">
        <w:rPr>
          <w:rFonts w:eastAsia="Arial Unicode MS"/>
        </w:rPr>
        <w:t xml:space="preserve">, collection </w:t>
      </w:r>
      <w:r w:rsidR="006F5ACA">
        <w:rPr>
          <w:rFonts w:eastAsia="Arial Unicode MS"/>
        </w:rPr>
        <w:t>10646</w:t>
      </w:r>
      <w:r w:rsidRPr="00E77497">
        <w:rPr>
          <w:rFonts w:eastAsia="Arial Unicode MS"/>
        </w:rPr>
        <w:t>.</w:t>
      </w:r>
    </w:p>
    <w:p w14:paraId="6754FCD3" w14:textId="77777777"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42740CA9" w14:textId="77777777"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w:t>
      </w:r>
      <w:ins w:id="10" w:author="Rev 19 Allen Wirfs-Brock" w:date="2013-09-22T10:52:00Z">
        <w:r w:rsidR="007435A4">
          <w:rPr>
            <w:rFonts w:eastAsia="Arial Unicode MS"/>
          </w:rPr>
          <w:t xml:space="preserve"> subclause</w:t>
        </w:r>
      </w:ins>
      <w:r w:rsidRPr="00E77497">
        <w:rPr>
          <w:rFonts w:eastAsia="Arial Unicode MS"/>
        </w:rPr>
        <w:t xml:space="preserve"> </w:t>
      </w:r>
      <w:r w:rsidR="007F5175">
        <w:rPr>
          <w:rFonts w:eastAsia="Arial Unicode MS"/>
        </w:rPr>
        <w:fldChar w:fldCharType="begin"/>
      </w:r>
      <w:r w:rsidR="007F5175">
        <w:rPr>
          <w:rFonts w:eastAsia="Arial Unicode MS"/>
        </w:rPr>
        <w:instrText xml:space="preserve"> REF _Ref365480121 \r \h </w:instrText>
      </w:r>
      <w:r w:rsidR="007F5175">
        <w:rPr>
          <w:rFonts w:eastAsia="Arial Unicode MS"/>
        </w:rPr>
      </w:r>
      <w:r w:rsidR="007F5175">
        <w:rPr>
          <w:rFonts w:eastAsia="Arial Unicode MS"/>
        </w:rPr>
        <w:fldChar w:fldCharType="separate"/>
      </w:r>
      <w:ins w:id="11" w:author="Rev 19 Allen Wirfs-Brock" w:date="2013-09-27T13:21:00Z">
        <w:r w:rsidR="00D433E8">
          <w:rPr>
            <w:rFonts w:eastAsia="Arial Unicode MS"/>
          </w:rPr>
          <w:t>0</w:t>
        </w:r>
      </w:ins>
      <w:del w:id="12" w:author="Rev 19 Allen Wirfs-Brock" w:date="2013-09-27T08:38:00Z">
        <w:r w:rsidR="00083CEC" w:rsidDel="009E7E9E">
          <w:rPr>
            <w:rFonts w:eastAsia="Arial Unicode MS"/>
          </w:rPr>
          <w:delText>11.6.1.2</w:delText>
        </w:r>
      </w:del>
      <w:r w:rsidR="007F5175">
        <w:rPr>
          <w:rFonts w:eastAsia="Arial Unicode MS"/>
        </w:rPr>
        <w:fldChar w:fldCharType="end"/>
      </w:r>
      <w:r w:rsidRPr="00E77497">
        <w:rPr>
          <w:rFonts w:eastAsia="Arial Unicode MS"/>
        </w:rPr>
        <w:t xml:space="preserve"> of this specification.</w:t>
      </w:r>
    </w:p>
    <w:p w14:paraId="79167958" w14:textId="77777777" w:rsidR="004C02EF" w:rsidRPr="00E77497" w:rsidRDefault="004C02EF" w:rsidP="00D95C58">
      <w:pPr>
        <w:pStyle w:val="1"/>
      </w:pPr>
      <w:bookmarkStart w:id="13" w:name="_Toc276630917"/>
      <w:bookmarkStart w:id="14" w:name="_Toc368050123"/>
      <w:r w:rsidRPr="00D95C58">
        <w:t>Normative</w:t>
      </w:r>
      <w:r w:rsidRPr="00E77497">
        <w:t xml:space="preserve"> references</w:t>
      </w:r>
      <w:bookmarkEnd w:id="13"/>
      <w:bookmarkEnd w:id="14"/>
    </w:p>
    <w:p w14:paraId="6E3A2FE2" w14:textId="77777777"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494BE850" w14:textId="77777777" w:rsidR="004C02EF" w:rsidRPr="00E77497" w:rsidRDefault="004C02EF" w:rsidP="004C02EF">
      <w:pPr>
        <w:pStyle w:val="RefNorm"/>
        <w:spacing w:line="230" w:lineRule="exact"/>
        <w:rPr>
          <w:i/>
        </w:rPr>
      </w:pPr>
      <w:bookmarkStart w:id="15" w:name="_Toc136940934"/>
      <w:bookmarkStart w:id="16" w:name="_Toc136941001"/>
      <w:bookmarkStart w:id="17" w:name="_Toc136941270"/>
      <w:bookmarkStart w:id="18" w:name="_Toc136941398"/>
      <w:bookmarkStart w:id="19" w:name="_Toc136949347"/>
      <w:bookmarkStart w:id="20" w:name="_Toc141029224"/>
      <w:r w:rsidRPr="00E77497">
        <w:t>ISO/IEC 9899:1996</w:t>
      </w:r>
      <w:r w:rsidRPr="00E77497">
        <w:rPr>
          <w:i/>
        </w:rPr>
        <w:t>,</w:t>
      </w:r>
      <w:bookmarkEnd w:id="15"/>
      <w:bookmarkEnd w:id="16"/>
      <w:bookmarkEnd w:id="17"/>
      <w:bookmarkEnd w:id="18"/>
      <w:bookmarkEnd w:id="19"/>
      <w:bookmarkEnd w:id="20"/>
      <w:r w:rsidRPr="00E77497">
        <w:rPr>
          <w:i/>
        </w:rPr>
        <w:t xml:space="preserve"> Programming Languages – C, including amendment 1 and technical corrigenda 1 and 2</w:t>
      </w:r>
    </w:p>
    <w:p w14:paraId="001C1E9B" w14:textId="77777777" w:rsidR="004D46C4" w:rsidRDefault="004D46C4" w:rsidP="004C02EF">
      <w:pPr>
        <w:pStyle w:val="RefNorm"/>
        <w:spacing w:line="230" w:lineRule="exact"/>
        <w:rPr>
          <w:lang w:val="en-US"/>
        </w:rPr>
      </w:pPr>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 xml:space="preserve">l amendments and corrigenda, </w:t>
      </w:r>
      <w:r w:rsidRPr="004D46C4">
        <w:rPr>
          <w:lang w:val="en-US"/>
        </w:rPr>
        <w:t>or successor</w:t>
      </w:r>
    </w:p>
    <w:p w14:paraId="51CED61B" w14:textId="77777777" w:rsidR="004D46C4" w:rsidRDefault="004D46C4" w:rsidP="004C02EF">
      <w:pPr>
        <w:pStyle w:val="RefNorm"/>
        <w:spacing w:line="230" w:lineRule="exact"/>
        <w:rPr>
          <w:lang w:val="en-US"/>
        </w:rPr>
      </w:pPr>
      <w:r w:rsidRPr="004D46C4">
        <w:rPr>
          <w:i/>
          <w:lang w:val="en-US"/>
        </w:rPr>
        <w:t>The Unicode Standard, Version 5.0</w:t>
      </w:r>
      <w:r w:rsidRPr="004D46C4">
        <w:rPr>
          <w:lang w:val="en-US"/>
        </w:rPr>
        <w:t>, as amended by Unicode 5.1.0, or successor</w:t>
      </w:r>
    </w:p>
    <w:p w14:paraId="06F8B3B0" w14:textId="77777777" w:rsidR="004D46C4" w:rsidRDefault="004D46C4" w:rsidP="004C02EF">
      <w:pPr>
        <w:pStyle w:val="RefNorm"/>
        <w:spacing w:line="230" w:lineRule="exact"/>
        <w:rPr>
          <w:lang w:val="en-US"/>
        </w:rPr>
      </w:pPr>
      <w:r w:rsidRPr="004D46C4">
        <w:rPr>
          <w:i/>
          <w:lang w:val="en-US"/>
        </w:rPr>
        <w:t>Unicode Standard Annex #15, Unicode Normalization Forms, version Unicode 5.1.0</w:t>
      </w:r>
      <w:r w:rsidRPr="004D46C4">
        <w:rPr>
          <w:lang w:val="en-US"/>
        </w:rPr>
        <w:t>, or successor</w:t>
      </w:r>
    </w:p>
    <w:p w14:paraId="0E121BB1" w14:textId="77777777" w:rsidR="004C02EF" w:rsidRPr="00E77497" w:rsidRDefault="004D46C4" w:rsidP="004C02EF">
      <w:pPr>
        <w:pStyle w:val="RefNorm"/>
        <w:spacing w:line="230" w:lineRule="exact"/>
        <w:rPr>
          <w:i/>
        </w:rPr>
      </w:pPr>
      <w:r w:rsidRPr="004D46C4">
        <w:rPr>
          <w:i/>
          <w:lang w:val="en-US"/>
        </w:rPr>
        <w:t>Unicode Standard Annex #31, Unicode Identifiers and Pattern Syntax, version Unicode 5.1.0</w:t>
      </w:r>
      <w:r w:rsidRPr="004D46C4">
        <w:rPr>
          <w:lang w:val="en-US"/>
        </w:rPr>
        <w:t>, or successor.</w:t>
      </w:r>
    </w:p>
    <w:p w14:paraId="67BD03FB" w14:textId="77777777" w:rsidR="004C02EF" w:rsidRPr="00E77497" w:rsidRDefault="004C02EF" w:rsidP="00D95C58">
      <w:pPr>
        <w:pStyle w:val="1"/>
      </w:pPr>
      <w:bookmarkStart w:id="21" w:name="_Toc276630918"/>
      <w:bookmarkStart w:id="22" w:name="_Toc368050124"/>
      <w:r w:rsidRPr="00E77497">
        <w:t>Overview</w:t>
      </w:r>
      <w:bookmarkEnd w:id="21"/>
      <w:bookmarkEnd w:id="22"/>
    </w:p>
    <w:p w14:paraId="594E943E" w14:textId="77777777" w:rsidR="004C02EF" w:rsidRPr="00E77497" w:rsidRDefault="004C02EF" w:rsidP="004C02EF">
      <w:r w:rsidRPr="00E77497">
        <w:t>This section contains a non-normative overview of the ECMAScript language.</w:t>
      </w:r>
    </w:p>
    <w:p w14:paraId="3699E31E" w14:textId="77777777" w:rsidR="004C02EF" w:rsidRPr="00E77497" w:rsidRDefault="004C02EF" w:rsidP="004C02EF">
      <w:r w:rsidRPr="00E77497">
        <w:t>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objects, whose description and behaviour are beyond the scope of this specification except to indicate that they may provide certain properties that can be accessed and certain functions that can be called from an ECMAScript program.</w:t>
      </w:r>
    </w:p>
    <w:p w14:paraId="48AAD282" w14:textId="77777777" w:rsidR="004C02EF" w:rsidRPr="00E77497" w:rsidRDefault="004C02EF" w:rsidP="004C02EF">
      <w:r w:rsidRPr="00E77497">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w:t>
      </w:r>
      <w:ins w:id="23" w:author="Rev 19 Allen Wirfs-Brock" w:date="2013-09-26T17:39:00Z">
        <w:r w:rsidR="0072639A">
          <w:t>n</w:t>
        </w:r>
      </w:ins>
      <w:r w:rsidRPr="00E77497">
        <w:t xml:space="preserve">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r w:rsidR="0084788F">
        <w:t xml:space="preserve"> ECMAScript was originally designed to be used as a scripting language, but  has become widely used as a general purpose programming language.</w:t>
      </w:r>
    </w:p>
    <w:p w14:paraId="5C5AB28C" w14:textId="77777777" w:rsidR="004C02EF" w:rsidRPr="00E77497" w:rsidRDefault="004C02EF" w:rsidP="00E343EB">
      <w:r w:rsidRPr="00E77497">
        <w:t xml:space="preserve">ECMAScript was originally designed to be a </w:t>
      </w:r>
      <w:r w:rsidRPr="00E77497">
        <w:rPr>
          <w:b/>
          <w:i/>
        </w:rPr>
        <w:t>Web scripting language</w:t>
      </w:r>
      <w:r w:rsidRPr="00E77497">
        <w:t xml:space="preserve">, providing a mechanism to enliven Web pages in browsers and to perform server computation as part of a Web-based client-server architecture. ECMAScript </w:t>
      </w:r>
      <w:r w:rsidR="00E343EB">
        <w:t>is now used both as a general propose programming language</w:t>
      </w:r>
      <w:r w:rsidR="00E343EB" w:rsidRPr="00E77497">
        <w:t xml:space="preserve"> </w:t>
      </w:r>
      <w:r w:rsidR="00E343EB">
        <w:t xml:space="preserve">and to </w:t>
      </w:r>
      <w:r w:rsidRPr="00E77497">
        <w:t>provide core scripting capabilities for a variety of host environments</w:t>
      </w:r>
      <w:r w:rsidR="00E343EB">
        <w:t>.</w:t>
      </w:r>
      <w:r w:rsidR="00E343EB" w:rsidRPr="00E77497">
        <w:t xml:space="preserve"> </w:t>
      </w:r>
      <w:r w:rsidR="00E343EB">
        <w:t>T</w:t>
      </w:r>
      <w:r w:rsidRPr="00E77497">
        <w:t>herefore the core language is specified in this document apart from any particular host environment.</w:t>
      </w:r>
    </w:p>
    <w:p w14:paraId="1E807F3A" w14:textId="77777777"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14:paraId="429D89CB" w14:textId="77777777"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14:paraId="30BC13A7" w14:textId="77777777" w:rsidR="004C02EF" w:rsidRPr="00E77497" w:rsidRDefault="004C02EF" w:rsidP="004C02EF">
      <w:r w:rsidRPr="00E77497">
        <w:t>Ungar, David, and Smith, Randall B. Self: The Power of Simplicity. OOPSLA '87 Conference Proceedings, pp. 227–241, Orlando, FL, October 1987.</w:t>
      </w:r>
    </w:p>
    <w:p w14:paraId="3A4ABE84" w14:textId="77777777" w:rsidR="004C02EF" w:rsidRPr="00E77497" w:rsidRDefault="004C02EF" w:rsidP="004C02EF">
      <w:r w:rsidRPr="00E77497">
        <w:t>IEEE Standard for the Scheme Programming Language. IEEE Std 1178-1990.</w:t>
      </w:r>
    </w:p>
    <w:p w14:paraId="607BA76A" w14:textId="77777777" w:rsidR="004C02EF" w:rsidRPr="00E77497" w:rsidRDefault="004C02EF" w:rsidP="00D22EEE">
      <w:pPr>
        <w:pStyle w:val="20"/>
      </w:pPr>
      <w:bookmarkStart w:id="24" w:name="_Toc276630919"/>
      <w:bookmarkStart w:id="25" w:name="_Toc368050125"/>
      <w:r w:rsidRPr="00E77497">
        <w:t>Web Scripting</w:t>
      </w:r>
      <w:bookmarkEnd w:id="24"/>
      <w:bookmarkEnd w:id="25"/>
    </w:p>
    <w:p w14:paraId="02D28912" w14:textId="77777777"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61E118CE" w14:textId="77777777"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1381898E" w14:textId="77777777" w:rsidR="004C02EF" w:rsidRPr="00E77497" w:rsidRDefault="004C02EF" w:rsidP="004C02EF">
      <w:r w:rsidRPr="00E77497">
        <w:t>Each Web browser and server that supports ECMAScript supplies its own host environment, completing the ECMAScript execution environment.</w:t>
      </w:r>
    </w:p>
    <w:p w14:paraId="6B86DA95" w14:textId="77777777" w:rsidR="004C02EF" w:rsidRPr="00E77497" w:rsidRDefault="004C02EF" w:rsidP="00D148E9">
      <w:pPr>
        <w:pStyle w:val="20"/>
      </w:pPr>
      <w:bookmarkStart w:id="26" w:name="_Toc276630920"/>
      <w:del w:id="27" w:author="Rev 18 Allen Wirfs-Brock" w:date="2013-09-05T09:31:00Z">
        <w:r w:rsidRPr="00E77497" w:rsidDel="00735473">
          <w:delText xml:space="preserve">Language </w:delText>
        </w:r>
      </w:del>
      <w:bookmarkStart w:id="28" w:name="_Toc368050126"/>
      <w:ins w:id="29" w:author="Rev 18 Allen Wirfs-Brock" w:date="2013-09-05T09:31:00Z">
        <w:r w:rsidR="00735473">
          <w:t>ECMAScript</w:t>
        </w:r>
        <w:r w:rsidR="00735473" w:rsidRPr="00E77497">
          <w:t xml:space="preserve"> </w:t>
        </w:r>
      </w:ins>
      <w:r w:rsidRPr="00E77497">
        <w:t>Overview</w:t>
      </w:r>
      <w:bookmarkEnd w:id="26"/>
      <w:bookmarkEnd w:id="28"/>
    </w:p>
    <w:p w14:paraId="2F7C89B4" w14:textId="77777777" w:rsidR="004C02EF" w:rsidRPr="00E77497" w:rsidRDefault="004C02EF" w:rsidP="004C02EF">
      <w:r w:rsidRPr="00E77497">
        <w:t>The following is an informal overview of ECMAScript—not all parts of the language are described. This overview is not part of the standard proper.</w:t>
      </w:r>
    </w:p>
    <w:p w14:paraId="57BB96BB" w14:textId="77777777"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529263B1" w14:textId="77777777"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55075C62" w14:textId="77777777"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167008B3" w14:textId="77777777"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630A807C" w14:textId="77777777" w:rsidR="004C02EF" w:rsidRPr="009C202C" w:rsidRDefault="004C02EF" w:rsidP="00D148E9">
      <w:pPr>
        <w:pStyle w:val="30"/>
      </w:pPr>
      <w:bookmarkStart w:id="30" w:name="_Toc276630921"/>
      <w:bookmarkStart w:id="31" w:name="_Toc368050127"/>
      <w:r w:rsidRPr="009C202C">
        <w:t>Objects</w:t>
      </w:r>
      <w:bookmarkEnd w:id="30"/>
      <w:bookmarkEnd w:id="31"/>
    </w:p>
    <w:p w14:paraId="24EFFD80" w14:textId="77777777" w:rsidR="004C02EF" w:rsidRPr="00E77497" w:rsidRDefault="004C02EF" w:rsidP="004C02EF">
      <w:commentRangeStart w:id="32"/>
      <w:r w:rsidRPr="009C202C">
        <w:t>ECMAScript does not use classes such as those in C++</w:t>
      </w:r>
      <w:commentRangeEnd w:id="32"/>
      <w:r w:rsidR="00E71DBF">
        <w:rPr>
          <w:rStyle w:val="af6"/>
        </w:rPr>
        <w:commentReference w:id="32"/>
      </w:r>
      <w:r w:rsidRPr="009C202C">
        <w:t xml:space="preserve">,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25DCD2EC" w14:textId="77777777"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23945CC9" w14:textId="77777777" w:rsidR="004C02EF" w:rsidRPr="00675B74" w:rsidRDefault="004C02EF" w:rsidP="0060352F">
      <w:pPr>
        <w:ind w:right="-1099"/>
        <w:jc w:val="right"/>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968"/>
      </w:tblGrid>
      <w:tr w:rsidR="0060352F" w:rsidRPr="00F9694F" w14:paraId="73B7B7F9" w14:textId="77777777" w:rsidTr="00F9694F">
        <w:tc>
          <w:tcPr>
            <w:tcW w:w="9968" w:type="dxa"/>
            <w:shd w:val="clear" w:color="auto" w:fill="auto"/>
          </w:tcPr>
          <w:p w14:paraId="0DB85594" w14:textId="77777777" w:rsidR="0060352F" w:rsidRPr="00F9694F" w:rsidRDefault="00BE3BA1" w:rsidP="00F9694F">
            <w:pPr>
              <w:pStyle w:val="Figuretitle"/>
              <w:keepNext/>
              <w:spacing w:before="0" w:after="0" w:line="240" w:lineRule="auto"/>
              <w:rPr>
                <w:rFonts w:eastAsia="Arial Unicode MS"/>
              </w:rPr>
            </w:pPr>
            <w:r w:rsidRPr="00BE3BA1">
              <w:rPr>
                <w:rFonts w:eastAsia="Arial Unicode MS"/>
                <w:noProof/>
                <w:lang w:val="en-US" w:eastAsia="en-US"/>
              </w:rPr>
              <w:pict>
                <v:shape id="Picture 2" o:spid="_x0000_i1026" type="#_x0000_t75" style="width:401.5pt;height:223.95pt;visibility:visible">
                  <v:imagedata r:id="rId23" o:title=""/>
                </v:shape>
              </w:pict>
            </w:r>
          </w:p>
        </w:tc>
      </w:tr>
    </w:tbl>
    <w:p w14:paraId="6A19C7E9" w14:textId="77777777" w:rsidR="0060352F" w:rsidRDefault="0060352F" w:rsidP="0060352F">
      <w:pPr>
        <w:pStyle w:val="afffff4"/>
        <w:spacing w:before="100"/>
        <w:jc w:val="center"/>
      </w:pPr>
      <w:bookmarkStart w:id="33" w:name="_Ref355342664"/>
      <w:r>
        <w:t xml:space="preserve">Figure </w:t>
      </w:r>
      <w:r>
        <w:fldChar w:fldCharType="begin"/>
      </w:r>
      <w:r>
        <w:instrText xml:space="preserve"> SEQ Figure \* ARABIC </w:instrText>
      </w:r>
      <w:r>
        <w:fldChar w:fldCharType="separate"/>
      </w:r>
      <w:r w:rsidR="00D433E8">
        <w:rPr>
          <w:noProof/>
        </w:rPr>
        <w:t>1</w:t>
      </w:r>
      <w:r>
        <w:fldChar w:fldCharType="end"/>
      </w:r>
      <w:bookmarkEnd w:id="33"/>
      <w:r>
        <w:rPr>
          <w:noProof/>
          <w:lang w:val="en-US"/>
        </w:rPr>
        <w:t xml:space="preserve"> </w:t>
      </w:r>
      <w:r w:rsidRPr="009E3F76">
        <w:rPr>
          <w:noProof/>
          <w:lang w:val="en-US"/>
        </w:rPr>
        <w:t>— Object/Prototype Relationships</w:t>
      </w:r>
    </w:p>
    <w:p w14:paraId="7A172A9B" w14:textId="77777777" w:rsidR="004C02EF" w:rsidRPr="00E77497" w:rsidRDefault="004C02EF" w:rsidP="00086B3C">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r w:rsidR="00E71DBF">
        <w:t>while</w:t>
      </w:r>
      <w:r w:rsidR="00E71DBF" w:rsidRPr="00E77497">
        <w:t xml:space="preserve"> </w:t>
      </w:r>
      <w:r w:rsidRPr="00E77497">
        <w:t>structure, behaviour, and state are all inherited.</w:t>
      </w:r>
    </w:p>
    <w:p w14:paraId="65CA6AE7" w14:textId="77777777" w:rsidR="004C02EF" w:rsidRPr="00E77497" w:rsidRDefault="004C02EF" w:rsidP="0060352F">
      <w:r w:rsidRPr="00E77497">
        <w:t xml:space="preserve">All objects that do not directly contain a particular property that their prototype contains share that property and its value. </w:t>
      </w:r>
      <w:r w:rsidR="0060352F">
        <w:fldChar w:fldCharType="begin"/>
      </w:r>
      <w:r w:rsidR="0060352F">
        <w:instrText xml:space="preserve"> REF _Ref355342664 \h </w:instrText>
      </w:r>
      <w:r w:rsidR="0060352F">
        <w:fldChar w:fldCharType="separate"/>
      </w:r>
      <w:r w:rsidR="00D433E8">
        <w:t xml:space="preserve">Figure </w:t>
      </w:r>
      <w:r w:rsidR="00D433E8">
        <w:rPr>
          <w:noProof/>
        </w:rPr>
        <w:t>1</w:t>
      </w:r>
      <w:r w:rsidR="0060352F">
        <w:fldChar w:fldCharType="end"/>
      </w:r>
      <w:r w:rsidR="0060352F">
        <w:t xml:space="preserve"> </w:t>
      </w:r>
      <w:r w:rsidRPr="00E77497">
        <w:t>illustrates this:</w:t>
      </w:r>
    </w:p>
    <w:p w14:paraId="2173FDA8" w14:textId="77777777"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79D6D26C" w14:textId="77777777"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41536282" w14:textId="77777777" w:rsidR="004C02EF" w:rsidRPr="00E77497" w:rsidRDefault="004C02EF" w:rsidP="00D148E9">
      <w:pPr>
        <w:pStyle w:val="30"/>
      </w:pPr>
      <w:bookmarkStart w:id="34" w:name="_Toc276630922"/>
      <w:bookmarkStart w:id="35" w:name="_Toc368050128"/>
      <w:r w:rsidRPr="00E77497">
        <w:t>The Strict Variant of ECMAScript</w:t>
      </w:r>
      <w:bookmarkEnd w:id="34"/>
      <w:bookmarkEnd w:id="35"/>
    </w:p>
    <w:p w14:paraId="36F6F702" w14:textId="77777777"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3B6EE324" w14:textId="77777777"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280CA6A2" w14:textId="77777777"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0861646E" w14:textId="77777777" w:rsidR="004C02EF" w:rsidRPr="00E77497" w:rsidRDefault="004C02EF" w:rsidP="00D148E9">
      <w:pPr>
        <w:pStyle w:val="20"/>
      </w:pPr>
      <w:bookmarkStart w:id="36" w:name="_Toc276630923"/>
      <w:bookmarkStart w:id="37" w:name="_Toc368050129"/>
      <w:r w:rsidRPr="00E77497">
        <w:t>Terms and definitions</w:t>
      </w:r>
      <w:bookmarkEnd w:id="36"/>
      <w:bookmarkEnd w:id="37"/>
    </w:p>
    <w:p w14:paraId="1B567FB1" w14:textId="77777777" w:rsidR="004C02EF" w:rsidRPr="00E77497" w:rsidRDefault="004C02EF" w:rsidP="004C02EF">
      <w:r w:rsidRPr="00E77497">
        <w:t>For the purposes of this document, the following terms and definitions apply.</w:t>
      </w:r>
    </w:p>
    <w:p w14:paraId="606D77D3" w14:textId="77777777" w:rsidR="004C02EF" w:rsidRPr="00E77497" w:rsidRDefault="004C02EF" w:rsidP="004C02EF">
      <w:pPr>
        <w:pStyle w:val="TermNum"/>
      </w:pPr>
      <w:bookmarkStart w:id="38" w:name="_Toc472818721"/>
      <w:bookmarkStart w:id="39" w:name="_Toc235503267"/>
      <w:r w:rsidRPr="00E77497">
        <w:t>4.3.1</w:t>
      </w:r>
    </w:p>
    <w:bookmarkEnd w:id="38"/>
    <w:bookmarkEnd w:id="39"/>
    <w:p w14:paraId="629AC147" w14:textId="77777777" w:rsidR="004C02EF" w:rsidRPr="00E77497" w:rsidRDefault="004C02EF" w:rsidP="004C02EF">
      <w:pPr>
        <w:pStyle w:val="Terms"/>
      </w:pPr>
      <w:r w:rsidRPr="00E77497">
        <w:t>type</w:t>
      </w:r>
    </w:p>
    <w:p w14:paraId="65F5A2A6" w14:textId="77777777" w:rsidR="004C02EF" w:rsidRPr="00E77497" w:rsidRDefault="004C02EF" w:rsidP="004C02EF">
      <w:pPr>
        <w:pStyle w:val="Definition"/>
      </w:pPr>
      <w:r w:rsidRPr="00E77497">
        <w:t>set of data values as defined in Clause 8 of this specification</w:t>
      </w:r>
    </w:p>
    <w:p w14:paraId="1B6D9CB0" w14:textId="77777777" w:rsidR="004C02EF" w:rsidRPr="00E77497" w:rsidRDefault="004C02EF" w:rsidP="004C02EF">
      <w:pPr>
        <w:pStyle w:val="TermNum"/>
      </w:pPr>
      <w:bookmarkStart w:id="40" w:name="_Toc385672087"/>
      <w:bookmarkStart w:id="41" w:name="_Toc393690178"/>
      <w:bookmarkStart w:id="42" w:name="_Toc472818722"/>
      <w:bookmarkStart w:id="43" w:name="_Toc235503268"/>
      <w:r w:rsidRPr="00E77497">
        <w:t>4.3.2</w:t>
      </w:r>
    </w:p>
    <w:p w14:paraId="5720D25E" w14:textId="77777777" w:rsidR="004C02EF" w:rsidRPr="00E77497" w:rsidRDefault="004C02EF" w:rsidP="004C02EF">
      <w:pPr>
        <w:pStyle w:val="Terms"/>
      </w:pPr>
      <w:r w:rsidRPr="00E77497">
        <w:t xml:space="preserve">primitive </w:t>
      </w:r>
      <w:bookmarkEnd w:id="40"/>
      <w:bookmarkEnd w:id="41"/>
      <w:bookmarkEnd w:id="42"/>
      <w:bookmarkEnd w:id="43"/>
      <w:r w:rsidRPr="00E77497">
        <w:t>value</w:t>
      </w:r>
    </w:p>
    <w:p w14:paraId="21335676" w14:textId="77777777" w:rsidR="004C02EF" w:rsidRPr="00E77497" w:rsidRDefault="004C02EF" w:rsidP="004C02EF">
      <w:pPr>
        <w:pStyle w:val="Definition"/>
      </w:pPr>
      <w:r w:rsidRPr="00E77497">
        <w:t>member of one of the types Undefined, Null, Boolean, Number, or String as defined in Clause 8</w:t>
      </w:r>
    </w:p>
    <w:p w14:paraId="4988BF70" w14:textId="77777777"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44" w:name="_Toc385672088"/>
      <w:bookmarkStart w:id="45" w:name="_Toc393690179"/>
    </w:p>
    <w:p w14:paraId="1E250BF9" w14:textId="77777777" w:rsidR="004C02EF" w:rsidRPr="00E77497" w:rsidRDefault="004C02EF" w:rsidP="004C02EF">
      <w:pPr>
        <w:pStyle w:val="TermNum"/>
      </w:pPr>
      <w:bookmarkStart w:id="46" w:name="_Toc472818723"/>
      <w:bookmarkStart w:id="47" w:name="_Toc235503269"/>
      <w:r w:rsidRPr="00E77497">
        <w:t>4.3.3</w:t>
      </w:r>
    </w:p>
    <w:bookmarkEnd w:id="44"/>
    <w:bookmarkEnd w:id="45"/>
    <w:bookmarkEnd w:id="46"/>
    <w:bookmarkEnd w:id="47"/>
    <w:p w14:paraId="0E491299" w14:textId="77777777" w:rsidR="004C02EF" w:rsidRPr="00E77497" w:rsidRDefault="004C02EF" w:rsidP="004C02EF">
      <w:pPr>
        <w:pStyle w:val="Terms"/>
      </w:pPr>
      <w:r w:rsidRPr="00E77497">
        <w:t>object</w:t>
      </w:r>
    </w:p>
    <w:p w14:paraId="245B2178" w14:textId="77777777" w:rsidR="004C02EF" w:rsidRPr="00E77497" w:rsidRDefault="004C02EF" w:rsidP="004C02EF">
      <w:pPr>
        <w:pStyle w:val="Definition"/>
      </w:pPr>
      <w:r w:rsidRPr="00E77497">
        <w:t>member of the type Object</w:t>
      </w:r>
    </w:p>
    <w:p w14:paraId="571FC0AC" w14:textId="77777777" w:rsidR="004C02EF" w:rsidRPr="00E77497" w:rsidRDefault="004C02EF" w:rsidP="004C02EF">
      <w:pPr>
        <w:pStyle w:val="Note"/>
      </w:pPr>
      <w:r w:rsidRPr="00E77497">
        <w:t>NOTE</w:t>
      </w:r>
      <w:r w:rsidRPr="00E77497">
        <w:tab/>
        <w:t>An object is a collection of properties</w:t>
      </w:r>
      <w:bookmarkStart w:id="48" w:name="_Toc385672089"/>
      <w:bookmarkStart w:id="49" w:name="_Toc393690180"/>
      <w:r w:rsidRPr="00E77497">
        <w:t xml:space="preserve"> and has a single prototype object. The prototype may be the null value.</w:t>
      </w:r>
    </w:p>
    <w:p w14:paraId="782F7CA5" w14:textId="77777777" w:rsidR="004C02EF" w:rsidRPr="00E77497" w:rsidRDefault="004C02EF" w:rsidP="004C02EF">
      <w:pPr>
        <w:pStyle w:val="TermNum"/>
      </w:pPr>
      <w:bookmarkStart w:id="50" w:name="_Ref457703927"/>
      <w:bookmarkStart w:id="51" w:name="_Toc472818724"/>
      <w:bookmarkStart w:id="52" w:name="_Toc235503270"/>
      <w:r w:rsidRPr="00E77497">
        <w:t>4.3.4</w:t>
      </w:r>
    </w:p>
    <w:bookmarkEnd w:id="48"/>
    <w:bookmarkEnd w:id="49"/>
    <w:bookmarkEnd w:id="50"/>
    <w:bookmarkEnd w:id="51"/>
    <w:bookmarkEnd w:id="52"/>
    <w:p w14:paraId="50CDB0F0" w14:textId="77777777" w:rsidR="004C02EF" w:rsidRPr="00E77497" w:rsidRDefault="004C02EF" w:rsidP="004C02EF">
      <w:pPr>
        <w:pStyle w:val="Terms"/>
      </w:pPr>
      <w:r w:rsidRPr="00E77497">
        <w:t>constructor</w:t>
      </w:r>
    </w:p>
    <w:p w14:paraId="7E09CFB6" w14:textId="77777777" w:rsidR="004C02EF" w:rsidRPr="00E77497" w:rsidRDefault="004C02EF" w:rsidP="004C02EF">
      <w:pPr>
        <w:pStyle w:val="Definition"/>
      </w:pPr>
      <w:r w:rsidRPr="00E77497">
        <w:t>function object that creates and initialises objects</w:t>
      </w:r>
    </w:p>
    <w:p w14:paraId="597261DE" w14:textId="77777777"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53" w:name="_Toc385672090"/>
      <w:bookmarkStart w:id="54" w:name="_Toc393690181"/>
    </w:p>
    <w:p w14:paraId="14215918" w14:textId="77777777" w:rsidR="004C02EF" w:rsidRPr="00E77497" w:rsidRDefault="004C02EF" w:rsidP="004C02EF">
      <w:pPr>
        <w:pStyle w:val="TermNum"/>
      </w:pPr>
      <w:bookmarkStart w:id="55" w:name="_Toc472818725"/>
      <w:bookmarkStart w:id="56" w:name="_Toc235503271"/>
      <w:r w:rsidRPr="00E77497">
        <w:t>4.3.5</w:t>
      </w:r>
    </w:p>
    <w:bookmarkEnd w:id="53"/>
    <w:bookmarkEnd w:id="54"/>
    <w:bookmarkEnd w:id="55"/>
    <w:bookmarkEnd w:id="56"/>
    <w:p w14:paraId="5E63A038" w14:textId="77777777" w:rsidR="004C02EF" w:rsidRPr="00E77497" w:rsidRDefault="004C02EF" w:rsidP="004C02EF">
      <w:pPr>
        <w:pStyle w:val="Terms"/>
      </w:pPr>
      <w:r w:rsidRPr="00E77497">
        <w:t>prototype</w:t>
      </w:r>
    </w:p>
    <w:p w14:paraId="2F066E85" w14:textId="77777777" w:rsidR="004C02EF" w:rsidRPr="00E77497" w:rsidRDefault="004C02EF" w:rsidP="004C02EF">
      <w:pPr>
        <w:pStyle w:val="Definition"/>
      </w:pPr>
      <w:r w:rsidRPr="00E77497">
        <w:t>object that provides shared properties for other objects</w:t>
      </w:r>
    </w:p>
    <w:p w14:paraId="24CAA68E" w14:textId="77777777"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57" w:name="_Toc385672091"/>
      <w:bookmarkStart w:id="58"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0D645EF2" w14:textId="77777777" w:rsidR="004C02EF" w:rsidRPr="00E77497" w:rsidRDefault="004C02EF" w:rsidP="004C02EF">
      <w:pPr>
        <w:pStyle w:val="TermNum"/>
      </w:pPr>
      <w:bookmarkStart w:id="59" w:name="_Toc472818726"/>
      <w:bookmarkStart w:id="60" w:name="_Toc235503272"/>
      <w:r w:rsidRPr="00E77497">
        <w:t>4.3.6</w:t>
      </w:r>
    </w:p>
    <w:bookmarkEnd w:id="57"/>
    <w:bookmarkEnd w:id="58"/>
    <w:bookmarkEnd w:id="59"/>
    <w:bookmarkEnd w:id="60"/>
    <w:p w14:paraId="5E9B16B8" w14:textId="77777777" w:rsidR="004C02EF" w:rsidRPr="00E77497" w:rsidRDefault="00575506" w:rsidP="004C02EF">
      <w:pPr>
        <w:pStyle w:val="Terms"/>
      </w:pPr>
      <w:r>
        <w:t>ordinary</w:t>
      </w:r>
      <w:r w:rsidRPr="00E77497">
        <w:t xml:space="preserve"> </w:t>
      </w:r>
      <w:r w:rsidR="004C02EF" w:rsidRPr="00E77497">
        <w:t>object</w:t>
      </w:r>
    </w:p>
    <w:p w14:paraId="7EC38282" w14:textId="77777777" w:rsidR="004C02EF" w:rsidRPr="00E77497" w:rsidRDefault="004C02EF" w:rsidP="004C02EF">
      <w:pPr>
        <w:pStyle w:val="Definition"/>
      </w:pPr>
      <w:r w:rsidRPr="00E77497">
        <w:t xml:space="preserve">object </w:t>
      </w:r>
      <w:r w:rsidR="00575506">
        <w:t>that</w:t>
      </w:r>
      <w:r w:rsidR="00EB2682">
        <w:t xml:space="preserve"> ha</w:t>
      </w:r>
      <w:r w:rsidR="000625F1">
        <w:t>s</w:t>
      </w:r>
      <w:r w:rsidR="00EB2682">
        <w:t xml:space="preserve"> the default behaviour for the internal methods that </w:t>
      </w:r>
      <w:r w:rsidR="000625F1">
        <w:t>must</w:t>
      </w:r>
      <w:r w:rsidR="00EB2682">
        <w:t xml:space="preserve"> be supported by all </w:t>
      </w:r>
      <w:r w:rsidR="000625F1">
        <w:t xml:space="preserve">ECMAScript </w:t>
      </w:r>
      <w:r w:rsidR="00EB2682">
        <w:t>objects.</w:t>
      </w:r>
    </w:p>
    <w:p w14:paraId="2D72A41F" w14:textId="77777777" w:rsidR="001A1BE6" w:rsidRPr="00E77497" w:rsidRDefault="001A1BE6" w:rsidP="001A1BE6">
      <w:pPr>
        <w:pStyle w:val="TermNum"/>
      </w:pPr>
      <w:r w:rsidRPr="00E77497">
        <w:t>4.3.</w:t>
      </w:r>
      <w:r>
        <w:t>7</w:t>
      </w:r>
    </w:p>
    <w:p w14:paraId="220F0C82" w14:textId="77777777" w:rsidR="001A1BE6" w:rsidRPr="00E77497" w:rsidRDefault="001A1BE6" w:rsidP="001A1BE6">
      <w:pPr>
        <w:pStyle w:val="Terms"/>
      </w:pPr>
      <w:r>
        <w:t>exotic</w:t>
      </w:r>
      <w:r w:rsidRPr="00E77497">
        <w:t xml:space="preserve"> object</w:t>
      </w:r>
    </w:p>
    <w:p w14:paraId="365FA980" w14:textId="77777777" w:rsidR="001A1BE6" w:rsidRPr="00E77497" w:rsidRDefault="001A1BE6" w:rsidP="001A1BE6">
      <w:pPr>
        <w:pStyle w:val="Definition"/>
      </w:pPr>
      <w:r w:rsidRPr="00E77497">
        <w:t xml:space="preserve">object </w:t>
      </w:r>
      <w:r>
        <w:t>that has some alternative behaviour for one or more of the internal methods that must be supported by all ECMAScript objects.</w:t>
      </w:r>
    </w:p>
    <w:p w14:paraId="0EF657EA" w14:textId="77777777" w:rsidR="001A1BE6" w:rsidRPr="00E77497" w:rsidRDefault="001A1BE6" w:rsidP="001A1BE6">
      <w:pPr>
        <w:pStyle w:val="Note"/>
      </w:pPr>
      <w:r w:rsidRPr="00E77497">
        <w:t>NOTE</w:t>
      </w:r>
      <w:r w:rsidRPr="00E77497">
        <w:tab/>
        <w:t xml:space="preserve">Any object that is not </w:t>
      </w:r>
      <w:r>
        <w:t>an ordinary object</w:t>
      </w:r>
      <w:r w:rsidRPr="00E77497">
        <w:t xml:space="preserve"> is a</w:t>
      </w:r>
      <w:r>
        <w:t>n</w:t>
      </w:r>
      <w:r w:rsidRPr="00E77497">
        <w:t xml:space="preserve"> </w:t>
      </w:r>
      <w:r>
        <w:t>exotic</w:t>
      </w:r>
      <w:r w:rsidRPr="00E77497">
        <w:t xml:space="preserve"> object.</w:t>
      </w:r>
    </w:p>
    <w:p w14:paraId="1B975944" w14:textId="77777777" w:rsidR="001A1BE6" w:rsidRPr="00E77497" w:rsidRDefault="001A1BE6" w:rsidP="001A1BE6">
      <w:pPr>
        <w:pStyle w:val="TermNum"/>
      </w:pPr>
      <w:r w:rsidRPr="00E77497">
        <w:t>4.3.</w:t>
      </w:r>
      <w:r>
        <w:t>8</w:t>
      </w:r>
    </w:p>
    <w:p w14:paraId="18485475" w14:textId="77777777" w:rsidR="001A1BE6" w:rsidRPr="00E77497" w:rsidRDefault="001A1BE6" w:rsidP="001A1BE6">
      <w:pPr>
        <w:pStyle w:val="TermNum"/>
      </w:pPr>
      <w:r>
        <w:t>standard</w:t>
      </w:r>
      <w:r w:rsidRPr="00E77497">
        <w:t xml:space="preserve"> object</w:t>
      </w:r>
    </w:p>
    <w:p w14:paraId="29DCBC4F" w14:textId="77777777" w:rsidR="001A1BE6" w:rsidRPr="00E77497" w:rsidRDefault="001A1BE6" w:rsidP="001A1BE6">
      <w:pPr>
        <w:pStyle w:val="Definition"/>
      </w:pPr>
      <w:r w:rsidRPr="00E77497">
        <w:t xml:space="preserve">object </w:t>
      </w:r>
      <w:r>
        <w:t>whose semantics are defined by this specification.</w:t>
      </w:r>
    </w:p>
    <w:p w14:paraId="1430F832" w14:textId="77777777" w:rsidR="004C02EF" w:rsidRPr="00E77497" w:rsidRDefault="004C02EF" w:rsidP="001A1BE6">
      <w:pPr>
        <w:pStyle w:val="TermNum"/>
      </w:pPr>
      <w:bookmarkStart w:id="61" w:name="_Toc393690183"/>
      <w:bookmarkStart w:id="62" w:name="_Toc472818727"/>
      <w:bookmarkStart w:id="63" w:name="_Toc235503273"/>
      <w:bookmarkStart w:id="64" w:name="_Toc385672092"/>
      <w:r w:rsidRPr="00E77497">
        <w:t>4.3.</w:t>
      </w:r>
      <w:r w:rsidR="001A1BE6">
        <w:t>9</w:t>
      </w:r>
    </w:p>
    <w:p w14:paraId="35AE534E" w14:textId="77777777" w:rsidR="004C02EF" w:rsidRPr="00E77497" w:rsidRDefault="004C02EF" w:rsidP="004C02EF">
      <w:pPr>
        <w:pStyle w:val="TermNum"/>
      </w:pPr>
      <w:r w:rsidRPr="00E77497">
        <w:t xml:space="preserve">built-in </w:t>
      </w:r>
      <w:bookmarkEnd w:id="61"/>
      <w:bookmarkEnd w:id="62"/>
      <w:bookmarkEnd w:id="63"/>
      <w:r w:rsidRPr="00E77497">
        <w:t>object</w:t>
      </w:r>
    </w:p>
    <w:p w14:paraId="7BBEB990" w14:textId="77777777"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14:paraId="5EE1CE89" w14:textId="77777777" w:rsidR="004C02EF" w:rsidRPr="00E77497" w:rsidRDefault="004C02EF" w:rsidP="004C02EF">
      <w:pPr>
        <w:pStyle w:val="Note"/>
      </w:pPr>
      <w:r w:rsidRPr="00E77497">
        <w:t>NOTE</w:t>
      </w:r>
      <w:r w:rsidRPr="00E77497">
        <w:tab/>
        <w:t xml:space="preserve">Standard built-in objects are defined in this specification, and an ECMAScript implementation may specify and define others. </w:t>
      </w:r>
      <w:bookmarkStart w:id="65" w:name="_Toc393690184"/>
      <w:r w:rsidRPr="00E77497">
        <w:t xml:space="preserve">A </w:t>
      </w:r>
      <w:r w:rsidRPr="00E77497">
        <w:rPr>
          <w:i/>
        </w:rPr>
        <w:t>built-in constructor</w:t>
      </w:r>
      <w:r w:rsidRPr="00E77497">
        <w:rPr>
          <w:b/>
          <w:i/>
        </w:rPr>
        <w:t xml:space="preserve"> </w:t>
      </w:r>
      <w:r w:rsidRPr="00E77497">
        <w:t>is a built-in object that is also a constructor.</w:t>
      </w:r>
    </w:p>
    <w:p w14:paraId="17BD361D" w14:textId="77777777" w:rsidR="004C02EF" w:rsidRPr="00E77497" w:rsidRDefault="004C02EF" w:rsidP="001A1BE6">
      <w:pPr>
        <w:pStyle w:val="TermNum"/>
      </w:pPr>
      <w:bookmarkStart w:id="66" w:name="_Toc385672093"/>
      <w:bookmarkStart w:id="67" w:name="_Toc393690185"/>
      <w:bookmarkStart w:id="68" w:name="_Toc410465335"/>
      <w:bookmarkStart w:id="69" w:name="_Toc410465807"/>
      <w:bookmarkStart w:id="70" w:name="_Toc410466906"/>
      <w:bookmarkStart w:id="71" w:name="_Toc410533182"/>
      <w:bookmarkStart w:id="72" w:name="_Toc472818729"/>
      <w:bookmarkStart w:id="73" w:name="_Toc235503275"/>
      <w:bookmarkEnd w:id="64"/>
      <w:bookmarkEnd w:id="65"/>
      <w:r w:rsidRPr="00E77497">
        <w:t>4.3.</w:t>
      </w:r>
      <w:r w:rsidR="001A1BE6">
        <w:t>10</w:t>
      </w:r>
    </w:p>
    <w:bookmarkEnd w:id="66"/>
    <w:bookmarkEnd w:id="67"/>
    <w:bookmarkEnd w:id="68"/>
    <w:bookmarkEnd w:id="69"/>
    <w:bookmarkEnd w:id="70"/>
    <w:bookmarkEnd w:id="71"/>
    <w:p w14:paraId="50D1AFEE" w14:textId="77777777" w:rsidR="004C02EF" w:rsidRPr="00E77497" w:rsidRDefault="004C02EF" w:rsidP="004C02EF">
      <w:pPr>
        <w:pStyle w:val="Terms"/>
      </w:pPr>
      <w:r w:rsidRPr="00E77497">
        <w:t xml:space="preserve">undefined </w:t>
      </w:r>
      <w:bookmarkEnd w:id="72"/>
      <w:bookmarkEnd w:id="73"/>
      <w:r w:rsidRPr="00E77497">
        <w:t>value</w:t>
      </w:r>
    </w:p>
    <w:p w14:paraId="17571C8C" w14:textId="77777777" w:rsidR="004C02EF" w:rsidRPr="00E77497" w:rsidRDefault="004C02EF" w:rsidP="004C02EF">
      <w:pPr>
        <w:pStyle w:val="Definition"/>
      </w:pPr>
      <w:r w:rsidRPr="00E77497">
        <w:t>primitive value used when a variabl</w:t>
      </w:r>
      <w:bookmarkStart w:id="74" w:name="_Toc385672094"/>
      <w:bookmarkStart w:id="75" w:name="_Toc393690186"/>
      <w:r w:rsidRPr="00E77497">
        <w:t>e has not been assigned a value</w:t>
      </w:r>
    </w:p>
    <w:p w14:paraId="03EEED98" w14:textId="77777777" w:rsidR="004C02EF" w:rsidRPr="00E77497" w:rsidRDefault="004C02EF" w:rsidP="001A1BE6">
      <w:pPr>
        <w:pStyle w:val="TermNum"/>
      </w:pPr>
      <w:bookmarkStart w:id="76" w:name="_Toc472818730"/>
      <w:bookmarkStart w:id="77" w:name="_Toc235503276"/>
      <w:r w:rsidRPr="00E77497">
        <w:t>4.3.</w:t>
      </w:r>
      <w:r w:rsidR="001A1BE6" w:rsidRPr="00E77497">
        <w:t>1</w:t>
      </w:r>
      <w:r w:rsidR="001A1BE6">
        <w:t>1</w:t>
      </w:r>
    </w:p>
    <w:p w14:paraId="001DA5AE" w14:textId="77777777" w:rsidR="004C02EF" w:rsidRPr="00E77497" w:rsidRDefault="004C02EF" w:rsidP="004C02EF">
      <w:pPr>
        <w:pStyle w:val="Terms"/>
      </w:pPr>
      <w:r w:rsidRPr="00E77497">
        <w:t xml:space="preserve">Undefined </w:t>
      </w:r>
      <w:bookmarkEnd w:id="74"/>
      <w:bookmarkEnd w:id="75"/>
      <w:bookmarkEnd w:id="76"/>
      <w:bookmarkEnd w:id="77"/>
      <w:r w:rsidRPr="00E77497">
        <w:t>type</w:t>
      </w:r>
    </w:p>
    <w:p w14:paraId="0C69C64D" w14:textId="77777777" w:rsidR="004C02EF" w:rsidRPr="00E77497" w:rsidRDefault="004C02EF" w:rsidP="004C02EF">
      <w:pPr>
        <w:pStyle w:val="Definition"/>
      </w:pPr>
      <w:r w:rsidRPr="00E77497">
        <w:t>type whose sole val</w:t>
      </w:r>
      <w:bookmarkStart w:id="78" w:name="_Toc385672095"/>
      <w:bookmarkStart w:id="79" w:name="_Toc393690187"/>
      <w:r w:rsidRPr="00E77497">
        <w:t xml:space="preserve">ue is the </w:t>
      </w:r>
      <w:r w:rsidRPr="00C332EF">
        <w:rPr>
          <w:b/>
        </w:rPr>
        <w:t>undefined</w:t>
      </w:r>
      <w:r w:rsidRPr="00E77497">
        <w:t xml:space="preserve"> value</w:t>
      </w:r>
    </w:p>
    <w:p w14:paraId="50E93364" w14:textId="77777777" w:rsidR="004C02EF" w:rsidRPr="00E77497" w:rsidRDefault="004C02EF" w:rsidP="001A1BE6">
      <w:pPr>
        <w:pStyle w:val="TermNum"/>
      </w:pPr>
      <w:bookmarkStart w:id="80" w:name="_Toc472818731"/>
      <w:bookmarkStart w:id="81" w:name="_Toc235503277"/>
      <w:r w:rsidRPr="00E77497">
        <w:t>4.3.</w:t>
      </w:r>
      <w:r w:rsidR="001A1BE6" w:rsidRPr="00E77497">
        <w:t>1</w:t>
      </w:r>
      <w:r w:rsidR="001A1BE6">
        <w:t>2</w:t>
      </w:r>
    </w:p>
    <w:bookmarkEnd w:id="78"/>
    <w:bookmarkEnd w:id="79"/>
    <w:p w14:paraId="1D656D1F" w14:textId="77777777" w:rsidR="004C02EF" w:rsidRPr="00E77497" w:rsidRDefault="004C02EF" w:rsidP="004C02EF">
      <w:pPr>
        <w:pStyle w:val="Terms"/>
      </w:pPr>
      <w:r w:rsidRPr="00E77497">
        <w:t xml:space="preserve">null </w:t>
      </w:r>
      <w:bookmarkEnd w:id="80"/>
      <w:bookmarkEnd w:id="81"/>
      <w:r w:rsidRPr="00E77497">
        <w:t>value</w:t>
      </w:r>
    </w:p>
    <w:p w14:paraId="5717F4BC" w14:textId="77777777" w:rsidR="004C02EF" w:rsidRPr="00E77497" w:rsidRDefault="004C02EF" w:rsidP="004C02EF">
      <w:pPr>
        <w:pStyle w:val="Definition"/>
      </w:pPr>
      <w:r w:rsidRPr="00E77497">
        <w:t>primitive value that represents the intentio</w:t>
      </w:r>
      <w:bookmarkStart w:id="82" w:name="_Toc385672096"/>
      <w:bookmarkStart w:id="83" w:name="_Toc393690188"/>
      <w:r w:rsidRPr="00E77497">
        <w:t>nal absence of any object value</w:t>
      </w:r>
    </w:p>
    <w:p w14:paraId="4D14AC29" w14:textId="77777777" w:rsidR="004C02EF" w:rsidRPr="00E77497" w:rsidRDefault="004C02EF" w:rsidP="001A1BE6">
      <w:pPr>
        <w:pStyle w:val="TermNum"/>
      </w:pPr>
      <w:bookmarkStart w:id="84" w:name="_Toc472818732"/>
      <w:bookmarkStart w:id="85" w:name="_Toc235503278"/>
      <w:r w:rsidRPr="00E77497">
        <w:t>4.3.</w:t>
      </w:r>
      <w:r w:rsidR="001A1BE6" w:rsidRPr="00E77497">
        <w:t>1</w:t>
      </w:r>
      <w:r w:rsidR="001A1BE6">
        <w:t>3</w:t>
      </w:r>
    </w:p>
    <w:p w14:paraId="2D1D6EE5" w14:textId="77777777" w:rsidR="004C02EF" w:rsidRPr="00E77497" w:rsidRDefault="004C02EF" w:rsidP="004C02EF">
      <w:pPr>
        <w:pStyle w:val="Terms"/>
      </w:pPr>
      <w:r w:rsidRPr="00E77497">
        <w:t xml:space="preserve">Null </w:t>
      </w:r>
      <w:bookmarkEnd w:id="82"/>
      <w:bookmarkEnd w:id="83"/>
      <w:bookmarkEnd w:id="84"/>
      <w:bookmarkEnd w:id="85"/>
      <w:r w:rsidRPr="00E77497">
        <w:t>type</w:t>
      </w:r>
    </w:p>
    <w:p w14:paraId="5D342467" w14:textId="77777777" w:rsidR="004C02EF" w:rsidRPr="00E77497" w:rsidRDefault="004C02EF" w:rsidP="004C02EF">
      <w:pPr>
        <w:pStyle w:val="Definition"/>
      </w:pPr>
      <w:r w:rsidRPr="00E77497">
        <w:t>type who</w:t>
      </w:r>
      <w:bookmarkStart w:id="86" w:name="_Toc385672097"/>
      <w:bookmarkStart w:id="87" w:name="_Toc393690189"/>
      <w:r w:rsidRPr="00E77497">
        <w:t>se sole value is the null value</w:t>
      </w:r>
    </w:p>
    <w:p w14:paraId="34655BC2" w14:textId="77777777" w:rsidR="004C02EF" w:rsidRPr="00E77497" w:rsidRDefault="004C02EF" w:rsidP="001A1BE6">
      <w:pPr>
        <w:pStyle w:val="TermNum"/>
      </w:pPr>
      <w:bookmarkStart w:id="88" w:name="_Toc472818733"/>
      <w:bookmarkStart w:id="89" w:name="_Toc235503279"/>
      <w:r w:rsidRPr="00E77497">
        <w:t>4.3.</w:t>
      </w:r>
      <w:r w:rsidR="001A1BE6" w:rsidRPr="00E77497">
        <w:t>1</w:t>
      </w:r>
      <w:r w:rsidR="001A1BE6">
        <w:t>4</w:t>
      </w:r>
    </w:p>
    <w:p w14:paraId="2F7E013C" w14:textId="77777777" w:rsidR="004C02EF" w:rsidRPr="00E77497" w:rsidRDefault="004C02EF" w:rsidP="004C02EF">
      <w:pPr>
        <w:pStyle w:val="Terms"/>
      </w:pPr>
      <w:r w:rsidRPr="00E77497">
        <w:t xml:space="preserve">Boolean </w:t>
      </w:r>
      <w:bookmarkEnd w:id="86"/>
      <w:bookmarkEnd w:id="87"/>
      <w:bookmarkEnd w:id="88"/>
      <w:bookmarkEnd w:id="89"/>
      <w:r w:rsidRPr="00E77497">
        <w:t>value</w:t>
      </w:r>
    </w:p>
    <w:p w14:paraId="100239E2" w14:textId="77777777" w:rsidR="004C02EF" w:rsidRPr="00E77497" w:rsidRDefault="004C02EF" w:rsidP="004C02EF">
      <w:pPr>
        <w:pStyle w:val="Definition"/>
      </w:pPr>
      <w:r w:rsidRPr="00E77497">
        <w:t>member of the Boolean type</w:t>
      </w:r>
    </w:p>
    <w:p w14:paraId="407359D6" w14:textId="77777777" w:rsidR="004C02EF" w:rsidRPr="00E77497" w:rsidRDefault="004C02EF" w:rsidP="004C02EF">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90" w:name="_Toc385672098"/>
      <w:bookmarkStart w:id="91" w:name="_Toc393690190"/>
    </w:p>
    <w:p w14:paraId="244A2C34" w14:textId="77777777" w:rsidR="004C02EF" w:rsidRPr="00E77497" w:rsidRDefault="004C02EF" w:rsidP="001A1BE6">
      <w:pPr>
        <w:pStyle w:val="TermNum"/>
      </w:pPr>
      <w:bookmarkStart w:id="92" w:name="_Toc472818734"/>
      <w:bookmarkStart w:id="93" w:name="_Toc235503280"/>
      <w:r w:rsidRPr="00E77497">
        <w:t>4.3.</w:t>
      </w:r>
      <w:r w:rsidR="001A1BE6" w:rsidRPr="00E77497">
        <w:t>1</w:t>
      </w:r>
      <w:r w:rsidR="001A1BE6">
        <w:t>5</w:t>
      </w:r>
    </w:p>
    <w:p w14:paraId="4C8E88FA" w14:textId="77777777" w:rsidR="004C02EF" w:rsidRPr="00E77497" w:rsidRDefault="004C02EF" w:rsidP="004C02EF">
      <w:pPr>
        <w:pStyle w:val="Terms"/>
      </w:pPr>
      <w:r w:rsidRPr="00E77497">
        <w:t xml:space="preserve">Boolean </w:t>
      </w:r>
      <w:bookmarkEnd w:id="90"/>
      <w:bookmarkEnd w:id="91"/>
      <w:bookmarkEnd w:id="92"/>
      <w:bookmarkEnd w:id="93"/>
      <w:r w:rsidRPr="00E77497">
        <w:t>type</w:t>
      </w:r>
    </w:p>
    <w:p w14:paraId="1329C09B" w14:textId="77777777"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94" w:name="_Toc385672099"/>
      <w:bookmarkStart w:id="95" w:name="_Toc393690191"/>
    </w:p>
    <w:p w14:paraId="43CEAF5C" w14:textId="77777777" w:rsidR="004C02EF" w:rsidRPr="00E77497" w:rsidRDefault="004C02EF" w:rsidP="001A1BE6">
      <w:pPr>
        <w:pStyle w:val="TermNum"/>
      </w:pPr>
      <w:bookmarkStart w:id="96" w:name="_Toc472818735"/>
      <w:bookmarkStart w:id="97" w:name="_Toc235503281"/>
      <w:r w:rsidRPr="00E77497">
        <w:t>4.3.</w:t>
      </w:r>
      <w:r w:rsidR="001A1BE6" w:rsidRPr="00E77497">
        <w:t>1</w:t>
      </w:r>
      <w:r w:rsidR="001A1BE6">
        <w:t>6</w:t>
      </w:r>
    </w:p>
    <w:p w14:paraId="6B2A26F9" w14:textId="77777777" w:rsidR="004C02EF" w:rsidRPr="00E77497" w:rsidRDefault="004C02EF" w:rsidP="004C02EF">
      <w:pPr>
        <w:pStyle w:val="Terms"/>
      </w:pPr>
      <w:r w:rsidRPr="00E77497">
        <w:t xml:space="preserve">Boolean </w:t>
      </w:r>
      <w:bookmarkEnd w:id="94"/>
      <w:bookmarkEnd w:id="95"/>
      <w:bookmarkEnd w:id="96"/>
      <w:bookmarkEnd w:id="97"/>
      <w:r w:rsidRPr="00E77497">
        <w:t>object</w:t>
      </w:r>
    </w:p>
    <w:p w14:paraId="4B261465"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0EE93CF0" w14:textId="77777777"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w:t>
      </w:r>
      <w:r w:rsidR="00314265">
        <w:t xml:space="preserve">data </w:t>
      </w:r>
      <w:r w:rsidRPr="00E77497">
        <w:t>property whose value is the Boolean value. A Boolean object can be coerced to a Boolean value.</w:t>
      </w:r>
    </w:p>
    <w:p w14:paraId="24D3794A" w14:textId="77777777" w:rsidR="004C02EF" w:rsidRPr="00E77497" w:rsidRDefault="004C02EF" w:rsidP="001A1BE6">
      <w:pPr>
        <w:pStyle w:val="TermNum"/>
      </w:pPr>
      <w:bookmarkStart w:id="98" w:name="_Toc385672100"/>
      <w:bookmarkStart w:id="99" w:name="_Toc393690192"/>
      <w:bookmarkStart w:id="100" w:name="_Toc472818736"/>
      <w:bookmarkStart w:id="101" w:name="_Toc235503282"/>
      <w:r w:rsidRPr="00E77497">
        <w:t>4.3.</w:t>
      </w:r>
      <w:r w:rsidR="001A1BE6" w:rsidRPr="00E77497">
        <w:t>1</w:t>
      </w:r>
      <w:r w:rsidR="001A1BE6">
        <w:t>7</w:t>
      </w:r>
    </w:p>
    <w:p w14:paraId="5FE0C4E7" w14:textId="77777777" w:rsidR="004C02EF" w:rsidRPr="00E77497" w:rsidRDefault="004C02EF" w:rsidP="004C02EF">
      <w:pPr>
        <w:pStyle w:val="TermNum"/>
      </w:pPr>
      <w:r w:rsidRPr="00E77497">
        <w:t xml:space="preserve">String </w:t>
      </w:r>
      <w:bookmarkEnd w:id="98"/>
      <w:bookmarkEnd w:id="99"/>
      <w:bookmarkEnd w:id="100"/>
      <w:bookmarkEnd w:id="101"/>
      <w:r w:rsidRPr="00E77497">
        <w:t>value</w:t>
      </w:r>
    </w:p>
    <w:p w14:paraId="4CEEB486" w14:textId="77777777" w:rsidR="004C02EF" w:rsidRPr="00E77497" w:rsidRDefault="004C02EF" w:rsidP="004C02EF">
      <w:r w:rsidRPr="00E77497">
        <w:t>primitive value that is a finite ordered sequence of zero o</w:t>
      </w:r>
      <w:bookmarkStart w:id="102" w:name="_Toc385672101"/>
      <w:bookmarkStart w:id="103" w:name="_Toc393690193"/>
      <w:r w:rsidRPr="00E77497">
        <w:t>r more 16-bit unsigned integer</w:t>
      </w:r>
    </w:p>
    <w:p w14:paraId="7C905404" w14:textId="77777777"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47F40767" w14:textId="77777777" w:rsidR="004C02EF" w:rsidRPr="00E77497" w:rsidRDefault="004C02EF" w:rsidP="001A1BE6">
      <w:pPr>
        <w:pStyle w:val="TermNum"/>
      </w:pPr>
      <w:bookmarkStart w:id="104" w:name="_Toc472818737"/>
      <w:bookmarkStart w:id="105" w:name="_Toc235503283"/>
      <w:r w:rsidRPr="00E77497">
        <w:t>4.3.</w:t>
      </w:r>
      <w:r w:rsidR="001A1BE6" w:rsidRPr="00E77497">
        <w:t>1</w:t>
      </w:r>
      <w:r w:rsidR="001A1BE6">
        <w:t>8</w:t>
      </w:r>
    </w:p>
    <w:p w14:paraId="77CCCE42" w14:textId="77777777" w:rsidR="004C02EF" w:rsidRPr="00E77497" w:rsidRDefault="004C02EF" w:rsidP="004C02EF">
      <w:pPr>
        <w:pStyle w:val="Terms"/>
      </w:pPr>
      <w:r w:rsidRPr="00E77497">
        <w:t xml:space="preserve">String </w:t>
      </w:r>
      <w:bookmarkEnd w:id="102"/>
      <w:bookmarkEnd w:id="103"/>
      <w:bookmarkEnd w:id="104"/>
      <w:bookmarkEnd w:id="105"/>
      <w:r w:rsidRPr="00E77497">
        <w:t>type</w:t>
      </w:r>
    </w:p>
    <w:p w14:paraId="0711C400" w14:textId="77777777" w:rsidR="004C02EF" w:rsidRPr="00E77497" w:rsidRDefault="004C02EF" w:rsidP="004C02EF">
      <w:pPr>
        <w:pStyle w:val="Definition"/>
      </w:pPr>
      <w:r w:rsidRPr="00E77497">
        <w:t>se</w:t>
      </w:r>
      <w:bookmarkStart w:id="106" w:name="_Toc385672102"/>
      <w:bookmarkStart w:id="107" w:name="_Toc393690194"/>
      <w:r w:rsidRPr="00E77497">
        <w:t>t of all possible String values</w:t>
      </w:r>
    </w:p>
    <w:p w14:paraId="4F98D797" w14:textId="77777777" w:rsidR="004C02EF" w:rsidRPr="00E77497" w:rsidRDefault="004C02EF" w:rsidP="001A1BE6">
      <w:pPr>
        <w:pStyle w:val="TermNum"/>
      </w:pPr>
      <w:bookmarkStart w:id="108" w:name="_Ref457703934"/>
      <w:bookmarkStart w:id="109" w:name="_Toc472818738"/>
      <w:bookmarkStart w:id="110" w:name="_Toc235503284"/>
      <w:r w:rsidRPr="00E77497">
        <w:t>4.3.</w:t>
      </w:r>
      <w:r w:rsidR="001A1BE6" w:rsidRPr="00E77497">
        <w:t>1</w:t>
      </w:r>
      <w:r w:rsidR="001A1BE6">
        <w:t>9</w:t>
      </w:r>
    </w:p>
    <w:p w14:paraId="3593A069" w14:textId="77777777" w:rsidR="004C02EF" w:rsidRPr="00E77497" w:rsidRDefault="004C02EF" w:rsidP="004C02EF">
      <w:pPr>
        <w:pStyle w:val="Terms"/>
      </w:pPr>
      <w:r w:rsidRPr="00E77497">
        <w:t xml:space="preserve">String </w:t>
      </w:r>
      <w:bookmarkEnd w:id="106"/>
      <w:bookmarkEnd w:id="107"/>
      <w:bookmarkEnd w:id="108"/>
      <w:bookmarkEnd w:id="109"/>
      <w:bookmarkEnd w:id="110"/>
      <w:r w:rsidRPr="00E77497">
        <w:t>object</w:t>
      </w:r>
    </w:p>
    <w:p w14:paraId="7B7DACD7"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1F5CA600" w14:textId="77777777"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w:t>
      </w:r>
      <w:r w:rsidR="00022312" w:rsidRPr="00022312">
        <w:t xml:space="preserve"> </w:t>
      </w:r>
      <w:r w:rsidR="00022312">
        <w:t>data</w:t>
      </w:r>
      <w:r w:rsidRPr="00E77497">
        <w:t xml:space="preserve">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w:t>
      </w:r>
      <w:r w:rsidR="002E14E9">
        <w:fldChar w:fldCharType="begin"/>
      </w:r>
      <w:r w:rsidR="002E14E9">
        <w:instrText xml:space="preserve"> REF _Ref365529731 \r \h </w:instrText>
      </w:r>
      <w:r w:rsidR="002E14E9">
        <w:fldChar w:fldCharType="separate"/>
      </w:r>
      <w:r w:rsidR="00D433E8">
        <w:t>21.1.1.1</w:t>
      </w:r>
      <w:r w:rsidR="002E14E9">
        <w:fldChar w:fldCharType="end"/>
      </w:r>
      <w:r w:rsidRPr="00E77497">
        <w:t>).</w:t>
      </w:r>
    </w:p>
    <w:p w14:paraId="40590513" w14:textId="77777777" w:rsidR="004C02EF" w:rsidRPr="00E77497" w:rsidRDefault="004C02EF" w:rsidP="001A1BE6">
      <w:pPr>
        <w:pStyle w:val="TermNum"/>
      </w:pPr>
      <w:bookmarkStart w:id="111" w:name="_Toc385672103"/>
      <w:bookmarkStart w:id="112" w:name="_Toc393690195"/>
      <w:bookmarkStart w:id="113" w:name="_Toc472818739"/>
      <w:bookmarkStart w:id="114" w:name="_Toc235503285"/>
      <w:r w:rsidRPr="00E77497">
        <w:t>4.3.</w:t>
      </w:r>
      <w:r w:rsidR="001A1BE6">
        <w:t>20</w:t>
      </w:r>
    </w:p>
    <w:p w14:paraId="322470C9" w14:textId="77777777" w:rsidR="004C02EF" w:rsidRPr="00E77497" w:rsidRDefault="004C02EF" w:rsidP="004C02EF">
      <w:pPr>
        <w:pStyle w:val="Terms"/>
      </w:pPr>
      <w:r w:rsidRPr="00E77497">
        <w:t xml:space="preserve">Number </w:t>
      </w:r>
      <w:bookmarkEnd w:id="111"/>
      <w:bookmarkEnd w:id="112"/>
      <w:bookmarkEnd w:id="113"/>
      <w:bookmarkEnd w:id="114"/>
      <w:r w:rsidRPr="00E77497">
        <w:t>value</w:t>
      </w:r>
    </w:p>
    <w:p w14:paraId="3B07A26A" w14:textId="77777777" w:rsidR="004C02EF" w:rsidRPr="00E77497" w:rsidRDefault="004C02EF" w:rsidP="004C02EF">
      <w:pPr>
        <w:pStyle w:val="Definition"/>
      </w:pPr>
      <w:r w:rsidRPr="00E77497">
        <w:t>primitive value corresponding to a double-precision 64-bit binary format IEEE 754 value</w:t>
      </w:r>
    </w:p>
    <w:p w14:paraId="2EEE9CB8" w14:textId="77777777"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15" w:name="_Toc385672104"/>
      <w:bookmarkStart w:id="116" w:name="_Toc393690196"/>
    </w:p>
    <w:p w14:paraId="12FEFB04" w14:textId="77777777" w:rsidR="004C02EF" w:rsidRPr="00E77497" w:rsidRDefault="004C02EF" w:rsidP="001A1BE6">
      <w:pPr>
        <w:pStyle w:val="TermNum"/>
      </w:pPr>
      <w:bookmarkStart w:id="117" w:name="_Toc472818740"/>
      <w:bookmarkStart w:id="118" w:name="_Toc235503286"/>
      <w:r w:rsidRPr="00E77497">
        <w:t>4.3.</w:t>
      </w:r>
      <w:r w:rsidR="001A1BE6" w:rsidRPr="00E77497">
        <w:t>2</w:t>
      </w:r>
      <w:r w:rsidR="001A1BE6">
        <w:t>1</w:t>
      </w:r>
    </w:p>
    <w:p w14:paraId="5AF07675" w14:textId="77777777" w:rsidR="004C02EF" w:rsidRPr="00E77497" w:rsidRDefault="004C02EF" w:rsidP="004C02EF">
      <w:pPr>
        <w:pStyle w:val="Terms"/>
      </w:pPr>
      <w:r w:rsidRPr="00E77497">
        <w:t xml:space="preserve">Number </w:t>
      </w:r>
      <w:bookmarkEnd w:id="115"/>
      <w:bookmarkEnd w:id="116"/>
      <w:bookmarkEnd w:id="117"/>
      <w:bookmarkEnd w:id="118"/>
      <w:r w:rsidRPr="00E77497">
        <w:t>type</w:t>
      </w:r>
    </w:p>
    <w:p w14:paraId="55FD5493" w14:textId="77777777" w:rsidR="004C02EF" w:rsidRPr="00E77497" w:rsidRDefault="004C02EF" w:rsidP="004C02EF">
      <w:pPr>
        <w:pStyle w:val="Definition"/>
      </w:pPr>
      <w:r w:rsidRPr="00E77497">
        <w:t xml:space="preserve">set of all possible Number values including the special “Not-a-Number” (NaN) value, positive </w:t>
      </w:r>
      <w:bookmarkStart w:id="119" w:name="_Toc385672105"/>
      <w:bookmarkStart w:id="120" w:name="_Toc393690197"/>
      <w:r w:rsidRPr="00E77497">
        <w:t>infinity, and negative infinity</w:t>
      </w:r>
    </w:p>
    <w:p w14:paraId="72A25EB8" w14:textId="77777777" w:rsidR="004C02EF" w:rsidRPr="00E77497" w:rsidRDefault="004C02EF" w:rsidP="001A1BE6">
      <w:pPr>
        <w:pStyle w:val="TermNum"/>
      </w:pPr>
      <w:bookmarkStart w:id="121" w:name="_Toc472818741"/>
      <w:bookmarkStart w:id="122" w:name="_Toc235503287"/>
      <w:r w:rsidRPr="00E77497">
        <w:t>4.3.</w:t>
      </w:r>
      <w:r w:rsidR="001A1BE6" w:rsidRPr="00E77497">
        <w:t>2</w:t>
      </w:r>
      <w:r w:rsidR="001A1BE6">
        <w:t>2</w:t>
      </w:r>
    </w:p>
    <w:p w14:paraId="5A18B872" w14:textId="77777777" w:rsidR="004C02EF" w:rsidRPr="00E77497" w:rsidRDefault="004C02EF" w:rsidP="004C02EF">
      <w:pPr>
        <w:pStyle w:val="Terms"/>
      </w:pPr>
      <w:r w:rsidRPr="00E77497">
        <w:t xml:space="preserve">Number </w:t>
      </w:r>
      <w:bookmarkEnd w:id="119"/>
      <w:bookmarkEnd w:id="120"/>
      <w:bookmarkEnd w:id="121"/>
      <w:bookmarkEnd w:id="122"/>
      <w:r w:rsidRPr="00E77497">
        <w:t>object</w:t>
      </w:r>
    </w:p>
    <w:p w14:paraId="0168D425"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2D9F440B" w14:textId="77777777"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w:t>
      </w:r>
      <w:r w:rsidR="00022312" w:rsidRPr="00022312">
        <w:t xml:space="preserve"> </w:t>
      </w:r>
      <w:r w:rsidR="00022312">
        <w:t>data</w:t>
      </w:r>
      <w:r w:rsidRPr="00E77497">
        <w:t xml:space="preserve">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w:t>
      </w:r>
      <w:r w:rsidR="002E14E9">
        <w:fldChar w:fldCharType="begin"/>
      </w:r>
      <w:r w:rsidR="002E14E9">
        <w:instrText xml:space="preserve"> REF _Ref365529801 \r \h </w:instrText>
      </w:r>
      <w:r w:rsidR="002E14E9">
        <w:fldChar w:fldCharType="separate"/>
      </w:r>
      <w:r w:rsidR="00D433E8">
        <w:t>20.1.1.1</w:t>
      </w:r>
      <w:r w:rsidR="002E14E9">
        <w:fldChar w:fldCharType="end"/>
      </w:r>
      <w:r w:rsidRPr="00E77497">
        <w:t>)</w:t>
      </w:r>
      <w:bookmarkStart w:id="123" w:name="_Toc385672106"/>
      <w:bookmarkStart w:id="124" w:name="_Toc393690198"/>
      <w:r w:rsidRPr="00E77497">
        <w:t>.</w:t>
      </w:r>
    </w:p>
    <w:p w14:paraId="5202211A" w14:textId="77777777" w:rsidR="004C02EF" w:rsidRPr="00E77497" w:rsidRDefault="004C02EF" w:rsidP="001A1BE6">
      <w:pPr>
        <w:pStyle w:val="TermNum"/>
      </w:pPr>
      <w:bookmarkStart w:id="125" w:name="_Toc472818742"/>
      <w:bookmarkStart w:id="126" w:name="_Toc235503288"/>
      <w:r w:rsidRPr="00E77497">
        <w:t>4.3.</w:t>
      </w:r>
      <w:r w:rsidR="001A1BE6" w:rsidRPr="00E77497">
        <w:t>2</w:t>
      </w:r>
      <w:r w:rsidR="001A1BE6">
        <w:t>3</w:t>
      </w:r>
    </w:p>
    <w:p w14:paraId="36BCD63F" w14:textId="77777777" w:rsidR="004C02EF" w:rsidRPr="00E77497" w:rsidRDefault="004C02EF" w:rsidP="004C02EF">
      <w:pPr>
        <w:pStyle w:val="Terms"/>
      </w:pPr>
      <w:r w:rsidRPr="00E77497">
        <w:t>Infinit</w:t>
      </w:r>
      <w:bookmarkEnd w:id="123"/>
      <w:bookmarkEnd w:id="124"/>
      <w:r w:rsidRPr="00E77497">
        <w:t>y</w:t>
      </w:r>
      <w:bookmarkEnd w:id="125"/>
      <w:bookmarkEnd w:id="126"/>
    </w:p>
    <w:p w14:paraId="05741159" w14:textId="77777777"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127" w:name="_Toc385672107"/>
      <w:bookmarkStart w:id="128" w:name="_Toc393690199"/>
      <w:r w:rsidRPr="00E77497">
        <w:t xml:space="preserve"> positive infinite Number value</w:t>
      </w:r>
    </w:p>
    <w:p w14:paraId="50CA2A5E" w14:textId="77777777" w:rsidR="004C02EF" w:rsidRPr="00E77497" w:rsidRDefault="004C02EF" w:rsidP="001A1BE6">
      <w:pPr>
        <w:pStyle w:val="TermNum"/>
      </w:pPr>
      <w:bookmarkStart w:id="129" w:name="_Hlt424497426"/>
      <w:bookmarkStart w:id="130" w:name="_Toc472818743"/>
      <w:bookmarkStart w:id="131" w:name="_Toc235503289"/>
      <w:bookmarkEnd w:id="129"/>
      <w:r w:rsidRPr="00E77497">
        <w:t>4.3.</w:t>
      </w:r>
      <w:r w:rsidR="001A1BE6" w:rsidRPr="00E77497">
        <w:t>2</w:t>
      </w:r>
      <w:r w:rsidR="001A1BE6">
        <w:t>4</w:t>
      </w:r>
    </w:p>
    <w:p w14:paraId="76C84A56" w14:textId="77777777" w:rsidR="004C02EF" w:rsidRPr="00E77497" w:rsidRDefault="004C02EF" w:rsidP="004C02EF">
      <w:pPr>
        <w:pStyle w:val="Terms"/>
      </w:pPr>
      <w:r w:rsidRPr="00E77497">
        <w:t>Na</w:t>
      </w:r>
      <w:bookmarkEnd w:id="127"/>
      <w:bookmarkEnd w:id="128"/>
      <w:r w:rsidRPr="00E77497">
        <w:t>N</w:t>
      </w:r>
      <w:bookmarkEnd w:id="130"/>
      <w:bookmarkEnd w:id="131"/>
    </w:p>
    <w:p w14:paraId="7CD8BE8C" w14:textId="77777777" w:rsidR="004C02EF" w:rsidRPr="00E77497" w:rsidRDefault="004C02EF" w:rsidP="004C02EF">
      <w:r w:rsidRPr="00E77497">
        <w:t>number value that is a</w:t>
      </w:r>
      <w:ins w:id="132" w:author="Rev 19 Allen Wirfs-Brock" w:date="2013-09-26T17:29:00Z">
        <w:r w:rsidR="00284A05">
          <w:t>n</w:t>
        </w:r>
      </w:ins>
      <w:r w:rsidRPr="00E77497">
        <w:t xml:space="preserve"> IEEE 754 “Not-a-Number” value</w:t>
      </w:r>
    </w:p>
    <w:p w14:paraId="22130410" w14:textId="77777777" w:rsidR="004C02EF" w:rsidRPr="00E77497" w:rsidRDefault="004C02EF" w:rsidP="001A1BE6">
      <w:pPr>
        <w:pStyle w:val="TermNum"/>
      </w:pPr>
      <w:bookmarkStart w:id="133" w:name="_Toc235503290"/>
      <w:r w:rsidRPr="00E77497">
        <w:t>4.3.</w:t>
      </w:r>
      <w:r w:rsidR="001A1BE6" w:rsidRPr="00E77497">
        <w:t>2</w:t>
      </w:r>
      <w:r w:rsidR="001A1BE6">
        <w:t>5</w:t>
      </w:r>
    </w:p>
    <w:bookmarkEnd w:id="133"/>
    <w:p w14:paraId="4E8F8F63" w14:textId="77777777" w:rsidR="004C02EF" w:rsidRPr="00E77497" w:rsidRDefault="004C02EF" w:rsidP="004C02EF">
      <w:pPr>
        <w:pStyle w:val="Terms"/>
      </w:pPr>
      <w:r w:rsidRPr="00E77497">
        <w:t>function</w:t>
      </w:r>
    </w:p>
    <w:p w14:paraId="747C9DEE" w14:textId="77777777" w:rsidR="004C02EF" w:rsidRPr="00E77497" w:rsidRDefault="004C02EF" w:rsidP="001A1BE6">
      <w:r w:rsidRPr="00E77497">
        <w:t>member of the Object type that may be invoked as a subroutine</w:t>
      </w:r>
    </w:p>
    <w:p w14:paraId="6BC3B2E9" w14:textId="77777777" w:rsidR="004C02EF" w:rsidRPr="00E77497" w:rsidRDefault="004C02EF" w:rsidP="00130312">
      <w:pPr>
        <w:pStyle w:val="Note"/>
      </w:pPr>
      <w:r w:rsidRPr="00E77497">
        <w:t>NOTE</w:t>
      </w:r>
      <w:r w:rsidRPr="00E77497">
        <w:tab/>
        <w:t>In addition to its properties, a function contains executable code and state that determine how it behaves when invoked. A function’s code may or may not be written in ECMAScript.</w:t>
      </w:r>
    </w:p>
    <w:p w14:paraId="4DB393CC" w14:textId="77777777" w:rsidR="004C02EF" w:rsidRPr="00E77497" w:rsidRDefault="004C02EF" w:rsidP="001A1BE6">
      <w:pPr>
        <w:pStyle w:val="TermNum"/>
      </w:pPr>
      <w:bookmarkStart w:id="134" w:name="_Toc235503291"/>
      <w:r w:rsidRPr="00E77497">
        <w:t>4.3.</w:t>
      </w:r>
      <w:r w:rsidR="001A1BE6" w:rsidRPr="00E77497">
        <w:t>2</w:t>
      </w:r>
      <w:r w:rsidR="001A1BE6">
        <w:t>6</w:t>
      </w:r>
    </w:p>
    <w:p w14:paraId="7D39DC63" w14:textId="77777777" w:rsidR="004C02EF" w:rsidRPr="00E77497" w:rsidRDefault="004C02EF" w:rsidP="004C02EF">
      <w:pPr>
        <w:pStyle w:val="Terms"/>
      </w:pPr>
      <w:r w:rsidRPr="00E77497">
        <w:t xml:space="preserve">built-in </w:t>
      </w:r>
      <w:bookmarkEnd w:id="134"/>
      <w:r w:rsidRPr="00E77497">
        <w:t>function</w:t>
      </w:r>
    </w:p>
    <w:p w14:paraId="2FC8B5A8" w14:textId="77777777" w:rsidR="004C02EF" w:rsidRPr="00E77497" w:rsidRDefault="004C02EF" w:rsidP="004C02EF">
      <w:r w:rsidRPr="00E77497">
        <w:t>built-in object that is a function</w:t>
      </w:r>
    </w:p>
    <w:p w14:paraId="41EDB2E4" w14:textId="77777777"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56F4ABE5" w14:textId="77777777" w:rsidR="004C02EF" w:rsidRPr="004D1BD1" w:rsidRDefault="004C02EF" w:rsidP="001A1BE6">
      <w:pPr>
        <w:pStyle w:val="TermNum"/>
      </w:pPr>
      <w:bookmarkStart w:id="135" w:name="_Toc235503292"/>
      <w:r w:rsidRPr="004D1BD1">
        <w:t>4.3.</w:t>
      </w:r>
      <w:r w:rsidR="001A1BE6" w:rsidRPr="004D1BD1">
        <w:t>2</w:t>
      </w:r>
      <w:r w:rsidR="001A1BE6">
        <w:t>7</w:t>
      </w:r>
    </w:p>
    <w:bookmarkEnd w:id="135"/>
    <w:p w14:paraId="03734C95" w14:textId="77777777" w:rsidR="004C02EF" w:rsidRPr="00E65A34" w:rsidRDefault="004C02EF" w:rsidP="004C02EF">
      <w:pPr>
        <w:pStyle w:val="Terms"/>
      </w:pPr>
      <w:r w:rsidRPr="00E65A34">
        <w:t>property</w:t>
      </w:r>
    </w:p>
    <w:p w14:paraId="794DA22E" w14:textId="77777777" w:rsidR="004C02EF" w:rsidRPr="009C202C" w:rsidRDefault="004C02EF" w:rsidP="004C02EF">
      <w:r w:rsidRPr="009C202C">
        <w:t>association between a name and a value that is a part of an object</w:t>
      </w:r>
    </w:p>
    <w:p w14:paraId="3253A570" w14:textId="77777777"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14:paraId="4DFE94BA" w14:textId="77777777" w:rsidR="004C02EF" w:rsidRPr="00675B74" w:rsidRDefault="004C02EF" w:rsidP="001A1BE6">
      <w:pPr>
        <w:pStyle w:val="TermNum"/>
      </w:pPr>
      <w:bookmarkStart w:id="136" w:name="_Toc235503293"/>
      <w:r w:rsidRPr="00675B74">
        <w:t>4.3.</w:t>
      </w:r>
      <w:r w:rsidR="001A1BE6" w:rsidRPr="00675B74">
        <w:t>2</w:t>
      </w:r>
      <w:r w:rsidR="001A1BE6">
        <w:t>8</w:t>
      </w:r>
    </w:p>
    <w:bookmarkEnd w:id="136"/>
    <w:p w14:paraId="3A9C71A5" w14:textId="77777777" w:rsidR="004C02EF" w:rsidRPr="00E77497" w:rsidRDefault="004C02EF" w:rsidP="004C02EF">
      <w:pPr>
        <w:pStyle w:val="Terms"/>
      </w:pPr>
      <w:r w:rsidRPr="00E77497">
        <w:t>method</w:t>
      </w:r>
    </w:p>
    <w:p w14:paraId="1EC0AB1F" w14:textId="77777777" w:rsidR="004C02EF" w:rsidRPr="00E77497" w:rsidRDefault="004C02EF" w:rsidP="004C02EF">
      <w:r w:rsidRPr="00E77497">
        <w:t>function that is the value of a property</w:t>
      </w:r>
    </w:p>
    <w:p w14:paraId="6071987B" w14:textId="77777777"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00F386D2" w14:textId="77777777" w:rsidR="004C02EF" w:rsidRPr="00E77497" w:rsidRDefault="004C02EF" w:rsidP="001A1BE6">
      <w:pPr>
        <w:pStyle w:val="TermNum"/>
      </w:pPr>
      <w:bookmarkStart w:id="137" w:name="_Toc235503294"/>
      <w:r w:rsidRPr="00E77497">
        <w:t>4.3.</w:t>
      </w:r>
      <w:r w:rsidR="001A1BE6" w:rsidRPr="00E77497">
        <w:t>2</w:t>
      </w:r>
      <w:r w:rsidR="001A1BE6">
        <w:t>9</w:t>
      </w:r>
    </w:p>
    <w:p w14:paraId="1987DB7E" w14:textId="77777777" w:rsidR="004C02EF" w:rsidRPr="00E77497" w:rsidRDefault="004C02EF" w:rsidP="004C02EF">
      <w:pPr>
        <w:pStyle w:val="Terms"/>
      </w:pPr>
      <w:r w:rsidRPr="00E77497">
        <w:t>built-in method</w:t>
      </w:r>
    </w:p>
    <w:p w14:paraId="0BFC22E8" w14:textId="77777777" w:rsidR="004C02EF" w:rsidRPr="00E77497" w:rsidRDefault="004C02EF" w:rsidP="004C02EF">
      <w:r w:rsidRPr="00E77497">
        <w:t>method that is a built-in function</w:t>
      </w:r>
    </w:p>
    <w:p w14:paraId="62D3CAC0" w14:textId="77777777"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14:paraId="72160D3D" w14:textId="77777777" w:rsidR="004C02EF" w:rsidRPr="00E77497" w:rsidRDefault="004C02EF" w:rsidP="001A1BE6">
      <w:pPr>
        <w:pStyle w:val="TermNum"/>
      </w:pPr>
      <w:r w:rsidRPr="00E77497">
        <w:t>4.3.</w:t>
      </w:r>
      <w:r w:rsidR="001A1BE6">
        <w:t>30</w:t>
      </w:r>
    </w:p>
    <w:bookmarkEnd w:id="137"/>
    <w:p w14:paraId="5306CB74" w14:textId="77777777" w:rsidR="004C02EF" w:rsidRPr="00E77497" w:rsidRDefault="004C02EF" w:rsidP="004C02EF">
      <w:pPr>
        <w:pStyle w:val="Terms"/>
      </w:pPr>
      <w:r w:rsidRPr="00E77497">
        <w:t>attribute</w:t>
      </w:r>
    </w:p>
    <w:p w14:paraId="46B8095E" w14:textId="77777777" w:rsidR="004C02EF" w:rsidRPr="00E77497" w:rsidRDefault="004C02EF" w:rsidP="004C02EF">
      <w:r w:rsidRPr="00E77497">
        <w:t>internal value that defines some characteristic of a property</w:t>
      </w:r>
    </w:p>
    <w:p w14:paraId="1D4C2807" w14:textId="77777777" w:rsidR="004C02EF" w:rsidRPr="00E77497" w:rsidRDefault="004C02EF" w:rsidP="001A1BE6">
      <w:pPr>
        <w:pStyle w:val="TermNum"/>
      </w:pPr>
      <w:bookmarkStart w:id="138" w:name="_Toc235503295"/>
      <w:r w:rsidRPr="00E77497">
        <w:t>4.3.</w:t>
      </w:r>
      <w:r w:rsidR="001A1BE6" w:rsidRPr="00E77497">
        <w:t>3</w:t>
      </w:r>
      <w:r w:rsidR="001A1BE6">
        <w:t>1</w:t>
      </w:r>
    </w:p>
    <w:p w14:paraId="0DA855F5" w14:textId="77777777" w:rsidR="004C02EF" w:rsidRPr="00E77497" w:rsidRDefault="004C02EF" w:rsidP="004C02EF">
      <w:pPr>
        <w:pStyle w:val="Terms"/>
      </w:pPr>
      <w:r w:rsidRPr="00E77497">
        <w:t xml:space="preserve">own </w:t>
      </w:r>
      <w:bookmarkEnd w:id="138"/>
      <w:r w:rsidRPr="00E77497">
        <w:t>property</w:t>
      </w:r>
    </w:p>
    <w:p w14:paraId="0DF66170" w14:textId="77777777" w:rsidR="004C02EF" w:rsidRPr="00E77497" w:rsidRDefault="004C02EF" w:rsidP="004C02EF">
      <w:r w:rsidRPr="00E77497">
        <w:t>property that is directly contained by its object</w:t>
      </w:r>
    </w:p>
    <w:p w14:paraId="4004B977" w14:textId="77777777" w:rsidR="004C02EF" w:rsidRPr="00E77497" w:rsidRDefault="004C02EF" w:rsidP="001A1BE6">
      <w:pPr>
        <w:pStyle w:val="TermNum"/>
      </w:pPr>
      <w:bookmarkStart w:id="139" w:name="_Toc235503296"/>
      <w:r w:rsidRPr="00E77497">
        <w:t>4.3.</w:t>
      </w:r>
      <w:r w:rsidR="001A1BE6" w:rsidRPr="00E77497">
        <w:t>3</w:t>
      </w:r>
      <w:r w:rsidR="001A1BE6">
        <w:t>2</w:t>
      </w:r>
    </w:p>
    <w:p w14:paraId="104BD16A" w14:textId="77777777" w:rsidR="004C02EF" w:rsidRPr="00E77497" w:rsidRDefault="004C02EF" w:rsidP="004C02EF">
      <w:pPr>
        <w:pStyle w:val="Terms"/>
      </w:pPr>
      <w:r w:rsidRPr="00E77497">
        <w:t xml:space="preserve">inherited </w:t>
      </w:r>
      <w:bookmarkEnd w:id="139"/>
      <w:r w:rsidRPr="00E77497">
        <w:t>property</w:t>
      </w:r>
    </w:p>
    <w:p w14:paraId="47AD986A" w14:textId="77777777" w:rsidR="004C02EF" w:rsidRPr="00E77497" w:rsidRDefault="004C02EF" w:rsidP="004C02EF">
      <w:r w:rsidRPr="00E77497">
        <w:t>property of an object that is not an own property but is a property (either own or inherited) of the object’s prototype</w:t>
      </w:r>
    </w:p>
    <w:p w14:paraId="69BCEA3B" w14:textId="77777777" w:rsidR="00735473" w:rsidRDefault="00735473" w:rsidP="0023289A">
      <w:pPr>
        <w:pStyle w:val="20"/>
        <w:rPr>
          <w:ins w:id="140" w:author="Rev 18 Allen Wirfs-Brock" w:date="2013-09-05T09:32:00Z"/>
        </w:rPr>
      </w:pPr>
      <w:bookmarkStart w:id="141" w:name="_Toc368050130"/>
      <w:bookmarkStart w:id="142" w:name="_Toc472818744"/>
      <w:bookmarkStart w:id="143" w:name="_Toc235503298"/>
      <w:bookmarkStart w:id="144" w:name="_Toc241509073"/>
      <w:bookmarkStart w:id="145" w:name="_Toc244416560"/>
      <w:bookmarkStart w:id="146" w:name="_Toc276630924"/>
      <w:ins w:id="147" w:author="Rev 18 Allen Wirfs-Brock" w:date="2013-09-05T09:32:00Z">
        <w:r>
          <w:t>Organization of This Specification</w:t>
        </w:r>
        <w:bookmarkEnd w:id="141"/>
      </w:ins>
    </w:p>
    <w:p w14:paraId="0F72BD77" w14:textId="77777777" w:rsidR="00735473" w:rsidRDefault="0023289A" w:rsidP="0023289A">
      <w:pPr>
        <w:rPr>
          <w:ins w:id="148" w:author="Rev 18 Allen Wirfs-Brock" w:date="2013-09-05T09:33:00Z"/>
        </w:rPr>
      </w:pPr>
      <w:ins w:id="149" w:author="Rev 18 Allen Wirfs-Brock" w:date="2013-09-05T09:33:00Z">
        <w:r>
          <w:t>The remainder of this specification is organized as follows:</w:t>
        </w:r>
      </w:ins>
    </w:p>
    <w:p w14:paraId="3FDB4483" w14:textId="77777777" w:rsidR="0023289A" w:rsidRDefault="0023289A" w:rsidP="0023289A">
      <w:pPr>
        <w:rPr>
          <w:ins w:id="150" w:author="Rev 18 Allen Wirfs-Brock" w:date="2013-09-05T09:34:00Z"/>
        </w:rPr>
      </w:pPr>
      <w:ins w:id="151" w:author="Rev 18 Allen Wirfs-Brock" w:date="2013-09-05T09:33:00Z">
        <w:r>
          <w:t xml:space="preserve">Clause </w:t>
        </w:r>
      </w:ins>
      <w:ins w:id="152" w:author="Rev 18 Allen Wirfs-Brock" w:date="2013-09-05T09:41:00Z">
        <w:r>
          <w:fldChar w:fldCharType="begin"/>
        </w:r>
        <w:r>
          <w:instrText xml:space="preserve"> REF _Ref366137434 \r \h </w:instrText>
        </w:r>
      </w:ins>
      <w:r>
        <w:fldChar w:fldCharType="separate"/>
      </w:r>
      <w:ins w:id="153" w:author="Rev 19 Allen Wirfs-Brock" w:date="2013-09-27T13:21:00Z">
        <w:r w:rsidR="00D433E8">
          <w:t>5</w:t>
        </w:r>
      </w:ins>
      <w:ins w:id="154" w:author="Rev 18 Allen Wirfs-Brock" w:date="2013-09-05T09:41:00Z">
        <w:r>
          <w:fldChar w:fldCharType="end"/>
        </w:r>
      </w:ins>
      <w:ins w:id="155" w:author="Rev 18 Allen Wirfs-Brock" w:date="2013-09-05T09:33:00Z">
        <w:r>
          <w:t xml:space="preserve"> defines the notational conventions used throughout the specification.</w:t>
        </w:r>
      </w:ins>
    </w:p>
    <w:p w14:paraId="59E03DF7" w14:textId="77777777" w:rsidR="0023289A" w:rsidRDefault="0023289A" w:rsidP="0023289A">
      <w:pPr>
        <w:rPr>
          <w:ins w:id="156" w:author="Rev 18 Allen Wirfs-Brock" w:date="2013-09-05T09:35:00Z"/>
        </w:rPr>
      </w:pPr>
      <w:ins w:id="157" w:author="Rev 18 Allen Wirfs-Brock" w:date="2013-09-05T09:34:00Z">
        <w:r>
          <w:t xml:space="preserve">Clauses </w:t>
        </w:r>
      </w:ins>
      <w:ins w:id="158" w:author="Rev 18 Allen Wirfs-Brock" w:date="2013-09-05T09:42:00Z">
        <w:r>
          <w:fldChar w:fldCharType="begin"/>
        </w:r>
        <w:r>
          <w:instrText xml:space="preserve"> REF _Ref365528724 \r \h </w:instrText>
        </w:r>
      </w:ins>
      <w:r>
        <w:fldChar w:fldCharType="separate"/>
      </w:r>
      <w:ins w:id="159" w:author="Rev 19 Allen Wirfs-Brock" w:date="2013-09-27T13:21:00Z">
        <w:r w:rsidR="00D433E8">
          <w:t>6</w:t>
        </w:r>
      </w:ins>
      <w:ins w:id="160" w:author="Rev 18 Allen Wirfs-Brock" w:date="2013-09-05T09:42:00Z">
        <w:r>
          <w:fldChar w:fldCharType="end"/>
        </w:r>
      </w:ins>
      <w:ins w:id="161" w:author="Rev 18 Allen Wirfs-Brock" w:date="2013-09-05T09:34:00Z">
        <w:r>
          <w:t>-</w:t>
        </w:r>
      </w:ins>
      <w:ins w:id="162" w:author="Rev 18 Allen Wirfs-Brock" w:date="2013-09-05T09:42:00Z">
        <w:r>
          <w:fldChar w:fldCharType="begin"/>
        </w:r>
        <w:r>
          <w:instrText xml:space="preserve"> REF _Ref365538546 \r \h </w:instrText>
        </w:r>
      </w:ins>
      <w:r>
        <w:fldChar w:fldCharType="separate"/>
      </w:r>
      <w:ins w:id="163" w:author="Rev 19 Allen Wirfs-Brock" w:date="2013-09-27T13:21:00Z">
        <w:r w:rsidR="00D433E8">
          <w:t>9</w:t>
        </w:r>
      </w:ins>
      <w:ins w:id="164" w:author="Rev 18 Allen Wirfs-Brock" w:date="2013-09-05T09:42:00Z">
        <w:r>
          <w:fldChar w:fldCharType="end"/>
        </w:r>
      </w:ins>
      <w:ins w:id="165" w:author="Rev 18 Allen Wirfs-Brock" w:date="2013-09-05T09:35:00Z">
        <w:r>
          <w:t xml:space="preserve"> define the execution environment within which ECMAScript programs operate.</w:t>
        </w:r>
      </w:ins>
    </w:p>
    <w:p w14:paraId="0AB6078C" w14:textId="77777777" w:rsidR="0023289A" w:rsidRDefault="0023289A" w:rsidP="0023289A">
      <w:pPr>
        <w:rPr>
          <w:ins w:id="166" w:author="Rev 18 Allen Wirfs-Brock" w:date="2013-09-05T09:36:00Z"/>
        </w:rPr>
      </w:pPr>
      <w:ins w:id="167" w:author="Rev 18 Allen Wirfs-Brock" w:date="2013-09-05T09:36:00Z">
        <w:r>
          <w:t xml:space="preserve">Clauses </w:t>
        </w:r>
      </w:ins>
      <w:ins w:id="168" w:author="Rev 18 Allen Wirfs-Brock" w:date="2013-09-05T09:42:00Z">
        <w:r>
          <w:fldChar w:fldCharType="begin"/>
        </w:r>
        <w:r>
          <w:instrText xml:space="preserve"> REF _Ref365480122 \r \h </w:instrText>
        </w:r>
      </w:ins>
      <w:r>
        <w:fldChar w:fldCharType="separate"/>
      </w:r>
      <w:ins w:id="169" w:author="Rev 19 Allen Wirfs-Brock" w:date="2013-09-27T13:21:00Z">
        <w:r w:rsidR="00D433E8">
          <w:t>10</w:t>
        </w:r>
      </w:ins>
      <w:ins w:id="170" w:author="Rev 18 Allen Wirfs-Brock" w:date="2013-09-05T09:42:00Z">
        <w:r>
          <w:fldChar w:fldCharType="end"/>
        </w:r>
      </w:ins>
      <w:ins w:id="171" w:author="Rev 18 Allen Wirfs-Brock" w:date="2013-09-05T09:36:00Z">
        <w:r>
          <w:t>-</w:t>
        </w:r>
      </w:ins>
      <w:ins w:id="172" w:author="Rev 18 Allen Wirfs-Brock" w:date="2013-09-05T09:43:00Z">
        <w:r>
          <w:fldChar w:fldCharType="begin"/>
        </w:r>
        <w:r>
          <w:instrText xml:space="preserve"> REF _Ref365480124 \r \h </w:instrText>
        </w:r>
      </w:ins>
      <w:r>
        <w:fldChar w:fldCharType="separate"/>
      </w:r>
      <w:ins w:id="173" w:author="Rev 19 Allen Wirfs-Brock" w:date="2013-09-27T13:21:00Z">
        <w:r w:rsidR="00D433E8">
          <w:t>16</w:t>
        </w:r>
      </w:ins>
      <w:ins w:id="174" w:author="Rev 18 Allen Wirfs-Brock" w:date="2013-09-05T09:43:00Z">
        <w:r>
          <w:fldChar w:fldCharType="end"/>
        </w:r>
      </w:ins>
      <w:ins w:id="175" w:author="Rev 18 Allen Wirfs-Brock" w:date="2013-09-05T09:36:00Z">
        <w:r>
          <w:t xml:space="preserve"> define the actual ECMAScript programming language includings its syntactic encoding and the execution semantics of all language features.</w:t>
        </w:r>
      </w:ins>
    </w:p>
    <w:p w14:paraId="044C3F09" w14:textId="77777777" w:rsidR="0023289A" w:rsidRDefault="0023289A" w:rsidP="0023289A">
      <w:pPr>
        <w:rPr>
          <w:ins w:id="176" w:author="Rev 18 Allen Wirfs-Brock" w:date="2013-09-05T09:33:00Z"/>
        </w:rPr>
      </w:pPr>
      <w:ins w:id="177" w:author="Rev 18 Allen Wirfs-Brock" w:date="2013-09-05T09:38:00Z">
        <w:r>
          <w:t>Clauses 17-</w:t>
        </w:r>
      </w:ins>
      <w:ins w:id="178" w:author="Rev 18 Allen Wirfs-Brock" w:date="2013-09-05T09:43:00Z">
        <w:r>
          <w:fldChar w:fldCharType="begin"/>
        </w:r>
        <w:r>
          <w:instrText xml:space="preserve"> REF _Ref366137541 \r \h </w:instrText>
        </w:r>
      </w:ins>
      <w:r>
        <w:fldChar w:fldCharType="separate"/>
      </w:r>
      <w:ins w:id="179" w:author="Rev 19 Allen Wirfs-Brock" w:date="2013-09-27T13:21:00Z">
        <w:r w:rsidR="00D433E8">
          <w:t>26</w:t>
        </w:r>
      </w:ins>
      <w:ins w:id="180" w:author="Rev 18 Allen Wirfs-Brock" w:date="2013-09-05T09:43:00Z">
        <w:r>
          <w:fldChar w:fldCharType="end"/>
        </w:r>
      </w:ins>
      <w:ins w:id="181" w:author="Rev 18 Allen Wirfs-Brock" w:date="2013-09-05T09:39:00Z">
        <w:r>
          <w:t xml:space="preserve"> define the ECMAScript standard library. </w:t>
        </w:r>
      </w:ins>
      <w:ins w:id="182" w:author="Rev 18 Allen Wirfs-Brock" w:date="2013-09-05T09:40:00Z">
        <w:r>
          <w:t>It includes the definitions of all of the standard</w:t>
        </w:r>
      </w:ins>
      <w:ins w:id="183" w:author="Rev 18 Allen Wirfs-Brock" w:date="2013-09-05T09:39:00Z">
        <w:r>
          <w:t xml:space="preserve"> objects that are available </w:t>
        </w:r>
      </w:ins>
      <w:ins w:id="184" w:author="Rev 18 Allen Wirfs-Brock" w:date="2013-09-05T09:40:00Z">
        <w:r>
          <w:t>for use by ECMAScript programs as the execute.</w:t>
        </w:r>
      </w:ins>
    </w:p>
    <w:p w14:paraId="7C1AE015" w14:textId="77777777" w:rsidR="0023289A" w:rsidRPr="00735473" w:rsidRDefault="0023289A" w:rsidP="0023289A">
      <w:pPr>
        <w:rPr>
          <w:ins w:id="185" w:author="Rev 18 Allen Wirfs-Brock" w:date="2013-09-05T09:32:00Z"/>
        </w:rPr>
      </w:pPr>
    </w:p>
    <w:p w14:paraId="2E137F17" w14:textId="77777777" w:rsidR="004C02EF" w:rsidRPr="00E77497" w:rsidRDefault="004C02EF" w:rsidP="00897B69">
      <w:pPr>
        <w:pStyle w:val="1"/>
      </w:pPr>
      <w:bookmarkStart w:id="186" w:name="_Ref366137434"/>
      <w:bookmarkStart w:id="187" w:name="_Toc368050131"/>
      <w:r w:rsidRPr="00E77497">
        <w:t>Notational Conventions</w:t>
      </w:r>
      <w:bookmarkStart w:id="188" w:name="_Toc381513606"/>
      <w:bookmarkStart w:id="189" w:name="_Ref381520185"/>
      <w:bookmarkStart w:id="190" w:name="_Ref381520193"/>
      <w:bookmarkStart w:id="191" w:name="_Ref381520231"/>
      <w:bookmarkStart w:id="192" w:name="_Toc382202747"/>
      <w:bookmarkStart w:id="193" w:name="_Toc382202967"/>
      <w:bookmarkStart w:id="194" w:name="_Toc382212128"/>
      <w:bookmarkStart w:id="195" w:name="_Toc382212307"/>
      <w:bookmarkStart w:id="196" w:name="_Toc382291473"/>
      <w:bookmarkStart w:id="197" w:name="_Ref382710935"/>
      <w:bookmarkStart w:id="198" w:name="_Toc385672110"/>
      <w:bookmarkStart w:id="199" w:name="_Toc393690201"/>
      <w:bookmarkEnd w:id="142"/>
      <w:bookmarkEnd w:id="143"/>
      <w:bookmarkEnd w:id="144"/>
      <w:bookmarkEnd w:id="145"/>
      <w:bookmarkEnd w:id="146"/>
      <w:bookmarkEnd w:id="186"/>
      <w:bookmarkEnd w:id="187"/>
    </w:p>
    <w:p w14:paraId="3CFF59C4" w14:textId="77777777" w:rsidR="004C02EF" w:rsidRPr="00E77497" w:rsidRDefault="004C02EF" w:rsidP="00D148E9">
      <w:pPr>
        <w:pStyle w:val="20"/>
      </w:pPr>
      <w:bookmarkStart w:id="200" w:name="_Toc472818745"/>
      <w:bookmarkStart w:id="201" w:name="_Toc235503299"/>
      <w:bookmarkStart w:id="202" w:name="_Toc241509074"/>
      <w:bookmarkStart w:id="203" w:name="_Toc244416561"/>
      <w:bookmarkStart w:id="204" w:name="_Toc276630925"/>
      <w:bookmarkStart w:id="205" w:name="_Toc368050132"/>
      <w:r w:rsidRPr="00E77497">
        <w:t>Syntactic and Lexical Grammar</w:t>
      </w:r>
      <w:bookmarkEnd w:id="188"/>
      <w:bookmarkEnd w:id="189"/>
      <w:bookmarkEnd w:id="190"/>
      <w:bookmarkEnd w:id="191"/>
      <w:bookmarkEnd w:id="192"/>
      <w:bookmarkEnd w:id="193"/>
      <w:bookmarkEnd w:id="194"/>
      <w:bookmarkEnd w:id="195"/>
      <w:bookmarkEnd w:id="196"/>
      <w:bookmarkEnd w:id="197"/>
      <w:bookmarkEnd w:id="198"/>
      <w:bookmarkEnd w:id="199"/>
      <w:r w:rsidRPr="00E77497">
        <w:t>s</w:t>
      </w:r>
      <w:bookmarkEnd w:id="200"/>
      <w:bookmarkEnd w:id="201"/>
      <w:bookmarkEnd w:id="202"/>
      <w:bookmarkEnd w:id="203"/>
      <w:bookmarkEnd w:id="204"/>
      <w:bookmarkEnd w:id="205"/>
    </w:p>
    <w:p w14:paraId="2B2387D3" w14:textId="77777777" w:rsidR="004C02EF" w:rsidRPr="00E77497" w:rsidRDefault="004C02EF" w:rsidP="00D148E9">
      <w:pPr>
        <w:pStyle w:val="30"/>
      </w:pPr>
      <w:bookmarkStart w:id="206" w:name="_Toc381513607"/>
      <w:bookmarkStart w:id="207" w:name="_Toc382202748"/>
      <w:bookmarkStart w:id="208" w:name="_Toc382202968"/>
      <w:bookmarkStart w:id="209" w:name="_Toc382212129"/>
      <w:bookmarkStart w:id="210" w:name="_Toc382212308"/>
      <w:bookmarkStart w:id="211" w:name="_Toc382291474"/>
      <w:bookmarkStart w:id="212" w:name="_Toc385672111"/>
      <w:bookmarkStart w:id="213" w:name="_Toc393690202"/>
      <w:bookmarkStart w:id="214" w:name="_Toc472818746"/>
      <w:bookmarkStart w:id="215" w:name="_Toc235503300"/>
      <w:bookmarkStart w:id="216" w:name="_Toc241509075"/>
      <w:bookmarkStart w:id="217" w:name="_Toc244416562"/>
      <w:bookmarkStart w:id="218" w:name="_Toc276630926"/>
      <w:bookmarkStart w:id="219" w:name="_Toc368050133"/>
      <w:r w:rsidRPr="00E77497">
        <w:t>Context-Free Grammar</w:t>
      </w:r>
      <w:bookmarkEnd w:id="206"/>
      <w:bookmarkEnd w:id="207"/>
      <w:bookmarkEnd w:id="208"/>
      <w:bookmarkEnd w:id="209"/>
      <w:bookmarkEnd w:id="210"/>
      <w:bookmarkEnd w:id="211"/>
      <w:bookmarkEnd w:id="212"/>
      <w:bookmarkEnd w:id="213"/>
      <w:r w:rsidRPr="00E77497">
        <w:t>s</w:t>
      </w:r>
      <w:bookmarkEnd w:id="214"/>
      <w:bookmarkEnd w:id="215"/>
      <w:bookmarkEnd w:id="216"/>
      <w:bookmarkEnd w:id="217"/>
      <w:bookmarkEnd w:id="218"/>
      <w:bookmarkEnd w:id="219"/>
    </w:p>
    <w:p w14:paraId="0D1E7868" w14:textId="77777777" w:rsidR="00161FF2"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14:paraId="64FDDD95" w14:textId="77777777" w:rsidR="004C02EF" w:rsidRPr="00E77497" w:rsidRDefault="0021277A" w:rsidP="004C02EF">
      <w:r>
        <w:t xml:space="preserve">A </w:t>
      </w:r>
      <w:r>
        <w:rPr>
          <w:i/>
        </w:rPr>
        <w:t>chain</w:t>
      </w:r>
      <w:r w:rsidRPr="0021277A">
        <w:rPr>
          <w:i/>
        </w:rPr>
        <w:t xml:space="preserve"> production</w:t>
      </w:r>
      <w:r>
        <w:t xml:space="preserve"> is </w:t>
      </w:r>
      <w:r w:rsidR="00161FF2">
        <w:t>a production</w:t>
      </w:r>
      <w:r>
        <w:t xml:space="preserve"> that has exactly one nonterminal symbol on  its right-hand side along with zero or more terminal symbols.</w:t>
      </w:r>
    </w:p>
    <w:p w14:paraId="7A2A98FB" w14:textId="77777777"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220" w:name="_Toc381513608"/>
      <w:bookmarkStart w:id="221" w:name="_Toc382202749"/>
      <w:bookmarkStart w:id="222" w:name="_Toc382202969"/>
      <w:bookmarkStart w:id="223" w:name="_Toc382212130"/>
      <w:bookmarkStart w:id="224" w:name="_Toc382212309"/>
      <w:bookmarkStart w:id="225" w:name="_Toc382291475"/>
      <w:bookmarkStart w:id="226" w:name="_Ref382648155"/>
      <w:bookmarkStart w:id="227" w:name="_Ref384022086"/>
      <w:bookmarkStart w:id="228" w:name="_Toc385672112"/>
      <w:bookmarkStart w:id="229" w:name="_Toc393690203"/>
      <w:bookmarkStart w:id="230" w:name="_Ref404492853"/>
    </w:p>
    <w:p w14:paraId="4F3BDF0D" w14:textId="77777777" w:rsidR="004C02EF" w:rsidRPr="00E77497" w:rsidRDefault="004C02EF" w:rsidP="00D148E9">
      <w:pPr>
        <w:pStyle w:val="30"/>
      </w:pPr>
      <w:bookmarkStart w:id="231" w:name="_Ref424530657"/>
      <w:bookmarkStart w:id="232" w:name="_Toc472818747"/>
      <w:bookmarkStart w:id="233" w:name="_Toc235503301"/>
      <w:bookmarkStart w:id="234" w:name="_Toc241509076"/>
      <w:bookmarkStart w:id="235" w:name="_Toc244416563"/>
      <w:bookmarkStart w:id="236" w:name="_Toc276630927"/>
      <w:bookmarkStart w:id="237" w:name="_Ref365529928"/>
      <w:bookmarkStart w:id="238" w:name="_Toc368050134"/>
      <w:r w:rsidRPr="00E77497">
        <w:t>The Lexical and RegExp Gramma</w:t>
      </w:r>
      <w:bookmarkEnd w:id="220"/>
      <w:bookmarkEnd w:id="221"/>
      <w:bookmarkEnd w:id="222"/>
      <w:bookmarkEnd w:id="223"/>
      <w:bookmarkEnd w:id="224"/>
      <w:bookmarkEnd w:id="225"/>
      <w:bookmarkEnd w:id="226"/>
      <w:bookmarkEnd w:id="227"/>
      <w:bookmarkEnd w:id="228"/>
      <w:bookmarkEnd w:id="229"/>
      <w:bookmarkEnd w:id="230"/>
      <w:r w:rsidRPr="00E77497">
        <w:t>r</w:t>
      </w:r>
      <w:bookmarkEnd w:id="231"/>
      <w:r w:rsidRPr="00E77497">
        <w:t>s</w:t>
      </w:r>
      <w:bookmarkEnd w:id="232"/>
      <w:bookmarkEnd w:id="233"/>
      <w:bookmarkEnd w:id="234"/>
      <w:bookmarkEnd w:id="235"/>
      <w:bookmarkEnd w:id="236"/>
      <w:bookmarkEnd w:id="237"/>
      <w:bookmarkEnd w:id="238"/>
    </w:p>
    <w:p w14:paraId="46E8D7F4" w14:textId="77777777"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6DB18A7F" w14:textId="77777777"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These tokens are the reserved words, identifiers, literals, and punctuators of the ECMAScript language. Moreover, line terminators, although not considered to be tokens, also become part of the stream of input elements and guide the process of automatic semicolon insertion (</w:t>
      </w:r>
      <w:r w:rsidR="00E86857">
        <w:fldChar w:fldCharType="begin"/>
      </w:r>
      <w:r w:rsidR="00E86857">
        <w:instrText xml:space="preserve"> REF _Ref365537306 \r \h </w:instrText>
      </w:r>
      <w:r w:rsidR="00E86857">
        <w:fldChar w:fldCharType="separate"/>
      </w:r>
      <w:r w:rsidR="00D433E8">
        <w:t>11.9</w:t>
      </w:r>
      <w:r w:rsidR="00E86857">
        <w:fldChar w:fldCharType="end"/>
      </w:r>
      <w:r w:rsidRPr="00E77497">
        <w:t xml:space="preserve">).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4F1B28B1" w14:textId="77777777" w:rsidR="004C02EF" w:rsidRPr="00E77497" w:rsidRDefault="004C02EF" w:rsidP="004C02EF">
      <w:r w:rsidRPr="00E77497">
        <w:t xml:space="preserve">A </w:t>
      </w:r>
      <w:r w:rsidRPr="00E77497">
        <w:rPr>
          <w:i/>
        </w:rPr>
        <w:t>RegExp grammar</w:t>
      </w:r>
      <w:r w:rsidRPr="00E77497">
        <w:t xml:space="preserve"> for ECMAScript is given in </w:t>
      </w:r>
      <w:r w:rsidR="00E86857">
        <w:fldChar w:fldCharType="begin"/>
      </w:r>
      <w:r w:rsidR="00E86857">
        <w:instrText xml:space="preserve"> REF _Ref365537364 \r \h </w:instrText>
      </w:r>
      <w:r w:rsidR="00E86857">
        <w:fldChar w:fldCharType="separate"/>
      </w:r>
      <w:r w:rsidR="00D433E8">
        <w:t>21.2.1</w:t>
      </w:r>
      <w:r w:rsidR="00E86857">
        <w:fldChar w:fldCharType="end"/>
      </w:r>
      <w:r w:rsidRPr="00E77497">
        <w:t xml:space="preserve">.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5FF4E032" w14:textId="77777777"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239" w:name="_Toc381513609"/>
      <w:bookmarkStart w:id="240" w:name="_Toc382202750"/>
      <w:bookmarkStart w:id="241" w:name="_Toc382202970"/>
      <w:bookmarkStart w:id="242" w:name="_Toc382212131"/>
      <w:bookmarkStart w:id="243" w:name="_Toc382212310"/>
      <w:bookmarkStart w:id="244" w:name="_Toc382291476"/>
      <w:bookmarkStart w:id="245" w:name="_Toc385672113"/>
      <w:bookmarkStart w:id="246" w:name="_Toc393690204"/>
      <w:r w:rsidRPr="00E77497">
        <w:t xml:space="preserve"> The lexical and RegExp grammars share some productions.</w:t>
      </w:r>
    </w:p>
    <w:p w14:paraId="5049CC75" w14:textId="77777777" w:rsidR="004C02EF" w:rsidRPr="00E77497" w:rsidRDefault="004C02EF" w:rsidP="00D148E9">
      <w:pPr>
        <w:pStyle w:val="30"/>
      </w:pPr>
      <w:bookmarkStart w:id="247" w:name="_Toc472818748"/>
      <w:bookmarkStart w:id="248" w:name="_Toc235503302"/>
      <w:bookmarkStart w:id="249" w:name="_Toc241509077"/>
      <w:bookmarkStart w:id="250" w:name="_Toc244416564"/>
      <w:bookmarkStart w:id="251" w:name="_Toc276630928"/>
      <w:bookmarkStart w:id="252" w:name="_Toc368050135"/>
      <w:r w:rsidRPr="00E77497">
        <w:t>The Numeric String Gramma</w:t>
      </w:r>
      <w:bookmarkEnd w:id="239"/>
      <w:bookmarkEnd w:id="240"/>
      <w:bookmarkEnd w:id="241"/>
      <w:bookmarkEnd w:id="242"/>
      <w:bookmarkEnd w:id="243"/>
      <w:bookmarkEnd w:id="244"/>
      <w:bookmarkEnd w:id="245"/>
      <w:bookmarkEnd w:id="246"/>
      <w:r w:rsidRPr="00E77497">
        <w:t>r</w:t>
      </w:r>
      <w:bookmarkEnd w:id="247"/>
      <w:bookmarkEnd w:id="248"/>
      <w:bookmarkEnd w:id="249"/>
      <w:bookmarkEnd w:id="250"/>
      <w:bookmarkEnd w:id="251"/>
      <w:bookmarkEnd w:id="252"/>
    </w:p>
    <w:p w14:paraId="3A358CBB" w14:textId="77777777"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xml:space="preserve">. This grammar appears in </w:t>
      </w:r>
      <w:r w:rsidR="00E86857">
        <w:fldChar w:fldCharType="begin"/>
      </w:r>
      <w:r w:rsidR="00E86857">
        <w:instrText xml:space="preserve"> REF _Ref365537464 \r \h </w:instrText>
      </w:r>
      <w:r w:rsidR="00E86857">
        <w:fldChar w:fldCharType="separate"/>
      </w:r>
      <w:r w:rsidR="00D433E8">
        <w:t>7.1.3.1</w:t>
      </w:r>
      <w:r w:rsidR="00E86857">
        <w:fldChar w:fldCharType="end"/>
      </w:r>
      <w:r w:rsidRPr="00E77497">
        <w:t>.</w:t>
      </w:r>
      <w:bookmarkStart w:id="253" w:name="_Toc381513610"/>
    </w:p>
    <w:p w14:paraId="3364AED0" w14:textId="77777777"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254" w:name="_Toc382202751"/>
      <w:bookmarkStart w:id="255" w:name="_Toc382202971"/>
      <w:bookmarkStart w:id="256" w:name="_Toc382212132"/>
      <w:bookmarkStart w:id="257" w:name="_Toc382212311"/>
      <w:bookmarkStart w:id="258" w:name="_Toc382291477"/>
      <w:bookmarkStart w:id="259" w:name="_Ref384024372"/>
      <w:bookmarkStart w:id="260" w:name="_Toc385672114"/>
      <w:bookmarkStart w:id="261" w:name="_Toc393690205"/>
    </w:p>
    <w:p w14:paraId="389322FA" w14:textId="77777777" w:rsidR="004C02EF" w:rsidRPr="00E77497" w:rsidRDefault="004C02EF" w:rsidP="00D148E9">
      <w:pPr>
        <w:pStyle w:val="30"/>
      </w:pPr>
      <w:bookmarkStart w:id="262" w:name="_Toc472818749"/>
      <w:bookmarkStart w:id="263" w:name="_Toc235503303"/>
      <w:bookmarkStart w:id="264" w:name="_Toc241509078"/>
      <w:bookmarkStart w:id="265" w:name="_Toc244416565"/>
      <w:bookmarkStart w:id="266" w:name="_Toc276630929"/>
      <w:bookmarkStart w:id="267" w:name="_Toc368050136"/>
      <w:r w:rsidRPr="00E77497">
        <w:t>The Syntactic Gramma</w:t>
      </w:r>
      <w:bookmarkEnd w:id="253"/>
      <w:bookmarkEnd w:id="254"/>
      <w:bookmarkEnd w:id="255"/>
      <w:bookmarkEnd w:id="256"/>
      <w:bookmarkEnd w:id="257"/>
      <w:bookmarkEnd w:id="258"/>
      <w:bookmarkEnd w:id="259"/>
      <w:bookmarkEnd w:id="260"/>
      <w:bookmarkEnd w:id="261"/>
      <w:r w:rsidRPr="00E77497">
        <w:t>r</w:t>
      </w:r>
      <w:bookmarkEnd w:id="262"/>
      <w:bookmarkEnd w:id="263"/>
      <w:bookmarkEnd w:id="264"/>
      <w:bookmarkEnd w:id="265"/>
      <w:bookmarkEnd w:id="266"/>
      <w:bookmarkEnd w:id="267"/>
    </w:p>
    <w:p w14:paraId="7FB19A3F" w14:textId="77777777" w:rsidR="004C02EF" w:rsidRPr="00E77497" w:rsidRDefault="004C02EF" w:rsidP="00E343EB">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w:t>
      </w:r>
      <w:r w:rsidR="002E14E9">
        <w:fldChar w:fldCharType="begin"/>
      </w:r>
      <w:r w:rsidR="002E14E9">
        <w:instrText xml:space="preserve"> REF _Ref365529928 \r \h </w:instrText>
      </w:r>
      <w:r w:rsidR="002E14E9">
        <w:fldChar w:fldCharType="separate"/>
      </w:r>
      <w:r w:rsidR="00D433E8">
        <w:t>5.1.2</w:t>
      </w:r>
      <w:r w:rsidR="002E14E9">
        <w:fldChar w:fldCharType="end"/>
      </w:r>
      <w:r w:rsidRPr="00E77497">
        <w:t xml:space="preserve">). It defines a set of productions, starting from the goal symbol </w:t>
      </w:r>
      <w:r w:rsidR="00E343EB">
        <w:rPr>
          <w:rStyle w:val="bnf"/>
        </w:rPr>
        <w:t>Script</w:t>
      </w:r>
      <w:r w:rsidRPr="00E77497">
        <w:t>, that describe how sequences of tokens can form syntactically correct</w:t>
      </w:r>
      <w:r w:rsidR="00E343EB">
        <w:t xml:space="preserve"> independent components of an</w:t>
      </w:r>
      <w:r w:rsidRPr="00E77497">
        <w:t xml:space="preserve"> ECMAScript programs.</w:t>
      </w:r>
    </w:p>
    <w:p w14:paraId="5B776363" w14:textId="77777777" w:rsidR="004C02EF" w:rsidRPr="00E77497" w:rsidRDefault="004C02EF" w:rsidP="00E343EB">
      <w:r w:rsidRPr="00E77497">
        <w:t xml:space="preserve">When a stream of characters is to be parsed as an ECMAScript </w:t>
      </w:r>
      <w:r w:rsidR="00E343EB">
        <w:t>script</w:t>
      </w:r>
      <w:r w:rsidRPr="00E77497">
        <w:t xml:space="preserve">, it is first converted to a stream of input elements by repeated application of the lexical grammar; this stream of input elements is then parsed by a single application of the syntactic grammar. The </w:t>
      </w:r>
      <w:r w:rsidR="00E343EB">
        <w:t>script</w:t>
      </w:r>
      <w:r w:rsidR="00E343EB" w:rsidRPr="00E77497">
        <w:t xml:space="preserve"> </w:t>
      </w:r>
      <w:r w:rsidRPr="00E77497">
        <w:t xml:space="preserve">is syntactically in error if the tokens in the stream of input elements cannot be parsed as a single instance of the goal nonterminal </w:t>
      </w:r>
      <w:r w:rsidR="00E343EB">
        <w:rPr>
          <w:rStyle w:val="bnf"/>
        </w:rPr>
        <w:t>Script</w:t>
      </w:r>
      <w:r w:rsidRPr="00E77497">
        <w:t>, with no tokens left over.</w:t>
      </w:r>
    </w:p>
    <w:p w14:paraId="0E2CBA97" w14:textId="77777777"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14:paraId="64FEDC5D" w14:textId="77777777" w:rsidR="004C02EF" w:rsidRPr="00E77497" w:rsidRDefault="004C02EF" w:rsidP="00E343EB">
      <w:r w:rsidRPr="00E77497">
        <w:t xml:space="preserve">The syntactic grammar as presented in clauses </w:t>
      </w:r>
      <w:r w:rsidR="002E14E9">
        <w:fldChar w:fldCharType="begin"/>
      </w:r>
      <w:r w:rsidR="002E14E9">
        <w:instrText xml:space="preserve"> REF _Ref424532486 \r \h </w:instrText>
      </w:r>
      <w:r w:rsidR="002E14E9">
        <w:fldChar w:fldCharType="separate"/>
      </w:r>
      <w:r w:rsidR="00D433E8">
        <w:t>12</w:t>
      </w:r>
      <w:r w:rsidR="002E14E9">
        <w:fldChar w:fldCharType="end"/>
      </w:r>
      <w:r w:rsidRPr="00E77497">
        <w:t xml:space="preserve">, </w:t>
      </w:r>
      <w:r w:rsidR="002E14E9">
        <w:fldChar w:fldCharType="begin"/>
      </w:r>
      <w:r w:rsidR="002E14E9">
        <w:instrText xml:space="preserve"> REF _Ref365530130 \r \h </w:instrText>
      </w:r>
      <w:r w:rsidR="002E14E9">
        <w:fldChar w:fldCharType="separate"/>
      </w:r>
      <w:r w:rsidR="00D433E8">
        <w:t>13</w:t>
      </w:r>
      <w:r w:rsidR="002E14E9">
        <w:fldChar w:fldCharType="end"/>
      </w:r>
      <w:r w:rsidRPr="00E77497">
        <w:t xml:space="preserve">, </w:t>
      </w:r>
      <w:r w:rsidR="002E14E9">
        <w:fldChar w:fldCharType="begin"/>
      </w:r>
      <w:r w:rsidR="002E14E9">
        <w:instrText xml:space="preserve"> REF _Ref365530152 \r \h </w:instrText>
      </w:r>
      <w:r w:rsidR="002E14E9">
        <w:fldChar w:fldCharType="separate"/>
      </w:r>
      <w:r w:rsidR="00D433E8">
        <w:t>14</w:t>
      </w:r>
      <w:r w:rsidR="002E14E9">
        <w:fldChar w:fldCharType="end"/>
      </w:r>
      <w:r w:rsidR="002E14E9">
        <w:t xml:space="preserve"> </w:t>
      </w:r>
      <w:r w:rsidRPr="00E77497">
        <w:t xml:space="preserve">and </w:t>
      </w:r>
      <w:r w:rsidR="002E14E9">
        <w:fldChar w:fldCharType="begin"/>
      </w:r>
      <w:r w:rsidR="002E14E9">
        <w:instrText xml:space="preserve"> REF _Ref365530288 \r \h </w:instrText>
      </w:r>
      <w:r w:rsidR="002E14E9">
        <w:fldChar w:fldCharType="separate"/>
      </w:r>
      <w:r w:rsidR="00D433E8">
        <w:t>15</w:t>
      </w:r>
      <w:r w:rsidR="002E14E9">
        <w:fldChar w:fldCharType="end"/>
      </w:r>
      <w:r w:rsidR="002E14E9">
        <w:t xml:space="preserve"> </w:t>
      </w:r>
      <w:r w:rsidRPr="00E77497">
        <w:t xml:space="preserve">is actually not a complete account of which token sequences are accepted as correct ECMAScript </w:t>
      </w:r>
      <w:r w:rsidR="00E343EB">
        <w:t>script</w:t>
      </w:r>
      <w:r w:rsidR="00E343EB" w:rsidRPr="00E77497">
        <w:t>s</w:t>
      </w:r>
      <w:r w:rsidRPr="00E77497">
        <w:t>.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68" w:name="_Toc381513611"/>
      <w:bookmarkStart w:id="269" w:name="_Toc382202752"/>
      <w:bookmarkStart w:id="270" w:name="_Toc382202972"/>
      <w:bookmarkStart w:id="271" w:name="_Toc382212133"/>
      <w:bookmarkStart w:id="272" w:name="_Toc382212312"/>
      <w:bookmarkStart w:id="273" w:name="_Toc382291478"/>
      <w:bookmarkStart w:id="274" w:name="_Ref382711005"/>
      <w:bookmarkStart w:id="275" w:name="_Toc385672115"/>
      <w:bookmarkStart w:id="276" w:name="_Toc393690206"/>
    </w:p>
    <w:p w14:paraId="2058CDC1" w14:textId="77777777" w:rsidR="00DD2A89" w:rsidRPr="00E77497" w:rsidRDefault="00DD2A89" w:rsidP="00E343EB">
      <w:r w:rsidRPr="00E77497">
        <w:t xml:space="preserve">In certain cases in order to avoid </w:t>
      </w:r>
      <w:r w:rsidR="00466989" w:rsidRPr="00E77497">
        <w:t>ambiguities</w:t>
      </w:r>
      <w:r w:rsidRPr="00E77497">
        <w:t xml:space="preserve"> the syntactic</w:t>
      </w:r>
      <w:r w:rsidR="008669D1" w:rsidRPr="00E77497">
        <w:t xml:space="preserve"> grammar</w:t>
      </w:r>
      <w:r w:rsidRPr="00E77497">
        <w:t xml:space="preserve"> uses </w:t>
      </w:r>
      <w:r w:rsidR="008473F8">
        <w:t>general</w:t>
      </w:r>
      <w:r w:rsidR="006E6733">
        <w:t>i</w:t>
      </w:r>
      <w:r w:rsidR="007F5175">
        <w:t>s</w:t>
      </w:r>
      <w:r w:rsidR="006E6733">
        <w:t>e</w:t>
      </w:r>
      <w:r w:rsidR="007F5175">
        <w:t>d</w:t>
      </w:r>
      <w:r w:rsidR="008473F8">
        <w:t xml:space="preserve"> </w:t>
      </w:r>
      <w:r w:rsidRPr="00E77497">
        <w:t xml:space="preserve">productions that permit token sequences that are not valid ECMAScript </w:t>
      </w:r>
      <w:r w:rsidR="00E343EB">
        <w:t>script</w:t>
      </w:r>
      <w:r w:rsidRPr="00E77497">
        <w:t>s.</w:t>
      </w:r>
      <w:r w:rsidR="008473F8">
        <w:t xml:space="preserve"> For example, this technique is used in with object literals and object destructuring patterns.</w:t>
      </w:r>
      <w:r w:rsidRPr="00E77497">
        <w:t xml:space="preserve"> </w:t>
      </w:r>
      <w:r w:rsidR="008669D1" w:rsidRPr="00E77497">
        <w:t xml:space="preserve">In such cases a more restrictive </w:t>
      </w:r>
      <w:r w:rsidR="008669D1" w:rsidRPr="00E77497">
        <w:rPr>
          <w:i/>
        </w:rPr>
        <w:t>supplemental grammar</w:t>
      </w:r>
      <w:r w:rsidR="008669D1" w:rsidRPr="00E77497">
        <w:t xml:space="preserve"> is provided that further restricts the acceptable token sequences. In </w:t>
      </w:r>
      <w:r w:rsidR="008473F8">
        <w:t>certain contexts</w:t>
      </w:r>
      <w:r w:rsidR="008669D1" w:rsidRPr="00E77497">
        <w:t>, when explicitly specific</w:t>
      </w:r>
      <w:r w:rsidR="00466989" w:rsidRPr="00E77497">
        <w:t>, the</w:t>
      </w:r>
      <w:r w:rsidR="008669D1" w:rsidRPr="00E77497">
        <w:t xml:space="preserve"> </w:t>
      </w:r>
      <w:r w:rsidR="004571D2" w:rsidRPr="00E77497">
        <w:t>input elements</w:t>
      </w:r>
      <w:r w:rsidR="008669D1" w:rsidRPr="00E77497">
        <w:t xml:space="preserve"> corresponding to</w:t>
      </w:r>
      <w:r w:rsidR="004571D2" w:rsidRPr="00E77497">
        <w:t xml:space="preserve"> such a production </w:t>
      </w:r>
      <w:r w:rsidR="008473F8">
        <w:t>are</w:t>
      </w:r>
      <w:r w:rsidR="004571D2" w:rsidRPr="00E77497">
        <w:t xml:space="preserve"> parsed again using a goal symbol of a supplemental grammar.  The </w:t>
      </w:r>
      <w:r w:rsidR="00E343EB">
        <w:t>script</w:t>
      </w:r>
      <w:r w:rsidR="004571D2" w:rsidRPr="00E77497">
        <w:t xml:space="preserve"> is syntactically in error if the tokens in the stream of input elements cannot be parsed as a single instance of the supplemental goal symbol, with no tokens left over.</w:t>
      </w:r>
    </w:p>
    <w:p w14:paraId="09DA2328" w14:textId="77777777" w:rsidR="004C02EF" w:rsidRPr="00E77497" w:rsidRDefault="004C02EF" w:rsidP="00D148E9">
      <w:pPr>
        <w:pStyle w:val="30"/>
      </w:pPr>
      <w:bookmarkStart w:id="277" w:name="_Toc235503304"/>
      <w:bookmarkStart w:id="278" w:name="_Toc241509079"/>
      <w:bookmarkStart w:id="279" w:name="_Toc244416566"/>
      <w:bookmarkStart w:id="280" w:name="_Toc276630930"/>
      <w:bookmarkStart w:id="281" w:name="_Toc368050137"/>
      <w:r w:rsidRPr="00E77497">
        <w:t>The JSON Grammar</w:t>
      </w:r>
      <w:bookmarkEnd w:id="277"/>
      <w:bookmarkEnd w:id="278"/>
      <w:bookmarkEnd w:id="279"/>
      <w:bookmarkEnd w:id="280"/>
      <w:bookmarkEnd w:id="281"/>
    </w:p>
    <w:p w14:paraId="1083784C" w14:textId="77777777" w:rsidR="004C02EF" w:rsidRPr="00E77497" w:rsidRDefault="004C02EF" w:rsidP="004C02EF">
      <w:r w:rsidRPr="00E77497">
        <w:t xml:space="preserve">The JSON grammar is used to translate a String describing a set of ECMAScript objects into actual objects. The JSON grammar is given in </w:t>
      </w:r>
      <w:r w:rsidR="0018498E">
        <w:fldChar w:fldCharType="begin"/>
      </w:r>
      <w:r w:rsidR="0018498E">
        <w:instrText xml:space="preserve"> REF _Ref365480123 \r \h </w:instrText>
      </w:r>
      <w:r w:rsidR="0018498E">
        <w:fldChar w:fldCharType="separate"/>
      </w:r>
      <w:r w:rsidR="00D433E8">
        <w:t>24.3.1</w:t>
      </w:r>
      <w:r w:rsidR="0018498E">
        <w:fldChar w:fldCharType="end"/>
      </w:r>
      <w:r w:rsidRPr="00E77497">
        <w:t>.</w:t>
      </w:r>
    </w:p>
    <w:p w14:paraId="1EAAA905" w14:textId="77777777"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1422DB24" w14:textId="77777777"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14:paraId="183DC202" w14:textId="77777777" w:rsidR="004C02EF" w:rsidRPr="00E77497" w:rsidRDefault="004C02EF" w:rsidP="00D148E9">
      <w:pPr>
        <w:pStyle w:val="30"/>
      </w:pPr>
      <w:bookmarkStart w:id="282" w:name="_Ref456010386"/>
      <w:bookmarkStart w:id="283" w:name="_Toc472818750"/>
      <w:bookmarkStart w:id="284" w:name="_Toc235503305"/>
      <w:bookmarkStart w:id="285" w:name="_Toc241509080"/>
      <w:bookmarkStart w:id="286" w:name="_Toc244416567"/>
      <w:bookmarkStart w:id="287" w:name="_Toc276630931"/>
      <w:bookmarkStart w:id="288" w:name="_Toc368050138"/>
      <w:r w:rsidRPr="00E77497">
        <w:t>Grammar Notatio</w:t>
      </w:r>
      <w:bookmarkEnd w:id="268"/>
      <w:bookmarkEnd w:id="269"/>
      <w:bookmarkEnd w:id="270"/>
      <w:bookmarkEnd w:id="271"/>
      <w:bookmarkEnd w:id="272"/>
      <w:bookmarkEnd w:id="273"/>
      <w:bookmarkEnd w:id="274"/>
      <w:bookmarkEnd w:id="275"/>
      <w:bookmarkEnd w:id="276"/>
      <w:r w:rsidRPr="00E77497">
        <w:t>n</w:t>
      </w:r>
      <w:bookmarkEnd w:id="282"/>
      <w:bookmarkEnd w:id="283"/>
      <w:bookmarkEnd w:id="284"/>
      <w:bookmarkEnd w:id="285"/>
      <w:bookmarkEnd w:id="286"/>
      <w:bookmarkEnd w:id="287"/>
      <w:bookmarkEnd w:id="288"/>
    </w:p>
    <w:p w14:paraId="1448769C" w14:textId="77777777" w:rsidR="004C02EF" w:rsidRPr="00E77497" w:rsidRDefault="004C02EF" w:rsidP="00C86677">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w:t>
      </w:r>
      <w:r w:rsidR="00E343EB">
        <w:t>script</w:t>
      </w:r>
      <w:r w:rsidR="00E343EB" w:rsidRPr="00E77497">
        <w:t xml:space="preserve"> </w:t>
      </w:r>
      <w:r w:rsidR="00C86677">
        <w:t xml:space="preserve">either </w:t>
      </w:r>
      <w:r w:rsidRPr="00E77497">
        <w:t>exactly as written</w:t>
      </w:r>
      <w:r w:rsidR="00C86677">
        <w:t xml:space="preserve"> or using equalvant Unicode escape sequences (see clause </w:t>
      </w:r>
      <w:r w:rsidR="0018498E">
        <w:fldChar w:fldCharType="begin"/>
      </w:r>
      <w:r w:rsidR="0018498E">
        <w:instrText xml:space="preserve"> REF _Ref365480122 \r \h </w:instrText>
      </w:r>
      <w:r w:rsidR="0018498E">
        <w:fldChar w:fldCharType="separate"/>
      </w:r>
      <w:r w:rsidR="00D433E8">
        <w:t>10</w:t>
      </w:r>
      <w:r w:rsidR="0018498E">
        <w:fldChar w:fldCharType="end"/>
      </w:r>
      <w:r w:rsidR="00C86677">
        <w:t>)</w:t>
      </w:r>
      <w:r w:rsidRPr="00E77497">
        <w:t>. All terminal symbol characters specified in this way are to be understood as the appropriate Unicode character from the ASCII range, as opposed to any similar-looking characters from other Unicode ranges.</w:t>
      </w:r>
    </w:p>
    <w:p w14:paraId="3AFAF4C5" w14:textId="77777777"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r w:rsidR="00E32893">
        <w:t xml:space="preserve"> (also called a “production”)</w:t>
      </w:r>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488D08F3" w14:textId="77777777" w:rsidR="004C02EF" w:rsidRPr="00E77497" w:rsidRDefault="004C02EF" w:rsidP="004C02EF">
      <w:pPr>
        <w:pStyle w:val="SyntaxRule2"/>
      </w:pPr>
      <w:r w:rsidRPr="00E77497">
        <w:t xml:space="preserve">WhileStatement </w:t>
      </w:r>
      <w:r w:rsidRPr="00E77497">
        <w:rPr>
          <w:rFonts w:ascii="Arial" w:hAnsi="Arial" w:cs="Arial"/>
          <w:b/>
          <w:i w:val="0"/>
        </w:rPr>
        <w:t>:</w:t>
      </w:r>
    </w:p>
    <w:p w14:paraId="659D34E2" w14:textId="77777777"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5B029D70" w14:textId="77777777"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0E5EBBA4" w14:textId="77777777"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14:paraId="63512FE8" w14:textId="77777777"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3CA7D35D" w14:textId="77777777"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14:paraId="0D6468D6" w14:textId="77777777"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6016893F"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5B9C15DE" w14:textId="77777777"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14:paraId="0DFFD9A4" w14:textId="77777777" w:rsidR="004C02EF" w:rsidRPr="00E77497" w:rsidRDefault="004C02EF" w:rsidP="004C02EF">
      <w:r w:rsidRPr="00E77497">
        <w:t>is a convenient abbreviation for:</w:t>
      </w:r>
    </w:p>
    <w:p w14:paraId="2B4D22F3"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49428ADC" w14:textId="77777777" w:rsidR="004C02EF" w:rsidRPr="00E77497" w:rsidRDefault="004C02EF" w:rsidP="004C02EF">
      <w:pPr>
        <w:pStyle w:val="SyntaxDefinition2"/>
      </w:pPr>
      <w:r w:rsidRPr="00E77497">
        <w:t>Identifier</w:t>
      </w:r>
      <w:r w:rsidRPr="00E77497">
        <w:br/>
        <w:t>Identifier Initialiser</w:t>
      </w:r>
    </w:p>
    <w:p w14:paraId="18D5F7CF" w14:textId="77777777" w:rsidR="004C02EF" w:rsidRPr="00E77497" w:rsidRDefault="004C02EF" w:rsidP="004C02EF">
      <w:r w:rsidRPr="00E77497">
        <w:t>and that:</w:t>
      </w:r>
    </w:p>
    <w:p w14:paraId="63908A87"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3B1F3E13" w14:textId="77777777" w:rsidR="004C02EF" w:rsidRPr="00E77497" w:rsidRDefault="004C02EF" w:rsidP="00394DBB">
      <w:pPr>
        <w:pStyle w:val="SyntaxDefinition2"/>
      </w:pPr>
      <w:r w:rsidRPr="00E77497">
        <w:rPr>
          <w:rFonts w:ascii="Courier New" w:hAnsi="Courier New"/>
          <w:b/>
          <w:i w:val="0"/>
        </w:rPr>
        <w:t xml:space="preserve">for ( </w:t>
      </w:r>
      <w:r w:rsidRPr="00E77497">
        <w:t>Expression</w:t>
      </w:r>
      <w:ins w:id="289" w:author="Rev 19 Allen Wirfs-Brock" w:date="2013-09-06T14:22:00Z">
        <w:r w:rsidR="00D00EA4" w:rsidRPr="00E77497">
          <w:t>NoIn</w:t>
        </w:r>
      </w:ins>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389D415C" w14:textId="77777777" w:rsidR="004C02EF" w:rsidRPr="00E77497" w:rsidRDefault="004C02EF" w:rsidP="004C02EF">
      <w:r w:rsidRPr="00E77497">
        <w:t>is a convenient abbreviation for:</w:t>
      </w:r>
    </w:p>
    <w:p w14:paraId="03E133D4"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718DF17A" w14:textId="77777777" w:rsidR="004C02EF" w:rsidRPr="00E77497" w:rsidRDefault="004C02EF" w:rsidP="00394DBB">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ins w:id="290" w:author="Rev 19 Allen Wirfs-Brock" w:date="2013-09-06T14:22:00Z">
        <w:r w:rsidR="00D00EA4" w:rsidRPr="00E77497">
          <w:t>NoIn</w:t>
        </w:r>
      </w:ins>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6D75CEA0" w14:textId="77777777" w:rsidR="004C02EF" w:rsidRPr="00E77497" w:rsidRDefault="004C02EF" w:rsidP="004C02EF">
      <w:r w:rsidRPr="00E77497">
        <w:t>which in turn is an abbreviation for:</w:t>
      </w:r>
    </w:p>
    <w:p w14:paraId="5B84D353"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11ABF318" w14:textId="77777777" w:rsidR="004C02EF" w:rsidRPr="00E77497" w:rsidRDefault="004C02EF" w:rsidP="00394DBB">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ins w:id="291" w:author="Rev 19 Allen Wirfs-Brock" w:date="2013-09-06T14:22:00Z">
        <w:r w:rsidR="00D00EA4" w:rsidRPr="00E77497">
          <w:t>NoIn</w:t>
        </w:r>
      </w:ins>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ins w:id="292" w:author="Rev 19 Allen Wirfs-Brock" w:date="2013-09-06T14:22:00Z">
        <w:r w:rsidR="00D00EA4" w:rsidRPr="00E77497">
          <w:t>NoIn</w:t>
        </w:r>
      </w:ins>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0C998E54" w14:textId="77777777" w:rsidR="004C02EF" w:rsidRPr="00E77497" w:rsidRDefault="004C02EF" w:rsidP="004C02EF">
      <w:r w:rsidRPr="00E77497">
        <w:t>which in turn is an abbreviation for:</w:t>
      </w:r>
    </w:p>
    <w:p w14:paraId="79F5DF3D"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6882263D" w14:textId="77777777" w:rsidR="004C02EF" w:rsidRPr="00E77497" w:rsidRDefault="004C02EF" w:rsidP="00394DBB">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ins w:id="293" w:author="Rev 19 Allen Wirfs-Brock" w:date="2013-09-06T14:22:00Z">
        <w:r w:rsidR="00D00EA4" w:rsidRPr="00E77497">
          <w:t>NoIn</w:t>
        </w:r>
      </w:ins>
      <w:r w:rsidRPr="00E77497">
        <w:t xml:space="preserve">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Expression</w:t>
      </w:r>
      <w:ins w:id="294" w:author="Rev 19 Allen Wirfs-Brock" w:date="2013-09-06T14:22:00Z">
        <w:r w:rsidR="00D00EA4" w:rsidRPr="00E77497">
          <w:t>NoIn</w:t>
        </w:r>
      </w:ins>
      <w:r w:rsidRPr="00E77497">
        <w:t xml:space="preserve">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ins w:id="295" w:author="Rev 19 Allen Wirfs-Brock" w:date="2013-09-06T14:22:00Z">
        <w:r w:rsidR="00D00EA4" w:rsidRPr="00E77497">
          <w:t>NoIn</w:t>
        </w:r>
      </w:ins>
      <w:r w:rsidRPr="00E77497">
        <w:t xml:space="preserve">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Expression</w:t>
      </w:r>
      <w:ins w:id="296" w:author="Rev 19 Allen Wirfs-Brock" w:date="2013-09-06T14:23:00Z">
        <w:r w:rsidR="00D00EA4" w:rsidRPr="00E77497">
          <w:t>NoIn</w:t>
        </w:r>
      </w:ins>
      <w:r w:rsidRPr="00E77497">
        <w:t xml:space="preserve">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14:paraId="6401CE65" w14:textId="77777777"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14:paraId="3457E989" w14:textId="77777777"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2BA6F560"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3F203E17"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14:paraId="52FAC681" w14:textId="77777777" w:rsidR="004C02EF" w:rsidRPr="00E77497" w:rsidRDefault="004C02EF" w:rsidP="004C02EF">
      <w:r w:rsidRPr="00E77497">
        <w:t>which is merely a convenient abbreviation for:</w:t>
      </w:r>
    </w:p>
    <w:p w14:paraId="799E2E02"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p>
    <w:p w14:paraId="4457F930"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7DFF8704" w14:textId="77777777"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14:paraId="4EEBA9D3" w14:textId="77777777"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41DEE9C8" w14:textId="77777777"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1FBB673D"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14:paraId="737450DF" w14:textId="77777777"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504F6050" w14:textId="77777777" w:rsidR="004C02EF" w:rsidRPr="00E77497" w:rsidRDefault="004C02EF" w:rsidP="004C02EF">
      <w:pPr>
        <w:pStyle w:val="SyntaxDefinition2"/>
      </w:pPr>
      <w:r w:rsidRPr="00E77497">
        <w:t>DecimalDigit</w:t>
      </w:r>
      <w:r w:rsidRPr="00E77497">
        <w:br/>
        <w:t>DecimalDigits DecimalDigit</w:t>
      </w:r>
    </w:p>
    <w:p w14:paraId="102ECD15" w14:textId="77777777" w:rsidR="004C02EF" w:rsidRPr="00E77497" w:rsidRDefault="004C02EF" w:rsidP="004C02EF">
      <w:r w:rsidRPr="00E77497">
        <w:t>the definition</w:t>
      </w:r>
    </w:p>
    <w:p w14:paraId="6E7E674F" w14:textId="77777777"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14:paraId="024E22E3" w14:textId="77777777"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0A9D0236" w14:textId="77777777"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446A7762" w14:textId="77777777"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4372CA0D" w14:textId="77777777"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14:paraId="25BE2F03" w14:textId="77777777"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14:paraId="0C1E5B36" w14:textId="77777777" w:rsidR="004C02EF" w:rsidRPr="00E77497" w:rsidRDefault="004C02EF" w:rsidP="00E343EB">
      <w:r w:rsidRPr="00E77497">
        <w:t xml:space="preserve">indicates that the production may not be used if a </w:t>
      </w:r>
      <w:r w:rsidRPr="00E77497">
        <w:rPr>
          <w:rStyle w:val="bnf"/>
        </w:rPr>
        <w:t>LineTerminator</w:t>
      </w:r>
      <w:r w:rsidRPr="00E77497">
        <w:t xml:space="preserve"> occurs in the </w:t>
      </w:r>
      <w:r w:rsidR="00E343EB">
        <w:t>script</w:t>
      </w:r>
      <w:r w:rsidR="00E343EB" w:rsidRPr="00E77497">
        <w:t xml:space="preserve"> </w:t>
      </w:r>
      <w:r w:rsidRPr="00E77497">
        <w:t xml:space="preserve">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14:paraId="039DE749" w14:textId="77777777" w:rsidR="004C02EF" w:rsidRPr="00E77497" w:rsidRDefault="004C02EF" w:rsidP="00E343EB">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w:t>
      </w:r>
      <w:r w:rsidR="00E343EB">
        <w:t>script</w:t>
      </w:r>
      <w:r w:rsidRPr="00E77497">
        <w:t>.</w:t>
      </w:r>
    </w:p>
    <w:p w14:paraId="5BBE85A1" w14:textId="77777777" w:rsidR="001B5C6D" w:rsidRDefault="001B5C6D" w:rsidP="00EF706A">
      <w:r>
        <w:t>The lexical grammar has multiple goal symbols and the appropriate goal symbol to use depends upon the syntactic grammar context.  If a phrase of the form “</w:t>
      </w:r>
      <w:r w:rsidRPr="001B5C6D">
        <w:rPr>
          <w:rFonts w:cs="Arial"/>
          <w:sz w:val="16"/>
        </w:rPr>
        <w:t xml:space="preserve">[Lexical goal </w:t>
      </w:r>
      <w:r w:rsidRPr="001B5C6D">
        <w:rPr>
          <w:i/>
          <w:sz w:val="16"/>
        </w:rPr>
        <w:t>LexicalGoalSymbol</w:t>
      </w:r>
      <w:r w:rsidRPr="001B5C6D">
        <w:rPr>
          <w:rFonts w:cs="Arial"/>
          <w:sz w:val="16"/>
        </w:rPr>
        <w:t>]</w:t>
      </w:r>
      <w:r>
        <w:t>” appears on the right-hand-side of a syntactic production then the next token must be lexically recogni</w:t>
      </w:r>
      <w:r w:rsidR="00EF706A">
        <w:t>s</w:t>
      </w:r>
      <w:r>
        <w:t>ed using the indicated goal symbol.</w:t>
      </w:r>
      <w:r w:rsidR="002335EB">
        <w:t xml:space="preserve"> In the absence of such a phrase the default lexical goal symbol is used.</w:t>
      </w:r>
      <w:r>
        <w:t xml:space="preserve"> </w:t>
      </w:r>
    </w:p>
    <w:p w14:paraId="37194E7A" w14:textId="77777777"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14:paraId="60E461C1" w14:textId="77777777"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3487153C" w14:textId="77777777"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14:paraId="3D467CC2" w14:textId="77777777"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14:paraId="542CEFC6" w14:textId="77777777"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5AF75BD7" w14:textId="77777777" w:rsidR="004C02EF" w:rsidRPr="00E77497" w:rsidRDefault="004C02EF" w:rsidP="004C02EF">
      <w:r w:rsidRPr="00E77497">
        <w:t>Finally, a few nonterminal symbols are described by a descriptive phrase in sans-serif type in cases where it would be impractical to list all the alternatives:</w:t>
      </w:r>
    </w:p>
    <w:p w14:paraId="5E8B29EF" w14:textId="77777777"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14:paraId="1BD4A612" w14:textId="77777777" w:rsidR="004C02EF" w:rsidRPr="00E77497" w:rsidRDefault="004C02EF" w:rsidP="004C02EF">
      <w:pPr>
        <w:pStyle w:val="SyntaxDefinition2"/>
        <w:rPr>
          <w:rFonts w:ascii="Arial" w:hAnsi="Arial" w:cs="Arial"/>
          <w:i w:val="0"/>
        </w:rPr>
      </w:pPr>
      <w:r w:rsidRPr="00E77497">
        <w:rPr>
          <w:rFonts w:ascii="Arial" w:hAnsi="Arial" w:cs="Arial"/>
          <w:i w:val="0"/>
        </w:rPr>
        <w:t xml:space="preserve">any Unicode </w:t>
      </w:r>
      <w:bookmarkStart w:id="297" w:name="_Toc381513612"/>
      <w:bookmarkStart w:id="298" w:name="_Toc382202753"/>
      <w:bookmarkStart w:id="299" w:name="_Toc382202973"/>
      <w:bookmarkStart w:id="300" w:name="_Toc382212134"/>
      <w:bookmarkStart w:id="301" w:name="_Toc382212313"/>
      <w:bookmarkStart w:id="302" w:name="_Toc382291479"/>
      <w:bookmarkStart w:id="303" w:name="_Ref385215256"/>
      <w:bookmarkStart w:id="304" w:name="_Ref385215268"/>
      <w:bookmarkStart w:id="305" w:name="_Toc385672116"/>
      <w:bookmarkStart w:id="306" w:name="_Toc393690207"/>
      <w:r w:rsidR="0007086F">
        <w:rPr>
          <w:rFonts w:ascii="Arial" w:hAnsi="Arial" w:cs="Arial"/>
          <w:i w:val="0"/>
        </w:rPr>
        <w:t>character</w:t>
      </w:r>
    </w:p>
    <w:p w14:paraId="47F3B7C3" w14:textId="77777777" w:rsidR="004C02EF" w:rsidRPr="00E77497" w:rsidRDefault="004C02EF" w:rsidP="00D148E9">
      <w:pPr>
        <w:pStyle w:val="20"/>
      </w:pPr>
      <w:bookmarkStart w:id="307" w:name="_Ref455935214"/>
      <w:bookmarkStart w:id="308" w:name="_Ref456011133"/>
      <w:bookmarkStart w:id="309" w:name="_Toc472818751"/>
      <w:bookmarkStart w:id="310" w:name="_Toc235503306"/>
      <w:bookmarkStart w:id="311" w:name="_Toc241509081"/>
      <w:bookmarkStart w:id="312" w:name="_Toc244416568"/>
      <w:bookmarkStart w:id="313" w:name="_Toc276630932"/>
      <w:bookmarkStart w:id="314" w:name="_Toc368050139"/>
      <w:r w:rsidRPr="00E77497">
        <w:t>Algorithm Convention</w:t>
      </w:r>
      <w:bookmarkEnd w:id="297"/>
      <w:bookmarkEnd w:id="298"/>
      <w:bookmarkEnd w:id="299"/>
      <w:bookmarkEnd w:id="300"/>
      <w:bookmarkEnd w:id="301"/>
      <w:bookmarkEnd w:id="302"/>
      <w:bookmarkEnd w:id="303"/>
      <w:bookmarkEnd w:id="304"/>
      <w:bookmarkEnd w:id="305"/>
      <w:bookmarkEnd w:id="306"/>
      <w:r w:rsidRPr="00E77497">
        <w:t>s</w:t>
      </w:r>
      <w:bookmarkEnd w:id="307"/>
      <w:bookmarkEnd w:id="308"/>
      <w:bookmarkEnd w:id="309"/>
      <w:bookmarkEnd w:id="310"/>
      <w:bookmarkEnd w:id="311"/>
      <w:bookmarkEnd w:id="312"/>
      <w:bookmarkEnd w:id="313"/>
      <w:bookmarkEnd w:id="314"/>
    </w:p>
    <w:p w14:paraId="6BDD88A8" w14:textId="77777777"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2CD0868D" w14:textId="77777777" w:rsidR="004C02EF" w:rsidRPr="00E77497" w:rsidRDefault="00AD18E3" w:rsidP="002068F0">
      <w:r>
        <w:t>Algorithms may be explicitly parameteri</w:t>
      </w:r>
      <w:r w:rsidR="002068F0">
        <w:t>s</w:t>
      </w:r>
      <w:r>
        <w:t>ed, in which case the names and usage of the parameters must be provided as part of the algorithm</w:t>
      </w:r>
      <w:r w:rsidR="0003414D">
        <w:t>’</w:t>
      </w:r>
      <w:r>
        <w:t xml:space="preserve">s definition. </w:t>
      </w:r>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14:paraId="56C689E4" w14:textId="77777777" w:rsidR="00E32893" w:rsidRDefault="00E32893" w:rsidP="00E343EB">
      <w:r>
        <w:t>Algorit</w:t>
      </w:r>
      <w:r w:rsidR="007110FE">
        <w:t>h</w:t>
      </w:r>
      <w:r>
        <w:t>ms may be associated with productions of one of the ECMAScript grammars.  A production that has multiple alternative definitions will typically have a distinct algorithm</w:t>
      </w:r>
      <w:r w:rsidRPr="00E32893">
        <w:t xml:space="preserve"> </w:t>
      </w:r>
      <w:r>
        <w:t xml:space="preserve">for each alternative. When an algorithm is associated with a grammar production, it may reference the terminal and non-terminal symbols of the </w:t>
      </w:r>
      <w:r w:rsidR="009E2EC9">
        <w:t>production alternative</w:t>
      </w:r>
      <w:r>
        <w:t xml:space="preserve"> as if they were parameters of the algorithm.  When used in this manner, non-terminal symbols refer to the actual alternative definition that </w:t>
      </w:r>
      <w:r w:rsidR="009E2EC9">
        <w:t>is</w:t>
      </w:r>
      <w:r>
        <w:t xml:space="preserve"> matched when parsing the </w:t>
      </w:r>
      <w:r w:rsidR="00E343EB">
        <w:t>script</w:t>
      </w:r>
      <w:r>
        <w:t xml:space="preserve"> souce code.</w:t>
      </w:r>
    </w:p>
    <w:p w14:paraId="19A4D249" w14:textId="77777777" w:rsidR="0021277A" w:rsidRDefault="0021277A" w:rsidP="004C02EF">
      <w:r>
        <w:t>Unless explicitly specified otherwise, all chain productions have an implicit associated definition for every algorithm that is</w:t>
      </w:r>
      <w:r w:rsidR="00CA0354">
        <w:t xml:space="preserve"> might be applied to that production’s left-hand side nonterminal.  The implicit </w:t>
      </w:r>
      <w:ins w:id="315" w:author="Rev 19 Allen Wirfs-Brock" w:date="2013-09-12T13:53:00Z">
        <w:r w:rsidR="00AA1167">
          <w:t xml:space="preserve">definition </w:t>
        </w:r>
      </w:ins>
      <w:r w:rsidR="00CA0354">
        <w:t>simply reapplies the same algorithm name with the same p</w:t>
      </w:r>
      <w:r w:rsidR="00C700A2">
        <w:t>ara</w:t>
      </w:r>
      <w:r w:rsidR="00CA0354">
        <w:t xml:space="preserve">meters, if any,  to the chain production’s sole right-hand side nonterminal and then result.  For example, </w:t>
      </w:r>
      <w:r w:rsidR="00CB3D7A">
        <w:t>assume</w:t>
      </w:r>
      <w:r w:rsidR="00CA0354">
        <w:t xml:space="preserve"> there is a production</w:t>
      </w:r>
    </w:p>
    <w:p w14:paraId="632407EB" w14:textId="77777777" w:rsidR="00CA0354" w:rsidRPr="00E77497" w:rsidRDefault="00CA0354" w:rsidP="00E74C84">
      <w:pPr>
        <w:pStyle w:val="SyntaxRule2"/>
        <w:tabs>
          <w:tab w:val="left" w:pos="1800"/>
        </w:tabs>
      </w:pPr>
      <w:r>
        <w:t>Block</w:t>
      </w:r>
      <w:r w:rsidRPr="00E77497">
        <w:rPr>
          <w:b/>
        </w:rPr>
        <w:t xml:space="preserve"> </w:t>
      </w:r>
      <w:r w:rsidRPr="00E77497">
        <w:rPr>
          <w:rFonts w:ascii="Arial" w:hAnsi="Arial" w:cs="Arial"/>
          <w:b/>
          <w:i w:val="0"/>
        </w:rPr>
        <w:t>:</w:t>
      </w:r>
    </w:p>
    <w:p w14:paraId="7850B48F" w14:textId="77777777" w:rsidR="00CA0354" w:rsidRPr="00E77497" w:rsidRDefault="00CA0354" w:rsidP="00CA0354">
      <w:pPr>
        <w:pStyle w:val="SyntaxDefinition2"/>
      </w:pPr>
      <w:r>
        <w:rPr>
          <w:rFonts w:ascii="Courier New" w:hAnsi="Courier New"/>
          <w:b/>
          <w:i w:val="0"/>
        </w:rPr>
        <w:t xml:space="preserve">{ </w:t>
      </w:r>
      <w:r>
        <w:t>StatementList</w:t>
      </w:r>
      <w:r w:rsidRPr="00E77497">
        <w:t xml:space="preserve"> </w:t>
      </w:r>
      <w:r>
        <w:rPr>
          <w:rFonts w:ascii="Courier New" w:hAnsi="Courier New"/>
          <w:b/>
          <w:i w:val="0"/>
        </w:rPr>
        <w:t>}</w:t>
      </w:r>
    </w:p>
    <w:p w14:paraId="4B2BCB42" w14:textId="77777777" w:rsidR="00CA0354" w:rsidRDefault="00CB3D7A" w:rsidP="004C02EF">
      <w:r>
        <w:t xml:space="preserve">but there is no </w:t>
      </w:r>
      <w:r w:rsidRPr="00CB3D7A">
        <w:rPr>
          <w:rFonts w:ascii="Times New Roman" w:hAnsi="Times New Roman"/>
        </w:rPr>
        <w:t>evalution</w:t>
      </w:r>
      <w:r>
        <w:t xml:space="preserve"> algorithm that is explicitly specified for that production. If</w:t>
      </w:r>
      <w:r w:rsidR="00CA0354">
        <w:t xml:space="preserve"> in some algorithm there is a statement of the form:</w:t>
      </w:r>
      <w:r>
        <w:t xml:space="preserve"> “</w:t>
      </w:r>
      <w:r w:rsidRPr="00CB3D7A">
        <w:rPr>
          <w:rFonts w:ascii="Times New Roman" w:hAnsi="Times New Roman"/>
        </w:rPr>
        <w:t xml:space="preserve">Return the result of evaluating </w:t>
      </w:r>
      <w:r w:rsidRPr="00CB3D7A">
        <w:rPr>
          <w:rFonts w:ascii="Times New Roman" w:hAnsi="Times New Roman"/>
          <w:i/>
        </w:rPr>
        <w:t>Block</w:t>
      </w:r>
      <w:r>
        <w:t xml:space="preserve">” it is implicit that the algorithm has an </w:t>
      </w:r>
      <w:r w:rsidRPr="00CB3D7A">
        <w:rPr>
          <w:rFonts w:ascii="Times New Roman" w:hAnsi="Times New Roman"/>
        </w:rPr>
        <w:t>evalution</w:t>
      </w:r>
      <w:r>
        <w:t xml:space="preserve"> algorithm of the form: </w:t>
      </w:r>
    </w:p>
    <w:p w14:paraId="6A217FCF" w14:textId="77777777" w:rsidR="00CB3D7A" w:rsidRPr="00E77497" w:rsidRDefault="00CB3D7A" w:rsidP="00CB3D7A">
      <w:pPr>
        <w:keepNext/>
        <w:ind w:left="403"/>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22312A6D" w14:textId="77777777" w:rsidR="00CB3D7A" w:rsidRPr="00CB3D7A" w:rsidRDefault="00CB3D7A" w:rsidP="00CB3D7A">
      <w:pPr>
        <w:pStyle w:val="SyntaxRule"/>
        <w:spacing w:after="240"/>
        <w:ind w:left="403"/>
        <w:rPr>
          <w:i w:val="0"/>
        </w:rPr>
      </w:pPr>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r>
        <w:rPr>
          <w:rFonts w:ascii="Courier New" w:hAnsi="Courier New"/>
          <w:b/>
          <w:i w:val="0"/>
        </w:rPr>
        <w:t>}</w:t>
      </w:r>
    </w:p>
    <w:p w14:paraId="53356599" w14:textId="77777777" w:rsidR="00CB3D7A" w:rsidRDefault="00CB3D7A" w:rsidP="00145775">
      <w:pPr>
        <w:pStyle w:val="Alg4"/>
        <w:numPr>
          <w:ilvl w:val="0"/>
          <w:numId w:val="560"/>
        </w:numPr>
        <w:tabs>
          <w:tab w:val="clear" w:pos="360"/>
          <w:tab w:val="num" w:pos="1123"/>
        </w:tabs>
        <w:spacing w:after="220"/>
        <w:ind w:left="763"/>
        <w:contextualSpacing/>
      </w:pPr>
      <w:r w:rsidRPr="00E77497">
        <w:t xml:space="preserve">Return </w:t>
      </w:r>
      <w:r>
        <w:t>the result of evaluating</w:t>
      </w:r>
      <w:r w:rsidRPr="00E77497">
        <w:t xml:space="preserve"> </w:t>
      </w:r>
      <w:r>
        <w:rPr>
          <w:rStyle w:val="bnf"/>
        </w:rPr>
        <w:t>StatementList</w:t>
      </w:r>
    </w:p>
    <w:p w14:paraId="42877BCB" w14:textId="77777777" w:rsidR="004C02EF"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62A4F316" w14:textId="77777777" w:rsidR="00016146" w:rsidRPr="00016146" w:rsidRDefault="00016146" w:rsidP="008F7A25">
      <w:pPr>
        <w:pStyle w:val="pc-0"/>
      </w:pPr>
      <w:r w:rsidRPr="00016146">
        <w:t>Top-</w:t>
      </w:r>
      <w:r w:rsidRPr="008F7A25">
        <w:t>level</w:t>
      </w:r>
      <w:r w:rsidRPr="00016146">
        <w:t xml:space="preserve"> step</w:t>
      </w:r>
    </w:p>
    <w:p w14:paraId="6D0E72C0" w14:textId="77777777" w:rsidR="00016146" w:rsidRPr="00016146" w:rsidRDefault="00016146" w:rsidP="008F7A25">
      <w:pPr>
        <w:pStyle w:val="pc-2"/>
      </w:pPr>
      <w:r w:rsidRPr="008F7A25">
        <w:t>Substep</w:t>
      </w:r>
      <w:r w:rsidRPr="00016146">
        <w:t>.</w:t>
      </w:r>
    </w:p>
    <w:p w14:paraId="5E550ED5" w14:textId="77777777" w:rsidR="00016146" w:rsidRPr="00016146" w:rsidRDefault="00016146" w:rsidP="008F7A25">
      <w:pPr>
        <w:pStyle w:val="pc-2"/>
      </w:pPr>
      <w:r w:rsidRPr="00016146">
        <w:t xml:space="preserve">Substep. </w:t>
      </w:r>
    </w:p>
    <w:p w14:paraId="0026EE8E" w14:textId="77777777" w:rsidR="00016146" w:rsidRPr="00016146" w:rsidRDefault="00016146" w:rsidP="008F7A25">
      <w:pPr>
        <w:pStyle w:val="pc-3"/>
      </w:pPr>
      <w:r w:rsidRPr="00016146">
        <w:t>Subsubstep.</w:t>
      </w:r>
    </w:p>
    <w:p w14:paraId="709A63A6" w14:textId="77777777" w:rsidR="00016146" w:rsidRPr="00016146" w:rsidRDefault="00016146" w:rsidP="008F7A25">
      <w:pPr>
        <w:pStyle w:val="pc-3"/>
      </w:pPr>
      <w:r w:rsidRPr="00016146">
        <w:t>Subsubstep.</w:t>
      </w:r>
    </w:p>
    <w:p w14:paraId="6DEDBBA2" w14:textId="77777777" w:rsidR="00016146" w:rsidRPr="00016146" w:rsidRDefault="00016146" w:rsidP="008F7A25">
      <w:pPr>
        <w:pStyle w:val="pc-4"/>
      </w:pPr>
      <w:r w:rsidRPr="00016146">
        <w:t>Subsubsubstep</w:t>
      </w:r>
    </w:p>
    <w:p w14:paraId="54442678" w14:textId="77777777" w:rsidR="00016146" w:rsidRPr="00016146" w:rsidRDefault="00016146" w:rsidP="008F7A25">
      <w:pPr>
        <w:pStyle w:val="pc-5"/>
      </w:pPr>
      <w:r w:rsidRPr="00016146">
        <w:t>Subsubsubsubstep</w:t>
      </w:r>
    </w:p>
    <w:p w14:paraId="5584A3BB" w14:textId="77777777" w:rsidR="00016146" w:rsidRPr="00E77497" w:rsidRDefault="00016146" w:rsidP="008F7A25">
      <w:pPr>
        <w:pStyle w:val="pc-6"/>
        <w:spacing w:after="240"/>
        <w:ind w:left="2246"/>
      </w:pPr>
      <w:r w:rsidRPr="00016146">
        <w:t>Subsubsubsubsubstep</w:t>
      </w:r>
    </w:p>
    <w:p w14:paraId="5C8A2A7A" w14:textId="77777777"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3B8C7997" w14:textId="77777777" w:rsidR="004C02EF" w:rsidRPr="00E77497" w:rsidRDefault="004C02EF" w:rsidP="004C02EF">
      <w:r w:rsidRPr="00E77497">
        <w:t>A step may specify the iterative application of its substeps.</w:t>
      </w:r>
    </w:p>
    <w:p w14:paraId="17216595" w14:textId="77777777"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7742C2CB" w14:textId="77777777"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5737D264" w14:textId="77777777" w:rsidR="004C02EF" w:rsidRPr="00E77497" w:rsidRDefault="004C02EF" w:rsidP="008D7BB2">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0C02E5" w:rsidRPr="00E77497">
        <w:t xml:space="preserve"> </w:t>
      </w:r>
      <w:r w:rsidRPr="00E77497">
        <w:t xml:space="preserve">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138F2EDB" w14:textId="77777777" w:rsidR="004C02EF" w:rsidRPr="00E77497" w:rsidRDefault="004C02EF" w:rsidP="008D7BB2">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770549F1" w14:textId="77777777" w:rsidR="002A53C5" w:rsidRPr="00801494" w:rsidRDefault="002A53C5" w:rsidP="008D7BB2">
      <w:pPr>
        <w:rPr>
          <w:rFonts w:cs="Arial"/>
        </w:rPr>
      </w:pPr>
      <w:r w:rsidRPr="00E77497">
        <w:t xml:space="preserve">The mathematical function </w:t>
      </w:r>
      <w:r>
        <w:rPr>
          <w:rFonts w:ascii="Times New Roman" w:hAnsi="Times New Roman"/>
        </w:rPr>
        <w:t>min</w:t>
      </w:r>
      <w:r w:rsidRPr="00E77497">
        <w:rPr>
          <w:rFonts w:ascii="Times New Roman" w:hAnsi="Times New Roman"/>
        </w:rPr>
        <w:t>(</w:t>
      </w:r>
      <w:r w:rsidRPr="00E77497">
        <w:rPr>
          <w:rFonts w:ascii="Times New Roman" w:hAnsi="Times New Roman"/>
          <w:i/>
        </w:rPr>
        <w:t>x</w:t>
      </w:r>
      <w:r w:rsidRPr="002A53C5">
        <w:rPr>
          <w:rFonts w:ascii="Times New Roman" w:hAnsi="Times New Roman"/>
          <w:iCs/>
          <w:vertAlign w:val="subscript"/>
        </w:rPr>
        <w:t>1</w:t>
      </w:r>
      <w:r>
        <w:rPr>
          <w:rFonts w:ascii="Times New Roman" w:hAnsi="Times New Roman"/>
          <w:iCs/>
        </w:rPr>
        <w:t>,</w:t>
      </w:r>
      <w:r w:rsidRPr="002A53C5">
        <w:rPr>
          <w:rFonts w:ascii="Times New Roman" w:hAnsi="Times New Roman"/>
          <w:i/>
        </w:rPr>
        <w:t xml:space="preserve"> </w:t>
      </w:r>
      <w:r w:rsidRPr="00E77497">
        <w:rPr>
          <w:rFonts w:ascii="Times New Roman" w:hAnsi="Times New Roman"/>
          <w:i/>
        </w:rPr>
        <w:t>x</w:t>
      </w:r>
      <w:r>
        <w:rPr>
          <w:rFonts w:ascii="Times New Roman" w:hAnsi="Times New Roman"/>
          <w:iCs/>
          <w:vertAlign w:val="subscript"/>
        </w:rPr>
        <w:t>2</w:t>
      </w:r>
      <w:r w:rsidRPr="002A53C5">
        <w:rPr>
          <w:rFonts w:ascii="Times New Roman" w:hAnsi="Times New Roman"/>
          <w:iCs/>
        </w:rPr>
        <w:t>, ...</w:t>
      </w:r>
      <w:r>
        <w:rPr>
          <w:rFonts w:ascii="Times New Roman" w:hAnsi="Times New Roman"/>
          <w:iCs/>
        </w:rPr>
        <w:t xml:space="preserve">, </w:t>
      </w:r>
      <w:r>
        <w:rPr>
          <w:rFonts w:ascii="Times New Roman" w:hAnsi="Times New Roman"/>
          <w:i/>
        </w:rPr>
        <w:t>x</w:t>
      </w:r>
      <w:r>
        <w:rPr>
          <w:rFonts w:ascii="Times New Roman" w:hAnsi="Times New Roman"/>
          <w:iCs/>
          <w:vertAlign w:val="subscript"/>
        </w:rPr>
        <w:t>n</w:t>
      </w:r>
      <w:r w:rsidRPr="00E77497">
        <w:rPr>
          <w:rFonts w:ascii="Times New Roman" w:hAnsi="Times New Roman"/>
        </w:rPr>
        <w:t>)</w:t>
      </w:r>
      <w:r w:rsidRPr="00E77497">
        <w:t xml:space="preserve"> </w:t>
      </w:r>
      <w:r w:rsidR="008D7BB2">
        <w:t>produces</w:t>
      </w:r>
      <w:r w:rsidR="008D7BB2" w:rsidRPr="00E77497">
        <w:t xml:space="preserve"> </w:t>
      </w:r>
      <w:r w:rsidRPr="00801494">
        <w:rPr>
          <w:rFonts w:cs="Arial"/>
        </w:rPr>
        <w:t xml:space="preserve">the mathematically smallest of </w:t>
      </w:r>
      <w:r w:rsidRPr="00E77497">
        <w:rPr>
          <w:rFonts w:ascii="Times New Roman" w:hAnsi="Times New Roman"/>
          <w:i/>
        </w:rPr>
        <w:t>x</w:t>
      </w:r>
      <w:r w:rsidRPr="002A53C5">
        <w:rPr>
          <w:rFonts w:ascii="Times New Roman" w:hAnsi="Times New Roman"/>
          <w:iCs/>
          <w:vertAlign w:val="subscript"/>
        </w:rPr>
        <w:t>1</w:t>
      </w:r>
      <w:r w:rsidRPr="00801494">
        <w:rPr>
          <w:rFonts w:cs="Arial"/>
          <w:iCs/>
        </w:rPr>
        <w:t xml:space="preserve"> through </w:t>
      </w:r>
      <w:r>
        <w:rPr>
          <w:rFonts w:ascii="Times New Roman" w:hAnsi="Times New Roman"/>
          <w:i/>
        </w:rPr>
        <w:t>x</w:t>
      </w:r>
      <w:r>
        <w:rPr>
          <w:rFonts w:ascii="Times New Roman" w:hAnsi="Times New Roman"/>
          <w:iCs/>
          <w:vertAlign w:val="subscript"/>
        </w:rPr>
        <w:t>n</w:t>
      </w:r>
      <w:r w:rsidRPr="00801494">
        <w:rPr>
          <w:rFonts w:cs="Arial"/>
        </w:rPr>
        <w:t>.</w:t>
      </w:r>
    </w:p>
    <w:p w14:paraId="20F2A035" w14:textId="77777777"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16F8DC43" w14:textId="77777777" w:rsidR="004C02EF" w:rsidRPr="00E77497" w:rsidRDefault="004C02EF" w:rsidP="008D7BB2">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t xml:space="preserve">the largest integer (closest to positive infinity) that is not larger than </w:t>
      </w:r>
      <w:r w:rsidRPr="00E77497">
        <w:rPr>
          <w:rFonts w:ascii="Times New Roman" w:hAnsi="Times New Roman"/>
          <w:i/>
        </w:rPr>
        <w:t>x</w:t>
      </w:r>
      <w:r w:rsidRPr="00E77497">
        <w:t>.</w:t>
      </w:r>
    </w:p>
    <w:p w14:paraId="6426A2FF" w14:textId="77777777" w:rsidR="004C02EF" w:rsidRPr="006B4ECF" w:rsidRDefault="004C02EF" w:rsidP="004C02EF">
      <w:pPr>
        <w:pStyle w:val="Note"/>
        <w:rPr>
          <w:highlight w:val="yellow"/>
        </w:rPr>
      </w:pPr>
      <w:r w:rsidRPr="006B4ECF">
        <w:t>NOTE</w:t>
      </w:r>
      <w:r w:rsidRPr="006B4ECF">
        <w:tab/>
      </w:r>
      <w:r w:rsidRPr="006B4ECF">
        <w:rPr>
          <w:rFonts w:ascii="Times New Roman" w:hAnsi="Times New Roman"/>
        </w:rPr>
        <w:t>floor(</w:t>
      </w:r>
      <w:r w:rsidRPr="006B4ECF">
        <w:rPr>
          <w:rFonts w:ascii="Times New Roman" w:hAnsi="Times New Roman"/>
          <w:i/>
        </w:rPr>
        <w:t>x</w:t>
      </w:r>
      <w:r w:rsidRPr="006B4ECF">
        <w:rPr>
          <w:rFonts w:ascii="Times New Roman" w:hAnsi="Times New Roman"/>
        </w:rPr>
        <w:t xml:space="preserve">) = </w:t>
      </w:r>
      <w:r w:rsidRPr="006B4ECF">
        <w:rPr>
          <w:rFonts w:ascii="Times New Roman" w:hAnsi="Times New Roman"/>
          <w:i/>
        </w:rPr>
        <w:t>x</w:t>
      </w:r>
      <w:r w:rsidRPr="006B4ECF">
        <w:rPr>
          <w:rFonts w:ascii="Times New Roman" w:hAnsi="Times New Roman"/>
        </w:rPr>
        <w:sym w:font="Symbol" w:char="F02D"/>
      </w:r>
      <w:r w:rsidRPr="006B4ECF">
        <w:rPr>
          <w:rFonts w:ascii="Times New Roman" w:hAnsi="Times New Roman"/>
        </w:rPr>
        <w:t>(</w:t>
      </w:r>
      <w:r w:rsidRPr="006B4ECF">
        <w:rPr>
          <w:rFonts w:ascii="Times New Roman" w:hAnsi="Times New Roman"/>
          <w:i/>
        </w:rPr>
        <w:t>x</w:t>
      </w:r>
      <w:r w:rsidRPr="006B4ECF">
        <w:rPr>
          <w:rFonts w:ascii="Times New Roman" w:hAnsi="Times New Roman"/>
        </w:rPr>
        <w:t xml:space="preserve"> modulo 1)</w:t>
      </w:r>
      <w:r w:rsidRPr="006B4ECF">
        <w:t>.</w:t>
      </w:r>
    </w:p>
    <w:p w14:paraId="3947F45E" w14:textId="77777777" w:rsidR="00DB2A0E" w:rsidRPr="006B4ECF" w:rsidRDefault="00DB2A0E" w:rsidP="00D148E9">
      <w:pPr>
        <w:pStyle w:val="20"/>
      </w:pPr>
      <w:bookmarkStart w:id="316" w:name="_Toc361662277"/>
      <w:bookmarkStart w:id="317" w:name="_Toc361664120"/>
      <w:bookmarkStart w:id="318" w:name="_Toc361665960"/>
      <w:bookmarkStart w:id="319" w:name="_Toc361667789"/>
      <w:bookmarkStart w:id="320" w:name="_Toc364933819"/>
      <w:bookmarkStart w:id="321" w:name="_Toc365469388"/>
      <w:bookmarkStart w:id="322" w:name="_Ref366747031"/>
      <w:bookmarkStart w:id="323" w:name="_Toc368050140"/>
      <w:bookmarkStart w:id="324" w:name="_Hlt410626652"/>
      <w:bookmarkEnd w:id="316"/>
      <w:bookmarkEnd w:id="317"/>
      <w:bookmarkEnd w:id="318"/>
      <w:bookmarkEnd w:id="319"/>
      <w:bookmarkEnd w:id="320"/>
      <w:bookmarkEnd w:id="321"/>
      <w:r w:rsidRPr="006B4ECF">
        <w:t>Static Semantic Rules</w:t>
      </w:r>
      <w:bookmarkEnd w:id="322"/>
      <w:bookmarkEnd w:id="323"/>
    </w:p>
    <w:p w14:paraId="18768AED" w14:textId="77777777" w:rsidR="004F5297" w:rsidRDefault="00DB2A0E" w:rsidP="00E343EB">
      <w:r w:rsidRPr="00E77497">
        <w:t>Context-</w:t>
      </w:r>
      <w:r w:rsidR="002A0666" w:rsidRPr="00E77497">
        <w:t>f</w:t>
      </w:r>
      <w:r w:rsidRPr="00E77497">
        <w:t xml:space="preserve">ree </w:t>
      </w:r>
      <w:r w:rsidR="002A0666" w:rsidRPr="00E77497">
        <w:t>g</w:t>
      </w:r>
      <w:r w:rsidRPr="00E77497">
        <w:t xml:space="preserve">rammars are not </w:t>
      </w:r>
      <w:r w:rsidR="00CD7A72" w:rsidRPr="00E77497">
        <w:t xml:space="preserve">sufficiently </w:t>
      </w:r>
      <w:r w:rsidRPr="00E77497">
        <w:t xml:space="preserve">powerful to express all the rules that define </w:t>
      </w:r>
      <w:r w:rsidR="002A0666" w:rsidRPr="00E77497">
        <w:t xml:space="preserve">whether a stream of input elements make up a valid ECMAScript </w:t>
      </w:r>
      <w:r w:rsidR="00E343EB">
        <w:t>script</w:t>
      </w:r>
      <w:r w:rsidR="002A0666" w:rsidRPr="00E77497">
        <w:t xml:space="preserve"> that may be evaluated.  In some situations additional rules are needed that may be expressed using either ECMAScript algorithm conventions or prose requirements. Such rules are always associate</w:t>
      </w:r>
      <w:r w:rsidR="00CD7A72" w:rsidRPr="00E77497">
        <w:t>d</w:t>
      </w:r>
      <w:r w:rsidR="002A0666" w:rsidRPr="00E77497">
        <w:t xml:space="preserve"> with a production of a grammar and are called the </w:t>
      </w:r>
      <w:r w:rsidR="002A0666" w:rsidRPr="00E77497">
        <w:rPr>
          <w:i/>
        </w:rPr>
        <w:t>static semantics</w:t>
      </w:r>
      <w:r w:rsidR="002A0666" w:rsidRPr="00E77497">
        <w:t xml:space="preserve"> of the production.</w:t>
      </w:r>
    </w:p>
    <w:p w14:paraId="16BC523C" w14:textId="77777777" w:rsidR="009306E6" w:rsidRDefault="009306E6" w:rsidP="00DB2A0E">
      <w:r>
        <w:t xml:space="preserve">Static Semantic Rules have names </w:t>
      </w:r>
      <w:r w:rsidR="00E32893">
        <w:t xml:space="preserve">and typically are defined using an algorithm. Named </w:t>
      </w:r>
      <w:r>
        <w:t xml:space="preserve">Static Semantic Rules are associated with </w:t>
      </w:r>
      <w:r w:rsidR="00E32893">
        <w:t xml:space="preserve">grammar productions and a production that has multiple alternative definitions will typically have for each alternative a distinct algorithm for each applicable named static semantic rule. </w:t>
      </w:r>
    </w:p>
    <w:p w14:paraId="51AB7ABF" w14:textId="77777777" w:rsidR="009306E6" w:rsidRDefault="00E32893" w:rsidP="00DB2A0E">
      <w:r>
        <w:t>Unless otherwise specified every grammar production</w:t>
      </w:r>
      <w:r w:rsidR="009E2EC9">
        <w:t xml:space="preserve"> alternative</w:t>
      </w:r>
      <w:r>
        <w:t xml:space="preserve"> in this specification implicitly </w:t>
      </w:r>
      <w:r w:rsidR="009E2EC9">
        <w:t>has a definition for a static semantic rule name</w:t>
      </w:r>
      <w:r w:rsidR="0013423F">
        <w:t>d</w:t>
      </w:r>
      <w:r w:rsidR="009E2EC9">
        <w:t xml:space="preserve"> </w:t>
      </w:r>
      <w:r w:rsidR="009E2EC9" w:rsidRPr="009E2EC9">
        <w:rPr>
          <w:rFonts w:ascii="Times New Roman" w:hAnsi="Times New Roman"/>
        </w:rPr>
        <w:t>Contains</w:t>
      </w:r>
      <w:r w:rsidR="009E2EC9">
        <w:t xml:space="preserve"> which takes an argument named </w:t>
      </w:r>
      <w:r w:rsidR="009E2EC9" w:rsidRPr="009E2EC9">
        <w:rPr>
          <w:rFonts w:ascii="Times New Roman" w:hAnsi="Times New Roman"/>
          <w:i/>
        </w:rPr>
        <w:t>symbol</w:t>
      </w:r>
      <w:r w:rsidR="009E2EC9">
        <w:t xml:space="preserve"> whose value is a terminal or non-terminal of the </w:t>
      </w:r>
      <w:r w:rsidR="00025779">
        <w:t>grammar</w:t>
      </w:r>
      <w:r w:rsidR="009E2EC9">
        <w:t xml:space="preserve"> that includes the associated production.  The default definition of </w:t>
      </w:r>
      <w:r w:rsidR="009E2EC9" w:rsidRPr="009E2EC9">
        <w:rPr>
          <w:rFonts w:ascii="Times New Roman" w:hAnsi="Times New Roman"/>
        </w:rPr>
        <w:t>Contains</w:t>
      </w:r>
      <w:r w:rsidR="009E2EC9">
        <w:t xml:space="preserve"> is: </w:t>
      </w:r>
    </w:p>
    <w:p w14:paraId="3A90DF02" w14:textId="77777777" w:rsidR="009E2EC9" w:rsidRPr="00E77497" w:rsidRDefault="009E2EC9" w:rsidP="009E2EC9">
      <w:pPr>
        <w:pStyle w:val="Alg2"/>
        <w:numPr>
          <w:ilvl w:val="0"/>
          <w:numId w:val="682"/>
        </w:numPr>
      </w:pPr>
      <w:r>
        <w:t xml:space="preserve">For each terminal and non-terminal grammar symbol, </w:t>
      </w:r>
      <w:r w:rsidRPr="009E2EC9">
        <w:rPr>
          <w:i/>
        </w:rPr>
        <w:t>sym</w:t>
      </w:r>
      <w:r>
        <w:t xml:space="preserve">,  in the definition of this production do </w:t>
      </w:r>
      <w:r w:rsidRPr="00E77497">
        <w:t xml:space="preserve"> </w:t>
      </w:r>
    </w:p>
    <w:p w14:paraId="62C81F99" w14:textId="77777777" w:rsidR="009E2EC9" w:rsidRDefault="009E2EC9" w:rsidP="009E2EC9">
      <w:pPr>
        <w:pStyle w:val="Alg2"/>
        <w:numPr>
          <w:ilvl w:val="1"/>
          <w:numId w:val="682"/>
        </w:numPr>
        <w:contextualSpacing/>
      </w:pPr>
      <w:r>
        <w:t xml:space="preserve">If </w:t>
      </w:r>
      <w:r w:rsidRPr="009E2EC9">
        <w:rPr>
          <w:i/>
        </w:rPr>
        <w:t>sym</w:t>
      </w:r>
      <w:r>
        <w:t xml:space="preserve"> is the same grammar symbol as </w:t>
      </w:r>
      <w:r w:rsidRPr="009E2EC9">
        <w:rPr>
          <w:i/>
        </w:rPr>
        <w:t>symbol</w:t>
      </w:r>
      <w:r>
        <w:t xml:space="preserve">, return </w:t>
      </w:r>
      <w:r w:rsidRPr="009E2EC9">
        <w:rPr>
          <w:b/>
        </w:rPr>
        <w:t>true</w:t>
      </w:r>
      <w:r>
        <w:t>.</w:t>
      </w:r>
    </w:p>
    <w:p w14:paraId="3271228D" w14:textId="77777777" w:rsidR="0053000C" w:rsidRDefault="009E2EC9" w:rsidP="009E2EC9">
      <w:pPr>
        <w:pStyle w:val="Alg2"/>
        <w:numPr>
          <w:ilvl w:val="1"/>
          <w:numId w:val="682"/>
        </w:numPr>
        <w:contextualSpacing/>
      </w:pPr>
      <w:r>
        <w:t xml:space="preserve">If </w:t>
      </w:r>
      <w:r w:rsidRPr="009E2EC9">
        <w:rPr>
          <w:i/>
        </w:rPr>
        <w:t>sym</w:t>
      </w:r>
      <w:r>
        <w:t xml:space="preserve"> is a non-terminal,</w:t>
      </w:r>
      <w:r w:rsidR="0053000C">
        <w:t xml:space="preserve"> then</w:t>
      </w:r>
    </w:p>
    <w:p w14:paraId="39473944" w14:textId="77777777" w:rsidR="009E2EC9" w:rsidRDefault="0053000C" w:rsidP="00AA7866">
      <w:pPr>
        <w:pStyle w:val="Alg2"/>
        <w:numPr>
          <w:ilvl w:val="2"/>
          <w:numId w:val="682"/>
        </w:numPr>
        <w:contextualSpacing/>
      </w:pPr>
      <w:r>
        <w:t>L</w:t>
      </w:r>
      <w:r w:rsidR="009E2EC9">
        <w:t xml:space="preserve">et </w:t>
      </w:r>
      <w:r w:rsidR="009E2EC9" w:rsidRPr="009E2EC9">
        <w:rPr>
          <w:i/>
        </w:rPr>
        <w:t>contained</w:t>
      </w:r>
      <w:r w:rsidR="009E2EC9">
        <w:t xml:space="preserve"> be the result of Contains for </w:t>
      </w:r>
      <w:r w:rsidR="009E2EC9" w:rsidRPr="009E2EC9">
        <w:rPr>
          <w:i/>
        </w:rPr>
        <w:t>sym</w:t>
      </w:r>
      <w:r w:rsidR="009E2EC9">
        <w:t xml:space="preserve"> with argument </w:t>
      </w:r>
      <w:r w:rsidR="009E2EC9" w:rsidRPr="009E2EC9">
        <w:rPr>
          <w:i/>
        </w:rPr>
        <w:t>symbol</w:t>
      </w:r>
      <w:r w:rsidR="009E2EC9">
        <w:t>.</w:t>
      </w:r>
    </w:p>
    <w:p w14:paraId="7C6CA876" w14:textId="77777777" w:rsidR="009E2EC9" w:rsidRDefault="009E2EC9" w:rsidP="00AA7866">
      <w:pPr>
        <w:pStyle w:val="Alg2"/>
        <w:numPr>
          <w:ilvl w:val="2"/>
          <w:numId w:val="682"/>
        </w:numPr>
        <w:contextualSpacing/>
      </w:pPr>
      <w:r>
        <w:t xml:space="preserve">If </w:t>
      </w:r>
      <w:r w:rsidRPr="009E2EC9">
        <w:rPr>
          <w:i/>
        </w:rPr>
        <w:t>contained</w:t>
      </w:r>
      <w:r>
        <w:t xml:space="preserve"> is </w:t>
      </w:r>
      <w:r w:rsidRPr="009E2EC9">
        <w:rPr>
          <w:b/>
        </w:rPr>
        <w:t>true</w:t>
      </w:r>
      <w:r>
        <w:t xml:space="preserve">, return </w:t>
      </w:r>
      <w:r w:rsidRPr="009E2EC9">
        <w:rPr>
          <w:b/>
        </w:rPr>
        <w:t>true</w:t>
      </w:r>
      <w:r>
        <w:t>.</w:t>
      </w:r>
    </w:p>
    <w:p w14:paraId="6F87B0FF" w14:textId="77777777" w:rsidR="009E2EC9" w:rsidRPr="00E77497" w:rsidRDefault="009E2EC9" w:rsidP="009E2EC9">
      <w:pPr>
        <w:pStyle w:val="Alg4"/>
        <w:numPr>
          <w:ilvl w:val="0"/>
          <w:numId w:val="682"/>
        </w:numPr>
        <w:spacing w:after="220"/>
        <w:contextualSpacing/>
      </w:pPr>
      <w:r w:rsidRPr="00E77497">
        <w:t xml:space="preserve">Return </w:t>
      </w:r>
      <w:r w:rsidRPr="009E2EC9">
        <w:rPr>
          <w:b/>
        </w:rPr>
        <w:t>false</w:t>
      </w:r>
      <w:r w:rsidRPr="00E77497">
        <w:t>.</w:t>
      </w:r>
    </w:p>
    <w:p w14:paraId="439E29D6" w14:textId="77777777" w:rsidR="009E2EC9" w:rsidRPr="00E77497" w:rsidRDefault="007372FF" w:rsidP="00DB2A0E">
      <w:r>
        <w:t xml:space="preserve">The above definition </w:t>
      </w:r>
      <w:r w:rsidR="003B43C7">
        <w:t>is</w:t>
      </w:r>
      <w:r>
        <w:t xml:space="preserve"> explicitly over-ridden for specific producti</w:t>
      </w:r>
      <w:r w:rsidR="003B43C7">
        <w:t>o</w:t>
      </w:r>
      <w:r>
        <w:t>ns.</w:t>
      </w:r>
    </w:p>
    <w:p w14:paraId="25B7D2AE" w14:textId="77777777" w:rsidR="004C02EF" w:rsidRPr="00446E53" w:rsidRDefault="007372FF" w:rsidP="00EF706A">
      <w:r>
        <w:t xml:space="preserve">A special kind of static semantic rule is an Early Error Rule. Early error rules define early error conditions (see clause </w:t>
      </w:r>
      <w:r w:rsidR="0018498E">
        <w:fldChar w:fldCharType="begin"/>
      </w:r>
      <w:r w:rsidR="0018498E">
        <w:instrText xml:space="preserve"> REF _Ref365480124 \r \h </w:instrText>
      </w:r>
      <w:r w:rsidR="0018498E">
        <w:fldChar w:fldCharType="separate"/>
      </w:r>
      <w:r w:rsidR="00D433E8">
        <w:t>16</w:t>
      </w:r>
      <w:r w:rsidR="0018498E">
        <w:fldChar w:fldCharType="end"/>
      </w:r>
      <w:r>
        <w:t xml:space="preserve">) that are associate with specific grammar productions. </w:t>
      </w:r>
      <w:commentRangeStart w:id="325"/>
      <w:r>
        <w:t xml:space="preserve">Evaluation of most early error rules are not explicitly invoked within the algorithms of this specification. </w:t>
      </w:r>
      <w:r w:rsidR="004F5297" w:rsidRPr="00E77497">
        <w:t xml:space="preserve"> </w:t>
      </w:r>
      <w:r>
        <w:t xml:space="preserve">A comforming </w:t>
      </w:r>
      <w:r w:rsidR="004F5297" w:rsidRPr="00E77497">
        <w:t>implementation must</w:t>
      </w:r>
      <w:r>
        <w:t>,</w:t>
      </w:r>
      <w:r w:rsidR="004F5297" w:rsidRPr="00E77497">
        <w:t xml:space="preserve"> </w:t>
      </w:r>
      <w:r w:rsidRPr="00E77497">
        <w:t xml:space="preserve">prior to the first evaluation of </w:t>
      </w:r>
      <w:r>
        <w:t>a</w:t>
      </w:r>
      <w:r w:rsidRPr="00E77497">
        <w:t xml:space="preserve"> </w:t>
      </w:r>
      <w:r w:rsidR="00E343EB">
        <w:rPr>
          <w:rFonts w:ascii="Times New Roman" w:hAnsi="Times New Roman"/>
          <w:i/>
        </w:rPr>
        <w:t>Script</w:t>
      </w:r>
      <w:r>
        <w:rPr>
          <w:rFonts w:cs="Arial"/>
        </w:rPr>
        <w:t>,</w:t>
      </w:r>
      <w:r w:rsidRPr="00E77497">
        <w:t xml:space="preserve"> </w:t>
      </w:r>
      <w:r w:rsidR="004F5297" w:rsidRPr="00E77497">
        <w:t xml:space="preserve">validate all of the </w:t>
      </w:r>
      <w:r>
        <w:t>early error</w:t>
      </w:r>
      <w:r w:rsidR="004F5297" w:rsidRPr="00E77497">
        <w:t xml:space="preserve"> rules </w:t>
      </w:r>
      <w:r>
        <w:t>of the productions used to</w:t>
      </w:r>
      <w:r w:rsidR="004F5297" w:rsidRPr="00E77497">
        <w:t xml:space="preserve"> parse </w:t>
      </w:r>
      <w:r>
        <w:t>that</w:t>
      </w:r>
      <w:r w:rsidR="004F5297" w:rsidRPr="00E77497">
        <w:t xml:space="preserve"> </w:t>
      </w:r>
      <w:r w:rsidR="00E343EB">
        <w:rPr>
          <w:rFonts w:ascii="Times New Roman" w:hAnsi="Times New Roman"/>
          <w:i/>
        </w:rPr>
        <w:t>Script</w:t>
      </w:r>
      <w:r w:rsidR="004F5297" w:rsidRPr="00E77497">
        <w:t xml:space="preserve">. If any of the </w:t>
      </w:r>
      <w:r>
        <w:t>early error</w:t>
      </w:r>
      <w:r w:rsidR="004F5297" w:rsidRPr="00E77497">
        <w:t xml:space="preserve"> rules are violated the </w:t>
      </w:r>
      <w:r w:rsidR="00E343EB">
        <w:rPr>
          <w:rFonts w:ascii="Times New Roman" w:hAnsi="Times New Roman"/>
          <w:i/>
        </w:rPr>
        <w:t xml:space="preserve">Script </w:t>
      </w:r>
      <w:r w:rsidR="004F5297" w:rsidRPr="00E77497">
        <w:t xml:space="preserve">is invalid and cannot be evaluated. </w:t>
      </w:r>
      <w:r w:rsidR="004C02EF" w:rsidRPr="00E77497">
        <w:rPr>
          <w:highlight w:val="yellow"/>
        </w:rPr>
        <w:fldChar w:fldCharType="begin"/>
      </w:r>
      <w:r w:rsidR="004C02EF" w:rsidRPr="00E77497">
        <w:rPr>
          <w:highlight w:val="yellow"/>
        </w:rPr>
        <w:fldChar w:fldCharType="end"/>
      </w:r>
      <w:bookmarkStart w:id="326" w:name="_Toc375031117"/>
      <w:bookmarkStart w:id="327" w:name="_Toc381513613"/>
      <w:bookmarkStart w:id="328" w:name="_Toc382202754"/>
      <w:bookmarkStart w:id="329" w:name="_Toc382202974"/>
      <w:bookmarkStart w:id="330" w:name="_Toc382212135"/>
      <w:bookmarkStart w:id="331" w:name="_Toc382212314"/>
      <w:bookmarkStart w:id="332" w:name="_Toc382291480"/>
      <w:bookmarkStart w:id="333" w:name="_Ref382705463"/>
      <w:bookmarkStart w:id="334" w:name="_Ref382705468"/>
      <w:bookmarkStart w:id="335" w:name="_Toc385672117"/>
      <w:bookmarkStart w:id="336" w:name="_Toc393690208"/>
      <w:bookmarkStart w:id="337" w:name="_Ref421431579"/>
      <w:bookmarkStart w:id="338" w:name="_Ref421432870"/>
      <w:bookmarkStart w:id="339" w:name="_Ref421433084"/>
      <w:bookmarkStart w:id="340" w:name="_Ref424530778"/>
      <w:bookmarkStart w:id="341" w:name="_Ref424530884"/>
      <w:bookmarkEnd w:id="324"/>
      <w:commentRangeEnd w:id="325"/>
      <w:r w:rsidR="004F5297" w:rsidRPr="00E77497">
        <w:rPr>
          <w:rStyle w:val="af6"/>
          <w:lang w:val="en-GB"/>
        </w:rPr>
        <w:commentReference w:id="325"/>
      </w:r>
    </w:p>
    <w:p w14:paraId="181A322F" w14:textId="77777777" w:rsidR="00000B9E" w:rsidRPr="00E77497" w:rsidRDefault="004414A4" w:rsidP="00000B9E">
      <w:pPr>
        <w:pStyle w:val="1"/>
      </w:pPr>
      <w:bookmarkStart w:id="342" w:name="_Ref365528724"/>
      <w:bookmarkStart w:id="343" w:name="_Toc368050141"/>
      <w:bookmarkStart w:id="344" w:name="_Ref440449662"/>
      <w:bookmarkStart w:id="345" w:name="_Ref457437433"/>
      <w:bookmarkStart w:id="346" w:name="_Ref459624386"/>
      <w:bookmarkStart w:id="347" w:name="_Ref459624423"/>
      <w:bookmarkStart w:id="348" w:name="_Ref459647164"/>
      <w:bookmarkStart w:id="349" w:name="_Toc472818752"/>
      <w:bookmarkStart w:id="350" w:name="_Toc235503307"/>
      <w:bookmarkStart w:id="351" w:name="_Toc241509082"/>
      <w:bookmarkStart w:id="352" w:name="_Toc244416569"/>
      <w:bookmarkStart w:id="353" w:name="_Toc276630933"/>
      <w:r>
        <w:t xml:space="preserve">ECMAScript Data </w:t>
      </w:r>
      <w:r w:rsidR="00000B9E" w:rsidRPr="00E77497">
        <w:t>Types</w:t>
      </w:r>
      <w:r>
        <w:t xml:space="preserve"> and Values</w:t>
      </w:r>
      <w:bookmarkEnd w:id="342"/>
      <w:bookmarkEnd w:id="343"/>
    </w:p>
    <w:p w14:paraId="4003E7CD" w14:textId="77777777" w:rsidR="00000B9E" w:rsidRPr="00E77497" w:rsidRDefault="00000B9E" w:rsidP="00000B9E">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70E07C2F" w14:textId="77777777" w:rsidR="00000B9E" w:rsidRPr="00E77497" w:rsidRDefault="00000B9E" w:rsidP="00000B9E">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p>
    <w:p w14:paraId="6F0919AC" w14:textId="77777777" w:rsidR="00000B9E" w:rsidRDefault="00000B9E" w:rsidP="00000B9E">
      <w:pPr>
        <w:pStyle w:val="20"/>
      </w:pPr>
      <w:bookmarkStart w:id="354" w:name="_Toc368050142"/>
      <w:r>
        <w:t>ECMAScript Language Types</w:t>
      </w:r>
      <w:bookmarkEnd w:id="354"/>
    </w:p>
    <w:p w14:paraId="4B2ACC67" w14:textId="77777777" w:rsidR="00000B9E" w:rsidRPr="00E77497" w:rsidRDefault="00000B9E" w:rsidP="00000B9E">
      <w:r w:rsidRPr="00E77497">
        <w:t>An ECMAScript language type corresponds to values that are directly manipulated by an ECMAScript programmer using the ECMAScript language. The ECMAScript language types are Undefined, Null, Boolean, String,</w:t>
      </w:r>
      <w:ins w:id="355" w:author="Rev 19 Allen Wirfs-Brock" w:date="2013-09-24T14:29:00Z">
        <w:r w:rsidR="00BA555B">
          <w:t xml:space="preserve"> Symbol,</w:t>
        </w:r>
      </w:ins>
      <w:r w:rsidRPr="00E77497">
        <w:t xml:space="preserve"> Number, and Object.</w:t>
      </w:r>
      <w:r>
        <w:t xml:space="preserve"> An ECMAScript language value is a value that is characterized by an ECMAScript language type.</w:t>
      </w:r>
    </w:p>
    <w:p w14:paraId="43F05B11" w14:textId="77777777" w:rsidR="00000B9E" w:rsidRPr="00E77497" w:rsidRDefault="00000B9E" w:rsidP="00000B9E">
      <w:pPr>
        <w:pStyle w:val="30"/>
      </w:pPr>
      <w:bookmarkStart w:id="356" w:name="_Ref365548394"/>
      <w:bookmarkStart w:id="357" w:name="_Toc368050143"/>
      <w:r w:rsidRPr="00E77497">
        <w:t xml:space="preserve">The </w:t>
      </w:r>
      <w:r w:rsidRPr="00D148E9">
        <w:t>Undefined</w:t>
      </w:r>
      <w:r w:rsidRPr="00E77497">
        <w:t xml:space="preserve"> Type</w:t>
      </w:r>
      <w:bookmarkEnd w:id="356"/>
      <w:bookmarkEnd w:id="357"/>
    </w:p>
    <w:p w14:paraId="76E2783C" w14:textId="77777777" w:rsidR="00000B9E" w:rsidRPr="00E77497" w:rsidRDefault="00000B9E" w:rsidP="00000B9E">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p>
    <w:p w14:paraId="692B8690" w14:textId="77777777" w:rsidR="00000B9E" w:rsidRPr="00E77497" w:rsidRDefault="00000B9E" w:rsidP="00000B9E">
      <w:pPr>
        <w:pStyle w:val="30"/>
      </w:pPr>
      <w:bookmarkStart w:id="358" w:name="_Toc368050144"/>
      <w:r w:rsidRPr="00E77497">
        <w:t>The Null Type</w:t>
      </w:r>
      <w:bookmarkEnd w:id="358"/>
    </w:p>
    <w:p w14:paraId="45D62A63" w14:textId="77777777" w:rsidR="00000B9E" w:rsidRPr="00E77497" w:rsidRDefault="00000B9E" w:rsidP="00000B9E">
      <w:r w:rsidRPr="00E77497">
        <w:t xml:space="preserve">The Null type has exactly one value, called </w:t>
      </w:r>
      <w:r w:rsidRPr="00E77497">
        <w:rPr>
          <w:b/>
        </w:rPr>
        <w:t>null</w:t>
      </w:r>
      <w:r w:rsidRPr="00E77497">
        <w:t>.</w:t>
      </w:r>
    </w:p>
    <w:p w14:paraId="4424FD45" w14:textId="77777777" w:rsidR="00000B9E" w:rsidRPr="00E77497" w:rsidRDefault="00000B9E" w:rsidP="00000B9E">
      <w:pPr>
        <w:pStyle w:val="30"/>
      </w:pPr>
      <w:bookmarkStart w:id="359" w:name="_Toc368050145"/>
      <w:r w:rsidRPr="00E77497">
        <w:t>The Boolean Type</w:t>
      </w:r>
      <w:bookmarkEnd w:id="359"/>
    </w:p>
    <w:p w14:paraId="5A1509B8" w14:textId="77777777" w:rsidR="00000B9E" w:rsidRPr="00E77497" w:rsidRDefault="00000B9E" w:rsidP="00000B9E">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p>
    <w:p w14:paraId="7422C6E2" w14:textId="77777777" w:rsidR="00000B9E" w:rsidRPr="00E77497" w:rsidRDefault="00000B9E" w:rsidP="00000B9E">
      <w:pPr>
        <w:pStyle w:val="30"/>
      </w:pPr>
      <w:bookmarkStart w:id="360" w:name="_Ref365546409"/>
      <w:bookmarkStart w:id="361" w:name="_Toc368050146"/>
      <w:r w:rsidRPr="00E77497">
        <w:t xml:space="preserve">The </w:t>
      </w:r>
      <w:r w:rsidRPr="00D148E9">
        <w:t>String</w:t>
      </w:r>
      <w:r w:rsidRPr="00E77497">
        <w:t xml:space="preserve"> Type</w:t>
      </w:r>
      <w:bookmarkEnd w:id="360"/>
      <w:bookmarkEnd w:id="361"/>
    </w:p>
    <w:p w14:paraId="7534D3A5" w14:textId="77777777" w:rsidR="00000B9E" w:rsidRPr="00E77497" w:rsidRDefault="00000B9E" w:rsidP="00000B9E">
      <w:r w:rsidRPr="00E77497">
        <w:t>The String type is the set of all finite ordered sequences of zero or more 16-bit unsigned integer values (“elements”). The String type is generally used to represent textual data in a running ECMAScript program, in which case each element in the String is treated as a</w:t>
      </w:r>
      <w:ins w:id="362" w:author="Rev 19 Allen Wirfs-Brock" w:date="2013-09-26T17:39:00Z">
        <w:r w:rsidR="0072639A">
          <w:t>n</w:t>
        </w:r>
      </w:ins>
      <w:r w:rsidRPr="00E77497">
        <w:t xml:space="preserve"> </w:t>
      </w:r>
      <w:r>
        <w:t xml:space="preserve">UTF-16 </w:t>
      </w:r>
      <w:r w:rsidRPr="00E77497">
        <w:t xml:space="preserve">code unit value. Each element is regarded as occupying a position within the sequence. These positions are indexed with nonnegative integers. The first element (if any) is at </w:t>
      </w:r>
      <w:r>
        <w:t>index</w:t>
      </w:r>
      <w:r w:rsidRPr="00E77497">
        <w:t xml:space="preserve"> 0, the next element (if any) at </w:t>
      </w:r>
      <w:r>
        <w:t>index</w:t>
      </w:r>
      <w:r w:rsidRPr="00E77497">
        <w:t xml:space="preserve"> 1, and so on. The length of a String is the number of elements (i.e., 16-bit values) within it. The empty String has length zero and therefore contains no elements.</w:t>
      </w:r>
    </w:p>
    <w:p w14:paraId="06A8516A" w14:textId="77777777" w:rsidR="00000B9E" w:rsidRDefault="00000B9E" w:rsidP="00000B9E">
      <w:r>
        <w:t>Where ECMAScript operations interpret String values,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a normalized form. Only operations that are explicitly specified to be language or locale sensitive produce language-sensitive results</w:t>
      </w:r>
    </w:p>
    <w:p w14:paraId="0247F55A" w14:textId="77777777" w:rsidR="00000B9E" w:rsidRPr="00E77497" w:rsidRDefault="00000B9E" w:rsidP="00000B9E">
      <w:pPr>
        <w:pStyle w:val="Note"/>
      </w:pPr>
      <w:r w:rsidRPr="00E77497">
        <w:t>NOTE</w:t>
      </w:r>
      <w:r w:rsidRPr="00E77497">
        <w:tab/>
        <w:t xml:space="preserve">The rationale behind this design was to keep the implementation of Strings as simple and high-performing as possible. </w:t>
      </w:r>
      <w:r>
        <w:t>If</w:t>
      </w:r>
      <w:r w:rsidRPr="00E77497">
        <w:t xml:space="preserve"> ECMAScript source code </w:t>
      </w:r>
      <w:r>
        <w:t>is</w:t>
      </w:r>
      <w:r w:rsidRPr="00E77497">
        <w:t xml:space="preserve"> in Normalised Form C, string literals are guaranteed to </w:t>
      </w:r>
      <w:r>
        <w:t xml:space="preserve">also </w:t>
      </w:r>
      <w:r w:rsidRPr="00E77497">
        <w:t>be normalised, as long as they do not contain any Unicode escape sequences.</w:t>
      </w:r>
    </w:p>
    <w:p w14:paraId="1D9C26C2" w14:textId="77777777" w:rsidR="00000B9E" w:rsidRDefault="00000B9E" w:rsidP="00000B9E">
      <w:pPr>
        <w:contextualSpacing/>
      </w:pPr>
      <w:r>
        <w:t xml:space="preserve">Some operations interpret String contents as UTF-16 encoded Unicode code points. In that case the interpretation is: </w:t>
      </w:r>
    </w:p>
    <w:p w14:paraId="0A87A8A3" w14:textId="77777777" w:rsidR="00000B9E" w:rsidRDefault="00000B9E" w:rsidP="00000B9E">
      <w:pPr>
        <w:numPr>
          <w:ilvl w:val="0"/>
          <w:numId w:val="912"/>
        </w:numPr>
        <w:contextualSpacing/>
      </w:pPr>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p>
    <w:p w14:paraId="115D3CA0" w14:textId="77777777" w:rsidR="00000B9E" w:rsidRDefault="00000B9E" w:rsidP="00000B9E">
      <w:pPr>
        <w:numPr>
          <w:ilvl w:val="0"/>
          <w:numId w:val="912"/>
        </w:numPr>
        <w:contextualSpacing/>
      </w:pPr>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p>
    <w:p w14:paraId="40EB7D92" w14:textId="77777777" w:rsidR="00000B9E" w:rsidRPr="00E77497" w:rsidRDefault="00000B9E" w:rsidP="00000B9E">
      <w:pPr>
        <w:numPr>
          <w:ilvl w:val="0"/>
          <w:numId w:val="912"/>
        </w:numPr>
      </w:pPr>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p>
    <w:p w14:paraId="253D33C4" w14:textId="77777777" w:rsidR="00BA555B" w:rsidRDefault="00BA555B" w:rsidP="00BA555B">
      <w:pPr>
        <w:pStyle w:val="30"/>
        <w:rPr>
          <w:ins w:id="363" w:author="Rev 19 Allen Wirfs-Brock" w:date="2013-09-24T14:31:00Z"/>
        </w:rPr>
      </w:pPr>
      <w:bookmarkStart w:id="364" w:name="_Ref367796981"/>
      <w:bookmarkStart w:id="365" w:name="_Toc368050147"/>
      <w:bookmarkStart w:id="366" w:name="_Ref365547867"/>
      <w:bookmarkStart w:id="367" w:name="_Ref365548096"/>
      <w:bookmarkStart w:id="368" w:name="_Ref365548370"/>
      <w:bookmarkStart w:id="369" w:name="_Ref365548383"/>
      <w:ins w:id="370" w:author="Rev 19 Allen Wirfs-Brock" w:date="2013-09-24T14:31:00Z">
        <w:r>
          <w:t>The Symbol Type</w:t>
        </w:r>
        <w:bookmarkEnd w:id="364"/>
        <w:bookmarkEnd w:id="365"/>
      </w:ins>
    </w:p>
    <w:p w14:paraId="37F7A4FE" w14:textId="77777777" w:rsidR="00BA555B" w:rsidRPr="00E77497" w:rsidRDefault="00BA555B" w:rsidP="00BA555B">
      <w:pPr>
        <w:rPr>
          <w:ins w:id="371" w:author="Rev 19 Allen Wirfs-Brock" w:date="2013-09-24T14:31:00Z"/>
        </w:rPr>
      </w:pPr>
      <w:ins w:id="372" w:author="Rev 19 Allen Wirfs-Brock" w:date="2013-09-24T14:31:00Z">
        <w:r w:rsidRPr="00E77497">
          <w:t xml:space="preserve">The </w:t>
        </w:r>
        <w:r>
          <w:t>Symbol</w:t>
        </w:r>
        <w:r w:rsidRPr="00E77497">
          <w:t xml:space="preserve"> type is the set of all </w:t>
        </w:r>
        <w:r>
          <w:t>non-String</w:t>
        </w:r>
        <w:r w:rsidRPr="00E77497">
          <w:t xml:space="preserve"> values </w:t>
        </w:r>
        <w:r>
          <w:t>that may be used as the key of an Object property (</w:t>
        </w:r>
      </w:ins>
      <w:ins w:id="373" w:author="Rev 19 Allen Wirfs-Brock" w:date="2013-09-24T14:33:00Z">
        <w:r>
          <w:fldChar w:fldCharType="begin"/>
        </w:r>
        <w:r>
          <w:instrText xml:space="preserve"> REF _Ref367796539 \r \h </w:instrText>
        </w:r>
      </w:ins>
      <w:r>
        <w:fldChar w:fldCharType="separate"/>
      </w:r>
      <w:ins w:id="374" w:author="Rev 19 Allen Wirfs-Brock" w:date="2013-09-27T13:21:00Z">
        <w:r w:rsidR="00D433E8">
          <w:t>6.1.7</w:t>
        </w:r>
      </w:ins>
      <w:ins w:id="375" w:author="Rev 19 Allen Wirfs-Brock" w:date="2013-09-24T14:33:00Z">
        <w:r>
          <w:fldChar w:fldCharType="end"/>
        </w:r>
      </w:ins>
      <w:ins w:id="376" w:author="Rev 19 Allen Wirfs-Brock" w:date="2013-09-24T14:31:00Z">
        <w:r>
          <w:t>)</w:t>
        </w:r>
        <w:r w:rsidRPr="00E77497">
          <w:t xml:space="preserve">. </w:t>
        </w:r>
      </w:ins>
    </w:p>
    <w:p w14:paraId="3281865B" w14:textId="77777777" w:rsidR="00BA555B" w:rsidRDefault="00BA555B" w:rsidP="00BA555B">
      <w:pPr>
        <w:rPr>
          <w:ins w:id="377" w:author="Rev 19 Allen Wirfs-Brock" w:date="2013-09-24T14:31:00Z"/>
        </w:rPr>
      </w:pPr>
      <w:ins w:id="378" w:author="Rev 19 Allen Wirfs-Brock" w:date="2013-09-24T14:31:00Z">
        <w:r>
          <w:t>Each possible Symbol values is unique and immutable.</w:t>
        </w:r>
      </w:ins>
    </w:p>
    <w:p w14:paraId="2E0C21FC" w14:textId="77777777" w:rsidR="00BA555B" w:rsidRDefault="00BA555B" w:rsidP="00BA555B">
      <w:pPr>
        <w:rPr>
          <w:ins w:id="379" w:author="Rev 19 Allen Wirfs-Brock" w:date="2013-09-24T14:31:00Z"/>
        </w:rPr>
      </w:pPr>
      <w:ins w:id="380" w:author="Rev 19 Allen Wirfs-Brock" w:date="2013-09-24T14:31:00Z">
        <w:r>
          <w:t>Symbol values have a single observable attribute called [[</w:t>
        </w:r>
      </w:ins>
      <w:ins w:id="381" w:author="Rev 19 Allen Wirfs-Brock" w:date="2013-09-24T14:35:00Z">
        <w:r>
          <w:t>Description</w:t>
        </w:r>
      </w:ins>
      <w:ins w:id="382" w:author="Rev 19 Allen Wirfs-Brock" w:date="2013-09-24T14:31:00Z">
        <w:r>
          <w:t xml:space="preserve">]] whose immutable value is either </w:t>
        </w:r>
      </w:ins>
      <w:ins w:id="383" w:author="Rev 19 Allen Wirfs-Brock" w:date="2013-09-24T14:35:00Z">
        <w:r>
          <w:rPr>
            <w:rFonts w:ascii="Times New Roman" w:hAnsi="Times New Roman"/>
            <w:b/>
            <w:bCs/>
          </w:rPr>
          <w:t>undefined</w:t>
        </w:r>
      </w:ins>
      <w:ins w:id="384" w:author="Rev 19 Allen Wirfs-Brock" w:date="2013-09-24T14:31:00Z">
        <w:r>
          <w:t xml:space="preserve"> or</w:t>
        </w:r>
      </w:ins>
      <w:ins w:id="385" w:author="Rev 19 Allen Wirfs-Brock" w:date="2013-09-24T14:35:00Z">
        <w:r>
          <w:t xml:space="preserve"> a String value</w:t>
        </w:r>
      </w:ins>
      <w:ins w:id="386" w:author="Rev 19 Allen Wirfs-Brock" w:date="2013-09-24T14:31:00Z">
        <w:r>
          <w:t xml:space="preserve">. </w:t>
        </w:r>
      </w:ins>
    </w:p>
    <w:p w14:paraId="22807A9E" w14:textId="77777777" w:rsidR="00000B9E" w:rsidRPr="00E77497" w:rsidRDefault="00000B9E" w:rsidP="00000B9E">
      <w:pPr>
        <w:pStyle w:val="30"/>
      </w:pPr>
      <w:bookmarkStart w:id="387" w:name="_Toc368050148"/>
      <w:r w:rsidRPr="00E77497">
        <w:t>The Number Type</w:t>
      </w:r>
      <w:bookmarkEnd w:id="366"/>
      <w:bookmarkEnd w:id="367"/>
      <w:bookmarkEnd w:id="368"/>
      <w:bookmarkEnd w:id="369"/>
      <w:bookmarkEnd w:id="387"/>
    </w:p>
    <w:p w14:paraId="35ECD079" w14:textId="77777777" w:rsidR="00000B9E" w:rsidRPr="00E77497" w:rsidRDefault="00000B9E" w:rsidP="00000B9E">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590679F6" w14:textId="77777777" w:rsidR="00000B9E" w:rsidRPr="00E77497" w:rsidRDefault="00000B9E" w:rsidP="00000B9E">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6881C18F" w14:textId="77777777" w:rsidR="00000B9E" w:rsidRPr="009C202C" w:rsidRDefault="00000B9E" w:rsidP="00000B9E">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54EB7A11" w14:textId="77777777" w:rsidR="00000B9E" w:rsidRPr="00E77497" w:rsidRDefault="00000B9E" w:rsidP="00000B9E">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68B6C653" w14:textId="77777777" w:rsidR="00000B9E" w:rsidRPr="00E65A34" w:rsidRDefault="00000B9E" w:rsidP="00000B9E">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46E34A6C" w14:textId="77777777" w:rsidR="00000B9E" w:rsidRPr="009C202C" w:rsidRDefault="00000B9E" w:rsidP="00000B9E">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14:paraId="18AAFD22" w14:textId="77777777" w:rsidR="00000B9E" w:rsidRPr="00E77497" w:rsidRDefault="00000B9E" w:rsidP="00000B9E">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72BDCA67" w14:textId="77777777" w:rsidR="00000B9E" w:rsidRPr="009C202C" w:rsidRDefault="00000B9E" w:rsidP="00000B9E">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760AD570" w14:textId="77777777" w:rsidR="00000B9E" w:rsidRPr="00E65A34" w:rsidRDefault="00000B9E" w:rsidP="00000B9E">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14:paraId="18AB2BFE" w14:textId="77777777" w:rsidR="00000B9E" w:rsidRPr="00E77497" w:rsidRDefault="00000B9E" w:rsidP="00000B9E">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79C35DF3" w14:textId="77777777" w:rsidR="00000B9E" w:rsidRPr="00E65A34" w:rsidRDefault="00000B9E" w:rsidP="00000B9E">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56F839B3" w14:textId="77777777" w:rsidR="00000B9E" w:rsidRPr="00E77497" w:rsidRDefault="00000B9E" w:rsidP="00000B9E">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0BCA5CC6" w14:textId="77777777" w:rsidR="00000B9E" w:rsidRPr="00E77497" w:rsidRDefault="00000B9E" w:rsidP="00000B9E">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6D55DC1D" w14:textId="77777777" w:rsidR="00000B9E" w:rsidRPr="00E77497" w:rsidRDefault="00000B9E" w:rsidP="00000B9E">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11EA299E" w14:textId="77777777" w:rsidR="00000B9E" w:rsidRPr="009C202C" w:rsidRDefault="00000B9E" w:rsidP="00000B9E">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w:t>
      </w:r>
      <w:r w:rsidR="00A51D25">
        <w:fldChar w:fldCharType="begin"/>
      </w:r>
      <w:r w:rsidR="00A51D25">
        <w:instrText xml:space="preserve"> REF _Ref365547650 \r \h </w:instrText>
      </w:r>
      <w:r w:rsidR="00A51D25">
        <w:fldChar w:fldCharType="separate"/>
      </w:r>
      <w:r w:rsidR="00D433E8">
        <w:t>7.1.5</w:t>
      </w:r>
      <w:r w:rsidR="00A51D25">
        <w:fldChar w:fldCharType="end"/>
      </w:r>
      <w:r w:rsidRPr="009C202C">
        <w:t xml:space="preserve"> and </w:t>
      </w:r>
      <w:r w:rsidR="00A51D25">
        <w:fldChar w:fldCharType="begin"/>
      </w:r>
      <w:r w:rsidR="00A51D25">
        <w:instrText xml:space="preserve"> REF _Ref365547662 \r \h </w:instrText>
      </w:r>
      <w:r w:rsidR="00A51D25">
        <w:fldChar w:fldCharType="separate"/>
      </w:r>
      <w:r w:rsidR="00D433E8">
        <w:t>7.1.6</w:t>
      </w:r>
      <w:r w:rsidR="00A51D25">
        <w:fldChar w:fldCharType="end"/>
      </w:r>
      <w:r w:rsidRPr="009C202C">
        <w:t>, respectively.</w:t>
      </w:r>
    </w:p>
    <w:p w14:paraId="5F4B4739" w14:textId="77777777" w:rsidR="00000B9E" w:rsidRPr="00675B74" w:rsidRDefault="00000B9E" w:rsidP="00000B9E">
      <w:pPr>
        <w:pStyle w:val="30"/>
      </w:pPr>
      <w:bookmarkStart w:id="388" w:name="_Ref367796539"/>
      <w:bookmarkStart w:id="389" w:name="_Toc368050149"/>
      <w:r w:rsidRPr="00675B74">
        <w:t>The Object Type</w:t>
      </w:r>
      <w:bookmarkEnd w:id="388"/>
      <w:bookmarkEnd w:id="389"/>
    </w:p>
    <w:p w14:paraId="65F831B8" w14:textId="77777777" w:rsidR="00000B9E" w:rsidRPr="00E77497" w:rsidRDefault="00000B9E" w:rsidP="00000B9E">
      <w:r w:rsidRPr="00E77497">
        <w:t xml:space="preserve">An Object is </w:t>
      </w:r>
      <w:r>
        <w:t xml:space="preserve">logically </w:t>
      </w:r>
      <w:r w:rsidRPr="00E77497">
        <w:t>a collection of properties.</w:t>
      </w:r>
      <w:r w:rsidRPr="00E77497">
        <w:rPr>
          <w:i/>
        </w:rPr>
        <w:t xml:space="preserve"> </w:t>
      </w:r>
      <w:r w:rsidRPr="00E77497">
        <w:t xml:space="preserve">Each property is either a data property, </w:t>
      </w:r>
      <w:r>
        <w:t xml:space="preserve">or </w:t>
      </w:r>
      <w:r w:rsidRPr="00E77497">
        <w:t>a</w:t>
      </w:r>
      <w:r>
        <w:t>n</w:t>
      </w:r>
      <w:r w:rsidRPr="00E77497">
        <w:t xml:space="preserve"> accessor property:</w:t>
      </w:r>
    </w:p>
    <w:p w14:paraId="7D983BC7" w14:textId="77777777" w:rsidR="00000B9E" w:rsidRPr="00E77497" w:rsidRDefault="00000B9E" w:rsidP="00000B9E">
      <w:pPr>
        <w:numPr>
          <w:ilvl w:val="0"/>
          <w:numId w:val="34"/>
        </w:numPr>
      </w:pPr>
      <w:r w:rsidRPr="00E77497">
        <w:t xml:space="preserve">A </w:t>
      </w:r>
      <w:r w:rsidRPr="00E77497">
        <w:rPr>
          <w:i/>
        </w:rPr>
        <w:t>data property</w:t>
      </w:r>
      <w:r w:rsidRPr="00E77497">
        <w:t xml:space="preserve"> associates a </w:t>
      </w:r>
      <w:r>
        <w:t>key value</w:t>
      </w:r>
      <w:r w:rsidRPr="00E77497">
        <w:t xml:space="preserve"> with an ECMAScript language value and a set of Boolean attributes.</w:t>
      </w:r>
    </w:p>
    <w:p w14:paraId="543A3CA0" w14:textId="77777777" w:rsidR="00000B9E" w:rsidRPr="00E77497" w:rsidRDefault="00000B9E" w:rsidP="00000B9E">
      <w:pPr>
        <w:numPr>
          <w:ilvl w:val="0"/>
          <w:numId w:val="34"/>
        </w:numPr>
      </w:pPr>
      <w:r w:rsidRPr="00E77497">
        <w:t xml:space="preserve">A </w:t>
      </w:r>
      <w:r w:rsidRPr="00E77497">
        <w:rPr>
          <w:i/>
        </w:rPr>
        <w:t>accessor property</w:t>
      </w:r>
      <w:r w:rsidRPr="00E77497">
        <w:t xml:space="preserve"> associates a </w:t>
      </w:r>
      <w:r>
        <w:t>key value</w:t>
      </w:r>
      <w:r w:rsidRPr="00E77497">
        <w:t xml:space="preserve"> with one or two accessor functions, and a set of Boolean attributes. The accessor functions are used to store or retrieve an ECMAScript language value that is associated with the property. </w:t>
      </w:r>
    </w:p>
    <w:p w14:paraId="59349F5D" w14:textId="77777777" w:rsidR="00000B9E" w:rsidRDefault="00000B9E" w:rsidP="00000B9E">
      <w:r>
        <w:t>Properties are identified using key values.  A key value is either an ECMAScript String value or a</w:t>
      </w:r>
      <w:del w:id="390" w:author="Rev 19 Allen Wirfs-Brock" w:date="2013-09-24T14:37:00Z">
        <w:r w:rsidDel="00BA555B">
          <w:delText>n</w:delText>
        </w:r>
      </w:del>
      <w:r>
        <w:t xml:space="preserve"> </w:t>
      </w:r>
      <w:del w:id="391" w:author="Rev 19 Allen Wirfs-Brock" w:date="2013-09-24T14:37:00Z">
        <w:r w:rsidDel="00BA555B">
          <w:delText xml:space="preserve">Exotic </w:delText>
        </w:r>
      </w:del>
      <w:r>
        <w:t>Symbol object.</w:t>
      </w:r>
    </w:p>
    <w:p w14:paraId="52D29970" w14:textId="77777777" w:rsidR="00000B9E" w:rsidRDefault="00000B9E" w:rsidP="00000B9E">
      <w:r>
        <w:t xml:space="preserve">Property keys are used to access properties and their values. </w:t>
      </w:r>
      <w:r w:rsidRPr="00E77497">
        <w:t>There are two kinds of access for</w:t>
      </w:r>
      <w:r>
        <w:t xml:space="preserve"> </w:t>
      </w:r>
      <w:r w:rsidRPr="00E77497">
        <w:t xml:space="preserve">properties: </w:t>
      </w:r>
      <w:r w:rsidRPr="00E77497">
        <w:rPr>
          <w:i/>
        </w:rPr>
        <w:t xml:space="preserve">get </w:t>
      </w:r>
      <w:r w:rsidRPr="00E77497">
        <w:t xml:space="preserve">and </w:t>
      </w:r>
      <w:r>
        <w:rPr>
          <w:i/>
        </w:rPr>
        <w:t>set</w:t>
      </w:r>
      <w:r w:rsidRPr="00E77497">
        <w:t>, corresponding to</w:t>
      </w:r>
      <w:r>
        <w:t xml:space="preserve"> value</w:t>
      </w:r>
      <w:r w:rsidRPr="00E77497">
        <w:t xml:space="preserve"> retrieval and assignment, respectively.</w:t>
      </w:r>
      <w:r>
        <w:t xml:space="preserve"> The properties accessible via get and set access includes both </w:t>
      </w:r>
      <w:r>
        <w:rPr>
          <w:i/>
          <w:iCs/>
        </w:rPr>
        <w:t>own properties</w:t>
      </w:r>
      <w:r>
        <w:t xml:space="preserve"> that are a direct part of an object and </w:t>
      </w:r>
      <w:r>
        <w:rPr>
          <w:i/>
          <w:iCs/>
        </w:rPr>
        <w:t>inherited properties</w:t>
      </w:r>
      <w:r>
        <w:t xml:space="preserve"> which are provided by another associated object via a property inheritance relationship. Inherited properties may be either own or inherited properties of the associated object.</w:t>
      </w:r>
    </w:p>
    <w:p w14:paraId="745531AE" w14:textId="77777777" w:rsidR="00000B9E" w:rsidRPr="00E77497" w:rsidRDefault="00000B9E" w:rsidP="00000B9E">
      <w:r>
        <w:t>All objects are logically collections of properties, but there are multiple forms of objects that differ in their semantics for accessing and manipulating their properties.  O</w:t>
      </w:r>
      <w:r w:rsidRPr="00575506">
        <w:rPr>
          <w:i/>
        </w:rPr>
        <w:t>rdinary object</w:t>
      </w:r>
      <w:r>
        <w:rPr>
          <w:i/>
        </w:rPr>
        <w:t>s</w:t>
      </w:r>
      <w:r>
        <w:t xml:space="preserve"> are the most common form of objects and have the default object semantics. An </w:t>
      </w:r>
      <w:r w:rsidRPr="00AA7866">
        <w:rPr>
          <w:i/>
        </w:rPr>
        <w:t xml:space="preserve">exotic object </w:t>
      </w:r>
      <w:r>
        <w:t>is any form of object whose property semantics differ in any way from the default semantics.</w:t>
      </w:r>
      <w:r w:rsidRPr="00E77497">
        <w:t xml:space="preserve"> </w:t>
      </w:r>
    </w:p>
    <w:p w14:paraId="035FD1CE" w14:textId="77777777" w:rsidR="00000B9E" w:rsidRPr="00E77497" w:rsidRDefault="00000B9E" w:rsidP="00000B9E">
      <w:pPr>
        <w:pStyle w:val="40"/>
      </w:pPr>
      <w:bookmarkStart w:id="392" w:name="_Ref365530918"/>
      <w:r w:rsidRPr="00E77497">
        <w:t xml:space="preserve">Property </w:t>
      </w:r>
      <w:r w:rsidRPr="00D148E9">
        <w:t>Attributes</w:t>
      </w:r>
      <w:bookmarkEnd w:id="392"/>
    </w:p>
    <w:p w14:paraId="0E008D67" w14:textId="77777777" w:rsidR="00000B9E" w:rsidRPr="00E77497" w:rsidRDefault="00000B9E" w:rsidP="00000B9E">
      <w:r w:rsidRPr="00E77497">
        <w:t xml:space="preserve">Attributes are used in this specification to define and explain the state of </w:t>
      </w:r>
      <w:r>
        <w:t>Object</w:t>
      </w:r>
      <w:r w:rsidRPr="00E77497">
        <w:t xml:space="preserve"> properties. A data property associates a </w:t>
      </w:r>
      <w:r>
        <w:t>key value</w:t>
      </w:r>
      <w:r w:rsidRPr="00E77497">
        <w:t xml:space="preserve"> with the attributes listed in </w:t>
      </w:r>
      <w:r w:rsidR="00CF10B9">
        <w:fldChar w:fldCharType="begin"/>
      </w:r>
      <w:r w:rsidR="00CF10B9">
        <w:instrText xml:space="preserve"> REF _Ref365798105 \h </w:instrText>
      </w:r>
      <w:r w:rsidR="00CF10B9">
        <w:fldChar w:fldCharType="separate"/>
      </w:r>
      <w:r w:rsidR="00D433E8">
        <w:t xml:space="preserve">Table </w:t>
      </w:r>
      <w:r w:rsidR="00D433E8">
        <w:rPr>
          <w:noProof/>
        </w:rPr>
        <w:t>1</w:t>
      </w:r>
      <w:r w:rsidR="00CF10B9">
        <w:fldChar w:fldCharType="end"/>
      </w:r>
      <w:r w:rsidR="00CF10B9">
        <w:t>.</w:t>
      </w:r>
    </w:p>
    <w:p w14:paraId="463D596C" w14:textId="77777777" w:rsidR="00000B9E" w:rsidRPr="00E77497" w:rsidRDefault="00000B9E" w:rsidP="00000B9E">
      <w:pPr>
        <w:pStyle w:val="Tabletitle"/>
        <w:rPr>
          <w:rFonts w:eastAsia="Arial Unicode MS"/>
        </w:rPr>
      </w:pPr>
    </w:p>
    <w:p w14:paraId="3A9C5622" w14:textId="77777777" w:rsidR="00032B54" w:rsidRDefault="00032B54" w:rsidP="00032B54">
      <w:pPr>
        <w:pStyle w:val="afffff4"/>
        <w:keepNext/>
        <w:jc w:val="center"/>
      </w:pPr>
      <w:bookmarkStart w:id="393" w:name="_Ref365798105"/>
      <w:r>
        <w:t xml:space="preserve">Table </w:t>
      </w:r>
      <w:r>
        <w:fldChar w:fldCharType="begin"/>
      </w:r>
      <w:r>
        <w:instrText xml:space="preserve"> SEQ Table \* ARABIC </w:instrText>
      </w:r>
      <w:r>
        <w:fldChar w:fldCharType="separate"/>
      </w:r>
      <w:r w:rsidR="00D433E8">
        <w:rPr>
          <w:noProof/>
        </w:rPr>
        <w:t>1</w:t>
      </w:r>
      <w:r>
        <w:fldChar w:fldCharType="end"/>
      </w:r>
      <w:bookmarkEnd w:id="393"/>
      <w:r>
        <w:t xml:space="preserve"> </w:t>
      </w:r>
      <w:r w:rsidRPr="002C3C1F">
        <w:t>— Attributes of a Data Property</w:t>
      </w:r>
    </w:p>
    <w:tbl>
      <w:tblPr>
        <w:tblW w:w="9090" w:type="dxa"/>
        <w:tblInd w:w="648" w:type="dxa"/>
        <w:tblLook w:val="04A0" w:firstRow="1" w:lastRow="0" w:firstColumn="1" w:lastColumn="0" w:noHBand="0" w:noVBand="1"/>
      </w:tblPr>
      <w:tblGrid>
        <w:gridCol w:w="1710"/>
        <w:gridCol w:w="1925"/>
        <w:gridCol w:w="5455"/>
      </w:tblGrid>
      <w:tr w:rsidR="00000B9E" w:rsidRPr="00E77497" w14:paraId="391D9419" w14:textId="77777777" w:rsidTr="00000B9E">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1AA11E49" w14:textId="77777777" w:rsidR="00000B9E" w:rsidRPr="00E77497" w:rsidRDefault="00000B9E" w:rsidP="00000B9E">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32139862" w14:textId="77777777" w:rsidR="00000B9E" w:rsidRPr="00E77497" w:rsidRDefault="00000B9E" w:rsidP="00000B9E">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34C9B47B" w14:textId="77777777" w:rsidR="00000B9E" w:rsidRPr="00E77497" w:rsidRDefault="00000B9E" w:rsidP="00000B9E">
            <w:pPr>
              <w:keepNext/>
              <w:keepLines/>
              <w:spacing w:after="0"/>
              <w:jc w:val="center"/>
              <w:rPr>
                <w:b/>
                <w:i/>
              </w:rPr>
            </w:pPr>
            <w:r w:rsidRPr="00E77497">
              <w:rPr>
                <w:b/>
                <w:i/>
              </w:rPr>
              <w:t>Description</w:t>
            </w:r>
          </w:p>
        </w:tc>
      </w:tr>
      <w:tr w:rsidR="00000B9E" w:rsidRPr="00E77497" w14:paraId="24E5CFF5" w14:textId="77777777" w:rsidTr="00000B9E">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3EC74C83" w14:textId="77777777" w:rsidR="00000B9E" w:rsidRPr="00E77497" w:rsidRDefault="00000B9E" w:rsidP="00000B9E">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14:paraId="7ECF17BA" w14:textId="77777777" w:rsidR="00000B9E" w:rsidRPr="00E77497" w:rsidRDefault="00000B9E" w:rsidP="00000B9E">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14:paraId="69CE281D" w14:textId="77777777" w:rsidR="00000B9E" w:rsidRPr="00E77497" w:rsidRDefault="00000B9E" w:rsidP="00000B9E">
            <w:pPr>
              <w:keepNext/>
              <w:keepLines/>
              <w:spacing w:after="0"/>
              <w:jc w:val="left"/>
            </w:pPr>
            <w:r w:rsidRPr="00E77497">
              <w:t xml:space="preserve">The value retrieved by </w:t>
            </w:r>
            <w:r>
              <w:t>a get access of</w:t>
            </w:r>
            <w:r w:rsidRPr="00E77497">
              <w:t xml:space="preserve"> the property.</w:t>
            </w:r>
          </w:p>
        </w:tc>
      </w:tr>
      <w:tr w:rsidR="00000B9E" w:rsidRPr="00E77497" w14:paraId="1ED06159" w14:textId="77777777" w:rsidTr="00000B9E">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1F67A14E" w14:textId="77777777" w:rsidR="00000B9E" w:rsidRPr="00E77497" w:rsidRDefault="00000B9E" w:rsidP="00000B9E">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14:paraId="65A3E2C2" w14:textId="77777777"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5B3F19DF" w14:textId="77777777" w:rsidR="00000B9E" w:rsidRPr="00E77497" w:rsidRDefault="00000B9E" w:rsidP="00000B9E">
            <w:pPr>
              <w:keepNext/>
              <w:keepLines/>
              <w:spacing w:after="0"/>
              <w:jc w:val="left"/>
            </w:pPr>
            <w:r w:rsidRPr="00E77497">
              <w:t xml:space="preserve">If </w:t>
            </w:r>
            <w:r w:rsidRPr="00E77497">
              <w:rPr>
                <w:b/>
              </w:rPr>
              <w:t>false</w:t>
            </w:r>
            <w:r w:rsidRPr="00E77497">
              <w:t>, attempts by ECMAScript code to change the property’s [[Value]] attribute using [[</w:t>
            </w:r>
            <w:r>
              <w:t>Set</w:t>
            </w:r>
            <w:r w:rsidRPr="00E77497">
              <w:t>]] will not succeed.</w:t>
            </w:r>
          </w:p>
        </w:tc>
      </w:tr>
      <w:tr w:rsidR="00000B9E" w:rsidRPr="00E77497" w14:paraId="4BA88093" w14:textId="77777777" w:rsidTr="00000B9E">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3B3344EF" w14:textId="77777777" w:rsidR="00000B9E" w:rsidRPr="00E77497" w:rsidRDefault="00000B9E" w:rsidP="00000B9E">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14:paraId="38E8681B" w14:textId="77777777"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46EEA122" w14:textId="77777777" w:rsidR="00000B9E" w:rsidRPr="00E77497" w:rsidRDefault="00000B9E" w:rsidP="00834ABD">
            <w:pPr>
              <w:keepNext/>
              <w:keepLines/>
              <w:spacing w:after="0"/>
              <w:jc w:val="left"/>
            </w:pPr>
            <w:r w:rsidRPr="00E77497">
              <w:t xml:space="preserve">If </w:t>
            </w:r>
            <w:r w:rsidRPr="00E77497">
              <w:rPr>
                <w:b/>
              </w:rPr>
              <w:t>true</w:t>
            </w:r>
            <w:r w:rsidRPr="00E77497">
              <w:t xml:space="preserve">, the property will be enumerated by a for-in enumeration (see </w:t>
            </w:r>
            <w:r w:rsidR="00834ABD">
              <w:fldChar w:fldCharType="begin"/>
            </w:r>
            <w:r w:rsidR="00834ABD">
              <w:instrText xml:space="preserve"> REF _Ref365546092 \r \h </w:instrText>
            </w:r>
            <w:r w:rsidR="00834ABD">
              <w:fldChar w:fldCharType="separate"/>
            </w:r>
            <w:r w:rsidR="00D433E8">
              <w:t>13.6.4</w:t>
            </w:r>
            <w:r w:rsidR="00834ABD">
              <w:fldChar w:fldCharType="end"/>
            </w:r>
            <w:r w:rsidRPr="00E77497">
              <w:t>). Otherwise, the property is said to be non-enumerable.</w:t>
            </w:r>
          </w:p>
        </w:tc>
      </w:tr>
      <w:tr w:rsidR="00000B9E" w:rsidRPr="00E77497" w14:paraId="41F6FA4F" w14:textId="77777777" w:rsidTr="00000B9E">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1A595E79" w14:textId="77777777" w:rsidR="00000B9E" w:rsidRPr="00E77497" w:rsidRDefault="00000B9E" w:rsidP="00000B9E">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14:paraId="7189FDFA" w14:textId="77777777"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55E15E99" w14:textId="77777777" w:rsidR="00000B9E" w:rsidRPr="00E77497" w:rsidRDefault="00000B9E" w:rsidP="00000B9E">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w:t>
            </w:r>
            <w:r>
              <w:t xml:space="preserve">, or changing [[Writable]] to </w:t>
            </w:r>
            <w:r>
              <w:rPr>
                <w:b/>
                <w:bCs/>
              </w:rPr>
              <w:t>false</w:t>
            </w:r>
            <w:r w:rsidRPr="00E77497">
              <w:t>) will fail.</w:t>
            </w:r>
          </w:p>
        </w:tc>
      </w:tr>
    </w:tbl>
    <w:p w14:paraId="3AED83AA" w14:textId="77777777" w:rsidR="00000B9E" w:rsidRPr="00E77497" w:rsidRDefault="00000B9E" w:rsidP="00000B9E">
      <w:pPr>
        <w:spacing w:after="0"/>
      </w:pPr>
    </w:p>
    <w:p w14:paraId="44E0D7DD" w14:textId="77777777" w:rsidR="00000B9E" w:rsidRPr="00E77497" w:rsidRDefault="00000B9E" w:rsidP="00000B9E">
      <w:pPr>
        <w:spacing w:after="120"/>
      </w:pPr>
      <w:r w:rsidRPr="00E77497">
        <w:t>A</w:t>
      </w:r>
      <w:r>
        <w:t>n</w:t>
      </w:r>
      <w:r w:rsidRPr="00E77497">
        <w:t xml:space="preserve"> accessor property associates a </w:t>
      </w:r>
      <w:r>
        <w:t>key value</w:t>
      </w:r>
      <w:r w:rsidRPr="00E77497">
        <w:t xml:space="preserve"> with the attributes listed in </w:t>
      </w:r>
      <w:r w:rsidR="00CF10B9">
        <w:fldChar w:fldCharType="begin"/>
      </w:r>
      <w:r w:rsidR="00CF10B9">
        <w:instrText xml:space="preserve"> REF _Ref365644801 \h </w:instrText>
      </w:r>
      <w:r w:rsidR="00CF10B9">
        <w:fldChar w:fldCharType="separate"/>
      </w:r>
      <w:r w:rsidR="00D433E8">
        <w:t xml:space="preserve">Table </w:t>
      </w:r>
      <w:r w:rsidR="00D433E8">
        <w:rPr>
          <w:noProof/>
        </w:rPr>
        <w:t>2</w:t>
      </w:r>
      <w:r w:rsidR="00CF10B9">
        <w:fldChar w:fldCharType="end"/>
      </w:r>
      <w:r w:rsidR="00CF10B9">
        <w:t>.</w:t>
      </w:r>
    </w:p>
    <w:p w14:paraId="00C62197" w14:textId="77777777" w:rsidR="00000B9E" w:rsidRPr="00E77497" w:rsidRDefault="00000B9E" w:rsidP="00000B9E">
      <w:pPr>
        <w:pStyle w:val="Tabletitle"/>
      </w:pPr>
      <w:bookmarkStart w:id="394" w:name="_Ref365644801"/>
      <w:r>
        <w:t xml:space="preserve">Table </w:t>
      </w:r>
      <w:r>
        <w:fldChar w:fldCharType="begin"/>
      </w:r>
      <w:r>
        <w:instrText xml:space="preserve"> SEQ Table \* ARABIC </w:instrText>
      </w:r>
      <w:r>
        <w:fldChar w:fldCharType="separate"/>
      </w:r>
      <w:r w:rsidR="00D433E8">
        <w:rPr>
          <w:noProof/>
        </w:rPr>
        <w:t>2</w:t>
      </w:r>
      <w:r>
        <w:fldChar w:fldCharType="end"/>
      </w:r>
      <w:bookmarkEnd w:id="394"/>
      <w:r w:rsidRPr="00E77497">
        <w:rPr>
          <w:rFonts w:eastAsia="Arial Unicode MS"/>
        </w:rPr>
        <w:t xml:space="preserve"> — </w:t>
      </w:r>
      <w:r w:rsidRPr="00E77497">
        <w:t>Attributes of a</w:t>
      </w:r>
      <w:r>
        <w:t>n</w:t>
      </w:r>
      <w:r w:rsidRPr="00E77497">
        <w:t xml:space="preserve"> Accessor Property</w:t>
      </w:r>
    </w:p>
    <w:tbl>
      <w:tblPr>
        <w:tblW w:w="9090" w:type="dxa"/>
        <w:tblInd w:w="648" w:type="dxa"/>
        <w:tblLook w:val="04A0" w:firstRow="1" w:lastRow="0" w:firstColumn="1" w:lastColumn="0" w:noHBand="0" w:noVBand="1"/>
      </w:tblPr>
      <w:tblGrid>
        <w:gridCol w:w="1710"/>
        <w:gridCol w:w="1890"/>
        <w:gridCol w:w="5490"/>
      </w:tblGrid>
      <w:tr w:rsidR="00000B9E" w:rsidRPr="00E77497" w14:paraId="68B5F640" w14:textId="77777777" w:rsidTr="00000B9E">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4C034B56" w14:textId="77777777" w:rsidR="00000B9E" w:rsidRPr="00E77497" w:rsidRDefault="00000B9E" w:rsidP="00000B9E">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356E05E6" w14:textId="77777777" w:rsidR="00000B9E" w:rsidRPr="00E77497" w:rsidRDefault="00000B9E" w:rsidP="00000B9E">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58E51DD2" w14:textId="77777777" w:rsidR="00000B9E" w:rsidRPr="00E77497" w:rsidRDefault="00000B9E" w:rsidP="00000B9E">
            <w:pPr>
              <w:keepNext/>
              <w:spacing w:after="0"/>
              <w:contextualSpacing/>
              <w:jc w:val="center"/>
              <w:rPr>
                <w:b/>
                <w:i/>
              </w:rPr>
            </w:pPr>
            <w:r w:rsidRPr="00E77497">
              <w:rPr>
                <w:b/>
                <w:i/>
              </w:rPr>
              <w:t>Description</w:t>
            </w:r>
          </w:p>
        </w:tc>
      </w:tr>
      <w:tr w:rsidR="00000B9E" w:rsidRPr="00E77497" w14:paraId="34070737" w14:textId="77777777" w:rsidTr="00000B9E">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27B4E3D9" w14:textId="77777777" w:rsidR="00000B9E" w:rsidRPr="00E77497" w:rsidRDefault="00000B9E" w:rsidP="00000B9E">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14:paraId="6195B334" w14:textId="77777777" w:rsidR="00000B9E" w:rsidRPr="00E77497" w:rsidRDefault="00000B9E" w:rsidP="00000B9E">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14:paraId="4708B4A5" w14:textId="77777777" w:rsidR="00000B9E" w:rsidRPr="00E77497" w:rsidRDefault="00000B9E" w:rsidP="00E86857">
            <w:pPr>
              <w:keepNext/>
              <w:spacing w:after="0"/>
              <w:contextualSpacing/>
              <w:jc w:val="left"/>
            </w:pPr>
            <w:r w:rsidRPr="00E77497">
              <w:t>If the value is an Object it must be a function Object.  The function’s [[Call]] internal method (</w:t>
            </w:r>
            <w:r w:rsidR="00E86857">
              <w:fldChar w:fldCharType="begin"/>
            </w:r>
            <w:r w:rsidR="00E86857">
              <w:instrText xml:space="preserve"> REF _Ref365536734 \h </w:instrText>
            </w:r>
            <w:r w:rsidR="00E86857">
              <w:fldChar w:fldCharType="separate"/>
            </w:r>
            <w:r w:rsidR="00D433E8">
              <w:t xml:space="preserve">Table </w:t>
            </w:r>
            <w:r w:rsidR="00D433E8">
              <w:rPr>
                <w:noProof/>
              </w:rPr>
              <w:t>5</w:t>
            </w:r>
            <w:r w:rsidR="00E86857">
              <w:fldChar w:fldCharType="end"/>
            </w:r>
            <w:r w:rsidRPr="00E77497">
              <w:t xml:space="preserve">) is called with an empty arguments list to </w:t>
            </w:r>
            <w:r>
              <w:t>retrieve</w:t>
            </w:r>
            <w:r w:rsidRPr="00E77497">
              <w:t xml:space="preserve"> the property value each time a get access of the property is performed.</w:t>
            </w:r>
          </w:p>
        </w:tc>
      </w:tr>
      <w:tr w:rsidR="00000B9E" w:rsidRPr="00E77497" w14:paraId="5A235EFE" w14:textId="77777777" w:rsidTr="00000B9E">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0CACAAB1" w14:textId="77777777" w:rsidR="00000B9E" w:rsidRPr="00E77497" w:rsidRDefault="00000B9E" w:rsidP="00000B9E">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14:paraId="571CF661" w14:textId="77777777" w:rsidR="00000B9E" w:rsidRPr="00E77497" w:rsidRDefault="00000B9E" w:rsidP="00000B9E">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14:paraId="0D24DC48" w14:textId="77777777" w:rsidR="00000B9E" w:rsidRPr="00E77497" w:rsidRDefault="00000B9E" w:rsidP="00E86857">
            <w:pPr>
              <w:keepNext/>
              <w:spacing w:after="0"/>
              <w:contextualSpacing/>
              <w:jc w:val="left"/>
            </w:pPr>
            <w:r w:rsidRPr="00E77497">
              <w:t>If the value is an Object it must be a function Object.  The function’s [[Call]] internal method (</w:t>
            </w:r>
            <w:r w:rsidR="00E86857">
              <w:fldChar w:fldCharType="begin"/>
            </w:r>
            <w:r w:rsidR="00E86857">
              <w:instrText xml:space="preserve"> REF _Ref365536734 \h </w:instrText>
            </w:r>
            <w:r w:rsidR="00E86857">
              <w:fldChar w:fldCharType="separate"/>
            </w:r>
            <w:r w:rsidR="00D433E8">
              <w:t xml:space="preserve">Table </w:t>
            </w:r>
            <w:r w:rsidR="00D433E8">
              <w:rPr>
                <w:noProof/>
              </w:rPr>
              <w:t>5</w:t>
            </w:r>
            <w:r w:rsidR="00E86857">
              <w:fldChar w:fldCharType="end"/>
            </w:r>
            <w:r w:rsidRPr="00E77497">
              <w:t>)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000B9E" w:rsidRPr="00E77497" w14:paraId="7EC6438E" w14:textId="77777777" w:rsidTr="00000B9E">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1A000FE4" w14:textId="77777777" w:rsidR="00000B9E" w:rsidRPr="00E77497" w:rsidRDefault="00000B9E" w:rsidP="00000B9E">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14:paraId="0F6E5A99" w14:textId="77777777" w:rsidR="00000B9E" w:rsidRPr="00E77497" w:rsidRDefault="00000B9E" w:rsidP="00000B9E">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17965EF9" w14:textId="77777777" w:rsidR="00000B9E" w:rsidRPr="00E77497" w:rsidRDefault="00000B9E" w:rsidP="00E86857">
            <w:pPr>
              <w:keepNext/>
              <w:spacing w:after="0"/>
              <w:contextualSpacing/>
              <w:jc w:val="left"/>
            </w:pPr>
            <w:r w:rsidRPr="00E77497">
              <w:t xml:space="preserve">If </w:t>
            </w:r>
            <w:r w:rsidRPr="00E77497">
              <w:rPr>
                <w:b/>
              </w:rPr>
              <w:t>true</w:t>
            </w:r>
            <w:r w:rsidRPr="00E77497">
              <w:t xml:space="preserve">, the property is to be enumerated by a for-in enumeration (see </w:t>
            </w:r>
            <w:r w:rsidR="00E86857">
              <w:fldChar w:fldCharType="begin"/>
            </w:r>
            <w:r w:rsidR="00E86857">
              <w:instrText xml:space="preserve"> REF _Ref365536976 \r \h </w:instrText>
            </w:r>
            <w:r w:rsidR="00E86857">
              <w:fldChar w:fldCharType="separate"/>
            </w:r>
            <w:r w:rsidR="00D433E8">
              <w:t>13.6.4</w:t>
            </w:r>
            <w:r w:rsidR="00E86857">
              <w:fldChar w:fldCharType="end"/>
            </w:r>
            <w:r w:rsidRPr="00E77497">
              <w:t>). Otherwise, the property is said to be non-enumerable.</w:t>
            </w:r>
          </w:p>
        </w:tc>
      </w:tr>
      <w:tr w:rsidR="00000B9E" w:rsidRPr="00E77497" w14:paraId="533B6C2A" w14:textId="77777777" w:rsidTr="00000B9E">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171A9B45" w14:textId="77777777" w:rsidR="00000B9E" w:rsidRPr="00E77497" w:rsidRDefault="00000B9E" w:rsidP="00000B9E">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14:paraId="72C36321" w14:textId="77777777" w:rsidR="00000B9E" w:rsidRPr="00E77497" w:rsidRDefault="00000B9E" w:rsidP="00000B9E">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4CBEEA9D" w14:textId="77777777" w:rsidR="00000B9E" w:rsidRPr="00E77497" w:rsidRDefault="00000B9E" w:rsidP="00000B9E">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14:paraId="29B16D03" w14:textId="77777777" w:rsidR="00000B9E" w:rsidRPr="00E77497" w:rsidRDefault="00000B9E" w:rsidP="00000B9E">
      <w:pPr>
        <w:spacing w:after="120"/>
      </w:pPr>
    </w:p>
    <w:p w14:paraId="16AFD932" w14:textId="77777777" w:rsidR="00000B9E" w:rsidRPr="00E77497" w:rsidRDefault="00000B9E" w:rsidP="00000B9E">
      <w:r w:rsidRPr="00E77497">
        <w:t xml:space="preserve">If the </w:t>
      </w:r>
      <w:r>
        <w:t xml:space="preserve">initial </w:t>
      </w:r>
      <w:r w:rsidRPr="00E77497">
        <w:t>value</w:t>
      </w:r>
      <w:r>
        <w:t>s</w:t>
      </w:r>
      <w:r w:rsidRPr="00E77497">
        <w:t xml:space="preserve"> of a </w:t>
      </w:r>
      <w:r>
        <w:t xml:space="preserve">property’s </w:t>
      </w:r>
      <w:r w:rsidRPr="00E77497">
        <w:t>attribute</w:t>
      </w:r>
      <w:r>
        <w:t>s</w:t>
      </w:r>
      <w:r w:rsidRPr="00E77497">
        <w:t xml:space="preserve"> </w:t>
      </w:r>
      <w:r>
        <w:t>are</w:t>
      </w:r>
      <w:r w:rsidRPr="00E77497">
        <w:t xml:space="preserve"> not explicitly specified by this specification, the default value defined in </w:t>
      </w:r>
      <w:r w:rsidR="00CF10B9">
        <w:fldChar w:fldCharType="begin"/>
      </w:r>
      <w:r w:rsidR="00CF10B9">
        <w:instrText xml:space="preserve"> REF _Ref365644802 \h </w:instrText>
      </w:r>
      <w:r w:rsidR="00CF10B9">
        <w:fldChar w:fldCharType="separate"/>
      </w:r>
      <w:r w:rsidR="00D433E8">
        <w:t xml:space="preserve">Table </w:t>
      </w:r>
      <w:r w:rsidR="00D433E8">
        <w:rPr>
          <w:noProof/>
        </w:rPr>
        <w:t>3</w:t>
      </w:r>
      <w:r w:rsidR="00CF10B9">
        <w:fldChar w:fldCharType="end"/>
      </w:r>
      <w:r w:rsidR="00CF10B9">
        <w:t xml:space="preserve"> </w:t>
      </w:r>
      <w:r w:rsidRPr="00E77497">
        <w:t>is used.</w:t>
      </w:r>
    </w:p>
    <w:p w14:paraId="732C031E" w14:textId="77777777" w:rsidR="00000B9E" w:rsidRPr="00E77497" w:rsidRDefault="00000B9E" w:rsidP="00000B9E">
      <w:pPr>
        <w:pStyle w:val="Tabletitle"/>
        <w:rPr>
          <w:rFonts w:eastAsia="Arial Unicode MS"/>
        </w:rPr>
      </w:pPr>
      <w:bookmarkStart w:id="395" w:name="_Ref365644802"/>
      <w:r>
        <w:t xml:space="preserve">Table </w:t>
      </w:r>
      <w:r>
        <w:fldChar w:fldCharType="begin"/>
      </w:r>
      <w:r>
        <w:instrText xml:space="preserve"> SEQ Table \* ARABIC </w:instrText>
      </w:r>
      <w:r>
        <w:fldChar w:fldCharType="separate"/>
      </w:r>
      <w:r w:rsidR="00D433E8">
        <w:rPr>
          <w:noProof/>
        </w:rPr>
        <w:t>3</w:t>
      </w:r>
      <w:r>
        <w:fldChar w:fldCharType="end"/>
      </w:r>
      <w:bookmarkEnd w:id="395"/>
      <w:r w:rsidRPr="00E77497">
        <w:rPr>
          <w:rFonts w:eastAsia="Arial Unicode MS"/>
        </w:rPr>
        <w:t xml:space="preserve"> — </w:t>
      </w:r>
      <w:r w:rsidRPr="00E77497">
        <w:t>Default Attribute Values</w:t>
      </w:r>
    </w:p>
    <w:tbl>
      <w:tblPr>
        <w:tblW w:w="3560" w:type="dxa"/>
        <w:tblInd w:w="3333" w:type="dxa"/>
        <w:tblLook w:val="04A0" w:firstRow="1" w:lastRow="0" w:firstColumn="1" w:lastColumn="0" w:noHBand="0" w:noVBand="1"/>
      </w:tblPr>
      <w:tblGrid>
        <w:gridCol w:w="1890"/>
        <w:gridCol w:w="1670"/>
      </w:tblGrid>
      <w:tr w:rsidR="00000B9E" w:rsidRPr="00E77497" w14:paraId="0965A339" w14:textId="77777777" w:rsidTr="00000B9E">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7A807953" w14:textId="77777777" w:rsidR="00000B9E" w:rsidRPr="00E77497" w:rsidRDefault="00000B9E" w:rsidP="00000B9E">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2DBB66DB" w14:textId="77777777" w:rsidR="00000B9E" w:rsidRPr="00E77497" w:rsidRDefault="00000B9E" w:rsidP="00000B9E">
            <w:pPr>
              <w:keepNext/>
              <w:spacing w:after="0"/>
              <w:jc w:val="center"/>
              <w:rPr>
                <w:b/>
              </w:rPr>
            </w:pPr>
            <w:r w:rsidRPr="00E77497">
              <w:rPr>
                <w:b/>
              </w:rPr>
              <w:t>Default Value</w:t>
            </w:r>
          </w:p>
        </w:tc>
      </w:tr>
      <w:tr w:rsidR="00000B9E" w:rsidRPr="00E77497" w14:paraId="44D6CE93" w14:textId="77777777" w:rsidTr="00000B9E">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1B337602" w14:textId="77777777" w:rsidR="00000B9E" w:rsidRPr="00E77497" w:rsidRDefault="00000B9E" w:rsidP="00000B9E">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2042FC53" w14:textId="77777777" w:rsidR="00000B9E" w:rsidRPr="00E77497" w:rsidRDefault="00000B9E" w:rsidP="00000B9E">
            <w:pPr>
              <w:keepNext/>
              <w:spacing w:after="0"/>
              <w:jc w:val="left"/>
              <w:rPr>
                <w:b/>
              </w:rPr>
            </w:pPr>
            <w:r w:rsidRPr="00E77497">
              <w:rPr>
                <w:b/>
              </w:rPr>
              <w:t>undefined</w:t>
            </w:r>
          </w:p>
        </w:tc>
      </w:tr>
      <w:tr w:rsidR="00000B9E" w:rsidRPr="00E77497" w14:paraId="0764D5A4" w14:textId="77777777" w:rsidTr="00000B9E">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7FBFAFBF" w14:textId="77777777" w:rsidR="00000B9E" w:rsidRPr="00E77497" w:rsidRDefault="00000B9E" w:rsidP="00000B9E">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14:paraId="77C62420" w14:textId="77777777" w:rsidR="00000B9E" w:rsidRPr="00E77497" w:rsidRDefault="00000B9E" w:rsidP="00000B9E">
            <w:pPr>
              <w:keepNext/>
              <w:spacing w:after="0"/>
              <w:jc w:val="left"/>
              <w:rPr>
                <w:b/>
              </w:rPr>
            </w:pPr>
            <w:r w:rsidRPr="00E77497">
              <w:rPr>
                <w:b/>
              </w:rPr>
              <w:t>undefined</w:t>
            </w:r>
          </w:p>
        </w:tc>
      </w:tr>
      <w:tr w:rsidR="00000B9E" w:rsidRPr="00E77497" w14:paraId="637B090E" w14:textId="7777777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4264AB5A" w14:textId="77777777" w:rsidR="00000B9E" w:rsidRPr="00E77497" w:rsidRDefault="00000B9E" w:rsidP="00000B9E">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14:paraId="2B0E6D12" w14:textId="77777777" w:rsidR="00000B9E" w:rsidRPr="00E77497" w:rsidRDefault="00000B9E" w:rsidP="00000B9E">
            <w:pPr>
              <w:keepNext/>
              <w:spacing w:after="0"/>
              <w:jc w:val="left"/>
              <w:rPr>
                <w:b/>
              </w:rPr>
            </w:pPr>
            <w:r w:rsidRPr="00E77497">
              <w:rPr>
                <w:b/>
              </w:rPr>
              <w:t>undefined</w:t>
            </w:r>
          </w:p>
        </w:tc>
      </w:tr>
      <w:tr w:rsidR="00000B9E" w:rsidRPr="00E77497" w14:paraId="790D51D9" w14:textId="7777777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2173CCD" w14:textId="77777777" w:rsidR="00000B9E" w:rsidRPr="00E77497" w:rsidRDefault="00000B9E" w:rsidP="00000B9E">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14:paraId="5084285D" w14:textId="77777777" w:rsidR="00000B9E" w:rsidRPr="00E77497" w:rsidRDefault="00000B9E" w:rsidP="00000B9E">
            <w:pPr>
              <w:keepNext/>
              <w:spacing w:after="0"/>
              <w:jc w:val="left"/>
              <w:rPr>
                <w:b/>
              </w:rPr>
            </w:pPr>
            <w:r w:rsidRPr="00E77497">
              <w:rPr>
                <w:b/>
              </w:rPr>
              <w:t>false</w:t>
            </w:r>
          </w:p>
        </w:tc>
      </w:tr>
      <w:tr w:rsidR="00000B9E" w:rsidRPr="00E77497" w14:paraId="2A6AC0C5" w14:textId="7777777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F09EF6A" w14:textId="77777777" w:rsidR="00000B9E" w:rsidRPr="00E77497" w:rsidRDefault="00000B9E" w:rsidP="00000B9E">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14:paraId="0B327979" w14:textId="77777777" w:rsidR="00000B9E" w:rsidRPr="00E77497" w:rsidRDefault="00000B9E" w:rsidP="00000B9E">
            <w:pPr>
              <w:keepNext/>
              <w:spacing w:after="0"/>
              <w:jc w:val="left"/>
              <w:rPr>
                <w:b/>
              </w:rPr>
            </w:pPr>
            <w:r w:rsidRPr="00E77497">
              <w:rPr>
                <w:b/>
              </w:rPr>
              <w:t>false</w:t>
            </w:r>
          </w:p>
        </w:tc>
      </w:tr>
      <w:tr w:rsidR="00000B9E" w:rsidRPr="00E77497" w14:paraId="7C727D9C" w14:textId="7777777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C7206AD" w14:textId="77777777" w:rsidR="00000B9E" w:rsidRPr="00E77497" w:rsidRDefault="00000B9E" w:rsidP="00000B9E">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14:paraId="1D771522" w14:textId="77777777" w:rsidR="00000B9E" w:rsidRPr="00E77497" w:rsidRDefault="00000B9E" w:rsidP="00000B9E">
            <w:pPr>
              <w:spacing w:after="0"/>
              <w:jc w:val="left"/>
              <w:rPr>
                <w:b/>
              </w:rPr>
            </w:pPr>
            <w:r w:rsidRPr="00E77497">
              <w:rPr>
                <w:b/>
              </w:rPr>
              <w:t>false</w:t>
            </w:r>
          </w:p>
        </w:tc>
      </w:tr>
    </w:tbl>
    <w:p w14:paraId="4F49B5B8" w14:textId="77777777" w:rsidR="00000B9E" w:rsidRPr="00E77497" w:rsidRDefault="00000B9E" w:rsidP="00000B9E"/>
    <w:p w14:paraId="59CD2AFC" w14:textId="77777777" w:rsidR="00000B9E" w:rsidRPr="00E77497" w:rsidRDefault="00000B9E" w:rsidP="00000B9E">
      <w:pPr>
        <w:pStyle w:val="40"/>
      </w:pPr>
      <w:r w:rsidRPr="00E77497">
        <w:t>Object Internal Methods</w:t>
      </w:r>
      <w:r>
        <w:t xml:space="preserve"> and Internal Data Properties</w:t>
      </w:r>
    </w:p>
    <w:p w14:paraId="2EF6E8E7" w14:textId="77777777" w:rsidR="00000B9E" w:rsidRDefault="00000B9E" w:rsidP="00000B9E">
      <w:r>
        <w:t xml:space="preserve">The actual semantics of ECMAScript objects are specified via algorithms called </w:t>
      </w:r>
      <w:r w:rsidRPr="00084C87">
        <w:rPr>
          <w:i/>
          <w:iCs/>
        </w:rPr>
        <w:t>internal methods</w:t>
      </w:r>
      <w:r>
        <w:t xml:space="preserve">. Each object in an ECMAScript engine is associated with a set of internal methods that defines its runtime behaviour. </w:t>
      </w:r>
      <w:r w:rsidRPr="00E77497">
        <w:t xml:space="preserve">These internal </w:t>
      </w:r>
      <w:r>
        <w:t>methods</w:t>
      </w:r>
      <w:r w:rsidRPr="00E77497">
        <w:t xml:space="preserve"> are not part of the ECMAScript language. They are defined by this specification purely for expository purposes. </w:t>
      </w:r>
      <w:r>
        <w:t>However, each object within an</w:t>
      </w:r>
      <w:r w:rsidRPr="00E77497">
        <w:t xml:space="preserve"> implementation of ECMAScript must behave </w:t>
      </w:r>
      <w:r>
        <w:t>as specified by the internal methods associated with it</w:t>
      </w:r>
      <w:r w:rsidRPr="00E77497">
        <w:t>.</w:t>
      </w:r>
      <w:r>
        <w:t xml:space="preserve"> The exact manner in which this is accomplished is determined by the implementation.</w:t>
      </w:r>
    </w:p>
    <w:p w14:paraId="5151BA36" w14:textId="77777777" w:rsidR="00000B9E" w:rsidRDefault="00000B9E" w:rsidP="00000B9E">
      <w:r>
        <w:t>I</w:t>
      </w:r>
      <w:r w:rsidRPr="00E77497">
        <w:t xml:space="preserve">nternal </w:t>
      </w:r>
      <w:r>
        <w:t>methods</w:t>
      </w:r>
      <w:r w:rsidRPr="00E77497">
        <w:t xml:space="preserve"> </w:t>
      </w:r>
      <w:r>
        <w:t>are identified within this specification using names</w:t>
      </w:r>
      <w:r w:rsidRPr="00E77497">
        <w:t xml:space="preserve"> enclosed in double square brackets [[ ]]. </w:t>
      </w:r>
      <w:r>
        <w:t>Internal method names are polymorphic.  This means that different ECMAScript object values may perform different algorithms when a common internal method name is invoked upon them. If, at runtime, the implementation of</w:t>
      </w:r>
      <w:r w:rsidRPr="00E77497">
        <w:t xml:space="preserve"> an algorithm</w:t>
      </w:r>
      <w:r>
        <w:t xml:space="preserve"> attempts to use an</w:t>
      </w:r>
      <w:r w:rsidRPr="00E77497">
        <w:t xml:space="preserve"> internal </w:t>
      </w:r>
      <w:r>
        <w:t>method</w:t>
      </w:r>
      <w:r w:rsidRPr="00E77497">
        <w:t xml:space="preserve"> of an object </w:t>
      </w:r>
      <w:r>
        <w:t>that the object does not support</w:t>
      </w:r>
      <w:r w:rsidRPr="00E77497">
        <w:t xml:space="preserve">, a </w:t>
      </w:r>
      <w:r w:rsidRPr="00E77497">
        <w:rPr>
          <w:b/>
        </w:rPr>
        <w:t>TypeError</w:t>
      </w:r>
      <w:r w:rsidRPr="00E77497">
        <w:t xml:space="preserve"> exception is thrown.</w:t>
      </w:r>
      <w:r>
        <w:t xml:space="preserve"> </w:t>
      </w:r>
    </w:p>
    <w:p w14:paraId="476190B8" w14:textId="77777777" w:rsidR="00000B9E" w:rsidRPr="00145775" w:rsidRDefault="00000B9E" w:rsidP="00000B9E">
      <w:pPr>
        <w:rPr>
          <w:b/>
          <w:bCs/>
        </w:rPr>
      </w:pPr>
      <w:r>
        <w:t xml:space="preserve">Internal data properties correspond to internal state that is associated with objects and used by various ECMAScript specification algorithms.  Depending upon the specific internal data property such state may consist of values of any ECMAScript language type or of specific ECMA specification type values. Unless explicitly specified otherwise, internal data properties are allocated as part of the process of creating an ECMAScript object and may not be dynamically added to ECMAScript objects. Unless specified otherwise, the initial value of an internal data property is the value </w:t>
      </w:r>
      <w:r w:rsidRPr="00655E48">
        <w:rPr>
          <w:rFonts w:ascii="Times New Roman" w:hAnsi="Times New Roman"/>
          <w:b/>
          <w:bCs/>
        </w:rPr>
        <w:t>undefined</w:t>
      </w:r>
      <w:r w:rsidRPr="00145775">
        <w:t>.</w:t>
      </w:r>
    </w:p>
    <w:p w14:paraId="04F9BA4A" w14:textId="77777777" w:rsidR="00000B9E" w:rsidRDefault="00CF10B9" w:rsidP="00000B9E">
      <w:r>
        <w:fldChar w:fldCharType="begin"/>
      </w:r>
      <w:r>
        <w:instrText xml:space="preserve"> REF _Ref365644803 \h </w:instrText>
      </w:r>
      <w:r>
        <w:fldChar w:fldCharType="separate"/>
      </w:r>
      <w:r w:rsidR="00D433E8">
        <w:t xml:space="preserve">Table </w:t>
      </w:r>
      <w:r w:rsidR="00D433E8">
        <w:rPr>
          <w:noProof/>
        </w:rPr>
        <w:t>4</w:t>
      </w:r>
      <w:r>
        <w:fldChar w:fldCharType="end"/>
      </w:r>
      <w:r>
        <w:t xml:space="preserve"> </w:t>
      </w:r>
      <w:r w:rsidR="00000B9E" w:rsidRPr="00E77497">
        <w:t>summarises the</w:t>
      </w:r>
      <w:r w:rsidR="00000B9E">
        <w:t xml:space="preserve"> </w:t>
      </w:r>
      <w:r w:rsidR="00000B9E" w:rsidRPr="00B60D58">
        <w:rPr>
          <w:i/>
          <w:iCs/>
        </w:rPr>
        <w:t>essential internal methods</w:t>
      </w:r>
      <w:r w:rsidR="00000B9E" w:rsidRPr="00E77497">
        <w:t xml:space="preserve"> used by this specification that are applicable to all ECMAScript objects.</w:t>
      </w:r>
      <w:r w:rsidR="00000B9E">
        <w:t xml:space="preserve"> Every object must have algorithms for all of the essential internal methods. However, all objects do not necessarily use the same algorithms for those methods.</w:t>
      </w:r>
    </w:p>
    <w:p w14:paraId="7B6C5B62" w14:textId="77777777" w:rsidR="00000B9E" w:rsidRPr="00E77497" w:rsidRDefault="00000B9E" w:rsidP="00000B9E">
      <w:r w:rsidRPr="00E77497">
        <w:t>The “</w:t>
      </w:r>
      <w:r>
        <w:t>Signature</w:t>
      </w:r>
      <w:r w:rsidRPr="00E77497">
        <w:t>” column of</w:t>
      </w:r>
      <w:r>
        <w:t xml:space="preserve"> </w:t>
      </w:r>
      <w:r w:rsidR="00CF10B9">
        <w:fldChar w:fldCharType="begin"/>
      </w:r>
      <w:r w:rsidR="00CF10B9">
        <w:instrText xml:space="preserve"> REF _Ref365644803 \h </w:instrText>
      </w:r>
      <w:r w:rsidR="00CF10B9">
        <w:fldChar w:fldCharType="separate"/>
      </w:r>
      <w:r w:rsidR="00D433E8">
        <w:t xml:space="preserve">Table </w:t>
      </w:r>
      <w:r w:rsidR="00D433E8">
        <w:rPr>
          <w:noProof/>
        </w:rPr>
        <w:t>4</w:t>
      </w:r>
      <w:r w:rsidR="00CF10B9">
        <w:fldChar w:fldCharType="end"/>
      </w:r>
      <w:r>
        <w:t xml:space="preserve"> and other similar </w:t>
      </w:r>
      <w:r w:rsidRPr="00E77497">
        <w:t xml:space="preserve">tables </w:t>
      </w:r>
      <w:r>
        <w:t>describes</w:t>
      </w:r>
      <w:r w:rsidRPr="00E77497">
        <w:t xml:space="preserve"> </w:t>
      </w:r>
      <w:r>
        <w:t>the invocation pattern for each internal method</w:t>
      </w:r>
      <w:r w:rsidRPr="00E77497">
        <w:t xml:space="preserve">. </w:t>
      </w:r>
      <w:r>
        <w:t>The invocation pattern always includes a parenthesised</w:t>
      </w:r>
      <w:r w:rsidRPr="00E77497">
        <w:t xml:space="preserve"> list of descriptive parameter names. If a parameter name is the same as a</w:t>
      </w:r>
      <w:r>
        <w:t>n ECMAScript</w:t>
      </w:r>
      <w:r w:rsidRPr="00E77497">
        <w:t xml:space="preserve"> type name then the name describes the </w:t>
      </w:r>
      <w:r>
        <w:t xml:space="preserve">required </w:t>
      </w:r>
      <w:r w:rsidRPr="00E77497">
        <w:t>type of the parameter</w:t>
      </w:r>
      <w:r>
        <w:t xml:space="preserve"> value</w:t>
      </w:r>
      <w:r w:rsidRPr="00E77497">
        <w:t>. If a</w:t>
      </w:r>
      <w:r>
        <w:t>n internal method</w:t>
      </w:r>
      <w:r w:rsidRPr="00E77497">
        <w:t xml:space="preserve">  </w:t>
      </w:r>
      <w:r>
        <w:t xml:space="preserve">explicitly </w:t>
      </w:r>
      <w:r w:rsidRPr="00E77497">
        <w:t>returns a value, its parameter list is followed by the symbol “→” and the type</w:t>
      </w:r>
      <w:r>
        <w:t xml:space="preserve"> name</w:t>
      </w:r>
      <w:r w:rsidRPr="00E77497">
        <w:t xml:space="preserve"> of the returned value.</w:t>
      </w:r>
      <w:r>
        <w:t xml:space="preserve"> </w:t>
      </w:r>
      <w:r w:rsidRPr="00E77497">
        <w:t xml:space="preserve">The type names </w:t>
      </w:r>
      <w:r>
        <w:t xml:space="preserve">used in signatures </w:t>
      </w:r>
      <w:r w:rsidRPr="00E77497">
        <w:t xml:space="preserve">refer to the types defined in Clause </w:t>
      </w:r>
      <w:r w:rsidR="00052E66">
        <w:fldChar w:fldCharType="begin"/>
      </w:r>
      <w:r w:rsidR="00052E66">
        <w:instrText xml:space="preserve"> REF _Ref365528724 \r \h </w:instrText>
      </w:r>
      <w:r w:rsidR="00052E66">
        <w:fldChar w:fldCharType="separate"/>
      </w:r>
      <w:r w:rsidR="00D433E8">
        <w:t>6</w:t>
      </w:r>
      <w:r w:rsidR="00052E66">
        <w:fldChar w:fldCharType="end"/>
      </w:r>
      <w:r w:rsidRPr="00E77497">
        <w:t xml:space="preserve"> augmented by the following additional names. “</w:t>
      </w:r>
      <w:r w:rsidRPr="00E77497">
        <w:rPr>
          <w:i/>
        </w:rPr>
        <w:t>any</w:t>
      </w:r>
      <w:r w:rsidRPr="00E77497">
        <w:t xml:space="preserve">” means the value may be any ECMAScript language type. </w:t>
      </w:r>
      <w:r>
        <w:t xml:space="preserve">An internal method implicitly returns a Completion Record as described in </w:t>
      </w:r>
      <w:r w:rsidR="00052E66">
        <w:fldChar w:fldCharType="begin"/>
      </w:r>
      <w:r w:rsidR="00052E66">
        <w:instrText xml:space="preserve"> REF _Ref365528791 \r \h </w:instrText>
      </w:r>
      <w:r w:rsidR="00052E66">
        <w:fldChar w:fldCharType="separate"/>
      </w:r>
      <w:r w:rsidR="00D433E8">
        <w:t>6.2.3</w:t>
      </w:r>
      <w:r w:rsidR="00052E66">
        <w:fldChar w:fldCharType="end"/>
      </w:r>
      <w:r>
        <w:t xml:space="preserve">. In addition to its parameters, an internal method always has access to the object upon which it is invoked as a method. </w:t>
      </w:r>
    </w:p>
    <w:p w14:paraId="06FAA8C7" w14:textId="77777777" w:rsidR="00000B9E" w:rsidRDefault="00000B9E" w:rsidP="00000B9E"/>
    <w:p w14:paraId="59299C9A" w14:textId="77777777" w:rsidR="00000B9E" w:rsidRPr="00E77497" w:rsidRDefault="00000B9E" w:rsidP="00000B9E">
      <w:pPr>
        <w:pStyle w:val="Tabletitle"/>
      </w:pPr>
      <w:bookmarkStart w:id="396" w:name="_Ref365644803"/>
      <w:r>
        <w:t xml:space="preserve">Table </w:t>
      </w:r>
      <w:r>
        <w:fldChar w:fldCharType="begin"/>
      </w:r>
      <w:r>
        <w:instrText xml:space="preserve"> SEQ Table \* ARABIC </w:instrText>
      </w:r>
      <w:r>
        <w:fldChar w:fldCharType="separate"/>
      </w:r>
      <w:r w:rsidR="00D433E8">
        <w:rPr>
          <w:noProof/>
        </w:rPr>
        <w:t>4</w:t>
      </w:r>
      <w:r>
        <w:fldChar w:fldCharType="end"/>
      </w:r>
      <w:bookmarkEnd w:id="396"/>
      <w:r w:rsidRPr="00E77497">
        <w:rPr>
          <w:rFonts w:eastAsia="Arial Unicode MS"/>
        </w:rPr>
        <w:t xml:space="preserve"> — </w:t>
      </w:r>
      <w:r>
        <w:rPr>
          <w:rFonts w:eastAsia="Arial Unicode MS"/>
        </w:rPr>
        <w:t xml:space="preserve">Essential </w:t>
      </w:r>
      <w:r w:rsidRPr="00E77497">
        <w:t xml:space="preserve">Internal </w:t>
      </w:r>
      <w:r>
        <w:t>Methods</w:t>
      </w:r>
      <w:r w:rsidRPr="00E77497">
        <w:t xml:space="preserve"> </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45"/>
        <w:gridCol w:w="2697"/>
        <w:gridCol w:w="4553"/>
      </w:tblGrid>
      <w:tr w:rsidR="00000B9E" w:rsidRPr="00CF10B9" w14:paraId="56D1E2BD" w14:textId="77777777" w:rsidTr="00CF10B9">
        <w:trPr>
          <w:jc w:val="right"/>
        </w:trPr>
        <w:tc>
          <w:tcPr>
            <w:tcW w:w="2245" w:type="dxa"/>
            <w:tcBorders>
              <w:top w:val="single" w:sz="12" w:space="0" w:color="000000"/>
              <w:left w:val="single" w:sz="6" w:space="0" w:color="000000"/>
              <w:bottom w:val="single" w:sz="6" w:space="0" w:color="000000"/>
              <w:right w:val="nil"/>
            </w:tcBorders>
            <w:shd w:val="solid" w:color="C0C0C0" w:fill="FFFFFF"/>
          </w:tcPr>
          <w:p w14:paraId="2C69B6A2" w14:textId="77777777" w:rsidR="00000B9E" w:rsidRPr="00CF10B9" w:rsidRDefault="00000B9E" w:rsidP="00000B9E">
            <w:pPr>
              <w:keepNext/>
              <w:shd w:val="solid" w:color="C0C0C0" w:fill="FFFFFF"/>
              <w:spacing w:after="0"/>
              <w:rPr>
                <w:b/>
                <w:i/>
                <w:color w:val="000000"/>
                <w:sz w:val="18"/>
                <w:shd w:val="solid" w:color="C0C0C0" w:fill="FFFFFF"/>
              </w:rPr>
            </w:pPr>
            <w:r w:rsidRPr="00CF10B9">
              <w:rPr>
                <w:b/>
                <w:i/>
                <w:color w:val="000000"/>
                <w:sz w:val="18"/>
                <w:shd w:val="solid" w:color="C0C0C0" w:fill="FFFFFF"/>
              </w:rPr>
              <w:t>Internal Method</w:t>
            </w:r>
          </w:p>
        </w:tc>
        <w:tc>
          <w:tcPr>
            <w:tcW w:w="2697" w:type="dxa"/>
            <w:tcBorders>
              <w:top w:val="single" w:sz="12" w:space="0" w:color="000000"/>
              <w:left w:val="nil"/>
              <w:bottom w:val="single" w:sz="6" w:space="0" w:color="000000"/>
              <w:right w:val="nil"/>
            </w:tcBorders>
            <w:shd w:val="solid" w:color="C0C0C0" w:fill="FFFFFF"/>
          </w:tcPr>
          <w:p w14:paraId="6E9033E6" w14:textId="77777777" w:rsidR="00000B9E" w:rsidRPr="00CF10B9" w:rsidRDefault="00000B9E" w:rsidP="00000B9E">
            <w:pPr>
              <w:keepNext/>
              <w:shd w:val="solid" w:color="C0C0C0" w:fill="FFFFFF"/>
              <w:spacing w:after="0"/>
              <w:jc w:val="left"/>
              <w:rPr>
                <w:b/>
                <w:i/>
                <w:color w:val="000000"/>
                <w:sz w:val="18"/>
                <w:shd w:val="solid" w:color="C0C0C0" w:fill="FFFFFF"/>
              </w:rPr>
            </w:pPr>
            <w:r w:rsidRPr="00CF10B9">
              <w:rPr>
                <w:b/>
                <w:i/>
                <w:color w:val="000000"/>
                <w:sz w:val="18"/>
                <w:shd w:val="solid" w:color="C0C0C0" w:fill="FFFFFF"/>
              </w:rPr>
              <w:t>Signature</w:t>
            </w:r>
          </w:p>
        </w:tc>
        <w:tc>
          <w:tcPr>
            <w:tcW w:w="4553" w:type="dxa"/>
            <w:tcBorders>
              <w:top w:val="single" w:sz="12" w:space="0" w:color="000000"/>
              <w:left w:val="nil"/>
              <w:bottom w:val="single" w:sz="6" w:space="0" w:color="000000"/>
              <w:right w:val="single" w:sz="6" w:space="0" w:color="000000"/>
            </w:tcBorders>
            <w:shd w:val="solid" w:color="C0C0C0" w:fill="FFFFFF"/>
          </w:tcPr>
          <w:p w14:paraId="2D23F099" w14:textId="77777777" w:rsidR="00000B9E" w:rsidRPr="00CF10B9" w:rsidRDefault="00000B9E" w:rsidP="00000B9E">
            <w:pPr>
              <w:keepNext/>
              <w:shd w:val="solid" w:color="C0C0C0" w:fill="FFFFFF"/>
              <w:spacing w:after="0"/>
              <w:rPr>
                <w:b/>
                <w:i/>
                <w:color w:val="000000"/>
                <w:sz w:val="18"/>
                <w:shd w:val="solid" w:color="C0C0C0" w:fill="FFFFFF"/>
              </w:rPr>
            </w:pPr>
            <w:r w:rsidRPr="00CF10B9">
              <w:rPr>
                <w:b/>
                <w:i/>
                <w:color w:val="000000"/>
                <w:sz w:val="18"/>
                <w:shd w:val="solid" w:color="C0C0C0" w:fill="FFFFFF"/>
              </w:rPr>
              <w:t>Description</w:t>
            </w:r>
          </w:p>
        </w:tc>
      </w:tr>
      <w:tr w:rsidR="00000B9E" w:rsidRPr="00CF10B9" w14:paraId="1A639008" w14:textId="77777777" w:rsidTr="00CF10B9">
        <w:trPr>
          <w:jc w:val="right"/>
        </w:trPr>
        <w:tc>
          <w:tcPr>
            <w:tcW w:w="2245" w:type="dxa"/>
          </w:tcPr>
          <w:p w14:paraId="4CF45F9A" w14:textId="77777777" w:rsidR="00000B9E" w:rsidRPr="00CF10B9" w:rsidRDefault="00000B9E" w:rsidP="00952308">
            <w:pPr>
              <w:keepNext/>
              <w:spacing w:after="0"/>
              <w:rPr>
                <w:sz w:val="18"/>
              </w:rPr>
            </w:pPr>
            <w:r w:rsidRPr="00CF10B9">
              <w:rPr>
                <w:sz w:val="18"/>
              </w:rPr>
              <w:t>[[</w:t>
            </w:r>
            <w:del w:id="397" w:author="Rev 19 Allen Wirfs-Brock" w:date="2013-09-12T08:51:00Z">
              <w:r w:rsidRPr="00CF10B9" w:rsidDel="00952308">
                <w:rPr>
                  <w:sz w:val="18"/>
                </w:rPr>
                <w:delText>GetInheritance</w:delText>
              </w:r>
            </w:del>
            <w:ins w:id="398" w:author="Rev 19 Allen Wirfs-Brock" w:date="2013-09-12T08:51:00Z">
              <w:r w:rsidR="00952308" w:rsidRPr="00CF10B9">
                <w:rPr>
                  <w:sz w:val="18"/>
                </w:rPr>
                <w:t>Get</w:t>
              </w:r>
              <w:r w:rsidR="00952308">
                <w:rPr>
                  <w:sz w:val="18"/>
                </w:rPr>
                <w:t>PrototyeOf</w:t>
              </w:r>
            </w:ins>
            <w:r w:rsidRPr="00CF10B9">
              <w:rPr>
                <w:sz w:val="18"/>
              </w:rPr>
              <w:t>]]</w:t>
            </w:r>
          </w:p>
        </w:tc>
        <w:tc>
          <w:tcPr>
            <w:tcW w:w="2697" w:type="dxa"/>
          </w:tcPr>
          <w:p w14:paraId="560462D9" w14:textId="77777777" w:rsidR="00000B9E" w:rsidRPr="00CF10B9" w:rsidRDefault="00000B9E" w:rsidP="00000B9E">
            <w:pPr>
              <w:keepNext/>
              <w:spacing w:after="0"/>
              <w:jc w:val="left"/>
              <w:rPr>
                <w:sz w:val="18"/>
              </w:rPr>
            </w:pPr>
            <w:r w:rsidRPr="00CF10B9">
              <w:rPr>
                <w:sz w:val="18"/>
              </w:rPr>
              <w:t>()</w:t>
            </w:r>
            <w:r w:rsidRPr="00CF10B9">
              <w:rPr>
                <w:b/>
                <w:i/>
                <w:color w:val="000000"/>
                <w:sz w:val="18"/>
              </w:rPr>
              <w:t>→</w:t>
            </w:r>
            <w:r w:rsidRPr="00CF10B9">
              <w:rPr>
                <w:color w:val="000000"/>
                <w:sz w:val="18"/>
              </w:rPr>
              <w:t>Object or Null</w:t>
            </w:r>
          </w:p>
        </w:tc>
        <w:tc>
          <w:tcPr>
            <w:tcW w:w="4553" w:type="dxa"/>
          </w:tcPr>
          <w:p w14:paraId="0150F8C0" w14:textId="77777777" w:rsidR="00000B9E" w:rsidRPr="00CF10B9" w:rsidRDefault="00000B9E" w:rsidP="00000B9E">
            <w:pPr>
              <w:keepNext/>
              <w:spacing w:after="0"/>
              <w:rPr>
                <w:sz w:val="18"/>
              </w:rPr>
            </w:pPr>
            <w:r w:rsidRPr="00CF10B9">
              <w:rPr>
                <w:sz w:val="18"/>
              </w:rPr>
              <w:t xml:space="preserve">Determine the object that provides inherited properties for this object. A </w:t>
            </w:r>
            <w:r w:rsidRPr="00CF10B9">
              <w:rPr>
                <w:b/>
                <w:bCs/>
                <w:sz w:val="18"/>
              </w:rPr>
              <w:t>null</w:t>
            </w:r>
            <w:r w:rsidRPr="00CF10B9">
              <w:rPr>
                <w:sz w:val="18"/>
              </w:rPr>
              <w:t xml:space="preserve"> value indicates that there are no inherited properties. </w:t>
            </w:r>
          </w:p>
        </w:tc>
      </w:tr>
      <w:tr w:rsidR="00000B9E" w:rsidRPr="00CF10B9" w14:paraId="247B8D2C" w14:textId="77777777" w:rsidTr="00CF10B9">
        <w:trPr>
          <w:jc w:val="right"/>
        </w:trPr>
        <w:tc>
          <w:tcPr>
            <w:tcW w:w="2245" w:type="dxa"/>
          </w:tcPr>
          <w:p w14:paraId="789931CF" w14:textId="77777777" w:rsidR="00000B9E" w:rsidRPr="00CF10B9" w:rsidRDefault="00000B9E" w:rsidP="00952308">
            <w:pPr>
              <w:keepNext/>
              <w:spacing w:after="0"/>
              <w:rPr>
                <w:sz w:val="18"/>
              </w:rPr>
            </w:pPr>
            <w:r w:rsidRPr="00CF10B9">
              <w:rPr>
                <w:sz w:val="18"/>
              </w:rPr>
              <w:t>[[</w:t>
            </w:r>
            <w:del w:id="399" w:author="Rev 19 Allen Wirfs-Brock" w:date="2013-09-12T08:51:00Z">
              <w:r w:rsidRPr="00CF10B9" w:rsidDel="00952308">
                <w:rPr>
                  <w:sz w:val="18"/>
                </w:rPr>
                <w:delText>SetInheritance</w:delText>
              </w:r>
            </w:del>
            <w:ins w:id="400" w:author="Rev 19 Allen Wirfs-Brock" w:date="2013-09-12T08:51:00Z">
              <w:r w:rsidR="00952308" w:rsidRPr="00CF10B9">
                <w:rPr>
                  <w:sz w:val="18"/>
                </w:rPr>
                <w:t>Set</w:t>
              </w:r>
              <w:r w:rsidR="00952308">
                <w:rPr>
                  <w:sz w:val="18"/>
                </w:rPr>
                <w:t>PrototypeOf</w:t>
              </w:r>
            </w:ins>
            <w:r w:rsidRPr="00CF10B9">
              <w:rPr>
                <w:sz w:val="18"/>
              </w:rPr>
              <w:t>]]</w:t>
            </w:r>
          </w:p>
        </w:tc>
        <w:tc>
          <w:tcPr>
            <w:tcW w:w="2697" w:type="dxa"/>
          </w:tcPr>
          <w:p w14:paraId="2818D2AA" w14:textId="77777777" w:rsidR="00000B9E" w:rsidRPr="00CF10B9" w:rsidRDefault="00000B9E" w:rsidP="00000B9E">
            <w:pPr>
              <w:keepNext/>
              <w:spacing w:after="0"/>
              <w:jc w:val="left"/>
              <w:rPr>
                <w:sz w:val="18"/>
              </w:rPr>
            </w:pPr>
            <w:r w:rsidRPr="00CF10B9">
              <w:rPr>
                <w:sz w:val="18"/>
              </w:rPr>
              <w:t>(</w:t>
            </w:r>
            <w:r w:rsidRPr="00CF10B9">
              <w:rPr>
                <w:i/>
                <w:iCs/>
                <w:color w:val="000000"/>
                <w:sz w:val="18"/>
              </w:rPr>
              <w:t>Object</w:t>
            </w:r>
            <w:r w:rsidRPr="00CF10B9">
              <w:rPr>
                <w:color w:val="000000"/>
                <w:sz w:val="18"/>
              </w:rPr>
              <w:t xml:space="preserve"> or Null</w:t>
            </w:r>
            <w:r w:rsidRPr="00CF10B9">
              <w:rPr>
                <w:sz w:val="18"/>
              </w:rPr>
              <w:t>)</w:t>
            </w:r>
            <w:r w:rsidRPr="00CF10B9">
              <w:rPr>
                <w:b/>
                <w:i/>
                <w:color w:val="000000"/>
                <w:sz w:val="18"/>
              </w:rPr>
              <w:t>→</w:t>
            </w:r>
            <w:r w:rsidRPr="00CF10B9">
              <w:rPr>
                <w:color w:val="000000"/>
                <w:sz w:val="18"/>
              </w:rPr>
              <w:t>Boolean</w:t>
            </w:r>
          </w:p>
        </w:tc>
        <w:tc>
          <w:tcPr>
            <w:tcW w:w="4553" w:type="dxa"/>
          </w:tcPr>
          <w:p w14:paraId="5B569AC0" w14:textId="77777777" w:rsidR="00000B9E" w:rsidRPr="00CF10B9" w:rsidRDefault="00000B9E" w:rsidP="00000B9E">
            <w:pPr>
              <w:keepNext/>
              <w:spacing w:after="0"/>
              <w:rPr>
                <w:sz w:val="18"/>
              </w:rPr>
            </w:pPr>
            <w:r w:rsidRPr="00CF10B9">
              <w:rPr>
                <w:sz w:val="18"/>
              </w:rPr>
              <w:t xml:space="preserve">Associate with an object another object that provides inherited properties. Passing </w:t>
            </w:r>
            <w:r w:rsidRPr="00CF10B9">
              <w:rPr>
                <w:b/>
                <w:bCs/>
                <w:sz w:val="18"/>
              </w:rPr>
              <w:t>null</w:t>
            </w:r>
            <w:r w:rsidRPr="00CF10B9">
              <w:rPr>
                <w:sz w:val="18"/>
              </w:rPr>
              <w:t xml:space="preserve"> indicates that there are no inherited properties.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w:t>
            </w:r>
          </w:p>
        </w:tc>
      </w:tr>
      <w:tr w:rsidR="00000B9E" w:rsidRPr="00CF10B9" w14:paraId="40184934" w14:textId="77777777" w:rsidTr="00CF10B9">
        <w:trPr>
          <w:jc w:val="right"/>
        </w:trPr>
        <w:tc>
          <w:tcPr>
            <w:tcW w:w="2245" w:type="dxa"/>
          </w:tcPr>
          <w:p w14:paraId="32E38729" w14:textId="77777777" w:rsidR="00000B9E" w:rsidRPr="00CF10B9" w:rsidRDefault="00000B9E" w:rsidP="00000B9E">
            <w:pPr>
              <w:keepNext/>
              <w:spacing w:after="0"/>
              <w:rPr>
                <w:sz w:val="18"/>
              </w:rPr>
            </w:pPr>
            <w:r w:rsidRPr="00CF10B9">
              <w:rPr>
                <w:sz w:val="18"/>
              </w:rPr>
              <w:t>[[IsExtensible]]</w:t>
            </w:r>
          </w:p>
        </w:tc>
        <w:tc>
          <w:tcPr>
            <w:tcW w:w="2697" w:type="dxa"/>
          </w:tcPr>
          <w:p w14:paraId="5DC4EFE2" w14:textId="77777777" w:rsidR="00000B9E" w:rsidRPr="00CF10B9" w:rsidRDefault="00000B9E" w:rsidP="00000B9E">
            <w:pPr>
              <w:keepNext/>
              <w:spacing w:after="0"/>
              <w:jc w:val="left"/>
              <w:rPr>
                <w:sz w:val="18"/>
              </w:rPr>
            </w:pPr>
            <w:r w:rsidRPr="00CF10B9">
              <w:rPr>
                <w:sz w:val="18"/>
              </w:rPr>
              <w:t>( )</w:t>
            </w:r>
            <w:r w:rsidRPr="00CF10B9">
              <w:rPr>
                <w:b/>
                <w:i/>
                <w:color w:val="000000"/>
                <w:sz w:val="18"/>
              </w:rPr>
              <w:t>→</w:t>
            </w:r>
            <w:r w:rsidRPr="00CF10B9">
              <w:rPr>
                <w:color w:val="000000"/>
                <w:sz w:val="18"/>
              </w:rPr>
              <w:t>Boolean</w:t>
            </w:r>
          </w:p>
        </w:tc>
        <w:tc>
          <w:tcPr>
            <w:tcW w:w="4553" w:type="dxa"/>
          </w:tcPr>
          <w:p w14:paraId="67338F96" w14:textId="77777777" w:rsidR="00000B9E" w:rsidRPr="00CF10B9" w:rsidRDefault="00000B9E" w:rsidP="00000B9E">
            <w:pPr>
              <w:keepNext/>
              <w:spacing w:after="0"/>
              <w:rPr>
                <w:sz w:val="18"/>
              </w:rPr>
            </w:pPr>
            <w:r w:rsidRPr="00CF10B9">
              <w:rPr>
                <w:sz w:val="18"/>
              </w:rPr>
              <w:t>Determine whether it is permitted to add additional properties to an object.</w:t>
            </w:r>
          </w:p>
        </w:tc>
      </w:tr>
      <w:tr w:rsidR="00000B9E" w:rsidRPr="00CF10B9" w14:paraId="6BB4860E" w14:textId="77777777" w:rsidTr="00CF10B9">
        <w:trPr>
          <w:jc w:val="right"/>
        </w:trPr>
        <w:tc>
          <w:tcPr>
            <w:tcW w:w="2245" w:type="dxa"/>
          </w:tcPr>
          <w:p w14:paraId="7EBD3650" w14:textId="77777777" w:rsidR="00000B9E" w:rsidRPr="00CF10B9" w:rsidRDefault="00000B9E" w:rsidP="00000B9E">
            <w:pPr>
              <w:keepNext/>
              <w:spacing w:after="0"/>
              <w:rPr>
                <w:sz w:val="18"/>
              </w:rPr>
            </w:pPr>
            <w:r w:rsidRPr="00CF10B9">
              <w:rPr>
                <w:sz w:val="18"/>
              </w:rPr>
              <w:t>[[PreventExtensions]]</w:t>
            </w:r>
          </w:p>
        </w:tc>
        <w:tc>
          <w:tcPr>
            <w:tcW w:w="2697" w:type="dxa"/>
          </w:tcPr>
          <w:p w14:paraId="3BD9A6E1" w14:textId="77777777" w:rsidR="00000B9E" w:rsidRPr="00CF10B9" w:rsidRDefault="00000B9E" w:rsidP="00000B9E">
            <w:pPr>
              <w:keepNext/>
              <w:spacing w:after="0"/>
              <w:jc w:val="left"/>
              <w:rPr>
                <w:sz w:val="18"/>
              </w:rPr>
            </w:pPr>
            <w:r w:rsidRPr="00CF10B9">
              <w:rPr>
                <w:sz w:val="18"/>
              </w:rPr>
              <w:t xml:space="preserve">( </w:t>
            </w:r>
            <w:r w:rsidRPr="00CF10B9">
              <w:rPr>
                <w:color w:val="000000"/>
                <w:sz w:val="18"/>
              </w:rPr>
              <w:t>)</w:t>
            </w:r>
            <w:r w:rsidRPr="00CF10B9">
              <w:rPr>
                <w:b/>
                <w:i/>
                <w:color w:val="000000"/>
                <w:sz w:val="18"/>
              </w:rPr>
              <w:t>→</w:t>
            </w:r>
            <w:r w:rsidRPr="00CF10B9">
              <w:rPr>
                <w:color w:val="000000"/>
                <w:sz w:val="18"/>
              </w:rPr>
              <w:t>Boolean</w:t>
            </w:r>
          </w:p>
        </w:tc>
        <w:tc>
          <w:tcPr>
            <w:tcW w:w="4553" w:type="dxa"/>
          </w:tcPr>
          <w:p w14:paraId="27E3DD7B" w14:textId="77777777" w:rsidR="00000B9E" w:rsidRPr="00CF10B9" w:rsidRDefault="00000B9E" w:rsidP="00000B9E">
            <w:pPr>
              <w:keepNext/>
              <w:spacing w:after="0"/>
              <w:rPr>
                <w:sz w:val="18"/>
              </w:rPr>
            </w:pPr>
            <w:r w:rsidRPr="00CF10B9">
              <w:rPr>
                <w:sz w:val="18"/>
              </w:rPr>
              <w:t xml:space="preserve">Control whether new properties may be added to an object.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 </w:t>
            </w:r>
          </w:p>
        </w:tc>
      </w:tr>
      <w:tr w:rsidR="00000B9E" w:rsidRPr="00CF10B9" w:rsidDel="00A47373" w14:paraId="3131B988" w14:textId="77777777" w:rsidTr="00CF10B9">
        <w:trPr>
          <w:jc w:val="right"/>
          <w:del w:id="401" w:author="Rev 19 Allen Wirfs-Brock" w:date="2013-09-26T09:35:00Z"/>
        </w:trPr>
        <w:tc>
          <w:tcPr>
            <w:tcW w:w="2245" w:type="dxa"/>
            <w:tcBorders>
              <w:top w:val="single" w:sz="6" w:space="0" w:color="808080"/>
              <w:left w:val="single" w:sz="6" w:space="0" w:color="808080"/>
              <w:bottom w:val="single" w:sz="6" w:space="0" w:color="808080"/>
              <w:right w:val="single" w:sz="6" w:space="0" w:color="808080"/>
            </w:tcBorders>
          </w:tcPr>
          <w:p w14:paraId="0787C724" w14:textId="77777777" w:rsidR="00000B9E" w:rsidRPr="00CF10B9" w:rsidDel="00A47373" w:rsidRDefault="00000B9E" w:rsidP="00000B9E">
            <w:pPr>
              <w:keepNext/>
              <w:spacing w:after="0"/>
              <w:rPr>
                <w:del w:id="402" w:author="Rev 19 Allen Wirfs-Brock" w:date="2013-09-26T09:35:00Z"/>
                <w:sz w:val="18"/>
              </w:rPr>
            </w:pPr>
            <w:del w:id="403" w:author="Rev 19 Allen Wirfs-Brock" w:date="2013-09-26T09:35:00Z">
              <w:r w:rsidRPr="00CF10B9" w:rsidDel="00A47373">
                <w:rPr>
                  <w:sz w:val="18"/>
                </w:rPr>
                <w:delText>[[HasOwnProperty]]</w:delText>
              </w:r>
            </w:del>
          </w:p>
        </w:tc>
        <w:tc>
          <w:tcPr>
            <w:tcW w:w="2697" w:type="dxa"/>
            <w:tcBorders>
              <w:top w:val="single" w:sz="6" w:space="0" w:color="808080"/>
              <w:left w:val="single" w:sz="6" w:space="0" w:color="808080"/>
              <w:bottom w:val="single" w:sz="6" w:space="0" w:color="808080"/>
              <w:right w:val="single" w:sz="6" w:space="0" w:color="808080"/>
            </w:tcBorders>
          </w:tcPr>
          <w:p w14:paraId="7EEF73E2" w14:textId="77777777" w:rsidR="00000B9E" w:rsidRPr="00CF10B9" w:rsidDel="00A47373" w:rsidRDefault="00000B9E" w:rsidP="00000B9E">
            <w:pPr>
              <w:keepNext/>
              <w:spacing w:after="0"/>
              <w:jc w:val="left"/>
              <w:rPr>
                <w:del w:id="404" w:author="Rev 19 Allen Wirfs-Brock" w:date="2013-09-26T09:35:00Z"/>
                <w:sz w:val="18"/>
              </w:rPr>
            </w:pPr>
            <w:del w:id="405" w:author="Rev 19 Allen Wirfs-Brock" w:date="2013-09-26T09:35:00Z">
              <w:r w:rsidRPr="00CF10B9" w:rsidDel="00A47373">
                <w:rPr>
                  <w:sz w:val="18"/>
                </w:rPr>
                <w:delText>(</w:delText>
              </w:r>
              <w:r w:rsidRPr="00CF10B9" w:rsidDel="00A47373">
                <w:rPr>
                  <w:i/>
                  <w:iCs/>
                  <w:sz w:val="18"/>
                </w:rPr>
                <w:delText>propertyKey</w:delText>
              </w:r>
              <w:r w:rsidRPr="00CF10B9" w:rsidDel="00A47373">
                <w:rPr>
                  <w:sz w:val="18"/>
                </w:rPr>
                <w:delText xml:space="preserve">) </w:delText>
              </w:r>
              <w:r w:rsidRPr="00CF10B9" w:rsidDel="00A47373">
                <w:rPr>
                  <w:b/>
                  <w:i/>
                  <w:color w:val="000000"/>
                  <w:sz w:val="18"/>
                </w:rPr>
                <w:delText xml:space="preserve">→ </w:delText>
              </w:r>
              <w:r w:rsidRPr="00CF10B9" w:rsidDel="00A47373">
                <w:rPr>
                  <w:bCs/>
                  <w:iCs/>
                  <w:color w:val="000000"/>
                  <w:sz w:val="18"/>
                </w:rPr>
                <w:delText>Boolean</w:delText>
              </w:r>
            </w:del>
          </w:p>
        </w:tc>
        <w:tc>
          <w:tcPr>
            <w:tcW w:w="4553" w:type="dxa"/>
            <w:tcBorders>
              <w:top w:val="single" w:sz="6" w:space="0" w:color="808080"/>
              <w:left w:val="single" w:sz="6" w:space="0" w:color="808080"/>
              <w:bottom w:val="single" w:sz="6" w:space="0" w:color="808080"/>
              <w:right w:val="single" w:sz="6" w:space="0" w:color="808080"/>
            </w:tcBorders>
          </w:tcPr>
          <w:p w14:paraId="433DB411" w14:textId="77777777" w:rsidR="00000B9E" w:rsidRPr="00CF10B9" w:rsidDel="00A47373" w:rsidRDefault="00000B9E" w:rsidP="00000B9E">
            <w:pPr>
              <w:keepNext/>
              <w:spacing w:after="0"/>
              <w:rPr>
                <w:del w:id="406" w:author="Rev 19 Allen Wirfs-Brock" w:date="2013-09-26T09:35:00Z"/>
                <w:sz w:val="18"/>
              </w:rPr>
            </w:pPr>
            <w:del w:id="407" w:author="Rev 19 Allen Wirfs-Brock" w:date="2013-09-26T09:35:00Z">
              <w:r w:rsidRPr="00CF10B9" w:rsidDel="00A47373">
                <w:rPr>
                  <w:sz w:val="18"/>
                </w:rPr>
                <w:delText xml:space="preserve">Returns a Boolean value indicating whether the object already has an own property whose key is </w:delText>
              </w:r>
              <w:r w:rsidRPr="00CF10B9" w:rsidDel="00A47373">
                <w:rPr>
                  <w:i/>
                  <w:iCs/>
                  <w:sz w:val="18"/>
                </w:rPr>
                <w:delText>propertyKey</w:delText>
              </w:r>
              <w:r w:rsidRPr="00CF10B9" w:rsidDel="00A47373">
                <w:rPr>
                  <w:sz w:val="18"/>
                </w:rPr>
                <w:delText>.</w:delText>
              </w:r>
            </w:del>
          </w:p>
        </w:tc>
      </w:tr>
      <w:tr w:rsidR="00000B9E" w:rsidRPr="00CF10B9" w14:paraId="13A56B4B" w14:textId="77777777" w:rsidTr="00CF10B9">
        <w:trPr>
          <w:jc w:val="right"/>
        </w:trPr>
        <w:tc>
          <w:tcPr>
            <w:tcW w:w="2245" w:type="dxa"/>
            <w:tcBorders>
              <w:top w:val="single" w:sz="6" w:space="0" w:color="808080"/>
              <w:left w:val="single" w:sz="6" w:space="0" w:color="808080"/>
              <w:bottom w:val="single" w:sz="6" w:space="0" w:color="808080"/>
              <w:right w:val="single" w:sz="6" w:space="0" w:color="808080"/>
            </w:tcBorders>
          </w:tcPr>
          <w:p w14:paraId="5BA76993" w14:textId="77777777" w:rsidR="00000B9E" w:rsidRPr="00CF10B9" w:rsidRDefault="00000B9E" w:rsidP="00000B9E">
            <w:pPr>
              <w:keepNext/>
              <w:spacing w:after="0"/>
              <w:rPr>
                <w:sz w:val="18"/>
              </w:rPr>
            </w:pPr>
            <w:r w:rsidRPr="00CF10B9">
              <w:rPr>
                <w:sz w:val="18"/>
              </w:rPr>
              <w:t>[[GetOwnProperty]]</w:t>
            </w:r>
          </w:p>
        </w:tc>
        <w:tc>
          <w:tcPr>
            <w:tcW w:w="2697" w:type="dxa"/>
            <w:tcBorders>
              <w:top w:val="single" w:sz="6" w:space="0" w:color="808080"/>
              <w:left w:val="single" w:sz="6" w:space="0" w:color="808080"/>
              <w:bottom w:val="single" w:sz="6" w:space="0" w:color="808080"/>
              <w:right w:val="single" w:sz="6" w:space="0" w:color="808080"/>
            </w:tcBorders>
          </w:tcPr>
          <w:p w14:paraId="408A1E12" w14:textId="77777777"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w:t>
            </w:r>
          </w:p>
          <w:p w14:paraId="0DB06113" w14:textId="77777777" w:rsidR="00000B9E" w:rsidRPr="00CF10B9" w:rsidRDefault="00000B9E" w:rsidP="00000B9E">
            <w:pPr>
              <w:keepNext/>
              <w:spacing w:after="0"/>
              <w:jc w:val="left"/>
              <w:rPr>
                <w:sz w:val="18"/>
              </w:rPr>
            </w:pPr>
            <w:r w:rsidRPr="00CF10B9">
              <w:rPr>
                <w:sz w:val="18"/>
              </w:rPr>
              <w:t>Undefined or Property Descriptor</w:t>
            </w:r>
          </w:p>
        </w:tc>
        <w:tc>
          <w:tcPr>
            <w:tcW w:w="4553" w:type="dxa"/>
            <w:tcBorders>
              <w:top w:val="single" w:sz="6" w:space="0" w:color="808080"/>
              <w:left w:val="single" w:sz="6" w:space="0" w:color="808080"/>
              <w:bottom w:val="single" w:sz="6" w:space="0" w:color="808080"/>
              <w:right w:val="single" w:sz="6" w:space="0" w:color="808080"/>
            </w:tcBorders>
          </w:tcPr>
          <w:p w14:paraId="4288C2C9" w14:textId="77777777" w:rsidR="00000B9E" w:rsidRPr="00CF10B9" w:rsidRDefault="00000B9E" w:rsidP="00000B9E">
            <w:pPr>
              <w:keepNext/>
              <w:spacing w:after="0"/>
              <w:rPr>
                <w:sz w:val="18"/>
              </w:rPr>
            </w:pPr>
            <w:r w:rsidRPr="00CF10B9">
              <w:rPr>
                <w:sz w:val="18"/>
              </w:rPr>
              <w:t xml:space="preserve">Returns a Property Descriptor for the own property of this object whose key is </w:t>
            </w:r>
            <w:r w:rsidRPr="00CF10B9">
              <w:rPr>
                <w:i/>
                <w:iCs/>
                <w:sz w:val="18"/>
              </w:rPr>
              <w:t>propertyKey</w:t>
            </w:r>
            <w:r w:rsidRPr="00CF10B9">
              <w:rPr>
                <w:sz w:val="18"/>
              </w:rPr>
              <w:t xml:space="preserve">, or </w:t>
            </w:r>
            <w:r w:rsidRPr="00CF10B9">
              <w:rPr>
                <w:b/>
                <w:bCs/>
                <w:sz w:val="18"/>
              </w:rPr>
              <w:t>undefined</w:t>
            </w:r>
            <w:r w:rsidRPr="00CF10B9">
              <w:rPr>
                <w:sz w:val="18"/>
              </w:rPr>
              <w:t xml:space="preserve"> if no such property exists.</w:t>
            </w:r>
          </w:p>
        </w:tc>
      </w:tr>
      <w:tr w:rsidR="00000B9E" w:rsidRPr="00CF10B9" w14:paraId="07A8A00B" w14:textId="77777777" w:rsidTr="00CF10B9">
        <w:trPr>
          <w:jc w:val="right"/>
        </w:trPr>
        <w:tc>
          <w:tcPr>
            <w:tcW w:w="2245" w:type="dxa"/>
          </w:tcPr>
          <w:p w14:paraId="4C11E0A8" w14:textId="77777777" w:rsidR="00000B9E" w:rsidRPr="00CF10B9" w:rsidRDefault="00000B9E" w:rsidP="00000B9E">
            <w:pPr>
              <w:keepNext/>
              <w:spacing w:after="0"/>
              <w:rPr>
                <w:sz w:val="18"/>
              </w:rPr>
            </w:pPr>
            <w:r w:rsidRPr="00CF10B9">
              <w:rPr>
                <w:sz w:val="18"/>
              </w:rPr>
              <w:t>[[HasProperty]]</w:t>
            </w:r>
          </w:p>
        </w:tc>
        <w:tc>
          <w:tcPr>
            <w:tcW w:w="2697" w:type="dxa"/>
          </w:tcPr>
          <w:p w14:paraId="64E460A6" w14:textId="77777777"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b/>
                <w:i/>
                <w:color w:val="000000"/>
                <w:sz w:val="18"/>
              </w:rPr>
              <w:t xml:space="preserve">→ </w:t>
            </w:r>
            <w:r w:rsidRPr="00CF10B9">
              <w:rPr>
                <w:bCs/>
                <w:iCs/>
                <w:color w:val="000000"/>
                <w:sz w:val="18"/>
              </w:rPr>
              <w:t>Boolean</w:t>
            </w:r>
          </w:p>
        </w:tc>
        <w:tc>
          <w:tcPr>
            <w:tcW w:w="4553" w:type="dxa"/>
          </w:tcPr>
          <w:p w14:paraId="285CB56B" w14:textId="77777777" w:rsidR="00000B9E" w:rsidRPr="00CF10B9" w:rsidRDefault="00000B9E" w:rsidP="00000B9E">
            <w:pPr>
              <w:keepNext/>
              <w:spacing w:after="0"/>
              <w:rPr>
                <w:sz w:val="18"/>
              </w:rPr>
            </w:pPr>
            <w:r w:rsidRPr="00CF10B9">
              <w:rPr>
                <w:sz w:val="18"/>
              </w:rPr>
              <w:t xml:space="preserve">Returns a Boolean value indicating whether the object already has either an own or inherited property whose key is </w:t>
            </w:r>
            <w:r w:rsidRPr="00CF10B9">
              <w:rPr>
                <w:i/>
                <w:iCs/>
                <w:sz w:val="18"/>
              </w:rPr>
              <w:t>propertyKey</w:t>
            </w:r>
            <w:r w:rsidRPr="00CF10B9">
              <w:rPr>
                <w:sz w:val="18"/>
              </w:rPr>
              <w:t>.</w:t>
            </w:r>
          </w:p>
        </w:tc>
      </w:tr>
      <w:tr w:rsidR="00000B9E" w:rsidRPr="00CF10B9" w14:paraId="57D6F747" w14:textId="77777777" w:rsidTr="00CF10B9">
        <w:trPr>
          <w:jc w:val="right"/>
        </w:trPr>
        <w:tc>
          <w:tcPr>
            <w:tcW w:w="2245" w:type="dxa"/>
          </w:tcPr>
          <w:p w14:paraId="6B107520" w14:textId="77777777" w:rsidR="00000B9E" w:rsidRPr="00CF10B9" w:rsidRDefault="00000B9E" w:rsidP="00000B9E">
            <w:pPr>
              <w:keepNext/>
              <w:spacing w:after="0"/>
              <w:rPr>
                <w:sz w:val="18"/>
              </w:rPr>
            </w:pPr>
            <w:r w:rsidRPr="00CF10B9">
              <w:rPr>
                <w:sz w:val="18"/>
              </w:rPr>
              <w:t>[[Get]]</w:t>
            </w:r>
          </w:p>
        </w:tc>
        <w:tc>
          <w:tcPr>
            <w:tcW w:w="2697" w:type="dxa"/>
          </w:tcPr>
          <w:p w14:paraId="716A3021" w14:textId="77777777"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any</w:t>
            </w:r>
          </w:p>
        </w:tc>
        <w:tc>
          <w:tcPr>
            <w:tcW w:w="4553" w:type="dxa"/>
          </w:tcPr>
          <w:p w14:paraId="11C54439" w14:textId="77777777" w:rsidR="00000B9E" w:rsidRPr="00CF10B9" w:rsidRDefault="00000B9E" w:rsidP="00000B9E">
            <w:pPr>
              <w:keepNext/>
              <w:spacing w:after="0"/>
              <w:rPr>
                <w:sz w:val="18"/>
              </w:rPr>
            </w:pPr>
            <w:r w:rsidRPr="00CF10B9">
              <w:rPr>
                <w:sz w:val="18"/>
              </w:rPr>
              <w:t xml:space="preserve">Retrive the value of an object’s property using the </w:t>
            </w:r>
            <w:r w:rsidRPr="00CF10B9">
              <w:rPr>
                <w:i/>
                <w:iCs/>
                <w:sz w:val="18"/>
              </w:rPr>
              <w:t>propertyKey</w:t>
            </w:r>
            <w:r w:rsidRPr="00CF10B9">
              <w:rPr>
                <w:sz w:val="18"/>
              </w:rPr>
              <w:t xml:space="preserve"> parameter. If any ECMAScript code must be executed to retrieve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w:t>
            </w:r>
          </w:p>
        </w:tc>
      </w:tr>
      <w:tr w:rsidR="00000B9E" w:rsidRPr="00CF10B9" w14:paraId="5A5D0508" w14:textId="77777777" w:rsidTr="00CF10B9">
        <w:trPr>
          <w:jc w:val="right"/>
        </w:trPr>
        <w:tc>
          <w:tcPr>
            <w:tcW w:w="2245" w:type="dxa"/>
          </w:tcPr>
          <w:p w14:paraId="6CD93DF3" w14:textId="77777777" w:rsidR="00000B9E" w:rsidRPr="00CF10B9" w:rsidRDefault="00000B9E" w:rsidP="00000B9E">
            <w:pPr>
              <w:keepNext/>
              <w:spacing w:after="0"/>
              <w:rPr>
                <w:sz w:val="18"/>
              </w:rPr>
            </w:pPr>
            <w:r w:rsidRPr="00CF10B9">
              <w:rPr>
                <w:sz w:val="18"/>
              </w:rPr>
              <w:t>[[Set]]</w:t>
            </w:r>
          </w:p>
        </w:tc>
        <w:tc>
          <w:tcPr>
            <w:tcW w:w="2697" w:type="dxa"/>
          </w:tcPr>
          <w:p w14:paraId="652A8757" w14:textId="77777777"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w:t>
            </w:r>
            <w:r w:rsidRPr="00CF10B9">
              <w:rPr>
                <w:i/>
                <w:iCs/>
                <w:sz w:val="18"/>
              </w:rPr>
              <w:t>value</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Boolean</w:t>
            </w:r>
          </w:p>
        </w:tc>
        <w:tc>
          <w:tcPr>
            <w:tcW w:w="4553" w:type="dxa"/>
          </w:tcPr>
          <w:p w14:paraId="2B96FC62" w14:textId="77777777" w:rsidR="00000B9E" w:rsidRPr="00CF10B9" w:rsidRDefault="00000B9E" w:rsidP="00000B9E">
            <w:pPr>
              <w:keepNext/>
              <w:spacing w:after="0"/>
              <w:rPr>
                <w:sz w:val="18"/>
              </w:rPr>
            </w:pPr>
            <w:r w:rsidRPr="00CF10B9">
              <w:rPr>
                <w:sz w:val="18"/>
              </w:rPr>
              <w:t xml:space="preserve">Try to set the value of an object’s property indentified by </w:t>
            </w:r>
            <w:r w:rsidRPr="00CF10B9">
              <w:rPr>
                <w:i/>
                <w:iCs/>
                <w:sz w:val="18"/>
              </w:rPr>
              <w:t>propertyKey</w:t>
            </w:r>
            <w:r w:rsidRPr="00CF10B9">
              <w:rPr>
                <w:sz w:val="18"/>
              </w:rPr>
              <w:t xml:space="preserve"> to </w:t>
            </w:r>
            <w:r w:rsidRPr="00CF10B9">
              <w:rPr>
                <w:i/>
                <w:iCs/>
                <w:sz w:val="18"/>
              </w:rPr>
              <w:t>value</w:t>
            </w:r>
            <w:r w:rsidRPr="00CF10B9">
              <w:rPr>
                <w:sz w:val="18"/>
              </w:rPr>
              <w:t xml:space="preserve">. If any ECMAScript code must be executed to set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 Returns </w:t>
            </w:r>
            <w:r w:rsidRPr="00CF10B9">
              <w:rPr>
                <w:b/>
                <w:bCs/>
                <w:sz w:val="18"/>
              </w:rPr>
              <w:t>true</w:t>
            </w:r>
            <w:r w:rsidRPr="00CF10B9">
              <w:rPr>
                <w:sz w:val="18"/>
              </w:rPr>
              <w:t xml:space="preserve"> indicating that the property value was set or </w:t>
            </w:r>
            <w:r w:rsidRPr="00CF10B9">
              <w:rPr>
                <w:b/>
                <w:bCs/>
                <w:sz w:val="18"/>
              </w:rPr>
              <w:t>false</w:t>
            </w:r>
            <w:r w:rsidRPr="00CF10B9">
              <w:rPr>
                <w:sz w:val="18"/>
              </w:rPr>
              <w:t xml:space="preserve"> indicating that it could not be set.</w:t>
            </w:r>
          </w:p>
        </w:tc>
      </w:tr>
      <w:tr w:rsidR="00000B9E" w:rsidRPr="00CF10B9" w14:paraId="2CFB0925" w14:textId="77777777" w:rsidTr="00CF10B9">
        <w:trPr>
          <w:jc w:val="right"/>
        </w:trPr>
        <w:tc>
          <w:tcPr>
            <w:tcW w:w="2245" w:type="dxa"/>
          </w:tcPr>
          <w:p w14:paraId="3D96DE0C" w14:textId="77777777" w:rsidR="00000B9E" w:rsidRPr="00CF10B9" w:rsidRDefault="00000B9E" w:rsidP="00000B9E">
            <w:pPr>
              <w:keepNext/>
              <w:spacing w:after="0"/>
              <w:rPr>
                <w:sz w:val="18"/>
              </w:rPr>
            </w:pPr>
            <w:r w:rsidRPr="00CF10B9">
              <w:rPr>
                <w:sz w:val="18"/>
              </w:rPr>
              <w:t>[[Invoke]]</w:t>
            </w:r>
          </w:p>
        </w:tc>
        <w:tc>
          <w:tcPr>
            <w:tcW w:w="2697" w:type="dxa"/>
          </w:tcPr>
          <w:p w14:paraId="5FD1398A" w14:textId="77777777"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a List of </w:t>
            </w:r>
            <w:r w:rsidRPr="00CF10B9">
              <w:rPr>
                <w:i/>
                <w:sz w:val="18"/>
              </w:rPr>
              <w:t>any</w:t>
            </w:r>
            <w:r w:rsidRPr="00CF10B9">
              <w:rPr>
                <w:iCs/>
                <w:sz w:val="18"/>
              </w:rPr>
              <w:t>,</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any</w:t>
            </w:r>
          </w:p>
        </w:tc>
        <w:tc>
          <w:tcPr>
            <w:tcW w:w="4553" w:type="dxa"/>
          </w:tcPr>
          <w:p w14:paraId="78995266" w14:textId="77777777" w:rsidR="00000B9E" w:rsidRPr="00CF10B9" w:rsidRDefault="00000B9E" w:rsidP="00000B9E">
            <w:pPr>
              <w:keepNext/>
              <w:spacing w:after="0"/>
              <w:rPr>
                <w:sz w:val="18"/>
              </w:rPr>
            </w:pPr>
            <w:r w:rsidRPr="00CF10B9">
              <w:rPr>
                <w:sz w:val="18"/>
              </w:rPr>
              <w:t xml:space="preserve">Retrieve the value of an object’s property using the </w:t>
            </w:r>
            <w:r w:rsidRPr="00CF10B9">
              <w:rPr>
                <w:i/>
                <w:iCs/>
                <w:sz w:val="18"/>
              </w:rPr>
              <w:t>propertyKey</w:t>
            </w:r>
            <w:r w:rsidRPr="00CF10B9">
              <w:rPr>
                <w:sz w:val="18"/>
              </w:rPr>
              <w:t xml:space="preserve"> parameter. If the retrieved property value is a function, [[Call]] it using the List as the arguments list and </w:t>
            </w:r>
            <w:r w:rsidRPr="00CF10B9">
              <w:rPr>
                <w:i/>
                <w:sz w:val="18"/>
              </w:rPr>
              <w:t xml:space="preserve">Receiver </w:t>
            </w:r>
            <w:r w:rsidRPr="00CF10B9">
              <w:rPr>
                <w:sz w:val="18"/>
              </w:rPr>
              <w:t xml:space="preserve">as the </w:t>
            </w:r>
            <w:r w:rsidRPr="00CF10B9">
              <w:rPr>
                <w:b/>
                <w:bCs/>
                <w:sz w:val="18"/>
              </w:rPr>
              <w:t>this</w:t>
            </w:r>
            <w:r w:rsidRPr="00CF10B9">
              <w:rPr>
                <w:sz w:val="18"/>
              </w:rPr>
              <w:t xml:space="preserve"> value. A </w:t>
            </w:r>
            <w:r w:rsidRPr="00CF10B9">
              <w:rPr>
                <w:b/>
                <w:bCs/>
                <w:sz w:val="18"/>
              </w:rPr>
              <w:t>TypeError</w:t>
            </w:r>
            <w:r w:rsidRPr="00CF10B9">
              <w:rPr>
                <w:sz w:val="18"/>
              </w:rPr>
              <w:t xml:space="preserve"> is thrown if a function is not retrieved.</w:t>
            </w:r>
          </w:p>
        </w:tc>
      </w:tr>
      <w:tr w:rsidR="00000B9E" w:rsidRPr="00CF10B9" w14:paraId="187D02C5" w14:textId="77777777" w:rsidTr="00CF10B9">
        <w:trPr>
          <w:jc w:val="right"/>
        </w:trPr>
        <w:tc>
          <w:tcPr>
            <w:tcW w:w="2245" w:type="dxa"/>
          </w:tcPr>
          <w:p w14:paraId="359A8E1C" w14:textId="77777777" w:rsidR="00000B9E" w:rsidRPr="00CF10B9" w:rsidRDefault="00000B9E" w:rsidP="00000B9E">
            <w:pPr>
              <w:keepNext/>
              <w:spacing w:after="0"/>
              <w:rPr>
                <w:sz w:val="18"/>
              </w:rPr>
            </w:pPr>
            <w:r w:rsidRPr="00CF10B9">
              <w:rPr>
                <w:sz w:val="18"/>
              </w:rPr>
              <w:t>[[Delete]]</w:t>
            </w:r>
          </w:p>
        </w:tc>
        <w:tc>
          <w:tcPr>
            <w:tcW w:w="2697" w:type="dxa"/>
          </w:tcPr>
          <w:p w14:paraId="054A8E75" w14:textId="77777777" w:rsidR="00000B9E" w:rsidRPr="00CF10B9" w:rsidRDefault="00000B9E" w:rsidP="00000B9E">
            <w:pPr>
              <w:keepNext/>
              <w:spacing w:after="0"/>
              <w:jc w:val="left"/>
              <w:rPr>
                <w:sz w:val="18"/>
              </w:rPr>
            </w:pPr>
            <w:r w:rsidRPr="00CF10B9">
              <w:rPr>
                <w:sz w:val="18"/>
              </w:rPr>
              <w:t xml:space="preserve"> (</w:t>
            </w:r>
            <w:r w:rsidRPr="00CF10B9">
              <w:rPr>
                <w:i/>
                <w:sz w:val="18"/>
              </w:rPr>
              <w:t>propertyKey</w:t>
            </w:r>
            <w:r w:rsidRPr="00CF10B9">
              <w:rPr>
                <w:sz w:val="18"/>
              </w:rPr>
              <w:t xml:space="preserve">) </w:t>
            </w:r>
            <w:r w:rsidRPr="00CF10B9">
              <w:rPr>
                <w:b/>
                <w:i/>
                <w:color w:val="000000"/>
                <w:sz w:val="18"/>
              </w:rPr>
              <w:t>→</w:t>
            </w:r>
            <w:r w:rsidRPr="00CF10B9">
              <w:rPr>
                <w:sz w:val="18"/>
              </w:rPr>
              <w:t xml:space="preserve"> Boolean</w:t>
            </w:r>
          </w:p>
        </w:tc>
        <w:tc>
          <w:tcPr>
            <w:tcW w:w="4553" w:type="dxa"/>
          </w:tcPr>
          <w:p w14:paraId="1847E085" w14:textId="77777777" w:rsidR="00000B9E" w:rsidRPr="00CF10B9" w:rsidRDefault="00000B9E" w:rsidP="00000B9E">
            <w:pPr>
              <w:keepNext/>
              <w:spacing w:after="0"/>
              <w:rPr>
                <w:sz w:val="18"/>
              </w:rPr>
            </w:pPr>
            <w:r w:rsidRPr="00CF10B9">
              <w:rPr>
                <w:sz w:val="18"/>
              </w:rPr>
              <w:t xml:space="preserve">Removes the own property indentified by the </w:t>
            </w:r>
            <w:r w:rsidRPr="00CF10B9">
              <w:rPr>
                <w:i/>
                <w:iCs/>
                <w:sz w:val="18"/>
              </w:rPr>
              <w:t>propertyKey</w:t>
            </w:r>
            <w:r w:rsidRPr="00CF10B9">
              <w:rPr>
                <w:sz w:val="18"/>
              </w:rPr>
              <w:t xml:space="preserve"> parameter from the object. Return </w:t>
            </w:r>
            <w:r w:rsidRPr="00CF10B9">
              <w:rPr>
                <w:rFonts w:ascii="Times New Roman" w:hAnsi="Times New Roman"/>
                <w:b/>
                <w:bCs/>
                <w:sz w:val="18"/>
              </w:rPr>
              <w:t>false</w:t>
            </w:r>
            <w:r w:rsidRPr="00CF10B9">
              <w:rPr>
                <w:sz w:val="18"/>
              </w:rPr>
              <w:t xml:space="preserve"> </w:t>
            </w:r>
            <w:r w:rsidRPr="00CF10B9">
              <w:rPr>
                <w:rFonts w:ascii="Helvetica" w:hAnsi="Helvetica" w:cs="Helvetica"/>
                <w:sz w:val="18"/>
                <w:lang w:val="en-US" w:eastAsia="en-US"/>
              </w:rPr>
              <w:t>if the property was not deleted and is still present</w:t>
            </w:r>
            <w:r w:rsidRPr="00CF10B9">
              <w:rPr>
                <w:sz w:val="18"/>
              </w:rPr>
              <w:t xml:space="preserve">. Return </w:t>
            </w:r>
            <w:r w:rsidRPr="00CF10B9">
              <w:rPr>
                <w:rFonts w:ascii="Times New Roman" w:hAnsi="Times New Roman"/>
                <w:b/>
                <w:bCs/>
                <w:sz w:val="18"/>
              </w:rPr>
              <w:t>true</w:t>
            </w:r>
            <w:r w:rsidRPr="00CF10B9">
              <w:rPr>
                <w:rFonts w:ascii="Helvetica" w:hAnsi="Helvetica" w:cs="Helvetica"/>
                <w:sz w:val="18"/>
                <w:lang w:val="en-US" w:eastAsia="en-US"/>
              </w:rPr>
              <w:t xml:space="preserve"> if the property was deleted or was not present</w:t>
            </w:r>
            <w:r w:rsidRPr="00CF10B9">
              <w:rPr>
                <w:sz w:val="18"/>
              </w:rPr>
              <w:t>.</w:t>
            </w:r>
          </w:p>
        </w:tc>
      </w:tr>
      <w:tr w:rsidR="00000B9E" w:rsidRPr="00CF10B9" w14:paraId="67266239" w14:textId="77777777" w:rsidTr="00CF10B9">
        <w:trPr>
          <w:jc w:val="right"/>
        </w:trPr>
        <w:tc>
          <w:tcPr>
            <w:tcW w:w="2245" w:type="dxa"/>
          </w:tcPr>
          <w:p w14:paraId="0EDFF8BD" w14:textId="77777777" w:rsidR="00000B9E" w:rsidRPr="00CF10B9" w:rsidRDefault="00000B9E" w:rsidP="00000B9E">
            <w:pPr>
              <w:keepNext/>
              <w:spacing w:after="0"/>
              <w:rPr>
                <w:sz w:val="18"/>
              </w:rPr>
            </w:pPr>
            <w:r w:rsidRPr="00CF10B9">
              <w:rPr>
                <w:sz w:val="18"/>
              </w:rPr>
              <w:t>[[DefineOwnProperty]]</w:t>
            </w:r>
          </w:p>
        </w:tc>
        <w:tc>
          <w:tcPr>
            <w:tcW w:w="2697" w:type="dxa"/>
          </w:tcPr>
          <w:p w14:paraId="415634D7" w14:textId="77777777" w:rsidR="00000B9E" w:rsidRPr="00CF10B9" w:rsidRDefault="00000B9E" w:rsidP="00000B9E">
            <w:pPr>
              <w:keepNext/>
              <w:spacing w:after="0"/>
              <w:jc w:val="left"/>
              <w:rPr>
                <w:sz w:val="18"/>
              </w:rPr>
            </w:pPr>
            <w:r w:rsidRPr="00CF10B9">
              <w:rPr>
                <w:sz w:val="18"/>
              </w:rPr>
              <w:t>(</w:t>
            </w:r>
            <w:r w:rsidRPr="00CF10B9">
              <w:rPr>
                <w:i/>
                <w:sz w:val="18"/>
              </w:rPr>
              <w:t>propertyKey, PropertyDescriptor</w:t>
            </w:r>
            <w:r w:rsidRPr="00CF10B9">
              <w:rPr>
                <w:sz w:val="18"/>
              </w:rPr>
              <w:t>)</w:t>
            </w:r>
            <w:r w:rsidRPr="00CF10B9">
              <w:rPr>
                <w:b/>
                <w:i/>
                <w:color w:val="000000"/>
                <w:sz w:val="18"/>
              </w:rPr>
              <w:t xml:space="preserve"> →</w:t>
            </w:r>
            <w:r w:rsidRPr="00CF10B9">
              <w:rPr>
                <w:sz w:val="18"/>
              </w:rPr>
              <w:t xml:space="preserve"> Boolean</w:t>
            </w:r>
          </w:p>
        </w:tc>
        <w:tc>
          <w:tcPr>
            <w:tcW w:w="4553" w:type="dxa"/>
          </w:tcPr>
          <w:p w14:paraId="2335EF34" w14:textId="77777777" w:rsidR="00000B9E" w:rsidRPr="00CF10B9" w:rsidRDefault="00000B9E" w:rsidP="00000B9E">
            <w:pPr>
              <w:keepNext/>
              <w:spacing w:after="0"/>
              <w:rPr>
                <w:sz w:val="18"/>
              </w:rPr>
            </w:pPr>
            <w:r w:rsidRPr="00CF10B9">
              <w:rPr>
                <w:sz w:val="18"/>
              </w:rPr>
              <w:t xml:space="preserve">Creates or alters the named own property to have the state described by a Property Descriptor. Returns </w:t>
            </w:r>
            <w:r w:rsidRPr="00CF10B9">
              <w:rPr>
                <w:rFonts w:ascii="Times New Roman" w:hAnsi="Times New Roman"/>
                <w:b/>
                <w:bCs/>
                <w:sz w:val="18"/>
              </w:rPr>
              <w:t>true</w:t>
            </w:r>
            <w:r w:rsidRPr="00CF10B9">
              <w:rPr>
                <w:sz w:val="18"/>
              </w:rPr>
              <w:t xml:space="preserve"> indicating that the property was successfully created/updated or </w:t>
            </w:r>
            <w:r w:rsidRPr="00CF10B9">
              <w:rPr>
                <w:b/>
                <w:bCs/>
                <w:sz w:val="18"/>
              </w:rPr>
              <w:t>false</w:t>
            </w:r>
            <w:r w:rsidRPr="00CF10B9">
              <w:rPr>
                <w:sz w:val="18"/>
              </w:rPr>
              <w:t xml:space="preserve"> indicating that the property could not be created or updated.</w:t>
            </w:r>
          </w:p>
        </w:tc>
      </w:tr>
      <w:tr w:rsidR="00000B9E" w:rsidRPr="00CF10B9" w14:paraId="3F76D877" w14:textId="77777777" w:rsidTr="00CF10B9">
        <w:trPr>
          <w:jc w:val="right"/>
        </w:trPr>
        <w:tc>
          <w:tcPr>
            <w:tcW w:w="2245" w:type="dxa"/>
          </w:tcPr>
          <w:p w14:paraId="469317B9" w14:textId="77777777" w:rsidR="00000B9E" w:rsidRPr="00CF10B9" w:rsidRDefault="00000B9E" w:rsidP="00000B9E">
            <w:pPr>
              <w:keepNext/>
              <w:spacing w:after="0"/>
              <w:rPr>
                <w:sz w:val="18"/>
              </w:rPr>
            </w:pPr>
            <w:r w:rsidRPr="00CF10B9">
              <w:rPr>
                <w:sz w:val="18"/>
              </w:rPr>
              <w:t>[[Enumerate]]</w:t>
            </w:r>
          </w:p>
        </w:tc>
        <w:tc>
          <w:tcPr>
            <w:tcW w:w="2697" w:type="dxa"/>
          </w:tcPr>
          <w:p w14:paraId="1401E715" w14:textId="77777777" w:rsidR="00000B9E" w:rsidRPr="00CF10B9" w:rsidRDefault="00000B9E" w:rsidP="00000B9E">
            <w:pPr>
              <w:keepNext/>
              <w:spacing w:after="0"/>
              <w:jc w:val="left"/>
              <w:rPr>
                <w:sz w:val="18"/>
              </w:rPr>
            </w:pPr>
            <w:r w:rsidRPr="00CF10B9">
              <w:rPr>
                <w:sz w:val="18"/>
              </w:rPr>
              <w:t xml:space="preserve"> ()</w:t>
            </w:r>
            <w:r w:rsidRPr="00CF10B9">
              <w:rPr>
                <w:b/>
                <w:i/>
                <w:color w:val="000000"/>
                <w:sz w:val="18"/>
              </w:rPr>
              <w:t>→</w:t>
            </w:r>
            <w:r w:rsidRPr="00CF10B9">
              <w:rPr>
                <w:color w:val="000000"/>
                <w:sz w:val="18"/>
              </w:rPr>
              <w:t>Object</w:t>
            </w:r>
          </w:p>
        </w:tc>
        <w:tc>
          <w:tcPr>
            <w:tcW w:w="4553" w:type="dxa"/>
          </w:tcPr>
          <w:p w14:paraId="280AC00F" w14:textId="77777777" w:rsidR="00000B9E" w:rsidRPr="00CF10B9" w:rsidRDefault="00000B9E" w:rsidP="00000B9E">
            <w:pPr>
              <w:keepNext/>
              <w:spacing w:after="0"/>
              <w:rPr>
                <w:sz w:val="18"/>
              </w:rPr>
            </w:pPr>
            <w:r w:rsidRPr="00CF10B9">
              <w:rPr>
                <w:sz w:val="18"/>
              </w:rPr>
              <w:t>Returns an iterator object over the string values of the keys of the enumerable properties of the object.</w:t>
            </w:r>
          </w:p>
        </w:tc>
      </w:tr>
      <w:tr w:rsidR="00000B9E" w:rsidRPr="00CF10B9" w14:paraId="371F390E" w14:textId="77777777" w:rsidTr="00CF10B9">
        <w:trPr>
          <w:jc w:val="right"/>
        </w:trPr>
        <w:tc>
          <w:tcPr>
            <w:tcW w:w="2245" w:type="dxa"/>
          </w:tcPr>
          <w:p w14:paraId="4D5B1EFA" w14:textId="77777777" w:rsidR="00000B9E" w:rsidRPr="00CF10B9" w:rsidRDefault="00000B9E" w:rsidP="00000B9E">
            <w:pPr>
              <w:keepNext/>
              <w:spacing w:after="0"/>
              <w:rPr>
                <w:sz w:val="18"/>
              </w:rPr>
            </w:pPr>
            <w:r w:rsidRPr="00CF10B9">
              <w:rPr>
                <w:sz w:val="18"/>
              </w:rPr>
              <w:t>[[OwnPropertyKeys]]</w:t>
            </w:r>
          </w:p>
        </w:tc>
        <w:tc>
          <w:tcPr>
            <w:tcW w:w="2697" w:type="dxa"/>
          </w:tcPr>
          <w:p w14:paraId="3BC03D2E" w14:textId="77777777" w:rsidR="00000B9E" w:rsidRPr="00CF10B9" w:rsidRDefault="00000B9E" w:rsidP="00000B9E">
            <w:pPr>
              <w:keepNext/>
              <w:spacing w:after="0"/>
              <w:jc w:val="left"/>
              <w:rPr>
                <w:sz w:val="18"/>
              </w:rPr>
            </w:pPr>
            <w:r w:rsidRPr="00CF10B9">
              <w:rPr>
                <w:sz w:val="18"/>
              </w:rPr>
              <w:t>()</w:t>
            </w:r>
            <w:r w:rsidRPr="00CF10B9">
              <w:rPr>
                <w:b/>
                <w:i/>
                <w:color w:val="000000"/>
                <w:sz w:val="18"/>
              </w:rPr>
              <w:t>→</w:t>
            </w:r>
            <w:r w:rsidRPr="00CF10B9">
              <w:rPr>
                <w:color w:val="000000"/>
                <w:sz w:val="18"/>
              </w:rPr>
              <w:t>Object</w:t>
            </w:r>
          </w:p>
        </w:tc>
        <w:tc>
          <w:tcPr>
            <w:tcW w:w="4553" w:type="dxa"/>
          </w:tcPr>
          <w:p w14:paraId="58F7D7D0" w14:textId="77777777" w:rsidR="00000B9E" w:rsidRPr="00CF10B9" w:rsidRDefault="00000B9E" w:rsidP="00000B9E">
            <w:pPr>
              <w:keepNext/>
              <w:spacing w:after="0"/>
              <w:rPr>
                <w:sz w:val="18"/>
              </w:rPr>
            </w:pPr>
            <w:r w:rsidRPr="00CF10B9">
              <w:rPr>
                <w:sz w:val="18"/>
              </w:rPr>
              <w:t>Returns an Iterator object that produces all of the own property keys for the object.</w:t>
            </w:r>
          </w:p>
        </w:tc>
      </w:tr>
    </w:tbl>
    <w:p w14:paraId="43DC968B" w14:textId="77777777" w:rsidR="00000B9E" w:rsidRDefault="00000B9E" w:rsidP="00000B9E"/>
    <w:p w14:paraId="00881EC7" w14:textId="77777777" w:rsidR="00000B9E" w:rsidRDefault="00CF10B9" w:rsidP="00000B9E">
      <w:r>
        <w:fldChar w:fldCharType="begin"/>
      </w:r>
      <w:r>
        <w:instrText xml:space="preserve"> REF _Ref365536734 \h </w:instrText>
      </w:r>
      <w:r>
        <w:fldChar w:fldCharType="separate"/>
      </w:r>
      <w:r w:rsidR="00D433E8">
        <w:t xml:space="preserve">Table </w:t>
      </w:r>
      <w:r w:rsidR="00D433E8">
        <w:rPr>
          <w:noProof/>
        </w:rPr>
        <w:t>5</w:t>
      </w:r>
      <w:r>
        <w:fldChar w:fldCharType="end"/>
      </w:r>
      <w:r>
        <w:t xml:space="preserve"> </w:t>
      </w:r>
      <w:r w:rsidR="00000B9E" w:rsidRPr="00E77497">
        <w:t xml:space="preserve">summarises </w:t>
      </w:r>
      <w:r w:rsidR="00000B9E">
        <w:t>additional essential</w:t>
      </w:r>
      <w:r w:rsidR="00000B9E" w:rsidRPr="00E77497">
        <w:t xml:space="preserve"> internal </w:t>
      </w:r>
      <w:r w:rsidR="00000B9E">
        <w:t>methods</w:t>
      </w:r>
      <w:r w:rsidR="00000B9E" w:rsidRPr="00E77497">
        <w:t xml:space="preserve"> </w:t>
      </w:r>
      <w:r w:rsidR="00000B9E">
        <w:t>that are supported by objects that may be called as functions</w:t>
      </w:r>
      <w:r w:rsidR="00000B9E" w:rsidRPr="00E77497">
        <w:t>.</w:t>
      </w:r>
    </w:p>
    <w:p w14:paraId="01116854" w14:textId="77777777" w:rsidR="00000B9E" w:rsidRPr="00E77497" w:rsidRDefault="00000B9E" w:rsidP="00000B9E">
      <w:pPr>
        <w:pStyle w:val="Tabletitle"/>
      </w:pPr>
      <w:bookmarkStart w:id="408" w:name="_Ref365536734"/>
      <w:r>
        <w:t xml:space="preserve">Table </w:t>
      </w:r>
      <w:r>
        <w:fldChar w:fldCharType="begin"/>
      </w:r>
      <w:r>
        <w:instrText xml:space="preserve"> SEQ Table \* ARABIC </w:instrText>
      </w:r>
      <w:r>
        <w:fldChar w:fldCharType="separate"/>
      </w:r>
      <w:r w:rsidR="00D433E8">
        <w:rPr>
          <w:noProof/>
        </w:rPr>
        <w:t>5</w:t>
      </w:r>
      <w:r>
        <w:fldChar w:fldCharType="end"/>
      </w:r>
      <w:bookmarkEnd w:id="408"/>
      <w:r w:rsidRPr="00E77497">
        <w:rPr>
          <w:rFonts w:eastAsia="Arial Unicode MS"/>
        </w:rPr>
        <w:t xml:space="preserve"> — </w:t>
      </w:r>
      <w:r>
        <w:rPr>
          <w:rFonts w:eastAsia="Arial Unicode MS"/>
        </w:rPr>
        <w:t xml:space="preserve">Additional Essential </w:t>
      </w:r>
      <w:r w:rsidRPr="00E77497">
        <w:t xml:space="preserve">Internal </w:t>
      </w:r>
      <w:r>
        <w:t>Methods</w:t>
      </w:r>
      <w:r w:rsidRPr="00E77497">
        <w:t xml:space="preserve"> </w:t>
      </w:r>
      <w:r>
        <w:t>of Function</w:t>
      </w:r>
      <w:r w:rsidRPr="00E77497">
        <w:t xml:space="preserv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92"/>
        <w:gridCol w:w="2043"/>
        <w:gridCol w:w="5580"/>
      </w:tblGrid>
      <w:tr w:rsidR="00000B9E" w:rsidRPr="00E77497" w14:paraId="3FE8E097" w14:textId="77777777" w:rsidTr="00000B9E">
        <w:trPr>
          <w:jc w:val="center"/>
        </w:trPr>
        <w:tc>
          <w:tcPr>
            <w:tcW w:w="2192" w:type="dxa"/>
            <w:tcBorders>
              <w:top w:val="single" w:sz="12" w:space="0" w:color="000000"/>
              <w:left w:val="single" w:sz="6" w:space="0" w:color="000000"/>
              <w:bottom w:val="single" w:sz="6" w:space="0" w:color="000000"/>
              <w:right w:val="nil"/>
            </w:tcBorders>
            <w:shd w:val="solid" w:color="C0C0C0" w:fill="FFFFFF"/>
          </w:tcPr>
          <w:p w14:paraId="13DBFC31" w14:textId="77777777" w:rsidR="00000B9E" w:rsidRPr="00E77497" w:rsidRDefault="00000B9E" w:rsidP="00000B9E">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Method</w:t>
            </w:r>
          </w:p>
        </w:tc>
        <w:tc>
          <w:tcPr>
            <w:tcW w:w="2043" w:type="dxa"/>
            <w:tcBorders>
              <w:top w:val="single" w:sz="12" w:space="0" w:color="000000"/>
              <w:left w:val="nil"/>
              <w:bottom w:val="single" w:sz="6" w:space="0" w:color="000000"/>
              <w:right w:val="nil"/>
            </w:tcBorders>
            <w:shd w:val="solid" w:color="C0C0C0" w:fill="FFFFFF"/>
          </w:tcPr>
          <w:p w14:paraId="7966A013" w14:textId="77777777" w:rsidR="00000B9E" w:rsidRPr="00E77497" w:rsidRDefault="00000B9E" w:rsidP="00000B9E">
            <w:pPr>
              <w:keepNext/>
              <w:shd w:val="solid" w:color="C0C0C0" w:fill="FFFFFF"/>
              <w:spacing w:after="0"/>
              <w:jc w:val="left"/>
              <w:rPr>
                <w:b/>
                <w:i/>
                <w:color w:val="000000"/>
                <w:shd w:val="solid" w:color="C0C0C0" w:fill="FFFFFF"/>
              </w:rPr>
            </w:pPr>
            <w:r>
              <w:rPr>
                <w:b/>
                <w:i/>
                <w:color w:val="000000"/>
                <w:shd w:val="solid" w:color="C0C0C0" w:fill="FFFFFF"/>
              </w:rPr>
              <w:t>Signature</w:t>
            </w:r>
          </w:p>
        </w:tc>
        <w:tc>
          <w:tcPr>
            <w:tcW w:w="5580" w:type="dxa"/>
            <w:tcBorders>
              <w:top w:val="single" w:sz="12" w:space="0" w:color="000000"/>
              <w:left w:val="nil"/>
              <w:bottom w:val="single" w:sz="6" w:space="0" w:color="000000"/>
              <w:right w:val="single" w:sz="6" w:space="0" w:color="000000"/>
            </w:tcBorders>
            <w:shd w:val="solid" w:color="C0C0C0" w:fill="FFFFFF"/>
          </w:tcPr>
          <w:p w14:paraId="7117FA43" w14:textId="77777777" w:rsidR="00000B9E" w:rsidRPr="00E77497" w:rsidRDefault="00000B9E" w:rsidP="00000B9E">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000B9E" w:rsidRPr="00E77497" w14:paraId="46460762" w14:textId="77777777" w:rsidTr="00000B9E">
        <w:trPr>
          <w:jc w:val="center"/>
        </w:trPr>
        <w:tc>
          <w:tcPr>
            <w:tcW w:w="2192" w:type="dxa"/>
          </w:tcPr>
          <w:p w14:paraId="63FCCB42" w14:textId="77777777" w:rsidR="00000B9E" w:rsidRPr="00E77497" w:rsidRDefault="00000B9E" w:rsidP="00000B9E">
            <w:pPr>
              <w:keepNext/>
              <w:spacing w:after="0"/>
            </w:pPr>
            <w:r w:rsidRPr="00E77497">
              <w:t>[[Call]]</w:t>
            </w:r>
          </w:p>
        </w:tc>
        <w:tc>
          <w:tcPr>
            <w:tcW w:w="2043" w:type="dxa"/>
          </w:tcPr>
          <w:p w14:paraId="740E8AF9" w14:textId="77777777" w:rsidR="00000B9E" w:rsidRPr="00E77497" w:rsidRDefault="00000B9E" w:rsidP="00000B9E">
            <w:pPr>
              <w:keepNext/>
              <w:spacing w:after="0"/>
              <w:jc w:val="left"/>
            </w:pPr>
            <w:r w:rsidRPr="00E77497">
              <w:t xml:space="preserve"> (</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any</w:t>
            </w:r>
          </w:p>
        </w:tc>
        <w:tc>
          <w:tcPr>
            <w:tcW w:w="5580" w:type="dxa"/>
          </w:tcPr>
          <w:p w14:paraId="6CF67727" w14:textId="77777777" w:rsidR="00000B9E" w:rsidRPr="00E77497" w:rsidRDefault="00000B9E" w:rsidP="00000B9E">
            <w:pPr>
              <w:keepNext/>
              <w:spacing w:after="0"/>
            </w:pPr>
            <w:r w:rsidRPr="00E77497">
              <w:t xml:space="preserve">Executes code associated with the object. Invoked via a function call expression. The arguments to the </w:t>
            </w:r>
            <w:r>
              <w:t>internal method</w:t>
            </w:r>
            <w:r w:rsidRPr="00E77497">
              <w:t xml:space="preserve"> are</w:t>
            </w:r>
            <w:r>
              <w:t xml:space="preserve"> a</w:t>
            </w:r>
            <w:r w:rsidRPr="00E77497">
              <w:t xml:space="preserve"> </w:t>
            </w:r>
            <w:r w:rsidRPr="00050353">
              <w:rPr>
                <w:b/>
                <w:bCs/>
              </w:rPr>
              <w:t>this</w:t>
            </w:r>
            <w:r w:rsidRPr="00E77497">
              <w:t xml:space="preserve"> </w:t>
            </w:r>
            <w:r>
              <w:t>value</w:t>
            </w:r>
            <w:r w:rsidRPr="00E77497">
              <w:t xml:space="preserve"> and a list containing the arguments passed to the function</w:t>
            </w:r>
            <w:r>
              <w:t xml:space="preserve"> by a</w:t>
            </w:r>
            <w:r w:rsidRPr="00E77497">
              <w:t xml:space="preserve"> call expression. Objects that implement this internal method are </w:t>
            </w:r>
            <w:r w:rsidRPr="00E77497">
              <w:rPr>
                <w:i/>
              </w:rPr>
              <w:t>callable</w:t>
            </w:r>
            <w:r w:rsidRPr="00E77497">
              <w:t xml:space="preserve">. </w:t>
            </w:r>
          </w:p>
        </w:tc>
      </w:tr>
      <w:tr w:rsidR="00000B9E" w:rsidRPr="00E77497" w14:paraId="137B0D6C" w14:textId="77777777" w:rsidTr="00000B9E">
        <w:trPr>
          <w:jc w:val="center"/>
        </w:trPr>
        <w:tc>
          <w:tcPr>
            <w:tcW w:w="2192" w:type="dxa"/>
          </w:tcPr>
          <w:p w14:paraId="079609F4" w14:textId="77777777" w:rsidR="00000B9E" w:rsidRPr="00E77497" w:rsidRDefault="00000B9E" w:rsidP="00000B9E">
            <w:pPr>
              <w:keepNext/>
              <w:spacing w:after="0"/>
            </w:pPr>
            <w:r w:rsidRPr="00E77497">
              <w:t>[[Construct]]</w:t>
            </w:r>
          </w:p>
        </w:tc>
        <w:tc>
          <w:tcPr>
            <w:tcW w:w="2043" w:type="dxa"/>
          </w:tcPr>
          <w:p w14:paraId="220896D5" w14:textId="77777777" w:rsidR="00000B9E" w:rsidRPr="00E77497" w:rsidRDefault="00000B9E" w:rsidP="00000B9E">
            <w:pPr>
              <w:keepNext/>
              <w:spacing w:after="0"/>
              <w:jc w:val="left"/>
            </w:pP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t>Object</w:t>
            </w:r>
          </w:p>
        </w:tc>
        <w:tc>
          <w:tcPr>
            <w:tcW w:w="5580" w:type="dxa"/>
          </w:tcPr>
          <w:p w14:paraId="3E8F1DE7" w14:textId="77777777" w:rsidR="00000B9E" w:rsidRPr="00E77497" w:rsidRDefault="00000B9E" w:rsidP="00000B9E">
            <w:pPr>
              <w:keepNext/>
              <w:spacing w:after="0"/>
            </w:pPr>
            <w:r w:rsidRPr="00E77497">
              <w:t xml:space="preserve">Creates an object. Invoked via the </w:t>
            </w:r>
            <w:r w:rsidRPr="00E77497">
              <w:rPr>
                <w:rFonts w:ascii="Courier New" w:hAnsi="Courier New"/>
                <w:b/>
              </w:rPr>
              <w:t>new</w:t>
            </w:r>
            <w:r w:rsidRPr="00E77497">
              <w:t xml:space="preserve"> operator. The arguments to the </w:t>
            </w:r>
            <w:r>
              <w:t>internal</w:t>
            </w:r>
            <w:r w:rsidRPr="00E77497">
              <w:t xml:space="preserve"> </w:t>
            </w:r>
            <w:r>
              <w:t xml:space="preserve">method </w:t>
            </w:r>
            <w:r w:rsidRPr="00E77497">
              <w:t xml:space="preserve">are the arguments passed to the </w:t>
            </w:r>
            <w:r w:rsidRPr="00E77497">
              <w:rPr>
                <w:b/>
              </w:rPr>
              <w:t>new</w:t>
            </w:r>
            <w:r w:rsidRPr="00E77497">
              <w:t xml:space="preserve"> operator. Objects that implement this internal method are called </w:t>
            </w:r>
            <w:r w:rsidRPr="00E77497">
              <w:rPr>
                <w:i/>
              </w:rPr>
              <w:t>constructors</w:t>
            </w:r>
            <w:r w:rsidRPr="00E77497">
              <w:t>.</w:t>
            </w:r>
            <w:r>
              <w:t xml:space="preserve">  A Function object is not necessarily a constructor and such non-constructor Function objects do not have a [[Construct]] internal method.</w:t>
            </w:r>
          </w:p>
        </w:tc>
      </w:tr>
    </w:tbl>
    <w:p w14:paraId="72BEAE4A" w14:textId="77777777" w:rsidR="00000B9E" w:rsidRPr="00E77497" w:rsidRDefault="00000B9E" w:rsidP="00000B9E"/>
    <w:p w14:paraId="183146B8" w14:textId="77777777" w:rsidR="00000B9E" w:rsidRDefault="00000B9E" w:rsidP="00000B9E">
      <w:pPr>
        <w:pStyle w:val="40"/>
      </w:pPr>
      <w:bookmarkStart w:id="409" w:name="_Ref365532942"/>
      <w:r>
        <w:t>Invariants of the Essential Internal Methods</w:t>
      </w:r>
      <w:bookmarkEnd w:id="409"/>
    </w:p>
    <w:p w14:paraId="3572C1CF" w14:textId="77777777" w:rsidR="00000B9E" w:rsidRDefault="00000B9E" w:rsidP="00000B9E">
      <w:pPr>
        <w:pStyle w:val="af7"/>
        <w:pBdr>
          <w:top w:val="single" w:sz="4" w:space="1" w:color="auto"/>
          <w:left w:val="single" w:sz="4" w:space="4" w:color="auto"/>
          <w:bottom w:val="single" w:sz="4" w:space="1" w:color="auto"/>
          <w:right w:val="single" w:sz="4" w:space="4" w:color="auto"/>
        </w:pBdr>
        <w:shd w:val="clear" w:color="auto" w:fill="FFC000"/>
        <w:rPr>
          <w:sz w:val="28"/>
          <w:szCs w:val="28"/>
        </w:rPr>
      </w:pPr>
      <w:r w:rsidRPr="00692900">
        <w:rPr>
          <w:sz w:val="28"/>
          <w:szCs w:val="28"/>
        </w:rPr>
        <w:t xml:space="preserve">Current this section is just a bunch of material merged together from the ES5 spec. and from the wiki Proxy pages.  It need to be completely reworked. </w:t>
      </w:r>
    </w:p>
    <w:p w14:paraId="0E81E830" w14:textId="77777777" w:rsidR="00000B9E" w:rsidRPr="00692900" w:rsidRDefault="00000B9E" w:rsidP="00000B9E">
      <w:pPr>
        <w:pStyle w:val="af7"/>
        <w:pBdr>
          <w:top w:val="single" w:sz="4" w:space="1" w:color="auto"/>
          <w:left w:val="single" w:sz="4" w:space="4" w:color="auto"/>
          <w:bottom w:val="single" w:sz="4" w:space="1" w:color="auto"/>
          <w:right w:val="single" w:sz="4" w:space="4" w:color="auto"/>
        </w:pBdr>
        <w:shd w:val="clear" w:color="auto" w:fill="FFC000"/>
        <w:rPr>
          <w:sz w:val="28"/>
          <w:szCs w:val="28"/>
        </w:rPr>
      </w:pPr>
      <w:r>
        <w:rPr>
          <w:sz w:val="28"/>
          <w:szCs w:val="28"/>
        </w:rPr>
        <w:t xml:space="preserve">The intent is that it lists all invariants of the Essential Internal Methods.  This includes both invariants that are enforced for Proxy objects and other invariants that may not be enfored. </w:t>
      </w:r>
    </w:p>
    <w:p w14:paraId="28B51F94" w14:textId="77777777" w:rsidR="00000B9E" w:rsidRDefault="00000B9E" w:rsidP="00000B9E"/>
    <w:p w14:paraId="478935B3" w14:textId="77777777" w:rsidR="00000B9E" w:rsidRDefault="00000B9E" w:rsidP="00000B9E">
      <w:commentRangeStart w:id="410"/>
      <w:r>
        <w:t>Definitions:</w:t>
      </w:r>
    </w:p>
    <w:p w14:paraId="75DDF20F" w14:textId="77777777" w:rsidR="00000B9E" w:rsidRDefault="00000B9E" w:rsidP="00000B9E">
      <w:pPr>
        <w:numPr>
          <w:ilvl w:val="0"/>
          <w:numId w:val="1120"/>
        </w:numPr>
        <w:contextualSpacing/>
      </w:pPr>
      <w:r>
        <w:t xml:space="preserve">The </w:t>
      </w:r>
      <w:r>
        <w:rPr>
          <w:i/>
          <w:iCs/>
        </w:rPr>
        <w:t>target</w:t>
      </w:r>
      <w:r>
        <w:t xml:space="preserve"> of an internal method is the object the internal method is called upon.</w:t>
      </w:r>
    </w:p>
    <w:p w14:paraId="5E9C2814" w14:textId="77777777" w:rsidR="00000B9E" w:rsidRDefault="00000B9E" w:rsidP="00000B9E">
      <w:pPr>
        <w:numPr>
          <w:ilvl w:val="0"/>
          <w:numId w:val="1120"/>
        </w:numPr>
        <w:contextualSpacing/>
      </w:pPr>
      <w:r>
        <w:t xml:space="preserve">A </w:t>
      </w:r>
      <w:r w:rsidRPr="008C3FD3">
        <w:rPr>
          <w:i/>
          <w:iCs/>
        </w:rPr>
        <w:t>sealed property</w:t>
      </w:r>
      <w:r>
        <w:t xml:space="preserve"> is a non-configurable own property of a target.</w:t>
      </w:r>
    </w:p>
    <w:p w14:paraId="27BA6035" w14:textId="77777777" w:rsidR="00000B9E" w:rsidRDefault="00000B9E" w:rsidP="00000B9E">
      <w:pPr>
        <w:numPr>
          <w:ilvl w:val="0"/>
          <w:numId w:val="1120"/>
        </w:numPr>
        <w:contextualSpacing/>
      </w:pPr>
      <w:r>
        <w:t xml:space="preserve">A </w:t>
      </w:r>
      <w:r w:rsidRPr="008C3FD3">
        <w:rPr>
          <w:i/>
          <w:iCs/>
        </w:rPr>
        <w:t>frozen property</w:t>
      </w:r>
      <w:r>
        <w:t xml:space="preserve"> is a non-configurable non-writable own property of a target.</w:t>
      </w:r>
    </w:p>
    <w:p w14:paraId="34099C09" w14:textId="77777777" w:rsidR="00000B9E" w:rsidRDefault="00000B9E" w:rsidP="00000B9E">
      <w:pPr>
        <w:numPr>
          <w:ilvl w:val="0"/>
          <w:numId w:val="1120"/>
        </w:numPr>
        <w:contextualSpacing/>
      </w:pPr>
      <w:r>
        <w:t>A new property is a property that does not exist on a non-extensible target.</w:t>
      </w:r>
    </w:p>
    <w:p w14:paraId="6FB3C362" w14:textId="77777777" w:rsidR="00000B9E" w:rsidRDefault="00000B9E" w:rsidP="00000B9E">
      <w:pPr>
        <w:numPr>
          <w:ilvl w:val="0"/>
          <w:numId w:val="1120"/>
        </w:numPr>
        <w:spacing w:after="0"/>
      </w:pPr>
      <w:r>
        <w:t xml:space="preserve">Two property descriptors </w:t>
      </w:r>
      <w:r w:rsidRPr="00844B9F">
        <w:rPr>
          <w:rFonts w:ascii="Times New Roman" w:hAnsi="Times New Roman"/>
          <w:i/>
          <w:iCs/>
        </w:rPr>
        <w:t>desc1</w:t>
      </w:r>
      <w:r>
        <w:t xml:space="preserve"> and </w:t>
      </w:r>
      <w:r w:rsidRPr="00844B9F">
        <w:rPr>
          <w:rFonts w:ascii="Times New Roman" w:hAnsi="Times New Roman"/>
          <w:i/>
          <w:iCs/>
        </w:rPr>
        <w:t>desc2</w:t>
      </w:r>
      <w:r>
        <w:t xml:space="preserve"> for a property </w:t>
      </w:r>
      <w:r w:rsidRPr="00C7531B">
        <w:t>key</w:t>
      </w:r>
      <w:r>
        <w:t xml:space="preserve"> value are incompatible if:</w:t>
      </w:r>
    </w:p>
    <w:p w14:paraId="5E5B76B1" w14:textId="77777777" w:rsidR="00000B9E" w:rsidRPr="00C7531B" w:rsidRDefault="00000B9E" w:rsidP="00000B9E">
      <w:pPr>
        <w:numPr>
          <w:ilvl w:val="1"/>
          <w:numId w:val="892"/>
        </w:numPr>
        <w:contextualSpacing/>
      </w:pPr>
      <w:r w:rsidRPr="00844B9F">
        <w:rPr>
          <w:rFonts w:ascii="Times New Roman" w:hAnsi="Times New Roman"/>
          <w:i/>
          <w:iCs/>
        </w:rPr>
        <w:t>Descl</w:t>
      </w:r>
      <w:r w:rsidRPr="00844B9F">
        <w:rPr>
          <w:rFonts w:ascii="Times New Roman" w:hAnsi="Times New Roman"/>
        </w:rPr>
        <w:t xml:space="preserve"> is produced by calling</w:t>
      </w:r>
      <w:r w:rsidRPr="00844B9F">
        <w:rPr>
          <w:rFonts w:ascii="Times New Roman" w:hAnsi="Times New Roman"/>
          <w:i/>
          <w:iCs/>
        </w:rPr>
        <w:t xml:space="preserve"> </w:t>
      </w:r>
      <w:r w:rsidRPr="00844B9F">
        <w:rPr>
          <w:rFonts w:ascii="Times New Roman" w:hAnsi="Times New Roman"/>
        </w:rPr>
        <w:t>[[Get</w:t>
      </w:r>
      <w:r w:rsidRPr="00C7531B">
        <w:rPr>
          <w:rFonts w:ascii="Times New Roman" w:hAnsi="Times New Roman"/>
        </w:rPr>
        <w:t>OwnPropertyDescriptor</w:t>
      </w:r>
      <w:r w:rsidRPr="00844B9F">
        <w:rPr>
          <w:rFonts w:ascii="Times New Roman" w:hAnsi="Times New Roman"/>
        </w:rPr>
        <w:t xml:space="preserve">]] of </w:t>
      </w:r>
      <w:r w:rsidRPr="00844B9F">
        <w:rPr>
          <w:rFonts w:ascii="Times New Roman" w:hAnsi="Times New Roman"/>
          <w:i/>
          <w:iCs/>
        </w:rPr>
        <w:t>target</w:t>
      </w:r>
      <w:r w:rsidRPr="00844B9F">
        <w:rPr>
          <w:rFonts w:ascii="Times New Roman" w:hAnsi="Times New Roman"/>
        </w:rPr>
        <w:t xml:space="preserve"> with </w:t>
      </w:r>
      <w:r w:rsidRPr="00844B9F">
        <w:rPr>
          <w:rFonts w:ascii="Times New Roman" w:hAnsi="Times New Roman"/>
          <w:i/>
          <w:iCs/>
        </w:rPr>
        <w:t>key</w:t>
      </w:r>
      <w:r w:rsidRPr="00844B9F">
        <w:rPr>
          <w:rFonts w:ascii="Times New Roman" w:hAnsi="Times New Roman"/>
        </w:rPr>
        <w:t>, and</w:t>
      </w:r>
    </w:p>
    <w:p w14:paraId="75E55A4F" w14:textId="77777777" w:rsidR="00000B9E" w:rsidRPr="008C3FD3" w:rsidRDefault="00000B9E" w:rsidP="00000B9E">
      <w:pPr>
        <w:numPr>
          <w:ilvl w:val="1"/>
          <w:numId w:val="892"/>
        </w:numPr>
      </w:pPr>
      <w:r w:rsidRPr="00844B9F">
        <w:rPr>
          <w:rFonts w:ascii="Times New Roman" w:hAnsi="Times New Roman"/>
        </w:rPr>
        <w:t xml:space="preserve">Calling [[DefineOwnProperty]] of </w:t>
      </w:r>
      <w:r w:rsidRPr="00844B9F">
        <w:rPr>
          <w:rFonts w:ascii="Times New Roman" w:hAnsi="Times New Roman"/>
          <w:i/>
          <w:iCs/>
        </w:rPr>
        <w:t>target</w:t>
      </w:r>
      <w:r w:rsidRPr="00844B9F">
        <w:rPr>
          <w:rFonts w:ascii="Times New Roman" w:hAnsi="Times New Roman"/>
        </w:rPr>
        <w:t xml:space="preserve"> with arguments </w:t>
      </w:r>
      <w:r w:rsidRPr="00844B9F">
        <w:rPr>
          <w:rFonts w:ascii="Times New Roman" w:hAnsi="Times New Roman"/>
          <w:i/>
          <w:iCs/>
        </w:rPr>
        <w:t>key</w:t>
      </w:r>
      <w:r w:rsidRPr="00844B9F">
        <w:rPr>
          <w:rFonts w:ascii="Times New Roman" w:hAnsi="Times New Roman"/>
        </w:rPr>
        <w:t xml:space="preserve"> and </w:t>
      </w:r>
      <w:r w:rsidRPr="00844B9F">
        <w:rPr>
          <w:rFonts w:ascii="Times New Roman" w:hAnsi="Times New Roman"/>
          <w:i/>
          <w:iCs/>
        </w:rPr>
        <w:t>desc2</w:t>
      </w:r>
      <w:r>
        <w:t xml:space="preserve"> </w:t>
      </w:r>
      <w:r w:rsidRPr="00844B9F">
        <w:rPr>
          <w:rFonts w:ascii="Times New Roman" w:hAnsi="Times New Roman"/>
        </w:rPr>
        <w:t>would throw a</w:t>
      </w:r>
      <w:r>
        <w:t xml:space="preserve"> </w:t>
      </w:r>
      <w:r w:rsidRPr="00844B9F">
        <w:rPr>
          <w:rFonts w:ascii="Times New Roman" w:hAnsi="Times New Roman"/>
          <w:i/>
          <w:iCs/>
        </w:rPr>
        <w:t>TypeError</w:t>
      </w:r>
      <w:r w:rsidRPr="00844B9F">
        <w:rPr>
          <w:rFonts w:ascii="Times New Roman" w:hAnsi="Times New Roman"/>
        </w:rPr>
        <w:t xml:space="preserve"> exception.</w:t>
      </w:r>
    </w:p>
    <w:p w14:paraId="7AC68C1F" w14:textId="77777777" w:rsidR="00000B9E" w:rsidRPr="00E77497" w:rsidRDefault="00000B9E" w:rsidP="00000B9E">
      <w:pPr>
        <w:pStyle w:val="Note"/>
        <w:rPr>
          <w:sz w:val="20"/>
        </w:rPr>
      </w:pPr>
      <w:r>
        <w:rPr>
          <w:sz w:val="20"/>
        </w:rPr>
        <w:t>Exotic</w:t>
      </w:r>
      <w:r w:rsidRPr="00E77497">
        <w:rPr>
          <w:sz w:val="20"/>
        </w:rPr>
        <w:t xml:space="preserve"> objects may define additional constraints upon</w:t>
      </w:r>
      <w:r>
        <w:rPr>
          <w:sz w:val="20"/>
        </w:rPr>
        <w:t xml:space="preserve"> their</w:t>
      </w:r>
      <w:r w:rsidRPr="00E77497">
        <w:rPr>
          <w:sz w:val="20"/>
        </w:rPr>
        <w:t xml:space="preserve"> [[</w:t>
      </w:r>
      <w:r>
        <w:rPr>
          <w:sz w:val="20"/>
        </w:rPr>
        <w:t>Set</w:t>
      </w:r>
      <w:r w:rsidRPr="00E77497">
        <w:rPr>
          <w:sz w:val="20"/>
        </w:rPr>
        <w:t xml:space="preserve">]] </w:t>
      </w:r>
      <w:r>
        <w:rPr>
          <w:sz w:val="20"/>
        </w:rPr>
        <w:t>internal method behaviour</w:t>
      </w:r>
      <w:r w:rsidRPr="00E77497">
        <w:rPr>
          <w:sz w:val="20"/>
        </w:rPr>
        <w:t xml:space="preserve">. </w:t>
      </w:r>
      <w:del w:id="411" w:author="Rev 19 Allen Wirfs-Brock" w:date="2013-09-26T18:48:00Z">
        <w:r w:rsidRPr="00E77497" w:rsidDel="008515F4">
          <w:rPr>
            <w:sz w:val="20"/>
          </w:rPr>
          <w:delText xml:space="preserve">If possible, </w:delText>
        </w:r>
        <w:r w:rsidDel="008515F4">
          <w:rPr>
            <w:sz w:val="20"/>
          </w:rPr>
          <w:delText>exotic</w:delText>
        </w:r>
        <w:r w:rsidRPr="00E77497" w:rsidDel="008515F4">
          <w:rPr>
            <w:sz w:val="20"/>
          </w:rPr>
          <w:delText xml:space="preserve"> objects should not allow [[</w:delText>
        </w:r>
        <w:r w:rsidDel="008515F4">
          <w:rPr>
            <w:sz w:val="20"/>
          </w:rPr>
          <w:delText>Set</w:delText>
        </w:r>
        <w:r w:rsidRPr="00E77497" w:rsidDel="008515F4">
          <w:rPr>
            <w:sz w:val="20"/>
          </w:rPr>
          <w:delText xml:space="preserve">]] operations in situations where this definition of [[CanPut]] returns </w:delText>
        </w:r>
        <w:r w:rsidRPr="00165778" w:rsidDel="008515F4">
          <w:rPr>
            <w:b/>
            <w:sz w:val="20"/>
          </w:rPr>
          <w:delText>false</w:delText>
        </w:r>
        <w:r w:rsidRPr="00E77497" w:rsidDel="008515F4">
          <w:rPr>
            <w:sz w:val="20"/>
          </w:rPr>
          <w:delText>.</w:delText>
        </w:r>
      </w:del>
    </w:p>
    <w:p w14:paraId="2DFA722E" w14:textId="77777777" w:rsidR="00000B9E" w:rsidRDefault="00000B9E" w:rsidP="00000B9E"/>
    <w:p w14:paraId="7BFB1E5B" w14:textId="77777777" w:rsidR="00000B9E" w:rsidRDefault="00000B9E" w:rsidP="00000B9E">
      <w:r>
        <w:t>[[</w:t>
      </w:r>
      <w:del w:id="412" w:author="Rev 19 Allen Wirfs-Brock" w:date="2013-09-12T08:51:00Z">
        <w:r w:rsidDel="00952308">
          <w:delText>GetInheritance</w:delText>
        </w:r>
      </w:del>
      <w:ins w:id="413" w:author="Rev 19 Allen Wirfs-Brock" w:date="2013-09-12T08:51:00Z">
        <w:r w:rsidR="00952308">
          <w:t>GetPrototypeOf</w:t>
        </w:r>
      </w:ins>
      <w:r>
        <w:t>]]</w:t>
      </w:r>
    </w:p>
    <w:p w14:paraId="6BC88C7B" w14:textId="77777777" w:rsidR="00000B9E" w:rsidRDefault="00000B9E" w:rsidP="00000B9E">
      <w:r w:rsidRPr="00E77497">
        <w:t xml:space="preserve">Every [[Prototype]] chain must have finite length (that is, starting from any object, recursively accessing the [[Prototype]] internal </w:t>
      </w:r>
      <w:r>
        <w:t xml:space="preserve">data </w:t>
      </w:r>
      <w:r w:rsidRPr="00E77497">
        <w:t xml:space="preserve">property must eventually lead to a </w:t>
      </w:r>
      <w:r w:rsidRPr="00E77497">
        <w:rPr>
          <w:b/>
        </w:rPr>
        <w:t>null</w:t>
      </w:r>
      <w:r w:rsidRPr="00E77497">
        <w:t xml:space="preserve"> value).</w:t>
      </w:r>
    </w:p>
    <w:p w14:paraId="07C23B9B" w14:textId="77777777" w:rsidR="00000B9E" w:rsidRDefault="00000B9E" w:rsidP="00000B9E">
      <w:r>
        <w:t>getOwnPropertyDescriptor</w:t>
      </w:r>
    </w:p>
    <w:p w14:paraId="41755298" w14:textId="77777777" w:rsidR="00000B9E" w:rsidRDefault="00000B9E" w:rsidP="00000B9E">
      <w:pPr>
        <w:contextualSpacing/>
      </w:pPr>
      <w:r>
        <w:t xml:space="preserve">    Non-configurability invariant: cannot return incompatible descriptors for sealed properties</w:t>
      </w:r>
      <w:r>
        <w:rPr>
          <w:rFonts w:ascii="MS Gothic" w:eastAsia="MS Gothic" w:hAnsi="MS Gothic" w:cs="MS Gothic" w:hint="eastAsia"/>
        </w:rPr>
        <w:t> </w:t>
      </w:r>
    </w:p>
    <w:p w14:paraId="4CEE6E47" w14:textId="77777777" w:rsidR="00000B9E" w:rsidRDefault="00000B9E" w:rsidP="00000B9E">
      <w:pPr>
        <w:contextualSpacing/>
      </w:pPr>
      <w:r>
        <w:t xml:space="preserve">    Non-extensibility invariant: must return </w:t>
      </w:r>
      <w:r w:rsidRPr="00C332EF">
        <w:rPr>
          <w:b/>
        </w:rPr>
        <w:t>undefined</w:t>
      </w:r>
      <w:r>
        <w:t xml:space="preserve"> for new properties</w:t>
      </w:r>
    </w:p>
    <w:p w14:paraId="72098A8F" w14:textId="77777777" w:rsidR="00000B9E" w:rsidRDefault="00000B9E" w:rsidP="00000B9E">
      <w:pPr>
        <w:contextualSpacing/>
      </w:pPr>
      <w:r>
        <w:t xml:space="preserve">    Invariant checks:</w:t>
      </w:r>
    </w:p>
    <w:p w14:paraId="731577F2" w14:textId="77777777" w:rsidR="00000B9E" w:rsidRDefault="00000B9E" w:rsidP="00000B9E">
      <w:pPr>
        <w:contextualSpacing/>
      </w:pPr>
      <w:r>
        <w:t xml:space="preserve">        if trap returns </w:t>
      </w:r>
      <w:r w:rsidRPr="00C332EF">
        <w:rPr>
          <w:b/>
        </w:rPr>
        <w:t>undefined</w:t>
      </w:r>
      <w:r>
        <w:t>, check if the property is configurable</w:t>
      </w:r>
    </w:p>
    <w:p w14:paraId="19A7839D" w14:textId="77777777" w:rsidR="00000B9E" w:rsidRDefault="00000B9E" w:rsidP="00000B9E">
      <w:pPr>
        <w:contextualSpacing/>
      </w:pPr>
      <w:r>
        <w:t xml:space="preserve">        </w:t>
      </w:r>
      <w:r>
        <w:rPr>
          <w:rFonts w:ascii="MS Gothic" w:eastAsia="MS Gothic" w:hAnsi="MS Gothic" w:cs="MS Gothic" w:hint="eastAsia"/>
        </w:rPr>
        <w:t> </w:t>
      </w:r>
      <w:r>
        <w:t>if property exists on target, check if the returned descriptor is compatible</w:t>
      </w:r>
    </w:p>
    <w:p w14:paraId="4A70EBE3" w14:textId="77777777" w:rsidR="00000B9E" w:rsidRDefault="00000B9E" w:rsidP="00000B9E">
      <w:pPr>
        <w:contextualSpacing/>
      </w:pPr>
      <w:r>
        <w:t xml:space="preserve">        if returned descriptor is non-configurable, check if the property exists on the target and is also non-configurable</w:t>
      </w:r>
    </w:p>
    <w:p w14:paraId="691632BD" w14:textId="77777777" w:rsidR="00000B9E" w:rsidRDefault="00000B9E" w:rsidP="00000B9E"/>
    <w:p w14:paraId="13A55D3F" w14:textId="77777777" w:rsidR="00000B9E" w:rsidRDefault="00000B9E" w:rsidP="00000B9E">
      <w:r>
        <w:t>defineProperty</w:t>
      </w:r>
    </w:p>
    <w:p w14:paraId="49F6F288" w14:textId="77777777" w:rsidR="00000B9E" w:rsidRDefault="00000B9E" w:rsidP="00000B9E">
      <w:pPr>
        <w:contextualSpacing/>
      </w:pPr>
      <w:r>
        <w:t xml:space="preserve">    Non-configurability invariant: cannot succeed (return true) for incompatible changes to sealed properties</w:t>
      </w:r>
      <w:r>
        <w:rPr>
          <w:rFonts w:ascii="MS Gothic" w:eastAsia="MS Gothic" w:hAnsi="MS Gothic" w:cs="MS Gothic" w:hint="eastAsia"/>
        </w:rPr>
        <w:t> </w:t>
      </w:r>
    </w:p>
    <w:p w14:paraId="21C33189" w14:textId="77777777" w:rsidR="00000B9E" w:rsidRDefault="00000B9E" w:rsidP="00000B9E">
      <w:pPr>
        <w:contextualSpacing/>
      </w:pPr>
      <w:r>
        <w:t xml:space="preserve">    Non-extensibility invariant: must reject (return </w:t>
      </w:r>
      <w:r w:rsidRPr="00165778">
        <w:rPr>
          <w:b/>
        </w:rPr>
        <w:t>false</w:t>
      </w:r>
      <w:r>
        <w:t>) for new properties</w:t>
      </w:r>
    </w:p>
    <w:p w14:paraId="58501E59" w14:textId="77777777" w:rsidR="00000B9E" w:rsidRDefault="00000B9E" w:rsidP="00000B9E">
      <w:pPr>
        <w:contextualSpacing/>
      </w:pPr>
      <w:r>
        <w:t xml:space="preserve">    Invariant checks:</w:t>
      </w:r>
    </w:p>
    <w:p w14:paraId="14A92469" w14:textId="77777777" w:rsidR="00000B9E" w:rsidRDefault="00000B9E" w:rsidP="00000B9E">
      <w:pPr>
        <w:contextualSpacing/>
      </w:pPr>
      <w:r>
        <w:t xml:space="preserve">        on success, if property exists on target, check if existing descriptor is compatible with argument descriptor</w:t>
      </w:r>
    </w:p>
    <w:p w14:paraId="37E68F16" w14:textId="77777777" w:rsidR="00000B9E" w:rsidRDefault="00000B9E" w:rsidP="00000B9E">
      <w:pPr>
        <w:contextualSpacing/>
      </w:pPr>
      <w:r>
        <w:t xml:space="preserve">        on success, if argument descriptor is non-configurable, check if the property exists on the target and is also non-configurable</w:t>
      </w:r>
    </w:p>
    <w:p w14:paraId="230C08A6" w14:textId="77777777" w:rsidR="00000B9E" w:rsidRDefault="00000B9E" w:rsidP="00000B9E"/>
    <w:p w14:paraId="1FB490FD" w14:textId="77777777" w:rsidR="00000B9E" w:rsidRDefault="00000B9E" w:rsidP="00000B9E">
      <w:r>
        <w:t>getOwnPropertyNames</w:t>
      </w:r>
    </w:p>
    <w:p w14:paraId="6D2AF4BA" w14:textId="77777777" w:rsidR="00000B9E" w:rsidRPr="00864B20" w:rsidRDefault="00000B9E" w:rsidP="00000B9E">
      <w:pPr>
        <w:contextualSpacing/>
        <w:rPr>
          <w:i/>
          <w:iCs/>
        </w:rPr>
      </w:pPr>
      <w:r w:rsidRPr="00864B20">
        <w:rPr>
          <w:i/>
          <w:iCs/>
        </w:rPr>
        <w:t xml:space="preserve">    Non-configurability invariant: must report all sealed properties</w:t>
      </w:r>
    </w:p>
    <w:p w14:paraId="23FB73F7" w14:textId="77777777" w:rsidR="00000B9E" w:rsidRDefault="00000B9E" w:rsidP="00000B9E">
      <w:pPr>
        <w:contextualSpacing/>
      </w:pPr>
      <w:r>
        <w:t xml:space="preserve">    Non-extensibility invariant: must not list new property names</w:t>
      </w:r>
      <w:r>
        <w:rPr>
          <w:rFonts w:ascii="MS Gothic" w:eastAsia="MS Gothic" w:hAnsi="MS Gothic" w:cs="MS Gothic" w:hint="eastAsia"/>
        </w:rPr>
        <w:t> </w:t>
      </w:r>
    </w:p>
    <w:p w14:paraId="009C8FE5" w14:textId="77777777" w:rsidR="00000B9E" w:rsidRDefault="00000B9E" w:rsidP="00000B9E">
      <w:pPr>
        <w:contextualSpacing/>
      </w:pPr>
      <w:r>
        <w:t xml:space="preserve">    Invariant checks:</w:t>
      </w:r>
    </w:p>
    <w:p w14:paraId="1148EA68" w14:textId="77777777" w:rsidR="00000B9E" w:rsidRDefault="00000B9E" w:rsidP="00000B9E">
      <w:pPr>
        <w:contextualSpacing/>
      </w:pPr>
      <w:r>
        <w:t xml:space="preserve">        check whether all sealed target properties are present in the trap result</w:t>
      </w:r>
    </w:p>
    <w:p w14:paraId="355563B0" w14:textId="77777777" w:rsidR="00000B9E" w:rsidRDefault="00000B9E" w:rsidP="00000B9E">
      <w:pPr>
        <w:contextualSpacing/>
      </w:pPr>
      <w:r>
        <w:t xml:space="preserve">        If the target is non-extensible, check that no new properties are listed in the trap result</w:t>
      </w:r>
    </w:p>
    <w:p w14:paraId="27DE15FE" w14:textId="77777777" w:rsidR="00000B9E" w:rsidRDefault="00000B9E" w:rsidP="00000B9E"/>
    <w:p w14:paraId="0DFE7234" w14:textId="77777777" w:rsidR="00000B9E" w:rsidRDefault="00000B9E" w:rsidP="00000B9E">
      <w:r>
        <w:t>deleteProperty</w:t>
      </w:r>
    </w:p>
    <w:p w14:paraId="756FE434" w14:textId="77777777" w:rsidR="00000B9E" w:rsidRDefault="00000B9E" w:rsidP="00000B9E">
      <w:pPr>
        <w:contextualSpacing/>
      </w:pPr>
      <w:r>
        <w:t xml:space="preserve">    Non-configurability invariant: cannot succeed (return true) for sealed properties</w:t>
      </w:r>
    </w:p>
    <w:p w14:paraId="6092A6FF" w14:textId="77777777" w:rsidR="00000B9E" w:rsidRDefault="00000B9E" w:rsidP="00000B9E">
      <w:pPr>
        <w:contextualSpacing/>
      </w:pPr>
      <w:r>
        <w:t xml:space="preserve">    Invariant checks:</w:t>
      </w:r>
    </w:p>
    <w:p w14:paraId="751D6FDB" w14:textId="77777777" w:rsidR="00000B9E" w:rsidRDefault="00000B9E" w:rsidP="00000B9E">
      <w:pPr>
        <w:contextualSpacing/>
      </w:pPr>
      <w:r>
        <w:t xml:space="preserve">        on success, check if the target property is configurable</w:t>
      </w:r>
    </w:p>
    <w:p w14:paraId="055921FE" w14:textId="77777777" w:rsidR="00000B9E" w:rsidRDefault="00000B9E" w:rsidP="00000B9E"/>
    <w:p w14:paraId="4779C372" w14:textId="77777777" w:rsidR="00000B9E" w:rsidRDefault="00000B9E" w:rsidP="00000B9E">
      <w:r>
        <w:t>getPrototypeOf</w:t>
      </w:r>
    </w:p>
    <w:p w14:paraId="254BD2C5" w14:textId="77777777" w:rsidR="00000B9E" w:rsidRDefault="00000B9E" w:rsidP="00000B9E">
      <w:r>
        <w:t xml:space="preserve">    Invariant check: check whether the target’s prototype and the trap result are identical (according to the egal operator)</w:t>
      </w:r>
    </w:p>
    <w:p w14:paraId="68E187AF" w14:textId="77777777" w:rsidR="00000B9E" w:rsidRDefault="00000B9E" w:rsidP="00000B9E">
      <w:r>
        <w:t>freeze | seal | preventExtensions</w:t>
      </w:r>
    </w:p>
    <w:p w14:paraId="2F1F46A7" w14:textId="77777777" w:rsidR="00000B9E" w:rsidRDefault="00000B9E" w:rsidP="00000B9E">
      <w:pPr>
        <w:contextualSpacing/>
      </w:pPr>
      <w:r>
        <w:t xml:space="preserve">    Invariant checks:</w:t>
      </w:r>
    </w:p>
    <w:p w14:paraId="5DE634BB" w14:textId="77777777" w:rsidR="00000B9E" w:rsidRDefault="00000B9E" w:rsidP="00000B9E">
      <w:pPr>
        <w:contextualSpacing/>
      </w:pPr>
      <w:r>
        <w:t xml:space="preserve">        on success, check if isFrozen(target), isSealed(target) or !isExtensible(target)</w:t>
      </w:r>
    </w:p>
    <w:p w14:paraId="6381CF62" w14:textId="77777777" w:rsidR="00000B9E" w:rsidRDefault="00000B9E" w:rsidP="00000B9E"/>
    <w:p w14:paraId="05FDE08F" w14:textId="77777777" w:rsidR="00000B9E" w:rsidRDefault="00000B9E" w:rsidP="00000B9E">
      <w:r>
        <w:t>isFrozen | isSealed | isExtensible</w:t>
      </w:r>
    </w:p>
    <w:p w14:paraId="779C8E62" w14:textId="77777777" w:rsidR="00000B9E" w:rsidRDefault="00000B9E" w:rsidP="00000B9E">
      <w:r>
        <w:t xml:space="preserve">    Invariant check: check whether the boolean trap result is equal to isFrozen(target), isSealed(target) or isExtensible(target)</w:t>
      </w:r>
    </w:p>
    <w:p w14:paraId="4C0F4DE5" w14:textId="77777777" w:rsidR="00000B9E" w:rsidRDefault="00000B9E" w:rsidP="00000B9E">
      <w:r>
        <w:t>hasOwn</w:t>
      </w:r>
    </w:p>
    <w:p w14:paraId="022C339F" w14:textId="77777777" w:rsidR="00000B9E" w:rsidRDefault="00000B9E" w:rsidP="00000B9E">
      <w:pPr>
        <w:contextualSpacing/>
      </w:pPr>
      <w:r>
        <w:t xml:space="preserve">    Non-configurability invariant: cannot return </w:t>
      </w:r>
      <w:r w:rsidRPr="00165778">
        <w:rPr>
          <w:b/>
        </w:rPr>
        <w:t>false</w:t>
      </w:r>
      <w:r>
        <w:t xml:space="preserve"> for sealed properties</w:t>
      </w:r>
    </w:p>
    <w:p w14:paraId="74C4FDAD" w14:textId="77777777" w:rsidR="00000B9E" w:rsidRDefault="00000B9E" w:rsidP="00000B9E">
      <w:pPr>
        <w:contextualSpacing/>
      </w:pPr>
      <w:r>
        <w:t xml:space="preserve">    Non-extensibility invariant: must return </w:t>
      </w:r>
      <w:r w:rsidRPr="00165778">
        <w:rPr>
          <w:b/>
        </w:rPr>
        <w:t>false</w:t>
      </w:r>
      <w:r>
        <w:t xml:space="preserve"> for new properties</w:t>
      </w:r>
      <w:r>
        <w:rPr>
          <w:rFonts w:ascii="MS Gothic" w:eastAsia="MS Gothic" w:hAnsi="MS Gothic" w:cs="MS Gothic" w:hint="eastAsia"/>
        </w:rPr>
        <w:t> </w:t>
      </w:r>
    </w:p>
    <w:p w14:paraId="4444C86A" w14:textId="77777777" w:rsidR="00000B9E" w:rsidRDefault="00000B9E" w:rsidP="00000B9E">
      <w:pPr>
        <w:contextualSpacing/>
      </w:pPr>
      <w:r>
        <w:t xml:space="preserve">    Invariant checks:</w:t>
      </w:r>
    </w:p>
    <w:p w14:paraId="1DC970F0" w14:textId="77777777" w:rsidR="00000B9E" w:rsidRDefault="00000B9E" w:rsidP="00000B9E">
      <w:pPr>
        <w:contextualSpacing/>
      </w:pPr>
      <w:r>
        <w:t xml:space="preserve">        if </w:t>
      </w:r>
      <w:r w:rsidRPr="00165778">
        <w:rPr>
          <w:b/>
        </w:rPr>
        <w:t>false</w:t>
      </w:r>
      <w:r>
        <w:t xml:space="preserve"> is returned, check if the target property is configurable</w:t>
      </w:r>
    </w:p>
    <w:p w14:paraId="53FE6647" w14:textId="77777777" w:rsidR="00000B9E" w:rsidRDefault="00000B9E" w:rsidP="00000B9E">
      <w:pPr>
        <w:contextualSpacing/>
      </w:pPr>
      <w:r>
        <w:t xml:space="preserve">        if </w:t>
      </w:r>
      <w:r w:rsidRPr="00165778">
        <w:rPr>
          <w:b/>
        </w:rPr>
        <w:t>false</w:t>
      </w:r>
      <w:r>
        <w:t xml:space="preserve"> is returned, the property does not exist on target, and the target is non-extensible, throw a TypeError</w:t>
      </w:r>
    </w:p>
    <w:p w14:paraId="61A68962" w14:textId="77777777" w:rsidR="00000B9E" w:rsidRDefault="00000B9E" w:rsidP="00000B9E"/>
    <w:p w14:paraId="4CF15B67" w14:textId="77777777" w:rsidR="00000B9E" w:rsidRDefault="00000B9E" w:rsidP="00000B9E">
      <w:r>
        <w:t>has</w:t>
      </w:r>
    </w:p>
    <w:p w14:paraId="624C6059" w14:textId="77777777" w:rsidR="00000B9E" w:rsidRDefault="00000B9E" w:rsidP="00000B9E">
      <w:pPr>
        <w:contextualSpacing/>
      </w:pPr>
      <w:r>
        <w:t xml:space="preserve">    Non-configurability invariant: cannot return </w:t>
      </w:r>
      <w:r w:rsidRPr="00165778">
        <w:rPr>
          <w:b/>
        </w:rPr>
        <w:t>false</w:t>
      </w:r>
      <w:r>
        <w:t xml:space="preserve"> for sealed properties</w:t>
      </w:r>
    </w:p>
    <w:p w14:paraId="27191FAF" w14:textId="77777777" w:rsidR="00000B9E" w:rsidRDefault="00000B9E" w:rsidP="00000B9E">
      <w:pPr>
        <w:contextualSpacing/>
      </w:pPr>
      <w:r>
        <w:t xml:space="preserve">    Invariant checks:</w:t>
      </w:r>
    </w:p>
    <w:p w14:paraId="09E13EE4" w14:textId="77777777" w:rsidR="00000B9E" w:rsidRDefault="00000B9E" w:rsidP="00000B9E">
      <w:pPr>
        <w:contextualSpacing/>
      </w:pPr>
      <w:r>
        <w:t xml:space="preserve">        if </w:t>
      </w:r>
      <w:r w:rsidRPr="00165778">
        <w:rPr>
          <w:b/>
        </w:rPr>
        <w:t>false</w:t>
      </w:r>
      <w:r>
        <w:t xml:space="preserve"> is returned, check if the target property is configurable</w:t>
      </w:r>
    </w:p>
    <w:p w14:paraId="21365ACA" w14:textId="77777777" w:rsidR="00000B9E" w:rsidRDefault="00000B9E" w:rsidP="00000B9E"/>
    <w:p w14:paraId="3D45C66F" w14:textId="77777777" w:rsidR="00000B9E" w:rsidRDefault="00000B9E" w:rsidP="00000B9E">
      <w:r>
        <w:t>get</w:t>
      </w:r>
    </w:p>
    <w:p w14:paraId="38DA5C01" w14:textId="77777777" w:rsidR="00000B9E" w:rsidRDefault="00000B9E" w:rsidP="00000B9E">
      <w:r>
        <w:t xml:space="preserve">    Non-configurability invariant: cannot return inconsistent values for frozen data properties, and must return </w:t>
      </w:r>
      <w:r w:rsidRPr="00C332EF">
        <w:rPr>
          <w:b/>
        </w:rPr>
        <w:t>undefined</w:t>
      </w:r>
      <w:r>
        <w:t xml:space="preserve"> for sealed accessors with an </w:t>
      </w:r>
      <w:r w:rsidRPr="00C332EF">
        <w:rPr>
          <w:b/>
        </w:rPr>
        <w:t>undefined</w:t>
      </w:r>
      <w:r>
        <w:t xml:space="preserve"> getter</w:t>
      </w:r>
      <w:r>
        <w:rPr>
          <w:rFonts w:ascii="MS Gothic" w:eastAsia="MS Gothic" w:hAnsi="MS Gothic" w:cs="MS Gothic" w:hint="eastAsia"/>
        </w:rPr>
        <w:t> </w:t>
      </w:r>
    </w:p>
    <w:p w14:paraId="2C085760" w14:textId="77777777" w:rsidR="00000B9E" w:rsidRDefault="00000B9E" w:rsidP="00000B9E">
      <w:r>
        <w:t xml:space="preserve">    Invariant checks:</w:t>
      </w:r>
    </w:p>
    <w:p w14:paraId="570CBC84" w14:textId="77777777" w:rsidR="00000B9E" w:rsidRDefault="00000B9E" w:rsidP="00000B9E">
      <w:r>
        <w:t xml:space="preserve">        if property exists on target as a data property, check whether the target property’s value and the trap result are identical (according to the egal operator)</w:t>
      </w:r>
    </w:p>
    <w:p w14:paraId="1EA8E81A" w14:textId="77777777" w:rsidR="00000B9E" w:rsidRDefault="00000B9E" w:rsidP="00000B9E">
      <w:r>
        <w:t xml:space="preserve">        if property exists on target as an accessor, and the accessor’s get attribute is </w:t>
      </w:r>
      <w:r w:rsidRPr="00C332EF">
        <w:rPr>
          <w:b/>
        </w:rPr>
        <w:t>undefined</w:t>
      </w:r>
      <w:r>
        <w:t xml:space="preserve">, check whether the trap result is also </w:t>
      </w:r>
      <w:r w:rsidRPr="00C332EF">
        <w:rPr>
          <w:b/>
        </w:rPr>
        <w:t>undefined</w:t>
      </w:r>
      <w:r>
        <w:t>.</w:t>
      </w:r>
    </w:p>
    <w:p w14:paraId="50DCE03F" w14:textId="77777777" w:rsidR="00000B9E" w:rsidRDefault="00000B9E" w:rsidP="00000B9E">
      <w:r>
        <w:t>set</w:t>
      </w:r>
    </w:p>
    <w:p w14:paraId="4493B092" w14:textId="77777777" w:rsidR="00000B9E" w:rsidRDefault="00000B9E" w:rsidP="00000B9E">
      <w:pPr>
        <w:contextualSpacing/>
      </w:pPr>
      <w:r>
        <w:t xml:space="preserve">    Non-configurability invariant: cannot succeed (return true) for frozen data properties or sealed accessors with an </w:t>
      </w:r>
      <w:r w:rsidRPr="00C332EF">
        <w:rPr>
          <w:b/>
        </w:rPr>
        <w:t>undefined</w:t>
      </w:r>
      <w:r>
        <w:t xml:space="preserve"> setter</w:t>
      </w:r>
      <w:r>
        <w:rPr>
          <w:rFonts w:ascii="MS Gothic" w:eastAsia="MS Gothic" w:hAnsi="MS Gothic" w:cs="MS Gothic" w:hint="eastAsia"/>
        </w:rPr>
        <w:t> </w:t>
      </w:r>
    </w:p>
    <w:p w14:paraId="70E9A927" w14:textId="77777777" w:rsidR="00000B9E" w:rsidRDefault="00000B9E" w:rsidP="00000B9E">
      <w:pPr>
        <w:contextualSpacing/>
      </w:pPr>
      <w:r>
        <w:t xml:space="preserve">    Invariant checks:</w:t>
      </w:r>
    </w:p>
    <w:p w14:paraId="4F0B2E62" w14:textId="77777777" w:rsidR="00000B9E" w:rsidRDefault="00000B9E" w:rsidP="00000B9E">
      <w:pPr>
        <w:contextualSpacing/>
      </w:pPr>
      <w:r>
        <w:t xml:space="preserve">        on success, if property exists on target as a data property, check whether the target property’s value and the update value are identical (according to the egal operator)</w:t>
      </w:r>
    </w:p>
    <w:p w14:paraId="7AFF511F" w14:textId="77777777" w:rsidR="00000B9E" w:rsidRDefault="00000B9E" w:rsidP="00000B9E">
      <w:pPr>
        <w:contextualSpacing/>
      </w:pPr>
      <w:r>
        <w:t xml:space="preserve">        on success, if property exists on target as an accessor, check whether the accessor’s set attribute is not </w:t>
      </w:r>
      <w:r w:rsidRPr="00C332EF">
        <w:rPr>
          <w:b/>
        </w:rPr>
        <w:t>undefined</w:t>
      </w:r>
    </w:p>
    <w:p w14:paraId="2FD80534" w14:textId="77777777" w:rsidR="00000B9E" w:rsidRDefault="00000B9E" w:rsidP="00000B9E"/>
    <w:p w14:paraId="0D4C67F2" w14:textId="77777777" w:rsidR="00000B9E" w:rsidRDefault="00000B9E" w:rsidP="00000B9E">
      <w:r>
        <w:t>keys</w:t>
      </w:r>
    </w:p>
    <w:p w14:paraId="473C7067" w14:textId="77777777" w:rsidR="00000B9E" w:rsidRDefault="00000B9E" w:rsidP="00000B9E">
      <w:pPr>
        <w:contextualSpacing/>
      </w:pPr>
      <w:r>
        <w:t xml:space="preserve">    Non-configurability invariant: must report all enumerable sealed properties</w:t>
      </w:r>
    </w:p>
    <w:p w14:paraId="74B0EFD0" w14:textId="77777777" w:rsidR="00000B9E" w:rsidRDefault="00000B9E" w:rsidP="00000B9E">
      <w:pPr>
        <w:contextualSpacing/>
      </w:pPr>
      <w:r>
        <w:t xml:space="preserve">    Non-extensibility invariant: must not list new property names</w:t>
      </w:r>
    </w:p>
    <w:p w14:paraId="42ECFAF2" w14:textId="77777777" w:rsidR="00000B9E" w:rsidRDefault="00000B9E" w:rsidP="00000B9E">
      <w:pPr>
        <w:contextualSpacing/>
      </w:pPr>
      <w:r>
        <w:t xml:space="preserve">    Invariant checks:</w:t>
      </w:r>
    </w:p>
    <w:p w14:paraId="1863DD79" w14:textId="77777777" w:rsidR="00000B9E" w:rsidRDefault="00000B9E" w:rsidP="00000B9E">
      <w:pPr>
        <w:contextualSpacing/>
      </w:pPr>
      <w:r>
        <w:t xml:space="preserve">        Check whether all enumerable sealed target properties are listed in the trap result</w:t>
      </w:r>
    </w:p>
    <w:p w14:paraId="4A343057" w14:textId="77777777" w:rsidR="00000B9E" w:rsidRDefault="00000B9E" w:rsidP="00000B9E">
      <w:pPr>
        <w:contextualSpacing/>
      </w:pPr>
      <w:r>
        <w:t xml:space="preserve">        If the target is non-extensible, check that no new properties are listed in the trap result</w:t>
      </w:r>
    </w:p>
    <w:p w14:paraId="4F2F5B16" w14:textId="77777777" w:rsidR="00000B9E" w:rsidRDefault="00000B9E" w:rsidP="00000B9E"/>
    <w:p w14:paraId="66C640E5" w14:textId="77777777" w:rsidR="00000B9E" w:rsidRDefault="00000B9E" w:rsidP="00000B9E">
      <w:r>
        <w:t>enumerate</w:t>
      </w:r>
    </w:p>
    <w:p w14:paraId="5EB46C3A" w14:textId="77777777" w:rsidR="00000B9E" w:rsidRDefault="00000B9E" w:rsidP="00000B9E">
      <w:pPr>
        <w:contextualSpacing/>
      </w:pPr>
      <w:r>
        <w:t xml:space="preserve">    Non-configurability invariant: must report all enumerable sealed properties</w:t>
      </w:r>
    </w:p>
    <w:p w14:paraId="4AA8E182" w14:textId="77777777" w:rsidR="00000B9E" w:rsidRDefault="00000B9E" w:rsidP="00000B9E">
      <w:pPr>
        <w:contextualSpacing/>
      </w:pPr>
      <w:r>
        <w:t xml:space="preserve">    Invariant checks:</w:t>
      </w:r>
    </w:p>
    <w:p w14:paraId="4BE01C68" w14:textId="77777777" w:rsidR="00000B9E" w:rsidRDefault="00000B9E" w:rsidP="00000B9E">
      <w:r>
        <w:t xml:space="preserve">        Check whether all enumerable sealed target properties are listed in the trap result</w:t>
      </w:r>
      <w:commentRangeEnd w:id="410"/>
      <w:r>
        <w:rPr>
          <w:rStyle w:val="af6"/>
        </w:rPr>
        <w:commentReference w:id="410"/>
      </w:r>
    </w:p>
    <w:p w14:paraId="6FAE9600" w14:textId="77777777" w:rsidR="00000B9E" w:rsidRPr="00E77497" w:rsidRDefault="00000B9E" w:rsidP="00000B9E">
      <w:pPr>
        <w:spacing w:after="120"/>
      </w:pPr>
    </w:p>
    <w:p w14:paraId="17BD5E23" w14:textId="77777777" w:rsidR="00000B9E" w:rsidRPr="00FD0277" w:rsidDel="00A47373" w:rsidRDefault="00000B9E" w:rsidP="00000B9E">
      <w:pPr>
        <w:pStyle w:val="Note"/>
        <w:rPr>
          <w:del w:id="414" w:author="Rev 19 Allen Wirfs-Brock" w:date="2013-09-26T09:37:00Z"/>
          <w:strike/>
        </w:rPr>
      </w:pPr>
      <w:del w:id="415" w:author="Rev 19 Allen Wirfs-Brock" w:date="2013-09-26T09:37:00Z">
        <w:r w:rsidRPr="00FD0277" w:rsidDel="00A47373">
          <w:rPr>
            <w:strike/>
          </w:rPr>
          <w:delText>NOTE</w:delText>
        </w:r>
        <w:r w:rsidRPr="00FD0277" w:rsidDel="00A47373">
          <w:rPr>
            <w:strike/>
          </w:rPr>
          <w:tab/>
          <w:delText xml:space="preserve">This specification defines no ECMAScript language operators or built-in functions that permit a program to modify an object’s [[Prototype]] internal properties or to change the value of [[Extensible]] from </w:delText>
        </w:r>
        <w:r w:rsidRPr="00FD0277" w:rsidDel="00A47373">
          <w:rPr>
            <w:b/>
            <w:strike/>
          </w:rPr>
          <w:delText>false</w:delText>
        </w:r>
        <w:r w:rsidRPr="00FD0277" w:rsidDel="00A47373">
          <w:rPr>
            <w:strike/>
          </w:rPr>
          <w:delText xml:space="preserve"> to </w:delText>
        </w:r>
        <w:r w:rsidRPr="00FD0277" w:rsidDel="00A47373">
          <w:rPr>
            <w:b/>
            <w:strike/>
          </w:rPr>
          <w:delText>true</w:delText>
        </w:r>
        <w:r w:rsidRPr="00FD0277" w:rsidDel="00A47373">
          <w:rPr>
            <w:strike/>
          </w:rPr>
          <w:delText>. Implementation specific extensions that modify [[Prototype]] or [[Extensible]] must not violate the invariants defined in the preceding paragraph.</w:delText>
        </w:r>
      </w:del>
    </w:p>
    <w:p w14:paraId="56D119FD" w14:textId="77777777" w:rsidR="00000B9E" w:rsidRPr="00E77497" w:rsidRDefault="00000B9E" w:rsidP="00000B9E">
      <w:r w:rsidRPr="00E77497">
        <w:t xml:space="preserve">Unless otherwise specified, the </w:t>
      </w:r>
      <w:r>
        <w:t>standard</w:t>
      </w:r>
      <w:r w:rsidRPr="00E77497">
        <w:t xml:space="preserve"> ECMAScript objects</w:t>
      </w:r>
      <w:r>
        <w:t xml:space="preserve"> are ordinary objects and</w:t>
      </w:r>
      <w:r w:rsidRPr="00E77497">
        <w:t xml:space="preserve"> behave as described in </w:t>
      </w:r>
      <w:r w:rsidR="00E86857">
        <w:fldChar w:fldCharType="begin"/>
      </w:r>
      <w:r w:rsidR="00E86857">
        <w:instrText xml:space="preserve"> REF _Ref365537541 \r \h </w:instrText>
      </w:r>
      <w:r w:rsidR="00E86857">
        <w:fldChar w:fldCharType="separate"/>
      </w:r>
      <w:r w:rsidR="00D433E8">
        <w:t>9.1</w:t>
      </w:r>
      <w:r w:rsidR="00E86857">
        <w:fldChar w:fldCharType="end"/>
      </w:r>
      <w:r w:rsidRPr="00E77497">
        <w:t xml:space="preserve">. </w:t>
      </w:r>
      <w:r>
        <w:t xml:space="preserve"> Some standard objects are exotic objects and have behaviour defined in </w:t>
      </w:r>
      <w:r w:rsidR="00E86857">
        <w:fldChar w:fldCharType="begin"/>
      </w:r>
      <w:r w:rsidR="00E86857">
        <w:instrText xml:space="preserve"> REF _Ref365537558 \r \h </w:instrText>
      </w:r>
      <w:r w:rsidR="00E86857">
        <w:fldChar w:fldCharType="separate"/>
      </w:r>
      <w:r w:rsidR="00D433E8">
        <w:t>9.2</w:t>
      </w:r>
      <w:r w:rsidR="00E86857">
        <w:fldChar w:fldCharType="end"/>
      </w:r>
      <w:r>
        <w:t>.</w:t>
      </w:r>
    </w:p>
    <w:p w14:paraId="2EDEDE5F" w14:textId="77777777" w:rsidR="00000B9E" w:rsidRPr="00E77497" w:rsidRDefault="00000B9E" w:rsidP="00000B9E">
      <w:r>
        <w:t>Exotic</w:t>
      </w:r>
      <w:r w:rsidRPr="00E77497">
        <w:t xml:space="preserve"> objects may implement internal methods in any manner unless specified otherwise; for example, one possibility is that [[Get]] and [[</w:t>
      </w:r>
      <w:r>
        <w:t>Set</w:t>
      </w:r>
      <w:r w:rsidRPr="00E77497">
        <w:t xml:space="preserve">]] for a particular </w:t>
      </w:r>
      <w:r>
        <w:t>exotic</w:t>
      </w:r>
      <w:r w:rsidRPr="00E77497">
        <w:t xml:space="preserve"> object indeed fetch and store property values but [[</w:t>
      </w:r>
      <w:del w:id="416" w:author="Rev 19 Allen Wirfs-Brock" w:date="2013-09-26T09:36:00Z">
        <w:r w:rsidRPr="00E77497" w:rsidDel="00A47373">
          <w:delText>Has</w:delText>
        </w:r>
        <w:r w:rsidDel="00A47373">
          <w:delText>Own</w:delText>
        </w:r>
        <w:r w:rsidRPr="00E77497" w:rsidDel="00A47373">
          <w:delText>Property</w:delText>
        </w:r>
      </w:del>
      <w:ins w:id="417" w:author="Rev 19 Allen Wirfs-Brock" w:date="2013-09-26T09:36:00Z">
        <w:r w:rsidR="00A47373">
          <w:t>GetOwnProperty</w:t>
        </w:r>
      </w:ins>
      <w:r w:rsidRPr="00E77497">
        <w:t xml:space="preserve">]] always generates </w:t>
      </w:r>
      <w:del w:id="418" w:author="Rev 19 Allen Wirfs-Brock" w:date="2013-09-26T09:36:00Z">
        <w:r w:rsidRPr="00E77497" w:rsidDel="00A47373">
          <w:rPr>
            <w:b/>
          </w:rPr>
          <w:delText>false</w:delText>
        </w:r>
      </w:del>
      <w:ins w:id="419" w:author="Rev 19 Allen Wirfs-Brock" w:date="2013-09-26T09:36:00Z">
        <w:r w:rsidR="00A47373">
          <w:rPr>
            <w:b/>
          </w:rPr>
          <w:t>undefined</w:t>
        </w:r>
      </w:ins>
      <w:r w:rsidRPr="00E77497">
        <w:t>. However, if any specified manipulation of a</w:t>
      </w:r>
      <w:r>
        <w:t>n</w:t>
      </w:r>
      <w:r w:rsidRPr="00E77497">
        <w:t xml:space="preserve"> </w:t>
      </w:r>
      <w:r>
        <w:t>exotic</w:t>
      </w:r>
      <w:r w:rsidRPr="00E77497">
        <w:t xml:space="preserve"> object's internal properties is not supported by an implementation, that manipulation must throw a </w:t>
      </w:r>
      <w:r w:rsidRPr="00E77497">
        <w:rPr>
          <w:b/>
        </w:rPr>
        <w:t>TypeError</w:t>
      </w:r>
      <w:r w:rsidRPr="00E77497">
        <w:t xml:space="preserve"> exception when attempted.</w:t>
      </w:r>
    </w:p>
    <w:p w14:paraId="3705A5B9" w14:textId="77777777" w:rsidR="00000B9E" w:rsidRPr="00E77497" w:rsidRDefault="00000B9E" w:rsidP="00000B9E">
      <w:pPr>
        <w:spacing w:after="120"/>
      </w:pPr>
      <w:r w:rsidRPr="00E77497">
        <w:t>The [[GetOwnProperty]] internal method of a</w:t>
      </w:r>
      <w:r>
        <w:t>ll</w:t>
      </w:r>
      <w:r w:rsidRPr="00E77497">
        <w:t xml:space="preserve"> object</w:t>
      </w:r>
      <w:r>
        <w:t>s</w:t>
      </w:r>
      <w:r w:rsidRPr="00E77497">
        <w:t xml:space="preserve"> must conform to the following invariants for each property of the object:</w:t>
      </w:r>
    </w:p>
    <w:p w14:paraId="6EB3816C" w14:textId="77777777" w:rsidR="00000B9E" w:rsidRPr="00E77497" w:rsidRDefault="00000B9E" w:rsidP="00000B9E">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14:paraId="7778F68E" w14:textId="77777777" w:rsidR="00000B9E" w:rsidRPr="00E77497" w:rsidRDefault="00000B9E" w:rsidP="00000B9E">
      <w:pPr>
        <w:numPr>
          <w:ilvl w:val="0"/>
          <w:numId w:val="35"/>
        </w:numPr>
      </w:pPr>
      <w:r w:rsidRPr="00E77497">
        <w:t xml:space="preserve">If a property is described as a data property and its [[Writable]] and [[Configurable]] are both </w:t>
      </w:r>
      <w:r w:rsidRPr="00E77497">
        <w:rPr>
          <w:b/>
        </w:rPr>
        <w:t>false</w:t>
      </w:r>
      <w:r w:rsidRPr="00E77497">
        <w:t xml:space="preserve">, then the SameValue (according to </w:t>
      </w:r>
      <w:r w:rsidR="002E14E9">
        <w:fldChar w:fldCharType="begin"/>
      </w:r>
      <w:r w:rsidR="002E14E9">
        <w:instrText xml:space="preserve"> REF _Ref365530473 \r \h </w:instrText>
      </w:r>
      <w:r w:rsidR="002E14E9">
        <w:fldChar w:fldCharType="separate"/>
      </w:r>
      <w:r w:rsidR="00D433E8">
        <w:t>7.2.3</w:t>
      </w:r>
      <w:r w:rsidR="002E14E9">
        <w:fldChar w:fldCharType="end"/>
      </w:r>
      <w:r w:rsidRPr="00E77497">
        <w:t>) must be returned for the [[Value]] attribute of the property on all calls to [[GetOwnProperty]].</w:t>
      </w:r>
    </w:p>
    <w:p w14:paraId="76979C32" w14:textId="77777777" w:rsidR="00000B9E" w:rsidRPr="00E77497" w:rsidRDefault="00000B9E" w:rsidP="00000B9E">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14:paraId="315018AF" w14:textId="77777777" w:rsidR="00000B9E" w:rsidRPr="00E77497" w:rsidRDefault="00000B9E" w:rsidP="00000B9E">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14:paraId="68CFC86A" w14:textId="77777777" w:rsidR="00000B9E" w:rsidRPr="00E77497" w:rsidRDefault="00000B9E" w:rsidP="00000B9E">
      <w:pPr>
        <w:numPr>
          <w:ilvl w:val="0"/>
          <w:numId w:val="35"/>
        </w:numPr>
      </w:pPr>
      <w:r w:rsidRPr="00E77497">
        <w:t xml:space="preserve">If the </w:t>
      </w:r>
      <w:r>
        <w:t>result of</w:t>
      </w:r>
      <w:r w:rsidRPr="00E77497">
        <w:t xml:space="preserve"> </w:t>
      </w:r>
      <w:r>
        <w:t>calling</w:t>
      </w:r>
      <w:r w:rsidRPr="00E77497">
        <w:t xml:space="preserve"> </w:t>
      </w:r>
      <w:r>
        <w:t>an</w:t>
      </w:r>
      <w:r w:rsidRPr="00E77497">
        <w:t xml:space="preserve"> object’s [[</w:t>
      </w:r>
      <w:r>
        <w:t>Is</w:t>
      </w:r>
      <w:r w:rsidRPr="00E77497">
        <w:t xml:space="preserve">Extensible]] internal </w:t>
      </w:r>
      <w:r>
        <w:t>method</w:t>
      </w:r>
      <w:r w:rsidRPr="00E77497">
        <w:t xml:space="preserve"> has been observed by ECMAScript code to be </w:t>
      </w:r>
      <w:r w:rsidRPr="00E77497">
        <w:rPr>
          <w:b/>
        </w:rPr>
        <w:t>false</w:t>
      </w:r>
      <w:r w:rsidRPr="00E77497">
        <w:t>, then if a call to [[GetOwnProperty]] describes a property as non-existent all subsequent calls must also describe that property as non-existent.</w:t>
      </w:r>
    </w:p>
    <w:p w14:paraId="0648785B" w14:textId="77777777" w:rsidR="00000B9E" w:rsidRPr="00E77497" w:rsidRDefault="00000B9E" w:rsidP="00000B9E">
      <w:r w:rsidRPr="00E77497">
        <w:t>The [[DefineOwnProperty]] internal method of a</w:t>
      </w:r>
      <w:r>
        <w:t>ll</w:t>
      </w:r>
      <w:r w:rsidRPr="00E77497">
        <w:t xml:space="preserve"> object</w:t>
      </w:r>
      <w:r>
        <w:t>s</w:t>
      </w:r>
      <w:r w:rsidRPr="00E77497">
        <w:t xml:space="preserve"> must not permit the addition of a new property to a</w:t>
      </w:r>
      <w:r>
        <w:t>n</w:t>
      </w:r>
      <w:r w:rsidRPr="00E77497">
        <w:t xml:space="preserve"> object if the [[Extensible]] internal </w:t>
      </w:r>
      <w:r>
        <w:t>method</w:t>
      </w:r>
      <w:r w:rsidRPr="00E77497">
        <w:t xml:space="preserve"> of that object has been observed by ECMAScript code to be </w:t>
      </w:r>
      <w:r w:rsidRPr="00E77497">
        <w:rPr>
          <w:b/>
        </w:rPr>
        <w:t>false</w:t>
      </w:r>
      <w:r w:rsidRPr="00E77497">
        <w:t xml:space="preserve">. </w:t>
      </w:r>
    </w:p>
    <w:p w14:paraId="253DF97A" w14:textId="77777777" w:rsidR="00000B9E" w:rsidRPr="00E77497" w:rsidRDefault="00000B9E" w:rsidP="00000B9E">
      <w:r w:rsidRPr="00E77497">
        <w:t>If the</w:t>
      </w:r>
      <w:r>
        <w:t xml:space="preserve"> result of calling the</w:t>
      </w:r>
      <w:r w:rsidRPr="00E77497">
        <w:t xml:space="preserve"> [[</w:t>
      </w:r>
      <w:r>
        <w:t>Is</w:t>
      </w:r>
      <w:r w:rsidRPr="00E77497">
        <w:t xml:space="preserve">Extensible]] internal </w:t>
      </w:r>
      <w:r>
        <w:t>method</w:t>
      </w:r>
      <w:r w:rsidRPr="00E77497">
        <w:t xml:space="preserve"> of </w:t>
      </w:r>
      <w:r>
        <w:t>an</w:t>
      </w:r>
      <w:r w:rsidRPr="00E77497">
        <w:t xml:space="preserve"> object has been observed by ECMAScript code to be </w:t>
      </w:r>
      <w:r w:rsidRPr="00E77497">
        <w:rPr>
          <w:b/>
        </w:rPr>
        <w:t>false</w:t>
      </w:r>
      <w:r w:rsidRPr="00E77497">
        <w:t xml:space="preserve"> then it must not subsequently become </w:t>
      </w:r>
      <w:r w:rsidRPr="00E77497">
        <w:rPr>
          <w:b/>
        </w:rPr>
        <w:t>true</w:t>
      </w:r>
      <w:r w:rsidRPr="00E77497">
        <w:t>.</w:t>
      </w:r>
    </w:p>
    <w:p w14:paraId="55987C8F" w14:textId="77777777" w:rsidR="00000B9E" w:rsidRDefault="00000B9E" w:rsidP="00000B9E">
      <w:pPr>
        <w:pStyle w:val="40"/>
      </w:pPr>
      <w:r>
        <w:t>Well-Known Symbols and Intrinsics</w:t>
      </w:r>
    </w:p>
    <w:p w14:paraId="55EF5F7A" w14:textId="77777777" w:rsidR="00000B9E" w:rsidRDefault="00000B9E" w:rsidP="00000B9E">
      <w:pPr>
        <w:jc w:val="left"/>
        <w:rPr>
          <w:rFonts w:eastAsia="Arial Unicode MS"/>
        </w:rPr>
      </w:pPr>
      <w:r>
        <w:rPr>
          <w:rFonts w:eastAsia="Arial Unicode MS"/>
        </w:rPr>
        <w:t xml:space="preserve">Well-known symbols are built-in Symbol </w:t>
      </w:r>
      <w:del w:id="420" w:author="Rev 19 Allen Wirfs-Brock" w:date="2013-09-24T14:40:00Z">
        <w:r w:rsidDel="00CA269D">
          <w:rPr>
            <w:rFonts w:eastAsia="Arial Unicode MS"/>
          </w:rPr>
          <w:delText>exotic objects</w:delText>
        </w:r>
      </w:del>
      <w:ins w:id="421" w:author="Rev 19 Allen Wirfs-Brock" w:date="2013-09-24T14:40:00Z">
        <w:r w:rsidR="00CA269D">
          <w:rPr>
            <w:rFonts w:eastAsia="Arial Unicode MS"/>
          </w:rPr>
          <w:t>values</w:t>
        </w:r>
      </w:ins>
      <w:r>
        <w:rPr>
          <w:rFonts w:eastAsia="Arial Unicode MS"/>
        </w:rPr>
        <w:t xml:space="preserve"> (</w:t>
      </w:r>
      <w:ins w:id="422" w:author="Rev 19 Allen Wirfs-Brock" w:date="2013-09-24T14:40:00Z">
        <w:r w:rsidR="00CA269D">
          <w:rPr>
            <w:rFonts w:eastAsia="Arial Unicode MS"/>
          </w:rPr>
          <w:fldChar w:fldCharType="begin"/>
        </w:r>
        <w:r w:rsidR="00CA269D">
          <w:rPr>
            <w:rFonts w:eastAsia="Arial Unicode MS"/>
          </w:rPr>
          <w:instrText xml:space="preserve"> REF _Ref367796981 \r \h </w:instrText>
        </w:r>
      </w:ins>
      <w:r w:rsidR="00CA269D">
        <w:rPr>
          <w:rFonts w:eastAsia="Arial Unicode MS"/>
        </w:rPr>
      </w:r>
      <w:r w:rsidR="00CA269D">
        <w:rPr>
          <w:rFonts w:eastAsia="Arial Unicode MS"/>
        </w:rPr>
        <w:fldChar w:fldCharType="separate"/>
      </w:r>
      <w:ins w:id="423" w:author="Rev 19 Allen Wirfs-Brock" w:date="2013-09-27T13:21:00Z">
        <w:r w:rsidR="00D433E8">
          <w:rPr>
            <w:rFonts w:eastAsia="Arial Unicode MS"/>
          </w:rPr>
          <w:t>6.1.5</w:t>
        </w:r>
      </w:ins>
      <w:ins w:id="424" w:author="Rev 19 Allen Wirfs-Brock" w:date="2013-09-24T14:40:00Z">
        <w:r w:rsidR="00CA269D">
          <w:rPr>
            <w:rFonts w:eastAsia="Arial Unicode MS"/>
          </w:rPr>
          <w:fldChar w:fldCharType="end"/>
        </w:r>
      </w:ins>
      <w:del w:id="425" w:author="Rev 19 Allen Wirfs-Brock" w:date="2013-09-24T14:40:00Z">
        <w:r w:rsidR="00834ABD" w:rsidDel="00CA269D">
          <w:rPr>
            <w:rFonts w:eastAsia="Arial Unicode MS"/>
          </w:rPr>
          <w:fldChar w:fldCharType="begin"/>
        </w:r>
        <w:r w:rsidR="00834ABD" w:rsidDel="00CA269D">
          <w:rPr>
            <w:rFonts w:eastAsia="Arial Unicode MS"/>
          </w:rPr>
          <w:delInstrText xml:space="preserve"> REF _Ref365546221 \r \h </w:delInstrText>
        </w:r>
        <w:r w:rsidR="00834ABD" w:rsidDel="00CA269D">
          <w:rPr>
            <w:rFonts w:eastAsia="Arial Unicode MS"/>
          </w:rPr>
        </w:r>
        <w:r w:rsidR="00834ABD" w:rsidDel="00CA269D">
          <w:rPr>
            <w:rFonts w:eastAsia="Arial Unicode MS"/>
          </w:rPr>
          <w:fldChar w:fldCharType="separate"/>
        </w:r>
        <w:r w:rsidR="00083CEC" w:rsidDel="00CA269D">
          <w:rPr>
            <w:rFonts w:eastAsia="Arial Unicode MS"/>
          </w:rPr>
          <w:delText>9.2.4</w:delText>
        </w:r>
        <w:r w:rsidR="00834ABD" w:rsidDel="00CA269D">
          <w:rPr>
            <w:rFonts w:eastAsia="Arial Unicode MS"/>
          </w:rPr>
          <w:fldChar w:fldCharType="end"/>
        </w:r>
      </w:del>
      <w:r>
        <w:rPr>
          <w:rFonts w:eastAsia="Arial Unicode MS"/>
        </w:rPr>
        <w:t xml:space="preserve">) that are explicitly referenced by algorithms of this specification.  They are typically used as the keys of properties whose values serve as extension points of a specification algorithm.  Unless otherwise specified, well-known symbols </w:t>
      </w:r>
      <w:del w:id="426" w:author="Rev 19 Allen Wirfs-Brock" w:date="2013-09-24T14:43:00Z">
        <w:r w:rsidDel="00CA269D">
          <w:rPr>
            <w:rFonts w:eastAsia="Arial Unicode MS"/>
          </w:rPr>
          <w:delText xml:space="preserve">objects </w:delText>
        </w:r>
      </w:del>
      <w:ins w:id="427" w:author="Rev 19 Allen Wirfs-Brock" w:date="2013-09-24T14:43:00Z">
        <w:r w:rsidR="00CA269D">
          <w:rPr>
            <w:rFonts w:eastAsia="Arial Unicode MS"/>
          </w:rPr>
          <w:t xml:space="preserve">values </w:t>
        </w:r>
      </w:ins>
      <w:r>
        <w:rPr>
          <w:rFonts w:eastAsia="Arial Unicode MS"/>
        </w:rPr>
        <w:t>are shared by all Code Realms (</w:t>
      </w:r>
      <w:r w:rsidR="00E86857">
        <w:rPr>
          <w:rFonts w:eastAsia="Arial Unicode MS"/>
        </w:rPr>
        <w:fldChar w:fldCharType="begin"/>
      </w:r>
      <w:r w:rsidR="00E86857">
        <w:rPr>
          <w:rFonts w:eastAsia="Arial Unicode MS"/>
        </w:rPr>
        <w:instrText xml:space="preserve"> REF _Ref365537613 \r \h </w:instrText>
      </w:r>
      <w:r w:rsidR="00E86857">
        <w:rPr>
          <w:rFonts w:eastAsia="Arial Unicode MS"/>
        </w:rPr>
      </w:r>
      <w:r w:rsidR="00E86857">
        <w:rPr>
          <w:rFonts w:eastAsia="Arial Unicode MS"/>
        </w:rPr>
        <w:fldChar w:fldCharType="separate"/>
      </w:r>
      <w:r w:rsidR="00D433E8">
        <w:rPr>
          <w:rFonts w:eastAsia="Arial Unicode MS"/>
        </w:rPr>
        <w:t>8.2</w:t>
      </w:r>
      <w:r w:rsidR="00E86857">
        <w:rPr>
          <w:rFonts w:eastAsia="Arial Unicode MS"/>
        </w:rPr>
        <w:fldChar w:fldCharType="end"/>
      </w:r>
      <w:r>
        <w:rPr>
          <w:rFonts w:eastAsia="Arial Unicode MS"/>
        </w:rPr>
        <w:t>).</w:t>
      </w:r>
    </w:p>
    <w:p w14:paraId="5B2EA9E1" w14:textId="77777777" w:rsidR="00000B9E" w:rsidRPr="00E77497" w:rsidRDefault="00000B9E" w:rsidP="00000B9E">
      <w:pPr>
        <w:jc w:val="left"/>
        <w:rPr>
          <w:rFonts w:eastAsia="Arial Unicode MS"/>
        </w:rPr>
      </w:pPr>
      <w:r>
        <w:rPr>
          <w:rFonts w:eastAsia="Arial Unicode MS"/>
        </w:rPr>
        <w:t>Within this specification a well-known symbol is referred to by using a notation of the form @@name, where “name” is one of the values listed in</w:t>
      </w:r>
      <w:r w:rsidR="00CF10B9">
        <w:rPr>
          <w:rFonts w:eastAsia="Arial Unicode MS"/>
        </w:rPr>
        <w:t xml:space="preserve"> </w:t>
      </w:r>
      <w:r w:rsidR="00CF10B9">
        <w:rPr>
          <w:rFonts w:eastAsia="Arial Unicode MS"/>
        </w:rPr>
        <w:fldChar w:fldCharType="begin"/>
      </w:r>
      <w:r w:rsidR="00CF10B9">
        <w:rPr>
          <w:rFonts w:eastAsia="Arial Unicode MS"/>
        </w:rPr>
        <w:instrText xml:space="preserve"> REF _Ref365644804 \h </w:instrText>
      </w:r>
      <w:r w:rsidR="00CF10B9">
        <w:rPr>
          <w:rFonts w:eastAsia="Arial Unicode MS"/>
        </w:rPr>
      </w:r>
      <w:r w:rsidR="00CF10B9">
        <w:rPr>
          <w:rFonts w:eastAsia="Arial Unicode MS"/>
        </w:rPr>
        <w:fldChar w:fldCharType="separate"/>
      </w:r>
      <w:r w:rsidR="00D433E8">
        <w:t xml:space="preserve">Table </w:t>
      </w:r>
      <w:r w:rsidR="00D433E8">
        <w:rPr>
          <w:noProof/>
        </w:rPr>
        <w:t>6</w:t>
      </w:r>
      <w:r w:rsidR="00CF10B9">
        <w:rPr>
          <w:rFonts w:eastAsia="Arial Unicode MS"/>
        </w:rPr>
        <w:fldChar w:fldCharType="end"/>
      </w:r>
      <w:r>
        <w:rPr>
          <w:rFonts w:eastAsia="Arial Unicode MS"/>
        </w:rPr>
        <w:t>.</w:t>
      </w:r>
    </w:p>
    <w:p w14:paraId="2837FF6C" w14:textId="77777777" w:rsidR="00000B9E" w:rsidRDefault="00000B9E" w:rsidP="00000B9E">
      <w:pPr>
        <w:pStyle w:val="afffff4"/>
        <w:keepNext/>
        <w:jc w:val="center"/>
      </w:pPr>
      <w:bookmarkStart w:id="428" w:name="_Ref365644804"/>
      <w:r>
        <w:t xml:space="preserve">Table </w:t>
      </w:r>
      <w:r>
        <w:fldChar w:fldCharType="begin"/>
      </w:r>
      <w:r>
        <w:instrText xml:space="preserve"> SEQ Table \* ARABIC </w:instrText>
      </w:r>
      <w:r>
        <w:fldChar w:fldCharType="separate"/>
      </w:r>
      <w:r w:rsidR="00D433E8">
        <w:rPr>
          <w:noProof/>
        </w:rPr>
        <w:t>6</w:t>
      </w:r>
      <w:r>
        <w:fldChar w:fldCharType="end"/>
      </w:r>
      <w:bookmarkEnd w:id="428"/>
      <w:r w:rsidR="00CF10B9">
        <w:t xml:space="preserve"> </w:t>
      </w:r>
      <w:r w:rsidR="00CF10B9" w:rsidRPr="00E77497">
        <w:rPr>
          <w:rFonts w:eastAsia="Arial Unicode MS"/>
        </w:rPr>
        <w:t>—</w:t>
      </w:r>
      <w:r w:rsidR="00CF10B9">
        <w:rPr>
          <w:lang w:val="en-US"/>
        </w:rPr>
        <w:t xml:space="preserve"> </w:t>
      </w:r>
      <w:r>
        <w:rPr>
          <w:lang w:val="en-US"/>
        </w:rPr>
        <w:t>Well-known Symbols</w:t>
      </w:r>
    </w:p>
    <w:tbl>
      <w:tblPr>
        <w:tblW w:w="74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000" w:firstRow="0" w:lastRow="0" w:firstColumn="0" w:lastColumn="0" w:noHBand="0" w:noVBand="0"/>
      </w:tblPr>
      <w:tblGrid>
        <w:gridCol w:w="2465"/>
        <w:gridCol w:w="5009"/>
      </w:tblGrid>
      <w:tr w:rsidR="00000B9E" w:rsidRPr="00E77497" w14:paraId="0911A46C" w14:textId="77777777" w:rsidTr="00000B9E">
        <w:trPr>
          <w:trHeight w:val="338"/>
          <w:jc w:val="center"/>
        </w:trPr>
        <w:tc>
          <w:tcPr>
            <w:tcW w:w="2289" w:type="dxa"/>
            <w:tcBorders>
              <w:top w:val="single" w:sz="12" w:space="0" w:color="000000"/>
              <w:left w:val="single" w:sz="6" w:space="0" w:color="000000"/>
              <w:bottom w:val="single" w:sz="6" w:space="0" w:color="000000"/>
              <w:right w:val="single" w:sz="4" w:space="0" w:color="auto"/>
            </w:tcBorders>
            <w:shd w:val="solid" w:color="C0C0C0" w:fill="FFFFFF"/>
          </w:tcPr>
          <w:p w14:paraId="074E8E2E" w14:textId="77777777" w:rsidR="00000B9E" w:rsidRPr="00E77497" w:rsidRDefault="00000B9E" w:rsidP="00000B9E">
            <w:pPr>
              <w:keepNext/>
              <w:shd w:val="solid" w:color="C0C0C0" w:fill="FFFFFF"/>
              <w:spacing w:after="0"/>
              <w:rPr>
                <w:b/>
                <w:i/>
                <w:shd w:val="solid" w:color="C0C0C0" w:fill="FFFFFF"/>
              </w:rPr>
            </w:pPr>
            <w:r>
              <w:rPr>
                <w:b/>
                <w:i/>
                <w:shd w:val="solid" w:color="C0C0C0" w:fill="FFFFFF"/>
              </w:rPr>
              <w:t>Specification Name</w:t>
            </w:r>
            <w:ins w:id="429" w:author="Rev 19 Allen Wirfs-Brock" w:date="2013-09-24T14:42:00Z">
              <w:r w:rsidR="00CA269D">
                <w:rPr>
                  <w:b/>
                  <w:i/>
                  <w:shd w:val="solid" w:color="C0C0C0" w:fill="FFFFFF"/>
                </w:rPr>
                <w:t xml:space="preserve"> and [[Description]] </w:t>
              </w:r>
            </w:ins>
          </w:p>
        </w:tc>
        <w:tc>
          <w:tcPr>
            <w:tcW w:w="5185" w:type="dxa"/>
            <w:tcBorders>
              <w:top w:val="single" w:sz="12" w:space="0" w:color="000000"/>
              <w:left w:val="nil"/>
              <w:bottom w:val="single" w:sz="6" w:space="0" w:color="000000"/>
              <w:right w:val="single" w:sz="6" w:space="0" w:color="000000"/>
            </w:tcBorders>
            <w:shd w:val="solid" w:color="C0C0C0" w:fill="FFFFFF"/>
          </w:tcPr>
          <w:p w14:paraId="6BB13A2C" w14:textId="77777777" w:rsidR="00000B9E" w:rsidRDefault="00000B9E" w:rsidP="00000B9E">
            <w:pPr>
              <w:keepNext/>
              <w:shd w:val="solid" w:color="C0C0C0" w:fill="FFFFFF"/>
              <w:spacing w:after="0"/>
              <w:rPr>
                <w:b/>
                <w:i/>
                <w:shd w:val="solid" w:color="C0C0C0" w:fill="FFFFFF"/>
              </w:rPr>
            </w:pPr>
            <w:r>
              <w:rPr>
                <w:b/>
                <w:i/>
                <w:shd w:val="solid" w:color="C0C0C0" w:fill="FFFFFF"/>
              </w:rPr>
              <w:t>Value and Purpose</w:t>
            </w:r>
          </w:p>
        </w:tc>
      </w:tr>
      <w:tr w:rsidR="00000B9E" w:rsidRPr="00E77497" w14:paraId="34A3C2B5" w14:textId="77777777" w:rsidTr="00000B9E">
        <w:trPr>
          <w:jc w:val="center"/>
        </w:trPr>
        <w:tc>
          <w:tcPr>
            <w:tcW w:w="2289" w:type="dxa"/>
            <w:tcBorders>
              <w:top w:val="nil"/>
            </w:tcBorders>
          </w:tcPr>
          <w:p w14:paraId="04DD6F39" w14:textId="77777777" w:rsidR="00000B9E" w:rsidRDefault="00000B9E" w:rsidP="00000B9E">
            <w:pPr>
              <w:keepNext/>
              <w:spacing w:after="60"/>
              <w:rPr>
                <w:rFonts w:ascii="Times New Roman" w:hAnsi="Times New Roman"/>
              </w:rPr>
            </w:pPr>
            <w:r>
              <w:rPr>
                <w:rFonts w:ascii="Times New Roman" w:hAnsi="Times New Roman"/>
              </w:rPr>
              <w:t>@@create</w:t>
            </w:r>
          </w:p>
        </w:tc>
        <w:tc>
          <w:tcPr>
            <w:tcW w:w="5185" w:type="dxa"/>
            <w:tcBorders>
              <w:top w:val="nil"/>
            </w:tcBorders>
          </w:tcPr>
          <w:p w14:paraId="3E0082B9" w14:textId="77777777" w:rsidR="00000B9E" w:rsidRPr="00E77497" w:rsidRDefault="00000B9E" w:rsidP="00000B9E">
            <w:pPr>
              <w:keepNext/>
              <w:spacing w:after="60"/>
            </w:pPr>
            <w:r>
              <w:t>A method used to allocate an object.  Called from the [[Construct]] internal method.</w:t>
            </w:r>
          </w:p>
        </w:tc>
      </w:tr>
      <w:tr w:rsidR="00000B9E" w:rsidRPr="00E77497" w14:paraId="1F5260DB" w14:textId="77777777" w:rsidTr="00000B9E">
        <w:trPr>
          <w:jc w:val="center"/>
        </w:trPr>
        <w:tc>
          <w:tcPr>
            <w:tcW w:w="2289" w:type="dxa"/>
            <w:tcBorders>
              <w:top w:val="nil"/>
            </w:tcBorders>
          </w:tcPr>
          <w:p w14:paraId="097168E2" w14:textId="77777777" w:rsidR="00000B9E" w:rsidRPr="00543DFB" w:rsidRDefault="00000B9E" w:rsidP="00000B9E">
            <w:pPr>
              <w:keepNext/>
              <w:spacing w:after="60"/>
              <w:rPr>
                <w:rFonts w:ascii="Times New Roman" w:hAnsi="Times New Roman"/>
              </w:rPr>
            </w:pPr>
            <w:r>
              <w:rPr>
                <w:rFonts w:ascii="Times New Roman" w:hAnsi="Times New Roman"/>
              </w:rPr>
              <w:t>@@hasInstance</w:t>
            </w:r>
          </w:p>
        </w:tc>
        <w:tc>
          <w:tcPr>
            <w:tcW w:w="5185" w:type="dxa"/>
            <w:tcBorders>
              <w:top w:val="nil"/>
            </w:tcBorders>
          </w:tcPr>
          <w:p w14:paraId="5ED15262" w14:textId="77777777" w:rsidR="00000B9E" w:rsidRPr="00E77497" w:rsidRDefault="00000B9E" w:rsidP="00000B9E">
            <w:pPr>
              <w:keepNext/>
              <w:spacing w:after="60"/>
            </w:pPr>
            <w:r>
              <w:t xml:space="preserve">A method that determines if a constructor object recognises an object as one of the constructor’s instances.  Called by the semantics of the </w:t>
            </w:r>
            <w:ins w:id="430" w:author="Rev 19 Allen Wirfs-Brock" w:date="2013-09-26T18:16:00Z">
              <w:r w:rsidR="00B94D41">
                <w:t xml:space="preserve">a </w:t>
              </w:r>
            </w:ins>
            <w:r w:rsidRPr="007D1342">
              <w:rPr>
                <w:rFonts w:ascii="Courier New" w:hAnsi="Courier New" w:cs="Courier New"/>
                <w:b/>
                <w:bCs/>
              </w:rPr>
              <w:t>instanceof</w:t>
            </w:r>
            <w:r>
              <w:t xml:space="preserve"> operator. </w:t>
            </w:r>
          </w:p>
        </w:tc>
      </w:tr>
      <w:tr w:rsidR="00B94D41" w:rsidRPr="00E77497" w14:paraId="2478391B" w14:textId="77777777" w:rsidTr="00000B9E">
        <w:trPr>
          <w:jc w:val="center"/>
          <w:ins w:id="431" w:author="Rev 19 Allen Wirfs-Brock" w:date="2013-09-26T18:15:00Z"/>
        </w:trPr>
        <w:tc>
          <w:tcPr>
            <w:tcW w:w="2289" w:type="dxa"/>
          </w:tcPr>
          <w:p w14:paraId="365A7093" w14:textId="77777777" w:rsidR="00B94D41" w:rsidRDefault="00B94D41" w:rsidP="00000B9E">
            <w:pPr>
              <w:keepNext/>
              <w:spacing w:after="60"/>
              <w:rPr>
                <w:ins w:id="432" w:author="Rev 19 Allen Wirfs-Brock" w:date="2013-09-26T18:15:00Z"/>
                <w:rFonts w:ascii="Times New Roman" w:hAnsi="Times New Roman"/>
              </w:rPr>
            </w:pPr>
            <w:ins w:id="433" w:author="Rev 19 Allen Wirfs-Brock" w:date="2013-09-26T18:15:00Z">
              <w:r w:rsidRPr="00B94D41">
                <w:rPr>
                  <w:rFonts w:ascii="Times New Roman" w:hAnsi="Times New Roman"/>
                </w:rPr>
                <w:t>@@isConcatSpreadable</w:t>
              </w:r>
            </w:ins>
          </w:p>
        </w:tc>
        <w:tc>
          <w:tcPr>
            <w:tcW w:w="5185" w:type="dxa"/>
          </w:tcPr>
          <w:p w14:paraId="469D8806" w14:textId="77777777" w:rsidR="00B94D41" w:rsidRDefault="00B94D41" w:rsidP="00000B9E">
            <w:pPr>
              <w:keepNext/>
              <w:spacing w:after="60"/>
              <w:rPr>
                <w:ins w:id="434" w:author="Rev 19 Allen Wirfs-Brock" w:date="2013-09-26T18:15:00Z"/>
              </w:rPr>
            </w:pPr>
            <w:ins w:id="435" w:author="Rev 19 Allen Wirfs-Brock" w:date="2013-09-26T18:16:00Z">
              <w:r>
                <w:t>A Boolean value that if true indicates that an object should be flatten to its array elements by Array.prototype.concat.</w:t>
              </w:r>
            </w:ins>
          </w:p>
        </w:tc>
      </w:tr>
      <w:tr w:rsidR="00000B9E" w:rsidRPr="00E77497" w14:paraId="13E059EE" w14:textId="77777777" w:rsidTr="00000B9E">
        <w:trPr>
          <w:jc w:val="center"/>
        </w:trPr>
        <w:tc>
          <w:tcPr>
            <w:tcW w:w="2289" w:type="dxa"/>
          </w:tcPr>
          <w:p w14:paraId="33337C01" w14:textId="77777777" w:rsidR="00000B9E" w:rsidRPr="007D1342" w:rsidRDefault="00000B9E" w:rsidP="00000B9E">
            <w:pPr>
              <w:keepNext/>
              <w:spacing w:after="60"/>
              <w:rPr>
                <w:rFonts w:ascii="Times New Roman" w:hAnsi="Times New Roman"/>
              </w:rPr>
            </w:pPr>
            <w:r>
              <w:rPr>
                <w:rFonts w:ascii="Times New Roman" w:hAnsi="Times New Roman"/>
              </w:rPr>
              <w:t>@@isRegExp</w:t>
            </w:r>
          </w:p>
        </w:tc>
        <w:tc>
          <w:tcPr>
            <w:tcW w:w="5185" w:type="dxa"/>
          </w:tcPr>
          <w:p w14:paraId="5928F8DF" w14:textId="77777777" w:rsidR="00000B9E" w:rsidRDefault="00000B9E" w:rsidP="00000B9E">
            <w:pPr>
              <w:keepNext/>
              <w:spacing w:after="60"/>
            </w:pPr>
            <w:r>
              <w:t>A Boolean value that if true indicates that an object may be used as a regular expression.</w:t>
            </w:r>
          </w:p>
        </w:tc>
      </w:tr>
      <w:tr w:rsidR="00000B9E" w:rsidRPr="00E77497" w14:paraId="412723F3" w14:textId="77777777" w:rsidTr="00000B9E">
        <w:trPr>
          <w:jc w:val="center"/>
        </w:trPr>
        <w:tc>
          <w:tcPr>
            <w:tcW w:w="2289" w:type="dxa"/>
          </w:tcPr>
          <w:p w14:paraId="20E6CDEA" w14:textId="77777777" w:rsidR="00000B9E" w:rsidRPr="007D1342" w:rsidRDefault="00000B9E" w:rsidP="00000B9E">
            <w:pPr>
              <w:keepNext/>
              <w:spacing w:after="60"/>
              <w:rPr>
                <w:rFonts w:ascii="Times New Roman" w:hAnsi="Times New Roman"/>
              </w:rPr>
            </w:pPr>
            <w:r w:rsidRPr="007D1342">
              <w:rPr>
                <w:rFonts w:ascii="Times New Roman" w:hAnsi="Times New Roman"/>
              </w:rPr>
              <w:t>@@iterator</w:t>
            </w:r>
          </w:p>
        </w:tc>
        <w:tc>
          <w:tcPr>
            <w:tcW w:w="5185" w:type="dxa"/>
          </w:tcPr>
          <w:p w14:paraId="5176444D" w14:textId="77777777" w:rsidR="00000B9E" w:rsidRPr="00E77497" w:rsidRDefault="00000B9E" w:rsidP="00000B9E">
            <w:pPr>
              <w:keepNext/>
              <w:spacing w:after="60"/>
            </w:pPr>
            <w:r>
              <w:t>A method that returns the default iterator for an object. Called by the semantics of the for-of statement.</w:t>
            </w:r>
          </w:p>
        </w:tc>
      </w:tr>
      <w:tr w:rsidR="00000B9E" w:rsidRPr="00E77497" w14:paraId="1D45F383" w14:textId="77777777" w:rsidTr="00000B9E">
        <w:trPr>
          <w:jc w:val="center"/>
        </w:trPr>
        <w:tc>
          <w:tcPr>
            <w:tcW w:w="2289" w:type="dxa"/>
          </w:tcPr>
          <w:p w14:paraId="159B0349" w14:textId="77777777" w:rsidR="00000B9E" w:rsidRDefault="00000B9E" w:rsidP="00BA555B">
            <w:pPr>
              <w:keepNext/>
              <w:spacing w:after="60"/>
              <w:rPr>
                <w:rFonts w:ascii="Times New Roman" w:hAnsi="Times New Roman"/>
              </w:rPr>
            </w:pPr>
            <w:r>
              <w:rPr>
                <w:rFonts w:ascii="Times New Roman" w:hAnsi="Times New Roman"/>
              </w:rPr>
              <w:t>@@</w:t>
            </w:r>
            <w:del w:id="436" w:author="Rev 19 Allen Wirfs-Brock" w:date="2013-09-24T14:39:00Z">
              <w:r w:rsidDel="00BA555B">
                <w:rPr>
                  <w:rFonts w:ascii="Times New Roman" w:hAnsi="Times New Roman"/>
                </w:rPr>
                <w:delText>ToPrimitive</w:delText>
              </w:r>
            </w:del>
            <w:ins w:id="437" w:author="Rev 19 Allen Wirfs-Brock" w:date="2013-09-24T14:39:00Z">
              <w:r w:rsidR="00BA555B">
                <w:rPr>
                  <w:rFonts w:ascii="Times New Roman" w:hAnsi="Times New Roman"/>
                </w:rPr>
                <w:t>toPrimitive</w:t>
              </w:r>
            </w:ins>
          </w:p>
        </w:tc>
        <w:tc>
          <w:tcPr>
            <w:tcW w:w="5185" w:type="dxa"/>
          </w:tcPr>
          <w:p w14:paraId="76D9D179" w14:textId="77777777" w:rsidR="00000B9E" w:rsidRPr="00E77497" w:rsidRDefault="00000B9E" w:rsidP="00BA555B">
            <w:pPr>
              <w:keepNext/>
              <w:spacing w:after="60"/>
            </w:pPr>
            <w:r>
              <w:t xml:space="preserve">A method that converts an object to a corresponding primitive value. Called by the </w:t>
            </w:r>
            <w:del w:id="438" w:author="Rev 19 Allen Wirfs-Brock" w:date="2013-09-24T14:39:00Z">
              <w:r w:rsidDel="00BA555B">
                <w:delText xml:space="preserve">ToPrimitive </w:delText>
              </w:r>
            </w:del>
            <w:ins w:id="439" w:author="Rev 19 Allen Wirfs-Brock" w:date="2013-09-24T14:39:00Z">
              <w:r w:rsidR="00BA555B">
                <w:t xml:space="preserve">toPrimitive </w:t>
              </w:r>
            </w:ins>
            <w:r>
              <w:t>abstract operation.</w:t>
            </w:r>
          </w:p>
        </w:tc>
      </w:tr>
      <w:tr w:rsidR="00000B9E" w:rsidRPr="00E77497" w14:paraId="2ABBC85D" w14:textId="77777777" w:rsidTr="00000B9E">
        <w:trPr>
          <w:jc w:val="center"/>
        </w:trPr>
        <w:tc>
          <w:tcPr>
            <w:tcW w:w="2289" w:type="dxa"/>
          </w:tcPr>
          <w:p w14:paraId="1F9BB971" w14:textId="77777777" w:rsidR="00000B9E" w:rsidRPr="00E77497" w:rsidRDefault="00000B9E" w:rsidP="00000B9E">
            <w:pPr>
              <w:keepNext/>
              <w:spacing w:after="60"/>
            </w:pPr>
            <w:r>
              <w:rPr>
                <w:rFonts w:ascii="Times New Roman" w:hAnsi="Times New Roman"/>
              </w:rPr>
              <w:t>@@toStringTag</w:t>
            </w:r>
          </w:p>
        </w:tc>
        <w:tc>
          <w:tcPr>
            <w:tcW w:w="5185" w:type="dxa"/>
          </w:tcPr>
          <w:p w14:paraId="3425D727" w14:textId="77777777" w:rsidR="00000B9E" w:rsidRPr="00E77497" w:rsidRDefault="00000B9E" w:rsidP="00000B9E">
            <w:pPr>
              <w:keepNext/>
              <w:spacing w:after="60"/>
            </w:pPr>
            <w:r>
              <w:t>A string value that is used in the creation of the default string description of an object.  Called by the built-in method Object.prototype.toString.</w:t>
            </w:r>
          </w:p>
        </w:tc>
      </w:tr>
      <w:tr w:rsidR="00000B9E" w:rsidRPr="00E77497" w14:paraId="282C6012" w14:textId="77777777" w:rsidTr="00000B9E">
        <w:trPr>
          <w:jc w:val="center"/>
        </w:trPr>
        <w:tc>
          <w:tcPr>
            <w:tcW w:w="2289" w:type="dxa"/>
          </w:tcPr>
          <w:p w14:paraId="01025F6C" w14:textId="77777777" w:rsidR="00000B9E" w:rsidRDefault="00000B9E" w:rsidP="00000B9E">
            <w:pPr>
              <w:keepNext/>
              <w:spacing w:after="60"/>
              <w:rPr>
                <w:rFonts w:ascii="Times New Roman" w:hAnsi="Times New Roman"/>
              </w:rPr>
            </w:pPr>
            <w:r w:rsidRPr="00C36B1B">
              <w:rPr>
                <w:rFonts w:ascii="Times New Roman" w:hAnsi="Times New Roman"/>
              </w:rPr>
              <w:t>@@unscopables</w:t>
            </w:r>
          </w:p>
        </w:tc>
        <w:tc>
          <w:tcPr>
            <w:tcW w:w="5185" w:type="dxa"/>
          </w:tcPr>
          <w:p w14:paraId="53135839" w14:textId="77777777" w:rsidR="00000B9E" w:rsidRDefault="00000B9E" w:rsidP="00000B9E">
            <w:pPr>
              <w:keepNext/>
              <w:spacing w:after="60"/>
            </w:pPr>
            <w:r>
              <w:t>An Array of strings values that are property names that are excluded from the with environment bindings of the associated objects.</w:t>
            </w:r>
          </w:p>
        </w:tc>
      </w:tr>
    </w:tbl>
    <w:p w14:paraId="496E5DEB" w14:textId="77777777" w:rsidR="00000B9E" w:rsidRDefault="00000B9E" w:rsidP="00000B9E">
      <w:pPr>
        <w:jc w:val="left"/>
        <w:rPr>
          <w:rFonts w:eastAsia="Arial Unicode MS"/>
        </w:rPr>
      </w:pPr>
    </w:p>
    <w:p w14:paraId="2A15CFDF" w14:textId="77777777" w:rsidR="00000B9E" w:rsidRDefault="00000B9E" w:rsidP="00000B9E">
      <w:pPr>
        <w:jc w:val="left"/>
        <w:rPr>
          <w:rFonts w:eastAsia="Arial Unicode MS"/>
        </w:rPr>
      </w:pPr>
      <w:r>
        <w:rPr>
          <w:rFonts w:eastAsia="Arial Unicode MS"/>
        </w:rPr>
        <w:t>Well-known intrinsics are built-in objects that are explicitly referenced by the algorithms of this specification and which usually have Realm specific identities. Unless otherwise specified each intrinsic object actually corresponds to a set of similar objects, one per Realm.</w:t>
      </w:r>
    </w:p>
    <w:p w14:paraId="21D46D23" w14:textId="77777777" w:rsidR="00000B9E" w:rsidRDefault="00000B9E" w:rsidP="00000B9E">
      <w:pPr>
        <w:jc w:val="left"/>
      </w:pPr>
      <w:r>
        <w:rPr>
          <w:rFonts w:eastAsia="Arial Unicode MS"/>
        </w:rPr>
        <w:t xml:space="preserve">Within this specification </w:t>
      </w:r>
      <w:r>
        <w:t xml:space="preserve">a reference such as %name% means the intrinsic object, associated with the current Realm, corresponding to the name. Determination of the current Realm and its intrinsics is described in </w:t>
      </w:r>
      <w:r w:rsidR="00834ABD">
        <w:fldChar w:fldCharType="begin"/>
      </w:r>
      <w:r w:rsidR="00834ABD">
        <w:instrText xml:space="preserve"> REF _Ref365546332 \r \h </w:instrText>
      </w:r>
      <w:r w:rsidR="00834ABD">
        <w:fldChar w:fldCharType="separate"/>
      </w:r>
      <w:r w:rsidR="00D433E8">
        <w:t>8.2</w:t>
      </w:r>
      <w:r w:rsidR="00834ABD">
        <w:fldChar w:fldCharType="end"/>
      </w:r>
      <w:r>
        <w:t>. The well-known intrinsics are listed in</w:t>
      </w:r>
      <w:r w:rsidR="00CF10B9">
        <w:t xml:space="preserve"> </w:t>
      </w:r>
      <w:r w:rsidR="00CF10B9">
        <w:fldChar w:fldCharType="begin"/>
      </w:r>
      <w:r w:rsidR="00CF10B9">
        <w:instrText xml:space="preserve"> REF _Ref365644805 \h </w:instrText>
      </w:r>
      <w:r w:rsidR="00CF10B9">
        <w:fldChar w:fldCharType="separate"/>
      </w:r>
      <w:r w:rsidR="00D433E8">
        <w:t xml:space="preserve">Table </w:t>
      </w:r>
      <w:r w:rsidR="00D433E8">
        <w:rPr>
          <w:noProof/>
        </w:rPr>
        <w:t>7</w:t>
      </w:r>
      <w:r w:rsidR="00CF10B9">
        <w:fldChar w:fldCharType="end"/>
      </w:r>
      <w:r>
        <w:t>.</w:t>
      </w:r>
    </w:p>
    <w:p w14:paraId="6D6BAA5C" w14:textId="77777777" w:rsidR="00000B9E" w:rsidRDefault="00000B9E" w:rsidP="00000B9E">
      <w:pPr>
        <w:pStyle w:val="afffff4"/>
        <w:keepNext/>
        <w:jc w:val="center"/>
      </w:pPr>
      <w:bookmarkStart w:id="440" w:name="_Ref365644805"/>
      <w:r>
        <w:t xml:space="preserve">Table </w:t>
      </w:r>
      <w:r>
        <w:fldChar w:fldCharType="begin"/>
      </w:r>
      <w:r>
        <w:instrText xml:space="preserve"> SEQ Table \* ARABIC </w:instrText>
      </w:r>
      <w:r>
        <w:fldChar w:fldCharType="separate"/>
      </w:r>
      <w:r w:rsidR="00D433E8">
        <w:rPr>
          <w:noProof/>
        </w:rPr>
        <w:t>7</w:t>
      </w:r>
      <w:r>
        <w:fldChar w:fldCharType="end"/>
      </w:r>
      <w:bookmarkEnd w:id="440"/>
      <w:r>
        <w:rPr>
          <w:lang w:val="en-US"/>
        </w:rPr>
        <w:t xml:space="preserve"> </w:t>
      </w:r>
      <w:r w:rsidRPr="00E77497">
        <w:rPr>
          <w:rFonts w:eastAsia="Arial Unicode MS"/>
        </w:rPr>
        <w:t>—</w:t>
      </w:r>
      <w:r>
        <w:rPr>
          <w:lang w:val="en-US"/>
        </w:rPr>
        <w:t xml:space="preserve"> Well-known Intrinsic Objects </w:t>
      </w:r>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925"/>
        <w:gridCol w:w="3522"/>
      </w:tblGrid>
      <w:tr w:rsidR="00000B9E" w:rsidRPr="00E77497" w14:paraId="5F704FA6" w14:textId="77777777" w:rsidTr="00000B9E">
        <w:trPr>
          <w:trHeight w:val="338"/>
          <w:jc w:val="center"/>
        </w:trPr>
        <w:tc>
          <w:tcPr>
            <w:tcW w:w="2925" w:type="dxa"/>
            <w:tcBorders>
              <w:top w:val="single" w:sz="12" w:space="0" w:color="000000"/>
              <w:left w:val="single" w:sz="6" w:space="0" w:color="000000"/>
              <w:bottom w:val="single" w:sz="6" w:space="0" w:color="000000"/>
              <w:right w:val="single" w:sz="4" w:space="0" w:color="auto"/>
            </w:tcBorders>
            <w:shd w:val="solid" w:color="C0C0C0" w:fill="FFFFFF"/>
          </w:tcPr>
          <w:p w14:paraId="567372AC" w14:textId="77777777" w:rsidR="00000B9E" w:rsidRPr="00E77497" w:rsidRDefault="00000B9E" w:rsidP="00000B9E">
            <w:pPr>
              <w:keepNext/>
              <w:shd w:val="solid" w:color="C0C0C0" w:fill="FFFFFF"/>
              <w:spacing w:after="0"/>
              <w:rPr>
                <w:b/>
                <w:i/>
                <w:shd w:val="solid" w:color="C0C0C0" w:fill="FFFFFF"/>
              </w:rPr>
            </w:pPr>
            <w:r>
              <w:rPr>
                <w:b/>
                <w:i/>
                <w:shd w:val="solid" w:color="C0C0C0" w:fill="FFFFFF"/>
              </w:rPr>
              <w:t>Intrinsic Name</w:t>
            </w:r>
          </w:p>
        </w:tc>
        <w:tc>
          <w:tcPr>
            <w:tcW w:w="3522" w:type="dxa"/>
            <w:tcBorders>
              <w:top w:val="single" w:sz="12" w:space="0" w:color="000000"/>
              <w:left w:val="nil"/>
              <w:bottom w:val="single" w:sz="6" w:space="0" w:color="000000"/>
              <w:right w:val="single" w:sz="6" w:space="0" w:color="000000"/>
            </w:tcBorders>
            <w:shd w:val="solid" w:color="C0C0C0" w:fill="FFFFFF"/>
          </w:tcPr>
          <w:p w14:paraId="26031604" w14:textId="77777777" w:rsidR="00000B9E" w:rsidRDefault="00000B9E" w:rsidP="00000B9E">
            <w:pPr>
              <w:keepNext/>
              <w:shd w:val="solid" w:color="C0C0C0" w:fill="FFFFFF"/>
              <w:spacing w:after="0"/>
              <w:rPr>
                <w:b/>
                <w:i/>
                <w:shd w:val="solid" w:color="C0C0C0" w:fill="FFFFFF"/>
              </w:rPr>
            </w:pPr>
            <w:r>
              <w:rPr>
                <w:b/>
                <w:i/>
                <w:shd w:val="solid" w:color="C0C0C0" w:fill="FFFFFF"/>
              </w:rPr>
              <w:t>ECMAScript Language Association</w:t>
            </w:r>
          </w:p>
        </w:tc>
      </w:tr>
      <w:tr w:rsidR="00000B9E" w:rsidRPr="00E77497" w14:paraId="27DA5F06" w14:textId="77777777" w:rsidTr="00000B9E">
        <w:trPr>
          <w:jc w:val="center"/>
        </w:trPr>
        <w:tc>
          <w:tcPr>
            <w:tcW w:w="2925" w:type="dxa"/>
            <w:tcBorders>
              <w:top w:val="nil"/>
            </w:tcBorders>
          </w:tcPr>
          <w:p w14:paraId="72AC75FC" w14:textId="77777777" w:rsidR="00000B9E" w:rsidRPr="00F75B67" w:rsidRDefault="00000B9E" w:rsidP="00000B9E">
            <w:pPr>
              <w:keepNext/>
              <w:spacing w:after="60"/>
              <w:rPr>
                <w:rFonts w:cs="Arial"/>
              </w:rPr>
            </w:pPr>
            <w:r w:rsidRPr="00F75B67">
              <w:rPr>
                <w:rFonts w:cs="Arial"/>
              </w:rPr>
              <w:t>%Object%</w:t>
            </w:r>
          </w:p>
        </w:tc>
        <w:tc>
          <w:tcPr>
            <w:tcW w:w="3522" w:type="dxa"/>
            <w:tcBorders>
              <w:top w:val="nil"/>
            </w:tcBorders>
          </w:tcPr>
          <w:p w14:paraId="5D3726DA" w14:textId="77777777" w:rsidR="00000B9E" w:rsidRPr="00E77497" w:rsidRDefault="00000B9E" w:rsidP="00000B9E">
            <w:pPr>
              <w:keepNext/>
              <w:spacing w:after="60"/>
            </w:pPr>
            <w:r>
              <w:t xml:space="preserve">The initial value of the global object property named </w:t>
            </w:r>
            <w:r w:rsidRPr="000F7206">
              <w:rPr>
                <w:rFonts w:ascii="Courier New" w:hAnsi="Courier New" w:cs="Courier New"/>
                <w:b/>
                <w:bCs/>
              </w:rPr>
              <w:t>"Object"</w:t>
            </w:r>
            <w:r>
              <w:t>.</w:t>
            </w:r>
          </w:p>
        </w:tc>
      </w:tr>
      <w:tr w:rsidR="00000B9E" w:rsidRPr="00E77497" w14:paraId="1A6D034C" w14:textId="77777777" w:rsidTr="00000B9E">
        <w:trPr>
          <w:jc w:val="center"/>
        </w:trPr>
        <w:tc>
          <w:tcPr>
            <w:tcW w:w="2925" w:type="dxa"/>
          </w:tcPr>
          <w:p w14:paraId="7F7C3D3F" w14:textId="77777777" w:rsidR="00000B9E" w:rsidRPr="00F75B67" w:rsidRDefault="00000B9E" w:rsidP="00000B9E">
            <w:pPr>
              <w:keepNext/>
              <w:spacing w:after="60"/>
              <w:rPr>
                <w:rFonts w:cs="Arial"/>
              </w:rPr>
            </w:pPr>
            <w:r w:rsidRPr="00F75B67">
              <w:rPr>
                <w:rFonts w:cs="Arial"/>
              </w:rPr>
              <w:t>%ObjectPrototype%</w:t>
            </w:r>
          </w:p>
        </w:tc>
        <w:tc>
          <w:tcPr>
            <w:tcW w:w="3522" w:type="dxa"/>
          </w:tcPr>
          <w:p w14:paraId="5C469272" w14:textId="77777777"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%Object%.</w:t>
            </w:r>
          </w:p>
        </w:tc>
      </w:tr>
      <w:tr w:rsidR="00000B9E" w:rsidRPr="00E77497" w14:paraId="338DDD0B" w14:textId="77777777" w:rsidTr="00000B9E">
        <w:trPr>
          <w:jc w:val="center"/>
        </w:trPr>
        <w:tc>
          <w:tcPr>
            <w:tcW w:w="2925" w:type="dxa"/>
          </w:tcPr>
          <w:p w14:paraId="632432F4" w14:textId="77777777" w:rsidR="00000B9E" w:rsidRPr="00F75B67" w:rsidRDefault="00000B9E" w:rsidP="00000B9E">
            <w:pPr>
              <w:keepNext/>
              <w:spacing w:after="60"/>
              <w:rPr>
                <w:rFonts w:cs="Arial"/>
              </w:rPr>
            </w:pPr>
            <w:r w:rsidRPr="00F75B67">
              <w:rPr>
                <w:rFonts w:cs="Arial"/>
              </w:rPr>
              <w:t>%ObjProto_toString%</w:t>
            </w:r>
          </w:p>
        </w:tc>
        <w:tc>
          <w:tcPr>
            <w:tcW w:w="3522" w:type="dxa"/>
          </w:tcPr>
          <w:p w14:paraId="7EC3AB41" w14:textId="77777777"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toString</w:t>
            </w:r>
            <w:r w:rsidRPr="000F7206">
              <w:rPr>
                <w:rFonts w:ascii="Courier New" w:hAnsi="Courier New" w:cs="Courier New"/>
                <w:b/>
                <w:bCs/>
              </w:rPr>
              <w:t>"</w:t>
            </w:r>
            <w:r>
              <w:t xml:space="preserve"> data property of the intrinsic </w:t>
            </w:r>
            <w:r>
              <w:rPr>
                <w:rFonts w:ascii="Times New Roman" w:hAnsi="Times New Roman"/>
              </w:rPr>
              <w:t>%ObjectPrototype%.</w:t>
            </w:r>
          </w:p>
        </w:tc>
      </w:tr>
      <w:tr w:rsidR="00000B9E" w:rsidRPr="00E77497" w14:paraId="5F2A9812" w14:textId="77777777" w:rsidTr="00000B9E">
        <w:trPr>
          <w:jc w:val="center"/>
        </w:trPr>
        <w:tc>
          <w:tcPr>
            <w:tcW w:w="2925" w:type="dxa"/>
          </w:tcPr>
          <w:p w14:paraId="6465AF5C" w14:textId="77777777" w:rsidR="00000B9E" w:rsidRPr="00F75B67" w:rsidRDefault="00000B9E" w:rsidP="00000B9E">
            <w:pPr>
              <w:keepNext/>
              <w:spacing w:after="60"/>
              <w:rPr>
                <w:rFonts w:cs="Arial"/>
              </w:rPr>
            </w:pPr>
            <w:r w:rsidRPr="00F75B67">
              <w:rPr>
                <w:rFonts w:cs="Arial"/>
              </w:rPr>
              <w:t>%Function%</w:t>
            </w:r>
          </w:p>
        </w:tc>
        <w:tc>
          <w:tcPr>
            <w:tcW w:w="3522" w:type="dxa"/>
          </w:tcPr>
          <w:p w14:paraId="2C053763" w14:textId="77777777" w:rsidR="00000B9E" w:rsidRPr="00E77497" w:rsidRDefault="00000B9E" w:rsidP="00000B9E">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Function</w:t>
            </w:r>
            <w:r w:rsidRPr="000F7206">
              <w:rPr>
                <w:rFonts w:ascii="Courier New" w:hAnsi="Courier New" w:cs="Courier New"/>
                <w:b/>
                <w:bCs/>
              </w:rPr>
              <w:t>"</w:t>
            </w:r>
            <w:r>
              <w:t>.</w:t>
            </w:r>
          </w:p>
        </w:tc>
      </w:tr>
      <w:tr w:rsidR="00000B9E" w:rsidRPr="00E77497" w14:paraId="3EB72EEF" w14:textId="77777777" w:rsidTr="00000B9E">
        <w:trPr>
          <w:jc w:val="center"/>
        </w:trPr>
        <w:tc>
          <w:tcPr>
            <w:tcW w:w="2925" w:type="dxa"/>
          </w:tcPr>
          <w:p w14:paraId="0018D2D8" w14:textId="77777777" w:rsidR="00000B9E" w:rsidRPr="00F75B67" w:rsidRDefault="00000B9E" w:rsidP="00000B9E">
            <w:pPr>
              <w:keepNext/>
              <w:spacing w:after="60"/>
              <w:rPr>
                <w:rFonts w:cs="Arial"/>
              </w:rPr>
            </w:pPr>
            <w:r w:rsidRPr="00F75B67">
              <w:rPr>
                <w:rFonts w:cs="Arial"/>
              </w:rPr>
              <w:t>%FunctionPrototype%</w:t>
            </w:r>
          </w:p>
        </w:tc>
        <w:tc>
          <w:tcPr>
            <w:tcW w:w="3522" w:type="dxa"/>
          </w:tcPr>
          <w:p w14:paraId="535D55F3" w14:textId="77777777"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%Function%.</w:t>
            </w:r>
          </w:p>
        </w:tc>
      </w:tr>
      <w:tr w:rsidR="00000B9E" w:rsidRPr="00E77497" w14:paraId="3A96B7DA" w14:textId="77777777" w:rsidTr="00000B9E">
        <w:trPr>
          <w:jc w:val="center"/>
        </w:trPr>
        <w:tc>
          <w:tcPr>
            <w:tcW w:w="2925" w:type="dxa"/>
          </w:tcPr>
          <w:p w14:paraId="14905E45" w14:textId="77777777" w:rsidR="00000B9E" w:rsidRPr="00F75B67" w:rsidRDefault="00000B9E" w:rsidP="00000B9E">
            <w:pPr>
              <w:keepNext/>
              <w:spacing w:after="60"/>
              <w:rPr>
                <w:rFonts w:cs="Arial"/>
              </w:rPr>
            </w:pPr>
            <w:r w:rsidRPr="00F75B67">
              <w:rPr>
                <w:rFonts w:cs="Arial"/>
              </w:rPr>
              <w:t>%Array%</w:t>
            </w:r>
          </w:p>
        </w:tc>
        <w:tc>
          <w:tcPr>
            <w:tcW w:w="3522" w:type="dxa"/>
          </w:tcPr>
          <w:p w14:paraId="017D2F92" w14:textId="77777777" w:rsidR="00000B9E" w:rsidRDefault="00000B9E" w:rsidP="00000B9E">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Array</w:t>
            </w:r>
            <w:r w:rsidRPr="000F7206">
              <w:rPr>
                <w:rFonts w:ascii="Courier New" w:hAnsi="Courier New" w:cs="Courier New"/>
                <w:b/>
                <w:bCs/>
              </w:rPr>
              <w:t>"</w:t>
            </w:r>
            <w:r>
              <w:t>.</w:t>
            </w:r>
          </w:p>
        </w:tc>
      </w:tr>
      <w:tr w:rsidR="00000B9E" w:rsidRPr="00E77497" w14:paraId="407DB998" w14:textId="77777777" w:rsidTr="00000B9E">
        <w:trPr>
          <w:jc w:val="center"/>
        </w:trPr>
        <w:tc>
          <w:tcPr>
            <w:tcW w:w="2925" w:type="dxa"/>
          </w:tcPr>
          <w:p w14:paraId="4317E86F" w14:textId="77777777" w:rsidR="00000B9E" w:rsidRPr="00F75B67" w:rsidRDefault="00000B9E" w:rsidP="00000B9E">
            <w:pPr>
              <w:keepNext/>
              <w:spacing w:after="60"/>
              <w:rPr>
                <w:rFonts w:cs="Arial"/>
              </w:rPr>
            </w:pPr>
            <w:r w:rsidRPr="00F75B67">
              <w:rPr>
                <w:rFonts w:cs="Arial"/>
              </w:rPr>
              <w:t>%ArrayPrototype%</w:t>
            </w:r>
          </w:p>
        </w:tc>
        <w:tc>
          <w:tcPr>
            <w:tcW w:w="3522" w:type="dxa"/>
          </w:tcPr>
          <w:p w14:paraId="073CBF26" w14:textId="77777777"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w:t>
            </w:r>
          </w:p>
        </w:tc>
      </w:tr>
      <w:tr w:rsidR="00000B9E" w:rsidRPr="00E77497" w14:paraId="4A04FD44" w14:textId="77777777" w:rsidTr="00000B9E">
        <w:trPr>
          <w:jc w:val="center"/>
        </w:trPr>
        <w:tc>
          <w:tcPr>
            <w:tcW w:w="2925" w:type="dxa"/>
          </w:tcPr>
          <w:p w14:paraId="3245DD2D" w14:textId="77777777" w:rsidR="00000B9E" w:rsidRPr="00F75B67" w:rsidRDefault="00000B9E" w:rsidP="00000B9E">
            <w:pPr>
              <w:keepNext/>
              <w:spacing w:after="60"/>
              <w:rPr>
                <w:rFonts w:cs="Arial"/>
              </w:rPr>
            </w:pPr>
            <w:r w:rsidRPr="00F75B67">
              <w:rPr>
                <w:rFonts w:cs="Arial"/>
              </w:rPr>
              <w:t>%ArrayIteratorPrototype%</w:t>
            </w:r>
          </w:p>
        </w:tc>
        <w:tc>
          <w:tcPr>
            <w:tcW w:w="3522" w:type="dxa"/>
          </w:tcPr>
          <w:p w14:paraId="3D42E2D6" w14:textId="77777777" w:rsidR="00000B9E" w:rsidRPr="00E77497" w:rsidRDefault="00000B9E" w:rsidP="00000B9E">
            <w:pPr>
              <w:keepNext/>
              <w:spacing w:after="60"/>
              <w:jc w:val="left"/>
            </w:pPr>
            <w:r>
              <w:t>The prototype object used for</w:t>
            </w:r>
            <w:r>
              <w:br/>
              <w:t>Iterator objects created by the CreateArrayIterator abstract operation.</w:t>
            </w:r>
          </w:p>
        </w:tc>
      </w:tr>
      <w:tr w:rsidR="00000B9E" w14:paraId="5C5AF900"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3C74E528" w14:textId="77777777" w:rsidR="00000B9E" w:rsidRPr="00F75B67" w:rsidRDefault="00000B9E" w:rsidP="00000B9E">
            <w:pPr>
              <w:keepNext/>
              <w:spacing w:after="60"/>
              <w:rPr>
                <w:rFonts w:cs="Arial"/>
              </w:rPr>
            </w:pPr>
            <w:r w:rsidRPr="00F75B67">
              <w:rPr>
                <w:rFonts w:cs="Arial"/>
              </w:rPr>
              <w:t>%String%</w:t>
            </w:r>
          </w:p>
        </w:tc>
        <w:tc>
          <w:tcPr>
            <w:tcW w:w="3522" w:type="dxa"/>
            <w:tcBorders>
              <w:top w:val="single" w:sz="6" w:space="0" w:color="auto"/>
              <w:left w:val="single" w:sz="6" w:space="0" w:color="auto"/>
              <w:bottom w:val="single" w:sz="6" w:space="0" w:color="auto"/>
              <w:right w:val="single" w:sz="6" w:space="0" w:color="auto"/>
            </w:tcBorders>
          </w:tcPr>
          <w:p w14:paraId="6B8805FF" w14:textId="77777777" w:rsidR="00000B9E" w:rsidRDefault="00000B9E" w:rsidP="00000B9E">
            <w:pPr>
              <w:keepNext/>
              <w:spacing w:after="60"/>
              <w:jc w:val="left"/>
            </w:pPr>
            <w:r>
              <w:t xml:space="preserve">The initial value of the global object property named </w:t>
            </w:r>
            <w:r w:rsidRPr="00DA6094">
              <w:t>"</w:t>
            </w:r>
            <w:r>
              <w:t>String</w:t>
            </w:r>
            <w:r w:rsidRPr="00DA6094">
              <w:t>"</w:t>
            </w:r>
            <w:r>
              <w:t>.</w:t>
            </w:r>
          </w:p>
        </w:tc>
      </w:tr>
      <w:tr w:rsidR="00000B9E" w:rsidRPr="00E77497" w14:paraId="2D89BC8B" w14:textId="77777777" w:rsidTr="00000B9E">
        <w:trPr>
          <w:jc w:val="center"/>
        </w:trPr>
        <w:tc>
          <w:tcPr>
            <w:tcW w:w="2925" w:type="dxa"/>
          </w:tcPr>
          <w:p w14:paraId="290F6E76" w14:textId="77777777" w:rsidR="00000B9E" w:rsidRPr="00F75B67" w:rsidRDefault="00000B9E" w:rsidP="00000B9E">
            <w:pPr>
              <w:keepNext/>
              <w:spacing w:after="60"/>
              <w:rPr>
                <w:rFonts w:cs="Arial"/>
              </w:rPr>
            </w:pPr>
            <w:r w:rsidRPr="00F75B67">
              <w:rPr>
                <w:rFonts w:cs="Arial"/>
              </w:rPr>
              <w:t>%StringPrototype%</w:t>
            </w:r>
          </w:p>
        </w:tc>
        <w:tc>
          <w:tcPr>
            <w:tcW w:w="3522" w:type="dxa"/>
          </w:tcPr>
          <w:p w14:paraId="500D6933"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%String%.</w:t>
            </w:r>
          </w:p>
        </w:tc>
      </w:tr>
      <w:tr w:rsidR="00000B9E" w14:paraId="24222091"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1812F35F" w14:textId="77777777" w:rsidR="00000B9E" w:rsidRPr="00F75B67" w:rsidRDefault="00000B9E" w:rsidP="00000B9E">
            <w:pPr>
              <w:keepNext/>
              <w:spacing w:after="60"/>
              <w:rPr>
                <w:rFonts w:cs="Arial"/>
              </w:rPr>
            </w:pPr>
            <w:r w:rsidRPr="00F75B67">
              <w:rPr>
                <w:rFonts w:cs="Arial"/>
              </w:rPr>
              <w:t>%Boolean%</w:t>
            </w:r>
          </w:p>
        </w:tc>
        <w:tc>
          <w:tcPr>
            <w:tcW w:w="3522" w:type="dxa"/>
            <w:tcBorders>
              <w:top w:val="single" w:sz="6" w:space="0" w:color="auto"/>
              <w:left w:val="single" w:sz="6" w:space="0" w:color="auto"/>
              <w:bottom w:val="single" w:sz="6" w:space="0" w:color="auto"/>
              <w:right w:val="single" w:sz="6" w:space="0" w:color="auto"/>
            </w:tcBorders>
          </w:tcPr>
          <w:p w14:paraId="2A0F32F1" w14:textId="77777777" w:rsidR="00000B9E" w:rsidRDefault="00000B9E" w:rsidP="00000B9E">
            <w:pPr>
              <w:keepNext/>
              <w:spacing w:after="60"/>
              <w:jc w:val="left"/>
            </w:pPr>
            <w:r>
              <w:t xml:space="preserve">The initial value of the global object property named </w:t>
            </w:r>
            <w:r w:rsidRPr="00DA6094">
              <w:t>"</w:t>
            </w:r>
            <w:r w:rsidRPr="00DA6094">
              <w:rPr>
                <w:rFonts w:ascii="Courier New" w:hAnsi="Courier New" w:cs="Courier New"/>
                <w:b/>
                <w:bCs/>
              </w:rPr>
              <w:t>Boolean</w:t>
            </w:r>
            <w:r w:rsidRPr="00DA6094">
              <w:t>"</w:t>
            </w:r>
            <w:r>
              <w:t>.</w:t>
            </w:r>
          </w:p>
        </w:tc>
      </w:tr>
      <w:tr w:rsidR="00000B9E" w14:paraId="46129053" w14:textId="77777777" w:rsidTr="00000B9E">
        <w:trPr>
          <w:jc w:val="center"/>
        </w:trPr>
        <w:tc>
          <w:tcPr>
            <w:tcW w:w="2925" w:type="dxa"/>
          </w:tcPr>
          <w:p w14:paraId="4C482C6C" w14:textId="77777777" w:rsidR="00000B9E" w:rsidRPr="00F75B67" w:rsidRDefault="00000B9E" w:rsidP="00000B9E">
            <w:pPr>
              <w:keepNext/>
              <w:spacing w:after="60"/>
              <w:rPr>
                <w:rFonts w:cs="Arial"/>
              </w:rPr>
            </w:pPr>
            <w:r w:rsidRPr="00F75B67">
              <w:rPr>
                <w:rFonts w:cs="Arial"/>
              </w:rPr>
              <w:t>%BooleanPrototype%</w:t>
            </w:r>
          </w:p>
        </w:tc>
        <w:tc>
          <w:tcPr>
            <w:tcW w:w="3522" w:type="dxa"/>
          </w:tcPr>
          <w:p w14:paraId="07DD0B99"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t>
            </w:r>
            <w:r w:rsidRPr="00DA6094">
              <w:rPr>
                <w:rFonts w:ascii="Times New Roman" w:hAnsi="Times New Roman"/>
              </w:rPr>
              <w:t>Boolean</w:t>
            </w:r>
            <w:r>
              <w:rPr>
                <w:rFonts w:ascii="Times New Roman" w:hAnsi="Times New Roman"/>
              </w:rPr>
              <w:t>%.</w:t>
            </w:r>
          </w:p>
        </w:tc>
      </w:tr>
      <w:tr w:rsidR="00000B9E" w14:paraId="2D594950"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51378C47" w14:textId="77777777" w:rsidR="00000B9E" w:rsidRPr="00F75B67" w:rsidRDefault="00000B9E" w:rsidP="00000B9E">
            <w:pPr>
              <w:keepNext/>
              <w:spacing w:after="60"/>
              <w:rPr>
                <w:rFonts w:cs="Arial"/>
              </w:rPr>
            </w:pPr>
            <w:r w:rsidRPr="00F75B67">
              <w:rPr>
                <w:rFonts w:cs="Arial"/>
              </w:rPr>
              <w:t>%Number%</w:t>
            </w:r>
          </w:p>
        </w:tc>
        <w:tc>
          <w:tcPr>
            <w:tcW w:w="3522" w:type="dxa"/>
            <w:tcBorders>
              <w:top w:val="single" w:sz="6" w:space="0" w:color="auto"/>
              <w:left w:val="single" w:sz="6" w:space="0" w:color="auto"/>
              <w:bottom w:val="single" w:sz="6" w:space="0" w:color="auto"/>
              <w:right w:val="single" w:sz="6" w:space="0" w:color="auto"/>
            </w:tcBorders>
          </w:tcPr>
          <w:p w14:paraId="5B0D6E9C" w14:textId="77777777"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Number</w:t>
            </w:r>
            <w:r w:rsidRPr="00DA6094">
              <w:t>"</w:t>
            </w:r>
            <w:r>
              <w:t>.</w:t>
            </w:r>
          </w:p>
        </w:tc>
      </w:tr>
      <w:tr w:rsidR="00000B9E" w14:paraId="4A763946" w14:textId="77777777" w:rsidTr="00000B9E">
        <w:trPr>
          <w:jc w:val="center"/>
        </w:trPr>
        <w:tc>
          <w:tcPr>
            <w:tcW w:w="2925" w:type="dxa"/>
          </w:tcPr>
          <w:p w14:paraId="555E5874" w14:textId="77777777" w:rsidR="00000B9E" w:rsidRPr="00F75B67" w:rsidRDefault="00000B9E" w:rsidP="00000B9E">
            <w:pPr>
              <w:keepNext/>
              <w:spacing w:after="60"/>
              <w:rPr>
                <w:rFonts w:cs="Arial"/>
              </w:rPr>
            </w:pPr>
            <w:r w:rsidRPr="00F75B67">
              <w:rPr>
                <w:rFonts w:cs="Arial"/>
              </w:rPr>
              <w:t>%NumberPrototype%</w:t>
            </w:r>
          </w:p>
        </w:tc>
        <w:tc>
          <w:tcPr>
            <w:tcW w:w="3522" w:type="dxa"/>
          </w:tcPr>
          <w:p w14:paraId="1F74448B"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%Number%.</w:t>
            </w:r>
          </w:p>
        </w:tc>
      </w:tr>
      <w:tr w:rsidR="00000B9E" w14:paraId="4CD6A82A"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348015C9" w14:textId="77777777" w:rsidR="00000B9E" w:rsidRPr="00F75B67" w:rsidRDefault="00000B9E" w:rsidP="00000B9E">
            <w:pPr>
              <w:keepNext/>
              <w:spacing w:after="60"/>
              <w:rPr>
                <w:rFonts w:cs="Arial"/>
              </w:rPr>
            </w:pPr>
            <w:r w:rsidRPr="00F75B67">
              <w:rPr>
                <w:rFonts w:cs="Arial"/>
              </w:rPr>
              <w:t>%Date%</w:t>
            </w:r>
          </w:p>
        </w:tc>
        <w:tc>
          <w:tcPr>
            <w:tcW w:w="3522" w:type="dxa"/>
            <w:tcBorders>
              <w:top w:val="single" w:sz="6" w:space="0" w:color="auto"/>
              <w:left w:val="single" w:sz="6" w:space="0" w:color="auto"/>
              <w:bottom w:val="single" w:sz="6" w:space="0" w:color="auto"/>
              <w:right w:val="single" w:sz="6" w:space="0" w:color="auto"/>
            </w:tcBorders>
          </w:tcPr>
          <w:p w14:paraId="30D09451" w14:textId="77777777"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Date</w:t>
            </w:r>
            <w:r w:rsidRPr="00DA6094">
              <w:t>"</w:t>
            </w:r>
            <w:r>
              <w:t>.</w:t>
            </w:r>
          </w:p>
        </w:tc>
      </w:tr>
      <w:tr w:rsidR="00000B9E" w14:paraId="478B2E00" w14:textId="77777777" w:rsidTr="00000B9E">
        <w:trPr>
          <w:jc w:val="center"/>
        </w:trPr>
        <w:tc>
          <w:tcPr>
            <w:tcW w:w="2925" w:type="dxa"/>
          </w:tcPr>
          <w:p w14:paraId="61FE2AB3" w14:textId="77777777" w:rsidR="00000B9E" w:rsidRPr="00F75B67" w:rsidRDefault="00000B9E" w:rsidP="00000B9E">
            <w:pPr>
              <w:keepNext/>
              <w:spacing w:after="60"/>
              <w:rPr>
                <w:rFonts w:cs="Arial"/>
              </w:rPr>
            </w:pPr>
            <w:r w:rsidRPr="00F75B67">
              <w:rPr>
                <w:rFonts w:cs="Arial"/>
              </w:rPr>
              <w:t>%DatePrototype%</w:t>
            </w:r>
          </w:p>
        </w:tc>
        <w:tc>
          <w:tcPr>
            <w:tcW w:w="3522" w:type="dxa"/>
          </w:tcPr>
          <w:p w14:paraId="6EB8EDE4"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%Date%.</w:t>
            </w:r>
          </w:p>
        </w:tc>
      </w:tr>
      <w:tr w:rsidR="00000B9E" w14:paraId="20461E09"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41709EAD" w14:textId="77777777" w:rsidR="00000B9E" w:rsidRPr="00F75B67" w:rsidRDefault="00000B9E" w:rsidP="00000B9E">
            <w:pPr>
              <w:keepNext/>
              <w:spacing w:after="60"/>
              <w:rPr>
                <w:rFonts w:cs="Arial"/>
              </w:rPr>
            </w:pPr>
            <w:r w:rsidRPr="00F75B67">
              <w:rPr>
                <w:rFonts w:cs="Arial"/>
              </w:rPr>
              <w:t>%RegExp%</w:t>
            </w:r>
          </w:p>
        </w:tc>
        <w:tc>
          <w:tcPr>
            <w:tcW w:w="3522" w:type="dxa"/>
            <w:tcBorders>
              <w:top w:val="single" w:sz="6" w:space="0" w:color="auto"/>
              <w:left w:val="single" w:sz="6" w:space="0" w:color="auto"/>
              <w:bottom w:val="single" w:sz="6" w:space="0" w:color="auto"/>
              <w:right w:val="single" w:sz="6" w:space="0" w:color="auto"/>
            </w:tcBorders>
          </w:tcPr>
          <w:p w14:paraId="1884232C" w14:textId="77777777"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RegExp</w:t>
            </w:r>
            <w:r w:rsidRPr="00DA6094">
              <w:t>"</w:t>
            </w:r>
            <w:r>
              <w:t>.</w:t>
            </w:r>
          </w:p>
        </w:tc>
      </w:tr>
      <w:tr w:rsidR="00000B9E" w14:paraId="766CC285" w14:textId="77777777" w:rsidTr="00000B9E">
        <w:trPr>
          <w:jc w:val="center"/>
        </w:trPr>
        <w:tc>
          <w:tcPr>
            <w:tcW w:w="2925" w:type="dxa"/>
          </w:tcPr>
          <w:p w14:paraId="3CFB0AF3" w14:textId="77777777" w:rsidR="00000B9E" w:rsidRPr="00F75B67" w:rsidRDefault="00000B9E" w:rsidP="00000B9E">
            <w:pPr>
              <w:keepNext/>
              <w:spacing w:after="60"/>
              <w:rPr>
                <w:rFonts w:cs="Arial"/>
              </w:rPr>
            </w:pPr>
            <w:r w:rsidRPr="00F75B67">
              <w:rPr>
                <w:rFonts w:cs="Arial"/>
              </w:rPr>
              <w:t>%RegExpPrototype%</w:t>
            </w:r>
          </w:p>
        </w:tc>
        <w:tc>
          <w:tcPr>
            <w:tcW w:w="3522" w:type="dxa"/>
          </w:tcPr>
          <w:p w14:paraId="05DFD14A"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%RegExp%.</w:t>
            </w:r>
          </w:p>
        </w:tc>
      </w:tr>
      <w:tr w:rsidR="00000B9E" w:rsidRPr="00E77497" w14:paraId="71CE3E7A" w14:textId="77777777" w:rsidTr="00000B9E">
        <w:trPr>
          <w:jc w:val="center"/>
        </w:trPr>
        <w:tc>
          <w:tcPr>
            <w:tcW w:w="2925" w:type="dxa"/>
          </w:tcPr>
          <w:p w14:paraId="456F62D3" w14:textId="77777777" w:rsidR="00000B9E" w:rsidRPr="00F75B67" w:rsidRDefault="00000B9E" w:rsidP="00000B9E">
            <w:pPr>
              <w:keepNext/>
              <w:spacing w:after="60"/>
              <w:rPr>
                <w:rFonts w:cs="Arial"/>
              </w:rPr>
            </w:pPr>
            <w:r w:rsidRPr="00F75B67">
              <w:rPr>
                <w:rFonts w:cs="Arial"/>
              </w:rPr>
              <w:t>%Map%</w:t>
            </w:r>
          </w:p>
        </w:tc>
        <w:tc>
          <w:tcPr>
            <w:tcW w:w="3522" w:type="dxa"/>
          </w:tcPr>
          <w:p w14:paraId="5D2F11E4" w14:textId="77777777"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Map</w:t>
            </w:r>
            <w:r w:rsidRPr="000F7206">
              <w:rPr>
                <w:rFonts w:ascii="Courier New" w:hAnsi="Courier New" w:cs="Courier New"/>
                <w:b/>
                <w:bCs/>
              </w:rPr>
              <w:t>"</w:t>
            </w:r>
            <w:r>
              <w:t>.</w:t>
            </w:r>
          </w:p>
        </w:tc>
      </w:tr>
      <w:tr w:rsidR="00000B9E" w:rsidRPr="00E77497" w14:paraId="4DEF3E7C" w14:textId="77777777" w:rsidTr="00000B9E">
        <w:trPr>
          <w:jc w:val="center"/>
        </w:trPr>
        <w:tc>
          <w:tcPr>
            <w:tcW w:w="2925" w:type="dxa"/>
          </w:tcPr>
          <w:p w14:paraId="103FC8AE" w14:textId="77777777" w:rsidR="00000B9E" w:rsidRPr="00F75B67" w:rsidRDefault="00000B9E" w:rsidP="00000B9E">
            <w:pPr>
              <w:keepNext/>
              <w:spacing w:after="60"/>
              <w:rPr>
                <w:rFonts w:cs="Arial"/>
              </w:rPr>
            </w:pPr>
            <w:r w:rsidRPr="00F75B67">
              <w:rPr>
                <w:rFonts w:cs="Arial"/>
              </w:rPr>
              <w:t>%MapPrototype%</w:t>
            </w:r>
          </w:p>
        </w:tc>
        <w:tc>
          <w:tcPr>
            <w:tcW w:w="3522" w:type="dxa"/>
          </w:tcPr>
          <w:p w14:paraId="7A028683"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%Map%.</w:t>
            </w:r>
          </w:p>
        </w:tc>
      </w:tr>
      <w:tr w:rsidR="00000B9E" w:rsidRPr="00E77497" w14:paraId="20A503E1" w14:textId="77777777" w:rsidTr="00000B9E">
        <w:trPr>
          <w:jc w:val="center"/>
        </w:trPr>
        <w:tc>
          <w:tcPr>
            <w:tcW w:w="2925" w:type="dxa"/>
          </w:tcPr>
          <w:p w14:paraId="6E3CEE4A" w14:textId="77777777" w:rsidR="00000B9E" w:rsidRPr="00F75B67" w:rsidRDefault="00000B9E" w:rsidP="00000B9E">
            <w:pPr>
              <w:keepNext/>
              <w:spacing w:after="60"/>
              <w:rPr>
                <w:rFonts w:cs="Arial"/>
              </w:rPr>
            </w:pPr>
            <w:r w:rsidRPr="00F75B67">
              <w:rPr>
                <w:rFonts w:cs="Arial"/>
              </w:rPr>
              <w:t>%MapIteratorPrototype%</w:t>
            </w:r>
          </w:p>
        </w:tc>
        <w:tc>
          <w:tcPr>
            <w:tcW w:w="3522" w:type="dxa"/>
          </w:tcPr>
          <w:p w14:paraId="328E8585" w14:textId="77777777" w:rsidR="00000B9E" w:rsidRDefault="00000B9E" w:rsidP="00000B9E">
            <w:pPr>
              <w:keepNext/>
              <w:spacing w:after="60"/>
              <w:jc w:val="left"/>
            </w:pPr>
            <w:r>
              <w:t>The prototype object used for</w:t>
            </w:r>
            <w:r>
              <w:br/>
              <w:t>Iterator objects created by the CreateMapIterator abstract operation</w:t>
            </w:r>
          </w:p>
        </w:tc>
      </w:tr>
      <w:tr w:rsidR="00000B9E" w14:paraId="685CFFDE" w14:textId="77777777" w:rsidTr="00000B9E">
        <w:trPr>
          <w:jc w:val="center"/>
        </w:trPr>
        <w:tc>
          <w:tcPr>
            <w:tcW w:w="2925" w:type="dxa"/>
          </w:tcPr>
          <w:p w14:paraId="759289EE" w14:textId="77777777" w:rsidR="00000B9E" w:rsidRPr="00F75B67" w:rsidRDefault="00000B9E" w:rsidP="00000B9E">
            <w:pPr>
              <w:keepNext/>
              <w:spacing w:after="60"/>
              <w:rPr>
                <w:rFonts w:cs="Arial"/>
              </w:rPr>
            </w:pPr>
            <w:r w:rsidRPr="00F75B67">
              <w:rPr>
                <w:rFonts w:cs="Arial"/>
              </w:rPr>
              <w:t>%WeakMap%</w:t>
            </w:r>
          </w:p>
        </w:tc>
        <w:tc>
          <w:tcPr>
            <w:tcW w:w="3522" w:type="dxa"/>
          </w:tcPr>
          <w:p w14:paraId="11C25C56" w14:textId="77777777"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WeakMap</w:t>
            </w:r>
            <w:r w:rsidRPr="000F7206">
              <w:rPr>
                <w:rFonts w:ascii="Courier New" w:hAnsi="Courier New" w:cs="Courier New"/>
                <w:b/>
                <w:bCs/>
              </w:rPr>
              <w:t>"</w:t>
            </w:r>
            <w:r>
              <w:t>.</w:t>
            </w:r>
          </w:p>
        </w:tc>
      </w:tr>
      <w:tr w:rsidR="00000B9E" w14:paraId="6A72217D" w14:textId="77777777" w:rsidTr="00000B9E">
        <w:trPr>
          <w:jc w:val="center"/>
        </w:trPr>
        <w:tc>
          <w:tcPr>
            <w:tcW w:w="2925" w:type="dxa"/>
          </w:tcPr>
          <w:p w14:paraId="52D0E36E" w14:textId="77777777" w:rsidR="00000B9E" w:rsidRPr="00F75B67" w:rsidRDefault="00000B9E" w:rsidP="00000B9E">
            <w:pPr>
              <w:keepNext/>
              <w:spacing w:after="60"/>
              <w:rPr>
                <w:rFonts w:cs="Arial"/>
              </w:rPr>
            </w:pPr>
            <w:r w:rsidRPr="00F75B67">
              <w:rPr>
                <w:rFonts w:cs="Arial"/>
              </w:rPr>
              <w:t>%WeakMapPrototype%</w:t>
            </w:r>
          </w:p>
        </w:tc>
        <w:tc>
          <w:tcPr>
            <w:tcW w:w="3522" w:type="dxa"/>
          </w:tcPr>
          <w:p w14:paraId="32B1CF80"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%WeakMap%.</w:t>
            </w:r>
          </w:p>
        </w:tc>
      </w:tr>
      <w:tr w:rsidR="00000B9E" w14:paraId="33A14659" w14:textId="77777777" w:rsidTr="00000B9E">
        <w:trPr>
          <w:jc w:val="center"/>
        </w:trPr>
        <w:tc>
          <w:tcPr>
            <w:tcW w:w="2925" w:type="dxa"/>
          </w:tcPr>
          <w:p w14:paraId="377B96E5" w14:textId="77777777" w:rsidR="00000B9E" w:rsidRPr="00F75B67" w:rsidRDefault="00000B9E" w:rsidP="00000B9E">
            <w:pPr>
              <w:keepNext/>
              <w:spacing w:after="60"/>
              <w:rPr>
                <w:rFonts w:cs="Arial"/>
              </w:rPr>
            </w:pPr>
            <w:r w:rsidRPr="00F75B67">
              <w:rPr>
                <w:rFonts w:cs="Arial"/>
              </w:rPr>
              <w:t>%Set%</w:t>
            </w:r>
          </w:p>
        </w:tc>
        <w:tc>
          <w:tcPr>
            <w:tcW w:w="3522" w:type="dxa"/>
          </w:tcPr>
          <w:p w14:paraId="1B58AAE8" w14:textId="77777777"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Set</w:t>
            </w:r>
            <w:r w:rsidRPr="000F7206">
              <w:rPr>
                <w:rFonts w:ascii="Courier New" w:hAnsi="Courier New" w:cs="Courier New"/>
                <w:b/>
                <w:bCs/>
              </w:rPr>
              <w:t>"</w:t>
            </w:r>
            <w:r>
              <w:t>.</w:t>
            </w:r>
          </w:p>
        </w:tc>
      </w:tr>
      <w:tr w:rsidR="00000B9E" w14:paraId="2A6D8E75" w14:textId="77777777" w:rsidTr="00000B9E">
        <w:trPr>
          <w:jc w:val="center"/>
        </w:trPr>
        <w:tc>
          <w:tcPr>
            <w:tcW w:w="2925" w:type="dxa"/>
          </w:tcPr>
          <w:p w14:paraId="4D14836C" w14:textId="77777777" w:rsidR="00000B9E" w:rsidRPr="00F75B67" w:rsidRDefault="00000B9E" w:rsidP="00000B9E">
            <w:pPr>
              <w:keepNext/>
              <w:spacing w:after="60"/>
              <w:rPr>
                <w:rFonts w:cs="Arial"/>
              </w:rPr>
            </w:pPr>
            <w:r w:rsidRPr="00F75B67">
              <w:rPr>
                <w:rFonts w:cs="Arial"/>
              </w:rPr>
              <w:t>%SetPrototype%</w:t>
            </w:r>
          </w:p>
        </w:tc>
        <w:tc>
          <w:tcPr>
            <w:tcW w:w="3522" w:type="dxa"/>
          </w:tcPr>
          <w:p w14:paraId="27029DD4"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%Set%.</w:t>
            </w:r>
          </w:p>
        </w:tc>
      </w:tr>
      <w:tr w:rsidR="00000B9E" w14:paraId="14E76625" w14:textId="77777777" w:rsidTr="00000B9E">
        <w:trPr>
          <w:jc w:val="center"/>
        </w:trPr>
        <w:tc>
          <w:tcPr>
            <w:tcW w:w="2925" w:type="dxa"/>
          </w:tcPr>
          <w:p w14:paraId="47FEDA12" w14:textId="77777777" w:rsidR="00000B9E" w:rsidRPr="00F75B67" w:rsidRDefault="00000B9E" w:rsidP="00000B9E">
            <w:pPr>
              <w:keepNext/>
              <w:spacing w:after="60"/>
              <w:rPr>
                <w:rFonts w:cs="Arial"/>
              </w:rPr>
            </w:pPr>
            <w:r w:rsidRPr="00F75B67">
              <w:rPr>
                <w:rFonts w:cs="Arial"/>
              </w:rPr>
              <w:t>%WeakSet%</w:t>
            </w:r>
          </w:p>
        </w:tc>
        <w:tc>
          <w:tcPr>
            <w:tcW w:w="3522" w:type="dxa"/>
          </w:tcPr>
          <w:p w14:paraId="1700CDE4" w14:textId="77777777"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WeakSet</w:t>
            </w:r>
            <w:r w:rsidRPr="000F7206">
              <w:rPr>
                <w:rFonts w:ascii="Courier New" w:hAnsi="Courier New" w:cs="Courier New"/>
                <w:b/>
                <w:bCs/>
              </w:rPr>
              <w:t>"</w:t>
            </w:r>
            <w:r>
              <w:t>.</w:t>
            </w:r>
          </w:p>
        </w:tc>
      </w:tr>
      <w:tr w:rsidR="00000B9E" w14:paraId="2536E846" w14:textId="77777777" w:rsidTr="00000B9E">
        <w:trPr>
          <w:jc w:val="center"/>
        </w:trPr>
        <w:tc>
          <w:tcPr>
            <w:tcW w:w="2925" w:type="dxa"/>
          </w:tcPr>
          <w:p w14:paraId="0C464368" w14:textId="77777777" w:rsidR="00000B9E" w:rsidRPr="00F75B67" w:rsidRDefault="00000B9E" w:rsidP="00000B9E">
            <w:pPr>
              <w:keepNext/>
              <w:spacing w:after="60"/>
              <w:rPr>
                <w:rFonts w:cs="Arial"/>
              </w:rPr>
            </w:pPr>
            <w:r w:rsidRPr="00F75B67">
              <w:rPr>
                <w:rFonts w:cs="Arial"/>
              </w:rPr>
              <w:t>%WeakSetPrototype%</w:t>
            </w:r>
          </w:p>
        </w:tc>
        <w:tc>
          <w:tcPr>
            <w:tcW w:w="3522" w:type="dxa"/>
          </w:tcPr>
          <w:p w14:paraId="7E949577"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%WeakWeakSet%.</w:t>
            </w:r>
          </w:p>
        </w:tc>
      </w:tr>
      <w:tr w:rsidR="00000B9E" w14:paraId="3F79613A" w14:textId="77777777" w:rsidTr="00000B9E">
        <w:trPr>
          <w:jc w:val="center"/>
        </w:trPr>
        <w:tc>
          <w:tcPr>
            <w:tcW w:w="2925" w:type="dxa"/>
          </w:tcPr>
          <w:p w14:paraId="46798A97" w14:textId="77777777" w:rsidR="00000B9E" w:rsidRPr="00F75B67" w:rsidRDefault="00000B9E" w:rsidP="00000B9E">
            <w:pPr>
              <w:keepNext/>
              <w:spacing w:after="60"/>
              <w:rPr>
                <w:rFonts w:cs="Arial"/>
              </w:rPr>
            </w:pPr>
            <w:r w:rsidRPr="00F75B67">
              <w:rPr>
                <w:rFonts w:cs="Arial"/>
              </w:rPr>
              <w:t>%SetIteratorPrototype%</w:t>
            </w:r>
          </w:p>
        </w:tc>
        <w:tc>
          <w:tcPr>
            <w:tcW w:w="3522" w:type="dxa"/>
          </w:tcPr>
          <w:p w14:paraId="3FC68F6F" w14:textId="77777777" w:rsidR="00000B9E" w:rsidRDefault="00000B9E" w:rsidP="00000B9E">
            <w:pPr>
              <w:keepNext/>
              <w:spacing w:after="60"/>
              <w:jc w:val="left"/>
            </w:pPr>
            <w:r>
              <w:t>The prototype object used for</w:t>
            </w:r>
            <w:r>
              <w:br/>
              <w:t>Iterator objects created by the CreateSetIterator abstract operation</w:t>
            </w:r>
          </w:p>
        </w:tc>
      </w:tr>
      <w:tr w:rsidR="00000B9E" w:rsidRPr="00E77497" w14:paraId="2490F1B5"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2E93C7FC" w14:textId="77777777" w:rsidR="00000B9E" w:rsidRPr="00F75B67" w:rsidRDefault="00000B9E" w:rsidP="00000B9E">
            <w:pPr>
              <w:keepNext/>
              <w:spacing w:after="60"/>
              <w:rPr>
                <w:rFonts w:cs="Arial"/>
              </w:rPr>
            </w:pPr>
            <w:r w:rsidRPr="00F75B67">
              <w:rPr>
                <w:rFonts w:cs="Arial"/>
              </w:rPr>
              <w:t>%GeneratorFunction%</w:t>
            </w:r>
          </w:p>
        </w:tc>
        <w:tc>
          <w:tcPr>
            <w:tcW w:w="3522" w:type="dxa"/>
            <w:tcBorders>
              <w:top w:val="single" w:sz="6" w:space="0" w:color="auto"/>
              <w:left w:val="single" w:sz="6" w:space="0" w:color="auto"/>
              <w:bottom w:val="single" w:sz="6" w:space="0" w:color="auto"/>
              <w:right w:val="single" w:sz="6" w:space="0" w:color="auto"/>
            </w:tcBorders>
          </w:tcPr>
          <w:p w14:paraId="766BE72F" w14:textId="77777777" w:rsidR="00000B9E" w:rsidRPr="00E77497" w:rsidRDefault="00000B9E" w:rsidP="00000B9E">
            <w:pPr>
              <w:keepNext/>
              <w:spacing w:after="60"/>
            </w:pPr>
            <w:r>
              <w:t xml:space="preserve">The initial value of the name </w:t>
            </w:r>
            <w:r w:rsidRPr="006C4913">
              <w:t>"</w:t>
            </w:r>
            <w:r>
              <w:t>Generator</w:t>
            </w:r>
            <w:r w:rsidRPr="006C4913">
              <w:t>Function"</w:t>
            </w:r>
            <w:r>
              <w:t xml:space="preserve"> exported from the built-in module </w:t>
            </w:r>
            <w:r w:rsidRPr="006C4913">
              <w:t>"</w:t>
            </w:r>
            <w:r>
              <w:t>std:iteration</w:t>
            </w:r>
            <w:r w:rsidRPr="006C4913">
              <w:t>"</w:t>
            </w:r>
            <w:r>
              <w:t>.</w:t>
            </w:r>
          </w:p>
        </w:tc>
      </w:tr>
      <w:tr w:rsidR="00000B9E" w14:paraId="314C3A67"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67957B80" w14:textId="77777777" w:rsidR="00000B9E" w:rsidRPr="00F75B67" w:rsidRDefault="00000B9E" w:rsidP="00000B9E">
            <w:pPr>
              <w:keepNext/>
              <w:spacing w:after="60"/>
              <w:rPr>
                <w:rFonts w:cs="Arial"/>
              </w:rPr>
            </w:pPr>
            <w:r w:rsidRPr="00F75B67">
              <w:rPr>
                <w:rFonts w:cs="Arial"/>
              </w:rPr>
              <w:t>%Generator%</w:t>
            </w:r>
          </w:p>
        </w:tc>
        <w:tc>
          <w:tcPr>
            <w:tcW w:w="3522" w:type="dxa"/>
            <w:tcBorders>
              <w:top w:val="single" w:sz="6" w:space="0" w:color="auto"/>
              <w:left w:val="single" w:sz="6" w:space="0" w:color="auto"/>
              <w:bottom w:val="single" w:sz="6" w:space="0" w:color="auto"/>
              <w:right w:val="single" w:sz="6" w:space="0" w:color="auto"/>
            </w:tcBorders>
          </w:tcPr>
          <w:p w14:paraId="6CAFDA07" w14:textId="77777777" w:rsidR="00000B9E" w:rsidRDefault="00000B9E" w:rsidP="00000B9E">
            <w:pPr>
              <w:keepNext/>
              <w:spacing w:after="60"/>
            </w:pPr>
            <w:r w:rsidRPr="006C4913">
              <w:t>The initial value of the name "Generator" exported from the built-in module "std:iteration"</w:t>
            </w:r>
          </w:p>
        </w:tc>
      </w:tr>
      <w:tr w:rsidR="00000B9E" w:rsidRPr="00E77497" w14:paraId="3818EB76" w14:textId="77777777" w:rsidTr="00000B9E">
        <w:trPr>
          <w:jc w:val="center"/>
        </w:trPr>
        <w:tc>
          <w:tcPr>
            <w:tcW w:w="2925" w:type="dxa"/>
          </w:tcPr>
          <w:p w14:paraId="54693EA2" w14:textId="77777777" w:rsidR="00000B9E" w:rsidRPr="00F75B67" w:rsidRDefault="00000B9E" w:rsidP="00000B9E">
            <w:pPr>
              <w:keepNext/>
              <w:spacing w:after="60"/>
              <w:rPr>
                <w:rFonts w:cs="Arial"/>
              </w:rPr>
            </w:pPr>
            <w:r w:rsidRPr="00F75B67">
              <w:rPr>
                <w:rFonts w:cs="Arial"/>
              </w:rPr>
              <w:t>%GeneratorPrototype%</w:t>
            </w:r>
          </w:p>
        </w:tc>
        <w:tc>
          <w:tcPr>
            <w:tcW w:w="3522" w:type="dxa"/>
          </w:tcPr>
          <w:p w14:paraId="6494B60D" w14:textId="77777777" w:rsidR="00000B9E" w:rsidRDefault="00000B9E" w:rsidP="00000B9E">
            <w:pPr>
              <w:keepNext/>
              <w:spacing w:after="60"/>
              <w:jc w:val="left"/>
            </w:pPr>
            <w:r>
              <w:t xml:space="preserve">The initial value of the </w:t>
            </w:r>
            <w:r w:rsidRPr="009B68E4">
              <w:rPr>
                <w:rFonts w:ascii="Courier New" w:hAnsi="Courier New"/>
                <w:b/>
              </w:rPr>
              <w:t>prototype</w:t>
            </w:r>
            <w:r>
              <w:t xml:space="preserve"> property of the  %Generator% intrinsic</w:t>
            </w:r>
          </w:p>
        </w:tc>
      </w:tr>
      <w:tr w:rsidR="00000B9E" w14:paraId="222E12D9"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2F0DE66F" w14:textId="77777777" w:rsidR="00000B9E" w:rsidRPr="00F75B67" w:rsidRDefault="00000B9E" w:rsidP="00000B9E">
            <w:pPr>
              <w:keepNext/>
              <w:spacing w:after="60"/>
              <w:rPr>
                <w:rFonts w:cs="Arial"/>
              </w:rPr>
            </w:pPr>
            <w:r w:rsidRPr="00F75B67">
              <w:rPr>
                <w:rFonts w:cs="Arial"/>
              </w:rPr>
              <w:t>%Error%</w:t>
            </w:r>
          </w:p>
        </w:tc>
        <w:tc>
          <w:tcPr>
            <w:tcW w:w="3522" w:type="dxa"/>
            <w:tcBorders>
              <w:top w:val="single" w:sz="6" w:space="0" w:color="auto"/>
              <w:left w:val="single" w:sz="6" w:space="0" w:color="auto"/>
              <w:bottom w:val="single" w:sz="6" w:space="0" w:color="auto"/>
              <w:right w:val="single" w:sz="6" w:space="0" w:color="auto"/>
            </w:tcBorders>
          </w:tcPr>
          <w:p w14:paraId="434DFEA0" w14:textId="77777777" w:rsidR="00000B9E" w:rsidRDefault="00000B9E" w:rsidP="00000B9E">
            <w:pPr>
              <w:keepNext/>
              <w:spacing w:after="60"/>
              <w:jc w:val="left"/>
            </w:pPr>
          </w:p>
        </w:tc>
      </w:tr>
      <w:tr w:rsidR="00000B9E" w14:paraId="469FF229"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5C95D6B0" w14:textId="77777777" w:rsidR="00000B9E" w:rsidRPr="00F75B67" w:rsidRDefault="00000B9E" w:rsidP="00000B9E">
            <w:pPr>
              <w:keepNext/>
              <w:spacing w:after="60"/>
              <w:rPr>
                <w:rFonts w:cs="Arial"/>
              </w:rPr>
            </w:pPr>
            <w:r w:rsidRPr="00F75B67">
              <w:rPr>
                <w:rFonts w:cs="Arial"/>
              </w:rPr>
              <w:t>%EvalError%</w:t>
            </w:r>
          </w:p>
        </w:tc>
        <w:tc>
          <w:tcPr>
            <w:tcW w:w="3522" w:type="dxa"/>
            <w:tcBorders>
              <w:top w:val="single" w:sz="6" w:space="0" w:color="auto"/>
              <w:left w:val="single" w:sz="6" w:space="0" w:color="auto"/>
              <w:bottom w:val="single" w:sz="6" w:space="0" w:color="auto"/>
              <w:right w:val="single" w:sz="6" w:space="0" w:color="auto"/>
            </w:tcBorders>
          </w:tcPr>
          <w:p w14:paraId="7B59FF31" w14:textId="77777777" w:rsidR="00000B9E" w:rsidRDefault="00000B9E" w:rsidP="00000B9E">
            <w:pPr>
              <w:keepNext/>
              <w:spacing w:after="60"/>
              <w:jc w:val="left"/>
            </w:pPr>
          </w:p>
        </w:tc>
      </w:tr>
      <w:tr w:rsidR="00000B9E" w14:paraId="0A525C97"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0119F660" w14:textId="77777777" w:rsidR="00000B9E" w:rsidRPr="00F75B67" w:rsidRDefault="00000B9E" w:rsidP="00000B9E">
            <w:pPr>
              <w:keepNext/>
              <w:spacing w:after="60"/>
              <w:rPr>
                <w:rFonts w:cs="Arial"/>
              </w:rPr>
            </w:pPr>
            <w:r w:rsidRPr="00F75B67">
              <w:rPr>
                <w:rFonts w:cs="Arial"/>
              </w:rPr>
              <w:t>%RangeError%</w:t>
            </w:r>
          </w:p>
        </w:tc>
        <w:tc>
          <w:tcPr>
            <w:tcW w:w="3522" w:type="dxa"/>
            <w:tcBorders>
              <w:top w:val="single" w:sz="6" w:space="0" w:color="auto"/>
              <w:left w:val="single" w:sz="6" w:space="0" w:color="auto"/>
              <w:bottom w:val="single" w:sz="6" w:space="0" w:color="auto"/>
              <w:right w:val="single" w:sz="6" w:space="0" w:color="auto"/>
            </w:tcBorders>
          </w:tcPr>
          <w:p w14:paraId="5C0D6E6E" w14:textId="77777777" w:rsidR="00000B9E" w:rsidRDefault="00000B9E" w:rsidP="00000B9E">
            <w:pPr>
              <w:keepNext/>
              <w:spacing w:after="60"/>
              <w:jc w:val="left"/>
            </w:pPr>
          </w:p>
        </w:tc>
      </w:tr>
      <w:tr w:rsidR="00000B9E" w14:paraId="35D3554C"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14B6B7A4" w14:textId="77777777" w:rsidR="00000B9E" w:rsidRPr="00F75B67" w:rsidRDefault="00000B9E" w:rsidP="00000B9E">
            <w:pPr>
              <w:keepNext/>
              <w:spacing w:after="60"/>
              <w:rPr>
                <w:rFonts w:cs="Arial"/>
              </w:rPr>
            </w:pPr>
            <w:r w:rsidRPr="00F75B67">
              <w:rPr>
                <w:rFonts w:cs="Arial"/>
              </w:rPr>
              <w:t>%ReferenceError%</w:t>
            </w:r>
          </w:p>
        </w:tc>
        <w:tc>
          <w:tcPr>
            <w:tcW w:w="3522" w:type="dxa"/>
            <w:tcBorders>
              <w:top w:val="single" w:sz="6" w:space="0" w:color="auto"/>
              <w:left w:val="single" w:sz="6" w:space="0" w:color="auto"/>
              <w:bottom w:val="single" w:sz="6" w:space="0" w:color="auto"/>
              <w:right w:val="single" w:sz="6" w:space="0" w:color="auto"/>
            </w:tcBorders>
          </w:tcPr>
          <w:p w14:paraId="40AFDD8E" w14:textId="77777777" w:rsidR="00000B9E" w:rsidRDefault="00000B9E" w:rsidP="00000B9E">
            <w:pPr>
              <w:keepNext/>
              <w:spacing w:after="60"/>
              <w:jc w:val="left"/>
            </w:pPr>
          </w:p>
        </w:tc>
      </w:tr>
      <w:tr w:rsidR="00000B9E" w14:paraId="403A1E8D"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077C0DBE" w14:textId="77777777" w:rsidR="00000B9E" w:rsidRPr="00F75B67" w:rsidRDefault="00000B9E" w:rsidP="00000B9E">
            <w:pPr>
              <w:keepNext/>
              <w:spacing w:after="60"/>
              <w:rPr>
                <w:rFonts w:cs="Arial"/>
              </w:rPr>
            </w:pPr>
            <w:r w:rsidRPr="00F75B67">
              <w:rPr>
                <w:rFonts w:cs="Arial"/>
              </w:rPr>
              <w:t>%SyntaxError%</w:t>
            </w:r>
          </w:p>
        </w:tc>
        <w:tc>
          <w:tcPr>
            <w:tcW w:w="3522" w:type="dxa"/>
            <w:tcBorders>
              <w:top w:val="single" w:sz="6" w:space="0" w:color="auto"/>
              <w:left w:val="single" w:sz="6" w:space="0" w:color="auto"/>
              <w:bottom w:val="single" w:sz="6" w:space="0" w:color="auto"/>
              <w:right w:val="single" w:sz="6" w:space="0" w:color="auto"/>
            </w:tcBorders>
          </w:tcPr>
          <w:p w14:paraId="3D27F04A" w14:textId="77777777" w:rsidR="00000B9E" w:rsidRDefault="00000B9E" w:rsidP="00000B9E">
            <w:pPr>
              <w:keepNext/>
              <w:spacing w:after="60"/>
              <w:jc w:val="left"/>
            </w:pPr>
          </w:p>
        </w:tc>
      </w:tr>
      <w:tr w:rsidR="00000B9E" w14:paraId="45B65155"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10B2CEA2" w14:textId="77777777" w:rsidR="00000B9E" w:rsidRPr="00F75B67" w:rsidRDefault="00000B9E" w:rsidP="00000B9E">
            <w:pPr>
              <w:keepNext/>
              <w:spacing w:after="60"/>
              <w:rPr>
                <w:rFonts w:cs="Arial"/>
              </w:rPr>
            </w:pPr>
            <w:r w:rsidRPr="00F75B67">
              <w:rPr>
                <w:rFonts w:cs="Arial"/>
              </w:rPr>
              <w:t>%TypeError%</w:t>
            </w:r>
          </w:p>
        </w:tc>
        <w:tc>
          <w:tcPr>
            <w:tcW w:w="3522" w:type="dxa"/>
            <w:tcBorders>
              <w:top w:val="single" w:sz="6" w:space="0" w:color="auto"/>
              <w:left w:val="single" w:sz="6" w:space="0" w:color="auto"/>
              <w:bottom w:val="single" w:sz="6" w:space="0" w:color="auto"/>
              <w:right w:val="single" w:sz="6" w:space="0" w:color="auto"/>
            </w:tcBorders>
          </w:tcPr>
          <w:p w14:paraId="36ADD44D" w14:textId="77777777" w:rsidR="00000B9E" w:rsidRDefault="00000B9E" w:rsidP="00000B9E">
            <w:pPr>
              <w:keepNext/>
              <w:spacing w:after="60"/>
              <w:jc w:val="left"/>
            </w:pPr>
          </w:p>
        </w:tc>
      </w:tr>
      <w:tr w:rsidR="00000B9E" w14:paraId="26D9C5E9" w14:textId="77777777" w:rsidTr="00000B9E">
        <w:trPr>
          <w:jc w:val="center"/>
        </w:trPr>
        <w:tc>
          <w:tcPr>
            <w:tcW w:w="2925" w:type="dxa"/>
            <w:tcBorders>
              <w:top w:val="single" w:sz="6" w:space="0" w:color="auto"/>
              <w:left w:val="single" w:sz="6" w:space="0" w:color="auto"/>
              <w:bottom w:val="single" w:sz="6" w:space="0" w:color="auto"/>
              <w:right w:val="single" w:sz="6" w:space="0" w:color="auto"/>
            </w:tcBorders>
          </w:tcPr>
          <w:p w14:paraId="7E5B0F07" w14:textId="77777777" w:rsidR="00000B9E" w:rsidRPr="00F75B67" w:rsidRDefault="00000B9E" w:rsidP="00000B9E">
            <w:pPr>
              <w:keepNext/>
              <w:spacing w:after="60"/>
              <w:rPr>
                <w:rFonts w:cs="Arial"/>
              </w:rPr>
            </w:pPr>
            <w:r w:rsidRPr="00F75B67">
              <w:rPr>
                <w:rFonts w:cs="Arial"/>
              </w:rPr>
              <w:t>%URIError%</w:t>
            </w:r>
          </w:p>
        </w:tc>
        <w:tc>
          <w:tcPr>
            <w:tcW w:w="3522" w:type="dxa"/>
            <w:tcBorders>
              <w:top w:val="single" w:sz="6" w:space="0" w:color="auto"/>
              <w:left w:val="single" w:sz="6" w:space="0" w:color="auto"/>
              <w:bottom w:val="single" w:sz="6" w:space="0" w:color="auto"/>
              <w:right w:val="single" w:sz="6" w:space="0" w:color="auto"/>
            </w:tcBorders>
          </w:tcPr>
          <w:p w14:paraId="065C87FE" w14:textId="77777777" w:rsidR="00000B9E" w:rsidRDefault="00000B9E" w:rsidP="00000B9E">
            <w:pPr>
              <w:keepNext/>
              <w:spacing w:after="60"/>
              <w:jc w:val="left"/>
            </w:pPr>
          </w:p>
        </w:tc>
      </w:tr>
      <w:tr w:rsidR="00000B9E" w:rsidRPr="00E77497" w14:paraId="25074D6D" w14:textId="77777777" w:rsidTr="00000B9E">
        <w:trPr>
          <w:jc w:val="center"/>
        </w:trPr>
        <w:tc>
          <w:tcPr>
            <w:tcW w:w="2925" w:type="dxa"/>
          </w:tcPr>
          <w:p w14:paraId="0B8A3CB0" w14:textId="77777777" w:rsidR="00000B9E" w:rsidRPr="00F75B67" w:rsidRDefault="00000B9E" w:rsidP="00000B9E">
            <w:pPr>
              <w:keepNext/>
              <w:spacing w:after="60"/>
              <w:ind w:firstLine="403"/>
              <w:rPr>
                <w:rFonts w:cs="Arial"/>
              </w:rPr>
            </w:pPr>
          </w:p>
        </w:tc>
        <w:tc>
          <w:tcPr>
            <w:tcW w:w="3522" w:type="dxa"/>
          </w:tcPr>
          <w:p w14:paraId="5146D286" w14:textId="77777777" w:rsidR="00000B9E" w:rsidRDefault="00000B9E" w:rsidP="00000B9E">
            <w:pPr>
              <w:keepNext/>
              <w:spacing w:after="60"/>
              <w:jc w:val="left"/>
            </w:pPr>
          </w:p>
        </w:tc>
      </w:tr>
      <w:tr w:rsidR="00000B9E" w:rsidRPr="00E77497" w14:paraId="1D43A6C6" w14:textId="77777777" w:rsidTr="00000B9E">
        <w:trPr>
          <w:jc w:val="center"/>
        </w:trPr>
        <w:tc>
          <w:tcPr>
            <w:tcW w:w="2925" w:type="dxa"/>
          </w:tcPr>
          <w:p w14:paraId="243213E9" w14:textId="77777777" w:rsidR="00000B9E" w:rsidRPr="00F75B67" w:rsidRDefault="00000B9E" w:rsidP="00000B9E">
            <w:pPr>
              <w:keepNext/>
              <w:spacing w:after="60"/>
              <w:rPr>
                <w:rFonts w:cs="Arial"/>
              </w:rPr>
            </w:pPr>
            <w:r w:rsidRPr="00F75B67">
              <w:rPr>
                <w:rFonts w:cs="Arial"/>
              </w:rPr>
              <w:t>%ErrorPrototype%</w:t>
            </w:r>
          </w:p>
        </w:tc>
        <w:tc>
          <w:tcPr>
            <w:tcW w:w="3522" w:type="dxa"/>
          </w:tcPr>
          <w:p w14:paraId="303285CC" w14:textId="77777777" w:rsidR="00000B9E" w:rsidRDefault="00000B9E" w:rsidP="00000B9E">
            <w:pPr>
              <w:keepNext/>
              <w:spacing w:after="60"/>
              <w:jc w:val="left"/>
            </w:pPr>
          </w:p>
        </w:tc>
      </w:tr>
      <w:tr w:rsidR="00000B9E" w:rsidRPr="00E77497" w14:paraId="242A0854" w14:textId="77777777" w:rsidTr="00000B9E">
        <w:trPr>
          <w:jc w:val="center"/>
        </w:trPr>
        <w:tc>
          <w:tcPr>
            <w:tcW w:w="2925" w:type="dxa"/>
          </w:tcPr>
          <w:p w14:paraId="4761AE3B" w14:textId="77777777" w:rsidR="00000B9E" w:rsidRPr="00F75B67" w:rsidRDefault="00000B9E" w:rsidP="00000B9E">
            <w:pPr>
              <w:keepNext/>
              <w:spacing w:after="60"/>
              <w:rPr>
                <w:rFonts w:cs="Arial"/>
              </w:rPr>
            </w:pPr>
            <w:r w:rsidRPr="00F75B67">
              <w:rPr>
                <w:rFonts w:cs="Arial"/>
              </w:rPr>
              <w:t>%EvalErrorPrototype%</w:t>
            </w:r>
          </w:p>
        </w:tc>
        <w:tc>
          <w:tcPr>
            <w:tcW w:w="3522" w:type="dxa"/>
          </w:tcPr>
          <w:p w14:paraId="0965DF09" w14:textId="77777777" w:rsidR="00000B9E" w:rsidRDefault="00000B9E" w:rsidP="00000B9E">
            <w:pPr>
              <w:keepNext/>
              <w:spacing w:after="60"/>
              <w:jc w:val="left"/>
            </w:pPr>
          </w:p>
        </w:tc>
      </w:tr>
      <w:tr w:rsidR="00000B9E" w:rsidRPr="00E77497" w14:paraId="0F36BE69" w14:textId="77777777" w:rsidTr="00000B9E">
        <w:trPr>
          <w:jc w:val="center"/>
        </w:trPr>
        <w:tc>
          <w:tcPr>
            <w:tcW w:w="2925" w:type="dxa"/>
          </w:tcPr>
          <w:p w14:paraId="7B8E50DC" w14:textId="77777777" w:rsidR="00000B9E" w:rsidRPr="00F75B67" w:rsidRDefault="00000B9E" w:rsidP="00000B9E">
            <w:pPr>
              <w:keepNext/>
              <w:spacing w:after="60"/>
              <w:rPr>
                <w:rFonts w:cs="Arial"/>
              </w:rPr>
            </w:pPr>
            <w:r w:rsidRPr="00F75B67">
              <w:rPr>
                <w:rFonts w:cs="Arial"/>
              </w:rPr>
              <w:t>%RangeErrorPrototype%</w:t>
            </w:r>
          </w:p>
        </w:tc>
        <w:tc>
          <w:tcPr>
            <w:tcW w:w="3522" w:type="dxa"/>
          </w:tcPr>
          <w:p w14:paraId="1DC0F9AA" w14:textId="77777777" w:rsidR="00000B9E" w:rsidRDefault="00000B9E" w:rsidP="00000B9E">
            <w:pPr>
              <w:keepNext/>
              <w:spacing w:after="60"/>
              <w:jc w:val="left"/>
            </w:pPr>
          </w:p>
        </w:tc>
      </w:tr>
      <w:tr w:rsidR="00000B9E" w:rsidRPr="00E77497" w14:paraId="30871303" w14:textId="77777777" w:rsidTr="00000B9E">
        <w:trPr>
          <w:jc w:val="center"/>
        </w:trPr>
        <w:tc>
          <w:tcPr>
            <w:tcW w:w="2925" w:type="dxa"/>
          </w:tcPr>
          <w:p w14:paraId="423378D8" w14:textId="77777777" w:rsidR="00000B9E" w:rsidRPr="00F75B67" w:rsidRDefault="00000B9E" w:rsidP="00000B9E">
            <w:pPr>
              <w:keepNext/>
              <w:spacing w:after="60"/>
              <w:rPr>
                <w:rFonts w:cs="Arial"/>
              </w:rPr>
            </w:pPr>
            <w:r w:rsidRPr="00F75B67">
              <w:rPr>
                <w:rFonts w:cs="Arial"/>
              </w:rPr>
              <w:t>%ReferenceErrorPrototype%</w:t>
            </w:r>
          </w:p>
        </w:tc>
        <w:tc>
          <w:tcPr>
            <w:tcW w:w="3522" w:type="dxa"/>
          </w:tcPr>
          <w:p w14:paraId="4BAFC0DF" w14:textId="77777777" w:rsidR="00000B9E" w:rsidRDefault="00000B9E" w:rsidP="00000B9E">
            <w:pPr>
              <w:keepNext/>
              <w:spacing w:after="60"/>
              <w:jc w:val="left"/>
            </w:pPr>
          </w:p>
        </w:tc>
      </w:tr>
      <w:tr w:rsidR="00000B9E" w:rsidRPr="00E77497" w14:paraId="6B9FDA2E" w14:textId="77777777" w:rsidTr="00000B9E">
        <w:trPr>
          <w:jc w:val="center"/>
        </w:trPr>
        <w:tc>
          <w:tcPr>
            <w:tcW w:w="2925" w:type="dxa"/>
          </w:tcPr>
          <w:p w14:paraId="48F1386D" w14:textId="77777777" w:rsidR="00000B9E" w:rsidRPr="00F75B67" w:rsidRDefault="00000B9E" w:rsidP="00000B9E">
            <w:pPr>
              <w:keepNext/>
              <w:spacing w:after="60"/>
              <w:rPr>
                <w:rFonts w:cs="Arial"/>
              </w:rPr>
            </w:pPr>
            <w:r w:rsidRPr="00F75B67">
              <w:rPr>
                <w:rFonts w:cs="Arial"/>
              </w:rPr>
              <w:t>%SyntaxErrorPrototype%</w:t>
            </w:r>
          </w:p>
        </w:tc>
        <w:tc>
          <w:tcPr>
            <w:tcW w:w="3522" w:type="dxa"/>
          </w:tcPr>
          <w:p w14:paraId="690E7B5F" w14:textId="77777777" w:rsidR="00000B9E" w:rsidRDefault="00000B9E" w:rsidP="00000B9E">
            <w:pPr>
              <w:keepNext/>
              <w:spacing w:after="60"/>
              <w:jc w:val="left"/>
            </w:pPr>
          </w:p>
        </w:tc>
      </w:tr>
      <w:tr w:rsidR="00000B9E" w:rsidRPr="00E77497" w14:paraId="38877ECD" w14:textId="77777777" w:rsidTr="00000B9E">
        <w:trPr>
          <w:jc w:val="center"/>
        </w:trPr>
        <w:tc>
          <w:tcPr>
            <w:tcW w:w="2925" w:type="dxa"/>
          </w:tcPr>
          <w:p w14:paraId="6E81FB69" w14:textId="77777777" w:rsidR="00000B9E" w:rsidRPr="00F75B67" w:rsidRDefault="00000B9E" w:rsidP="00000B9E">
            <w:pPr>
              <w:keepNext/>
              <w:spacing w:after="60"/>
              <w:rPr>
                <w:rFonts w:cs="Arial"/>
              </w:rPr>
            </w:pPr>
            <w:r w:rsidRPr="00F75B67">
              <w:rPr>
                <w:rFonts w:cs="Arial"/>
              </w:rPr>
              <w:t>%TypeErrorPrototype%</w:t>
            </w:r>
          </w:p>
        </w:tc>
        <w:tc>
          <w:tcPr>
            <w:tcW w:w="3522" w:type="dxa"/>
          </w:tcPr>
          <w:p w14:paraId="0B96F025" w14:textId="77777777" w:rsidR="00000B9E" w:rsidRDefault="00000B9E" w:rsidP="00000B9E">
            <w:pPr>
              <w:keepNext/>
              <w:spacing w:after="60"/>
              <w:jc w:val="left"/>
            </w:pPr>
          </w:p>
        </w:tc>
      </w:tr>
      <w:tr w:rsidR="00000B9E" w:rsidRPr="00E77497" w14:paraId="6A5D692D" w14:textId="77777777" w:rsidTr="00000B9E">
        <w:trPr>
          <w:jc w:val="center"/>
        </w:trPr>
        <w:tc>
          <w:tcPr>
            <w:tcW w:w="2925" w:type="dxa"/>
          </w:tcPr>
          <w:p w14:paraId="411863A0" w14:textId="77777777" w:rsidR="00000B9E" w:rsidRPr="00F75B67" w:rsidRDefault="00000B9E" w:rsidP="00000B9E">
            <w:pPr>
              <w:keepNext/>
              <w:spacing w:after="60"/>
              <w:rPr>
                <w:rFonts w:cs="Arial"/>
              </w:rPr>
            </w:pPr>
            <w:r w:rsidRPr="00F75B67">
              <w:rPr>
                <w:rFonts w:cs="Arial"/>
              </w:rPr>
              <w:t>%URIErrorPrototype%</w:t>
            </w:r>
          </w:p>
        </w:tc>
        <w:tc>
          <w:tcPr>
            <w:tcW w:w="3522" w:type="dxa"/>
          </w:tcPr>
          <w:p w14:paraId="5FB2D334" w14:textId="77777777" w:rsidR="00000B9E" w:rsidRDefault="00000B9E" w:rsidP="00000B9E">
            <w:pPr>
              <w:keepNext/>
              <w:spacing w:after="60"/>
              <w:jc w:val="left"/>
            </w:pPr>
          </w:p>
        </w:tc>
      </w:tr>
      <w:tr w:rsidR="00000B9E" w:rsidRPr="00E77497" w14:paraId="0C71EDF1" w14:textId="77777777" w:rsidTr="00000B9E">
        <w:trPr>
          <w:jc w:val="center"/>
        </w:trPr>
        <w:tc>
          <w:tcPr>
            <w:tcW w:w="2925" w:type="dxa"/>
          </w:tcPr>
          <w:p w14:paraId="1C98C3C8" w14:textId="77777777" w:rsidR="00000B9E" w:rsidRPr="00F75B67" w:rsidRDefault="00000B9E" w:rsidP="00000B9E">
            <w:pPr>
              <w:keepNext/>
              <w:spacing w:after="60"/>
              <w:rPr>
                <w:rFonts w:cs="Arial"/>
              </w:rPr>
            </w:pPr>
            <w:r w:rsidRPr="00F75B67">
              <w:rPr>
                <w:rFonts w:cs="Arial"/>
              </w:rPr>
              <w:t>%ArrayBuffer%</w:t>
            </w:r>
          </w:p>
        </w:tc>
        <w:tc>
          <w:tcPr>
            <w:tcW w:w="3522" w:type="dxa"/>
          </w:tcPr>
          <w:p w14:paraId="2B9BA0BB" w14:textId="77777777" w:rsidR="00000B9E" w:rsidRDefault="00000B9E" w:rsidP="00000B9E">
            <w:pPr>
              <w:keepNext/>
              <w:spacing w:after="60"/>
              <w:jc w:val="left"/>
            </w:pPr>
          </w:p>
        </w:tc>
      </w:tr>
      <w:tr w:rsidR="00000B9E" w14:paraId="2B795A36" w14:textId="77777777" w:rsidTr="00000B9E">
        <w:trPr>
          <w:jc w:val="center"/>
        </w:trPr>
        <w:tc>
          <w:tcPr>
            <w:tcW w:w="2925" w:type="dxa"/>
          </w:tcPr>
          <w:p w14:paraId="09C1FF62" w14:textId="77777777" w:rsidR="00000B9E" w:rsidRDefault="00000B9E" w:rsidP="00000B9E">
            <w:pPr>
              <w:keepNext/>
              <w:spacing w:after="60"/>
              <w:rPr>
                <w:rFonts w:ascii="Times New Roman" w:hAnsi="Times New Roman"/>
              </w:rPr>
            </w:pPr>
            <w:r>
              <w:rPr>
                <w:rFonts w:ascii="Times New Roman" w:hAnsi="Times New Roman"/>
              </w:rPr>
              <w:t>%ArrayBufferPrototype%</w:t>
            </w:r>
          </w:p>
        </w:tc>
        <w:tc>
          <w:tcPr>
            <w:tcW w:w="3522" w:type="dxa"/>
          </w:tcPr>
          <w:p w14:paraId="726F1B5B"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%ArrayBuffer%.</w:t>
            </w:r>
          </w:p>
        </w:tc>
      </w:tr>
      <w:tr w:rsidR="00000B9E" w:rsidRPr="00E77497" w14:paraId="1BE6119B" w14:textId="77777777" w:rsidTr="00000B9E">
        <w:trPr>
          <w:jc w:val="center"/>
        </w:trPr>
        <w:tc>
          <w:tcPr>
            <w:tcW w:w="2925" w:type="dxa"/>
          </w:tcPr>
          <w:p w14:paraId="69868FAC" w14:textId="77777777" w:rsidR="00000B9E" w:rsidRDefault="00000B9E" w:rsidP="00000B9E">
            <w:pPr>
              <w:keepNext/>
              <w:spacing w:after="60"/>
              <w:rPr>
                <w:rFonts w:ascii="Times New Roman" w:hAnsi="Times New Roman"/>
              </w:rPr>
            </w:pPr>
            <w:r>
              <w:rPr>
                <w:rFonts w:ascii="Times New Roman" w:hAnsi="Times New Roman"/>
              </w:rPr>
              <w:t>%TypedArray%</w:t>
            </w:r>
          </w:p>
        </w:tc>
        <w:tc>
          <w:tcPr>
            <w:tcW w:w="3522" w:type="dxa"/>
          </w:tcPr>
          <w:p w14:paraId="6A42B351" w14:textId="77777777" w:rsidR="00000B9E" w:rsidRDefault="00000B9E" w:rsidP="00000B9E">
            <w:pPr>
              <w:keepNext/>
              <w:spacing w:after="60"/>
              <w:jc w:val="left"/>
            </w:pPr>
          </w:p>
        </w:tc>
      </w:tr>
      <w:tr w:rsidR="00000B9E" w:rsidRPr="00E77497" w14:paraId="141C3506" w14:textId="77777777" w:rsidTr="00000B9E">
        <w:trPr>
          <w:jc w:val="center"/>
        </w:trPr>
        <w:tc>
          <w:tcPr>
            <w:tcW w:w="2925" w:type="dxa"/>
          </w:tcPr>
          <w:p w14:paraId="643E1F5A" w14:textId="77777777" w:rsidR="00000B9E" w:rsidRDefault="00000B9E" w:rsidP="00000B9E">
            <w:pPr>
              <w:keepNext/>
              <w:spacing w:after="60"/>
              <w:rPr>
                <w:rFonts w:ascii="Times New Roman" w:hAnsi="Times New Roman"/>
              </w:rPr>
            </w:pPr>
            <w:r>
              <w:rPr>
                <w:rFonts w:ascii="Times New Roman" w:hAnsi="Times New Roman"/>
              </w:rPr>
              <w:t>%TypedArrayPrototype%</w:t>
            </w:r>
          </w:p>
        </w:tc>
        <w:tc>
          <w:tcPr>
            <w:tcW w:w="3522" w:type="dxa"/>
          </w:tcPr>
          <w:p w14:paraId="3E45BACE" w14:textId="77777777"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%TypedArray%.</w:t>
            </w:r>
          </w:p>
        </w:tc>
      </w:tr>
      <w:tr w:rsidR="00000B9E" w:rsidRPr="00E77497" w14:paraId="44824E61" w14:textId="77777777" w:rsidTr="00000B9E">
        <w:trPr>
          <w:jc w:val="center"/>
        </w:trPr>
        <w:tc>
          <w:tcPr>
            <w:tcW w:w="2925" w:type="dxa"/>
          </w:tcPr>
          <w:p w14:paraId="192AE5E6" w14:textId="77777777" w:rsidR="00000B9E" w:rsidRDefault="00000B9E" w:rsidP="00000B9E">
            <w:pPr>
              <w:keepNext/>
              <w:spacing w:after="60"/>
              <w:rPr>
                <w:rFonts w:ascii="Times New Roman" w:hAnsi="Times New Roman"/>
              </w:rPr>
            </w:pPr>
            <w:r>
              <w:rPr>
                <w:rFonts w:ascii="Times New Roman" w:hAnsi="Times New Roman"/>
              </w:rPr>
              <w:t>%Int8Array%</w:t>
            </w:r>
          </w:p>
        </w:tc>
        <w:tc>
          <w:tcPr>
            <w:tcW w:w="3522" w:type="dxa"/>
          </w:tcPr>
          <w:p w14:paraId="1DC25D4E" w14:textId="77777777" w:rsidR="00000B9E" w:rsidRDefault="00000B9E" w:rsidP="00000B9E">
            <w:pPr>
              <w:keepNext/>
              <w:spacing w:after="60"/>
              <w:jc w:val="left"/>
            </w:pPr>
          </w:p>
        </w:tc>
      </w:tr>
      <w:tr w:rsidR="00000B9E" w:rsidRPr="00E77497" w14:paraId="54B6F680" w14:textId="77777777" w:rsidTr="00000B9E">
        <w:trPr>
          <w:jc w:val="center"/>
        </w:trPr>
        <w:tc>
          <w:tcPr>
            <w:tcW w:w="2925" w:type="dxa"/>
          </w:tcPr>
          <w:p w14:paraId="5605BF4C" w14:textId="77777777" w:rsidR="00000B9E" w:rsidRDefault="00000B9E" w:rsidP="00000B9E">
            <w:pPr>
              <w:keepNext/>
              <w:spacing w:after="60"/>
              <w:rPr>
                <w:rFonts w:ascii="Times New Roman" w:hAnsi="Times New Roman"/>
              </w:rPr>
            </w:pPr>
            <w:commentRangeStart w:id="441"/>
            <w:r>
              <w:rPr>
                <w:rFonts w:ascii="Times New Roman" w:hAnsi="Times New Roman"/>
              </w:rPr>
              <w:t>%Int8ArrayPrototype%</w:t>
            </w:r>
            <w:commentRangeEnd w:id="441"/>
            <w:r>
              <w:rPr>
                <w:rStyle w:val="af6"/>
              </w:rPr>
              <w:commentReference w:id="441"/>
            </w:r>
          </w:p>
        </w:tc>
        <w:tc>
          <w:tcPr>
            <w:tcW w:w="3522" w:type="dxa"/>
          </w:tcPr>
          <w:p w14:paraId="35889B34" w14:textId="77777777" w:rsidR="00000B9E" w:rsidRDefault="00000B9E" w:rsidP="00000B9E">
            <w:pPr>
              <w:keepNext/>
              <w:spacing w:after="60"/>
              <w:jc w:val="left"/>
            </w:pPr>
          </w:p>
        </w:tc>
      </w:tr>
      <w:tr w:rsidR="00000B9E" w:rsidRPr="00E77497" w14:paraId="0D52ADC2" w14:textId="77777777" w:rsidTr="00000B9E">
        <w:trPr>
          <w:jc w:val="center"/>
        </w:trPr>
        <w:tc>
          <w:tcPr>
            <w:tcW w:w="2925" w:type="dxa"/>
          </w:tcPr>
          <w:p w14:paraId="0A1B79D3" w14:textId="77777777" w:rsidR="00000B9E" w:rsidRDefault="00000B9E" w:rsidP="00000B9E">
            <w:pPr>
              <w:keepNext/>
              <w:spacing w:after="60"/>
              <w:rPr>
                <w:rFonts w:ascii="Times New Roman" w:hAnsi="Times New Roman"/>
              </w:rPr>
            </w:pPr>
            <w:r>
              <w:rPr>
                <w:rFonts w:ascii="Times New Roman" w:hAnsi="Times New Roman"/>
              </w:rPr>
              <w:t>%DataView%</w:t>
            </w:r>
          </w:p>
        </w:tc>
        <w:tc>
          <w:tcPr>
            <w:tcW w:w="3522" w:type="dxa"/>
          </w:tcPr>
          <w:p w14:paraId="5B1D47A7" w14:textId="77777777" w:rsidR="00000B9E" w:rsidRDefault="00000B9E" w:rsidP="00000B9E">
            <w:pPr>
              <w:keepNext/>
              <w:spacing w:after="60"/>
              <w:jc w:val="left"/>
            </w:pPr>
          </w:p>
        </w:tc>
      </w:tr>
      <w:tr w:rsidR="00000B9E" w:rsidRPr="00E77497" w14:paraId="05DF8B3A" w14:textId="77777777" w:rsidTr="00000B9E">
        <w:trPr>
          <w:jc w:val="center"/>
        </w:trPr>
        <w:tc>
          <w:tcPr>
            <w:tcW w:w="2925" w:type="dxa"/>
          </w:tcPr>
          <w:p w14:paraId="37E0A805" w14:textId="77777777" w:rsidR="00000B9E" w:rsidRDefault="00000B9E" w:rsidP="00000B9E">
            <w:pPr>
              <w:keepNext/>
              <w:spacing w:after="60"/>
              <w:rPr>
                <w:rFonts w:ascii="Times New Roman" w:hAnsi="Times New Roman"/>
              </w:rPr>
            </w:pPr>
            <w:r>
              <w:rPr>
                <w:rFonts w:ascii="Times New Roman" w:hAnsi="Times New Roman"/>
              </w:rPr>
              <w:t>%DataViewPrototype%</w:t>
            </w:r>
          </w:p>
        </w:tc>
        <w:tc>
          <w:tcPr>
            <w:tcW w:w="3522" w:type="dxa"/>
          </w:tcPr>
          <w:p w14:paraId="409A98AA" w14:textId="77777777" w:rsidR="00000B9E" w:rsidRDefault="00000B9E" w:rsidP="00000B9E">
            <w:pPr>
              <w:keepNext/>
              <w:spacing w:after="60"/>
              <w:jc w:val="left"/>
            </w:pPr>
          </w:p>
        </w:tc>
      </w:tr>
      <w:tr w:rsidR="00000B9E" w:rsidRPr="00E77497" w14:paraId="4337EC93" w14:textId="77777777" w:rsidTr="00000B9E">
        <w:trPr>
          <w:jc w:val="center"/>
        </w:trPr>
        <w:tc>
          <w:tcPr>
            <w:tcW w:w="2925" w:type="dxa"/>
          </w:tcPr>
          <w:p w14:paraId="6BECDEE6" w14:textId="77777777" w:rsidR="00000B9E" w:rsidRDefault="00000B9E" w:rsidP="00000B9E">
            <w:pPr>
              <w:keepNext/>
              <w:spacing w:after="60"/>
              <w:rPr>
                <w:rFonts w:ascii="Times New Roman" w:hAnsi="Times New Roman"/>
              </w:rPr>
            </w:pPr>
            <w:r>
              <w:rPr>
                <w:rFonts w:ascii="Times New Roman" w:hAnsi="Times New Roman"/>
              </w:rPr>
              <w:t>%ThrowTypeError%</w:t>
            </w:r>
          </w:p>
        </w:tc>
        <w:tc>
          <w:tcPr>
            <w:tcW w:w="3522" w:type="dxa"/>
          </w:tcPr>
          <w:p w14:paraId="79300B8C" w14:textId="77777777" w:rsidR="00000B9E" w:rsidRDefault="00000B9E" w:rsidP="00000B9E">
            <w:pPr>
              <w:keepNext/>
              <w:spacing w:after="60"/>
              <w:jc w:val="left"/>
            </w:pPr>
            <w:r>
              <w:t>A function object that unconditionally throws a new instance of %TypeError%.</w:t>
            </w:r>
          </w:p>
        </w:tc>
      </w:tr>
      <w:tr w:rsidR="00000B9E" w:rsidRPr="00E77497" w14:paraId="596FA34E" w14:textId="77777777" w:rsidTr="00000B9E">
        <w:trPr>
          <w:jc w:val="center"/>
        </w:trPr>
        <w:tc>
          <w:tcPr>
            <w:tcW w:w="2925" w:type="dxa"/>
          </w:tcPr>
          <w:p w14:paraId="537BA0D6" w14:textId="77777777" w:rsidR="00000B9E" w:rsidRDefault="00000B9E" w:rsidP="00000B9E">
            <w:pPr>
              <w:keepNext/>
              <w:spacing w:after="60"/>
              <w:rPr>
                <w:rFonts w:ascii="Times New Roman" w:hAnsi="Times New Roman"/>
              </w:rPr>
            </w:pPr>
            <w:commentRangeStart w:id="442"/>
            <w:r>
              <w:rPr>
                <w:rFonts w:ascii="Times New Roman" w:hAnsi="Times New Roman"/>
              </w:rPr>
              <w:t>???</w:t>
            </w:r>
            <w:commentRangeEnd w:id="442"/>
            <w:r>
              <w:rPr>
                <w:rStyle w:val="af6"/>
              </w:rPr>
              <w:commentReference w:id="442"/>
            </w:r>
          </w:p>
        </w:tc>
        <w:tc>
          <w:tcPr>
            <w:tcW w:w="3522" w:type="dxa"/>
          </w:tcPr>
          <w:p w14:paraId="48D61EFD" w14:textId="77777777" w:rsidR="00000B9E" w:rsidRDefault="00000B9E" w:rsidP="00000B9E">
            <w:pPr>
              <w:keepNext/>
              <w:spacing w:after="60"/>
              <w:jc w:val="left"/>
            </w:pPr>
          </w:p>
        </w:tc>
      </w:tr>
    </w:tbl>
    <w:p w14:paraId="2AD8C78C" w14:textId="77777777" w:rsidR="00000B9E" w:rsidRDefault="00000B9E" w:rsidP="00000B9E">
      <w:pPr>
        <w:pStyle w:val="20"/>
      </w:pPr>
      <w:r w:rsidRPr="00E77497">
        <w:rPr>
          <w:rFonts w:eastAsia="Arial Unicode MS"/>
        </w:rPr>
        <w:br w:type="page"/>
      </w:r>
      <w:r w:rsidDel="007722AC">
        <w:t xml:space="preserve"> </w:t>
      </w:r>
      <w:bookmarkStart w:id="443" w:name="_Toc368050150"/>
      <w:r w:rsidRPr="006A65D7">
        <w:t>ECMAScript</w:t>
      </w:r>
      <w:r>
        <w:t xml:space="preserve"> Specification Types</w:t>
      </w:r>
      <w:bookmarkEnd w:id="443"/>
    </w:p>
    <w:p w14:paraId="596C0207" w14:textId="77777777" w:rsidR="00000B9E" w:rsidRDefault="00000B9E" w:rsidP="00000B9E">
      <w:r w:rsidRPr="00E77497">
        <w:t>A specification type corresponds to meta-values that are used within algorithms to describe the semantics of ECMAScript language constructs and ECMAScript language types. The specification types are Reference, List, Completion, Property Descriptor, Lexical Environment,</w:t>
      </w:r>
      <w:r>
        <w:t xml:space="preserve"> </w:t>
      </w:r>
      <w:r w:rsidRPr="00E77497">
        <w:t>Environment Record</w:t>
      </w:r>
      <w:r>
        <w:t>, and Data Block</w:t>
      </w:r>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1F969AEA" w14:textId="77777777" w:rsidR="00000B9E" w:rsidRDefault="00000B9E" w:rsidP="00000B9E">
      <w:pPr>
        <w:pStyle w:val="30"/>
      </w:pPr>
      <w:bookmarkStart w:id="444" w:name="_Toc368050151"/>
      <w:r>
        <w:t>Data Blocks</w:t>
      </w:r>
      <w:bookmarkEnd w:id="444"/>
    </w:p>
    <w:p w14:paraId="6FC1CAB6" w14:textId="77777777" w:rsidR="00000B9E" w:rsidRPr="008E2885" w:rsidRDefault="00000B9E" w:rsidP="00000B9E">
      <w:pPr>
        <w:pBdr>
          <w:top w:val="single" w:sz="4" w:space="1" w:color="auto"/>
          <w:left w:val="single" w:sz="4" w:space="4" w:color="auto"/>
          <w:bottom w:val="single" w:sz="4" w:space="1" w:color="auto"/>
          <w:right w:val="single" w:sz="4" w:space="4" w:color="auto"/>
        </w:pBdr>
        <w:shd w:val="clear" w:color="auto" w:fill="FFC000"/>
        <w:rPr>
          <w:rFonts w:ascii="Times New Roman" w:hAnsi="Times New Roman"/>
          <w:b/>
          <w:i/>
          <w:sz w:val="28"/>
        </w:rPr>
      </w:pPr>
      <w:r w:rsidRPr="008E2885">
        <w:rPr>
          <w:rFonts w:ascii="Times New Roman" w:hAnsi="Times New Roman"/>
          <w:b/>
          <w:i/>
          <w:sz w:val="28"/>
        </w:rPr>
        <w:t xml:space="preserve">This </w:t>
      </w:r>
      <w:r>
        <w:rPr>
          <w:rFonts w:ascii="Times New Roman" w:hAnsi="Times New Roman"/>
          <w:b/>
          <w:i/>
          <w:sz w:val="28"/>
        </w:rPr>
        <w:t xml:space="preserve">section </w:t>
      </w:r>
      <w:r w:rsidRPr="008E2885">
        <w:rPr>
          <w:rFonts w:ascii="Times New Roman" w:hAnsi="Times New Roman"/>
          <w:b/>
          <w:i/>
          <w:sz w:val="28"/>
        </w:rPr>
        <w:t xml:space="preserve">is a placeholder </w:t>
      </w:r>
      <w:r>
        <w:rPr>
          <w:rFonts w:ascii="Times New Roman" w:hAnsi="Times New Roman"/>
          <w:b/>
          <w:i/>
          <w:sz w:val="28"/>
        </w:rPr>
        <w:t>for</w:t>
      </w:r>
      <w:r w:rsidRPr="008E2885">
        <w:rPr>
          <w:rFonts w:ascii="Times New Roman" w:hAnsi="Times New Roman"/>
          <w:b/>
          <w:i/>
          <w:sz w:val="28"/>
        </w:rPr>
        <w:t xml:space="preserve"> describ</w:t>
      </w:r>
      <w:r>
        <w:rPr>
          <w:rFonts w:ascii="Times New Roman" w:hAnsi="Times New Roman"/>
          <w:b/>
          <w:i/>
          <w:sz w:val="28"/>
        </w:rPr>
        <w:t>ing</w:t>
      </w:r>
      <w:r w:rsidRPr="008E2885">
        <w:rPr>
          <w:rFonts w:ascii="Times New Roman" w:hAnsi="Times New Roman"/>
          <w:b/>
          <w:i/>
          <w:sz w:val="28"/>
        </w:rPr>
        <w:t xml:space="preserve"> the Data Block internal type.  The following material is verbatium from the Binary Data ES wiki proposal.  The material has not yet been reviewed or integrated with the rest of this spec.</w:t>
      </w:r>
    </w:p>
    <w:p w14:paraId="788AA1CC" w14:textId="77777777" w:rsidR="00000B9E" w:rsidRDefault="00000B9E" w:rsidP="00000B9E">
      <w:r>
        <w:t>This spec introduces a new, spec-internal block datatype, intuitively representing a contiguously allocated block of binary data. Blocks are not ECMAScript language values and appear only in the program store (aka heap).</w:t>
      </w:r>
    </w:p>
    <w:p w14:paraId="796E0EB6" w14:textId="77777777" w:rsidR="00000B9E" w:rsidRDefault="00000B9E" w:rsidP="00000B9E">
      <w:r>
        <w:t>A block is one of:</w:t>
      </w:r>
    </w:p>
    <w:p w14:paraId="0E3742D9" w14:textId="77777777" w:rsidR="00000B9E" w:rsidRDefault="00000B9E" w:rsidP="00000B9E">
      <w:pPr>
        <w:numPr>
          <w:ilvl w:val="0"/>
          <w:numId w:val="954"/>
        </w:numPr>
        <w:contextualSpacing/>
      </w:pPr>
      <w:r>
        <w:t>a number-block</w:t>
      </w:r>
    </w:p>
    <w:p w14:paraId="790C3381" w14:textId="77777777" w:rsidR="00000B9E" w:rsidRDefault="00000B9E" w:rsidP="00000B9E">
      <w:pPr>
        <w:numPr>
          <w:ilvl w:val="0"/>
          <w:numId w:val="954"/>
        </w:numPr>
        <w:contextualSpacing/>
      </w:pPr>
      <w:r>
        <w:t>an array-block[t, n]</w:t>
      </w:r>
    </w:p>
    <w:p w14:paraId="6420D04D" w14:textId="77777777" w:rsidR="00000B9E" w:rsidRDefault="00000B9E" w:rsidP="00000B9E">
      <w:pPr>
        <w:numPr>
          <w:ilvl w:val="0"/>
          <w:numId w:val="954"/>
        </w:numPr>
      </w:pPr>
      <w:r>
        <w:t>a struct-block[t1, ..., tn]</w:t>
      </w:r>
    </w:p>
    <w:p w14:paraId="59E3FE4D" w14:textId="77777777" w:rsidR="00000B9E" w:rsidRDefault="00000B9E" w:rsidP="00000B9E">
      <w:r>
        <w:t>A number-block is one of:</w:t>
      </w:r>
    </w:p>
    <w:p w14:paraId="1A9FB222" w14:textId="77777777" w:rsidR="00000B9E" w:rsidRDefault="00000B9E" w:rsidP="00000B9E">
      <w:pPr>
        <w:numPr>
          <w:ilvl w:val="0"/>
          <w:numId w:val="955"/>
        </w:numPr>
        <w:contextualSpacing/>
      </w:pPr>
      <w:r>
        <w:t>an unsigned-integer; i.e., one of uint8, uint16, uint32, or uint64</w:t>
      </w:r>
    </w:p>
    <w:p w14:paraId="7B8173E0" w14:textId="77777777" w:rsidR="00000B9E" w:rsidRDefault="00000B9E" w:rsidP="00000B9E">
      <w:pPr>
        <w:numPr>
          <w:ilvl w:val="0"/>
          <w:numId w:val="955"/>
        </w:numPr>
        <w:contextualSpacing/>
      </w:pPr>
      <w:r>
        <w:t>a signed-integer; i.e., one of int8, int16, int32, or int64</w:t>
      </w:r>
    </w:p>
    <w:p w14:paraId="30475B0D" w14:textId="77777777" w:rsidR="00000B9E" w:rsidRDefault="00000B9E" w:rsidP="00000B9E">
      <w:pPr>
        <w:numPr>
          <w:ilvl w:val="0"/>
          <w:numId w:val="955"/>
        </w:numPr>
      </w:pPr>
      <w:r>
        <w:t>a floating-point; i.e., one of float32 or float64</w:t>
      </w:r>
    </w:p>
    <w:p w14:paraId="3C7CD32C" w14:textId="77777777" w:rsidR="00000B9E" w:rsidRDefault="00000B9E" w:rsidP="00000B9E">
      <w:r>
        <w:t>A uintk is an integer in the range [0, 2k). An intk is an integer in the range [-2k-1, 2k-1). A floatk is a floating-point number representable as a k-bit IEE754 value.</w:t>
      </w:r>
    </w:p>
    <w:p w14:paraId="1BBE0379" w14:textId="77777777" w:rsidR="00000B9E" w:rsidRDefault="00000B9E" w:rsidP="00000B9E">
      <w:r>
        <w:t>An array-block[t, n] is an ordered sequence of n blocks of homogeneous block type t. Each element of the array is stored at in independently addressable location in the program store, and multiple Data objects may contain references to the element.</w:t>
      </w:r>
    </w:p>
    <w:p w14:paraId="6397ED2E" w14:textId="77777777" w:rsidR="00000B9E" w:rsidRDefault="00000B9E" w:rsidP="00000B9E">
      <w:r>
        <w:t>A struct-block[t1, ..., tn] is an ordered sequence of n blocks of heterogeneous types t1 to tn, respectively. Each field of the struct is stored at in independently addressable location in the program store, and multiple Data objects may contain references to the field.</w:t>
      </w:r>
    </w:p>
    <w:p w14:paraId="5672EEB4" w14:textId="77777777" w:rsidR="00000B9E" w:rsidRDefault="00000B9E" w:rsidP="00000B9E">
      <w:r>
        <w:t>The spec also introduces a datatype of Data objects, which are ECMAScript objects that encapsulate references to block data in the program store. Every Data object has the following properties:</w:t>
      </w:r>
    </w:p>
    <w:p w14:paraId="123C45F0" w14:textId="77777777" w:rsidR="00000B9E" w:rsidRDefault="00000B9E" w:rsidP="00000B9E">
      <w:r>
        <w:t xml:space="preserve">    [[Class]] = “Data”</w:t>
      </w:r>
    </w:p>
    <w:p w14:paraId="2D53B3CC" w14:textId="77777777" w:rsidR="00000B9E" w:rsidRDefault="00000B9E" w:rsidP="00000B9E">
      <w:r>
        <w:t xml:space="preserve">    [[Value]] : reference[block] – a reference to a block in the program store</w:t>
      </w:r>
    </w:p>
    <w:p w14:paraId="7F256801" w14:textId="77777777" w:rsidR="00000B9E" w:rsidRPr="00565344" w:rsidRDefault="00000B9E" w:rsidP="00000B9E">
      <w:r>
        <w:t xml:space="preserve">    [[DataType]] : reference[Type] – a reference to a Type object describing this object’s data block</w:t>
      </w:r>
    </w:p>
    <w:p w14:paraId="5913F8D4" w14:textId="77777777" w:rsidR="00000B9E" w:rsidRPr="00E77497" w:rsidRDefault="00000B9E" w:rsidP="00000B9E">
      <w:pPr>
        <w:pStyle w:val="30"/>
      </w:pPr>
      <w:bookmarkStart w:id="445" w:name="_Ref366131676"/>
      <w:bookmarkStart w:id="446" w:name="_Toc368050152"/>
      <w:r w:rsidRPr="00E77497">
        <w:t xml:space="preserve">The List </w:t>
      </w:r>
      <w:r>
        <w:t xml:space="preserve">and Record </w:t>
      </w:r>
      <w:r w:rsidRPr="00E77497">
        <w:t>Specification Type</w:t>
      </w:r>
      <w:bookmarkEnd w:id="445"/>
      <w:bookmarkEnd w:id="446"/>
    </w:p>
    <w:p w14:paraId="6E3DD0A1" w14:textId="77777777" w:rsidR="00000B9E" w:rsidRDefault="00000B9E" w:rsidP="00000B9E">
      <w:r w:rsidRPr="00E77497">
        <w:t xml:space="preserve">The List type is used to explain the evaluation of argument lists (see </w:t>
      </w:r>
      <w:r w:rsidR="00E86857">
        <w:fldChar w:fldCharType="begin"/>
      </w:r>
      <w:r w:rsidR="00E86857">
        <w:instrText xml:space="preserve"> REF _Ref365537094 \r \h </w:instrText>
      </w:r>
      <w:r w:rsidR="00E86857">
        <w:fldChar w:fldCharType="separate"/>
      </w:r>
      <w:ins w:id="447" w:author="Rev 19 Allen Wirfs-Brock" w:date="2013-09-27T13:21:00Z">
        <w:r w:rsidR="00D433E8">
          <w:t>12.2.6</w:t>
        </w:r>
      </w:ins>
      <w:del w:id="448" w:author="Rev 19 Allen Wirfs-Brock" w:date="2013-09-27T08:38:00Z">
        <w:r w:rsidR="00083CEC" w:rsidDel="009E7E9E">
          <w:delText>12.2.5</w:delText>
        </w:r>
      </w:del>
      <w:r w:rsidR="00E86857">
        <w:fldChar w:fldCharType="end"/>
      </w:r>
      <w:r w:rsidRPr="00E77497">
        <w:t xml:space="preserve">)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p>
    <w:p w14:paraId="547994BE" w14:textId="77777777" w:rsidR="00000B9E" w:rsidRDefault="00000B9E" w:rsidP="00000B9E">
      <w:r>
        <w:t>The Record type is used to describe data aggregations within the algorithms of this specification. A Record type value consists of one or more named fields.  The value of each field is either an ECMAScript value or an abstract value represented by a name associated with the Record type. Field names are always enclosed in double brackets, for example [[value]]</w:t>
      </w:r>
    </w:p>
    <w:p w14:paraId="574C185C" w14:textId="77777777" w:rsidR="00000B9E" w:rsidRPr="00E77497" w:rsidRDefault="00000B9E" w:rsidP="00000B9E">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Record value that has three fields each of which is initialised to a specific value</w:t>
      </w:r>
      <w:r w:rsidRPr="00E77497">
        <w:t>. Field name order is not significant. Any fields that are not explicitly listed are considered to be absent.</w:t>
      </w:r>
    </w:p>
    <w:p w14:paraId="1D4F6B5F" w14:textId="77777777" w:rsidR="00000B9E" w:rsidRDefault="00000B9E" w:rsidP="00000B9E">
      <w:r w:rsidRPr="00E77497">
        <w:t xml:space="preserve">In specification text and algorithms, dot notation may be used to refer to a specific field of a </w:t>
      </w:r>
      <w:r>
        <w:t>Record value</w:t>
      </w:r>
      <w:r w:rsidRPr="00E77497">
        <w:t xml:space="preserve">. For example, if </w:t>
      </w:r>
      <w:r>
        <w:t>R</w:t>
      </w:r>
      <w:r w:rsidRPr="00E77497">
        <w:t xml:space="preserve"> is </w:t>
      </w:r>
      <w:r>
        <w:t>the record shown in the previous paragraph</w:t>
      </w:r>
      <w:r w:rsidRPr="00E77497">
        <w:t xml:space="preserve"> then </w:t>
      </w:r>
      <w:r>
        <w:t>R</w:t>
      </w:r>
      <w:r w:rsidRPr="00E77497">
        <w:t>.[[</w:t>
      </w:r>
      <w:r>
        <w:t>field2</w:t>
      </w:r>
      <w:r w:rsidRPr="00E77497">
        <w:t xml:space="preserve">]] is shorthand for “the field of </w:t>
      </w:r>
      <w:r>
        <w:t>R</w:t>
      </w:r>
      <w:r w:rsidRPr="00E77497">
        <w:t xml:space="preserve"> named [[</w:t>
      </w:r>
      <w:r>
        <w:t>field2</w:t>
      </w:r>
      <w:r w:rsidRPr="00E77497">
        <w:t>]]”.</w:t>
      </w:r>
    </w:p>
    <w:p w14:paraId="0AD6EF36" w14:textId="77777777" w:rsidR="00000B9E" w:rsidRPr="00E77497" w:rsidRDefault="00000B9E" w:rsidP="00000B9E">
      <w:r>
        <w:t xml:space="preserve">Schema for commonly used Record field combinations may be named, and that name may be used as a prefix to a literal Record value to identify the specific kind of aggregations 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r>
        <w:t>.</w:t>
      </w:r>
    </w:p>
    <w:p w14:paraId="72A399F8" w14:textId="77777777" w:rsidR="00000B9E" w:rsidRPr="00E77497" w:rsidRDefault="00000B9E" w:rsidP="00000B9E">
      <w:pPr>
        <w:pStyle w:val="30"/>
      </w:pPr>
      <w:bookmarkStart w:id="449" w:name="_Ref365528791"/>
      <w:bookmarkStart w:id="450" w:name="_Toc368050153"/>
      <w:r w:rsidRPr="00E77497">
        <w:t>The Completion</w:t>
      </w:r>
      <w:r>
        <w:t xml:space="preserve"> Record</w:t>
      </w:r>
      <w:r w:rsidRPr="00E77497">
        <w:t xml:space="preserve"> Specification Type</w:t>
      </w:r>
      <w:bookmarkEnd w:id="449"/>
      <w:bookmarkEnd w:id="450"/>
    </w:p>
    <w:p w14:paraId="0956B782" w14:textId="77777777" w:rsidR="00000B9E" w:rsidRDefault="00000B9E" w:rsidP="00000B9E">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p>
    <w:p w14:paraId="5ECAA5CE" w14:textId="77777777" w:rsidR="00000B9E" w:rsidRDefault="00000B9E" w:rsidP="00000B9E">
      <w:r w:rsidRPr="00E77497">
        <w:t xml:space="preserve">Values of the Completion type are </w:t>
      </w:r>
      <w:r>
        <w:t>Record values whole fields are defined as by</w:t>
      </w:r>
      <w:r w:rsidR="00CF10B9">
        <w:t xml:space="preserve"> </w:t>
      </w:r>
      <w:r w:rsidR="00CF10B9">
        <w:fldChar w:fldCharType="begin"/>
      </w:r>
      <w:r w:rsidR="00CF10B9">
        <w:instrText xml:space="preserve"> REF _Ref365644806 \h </w:instrText>
      </w:r>
      <w:r w:rsidR="00CF10B9">
        <w:fldChar w:fldCharType="separate"/>
      </w:r>
      <w:r w:rsidR="00D433E8">
        <w:t xml:space="preserve">Table </w:t>
      </w:r>
      <w:r w:rsidR="00D433E8">
        <w:rPr>
          <w:noProof/>
        </w:rPr>
        <w:t>8</w:t>
      </w:r>
      <w:r w:rsidR="00CF10B9">
        <w:fldChar w:fldCharType="end"/>
      </w:r>
      <w:r>
        <w:t>.</w:t>
      </w:r>
    </w:p>
    <w:p w14:paraId="1F47B6CA" w14:textId="77777777" w:rsidR="00000B9E" w:rsidRPr="00E77497" w:rsidRDefault="00000B9E" w:rsidP="00000B9E">
      <w:pPr>
        <w:pStyle w:val="Tabletitle"/>
      </w:pPr>
      <w:bookmarkStart w:id="451" w:name="_Ref365644806"/>
      <w:r>
        <w:t xml:space="preserve">Table </w:t>
      </w:r>
      <w:r>
        <w:fldChar w:fldCharType="begin"/>
      </w:r>
      <w:r>
        <w:instrText xml:space="preserve"> SEQ Table \* ARABIC </w:instrText>
      </w:r>
      <w:r>
        <w:fldChar w:fldCharType="separate"/>
      </w:r>
      <w:r w:rsidR="00D433E8">
        <w:rPr>
          <w:noProof/>
        </w:rPr>
        <w:t>8</w:t>
      </w:r>
      <w:r>
        <w:fldChar w:fldCharType="end"/>
      </w:r>
      <w:bookmarkEnd w:id="451"/>
      <w:r w:rsidRPr="00E77497">
        <w:rPr>
          <w:rFonts w:eastAsia="Arial Unicode MS"/>
        </w:rPr>
        <w:t xml:space="preserve"> — </w:t>
      </w:r>
      <w:r>
        <w:t>Completion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000B9E" w:rsidRPr="00E77497" w14:paraId="4B2DA983" w14:textId="77777777" w:rsidTr="00000B9E">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1D3C2CE4" w14:textId="77777777" w:rsidR="00000B9E" w:rsidRPr="00E77497" w:rsidRDefault="00000B9E" w:rsidP="00000B9E">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2892E193" w14:textId="77777777" w:rsidR="00000B9E" w:rsidRPr="00E77497" w:rsidRDefault="00000B9E" w:rsidP="00000B9E">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14:paraId="25E48777" w14:textId="77777777" w:rsidR="00000B9E" w:rsidRDefault="00000B9E" w:rsidP="00000B9E">
            <w:pPr>
              <w:keepNext/>
              <w:shd w:val="solid" w:color="C0C0C0" w:fill="FFFFFF"/>
              <w:spacing w:after="0"/>
              <w:rPr>
                <w:b/>
                <w:i/>
                <w:shd w:val="solid" w:color="C0C0C0" w:fill="FFFFFF"/>
              </w:rPr>
            </w:pPr>
            <w:r>
              <w:rPr>
                <w:b/>
                <w:i/>
                <w:shd w:val="solid" w:color="C0C0C0" w:fill="FFFFFF"/>
              </w:rPr>
              <w:t>Meaning</w:t>
            </w:r>
          </w:p>
        </w:tc>
      </w:tr>
      <w:tr w:rsidR="00000B9E" w:rsidRPr="00E77497" w14:paraId="28EC88D9" w14:textId="77777777" w:rsidTr="00000B9E">
        <w:trPr>
          <w:jc w:val="center"/>
        </w:trPr>
        <w:tc>
          <w:tcPr>
            <w:tcW w:w="1397" w:type="dxa"/>
            <w:tcBorders>
              <w:top w:val="nil"/>
            </w:tcBorders>
          </w:tcPr>
          <w:p w14:paraId="31CCD2CB" w14:textId="77777777" w:rsidR="00000B9E" w:rsidRPr="00543DFB" w:rsidRDefault="00000B9E" w:rsidP="00000B9E">
            <w:pPr>
              <w:keepNext/>
              <w:spacing w:after="60"/>
              <w:rPr>
                <w:rFonts w:ascii="Times New Roman" w:hAnsi="Times New Roman"/>
              </w:rPr>
            </w:pPr>
            <w:r w:rsidRPr="00543DFB">
              <w:rPr>
                <w:rFonts w:ascii="Times New Roman" w:hAnsi="Times New Roman"/>
              </w:rPr>
              <w:t>[[type]]</w:t>
            </w:r>
          </w:p>
        </w:tc>
        <w:tc>
          <w:tcPr>
            <w:tcW w:w="4098" w:type="dxa"/>
            <w:tcBorders>
              <w:top w:val="nil"/>
            </w:tcBorders>
          </w:tcPr>
          <w:p w14:paraId="19BF852C" w14:textId="77777777" w:rsidR="00000B9E" w:rsidRPr="00E77497" w:rsidRDefault="00000B9E" w:rsidP="00000B9E">
            <w:pPr>
              <w:keepNext/>
              <w:spacing w:after="60"/>
            </w:pPr>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p>
        </w:tc>
        <w:tc>
          <w:tcPr>
            <w:tcW w:w="4230" w:type="dxa"/>
            <w:tcBorders>
              <w:top w:val="nil"/>
            </w:tcBorders>
          </w:tcPr>
          <w:p w14:paraId="6364B123" w14:textId="77777777" w:rsidR="00000B9E" w:rsidRPr="00E77497" w:rsidRDefault="00000B9E" w:rsidP="00000B9E">
            <w:pPr>
              <w:keepNext/>
              <w:spacing w:after="60"/>
            </w:pPr>
            <w:r>
              <w:t>The type of completion that occurred.</w:t>
            </w:r>
          </w:p>
        </w:tc>
      </w:tr>
      <w:tr w:rsidR="00000B9E" w:rsidRPr="00E77497" w14:paraId="20DB9880" w14:textId="77777777" w:rsidTr="00000B9E">
        <w:trPr>
          <w:jc w:val="center"/>
        </w:trPr>
        <w:tc>
          <w:tcPr>
            <w:tcW w:w="1397" w:type="dxa"/>
          </w:tcPr>
          <w:p w14:paraId="154AAD59" w14:textId="77777777" w:rsidR="00000B9E" w:rsidRPr="00E77497" w:rsidRDefault="00000B9E" w:rsidP="00000B9E">
            <w:pPr>
              <w:keepNext/>
              <w:spacing w:after="60"/>
            </w:pPr>
            <w:r w:rsidRPr="00543DFB">
              <w:rPr>
                <w:rFonts w:ascii="Times New Roman" w:hAnsi="Times New Roman"/>
              </w:rPr>
              <w:t>[[value]]</w:t>
            </w:r>
          </w:p>
        </w:tc>
        <w:tc>
          <w:tcPr>
            <w:tcW w:w="4098" w:type="dxa"/>
          </w:tcPr>
          <w:p w14:paraId="6CE8F1DE" w14:textId="77777777" w:rsidR="00000B9E" w:rsidRPr="00E77497" w:rsidRDefault="00000B9E" w:rsidP="00000B9E">
            <w:pPr>
              <w:keepNext/>
              <w:spacing w:after="60"/>
            </w:pPr>
            <w:r w:rsidRPr="00E77497">
              <w:t xml:space="preserve">any ECMAScript language value or </w:t>
            </w:r>
            <w:r w:rsidRPr="00E77497">
              <w:rPr>
                <w:b/>
              </w:rPr>
              <w:t>empty</w:t>
            </w:r>
          </w:p>
        </w:tc>
        <w:tc>
          <w:tcPr>
            <w:tcW w:w="4230" w:type="dxa"/>
          </w:tcPr>
          <w:p w14:paraId="3F93B6E0" w14:textId="77777777" w:rsidR="00000B9E" w:rsidRPr="00E77497" w:rsidRDefault="00000B9E" w:rsidP="00000B9E">
            <w:pPr>
              <w:keepNext/>
              <w:spacing w:after="60"/>
            </w:pPr>
            <w:r>
              <w:t>The value that was produced.</w:t>
            </w:r>
          </w:p>
        </w:tc>
      </w:tr>
      <w:tr w:rsidR="00000B9E" w:rsidRPr="00E77497" w14:paraId="7A5014DF" w14:textId="77777777" w:rsidTr="00000B9E">
        <w:trPr>
          <w:jc w:val="center"/>
        </w:trPr>
        <w:tc>
          <w:tcPr>
            <w:tcW w:w="1397" w:type="dxa"/>
          </w:tcPr>
          <w:p w14:paraId="23763A46" w14:textId="77777777" w:rsidR="00000B9E" w:rsidRPr="00E77497" w:rsidRDefault="00000B9E" w:rsidP="00000B9E">
            <w:pPr>
              <w:keepNext/>
              <w:spacing w:after="60"/>
            </w:pPr>
            <w:r w:rsidRPr="00543DFB">
              <w:rPr>
                <w:rFonts w:ascii="Times New Roman" w:hAnsi="Times New Roman"/>
              </w:rPr>
              <w:t>[[target]]</w:t>
            </w:r>
          </w:p>
        </w:tc>
        <w:tc>
          <w:tcPr>
            <w:tcW w:w="4098" w:type="dxa"/>
          </w:tcPr>
          <w:p w14:paraId="09A645C2" w14:textId="77777777" w:rsidR="00000B9E" w:rsidRPr="00E77497" w:rsidRDefault="00000B9E" w:rsidP="00000B9E">
            <w:pPr>
              <w:keepNext/>
              <w:spacing w:after="60"/>
            </w:pPr>
            <w:r w:rsidRPr="00E77497">
              <w:t xml:space="preserve">any ECMAScript identifier or </w:t>
            </w:r>
            <w:r w:rsidRPr="00E77497">
              <w:rPr>
                <w:b/>
              </w:rPr>
              <w:t>empty</w:t>
            </w:r>
          </w:p>
        </w:tc>
        <w:tc>
          <w:tcPr>
            <w:tcW w:w="4230" w:type="dxa"/>
          </w:tcPr>
          <w:p w14:paraId="4ACECB0A" w14:textId="77777777" w:rsidR="00000B9E" w:rsidRPr="00E77497" w:rsidRDefault="00000B9E" w:rsidP="00000B9E">
            <w:pPr>
              <w:keepNext/>
              <w:spacing w:after="60"/>
            </w:pPr>
            <w:r>
              <w:t>The target label for directed control transfers.</w:t>
            </w:r>
          </w:p>
        </w:tc>
      </w:tr>
    </w:tbl>
    <w:p w14:paraId="6D3DB1D6" w14:textId="77777777" w:rsidR="00000B9E" w:rsidRDefault="00000B9E" w:rsidP="00000B9E"/>
    <w:p w14:paraId="72DC3E46" w14:textId="77777777" w:rsidR="00000B9E" w:rsidRDefault="00000B9E" w:rsidP="00000B9E">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p>
    <w:p w14:paraId="064DF40D" w14:textId="77777777" w:rsidR="00000B9E" w:rsidRDefault="00000B9E" w:rsidP="00000B9E">
      <w:pPr>
        <w:pStyle w:val="40"/>
        <w:rPr>
          <w:lang w:eastAsia="en-US"/>
        </w:rPr>
      </w:pPr>
      <w:r>
        <w:rPr>
          <w:lang w:eastAsia="en-US"/>
        </w:rPr>
        <w:t>NormalCompletion</w:t>
      </w:r>
    </w:p>
    <w:p w14:paraId="77984A7F" w14:textId="77777777" w:rsidR="00000B9E" w:rsidRPr="00AA7866" w:rsidRDefault="00000B9E" w:rsidP="00000B9E">
      <w:r>
        <w:t xml:space="preserve">The abstract operation </w:t>
      </w:r>
      <w:r w:rsidRPr="00AA7866">
        <w:rPr>
          <w:rFonts w:ascii="Times New Roman" w:hAnsi="Times New Roman"/>
        </w:rPr>
        <w:t>NormalCompletion</w:t>
      </w:r>
      <w:r>
        <w:t xml:space="preserve"> with a single </w:t>
      </w:r>
      <w:r w:rsidRPr="007B3D38">
        <w:rPr>
          <w:rFonts w:ascii="Times New Roman" w:hAnsi="Times New Roman"/>
          <w:i/>
        </w:rPr>
        <w:t>argument</w:t>
      </w:r>
      <w:r>
        <w:rPr>
          <w:rFonts w:cs="Arial"/>
        </w:rPr>
        <w:t>, such as:</w:t>
      </w:r>
    </w:p>
    <w:p w14:paraId="286ED7AF" w14:textId="77777777" w:rsidR="00000B9E" w:rsidRPr="00E77497" w:rsidRDefault="00000B9E" w:rsidP="00000B9E">
      <w:pPr>
        <w:pStyle w:val="Alg3"/>
        <w:numPr>
          <w:ilvl w:val="0"/>
          <w:numId w:val="889"/>
        </w:numPr>
        <w:spacing w:after="220"/>
      </w:pPr>
      <w:r>
        <w:t>R</w:t>
      </w:r>
      <w:r w:rsidRPr="00E77497">
        <w:t xml:space="preserve">eturn </w:t>
      </w:r>
      <w:r>
        <w:t>NormalCompletion(</w:t>
      </w:r>
      <w:r w:rsidRPr="00142A0A">
        <w:rPr>
          <w:i/>
        </w:rPr>
        <w:t>argument</w:t>
      </w:r>
      <w:r>
        <w:t>)</w:t>
      </w:r>
      <w:r w:rsidRPr="00E77497">
        <w:t>.</w:t>
      </w:r>
    </w:p>
    <w:p w14:paraId="3F551DA1" w14:textId="77777777" w:rsidR="00000B9E" w:rsidRDefault="00000B9E" w:rsidP="00000B9E">
      <w:pPr>
        <w:rPr>
          <w:lang w:eastAsia="en-US"/>
        </w:rPr>
      </w:pPr>
      <w:r>
        <w:rPr>
          <w:lang w:eastAsia="en-US"/>
        </w:rPr>
        <w:t>Is a short hand that is defined as follows:</w:t>
      </w:r>
    </w:p>
    <w:p w14:paraId="3F5E8726" w14:textId="77777777" w:rsidR="00000B9E" w:rsidRPr="000D29DF" w:rsidRDefault="00000B9E" w:rsidP="00000B9E">
      <w:pPr>
        <w:pStyle w:val="Alg3"/>
        <w:numPr>
          <w:ilvl w:val="0"/>
          <w:numId w:val="674"/>
        </w:numPr>
        <w:spacing w:after="220"/>
      </w:pPr>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p>
    <w:p w14:paraId="28739898" w14:textId="77777777" w:rsidR="00000B9E" w:rsidRDefault="00000B9E" w:rsidP="00000B9E">
      <w:pPr>
        <w:pStyle w:val="40"/>
      </w:pPr>
      <w:r>
        <w:t>Implicit Completion Values</w:t>
      </w:r>
    </w:p>
    <w:p w14:paraId="75B1C63F" w14:textId="77777777" w:rsidR="00000B9E" w:rsidRDefault="00000B9E" w:rsidP="00000B9E">
      <w:r>
        <w:t xml:space="preserve">The algorithms of this specification often implicitly return Completion Records whose [[type]] is </w:t>
      </w:r>
      <w:r w:rsidRPr="00F56AD5">
        <w:rPr>
          <w:b/>
        </w:rPr>
        <w:t>normal</w:t>
      </w:r>
      <w:r>
        <w:t>.  Unless it is otherwise obvious from the context, an algorithm statement that returns a value that is not a Completion Record, such as:</w:t>
      </w:r>
    </w:p>
    <w:p w14:paraId="400F6695" w14:textId="77777777" w:rsidR="00000B9E" w:rsidRPr="00E77497" w:rsidRDefault="00000B9E" w:rsidP="00000B9E">
      <w:pPr>
        <w:pStyle w:val="Alg3"/>
        <w:numPr>
          <w:ilvl w:val="0"/>
          <w:numId w:val="354"/>
        </w:numPr>
        <w:spacing w:after="220"/>
      </w:pPr>
      <w:r>
        <w:t>R</w:t>
      </w:r>
      <w:r w:rsidRPr="00E77497">
        <w:t xml:space="preserve">eturn </w:t>
      </w:r>
      <w:r w:rsidRPr="00E77497">
        <w:rPr>
          <w:rFonts w:ascii="Courier New" w:hAnsi="Courier New"/>
          <w:b/>
        </w:rPr>
        <w:t>"Infinity"</w:t>
      </w:r>
      <w:r w:rsidRPr="00E77497">
        <w:t>.</w:t>
      </w:r>
    </w:p>
    <w:p w14:paraId="29DF3A2C" w14:textId="77777777" w:rsidR="00000B9E" w:rsidRDefault="00000B9E" w:rsidP="00000B9E">
      <w:r>
        <w:t>Generally means the same thing as:</w:t>
      </w:r>
    </w:p>
    <w:p w14:paraId="73C76DDE" w14:textId="77777777" w:rsidR="00000B9E" w:rsidRDefault="00000B9E" w:rsidP="00000B9E">
      <w:pPr>
        <w:pStyle w:val="Alg3"/>
        <w:numPr>
          <w:ilvl w:val="0"/>
          <w:numId w:val="663"/>
        </w:numPr>
        <w:spacing w:after="220"/>
      </w:pPr>
      <w:r>
        <w:t>R</w:t>
      </w:r>
      <w:r w:rsidRPr="00E77497">
        <w:t xml:space="preserve">eturn </w:t>
      </w:r>
      <w:r>
        <w:t>NormalCompletion(</w:t>
      </w:r>
      <w:r w:rsidRPr="00E77497">
        <w:rPr>
          <w:rFonts w:ascii="Courier New" w:hAnsi="Courier New"/>
          <w:b/>
        </w:rPr>
        <w:t>"Infinity"</w:t>
      </w:r>
      <w:r>
        <w:t>)</w:t>
      </w:r>
      <w:r w:rsidRPr="00E77497">
        <w:t>.</w:t>
      </w:r>
    </w:p>
    <w:p w14:paraId="44CECD37" w14:textId="77777777" w:rsidR="00000B9E" w:rsidRDefault="00000B9E" w:rsidP="00000B9E">
      <w:pPr>
        <w:rPr>
          <w:lang w:eastAsia="en-US"/>
        </w:rPr>
      </w:pPr>
      <w:r>
        <w:rPr>
          <w:lang w:eastAsia="en-US"/>
        </w:rPr>
        <w:t>A “</w:t>
      </w:r>
      <w:r w:rsidRPr="007C4392">
        <w:rPr>
          <w:rFonts w:ascii="Times New Roman" w:hAnsi="Times New Roman"/>
          <w:lang w:eastAsia="en-US"/>
        </w:rPr>
        <w:t>return</w:t>
      </w:r>
      <w:r>
        <w:rPr>
          <w:lang w:eastAsia="en-US"/>
        </w:rPr>
        <w:t>” statement without a value in an algorithm step means the same thing as:</w:t>
      </w:r>
    </w:p>
    <w:p w14:paraId="4CA3A2A7" w14:textId="77777777" w:rsidR="00000B9E" w:rsidRDefault="00000B9E" w:rsidP="00000B9E">
      <w:pPr>
        <w:pStyle w:val="Alg3"/>
        <w:numPr>
          <w:ilvl w:val="0"/>
          <w:numId w:val="1168"/>
        </w:numPr>
        <w:spacing w:after="220"/>
      </w:pPr>
      <w:r>
        <w:t>R</w:t>
      </w:r>
      <w:r w:rsidRPr="00E77497">
        <w:t xml:space="preserve">eturn </w:t>
      </w:r>
      <w:r>
        <w:t>NormalCompletion(</w:t>
      </w:r>
      <w:r w:rsidRPr="00D07FE4">
        <w:rPr>
          <w:b/>
          <w:bCs/>
          <w:iCs/>
        </w:rPr>
        <w:t>undefined</w:t>
      </w:r>
      <w:r>
        <w:t>)</w:t>
      </w:r>
      <w:r w:rsidRPr="00E77497">
        <w:t>.</w:t>
      </w:r>
    </w:p>
    <w:p w14:paraId="3CA3BB2F" w14:textId="77777777" w:rsidR="00000B9E" w:rsidRDefault="00000B9E" w:rsidP="00000B9E">
      <w:pPr>
        <w:rPr>
          <w:lang w:eastAsia="en-US"/>
        </w:rPr>
      </w:pPr>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p>
    <w:p w14:paraId="7050BDBB" w14:textId="77777777" w:rsidR="00000B9E" w:rsidRDefault="00000B9E" w:rsidP="00000B9E">
      <w:pPr>
        <w:pStyle w:val="40"/>
        <w:rPr>
          <w:lang w:eastAsia="en-US"/>
        </w:rPr>
      </w:pPr>
      <w:r>
        <w:rPr>
          <w:lang w:eastAsia="en-US"/>
        </w:rPr>
        <w:t>Throw an Exception</w:t>
      </w:r>
    </w:p>
    <w:p w14:paraId="648BAFF5" w14:textId="77777777" w:rsidR="00000B9E" w:rsidRDefault="00000B9E" w:rsidP="00000B9E">
      <w:pPr>
        <w:rPr>
          <w:lang w:eastAsia="en-US"/>
        </w:rPr>
      </w:pPr>
      <w:r>
        <w:rPr>
          <w:lang w:eastAsia="en-US"/>
        </w:rPr>
        <w:t xml:space="preserve">Algorithms steps that say to throw an exception, such as </w:t>
      </w:r>
    </w:p>
    <w:p w14:paraId="5DEA421D" w14:textId="77777777" w:rsidR="00000B9E" w:rsidRPr="00E77497" w:rsidRDefault="00000B9E" w:rsidP="00000B9E">
      <w:pPr>
        <w:pStyle w:val="Alg3"/>
        <w:numPr>
          <w:ilvl w:val="0"/>
          <w:numId w:val="667"/>
        </w:numPr>
        <w:spacing w:after="220"/>
      </w:pPr>
      <w:r>
        <w:t xml:space="preserve">Throw a </w:t>
      </w:r>
      <w:r w:rsidRPr="006A5E27">
        <w:rPr>
          <w:b/>
        </w:rPr>
        <w:t>TypeError</w:t>
      </w:r>
      <w:r>
        <w:t xml:space="preserve"> exception</w:t>
      </w:r>
      <w:r w:rsidRPr="00E77497">
        <w:t>.</w:t>
      </w:r>
    </w:p>
    <w:p w14:paraId="7EF732E4" w14:textId="77777777" w:rsidR="00000B9E" w:rsidRDefault="00000B9E" w:rsidP="00000B9E">
      <w:r>
        <w:t>Mean the same things as:</w:t>
      </w:r>
    </w:p>
    <w:p w14:paraId="6C68454B" w14:textId="77777777" w:rsidR="00000B9E" w:rsidRPr="000D29DF" w:rsidRDefault="00000B9E" w:rsidP="00000B9E">
      <w:pPr>
        <w:pStyle w:val="Alg3"/>
        <w:numPr>
          <w:ilvl w:val="0"/>
          <w:numId w:val="666"/>
        </w:numPr>
        <w:spacing w:after="220"/>
      </w:pPr>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p>
    <w:p w14:paraId="773740CF" w14:textId="77777777" w:rsidR="00000B9E" w:rsidRDefault="00000B9E" w:rsidP="00000B9E">
      <w:pPr>
        <w:pStyle w:val="40"/>
        <w:rPr>
          <w:lang w:eastAsia="en-US"/>
        </w:rPr>
      </w:pPr>
      <w:r>
        <w:rPr>
          <w:lang w:eastAsia="en-US"/>
        </w:rPr>
        <w:t>ReturnIfAbrupt</w:t>
      </w:r>
    </w:p>
    <w:p w14:paraId="1DBE3B10" w14:textId="77777777" w:rsidR="00000B9E" w:rsidRDefault="00000B9E" w:rsidP="00000B9E">
      <w:pPr>
        <w:rPr>
          <w:lang w:eastAsia="en-US"/>
        </w:rPr>
      </w:pPr>
      <w:r>
        <w:rPr>
          <w:lang w:eastAsia="en-US"/>
        </w:rPr>
        <w:t>Algorithms steps that say</w:t>
      </w:r>
    </w:p>
    <w:p w14:paraId="25ECA403" w14:textId="77777777" w:rsidR="00000B9E" w:rsidRDefault="00000B9E" w:rsidP="00000B9E">
      <w:pPr>
        <w:pStyle w:val="Alg3"/>
        <w:numPr>
          <w:ilvl w:val="0"/>
          <w:numId w:val="675"/>
        </w:numPr>
        <w:spacing w:after="220"/>
      </w:pPr>
      <w:r>
        <w:t>ReturnIfAbrupt(</w:t>
      </w:r>
      <w:r w:rsidRPr="00A55C37">
        <w:rPr>
          <w:i/>
        </w:rPr>
        <w:t>argument</w:t>
      </w:r>
      <w:r>
        <w:t>).</w:t>
      </w:r>
    </w:p>
    <w:p w14:paraId="025CE0B5" w14:textId="77777777" w:rsidR="00000B9E" w:rsidRDefault="00000B9E" w:rsidP="00000B9E">
      <w:r>
        <w:t>mean the same things as:</w:t>
      </w:r>
    </w:p>
    <w:p w14:paraId="40253C85" w14:textId="77777777" w:rsidR="00000B9E" w:rsidRDefault="00000B9E" w:rsidP="00000B9E">
      <w:pPr>
        <w:pStyle w:val="Alg3"/>
        <w:numPr>
          <w:ilvl w:val="0"/>
          <w:numId w:val="701"/>
        </w:numPr>
        <w:spacing w:after="220"/>
        <w:contextualSpacing/>
      </w:pPr>
      <w:r w:rsidRPr="00C7794D">
        <w:t xml:space="preserve">If </w:t>
      </w:r>
      <w:r>
        <w:rPr>
          <w:i/>
        </w:rPr>
        <w:t>argument</w:t>
      </w:r>
      <w:r w:rsidRPr="00C7794D">
        <w:t xml:space="preserve"> is</w:t>
      </w:r>
      <w:r>
        <w:t xml:space="preserve"> an abrupt completion, then return </w:t>
      </w:r>
      <w:r w:rsidRPr="006A5E27">
        <w:rPr>
          <w:i/>
        </w:rPr>
        <w:t>argument</w:t>
      </w:r>
      <w:r>
        <w:t>.</w:t>
      </w:r>
    </w:p>
    <w:p w14:paraId="6F8FA012" w14:textId="77777777" w:rsidR="00000B9E" w:rsidRDefault="00000B9E" w:rsidP="00000B9E">
      <w:pPr>
        <w:pStyle w:val="Alg3"/>
        <w:numPr>
          <w:ilvl w:val="0"/>
          <w:numId w:val="701"/>
        </w:numPr>
        <w:spacing w:after="220"/>
      </w:pPr>
      <w:r>
        <w:t xml:space="preserve">Else if </w:t>
      </w:r>
      <w:r w:rsidRPr="00A55C37">
        <w:rPr>
          <w:i/>
        </w:rPr>
        <w:t>argument</w:t>
      </w:r>
      <w:r>
        <w:t xml:space="preserve"> is a Completion Record, then let </w:t>
      </w:r>
      <w:r w:rsidRPr="00A55C37">
        <w:rPr>
          <w:i/>
        </w:rPr>
        <w:t>argument</w:t>
      </w:r>
      <w:r>
        <w:t xml:space="preserve"> be </w:t>
      </w:r>
      <w:r w:rsidRPr="00A55C37">
        <w:rPr>
          <w:i/>
        </w:rPr>
        <w:t>argument</w:t>
      </w:r>
      <w:r>
        <w:t>.[[value]].</w:t>
      </w:r>
    </w:p>
    <w:p w14:paraId="73FCB6A4" w14:textId="77777777" w:rsidR="00000B9E" w:rsidRPr="00E77497" w:rsidRDefault="00000B9E" w:rsidP="00000B9E">
      <w:pPr>
        <w:pStyle w:val="30"/>
      </w:pPr>
      <w:bookmarkStart w:id="452" w:name="_Toc368050154"/>
      <w:r w:rsidRPr="00E77497">
        <w:t>The Reference Specification Type</w:t>
      </w:r>
      <w:bookmarkEnd w:id="452"/>
    </w:p>
    <w:p w14:paraId="40F7A531" w14:textId="77777777" w:rsidR="00000B9E" w:rsidRPr="006F1578" w:rsidRDefault="00000B9E" w:rsidP="00000B9E">
      <w:pPr>
        <w:rPr>
          <w:sz w:val="18"/>
          <w:szCs w:val="18"/>
        </w:rPr>
      </w:pPr>
      <w:r w:rsidRPr="006F1578">
        <w:rPr>
          <w:sz w:val="18"/>
          <w:szCs w:val="18"/>
        </w:rPr>
        <w:t>NOTE</w:t>
      </w:r>
      <w:r w:rsidRPr="006F1578">
        <w:rPr>
          <w:sz w:val="18"/>
          <w:szCs w:val="18"/>
        </w:rPr>
        <w:tab/>
        <w:t xml:space="preserve">The Reference type is used to explain the behaviour of such operators as </w:t>
      </w:r>
      <w:r w:rsidRPr="006F1578">
        <w:rPr>
          <w:rFonts w:ascii="Courier New" w:hAnsi="Courier New"/>
          <w:b/>
          <w:sz w:val="18"/>
          <w:szCs w:val="18"/>
        </w:rPr>
        <w:t>delete</w:t>
      </w:r>
      <w:r w:rsidRPr="006F1578">
        <w:rPr>
          <w:sz w:val="18"/>
          <w:szCs w:val="18"/>
        </w:rPr>
        <w:t xml:space="preserve">, </w:t>
      </w:r>
      <w:r w:rsidRPr="006F1578">
        <w:rPr>
          <w:rFonts w:ascii="Courier New" w:hAnsi="Courier New"/>
          <w:b/>
          <w:sz w:val="18"/>
          <w:szCs w:val="18"/>
        </w:rPr>
        <w:t>typeof</w:t>
      </w:r>
      <w:r w:rsidRPr="006F1578">
        <w:rPr>
          <w:sz w:val="18"/>
          <w:szCs w:val="18"/>
        </w:rPr>
        <w:t>, the assignment operators</w:t>
      </w:r>
      <w:r>
        <w:rPr>
          <w:sz w:val="18"/>
          <w:szCs w:val="18"/>
        </w:rPr>
        <w:t xml:space="preserve">, the </w:t>
      </w:r>
      <w:r w:rsidRPr="004012E4">
        <w:rPr>
          <w:rFonts w:ascii="Courier New" w:hAnsi="Courier New"/>
          <w:b/>
          <w:sz w:val="18"/>
          <w:szCs w:val="18"/>
        </w:rPr>
        <w:t>super</w:t>
      </w:r>
      <w:r>
        <w:rPr>
          <w:sz w:val="18"/>
          <w:szCs w:val="18"/>
        </w:rPr>
        <w:t xml:space="preserve"> keyword and other language features</w:t>
      </w:r>
      <w:r w:rsidRPr="006F1578">
        <w:rPr>
          <w:sz w:val="18"/>
          <w:szCs w:val="18"/>
        </w:rPr>
        <w:t xml:space="preserve">. For example, the left-hand operand of an assignment is expected to produce a reference. </w:t>
      </w:r>
    </w:p>
    <w:p w14:paraId="77892D20" w14:textId="77777777" w:rsidR="00000B9E" w:rsidRDefault="00000B9E" w:rsidP="00000B9E">
      <w:r w:rsidRPr="00E77497">
        <w:t xml:space="preserve">A </w:t>
      </w:r>
      <w:r w:rsidRPr="00E77497">
        <w:rPr>
          <w:b/>
        </w:rPr>
        <w:t xml:space="preserve">Reference </w:t>
      </w:r>
      <w:r w:rsidRPr="00E77497">
        <w:t>is a resolved name</w:t>
      </w:r>
      <w:r>
        <w:t xml:space="preserve"> or property</w:t>
      </w:r>
      <w:r w:rsidRPr="00E77497">
        <w:t xml:space="preserv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an Object, a Boolean, a String, a Number, or an environment record (</w:t>
      </w:r>
      <w:r w:rsidR="002E14E9">
        <w:fldChar w:fldCharType="begin"/>
      </w:r>
      <w:r w:rsidR="002E14E9">
        <w:instrText xml:space="preserve"> REF _Ref365530575 \r \h </w:instrText>
      </w:r>
      <w:r w:rsidR="002E14E9">
        <w:fldChar w:fldCharType="separate"/>
      </w:r>
      <w:r w:rsidR="00D433E8">
        <w:t>8.1.1</w:t>
      </w:r>
      <w:r w:rsidR="002E14E9">
        <w:fldChar w:fldCharType="end"/>
      </w:r>
      <w:r w:rsidRPr="00E77497">
        <w:t xml:space="preserve">). A </w:t>
      </w:r>
      <w:r w:rsidRPr="006A77CE">
        <w:rPr>
          <w:rFonts w:ascii="Times New Roman" w:hAnsi="Times New Roman"/>
          <w:i/>
        </w:rPr>
        <w:t>base</w:t>
      </w:r>
      <w:r w:rsidRPr="00E77497">
        <w:t xml:space="preserve"> value of </w:t>
      </w:r>
      <w:r w:rsidRPr="00E77497">
        <w:rPr>
          <w:b/>
        </w:rPr>
        <w:t>undefined</w:t>
      </w:r>
      <w:r w:rsidRPr="00E77497">
        <w:t xml:space="preserve"> indicates that the </w:t>
      </w:r>
      <w:r>
        <w:t>R</w:t>
      </w:r>
      <w:r w:rsidRPr="00E77497">
        <w:t xml:space="preserve">eference could not be resolved to a binding. The </w:t>
      </w:r>
      <w:r w:rsidRPr="006A77CE">
        <w:rPr>
          <w:rFonts w:ascii="Times New Roman" w:hAnsi="Times New Roman"/>
          <w:i/>
        </w:rPr>
        <w:t>referenced name</w:t>
      </w:r>
      <w:r w:rsidRPr="00E77497">
        <w:t xml:space="preserve"> is a String</w:t>
      </w:r>
      <w:r>
        <w:t xml:space="preserve"> or Symbol</w:t>
      </w:r>
      <w:ins w:id="453" w:author="Rev 19 Allen Wirfs-Brock" w:date="2013-09-24T14:44:00Z">
        <w:r w:rsidR="00CA269D">
          <w:t xml:space="preserve"> value</w:t>
        </w:r>
      </w:ins>
      <w:r w:rsidRPr="00E77497">
        <w:t>.</w:t>
      </w:r>
    </w:p>
    <w:p w14:paraId="64952D24" w14:textId="77777777" w:rsidR="00000B9E" w:rsidRPr="00E77497" w:rsidRDefault="00000B9E" w:rsidP="00000B9E">
      <w:r>
        <w:t xml:space="preserve">A Super Reference is a Reference that is used to represents a name binding that was expressed using the </w:t>
      </w:r>
      <w:r w:rsidRPr="006A77CE">
        <w:t>super</w:t>
      </w:r>
      <w:r>
        <w:t xml:space="preserve"> keyword.  A Super Reference has an additional </w:t>
      </w:r>
      <w:r w:rsidRPr="006A77CE">
        <w:rPr>
          <w:rFonts w:ascii="Times New Roman" w:hAnsi="Times New Roman"/>
          <w:i/>
        </w:rPr>
        <w:t>thisValue</w:t>
      </w:r>
      <w:r>
        <w:t xml:space="preserve"> component and its </w:t>
      </w:r>
      <w:r w:rsidRPr="006A77CE">
        <w:rPr>
          <w:rFonts w:ascii="Times New Roman" w:hAnsi="Times New Roman"/>
          <w:i/>
        </w:rPr>
        <w:t>base</w:t>
      </w:r>
      <w:r>
        <w:t xml:space="preserve"> value will never be an environment record. </w:t>
      </w:r>
    </w:p>
    <w:p w14:paraId="49F1BC7B" w14:textId="77777777" w:rsidR="00000B9E" w:rsidRPr="00E77497" w:rsidRDefault="00000B9E" w:rsidP="00000B9E">
      <w:r w:rsidRPr="00E77497">
        <w:t>The following abstract operations are used in this specification to access the components of references:</w:t>
      </w:r>
    </w:p>
    <w:p w14:paraId="59D8A4EE" w14:textId="77777777" w:rsidR="00000B9E" w:rsidRPr="00E77497" w:rsidRDefault="00000B9E" w:rsidP="00000B9E">
      <w:pPr>
        <w:numPr>
          <w:ilvl w:val="0"/>
          <w:numId w:val="36"/>
        </w:numPr>
        <w:spacing w:after="60"/>
        <w:contextualSpacing/>
      </w:pPr>
      <w:r w:rsidRPr="00E77497">
        <w:t xml:space="preserve">GetBase(V). Returns the </w:t>
      </w:r>
      <w:r w:rsidRPr="00D0382D">
        <w:rPr>
          <w:rFonts w:ascii="Times New Roman" w:hAnsi="Times New Roman"/>
          <w:i/>
        </w:rPr>
        <w:t>base</w:t>
      </w:r>
      <w:r w:rsidRPr="00E77497">
        <w:t xml:space="preserve"> value component of the reference V.</w:t>
      </w:r>
    </w:p>
    <w:p w14:paraId="673C2E07" w14:textId="77777777" w:rsidR="00000B9E" w:rsidRPr="00E77497" w:rsidRDefault="00000B9E" w:rsidP="00000B9E">
      <w:pPr>
        <w:numPr>
          <w:ilvl w:val="0"/>
          <w:numId w:val="36"/>
        </w:numPr>
        <w:spacing w:after="60"/>
        <w:contextualSpacing/>
      </w:pPr>
      <w:r w:rsidRPr="00E77497">
        <w:t xml:space="preserve">GetReferencedName(V). Returns the </w:t>
      </w:r>
      <w:r w:rsidRPr="00D0382D">
        <w:rPr>
          <w:rFonts w:ascii="Times New Roman" w:hAnsi="Times New Roman"/>
          <w:i/>
        </w:rPr>
        <w:t>referenced name</w:t>
      </w:r>
      <w:r w:rsidRPr="00E77497">
        <w:t xml:space="preserve"> component of the reference V.</w:t>
      </w:r>
    </w:p>
    <w:p w14:paraId="0ABEAE25" w14:textId="77777777" w:rsidR="00000B9E" w:rsidRPr="00E77497" w:rsidRDefault="00000B9E" w:rsidP="00000B9E">
      <w:pPr>
        <w:numPr>
          <w:ilvl w:val="0"/>
          <w:numId w:val="36"/>
        </w:numPr>
        <w:spacing w:after="60"/>
        <w:contextualSpacing/>
      </w:pPr>
      <w:r w:rsidRPr="00E77497">
        <w:t xml:space="preserve">IsStrictReference(V). Returns the </w:t>
      </w:r>
      <w:r w:rsidRPr="00D0382D">
        <w:rPr>
          <w:rFonts w:ascii="Times New Roman" w:hAnsi="Times New Roman"/>
          <w:i/>
        </w:rPr>
        <w:t>strict reference</w:t>
      </w:r>
      <w:r w:rsidRPr="00E77497">
        <w:t xml:space="preserve"> </w:t>
      </w:r>
      <w:r>
        <w:t xml:space="preserve">flag </w:t>
      </w:r>
      <w:r w:rsidRPr="00E77497">
        <w:t>component of the reference V.</w:t>
      </w:r>
    </w:p>
    <w:p w14:paraId="502B6E9F" w14:textId="77777777" w:rsidR="00000B9E" w:rsidRPr="00E77497" w:rsidRDefault="00000B9E" w:rsidP="00000B9E">
      <w:pPr>
        <w:numPr>
          <w:ilvl w:val="0"/>
          <w:numId w:val="36"/>
        </w:numPr>
        <w:spacing w:after="60"/>
        <w:contextualSpacing/>
      </w:pPr>
      <w:r w:rsidRPr="00E77497">
        <w:t xml:space="preserve">HasPrimitiveBase(V). Returns </w:t>
      </w:r>
      <w:r w:rsidRPr="00627D24">
        <w:rPr>
          <w:rFonts w:ascii="Times New Roman" w:hAnsi="Times New Roman"/>
          <w:b/>
        </w:rPr>
        <w:t>true</w:t>
      </w:r>
      <w:r w:rsidRPr="00E77497">
        <w:rPr>
          <w:b/>
        </w:rPr>
        <w:t xml:space="preserve"> </w:t>
      </w:r>
      <w:r w:rsidRPr="00E77497">
        <w:t xml:space="preserve">if </w:t>
      </w:r>
      <w:del w:id="454" w:author="Rev 19 Allen Wirfs-Brock" w:date="2013-09-24T14:54:00Z">
        <w:r w:rsidRPr="00E77497" w:rsidDel="00CA269D">
          <w:delText xml:space="preserve">the </w:delText>
        </w:r>
      </w:del>
      <w:ins w:id="455" w:author="Rev 19 Allen Wirfs-Brock" w:date="2013-09-24T14:54:00Z">
        <w:r w:rsidR="00CA269D">
          <w:t>Type(</w:t>
        </w:r>
      </w:ins>
      <w:r w:rsidRPr="00D0382D">
        <w:rPr>
          <w:rFonts w:ascii="Times New Roman" w:hAnsi="Times New Roman"/>
          <w:i/>
        </w:rPr>
        <w:t>base</w:t>
      </w:r>
      <w:ins w:id="456" w:author="Rev 19 Allen Wirfs-Brock" w:date="2013-09-24T14:54:00Z">
        <w:r w:rsidR="00CA269D">
          <w:rPr>
            <w:rFonts w:ascii="Times New Roman" w:hAnsi="Times New Roman"/>
          </w:rPr>
          <w:t>)</w:t>
        </w:r>
      </w:ins>
      <w:r w:rsidRPr="00E77497">
        <w:t xml:space="preserve"> </w:t>
      </w:r>
      <w:del w:id="457" w:author="Rev 19 Allen Wirfs-Brock" w:date="2013-09-24T14:54:00Z">
        <w:r w:rsidRPr="00E77497" w:rsidDel="00CA269D">
          <w:delText xml:space="preserve">value </w:delText>
        </w:r>
      </w:del>
      <w:r w:rsidRPr="00E77497">
        <w:t xml:space="preserve">is a Boolean, String, </w:t>
      </w:r>
      <w:ins w:id="458" w:author="Rev 19 Allen Wirfs-Brock" w:date="2013-09-24T14:52:00Z">
        <w:r w:rsidR="00CA269D">
          <w:t xml:space="preserve">Symbol, </w:t>
        </w:r>
      </w:ins>
      <w:r w:rsidRPr="00E77497">
        <w:t>or Number.</w:t>
      </w:r>
    </w:p>
    <w:p w14:paraId="2D3FB7E8" w14:textId="77777777" w:rsidR="00000B9E" w:rsidRPr="00E77497" w:rsidRDefault="00000B9E" w:rsidP="00000B9E">
      <w:pPr>
        <w:numPr>
          <w:ilvl w:val="0"/>
          <w:numId w:val="36"/>
        </w:numPr>
        <w:spacing w:after="60"/>
        <w:contextualSpacing/>
      </w:pPr>
      <w:r w:rsidRPr="00E77497">
        <w:t xml:space="preserve">IsPropertyReference(V). Returns </w:t>
      </w:r>
      <w:r w:rsidRPr="00627D24">
        <w:rPr>
          <w:rFonts w:ascii="Times New Roman" w:hAnsi="Times New Roman"/>
          <w:b/>
        </w:rPr>
        <w:t>true</w:t>
      </w:r>
      <w:r w:rsidRPr="00E77497">
        <w:t xml:space="preserve"> if either the </w:t>
      </w:r>
      <w:r w:rsidRPr="00D0382D">
        <w:rPr>
          <w:rFonts w:ascii="Times New Roman" w:hAnsi="Times New Roman"/>
          <w:i/>
        </w:rPr>
        <w:t>base</w:t>
      </w:r>
      <w:r w:rsidRPr="00E77497">
        <w:t xml:space="preserv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14:paraId="007F1993" w14:textId="77777777" w:rsidR="00000B9E" w:rsidRDefault="00000B9E" w:rsidP="00000B9E">
      <w:pPr>
        <w:numPr>
          <w:ilvl w:val="0"/>
          <w:numId w:val="36"/>
        </w:numPr>
        <w:contextualSpacing/>
      </w:pPr>
      <w:r w:rsidRPr="00E77497">
        <w:t xml:space="preserve">IsUnresolvableReference(V). Returns </w:t>
      </w:r>
      <w:r w:rsidRPr="00627D24">
        <w:rPr>
          <w:rFonts w:ascii="Times New Roman" w:hAnsi="Times New Roman"/>
          <w:b/>
        </w:rPr>
        <w:t>true</w:t>
      </w:r>
      <w:r w:rsidRPr="00E77497">
        <w:t xml:space="preserve"> if the </w:t>
      </w:r>
      <w:r w:rsidRPr="00D0382D">
        <w:rPr>
          <w:rFonts w:ascii="Times New Roman" w:hAnsi="Times New Roman"/>
          <w:i/>
        </w:rPr>
        <w:t>base</w:t>
      </w:r>
      <w:r w:rsidRPr="00E77497">
        <w:t xml:space="preserve"> value is </w:t>
      </w:r>
      <w:r w:rsidRPr="00E77497">
        <w:rPr>
          <w:b/>
        </w:rPr>
        <w:t>undefined</w:t>
      </w:r>
      <w:r w:rsidRPr="00E77497">
        <w:t xml:space="preserve"> and </w:t>
      </w:r>
      <w:r w:rsidRPr="00E77497">
        <w:rPr>
          <w:b/>
        </w:rPr>
        <w:t>false</w:t>
      </w:r>
      <w:r w:rsidRPr="00E77497">
        <w:t xml:space="preserve"> otherwise.</w:t>
      </w:r>
    </w:p>
    <w:p w14:paraId="2704CB29" w14:textId="77777777" w:rsidR="00000B9E" w:rsidRPr="00E77497" w:rsidRDefault="00000B9E" w:rsidP="00000B9E">
      <w:pPr>
        <w:numPr>
          <w:ilvl w:val="0"/>
          <w:numId w:val="36"/>
        </w:numPr>
      </w:pPr>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p>
    <w:p w14:paraId="7DF2A48E" w14:textId="77777777" w:rsidR="00000B9E" w:rsidRPr="00E77497" w:rsidRDefault="00000B9E" w:rsidP="00000B9E">
      <w:r w:rsidRPr="00E77497">
        <w:t>The following abstract operations are used in this specification to operate on references:</w:t>
      </w:r>
    </w:p>
    <w:p w14:paraId="609FDDEC" w14:textId="77777777" w:rsidR="00000B9E" w:rsidRPr="00E77497" w:rsidRDefault="00000B9E" w:rsidP="00000B9E">
      <w:pPr>
        <w:pStyle w:val="40"/>
      </w:pPr>
      <w:r w:rsidRPr="00E77497">
        <w:t>GetValue (V)</w:t>
      </w:r>
    </w:p>
    <w:p w14:paraId="70119267" w14:textId="77777777" w:rsidR="00000B9E" w:rsidRDefault="00000B9E" w:rsidP="00000B9E">
      <w:pPr>
        <w:pStyle w:val="Alg4"/>
        <w:numPr>
          <w:ilvl w:val="0"/>
          <w:numId w:val="332"/>
        </w:numPr>
      </w:pPr>
      <w:r>
        <w:t>ReturnIfAbrupt(</w:t>
      </w:r>
      <w:r w:rsidRPr="008C11D4">
        <w:rPr>
          <w:i/>
        </w:rPr>
        <w:t>V</w:t>
      </w:r>
      <w:r>
        <w:t>).</w:t>
      </w:r>
    </w:p>
    <w:p w14:paraId="6D2A7A4B" w14:textId="77777777" w:rsidR="00000B9E" w:rsidRPr="00E77497" w:rsidRDefault="00000B9E" w:rsidP="00000B9E">
      <w:pPr>
        <w:pStyle w:val="Alg4"/>
        <w:numPr>
          <w:ilvl w:val="0"/>
          <w:numId w:val="332"/>
        </w:numPr>
      </w:pPr>
      <w:r w:rsidRPr="00E77497">
        <w:t>If Type(</w:t>
      </w:r>
      <w:r w:rsidRPr="00E77497">
        <w:rPr>
          <w:i/>
        </w:rPr>
        <w:t>V</w:t>
      </w:r>
      <w:r w:rsidRPr="00E77497">
        <w:t xml:space="preserve">) is not Reference, return </w:t>
      </w:r>
      <w:r w:rsidRPr="00E77497">
        <w:rPr>
          <w:i/>
        </w:rPr>
        <w:t>V</w:t>
      </w:r>
      <w:r w:rsidRPr="00E77497">
        <w:t>.</w:t>
      </w:r>
    </w:p>
    <w:p w14:paraId="11A27946" w14:textId="77777777" w:rsidR="00000B9E" w:rsidRPr="00E77497" w:rsidRDefault="00000B9E" w:rsidP="00000B9E">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p>
    <w:p w14:paraId="211326CF" w14:textId="77777777" w:rsidR="00000B9E" w:rsidRPr="00E77497" w:rsidRDefault="00000B9E" w:rsidP="00000B9E">
      <w:pPr>
        <w:pStyle w:val="Alg4"/>
        <w:numPr>
          <w:ilvl w:val="0"/>
          <w:numId w:val="332"/>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14:paraId="76C48566" w14:textId="77777777" w:rsidR="00000B9E" w:rsidRPr="00E77497" w:rsidRDefault="00000B9E" w:rsidP="00000B9E">
      <w:pPr>
        <w:pStyle w:val="Alg4"/>
        <w:numPr>
          <w:ilvl w:val="0"/>
          <w:numId w:val="332"/>
        </w:numPr>
      </w:pPr>
      <w:r w:rsidRPr="00E77497">
        <w:t>If IsPropertyReference(</w:t>
      </w:r>
      <w:r w:rsidRPr="00E77497">
        <w:rPr>
          <w:i/>
        </w:rPr>
        <w:t>V</w:t>
      </w:r>
      <w:r w:rsidRPr="00E77497">
        <w:t>), then</w:t>
      </w:r>
    </w:p>
    <w:p w14:paraId="6C3E8EB7" w14:textId="77777777" w:rsidR="00000B9E" w:rsidRDefault="00000B9E" w:rsidP="00000B9E">
      <w:pPr>
        <w:pStyle w:val="Alg4"/>
        <w:numPr>
          <w:ilvl w:val="1"/>
          <w:numId w:val="332"/>
        </w:numPr>
      </w:pPr>
      <w:r w:rsidRPr="00E77497">
        <w:t>If HasPrimitiveBase(</w:t>
      </w:r>
      <w:r w:rsidRPr="00E77497">
        <w:rPr>
          <w:i/>
        </w:rPr>
        <w:t>V</w:t>
      </w:r>
      <w:r w:rsidRPr="00E77497">
        <w:t xml:space="preserve">) is </w:t>
      </w:r>
      <w:r>
        <w:rPr>
          <w:b/>
        </w:rPr>
        <w:t>true</w:t>
      </w:r>
      <w:r w:rsidRPr="00E77497">
        <w:t>, then</w:t>
      </w:r>
    </w:p>
    <w:p w14:paraId="36F5FBA4" w14:textId="77777777" w:rsidR="00000B9E" w:rsidRDefault="00000B9E" w:rsidP="00000B9E">
      <w:pPr>
        <w:pStyle w:val="Alg4"/>
        <w:numPr>
          <w:ilvl w:val="2"/>
          <w:numId w:val="332"/>
        </w:numPr>
      </w:pPr>
      <w:r>
        <w:t xml:space="preserve">Assert: In this case, </w:t>
      </w:r>
      <w:r>
        <w:rPr>
          <w:i/>
          <w:iCs/>
        </w:rPr>
        <w:t>base</w:t>
      </w:r>
      <w:r>
        <w:t xml:space="preserve"> will never be </w:t>
      </w:r>
      <w:r>
        <w:rPr>
          <w:b/>
          <w:bCs/>
        </w:rPr>
        <w:t>null</w:t>
      </w:r>
      <w:r>
        <w:t xml:space="preserve"> or </w:t>
      </w:r>
      <w:r>
        <w:rPr>
          <w:b/>
          <w:bCs/>
        </w:rPr>
        <w:t>undefined</w:t>
      </w:r>
      <w:r>
        <w:t>.</w:t>
      </w:r>
    </w:p>
    <w:p w14:paraId="15C3917B" w14:textId="77777777" w:rsidR="00000B9E" w:rsidRPr="00E77497" w:rsidRDefault="00000B9E" w:rsidP="00000B9E">
      <w:pPr>
        <w:pStyle w:val="Alg4"/>
        <w:numPr>
          <w:ilvl w:val="2"/>
          <w:numId w:val="332"/>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p>
    <w:p w14:paraId="0AB0D96E" w14:textId="77777777" w:rsidR="00000B9E" w:rsidRDefault="00000B9E" w:rsidP="00000B9E">
      <w:pPr>
        <w:pStyle w:val="Alg4"/>
        <w:numPr>
          <w:ilvl w:val="1"/>
          <w:numId w:val="332"/>
        </w:numPr>
      </w:pPr>
      <w:r w:rsidRPr="00E77497">
        <w:t xml:space="preserve">Return the result of calling </w:t>
      </w:r>
      <w:r>
        <w:t xml:space="preserve">the [[Get]]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and GetThisValue(</w:t>
      </w:r>
      <w:r w:rsidRPr="00250FC6">
        <w:rPr>
          <w:i/>
        </w:rPr>
        <w:t>V</w:t>
      </w:r>
      <w:r>
        <w:t>) as the arguments.</w:t>
      </w:r>
    </w:p>
    <w:p w14:paraId="3D91F7D9" w14:textId="77777777" w:rsidR="00000B9E" w:rsidRPr="00E77497" w:rsidRDefault="00000B9E" w:rsidP="00000B9E">
      <w:pPr>
        <w:pStyle w:val="Alg4"/>
        <w:numPr>
          <w:ilvl w:val="0"/>
          <w:numId w:val="332"/>
        </w:numPr>
      </w:pPr>
      <w:r w:rsidRPr="00E77497">
        <w:t xml:space="preserve">Else </w:t>
      </w:r>
      <w:r w:rsidRPr="00E77497">
        <w:rPr>
          <w:i/>
        </w:rPr>
        <w:t>base</w:t>
      </w:r>
      <w:r w:rsidRPr="00E77497">
        <w:t xml:space="preserve"> must be an environment record,</w:t>
      </w:r>
    </w:p>
    <w:p w14:paraId="23DE2417" w14:textId="77777777" w:rsidR="00000B9E" w:rsidRPr="00E77497" w:rsidRDefault="00000B9E" w:rsidP="00000B9E">
      <w:pPr>
        <w:pStyle w:val="Alg4"/>
        <w:numPr>
          <w:ilvl w:val="1"/>
          <w:numId w:val="332"/>
        </w:numPr>
        <w:spacing w:after="120"/>
      </w:pPr>
      <w:r w:rsidRPr="00E77497">
        <w:t xml:space="preserve">Return the result of calling the GetBindingValue (see </w:t>
      </w:r>
      <w:r w:rsidR="00D45A1D">
        <w:fldChar w:fldCharType="begin"/>
      </w:r>
      <w:r w:rsidR="00D45A1D">
        <w:instrText xml:space="preserve"> REF _Ref365530749 \r \h </w:instrText>
      </w:r>
      <w:r w:rsidR="00D45A1D">
        <w:fldChar w:fldCharType="separate"/>
      </w:r>
      <w:r w:rsidR="00D433E8">
        <w:t>8.1.1</w:t>
      </w:r>
      <w:r w:rsidR="00D45A1D">
        <w:fldChar w:fldCharType="end"/>
      </w:r>
      <w:r w:rsidRPr="00E77497">
        <w:t xml:space="preserve">)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p>
    <w:p w14:paraId="1C1B3B2F" w14:textId="77777777" w:rsidR="00000B9E" w:rsidRPr="00E77497" w:rsidRDefault="00000B9E" w:rsidP="00000B9E">
      <w:pPr>
        <w:pStyle w:val="Note"/>
      </w:pPr>
      <w:r w:rsidRPr="00E77497">
        <w:t>NOTE</w:t>
      </w:r>
      <w:r w:rsidRPr="00E77497">
        <w:tab/>
        <w:t xml:space="preserve">The object that may be created in step </w:t>
      </w:r>
      <w:r>
        <w:t>5.a.ii</w:t>
      </w:r>
      <w:r w:rsidRPr="00E77497">
        <w:t xml:space="preserve"> is not accessible outside of the above </w:t>
      </w:r>
      <w:r>
        <w:t>abstract operation and the ordinary object [[Get]] internal method</w:t>
      </w:r>
      <w:r w:rsidRPr="00E77497">
        <w:t xml:space="preserve">. An implementation might choose to avoid the actual creation of the object. </w:t>
      </w:r>
    </w:p>
    <w:p w14:paraId="5BBA2FB9" w14:textId="77777777" w:rsidR="00000B9E" w:rsidRPr="00E77497" w:rsidRDefault="00000B9E" w:rsidP="00000B9E">
      <w:pPr>
        <w:pStyle w:val="40"/>
      </w:pPr>
      <w:bookmarkStart w:id="459" w:name="_Ref366132757"/>
      <w:r w:rsidRPr="00E77497">
        <w:t>PutValue (V, W)</w:t>
      </w:r>
      <w:bookmarkEnd w:id="459"/>
    </w:p>
    <w:p w14:paraId="10C5A826" w14:textId="77777777" w:rsidR="00000B9E" w:rsidRDefault="00000B9E" w:rsidP="00000B9E">
      <w:pPr>
        <w:pStyle w:val="Alg4"/>
        <w:numPr>
          <w:ilvl w:val="0"/>
          <w:numId w:val="333"/>
        </w:numPr>
      </w:pPr>
      <w:r>
        <w:t>ReturnIfAbrupt(</w:t>
      </w:r>
      <w:r w:rsidRPr="008C11D4">
        <w:rPr>
          <w:i/>
        </w:rPr>
        <w:t>V</w:t>
      </w:r>
      <w:r>
        <w:t>).</w:t>
      </w:r>
    </w:p>
    <w:p w14:paraId="09D0686A" w14:textId="77777777" w:rsidR="00000B9E" w:rsidRDefault="00000B9E" w:rsidP="00000B9E">
      <w:pPr>
        <w:pStyle w:val="Alg4"/>
        <w:numPr>
          <w:ilvl w:val="0"/>
          <w:numId w:val="333"/>
        </w:numPr>
      </w:pPr>
      <w:r>
        <w:t>ReturnIfAbrupt(</w:t>
      </w:r>
      <w:r>
        <w:rPr>
          <w:i/>
        </w:rPr>
        <w:t>W</w:t>
      </w:r>
      <w:r>
        <w:t>).</w:t>
      </w:r>
    </w:p>
    <w:p w14:paraId="1B425D3D" w14:textId="77777777" w:rsidR="00000B9E" w:rsidRPr="00E77497" w:rsidRDefault="00000B9E" w:rsidP="00000B9E">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14:paraId="5BFF9F83" w14:textId="77777777" w:rsidR="00000B9E" w:rsidRPr="00E77497" w:rsidRDefault="00000B9E" w:rsidP="00000B9E">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14:paraId="789740D3" w14:textId="77777777" w:rsidR="00000B9E" w:rsidRPr="00E77497" w:rsidRDefault="00000B9E" w:rsidP="00000B9E">
      <w:pPr>
        <w:pStyle w:val="Alg4"/>
        <w:numPr>
          <w:ilvl w:val="0"/>
          <w:numId w:val="333"/>
        </w:numPr>
      </w:pPr>
      <w:r w:rsidRPr="00E77497">
        <w:t>If IsUnresolvableReference(</w:t>
      </w:r>
      <w:r w:rsidRPr="00E77497">
        <w:rPr>
          <w:i/>
        </w:rPr>
        <w:t>V</w:t>
      </w:r>
      <w:r w:rsidRPr="00E77497">
        <w:t>), then</w:t>
      </w:r>
    </w:p>
    <w:p w14:paraId="5D9ECF7E" w14:textId="77777777" w:rsidR="00000B9E" w:rsidRPr="00E77497" w:rsidRDefault="00000B9E" w:rsidP="00000B9E">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14:paraId="308B03E5" w14:textId="77777777" w:rsidR="00000B9E" w:rsidRPr="00E77497" w:rsidRDefault="00000B9E" w:rsidP="00000B9E">
      <w:pPr>
        <w:pStyle w:val="Alg4"/>
        <w:numPr>
          <w:ilvl w:val="2"/>
          <w:numId w:val="333"/>
        </w:numPr>
      </w:pPr>
      <w:r w:rsidRPr="00E77497">
        <w:t xml:space="preserve">Throw </w:t>
      </w:r>
      <w:r w:rsidRPr="00E77497">
        <w:rPr>
          <w:b/>
        </w:rPr>
        <w:t>ReferenceError</w:t>
      </w:r>
      <w:r w:rsidRPr="00E77497">
        <w:t xml:space="preserve"> exception.</w:t>
      </w:r>
    </w:p>
    <w:p w14:paraId="602129FA" w14:textId="77777777" w:rsidR="00000B9E" w:rsidRDefault="00000B9E" w:rsidP="00000B9E">
      <w:pPr>
        <w:pStyle w:val="Alg4"/>
        <w:numPr>
          <w:ilvl w:val="1"/>
          <w:numId w:val="333"/>
        </w:numPr>
      </w:pPr>
      <w:r>
        <w:t xml:space="preserve">Let </w:t>
      </w:r>
      <w:r>
        <w:rPr>
          <w:i/>
          <w:iCs/>
        </w:rPr>
        <w:t>globalObj</w:t>
      </w:r>
      <w:r>
        <w:t xml:space="preserve"> be the result of the abstract operation GetGlobalObject.</w:t>
      </w:r>
    </w:p>
    <w:p w14:paraId="73544817" w14:textId="77777777" w:rsidR="00000B9E" w:rsidRPr="00E77497" w:rsidRDefault="00000B9E" w:rsidP="00000B9E">
      <w:pPr>
        <w:pStyle w:val="Alg4"/>
        <w:numPr>
          <w:ilvl w:val="1"/>
          <w:numId w:val="333"/>
        </w:numPr>
      </w:pPr>
      <w:r>
        <w:t>Return the result of calling</w:t>
      </w:r>
      <w:r w:rsidRPr="00E77497">
        <w:t xml:space="preserve"> Put</w:t>
      </w:r>
      <w:r>
        <w:t>(</w:t>
      </w:r>
      <w:r>
        <w:rPr>
          <w:i/>
          <w:iCs/>
        </w:rPr>
        <w:t>globalObj</w:t>
      </w:r>
      <w:r w:rsidRPr="00E77497">
        <w:t>,GetReferencedName(</w:t>
      </w:r>
      <w:r w:rsidRPr="00E77497">
        <w:rPr>
          <w:i/>
        </w:rPr>
        <w:t>V</w:t>
      </w:r>
      <w:r w:rsidRPr="00E77497">
        <w:t xml:space="preserve">), </w:t>
      </w:r>
      <w:r w:rsidRPr="00E77497">
        <w:rPr>
          <w:i/>
        </w:rPr>
        <w:t>W</w:t>
      </w:r>
      <w:r w:rsidRPr="00E77497">
        <w:t xml:space="preserve">, </w:t>
      </w:r>
      <w:r w:rsidRPr="00E77497">
        <w:rPr>
          <w:b/>
        </w:rPr>
        <w:t>false</w:t>
      </w:r>
      <w:r>
        <w:t>)</w:t>
      </w:r>
      <w:r w:rsidRPr="00E77497">
        <w:t>.</w:t>
      </w:r>
    </w:p>
    <w:p w14:paraId="035E8642" w14:textId="77777777" w:rsidR="00000B9E" w:rsidRPr="00E77497" w:rsidRDefault="00000B9E" w:rsidP="00000B9E">
      <w:pPr>
        <w:pStyle w:val="Alg4"/>
        <w:numPr>
          <w:ilvl w:val="0"/>
          <w:numId w:val="333"/>
        </w:numPr>
      </w:pPr>
      <w:r w:rsidRPr="00E77497">
        <w:t>Else if IsPropertyReference(</w:t>
      </w:r>
      <w:r w:rsidRPr="00E77497">
        <w:rPr>
          <w:i/>
        </w:rPr>
        <w:t>V</w:t>
      </w:r>
      <w:r w:rsidRPr="00E77497">
        <w:t>), then</w:t>
      </w:r>
    </w:p>
    <w:p w14:paraId="5C5134AB" w14:textId="77777777" w:rsidR="00000B9E" w:rsidRDefault="00000B9E" w:rsidP="00000B9E">
      <w:pPr>
        <w:pStyle w:val="Alg4"/>
        <w:numPr>
          <w:ilvl w:val="1"/>
          <w:numId w:val="333"/>
        </w:numPr>
      </w:pPr>
      <w:r w:rsidRPr="00E77497">
        <w:t>If HasPrimitiveBase(</w:t>
      </w:r>
      <w:r w:rsidRPr="00E77497">
        <w:rPr>
          <w:i/>
        </w:rPr>
        <w:t>V</w:t>
      </w:r>
      <w:r w:rsidRPr="00E77497">
        <w:t xml:space="preserve">) is </w:t>
      </w:r>
      <w:r>
        <w:rPr>
          <w:b/>
        </w:rPr>
        <w:t>true</w:t>
      </w:r>
      <w:r w:rsidRPr="00E77497">
        <w:t>, then</w:t>
      </w:r>
    </w:p>
    <w:p w14:paraId="325E61C8" w14:textId="77777777" w:rsidR="00000B9E" w:rsidRDefault="00000B9E" w:rsidP="00000B9E">
      <w:pPr>
        <w:pStyle w:val="Alg4"/>
        <w:numPr>
          <w:ilvl w:val="2"/>
          <w:numId w:val="333"/>
        </w:numPr>
      </w:pPr>
      <w:r>
        <w:t xml:space="preserve">Assert: In this case, </w:t>
      </w:r>
      <w:r>
        <w:rPr>
          <w:i/>
          <w:iCs/>
        </w:rPr>
        <w:t>base</w:t>
      </w:r>
      <w:r>
        <w:t xml:space="preserve"> will never be </w:t>
      </w:r>
      <w:r>
        <w:rPr>
          <w:b/>
          <w:bCs/>
        </w:rPr>
        <w:t>null</w:t>
      </w:r>
      <w:r>
        <w:t xml:space="preserve"> or </w:t>
      </w:r>
      <w:r>
        <w:rPr>
          <w:b/>
          <w:bCs/>
        </w:rPr>
        <w:t>undefined</w:t>
      </w:r>
      <w:r>
        <w:t>.</w:t>
      </w:r>
    </w:p>
    <w:p w14:paraId="69DA1171" w14:textId="77777777" w:rsidR="00000B9E" w:rsidRPr="00E77497" w:rsidRDefault="00000B9E" w:rsidP="00000B9E">
      <w:pPr>
        <w:pStyle w:val="Alg4"/>
        <w:numPr>
          <w:ilvl w:val="2"/>
          <w:numId w:val="333"/>
        </w:numPr>
      </w:pPr>
      <w:r>
        <w:t xml:space="preserve">Set </w:t>
      </w:r>
      <w:r w:rsidRPr="00E77497">
        <w:rPr>
          <w:i/>
        </w:rPr>
        <w:t>base</w:t>
      </w:r>
      <w:r w:rsidRPr="00E77497" w:rsidDel="008A75A3">
        <w:t xml:space="preserve"> </w:t>
      </w:r>
      <w:r w:rsidRPr="00E77497">
        <w:t xml:space="preserve"> </w:t>
      </w:r>
      <w:r>
        <w:t>to</w:t>
      </w:r>
      <w:r w:rsidRPr="00E77497">
        <w:t xml:space="preserve"> ToObject(</w:t>
      </w:r>
      <w:r w:rsidRPr="00E77497">
        <w:rPr>
          <w:i/>
        </w:rPr>
        <w:t>base</w:t>
      </w:r>
      <w:r w:rsidRPr="00E77497">
        <w:t>).</w:t>
      </w:r>
    </w:p>
    <w:p w14:paraId="6DDC0972" w14:textId="77777777" w:rsidR="00000B9E" w:rsidRDefault="00000B9E" w:rsidP="00000B9E">
      <w:pPr>
        <w:pStyle w:val="Alg4"/>
        <w:numPr>
          <w:ilvl w:val="1"/>
          <w:numId w:val="333"/>
        </w:numPr>
      </w:pPr>
      <w:r>
        <w:t xml:space="preserve">Let </w:t>
      </w:r>
      <w:r>
        <w:rPr>
          <w:i/>
          <w:iCs/>
        </w:rPr>
        <w:t>succeeded</w:t>
      </w:r>
      <w:r>
        <w:t xml:space="preserve"> be the result of calling</w:t>
      </w:r>
      <w:r w:rsidRPr="00E77497" w:rsidDel="00627D24">
        <w:t xml:space="preserve"> </w:t>
      </w:r>
      <w:r w:rsidRPr="00A718F4">
        <w:t xml:space="preserve"> </w:t>
      </w:r>
      <w:r>
        <w:t xml:space="preserve">the [[Set]]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rsidRPr="00E77497">
        <w:t xml:space="preserve">), </w:t>
      </w:r>
      <w:r w:rsidRPr="00E77497">
        <w:rPr>
          <w:i/>
        </w:rPr>
        <w:t>W</w:t>
      </w:r>
      <w:r w:rsidRPr="00E77497">
        <w:t>, and</w:t>
      </w:r>
      <w:r>
        <w:t xml:space="preserve"> GetThisValue(</w:t>
      </w:r>
      <w:r w:rsidRPr="00250FC6">
        <w:rPr>
          <w:i/>
        </w:rPr>
        <w:t>V</w:t>
      </w:r>
      <w:r>
        <w:t xml:space="preserve">) </w:t>
      </w:r>
      <w:r w:rsidRPr="00E77497">
        <w:t xml:space="preserve"> </w:t>
      </w:r>
      <w:r>
        <w:t>as arguments.</w:t>
      </w:r>
    </w:p>
    <w:p w14:paraId="2D633BBF" w14:textId="77777777" w:rsidR="00000B9E" w:rsidRDefault="00000B9E" w:rsidP="00000B9E">
      <w:pPr>
        <w:pStyle w:val="Alg4"/>
        <w:numPr>
          <w:ilvl w:val="1"/>
          <w:numId w:val="333"/>
        </w:numPr>
      </w:pPr>
      <w:r>
        <w:t>ReturnIfAbrupt(</w:t>
      </w:r>
      <w:r>
        <w:rPr>
          <w:i/>
          <w:iCs/>
        </w:rPr>
        <w:t>succeeded</w:t>
      </w:r>
      <w:r>
        <w:t>).</w:t>
      </w:r>
    </w:p>
    <w:p w14:paraId="52F7E66D" w14:textId="77777777" w:rsidR="00000B9E" w:rsidRPr="00E77497" w:rsidRDefault="00000B9E" w:rsidP="00000B9E">
      <w:pPr>
        <w:pStyle w:val="Alg4"/>
        <w:numPr>
          <w:ilvl w:val="1"/>
          <w:numId w:val="333"/>
        </w:numPr>
      </w:pPr>
      <w:r>
        <w:t xml:space="preserve">If </w:t>
      </w:r>
      <w:r w:rsidRPr="00C80D6A">
        <w:rPr>
          <w:i/>
          <w:iCs/>
        </w:rPr>
        <w:t>succeeded</w:t>
      </w:r>
      <w:r>
        <w:t xml:space="preserve"> is </w:t>
      </w:r>
      <w:r w:rsidRPr="00C80D6A">
        <w:rPr>
          <w:b/>
          <w:bCs/>
        </w:rPr>
        <w:t>false</w:t>
      </w:r>
      <w:r>
        <w:t xml:space="preserve"> and </w:t>
      </w:r>
      <w:r w:rsidRPr="00C80D6A">
        <w:t>IsStrictReference</w:t>
      </w:r>
      <w:r w:rsidRPr="00E77497">
        <w:t>(</w:t>
      </w:r>
      <w:r w:rsidRPr="00E77497">
        <w:rPr>
          <w:i/>
        </w:rPr>
        <w:t>V</w:t>
      </w:r>
      <w:r w:rsidRPr="00E77497">
        <w:t xml:space="preserve">) </w:t>
      </w:r>
      <w:r>
        <w:t xml:space="preserve">is </w:t>
      </w:r>
      <w:r>
        <w:rPr>
          <w:b/>
          <w:bCs/>
        </w:rPr>
        <w:t>true</w:t>
      </w:r>
      <w:r>
        <w:t xml:space="preserve">, then throw a </w:t>
      </w:r>
      <w:r w:rsidRPr="00C80D6A">
        <w:rPr>
          <w:b/>
          <w:bCs/>
        </w:rPr>
        <w:t>TypeError</w:t>
      </w:r>
      <w:r>
        <w:t xml:space="preserve"> exception</w:t>
      </w:r>
      <w:r w:rsidRPr="00E77497">
        <w:t>.</w:t>
      </w:r>
    </w:p>
    <w:p w14:paraId="0B4FCDD9" w14:textId="77777777" w:rsidR="00000B9E" w:rsidRDefault="00000B9E" w:rsidP="00000B9E">
      <w:pPr>
        <w:pStyle w:val="Alg4"/>
        <w:numPr>
          <w:ilvl w:val="1"/>
          <w:numId w:val="333"/>
        </w:numPr>
      </w:pPr>
      <w:r w:rsidDel="00C80D6A">
        <w:t xml:space="preserve"> </w:t>
      </w:r>
      <w:r>
        <w:t>Return.</w:t>
      </w:r>
    </w:p>
    <w:p w14:paraId="0F98C70A" w14:textId="77777777" w:rsidR="00000B9E" w:rsidRPr="00E77497" w:rsidRDefault="00000B9E" w:rsidP="00000B9E">
      <w:pPr>
        <w:pStyle w:val="Alg4"/>
        <w:numPr>
          <w:ilvl w:val="0"/>
          <w:numId w:val="333"/>
        </w:numPr>
      </w:pPr>
      <w:r w:rsidRPr="00E77497">
        <w:t xml:space="preserve">Else </w:t>
      </w:r>
      <w:r w:rsidRPr="00E77497">
        <w:rPr>
          <w:i/>
        </w:rPr>
        <w:t xml:space="preserve">base </w:t>
      </w:r>
      <w:r w:rsidRPr="00E77497">
        <w:t>must be a reference whose base is an environment record. So,</w:t>
      </w:r>
    </w:p>
    <w:p w14:paraId="73188FDD" w14:textId="77777777" w:rsidR="00000B9E" w:rsidRPr="00E77497" w:rsidRDefault="00000B9E" w:rsidP="00000B9E">
      <w:pPr>
        <w:pStyle w:val="Alg4"/>
        <w:numPr>
          <w:ilvl w:val="1"/>
          <w:numId w:val="333"/>
        </w:numPr>
      </w:pPr>
      <w:r>
        <w:t>Return the result of calling</w:t>
      </w:r>
      <w:r w:rsidRPr="00E77497" w:rsidDel="00627D24">
        <w:t xml:space="preserve"> </w:t>
      </w:r>
      <w:r w:rsidRPr="00E77497">
        <w:t>the SetMutableBinding (</w:t>
      </w:r>
      <w:r w:rsidR="00D45A1D">
        <w:fldChar w:fldCharType="begin"/>
      </w:r>
      <w:r w:rsidR="00D45A1D">
        <w:instrText xml:space="preserve"> REF _Ref365530812 \r \h </w:instrText>
      </w:r>
      <w:r w:rsidR="00D45A1D">
        <w:fldChar w:fldCharType="separate"/>
      </w:r>
      <w:r w:rsidR="00D433E8">
        <w:t>8.1.1</w:t>
      </w:r>
      <w:r w:rsidR="00D45A1D">
        <w:fldChar w:fldCharType="end"/>
      </w:r>
      <w:r w:rsidRPr="00E77497">
        <w:t xml:space="preserve">) concrete method of </w:t>
      </w:r>
      <w:r w:rsidRPr="00E77497">
        <w:rPr>
          <w:i/>
        </w:rPr>
        <w:t>base</w:t>
      </w:r>
      <w:r w:rsidRPr="00E77497">
        <w:t>, passing GetReferencedName(</w:t>
      </w:r>
      <w:r w:rsidRPr="00E77497">
        <w:rPr>
          <w:i/>
        </w:rPr>
        <w:t>V</w:t>
      </w:r>
      <w:r w:rsidRPr="00E77497">
        <w:t xml:space="preserve">), </w:t>
      </w:r>
      <w:r w:rsidRPr="00E77497">
        <w:rPr>
          <w:i/>
        </w:rPr>
        <w:t>W</w:t>
      </w:r>
      <w:r w:rsidRPr="00E77497">
        <w:t>, and IsStrictReference(</w:t>
      </w:r>
      <w:r w:rsidRPr="00E77497">
        <w:rPr>
          <w:i/>
        </w:rPr>
        <w:t>V</w:t>
      </w:r>
      <w:r w:rsidRPr="00E77497">
        <w:t>) as arguments.</w:t>
      </w:r>
    </w:p>
    <w:p w14:paraId="10540B32" w14:textId="77777777" w:rsidR="00000B9E" w:rsidRPr="00E77497" w:rsidRDefault="00000B9E" w:rsidP="00000B9E">
      <w:pPr>
        <w:pStyle w:val="Alg4"/>
        <w:numPr>
          <w:ilvl w:val="0"/>
          <w:numId w:val="333"/>
        </w:numPr>
        <w:spacing w:after="120"/>
      </w:pPr>
      <w:r w:rsidRPr="00E77497">
        <w:t>Return.</w:t>
      </w:r>
    </w:p>
    <w:p w14:paraId="033E4506" w14:textId="77777777" w:rsidR="00000B9E" w:rsidRPr="00E77497" w:rsidRDefault="00000B9E" w:rsidP="00000B9E">
      <w:pPr>
        <w:pStyle w:val="Note"/>
      </w:pPr>
      <w:r w:rsidRPr="00E77497">
        <w:t>NOTE</w:t>
      </w:r>
      <w:r w:rsidRPr="00E77497">
        <w:tab/>
        <w:t xml:space="preserve">The object that may be created in step </w:t>
      </w:r>
      <w:r>
        <w:t>6.a.ii</w:t>
      </w:r>
      <w:r w:rsidRPr="00E77497">
        <w:t xml:space="preserve"> is not accessible outside of the above </w:t>
      </w:r>
      <w:r>
        <w:t>algorithm</w:t>
      </w:r>
      <w:r w:rsidRPr="00BF38ED">
        <w:t xml:space="preserve"> </w:t>
      </w:r>
      <w:r>
        <w:t>and the ordinary object [[Set]] internal method</w:t>
      </w:r>
      <w:r w:rsidRPr="00E77497">
        <w:t xml:space="preserve">.  An implementation might choose to avoid the actual creation of that object. </w:t>
      </w:r>
    </w:p>
    <w:p w14:paraId="06EAB214" w14:textId="77777777" w:rsidR="00000B9E" w:rsidRPr="00E77497" w:rsidRDefault="00000B9E" w:rsidP="00000B9E">
      <w:pPr>
        <w:pStyle w:val="40"/>
      </w:pPr>
      <w:r w:rsidRPr="00E77497">
        <w:t>Get</w:t>
      </w:r>
      <w:r>
        <w:t>This</w:t>
      </w:r>
      <w:r w:rsidRPr="00E77497">
        <w:t>Value (V)</w:t>
      </w:r>
    </w:p>
    <w:p w14:paraId="74BE53E6" w14:textId="77777777" w:rsidR="00000B9E" w:rsidRDefault="00000B9E" w:rsidP="00000B9E">
      <w:pPr>
        <w:pStyle w:val="Alg4"/>
        <w:numPr>
          <w:ilvl w:val="0"/>
          <w:numId w:val="790"/>
        </w:numPr>
      </w:pPr>
      <w:r>
        <w:t>ReturnIfAbrupt(</w:t>
      </w:r>
      <w:r w:rsidRPr="008C11D4">
        <w:rPr>
          <w:i/>
        </w:rPr>
        <w:t>V</w:t>
      </w:r>
      <w:r>
        <w:t>).</w:t>
      </w:r>
    </w:p>
    <w:p w14:paraId="44A59CF3" w14:textId="77777777" w:rsidR="00000B9E" w:rsidRPr="00E77497" w:rsidRDefault="00000B9E" w:rsidP="00000B9E">
      <w:pPr>
        <w:pStyle w:val="Alg4"/>
        <w:numPr>
          <w:ilvl w:val="0"/>
          <w:numId w:val="790"/>
        </w:numPr>
      </w:pPr>
      <w:r w:rsidRPr="00E77497">
        <w:t>If Type(</w:t>
      </w:r>
      <w:r w:rsidRPr="00E77497">
        <w:rPr>
          <w:i/>
        </w:rPr>
        <w:t>V</w:t>
      </w:r>
      <w:r w:rsidRPr="00E77497">
        <w:t xml:space="preserve">) is not Reference, return </w:t>
      </w:r>
      <w:r w:rsidRPr="00E77497">
        <w:rPr>
          <w:i/>
        </w:rPr>
        <w:t>V</w:t>
      </w:r>
      <w:r w:rsidRPr="00E77497">
        <w:t>.</w:t>
      </w:r>
    </w:p>
    <w:p w14:paraId="2082F151" w14:textId="77777777" w:rsidR="00000B9E" w:rsidRPr="00E77497" w:rsidRDefault="00000B9E" w:rsidP="00000B9E">
      <w:pPr>
        <w:pStyle w:val="Alg4"/>
        <w:numPr>
          <w:ilvl w:val="0"/>
          <w:numId w:val="790"/>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14:paraId="5A707E80" w14:textId="77777777" w:rsidR="00000B9E" w:rsidRDefault="00000B9E" w:rsidP="00000B9E">
      <w:pPr>
        <w:pStyle w:val="Alg4"/>
        <w:numPr>
          <w:ilvl w:val="0"/>
          <w:numId w:val="790"/>
        </w:numPr>
      </w:pPr>
      <w:r w:rsidRPr="00E77497">
        <w:t>If Is</w:t>
      </w:r>
      <w:r>
        <w:t>Super</w:t>
      </w:r>
      <w:r w:rsidRPr="00E77497">
        <w:t>Reference(</w:t>
      </w:r>
      <w:r w:rsidRPr="00E77497">
        <w:rPr>
          <w:i/>
        </w:rPr>
        <w:t>V</w:t>
      </w:r>
      <w:r w:rsidRPr="00E77497">
        <w:t>), then</w:t>
      </w:r>
    </w:p>
    <w:p w14:paraId="28B1D8AE" w14:textId="77777777" w:rsidR="00000B9E" w:rsidRPr="00E77497" w:rsidRDefault="00000B9E" w:rsidP="00000B9E">
      <w:pPr>
        <w:pStyle w:val="Alg4"/>
        <w:numPr>
          <w:ilvl w:val="1"/>
          <w:numId w:val="790"/>
        </w:numPr>
      </w:pPr>
      <w:r>
        <w:t xml:space="preserve">Return the value of the </w:t>
      </w:r>
      <w:r w:rsidRPr="00B02127">
        <w:rPr>
          <w:i/>
        </w:rPr>
        <w:t>thisValue</w:t>
      </w:r>
      <w:r>
        <w:t xml:space="preserve"> component of the reference </w:t>
      </w:r>
      <w:r w:rsidRPr="0012147D">
        <w:rPr>
          <w:i/>
        </w:rPr>
        <w:t>V</w:t>
      </w:r>
      <w:r>
        <w:t>.</w:t>
      </w:r>
    </w:p>
    <w:p w14:paraId="49D25F6E" w14:textId="77777777" w:rsidR="00000B9E" w:rsidRPr="00E77497" w:rsidRDefault="00000B9E" w:rsidP="00000B9E">
      <w:pPr>
        <w:pStyle w:val="Alg4"/>
        <w:numPr>
          <w:ilvl w:val="0"/>
          <w:numId w:val="790"/>
        </w:numPr>
        <w:spacing w:after="240"/>
      </w:pPr>
      <w:r>
        <w:t>Return GetBase(</w:t>
      </w:r>
      <w:r w:rsidRPr="0028262A">
        <w:rPr>
          <w:i/>
        </w:rPr>
        <w:t>V</w:t>
      </w:r>
      <w:r>
        <w:t>)</w:t>
      </w:r>
      <w:r w:rsidRPr="00E77497">
        <w:t>.</w:t>
      </w:r>
    </w:p>
    <w:p w14:paraId="26A3DF19" w14:textId="77777777" w:rsidR="00000B9E" w:rsidRPr="00E77497" w:rsidRDefault="00000B9E" w:rsidP="00000B9E">
      <w:pPr>
        <w:pStyle w:val="30"/>
      </w:pPr>
      <w:bookmarkStart w:id="460" w:name="_Toc368050155"/>
      <w:r w:rsidRPr="00E77497">
        <w:t>The Property Descriptor Specification Type</w:t>
      </w:r>
      <w:bookmarkEnd w:id="460"/>
    </w:p>
    <w:p w14:paraId="77B27747" w14:textId="77777777" w:rsidR="00000B9E" w:rsidRPr="00E77497" w:rsidRDefault="00000B9E" w:rsidP="00000B9E">
      <w:r w:rsidRPr="00E77497">
        <w:t xml:space="preserve">The Property Descriptor type is used to explain the manipulation and reification of </w:t>
      </w:r>
      <w:r>
        <w:t xml:space="preserve">Object </w:t>
      </w:r>
      <w:r w:rsidRPr="00E77497">
        <w:t xml:space="preserve">property attributes. Values of the Property Descriptor type are </w:t>
      </w:r>
      <w:r>
        <w:t>R</w:t>
      </w:r>
      <w:r w:rsidRPr="00E77497">
        <w:t xml:space="preserve">ecords composed of named fields where each field’s name is an attribute name and its value is a corresponding attribute value as specified in </w:t>
      </w:r>
      <w:r w:rsidR="00D45A1D">
        <w:fldChar w:fldCharType="begin"/>
      </w:r>
      <w:r w:rsidR="00D45A1D">
        <w:instrText xml:space="preserve"> REF _Ref365530918 \r \h </w:instrText>
      </w:r>
      <w:r w:rsidR="00D45A1D">
        <w:fldChar w:fldCharType="separate"/>
      </w:r>
      <w:ins w:id="461" w:author="Rev 19 Allen Wirfs-Brock" w:date="2013-09-27T13:21:00Z">
        <w:r w:rsidR="00D433E8">
          <w:t>6.1.7.1</w:t>
        </w:r>
      </w:ins>
      <w:del w:id="462" w:author="Rev 19 Allen Wirfs-Brock" w:date="2013-09-27T08:38:00Z">
        <w:r w:rsidR="00083CEC" w:rsidDel="009E7E9E">
          <w:delText>6.1.6.1</w:delText>
        </w:r>
      </w:del>
      <w:r w:rsidR="00D45A1D">
        <w:fldChar w:fldCharType="end"/>
      </w:r>
      <w:r w:rsidRPr="00E77497">
        <w:t>. In addition, any field may be present or absent.</w:t>
      </w:r>
    </w:p>
    <w:p w14:paraId="1496DDA6" w14:textId="77777777" w:rsidR="00CF10B9" w:rsidRDefault="00000B9E" w:rsidP="00000B9E">
      <w:r w:rsidRPr="00E77497">
        <w:t xml:space="preserve">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w:t>
      </w:r>
      <w:r w:rsidR="00D45A1D">
        <w:fldChar w:fldCharType="begin"/>
      </w:r>
      <w:r w:rsidR="00D45A1D">
        <w:instrText xml:space="preserve"> REF _Ref365530918 \r \h </w:instrText>
      </w:r>
      <w:r w:rsidR="00D45A1D">
        <w:fldChar w:fldCharType="separate"/>
      </w:r>
      <w:ins w:id="463" w:author="Rev 19 Allen Wirfs-Brock" w:date="2013-09-27T13:21:00Z">
        <w:r w:rsidR="00D433E8">
          <w:t>6.1.7.1</w:t>
        </w:r>
      </w:ins>
      <w:del w:id="464" w:author="Rev 19 Allen Wirfs-Brock" w:date="2013-09-27T08:38:00Z">
        <w:r w:rsidR="00083CEC" w:rsidDel="009E7E9E">
          <w:delText>6.1.6.1</w:delText>
        </w:r>
      </w:del>
      <w:r w:rsidR="00D45A1D">
        <w:fldChar w:fldCharType="end"/>
      </w:r>
      <w:r w:rsidRPr="00E77497">
        <w:t xml:space="preserve"> </w:t>
      </w:r>
      <w:r w:rsidR="00CF10B9">
        <w:fldChar w:fldCharType="begin"/>
      </w:r>
      <w:r w:rsidR="00CF10B9">
        <w:instrText xml:space="preserve"> REF _Ref365798105 \h </w:instrText>
      </w:r>
      <w:r w:rsidR="00CF10B9">
        <w:fldChar w:fldCharType="separate"/>
      </w:r>
      <w:r w:rsidR="00D433E8">
        <w:t xml:space="preserve">Table </w:t>
      </w:r>
      <w:r w:rsidR="00D433E8">
        <w:rPr>
          <w:noProof/>
        </w:rPr>
        <w:t>1</w:t>
      </w:r>
      <w:r w:rsidR="00CF10B9">
        <w:fldChar w:fldCharType="end"/>
      </w:r>
      <w:r w:rsidR="00CF10B9">
        <w:t xml:space="preserve"> </w:t>
      </w:r>
      <w:r w:rsidRPr="00E77497">
        <w:t xml:space="preserve">or </w:t>
      </w:r>
      <w:r w:rsidR="00CF10B9">
        <w:fldChar w:fldCharType="begin"/>
      </w:r>
      <w:r w:rsidR="00CF10B9">
        <w:instrText xml:space="preserve"> REF _Ref365644801 \h </w:instrText>
      </w:r>
      <w:r w:rsidR="00CF10B9">
        <w:fldChar w:fldCharType="separate"/>
      </w:r>
      <w:r w:rsidR="00D433E8">
        <w:t xml:space="preserve">Table </w:t>
      </w:r>
      <w:r w:rsidR="00D433E8">
        <w:rPr>
          <w:noProof/>
        </w:rPr>
        <w:t>2</w:t>
      </w:r>
      <w:r w:rsidR="00CF10B9">
        <w:fldChar w:fldCharType="end"/>
      </w:r>
      <w:r w:rsidR="00CF10B9">
        <w:t>.</w:t>
      </w:r>
    </w:p>
    <w:p w14:paraId="7AC1F0B5" w14:textId="77777777" w:rsidR="00000B9E" w:rsidRDefault="00000B9E" w:rsidP="00000B9E">
      <w:r>
        <w:t>A Property Descriptor may be derived from an ECMAScript object that has properties that directly correspond to the fields of a Property Descriptor.  Such a derived Property Descriptor has an additional field named [[Origin]] whose value is the object from which the Property Descriptor was derived.</w:t>
      </w:r>
    </w:p>
    <w:p w14:paraId="7D3C53ED" w14:textId="77777777" w:rsidR="00000B9E" w:rsidRPr="00E77497" w:rsidRDefault="00000B9E" w:rsidP="00000B9E">
      <w:r w:rsidRPr="00E77497">
        <w:t>The following abstract operations are used in this specification to operate upon Property Descriptor values:</w:t>
      </w:r>
    </w:p>
    <w:p w14:paraId="0E6C94D3" w14:textId="77777777" w:rsidR="00000B9E" w:rsidRPr="00E77497" w:rsidRDefault="00000B9E" w:rsidP="00000B9E">
      <w:pPr>
        <w:pStyle w:val="40"/>
      </w:pPr>
      <w:r w:rsidRPr="00E77497">
        <w:t>IsAccessorDescriptor ( Desc )</w:t>
      </w:r>
    </w:p>
    <w:p w14:paraId="76962184" w14:textId="77777777" w:rsidR="00000B9E" w:rsidRPr="00E77497" w:rsidRDefault="00000B9E" w:rsidP="00000B9E">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14:paraId="7890AE00" w14:textId="77777777" w:rsidR="00000B9E" w:rsidRPr="00C7794D" w:rsidRDefault="00000B9E" w:rsidP="00000B9E">
      <w:pPr>
        <w:pStyle w:val="MediumGrid21"/>
        <w:numPr>
          <w:ilvl w:val="0"/>
          <w:numId w:val="1451"/>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61702950" w14:textId="77777777" w:rsidR="00000B9E" w:rsidRPr="00C7794D" w:rsidRDefault="00000B9E" w:rsidP="00000B9E">
      <w:pPr>
        <w:pStyle w:val="MediumGrid21"/>
        <w:numPr>
          <w:ilvl w:val="0"/>
          <w:numId w:val="1451"/>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14:paraId="26EDD0E2" w14:textId="77777777" w:rsidR="00000B9E" w:rsidRPr="00C7794D" w:rsidRDefault="00000B9E" w:rsidP="00000B9E">
      <w:pPr>
        <w:pStyle w:val="MediumGrid21"/>
        <w:numPr>
          <w:ilvl w:val="0"/>
          <w:numId w:val="1451"/>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0C733A62" w14:textId="77777777" w:rsidR="00000B9E" w:rsidRPr="004D1BD1" w:rsidRDefault="00000B9E" w:rsidP="00000B9E">
      <w:pPr>
        <w:pStyle w:val="40"/>
      </w:pPr>
      <w:r w:rsidRPr="004D1BD1">
        <w:t>IsDataDescriptor ( Desc )</w:t>
      </w:r>
    </w:p>
    <w:p w14:paraId="3B9371A2" w14:textId="77777777" w:rsidR="00000B9E" w:rsidRPr="009C202C" w:rsidRDefault="00000B9E" w:rsidP="00000B9E">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14:paraId="227B17E3" w14:textId="77777777" w:rsidR="00000B9E" w:rsidRPr="00C7794D" w:rsidRDefault="00000B9E" w:rsidP="00000B9E">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6750369B" w14:textId="77777777" w:rsidR="00000B9E" w:rsidRPr="00C7794D" w:rsidRDefault="00000B9E" w:rsidP="00000B9E">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14:paraId="0B4BBBAB" w14:textId="77777777" w:rsidR="00000B9E" w:rsidRPr="00C7794D" w:rsidRDefault="00000B9E" w:rsidP="00000B9E">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736B3D0D" w14:textId="77777777" w:rsidR="00000B9E" w:rsidRPr="004D1BD1" w:rsidRDefault="00000B9E" w:rsidP="00000B9E">
      <w:pPr>
        <w:pStyle w:val="40"/>
      </w:pPr>
      <w:r w:rsidRPr="004D1BD1">
        <w:t>IsGenericDescriptor ( Desc )</w:t>
      </w:r>
    </w:p>
    <w:p w14:paraId="741202D2" w14:textId="77777777" w:rsidR="00000B9E" w:rsidRPr="009C202C" w:rsidRDefault="00000B9E" w:rsidP="00000B9E">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14:paraId="72033017" w14:textId="77777777" w:rsidR="00000B9E" w:rsidRPr="00C7794D" w:rsidRDefault="00000B9E" w:rsidP="00000B9E">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7F58E1A8" w14:textId="77777777" w:rsidR="00000B9E" w:rsidRPr="00C7794D" w:rsidRDefault="00000B9E" w:rsidP="00000B9E">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14:paraId="0FD5DB40" w14:textId="77777777" w:rsidR="00000B9E" w:rsidRPr="00C7794D" w:rsidRDefault="00000B9E" w:rsidP="00000B9E">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14:paraId="1A48EB69" w14:textId="77777777" w:rsidR="00000B9E" w:rsidRPr="004D1BD1" w:rsidRDefault="00000B9E" w:rsidP="00000B9E">
      <w:pPr>
        <w:pStyle w:val="40"/>
      </w:pPr>
      <w:r w:rsidRPr="004D1BD1">
        <w:t>FromPropertyDescriptor ( Desc )</w:t>
      </w:r>
    </w:p>
    <w:p w14:paraId="7A7BE7B8" w14:textId="77777777" w:rsidR="00000B9E" w:rsidRPr="009C202C" w:rsidRDefault="00000B9E" w:rsidP="00000B9E">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14:paraId="7E75701B" w14:textId="77777777" w:rsidR="00000B9E" w:rsidRPr="00E77497" w:rsidRDefault="00000B9E" w:rsidP="00000B9E">
      <w:pPr>
        <w:spacing w:after="160"/>
      </w:pPr>
      <w:r w:rsidRPr="00675B74">
        <w:t xml:space="preserve">The following algorithm assumes that </w:t>
      </w:r>
      <w:r w:rsidRPr="00E77497">
        <w:rPr>
          <w:rFonts w:ascii="Times New Roman" w:hAnsi="Times New Roman"/>
          <w:i/>
        </w:rPr>
        <w:t xml:space="preserve">Desc </w:t>
      </w:r>
      <w:r w:rsidRPr="00E77497">
        <w:t xml:space="preserve">is a fully populated Property Descriptor, such as that returned from [[GetOwnProperty]] (see </w:t>
      </w:r>
      <w:r w:rsidR="00D45A1D">
        <w:fldChar w:fldCharType="begin"/>
      </w:r>
      <w:r w:rsidR="00D45A1D">
        <w:instrText xml:space="preserve"> REF _Ref365531073 \r \h </w:instrText>
      </w:r>
      <w:r w:rsidR="00D45A1D">
        <w:fldChar w:fldCharType="separate"/>
      </w:r>
      <w:ins w:id="465" w:author="Rev 19 Allen Wirfs-Brock" w:date="2013-09-27T13:21:00Z">
        <w:r w:rsidR="00D433E8">
          <w:t>9.1.5</w:t>
        </w:r>
      </w:ins>
      <w:del w:id="466" w:author="Rev 19 Allen Wirfs-Brock" w:date="2013-09-27T08:38:00Z">
        <w:r w:rsidR="00083CEC" w:rsidDel="009E7E9E">
          <w:delText>9.1.6</w:delText>
        </w:r>
      </w:del>
      <w:r w:rsidR="00D45A1D">
        <w:fldChar w:fldCharType="end"/>
      </w:r>
      <w:r w:rsidRPr="00E77497">
        <w:t>).</w:t>
      </w:r>
    </w:p>
    <w:p w14:paraId="7A5ABC28" w14:textId="77777777" w:rsidR="00000B9E" w:rsidRPr="00C7794D" w:rsidRDefault="00000B9E" w:rsidP="00000B9E">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14:paraId="05F15095" w14:textId="77777777" w:rsidR="00000B9E" w:rsidRPr="00E91734" w:rsidRDefault="00000B9E" w:rsidP="00000B9E">
      <w:pPr>
        <w:pStyle w:val="MediumGrid21"/>
        <w:numPr>
          <w:ilvl w:val="0"/>
          <w:numId w:val="338"/>
        </w:numPr>
        <w:rPr>
          <w:rFonts w:ascii="Times New Roman" w:hAnsi="Times New Roman"/>
          <w:lang w:val="en-GB"/>
        </w:rPr>
      </w:pPr>
      <w:r>
        <w:rPr>
          <w:rFonts w:ascii="Times New Roman" w:hAnsi="Times New Roman"/>
          <w:lang w:val="en-GB"/>
        </w:rPr>
        <w:t xml:space="preserve">If </w:t>
      </w:r>
      <w:r w:rsidRPr="00E91734">
        <w:rPr>
          <w:rFonts w:ascii="Times New Roman" w:hAnsi="Times New Roman"/>
          <w:i/>
          <w:iCs/>
          <w:lang w:val="en-GB"/>
        </w:rPr>
        <w:t>Desc</w:t>
      </w:r>
      <w:r w:rsidRPr="00E91734">
        <w:rPr>
          <w:rFonts w:ascii="Times New Roman" w:hAnsi="Times New Roman"/>
          <w:lang w:val="en-GB"/>
        </w:rPr>
        <w:t xml:space="preserve"> has an [[Origin]] field</w:t>
      </w:r>
      <w:r>
        <w:rPr>
          <w:rFonts w:ascii="Times New Roman" w:hAnsi="Times New Roman"/>
          <w:lang w:val="en-GB"/>
        </w:rPr>
        <w:t>, then return</w:t>
      </w:r>
      <w:r w:rsidRPr="00E91734">
        <w:rPr>
          <w:rFonts w:ascii="Times New Roman" w:hAnsi="Times New Roman"/>
          <w:lang w:val="en-GB"/>
        </w:rPr>
        <w:t xml:space="preserve"> </w:t>
      </w:r>
      <w:r w:rsidRPr="008578E2">
        <w:rPr>
          <w:rFonts w:ascii="Times New Roman" w:hAnsi="Times New Roman"/>
          <w:i/>
          <w:iCs/>
          <w:lang w:val="en-GB"/>
        </w:rPr>
        <w:t>Desc</w:t>
      </w:r>
      <w:r>
        <w:rPr>
          <w:rFonts w:ascii="Times New Roman" w:hAnsi="Times New Roman"/>
          <w:lang w:val="en-GB"/>
        </w:rPr>
        <w:t>.</w:t>
      </w:r>
      <w:r w:rsidRPr="008578E2">
        <w:rPr>
          <w:rFonts w:ascii="Times New Roman" w:hAnsi="Times New Roman"/>
          <w:lang w:val="en-GB"/>
        </w:rPr>
        <w:t>[[Origin]]</w:t>
      </w:r>
      <w:r w:rsidRPr="00E91734">
        <w:rPr>
          <w:rFonts w:ascii="Times New Roman" w:hAnsi="Times New Roman"/>
          <w:lang w:val="en-GB"/>
        </w:rPr>
        <w:t>.</w:t>
      </w:r>
    </w:p>
    <w:p w14:paraId="15AD15F6" w14:textId="77777777" w:rsidR="00000B9E" w:rsidRPr="00C7794D" w:rsidRDefault="00000B9E" w:rsidP="00000B9E">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r w:rsidRPr="005F7AD6">
        <w:t>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C7794D">
        <w:rPr>
          <w:rFonts w:ascii="Times New Roman" w:hAnsi="Times New Roman"/>
          <w:lang w:val="en-GB"/>
        </w:rPr>
        <w:t>.</w:t>
      </w:r>
    </w:p>
    <w:p w14:paraId="2C3029D4" w14:textId="77777777" w:rsidR="00000B9E" w:rsidRDefault="00000B9E" w:rsidP="00000B9E">
      <w:pPr>
        <w:pStyle w:val="MediumGrid21"/>
        <w:numPr>
          <w:ilvl w:val="0"/>
          <w:numId w:val="338"/>
        </w:numPr>
        <w:rPr>
          <w:rFonts w:ascii="Times New Roman" w:hAnsi="Times New Roman"/>
          <w:lang w:val="en-GB"/>
        </w:rPr>
      </w:pPr>
      <w:r>
        <w:rPr>
          <w:rFonts w:ascii="Times New Roman" w:hAnsi="Times New Roman"/>
          <w:lang w:val="en-GB"/>
        </w:rPr>
        <w:t xml:space="preserve">Assert: </w:t>
      </w:r>
      <w:r>
        <w:rPr>
          <w:rFonts w:ascii="Times New Roman" w:hAnsi="Times New Roman"/>
          <w:i/>
          <w:iCs/>
          <w:lang w:val="en-GB"/>
        </w:rPr>
        <w:t>obj</w:t>
      </w:r>
      <w:r>
        <w:rPr>
          <w:rFonts w:ascii="Times New Roman" w:hAnsi="Times New Roman"/>
          <w:lang w:val="en-GB"/>
        </w:rPr>
        <w:t xml:space="preserve"> is an extensible ordinary object with no own properties.</w:t>
      </w:r>
    </w:p>
    <w:p w14:paraId="4EC16AFA"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[[Value]] field</w:t>
      </w:r>
      <w:r w:rsidRPr="00C7794D">
        <w:rPr>
          <w:rFonts w:ascii="Times New Roman" w:hAnsi="Times New Roman"/>
          <w:lang w:val="en-GB"/>
        </w:rPr>
        <w:t xml:space="preserve">, then </w:t>
      </w:r>
    </w:p>
    <w:p w14:paraId="6D31E52A"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Pr>
          <w:rFonts w:ascii="Times New Roman" w:hAnsi="Times New Roman"/>
          <w:lang w:val="en-GB"/>
        </w:rPr>
        <w:t xml:space="preserve"> 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value</w:t>
      </w:r>
      <w:r w:rsidRPr="00405693">
        <w:rPr>
          <w:rFonts w:ascii="Times New Roman" w:hAnsi="Times New Roman"/>
          <w:b/>
          <w:bCs/>
          <w:lang w:val="en-GB"/>
        </w:rPr>
        <w:t>"</w:t>
      </w:r>
      <w:r>
        <w:rPr>
          <w:rFonts w:ascii="Times New Roman" w:hAnsi="Times New Roman"/>
          <w:lang w:val="en-GB"/>
        </w:rPr>
        <w:t xml:space="preserve">, and </w:t>
      </w:r>
      <w:r w:rsidRPr="00C7794D">
        <w:rPr>
          <w:rFonts w:ascii="Times New Roman" w:hAnsi="Times New Roman"/>
          <w:lang w:val="en-GB"/>
        </w:rPr>
        <w:t xml:space="preserve">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r>
        <w:rPr>
          <w:rFonts w:ascii="Times New Roman" w:hAnsi="Times New Roman"/>
          <w:lang w:val="en-GB"/>
        </w:rPr>
        <w:t xml:space="preserve"> </w:t>
      </w:r>
      <w:r w:rsidRPr="00C7794D">
        <w:rPr>
          <w:rFonts w:ascii="Times New Roman" w:hAnsi="Times New Roman"/>
          <w:lang w:val="en-GB"/>
        </w:rPr>
        <w:t xml:space="preserve"> </w:t>
      </w:r>
    </w:p>
    <w:p w14:paraId="2E316F20"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[[Writable]] field</w:t>
      </w:r>
      <w:r w:rsidRPr="00C7794D">
        <w:rPr>
          <w:rFonts w:ascii="Times New Roman" w:hAnsi="Times New Roman"/>
          <w:lang w:val="en-GB"/>
        </w:rPr>
        <w:t xml:space="preserve">, then </w:t>
      </w:r>
    </w:p>
    <w:p w14:paraId="3980E3A2"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C330C9">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writable</w:t>
      </w:r>
      <w:r w:rsidRPr="00C7794D">
        <w:rPr>
          <w:rFonts w:ascii="Times New Roman" w:hAnsi="Times New Roman"/>
          <w:lang w:val="en-GB"/>
        </w:rPr>
        <w:t>"</w:t>
      </w:r>
      <w:r>
        <w:rPr>
          <w:rFonts w:ascii="Times New Roman" w:hAnsi="Times New Roman"/>
          <w:lang w:val="en-GB"/>
        </w:rPr>
        <w:t>, 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14:paraId="20A9A2DB"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[[Get]] field</w:t>
      </w:r>
      <w:r w:rsidRPr="00C7794D">
        <w:rPr>
          <w:rFonts w:ascii="Times New Roman" w:hAnsi="Times New Roman"/>
          <w:lang w:val="en-GB"/>
        </w:rPr>
        <w:t>, then</w:t>
      </w:r>
    </w:p>
    <w:p w14:paraId="26D97FB4"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get"</w:t>
      </w:r>
      <w:r>
        <w:rPr>
          <w:rFonts w:ascii="Courier New" w:hAnsi="Courier New" w:cs="Courier New"/>
          <w:b/>
          <w:lang w:val="en-GB"/>
        </w:rPr>
        <w:t>,</w:t>
      </w:r>
      <w:r>
        <w:rPr>
          <w:rFonts w:ascii="Times New Roman" w:hAnsi="Times New Roman"/>
          <w:lang w:val="en-GB"/>
        </w:rPr>
        <w:t xml:space="preserve"> 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w:t>
      </w:r>
      <w:del w:id="467" w:author="Rev 19 Allen Wirfs-Brock" w:date="2013-09-09T10:57:00Z">
        <w:r w:rsidDel="009F0B29">
          <w:rPr>
            <w:rFonts w:ascii="Times New Roman" w:hAnsi="Times New Roman"/>
            <w:lang w:val="en-GB"/>
          </w:rPr>
          <w:delText>S</w:delText>
        </w:r>
        <w:r w:rsidRPr="00C7794D" w:rsidDel="009F0B29">
          <w:rPr>
            <w:rFonts w:ascii="Times New Roman" w:hAnsi="Times New Roman"/>
            <w:lang w:val="en-GB"/>
          </w:rPr>
          <w:delText>et</w:delText>
        </w:r>
      </w:del>
      <w:ins w:id="468" w:author="Rev 19 Allen Wirfs-Brock" w:date="2013-09-09T10:57:00Z">
        <w:r w:rsidR="009F0B29">
          <w:rPr>
            <w:rFonts w:ascii="Times New Roman" w:hAnsi="Times New Roman"/>
            <w:lang w:val="en-GB"/>
          </w:rPr>
          <w:t>G</w:t>
        </w:r>
        <w:r w:rsidR="009F0B29" w:rsidRPr="00C7794D">
          <w:rPr>
            <w:rFonts w:ascii="Times New Roman" w:hAnsi="Times New Roman"/>
            <w:lang w:val="en-GB"/>
          </w:rPr>
          <w:t>et</w:t>
        </w:r>
      </w:ins>
      <w:r w:rsidRPr="00C7794D">
        <w:rPr>
          <w:rFonts w:ascii="Times New Roman" w:hAnsi="Times New Roman"/>
          <w:lang w:val="en-GB"/>
        </w:rPr>
        <w:t xml:space="preserv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p>
    <w:p w14:paraId="0104F58F"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[[Set]] field</w:t>
      </w:r>
      <w:r w:rsidRPr="00C7794D">
        <w:rPr>
          <w:rFonts w:ascii="Times New Roman" w:hAnsi="Times New Roman"/>
          <w:lang w:val="en-GB"/>
        </w:rPr>
        <w:t>, then</w:t>
      </w:r>
    </w:p>
    <w:p w14:paraId="364D2845"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set</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14:paraId="490EB72F"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w:t>
      </w:r>
      <w:ins w:id="469" w:author="Rev 19 Allen Wirfs-Brock" w:date="2013-09-26T17:41:00Z">
        <w:r w:rsidR="0072639A">
          <w:t>n</w:t>
        </w:r>
      </w:ins>
      <w:r>
        <w:t xml:space="preserve"> [[Enumerable]] field</w:t>
      </w:r>
      <w:r w:rsidRPr="00C7794D">
        <w:rPr>
          <w:rFonts w:ascii="Times New Roman" w:hAnsi="Times New Roman"/>
          <w:lang w:val="en-GB"/>
        </w:rPr>
        <w:t>, then</w:t>
      </w:r>
    </w:p>
    <w:p w14:paraId="54965C64"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enumerable</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14:paraId="27634BC3" w14:textId="77777777"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[[Configurable]] field</w:t>
      </w:r>
      <w:r w:rsidRPr="00C7794D">
        <w:rPr>
          <w:rFonts w:ascii="Times New Roman" w:hAnsi="Times New Roman"/>
          <w:lang w:val="en-GB"/>
        </w:rPr>
        <w:t>, then</w:t>
      </w:r>
    </w:p>
    <w:p w14:paraId="275E2CBE" w14:textId="77777777"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sidRPr="00C7794D">
        <w:rPr>
          <w:rFonts w:ascii="Times New Roman" w:hAnsi="Times New Roman"/>
          <w:lang w:val="en-GB"/>
        </w:rPr>
        <w:t xml:space="preserve"> </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configurable</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14:paraId="62E731A3" w14:textId="77777777" w:rsidR="00000B9E" w:rsidRPr="00C7794D" w:rsidRDefault="00000B9E" w:rsidP="00000B9E">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14:paraId="5A683865" w14:textId="77777777" w:rsidR="00000B9E" w:rsidRPr="004D1BD1" w:rsidRDefault="00000B9E" w:rsidP="00000B9E">
      <w:pPr>
        <w:pStyle w:val="40"/>
      </w:pPr>
      <w:r w:rsidRPr="004D1BD1">
        <w:t>ToPropertyDescriptor ( Obj )</w:t>
      </w:r>
    </w:p>
    <w:p w14:paraId="6B485008" w14:textId="77777777" w:rsidR="00000B9E" w:rsidRPr="009C202C" w:rsidRDefault="00000B9E" w:rsidP="00000B9E">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50333ED6" w14:textId="77777777" w:rsidR="00000B9E" w:rsidRDefault="00000B9E" w:rsidP="00000B9E">
      <w:pPr>
        <w:pStyle w:val="Alg4"/>
        <w:numPr>
          <w:ilvl w:val="0"/>
          <w:numId w:val="339"/>
        </w:numPr>
      </w:pPr>
      <w:r>
        <w:t>ReturnIfAbrupt(</w:t>
      </w:r>
      <w:r>
        <w:rPr>
          <w:i/>
        </w:rPr>
        <w:t>Obj</w:t>
      </w:r>
      <w:r>
        <w:t>).</w:t>
      </w:r>
    </w:p>
    <w:p w14:paraId="58FE825D" w14:textId="77777777" w:rsidR="00000B9E" w:rsidRPr="00E77497" w:rsidRDefault="00000B9E" w:rsidP="00000B9E">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14:paraId="36DC15D5" w14:textId="77777777" w:rsidR="00000B9E" w:rsidRPr="00E77497" w:rsidRDefault="00000B9E" w:rsidP="00000B9E">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14:paraId="343E635F"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enumerable</w:t>
      </w:r>
      <w:r w:rsidRPr="004D1BD1">
        <w:t>"</w:t>
      </w:r>
      <w:r>
        <w:t>)</w:t>
      </w:r>
      <w:r w:rsidRPr="004D1BD1">
        <w:t xml:space="preserve"> is </w:t>
      </w:r>
      <w:r w:rsidRPr="00E65A34">
        <w:rPr>
          <w:b/>
        </w:rPr>
        <w:t>true</w:t>
      </w:r>
      <w:r w:rsidRPr="009C202C">
        <w:t>, then</w:t>
      </w:r>
    </w:p>
    <w:p w14:paraId="587708EE" w14:textId="77777777" w:rsidR="00000B9E" w:rsidRPr="004D1BD1" w:rsidRDefault="00000B9E" w:rsidP="00000B9E">
      <w:pPr>
        <w:pStyle w:val="Alg4"/>
        <w:numPr>
          <w:ilvl w:val="1"/>
          <w:numId w:val="339"/>
        </w:numPr>
      </w:pPr>
      <w:r w:rsidRPr="009C202C">
        <w:t xml:space="preserve">Let </w:t>
      </w:r>
      <w:r w:rsidRPr="009C202C">
        <w:rPr>
          <w:i/>
        </w:rPr>
        <w:t>enum</w:t>
      </w:r>
      <w:r w:rsidRPr="00675B74">
        <w:t xml:space="preserve"> be the result of Get</w:t>
      </w:r>
      <w:r>
        <w:t>(</w:t>
      </w:r>
      <w:r w:rsidRPr="00E77497">
        <w:rPr>
          <w:i/>
        </w:rPr>
        <w:t>Obj</w:t>
      </w:r>
      <w:r>
        <w:t xml:space="preserve">, </w:t>
      </w:r>
      <w:r w:rsidRPr="00E77497">
        <w:t>"</w:t>
      </w:r>
      <w:r w:rsidRPr="00C7794D">
        <w:rPr>
          <w:rFonts w:ascii="Courier New" w:hAnsi="Courier New" w:cs="Courier New"/>
          <w:b/>
          <w:spacing w:val="0"/>
        </w:rPr>
        <w:t>enumerable</w:t>
      </w:r>
      <w:r w:rsidRPr="004D1BD1">
        <w:t>"</w:t>
      </w:r>
      <w:r>
        <w:t>)</w:t>
      </w:r>
      <w:r w:rsidRPr="004D1BD1">
        <w:t>.</w:t>
      </w:r>
    </w:p>
    <w:p w14:paraId="699E6EFF" w14:textId="77777777" w:rsidR="00000B9E" w:rsidRDefault="00000B9E" w:rsidP="00000B9E">
      <w:pPr>
        <w:pStyle w:val="Alg4"/>
        <w:numPr>
          <w:ilvl w:val="1"/>
          <w:numId w:val="339"/>
        </w:numPr>
      </w:pPr>
      <w:r>
        <w:t>ReturnIfAbrupt(</w:t>
      </w:r>
      <w:r w:rsidRPr="009C202C">
        <w:rPr>
          <w:i/>
        </w:rPr>
        <w:t>enum</w:t>
      </w:r>
      <w:r>
        <w:t>).</w:t>
      </w:r>
    </w:p>
    <w:p w14:paraId="7E1512FC" w14:textId="77777777" w:rsidR="00000B9E" w:rsidRPr="00675B74" w:rsidRDefault="00000B9E" w:rsidP="00000B9E">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14:paraId="09865266"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 xml:space="preserve"> is </w:t>
      </w:r>
      <w:r w:rsidRPr="00E65A34">
        <w:rPr>
          <w:b/>
        </w:rPr>
        <w:t>true</w:t>
      </w:r>
      <w:r w:rsidRPr="009C202C">
        <w:t>, then</w:t>
      </w:r>
    </w:p>
    <w:p w14:paraId="0113C87C" w14:textId="77777777" w:rsidR="00000B9E" w:rsidRPr="004D1BD1" w:rsidRDefault="00000B9E" w:rsidP="00000B9E">
      <w:pPr>
        <w:pStyle w:val="Alg4"/>
        <w:numPr>
          <w:ilvl w:val="1"/>
          <w:numId w:val="339"/>
        </w:numPr>
      </w:pPr>
      <w:r w:rsidRPr="009C202C">
        <w:t xml:space="preserve">Let </w:t>
      </w:r>
      <w:r w:rsidRPr="009C202C">
        <w:rPr>
          <w:i/>
        </w:rPr>
        <w:t>conf</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w:t>
      </w:r>
    </w:p>
    <w:p w14:paraId="6EFEDDB7" w14:textId="77777777" w:rsidR="00000B9E" w:rsidRDefault="00000B9E" w:rsidP="00000B9E">
      <w:pPr>
        <w:pStyle w:val="Alg4"/>
        <w:numPr>
          <w:ilvl w:val="1"/>
          <w:numId w:val="339"/>
        </w:numPr>
      </w:pPr>
      <w:r>
        <w:t>ReturnIfAbrupt(</w:t>
      </w:r>
      <w:r w:rsidRPr="00DE13A5">
        <w:rPr>
          <w:i/>
        </w:rPr>
        <w:t>conf</w:t>
      </w:r>
      <w:r>
        <w:t>).</w:t>
      </w:r>
    </w:p>
    <w:p w14:paraId="428C96D0" w14:textId="77777777" w:rsidR="00000B9E" w:rsidRPr="00675B74" w:rsidRDefault="00000B9E" w:rsidP="00000B9E">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14:paraId="26828D25"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value</w:t>
      </w:r>
      <w:r w:rsidRPr="004D1BD1">
        <w:t>"</w:t>
      </w:r>
      <w:r>
        <w:t>)</w:t>
      </w:r>
      <w:r w:rsidRPr="004D1BD1">
        <w:t xml:space="preserve"> is </w:t>
      </w:r>
      <w:r w:rsidRPr="00E65A34">
        <w:rPr>
          <w:b/>
        </w:rPr>
        <w:t>true</w:t>
      </w:r>
      <w:r w:rsidRPr="009C202C">
        <w:t>, then</w:t>
      </w:r>
    </w:p>
    <w:p w14:paraId="796D8746" w14:textId="77777777" w:rsidR="00000B9E" w:rsidRPr="004D1BD1" w:rsidRDefault="00000B9E" w:rsidP="00000B9E">
      <w:pPr>
        <w:pStyle w:val="Alg4"/>
        <w:numPr>
          <w:ilvl w:val="1"/>
          <w:numId w:val="339"/>
        </w:numPr>
      </w:pPr>
      <w:r w:rsidRPr="009C202C">
        <w:t xml:space="preserve">Let </w:t>
      </w:r>
      <w:r w:rsidRPr="009C202C">
        <w:rPr>
          <w:i/>
        </w:rPr>
        <w:t>value</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value</w:t>
      </w:r>
      <w:r w:rsidRPr="00E77497">
        <w:t>"</w:t>
      </w:r>
      <w:r>
        <w:t>)</w:t>
      </w:r>
      <w:r w:rsidRPr="004D1BD1">
        <w:t>.</w:t>
      </w:r>
    </w:p>
    <w:p w14:paraId="79EB8987" w14:textId="77777777" w:rsidR="00000B9E" w:rsidRDefault="00000B9E" w:rsidP="00000B9E">
      <w:pPr>
        <w:pStyle w:val="Alg4"/>
        <w:numPr>
          <w:ilvl w:val="1"/>
          <w:numId w:val="339"/>
        </w:numPr>
      </w:pPr>
      <w:r>
        <w:t>ReturnIfAbrupt(</w:t>
      </w:r>
      <w:r w:rsidRPr="009C202C">
        <w:rPr>
          <w:i/>
        </w:rPr>
        <w:t>value</w:t>
      </w:r>
      <w:r>
        <w:t>).</w:t>
      </w:r>
    </w:p>
    <w:p w14:paraId="5C07FF0C" w14:textId="77777777" w:rsidR="00000B9E" w:rsidRPr="00675B74" w:rsidRDefault="00000B9E" w:rsidP="00000B9E">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14:paraId="39D044B4"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 xml:space="preserve"> is </w:t>
      </w:r>
      <w:r w:rsidRPr="00E65A34">
        <w:rPr>
          <w:b/>
        </w:rPr>
        <w:t>true</w:t>
      </w:r>
      <w:r w:rsidRPr="009C202C">
        <w:t>, then</w:t>
      </w:r>
    </w:p>
    <w:p w14:paraId="05E882F6" w14:textId="77777777" w:rsidR="00000B9E" w:rsidRPr="004D1BD1" w:rsidRDefault="00000B9E" w:rsidP="00000B9E">
      <w:pPr>
        <w:pStyle w:val="Alg4"/>
        <w:numPr>
          <w:ilvl w:val="1"/>
          <w:numId w:val="339"/>
        </w:numPr>
      </w:pPr>
      <w:r w:rsidRPr="009C202C">
        <w:t xml:space="preserve">Let </w:t>
      </w:r>
      <w:r w:rsidRPr="009C202C">
        <w:rPr>
          <w:i/>
        </w:rPr>
        <w:t>writable</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w:t>
      </w:r>
    </w:p>
    <w:p w14:paraId="43F4DB7A" w14:textId="77777777" w:rsidR="00000B9E" w:rsidRDefault="00000B9E" w:rsidP="00000B9E">
      <w:pPr>
        <w:pStyle w:val="Alg4"/>
        <w:numPr>
          <w:ilvl w:val="1"/>
          <w:numId w:val="339"/>
        </w:numPr>
      </w:pPr>
      <w:r>
        <w:t>ReturnIfAbrupt(</w:t>
      </w:r>
      <w:r w:rsidRPr="009C202C">
        <w:rPr>
          <w:i/>
        </w:rPr>
        <w:t>writable</w:t>
      </w:r>
      <w:r>
        <w:t>).</w:t>
      </w:r>
    </w:p>
    <w:p w14:paraId="2394B56F" w14:textId="77777777" w:rsidR="00000B9E" w:rsidRPr="00675B74" w:rsidRDefault="00000B9E" w:rsidP="00000B9E">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14:paraId="1B011C33"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 xml:space="preserve"> is </w:t>
      </w:r>
      <w:r w:rsidRPr="00E65A34">
        <w:rPr>
          <w:b/>
        </w:rPr>
        <w:t>true</w:t>
      </w:r>
      <w:r w:rsidRPr="009C202C">
        <w:t>, then</w:t>
      </w:r>
    </w:p>
    <w:p w14:paraId="14A37ED6" w14:textId="77777777" w:rsidR="00000B9E" w:rsidRPr="004D1BD1" w:rsidRDefault="00000B9E" w:rsidP="00000B9E">
      <w:pPr>
        <w:pStyle w:val="Alg4"/>
        <w:numPr>
          <w:ilvl w:val="1"/>
          <w:numId w:val="339"/>
        </w:numPr>
      </w:pPr>
      <w:r w:rsidRPr="009C202C">
        <w:t xml:space="preserve">Let </w:t>
      </w:r>
      <w:r w:rsidRPr="009C202C">
        <w:rPr>
          <w:i/>
        </w:rPr>
        <w:t>getter</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w:t>
      </w:r>
    </w:p>
    <w:p w14:paraId="5F4594F5" w14:textId="77777777" w:rsidR="00000B9E" w:rsidRDefault="00000B9E" w:rsidP="00000B9E">
      <w:pPr>
        <w:pStyle w:val="Alg4"/>
        <w:numPr>
          <w:ilvl w:val="1"/>
          <w:numId w:val="339"/>
        </w:numPr>
      </w:pPr>
      <w:r>
        <w:t>ReturnIfAbrupt(</w:t>
      </w:r>
      <w:r w:rsidRPr="009C202C">
        <w:rPr>
          <w:i/>
        </w:rPr>
        <w:t>getter</w:t>
      </w:r>
      <w:r>
        <w:t>).</w:t>
      </w:r>
    </w:p>
    <w:p w14:paraId="0B706435" w14:textId="77777777" w:rsidR="00000B9E" w:rsidRPr="00E77497" w:rsidRDefault="00000B9E" w:rsidP="00000B9E">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71C0F9A0" w14:textId="77777777" w:rsidR="00000B9E" w:rsidRPr="00E77497" w:rsidRDefault="00000B9E" w:rsidP="00000B9E">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14:paraId="13356E0E" w14:textId="77777777"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 xml:space="preserve"> is </w:t>
      </w:r>
      <w:r w:rsidRPr="00E65A34">
        <w:rPr>
          <w:b/>
        </w:rPr>
        <w:t>true</w:t>
      </w:r>
      <w:r w:rsidRPr="009C202C">
        <w:t>, then</w:t>
      </w:r>
    </w:p>
    <w:p w14:paraId="03CBDD8A" w14:textId="77777777" w:rsidR="00000B9E" w:rsidRPr="004D1BD1" w:rsidRDefault="00000B9E" w:rsidP="00000B9E">
      <w:pPr>
        <w:pStyle w:val="Alg4"/>
        <w:numPr>
          <w:ilvl w:val="1"/>
          <w:numId w:val="339"/>
        </w:numPr>
      </w:pPr>
      <w:r w:rsidRPr="009C202C">
        <w:t xml:space="preserve">Let </w:t>
      </w:r>
      <w:r w:rsidRPr="009C202C">
        <w:rPr>
          <w:i/>
        </w:rPr>
        <w:t>setter</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w:t>
      </w:r>
    </w:p>
    <w:p w14:paraId="3EFEB16D" w14:textId="77777777" w:rsidR="00000B9E" w:rsidRDefault="00000B9E" w:rsidP="00000B9E">
      <w:pPr>
        <w:pStyle w:val="Alg4"/>
        <w:numPr>
          <w:ilvl w:val="1"/>
          <w:numId w:val="339"/>
        </w:numPr>
      </w:pPr>
      <w:r>
        <w:t>ReturnIfAbrupt(</w:t>
      </w:r>
      <w:r w:rsidRPr="009C202C">
        <w:rPr>
          <w:i/>
        </w:rPr>
        <w:t>setter</w:t>
      </w:r>
      <w:r>
        <w:t>).</w:t>
      </w:r>
    </w:p>
    <w:p w14:paraId="4BE98893" w14:textId="77777777" w:rsidR="00000B9E" w:rsidRPr="00E77497" w:rsidRDefault="00000B9E" w:rsidP="00000B9E">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59295168" w14:textId="77777777" w:rsidR="00000B9E" w:rsidRPr="00E77497" w:rsidRDefault="00000B9E" w:rsidP="00000B9E">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14:paraId="2124F31A" w14:textId="77777777" w:rsidR="00000B9E" w:rsidRPr="00E77497" w:rsidRDefault="00000B9E" w:rsidP="00000B9E">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14:paraId="218EEAA3" w14:textId="77777777" w:rsidR="00000B9E" w:rsidRPr="00E77497" w:rsidRDefault="00000B9E" w:rsidP="00000B9E">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02CC3FEB" w14:textId="77777777" w:rsidR="00000B9E" w:rsidRDefault="00000B9E" w:rsidP="00000B9E">
      <w:pPr>
        <w:pStyle w:val="Alg4"/>
        <w:numPr>
          <w:ilvl w:val="0"/>
          <w:numId w:val="339"/>
        </w:numPr>
        <w:spacing w:after="120"/>
        <w:contextualSpacing/>
      </w:pPr>
      <w:r>
        <w:t xml:space="preserve">Set the [[Origin]] field of </w:t>
      </w:r>
      <w:r>
        <w:rPr>
          <w:i/>
          <w:iCs/>
        </w:rPr>
        <w:t>desc</w:t>
      </w:r>
      <w:r>
        <w:t xml:space="preserve"> to </w:t>
      </w:r>
      <w:r>
        <w:rPr>
          <w:i/>
          <w:iCs/>
        </w:rPr>
        <w:t>Obj</w:t>
      </w:r>
      <w:r>
        <w:t>.</w:t>
      </w:r>
    </w:p>
    <w:p w14:paraId="70BCBF88" w14:textId="77777777" w:rsidR="00000B9E" w:rsidRPr="00E77497" w:rsidRDefault="00000B9E" w:rsidP="00000B9E">
      <w:pPr>
        <w:pStyle w:val="Alg4"/>
        <w:numPr>
          <w:ilvl w:val="0"/>
          <w:numId w:val="339"/>
        </w:numPr>
        <w:spacing w:after="120"/>
      </w:pPr>
      <w:r w:rsidRPr="00E77497">
        <w:t xml:space="preserve">Return </w:t>
      </w:r>
      <w:r w:rsidRPr="00E77497">
        <w:rPr>
          <w:i/>
        </w:rPr>
        <w:t>desc</w:t>
      </w:r>
      <w:r w:rsidRPr="00E77497">
        <w:t>.</w:t>
      </w:r>
    </w:p>
    <w:p w14:paraId="140CC836" w14:textId="77777777" w:rsidR="00000B9E" w:rsidRPr="004D1BD1" w:rsidRDefault="00000B9E" w:rsidP="00000B9E">
      <w:pPr>
        <w:pStyle w:val="40"/>
      </w:pPr>
      <w:r>
        <w:t>CompleteProperty</w:t>
      </w:r>
      <w:r w:rsidRPr="004D1BD1">
        <w:t xml:space="preserve">Descriptor ( </w:t>
      </w:r>
      <w:r>
        <w:t>Desc, LikeDesc</w:t>
      </w:r>
      <w:r w:rsidRPr="004D1BD1">
        <w:t xml:space="preserve"> )</w:t>
      </w:r>
    </w:p>
    <w:p w14:paraId="49697724" w14:textId="77777777" w:rsidR="00000B9E" w:rsidRPr="009C202C" w:rsidRDefault="00000B9E" w:rsidP="00000B9E">
      <w:pPr>
        <w:spacing w:after="160"/>
      </w:pPr>
      <w:r w:rsidRPr="00E65A34">
        <w:t>When the abst</w:t>
      </w:r>
      <w:r w:rsidRPr="009C202C">
        <w:t xml:space="preserve">ract operation </w:t>
      </w:r>
      <w:r>
        <w:t>Complete</w:t>
      </w:r>
      <w:r w:rsidRPr="009C202C">
        <w:t xml:space="preserve">PropertyDescriptor is called with </w:t>
      </w:r>
      <w:r>
        <w:t xml:space="preserve">Property Descriptor </w:t>
      </w:r>
      <w:r>
        <w:rPr>
          <w:rFonts w:ascii="Times New Roman" w:hAnsi="Times New Roman"/>
          <w:i/>
        </w:rPr>
        <w:t>Desc</w:t>
      </w:r>
      <w:r w:rsidRPr="009C202C">
        <w:t>, the following steps are taken:</w:t>
      </w:r>
    </w:p>
    <w:p w14:paraId="6E0C6A68" w14:textId="77777777" w:rsidR="00000B9E" w:rsidRDefault="00000B9E" w:rsidP="00000B9E">
      <w:pPr>
        <w:pStyle w:val="Alg4"/>
        <w:numPr>
          <w:ilvl w:val="0"/>
          <w:numId w:val="1205"/>
        </w:numPr>
      </w:pPr>
      <w:r>
        <w:t xml:space="preserve">Assert: </w:t>
      </w:r>
      <w:r>
        <w:rPr>
          <w:i/>
          <w:iCs/>
        </w:rPr>
        <w:t>LikeDesc</w:t>
      </w:r>
      <w:r>
        <w:t xml:space="preserve"> is either a Property Descriptor or </w:t>
      </w:r>
      <w:r>
        <w:rPr>
          <w:b/>
          <w:bCs/>
        </w:rPr>
        <w:t>undefined</w:t>
      </w:r>
      <w:r>
        <w:t>.</w:t>
      </w:r>
    </w:p>
    <w:p w14:paraId="6D5AF8D0" w14:textId="77777777" w:rsidR="00000B9E" w:rsidRDefault="00000B9E" w:rsidP="00000B9E">
      <w:pPr>
        <w:pStyle w:val="Alg4"/>
        <w:numPr>
          <w:ilvl w:val="0"/>
          <w:numId w:val="1205"/>
        </w:numPr>
      </w:pPr>
      <w:r>
        <w:t>ReturnIfAbrupt(</w:t>
      </w:r>
      <w:r>
        <w:rPr>
          <w:i/>
        </w:rPr>
        <w:t>Desc</w:t>
      </w:r>
      <w:r>
        <w:t>).</w:t>
      </w:r>
    </w:p>
    <w:p w14:paraId="56082618" w14:textId="77777777" w:rsidR="00000B9E" w:rsidRDefault="00000B9E" w:rsidP="00000B9E">
      <w:pPr>
        <w:pStyle w:val="Alg4"/>
        <w:numPr>
          <w:ilvl w:val="0"/>
          <w:numId w:val="1205"/>
        </w:numPr>
      </w:pPr>
      <w:r>
        <w:t xml:space="preserve">Assert: </w:t>
      </w:r>
      <w:r>
        <w:rPr>
          <w:i/>
          <w:iCs/>
        </w:rPr>
        <w:t>Desc</w:t>
      </w:r>
      <w:r>
        <w:t xml:space="preserve"> is a Property Descriptor</w:t>
      </w:r>
    </w:p>
    <w:p w14:paraId="11AA3B2B" w14:textId="77777777" w:rsidR="00000B9E" w:rsidRDefault="00000B9E" w:rsidP="00000B9E">
      <w:pPr>
        <w:pStyle w:val="Alg4"/>
        <w:numPr>
          <w:ilvl w:val="0"/>
          <w:numId w:val="1205"/>
        </w:numPr>
      </w:pPr>
      <w:r>
        <w:t xml:space="preserve">If </w:t>
      </w:r>
      <w:r>
        <w:rPr>
          <w:i/>
          <w:iCs/>
        </w:rPr>
        <w:t>LikeDesc</w:t>
      </w:r>
      <w:r>
        <w:t xml:space="preserve"> is </w:t>
      </w:r>
      <w:r>
        <w:rPr>
          <w:b/>
          <w:bCs/>
        </w:rPr>
        <w:t>undefined</w:t>
      </w:r>
      <w:r>
        <w:t xml:space="preserve">, then set </w:t>
      </w:r>
      <w:r>
        <w:rPr>
          <w:i/>
          <w:iCs/>
        </w:rPr>
        <w:t>LikeDesc</w:t>
      </w:r>
      <w:r>
        <w:t xml:space="preserve"> to Record{[[Value]]: </w:t>
      </w:r>
      <w:r>
        <w:rPr>
          <w:b/>
          <w:bCs/>
        </w:rPr>
        <w:t>undefined</w:t>
      </w:r>
      <w:r>
        <w:t xml:space="preserve">, [[Writable]]: </w:t>
      </w:r>
      <w:r>
        <w:rPr>
          <w:b/>
          <w:bCs/>
        </w:rPr>
        <w:t>false</w:t>
      </w:r>
      <w:r>
        <w:t xml:space="preserve">, [[Get]]: </w:t>
      </w:r>
      <w:r>
        <w:rPr>
          <w:b/>
          <w:bCs/>
        </w:rPr>
        <w:t>undefined</w:t>
      </w:r>
      <w:r>
        <w:t>,</w:t>
      </w:r>
      <w:r w:rsidRPr="005245E4">
        <w:t xml:space="preserve"> </w:t>
      </w:r>
      <w:r>
        <w:t xml:space="preserve">[[Set]]: </w:t>
      </w:r>
      <w:r>
        <w:rPr>
          <w:b/>
          <w:bCs/>
        </w:rPr>
        <w:t>undefined</w:t>
      </w:r>
      <w:r>
        <w:t xml:space="preserve">, [[Enumerable]]: </w:t>
      </w:r>
      <w:r>
        <w:rPr>
          <w:b/>
          <w:bCs/>
        </w:rPr>
        <w:t>false</w:t>
      </w:r>
      <w:r>
        <w:t>,</w:t>
      </w:r>
      <w:r w:rsidRPr="005245E4">
        <w:t xml:space="preserve"> </w:t>
      </w:r>
      <w:r>
        <w:t xml:space="preserve">[[Configurable]]: </w:t>
      </w:r>
      <w:r>
        <w:rPr>
          <w:b/>
          <w:bCs/>
        </w:rPr>
        <w:t>false</w:t>
      </w:r>
      <w:r>
        <w:t>}.</w:t>
      </w:r>
    </w:p>
    <w:p w14:paraId="4AAC88EF" w14:textId="77777777" w:rsidR="00000B9E" w:rsidRPr="009C202C" w:rsidRDefault="00000B9E" w:rsidP="00000B9E">
      <w:pPr>
        <w:pStyle w:val="Alg4"/>
        <w:numPr>
          <w:ilvl w:val="0"/>
          <w:numId w:val="1205"/>
        </w:numPr>
      </w:pPr>
      <w:r w:rsidRPr="00E77497">
        <w:t>If</w:t>
      </w:r>
      <w:r>
        <w:t xml:space="preserve"> either IsGenericDescriptor(</w:t>
      </w:r>
      <w:r w:rsidRPr="00C332EF">
        <w:rPr>
          <w:i/>
          <w:iCs/>
        </w:rPr>
        <w:t>Desc</w:t>
      </w:r>
      <w:r>
        <w:t xml:space="preserve">) or </w:t>
      </w:r>
      <w:r w:rsidRPr="009A1B50">
        <w:t>IsDataDescriptor</w:t>
      </w:r>
      <w:r w:rsidRPr="00C7794D">
        <w:t>(</w:t>
      </w:r>
      <w:r w:rsidRPr="00C7794D">
        <w:rPr>
          <w:i/>
        </w:rPr>
        <w:t>Desc</w:t>
      </w:r>
      <w:r w:rsidRPr="00C7794D">
        <w:t>)</w:t>
      </w:r>
      <w:r w:rsidRPr="004D1BD1">
        <w:t xml:space="preserve"> is </w:t>
      </w:r>
      <w:r w:rsidRPr="00E65A34">
        <w:rPr>
          <w:b/>
        </w:rPr>
        <w:t>true</w:t>
      </w:r>
      <w:r w:rsidRPr="009C202C">
        <w:t>, then</w:t>
      </w:r>
    </w:p>
    <w:p w14:paraId="580E0806" w14:textId="77777777" w:rsidR="00000B9E" w:rsidRPr="004D1BD1" w:rsidRDefault="00000B9E" w:rsidP="00000B9E">
      <w:pPr>
        <w:pStyle w:val="Alg4"/>
        <w:numPr>
          <w:ilvl w:val="1"/>
          <w:numId w:val="1205"/>
        </w:numPr>
      </w:pPr>
      <w:r>
        <w:t xml:space="preserve">If </w:t>
      </w:r>
      <w:r>
        <w:rPr>
          <w:i/>
          <w:iCs/>
        </w:rPr>
        <w:t>Desc</w:t>
      </w:r>
      <w:r>
        <w:t xml:space="preserve"> does not have a [[Value]] field, then set </w:t>
      </w:r>
      <w:r>
        <w:rPr>
          <w:i/>
          <w:iCs/>
        </w:rPr>
        <w:t>Desc</w:t>
      </w:r>
      <w:r>
        <w:t xml:space="preserve">.[[Value]] to </w:t>
      </w:r>
      <w:r>
        <w:rPr>
          <w:i/>
          <w:iCs/>
        </w:rPr>
        <w:t>LikeDesc</w:t>
      </w:r>
      <w:r>
        <w:t>.[[Value]].</w:t>
      </w:r>
    </w:p>
    <w:p w14:paraId="2D56A7CC" w14:textId="77777777" w:rsidR="00000B9E" w:rsidRPr="004D1BD1" w:rsidRDefault="00000B9E" w:rsidP="00000B9E">
      <w:pPr>
        <w:pStyle w:val="Alg4"/>
        <w:numPr>
          <w:ilvl w:val="1"/>
          <w:numId w:val="1205"/>
        </w:numPr>
      </w:pPr>
      <w:r>
        <w:t xml:space="preserve">If </w:t>
      </w:r>
      <w:r>
        <w:rPr>
          <w:i/>
          <w:iCs/>
        </w:rPr>
        <w:t>Desc</w:t>
      </w:r>
      <w:r>
        <w:t xml:space="preserve"> does not have a [[Writable]] field, then set </w:t>
      </w:r>
      <w:r>
        <w:rPr>
          <w:i/>
          <w:iCs/>
        </w:rPr>
        <w:t>Desc</w:t>
      </w:r>
      <w:r>
        <w:t xml:space="preserve">.[[Writable]] to </w:t>
      </w:r>
      <w:r>
        <w:rPr>
          <w:i/>
          <w:iCs/>
        </w:rPr>
        <w:t>LikeDesc</w:t>
      </w:r>
      <w:r>
        <w:t>.[[Writable]].</w:t>
      </w:r>
    </w:p>
    <w:p w14:paraId="706FF9E0" w14:textId="77777777" w:rsidR="00000B9E" w:rsidRPr="009C202C" w:rsidRDefault="00000B9E" w:rsidP="00000B9E">
      <w:pPr>
        <w:pStyle w:val="Alg4"/>
        <w:numPr>
          <w:ilvl w:val="0"/>
          <w:numId w:val="1205"/>
        </w:numPr>
      </w:pPr>
      <w:r>
        <w:t xml:space="preserve">Else, </w:t>
      </w:r>
      <w:r w:rsidRPr="00E77497">
        <w:t xml:space="preserve"> </w:t>
      </w:r>
    </w:p>
    <w:p w14:paraId="12D1EC21" w14:textId="77777777" w:rsidR="00000B9E" w:rsidRPr="004D1BD1" w:rsidRDefault="00000B9E" w:rsidP="00000B9E">
      <w:pPr>
        <w:pStyle w:val="Alg4"/>
        <w:numPr>
          <w:ilvl w:val="1"/>
          <w:numId w:val="1205"/>
        </w:numPr>
      </w:pPr>
      <w:r>
        <w:t xml:space="preserve">If </w:t>
      </w:r>
      <w:r>
        <w:rPr>
          <w:i/>
          <w:iCs/>
        </w:rPr>
        <w:t>Desc</w:t>
      </w:r>
      <w:r>
        <w:t xml:space="preserve"> does not have a [[Get]] field, then set </w:t>
      </w:r>
      <w:r>
        <w:rPr>
          <w:i/>
          <w:iCs/>
        </w:rPr>
        <w:t>Desc</w:t>
      </w:r>
      <w:r>
        <w:t xml:space="preserve">.[[Get]] to </w:t>
      </w:r>
      <w:r>
        <w:rPr>
          <w:i/>
          <w:iCs/>
        </w:rPr>
        <w:t>LikeDesc</w:t>
      </w:r>
      <w:r>
        <w:t>.[[Get]].</w:t>
      </w:r>
    </w:p>
    <w:p w14:paraId="1A5C7B3E" w14:textId="77777777" w:rsidR="00000B9E" w:rsidRPr="004D1BD1" w:rsidRDefault="00000B9E" w:rsidP="00000B9E">
      <w:pPr>
        <w:pStyle w:val="Alg4"/>
        <w:numPr>
          <w:ilvl w:val="1"/>
          <w:numId w:val="1205"/>
        </w:numPr>
      </w:pPr>
      <w:r>
        <w:t xml:space="preserve">If </w:t>
      </w:r>
      <w:r>
        <w:rPr>
          <w:i/>
          <w:iCs/>
        </w:rPr>
        <w:t>Desc</w:t>
      </w:r>
      <w:r>
        <w:t xml:space="preserve"> does not have a [[Set]] field, then set </w:t>
      </w:r>
      <w:r>
        <w:rPr>
          <w:i/>
          <w:iCs/>
        </w:rPr>
        <w:t>Desc</w:t>
      </w:r>
      <w:r>
        <w:t xml:space="preserve">.[[Set]] to </w:t>
      </w:r>
      <w:r>
        <w:rPr>
          <w:i/>
          <w:iCs/>
        </w:rPr>
        <w:t>LikeDesc</w:t>
      </w:r>
      <w:r>
        <w:t>.[[Set]].</w:t>
      </w:r>
    </w:p>
    <w:p w14:paraId="68F0B769" w14:textId="77777777" w:rsidR="00000B9E" w:rsidRPr="004D1BD1" w:rsidRDefault="00000B9E" w:rsidP="00000B9E">
      <w:pPr>
        <w:pStyle w:val="Alg4"/>
        <w:numPr>
          <w:ilvl w:val="0"/>
          <w:numId w:val="1205"/>
        </w:numPr>
      </w:pPr>
      <w:r>
        <w:t xml:space="preserve">If </w:t>
      </w:r>
      <w:r>
        <w:rPr>
          <w:i/>
          <w:iCs/>
        </w:rPr>
        <w:t>Desc</w:t>
      </w:r>
      <w:r>
        <w:t xml:space="preserve"> does not have a</w:t>
      </w:r>
      <w:ins w:id="470" w:author="Rev 19 Allen Wirfs-Brock" w:date="2013-09-26T17:41:00Z">
        <w:r w:rsidR="0072639A">
          <w:t>n</w:t>
        </w:r>
      </w:ins>
      <w:r>
        <w:t xml:space="preserve"> [[Enumerable]] field, then set </w:t>
      </w:r>
      <w:r>
        <w:rPr>
          <w:i/>
          <w:iCs/>
        </w:rPr>
        <w:t>Desc</w:t>
      </w:r>
      <w:r>
        <w:t xml:space="preserve">.[[Enumerable]] to </w:t>
      </w:r>
      <w:r>
        <w:rPr>
          <w:i/>
          <w:iCs/>
        </w:rPr>
        <w:t>LikeDesc</w:t>
      </w:r>
      <w:r>
        <w:t>.[[Enumerable]].</w:t>
      </w:r>
    </w:p>
    <w:p w14:paraId="75B938B1" w14:textId="77777777" w:rsidR="00000B9E" w:rsidRPr="004D1BD1" w:rsidRDefault="00000B9E" w:rsidP="00000B9E">
      <w:pPr>
        <w:pStyle w:val="Alg4"/>
        <w:numPr>
          <w:ilvl w:val="0"/>
          <w:numId w:val="1205"/>
        </w:numPr>
      </w:pPr>
      <w:r>
        <w:t xml:space="preserve">If </w:t>
      </w:r>
      <w:r>
        <w:rPr>
          <w:i/>
          <w:iCs/>
        </w:rPr>
        <w:t>Desc</w:t>
      </w:r>
      <w:r>
        <w:t xml:space="preserve"> does not have a [[Configurable]] field, then set </w:t>
      </w:r>
      <w:r>
        <w:rPr>
          <w:i/>
          <w:iCs/>
        </w:rPr>
        <w:t>Desc</w:t>
      </w:r>
      <w:r>
        <w:t xml:space="preserve">.[[Configurable]] to </w:t>
      </w:r>
      <w:r>
        <w:rPr>
          <w:i/>
          <w:iCs/>
        </w:rPr>
        <w:t>LikeDesc</w:t>
      </w:r>
      <w:r>
        <w:t>.[[Configurable]].</w:t>
      </w:r>
    </w:p>
    <w:p w14:paraId="5DC0E0AD" w14:textId="77777777" w:rsidR="00000B9E" w:rsidRPr="00E77497" w:rsidRDefault="00000B9E" w:rsidP="00000B9E">
      <w:pPr>
        <w:pStyle w:val="Alg4"/>
        <w:numPr>
          <w:ilvl w:val="0"/>
          <w:numId w:val="1205"/>
        </w:numPr>
        <w:spacing w:after="120"/>
      </w:pPr>
      <w:r w:rsidRPr="00E77497">
        <w:t xml:space="preserve">Return </w:t>
      </w:r>
      <w:r>
        <w:rPr>
          <w:i/>
        </w:rPr>
        <w:t>D</w:t>
      </w:r>
      <w:r w:rsidRPr="00E77497">
        <w:rPr>
          <w:i/>
        </w:rPr>
        <w:t>esc</w:t>
      </w:r>
      <w:r w:rsidRPr="00E77497">
        <w:t>.</w:t>
      </w:r>
    </w:p>
    <w:p w14:paraId="4B7828C9" w14:textId="77777777" w:rsidR="00000B9E" w:rsidRPr="00E77497" w:rsidRDefault="00000B9E" w:rsidP="00000B9E">
      <w:pPr>
        <w:pStyle w:val="30"/>
      </w:pPr>
      <w:bookmarkStart w:id="471" w:name="_Toc368050156"/>
      <w:r w:rsidRPr="00E77497">
        <w:t>The Lexical Environment and Environment Record Specification Types</w:t>
      </w:r>
      <w:bookmarkEnd w:id="471"/>
    </w:p>
    <w:p w14:paraId="5BC17BFD" w14:textId="77777777" w:rsidR="00000B9E" w:rsidRDefault="00000B9E" w:rsidP="00000B9E">
      <w:r w:rsidRPr="00E77497">
        <w:t xml:space="preserve">The Lexical Environment and Environment Record types are used to explain the behaviour of name resolution in nested functions and blocks. These types and the operations upon them are defined in </w:t>
      </w:r>
      <w:r w:rsidR="00052E66">
        <w:fldChar w:fldCharType="begin"/>
      </w:r>
      <w:r w:rsidR="00052E66">
        <w:instrText xml:space="preserve"> REF _Ref365528902 \r \h </w:instrText>
      </w:r>
      <w:r w:rsidR="00052E66">
        <w:fldChar w:fldCharType="separate"/>
      </w:r>
      <w:r w:rsidR="00D433E8">
        <w:t>8.1</w:t>
      </w:r>
      <w:r w:rsidR="00052E66">
        <w:fldChar w:fldCharType="end"/>
      </w:r>
      <w:r w:rsidRPr="00E77497">
        <w:t>.</w:t>
      </w:r>
    </w:p>
    <w:p w14:paraId="28BE7200" w14:textId="77777777" w:rsidR="005D37A2" w:rsidRDefault="005D37A2" w:rsidP="005D37A2">
      <w:pPr>
        <w:pStyle w:val="1"/>
      </w:pPr>
      <w:bookmarkStart w:id="472" w:name="_Toc368050157"/>
      <w:r>
        <w:t>Abstract Operations</w:t>
      </w:r>
      <w:bookmarkEnd w:id="472"/>
      <w:r>
        <w:t xml:space="preserve"> </w:t>
      </w:r>
    </w:p>
    <w:p w14:paraId="2D2842B7" w14:textId="77777777" w:rsidR="005D37A2" w:rsidRDefault="005D37A2" w:rsidP="005D37A2">
      <w:r w:rsidRPr="00E77497">
        <w:t>These operations are not a part of the</w:t>
      </w:r>
      <w:r>
        <w:t xml:space="preserve"> ECMAScript</w:t>
      </w:r>
      <w:r w:rsidRPr="00E77497">
        <w:t xml:space="preserve"> language; they are defined here to </w:t>
      </w:r>
      <w:r>
        <w:t xml:space="preserve">solely to </w:t>
      </w:r>
      <w:r w:rsidRPr="00E77497">
        <w:t xml:space="preserve">aid the specification of the semantics of </w:t>
      </w:r>
      <w:r>
        <w:t>the ECMAScript language. Other, more specialized abstract operations are defined throughout this specification.</w:t>
      </w:r>
    </w:p>
    <w:p w14:paraId="7C9442B7" w14:textId="77777777" w:rsidR="005D37A2" w:rsidRPr="00E77497" w:rsidRDefault="005D37A2" w:rsidP="005D37A2">
      <w:pPr>
        <w:pStyle w:val="20"/>
      </w:pPr>
      <w:bookmarkStart w:id="473" w:name="_Toc368050158"/>
      <w:r w:rsidRPr="00E77497">
        <w:t>Type Conversion and Testing</w:t>
      </w:r>
      <w:bookmarkEnd w:id="473"/>
    </w:p>
    <w:p w14:paraId="5ED05752" w14:textId="77777777" w:rsidR="005D37A2" w:rsidRPr="00E77497" w:rsidRDefault="005D37A2" w:rsidP="005D37A2">
      <w:r w:rsidRPr="00E77497">
        <w:t xml:space="preserve">The ECMAScript </w:t>
      </w:r>
      <w:r>
        <w:t>language implicitly</w:t>
      </w:r>
      <w:r w:rsidRPr="00E77497">
        <w:t xml:space="preserve"> performs automatic type conversion as needed. To clarify the semantics of certain constructs it is useful to define a set of conversion abstract operations. The conversion abstract operations are polymorphic; they can accept a value of any ECMAScript language type</w:t>
      </w:r>
      <w:r>
        <w:t xml:space="preserve"> or of a Completion Record value. </w:t>
      </w:r>
      <w:r w:rsidRPr="00E77497">
        <w:t xml:space="preserve"> </w:t>
      </w:r>
      <w:r>
        <w:t>But no other</w:t>
      </w:r>
      <w:r w:rsidRPr="00E77497">
        <w:t xml:space="preserve"> specification types</w:t>
      </w:r>
      <w:r>
        <w:t xml:space="preserve"> are used with these operations</w:t>
      </w:r>
      <w:r w:rsidRPr="00E77497">
        <w:t>.</w:t>
      </w:r>
    </w:p>
    <w:p w14:paraId="79B2D3E8" w14:textId="77777777" w:rsidR="005D37A2" w:rsidRPr="00E77497" w:rsidRDefault="005D37A2" w:rsidP="005D37A2">
      <w:pPr>
        <w:pStyle w:val="30"/>
      </w:pPr>
      <w:bookmarkStart w:id="474" w:name="_Toc368050159"/>
      <w:r w:rsidRPr="00E77497">
        <w:t>ToPrimitive</w:t>
      </w:r>
      <w:bookmarkEnd w:id="474"/>
    </w:p>
    <w:p w14:paraId="5C78536E" w14:textId="77777777" w:rsidR="005D37A2" w:rsidRPr="00E77497" w:rsidRDefault="005D37A2" w:rsidP="005D37A2">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w:t>
      </w:r>
      <w:r w:rsidR="00CF10B9">
        <w:t xml:space="preserve"> </w:t>
      </w:r>
      <w:r w:rsidR="00CF10B9">
        <w:fldChar w:fldCharType="begin"/>
      </w:r>
      <w:r w:rsidR="00CF10B9">
        <w:instrText xml:space="preserve"> REF _Ref365644807 \h </w:instrText>
      </w:r>
      <w:r w:rsidR="00CF10B9">
        <w:fldChar w:fldCharType="separate"/>
      </w:r>
      <w:r w:rsidR="00D433E8">
        <w:t xml:space="preserve">Table </w:t>
      </w:r>
      <w:r w:rsidR="00D433E8">
        <w:rPr>
          <w:noProof/>
        </w:rPr>
        <w:t>9</w:t>
      </w:r>
      <w:r w:rsidR="00CF10B9">
        <w:fldChar w:fldCharType="end"/>
      </w:r>
      <w:r w:rsidRPr="00E77497">
        <w:t>:</w:t>
      </w:r>
    </w:p>
    <w:p w14:paraId="0F258F63" w14:textId="77777777" w:rsidR="005D37A2" w:rsidRPr="00E77497" w:rsidRDefault="005D37A2" w:rsidP="005D37A2">
      <w:pPr>
        <w:pStyle w:val="Tabletitle"/>
      </w:pPr>
      <w:bookmarkStart w:id="475" w:name="_Ref365644807"/>
      <w:r>
        <w:t xml:space="preserve">Table </w:t>
      </w:r>
      <w:r>
        <w:fldChar w:fldCharType="begin"/>
      </w:r>
      <w:r>
        <w:instrText xml:space="preserve"> SEQ Table \* ARABIC </w:instrText>
      </w:r>
      <w:r>
        <w:fldChar w:fldCharType="separate"/>
      </w:r>
      <w:r w:rsidR="00D433E8">
        <w:rPr>
          <w:noProof/>
        </w:rPr>
        <w:t>9</w:t>
      </w:r>
      <w:r>
        <w:fldChar w:fldCharType="end"/>
      </w:r>
      <w:bookmarkEnd w:id="475"/>
      <w:r w:rsidRPr="00E77497">
        <w:rPr>
          <w:rFonts w:eastAsia="Arial Unicode MS"/>
        </w:rPr>
        <w:t xml:space="preserve"> — </w:t>
      </w:r>
      <w:r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14:paraId="164D85E5" w14:textId="77777777" w:rsidTr="005D37A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2EFA7613"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599077B7"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14:paraId="0A7DEE93" w14:textId="77777777" w:rsidTr="005D37A2">
        <w:trPr>
          <w:jc w:val="center"/>
        </w:trPr>
        <w:tc>
          <w:tcPr>
            <w:tcW w:w="1998" w:type="dxa"/>
            <w:tcBorders>
              <w:top w:val="nil"/>
            </w:tcBorders>
          </w:tcPr>
          <w:p w14:paraId="37165093" w14:textId="77777777" w:rsidR="005D37A2" w:rsidRPr="00E77497" w:rsidRDefault="005D37A2" w:rsidP="005D37A2">
            <w:pPr>
              <w:keepNext/>
              <w:spacing w:after="60"/>
            </w:pPr>
            <w:r>
              <w:t>Completion Record</w:t>
            </w:r>
          </w:p>
        </w:tc>
        <w:tc>
          <w:tcPr>
            <w:tcW w:w="6858" w:type="dxa"/>
            <w:tcBorders>
              <w:top w:val="nil"/>
            </w:tcBorders>
          </w:tcPr>
          <w:p w14:paraId="6E1DDB96" w14:textId="77777777" w:rsidR="005D37A2" w:rsidRPr="00B902CF" w:rsidRDefault="005D37A2" w:rsidP="005D37A2">
            <w:pPr>
              <w:keepNext/>
              <w:spacing w:after="60"/>
              <w:rPr>
                <w:iCs/>
              </w:rPr>
            </w:pPr>
            <w:r>
              <w:t xml:space="preserve">If </w:t>
            </w:r>
            <w:r>
              <w:rPr>
                <w:i/>
              </w:rPr>
              <w:t>argument</w:t>
            </w:r>
            <w:r>
              <w:t xml:space="preserve"> is an abrupt completion, return </w:t>
            </w:r>
            <w:r w:rsidRPr="00B07504">
              <w:rPr>
                <w:i/>
              </w:rPr>
              <w:t>argument</w:t>
            </w:r>
            <w:r>
              <w:t>. Otherwise return ToPrimitive(</w:t>
            </w:r>
            <w:r>
              <w:rPr>
                <w:i/>
              </w:rPr>
              <w:t>argument</w:t>
            </w:r>
            <w:r>
              <w:t xml:space="preserve">.[[value]]) also </w:t>
            </w:r>
            <w:r w:rsidRPr="00B902CF">
              <w:rPr>
                <w:rFonts w:cs="Arial"/>
              </w:rPr>
              <w:t xml:space="preserve">passing the optional hint </w:t>
            </w:r>
            <w:r w:rsidRPr="00B902CF">
              <w:rPr>
                <w:rFonts w:cs="Arial"/>
                <w:i/>
              </w:rPr>
              <w:t>PreferredType</w:t>
            </w:r>
            <w:r w:rsidRPr="00D942AB">
              <w:rPr>
                <w:rFonts w:cs="Arial"/>
                <w:iCs/>
              </w:rPr>
              <w:t>.</w:t>
            </w:r>
          </w:p>
        </w:tc>
      </w:tr>
      <w:tr w:rsidR="005D37A2" w:rsidRPr="00E77497" w14:paraId="1C497C92" w14:textId="77777777" w:rsidTr="005D37A2">
        <w:trPr>
          <w:jc w:val="center"/>
        </w:trPr>
        <w:tc>
          <w:tcPr>
            <w:tcW w:w="1998" w:type="dxa"/>
            <w:tcBorders>
              <w:top w:val="nil"/>
            </w:tcBorders>
          </w:tcPr>
          <w:p w14:paraId="1C36323B" w14:textId="77777777" w:rsidR="005D37A2" w:rsidRPr="00E77497" w:rsidRDefault="005D37A2" w:rsidP="005D37A2">
            <w:pPr>
              <w:keepNext/>
              <w:spacing w:after="60"/>
            </w:pPr>
            <w:r w:rsidRPr="00E77497">
              <w:t>Undefined</w:t>
            </w:r>
          </w:p>
        </w:tc>
        <w:tc>
          <w:tcPr>
            <w:tcW w:w="6858" w:type="dxa"/>
            <w:tcBorders>
              <w:top w:val="nil"/>
            </w:tcBorders>
          </w:tcPr>
          <w:p w14:paraId="6631B715" w14:textId="77777777"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14:paraId="388B259F" w14:textId="77777777" w:rsidTr="005D37A2">
        <w:trPr>
          <w:jc w:val="center"/>
        </w:trPr>
        <w:tc>
          <w:tcPr>
            <w:tcW w:w="1998" w:type="dxa"/>
          </w:tcPr>
          <w:p w14:paraId="4A3C9BA5" w14:textId="77777777" w:rsidR="005D37A2" w:rsidRPr="00E77497" w:rsidRDefault="005D37A2" w:rsidP="005D37A2">
            <w:pPr>
              <w:keepNext/>
              <w:spacing w:after="60"/>
            </w:pPr>
            <w:r w:rsidRPr="00E77497">
              <w:t>Null</w:t>
            </w:r>
          </w:p>
        </w:tc>
        <w:tc>
          <w:tcPr>
            <w:tcW w:w="6858" w:type="dxa"/>
          </w:tcPr>
          <w:p w14:paraId="122BE209" w14:textId="77777777"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14:paraId="591E824A" w14:textId="77777777" w:rsidTr="005D37A2">
        <w:trPr>
          <w:jc w:val="center"/>
        </w:trPr>
        <w:tc>
          <w:tcPr>
            <w:tcW w:w="1998" w:type="dxa"/>
          </w:tcPr>
          <w:p w14:paraId="4D2F20FF" w14:textId="77777777" w:rsidR="005D37A2" w:rsidRPr="00E77497" w:rsidRDefault="005D37A2" w:rsidP="005D37A2">
            <w:pPr>
              <w:keepNext/>
              <w:spacing w:after="60"/>
            </w:pPr>
            <w:r w:rsidRPr="00E77497">
              <w:t>Boolean</w:t>
            </w:r>
          </w:p>
        </w:tc>
        <w:tc>
          <w:tcPr>
            <w:tcW w:w="6858" w:type="dxa"/>
          </w:tcPr>
          <w:p w14:paraId="2411C77B" w14:textId="77777777"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14:paraId="5FE8BE95" w14:textId="77777777" w:rsidTr="005D37A2">
        <w:trPr>
          <w:jc w:val="center"/>
        </w:trPr>
        <w:tc>
          <w:tcPr>
            <w:tcW w:w="1998" w:type="dxa"/>
          </w:tcPr>
          <w:p w14:paraId="02792B1A" w14:textId="77777777" w:rsidR="005D37A2" w:rsidRPr="00E77497" w:rsidRDefault="005D37A2" w:rsidP="005D37A2">
            <w:pPr>
              <w:keepNext/>
              <w:spacing w:after="60"/>
            </w:pPr>
            <w:r w:rsidRPr="00E77497">
              <w:t>Number</w:t>
            </w:r>
          </w:p>
        </w:tc>
        <w:tc>
          <w:tcPr>
            <w:tcW w:w="6858" w:type="dxa"/>
          </w:tcPr>
          <w:p w14:paraId="7D772C3B" w14:textId="77777777"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14:paraId="3C5D1322" w14:textId="77777777" w:rsidTr="005D37A2">
        <w:trPr>
          <w:jc w:val="center"/>
        </w:trPr>
        <w:tc>
          <w:tcPr>
            <w:tcW w:w="1998" w:type="dxa"/>
          </w:tcPr>
          <w:p w14:paraId="7EE4414D" w14:textId="77777777" w:rsidR="005D37A2" w:rsidRPr="00E77497" w:rsidRDefault="005D37A2" w:rsidP="005D37A2">
            <w:pPr>
              <w:keepNext/>
              <w:spacing w:after="60"/>
            </w:pPr>
            <w:r w:rsidRPr="00E77497">
              <w:t>String</w:t>
            </w:r>
          </w:p>
        </w:tc>
        <w:tc>
          <w:tcPr>
            <w:tcW w:w="6858" w:type="dxa"/>
          </w:tcPr>
          <w:p w14:paraId="15AA2BC0" w14:textId="77777777"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6A55CE" w:rsidRPr="00E77497" w14:paraId="0E74B6F3" w14:textId="77777777" w:rsidTr="005D37A2">
        <w:trPr>
          <w:jc w:val="center"/>
          <w:ins w:id="476" w:author="Rev 19 Allen Wirfs-Brock" w:date="2013-09-24T16:57:00Z"/>
        </w:trPr>
        <w:tc>
          <w:tcPr>
            <w:tcW w:w="1998" w:type="dxa"/>
          </w:tcPr>
          <w:p w14:paraId="59B3C389" w14:textId="77777777" w:rsidR="006A55CE" w:rsidRPr="00E77497" w:rsidRDefault="006A55CE" w:rsidP="005D37A2">
            <w:pPr>
              <w:keepNext/>
              <w:spacing w:after="60"/>
              <w:rPr>
                <w:ins w:id="477" w:author="Rev 19 Allen Wirfs-Brock" w:date="2013-09-24T16:57:00Z"/>
              </w:rPr>
            </w:pPr>
            <w:ins w:id="478" w:author="Rev 19 Allen Wirfs-Brock" w:date="2013-09-24T16:57:00Z">
              <w:r>
                <w:t>Symbol</w:t>
              </w:r>
            </w:ins>
          </w:p>
        </w:tc>
        <w:tc>
          <w:tcPr>
            <w:tcW w:w="6858" w:type="dxa"/>
          </w:tcPr>
          <w:p w14:paraId="606143D9" w14:textId="77777777" w:rsidR="006A55CE" w:rsidRDefault="006A55CE" w:rsidP="005D37A2">
            <w:pPr>
              <w:keepNext/>
              <w:spacing w:after="60"/>
              <w:rPr>
                <w:ins w:id="479" w:author="Rev 19 Allen Wirfs-Brock" w:date="2013-09-24T16:57:00Z"/>
              </w:rPr>
            </w:pPr>
            <w:ins w:id="480" w:author="Rev 19 Allen Wirfs-Brock" w:date="2013-09-24T16:58:00Z">
              <w:r>
                <w:t>Return</w:t>
              </w:r>
              <w:r w:rsidRPr="00E77497">
                <w:t xml:space="preserve"> </w:t>
              </w:r>
              <w:r w:rsidRPr="006A5E27">
                <w:rPr>
                  <w:i/>
                </w:rPr>
                <w:t>argument</w:t>
              </w:r>
              <w:r w:rsidRPr="00E77497">
                <w:t xml:space="preserve"> (no conversion).</w:t>
              </w:r>
            </w:ins>
          </w:p>
        </w:tc>
      </w:tr>
      <w:tr w:rsidR="005D37A2" w:rsidRPr="00E77497" w14:paraId="51387B68" w14:textId="77777777" w:rsidTr="005D37A2">
        <w:trPr>
          <w:jc w:val="center"/>
        </w:trPr>
        <w:tc>
          <w:tcPr>
            <w:tcW w:w="1998" w:type="dxa"/>
          </w:tcPr>
          <w:p w14:paraId="2E9B36F6" w14:textId="77777777" w:rsidR="005D37A2" w:rsidRPr="00E77497" w:rsidRDefault="005D37A2" w:rsidP="005D37A2">
            <w:pPr>
              <w:keepNext/>
              <w:spacing w:after="60"/>
            </w:pPr>
            <w:r w:rsidRPr="00E77497">
              <w:t>Object</w:t>
            </w:r>
          </w:p>
        </w:tc>
        <w:tc>
          <w:tcPr>
            <w:tcW w:w="6858" w:type="dxa"/>
          </w:tcPr>
          <w:p w14:paraId="13983511" w14:textId="77777777" w:rsidR="005D37A2" w:rsidRPr="00E77497" w:rsidRDefault="005D37A2" w:rsidP="005D37A2">
            <w:pPr>
              <w:keepNext/>
              <w:tabs>
                <w:tab w:val="left" w:pos="360"/>
              </w:tabs>
              <w:spacing w:after="60"/>
            </w:pPr>
            <w:r>
              <w:t>Perform</w:t>
            </w:r>
            <w:r w:rsidRPr="00E77497">
              <w:t xml:space="preserve"> the steps</w:t>
            </w:r>
            <w:r>
              <w:t xml:space="preserve"> following this table.</w:t>
            </w:r>
          </w:p>
        </w:tc>
      </w:tr>
    </w:tbl>
    <w:p w14:paraId="7EE32164" w14:textId="77777777" w:rsidR="005D37A2" w:rsidRPr="00E77497" w:rsidRDefault="005D37A2" w:rsidP="005D37A2">
      <w:pPr>
        <w:spacing w:before="240"/>
      </w:pPr>
      <w:r w:rsidRPr="00E77497">
        <w:t>When the</w:t>
      </w:r>
      <w:r>
        <w:t xml:space="preserve"> </w:t>
      </w:r>
      <w:r w:rsidRPr="00A64180">
        <w:rPr>
          <w:i/>
          <w:iCs/>
        </w:rPr>
        <w:t>InputType</w:t>
      </w:r>
      <w:r>
        <w:t xml:space="preserve"> is Object, </w:t>
      </w:r>
      <w:r w:rsidRPr="00E77497">
        <w:t>the following steps are taken:</w:t>
      </w:r>
    </w:p>
    <w:p w14:paraId="6A84E6A5" w14:textId="77777777" w:rsidR="005D37A2" w:rsidRPr="006219F3" w:rsidRDefault="005D37A2" w:rsidP="005D37A2">
      <w:pPr>
        <w:pStyle w:val="Alg4"/>
        <w:numPr>
          <w:ilvl w:val="0"/>
          <w:numId w:val="1179"/>
        </w:numPr>
      </w:pPr>
      <w:r>
        <w:t xml:space="preserve">If </w:t>
      </w:r>
      <w:r>
        <w:rPr>
          <w:i/>
          <w:iCs/>
        </w:rPr>
        <w:t>PreferredType</w:t>
      </w:r>
      <w:r>
        <w:t xml:space="preserve"> was not passed, let </w:t>
      </w:r>
      <w:r>
        <w:rPr>
          <w:i/>
          <w:iCs/>
        </w:rPr>
        <w:t xml:space="preserve">hint </w:t>
      </w:r>
      <w:r w:rsidRPr="006219F3">
        <w:t>be</w:t>
      </w:r>
      <w:r>
        <w:rPr>
          <w:i/>
          <w:iCs/>
        </w:rPr>
        <w:t xml:space="preserve"> </w:t>
      </w:r>
      <w:r w:rsidRPr="00E77497">
        <w:t>"</w:t>
      </w:r>
      <w:r>
        <w:rPr>
          <w:rFonts w:ascii="Courier New" w:hAnsi="Courier New" w:cs="Courier New"/>
          <w:b/>
        </w:rPr>
        <w:t>default</w:t>
      </w:r>
      <w:r w:rsidRPr="00E77497">
        <w:t>"</w:t>
      </w:r>
      <w:r>
        <w:t>.</w:t>
      </w:r>
    </w:p>
    <w:p w14:paraId="079148BF" w14:textId="77777777" w:rsidR="005D37A2" w:rsidRDefault="005D37A2" w:rsidP="005D37A2">
      <w:pPr>
        <w:pStyle w:val="Alg4"/>
        <w:numPr>
          <w:ilvl w:val="0"/>
          <w:numId w:val="1179"/>
        </w:numPr>
      </w:pPr>
      <w:r>
        <w:t xml:space="preserve">Else if </w:t>
      </w:r>
      <w:r>
        <w:rPr>
          <w:i/>
          <w:iCs/>
        </w:rPr>
        <w:t>PreferredType</w:t>
      </w:r>
      <w:r>
        <w:t xml:space="preserve"> is hint String, let </w:t>
      </w:r>
      <w:r>
        <w:rPr>
          <w:i/>
          <w:iCs/>
        </w:rPr>
        <w:t xml:space="preserve">hint </w:t>
      </w:r>
      <w:r w:rsidRPr="006219F3">
        <w:t>be</w:t>
      </w:r>
      <w:r>
        <w:rPr>
          <w:i/>
          <w:iCs/>
        </w:rPr>
        <w:t xml:space="preserve"> </w:t>
      </w:r>
      <w:r w:rsidRPr="00E77497">
        <w:t>"</w:t>
      </w:r>
      <w:r>
        <w:rPr>
          <w:rFonts w:ascii="Courier New" w:hAnsi="Courier New" w:cs="Courier New"/>
          <w:b/>
        </w:rPr>
        <w:t>string</w:t>
      </w:r>
      <w:r w:rsidRPr="00E77497">
        <w:t>"</w:t>
      </w:r>
      <w:r>
        <w:t>.</w:t>
      </w:r>
    </w:p>
    <w:p w14:paraId="6BA08414" w14:textId="77777777" w:rsidR="005D37A2" w:rsidRDefault="005D37A2" w:rsidP="005D37A2">
      <w:pPr>
        <w:pStyle w:val="Alg4"/>
        <w:numPr>
          <w:ilvl w:val="0"/>
          <w:numId w:val="1179"/>
        </w:numPr>
      </w:pPr>
      <w:r>
        <w:t xml:space="preserve">Else </w:t>
      </w:r>
      <w:r>
        <w:rPr>
          <w:i/>
          <w:iCs/>
        </w:rPr>
        <w:t>PreferredType</w:t>
      </w:r>
      <w:r>
        <w:t xml:space="preserve"> is hint Number,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w:t>
      </w:r>
    </w:p>
    <w:p w14:paraId="07F7D20E" w14:textId="77777777" w:rsidR="005D37A2" w:rsidRDefault="005D37A2" w:rsidP="005D37A2">
      <w:pPr>
        <w:pStyle w:val="Alg4"/>
        <w:numPr>
          <w:ilvl w:val="0"/>
          <w:numId w:val="1179"/>
        </w:numPr>
      </w:pPr>
      <w:r w:rsidRPr="00E77497">
        <w:t xml:space="preserve">Let </w:t>
      </w:r>
      <w:r>
        <w:rPr>
          <w:i/>
        </w:rPr>
        <w:t xml:space="preserve">exoticToPrim </w:t>
      </w:r>
      <w:r w:rsidRPr="00E77497">
        <w:t xml:space="preserve"> be the result of Get</w:t>
      </w:r>
      <w:r>
        <w:t>(</w:t>
      </w:r>
      <w:r>
        <w:rPr>
          <w:i/>
        </w:rPr>
        <w:t>argument</w:t>
      </w:r>
      <w:r>
        <w:t>,</w:t>
      </w:r>
      <w:r w:rsidRPr="00E77497">
        <w:t xml:space="preserve"> </w:t>
      </w:r>
      <w:r>
        <w:t>@@ToPrimitive)</w:t>
      </w:r>
      <w:r w:rsidRPr="00E77497">
        <w:t>.</w:t>
      </w:r>
    </w:p>
    <w:p w14:paraId="49420E05" w14:textId="77777777" w:rsidR="005D37A2" w:rsidRDefault="005D37A2" w:rsidP="005D37A2">
      <w:pPr>
        <w:pStyle w:val="Alg4"/>
        <w:numPr>
          <w:ilvl w:val="0"/>
          <w:numId w:val="1179"/>
        </w:numPr>
      </w:pPr>
      <w:r>
        <w:t>ReturnIfAbrupt(</w:t>
      </w:r>
      <w:r>
        <w:rPr>
          <w:i/>
          <w:iCs/>
        </w:rPr>
        <w:t>exoticToPrim</w:t>
      </w:r>
      <w:r>
        <w:t>).</w:t>
      </w:r>
    </w:p>
    <w:p w14:paraId="0620B2BB" w14:textId="77777777" w:rsidR="005D37A2" w:rsidRDefault="005D37A2" w:rsidP="005D37A2">
      <w:pPr>
        <w:pStyle w:val="Alg4"/>
        <w:numPr>
          <w:ilvl w:val="0"/>
          <w:numId w:val="1179"/>
        </w:numPr>
      </w:pPr>
      <w:r>
        <w:t xml:space="preserve">If </w:t>
      </w:r>
      <w:r>
        <w:rPr>
          <w:i/>
          <w:iCs/>
        </w:rPr>
        <w:t>exoticToPrim</w:t>
      </w:r>
      <w:r>
        <w:t xml:space="preserve"> is not </w:t>
      </w:r>
      <w:r>
        <w:rPr>
          <w:b/>
          <w:bCs/>
        </w:rPr>
        <w:t>undefined</w:t>
      </w:r>
      <w:r>
        <w:t>, then</w:t>
      </w:r>
    </w:p>
    <w:p w14:paraId="2F756C67" w14:textId="77777777" w:rsidR="005D37A2" w:rsidRPr="00E77497" w:rsidRDefault="005D37A2" w:rsidP="005D37A2">
      <w:pPr>
        <w:pStyle w:val="Alg4"/>
        <w:numPr>
          <w:ilvl w:val="1"/>
          <w:numId w:val="1179"/>
        </w:numPr>
      </w:pPr>
      <w:r w:rsidRPr="00E77497">
        <w:t>If IsCallable(</w:t>
      </w:r>
      <w:r>
        <w:rPr>
          <w:i/>
        </w:rPr>
        <w:t>exoticToPrim</w:t>
      </w:r>
      <w:r w:rsidRPr="00E77497">
        <w:rPr>
          <w:i/>
        </w:rPr>
        <w:t>)</w:t>
      </w:r>
      <w:r w:rsidRPr="00E77497">
        <w:t xml:space="preserve"> is </w:t>
      </w:r>
      <w:r>
        <w:rPr>
          <w:b/>
        </w:rPr>
        <w:t>false</w:t>
      </w:r>
      <w:r>
        <w:rPr>
          <w:bCs/>
        </w:rPr>
        <w:t>,</w:t>
      </w:r>
      <w:r w:rsidRPr="00E77497">
        <w:rPr>
          <w:b/>
        </w:rPr>
        <w:t xml:space="preserve"> </w:t>
      </w:r>
      <w:r w:rsidRPr="00E77497">
        <w:t>then</w:t>
      </w:r>
      <w:r>
        <w:t xml:space="preserve"> throw a </w:t>
      </w:r>
      <w:r w:rsidRPr="001F280A">
        <w:rPr>
          <w:b/>
          <w:bCs/>
        </w:rPr>
        <w:t>TypeError</w:t>
      </w:r>
      <w:r>
        <w:t xml:space="preserve"> exception.</w:t>
      </w:r>
    </w:p>
    <w:p w14:paraId="46CC754C" w14:textId="77777777" w:rsidR="005D37A2" w:rsidRPr="00E77497" w:rsidRDefault="005D37A2" w:rsidP="005D37A2">
      <w:pPr>
        <w:pStyle w:val="Alg4"/>
        <w:numPr>
          <w:ilvl w:val="1"/>
          <w:numId w:val="1179"/>
        </w:numPr>
      </w:pPr>
      <w:r w:rsidRPr="00E77497">
        <w:t xml:space="preserve">Let </w:t>
      </w:r>
      <w:r>
        <w:rPr>
          <w:i/>
        </w:rPr>
        <w:t>result</w:t>
      </w:r>
      <w:r w:rsidRPr="00E77497">
        <w:t xml:space="preserve"> be the result of calling the [[Call]] internal method of </w:t>
      </w:r>
      <w:r>
        <w:rPr>
          <w:i/>
          <w:iCs/>
        </w:rPr>
        <w:t>exoticToPrim</w:t>
      </w:r>
      <w:r w:rsidRPr="00E77497">
        <w:t xml:space="preserve">, with </w:t>
      </w:r>
      <w:r>
        <w:rPr>
          <w:i/>
        </w:rPr>
        <w:t>argument</w:t>
      </w:r>
      <w:r w:rsidRPr="00E77497">
        <w:t xml:space="preserve"> as </w:t>
      </w:r>
      <w:r w:rsidRPr="006637C6">
        <w:rPr>
          <w:i/>
        </w:rPr>
        <w:t>this</w:t>
      </w:r>
      <w:r>
        <w:rPr>
          <w:i/>
        </w:rPr>
        <w:t>Argument</w:t>
      </w:r>
      <w:r>
        <w:t xml:space="preserve"> and a L</w:t>
      </w:r>
      <w:r w:rsidRPr="00E77497">
        <w:t>ist</w:t>
      </w:r>
      <w:r>
        <w:t xml:space="preserve"> containing </w:t>
      </w:r>
      <w:r w:rsidRPr="00F15956">
        <w:rPr>
          <w:i/>
          <w:iCs/>
        </w:rPr>
        <w:t>hint</w:t>
      </w:r>
      <w:r>
        <w:t xml:space="preserve"> </w:t>
      </w:r>
      <w:r w:rsidRPr="00F15956">
        <w:t>as</w:t>
      </w:r>
      <w:r>
        <w:t xml:space="preserve"> </w:t>
      </w:r>
      <w:r>
        <w:rPr>
          <w:i/>
          <w:iCs/>
        </w:rPr>
        <w:t>argumentsList</w:t>
      </w:r>
      <w:r w:rsidRPr="00E77497">
        <w:t>.</w:t>
      </w:r>
    </w:p>
    <w:p w14:paraId="2CBCC232" w14:textId="77777777" w:rsidR="005D37A2" w:rsidRDefault="005D37A2" w:rsidP="005D37A2">
      <w:pPr>
        <w:pStyle w:val="Alg4"/>
        <w:numPr>
          <w:ilvl w:val="1"/>
          <w:numId w:val="1179"/>
        </w:numPr>
      </w:pPr>
      <w:r>
        <w:t>ReturnIfAbrupt(</w:t>
      </w:r>
      <w:r>
        <w:rPr>
          <w:i/>
        </w:rPr>
        <w:t>result</w:t>
      </w:r>
      <w:r>
        <w:t>).</w:t>
      </w:r>
    </w:p>
    <w:p w14:paraId="6072CCFB" w14:textId="77777777" w:rsidR="005D37A2" w:rsidRDefault="005D37A2" w:rsidP="005D37A2">
      <w:pPr>
        <w:pStyle w:val="Alg4"/>
        <w:numPr>
          <w:ilvl w:val="1"/>
          <w:numId w:val="1179"/>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14:paraId="2F2EAAB4" w14:textId="77777777" w:rsidR="005D37A2" w:rsidRDefault="005D37A2" w:rsidP="005D37A2">
      <w:pPr>
        <w:pStyle w:val="Alg4"/>
        <w:numPr>
          <w:ilvl w:val="1"/>
          <w:numId w:val="1179"/>
        </w:numPr>
      </w:pPr>
      <w:r>
        <w:t xml:space="preserve">Else, throw a </w:t>
      </w:r>
      <w:r w:rsidRPr="001F280A">
        <w:rPr>
          <w:b/>
          <w:bCs/>
        </w:rPr>
        <w:t>TypeError</w:t>
      </w:r>
      <w:r>
        <w:t xml:space="preserve"> exception.</w:t>
      </w:r>
    </w:p>
    <w:p w14:paraId="2C5775FC" w14:textId="77777777" w:rsidR="005D37A2" w:rsidRDefault="005D37A2" w:rsidP="005D37A2">
      <w:pPr>
        <w:pStyle w:val="Alg4"/>
        <w:numPr>
          <w:ilvl w:val="0"/>
          <w:numId w:val="1179"/>
        </w:numPr>
        <w:ind w:left="403" w:hanging="403"/>
      </w:pPr>
      <w:r>
        <w:t xml:space="preserve">If </w:t>
      </w:r>
      <w:r>
        <w:rPr>
          <w:i/>
          <w:iCs/>
        </w:rPr>
        <w:t>hint</w:t>
      </w:r>
      <w:r>
        <w:t xml:space="preserve"> is </w:t>
      </w:r>
      <w:r w:rsidRPr="00E77497">
        <w:t>"</w:t>
      </w:r>
      <w:r>
        <w:rPr>
          <w:rFonts w:ascii="Courier New" w:hAnsi="Courier New" w:cs="Courier New"/>
          <w:b/>
        </w:rPr>
        <w:t>default</w:t>
      </w:r>
      <w:r w:rsidRPr="00E77497">
        <w:t>"</w:t>
      </w:r>
      <w:r>
        <w:t xml:space="preserve"> then,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 xml:space="preserve">. </w:t>
      </w:r>
    </w:p>
    <w:p w14:paraId="32562009" w14:textId="77777777" w:rsidR="005D37A2" w:rsidRDefault="005D37A2" w:rsidP="005D37A2">
      <w:pPr>
        <w:pStyle w:val="Alg4"/>
        <w:numPr>
          <w:ilvl w:val="0"/>
          <w:numId w:val="1179"/>
        </w:numPr>
        <w:spacing w:after="240"/>
      </w:pPr>
      <w:r>
        <w:t>Return the result of OrdinaryToPrimitive(</w:t>
      </w:r>
      <w:r>
        <w:rPr>
          <w:i/>
          <w:iCs/>
        </w:rPr>
        <w:t>argument,hint</w:t>
      </w:r>
      <w:r>
        <w:t>).</w:t>
      </w:r>
    </w:p>
    <w:p w14:paraId="2D17CACB" w14:textId="77777777" w:rsidR="005D37A2" w:rsidRPr="00E77497" w:rsidRDefault="005D37A2" w:rsidP="005D37A2">
      <w:pPr>
        <w:spacing w:before="240"/>
      </w:pPr>
      <w:r w:rsidRPr="00E77497">
        <w:t>When the</w:t>
      </w:r>
      <w:r>
        <w:t xml:space="preserve"> OrdinaryToPrimitive is called with arguments </w:t>
      </w:r>
      <w:r w:rsidRPr="00176804">
        <w:rPr>
          <w:rFonts w:ascii="Times New Roman" w:hAnsi="Times New Roman"/>
          <w:i/>
          <w:iCs/>
        </w:rPr>
        <w:t>O</w:t>
      </w:r>
      <w:r>
        <w:t xml:space="preserve"> and </w:t>
      </w:r>
      <w:r w:rsidRPr="00176804">
        <w:rPr>
          <w:rFonts w:ascii="Times New Roman" w:hAnsi="Times New Roman"/>
          <w:i/>
          <w:iCs/>
        </w:rPr>
        <w:t>hint</w:t>
      </w:r>
      <w:r>
        <w:t xml:space="preserve">, </w:t>
      </w:r>
      <w:r w:rsidRPr="00E77497">
        <w:t>the following steps are taken:</w:t>
      </w:r>
    </w:p>
    <w:p w14:paraId="04CB9934" w14:textId="77777777" w:rsidR="005D37A2" w:rsidRPr="001335EE" w:rsidRDefault="005D37A2" w:rsidP="005D37A2">
      <w:pPr>
        <w:pStyle w:val="Alg4"/>
        <w:numPr>
          <w:ilvl w:val="0"/>
          <w:numId w:val="1188"/>
        </w:numPr>
      </w:pPr>
      <w:r>
        <w:t>Assert: Type(</w:t>
      </w:r>
      <w:r>
        <w:rPr>
          <w:i/>
          <w:iCs/>
        </w:rPr>
        <w:t>O</w:t>
      </w:r>
      <w:r>
        <w:t>) is Object</w:t>
      </w:r>
    </w:p>
    <w:p w14:paraId="11C10FFF" w14:textId="77777777" w:rsidR="005D37A2" w:rsidRDefault="005D37A2" w:rsidP="005D37A2">
      <w:pPr>
        <w:pStyle w:val="Alg4"/>
        <w:numPr>
          <w:ilvl w:val="0"/>
          <w:numId w:val="1188"/>
        </w:numPr>
      </w:pPr>
      <w:r>
        <w:t>Assert: Type(</w:t>
      </w:r>
      <w:r>
        <w:rPr>
          <w:i/>
          <w:iCs/>
        </w:rPr>
        <w:t>hint</w:t>
      </w:r>
      <w:r>
        <w:t xml:space="preserve">) is String and its value is either </w:t>
      </w:r>
      <w:r w:rsidRPr="00E77497">
        <w:t>"</w:t>
      </w:r>
      <w:r>
        <w:rPr>
          <w:rFonts w:ascii="Courier New" w:hAnsi="Courier New" w:cs="Courier New"/>
          <w:b/>
        </w:rPr>
        <w:t>string</w:t>
      </w:r>
      <w:r w:rsidRPr="00E77497">
        <w:t>"</w:t>
      </w:r>
      <w:r>
        <w:t xml:space="preserve"> or </w:t>
      </w:r>
      <w:r w:rsidRPr="00E77497">
        <w:t>"</w:t>
      </w:r>
      <w:r>
        <w:rPr>
          <w:rFonts w:ascii="Courier New" w:hAnsi="Courier New" w:cs="Courier New"/>
          <w:b/>
        </w:rPr>
        <w:t>number</w:t>
      </w:r>
      <w:r w:rsidRPr="00E77497">
        <w:t>"</w:t>
      </w:r>
      <w:r>
        <w:t>.</w:t>
      </w:r>
    </w:p>
    <w:p w14:paraId="368F74A4" w14:textId="77777777" w:rsidR="005D37A2" w:rsidRDefault="005D37A2" w:rsidP="005D37A2">
      <w:pPr>
        <w:pStyle w:val="Alg4"/>
        <w:numPr>
          <w:ilvl w:val="0"/>
          <w:numId w:val="1188"/>
        </w:numPr>
      </w:pPr>
      <w:r>
        <w:t xml:space="preserve">If </w:t>
      </w:r>
      <w:r>
        <w:rPr>
          <w:i/>
          <w:iCs/>
        </w:rPr>
        <w:t>hint</w:t>
      </w:r>
      <w:r>
        <w:t xml:space="preserve"> is </w:t>
      </w:r>
      <w:r w:rsidRPr="00E77497">
        <w:t>"</w:t>
      </w:r>
      <w:r>
        <w:rPr>
          <w:rFonts w:ascii="Courier New" w:hAnsi="Courier New" w:cs="Courier New"/>
          <w:b/>
        </w:rPr>
        <w:t>string</w:t>
      </w:r>
      <w:r w:rsidRPr="00E77497">
        <w:t>"</w:t>
      </w:r>
      <w:r>
        <w:t>, then</w:t>
      </w:r>
    </w:p>
    <w:p w14:paraId="387A8A99" w14:textId="77777777" w:rsidR="005D37A2" w:rsidRDefault="005D37A2" w:rsidP="005D37A2">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toString</w:t>
      </w:r>
      <w:r w:rsidRPr="00E77497">
        <w:t>"</w:t>
      </w:r>
      <w:r>
        <w:t>.</w:t>
      </w:r>
    </w:p>
    <w:p w14:paraId="5023F350" w14:textId="77777777" w:rsidR="005D37A2" w:rsidRDefault="005D37A2" w:rsidP="005D37A2">
      <w:pPr>
        <w:pStyle w:val="Alg4"/>
        <w:numPr>
          <w:ilvl w:val="1"/>
          <w:numId w:val="1188"/>
        </w:numPr>
      </w:pPr>
      <w:r>
        <w:t xml:space="preserve">Let </w:t>
      </w:r>
      <w:r>
        <w:rPr>
          <w:i/>
          <w:iCs/>
        </w:rPr>
        <w:t xml:space="preserve">trySecond </w:t>
      </w:r>
      <w:r>
        <w:t xml:space="preserve"> be </w:t>
      </w:r>
      <w:r w:rsidRPr="00E77497">
        <w:t>"</w:t>
      </w:r>
      <w:r w:rsidRPr="00E77497">
        <w:rPr>
          <w:rFonts w:ascii="Courier New" w:hAnsi="Courier New" w:cs="Courier New"/>
          <w:b/>
        </w:rPr>
        <w:t>valueOf</w:t>
      </w:r>
      <w:r w:rsidRPr="00E77497">
        <w:t>"</w:t>
      </w:r>
      <w:r>
        <w:t>.</w:t>
      </w:r>
    </w:p>
    <w:p w14:paraId="0E3A14D7" w14:textId="77777777" w:rsidR="005D37A2" w:rsidRDefault="005D37A2" w:rsidP="005D37A2">
      <w:pPr>
        <w:pStyle w:val="Alg4"/>
        <w:numPr>
          <w:ilvl w:val="0"/>
          <w:numId w:val="1188"/>
        </w:numPr>
      </w:pPr>
      <w:r>
        <w:t>Else,</w:t>
      </w:r>
    </w:p>
    <w:p w14:paraId="653E283C" w14:textId="77777777" w:rsidR="005D37A2" w:rsidRDefault="005D37A2" w:rsidP="005D37A2">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valueOf</w:t>
      </w:r>
      <w:r w:rsidRPr="00E77497">
        <w:t>"</w:t>
      </w:r>
      <w:r>
        <w:t>.</w:t>
      </w:r>
    </w:p>
    <w:p w14:paraId="1C9A857A" w14:textId="77777777" w:rsidR="005D37A2" w:rsidRDefault="005D37A2" w:rsidP="005D37A2">
      <w:pPr>
        <w:pStyle w:val="Alg4"/>
        <w:numPr>
          <w:ilvl w:val="1"/>
          <w:numId w:val="1188"/>
        </w:numPr>
      </w:pPr>
      <w:r>
        <w:t xml:space="preserve">Let </w:t>
      </w:r>
      <w:r>
        <w:rPr>
          <w:i/>
          <w:iCs/>
        </w:rPr>
        <w:t xml:space="preserve">trySecond </w:t>
      </w:r>
      <w:r>
        <w:t xml:space="preserve">be </w:t>
      </w:r>
      <w:r w:rsidRPr="00E77497">
        <w:t>"</w:t>
      </w:r>
      <w:r w:rsidRPr="00E77497">
        <w:rPr>
          <w:rFonts w:ascii="Courier New" w:hAnsi="Courier New" w:cs="Courier New"/>
          <w:b/>
        </w:rPr>
        <w:t>toString</w:t>
      </w:r>
      <w:r w:rsidRPr="00E77497">
        <w:t>"</w:t>
      </w:r>
      <w:r>
        <w:t>.</w:t>
      </w:r>
    </w:p>
    <w:p w14:paraId="6EFF6093" w14:textId="77777777" w:rsidR="005D37A2" w:rsidRPr="00E77497" w:rsidRDefault="005D37A2" w:rsidP="005D37A2">
      <w:pPr>
        <w:pStyle w:val="Alg4"/>
        <w:numPr>
          <w:ilvl w:val="0"/>
          <w:numId w:val="1188"/>
        </w:numPr>
      </w:pPr>
      <w:r w:rsidRPr="00E77497">
        <w:t xml:space="preserve">Let </w:t>
      </w:r>
      <w:r>
        <w:rPr>
          <w:i/>
        </w:rPr>
        <w:t>first</w:t>
      </w:r>
      <w:r w:rsidRPr="00E77497">
        <w:t xml:space="preserve"> be the result of Get</w:t>
      </w:r>
      <w:r>
        <w:t>(</w:t>
      </w:r>
      <w:r w:rsidRPr="00E77497">
        <w:rPr>
          <w:i/>
        </w:rPr>
        <w:t>O</w:t>
      </w:r>
      <w:r>
        <w:t>,</w:t>
      </w:r>
      <w:r w:rsidRPr="00E77497">
        <w:t xml:space="preserve"> </w:t>
      </w:r>
      <w:r>
        <w:rPr>
          <w:i/>
          <w:iCs/>
        </w:rPr>
        <w:t>tryFirst</w:t>
      </w:r>
      <w:r>
        <w:t>)</w:t>
      </w:r>
      <w:r w:rsidRPr="00E77497">
        <w:t>.</w:t>
      </w:r>
    </w:p>
    <w:p w14:paraId="5628DDA3" w14:textId="77777777" w:rsidR="005D37A2" w:rsidRDefault="005D37A2" w:rsidP="005D37A2">
      <w:pPr>
        <w:pStyle w:val="Alg4"/>
        <w:numPr>
          <w:ilvl w:val="0"/>
          <w:numId w:val="1188"/>
        </w:numPr>
      </w:pPr>
      <w:r>
        <w:t>ReturnIfAbrupt(</w:t>
      </w:r>
      <w:r>
        <w:rPr>
          <w:i/>
        </w:rPr>
        <w:t>first</w:t>
      </w:r>
      <w:r>
        <w:t>).</w:t>
      </w:r>
    </w:p>
    <w:p w14:paraId="78CBA854" w14:textId="77777777" w:rsidR="005D37A2" w:rsidRPr="00E77497" w:rsidRDefault="005D37A2" w:rsidP="005D37A2">
      <w:pPr>
        <w:pStyle w:val="Alg4"/>
        <w:numPr>
          <w:ilvl w:val="0"/>
          <w:numId w:val="1188"/>
        </w:numPr>
      </w:pPr>
      <w:r w:rsidRPr="00E77497">
        <w:t>If IsCallable(</w:t>
      </w:r>
      <w:r>
        <w:rPr>
          <w:i/>
        </w:rPr>
        <w:t>first</w:t>
      </w:r>
      <w:r w:rsidRPr="00E77497">
        <w:rPr>
          <w:i/>
        </w:rPr>
        <w:t>)</w:t>
      </w:r>
      <w:r w:rsidRPr="00E77497">
        <w:t xml:space="preserve"> is </w:t>
      </w:r>
      <w:r w:rsidRPr="00E77497">
        <w:rPr>
          <w:b/>
        </w:rPr>
        <w:t xml:space="preserve">true </w:t>
      </w:r>
      <w:r w:rsidRPr="00E77497">
        <w:t>then,</w:t>
      </w:r>
    </w:p>
    <w:p w14:paraId="380590DB" w14:textId="77777777" w:rsidR="005D37A2" w:rsidRPr="00E77497" w:rsidRDefault="005D37A2" w:rsidP="005D37A2">
      <w:pPr>
        <w:pStyle w:val="Alg4"/>
        <w:numPr>
          <w:ilvl w:val="1"/>
          <w:numId w:val="1188"/>
        </w:numPr>
      </w:pPr>
      <w:r w:rsidRPr="00E77497">
        <w:t xml:space="preserve">Let </w:t>
      </w:r>
      <w:r>
        <w:rPr>
          <w:i/>
        </w:rPr>
        <w:t>result</w:t>
      </w:r>
      <w:r w:rsidRPr="00E77497">
        <w:t xml:space="preserve"> be the result of calling the [[Call]] internal method of </w:t>
      </w:r>
      <w:r>
        <w:rPr>
          <w:i/>
        </w:rPr>
        <w:t>first</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14:paraId="48930297" w14:textId="77777777" w:rsidR="005D37A2" w:rsidRDefault="005D37A2" w:rsidP="005D37A2">
      <w:pPr>
        <w:pStyle w:val="Alg4"/>
        <w:numPr>
          <w:ilvl w:val="1"/>
          <w:numId w:val="1188"/>
        </w:numPr>
      </w:pPr>
      <w:r>
        <w:t>ReturnIfAbrupt(</w:t>
      </w:r>
      <w:r>
        <w:rPr>
          <w:i/>
        </w:rPr>
        <w:t>result</w:t>
      </w:r>
      <w:r>
        <w:t>).</w:t>
      </w:r>
    </w:p>
    <w:p w14:paraId="4AD73D50" w14:textId="77777777" w:rsidR="005D37A2" w:rsidRDefault="005D37A2" w:rsidP="005D37A2">
      <w:pPr>
        <w:pStyle w:val="Alg4"/>
        <w:numPr>
          <w:ilvl w:val="1"/>
          <w:numId w:val="118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14:paraId="3E57F377" w14:textId="77777777" w:rsidR="005D37A2" w:rsidRPr="00E77497" w:rsidRDefault="005D37A2" w:rsidP="005D37A2">
      <w:pPr>
        <w:pStyle w:val="Alg4"/>
        <w:numPr>
          <w:ilvl w:val="0"/>
          <w:numId w:val="1188"/>
        </w:numPr>
      </w:pPr>
      <w:r w:rsidRPr="00E77497">
        <w:t xml:space="preserve">Let </w:t>
      </w:r>
      <w:r>
        <w:rPr>
          <w:i/>
        </w:rPr>
        <w:t>second</w:t>
      </w:r>
      <w:r w:rsidRPr="00E77497">
        <w:t xml:space="preserve"> be the result of Get</w:t>
      </w:r>
      <w:r>
        <w:t>(</w:t>
      </w:r>
      <w:r w:rsidRPr="00E77497">
        <w:rPr>
          <w:i/>
        </w:rPr>
        <w:t>O</w:t>
      </w:r>
      <w:r>
        <w:t>,</w:t>
      </w:r>
      <w:r w:rsidRPr="00E77497">
        <w:t xml:space="preserve"> </w:t>
      </w:r>
      <w:r>
        <w:rPr>
          <w:i/>
          <w:iCs/>
        </w:rPr>
        <w:t>trySecond</w:t>
      </w:r>
      <w:r>
        <w:t>)</w:t>
      </w:r>
      <w:r w:rsidRPr="00E77497">
        <w:t>.</w:t>
      </w:r>
    </w:p>
    <w:p w14:paraId="4F23E80F" w14:textId="77777777" w:rsidR="005D37A2" w:rsidRDefault="005D37A2" w:rsidP="005D37A2">
      <w:pPr>
        <w:pStyle w:val="Alg4"/>
        <w:numPr>
          <w:ilvl w:val="0"/>
          <w:numId w:val="1188"/>
        </w:numPr>
      </w:pPr>
      <w:r>
        <w:t>ReturnIfAbrupt(</w:t>
      </w:r>
      <w:r>
        <w:rPr>
          <w:i/>
        </w:rPr>
        <w:t>second</w:t>
      </w:r>
      <w:r>
        <w:t>).</w:t>
      </w:r>
    </w:p>
    <w:p w14:paraId="2F8A5A65" w14:textId="77777777" w:rsidR="005D37A2" w:rsidRPr="00E77497" w:rsidRDefault="005D37A2" w:rsidP="005D37A2">
      <w:pPr>
        <w:pStyle w:val="Alg4"/>
        <w:numPr>
          <w:ilvl w:val="0"/>
          <w:numId w:val="1188"/>
        </w:numPr>
      </w:pPr>
      <w:r w:rsidRPr="00E77497">
        <w:t>If IsCallable(</w:t>
      </w:r>
      <w:r>
        <w:rPr>
          <w:i/>
        </w:rPr>
        <w:t>second</w:t>
      </w:r>
      <w:r w:rsidRPr="00E77497">
        <w:rPr>
          <w:i/>
        </w:rPr>
        <w:t>)</w:t>
      </w:r>
      <w:r w:rsidRPr="00E77497">
        <w:t xml:space="preserve"> is </w:t>
      </w:r>
      <w:r w:rsidRPr="00E77497">
        <w:rPr>
          <w:b/>
        </w:rPr>
        <w:t>true</w:t>
      </w:r>
      <w:r w:rsidRPr="00E77497">
        <w:t xml:space="preserve"> then, </w:t>
      </w:r>
    </w:p>
    <w:p w14:paraId="69BAB173" w14:textId="77777777" w:rsidR="005D37A2" w:rsidRPr="00E77497" w:rsidRDefault="005D37A2" w:rsidP="005D37A2">
      <w:pPr>
        <w:pStyle w:val="Alg4"/>
        <w:numPr>
          <w:ilvl w:val="1"/>
          <w:numId w:val="1188"/>
        </w:numPr>
      </w:pPr>
      <w:r w:rsidRPr="00E77497">
        <w:t xml:space="preserve">Let </w:t>
      </w:r>
      <w:r>
        <w:rPr>
          <w:i/>
          <w:iCs/>
        </w:rPr>
        <w:t>result</w:t>
      </w:r>
      <w:r>
        <w:t xml:space="preserve"> </w:t>
      </w:r>
      <w:r w:rsidRPr="00E77497">
        <w:t xml:space="preserve">be the result of calling the [[Call]] internal method of </w:t>
      </w:r>
      <w:r>
        <w:rPr>
          <w:i/>
        </w:rPr>
        <w:t>second</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 xml:space="preserve">List as </w:t>
      </w:r>
      <w:r w:rsidRPr="00621C54">
        <w:rPr>
          <w:i/>
          <w:iCs/>
        </w:rPr>
        <w:t>argumentsList</w:t>
      </w:r>
      <w:r w:rsidRPr="00E77497">
        <w:t>.</w:t>
      </w:r>
    </w:p>
    <w:p w14:paraId="3A368409" w14:textId="77777777" w:rsidR="005D37A2" w:rsidRDefault="005D37A2" w:rsidP="005D37A2">
      <w:pPr>
        <w:pStyle w:val="Alg4"/>
        <w:numPr>
          <w:ilvl w:val="1"/>
          <w:numId w:val="1188"/>
        </w:numPr>
      </w:pPr>
      <w:r>
        <w:t>ReturnIfAbrupt(</w:t>
      </w:r>
      <w:r>
        <w:rPr>
          <w:i/>
          <w:iCs/>
        </w:rPr>
        <w:t>result</w:t>
      </w:r>
      <w:r>
        <w:t>).</w:t>
      </w:r>
    </w:p>
    <w:p w14:paraId="58741F64" w14:textId="77777777" w:rsidR="005D37A2" w:rsidRDefault="005D37A2" w:rsidP="005D37A2">
      <w:pPr>
        <w:pStyle w:val="Alg4"/>
        <w:numPr>
          <w:ilvl w:val="1"/>
          <w:numId w:val="118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14:paraId="79E51C29" w14:textId="77777777" w:rsidR="005D37A2" w:rsidRPr="00E77497" w:rsidRDefault="005D37A2" w:rsidP="005D37A2">
      <w:pPr>
        <w:pStyle w:val="Alg4"/>
        <w:numPr>
          <w:ilvl w:val="0"/>
          <w:numId w:val="1188"/>
        </w:numPr>
        <w:spacing w:after="120"/>
      </w:pPr>
      <w:r w:rsidRPr="00E77497">
        <w:t xml:space="preserve">Throw a </w:t>
      </w:r>
      <w:r w:rsidRPr="00E77497">
        <w:rPr>
          <w:b/>
        </w:rPr>
        <w:t>TypeError</w:t>
      </w:r>
      <w:r w:rsidRPr="00E77497">
        <w:t xml:space="preserve"> exception.</w:t>
      </w:r>
    </w:p>
    <w:p w14:paraId="6576531E" w14:textId="77777777" w:rsidR="005D37A2" w:rsidRPr="00E77497" w:rsidRDefault="005D37A2" w:rsidP="005D37A2">
      <w:pPr>
        <w:pStyle w:val="Note"/>
      </w:pPr>
      <w:r>
        <w:t>NOTE</w:t>
      </w:r>
      <w:r>
        <w:tab/>
      </w:r>
      <w:r w:rsidRPr="00E77497">
        <w:t xml:space="preserve">When </w:t>
      </w:r>
      <w:r>
        <w:t>ToPrimitive</w:t>
      </w:r>
      <w:r w:rsidRPr="00E77497">
        <w:t xml:space="preserve"> is called with no hint, then it </w:t>
      </w:r>
      <w:r>
        <w:t xml:space="preserve">generally </w:t>
      </w:r>
      <w:r w:rsidRPr="00E77497">
        <w:t>behaves as if the hint were Number</w:t>
      </w:r>
      <w:r>
        <w:t>.  However</w:t>
      </w:r>
      <w:r w:rsidRPr="00E77497">
        <w:t xml:space="preserve">, </w:t>
      </w:r>
      <w:r>
        <w:t>objects may over-ride this behaviour by defining a @@ToPrimitive method. Of the objects defined in this specification only</w:t>
      </w:r>
      <w:r w:rsidRPr="00E77497">
        <w:t xml:space="preserve"> Date object</w:t>
      </w:r>
      <w:r>
        <w:t>s</w:t>
      </w:r>
      <w:r w:rsidRPr="00E77497">
        <w:t xml:space="preserve"> (see </w:t>
      </w:r>
      <w:r w:rsidR="00CE51AB">
        <w:fldChar w:fldCharType="begin"/>
      </w:r>
      <w:r w:rsidR="00CE51AB">
        <w:instrText xml:space="preserve"> REF _Ref365549591 \r \h </w:instrText>
      </w:r>
      <w:r w:rsidR="00CE51AB">
        <w:fldChar w:fldCharType="separate"/>
      </w:r>
      <w:r w:rsidR="00D433E8">
        <w:t>20.3</w:t>
      </w:r>
      <w:r w:rsidR="00CE51AB">
        <w:fldChar w:fldCharType="end"/>
      </w:r>
      <w:r w:rsidRPr="00E77497">
        <w:t>)</w:t>
      </w:r>
      <w:r>
        <w:t xml:space="preserve"> over-ride the default ToPrimitive behaviour.</w:t>
      </w:r>
      <w:r w:rsidRPr="00E77497">
        <w:t xml:space="preserve"> </w:t>
      </w:r>
      <w:r>
        <w:t>Date objects treat no hint</w:t>
      </w:r>
      <w:r w:rsidRPr="00E77497">
        <w:t xml:space="preserve"> as if the hint were String.</w:t>
      </w:r>
    </w:p>
    <w:p w14:paraId="075F9A6A" w14:textId="77777777" w:rsidR="005D37A2" w:rsidRPr="00E77497" w:rsidRDefault="005D37A2" w:rsidP="005D37A2">
      <w:pPr>
        <w:pStyle w:val="30"/>
      </w:pPr>
      <w:bookmarkStart w:id="481" w:name="_Toc368050160"/>
      <w:r w:rsidRPr="00E77497">
        <w:t>ToBoolean</w:t>
      </w:r>
      <w:bookmarkEnd w:id="481"/>
    </w:p>
    <w:p w14:paraId="79B3994A" w14:textId="77777777" w:rsidR="005D37A2" w:rsidRPr="00E77497" w:rsidRDefault="005D37A2" w:rsidP="005D37A2">
      <w:r w:rsidRPr="00E77497">
        <w:t xml:space="preserve">The abstract operation ToBoolean converts its </w:t>
      </w:r>
      <w:r w:rsidRPr="00FE23BC">
        <w:rPr>
          <w:i/>
        </w:rPr>
        <w:t>argument</w:t>
      </w:r>
      <w:r w:rsidRPr="00E77497">
        <w:t xml:space="preserve"> to a value of type Boolean according to </w:t>
      </w:r>
      <w:r w:rsidR="00CF10B9">
        <w:fldChar w:fldCharType="begin"/>
      </w:r>
      <w:r w:rsidR="00CF10B9">
        <w:instrText xml:space="preserve"> REF _Ref365644808 \h </w:instrText>
      </w:r>
      <w:r w:rsidR="00CF10B9">
        <w:fldChar w:fldCharType="separate"/>
      </w:r>
      <w:r w:rsidR="00D433E8">
        <w:t xml:space="preserve">Table </w:t>
      </w:r>
      <w:r w:rsidR="00D433E8">
        <w:rPr>
          <w:noProof/>
        </w:rPr>
        <w:t>10</w:t>
      </w:r>
      <w:r w:rsidR="00CF10B9">
        <w:fldChar w:fldCharType="end"/>
      </w:r>
      <w:r w:rsidR="00CF10B9">
        <w:t>:</w:t>
      </w:r>
    </w:p>
    <w:p w14:paraId="7A0CA257" w14:textId="77777777" w:rsidR="005D37A2" w:rsidRPr="00E77497" w:rsidRDefault="005D37A2" w:rsidP="005D37A2">
      <w:pPr>
        <w:pStyle w:val="Tabletitle"/>
      </w:pPr>
      <w:bookmarkStart w:id="482" w:name="_Ref365644808"/>
      <w:r>
        <w:t xml:space="preserve">Table </w:t>
      </w:r>
      <w:r>
        <w:fldChar w:fldCharType="begin"/>
      </w:r>
      <w:r>
        <w:instrText xml:space="preserve"> SEQ Table \* ARABIC </w:instrText>
      </w:r>
      <w:r>
        <w:fldChar w:fldCharType="separate"/>
      </w:r>
      <w:r w:rsidR="00D433E8">
        <w:rPr>
          <w:noProof/>
        </w:rPr>
        <w:t>10</w:t>
      </w:r>
      <w:r>
        <w:fldChar w:fldCharType="end"/>
      </w:r>
      <w:bookmarkEnd w:id="482"/>
      <w:r w:rsidRPr="00E77497">
        <w:rPr>
          <w:rFonts w:eastAsia="Arial Unicode MS"/>
        </w:rPr>
        <w:t xml:space="preserve"> — </w:t>
      </w:r>
      <w:r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5D37A2" w:rsidRPr="00E77497" w14:paraId="3E88576F" w14:textId="77777777" w:rsidTr="005D37A2">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1BCEA8D" w14:textId="77777777" w:rsidR="005D37A2" w:rsidRPr="00E77497" w:rsidRDefault="005D37A2" w:rsidP="005D37A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577F024E" w14:textId="77777777" w:rsidR="005D37A2" w:rsidRPr="00E77497" w:rsidRDefault="005D37A2" w:rsidP="005D37A2">
            <w:pPr>
              <w:keepNext/>
              <w:shd w:val="solid" w:color="C0C0C0" w:fill="FFFFFF"/>
              <w:spacing w:after="0"/>
              <w:contextualSpacing/>
              <w:rPr>
                <w:b/>
                <w:i/>
                <w:shd w:val="solid" w:color="C0C0C0" w:fill="FFFFFF"/>
              </w:rPr>
            </w:pPr>
            <w:r w:rsidRPr="00E77497">
              <w:rPr>
                <w:b/>
                <w:i/>
                <w:shd w:val="solid" w:color="C0C0C0" w:fill="FFFFFF"/>
              </w:rPr>
              <w:t>Result</w:t>
            </w:r>
          </w:p>
        </w:tc>
      </w:tr>
      <w:tr w:rsidR="005D37A2" w:rsidRPr="00E77497" w14:paraId="20CD3C98" w14:textId="77777777" w:rsidTr="005D37A2">
        <w:trPr>
          <w:jc w:val="center"/>
        </w:trPr>
        <w:tc>
          <w:tcPr>
            <w:tcW w:w="1998" w:type="dxa"/>
            <w:tcBorders>
              <w:top w:val="nil"/>
            </w:tcBorders>
          </w:tcPr>
          <w:p w14:paraId="0F8F02C9" w14:textId="77777777" w:rsidR="005D37A2" w:rsidRPr="00E77497" w:rsidRDefault="005D37A2" w:rsidP="005D37A2">
            <w:pPr>
              <w:keepNext/>
              <w:spacing w:after="60"/>
            </w:pPr>
            <w:r>
              <w:t>Completion Record</w:t>
            </w:r>
          </w:p>
        </w:tc>
        <w:tc>
          <w:tcPr>
            <w:tcW w:w="6858" w:type="dxa"/>
            <w:tcBorders>
              <w:top w:val="nil"/>
            </w:tcBorders>
          </w:tcPr>
          <w:p w14:paraId="7C6A9B1A" w14:textId="77777777" w:rsidR="005D37A2" w:rsidRPr="00E77497" w:rsidRDefault="005D37A2" w:rsidP="005D37A2">
            <w:pPr>
              <w:keepNext/>
              <w:spacing w:after="60"/>
            </w:pPr>
            <w:r>
              <w:t xml:space="preserve">If </w:t>
            </w:r>
            <w:r w:rsidRPr="0039396D">
              <w:rPr>
                <w:i/>
              </w:rPr>
              <w:t>argument</w:t>
            </w:r>
            <w:r>
              <w:t xml:space="preserve"> is an abrupt completion, return the argument. Otherwise return ToBoolean(</w:t>
            </w:r>
            <w:r w:rsidRPr="0039396D">
              <w:rPr>
                <w:i/>
              </w:rPr>
              <w:t>argument</w:t>
            </w:r>
            <w:r>
              <w:t>.[[value]])</w:t>
            </w:r>
          </w:p>
        </w:tc>
      </w:tr>
      <w:tr w:rsidR="005D37A2" w:rsidRPr="00E77497" w14:paraId="4402923A" w14:textId="77777777" w:rsidTr="005D37A2">
        <w:trPr>
          <w:jc w:val="center"/>
        </w:trPr>
        <w:tc>
          <w:tcPr>
            <w:tcW w:w="1998" w:type="dxa"/>
            <w:tcBorders>
              <w:top w:val="nil"/>
            </w:tcBorders>
          </w:tcPr>
          <w:p w14:paraId="7C9A4857" w14:textId="77777777" w:rsidR="005D37A2" w:rsidRPr="00E77497" w:rsidRDefault="005D37A2" w:rsidP="005D37A2">
            <w:pPr>
              <w:keepNext/>
              <w:spacing w:after="60"/>
            </w:pPr>
            <w:r w:rsidRPr="00E77497">
              <w:t>Undefined</w:t>
            </w:r>
          </w:p>
        </w:tc>
        <w:tc>
          <w:tcPr>
            <w:tcW w:w="6858" w:type="dxa"/>
            <w:tcBorders>
              <w:top w:val="nil"/>
            </w:tcBorders>
          </w:tcPr>
          <w:p w14:paraId="45D6297E" w14:textId="77777777" w:rsidR="005D37A2" w:rsidRPr="00E77497" w:rsidRDefault="005D37A2" w:rsidP="005D37A2">
            <w:pPr>
              <w:keepNext/>
              <w:spacing w:after="60"/>
            </w:pPr>
            <w:r>
              <w:t>Return</w:t>
            </w:r>
            <w:r w:rsidRPr="00E77497">
              <w:t xml:space="preserve"> </w:t>
            </w:r>
            <w:r w:rsidRPr="00E77497">
              <w:rPr>
                <w:b/>
              </w:rPr>
              <w:t>false</w:t>
            </w:r>
          </w:p>
        </w:tc>
      </w:tr>
      <w:tr w:rsidR="005D37A2" w:rsidRPr="00E77497" w14:paraId="7BDFDFBB" w14:textId="77777777" w:rsidTr="005D37A2">
        <w:trPr>
          <w:jc w:val="center"/>
        </w:trPr>
        <w:tc>
          <w:tcPr>
            <w:tcW w:w="1998" w:type="dxa"/>
          </w:tcPr>
          <w:p w14:paraId="31B0918A" w14:textId="77777777" w:rsidR="005D37A2" w:rsidRPr="00E77497" w:rsidRDefault="005D37A2" w:rsidP="005D37A2">
            <w:pPr>
              <w:keepNext/>
              <w:spacing w:after="60"/>
            </w:pPr>
            <w:r w:rsidRPr="00E77497">
              <w:t>Null</w:t>
            </w:r>
          </w:p>
        </w:tc>
        <w:tc>
          <w:tcPr>
            <w:tcW w:w="6858" w:type="dxa"/>
          </w:tcPr>
          <w:p w14:paraId="5DCC2622" w14:textId="77777777" w:rsidR="005D37A2" w:rsidRPr="00E77497" w:rsidRDefault="005D37A2" w:rsidP="005D37A2">
            <w:pPr>
              <w:keepNext/>
              <w:spacing w:after="60"/>
            </w:pPr>
            <w:r>
              <w:t>Return</w:t>
            </w:r>
            <w:r w:rsidRPr="00E77497">
              <w:t xml:space="preserve"> </w:t>
            </w:r>
            <w:r w:rsidRPr="00E77497">
              <w:rPr>
                <w:b/>
              </w:rPr>
              <w:t>false</w:t>
            </w:r>
          </w:p>
        </w:tc>
      </w:tr>
      <w:tr w:rsidR="005D37A2" w:rsidRPr="00E77497" w14:paraId="309809CB" w14:textId="77777777" w:rsidTr="005D37A2">
        <w:trPr>
          <w:jc w:val="center"/>
        </w:trPr>
        <w:tc>
          <w:tcPr>
            <w:tcW w:w="1998" w:type="dxa"/>
          </w:tcPr>
          <w:p w14:paraId="56971306" w14:textId="77777777" w:rsidR="005D37A2" w:rsidRPr="00E77497" w:rsidRDefault="005D37A2" w:rsidP="005D37A2">
            <w:pPr>
              <w:keepNext/>
              <w:spacing w:after="60"/>
            </w:pPr>
            <w:r w:rsidRPr="00E77497">
              <w:t>Boolean</w:t>
            </w:r>
          </w:p>
        </w:tc>
        <w:tc>
          <w:tcPr>
            <w:tcW w:w="6858" w:type="dxa"/>
          </w:tcPr>
          <w:p w14:paraId="7CC1C463" w14:textId="77777777" w:rsidR="005D37A2" w:rsidRPr="00E77497" w:rsidRDefault="005D37A2" w:rsidP="005D37A2">
            <w:pPr>
              <w:keepNext/>
              <w:spacing w:after="60"/>
            </w:pPr>
            <w:r>
              <w:t>Return</w:t>
            </w:r>
            <w:r w:rsidRPr="00E77497">
              <w:t xml:space="preserve"> the input argument (no conversion).</w:t>
            </w:r>
          </w:p>
        </w:tc>
      </w:tr>
      <w:tr w:rsidR="005D37A2" w:rsidRPr="00E77497" w14:paraId="42974935" w14:textId="77777777" w:rsidTr="005D37A2">
        <w:trPr>
          <w:jc w:val="center"/>
        </w:trPr>
        <w:tc>
          <w:tcPr>
            <w:tcW w:w="1998" w:type="dxa"/>
          </w:tcPr>
          <w:p w14:paraId="53BC8617" w14:textId="77777777" w:rsidR="005D37A2" w:rsidRPr="00E77497" w:rsidRDefault="005D37A2" w:rsidP="005D37A2">
            <w:pPr>
              <w:keepNext/>
              <w:spacing w:after="60"/>
            </w:pPr>
            <w:r w:rsidRPr="00E77497">
              <w:t>Number</w:t>
            </w:r>
          </w:p>
        </w:tc>
        <w:tc>
          <w:tcPr>
            <w:tcW w:w="6858" w:type="dxa"/>
          </w:tcPr>
          <w:p w14:paraId="0270F5ED" w14:textId="77777777" w:rsidR="005D37A2" w:rsidRPr="00675B74" w:rsidRDefault="005D37A2" w:rsidP="005D37A2">
            <w:pPr>
              <w:keepNext/>
              <w:spacing w:after="60"/>
            </w:pPr>
            <w:r>
              <w:t>Return</w:t>
            </w:r>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r>
              <w:t>return</w:t>
            </w:r>
            <w:r w:rsidRPr="009C202C">
              <w:t xml:space="preserve"> </w:t>
            </w:r>
            <w:r w:rsidRPr="009C202C">
              <w:rPr>
                <w:b/>
              </w:rPr>
              <w:t>true</w:t>
            </w:r>
            <w:r w:rsidRPr="00675B74">
              <w:t xml:space="preserve">. </w:t>
            </w:r>
          </w:p>
        </w:tc>
      </w:tr>
      <w:tr w:rsidR="005D37A2" w:rsidRPr="00E77497" w14:paraId="2C1D33C9" w14:textId="77777777" w:rsidTr="005D37A2">
        <w:trPr>
          <w:jc w:val="center"/>
        </w:trPr>
        <w:tc>
          <w:tcPr>
            <w:tcW w:w="1998" w:type="dxa"/>
          </w:tcPr>
          <w:p w14:paraId="40E0545E" w14:textId="77777777" w:rsidR="005D37A2" w:rsidRPr="00E77497" w:rsidRDefault="005D37A2" w:rsidP="006A55CE">
            <w:pPr>
              <w:keepNext/>
              <w:spacing w:after="60"/>
            </w:pPr>
            <w:r w:rsidRPr="00E77497">
              <w:t>String</w:t>
            </w:r>
          </w:p>
        </w:tc>
        <w:tc>
          <w:tcPr>
            <w:tcW w:w="6858" w:type="dxa"/>
          </w:tcPr>
          <w:p w14:paraId="79116A05" w14:textId="77777777" w:rsidR="005D37A2" w:rsidRPr="00E77497" w:rsidRDefault="005D37A2" w:rsidP="005D37A2">
            <w:pPr>
              <w:keepNext/>
              <w:spacing w:after="60"/>
              <w:rPr>
                <w:rFonts w:ascii="Courier New" w:hAnsi="Courier New"/>
              </w:rPr>
            </w:pPr>
            <w:r>
              <w:t>Return</w:t>
            </w:r>
            <w:r w:rsidRPr="00E77497">
              <w:t xml:space="preserve"> </w:t>
            </w:r>
            <w:r w:rsidRPr="00E77497">
              <w:rPr>
                <w:b/>
              </w:rPr>
              <w:t>false</w:t>
            </w:r>
            <w:r w:rsidRPr="00E77497">
              <w:t xml:space="preserve"> if the argument is the empty String (its length is zero); otherwise </w:t>
            </w:r>
            <w:r>
              <w:t>return</w:t>
            </w:r>
            <w:r w:rsidRPr="00E77497">
              <w:t xml:space="preserve"> </w:t>
            </w:r>
            <w:r w:rsidRPr="00E77497">
              <w:rPr>
                <w:b/>
              </w:rPr>
              <w:t>true</w:t>
            </w:r>
            <w:r w:rsidRPr="00E77497">
              <w:t>.</w:t>
            </w:r>
          </w:p>
        </w:tc>
      </w:tr>
      <w:tr w:rsidR="006A55CE" w:rsidRPr="00E77497" w14:paraId="30155110" w14:textId="77777777" w:rsidTr="005D37A2">
        <w:trPr>
          <w:jc w:val="center"/>
          <w:ins w:id="483" w:author="Rev 19 Allen Wirfs-Brock" w:date="2013-09-24T17:00:00Z"/>
        </w:trPr>
        <w:tc>
          <w:tcPr>
            <w:tcW w:w="1998" w:type="dxa"/>
          </w:tcPr>
          <w:p w14:paraId="77586422" w14:textId="77777777" w:rsidR="006A55CE" w:rsidRPr="00E77497" w:rsidRDefault="006A55CE" w:rsidP="006A55CE">
            <w:pPr>
              <w:keepNext/>
              <w:tabs>
                <w:tab w:val="left" w:pos="1036"/>
              </w:tabs>
              <w:spacing w:after="60"/>
              <w:rPr>
                <w:ins w:id="484" w:author="Rev 19 Allen Wirfs-Brock" w:date="2013-09-24T17:00:00Z"/>
              </w:rPr>
            </w:pPr>
            <w:ins w:id="485" w:author="Rev 19 Allen Wirfs-Brock" w:date="2013-09-24T17:00:00Z">
              <w:r>
                <w:t>Symbol</w:t>
              </w:r>
            </w:ins>
          </w:p>
        </w:tc>
        <w:tc>
          <w:tcPr>
            <w:tcW w:w="6858" w:type="dxa"/>
          </w:tcPr>
          <w:p w14:paraId="15065C72" w14:textId="77777777" w:rsidR="006A55CE" w:rsidRDefault="006A55CE" w:rsidP="005D37A2">
            <w:pPr>
              <w:keepNext/>
              <w:spacing w:after="60"/>
              <w:rPr>
                <w:ins w:id="486" w:author="Rev 19 Allen Wirfs-Brock" w:date="2013-09-24T17:00:00Z"/>
              </w:rPr>
            </w:pPr>
            <w:ins w:id="487" w:author="Rev 19 Allen Wirfs-Brock" w:date="2013-09-24T17:01:00Z">
              <w:r>
                <w:t>Return</w:t>
              </w:r>
              <w:r w:rsidRPr="00E77497">
                <w:t xml:space="preserve"> </w:t>
              </w:r>
              <w:r w:rsidRPr="00E77497">
                <w:rPr>
                  <w:b/>
                </w:rPr>
                <w:t>true</w:t>
              </w:r>
            </w:ins>
          </w:p>
        </w:tc>
      </w:tr>
      <w:tr w:rsidR="005D37A2" w:rsidRPr="00E77497" w14:paraId="77EB304A" w14:textId="77777777" w:rsidTr="005D37A2">
        <w:trPr>
          <w:jc w:val="center"/>
        </w:trPr>
        <w:tc>
          <w:tcPr>
            <w:tcW w:w="1998" w:type="dxa"/>
          </w:tcPr>
          <w:p w14:paraId="3CD3AFE0" w14:textId="77777777" w:rsidR="005D37A2" w:rsidRPr="00E77497" w:rsidRDefault="005D37A2" w:rsidP="005D37A2">
            <w:pPr>
              <w:spacing w:after="60"/>
            </w:pPr>
            <w:r w:rsidRPr="00E77497">
              <w:t>Object</w:t>
            </w:r>
          </w:p>
        </w:tc>
        <w:tc>
          <w:tcPr>
            <w:tcW w:w="6858" w:type="dxa"/>
          </w:tcPr>
          <w:p w14:paraId="200EEEC8" w14:textId="77777777" w:rsidR="005D37A2" w:rsidRPr="00E77497" w:rsidRDefault="005D37A2" w:rsidP="005D37A2">
            <w:pPr>
              <w:spacing w:after="60"/>
            </w:pPr>
            <w:r>
              <w:t>Return</w:t>
            </w:r>
            <w:r w:rsidRPr="00E77497">
              <w:t xml:space="preserve"> </w:t>
            </w:r>
            <w:r w:rsidRPr="00E77497">
              <w:rPr>
                <w:b/>
              </w:rPr>
              <w:t>true</w:t>
            </w:r>
          </w:p>
        </w:tc>
      </w:tr>
    </w:tbl>
    <w:p w14:paraId="14A88B95" w14:textId="77777777" w:rsidR="005D37A2" w:rsidRPr="00E77497" w:rsidRDefault="005D37A2" w:rsidP="005D37A2"/>
    <w:p w14:paraId="20FFA0FB" w14:textId="77777777" w:rsidR="005D37A2" w:rsidRPr="00E77497" w:rsidRDefault="005D37A2" w:rsidP="005D37A2">
      <w:pPr>
        <w:pStyle w:val="30"/>
      </w:pPr>
      <w:bookmarkStart w:id="488" w:name="_Toc368050161"/>
      <w:r w:rsidRPr="00E77497">
        <w:t>ToNumber</w:t>
      </w:r>
      <w:bookmarkEnd w:id="488"/>
    </w:p>
    <w:p w14:paraId="09CF8C76" w14:textId="77777777" w:rsidR="005D37A2" w:rsidRPr="00E77497" w:rsidRDefault="005D37A2" w:rsidP="005D37A2">
      <w:pPr>
        <w:keepNext/>
      </w:pPr>
      <w:r w:rsidRPr="00E77497">
        <w:t xml:space="preserve">The abstract operation ToNumber converts its </w:t>
      </w:r>
      <w:r w:rsidRPr="0095410B">
        <w:rPr>
          <w:i/>
        </w:rPr>
        <w:t>argument</w:t>
      </w:r>
      <w:r w:rsidRPr="00E77497">
        <w:t xml:space="preserve"> to a value of type Number according to</w:t>
      </w:r>
      <w:r w:rsidR="00CF10B9">
        <w:t xml:space="preserve"> </w:t>
      </w:r>
      <w:r w:rsidR="00CF10B9">
        <w:fldChar w:fldCharType="begin"/>
      </w:r>
      <w:r w:rsidR="00CF10B9">
        <w:instrText xml:space="preserve"> REF _Ref365644809 \h </w:instrText>
      </w:r>
      <w:r w:rsidR="00CF10B9">
        <w:fldChar w:fldCharType="separate"/>
      </w:r>
      <w:r w:rsidR="00D433E8">
        <w:t xml:space="preserve">Table </w:t>
      </w:r>
      <w:r w:rsidR="00D433E8">
        <w:rPr>
          <w:noProof/>
        </w:rPr>
        <w:t>11</w:t>
      </w:r>
      <w:r w:rsidR="00CF10B9">
        <w:fldChar w:fldCharType="end"/>
      </w:r>
      <w:r w:rsidRPr="00E77497">
        <w:t>:</w:t>
      </w:r>
    </w:p>
    <w:p w14:paraId="7A4C4515" w14:textId="77777777" w:rsidR="005D37A2" w:rsidRPr="00E77497" w:rsidRDefault="005D37A2" w:rsidP="005D37A2">
      <w:pPr>
        <w:pStyle w:val="Tabletitle"/>
      </w:pPr>
      <w:bookmarkStart w:id="489" w:name="_Ref365644809"/>
      <w:r>
        <w:t xml:space="preserve">Table </w:t>
      </w:r>
      <w:r>
        <w:fldChar w:fldCharType="begin"/>
      </w:r>
      <w:r>
        <w:instrText xml:space="preserve"> SEQ Table \* ARABIC </w:instrText>
      </w:r>
      <w:r>
        <w:fldChar w:fldCharType="separate"/>
      </w:r>
      <w:r w:rsidR="00D433E8">
        <w:rPr>
          <w:noProof/>
        </w:rPr>
        <w:t>11</w:t>
      </w:r>
      <w:r>
        <w:fldChar w:fldCharType="end"/>
      </w:r>
      <w:bookmarkEnd w:id="489"/>
      <w:r w:rsidRPr="00E77497">
        <w:rPr>
          <w:rFonts w:eastAsia="Arial Unicode MS"/>
        </w:rPr>
        <w:t xml:space="preserve"> — </w:t>
      </w:r>
      <w:r w:rsidRPr="00E77497">
        <w:t>ToNumber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14:paraId="75BB6591" w14:textId="77777777" w:rsidTr="005D37A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B033C00"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2621B221"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14:paraId="58F30C9C" w14:textId="77777777" w:rsidTr="005D37A2">
        <w:trPr>
          <w:jc w:val="center"/>
        </w:trPr>
        <w:tc>
          <w:tcPr>
            <w:tcW w:w="1998" w:type="dxa"/>
            <w:tcBorders>
              <w:top w:val="nil"/>
            </w:tcBorders>
          </w:tcPr>
          <w:p w14:paraId="313453C1" w14:textId="77777777" w:rsidR="005D37A2" w:rsidRPr="00E77497" w:rsidRDefault="005D37A2" w:rsidP="005D37A2">
            <w:pPr>
              <w:keepNext/>
              <w:spacing w:after="60"/>
            </w:pPr>
            <w:r>
              <w:t>Completion Record</w:t>
            </w:r>
          </w:p>
        </w:tc>
        <w:tc>
          <w:tcPr>
            <w:tcW w:w="6858" w:type="dxa"/>
            <w:tcBorders>
              <w:top w:val="nil"/>
            </w:tcBorders>
          </w:tcPr>
          <w:p w14:paraId="3F7DD221" w14:textId="77777777" w:rsidR="005D37A2" w:rsidRPr="00E77497" w:rsidRDefault="005D37A2" w:rsidP="005D37A2">
            <w:pPr>
              <w:keepNext/>
              <w:spacing w:after="60"/>
            </w:pPr>
            <w:r>
              <w:t xml:space="preserve">If </w:t>
            </w:r>
            <w:r w:rsidRPr="0039396D">
              <w:rPr>
                <w:i/>
              </w:rPr>
              <w:t>argument</w:t>
            </w:r>
            <w:r>
              <w:t xml:space="preserve"> is an abrupt completion, return </w:t>
            </w:r>
            <w:r w:rsidRPr="0095410B">
              <w:rPr>
                <w:i/>
              </w:rPr>
              <w:t>argument</w:t>
            </w:r>
            <w:r>
              <w:t>. Otherwise return ToNumber(</w:t>
            </w:r>
            <w:r w:rsidRPr="0039396D">
              <w:rPr>
                <w:i/>
              </w:rPr>
              <w:t>argument</w:t>
            </w:r>
            <w:r>
              <w:t>.[[value]])</w:t>
            </w:r>
          </w:p>
        </w:tc>
      </w:tr>
      <w:tr w:rsidR="005D37A2" w:rsidRPr="00E77497" w14:paraId="540BBFF3" w14:textId="77777777" w:rsidTr="005D37A2">
        <w:trPr>
          <w:jc w:val="center"/>
        </w:trPr>
        <w:tc>
          <w:tcPr>
            <w:tcW w:w="1998" w:type="dxa"/>
            <w:tcBorders>
              <w:top w:val="nil"/>
            </w:tcBorders>
          </w:tcPr>
          <w:p w14:paraId="7F37A797" w14:textId="77777777" w:rsidR="005D37A2" w:rsidRPr="00E77497" w:rsidRDefault="005D37A2" w:rsidP="005D37A2">
            <w:pPr>
              <w:keepNext/>
              <w:spacing w:after="60"/>
            </w:pPr>
            <w:r w:rsidRPr="00E77497">
              <w:t>Undefined</w:t>
            </w:r>
          </w:p>
        </w:tc>
        <w:tc>
          <w:tcPr>
            <w:tcW w:w="6858" w:type="dxa"/>
            <w:tcBorders>
              <w:top w:val="nil"/>
            </w:tcBorders>
          </w:tcPr>
          <w:p w14:paraId="152553C7" w14:textId="77777777" w:rsidR="005D37A2" w:rsidRPr="00E77497" w:rsidRDefault="005D37A2" w:rsidP="005D37A2">
            <w:pPr>
              <w:keepNext/>
              <w:spacing w:after="60"/>
            </w:pPr>
            <w:r>
              <w:t>Return</w:t>
            </w:r>
            <w:r w:rsidRPr="00E77497">
              <w:t xml:space="preserve"> </w:t>
            </w:r>
            <w:r w:rsidRPr="00E77497">
              <w:rPr>
                <w:b/>
              </w:rPr>
              <w:t>NaN</w:t>
            </w:r>
          </w:p>
        </w:tc>
      </w:tr>
      <w:tr w:rsidR="005D37A2" w:rsidRPr="00E77497" w14:paraId="0810B75C" w14:textId="77777777" w:rsidTr="005D37A2">
        <w:trPr>
          <w:jc w:val="center"/>
        </w:trPr>
        <w:tc>
          <w:tcPr>
            <w:tcW w:w="1998" w:type="dxa"/>
          </w:tcPr>
          <w:p w14:paraId="61CFB221" w14:textId="77777777" w:rsidR="005D37A2" w:rsidRPr="00E77497" w:rsidRDefault="005D37A2" w:rsidP="005D37A2">
            <w:pPr>
              <w:keepNext/>
              <w:spacing w:after="60"/>
            </w:pPr>
            <w:r w:rsidRPr="00E77497">
              <w:t>Null</w:t>
            </w:r>
          </w:p>
        </w:tc>
        <w:tc>
          <w:tcPr>
            <w:tcW w:w="6858" w:type="dxa"/>
          </w:tcPr>
          <w:p w14:paraId="77F1888E" w14:textId="77777777" w:rsidR="005D37A2" w:rsidRPr="00E77497" w:rsidRDefault="005D37A2" w:rsidP="005D37A2">
            <w:pPr>
              <w:keepNext/>
              <w:spacing w:after="60"/>
            </w:pPr>
            <w:r>
              <w:t>Return</w:t>
            </w:r>
            <w:r w:rsidRPr="00E77497">
              <w:t xml:space="preserve"> </w:t>
            </w:r>
            <w:r w:rsidRPr="00E77497">
              <w:rPr>
                <w:b/>
              </w:rPr>
              <w:t>+0</w:t>
            </w:r>
          </w:p>
        </w:tc>
      </w:tr>
      <w:tr w:rsidR="005D37A2" w:rsidRPr="00E77497" w14:paraId="30701F07" w14:textId="77777777" w:rsidTr="005D37A2">
        <w:trPr>
          <w:jc w:val="center"/>
        </w:trPr>
        <w:tc>
          <w:tcPr>
            <w:tcW w:w="1998" w:type="dxa"/>
          </w:tcPr>
          <w:p w14:paraId="0456FCFF" w14:textId="77777777" w:rsidR="005D37A2" w:rsidRPr="00E77497" w:rsidRDefault="005D37A2" w:rsidP="005D37A2">
            <w:pPr>
              <w:keepNext/>
              <w:spacing w:after="60"/>
            </w:pPr>
            <w:r w:rsidRPr="00E77497">
              <w:t>Boolean</w:t>
            </w:r>
          </w:p>
        </w:tc>
        <w:tc>
          <w:tcPr>
            <w:tcW w:w="6858" w:type="dxa"/>
          </w:tcPr>
          <w:p w14:paraId="18347B6F" w14:textId="77777777" w:rsidR="005D37A2" w:rsidRPr="00E77497" w:rsidRDefault="005D37A2" w:rsidP="005D37A2">
            <w:pPr>
              <w:keepNext/>
              <w:spacing w:after="60"/>
            </w:pPr>
            <w:r>
              <w:t>Return</w:t>
            </w:r>
            <w:r w:rsidRPr="00E77497">
              <w:t xml:space="preserve"> </w:t>
            </w:r>
            <w:r w:rsidRPr="00E77497">
              <w:rPr>
                <w:b/>
              </w:rPr>
              <w:t>1</w:t>
            </w:r>
            <w:r w:rsidRPr="00E77497">
              <w:t xml:space="preserve"> if </w:t>
            </w:r>
            <w:r w:rsidRPr="0095410B">
              <w:rPr>
                <w:i/>
              </w:rPr>
              <w:t>argument</w:t>
            </w:r>
            <w:r w:rsidRPr="00E77497">
              <w:t xml:space="preserve"> is </w:t>
            </w:r>
            <w:r w:rsidRPr="00E77497">
              <w:rPr>
                <w:b/>
              </w:rPr>
              <w:t>true</w:t>
            </w:r>
            <w:r w:rsidRPr="00E77497">
              <w:t xml:space="preserve">. </w:t>
            </w:r>
            <w:r>
              <w:t>Return</w:t>
            </w:r>
            <w:r w:rsidRPr="00E77497">
              <w:t xml:space="preserve"> </w:t>
            </w:r>
            <w:r w:rsidRPr="00E77497">
              <w:rPr>
                <w:b/>
              </w:rPr>
              <w:t>+0</w:t>
            </w:r>
            <w:r w:rsidRPr="00E77497">
              <w:t xml:space="preserve"> if </w:t>
            </w:r>
            <w:r w:rsidRPr="0095410B">
              <w:rPr>
                <w:i/>
              </w:rPr>
              <w:t>argument</w:t>
            </w:r>
            <w:r w:rsidRPr="00E77497">
              <w:t xml:space="preserve"> is </w:t>
            </w:r>
            <w:r w:rsidRPr="00E77497">
              <w:rPr>
                <w:b/>
              </w:rPr>
              <w:t>false</w:t>
            </w:r>
            <w:r w:rsidRPr="00E77497">
              <w:t>.</w:t>
            </w:r>
          </w:p>
        </w:tc>
      </w:tr>
      <w:tr w:rsidR="005D37A2" w:rsidRPr="00E77497" w14:paraId="5F6A2292" w14:textId="77777777" w:rsidTr="005D37A2">
        <w:trPr>
          <w:jc w:val="center"/>
        </w:trPr>
        <w:tc>
          <w:tcPr>
            <w:tcW w:w="1998" w:type="dxa"/>
          </w:tcPr>
          <w:p w14:paraId="586310E1" w14:textId="77777777" w:rsidR="005D37A2" w:rsidRPr="00E77497" w:rsidRDefault="005D37A2" w:rsidP="005D37A2">
            <w:pPr>
              <w:keepNext/>
              <w:spacing w:after="60"/>
            </w:pPr>
            <w:r w:rsidRPr="00E77497">
              <w:t>Number</w:t>
            </w:r>
          </w:p>
        </w:tc>
        <w:tc>
          <w:tcPr>
            <w:tcW w:w="6858" w:type="dxa"/>
          </w:tcPr>
          <w:p w14:paraId="6B8B7090" w14:textId="77777777" w:rsidR="005D37A2" w:rsidRPr="00E77497" w:rsidRDefault="005D37A2" w:rsidP="005D37A2">
            <w:pPr>
              <w:keepNext/>
              <w:spacing w:after="60"/>
            </w:pPr>
            <w:r>
              <w:t>Return</w:t>
            </w:r>
            <w:r w:rsidRPr="00E77497">
              <w:t xml:space="preserve"> </w:t>
            </w:r>
            <w:r w:rsidRPr="0095410B">
              <w:rPr>
                <w:i/>
              </w:rPr>
              <w:t>argument</w:t>
            </w:r>
            <w:r w:rsidRPr="00E77497">
              <w:t xml:space="preserve"> (no conversion).</w:t>
            </w:r>
          </w:p>
        </w:tc>
      </w:tr>
      <w:tr w:rsidR="005D37A2" w:rsidRPr="00E77497" w14:paraId="68169A1B" w14:textId="77777777" w:rsidTr="005D37A2">
        <w:trPr>
          <w:jc w:val="center"/>
        </w:trPr>
        <w:tc>
          <w:tcPr>
            <w:tcW w:w="1998" w:type="dxa"/>
          </w:tcPr>
          <w:p w14:paraId="05BD285D" w14:textId="77777777" w:rsidR="005D37A2" w:rsidRPr="00E77497" w:rsidRDefault="005D37A2" w:rsidP="006A55CE">
            <w:pPr>
              <w:keepNext/>
              <w:spacing w:after="60"/>
            </w:pPr>
            <w:r w:rsidRPr="00E77497">
              <w:t>String</w:t>
            </w:r>
          </w:p>
        </w:tc>
        <w:tc>
          <w:tcPr>
            <w:tcW w:w="6858" w:type="dxa"/>
          </w:tcPr>
          <w:p w14:paraId="44C22BC9" w14:textId="77777777" w:rsidR="005D37A2" w:rsidRPr="00E77497" w:rsidRDefault="005D37A2" w:rsidP="005D37A2">
            <w:pPr>
              <w:keepNext/>
              <w:spacing w:after="60"/>
            </w:pPr>
            <w:r w:rsidRPr="00E77497">
              <w:t>See grammar and note below.</w:t>
            </w:r>
          </w:p>
        </w:tc>
      </w:tr>
      <w:tr w:rsidR="006A55CE" w:rsidRPr="00E77497" w14:paraId="628778FA" w14:textId="77777777" w:rsidTr="005D37A2">
        <w:trPr>
          <w:jc w:val="center"/>
          <w:ins w:id="490" w:author="Rev 19 Allen Wirfs-Brock" w:date="2013-09-24T17:01:00Z"/>
        </w:trPr>
        <w:tc>
          <w:tcPr>
            <w:tcW w:w="1998" w:type="dxa"/>
          </w:tcPr>
          <w:p w14:paraId="4622E0B7" w14:textId="77777777" w:rsidR="006A55CE" w:rsidRPr="00E77497" w:rsidRDefault="006A55CE" w:rsidP="006A55CE">
            <w:pPr>
              <w:keepNext/>
              <w:tabs>
                <w:tab w:val="left" w:pos="1036"/>
              </w:tabs>
              <w:spacing w:after="60"/>
              <w:rPr>
                <w:ins w:id="491" w:author="Rev 19 Allen Wirfs-Brock" w:date="2013-09-24T17:01:00Z"/>
              </w:rPr>
            </w:pPr>
            <w:ins w:id="492" w:author="Rev 19 Allen Wirfs-Brock" w:date="2013-09-24T17:02:00Z">
              <w:r>
                <w:t>Symbol</w:t>
              </w:r>
            </w:ins>
          </w:p>
        </w:tc>
        <w:tc>
          <w:tcPr>
            <w:tcW w:w="6858" w:type="dxa"/>
          </w:tcPr>
          <w:p w14:paraId="43139D54" w14:textId="77777777" w:rsidR="006A55CE" w:rsidRPr="00E77497" w:rsidRDefault="006A55CE" w:rsidP="005D37A2">
            <w:pPr>
              <w:keepNext/>
              <w:spacing w:after="60"/>
              <w:rPr>
                <w:ins w:id="493" w:author="Rev 19 Allen Wirfs-Brock" w:date="2013-09-24T17:01:00Z"/>
              </w:rPr>
            </w:pPr>
            <w:ins w:id="494" w:author="Rev 19 Allen Wirfs-Brock" w:date="2013-09-24T17:02:00Z">
              <w:r>
                <w:t>Return</w:t>
              </w:r>
              <w:r w:rsidRPr="00E77497">
                <w:t xml:space="preserve"> </w:t>
              </w:r>
              <w:r w:rsidRPr="00E77497">
                <w:rPr>
                  <w:b/>
                </w:rPr>
                <w:t>NaN</w:t>
              </w:r>
            </w:ins>
          </w:p>
        </w:tc>
      </w:tr>
      <w:tr w:rsidR="005D37A2" w:rsidRPr="00E77497" w14:paraId="42334C04" w14:textId="77777777" w:rsidTr="005D37A2">
        <w:trPr>
          <w:jc w:val="center"/>
        </w:trPr>
        <w:tc>
          <w:tcPr>
            <w:tcW w:w="1998" w:type="dxa"/>
          </w:tcPr>
          <w:p w14:paraId="02390A62" w14:textId="77777777" w:rsidR="005D37A2" w:rsidRPr="00E77497" w:rsidRDefault="005D37A2" w:rsidP="005D37A2">
            <w:pPr>
              <w:keepNext/>
              <w:spacing w:after="60"/>
            </w:pPr>
            <w:r w:rsidRPr="00E77497">
              <w:t>Object</w:t>
            </w:r>
          </w:p>
        </w:tc>
        <w:tc>
          <w:tcPr>
            <w:tcW w:w="6858" w:type="dxa"/>
          </w:tcPr>
          <w:p w14:paraId="614FF2DE" w14:textId="77777777" w:rsidR="005D37A2" w:rsidRPr="00E77497" w:rsidRDefault="005D37A2" w:rsidP="005D37A2">
            <w:pPr>
              <w:keepNext/>
              <w:tabs>
                <w:tab w:val="left" w:pos="360"/>
              </w:tabs>
              <w:spacing w:after="60"/>
            </w:pPr>
            <w:r w:rsidRPr="00E77497">
              <w:t>Apply the following steps:</w:t>
            </w:r>
          </w:p>
          <w:p w14:paraId="5325215D" w14:textId="77777777" w:rsidR="005D37A2" w:rsidRPr="00E77497" w:rsidRDefault="005D37A2" w:rsidP="005D37A2">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r w:rsidRPr="00E77497">
              <w:rPr>
                <w:rFonts w:ascii="Times New Roman" w:hAnsi="Times New Roman"/>
                <w:i/>
              </w:rPr>
              <w:t>argument</w:t>
            </w:r>
            <w:r w:rsidRPr="00E77497">
              <w:rPr>
                <w:rFonts w:ascii="Times New Roman" w:hAnsi="Times New Roman"/>
              </w:rPr>
              <w:t>, hint Number).</w:t>
            </w:r>
          </w:p>
          <w:p w14:paraId="527DE126" w14:textId="77777777" w:rsidR="005D37A2" w:rsidRPr="00E77497" w:rsidRDefault="005D37A2" w:rsidP="005D37A2">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r w:rsidRPr="00E77497">
              <w:rPr>
                <w:rFonts w:ascii="Times New Roman" w:hAnsi="Times New Roman"/>
              </w:rPr>
              <w:t>).</w:t>
            </w:r>
          </w:p>
        </w:tc>
      </w:tr>
    </w:tbl>
    <w:p w14:paraId="44F80DCB" w14:textId="77777777" w:rsidR="005D37A2" w:rsidRPr="00E77497" w:rsidRDefault="005D37A2" w:rsidP="005D37A2"/>
    <w:p w14:paraId="7B360480" w14:textId="77777777" w:rsidR="005D37A2" w:rsidRPr="00E77497" w:rsidRDefault="005D37A2" w:rsidP="005D37A2">
      <w:pPr>
        <w:pStyle w:val="40"/>
      </w:pPr>
      <w:bookmarkStart w:id="495" w:name="_Ref365537464"/>
      <w:r w:rsidRPr="00E77497">
        <w:t>ToNumber Applied to the String Type</w:t>
      </w:r>
      <w:bookmarkEnd w:id="495"/>
    </w:p>
    <w:p w14:paraId="6257A7F2" w14:textId="77777777" w:rsidR="005D37A2" w:rsidRPr="00E77497" w:rsidRDefault="005D37A2" w:rsidP="005D37A2">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57D2DC15" w14:textId="77777777" w:rsidR="005D37A2" w:rsidRPr="00E77497" w:rsidRDefault="005D37A2" w:rsidP="005D37A2">
      <w:pPr>
        <w:pStyle w:val="Syntax"/>
      </w:pPr>
      <w:r w:rsidRPr="00E77497">
        <w:t xml:space="preserve">Syntax </w:t>
      </w:r>
    </w:p>
    <w:p w14:paraId="4F52046B" w14:textId="77777777" w:rsidR="005D37A2" w:rsidRPr="00E77497" w:rsidRDefault="005D37A2" w:rsidP="005D37A2">
      <w:pPr>
        <w:pStyle w:val="SyntaxRule"/>
      </w:pPr>
      <w:r w:rsidRPr="00E77497">
        <w:t xml:space="preserve">StringNumericLiteral </w:t>
      </w:r>
      <w:r w:rsidRPr="00E77497">
        <w:rPr>
          <w:rFonts w:ascii="Arial" w:hAnsi="Arial"/>
          <w:b/>
          <w:i w:val="0"/>
        </w:rPr>
        <w:t>:::</w:t>
      </w:r>
    </w:p>
    <w:p w14:paraId="18806134" w14:textId="77777777" w:rsidR="005D37A2" w:rsidRPr="00E77497" w:rsidRDefault="005D37A2" w:rsidP="005D37A2">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101DC3B0" w14:textId="77777777" w:rsidR="005D37A2" w:rsidRPr="00E77497" w:rsidRDefault="005D37A2" w:rsidP="005D37A2">
      <w:pPr>
        <w:pStyle w:val="SyntaxRule"/>
      </w:pPr>
      <w:r w:rsidRPr="00E77497">
        <w:t xml:space="preserve">StrWhiteSpace </w:t>
      </w:r>
      <w:r w:rsidRPr="00E77497">
        <w:rPr>
          <w:rFonts w:ascii="Arial" w:hAnsi="Arial"/>
          <w:b/>
          <w:i w:val="0"/>
        </w:rPr>
        <w:t>:::</w:t>
      </w:r>
    </w:p>
    <w:p w14:paraId="60E8E877" w14:textId="77777777" w:rsidR="005D37A2" w:rsidRPr="00E77497" w:rsidRDefault="005D37A2" w:rsidP="005D37A2">
      <w:pPr>
        <w:pStyle w:val="SyntaxDefinition"/>
      </w:pPr>
      <w:r w:rsidRPr="00E77497">
        <w:t>StrWhiteSpaceChar StrWhiteSpace</w:t>
      </w:r>
      <w:r w:rsidRPr="00E77497">
        <w:rPr>
          <w:rFonts w:ascii="Arial" w:hAnsi="Arial" w:cs="Arial"/>
          <w:i w:val="0"/>
          <w:vertAlign w:val="subscript"/>
        </w:rPr>
        <w:t>opt</w:t>
      </w:r>
    </w:p>
    <w:p w14:paraId="622AF98A" w14:textId="77777777" w:rsidR="005D37A2" w:rsidRPr="00E77497" w:rsidRDefault="005D37A2" w:rsidP="005D37A2">
      <w:pPr>
        <w:pStyle w:val="SyntaxRule"/>
      </w:pPr>
      <w:r w:rsidRPr="00E77497">
        <w:t xml:space="preserve">StrWhiteSpaceChar </w:t>
      </w:r>
      <w:r w:rsidRPr="00E77497">
        <w:rPr>
          <w:rFonts w:ascii="Arial" w:hAnsi="Arial"/>
          <w:b/>
          <w:i w:val="0"/>
        </w:rPr>
        <w:t>:::</w:t>
      </w:r>
    </w:p>
    <w:p w14:paraId="25B41AF2" w14:textId="77777777" w:rsidR="005D37A2" w:rsidRPr="00E77497" w:rsidRDefault="005D37A2" w:rsidP="005D37A2">
      <w:pPr>
        <w:pStyle w:val="SyntaxDefinition"/>
      </w:pPr>
      <w:r w:rsidRPr="00E77497">
        <w:t>WhiteSpace</w:t>
      </w:r>
      <w:r w:rsidRPr="00E77497">
        <w:br/>
        <w:t>LineTerminator</w:t>
      </w:r>
    </w:p>
    <w:p w14:paraId="097A7A67" w14:textId="77777777" w:rsidR="005D37A2" w:rsidRPr="00E77497" w:rsidRDefault="005D37A2" w:rsidP="005D37A2">
      <w:pPr>
        <w:pStyle w:val="SyntaxRule"/>
      </w:pPr>
      <w:r w:rsidRPr="00E77497">
        <w:t xml:space="preserve">StrNumericLiteral </w:t>
      </w:r>
      <w:r w:rsidRPr="00E77497">
        <w:rPr>
          <w:rFonts w:ascii="Arial" w:hAnsi="Arial"/>
          <w:b/>
          <w:i w:val="0"/>
        </w:rPr>
        <w:t>:::</w:t>
      </w:r>
    </w:p>
    <w:p w14:paraId="3AB675A5" w14:textId="77777777" w:rsidR="005D37A2" w:rsidRPr="00E77497" w:rsidRDefault="005D37A2" w:rsidP="005D37A2">
      <w:pPr>
        <w:pStyle w:val="SyntaxDefinition"/>
      </w:pPr>
      <w:r w:rsidRPr="00E77497">
        <w:t>StrDecimalLiteral</w:t>
      </w:r>
      <w:r w:rsidRPr="00E77497">
        <w:br/>
        <w:t>HexIntegerLiteral</w:t>
      </w:r>
    </w:p>
    <w:p w14:paraId="04CC0593" w14:textId="77777777" w:rsidR="005D37A2" w:rsidRPr="00E77497" w:rsidRDefault="005D37A2" w:rsidP="005D37A2">
      <w:pPr>
        <w:pStyle w:val="SyntaxRule"/>
      </w:pPr>
      <w:r w:rsidRPr="00E77497">
        <w:t xml:space="preserve">StrDecimalLiteral </w:t>
      </w:r>
      <w:r w:rsidRPr="00E77497">
        <w:rPr>
          <w:rFonts w:ascii="Arial" w:hAnsi="Arial"/>
          <w:b/>
          <w:i w:val="0"/>
        </w:rPr>
        <w:t>:::</w:t>
      </w:r>
    </w:p>
    <w:p w14:paraId="21FE8895" w14:textId="77777777" w:rsidR="005D37A2" w:rsidRPr="00E77497" w:rsidRDefault="005D37A2" w:rsidP="005D37A2">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3CCA8E1A" w14:textId="77777777" w:rsidR="005D37A2" w:rsidRPr="00E77497" w:rsidRDefault="005D37A2" w:rsidP="005D37A2">
      <w:pPr>
        <w:pStyle w:val="SyntaxRule"/>
      </w:pPr>
      <w:r w:rsidRPr="00E77497">
        <w:t xml:space="preserve">StrUnsignedDecimalLiteral </w:t>
      </w:r>
      <w:r w:rsidRPr="00E77497">
        <w:rPr>
          <w:rFonts w:ascii="Arial" w:hAnsi="Arial"/>
          <w:b/>
          <w:i w:val="0"/>
        </w:rPr>
        <w:t>:::</w:t>
      </w:r>
    </w:p>
    <w:p w14:paraId="41BA4A58" w14:textId="77777777" w:rsidR="005D37A2" w:rsidRPr="00E77497" w:rsidRDefault="005D37A2" w:rsidP="005D37A2">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22C2F613" w14:textId="77777777" w:rsidR="005D37A2" w:rsidRPr="00E77497" w:rsidRDefault="005D37A2" w:rsidP="005D37A2">
      <w:pPr>
        <w:pStyle w:val="SyntaxRule"/>
      </w:pPr>
      <w:r w:rsidRPr="00E77497">
        <w:t xml:space="preserve">DecimalDigits </w:t>
      </w:r>
      <w:r w:rsidRPr="00E77497">
        <w:rPr>
          <w:rFonts w:ascii="Arial" w:hAnsi="Arial"/>
          <w:b/>
          <w:i w:val="0"/>
        </w:rPr>
        <w:t>:::</w:t>
      </w:r>
    </w:p>
    <w:p w14:paraId="2C670428" w14:textId="77777777" w:rsidR="005D37A2" w:rsidRPr="00E77497" w:rsidRDefault="005D37A2" w:rsidP="005D37A2">
      <w:pPr>
        <w:pStyle w:val="SyntaxDefinition"/>
      </w:pPr>
      <w:r w:rsidRPr="00E77497">
        <w:t>DecimalDigit</w:t>
      </w:r>
      <w:r w:rsidRPr="00E77497">
        <w:br/>
        <w:t>DecimalDigits DecimalDigit</w:t>
      </w:r>
    </w:p>
    <w:p w14:paraId="0717306D" w14:textId="77777777" w:rsidR="005D37A2" w:rsidRPr="00E77497" w:rsidRDefault="005D37A2" w:rsidP="005D37A2">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1FA97A6D" w14:textId="77777777"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0  1  2  3  4  5  6  7  8  9</w:t>
      </w:r>
    </w:p>
    <w:p w14:paraId="43CA5D3F" w14:textId="77777777" w:rsidR="005D37A2" w:rsidRPr="00E77497" w:rsidRDefault="005D37A2" w:rsidP="005D37A2">
      <w:pPr>
        <w:pStyle w:val="SyntaxRule"/>
      </w:pPr>
      <w:r w:rsidRPr="00E77497">
        <w:t xml:space="preserve">ExponentPart </w:t>
      </w:r>
      <w:r w:rsidRPr="00E77497">
        <w:rPr>
          <w:rFonts w:ascii="Arial" w:hAnsi="Arial"/>
          <w:b/>
          <w:i w:val="0"/>
        </w:rPr>
        <w:t>:::</w:t>
      </w:r>
    </w:p>
    <w:p w14:paraId="456815D3" w14:textId="77777777" w:rsidR="005D37A2" w:rsidRPr="00E77497" w:rsidRDefault="005D37A2" w:rsidP="005D37A2">
      <w:pPr>
        <w:pStyle w:val="SyntaxDefinition"/>
      </w:pPr>
      <w:r w:rsidRPr="00E77497">
        <w:t>ExponentIndicator SignedInteger</w:t>
      </w:r>
    </w:p>
    <w:p w14:paraId="451A149F" w14:textId="77777777" w:rsidR="005D37A2" w:rsidRPr="00E77497" w:rsidRDefault="005D37A2" w:rsidP="005D37A2">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1495F0DB" w14:textId="77777777"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e  E</w:t>
      </w:r>
    </w:p>
    <w:p w14:paraId="5745B3E9" w14:textId="77777777" w:rsidR="005D37A2" w:rsidRPr="00E77497" w:rsidRDefault="005D37A2" w:rsidP="005D37A2">
      <w:pPr>
        <w:pStyle w:val="SyntaxRule"/>
      </w:pPr>
      <w:r w:rsidRPr="00E77497">
        <w:t xml:space="preserve">SignedInteger </w:t>
      </w:r>
      <w:r w:rsidRPr="00E77497">
        <w:rPr>
          <w:rFonts w:ascii="Arial" w:hAnsi="Arial"/>
          <w:b/>
          <w:i w:val="0"/>
        </w:rPr>
        <w:t>:::</w:t>
      </w:r>
    </w:p>
    <w:p w14:paraId="2813CDE2" w14:textId="77777777" w:rsidR="005D37A2" w:rsidRPr="00E77497" w:rsidRDefault="005D37A2" w:rsidP="005D37A2">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1ACE2195" w14:textId="77777777" w:rsidR="005D37A2" w:rsidRPr="00E77497" w:rsidRDefault="005D37A2" w:rsidP="005D37A2">
      <w:pPr>
        <w:pStyle w:val="SyntaxRule"/>
      </w:pPr>
      <w:r w:rsidRPr="00E77497">
        <w:t xml:space="preserve">HexIntegerLiteral </w:t>
      </w:r>
      <w:r w:rsidRPr="00E77497">
        <w:rPr>
          <w:rFonts w:ascii="Arial" w:hAnsi="Arial"/>
          <w:b/>
          <w:i w:val="0"/>
        </w:rPr>
        <w:t>:::</w:t>
      </w:r>
    </w:p>
    <w:p w14:paraId="70EB19BB" w14:textId="77777777" w:rsidR="005D37A2" w:rsidRPr="00E77497" w:rsidRDefault="005D37A2" w:rsidP="005D37A2">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06471B84" w14:textId="77777777" w:rsidR="005D37A2" w:rsidRPr="00E77497" w:rsidRDefault="005D37A2" w:rsidP="005D37A2">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70F73EBD" w14:textId="77777777"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582EC3CE" w14:textId="77777777" w:rsidR="005D37A2" w:rsidRPr="00E77497" w:rsidRDefault="005D37A2" w:rsidP="005D37A2">
      <w:pPr>
        <w:pStyle w:val="Note"/>
        <w:contextualSpacing/>
      </w:pPr>
      <w:r>
        <w:t>NOTE</w:t>
      </w:r>
      <w:r>
        <w:tab/>
      </w:r>
      <w:r w:rsidRPr="00E77497">
        <w:t xml:space="preserve">Some differences should be noted between the syntax of a </w:t>
      </w:r>
      <w:r w:rsidRPr="00E77497">
        <w:rPr>
          <w:rStyle w:val="bnf"/>
        </w:rPr>
        <w:t>StringNumericLiteral</w:t>
      </w:r>
      <w:r w:rsidRPr="00E77497">
        <w:t xml:space="preserve"> and a </w:t>
      </w:r>
      <w:r w:rsidRPr="00E77497">
        <w:rPr>
          <w:rStyle w:val="bnf"/>
        </w:rPr>
        <w:t>NumericLiteral</w:t>
      </w:r>
      <w:r w:rsidRPr="00E77497">
        <w:t xml:space="preserve"> (see </w:t>
      </w:r>
      <w:r w:rsidR="00C04626">
        <w:fldChar w:fldCharType="begin"/>
      </w:r>
      <w:r w:rsidR="00C04626">
        <w:instrText xml:space="preserve"> REF _Ref424530746 \r \h </w:instrText>
      </w:r>
      <w:r w:rsidR="00C04626">
        <w:fldChar w:fldCharType="separate"/>
      </w:r>
      <w:r w:rsidR="00D433E8">
        <w:t>11.8.3</w:t>
      </w:r>
      <w:r w:rsidR="00C04626">
        <w:fldChar w:fldCharType="end"/>
      </w:r>
      <w:r w:rsidRPr="00E77497">
        <w:t>):</w:t>
      </w:r>
    </w:p>
    <w:p w14:paraId="151AAC73" w14:textId="77777777"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3B567FDC" w14:textId="77777777"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0073EABA" w14:textId="77777777"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7A007FD7" w14:textId="77777777" w:rsidR="005D37A2"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003543A3" w14:textId="77777777" w:rsidR="005D37A2" w:rsidRPr="00524C69" w:rsidRDefault="005D37A2" w:rsidP="005D37A2">
      <w:pPr>
        <w:pStyle w:val="Note"/>
        <w:numPr>
          <w:ilvl w:val="0"/>
          <w:numId w:val="888"/>
        </w:numPr>
      </w:pPr>
      <w:r w:rsidRPr="00524C69">
        <w:rPr>
          <w:rFonts w:ascii="Courier New" w:hAnsi="Courier New" w:cs="Courier New"/>
          <w:b/>
        </w:rPr>
        <w:t>Infinity</w:t>
      </w:r>
      <w:r>
        <w:t xml:space="preserve"> </w:t>
      </w:r>
      <w:r w:rsidRPr="00524C69">
        <w:rPr>
          <w:rFonts w:ascii="Courier New" w:hAnsi="Courier New" w:cs="Courier New"/>
          <w:b/>
        </w:rPr>
        <w:t>and –Infinity</w:t>
      </w:r>
      <w:r>
        <w:t xml:space="preserve"> are recognised as a </w:t>
      </w:r>
      <w:r w:rsidRPr="00E77497">
        <w:rPr>
          <w:rStyle w:val="bnf"/>
        </w:rPr>
        <w:t>StringNumericLiteral</w:t>
      </w:r>
      <w:r>
        <w:t xml:space="preserve">  but not as a  </w:t>
      </w:r>
      <w:r w:rsidRPr="00E77497">
        <w:rPr>
          <w:rStyle w:val="bnf"/>
        </w:rPr>
        <w:t>NumericLiteral</w:t>
      </w:r>
      <w:r>
        <w:t>.</w:t>
      </w:r>
    </w:p>
    <w:p w14:paraId="16706BDB" w14:textId="77777777" w:rsidR="005D37A2" w:rsidRPr="00E77497" w:rsidRDefault="005D37A2" w:rsidP="005D37A2">
      <w:pPr>
        <w:keepNext/>
        <w:rPr>
          <w:rFonts w:ascii="Helvetica" w:hAnsi="Helvetica"/>
          <w:b/>
        </w:rPr>
      </w:pPr>
      <w:r w:rsidRPr="00E77497">
        <w:rPr>
          <w:rFonts w:ascii="Helvetica" w:hAnsi="Helvetica"/>
          <w:b/>
        </w:rPr>
        <w:t>Runtime Semantics</w:t>
      </w:r>
    </w:p>
    <w:p w14:paraId="71E66768" w14:textId="77777777" w:rsidR="005D37A2" w:rsidRPr="00E77497" w:rsidRDefault="005D37A2" w:rsidP="005D37A2">
      <w:r w:rsidRPr="00E77497">
        <w:t xml:space="preserve">The conversion of a String to a Number value is similar overall to the determination of the Number value for a numeric literal (see </w:t>
      </w:r>
      <w:r w:rsidR="00C04626">
        <w:fldChar w:fldCharType="begin"/>
      </w:r>
      <w:r w:rsidR="00C04626">
        <w:instrText xml:space="preserve"> REF _Ref424530746 \r \h </w:instrText>
      </w:r>
      <w:r w:rsidR="00C04626">
        <w:fldChar w:fldCharType="separate"/>
      </w:r>
      <w:r w:rsidR="00D433E8">
        <w:t>11.8.3</w:t>
      </w:r>
      <w:r w:rsidR="00C04626">
        <w:fldChar w:fldCharType="end"/>
      </w:r>
      <w:r w:rsidRPr="00E77497">
        <w:t>),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2F19E77E" w14:textId="77777777"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0FD2893E" w14:textId="77777777"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1AE7D968" w14:textId="77777777"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14:paraId="4B8C2201" w14:textId="77777777" w:rsidR="005D37A2" w:rsidRPr="00E77497" w:rsidRDefault="005D37A2" w:rsidP="005D37A2">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5A01552E" w14:textId="77777777" w:rsidR="005D37A2" w:rsidRPr="00E77497" w:rsidRDefault="005D37A2" w:rsidP="005D37A2">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002DB73B" w14:textId="77777777" w:rsidR="005D37A2" w:rsidRPr="00E77497"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74DB0D06" w14:textId="77777777" w:rsidR="005D37A2" w:rsidRPr="00E77497"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128FA109" w14:textId="77777777" w:rsidR="005D37A2" w:rsidRPr="009C202C"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2B218FE4" w14:textId="77777777" w:rsidR="005D37A2" w:rsidRPr="004D1BD1" w:rsidRDefault="005D37A2" w:rsidP="005D37A2">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4199EB74" w14:textId="77777777" w:rsidR="005D37A2" w:rsidRPr="00E77497" w:rsidRDefault="005D37A2" w:rsidP="005D37A2">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48EAA1DF" w14:textId="77777777" w:rsidR="005D37A2" w:rsidRPr="00675B74" w:rsidRDefault="005D37A2" w:rsidP="005D37A2">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6C50D4F4"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740698E3"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3C242D3C"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w:t>
      </w:r>
    </w:p>
    <w:p w14:paraId="52E81882"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2D011888"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1E16E310"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6F11A57E"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1306B3F5"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0332881D"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449C664D"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3F0D606E"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7F393F3D"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523BFAD9"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6213420D"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17D9EA28"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1DF8B68F"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69803E00"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77D76CB9"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1E72F689"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3B68AD07"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39C2B56B"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7DB69578"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6091275C"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3B9FDD8C"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7F0317A0"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34AE582D"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1F79845A"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13D7278C"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4014D7D6"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7AA90C7F" w14:textId="77777777"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42516996" w14:textId="77777777" w:rsidR="005D37A2" w:rsidRPr="00E77497" w:rsidRDefault="005D37A2" w:rsidP="005D37A2">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484C664D" w14:textId="77777777" w:rsidR="005D37A2" w:rsidRPr="00E77497" w:rsidRDefault="005D37A2" w:rsidP="005D37A2">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w:t>
      </w:r>
      <w:r w:rsidR="00A51D25">
        <w:fldChar w:fldCharType="begin"/>
      </w:r>
      <w:r w:rsidR="00A51D25">
        <w:instrText xml:space="preserve"> REF _Ref365547867 \r \h </w:instrText>
      </w:r>
      <w:r w:rsidR="00A51D25">
        <w:fldChar w:fldCharType="separate"/>
      </w:r>
      <w:r w:rsidR="00D433E8">
        <w:t>6.1.5</w:t>
      </w:r>
      <w:r w:rsidR="00A51D25">
        <w:fldChar w:fldCharType="end"/>
      </w:r>
      <w:r w:rsidRPr="004D1BD1">
        <w:t xml:space="preserve">),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35FD6467" w14:textId="77777777" w:rsidR="005D37A2" w:rsidRPr="00E77497" w:rsidRDefault="005D37A2" w:rsidP="005D37A2">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55018162" w14:textId="77777777" w:rsidR="005D37A2" w:rsidRPr="00E77497" w:rsidRDefault="005D37A2" w:rsidP="005D37A2">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p>
    <w:p w14:paraId="35CD6EC2" w14:textId="77777777" w:rsidR="005D37A2" w:rsidRPr="00E77497" w:rsidRDefault="005D37A2" w:rsidP="005D37A2">
      <w:pPr>
        <w:pStyle w:val="30"/>
      </w:pPr>
      <w:bookmarkStart w:id="496" w:name="_Toc368050162"/>
      <w:r w:rsidRPr="00E77497">
        <w:t>ToInteger</w:t>
      </w:r>
      <w:bookmarkEnd w:id="496"/>
    </w:p>
    <w:p w14:paraId="251EE05F" w14:textId="77777777" w:rsidR="005D37A2" w:rsidRPr="00E77497" w:rsidRDefault="005D37A2" w:rsidP="005D37A2">
      <w:r w:rsidRPr="00E77497">
        <w:t>The abstract operation ToInteger converts its argument to an integral numeric value. This abstract operation functions as follows:</w:t>
      </w:r>
    </w:p>
    <w:p w14:paraId="2C925276" w14:textId="77777777" w:rsidR="005D37A2" w:rsidRPr="00E77497" w:rsidRDefault="005D37A2" w:rsidP="005D37A2">
      <w:pPr>
        <w:pStyle w:val="Alg2"/>
        <w:numPr>
          <w:ilvl w:val="0"/>
          <w:numId w:val="350"/>
        </w:numPr>
      </w:pPr>
      <w:r w:rsidRPr="00E77497">
        <w:t xml:space="preserve">Let </w:t>
      </w:r>
      <w:r w:rsidRPr="00E77497">
        <w:rPr>
          <w:i/>
        </w:rPr>
        <w:t>number</w:t>
      </w:r>
      <w:r w:rsidRPr="00E77497">
        <w:t xml:space="preserve"> be the result of calling ToNumber on the input argument.</w:t>
      </w:r>
    </w:p>
    <w:p w14:paraId="04724A51" w14:textId="77777777" w:rsidR="005D37A2" w:rsidRDefault="005D37A2" w:rsidP="005D37A2">
      <w:pPr>
        <w:pStyle w:val="Alg4"/>
        <w:numPr>
          <w:ilvl w:val="0"/>
          <w:numId w:val="350"/>
        </w:numPr>
        <w:contextualSpacing/>
      </w:pPr>
      <w:r>
        <w:t>ReturnIfAbrupt(</w:t>
      </w:r>
      <w:r>
        <w:rPr>
          <w:i/>
        </w:rPr>
        <w:t>number</w:t>
      </w:r>
      <w:r>
        <w:t>).</w:t>
      </w:r>
    </w:p>
    <w:p w14:paraId="2F99C9E9" w14:textId="77777777" w:rsidR="005D37A2" w:rsidRPr="00E77497" w:rsidRDefault="005D37A2" w:rsidP="005D37A2">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p>
    <w:p w14:paraId="39E3CA3C" w14:textId="77777777" w:rsidR="005D37A2" w:rsidRPr="00E77497" w:rsidRDefault="005D37A2" w:rsidP="005D37A2">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p>
    <w:p w14:paraId="72D22A6C" w14:textId="77777777" w:rsidR="005D37A2" w:rsidRPr="00E77497" w:rsidRDefault="005D37A2" w:rsidP="005D37A2">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03B26E25" w14:textId="77777777" w:rsidR="005D37A2" w:rsidRPr="00E77497" w:rsidRDefault="005D37A2" w:rsidP="005D37A2">
      <w:pPr>
        <w:pStyle w:val="30"/>
      </w:pPr>
      <w:bookmarkStart w:id="497" w:name="_Ref365547650"/>
      <w:bookmarkStart w:id="498" w:name="_Toc368050163"/>
      <w:r w:rsidRPr="00E77497">
        <w:t>ToInt32: (Signed 32 Bit Integer)</w:t>
      </w:r>
      <w:bookmarkEnd w:id="497"/>
      <w:bookmarkEnd w:id="498"/>
    </w:p>
    <w:p w14:paraId="6F382D1F" w14:textId="77777777" w:rsidR="005D37A2" w:rsidRPr="009C202C" w:rsidRDefault="005D37A2" w:rsidP="005D37A2">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p>
    <w:p w14:paraId="5927FA7E" w14:textId="77777777" w:rsidR="005D37A2" w:rsidRPr="00675B74" w:rsidRDefault="005D37A2" w:rsidP="005D37A2">
      <w:pPr>
        <w:pStyle w:val="Alg2"/>
        <w:numPr>
          <w:ilvl w:val="0"/>
          <w:numId w:val="351"/>
        </w:numPr>
      </w:pPr>
      <w:r w:rsidRPr="009C202C">
        <w:t xml:space="preserve">Let </w:t>
      </w:r>
      <w:r w:rsidRPr="009C202C">
        <w:rPr>
          <w:i/>
        </w:rPr>
        <w:t>number</w:t>
      </w:r>
      <w:r w:rsidRPr="00675B74">
        <w:t xml:space="preserve"> be the result of calling ToNumber on the input argument.</w:t>
      </w:r>
    </w:p>
    <w:p w14:paraId="6DC193E7" w14:textId="77777777" w:rsidR="005D37A2" w:rsidRDefault="005D37A2" w:rsidP="005D37A2">
      <w:pPr>
        <w:pStyle w:val="Alg4"/>
        <w:numPr>
          <w:ilvl w:val="0"/>
          <w:numId w:val="351"/>
        </w:numPr>
        <w:contextualSpacing/>
      </w:pPr>
      <w:r>
        <w:t>ReturnIfAbrupt(</w:t>
      </w:r>
      <w:r>
        <w:rPr>
          <w:i/>
        </w:rPr>
        <w:t>number</w:t>
      </w:r>
      <w:r>
        <w:t>).</w:t>
      </w:r>
    </w:p>
    <w:p w14:paraId="365406D8" w14:textId="77777777" w:rsidR="005D37A2" w:rsidRPr="00E77497" w:rsidRDefault="005D37A2" w:rsidP="005D37A2">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r w:rsidRPr="00E77497">
        <w:t>.</w:t>
      </w:r>
    </w:p>
    <w:p w14:paraId="5097651C" w14:textId="77777777" w:rsidR="005D37A2" w:rsidRPr="00E77497" w:rsidRDefault="005D37A2" w:rsidP="005D37A2">
      <w:pPr>
        <w:pStyle w:val="Alg2"/>
        <w:numPr>
          <w:ilvl w:val="0"/>
          <w:numId w:val="351"/>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5B0EB870" w14:textId="77777777" w:rsidR="005D37A2" w:rsidRPr="00E77497" w:rsidRDefault="005D37A2" w:rsidP="005D37A2">
      <w:pPr>
        <w:pStyle w:val="Alg2"/>
        <w:numPr>
          <w:ilvl w:val="0"/>
          <w:numId w:val="351"/>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14:paraId="5EC695A6" w14:textId="77777777" w:rsidR="005D37A2" w:rsidRPr="00E77497" w:rsidRDefault="005D37A2" w:rsidP="005D37A2">
      <w:pPr>
        <w:pStyle w:val="Alg2"/>
        <w:numPr>
          <w:ilvl w:val="0"/>
          <w:numId w:val="351"/>
        </w:numPr>
        <w:spacing w:after="220"/>
      </w:pPr>
      <w:r w:rsidRPr="00E77497">
        <w:t xml:space="preserve">If </w:t>
      </w:r>
      <w:r w:rsidRPr="00E77497">
        <w:rPr>
          <w:i/>
        </w:rPr>
        <w:t>int32bit</w:t>
      </w:r>
      <w:r w:rsidRPr="00E77497">
        <w:t xml:space="preserve"> </w:t>
      </w:r>
      <w:r>
        <w:t>≥</w:t>
      </w:r>
      <w:r w:rsidRPr="00E77497">
        <w:t xml:space="preserve">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0367EFE7" w14:textId="77777777" w:rsidR="005D37A2" w:rsidRPr="00E77497" w:rsidRDefault="005D37A2" w:rsidP="005D37A2">
      <w:pPr>
        <w:pStyle w:val="Note"/>
        <w:spacing w:after="120"/>
      </w:pPr>
      <w:r w:rsidRPr="00E77497">
        <w:t>NOTE</w:t>
      </w:r>
      <w:r w:rsidRPr="00E77497">
        <w:tab/>
        <w:t>Given the above definition of ToInt32:</w:t>
      </w:r>
    </w:p>
    <w:p w14:paraId="456B284A" w14:textId="77777777" w:rsidR="005D37A2" w:rsidRPr="00E77497" w:rsidRDefault="005D37A2" w:rsidP="005D37A2">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14:paraId="3AF581A4" w14:textId="77777777" w:rsidR="005D37A2" w:rsidRPr="00E77497" w:rsidRDefault="005D37A2" w:rsidP="005D37A2">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777B337C" w14:textId="77777777" w:rsidR="005D37A2" w:rsidRPr="00E77497" w:rsidRDefault="005D37A2" w:rsidP="005D37A2">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p>
    <w:p w14:paraId="4C73241E" w14:textId="77777777" w:rsidR="005D37A2" w:rsidRPr="00E77497" w:rsidRDefault="005D37A2" w:rsidP="005D37A2">
      <w:pPr>
        <w:pStyle w:val="30"/>
      </w:pPr>
      <w:bookmarkStart w:id="499" w:name="_Ref365547662"/>
      <w:bookmarkStart w:id="500" w:name="_Toc368050164"/>
      <w:r w:rsidRPr="00E77497">
        <w:t>ToUint32: (Unsigned 32 Bit Integer)</w:t>
      </w:r>
      <w:bookmarkEnd w:id="499"/>
      <w:bookmarkEnd w:id="500"/>
    </w:p>
    <w:p w14:paraId="783D6757" w14:textId="77777777" w:rsidR="005D37A2" w:rsidRPr="009C202C" w:rsidRDefault="005D37A2" w:rsidP="005D37A2">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 operation functions as follows:</w:t>
      </w:r>
    </w:p>
    <w:p w14:paraId="66B269A4" w14:textId="77777777" w:rsidR="005D37A2" w:rsidRPr="00675B74" w:rsidRDefault="005D37A2" w:rsidP="005D37A2">
      <w:pPr>
        <w:pStyle w:val="Alg2"/>
        <w:numPr>
          <w:ilvl w:val="0"/>
          <w:numId w:val="352"/>
        </w:numPr>
      </w:pPr>
      <w:r w:rsidRPr="009C202C">
        <w:t xml:space="preserve">Let </w:t>
      </w:r>
      <w:r w:rsidRPr="009C202C">
        <w:rPr>
          <w:i/>
        </w:rPr>
        <w:t>number</w:t>
      </w:r>
      <w:r w:rsidRPr="00675B74">
        <w:t xml:space="preserve"> be the result of calling ToNumber on the input argument.</w:t>
      </w:r>
    </w:p>
    <w:p w14:paraId="658BAE4A" w14:textId="77777777" w:rsidR="005D37A2" w:rsidRDefault="005D37A2" w:rsidP="005D37A2">
      <w:pPr>
        <w:pStyle w:val="Alg4"/>
        <w:numPr>
          <w:ilvl w:val="0"/>
          <w:numId w:val="352"/>
        </w:numPr>
        <w:contextualSpacing/>
      </w:pPr>
      <w:r>
        <w:t>ReturnIfAbrupt(</w:t>
      </w:r>
      <w:r>
        <w:rPr>
          <w:i/>
        </w:rPr>
        <w:t>number</w:t>
      </w:r>
      <w:r>
        <w:t>).</w:t>
      </w:r>
    </w:p>
    <w:p w14:paraId="3AAA346F" w14:textId="77777777" w:rsidR="005D37A2" w:rsidRPr="00E77497" w:rsidRDefault="005D37A2" w:rsidP="005D37A2">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2EAA6137" w14:textId="77777777" w:rsidR="005D37A2" w:rsidRPr="00E77497" w:rsidRDefault="005D37A2" w:rsidP="005D37A2">
      <w:pPr>
        <w:pStyle w:val="Alg2"/>
        <w:numPr>
          <w:ilvl w:val="0"/>
          <w:numId w:val="352"/>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59603B1E" w14:textId="77777777" w:rsidR="005D37A2" w:rsidRPr="00E77497" w:rsidRDefault="005D37A2" w:rsidP="005D37A2">
      <w:pPr>
        <w:pStyle w:val="Alg2"/>
        <w:numPr>
          <w:ilvl w:val="0"/>
          <w:numId w:val="352"/>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14:paraId="5BC8DA51" w14:textId="77777777" w:rsidR="005D37A2" w:rsidRPr="00E77497" w:rsidRDefault="005D37A2" w:rsidP="005D37A2">
      <w:pPr>
        <w:pStyle w:val="Alg2"/>
        <w:numPr>
          <w:ilvl w:val="0"/>
          <w:numId w:val="352"/>
        </w:numPr>
        <w:spacing w:after="220"/>
      </w:pPr>
      <w:r w:rsidRPr="00E77497">
        <w:t xml:space="preserve">Return </w:t>
      </w:r>
      <w:r w:rsidRPr="00E77497">
        <w:rPr>
          <w:i/>
        </w:rPr>
        <w:t>int32bit</w:t>
      </w:r>
      <w:r w:rsidRPr="00E77497">
        <w:t>.</w:t>
      </w:r>
    </w:p>
    <w:p w14:paraId="436C4F42" w14:textId="77777777" w:rsidR="005D37A2" w:rsidRPr="00E77497" w:rsidRDefault="005D37A2" w:rsidP="005D37A2">
      <w:pPr>
        <w:pStyle w:val="Note"/>
        <w:spacing w:after="120"/>
      </w:pPr>
      <w:r w:rsidRPr="00E77497">
        <w:t>NOTE</w:t>
      </w:r>
      <w:r w:rsidRPr="00E77497">
        <w:tab/>
        <w:t>Given the above definition of ToU</w:t>
      </w:r>
      <w:r>
        <w:t>i</w:t>
      </w:r>
      <w:r w:rsidRPr="00E77497">
        <w:t>nt32:</w:t>
      </w:r>
    </w:p>
    <w:p w14:paraId="2D297E27" w14:textId="77777777" w:rsidR="005D37A2" w:rsidRPr="00E77497" w:rsidRDefault="005D37A2" w:rsidP="005D37A2">
      <w:pPr>
        <w:pStyle w:val="Note"/>
        <w:numPr>
          <w:ilvl w:val="0"/>
          <w:numId w:val="39"/>
        </w:numPr>
        <w:tabs>
          <w:tab w:val="clear" w:pos="960"/>
          <w:tab w:val="left" w:pos="360"/>
        </w:tabs>
        <w:ind w:left="360"/>
        <w:contextualSpacing/>
      </w:pPr>
      <w:r w:rsidRPr="00E77497">
        <w:t xml:space="preserve">Step </w:t>
      </w:r>
      <w:r>
        <w:t xml:space="preserve">6 </w:t>
      </w:r>
      <w:r w:rsidRPr="00E77497">
        <w:t>is the only difference between ToUint32 and ToInt32.</w:t>
      </w:r>
    </w:p>
    <w:p w14:paraId="2BD97C94" w14:textId="77777777" w:rsidR="005D37A2" w:rsidRPr="00E77497" w:rsidRDefault="005D37A2" w:rsidP="005D37A2">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14:paraId="518D0E82" w14:textId="77777777" w:rsidR="005D37A2" w:rsidRPr="00E77497" w:rsidRDefault="005D37A2" w:rsidP="005D37A2">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p>
    <w:p w14:paraId="2B727BC7" w14:textId="77777777" w:rsidR="005D37A2" w:rsidRPr="00E77497" w:rsidRDefault="005D37A2" w:rsidP="005D37A2">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p>
    <w:p w14:paraId="62034002" w14:textId="77777777" w:rsidR="005D37A2" w:rsidRPr="00E77497" w:rsidRDefault="005D37A2" w:rsidP="005D37A2">
      <w:pPr>
        <w:pStyle w:val="30"/>
      </w:pPr>
      <w:bookmarkStart w:id="501" w:name="_Toc368050165"/>
      <w:r w:rsidRPr="00E77497">
        <w:t>ToUint16: (Unsigned 16 Bit Integer)</w:t>
      </w:r>
      <w:bookmarkEnd w:id="501"/>
    </w:p>
    <w:p w14:paraId="31BB67D7" w14:textId="77777777" w:rsidR="005D37A2" w:rsidRPr="00E65A34" w:rsidRDefault="005D37A2" w:rsidP="005D37A2">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7D8B7825" w14:textId="77777777" w:rsidR="005D37A2" w:rsidRPr="009C202C" w:rsidRDefault="005D37A2" w:rsidP="005D37A2">
      <w:pPr>
        <w:pStyle w:val="Alg2"/>
        <w:numPr>
          <w:ilvl w:val="0"/>
          <w:numId w:val="353"/>
        </w:numPr>
      </w:pPr>
      <w:r w:rsidRPr="009C202C">
        <w:t xml:space="preserve">Let </w:t>
      </w:r>
      <w:r w:rsidRPr="009C202C">
        <w:rPr>
          <w:i/>
        </w:rPr>
        <w:t>number</w:t>
      </w:r>
      <w:r w:rsidRPr="009C202C">
        <w:t xml:space="preserve"> be the result of calling ToNumber on the input argument.</w:t>
      </w:r>
    </w:p>
    <w:p w14:paraId="6A8D29DC" w14:textId="77777777" w:rsidR="005D37A2" w:rsidRDefault="005D37A2" w:rsidP="005D37A2">
      <w:pPr>
        <w:pStyle w:val="Alg4"/>
        <w:numPr>
          <w:ilvl w:val="0"/>
          <w:numId w:val="353"/>
        </w:numPr>
        <w:contextualSpacing/>
      </w:pPr>
      <w:r>
        <w:t>ReturnIfAbrupt(</w:t>
      </w:r>
      <w:r>
        <w:rPr>
          <w:i/>
        </w:rPr>
        <w:t>number</w:t>
      </w:r>
      <w:r>
        <w:t>).</w:t>
      </w:r>
    </w:p>
    <w:p w14:paraId="448BD807" w14:textId="77777777" w:rsidR="005D37A2" w:rsidRPr="00E77497" w:rsidRDefault="005D37A2" w:rsidP="005D37A2">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43EB6F17" w14:textId="77777777" w:rsidR="005D37A2" w:rsidRPr="00E77497" w:rsidRDefault="005D37A2" w:rsidP="005D37A2">
      <w:pPr>
        <w:pStyle w:val="Alg2"/>
        <w:numPr>
          <w:ilvl w:val="0"/>
          <w:numId w:val="353"/>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3A11AA6F" w14:textId="77777777" w:rsidR="005D37A2" w:rsidRPr="00E77497" w:rsidRDefault="005D37A2" w:rsidP="005D37A2">
      <w:pPr>
        <w:pStyle w:val="Alg2"/>
        <w:numPr>
          <w:ilvl w:val="0"/>
          <w:numId w:val="353"/>
        </w:numPr>
      </w:pPr>
      <w:r w:rsidRPr="00E77497">
        <w:t xml:space="preserve">Let </w:t>
      </w:r>
      <w:r w:rsidRPr="00E77497">
        <w:rPr>
          <w:i/>
        </w:rPr>
        <w:t>int16bit</w:t>
      </w:r>
      <w:r w:rsidRPr="00E77497">
        <w:t xml:space="preserve"> be </w:t>
      </w:r>
      <w:r>
        <w:rPr>
          <w:i/>
        </w:rPr>
        <w:t>int</w:t>
      </w:r>
      <w:r w:rsidRPr="00E77497">
        <w:t xml:space="preserve"> modulo 2</w:t>
      </w:r>
      <w:r w:rsidRPr="00E77497">
        <w:rPr>
          <w:vertAlign w:val="superscript"/>
        </w:rPr>
        <w:t>16</w:t>
      </w:r>
      <w:r w:rsidRPr="00E77497">
        <w:t>.</w:t>
      </w:r>
    </w:p>
    <w:p w14:paraId="52C43F70" w14:textId="77777777" w:rsidR="005D37A2" w:rsidRPr="00E77497" w:rsidRDefault="005D37A2" w:rsidP="005D37A2">
      <w:pPr>
        <w:pStyle w:val="Alg2"/>
        <w:numPr>
          <w:ilvl w:val="0"/>
          <w:numId w:val="353"/>
        </w:numPr>
        <w:spacing w:after="220"/>
      </w:pPr>
      <w:r w:rsidRPr="00E77497">
        <w:t xml:space="preserve">Return </w:t>
      </w:r>
      <w:r w:rsidRPr="00E77497">
        <w:rPr>
          <w:i/>
        </w:rPr>
        <w:t>int16bit</w:t>
      </w:r>
      <w:r w:rsidRPr="00E77497">
        <w:t>.</w:t>
      </w:r>
    </w:p>
    <w:p w14:paraId="4DC280BB" w14:textId="77777777" w:rsidR="005D37A2" w:rsidRPr="00E77497" w:rsidRDefault="005D37A2" w:rsidP="005D37A2">
      <w:pPr>
        <w:pStyle w:val="Note"/>
        <w:spacing w:after="120"/>
      </w:pPr>
      <w:r w:rsidRPr="00E77497">
        <w:t>NOTE</w:t>
      </w:r>
      <w:r w:rsidRPr="00E77497">
        <w:tab/>
        <w:t>Given the above definition of ToUint16:</w:t>
      </w:r>
    </w:p>
    <w:p w14:paraId="39D165FE" w14:textId="77777777" w:rsidR="005D37A2" w:rsidRPr="00E77497" w:rsidRDefault="005D37A2" w:rsidP="005D37A2">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14:paraId="314295DE" w14:textId="77777777" w:rsidR="005D37A2" w:rsidRPr="00E77497" w:rsidRDefault="005D37A2" w:rsidP="005D37A2">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145775">
        <w:rPr>
          <w:b/>
        </w:rPr>
        <w:t>+0</w:t>
      </w:r>
      <w:r w:rsidRPr="00E77497">
        <w:t>.</w:t>
      </w:r>
    </w:p>
    <w:p w14:paraId="627C4242" w14:textId="77777777" w:rsidR="005D37A2" w:rsidRPr="00E77497" w:rsidRDefault="005D37A2" w:rsidP="005D37A2">
      <w:pPr>
        <w:pStyle w:val="30"/>
      </w:pPr>
      <w:bookmarkStart w:id="502" w:name="_Ref366083774"/>
      <w:bookmarkStart w:id="503" w:name="_Toc368050166"/>
      <w:r w:rsidRPr="00E77497">
        <w:t>ToString</w:t>
      </w:r>
      <w:bookmarkEnd w:id="502"/>
      <w:bookmarkEnd w:id="503"/>
    </w:p>
    <w:p w14:paraId="5406CB4C" w14:textId="77777777" w:rsidR="005D37A2" w:rsidRPr="00E77497" w:rsidRDefault="005D37A2" w:rsidP="005D37A2">
      <w:pPr>
        <w:spacing w:after="120"/>
      </w:pPr>
      <w:r w:rsidRPr="00E77497">
        <w:t xml:space="preserve">The abstract operation ToString converts its </w:t>
      </w:r>
      <w:r w:rsidRPr="00FE23BC">
        <w:rPr>
          <w:i/>
        </w:rPr>
        <w:t>argument</w:t>
      </w:r>
      <w:r w:rsidRPr="00E77497">
        <w:t xml:space="preserve"> to a value of type String according to</w:t>
      </w:r>
      <w:r w:rsidR="00CF10B9">
        <w:t xml:space="preserve"> </w:t>
      </w:r>
      <w:r w:rsidR="00CF10B9">
        <w:fldChar w:fldCharType="begin"/>
      </w:r>
      <w:r w:rsidR="00CF10B9">
        <w:instrText xml:space="preserve"> REF _Ref365644810 \h </w:instrText>
      </w:r>
      <w:r w:rsidR="00CF10B9">
        <w:fldChar w:fldCharType="separate"/>
      </w:r>
      <w:r w:rsidR="00D433E8">
        <w:t xml:space="preserve">Table </w:t>
      </w:r>
      <w:r w:rsidR="00D433E8">
        <w:rPr>
          <w:noProof/>
        </w:rPr>
        <w:t>12</w:t>
      </w:r>
      <w:r w:rsidR="00CF10B9">
        <w:fldChar w:fldCharType="end"/>
      </w:r>
      <w:r w:rsidRPr="00E77497">
        <w:t>:</w:t>
      </w:r>
    </w:p>
    <w:p w14:paraId="23B1FCFA" w14:textId="77777777" w:rsidR="005D37A2" w:rsidRPr="00E77497" w:rsidRDefault="005D37A2" w:rsidP="005D37A2">
      <w:pPr>
        <w:pStyle w:val="Tabletitle"/>
      </w:pPr>
      <w:bookmarkStart w:id="504" w:name="_Ref365644810"/>
      <w:r>
        <w:t xml:space="preserve">Table </w:t>
      </w:r>
      <w:r>
        <w:fldChar w:fldCharType="begin"/>
      </w:r>
      <w:r>
        <w:instrText xml:space="preserve"> SEQ Table \* ARABIC </w:instrText>
      </w:r>
      <w:r>
        <w:fldChar w:fldCharType="separate"/>
      </w:r>
      <w:r w:rsidR="00D433E8">
        <w:rPr>
          <w:noProof/>
        </w:rPr>
        <w:t>12</w:t>
      </w:r>
      <w:r>
        <w:fldChar w:fldCharType="end"/>
      </w:r>
      <w:bookmarkEnd w:id="504"/>
      <w:r w:rsidRPr="00E77497">
        <w:rPr>
          <w:rFonts w:eastAsia="Arial Unicode MS"/>
        </w:rPr>
        <w:t xml:space="preserve"> — </w:t>
      </w:r>
      <w:r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14:paraId="23C03345" w14:textId="77777777" w:rsidTr="005D37A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E42B88A"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60AE8F66" w14:textId="77777777" w:rsidR="005D37A2" w:rsidRPr="00E77497" w:rsidRDefault="005D37A2" w:rsidP="005D37A2">
            <w:pPr>
              <w:shd w:val="solid" w:color="C0C0C0" w:fill="FFFFFF"/>
              <w:spacing w:after="0"/>
              <w:rPr>
                <w:b/>
                <w:i/>
                <w:shd w:val="solid" w:color="C0C0C0" w:fill="FFFFFF"/>
              </w:rPr>
            </w:pPr>
            <w:r w:rsidRPr="00E77497">
              <w:rPr>
                <w:b/>
                <w:i/>
                <w:shd w:val="solid" w:color="C0C0C0" w:fill="FFFFFF"/>
              </w:rPr>
              <w:t>Result</w:t>
            </w:r>
          </w:p>
        </w:tc>
      </w:tr>
      <w:tr w:rsidR="005D37A2" w:rsidRPr="00E77497" w14:paraId="6EA2608E" w14:textId="77777777" w:rsidTr="005D37A2">
        <w:trPr>
          <w:jc w:val="center"/>
        </w:trPr>
        <w:tc>
          <w:tcPr>
            <w:tcW w:w="1998" w:type="dxa"/>
            <w:tcBorders>
              <w:top w:val="nil"/>
            </w:tcBorders>
          </w:tcPr>
          <w:p w14:paraId="1F7B912B" w14:textId="77777777" w:rsidR="005D37A2" w:rsidRPr="00E77497" w:rsidRDefault="005D37A2" w:rsidP="005D37A2">
            <w:pPr>
              <w:keepNext/>
              <w:spacing w:after="60"/>
            </w:pPr>
            <w:r>
              <w:t>Completion Record</w:t>
            </w:r>
          </w:p>
        </w:tc>
        <w:tc>
          <w:tcPr>
            <w:tcW w:w="6858" w:type="dxa"/>
            <w:tcBorders>
              <w:top w:val="nil"/>
            </w:tcBorders>
          </w:tcPr>
          <w:p w14:paraId="627CF3D0" w14:textId="77777777" w:rsidR="005D37A2" w:rsidRPr="00E77497" w:rsidRDefault="005D37A2" w:rsidP="005D37A2">
            <w:pPr>
              <w:keepNext/>
              <w:spacing w:after="60"/>
            </w:pPr>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p>
        </w:tc>
      </w:tr>
      <w:tr w:rsidR="005D37A2" w:rsidRPr="00E77497" w14:paraId="0F215808" w14:textId="77777777" w:rsidTr="005D37A2">
        <w:trPr>
          <w:jc w:val="center"/>
        </w:trPr>
        <w:tc>
          <w:tcPr>
            <w:tcW w:w="1998" w:type="dxa"/>
            <w:tcBorders>
              <w:top w:val="nil"/>
            </w:tcBorders>
          </w:tcPr>
          <w:p w14:paraId="665F1A4D" w14:textId="77777777" w:rsidR="005D37A2" w:rsidRPr="00E77497" w:rsidRDefault="005D37A2" w:rsidP="005D37A2">
            <w:pPr>
              <w:keepNext/>
              <w:spacing w:after="60"/>
            </w:pPr>
            <w:r w:rsidRPr="00E77497">
              <w:t>Undefined</w:t>
            </w:r>
          </w:p>
        </w:tc>
        <w:tc>
          <w:tcPr>
            <w:tcW w:w="6858" w:type="dxa"/>
            <w:tcBorders>
              <w:top w:val="nil"/>
            </w:tcBorders>
          </w:tcPr>
          <w:p w14:paraId="6980D968" w14:textId="77777777" w:rsidR="005D37A2" w:rsidRPr="00E77497" w:rsidRDefault="005D37A2" w:rsidP="005D37A2">
            <w:pPr>
              <w:spacing w:after="60"/>
              <w:rPr>
                <w:rFonts w:ascii="Courier New" w:hAnsi="Courier New" w:cs="Courier New"/>
                <w:b/>
              </w:rPr>
            </w:pPr>
            <w:r w:rsidRPr="00E77497">
              <w:rPr>
                <w:rFonts w:ascii="Courier New" w:hAnsi="Courier New" w:cs="Courier New"/>
                <w:b/>
              </w:rPr>
              <w:t>"undefined"</w:t>
            </w:r>
          </w:p>
        </w:tc>
      </w:tr>
      <w:tr w:rsidR="005D37A2" w:rsidRPr="00E77497" w14:paraId="78B1EF38" w14:textId="77777777" w:rsidTr="005D37A2">
        <w:trPr>
          <w:jc w:val="center"/>
        </w:trPr>
        <w:tc>
          <w:tcPr>
            <w:tcW w:w="1998" w:type="dxa"/>
          </w:tcPr>
          <w:p w14:paraId="0D3AD7F1" w14:textId="77777777" w:rsidR="005D37A2" w:rsidRPr="00E77497" w:rsidRDefault="005D37A2" w:rsidP="005D37A2">
            <w:pPr>
              <w:keepNext/>
              <w:spacing w:after="60"/>
            </w:pPr>
            <w:r w:rsidRPr="00E77497">
              <w:t>Null</w:t>
            </w:r>
          </w:p>
        </w:tc>
        <w:tc>
          <w:tcPr>
            <w:tcW w:w="6858" w:type="dxa"/>
          </w:tcPr>
          <w:p w14:paraId="257AF266" w14:textId="77777777" w:rsidR="005D37A2" w:rsidRPr="00E77497" w:rsidRDefault="005D37A2" w:rsidP="005D37A2">
            <w:pPr>
              <w:spacing w:after="60"/>
              <w:rPr>
                <w:rFonts w:ascii="Courier New" w:hAnsi="Courier New" w:cs="Courier New"/>
                <w:b/>
              </w:rPr>
            </w:pPr>
            <w:r w:rsidRPr="00E77497">
              <w:rPr>
                <w:rFonts w:ascii="Courier New" w:hAnsi="Courier New" w:cs="Courier New"/>
                <w:b/>
              </w:rPr>
              <w:t>"null"</w:t>
            </w:r>
          </w:p>
        </w:tc>
      </w:tr>
      <w:tr w:rsidR="005D37A2" w:rsidRPr="00E77497" w14:paraId="6FC0A650" w14:textId="77777777" w:rsidTr="005D37A2">
        <w:trPr>
          <w:jc w:val="center"/>
        </w:trPr>
        <w:tc>
          <w:tcPr>
            <w:tcW w:w="1998" w:type="dxa"/>
          </w:tcPr>
          <w:p w14:paraId="5D333213" w14:textId="77777777" w:rsidR="005D37A2" w:rsidRPr="00E77497" w:rsidRDefault="005D37A2" w:rsidP="005D37A2">
            <w:pPr>
              <w:keepNext/>
              <w:spacing w:after="60"/>
            </w:pPr>
            <w:r w:rsidRPr="00E77497">
              <w:t>Boolean</w:t>
            </w:r>
          </w:p>
        </w:tc>
        <w:tc>
          <w:tcPr>
            <w:tcW w:w="6858" w:type="dxa"/>
          </w:tcPr>
          <w:p w14:paraId="1014F120" w14:textId="77777777" w:rsidR="005D37A2" w:rsidRPr="00E77497" w:rsidRDefault="005D37A2" w:rsidP="005D37A2">
            <w:pPr>
              <w:spacing w:after="60"/>
            </w:pPr>
            <w:r w:rsidRPr="00E77497">
              <w:t xml:space="preserve">If </w:t>
            </w:r>
            <w:r w:rsidRPr="00E83F05">
              <w:rPr>
                <w:i/>
              </w:rPr>
              <w:t>argument</w:t>
            </w:r>
            <w:r w:rsidRPr="00E77497">
              <w:t xml:space="preserve"> is </w:t>
            </w:r>
            <w:r w:rsidRPr="00E77497">
              <w:rPr>
                <w:b/>
              </w:rPr>
              <w:t>true</w:t>
            </w:r>
            <w:r w:rsidRPr="00E77497">
              <w:t xml:space="preserve">, then </w:t>
            </w:r>
            <w:r>
              <w:t>return</w:t>
            </w:r>
            <w:r w:rsidRPr="00E77497">
              <w:t xml:space="preserve"> </w:t>
            </w:r>
            <w:r w:rsidRPr="00E77497">
              <w:rPr>
                <w:rFonts w:ascii="Courier New" w:hAnsi="Courier New" w:cs="Courier New"/>
                <w:b/>
              </w:rPr>
              <w:t>"true"</w:t>
            </w:r>
            <w:r w:rsidRPr="00E77497">
              <w:t>.</w:t>
            </w:r>
          </w:p>
          <w:p w14:paraId="0E731386" w14:textId="77777777" w:rsidR="005D37A2" w:rsidRPr="00E77497" w:rsidRDefault="005D37A2" w:rsidP="005D37A2">
            <w:pPr>
              <w:spacing w:after="60"/>
            </w:pPr>
            <w:r w:rsidRPr="00E77497">
              <w:t xml:space="preserve">If </w:t>
            </w:r>
            <w:r w:rsidRPr="00E83F05">
              <w:rPr>
                <w:i/>
              </w:rPr>
              <w:t>argument</w:t>
            </w:r>
            <w:r w:rsidRPr="00E77497">
              <w:t xml:space="preserve"> is </w:t>
            </w:r>
            <w:r w:rsidRPr="00E77497">
              <w:rPr>
                <w:b/>
              </w:rPr>
              <w:t>false</w:t>
            </w:r>
            <w:r w:rsidRPr="00E77497">
              <w:t xml:space="preserve">, then </w:t>
            </w:r>
            <w:r>
              <w:t>return</w:t>
            </w:r>
            <w:r w:rsidRPr="00E77497">
              <w:t xml:space="preserve"> </w:t>
            </w:r>
            <w:r w:rsidRPr="00E77497">
              <w:rPr>
                <w:rFonts w:ascii="Courier New" w:hAnsi="Courier New" w:cs="Courier New"/>
                <w:b/>
              </w:rPr>
              <w:t>"false"</w:t>
            </w:r>
            <w:r w:rsidRPr="00E77497">
              <w:rPr>
                <w:b/>
              </w:rPr>
              <w:t>.</w:t>
            </w:r>
          </w:p>
        </w:tc>
      </w:tr>
      <w:tr w:rsidR="005D37A2" w:rsidRPr="00E77497" w14:paraId="4692EF74" w14:textId="77777777" w:rsidTr="005D37A2">
        <w:trPr>
          <w:jc w:val="center"/>
        </w:trPr>
        <w:tc>
          <w:tcPr>
            <w:tcW w:w="1998" w:type="dxa"/>
          </w:tcPr>
          <w:p w14:paraId="4CB93277" w14:textId="77777777" w:rsidR="005D37A2" w:rsidRPr="00E77497" w:rsidRDefault="005D37A2" w:rsidP="005D37A2">
            <w:pPr>
              <w:keepNext/>
              <w:spacing w:after="60"/>
            </w:pPr>
            <w:r w:rsidRPr="00E77497">
              <w:t>Number</w:t>
            </w:r>
          </w:p>
        </w:tc>
        <w:tc>
          <w:tcPr>
            <w:tcW w:w="6858" w:type="dxa"/>
          </w:tcPr>
          <w:p w14:paraId="77D1CC2E" w14:textId="77777777" w:rsidR="005D37A2" w:rsidRPr="00E77497" w:rsidRDefault="005D37A2" w:rsidP="00D45A1D">
            <w:pPr>
              <w:spacing w:after="60"/>
            </w:pPr>
            <w:r w:rsidRPr="00E77497">
              <w:t xml:space="preserve">See </w:t>
            </w:r>
            <w:r w:rsidR="00D45A1D">
              <w:fldChar w:fldCharType="begin"/>
            </w:r>
            <w:r w:rsidR="00D45A1D">
              <w:instrText xml:space="preserve"> REF _Ref365531188 \r \h </w:instrText>
            </w:r>
            <w:r w:rsidR="00D45A1D">
              <w:fldChar w:fldCharType="separate"/>
            </w:r>
            <w:r w:rsidR="00D433E8">
              <w:t>7.1.8.1</w:t>
            </w:r>
            <w:r w:rsidR="00D45A1D">
              <w:fldChar w:fldCharType="end"/>
            </w:r>
            <w:r w:rsidRPr="00E77497">
              <w:t>.</w:t>
            </w:r>
          </w:p>
        </w:tc>
      </w:tr>
      <w:tr w:rsidR="005D37A2" w:rsidRPr="00E77497" w14:paraId="24B8E4B6" w14:textId="77777777" w:rsidTr="005D37A2">
        <w:trPr>
          <w:jc w:val="center"/>
        </w:trPr>
        <w:tc>
          <w:tcPr>
            <w:tcW w:w="1998" w:type="dxa"/>
          </w:tcPr>
          <w:p w14:paraId="0DF920F7" w14:textId="77777777" w:rsidR="005D37A2" w:rsidRPr="00E77497" w:rsidRDefault="005D37A2" w:rsidP="005D37A2">
            <w:pPr>
              <w:keepNext/>
              <w:spacing w:after="60"/>
            </w:pPr>
            <w:r w:rsidRPr="00E77497">
              <w:t>String</w:t>
            </w:r>
          </w:p>
        </w:tc>
        <w:tc>
          <w:tcPr>
            <w:tcW w:w="6858" w:type="dxa"/>
          </w:tcPr>
          <w:p w14:paraId="297265D2" w14:textId="77777777" w:rsidR="005D37A2" w:rsidRPr="00E77497" w:rsidRDefault="005D37A2" w:rsidP="005D37A2">
            <w:pPr>
              <w:spacing w:after="60"/>
            </w:pPr>
            <w:r w:rsidRPr="00E77497">
              <w:t xml:space="preserve">Return </w:t>
            </w:r>
            <w:r w:rsidRPr="00E83F05">
              <w:rPr>
                <w:i/>
              </w:rPr>
              <w:t>argument</w:t>
            </w:r>
            <w:r w:rsidRPr="00E77497">
              <w:t xml:space="preserve"> (no conversion)</w:t>
            </w:r>
          </w:p>
        </w:tc>
      </w:tr>
      <w:tr w:rsidR="006A55CE" w:rsidRPr="00E77497" w14:paraId="7D67E0EB" w14:textId="77777777" w:rsidTr="005D37A2">
        <w:trPr>
          <w:jc w:val="center"/>
          <w:ins w:id="505" w:author="Rev 19 Allen Wirfs-Brock" w:date="2013-09-24T17:06:00Z"/>
        </w:trPr>
        <w:tc>
          <w:tcPr>
            <w:tcW w:w="1998" w:type="dxa"/>
          </w:tcPr>
          <w:p w14:paraId="642ACF2A" w14:textId="77777777" w:rsidR="006A55CE" w:rsidRPr="00E77497" w:rsidRDefault="006A55CE" w:rsidP="005D37A2">
            <w:pPr>
              <w:keepNext/>
              <w:spacing w:after="60"/>
              <w:rPr>
                <w:ins w:id="506" w:author="Rev 19 Allen Wirfs-Brock" w:date="2013-09-24T17:06:00Z"/>
              </w:rPr>
            </w:pPr>
            <w:ins w:id="507" w:author="Rev 19 Allen Wirfs-Brock" w:date="2013-09-24T17:06:00Z">
              <w:r>
                <w:t>Symbol</w:t>
              </w:r>
            </w:ins>
          </w:p>
        </w:tc>
        <w:tc>
          <w:tcPr>
            <w:tcW w:w="6858" w:type="dxa"/>
          </w:tcPr>
          <w:p w14:paraId="595A6F2C" w14:textId="77777777" w:rsidR="006A55CE" w:rsidRPr="00E77497" w:rsidRDefault="006A55CE" w:rsidP="005D37A2">
            <w:pPr>
              <w:spacing w:after="60"/>
              <w:rPr>
                <w:ins w:id="508" w:author="Rev 19 Allen Wirfs-Brock" w:date="2013-09-24T17:06:00Z"/>
              </w:rPr>
            </w:pPr>
            <w:ins w:id="509" w:author="Rev 19 Allen Wirfs-Brock" w:date="2013-09-24T17:07:00Z">
              <w:r>
                <w:t>Throw a TypeError exception.</w:t>
              </w:r>
            </w:ins>
          </w:p>
        </w:tc>
      </w:tr>
      <w:tr w:rsidR="005D37A2" w:rsidRPr="00E77497" w14:paraId="167A7277" w14:textId="77777777" w:rsidTr="005D37A2">
        <w:trPr>
          <w:jc w:val="center"/>
        </w:trPr>
        <w:tc>
          <w:tcPr>
            <w:tcW w:w="1998" w:type="dxa"/>
          </w:tcPr>
          <w:p w14:paraId="152C93D4" w14:textId="77777777" w:rsidR="005D37A2" w:rsidRPr="00E77497" w:rsidRDefault="005D37A2" w:rsidP="005D37A2">
            <w:pPr>
              <w:keepNext/>
              <w:spacing w:after="60"/>
            </w:pPr>
            <w:r w:rsidRPr="00E77497">
              <w:t>Object</w:t>
            </w:r>
          </w:p>
        </w:tc>
        <w:tc>
          <w:tcPr>
            <w:tcW w:w="6858" w:type="dxa"/>
          </w:tcPr>
          <w:p w14:paraId="6A2FFA9D" w14:textId="77777777" w:rsidR="005D37A2" w:rsidRPr="00E77497" w:rsidRDefault="005D37A2" w:rsidP="005D37A2">
            <w:pPr>
              <w:spacing w:after="60"/>
            </w:pPr>
            <w:r w:rsidRPr="00E77497">
              <w:t>Apply the following steps:</w:t>
            </w:r>
          </w:p>
          <w:p w14:paraId="4DAE47A1" w14:textId="77777777" w:rsidR="005D37A2" w:rsidRPr="00E77497" w:rsidRDefault="005D37A2" w:rsidP="005D37A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r w:rsidRPr="00E83F05">
              <w:rPr>
                <w:rFonts w:ascii="Times New Roman" w:hAnsi="Times New Roman"/>
                <w:i/>
              </w:rPr>
              <w:t>argument</w:t>
            </w:r>
            <w:r w:rsidRPr="00E77497">
              <w:rPr>
                <w:rFonts w:ascii="Times New Roman" w:hAnsi="Times New Roman"/>
              </w:rPr>
              <w:t>, hint String).</w:t>
            </w:r>
          </w:p>
          <w:p w14:paraId="31FEC93A" w14:textId="77777777" w:rsidR="005D37A2" w:rsidRPr="00E77497" w:rsidRDefault="005D37A2" w:rsidP="005D37A2">
            <w:pPr>
              <w:spacing w:after="0"/>
            </w:pPr>
            <w:r w:rsidRPr="00E77497">
              <w:rPr>
                <w:rFonts w:ascii="Times New Roman" w:hAnsi="Times New Roman"/>
              </w:rPr>
              <w:t>2. Return ToString(</w:t>
            </w:r>
            <w:r w:rsidRPr="00E77497">
              <w:rPr>
                <w:rFonts w:ascii="Times New Roman" w:hAnsi="Times New Roman"/>
                <w:i/>
              </w:rPr>
              <w:t>primValue</w:t>
            </w:r>
            <w:r w:rsidRPr="00E77497">
              <w:rPr>
                <w:rFonts w:ascii="Times New Roman" w:hAnsi="Times New Roman"/>
              </w:rPr>
              <w:t>).</w:t>
            </w:r>
          </w:p>
        </w:tc>
      </w:tr>
    </w:tbl>
    <w:p w14:paraId="72860224" w14:textId="77777777" w:rsidR="005D37A2" w:rsidRPr="00E77497" w:rsidRDefault="005D37A2" w:rsidP="005D37A2">
      <w:pPr>
        <w:pStyle w:val="40"/>
      </w:pPr>
      <w:bookmarkStart w:id="510" w:name="_Ref365531188"/>
      <w:r w:rsidRPr="00E77497">
        <w:t>ToString Applied to the Number Type</w:t>
      </w:r>
      <w:bookmarkEnd w:id="510"/>
    </w:p>
    <w:p w14:paraId="1A0D00CA" w14:textId="77777777" w:rsidR="005D37A2" w:rsidRPr="00E77497" w:rsidRDefault="005D37A2" w:rsidP="005D37A2">
      <w:r w:rsidRPr="00E77497">
        <w:t xml:space="preserve">The abstract operation ToString converts a Number </w:t>
      </w:r>
      <w:r w:rsidRPr="00E77497">
        <w:rPr>
          <w:rFonts w:ascii="Times New Roman" w:hAnsi="Times New Roman"/>
          <w:i/>
        </w:rPr>
        <w:t>m</w:t>
      </w:r>
      <w:r w:rsidRPr="00E77497">
        <w:t xml:space="preserve"> to String format as follows:</w:t>
      </w:r>
    </w:p>
    <w:p w14:paraId="7FE3F376" w14:textId="77777777"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66FFEAE7" w14:textId="77777777"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02E395A2" w14:textId="77777777" w:rsidR="005D37A2" w:rsidRPr="00E77497" w:rsidRDefault="005D37A2" w:rsidP="005D37A2">
      <w:pPr>
        <w:pStyle w:val="Alg3"/>
        <w:numPr>
          <w:ilvl w:val="0"/>
          <w:numId w:val="913"/>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6FF02909" w14:textId="77777777"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t>+∞</w:t>
      </w:r>
      <w:r w:rsidRPr="00E77497">
        <w:t xml:space="preserve">, return the String </w:t>
      </w:r>
      <w:r w:rsidRPr="00E77497">
        <w:rPr>
          <w:rFonts w:ascii="Courier New" w:hAnsi="Courier New"/>
          <w:b/>
        </w:rPr>
        <w:t>"Infinity"</w:t>
      </w:r>
      <w:r w:rsidRPr="00E77497">
        <w:t>.</w:t>
      </w:r>
    </w:p>
    <w:p w14:paraId="6B633F85" w14:textId="77777777" w:rsidR="005D37A2" w:rsidRPr="00E77497" w:rsidRDefault="005D37A2" w:rsidP="005D37A2">
      <w:pPr>
        <w:pStyle w:val="Alg3"/>
        <w:numPr>
          <w:ilvl w:val="0"/>
          <w:numId w:val="913"/>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5988CED2" w14:textId="77777777" w:rsidR="005D37A2" w:rsidRPr="00E77497" w:rsidRDefault="005D37A2" w:rsidP="005D37A2">
      <w:pPr>
        <w:pStyle w:val="Alg3"/>
        <w:numPr>
          <w:ilvl w:val="0"/>
          <w:numId w:val="913"/>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w:t>
      </w:r>
      <w:r w:rsidRPr="00263B96">
        <w:rPr>
          <w:i/>
          <w:iCs/>
        </w:rPr>
        <w:t>s</w:t>
      </w:r>
      <w:r w:rsidRPr="00E77497">
        <w:t xml:space="preserve">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707331B7" w14:textId="77777777" w:rsidR="005D37A2" w:rsidRPr="00E77497" w:rsidRDefault="005D37A2" w:rsidP="005D37A2">
      <w:pPr>
        <w:pStyle w:val="Alg3"/>
        <w:numPr>
          <w:ilvl w:val="0"/>
          <w:numId w:val="913"/>
        </w:numPr>
      </w:pPr>
      <w:r w:rsidRPr="00E77497">
        <w:t xml:space="preserve">If 0 &lt; </w:t>
      </w:r>
      <w:r w:rsidRPr="00263B96">
        <w:rPr>
          <w:i/>
          <w:iCs/>
        </w:rPr>
        <w:t>n</w:t>
      </w:r>
      <w:r w:rsidRPr="00E77497">
        <w:t xml:space="preserve">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0E473B1C" w14:textId="77777777" w:rsidR="005D37A2" w:rsidRPr="00E77497" w:rsidRDefault="005D37A2" w:rsidP="005D37A2">
      <w:pPr>
        <w:pStyle w:val="Alg3"/>
        <w:numPr>
          <w:ilvl w:val="0"/>
          <w:numId w:val="913"/>
        </w:numPr>
      </w:pPr>
      <w:r w:rsidRPr="00E77497">
        <w:t xml:space="preserve">If </w:t>
      </w:r>
      <w:r w:rsidRPr="00E77497">
        <w:sym w:font="Symbol" w:char="F02D"/>
      </w:r>
      <w:r w:rsidRPr="00E77497">
        <w:t xml:space="preserve">6 &lt; </w:t>
      </w:r>
      <w:r w:rsidRPr="00263B96">
        <w:rPr>
          <w:i/>
          <w:iCs/>
        </w:rPr>
        <w:t>n</w:t>
      </w:r>
      <w:r w:rsidRPr="00E77497">
        <w:t xml:space="preserve">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5DB35DF0" w14:textId="77777777" w:rsidR="005D37A2" w:rsidRPr="00E77497" w:rsidRDefault="005D37A2" w:rsidP="005D37A2">
      <w:pPr>
        <w:pStyle w:val="Alg3"/>
        <w:numPr>
          <w:ilvl w:val="0"/>
          <w:numId w:val="913"/>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4527A5F1" w14:textId="77777777" w:rsidR="005D37A2" w:rsidRPr="00E77497" w:rsidRDefault="005D37A2" w:rsidP="005D37A2">
      <w:pPr>
        <w:pStyle w:val="Alg3"/>
        <w:numPr>
          <w:ilvl w:val="0"/>
          <w:numId w:val="913"/>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1D15DBA8" w14:textId="77777777" w:rsidR="005D37A2" w:rsidRPr="00E77497" w:rsidRDefault="005D37A2" w:rsidP="005D37A2">
      <w:pPr>
        <w:pStyle w:val="Note"/>
        <w:spacing w:after="60"/>
      </w:pPr>
      <w:r w:rsidRPr="00E77497">
        <w:t>NOTE 1</w:t>
      </w:r>
      <w:r w:rsidRPr="00E77497">
        <w:tab/>
        <w:t>The following observations may be useful as guidelines for implementations, but are not part of the normative requirements of this Standard:</w:t>
      </w:r>
    </w:p>
    <w:p w14:paraId="6A986BFC" w14:textId="77777777" w:rsidR="005D37A2" w:rsidRPr="00E77497" w:rsidRDefault="005D37A2" w:rsidP="005D37A2">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747385F9" w14:textId="77777777" w:rsidR="005D37A2" w:rsidRPr="00E77497" w:rsidRDefault="005D37A2" w:rsidP="005D37A2">
      <w:pPr>
        <w:pStyle w:val="Note"/>
        <w:numPr>
          <w:ilvl w:val="0"/>
          <w:numId w:val="39"/>
        </w:numPr>
        <w:tabs>
          <w:tab w:val="clear" w:pos="960"/>
          <w:tab w:val="left" w:pos="360"/>
        </w:tabs>
        <w:ind w:left="360"/>
      </w:pPr>
      <w:r w:rsidRPr="00E77497">
        <w:t>The least significant digit of s is not always uniquely determined by the requirements listed in step 5.</w:t>
      </w:r>
    </w:p>
    <w:p w14:paraId="0EE7A316" w14:textId="77777777" w:rsidR="005D37A2" w:rsidRPr="00E77497" w:rsidRDefault="005D37A2" w:rsidP="005D37A2">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67683FC2" w14:textId="77777777" w:rsidR="005D37A2" w:rsidRPr="00E77497" w:rsidRDefault="005D37A2" w:rsidP="005D37A2">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2562DB3B" w14:textId="77777777" w:rsidR="005D37A2" w:rsidRPr="00E77497" w:rsidRDefault="005D37A2" w:rsidP="005D37A2">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5C813389" w14:textId="77777777" w:rsidR="005D37A2" w:rsidRPr="00E77497" w:rsidRDefault="005D37A2" w:rsidP="005D37A2">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D305DB">
        <w:rPr>
          <w:rFonts w:cs="Arial"/>
        </w:rPr>
        <w:t>http://netlib.sandia.gov/fp/dtoa.c</w:t>
      </w:r>
      <w:r w:rsidRPr="00E77497">
        <w:t> and as</w:t>
      </w:r>
      <w:r w:rsidRPr="00E77497">
        <w:br/>
      </w:r>
      <w:r w:rsidRPr="002068F0">
        <w:rPr>
          <w:rFonts w:cs="Arial"/>
        </w:rPr>
        <w:t>http://netlib.sandia.gov/fp/g_fmt.c</w:t>
      </w:r>
      <w:r w:rsidRPr="00E77497">
        <w:t xml:space="preserve"> and may also be found at the various </w:t>
      </w:r>
      <w:r w:rsidRPr="00E77497">
        <w:rPr>
          <w:rFonts w:ascii="Courier New" w:hAnsi="Courier New"/>
          <w:b/>
        </w:rPr>
        <w:t>netlib</w:t>
      </w:r>
      <w:r w:rsidRPr="00E77497">
        <w:t xml:space="preserve"> mirror sites.</w:t>
      </w:r>
    </w:p>
    <w:p w14:paraId="63A2E516" w14:textId="77777777" w:rsidR="005D37A2" w:rsidRPr="00E77497" w:rsidRDefault="005D37A2" w:rsidP="005D37A2">
      <w:pPr>
        <w:pStyle w:val="30"/>
      </w:pPr>
      <w:bookmarkStart w:id="511" w:name="_Toc368050167"/>
      <w:r w:rsidRPr="00E77497">
        <w:t>ToObject</w:t>
      </w:r>
      <w:bookmarkEnd w:id="511"/>
    </w:p>
    <w:p w14:paraId="7B3B606B" w14:textId="77777777" w:rsidR="005D37A2" w:rsidRPr="00E77497" w:rsidRDefault="005D37A2" w:rsidP="005D37A2">
      <w:pPr>
        <w:spacing w:after="120"/>
      </w:pPr>
      <w:r w:rsidRPr="00E77497">
        <w:t xml:space="preserve">The abstract operation ToObject converts its </w:t>
      </w:r>
      <w:r w:rsidRPr="00B07504">
        <w:rPr>
          <w:i/>
        </w:rPr>
        <w:t>argument</w:t>
      </w:r>
      <w:r w:rsidRPr="00E77497">
        <w:t xml:space="preserve"> to a value of type Object according to</w:t>
      </w:r>
      <w:r w:rsidR="00CF10B9">
        <w:t xml:space="preserve"> </w:t>
      </w:r>
      <w:r w:rsidR="00CF10B9">
        <w:fldChar w:fldCharType="begin"/>
      </w:r>
      <w:r w:rsidR="00CF10B9">
        <w:instrText xml:space="preserve"> REF _Ref365644811 \h </w:instrText>
      </w:r>
      <w:r w:rsidR="00CF10B9">
        <w:fldChar w:fldCharType="separate"/>
      </w:r>
      <w:r w:rsidR="00D433E8">
        <w:t xml:space="preserve">Table </w:t>
      </w:r>
      <w:r w:rsidR="00D433E8">
        <w:rPr>
          <w:noProof/>
        </w:rPr>
        <w:t>13</w:t>
      </w:r>
      <w:r w:rsidR="00CF10B9">
        <w:fldChar w:fldCharType="end"/>
      </w:r>
      <w:r w:rsidRPr="00E77497">
        <w:t>:</w:t>
      </w:r>
    </w:p>
    <w:p w14:paraId="2FEEEA80" w14:textId="77777777" w:rsidR="005D37A2" w:rsidRPr="00E77497" w:rsidRDefault="005D37A2" w:rsidP="005D37A2">
      <w:pPr>
        <w:pStyle w:val="Tabletitle"/>
      </w:pPr>
      <w:bookmarkStart w:id="512" w:name="_Ref365644811"/>
      <w:r>
        <w:t xml:space="preserve">Table </w:t>
      </w:r>
      <w:r>
        <w:fldChar w:fldCharType="begin"/>
      </w:r>
      <w:r>
        <w:instrText xml:space="preserve"> SEQ Table \* ARABIC </w:instrText>
      </w:r>
      <w:r>
        <w:fldChar w:fldCharType="separate"/>
      </w:r>
      <w:r w:rsidR="00D433E8">
        <w:rPr>
          <w:noProof/>
        </w:rPr>
        <w:t>13</w:t>
      </w:r>
      <w:r>
        <w:fldChar w:fldCharType="end"/>
      </w:r>
      <w:bookmarkEnd w:id="512"/>
      <w:r w:rsidRPr="00E77497">
        <w:rPr>
          <w:rFonts w:eastAsia="Arial Unicode MS"/>
        </w:rPr>
        <w:t xml:space="preserve"> — </w:t>
      </w:r>
      <w:r w:rsidRPr="00E77497">
        <w:t>ToObject</w:t>
      </w:r>
      <w:r w:rsidRPr="00F97E8E">
        <w:t xml:space="preserve"> </w:t>
      </w:r>
      <w:r w:rsidRPr="00E77497">
        <w:t>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14:paraId="05CE68C2" w14:textId="77777777" w:rsidTr="005D37A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BA6ED43"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4DE92F75"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14:paraId="6C55A440" w14:textId="77777777" w:rsidTr="005D37A2">
        <w:trPr>
          <w:jc w:val="center"/>
        </w:trPr>
        <w:tc>
          <w:tcPr>
            <w:tcW w:w="1998" w:type="dxa"/>
            <w:tcBorders>
              <w:top w:val="nil"/>
            </w:tcBorders>
          </w:tcPr>
          <w:p w14:paraId="5A95985E" w14:textId="77777777" w:rsidR="005D37A2" w:rsidRPr="00E77497" w:rsidRDefault="005D37A2" w:rsidP="005D37A2">
            <w:pPr>
              <w:keepNext/>
              <w:spacing w:after="60"/>
            </w:pPr>
            <w:r>
              <w:t>Completion Record</w:t>
            </w:r>
          </w:p>
        </w:tc>
        <w:tc>
          <w:tcPr>
            <w:tcW w:w="6858" w:type="dxa"/>
            <w:tcBorders>
              <w:top w:val="nil"/>
            </w:tcBorders>
          </w:tcPr>
          <w:p w14:paraId="38032956" w14:textId="77777777" w:rsidR="005D37A2" w:rsidRPr="00E77497" w:rsidRDefault="005D37A2" w:rsidP="005D37A2">
            <w:pPr>
              <w:keepNext/>
              <w:spacing w:after="60"/>
            </w:pPr>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.[[value]])</w:t>
            </w:r>
          </w:p>
        </w:tc>
      </w:tr>
      <w:tr w:rsidR="005D37A2" w:rsidRPr="00E77497" w14:paraId="4D70C3C3" w14:textId="77777777" w:rsidTr="005D37A2">
        <w:trPr>
          <w:jc w:val="center"/>
        </w:trPr>
        <w:tc>
          <w:tcPr>
            <w:tcW w:w="1998" w:type="dxa"/>
            <w:tcBorders>
              <w:top w:val="nil"/>
            </w:tcBorders>
          </w:tcPr>
          <w:p w14:paraId="2C8B2D8D" w14:textId="77777777" w:rsidR="005D37A2" w:rsidRPr="00E77497" w:rsidRDefault="005D37A2" w:rsidP="005D37A2">
            <w:pPr>
              <w:keepNext/>
              <w:spacing w:after="60"/>
            </w:pPr>
            <w:r w:rsidRPr="00E77497">
              <w:t>Undefined</w:t>
            </w:r>
          </w:p>
        </w:tc>
        <w:tc>
          <w:tcPr>
            <w:tcW w:w="6858" w:type="dxa"/>
            <w:tcBorders>
              <w:top w:val="nil"/>
            </w:tcBorders>
          </w:tcPr>
          <w:p w14:paraId="725F4F43" w14:textId="77777777" w:rsidR="005D37A2" w:rsidRPr="00E77497" w:rsidRDefault="005D37A2" w:rsidP="005D37A2">
            <w:pPr>
              <w:keepNext/>
              <w:spacing w:after="60"/>
            </w:pPr>
            <w:r w:rsidRPr="00E77497">
              <w:t xml:space="preserve">Throw a </w:t>
            </w:r>
            <w:r w:rsidRPr="00E77497">
              <w:rPr>
                <w:b/>
              </w:rPr>
              <w:t>TypeError</w:t>
            </w:r>
            <w:r w:rsidRPr="00E77497">
              <w:t xml:space="preserve"> exception.</w:t>
            </w:r>
          </w:p>
        </w:tc>
      </w:tr>
      <w:tr w:rsidR="005D37A2" w:rsidRPr="00E77497" w14:paraId="19515C14" w14:textId="77777777" w:rsidTr="005D37A2">
        <w:trPr>
          <w:jc w:val="center"/>
        </w:trPr>
        <w:tc>
          <w:tcPr>
            <w:tcW w:w="1998" w:type="dxa"/>
          </w:tcPr>
          <w:p w14:paraId="7A12E495" w14:textId="77777777" w:rsidR="005D37A2" w:rsidRPr="00E77497" w:rsidRDefault="005D37A2" w:rsidP="005D37A2">
            <w:pPr>
              <w:keepNext/>
              <w:spacing w:after="60"/>
            </w:pPr>
            <w:r w:rsidRPr="00E77497">
              <w:t>Null</w:t>
            </w:r>
          </w:p>
        </w:tc>
        <w:tc>
          <w:tcPr>
            <w:tcW w:w="6858" w:type="dxa"/>
          </w:tcPr>
          <w:p w14:paraId="41D812AD" w14:textId="77777777" w:rsidR="005D37A2" w:rsidRPr="00E77497" w:rsidRDefault="005D37A2" w:rsidP="005D37A2">
            <w:pPr>
              <w:keepNext/>
              <w:spacing w:after="60"/>
            </w:pPr>
            <w:r w:rsidRPr="00E77497">
              <w:t xml:space="preserve">Throw a </w:t>
            </w:r>
            <w:r w:rsidRPr="00E77497">
              <w:rPr>
                <w:b/>
              </w:rPr>
              <w:t>TypeError</w:t>
            </w:r>
            <w:r w:rsidRPr="00E77497">
              <w:t xml:space="preserve"> exception.</w:t>
            </w:r>
          </w:p>
        </w:tc>
      </w:tr>
      <w:tr w:rsidR="005D37A2" w:rsidRPr="00E77497" w14:paraId="122CEDDC" w14:textId="77777777" w:rsidTr="005D37A2">
        <w:trPr>
          <w:jc w:val="center"/>
        </w:trPr>
        <w:tc>
          <w:tcPr>
            <w:tcW w:w="1998" w:type="dxa"/>
          </w:tcPr>
          <w:p w14:paraId="61462DF3" w14:textId="77777777" w:rsidR="005D37A2" w:rsidRPr="00E77497" w:rsidRDefault="005D37A2" w:rsidP="005D37A2">
            <w:pPr>
              <w:keepNext/>
              <w:spacing w:after="60"/>
            </w:pPr>
            <w:r w:rsidRPr="00E77497">
              <w:t>Boolean</w:t>
            </w:r>
          </w:p>
        </w:tc>
        <w:tc>
          <w:tcPr>
            <w:tcW w:w="6858" w:type="dxa"/>
          </w:tcPr>
          <w:p w14:paraId="5C5DB671" w14:textId="77777777" w:rsidR="005D37A2" w:rsidRPr="00E77497" w:rsidRDefault="005D37A2" w:rsidP="00A51D25">
            <w:pPr>
              <w:keepNext/>
              <w:spacing w:after="60"/>
            </w:pPr>
            <w:r>
              <w:t>Return</w:t>
            </w:r>
            <w:r w:rsidRPr="00E77497">
              <w:t xml:space="preserve"> a new Boolean object whose [[</w:t>
            </w:r>
            <w:r>
              <w:t>BooleanData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_Ref365547985 \r \h </w:instrText>
            </w:r>
            <w:r w:rsidR="00A51D25">
              <w:fldChar w:fldCharType="separate"/>
            </w:r>
            <w:r w:rsidR="00D433E8">
              <w:t>19.3</w:t>
            </w:r>
            <w:r w:rsidR="00A51D25">
              <w:fldChar w:fldCharType="end"/>
            </w:r>
            <w:r w:rsidRPr="00E77497">
              <w:t xml:space="preserve"> for a description of Boolean objects.</w:t>
            </w:r>
          </w:p>
        </w:tc>
      </w:tr>
      <w:tr w:rsidR="005D37A2" w:rsidRPr="00E77497" w14:paraId="761500E8" w14:textId="77777777" w:rsidTr="005D37A2">
        <w:trPr>
          <w:jc w:val="center"/>
        </w:trPr>
        <w:tc>
          <w:tcPr>
            <w:tcW w:w="1998" w:type="dxa"/>
          </w:tcPr>
          <w:p w14:paraId="60ADDE79" w14:textId="77777777" w:rsidR="005D37A2" w:rsidRPr="00E77497" w:rsidRDefault="005D37A2" w:rsidP="005D37A2">
            <w:pPr>
              <w:keepNext/>
              <w:spacing w:after="60"/>
            </w:pPr>
            <w:r w:rsidRPr="00E77497">
              <w:t>Number</w:t>
            </w:r>
          </w:p>
        </w:tc>
        <w:tc>
          <w:tcPr>
            <w:tcW w:w="6858" w:type="dxa"/>
          </w:tcPr>
          <w:p w14:paraId="093CA1BA" w14:textId="77777777" w:rsidR="005D37A2" w:rsidRPr="00E77497" w:rsidRDefault="005D37A2" w:rsidP="00A51D25">
            <w:pPr>
              <w:keepNext/>
              <w:spacing w:after="60"/>
            </w:pPr>
            <w:r>
              <w:t>Return</w:t>
            </w:r>
            <w:r w:rsidRPr="00E77497">
              <w:t xml:space="preserve"> a new Number object whose [[</w:t>
            </w:r>
            <w:r>
              <w:t>NumberData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_Ref365547958 \r \h </w:instrText>
            </w:r>
            <w:r w:rsidR="00A51D25">
              <w:fldChar w:fldCharType="separate"/>
            </w:r>
            <w:r w:rsidR="00D433E8">
              <w:t>20.1</w:t>
            </w:r>
            <w:r w:rsidR="00A51D25">
              <w:fldChar w:fldCharType="end"/>
            </w:r>
            <w:r w:rsidRPr="00E77497">
              <w:t xml:space="preserve"> for a description of Number objects.</w:t>
            </w:r>
          </w:p>
        </w:tc>
      </w:tr>
      <w:tr w:rsidR="005D37A2" w:rsidRPr="00E77497" w14:paraId="48CCA2E0" w14:textId="77777777" w:rsidTr="005D37A2">
        <w:trPr>
          <w:jc w:val="center"/>
        </w:trPr>
        <w:tc>
          <w:tcPr>
            <w:tcW w:w="1998" w:type="dxa"/>
          </w:tcPr>
          <w:p w14:paraId="1ED0C828" w14:textId="77777777" w:rsidR="005D37A2" w:rsidRPr="00E77497" w:rsidRDefault="005D37A2" w:rsidP="005D37A2">
            <w:pPr>
              <w:keepNext/>
              <w:spacing w:after="60"/>
            </w:pPr>
            <w:r w:rsidRPr="00E77497">
              <w:t>String</w:t>
            </w:r>
          </w:p>
        </w:tc>
        <w:tc>
          <w:tcPr>
            <w:tcW w:w="6858" w:type="dxa"/>
          </w:tcPr>
          <w:p w14:paraId="4A9B7462" w14:textId="77777777" w:rsidR="005D37A2" w:rsidRPr="00E77497" w:rsidRDefault="005D37A2" w:rsidP="00A51D25">
            <w:pPr>
              <w:keepNext/>
              <w:spacing w:after="60"/>
            </w:pPr>
            <w:r>
              <w:t>Return</w:t>
            </w:r>
            <w:r w:rsidRPr="00E77497">
              <w:t xml:space="preserve"> a new String object whose [[</w:t>
            </w:r>
            <w:r>
              <w:t>StringData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_Ref365548027 \r \h </w:instrText>
            </w:r>
            <w:r w:rsidR="00A51D25">
              <w:fldChar w:fldCharType="separate"/>
            </w:r>
            <w:r w:rsidR="00D433E8">
              <w:t>21.1</w:t>
            </w:r>
            <w:r w:rsidR="00A51D25">
              <w:fldChar w:fldCharType="end"/>
            </w:r>
            <w:r w:rsidRPr="00E77497">
              <w:t xml:space="preserve"> for a description of String objects.</w:t>
            </w:r>
          </w:p>
        </w:tc>
      </w:tr>
      <w:tr w:rsidR="00CA269D" w:rsidRPr="00E77497" w14:paraId="18C7BA38" w14:textId="77777777" w:rsidTr="005D37A2">
        <w:trPr>
          <w:jc w:val="center"/>
          <w:ins w:id="513" w:author="Rev 19 Allen Wirfs-Brock" w:date="2013-09-24T14:56:00Z"/>
        </w:trPr>
        <w:tc>
          <w:tcPr>
            <w:tcW w:w="1998" w:type="dxa"/>
          </w:tcPr>
          <w:p w14:paraId="6D914BF5" w14:textId="77777777" w:rsidR="00CA269D" w:rsidRPr="00E77497" w:rsidRDefault="00CA269D" w:rsidP="005D37A2">
            <w:pPr>
              <w:keepNext/>
              <w:spacing w:after="60"/>
              <w:rPr>
                <w:ins w:id="514" w:author="Rev 19 Allen Wirfs-Brock" w:date="2013-09-24T14:56:00Z"/>
              </w:rPr>
            </w:pPr>
            <w:ins w:id="515" w:author="Rev 19 Allen Wirfs-Brock" w:date="2013-09-24T14:56:00Z">
              <w:r>
                <w:t>Symbol</w:t>
              </w:r>
            </w:ins>
          </w:p>
        </w:tc>
        <w:tc>
          <w:tcPr>
            <w:tcW w:w="6858" w:type="dxa"/>
          </w:tcPr>
          <w:p w14:paraId="7A1BD502" w14:textId="77777777" w:rsidR="00CA269D" w:rsidRDefault="00CA269D" w:rsidP="006A55CE">
            <w:pPr>
              <w:keepNext/>
              <w:spacing w:after="60"/>
              <w:rPr>
                <w:ins w:id="516" w:author="Rev 19 Allen Wirfs-Brock" w:date="2013-09-24T14:56:00Z"/>
              </w:rPr>
            </w:pPr>
            <w:ins w:id="517" w:author="Rev 19 Allen Wirfs-Brock" w:date="2013-09-24T14:57:00Z">
              <w:r>
                <w:t>Return</w:t>
              </w:r>
              <w:r w:rsidRPr="00E77497">
                <w:t xml:space="preserve"> a new </w:t>
              </w:r>
              <w:r>
                <w:t>Symbol</w:t>
              </w:r>
              <w:r w:rsidRPr="00E77497">
                <w:t xml:space="preserve"> object whose [[</w:t>
              </w:r>
              <w:r>
                <w:t>SymbolData</w:t>
              </w:r>
              <w:r w:rsidRPr="00E77497">
                <w:t xml:space="preserve">]] internal </w:t>
              </w:r>
              <w:r>
                <w:t xml:space="preserve">data </w:t>
              </w:r>
              <w:r w:rsidRPr="00E77497">
                <w:t xml:space="preserve">property is set to the value of </w:t>
              </w:r>
              <w:r w:rsidRPr="00E83F05">
                <w:rPr>
                  <w:i/>
                </w:rPr>
                <w:t>argument</w:t>
              </w:r>
              <w:r w:rsidRPr="00E77497">
                <w:t xml:space="preserve">. See </w:t>
              </w:r>
            </w:ins>
            <w:ins w:id="518" w:author="Rev 19 Allen Wirfs-Brock" w:date="2013-09-24T16:54:00Z">
              <w:r w:rsidR="006A55CE">
                <w:fldChar w:fldCharType="begin"/>
              </w:r>
              <w:r w:rsidR="006A55CE">
                <w:instrText xml:space="preserve"> REF _Ref367805013 \r \h </w:instrText>
              </w:r>
            </w:ins>
            <w:r w:rsidR="006A55CE">
              <w:fldChar w:fldCharType="separate"/>
            </w:r>
            <w:ins w:id="519" w:author="Rev 19 Allen Wirfs-Brock" w:date="2013-09-27T13:21:00Z">
              <w:r w:rsidR="00D433E8">
                <w:t>19.4</w:t>
              </w:r>
            </w:ins>
            <w:ins w:id="520" w:author="Rev 19 Allen Wirfs-Brock" w:date="2013-09-24T16:54:00Z">
              <w:r w:rsidR="006A55CE">
                <w:fldChar w:fldCharType="end"/>
              </w:r>
            </w:ins>
            <w:ins w:id="521" w:author="Rev 19 Allen Wirfs-Brock" w:date="2013-09-24T14:57:00Z">
              <w:r w:rsidRPr="00E77497">
                <w:t xml:space="preserve"> for a description of </w:t>
              </w:r>
            </w:ins>
            <w:ins w:id="522" w:author="Rev 19 Allen Wirfs-Brock" w:date="2013-09-24T16:53:00Z">
              <w:r w:rsidR="006A55CE">
                <w:t>Symbol</w:t>
              </w:r>
            </w:ins>
            <w:ins w:id="523" w:author="Rev 19 Allen Wirfs-Brock" w:date="2013-09-24T14:57:00Z">
              <w:r w:rsidRPr="00E77497">
                <w:t xml:space="preserve"> objects.</w:t>
              </w:r>
            </w:ins>
          </w:p>
        </w:tc>
      </w:tr>
      <w:tr w:rsidR="005D37A2" w:rsidRPr="00E77497" w14:paraId="60495C64" w14:textId="77777777" w:rsidTr="005D37A2">
        <w:trPr>
          <w:jc w:val="center"/>
        </w:trPr>
        <w:tc>
          <w:tcPr>
            <w:tcW w:w="1998" w:type="dxa"/>
          </w:tcPr>
          <w:p w14:paraId="413FC000" w14:textId="77777777" w:rsidR="005D37A2" w:rsidRPr="00E77497" w:rsidRDefault="005D37A2" w:rsidP="005D37A2">
            <w:pPr>
              <w:spacing w:after="60"/>
            </w:pPr>
            <w:r w:rsidRPr="00E77497">
              <w:t>Object</w:t>
            </w:r>
          </w:p>
        </w:tc>
        <w:tc>
          <w:tcPr>
            <w:tcW w:w="6858" w:type="dxa"/>
          </w:tcPr>
          <w:p w14:paraId="45B588AE" w14:textId="77777777" w:rsidR="005D37A2" w:rsidRPr="00E77497" w:rsidRDefault="005D37A2" w:rsidP="005D37A2">
            <w:pPr>
              <w:spacing w:after="60"/>
            </w:pPr>
            <w:r>
              <w:t>Return</w:t>
            </w:r>
            <w:r w:rsidRPr="00E77497">
              <w:t xml:space="preserve"> </w:t>
            </w:r>
            <w:r w:rsidRPr="00E83F05">
              <w:rPr>
                <w:i/>
              </w:rPr>
              <w:t>argument</w:t>
            </w:r>
            <w:r w:rsidRPr="00E77497">
              <w:t xml:space="preserve"> (no conversion).</w:t>
            </w:r>
          </w:p>
        </w:tc>
      </w:tr>
    </w:tbl>
    <w:p w14:paraId="796A58B8" w14:textId="77777777" w:rsidR="005D37A2" w:rsidRPr="00E77497" w:rsidRDefault="005D37A2" w:rsidP="005D37A2">
      <w:pPr>
        <w:pStyle w:val="30"/>
      </w:pPr>
      <w:bookmarkStart w:id="524" w:name="_Toc368050168"/>
      <w:r w:rsidRPr="00E77497">
        <w:t>To</w:t>
      </w:r>
      <w:r>
        <w:t>PropertyKey</w:t>
      </w:r>
      <w:bookmarkEnd w:id="524"/>
      <w:r w:rsidRPr="00E77497">
        <w:t xml:space="preserve"> </w:t>
      </w:r>
    </w:p>
    <w:p w14:paraId="7FDA765D" w14:textId="77777777" w:rsidR="005D37A2" w:rsidRPr="009C202C" w:rsidRDefault="005D37A2" w:rsidP="005D37A2">
      <w:r w:rsidRPr="00E77497">
        <w:t>The abstract operation To</w:t>
      </w:r>
      <w:r>
        <w:t>PropertyKey</w:t>
      </w:r>
      <w:r w:rsidRPr="00E77497">
        <w:t xml:space="preserve"> converts its </w:t>
      </w:r>
      <w:r w:rsidRPr="006C4D5D">
        <w:rPr>
          <w:rFonts w:ascii="Times New Roman" w:hAnsi="Times New Roman"/>
          <w:i/>
        </w:rPr>
        <w:t>argument</w:t>
      </w:r>
      <w:r w:rsidRPr="00E77497">
        <w:t xml:space="preserve"> to </w:t>
      </w:r>
      <w:r>
        <w:t>a value that can be used as a property key by performing the following steps</w:t>
      </w:r>
      <w:r w:rsidRPr="009C202C">
        <w:t>:</w:t>
      </w:r>
    </w:p>
    <w:p w14:paraId="7AFBC0CC" w14:textId="77777777" w:rsidR="005D37A2" w:rsidRDefault="005D37A2" w:rsidP="005D37A2">
      <w:pPr>
        <w:pStyle w:val="Alg4"/>
        <w:numPr>
          <w:ilvl w:val="0"/>
          <w:numId w:val="788"/>
        </w:numPr>
        <w:contextualSpacing/>
      </w:pPr>
      <w:r>
        <w:t>ReturnIfAbrupt(</w:t>
      </w:r>
      <w:r>
        <w:rPr>
          <w:i/>
        </w:rPr>
        <w:t>argument</w:t>
      </w:r>
      <w:r>
        <w:t>).</w:t>
      </w:r>
    </w:p>
    <w:p w14:paraId="27204B6C" w14:textId="77777777" w:rsidR="005D37A2" w:rsidRDefault="005D37A2" w:rsidP="005D37A2">
      <w:pPr>
        <w:pStyle w:val="Alg2"/>
        <w:numPr>
          <w:ilvl w:val="0"/>
          <w:numId w:val="788"/>
        </w:numPr>
      </w:pPr>
      <w:r>
        <w:t xml:space="preserve">If </w:t>
      </w:r>
      <w:ins w:id="525" w:author="Rev 19 Allen Wirfs-Brock" w:date="2013-09-24T14:45:00Z">
        <w:r w:rsidR="00CA269D">
          <w:t>Type(</w:t>
        </w:r>
      </w:ins>
      <w:r w:rsidRPr="006C4D5D">
        <w:rPr>
          <w:i/>
        </w:rPr>
        <w:t>argument</w:t>
      </w:r>
      <w:ins w:id="526" w:author="Rev 19 Allen Wirfs-Brock" w:date="2013-09-24T14:46:00Z">
        <w:r w:rsidR="00CA269D">
          <w:t>)</w:t>
        </w:r>
      </w:ins>
      <w:r>
        <w:t xml:space="preserve"> is </w:t>
      </w:r>
      <w:del w:id="527" w:author="Rev 19 Allen Wirfs-Brock" w:date="2013-09-24T14:46:00Z">
        <w:r w:rsidDel="00CA269D">
          <w:delText xml:space="preserve">an exotic </w:delText>
        </w:r>
      </w:del>
      <w:r>
        <w:t>Symbol</w:t>
      </w:r>
      <w:del w:id="528" w:author="Rev 19 Allen Wirfs-Brock" w:date="2013-09-24T14:46:00Z">
        <w:r w:rsidDel="00CA269D">
          <w:delText xml:space="preserve"> </w:delText>
        </w:r>
      </w:del>
      <w:del w:id="529" w:author="Rev 19 Allen Wirfs-Brock" w:date="2013-09-10T12:56:00Z">
        <w:r w:rsidDel="00E22304">
          <w:delText>Object</w:delText>
        </w:r>
      </w:del>
      <w:r>
        <w:t>, then</w:t>
      </w:r>
    </w:p>
    <w:p w14:paraId="1CFA24B6" w14:textId="77777777" w:rsidR="005D37A2" w:rsidRPr="00E77497" w:rsidRDefault="005D37A2" w:rsidP="005D37A2">
      <w:pPr>
        <w:pStyle w:val="Alg2"/>
        <w:numPr>
          <w:ilvl w:val="1"/>
          <w:numId w:val="788"/>
        </w:numPr>
      </w:pPr>
      <w:r>
        <w:t xml:space="preserve">Return </w:t>
      </w:r>
      <w:r w:rsidRPr="006C4D5D">
        <w:rPr>
          <w:i/>
        </w:rPr>
        <w:t>argument</w:t>
      </w:r>
      <w:r>
        <w:t>.</w:t>
      </w:r>
    </w:p>
    <w:p w14:paraId="435F0F9E" w14:textId="77777777" w:rsidR="005D37A2" w:rsidRPr="00E77497" w:rsidRDefault="005D37A2" w:rsidP="005D37A2">
      <w:pPr>
        <w:pStyle w:val="Alg2"/>
        <w:numPr>
          <w:ilvl w:val="0"/>
          <w:numId w:val="788"/>
        </w:numPr>
        <w:spacing w:after="220"/>
      </w:pPr>
      <w:r w:rsidRPr="00E77497">
        <w:t xml:space="preserve">Return </w:t>
      </w:r>
      <w:r>
        <w:t>ToString(</w:t>
      </w:r>
      <w:r>
        <w:rPr>
          <w:i/>
        </w:rPr>
        <w:t>argument</w:t>
      </w:r>
      <w:r>
        <w:t>)</w:t>
      </w:r>
      <w:r w:rsidRPr="00E77497">
        <w:t>.</w:t>
      </w:r>
    </w:p>
    <w:p w14:paraId="30E6EE66" w14:textId="77777777" w:rsidR="005D37A2" w:rsidRPr="00E77497" w:rsidRDefault="005D37A2" w:rsidP="005D37A2">
      <w:pPr>
        <w:pStyle w:val="30"/>
      </w:pPr>
      <w:bookmarkStart w:id="530" w:name="_Toc368050169"/>
      <w:r w:rsidRPr="00E77497">
        <w:t>To</w:t>
      </w:r>
      <w:r>
        <w:t>Length</w:t>
      </w:r>
      <w:bookmarkEnd w:id="530"/>
      <w:r w:rsidRPr="00E77497">
        <w:t xml:space="preserve"> </w:t>
      </w:r>
    </w:p>
    <w:p w14:paraId="26549C44" w14:textId="77777777" w:rsidR="005D37A2" w:rsidRPr="009C202C" w:rsidRDefault="005D37A2" w:rsidP="005D37A2">
      <w:r w:rsidRPr="00E77497">
        <w:t>The abstract operation To</w:t>
      </w:r>
      <w:r>
        <w:t>Length</w:t>
      </w:r>
      <w:r w:rsidRPr="00E77497">
        <w:t xml:space="preserve"> converts its </w:t>
      </w:r>
      <w:r w:rsidRPr="006C4D5D">
        <w:rPr>
          <w:rFonts w:ascii="Times New Roman" w:hAnsi="Times New Roman"/>
          <w:i/>
        </w:rPr>
        <w:t>argument</w:t>
      </w:r>
      <w:r w:rsidRPr="00E77497">
        <w:t xml:space="preserve"> to </w:t>
      </w:r>
      <w:r>
        <w:t>an integer suitable for use as the length of an array-like object. It performs the following steps</w:t>
      </w:r>
      <w:r w:rsidRPr="009C202C">
        <w:t>:</w:t>
      </w:r>
    </w:p>
    <w:p w14:paraId="16FBB50C" w14:textId="77777777" w:rsidR="005D37A2" w:rsidRDefault="005D37A2" w:rsidP="005D37A2">
      <w:pPr>
        <w:pStyle w:val="Alg4"/>
        <w:numPr>
          <w:ilvl w:val="0"/>
          <w:numId w:val="1567"/>
        </w:numPr>
        <w:contextualSpacing/>
      </w:pPr>
      <w:r>
        <w:t xml:space="preserve">Let </w:t>
      </w:r>
      <w:r>
        <w:rPr>
          <w:i/>
          <w:iCs/>
        </w:rPr>
        <w:t>len</w:t>
      </w:r>
      <w:r>
        <w:t xml:space="preserve"> be ToInteger(</w:t>
      </w:r>
      <w:r>
        <w:rPr>
          <w:i/>
        </w:rPr>
        <w:t>argument</w:t>
      </w:r>
      <w:r>
        <w:t>).</w:t>
      </w:r>
    </w:p>
    <w:p w14:paraId="515D46C1" w14:textId="77777777" w:rsidR="005D37A2" w:rsidRDefault="005D37A2" w:rsidP="005D37A2">
      <w:pPr>
        <w:pStyle w:val="Alg4"/>
        <w:numPr>
          <w:ilvl w:val="0"/>
          <w:numId w:val="1567"/>
        </w:numPr>
        <w:contextualSpacing/>
      </w:pPr>
      <w:r>
        <w:t>ReturnIfAbrupt(</w:t>
      </w:r>
      <w:r>
        <w:rPr>
          <w:i/>
          <w:iCs/>
        </w:rPr>
        <w:t>len</w:t>
      </w:r>
      <w:r>
        <w:t>).</w:t>
      </w:r>
    </w:p>
    <w:p w14:paraId="02703934" w14:textId="77777777" w:rsidR="005D37A2" w:rsidRDefault="005D37A2" w:rsidP="005D37A2">
      <w:pPr>
        <w:pStyle w:val="Alg2"/>
        <w:numPr>
          <w:ilvl w:val="0"/>
          <w:numId w:val="1567"/>
        </w:numPr>
      </w:pPr>
      <w:r>
        <w:t xml:space="preserve">If </w:t>
      </w:r>
      <w:r>
        <w:rPr>
          <w:i/>
          <w:iCs/>
        </w:rPr>
        <w:t>len</w:t>
      </w:r>
      <w:r>
        <w:t xml:space="preserve"> ≤ 0, then return 0.</w:t>
      </w:r>
    </w:p>
    <w:p w14:paraId="264F2043" w14:textId="77777777" w:rsidR="005D37A2" w:rsidRPr="00E77497" w:rsidRDefault="005D37A2" w:rsidP="005D37A2">
      <w:pPr>
        <w:pStyle w:val="Alg2"/>
        <w:numPr>
          <w:ilvl w:val="0"/>
          <w:numId w:val="1567"/>
        </w:numPr>
        <w:spacing w:after="220"/>
      </w:pPr>
      <w:r w:rsidRPr="00E77497">
        <w:t xml:space="preserve">Return </w:t>
      </w:r>
      <w:r>
        <w:t>min(</w:t>
      </w:r>
      <w:r w:rsidRPr="00E74C84">
        <w:rPr>
          <w:i/>
          <w:iCs/>
        </w:rPr>
        <w:t>len</w:t>
      </w:r>
      <w:r>
        <w:t>, 2</w:t>
      </w:r>
      <w:r w:rsidRPr="00E74C84">
        <w:rPr>
          <w:vertAlign w:val="superscript"/>
        </w:rPr>
        <w:t>53</w:t>
      </w:r>
      <w:r>
        <w:t>-1)</w:t>
      </w:r>
      <w:r w:rsidRPr="00E77497">
        <w:t>.</w:t>
      </w:r>
    </w:p>
    <w:p w14:paraId="44956FCD" w14:textId="77777777" w:rsidR="005D37A2" w:rsidRDefault="005D37A2" w:rsidP="005D37A2">
      <w:pPr>
        <w:pStyle w:val="20"/>
      </w:pPr>
      <w:bookmarkStart w:id="531" w:name="_Toc368050170"/>
      <w:r>
        <w:t>Testing and Comparison Operations</w:t>
      </w:r>
      <w:bookmarkEnd w:id="531"/>
    </w:p>
    <w:p w14:paraId="33EEE490" w14:textId="77777777" w:rsidR="005D37A2" w:rsidRPr="00E77497" w:rsidRDefault="005D37A2" w:rsidP="005D37A2">
      <w:pPr>
        <w:pStyle w:val="30"/>
      </w:pPr>
      <w:bookmarkStart w:id="532" w:name="_Toc368050171"/>
      <w:r w:rsidRPr="00E77497">
        <w:t>CheckObjectCoercible</w:t>
      </w:r>
      <w:bookmarkEnd w:id="532"/>
    </w:p>
    <w:p w14:paraId="6EC34106" w14:textId="77777777" w:rsidR="005D37A2" w:rsidRPr="00E77497" w:rsidRDefault="005D37A2" w:rsidP="005D37A2">
      <w:pPr>
        <w:spacing w:after="120"/>
      </w:pPr>
      <w:r w:rsidRPr="00E77497">
        <w:t>The abstract operation CheckObjectCoercible throws an error if its argument is a value that cannot be converted to an Object using ToObject. It is defined by</w:t>
      </w:r>
      <w:r w:rsidR="00CF10B9">
        <w:t xml:space="preserve"> </w:t>
      </w:r>
      <w:r w:rsidR="00CF10B9">
        <w:fldChar w:fldCharType="begin"/>
      </w:r>
      <w:r w:rsidR="00CF10B9">
        <w:instrText xml:space="preserve"> REF _Ref365644812 \h </w:instrText>
      </w:r>
      <w:r w:rsidR="00CF10B9">
        <w:fldChar w:fldCharType="separate"/>
      </w:r>
      <w:r w:rsidR="00D433E8">
        <w:t xml:space="preserve">Table </w:t>
      </w:r>
      <w:r w:rsidR="00D433E8">
        <w:rPr>
          <w:noProof/>
        </w:rPr>
        <w:t>14</w:t>
      </w:r>
      <w:r w:rsidR="00CF10B9">
        <w:fldChar w:fldCharType="end"/>
      </w:r>
      <w:r w:rsidRPr="00E77497">
        <w:t>:</w:t>
      </w:r>
    </w:p>
    <w:p w14:paraId="53A285C7" w14:textId="77777777" w:rsidR="005D37A2" w:rsidRPr="00E77497" w:rsidRDefault="005D37A2" w:rsidP="005D37A2">
      <w:pPr>
        <w:pStyle w:val="Tabletitle"/>
      </w:pPr>
      <w:bookmarkStart w:id="533" w:name="_Ref365644812"/>
      <w:r>
        <w:t xml:space="preserve">Table </w:t>
      </w:r>
      <w:r>
        <w:fldChar w:fldCharType="begin"/>
      </w:r>
      <w:r>
        <w:instrText xml:space="preserve"> SEQ Table \* ARABIC </w:instrText>
      </w:r>
      <w:r>
        <w:fldChar w:fldCharType="separate"/>
      </w:r>
      <w:r w:rsidR="00D433E8">
        <w:rPr>
          <w:noProof/>
        </w:rPr>
        <w:t>14</w:t>
      </w:r>
      <w:r>
        <w:fldChar w:fldCharType="end"/>
      </w:r>
      <w:bookmarkEnd w:id="533"/>
      <w:r w:rsidRPr="00E77497">
        <w:rPr>
          <w:rFonts w:eastAsia="Arial Unicode MS"/>
        </w:rPr>
        <w:t xml:space="preserve"> — </w:t>
      </w:r>
      <w:r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5D37A2" w:rsidRPr="004D1BD1" w14:paraId="2894CCE5" w14:textId="77777777" w:rsidTr="005D37A2">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1CF31436"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345B2B31"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14:paraId="6659C4BD" w14:textId="77777777" w:rsidTr="005D37A2">
        <w:tblPrEx>
          <w:tblLook w:val="0000" w:firstRow="0" w:lastRow="0" w:firstColumn="0" w:lastColumn="0" w:noHBand="0" w:noVBand="0"/>
        </w:tblPrEx>
        <w:trPr>
          <w:jc w:val="center"/>
        </w:trPr>
        <w:tc>
          <w:tcPr>
            <w:tcW w:w="1998" w:type="dxa"/>
            <w:tcBorders>
              <w:top w:val="nil"/>
            </w:tcBorders>
          </w:tcPr>
          <w:p w14:paraId="6F853BB7" w14:textId="77777777" w:rsidR="005D37A2" w:rsidRPr="00E77497" w:rsidRDefault="005D37A2" w:rsidP="005D37A2">
            <w:pPr>
              <w:keepNext/>
              <w:spacing w:after="60"/>
            </w:pPr>
            <w:r>
              <w:t>Completion Record</w:t>
            </w:r>
          </w:p>
        </w:tc>
        <w:tc>
          <w:tcPr>
            <w:tcW w:w="6858" w:type="dxa"/>
            <w:tcBorders>
              <w:top w:val="nil"/>
            </w:tcBorders>
          </w:tcPr>
          <w:p w14:paraId="6550C31B" w14:textId="77777777" w:rsidR="005D37A2" w:rsidRPr="00E77497" w:rsidRDefault="005D37A2" w:rsidP="005D37A2">
            <w:pPr>
              <w:keepNext/>
              <w:spacing w:after="60"/>
            </w:pPr>
            <w:r>
              <w:t xml:space="preserve">If </w:t>
            </w:r>
            <w:r w:rsidRPr="0039396D">
              <w:rPr>
                <w:i/>
              </w:rPr>
              <w:t>argument</w:t>
            </w:r>
            <w:r>
              <w:t xml:space="preserve"> is an abrupt completion, return </w:t>
            </w:r>
            <w:r w:rsidRPr="0095410B">
              <w:rPr>
                <w:i/>
              </w:rPr>
              <w:t>argument</w:t>
            </w:r>
            <w:r>
              <w:t>. Otherwise return CheckObjectCoercible(</w:t>
            </w:r>
            <w:r w:rsidRPr="0039396D">
              <w:rPr>
                <w:i/>
              </w:rPr>
              <w:t>argument</w:t>
            </w:r>
            <w:r>
              <w:t>.[[value]])</w:t>
            </w:r>
          </w:p>
        </w:tc>
      </w:tr>
      <w:tr w:rsidR="005D37A2" w:rsidRPr="004D1BD1" w14:paraId="1A5370BE" w14:textId="77777777" w:rsidTr="005D37A2">
        <w:trPr>
          <w:jc w:val="center"/>
        </w:trPr>
        <w:tc>
          <w:tcPr>
            <w:tcW w:w="1998" w:type="dxa"/>
            <w:tcBorders>
              <w:top w:val="nil"/>
              <w:left w:val="single" w:sz="6" w:space="0" w:color="auto"/>
              <w:bottom w:val="single" w:sz="6" w:space="0" w:color="auto"/>
              <w:right w:val="single" w:sz="6" w:space="0" w:color="auto"/>
            </w:tcBorders>
            <w:hideMark/>
          </w:tcPr>
          <w:p w14:paraId="1CDD7003" w14:textId="77777777" w:rsidR="005D37A2" w:rsidRPr="003B4312" w:rsidRDefault="005D37A2" w:rsidP="005D37A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14:paraId="761EE566" w14:textId="77777777" w:rsidR="005D37A2" w:rsidRPr="009C202C" w:rsidRDefault="005D37A2" w:rsidP="005D37A2">
            <w:pPr>
              <w:keepNext/>
              <w:spacing w:after="60"/>
            </w:pPr>
            <w:r w:rsidRPr="00E65A34">
              <w:t xml:space="preserve">Throw a </w:t>
            </w:r>
            <w:r w:rsidRPr="009C202C">
              <w:rPr>
                <w:b/>
              </w:rPr>
              <w:t>TypeError</w:t>
            </w:r>
            <w:r w:rsidRPr="009C202C">
              <w:t xml:space="preserve"> exception.</w:t>
            </w:r>
          </w:p>
        </w:tc>
      </w:tr>
      <w:tr w:rsidR="005D37A2" w:rsidRPr="004D1BD1" w14:paraId="4ADC6523" w14:textId="77777777"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14:paraId="0E18F813" w14:textId="77777777" w:rsidR="005D37A2" w:rsidRPr="003B4312" w:rsidRDefault="005D37A2" w:rsidP="005D37A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14:paraId="6EF1BC94" w14:textId="77777777" w:rsidR="005D37A2" w:rsidRPr="009C202C" w:rsidRDefault="005D37A2" w:rsidP="005D37A2">
            <w:pPr>
              <w:keepNext/>
              <w:spacing w:after="60"/>
            </w:pPr>
            <w:r w:rsidRPr="00E65A34">
              <w:t xml:space="preserve">Throw a </w:t>
            </w:r>
            <w:r w:rsidRPr="009C202C">
              <w:rPr>
                <w:b/>
              </w:rPr>
              <w:t>TypeError</w:t>
            </w:r>
            <w:r w:rsidRPr="009C202C">
              <w:t xml:space="preserve"> exception.</w:t>
            </w:r>
          </w:p>
        </w:tc>
      </w:tr>
      <w:tr w:rsidR="005D37A2" w:rsidRPr="004D1BD1" w14:paraId="0C94AEF8" w14:textId="77777777"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14:paraId="0420D4CC" w14:textId="77777777" w:rsidR="005D37A2" w:rsidRPr="003B4312" w:rsidRDefault="005D37A2" w:rsidP="005D37A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14:paraId="7A904ADB" w14:textId="77777777" w:rsidR="005D37A2" w:rsidRPr="00E65A34" w:rsidRDefault="005D37A2" w:rsidP="005D37A2">
            <w:pPr>
              <w:keepNext/>
              <w:spacing w:after="60"/>
            </w:pPr>
            <w:r w:rsidRPr="00E65A34">
              <w:t>Return</w:t>
            </w:r>
            <w:r>
              <w:t xml:space="preserve"> </w:t>
            </w:r>
            <w:r w:rsidRPr="006E1632">
              <w:rPr>
                <w:i/>
              </w:rPr>
              <w:t>argument</w:t>
            </w:r>
          </w:p>
        </w:tc>
      </w:tr>
      <w:tr w:rsidR="005D37A2" w:rsidRPr="004D1BD1" w14:paraId="2A707353" w14:textId="77777777"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14:paraId="3F0919DD" w14:textId="77777777" w:rsidR="005D37A2" w:rsidRPr="003B4312" w:rsidRDefault="005D37A2" w:rsidP="005D37A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14:paraId="5B320ED9" w14:textId="77777777" w:rsidR="005D37A2" w:rsidRPr="00E65A34" w:rsidRDefault="005D37A2" w:rsidP="005D37A2">
            <w:pPr>
              <w:keepNext/>
              <w:spacing w:after="60"/>
            </w:pPr>
            <w:r w:rsidRPr="00E65A34">
              <w:t>Return</w:t>
            </w:r>
            <w:r w:rsidRPr="006A5E27">
              <w:rPr>
                <w:i/>
              </w:rPr>
              <w:t xml:space="preserve"> argument</w:t>
            </w:r>
          </w:p>
        </w:tc>
      </w:tr>
      <w:tr w:rsidR="005D37A2" w:rsidRPr="004D1BD1" w14:paraId="03EC3F50" w14:textId="77777777"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14:paraId="3704FE7C" w14:textId="77777777" w:rsidR="005D37A2" w:rsidRPr="003B4312" w:rsidRDefault="005D37A2" w:rsidP="005D37A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14:paraId="55A3B1E3" w14:textId="77777777" w:rsidR="005D37A2" w:rsidRPr="00E65A34" w:rsidRDefault="005D37A2" w:rsidP="005D37A2">
            <w:pPr>
              <w:keepNext/>
              <w:spacing w:after="60"/>
            </w:pPr>
            <w:r w:rsidRPr="00E65A34">
              <w:t>Return</w:t>
            </w:r>
            <w:r w:rsidRPr="006A5E27">
              <w:rPr>
                <w:i/>
              </w:rPr>
              <w:t xml:space="preserve"> argument</w:t>
            </w:r>
          </w:p>
        </w:tc>
      </w:tr>
      <w:tr w:rsidR="006A55CE" w:rsidRPr="004D1BD1" w14:paraId="3580AA43" w14:textId="77777777" w:rsidTr="005D37A2">
        <w:trPr>
          <w:jc w:val="center"/>
          <w:ins w:id="534" w:author="Rev 19 Allen Wirfs-Brock" w:date="2013-09-24T17:09:00Z"/>
        </w:trPr>
        <w:tc>
          <w:tcPr>
            <w:tcW w:w="1998" w:type="dxa"/>
            <w:tcBorders>
              <w:top w:val="single" w:sz="6" w:space="0" w:color="auto"/>
              <w:left w:val="single" w:sz="6" w:space="0" w:color="auto"/>
              <w:bottom w:val="single" w:sz="6" w:space="0" w:color="auto"/>
              <w:right w:val="single" w:sz="6" w:space="0" w:color="auto"/>
            </w:tcBorders>
          </w:tcPr>
          <w:p w14:paraId="19459E7B" w14:textId="77777777" w:rsidR="006A55CE" w:rsidRPr="004D1BD1" w:rsidRDefault="006A55CE" w:rsidP="005D37A2">
            <w:pPr>
              <w:keepNext/>
              <w:spacing w:after="60"/>
              <w:rPr>
                <w:ins w:id="535" w:author="Rev 19 Allen Wirfs-Brock" w:date="2013-09-24T17:09:00Z"/>
              </w:rPr>
            </w:pPr>
            <w:ins w:id="536" w:author="Rev 19 Allen Wirfs-Brock" w:date="2013-09-24T17:09:00Z">
              <w:r>
                <w:t>Symbol</w:t>
              </w:r>
            </w:ins>
          </w:p>
        </w:tc>
        <w:tc>
          <w:tcPr>
            <w:tcW w:w="6858" w:type="dxa"/>
            <w:tcBorders>
              <w:top w:val="single" w:sz="6" w:space="0" w:color="auto"/>
              <w:left w:val="single" w:sz="6" w:space="0" w:color="auto"/>
              <w:bottom w:val="single" w:sz="6" w:space="0" w:color="auto"/>
              <w:right w:val="single" w:sz="6" w:space="0" w:color="auto"/>
            </w:tcBorders>
          </w:tcPr>
          <w:p w14:paraId="1EDD93ED" w14:textId="77777777" w:rsidR="006A55CE" w:rsidRPr="00E65A34" w:rsidRDefault="006A55CE" w:rsidP="005D37A2">
            <w:pPr>
              <w:keepNext/>
              <w:spacing w:after="60"/>
              <w:rPr>
                <w:ins w:id="537" w:author="Rev 19 Allen Wirfs-Brock" w:date="2013-09-24T17:09:00Z"/>
              </w:rPr>
            </w:pPr>
            <w:ins w:id="538" w:author="Rev 19 Allen Wirfs-Brock" w:date="2013-09-24T17:10:00Z">
              <w:r w:rsidRPr="00E65A34">
                <w:t>Return</w:t>
              </w:r>
              <w:r w:rsidRPr="006A5E27">
                <w:rPr>
                  <w:i/>
                </w:rPr>
                <w:t xml:space="preserve"> argument</w:t>
              </w:r>
            </w:ins>
          </w:p>
        </w:tc>
      </w:tr>
      <w:tr w:rsidR="005D37A2" w:rsidRPr="004D1BD1" w14:paraId="773D0C1A" w14:textId="77777777"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14:paraId="2410AAE7" w14:textId="77777777" w:rsidR="005D37A2" w:rsidRPr="003B4312" w:rsidRDefault="005D37A2" w:rsidP="005D37A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14:paraId="2E791C3D" w14:textId="77777777" w:rsidR="005D37A2" w:rsidRPr="00E65A34" w:rsidRDefault="005D37A2" w:rsidP="005D37A2">
            <w:pPr>
              <w:spacing w:after="60"/>
            </w:pPr>
            <w:r w:rsidRPr="00E65A34">
              <w:t>Return</w:t>
            </w:r>
            <w:r w:rsidRPr="006A5E27">
              <w:rPr>
                <w:i/>
              </w:rPr>
              <w:t xml:space="preserve"> argument</w:t>
            </w:r>
          </w:p>
        </w:tc>
      </w:tr>
    </w:tbl>
    <w:p w14:paraId="7C062745" w14:textId="77777777" w:rsidR="005D37A2" w:rsidRPr="004D1BD1" w:rsidRDefault="005D37A2" w:rsidP="005D37A2">
      <w:pPr>
        <w:pStyle w:val="30"/>
      </w:pPr>
      <w:bookmarkStart w:id="539" w:name="_Toc368050172"/>
      <w:r w:rsidRPr="004D1BD1">
        <w:t>IsCallable</w:t>
      </w:r>
      <w:bookmarkEnd w:id="539"/>
    </w:p>
    <w:p w14:paraId="131D7C94" w14:textId="77777777" w:rsidR="005D37A2" w:rsidRPr="009C202C" w:rsidRDefault="005D37A2" w:rsidP="005D37A2">
      <w:r w:rsidRPr="00E65A34">
        <w:t xml:space="preserve">The abstract operation IsCallable determines if its </w:t>
      </w:r>
      <w:r w:rsidRPr="00002F60">
        <w:rPr>
          <w:rFonts w:ascii="Times New Roman" w:hAnsi="Times New Roman"/>
          <w:i/>
        </w:rPr>
        <w:t>argument</w:t>
      </w:r>
      <w:r w:rsidRPr="00E65A34">
        <w:t>, which must be an ECMAScript language value</w:t>
      </w:r>
      <w:r>
        <w:t xml:space="preserve"> or a Completion Record</w:t>
      </w:r>
      <w:r w:rsidRPr="00E65A34">
        <w:t>, is a callable function Object according to</w:t>
      </w:r>
      <w:r w:rsidR="00CF10B9">
        <w:t xml:space="preserve"> </w:t>
      </w:r>
      <w:r w:rsidR="00CF10B9">
        <w:fldChar w:fldCharType="begin"/>
      </w:r>
      <w:r w:rsidR="00CF10B9">
        <w:instrText xml:space="preserve"> REF _Ref365644813 \h </w:instrText>
      </w:r>
      <w:r w:rsidR="00CF10B9">
        <w:fldChar w:fldCharType="separate"/>
      </w:r>
      <w:r w:rsidR="00D433E8">
        <w:t xml:space="preserve">Table </w:t>
      </w:r>
      <w:r w:rsidR="00D433E8">
        <w:rPr>
          <w:noProof/>
        </w:rPr>
        <w:t>15</w:t>
      </w:r>
      <w:r w:rsidR="00CF10B9">
        <w:fldChar w:fldCharType="end"/>
      </w:r>
      <w:r w:rsidRPr="009C202C">
        <w:t>:</w:t>
      </w:r>
    </w:p>
    <w:p w14:paraId="6D40ECA4" w14:textId="77777777" w:rsidR="005D37A2" w:rsidRPr="00E77497" w:rsidRDefault="005D37A2" w:rsidP="005D37A2">
      <w:pPr>
        <w:pStyle w:val="Tabletitle"/>
      </w:pPr>
      <w:bookmarkStart w:id="540" w:name="_Ref365644813"/>
      <w:r>
        <w:t xml:space="preserve">Table </w:t>
      </w:r>
      <w:r>
        <w:fldChar w:fldCharType="begin"/>
      </w:r>
      <w:r>
        <w:instrText xml:space="preserve"> SEQ Table \* ARABIC </w:instrText>
      </w:r>
      <w:r>
        <w:fldChar w:fldCharType="separate"/>
      </w:r>
      <w:r w:rsidR="00D433E8">
        <w:rPr>
          <w:noProof/>
        </w:rPr>
        <w:t>15</w:t>
      </w:r>
      <w:r>
        <w:fldChar w:fldCharType="end"/>
      </w:r>
      <w:bookmarkEnd w:id="540"/>
      <w:r w:rsidRPr="00E77497">
        <w:rPr>
          <w:rFonts w:eastAsia="Arial Unicode MS"/>
        </w:rPr>
        <w:t xml:space="preserve"> — </w:t>
      </w:r>
      <w:r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14:paraId="09878C02" w14:textId="77777777" w:rsidTr="005D37A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6EC3363A"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52044994" w14:textId="77777777"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14:paraId="790A9101" w14:textId="77777777" w:rsidTr="005D37A2">
        <w:trPr>
          <w:jc w:val="center"/>
        </w:trPr>
        <w:tc>
          <w:tcPr>
            <w:tcW w:w="1998" w:type="dxa"/>
            <w:tcBorders>
              <w:top w:val="nil"/>
            </w:tcBorders>
          </w:tcPr>
          <w:p w14:paraId="3012E904" w14:textId="77777777" w:rsidR="005D37A2" w:rsidRPr="00E77497" w:rsidRDefault="005D37A2" w:rsidP="005D37A2">
            <w:pPr>
              <w:keepNext/>
              <w:spacing w:after="60"/>
            </w:pPr>
            <w:r>
              <w:t>Completion Record</w:t>
            </w:r>
          </w:p>
        </w:tc>
        <w:tc>
          <w:tcPr>
            <w:tcW w:w="6858" w:type="dxa"/>
            <w:tcBorders>
              <w:top w:val="nil"/>
            </w:tcBorders>
          </w:tcPr>
          <w:p w14:paraId="60821272" w14:textId="77777777" w:rsidR="005D37A2" w:rsidRPr="00E77497" w:rsidRDefault="005D37A2" w:rsidP="005D37A2">
            <w:pPr>
              <w:keepNext/>
              <w:spacing w:after="60"/>
            </w:pPr>
            <w:r>
              <w:t xml:space="preserve">If </w:t>
            </w:r>
            <w:r w:rsidRPr="005D449B">
              <w:rPr>
                <w:rFonts w:ascii="Times New Roman" w:hAnsi="Times New Roman"/>
                <w:i/>
              </w:rPr>
              <w:t>argument</w:t>
            </w:r>
            <w:r>
              <w:t xml:space="preserve"> is an abrupt completion, return </w:t>
            </w:r>
            <w:r w:rsidRPr="00002F60">
              <w:rPr>
                <w:rFonts w:ascii="Times New Roman" w:hAnsi="Times New Roman"/>
                <w:i/>
              </w:rPr>
              <w:t>argument</w:t>
            </w:r>
            <w:r>
              <w:t>. Otherwise return IsCallable(</w:t>
            </w:r>
            <w:r w:rsidRPr="005D449B">
              <w:rPr>
                <w:rFonts w:ascii="Times New Roman" w:hAnsi="Times New Roman"/>
                <w:i/>
              </w:rPr>
              <w:t>argument</w:t>
            </w:r>
            <w:r>
              <w:t>.[[value]])</w:t>
            </w:r>
          </w:p>
        </w:tc>
      </w:tr>
      <w:tr w:rsidR="005D37A2" w:rsidRPr="00E77497" w14:paraId="74319204" w14:textId="77777777" w:rsidTr="005D37A2">
        <w:trPr>
          <w:jc w:val="center"/>
        </w:trPr>
        <w:tc>
          <w:tcPr>
            <w:tcW w:w="1998" w:type="dxa"/>
            <w:tcBorders>
              <w:top w:val="nil"/>
            </w:tcBorders>
          </w:tcPr>
          <w:p w14:paraId="2569BB4A" w14:textId="77777777" w:rsidR="005D37A2" w:rsidRPr="00E77497" w:rsidRDefault="005D37A2" w:rsidP="005D37A2">
            <w:pPr>
              <w:keepNext/>
              <w:spacing w:after="60"/>
            </w:pPr>
            <w:r w:rsidRPr="00E77497">
              <w:t>Undefined</w:t>
            </w:r>
          </w:p>
        </w:tc>
        <w:tc>
          <w:tcPr>
            <w:tcW w:w="6858" w:type="dxa"/>
            <w:tcBorders>
              <w:top w:val="nil"/>
            </w:tcBorders>
          </w:tcPr>
          <w:p w14:paraId="6442DD52" w14:textId="77777777"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14:paraId="3A7857CC" w14:textId="77777777" w:rsidTr="005D37A2">
        <w:trPr>
          <w:jc w:val="center"/>
        </w:trPr>
        <w:tc>
          <w:tcPr>
            <w:tcW w:w="1998" w:type="dxa"/>
          </w:tcPr>
          <w:p w14:paraId="2CBB8DA1" w14:textId="77777777" w:rsidR="005D37A2" w:rsidRPr="00E77497" w:rsidRDefault="005D37A2" w:rsidP="005D37A2">
            <w:pPr>
              <w:keepNext/>
              <w:spacing w:after="60"/>
            </w:pPr>
            <w:r w:rsidRPr="00E77497">
              <w:t>Null</w:t>
            </w:r>
          </w:p>
        </w:tc>
        <w:tc>
          <w:tcPr>
            <w:tcW w:w="6858" w:type="dxa"/>
          </w:tcPr>
          <w:p w14:paraId="32351BCD" w14:textId="77777777"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14:paraId="58A1D869" w14:textId="77777777" w:rsidTr="005D37A2">
        <w:trPr>
          <w:jc w:val="center"/>
        </w:trPr>
        <w:tc>
          <w:tcPr>
            <w:tcW w:w="1998" w:type="dxa"/>
          </w:tcPr>
          <w:p w14:paraId="35CCFC29" w14:textId="77777777" w:rsidR="005D37A2" w:rsidRPr="00E77497" w:rsidRDefault="005D37A2" w:rsidP="005D37A2">
            <w:pPr>
              <w:keepNext/>
              <w:spacing w:after="60"/>
            </w:pPr>
            <w:r w:rsidRPr="00E77497">
              <w:t>Boolean</w:t>
            </w:r>
          </w:p>
        </w:tc>
        <w:tc>
          <w:tcPr>
            <w:tcW w:w="6858" w:type="dxa"/>
          </w:tcPr>
          <w:p w14:paraId="13F27C93" w14:textId="77777777"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14:paraId="6FEA3570" w14:textId="77777777" w:rsidTr="005D37A2">
        <w:trPr>
          <w:jc w:val="center"/>
        </w:trPr>
        <w:tc>
          <w:tcPr>
            <w:tcW w:w="1998" w:type="dxa"/>
          </w:tcPr>
          <w:p w14:paraId="53F81926" w14:textId="77777777" w:rsidR="005D37A2" w:rsidRPr="00E77497" w:rsidRDefault="005D37A2" w:rsidP="005D37A2">
            <w:pPr>
              <w:keepNext/>
              <w:spacing w:after="60"/>
            </w:pPr>
            <w:r w:rsidRPr="00E77497">
              <w:t>Number</w:t>
            </w:r>
          </w:p>
        </w:tc>
        <w:tc>
          <w:tcPr>
            <w:tcW w:w="6858" w:type="dxa"/>
          </w:tcPr>
          <w:p w14:paraId="6FE99AF2" w14:textId="77777777"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14:paraId="41A29C03" w14:textId="77777777" w:rsidTr="005D37A2">
        <w:trPr>
          <w:jc w:val="center"/>
        </w:trPr>
        <w:tc>
          <w:tcPr>
            <w:tcW w:w="1998" w:type="dxa"/>
          </w:tcPr>
          <w:p w14:paraId="07110FE3" w14:textId="77777777" w:rsidR="005D37A2" w:rsidRPr="00E77497" w:rsidRDefault="005D37A2" w:rsidP="005D37A2">
            <w:pPr>
              <w:keepNext/>
              <w:tabs>
                <w:tab w:val="left" w:pos="980"/>
              </w:tabs>
              <w:spacing w:after="60"/>
            </w:pPr>
            <w:r w:rsidRPr="00E77497">
              <w:t>String</w:t>
            </w:r>
            <w:r>
              <w:tab/>
            </w:r>
          </w:p>
        </w:tc>
        <w:tc>
          <w:tcPr>
            <w:tcW w:w="6858" w:type="dxa"/>
          </w:tcPr>
          <w:p w14:paraId="349B373B" w14:textId="77777777" w:rsidR="005D37A2" w:rsidRPr="00E77497" w:rsidRDefault="005D37A2" w:rsidP="005D37A2">
            <w:pPr>
              <w:keepNext/>
              <w:spacing w:after="60"/>
            </w:pPr>
            <w:r w:rsidRPr="00E77497">
              <w:t xml:space="preserve">Return </w:t>
            </w:r>
            <w:r w:rsidRPr="00E77497">
              <w:rPr>
                <w:b/>
              </w:rPr>
              <w:t>false</w:t>
            </w:r>
            <w:r w:rsidRPr="00E77497">
              <w:t>.</w:t>
            </w:r>
          </w:p>
        </w:tc>
      </w:tr>
      <w:tr w:rsidR="006A55CE" w:rsidRPr="00E77497" w14:paraId="2EF34CF8" w14:textId="77777777" w:rsidTr="005D37A2">
        <w:trPr>
          <w:jc w:val="center"/>
          <w:ins w:id="541" w:author="Rev 19 Allen Wirfs-Brock" w:date="2013-09-24T17:10:00Z"/>
        </w:trPr>
        <w:tc>
          <w:tcPr>
            <w:tcW w:w="1998" w:type="dxa"/>
          </w:tcPr>
          <w:p w14:paraId="1648072B" w14:textId="77777777" w:rsidR="006A55CE" w:rsidRPr="00E77497" w:rsidRDefault="006A55CE" w:rsidP="005D37A2">
            <w:pPr>
              <w:keepNext/>
              <w:tabs>
                <w:tab w:val="left" w:pos="980"/>
              </w:tabs>
              <w:spacing w:after="60"/>
              <w:rPr>
                <w:ins w:id="542" w:author="Rev 19 Allen Wirfs-Brock" w:date="2013-09-24T17:10:00Z"/>
              </w:rPr>
            </w:pPr>
            <w:ins w:id="543" w:author="Rev 19 Allen Wirfs-Brock" w:date="2013-09-24T17:10:00Z">
              <w:r>
                <w:t>Symbol</w:t>
              </w:r>
            </w:ins>
          </w:p>
        </w:tc>
        <w:tc>
          <w:tcPr>
            <w:tcW w:w="6858" w:type="dxa"/>
          </w:tcPr>
          <w:p w14:paraId="6447BB8F" w14:textId="77777777" w:rsidR="006A55CE" w:rsidRPr="00E77497" w:rsidRDefault="006A55CE" w:rsidP="005D37A2">
            <w:pPr>
              <w:keepNext/>
              <w:spacing w:after="60"/>
              <w:rPr>
                <w:ins w:id="544" w:author="Rev 19 Allen Wirfs-Brock" w:date="2013-09-24T17:10:00Z"/>
              </w:rPr>
            </w:pPr>
            <w:ins w:id="545" w:author="Rev 19 Allen Wirfs-Brock" w:date="2013-09-24T17:11:00Z">
              <w:r w:rsidRPr="00E77497">
                <w:t xml:space="preserve">Return </w:t>
              </w:r>
              <w:r w:rsidRPr="00E77497">
                <w:rPr>
                  <w:b/>
                </w:rPr>
                <w:t>false</w:t>
              </w:r>
              <w:r w:rsidRPr="00E77497">
                <w:t>.</w:t>
              </w:r>
            </w:ins>
          </w:p>
        </w:tc>
      </w:tr>
      <w:tr w:rsidR="005D37A2" w:rsidRPr="00E77497" w14:paraId="3475D991" w14:textId="77777777" w:rsidTr="005D37A2">
        <w:trPr>
          <w:jc w:val="center"/>
        </w:trPr>
        <w:tc>
          <w:tcPr>
            <w:tcW w:w="1998" w:type="dxa"/>
          </w:tcPr>
          <w:p w14:paraId="46DC8EC6" w14:textId="77777777" w:rsidR="005D37A2" w:rsidRPr="00E77497" w:rsidRDefault="005D37A2" w:rsidP="005D37A2">
            <w:pPr>
              <w:spacing w:after="60"/>
            </w:pPr>
            <w:r w:rsidRPr="00E77497">
              <w:t>Object</w:t>
            </w:r>
          </w:p>
        </w:tc>
        <w:tc>
          <w:tcPr>
            <w:tcW w:w="6858" w:type="dxa"/>
          </w:tcPr>
          <w:p w14:paraId="165E231D" w14:textId="77777777" w:rsidR="005D37A2" w:rsidRPr="00E77497" w:rsidRDefault="005D37A2" w:rsidP="005D37A2">
            <w:pPr>
              <w:spacing w:after="60"/>
            </w:pPr>
            <w:r w:rsidRPr="00E77497">
              <w:t xml:space="preserve">If </w:t>
            </w:r>
            <w:r w:rsidRPr="00002F60">
              <w:rPr>
                <w:rFonts w:ascii="Times New Roman" w:hAnsi="Times New Roman"/>
                <w:i/>
              </w:rPr>
              <w:t>argument</w:t>
            </w:r>
            <w:r w:rsidRPr="00E77497">
              <w:t xml:space="preserve"> has a [[Call]] internal method, then return </w:t>
            </w:r>
            <w:r w:rsidRPr="00E77497">
              <w:rPr>
                <w:b/>
              </w:rPr>
              <w:t>true</w:t>
            </w:r>
            <w:r w:rsidRPr="00E77497">
              <w:t xml:space="preserve">, otherwise return </w:t>
            </w:r>
            <w:r w:rsidRPr="00E77497">
              <w:rPr>
                <w:b/>
              </w:rPr>
              <w:t>false</w:t>
            </w:r>
            <w:r w:rsidRPr="00E77497">
              <w:t>.</w:t>
            </w:r>
          </w:p>
        </w:tc>
      </w:tr>
    </w:tbl>
    <w:p w14:paraId="282854D6" w14:textId="77777777" w:rsidR="005D37A2" w:rsidRPr="00E77497" w:rsidRDefault="005D37A2" w:rsidP="005D37A2">
      <w:pPr>
        <w:pStyle w:val="30"/>
      </w:pPr>
      <w:bookmarkStart w:id="546" w:name="_Ref365530473"/>
      <w:bookmarkStart w:id="547" w:name="_Ref365540494"/>
      <w:bookmarkStart w:id="548" w:name="_Toc368050173"/>
      <w:r w:rsidRPr="00E77497">
        <w:t>SameValue</w:t>
      </w:r>
      <w:r>
        <w:t>(x, y)</w:t>
      </w:r>
      <w:bookmarkEnd w:id="546"/>
      <w:bookmarkEnd w:id="547"/>
      <w:bookmarkEnd w:id="548"/>
    </w:p>
    <w:p w14:paraId="2E4B6252" w14:textId="77777777" w:rsidR="005D37A2" w:rsidRPr="00E77497" w:rsidRDefault="005D37A2" w:rsidP="005D37A2">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1D07AFB2" w14:textId="77777777" w:rsidR="005D37A2" w:rsidRDefault="005D37A2" w:rsidP="005D37A2">
      <w:pPr>
        <w:pStyle w:val="Alg4"/>
        <w:numPr>
          <w:ilvl w:val="0"/>
          <w:numId w:val="355"/>
        </w:numPr>
        <w:contextualSpacing/>
      </w:pPr>
      <w:r>
        <w:t>ReturnIfAbrupt(</w:t>
      </w:r>
      <w:r>
        <w:rPr>
          <w:i/>
        </w:rPr>
        <w:t>x</w:t>
      </w:r>
      <w:r>
        <w:t>).</w:t>
      </w:r>
    </w:p>
    <w:p w14:paraId="4AEBF337" w14:textId="77777777" w:rsidR="005D37A2" w:rsidRDefault="005D37A2" w:rsidP="005D37A2">
      <w:pPr>
        <w:pStyle w:val="Alg4"/>
        <w:numPr>
          <w:ilvl w:val="0"/>
          <w:numId w:val="355"/>
        </w:numPr>
        <w:contextualSpacing/>
      </w:pPr>
      <w:r>
        <w:t>ReturnIfAbrupt(</w:t>
      </w:r>
      <w:r>
        <w:rPr>
          <w:i/>
        </w:rPr>
        <w:t>y</w:t>
      </w:r>
      <w:r>
        <w:t>).</w:t>
      </w:r>
    </w:p>
    <w:p w14:paraId="58DE5D9F" w14:textId="77777777" w:rsidR="005D37A2" w:rsidRPr="00E77497" w:rsidRDefault="005D37A2" w:rsidP="005D37A2">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65BA7207" w14:textId="77777777" w:rsidR="005D37A2" w:rsidRPr="00E77497" w:rsidRDefault="005D37A2" w:rsidP="005D37A2">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14:paraId="3CB56B82" w14:textId="77777777" w:rsidR="005D37A2" w:rsidRPr="00E77497" w:rsidRDefault="005D37A2" w:rsidP="005D37A2">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14:paraId="16EA2276" w14:textId="77777777" w:rsidR="005D37A2" w:rsidRPr="00E77497" w:rsidRDefault="005D37A2" w:rsidP="005D37A2">
      <w:pPr>
        <w:pStyle w:val="Alg4"/>
        <w:numPr>
          <w:ilvl w:val="0"/>
          <w:numId w:val="355"/>
        </w:numPr>
      </w:pPr>
      <w:r w:rsidRPr="00E77497">
        <w:t>If Type(</w:t>
      </w:r>
      <w:r w:rsidRPr="00E77497">
        <w:rPr>
          <w:i/>
        </w:rPr>
        <w:t>x</w:t>
      </w:r>
      <w:r w:rsidRPr="00E77497">
        <w:t>) is Number, then</w:t>
      </w:r>
    </w:p>
    <w:p w14:paraId="2F38C03E" w14:textId="77777777" w:rsidR="005D37A2" w:rsidRPr="00E77497" w:rsidRDefault="005D37A2" w:rsidP="005D37A2">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2F33C6EB" w14:textId="77777777" w:rsidR="005D37A2" w:rsidRPr="00E77497" w:rsidRDefault="005D37A2" w:rsidP="005D37A2">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7062E848" w14:textId="77777777" w:rsidR="005D37A2" w:rsidRPr="00E77497" w:rsidRDefault="005D37A2" w:rsidP="005D37A2">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1D75F3DD" w14:textId="77777777" w:rsidR="005D37A2" w:rsidRPr="00E77497" w:rsidRDefault="005D37A2" w:rsidP="005D37A2">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511939BB" w14:textId="77777777" w:rsidR="005D37A2" w:rsidRPr="00E77497" w:rsidRDefault="005D37A2" w:rsidP="005D37A2">
      <w:pPr>
        <w:pStyle w:val="Alg4"/>
        <w:numPr>
          <w:ilvl w:val="1"/>
          <w:numId w:val="355"/>
        </w:numPr>
      </w:pPr>
      <w:r w:rsidRPr="00E77497">
        <w:t xml:space="preserve">Return </w:t>
      </w:r>
      <w:r w:rsidRPr="00E77497">
        <w:rPr>
          <w:b/>
        </w:rPr>
        <w:t>false</w:t>
      </w:r>
      <w:r w:rsidRPr="00E77497">
        <w:t>.</w:t>
      </w:r>
    </w:p>
    <w:p w14:paraId="4FC8899C" w14:textId="77777777" w:rsidR="005D37A2" w:rsidRDefault="005D37A2" w:rsidP="005D37A2">
      <w:pPr>
        <w:pStyle w:val="Alg4"/>
        <w:numPr>
          <w:ilvl w:val="0"/>
          <w:numId w:val="355"/>
        </w:numPr>
      </w:pPr>
      <w:r w:rsidRPr="00E77497">
        <w:t>If Type(</w:t>
      </w:r>
      <w:r w:rsidRPr="00E77497">
        <w:rPr>
          <w:i/>
        </w:rPr>
        <w:t>x</w:t>
      </w:r>
      <w:r w:rsidRPr="00E77497">
        <w:t>) is String, then</w:t>
      </w:r>
    </w:p>
    <w:p w14:paraId="5B53F4DF" w14:textId="77777777" w:rsidR="005D37A2" w:rsidRPr="00E77497" w:rsidRDefault="005D37A2" w:rsidP="005D37A2">
      <w:pPr>
        <w:pStyle w:val="Alg4"/>
        <w:numPr>
          <w:ilvl w:val="1"/>
          <w:numId w:val="355"/>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14:paraId="3EE5E8A0" w14:textId="77777777" w:rsidR="005D37A2" w:rsidRDefault="005D37A2" w:rsidP="005D37A2">
      <w:pPr>
        <w:pStyle w:val="Alg4"/>
        <w:numPr>
          <w:ilvl w:val="0"/>
          <w:numId w:val="355"/>
        </w:numPr>
      </w:pPr>
      <w:r w:rsidRPr="00E77497">
        <w:t>If Type(</w:t>
      </w:r>
      <w:r w:rsidRPr="00E77497">
        <w:rPr>
          <w:i/>
        </w:rPr>
        <w:t>x</w:t>
      </w:r>
      <w:r w:rsidRPr="00E77497">
        <w:t xml:space="preserve">) is Boolean, </w:t>
      </w:r>
      <w:r>
        <w:t>then</w:t>
      </w:r>
    </w:p>
    <w:p w14:paraId="151A2542" w14:textId="77777777" w:rsidR="005D37A2" w:rsidRPr="00E77497" w:rsidRDefault="005D37A2" w:rsidP="005D37A2">
      <w:pPr>
        <w:pStyle w:val="Alg4"/>
        <w:numPr>
          <w:ilvl w:val="1"/>
          <w:numId w:val="355"/>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14:paraId="2714145E" w14:textId="77777777" w:rsidR="006A55CE" w:rsidRDefault="006A55CE" w:rsidP="006A55CE">
      <w:pPr>
        <w:pStyle w:val="Alg4"/>
        <w:numPr>
          <w:ilvl w:val="0"/>
          <w:numId w:val="355"/>
        </w:numPr>
        <w:rPr>
          <w:ins w:id="549" w:author="Rev 19 Allen Wirfs-Brock" w:date="2013-09-24T17:11:00Z"/>
        </w:rPr>
      </w:pPr>
      <w:ins w:id="550" w:author="Rev 19 Allen Wirfs-Brock" w:date="2013-09-24T17:11:00Z">
        <w:r w:rsidRPr="00E77497">
          <w:t>If Type(</w:t>
        </w:r>
        <w:r w:rsidRPr="00E77497">
          <w:rPr>
            <w:i/>
          </w:rPr>
          <w:t>x</w:t>
        </w:r>
        <w:r w:rsidRPr="00E77497">
          <w:t xml:space="preserve">) is </w:t>
        </w:r>
        <w:r>
          <w:t>Symbol</w:t>
        </w:r>
        <w:r w:rsidRPr="00E77497">
          <w:t xml:space="preserve">, </w:t>
        </w:r>
        <w:r>
          <w:t>then</w:t>
        </w:r>
      </w:ins>
    </w:p>
    <w:p w14:paraId="485E2740" w14:textId="77777777" w:rsidR="006A55CE" w:rsidRPr="00E77497" w:rsidRDefault="006A55CE" w:rsidP="006A55CE">
      <w:pPr>
        <w:pStyle w:val="Alg4"/>
        <w:numPr>
          <w:ilvl w:val="1"/>
          <w:numId w:val="355"/>
        </w:numPr>
        <w:rPr>
          <w:ins w:id="551" w:author="Rev 19 Allen Wirfs-Brock" w:date="2013-09-24T17:11:00Z"/>
        </w:rPr>
      </w:pPr>
      <w:ins w:id="552" w:author="Rev 19 Allen Wirfs-Brock" w:date="2013-09-24T17:11:00Z">
        <w:r>
          <w:t>I</w:t>
        </w:r>
        <w:r w:rsidRPr="00E77497">
          <w:t xml:space="preserve">f </w:t>
        </w:r>
        <w:r w:rsidRPr="00E77497">
          <w:rPr>
            <w:i/>
          </w:rPr>
          <w:t>x</w:t>
        </w:r>
        <w:r w:rsidRPr="00E77497">
          <w:t xml:space="preserve"> and </w:t>
        </w:r>
        <w:r w:rsidRPr="00E77497">
          <w:rPr>
            <w:i/>
          </w:rPr>
          <w:t>y</w:t>
        </w:r>
        <w:r w:rsidRPr="00E77497">
          <w:t xml:space="preserve"> are both </w:t>
        </w:r>
      </w:ins>
      <w:ins w:id="553" w:author="Rev 19 Allen Wirfs-Brock" w:date="2013-09-24T17:12:00Z">
        <w:r>
          <w:t>the same Symbol value</w:t>
        </w:r>
      </w:ins>
      <w:ins w:id="554" w:author="Rev 19 Allen Wirfs-Brock" w:date="2013-09-24T17:11:00Z">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ins>
    </w:p>
    <w:p w14:paraId="5F149891" w14:textId="77777777" w:rsidR="005D37A2" w:rsidRPr="00E77497" w:rsidRDefault="005D37A2" w:rsidP="005D37A2">
      <w:pPr>
        <w:pStyle w:val="Alg4"/>
        <w:numPr>
          <w:ilvl w:val="0"/>
          <w:numId w:val="355"/>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14:paraId="342DD61B" w14:textId="77777777" w:rsidR="005D37A2" w:rsidRPr="00E77497" w:rsidRDefault="005D37A2" w:rsidP="005D37A2">
      <w:pPr>
        <w:pStyle w:val="30"/>
      </w:pPr>
      <w:bookmarkStart w:id="555" w:name="_Toc368050174"/>
      <w:r w:rsidRPr="00E77497">
        <w:t>SameValue</w:t>
      </w:r>
      <w:r>
        <w:t>Zero(x, y)</w:t>
      </w:r>
      <w:bookmarkEnd w:id="555"/>
    </w:p>
    <w:p w14:paraId="5D7BA512" w14:textId="77777777" w:rsidR="005D37A2" w:rsidRPr="00E77497" w:rsidRDefault="005D37A2" w:rsidP="005D37A2">
      <w:r w:rsidRPr="00E77497">
        <w:t>The internal comparison abstract operation SameValue</w:t>
      </w:r>
      <w:r>
        <w:t>Zero</w:t>
      </w:r>
      <w:r w:rsidRPr="00E77497">
        <w:t>(</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6B788684" w14:textId="77777777" w:rsidR="005D37A2" w:rsidRDefault="005D37A2" w:rsidP="005D37A2">
      <w:pPr>
        <w:pStyle w:val="Alg4"/>
        <w:numPr>
          <w:ilvl w:val="0"/>
          <w:numId w:val="1359"/>
        </w:numPr>
        <w:contextualSpacing/>
      </w:pPr>
      <w:r>
        <w:t>ReturnIfAbrupt(</w:t>
      </w:r>
      <w:r>
        <w:rPr>
          <w:i/>
        </w:rPr>
        <w:t>x</w:t>
      </w:r>
      <w:r>
        <w:t>).</w:t>
      </w:r>
    </w:p>
    <w:p w14:paraId="09CD7423" w14:textId="77777777" w:rsidR="005D37A2" w:rsidRDefault="005D37A2" w:rsidP="005D37A2">
      <w:pPr>
        <w:pStyle w:val="Alg4"/>
        <w:numPr>
          <w:ilvl w:val="0"/>
          <w:numId w:val="1359"/>
        </w:numPr>
        <w:contextualSpacing/>
      </w:pPr>
      <w:r>
        <w:t>ReturnIfAbrupt(</w:t>
      </w:r>
      <w:r>
        <w:rPr>
          <w:i/>
        </w:rPr>
        <w:t>y</w:t>
      </w:r>
      <w:r>
        <w:t>).</w:t>
      </w:r>
    </w:p>
    <w:p w14:paraId="29ED11B2" w14:textId="77777777" w:rsidR="005D37A2" w:rsidRPr="00E77497" w:rsidRDefault="005D37A2" w:rsidP="005D37A2">
      <w:pPr>
        <w:pStyle w:val="Alg4"/>
        <w:numPr>
          <w:ilvl w:val="0"/>
          <w:numId w:val="1359"/>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06CCAF3C" w14:textId="77777777" w:rsidR="005D37A2" w:rsidRPr="00E77497" w:rsidRDefault="005D37A2" w:rsidP="005D37A2">
      <w:pPr>
        <w:pStyle w:val="Alg4"/>
        <w:numPr>
          <w:ilvl w:val="0"/>
          <w:numId w:val="1359"/>
        </w:numPr>
      </w:pPr>
      <w:r w:rsidRPr="00E77497">
        <w:t>If Type(</w:t>
      </w:r>
      <w:r w:rsidRPr="00E77497">
        <w:rPr>
          <w:i/>
        </w:rPr>
        <w:t>x</w:t>
      </w:r>
      <w:r w:rsidRPr="00E77497">
        <w:t xml:space="preserve">) is Undefined, return </w:t>
      </w:r>
      <w:r w:rsidRPr="00E77497">
        <w:rPr>
          <w:b/>
        </w:rPr>
        <w:t>true</w:t>
      </w:r>
      <w:r w:rsidRPr="00E77497">
        <w:t>.</w:t>
      </w:r>
    </w:p>
    <w:p w14:paraId="756B54E7" w14:textId="77777777" w:rsidR="005D37A2" w:rsidRPr="00E77497" w:rsidRDefault="005D37A2" w:rsidP="005D37A2">
      <w:pPr>
        <w:pStyle w:val="Alg4"/>
        <w:numPr>
          <w:ilvl w:val="0"/>
          <w:numId w:val="1359"/>
        </w:numPr>
      </w:pPr>
      <w:r w:rsidRPr="00E77497">
        <w:t>If Type(</w:t>
      </w:r>
      <w:r w:rsidRPr="00E77497">
        <w:rPr>
          <w:i/>
        </w:rPr>
        <w:t>x</w:t>
      </w:r>
      <w:r w:rsidRPr="00E77497">
        <w:t xml:space="preserve">) is Null, return </w:t>
      </w:r>
      <w:r w:rsidRPr="00E77497">
        <w:rPr>
          <w:b/>
        </w:rPr>
        <w:t>true</w:t>
      </w:r>
      <w:r w:rsidRPr="00E77497">
        <w:t>.</w:t>
      </w:r>
    </w:p>
    <w:p w14:paraId="31A52664" w14:textId="77777777" w:rsidR="005D37A2" w:rsidRPr="00E77497" w:rsidRDefault="005D37A2" w:rsidP="005D37A2">
      <w:pPr>
        <w:pStyle w:val="Alg4"/>
        <w:numPr>
          <w:ilvl w:val="0"/>
          <w:numId w:val="1359"/>
        </w:numPr>
      </w:pPr>
      <w:r w:rsidRPr="00E77497">
        <w:t>If Type(</w:t>
      </w:r>
      <w:r w:rsidRPr="00E77497">
        <w:rPr>
          <w:i/>
        </w:rPr>
        <w:t>x</w:t>
      </w:r>
      <w:r w:rsidRPr="00E77497">
        <w:t>) is Number, then</w:t>
      </w:r>
    </w:p>
    <w:p w14:paraId="27BEA990" w14:textId="77777777" w:rsidR="005D37A2" w:rsidRPr="00E77497" w:rsidRDefault="005D37A2" w:rsidP="005D37A2">
      <w:pPr>
        <w:pStyle w:val="Alg4"/>
        <w:numPr>
          <w:ilvl w:val="1"/>
          <w:numId w:val="1359"/>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587BCDFB" w14:textId="77777777" w:rsidR="005D37A2" w:rsidRPr="00E77497" w:rsidRDefault="005D37A2" w:rsidP="005D37A2">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14:paraId="2099F9C4" w14:textId="77777777" w:rsidR="005D37A2" w:rsidRPr="00E77497" w:rsidRDefault="005D37A2" w:rsidP="005D37A2">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14:paraId="4E0F970A" w14:textId="77777777" w:rsidR="005D37A2" w:rsidRPr="00E77497" w:rsidRDefault="005D37A2" w:rsidP="005D37A2">
      <w:pPr>
        <w:pStyle w:val="Alg4"/>
        <w:numPr>
          <w:ilvl w:val="1"/>
          <w:numId w:val="1359"/>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4722355F" w14:textId="77777777" w:rsidR="005D37A2" w:rsidRPr="00E77497" w:rsidRDefault="005D37A2" w:rsidP="005D37A2">
      <w:pPr>
        <w:pStyle w:val="Alg4"/>
        <w:numPr>
          <w:ilvl w:val="1"/>
          <w:numId w:val="1359"/>
        </w:numPr>
      </w:pPr>
      <w:r w:rsidRPr="00E77497">
        <w:t xml:space="preserve">Return </w:t>
      </w:r>
      <w:r w:rsidRPr="00E77497">
        <w:rPr>
          <w:b/>
        </w:rPr>
        <w:t>false</w:t>
      </w:r>
      <w:r w:rsidRPr="00E77497">
        <w:t>.</w:t>
      </w:r>
    </w:p>
    <w:p w14:paraId="06665615" w14:textId="77777777" w:rsidR="005D37A2" w:rsidRDefault="005D37A2" w:rsidP="005D37A2">
      <w:pPr>
        <w:pStyle w:val="Alg4"/>
        <w:numPr>
          <w:ilvl w:val="0"/>
          <w:numId w:val="1359"/>
        </w:numPr>
      </w:pPr>
      <w:r w:rsidRPr="00E77497">
        <w:t>If Type(</w:t>
      </w:r>
      <w:r w:rsidRPr="00E77497">
        <w:rPr>
          <w:i/>
        </w:rPr>
        <w:t>x</w:t>
      </w:r>
      <w:r w:rsidRPr="00E77497">
        <w:t>) is String, then</w:t>
      </w:r>
    </w:p>
    <w:p w14:paraId="1F010B91" w14:textId="77777777" w:rsidR="005D37A2" w:rsidRPr="00E77497" w:rsidRDefault="005D37A2" w:rsidP="005D37A2">
      <w:pPr>
        <w:pStyle w:val="Alg4"/>
        <w:numPr>
          <w:ilvl w:val="1"/>
          <w:numId w:val="1359"/>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14:paraId="06258C67" w14:textId="77777777" w:rsidR="005D37A2" w:rsidRDefault="005D37A2" w:rsidP="005D37A2">
      <w:pPr>
        <w:pStyle w:val="Alg4"/>
        <w:numPr>
          <w:ilvl w:val="0"/>
          <w:numId w:val="1359"/>
        </w:numPr>
      </w:pPr>
      <w:r w:rsidRPr="00E77497">
        <w:t>If Type(</w:t>
      </w:r>
      <w:r w:rsidRPr="00E77497">
        <w:rPr>
          <w:i/>
        </w:rPr>
        <w:t>x</w:t>
      </w:r>
      <w:r w:rsidRPr="00E77497">
        <w:t xml:space="preserve">) is Boolean, </w:t>
      </w:r>
      <w:r>
        <w:t>then</w:t>
      </w:r>
    </w:p>
    <w:p w14:paraId="6987ECE9" w14:textId="77777777" w:rsidR="005D37A2" w:rsidRPr="00E77497" w:rsidRDefault="005D37A2" w:rsidP="005D37A2">
      <w:pPr>
        <w:pStyle w:val="Alg4"/>
        <w:numPr>
          <w:ilvl w:val="1"/>
          <w:numId w:val="1359"/>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14:paraId="1E9887E7" w14:textId="77777777" w:rsidR="006A55CE" w:rsidRDefault="006A55CE" w:rsidP="006A55CE">
      <w:pPr>
        <w:pStyle w:val="Alg4"/>
        <w:numPr>
          <w:ilvl w:val="0"/>
          <w:numId w:val="1359"/>
        </w:numPr>
        <w:rPr>
          <w:ins w:id="556" w:author="Rev 19 Allen Wirfs-Brock" w:date="2013-09-24T17:13:00Z"/>
        </w:rPr>
      </w:pPr>
      <w:ins w:id="557" w:author="Rev 19 Allen Wirfs-Brock" w:date="2013-09-24T17:13:00Z">
        <w:r w:rsidRPr="00E77497">
          <w:t>If Type(</w:t>
        </w:r>
        <w:r w:rsidRPr="00E77497">
          <w:rPr>
            <w:i/>
          </w:rPr>
          <w:t>x</w:t>
        </w:r>
        <w:r w:rsidRPr="00E77497">
          <w:t xml:space="preserve">) is </w:t>
        </w:r>
        <w:r>
          <w:t>Symbol</w:t>
        </w:r>
        <w:r w:rsidRPr="00E77497">
          <w:t xml:space="preserve">, </w:t>
        </w:r>
        <w:r>
          <w:t>then</w:t>
        </w:r>
      </w:ins>
    </w:p>
    <w:p w14:paraId="5CA279EA" w14:textId="77777777" w:rsidR="006A55CE" w:rsidRPr="00E77497" w:rsidRDefault="006A55CE" w:rsidP="006A55CE">
      <w:pPr>
        <w:pStyle w:val="Alg4"/>
        <w:numPr>
          <w:ilvl w:val="1"/>
          <w:numId w:val="1359"/>
        </w:numPr>
        <w:rPr>
          <w:ins w:id="558" w:author="Rev 19 Allen Wirfs-Brock" w:date="2013-09-24T17:13:00Z"/>
        </w:rPr>
      </w:pPr>
      <w:ins w:id="559" w:author="Rev 19 Allen Wirfs-Brock" w:date="2013-09-24T17:13:00Z">
        <w:r>
          <w:t>I</w:t>
        </w:r>
        <w:r w:rsidRPr="00E77497">
          <w:t xml:space="preserve">f </w:t>
        </w:r>
        <w:r w:rsidRPr="00E77497">
          <w:rPr>
            <w:i/>
          </w:rPr>
          <w:t>x</w:t>
        </w:r>
        <w:r w:rsidRPr="00E77497">
          <w:t xml:space="preserve"> and </w:t>
        </w:r>
        <w:r w:rsidRPr="00E77497">
          <w:rPr>
            <w:i/>
          </w:rPr>
          <w:t>y</w:t>
        </w:r>
        <w:r w:rsidRPr="00E77497">
          <w:t xml:space="preserve"> are both </w:t>
        </w:r>
        <w:r>
          <w:t>the same Symbol value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ins>
    </w:p>
    <w:p w14:paraId="602BED68" w14:textId="77777777" w:rsidR="005D37A2" w:rsidRPr="00E77497" w:rsidRDefault="005D37A2" w:rsidP="005D37A2">
      <w:pPr>
        <w:pStyle w:val="Alg4"/>
        <w:numPr>
          <w:ilvl w:val="0"/>
          <w:numId w:val="1359"/>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14:paraId="103FA219" w14:textId="77777777" w:rsidR="005D37A2" w:rsidRDefault="005D37A2" w:rsidP="005D37A2">
      <w:pPr>
        <w:pStyle w:val="Note"/>
      </w:pPr>
      <w:r>
        <w:t>NOTE</w:t>
      </w:r>
      <w:r>
        <w:tab/>
        <w:t>SameValueZero differs from SameValue only in its treatment of +0 and -0.</w:t>
      </w:r>
    </w:p>
    <w:p w14:paraId="743A6176" w14:textId="77777777" w:rsidR="005D37A2" w:rsidRPr="004D1BD1" w:rsidRDefault="005D37A2" w:rsidP="005D37A2">
      <w:pPr>
        <w:pStyle w:val="30"/>
      </w:pPr>
      <w:bookmarkStart w:id="560" w:name="_Toc368050175"/>
      <w:r w:rsidRPr="004D1BD1">
        <w:t>Is</w:t>
      </w:r>
      <w:r>
        <w:t>Constructor</w:t>
      </w:r>
      <w:bookmarkEnd w:id="560"/>
    </w:p>
    <w:p w14:paraId="7EB9D789" w14:textId="77777777" w:rsidR="005D37A2" w:rsidRDefault="005D37A2" w:rsidP="005D37A2">
      <w:r w:rsidRPr="00E65A34">
        <w:t>The abstract operation Is</w:t>
      </w:r>
      <w:r>
        <w:t>Constructor</w:t>
      </w:r>
      <w:r w:rsidRPr="00E65A34">
        <w:t xml:space="preserve"> determines if its </w:t>
      </w:r>
      <w:r w:rsidRPr="00002F60">
        <w:rPr>
          <w:rFonts w:ascii="Times New Roman" w:hAnsi="Times New Roman"/>
          <w:i/>
        </w:rPr>
        <w:t>argument</w:t>
      </w:r>
      <w:r w:rsidRPr="00E65A34">
        <w:t>, which must be an ECMAScript language value</w:t>
      </w:r>
      <w:r>
        <w:t xml:space="preserve"> or a Completion Record</w:t>
      </w:r>
      <w:r w:rsidRPr="00E65A34">
        <w:t xml:space="preserve">, is a function </w:t>
      </w:r>
      <w:r>
        <w:t>object with a [[Construct]] internal method.</w:t>
      </w:r>
    </w:p>
    <w:p w14:paraId="3A8EA3B9" w14:textId="77777777" w:rsidR="005D37A2" w:rsidRDefault="005D37A2" w:rsidP="005D37A2">
      <w:pPr>
        <w:pStyle w:val="Alg4"/>
        <w:numPr>
          <w:ilvl w:val="0"/>
          <w:numId w:val="1102"/>
        </w:numPr>
        <w:contextualSpacing/>
      </w:pPr>
      <w:r>
        <w:t>ReturnIfAbrupt(</w:t>
      </w:r>
      <w:r w:rsidRPr="008C06E6">
        <w:rPr>
          <w:i/>
        </w:rPr>
        <w:t>argument</w:t>
      </w:r>
      <w:r>
        <w:t>).</w:t>
      </w:r>
    </w:p>
    <w:p w14:paraId="0D2BBAEA" w14:textId="77777777" w:rsidR="005D37A2" w:rsidRDefault="005D37A2" w:rsidP="005D37A2">
      <w:pPr>
        <w:pStyle w:val="Alg4"/>
        <w:numPr>
          <w:ilvl w:val="0"/>
          <w:numId w:val="1102"/>
        </w:numPr>
        <w:contextualSpacing/>
      </w:pPr>
      <w:r>
        <w:t>If Type(</w:t>
      </w:r>
      <w:r w:rsidRPr="008C06E6">
        <w:rPr>
          <w:i/>
        </w:rPr>
        <w:t>argument</w:t>
      </w:r>
      <w:r>
        <w:t xml:space="preserve">) is not Object, return </w:t>
      </w:r>
      <w:r w:rsidRPr="008C06E6">
        <w:rPr>
          <w:b/>
        </w:rPr>
        <w:t>false</w:t>
      </w:r>
      <w:r>
        <w:t>.</w:t>
      </w:r>
    </w:p>
    <w:p w14:paraId="61AE5A27" w14:textId="77777777" w:rsidR="005D37A2" w:rsidRDefault="005D37A2" w:rsidP="005D37A2">
      <w:pPr>
        <w:pStyle w:val="Alg4"/>
        <w:numPr>
          <w:ilvl w:val="0"/>
          <w:numId w:val="1102"/>
        </w:numPr>
      </w:pPr>
      <w:r>
        <w:t xml:space="preserve">If </w:t>
      </w:r>
      <w:r>
        <w:rPr>
          <w:i/>
          <w:iCs/>
        </w:rPr>
        <w:t>argument</w:t>
      </w:r>
      <w:r>
        <w:t xml:space="preserve"> has a [[Construct]] internal method, return </w:t>
      </w:r>
      <w:r>
        <w:rPr>
          <w:b/>
        </w:rPr>
        <w:t>true</w:t>
      </w:r>
      <w:r>
        <w:t>.</w:t>
      </w:r>
    </w:p>
    <w:p w14:paraId="78C57E61" w14:textId="77777777" w:rsidR="005D37A2" w:rsidRDefault="005D37A2" w:rsidP="005D37A2">
      <w:pPr>
        <w:pStyle w:val="Alg4"/>
        <w:numPr>
          <w:ilvl w:val="0"/>
          <w:numId w:val="1102"/>
        </w:numPr>
        <w:spacing w:after="240"/>
      </w:pPr>
      <w:r>
        <w:t>R</w:t>
      </w:r>
      <w:r w:rsidRPr="00E77497">
        <w:t xml:space="preserve">eturn </w:t>
      </w:r>
      <w:r w:rsidRPr="00E77497">
        <w:rPr>
          <w:b/>
        </w:rPr>
        <w:t>false</w:t>
      </w:r>
      <w:r w:rsidRPr="00E77497">
        <w:t>.</w:t>
      </w:r>
    </w:p>
    <w:p w14:paraId="4B8E44E0" w14:textId="77777777" w:rsidR="005D37A2" w:rsidRDefault="005D37A2" w:rsidP="005D37A2">
      <w:pPr>
        <w:pStyle w:val="30"/>
      </w:pPr>
      <w:bookmarkStart w:id="561" w:name="_Toc368050176"/>
      <w:r>
        <w:t>IsPropertyKey</w:t>
      </w:r>
      <w:bookmarkEnd w:id="561"/>
    </w:p>
    <w:p w14:paraId="2BF5261C" w14:textId="77777777" w:rsidR="005D37A2" w:rsidRPr="00755B7E" w:rsidRDefault="005D37A2" w:rsidP="005D37A2">
      <w:r>
        <w:t>The abstract operation IsPropertyKey determines if</w:t>
      </w:r>
      <w:r w:rsidRPr="00755B7E">
        <w:t xml:space="preserve"> </w:t>
      </w:r>
      <w:r w:rsidRPr="00E65A34">
        <w:t xml:space="preserve">its </w:t>
      </w:r>
      <w:r w:rsidRPr="00002F60">
        <w:rPr>
          <w:rFonts w:ascii="Times New Roman" w:hAnsi="Times New Roman"/>
          <w:i/>
        </w:rPr>
        <w:t>argument</w:t>
      </w:r>
      <w:r w:rsidRPr="00E65A34">
        <w:t>, which must be an ECMAScript language value</w:t>
      </w:r>
      <w:r>
        <w:t xml:space="preserve"> or a Completion Record</w:t>
      </w:r>
      <w:r w:rsidRPr="00E65A34">
        <w:t>, is a</w:t>
      </w:r>
      <w:r>
        <w:t xml:space="preserve"> value that may be used as a property key.</w:t>
      </w:r>
    </w:p>
    <w:p w14:paraId="76C3C6C0" w14:textId="77777777" w:rsidR="005D37A2" w:rsidRDefault="005D37A2" w:rsidP="005D37A2">
      <w:pPr>
        <w:pStyle w:val="Alg4"/>
        <w:numPr>
          <w:ilvl w:val="0"/>
          <w:numId w:val="1272"/>
        </w:numPr>
        <w:contextualSpacing/>
      </w:pPr>
      <w:r>
        <w:t>ReturnIfAbrupt(</w:t>
      </w:r>
      <w:r w:rsidRPr="008C06E6">
        <w:rPr>
          <w:i/>
        </w:rPr>
        <w:t>argument</w:t>
      </w:r>
      <w:r>
        <w:t>).</w:t>
      </w:r>
    </w:p>
    <w:p w14:paraId="4FACB7FF" w14:textId="77777777" w:rsidR="005D37A2" w:rsidRDefault="005D37A2" w:rsidP="005D37A2">
      <w:pPr>
        <w:pStyle w:val="Alg4"/>
        <w:numPr>
          <w:ilvl w:val="0"/>
          <w:numId w:val="1272"/>
        </w:numPr>
        <w:contextualSpacing/>
      </w:pPr>
      <w:r>
        <w:t>If Type(</w:t>
      </w:r>
      <w:r w:rsidRPr="008C06E6">
        <w:rPr>
          <w:i/>
        </w:rPr>
        <w:t>argument</w:t>
      </w:r>
      <w:r>
        <w:t xml:space="preserve">) is String, return </w:t>
      </w:r>
      <w:r>
        <w:rPr>
          <w:b/>
        </w:rPr>
        <w:t>true</w:t>
      </w:r>
      <w:r>
        <w:t>.</w:t>
      </w:r>
    </w:p>
    <w:p w14:paraId="301BA268" w14:textId="77777777" w:rsidR="005D37A2" w:rsidRDefault="005D37A2" w:rsidP="005D37A2">
      <w:pPr>
        <w:pStyle w:val="Alg4"/>
        <w:numPr>
          <w:ilvl w:val="0"/>
          <w:numId w:val="1272"/>
        </w:numPr>
      </w:pPr>
      <w:r>
        <w:t>If Type(</w:t>
      </w:r>
      <w:r w:rsidRPr="008C06E6">
        <w:rPr>
          <w:i/>
        </w:rPr>
        <w:t>argument</w:t>
      </w:r>
      <w:r>
        <w:t xml:space="preserve">) is </w:t>
      </w:r>
      <w:del w:id="562" w:author="Rev 19 Allen Wirfs-Brock" w:date="2013-09-24T14:47:00Z">
        <w:r w:rsidDel="00CA269D">
          <w:delText xml:space="preserve">Object </w:delText>
        </w:r>
      </w:del>
      <w:ins w:id="563" w:author="Rev 19 Allen Wirfs-Brock" w:date="2013-09-24T14:47:00Z">
        <w:r w:rsidR="00CA269D">
          <w:t>Symbol</w:t>
        </w:r>
      </w:ins>
      <w:del w:id="564" w:author="Rev 19 Allen Wirfs-Brock" w:date="2013-09-24T14:47:00Z">
        <w:r w:rsidDel="00CA269D">
          <w:delText xml:space="preserve">and </w:delText>
        </w:r>
        <w:r w:rsidDel="00CA269D">
          <w:rPr>
            <w:i/>
            <w:iCs/>
          </w:rPr>
          <w:delText>argument</w:delText>
        </w:r>
        <w:r w:rsidDel="00CA269D">
          <w:delText xml:space="preserve"> is an exotic Symbol object</w:delText>
        </w:r>
      </w:del>
      <w:r>
        <w:t xml:space="preserve">, return </w:t>
      </w:r>
      <w:r>
        <w:rPr>
          <w:b/>
        </w:rPr>
        <w:t>true</w:t>
      </w:r>
      <w:r>
        <w:t>.</w:t>
      </w:r>
    </w:p>
    <w:p w14:paraId="2F32316B" w14:textId="77777777" w:rsidR="005D37A2" w:rsidRDefault="005D37A2" w:rsidP="005D37A2">
      <w:pPr>
        <w:pStyle w:val="Alg4"/>
        <w:numPr>
          <w:ilvl w:val="0"/>
          <w:numId w:val="1272"/>
        </w:numPr>
        <w:spacing w:after="240"/>
      </w:pPr>
      <w:r>
        <w:t>R</w:t>
      </w:r>
      <w:r w:rsidRPr="00E77497">
        <w:t xml:space="preserve">eturn </w:t>
      </w:r>
      <w:r w:rsidRPr="00E77497">
        <w:rPr>
          <w:b/>
        </w:rPr>
        <w:t>false</w:t>
      </w:r>
      <w:r w:rsidRPr="00E77497">
        <w:t>.</w:t>
      </w:r>
    </w:p>
    <w:p w14:paraId="339EB435" w14:textId="77777777" w:rsidR="005D37A2" w:rsidRPr="00E77497" w:rsidRDefault="005D37A2" w:rsidP="005D37A2">
      <w:pPr>
        <w:pStyle w:val="30"/>
      </w:pPr>
      <w:bookmarkStart w:id="565" w:name="_Toc368050177"/>
      <w:r>
        <w:t>IsExtensible</w:t>
      </w:r>
      <w:r w:rsidRPr="00E77497">
        <w:t xml:space="preserve"> (</w:t>
      </w:r>
      <w:r>
        <w:t>O</w:t>
      </w:r>
      <w:r w:rsidRPr="00E77497">
        <w:t>)</w:t>
      </w:r>
      <w:bookmarkEnd w:id="565"/>
    </w:p>
    <w:p w14:paraId="6A742307" w14:textId="77777777" w:rsidR="005D37A2" w:rsidRPr="00E77497" w:rsidRDefault="005D37A2" w:rsidP="005D37A2">
      <w:r>
        <w:t xml:space="preserve">The abstract operation </w:t>
      </w:r>
      <w:r>
        <w:rPr>
          <w:rFonts w:ascii="Times New Roman" w:hAnsi="Times New Roman"/>
        </w:rPr>
        <w:t>IsExtensible</w:t>
      </w:r>
      <w:r>
        <w:t xml:space="preserve"> is used to determine whether additional properties can be added to the object that is </w:t>
      </w:r>
      <w:r>
        <w:rPr>
          <w:rFonts w:ascii="Times New Roman" w:hAnsi="Times New Roman"/>
          <w:i/>
        </w:rPr>
        <w:t>O</w:t>
      </w:r>
      <w:r>
        <w:t>. A Boolean value is returned. This abstract operation performs</w:t>
      </w:r>
      <w:r w:rsidRPr="00E77497">
        <w:t xml:space="preserve"> the following steps:</w:t>
      </w:r>
    </w:p>
    <w:p w14:paraId="0470B237" w14:textId="77777777" w:rsidR="005D37A2" w:rsidRDefault="005D37A2" w:rsidP="005D37A2">
      <w:pPr>
        <w:pStyle w:val="Alg4"/>
        <w:numPr>
          <w:ilvl w:val="0"/>
          <w:numId w:val="1366"/>
        </w:numPr>
        <w:contextualSpacing/>
      </w:pPr>
      <w:r>
        <w:t>Assert: Type(</w:t>
      </w:r>
      <w:r>
        <w:rPr>
          <w:i/>
          <w:iCs/>
        </w:rPr>
        <w:t>O</w:t>
      </w:r>
      <w:r>
        <w:t>) is Object.</w:t>
      </w:r>
    </w:p>
    <w:p w14:paraId="7271A651" w14:textId="77777777" w:rsidR="005D37A2" w:rsidRDefault="005D37A2" w:rsidP="005D37A2">
      <w:pPr>
        <w:pStyle w:val="Alg4"/>
        <w:numPr>
          <w:ilvl w:val="0"/>
          <w:numId w:val="1366"/>
        </w:numPr>
        <w:spacing w:after="240"/>
        <w:contextualSpacing/>
      </w:pPr>
      <w:r>
        <w:t>Return the result of calling  the</w:t>
      </w:r>
      <w:r w:rsidRPr="00E77497">
        <w:t xml:space="preserve"> [[</w:t>
      </w:r>
      <w:r>
        <w:t>IsExtensible</w:t>
      </w:r>
      <w:r w:rsidRPr="00E77497">
        <w:t xml:space="preserve">]] internal </w:t>
      </w:r>
      <w:r>
        <w:t>method</w:t>
      </w:r>
      <w:r w:rsidRPr="00E77497">
        <w:t xml:space="preserve"> of </w:t>
      </w:r>
      <w:r>
        <w:rPr>
          <w:i/>
        </w:rPr>
        <w:t>O</w:t>
      </w:r>
      <w:r>
        <w:t>.</w:t>
      </w:r>
    </w:p>
    <w:p w14:paraId="0D06766D" w14:textId="77777777" w:rsidR="002021D1" w:rsidRPr="00E77497" w:rsidRDefault="002021D1" w:rsidP="002021D1">
      <w:pPr>
        <w:pStyle w:val="30"/>
      </w:pPr>
      <w:bookmarkStart w:id="566" w:name="_Ref365540413"/>
      <w:bookmarkStart w:id="567" w:name="_Toc368050178"/>
      <w:r w:rsidRPr="00E77497">
        <w:t>Abstract Relational Comparison</w:t>
      </w:r>
      <w:bookmarkEnd w:id="566"/>
      <w:bookmarkEnd w:id="567"/>
      <w:r w:rsidRPr="00E77497">
        <w:t xml:space="preserve"> </w:t>
      </w:r>
    </w:p>
    <w:p w14:paraId="4BF9F6F5" w14:textId="77777777" w:rsidR="002021D1" w:rsidRPr="00E77497" w:rsidRDefault="002021D1" w:rsidP="002021D1">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4F83FA28" w14:textId="77777777" w:rsidR="002021D1" w:rsidRDefault="002021D1" w:rsidP="002021D1">
      <w:pPr>
        <w:pStyle w:val="Alg4"/>
        <w:numPr>
          <w:ilvl w:val="0"/>
          <w:numId w:val="90"/>
        </w:numPr>
        <w:contextualSpacing/>
      </w:pPr>
      <w:r>
        <w:t>ReturnIfAbrupt(</w:t>
      </w:r>
      <w:r>
        <w:rPr>
          <w:i/>
        </w:rPr>
        <w:t>x</w:t>
      </w:r>
      <w:r>
        <w:t>).</w:t>
      </w:r>
    </w:p>
    <w:p w14:paraId="1520B29E" w14:textId="77777777" w:rsidR="002021D1" w:rsidRDefault="002021D1" w:rsidP="002021D1">
      <w:pPr>
        <w:pStyle w:val="Alg4"/>
        <w:numPr>
          <w:ilvl w:val="0"/>
          <w:numId w:val="90"/>
        </w:numPr>
        <w:contextualSpacing/>
      </w:pPr>
      <w:r>
        <w:t>ReturnIfAbrupt(</w:t>
      </w:r>
      <w:r>
        <w:rPr>
          <w:i/>
        </w:rPr>
        <w:t>y</w:t>
      </w:r>
      <w:r>
        <w:t>).</w:t>
      </w:r>
    </w:p>
    <w:p w14:paraId="227101F6" w14:textId="77777777" w:rsidR="002021D1" w:rsidRPr="00E77497" w:rsidRDefault="002021D1" w:rsidP="002021D1">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14:paraId="6464F46F" w14:textId="77777777" w:rsidR="002021D1" w:rsidRPr="00E77497" w:rsidRDefault="002021D1" w:rsidP="002021D1">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10023DC3" w14:textId="77777777" w:rsidR="002021D1" w:rsidRDefault="002021D1" w:rsidP="002021D1">
      <w:pPr>
        <w:pStyle w:val="Alg4"/>
        <w:numPr>
          <w:ilvl w:val="1"/>
          <w:numId w:val="90"/>
        </w:numPr>
        <w:contextualSpacing/>
      </w:pPr>
      <w:r>
        <w:t>ReturnIfAbrupt(</w:t>
      </w:r>
      <w:r>
        <w:rPr>
          <w:i/>
        </w:rPr>
        <w:t>px</w:t>
      </w:r>
      <w:r>
        <w:t>).</w:t>
      </w:r>
    </w:p>
    <w:p w14:paraId="410829D9" w14:textId="77777777" w:rsidR="002021D1" w:rsidRPr="00E77497" w:rsidRDefault="002021D1" w:rsidP="002021D1">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713A32A9" w14:textId="77777777" w:rsidR="002021D1" w:rsidRDefault="002021D1" w:rsidP="002021D1">
      <w:pPr>
        <w:pStyle w:val="Alg4"/>
        <w:numPr>
          <w:ilvl w:val="1"/>
          <w:numId w:val="90"/>
        </w:numPr>
        <w:contextualSpacing/>
      </w:pPr>
      <w:r>
        <w:t>ReturnIfAbrupt(</w:t>
      </w:r>
      <w:r>
        <w:rPr>
          <w:i/>
        </w:rPr>
        <w:t>py</w:t>
      </w:r>
      <w:r>
        <w:t>).</w:t>
      </w:r>
    </w:p>
    <w:p w14:paraId="60B66C83" w14:textId="77777777" w:rsidR="002021D1" w:rsidRPr="00E77497" w:rsidRDefault="002021D1" w:rsidP="002021D1">
      <w:pPr>
        <w:pStyle w:val="Alg4"/>
        <w:numPr>
          <w:ilvl w:val="0"/>
          <w:numId w:val="90"/>
        </w:numPr>
      </w:pPr>
      <w:r w:rsidRPr="00E77497">
        <w:t>Else the order of evaluation needs to be reversed to preserve left to right evaluation</w:t>
      </w:r>
    </w:p>
    <w:p w14:paraId="516DC5D0" w14:textId="77777777" w:rsidR="002021D1" w:rsidRPr="00E77497" w:rsidRDefault="002021D1" w:rsidP="002021D1">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7B4AAFCD" w14:textId="77777777" w:rsidR="002021D1" w:rsidRDefault="002021D1" w:rsidP="002021D1">
      <w:pPr>
        <w:pStyle w:val="Alg4"/>
        <w:numPr>
          <w:ilvl w:val="1"/>
          <w:numId w:val="90"/>
        </w:numPr>
        <w:contextualSpacing/>
      </w:pPr>
      <w:r>
        <w:t>ReturnIfAbrupt(</w:t>
      </w:r>
      <w:r>
        <w:rPr>
          <w:i/>
        </w:rPr>
        <w:t>py</w:t>
      </w:r>
      <w:r>
        <w:t>).</w:t>
      </w:r>
    </w:p>
    <w:p w14:paraId="7B47333F" w14:textId="77777777" w:rsidR="002021D1" w:rsidRPr="00E77497" w:rsidRDefault="002021D1" w:rsidP="002021D1">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7585E7C0" w14:textId="77777777" w:rsidR="002021D1" w:rsidRPr="00E83F05" w:rsidRDefault="002021D1" w:rsidP="002021D1">
      <w:pPr>
        <w:numPr>
          <w:ilvl w:val="1"/>
          <w:numId w:val="90"/>
        </w:numPr>
        <w:spacing w:after="0" w:line="240" w:lineRule="auto"/>
        <w:contextualSpacing/>
        <w:jc w:val="left"/>
        <w:rPr>
          <w:rFonts w:ascii="Times New Roman" w:eastAsia="Times New Roman" w:hAnsi="Times New Roman"/>
          <w:spacing w:val="6"/>
          <w:lang w:eastAsia="en-US"/>
        </w:rPr>
      </w:pPr>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p>
    <w:p w14:paraId="2D18B84C" w14:textId="77777777" w:rsidR="002021D1" w:rsidRPr="00E77497" w:rsidRDefault="002021D1" w:rsidP="002021D1">
      <w:pPr>
        <w:pStyle w:val="Alg4"/>
        <w:numPr>
          <w:ilvl w:val="0"/>
          <w:numId w:val="90"/>
        </w:numPr>
      </w:pPr>
      <w:r>
        <w:t>If</w:t>
      </w:r>
      <w:r w:rsidRPr="00E77497">
        <w:t xml:space="preserve"> both </w:t>
      </w:r>
      <w:r w:rsidRPr="00E77497">
        <w:rPr>
          <w:i/>
        </w:rPr>
        <w:t xml:space="preserve">px </w:t>
      </w:r>
      <w:r w:rsidRPr="00E77497">
        <w:t xml:space="preserve">and </w:t>
      </w:r>
      <w:r w:rsidRPr="00E77497">
        <w:rPr>
          <w:i/>
        </w:rPr>
        <w:t xml:space="preserve">py </w:t>
      </w:r>
      <w:r w:rsidRPr="00E77497">
        <w:t>are Strings,</w:t>
      </w:r>
      <w:r>
        <w:t xml:space="preserve"> then</w:t>
      </w:r>
    </w:p>
    <w:p w14:paraId="286305B7" w14:textId="77777777" w:rsidR="002021D1" w:rsidRPr="00E77497" w:rsidRDefault="002021D1" w:rsidP="002021D1">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14:paraId="79DF099B" w14:textId="77777777" w:rsidR="002021D1" w:rsidRPr="00E77497" w:rsidRDefault="002021D1" w:rsidP="002021D1">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14:paraId="7C806E20" w14:textId="77777777" w:rsidR="002021D1" w:rsidRPr="00E77497" w:rsidRDefault="002021D1" w:rsidP="002021D1">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14:paraId="660DB457" w14:textId="77777777" w:rsidR="002021D1" w:rsidRPr="00E77497" w:rsidRDefault="002021D1" w:rsidP="002021D1">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14:paraId="36CC4B0B" w14:textId="77777777" w:rsidR="002021D1" w:rsidRPr="00E77497" w:rsidRDefault="002021D1" w:rsidP="002021D1">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14:paraId="5667ABE1" w14:textId="77777777" w:rsidR="002021D1" w:rsidRPr="00E77497" w:rsidRDefault="002021D1" w:rsidP="002021D1">
      <w:pPr>
        <w:pStyle w:val="Alg4"/>
        <w:numPr>
          <w:ilvl w:val="1"/>
          <w:numId w:val="90"/>
        </w:numPr>
        <w:spacing w:after="240"/>
        <w:contextualSpacing/>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14:paraId="6239AA22" w14:textId="77777777" w:rsidR="002021D1" w:rsidRPr="00E77497" w:rsidRDefault="002021D1" w:rsidP="002021D1">
      <w:pPr>
        <w:pStyle w:val="Alg4"/>
        <w:numPr>
          <w:ilvl w:val="0"/>
          <w:numId w:val="90"/>
        </w:numPr>
      </w:pPr>
      <w:r>
        <w:t>Else,</w:t>
      </w:r>
      <w:r w:rsidRPr="00E77497">
        <w:t xml:space="preserve"> </w:t>
      </w:r>
    </w:p>
    <w:p w14:paraId="5940BA8F" w14:textId="77777777" w:rsidR="002021D1" w:rsidRPr="00E77497" w:rsidRDefault="002021D1" w:rsidP="002021D1">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14:paraId="2341E27B" w14:textId="77777777" w:rsidR="002021D1" w:rsidRPr="00E77497" w:rsidRDefault="002021D1" w:rsidP="002021D1">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14:paraId="319A5D0E" w14:textId="77777777" w:rsidR="002021D1" w:rsidRPr="00E77497" w:rsidRDefault="002021D1" w:rsidP="002021D1">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14:paraId="09F0A9CC" w14:textId="77777777" w:rsidR="002021D1" w:rsidRPr="00E77497" w:rsidRDefault="002021D1" w:rsidP="002021D1">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14:paraId="70AEA410" w14:textId="77777777" w:rsidR="002021D1" w:rsidRPr="00E77497" w:rsidRDefault="002021D1" w:rsidP="002021D1">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14:paraId="76D8F96A" w14:textId="77777777"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14:paraId="7CE53E3B" w14:textId="77777777"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14:paraId="01915ED7" w14:textId="77777777"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14:paraId="40F005E5" w14:textId="77777777" w:rsidR="002021D1" w:rsidRPr="00E77497" w:rsidRDefault="002021D1" w:rsidP="002021D1">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14:paraId="531EE6FA" w14:textId="77777777" w:rsidR="002021D1" w:rsidRPr="00E77497" w:rsidRDefault="002021D1" w:rsidP="002021D1">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14:paraId="638FE061" w14:textId="77777777"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14:paraId="219FE818" w14:textId="77777777" w:rsidR="002021D1" w:rsidRPr="00E77497" w:rsidRDefault="002021D1" w:rsidP="002021D1">
      <w:pPr>
        <w:pStyle w:val="Alg4"/>
        <w:numPr>
          <w:ilvl w:val="1"/>
          <w:numId w:val="90"/>
        </w:numPr>
        <w:spacing w:after="240"/>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14:paraId="0E97A80E" w14:textId="77777777" w:rsidR="002021D1" w:rsidRPr="00E77497" w:rsidRDefault="002021D1" w:rsidP="002021D1">
      <w:pPr>
        <w:pStyle w:val="Note"/>
      </w:pPr>
      <w:r w:rsidRPr="00E77497">
        <w:t>NOTE 1</w:t>
      </w:r>
      <w:r w:rsidRPr="00E77497">
        <w:tab/>
        <w:t xml:space="preserve">Step </w:t>
      </w:r>
      <w:r>
        <w:t>5</w:t>
      </w:r>
      <w:r w:rsidRPr="00E77497">
        <w:t xml:space="preserve"> differs from step </w:t>
      </w:r>
      <w:r>
        <w:t>11</w:t>
      </w:r>
      <w:r w:rsidRPr="00E77497">
        <w:t xml:space="preserve"> in the algorithm for the addition operator </w:t>
      </w:r>
      <w:r w:rsidRPr="00E77497">
        <w:rPr>
          <w:rFonts w:ascii="Courier New" w:hAnsi="Courier New"/>
          <w:b/>
        </w:rPr>
        <w:t>+</w:t>
      </w:r>
      <w:r w:rsidRPr="00E77497">
        <w:t xml:space="preserve"> (</w:t>
      </w:r>
      <w:ins w:id="568" w:author="Rev 19 Allen Wirfs-Brock" w:date="2013-09-27T10:49:00Z">
        <w:r w:rsidR="00C36B1B">
          <w:fldChar w:fldCharType="begin"/>
        </w:r>
        <w:r w:rsidR="00C36B1B">
          <w:instrText xml:space="preserve"> REF _Ref368042275 \r \h </w:instrText>
        </w:r>
      </w:ins>
      <w:r w:rsidR="00C36B1B">
        <w:fldChar w:fldCharType="separate"/>
      </w:r>
      <w:ins w:id="569" w:author="Rev 19 Allen Wirfs-Brock" w:date="2013-09-27T13:21:00Z">
        <w:r w:rsidR="00D433E8">
          <w:t>12.6.2</w:t>
        </w:r>
      </w:ins>
      <w:ins w:id="570" w:author="Rev 19 Allen Wirfs-Brock" w:date="2013-09-27T10:49:00Z">
        <w:r w:rsidR="00C36B1B">
          <w:fldChar w:fldCharType="end"/>
        </w:r>
      </w:ins>
      <w:del w:id="571" w:author="Rev 19 Allen Wirfs-Brock" w:date="2013-09-27T10:49:00Z">
        <w:r w:rsidRPr="00E77497" w:rsidDel="00C36B1B">
          <w:delText>11.6.1</w:delText>
        </w:r>
      </w:del>
      <w:r w:rsidRPr="00E77497">
        <w:t>) in using and instead of or.</w:t>
      </w:r>
    </w:p>
    <w:p w14:paraId="6B16D190" w14:textId="77777777" w:rsidR="002021D1" w:rsidRPr="004D1BD1" w:rsidRDefault="002021D1" w:rsidP="002021D1">
      <w:pPr>
        <w:pStyle w:val="Not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14:paraId="65726F28" w14:textId="77777777" w:rsidR="002021D1" w:rsidRPr="00E77497" w:rsidRDefault="002021D1" w:rsidP="002021D1">
      <w:pPr>
        <w:pStyle w:val="30"/>
      </w:pPr>
      <w:bookmarkStart w:id="572" w:name="_Toc368050179"/>
      <w:r w:rsidRPr="00E77497">
        <w:t>Abstract Equality Comparison</w:t>
      </w:r>
      <w:bookmarkEnd w:id="572"/>
      <w:r w:rsidRPr="00E77497">
        <w:t xml:space="preserve"> </w:t>
      </w:r>
    </w:p>
    <w:p w14:paraId="721F3675" w14:textId="77777777" w:rsidR="002021D1" w:rsidRPr="00E77497" w:rsidRDefault="002021D1" w:rsidP="002021D1">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32791A0B" w14:textId="77777777" w:rsidR="002021D1" w:rsidRPr="00E77497" w:rsidRDefault="002021D1" w:rsidP="002021D1">
      <w:pPr>
        <w:pStyle w:val="Alg4"/>
        <w:numPr>
          <w:ilvl w:val="0"/>
          <w:numId w:val="95"/>
        </w:numPr>
      </w:pPr>
      <w:r w:rsidRPr="00E77497">
        <w:t>If Type(</w:t>
      </w:r>
      <w:r w:rsidRPr="00E77497">
        <w:rPr>
          <w:i/>
        </w:rPr>
        <w:t>x</w:t>
      </w:r>
      <w:r w:rsidRPr="00E77497">
        <w:t>) is the same as Type(</w:t>
      </w:r>
      <w:r w:rsidRPr="00E77497">
        <w:rPr>
          <w:i/>
        </w:rPr>
        <w:t>y</w:t>
      </w:r>
      <w:r w:rsidRPr="00E77497">
        <w:t>), then</w:t>
      </w:r>
    </w:p>
    <w:p w14:paraId="6AE8F56E" w14:textId="77777777" w:rsidR="002021D1" w:rsidRDefault="002021D1" w:rsidP="002021D1">
      <w:pPr>
        <w:pStyle w:val="Alg4"/>
        <w:numPr>
          <w:ilvl w:val="1"/>
          <w:numId w:val="95"/>
        </w:numPr>
      </w:pPr>
      <w:r>
        <w:t xml:space="preserve">Return </w:t>
      </w:r>
      <w:r w:rsidRPr="00E77497">
        <w:t xml:space="preserve">the result of performing </w:t>
      </w:r>
      <w:r>
        <w:t>S</w:t>
      </w:r>
      <w:r w:rsidRPr="00E77497">
        <w:t xml:space="preserve">trict </w:t>
      </w:r>
      <w:r>
        <w:t>E</w:t>
      </w:r>
      <w:r w:rsidRPr="00E77497">
        <w:t xml:space="preserve">quality </w:t>
      </w:r>
      <w:r>
        <w:t>C</w:t>
      </w:r>
      <w:r w:rsidRPr="00E77497">
        <w:t xml:space="preserve">omparison </w:t>
      </w:r>
      <w:r>
        <w:rPr>
          <w:i/>
        </w:rPr>
        <w:t>x</w:t>
      </w:r>
      <w:r w:rsidRPr="00E77497">
        <w:t xml:space="preserve"> === </w:t>
      </w:r>
      <w:r>
        <w:rPr>
          <w:i/>
        </w:rPr>
        <w:t>y</w:t>
      </w:r>
      <w:r w:rsidRPr="00E77497">
        <w:t>.</w:t>
      </w:r>
    </w:p>
    <w:p w14:paraId="061C6A36" w14:textId="77777777" w:rsidR="002021D1" w:rsidRPr="00E77497" w:rsidRDefault="002021D1" w:rsidP="002021D1">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14:paraId="0B2346CD" w14:textId="77777777" w:rsidR="002021D1" w:rsidRPr="00E77497" w:rsidRDefault="002021D1" w:rsidP="002021D1">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14:paraId="635FEE41" w14:textId="77777777" w:rsidR="002021D1" w:rsidRPr="00E77497" w:rsidRDefault="002021D1" w:rsidP="002021D1">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14:paraId="72440DE6" w14:textId="77777777" w:rsidR="002021D1" w:rsidRPr="00E77497" w:rsidRDefault="002021D1" w:rsidP="002021D1">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14:paraId="37D62C0A" w14:textId="77777777" w:rsidR="002021D1" w:rsidRPr="00E77497" w:rsidRDefault="002021D1" w:rsidP="002021D1">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14:paraId="2E643C4C" w14:textId="77777777" w:rsidR="002021D1" w:rsidRPr="00E77497" w:rsidRDefault="002021D1" w:rsidP="002021D1">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14:paraId="566A0015" w14:textId="77777777" w:rsidR="002021D1" w:rsidRPr="00E77497" w:rsidRDefault="002021D1" w:rsidP="002021D1">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14:paraId="3B92029E" w14:textId="77777777" w:rsidR="002021D1" w:rsidRPr="00E77497" w:rsidRDefault="002021D1" w:rsidP="002021D1">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14:paraId="6B7B2AD5" w14:textId="77777777" w:rsidR="002021D1" w:rsidRPr="00E77497" w:rsidRDefault="002021D1" w:rsidP="002021D1">
      <w:pPr>
        <w:pStyle w:val="Alg4"/>
        <w:numPr>
          <w:ilvl w:val="0"/>
          <w:numId w:val="95"/>
        </w:numPr>
        <w:spacing w:after="240"/>
      </w:pPr>
      <w:r w:rsidRPr="00E77497">
        <w:t xml:space="preserve">Return </w:t>
      </w:r>
      <w:r w:rsidRPr="00E77497">
        <w:rPr>
          <w:b/>
        </w:rPr>
        <w:t>false</w:t>
      </w:r>
      <w:r w:rsidRPr="00E77497">
        <w:t>.</w:t>
      </w:r>
    </w:p>
    <w:p w14:paraId="6F27197F" w14:textId="77777777" w:rsidR="002021D1" w:rsidRPr="00E77497" w:rsidRDefault="002021D1" w:rsidP="002021D1">
      <w:pPr>
        <w:pStyle w:val="30"/>
        <w:rPr>
          <w:rFonts w:ascii="Helvetica" w:hAnsi="Helvetica"/>
        </w:rPr>
      </w:pPr>
      <w:bookmarkStart w:id="573" w:name="_Ref366084084"/>
      <w:bookmarkStart w:id="574" w:name="_Ref366084118"/>
      <w:bookmarkStart w:id="575" w:name="_Toc368050180"/>
      <w:r w:rsidRPr="00E77497">
        <w:rPr>
          <w:rFonts w:ascii="Helvetica" w:hAnsi="Helvetica"/>
          <w:spacing w:val="6"/>
        </w:rPr>
        <w:t>Strict Equality</w:t>
      </w:r>
      <w:r w:rsidRPr="00E77497">
        <w:t xml:space="preserve"> </w:t>
      </w:r>
      <w:r w:rsidRPr="00E77497">
        <w:rPr>
          <w:rFonts w:ascii="Helvetica" w:hAnsi="Helvetica"/>
          <w:spacing w:val="6"/>
        </w:rPr>
        <w:t>Comparison</w:t>
      </w:r>
      <w:bookmarkEnd w:id="573"/>
      <w:bookmarkEnd w:id="574"/>
      <w:bookmarkEnd w:id="575"/>
      <w:r w:rsidRPr="00E77497">
        <w:rPr>
          <w:rFonts w:ascii="Helvetica" w:hAnsi="Helvetica"/>
          <w:spacing w:val="6"/>
        </w:rPr>
        <w:t xml:space="preserve"> </w:t>
      </w:r>
    </w:p>
    <w:p w14:paraId="4A0A2189" w14:textId="77777777" w:rsidR="002021D1" w:rsidRPr="00E77497" w:rsidRDefault="002021D1" w:rsidP="002021D1">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01B55D1D" w14:textId="77777777" w:rsidR="002021D1" w:rsidRPr="00E77497" w:rsidRDefault="002021D1" w:rsidP="002021D1">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25C1DAEF" w14:textId="77777777" w:rsidR="002021D1" w:rsidRPr="00E77497" w:rsidRDefault="002021D1" w:rsidP="002021D1">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14:paraId="18F8BB8D" w14:textId="77777777" w:rsidR="002021D1" w:rsidRPr="00E77497" w:rsidRDefault="002021D1" w:rsidP="002021D1">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14:paraId="193FC799" w14:textId="77777777" w:rsidR="002021D1" w:rsidRPr="00E77497" w:rsidRDefault="002021D1" w:rsidP="002021D1">
      <w:pPr>
        <w:pStyle w:val="Alg4"/>
        <w:numPr>
          <w:ilvl w:val="0"/>
          <w:numId w:val="97"/>
        </w:numPr>
      </w:pPr>
      <w:r w:rsidRPr="00E77497">
        <w:t>If Type(</w:t>
      </w:r>
      <w:r w:rsidRPr="00E77497">
        <w:rPr>
          <w:i/>
        </w:rPr>
        <w:t>x</w:t>
      </w:r>
      <w:r w:rsidRPr="00E77497">
        <w:t>) is Number, then</w:t>
      </w:r>
    </w:p>
    <w:p w14:paraId="3ED8F4FA" w14:textId="77777777" w:rsidR="002021D1" w:rsidRPr="00E77497" w:rsidRDefault="002021D1" w:rsidP="002021D1">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243ADDBC" w14:textId="77777777" w:rsidR="002021D1" w:rsidRPr="00E77497" w:rsidRDefault="002021D1" w:rsidP="002021D1">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015930A5" w14:textId="77777777" w:rsidR="002021D1" w:rsidRPr="00E77497" w:rsidRDefault="002021D1" w:rsidP="002021D1">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55ABD805" w14:textId="77777777" w:rsidR="002021D1" w:rsidRPr="00675B74" w:rsidRDefault="002021D1" w:rsidP="002021D1">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14:paraId="3C8B2CDB" w14:textId="77777777" w:rsidR="002021D1" w:rsidRPr="00E77497" w:rsidRDefault="002021D1" w:rsidP="002021D1">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14:paraId="4244A839" w14:textId="77777777" w:rsidR="002021D1" w:rsidRPr="00E77497" w:rsidRDefault="002021D1" w:rsidP="002021D1">
      <w:pPr>
        <w:pStyle w:val="Alg4"/>
        <w:numPr>
          <w:ilvl w:val="1"/>
          <w:numId w:val="97"/>
        </w:numPr>
      </w:pPr>
      <w:r w:rsidRPr="00E77497">
        <w:t xml:space="preserve">Return </w:t>
      </w:r>
      <w:r w:rsidRPr="00E77497">
        <w:rPr>
          <w:b/>
        </w:rPr>
        <w:t>false</w:t>
      </w:r>
      <w:r w:rsidRPr="00E77497">
        <w:t>.</w:t>
      </w:r>
    </w:p>
    <w:p w14:paraId="5EF6644D" w14:textId="77777777" w:rsidR="002021D1" w:rsidRDefault="002021D1" w:rsidP="002021D1">
      <w:pPr>
        <w:pStyle w:val="Alg4"/>
        <w:numPr>
          <w:ilvl w:val="0"/>
          <w:numId w:val="97"/>
        </w:numPr>
      </w:pPr>
      <w:r w:rsidRPr="00E77497">
        <w:t>If Type(</w:t>
      </w:r>
      <w:r w:rsidRPr="00E77497">
        <w:rPr>
          <w:i/>
        </w:rPr>
        <w:t>x</w:t>
      </w:r>
      <w:r w:rsidRPr="00E77497">
        <w:t>) is String, then</w:t>
      </w:r>
    </w:p>
    <w:p w14:paraId="2D72D6C2" w14:textId="77777777" w:rsidR="002021D1" w:rsidRDefault="002021D1" w:rsidP="002021D1">
      <w:pPr>
        <w:pStyle w:val="Alg4"/>
        <w:numPr>
          <w:ilvl w:val="1"/>
          <w:numId w:val="97"/>
        </w:numPr>
      </w:pPr>
      <w:r>
        <w:t>I</w:t>
      </w:r>
      <w:r w:rsidRPr="00E77497">
        <w:t xml:space="preserve">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w:t>
      </w:r>
      <w:r>
        <w:t xml:space="preserve">, return </w:t>
      </w:r>
      <w:r w:rsidRPr="00EA1B5F">
        <w:rPr>
          <w:b/>
        </w:rPr>
        <w:t>true</w:t>
      </w:r>
      <w:r>
        <w:t>.</w:t>
      </w:r>
    </w:p>
    <w:p w14:paraId="29A5A2D3" w14:textId="77777777" w:rsidR="002021D1" w:rsidRPr="00E77497" w:rsidRDefault="002021D1" w:rsidP="002021D1">
      <w:pPr>
        <w:pStyle w:val="Alg4"/>
        <w:numPr>
          <w:ilvl w:val="1"/>
          <w:numId w:val="97"/>
        </w:numPr>
      </w:pPr>
      <w:r>
        <w:t>Else</w:t>
      </w:r>
      <w:r w:rsidRPr="00E77497">
        <w:t xml:space="preserve">, return </w:t>
      </w:r>
      <w:r w:rsidRPr="00E77497">
        <w:rPr>
          <w:b/>
        </w:rPr>
        <w:t>false</w:t>
      </w:r>
      <w:r w:rsidRPr="00E77497">
        <w:t>.</w:t>
      </w:r>
    </w:p>
    <w:p w14:paraId="52644408" w14:textId="77777777" w:rsidR="002021D1" w:rsidRDefault="002021D1" w:rsidP="002021D1">
      <w:pPr>
        <w:pStyle w:val="Alg4"/>
        <w:numPr>
          <w:ilvl w:val="0"/>
          <w:numId w:val="97"/>
        </w:numPr>
      </w:pPr>
      <w:r w:rsidRPr="00E77497">
        <w:t>If Type(</w:t>
      </w:r>
      <w:r w:rsidRPr="00E77497">
        <w:rPr>
          <w:i/>
        </w:rPr>
        <w:t>x</w:t>
      </w:r>
      <w:r w:rsidRPr="00E77497">
        <w:t xml:space="preserve">) is Boolean, </w:t>
      </w:r>
      <w:r>
        <w:t>then</w:t>
      </w:r>
    </w:p>
    <w:p w14:paraId="6B92B667" w14:textId="77777777" w:rsidR="002021D1" w:rsidRDefault="002021D1" w:rsidP="002021D1">
      <w:pPr>
        <w:pStyle w:val="Alg4"/>
        <w:numPr>
          <w:ilvl w:val="1"/>
          <w:numId w:val="97"/>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t xml:space="preserve">, return </w:t>
      </w:r>
      <w:r w:rsidRPr="00EA1B5F">
        <w:rPr>
          <w:b/>
        </w:rPr>
        <w:t>true</w:t>
      </w:r>
      <w:r>
        <w:t>.</w:t>
      </w:r>
    </w:p>
    <w:p w14:paraId="766C82E7" w14:textId="77777777" w:rsidR="002021D1" w:rsidRPr="00E77497" w:rsidRDefault="002021D1" w:rsidP="002021D1">
      <w:pPr>
        <w:pStyle w:val="Alg4"/>
        <w:numPr>
          <w:ilvl w:val="1"/>
          <w:numId w:val="97"/>
        </w:numPr>
      </w:pPr>
      <w:r>
        <w:t>Else</w:t>
      </w:r>
      <w:r w:rsidRPr="00E77497">
        <w:t xml:space="preserve">, return </w:t>
      </w:r>
      <w:r w:rsidRPr="00E77497">
        <w:rPr>
          <w:b/>
        </w:rPr>
        <w:t>false</w:t>
      </w:r>
      <w:r w:rsidRPr="00E77497">
        <w:t>.</w:t>
      </w:r>
    </w:p>
    <w:p w14:paraId="3BE6D0EE" w14:textId="77777777" w:rsidR="006A55CE" w:rsidRDefault="006A55CE" w:rsidP="006A55CE">
      <w:pPr>
        <w:pStyle w:val="Alg4"/>
        <w:numPr>
          <w:ilvl w:val="0"/>
          <w:numId w:val="97"/>
        </w:numPr>
        <w:spacing w:after="120"/>
        <w:contextualSpacing/>
        <w:rPr>
          <w:ins w:id="576" w:author="Rev 19 Allen Wirfs-Brock" w:date="2013-09-24T17:19:00Z"/>
        </w:rPr>
      </w:pPr>
      <w:ins w:id="577" w:author="Rev 19 Allen Wirfs-Brock" w:date="2013-09-24T17:19:00Z">
        <w:r>
          <w:t>I</w:t>
        </w:r>
        <w:r w:rsidRPr="00E77497">
          <w:t xml:space="preserve">f </w:t>
        </w:r>
        <w:r w:rsidRPr="00E77497">
          <w:rPr>
            <w:i/>
          </w:rPr>
          <w:t>x</w:t>
        </w:r>
        <w:r w:rsidRPr="00E77497">
          <w:t xml:space="preserve"> and </w:t>
        </w:r>
        <w:r w:rsidRPr="00E77497">
          <w:rPr>
            <w:i/>
          </w:rPr>
          <w:t>y</w:t>
        </w:r>
        <w:r w:rsidRPr="00E77497">
          <w:t xml:space="preserve"> </w:t>
        </w:r>
        <w:r>
          <w:t>are</w:t>
        </w:r>
        <w:r w:rsidRPr="00E77497">
          <w:t xml:space="preserve"> the same </w:t>
        </w:r>
        <w:r>
          <w:t xml:space="preserve">Symbol value, return </w:t>
        </w:r>
        <w:r w:rsidRPr="00EA1B5F">
          <w:rPr>
            <w:b/>
          </w:rPr>
          <w:t>true</w:t>
        </w:r>
        <w:r w:rsidRPr="00E77497">
          <w:t>.</w:t>
        </w:r>
      </w:ins>
    </w:p>
    <w:p w14:paraId="20E9FB6D" w14:textId="77777777" w:rsidR="002021D1" w:rsidRDefault="002021D1" w:rsidP="002021D1">
      <w:pPr>
        <w:pStyle w:val="Alg4"/>
        <w:numPr>
          <w:ilvl w:val="0"/>
          <w:numId w:val="97"/>
        </w:numPr>
        <w:spacing w:after="120"/>
        <w:contextualSpacing/>
      </w:pPr>
      <w:r>
        <w:t>I</w:t>
      </w:r>
      <w:r w:rsidRPr="00E77497">
        <w:t xml:space="preserve">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 return </w:t>
      </w:r>
      <w:r w:rsidRPr="00EA1B5F">
        <w:rPr>
          <w:b/>
        </w:rPr>
        <w:t>true</w:t>
      </w:r>
      <w:r w:rsidRPr="00E77497">
        <w:t>.</w:t>
      </w:r>
    </w:p>
    <w:p w14:paraId="4B5F4A95" w14:textId="77777777" w:rsidR="002021D1" w:rsidRPr="00E77497" w:rsidRDefault="002021D1" w:rsidP="002021D1">
      <w:pPr>
        <w:pStyle w:val="Alg4"/>
        <w:numPr>
          <w:ilvl w:val="0"/>
          <w:numId w:val="97"/>
        </w:numPr>
        <w:spacing w:after="120"/>
      </w:pPr>
      <w:r>
        <w:t>R</w:t>
      </w:r>
      <w:r w:rsidRPr="00E77497">
        <w:t xml:space="preserve">eturn </w:t>
      </w:r>
      <w:r w:rsidRPr="00E77497">
        <w:rPr>
          <w:b/>
        </w:rPr>
        <w:t>false</w:t>
      </w:r>
      <w:r w:rsidRPr="00E77497">
        <w:t>.</w:t>
      </w:r>
    </w:p>
    <w:p w14:paraId="21BD02A2" w14:textId="77777777" w:rsidR="002021D1" w:rsidRPr="00E77497" w:rsidRDefault="002021D1" w:rsidP="002021D1">
      <w:pPr>
        <w:pStyle w:val="Note"/>
      </w:pPr>
      <w:r w:rsidRPr="00E77497">
        <w:t>NOTE</w:t>
      </w:r>
      <w:r w:rsidRPr="00E77497">
        <w:tab/>
        <w:t>This algorithm differs from the SameValue Algorithm (</w:t>
      </w:r>
      <w:r>
        <w:fldChar w:fldCharType="begin"/>
      </w:r>
      <w:r>
        <w:instrText xml:space="preserve"> REF _Ref365540494 \r \h </w:instrText>
      </w:r>
      <w:r>
        <w:fldChar w:fldCharType="separate"/>
      </w:r>
      <w:r w:rsidR="00D433E8">
        <w:t>7.2.3</w:t>
      </w:r>
      <w:r>
        <w:fldChar w:fldCharType="end"/>
      </w:r>
      <w:r w:rsidRPr="00E77497">
        <w:t>) in its treatment of signed zeroes and NaNs.</w:t>
      </w:r>
    </w:p>
    <w:p w14:paraId="6B1AC5C9" w14:textId="77777777" w:rsidR="005D37A2" w:rsidRDefault="005D37A2" w:rsidP="005D37A2">
      <w:pPr>
        <w:pStyle w:val="20"/>
      </w:pPr>
      <w:r>
        <w:t xml:space="preserve"> </w:t>
      </w:r>
      <w:bookmarkStart w:id="578" w:name="_Toc368050181"/>
      <w:r>
        <w:t>Operations on Objects</w:t>
      </w:r>
      <w:bookmarkEnd w:id="578"/>
    </w:p>
    <w:p w14:paraId="7D228E0D" w14:textId="77777777" w:rsidR="005D37A2" w:rsidRDefault="005D37A2" w:rsidP="005D37A2">
      <w:pPr>
        <w:pStyle w:val="30"/>
      </w:pPr>
      <w:bookmarkStart w:id="579" w:name="_Toc368050182"/>
      <w:r>
        <w:t>Get (O, P)</w:t>
      </w:r>
      <w:bookmarkEnd w:id="579"/>
    </w:p>
    <w:p w14:paraId="31B0876D" w14:textId="77777777" w:rsidR="005D37A2" w:rsidRPr="00E77497" w:rsidRDefault="005D37A2" w:rsidP="005D37A2">
      <w:r>
        <w:t xml:space="preserve">The abstract operation </w:t>
      </w:r>
      <w:r>
        <w:rPr>
          <w:rFonts w:ascii="Times New Roman" w:hAnsi="Times New Roman"/>
        </w:rPr>
        <w:t>Get</w:t>
      </w:r>
      <w:r>
        <w:t xml:space="preserve"> is used to retrieve the value of a specific property of an object.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5C48406E" w14:textId="77777777" w:rsidR="005D37A2" w:rsidRDefault="005D37A2" w:rsidP="005D37A2">
      <w:pPr>
        <w:pStyle w:val="Alg4"/>
        <w:numPr>
          <w:ilvl w:val="0"/>
          <w:numId w:val="181"/>
        </w:numPr>
        <w:spacing w:after="120"/>
        <w:contextualSpacing/>
      </w:pPr>
      <w:r>
        <w:t>Assert: Type(</w:t>
      </w:r>
      <w:r>
        <w:rPr>
          <w:i/>
          <w:iCs/>
        </w:rPr>
        <w:t>O</w:t>
      </w:r>
      <w:r>
        <w:t>) is Object.</w:t>
      </w:r>
    </w:p>
    <w:p w14:paraId="5ADCA203" w14:textId="77777777" w:rsidR="005D37A2" w:rsidRDefault="005D37A2" w:rsidP="005D37A2">
      <w:pPr>
        <w:pStyle w:val="Alg4"/>
        <w:numPr>
          <w:ilvl w:val="0"/>
          <w:numId w:val="181"/>
        </w:numPr>
        <w:spacing w:after="120"/>
        <w:contextualSpacing/>
      </w:pPr>
      <w:r>
        <w:t>Assert:  IsPropertyKey(</w:t>
      </w:r>
      <w:r>
        <w:rPr>
          <w:i/>
          <w:iCs/>
        </w:rPr>
        <w:t>P</w:t>
      </w:r>
      <w:r>
        <w:t xml:space="preserve">) is </w:t>
      </w:r>
      <w:r w:rsidRPr="007B40AF">
        <w:rPr>
          <w:b/>
          <w:bCs/>
        </w:rPr>
        <w:t>true</w:t>
      </w:r>
      <w:r>
        <w:t xml:space="preserve">. </w:t>
      </w:r>
    </w:p>
    <w:p w14:paraId="5D403610" w14:textId="77777777" w:rsidR="005D37A2" w:rsidRPr="00E77497" w:rsidRDefault="005D37A2" w:rsidP="005D37A2">
      <w:pPr>
        <w:pStyle w:val="Alg4"/>
        <w:numPr>
          <w:ilvl w:val="0"/>
          <w:numId w:val="181"/>
        </w:numPr>
        <w:spacing w:after="120"/>
      </w:pPr>
      <w:r w:rsidRPr="00E77497">
        <w:t>Return the result of calling the [[</w:t>
      </w:r>
      <w:r>
        <w:t>Get</w:t>
      </w:r>
      <w:r w:rsidRPr="00E77497">
        <w:t xml:space="preserve">]] internal method of </w:t>
      </w:r>
      <w:r>
        <w:rPr>
          <w:i/>
        </w:rPr>
        <w:t>O</w:t>
      </w:r>
      <w:r w:rsidRPr="00E77497">
        <w:t xml:space="preserve"> passing </w:t>
      </w:r>
      <w:r>
        <w:rPr>
          <w:i/>
        </w:rPr>
        <w:t>P</w:t>
      </w:r>
      <w:r w:rsidRPr="00E77497">
        <w:rPr>
          <w:i/>
        </w:rPr>
        <w:t xml:space="preserve"> </w:t>
      </w:r>
      <w:r>
        <w:rPr>
          <w:iCs/>
        </w:rPr>
        <w:t xml:space="preserve">and </w:t>
      </w:r>
      <w:r w:rsidRPr="00863C0A">
        <w:rPr>
          <w:i/>
        </w:rPr>
        <w:t>O</w:t>
      </w:r>
      <w:r>
        <w:rPr>
          <w:iCs/>
        </w:rPr>
        <w:t xml:space="preserve"> </w:t>
      </w:r>
      <w:r w:rsidRPr="00BA53EE">
        <w:rPr>
          <w:iCs/>
        </w:rPr>
        <w:t>as</w:t>
      </w:r>
      <w:r>
        <w:t xml:space="preserve"> the arguments</w:t>
      </w:r>
      <w:r w:rsidRPr="00E77497">
        <w:t>.</w:t>
      </w:r>
    </w:p>
    <w:p w14:paraId="0366F003" w14:textId="77777777" w:rsidR="005D37A2" w:rsidRDefault="005D37A2" w:rsidP="005D37A2">
      <w:pPr>
        <w:pStyle w:val="30"/>
      </w:pPr>
      <w:bookmarkStart w:id="580" w:name="_Toc368050183"/>
      <w:r>
        <w:t>Put (O, P, V, Throw)</w:t>
      </w:r>
      <w:bookmarkEnd w:id="580"/>
    </w:p>
    <w:p w14:paraId="1F1261A8" w14:textId="77777777" w:rsidR="005D37A2" w:rsidRPr="00E77497" w:rsidRDefault="005D37A2" w:rsidP="005D37A2">
      <w:r>
        <w:t xml:space="preserve">The abstract operation </w:t>
      </w:r>
      <w:r>
        <w:rPr>
          <w:rFonts w:ascii="Times New Roman" w:hAnsi="Times New Roman"/>
        </w:rPr>
        <w:t>Put</w:t>
      </w:r>
      <w:r>
        <w:t xml:space="preserve"> is used to set the value of a specific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ascii="Times New Roman" w:hAnsi="Times New Roman"/>
          <w:i/>
        </w:rPr>
        <w:t>V</w:t>
      </w:r>
      <w:r>
        <w:rPr>
          <w:rFonts w:cs="Arial"/>
        </w:rPr>
        <w:t xml:space="preserve">, and </w:t>
      </w:r>
      <w:r>
        <w:rPr>
          <w:rFonts w:ascii="Times New Roman" w:hAnsi="Times New Roman"/>
          <w:i/>
        </w:rPr>
        <w:t>Throw</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w:t>
      </w:r>
      <w:r w:rsidRPr="00863C0A">
        <w:rPr>
          <w:rFonts w:ascii="Times New Roman" w:hAnsi="Times New Roman"/>
          <w:i/>
        </w:rPr>
        <w:t>V</w:t>
      </w:r>
      <w:r>
        <w:rPr>
          <w:rFonts w:cs="Arial"/>
        </w:rPr>
        <w:t xml:space="preserve"> is the new value for the property and </w:t>
      </w:r>
      <w:r w:rsidRPr="00863C0A">
        <w:rPr>
          <w:rFonts w:ascii="Times New Roman" w:hAnsi="Times New Roman"/>
          <w:i/>
        </w:rPr>
        <w:t>Throw</w:t>
      </w:r>
      <w:r>
        <w:rPr>
          <w:rFonts w:cs="Arial"/>
        </w:rPr>
        <w:t xml:space="preserve"> is a Boolean flag.</w:t>
      </w:r>
      <w:r w:rsidRPr="00E77497">
        <w:t xml:space="preserve"> </w:t>
      </w:r>
      <w:r>
        <w:t xml:space="preserve">This abstract operation performs </w:t>
      </w:r>
      <w:r w:rsidRPr="00E77497">
        <w:t>the following steps:</w:t>
      </w:r>
    </w:p>
    <w:p w14:paraId="1F393736" w14:textId="77777777" w:rsidR="005D37A2" w:rsidRDefault="005D37A2" w:rsidP="005D37A2">
      <w:pPr>
        <w:pStyle w:val="Alg4"/>
        <w:numPr>
          <w:ilvl w:val="0"/>
          <w:numId w:val="1118"/>
        </w:numPr>
        <w:spacing w:after="120"/>
        <w:contextualSpacing/>
      </w:pPr>
      <w:r>
        <w:t>Assert: Type(</w:t>
      </w:r>
      <w:r>
        <w:rPr>
          <w:i/>
          <w:iCs/>
        </w:rPr>
        <w:t>O</w:t>
      </w:r>
      <w:r>
        <w:t>) is Object.</w:t>
      </w:r>
    </w:p>
    <w:p w14:paraId="7107C989" w14:textId="77777777" w:rsidR="005D37A2" w:rsidRDefault="005D37A2" w:rsidP="005D37A2">
      <w:pPr>
        <w:pStyle w:val="Alg4"/>
        <w:numPr>
          <w:ilvl w:val="0"/>
          <w:numId w:val="1118"/>
        </w:numPr>
        <w:spacing w:after="120"/>
        <w:contextualSpacing/>
      </w:pPr>
      <w:r>
        <w:t>Assert:  IsPropertyKey(</w:t>
      </w:r>
      <w:r>
        <w:rPr>
          <w:i/>
          <w:iCs/>
        </w:rPr>
        <w:t>P</w:t>
      </w:r>
      <w:r>
        <w:t xml:space="preserve">) is </w:t>
      </w:r>
      <w:r w:rsidRPr="00B40933">
        <w:rPr>
          <w:b/>
          <w:bCs/>
        </w:rPr>
        <w:t>true</w:t>
      </w:r>
      <w:r>
        <w:t>.</w:t>
      </w:r>
    </w:p>
    <w:p w14:paraId="52CB9271" w14:textId="77777777" w:rsidR="005D37A2" w:rsidRDefault="005D37A2" w:rsidP="005D37A2">
      <w:pPr>
        <w:pStyle w:val="Alg4"/>
        <w:numPr>
          <w:ilvl w:val="0"/>
          <w:numId w:val="1118"/>
        </w:numPr>
        <w:spacing w:after="120"/>
        <w:contextualSpacing/>
      </w:pPr>
      <w:r>
        <w:t>Assert: Type(</w:t>
      </w:r>
      <w:r>
        <w:rPr>
          <w:i/>
          <w:iCs/>
        </w:rPr>
        <w:t>Throw</w:t>
      </w:r>
      <w:r>
        <w:t>) is Boolean.</w:t>
      </w:r>
    </w:p>
    <w:p w14:paraId="66BDD4B0" w14:textId="77777777" w:rsidR="005D37A2" w:rsidRDefault="005D37A2" w:rsidP="005D37A2">
      <w:pPr>
        <w:pStyle w:val="Alg4"/>
        <w:numPr>
          <w:ilvl w:val="0"/>
          <w:numId w:val="1118"/>
        </w:numPr>
        <w:spacing w:after="120"/>
        <w:contextualSpacing/>
      </w:pPr>
      <w:r>
        <w:t xml:space="preserve">Let  </w:t>
      </w:r>
      <w:r>
        <w:rPr>
          <w:i/>
          <w:iCs/>
        </w:rPr>
        <w:t>success</w:t>
      </w:r>
      <w:r>
        <w:t xml:space="preserve"> be the result of calling the [[Set]] internal method of </w:t>
      </w:r>
      <w:r>
        <w:rPr>
          <w:i/>
          <w:iCs/>
        </w:rPr>
        <w:t>O</w:t>
      </w:r>
      <w:r w:rsidRPr="00863C0A">
        <w:t xml:space="preserve"> </w:t>
      </w:r>
      <w:r w:rsidRPr="00E77497">
        <w:t xml:space="preserve">passing </w:t>
      </w:r>
      <w:r>
        <w:rPr>
          <w:i/>
        </w:rPr>
        <w:t>P</w:t>
      </w:r>
      <w:r>
        <w:rPr>
          <w:iCs/>
        </w:rPr>
        <w:t>,</w:t>
      </w:r>
      <w:r w:rsidRPr="00E77497">
        <w:rPr>
          <w:i/>
        </w:rPr>
        <w:t xml:space="preserve"> </w:t>
      </w:r>
      <w:r w:rsidRPr="00863C0A">
        <w:rPr>
          <w:i/>
        </w:rPr>
        <w:t>V</w:t>
      </w:r>
      <w:r>
        <w:rPr>
          <w:iCs/>
        </w:rPr>
        <w:t xml:space="preserve">, and  </w:t>
      </w:r>
      <w:r w:rsidRPr="00863C0A">
        <w:rPr>
          <w:i/>
        </w:rPr>
        <w:t>O</w:t>
      </w:r>
      <w:r>
        <w:rPr>
          <w:iCs/>
        </w:rPr>
        <w:t xml:space="preserve"> </w:t>
      </w:r>
      <w:r w:rsidRPr="00E34299">
        <w:rPr>
          <w:iCs/>
        </w:rPr>
        <w:t>as</w:t>
      </w:r>
      <w:r>
        <w:t xml:space="preserve"> the arguments.</w:t>
      </w:r>
    </w:p>
    <w:p w14:paraId="1B954366" w14:textId="77777777" w:rsidR="005D37A2" w:rsidRDefault="005D37A2" w:rsidP="005D37A2">
      <w:pPr>
        <w:pStyle w:val="Alg4"/>
        <w:numPr>
          <w:ilvl w:val="0"/>
          <w:numId w:val="1118"/>
        </w:numPr>
      </w:pPr>
      <w:r>
        <w:t>ReturnIfAbrupt(</w:t>
      </w:r>
      <w:r>
        <w:rPr>
          <w:i/>
          <w:iCs/>
        </w:rPr>
        <w:t>success</w:t>
      </w:r>
      <w:r>
        <w:t>).</w:t>
      </w:r>
    </w:p>
    <w:p w14:paraId="48476344" w14:textId="77777777" w:rsidR="005D37A2" w:rsidRDefault="005D37A2" w:rsidP="005D37A2">
      <w:pPr>
        <w:pStyle w:val="Alg4"/>
        <w:numPr>
          <w:ilvl w:val="0"/>
          <w:numId w:val="1118"/>
        </w:numPr>
        <w:spacing w:after="120"/>
        <w:contextualSpacing/>
      </w:pPr>
      <w:r>
        <w:t xml:space="preserve">If </w:t>
      </w:r>
      <w:r>
        <w:rPr>
          <w:i/>
          <w:iCs/>
        </w:rPr>
        <w:t>success</w:t>
      </w:r>
      <w:r>
        <w:t xml:space="preserve"> is </w:t>
      </w:r>
      <w:r>
        <w:rPr>
          <w:b/>
          <w:bCs/>
        </w:rPr>
        <w:t>false</w:t>
      </w:r>
      <w:r>
        <w:t xml:space="preserve"> and </w:t>
      </w:r>
      <w:r>
        <w:rPr>
          <w:i/>
          <w:iCs/>
        </w:rPr>
        <w:t>Throw</w:t>
      </w:r>
      <w:r>
        <w:t xml:space="preserve"> is </w:t>
      </w:r>
      <w:r>
        <w:rPr>
          <w:b/>
          <w:bCs/>
        </w:rPr>
        <w:t>true</w:t>
      </w:r>
      <w:r>
        <w:t xml:space="preserve">, then throw a </w:t>
      </w:r>
      <w:r>
        <w:rPr>
          <w:b/>
          <w:bCs/>
        </w:rPr>
        <w:t>TypeError</w:t>
      </w:r>
      <w:r>
        <w:t xml:space="preserve"> exception.</w:t>
      </w:r>
    </w:p>
    <w:p w14:paraId="75B7FEEB" w14:textId="77777777" w:rsidR="005D37A2" w:rsidRPr="00E77497" w:rsidRDefault="005D37A2" w:rsidP="005D37A2">
      <w:pPr>
        <w:pStyle w:val="Alg4"/>
        <w:numPr>
          <w:ilvl w:val="0"/>
          <w:numId w:val="1118"/>
        </w:numPr>
        <w:spacing w:after="120"/>
      </w:pPr>
      <w:r>
        <w:t xml:space="preserve">Return </w:t>
      </w:r>
      <w:r>
        <w:rPr>
          <w:i/>
          <w:iCs/>
        </w:rPr>
        <w:t>success</w:t>
      </w:r>
      <w:r w:rsidRPr="00E77497">
        <w:t>.</w:t>
      </w:r>
    </w:p>
    <w:p w14:paraId="2EBB67B2" w14:textId="77777777" w:rsidR="005D37A2" w:rsidRDefault="005D37A2" w:rsidP="005D37A2">
      <w:pPr>
        <w:pStyle w:val="30"/>
      </w:pPr>
      <w:bookmarkStart w:id="581" w:name="_Toc368050184"/>
      <w:r>
        <w:t>CreateOwnDataProperty (O, P, V)</w:t>
      </w:r>
      <w:bookmarkEnd w:id="581"/>
    </w:p>
    <w:p w14:paraId="6685E7E9" w14:textId="77777777" w:rsidR="005D37A2" w:rsidRPr="00E77497" w:rsidRDefault="005D37A2" w:rsidP="005D37A2">
      <w:r>
        <w:t xml:space="preserve">The abstract operation </w:t>
      </w:r>
      <w:r>
        <w:rPr>
          <w:rFonts w:ascii="Times New Roman" w:hAnsi="Times New Roman"/>
        </w:rPr>
        <w:t>CreateOwnDataProperty</w:t>
      </w:r>
      <w:r>
        <w:t xml:space="preserve"> is used to create a new own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V</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Pr="00863C0A">
        <w:rPr>
          <w:rFonts w:ascii="Times New Roman" w:hAnsi="Times New Roman"/>
          <w:i/>
        </w:rPr>
        <w:t>V</w:t>
      </w:r>
      <w:r>
        <w:rPr>
          <w:rFonts w:cs="Arial"/>
        </w:rPr>
        <w:t xml:space="preserve"> is the value for the property.</w:t>
      </w:r>
      <w:r w:rsidRPr="00E77497">
        <w:t xml:space="preserve"> </w:t>
      </w:r>
      <w:r>
        <w:t>This abstract operation performs</w:t>
      </w:r>
      <w:r w:rsidRPr="00E77497">
        <w:t xml:space="preserve"> the following steps:</w:t>
      </w:r>
    </w:p>
    <w:p w14:paraId="3A1EC417" w14:textId="77777777" w:rsidR="005D37A2" w:rsidRDefault="005D37A2" w:rsidP="005D37A2">
      <w:pPr>
        <w:pStyle w:val="Alg4"/>
        <w:numPr>
          <w:ilvl w:val="0"/>
          <w:numId w:val="1125"/>
        </w:numPr>
        <w:spacing w:after="120"/>
        <w:contextualSpacing/>
      </w:pPr>
      <w:r>
        <w:t>Assert: Type(</w:t>
      </w:r>
      <w:r>
        <w:rPr>
          <w:i/>
          <w:iCs/>
        </w:rPr>
        <w:t>O</w:t>
      </w:r>
      <w:r>
        <w:t>) is Object.</w:t>
      </w:r>
    </w:p>
    <w:p w14:paraId="49557627" w14:textId="77777777" w:rsidR="005D37A2" w:rsidRDefault="005D37A2" w:rsidP="005D37A2">
      <w:pPr>
        <w:pStyle w:val="Alg4"/>
        <w:numPr>
          <w:ilvl w:val="0"/>
          <w:numId w:val="1125"/>
        </w:numPr>
        <w:spacing w:after="120"/>
        <w:contextualSpacing/>
      </w:pPr>
      <w:r>
        <w:t>Assert:  IsPropertyKey(</w:t>
      </w:r>
      <w:r>
        <w:rPr>
          <w:i/>
          <w:iCs/>
        </w:rPr>
        <w:t>P</w:t>
      </w:r>
      <w:r>
        <w:t xml:space="preserve">) is </w:t>
      </w:r>
      <w:r w:rsidRPr="00B40933">
        <w:rPr>
          <w:b/>
          <w:bCs/>
        </w:rPr>
        <w:t>true</w:t>
      </w:r>
      <w:r>
        <w:t>.</w:t>
      </w:r>
    </w:p>
    <w:p w14:paraId="6EA2A12A" w14:textId="77777777" w:rsidR="005D37A2" w:rsidDel="006E69EB" w:rsidRDefault="005D37A2" w:rsidP="005D37A2">
      <w:pPr>
        <w:pStyle w:val="Alg4"/>
        <w:numPr>
          <w:ilvl w:val="0"/>
          <w:numId w:val="1125"/>
        </w:numPr>
        <w:spacing w:after="120"/>
        <w:contextualSpacing/>
        <w:rPr>
          <w:del w:id="582" w:author="Rev 19 Allen Wirfs-Brock" w:date="2013-09-12T11:43:00Z"/>
        </w:rPr>
      </w:pPr>
      <w:del w:id="583" w:author="Rev 19 Allen Wirfs-Brock" w:date="2013-09-12T11:43:00Z">
        <w:r w:rsidDel="006E69EB">
          <w:delText xml:space="preserve">Assert: </w:delText>
        </w:r>
        <w:r w:rsidDel="006E69EB">
          <w:rPr>
            <w:i/>
            <w:iCs/>
          </w:rPr>
          <w:delText>O</w:delText>
        </w:r>
        <w:r w:rsidDel="006E69EB">
          <w:delText xml:space="preserve"> does not have an own property whose key is </w:delText>
        </w:r>
        <w:r w:rsidDel="006E69EB">
          <w:rPr>
            <w:i/>
            <w:iCs/>
          </w:rPr>
          <w:delText>P</w:delText>
        </w:r>
        <w:r w:rsidDel="006E69EB">
          <w:delText>.</w:delText>
        </w:r>
      </w:del>
    </w:p>
    <w:p w14:paraId="700DB0C8" w14:textId="77777777" w:rsidR="005D37A2" w:rsidRPr="00E77497" w:rsidRDefault="005D37A2" w:rsidP="005D37A2">
      <w:pPr>
        <w:pStyle w:val="Alg4"/>
        <w:numPr>
          <w:ilvl w:val="0"/>
          <w:numId w:val="1125"/>
        </w:numPr>
      </w:pPr>
      <w:r w:rsidRPr="00E77497">
        <w:t xml:space="preserve">Let </w:t>
      </w:r>
      <w:r w:rsidRPr="00E77497">
        <w:rPr>
          <w:i/>
        </w:rPr>
        <w:t>newDesc</w:t>
      </w:r>
      <w:r w:rsidRPr="00E77497">
        <w:t xml:space="preserve"> be the Property Descriptor</w:t>
      </w:r>
      <w:r>
        <w:t xml:space="preserve"> </w:t>
      </w:r>
      <w:r w:rsidRPr="00E77497">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843D17B" w14:textId="77777777" w:rsidR="005D37A2" w:rsidRPr="00E77497" w:rsidRDefault="005D37A2" w:rsidP="005D37A2">
      <w:pPr>
        <w:pStyle w:val="Alg4"/>
        <w:numPr>
          <w:ilvl w:val="0"/>
          <w:numId w:val="1125"/>
        </w:numPr>
        <w:spacing w:after="220"/>
        <w:contextualSpacing/>
      </w:pPr>
      <w:r>
        <w:t>Return the result of calling</w:t>
      </w:r>
      <w:r w:rsidRPr="00E77497">
        <w:t xml:space="preserve"> the [[DefineOwnProperty]] internal method of </w:t>
      </w:r>
      <w:r w:rsidRPr="00E77497">
        <w:rPr>
          <w:i/>
        </w:rPr>
        <w:t>O</w:t>
      </w:r>
      <w:r w:rsidRPr="00E77497">
        <w:t xml:space="preserve"> passing </w:t>
      </w:r>
      <w:r w:rsidRPr="00E77497">
        <w:rPr>
          <w:i/>
        </w:rPr>
        <w:t>P</w:t>
      </w:r>
      <w:r>
        <w:t xml:space="preserve"> and</w:t>
      </w:r>
      <w:r w:rsidRPr="00E77497">
        <w:t xml:space="preserve"> </w:t>
      </w:r>
      <w:r w:rsidRPr="00E77497">
        <w:rPr>
          <w:i/>
        </w:rPr>
        <w:t>newDesc</w:t>
      </w:r>
      <w:r w:rsidRPr="00E77497">
        <w:t xml:space="preserve"> as arguments.</w:t>
      </w:r>
    </w:p>
    <w:p w14:paraId="3CC83A05" w14:textId="77777777" w:rsidR="005D37A2" w:rsidRDefault="005D37A2" w:rsidP="005D37A2">
      <w:pPr>
        <w:pStyle w:val="Note"/>
      </w:pPr>
      <w:r>
        <w:t>NOTE</w:t>
      </w:r>
      <w:r>
        <w:tab/>
        <w:t>This abstract operation creates a property whose attributes are set to the same defaults used for properties created by the ECMAScript language assignment operator.</w:t>
      </w:r>
      <w:ins w:id="584" w:author="Rev 19 Allen Wirfs-Brock" w:date="2013-09-12T11:45:00Z">
        <w:r w:rsidR="006E69EB">
          <w:t xml:space="preserve"> Normally, the property will not already exist. If it does exist and is not configurable</w:t>
        </w:r>
      </w:ins>
      <w:ins w:id="585" w:author="Rev 19 Allen Wirfs-Brock" w:date="2013-09-12T11:51:00Z">
        <w:r w:rsidR="006E69EB">
          <w:t xml:space="preserve"> </w:t>
        </w:r>
      </w:ins>
      <w:ins w:id="586" w:author="Rev 19 Allen Wirfs-Brock" w:date="2013-09-12T12:02:00Z">
        <w:r w:rsidR="007718F9">
          <w:t xml:space="preserve">or </w:t>
        </w:r>
        <w:r w:rsidR="007718F9" w:rsidRPr="007718F9">
          <w:rPr>
            <w:rFonts w:ascii="Times New Roman" w:hAnsi="Times New Roman"/>
            <w:b/>
          </w:rPr>
          <w:t>O</w:t>
        </w:r>
        <w:r w:rsidR="007718F9">
          <w:t xml:space="preserve"> is not extensible [[DefineOwnProperty]] will return </w:t>
        </w:r>
        <w:r w:rsidR="007718F9" w:rsidRPr="007718F9">
          <w:rPr>
            <w:rFonts w:ascii="Times New Roman" w:hAnsi="Times New Roman"/>
            <w:b/>
          </w:rPr>
          <w:t>false</w:t>
        </w:r>
      </w:ins>
      <w:ins w:id="587" w:author="Rev 19 Allen Wirfs-Brock" w:date="2013-09-12T11:51:00Z">
        <w:r w:rsidR="006E69EB">
          <w:t>.</w:t>
        </w:r>
      </w:ins>
    </w:p>
    <w:p w14:paraId="68669F97" w14:textId="77777777" w:rsidR="005D37A2" w:rsidRDefault="005D37A2" w:rsidP="005D37A2">
      <w:pPr>
        <w:pStyle w:val="30"/>
      </w:pPr>
      <w:bookmarkStart w:id="588" w:name="_Toc368050185"/>
      <w:r>
        <w:t>DefinePropertyOrThrow (O, P, desc)</w:t>
      </w:r>
      <w:bookmarkEnd w:id="588"/>
    </w:p>
    <w:p w14:paraId="44055286" w14:textId="77777777" w:rsidR="005D37A2" w:rsidRPr="00E77497" w:rsidRDefault="005D37A2" w:rsidP="005D37A2">
      <w:r>
        <w:t xml:space="preserve">The abstract operation </w:t>
      </w:r>
      <w:r>
        <w:rPr>
          <w:rFonts w:ascii="Times New Roman" w:hAnsi="Times New Roman"/>
        </w:rPr>
        <w:t>DefinePropertyOrThrow</w:t>
      </w:r>
      <w:r>
        <w:t xml:space="preserve"> is used to call the [[DefineOwnProperlty]] internal method of an object in a manner that will throw a </w:t>
      </w:r>
      <w:r w:rsidRPr="00165778">
        <w:rPr>
          <w:b/>
        </w:rPr>
        <w:t>TypeError</w:t>
      </w:r>
      <w:r>
        <w:t xml:space="preserve"> exception if the requested property update cannot be performed.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desc</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Pr>
          <w:rFonts w:ascii="Times New Roman" w:hAnsi="Times New Roman"/>
          <w:i/>
        </w:rPr>
        <w:t>desc</w:t>
      </w:r>
      <w:r>
        <w:rPr>
          <w:rFonts w:cs="Arial"/>
        </w:rPr>
        <w:t xml:space="preserve"> is the Property Descriptor for the property.</w:t>
      </w:r>
      <w:r w:rsidRPr="00E77497">
        <w:t xml:space="preserve"> </w:t>
      </w:r>
      <w:r>
        <w:t>This abstract operation perform</w:t>
      </w:r>
      <w:r w:rsidRPr="00E77497">
        <w:t>, the following steps:</w:t>
      </w:r>
    </w:p>
    <w:p w14:paraId="1B3BC363" w14:textId="77777777" w:rsidR="005D37A2" w:rsidRDefault="005D37A2" w:rsidP="005D37A2">
      <w:pPr>
        <w:pStyle w:val="Alg4"/>
        <w:numPr>
          <w:ilvl w:val="0"/>
          <w:numId w:val="1126"/>
        </w:numPr>
        <w:spacing w:after="120"/>
        <w:contextualSpacing/>
      </w:pPr>
      <w:r>
        <w:t>Assert: Type(</w:t>
      </w:r>
      <w:r>
        <w:rPr>
          <w:i/>
          <w:iCs/>
        </w:rPr>
        <w:t>O</w:t>
      </w:r>
      <w:r>
        <w:t>) is Object.</w:t>
      </w:r>
    </w:p>
    <w:p w14:paraId="5EC3653C" w14:textId="77777777" w:rsidR="005D37A2" w:rsidRDefault="005D37A2" w:rsidP="005D37A2">
      <w:pPr>
        <w:pStyle w:val="Alg4"/>
        <w:numPr>
          <w:ilvl w:val="0"/>
          <w:numId w:val="1126"/>
        </w:numPr>
        <w:spacing w:after="120"/>
        <w:contextualSpacing/>
      </w:pPr>
      <w:r>
        <w:t>Assert:  IsPropertyKey(</w:t>
      </w:r>
      <w:r>
        <w:rPr>
          <w:i/>
          <w:iCs/>
        </w:rPr>
        <w:t>P</w:t>
      </w:r>
      <w:r>
        <w:t xml:space="preserve">) is </w:t>
      </w:r>
      <w:r w:rsidRPr="00B40933">
        <w:rPr>
          <w:b/>
          <w:bCs/>
        </w:rPr>
        <w:t>true</w:t>
      </w:r>
      <w:r>
        <w:t>.</w:t>
      </w:r>
    </w:p>
    <w:p w14:paraId="090F9873" w14:textId="77777777" w:rsidR="005D37A2" w:rsidRDefault="005D37A2" w:rsidP="005D37A2">
      <w:pPr>
        <w:pStyle w:val="Alg4"/>
        <w:numPr>
          <w:ilvl w:val="0"/>
          <w:numId w:val="1126"/>
        </w:numPr>
        <w:spacing w:after="120"/>
        <w:contextualSpacing/>
      </w:pPr>
      <w:r>
        <w:t xml:space="preserve">Let  </w:t>
      </w:r>
      <w:r>
        <w:rPr>
          <w:i/>
          <w:iCs/>
        </w:rPr>
        <w:t>success</w:t>
      </w:r>
      <w:r>
        <w:t xml:space="preserve"> be the result of calling the </w:t>
      </w:r>
      <w:r w:rsidRPr="00E77497">
        <w:t xml:space="preserve">[[DefineOwnProperty]] internal method of </w:t>
      </w:r>
      <w:r w:rsidRPr="00E77497">
        <w:rPr>
          <w:i/>
        </w:rPr>
        <w:t>O</w:t>
      </w:r>
      <w:r w:rsidRPr="00E77497">
        <w:t xml:space="preserve"> passing </w:t>
      </w:r>
      <w:r w:rsidRPr="00E77497">
        <w:rPr>
          <w:i/>
        </w:rPr>
        <w:t>P</w:t>
      </w:r>
      <w:r>
        <w:t xml:space="preserve"> and</w:t>
      </w:r>
      <w:r w:rsidRPr="00E77497">
        <w:t xml:space="preserve"> </w:t>
      </w:r>
      <w:r>
        <w:rPr>
          <w:i/>
        </w:rPr>
        <w:t>d</w:t>
      </w:r>
      <w:r w:rsidRPr="00E77497">
        <w:rPr>
          <w:i/>
        </w:rPr>
        <w:t>esc</w:t>
      </w:r>
      <w:r w:rsidRPr="00E77497">
        <w:t xml:space="preserve"> as arguments</w:t>
      </w:r>
      <w:r>
        <w:t>.</w:t>
      </w:r>
    </w:p>
    <w:p w14:paraId="36582B9A" w14:textId="77777777" w:rsidR="005D37A2" w:rsidRDefault="005D37A2" w:rsidP="005D37A2">
      <w:pPr>
        <w:pStyle w:val="Alg4"/>
        <w:numPr>
          <w:ilvl w:val="0"/>
          <w:numId w:val="1126"/>
        </w:numPr>
        <w:spacing w:after="120"/>
        <w:contextualSpacing/>
      </w:pPr>
      <w:r>
        <w:t>ReturnIfAbrupt(</w:t>
      </w:r>
      <w:r>
        <w:rPr>
          <w:i/>
          <w:iCs/>
        </w:rPr>
        <w:t>success</w:t>
      </w:r>
      <w:r>
        <w:t>).</w:t>
      </w:r>
    </w:p>
    <w:p w14:paraId="6F8D72C8" w14:textId="77777777" w:rsidR="005D37A2" w:rsidRDefault="005D37A2" w:rsidP="005D37A2">
      <w:pPr>
        <w:pStyle w:val="Alg4"/>
        <w:numPr>
          <w:ilvl w:val="0"/>
          <w:numId w:val="1126"/>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14:paraId="20795992" w14:textId="77777777" w:rsidR="005D37A2" w:rsidRDefault="005D37A2" w:rsidP="005D37A2">
      <w:pPr>
        <w:pStyle w:val="Alg4"/>
        <w:numPr>
          <w:ilvl w:val="0"/>
          <w:numId w:val="1126"/>
        </w:numPr>
        <w:spacing w:after="240"/>
      </w:pPr>
      <w:r>
        <w:t xml:space="preserve">Return </w:t>
      </w:r>
      <w:r>
        <w:rPr>
          <w:i/>
          <w:iCs/>
        </w:rPr>
        <w:t>success</w:t>
      </w:r>
      <w:r w:rsidRPr="00E77497">
        <w:t>.</w:t>
      </w:r>
    </w:p>
    <w:p w14:paraId="6A6DF3B4" w14:textId="77777777" w:rsidR="005D37A2" w:rsidRDefault="005D37A2" w:rsidP="005D37A2">
      <w:pPr>
        <w:pStyle w:val="30"/>
      </w:pPr>
      <w:bookmarkStart w:id="589" w:name="_Toc368050186"/>
      <w:r>
        <w:t>DeletePropertyOrThrow (O, P)</w:t>
      </w:r>
      <w:bookmarkEnd w:id="589"/>
    </w:p>
    <w:p w14:paraId="172B2D0A" w14:textId="77777777" w:rsidR="005D37A2" w:rsidRPr="00E77497" w:rsidRDefault="005D37A2" w:rsidP="005D37A2">
      <w:r>
        <w:t xml:space="preserve">The abstract operation </w:t>
      </w:r>
      <w:r w:rsidRPr="00621C54">
        <w:rPr>
          <w:rFonts w:cs="Arial"/>
        </w:rPr>
        <w:t>DeletePropertyOrThrow</w:t>
      </w:r>
      <w:r w:rsidRPr="00621C54">
        <w:rPr>
          <w:rFonts w:ascii="Times New Roman" w:hAnsi="Times New Roman"/>
        </w:rPr>
        <w:t xml:space="preserve"> </w:t>
      </w:r>
      <w:r>
        <w:t xml:space="preserve">is used to remove a specific own property of an object. It throws an exception if the property is not configurable.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6E6B9AA4" w14:textId="77777777" w:rsidR="005D37A2" w:rsidRDefault="005D37A2" w:rsidP="005D37A2">
      <w:pPr>
        <w:pStyle w:val="Alg4"/>
        <w:numPr>
          <w:ilvl w:val="0"/>
          <w:numId w:val="1171"/>
        </w:numPr>
        <w:spacing w:after="120"/>
        <w:contextualSpacing/>
      </w:pPr>
      <w:r>
        <w:t>Assert: Type(</w:t>
      </w:r>
      <w:r>
        <w:rPr>
          <w:i/>
          <w:iCs/>
        </w:rPr>
        <w:t>O</w:t>
      </w:r>
      <w:r>
        <w:t>) is Object.</w:t>
      </w:r>
    </w:p>
    <w:p w14:paraId="311886C1" w14:textId="77777777" w:rsidR="005D37A2" w:rsidRDefault="005D37A2" w:rsidP="005D37A2">
      <w:pPr>
        <w:pStyle w:val="Alg4"/>
        <w:numPr>
          <w:ilvl w:val="0"/>
          <w:numId w:val="1171"/>
        </w:numPr>
        <w:spacing w:after="120"/>
        <w:contextualSpacing/>
      </w:pPr>
      <w:r>
        <w:t>Assert:  IsPropertyKey(</w:t>
      </w:r>
      <w:r>
        <w:rPr>
          <w:i/>
          <w:iCs/>
        </w:rPr>
        <w:t>P</w:t>
      </w:r>
      <w:r>
        <w:t xml:space="preserve">) is </w:t>
      </w:r>
      <w:r w:rsidRPr="00B40933">
        <w:rPr>
          <w:b/>
          <w:bCs/>
        </w:rPr>
        <w:t>true</w:t>
      </w:r>
      <w:r>
        <w:t>.</w:t>
      </w:r>
    </w:p>
    <w:p w14:paraId="14F679A6" w14:textId="77777777" w:rsidR="005D37A2" w:rsidRDefault="005D37A2" w:rsidP="005D37A2">
      <w:pPr>
        <w:pStyle w:val="Alg4"/>
        <w:numPr>
          <w:ilvl w:val="0"/>
          <w:numId w:val="1171"/>
        </w:numPr>
        <w:spacing w:after="120"/>
        <w:contextualSpacing/>
      </w:pPr>
      <w:r>
        <w:t xml:space="preserve">Let  </w:t>
      </w:r>
      <w:r>
        <w:rPr>
          <w:i/>
          <w:iCs/>
        </w:rPr>
        <w:t>success</w:t>
      </w:r>
      <w:r>
        <w:t xml:space="preserve"> be the result of calling the [[Delete]] internal method of </w:t>
      </w:r>
      <w:r>
        <w:rPr>
          <w:i/>
          <w:iCs/>
        </w:rPr>
        <w:t>O</w:t>
      </w:r>
      <w:r w:rsidRPr="00863C0A">
        <w:t xml:space="preserve"> </w:t>
      </w:r>
      <w:r w:rsidRPr="00E77497">
        <w:t xml:space="preserve">passing </w:t>
      </w:r>
      <w:r>
        <w:rPr>
          <w:i/>
        </w:rPr>
        <w:t>P</w:t>
      </w:r>
      <w:r w:rsidRPr="00E77497">
        <w:rPr>
          <w:i/>
        </w:rPr>
        <w:t xml:space="preserve"> </w:t>
      </w:r>
      <w:r w:rsidRPr="00E34299">
        <w:rPr>
          <w:iCs/>
        </w:rPr>
        <w:t>as</w:t>
      </w:r>
      <w:r>
        <w:t xml:space="preserve"> the argument.</w:t>
      </w:r>
    </w:p>
    <w:p w14:paraId="4EA59F7C" w14:textId="77777777" w:rsidR="005D37A2" w:rsidRDefault="005D37A2" w:rsidP="005D37A2">
      <w:pPr>
        <w:pStyle w:val="Alg4"/>
        <w:numPr>
          <w:ilvl w:val="0"/>
          <w:numId w:val="1171"/>
        </w:numPr>
        <w:contextualSpacing/>
      </w:pPr>
      <w:r>
        <w:t>ReturnIfAbrupt(</w:t>
      </w:r>
      <w:r>
        <w:rPr>
          <w:i/>
          <w:iCs/>
        </w:rPr>
        <w:t>success</w:t>
      </w:r>
      <w:r>
        <w:t>).</w:t>
      </w:r>
    </w:p>
    <w:p w14:paraId="42E42B24" w14:textId="77777777" w:rsidR="005D37A2" w:rsidRDefault="005D37A2" w:rsidP="005D37A2">
      <w:pPr>
        <w:pStyle w:val="Alg4"/>
        <w:numPr>
          <w:ilvl w:val="0"/>
          <w:numId w:val="1171"/>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14:paraId="4657EEC7" w14:textId="77777777" w:rsidR="005D37A2" w:rsidRPr="00E77497" w:rsidRDefault="005D37A2" w:rsidP="005D37A2">
      <w:pPr>
        <w:pStyle w:val="Alg4"/>
        <w:numPr>
          <w:ilvl w:val="0"/>
          <w:numId w:val="1171"/>
        </w:numPr>
        <w:spacing w:after="120"/>
      </w:pPr>
      <w:r>
        <w:t xml:space="preserve">Return </w:t>
      </w:r>
      <w:r>
        <w:rPr>
          <w:i/>
          <w:iCs/>
        </w:rPr>
        <w:t>success</w:t>
      </w:r>
      <w:r w:rsidRPr="00E77497">
        <w:t>.</w:t>
      </w:r>
    </w:p>
    <w:p w14:paraId="367014F2" w14:textId="77777777" w:rsidR="005D37A2" w:rsidRPr="00E77497" w:rsidRDefault="005D37A2" w:rsidP="005D37A2">
      <w:pPr>
        <w:pStyle w:val="30"/>
      </w:pPr>
      <w:bookmarkStart w:id="590" w:name="_Toc368050187"/>
      <w:r w:rsidRPr="00E77497">
        <w:t>HasProperty (</w:t>
      </w:r>
      <w:r>
        <w:t xml:space="preserve">O, </w:t>
      </w:r>
      <w:r w:rsidRPr="00E77497">
        <w:t>P)</w:t>
      </w:r>
      <w:bookmarkEnd w:id="590"/>
    </w:p>
    <w:p w14:paraId="04E05ACA" w14:textId="77777777" w:rsidR="005D37A2" w:rsidRPr="00E77497" w:rsidRDefault="005D37A2" w:rsidP="005D37A2">
      <w:r>
        <w:t xml:space="preserve">The abstract operation </w:t>
      </w:r>
      <w:r w:rsidRPr="00621C54">
        <w:rPr>
          <w:rFonts w:cs="Arial"/>
        </w:rPr>
        <w:t>HasProperty</w:t>
      </w:r>
      <w:r>
        <w:t xml:space="preserve"> is used to determine whether an object has a property with the specified property key.  The property may be either an own or inherited.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2E07A6D0" w14:textId="77777777" w:rsidR="005D37A2" w:rsidRDefault="005D37A2" w:rsidP="005D37A2">
      <w:pPr>
        <w:pStyle w:val="Alg4"/>
        <w:numPr>
          <w:ilvl w:val="0"/>
          <w:numId w:val="1178"/>
        </w:numPr>
        <w:spacing w:after="120"/>
        <w:contextualSpacing/>
      </w:pPr>
      <w:r>
        <w:t>Assert: Type(</w:t>
      </w:r>
      <w:r>
        <w:rPr>
          <w:i/>
          <w:iCs/>
        </w:rPr>
        <w:t>O</w:t>
      </w:r>
      <w:r>
        <w:t>) is Object.</w:t>
      </w:r>
    </w:p>
    <w:p w14:paraId="76975293" w14:textId="77777777" w:rsidR="005D37A2" w:rsidRDefault="005D37A2" w:rsidP="005D37A2">
      <w:pPr>
        <w:pStyle w:val="Alg4"/>
        <w:numPr>
          <w:ilvl w:val="0"/>
          <w:numId w:val="1178"/>
        </w:numPr>
        <w:spacing w:after="120"/>
        <w:contextualSpacing/>
      </w:pPr>
      <w:r>
        <w:t>Assert:  IsPropertyKey(</w:t>
      </w:r>
      <w:r>
        <w:rPr>
          <w:i/>
          <w:iCs/>
        </w:rPr>
        <w:t>P</w:t>
      </w:r>
      <w:r>
        <w:t xml:space="preserve">) is </w:t>
      </w:r>
      <w:r w:rsidRPr="00B40933">
        <w:rPr>
          <w:b/>
          <w:bCs/>
        </w:rPr>
        <w:t>true</w:t>
      </w:r>
      <w:r>
        <w:t>.</w:t>
      </w:r>
    </w:p>
    <w:p w14:paraId="2647C984" w14:textId="77777777" w:rsidR="005D37A2" w:rsidRDefault="005D37A2" w:rsidP="005D37A2">
      <w:pPr>
        <w:pStyle w:val="Alg4"/>
        <w:numPr>
          <w:ilvl w:val="0"/>
          <w:numId w:val="1178"/>
        </w:numPr>
        <w:spacing w:after="240"/>
      </w:pPr>
      <w:r>
        <w:t xml:space="preserve">Return </w:t>
      </w:r>
      <w:r w:rsidRPr="00E77497">
        <w:t>the result of calling the [[</w:t>
      </w:r>
      <w:r>
        <w:t>Has</w:t>
      </w:r>
      <w:r w:rsidRPr="00E77497">
        <w:t xml:space="preserve">Property]] internal method of </w:t>
      </w:r>
      <w:r>
        <w:rPr>
          <w:i/>
        </w:rPr>
        <w:t>O</w:t>
      </w:r>
      <w:r w:rsidRPr="00E77497">
        <w:rPr>
          <w:i/>
        </w:rPr>
        <w:t xml:space="preserve"> </w:t>
      </w:r>
      <w:r>
        <w:rPr>
          <w:iCs/>
        </w:rPr>
        <w:t xml:space="preserve">with </w:t>
      </w:r>
      <w:r>
        <w:t>argument</w:t>
      </w:r>
      <w:r w:rsidRPr="00E77497">
        <w:t xml:space="preserve"> </w:t>
      </w:r>
      <w:r w:rsidRPr="00E77497">
        <w:rPr>
          <w:i/>
        </w:rPr>
        <w:t>P</w:t>
      </w:r>
      <w:r w:rsidRPr="00E77497">
        <w:t>.</w:t>
      </w:r>
    </w:p>
    <w:p w14:paraId="2B0A8706" w14:textId="77777777" w:rsidR="00A47373" w:rsidRPr="00E77497" w:rsidRDefault="00A47373" w:rsidP="00A47373">
      <w:pPr>
        <w:pStyle w:val="30"/>
        <w:rPr>
          <w:ins w:id="591" w:author="Rev 19 Allen Wirfs-Brock" w:date="2013-09-26T09:28:00Z"/>
        </w:rPr>
      </w:pPr>
      <w:bookmarkStart w:id="592" w:name="_Toc368050188"/>
      <w:ins w:id="593" w:author="Rev 19 Allen Wirfs-Brock" w:date="2013-09-26T09:28:00Z">
        <w:r w:rsidRPr="00E77497">
          <w:t>Has</w:t>
        </w:r>
        <w:r>
          <w:t>Own</w:t>
        </w:r>
        <w:r w:rsidRPr="00E77497">
          <w:t>Property (</w:t>
        </w:r>
        <w:r>
          <w:t xml:space="preserve">O, </w:t>
        </w:r>
        <w:r w:rsidRPr="00E77497">
          <w:t>P)</w:t>
        </w:r>
        <w:bookmarkEnd w:id="592"/>
      </w:ins>
    </w:p>
    <w:p w14:paraId="4DEAC240" w14:textId="77777777" w:rsidR="00A47373" w:rsidRPr="00E77497" w:rsidRDefault="00A47373" w:rsidP="00A47373">
      <w:pPr>
        <w:rPr>
          <w:ins w:id="594" w:author="Rev 19 Allen Wirfs-Brock" w:date="2013-09-26T09:28:00Z"/>
        </w:rPr>
      </w:pPr>
      <w:ins w:id="595" w:author="Rev 19 Allen Wirfs-Brock" w:date="2013-09-26T09:28:00Z">
        <w:r>
          <w:t xml:space="preserve">The abstract operation </w:t>
        </w:r>
        <w:r w:rsidRPr="00621C54">
          <w:rPr>
            <w:rFonts w:cs="Arial"/>
          </w:rPr>
          <w:t>Has</w:t>
        </w:r>
        <w:r>
          <w:rPr>
            <w:rFonts w:cs="Arial"/>
          </w:rPr>
          <w:t>Own</w:t>
        </w:r>
        <w:r w:rsidRPr="00621C54">
          <w:rPr>
            <w:rFonts w:cs="Arial"/>
          </w:rPr>
          <w:t>Property</w:t>
        </w:r>
        <w:r>
          <w:t xml:space="preserve"> is used to determine whether an object has an own property with the specified property key.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ins>
    </w:p>
    <w:p w14:paraId="422AFF9F" w14:textId="77777777" w:rsidR="00A47373" w:rsidRDefault="00A47373" w:rsidP="00A47373">
      <w:pPr>
        <w:pStyle w:val="Alg4"/>
        <w:numPr>
          <w:ilvl w:val="0"/>
          <w:numId w:val="1644"/>
        </w:numPr>
        <w:spacing w:after="120"/>
        <w:contextualSpacing/>
        <w:rPr>
          <w:ins w:id="596" w:author="Rev 19 Allen Wirfs-Brock" w:date="2013-09-26T09:28:00Z"/>
        </w:rPr>
      </w:pPr>
      <w:ins w:id="597" w:author="Rev 19 Allen Wirfs-Brock" w:date="2013-09-26T09:28:00Z">
        <w:r>
          <w:t>Assert: Type(</w:t>
        </w:r>
        <w:r>
          <w:rPr>
            <w:i/>
            <w:iCs/>
          </w:rPr>
          <w:t>O</w:t>
        </w:r>
        <w:r>
          <w:t>) is Object.</w:t>
        </w:r>
      </w:ins>
    </w:p>
    <w:p w14:paraId="069D3F99" w14:textId="77777777" w:rsidR="00A47373" w:rsidRDefault="00A47373" w:rsidP="00A47373">
      <w:pPr>
        <w:pStyle w:val="Alg4"/>
        <w:numPr>
          <w:ilvl w:val="0"/>
          <w:numId w:val="1644"/>
        </w:numPr>
        <w:spacing w:after="120"/>
        <w:contextualSpacing/>
        <w:rPr>
          <w:ins w:id="598" w:author="Rev 19 Allen Wirfs-Brock" w:date="2013-09-26T09:28:00Z"/>
        </w:rPr>
      </w:pPr>
      <w:ins w:id="599" w:author="Rev 19 Allen Wirfs-Brock" w:date="2013-09-26T09:28:00Z">
        <w:r>
          <w:t>Assert:  IsPropertyKey(</w:t>
        </w:r>
        <w:r>
          <w:rPr>
            <w:i/>
            <w:iCs/>
          </w:rPr>
          <w:t>P</w:t>
        </w:r>
        <w:r>
          <w:t xml:space="preserve">) is </w:t>
        </w:r>
        <w:r w:rsidRPr="00B40933">
          <w:rPr>
            <w:b/>
            <w:bCs/>
          </w:rPr>
          <w:t>true</w:t>
        </w:r>
        <w:r>
          <w:t>.</w:t>
        </w:r>
      </w:ins>
    </w:p>
    <w:p w14:paraId="599D72F9" w14:textId="77777777" w:rsidR="00A47373" w:rsidRDefault="00A47373" w:rsidP="00A47373">
      <w:pPr>
        <w:pStyle w:val="Alg4"/>
        <w:numPr>
          <w:ilvl w:val="0"/>
          <w:numId w:val="1644"/>
        </w:numPr>
        <w:spacing w:after="120"/>
        <w:contextualSpacing/>
        <w:rPr>
          <w:ins w:id="600" w:author="Rev 19 Allen Wirfs-Brock" w:date="2013-09-26T09:29:00Z"/>
        </w:rPr>
      </w:pPr>
      <w:ins w:id="601" w:author="Rev 19 Allen Wirfs-Brock" w:date="2013-09-26T09:31:00Z">
        <w:r>
          <w:t xml:space="preserve">Let </w:t>
        </w:r>
        <w:r>
          <w:rPr>
            <w:i/>
          </w:rPr>
          <w:t>desc</w:t>
        </w:r>
        <w:r>
          <w:t xml:space="preserve"> be</w:t>
        </w:r>
        <w:r w:rsidRPr="00A47373">
          <w:t xml:space="preserve"> </w:t>
        </w:r>
        <w:r w:rsidRPr="00E77497">
          <w:t>the result of calling the [[</w:t>
        </w:r>
        <w:r>
          <w:t>GetOwnProperty</w:t>
        </w:r>
        <w:r w:rsidRPr="00E77497">
          <w:t xml:space="preserve">]] internal method of </w:t>
        </w:r>
        <w:r>
          <w:rPr>
            <w:i/>
          </w:rPr>
          <w:t>O</w:t>
        </w:r>
        <w:r w:rsidRPr="00E77497">
          <w:t xml:space="preserve"> passing </w:t>
        </w:r>
        <w:r>
          <w:rPr>
            <w:i/>
          </w:rPr>
          <w:t>P</w:t>
        </w:r>
        <w:r w:rsidRPr="00E77497">
          <w:rPr>
            <w:i/>
          </w:rPr>
          <w:t xml:space="preserve"> </w:t>
        </w:r>
        <w:r w:rsidRPr="00BA53EE">
          <w:rPr>
            <w:iCs/>
          </w:rPr>
          <w:t>as</w:t>
        </w:r>
        <w:r>
          <w:t xml:space="preserve"> the argument</w:t>
        </w:r>
        <w:r w:rsidRPr="00E77497">
          <w:t>.</w:t>
        </w:r>
      </w:ins>
    </w:p>
    <w:p w14:paraId="0850A29C" w14:textId="77777777" w:rsidR="00A47373" w:rsidRDefault="00A47373" w:rsidP="00A47373">
      <w:pPr>
        <w:pStyle w:val="Alg4"/>
        <w:numPr>
          <w:ilvl w:val="0"/>
          <w:numId w:val="1644"/>
        </w:numPr>
        <w:rPr>
          <w:ins w:id="602" w:author="Rev 19 Allen Wirfs-Brock" w:date="2013-09-26T09:32:00Z"/>
        </w:rPr>
      </w:pPr>
      <w:ins w:id="603" w:author="Rev 19 Allen Wirfs-Brock" w:date="2013-09-26T09:32:00Z">
        <w:r>
          <w:t>ReturnIfAbrupt(</w:t>
        </w:r>
        <w:r>
          <w:rPr>
            <w:i/>
          </w:rPr>
          <w:t>desc</w:t>
        </w:r>
        <w:r>
          <w:t>).</w:t>
        </w:r>
      </w:ins>
    </w:p>
    <w:p w14:paraId="187B0095" w14:textId="77777777" w:rsidR="00A47373" w:rsidRDefault="00A47373" w:rsidP="00A47373">
      <w:pPr>
        <w:pStyle w:val="Alg4"/>
        <w:numPr>
          <w:ilvl w:val="0"/>
          <w:numId w:val="1644"/>
        </w:numPr>
        <w:spacing w:after="120"/>
        <w:contextualSpacing/>
        <w:rPr>
          <w:ins w:id="604" w:author="Rev 19 Allen Wirfs-Brock" w:date="2013-09-26T09:29:00Z"/>
        </w:rPr>
      </w:pPr>
      <w:ins w:id="605" w:author="Rev 19 Allen Wirfs-Brock" w:date="2013-09-26T09:33:00Z">
        <w:r>
          <w:t xml:space="preserve">If desc if </w:t>
        </w:r>
        <w:r>
          <w:rPr>
            <w:b/>
          </w:rPr>
          <w:t>undefined</w:t>
        </w:r>
        <w:r>
          <w:t xml:space="preserve">, return </w:t>
        </w:r>
        <w:r>
          <w:rPr>
            <w:b/>
          </w:rPr>
          <w:t>false</w:t>
        </w:r>
        <w:r>
          <w:t>.</w:t>
        </w:r>
      </w:ins>
    </w:p>
    <w:p w14:paraId="41D219AA" w14:textId="77777777" w:rsidR="00A47373" w:rsidRDefault="00A47373" w:rsidP="00A47373">
      <w:pPr>
        <w:pStyle w:val="Alg4"/>
        <w:numPr>
          <w:ilvl w:val="0"/>
          <w:numId w:val="1644"/>
        </w:numPr>
        <w:spacing w:after="240"/>
        <w:rPr>
          <w:ins w:id="606" w:author="Rev 19 Allen Wirfs-Brock" w:date="2013-09-26T09:28:00Z"/>
        </w:rPr>
      </w:pPr>
      <w:ins w:id="607" w:author="Rev 19 Allen Wirfs-Brock" w:date="2013-09-26T09:28:00Z">
        <w:r>
          <w:t xml:space="preserve">Return </w:t>
        </w:r>
      </w:ins>
      <w:ins w:id="608" w:author="Rev 19 Allen Wirfs-Brock" w:date="2013-09-26T09:34:00Z">
        <w:r w:rsidRPr="00A47373">
          <w:rPr>
            <w:b/>
          </w:rPr>
          <w:t>true</w:t>
        </w:r>
      </w:ins>
      <w:ins w:id="609" w:author="Rev 19 Allen Wirfs-Brock" w:date="2013-09-26T09:28:00Z">
        <w:r w:rsidRPr="00E77497">
          <w:t>.</w:t>
        </w:r>
      </w:ins>
    </w:p>
    <w:p w14:paraId="342F57D0" w14:textId="77777777" w:rsidR="005D37A2" w:rsidRDefault="005D37A2" w:rsidP="005D37A2">
      <w:pPr>
        <w:pStyle w:val="30"/>
      </w:pPr>
      <w:bookmarkStart w:id="610" w:name="_Toc368050189"/>
      <w:r>
        <w:t>GetMethod (O, P)</w:t>
      </w:r>
      <w:bookmarkEnd w:id="610"/>
    </w:p>
    <w:p w14:paraId="1748A43A" w14:textId="77777777" w:rsidR="005D37A2" w:rsidRPr="00E77497" w:rsidRDefault="005D37A2" w:rsidP="005D37A2">
      <w:r>
        <w:t xml:space="preserve">The abstract operation </w:t>
      </w:r>
      <w:r>
        <w:rPr>
          <w:rFonts w:ascii="Times New Roman" w:hAnsi="Times New Roman"/>
        </w:rPr>
        <w:t>GetMethod</w:t>
      </w:r>
      <w:r>
        <w:t xml:space="preserve"> is used to get the value of a specific property of an object when the value of the property is expected to be a function.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14:paraId="58D0FA7E" w14:textId="77777777" w:rsidR="005D37A2" w:rsidRDefault="005D37A2" w:rsidP="005D37A2">
      <w:pPr>
        <w:pStyle w:val="Alg4"/>
        <w:numPr>
          <w:ilvl w:val="0"/>
          <w:numId w:val="1202"/>
        </w:numPr>
        <w:spacing w:after="120"/>
        <w:contextualSpacing/>
      </w:pPr>
      <w:r>
        <w:t>Assert: Type(</w:t>
      </w:r>
      <w:r>
        <w:rPr>
          <w:i/>
          <w:iCs/>
        </w:rPr>
        <w:t>O</w:t>
      </w:r>
      <w:r>
        <w:t>) is Object.</w:t>
      </w:r>
    </w:p>
    <w:p w14:paraId="6426A12B" w14:textId="77777777" w:rsidR="005D37A2" w:rsidRDefault="005D37A2" w:rsidP="005D37A2">
      <w:pPr>
        <w:pStyle w:val="Alg4"/>
        <w:numPr>
          <w:ilvl w:val="0"/>
          <w:numId w:val="1202"/>
        </w:numPr>
        <w:spacing w:after="120"/>
        <w:contextualSpacing/>
      </w:pPr>
      <w:r>
        <w:t>Assert:  IsPropertyKey(</w:t>
      </w:r>
      <w:r>
        <w:rPr>
          <w:i/>
          <w:iCs/>
        </w:rPr>
        <w:t>P</w:t>
      </w:r>
      <w:r>
        <w:t xml:space="preserve">) is </w:t>
      </w:r>
      <w:r w:rsidRPr="00B40933">
        <w:rPr>
          <w:b/>
          <w:bCs/>
        </w:rPr>
        <w:t>true</w:t>
      </w:r>
      <w:r>
        <w:t>.</w:t>
      </w:r>
    </w:p>
    <w:p w14:paraId="3901CFF4" w14:textId="77777777" w:rsidR="005D37A2" w:rsidRDefault="005D37A2" w:rsidP="005D37A2">
      <w:pPr>
        <w:pStyle w:val="Alg4"/>
        <w:numPr>
          <w:ilvl w:val="0"/>
          <w:numId w:val="1202"/>
        </w:numPr>
        <w:spacing w:after="120"/>
        <w:contextualSpacing/>
      </w:pPr>
      <w:r>
        <w:t xml:space="preserve">Let  </w:t>
      </w:r>
      <w:r>
        <w:rPr>
          <w:i/>
          <w:iCs/>
        </w:rPr>
        <w:t>func</w:t>
      </w:r>
      <w:r>
        <w:t xml:space="preserve"> be the result of calling the [[Get]] internal method of </w:t>
      </w:r>
      <w:r>
        <w:rPr>
          <w:i/>
          <w:iCs/>
        </w:rPr>
        <w:t>O</w:t>
      </w:r>
      <w:r w:rsidRPr="00863C0A">
        <w:t xml:space="preserve"> </w:t>
      </w:r>
      <w:r w:rsidRPr="00E77497">
        <w:t xml:space="preserve">passing </w:t>
      </w:r>
      <w:r>
        <w:rPr>
          <w:i/>
        </w:rPr>
        <w:t>P</w:t>
      </w:r>
      <w:r w:rsidRPr="00E77497">
        <w:rPr>
          <w:i/>
        </w:rPr>
        <w:t xml:space="preserve"> </w:t>
      </w:r>
      <w:r>
        <w:rPr>
          <w:iCs/>
        </w:rPr>
        <w:t xml:space="preserve">and </w:t>
      </w:r>
      <w:r>
        <w:rPr>
          <w:i/>
        </w:rPr>
        <w:t>O</w:t>
      </w:r>
      <w:r>
        <w:rPr>
          <w:iCs/>
        </w:rPr>
        <w:t xml:space="preserve"> </w:t>
      </w:r>
      <w:r w:rsidRPr="00E34299">
        <w:rPr>
          <w:iCs/>
        </w:rPr>
        <w:t>as</w:t>
      </w:r>
      <w:r>
        <w:t xml:space="preserve"> the arguments.</w:t>
      </w:r>
    </w:p>
    <w:p w14:paraId="15939B9C" w14:textId="77777777" w:rsidR="005D37A2" w:rsidRDefault="005D37A2" w:rsidP="005D37A2">
      <w:pPr>
        <w:pStyle w:val="Alg4"/>
        <w:numPr>
          <w:ilvl w:val="0"/>
          <w:numId w:val="1202"/>
        </w:numPr>
      </w:pPr>
      <w:r>
        <w:t>ReturnIfAbrupt(</w:t>
      </w:r>
      <w:r>
        <w:rPr>
          <w:i/>
          <w:iCs/>
        </w:rPr>
        <w:t>func</w:t>
      </w:r>
      <w:r>
        <w:t>).</w:t>
      </w:r>
    </w:p>
    <w:p w14:paraId="5AC56C96" w14:textId="77777777" w:rsidR="005D37A2" w:rsidRDefault="005D37A2" w:rsidP="005D37A2">
      <w:pPr>
        <w:pStyle w:val="Alg4"/>
        <w:numPr>
          <w:ilvl w:val="0"/>
          <w:numId w:val="1202"/>
        </w:numPr>
        <w:spacing w:after="120"/>
        <w:contextualSpacing/>
      </w:pPr>
      <w:r>
        <w:t xml:space="preserve">If </w:t>
      </w:r>
      <w:r>
        <w:rPr>
          <w:i/>
          <w:iCs/>
        </w:rPr>
        <w:t>func</w:t>
      </w:r>
      <w:r>
        <w:t xml:space="preserve"> is </w:t>
      </w:r>
      <w:r>
        <w:rPr>
          <w:b/>
          <w:bCs/>
        </w:rPr>
        <w:t>undefined</w:t>
      </w:r>
      <w:r>
        <w:t xml:space="preserve">, then return </w:t>
      </w:r>
      <w:r>
        <w:rPr>
          <w:b/>
          <w:bCs/>
        </w:rPr>
        <w:t>undefined</w:t>
      </w:r>
      <w:r>
        <w:t>.</w:t>
      </w:r>
    </w:p>
    <w:p w14:paraId="62E3AA2E" w14:textId="77777777" w:rsidR="005D37A2" w:rsidRDefault="005D37A2" w:rsidP="005D37A2">
      <w:pPr>
        <w:pStyle w:val="Alg4"/>
        <w:numPr>
          <w:ilvl w:val="0"/>
          <w:numId w:val="1202"/>
        </w:numPr>
        <w:spacing w:after="120"/>
        <w:contextualSpacing/>
      </w:pPr>
      <w:r>
        <w:t>If IsCallable(</w:t>
      </w:r>
      <w:r>
        <w:rPr>
          <w:i/>
          <w:iCs/>
        </w:rPr>
        <w:t>func</w:t>
      </w:r>
      <w:r>
        <w:t xml:space="preserve">) is </w:t>
      </w:r>
      <w:r>
        <w:rPr>
          <w:b/>
          <w:bCs/>
        </w:rPr>
        <w:t>false</w:t>
      </w:r>
      <w:r>
        <w:t xml:space="preserve">, then throw a </w:t>
      </w:r>
      <w:r>
        <w:rPr>
          <w:b/>
          <w:bCs/>
        </w:rPr>
        <w:t>TypeError</w:t>
      </w:r>
      <w:r>
        <w:t xml:space="preserve"> exception.</w:t>
      </w:r>
    </w:p>
    <w:p w14:paraId="530491EF" w14:textId="77777777" w:rsidR="005D37A2" w:rsidRPr="00E77497" w:rsidRDefault="005D37A2" w:rsidP="005D37A2">
      <w:pPr>
        <w:pStyle w:val="Alg4"/>
        <w:numPr>
          <w:ilvl w:val="0"/>
          <w:numId w:val="1202"/>
        </w:numPr>
        <w:spacing w:after="120"/>
      </w:pPr>
      <w:r>
        <w:t xml:space="preserve">Return </w:t>
      </w:r>
      <w:r>
        <w:rPr>
          <w:i/>
          <w:iCs/>
        </w:rPr>
        <w:t>func</w:t>
      </w:r>
      <w:r w:rsidRPr="00E77497">
        <w:t>.</w:t>
      </w:r>
    </w:p>
    <w:p w14:paraId="715F54E3" w14:textId="77777777" w:rsidR="005D37A2" w:rsidRDefault="005D37A2" w:rsidP="005D37A2">
      <w:pPr>
        <w:pStyle w:val="30"/>
      </w:pPr>
      <w:bookmarkStart w:id="611" w:name="_Toc368050190"/>
      <w:r>
        <w:t>Invoke(O,P, [args])</w:t>
      </w:r>
      <w:bookmarkEnd w:id="611"/>
    </w:p>
    <w:p w14:paraId="71488B36" w14:textId="77777777" w:rsidR="005D37A2" w:rsidRPr="00E77497" w:rsidRDefault="005D37A2" w:rsidP="005D37A2">
      <w:r>
        <w:t xml:space="preserve">The abstract operation </w:t>
      </w:r>
      <w:r w:rsidRPr="00844B9F">
        <w:rPr>
          <w:rFonts w:ascii="Times New Roman" w:hAnsi="Times New Roman"/>
        </w:rPr>
        <w:t>Invoke</w:t>
      </w:r>
      <w:r>
        <w:t xml:space="preserve"> is used to call a method property of an object.  The operation is called with arguments </w:t>
      </w:r>
      <w:r w:rsidRPr="00E77497">
        <w:t xml:space="preserve"> </w:t>
      </w:r>
      <w:r w:rsidRPr="008A2636">
        <w:rPr>
          <w:rFonts w:ascii="Times New Roman" w:hAnsi="Times New Roman"/>
          <w:i/>
        </w:rPr>
        <w:t>O</w:t>
      </w:r>
      <w:r w:rsidRPr="008A2636">
        <w:rPr>
          <w:rFonts w:cs="Arial"/>
        </w:rPr>
        <w:t>,</w:t>
      </w:r>
      <w:r>
        <w:rPr>
          <w:rFonts w:ascii="Times New Roman" w:hAnsi="Times New Roman"/>
        </w:rPr>
        <w:t xml:space="preserve"> </w:t>
      </w:r>
      <w:r>
        <w:rPr>
          <w:rFonts w:ascii="Times New Roman" w:hAnsi="Times New Roman"/>
          <w:i/>
        </w:rPr>
        <w:t>P</w:t>
      </w:r>
      <w:r w:rsidRPr="008A2636" w:rsidDel="00621C54">
        <w:rPr>
          <w:rFonts w:ascii="Times New Roman" w:hAnsi="Times New Roman"/>
          <w:i/>
        </w:rPr>
        <w:t xml:space="preserve"> </w:t>
      </w:r>
      <w:r>
        <w:rPr>
          <w:rFonts w:cs="Arial"/>
        </w:rPr>
        <w:t xml:space="preserve">, and optionally </w:t>
      </w:r>
      <w:r w:rsidRPr="008A2636">
        <w:rPr>
          <w:rFonts w:ascii="Times New Roman" w:hAnsi="Times New Roman"/>
          <w:i/>
        </w:rPr>
        <w:t>args</w:t>
      </w:r>
      <w:r>
        <w:rPr>
          <w:rFonts w:cs="Arial"/>
        </w:rPr>
        <w:t xml:space="preserve"> where </w:t>
      </w:r>
      <w:r>
        <w:rPr>
          <w:rFonts w:ascii="Times New Roman" w:hAnsi="Times New Roman"/>
          <w:i/>
        </w:rPr>
        <w:t>O</w:t>
      </w:r>
      <w:r>
        <w:rPr>
          <w:rFonts w:cs="Arial"/>
        </w:rPr>
        <w:t xml:space="preserve"> serves as both the lookup point for the property and the </w:t>
      </w:r>
      <w:r w:rsidRPr="00930E93">
        <w:rPr>
          <w:rFonts w:cs="Arial"/>
          <w:b/>
          <w:bCs/>
        </w:rPr>
        <w:t>this</w:t>
      </w:r>
      <w:r>
        <w:rPr>
          <w:rFonts w:cs="Arial"/>
        </w:rPr>
        <w:t xml:space="preserve"> value of the call, </w:t>
      </w:r>
      <w:r w:rsidRPr="008A2636">
        <w:rPr>
          <w:rFonts w:ascii="Times New Roman" w:hAnsi="Times New Roman"/>
          <w:i/>
        </w:rPr>
        <w:t>P</w:t>
      </w:r>
      <w:r>
        <w:rPr>
          <w:rFonts w:cs="Arial"/>
        </w:rPr>
        <w:t xml:space="preserve"> is the property key, and </w:t>
      </w:r>
      <w:r w:rsidRPr="008A2636">
        <w:rPr>
          <w:rFonts w:ascii="Times New Roman" w:hAnsi="Times New Roman"/>
          <w:i/>
        </w:rPr>
        <w:t>args</w:t>
      </w:r>
      <w:r>
        <w:rPr>
          <w:rFonts w:cs="Arial"/>
        </w:rPr>
        <w:t xml:space="preserve"> is the list of arguments values passed to the method.</w:t>
      </w:r>
      <w:r w:rsidRPr="00E77497">
        <w:t xml:space="preserve"> </w:t>
      </w:r>
      <w:r>
        <w:t xml:space="preserve">If </w:t>
      </w:r>
      <w:r w:rsidRPr="00E74C84">
        <w:rPr>
          <w:rFonts w:ascii="Times New Roman" w:hAnsi="Times New Roman"/>
          <w:i/>
          <w:iCs/>
        </w:rPr>
        <w:t>args</w:t>
      </w:r>
      <w:r>
        <w:t xml:space="preserve"> is not present, an empty List is used as its value. </w:t>
      </w:r>
      <w:r w:rsidRPr="004419F5">
        <w:t>This</w:t>
      </w:r>
      <w:r>
        <w:t xml:space="preserve"> abstract operation performs</w:t>
      </w:r>
      <w:r w:rsidRPr="00E77497">
        <w:t xml:space="preserve"> the following steps:</w:t>
      </w:r>
    </w:p>
    <w:p w14:paraId="07119579" w14:textId="77777777" w:rsidR="005D37A2" w:rsidRDefault="005D37A2" w:rsidP="005D37A2">
      <w:pPr>
        <w:pStyle w:val="Alg4"/>
        <w:numPr>
          <w:ilvl w:val="0"/>
          <w:numId w:val="1119"/>
        </w:numPr>
      </w:pPr>
      <w:r>
        <w:t xml:space="preserve">Assert: </w:t>
      </w:r>
      <w:r>
        <w:rPr>
          <w:i/>
          <w:iCs/>
        </w:rPr>
        <w:t>P</w:t>
      </w:r>
      <w:r>
        <w:t xml:space="preserve"> is a valid property key.</w:t>
      </w:r>
    </w:p>
    <w:p w14:paraId="48A00A5D" w14:textId="77777777" w:rsidR="005D37A2" w:rsidRDefault="005D37A2" w:rsidP="005D37A2">
      <w:pPr>
        <w:pStyle w:val="Alg4"/>
        <w:numPr>
          <w:ilvl w:val="0"/>
          <w:numId w:val="1119"/>
        </w:numPr>
      </w:pPr>
      <w:r>
        <w:t xml:space="preserve">If </w:t>
      </w:r>
      <w:r>
        <w:rPr>
          <w:i/>
          <w:iCs/>
        </w:rPr>
        <w:t>args</w:t>
      </w:r>
      <w:r>
        <w:t xml:space="preserve"> was not passed, then let </w:t>
      </w:r>
      <w:r>
        <w:rPr>
          <w:i/>
          <w:iCs/>
        </w:rPr>
        <w:t>args</w:t>
      </w:r>
      <w:r>
        <w:t xml:space="preserve"> be a new empty List.</w:t>
      </w:r>
    </w:p>
    <w:p w14:paraId="3EBA6F99" w14:textId="77777777" w:rsidR="005D37A2" w:rsidRDefault="005D37A2" w:rsidP="005D37A2">
      <w:pPr>
        <w:pStyle w:val="Alg4"/>
        <w:numPr>
          <w:ilvl w:val="0"/>
          <w:numId w:val="1119"/>
        </w:numPr>
      </w:pPr>
      <w:r>
        <w:t>If Type(</w:t>
      </w:r>
      <w:r>
        <w:rPr>
          <w:i/>
          <w:iCs/>
        </w:rPr>
        <w:t>O</w:t>
      </w:r>
      <w:r>
        <w:t>) is Object then,</w:t>
      </w:r>
    </w:p>
    <w:p w14:paraId="115803F2" w14:textId="77777777" w:rsidR="005D37A2" w:rsidRDefault="005D37A2" w:rsidP="005D37A2">
      <w:pPr>
        <w:pStyle w:val="Alg4"/>
        <w:numPr>
          <w:ilvl w:val="1"/>
          <w:numId w:val="1119"/>
        </w:numPr>
      </w:pPr>
      <w:r>
        <w:t xml:space="preserve">Let </w:t>
      </w:r>
      <w:r>
        <w:rPr>
          <w:i/>
          <w:iCs/>
        </w:rPr>
        <w:t>base</w:t>
      </w:r>
      <w:r>
        <w:t xml:space="preserve"> be </w:t>
      </w:r>
      <w:r>
        <w:rPr>
          <w:i/>
          <w:iCs/>
        </w:rPr>
        <w:t>O</w:t>
      </w:r>
      <w:r>
        <w:t>.</w:t>
      </w:r>
    </w:p>
    <w:p w14:paraId="789C19B3" w14:textId="77777777" w:rsidR="005D37A2" w:rsidRDefault="005D37A2" w:rsidP="005D37A2">
      <w:pPr>
        <w:pStyle w:val="Alg4"/>
        <w:numPr>
          <w:ilvl w:val="0"/>
          <w:numId w:val="1119"/>
        </w:numPr>
      </w:pPr>
      <w:r>
        <w:t>Else,</w:t>
      </w:r>
    </w:p>
    <w:p w14:paraId="1792F079" w14:textId="77777777" w:rsidR="005D37A2" w:rsidRPr="00E77497" w:rsidRDefault="005D37A2" w:rsidP="005D37A2">
      <w:pPr>
        <w:pStyle w:val="Alg4"/>
        <w:numPr>
          <w:ilvl w:val="1"/>
          <w:numId w:val="1119"/>
        </w:numPr>
      </w:pPr>
      <w:r w:rsidRPr="00E77497">
        <w:t xml:space="preserve">Let </w:t>
      </w:r>
      <w:r>
        <w:rPr>
          <w:i/>
        </w:rPr>
        <w:t>base</w:t>
      </w:r>
      <w:r w:rsidRPr="00E77497">
        <w:rPr>
          <w:i/>
        </w:rPr>
        <w:t xml:space="preserve"> </w:t>
      </w:r>
      <w:r w:rsidRPr="00E77497">
        <w:t>be ToObject</w:t>
      </w:r>
      <w:r>
        <w:t>(</w:t>
      </w:r>
      <w:r w:rsidRPr="008A2636">
        <w:rPr>
          <w:i/>
        </w:rPr>
        <w:t>O</w:t>
      </w:r>
      <w:r>
        <w:t>)</w:t>
      </w:r>
      <w:r w:rsidRPr="00E77497">
        <w:t>.</w:t>
      </w:r>
    </w:p>
    <w:p w14:paraId="7B2022F4" w14:textId="77777777" w:rsidR="005D37A2" w:rsidRDefault="005D37A2" w:rsidP="005D37A2">
      <w:pPr>
        <w:pStyle w:val="Alg4"/>
        <w:numPr>
          <w:ilvl w:val="0"/>
          <w:numId w:val="1119"/>
        </w:numPr>
        <w:contextualSpacing/>
      </w:pPr>
      <w:r>
        <w:t>ReturnIfAbrupt(</w:t>
      </w:r>
      <w:r>
        <w:rPr>
          <w:i/>
        </w:rPr>
        <w:t>base</w:t>
      </w:r>
      <w:r>
        <w:t>).</w:t>
      </w:r>
    </w:p>
    <w:p w14:paraId="1AE9D20B" w14:textId="77777777" w:rsidR="005D37A2" w:rsidRPr="00E77497" w:rsidRDefault="005D37A2" w:rsidP="005D37A2">
      <w:pPr>
        <w:pStyle w:val="Alg4"/>
        <w:numPr>
          <w:ilvl w:val="0"/>
          <w:numId w:val="1119"/>
        </w:numPr>
        <w:spacing w:after="120"/>
      </w:pPr>
      <w:r w:rsidRPr="00E77497">
        <w:t>Return the result of calling the [[</w:t>
      </w:r>
      <w:r>
        <w:t>Invoke</w:t>
      </w:r>
      <w:r w:rsidRPr="00E77497">
        <w:t xml:space="preserve">]] internal method of </w:t>
      </w:r>
      <w:r>
        <w:rPr>
          <w:i/>
        </w:rPr>
        <w:t>base</w:t>
      </w:r>
      <w:r w:rsidRPr="00E77497">
        <w:t xml:space="preserve"> passing</w:t>
      </w:r>
      <w:r>
        <w:t xml:space="preserve"> arguments</w:t>
      </w:r>
      <w:r w:rsidRPr="00E77497">
        <w:t xml:space="preserve"> </w:t>
      </w:r>
      <w:r>
        <w:rPr>
          <w:i/>
        </w:rPr>
        <w:t>P</w:t>
      </w:r>
      <w:r>
        <w:rPr>
          <w:iCs/>
        </w:rPr>
        <w:t>,</w:t>
      </w:r>
      <w:r w:rsidRPr="00E77497">
        <w:t xml:space="preserve"> </w:t>
      </w:r>
      <w:r w:rsidRPr="008A2636">
        <w:rPr>
          <w:i/>
        </w:rPr>
        <w:t>args</w:t>
      </w:r>
      <w:r>
        <w:rPr>
          <w:iCs/>
        </w:rPr>
        <w:t xml:space="preserve">, and </w:t>
      </w:r>
      <w:r>
        <w:rPr>
          <w:i/>
        </w:rPr>
        <w:t>O</w:t>
      </w:r>
      <w:r w:rsidRPr="00E77497">
        <w:t>.</w:t>
      </w:r>
    </w:p>
    <w:p w14:paraId="172BBCF3" w14:textId="77777777" w:rsidR="005D37A2" w:rsidRDefault="005D37A2" w:rsidP="005D37A2">
      <w:pPr>
        <w:pStyle w:val="30"/>
      </w:pPr>
      <w:bookmarkStart w:id="612" w:name="_Toc368050191"/>
      <w:r w:rsidRPr="00B711A8">
        <w:t>SetIntegrityLevel</w:t>
      </w:r>
      <w:r w:rsidRPr="00B711A8" w:rsidDel="00B711A8">
        <w:t xml:space="preserve"> </w:t>
      </w:r>
      <w:r>
        <w:t>(O, level)</w:t>
      </w:r>
      <w:bookmarkEnd w:id="612"/>
    </w:p>
    <w:p w14:paraId="03FC7EA9" w14:textId="77777777" w:rsidR="005D37A2" w:rsidRPr="00E77497" w:rsidRDefault="005D37A2" w:rsidP="005D37A2">
      <w:r>
        <w:t xml:space="preserve">The abstract operation </w:t>
      </w:r>
      <w:r w:rsidRPr="00EA00A5">
        <w:rPr>
          <w:rFonts w:ascii="Times New Roman" w:hAnsi="Times New Roman"/>
        </w:rPr>
        <w:t xml:space="preserve">SetIntegrityLevel </w:t>
      </w:r>
      <w:r>
        <w:t>is used to fix the set of own properties of an object. This abstract operation performs</w:t>
      </w:r>
      <w:r w:rsidRPr="00E77497">
        <w:t xml:space="preserve"> the following steps:</w:t>
      </w:r>
    </w:p>
    <w:p w14:paraId="0893DEB5" w14:textId="77777777" w:rsidR="005D37A2" w:rsidRDefault="005D37A2" w:rsidP="005D37A2">
      <w:pPr>
        <w:pStyle w:val="Alg4"/>
        <w:numPr>
          <w:ilvl w:val="0"/>
          <w:numId w:val="1184"/>
        </w:numPr>
        <w:spacing w:after="120"/>
        <w:contextualSpacing/>
      </w:pPr>
      <w:r>
        <w:t>Assert: Type(</w:t>
      </w:r>
      <w:r>
        <w:rPr>
          <w:i/>
          <w:iCs/>
        </w:rPr>
        <w:t>O</w:t>
      </w:r>
      <w:r>
        <w:t>) is Object.</w:t>
      </w:r>
    </w:p>
    <w:p w14:paraId="2BD379E8" w14:textId="77777777" w:rsidR="005D37A2" w:rsidRDefault="005D37A2" w:rsidP="005D37A2">
      <w:pPr>
        <w:pStyle w:val="Alg4"/>
        <w:numPr>
          <w:ilvl w:val="0"/>
          <w:numId w:val="1184"/>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14:paraId="6AF87CF0" w14:textId="77777777" w:rsidR="005D37A2" w:rsidRDefault="005D37A2" w:rsidP="005D37A2">
      <w:pPr>
        <w:pStyle w:val="Alg4"/>
        <w:numPr>
          <w:ilvl w:val="0"/>
          <w:numId w:val="1184"/>
        </w:numPr>
        <w:spacing w:after="120"/>
        <w:contextualSpacing/>
      </w:pPr>
      <w:r>
        <w:t xml:space="preserve">Let </w:t>
      </w:r>
      <w:r>
        <w:rPr>
          <w:i/>
          <w:iCs/>
        </w:rPr>
        <w:t>keys</w:t>
      </w:r>
      <w:r>
        <w:t xml:space="preserve"> be the result of calling the </w:t>
      </w:r>
      <w:r>
        <w:rPr>
          <w:iCs/>
        </w:rPr>
        <w:t>[[OwnProperty</w:t>
      </w:r>
      <w:r>
        <w:rPr>
          <w:iCs/>
          <w:smallCaps/>
        </w:rPr>
        <w:t>K</w:t>
      </w:r>
      <w:r w:rsidRPr="006E7D6A">
        <w:rPr>
          <w:iCs/>
        </w:rPr>
        <w:t>eys</w:t>
      </w:r>
      <w:r>
        <w:rPr>
          <w:iCs/>
        </w:rPr>
        <w:t xml:space="preserve">]] internal method of </w:t>
      </w:r>
      <w:r>
        <w:rPr>
          <w:i/>
        </w:rPr>
        <w:t>O</w:t>
      </w:r>
      <w:r>
        <w:t>.</w:t>
      </w:r>
    </w:p>
    <w:p w14:paraId="59DE0436" w14:textId="77777777" w:rsidR="005D37A2" w:rsidRDefault="005D37A2" w:rsidP="005D37A2">
      <w:pPr>
        <w:pStyle w:val="Alg4"/>
        <w:numPr>
          <w:ilvl w:val="0"/>
          <w:numId w:val="1184"/>
        </w:numPr>
        <w:contextualSpacing/>
      </w:pPr>
      <w:r>
        <w:t>ReturnIfAbrupt(</w:t>
      </w:r>
      <w:r>
        <w:rPr>
          <w:i/>
          <w:iCs/>
        </w:rPr>
        <w:t>keys</w:t>
      </w:r>
      <w:r>
        <w:t>).</w:t>
      </w:r>
    </w:p>
    <w:p w14:paraId="355483BA" w14:textId="77777777" w:rsidR="005D37A2" w:rsidRDefault="005D37A2" w:rsidP="005D37A2">
      <w:pPr>
        <w:pStyle w:val="Alg4"/>
        <w:numPr>
          <w:ilvl w:val="0"/>
          <w:numId w:val="1184"/>
        </w:numPr>
      </w:pPr>
      <w:r>
        <w:t xml:space="preserve">Let </w:t>
      </w:r>
      <w:r w:rsidRPr="00375E9F">
        <w:rPr>
          <w:i/>
          <w:iCs/>
        </w:rPr>
        <w:t>pendingException</w:t>
      </w:r>
      <w:r>
        <w:t xml:space="preserve"> be </w:t>
      </w:r>
      <w:r>
        <w:rPr>
          <w:b/>
          <w:bCs/>
        </w:rPr>
        <w:t>undefined</w:t>
      </w:r>
      <w:r>
        <w:t>.</w:t>
      </w:r>
    </w:p>
    <w:p w14:paraId="064E56EF" w14:textId="77777777" w:rsidR="005D37A2" w:rsidRDefault="005D37A2" w:rsidP="005D37A2">
      <w:pPr>
        <w:pStyle w:val="Alg4"/>
        <w:numPr>
          <w:ilvl w:val="0"/>
          <w:numId w:val="1184"/>
        </w:numPr>
      </w:pPr>
      <w:r>
        <w:t xml:space="preserve">If </w:t>
      </w:r>
      <w:r>
        <w:rPr>
          <w:i/>
          <w:iCs/>
        </w:rPr>
        <w:t>level</w:t>
      </w:r>
      <w:r>
        <w:t xml:space="preserve"> is </w:t>
      </w:r>
      <w:r w:rsidRPr="00F770B9">
        <w:t>"</w:t>
      </w:r>
      <w:r>
        <w:rPr>
          <w:rFonts w:ascii="Courier New" w:hAnsi="Courier New" w:cs="Courier New"/>
          <w:b/>
        </w:rPr>
        <w:t>sealed</w:t>
      </w:r>
      <w:r w:rsidRPr="00F770B9">
        <w:t>"</w:t>
      </w:r>
      <w:r>
        <w:t>, then</w:t>
      </w:r>
    </w:p>
    <w:p w14:paraId="0669B292" w14:textId="77777777" w:rsidR="005D37A2" w:rsidRDefault="005D37A2" w:rsidP="005D37A2">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1FF430CE" w14:textId="77777777" w:rsidR="005D37A2" w:rsidRDefault="005D37A2" w:rsidP="005D37A2">
      <w:pPr>
        <w:pStyle w:val="Alg4"/>
        <w:numPr>
          <w:ilvl w:val="2"/>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PropertyDescriptor{ [[Configurable]]: </w:t>
      </w:r>
      <w:r>
        <w:rPr>
          <w:b/>
          <w:bCs/>
        </w:rPr>
        <w:t>false</w:t>
      </w:r>
      <w:r>
        <w:t>})</w:t>
      </w:r>
      <w:r w:rsidRPr="00E77497">
        <w:t>.</w:t>
      </w:r>
    </w:p>
    <w:p w14:paraId="7601174A" w14:textId="77777777" w:rsidR="005D37A2" w:rsidRDefault="005D37A2" w:rsidP="005D37A2">
      <w:pPr>
        <w:pStyle w:val="Alg4"/>
        <w:numPr>
          <w:ilvl w:val="2"/>
          <w:numId w:val="1184"/>
        </w:numPr>
      </w:pPr>
      <w:r>
        <w:t xml:space="preserve">If </w:t>
      </w:r>
      <w:r>
        <w:rPr>
          <w:i/>
          <w:iCs/>
        </w:rPr>
        <w:t>status</w:t>
      </w:r>
      <w:r>
        <w:t xml:space="preserve"> is an abrupt completion, then</w:t>
      </w:r>
    </w:p>
    <w:p w14:paraId="22E76486" w14:textId="77777777" w:rsidR="005D37A2" w:rsidRDefault="005D37A2" w:rsidP="005D37A2">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22083F39" w14:textId="77777777" w:rsidR="005D37A2" w:rsidRDefault="005D37A2" w:rsidP="005D37A2">
      <w:pPr>
        <w:pStyle w:val="Alg4"/>
        <w:numPr>
          <w:ilvl w:val="0"/>
          <w:numId w:val="1184"/>
        </w:numPr>
      </w:pPr>
      <w:r>
        <w:t>Else</w:t>
      </w:r>
      <w:r w:rsidRPr="00EA00A5">
        <w:rPr>
          <w:i/>
          <w:iCs/>
        </w:rPr>
        <w:t xml:space="preserve"> </w:t>
      </w:r>
      <w:r>
        <w:rPr>
          <w:i/>
          <w:iCs/>
        </w:rPr>
        <w:t>level</w:t>
      </w:r>
      <w:r>
        <w:t xml:space="preserve"> is </w:t>
      </w:r>
      <w:r w:rsidRPr="00F770B9">
        <w:t>"</w:t>
      </w:r>
      <w:r>
        <w:rPr>
          <w:rFonts w:ascii="Courier New" w:hAnsi="Courier New" w:cs="Courier New"/>
          <w:b/>
        </w:rPr>
        <w:t>frozen</w:t>
      </w:r>
      <w:r w:rsidRPr="00F770B9">
        <w:t>"</w:t>
      </w:r>
      <w:r>
        <w:t>,</w:t>
      </w:r>
    </w:p>
    <w:p w14:paraId="316E3FAE" w14:textId="77777777" w:rsidR="005D37A2" w:rsidRPr="00E77497" w:rsidRDefault="005D37A2" w:rsidP="005D37A2">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6D8DC51C" w14:textId="77777777" w:rsidR="005D37A2" w:rsidRPr="00E77497" w:rsidRDefault="005D37A2" w:rsidP="005D37A2">
      <w:pPr>
        <w:pStyle w:val="Alg4"/>
        <w:numPr>
          <w:ilvl w:val="2"/>
          <w:numId w:val="1184"/>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14:paraId="72CFA746" w14:textId="77777777" w:rsidR="005D37A2" w:rsidRDefault="005D37A2" w:rsidP="005D37A2">
      <w:pPr>
        <w:pStyle w:val="Alg4"/>
        <w:numPr>
          <w:ilvl w:val="2"/>
          <w:numId w:val="1184"/>
        </w:numPr>
      </w:pPr>
      <w:r>
        <w:t xml:space="preserve">If </w:t>
      </w:r>
      <w:r>
        <w:rPr>
          <w:i/>
          <w:iCs/>
        </w:rPr>
        <w:t>status</w:t>
      </w:r>
      <w:r>
        <w:t xml:space="preserve"> is an abrupt completion, then</w:t>
      </w:r>
    </w:p>
    <w:p w14:paraId="23511C0C" w14:textId="77777777" w:rsidR="005D37A2" w:rsidRDefault="005D37A2" w:rsidP="005D37A2">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79ADB652" w14:textId="77777777" w:rsidR="005D37A2" w:rsidRDefault="005D37A2" w:rsidP="005D37A2">
      <w:pPr>
        <w:pStyle w:val="Alg4"/>
        <w:numPr>
          <w:ilvl w:val="2"/>
          <w:numId w:val="1184"/>
        </w:numPr>
      </w:pPr>
      <w:r>
        <w:t>Else,</w:t>
      </w:r>
    </w:p>
    <w:p w14:paraId="18387050" w14:textId="77777777" w:rsidR="005D37A2" w:rsidRDefault="005D37A2" w:rsidP="005D37A2">
      <w:pPr>
        <w:pStyle w:val="Alg4"/>
        <w:numPr>
          <w:ilvl w:val="3"/>
          <w:numId w:val="1184"/>
        </w:numPr>
      </w:pPr>
      <w:r>
        <w:t xml:space="preserve">Let </w:t>
      </w:r>
      <w:r>
        <w:rPr>
          <w:i/>
          <w:iCs/>
        </w:rPr>
        <w:t>currentDesc</w:t>
      </w:r>
      <w:r>
        <w:t xml:space="preserve"> be </w:t>
      </w:r>
      <w:r>
        <w:rPr>
          <w:i/>
          <w:iCs/>
        </w:rPr>
        <w:t>status</w:t>
      </w:r>
      <w:r>
        <w:t>.[[value]].</w:t>
      </w:r>
    </w:p>
    <w:p w14:paraId="48395EBD" w14:textId="77777777" w:rsidR="005D37A2" w:rsidRDefault="005D37A2" w:rsidP="005D37A2">
      <w:pPr>
        <w:pStyle w:val="Alg4"/>
        <w:numPr>
          <w:ilvl w:val="3"/>
          <w:numId w:val="1184"/>
        </w:numPr>
      </w:pPr>
      <w:r>
        <w:t xml:space="preserve">If </w:t>
      </w:r>
      <w:r>
        <w:rPr>
          <w:i/>
          <w:iCs/>
        </w:rPr>
        <w:t>currentDesc</w:t>
      </w:r>
      <w:r w:rsidRPr="00182BC4">
        <w:t xml:space="preserve"> </w:t>
      </w:r>
      <w:r>
        <w:t xml:space="preserve">is not </w:t>
      </w:r>
      <w:r>
        <w:rPr>
          <w:b/>
          <w:bCs/>
        </w:rPr>
        <w:t>undefined</w:t>
      </w:r>
      <w:r>
        <w:t>, then</w:t>
      </w:r>
    </w:p>
    <w:p w14:paraId="5BF462E8" w14:textId="77777777" w:rsidR="005D37A2" w:rsidRDefault="005D37A2" w:rsidP="005D37A2">
      <w:pPr>
        <w:pStyle w:val="Alg4"/>
        <w:numPr>
          <w:ilvl w:val="4"/>
          <w:numId w:val="1184"/>
        </w:numPr>
      </w:pPr>
      <w:r w:rsidRPr="00E77497">
        <w:t>If Is</w:t>
      </w:r>
      <w:r>
        <w:t>Accessor</w:t>
      </w:r>
      <w:r w:rsidRPr="00E77497">
        <w:t>Descriptor(</w:t>
      </w:r>
      <w:r>
        <w:rPr>
          <w:i/>
          <w:iCs/>
        </w:rPr>
        <w:t>currentDesc</w:t>
      </w:r>
      <w:r w:rsidRPr="00E77497">
        <w:t xml:space="preserve">) is </w:t>
      </w:r>
      <w:r w:rsidRPr="00E77497">
        <w:rPr>
          <w:b/>
        </w:rPr>
        <w:t>true</w:t>
      </w:r>
      <w:r w:rsidRPr="00E77497">
        <w:t>,</w:t>
      </w:r>
      <w:r>
        <w:t xml:space="preserve"> then</w:t>
      </w:r>
    </w:p>
    <w:p w14:paraId="49834DD9" w14:textId="77777777" w:rsidR="005D37A2" w:rsidRDefault="005D37A2" w:rsidP="005D37A2">
      <w:pPr>
        <w:pStyle w:val="Alg4"/>
        <w:numPr>
          <w:ilvl w:val="5"/>
          <w:numId w:val="1184"/>
        </w:numPr>
      </w:pPr>
      <w:r>
        <w:t xml:space="preserve">Let </w:t>
      </w:r>
      <w:r>
        <w:rPr>
          <w:i/>
          <w:iCs/>
        </w:rPr>
        <w:t>desc</w:t>
      </w:r>
      <w:r>
        <w:t xml:space="preserve"> be </w:t>
      </w:r>
      <w:ins w:id="613" w:author="Rev 19 Allen Wirfs-Brock" w:date="2013-09-09T12:09:00Z">
        <w:r w:rsidR="00E47A7B">
          <w:t xml:space="preserve">the </w:t>
        </w:r>
      </w:ins>
      <w:r>
        <w:t xml:space="preserve">PropertyDescriptor{[[Configurable]]: </w:t>
      </w:r>
      <w:r>
        <w:rPr>
          <w:b/>
          <w:bCs/>
        </w:rPr>
        <w:t>false</w:t>
      </w:r>
      <w:r>
        <w:t>}.</w:t>
      </w:r>
    </w:p>
    <w:p w14:paraId="4D4E696E" w14:textId="77777777" w:rsidR="005D37A2" w:rsidRPr="00E77497" w:rsidRDefault="005D37A2" w:rsidP="005D37A2">
      <w:pPr>
        <w:pStyle w:val="Alg4"/>
        <w:numPr>
          <w:ilvl w:val="4"/>
          <w:numId w:val="1184"/>
        </w:numPr>
      </w:pPr>
      <w:r>
        <w:t xml:space="preserve">Else, </w:t>
      </w:r>
    </w:p>
    <w:p w14:paraId="542F7481" w14:textId="77777777" w:rsidR="005D37A2" w:rsidRPr="00E77497" w:rsidRDefault="005D37A2" w:rsidP="005D37A2">
      <w:pPr>
        <w:pStyle w:val="Alg4"/>
        <w:numPr>
          <w:ilvl w:val="5"/>
          <w:numId w:val="1184"/>
        </w:numPr>
      </w:pPr>
      <w:r>
        <w:t xml:space="preserve">Let </w:t>
      </w:r>
      <w:r>
        <w:rPr>
          <w:i/>
          <w:iCs/>
        </w:rPr>
        <w:t>desc</w:t>
      </w:r>
      <w:r>
        <w:t xml:space="preserve"> be </w:t>
      </w:r>
      <w:ins w:id="614" w:author="Rev 19 Allen Wirfs-Brock" w:date="2013-09-09T12:10:00Z">
        <w:r w:rsidR="00E47A7B">
          <w:t xml:space="preserve">the </w:t>
        </w:r>
      </w:ins>
      <w:r>
        <w:t xml:space="preserve">PropertyDescriptor { [[Configurable]]: </w:t>
      </w:r>
      <w:r>
        <w:rPr>
          <w:b/>
          <w:bCs/>
        </w:rPr>
        <w:t>false</w:t>
      </w:r>
      <w:r>
        <w:t xml:space="preserve">, [[Writable]]: </w:t>
      </w:r>
      <w:r>
        <w:rPr>
          <w:b/>
          <w:bCs/>
        </w:rPr>
        <w:t>false</w:t>
      </w:r>
      <w:r>
        <w:t xml:space="preserve"> }.</w:t>
      </w:r>
    </w:p>
    <w:p w14:paraId="3B956702" w14:textId="77777777" w:rsidR="005D37A2" w:rsidRDefault="005D37A2" w:rsidP="005D37A2">
      <w:pPr>
        <w:pStyle w:val="Alg4"/>
        <w:numPr>
          <w:ilvl w:val="4"/>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w:t>
      </w:r>
      <w:r>
        <w:rPr>
          <w:i/>
          <w:iCs/>
        </w:rPr>
        <w:t>desc</w:t>
      </w:r>
      <w:r>
        <w:t>)</w:t>
      </w:r>
      <w:r w:rsidRPr="00E77497">
        <w:t>.</w:t>
      </w:r>
    </w:p>
    <w:p w14:paraId="6D9D9203" w14:textId="77777777" w:rsidR="005D37A2" w:rsidRDefault="005D37A2" w:rsidP="005D37A2">
      <w:pPr>
        <w:pStyle w:val="Alg4"/>
        <w:numPr>
          <w:ilvl w:val="4"/>
          <w:numId w:val="1184"/>
        </w:numPr>
      </w:pPr>
      <w:r>
        <w:t xml:space="preserve">If </w:t>
      </w:r>
      <w:r>
        <w:rPr>
          <w:i/>
          <w:iCs/>
        </w:rPr>
        <w:t>status</w:t>
      </w:r>
      <w:r>
        <w:t xml:space="preserve"> is an abrupt completion, then</w:t>
      </w:r>
    </w:p>
    <w:p w14:paraId="50F77892" w14:textId="77777777" w:rsidR="005D37A2" w:rsidRDefault="005D37A2" w:rsidP="005D37A2">
      <w:pPr>
        <w:pStyle w:val="Alg4"/>
        <w:numPr>
          <w:ilvl w:val="5"/>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40D96011" w14:textId="77777777" w:rsidR="005D37A2" w:rsidRDefault="005D37A2" w:rsidP="005D37A2">
      <w:pPr>
        <w:pStyle w:val="Alg4"/>
        <w:numPr>
          <w:ilvl w:val="0"/>
          <w:numId w:val="1184"/>
        </w:numPr>
      </w:pPr>
      <w:r>
        <w:t xml:space="preserve">If </w:t>
      </w:r>
      <w:r>
        <w:rPr>
          <w:i/>
          <w:iCs/>
        </w:rPr>
        <w:t>pendingException</w:t>
      </w:r>
      <w:r>
        <w:t xml:space="preserve"> is not </w:t>
      </w:r>
      <w:r>
        <w:rPr>
          <w:b/>
          <w:bCs/>
        </w:rPr>
        <w:t>undefined</w:t>
      </w:r>
      <w:r>
        <w:t xml:space="preserve">, then return </w:t>
      </w:r>
      <w:r>
        <w:rPr>
          <w:i/>
          <w:iCs/>
        </w:rPr>
        <w:t>pendingException</w:t>
      </w:r>
      <w:r>
        <w:t>.</w:t>
      </w:r>
    </w:p>
    <w:p w14:paraId="6E473CA5" w14:textId="77777777" w:rsidR="005D37A2" w:rsidRPr="00E77497" w:rsidRDefault="005D37A2" w:rsidP="005D37A2">
      <w:pPr>
        <w:pStyle w:val="Alg4"/>
        <w:numPr>
          <w:ilvl w:val="0"/>
          <w:numId w:val="1184"/>
        </w:numPr>
        <w:spacing w:after="120"/>
      </w:pPr>
      <w:r>
        <w:t xml:space="preserve">Return the result of calling the </w:t>
      </w:r>
      <w:r w:rsidRPr="00E77497">
        <w:t>[[</w:t>
      </w:r>
      <w:r>
        <w:t>PreventExtensions</w:t>
      </w:r>
      <w:r w:rsidRPr="00E77497">
        <w:t xml:space="preserve">]] internal </w:t>
      </w:r>
      <w:r>
        <w:t>method</w:t>
      </w:r>
      <w:r w:rsidRPr="00E77497">
        <w:t xml:space="preserve"> of </w:t>
      </w:r>
      <w:r w:rsidRPr="00E77497">
        <w:rPr>
          <w:i/>
        </w:rPr>
        <w:t>O</w:t>
      </w:r>
      <w:r w:rsidRPr="00E77497">
        <w:t>.</w:t>
      </w:r>
    </w:p>
    <w:p w14:paraId="3DEE894B" w14:textId="77777777" w:rsidR="005D37A2" w:rsidRDefault="005D37A2" w:rsidP="005D37A2">
      <w:pPr>
        <w:pStyle w:val="30"/>
      </w:pPr>
      <w:bookmarkStart w:id="615" w:name="_Toc368050192"/>
      <w:r w:rsidRPr="00EA00A5">
        <w:t>TestIntegrityLevel</w:t>
      </w:r>
      <w:r w:rsidRPr="00EA00A5" w:rsidDel="00EA00A5">
        <w:t xml:space="preserve"> </w:t>
      </w:r>
      <w:r>
        <w:t>(O, level)</w:t>
      </w:r>
      <w:bookmarkEnd w:id="615"/>
    </w:p>
    <w:p w14:paraId="0315C5C3" w14:textId="77777777" w:rsidR="005D37A2" w:rsidRPr="00E77497" w:rsidRDefault="005D37A2" w:rsidP="005D37A2">
      <w:r>
        <w:t xml:space="preserve">The abstract operation </w:t>
      </w:r>
      <w:r w:rsidRPr="00EA00A5">
        <w:rPr>
          <w:rFonts w:ascii="Times New Roman" w:hAnsi="Times New Roman"/>
        </w:rPr>
        <w:t xml:space="preserve">TestIntegrityLevel </w:t>
      </w:r>
      <w:r>
        <w:t>is used to determine if the set of own properties of an object are fixed.  This abstract operation performs</w:t>
      </w:r>
      <w:r w:rsidRPr="00E77497">
        <w:t xml:space="preserve"> the following steps:</w:t>
      </w:r>
    </w:p>
    <w:p w14:paraId="75507033" w14:textId="77777777" w:rsidR="005D37A2" w:rsidRDefault="005D37A2" w:rsidP="005D37A2">
      <w:pPr>
        <w:pStyle w:val="Alg4"/>
        <w:numPr>
          <w:ilvl w:val="0"/>
          <w:numId w:val="1187"/>
        </w:numPr>
        <w:spacing w:after="120"/>
        <w:contextualSpacing/>
      </w:pPr>
      <w:r>
        <w:t>Assert: Type(</w:t>
      </w:r>
      <w:r>
        <w:rPr>
          <w:i/>
          <w:iCs/>
        </w:rPr>
        <w:t>O</w:t>
      </w:r>
      <w:r>
        <w:t>) is Object.</w:t>
      </w:r>
    </w:p>
    <w:p w14:paraId="29ED54BC" w14:textId="77777777" w:rsidR="005D37A2" w:rsidRDefault="005D37A2" w:rsidP="005D37A2">
      <w:pPr>
        <w:pStyle w:val="Alg4"/>
        <w:numPr>
          <w:ilvl w:val="0"/>
          <w:numId w:val="1187"/>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14:paraId="10D8729D" w14:textId="77777777" w:rsidR="005D37A2" w:rsidRDefault="005D37A2" w:rsidP="005D37A2">
      <w:pPr>
        <w:pStyle w:val="Alg4"/>
        <w:numPr>
          <w:ilvl w:val="0"/>
          <w:numId w:val="1187"/>
        </w:numPr>
        <w:spacing w:after="120"/>
        <w:contextualSpacing/>
      </w:pPr>
      <w:r>
        <w:t xml:space="preserve">Let </w:t>
      </w:r>
      <w:r>
        <w:rPr>
          <w:i/>
          <w:iCs/>
        </w:rPr>
        <w:t>status</w:t>
      </w:r>
      <w:r>
        <w:t xml:space="preserve"> be </w:t>
      </w:r>
      <w:r w:rsidRPr="00E77497">
        <w:t>the</w:t>
      </w:r>
      <w:r>
        <w:t xml:space="preserve"> result of Is</w:t>
      </w:r>
      <w:r w:rsidRPr="00E77497">
        <w:t>Extensible</w:t>
      </w:r>
      <w:r>
        <w:t>(</w:t>
      </w:r>
      <w:r w:rsidRPr="00E77497">
        <w:rPr>
          <w:i/>
        </w:rPr>
        <w:t>O</w:t>
      </w:r>
      <w:r>
        <w:rPr>
          <w:iCs/>
        </w:rPr>
        <w:t>).</w:t>
      </w:r>
    </w:p>
    <w:p w14:paraId="5AB19AFE" w14:textId="77777777" w:rsidR="005D37A2" w:rsidRDefault="005D37A2" w:rsidP="005D37A2">
      <w:pPr>
        <w:pStyle w:val="Alg4"/>
        <w:numPr>
          <w:ilvl w:val="0"/>
          <w:numId w:val="1187"/>
        </w:numPr>
        <w:contextualSpacing/>
      </w:pPr>
      <w:r>
        <w:t>ReturnIfAbrupt(</w:t>
      </w:r>
      <w:r>
        <w:rPr>
          <w:i/>
          <w:iCs/>
        </w:rPr>
        <w:t>status</w:t>
      </w:r>
      <w:r>
        <w:t>).</w:t>
      </w:r>
    </w:p>
    <w:p w14:paraId="6A93F7AF" w14:textId="77777777" w:rsidR="005D37A2" w:rsidRDefault="005D37A2" w:rsidP="005D37A2">
      <w:pPr>
        <w:pStyle w:val="Alg4"/>
        <w:numPr>
          <w:ilvl w:val="0"/>
          <w:numId w:val="1187"/>
        </w:numPr>
        <w:spacing w:after="120"/>
        <w:contextualSpacing/>
      </w:pPr>
      <w:r>
        <w:t xml:space="preserve">If </w:t>
      </w:r>
      <w:r>
        <w:rPr>
          <w:i/>
          <w:iCs/>
        </w:rPr>
        <w:t>status</w:t>
      </w:r>
      <w:r>
        <w:t xml:space="preserve"> is </w:t>
      </w:r>
      <w:r>
        <w:rPr>
          <w:b/>
          <w:bCs/>
        </w:rPr>
        <w:t>true</w:t>
      </w:r>
      <w:r>
        <w:t xml:space="preserve">, then return </w:t>
      </w:r>
      <w:r>
        <w:rPr>
          <w:b/>
          <w:bCs/>
        </w:rPr>
        <w:t>false</w:t>
      </w:r>
    </w:p>
    <w:p w14:paraId="4991E69D" w14:textId="77777777" w:rsidR="005D37A2" w:rsidRDefault="005D37A2" w:rsidP="005D37A2">
      <w:pPr>
        <w:pStyle w:val="Alg4"/>
        <w:numPr>
          <w:ilvl w:val="0"/>
          <w:numId w:val="1187"/>
        </w:numPr>
        <w:spacing w:after="120"/>
        <w:contextualSpacing/>
      </w:pPr>
      <w:r w:rsidRPr="00176804">
        <w:rPr>
          <w:rFonts w:ascii="Arial" w:hAnsi="Arial" w:cs="Arial"/>
          <w:sz w:val="18"/>
          <w:szCs w:val="18"/>
        </w:rPr>
        <w:t>NOTE  If the object is extensible, none of its properties are examined.</w:t>
      </w:r>
    </w:p>
    <w:p w14:paraId="7D490067" w14:textId="77777777" w:rsidR="005D37A2" w:rsidRDefault="005D37A2" w:rsidP="005D37A2">
      <w:pPr>
        <w:pStyle w:val="Alg4"/>
        <w:numPr>
          <w:ilvl w:val="0"/>
          <w:numId w:val="1187"/>
        </w:numPr>
        <w:spacing w:after="120"/>
        <w:contextualSpacing/>
      </w:pPr>
      <w:r>
        <w:t xml:space="preserve">Let </w:t>
      </w:r>
      <w:r>
        <w:rPr>
          <w:i/>
          <w:iCs/>
        </w:rPr>
        <w:t>keys</w:t>
      </w:r>
      <w:r>
        <w:t xml:space="preserve"> be the result of calling the </w:t>
      </w:r>
      <w:r>
        <w:rPr>
          <w:iCs/>
        </w:rPr>
        <w:t>[[OwnProperty</w:t>
      </w:r>
      <w:r>
        <w:rPr>
          <w:iCs/>
          <w:smallCaps/>
        </w:rPr>
        <w:t>K</w:t>
      </w:r>
      <w:r w:rsidRPr="0003208D">
        <w:rPr>
          <w:iCs/>
        </w:rPr>
        <w:t>eys</w:t>
      </w:r>
      <w:r>
        <w:rPr>
          <w:iCs/>
        </w:rPr>
        <w:t xml:space="preserve">]] internal method of </w:t>
      </w:r>
      <w:r>
        <w:rPr>
          <w:i/>
        </w:rPr>
        <w:t>O</w:t>
      </w:r>
      <w:r>
        <w:t>.</w:t>
      </w:r>
    </w:p>
    <w:p w14:paraId="74A17AC8" w14:textId="77777777" w:rsidR="005D37A2" w:rsidRDefault="005D37A2" w:rsidP="005D37A2">
      <w:pPr>
        <w:pStyle w:val="Alg4"/>
        <w:numPr>
          <w:ilvl w:val="0"/>
          <w:numId w:val="1187"/>
        </w:numPr>
        <w:contextualSpacing/>
      </w:pPr>
      <w:r>
        <w:t>ReturnIfAbrupt(</w:t>
      </w:r>
      <w:r>
        <w:rPr>
          <w:i/>
          <w:iCs/>
        </w:rPr>
        <w:t>keys</w:t>
      </w:r>
      <w:r>
        <w:t>).</w:t>
      </w:r>
    </w:p>
    <w:p w14:paraId="71F04529" w14:textId="77777777" w:rsidR="005D37A2" w:rsidRDefault="005D37A2" w:rsidP="005D37A2">
      <w:pPr>
        <w:pStyle w:val="Alg4"/>
        <w:numPr>
          <w:ilvl w:val="0"/>
          <w:numId w:val="1187"/>
        </w:numPr>
      </w:pPr>
      <w:r>
        <w:t xml:space="preserve">Let </w:t>
      </w:r>
      <w:r w:rsidRPr="00375E9F">
        <w:rPr>
          <w:i/>
          <w:iCs/>
        </w:rPr>
        <w:t>pendingException</w:t>
      </w:r>
      <w:r>
        <w:t xml:space="preserve"> be </w:t>
      </w:r>
      <w:r>
        <w:rPr>
          <w:b/>
          <w:bCs/>
        </w:rPr>
        <w:t>undefined</w:t>
      </w:r>
      <w:r>
        <w:t>.</w:t>
      </w:r>
    </w:p>
    <w:p w14:paraId="299A3580" w14:textId="77777777" w:rsidR="005D37A2" w:rsidRDefault="005D37A2" w:rsidP="005D37A2">
      <w:pPr>
        <w:pStyle w:val="Alg4"/>
        <w:numPr>
          <w:ilvl w:val="0"/>
          <w:numId w:val="1187"/>
        </w:numPr>
      </w:pPr>
      <w:r>
        <w:t xml:space="preserve">Let </w:t>
      </w:r>
      <w:r w:rsidRPr="00751C24">
        <w:rPr>
          <w:i/>
          <w:iCs/>
        </w:rPr>
        <w:t>configurable</w:t>
      </w:r>
      <w:r>
        <w:t xml:space="preserve"> be </w:t>
      </w:r>
      <w:r>
        <w:rPr>
          <w:b/>
          <w:bCs/>
        </w:rPr>
        <w:t>false</w:t>
      </w:r>
      <w:r>
        <w:t>.</w:t>
      </w:r>
    </w:p>
    <w:p w14:paraId="1C032FDE" w14:textId="77777777" w:rsidR="005D37A2" w:rsidRDefault="005D37A2" w:rsidP="005D37A2">
      <w:pPr>
        <w:pStyle w:val="Alg4"/>
        <w:numPr>
          <w:ilvl w:val="0"/>
          <w:numId w:val="1187"/>
        </w:numPr>
      </w:pPr>
      <w:r>
        <w:t xml:space="preserve">Let </w:t>
      </w:r>
      <w:r>
        <w:rPr>
          <w:i/>
          <w:iCs/>
        </w:rPr>
        <w:t>writable</w:t>
      </w:r>
      <w:r>
        <w:t xml:space="preserve"> be </w:t>
      </w:r>
      <w:r>
        <w:rPr>
          <w:b/>
          <w:bCs/>
        </w:rPr>
        <w:t>false</w:t>
      </w:r>
      <w:r>
        <w:t>.</w:t>
      </w:r>
    </w:p>
    <w:p w14:paraId="41500C40" w14:textId="77777777" w:rsidR="005D37A2" w:rsidRPr="00E77497" w:rsidRDefault="005D37A2" w:rsidP="005D37A2">
      <w:pPr>
        <w:pStyle w:val="Alg4"/>
        <w:numPr>
          <w:ilvl w:val="0"/>
          <w:numId w:val="1187"/>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14:paraId="36F2BA5C" w14:textId="77777777" w:rsidR="005D37A2" w:rsidRPr="00E77497" w:rsidRDefault="005D37A2" w:rsidP="005D37A2">
      <w:pPr>
        <w:pStyle w:val="Alg4"/>
        <w:numPr>
          <w:ilvl w:val="1"/>
          <w:numId w:val="1187"/>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14:paraId="18E41D5D" w14:textId="77777777" w:rsidR="005D37A2" w:rsidRDefault="005D37A2" w:rsidP="005D37A2">
      <w:pPr>
        <w:pStyle w:val="Alg4"/>
        <w:numPr>
          <w:ilvl w:val="1"/>
          <w:numId w:val="1187"/>
        </w:numPr>
      </w:pPr>
      <w:r>
        <w:t xml:space="preserve">If </w:t>
      </w:r>
      <w:r>
        <w:rPr>
          <w:i/>
          <w:iCs/>
        </w:rPr>
        <w:t>status</w:t>
      </w:r>
      <w:r>
        <w:t xml:space="preserve"> is an abrupt completion, then</w:t>
      </w:r>
    </w:p>
    <w:p w14:paraId="02472645" w14:textId="77777777" w:rsidR="005D37A2" w:rsidRDefault="005D37A2" w:rsidP="005D37A2">
      <w:pPr>
        <w:pStyle w:val="Alg4"/>
        <w:numPr>
          <w:ilvl w:val="2"/>
          <w:numId w:val="1187"/>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14:paraId="7E93E25B" w14:textId="77777777" w:rsidR="005D37A2" w:rsidRDefault="005D37A2" w:rsidP="005D37A2">
      <w:pPr>
        <w:pStyle w:val="Alg4"/>
        <w:numPr>
          <w:ilvl w:val="2"/>
          <w:numId w:val="1187"/>
        </w:numPr>
      </w:pPr>
      <w:r>
        <w:t xml:space="preserve">Let </w:t>
      </w:r>
      <w:r w:rsidRPr="00751C24">
        <w:rPr>
          <w:i/>
          <w:iCs/>
        </w:rPr>
        <w:t>configurable</w:t>
      </w:r>
      <w:r>
        <w:t xml:space="preserve"> be </w:t>
      </w:r>
      <w:r>
        <w:rPr>
          <w:b/>
          <w:bCs/>
        </w:rPr>
        <w:t>true</w:t>
      </w:r>
      <w:r>
        <w:t>.</w:t>
      </w:r>
    </w:p>
    <w:p w14:paraId="0A5FAD3B" w14:textId="77777777" w:rsidR="005D37A2" w:rsidRDefault="005D37A2" w:rsidP="005D37A2">
      <w:pPr>
        <w:pStyle w:val="Alg4"/>
        <w:numPr>
          <w:ilvl w:val="1"/>
          <w:numId w:val="1187"/>
        </w:numPr>
      </w:pPr>
      <w:r>
        <w:t>Else,</w:t>
      </w:r>
    </w:p>
    <w:p w14:paraId="138577B2" w14:textId="77777777" w:rsidR="005D37A2" w:rsidRDefault="005D37A2" w:rsidP="005D37A2">
      <w:pPr>
        <w:pStyle w:val="Alg4"/>
        <w:numPr>
          <w:ilvl w:val="2"/>
          <w:numId w:val="1187"/>
        </w:numPr>
      </w:pPr>
      <w:r>
        <w:t xml:space="preserve">Let </w:t>
      </w:r>
      <w:r>
        <w:rPr>
          <w:i/>
          <w:iCs/>
        </w:rPr>
        <w:t>currentDesc</w:t>
      </w:r>
      <w:r>
        <w:t xml:space="preserve"> be </w:t>
      </w:r>
      <w:r>
        <w:rPr>
          <w:i/>
          <w:iCs/>
        </w:rPr>
        <w:t>status</w:t>
      </w:r>
      <w:r>
        <w:t>.[[value]].</w:t>
      </w:r>
    </w:p>
    <w:p w14:paraId="024D912E" w14:textId="77777777" w:rsidR="005D37A2" w:rsidRDefault="005D37A2" w:rsidP="005D37A2">
      <w:pPr>
        <w:pStyle w:val="Alg4"/>
        <w:numPr>
          <w:ilvl w:val="2"/>
          <w:numId w:val="1187"/>
        </w:numPr>
      </w:pPr>
      <w:r>
        <w:t xml:space="preserve">If </w:t>
      </w:r>
      <w:r>
        <w:rPr>
          <w:i/>
          <w:iCs/>
        </w:rPr>
        <w:t>currentDesc</w:t>
      </w:r>
      <w:r w:rsidRPr="00182BC4">
        <w:t xml:space="preserve"> </w:t>
      </w:r>
      <w:r>
        <w:t xml:space="preserve">is not </w:t>
      </w:r>
      <w:r>
        <w:rPr>
          <w:b/>
          <w:bCs/>
        </w:rPr>
        <w:t>undefined</w:t>
      </w:r>
      <w:r>
        <w:t>, then</w:t>
      </w:r>
    </w:p>
    <w:p w14:paraId="74C736F3" w14:textId="77777777" w:rsidR="005D37A2" w:rsidRDefault="005D37A2" w:rsidP="005D37A2">
      <w:pPr>
        <w:pStyle w:val="Alg4"/>
        <w:numPr>
          <w:ilvl w:val="3"/>
          <w:numId w:val="1187"/>
        </w:numPr>
      </w:pPr>
      <w:r>
        <w:t xml:space="preserve">Set </w:t>
      </w:r>
      <w:r w:rsidRPr="00751C24">
        <w:rPr>
          <w:i/>
          <w:iCs/>
        </w:rPr>
        <w:t>configurable</w:t>
      </w:r>
      <w:r>
        <w:t xml:space="preserve"> to </w:t>
      </w:r>
      <w:r w:rsidRPr="00751C24">
        <w:rPr>
          <w:i/>
          <w:iCs/>
        </w:rPr>
        <w:t>configurable</w:t>
      </w:r>
      <w:r>
        <w:t xml:space="preserve"> logically ored with </w:t>
      </w:r>
      <w:r>
        <w:rPr>
          <w:i/>
          <w:iCs/>
        </w:rPr>
        <w:t>currentDesc</w:t>
      </w:r>
      <w:r>
        <w:t>.[[Configurable]].</w:t>
      </w:r>
    </w:p>
    <w:p w14:paraId="1993ECB0" w14:textId="77777777" w:rsidR="005D37A2" w:rsidRDefault="005D37A2" w:rsidP="005D37A2">
      <w:pPr>
        <w:pStyle w:val="Alg4"/>
        <w:numPr>
          <w:ilvl w:val="3"/>
          <w:numId w:val="1187"/>
        </w:numPr>
      </w:pPr>
      <w:r w:rsidRPr="00E77497">
        <w:t>If Is</w:t>
      </w:r>
      <w:r>
        <w:t>Data</w:t>
      </w:r>
      <w:r w:rsidRPr="00E77497">
        <w:t>Descriptor(</w:t>
      </w:r>
      <w:r>
        <w:rPr>
          <w:i/>
          <w:iCs/>
        </w:rPr>
        <w:t>currentDesc</w:t>
      </w:r>
      <w:r w:rsidRPr="00E77497">
        <w:t xml:space="preserve">) is </w:t>
      </w:r>
      <w:r w:rsidRPr="00E77497">
        <w:rPr>
          <w:b/>
        </w:rPr>
        <w:t>true</w:t>
      </w:r>
      <w:r w:rsidRPr="00E77497">
        <w:t>,</w:t>
      </w:r>
      <w:r>
        <w:t xml:space="preserve"> then</w:t>
      </w:r>
    </w:p>
    <w:p w14:paraId="5AEBCF69" w14:textId="77777777" w:rsidR="005D37A2" w:rsidRDefault="005D37A2" w:rsidP="005D37A2">
      <w:pPr>
        <w:pStyle w:val="Alg4"/>
        <w:numPr>
          <w:ilvl w:val="4"/>
          <w:numId w:val="1187"/>
        </w:numPr>
      </w:pPr>
      <w:r>
        <w:t xml:space="preserve">Set </w:t>
      </w:r>
      <w:r>
        <w:rPr>
          <w:i/>
          <w:iCs/>
        </w:rPr>
        <w:t>writable</w:t>
      </w:r>
      <w:r>
        <w:t xml:space="preserve"> to </w:t>
      </w:r>
      <w:r>
        <w:rPr>
          <w:i/>
          <w:iCs/>
        </w:rPr>
        <w:t>writable</w:t>
      </w:r>
      <w:r>
        <w:t xml:space="preserve"> logically ored with </w:t>
      </w:r>
      <w:r>
        <w:rPr>
          <w:i/>
          <w:iCs/>
        </w:rPr>
        <w:t>currentDesc</w:t>
      </w:r>
      <w:r>
        <w:t>.[[W</w:t>
      </w:r>
      <w:r w:rsidRPr="006E7D6A">
        <w:t>ritable</w:t>
      </w:r>
      <w:r>
        <w:t>]].</w:t>
      </w:r>
    </w:p>
    <w:p w14:paraId="2380E72F" w14:textId="77777777" w:rsidR="005D37A2" w:rsidRDefault="005D37A2" w:rsidP="005D37A2">
      <w:pPr>
        <w:pStyle w:val="Alg4"/>
        <w:numPr>
          <w:ilvl w:val="0"/>
          <w:numId w:val="1187"/>
        </w:numPr>
      </w:pPr>
      <w:r>
        <w:t xml:space="preserve">If </w:t>
      </w:r>
      <w:r>
        <w:rPr>
          <w:i/>
          <w:iCs/>
        </w:rPr>
        <w:t>pendingException</w:t>
      </w:r>
      <w:r>
        <w:t xml:space="preserve"> is not </w:t>
      </w:r>
      <w:r>
        <w:rPr>
          <w:b/>
          <w:bCs/>
        </w:rPr>
        <w:t>undefined</w:t>
      </w:r>
      <w:r>
        <w:t xml:space="preserve">, then return </w:t>
      </w:r>
      <w:r>
        <w:rPr>
          <w:i/>
          <w:iCs/>
        </w:rPr>
        <w:t>pendingException</w:t>
      </w:r>
      <w:r>
        <w:t>.</w:t>
      </w:r>
    </w:p>
    <w:p w14:paraId="2331A91A" w14:textId="77777777" w:rsidR="005D37A2" w:rsidRDefault="005D37A2" w:rsidP="005D37A2">
      <w:pPr>
        <w:pStyle w:val="Alg4"/>
        <w:numPr>
          <w:ilvl w:val="0"/>
          <w:numId w:val="1187"/>
        </w:numPr>
      </w:pPr>
      <w:r>
        <w:t xml:space="preserve">If </w:t>
      </w:r>
      <w:r>
        <w:rPr>
          <w:i/>
          <w:iCs/>
        </w:rPr>
        <w:t>level</w:t>
      </w:r>
      <w:r>
        <w:t xml:space="preserve"> is </w:t>
      </w:r>
      <w:r w:rsidRPr="00F770B9">
        <w:t>"</w:t>
      </w:r>
      <w:r>
        <w:rPr>
          <w:rFonts w:ascii="Courier New" w:hAnsi="Courier New" w:cs="Courier New"/>
          <w:b/>
        </w:rPr>
        <w:t>frozen</w:t>
      </w:r>
      <w:r w:rsidRPr="00F770B9">
        <w:t>"</w:t>
      </w:r>
      <w:r>
        <w:t xml:space="preserve"> and </w:t>
      </w:r>
      <w:r w:rsidRPr="006E7D6A">
        <w:rPr>
          <w:i/>
          <w:iCs/>
        </w:rPr>
        <w:t>writable</w:t>
      </w:r>
      <w:r>
        <w:t xml:space="preserve"> is </w:t>
      </w:r>
      <w:r w:rsidRPr="006E7D6A">
        <w:rPr>
          <w:b/>
          <w:bCs/>
        </w:rPr>
        <w:t>true</w:t>
      </w:r>
      <w:r>
        <w:t xml:space="preserve">, then return </w:t>
      </w:r>
      <w:r w:rsidRPr="006E7D6A">
        <w:rPr>
          <w:b/>
          <w:bCs/>
        </w:rPr>
        <w:t>false</w:t>
      </w:r>
      <w:r>
        <w:t xml:space="preserve">. </w:t>
      </w:r>
    </w:p>
    <w:p w14:paraId="433118AC" w14:textId="77777777" w:rsidR="005D37A2" w:rsidRDefault="005D37A2" w:rsidP="005D37A2">
      <w:pPr>
        <w:pStyle w:val="Alg4"/>
        <w:numPr>
          <w:ilvl w:val="0"/>
          <w:numId w:val="1187"/>
        </w:numPr>
      </w:pPr>
      <w:r>
        <w:t xml:space="preserve">If </w:t>
      </w:r>
      <w:r w:rsidRPr="00751C24">
        <w:rPr>
          <w:i/>
          <w:iCs/>
        </w:rPr>
        <w:t>configurable</w:t>
      </w:r>
      <w:r>
        <w:t xml:space="preserve"> is </w:t>
      </w:r>
      <w:r w:rsidRPr="006E7D6A">
        <w:rPr>
          <w:b/>
          <w:bCs/>
        </w:rPr>
        <w:t>true</w:t>
      </w:r>
      <w:r>
        <w:t xml:space="preserve">, then return </w:t>
      </w:r>
      <w:r w:rsidRPr="006E7D6A">
        <w:rPr>
          <w:b/>
          <w:bCs/>
        </w:rPr>
        <w:t>false</w:t>
      </w:r>
      <w:r>
        <w:t xml:space="preserve">. </w:t>
      </w:r>
    </w:p>
    <w:p w14:paraId="4D8C4A3D" w14:textId="77777777" w:rsidR="005D37A2" w:rsidRPr="00E77497" w:rsidRDefault="005D37A2" w:rsidP="005D37A2">
      <w:pPr>
        <w:pStyle w:val="Alg4"/>
        <w:numPr>
          <w:ilvl w:val="0"/>
          <w:numId w:val="1187"/>
        </w:numPr>
        <w:spacing w:after="120"/>
      </w:pPr>
      <w:r>
        <w:t xml:space="preserve">Return </w:t>
      </w:r>
      <w:r w:rsidRPr="006E7D6A">
        <w:rPr>
          <w:b/>
          <w:bCs/>
        </w:rPr>
        <w:t>true</w:t>
      </w:r>
      <w:r w:rsidRPr="00E77497">
        <w:t>.</w:t>
      </w:r>
    </w:p>
    <w:p w14:paraId="1A08D224" w14:textId="77777777" w:rsidR="005D37A2" w:rsidRDefault="005D37A2" w:rsidP="005D37A2">
      <w:pPr>
        <w:pStyle w:val="30"/>
      </w:pPr>
      <w:bookmarkStart w:id="616" w:name="_Toc368050193"/>
      <w:r>
        <w:t>CreateArrayFromList (elements)</w:t>
      </w:r>
      <w:bookmarkEnd w:id="616"/>
    </w:p>
    <w:p w14:paraId="5F726998" w14:textId="77777777" w:rsidR="005D37A2" w:rsidRPr="00E77497" w:rsidRDefault="005D37A2" w:rsidP="005D37A2">
      <w:r>
        <w:t xml:space="preserve">The abstract operation </w:t>
      </w:r>
      <w:r>
        <w:rPr>
          <w:rFonts w:ascii="Times New Roman" w:hAnsi="Times New Roman"/>
        </w:rPr>
        <w:t>CreateArrayFromList</w:t>
      </w:r>
      <w:r>
        <w:t xml:space="preserve"> is used to create an Array object whose elements are provided by an internal List. This abstract operation performs</w:t>
      </w:r>
      <w:r w:rsidRPr="00E77497">
        <w:t xml:space="preserve"> the following steps:</w:t>
      </w:r>
    </w:p>
    <w:p w14:paraId="4349E71A" w14:textId="77777777" w:rsidR="005D37A2" w:rsidRDefault="005D37A2" w:rsidP="005D37A2">
      <w:pPr>
        <w:pStyle w:val="Alg4"/>
        <w:numPr>
          <w:ilvl w:val="0"/>
          <w:numId w:val="1185"/>
        </w:numPr>
      </w:pPr>
      <w:r>
        <w:t xml:space="preserve">Assert: </w:t>
      </w:r>
      <w:r>
        <w:rPr>
          <w:i/>
          <w:iCs/>
        </w:rPr>
        <w:t>elements</w:t>
      </w:r>
      <w:r>
        <w:t xml:space="preserve"> is a List whose elements are all ECMAScript language values.</w:t>
      </w:r>
    </w:p>
    <w:p w14:paraId="0533A618" w14:textId="77777777" w:rsidR="005D37A2" w:rsidRPr="00E77497" w:rsidRDefault="005D37A2" w:rsidP="005D37A2">
      <w:pPr>
        <w:pStyle w:val="Alg4"/>
        <w:numPr>
          <w:ilvl w:val="0"/>
          <w:numId w:val="1185"/>
        </w:numPr>
      </w:pPr>
      <w:r w:rsidRPr="00E77497">
        <w:t xml:space="preserve">Let </w:t>
      </w:r>
      <w:r w:rsidRPr="00E77497">
        <w:rPr>
          <w:i/>
        </w:rPr>
        <w:t xml:space="preserve">array </w:t>
      </w:r>
      <w:r w:rsidRPr="00E77497">
        <w:t xml:space="preserve">be </w:t>
      </w:r>
      <w:r>
        <w:t>the result of the abstract operation ArrayCreate with argument 0</w:t>
      </w:r>
      <w:r w:rsidRPr="00E77497">
        <w:t>.</w:t>
      </w:r>
    </w:p>
    <w:p w14:paraId="29778B6F" w14:textId="77777777" w:rsidR="005D37A2" w:rsidRPr="00E77497" w:rsidRDefault="005D37A2" w:rsidP="005D37A2">
      <w:pPr>
        <w:pStyle w:val="Alg4"/>
        <w:numPr>
          <w:ilvl w:val="0"/>
          <w:numId w:val="1185"/>
        </w:numPr>
      </w:pPr>
      <w:r w:rsidRPr="00E77497">
        <w:t xml:space="preserve">Let </w:t>
      </w:r>
      <w:r w:rsidRPr="00E77497">
        <w:rPr>
          <w:i/>
        </w:rPr>
        <w:t>n</w:t>
      </w:r>
      <w:r w:rsidRPr="00E77497">
        <w:t xml:space="preserve"> be 0.</w:t>
      </w:r>
    </w:p>
    <w:p w14:paraId="6A2CFB50" w14:textId="77777777" w:rsidR="005D37A2" w:rsidRPr="00E77497" w:rsidRDefault="005D37A2" w:rsidP="005D37A2">
      <w:pPr>
        <w:pStyle w:val="Alg4"/>
        <w:numPr>
          <w:ilvl w:val="0"/>
          <w:numId w:val="1185"/>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rPr>
        <w:t>elements</w:t>
      </w:r>
    </w:p>
    <w:p w14:paraId="5AB20BAB" w14:textId="77777777" w:rsidR="005D37A2" w:rsidRPr="00E77497" w:rsidRDefault="005D37A2" w:rsidP="005D37A2">
      <w:pPr>
        <w:pStyle w:val="Alg4"/>
        <w:numPr>
          <w:ilvl w:val="1"/>
          <w:numId w:val="1185"/>
        </w:numPr>
        <w:tabs>
          <w:tab w:val="left" w:pos="1701"/>
        </w:tabs>
      </w:pPr>
      <w:r>
        <w:t xml:space="preserve">Let </w:t>
      </w:r>
      <w:r>
        <w:rPr>
          <w:i/>
          <w:iCs/>
        </w:rPr>
        <w:t>status</w:t>
      </w:r>
      <w:r>
        <w:t xml:space="preserve"> be the result of</w:t>
      </w:r>
      <w:r w:rsidRPr="00E77497">
        <w:t xml:space="preserve"> </w:t>
      </w:r>
      <w:r>
        <w:t>CreateOwnDataProperty(</w:t>
      </w:r>
      <w:r w:rsidRPr="00E77497">
        <w:rPr>
          <w:i/>
        </w:rPr>
        <w:t>array</w:t>
      </w:r>
      <w:r>
        <w:t>,</w:t>
      </w:r>
      <w:r w:rsidRPr="00E77497">
        <w:t xml:space="preserve"> ToString(</w:t>
      </w:r>
      <w:r w:rsidRPr="00E77497">
        <w:rPr>
          <w:i/>
        </w:rPr>
        <w:t>n</w:t>
      </w:r>
      <w:r w:rsidRPr="00E77497">
        <w:t>)</w:t>
      </w:r>
      <w:r>
        <w:t>,</w:t>
      </w:r>
      <w:r w:rsidRPr="00E77497">
        <w:t xml:space="preserve"> </w:t>
      </w:r>
      <w:r>
        <w:rPr>
          <w:i/>
        </w:rPr>
        <w:t>e</w:t>
      </w:r>
      <w:r>
        <w:t>).</w:t>
      </w:r>
    </w:p>
    <w:p w14:paraId="7B7696A1" w14:textId="77777777" w:rsidR="005D37A2" w:rsidRDefault="005D37A2" w:rsidP="005D37A2">
      <w:pPr>
        <w:pStyle w:val="Alg4"/>
        <w:numPr>
          <w:ilvl w:val="1"/>
          <w:numId w:val="1185"/>
        </w:numPr>
        <w:tabs>
          <w:tab w:val="left" w:pos="1701"/>
        </w:tabs>
      </w:pPr>
      <w:r>
        <w:t xml:space="preserve">Assert:  </w:t>
      </w:r>
      <w:r>
        <w:rPr>
          <w:i/>
          <w:iCs/>
        </w:rPr>
        <w:t>status</w:t>
      </w:r>
      <w:r>
        <w:t xml:space="preserve"> is </w:t>
      </w:r>
      <w:r>
        <w:rPr>
          <w:b/>
          <w:bCs/>
        </w:rPr>
        <w:t>true</w:t>
      </w:r>
      <w:r>
        <w:t>.</w:t>
      </w:r>
    </w:p>
    <w:p w14:paraId="0F7D93D4" w14:textId="77777777" w:rsidR="005D37A2" w:rsidRPr="00E77497" w:rsidRDefault="005D37A2" w:rsidP="005D37A2">
      <w:pPr>
        <w:pStyle w:val="Alg4"/>
        <w:numPr>
          <w:ilvl w:val="1"/>
          <w:numId w:val="1185"/>
        </w:numPr>
        <w:tabs>
          <w:tab w:val="left" w:pos="1701"/>
        </w:tabs>
      </w:pPr>
      <w:r w:rsidRPr="00E77497">
        <w:t xml:space="preserve">Increment </w:t>
      </w:r>
      <w:r w:rsidRPr="00E77497">
        <w:rPr>
          <w:i/>
        </w:rPr>
        <w:t>n</w:t>
      </w:r>
      <w:r w:rsidRPr="00E77497">
        <w:t xml:space="preserve"> by 1.</w:t>
      </w:r>
    </w:p>
    <w:p w14:paraId="5F9CF0E0" w14:textId="77777777" w:rsidR="005D37A2" w:rsidRPr="00E77497" w:rsidRDefault="005D37A2" w:rsidP="005D37A2">
      <w:pPr>
        <w:pStyle w:val="Alg4"/>
        <w:numPr>
          <w:ilvl w:val="0"/>
          <w:numId w:val="1185"/>
        </w:numPr>
        <w:spacing w:after="120"/>
      </w:pPr>
      <w:r w:rsidRPr="00E77497">
        <w:t xml:space="preserve">Return </w:t>
      </w:r>
      <w:r w:rsidRPr="00E77497">
        <w:rPr>
          <w:i/>
        </w:rPr>
        <w:t>array</w:t>
      </w:r>
      <w:r w:rsidRPr="00E77497">
        <w:t>.</w:t>
      </w:r>
    </w:p>
    <w:p w14:paraId="22D19872" w14:textId="77777777" w:rsidR="005D37A2" w:rsidRDefault="005D37A2" w:rsidP="005D37A2">
      <w:pPr>
        <w:pStyle w:val="30"/>
      </w:pPr>
      <w:bookmarkStart w:id="617" w:name="_Toc368050194"/>
      <w:r>
        <w:t>CreateListFromArrayLike (obj)</w:t>
      </w:r>
      <w:bookmarkEnd w:id="617"/>
    </w:p>
    <w:p w14:paraId="5DD20370" w14:textId="77777777" w:rsidR="005D37A2" w:rsidRPr="00E77497" w:rsidRDefault="005D37A2" w:rsidP="005D37A2">
      <w:r>
        <w:t xml:space="preserve">The abstract operation </w:t>
      </w:r>
      <w:r w:rsidRPr="00CF30F3">
        <w:rPr>
          <w:rFonts w:ascii="Times New Roman" w:hAnsi="Times New Roman"/>
        </w:rPr>
        <w:t xml:space="preserve">CreateListFromArrayLike </w:t>
      </w:r>
      <w:r>
        <w:t xml:space="preserve">is used to create a List value whose elements are provided by the indexed properties of an </w:t>
      </w:r>
      <w:del w:id="618" w:author="Rev 19 Allen Wirfs-Brock" w:date="2013-09-09T12:19:00Z">
        <w:r w:rsidDel="00EC125B">
          <w:delText>Array</w:delText>
        </w:r>
      </w:del>
      <w:ins w:id="619" w:author="Rev 19 Allen Wirfs-Brock" w:date="2013-09-09T12:19:00Z">
        <w:r w:rsidR="00EC125B">
          <w:t>array</w:t>
        </w:r>
      </w:ins>
      <w:r>
        <w:t xml:space="preserve">-like </w:t>
      </w:r>
      <w:del w:id="620" w:author="Rev 19 Allen Wirfs-Brock" w:date="2013-09-09T12:19:00Z">
        <w:r w:rsidDel="00EC125B">
          <w:delText>Object</w:delText>
        </w:r>
      </w:del>
      <w:ins w:id="621" w:author="Rev 19 Allen Wirfs-Brock" w:date="2013-09-09T12:19:00Z">
        <w:r w:rsidR="00EC125B">
          <w:t>object</w:t>
        </w:r>
      </w:ins>
      <w:r>
        <w:t>. This abstract operation performs</w:t>
      </w:r>
      <w:r w:rsidRPr="00E77497">
        <w:t xml:space="preserve"> the following steps:</w:t>
      </w:r>
    </w:p>
    <w:p w14:paraId="5CDAB81A" w14:textId="77777777" w:rsidR="005D37A2" w:rsidRPr="00E77497" w:rsidRDefault="005D37A2" w:rsidP="005D37A2">
      <w:pPr>
        <w:pStyle w:val="Alg4"/>
        <w:numPr>
          <w:ilvl w:val="0"/>
          <w:numId w:val="188"/>
        </w:numPr>
      </w:pPr>
      <w:r w:rsidRPr="00E77497">
        <w:t>If Type(</w:t>
      </w:r>
      <w:r>
        <w:rPr>
          <w:i/>
        </w:rPr>
        <w:t>obj</w:t>
      </w:r>
      <w:r w:rsidRPr="00E77497">
        <w:t xml:space="preserve">) is not Object, then throw a </w:t>
      </w:r>
      <w:r w:rsidRPr="00E77497">
        <w:rPr>
          <w:b/>
        </w:rPr>
        <w:t>TypeError</w:t>
      </w:r>
      <w:r w:rsidRPr="00E77497">
        <w:t xml:space="preserve"> exception.</w:t>
      </w:r>
    </w:p>
    <w:p w14:paraId="4DD5A42C" w14:textId="77777777" w:rsidR="005D37A2" w:rsidRPr="00E77497" w:rsidRDefault="005D37A2" w:rsidP="005D37A2">
      <w:pPr>
        <w:pStyle w:val="Alg4"/>
        <w:numPr>
          <w:ilvl w:val="0"/>
          <w:numId w:val="188"/>
        </w:numPr>
      </w:pPr>
      <w:r w:rsidRPr="00E77497">
        <w:t xml:space="preserve">Let </w:t>
      </w:r>
      <w:r w:rsidRPr="00E77497">
        <w:rPr>
          <w:i/>
        </w:rPr>
        <w:t>len</w:t>
      </w:r>
      <w:r w:rsidRPr="00E77497">
        <w:t xml:space="preserve"> be the result of Get</w:t>
      </w:r>
      <w:r>
        <w:t>(</w:t>
      </w:r>
      <w:r>
        <w:rPr>
          <w:i/>
        </w:rPr>
        <w:t>obj</w:t>
      </w:r>
      <w:r>
        <w:t>,</w:t>
      </w:r>
      <w:r w:rsidRPr="00E77497">
        <w:t xml:space="preserve"> </w:t>
      </w:r>
      <w:r w:rsidRPr="00E77497">
        <w:rPr>
          <w:rFonts w:ascii="Courier New" w:hAnsi="Courier New" w:cs="Courier New"/>
          <w:b/>
        </w:rPr>
        <w:t>"length"</w:t>
      </w:r>
      <w:r w:rsidRPr="00844B9F">
        <w:rPr>
          <w:bCs/>
        </w:rPr>
        <w:t>)</w:t>
      </w:r>
      <w:r w:rsidRPr="00E77497">
        <w:t>.</w:t>
      </w:r>
    </w:p>
    <w:p w14:paraId="180806F3" w14:textId="77777777" w:rsidR="005D37A2" w:rsidRDefault="005D37A2" w:rsidP="005D37A2">
      <w:pPr>
        <w:pStyle w:val="M4"/>
        <w:numPr>
          <w:ilvl w:val="0"/>
          <w:numId w:val="188"/>
        </w:numPr>
        <w:tabs>
          <w:tab w:val="num" w:pos="1721"/>
        </w:tabs>
        <w:spacing w:after="0"/>
      </w:pPr>
      <w:r>
        <w:t xml:space="preserve">Let </w:t>
      </w:r>
      <w:r>
        <w:rPr>
          <w:i/>
          <w:iCs/>
        </w:rPr>
        <w:t>n</w:t>
      </w:r>
      <w:r>
        <w:t xml:space="preserve"> be ToInteger(</w:t>
      </w:r>
      <w:r>
        <w:rPr>
          <w:i/>
          <w:iCs/>
        </w:rPr>
        <w:t>len</w:t>
      </w:r>
      <w:r>
        <w:t>).</w:t>
      </w:r>
    </w:p>
    <w:p w14:paraId="06FF5F63" w14:textId="77777777" w:rsidR="005D37A2" w:rsidRDefault="005D37A2" w:rsidP="005D37A2">
      <w:pPr>
        <w:pStyle w:val="M4"/>
        <w:numPr>
          <w:ilvl w:val="0"/>
          <w:numId w:val="188"/>
        </w:numPr>
        <w:tabs>
          <w:tab w:val="num" w:pos="1721"/>
        </w:tabs>
        <w:spacing w:after="0"/>
      </w:pPr>
      <w:r>
        <w:t>ReturnIfAbrupt(</w:t>
      </w:r>
      <w:r>
        <w:rPr>
          <w:i/>
        </w:rPr>
        <w:t>n</w:t>
      </w:r>
      <w:r>
        <w:t>).</w:t>
      </w:r>
    </w:p>
    <w:p w14:paraId="0DFB1AE8" w14:textId="77777777" w:rsidR="005D37A2" w:rsidRPr="00E77497" w:rsidRDefault="005D37A2" w:rsidP="005D37A2">
      <w:pPr>
        <w:pStyle w:val="Alg4"/>
        <w:numPr>
          <w:ilvl w:val="0"/>
          <w:numId w:val="188"/>
        </w:numPr>
      </w:pPr>
      <w:r w:rsidRPr="00E77497">
        <w:t xml:space="preserve">Let </w:t>
      </w:r>
      <w:r>
        <w:rPr>
          <w:i/>
        </w:rPr>
        <w:t>list</w:t>
      </w:r>
      <w:r w:rsidRPr="00E77497">
        <w:t xml:space="preserve">  be an empty List.</w:t>
      </w:r>
    </w:p>
    <w:p w14:paraId="7543E3C3" w14:textId="77777777" w:rsidR="005D37A2" w:rsidRPr="00E77497" w:rsidRDefault="005D37A2" w:rsidP="005D37A2">
      <w:pPr>
        <w:pStyle w:val="Alg4"/>
        <w:numPr>
          <w:ilvl w:val="0"/>
          <w:numId w:val="188"/>
        </w:numPr>
      </w:pPr>
      <w:r w:rsidRPr="00E77497">
        <w:t xml:space="preserve">Let </w:t>
      </w:r>
      <w:r w:rsidRPr="00E77497">
        <w:rPr>
          <w:i/>
        </w:rPr>
        <w:t>index</w:t>
      </w:r>
      <w:r w:rsidRPr="00E77497">
        <w:t xml:space="preserve"> be 0.</w:t>
      </w:r>
    </w:p>
    <w:p w14:paraId="4885937F" w14:textId="77777777" w:rsidR="005D37A2" w:rsidRPr="00E77497" w:rsidRDefault="005D37A2" w:rsidP="005D37A2">
      <w:pPr>
        <w:pStyle w:val="Alg4"/>
        <w:numPr>
          <w:ilvl w:val="0"/>
          <w:numId w:val="188"/>
        </w:numPr>
      </w:pPr>
      <w:r w:rsidRPr="00E77497">
        <w:t xml:space="preserve">Repeat while </w:t>
      </w:r>
      <w:r w:rsidRPr="00E77497">
        <w:rPr>
          <w:i/>
        </w:rPr>
        <w:t>index</w:t>
      </w:r>
      <w:r w:rsidRPr="00E77497">
        <w:t xml:space="preserve"> &lt; </w:t>
      </w:r>
      <w:r>
        <w:rPr>
          <w:i/>
        </w:rPr>
        <w:t>n</w:t>
      </w:r>
    </w:p>
    <w:p w14:paraId="47783917" w14:textId="77777777" w:rsidR="005D37A2" w:rsidRPr="00E77497" w:rsidRDefault="005D37A2" w:rsidP="005D37A2">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14:paraId="6A330BE8" w14:textId="77777777" w:rsidR="005D37A2" w:rsidRPr="00E77497" w:rsidRDefault="005D37A2" w:rsidP="005D37A2">
      <w:pPr>
        <w:pStyle w:val="Alg4"/>
        <w:numPr>
          <w:ilvl w:val="1"/>
          <w:numId w:val="188"/>
        </w:numPr>
      </w:pPr>
      <w:r w:rsidRPr="00E77497">
        <w:t xml:space="preserve">Let </w:t>
      </w:r>
      <w:r w:rsidRPr="00E77497">
        <w:rPr>
          <w:i/>
        </w:rPr>
        <w:t>next</w:t>
      </w:r>
      <w:r w:rsidRPr="00E77497">
        <w:t xml:space="preserve"> be the result of Get</w:t>
      </w:r>
      <w:r>
        <w:t>(</w:t>
      </w:r>
      <w:r>
        <w:rPr>
          <w:i/>
        </w:rPr>
        <w:t>obj</w:t>
      </w:r>
      <w:r>
        <w:t>,</w:t>
      </w:r>
      <w:r w:rsidRPr="00E77497">
        <w:t xml:space="preserve"> </w:t>
      </w:r>
      <w:r w:rsidRPr="00E77497">
        <w:rPr>
          <w:i/>
        </w:rPr>
        <w:t>indexName</w:t>
      </w:r>
      <w:r>
        <w:t>)</w:t>
      </w:r>
      <w:r w:rsidRPr="00E77497">
        <w:t>.</w:t>
      </w:r>
    </w:p>
    <w:p w14:paraId="435CBA58" w14:textId="77777777" w:rsidR="005D37A2" w:rsidRDefault="005D37A2" w:rsidP="005D37A2">
      <w:pPr>
        <w:pStyle w:val="Alg4"/>
        <w:numPr>
          <w:ilvl w:val="1"/>
          <w:numId w:val="188"/>
        </w:numPr>
      </w:pPr>
      <w:r>
        <w:t>ReturnIfAbrupt(</w:t>
      </w:r>
      <w:r>
        <w:rPr>
          <w:i/>
        </w:rPr>
        <w:t>next</w:t>
      </w:r>
      <w:r>
        <w:t>).</w:t>
      </w:r>
    </w:p>
    <w:p w14:paraId="57658D7F" w14:textId="77777777" w:rsidR="005D37A2" w:rsidRPr="00E77497" w:rsidRDefault="005D37A2" w:rsidP="005D37A2">
      <w:pPr>
        <w:pStyle w:val="Alg4"/>
        <w:numPr>
          <w:ilvl w:val="1"/>
          <w:numId w:val="188"/>
        </w:numPr>
      </w:pPr>
      <w:r w:rsidRPr="00E77497">
        <w:t xml:space="preserve">Append </w:t>
      </w:r>
      <w:r w:rsidRPr="00E77497">
        <w:rPr>
          <w:i/>
        </w:rPr>
        <w:t>next</w:t>
      </w:r>
      <w:r w:rsidRPr="00E77497">
        <w:t xml:space="preserve"> as the last element of </w:t>
      </w:r>
      <w:r>
        <w:rPr>
          <w:i/>
        </w:rPr>
        <w:t>l</w:t>
      </w:r>
      <w:r w:rsidRPr="00E77497">
        <w:rPr>
          <w:i/>
        </w:rPr>
        <w:t>ist</w:t>
      </w:r>
      <w:r w:rsidRPr="00E77497">
        <w:t>.</w:t>
      </w:r>
    </w:p>
    <w:p w14:paraId="6DF21E92" w14:textId="77777777" w:rsidR="005D37A2" w:rsidRPr="00CF30F3" w:rsidRDefault="005D37A2" w:rsidP="005D37A2">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14:paraId="7C8BB448" w14:textId="77777777" w:rsidR="005D37A2" w:rsidRDefault="005D37A2" w:rsidP="005D37A2">
      <w:pPr>
        <w:pStyle w:val="Alg4"/>
        <w:numPr>
          <w:ilvl w:val="0"/>
          <w:numId w:val="188"/>
        </w:numPr>
        <w:spacing w:after="240"/>
      </w:pPr>
      <w:r>
        <w:t xml:space="preserve">Return </w:t>
      </w:r>
      <w:r>
        <w:rPr>
          <w:i/>
          <w:iCs/>
        </w:rPr>
        <w:t>list</w:t>
      </w:r>
      <w:r>
        <w:t>.</w:t>
      </w:r>
    </w:p>
    <w:p w14:paraId="16902811" w14:textId="77777777" w:rsidR="005D37A2" w:rsidRPr="00A67AF2" w:rsidRDefault="005D37A2" w:rsidP="005D37A2">
      <w:pPr>
        <w:pStyle w:val="30"/>
      </w:pPr>
      <w:bookmarkStart w:id="622" w:name="_Toc368050195"/>
      <w:r>
        <w:t>Ordinary</w:t>
      </w:r>
      <w:r w:rsidRPr="00A67AF2">
        <w:t>HasInstance (</w:t>
      </w:r>
      <w:r>
        <w:t>C, O</w:t>
      </w:r>
      <w:r w:rsidRPr="00A67AF2">
        <w:t>)</w:t>
      </w:r>
      <w:bookmarkEnd w:id="622"/>
    </w:p>
    <w:p w14:paraId="335DDC08" w14:textId="77777777" w:rsidR="005D37A2" w:rsidRPr="00E77497" w:rsidRDefault="005D37A2" w:rsidP="005D37A2">
      <w:r>
        <w:t>T</w:t>
      </w:r>
      <w:r w:rsidRPr="00675B74">
        <w:t>he</w:t>
      </w:r>
      <w:r w:rsidRPr="000801CC">
        <w:t xml:space="preserve"> </w:t>
      </w:r>
      <w:r>
        <w:t>abstract operation</w:t>
      </w:r>
      <w:r w:rsidRPr="00675B74">
        <w:t xml:space="preserve"> </w:t>
      </w:r>
      <w:r w:rsidRPr="00F45224">
        <w:rPr>
          <w:rFonts w:ascii="Times New Roman" w:eastAsia="Times New Roman" w:hAnsi="Times New Roman"/>
          <w:spacing w:val="6"/>
          <w:lang w:eastAsia="en-US"/>
        </w:rPr>
        <w:t>Ordinary</w:t>
      </w:r>
      <w:r w:rsidRPr="000801CC">
        <w:rPr>
          <w:rFonts w:ascii="Times New Roman" w:eastAsia="Times New Roman" w:hAnsi="Times New Roman"/>
          <w:spacing w:val="6"/>
          <w:lang w:eastAsia="en-US"/>
        </w:rPr>
        <w:t>HasInstance</w:t>
      </w:r>
      <w:r>
        <w:t xml:space="preserve"> implements the default algorithm for determining if an object </w:t>
      </w:r>
      <w:r w:rsidRPr="000801CC">
        <w:rPr>
          <w:rFonts w:ascii="Times New Roman" w:eastAsia="Times New Roman" w:hAnsi="Times New Roman"/>
          <w:i/>
          <w:iCs/>
          <w:spacing w:val="6"/>
          <w:lang w:eastAsia="en-US"/>
        </w:rPr>
        <w:t>O</w:t>
      </w:r>
      <w:r>
        <w:t xml:space="preserve"> inherits from the instance object inheritance path provided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p>
    <w:p w14:paraId="32CF002A" w14:textId="77777777" w:rsidR="005D37A2" w:rsidRDefault="005D37A2" w:rsidP="005D37A2">
      <w:pPr>
        <w:pStyle w:val="Alg4"/>
        <w:numPr>
          <w:ilvl w:val="0"/>
          <w:numId w:val="194"/>
        </w:numPr>
      </w:pPr>
      <w:r>
        <w:t>If IsCallable(</w:t>
      </w:r>
      <w:r>
        <w:rPr>
          <w:i/>
          <w:iCs/>
        </w:rPr>
        <w:t>C</w:t>
      </w:r>
      <w:r>
        <w:t xml:space="preserve">) is </w:t>
      </w:r>
      <w:r w:rsidRPr="00FC2251">
        <w:rPr>
          <w:b/>
        </w:rPr>
        <w:t>false</w:t>
      </w:r>
      <w:r>
        <w:t xml:space="preserve">, return </w:t>
      </w:r>
      <w:r w:rsidRPr="00FC2251">
        <w:rPr>
          <w:b/>
        </w:rPr>
        <w:t>false</w:t>
      </w:r>
      <w:r>
        <w:t>.</w:t>
      </w:r>
    </w:p>
    <w:p w14:paraId="4A461C41" w14:textId="77777777" w:rsidR="005D37A2" w:rsidRDefault="005D37A2" w:rsidP="005D37A2">
      <w:pPr>
        <w:pStyle w:val="Alg4"/>
        <w:numPr>
          <w:ilvl w:val="0"/>
          <w:numId w:val="194"/>
        </w:numPr>
      </w:pPr>
      <w:r>
        <w:t xml:space="preserve">If </w:t>
      </w:r>
      <w:r>
        <w:rPr>
          <w:i/>
          <w:iCs/>
        </w:rPr>
        <w:t>C</w:t>
      </w:r>
      <w:r>
        <w:t xml:space="preserve"> has a [[BoundTargetFunction]] internal data property, then</w:t>
      </w:r>
    </w:p>
    <w:p w14:paraId="7EB6D103" w14:textId="77777777" w:rsidR="005D37A2" w:rsidRDefault="005D37A2" w:rsidP="005D37A2">
      <w:pPr>
        <w:pStyle w:val="Alg4"/>
        <w:numPr>
          <w:ilvl w:val="1"/>
          <w:numId w:val="194"/>
        </w:numPr>
      </w:pPr>
      <w:r>
        <w:t xml:space="preserve">Let </w:t>
      </w:r>
      <w:r>
        <w:rPr>
          <w:i/>
          <w:iCs/>
        </w:rPr>
        <w:t>BC</w:t>
      </w:r>
      <w:r>
        <w:t xml:space="preserve"> be the value of </w:t>
      </w:r>
      <w:r>
        <w:rPr>
          <w:i/>
          <w:iCs/>
        </w:rPr>
        <w:t>C’s</w:t>
      </w:r>
      <w:r>
        <w:t xml:space="preserve"> [[BoundTargetFunction]] internal data property.</w:t>
      </w:r>
    </w:p>
    <w:p w14:paraId="467D5368" w14:textId="77777777" w:rsidR="005D37A2" w:rsidRDefault="005D37A2" w:rsidP="005D37A2">
      <w:pPr>
        <w:pStyle w:val="Alg4"/>
        <w:numPr>
          <w:ilvl w:val="1"/>
          <w:numId w:val="194"/>
        </w:numPr>
      </w:pPr>
      <w:r>
        <w:t xml:space="preserve">Return the result of </w:t>
      </w:r>
      <w:del w:id="623" w:author="Rev 19 Allen Wirfs-Brock" w:date="2013-09-27T13:11:00Z">
        <w:r w:rsidDel="008A78D8">
          <w:delText>instanceofOperator</w:delText>
        </w:r>
      </w:del>
      <w:ins w:id="624" w:author="Rev 19 Allen Wirfs-Brock" w:date="2013-09-27T13:11:00Z">
        <w:r w:rsidR="008A78D8">
          <w:t>InstanceofOperator</w:t>
        </w:r>
      </w:ins>
      <w:r>
        <w:t>(</w:t>
      </w:r>
      <w:r>
        <w:rPr>
          <w:i/>
          <w:iCs/>
        </w:rPr>
        <w:t>O</w:t>
      </w:r>
      <w:r>
        <w:t>,</w:t>
      </w:r>
      <w:r>
        <w:rPr>
          <w:i/>
          <w:iCs/>
        </w:rPr>
        <w:t>BC</w:t>
      </w:r>
      <w:r>
        <w:t xml:space="preserve">)  (see </w:t>
      </w:r>
      <w:ins w:id="625" w:author="Rev 19 Allen Wirfs-Brock" w:date="2013-09-27T13:11:00Z">
        <w:r w:rsidR="008A78D8">
          <w:fldChar w:fldCharType="begin"/>
        </w:r>
        <w:r w:rsidR="008A78D8">
          <w:instrText xml:space="preserve"> REF _Ref368050899 \r \h </w:instrText>
        </w:r>
      </w:ins>
      <w:r w:rsidR="008A78D8">
        <w:fldChar w:fldCharType="separate"/>
      </w:r>
      <w:ins w:id="626" w:author="Rev 19 Allen Wirfs-Brock" w:date="2013-09-27T13:21:00Z">
        <w:r w:rsidR="00D433E8">
          <w:t>12.8.3</w:t>
        </w:r>
      </w:ins>
      <w:ins w:id="627" w:author="Rev 19 Allen Wirfs-Brock" w:date="2013-09-27T13:11:00Z">
        <w:r w:rsidR="008A78D8">
          <w:fldChar w:fldCharType="end"/>
        </w:r>
      </w:ins>
      <w:r>
        <w:t>).</w:t>
      </w:r>
    </w:p>
    <w:p w14:paraId="50F5853C" w14:textId="77777777" w:rsidR="005D37A2" w:rsidRPr="00E77497" w:rsidRDefault="005D37A2" w:rsidP="005D37A2">
      <w:pPr>
        <w:pStyle w:val="Alg4"/>
        <w:numPr>
          <w:ilvl w:val="0"/>
          <w:numId w:val="194"/>
        </w:numPr>
      </w:pPr>
      <w:r w:rsidRPr="000801CC">
        <w:t xml:space="preserve">If </w:t>
      </w:r>
      <w:r w:rsidRPr="00E77497">
        <w:t>Type(</w:t>
      </w:r>
      <w:r>
        <w:rPr>
          <w:i/>
        </w:rPr>
        <w:t>O</w:t>
      </w:r>
      <w:r>
        <w:t xml:space="preserve">) </w:t>
      </w:r>
      <w:r w:rsidRPr="00E77497">
        <w:t xml:space="preserve">is not </w:t>
      </w:r>
      <w:r>
        <w:t>O</w:t>
      </w:r>
      <w:r w:rsidRPr="00E77497">
        <w:t xml:space="preserve">bject, return </w:t>
      </w:r>
      <w:r w:rsidRPr="00E77497">
        <w:rPr>
          <w:b/>
        </w:rPr>
        <w:t>false</w:t>
      </w:r>
      <w:r w:rsidRPr="00E77497">
        <w:t>.</w:t>
      </w:r>
    </w:p>
    <w:p w14:paraId="7605416F" w14:textId="77777777" w:rsidR="005D37A2" w:rsidRPr="00E77497" w:rsidRDefault="005D37A2" w:rsidP="005D37A2">
      <w:pPr>
        <w:pStyle w:val="Alg4"/>
        <w:numPr>
          <w:ilvl w:val="0"/>
          <w:numId w:val="194"/>
        </w:numPr>
      </w:pPr>
      <w:r w:rsidRPr="00E77497">
        <w:t xml:space="preserve">Let </w:t>
      </w:r>
      <w:r>
        <w:rPr>
          <w:i/>
        </w:rPr>
        <w:t>P</w:t>
      </w:r>
      <w:r w:rsidRPr="00E77497">
        <w:t xml:space="preserve"> be the result of Get</w:t>
      </w:r>
      <w:r>
        <w:t>(</w:t>
      </w:r>
      <w:r>
        <w:rPr>
          <w:i/>
        </w:rPr>
        <w:t>C</w:t>
      </w:r>
      <w:r>
        <w:t>,</w:t>
      </w:r>
      <w:r w:rsidRPr="00E77497">
        <w:t xml:space="preserve"> </w:t>
      </w:r>
      <w:r w:rsidRPr="00E77497">
        <w:rPr>
          <w:rFonts w:ascii="Courier New" w:hAnsi="Courier New"/>
          <w:b/>
        </w:rPr>
        <w:t>"prototype"</w:t>
      </w:r>
      <w:r w:rsidRPr="00844B9F">
        <w:rPr>
          <w:bCs/>
        </w:rPr>
        <w:t>)</w:t>
      </w:r>
      <w:r w:rsidRPr="00E77497">
        <w:t>.</w:t>
      </w:r>
    </w:p>
    <w:p w14:paraId="42AC3C14" w14:textId="77777777" w:rsidR="005D37A2" w:rsidRDefault="005D37A2" w:rsidP="005D37A2">
      <w:pPr>
        <w:pStyle w:val="Alg4"/>
        <w:numPr>
          <w:ilvl w:val="0"/>
          <w:numId w:val="194"/>
        </w:numPr>
      </w:pPr>
      <w:r>
        <w:t>ReturnIfAbrupt(</w:t>
      </w:r>
      <w:r>
        <w:rPr>
          <w:i/>
        </w:rPr>
        <w:t>P</w:t>
      </w:r>
      <w:r>
        <w:t>).</w:t>
      </w:r>
    </w:p>
    <w:p w14:paraId="6489B5BD" w14:textId="77777777" w:rsidR="005D37A2" w:rsidRPr="00E77497" w:rsidRDefault="005D37A2" w:rsidP="005D37A2">
      <w:pPr>
        <w:pStyle w:val="Alg4"/>
        <w:numPr>
          <w:ilvl w:val="0"/>
          <w:numId w:val="194"/>
        </w:numPr>
      </w:pPr>
      <w:r w:rsidRPr="00E77497">
        <w:t>If Type(</w:t>
      </w:r>
      <w:r>
        <w:rPr>
          <w:i/>
        </w:rPr>
        <w:t>P</w:t>
      </w:r>
      <w:r w:rsidRPr="00E77497">
        <w:t xml:space="preserve">) is not Object, throw a </w:t>
      </w:r>
      <w:r w:rsidRPr="00E77497">
        <w:rPr>
          <w:b/>
        </w:rPr>
        <w:t>TypeError</w:t>
      </w:r>
      <w:r w:rsidRPr="00E77497">
        <w:t xml:space="preserve"> exception.</w:t>
      </w:r>
    </w:p>
    <w:p w14:paraId="120DF1C6" w14:textId="77777777" w:rsidR="005D37A2" w:rsidRPr="00E77497" w:rsidRDefault="005D37A2" w:rsidP="005D37A2">
      <w:pPr>
        <w:pStyle w:val="Alg4"/>
        <w:numPr>
          <w:ilvl w:val="0"/>
          <w:numId w:val="194"/>
        </w:numPr>
      </w:pPr>
      <w:r w:rsidRPr="00E77497">
        <w:t>Repeat</w:t>
      </w:r>
    </w:p>
    <w:p w14:paraId="3C00F1CD" w14:textId="77777777" w:rsidR="005D37A2" w:rsidRPr="00E77497" w:rsidRDefault="005D37A2" w:rsidP="005D37A2">
      <w:pPr>
        <w:pStyle w:val="Alg4"/>
        <w:numPr>
          <w:ilvl w:val="1"/>
          <w:numId w:val="194"/>
        </w:numPr>
      </w:pPr>
      <w:r>
        <w:t>S</w:t>
      </w:r>
      <w:r w:rsidRPr="00E77497">
        <w:t xml:space="preserve">et </w:t>
      </w:r>
      <w:r>
        <w:rPr>
          <w:i/>
        </w:rPr>
        <w:t>O</w:t>
      </w:r>
      <w:r w:rsidRPr="00E77497">
        <w:t xml:space="preserve"> </w:t>
      </w:r>
      <w:r>
        <w:t>to</w:t>
      </w:r>
      <w:r w:rsidRPr="00E77497">
        <w:t xml:space="preserve"> the </w:t>
      </w:r>
      <w:r>
        <w:t>result</w:t>
      </w:r>
      <w:r w:rsidRPr="00E77497">
        <w:t xml:space="preserve"> of </w:t>
      </w:r>
      <w:r>
        <w:t xml:space="preserve">calling </w:t>
      </w:r>
      <w:r w:rsidRPr="00E77497">
        <w:t>the [[</w:t>
      </w:r>
      <w:del w:id="628" w:author="Rev 19 Allen Wirfs-Brock" w:date="2013-09-12T08:52:00Z">
        <w:r w:rsidDel="00952308">
          <w:delText>GetInheritance</w:delText>
        </w:r>
      </w:del>
      <w:ins w:id="629" w:author="Rev 19 Allen Wirfs-Brock" w:date="2013-09-12T08:52:00Z">
        <w:r w:rsidR="00952308">
          <w:t>GetPrototypeOf</w:t>
        </w:r>
      </w:ins>
      <w:r w:rsidRPr="00E77497">
        <w:t xml:space="preserve">]] internal </w:t>
      </w:r>
      <w:r>
        <w:t>method</w:t>
      </w:r>
      <w:r w:rsidRPr="00E77497">
        <w:t xml:space="preserve"> of </w:t>
      </w:r>
      <w:r>
        <w:rPr>
          <w:i/>
        </w:rPr>
        <w:t>O</w:t>
      </w:r>
      <w:r>
        <w:rPr>
          <w:iCs/>
        </w:rPr>
        <w:t xml:space="preserve"> with no arguments</w:t>
      </w:r>
      <w:r w:rsidRPr="00E77497">
        <w:t>.</w:t>
      </w:r>
    </w:p>
    <w:p w14:paraId="0B491A25" w14:textId="77777777" w:rsidR="005D37A2" w:rsidRDefault="005D37A2" w:rsidP="005D37A2">
      <w:pPr>
        <w:pStyle w:val="Alg4"/>
        <w:numPr>
          <w:ilvl w:val="1"/>
          <w:numId w:val="194"/>
        </w:numPr>
      </w:pPr>
      <w:r>
        <w:t>ReturnIfAbrupt(</w:t>
      </w:r>
      <w:r>
        <w:rPr>
          <w:i/>
        </w:rPr>
        <w:t>O</w:t>
      </w:r>
      <w:r>
        <w:t>).</w:t>
      </w:r>
    </w:p>
    <w:p w14:paraId="0E7CBAA9" w14:textId="77777777" w:rsidR="005D37A2" w:rsidRPr="00E77497" w:rsidRDefault="005D37A2" w:rsidP="005D37A2">
      <w:pPr>
        <w:pStyle w:val="Alg4"/>
        <w:numPr>
          <w:ilvl w:val="1"/>
          <w:numId w:val="194"/>
        </w:numPr>
      </w:pPr>
      <w:r w:rsidRPr="00E77497">
        <w:t xml:space="preserve">If </w:t>
      </w:r>
      <w:r>
        <w:rPr>
          <w:i/>
        </w:rPr>
        <w:t>O</w:t>
      </w:r>
      <w:r w:rsidRPr="00E77497">
        <w:t xml:space="preserve"> is </w:t>
      </w:r>
      <w:r w:rsidRPr="00E77497">
        <w:rPr>
          <w:rFonts w:ascii="Courier New" w:hAnsi="Courier New"/>
          <w:b/>
        </w:rPr>
        <w:t>null</w:t>
      </w:r>
      <w:r w:rsidRPr="00E77497">
        <w:t xml:space="preserve">, return </w:t>
      </w:r>
      <w:r w:rsidRPr="00E77497">
        <w:rPr>
          <w:b/>
        </w:rPr>
        <w:t>false</w:t>
      </w:r>
      <w:r w:rsidRPr="00E77497">
        <w:t>.</w:t>
      </w:r>
    </w:p>
    <w:p w14:paraId="6211A83B" w14:textId="77777777" w:rsidR="005D37A2" w:rsidRPr="00E77497" w:rsidRDefault="005D37A2" w:rsidP="005D37A2">
      <w:pPr>
        <w:pStyle w:val="Alg4"/>
        <w:numPr>
          <w:ilvl w:val="1"/>
          <w:numId w:val="194"/>
        </w:numPr>
        <w:spacing w:after="220"/>
      </w:pPr>
      <w:r w:rsidRPr="00E77497">
        <w:t xml:space="preserve">If </w:t>
      </w:r>
      <w:r>
        <w:t>SameValue(</w:t>
      </w:r>
      <w:r>
        <w:rPr>
          <w:i/>
        </w:rPr>
        <w:t>P</w:t>
      </w:r>
      <w:r>
        <w:t>,</w:t>
      </w:r>
      <w:r w:rsidRPr="00E77497">
        <w:t xml:space="preserve"> </w:t>
      </w:r>
      <w:r>
        <w:rPr>
          <w:i/>
        </w:rPr>
        <w:t>O</w:t>
      </w:r>
      <w:r>
        <w:rPr>
          <w:iCs/>
        </w:rPr>
        <w:t>)</w:t>
      </w:r>
      <w:r w:rsidRPr="00E77497">
        <w:t xml:space="preserve"> </w:t>
      </w:r>
      <w:r>
        <w:t xml:space="preserve">is </w:t>
      </w:r>
      <w:r>
        <w:rPr>
          <w:b/>
        </w:rPr>
        <w:t>true</w:t>
      </w:r>
      <w:r w:rsidRPr="00E77497">
        <w:t xml:space="preserve">, return </w:t>
      </w:r>
      <w:r w:rsidRPr="00E77497">
        <w:rPr>
          <w:b/>
        </w:rPr>
        <w:t>true</w:t>
      </w:r>
      <w:r w:rsidRPr="00E77497">
        <w:t>.</w:t>
      </w:r>
    </w:p>
    <w:p w14:paraId="5A6FBA2C" w14:textId="77777777" w:rsidR="005D37A2" w:rsidRPr="00A67AF2" w:rsidRDefault="005D37A2" w:rsidP="005D37A2">
      <w:pPr>
        <w:pStyle w:val="30"/>
      </w:pPr>
      <w:bookmarkStart w:id="630" w:name="_Toc368050196"/>
      <w:r>
        <w:t>GetPrototypeFromConstructor</w:t>
      </w:r>
      <w:r w:rsidRPr="00A67AF2">
        <w:t xml:space="preserve"> (</w:t>
      </w:r>
      <w:r>
        <w:t xml:space="preserve"> constructor, intrinsicDefaultProto </w:t>
      </w:r>
      <w:r w:rsidRPr="00A67AF2">
        <w:t>)</w:t>
      </w:r>
      <w:bookmarkEnd w:id="630"/>
    </w:p>
    <w:p w14:paraId="0B46028E" w14:textId="77777777" w:rsidR="005D37A2" w:rsidRPr="00E77497" w:rsidRDefault="005D37A2" w:rsidP="005D37A2">
      <w:r>
        <w:t>T</w:t>
      </w:r>
      <w:r w:rsidRPr="00675B74">
        <w:t>he</w:t>
      </w:r>
      <w:r w:rsidRPr="000801CC">
        <w:t xml:space="preserve"> </w:t>
      </w:r>
      <w:r>
        <w:t>abstract operation</w:t>
      </w:r>
      <w:r w:rsidRPr="00675B74">
        <w:t xml:space="preserve"> </w:t>
      </w:r>
      <w:r w:rsidRPr="001E14C5">
        <w:rPr>
          <w:rFonts w:ascii="Times New Roman" w:eastAsia="Times New Roman" w:hAnsi="Times New Roman"/>
          <w:spacing w:val="6"/>
          <w:lang w:eastAsia="en-US"/>
        </w:rPr>
        <w:t xml:space="preserve">GetPrototypeFromConstructor </w:t>
      </w:r>
      <w:r>
        <w:t xml:space="preserve">determines the [[Prototype]] value that should be used to create an object corresponding to a specific constructor. The value is retrieved from the constructor’s </w:t>
      </w:r>
      <w:r w:rsidRPr="00695875">
        <w:rPr>
          <w:rFonts w:ascii="Courier New" w:hAnsi="Courier New" w:cs="Courier New"/>
          <w:b/>
          <w:bCs/>
        </w:rPr>
        <w:t>prototype</w:t>
      </w:r>
      <w:r>
        <w:t xml:space="preserve"> property, if it exists. Otherwise the supplied default is used for [[Prototype]]. This abstract operation performs</w:t>
      </w:r>
      <w:r w:rsidRPr="00E77497">
        <w:t xml:space="preserve"> the following steps:</w:t>
      </w:r>
    </w:p>
    <w:p w14:paraId="17DCA987" w14:textId="77777777" w:rsidR="005D37A2" w:rsidRDefault="005D37A2" w:rsidP="005D37A2">
      <w:pPr>
        <w:numPr>
          <w:ilvl w:val="0"/>
          <w:numId w:val="1276"/>
        </w:numPr>
        <w:contextualSpacing/>
        <w:rPr>
          <w:rFonts w:ascii="Times New Roman" w:hAnsi="Times New Roman"/>
        </w:rPr>
      </w:pPr>
      <w:r>
        <w:rPr>
          <w:rFonts w:ascii="Times New Roman" w:hAnsi="Times New Roman"/>
        </w:rPr>
        <w:t xml:space="preserve">Assert: </w:t>
      </w:r>
      <w:r>
        <w:rPr>
          <w:rFonts w:ascii="Times New Roman" w:hAnsi="Times New Roman"/>
          <w:i/>
          <w:iCs/>
        </w:rPr>
        <w:t>intrinsicDefaultProto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14:paraId="07604C68" w14:textId="77777777" w:rsidR="005D37A2" w:rsidRDefault="005D37A2" w:rsidP="005D37A2">
      <w:pPr>
        <w:numPr>
          <w:ilvl w:val="0"/>
          <w:numId w:val="1276"/>
        </w:numPr>
        <w:contextualSpacing/>
        <w:rPr>
          <w:rFonts w:ascii="Times New Roman" w:hAnsi="Times New Roman"/>
        </w:rPr>
      </w:pPr>
      <w:r>
        <w:rPr>
          <w:rFonts w:ascii="Times New Roman" w:hAnsi="Times New Roman"/>
        </w:rPr>
        <w:t>If IsConstructor (</w:t>
      </w:r>
      <w:r>
        <w:rPr>
          <w:rFonts w:ascii="Times New Roman" w:hAnsi="Times New Roman"/>
          <w:i/>
          <w:iCs/>
        </w:rPr>
        <w:t>constructor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0F59A6">
        <w:rPr>
          <w:rFonts w:ascii="Times New Roman" w:hAnsi="Times New Roman"/>
          <w:b/>
          <w:bCs/>
        </w:rPr>
        <w:t>TypeError</w:t>
      </w:r>
      <w:r>
        <w:rPr>
          <w:rFonts w:ascii="Times New Roman" w:hAnsi="Times New Roman"/>
        </w:rPr>
        <w:t xml:space="preserve"> exception.</w:t>
      </w:r>
    </w:p>
    <w:p w14:paraId="145FD347" w14:textId="77777777" w:rsidR="005D37A2" w:rsidRPr="00E77497" w:rsidRDefault="005D37A2" w:rsidP="005D37A2">
      <w:pPr>
        <w:numPr>
          <w:ilvl w:val="0"/>
          <w:numId w:val="127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constructor</w:t>
      </w:r>
      <w:r>
        <w:rPr>
          <w:rFonts w:ascii="Times New Roman" w:hAnsi="Times New Roman"/>
        </w:rPr>
        <w:t xml:space="preserve">, </w:t>
      </w:r>
      <w:r w:rsidRPr="00E77497">
        <w:rPr>
          <w:rFonts w:ascii="Courier New" w:hAnsi="Courier New"/>
          <w:b/>
        </w:rPr>
        <w:t>"prototype"</w:t>
      </w:r>
      <w:r w:rsidRPr="00844B9F">
        <w:rPr>
          <w:rFonts w:ascii="Times New Roman" w:hAnsi="Times New Roman"/>
          <w:bCs/>
        </w:rPr>
        <w:t>)</w:t>
      </w:r>
      <w:r w:rsidRPr="00E77497">
        <w:rPr>
          <w:rFonts w:ascii="Times New Roman" w:hAnsi="Times New Roman"/>
        </w:rPr>
        <w:t>.</w:t>
      </w:r>
    </w:p>
    <w:p w14:paraId="3B3905B0" w14:textId="77777777" w:rsidR="005D37A2" w:rsidRDefault="005D37A2" w:rsidP="005D37A2">
      <w:pPr>
        <w:numPr>
          <w:ilvl w:val="0"/>
          <w:numId w:val="1276"/>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159C01F0" w14:textId="77777777" w:rsidR="005D37A2" w:rsidRDefault="005D37A2" w:rsidP="005D37A2">
      <w:pPr>
        <w:numPr>
          <w:ilvl w:val="0"/>
          <w:numId w:val="1276"/>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w:t>
      </w:r>
      <w:r>
        <w:rPr>
          <w:rFonts w:ascii="Times New Roman" w:hAnsi="Times New Roman"/>
        </w:rPr>
        <w:t xml:space="preserve">not </w:t>
      </w:r>
      <w:r w:rsidRPr="00E77497">
        <w:rPr>
          <w:rFonts w:ascii="Times New Roman" w:hAnsi="Times New Roman"/>
        </w:rPr>
        <w:t>Object</w:t>
      </w:r>
      <w:r>
        <w:rPr>
          <w:rFonts w:ascii="Times New Roman" w:hAnsi="Times New Roman"/>
        </w:rPr>
        <w:t>, then</w:t>
      </w:r>
    </w:p>
    <w:p w14:paraId="1D03153A" w14:textId="77777777" w:rsidR="005D37A2" w:rsidRDefault="005D37A2" w:rsidP="005D37A2">
      <w:pPr>
        <w:numPr>
          <w:ilvl w:val="1"/>
          <w:numId w:val="1276"/>
        </w:numPr>
        <w:contextualSpacing/>
        <w:rPr>
          <w:rFonts w:ascii="Times New Roman" w:hAnsi="Times New Roman"/>
        </w:rPr>
      </w:pPr>
      <w:r>
        <w:rPr>
          <w:rFonts w:ascii="Times New Roman" w:hAnsi="Times New Roman"/>
        </w:rPr>
        <w:t xml:space="preserve">If </w:t>
      </w:r>
      <w:r>
        <w:rPr>
          <w:rFonts w:ascii="Times New Roman" w:hAnsi="Times New Roman"/>
          <w:i/>
          <w:iCs/>
        </w:rPr>
        <w:t xml:space="preserve">constructor </w:t>
      </w:r>
      <w:r>
        <w:rPr>
          <w:rFonts w:ascii="Times New Roman" w:hAnsi="Times New Roman"/>
        </w:rPr>
        <w:t xml:space="preserve">has a [[Realm]] internal data property, let </w:t>
      </w:r>
      <w:r>
        <w:rPr>
          <w:rFonts w:ascii="Times New Roman" w:hAnsi="Times New Roman"/>
          <w:i/>
          <w:iCs/>
        </w:rPr>
        <w:t>realm</w:t>
      </w:r>
      <w:r>
        <w:rPr>
          <w:rFonts w:ascii="Times New Roman" w:hAnsi="Times New Roman"/>
        </w:rPr>
        <w:t xml:space="preserve"> be </w:t>
      </w:r>
      <w:r>
        <w:rPr>
          <w:rFonts w:ascii="Times New Roman" w:hAnsi="Times New Roman"/>
          <w:i/>
          <w:iCs/>
        </w:rPr>
        <w:t>constructor’s</w:t>
      </w:r>
      <w:r>
        <w:rPr>
          <w:rFonts w:ascii="Times New Roman" w:hAnsi="Times New Roman"/>
        </w:rPr>
        <w:t xml:space="preserve"> [[Realm]].</w:t>
      </w:r>
    </w:p>
    <w:p w14:paraId="1A521F06" w14:textId="77777777" w:rsidR="005D37A2" w:rsidRDefault="005D37A2" w:rsidP="005D37A2">
      <w:pPr>
        <w:numPr>
          <w:ilvl w:val="1"/>
          <w:numId w:val="1276"/>
        </w:numPr>
        <w:contextualSpacing/>
        <w:rPr>
          <w:rFonts w:ascii="Times New Roman" w:hAnsi="Times New Roman"/>
        </w:rPr>
      </w:pPr>
      <w:r>
        <w:rPr>
          <w:rFonts w:ascii="Times New Roman" w:hAnsi="Times New Roman"/>
        </w:rPr>
        <w:t>Else,</w:t>
      </w:r>
    </w:p>
    <w:p w14:paraId="5B7CF18F" w14:textId="77777777" w:rsidR="005D37A2" w:rsidRPr="00FE3BD9" w:rsidRDefault="005D37A2" w:rsidP="005D37A2">
      <w:pPr>
        <w:numPr>
          <w:ilvl w:val="2"/>
          <w:numId w:val="1276"/>
        </w:numPr>
        <w:contextualSpacing/>
        <w:rPr>
          <w:rFonts w:ascii="Times New Roman" w:hAnsi="Times New Roman"/>
        </w:rPr>
      </w:pPr>
      <w:r w:rsidRPr="00FE3BD9">
        <w:rPr>
          <w:rFonts w:ascii="Times New Roman" w:hAnsi="Times New Roman"/>
        </w:rPr>
        <w:t xml:space="preserve">Let </w:t>
      </w:r>
      <w:r w:rsidRPr="00FE3BD9">
        <w:rPr>
          <w:rFonts w:ascii="Times New Roman" w:hAnsi="Times New Roman"/>
          <w:i/>
          <w:iCs/>
        </w:rPr>
        <w:t>ctx</w:t>
      </w:r>
      <w:r w:rsidRPr="00FE3BD9">
        <w:rPr>
          <w:rFonts w:ascii="Times New Roman" w:hAnsi="Times New Roman"/>
        </w:rPr>
        <w:t xml:space="preserve"> be the running execution context.</w:t>
      </w:r>
    </w:p>
    <w:p w14:paraId="634BE69F" w14:textId="77777777" w:rsidR="005D37A2" w:rsidRDefault="005D37A2" w:rsidP="005D37A2">
      <w:pPr>
        <w:numPr>
          <w:ilvl w:val="2"/>
          <w:numId w:val="1276"/>
        </w:numPr>
        <w:contextualSpacing/>
        <w:rPr>
          <w:rFonts w:ascii="Times New Roman" w:hAnsi="Times New Roman"/>
        </w:rPr>
      </w:pPr>
      <w:r>
        <w:rPr>
          <w:rFonts w:ascii="Times New Roman" w:hAnsi="Times New Roman"/>
        </w:rPr>
        <w:t xml:space="preserve">Let </w:t>
      </w:r>
      <w:r>
        <w:rPr>
          <w:rFonts w:ascii="Times New Roman" w:hAnsi="Times New Roman"/>
          <w:i/>
          <w:iCs/>
        </w:rPr>
        <w:t>realm</w:t>
      </w:r>
      <w:r>
        <w:rPr>
          <w:rFonts w:ascii="Times New Roman" w:hAnsi="Times New Roman"/>
        </w:rPr>
        <w:t xml:space="preserve"> be </w:t>
      </w:r>
      <w:r w:rsidRPr="00FE3BD9">
        <w:rPr>
          <w:rFonts w:ascii="Times New Roman" w:hAnsi="Times New Roman"/>
          <w:i/>
          <w:iCs/>
        </w:rPr>
        <w:t>ctx’s</w:t>
      </w:r>
      <w:r w:rsidRPr="00FE3BD9">
        <w:rPr>
          <w:rFonts w:ascii="Times New Roman" w:hAnsi="Times New Roman"/>
        </w:rPr>
        <w:t xml:space="preserve"> Realm.</w:t>
      </w:r>
    </w:p>
    <w:p w14:paraId="71DB3C46" w14:textId="77777777" w:rsidR="005D37A2" w:rsidRDefault="005D37A2" w:rsidP="005D37A2">
      <w:pPr>
        <w:numPr>
          <w:ilvl w:val="1"/>
          <w:numId w:val="1276"/>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w:t>
      </w:r>
      <w:r>
        <w:rPr>
          <w:rFonts w:ascii="Times New Roman" w:hAnsi="Times New Roman"/>
          <w:i/>
          <w:iCs/>
        </w:rPr>
        <w:t>realm’s</w:t>
      </w:r>
      <w:r>
        <w:rPr>
          <w:rFonts w:ascii="Times New Roman" w:hAnsi="Times New Roman"/>
        </w:rPr>
        <w:t xml:space="preserve"> intrinsic object named </w:t>
      </w:r>
      <w:r>
        <w:rPr>
          <w:rFonts w:ascii="Times New Roman" w:hAnsi="Times New Roman"/>
          <w:i/>
          <w:iCs/>
        </w:rPr>
        <w:t>intrinsicDefaultProto</w:t>
      </w:r>
      <w:r>
        <w:rPr>
          <w:rFonts w:ascii="Times New Roman" w:hAnsi="Times New Roman"/>
        </w:rPr>
        <w:t>.</w:t>
      </w:r>
    </w:p>
    <w:p w14:paraId="02A43375" w14:textId="77777777" w:rsidR="005D37A2" w:rsidRPr="00E77497" w:rsidRDefault="005D37A2" w:rsidP="005D37A2">
      <w:pPr>
        <w:numPr>
          <w:ilvl w:val="0"/>
          <w:numId w:val="1276"/>
        </w:numPr>
        <w:contextualSpacing/>
        <w:rPr>
          <w:rFonts w:ascii="Times New Roman" w:hAnsi="Times New Roman"/>
        </w:rPr>
      </w:pPr>
      <w:r w:rsidRPr="00E77497">
        <w:rPr>
          <w:rFonts w:ascii="Times New Roman" w:hAnsi="Times New Roman"/>
        </w:rPr>
        <w:t xml:space="preserve">Return </w:t>
      </w:r>
      <w:r>
        <w:rPr>
          <w:rFonts w:ascii="Times New Roman" w:hAnsi="Times New Roman"/>
          <w:i/>
        </w:rPr>
        <w:t>proto</w:t>
      </w:r>
      <w:r w:rsidRPr="00E77497">
        <w:rPr>
          <w:rFonts w:ascii="Times New Roman" w:hAnsi="Times New Roman"/>
        </w:rPr>
        <w:t>.</w:t>
      </w:r>
    </w:p>
    <w:p w14:paraId="7056C3E0" w14:textId="77777777" w:rsidR="005D37A2" w:rsidRPr="00E90AD0" w:rsidRDefault="005D37A2" w:rsidP="005D37A2">
      <w:pPr>
        <w:pStyle w:val="Note"/>
      </w:pPr>
      <w:r>
        <w:t>NOTE</w:t>
      </w:r>
      <w:r>
        <w:tab/>
        <w:t xml:space="preserve">If </w:t>
      </w:r>
      <w:r w:rsidRPr="00AC0382">
        <w:rPr>
          <w:rFonts w:ascii="Times New Roman" w:hAnsi="Times New Roman"/>
          <w:i/>
          <w:iCs/>
        </w:rPr>
        <w:t>constructor</w:t>
      </w:r>
      <w:r>
        <w:t xml:space="preserve"> does not supply a [[Prototype]] value, the default value that is used is obtained from the Code Realm of the </w:t>
      </w:r>
      <w:r w:rsidRPr="00E90AD0">
        <w:rPr>
          <w:rFonts w:ascii="Times New Roman" w:hAnsi="Times New Roman"/>
          <w:i/>
          <w:iCs/>
        </w:rPr>
        <w:t>constructor</w:t>
      </w:r>
      <w:r>
        <w:t xml:space="preserve"> function rather than from the running execution context.  This accounts for the possibility that a built-in @@create method from a different Code Realm might be installed on </w:t>
      </w:r>
      <w:r w:rsidRPr="00E90AD0">
        <w:rPr>
          <w:rFonts w:ascii="Times New Roman" w:hAnsi="Times New Roman"/>
          <w:i/>
          <w:iCs/>
        </w:rPr>
        <w:t>constructor</w:t>
      </w:r>
      <w:r>
        <w:t>.</w:t>
      </w:r>
    </w:p>
    <w:p w14:paraId="4BA5674E" w14:textId="77777777" w:rsidR="005D37A2" w:rsidRPr="00A67AF2" w:rsidRDefault="005D37A2" w:rsidP="005D37A2">
      <w:pPr>
        <w:pStyle w:val="30"/>
      </w:pPr>
      <w:bookmarkStart w:id="631" w:name="_Toc368050197"/>
      <w:r>
        <w:t>OrdinaryCreateFromConstructor</w:t>
      </w:r>
      <w:r w:rsidRPr="00A67AF2">
        <w:t xml:space="preserve"> (</w:t>
      </w:r>
      <w:r>
        <w:t xml:space="preserve"> constructor, intrinsicDefaultProto, internalDataList </w:t>
      </w:r>
      <w:r w:rsidRPr="00A67AF2">
        <w:t>)</w:t>
      </w:r>
      <w:bookmarkEnd w:id="631"/>
    </w:p>
    <w:p w14:paraId="237900B7" w14:textId="77777777" w:rsidR="005D37A2" w:rsidRPr="00E77497" w:rsidRDefault="005D37A2" w:rsidP="005D37A2">
      <w:r>
        <w:t>T</w:t>
      </w:r>
      <w:r w:rsidRPr="00675B74">
        <w:t>he</w:t>
      </w:r>
      <w:r w:rsidRPr="000801CC">
        <w:t xml:space="preserve"> </w:t>
      </w:r>
      <w:r>
        <w:t>abstract operation</w:t>
      </w:r>
      <w:r w:rsidRPr="00675B74">
        <w:t xml:space="preserve"> </w:t>
      </w:r>
      <w:r w:rsidRPr="00277CB5">
        <w:rPr>
          <w:rFonts w:ascii="Times New Roman" w:eastAsia="Times New Roman" w:hAnsi="Times New Roman"/>
          <w:spacing w:val="6"/>
          <w:lang w:eastAsia="en-US"/>
        </w:rPr>
        <w:t xml:space="preserve">OrdinaryCreateFromConstructor </w:t>
      </w:r>
      <w:r>
        <w:t xml:space="preserve">creates an ordinary object whose [[Prototype]] value is retrieved from a constructor’s </w:t>
      </w:r>
      <w:r w:rsidRPr="00695875">
        <w:rPr>
          <w:rFonts w:ascii="Courier New" w:hAnsi="Courier New" w:cs="Courier New"/>
          <w:b/>
          <w:bCs/>
        </w:rPr>
        <w:t>prototype</w:t>
      </w:r>
      <w:r>
        <w:t xml:space="preserve"> property, if it exists. Otherwise the supplied default is used for [[Prototype]]. The optional </w:t>
      </w:r>
      <w:r w:rsidRPr="00AD0B0E">
        <w:rPr>
          <w:rFonts w:ascii="Times New Roman" w:eastAsia="Times New Roman" w:hAnsi="Times New Roman"/>
          <w:i/>
          <w:iCs/>
          <w:spacing w:val="6"/>
          <w:lang w:eastAsia="en-US"/>
        </w:rPr>
        <w:t>internalDataList</w:t>
      </w:r>
      <w:r>
        <w:t xml:space="preserve"> is a List of the names of internal data property names that should be defined as part of the object. If the list is not provided, an empty List is used.  This abstract operation performs</w:t>
      </w:r>
      <w:r w:rsidRPr="00E77497">
        <w:t xml:space="preserve"> the following steps:</w:t>
      </w:r>
    </w:p>
    <w:p w14:paraId="741D3D1A" w14:textId="77777777" w:rsidR="005D37A2" w:rsidRDefault="005D37A2" w:rsidP="005D37A2">
      <w:pPr>
        <w:numPr>
          <w:ilvl w:val="0"/>
          <w:numId w:val="1319"/>
        </w:numPr>
        <w:contextualSpacing/>
        <w:rPr>
          <w:rFonts w:ascii="Times New Roman" w:hAnsi="Times New Roman"/>
        </w:rPr>
      </w:pPr>
      <w:r>
        <w:rPr>
          <w:rFonts w:ascii="Times New Roman" w:hAnsi="Times New Roman"/>
        </w:rPr>
        <w:t xml:space="preserve">Assert: </w:t>
      </w:r>
      <w:r>
        <w:rPr>
          <w:rFonts w:ascii="Times New Roman" w:hAnsi="Times New Roman"/>
          <w:i/>
          <w:iCs/>
        </w:rPr>
        <w:t>intrinsicDefaultProto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14:paraId="20BDF95F" w14:textId="77777777" w:rsidR="005D37A2" w:rsidRDefault="005D37A2" w:rsidP="005D37A2">
      <w:pPr>
        <w:numPr>
          <w:ilvl w:val="0"/>
          <w:numId w:val="13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constructor</w:t>
      </w:r>
      <w:r>
        <w:rPr>
          <w:rFonts w:ascii="Times New Roman" w:hAnsi="Times New Roman"/>
        </w:rPr>
        <w:t>,</w:t>
      </w:r>
      <w:r w:rsidRPr="004A6E26">
        <w:rPr>
          <w:rFonts w:ascii="Times New Roman" w:hAnsi="Times New Roman"/>
          <w:i/>
          <w:iCs/>
        </w:rPr>
        <w:t xml:space="preserve"> </w:t>
      </w:r>
      <w:r>
        <w:rPr>
          <w:rFonts w:ascii="Times New Roman" w:hAnsi="Times New Roman"/>
          <w:i/>
          <w:iCs/>
        </w:rPr>
        <w:t>intrinsicDefaultProto</w:t>
      </w:r>
      <w:r>
        <w:rPr>
          <w:rFonts w:ascii="Times New Roman" w:hAnsi="Times New Roman"/>
        </w:rPr>
        <w:t>).</w:t>
      </w:r>
    </w:p>
    <w:p w14:paraId="33146CC8" w14:textId="77777777" w:rsidR="005D37A2" w:rsidRDefault="005D37A2" w:rsidP="005D37A2">
      <w:pPr>
        <w:numPr>
          <w:ilvl w:val="0"/>
          <w:numId w:val="13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319E0222" w14:textId="77777777" w:rsidR="005D37A2" w:rsidRPr="00E77497" w:rsidRDefault="005D37A2" w:rsidP="005D37A2">
      <w:pPr>
        <w:numPr>
          <w:ilvl w:val="0"/>
          <w:numId w:val="1319"/>
        </w:numPr>
        <w:contextualSpacing/>
        <w:rPr>
          <w:rFonts w:ascii="Times New Roman" w:hAnsi="Times New Roman"/>
        </w:rPr>
      </w:pPr>
      <w:r w:rsidRPr="00E77497">
        <w:rPr>
          <w:rFonts w:ascii="Times New Roman" w:hAnsi="Times New Roman"/>
        </w:rPr>
        <w:t xml:space="preserve">Return </w:t>
      </w:r>
      <w:r w:rsidRPr="005F7AD6">
        <w:rPr>
          <w:rFonts w:ascii="Times New Roman" w:hAnsi="Times New Roman"/>
        </w:rPr>
        <w:t>the result of the abstract operation ObjectCreate</w:t>
      </w:r>
      <w:r>
        <w:rPr>
          <w:rFonts w:ascii="Times New Roman" w:hAnsi="Times New Roman"/>
        </w:rPr>
        <w:t>(</w:t>
      </w:r>
      <w:r>
        <w:rPr>
          <w:rFonts w:ascii="Times New Roman" w:hAnsi="Times New Roman"/>
          <w:i/>
        </w:rPr>
        <w:t>proto</w:t>
      </w:r>
      <w:r>
        <w:rPr>
          <w:rFonts w:ascii="Times New Roman" w:hAnsi="Times New Roman"/>
          <w:iCs/>
        </w:rPr>
        <w:t xml:space="preserve">, </w:t>
      </w:r>
      <w:r w:rsidRPr="00977F8C">
        <w:rPr>
          <w:rFonts w:ascii="Times New Roman" w:eastAsia="Times New Roman" w:hAnsi="Times New Roman"/>
          <w:i/>
          <w:iCs/>
          <w:spacing w:val="6"/>
          <w:lang w:eastAsia="en-US"/>
        </w:rPr>
        <w:t>internalDataList</w:t>
      </w:r>
      <w:r>
        <w:rPr>
          <w:rFonts w:ascii="Times New Roman" w:eastAsia="Times New Roman" w:hAnsi="Times New Roman"/>
          <w:spacing w:val="6"/>
          <w:lang w:eastAsia="en-US"/>
        </w:rPr>
        <w:t>)</w:t>
      </w:r>
      <w:r w:rsidRPr="00E77497">
        <w:rPr>
          <w:rFonts w:ascii="Times New Roman" w:hAnsi="Times New Roman"/>
        </w:rPr>
        <w:t>.</w:t>
      </w:r>
    </w:p>
    <w:p w14:paraId="15C4A526" w14:textId="77777777" w:rsidR="003A4A57" w:rsidRPr="00E77497" w:rsidRDefault="003A4A57" w:rsidP="003A4A57">
      <w:pPr>
        <w:pStyle w:val="1"/>
      </w:pPr>
      <w:bookmarkStart w:id="632" w:name="_Toc368050198"/>
      <w:r w:rsidRPr="00E77497">
        <w:t>Executable Code and Execution Contexts</w:t>
      </w:r>
      <w:bookmarkEnd w:id="632"/>
    </w:p>
    <w:p w14:paraId="340071A1" w14:textId="77777777" w:rsidR="003A4A57" w:rsidRPr="00E65A34" w:rsidRDefault="003A4A57" w:rsidP="003A4A57">
      <w:pPr>
        <w:pStyle w:val="20"/>
      </w:pPr>
      <w:bookmarkStart w:id="633" w:name="_Ref365528902"/>
      <w:bookmarkStart w:id="634" w:name="_Toc368050199"/>
      <w:r w:rsidRPr="00E65A34">
        <w:t>Lexical Environments</w:t>
      </w:r>
      <w:bookmarkEnd w:id="633"/>
      <w:bookmarkEnd w:id="634"/>
    </w:p>
    <w:p w14:paraId="10140AA1" w14:textId="77777777" w:rsidR="003A4A57" w:rsidRPr="00E77497" w:rsidRDefault="003A4A57" w:rsidP="003A4A57">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Pr>
          <w:rFonts w:ascii="Times New Roman" w:hAnsi="Times New Roman"/>
          <w:i/>
        </w:rPr>
        <w:t>Block</w:t>
      </w:r>
      <w:r w:rsidRPr="00E77497">
        <w:rPr>
          <w:rFonts w:ascii="Times New Roman" w:hAnsi="Times New Roman"/>
          <w:i/>
        </w:rPr>
        <w:t>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6BE86D7F" w14:textId="77777777" w:rsidR="003A4A57" w:rsidRPr="00E77497" w:rsidRDefault="003A4A57" w:rsidP="003A4A57">
      <w:r w:rsidRPr="00E77497">
        <w:t xml:space="preserve">An </w:t>
      </w:r>
      <w:r w:rsidRPr="00E77497">
        <w:rPr>
          <w:i/>
        </w:rPr>
        <w:t>Environment Record</w:t>
      </w:r>
      <w:r w:rsidRPr="00E77497">
        <w:t xml:space="preserve"> records the identifier bindings that are created within the scope of its associated Lexical Environment.</w:t>
      </w:r>
    </w:p>
    <w:p w14:paraId="4EBD8504" w14:textId="77777777" w:rsidR="003A4A57" w:rsidRPr="00E77497" w:rsidRDefault="003A4A57" w:rsidP="003A4A57">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r>
        <w:t>evaluation</w:t>
      </w:r>
      <w:r w:rsidRPr="00E77497">
        <w:t xml:space="preserve"> of the surrounding function.</w:t>
      </w:r>
    </w:p>
    <w:p w14:paraId="57A4C93C" w14:textId="77777777" w:rsidR="003A4A57" w:rsidRPr="00120381" w:rsidRDefault="003A4A57" w:rsidP="003A4A57">
      <w:pPr>
        <w:rPr>
          <w:sz w:val="24"/>
          <w:szCs w:val="24"/>
        </w:rPr>
      </w:pPr>
      <w:r>
        <w:t>A</w:t>
      </w:r>
      <w:r w:rsidRPr="00E77497">
        <w:t xml:space="preserve"> </w:t>
      </w:r>
      <w:r w:rsidRPr="00E77497">
        <w:rPr>
          <w:i/>
        </w:rPr>
        <w:t>global environment</w:t>
      </w:r>
      <w:r w:rsidRPr="00E77497">
        <w:t xml:space="preserve"> is a Lexical Environment which </w:t>
      </w:r>
      <w:r>
        <w:t>does not have an outer environment</w:t>
      </w:r>
      <w:r w:rsidRPr="00E77497">
        <w:t xml:space="preserve">. The global environment’s outer environment reference is </w:t>
      </w:r>
      <w:r w:rsidRPr="00E77497">
        <w:rPr>
          <w:b/>
        </w:rPr>
        <w:t>null</w:t>
      </w:r>
      <w:r w:rsidRPr="00E77497">
        <w:t>.</w:t>
      </w:r>
      <w:r>
        <w:t xml:space="preserve"> A global environment’s environment record may be prepopulated with identifier bindings and includes an associated </w:t>
      </w:r>
      <w:r w:rsidRPr="00E41B65">
        <w:rPr>
          <w:i/>
        </w:rPr>
        <w:t>global object</w:t>
      </w:r>
      <w:r>
        <w:t xml:space="preserve"> whose properties provide some of the global environment’s identifier bindings.</w:t>
      </w:r>
      <w:r w:rsidRPr="00E77497">
        <w:t xml:space="preserve"> </w:t>
      </w:r>
      <w:r>
        <w:t xml:space="preserve">This global object is the value of a global environment’s  </w:t>
      </w:r>
      <w:r w:rsidRPr="005B1DB1">
        <w:rPr>
          <w:rFonts w:ascii="Courier New" w:hAnsi="Courier New" w:cs="Courier New"/>
          <w:b/>
        </w:rPr>
        <w:t>this</w:t>
      </w:r>
      <w:r>
        <w:t xml:space="preserve"> binding. </w:t>
      </w:r>
      <w:r w:rsidRPr="00E77497">
        <w:t>As ECMAScript code is executed, additional properties may be added to the global object and the initial properties may be modified.</w:t>
      </w:r>
      <w:r w:rsidRPr="00120381">
        <w:rPr>
          <w:sz w:val="24"/>
          <w:szCs w:val="24"/>
        </w:rPr>
        <w:t xml:space="preserve"> </w:t>
      </w:r>
    </w:p>
    <w:p w14:paraId="67C8FA61" w14:textId="77777777" w:rsidR="003A4A57" w:rsidRDefault="003A4A57" w:rsidP="003A4A57">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environment also captures the state necessary to support </w:t>
      </w:r>
      <w:r w:rsidRPr="008F06EA">
        <w:rPr>
          <w:rFonts w:ascii="Courier New" w:hAnsi="Courier New" w:cs="Courier New"/>
          <w:b/>
        </w:rPr>
        <w:t>super</w:t>
      </w:r>
      <w:r>
        <w:t xml:space="preserve"> method invocations.</w:t>
      </w:r>
    </w:p>
    <w:p w14:paraId="243A578C" w14:textId="77777777" w:rsidR="003A4A57" w:rsidRPr="00E77497" w:rsidRDefault="003A4A57" w:rsidP="003A4A57">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6D3D5672" w14:textId="77777777" w:rsidR="003A4A57" w:rsidRPr="00E77497" w:rsidRDefault="003A4A57" w:rsidP="003A4A57">
      <w:pPr>
        <w:pStyle w:val="30"/>
      </w:pPr>
      <w:bookmarkStart w:id="635" w:name="_Ref365530575"/>
      <w:bookmarkStart w:id="636" w:name="_Ref365530749"/>
      <w:bookmarkStart w:id="637" w:name="_Ref365530812"/>
      <w:bookmarkStart w:id="638" w:name="_Toc368050200"/>
      <w:r w:rsidRPr="00E77497">
        <w:t>Environment Records</w:t>
      </w:r>
      <w:bookmarkEnd w:id="635"/>
      <w:bookmarkEnd w:id="636"/>
      <w:bookmarkEnd w:id="637"/>
      <w:bookmarkEnd w:id="638"/>
    </w:p>
    <w:p w14:paraId="652A4348" w14:textId="77777777" w:rsidR="003A4A57" w:rsidRPr="00E77497" w:rsidRDefault="003A4A57" w:rsidP="003A4A57">
      <w:r w:rsidRPr="00E77497">
        <w:t xml:space="preserve">There are two </w:t>
      </w:r>
      <w:r>
        <w:t xml:space="preserve">primary </w:t>
      </w:r>
      <w:r w:rsidRPr="00E77497">
        <w:t xml:space="preserve">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WithStatement</w:t>
      </w:r>
      <w:r w:rsidRPr="00E77497">
        <w:t xml:space="preserve"> that associate identifier bindings with the properties of some object.</w:t>
      </w:r>
      <w:r>
        <w:t xml:space="preserve"> Global Environment Records and Function Environment Records are specializations  that are used for specifically for </w:t>
      </w:r>
      <w:r w:rsidRPr="005D449B">
        <w:rPr>
          <w:rFonts w:ascii="Times New Roman" w:hAnsi="Times New Roman"/>
          <w:i/>
        </w:rPr>
        <w:t>Script</w:t>
      </w:r>
      <w:r>
        <w:t xml:space="preserve"> global declarations and for top-level declarations within functions.</w:t>
      </w:r>
    </w:p>
    <w:p w14:paraId="21640257" w14:textId="77777777" w:rsidR="003A4A57" w:rsidRPr="00E77497" w:rsidRDefault="003A4A57" w:rsidP="003A4A57">
      <w:r w:rsidRPr="00E77497">
        <w:t xml:space="preserve">For specification purposes Environment Record values can be thought of as existing in a simple object-oriented hierarchy where Environment Record is an abstract class with </w:t>
      </w:r>
      <w:r>
        <w:t>three</w:t>
      </w:r>
      <w:r w:rsidRPr="00E77497">
        <w:t xml:space="preserve"> concrete subclasses, declarative environment record</w:t>
      </w:r>
      <w:r>
        <w:t>,</w:t>
      </w:r>
      <w:r w:rsidRPr="00E77497">
        <w:t xml:space="preserve"> object environment record</w:t>
      </w:r>
      <w:r>
        <w:t>, and global environment record</w:t>
      </w:r>
      <w:r w:rsidRPr="00E77497">
        <w:t xml:space="preserve">. </w:t>
      </w:r>
      <w:r>
        <w:t xml:space="preserve">Function environment records are a subclass of declarative environment record. </w:t>
      </w:r>
      <w:r w:rsidRPr="00E77497">
        <w:t>The abstract class includes the abstract specification methods defined in</w:t>
      </w:r>
      <w:r w:rsidR="00CF10B9">
        <w:t xml:space="preserve"> </w:t>
      </w:r>
      <w:r w:rsidR="00CF10B9">
        <w:fldChar w:fldCharType="begin"/>
      </w:r>
      <w:r w:rsidR="00CF10B9">
        <w:instrText xml:space="preserve"> REF _Ref365644814 \h </w:instrText>
      </w:r>
      <w:r w:rsidR="00CF10B9">
        <w:fldChar w:fldCharType="separate"/>
      </w:r>
      <w:r w:rsidR="00D433E8">
        <w:t xml:space="preserve">Table </w:t>
      </w:r>
      <w:r w:rsidR="00D433E8">
        <w:rPr>
          <w:noProof/>
        </w:rPr>
        <w:t>16</w:t>
      </w:r>
      <w:r w:rsidR="00CF10B9">
        <w:fldChar w:fldCharType="end"/>
      </w:r>
      <w:r w:rsidRPr="00E77497">
        <w:t xml:space="preserve">. These abstract methods have distinct concrete algorithms for each of the concrete subclasses. </w:t>
      </w:r>
    </w:p>
    <w:p w14:paraId="14BA8DA3" w14:textId="77777777" w:rsidR="003A4A57" w:rsidRPr="00E77497" w:rsidRDefault="003A4A57" w:rsidP="003A4A57">
      <w:pPr>
        <w:pStyle w:val="Tabletitle"/>
      </w:pPr>
      <w:bookmarkStart w:id="639" w:name="_Ref365644814"/>
      <w:r>
        <w:t xml:space="preserve">Table </w:t>
      </w:r>
      <w:r>
        <w:fldChar w:fldCharType="begin"/>
      </w:r>
      <w:r>
        <w:instrText xml:space="preserve"> SEQ Table \* ARABIC </w:instrText>
      </w:r>
      <w:r>
        <w:fldChar w:fldCharType="separate"/>
      </w:r>
      <w:r w:rsidR="00D433E8">
        <w:rPr>
          <w:noProof/>
        </w:rPr>
        <w:t>16</w:t>
      </w:r>
      <w:r>
        <w:fldChar w:fldCharType="end"/>
      </w:r>
      <w:bookmarkEnd w:id="639"/>
      <w:r w:rsidRPr="00E77497">
        <w:t xml:space="preserve"> —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
      <w:tr w:rsidR="003A4A57" w:rsidRPr="004D1BD1" w14:paraId="6DE3440A" w14:textId="77777777" w:rsidTr="003A4A57">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14:paraId="53D86B5F"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309C0E74"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4D1BD1" w14:paraId="0418A7CB" w14:textId="77777777" w:rsidTr="003A4A57">
        <w:trPr>
          <w:jc w:val="right"/>
        </w:trPr>
        <w:tc>
          <w:tcPr>
            <w:tcW w:w="3162" w:type="dxa"/>
            <w:tcBorders>
              <w:top w:val="nil"/>
              <w:left w:val="single" w:sz="6" w:space="0" w:color="auto"/>
              <w:bottom w:val="single" w:sz="6" w:space="0" w:color="auto"/>
              <w:right w:val="single" w:sz="6" w:space="0" w:color="auto"/>
            </w:tcBorders>
            <w:hideMark/>
          </w:tcPr>
          <w:p w14:paraId="42B633E9" w14:textId="77777777" w:rsidR="003A4A57" w:rsidRPr="00E65A34" w:rsidRDefault="003A4A57" w:rsidP="003A4A57">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14:paraId="62F24A48" w14:textId="77777777" w:rsidR="003A4A57" w:rsidRPr="00E77497" w:rsidRDefault="003A4A57" w:rsidP="003A4A57">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3A4A57" w:rsidRPr="004D1BD1" w14:paraId="47F55D07" w14:textId="77777777" w:rsidTr="003A4A57">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14:paraId="40E9BEFC" w14:textId="77777777" w:rsidR="003A4A57" w:rsidRPr="00E65A34" w:rsidRDefault="003A4A57" w:rsidP="003A4A57">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14:paraId="625091C7" w14:textId="77777777" w:rsidR="003A4A57" w:rsidRPr="00E77497" w:rsidRDefault="003A4A57" w:rsidP="003A4A57">
            <w:pPr>
              <w:keepNext/>
              <w:spacing w:after="60"/>
            </w:pPr>
            <w:r w:rsidRPr="009C202C">
              <w:t xml:space="preserve">Create a new </w:t>
            </w:r>
            <w:r w:rsidRPr="00EA116D">
              <w:t xml:space="preserve">but uninitialised </w:t>
            </w:r>
            <w:r w:rsidRPr="009C202C">
              <w:t xml:space="preserve">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3A4A57" w:rsidRPr="00E77497" w14:paraId="2620D3CF" w14:textId="77777777" w:rsidTr="003A4A57">
        <w:trPr>
          <w:trHeight w:val="830"/>
          <w:jc w:val="right"/>
        </w:trPr>
        <w:tc>
          <w:tcPr>
            <w:tcW w:w="3162" w:type="dxa"/>
            <w:tcBorders>
              <w:top w:val="single" w:sz="6" w:space="0" w:color="auto"/>
              <w:left w:val="single" w:sz="6" w:space="0" w:color="auto"/>
              <w:bottom w:val="single" w:sz="6" w:space="0" w:color="auto"/>
              <w:right w:val="single" w:sz="6" w:space="0" w:color="auto"/>
            </w:tcBorders>
          </w:tcPr>
          <w:p w14:paraId="2AFEB84D" w14:textId="77777777" w:rsidR="003A4A57" w:rsidRPr="004D1BD1" w:rsidRDefault="003A4A57" w:rsidP="003A4A57">
            <w:pPr>
              <w:keepNext/>
              <w:spacing w:after="60"/>
            </w:pPr>
            <w:r w:rsidRPr="00EA116D">
              <w:t>CreateImmutableBinding(N)</w:t>
            </w:r>
          </w:p>
        </w:tc>
        <w:tc>
          <w:tcPr>
            <w:tcW w:w="5930" w:type="dxa"/>
            <w:tcBorders>
              <w:top w:val="single" w:sz="6" w:space="0" w:color="auto"/>
              <w:left w:val="single" w:sz="6" w:space="0" w:color="auto"/>
              <w:bottom w:val="single" w:sz="6" w:space="0" w:color="auto"/>
              <w:right w:val="single" w:sz="6" w:space="0" w:color="auto"/>
            </w:tcBorders>
          </w:tcPr>
          <w:p w14:paraId="08F124E3" w14:textId="77777777" w:rsidR="003A4A57" w:rsidRPr="009C202C" w:rsidRDefault="003A4A57" w:rsidP="003A4A57">
            <w:pPr>
              <w:keepNext/>
              <w:spacing w:after="60"/>
            </w:pPr>
            <w:r w:rsidRPr="00EA116D">
              <w:t>Create a new but uninitialised immutable binding in an environment record. The String value N is the text of the bound name.</w:t>
            </w:r>
          </w:p>
        </w:tc>
      </w:tr>
      <w:tr w:rsidR="003A4A57" w:rsidRPr="00E77497" w14:paraId="72156498" w14:textId="77777777" w:rsidTr="003A4A57">
        <w:trPr>
          <w:trHeight w:val="1064"/>
          <w:jc w:val="right"/>
        </w:trPr>
        <w:tc>
          <w:tcPr>
            <w:tcW w:w="3162" w:type="dxa"/>
            <w:tcBorders>
              <w:top w:val="single" w:sz="6" w:space="0" w:color="auto"/>
              <w:left w:val="single" w:sz="6" w:space="0" w:color="auto"/>
              <w:bottom w:val="single" w:sz="6" w:space="0" w:color="auto"/>
              <w:right w:val="single" w:sz="6" w:space="0" w:color="auto"/>
            </w:tcBorders>
          </w:tcPr>
          <w:p w14:paraId="546A80A4" w14:textId="77777777" w:rsidR="003A4A57" w:rsidRPr="004D1BD1" w:rsidRDefault="003A4A57" w:rsidP="003A4A57">
            <w:pPr>
              <w:keepNext/>
              <w:spacing w:after="60"/>
            </w:pPr>
            <w:r>
              <w:t>InitialiseBinding</w:t>
            </w:r>
            <w:r w:rsidRPr="00EA116D">
              <w:t>(N,V)</w:t>
            </w:r>
          </w:p>
        </w:tc>
        <w:tc>
          <w:tcPr>
            <w:tcW w:w="5930" w:type="dxa"/>
            <w:tcBorders>
              <w:top w:val="single" w:sz="6" w:space="0" w:color="auto"/>
              <w:left w:val="single" w:sz="6" w:space="0" w:color="auto"/>
              <w:bottom w:val="single" w:sz="6" w:space="0" w:color="auto"/>
              <w:right w:val="single" w:sz="6" w:space="0" w:color="auto"/>
            </w:tcBorders>
          </w:tcPr>
          <w:p w14:paraId="14D6089E" w14:textId="77777777" w:rsidR="003A4A57" w:rsidRPr="009C202C" w:rsidRDefault="003A4A57" w:rsidP="003A4A57">
            <w:pPr>
              <w:keepNext/>
              <w:spacing w:after="60"/>
            </w:pPr>
            <w:r w:rsidRPr="00E32283">
              <w:t>Set the value of an already existing but uninitialised binding in an environment record. The String value N is the text of the bound name. V is the value for the binding and is a value of any ECMAScript language type.</w:t>
            </w:r>
          </w:p>
        </w:tc>
      </w:tr>
      <w:tr w:rsidR="003A4A57" w:rsidRPr="00E77497" w14:paraId="06729301" w14:textId="77777777" w:rsidTr="003A4A57">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14:paraId="39C11B32" w14:textId="77777777" w:rsidR="003A4A57" w:rsidRPr="00E65A34" w:rsidRDefault="003A4A57" w:rsidP="003A4A57">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403D304B" w14:textId="77777777" w:rsidR="003A4A57" w:rsidRPr="00E77497" w:rsidRDefault="003A4A57" w:rsidP="003A4A57">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3A4A57" w:rsidRPr="004D1BD1" w14:paraId="5B7ADF45" w14:textId="77777777" w:rsidTr="003A4A57">
        <w:trPr>
          <w:jc w:val="right"/>
        </w:trPr>
        <w:tc>
          <w:tcPr>
            <w:tcW w:w="3162" w:type="dxa"/>
            <w:tcBorders>
              <w:top w:val="single" w:sz="6" w:space="0" w:color="auto"/>
              <w:left w:val="single" w:sz="6" w:space="0" w:color="auto"/>
              <w:bottom w:val="single" w:sz="6" w:space="0" w:color="auto"/>
              <w:right w:val="single" w:sz="6" w:space="0" w:color="auto"/>
            </w:tcBorders>
            <w:hideMark/>
          </w:tcPr>
          <w:p w14:paraId="747E3419" w14:textId="77777777" w:rsidR="003A4A57" w:rsidRPr="00E77497" w:rsidRDefault="003A4A57" w:rsidP="003A4A57">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28A19FC4" w14:textId="77777777" w:rsidR="003A4A57" w:rsidRPr="00E77497" w:rsidRDefault="003A4A57" w:rsidP="003A4A57">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3A4A57" w:rsidRPr="004D1BD1" w14:paraId="031571F5" w14:textId="77777777" w:rsidTr="003A4A57">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14:paraId="13D43555" w14:textId="77777777" w:rsidR="003A4A57" w:rsidRPr="004D1BD1" w:rsidRDefault="003A4A57" w:rsidP="003A4A57">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14:paraId="4F0EBA7F" w14:textId="77777777" w:rsidR="003A4A57" w:rsidRPr="00E77497" w:rsidRDefault="003A4A57" w:rsidP="003A4A57">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3A4A57" w:rsidRPr="00606A1B" w14:paraId="1E357103" w14:textId="77777777" w:rsidTr="003A4A57">
        <w:trPr>
          <w:jc w:val="right"/>
        </w:trPr>
        <w:tc>
          <w:tcPr>
            <w:tcW w:w="3162" w:type="dxa"/>
            <w:tcBorders>
              <w:top w:val="single" w:sz="6" w:space="0" w:color="auto"/>
              <w:left w:val="single" w:sz="6" w:space="0" w:color="auto"/>
              <w:bottom w:val="single" w:sz="6" w:space="0" w:color="auto"/>
              <w:right w:val="single" w:sz="6" w:space="0" w:color="auto"/>
            </w:tcBorders>
          </w:tcPr>
          <w:p w14:paraId="68C172FB" w14:textId="77777777" w:rsidR="003A4A57" w:rsidRPr="004D1BD1" w:rsidDel="00F16EA2" w:rsidRDefault="003A4A57" w:rsidP="003A4A57">
            <w:pPr>
              <w:spacing w:after="60"/>
            </w:pPr>
            <w:r>
              <w:t>HasThisBinding()</w:t>
            </w:r>
          </w:p>
        </w:tc>
        <w:tc>
          <w:tcPr>
            <w:tcW w:w="5930" w:type="dxa"/>
            <w:tcBorders>
              <w:top w:val="single" w:sz="6" w:space="0" w:color="auto"/>
              <w:left w:val="single" w:sz="6" w:space="0" w:color="auto"/>
              <w:bottom w:val="single" w:sz="6" w:space="0" w:color="auto"/>
              <w:right w:val="single" w:sz="6" w:space="0" w:color="auto"/>
            </w:tcBorders>
          </w:tcPr>
          <w:p w14:paraId="6065031E" w14:textId="77777777" w:rsidR="003A4A57" w:rsidRDefault="003A4A57" w:rsidP="003A4A57">
            <w:pPr>
              <w:spacing w:after="60"/>
            </w:pPr>
            <w:r w:rsidRPr="009C202C">
              <w:t xml:space="preserve">Determine if an </w:t>
            </w:r>
            <w:r>
              <w:t xml:space="preserve">environment record establishes a </w:t>
            </w:r>
            <w:r w:rsidRPr="005B1DB1">
              <w:rPr>
                <w:rFonts w:ascii="Courier New" w:hAnsi="Courier New" w:cs="Courier New"/>
                <w:b/>
              </w:rPr>
              <w:t>this</w:t>
            </w:r>
            <w:r>
              <w:t xml:space="preserve">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3A4A57" w:rsidRPr="00606A1B" w14:paraId="595C65BD" w14:textId="77777777" w:rsidTr="003A4A57">
        <w:trPr>
          <w:jc w:val="right"/>
        </w:trPr>
        <w:tc>
          <w:tcPr>
            <w:tcW w:w="3162" w:type="dxa"/>
            <w:tcBorders>
              <w:top w:val="single" w:sz="6" w:space="0" w:color="auto"/>
              <w:left w:val="single" w:sz="6" w:space="0" w:color="auto"/>
              <w:bottom w:val="single" w:sz="6" w:space="0" w:color="auto"/>
              <w:right w:val="single" w:sz="6" w:space="0" w:color="auto"/>
            </w:tcBorders>
          </w:tcPr>
          <w:p w14:paraId="033D5523" w14:textId="77777777" w:rsidR="003A4A57" w:rsidRDefault="003A4A57" w:rsidP="003A4A57">
            <w:pPr>
              <w:spacing w:after="60"/>
            </w:pPr>
            <w:r>
              <w:t>HasSuperBinding()</w:t>
            </w:r>
          </w:p>
        </w:tc>
        <w:tc>
          <w:tcPr>
            <w:tcW w:w="5930" w:type="dxa"/>
            <w:tcBorders>
              <w:top w:val="single" w:sz="6" w:space="0" w:color="auto"/>
              <w:left w:val="single" w:sz="6" w:space="0" w:color="auto"/>
              <w:bottom w:val="single" w:sz="6" w:space="0" w:color="auto"/>
              <w:right w:val="single" w:sz="6" w:space="0" w:color="auto"/>
            </w:tcBorders>
          </w:tcPr>
          <w:p w14:paraId="62F7D968" w14:textId="77777777" w:rsidR="003A4A57" w:rsidRPr="009C202C" w:rsidRDefault="003A4A57" w:rsidP="003A4A57">
            <w:pPr>
              <w:spacing w:after="60"/>
            </w:pPr>
            <w:r w:rsidRPr="009C202C">
              <w:t xml:space="preserve">Determine if an </w:t>
            </w:r>
            <w:r>
              <w:t xml:space="preserve">environment record establishes a </w:t>
            </w:r>
            <w:r>
              <w:rPr>
                <w:rFonts w:ascii="Courier New" w:hAnsi="Courier New" w:cs="Courier New"/>
                <w:b/>
              </w:rPr>
              <w:t>super</w:t>
            </w:r>
            <w:r>
              <w:t xml:space="preserve"> method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3A4A57" w:rsidRPr="004D1BD1" w14:paraId="1DD740C4" w14:textId="77777777" w:rsidTr="003A4A57">
        <w:trPr>
          <w:jc w:val="right"/>
        </w:trPr>
        <w:tc>
          <w:tcPr>
            <w:tcW w:w="3162" w:type="dxa"/>
            <w:tcBorders>
              <w:top w:val="single" w:sz="6" w:space="0" w:color="auto"/>
              <w:left w:val="single" w:sz="6" w:space="0" w:color="auto"/>
              <w:bottom w:val="single" w:sz="6" w:space="0" w:color="auto"/>
              <w:right w:val="single" w:sz="6" w:space="0" w:color="auto"/>
            </w:tcBorders>
            <w:hideMark/>
          </w:tcPr>
          <w:p w14:paraId="48B7F746" w14:textId="77777777" w:rsidR="003A4A57" w:rsidRPr="00E65A34" w:rsidRDefault="003A4A57" w:rsidP="003A4A57">
            <w:pPr>
              <w:spacing w:after="60"/>
            </w:pPr>
            <w:r>
              <w:t>WithBaseObject</w:t>
            </w:r>
            <w:r w:rsidRPr="00E65A34">
              <w:t xml:space="preserve"> ()</w:t>
            </w:r>
          </w:p>
        </w:tc>
        <w:tc>
          <w:tcPr>
            <w:tcW w:w="5930" w:type="dxa"/>
            <w:tcBorders>
              <w:top w:val="single" w:sz="6" w:space="0" w:color="auto"/>
              <w:left w:val="single" w:sz="6" w:space="0" w:color="auto"/>
              <w:bottom w:val="single" w:sz="6" w:space="0" w:color="auto"/>
              <w:right w:val="single" w:sz="6" w:space="0" w:color="auto"/>
            </w:tcBorders>
            <w:hideMark/>
          </w:tcPr>
          <w:p w14:paraId="54961CAF" w14:textId="77777777" w:rsidR="003A4A57" w:rsidRPr="009C202C" w:rsidRDefault="003A4A57" w:rsidP="003A4A57">
            <w:pPr>
              <w:spacing w:after="60"/>
            </w:pPr>
            <w:r>
              <w:t xml:space="preserve">If this environment record is associated with a </w:t>
            </w:r>
            <w:r w:rsidRPr="00017E44">
              <w:rPr>
                <w:rFonts w:ascii="Courier New" w:hAnsi="Courier New" w:cs="Courier New"/>
                <w:b/>
              </w:rPr>
              <w:t>with</w:t>
            </w:r>
            <w:r>
              <w:t xml:space="preserve"> statement, return the with object. Otherwise, return </w:t>
            </w:r>
            <w:r w:rsidRPr="00017E44">
              <w:rPr>
                <w:rFonts w:ascii="Times New Roman" w:hAnsi="Times New Roman"/>
                <w:b/>
              </w:rPr>
              <w:t>undefined</w:t>
            </w:r>
            <w:r>
              <w:t xml:space="preserve">. </w:t>
            </w:r>
          </w:p>
        </w:tc>
      </w:tr>
    </w:tbl>
    <w:p w14:paraId="65DC54DA" w14:textId="77777777" w:rsidR="003A4A57" w:rsidRPr="004D1BD1" w:rsidRDefault="003A4A57" w:rsidP="003A4A57">
      <w:pPr>
        <w:spacing w:after="120"/>
      </w:pPr>
    </w:p>
    <w:p w14:paraId="50B00B22" w14:textId="77777777" w:rsidR="003A4A57" w:rsidRPr="009C202C" w:rsidRDefault="003A4A57" w:rsidP="003A4A57">
      <w:pPr>
        <w:pStyle w:val="40"/>
      </w:pPr>
      <w:r w:rsidRPr="00E65A34">
        <w:t xml:space="preserve">Declarative Environment </w:t>
      </w:r>
      <w:r w:rsidRPr="009C202C">
        <w:t>Records</w:t>
      </w:r>
    </w:p>
    <w:p w14:paraId="0CA7EC53" w14:textId="77777777" w:rsidR="003A4A57" w:rsidRPr="004D1BD1" w:rsidRDefault="003A4A57" w:rsidP="003A4A57">
      <w:r w:rsidRPr="009C202C">
        <w:t>Each declarative environment record is associated with an ECMAScript program scope containing variable, constant,</w:t>
      </w:r>
      <w:r>
        <w:t xml:space="preserve"> let, class, module, import,</w:t>
      </w:r>
      <w:r w:rsidRPr="00675B74">
        <w:t xml:space="preserve"> and/or function declarations. A declarative environment record binds the set of identifiers defined by the declarations contained with</w:t>
      </w:r>
      <w:r w:rsidRPr="00E77497">
        <w:t>in its scope</w:t>
      </w:r>
      <w:r>
        <w:t>.</w:t>
      </w:r>
    </w:p>
    <w:p w14:paraId="2121DEE2" w14:textId="77777777" w:rsidR="003A4A57" w:rsidRPr="00E65A34" w:rsidRDefault="003A4A57" w:rsidP="003A4A57">
      <w:r w:rsidRPr="00E65A34">
        <w:t>The behaviour of the concrete specification methods for Declarative Environment Records is defined by the following algorithms.</w:t>
      </w:r>
    </w:p>
    <w:p w14:paraId="2B703674" w14:textId="77777777" w:rsidR="003A4A57" w:rsidRPr="009C202C" w:rsidRDefault="003A4A57" w:rsidP="003A4A57">
      <w:pPr>
        <w:pStyle w:val="51"/>
      </w:pPr>
      <w:r w:rsidRPr="009C202C">
        <w:t>HasBinding(N)</w:t>
      </w:r>
    </w:p>
    <w:p w14:paraId="0AE5DC62" w14:textId="77777777" w:rsidR="003A4A57" w:rsidRPr="009C202C" w:rsidRDefault="003A4A57" w:rsidP="003A4A57">
      <w:r w:rsidRPr="009C202C">
        <w:t>The concrete environment record method HasBinding for declarative environment records simply determines if the argument identifier is one of the identifiers bound by the record:</w:t>
      </w:r>
    </w:p>
    <w:p w14:paraId="2F443FB8" w14:textId="77777777" w:rsidR="003A4A57" w:rsidRPr="00E77497" w:rsidRDefault="003A4A57" w:rsidP="003A4A57">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14:paraId="684D3E72" w14:textId="77777777" w:rsidR="003A4A57" w:rsidRPr="00E77497" w:rsidRDefault="003A4A57" w:rsidP="003A4A57">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14:paraId="76619BFD" w14:textId="77777777" w:rsidR="003A4A57" w:rsidRPr="00E77497" w:rsidRDefault="003A4A57" w:rsidP="003A4A57">
      <w:pPr>
        <w:pStyle w:val="Alg4"/>
        <w:numPr>
          <w:ilvl w:val="0"/>
          <w:numId w:val="356"/>
        </w:numPr>
        <w:spacing w:after="240"/>
      </w:pPr>
      <w:r>
        <w:t>R</w:t>
      </w:r>
      <w:r w:rsidRPr="00E77497">
        <w:t xml:space="preserve">eturn </w:t>
      </w:r>
      <w:r w:rsidRPr="00E77497">
        <w:rPr>
          <w:b/>
        </w:rPr>
        <w:t>false</w:t>
      </w:r>
      <w:r w:rsidRPr="00E77497">
        <w:t>.</w:t>
      </w:r>
    </w:p>
    <w:p w14:paraId="19AA2D6D" w14:textId="77777777" w:rsidR="003A4A57" w:rsidRPr="00E77497" w:rsidRDefault="003A4A57" w:rsidP="003A4A57">
      <w:pPr>
        <w:pStyle w:val="51"/>
      </w:pPr>
      <w:r w:rsidRPr="00E77497">
        <w:t>CreateMutableBinding (N, D)</w:t>
      </w:r>
    </w:p>
    <w:p w14:paraId="309D7375" w14:textId="77777777" w:rsidR="003A4A57" w:rsidRPr="00E77497" w:rsidRDefault="003A4A57" w:rsidP="003A4A57">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23632693" w14:textId="77777777" w:rsidR="003A4A57" w:rsidRPr="00E77497" w:rsidRDefault="003A4A57" w:rsidP="003A4A57">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14:paraId="2DCB8B6D" w14:textId="77777777" w:rsidR="003A4A57" w:rsidRPr="00E77497" w:rsidRDefault="003A4A57" w:rsidP="003A4A57">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14:paraId="74B0AD03" w14:textId="77777777" w:rsidR="003A4A57" w:rsidRPr="00E77497" w:rsidRDefault="003A4A57" w:rsidP="003A4A57">
      <w:pPr>
        <w:pStyle w:val="Alg4"/>
        <w:numPr>
          <w:ilvl w:val="0"/>
          <w:numId w:val="357"/>
        </w:numPr>
        <w:spacing w:after="120"/>
        <w:contextualSpacing/>
      </w:pPr>
      <w:r w:rsidRPr="00E77497">
        <w:t xml:space="preserve">Create a mutable binding in </w:t>
      </w:r>
      <w:r w:rsidRPr="00E77497">
        <w:rPr>
          <w:i/>
        </w:rPr>
        <w:t>envRec</w:t>
      </w:r>
      <w:r w:rsidRPr="00E77497">
        <w:t xml:space="preserve"> for </w:t>
      </w:r>
      <w:r w:rsidRPr="00E77497">
        <w:rPr>
          <w:i/>
        </w:rPr>
        <w:t>N</w:t>
      </w:r>
      <w:r w:rsidRPr="00E77497">
        <w:t xml:space="preserve"> and record that it is uninitialised. If </w:t>
      </w:r>
      <w:r w:rsidRPr="00E77497">
        <w:rPr>
          <w:i/>
        </w:rPr>
        <w:t>D</w:t>
      </w:r>
      <w:r w:rsidRPr="00E77497">
        <w:t xml:space="preserve"> is </w:t>
      </w:r>
      <w:r w:rsidRPr="00BD058A">
        <w:rPr>
          <w:b/>
          <w:bCs/>
        </w:rPr>
        <w:t>true</w:t>
      </w:r>
      <w:r w:rsidRPr="00E77497">
        <w:t xml:space="preserve"> record that the newly created binding may be deleted by a subsequent DeleteBinding call.</w:t>
      </w:r>
    </w:p>
    <w:p w14:paraId="38EA32D1" w14:textId="77777777" w:rsidR="003A4A57" w:rsidRDefault="003A4A57" w:rsidP="003A4A57">
      <w:pPr>
        <w:pStyle w:val="Alg4"/>
        <w:numPr>
          <w:ilvl w:val="0"/>
          <w:numId w:val="357"/>
        </w:numPr>
        <w:spacing w:after="120"/>
      </w:pPr>
      <w:r>
        <w:t>Return NormalCompletion(</w:t>
      </w:r>
      <w:r w:rsidRPr="00A9140A">
        <w:rPr>
          <w:rFonts w:ascii="Arial" w:hAnsi="Arial" w:cs="Arial"/>
        </w:rPr>
        <w:t>empty</w:t>
      </w:r>
      <w:r>
        <w:t>).</w:t>
      </w:r>
    </w:p>
    <w:p w14:paraId="0BAC56F8" w14:textId="77777777" w:rsidR="003A4A57" w:rsidRPr="00E77497" w:rsidRDefault="003A4A57" w:rsidP="003A4A57">
      <w:pPr>
        <w:pStyle w:val="51"/>
      </w:pPr>
      <w:bookmarkStart w:id="640" w:name="_Ref366134685"/>
      <w:r w:rsidRPr="00E77497">
        <w:t xml:space="preserve">CreateImmutableBinding </w:t>
      </w:r>
      <w:commentRangeStart w:id="641"/>
      <w:r w:rsidRPr="00E77497">
        <w:t>(N)</w:t>
      </w:r>
      <w:commentRangeEnd w:id="641"/>
      <w:r>
        <w:rPr>
          <w:rStyle w:val="af6"/>
          <w:b w:val="0"/>
        </w:rPr>
        <w:commentReference w:id="641"/>
      </w:r>
      <w:bookmarkEnd w:id="640"/>
    </w:p>
    <w:p w14:paraId="6D910FCE" w14:textId="77777777" w:rsidR="003A4A57" w:rsidRPr="00E77497" w:rsidRDefault="003A4A57" w:rsidP="003A4A57">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w:t>
      </w:r>
    </w:p>
    <w:p w14:paraId="71183603" w14:textId="77777777" w:rsidR="003A4A57" w:rsidRPr="00E77497" w:rsidRDefault="003A4A57" w:rsidP="003A4A57">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14:paraId="48DD0BBF" w14:textId="77777777" w:rsidR="003A4A57" w:rsidRPr="00E77497" w:rsidRDefault="003A4A57" w:rsidP="003A4A57">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14:paraId="63188590" w14:textId="77777777" w:rsidR="003A4A57" w:rsidRPr="00E77497" w:rsidRDefault="003A4A57" w:rsidP="003A4A57">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14:paraId="3EC8C3B9" w14:textId="77777777" w:rsidR="003A4A57" w:rsidRPr="00E77497" w:rsidRDefault="003A4A57" w:rsidP="003A4A57">
      <w:pPr>
        <w:pStyle w:val="51"/>
      </w:pPr>
      <w:r>
        <w:t>InitialiseBinding</w:t>
      </w:r>
      <w:r w:rsidRPr="00E77497">
        <w:t xml:space="preserve"> (N,V)</w:t>
      </w:r>
    </w:p>
    <w:p w14:paraId="370964F4" w14:textId="77777777" w:rsidR="003A4A57" w:rsidRPr="00E77497" w:rsidRDefault="003A4A57" w:rsidP="003A4A57">
      <w:r w:rsidRPr="00E77497">
        <w:t xml:space="preserve">The concrete Environment Record method </w:t>
      </w:r>
      <w:r>
        <w:t>InitialiseBinding</w:t>
      </w:r>
      <w:r w:rsidRPr="00E77497">
        <w:t xml:space="preserve">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14:paraId="7E72A8D2" w14:textId="77777777" w:rsidR="003A4A57" w:rsidRPr="00E77497" w:rsidRDefault="003A4A57" w:rsidP="003A4A57">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14:paraId="0FC38BBC" w14:textId="77777777" w:rsidR="003A4A57" w:rsidRPr="00E77497" w:rsidRDefault="003A4A57" w:rsidP="003A4A57">
      <w:pPr>
        <w:pStyle w:val="Alg4"/>
        <w:numPr>
          <w:ilvl w:val="0"/>
          <w:numId w:val="363"/>
        </w:numPr>
      </w:pPr>
      <w:r w:rsidRPr="00E77497">
        <w:t xml:space="preserve">Assert: </w:t>
      </w:r>
      <w:r w:rsidRPr="00E77497">
        <w:rPr>
          <w:i/>
        </w:rPr>
        <w:t>envRec</w:t>
      </w:r>
      <w:r w:rsidRPr="00E77497">
        <w:t xml:space="preserve"> must have an uninitialised binding for </w:t>
      </w:r>
      <w:r w:rsidRPr="00740A9B">
        <w:rPr>
          <w:i/>
          <w:iCs/>
        </w:rPr>
        <w:t>N</w:t>
      </w:r>
      <w:r w:rsidRPr="00E77497">
        <w:t>.</w:t>
      </w:r>
    </w:p>
    <w:p w14:paraId="5BD4601F" w14:textId="77777777" w:rsidR="003A4A57" w:rsidRPr="00E77497" w:rsidRDefault="003A4A57" w:rsidP="003A4A57">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14:paraId="7D786145" w14:textId="77777777" w:rsidR="003A4A57" w:rsidRPr="00E77497" w:rsidRDefault="003A4A57" w:rsidP="003A4A57">
      <w:pPr>
        <w:pStyle w:val="Alg4"/>
        <w:numPr>
          <w:ilvl w:val="0"/>
          <w:numId w:val="363"/>
        </w:numPr>
        <w:spacing w:after="120"/>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14:paraId="0E38965F" w14:textId="77777777" w:rsidR="003A4A57" w:rsidRPr="00E77497" w:rsidRDefault="003A4A57" w:rsidP="003A4A57">
      <w:pPr>
        <w:pStyle w:val="51"/>
      </w:pPr>
      <w:r w:rsidRPr="00E77497">
        <w:t>SetMutableBinding (N,V,S)</w:t>
      </w:r>
    </w:p>
    <w:p w14:paraId="2BED6932" w14:textId="77777777" w:rsidR="003A4A57" w:rsidRPr="00E77497" w:rsidRDefault="003A4A57" w:rsidP="003A4A57">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4DE95CDC" w14:textId="77777777" w:rsidR="003A4A57" w:rsidRPr="00E77497" w:rsidRDefault="003A4A57" w:rsidP="003A4A57">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14:paraId="0C9C3885" w14:textId="77777777" w:rsidR="003A4A57" w:rsidRPr="00E77497" w:rsidRDefault="003A4A57" w:rsidP="003A4A57">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14:paraId="6030FC90" w14:textId="77777777" w:rsidR="003A4A57" w:rsidRPr="00E77497" w:rsidRDefault="003A4A57" w:rsidP="003A4A57">
      <w:pPr>
        <w:pStyle w:val="Alg4"/>
        <w:numPr>
          <w:ilvl w:val="0"/>
          <w:numId w:val="358"/>
        </w:numPr>
        <w:spacing w:after="120"/>
        <w:contextualSpacing/>
      </w:pPr>
      <w:r>
        <w:t xml:space="preserve">If the </w:t>
      </w:r>
      <w:r w:rsidRPr="00E77497">
        <w:t xml:space="preserve">binding for </w:t>
      </w:r>
      <w:r w:rsidRPr="00E77497">
        <w:rPr>
          <w:i/>
        </w:rPr>
        <w:t>N</w:t>
      </w:r>
      <w:r w:rsidRPr="00E77497">
        <w:t xml:space="preserve"> in </w:t>
      </w:r>
      <w:r w:rsidRPr="00E77497">
        <w:rPr>
          <w:i/>
        </w:rPr>
        <w:t>envRec</w:t>
      </w:r>
      <w:r w:rsidRPr="00E77497">
        <w:t xml:space="preserve"> has not yet been initiali</w:t>
      </w:r>
      <w:r>
        <w:t>s</w:t>
      </w:r>
      <w:r w:rsidRPr="00E77497">
        <w:t xml:space="preserve">ed throw a </w:t>
      </w:r>
      <w:r w:rsidRPr="003E1861">
        <w:rPr>
          <w:b/>
        </w:rPr>
        <w:t>ReferenceError</w:t>
      </w:r>
      <w:r w:rsidRPr="00E77497">
        <w:t xml:space="preserve"> exception.</w:t>
      </w:r>
    </w:p>
    <w:p w14:paraId="52560DA2" w14:textId="77777777" w:rsidR="003A4A57" w:rsidRPr="00E77497" w:rsidRDefault="003A4A57" w:rsidP="003A4A57">
      <w:pPr>
        <w:pStyle w:val="Alg4"/>
        <w:numPr>
          <w:ilvl w:val="0"/>
          <w:numId w:val="358"/>
        </w:numPr>
      </w:pPr>
      <w:r>
        <w:t>Else i</w:t>
      </w:r>
      <w:r w:rsidRPr="00E77497">
        <w:t xml:space="preserve">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14:paraId="4A55DA37" w14:textId="77777777" w:rsidR="003A4A57" w:rsidRPr="00E77497" w:rsidRDefault="003A4A57" w:rsidP="003A4A57">
      <w:pPr>
        <w:pStyle w:val="Alg4"/>
        <w:numPr>
          <w:ilvl w:val="0"/>
          <w:numId w:val="358"/>
        </w:numPr>
        <w:spacing w:after="120"/>
        <w:contextualSpacing/>
      </w:pPr>
      <w:r w:rsidRPr="00E77497">
        <w:t xml:space="preserve">Else this must be an attempt to change the value of an immutable binding so if </w:t>
      </w:r>
      <w:r w:rsidRPr="00E77497">
        <w:rPr>
          <w:i/>
        </w:rPr>
        <w:t>S</w:t>
      </w:r>
      <w:r w:rsidRPr="00E77497">
        <w:t xml:space="preserve"> i</w:t>
      </w:r>
      <w:r>
        <w:t>s</w:t>
      </w:r>
      <w:r w:rsidRPr="00E77497">
        <w:t xml:space="preserve"> </w:t>
      </w:r>
      <w:r w:rsidRPr="00E77497">
        <w:rPr>
          <w:b/>
        </w:rPr>
        <w:t>true</w:t>
      </w:r>
      <w:r w:rsidRPr="00E77497">
        <w:t xml:space="preserve"> throw a </w:t>
      </w:r>
      <w:r w:rsidRPr="00E77497">
        <w:rPr>
          <w:b/>
        </w:rPr>
        <w:t>TypeError</w:t>
      </w:r>
      <w:r w:rsidRPr="00E77497">
        <w:t xml:space="preserve"> exception.</w:t>
      </w:r>
    </w:p>
    <w:p w14:paraId="5AA14C11" w14:textId="77777777" w:rsidR="003A4A57" w:rsidRDefault="003A4A57" w:rsidP="003A4A57">
      <w:pPr>
        <w:pStyle w:val="Alg4"/>
        <w:numPr>
          <w:ilvl w:val="0"/>
          <w:numId w:val="358"/>
        </w:numPr>
        <w:spacing w:after="120"/>
      </w:pPr>
      <w:r>
        <w:t>Return NormalCompletion(</w:t>
      </w:r>
      <w:r w:rsidRPr="00A9140A">
        <w:rPr>
          <w:rFonts w:ascii="Arial" w:hAnsi="Arial" w:cs="Arial"/>
        </w:rPr>
        <w:t>empty</w:t>
      </w:r>
      <w:r>
        <w:t>).</w:t>
      </w:r>
    </w:p>
    <w:p w14:paraId="78F00B14" w14:textId="77777777" w:rsidR="003A4A57" w:rsidRPr="00E77497" w:rsidRDefault="003A4A57" w:rsidP="003A4A57">
      <w:pPr>
        <w:pStyle w:val="51"/>
      </w:pPr>
      <w:r w:rsidRPr="00E77497">
        <w:t>GetBindingValue(N,S)</w:t>
      </w:r>
    </w:p>
    <w:p w14:paraId="2BE5F57A" w14:textId="77777777" w:rsidR="003A4A57" w:rsidRPr="00E77497" w:rsidRDefault="003A4A57" w:rsidP="003A4A57">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14:paraId="300722DC" w14:textId="77777777" w:rsidR="003A4A57" w:rsidRPr="00E77497" w:rsidRDefault="003A4A57" w:rsidP="003A4A57">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14:paraId="1CD12E16" w14:textId="77777777" w:rsidR="003A4A57" w:rsidRPr="00E77497" w:rsidRDefault="003A4A57" w:rsidP="003A4A57">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14:paraId="1FE1C581" w14:textId="77777777" w:rsidR="003A4A57" w:rsidRPr="00E77497" w:rsidRDefault="003A4A57" w:rsidP="003A4A57">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binding, then</w:t>
      </w:r>
    </w:p>
    <w:p w14:paraId="3362B297" w14:textId="77777777" w:rsidR="003A4A57" w:rsidRPr="00E77497" w:rsidRDefault="003A4A57" w:rsidP="003A4A57">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14:paraId="6C6A24B1" w14:textId="77777777" w:rsidR="003A4A57" w:rsidRDefault="003A4A57" w:rsidP="003A4A57">
      <w:pPr>
        <w:pStyle w:val="Alg4"/>
        <w:numPr>
          <w:ilvl w:val="0"/>
          <w:numId w:val="359"/>
        </w:numPr>
        <w:spacing w:after="120"/>
        <w:contextualSpacing/>
      </w:pPr>
      <w:r w:rsidRPr="00E77497">
        <w:t>Else,</w:t>
      </w:r>
    </w:p>
    <w:p w14:paraId="3F0E9256" w14:textId="77777777" w:rsidR="003A4A57" w:rsidRPr="00E77497" w:rsidRDefault="003A4A57" w:rsidP="003A4A57">
      <w:pPr>
        <w:pStyle w:val="Alg4"/>
        <w:numPr>
          <w:ilvl w:val="1"/>
          <w:numId w:val="359"/>
        </w:numPr>
        <w:spacing w:after="120"/>
      </w:pPr>
      <w:r>
        <w:t>R</w:t>
      </w:r>
      <w:r w:rsidRPr="00E77497">
        <w:t xml:space="preserve">eturn the value currently bound to </w:t>
      </w:r>
      <w:r w:rsidRPr="00E77497">
        <w:rPr>
          <w:i/>
        </w:rPr>
        <w:t>N</w:t>
      </w:r>
      <w:r w:rsidRPr="00E77497">
        <w:t xml:space="preserve"> in </w:t>
      </w:r>
      <w:r w:rsidRPr="00E77497">
        <w:rPr>
          <w:i/>
        </w:rPr>
        <w:t>envRec</w:t>
      </w:r>
      <w:r w:rsidRPr="00E77497">
        <w:t>.</w:t>
      </w:r>
    </w:p>
    <w:p w14:paraId="2D10C6C8" w14:textId="77777777" w:rsidR="003A4A57" w:rsidRPr="00E77497" w:rsidRDefault="003A4A57" w:rsidP="003A4A57">
      <w:pPr>
        <w:pStyle w:val="51"/>
      </w:pPr>
      <w:r w:rsidRPr="00E77497">
        <w:t>DeleteBinding (N)</w:t>
      </w:r>
    </w:p>
    <w:p w14:paraId="77A6C2D1" w14:textId="77777777" w:rsidR="003A4A57" w:rsidRPr="00E77497" w:rsidRDefault="003A4A57" w:rsidP="003A4A57">
      <w:r w:rsidRPr="00E77497">
        <w:t>The concrete Environment Record method DeleteBinding for declarative environment records can only delete bindings that have been explicitly designated as being subject to deletion.</w:t>
      </w:r>
    </w:p>
    <w:p w14:paraId="538CB5CC" w14:textId="77777777" w:rsidR="003A4A57" w:rsidRPr="00E77497" w:rsidRDefault="003A4A57" w:rsidP="003A4A57">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14:paraId="58274646" w14:textId="77777777" w:rsidR="003A4A57" w:rsidRPr="00E77497" w:rsidRDefault="003A4A57" w:rsidP="003A4A57">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75BFCC3C" w14:textId="77777777" w:rsidR="003A4A57" w:rsidRPr="00E77497" w:rsidRDefault="003A4A57" w:rsidP="003A4A57">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cannot be deleted, return </w:t>
      </w:r>
      <w:r w:rsidRPr="00E77497">
        <w:rPr>
          <w:b/>
        </w:rPr>
        <w:t>false</w:t>
      </w:r>
      <w:r w:rsidRPr="00E77497">
        <w:t>.</w:t>
      </w:r>
    </w:p>
    <w:p w14:paraId="5A0B0DB6" w14:textId="77777777" w:rsidR="003A4A57" w:rsidRPr="00E77497" w:rsidRDefault="003A4A57" w:rsidP="003A4A57">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14:paraId="7519D8F4" w14:textId="77777777" w:rsidR="003A4A57" w:rsidRPr="00E77497" w:rsidRDefault="003A4A57" w:rsidP="003A4A57">
      <w:pPr>
        <w:pStyle w:val="Alg4"/>
        <w:numPr>
          <w:ilvl w:val="0"/>
          <w:numId w:val="360"/>
        </w:numPr>
        <w:spacing w:after="120"/>
      </w:pPr>
      <w:r w:rsidRPr="00E77497">
        <w:t xml:space="preserve">Return </w:t>
      </w:r>
      <w:r w:rsidRPr="00E77497">
        <w:rPr>
          <w:b/>
        </w:rPr>
        <w:t>true</w:t>
      </w:r>
      <w:r w:rsidRPr="00E77497">
        <w:t>.</w:t>
      </w:r>
    </w:p>
    <w:p w14:paraId="7BA500AC" w14:textId="77777777" w:rsidR="003A4A57" w:rsidRPr="00E77497" w:rsidRDefault="003A4A57" w:rsidP="003A4A57">
      <w:pPr>
        <w:pStyle w:val="51"/>
      </w:pPr>
      <w:r>
        <w:t>HasThisBinding</w:t>
      </w:r>
      <w:r w:rsidRPr="00E77497">
        <w:t xml:space="preserve"> ()</w:t>
      </w:r>
      <w:r>
        <w:tab/>
      </w:r>
    </w:p>
    <w:p w14:paraId="0417C664" w14:textId="77777777" w:rsidR="003A4A57" w:rsidRPr="00E77497" w:rsidRDefault="003A4A57" w:rsidP="003A4A57">
      <w:r>
        <w:t>Regular D</w:t>
      </w:r>
      <w:r w:rsidRPr="00E77497">
        <w:t xml:space="preserve">eclarative Environment Records </w:t>
      </w:r>
      <w:r>
        <w:t xml:space="preserve">do not provide a </w:t>
      </w:r>
      <w:r w:rsidRPr="00CC3839">
        <w:rPr>
          <w:rFonts w:ascii="Courier New" w:hAnsi="Courier New" w:cs="Courier New"/>
          <w:b/>
        </w:rPr>
        <w:t>this</w:t>
      </w:r>
      <w:r>
        <w:t xml:space="preserve"> binding</w:t>
      </w:r>
      <w:r w:rsidRPr="00E77497">
        <w:t>.</w:t>
      </w:r>
    </w:p>
    <w:p w14:paraId="1F22A034" w14:textId="77777777" w:rsidR="003A4A57" w:rsidRPr="00E77497" w:rsidRDefault="003A4A57" w:rsidP="003A4A57">
      <w:pPr>
        <w:pStyle w:val="Alg4"/>
        <w:numPr>
          <w:ilvl w:val="0"/>
          <w:numId w:val="776"/>
        </w:numPr>
        <w:spacing w:after="120"/>
      </w:pPr>
      <w:r w:rsidRPr="00E77497">
        <w:t xml:space="preserve">Return </w:t>
      </w:r>
      <w:r>
        <w:rPr>
          <w:b/>
        </w:rPr>
        <w:t>false</w:t>
      </w:r>
      <w:r w:rsidRPr="00E77497">
        <w:t>.</w:t>
      </w:r>
    </w:p>
    <w:p w14:paraId="0E68B55F" w14:textId="77777777" w:rsidR="003A4A57" w:rsidRPr="00E77497" w:rsidRDefault="003A4A57" w:rsidP="003A4A57">
      <w:pPr>
        <w:pStyle w:val="51"/>
      </w:pPr>
      <w:r>
        <w:t>HasSuperBinding</w:t>
      </w:r>
      <w:r w:rsidRPr="00E77497">
        <w:t xml:space="preserve"> ()</w:t>
      </w:r>
    </w:p>
    <w:p w14:paraId="6202C61E" w14:textId="77777777" w:rsidR="003A4A57" w:rsidRPr="00E77497" w:rsidRDefault="003A4A57" w:rsidP="003A4A57">
      <w:r>
        <w:t xml:space="preserve">Regular </w:t>
      </w:r>
      <w:r w:rsidRPr="00E77497">
        <w:t xml:space="preserve">Declarative Environment Records </w:t>
      </w:r>
      <w:r>
        <w:t xml:space="preserve">do not provide a </w:t>
      </w:r>
      <w:r>
        <w:rPr>
          <w:rFonts w:ascii="Courier New" w:hAnsi="Courier New" w:cs="Courier New"/>
          <w:b/>
        </w:rPr>
        <w:t>super</w:t>
      </w:r>
      <w:r>
        <w:t xml:space="preserve"> binding</w:t>
      </w:r>
      <w:r w:rsidRPr="00E77497">
        <w:t>.</w:t>
      </w:r>
    </w:p>
    <w:p w14:paraId="1F77471D" w14:textId="77777777" w:rsidR="003A4A57" w:rsidRPr="00E77497" w:rsidRDefault="003A4A57" w:rsidP="003A4A57">
      <w:pPr>
        <w:pStyle w:val="Alg4"/>
        <w:numPr>
          <w:ilvl w:val="0"/>
          <w:numId w:val="777"/>
        </w:numPr>
        <w:spacing w:after="120"/>
      </w:pPr>
      <w:r w:rsidRPr="00E77497">
        <w:t xml:space="preserve">Return </w:t>
      </w:r>
      <w:r>
        <w:rPr>
          <w:b/>
        </w:rPr>
        <w:t>false</w:t>
      </w:r>
      <w:r w:rsidRPr="00E77497">
        <w:t>.</w:t>
      </w:r>
    </w:p>
    <w:p w14:paraId="3DEFF1B0" w14:textId="77777777" w:rsidR="003A4A57" w:rsidRPr="00E77497" w:rsidRDefault="003A4A57" w:rsidP="003A4A57">
      <w:pPr>
        <w:pStyle w:val="51"/>
      </w:pPr>
      <w:r w:rsidRPr="00E77497">
        <w:tab/>
      </w:r>
      <w:r>
        <w:t>WithBaseObject</w:t>
      </w:r>
      <w:r w:rsidRPr="00E77497">
        <w:t>()</w:t>
      </w:r>
    </w:p>
    <w:p w14:paraId="3917B1B9" w14:textId="77777777" w:rsidR="003A4A57" w:rsidRPr="00E77497" w:rsidRDefault="003A4A57" w:rsidP="003A4A57">
      <w:r w:rsidRPr="00E77497">
        <w:t xml:space="preserve">Declarative Environment Records always return </w:t>
      </w:r>
      <w:r w:rsidRPr="00E77497">
        <w:rPr>
          <w:b/>
        </w:rPr>
        <w:t>undefined</w:t>
      </w:r>
      <w:r w:rsidRPr="00E77497">
        <w:t xml:space="preserve"> as their </w:t>
      </w:r>
      <w:r>
        <w:t>WithBaseObject</w:t>
      </w:r>
      <w:r w:rsidRPr="00E77497">
        <w:t>.</w:t>
      </w:r>
    </w:p>
    <w:p w14:paraId="5D09D64E" w14:textId="77777777" w:rsidR="003A4A57" w:rsidRPr="00E77497" w:rsidRDefault="003A4A57" w:rsidP="003A4A57">
      <w:pPr>
        <w:pStyle w:val="Alg4"/>
        <w:numPr>
          <w:ilvl w:val="0"/>
          <w:numId w:val="361"/>
        </w:numPr>
        <w:spacing w:after="120"/>
      </w:pPr>
      <w:r w:rsidRPr="00E77497">
        <w:t xml:space="preserve">Return </w:t>
      </w:r>
      <w:r w:rsidRPr="00E77497">
        <w:rPr>
          <w:b/>
        </w:rPr>
        <w:t>undefined</w:t>
      </w:r>
      <w:r w:rsidRPr="00E77497">
        <w:t>.</w:t>
      </w:r>
    </w:p>
    <w:p w14:paraId="5D6F4ED8" w14:textId="77777777" w:rsidR="003A4A57" w:rsidRPr="00E77497" w:rsidRDefault="003A4A57" w:rsidP="003A4A57">
      <w:pPr>
        <w:pStyle w:val="40"/>
      </w:pPr>
      <w:r w:rsidRPr="00E77497">
        <w:t>Object Environment Records</w:t>
      </w:r>
    </w:p>
    <w:p w14:paraId="12308C83" w14:textId="77777777" w:rsidR="003A4A57" w:rsidRPr="00E77497" w:rsidRDefault="003A4A57" w:rsidP="003A4A57">
      <w:r w:rsidRPr="00E77497">
        <w:t xml:space="preserve">Each object environment record is associated with an object called its </w:t>
      </w:r>
      <w:r w:rsidRPr="00E77497">
        <w:rPr>
          <w:i/>
        </w:rPr>
        <w:t>binding object</w:t>
      </w:r>
      <w:r w:rsidRPr="00E77497">
        <w:t xml:space="preserve">. An object environment record binds the set of </w:t>
      </w:r>
      <w:r>
        <w:t xml:space="preserve">string </w:t>
      </w:r>
      <w:r w:rsidRPr="00E77497">
        <w:t xml:space="preserve">identifier names that directly correspond to the property names of its binding object. Property </w:t>
      </w:r>
      <w:r>
        <w:t>keys</w:t>
      </w:r>
      <w:r w:rsidRPr="00E77497">
        <w:t xml:space="preserve"> that are not </w:t>
      </w:r>
      <w:r>
        <w:t xml:space="preserve">strings in the form of </w:t>
      </w:r>
      <w:r w:rsidRPr="00E77497">
        <w:t xml:space="preserve">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6B8B4179" w14:textId="77777777" w:rsidR="003A4A57" w:rsidRDefault="003A4A57" w:rsidP="003A4A57">
      <w:r w:rsidRPr="00E77497">
        <w:t xml:space="preserve">Object environment records </w:t>
      </w:r>
      <w:r>
        <w:t xml:space="preserve">also have a possibly empty List of strings called </w:t>
      </w:r>
      <w:r w:rsidRPr="0065158F">
        <w:rPr>
          <w:rFonts w:ascii="Times New Roman" w:hAnsi="Times New Roman"/>
          <w:i/>
        </w:rPr>
        <w:t>unscopable</w:t>
      </w:r>
      <w:r>
        <w:rPr>
          <w:rFonts w:ascii="Times New Roman" w:hAnsi="Times New Roman"/>
          <w:i/>
        </w:rPr>
        <w:t>s</w:t>
      </w:r>
      <w:r>
        <w:t>. The strings in this List are exclude</w:t>
      </w:r>
      <w:ins w:id="642" w:author="Rev 19 Allen Wirfs-Brock" w:date="2013-09-09T12:11:00Z">
        <w:r w:rsidR="00E47A7B">
          <w:t>d</w:t>
        </w:r>
      </w:ins>
      <w:r>
        <w:t xml:space="preserve"> from the environment records set of bound names, regardless of whether or not they exist as property keys of its binding object.</w:t>
      </w:r>
    </w:p>
    <w:p w14:paraId="585BAE86" w14:textId="77777777" w:rsidR="003A4A57" w:rsidRPr="00E77497" w:rsidRDefault="003A4A57" w:rsidP="003A4A57">
      <w:r w:rsidRPr="00E77497">
        <w:t xml:space="preserve">Object environment records </w:t>
      </w:r>
      <w:r>
        <w:t xml:space="preserve">created for </w:t>
      </w:r>
      <w:r w:rsidRPr="004012E4">
        <w:rPr>
          <w:rFonts w:ascii="Courier New" w:hAnsi="Courier New" w:cs="Courier New"/>
          <w:b/>
        </w:rPr>
        <w:t>with</w:t>
      </w:r>
      <w:r>
        <w:t xml:space="preserve"> statements </w:t>
      </w:r>
      <w:r w:rsidRPr="00E77497">
        <w:t>(</w:t>
      </w:r>
      <w:r>
        <w:fldChar w:fldCharType="begin"/>
      </w:r>
      <w:r>
        <w:instrText xml:space="preserve"> REF _Ref363828502 \r \h </w:instrText>
      </w:r>
      <w:r>
        <w:fldChar w:fldCharType="separate"/>
      </w:r>
      <w:r w:rsidR="00D433E8">
        <w:t>13.10</w:t>
      </w:r>
      <w:r>
        <w:fldChar w:fldCharType="end"/>
      </w:r>
      <w:r w:rsidRPr="00E77497">
        <w:t>)</w:t>
      </w:r>
      <w:r>
        <w:t xml:space="preserve"> </w:t>
      </w:r>
      <w:r w:rsidRPr="00E77497">
        <w:t xml:space="preserve">can provide their binding object as an implicit this value for use in function calls. The capability is controlled by a </w:t>
      </w:r>
      <w:r>
        <w:rPr>
          <w:rFonts w:ascii="Times New Roman" w:hAnsi="Times New Roman"/>
          <w:i/>
        </w:rPr>
        <w:t>withEnvironment</w:t>
      </w:r>
      <w:r w:rsidRPr="00E77497">
        <w:t xml:space="preserve"> Boolean value that is associated with each object environment record.  By default, the value of </w:t>
      </w:r>
      <w:r>
        <w:rPr>
          <w:rFonts w:ascii="Times New Roman" w:hAnsi="Times New Roman"/>
          <w:i/>
        </w:rPr>
        <w:t>withEnvironment</w:t>
      </w:r>
      <w:r w:rsidRPr="00E77497">
        <w:t xml:space="preserve"> is </w:t>
      </w:r>
      <w:r w:rsidRPr="00E77497">
        <w:rPr>
          <w:b/>
        </w:rPr>
        <w:t>false</w:t>
      </w:r>
      <w:r w:rsidRPr="00E77497">
        <w:t xml:space="preserve"> for any object environment record.</w:t>
      </w:r>
    </w:p>
    <w:p w14:paraId="5043365A" w14:textId="77777777" w:rsidR="003A4A57" w:rsidRPr="00E77497" w:rsidRDefault="003A4A57" w:rsidP="003A4A57">
      <w:r w:rsidRPr="00E77497">
        <w:t>The behaviour of the concrete specification methods for Object Environment Records is defined by the following algorithms.</w:t>
      </w:r>
    </w:p>
    <w:p w14:paraId="3D88F536" w14:textId="77777777" w:rsidR="003A4A57" w:rsidRPr="00E77497" w:rsidRDefault="003A4A57" w:rsidP="003A4A57">
      <w:pPr>
        <w:pStyle w:val="51"/>
      </w:pPr>
      <w:r w:rsidRPr="00E77497">
        <w:t>HasBinding(N)</w:t>
      </w:r>
    </w:p>
    <w:p w14:paraId="4A33DC47" w14:textId="77777777" w:rsidR="003A4A57" w:rsidRPr="00E77497" w:rsidRDefault="003A4A57" w:rsidP="003A4A57">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42966A75" w14:textId="77777777" w:rsidR="003A4A57" w:rsidRPr="00E77497" w:rsidRDefault="003A4A57" w:rsidP="003A4A57">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14:paraId="1F7EDC1A" w14:textId="77777777" w:rsidR="003A4A57" w:rsidRDefault="003A4A57" w:rsidP="003A4A57">
      <w:pPr>
        <w:pStyle w:val="Alg4"/>
        <w:numPr>
          <w:ilvl w:val="0"/>
          <w:numId w:val="364"/>
        </w:numPr>
      </w:pPr>
      <w:r>
        <w:t xml:space="preserve">If </w:t>
      </w:r>
      <w:r>
        <w:rPr>
          <w:i/>
          <w:iCs/>
        </w:rPr>
        <w:t>N</w:t>
      </w:r>
      <w:r>
        <w:t xml:space="preserve"> is an element of </w:t>
      </w:r>
      <w:r>
        <w:rPr>
          <w:i/>
          <w:iCs/>
        </w:rPr>
        <w:t>envRec’s unscopables</w:t>
      </w:r>
      <w:r>
        <w:t xml:space="preserve">, then return </w:t>
      </w:r>
      <w:r w:rsidRPr="00E74C84">
        <w:rPr>
          <w:b/>
          <w:bCs/>
        </w:rPr>
        <w:t>false</w:t>
      </w:r>
      <w:r>
        <w:t>.</w:t>
      </w:r>
    </w:p>
    <w:p w14:paraId="60CEA3DD" w14:textId="77777777" w:rsidR="003A4A57" w:rsidRPr="00E77497" w:rsidRDefault="003A4A57" w:rsidP="003A4A57">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72714DFE" w14:textId="77777777" w:rsidR="003A4A57" w:rsidRPr="00E77497" w:rsidRDefault="003A4A57" w:rsidP="003A4A57">
      <w:pPr>
        <w:pStyle w:val="Alg4"/>
        <w:numPr>
          <w:ilvl w:val="0"/>
          <w:numId w:val="364"/>
        </w:numPr>
        <w:spacing w:after="120"/>
      </w:pPr>
      <w:r w:rsidRPr="00E77497">
        <w:t xml:space="preserve">Return the result of </w:t>
      </w:r>
      <w:r>
        <w:t>HasProperty(</w:t>
      </w:r>
      <w:r w:rsidRPr="00E77497">
        <w:rPr>
          <w:i/>
        </w:rPr>
        <w:t>bindings</w:t>
      </w:r>
      <w:r>
        <w:rPr>
          <w:iCs/>
        </w:rPr>
        <w:t>,</w:t>
      </w:r>
      <w:r w:rsidRPr="00E77497">
        <w:t xml:space="preserve"> </w:t>
      </w:r>
      <w:r w:rsidRPr="00E77497">
        <w:rPr>
          <w:i/>
        </w:rPr>
        <w:t>N</w:t>
      </w:r>
      <w:r>
        <w:t>)</w:t>
      </w:r>
      <w:r w:rsidRPr="00E77497">
        <w:t>.</w:t>
      </w:r>
    </w:p>
    <w:p w14:paraId="7FC9FB03" w14:textId="77777777" w:rsidR="003A4A57" w:rsidRPr="00E77497" w:rsidRDefault="003A4A57" w:rsidP="003A4A57">
      <w:pPr>
        <w:pStyle w:val="51"/>
      </w:pPr>
      <w:bookmarkStart w:id="643" w:name="_Ref366134712"/>
      <w:r w:rsidRPr="00E77497">
        <w:t>CreateMutableBinding (N, D)</w:t>
      </w:r>
      <w:bookmarkEnd w:id="643"/>
    </w:p>
    <w:p w14:paraId="02AF981B" w14:textId="77777777" w:rsidR="003A4A57" w:rsidRPr="00E77497" w:rsidRDefault="003A4A57" w:rsidP="003A4A57">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w:t>
      </w:r>
      <w:r>
        <w:t xml:space="preserve"> </w:t>
      </w:r>
      <w:r w:rsidRPr="00E77497">
        <w:t xml:space="preserve">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256AFA95" w14:textId="77777777" w:rsidR="003A4A57" w:rsidRPr="00E77497" w:rsidRDefault="003A4A57" w:rsidP="003A4A57">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14:paraId="141BF782" w14:textId="77777777" w:rsidR="003A4A57" w:rsidRPr="00E77497" w:rsidRDefault="003A4A57" w:rsidP="003A4A57">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14:paraId="0FF2E463" w14:textId="77777777" w:rsidR="003A4A57" w:rsidRPr="00E77497" w:rsidRDefault="003A4A57" w:rsidP="003A4A57">
      <w:pPr>
        <w:pStyle w:val="Alg4"/>
        <w:numPr>
          <w:ilvl w:val="0"/>
          <w:numId w:val="365"/>
        </w:numPr>
        <w:spacing w:after="120"/>
        <w:contextualSpacing/>
      </w:pPr>
      <w:r w:rsidRPr="00E77497">
        <w:t xml:space="preserve">If </w:t>
      </w:r>
      <w:r w:rsidRPr="00740A9B">
        <w:rPr>
          <w:i/>
          <w:iCs/>
        </w:rPr>
        <w:t>D</w:t>
      </w:r>
      <w:r w:rsidRPr="00E77497">
        <w:t xml:space="preserve">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7430593E" w14:textId="77777777" w:rsidR="003A4A57" w:rsidRDefault="003A4A57" w:rsidP="003A4A57">
      <w:pPr>
        <w:pStyle w:val="Alg4"/>
        <w:numPr>
          <w:ilvl w:val="0"/>
          <w:numId w:val="365"/>
        </w:numPr>
        <w:spacing w:after="240"/>
      </w:pPr>
      <w:r>
        <w:t>Return the result of DefinePropertyOrThrow(</w:t>
      </w:r>
      <w:r w:rsidRPr="00E77497">
        <w:rPr>
          <w:i/>
        </w:rPr>
        <w:t>bindings</w:t>
      </w:r>
      <w:r w:rsidRPr="00E77497">
        <w:t xml:space="preserve">, </w:t>
      </w:r>
      <w:r w:rsidRPr="00E77497">
        <w:rPr>
          <w:i/>
        </w:rPr>
        <w:t>N</w:t>
      </w:r>
      <w:r>
        <w:rPr>
          <w:iCs/>
        </w:rPr>
        <w:t>,</w:t>
      </w:r>
      <w:r w:rsidRPr="00E77497">
        <w:t xml:space="preserve">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w:t>
      </w:r>
      <w:r>
        <w:t>)</w:t>
      </w:r>
      <w:r w:rsidRPr="00E77497">
        <w:t>.</w:t>
      </w:r>
    </w:p>
    <w:p w14:paraId="7DDC90F6" w14:textId="77777777" w:rsidR="003A4A57" w:rsidRPr="00833427" w:rsidRDefault="003A4A57" w:rsidP="003A4A57">
      <w:pPr>
        <w:pStyle w:val="Note"/>
        <w:rPr>
          <w:lang w:eastAsia="en-US"/>
        </w:rPr>
      </w:pPr>
      <w:r>
        <w:rPr>
          <w:lang w:eastAsia="en-US"/>
        </w:rPr>
        <w:t>NOTE</w:t>
      </w:r>
      <w:r>
        <w:rPr>
          <w:lang w:eastAsia="en-US"/>
        </w:rPr>
        <w:tab/>
        <w:t xml:space="preserve">Normally </w:t>
      </w:r>
      <w:r w:rsidRPr="00BE3BA1">
        <w:rPr>
          <w:rFonts w:ascii="Times New Roman" w:hAnsi="Times New Roman"/>
          <w:i/>
          <w:iCs/>
          <w:lang w:eastAsia="en-US"/>
        </w:rPr>
        <w:t>envRec</w:t>
      </w:r>
      <w:r>
        <w:rPr>
          <w:lang w:eastAsia="en-US"/>
        </w:rPr>
        <w:t xml:space="preserve"> will not have a binding for </w:t>
      </w:r>
      <w:r w:rsidRPr="00BE3BA1">
        <w:rPr>
          <w:rFonts w:ascii="Times New Roman" w:hAnsi="Times New Roman"/>
          <w:i/>
          <w:iCs/>
          <w:lang w:eastAsia="en-US"/>
        </w:rPr>
        <w:t>N</w:t>
      </w:r>
      <w:r>
        <w:rPr>
          <w:lang w:eastAsia="en-US"/>
        </w:rPr>
        <w:t xml:space="preserve"> but if it does, the semantics of  DefinePropertyOrThrow may result in an existing binding being replaced or shadowed or cause an abrupt  completion to be returned.</w:t>
      </w:r>
    </w:p>
    <w:p w14:paraId="11B22DDF" w14:textId="77777777" w:rsidR="003A4A57" w:rsidRPr="00E77497" w:rsidRDefault="003A4A57" w:rsidP="003A4A57">
      <w:pPr>
        <w:pStyle w:val="51"/>
      </w:pPr>
      <w:r w:rsidRPr="00483C7C">
        <w:t>CreateImmutableBinding</w:t>
      </w:r>
      <w:r w:rsidRPr="00E77497">
        <w:t xml:space="preserve"> </w:t>
      </w:r>
      <w:commentRangeStart w:id="644"/>
      <w:r w:rsidRPr="00E77497">
        <w:t>(N)</w:t>
      </w:r>
      <w:commentRangeEnd w:id="644"/>
      <w:r>
        <w:rPr>
          <w:rStyle w:val="af6"/>
          <w:b w:val="0"/>
        </w:rPr>
        <w:commentReference w:id="644"/>
      </w:r>
    </w:p>
    <w:p w14:paraId="7B968B44" w14:textId="77777777" w:rsidR="003A4A57" w:rsidRPr="00E77497" w:rsidRDefault="003A4A57" w:rsidP="003A4A57">
      <w:r w:rsidRPr="00E77497">
        <w:t xml:space="preserve">The concrete Environment Record method CreateImmutableBinding </w:t>
      </w:r>
      <w:r>
        <w:t>is never used within this specification in association with</w:t>
      </w:r>
      <w:r w:rsidRPr="00E77497">
        <w:t xml:space="preserve"> </w:t>
      </w:r>
      <w:r>
        <w:t>Object</w:t>
      </w:r>
      <w:r w:rsidRPr="00E77497">
        <w:t xml:space="preserve"> environment records</w:t>
      </w:r>
      <w:r>
        <w:t>.</w:t>
      </w:r>
      <w:r w:rsidRPr="00E77497">
        <w:t xml:space="preserve"> </w:t>
      </w:r>
    </w:p>
    <w:p w14:paraId="5969A5F0" w14:textId="77777777" w:rsidR="003A4A57" w:rsidRPr="00E77497" w:rsidRDefault="003A4A57" w:rsidP="003A4A57">
      <w:pPr>
        <w:pStyle w:val="51"/>
      </w:pPr>
      <w:r>
        <w:t>InitialiseBinding</w:t>
      </w:r>
      <w:r w:rsidRPr="00E77497">
        <w:t xml:space="preserve"> (N,V)</w:t>
      </w:r>
    </w:p>
    <w:p w14:paraId="450FDA4E" w14:textId="77777777" w:rsidR="003A4A57" w:rsidRPr="00E77497" w:rsidRDefault="003A4A57" w:rsidP="003A4A57">
      <w:r w:rsidRPr="00E77497">
        <w:t xml:space="preserve">The concrete Environment Record method </w:t>
      </w:r>
      <w:r>
        <w:t>InitialiseBinding</w:t>
      </w:r>
      <w:r w:rsidRPr="00E77497">
        <w:t xml:space="preserve"> for </w:t>
      </w:r>
      <w:r>
        <w:t>object</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14:paraId="0C36AE51" w14:textId="77777777" w:rsidR="003A4A57" w:rsidRPr="00E77497" w:rsidRDefault="003A4A57" w:rsidP="003A4A57">
      <w:pPr>
        <w:pStyle w:val="Alg4"/>
        <w:numPr>
          <w:ilvl w:val="0"/>
          <w:numId w:val="1047"/>
        </w:numPr>
      </w:pPr>
      <w:r w:rsidRPr="00E77497">
        <w:t xml:space="preserve">Let </w:t>
      </w:r>
      <w:r w:rsidRPr="00E77497">
        <w:rPr>
          <w:i/>
        </w:rPr>
        <w:t xml:space="preserve">envRec </w:t>
      </w:r>
      <w:r w:rsidRPr="00E77497">
        <w:t xml:space="preserve">be the </w:t>
      </w:r>
      <w:r>
        <w:t>object</w:t>
      </w:r>
      <w:r w:rsidRPr="00E77497">
        <w:t xml:space="preserve"> environment record for which the method was invoked.</w:t>
      </w:r>
    </w:p>
    <w:p w14:paraId="28CA13F2" w14:textId="77777777" w:rsidR="003A4A57" w:rsidRPr="00E77497" w:rsidRDefault="003A4A57" w:rsidP="003A4A57">
      <w:pPr>
        <w:pStyle w:val="Alg4"/>
        <w:numPr>
          <w:ilvl w:val="0"/>
          <w:numId w:val="1047"/>
        </w:numPr>
      </w:pPr>
      <w:r w:rsidRPr="00E77497">
        <w:t xml:space="preserve">Assert: </w:t>
      </w:r>
      <w:r w:rsidRPr="00E77497">
        <w:rPr>
          <w:i/>
        </w:rPr>
        <w:t>envRec</w:t>
      </w:r>
      <w:r w:rsidRPr="00E77497">
        <w:t xml:space="preserve"> must have an uninitialised binding for </w:t>
      </w:r>
      <w:r w:rsidRPr="00CB184B">
        <w:rPr>
          <w:i/>
          <w:iCs/>
        </w:rPr>
        <w:t>N</w:t>
      </w:r>
      <w:r w:rsidRPr="00E77497">
        <w:t>.</w:t>
      </w:r>
    </w:p>
    <w:p w14:paraId="6B6BFF6E" w14:textId="77777777" w:rsidR="003A4A57" w:rsidRPr="00E77497" w:rsidRDefault="003A4A57" w:rsidP="003A4A57">
      <w:pPr>
        <w:pStyle w:val="Alg4"/>
        <w:numPr>
          <w:ilvl w:val="0"/>
          <w:numId w:val="1047"/>
        </w:numPr>
        <w:contextualSpacing/>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14:paraId="29331AF8" w14:textId="77777777" w:rsidR="003A4A57" w:rsidRPr="00E77497" w:rsidRDefault="003A4A57" w:rsidP="003A4A57">
      <w:pPr>
        <w:pStyle w:val="Alg4"/>
        <w:numPr>
          <w:ilvl w:val="0"/>
          <w:numId w:val="1047"/>
        </w:numPr>
        <w:spacing w:after="240"/>
      </w:pPr>
      <w:r>
        <w:t xml:space="preserve">Return the result of calling the SetMutableBinding concrete method of </w:t>
      </w:r>
      <w:r w:rsidRPr="003144CB">
        <w:rPr>
          <w:i/>
          <w:iCs/>
        </w:rPr>
        <w:t>envRec</w:t>
      </w:r>
      <w:r>
        <w:t xml:space="preserve"> with </w:t>
      </w:r>
      <w:r w:rsidRPr="003144CB">
        <w:rPr>
          <w:i/>
          <w:iCs/>
        </w:rPr>
        <w:t>N</w:t>
      </w:r>
      <w:r>
        <w:t xml:space="preserve">, </w:t>
      </w:r>
      <w:r w:rsidRPr="003144CB">
        <w:rPr>
          <w:i/>
          <w:iCs/>
        </w:rPr>
        <w:t>V</w:t>
      </w:r>
      <w:r>
        <w:t xml:space="preserve">, and </w:t>
      </w:r>
      <w:r w:rsidRPr="003144CB">
        <w:rPr>
          <w:b/>
          <w:bCs/>
        </w:rPr>
        <w:t>false</w:t>
      </w:r>
      <w:r>
        <w:t xml:space="preserve"> as arguments</w:t>
      </w:r>
      <w:r w:rsidRPr="00E77497">
        <w:t>.</w:t>
      </w:r>
    </w:p>
    <w:p w14:paraId="289E6740" w14:textId="77777777" w:rsidR="003A4A57" w:rsidRPr="00E77497" w:rsidRDefault="003A4A57" w:rsidP="003A4A57">
      <w:pPr>
        <w:pStyle w:val="51"/>
      </w:pPr>
      <w:r w:rsidRPr="00E77497">
        <w:t>SetMutableBinding (N,V,S)</w:t>
      </w:r>
    </w:p>
    <w:p w14:paraId="5FEBBCD8" w14:textId="77777777" w:rsidR="003A4A57" w:rsidRPr="00E77497" w:rsidRDefault="003A4A57" w:rsidP="003A4A57">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71B885F4" w14:textId="77777777" w:rsidR="003A4A57" w:rsidRPr="00E77497" w:rsidRDefault="003A4A57" w:rsidP="003A4A57">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14:paraId="4EF7D986" w14:textId="77777777" w:rsidR="003A4A57" w:rsidRPr="00E77497" w:rsidRDefault="003A4A57" w:rsidP="003A4A57">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14:paraId="1560DB80" w14:textId="77777777" w:rsidR="003A4A57" w:rsidRPr="00E77497" w:rsidRDefault="003A4A57" w:rsidP="003A4A57">
      <w:pPr>
        <w:pStyle w:val="Alg4"/>
        <w:numPr>
          <w:ilvl w:val="0"/>
          <w:numId w:val="366"/>
        </w:numPr>
        <w:spacing w:after="120"/>
      </w:pPr>
      <w:r>
        <w:t xml:space="preserve">Return the result of </w:t>
      </w:r>
      <w:r w:rsidRPr="00E77497">
        <w:t>Put</w:t>
      </w:r>
      <w:r>
        <w:t>(</w:t>
      </w:r>
      <w:r w:rsidRPr="00E77497">
        <w:rPr>
          <w:i/>
        </w:rPr>
        <w:t>bindings</w:t>
      </w:r>
      <w:r>
        <w:t>,</w:t>
      </w:r>
      <w:r w:rsidRPr="00E77497">
        <w:t xml:space="preserve"> </w:t>
      </w:r>
      <w:r w:rsidRPr="00E77497">
        <w:rPr>
          <w:i/>
        </w:rPr>
        <w:t>N</w:t>
      </w:r>
      <w:r w:rsidRPr="00E77497">
        <w:t xml:space="preserve">, </w:t>
      </w:r>
      <w:r w:rsidRPr="00E77497">
        <w:rPr>
          <w:i/>
        </w:rPr>
        <w:t>V</w:t>
      </w:r>
      <w:r w:rsidRPr="00E77497">
        <w:t xml:space="preserve">, and </w:t>
      </w:r>
      <w:r w:rsidRPr="00E77497">
        <w:rPr>
          <w:i/>
        </w:rPr>
        <w:t>S</w:t>
      </w:r>
      <w:r>
        <w:rPr>
          <w:iCs/>
        </w:rPr>
        <w:t>)</w:t>
      </w:r>
      <w:r w:rsidRPr="00E77497">
        <w:t>.</w:t>
      </w:r>
    </w:p>
    <w:p w14:paraId="3FD16D9B" w14:textId="77777777" w:rsidR="003A4A57" w:rsidRPr="00E77497" w:rsidRDefault="003A4A57" w:rsidP="003A4A57">
      <w:pPr>
        <w:pStyle w:val="51"/>
      </w:pPr>
      <w:r w:rsidRPr="00E77497">
        <w:t>GetBindingValue(N,S)</w:t>
      </w:r>
    </w:p>
    <w:p w14:paraId="60669E4F" w14:textId="77777777" w:rsidR="003A4A57" w:rsidRPr="00E77497" w:rsidRDefault="003A4A57" w:rsidP="003A4A57">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5BD43615" w14:textId="77777777" w:rsidR="003A4A57" w:rsidRPr="00E77497" w:rsidRDefault="003A4A57" w:rsidP="003A4A57">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14:paraId="772BA75B" w14:textId="77777777" w:rsidR="003A4A57" w:rsidRPr="00E77497" w:rsidRDefault="003A4A57" w:rsidP="003A4A57">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14:paraId="60C04531" w14:textId="77777777" w:rsidR="003A4A57" w:rsidRPr="00E77497" w:rsidRDefault="003A4A57" w:rsidP="003A4A57">
      <w:pPr>
        <w:pStyle w:val="Alg4"/>
        <w:numPr>
          <w:ilvl w:val="0"/>
          <w:numId w:val="367"/>
        </w:numPr>
      </w:pPr>
      <w:r w:rsidRPr="00E77497">
        <w:t xml:space="preserve">Let </w:t>
      </w:r>
      <w:r w:rsidRPr="00E77497">
        <w:rPr>
          <w:i/>
        </w:rPr>
        <w:t>value</w:t>
      </w:r>
      <w:r w:rsidRPr="00E77497">
        <w:t xml:space="preserve"> be the result of </w:t>
      </w:r>
      <w:r>
        <w:t>HasProperty(</w:t>
      </w:r>
      <w:r w:rsidRPr="00E77497">
        <w:rPr>
          <w:i/>
        </w:rPr>
        <w:t>bindings</w:t>
      </w:r>
      <w:r w:rsidRPr="00E77497">
        <w:t xml:space="preserve">, </w:t>
      </w:r>
      <w:r w:rsidRPr="00E77497">
        <w:rPr>
          <w:i/>
        </w:rPr>
        <w:t>N</w:t>
      </w:r>
      <w:r>
        <w:t>)</w:t>
      </w:r>
      <w:r w:rsidRPr="00E77497">
        <w:t>.</w:t>
      </w:r>
    </w:p>
    <w:p w14:paraId="4B2B61CF" w14:textId="77777777" w:rsidR="003A4A57" w:rsidRDefault="003A4A57" w:rsidP="003A4A57">
      <w:pPr>
        <w:pStyle w:val="Alg4"/>
        <w:numPr>
          <w:ilvl w:val="0"/>
          <w:numId w:val="367"/>
        </w:numPr>
      </w:pPr>
      <w:r>
        <w:t>ReturnIfAbrupt(</w:t>
      </w:r>
      <w:r>
        <w:rPr>
          <w:i/>
          <w:iCs/>
        </w:rPr>
        <w:t>value</w:t>
      </w:r>
      <w:r>
        <w:t>).</w:t>
      </w:r>
    </w:p>
    <w:p w14:paraId="5A542973" w14:textId="77777777" w:rsidR="003A4A57" w:rsidRPr="00E77497" w:rsidRDefault="003A4A57" w:rsidP="003A4A57">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14:paraId="69C70627" w14:textId="77777777" w:rsidR="003A4A57" w:rsidRPr="00E77497" w:rsidRDefault="003A4A57" w:rsidP="003A4A57">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1343FD28" w14:textId="77777777" w:rsidR="003A4A57" w:rsidRPr="00E77497" w:rsidRDefault="003A4A57" w:rsidP="003A4A57">
      <w:pPr>
        <w:pStyle w:val="Alg4"/>
        <w:numPr>
          <w:ilvl w:val="0"/>
          <w:numId w:val="367"/>
        </w:numPr>
        <w:spacing w:after="120"/>
      </w:pPr>
      <w:r w:rsidRPr="00E77497">
        <w:t>Return the result of Get</w:t>
      </w:r>
      <w:r>
        <w:t>(</w:t>
      </w:r>
      <w:r w:rsidRPr="00E77497">
        <w:rPr>
          <w:i/>
        </w:rPr>
        <w:t>bindings</w:t>
      </w:r>
      <w:r w:rsidRPr="00E77497">
        <w:t>,</w:t>
      </w:r>
      <w:r>
        <w:t xml:space="preserve"> </w:t>
      </w:r>
      <w:r w:rsidRPr="00E77497">
        <w:rPr>
          <w:i/>
        </w:rPr>
        <w:t>N</w:t>
      </w:r>
      <w:r>
        <w:t>)</w:t>
      </w:r>
      <w:r w:rsidRPr="00E77497">
        <w:t>.</w:t>
      </w:r>
    </w:p>
    <w:p w14:paraId="3253AC18" w14:textId="77777777" w:rsidR="003A4A57" w:rsidRPr="00E77497" w:rsidRDefault="003A4A57" w:rsidP="003A4A57">
      <w:pPr>
        <w:pStyle w:val="51"/>
      </w:pPr>
      <w:r w:rsidRPr="00E77497">
        <w:t>DeleteBinding (N)</w:t>
      </w:r>
    </w:p>
    <w:p w14:paraId="4EFDCFE9" w14:textId="77777777" w:rsidR="003A4A57" w:rsidRPr="00E77497" w:rsidRDefault="003A4A57" w:rsidP="003A4A57">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7A1E0A83" w14:textId="77777777" w:rsidR="003A4A57" w:rsidRPr="00E77497" w:rsidRDefault="003A4A57" w:rsidP="003A4A57">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14:paraId="6D8640DE" w14:textId="77777777" w:rsidR="003A4A57" w:rsidRPr="00E77497" w:rsidRDefault="003A4A57" w:rsidP="003A4A57">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52737976" w14:textId="77777777" w:rsidR="003A4A57" w:rsidRPr="00E77497" w:rsidRDefault="003A4A57" w:rsidP="003A4A57">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as </w:t>
      </w:r>
      <w:r>
        <w:t xml:space="preserve">the </w:t>
      </w:r>
      <w:r w:rsidRPr="00E77497">
        <w:t>argument.</w:t>
      </w:r>
    </w:p>
    <w:p w14:paraId="3307849A" w14:textId="77777777" w:rsidR="003A4A57" w:rsidRPr="00E77497" w:rsidRDefault="003A4A57" w:rsidP="003A4A57">
      <w:pPr>
        <w:pStyle w:val="51"/>
      </w:pPr>
      <w:r>
        <w:t>HasThisBinding</w:t>
      </w:r>
      <w:r w:rsidRPr="00E77497">
        <w:t xml:space="preserve"> ()</w:t>
      </w:r>
    </w:p>
    <w:p w14:paraId="4276CE87" w14:textId="77777777" w:rsidR="003A4A57" w:rsidRPr="00E77497" w:rsidRDefault="003A4A57" w:rsidP="003A4A57">
      <w:r>
        <w:t>Regular Object</w:t>
      </w:r>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p>
    <w:p w14:paraId="62DDEEED" w14:textId="77777777" w:rsidR="003A4A57" w:rsidRPr="00E77497" w:rsidRDefault="003A4A57" w:rsidP="003A4A57">
      <w:pPr>
        <w:pStyle w:val="Alg4"/>
        <w:numPr>
          <w:ilvl w:val="0"/>
          <w:numId w:val="778"/>
        </w:numPr>
        <w:spacing w:after="120"/>
      </w:pPr>
      <w:r w:rsidRPr="00E77497">
        <w:t xml:space="preserve">Return </w:t>
      </w:r>
      <w:r>
        <w:rPr>
          <w:b/>
        </w:rPr>
        <w:t>false</w:t>
      </w:r>
      <w:r w:rsidRPr="00E77497">
        <w:t>.</w:t>
      </w:r>
    </w:p>
    <w:p w14:paraId="7723EAC9" w14:textId="77777777" w:rsidR="003A4A57" w:rsidRPr="00E77497" w:rsidRDefault="003A4A57" w:rsidP="003A4A57">
      <w:pPr>
        <w:pStyle w:val="51"/>
      </w:pPr>
      <w:r>
        <w:t>HasSuperBinding</w:t>
      </w:r>
      <w:r w:rsidRPr="00E77497">
        <w:t xml:space="preserve"> ()</w:t>
      </w:r>
    </w:p>
    <w:p w14:paraId="37F3286A" w14:textId="77777777" w:rsidR="003A4A57" w:rsidRPr="00E77497" w:rsidRDefault="003A4A57" w:rsidP="003A4A57">
      <w:r>
        <w:t>Regular Object</w:t>
      </w:r>
      <w:r w:rsidRPr="00E77497">
        <w:t xml:space="preserve"> Environment Records </w:t>
      </w:r>
      <w:r>
        <w:t xml:space="preserve">do not provide a </w:t>
      </w:r>
      <w:r>
        <w:rPr>
          <w:rFonts w:ascii="Courier New" w:hAnsi="Courier New" w:cs="Courier New"/>
          <w:b/>
        </w:rPr>
        <w:t>super</w:t>
      </w:r>
      <w:r>
        <w:t xml:space="preserve"> binding</w:t>
      </w:r>
      <w:r w:rsidRPr="00E77497">
        <w:t>.</w:t>
      </w:r>
    </w:p>
    <w:p w14:paraId="06624D0B" w14:textId="77777777" w:rsidR="003A4A57" w:rsidRPr="00E77497" w:rsidRDefault="003A4A57" w:rsidP="003A4A57">
      <w:pPr>
        <w:pStyle w:val="Alg4"/>
        <w:numPr>
          <w:ilvl w:val="0"/>
          <w:numId w:val="779"/>
        </w:numPr>
        <w:spacing w:after="120"/>
      </w:pPr>
      <w:r w:rsidRPr="00E77497">
        <w:t xml:space="preserve">Return </w:t>
      </w:r>
      <w:r>
        <w:rPr>
          <w:b/>
        </w:rPr>
        <w:t>false</w:t>
      </w:r>
      <w:r w:rsidRPr="00E77497">
        <w:t>.</w:t>
      </w:r>
    </w:p>
    <w:p w14:paraId="04324D02" w14:textId="77777777" w:rsidR="003A4A57" w:rsidRPr="00E77497" w:rsidRDefault="003A4A57" w:rsidP="003A4A57">
      <w:pPr>
        <w:pStyle w:val="51"/>
      </w:pPr>
      <w:r w:rsidRPr="00E77497">
        <w:tab/>
      </w:r>
      <w:r>
        <w:t>WithBaseObject</w:t>
      </w:r>
      <w:r w:rsidRPr="00E77497">
        <w:t>()</w:t>
      </w:r>
    </w:p>
    <w:p w14:paraId="18C0E713" w14:textId="77777777" w:rsidR="003A4A57" w:rsidRPr="00E77497" w:rsidRDefault="003A4A57" w:rsidP="003A4A57">
      <w:r w:rsidRPr="00E77497">
        <w:t xml:space="preserve">Object Environment Records return </w:t>
      </w:r>
      <w:r w:rsidRPr="00E77497">
        <w:rPr>
          <w:b/>
        </w:rPr>
        <w:t>undefined</w:t>
      </w:r>
      <w:r w:rsidRPr="00E77497">
        <w:t xml:space="preserve"> as their </w:t>
      </w:r>
      <w:r>
        <w:t>WithBaseObject</w:t>
      </w:r>
      <w:r w:rsidRPr="00E77497">
        <w:t xml:space="preserve"> unless their </w:t>
      </w:r>
      <w:r>
        <w:rPr>
          <w:rFonts w:ascii="Times New Roman" w:hAnsi="Times New Roman"/>
          <w:i/>
        </w:rPr>
        <w:t>withEnvironment</w:t>
      </w:r>
      <w:r w:rsidRPr="00E77497">
        <w:t xml:space="preserve"> flag is </w:t>
      </w:r>
      <w:r w:rsidRPr="00E77497">
        <w:rPr>
          <w:b/>
        </w:rPr>
        <w:t>true</w:t>
      </w:r>
      <w:r w:rsidRPr="00E77497">
        <w:t>.</w:t>
      </w:r>
    </w:p>
    <w:p w14:paraId="3B6D70DC" w14:textId="77777777" w:rsidR="003A4A57" w:rsidRPr="00E77497" w:rsidRDefault="003A4A57" w:rsidP="003A4A57">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14:paraId="708F8129" w14:textId="77777777" w:rsidR="003A4A57" w:rsidRPr="00E77497" w:rsidRDefault="003A4A57" w:rsidP="003A4A57">
      <w:pPr>
        <w:pStyle w:val="Alg4"/>
        <w:numPr>
          <w:ilvl w:val="0"/>
          <w:numId w:val="369"/>
        </w:numPr>
        <w:spacing w:after="120"/>
        <w:contextualSpacing/>
      </w:pPr>
      <w:r w:rsidRPr="00E77497">
        <w:t xml:space="preserve">If the </w:t>
      </w:r>
      <w:r>
        <w:rPr>
          <w:i/>
        </w:rPr>
        <w:t>withEnvironment</w:t>
      </w:r>
      <w:r w:rsidRPr="00E77497">
        <w:t xml:space="preserve"> 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14:paraId="4C5AE88C" w14:textId="77777777" w:rsidR="003A4A57" w:rsidRPr="00E77497" w:rsidRDefault="003A4A57" w:rsidP="003A4A57">
      <w:pPr>
        <w:pStyle w:val="Alg4"/>
        <w:numPr>
          <w:ilvl w:val="0"/>
          <w:numId w:val="369"/>
        </w:numPr>
        <w:spacing w:after="120"/>
      </w:pPr>
      <w:r w:rsidRPr="00E77497">
        <w:t xml:space="preserve">Otherwise, return </w:t>
      </w:r>
      <w:r w:rsidRPr="00E77497">
        <w:rPr>
          <w:b/>
        </w:rPr>
        <w:t>undefined</w:t>
      </w:r>
      <w:r w:rsidRPr="00E77497">
        <w:t>.</w:t>
      </w:r>
    </w:p>
    <w:p w14:paraId="56981701" w14:textId="77777777" w:rsidR="003A4A57" w:rsidRPr="009C202C" w:rsidRDefault="003A4A57" w:rsidP="003A4A57">
      <w:pPr>
        <w:pStyle w:val="40"/>
      </w:pPr>
      <w:r>
        <w:t>Function</w:t>
      </w:r>
      <w:r w:rsidRPr="00E65A34">
        <w:t xml:space="preserve"> Environment </w:t>
      </w:r>
      <w:r w:rsidRPr="009C202C">
        <w:t>Records</w:t>
      </w:r>
    </w:p>
    <w:p w14:paraId="23B75A88" w14:textId="77777777" w:rsidR="003A4A57" w:rsidRPr="00E77497" w:rsidRDefault="003A4A57" w:rsidP="003A4A57">
      <w:r w:rsidRPr="00675B74">
        <w:t xml:space="preserve">A </w:t>
      </w:r>
      <w:r>
        <w:t>function</w:t>
      </w:r>
      <w:r w:rsidRPr="00675B74">
        <w:t xml:space="preserve"> environment record </w:t>
      </w:r>
      <w:r>
        <w:t xml:space="preserve">is a declarative environment record that is used to represent the outer most scope of a function that provides a </w:t>
      </w:r>
      <w:r w:rsidRPr="00597584">
        <w:rPr>
          <w:rFonts w:ascii="Courier New" w:hAnsi="Courier New" w:cs="Courier New"/>
          <w:b/>
        </w:rPr>
        <w:t>this</w:t>
      </w:r>
      <w:r>
        <w:t xml:space="preserve"> binding. In addition to</w:t>
      </w:r>
      <w:r w:rsidRPr="00675B74">
        <w:t xml:space="preserve"> </w:t>
      </w:r>
      <w:r>
        <w:t xml:space="preserve">its identifier bindings, a function environment record contains the </w:t>
      </w:r>
      <w:r w:rsidRPr="00BE3BA1">
        <w:rPr>
          <w:rFonts w:cs="Arial"/>
          <w:b/>
        </w:rPr>
        <w:t>this</w:t>
      </w:r>
      <w:r>
        <w:t xml:space="preserve"> value used within its scope. If such a function references </w:t>
      </w:r>
      <w:r w:rsidRPr="00597584">
        <w:rPr>
          <w:rFonts w:ascii="Courier New" w:hAnsi="Courier New" w:cs="Courier New"/>
          <w:b/>
        </w:rPr>
        <w:t>super</w:t>
      </w:r>
      <w:r>
        <w:t xml:space="preserve">, its function environment record  also contains the state that is used to perform </w:t>
      </w:r>
      <w:r w:rsidRPr="00D634EC">
        <w:rPr>
          <w:rFonts w:ascii="Courier New" w:hAnsi="Courier New" w:cs="Courier New"/>
          <w:b/>
        </w:rPr>
        <w:t>super</w:t>
      </w:r>
      <w:r>
        <w:t xml:space="preserve"> method invocations from within the function.  </w:t>
      </w:r>
      <w:r w:rsidRPr="00675B74">
        <w:t xml:space="preserve"> </w:t>
      </w:r>
    </w:p>
    <w:p w14:paraId="4C18CCBA" w14:textId="77777777" w:rsidR="003A4A57" w:rsidRPr="00E77497" w:rsidRDefault="003A4A57" w:rsidP="003A4A57">
      <w:r>
        <w:t>Function</w:t>
      </w:r>
      <w:r w:rsidRPr="00E77497">
        <w:t xml:space="preserve"> environment records </w:t>
      </w:r>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r w:rsidRPr="00E77497">
        <w:t xml:space="preserve">. </w:t>
      </w:r>
      <w:r>
        <w:t xml:space="preserve">If the associated function references </w:t>
      </w:r>
      <w:r w:rsidRPr="00F77938">
        <w:rPr>
          <w:rFonts w:ascii="Courier New" w:hAnsi="Courier New" w:cs="Courier New"/>
          <w:b/>
        </w:rPr>
        <w:t>super</w:t>
      </w:r>
      <w:r>
        <w:t xml:space="preserve">, the environment record stores in </w:t>
      </w:r>
      <w:r w:rsidRPr="00F77938">
        <w:rPr>
          <w:rFonts w:ascii="Times New Roman" w:hAnsi="Times New Roman"/>
          <w:i/>
        </w:rPr>
        <w:t>HomeObject</w:t>
      </w:r>
      <w:r>
        <w:t xml:space="preserve"> the object that the function is bound to as a method and in </w:t>
      </w:r>
      <w:r w:rsidRPr="00F77938">
        <w:rPr>
          <w:rFonts w:ascii="Times New Roman" w:hAnsi="Times New Roman"/>
          <w:i/>
        </w:rPr>
        <w:t>MethodName</w:t>
      </w:r>
      <w:r>
        <w:t xml:space="preserve"> the property key used for unqualified super invocations from within the function.  T</w:t>
      </w:r>
      <w:r w:rsidRPr="00E77497">
        <w:t xml:space="preserve">he </w:t>
      </w:r>
      <w:r>
        <w:t xml:space="preserve">default </w:t>
      </w:r>
      <w:r w:rsidRPr="00E77497">
        <w:t xml:space="preserve">value </w:t>
      </w:r>
      <w:r>
        <w:t>for</w:t>
      </w:r>
      <w:r w:rsidRPr="00E77497">
        <w:t xml:space="preserve"> </w:t>
      </w:r>
      <w:r w:rsidRPr="00250FC6">
        <w:rPr>
          <w:rFonts w:ascii="Times New Roman" w:hAnsi="Times New Roman"/>
          <w:i/>
        </w:rPr>
        <w:t>HomeObject</w:t>
      </w:r>
      <w:r>
        <w:t xml:space="preserve"> and</w:t>
      </w:r>
      <w:r w:rsidRPr="00F77938">
        <w:rPr>
          <w:rFonts w:ascii="Times New Roman" w:hAnsi="Times New Roman"/>
          <w:i/>
        </w:rPr>
        <w:t xml:space="preserve"> </w:t>
      </w:r>
      <w:r w:rsidRPr="00250FC6">
        <w:rPr>
          <w:rFonts w:ascii="Times New Roman" w:hAnsi="Times New Roman"/>
          <w:i/>
        </w:rPr>
        <w:t>MethodName</w:t>
      </w:r>
      <w:r>
        <w:t xml:space="preserve"> is</w:t>
      </w:r>
      <w:r w:rsidRPr="00E77497">
        <w:t xml:space="preserve"> </w:t>
      </w:r>
      <w:r w:rsidRPr="00F77938">
        <w:rPr>
          <w:rFonts w:ascii="Times New Roman" w:hAnsi="Times New Roman"/>
          <w:b/>
        </w:rPr>
        <w:t>undefined</w:t>
      </w:r>
      <w:r w:rsidRPr="00E77497">
        <w:t>.</w:t>
      </w:r>
    </w:p>
    <w:p w14:paraId="6E72D3AF" w14:textId="77777777" w:rsidR="003A4A57" w:rsidRPr="00E77497" w:rsidRDefault="003A4A57" w:rsidP="003A4A57">
      <w:pPr>
        <w:spacing w:after="120"/>
      </w:pPr>
      <w:r>
        <w:t>Methods</w:t>
      </w:r>
      <w:r w:rsidRPr="00E77497">
        <w:t xml:space="preserve"> environment records support </w:t>
      </w:r>
      <w:r>
        <w:t xml:space="preserve">all of Declarative Environment Record methods listed in </w:t>
      </w:r>
      <w:r w:rsidR="00CF10B9">
        <w:fldChar w:fldCharType="begin"/>
      </w:r>
      <w:r w:rsidR="00CF10B9">
        <w:instrText xml:space="preserve"> REF _Ref365644814 \h </w:instrText>
      </w:r>
      <w:r w:rsidR="00CF10B9">
        <w:fldChar w:fldCharType="separate"/>
      </w:r>
      <w:r w:rsidR="00D433E8">
        <w:t xml:space="preserve">Table </w:t>
      </w:r>
      <w:r w:rsidR="00D433E8">
        <w:rPr>
          <w:noProof/>
        </w:rPr>
        <w:t>16</w:t>
      </w:r>
      <w:r w:rsidR="00CF10B9">
        <w:fldChar w:fldCharType="end"/>
      </w:r>
      <w:r w:rsidR="00CF10B9">
        <w:t xml:space="preserve"> </w:t>
      </w:r>
      <w:r>
        <w:t>and share the same specifications for all of those methods except for HasThisBinding and HasSuperBinding. In addition, d</w:t>
      </w:r>
      <w:r w:rsidRPr="00E77497">
        <w:t>eclarative environment records support the methods listed in</w:t>
      </w:r>
      <w:r w:rsidR="00CF10B9">
        <w:t xml:space="preserve"> </w:t>
      </w:r>
      <w:r w:rsidR="00CF10B9">
        <w:fldChar w:fldCharType="begin"/>
      </w:r>
      <w:r w:rsidR="00CF10B9">
        <w:instrText xml:space="preserve"> REF _Ref365644815 \h </w:instrText>
      </w:r>
      <w:r w:rsidR="00CF10B9">
        <w:fldChar w:fldCharType="separate"/>
      </w:r>
      <w:r w:rsidR="00D433E8">
        <w:t xml:space="preserve">Table </w:t>
      </w:r>
      <w:r w:rsidR="00D433E8">
        <w:rPr>
          <w:noProof/>
        </w:rPr>
        <w:t>17</w:t>
      </w:r>
      <w:r w:rsidR="00CF10B9">
        <w:fldChar w:fldCharType="end"/>
      </w:r>
      <w:r>
        <w:t>:</w:t>
      </w:r>
    </w:p>
    <w:p w14:paraId="462FD1CA" w14:textId="77777777" w:rsidR="003A4A57" w:rsidRPr="00E77497" w:rsidRDefault="003A4A57" w:rsidP="003A4A57">
      <w:pPr>
        <w:pStyle w:val="Tabletitle"/>
      </w:pPr>
      <w:bookmarkStart w:id="645" w:name="_Ref365644815"/>
      <w:r>
        <w:t xml:space="preserve">Table </w:t>
      </w:r>
      <w:r>
        <w:fldChar w:fldCharType="begin"/>
      </w:r>
      <w:r>
        <w:instrText xml:space="preserve"> SEQ Table \* ARABIC </w:instrText>
      </w:r>
      <w:r>
        <w:fldChar w:fldCharType="separate"/>
      </w:r>
      <w:r w:rsidR="00D433E8">
        <w:rPr>
          <w:noProof/>
        </w:rPr>
        <w:t>17</w:t>
      </w:r>
      <w:r>
        <w:fldChar w:fldCharType="end"/>
      </w:r>
      <w:bookmarkEnd w:id="645"/>
      <w:r w:rsidRPr="00E77497">
        <w:t xml:space="preserve"> — Additional Methods of </w:t>
      </w:r>
      <w:r>
        <w:t>Function</w:t>
      </w:r>
      <w:r w:rsidRPr="00E77497">
        <w:t xml:space="preser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73"/>
        <w:gridCol w:w="6190"/>
      </w:tblGrid>
      <w:tr w:rsidR="003A4A57" w:rsidRPr="00250FC6" w14:paraId="0F64D8D4" w14:textId="77777777" w:rsidTr="00831B9D">
        <w:trPr>
          <w:trHeight w:val="320"/>
          <w:jc w:val="center"/>
        </w:trPr>
        <w:tc>
          <w:tcPr>
            <w:tcW w:w="2773" w:type="dxa"/>
            <w:tcBorders>
              <w:top w:val="single" w:sz="12" w:space="0" w:color="000000"/>
              <w:left w:val="single" w:sz="6" w:space="0" w:color="000000"/>
              <w:bottom w:val="single" w:sz="6" w:space="0" w:color="000000"/>
              <w:right w:val="nil"/>
            </w:tcBorders>
            <w:shd w:val="solid" w:color="C0C0C0" w:fill="FFFFFF"/>
            <w:hideMark/>
          </w:tcPr>
          <w:p w14:paraId="33901DE8" w14:textId="77777777" w:rsidR="003A4A57" w:rsidRPr="00E77497" w:rsidRDefault="003A4A57" w:rsidP="00831B9D">
            <w:pPr>
              <w:keepNext/>
              <w:shd w:val="solid" w:color="C0C0C0" w:fill="FFFFFF"/>
              <w:spacing w:after="0"/>
              <w:rPr>
                <w:b/>
                <w:i/>
                <w:shd w:val="solid" w:color="C0C0C0" w:fill="FFFFFF"/>
              </w:rPr>
            </w:pPr>
            <w:r w:rsidRPr="00E77497">
              <w:rPr>
                <w:b/>
                <w:i/>
                <w:shd w:val="solid" w:color="C0C0C0" w:fill="FFFFFF"/>
              </w:rPr>
              <w:t>Method</w:t>
            </w:r>
          </w:p>
        </w:tc>
        <w:tc>
          <w:tcPr>
            <w:tcW w:w="6190" w:type="dxa"/>
            <w:tcBorders>
              <w:top w:val="single" w:sz="12" w:space="0" w:color="000000"/>
              <w:left w:val="nil"/>
              <w:bottom w:val="single" w:sz="6" w:space="0" w:color="000000"/>
              <w:right w:val="single" w:sz="6" w:space="0" w:color="000000"/>
            </w:tcBorders>
            <w:shd w:val="solid" w:color="C0C0C0" w:fill="FFFFFF"/>
            <w:hideMark/>
          </w:tcPr>
          <w:p w14:paraId="3AD819DC" w14:textId="77777777" w:rsidR="003A4A57" w:rsidRPr="00E77497" w:rsidRDefault="003A4A57" w:rsidP="00831B9D">
            <w:pPr>
              <w:keepNext/>
              <w:shd w:val="solid" w:color="C0C0C0" w:fill="FFFFFF"/>
              <w:spacing w:after="0"/>
              <w:rPr>
                <w:b/>
                <w:i/>
                <w:shd w:val="solid" w:color="C0C0C0" w:fill="FFFFFF"/>
              </w:rPr>
            </w:pPr>
            <w:r w:rsidRPr="00E77497">
              <w:rPr>
                <w:b/>
                <w:i/>
                <w:shd w:val="solid" w:color="C0C0C0" w:fill="FFFFFF"/>
              </w:rPr>
              <w:t>Purpose</w:t>
            </w:r>
          </w:p>
        </w:tc>
      </w:tr>
      <w:tr w:rsidR="003A4A57" w:rsidRPr="00250FC6" w14:paraId="68B4CFB1" w14:textId="77777777" w:rsidTr="00831B9D">
        <w:trPr>
          <w:jc w:val="center"/>
        </w:trPr>
        <w:tc>
          <w:tcPr>
            <w:tcW w:w="2773" w:type="dxa"/>
            <w:tcBorders>
              <w:top w:val="single" w:sz="6" w:space="0" w:color="auto"/>
              <w:left w:val="single" w:sz="6" w:space="0" w:color="auto"/>
              <w:bottom w:val="single" w:sz="6" w:space="0" w:color="auto"/>
              <w:right w:val="single" w:sz="6" w:space="0" w:color="auto"/>
            </w:tcBorders>
            <w:hideMark/>
          </w:tcPr>
          <w:p w14:paraId="2ADEF091" w14:textId="77777777" w:rsidR="003A4A57" w:rsidRPr="00E65A34" w:rsidRDefault="003A4A57" w:rsidP="00831B9D">
            <w:pPr>
              <w:keepNext/>
              <w:spacing w:after="60"/>
            </w:pPr>
            <w:r>
              <w:t>GetThisBinding</w:t>
            </w:r>
            <w:r w:rsidRPr="004D1BD1">
              <w:t>()</w:t>
            </w:r>
          </w:p>
        </w:tc>
        <w:tc>
          <w:tcPr>
            <w:tcW w:w="6190" w:type="dxa"/>
            <w:tcBorders>
              <w:top w:val="single" w:sz="6" w:space="0" w:color="auto"/>
              <w:left w:val="single" w:sz="6" w:space="0" w:color="auto"/>
              <w:bottom w:val="single" w:sz="6" w:space="0" w:color="auto"/>
              <w:right w:val="single" w:sz="6" w:space="0" w:color="auto"/>
            </w:tcBorders>
            <w:hideMark/>
          </w:tcPr>
          <w:p w14:paraId="45BFC351" w14:textId="77777777" w:rsidR="003A4A57" w:rsidRPr="00675B74" w:rsidRDefault="003A4A57" w:rsidP="00831B9D">
            <w:pPr>
              <w:keepNext/>
              <w:spacing w:after="60"/>
            </w:pPr>
            <w:r>
              <w:t xml:space="preserve">Return the value of this environment record’s </w:t>
            </w:r>
            <w:r w:rsidRPr="00825110">
              <w:rPr>
                <w:rFonts w:ascii="Courier New" w:hAnsi="Courier New" w:cs="Courier New"/>
                <w:b/>
              </w:rPr>
              <w:t>this</w:t>
            </w:r>
            <w:r>
              <w:t xml:space="preserve"> binding.</w:t>
            </w:r>
          </w:p>
        </w:tc>
      </w:tr>
      <w:tr w:rsidR="003A4A57" w:rsidRPr="00250FC6" w14:paraId="02676490" w14:textId="77777777" w:rsidTr="00831B9D">
        <w:trPr>
          <w:jc w:val="center"/>
        </w:trPr>
        <w:tc>
          <w:tcPr>
            <w:tcW w:w="2773" w:type="dxa"/>
            <w:tcBorders>
              <w:top w:val="single" w:sz="6" w:space="0" w:color="auto"/>
              <w:left w:val="single" w:sz="6" w:space="0" w:color="auto"/>
              <w:bottom w:val="single" w:sz="6" w:space="0" w:color="auto"/>
              <w:right w:val="single" w:sz="6" w:space="0" w:color="auto"/>
            </w:tcBorders>
          </w:tcPr>
          <w:p w14:paraId="7B90AE43" w14:textId="77777777" w:rsidR="003A4A57" w:rsidRPr="004D1BD1" w:rsidRDefault="003A4A57" w:rsidP="00831B9D">
            <w:pPr>
              <w:keepNext/>
              <w:spacing w:after="60"/>
            </w:pPr>
            <w:r>
              <w:t>GetSuperBase()</w:t>
            </w:r>
          </w:p>
        </w:tc>
        <w:tc>
          <w:tcPr>
            <w:tcW w:w="6190" w:type="dxa"/>
            <w:tcBorders>
              <w:top w:val="single" w:sz="6" w:space="0" w:color="auto"/>
              <w:left w:val="single" w:sz="6" w:space="0" w:color="auto"/>
              <w:bottom w:val="single" w:sz="6" w:space="0" w:color="auto"/>
              <w:right w:val="single" w:sz="6" w:space="0" w:color="auto"/>
            </w:tcBorders>
          </w:tcPr>
          <w:p w14:paraId="787A2EEE" w14:textId="77777777" w:rsidR="003A4A57" w:rsidRPr="009C202C" w:rsidRDefault="003A4A57" w:rsidP="00831B9D">
            <w:pPr>
              <w:keepNext/>
              <w:spacing w:after="60"/>
            </w:pPr>
            <w:r>
              <w:t xml:space="preserve">Return the object that is the base for </w:t>
            </w:r>
            <w:r w:rsidRPr="000B265D">
              <w:rPr>
                <w:rFonts w:ascii="Courier New" w:hAnsi="Courier New" w:cs="Courier New"/>
                <w:b/>
              </w:rPr>
              <w:t>super</w:t>
            </w:r>
            <w:r>
              <w:t xml:space="preserve"> property accesses bound in this environment record. The object is derived from this environment record’s </w:t>
            </w:r>
            <w:r w:rsidRPr="00825110">
              <w:rPr>
                <w:rFonts w:ascii="Times New Roman" w:hAnsi="Times New Roman"/>
              </w:rPr>
              <w:t>HomeObject</w:t>
            </w:r>
            <w:r>
              <w:rPr>
                <w:rFonts w:ascii="Courier New" w:hAnsi="Courier New" w:cs="Courier New"/>
                <w:b/>
              </w:rPr>
              <w:t xml:space="preserve"> </w:t>
            </w:r>
            <w:r w:rsidRPr="00825110">
              <w:rPr>
                <w:rFonts w:cs="Arial"/>
              </w:rPr>
              <w:t>binding.</w:t>
            </w:r>
            <w:r>
              <w:rPr>
                <w:rFonts w:cs="Arial"/>
              </w:rPr>
              <w:t xml:space="preserve"> If the value is Empty, return </w:t>
            </w:r>
            <w:r w:rsidRPr="00825110">
              <w:rPr>
                <w:rFonts w:ascii="Times New Roman" w:hAnsi="Times New Roman"/>
                <w:b/>
              </w:rPr>
              <w:t>undefined</w:t>
            </w:r>
            <w:r>
              <w:rPr>
                <w:rFonts w:cs="Arial"/>
              </w:rPr>
              <w:t xml:space="preserve">. </w:t>
            </w:r>
          </w:p>
        </w:tc>
      </w:tr>
      <w:tr w:rsidR="003A4A57" w:rsidRPr="00250FC6" w14:paraId="639BBA5B" w14:textId="77777777" w:rsidTr="00831B9D">
        <w:trPr>
          <w:jc w:val="center"/>
        </w:trPr>
        <w:tc>
          <w:tcPr>
            <w:tcW w:w="2773" w:type="dxa"/>
            <w:tcBorders>
              <w:top w:val="single" w:sz="6" w:space="0" w:color="auto"/>
              <w:left w:val="single" w:sz="6" w:space="0" w:color="auto"/>
              <w:bottom w:val="single" w:sz="6" w:space="0" w:color="auto"/>
              <w:right w:val="single" w:sz="6" w:space="0" w:color="auto"/>
            </w:tcBorders>
            <w:hideMark/>
          </w:tcPr>
          <w:p w14:paraId="5389A4C7" w14:textId="77777777" w:rsidR="003A4A57" w:rsidRPr="009C202C" w:rsidRDefault="003A4A57" w:rsidP="003A4A57">
            <w:pPr>
              <w:spacing w:after="60"/>
            </w:pPr>
            <w:r>
              <w:t>GetMethodName()</w:t>
            </w:r>
          </w:p>
        </w:tc>
        <w:tc>
          <w:tcPr>
            <w:tcW w:w="6190" w:type="dxa"/>
            <w:tcBorders>
              <w:top w:val="single" w:sz="6" w:space="0" w:color="auto"/>
              <w:left w:val="single" w:sz="6" w:space="0" w:color="auto"/>
              <w:bottom w:val="single" w:sz="6" w:space="0" w:color="auto"/>
              <w:right w:val="single" w:sz="6" w:space="0" w:color="auto"/>
            </w:tcBorders>
            <w:hideMark/>
          </w:tcPr>
          <w:p w14:paraId="62835689" w14:textId="77777777" w:rsidR="003A4A57" w:rsidRPr="00E77497" w:rsidRDefault="003A4A57" w:rsidP="00831B9D">
            <w:pPr>
              <w:keepLines/>
              <w:spacing w:after="60"/>
            </w:pPr>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p>
        </w:tc>
      </w:tr>
    </w:tbl>
    <w:p w14:paraId="6849272C" w14:textId="77777777" w:rsidR="003A4A57" w:rsidRPr="004D1BD1" w:rsidRDefault="003A4A57" w:rsidP="003A4A57"/>
    <w:p w14:paraId="5970B553" w14:textId="77777777" w:rsidR="003A4A57" w:rsidRPr="00E65A34" w:rsidRDefault="003A4A57" w:rsidP="003A4A57">
      <w:r w:rsidRPr="00E65A34">
        <w:t xml:space="preserve">The behaviour of the </w:t>
      </w:r>
      <w:r>
        <w:t xml:space="preserve">additional </w:t>
      </w:r>
      <w:r w:rsidRPr="00E65A34">
        <w:t xml:space="preserve">concrete specification methods for </w:t>
      </w:r>
      <w:r>
        <w:t>Function</w:t>
      </w:r>
      <w:r w:rsidRPr="00E65A34">
        <w:t xml:space="preserve"> Environment Records is defined by the following algorithms</w:t>
      </w:r>
      <w:r>
        <w:t>:</w:t>
      </w:r>
    </w:p>
    <w:p w14:paraId="53E91209" w14:textId="77777777" w:rsidR="003A4A57" w:rsidRPr="00E77497" w:rsidRDefault="003A4A57" w:rsidP="003A4A57">
      <w:pPr>
        <w:pStyle w:val="51"/>
      </w:pPr>
      <w:r>
        <w:t>HasThisBinding</w:t>
      </w:r>
      <w:r w:rsidRPr="00E77497">
        <w:t xml:space="preserve"> ()</w:t>
      </w:r>
    </w:p>
    <w:p w14:paraId="2F65B7CA" w14:textId="77777777" w:rsidR="003A4A57" w:rsidRPr="00E77497" w:rsidRDefault="003A4A57" w:rsidP="003A4A57">
      <w:r>
        <w:t>Function</w:t>
      </w:r>
      <w:r w:rsidRPr="00E65A34">
        <w:t xml:space="preserve"> </w:t>
      </w:r>
      <w:r w:rsidRPr="00E77497">
        <w:t xml:space="preserve">Environment Records </w:t>
      </w:r>
      <w:r>
        <w:t xml:space="preserve">always provide a </w:t>
      </w:r>
      <w:r w:rsidRPr="00CC3839">
        <w:rPr>
          <w:rFonts w:ascii="Courier New" w:hAnsi="Courier New" w:cs="Courier New"/>
          <w:b/>
        </w:rPr>
        <w:t>this</w:t>
      </w:r>
      <w:r>
        <w:t xml:space="preserve"> binding</w:t>
      </w:r>
      <w:r w:rsidRPr="00E77497">
        <w:t>.</w:t>
      </w:r>
    </w:p>
    <w:p w14:paraId="6C489606" w14:textId="77777777" w:rsidR="003A4A57" w:rsidRPr="00E77497" w:rsidRDefault="003A4A57" w:rsidP="003A4A57">
      <w:pPr>
        <w:pStyle w:val="Alg4"/>
        <w:numPr>
          <w:ilvl w:val="0"/>
          <w:numId w:val="780"/>
        </w:numPr>
        <w:spacing w:after="120"/>
      </w:pPr>
      <w:r w:rsidRPr="00E77497">
        <w:t xml:space="preserve">Return </w:t>
      </w:r>
      <w:r>
        <w:rPr>
          <w:b/>
        </w:rPr>
        <w:t>true</w:t>
      </w:r>
      <w:r w:rsidRPr="00E77497">
        <w:t>.</w:t>
      </w:r>
    </w:p>
    <w:p w14:paraId="37B0559F" w14:textId="77777777" w:rsidR="003A4A57" w:rsidRPr="00E77497" w:rsidRDefault="003A4A57" w:rsidP="003A4A57">
      <w:pPr>
        <w:pStyle w:val="51"/>
      </w:pPr>
      <w:r>
        <w:t>HasSuperBinding</w:t>
      </w:r>
      <w:r w:rsidRPr="00E77497">
        <w:t xml:space="preserve"> ()</w:t>
      </w:r>
    </w:p>
    <w:p w14:paraId="02D18EE8" w14:textId="77777777" w:rsidR="003A4A57" w:rsidRPr="00E77497" w:rsidRDefault="003A4A57" w:rsidP="003A4A57">
      <w:pPr>
        <w:pStyle w:val="Alg4"/>
        <w:numPr>
          <w:ilvl w:val="0"/>
          <w:numId w:val="781"/>
        </w:numPr>
        <w:spacing w:after="120"/>
      </w:pPr>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p>
    <w:p w14:paraId="3C63FB1A" w14:textId="77777777" w:rsidR="003A4A57" w:rsidRPr="00E77497" w:rsidRDefault="003A4A57" w:rsidP="003A4A57">
      <w:pPr>
        <w:pStyle w:val="51"/>
      </w:pPr>
      <w:r>
        <w:t>GetThisBinding</w:t>
      </w:r>
      <w:r w:rsidRPr="00E77497">
        <w:t xml:space="preserve"> ()</w:t>
      </w:r>
    </w:p>
    <w:p w14:paraId="62A4DD5A" w14:textId="77777777" w:rsidR="003A4A57" w:rsidRPr="00E77497" w:rsidRDefault="003A4A57" w:rsidP="003A4A57">
      <w:pPr>
        <w:pStyle w:val="Alg4"/>
        <w:numPr>
          <w:ilvl w:val="0"/>
          <w:numId w:val="783"/>
        </w:numPr>
        <w:spacing w:after="120"/>
      </w:pPr>
      <w:r>
        <w:t xml:space="preserve">Return the value of this environment record’s </w:t>
      </w:r>
      <w:r>
        <w:rPr>
          <w:i/>
        </w:rPr>
        <w:t>thisValue</w:t>
      </w:r>
      <w:r w:rsidRPr="00E77497">
        <w:t>.</w:t>
      </w:r>
    </w:p>
    <w:p w14:paraId="69CCAC6B" w14:textId="77777777" w:rsidR="003A4A57" w:rsidRPr="00E77497" w:rsidRDefault="003A4A57" w:rsidP="003A4A57">
      <w:pPr>
        <w:pStyle w:val="51"/>
      </w:pPr>
      <w:r>
        <w:t>GetSuperBase</w:t>
      </w:r>
      <w:r w:rsidRPr="00E77497">
        <w:t xml:space="preserve"> ()</w:t>
      </w:r>
    </w:p>
    <w:p w14:paraId="6BFF8632" w14:textId="77777777" w:rsidR="003A4A57" w:rsidRDefault="003A4A57" w:rsidP="003A4A57">
      <w:pPr>
        <w:pStyle w:val="Alg4"/>
        <w:numPr>
          <w:ilvl w:val="0"/>
          <w:numId w:val="784"/>
        </w:numPr>
        <w:spacing w:after="120"/>
        <w:contextualSpacing/>
      </w:pPr>
      <w:r>
        <w:t xml:space="preserve">Let </w:t>
      </w:r>
      <w:r w:rsidRPr="003228B0">
        <w:rPr>
          <w:i/>
        </w:rPr>
        <w:t>home</w:t>
      </w:r>
      <w:r>
        <w:t xml:space="preserve"> be the value of</w:t>
      </w:r>
      <w:r w:rsidRPr="000B265D">
        <w:t xml:space="preserve"> </w:t>
      </w:r>
      <w:r>
        <w:t xml:space="preserve">this environment record’s </w:t>
      </w:r>
      <w:r w:rsidRPr="00BC1C9D">
        <w:rPr>
          <w:i/>
        </w:rPr>
        <w:t>HomeObject</w:t>
      </w:r>
      <w:r>
        <w:t>.</w:t>
      </w:r>
    </w:p>
    <w:p w14:paraId="44CC19A2" w14:textId="77777777" w:rsidR="003A4A57" w:rsidRDefault="003A4A57" w:rsidP="003A4A57">
      <w:pPr>
        <w:pStyle w:val="Alg4"/>
        <w:numPr>
          <w:ilvl w:val="0"/>
          <w:numId w:val="784"/>
        </w:numPr>
        <w:spacing w:after="120"/>
        <w:contextualSpacing/>
      </w:pPr>
      <w:r>
        <w:t xml:space="preserve">If </w:t>
      </w:r>
      <w:r w:rsidRPr="00D639BE">
        <w:rPr>
          <w:i/>
        </w:rPr>
        <w:t>home</w:t>
      </w:r>
      <w:r>
        <w:t xml:space="preserve"> has the value </w:t>
      </w:r>
      <w:r w:rsidRPr="00BC1C9D">
        <w:rPr>
          <w:rFonts w:ascii="Arial" w:hAnsi="Arial" w:cs="Arial"/>
        </w:rPr>
        <w:t>Empty</w:t>
      </w:r>
      <w:r>
        <w:t xml:space="preserve">, then return </w:t>
      </w:r>
      <w:r>
        <w:rPr>
          <w:b/>
        </w:rPr>
        <w:t>undefined</w:t>
      </w:r>
      <w:r>
        <w:t>.</w:t>
      </w:r>
    </w:p>
    <w:p w14:paraId="6500443A" w14:textId="77777777" w:rsidR="003A4A57" w:rsidRDefault="003A4A57" w:rsidP="003A4A57">
      <w:pPr>
        <w:pStyle w:val="Alg4"/>
        <w:numPr>
          <w:ilvl w:val="0"/>
          <w:numId w:val="784"/>
        </w:numPr>
        <w:spacing w:after="120"/>
        <w:contextualSpacing/>
      </w:pPr>
      <w:r>
        <w:t>Assert</w:t>
      </w:r>
      <w:ins w:id="646" w:author="Rev 19 Allen Wirfs-Brock" w:date="2013-09-27T10:39:00Z">
        <w:r w:rsidR="00C36B1B">
          <w:t>:</w:t>
        </w:r>
      </w:ins>
      <w:r>
        <w:t xml:space="preserve"> Type(</w:t>
      </w:r>
      <w:r w:rsidRPr="003C276D">
        <w:rPr>
          <w:i/>
        </w:rPr>
        <w:t>home</w:t>
      </w:r>
      <w:r>
        <w:t>) is Object.</w:t>
      </w:r>
    </w:p>
    <w:p w14:paraId="56463FE2" w14:textId="77777777" w:rsidR="003A4A57" w:rsidRPr="00E77497" w:rsidRDefault="003A4A57" w:rsidP="003A4A57">
      <w:pPr>
        <w:pStyle w:val="Alg4"/>
        <w:numPr>
          <w:ilvl w:val="0"/>
          <w:numId w:val="784"/>
        </w:numPr>
        <w:spacing w:after="120"/>
      </w:pPr>
      <w:r>
        <w:t>Return</w:t>
      </w:r>
      <w:r>
        <w:rPr>
          <w:b/>
        </w:rPr>
        <w:t xml:space="preserve"> </w:t>
      </w:r>
      <w:r>
        <w:t xml:space="preserve">the result of calling </w:t>
      </w:r>
      <w:r w:rsidRPr="00D639BE">
        <w:rPr>
          <w:i/>
        </w:rPr>
        <w:t>home’s</w:t>
      </w:r>
      <w:r>
        <w:t xml:space="preserve"> [[</w:t>
      </w:r>
      <w:del w:id="647" w:author="Rev 19 Allen Wirfs-Brock" w:date="2013-09-12T08:52:00Z">
        <w:r w:rsidDel="00952308">
          <w:delText>GetInheritance</w:delText>
        </w:r>
      </w:del>
      <w:ins w:id="648" w:author="Rev 19 Allen Wirfs-Brock" w:date="2013-09-12T08:52:00Z">
        <w:r w:rsidR="00952308">
          <w:t>GetPrototypeOf</w:t>
        </w:r>
      </w:ins>
      <w:r>
        <w:t>]] internal method.</w:t>
      </w:r>
    </w:p>
    <w:p w14:paraId="600DA0A2" w14:textId="77777777" w:rsidR="003A4A57" w:rsidRPr="00E77497" w:rsidRDefault="003A4A57" w:rsidP="003A4A57">
      <w:pPr>
        <w:pStyle w:val="51"/>
      </w:pPr>
      <w:r>
        <w:t>GetMethodName</w:t>
      </w:r>
      <w:r w:rsidRPr="00E77497">
        <w:t xml:space="preserve"> ()</w:t>
      </w:r>
    </w:p>
    <w:p w14:paraId="05D85766" w14:textId="77777777" w:rsidR="003A4A57" w:rsidRPr="00E77497" w:rsidRDefault="003A4A57" w:rsidP="003A4A57">
      <w:pPr>
        <w:pStyle w:val="Alg4"/>
        <w:numPr>
          <w:ilvl w:val="0"/>
          <w:numId w:val="785"/>
        </w:numPr>
        <w:spacing w:after="120"/>
      </w:pPr>
      <w:r>
        <w:t xml:space="preserve">Return the value of this environment record’s </w:t>
      </w:r>
      <w:r>
        <w:rPr>
          <w:i/>
        </w:rPr>
        <w:t>MethodName</w:t>
      </w:r>
      <w:r w:rsidRPr="00E77497">
        <w:t>.</w:t>
      </w:r>
    </w:p>
    <w:p w14:paraId="579D90C9" w14:textId="77777777" w:rsidR="003A4A57" w:rsidRPr="00E77497" w:rsidRDefault="003A4A57" w:rsidP="003A4A57">
      <w:pPr>
        <w:pStyle w:val="40"/>
      </w:pPr>
      <w:r>
        <w:t>Global</w:t>
      </w:r>
      <w:r w:rsidRPr="00E77497">
        <w:t xml:space="preserve"> Environment Records</w:t>
      </w:r>
    </w:p>
    <w:p w14:paraId="52C859B7" w14:textId="77777777" w:rsidR="003A4A57" w:rsidRPr="00E77497" w:rsidRDefault="003A4A57" w:rsidP="003A4A57">
      <w:r>
        <w:t xml:space="preserve">A global environment record is used to represent the outer most scope that is shared by all of the ECMAScript </w:t>
      </w:r>
      <w:r>
        <w:rPr>
          <w:rFonts w:ascii="Times New Roman" w:hAnsi="Times New Roman"/>
          <w:i/>
        </w:rPr>
        <w:t>Script</w:t>
      </w:r>
      <w:r>
        <w:rPr>
          <w:rFonts w:ascii="Times New Roman" w:hAnsi="Times New Roman"/>
          <w:iCs/>
        </w:rPr>
        <w:t xml:space="preserve"> </w:t>
      </w:r>
      <w:r w:rsidRPr="00D45A1D">
        <w:t>elements that are processed in a common Realm (</w:t>
      </w:r>
      <w:r w:rsidR="00C04626">
        <w:fldChar w:fldCharType="begin"/>
      </w:r>
      <w:r w:rsidR="00C04626">
        <w:instrText xml:space="preserve"> REF _Ref365537831 \r \h </w:instrText>
      </w:r>
      <w:r w:rsidR="00C04626">
        <w:fldChar w:fldCharType="separate"/>
      </w:r>
      <w:r w:rsidR="00D433E8">
        <w:t>8.2</w:t>
      </w:r>
      <w:r w:rsidR="00C04626">
        <w:fldChar w:fldCharType="end"/>
      </w:r>
      <w:r w:rsidRPr="00D45A1D">
        <w:t>)</w:t>
      </w:r>
      <w:r>
        <w:t>. A global environment provides the bindings for built-in globals (</w:t>
      </w:r>
      <w:r w:rsidR="00D45A1D">
        <w:t xml:space="preserve">clause </w:t>
      </w:r>
      <w:r w:rsidR="00D45A1D">
        <w:fldChar w:fldCharType="begin"/>
      </w:r>
      <w:r w:rsidR="00D45A1D">
        <w:instrText xml:space="preserve"> REF _Ref457031693 \r \h </w:instrText>
      </w:r>
      <w:r w:rsidR="00D45A1D">
        <w:fldChar w:fldCharType="separate"/>
      </w:r>
      <w:r w:rsidR="00D433E8">
        <w:t>18</w:t>
      </w:r>
      <w:r w:rsidR="00D45A1D">
        <w:fldChar w:fldCharType="end"/>
      </w:r>
      <w:r>
        <w:t xml:space="preserve">), properties of the global object, and for all declarations that are not function code and that occur within </w:t>
      </w:r>
      <w:r>
        <w:rPr>
          <w:rFonts w:ascii="Times New Roman" w:hAnsi="Times New Roman"/>
          <w:i/>
        </w:rPr>
        <w:t>Script</w:t>
      </w:r>
      <w:r>
        <w:t xml:space="preserve"> productions.</w:t>
      </w:r>
    </w:p>
    <w:p w14:paraId="6B26B47E" w14:textId="77777777" w:rsidR="003A4A57" w:rsidRDefault="003A4A57" w:rsidP="003A4A57">
      <w:r>
        <w:t xml:space="preserve">A global environment record is logically a single record but it is specified as a composite encapsulating an object environment record and a declarative environment record.  The object environment record has as its base object the global object of the associated Realm. This global object is also the value of the global environment record’s </w:t>
      </w:r>
      <w:r w:rsidRPr="00D634EC">
        <w:rPr>
          <w:rFonts w:ascii="Times New Roman" w:hAnsi="Times New Roman"/>
          <w:i/>
        </w:rPr>
        <w:t>thisValue</w:t>
      </w:r>
      <w:r>
        <w:t>. The object environment record component of a global environment record contains the bindings for all built-in globals (</w:t>
      </w:r>
      <w:r w:rsidR="00D45A1D">
        <w:t xml:space="preserve">clause </w:t>
      </w:r>
      <w:r w:rsidR="00D45A1D">
        <w:fldChar w:fldCharType="begin"/>
      </w:r>
      <w:r w:rsidR="00D45A1D">
        <w:instrText xml:space="preserve"> REF _Ref457031693 \r \h </w:instrText>
      </w:r>
      <w:r w:rsidR="00D45A1D">
        <w:fldChar w:fldCharType="separate"/>
      </w:r>
      <w:r w:rsidR="00D433E8">
        <w:t>18</w:t>
      </w:r>
      <w:r w:rsidR="00D45A1D">
        <w:fldChar w:fldCharType="end"/>
      </w:r>
      <w:r>
        <w:t xml:space="preserve">) and all bindings introduced by a </w:t>
      </w:r>
      <w:r w:rsidRPr="0018409E">
        <w:rPr>
          <w:rFonts w:ascii="Times New Roman" w:hAnsi="Times New Roman"/>
          <w:i/>
          <w:iCs/>
        </w:rPr>
        <w:t>FunctionDeclaration</w:t>
      </w:r>
      <w:r>
        <w:t xml:space="preserve"> or </w:t>
      </w:r>
      <w:r w:rsidRPr="0018409E">
        <w:rPr>
          <w:rFonts w:ascii="Times New Roman" w:hAnsi="Times New Roman"/>
          <w:i/>
          <w:iCs/>
        </w:rPr>
        <w:t>Var</w:t>
      </w:r>
      <w:r>
        <w:rPr>
          <w:rFonts w:ascii="Times New Roman" w:hAnsi="Times New Roman"/>
          <w:i/>
          <w:iCs/>
        </w:rPr>
        <w:t>iable</w:t>
      </w:r>
      <w:r w:rsidRPr="0018409E">
        <w:rPr>
          <w:rFonts w:ascii="Times New Roman" w:hAnsi="Times New Roman"/>
          <w:i/>
          <w:iCs/>
        </w:rPr>
        <w:t>Statement</w:t>
      </w:r>
      <w:r>
        <w:t xml:space="preserve"> contained in global code. The bindings for all other ECMAScript declarations in global code are contained in the declarative environment record component of the global environment record.</w:t>
      </w:r>
    </w:p>
    <w:p w14:paraId="46E73F02" w14:textId="77777777" w:rsidR="003A4A57" w:rsidRDefault="003A4A57" w:rsidP="003A4A57">
      <w:r>
        <w:t xml:space="preserve">Properties may be created directly on a global object.  Hence, the object environment record component of a global environment record may contain both bindings created explicitly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and binding created implicitly as properties of the global object. In order to identify which bindings were explicitly created using declarations, a global environment record maintains a list of the names bound using its CreateGlobalVarBindings and CreateGlobalFunctionBindings concrete methods.</w:t>
      </w:r>
    </w:p>
    <w:p w14:paraId="306905AC" w14:textId="77777777" w:rsidR="003A4A57" w:rsidRDefault="003A4A57" w:rsidP="003A4A57">
      <w:r>
        <w:t xml:space="preserve">Global environment records have the additional state components listed in </w:t>
      </w:r>
      <w:r w:rsidR="00CF10B9">
        <w:fldChar w:fldCharType="begin"/>
      </w:r>
      <w:r w:rsidR="00CF10B9">
        <w:instrText xml:space="preserve"> REF _Ref365644816 \h </w:instrText>
      </w:r>
      <w:r w:rsidR="00CF10B9">
        <w:fldChar w:fldCharType="separate"/>
      </w:r>
      <w:r w:rsidR="00D433E8">
        <w:t xml:space="preserve">Table </w:t>
      </w:r>
      <w:r w:rsidR="00D433E8">
        <w:rPr>
          <w:noProof/>
        </w:rPr>
        <w:t>18</w:t>
      </w:r>
      <w:r w:rsidR="00CF10B9">
        <w:fldChar w:fldCharType="end"/>
      </w:r>
      <w:r w:rsidR="00CF10B9">
        <w:t xml:space="preserve"> </w:t>
      </w:r>
      <w:r>
        <w:t>and the additional methods listed in</w:t>
      </w:r>
      <w:r w:rsidR="00CF10B9">
        <w:t xml:space="preserve"> </w:t>
      </w:r>
      <w:r w:rsidR="00CF10B9">
        <w:fldChar w:fldCharType="begin"/>
      </w:r>
      <w:r w:rsidR="00CF10B9">
        <w:instrText xml:space="preserve"> REF _Ref365644817 \h </w:instrText>
      </w:r>
      <w:r w:rsidR="00CF10B9">
        <w:fldChar w:fldCharType="separate"/>
      </w:r>
      <w:r w:rsidR="00D433E8">
        <w:t xml:space="preserve">Table </w:t>
      </w:r>
      <w:r w:rsidR="00D433E8">
        <w:rPr>
          <w:noProof/>
        </w:rPr>
        <w:t>19</w:t>
      </w:r>
      <w:r w:rsidR="00CF10B9">
        <w:fldChar w:fldCharType="end"/>
      </w:r>
      <w:r>
        <w:t>.</w:t>
      </w:r>
    </w:p>
    <w:p w14:paraId="480B5813" w14:textId="77777777" w:rsidR="003A4A57" w:rsidRDefault="003A4A57" w:rsidP="003A4A57">
      <w:pPr>
        <w:pStyle w:val="afffff4"/>
        <w:keepNext/>
        <w:jc w:val="center"/>
      </w:pPr>
      <w:bookmarkStart w:id="649" w:name="_Ref365644816"/>
      <w:r>
        <w:t xml:space="preserve">Table </w:t>
      </w:r>
      <w:r>
        <w:fldChar w:fldCharType="begin"/>
      </w:r>
      <w:r>
        <w:instrText xml:space="preserve"> SEQ Table \* ARABIC </w:instrText>
      </w:r>
      <w:r>
        <w:fldChar w:fldCharType="separate"/>
      </w:r>
      <w:r w:rsidR="00D433E8">
        <w:rPr>
          <w:noProof/>
        </w:rPr>
        <w:t>18</w:t>
      </w:r>
      <w:r>
        <w:fldChar w:fldCharType="end"/>
      </w:r>
      <w:bookmarkEnd w:id="649"/>
      <w:r>
        <w:rPr>
          <w:lang w:val="en-US"/>
        </w:rPr>
        <w:t xml:space="preserve"> -- Components of Global Environment Records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0"/>
        <w:gridCol w:w="6566"/>
      </w:tblGrid>
      <w:tr w:rsidR="003A4A57" w:rsidRPr="00ED2E78" w14:paraId="22E2B5E4" w14:textId="77777777"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763E9A67"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5AB668E3"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14:paraId="7ED2955F" w14:textId="77777777" w:rsidTr="003A4A57">
        <w:trPr>
          <w:jc w:val="center"/>
        </w:trPr>
        <w:tc>
          <w:tcPr>
            <w:tcW w:w="2290" w:type="dxa"/>
            <w:tcBorders>
              <w:top w:val="nil"/>
              <w:left w:val="single" w:sz="6" w:space="0" w:color="auto"/>
              <w:bottom w:val="single" w:sz="6" w:space="0" w:color="auto"/>
              <w:right w:val="single" w:sz="6" w:space="0" w:color="auto"/>
            </w:tcBorders>
            <w:hideMark/>
          </w:tcPr>
          <w:p w14:paraId="6E68B51B" w14:textId="77777777" w:rsidR="003A4A57" w:rsidRPr="003B4312" w:rsidRDefault="003A4A57" w:rsidP="003A4A57">
            <w:pPr>
              <w:keepNext/>
              <w:spacing w:after="60"/>
            </w:pPr>
            <w:r>
              <w:t>ObjectEnvironment</w:t>
            </w:r>
          </w:p>
        </w:tc>
        <w:tc>
          <w:tcPr>
            <w:tcW w:w="6566" w:type="dxa"/>
            <w:tcBorders>
              <w:top w:val="nil"/>
              <w:left w:val="single" w:sz="6" w:space="0" w:color="auto"/>
              <w:bottom w:val="single" w:sz="6" w:space="0" w:color="auto"/>
              <w:right w:val="single" w:sz="6" w:space="0" w:color="auto"/>
            </w:tcBorders>
            <w:hideMark/>
          </w:tcPr>
          <w:p w14:paraId="41F8BF60" w14:textId="77777777" w:rsidR="003A4A57" w:rsidRPr="00E65A34" w:rsidRDefault="003A4A57" w:rsidP="003A4A57">
            <w:pPr>
              <w:keepNext/>
              <w:spacing w:after="60"/>
            </w:pPr>
            <w:r>
              <w:t xml:space="preserve">A Object Environment Record whose base object is the global object.  Contains global built-in bindings as well as bindings for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r w:rsidR="003A4A57" w:rsidRPr="00ED2E78" w14:paraId="4DC31644" w14:textId="77777777" w:rsidTr="003A4A57">
        <w:trPr>
          <w:jc w:val="center"/>
        </w:trPr>
        <w:tc>
          <w:tcPr>
            <w:tcW w:w="2290" w:type="dxa"/>
            <w:tcBorders>
              <w:top w:val="single" w:sz="6" w:space="0" w:color="auto"/>
              <w:left w:val="single" w:sz="6" w:space="0" w:color="auto"/>
              <w:bottom w:val="single" w:sz="6" w:space="0" w:color="auto"/>
              <w:right w:val="single" w:sz="6" w:space="0" w:color="auto"/>
            </w:tcBorders>
            <w:hideMark/>
          </w:tcPr>
          <w:p w14:paraId="6FB952FF" w14:textId="77777777" w:rsidR="003A4A57" w:rsidRPr="003B4312" w:rsidRDefault="003A4A57" w:rsidP="003A4A57">
            <w:pPr>
              <w:keepNext/>
              <w:spacing w:after="60"/>
            </w:pPr>
            <w:r>
              <w:t>Declarative</w:t>
            </w:r>
            <w:r w:rsidRPr="004D1BD1">
              <w:t>Environment</w:t>
            </w:r>
          </w:p>
        </w:tc>
        <w:tc>
          <w:tcPr>
            <w:tcW w:w="6566" w:type="dxa"/>
            <w:tcBorders>
              <w:top w:val="single" w:sz="6" w:space="0" w:color="auto"/>
              <w:left w:val="single" w:sz="6" w:space="0" w:color="auto"/>
              <w:bottom w:val="single" w:sz="6" w:space="0" w:color="auto"/>
              <w:right w:val="single" w:sz="6" w:space="0" w:color="auto"/>
            </w:tcBorders>
            <w:hideMark/>
          </w:tcPr>
          <w:p w14:paraId="33B1F9A6" w14:textId="77777777" w:rsidR="003A4A57" w:rsidRPr="00E77497" w:rsidRDefault="003A4A57" w:rsidP="003A4A57">
            <w:pPr>
              <w:keepNext/>
              <w:spacing w:after="60"/>
            </w:pPr>
            <w:r>
              <w:t xml:space="preserve">A Declarative Environment Record that contains bindings for all declarations in global for the associated Realm code except for </w:t>
            </w:r>
            <w:r w:rsidRPr="00031EBD">
              <w:rPr>
                <w:rFonts w:ascii="Times New Roman" w:hAnsi="Times New Roman"/>
                <w:i/>
                <w:iCs/>
              </w:rPr>
              <w:t>FunctionDeclaration</w:t>
            </w:r>
            <w:r>
              <w:t xml:space="preserve"> and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w:t>
            </w:r>
          </w:p>
        </w:tc>
      </w:tr>
      <w:tr w:rsidR="003A4A57" w:rsidRPr="00ED2E78" w14:paraId="28590C02" w14:textId="77777777" w:rsidTr="003A4A57">
        <w:trPr>
          <w:jc w:val="center"/>
        </w:trPr>
        <w:tc>
          <w:tcPr>
            <w:tcW w:w="2290" w:type="dxa"/>
            <w:tcBorders>
              <w:top w:val="single" w:sz="6" w:space="0" w:color="auto"/>
              <w:left w:val="single" w:sz="6" w:space="0" w:color="auto"/>
              <w:bottom w:val="single" w:sz="6" w:space="0" w:color="auto"/>
              <w:right w:val="single" w:sz="6" w:space="0" w:color="auto"/>
            </w:tcBorders>
          </w:tcPr>
          <w:p w14:paraId="503A1B0C" w14:textId="77777777" w:rsidR="003A4A57" w:rsidRDefault="003A4A57" w:rsidP="003A4A57">
            <w:pPr>
              <w:keepNext/>
              <w:spacing w:after="60"/>
            </w:pPr>
            <w:r>
              <w:t>VarNames</w:t>
            </w:r>
          </w:p>
        </w:tc>
        <w:tc>
          <w:tcPr>
            <w:tcW w:w="6566" w:type="dxa"/>
            <w:tcBorders>
              <w:top w:val="single" w:sz="6" w:space="0" w:color="auto"/>
              <w:left w:val="single" w:sz="6" w:space="0" w:color="auto"/>
              <w:bottom w:val="single" w:sz="6" w:space="0" w:color="auto"/>
              <w:right w:val="single" w:sz="6" w:space="0" w:color="auto"/>
            </w:tcBorders>
          </w:tcPr>
          <w:p w14:paraId="602C8E39" w14:textId="77777777" w:rsidR="003A4A57" w:rsidRPr="00E65A34" w:rsidRDefault="003A4A57" w:rsidP="003A4A57">
            <w:pPr>
              <w:keepNext/>
              <w:spacing w:after="60"/>
            </w:pPr>
            <w:r>
              <w:t xml:space="preserve">A List containing the string names bound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bl>
    <w:p w14:paraId="7B2E6065" w14:textId="77777777" w:rsidR="003A4A57" w:rsidRDefault="003A4A57" w:rsidP="003A4A57"/>
    <w:p w14:paraId="3D350152" w14:textId="77777777" w:rsidR="003A4A57" w:rsidRPr="00E77497" w:rsidRDefault="003A4A57" w:rsidP="003A4A57">
      <w:pPr>
        <w:pStyle w:val="Tabletitle"/>
      </w:pPr>
      <w:bookmarkStart w:id="650" w:name="_Ref365644817"/>
      <w:r>
        <w:t xml:space="preserve">Table </w:t>
      </w:r>
      <w:r>
        <w:fldChar w:fldCharType="begin"/>
      </w:r>
      <w:r>
        <w:instrText xml:space="preserve"> SEQ Table \* ARABIC </w:instrText>
      </w:r>
      <w:r>
        <w:fldChar w:fldCharType="separate"/>
      </w:r>
      <w:r w:rsidR="00D433E8">
        <w:rPr>
          <w:noProof/>
        </w:rPr>
        <w:t>19</w:t>
      </w:r>
      <w:r>
        <w:fldChar w:fldCharType="end"/>
      </w:r>
      <w:bookmarkEnd w:id="650"/>
      <w:r w:rsidRPr="00E77497">
        <w:t xml:space="preserve"> — Additional Methods of </w:t>
      </w:r>
      <w:r>
        <w:t>Global</w:t>
      </w:r>
      <w:r w:rsidRPr="00E77497">
        <w:t xml:space="preserve"> Environment Records</w:t>
      </w:r>
    </w:p>
    <w:tbl>
      <w:tblPr>
        <w:tblW w:w="0" w:type="auto"/>
        <w:jc w:val="center"/>
        <w:tblInd w:w="-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
        <w:gridCol w:w="3687"/>
        <w:gridCol w:w="31"/>
        <w:gridCol w:w="6205"/>
        <w:gridCol w:w="31"/>
      </w:tblGrid>
      <w:tr w:rsidR="003A4A57" w:rsidRPr="00250FC6" w14:paraId="28827199" w14:textId="77777777" w:rsidTr="003A4A57">
        <w:trPr>
          <w:gridBefore w:val="1"/>
          <w:wBefore w:w="31" w:type="dxa"/>
          <w:trHeight w:val="320"/>
          <w:jc w:val="center"/>
        </w:trPr>
        <w:tc>
          <w:tcPr>
            <w:tcW w:w="3718" w:type="dxa"/>
            <w:gridSpan w:val="2"/>
            <w:tcBorders>
              <w:top w:val="single" w:sz="12" w:space="0" w:color="000000"/>
              <w:left w:val="single" w:sz="6" w:space="0" w:color="000000"/>
              <w:bottom w:val="single" w:sz="6" w:space="0" w:color="000000"/>
              <w:right w:val="nil"/>
            </w:tcBorders>
            <w:shd w:val="solid" w:color="C0C0C0" w:fill="FFFFFF"/>
            <w:hideMark/>
          </w:tcPr>
          <w:p w14:paraId="35807FBB"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Method</w:t>
            </w:r>
          </w:p>
        </w:tc>
        <w:tc>
          <w:tcPr>
            <w:tcW w:w="6236" w:type="dxa"/>
            <w:gridSpan w:val="2"/>
            <w:tcBorders>
              <w:top w:val="single" w:sz="12" w:space="0" w:color="000000"/>
              <w:left w:val="nil"/>
              <w:bottom w:val="single" w:sz="6" w:space="0" w:color="000000"/>
              <w:right w:val="single" w:sz="6" w:space="0" w:color="000000"/>
            </w:tcBorders>
            <w:shd w:val="solid" w:color="C0C0C0" w:fill="FFFFFF"/>
            <w:hideMark/>
          </w:tcPr>
          <w:p w14:paraId="1DB0F3B7"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675B74" w14:paraId="2D6C232E" w14:textId="77777777" w:rsidTr="003A4A57">
        <w:trPr>
          <w:gridAfter w:val="1"/>
          <w:wAfter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2F4CC450" w14:textId="77777777" w:rsidR="003A4A57" w:rsidRPr="00E65A34" w:rsidRDefault="003A4A57" w:rsidP="003A4A57">
            <w:pPr>
              <w:keepNext/>
              <w:spacing w:after="60"/>
            </w:pPr>
            <w:r>
              <w:t>GetThisBinding</w:t>
            </w:r>
            <w:r w:rsidRPr="004D1BD1">
              <w:t>()</w:t>
            </w:r>
          </w:p>
        </w:tc>
        <w:tc>
          <w:tcPr>
            <w:tcW w:w="6236" w:type="dxa"/>
            <w:gridSpan w:val="2"/>
            <w:tcBorders>
              <w:top w:val="single" w:sz="6" w:space="0" w:color="auto"/>
              <w:left w:val="single" w:sz="6" w:space="0" w:color="auto"/>
              <w:bottom w:val="single" w:sz="6" w:space="0" w:color="auto"/>
              <w:right w:val="single" w:sz="6" w:space="0" w:color="auto"/>
            </w:tcBorders>
            <w:hideMark/>
          </w:tcPr>
          <w:p w14:paraId="2F1400B6" w14:textId="77777777" w:rsidR="003A4A57" w:rsidRPr="00675B74" w:rsidRDefault="003A4A57" w:rsidP="003A4A57">
            <w:pPr>
              <w:keepNext/>
              <w:spacing w:after="60"/>
            </w:pPr>
            <w:r>
              <w:t xml:space="preserve">Return the value of this environment record’s </w:t>
            </w:r>
            <w:r w:rsidRPr="00825110">
              <w:rPr>
                <w:rFonts w:ascii="Courier New" w:hAnsi="Courier New" w:cs="Courier New"/>
                <w:b/>
              </w:rPr>
              <w:t>this</w:t>
            </w:r>
            <w:r>
              <w:t xml:space="preserve"> binding.</w:t>
            </w:r>
          </w:p>
        </w:tc>
      </w:tr>
      <w:tr w:rsidR="003A4A57" w:rsidRPr="00250FC6" w14:paraId="1301BC1B"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288E661E" w14:textId="77777777" w:rsidR="003A4A57" w:rsidRPr="004D1BD1" w:rsidRDefault="003A4A57" w:rsidP="003A4A57">
            <w:pPr>
              <w:keepNext/>
              <w:spacing w:after="60"/>
            </w:pPr>
            <w:r w:rsidRPr="000B26D2">
              <w:t>HasVarDeclaration (N)</w:t>
            </w:r>
          </w:p>
        </w:tc>
        <w:tc>
          <w:tcPr>
            <w:tcW w:w="6236" w:type="dxa"/>
            <w:gridSpan w:val="2"/>
            <w:tcBorders>
              <w:top w:val="single" w:sz="6" w:space="0" w:color="auto"/>
              <w:left w:val="single" w:sz="6" w:space="0" w:color="auto"/>
              <w:bottom w:val="single" w:sz="6" w:space="0" w:color="auto"/>
              <w:right w:val="single" w:sz="6" w:space="0" w:color="auto"/>
            </w:tcBorders>
          </w:tcPr>
          <w:p w14:paraId="79F04E88" w14:textId="77777777" w:rsidR="003A4A57" w:rsidRDefault="003A4A57" w:rsidP="003A4A57">
            <w:pPr>
              <w:keepNext/>
              <w:spacing w:after="60"/>
            </w:pPr>
            <w:r>
              <w:t>D</w:t>
            </w:r>
            <w:r w:rsidRPr="009C202C">
              <w:t xml:space="preserve">etermines if the argument identifier </w:t>
            </w:r>
            <w:r>
              <w:t xml:space="preserve">has a binding in this environment record that was created using a </w:t>
            </w:r>
            <w:r w:rsidRPr="000B26D2">
              <w:rPr>
                <w:rFonts w:ascii="Times New Roman" w:hAnsi="Times New Roman"/>
                <w:i/>
                <w:iCs/>
              </w:rPr>
              <w:t>VariableStatement</w:t>
            </w:r>
            <w:r>
              <w:t xml:space="preserve"> or a </w:t>
            </w:r>
            <w:r w:rsidRPr="000B26D2">
              <w:rPr>
                <w:rFonts w:ascii="Times New Roman" w:hAnsi="Times New Roman"/>
                <w:i/>
                <w:iCs/>
              </w:rPr>
              <w:t>FunctionDeclaration</w:t>
            </w:r>
            <w:r>
              <w:rPr>
                <w:rFonts w:ascii="Times New Roman" w:hAnsi="Times New Roman"/>
              </w:rPr>
              <w:t>.</w:t>
            </w:r>
          </w:p>
        </w:tc>
      </w:tr>
      <w:tr w:rsidR="003A4A57" w:rsidRPr="00250FC6" w14:paraId="6664E7B4"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449A25A9" w14:textId="77777777" w:rsidR="003A4A57" w:rsidRPr="004D1BD1" w:rsidRDefault="003A4A57" w:rsidP="003A4A57">
            <w:pPr>
              <w:keepNext/>
              <w:spacing w:after="60"/>
            </w:pPr>
            <w:r w:rsidRPr="000B26D2">
              <w:t>HasLexicalDeclaration (N)</w:t>
            </w:r>
          </w:p>
        </w:tc>
        <w:tc>
          <w:tcPr>
            <w:tcW w:w="6236" w:type="dxa"/>
            <w:gridSpan w:val="2"/>
            <w:tcBorders>
              <w:top w:val="single" w:sz="6" w:space="0" w:color="auto"/>
              <w:left w:val="single" w:sz="6" w:space="0" w:color="auto"/>
              <w:bottom w:val="single" w:sz="6" w:space="0" w:color="auto"/>
              <w:right w:val="single" w:sz="6" w:space="0" w:color="auto"/>
            </w:tcBorders>
          </w:tcPr>
          <w:p w14:paraId="68A393AB" w14:textId="77777777" w:rsidR="003A4A57" w:rsidRPr="000B26D2" w:rsidRDefault="003A4A57" w:rsidP="003A4A57">
            <w:pPr>
              <w:keepNext/>
              <w:spacing w:after="60"/>
            </w:pPr>
            <w:r>
              <w:t>D</w:t>
            </w:r>
            <w:r w:rsidRPr="009C202C">
              <w:t xml:space="preserve">etermines if the argument identifier </w:t>
            </w:r>
            <w:r>
              <w:t xml:space="preserve">has a binding in this environment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t>.</w:t>
            </w:r>
          </w:p>
        </w:tc>
      </w:tr>
      <w:tr w:rsidR="003A4A57" w:rsidRPr="00250FC6" w14:paraId="417C02A7"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4819C366" w14:textId="77777777" w:rsidR="003A4A57" w:rsidRPr="004D1BD1" w:rsidRDefault="003A4A57" w:rsidP="003A4A57">
            <w:pPr>
              <w:keepNext/>
              <w:spacing w:after="60"/>
            </w:pPr>
            <w:r w:rsidRPr="000B26D2">
              <w:t>CanDeclareGlobalVar (N)</w:t>
            </w:r>
          </w:p>
        </w:tc>
        <w:tc>
          <w:tcPr>
            <w:tcW w:w="6236" w:type="dxa"/>
            <w:gridSpan w:val="2"/>
            <w:tcBorders>
              <w:top w:val="single" w:sz="6" w:space="0" w:color="auto"/>
              <w:left w:val="single" w:sz="6" w:space="0" w:color="auto"/>
              <w:bottom w:val="single" w:sz="6" w:space="0" w:color="auto"/>
              <w:right w:val="single" w:sz="6" w:space="0" w:color="auto"/>
            </w:tcBorders>
          </w:tcPr>
          <w:p w14:paraId="1F6A062F" w14:textId="77777777" w:rsidR="003A4A57" w:rsidRDefault="003A4A57" w:rsidP="003A4A57">
            <w:pPr>
              <w:keepNext/>
              <w:spacing w:after="60"/>
            </w:pPr>
            <w:r>
              <w:t>D</w:t>
            </w:r>
            <w:r w:rsidRPr="009C202C">
              <w:t xml:space="preserve">etermines if </w:t>
            </w:r>
            <w:r>
              <w:t>a corresponding CreateGlobalVarBinding call would succeed if called for the same</w:t>
            </w:r>
            <w:r w:rsidRPr="009C202C">
              <w:t xml:space="preserve"> argument </w:t>
            </w:r>
            <w:r w:rsidRPr="000B26D2">
              <w:rPr>
                <w:rFonts w:ascii="Times New Roman" w:hAnsi="Times New Roman"/>
                <w:i/>
                <w:iCs/>
              </w:rPr>
              <w:t>N</w:t>
            </w:r>
            <w:r>
              <w:t>.</w:t>
            </w:r>
          </w:p>
        </w:tc>
      </w:tr>
      <w:tr w:rsidR="003A4A57" w:rsidRPr="00250FC6" w14:paraId="4F8E6E2B"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4D7EA8BE" w14:textId="77777777" w:rsidR="003A4A57" w:rsidRPr="004D1BD1" w:rsidRDefault="003A4A57" w:rsidP="003A4A57">
            <w:pPr>
              <w:keepNext/>
              <w:spacing w:after="60"/>
            </w:pPr>
            <w:r w:rsidRPr="000B26D2">
              <w:t>CanDeclareGlobalFunction</w:t>
            </w:r>
            <w:r>
              <w:t xml:space="preserve"> (N)</w:t>
            </w:r>
          </w:p>
        </w:tc>
        <w:tc>
          <w:tcPr>
            <w:tcW w:w="6236" w:type="dxa"/>
            <w:gridSpan w:val="2"/>
            <w:tcBorders>
              <w:top w:val="single" w:sz="6" w:space="0" w:color="auto"/>
              <w:left w:val="single" w:sz="6" w:space="0" w:color="auto"/>
              <w:bottom w:val="single" w:sz="6" w:space="0" w:color="auto"/>
              <w:right w:val="single" w:sz="6" w:space="0" w:color="auto"/>
            </w:tcBorders>
          </w:tcPr>
          <w:p w14:paraId="0F1C6654" w14:textId="77777777" w:rsidR="003A4A57" w:rsidRDefault="003A4A57" w:rsidP="003A4A57">
            <w:pPr>
              <w:keepNext/>
              <w:spacing w:after="60"/>
            </w:pPr>
            <w:r>
              <w:t>D</w:t>
            </w:r>
            <w:r w:rsidRPr="009C202C">
              <w:t xml:space="preserve">etermines if </w:t>
            </w:r>
            <w:r>
              <w:t>a corresponding CreateGlobalFunctionBinding call would succeed if called for the same</w:t>
            </w:r>
            <w:r w:rsidRPr="009C202C">
              <w:t xml:space="preserve"> argument </w:t>
            </w:r>
            <w:r w:rsidRPr="000B26D2">
              <w:rPr>
                <w:rFonts w:ascii="Times New Roman" w:hAnsi="Times New Roman"/>
                <w:i/>
                <w:iCs/>
              </w:rPr>
              <w:t>N</w:t>
            </w:r>
            <w:r>
              <w:t>.</w:t>
            </w:r>
          </w:p>
        </w:tc>
      </w:tr>
      <w:tr w:rsidR="003A4A57" w:rsidRPr="00250FC6" w14:paraId="574A1F94"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262556AB" w14:textId="77777777" w:rsidR="003A4A57" w:rsidRPr="00E65A34" w:rsidRDefault="003A4A57" w:rsidP="003A4A57">
            <w:pPr>
              <w:keepNext/>
              <w:spacing w:after="60"/>
            </w:pPr>
            <w:r w:rsidRPr="004D1BD1">
              <w:t>Create</w:t>
            </w:r>
            <w:r>
              <w:t>GlobalVar</w:t>
            </w:r>
            <w:r w:rsidRPr="004D1BD1">
              <w:t>Binding(N</w:t>
            </w:r>
            <w:r w:rsidRPr="00E65A34">
              <w:t>, D)</w:t>
            </w:r>
          </w:p>
        </w:tc>
        <w:tc>
          <w:tcPr>
            <w:tcW w:w="6236" w:type="dxa"/>
            <w:gridSpan w:val="2"/>
            <w:tcBorders>
              <w:top w:val="single" w:sz="6" w:space="0" w:color="auto"/>
              <w:left w:val="single" w:sz="6" w:space="0" w:color="auto"/>
              <w:bottom w:val="single" w:sz="6" w:space="0" w:color="auto"/>
              <w:right w:val="single" w:sz="6" w:space="0" w:color="auto"/>
            </w:tcBorders>
            <w:hideMark/>
          </w:tcPr>
          <w:p w14:paraId="017A98F2" w14:textId="77777777" w:rsidR="003A4A57" w:rsidRPr="00675B74" w:rsidRDefault="003A4A57" w:rsidP="003A4A57">
            <w:pPr>
              <w:keepNext/>
              <w:spacing w:after="60"/>
            </w:pPr>
            <w:r>
              <w:t xml:space="preserve">Used to create global </w:t>
            </w:r>
            <w:r w:rsidRPr="00C0326B">
              <w:rPr>
                <w:rFonts w:ascii="Courier New" w:hAnsi="Courier New" w:cs="Courier New"/>
                <w:b/>
              </w:rPr>
              <w:t>var</w:t>
            </w:r>
            <w:r>
              <w:t xml:space="preserve"> bindings in the ObjectEnvironmentComponent of the environment record. The binding will be a mutable binding. The corresponding global object property will have attribute values approate for a </w:t>
            </w:r>
            <w:r w:rsidRPr="00D31304">
              <w:rPr>
                <w:rFonts w:ascii="Courier New" w:hAnsi="Courier New" w:cs="Courier New"/>
                <w:b/>
              </w:rPr>
              <w:t>var</w:t>
            </w:r>
            <w:r>
              <w:t xml:space="preserve">. </w:t>
            </w:r>
            <w:r w:rsidRPr="009C202C">
              <w:t xml:space="preserve"> The String value </w:t>
            </w:r>
            <w:r w:rsidRPr="009C202C">
              <w:rPr>
                <w:rFonts w:ascii="Times New Roman" w:hAnsi="Times New Roman"/>
                <w:i/>
              </w:rPr>
              <w:t>N</w:t>
            </w:r>
            <w:r w:rsidRPr="00675B74">
              <w:t xml:space="preserve"> is the text of the bound name.</w:t>
            </w:r>
            <w:r>
              <w:t xml:space="preserve"> </w:t>
            </w:r>
            <w:r w:rsidRPr="00CF5D00">
              <w:rPr>
                <w:i/>
                <w:iCs/>
              </w:rPr>
              <w:t>V</w:t>
            </w:r>
            <w:r>
              <w:t xml:space="preserve"> is the initial value of the binding</w:t>
            </w:r>
            <w:r w:rsidRPr="00675B74">
              <w:t xml:space="preserv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declarations to receive special treatment.</w:t>
            </w:r>
          </w:p>
        </w:tc>
      </w:tr>
      <w:tr w:rsidR="003A4A57" w:rsidRPr="00250FC6" w14:paraId="08E3F9FD"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14:paraId="51AA5C4A" w14:textId="77777777" w:rsidR="003A4A57" w:rsidRPr="004D1BD1" w:rsidRDefault="003A4A57" w:rsidP="003A4A57">
            <w:pPr>
              <w:spacing w:after="60"/>
            </w:pPr>
            <w:r w:rsidRPr="004D1BD1">
              <w:t>Create</w:t>
            </w:r>
            <w:r>
              <w:t>GlobalFunction</w:t>
            </w:r>
            <w:r w:rsidRPr="004D1BD1">
              <w:t>Binding(N</w:t>
            </w:r>
            <w:r w:rsidRPr="00E65A34">
              <w:t xml:space="preserve">, </w:t>
            </w:r>
            <w:r>
              <w:t xml:space="preserve">V, </w:t>
            </w:r>
            <w:r w:rsidRPr="00E65A34">
              <w:t>D)</w:t>
            </w:r>
          </w:p>
        </w:tc>
        <w:tc>
          <w:tcPr>
            <w:tcW w:w="6236" w:type="dxa"/>
            <w:gridSpan w:val="2"/>
            <w:tcBorders>
              <w:top w:val="single" w:sz="6" w:space="0" w:color="auto"/>
              <w:left w:val="single" w:sz="6" w:space="0" w:color="auto"/>
              <w:bottom w:val="single" w:sz="6" w:space="0" w:color="auto"/>
              <w:right w:val="single" w:sz="6" w:space="0" w:color="auto"/>
            </w:tcBorders>
          </w:tcPr>
          <w:p w14:paraId="0FA35AED" w14:textId="77777777" w:rsidR="003A4A57" w:rsidRPr="009C202C" w:rsidRDefault="003A4A57" w:rsidP="003A4A57">
            <w:pPr>
              <w:spacing w:after="60"/>
            </w:pPr>
            <w:r>
              <w:t xml:space="preserve">Used to create and initialise global </w:t>
            </w:r>
            <w:r>
              <w:rPr>
                <w:rFonts w:ascii="Courier New" w:hAnsi="Courier New" w:cs="Courier New"/>
                <w:b/>
              </w:rPr>
              <w:t>function</w:t>
            </w:r>
            <w:r>
              <w:t xml:space="preserve"> bindings in the ObjectEnvironmentComponent of the environment record. The binding will be a mutable binding. The corresponding global object property will have attribute values approate for a </w:t>
            </w:r>
            <w:r>
              <w:rPr>
                <w:rFonts w:ascii="Courier New" w:hAnsi="Courier New" w:cs="Courier New"/>
                <w:b/>
              </w:rPr>
              <w:t>function</w:t>
            </w:r>
            <w:r>
              <w:t>.</w:t>
            </w:r>
            <w:r w:rsidRPr="009C202C">
              <w:t xml:space="preserve">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 xml:space="preserve">This is logically equivalent to CreateMutableBinding followed by a SetMutableBinding but it allows </w:t>
            </w:r>
            <w:r w:rsidRPr="00F532C5">
              <w:rPr>
                <w:sz w:val="22"/>
                <w:szCs w:val="22"/>
              </w:rPr>
              <w:t xml:space="preserve">function </w:t>
            </w:r>
            <w:r>
              <w:t>declarations to receive special treatment.</w:t>
            </w:r>
          </w:p>
        </w:tc>
      </w:tr>
      <w:tr w:rsidR="003A4A57" w:rsidRPr="00250FC6" w14:paraId="4B8D3FE0" w14:textId="77777777"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14:paraId="2CFA01C1" w14:textId="77777777" w:rsidR="003A4A57" w:rsidRPr="009C202C" w:rsidRDefault="003A4A57" w:rsidP="003A4A57">
            <w:pPr>
              <w:spacing w:after="60"/>
            </w:pPr>
          </w:p>
        </w:tc>
        <w:tc>
          <w:tcPr>
            <w:tcW w:w="6236" w:type="dxa"/>
            <w:gridSpan w:val="2"/>
            <w:tcBorders>
              <w:top w:val="single" w:sz="6" w:space="0" w:color="auto"/>
              <w:left w:val="single" w:sz="6" w:space="0" w:color="auto"/>
              <w:bottom w:val="single" w:sz="6" w:space="0" w:color="auto"/>
              <w:right w:val="single" w:sz="6" w:space="0" w:color="auto"/>
            </w:tcBorders>
            <w:hideMark/>
          </w:tcPr>
          <w:p w14:paraId="0E220E5A" w14:textId="77777777" w:rsidR="003A4A57" w:rsidRPr="00E77497" w:rsidRDefault="003A4A57" w:rsidP="003A4A57">
            <w:pPr>
              <w:spacing w:after="60"/>
            </w:pPr>
          </w:p>
        </w:tc>
      </w:tr>
    </w:tbl>
    <w:p w14:paraId="04D86286" w14:textId="77777777" w:rsidR="003A4A57" w:rsidRDefault="003A4A57" w:rsidP="003A4A57"/>
    <w:p w14:paraId="7C48629A" w14:textId="77777777" w:rsidR="003A4A57" w:rsidRDefault="003A4A57" w:rsidP="003A4A57">
      <w:r w:rsidRPr="00E77497">
        <w:t xml:space="preserve">The behaviour of the concrete specification methods for </w:t>
      </w:r>
      <w:r>
        <w:t>Global</w:t>
      </w:r>
      <w:r w:rsidRPr="00E77497">
        <w:t xml:space="preserve"> Environment Records is defined by the following algorithms.</w:t>
      </w:r>
    </w:p>
    <w:p w14:paraId="7FFBA96C" w14:textId="77777777" w:rsidR="003A4A57" w:rsidRPr="009C202C" w:rsidRDefault="003A4A57" w:rsidP="003A4A57">
      <w:pPr>
        <w:pStyle w:val="51"/>
      </w:pPr>
      <w:r w:rsidRPr="009C202C">
        <w:t>HasBinding(N)</w:t>
      </w:r>
    </w:p>
    <w:p w14:paraId="749FA19F" w14:textId="77777777" w:rsidR="003A4A57" w:rsidRPr="009C202C" w:rsidRDefault="003A4A57" w:rsidP="003A4A57">
      <w:r w:rsidRPr="009C202C">
        <w:t xml:space="preserve">The concrete environment record method HasBinding for </w:t>
      </w:r>
      <w:r>
        <w:t>global</w:t>
      </w:r>
      <w:r w:rsidRPr="009C202C">
        <w:t xml:space="preserve"> environment records simply determines if the argument identifier is one of the identifiers bound by the record:</w:t>
      </w:r>
    </w:p>
    <w:p w14:paraId="2B0847AD" w14:textId="77777777" w:rsidR="003A4A57" w:rsidRPr="00E77497" w:rsidRDefault="003A4A57" w:rsidP="003A4A57">
      <w:pPr>
        <w:pStyle w:val="Alg4"/>
        <w:numPr>
          <w:ilvl w:val="0"/>
          <w:numId w:val="1023"/>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14:paraId="77B27583" w14:textId="77777777" w:rsidR="003A4A57" w:rsidRDefault="003A4A57" w:rsidP="003A4A57">
      <w:pPr>
        <w:pStyle w:val="Alg4"/>
        <w:numPr>
          <w:ilvl w:val="0"/>
          <w:numId w:val="1023"/>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14530F3D" w14:textId="77777777" w:rsidR="003A4A57" w:rsidRPr="00E77497" w:rsidRDefault="003A4A57" w:rsidP="003A4A57">
      <w:pPr>
        <w:pStyle w:val="Alg4"/>
        <w:numPr>
          <w:ilvl w:val="0"/>
          <w:numId w:val="1023"/>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return </w:t>
      </w:r>
      <w:r w:rsidRPr="00E77497">
        <w:rPr>
          <w:b/>
        </w:rPr>
        <w:t>true</w:t>
      </w:r>
      <w:r w:rsidRPr="00E77497">
        <w:t>.</w:t>
      </w:r>
    </w:p>
    <w:p w14:paraId="517C5952" w14:textId="77777777" w:rsidR="003A4A57" w:rsidRDefault="003A4A57" w:rsidP="003A4A57">
      <w:pPr>
        <w:pStyle w:val="Alg4"/>
        <w:numPr>
          <w:ilvl w:val="0"/>
          <w:numId w:val="1023"/>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2A7B878A" w14:textId="77777777" w:rsidR="003A4A57" w:rsidRPr="00E77497" w:rsidRDefault="003A4A57" w:rsidP="003A4A57">
      <w:pPr>
        <w:pStyle w:val="Alg4"/>
        <w:numPr>
          <w:ilvl w:val="0"/>
          <w:numId w:val="1023"/>
        </w:numPr>
        <w:spacing w:after="240"/>
      </w:pPr>
      <w:r>
        <w:t>Return the result of calling</w:t>
      </w:r>
      <w:r w:rsidRPr="00E77497">
        <w:t xml:space="preserve"> </w:t>
      </w:r>
      <w:r>
        <w:rPr>
          <w:i/>
        </w:rPr>
        <w:t>Obj</w:t>
      </w:r>
      <w:r w:rsidRPr="00FC5053">
        <w:rPr>
          <w:i/>
        </w:rPr>
        <w:t>Rec’s</w:t>
      </w:r>
      <w:r>
        <w:t xml:space="preserve"> HasBinding concrete method with argument </w:t>
      </w:r>
      <w:r w:rsidRPr="00E77497">
        <w:rPr>
          <w:i/>
        </w:rPr>
        <w:t>N</w:t>
      </w:r>
      <w:r>
        <w:t>.</w:t>
      </w:r>
      <w:r w:rsidRPr="00E77497">
        <w:t xml:space="preserve"> </w:t>
      </w:r>
    </w:p>
    <w:p w14:paraId="600B906C" w14:textId="77777777" w:rsidR="003A4A57" w:rsidRPr="00E77497" w:rsidRDefault="003A4A57" w:rsidP="003A4A57">
      <w:pPr>
        <w:pStyle w:val="51"/>
      </w:pPr>
      <w:r w:rsidRPr="00E77497">
        <w:t>CreateMutableBinding (N, D)</w:t>
      </w:r>
    </w:p>
    <w:p w14:paraId="36B07087" w14:textId="77777777" w:rsidR="003A4A57" w:rsidRPr="00E77497" w:rsidRDefault="003A4A57" w:rsidP="003A4A57">
      <w:r w:rsidRPr="00E77497">
        <w:t xml:space="preserve">The concrete </w:t>
      </w:r>
      <w:r>
        <w:t>e</w:t>
      </w:r>
      <w:r w:rsidRPr="00E77497">
        <w:t xml:space="preserve">nvironment </w:t>
      </w:r>
      <w:r>
        <w:t>r</w:t>
      </w:r>
      <w:r w:rsidRPr="00E77497">
        <w:t xml:space="preserve">ecord method CreateMutableBinding for </w:t>
      </w:r>
      <w:r>
        <w:t>global</w:t>
      </w:r>
      <w:r w:rsidRPr="00E77497">
        <w:t xml:space="preserve"> environment records creates a new 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w:t>
      </w:r>
      <w:r>
        <w:t xml:space="preserve">The binding is created in the associated DeclarativeEnvironment. </w:t>
      </w:r>
      <w:r w:rsidRPr="00E77497">
        <w:t xml:space="preserve">A binding for </w:t>
      </w:r>
      <w:r w:rsidRPr="00E77497">
        <w:rPr>
          <w:rFonts w:ascii="Times New Roman" w:hAnsi="Times New Roman"/>
          <w:i/>
        </w:rPr>
        <w:t>N</w:t>
      </w:r>
      <w:r w:rsidRPr="00E77497">
        <w:t xml:space="preserve"> must not already exist in </w:t>
      </w:r>
      <w:r>
        <w:t>the DeclarativeEnvironment</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29D9B719" w14:textId="77777777" w:rsidR="003A4A57" w:rsidRPr="00E77497" w:rsidRDefault="003A4A57" w:rsidP="003A4A57">
      <w:pPr>
        <w:pStyle w:val="Alg4"/>
        <w:numPr>
          <w:ilvl w:val="0"/>
          <w:numId w:val="1024"/>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2051FB92" w14:textId="77777777" w:rsidR="003A4A57" w:rsidRDefault="003A4A57" w:rsidP="003A4A57">
      <w:pPr>
        <w:pStyle w:val="Alg4"/>
        <w:numPr>
          <w:ilvl w:val="0"/>
          <w:numId w:val="1024"/>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042CE071" w14:textId="77777777" w:rsidR="003A4A57" w:rsidRPr="00E77497" w:rsidRDefault="003A4A57" w:rsidP="003A4A57">
      <w:pPr>
        <w:pStyle w:val="Alg4"/>
        <w:numPr>
          <w:ilvl w:val="0"/>
          <w:numId w:val="1024"/>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14:paraId="48AAFEB4" w14:textId="77777777" w:rsidR="003A4A57" w:rsidRDefault="003A4A57" w:rsidP="003A4A57">
      <w:pPr>
        <w:pStyle w:val="Alg4"/>
        <w:numPr>
          <w:ilvl w:val="0"/>
          <w:numId w:val="1024"/>
        </w:numPr>
        <w:spacing w:after="120"/>
      </w:pPr>
      <w:r>
        <w:t xml:space="preserve">Return the result of calling the CreateMutableBinding concrete method of </w:t>
      </w:r>
      <w:r w:rsidRPr="00056558">
        <w:rPr>
          <w:i/>
          <w:iCs/>
        </w:rPr>
        <w:t>DclRec</w:t>
      </w:r>
      <w:r>
        <w:t xml:space="preserve"> with arguments </w:t>
      </w:r>
      <w:r>
        <w:rPr>
          <w:i/>
          <w:iCs/>
        </w:rPr>
        <w:t>N</w:t>
      </w:r>
      <w:r>
        <w:t xml:space="preserve"> and </w:t>
      </w:r>
      <w:r>
        <w:rPr>
          <w:i/>
          <w:iCs/>
        </w:rPr>
        <w:t>D</w:t>
      </w:r>
      <w:r>
        <w:t>.</w:t>
      </w:r>
    </w:p>
    <w:p w14:paraId="62FA2D4F" w14:textId="77777777" w:rsidR="003A4A57" w:rsidRPr="00E77497" w:rsidRDefault="003A4A57" w:rsidP="003A4A57">
      <w:pPr>
        <w:pStyle w:val="51"/>
      </w:pPr>
      <w:r w:rsidRPr="00E77497">
        <w:t xml:space="preserve">CreateImmutableBinding </w:t>
      </w:r>
      <w:commentRangeStart w:id="651"/>
      <w:r w:rsidRPr="00E77497">
        <w:t>(N)</w:t>
      </w:r>
      <w:commentRangeEnd w:id="651"/>
      <w:r>
        <w:rPr>
          <w:rStyle w:val="af6"/>
          <w:b w:val="0"/>
        </w:rPr>
        <w:commentReference w:id="651"/>
      </w:r>
    </w:p>
    <w:p w14:paraId="32A91B72" w14:textId="77777777" w:rsidR="003A4A57" w:rsidRPr="00E77497" w:rsidRDefault="003A4A57" w:rsidP="003A4A57">
      <w:r w:rsidRPr="00E77497">
        <w:t xml:space="preserve">The concrete Environment Record method CreateImmutableBinding for </w:t>
      </w:r>
      <w:r>
        <w:t>global</w:t>
      </w:r>
      <w:r w:rsidRPr="00E77497">
        <w:t xml:space="preserve"> environment records creates a new immutable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A binding must not already exist in this environment record for </w:t>
      </w:r>
      <w:r w:rsidRPr="00E77497">
        <w:rPr>
          <w:rFonts w:ascii="Times New Roman" w:hAnsi="Times New Roman"/>
          <w:i/>
        </w:rPr>
        <w:t>N</w:t>
      </w:r>
      <w:r w:rsidRPr="00E77497">
        <w:t>.</w:t>
      </w:r>
    </w:p>
    <w:p w14:paraId="1C8EC5E6" w14:textId="77777777" w:rsidR="003A4A57" w:rsidRPr="00E77497" w:rsidRDefault="003A4A57" w:rsidP="003A4A57">
      <w:pPr>
        <w:pStyle w:val="Alg4"/>
        <w:numPr>
          <w:ilvl w:val="0"/>
          <w:numId w:val="1116"/>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2C4AC818" w14:textId="77777777" w:rsidR="003A4A57" w:rsidRDefault="003A4A57" w:rsidP="003A4A57">
      <w:pPr>
        <w:pStyle w:val="Alg4"/>
        <w:numPr>
          <w:ilvl w:val="0"/>
          <w:numId w:val="111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4BEB1BC2" w14:textId="77777777" w:rsidR="003A4A57" w:rsidRPr="00E77497" w:rsidRDefault="003A4A57" w:rsidP="003A4A57">
      <w:pPr>
        <w:pStyle w:val="Alg4"/>
        <w:numPr>
          <w:ilvl w:val="0"/>
          <w:numId w:val="1116"/>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14:paraId="1594AF8E" w14:textId="77777777" w:rsidR="003A4A57" w:rsidRPr="00E77497" w:rsidRDefault="003A4A57" w:rsidP="003A4A57">
      <w:pPr>
        <w:pStyle w:val="Alg4"/>
        <w:numPr>
          <w:ilvl w:val="0"/>
          <w:numId w:val="1116"/>
        </w:numPr>
        <w:spacing w:after="120"/>
      </w:pPr>
      <w:r>
        <w:t xml:space="preserve">Return the result of calling the CreateImmutableBinding concrete method of </w:t>
      </w:r>
      <w:r w:rsidRPr="00056558">
        <w:rPr>
          <w:i/>
          <w:iCs/>
        </w:rPr>
        <w:t>DclRec</w:t>
      </w:r>
      <w:r>
        <w:t xml:space="preserve"> with argument </w:t>
      </w:r>
      <w:r>
        <w:rPr>
          <w:i/>
          <w:iCs/>
        </w:rPr>
        <w:t>N</w:t>
      </w:r>
      <w:r>
        <w:t>.</w:t>
      </w:r>
    </w:p>
    <w:p w14:paraId="041F9868" w14:textId="77777777" w:rsidR="003A4A57" w:rsidRPr="00E77497" w:rsidRDefault="003A4A57" w:rsidP="003A4A57">
      <w:pPr>
        <w:pStyle w:val="51"/>
      </w:pPr>
      <w:r>
        <w:t>InitialiseBinding</w:t>
      </w:r>
      <w:r w:rsidRPr="00E77497">
        <w:t xml:space="preserve"> (N,V)</w:t>
      </w:r>
    </w:p>
    <w:p w14:paraId="4B267BA3" w14:textId="77777777" w:rsidR="003A4A57" w:rsidRPr="00E77497" w:rsidRDefault="003A4A57" w:rsidP="003A4A57">
      <w:r w:rsidRPr="00E77497">
        <w:t xml:space="preserve">The concrete Environment Record method </w:t>
      </w:r>
      <w:r>
        <w:t>InitialiseBinding</w:t>
      </w:r>
      <w:r w:rsidRPr="00E77497">
        <w:t xml:space="preserve"> for </w:t>
      </w:r>
      <w:r>
        <w:t>global</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14:paraId="1E61FC5A" w14:textId="77777777" w:rsidR="003A4A57" w:rsidRPr="00E77497" w:rsidRDefault="003A4A57" w:rsidP="003A4A57">
      <w:pPr>
        <w:pStyle w:val="Alg4"/>
        <w:numPr>
          <w:ilvl w:val="0"/>
          <w:numId w:val="1117"/>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301ABDE5" w14:textId="77777777" w:rsidR="003A4A57" w:rsidRDefault="003A4A57" w:rsidP="003A4A57">
      <w:pPr>
        <w:pStyle w:val="Alg4"/>
        <w:numPr>
          <w:ilvl w:val="0"/>
          <w:numId w:val="111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0CF3D2AF" w14:textId="77777777" w:rsidR="003A4A57" w:rsidRDefault="003A4A57" w:rsidP="003A4A57">
      <w:pPr>
        <w:pStyle w:val="Alg4"/>
        <w:numPr>
          <w:ilvl w:val="0"/>
          <w:numId w:val="111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00E64AE9" w14:textId="77777777" w:rsidR="003A4A57" w:rsidRDefault="003A4A57" w:rsidP="003A4A57">
      <w:pPr>
        <w:pStyle w:val="Alg4"/>
        <w:numPr>
          <w:ilvl w:val="1"/>
          <w:numId w:val="1117"/>
        </w:numPr>
      </w:pPr>
      <w:r>
        <w:t xml:space="preserve">Return the result of calling </w:t>
      </w:r>
      <w:r>
        <w:rPr>
          <w:i/>
        </w:rPr>
        <w:t>Dcl</w:t>
      </w:r>
      <w:r w:rsidRPr="00FC5053">
        <w:rPr>
          <w:i/>
        </w:rPr>
        <w:t>Rec’s</w:t>
      </w:r>
      <w:r>
        <w:t xml:space="preserve"> InitialiseBinding concrete method with arguments </w:t>
      </w:r>
      <w:r w:rsidRPr="00E77497">
        <w:rPr>
          <w:i/>
        </w:rPr>
        <w:t>N</w:t>
      </w:r>
      <w:r>
        <w:rPr>
          <w:iCs/>
        </w:rPr>
        <w:t xml:space="preserve"> and </w:t>
      </w:r>
      <w:r>
        <w:rPr>
          <w:i/>
        </w:rPr>
        <w:t>V</w:t>
      </w:r>
      <w:r>
        <w:t>.</w:t>
      </w:r>
    </w:p>
    <w:p w14:paraId="1DD47D20" w14:textId="77777777" w:rsidR="003A4A57" w:rsidRDefault="003A4A57" w:rsidP="003A4A57">
      <w:pPr>
        <w:pStyle w:val="Alg4"/>
        <w:numPr>
          <w:ilvl w:val="0"/>
          <w:numId w:val="1117"/>
        </w:numPr>
      </w:pPr>
      <w:r>
        <w:t>Assert: If the binding exists it must be in the object environment record.</w:t>
      </w:r>
    </w:p>
    <w:p w14:paraId="7BD0FC1B" w14:textId="77777777" w:rsidR="003A4A57" w:rsidRPr="00E77497" w:rsidRDefault="003A4A57" w:rsidP="003A4A57">
      <w:pPr>
        <w:pStyle w:val="Alg4"/>
        <w:numPr>
          <w:ilvl w:val="0"/>
          <w:numId w:val="111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1B648817" w14:textId="77777777" w:rsidR="003A4A57" w:rsidRPr="00E77497" w:rsidRDefault="003A4A57" w:rsidP="003A4A57">
      <w:pPr>
        <w:pStyle w:val="Alg4"/>
        <w:numPr>
          <w:ilvl w:val="0"/>
          <w:numId w:val="1117"/>
        </w:numPr>
        <w:spacing w:after="240"/>
      </w:pPr>
      <w:r>
        <w:t xml:space="preserve">Return the result of calling </w:t>
      </w:r>
      <w:r>
        <w:rPr>
          <w:i/>
        </w:rPr>
        <w:t>Obj</w:t>
      </w:r>
      <w:r w:rsidRPr="00FC5053">
        <w:rPr>
          <w:i/>
        </w:rPr>
        <w:t>Rec’s</w:t>
      </w:r>
      <w:r>
        <w:t xml:space="preserve"> InitialiseBinding concrete method with arguments </w:t>
      </w:r>
      <w:r w:rsidRPr="00E77497">
        <w:rPr>
          <w:i/>
        </w:rPr>
        <w:t>N</w:t>
      </w:r>
      <w:r>
        <w:rPr>
          <w:iCs/>
        </w:rPr>
        <w:t xml:space="preserve"> and </w:t>
      </w:r>
      <w:r>
        <w:rPr>
          <w:i/>
        </w:rPr>
        <w:t>V</w:t>
      </w:r>
      <w:r>
        <w:t>.</w:t>
      </w:r>
    </w:p>
    <w:p w14:paraId="7AC5A85A" w14:textId="77777777" w:rsidR="003A4A57" w:rsidRPr="00E77497" w:rsidRDefault="003A4A57" w:rsidP="003A4A57">
      <w:pPr>
        <w:pStyle w:val="51"/>
      </w:pPr>
      <w:r w:rsidRPr="00E77497">
        <w:t>SetMutableBinding (N,V,S)</w:t>
      </w:r>
    </w:p>
    <w:p w14:paraId="0BD88846" w14:textId="77777777" w:rsidR="003A4A57" w:rsidRPr="00E77497" w:rsidRDefault="003A4A57" w:rsidP="003A4A57">
      <w:r w:rsidRPr="00E77497">
        <w:t xml:space="preserve">The concrete Environment Record method SetMutableBinding for </w:t>
      </w:r>
      <w:r>
        <w:t>global</w:t>
      </w:r>
      <w:r w:rsidRPr="00E77497">
        <w:t xml:space="preser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0CF09769" w14:textId="77777777" w:rsidR="003A4A57" w:rsidRPr="00E77497" w:rsidRDefault="003A4A57" w:rsidP="003A4A57">
      <w:pPr>
        <w:pStyle w:val="Alg4"/>
        <w:numPr>
          <w:ilvl w:val="0"/>
          <w:numId w:val="1025"/>
        </w:numPr>
      </w:pPr>
      <w:r w:rsidRPr="00E77497">
        <w:t xml:space="preserve">Let </w:t>
      </w:r>
      <w:r w:rsidRPr="00E77497">
        <w:rPr>
          <w:i/>
        </w:rPr>
        <w:t>envRec</w:t>
      </w:r>
      <w:r w:rsidRPr="00E77497">
        <w:t xml:space="preserve"> be the declarative environment record for which the method was invoked.</w:t>
      </w:r>
    </w:p>
    <w:p w14:paraId="04ED508B" w14:textId="77777777" w:rsidR="003A4A57" w:rsidRDefault="003A4A57" w:rsidP="003A4A57">
      <w:pPr>
        <w:pStyle w:val="Alg4"/>
        <w:numPr>
          <w:ilvl w:val="0"/>
          <w:numId w:val="1025"/>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1F379D38" w14:textId="77777777" w:rsidR="003A4A57" w:rsidRDefault="003A4A57" w:rsidP="003A4A57">
      <w:pPr>
        <w:pStyle w:val="Alg4"/>
        <w:numPr>
          <w:ilvl w:val="0"/>
          <w:numId w:val="1025"/>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33973414" w14:textId="77777777" w:rsidR="003A4A57" w:rsidRDefault="003A4A57" w:rsidP="003A4A57">
      <w:pPr>
        <w:pStyle w:val="Alg4"/>
        <w:numPr>
          <w:ilvl w:val="1"/>
          <w:numId w:val="1025"/>
        </w:numPr>
      </w:pPr>
      <w:r>
        <w:t xml:space="preserve">Return the result of calling the SetMutableBinding concrete method of </w:t>
      </w:r>
      <w:r w:rsidRPr="00056558">
        <w:rPr>
          <w:i/>
          <w:iCs/>
        </w:rPr>
        <w:t>DclRec</w:t>
      </w:r>
      <w:r>
        <w:t xml:space="preserve"> with arguments </w:t>
      </w:r>
      <w:r>
        <w:rPr>
          <w:i/>
          <w:iCs/>
        </w:rPr>
        <w:t>N</w:t>
      </w:r>
      <w:r>
        <w:t xml:space="preserve">, </w:t>
      </w:r>
      <w:r>
        <w:rPr>
          <w:i/>
          <w:iCs/>
        </w:rPr>
        <w:t>V</w:t>
      </w:r>
      <w:r>
        <w:t xml:space="preserve">, and </w:t>
      </w:r>
      <w:r>
        <w:rPr>
          <w:i/>
          <w:iCs/>
        </w:rPr>
        <w:t>S</w:t>
      </w:r>
      <w:r>
        <w:t>.</w:t>
      </w:r>
    </w:p>
    <w:p w14:paraId="4AB5A8B9" w14:textId="77777777" w:rsidR="003A4A57" w:rsidRPr="00E77497" w:rsidRDefault="003A4A57" w:rsidP="003A4A57">
      <w:pPr>
        <w:pStyle w:val="Alg4"/>
        <w:numPr>
          <w:ilvl w:val="0"/>
          <w:numId w:val="1025"/>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3616A9A8" w14:textId="77777777" w:rsidR="003A4A57" w:rsidRPr="00E77497" w:rsidRDefault="003A4A57" w:rsidP="003A4A57">
      <w:pPr>
        <w:pStyle w:val="Alg4"/>
        <w:numPr>
          <w:ilvl w:val="0"/>
          <w:numId w:val="1025"/>
        </w:numPr>
        <w:spacing w:after="240"/>
      </w:pPr>
      <w:r>
        <w:t xml:space="preserve">Return the result of calling the SetMutableBinding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p>
    <w:p w14:paraId="1E7773D1" w14:textId="77777777" w:rsidR="003A4A57" w:rsidRPr="00E77497" w:rsidRDefault="003A4A57" w:rsidP="003A4A57">
      <w:pPr>
        <w:pStyle w:val="51"/>
      </w:pPr>
      <w:r w:rsidRPr="00E77497">
        <w:t>GetBindingValue(N,S)</w:t>
      </w:r>
    </w:p>
    <w:p w14:paraId="67A2CDF9" w14:textId="77777777" w:rsidR="003A4A57" w:rsidRPr="00E77497" w:rsidRDefault="003A4A57" w:rsidP="003A4A57">
      <w:r w:rsidRPr="00E77497">
        <w:t xml:space="preserve">The concrete Environment Record method GetBindingValue for </w:t>
      </w:r>
      <w:r>
        <w:t>global</w:t>
      </w:r>
      <w:r w:rsidRPr="00E77497">
        <w:t xml:space="preserve"> environment records simply returns the value of its bound identifier whose name is the value of the argument </w:t>
      </w:r>
      <w:r w:rsidRPr="00E77497">
        <w:rPr>
          <w:rFonts w:ascii="Times New Roman" w:hAnsi="Times New Roman"/>
          <w:i/>
        </w:rPr>
        <w:t>N</w:t>
      </w:r>
      <w:r w:rsidRPr="00E77497">
        <w:t xml:space="preserve">. If </w:t>
      </w:r>
      <w:r w:rsidRPr="00E77497">
        <w:rPr>
          <w:rFonts w:ascii="Times New Roman" w:hAnsi="Times New Roman"/>
          <w:i/>
        </w:rPr>
        <w:t>S</w:t>
      </w:r>
      <w:r w:rsidRPr="00E77497">
        <w:t xml:space="preserve"> is </w:t>
      </w:r>
      <w:r w:rsidRPr="00E77497">
        <w:rPr>
          <w:b/>
        </w:rPr>
        <w:t>true</w:t>
      </w:r>
      <w:r w:rsidRPr="00E77497">
        <w:t xml:space="preserve"> and the binding is an uninitialised binding throw a </w:t>
      </w:r>
      <w:r w:rsidRPr="00E77497">
        <w:rPr>
          <w:b/>
        </w:rPr>
        <w:t>ReferenceError</w:t>
      </w:r>
      <w:r w:rsidRPr="00E77497">
        <w:t xml:space="preserve"> exception.</w:t>
      </w:r>
      <w:r>
        <w:t xml:space="preserve"> </w:t>
      </w:r>
      <w:r w:rsidRPr="00E77497">
        <w:t xml:space="preserve">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14:paraId="6BC4BA5F" w14:textId="77777777" w:rsidR="003A4A57" w:rsidRPr="00E77497" w:rsidRDefault="003A4A57" w:rsidP="003A4A57">
      <w:pPr>
        <w:pStyle w:val="Alg4"/>
        <w:numPr>
          <w:ilvl w:val="0"/>
          <w:numId w:val="1026"/>
        </w:numPr>
      </w:pPr>
      <w:r w:rsidRPr="00E77497">
        <w:t xml:space="preserve">Let </w:t>
      </w:r>
      <w:r w:rsidRPr="00E77497">
        <w:rPr>
          <w:i/>
        </w:rPr>
        <w:t>envRec</w:t>
      </w:r>
      <w:r w:rsidRPr="00E77497">
        <w:t xml:space="preserve"> be the declarative environment record for which the method was invoked.</w:t>
      </w:r>
    </w:p>
    <w:p w14:paraId="752EC472" w14:textId="77777777" w:rsidR="003A4A57" w:rsidRDefault="003A4A57" w:rsidP="003A4A57">
      <w:pPr>
        <w:pStyle w:val="Alg4"/>
        <w:numPr>
          <w:ilvl w:val="0"/>
          <w:numId w:val="102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1E334606" w14:textId="77777777" w:rsidR="003A4A57" w:rsidRDefault="003A4A57" w:rsidP="003A4A57">
      <w:pPr>
        <w:pStyle w:val="Alg4"/>
        <w:numPr>
          <w:ilvl w:val="0"/>
          <w:numId w:val="1026"/>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30120A5B" w14:textId="77777777" w:rsidR="003A4A57" w:rsidRDefault="003A4A57" w:rsidP="003A4A57">
      <w:pPr>
        <w:pStyle w:val="Alg4"/>
        <w:numPr>
          <w:ilvl w:val="1"/>
          <w:numId w:val="1026"/>
        </w:numPr>
      </w:pPr>
      <w:r>
        <w:t xml:space="preserve">Return the result of calling the GetBindingValue concrete method of </w:t>
      </w:r>
      <w:r w:rsidRPr="00056558">
        <w:rPr>
          <w:i/>
          <w:iCs/>
        </w:rPr>
        <w:t>DclRec</w:t>
      </w:r>
      <w:r>
        <w:t xml:space="preserve"> with arguments </w:t>
      </w:r>
      <w:r>
        <w:rPr>
          <w:i/>
          <w:iCs/>
        </w:rPr>
        <w:t>N</w:t>
      </w:r>
      <w:r>
        <w:t xml:space="preserve">, and </w:t>
      </w:r>
      <w:r>
        <w:rPr>
          <w:i/>
          <w:iCs/>
        </w:rPr>
        <w:t>S</w:t>
      </w:r>
      <w:r>
        <w:t>.</w:t>
      </w:r>
    </w:p>
    <w:p w14:paraId="3F24050C" w14:textId="77777777" w:rsidR="003A4A57" w:rsidRPr="00E77497" w:rsidRDefault="003A4A57" w:rsidP="003A4A57">
      <w:pPr>
        <w:pStyle w:val="Alg4"/>
        <w:numPr>
          <w:ilvl w:val="0"/>
          <w:numId w:val="102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63E27BD8" w14:textId="77777777" w:rsidR="003A4A57" w:rsidRPr="00E77497" w:rsidRDefault="003A4A57" w:rsidP="003A4A57">
      <w:pPr>
        <w:pStyle w:val="Alg4"/>
        <w:numPr>
          <w:ilvl w:val="0"/>
          <w:numId w:val="1026"/>
        </w:numPr>
        <w:spacing w:after="120"/>
      </w:pPr>
      <w:r>
        <w:t xml:space="preserve">Return the result of calling the GetBindingValue concrete method of </w:t>
      </w:r>
      <w:r>
        <w:rPr>
          <w:i/>
          <w:iCs/>
        </w:rPr>
        <w:t>Obj</w:t>
      </w:r>
      <w:r w:rsidRPr="00056558">
        <w:rPr>
          <w:i/>
          <w:iCs/>
        </w:rPr>
        <w:t>Rec</w:t>
      </w:r>
      <w:r>
        <w:t xml:space="preserve"> with arguments </w:t>
      </w:r>
      <w:r>
        <w:rPr>
          <w:i/>
          <w:iCs/>
        </w:rPr>
        <w:t>N</w:t>
      </w:r>
      <w:r>
        <w:t xml:space="preserve">, and </w:t>
      </w:r>
      <w:r>
        <w:rPr>
          <w:i/>
          <w:iCs/>
        </w:rPr>
        <w:t>S</w:t>
      </w:r>
      <w:r>
        <w:t>.</w:t>
      </w:r>
    </w:p>
    <w:p w14:paraId="02B5E92F" w14:textId="77777777" w:rsidR="003A4A57" w:rsidRPr="00E77497" w:rsidRDefault="003A4A57" w:rsidP="003A4A57">
      <w:pPr>
        <w:pStyle w:val="51"/>
      </w:pPr>
      <w:r w:rsidRPr="00E77497">
        <w:t>DeleteBinding (N)</w:t>
      </w:r>
    </w:p>
    <w:p w14:paraId="17BF7024" w14:textId="77777777" w:rsidR="003A4A57" w:rsidRPr="00E77497" w:rsidRDefault="003A4A57" w:rsidP="003A4A57">
      <w:r w:rsidRPr="00E77497">
        <w:t xml:space="preserve">The concrete Environment Record method DeleteBinding for </w:t>
      </w:r>
      <w:r>
        <w:t>global</w:t>
      </w:r>
      <w:r w:rsidRPr="00E77497">
        <w:t xml:space="preserve"> environment records can only delete bindings that have been explicitly designated as being subject to deletion.</w:t>
      </w:r>
    </w:p>
    <w:p w14:paraId="263DD42C" w14:textId="77777777" w:rsidR="003A4A57" w:rsidRPr="00E77497" w:rsidRDefault="003A4A57" w:rsidP="003A4A57">
      <w:pPr>
        <w:pStyle w:val="Alg4"/>
        <w:numPr>
          <w:ilvl w:val="0"/>
          <w:numId w:val="1027"/>
        </w:numPr>
      </w:pPr>
      <w:r w:rsidRPr="00E77497">
        <w:t xml:space="preserve">Let </w:t>
      </w:r>
      <w:r w:rsidRPr="00E77497">
        <w:rPr>
          <w:i/>
        </w:rPr>
        <w:t>envRec</w:t>
      </w:r>
      <w:r w:rsidRPr="00E77497">
        <w:t xml:space="preserve"> be the declarative environment record for which the method was invoked.</w:t>
      </w:r>
    </w:p>
    <w:p w14:paraId="2D016437" w14:textId="77777777" w:rsidR="003A4A57" w:rsidRDefault="003A4A57" w:rsidP="003A4A57">
      <w:pPr>
        <w:pStyle w:val="Alg4"/>
        <w:numPr>
          <w:ilvl w:val="0"/>
          <w:numId w:val="102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296E6FB8" w14:textId="77777777" w:rsidR="003A4A57" w:rsidRDefault="003A4A57" w:rsidP="003A4A57">
      <w:pPr>
        <w:pStyle w:val="Alg4"/>
        <w:numPr>
          <w:ilvl w:val="0"/>
          <w:numId w:val="102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0CC0A23D" w14:textId="77777777" w:rsidR="003A4A57" w:rsidRDefault="003A4A57" w:rsidP="003A4A57">
      <w:pPr>
        <w:pStyle w:val="Alg4"/>
        <w:numPr>
          <w:ilvl w:val="1"/>
          <w:numId w:val="1027"/>
        </w:numPr>
      </w:pPr>
      <w:r>
        <w:t xml:space="preserve">Return the result of calling the DeleteBinding concrete method of </w:t>
      </w:r>
      <w:r w:rsidRPr="00056558">
        <w:rPr>
          <w:i/>
          <w:iCs/>
        </w:rPr>
        <w:t>DclRec</w:t>
      </w:r>
      <w:r>
        <w:t xml:space="preserve"> with argument </w:t>
      </w:r>
      <w:r>
        <w:rPr>
          <w:i/>
          <w:iCs/>
        </w:rPr>
        <w:t>N</w:t>
      </w:r>
      <w:r>
        <w:t>.</w:t>
      </w:r>
    </w:p>
    <w:p w14:paraId="551CC112" w14:textId="77777777" w:rsidR="003A4A57" w:rsidRPr="00E77497" w:rsidRDefault="003A4A57" w:rsidP="003A4A57">
      <w:pPr>
        <w:pStyle w:val="Alg4"/>
        <w:numPr>
          <w:ilvl w:val="0"/>
          <w:numId w:val="102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4B27B13F" w14:textId="77777777" w:rsidR="003A4A57" w:rsidRDefault="003A4A57" w:rsidP="003A4A57">
      <w:pPr>
        <w:pStyle w:val="Alg4"/>
        <w:numPr>
          <w:ilvl w:val="0"/>
          <w:numId w:val="1027"/>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14:paraId="4CC79255" w14:textId="77777777" w:rsidR="003A4A57" w:rsidRDefault="003A4A57" w:rsidP="003A4A57">
      <w:pPr>
        <w:pStyle w:val="Alg4"/>
        <w:numPr>
          <w:ilvl w:val="1"/>
          <w:numId w:val="1027"/>
        </w:numPr>
      </w:pPr>
      <w:r>
        <w:t xml:space="preserve">Let </w:t>
      </w:r>
      <w:r w:rsidRPr="007217F2">
        <w:rPr>
          <w:i/>
          <w:iCs/>
        </w:rPr>
        <w:t>status</w:t>
      </w:r>
      <w:r>
        <w:t xml:space="preserve"> be the result of calling the DeleteBinding concrete method of </w:t>
      </w:r>
      <w:r>
        <w:rPr>
          <w:i/>
          <w:iCs/>
        </w:rPr>
        <w:t>Obj</w:t>
      </w:r>
      <w:r w:rsidRPr="00056558">
        <w:rPr>
          <w:i/>
          <w:iCs/>
        </w:rPr>
        <w:t>Rec</w:t>
      </w:r>
      <w:r>
        <w:t xml:space="preserve"> with argument </w:t>
      </w:r>
      <w:r>
        <w:rPr>
          <w:i/>
          <w:iCs/>
        </w:rPr>
        <w:t>N</w:t>
      </w:r>
      <w:r>
        <w:t>.</w:t>
      </w:r>
    </w:p>
    <w:p w14:paraId="1F45958E" w14:textId="77777777" w:rsidR="003A4A57" w:rsidRDefault="003A4A57" w:rsidP="003A4A57">
      <w:pPr>
        <w:pStyle w:val="Alg4"/>
        <w:numPr>
          <w:ilvl w:val="1"/>
          <w:numId w:val="1027"/>
        </w:numPr>
      </w:pPr>
      <w:r>
        <w:t>ReturnIfAbrupt(</w:t>
      </w:r>
      <w:r w:rsidRPr="007217F2">
        <w:rPr>
          <w:i/>
          <w:iCs/>
        </w:rPr>
        <w:t>status</w:t>
      </w:r>
      <w:r>
        <w:t>).</w:t>
      </w:r>
    </w:p>
    <w:p w14:paraId="4B8737C9" w14:textId="77777777" w:rsidR="003A4A57" w:rsidRDefault="003A4A57" w:rsidP="003A4A57">
      <w:pPr>
        <w:pStyle w:val="Alg4"/>
        <w:numPr>
          <w:ilvl w:val="1"/>
          <w:numId w:val="1027"/>
        </w:numPr>
      </w:pPr>
      <w:r>
        <w:t xml:space="preserve">If </w:t>
      </w:r>
      <w:r w:rsidRPr="007217F2">
        <w:rPr>
          <w:i/>
          <w:iCs/>
        </w:rPr>
        <w:t>status</w:t>
      </w:r>
      <w:r>
        <w:t xml:space="preserve"> is </w:t>
      </w:r>
      <w:r w:rsidRPr="007217F2">
        <w:rPr>
          <w:b/>
          <w:bCs/>
        </w:rPr>
        <w:t>true</w:t>
      </w:r>
      <w:r>
        <w:t>, then</w:t>
      </w:r>
    </w:p>
    <w:p w14:paraId="1D73F3A3" w14:textId="77777777" w:rsidR="003A4A57" w:rsidRDefault="003A4A57" w:rsidP="003A4A57">
      <w:pPr>
        <w:pStyle w:val="Alg4"/>
        <w:numPr>
          <w:ilvl w:val="2"/>
          <w:numId w:val="1027"/>
        </w:numPr>
      </w:pPr>
      <w:r>
        <w:t xml:space="preserve">Let </w:t>
      </w:r>
      <w:r>
        <w:rPr>
          <w:i/>
          <w:iCs/>
        </w:rPr>
        <w:t>varNames</w:t>
      </w:r>
      <w:r>
        <w:t xml:space="preserve"> be </w:t>
      </w:r>
      <w:r w:rsidRPr="00056558">
        <w:rPr>
          <w:i/>
          <w:iCs/>
        </w:rPr>
        <w:t>envRec</w:t>
      </w:r>
      <w:r w:rsidRPr="0070508E">
        <w:rPr>
          <w:i/>
          <w:iCs/>
        </w:rPr>
        <w:t>’s</w:t>
      </w:r>
      <w:r>
        <w:t xml:space="preserve"> VarNames List.</w:t>
      </w:r>
    </w:p>
    <w:p w14:paraId="045670FC" w14:textId="77777777" w:rsidR="003A4A57" w:rsidRDefault="003A4A57" w:rsidP="003A4A57">
      <w:pPr>
        <w:pStyle w:val="Alg4"/>
        <w:numPr>
          <w:ilvl w:val="2"/>
          <w:numId w:val="1027"/>
        </w:numPr>
      </w:pPr>
      <w:r>
        <w:t xml:space="preserve">If </w:t>
      </w:r>
      <w:r>
        <w:rPr>
          <w:i/>
          <w:iCs/>
        </w:rPr>
        <w:t>N</w:t>
      </w:r>
      <w:r>
        <w:t xml:space="preserve"> is an element of </w:t>
      </w:r>
      <w:r>
        <w:rPr>
          <w:i/>
          <w:iCs/>
        </w:rPr>
        <w:t>varNames</w:t>
      </w:r>
      <w:r>
        <w:t xml:space="preserve">, then remove that element from the </w:t>
      </w:r>
      <w:r>
        <w:rPr>
          <w:i/>
          <w:iCs/>
        </w:rPr>
        <w:t>varNames</w:t>
      </w:r>
      <w:r>
        <w:t>.</w:t>
      </w:r>
    </w:p>
    <w:p w14:paraId="033932F1" w14:textId="77777777" w:rsidR="003A4A57" w:rsidRPr="00E77497" w:rsidRDefault="003A4A57" w:rsidP="003A4A57">
      <w:pPr>
        <w:pStyle w:val="Alg4"/>
        <w:numPr>
          <w:ilvl w:val="1"/>
          <w:numId w:val="1027"/>
        </w:numPr>
      </w:pPr>
      <w:r>
        <w:t xml:space="preserve">Return </w:t>
      </w:r>
      <w:r>
        <w:rPr>
          <w:i/>
          <w:iCs/>
        </w:rPr>
        <w:t>status</w:t>
      </w:r>
      <w:r>
        <w:t>.</w:t>
      </w:r>
    </w:p>
    <w:p w14:paraId="4463EE4A" w14:textId="77777777" w:rsidR="003A4A57" w:rsidRPr="00E77497" w:rsidRDefault="003A4A57" w:rsidP="003A4A57">
      <w:pPr>
        <w:pStyle w:val="Alg4"/>
        <w:numPr>
          <w:ilvl w:val="0"/>
          <w:numId w:val="1027"/>
        </w:numPr>
        <w:spacing w:after="120"/>
      </w:pPr>
      <w:r w:rsidRPr="00E77497">
        <w:t xml:space="preserve">Return </w:t>
      </w:r>
      <w:r w:rsidRPr="00E77497">
        <w:rPr>
          <w:b/>
        </w:rPr>
        <w:t>true</w:t>
      </w:r>
      <w:r w:rsidRPr="00E77497">
        <w:t>.</w:t>
      </w:r>
    </w:p>
    <w:p w14:paraId="48B96334" w14:textId="77777777" w:rsidR="003A4A57" w:rsidRPr="00E77497" w:rsidRDefault="003A4A57" w:rsidP="003A4A57">
      <w:pPr>
        <w:pStyle w:val="51"/>
      </w:pPr>
      <w:r>
        <w:t>HasThisBinding</w:t>
      </w:r>
      <w:r w:rsidRPr="00E77497">
        <w:t xml:space="preserve"> ()</w:t>
      </w:r>
    </w:p>
    <w:p w14:paraId="0B1F95F7" w14:textId="77777777" w:rsidR="003A4A57" w:rsidRPr="00E77497" w:rsidRDefault="003A4A57" w:rsidP="003A4A57">
      <w:r>
        <w:t>Global</w:t>
      </w:r>
      <w:r w:rsidRPr="00E77497">
        <w:t xml:space="preserve"> Environment Records </w:t>
      </w:r>
      <w:r>
        <w:t xml:space="preserve">always provide a </w:t>
      </w:r>
      <w:r w:rsidRPr="00CC3839">
        <w:rPr>
          <w:rFonts w:ascii="Courier New" w:hAnsi="Courier New" w:cs="Courier New"/>
          <w:b/>
        </w:rPr>
        <w:t>this</w:t>
      </w:r>
      <w:r>
        <w:t xml:space="preserve"> binding whose value is the associated global object</w:t>
      </w:r>
      <w:r w:rsidRPr="00E77497">
        <w:t>.</w:t>
      </w:r>
    </w:p>
    <w:p w14:paraId="55C8D090" w14:textId="77777777" w:rsidR="003A4A57" w:rsidRPr="00E77497" w:rsidRDefault="003A4A57" w:rsidP="003A4A57">
      <w:pPr>
        <w:pStyle w:val="Alg4"/>
        <w:numPr>
          <w:ilvl w:val="0"/>
          <w:numId w:val="1045"/>
        </w:numPr>
        <w:spacing w:after="120"/>
      </w:pPr>
      <w:r w:rsidRPr="00E77497">
        <w:t xml:space="preserve">Return </w:t>
      </w:r>
      <w:r>
        <w:rPr>
          <w:b/>
        </w:rPr>
        <w:t>true</w:t>
      </w:r>
      <w:r w:rsidRPr="00E77497">
        <w:t>.</w:t>
      </w:r>
    </w:p>
    <w:p w14:paraId="13F6081F" w14:textId="77777777" w:rsidR="003A4A57" w:rsidRPr="00E77497" w:rsidRDefault="003A4A57" w:rsidP="003A4A57">
      <w:pPr>
        <w:pStyle w:val="51"/>
      </w:pPr>
      <w:r>
        <w:t>HasSuperBinding</w:t>
      </w:r>
      <w:r w:rsidRPr="00E77497">
        <w:t xml:space="preserve"> ()</w:t>
      </w:r>
    </w:p>
    <w:p w14:paraId="60A23EA3" w14:textId="77777777" w:rsidR="003A4A57" w:rsidRPr="00E77497" w:rsidRDefault="003A4A57" w:rsidP="003A4A57">
      <w:pPr>
        <w:pStyle w:val="Alg4"/>
        <w:numPr>
          <w:ilvl w:val="0"/>
          <w:numId w:val="1044"/>
        </w:numPr>
        <w:spacing w:after="240"/>
      </w:pPr>
      <w:r>
        <w:t>Return</w:t>
      </w:r>
      <w:r w:rsidRPr="00E77497">
        <w:t xml:space="preserve"> </w:t>
      </w:r>
      <w:r>
        <w:rPr>
          <w:b/>
        </w:rPr>
        <w:t>false</w:t>
      </w:r>
      <w:r w:rsidRPr="00E77497">
        <w:t>.</w:t>
      </w:r>
    </w:p>
    <w:p w14:paraId="4B49E7F4" w14:textId="77777777" w:rsidR="003A4A57" w:rsidRPr="00E77497" w:rsidRDefault="003A4A57" w:rsidP="003A4A57">
      <w:pPr>
        <w:pStyle w:val="51"/>
      </w:pPr>
      <w:r w:rsidRPr="00E77497">
        <w:tab/>
      </w:r>
      <w:r>
        <w:t>WithBaseObject</w:t>
      </w:r>
      <w:r w:rsidRPr="00E77497">
        <w:t>()</w:t>
      </w:r>
    </w:p>
    <w:p w14:paraId="6D545554" w14:textId="77777777" w:rsidR="003A4A57" w:rsidRPr="00E77497" w:rsidRDefault="003A4A57" w:rsidP="003A4A57">
      <w:r>
        <w:t>Global</w:t>
      </w:r>
      <w:r w:rsidRPr="00E77497">
        <w:t xml:space="preserve"> Environment Records always return </w:t>
      </w:r>
      <w:r w:rsidRPr="00E77497">
        <w:rPr>
          <w:b/>
        </w:rPr>
        <w:t>undefined</w:t>
      </w:r>
      <w:r w:rsidRPr="00E77497">
        <w:t xml:space="preserve"> as their </w:t>
      </w:r>
      <w:r>
        <w:t>WithBaseObject</w:t>
      </w:r>
      <w:r w:rsidRPr="00E77497">
        <w:t>.</w:t>
      </w:r>
    </w:p>
    <w:p w14:paraId="575A619D" w14:textId="77777777" w:rsidR="003A4A57" w:rsidRPr="00E77497" w:rsidRDefault="003A4A57" w:rsidP="003A4A57">
      <w:pPr>
        <w:pStyle w:val="Alg4"/>
        <w:numPr>
          <w:ilvl w:val="0"/>
          <w:numId w:val="1046"/>
        </w:numPr>
        <w:spacing w:after="240"/>
      </w:pPr>
      <w:r w:rsidRPr="00E77497">
        <w:t xml:space="preserve">Return </w:t>
      </w:r>
      <w:r w:rsidRPr="00E77497">
        <w:rPr>
          <w:b/>
        </w:rPr>
        <w:t>undefined</w:t>
      </w:r>
      <w:r w:rsidRPr="00E77497">
        <w:t>.</w:t>
      </w:r>
    </w:p>
    <w:p w14:paraId="415FA5AB" w14:textId="77777777" w:rsidR="003A4A57" w:rsidRPr="00E77497" w:rsidRDefault="003A4A57" w:rsidP="003A4A57">
      <w:pPr>
        <w:pStyle w:val="51"/>
      </w:pPr>
      <w:r>
        <w:t>GetThisBinding</w:t>
      </w:r>
      <w:r w:rsidRPr="00E77497">
        <w:t xml:space="preserve"> ()</w:t>
      </w:r>
    </w:p>
    <w:p w14:paraId="0D635E9A" w14:textId="77777777" w:rsidR="003A4A57" w:rsidRPr="00E77497" w:rsidRDefault="003A4A57" w:rsidP="003A4A57">
      <w:pPr>
        <w:pStyle w:val="Alg4"/>
        <w:numPr>
          <w:ilvl w:val="0"/>
          <w:numId w:val="1536"/>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14:paraId="3830E661" w14:textId="77777777" w:rsidR="003A4A57" w:rsidRPr="00E77497" w:rsidRDefault="003A4A57" w:rsidP="003A4A57">
      <w:pPr>
        <w:pStyle w:val="Alg4"/>
        <w:numPr>
          <w:ilvl w:val="0"/>
          <w:numId w:val="153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4702E610" w14:textId="77777777" w:rsidR="003A4A57" w:rsidRPr="00E77497" w:rsidRDefault="003A4A57" w:rsidP="003A4A57">
      <w:pPr>
        <w:pStyle w:val="Alg4"/>
        <w:numPr>
          <w:ilvl w:val="0"/>
          <w:numId w:val="1536"/>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14:paraId="5540D0F3" w14:textId="77777777" w:rsidR="003A4A57" w:rsidRPr="00E77497" w:rsidRDefault="003A4A57" w:rsidP="003A4A57">
      <w:pPr>
        <w:pStyle w:val="Alg4"/>
        <w:numPr>
          <w:ilvl w:val="0"/>
          <w:numId w:val="1536"/>
        </w:numPr>
        <w:spacing w:after="240"/>
      </w:pPr>
      <w:r>
        <w:t xml:space="preserve">Return </w:t>
      </w:r>
      <w:r w:rsidRPr="00E77497">
        <w:rPr>
          <w:i/>
        </w:rPr>
        <w:t>bindings</w:t>
      </w:r>
      <w:r w:rsidRPr="00E77497">
        <w:t>.</w:t>
      </w:r>
    </w:p>
    <w:p w14:paraId="329CCBA7" w14:textId="77777777" w:rsidR="003A4A57" w:rsidRPr="00E77497" w:rsidRDefault="003A4A57" w:rsidP="003A4A57">
      <w:pPr>
        <w:pStyle w:val="51"/>
      </w:pPr>
      <w:r>
        <w:t>HasVarDeclaration</w:t>
      </w:r>
      <w:r w:rsidRPr="00E77497">
        <w:t xml:space="preserve"> (N)</w:t>
      </w:r>
    </w:p>
    <w:p w14:paraId="443D832F" w14:textId="77777777" w:rsidR="003A4A57" w:rsidRPr="009C202C" w:rsidRDefault="003A4A57" w:rsidP="003A4A57">
      <w:r w:rsidRPr="009C202C">
        <w:t xml:space="preserve">The concrete environment record method </w:t>
      </w:r>
      <w:r>
        <w:t>HasVarDeclaration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w:t>
      </w:r>
      <w:r w:rsidRPr="00111446">
        <w:rPr>
          <w:rFonts w:ascii="Times New Roman" w:hAnsi="Times New Roman"/>
          <w:i/>
          <w:iCs/>
        </w:rPr>
        <w:t>VariableStatement</w:t>
      </w:r>
      <w:r>
        <w:t xml:space="preserve"> or a </w:t>
      </w:r>
      <w:r w:rsidRPr="00111446">
        <w:rPr>
          <w:rFonts w:ascii="Times New Roman" w:hAnsi="Times New Roman"/>
          <w:i/>
          <w:iCs/>
        </w:rPr>
        <w:t>FunctionDeclaration</w:t>
      </w:r>
      <w:r w:rsidRPr="009C202C">
        <w:t>:</w:t>
      </w:r>
    </w:p>
    <w:p w14:paraId="06DE80CA" w14:textId="77777777" w:rsidR="003A4A57" w:rsidRPr="00E77497" w:rsidRDefault="003A4A57" w:rsidP="003A4A57">
      <w:pPr>
        <w:pStyle w:val="Alg4"/>
        <w:numPr>
          <w:ilvl w:val="0"/>
          <w:numId w:val="102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20FF6947" w14:textId="77777777" w:rsidR="003A4A57" w:rsidRPr="00E77497" w:rsidRDefault="003A4A57" w:rsidP="003A4A57">
      <w:pPr>
        <w:pStyle w:val="Alg4"/>
        <w:numPr>
          <w:ilvl w:val="0"/>
          <w:numId w:val="1028"/>
        </w:numPr>
      </w:pPr>
      <w:r>
        <w:t xml:space="preserve">Let </w:t>
      </w:r>
      <w:r>
        <w:rPr>
          <w:i/>
          <w:iCs/>
        </w:rPr>
        <w:t>varDeclaredNames</w:t>
      </w:r>
      <w:r>
        <w:t xml:space="preserve"> be </w:t>
      </w:r>
      <w:r w:rsidRPr="00056558">
        <w:rPr>
          <w:i/>
          <w:iCs/>
        </w:rPr>
        <w:t>envRec</w:t>
      </w:r>
      <w:r w:rsidRPr="0070508E">
        <w:rPr>
          <w:i/>
          <w:iCs/>
        </w:rPr>
        <w:t>’s</w:t>
      </w:r>
      <w:r>
        <w:t xml:space="preserve"> VarNames List.</w:t>
      </w:r>
    </w:p>
    <w:p w14:paraId="01767C7F" w14:textId="77777777" w:rsidR="003A4A57" w:rsidRPr="00E77497" w:rsidRDefault="003A4A57" w:rsidP="003A4A57">
      <w:pPr>
        <w:pStyle w:val="Alg4"/>
        <w:numPr>
          <w:ilvl w:val="0"/>
          <w:numId w:val="1028"/>
        </w:numPr>
      </w:pPr>
      <w:r w:rsidRPr="00E77497">
        <w:t>If</w:t>
      </w:r>
      <w:r>
        <w:t xml:space="preserve"> </w:t>
      </w:r>
      <w:r>
        <w:rPr>
          <w:i/>
          <w:iCs/>
        </w:rPr>
        <w:t>varDeclaredNames</w:t>
      </w:r>
      <w:r>
        <w:t xml:space="preserve"> contains the value of </w:t>
      </w:r>
      <w:r w:rsidRPr="002C7A62">
        <w:rPr>
          <w:i/>
          <w:iCs/>
        </w:rPr>
        <w:t>N</w:t>
      </w:r>
      <w:r>
        <w:t xml:space="preserve">, return </w:t>
      </w:r>
      <w:r w:rsidRPr="002C7A62">
        <w:rPr>
          <w:b/>
          <w:bCs/>
        </w:rPr>
        <w:t>true</w:t>
      </w:r>
      <w:r>
        <w:t xml:space="preserve">. </w:t>
      </w:r>
    </w:p>
    <w:p w14:paraId="3992D45A" w14:textId="77777777" w:rsidR="003A4A57" w:rsidRPr="00E77497" w:rsidRDefault="003A4A57" w:rsidP="003A4A57">
      <w:pPr>
        <w:pStyle w:val="Alg4"/>
        <w:numPr>
          <w:ilvl w:val="0"/>
          <w:numId w:val="1028"/>
        </w:numPr>
        <w:spacing w:after="240"/>
      </w:pPr>
      <w:r>
        <w:t xml:space="preserve">Return </w:t>
      </w:r>
      <w:r w:rsidRPr="002C7A62">
        <w:rPr>
          <w:b/>
          <w:bCs/>
        </w:rPr>
        <w:t>false</w:t>
      </w:r>
      <w:r>
        <w:t xml:space="preserve">. </w:t>
      </w:r>
    </w:p>
    <w:p w14:paraId="50E94DB9" w14:textId="77777777" w:rsidR="003A4A57" w:rsidRPr="00E77497" w:rsidRDefault="003A4A57" w:rsidP="003A4A57">
      <w:pPr>
        <w:pStyle w:val="51"/>
      </w:pPr>
      <w:r>
        <w:t>HasLexicalDeclaration</w:t>
      </w:r>
      <w:r w:rsidRPr="00E77497">
        <w:t xml:space="preserve"> (N)</w:t>
      </w:r>
    </w:p>
    <w:p w14:paraId="21578D06" w14:textId="77777777" w:rsidR="003A4A57" w:rsidRPr="009C202C" w:rsidRDefault="003A4A57" w:rsidP="003A4A57">
      <w:r w:rsidRPr="009C202C">
        <w:t xml:space="preserve">The concrete environment record method </w:t>
      </w:r>
      <w:r>
        <w:t>HasLexicalDeclaration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rsidRPr="009C202C">
        <w:t>:</w:t>
      </w:r>
    </w:p>
    <w:p w14:paraId="36C9D85A" w14:textId="77777777" w:rsidR="003A4A57" w:rsidRPr="00E77497" w:rsidRDefault="003A4A57" w:rsidP="003A4A57">
      <w:pPr>
        <w:pStyle w:val="Alg4"/>
        <w:numPr>
          <w:ilvl w:val="0"/>
          <w:numId w:val="104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787DBEDF" w14:textId="77777777" w:rsidR="003A4A57" w:rsidRDefault="003A4A57" w:rsidP="003A4A57">
      <w:pPr>
        <w:pStyle w:val="Alg4"/>
        <w:numPr>
          <w:ilvl w:val="0"/>
          <w:numId w:val="1048"/>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14:paraId="0B106A79" w14:textId="77777777" w:rsidR="003A4A57" w:rsidRPr="00E77497" w:rsidRDefault="003A4A57" w:rsidP="003A4A57">
      <w:pPr>
        <w:pStyle w:val="Alg4"/>
        <w:numPr>
          <w:ilvl w:val="0"/>
          <w:numId w:val="1048"/>
        </w:numPr>
        <w:spacing w:after="240"/>
      </w:pPr>
      <w:r>
        <w:t>Return the result of calling</w:t>
      </w:r>
      <w:r w:rsidRPr="00E77497">
        <w:t xml:space="preserve"> </w:t>
      </w:r>
      <w:r>
        <w:rPr>
          <w:i/>
        </w:rPr>
        <w:t>Dcl</w:t>
      </w:r>
      <w:r w:rsidRPr="00FC5053">
        <w:rPr>
          <w:i/>
        </w:rPr>
        <w:t>Rec’s</w:t>
      </w:r>
      <w:r>
        <w:t xml:space="preserve"> HasBinding concrete method with argument </w:t>
      </w:r>
      <w:r w:rsidRPr="00E77497">
        <w:rPr>
          <w:i/>
        </w:rPr>
        <w:t>N</w:t>
      </w:r>
      <w:r>
        <w:t xml:space="preserve">. </w:t>
      </w:r>
    </w:p>
    <w:p w14:paraId="0FD1685F" w14:textId="77777777" w:rsidR="003A4A57" w:rsidRPr="00E77497" w:rsidRDefault="003A4A57" w:rsidP="003A4A57">
      <w:pPr>
        <w:pStyle w:val="51"/>
      </w:pPr>
      <w:r w:rsidRPr="00E77497">
        <w:tab/>
      </w:r>
      <w:r>
        <w:t>CanDeclareGlobalVar</w:t>
      </w:r>
      <w:r w:rsidRPr="00E77497">
        <w:t xml:space="preserve"> (N)</w:t>
      </w:r>
    </w:p>
    <w:p w14:paraId="6F9DB1C4" w14:textId="77777777" w:rsidR="003A4A57" w:rsidRPr="009C202C" w:rsidRDefault="003A4A57" w:rsidP="003A4A57">
      <w:r w:rsidRPr="009C202C">
        <w:t xml:space="preserve">The concrete environment record method </w:t>
      </w:r>
      <w:r>
        <w:t>CanDeclareGlobalVar</w:t>
      </w:r>
      <w:r w:rsidRPr="00E77497">
        <w:t xml:space="preserve"> </w:t>
      </w:r>
      <w:r w:rsidRPr="009C202C">
        <w:t xml:space="preserve">for </w:t>
      </w:r>
      <w:r>
        <w:t>global</w:t>
      </w:r>
      <w:r w:rsidRPr="009C202C">
        <w:t xml:space="preserve"> environment records determines if </w:t>
      </w:r>
      <w:r>
        <w:t>a corresponding CreateGlobalVarBinding call would succeed if called for the same</w:t>
      </w:r>
      <w:r w:rsidRPr="009C202C">
        <w:t xml:space="preserve"> argument </w:t>
      </w:r>
      <w:r w:rsidRPr="00111446">
        <w:rPr>
          <w:rFonts w:ascii="Times New Roman" w:hAnsi="Times New Roman"/>
          <w:i/>
          <w:iCs/>
        </w:rPr>
        <w:t>N</w:t>
      </w:r>
      <w:r>
        <w:t>. Redundent var declarations and var declarations for pre-existing global object properties are allowed.</w:t>
      </w:r>
    </w:p>
    <w:p w14:paraId="0FB9A152" w14:textId="77777777" w:rsidR="003A4A57" w:rsidRPr="00E77497" w:rsidRDefault="003A4A57" w:rsidP="003A4A57">
      <w:pPr>
        <w:pStyle w:val="Alg4"/>
        <w:numPr>
          <w:ilvl w:val="0"/>
          <w:numId w:val="1050"/>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5F6E76AB" w14:textId="77777777" w:rsidR="003A4A57" w:rsidRDefault="003A4A57" w:rsidP="003A4A57">
      <w:pPr>
        <w:pStyle w:val="Alg4"/>
        <w:numPr>
          <w:ilvl w:val="0"/>
          <w:numId w:val="1050"/>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2BCB5A96" w14:textId="77777777" w:rsidR="003A4A57" w:rsidRDefault="003A4A57" w:rsidP="003A4A57">
      <w:pPr>
        <w:pStyle w:val="Alg4"/>
        <w:numPr>
          <w:ilvl w:val="0"/>
          <w:numId w:val="1050"/>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sidRPr="0070508E">
        <w:rPr>
          <w:b/>
          <w:bCs/>
          <w:iCs/>
        </w:rPr>
        <w:t>true</w:t>
      </w:r>
      <w:r w:rsidRPr="00E77497">
        <w:t>,</w:t>
      </w:r>
      <w:r>
        <w:t xml:space="preserve"> return </w:t>
      </w:r>
      <w:r w:rsidRPr="001D2BDE">
        <w:rPr>
          <w:b/>
          <w:bCs/>
        </w:rPr>
        <w:t>true</w:t>
      </w:r>
      <w:r>
        <w:t>.</w:t>
      </w:r>
    </w:p>
    <w:p w14:paraId="335EE584" w14:textId="77777777" w:rsidR="003A4A57" w:rsidRPr="00E77497" w:rsidRDefault="003A4A57" w:rsidP="003A4A57">
      <w:pPr>
        <w:pStyle w:val="Alg4"/>
        <w:numPr>
          <w:ilvl w:val="0"/>
          <w:numId w:val="1050"/>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14:paraId="5A97B532" w14:textId="77777777" w:rsidR="003A4A57" w:rsidRDefault="003A4A57" w:rsidP="003A4A57">
      <w:pPr>
        <w:pStyle w:val="Alg4"/>
        <w:numPr>
          <w:ilvl w:val="0"/>
          <w:numId w:val="1050"/>
        </w:numPr>
        <w:spacing w:after="240"/>
        <w:contextualSpacing/>
      </w:pPr>
      <w:r>
        <w:t xml:space="preserve">Let </w:t>
      </w:r>
      <w:r>
        <w:rPr>
          <w:i/>
          <w:iCs/>
        </w:rPr>
        <w:t>extensible</w:t>
      </w:r>
      <w:r>
        <w:t xml:space="preserve"> be </w:t>
      </w:r>
      <w:r w:rsidRPr="00E77497">
        <w:t>the</w:t>
      </w:r>
      <w:r>
        <w:t xml:space="preserve"> result of IsExtensible(</w:t>
      </w:r>
      <w:r w:rsidRPr="00E77497">
        <w:rPr>
          <w:i/>
        </w:rPr>
        <w:t>bindings</w:t>
      </w:r>
      <w:r>
        <w:rPr>
          <w:iCs/>
        </w:rPr>
        <w:t>)</w:t>
      </w:r>
      <w:r w:rsidRPr="00E77497">
        <w:t>.</w:t>
      </w:r>
    </w:p>
    <w:p w14:paraId="090F1A81" w14:textId="77777777" w:rsidR="003A4A57" w:rsidRPr="00E77497" w:rsidRDefault="003A4A57" w:rsidP="003A4A57">
      <w:pPr>
        <w:pStyle w:val="Alg4"/>
        <w:numPr>
          <w:ilvl w:val="0"/>
          <w:numId w:val="1050"/>
        </w:numPr>
        <w:spacing w:after="240"/>
      </w:pPr>
      <w:r>
        <w:t xml:space="preserve">Return </w:t>
      </w:r>
      <w:r>
        <w:rPr>
          <w:i/>
          <w:iCs/>
        </w:rPr>
        <w:t>extensible</w:t>
      </w:r>
      <w:r>
        <w:t xml:space="preserve">. </w:t>
      </w:r>
    </w:p>
    <w:p w14:paraId="23788A73" w14:textId="77777777" w:rsidR="003A4A57" w:rsidRPr="00E77497" w:rsidRDefault="003A4A57" w:rsidP="003A4A57">
      <w:pPr>
        <w:pStyle w:val="51"/>
      </w:pPr>
      <w:r w:rsidRPr="00E77497">
        <w:tab/>
      </w:r>
      <w:r>
        <w:t>CanDeclareGlobalFunction</w:t>
      </w:r>
      <w:r w:rsidRPr="00E77497">
        <w:t xml:space="preserve"> (N)</w:t>
      </w:r>
    </w:p>
    <w:p w14:paraId="62643178" w14:textId="77777777" w:rsidR="003A4A57" w:rsidRPr="009C202C" w:rsidRDefault="003A4A57" w:rsidP="003A4A57">
      <w:r w:rsidRPr="009C202C">
        <w:t xml:space="preserve">The concrete environment record method </w:t>
      </w:r>
      <w:r>
        <w:t>CanDeclareGlobalFunction</w:t>
      </w:r>
      <w:r w:rsidRPr="00E77497">
        <w:t xml:space="preserve"> </w:t>
      </w:r>
      <w:r w:rsidRPr="009C202C">
        <w:t xml:space="preserve">for </w:t>
      </w:r>
      <w:r>
        <w:t>global</w:t>
      </w:r>
      <w:r w:rsidRPr="009C202C">
        <w:t xml:space="preserve"> environment records determines if </w:t>
      </w:r>
      <w:r>
        <w:t>a corresponding CreateGlobalFunctionBinding call would succeed if called for the same</w:t>
      </w:r>
      <w:r w:rsidRPr="009C202C">
        <w:t xml:space="preserve"> argument </w:t>
      </w:r>
      <w:r w:rsidRPr="00EF49A7">
        <w:rPr>
          <w:rFonts w:ascii="Times New Roman" w:hAnsi="Times New Roman"/>
          <w:i/>
          <w:iCs/>
        </w:rPr>
        <w:t>N</w:t>
      </w:r>
      <w:r>
        <w:t xml:space="preserve">. </w:t>
      </w:r>
    </w:p>
    <w:p w14:paraId="38CAC4AD" w14:textId="77777777" w:rsidR="003A4A57" w:rsidRPr="00E77497" w:rsidRDefault="003A4A57" w:rsidP="003A4A57">
      <w:pPr>
        <w:pStyle w:val="Alg4"/>
        <w:numPr>
          <w:ilvl w:val="0"/>
          <w:numId w:val="1049"/>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14:paraId="55E7F2E5" w14:textId="77777777" w:rsidR="003A4A57" w:rsidRDefault="003A4A57" w:rsidP="003A4A57">
      <w:pPr>
        <w:pStyle w:val="Alg4"/>
        <w:numPr>
          <w:ilvl w:val="0"/>
          <w:numId w:val="1049"/>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3E5E110F" w14:textId="77777777" w:rsidR="003A4A57" w:rsidRPr="00E77497" w:rsidRDefault="003A4A57" w:rsidP="003A4A57">
      <w:pPr>
        <w:pStyle w:val="Alg4"/>
        <w:numPr>
          <w:ilvl w:val="0"/>
          <w:numId w:val="1049"/>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14:paraId="39C14C6F" w14:textId="77777777" w:rsidR="003A4A57" w:rsidRDefault="003A4A57" w:rsidP="003A4A57">
      <w:pPr>
        <w:pStyle w:val="Alg4"/>
        <w:numPr>
          <w:ilvl w:val="0"/>
          <w:numId w:val="1049"/>
        </w:numPr>
        <w:spacing w:after="240"/>
        <w:contextualSpacing/>
      </w:pPr>
      <w:r>
        <w:t xml:space="preserve">Let </w:t>
      </w:r>
      <w:r>
        <w:rPr>
          <w:i/>
          <w:iCs/>
        </w:rPr>
        <w:t>extensible</w:t>
      </w:r>
      <w:r>
        <w:t xml:space="preserve"> be the result of IsExtensible(</w:t>
      </w:r>
      <w:r>
        <w:rPr>
          <w:i/>
        </w:rPr>
        <w:t>globalObjec</w:t>
      </w:r>
      <w:r w:rsidRPr="00024C5F">
        <w:rPr>
          <w:i/>
        </w:rPr>
        <w:t>t</w:t>
      </w:r>
      <w:r>
        <w:rPr>
          <w:iCs/>
        </w:rPr>
        <w:t>)</w:t>
      </w:r>
      <w:r w:rsidRPr="00E77497">
        <w:t>.</w:t>
      </w:r>
    </w:p>
    <w:p w14:paraId="479E0BF3" w14:textId="77777777" w:rsidR="003A4A57" w:rsidRDefault="003A4A57" w:rsidP="003A4A57">
      <w:pPr>
        <w:pStyle w:val="Alg4"/>
        <w:numPr>
          <w:ilvl w:val="0"/>
          <w:numId w:val="1049"/>
        </w:numPr>
        <w:spacing w:after="240"/>
        <w:contextualSpacing/>
      </w:pPr>
      <w:r>
        <w:t>ReturnIfAbrupt(</w:t>
      </w:r>
      <w:r>
        <w:rPr>
          <w:i/>
          <w:iCs/>
        </w:rPr>
        <w:t>extensible</w:t>
      </w:r>
      <w:r>
        <w:t>).</w:t>
      </w:r>
    </w:p>
    <w:p w14:paraId="153D4A03" w14:textId="77777777" w:rsidR="003A4A57" w:rsidRDefault="003A4A57" w:rsidP="003A4A57">
      <w:pPr>
        <w:pStyle w:val="Alg4"/>
        <w:numPr>
          <w:ilvl w:val="0"/>
          <w:numId w:val="1049"/>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Pr>
          <w:b/>
          <w:bCs/>
          <w:iCs/>
        </w:rPr>
        <w:t>false</w:t>
      </w:r>
      <w:r w:rsidRPr="00E77497">
        <w:t>,</w:t>
      </w:r>
      <w:r>
        <w:t xml:space="preserve"> then return </w:t>
      </w:r>
      <w:r>
        <w:rPr>
          <w:i/>
          <w:iCs/>
        </w:rPr>
        <w:t>extensible</w:t>
      </w:r>
      <w:r>
        <w:t>.</w:t>
      </w:r>
    </w:p>
    <w:p w14:paraId="6B4D1BAC" w14:textId="77777777" w:rsidR="003A4A57" w:rsidRDefault="003A4A57" w:rsidP="003A4A57">
      <w:pPr>
        <w:pStyle w:val="Alg4"/>
        <w:numPr>
          <w:ilvl w:val="0"/>
          <w:numId w:val="1049"/>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14:paraId="082B7360" w14:textId="77777777" w:rsidR="003A4A57" w:rsidRDefault="003A4A57" w:rsidP="003A4A57">
      <w:pPr>
        <w:pStyle w:val="Alg4"/>
        <w:numPr>
          <w:ilvl w:val="0"/>
          <w:numId w:val="1049"/>
        </w:numPr>
        <w:spacing w:after="240"/>
        <w:contextualSpacing/>
      </w:pPr>
      <w:r>
        <w:t xml:space="preserve">If </w:t>
      </w:r>
      <w:r w:rsidRPr="00E77497">
        <w:rPr>
          <w:i/>
          <w:iCs/>
        </w:rPr>
        <w:t>existingProp</w:t>
      </w:r>
      <w:r>
        <w:t xml:space="preserve"> is </w:t>
      </w:r>
      <w:r w:rsidRPr="00B06F3C">
        <w:rPr>
          <w:b/>
          <w:bCs/>
        </w:rPr>
        <w:t>undefined</w:t>
      </w:r>
      <w:r>
        <w:t xml:space="preserve">, then return </w:t>
      </w:r>
      <w:r>
        <w:rPr>
          <w:i/>
          <w:iCs/>
        </w:rPr>
        <w:t>extensible</w:t>
      </w:r>
      <w:r>
        <w:t>.</w:t>
      </w:r>
    </w:p>
    <w:p w14:paraId="05F5CDEB" w14:textId="77777777" w:rsidR="003A4A57" w:rsidRDefault="003A4A57" w:rsidP="003A4A57">
      <w:pPr>
        <w:pStyle w:val="Alg4"/>
        <w:numPr>
          <w:ilvl w:val="0"/>
          <w:numId w:val="1049"/>
        </w:numPr>
        <w:spacing w:after="240"/>
        <w:contextualSpacing/>
      </w:pPr>
      <w:r>
        <w:t xml:space="preserve">If </w:t>
      </w:r>
      <w:r w:rsidRPr="00E77497">
        <w:rPr>
          <w:i/>
          <w:iCs/>
        </w:rPr>
        <w:t>existingProp</w:t>
      </w:r>
      <w:r w:rsidRPr="00E77497">
        <w:t xml:space="preserve">.[[Configurable]] is </w:t>
      </w:r>
      <w:r w:rsidRPr="00E77497">
        <w:rPr>
          <w:b/>
          <w:bCs/>
        </w:rPr>
        <w:t>true</w:t>
      </w:r>
      <w:r w:rsidRPr="00E77497">
        <w:t>, then</w:t>
      </w:r>
      <w:r>
        <w:t xml:space="preserve"> return </w:t>
      </w:r>
      <w:r w:rsidRPr="00B06F3C">
        <w:rPr>
          <w:b/>
          <w:bCs/>
        </w:rPr>
        <w:t>true</w:t>
      </w:r>
      <w:r>
        <w:t>.</w:t>
      </w:r>
    </w:p>
    <w:p w14:paraId="41E97202" w14:textId="77777777" w:rsidR="003A4A57" w:rsidRDefault="003A4A57" w:rsidP="003A4A57">
      <w:pPr>
        <w:pStyle w:val="Alg4"/>
        <w:numPr>
          <w:ilvl w:val="0"/>
          <w:numId w:val="1049"/>
        </w:numPr>
        <w:spacing w:after="240"/>
        <w:contextualSpacing/>
      </w:pPr>
      <w:r>
        <w:t>If IsDataDescriptor(</w:t>
      </w:r>
      <w:r w:rsidRPr="00E77497">
        <w:rPr>
          <w:i/>
          <w:iCs/>
        </w:rPr>
        <w:t>existingProp</w:t>
      </w:r>
      <w:r>
        <w:t xml:space="preserve">) is </w:t>
      </w:r>
      <w:r w:rsidRPr="006A265B">
        <w:rPr>
          <w:b/>
          <w:bCs/>
        </w:rPr>
        <w:t>true</w:t>
      </w:r>
      <w:r>
        <w:t xml:space="preserve"> and </w:t>
      </w:r>
      <w:r w:rsidRPr="00E77497">
        <w:rPr>
          <w:i/>
          <w:iCs/>
        </w:rPr>
        <w:t>existingProp</w:t>
      </w:r>
      <w:r w:rsidRPr="00E77497">
        <w:t xml:space="preserve"> </w:t>
      </w:r>
      <w:r>
        <w:t>has</w:t>
      </w:r>
      <w:r w:rsidRPr="00E77497">
        <w:t xml:space="preserve"> attribute values {[[Writable]]: </w:t>
      </w:r>
      <w:r w:rsidRPr="00E77497">
        <w:rPr>
          <w:b/>
          <w:bCs/>
        </w:rPr>
        <w:t>true</w:t>
      </w:r>
      <w:r w:rsidRPr="00E77497">
        <w:t xml:space="preserve">, </w:t>
      </w:r>
      <w:commentRangeStart w:id="652"/>
      <w:r w:rsidRPr="00E77497">
        <w:t xml:space="preserve">[[Enumerable]]: </w:t>
      </w:r>
      <w:r w:rsidRPr="00E77497">
        <w:rPr>
          <w:b/>
          <w:bCs/>
        </w:rPr>
        <w:t>true</w:t>
      </w:r>
      <w:commentRangeEnd w:id="652"/>
      <w:r>
        <w:rPr>
          <w:rStyle w:val="af6"/>
          <w:rFonts w:ascii="Arial" w:eastAsia="MS Mincho" w:hAnsi="Arial"/>
          <w:spacing w:val="0"/>
          <w:lang w:eastAsia="ja-JP"/>
        </w:rPr>
        <w:commentReference w:id="652"/>
      </w:r>
      <w:r w:rsidRPr="00E77497">
        <w:t>}, then</w:t>
      </w:r>
      <w:r>
        <w:t xml:space="preserve"> return </w:t>
      </w:r>
      <w:r w:rsidRPr="00B06F3C">
        <w:rPr>
          <w:b/>
          <w:bCs/>
        </w:rPr>
        <w:t>true</w:t>
      </w:r>
      <w:r>
        <w:t>.</w:t>
      </w:r>
    </w:p>
    <w:p w14:paraId="33C79510" w14:textId="77777777" w:rsidR="003A4A57" w:rsidRPr="00E77497" w:rsidRDefault="003A4A57" w:rsidP="003A4A57">
      <w:pPr>
        <w:pStyle w:val="Alg4"/>
        <w:numPr>
          <w:ilvl w:val="0"/>
          <w:numId w:val="1049"/>
        </w:numPr>
        <w:spacing w:after="240"/>
      </w:pPr>
      <w:r>
        <w:t xml:space="preserve">Return </w:t>
      </w:r>
      <w:r w:rsidRPr="002C7A62">
        <w:rPr>
          <w:b/>
          <w:bCs/>
        </w:rPr>
        <w:t>false</w:t>
      </w:r>
      <w:r>
        <w:t xml:space="preserve">. </w:t>
      </w:r>
    </w:p>
    <w:p w14:paraId="0AAE5497" w14:textId="77777777" w:rsidR="003A4A57" w:rsidRPr="00E77497" w:rsidRDefault="003A4A57" w:rsidP="003A4A57">
      <w:pPr>
        <w:pStyle w:val="51"/>
      </w:pPr>
      <w:r w:rsidRPr="00E77497">
        <w:tab/>
        <w:t>Create</w:t>
      </w:r>
      <w:r>
        <w:t>GlobalVar</w:t>
      </w:r>
      <w:r w:rsidRPr="00E77497">
        <w:t>Binding (N, D)</w:t>
      </w:r>
    </w:p>
    <w:p w14:paraId="5CEFED29" w14:textId="77777777" w:rsidR="003A4A57" w:rsidRPr="00E77497" w:rsidRDefault="003A4A57" w:rsidP="003A4A57">
      <w:r w:rsidRPr="00E77497">
        <w:t>The concrete Environment Record method Create</w:t>
      </w:r>
      <w:r>
        <w:t>GlobalVar</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reused.</w:t>
      </w:r>
    </w:p>
    <w:p w14:paraId="7B6A2298" w14:textId="77777777" w:rsidR="003A4A57" w:rsidRPr="00E77497" w:rsidRDefault="003A4A57" w:rsidP="003A4A57">
      <w:pPr>
        <w:pStyle w:val="Alg4"/>
        <w:numPr>
          <w:ilvl w:val="0"/>
          <w:numId w:val="1051"/>
        </w:numPr>
      </w:pPr>
      <w:r w:rsidRPr="00E77497">
        <w:t xml:space="preserve">Let </w:t>
      </w:r>
      <w:r w:rsidRPr="00E77497">
        <w:rPr>
          <w:i/>
        </w:rPr>
        <w:t xml:space="preserve">envRec </w:t>
      </w:r>
      <w:r w:rsidRPr="00E77497">
        <w:t>be the declarative environment record for which the method was invoked.</w:t>
      </w:r>
    </w:p>
    <w:p w14:paraId="31BE2638" w14:textId="77777777" w:rsidR="003A4A57" w:rsidRPr="00E77497" w:rsidRDefault="003A4A57" w:rsidP="003A4A57">
      <w:pPr>
        <w:pStyle w:val="Alg4"/>
        <w:numPr>
          <w:ilvl w:val="0"/>
          <w:numId w:val="1051"/>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66CCF5B4" w14:textId="77777777" w:rsidR="003A4A57" w:rsidRDefault="003A4A57" w:rsidP="003A4A57">
      <w:pPr>
        <w:pStyle w:val="Alg4"/>
        <w:numPr>
          <w:ilvl w:val="0"/>
          <w:numId w:val="1051"/>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Pr>
          <w:b/>
          <w:bCs/>
          <w:iCs/>
        </w:rPr>
        <w:t>false</w:t>
      </w:r>
      <w:r w:rsidRPr="00E77497">
        <w:t xml:space="preserve">, </w:t>
      </w:r>
      <w:r>
        <w:t>then</w:t>
      </w:r>
    </w:p>
    <w:p w14:paraId="5FFADF8B" w14:textId="77777777" w:rsidR="003A4A57" w:rsidRDefault="003A4A57" w:rsidP="003A4A57">
      <w:pPr>
        <w:pStyle w:val="Alg4"/>
        <w:numPr>
          <w:ilvl w:val="1"/>
          <w:numId w:val="1051"/>
        </w:numPr>
        <w:tabs>
          <w:tab w:val="clear" w:pos="1080"/>
        </w:tabs>
      </w:pPr>
      <w:r>
        <w:t xml:space="preserve">Let </w:t>
      </w:r>
      <w:r w:rsidRPr="002D66E4">
        <w:rPr>
          <w:i/>
          <w:iCs/>
        </w:rPr>
        <w:t>status</w:t>
      </w:r>
      <w:r>
        <w:t xml:space="preserve"> be the result of calling the CreateMutableBinding concrete method of </w:t>
      </w:r>
      <w:r>
        <w:rPr>
          <w:i/>
          <w:iCs/>
        </w:rPr>
        <w:t>Obj</w:t>
      </w:r>
      <w:r w:rsidRPr="00056558">
        <w:rPr>
          <w:i/>
          <w:iCs/>
        </w:rPr>
        <w:t>Rec</w:t>
      </w:r>
      <w:r>
        <w:t xml:space="preserve"> with arguments </w:t>
      </w:r>
      <w:r>
        <w:rPr>
          <w:i/>
          <w:iCs/>
        </w:rPr>
        <w:t>N</w:t>
      </w:r>
      <w:r>
        <w:t xml:space="preserve"> and </w:t>
      </w:r>
      <w:r>
        <w:rPr>
          <w:i/>
          <w:iCs/>
        </w:rPr>
        <w:t>D</w:t>
      </w:r>
      <w:r>
        <w:t>.</w:t>
      </w:r>
    </w:p>
    <w:p w14:paraId="365EB994" w14:textId="77777777" w:rsidR="003A4A57" w:rsidRDefault="003A4A57" w:rsidP="003A4A57">
      <w:pPr>
        <w:pStyle w:val="Alg4"/>
        <w:numPr>
          <w:ilvl w:val="1"/>
          <w:numId w:val="1051"/>
        </w:numPr>
      </w:pPr>
      <w:r>
        <w:t>ReturnIfAbrupt(</w:t>
      </w:r>
      <w:r>
        <w:rPr>
          <w:i/>
          <w:iCs/>
        </w:rPr>
        <w:t>status</w:t>
      </w:r>
      <w:r>
        <w:t>).</w:t>
      </w:r>
    </w:p>
    <w:p w14:paraId="6B0233B0" w14:textId="77777777" w:rsidR="003A4A57" w:rsidRPr="00E77497" w:rsidRDefault="003A4A57" w:rsidP="003A4A57">
      <w:pPr>
        <w:pStyle w:val="Alg4"/>
        <w:numPr>
          <w:ilvl w:val="0"/>
          <w:numId w:val="1051"/>
        </w:numPr>
      </w:pPr>
      <w:r>
        <w:t xml:space="preserve">Let </w:t>
      </w:r>
      <w:r>
        <w:rPr>
          <w:i/>
          <w:iCs/>
        </w:rPr>
        <w:t>varDeclaredNames</w:t>
      </w:r>
      <w:r>
        <w:t xml:space="preserve"> be </w:t>
      </w:r>
      <w:r w:rsidRPr="00056558">
        <w:rPr>
          <w:i/>
          <w:iCs/>
        </w:rPr>
        <w:t>envRec</w:t>
      </w:r>
      <w:r w:rsidRPr="0070508E">
        <w:rPr>
          <w:i/>
          <w:iCs/>
        </w:rPr>
        <w:t>’s</w:t>
      </w:r>
      <w:r>
        <w:t xml:space="preserve"> VarNames List.</w:t>
      </w:r>
    </w:p>
    <w:p w14:paraId="4E85C75F" w14:textId="77777777" w:rsidR="003A4A57" w:rsidRPr="00E77497" w:rsidRDefault="003A4A57" w:rsidP="003A4A57">
      <w:pPr>
        <w:pStyle w:val="Alg4"/>
        <w:numPr>
          <w:ilvl w:val="0"/>
          <w:numId w:val="1051"/>
        </w:numPr>
      </w:pPr>
      <w:r w:rsidRPr="00E77497">
        <w:t>If</w:t>
      </w:r>
      <w:r>
        <w:t xml:space="preserve"> </w:t>
      </w:r>
      <w:r>
        <w:rPr>
          <w:i/>
          <w:iCs/>
        </w:rPr>
        <w:t>varDeclaredNames</w:t>
      </w:r>
      <w:r>
        <w:t xml:space="preserve"> does not contain the value of </w:t>
      </w:r>
      <w:r w:rsidRPr="002C7A62">
        <w:rPr>
          <w:i/>
          <w:iCs/>
        </w:rPr>
        <w:t>N</w:t>
      </w:r>
      <w:r>
        <w:t xml:space="preserve">, then </w:t>
      </w:r>
    </w:p>
    <w:p w14:paraId="7D3E58A8" w14:textId="77777777" w:rsidR="003A4A57" w:rsidRDefault="003A4A57" w:rsidP="003A4A57">
      <w:pPr>
        <w:pStyle w:val="Alg4"/>
        <w:numPr>
          <w:ilvl w:val="1"/>
          <w:numId w:val="1051"/>
        </w:numPr>
      </w:pPr>
      <w:r>
        <w:t xml:space="preserve">Append </w:t>
      </w:r>
      <w:r>
        <w:rPr>
          <w:i/>
          <w:iCs/>
        </w:rPr>
        <w:t>N</w:t>
      </w:r>
      <w:r>
        <w:t xml:space="preserve"> to </w:t>
      </w:r>
      <w:r>
        <w:rPr>
          <w:i/>
          <w:iCs/>
        </w:rPr>
        <w:t>varDeclaredNames</w:t>
      </w:r>
      <w:r>
        <w:t>.</w:t>
      </w:r>
    </w:p>
    <w:p w14:paraId="5BDC1A5E" w14:textId="77777777" w:rsidR="003A4A57" w:rsidRPr="00E77497" w:rsidRDefault="003A4A57" w:rsidP="003A4A57">
      <w:pPr>
        <w:pStyle w:val="Alg4"/>
        <w:numPr>
          <w:ilvl w:val="0"/>
          <w:numId w:val="1051"/>
        </w:numPr>
        <w:spacing w:after="240"/>
      </w:pPr>
      <w:r>
        <w:t>Return</w:t>
      </w:r>
      <w:r w:rsidRPr="00394EAC">
        <w:t xml:space="preserve"> </w:t>
      </w:r>
      <w:r>
        <w:t>NormalCompletion(</w:t>
      </w:r>
      <w:r w:rsidRPr="00A9140A">
        <w:rPr>
          <w:rFonts w:ascii="Arial" w:hAnsi="Arial" w:cs="Arial"/>
        </w:rPr>
        <w:t>empty</w:t>
      </w:r>
      <w:r>
        <w:t xml:space="preserve">). </w:t>
      </w:r>
    </w:p>
    <w:p w14:paraId="25EC735F" w14:textId="77777777" w:rsidR="003A4A57" w:rsidRPr="00E77497" w:rsidRDefault="003A4A57" w:rsidP="003A4A57">
      <w:pPr>
        <w:pStyle w:val="51"/>
      </w:pPr>
      <w:r w:rsidRPr="00E77497">
        <w:t>Create</w:t>
      </w:r>
      <w:r>
        <w:t>GlobalFunction</w:t>
      </w:r>
      <w:r w:rsidRPr="00E77497">
        <w:t>Binding (N,</w:t>
      </w:r>
      <w:r>
        <w:t xml:space="preserve"> V,</w:t>
      </w:r>
      <w:r w:rsidRPr="00E77497">
        <w:t xml:space="preserve"> D)</w:t>
      </w:r>
    </w:p>
    <w:p w14:paraId="7B12DA93" w14:textId="77777777" w:rsidR="003A4A57" w:rsidRPr="00E77497" w:rsidRDefault="003A4A57" w:rsidP="003A4A57">
      <w:r w:rsidRPr="00E77497">
        <w:t>The concrete Environment Record method Create</w:t>
      </w:r>
      <w:r>
        <w:t>GlobalFunction</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replaced.</w:t>
      </w:r>
    </w:p>
    <w:p w14:paraId="1D583C28" w14:textId="77777777" w:rsidR="003A4A57" w:rsidRPr="00E77497" w:rsidRDefault="003A4A57" w:rsidP="003A4A57">
      <w:pPr>
        <w:pStyle w:val="Alg4"/>
        <w:numPr>
          <w:ilvl w:val="0"/>
          <w:numId w:val="1052"/>
        </w:numPr>
      </w:pPr>
      <w:r w:rsidRPr="00E77497">
        <w:t xml:space="preserve">Let </w:t>
      </w:r>
      <w:r w:rsidRPr="00E77497">
        <w:rPr>
          <w:i/>
        </w:rPr>
        <w:t xml:space="preserve">envRec </w:t>
      </w:r>
      <w:r w:rsidRPr="00E77497">
        <w:t>be the declarative environment record for which the method was invoked.</w:t>
      </w:r>
    </w:p>
    <w:p w14:paraId="5D087CA8" w14:textId="77777777" w:rsidR="003A4A57" w:rsidRPr="00E77497" w:rsidRDefault="003A4A57" w:rsidP="003A4A57">
      <w:pPr>
        <w:pStyle w:val="Alg4"/>
        <w:numPr>
          <w:ilvl w:val="0"/>
          <w:numId w:val="1052"/>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14:paraId="29A326BA" w14:textId="77777777" w:rsidR="003A4A57" w:rsidRPr="00E77497" w:rsidRDefault="003A4A57" w:rsidP="003A4A57">
      <w:pPr>
        <w:pStyle w:val="Alg4"/>
        <w:numPr>
          <w:ilvl w:val="0"/>
          <w:numId w:val="1052"/>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14:paraId="73118469" w14:textId="77777777" w:rsidR="003A4A57" w:rsidRDefault="003A4A57" w:rsidP="003A4A57">
      <w:pPr>
        <w:pStyle w:val="Alg4"/>
        <w:numPr>
          <w:ilvl w:val="0"/>
          <w:numId w:val="1052"/>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14:paraId="02119DFE" w14:textId="77777777" w:rsidR="003A4A57" w:rsidRDefault="003A4A57" w:rsidP="003A4A57">
      <w:pPr>
        <w:pStyle w:val="Alg4"/>
        <w:numPr>
          <w:ilvl w:val="0"/>
          <w:numId w:val="1052"/>
        </w:numPr>
        <w:spacing w:after="240"/>
        <w:contextualSpacing/>
      </w:pPr>
      <w:r>
        <w:t xml:space="preserve">If </w:t>
      </w:r>
      <w:r w:rsidRPr="00E77497">
        <w:rPr>
          <w:i/>
          <w:iCs/>
        </w:rPr>
        <w:t>existingProp</w:t>
      </w:r>
      <w:r>
        <w:t xml:space="preserve"> is </w:t>
      </w:r>
      <w:r w:rsidRPr="00B06F3C">
        <w:rPr>
          <w:b/>
          <w:bCs/>
        </w:rPr>
        <w:t>undefined</w:t>
      </w:r>
      <w:r>
        <w:t xml:space="preserve"> or </w:t>
      </w:r>
      <w:r w:rsidRPr="00E77497">
        <w:rPr>
          <w:i/>
          <w:iCs/>
        </w:rPr>
        <w:t>existingProp</w:t>
      </w:r>
      <w:r w:rsidRPr="00E77497">
        <w:t xml:space="preserve">.[[Configurable]] is </w:t>
      </w:r>
      <w:r w:rsidRPr="00E77497">
        <w:rPr>
          <w:b/>
          <w:bCs/>
        </w:rPr>
        <w:t>true</w:t>
      </w:r>
      <w:r>
        <w:t>, then</w:t>
      </w:r>
    </w:p>
    <w:p w14:paraId="78E6D7D6" w14:textId="77777777" w:rsidR="003A4A57" w:rsidRDefault="003A4A57" w:rsidP="003A4A57">
      <w:pPr>
        <w:pStyle w:val="Alg4"/>
        <w:numPr>
          <w:ilvl w:val="1"/>
          <w:numId w:val="1052"/>
        </w:numPr>
      </w:pPr>
      <w:r>
        <w:t xml:space="preserve">Let </w:t>
      </w:r>
      <w:r>
        <w:rPr>
          <w:i/>
          <w:iCs/>
        </w:rPr>
        <w:t>desc</w:t>
      </w:r>
      <w:r>
        <w:t xml:space="preserve"> be</w:t>
      </w:r>
      <w:ins w:id="653" w:author="Rev 19 Allen Wirfs-Brock" w:date="2013-09-09T12:09:00Z">
        <w:r w:rsidR="00E47A7B">
          <w:t xml:space="preserve"> the</w:t>
        </w:r>
      </w:ins>
      <w:r w:rsidRPr="00E77497">
        <w:t xml:space="preserve"> Property Descriptor {[[Value]]:</w:t>
      </w:r>
      <w:r w:rsidRPr="00411141">
        <w:rPr>
          <w:bCs/>
          <w:i/>
          <w:iCs/>
        </w:rPr>
        <w:t>V</w:t>
      </w:r>
      <w:r w:rsidRPr="00E77497">
        <w:t xml:space="preserve">, [[Writable]]: </w:t>
      </w:r>
      <w:r w:rsidRPr="00E77497">
        <w:rPr>
          <w:b/>
        </w:rPr>
        <w:t>true</w:t>
      </w:r>
      <w:r w:rsidRPr="00E77497">
        <w:t xml:space="preserve">, [[Enumerable]]: </w:t>
      </w:r>
      <w:r w:rsidRPr="00E77497">
        <w:rPr>
          <w:b/>
        </w:rPr>
        <w:t>true</w:t>
      </w:r>
      <w:r w:rsidRPr="00E77497">
        <w:t xml:space="preserve"> , [[Configurable]]: </w:t>
      </w:r>
      <w:r>
        <w:rPr>
          <w:i/>
        </w:rPr>
        <w:t>D</w:t>
      </w:r>
      <w:r w:rsidRPr="00E77497">
        <w:t>}.</w:t>
      </w:r>
    </w:p>
    <w:p w14:paraId="4AF32049" w14:textId="77777777" w:rsidR="003A4A57" w:rsidRPr="00E96BA5" w:rsidRDefault="003A4A57" w:rsidP="003A4A57">
      <w:pPr>
        <w:pStyle w:val="Alg4"/>
        <w:numPr>
          <w:ilvl w:val="0"/>
          <w:numId w:val="1052"/>
        </w:numPr>
      </w:pPr>
      <w:r>
        <w:t>Else,</w:t>
      </w:r>
    </w:p>
    <w:p w14:paraId="6C2A5E84" w14:textId="77777777" w:rsidR="003A4A57" w:rsidRDefault="003A4A57" w:rsidP="003A4A57">
      <w:pPr>
        <w:pStyle w:val="Alg4"/>
        <w:numPr>
          <w:ilvl w:val="1"/>
          <w:numId w:val="1052"/>
        </w:numPr>
      </w:pPr>
      <w:r>
        <w:t xml:space="preserve">Let </w:t>
      </w:r>
      <w:r>
        <w:rPr>
          <w:i/>
          <w:iCs/>
        </w:rPr>
        <w:t>desc</w:t>
      </w:r>
      <w:r>
        <w:t xml:space="preserve"> be</w:t>
      </w:r>
      <w:ins w:id="654" w:author="Rev 19 Allen Wirfs-Brock" w:date="2013-09-09T12:09:00Z">
        <w:r w:rsidR="00E47A7B">
          <w:t xml:space="preserve"> the</w:t>
        </w:r>
      </w:ins>
      <w:r w:rsidRPr="00E77497">
        <w:t xml:space="preserve"> Property Descriptor {[[Value]]:</w:t>
      </w:r>
      <w:r w:rsidRPr="00411141">
        <w:rPr>
          <w:bCs/>
          <w:i/>
          <w:iCs/>
        </w:rPr>
        <w:t>V</w:t>
      </w:r>
      <w:r w:rsidRPr="00E77497">
        <w:t xml:space="preserve"> }.</w:t>
      </w:r>
    </w:p>
    <w:p w14:paraId="3078F187" w14:textId="77777777" w:rsidR="003A4A57" w:rsidRPr="005317E0" w:rsidRDefault="003A4A57" w:rsidP="003A4A57">
      <w:pPr>
        <w:pStyle w:val="Alg4"/>
        <w:numPr>
          <w:ilvl w:val="0"/>
          <w:numId w:val="1052"/>
        </w:numPr>
        <w:rPr>
          <w:sz w:val="18"/>
          <w:szCs w:val="18"/>
        </w:rPr>
      </w:pPr>
      <w:r>
        <w:t xml:space="preserve">Let </w:t>
      </w:r>
      <w:r w:rsidRPr="002D66E4">
        <w:rPr>
          <w:i/>
          <w:iCs/>
        </w:rPr>
        <w:t>status</w:t>
      </w:r>
      <w:r>
        <w:t xml:space="preserve"> be the result of DefinePropertyOrThrow(</w:t>
      </w:r>
      <w:r>
        <w:rPr>
          <w:i/>
        </w:rPr>
        <w:t>globalObject</w:t>
      </w:r>
      <w:r w:rsidRPr="00E77497">
        <w:t xml:space="preserve">, </w:t>
      </w:r>
      <w:r w:rsidRPr="00E77497">
        <w:rPr>
          <w:i/>
        </w:rPr>
        <w:t>N</w:t>
      </w:r>
      <w:r>
        <w:rPr>
          <w:iCs/>
        </w:rPr>
        <w:t>,</w:t>
      </w:r>
      <w:r w:rsidRPr="00E77497">
        <w:t xml:space="preserve"> </w:t>
      </w:r>
      <w:r w:rsidRPr="002D66E4">
        <w:rPr>
          <w:i/>
          <w:iCs/>
        </w:rPr>
        <w:t>desc</w:t>
      </w:r>
      <w:r>
        <w:t>)</w:t>
      </w:r>
      <w:r w:rsidRPr="00E77497">
        <w:t>.</w:t>
      </w:r>
    </w:p>
    <w:p w14:paraId="2AD6A063" w14:textId="77777777" w:rsidR="003A4A57" w:rsidRDefault="003A4A57" w:rsidP="003A4A57">
      <w:pPr>
        <w:pStyle w:val="Alg4"/>
        <w:numPr>
          <w:ilvl w:val="0"/>
          <w:numId w:val="1052"/>
        </w:numPr>
      </w:pPr>
      <w:r>
        <w:t>ReturnIfAbrupt(</w:t>
      </w:r>
      <w:r>
        <w:rPr>
          <w:i/>
          <w:iCs/>
        </w:rPr>
        <w:t>status</w:t>
      </w:r>
      <w:r>
        <w:t>).</w:t>
      </w:r>
    </w:p>
    <w:p w14:paraId="06D3AF5D" w14:textId="77777777" w:rsidR="003A4A57" w:rsidRPr="00E77497" w:rsidRDefault="003A4A57" w:rsidP="003A4A57">
      <w:pPr>
        <w:pStyle w:val="Alg4"/>
        <w:numPr>
          <w:ilvl w:val="0"/>
          <w:numId w:val="1052"/>
        </w:numPr>
      </w:pPr>
      <w:r>
        <w:t xml:space="preserve">Let </w:t>
      </w:r>
      <w:r>
        <w:rPr>
          <w:i/>
          <w:iCs/>
        </w:rPr>
        <w:t>varDeclaredNames</w:t>
      </w:r>
      <w:r>
        <w:t xml:space="preserve"> be </w:t>
      </w:r>
      <w:r w:rsidRPr="00056558">
        <w:rPr>
          <w:i/>
          <w:iCs/>
        </w:rPr>
        <w:t>envRec</w:t>
      </w:r>
      <w:r w:rsidRPr="0070508E">
        <w:rPr>
          <w:i/>
          <w:iCs/>
        </w:rPr>
        <w:t>’s</w:t>
      </w:r>
      <w:r>
        <w:t xml:space="preserve"> VarNames List.</w:t>
      </w:r>
    </w:p>
    <w:p w14:paraId="01FB3B83" w14:textId="77777777" w:rsidR="003A4A57" w:rsidRPr="00E77497" w:rsidRDefault="003A4A57" w:rsidP="003A4A57">
      <w:pPr>
        <w:pStyle w:val="Alg4"/>
        <w:numPr>
          <w:ilvl w:val="0"/>
          <w:numId w:val="1052"/>
        </w:numPr>
      </w:pPr>
      <w:r w:rsidRPr="00E77497">
        <w:t>If</w:t>
      </w:r>
      <w:r>
        <w:t xml:space="preserve"> </w:t>
      </w:r>
      <w:r>
        <w:rPr>
          <w:i/>
          <w:iCs/>
        </w:rPr>
        <w:t>varDeclaredNames</w:t>
      </w:r>
      <w:r>
        <w:t xml:space="preserve"> does not contain the value of </w:t>
      </w:r>
      <w:r w:rsidRPr="002C7A62">
        <w:rPr>
          <w:i/>
          <w:iCs/>
        </w:rPr>
        <w:t>N</w:t>
      </w:r>
      <w:r>
        <w:t xml:space="preserve">, then </w:t>
      </w:r>
    </w:p>
    <w:p w14:paraId="1E26B0F6" w14:textId="77777777" w:rsidR="003A4A57" w:rsidRDefault="003A4A57" w:rsidP="003A4A57">
      <w:pPr>
        <w:pStyle w:val="Alg4"/>
        <w:numPr>
          <w:ilvl w:val="1"/>
          <w:numId w:val="1052"/>
        </w:numPr>
      </w:pPr>
      <w:r>
        <w:t xml:space="preserve">Append </w:t>
      </w:r>
      <w:r>
        <w:rPr>
          <w:i/>
          <w:iCs/>
        </w:rPr>
        <w:t>N</w:t>
      </w:r>
      <w:r>
        <w:t xml:space="preserve"> to </w:t>
      </w:r>
      <w:r>
        <w:rPr>
          <w:i/>
          <w:iCs/>
        </w:rPr>
        <w:t>varDeclaredNames</w:t>
      </w:r>
      <w:r>
        <w:t>.</w:t>
      </w:r>
    </w:p>
    <w:p w14:paraId="4D5F92D4" w14:textId="77777777" w:rsidR="003A4A57" w:rsidRPr="00E77497" w:rsidRDefault="003A4A57" w:rsidP="003A4A57">
      <w:pPr>
        <w:pStyle w:val="Alg4"/>
        <w:numPr>
          <w:ilvl w:val="0"/>
          <w:numId w:val="1052"/>
        </w:numPr>
        <w:spacing w:after="240"/>
      </w:pPr>
      <w:r>
        <w:t>Return</w:t>
      </w:r>
      <w:r w:rsidRPr="00394EAC">
        <w:t xml:space="preserve"> </w:t>
      </w:r>
      <w:r>
        <w:t>NormalCompletion(</w:t>
      </w:r>
      <w:r w:rsidRPr="00A9140A">
        <w:rPr>
          <w:rFonts w:ascii="Arial" w:hAnsi="Arial" w:cs="Arial"/>
        </w:rPr>
        <w:t>empty</w:t>
      </w:r>
      <w:r>
        <w:t xml:space="preserve">). </w:t>
      </w:r>
    </w:p>
    <w:p w14:paraId="6690A81A" w14:textId="77777777" w:rsidR="003A4A57" w:rsidRDefault="003A4A57" w:rsidP="003A4A57">
      <w:pPr>
        <w:pStyle w:val="Note"/>
      </w:pPr>
      <w:r>
        <w:t>NOTE</w:t>
      </w:r>
      <w:r>
        <w:tab/>
        <w:t>Global function declarations are always represented as own properties of the global object.  If possible, an existing own property is reconfigured to have a standard set of attribute values.</w:t>
      </w:r>
    </w:p>
    <w:p w14:paraId="568DEC86" w14:textId="77777777" w:rsidR="003A4A57" w:rsidRPr="00E77497" w:rsidRDefault="003A4A57" w:rsidP="003A4A57">
      <w:pPr>
        <w:pStyle w:val="30"/>
      </w:pPr>
      <w:bookmarkStart w:id="655" w:name="_Toc368050201"/>
      <w:r w:rsidRPr="00E77497">
        <w:t>Lexical Environment Operations</w:t>
      </w:r>
      <w:bookmarkEnd w:id="655"/>
    </w:p>
    <w:p w14:paraId="1DB7ACEB" w14:textId="77777777" w:rsidR="003A4A57" w:rsidRPr="00E77497" w:rsidRDefault="003A4A57" w:rsidP="003A4A57">
      <w:r w:rsidRPr="00E77497">
        <w:t>The following abstract operations are used in this specification to operate upon lexical environments:</w:t>
      </w:r>
    </w:p>
    <w:p w14:paraId="2A717DDA" w14:textId="77777777" w:rsidR="003A4A57" w:rsidRPr="00E77497" w:rsidRDefault="003A4A57" w:rsidP="003A4A57">
      <w:pPr>
        <w:pStyle w:val="40"/>
      </w:pPr>
      <w:r w:rsidRPr="00E77497">
        <w:t>GetIdentifierReference (lex, name, strict)</w:t>
      </w:r>
    </w:p>
    <w:p w14:paraId="5EF5DCCD" w14:textId="77777777" w:rsidR="003A4A57" w:rsidRPr="00E77497" w:rsidRDefault="003A4A57" w:rsidP="003A4A57">
      <w:r w:rsidRPr="00E77497">
        <w:t xml:space="preserve">The abstract operation GetIdentifierReference is called with a Lexical Environment </w:t>
      </w:r>
      <w:r w:rsidRPr="00E77497">
        <w:rPr>
          <w:rFonts w:ascii="Times New Roman" w:hAnsi="Times New Roman"/>
          <w:i/>
        </w:rPr>
        <w:t>lex</w:t>
      </w:r>
      <w:r w:rsidRPr="00E77497">
        <w:t xml:space="preserve">, a 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19247EB0" w14:textId="77777777" w:rsidR="003A4A57" w:rsidRPr="00E77497" w:rsidRDefault="003A4A57" w:rsidP="003A4A57">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14:paraId="281CF417" w14:textId="77777777" w:rsidR="003A4A57" w:rsidRPr="00E77497" w:rsidRDefault="003A4A57" w:rsidP="003A4A57">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r w:rsidRPr="00E77497">
        <w:t>.</w:t>
      </w:r>
    </w:p>
    <w:p w14:paraId="79CCDB23" w14:textId="77777777" w:rsidR="003A4A57" w:rsidRPr="00E77497" w:rsidRDefault="003A4A57" w:rsidP="003A4A57">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14:paraId="42FFC42D" w14:textId="77777777" w:rsidR="003A4A57" w:rsidRPr="00E77497" w:rsidRDefault="003A4A57" w:rsidP="003A4A57">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6915D2EE" w14:textId="77777777" w:rsidR="003A4A57" w:rsidRPr="00E77497" w:rsidRDefault="003A4A57" w:rsidP="003A4A57">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0549D379" w14:textId="77777777" w:rsidR="003A4A57" w:rsidRPr="00E77497" w:rsidRDefault="003A4A57" w:rsidP="003A4A57">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p>
    <w:p w14:paraId="7C4288B8" w14:textId="77777777" w:rsidR="003A4A57" w:rsidRPr="00E77497" w:rsidRDefault="003A4A57" w:rsidP="003A4A57">
      <w:pPr>
        <w:pStyle w:val="Alg4"/>
        <w:numPr>
          <w:ilvl w:val="0"/>
          <w:numId w:val="370"/>
        </w:numPr>
      </w:pPr>
      <w:r w:rsidRPr="00E77497">
        <w:t>Else</w:t>
      </w:r>
    </w:p>
    <w:p w14:paraId="1F83EACA" w14:textId="77777777" w:rsidR="003A4A57" w:rsidRPr="00E77497" w:rsidRDefault="003A4A57" w:rsidP="003A4A57">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22D3093F" w14:textId="77777777" w:rsidR="003A4A57" w:rsidRPr="00E77497" w:rsidRDefault="003A4A57" w:rsidP="003A4A57">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14:paraId="151682C4" w14:textId="77777777" w:rsidR="003A4A57" w:rsidRPr="00E77497" w:rsidRDefault="003A4A57" w:rsidP="003A4A57">
      <w:pPr>
        <w:pStyle w:val="40"/>
      </w:pPr>
      <w:r w:rsidRPr="00E77497">
        <w:t>NewDeclarativeEnvironment</w:t>
      </w:r>
      <w:r w:rsidRPr="00E77497" w:rsidDel="008472DE">
        <w:t xml:space="preserve"> </w:t>
      </w:r>
      <w:r w:rsidRPr="00E77497">
        <w:t>(E)</w:t>
      </w:r>
    </w:p>
    <w:p w14:paraId="1BA35A9E" w14:textId="77777777" w:rsidR="003A4A57" w:rsidRPr="00E77497" w:rsidRDefault="003A4A57" w:rsidP="003A4A57">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64D828D4" w14:textId="77777777" w:rsidR="003A4A57" w:rsidRPr="00E77497" w:rsidRDefault="003A4A57" w:rsidP="003A4A57">
      <w:pPr>
        <w:pStyle w:val="Alg4"/>
        <w:numPr>
          <w:ilvl w:val="0"/>
          <w:numId w:val="371"/>
        </w:numPr>
      </w:pPr>
      <w:r w:rsidRPr="00E77497">
        <w:t xml:space="preserve">Let </w:t>
      </w:r>
      <w:r w:rsidRPr="00E77497">
        <w:rPr>
          <w:i/>
        </w:rPr>
        <w:t>env</w:t>
      </w:r>
      <w:r w:rsidRPr="00E77497">
        <w:t xml:space="preserve"> be a new Lexical Environment.</w:t>
      </w:r>
    </w:p>
    <w:p w14:paraId="53A32727" w14:textId="77777777" w:rsidR="003A4A57" w:rsidRPr="00E77497" w:rsidRDefault="003A4A57" w:rsidP="003A4A57">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14:paraId="3521F0B7" w14:textId="77777777" w:rsidR="003A4A57" w:rsidRPr="00E77497" w:rsidRDefault="003A4A57" w:rsidP="003A4A57">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14:paraId="721C6562" w14:textId="77777777" w:rsidR="003A4A57" w:rsidRPr="00E77497" w:rsidRDefault="003A4A57" w:rsidP="003A4A57">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466A56B0" w14:textId="77777777" w:rsidR="003A4A57" w:rsidRPr="00E77497" w:rsidRDefault="003A4A57" w:rsidP="003A4A57">
      <w:pPr>
        <w:pStyle w:val="Alg4"/>
        <w:numPr>
          <w:ilvl w:val="0"/>
          <w:numId w:val="371"/>
        </w:numPr>
        <w:spacing w:after="120"/>
      </w:pPr>
      <w:r w:rsidRPr="00E77497">
        <w:t xml:space="preserve">Return </w:t>
      </w:r>
      <w:r w:rsidRPr="00E77497">
        <w:rPr>
          <w:i/>
        </w:rPr>
        <w:t>env</w:t>
      </w:r>
      <w:r w:rsidRPr="00E77497">
        <w:t>.</w:t>
      </w:r>
    </w:p>
    <w:p w14:paraId="788C81F7" w14:textId="77777777" w:rsidR="003A4A57" w:rsidRPr="00E77497" w:rsidRDefault="003A4A57" w:rsidP="003A4A57">
      <w:pPr>
        <w:pStyle w:val="40"/>
      </w:pPr>
      <w:r w:rsidRPr="00E77497">
        <w:t>NewObjectEnvironment</w:t>
      </w:r>
      <w:r w:rsidRPr="00E77497" w:rsidDel="008472DE">
        <w:t xml:space="preserve"> </w:t>
      </w:r>
      <w:r w:rsidRPr="00E77497">
        <w:t>(O, E)</w:t>
      </w:r>
    </w:p>
    <w:p w14:paraId="4162CD60" w14:textId="77777777" w:rsidR="003A4A57" w:rsidRPr="00E77497" w:rsidRDefault="003A4A57" w:rsidP="003A4A57">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066DC467" w14:textId="77777777" w:rsidR="003A4A57" w:rsidRPr="00E77497" w:rsidRDefault="003A4A57" w:rsidP="003A4A57">
      <w:pPr>
        <w:pStyle w:val="Alg4"/>
        <w:numPr>
          <w:ilvl w:val="0"/>
          <w:numId w:val="372"/>
        </w:numPr>
      </w:pPr>
      <w:r w:rsidRPr="00E77497">
        <w:t xml:space="preserve">Let </w:t>
      </w:r>
      <w:r w:rsidRPr="00E77497">
        <w:rPr>
          <w:i/>
        </w:rPr>
        <w:t>env</w:t>
      </w:r>
      <w:r w:rsidRPr="00E77497">
        <w:t xml:space="preserve"> be a new Lexical Environment.</w:t>
      </w:r>
    </w:p>
    <w:p w14:paraId="3C1465CE" w14:textId="77777777" w:rsidR="003A4A57" w:rsidRPr="00E77497" w:rsidRDefault="003A4A57" w:rsidP="003A4A57">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14:paraId="75926720" w14:textId="77777777" w:rsidR="003A4A57" w:rsidRDefault="003A4A57" w:rsidP="003A4A57">
      <w:pPr>
        <w:pStyle w:val="Alg4"/>
        <w:numPr>
          <w:ilvl w:val="0"/>
          <w:numId w:val="372"/>
        </w:numPr>
      </w:pPr>
      <w:del w:id="656" w:author="Rev 19 Allen Wirfs-Brock" w:date="2013-09-10T12:52:00Z">
        <w:r w:rsidDel="00E22304">
          <w:delText xml:space="preserve">Let </w:delText>
        </w:r>
      </w:del>
      <w:ins w:id="657" w:author="Rev 19 Allen Wirfs-Brock" w:date="2013-09-10T12:52:00Z">
        <w:r w:rsidR="00E22304">
          <w:t xml:space="preserve">Set </w:t>
        </w:r>
      </w:ins>
      <w:r w:rsidRPr="0065158F">
        <w:rPr>
          <w:i/>
          <w:iCs/>
        </w:rPr>
        <w:t>envRec’s</w:t>
      </w:r>
      <w:r>
        <w:t xml:space="preserve"> </w:t>
      </w:r>
      <w:r w:rsidRPr="00E22304">
        <w:rPr>
          <w:i/>
          <w:iCs/>
        </w:rPr>
        <w:t>unscopables</w:t>
      </w:r>
      <w:r>
        <w:rPr>
          <w:iCs/>
        </w:rPr>
        <w:t xml:space="preserve"> be an empty List.</w:t>
      </w:r>
    </w:p>
    <w:p w14:paraId="0C8B27EC" w14:textId="77777777" w:rsidR="003A4A57" w:rsidRPr="00E77497" w:rsidRDefault="003A4A57" w:rsidP="003A4A57">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14:paraId="51872E6C" w14:textId="77777777" w:rsidR="003A4A57" w:rsidRPr="00E77497" w:rsidRDefault="003A4A57" w:rsidP="003A4A57">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4A0CCD16" w14:textId="77777777" w:rsidR="003A4A57" w:rsidRPr="00E77497" w:rsidRDefault="003A4A57" w:rsidP="003A4A57">
      <w:pPr>
        <w:pStyle w:val="Alg4"/>
        <w:numPr>
          <w:ilvl w:val="0"/>
          <w:numId w:val="372"/>
        </w:numPr>
        <w:spacing w:after="120"/>
      </w:pPr>
      <w:r w:rsidRPr="00E77497">
        <w:t xml:space="preserve">Return </w:t>
      </w:r>
      <w:r w:rsidRPr="00E77497">
        <w:rPr>
          <w:i/>
        </w:rPr>
        <w:t>env</w:t>
      </w:r>
      <w:r w:rsidRPr="00E77497">
        <w:t>.</w:t>
      </w:r>
    </w:p>
    <w:p w14:paraId="68249563" w14:textId="77777777" w:rsidR="003A4A57" w:rsidRPr="00E77497" w:rsidRDefault="003A4A57" w:rsidP="003A4A57">
      <w:pPr>
        <w:pStyle w:val="40"/>
      </w:pPr>
      <w:r w:rsidRPr="00E77497">
        <w:t>New</w:t>
      </w:r>
      <w:r>
        <w:t>Function</w:t>
      </w:r>
      <w:r w:rsidRPr="00E77497">
        <w:t>Environment</w:t>
      </w:r>
      <w:r w:rsidRPr="00E77497" w:rsidDel="008472DE">
        <w:t xml:space="preserve"> </w:t>
      </w:r>
      <w:r w:rsidRPr="00E77497">
        <w:t>(</w:t>
      </w:r>
      <w:r>
        <w:t>F</w:t>
      </w:r>
      <w:r w:rsidRPr="00E77497">
        <w:t xml:space="preserve">, </w:t>
      </w:r>
      <w:r>
        <w:t>T</w:t>
      </w:r>
      <w:r w:rsidRPr="00E77497">
        <w:t>)</w:t>
      </w:r>
    </w:p>
    <w:p w14:paraId="5E83F358" w14:textId="77777777" w:rsidR="003A4A57" w:rsidRPr="00E77497" w:rsidRDefault="003A4A57" w:rsidP="003A4A57">
      <w:r w:rsidRPr="00E77497">
        <w:t>When the abstract operation New</w:t>
      </w:r>
      <w:r>
        <w:t>Function</w:t>
      </w:r>
      <w:r w:rsidRPr="00E77497">
        <w:t xml:space="preserve">Environment is called with an </w:t>
      </w:r>
      <w:r>
        <w:t xml:space="preserve">ECMAScript function </w:t>
      </w:r>
      <w:r w:rsidRPr="00E77497">
        <w:t xml:space="preserve">Object </w:t>
      </w:r>
      <w:r>
        <w:rPr>
          <w:rFonts w:ascii="Times New Roman" w:hAnsi="Times New Roman"/>
          <w:i/>
        </w:rPr>
        <w:t>F</w:t>
      </w:r>
      <w:r w:rsidRPr="00E77497">
        <w:t xml:space="preserve"> and </w:t>
      </w:r>
      <w:r>
        <w:t>an ECMAScript value</w:t>
      </w:r>
      <w:r w:rsidRPr="00E77497">
        <w:t xml:space="preserve"> </w:t>
      </w:r>
      <w:r>
        <w:rPr>
          <w:rFonts w:ascii="Times New Roman" w:hAnsi="Times New Roman"/>
          <w:i/>
        </w:rPr>
        <w:t>T</w:t>
      </w:r>
      <w:r w:rsidRPr="00E77497">
        <w:rPr>
          <w:rFonts w:ascii="Times New Roman" w:hAnsi="Times New Roman"/>
          <w:i/>
        </w:rPr>
        <w:t xml:space="preserve"> </w:t>
      </w:r>
      <w:r w:rsidRPr="00E77497">
        <w:t>as arguments, the following steps are performed:</w:t>
      </w:r>
    </w:p>
    <w:p w14:paraId="071B64E4" w14:textId="77777777" w:rsidR="003A4A57" w:rsidRDefault="003A4A57" w:rsidP="003A4A57">
      <w:pPr>
        <w:pStyle w:val="Alg4"/>
        <w:numPr>
          <w:ilvl w:val="0"/>
          <w:numId w:val="775"/>
        </w:numPr>
      </w:pPr>
      <w:r>
        <w:t xml:space="preserve">Assert: The value of </w:t>
      </w:r>
      <w:r>
        <w:rPr>
          <w:i/>
          <w:iCs/>
        </w:rPr>
        <w:t xml:space="preserve">F’s </w:t>
      </w:r>
      <w:r>
        <w:t>[[T</w:t>
      </w:r>
      <w:r w:rsidRPr="00197BED">
        <w:t>hisMode</w:t>
      </w:r>
      <w:r>
        <w:t xml:space="preserve">]] internal data property is not </w:t>
      </w:r>
      <w:r w:rsidRPr="005670F3">
        <w:rPr>
          <w:rFonts w:ascii="Arial" w:hAnsi="Arial" w:cs="Arial"/>
        </w:rPr>
        <w:t>lexical</w:t>
      </w:r>
      <w:r>
        <w:t xml:space="preserve">. </w:t>
      </w:r>
    </w:p>
    <w:p w14:paraId="40FA4436" w14:textId="77777777" w:rsidR="003A4A57" w:rsidRPr="00E77497" w:rsidRDefault="003A4A57" w:rsidP="003A4A57">
      <w:pPr>
        <w:pStyle w:val="Alg4"/>
        <w:numPr>
          <w:ilvl w:val="0"/>
          <w:numId w:val="775"/>
        </w:numPr>
      </w:pPr>
      <w:r w:rsidRPr="00E77497">
        <w:t xml:space="preserve">Let </w:t>
      </w:r>
      <w:r w:rsidRPr="00E77497">
        <w:rPr>
          <w:i/>
        </w:rPr>
        <w:t>env</w:t>
      </w:r>
      <w:r w:rsidRPr="00E77497">
        <w:t xml:space="preserve"> be a new Lexical Environment.</w:t>
      </w:r>
    </w:p>
    <w:p w14:paraId="5C17AD19" w14:textId="77777777" w:rsidR="003A4A57" w:rsidRPr="00E77497" w:rsidRDefault="003A4A57" w:rsidP="003A4A57">
      <w:pPr>
        <w:pStyle w:val="Alg4"/>
        <w:numPr>
          <w:ilvl w:val="0"/>
          <w:numId w:val="775"/>
        </w:numPr>
      </w:pPr>
      <w:r w:rsidRPr="00E77497">
        <w:t xml:space="preserve">Let </w:t>
      </w:r>
      <w:r w:rsidRPr="00E77497">
        <w:rPr>
          <w:i/>
        </w:rPr>
        <w:t>envRec</w:t>
      </w:r>
      <w:r w:rsidRPr="00E77497">
        <w:t xml:space="preserve"> be a new </w:t>
      </w:r>
      <w:r>
        <w:t>Function</w:t>
      </w:r>
      <w:r w:rsidRPr="00E65A34">
        <w:t xml:space="preserve"> </w:t>
      </w:r>
      <w:r w:rsidRPr="00E77497">
        <w:t>environment record containing containing no bindings.</w:t>
      </w:r>
    </w:p>
    <w:p w14:paraId="13587DFD" w14:textId="77777777" w:rsidR="003A4A57" w:rsidRDefault="003A4A57" w:rsidP="003A4A57">
      <w:pPr>
        <w:pStyle w:val="Alg4"/>
        <w:numPr>
          <w:ilvl w:val="0"/>
          <w:numId w:val="775"/>
        </w:numPr>
      </w:pPr>
      <w:r>
        <w:t xml:space="preserve">Set </w:t>
      </w:r>
      <w:r w:rsidRPr="00BC1C9D">
        <w:rPr>
          <w:i/>
        </w:rPr>
        <w:t>envRe</w:t>
      </w:r>
      <w:r>
        <w:rPr>
          <w:i/>
        </w:rPr>
        <w:t>c</w:t>
      </w:r>
      <w:r w:rsidRPr="00E77497">
        <w:rPr>
          <w:i/>
        </w:rPr>
        <w:t>’s</w:t>
      </w:r>
      <w:r>
        <w:t xml:space="preserve"> </w:t>
      </w:r>
      <w:r w:rsidRPr="00BC1C9D">
        <w:rPr>
          <w:i/>
        </w:rPr>
        <w:t>thisValue</w:t>
      </w:r>
      <w:r>
        <w:t xml:space="preserve"> to </w:t>
      </w:r>
      <w:r w:rsidRPr="00BC1C9D">
        <w:rPr>
          <w:i/>
        </w:rPr>
        <w:t>T</w:t>
      </w:r>
      <w:r>
        <w:t>.</w:t>
      </w:r>
    </w:p>
    <w:p w14:paraId="44E60796" w14:textId="77777777" w:rsidR="003A4A57" w:rsidRPr="00F07521" w:rsidRDefault="003A4A57" w:rsidP="003A4A57">
      <w:pPr>
        <w:pStyle w:val="Alg4"/>
        <w:numPr>
          <w:ilvl w:val="0"/>
          <w:numId w:val="775"/>
        </w:numPr>
      </w:pPr>
      <w:r>
        <w:t xml:space="preserve">If </w:t>
      </w:r>
      <w:r w:rsidRPr="00BC1C9D">
        <w:rPr>
          <w:i/>
        </w:rPr>
        <w:t>F</w:t>
      </w:r>
      <w:r>
        <w:t xml:space="preserve"> has a [[HomeObject]] internal data property, then</w:t>
      </w:r>
    </w:p>
    <w:p w14:paraId="47BDD391" w14:textId="77777777"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HomeObject</w:t>
      </w:r>
      <w:r>
        <w:t xml:space="preserve"> to the value of</w:t>
      </w:r>
      <w:r w:rsidRPr="00E77497">
        <w:t xml:space="preserve"> </w:t>
      </w:r>
      <w:r>
        <w:rPr>
          <w:i/>
        </w:rPr>
        <w:t>F</w:t>
      </w:r>
      <w:r w:rsidRPr="00E77497">
        <w:rPr>
          <w:i/>
        </w:rPr>
        <w:t>’s</w:t>
      </w:r>
      <w:r>
        <w:t xml:space="preserve"> [[HomeObject]] internal data property.</w:t>
      </w:r>
    </w:p>
    <w:p w14:paraId="586A45DB" w14:textId="77777777"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MethodName</w:t>
      </w:r>
      <w:r>
        <w:t xml:space="preserve"> to the value of</w:t>
      </w:r>
      <w:r w:rsidRPr="00E77497">
        <w:t xml:space="preserve"> </w:t>
      </w:r>
      <w:r>
        <w:rPr>
          <w:i/>
        </w:rPr>
        <w:t>F</w:t>
      </w:r>
      <w:r w:rsidRPr="00E77497">
        <w:rPr>
          <w:i/>
        </w:rPr>
        <w:t>’s</w:t>
      </w:r>
      <w:r>
        <w:t xml:space="preserve"> [[MethodName]] internal data property.</w:t>
      </w:r>
    </w:p>
    <w:p w14:paraId="0006B6C8" w14:textId="77777777" w:rsidR="003A4A57" w:rsidRDefault="003A4A57" w:rsidP="003A4A57">
      <w:pPr>
        <w:pStyle w:val="Alg4"/>
        <w:numPr>
          <w:ilvl w:val="0"/>
          <w:numId w:val="775"/>
        </w:numPr>
      </w:pPr>
      <w:r>
        <w:t>Else,</w:t>
      </w:r>
    </w:p>
    <w:p w14:paraId="1C9ED06E" w14:textId="77777777"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HomeObject</w:t>
      </w:r>
      <w:r>
        <w:t xml:space="preserve"> to </w:t>
      </w:r>
      <w:r w:rsidRPr="00BC1C9D">
        <w:rPr>
          <w:rFonts w:ascii="Arial" w:hAnsi="Arial" w:cs="Arial"/>
        </w:rPr>
        <w:t>E</w:t>
      </w:r>
      <w:r>
        <w:rPr>
          <w:rFonts w:ascii="Arial" w:hAnsi="Arial" w:cs="Arial"/>
        </w:rPr>
        <w:t>mpty</w:t>
      </w:r>
      <w:r>
        <w:t>.</w:t>
      </w:r>
    </w:p>
    <w:p w14:paraId="13AEC12A" w14:textId="77777777" w:rsidR="003A4A57" w:rsidRPr="00E77497" w:rsidRDefault="003A4A57" w:rsidP="003A4A57">
      <w:pPr>
        <w:pStyle w:val="Alg4"/>
        <w:numPr>
          <w:ilvl w:val="0"/>
          <w:numId w:val="775"/>
        </w:numPr>
      </w:pPr>
      <w:r w:rsidRPr="00E77497">
        <w:t xml:space="preserve">Set </w:t>
      </w:r>
      <w:r w:rsidRPr="00E77497">
        <w:rPr>
          <w:i/>
        </w:rPr>
        <w:t>env’s</w:t>
      </w:r>
      <w:r w:rsidRPr="00E77497">
        <w:t xml:space="preserve"> environment record to be </w:t>
      </w:r>
      <w:r w:rsidRPr="00E77497">
        <w:rPr>
          <w:i/>
        </w:rPr>
        <w:t>envRec</w:t>
      </w:r>
      <w:r w:rsidRPr="00E77497">
        <w:t>.</w:t>
      </w:r>
    </w:p>
    <w:p w14:paraId="32352806" w14:textId="77777777" w:rsidR="003A4A57" w:rsidRPr="00E77497" w:rsidRDefault="003A4A57" w:rsidP="003A4A57">
      <w:pPr>
        <w:pStyle w:val="Alg4"/>
        <w:numPr>
          <w:ilvl w:val="0"/>
          <w:numId w:val="775"/>
        </w:numPr>
      </w:pPr>
      <w:r w:rsidRPr="00E77497">
        <w:t xml:space="preserve">Set the outer lexical environment reference of </w:t>
      </w:r>
      <w:r w:rsidRPr="00E77497">
        <w:rPr>
          <w:i/>
        </w:rPr>
        <w:t>env</w:t>
      </w:r>
      <w:r w:rsidRPr="00E77497">
        <w:t xml:space="preserve"> to</w:t>
      </w:r>
      <w:r>
        <w:t xml:space="preserve"> the value of</w:t>
      </w:r>
      <w:r w:rsidRPr="00E77497">
        <w:t xml:space="preserve"> </w:t>
      </w:r>
      <w:r>
        <w:rPr>
          <w:i/>
        </w:rPr>
        <w:t>F</w:t>
      </w:r>
      <w:r w:rsidRPr="00E77497">
        <w:rPr>
          <w:i/>
        </w:rPr>
        <w:t>’s</w:t>
      </w:r>
      <w:r>
        <w:t xml:space="preserve"> [[Scope]] internal data property</w:t>
      </w:r>
      <w:r w:rsidRPr="00E77497">
        <w:t>.</w:t>
      </w:r>
    </w:p>
    <w:p w14:paraId="3C4D37C3" w14:textId="77777777" w:rsidR="003A4A57" w:rsidRPr="00E77497" w:rsidRDefault="003A4A57" w:rsidP="003A4A57">
      <w:pPr>
        <w:pStyle w:val="Alg4"/>
        <w:numPr>
          <w:ilvl w:val="0"/>
          <w:numId w:val="775"/>
        </w:numPr>
        <w:spacing w:after="120"/>
      </w:pPr>
      <w:r w:rsidRPr="00E77497">
        <w:t xml:space="preserve">Return </w:t>
      </w:r>
      <w:r w:rsidRPr="00E77497">
        <w:rPr>
          <w:i/>
        </w:rPr>
        <w:t>env</w:t>
      </w:r>
      <w:r w:rsidRPr="00E77497">
        <w:t>.</w:t>
      </w:r>
    </w:p>
    <w:p w14:paraId="7960F58C" w14:textId="77777777" w:rsidR="003A4A57" w:rsidRDefault="003A4A57" w:rsidP="003A4A57">
      <w:pPr>
        <w:pStyle w:val="20"/>
      </w:pPr>
      <w:bookmarkStart w:id="658" w:name="_Ref365537613"/>
      <w:bookmarkStart w:id="659" w:name="_Ref365537831"/>
      <w:bookmarkStart w:id="660" w:name="_Ref365546332"/>
      <w:bookmarkStart w:id="661" w:name="_Toc368050202"/>
      <w:r w:rsidRPr="00E77497">
        <w:t>Code</w:t>
      </w:r>
      <w:r>
        <w:t xml:space="preserve"> </w:t>
      </w:r>
      <w:commentRangeStart w:id="662"/>
      <w:r>
        <w:t>Realms</w:t>
      </w:r>
      <w:commentRangeEnd w:id="662"/>
      <w:r>
        <w:rPr>
          <w:rStyle w:val="af6"/>
          <w:b w:val="0"/>
        </w:rPr>
        <w:commentReference w:id="662"/>
      </w:r>
      <w:bookmarkEnd w:id="658"/>
      <w:bookmarkEnd w:id="659"/>
      <w:bookmarkEnd w:id="660"/>
      <w:bookmarkEnd w:id="661"/>
    </w:p>
    <w:p w14:paraId="17B90787" w14:textId="77777777" w:rsidR="003A4A57" w:rsidRDefault="003A4A57" w:rsidP="003A4A57">
      <w:r>
        <w:t xml:space="preserve">Before it is evaluated, all ECMAScript code must be associated with a </w:t>
      </w:r>
      <w:r w:rsidRPr="00F0412C">
        <w:rPr>
          <w:i/>
        </w:rPr>
        <w:t>Realm</w:t>
      </w:r>
      <w:r>
        <w:t>.  Conceptually, a realm consists of a set of intrinsic objects, an ECMAScript global environment, all of the ECMAScript code that is loaded within the scope of that global environment, a Loader object that can associate new ECMAScript code with the realm, and other associated state and resources.</w:t>
      </w:r>
    </w:p>
    <w:p w14:paraId="30628FB3" w14:textId="77777777" w:rsidR="003A4A57" w:rsidRDefault="003A4A57" w:rsidP="003A4A57">
      <w:r>
        <w:t>A Realm is specified as a Record with the fields specified in</w:t>
      </w:r>
      <w:r w:rsidR="00CF10B9">
        <w:t xml:space="preserve"> </w:t>
      </w:r>
      <w:r w:rsidR="00CF10B9">
        <w:fldChar w:fldCharType="begin"/>
      </w:r>
      <w:r w:rsidR="00CF10B9">
        <w:instrText xml:space="preserve"> REF _Ref365644818 \h </w:instrText>
      </w:r>
      <w:r w:rsidR="00CF10B9">
        <w:fldChar w:fldCharType="separate"/>
      </w:r>
      <w:r w:rsidR="00D433E8">
        <w:t xml:space="preserve">Table </w:t>
      </w:r>
      <w:r w:rsidR="00D433E8">
        <w:rPr>
          <w:noProof/>
        </w:rPr>
        <w:t>20</w:t>
      </w:r>
      <w:r w:rsidR="00CF10B9">
        <w:fldChar w:fldCharType="end"/>
      </w:r>
      <w:r>
        <w:t>:</w:t>
      </w:r>
    </w:p>
    <w:p w14:paraId="502F8EB5" w14:textId="77777777" w:rsidR="003A4A57" w:rsidRPr="00E77497" w:rsidRDefault="003A4A57" w:rsidP="003A4A57">
      <w:pPr>
        <w:pStyle w:val="Tabletitle"/>
      </w:pPr>
      <w:bookmarkStart w:id="663" w:name="_Ref365644818"/>
      <w:r>
        <w:t xml:space="preserve">Table </w:t>
      </w:r>
      <w:r>
        <w:fldChar w:fldCharType="begin"/>
      </w:r>
      <w:r>
        <w:instrText xml:space="preserve"> SEQ Table \* ARABIC </w:instrText>
      </w:r>
      <w:r>
        <w:fldChar w:fldCharType="separate"/>
      </w:r>
      <w:r w:rsidR="00D433E8">
        <w:rPr>
          <w:noProof/>
        </w:rPr>
        <w:t>20</w:t>
      </w:r>
      <w:r>
        <w:fldChar w:fldCharType="end"/>
      </w:r>
      <w:bookmarkEnd w:id="663"/>
      <w:r w:rsidRPr="00E77497">
        <w:rPr>
          <w:rFonts w:eastAsia="Arial Unicode MS"/>
        </w:rPr>
        <w:t xml:space="preserve"> — </w:t>
      </w:r>
      <w:r>
        <w:t>Realm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3A4A57" w:rsidRPr="00E77497" w14:paraId="0D677D85" w14:textId="77777777" w:rsidTr="003A4A57">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4B8296EF" w14:textId="77777777" w:rsidR="003A4A57" w:rsidRPr="00E77497" w:rsidRDefault="003A4A57" w:rsidP="003A4A57">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6BE53F37" w14:textId="77777777" w:rsidR="003A4A57" w:rsidRPr="00E77497" w:rsidRDefault="003A4A57" w:rsidP="003A4A57">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14:paraId="54B70C80" w14:textId="77777777" w:rsidR="003A4A57" w:rsidRDefault="003A4A57" w:rsidP="003A4A57">
            <w:pPr>
              <w:keepNext/>
              <w:shd w:val="solid" w:color="C0C0C0" w:fill="FFFFFF"/>
              <w:spacing w:after="0"/>
              <w:rPr>
                <w:b/>
                <w:i/>
                <w:shd w:val="solid" w:color="C0C0C0" w:fill="FFFFFF"/>
              </w:rPr>
            </w:pPr>
            <w:r>
              <w:rPr>
                <w:b/>
                <w:i/>
                <w:shd w:val="solid" w:color="C0C0C0" w:fill="FFFFFF"/>
              </w:rPr>
              <w:t>Meaning</w:t>
            </w:r>
          </w:p>
        </w:tc>
      </w:tr>
      <w:tr w:rsidR="003A4A57" w:rsidRPr="00E77497" w14:paraId="3C96E6B5" w14:textId="77777777" w:rsidTr="003A4A57">
        <w:trPr>
          <w:jc w:val="center"/>
        </w:trPr>
        <w:tc>
          <w:tcPr>
            <w:tcW w:w="1397" w:type="dxa"/>
            <w:tcBorders>
              <w:top w:val="nil"/>
            </w:tcBorders>
          </w:tcPr>
          <w:p w14:paraId="564703D3" w14:textId="77777777" w:rsidR="003A4A57" w:rsidRPr="00543DFB" w:rsidRDefault="003A4A57" w:rsidP="003A4A57">
            <w:pPr>
              <w:keepNext/>
              <w:spacing w:after="60"/>
              <w:rPr>
                <w:rFonts w:ascii="Times New Roman" w:hAnsi="Times New Roman"/>
              </w:rPr>
            </w:pPr>
            <w:r w:rsidRPr="00543DFB">
              <w:rPr>
                <w:rFonts w:ascii="Times New Roman" w:hAnsi="Times New Roman"/>
              </w:rPr>
              <w:t>[[</w:t>
            </w:r>
            <w:r>
              <w:rPr>
                <w:rFonts w:ascii="Times New Roman" w:hAnsi="Times New Roman"/>
              </w:rPr>
              <w:t>intrinsics</w:t>
            </w:r>
            <w:r w:rsidRPr="00543DFB">
              <w:rPr>
                <w:rFonts w:ascii="Times New Roman" w:hAnsi="Times New Roman"/>
              </w:rPr>
              <w:t>]]</w:t>
            </w:r>
          </w:p>
        </w:tc>
        <w:tc>
          <w:tcPr>
            <w:tcW w:w="4098" w:type="dxa"/>
            <w:tcBorders>
              <w:top w:val="nil"/>
            </w:tcBorders>
          </w:tcPr>
          <w:p w14:paraId="7D6A8B71" w14:textId="77777777" w:rsidR="003A4A57" w:rsidRPr="00E77497" w:rsidRDefault="003A4A57" w:rsidP="003A4A57">
            <w:pPr>
              <w:keepNext/>
              <w:spacing w:after="60"/>
            </w:pPr>
            <w:r>
              <w:t>A record whose field names are intrinsic keys and whose values are objects</w:t>
            </w:r>
          </w:p>
        </w:tc>
        <w:tc>
          <w:tcPr>
            <w:tcW w:w="4230" w:type="dxa"/>
            <w:tcBorders>
              <w:top w:val="nil"/>
            </w:tcBorders>
          </w:tcPr>
          <w:p w14:paraId="7B746D6D" w14:textId="77777777" w:rsidR="003A4A57" w:rsidRPr="00E77497" w:rsidRDefault="003A4A57" w:rsidP="003A4A57">
            <w:pPr>
              <w:keepNext/>
              <w:spacing w:after="60"/>
            </w:pPr>
            <w:r>
              <w:t>These are the intrinsic values used by code associated with this Realm</w:t>
            </w:r>
          </w:p>
        </w:tc>
      </w:tr>
      <w:tr w:rsidR="003A4A57" w:rsidRPr="00E77497" w14:paraId="0133337E" w14:textId="77777777" w:rsidTr="003A4A57">
        <w:trPr>
          <w:jc w:val="center"/>
        </w:trPr>
        <w:tc>
          <w:tcPr>
            <w:tcW w:w="1397" w:type="dxa"/>
          </w:tcPr>
          <w:p w14:paraId="041D8E31" w14:textId="77777777" w:rsidR="003A4A57" w:rsidRPr="00E77497" w:rsidRDefault="003A4A57" w:rsidP="003A4A57">
            <w:pPr>
              <w:keepNext/>
              <w:spacing w:after="60"/>
            </w:pPr>
            <w:r>
              <w:rPr>
                <w:rFonts w:ascii="Times New Roman" w:hAnsi="Times New Roman"/>
              </w:rPr>
              <w:t>[[globalThis]]</w:t>
            </w:r>
          </w:p>
        </w:tc>
        <w:tc>
          <w:tcPr>
            <w:tcW w:w="4098" w:type="dxa"/>
          </w:tcPr>
          <w:p w14:paraId="7CE49882" w14:textId="77777777" w:rsidR="003A4A57" w:rsidRPr="00E77497" w:rsidRDefault="003A4A57" w:rsidP="003A4A57">
            <w:pPr>
              <w:keepNext/>
              <w:spacing w:after="60"/>
            </w:pPr>
            <w:r>
              <w:t>An ECMAScript object</w:t>
            </w:r>
          </w:p>
        </w:tc>
        <w:tc>
          <w:tcPr>
            <w:tcW w:w="4230" w:type="dxa"/>
          </w:tcPr>
          <w:p w14:paraId="68BBA198" w14:textId="77777777" w:rsidR="003A4A57" w:rsidRPr="00E77497" w:rsidRDefault="003A4A57" w:rsidP="003A4A57">
            <w:pPr>
              <w:keepNext/>
              <w:spacing w:after="60"/>
            </w:pPr>
            <w:r>
              <w:t>The global object for this Realm</w:t>
            </w:r>
          </w:p>
        </w:tc>
      </w:tr>
      <w:tr w:rsidR="003A4A57" w:rsidRPr="00E77497" w14:paraId="46F1B9AA" w14:textId="77777777" w:rsidTr="003A4A57">
        <w:trPr>
          <w:jc w:val="center"/>
        </w:trPr>
        <w:tc>
          <w:tcPr>
            <w:tcW w:w="1397" w:type="dxa"/>
          </w:tcPr>
          <w:p w14:paraId="244B1223" w14:textId="77777777" w:rsidR="003A4A57" w:rsidRPr="00543DFB" w:rsidRDefault="003A4A57" w:rsidP="003A4A57">
            <w:pPr>
              <w:keepNext/>
              <w:spacing w:after="60"/>
              <w:rPr>
                <w:rFonts w:ascii="Times New Roman" w:hAnsi="Times New Roman"/>
              </w:rPr>
            </w:pPr>
            <w:r>
              <w:rPr>
                <w:rFonts w:ascii="Times New Roman" w:hAnsi="Times New Roman"/>
              </w:rPr>
              <w:t>[[globalEnv]]</w:t>
            </w:r>
          </w:p>
        </w:tc>
        <w:tc>
          <w:tcPr>
            <w:tcW w:w="4098" w:type="dxa"/>
          </w:tcPr>
          <w:p w14:paraId="6F038661" w14:textId="77777777" w:rsidR="003A4A57" w:rsidRPr="00E77497" w:rsidRDefault="003A4A57" w:rsidP="003A4A57">
            <w:pPr>
              <w:keepNext/>
              <w:spacing w:after="60"/>
            </w:pPr>
            <w:r>
              <w:t>A</w:t>
            </w:r>
            <w:ins w:id="664" w:author="Rev 19 Allen Wirfs-Brock" w:date="2013-09-26T17:48:00Z">
              <w:r w:rsidR="003442C2">
                <w:t>n</w:t>
              </w:r>
            </w:ins>
            <w:r>
              <w:t xml:space="preserve"> ECMAScript environment</w:t>
            </w:r>
          </w:p>
        </w:tc>
        <w:tc>
          <w:tcPr>
            <w:tcW w:w="4230" w:type="dxa"/>
          </w:tcPr>
          <w:p w14:paraId="75472F62" w14:textId="77777777" w:rsidR="003A4A57" w:rsidRDefault="003A4A57" w:rsidP="003A4A57">
            <w:pPr>
              <w:keepNext/>
              <w:spacing w:after="60"/>
            </w:pPr>
            <w:r>
              <w:t>The global environment for this Realm</w:t>
            </w:r>
          </w:p>
        </w:tc>
      </w:tr>
      <w:tr w:rsidR="003A4A57" w:rsidRPr="00E77497" w14:paraId="3C7AE810" w14:textId="77777777" w:rsidTr="003A4A57">
        <w:trPr>
          <w:jc w:val="center"/>
        </w:trPr>
        <w:tc>
          <w:tcPr>
            <w:tcW w:w="1397" w:type="dxa"/>
          </w:tcPr>
          <w:p w14:paraId="426C7A5C" w14:textId="77777777" w:rsidR="003A4A57" w:rsidRPr="00E77497" w:rsidRDefault="003A4A57" w:rsidP="003A4A57">
            <w:pPr>
              <w:keepNext/>
              <w:spacing w:after="60"/>
            </w:pPr>
            <w:r w:rsidRPr="00543DFB">
              <w:rPr>
                <w:rFonts w:ascii="Times New Roman" w:hAnsi="Times New Roman"/>
              </w:rPr>
              <w:t>[[</w:t>
            </w:r>
            <w:r>
              <w:rPr>
                <w:rFonts w:ascii="Times New Roman" w:hAnsi="Times New Roman"/>
              </w:rPr>
              <w:t>loader</w:t>
            </w:r>
            <w:r w:rsidRPr="00543DFB">
              <w:rPr>
                <w:rFonts w:ascii="Times New Roman" w:hAnsi="Times New Roman"/>
              </w:rPr>
              <w:t>]]</w:t>
            </w:r>
          </w:p>
        </w:tc>
        <w:tc>
          <w:tcPr>
            <w:tcW w:w="4098" w:type="dxa"/>
          </w:tcPr>
          <w:p w14:paraId="569EFFD3" w14:textId="77777777" w:rsidR="003A4A57" w:rsidRPr="00E77497" w:rsidRDefault="003A4A57" w:rsidP="003A4A57">
            <w:pPr>
              <w:keepNext/>
              <w:spacing w:after="60"/>
            </w:pPr>
            <w:r w:rsidRPr="00E77497">
              <w:t xml:space="preserve">any ECMAScript identifier or </w:t>
            </w:r>
            <w:r w:rsidRPr="00E77497">
              <w:rPr>
                <w:b/>
              </w:rPr>
              <w:t>empty</w:t>
            </w:r>
          </w:p>
        </w:tc>
        <w:tc>
          <w:tcPr>
            <w:tcW w:w="4230" w:type="dxa"/>
          </w:tcPr>
          <w:p w14:paraId="2CC92AC7" w14:textId="77777777" w:rsidR="003A4A57" w:rsidRPr="00E77497" w:rsidRDefault="003A4A57" w:rsidP="003A4A57">
            <w:pPr>
              <w:keepNext/>
              <w:spacing w:after="60"/>
            </w:pPr>
            <w:r>
              <w:t>The Loader object that can associate ECMAScript code with this Realm</w:t>
            </w:r>
          </w:p>
        </w:tc>
      </w:tr>
    </w:tbl>
    <w:p w14:paraId="52258A7F" w14:textId="77777777" w:rsidR="003A4A57" w:rsidRPr="00F0412C" w:rsidRDefault="003A4A57" w:rsidP="003A4A57"/>
    <w:p w14:paraId="053F1E6E" w14:textId="77777777" w:rsidR="003A4A57" w:rsidRDefault="003A4A57" w:rsidP="003A4A57">
      <w:r>
        <w:t>The intrinsic objects associated with a code Realm include the well-known intrinsics listed in</w:t>
      </w:r>
      <w:r w:rsidR="00D879DF">
        <w:t xml:space="preserve"> </w:t>
      </w:r>
      <w:r w:rsidR="00D879DF">
        <w:fldChar w:fldCharType="begin"/>
      </w:r>
      <w:r w:rsidR="00D879DF">
        <w:instrText xml:space="preserve"> REF _Ref365644805 \h </w:instrText>
      </w:r>
      <w:r w:rsidR="00D879DF">
        <w:fldChar w:fldCharType="separate"/>
      </w:r>
      <w:r w:rsidR="00D433E8">
        <w:t xml:space="preserve">Table </w:t>
      </w:r>
      <w:r w:rsidR="00D433E8">
        <w:rPr>
          <w:noProof/>
        </w:rPr>
        <w:t>7</w:t>
      </w:r>
      <w:r w:rsidR="00D879DF">
        <w:fldChar w:fldCharType="end"/>
      </w:r>
      <w:r>
        <w:t xml:space="preserve"> and additional intrinsics specified by</w:t>
      </w:r>
      <w:r w:rsidR="00D879DF">
        <w:t xml:space="preserve"> </w:t>
      </w:r>
      <w:r w:rsidR="00D879DF">
        <w:fldChar w:fldCharType="begin"/>
      </w:r>
      <w:r w:rsidR="00D879DF">
        <w:instrText xml:space="preserve"> REF _Ref365644819 \h </w:instrText>
      </w:r>
      <w:r w:rsidR="00D879DF">
        <w:fldChar w:fldCharType="separate"/>
      </w:r>
      <w:r w:rsidR="00D433E8">
        <w:t xml:space="preserve">Table </w:t>
      </w:r>
      <w:r w:rsidR="00D433E8">
        <w:rPr>
          <w:noProof/>
        </w:rPr>
        <w:t>21</w:t>
      </w:r>
      <w:r w:rsidR="00D879DF">
        <w:fldChar w:fldCharType="end"/>
      </w:r>
      <w:r>
        <w:t xml:space="preserve">.  </w:t>
      </w:r>
    </w:p>
    <w:p w14:paraId="617F11D7" w14:textId="77777777" w:rsidR="003A4A57" w:rsidRDefault="003A4A57" w:rsidP="003A4A57">
      <w:pPr>
        <w:pStyle w:val="afffff4"/>
        <w:keepNext/>
        <w:jc w:val="center"/>
      </w:pPr>
      <w:bookmarkStart w:id="665" w:name="_Ref365644819"/>
      <w:r>
        <w:t xml:space="preserve">Table </w:t>
      </w:r>
      <w:r>
        <w:fldChar w:fldCharType="begin"/>
      </w:r>
      <w:r>
        <w:instrText xml:space="preserve"> SEQ Table \* ARABIC </w:instrText>
      </w:r>
      <w:r>
        <w:fldChar w:fldCharType="separate"/>
      </w:r>
      <w:r w:rsidR="00D433E8">
        <w:rPr>
          <w:noProof/>
        </w:rPr>
        <w:t>21</w:t>
      </w:r>
      <w:r>
        <w:fldChar w:fldCharType="end"/>
      </w:r>
      <w:bookmarkEnd w:id="665"/>
      <w:r>
        <w:rPr>
          <w:lang w:val="en-US"/>
        </w:rPr>
        <w:t xml:space="preserve"> </w:t>
      </w:r>
      <w:r w:rsidRPr="00E77497">
        <w:rPr>
          <w:rFonts w:eastAsia="Arial Unicode MS"/>
        </w:rPr>
        <w:t>—</w:t>
      </w:r>
      <w:r>
        <w:rPr>
          <w:lang w:val="en-US"/>
        </w:rPr>
        <w:t xml:space="preserve"> Additional Intrinsic Objects with Realm Specific Bindings</w:t>
      </w:r>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403"/>
        <w:gridCol w:w="4044"/>
      </w:tblGrid>
      <w:tr w:rsidR="003A4A57" w:rsidRPr="00E77497" w14:paraId="53691D0E" w14:textId="77777777" w:rsidTr="003A4A57">
        <w:trPr>
          <w:trHeight w:val="338"/>
          <w:jc w:val="center"/>
        </w:trPr>
        <w:tc>
          <w:tcPr>
            <w:tcW w:w="2403" w:type="dxa"/>
            <w:tcBorders>
              <w:top w:val="single" w:sz="12" w:space="0" w:color="000000"/>
              <w:left w:val="single" w:sz="6" w:space="0" w:color="000000"/>
              <w:bottom w:val="single" w:sz="6" w:space="0" w:color="000000"/>
              <w:right w:val="single" w:sz="4" w:space="0" w:color="auto"/>
            </w:tcBorders>
            <w:shd w:val="solid" w:color="C0C0C0" w:fill="FFFFFF"/>
          </w:tcPr>
          <w:p w14:paraId="62DC4191" w14:textId="77777777" w:rsidR="003A4A57" w:rsidRPr="00E77497" w:rsidRDefault="003A4A57" w:rsidP="003A4A57">
            <w:pPr>
              <w:keepNext/>
              <w:shd w:val="solid" w:color="C0C0C0" w:fill="FFFFFF"/>
              <w:spacing w:after="0"/>
              <w:rPr>
                <w:b/>
                <w:i/>
                <w:shd w:val="solid" w:color="C0C0C0" w:fill="FFFFFF"/>
              </w:rPr>
            </w:pPr>
            <w:r>
              <w:rPr>
                <w:b/>
                <w:i/>
                <w:shd w:val="solid" w:color="C0C0C0" w:fill="FFFFFF"/>
              </w:rPr>
              <w:t>Intrinsic Name</w:t>
            </w:r>
          </w:p>
        </w:tc>
        <w:tc>
          <w:tcPr>
            <w:tcW w:w="4044" w:type="dxa"/>
            <w:tcBorders>
              <w:top w:val="single" w:sz="12" w:space="0" w:color="000000"/>
              <w:left w:val="nil"/>
              <w:bottom w:val="single" w:sz="6" w:space="0" w:color="000000"/>
              <w:right w:val="single" w:sz="6" w:space="0" w:color="000000"/>
            </w:tcBorders>
            <w:shd w:val="solid" w:color="C0C0C0" w:fill="FFFFFF"/>
          </w:tcPr>
          <w:p w14:paraId="36CC370F" w14:textId="77777777" w:rsidR="003A4A57" w:rsidRDefault="003A4A57" w:rsidP="003A4A57">
            <w:pPr>
              <w:keepNext/>
              <w:shd w:val="solid" w:color="C0C0C0" w:fill="FFFFFF"/>
              <w:spacing w:after="0"/>
              <w:rPr>
                <w:b/>
                <w:i/>
                <w:shd w:val="solid" w:color="C0C0C0" w:fill="FFFFFF"/>
              </w:rPr>
            </w:pPr>
            <w:r>
              <w:rPr>
                <w:b/>
                <w:i/>
                <w:shd w:val="solid" w:color="C0C0C0" w:fill="FFFFFF"/>
              </w:rPr>
              <w:t>ECMAScript Language Association</w:t>
            </w:r>
          </w:p>
        </w:tc>
      </w:tr>
      <w:tr w:rsidR="003A4A57" w:rsidRPr="00E77497" w14:paraId="41F318C6" w14:textId="77777777" w:rsidTr="003A4A57">
        <w:trPr>
          <w:jc w:val="center"/>
        </w:trPr>
        <w:tc>
          <w:tcPr>
            <w:tcW w:w="2403" w:type="dxa"/>
            <w:tcBorders>
              <w:top w:val="nil"/>
            </w:tcBorders>
          </w:tcPr>
          <w:p w14:paraId="028C7D6D" w14:textId="77777777" w:rsidR="003A4A57" w:rsidRPr="00543DFB" w:rsidRDefault="003A4A57" w:rsidP="003A4A57">
            <w:pPr>
              <w:keepNext/>
              <w:spacing w:after="60"/>
              <w:rPr>
                <w:rFonts w:ascii="Times New Roman" w:hAnsi="Times New Roman"/>
              </w:rPr>
            </w:pPr>
            <w:r>
              <w:rPr>
                <w:rFonts w:ascii="Times New Roman" w:hAnsi="Times New Roman"/>
              </w:rPr>
              <w:t>???</w:t>
            </w:r>
          </w:p>
        </w:tc>
        <w:tc>
          <w:tcPr>
            <w:tcW w:w="4044" w:type="dxa"/>
            <w:tcBorders>
              <w:top w:val="nil"/>
            </w:tcBorders>
          </w:tcPr>
          <w:p w14:paraId="62B4822E" w14:textId="77777777" w:rsidR="003A4A57" w:rsidRPr="00E77497" w:rsidRDefault="003A4A57" w:rsidP="003A4A57">
            <w:pPr>
              <w:keepNext/>
              <w:spacing w:after="60"/>
            </w:pPr>
            <w:r>
              <w:t>???</w:t>
            </w:r>
          </w:p>
        </w:tc>
      </w:tr>
      <w:tr w:rsidR="003A4A57" w:rsidRPr="00E77497" w14:paraId="32F0F1FA" w14:textId="77777777" w:rsidTr="003A4A57">
        <w:trPr>
          <w:jc w:val="center"/>
        </w:trPr>
        <w:tc>
          <w:tcPr>
            <w:tcW w:w="2403" w:type="dxa"/>
          </w:tcPr>
          <w:p w14:paraId="260A2A4A" w14:textId="77777777" w:rsidR="003A4A57" w:rsidRDefault="003A4A57" w:rsidP="003A4A57">
            <w:pPr>
              <w:keepNext/>
              <w:spacing w:after="60"/>
              <w:rPr>
                <w:rFonts w:ascii="Times New Roman" w:hAnsi="Times New Roman"/>
              </w:rPr>
            </w:pPr>
            <w:commentRangeStart w:id="666"/>
            <w:r>
              <w:rPr>
                <w:rFonts w:ascii="Times New Roman" w:hAnsi="Times New Roman"/>
              </w:rPr>
              <w:t>???</w:t>
            </w:r>
          </w:p>
        </w:tc>
        <w:tc>
          <w:tcPr>
            <w:tcW w:w="4044" w:type="dxa"/>
          </w:tcPr>
          <w:p w14:paraId="6F0521DC" w14:textId="77777777" w:rsidR="003A4A57" w:rsidRDefault="003A4A57" w:rsidP="003A4A57">
            <w:pPr>
              <w:keepNext/>
              <w:spacing w:after="60"/>
            </w:pPr>
            <w:r>
              <w:t>???</w:t>
            </w:r>
            <w:commentRangeEnd w:id="666"/>
            <w:r>
              <w:rPr>
                <w:rStyle w:val="af6"/>
              </w:rPr>
              <w:commentReference w:id="666"/>
            </w:r>
          </w:p>
        </w:tc>
      </w:tr>
    </w:tbl>
    <w:p w14:paraId="607FE3CD" w14:textId="77777777" w:rsidR="003A4A57" w:rsidRPr="003B4312" w:rsidRDefault="003A4A57" w:rsidP="003A4A57">
      <w:pPr>
        <w:pStyle w:val="20"/>
      </w:pPr>
      <w:bookmarkStart w:id="667" w:name="_Toc368050203"/>
      <w:r w:rsidRPr="003B4312">
        <w:t>Execution Contexts</w:t>
      </w:r>
      <w:bookmarkEnd w:id="667"/>
    </w:p>
    <w:p w14:paraId="25532377" w14:textId="77777777" w:rsidR="003A4A57" w:rsidRPr="00E77497" w:rsidRDefault="003A4A57" w:rsidP="003A4A57">
      <w:r w:rsidRPr="00E77497">
        <w:t xml:space="preserve">An </w:t>
      </w:r>
      <w:r w:rsidRPr="00AA7866">
        <w:rPr>
          <w:i/>
        </w:rPr>
        <w:t>execution context</w:t>
      </w:r>
      <w:r w:rsidRPr="00E77497">
        <w:t xml:space="preserve"> </w:t>
      </w:r>
      <w:r>
        <w:t>is a specification device that is used to track the runtime evaluation of code by an ECMAScript implementation. At any point in time, there is at most one</w:t>
      </w:r>
      <w:r w:rsidRPr="009C202C">
        <w:t xml:space="preserve"> execution context </w:t>
      </w:r>
      <w:r>
        <w:t xml:space="preserve">that is actually executing code. This is known as </w:t>
      </w:r>
      <w:r w:rsidRPr="009C202C">
        <w:t xml:space="preserve">the </w:t>
      </w:r>
      <w:r w:rsidRPr="00E04E1E">
        <w:rPr>
          <w:i/>
        </w:rPr>
        <w:t>running</w:t>
      </w:r>
      <w:r w:rsidRPr="009C202C">
        <w:t xml:space="preserve"> execution context.</w:t>
      </w:r>
      <w:r>
        <w:t xml:space="preserve"> A stack is used to track execution contexts. The running execution context is always the top element of this stack.</w:t>
      </w:r>
      <w:r w:rsidRPr="009C202C">
        <w:t xml:space="preserve"> A new execution context is c</w:t>
      </w:r>
      <w:r w:rsidRPr="00675B74">
        <w:t>reated whenever control is transferred from the executable code associated with the currently running execution context to executable code that is not associated with that execution context. The newly created execution context is pushed onto the stack</w:t>
      </w:r>
      <w:r>
        <w:t xml:space="preserve"> and</w:t>
      </w:r>
      <w:r w:rsidRPr="00675B74">
        <w:t xml:space="preserve"> </w:t>
      </w:r>
      <w:r w:rsidRPr="00E77497">
        <w:t>becomes the running execution context.</w:t>
      </w:r>
    </w:p>
    <w:p w14:paraId="0184469B" w14:textId="77777777" w:rsidR="003A4A57" w:rsidRPr="00E77497" w:rsidRDefault="003A4A57" w:rsidP="003A4A57">
      <w:r w:rsidRPr="00E77497">
        <w:t xml:space="preserve">An execution context contains whatever </w:t>
      </w:r>
      <w:r>
        <w:t xml:space="preserve">implementation specific </w:t>
      </w:r>
      <w:r w:rsidRPr="00E77497">
        <w:t xml:space="preserve">state is necessary to track the execution progress of its associated code. </w:t>
      </w:r>
      <w:r>
        <w:t>E</w:t>
      </w:r>
      <w:r w:rsidRPr="00E77497">
        <w:t>ach execution context has the state components listed in</w:t>
      </w:r>
      <w:r w:rsidR="00D879DF">
        <w:t xml:space="preserve"> </w:t>
      </w:r>
      <w:r w:rsidR="00D879DF">
        <w:fldChar w:fldCharType="begin"/>
      </w:r>
      <w:r w:rsidR="00D879DF">
        <w:instrText xml:space="preserve"> REF _Ref365644820 \h </w:instrText>
      </w:r>
      <w:r w:rsidR="00D879DF">
        <w:fldChar w:fldCharType="separate"/>
      </w:r>
      <w:r w:rsidR="00D433E8">
        <w:t xml:space="preserve">Table </w:t>
      </w:r>
      <w:r w:rsidR="00D433E8">
        <w:rPr>
          <w:noProof/>
        </w:rPr>
        <w:t>22</w:t>
      </w:r>
      <w:r w:rsidR="00D879DF">
        <w:fldChar w:fldCharType="end"/>
      </w:r>
      <w:r w:rsidRPr="00E77497">
        <w:t>.</w:t>
      </w:r>
    </w:p>
    <w:p w14:paraId="4A954887" w14:textId="77777777" w:rsidR="003A4A57" w:rsidRPr="00E77497" w:rsidRDefault="003A4A57" w:rsidP="003A4A57">
      <w:pPr>
        <w:pStyle w:val="Tabletitle"/>
      </w:pPr>
      <w:bookmarkStart w:id="668" w:name="_Ref365644820"/>
      <w:r>
        <w:t xml:space="preserve">Table </w:t>
      </w:r>
      <w:r>
        <w:fldChar w:fldCharType="begin"/>
      </w:r>
      <w:r>
        <w:instrText xml:space="preserve"> SEQ Table \* ARABIC </w:instrText>
      </w:r>
      <w:r>
        <w:fldChar w:fldCharType="separate"/>
      </w:r>
      <w:r w:rsidR="00D433E8">
        <w:rPr>
          <w:noProof/>
        </w:rPr>
        <w:t>22</w:t>
      </w:r>
      <w:r>
        <w:fldChar w:fldCharType="end"/>
      </w:r>
      <w:bookmarkEnd w:id="668"/>
      <w:r w:rsidRPr="00AA1FF6">
        <w:t xml:space="preserve"> —State Components for All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3A4A57" w:rsidRPr="004D1BD1" w14:paraId="3F9356A1" w14:textId="77777777"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5C0C40EE"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5D23C041"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9B3DD4" w14:paraId="10B51EA3" w14:textId="77777777" w:rsidTr="003A4A57">
        <w:trPr>
          <w:jc w:val="center"/>
        </w:trPr>
        <w:tc>
          <w:tcPr>
            <w:tcW w:w="2290" w:type="dxa"/>
            <w:tcBorders>
              <w:top w:val="nil"/>
              <w:left w:val="single" w:sz="6" w:space="0" w:color="auto"/>
              <w:bottom w:val="single" w:sz="6" w:space="0" w:color="auto"/>
              <w:right w:val="single" w:sz="6" w:space="0" w:color="auto"/>
            </w:tcBorders>
          </w:tcPr>
          <w:p w14:paraId="126F303D" w14:textId="77777777" w:rsidR="003A4A57" w:rsidRPr="004D1BD1" w:rsidRDefault="003A4A57" w:rsidP="003A4A57">
            <w:pPr>
              <w:keepNext/>
              <w:spacing w:after="60"/>
            </w:pPr>
            <w:r>
              <w:t>code evaluation state</w:t>
            </w:r>
          </w:p>
        </w:tc>
        <w:tc>
          <w:tcPr>
            <w:tcW w:w="6566" w:type="dxa"/>
            <w:tcBorders>
              <w:top w:val="nil"/>
              <w:left w:val="single" w:sz="6" w:space="0" w:color="auto"/>
              <w:bottom w:val="single" w:sz="6" w:space="0" w:color="auto"/>
              <w:right w:val="single" w:sz="6" w:space="0" w:color="auto"/>
            </w:tcBorders>
          </w:tcPr>
          <w:p w14:paraId="4E9A4E27" w14:textId="77777777" w:rsidR="003A4A57" w:rsidRPr="00E65A34" w:rsidRDefault="003A4A57" w:rsidP="003A4A57">
            <w:pPr>
              <w:keepNext/>
              <w:spacing w:after="60"/>
            </w:pPr>
            <w:r>
              <w:t xml:space="preserve">Any state needed to perform, suspend, and resume evaluation of the code associated with this execution context. </w:t>
            </w:r>
          </w:p>
        </w:tc>
      </w:tr>
      <w:tr w:rsidR="003A4A57" w:rsidRPr="00B37DF5" w14:paraId="2DA490E0" w14:textId="77777777" w:rsidTr="003A4A57">
        <w:trPr>
          <w:jc w:val="center"/>
        </w:trPr>
        <w:tc>
          <w:tcPr>
            <w:tcW w:w="2290" w:type="dxa"/>
            <w:tcBorders>
              <w:top w:val="nil"/>
              <w:left w:val="single" w:sz="6" w:space="0" w:color="auto"/>
              <w:bottom w:val="single" w:sz="6" w:space="0" w:color="auto"/>
              <w:right w:val="single" w:sz="6" w:space="0" w:color="auto"/>
            </w:tcBorders>
          </w:tcPr>
          <w:p w14:paraId="0F651F58" w14:textId="77777777" w:rsidR="003A4A57" w:rsidRPr="004D1BD1" w:rsidRDefault="003A4A57" w:rsidP="003A4A57">
            <w:pPr>
              <w:keepNext/>
              <w:spacing w:after="60"/>
            </w:pPr>
            <w:r>
              <w:t>Realm</w:t>
            </w:r>
          </w:p>
        </w:tc>
        <w:tc>
          <w:tcPr>
            <w:tcW w:w="6566" w:type="dxa"/>
            <w:tcBorders>
              <w:top w:val="nil"/>
              <w:left w:val="single" w:sz="6" w:space="0" w:color="auto"/>
              <w:bottom w:val="single" w:sz="6" w:space="0" w:color="auto"/>
              <w:right w:val="single" w:sz="6" w:space="0" w:color="auto"/>
            </w:tcBorders>
          </w:tcPr>
          <w:p w14:paraId="35703B6D" w14:textId="77777777" w:rsidR="003A4A57" w:rsidRPr="00E65A34" w:rsidRDefault="003A4A57" w:rsidP="003A4A57">
            <w:pPr>
              <w:keepNext/>
              <w:spacing w:after="60"/>
            </w:pPr>
            <w:r>
              <w:t>The Realm from which associated code accesses ECMAScript resources.</w:t>
            </w:r>
          </w:p>
        </w:tc>
      </w:tr>
    </w:tbl>
    <w:p w14:paraId="1D56B7C5" w14:textId="77777777" w:rsidR="003A4A57" w:rsidRDefault="003A4A57" w:rsidP="003A4A57"/>
    <w:p w14:paraId="22D4C49A" w14:textId="77777777" w:rsidR="003A4A57" w:rsidRDefault="003A4A57" w:rsidP="003A4A57">
      <w:r>
        <w:t>Evaluation of code by the running execution context may be suspended at various points defined within this specification. Once  the running execution context has been suspended a different execution context may become the running execution context and commence evaluating its code. At some latter time a suspended execution context may again become the running execution context and continue evaluating its code at the point where it had previously been suspended.  Transition of the running execution context status among execution contexts usually occurs in stack-like last-in/first-out manner.  However, some ECMAScript features require non-LIFO transitions of the running execution context.</w:t>
      </w:r>
    </w:p>
    <w:p w14:paraId="57871F16" w14:textId="77777777" w:rsidR="003A4A57" w:rsidRDefault="003A4A57" w:rsidP="003A4A57">
      <w:r>
        <w:t xml:space="preserve">The value is the Realm component of the running execution context is also called the </w:t>
      </w:r>
      <w:r w:rsidRPr="00197BED">
        <w:rPr>
          <w:i/>
          <w:iCs/>
        </w:rPr>
        <w:t>current Realm</w:t>
      </w:r>
      <w:r>
        <w:t>.</w:t>
      </w:r>
    </w:p>
    <w:p w14:paraId="75C07258" w14:textId="77777777" w:rsidR="003A4A57" w:rsidRDefault="003A4A57" w:rsidP="003A4A57">
      <w:r>
        <w:t>Execution contexts for ECMAScript code have the additional state components listed in</w:t>
      </w:r>
      <w:r w:rsidR="00D879DF">
        <w:t xml:space="preserve"> </w:t>
      </w:r>
      <w:r w:rsidR="00D879DF">
        <w:fldChar w:fldCharType="begin"/>
      </w:r>
      <w:r w:rsidR="00D879DF">
        <w:instrText xml:space="preserve"> REF _Ref365644821 \h </w:instrText>
      </w:r>
      <w:r w:rsidR="00D879DF">
        <w:fldChar w:fldCharType="separate"/>
      </w:r>
      <w:r w:rsidR="00D433E8">
        <w:t xml:space="preserve">Table </w:t>
      </w:r>
      <w:r w:rsidR="00D433E8">
        <w:rPr>
          <w:noProof/>
        </w:rPr>
        <w:t>23</w:t>
      </w:r>
      <w:r w:rsidR="00D879DF">
        <w:fldChar w:fldCharType="end"/>
      </w:r>
      <w:r>
        <w:t>.</w:t>
      </w:r>
    </w:p>
    <w:p w14:paraId="72EF94A0" w14:textId="77777777" w:rsidR="003A4A57" w:rsidRPr="00E77497" w:rsidRDefault="003A4A57" w:rsidP="003A4A57">
      <w:pPr>
        <w:pStyle w:val="Tabletitle"/>
      </w:pPr>
      <w:bookmarkStart w:id="669" w:name="_Ref365644821"/>
      <w:r>
        <w:t xml:space="preserve">Table </w:t>
      </w:r>
      <w:r>
        <w:fldChar w:fldCharType="begin"/>
      </w:r>
      <w:r>
        <w:instrText xml:space="preserve"> SEQ Table \* ARABIC </w:instrText>
      </w:r>
      <w:r>
        <w:fldChar w:fldCharType="separate"/>
      </w:r>
      <w:r w:rsidR="00D433E8">
        <w:rPr>
          <w:noProof/>
        </w:rPr>
        <w:t>23</w:t>
      </w:r>
      <w:r>
        <w:fldChar w:fldCharType="end"/>
      </w:r>
      <w:bookmarkEnd w:id="669"/>
      <w:r w:rsidRPr="00E77497">
        <w:t xml:space="preserve"> —</w:t>
      </w:r>
      <w:r>
        <w:t xml:space="preserve">Additional </w:t>
      </w:r>
      <w:r w:rsidRPr="00E77497">
        <w:t>State Components</w:t>
      </w:r>
      <w:r>
        <w:t xml:space="preserve"> for ECMAScript Code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3A4A57" w:rsidRPr="00ED2E78" w14:paraId="61CBB94A" w14:textId="77777777"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6C25A54D"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7B435974"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14:paraId="67F31F7B" w14:textId="77777777" w:rsidTr="003A4A57">
        <w:trPr>
          <w:jc w:val="center"/>
        </w:trPr>
        <w:tc>
          <w:tcPr>
            <w:tcW w:w="2290" w:type="dxa"/>
            <w:tcBorders>
              <w:top w:val="nil"/>
              <w:left w:val="single" w:sz="6" w:space="0" w:color="auto"/>
              <w:bottom w:val="single" w:sz="6" w:space="0" w:color="auto"/>
              <w:right w:val="single" w:sz="6" w:space="0" w:color="auto"/>
            </w:tcBorders>
            <w:hideMark/>
          </w:tcPr>
          <w:p w14:paraId="5F90395A" w14:textId="77777777" w:rsidR="003A4A57" w:rsidRPr="003B4312" w:rsidRDefault="003A4A57" w:rsidP="003A4A57">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
          <w:p w14:paraId="3AF519FF" w14:textId="77777777" w:rsidR="003A4A57" w:rsidRPr="00E65A34" w:rsidRDefault="003A4A57" w:rsidP="003A4A57">
            <w:pPr>
              <w:keepNext/>
              <w:spacing w:after="60"/>
            </w:pPr>
            <w:r w:rsidRPr="00E65A34">
              <w:t>Identifies the Lexical Environment used to resolve identifier references made by code within this execution context.</w:t>
            </w:r>
          </w:p>
        </w:tc>
      </w:tr>
      <w:tr w:rsidR="003A4A57" w:rsidRPr="00ED2E78" w14:paraId="66E936D6" w14:textId="77777777" w:rsidTr="003A4A57">
        <w:trPr>
          <w:jc w:val="center"/>
        </w:trPr>
        <w:tc>
          <w:tcPr>
            <w:tcW w:w="2290" w:type="dxa"/>
            <w:tcBorders>
              <w:top w:val="single" w:sz="6" w:space="0" w:color="auto"/>
              <w:left w:val="single" w:sz="6" w:space="0" w:color="auto"/>
              <w:bottom w:val="single" w:sz="6" w:space="0" w:color="auto"/>
              <w:right w:val="single" w:sz="6" w:space="0" w:color="auto"/>
            </w:tcBorders>
            <w:hideMark/>
          </w:tcPr>
          <w:p w14:paraId="750B9556" w14:textId="77777777" w:rsidR="003A4A57" w:rsidRPr="003B4312" w:rsidRDefault="003A4A57" w:rsidP="003A4A57">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586CF469" w14:textId="77777777" w:rsidR="003A4A57" w:rsidRPr="00E77497" w:rsidRDefault="003A4A57" w:rsidP="003A4A57">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14:paraId="1BE98FA7" w14:textId="77777777" w:rsidR="003A4A57" w:rsidRPr="004D1BD1" w:rsidRDefault="003A4A57" w:rsidP="003A4A57"/>
    <w:p w14:paraId="6A38C053" w14:textId="77777777" w:rsidR="003A4A57" w:rsidRPr="009C202C" w:rsidRDefault="003A4A57" w:rsidP="003A4A57">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1E371502" w14:textId="77777777" w:rsidR="003A4A57" w:rsidRDefault="003A4A57" w:rsidP="003A4A57">
      <w:r>
        <w:t>Execution contexts representing the evaluation of generator objects have the additional state components listed in</w:t>
      </w:r>
      <w:r w:rsidR="00D879DF">
        <w:t xml:space="preserve"> </w:t>
      </w:r>
      <w:r w:rsidR="00D879DF">
        <w:fldChar w:fldCharType="begin"/>
      </w:r>
      <w:r w:rsidR="00D879DF">
        <w:instrText xml:space="preserve"> REF _Ref365644822 \h </w:instrText>
      </w:r>
      <w:r w:rsidR="00D879DF">
        <w:fldChar w:fldCharType="separate"/>
      </w:r>
      <w:r w:rsidR="00D433E8">
        <w:t xml:space="preserve">Table </w:t>
      </w:r>
      <w:r w:rsidR="00D433E8">
        <w:rPr>
          <w:noProof/>
        </w:rPr>
        <w:t>24</w:t>
      </w:r>
      <w:r w:rsidR="00D879DF">
        <w:fldChar w:fldCharType="end"/>
      </w:r>
      <w:r>
        <w:t>.</w:t>
      </w:r>
    </w:p>
    <w:p w14:paraId="422DB3EF" w14:textId="77777777" w:rsidR="003A4A57" w:rsidRDefault="003A4A57" w:rsidP="003A4A57">
      <w:pPr>
        <w:pStyle w:val="afffff4"/>
        <w:keepNext/>
        <w:jc w:val="center"/>
      </w:pPr>
      <w:bookmarkStart w:id="670" w:name="_Ref365644822"/>
      <w:r>
        <w:t xml:space="preserve">Table </w:t>
      </w:r>
      <w:r>
        <w:fldChar w:fldCharType="begin"/>
      </w:r>
      <w:r>
        <w:instrText xml:space="preserve"> SEQ Table \* ARABIC </w:instrText>
      </w:r>
      <w:r>
        <w:fldChar w:fldCharType="separate"/>
      </w:r>
      <w:r w:rsidR="00D433E8">
        <w:rPr>
          <w:noProof/>
        </w:rPr>
        <w:t>24</w:t>
      </w:r>
      <w:r>
        <w:fldChar w:fldCharType="end"/>
      </w:r>
      <w:bookmarkEnd w:id="670"/>
      <w:r>
        <w:rPr>
          <w:lang w:val="en-US"/>
        </w:rPr>
        <w:t xml:space="preserve"> -- </w:t>
      </w:r>
      <w:r w:rsidRPr="007E2169">
        <w:rPr>
          <w:lang w:val="en-US"/>
        </w:rPr>
        <w:t xml:space="preserve">Additional State Components for </w:t>
      </w:r>
      <w:r>
        <w:rPr>
          <w:lang w:val="en-US"/>
        </w:rPr>
        <w:t>Generator</w:t>
      </w:r>
      <w:r w:rsidRPr="007E2169">
        <w:rPr>
          <w:lang w:val="en-US"/>
        </w:rPr>
        <w:t xml:space="preserv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3A4A57" w:rsidRPr="00ED2E78" w14:paraId="4D645462" w14:textId="77777777"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6E5CB93A"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763AEB5D" w14:textId="77777777"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14:paraId="091C6709" w14:textId="77777777" w:rsidTr="003A4A57">
        <w:trPr>
          <w:jc w:val="center"/>
        </w:trPr>
        <w:tc>
          <w:tcPr>
            <w:tcW w:w="2290" w:type="dxa"/>
            <w:tcBorders>
              <w:top w:val="nil"/>
              <w:left w:val="single" w:sz="6" w:space="0" w:color="auto"/>
              <w:bottom w:val="single" w:sz="6" w:space="0" w:color="auto"/>
              <w:right w:val="single" w:sz="6" w:space="0" w:color="auto"/>
            </w:tcBorders>
            <w:hideMark/>
          </w:tcPr>
          <w:p w14:paraId="1D060859" w14:textId="77777777" w:rsidR="003A4A57" w:rsidRPr="003B4312" w:rsidRDefault="003A4A57" w:rsidP="003A4A57">
            <w:pPr>
              <w:keepNext/>
              <w:spacing w:after="60"/>
            </w:pPr>
            <w:r>
              <w:t>Generator</w:t>
            </w:r>
          </w:p>
        </w:tc>
        <w:tc>
          <w:tcPr>
            <w:tcW w:w="6566" w:type="dxa"/>
            <w:tcBorders>
              <w:top w:val="nil"/>
              <w:left w:val="single" w:sz="6" w:space="0" w:color="auto"/>
              <w:bottom w:val="single" w:sz="6" w:space="0" w:color="auto"/>
              <w:right w:val="single" w:sz="6" w:space="0" w:color="auto"/>
            </w:tcBorders>
            <w:hideMark/>
          </w:tcPr>
          <w:p w14:paraId="0B7B0285" w14:textId="77777777" w:rsidR="003A4A57" w:rsidRPr="00E65A34" w:rsidRDefault="003A4A57" w:rsidP="003A4A57">
            <w:pPr>
              <w:keepNext/>
              <w:spacing w:after="60"/>
            </w:pPr>
            <w:r>
              <w:t xml:space="preserve">The GeneratorObject that this execution context is evaluating.                                                                                                                                                                                                                          </w:t>
            </w:r>
          </w:p>
        </w:tc>
      </w:tr>
    </w:tbl>
    <w:p w14:paraId="21A97905" w14:textId="77777777" w:rsidR="003A4A57" w:rsidRPr="009C202C" w:rsidRDefault="003A4A57" w:rsidP="003A4A57">
      <w:pPr>
        <w:spacing w:before="240"/>
      </w:pPr>
      <w:r w:rsidRPr="009C202C">
        <w:t>In most situations only the running execution context (the top of the execution context stack) is directly manipulated by algorithms within this specification.  Hence when the terms “LexicalEnvironment”,</w:t>
      </w:r>
      <w:r>
        <w:t xml:space="preserve"> and</w:t>
      </w:r>
      <w:r w:rsidRPr="009C202C">
        <w:t xml:space="preserve"> “VariableEnvironment” are used without qualification they are in reference to those components of the running execution context.</w:t>
      </w:r>
    </w:p>
    <w:p w14:paraId="7D9489DB" w14:textId="77777777" w:rsidR="003A4A57" w:rsidRPr="00E77497" w:rsidRDefault="003A4A57" w:rsidP="003A4A57">
      <w:pPr>
        <w:rPr>
          <w:i/>
        </w:rPr>
      </w:pPr>
      <w:r w:rsidRPr="00675B74">
        <w:t>An execution context is</w:t>
      </w:r>
      <w:r w:rsidRPr="00E77497">
        <w:t xml:space="preserve"> purely a specification mechanism and need not correspond to any particular artefact of an ECMAScript implementation.  It is impossible for an ECMAScript program to </w:t>
      </w:r>
      <w:r>
        <w:t xml:space="preserve">directly </w:t>
      </w:r>
      <w:r w:rsidRPr="00E77497">
        <w:t>access</w:t>
      </w:r>
      <w:r>
        <w:t xml:space="preserve"> or observe</w:t>
      </w:r>
      <w:r w:rsidRPr="00E77497">
        <w:t xml:space="preserve"> an execution context. </w:t>
      </w:r>
    </w:p>
    <w:p w14:paraId="46799CFB" w14:textId="77777777" w:rsidR="003A4A57" w:rsidRPr="00E77497" w:rsidRDefault="003A4A57" w:rsidP="003A4A57">
      <w:pPr>
        <w:pStyle w:val="30"/>
      </w:pPr>
      <w:bookmarkStart w:id="671" w:name="_Ref365539670"/>
      <w:bookmarkStart w:id="672" w:name="_Ref365540884"/>
      <w:bookmarkStart w:id="673" w:name="_Ref365546585"/>
      <w:bookmarkStart w:id="674" w:name="_Toc368050204"/>
      <w:r w:rsidRPr="00E77497">
        <w:t>Identifier Resolution</w:t>
      </w:r>
      <w:bookmarkEnd w:id="671"/>
      <w:bookmarkEnd w:id="672"/>
      <w:bookmarkEnd w:id="673"/>
      <w:bookmarkEnd w:id="674"/>
    </w:p>
    <w:p w14:paraId="42881DED" w14:textId="77777777" w:rsidR="003A4A57" w:rsidRPr="00E77497" w:rsidRDefault="003A4A57" w:rsidP="003A4A57">
      <w:r w:rsidRPr="00E77497">
        <w:t xml:space="preserve">Identifier resolution is the process of determining the binding of an </w:t>
      </w:r>
      <w:r w:rsidRPr="00E77497">
        <w:rPr>
          <w:rStyle w:val="bnf"/>
        </w:rPr>
        <w:t>IdentifierName</w:t>
      </w:r>
      <w:r w:rsidRPr="00E77497">
        <w:t xml:space="preserve"> using the LexicalEnvironment of the running execution context. During execution of ECMAScript code, Identifier Resolution is performed using the following algorithm:</w:t>
      </w:r>
    </w:p>
    <w:p w14:paraId="7AF0F7A4" w14:textId="77777777" w:rsidR="003A4A57" w:rsidRPr="00E77497" w:rsidRDefault="003A4A57" w:rsidP="003A4A57">
      <w:pPr>
        <w:pStyle w:val="Alg4"/>
        <w:numPr>
          <w:ilvl w:val="0"/>
          <w:numId w:val="373"/>
        </w:numPr>
      </w:pPr>
      <w:r w:rsidRPr="00E77497">
        <w:t xml:space="preserve">Let </w:t>
      </w:r>
      <w:r w:rsidRPr="00E77497">
        <w:rPr>
          <w:i/>
        </w:rPr>
        <w:t>env</w:t>
      </w:r>
      <w:r w:rsidRPr="00E77497">
        <w:t xml:space="preserve"> be the running execution context’s LexicalEnvironment.</w:t>
      </w:r>
    </w:p>
    <w:p w14:paraId="09595A06" w14:textId="77777777" w:rsidR="003A4A57" w:rsidRPr="00E77497" w:rsidRDefault="003A4A57" w:rsidP="003A4A57">
      <w:pPr>
        <w:pStyle w:val="Alg4"/>
        <w:numPr>
          <w:ilvl w:val="0"/>
          <w:numId w:val="373"/>
        </w:numPr>
      </w:pPr>
      <w:r w:rsidRPr="00E77497">
        <w:t xml:space="preserve">If the syntactic production that is being evaluated is contained in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43DF4D01" w14:textId="77777777" w:rsidR="003A4A57" w:rsidRPr="00E77497" w:rsidRDefault="003A4A57" w:rsidP="003A4A57">
      <w:pPr>
        <w:pStyle w:val="Alg4"/>
        <w:numPr>
          <w:ilvl w:val="0"/>
          <w:numId w:val="373"/>
        </w:numPr>
        <w:spacing w:after="120"/>
      </w:pPr>
      <w:r w:rsidRPr="00E77497">
        <w:t xml:space="preserve">Return the result of calling GetIdentifierReference </w:t>
      </w:r>
      <w:r>
        <w:t>abstract operation</w:t>
      </w:r>
      <w:r w:rsidRPr="00E77497">
        <w:t xml:space="preserve"> passing </w:t>
      </w:r>
      <w:r w:rsidRPr="00E77497">
        <w:rPr>
          <w:i/>
        </w:rPr>
        <w:t>env</w:t>
      </w:r>
      <w:r w:rsidRPr="00E77497">
        <w:t>, the String</w:t>
      </w:r>
      <w:r>
        <w:t>V</w:t>
      </w:r>
      <w:r w:rsidRPr="00E77497">
        <w:t xml:space="preserve">alue </w:t>
      </w:r>
      <w:r>
        <w:t>of</w:t>
      </w:r>
      <w:r w:rsidRPr="00E77497">
        <w:t xml:space="preserve"> </w:t>
      </w:r>
      <w:r w:rsidRPr="00E77497">
        <w:rPr>
          <w:i/>
        </w:rPr>
        <w:t>IdentifierName</w:t>
      </w:r>
      <w:r w:rsidRPr="00E77497">
        <w:t xml:space="preserve">, and </w:t>
      </w:r>
      <w:r w:rsidRPr="00E77497">
        <w:rPr>
          <w:i/>
        </w:rPr>
        <w:t>strict</w:t>
      </w:r>
      <w:r w:rsidRPr="00E77497">
        <w:t xml:space="preserve"> as arguments.</w:t>
      </w:r>
    </w:p>
    <w:p w14:paraId="6899FB60" w14:textId="77777777" w:rsidR="003A4A57" w:rsidRPr="00E77497" w:rsidRDefault="003A4A57" w:rsidP="003A4A57">
      <w:r w:rsidRPr="00E77497">
        <w:t xml:space="preserve">The result of evaluating an identifier is always a value of type Reference with its referenced name component equal to the </w:t>
      </w:r>
      <w:r w:rsidRPr="00E77497">
        <w:rPr>
          <w:rStyle w:val="bnf"/>
        </w:rPr>
        <w:t>Identifier</w:t>
      </w:r>
      <w:r>
        <w:rPr>
          <w:rStyle w:val="bnf"/>
        </w:rPr>
        <w:t>Name</w:t>
      </w:r>
      <w:r w:rsidRPr="00E77497">
        <w:t xml:space="preserve"> String.</w:t>
      </w:r>
    </w:p>
    <w:p w14:paraId="764D6DCF" w14:textId="77777777" w:rsidR="003A4A57" w:rsidRPr="00E77497" w:rsidRDefault="003A4A57" w:rsidP="003A4A57">
      <w:pPr>
        <w:pStyle w:val="30"/>
      </w:pPr>
      <w:bookmarkStart w:id="675" w:name="_Ref366133577"/>
      <w:bookmarkStart w:id="676" w:name="_Toc368050205"/>
      <w:r>
        <w:t>GetThisEnvironment</w:t>
      </w:r>
      <w:bookmarkEnd w:id="675"/>
      <w:bookmarkEnd w:id="676"/>
    </w:p>
    <w:p w14:paraId="137A9989" w14:textId="77777777" w:rsidR="003A4A57" w:rsidRPr="00E77497" w:rsidRDefault="003A4A57" w:rsidP="003A4A57">
      <w:r>
        <w:t xml:space="preserve">The abstract operation </w:t>
      </w:r>
      <w:r>
        <w:rPr>
          <w:rFonts w:ascii="Times New Roman" w:hAnsi="Times New Roman"/>
        </w:rPr>
        <w:t>GetThisEnvironment</w:t>
      </w:r>
      <w:r w:rsidRPr="00E77497">
        <w:t xml:space="preserve"> </w:t>
      </w:r>
      <w:r>
        <w:t>finds the lexical environment that currently supplies the</w:t>
      </w:r>
      <w:r w:rsidRPr="00E77497">
        <w:t xml:space="preserve"> binding of </w:t>
      </w:r>
      <w:r>
        <w:t xml:space="preserve">the keyword </w:t>
      </w:r>
      <w:r w:rsidRPr="00DD7AA6">
        <w:rPr>
          <w:rFonts w:ascii="Courier New" w:hAnsi="Courier New" w:cs="Courier New"/>
          <w:b/>
        </w:rPr>
        <w:t>this</w:t>
      </w:r>
      <w:r w:rsidRPr="00A45741">
        <w:rPr>
          <w:rFonts w:cs="Arial"/>
        </w:rPr>
        <w:t>.</w:t>
      </w:r>
      <w:r w:rsidRPr="00E77497">
        <w:t xml:space="preserve"> </w:t>
      </w:r>
      <w:r>
        <w:rPr>
          <w:rFonts w:ascii="Times New Roman" w:hAnsi="Times New Roman"/>
        </w:rPr>
        <w:t>GetThisEnvironment</w:t>
      </w:r>
      <w:r w:rsidRPr="00E77497">
        <w:t xml:space="preserve"> perform</w:t>
      </w:r>
      <w:r>
        <w:t>s</w:t>
      </w:r>
      <w:r w:rsidRPr="00E77497">
        <w:t xml:space="preserve"> the following </w:t>
      </w:r>
      <w:r>
        <w:t>steps</w:t>
      </w:r>
      <w:r w:rsidRPr="00E77497">
        <w:t>:</w:t>
      </w:r>
    </w:p>
    <w:p w14:paraId="6160CFA5" w14:textId="77777777" w:rsidR="003A4A57" w:rsidRPr="00E77497" w:rsidRDefault="003A4A57" w:rsidP="003A4A57">
      <w:pPr>
        <w:pStyle w:val="Alg4"/>
        <w:numPr>
          <w:ilvl w:val="0"/>
          <w:numId w:val="782"/>
        </w:numPr>
      </w:pPr>
      <w:r w:rsidRPr="00E77497">
        <w:t xml:space="preserve">Let </w:t>
      </w:r>
      <w:r>
        <w:rPr>
          <w:i/>
        </w:rPr>
        <w:t>lex</w:t>
      </w:r>
      <w:r w:rsidRPr="00E77497">
        <w:t xml:space="preserve"> be the </w:t>
      </w:r>
      <w:r>
        <w:t>running</w:t>
      </w:r>
      <w:r w:rsidRPr="00E77497">
        <w:t xml:space="preserve"> execution context’s LexicalEnvironment.</w:t>
      </w:r>
    </w:p>
    <w:p w14:paraId="5A0AD398" w14:textId="77777777" w:rsidR="003A4A57" w:rsidRDefault="003A4A57" w:rsidP="003A4A57">
      <w:pPr>
        <w:pStyle w:val="Alg4"/>
        <w:numPr>
          <w:ilvl w:val="0"/>
          <w:numId w:val="782"/>
        </w:numPr>
      </w:pPr>
      <w:r>
        <w:t>Repeat</w:t>
      </w:r>
    </w:p>
    <w:p w14:paraId="6C644236" w14:textId="77777777" w:rsidR="003A4A57" w:rsidRPr="00E77497" w:rsidRDefault="003A4A57" w:rsidP="003A4A57">
      <w:pPr>
        <w:pStyle w:val="Alg4"/>
        <w:numPr>
          <w:ilvl w:val="1"/>
          <w:numId w:val="782"/>
        </w:numPr>
      </w:pPr>
      <w:r w:rsidRPr="00E77497">
        <w:t xml:space="preserve">Let </w:t>
      </w:r>
      <w:r w:rsidRPr="00E77497">
        <w:rPr>
          <w:i/>
        </w:rPr>
        <w:t>envRec</w:t>
      </w:r>
      <w:r w:rsidRPr="00E77497">
        <w:t xml:space="preserve"> be </w:t>
      </w:r>
      <w:r w:rsidRPr="00E77497">
        <w:rPr>
          <w:i/>
        </w:rPr>
        <w:t>lex</w:t>
      </w:r>
      <w:r w:rsidRPr="00E77497">
        <w:t>’s environment record.</w:t>
      </w:r>
    </w:p>
    <w:p w14:paraId="5D4D0335" w14:textId="77777777" w:rsidR="003A4A57" w:rsidRPr="00E77497" w:rsidRDefault="003A4A57" w:rsidP="003A4A57">
      <w:pPr>
        <w:pStyle w:val="Alg4"/>
        <w:numPr>
          <w:ilvl w:val="1"/>
          <w:numId w:val="782"/>
        </w:numPr>
      </w:pPr>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p>
    <w:p w14:paraId="6E80F02D" w14:textId="77777777" w:rsidR="003A4A57" w:rsidRPr="00E77497" w:rsidRDefault="003A4A57" w:rsidP="003A4A57">
      <w:pPr>
        <w:pStyle w:val="Alg4"/>
        <w:numPr>
          <w:ilvl w:val="1"/>
          <w:numId w:val="782"/>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p>
    <w:p w14:paraId="638AEC13" w14:textId="77777777" w:rsidR="003A4A57" w:rsidRPr="00E77497" w:rsidRDefault="003A4A57" w:rsidP="003A4A57">
      <w:pPr>
        <w:pStyle w:val="Alg4"/>
        <w:numPr>
          <w:ilvl w:val="1"/>
          <w:numId w:val="782"/>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638F8D4F" w14:textId="77777777" w:rsidR="003A4A57" w:rsidRDefault="003A4A57" w:rsidP="003A4A57">
      <w:pPr>
        <w:pStyle w:val="Alg4"/>
        <w:numPr>
          <w:ilvl w:val="1"/>
          <w:numId w:val="782"/>
        </w:numPr>
        <w:spacing w:after="120"/>
      </w:pPr>
      <w:r w:rsidRPr="00E77497">
        <w:t xml:space="preserve">Let </w:t>
      </w:r>
      <w:r>
        <w:rPr>
          <w:i/>
        </w:rPr>
        <w:t>lex</w:t>
      </w:r>
      <w:r w:rsidRPr="00E77497">
        <w:rPr>
          <w:i/>
        </w:rPr>
        <w:t xml:space="preserve"> </w:t>
      </w:r>
      <w:r w:rsidRPr="00E77497">
        <w:t xml:space="preserve">be </w:t>
      </w:r>
      <w:r w:rsidRPr="00DD7AA6">
        <w:rPr>
          <w:i/>
        </w:rPr>
        <w:t>outer</w:t>
      </w:r>
      <w:r w:rsidRPr="00E77497">
        <w:t>.</w:t>
      </w:r>
    </w:p>
    <w:p w14:paraId="152D0BEF" w14:textId="77777777" w:rsidR="003A4A57" w:rsidRPr="00A61958" w:rsidRDefault="003A4A57" w:rsidP="003A4A57">
      <w:pPr>
        <w:pStyle w:val="Note"/>
      </w:pPr>
      <w:r>
        <w:t>NOTE</w:t>
      </w:r>
      <w:r>
        <w:tab/>
        <w:t xml:space="preserve">The loop in step 2 will always terminate because the llst of environments always ends with the global environment which has a </w:t>
      </w:r>
      <w:r w:rsidRPr="005D449B">
        <w:rPr>
          <w:rFonts w:ascii="Courier New" w:hAnsi="Courier New" w:cs="Courier New"/>
          <w:b/>
          <w:bCs/>
        </w:rPr>
        <w:t>this</w:t>
      </w:r>
      <w:r>
        <w:t xml:space="preserve"> binding. </w:t>
      </w:r>
    </w:p>
    <w:p w14:paraId="7C2F8971" w14:textId="77777777" w:rsidR="003A4A57" w:rsidRPr="00E77497" w:rsidRDefault="003A4A57" w:rsidP="003A4A57">
      <w:pPr>
        <w:pStyle w:val="30"/>
      </w:pPr>
      <w:bookmarkStart w:id="677" w:name="_Toc368050206"/>
      <w:r>
        <w:t>This</w:t>
      </w:r>
      <w:r w:rsidRPr="00E77497">
        <w:t>Resolution</w:t>
      </w:r>
      <w:bookmarkEnd w:id="677"/>
    </w:p>
    <w:p w14:paraId="46B8A80A" w14:textId="77777777" w:rsidR="003A4A57" w:rsidRPr="00E77497" w:rsidRDefault="003A4A57" w:rsidP="003A4A57">
      <w:r>
        <w:t xml:space="preserve">The abstract operation </w:t>
      </w:r>
      <w:r w:rsidRPr="00BE3BA1">
        <w:rPr>
          <w:rFonts w:cs="Arial"/>
        </w:rPr>
        <w:t>ThisResolution</w:t>
      </w:r>
      <w:r w:rsidRPr="00E77497">
        <w:t xml:space="preserve"> is the process of determining the binding of </w:t>
      </w:r>
      <w:r>
        <w:t xml:space="preserve">the keyword </w:t>
      </w:r>
      <w:r w:rsidRPr="00DD7AA6">
        <w:rPr>
          <w:rFonts w:ascii="Courier New" w:hAnsi="Courier New" w:cs="Courier New"/>
          <w:b/>
        </w:rPr>
        <w:t>this</w:t>
      </w:r>
      <w:r w:rsidRPr="00E77497">
        <w:t xml:space="preserve"> using the LexicalEnvironment of the </w:t>
      </w:r>
      <w:r>
        <w:t>running</w:t>
      </w:r>
      <w:r w:rsidRPr="00E77497">
        <w:t xml:space="preserve"> execution context. </w:t>
      </w:r>
      <w:r w:rsidRPr="002448AD">
        <w:rPr>
          <w:rFonts w:cs="Arial"/>
        </w:rPr>
        <w:t>ThisResolution</w:t>
      </w:r>
      <w:r>
        <w:t xml:space="preserve"> </w:t>
      </w:r>
      <w:r w:rsidRPr="00E77497">
        <w:t>perform</w:t>
      </w:r>
      <w:r>
        <w:t>s</w:t>
      </w:r>
      <w:r w:rsidRPr="00E77497">
        <w:t xml:space="preserve"> the following </w:t>
      </w:r>
      <w:r>
        <w:t>steps</w:t>
      </w:r>
      <w:r w:rsidRPr="00E77497">
        <w:t>:</w:t>
      </w:r>
    </w:p>
    <w:p w14:paraId="3513685E" w14:textId="77777777" w:rsidR="003A4A57" w:rsidRPr="00E77497" w:rsidRDefault="003A4A57" w:rsidP="003A4A57">
      <w:pPr>
        <w:pStyle w:val="Alg4"/>
        <w:numPr>
          <w:ilvl w:val="0"/>
          <w:numId w:val="786"/>
        </w:numPr>
      </w:pPr>
      <w:r w:rsidRPr="00E77497">
        <w:t xml:space="preserve">Let </w:t>
      </w:r>
      <w:r>
        <w:rPr>
          <w:i/>
        </w:rPr>
        <w:t>env</w:t>
      </w:r>
      <w:r>
        <w:t xml:space="preserve"> be the result of performing the GetThisEnvironment abstract operation</w:t>
      </w:r>
      <w:r w:rsidRPr="00E77497">
        <w:t>.</w:t>
      </w:r>
    </w:p>
    <w:p w14:paraId="4497A4BB" w14:textId="77777777" w:rsidR="003A4A57" w:rsidRPr="00E77497" w:rsidRDefault="003A4A57" w:rsidP="003A4A57">
      <w:pPr>
        <w:pStyle w:val="Alg4"/>
        <w:numPr>
          <w:ilvl w:val="0"/>
          <w:numId w:val="786"/>
        </w:numPr>
        <w:spacing w:after="120"/>
      </w:pPr>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14:paraId="089777D3" w14:textId="77777777" w:rsidR="003A4A57" w:rsidRPr="00E77497" w:rsidRDefault="003A4A57" w:rsidP="003A4A57">
      <w:pPr>
        <w:pStyle w:val="30"/>
      </w:pPr>
      <w:bookmarkStart w:id="678" w:name="_Toc368050207"/>
      <w:r>
        <w:t>GetGlobalObject</w:t>
      </w:r>
      <w:bookmarkEnd w:id="678"/>
    </w:p>
    <w:p w14:paraId="35DC7D9E" w14:textId="77777777" w:rsidR="003A4A57" w:rsidRPr="00E77497" w:rsidRDefault="003A4A57" w:rsidP="003A4A57">
      <w:r>
        <w:t xml:space="preserve">The abstract operation </w:t>
      </w:r>
      <w:r>
        <w:rPr>
          <w:rFonts w:ascii="Times New Roman" w:hAnsi="Times New Roman"/>
        </w:rPr>
        <w:t>GetGlobalObject</w:t>
      </w:r>
      <w:r w:rsidRPr="00E77497">
        <w:t xml:space="preserve"> </w:t>
      </w:r>
      <w:r>
        <w:t xml:space="preserve">returns the global object used by the currently running execution context. </w:t>
      </w:r>
      <w:r>
        <w:rPr>
          <w:rFonts w:ascii="Times New Roman" w:hAnsi="Times New Roman"/>
        </w:rPr>
        <w:t>GetGlobalObject</w:t>
      </w:r>
      <w:r w:rsidRPr="00E77497">
        <w:t xml:space="preserve"> </w:t>
      </w:r>
      <w:r>
        <w:t>performs the following steps</w:t>
      </w:r>
      <w:r w:rsidRPr="00E77497">
        <w:t>:</w:t>
      </w:r>
    </w:p>
    <w:p w14:paraId="66CBF76E" w14:textId="77777777" w:rsidR="003A4A57" w:rsidRDefault="003A4A57" w:rsidP="003A4A57">
      <w:pPr>
        <w:pStyle w:val="Alg4"/>
        <w:numPr>
          <w:ilvl w:val="0"/>
          <w:numId w:val="154"/>
        </w:numPr>
      </w:pPr>
      <w:r>
        <w:t xml:space="preserve">Let </w:t>
      </w:r>
      <w:r w:rsidRPr="008E7C39">
        <w:rPr>
          <w:i/>
          <w:iCs/>
        </w:rPr>
        <w:t>ctx</w:t>
      </w:r>
      <w:r>
        <w:t xml:space="preserve"> be the running execution context. </w:t>
      </w:r>
    </w:p>
    <w:p w14:paraId="39E0196B" w14:textId="77777777" w:rsidR="003A4A57" w:rsidRDefault="003A4A57" w:rsidP="003A4A57">
      <w:pPr>
        <w:pStyle w:val="Alg4"/>
        <w:numPr>
          <w:ilvl w:val="0"/>
          <w:numId w:val="154"/>
        </w:numPr>
      </w:pPr>
      <w:r>
        <w:t xml:space="preserve">Let </w:t>
      </w:r>
      <w:r>
        <w:rPr>
          <w:i/>
          <w:iCs/>
        </w:rPr>
        <w:t>current</w:t>
      </w:r>
      <w:r w:rsidRPr="00A01ED4">
        <w:rPr>
          <w:i/>
          <w:iCs/>
        </w:rPr>
        <w:t>Realm</w:t>
      </w:r>
      <w:r>
        <w:t xml:space="preserve"> be</w:t>
      </w:r>
      <w:r>
        <w:rPr>
          <w:i/>
          <w:iCs/>
        </w:rPr>
        <w:t xml:space="preserve"> ctx’s</w:t>
      </w:r>
      <w:r>
        <w:t xml:space="preserve"> Realm.</w:t>
      </w:r>
    </w:p>
    <w:p w14:paraId="653BEB45" w14:textId="77777777" w:rsidR="003A4A57" w:rsidRDefault="003A4A57" w:rsidP="003A4A57">
      <w:pPr>
        <w:pStyle w:val="Alg4"/>
        <w:numPr>
          <w:ilvl w:val="0"/>
          <w:numId w:val="154"/>
        </w:numPr>
      </w:pPr>
      <w:r>
        <w:t xml:space="preserve">Return </w:t>
      </w:r>
      <w:r>
        <w:rPr>
          <w:i/>
          <w:iCs/>
        </w:rPr>
        <w:t>current</w:t>
      </w:r>
      <w:r w:rsidRPr="00A01ED4">
        <w:rPr>
          <w:i/>
          <w:iCs/>
        </w:rPr>
        <w:t>Realm</w:t>
      </w:r>
      <w:r w:rsidRPr="000817D3">
        <w:t>.</w:t>
      </w:r>
      <w:r>
        <w:t>[[globalThis]].</w:t>
      </w:r>
    </w:p>
    <w:p w14:paraId="46BDA842" w14:textId="77777777" w:rsidR="005D37A2" w:rsidRDefault="005D37A2" w:rsidP="005D37A2">
      <w:pPr>
        <w:pStyle w:val="1"/>
      </w:pPr>
      <w:bookmarkStart w:id="679" w:name="_Ref365538546"/>
      <w:bookmarkStart w:id="680" w:name="_Toc368050208"/>
      <w:r>
        <w:t>ECMAScript Ordinary and Exotic Objects Behavio</w:t>
      </w:r>
      <w:ins w:id="681" w:author="Rev 19 Allen Wirfs-Brock" w:date="2013-09-27T10:25:00Z">
        <w:r w:rsidR="00D20BD7">
          <w:t>u</w:t>
        </w:r>
      </w:ins>
      <w:r>
        <w:t>rs</w:t>
      </w:r>
      <w:bookmarkEnd w:id="679"/>
      <w:bookmarkEnd w:id="680"/>
    </w:p>
    <w:p w14:paraId="74ECBEEB" w14:textId="77777777" w:rsidR="005D37A2" w:rsidRPr="00E77497" w:rsidRDefault="005D37A2" w:rsidP="005D37A2">
      <w:pPr>
        <w:pStyle w:val="20"/>
      </w:pPr>
      <w:bookmarkStart w:id="682" w:name="_Ref365529298"/>
      <w:bookmarkStart w:id="683" w:name="_Ref365531715"/>
      <w:bookmarkStart w:id="684" w:name="_Ref365531997"/>
      <w:bookmarkStart w:id="685" w:name="_Ref365532079"/>
      <w:bookmarkStart w:id="686" w:name="_Ref365532589"/>
      <w:bookmarkStart w:id="687" w:name="_Ref365537541"/>
      <w:bookmarkStart w:id="688" w:name="_Ref365537907"/>
      <w:bookmarkStart w:id="689" w:name="_Ref365538212"/>
      <w:bookmarkStart w:id="690" w:name="_Ref365538276"/>
      <w:bookmarkStart w:id="691" w:name="_Ref365538313"/>
      <w:bookmarkStart w:id="692" w:name="_Ref365538343"/>
      <w:bookmarkStart w:id="693" w:name="_Ref365538457"/>
      <w:bookmarkStart w:id="694" w:name="_Ref365538567"/>
      <w:bookmarkStart w:id="695" w:name="_Toc368050209"/>
      <w:r>
        <w:t>Ordinary</w:t>
      </w:r>
      <w:r w:rsidRPr="00E77497">
        <w:t xml:space="preserve"> Object Internal Methods</w:t>
      </w:r>
      <w:r>
        <w:t xml:space="preserve"> and Internal Data Properties</w:t>
      </w:r>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14:paraId="3965407F" w14:textId="77777777" w:rsidR="005D37A2" w:rsidRPr="00E77497" w:rsidRDefault="005D37A2" w:rsidP="005D37A2">
      <w:r w:rsidRPr="00E77497">
        <w:t xml:space="preserve">All </w:t>
      </w:r>
      <w:r>
        <w:t xml:space="preserve">ordinary </w:t>
      </w:r>
      <w:r w:rsidRPr="00E77497">
        <w:t xml:space="preserve">objects have an internal </w:t>
      </w:r>
      <w:r>
        <w:t xml:space="preserve">data </w:t>
      </w:r>
      <w:r w:rsidRPr="00E77497">
        <w:t xml:space="preserve">property called [[Prototype]]. The value of this property is either </w:t>
      </w:r>
      <w:r w:rsidRPr="00E77497">
        <w:rPr>
          <w:b/>
        </w:rPr>
        <w:t>null</w:t>
      </w:r>
      <w:r w:rsidRPr="00E77497">
        <w:t xml:space="preserve"> or an object and is used for implementing inheritance.  </w:t>
      </w:r>
      <w:r>
        <w:t>D</w:t>
      </w:r>
      <w:r w:rsidRPr="00E77497">
        <w:t xml:space="preserve">ata properties of the [[Prototype]] object are inherited (are visible as properties of the child object) for the purposes of get access, but not for </w:t>
      </w:r>
      <w:r>
        <w:t>set</w:t>
      </w:r>
      <w:r w:rsidRPr="00E77497">
        <w:t xml:space="preserve"> access. </w:t>
      </w:r>
      <w:r>
        <w:t>A</w:t>
      </w:r>
      <w:r w:rsidRPr="00E77497">
        <w:t xml:space="preserve">ccessor properties are inherited for both get access and </w:t>
      </w:r>
      <w:r>
        <w:t>set</w:t>
      </w:r>
      <w:r w:rsidRPr="00E77497">
        <w:t xml:space="preserve"> access.</w:t>
      </w:r>
    </w:p>
    <w:p w14:paraId="7C681D2D" w14:textId="77777777" w:rsidR="005D37A2" w:rsidRDefault="005D37A2" w:rsidP="005D37A2">
      <w:r w:rsidRPr="00E77497">
        <w:t>Every</w:t>
      </w:r>
      <w:r w:rsidRPr="00CE11F6">
        <w:t xml:space="preserve"> </w:t>
      </w:r>
      <w:r>
        <w:t>ordinary</w:t>
      </w:r>
      <w:r w:rsidRPr="00E77497">
        <w:t xml:space="preserve"> ECMAScript object has a Boolean-valued [[Extensible]] internal </w:t>
      </w:r>
      <w:r>
        <w:t xml:space="preserve">data </w:t>
      </w:r>
      <w:r w:rsidRPr="00E77497">
        <w:t>property that controls whether or not properties may be added to the object. If the value of the [[Extensible]] internal</w:t>
      </w:r>
      <w:r>
        <w:t xml:space="preserve"> data</w:t>
      </w:r>
      <w:r w:rsidRPr="00E77497">
        <w:t xml:space="preserve"> property is </w:t>
      </w:r>
      <w:r w:rsidRPr="00E77497">
        <w:rPr>
          <w:b/>
        </w:rPr>
        <w:t>false</w:t>
      </w:r>
      <w:r w:rsidRPr="00E77497">
        <w:t xml:space="preserve"> then additional properties may not be added to the object.  In addition, if [[Extensible]] is </w:t>
      </w:r>
      <w:r w:rsidRPr="00E77497">
        <w:rPr>
          <w:b/>
        </w:rPr>
        <w:t>false</w:t>
      </w:r>
      <w:r w:rsidRPr="00E77497">
        <w:t xml:space="preserve"> the value of [[Prototype]] internal </w:t>
      </w:r>
      <w:r>
        <w:t xml:space="preserve">data </w:t>
      </w:r>
      <w:r w:rsidRPr="00E77497">
        <w:t xml:space="preserve">properties of the object may not be modified.  Once the value of an </w:t>
      </w:r>
      <w:r>
        <w:t xml:space="preserve">object’s </w:t>
      </w:r>
      <w:r w:rsidRPr="00E77497">
        <w:t xml:space="preserve">[[Extensible]] internal </w:t>
      </w:r>
      <w:r>
        <w:t xml:space="preserve">data </w:t>
      </w:r>
      <w:r w:rsidRPr="00E77497">
        <w:t xml:space="preserve">property has been set to </w:t>
      </w:r>
      <w:r w:rsidRPr="00E77497">
        <w:rPr>
          <w:b/>
        </w:rPr>
        <w:t>false</w:t>
      </w:r>
      <w:r w:rsidRPr="00E77497">
        <w:t xml:space="preserve"> it may not be subsequently changed to </w:t>
      </w:r>
      <w:r w:rsidRPr="00E77497">
        <w:rPr>
          <w:b/>
        </w:rPr>
        <w:t>true</w:t>
      </w:r>
      <w:r w:rsidRPr="00E77497">
        <w:t>.</w:t>
      </w:r>
    </w:p>
    <w:p w14:paraId="41344DC5" w14:textId="77777777" w:rsidR="005D37A2" w:rsidRPr="00E77497" w:rsidRDefault="005D37A2" w:rsidP="005D37A2">
      <w:r w:rsidRPr="00E77497">
        <w:t xml:space="preserve">In the following algorithm descriptions, assume </w:t>
      </w:r>
      <w:r w:rsidRPr="00E77497">
        <w:rPr>
          <w:rFonts w:ascii="Times New Roman" w:hAnsi="Times New Roman"/>
          <w:i/>
        </w:rPr>
        <w:t>O</w:t>
      </w:r>
      <w:r w:rsidRPr="00E77497">
        <w:t xml:space="preserve"> is a</w:t>
      </w:r>
      <w:r>
        <w:t>n</w:t>
      </w:r>
      <w:r w:rsidRPr="00E77497">
        <w:t xml:space="preserve"> </w:t>
      </w:r>
      <w:r>
        <w:t>ordinary</w:t>
      </w:r>
      <w:r w:rsidRPr="00E77497">
        <w:t xml:space="preserve"> ECMAScript object, </w:t>
      </w:r>
      <w:r w:rsidRPr="00E77497">
        <w:rPr>
          <w:rFonts w:ascii="Times New Roman" w:hAnsi="Times New Roman"/>
          <w:i/>
        </w:rPr>
        <w:t>P</w:t>
      </w:r>
      <w:r w:rsidRPr="00E77497">
        <w:t xml:space="preserve"> is a </w:t>
      </w:r>
      <w:r>
        <w:t>property key value</w:t>
      </w:r>
      <w:r w:rsidRPr="00E77497">
        <w:t xml:space="preserve">, </w:t>
      </w:r>
      <w:r w:rsidRPr="00176804">
        <w:rPr>
          <w:rFonts w:ascii="Times New Roman" w:hAnsi="Times New Roman"/>
          <w:i/>
          <w:iCs/>
        </w:rPr>
        <w:t>V</w:t>
      </w:r>
      <w:r>
        <w:t xml:space="preserve">  is any ECMAScript language value, and </w:t>
      </w:r>
      <w:r w:rsidRPr="00E74C84">
        <w:rPr>
          <w:rFonts w:ascii="Times New Roman" w:hAnsi="Times New Roman"/>
          <w:i/>
          <w:iCs/>
        </w:rPr>
        <w:t>Desc</w:t>
      </w:r>
      <w:r w:rsidRPr="00E77497">
        <w:t xml:space="preserve"> is a Property Description record.</w:t>
      </w:r>
    </w:p>
    <w:p w14:paraId="0E985350" w14:textId="77777777" w:rsidR="005D37A2" w:rsidRPr="00E77497" w:rsidRDefault="005D37A2" w:rsidP="005D37A2">
      <w:pPr>
        <w:pStyle w:val="30"/>
      </w:pPr>
      <w:bookmarkStart w:id="696" w:name="_Toc368050210"/>
      <w:r w:rsidRPr="00E77497">
        <w:t>[[</w:t>
      </w:r>
      <w:del w:id="697" w:author="Rev 19 Allen Wirfs-Brock" w:date="2013-09-12T08:52:00Z">
        <w:r w:rsidDel="00952308">
          <w:delText>GetInheritance</w:delText>
        </w:r>
      </w:del>
      <w:ins w:id="698" w:author="Rev 19 Allen Wirfs-Brock" w:date="2013-09-12T08:52:00Z">
        <w:r w:rsidR="00952308">
          <w:t>GetPrototypeOf</w:t>
        </w:r>
      </w:ins>
      <w:r w:rsidRPr="00E77497">
        <w:t>]] (</w:t>
      </w:r>
      <w:r>
        <w:t xml:space="preserve"> </w:t>
      </w:r>
      <w:r w:rsidRPr="00E77497">
        <w:t>)</w:t>
      </w:r>
      <w:bookmarkEnd w:id="696"/>
    </w:p>
    <w:p w14:paraId="04C0E840" w14:textId="77777777" w:rsidR="005D37A2" w:rsidRPr="00E77497" w:rsidRDefault="005D37A2" w:rsidP="005D37A2">
      <w:r w:rsidRPr="00E77497">
        <w:t>When the [[</w:t>
      </w:r>
      <w:del w:id="699" w:author="Rev 19 Allen Wirfs-Brock" w:date="2013-09-12T08:53:00Z">
        <w:r w:rsidDel="00952308">
          <w:delText>GetInheritance</w:delText>
        </w:r>
      </w:del>
      <w:ins w:id="700" w:author="Rev 19 Allen Wirfs-Brock" w:date="2013-09-12T08:53:00Z">
        <w:r w:rsidR="00952308">
          <w:t>GetPrototypeOf</w:t>
        </w:r>
      </w:ins>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14:paraId="779A9DF6" w14:textId="77777777" w:rsidR="005D37A2" w:rsidRPr="00E77497" w:rsidRDefault="005D37A2" w:rsidP="005D37A2">
      <w:pPr>
        <w:pStyle w:val="Alg4"/>
        <w:numPr>
          <w:ilvl w:val="0"/>
          <w:numId w:val="697"/>
        </w:numPr>
        <w:spacing w:after="240"/>
      </w:pPr>
      <w:r w:rsidRPr="00E77497">
        <w:t xml:space="preserve">Return </w:t>
      </w:r>
      <w:r>
        <w:rPr>
          <w:iCs/>
        </w:rPr>
        <w:t xml:space="preserve">the value of the [[Prototype]] internal </w:t>
      </w:r>
      <w:r>
        <w:t xml:space="preserve">data </w:t>
      </w:r>
      <w:r>
        <w:rPr>
          <w:iCs/>
        </w:rPr>
        <w:t xml:space="preserve">property of </w:t>
      </w:r>
      <w:r>
        <w:rPr>
          <w:i/>
        </w:rPr>
        <w:t>O</w:t>
      </w:r>
      <w:r w:rsidRPr="00E77497">
        <w:t>.</w:t>
      </w:r>
    </w:p>
    <w:p w14:paraId="01AAE7D9" w14:textId="77777777" w:rsidR="005D37A2" w:rsidRPr="00E77497" w:rsidRDefault="005D37A2" w:rsidP="005D37A2">
      <w:pPr>
        <w:pStyle w:val="30"/>
      </w:pPr>
      <w:bookmarkStart w:id="701" w:name="_Toc368050211"/>
      <w:r w:rsidRPr="00E77497">
        <w:t>[[</w:t>
      </w:r>
      <w:del w:id="702" w:author="Rev 19 Allen Wirfs-Brock" w:date="2013-09-12T08:53:00Z">
        <w:r w:rsidDel="00952308">
          <w:delText>SetInheritance</w:delText>
        </w:r>
      </w:del>
      <w:ins w:id="703" w:author="Rev 19 Allen Wirfs-Brock" w:date="2013-09-12T08:53:00Z">
        <w:r w:rsidR="00952308">
          <w:t>SetPrototypeOf</w:t>
        </w:r>
      </w:ins>
      <w:r w:rsidRPr="00E77497">
        <w:t>]] (</w:t>
      </w:r>
      <w:r>
        <w:t>V</w:t>
      </w:r>
      <w:r w:rsidRPr="00E77497">
        <w:t>)</w:t>
      </w:r>
      <w:bookmarkEnd w:id="701"/>
    </w:p>
    <w:p w14:paraId="148D1E84" w14:textId="77777777" w:rsidR="005D37A2" w:rsidRPr="00E77497" w:rsidRDefault="005D37A2" w:rsidP="005D37A2">
      <w:r w:rsidRPr="00E77497">
        <w:t>When the [[</w:t>
      </w:r>
      <w:r>
        <w:t>Set</w:t>
      </w:r>
      <w:ins w:id="704" w:author="Rev 19 Allen Wirfs-Brock" w:date="2013-09-12T08:54:00Z">
        <w:r w:rsidR="00952308" w:rsidRPr="00952308">
          <w:t>PrototypeOf</w:t>
        </w:r>
      </w:ins>
      <w:del w:id="705" w:author="Rev 19 Allen Wirfs-Brock" w:date="2013-09-12T08:54:00Z">
        <w:r w:rsidDel="00952308">
          <w:delText>Inheritance</w:delText>
        </w:r>
      </w:del>
      <w:r w:rsidRPr="00E77497">
        <w:t xml:space="preserve">]] internal method of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p>
    <w:p w14:paraId="04D867A7" w14:textId="77777777" w:rsidR="005D37A2" w:rsidRPr="00E77497" w:rsidDel="004372C5" w:rsidRDefault="005D37A2" w:rsidP="005D37A2">
      <w:pPr>
        <w:pStyle w:val="Alg4"/>
        <w:numPr>
          <w:ilvl w:val="0"/>
          <w:numId w:val="1121"/>
        </w:numPr>
        <w:spacing w:before="240"/>
      </w:pPr>
      <w:r>
        <w:t>Assert: Either Type(</w:t>
      </w:r>
      <w:r>
        <w:rPr>
          <w:i/>
          <w:iCs/>
        </w:rPr>
        <w:t>V</w:t>
      </w:r>
      <w:r>
        <w:t>) is Object or Type(</w:t>
      </w:r>
      <w:r>
        <w:rPr>
          <w:i/>
          <w:iCs/>
        </w:rPr>
        <w:t>V</w:t>
      </w:r>
      <w:r>
        <w:t>) is Null</w:t>
      </w:r>
      <w:r w:rsidRPr="00E77497" w:rsidDel="004372C5">
        <w:t>.</w:t>
      </w:r>
    </w:p>
    <w:p w14:paraId="7D0D36E6" w14:textId="77777777" w:rsidR="005D37A2" w:rsidRPr="00A33491" w:rsidRDefault="005D37A2" w:rsidP="005D37A2">
      <w:pPr>
        <w:numPr>
          <w:ilvl w:val="0"/>
          <w:numId w:val="112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14:paraId="7F000F76" w14:textId="77777777" w:rsidR="005D37A2" w:rsidRDefault="005D37A2" w:rsidP="005D37A2">
      <w:pPr>
        <w:pStyle w:val="Alg4"/>
        <w:numPr>
          <w:ilvl w:val="0"/>
          <w:numId w:val="1121"/>
        </w:numPr>
        <w:contextualSpacing/>
      </w:pPr>
      <w:r>
        <w:t xml:space="preserve">Let </w:t>
      </w:r>
      <w:r>
        <w:rPr>
          <w:i/>
          <w:iCs/>
        </w:rPr>
        <w:t>current</w:t>
      </w:r>
      <w:r>
        <w:t xml:space="preserve"> be the value of the </w:t>
      </w:r>
      <w:r>
        <w:rPr>
          <w:iCs/>
        </w:rPr>
        <w:t xml:space="preserve">[[Prototype]] internal data property of </w:t>
      </w:r>
      <w:r>
        <w:rPr>
          <w:i/>
        </w:rPr>
        <w:t>O</w:t>
      </w:r>
      <w:r>
        <w:t>.</w:t>
      </w:r>
    </w:p>
    <w:p w14:paraId="405E1016" w14:textId="77777777" w:rsidR="005D37A2" w:rsidRDefault="005D37A2" w:rsidP="005D37A2">
      <w:pPr>
        <w:pStyle w:val="Alg4"/>
        <w:numPr>
          <w:ilvl w:val="0"/>
          <w:numId w:val="1121"/>
        </w:numPr>
        <w:ind w:left="403" w:hanging="403"/>
        <w:contextualSpacing/>
      </w:pPr>
      <w:r>
        <w:t>If SameValue(</w:t>
      </w:r>
      <w:r>
        <w:rPr>
          <w:i/>
          <w:iCs/>
        </w:rPr>
        <w:t>V</w:t>
      </w:r>
      <w:r>
        <w:t xml:space="preserve">, </w:t>
      </w:r>
      <w:r>
        <w:rPr>
          <w:i/>
          <w:iCs/>
        </w:rPr>
        <w:t>current</w:t>
      </w:r>
      <w:r>
        <w:t xml:space="preserve">), then return </w:t>
      </w:r>
      <w:r>
        <w:rPr>
          <w:b/>
          <w:bCs/>
        </w:rPr>
        <w:t>true.</w:t>
      </w:r>
    </w:p>
    <w:p w14:paraId="739BFD52" w14:textId="77777777" w:rsidR="005D37A2" w:rsidRDefault="005D37A2" w:rsidP="005D37A2">
      <w:pPr>
        <w:pStyle w:val="Alg4"/>
        <w:numPr>
          <w:ilvl w:val="0"/>
          <w:numId w:val="1121"/>
        </w:numPr>
        <w:contextualSpacing/>
      </w:pPr>
      <w:r>
        <w:t xml:space="preserve">If </w:t>
      </w:r>
      <w:r w:rsidRPr="00A33491">
        <w:rPr>
          <w:i/>
        </w:rPr>
        <w:t>extensible</w:t>
      </w:r>
      <w:r w:rsidRPr="00A33491">
        <w:t xml:space="preserve"> </w:t>
      </w:r>
      <w:r>
        <w:t xml:space="preserve">is </w:t>
      </w:r>
      <w:r>
        <w:rPr>
          <w:b/>
          <w:bCs/>
        </w:rPr>
        <w:t>false</w:t>
      </w:r>
      <w:r>
        <w:t xml:space="preserve">, then return </w:t>
      </w:r>
      <w:r>
        <w:rPr>
          <w:b/>
          <w:bCs/>
        </w:rPr>
        <w:t>false</w:t>
      </w:r>
      <w:r>
        <w:t>.</w:t>
      </w:r>
    </w:p>
    <w:p w14:paraId="4252311E" w14:textId="77777777" w:rsidR="005D37A2" w:rsidRDefault="005D37A2" w:rsidP="005D37A2">
      <w:pPr>
        <w:pStyle w:val="Alg4"/>
        <w:numPr>
          <w:ilvl w:val="0"/>
          <w:numId w:val="1121"/>
        </w:numPr>
        <w:contextualSpacing/>
      </w:pPr>
      <w:r>
        <w:t xml:space="preserve">If </w:t>
      </w:r>
      <w:r>
        <w:rPr>
          <w:i/>
          <w:iCs/>
        </w:rPr>
        <w:t>V</w:t>
      </w:r>
      <w:r>
        <w:t xml:space="preserve"> is not </w:t>
      </w:r>
      <w:r>
        <w:rPr>
          <w:b/>
          <w:bCs/>
        </w:rPr>
        <w:t>null</w:t>
      </w:r>
      <w:r>
        <w:t>, then</w:t>
      </w:r>
    </w:p>
    <w:p w14:paraId="66332F54" w14:textId="77777777" w:rsidR="005D37A2" w:rsidRDefault="005D37A2" w:rsidP="005D37A2">
      <w:pPr>
        <w:pStyle w:val="Alg4"/>
        <w:numPr>
          <w:ilvl w:val="1"/>
          <w:numId w:val="1121"/>
        </w:numPr>
        <w:contextualSpacing/>
      </w:pPr>
      <w:r>
        <w:t xml:space="preserve">Let </w:t>
      </w:r>
      <w:r>
        <w:rPr>
          <w:i/>
          <w:iCs/>
        </w:rPr>
        <w:t>p</w:t>
      </w:r>
      <w:r>
        <w:t xml:space="preserve"> be </w:t>
      </w:r>
      <w:r>
        <w:rPr>
          <w:i/>
          <w:iCs/>
        </w:rPr>
        <w:t>V</w:t>
      </w:r>
      <w:r>
        <w:t>.</w:t>
      </w:r>
    </w:p>
    <w:p w14:paraId="54AB84C7" w14:textId="77777777" w:rsidR="005D37A2" w:rsidRDefault="005D37A2" w:rsidP="005D37A2">
      <w:pPr>
        <w:pStyle w:val="Alg4"/>
        <w:numPr>
          <w:ilvl w:val="1"/>
          <w:numId w:val="1121"/>
        </w:numPr>
        <w:contextualSpacing/>
      </w:pPr>
      <w:r>
        <w:t xml:space="preserve">Repeat, while </w:t>
      </w:r>
      <w:r>
        <w:rPr>
          <w:i/>
          <w:iCs/>
        </w:rPr>
        <w:t>p</w:t>
      </w:r>
      <w:r>
        <w:t xml:space="preserve"> is not </w:t>
      </w:r>
      <w:r>
        <w:rPr>
          <w:b/>
          <w:bCs/>
        </w:rPr>
        <w:t>null</w:t>
      </w:r>
    </w:p>
    <w:p w14:paraId="5311A946" w14:textId="77777777" w:rsidR="005D37A2" w:rsidRDefault="005D37A2" w:rsidP="005D37A2">
      <w:pPr>
        <w:pStyle w:val="Alg4"/>
        <w:numPr>
          <w:ilvl w:val="2"/>
          <w:numId w:val="1121"/>
        </w:numPr>
        <w:contextualSpacing/>
      </w:pPr>
      <w:r>
        <w:t>If SameValue(</w:t>
      </w:r>
      <w:r>
        <w:rPr>
          <w:i/>
          <w:iCs/>
        </w:rPr>
        <w:t>p</w:t>
      </w:r>
      <w:r>
        <w:t xml:space="preserve">, </w:t>
      </w:r>
      <w:r>
        <w:rPr>
          <w:i/>
          <w:iCs/>
        </w:rPr>
        <w:t>O</w:t>
      </w:r>
      <w:r>
        <w:t xml:space="preserve">) is </w:t>
      </w:r>
      <w:r w:rsidRPr="004271AC">
        <w:rPr>
          <w:b/>
          <w:bCs/>
        </w:rPr>
        <w:t>true</w:t>
      </w:r>
      <w:r>
        <w:t xml:space="preserve">, then return </w:t>
      </w:r>
      <w:r>
        <w:rPr>
          <w:b/>
          <w:bCs/>
        </w:rPr>
        <w:t>false</w:t>
      </w:r>
      <w:r>
        <w:t>.</w:t>
      </w:r>
    </w:p>
    <w:p w14:paraId="6797BA3E" w14:textId="77777777" w:rsidR="005D37A2" w:rsidRDefault="005D37A2" w:rsidP="00952308">
      <w:pPr>
        <w:pStyle w:val="Alg4"/>
        <w:numPr>
          <w:ilvl w:val="2"/>
          <w:numId w:val="1121"/>
        </w:numPr>
        <w:contextualSpacing/>
      </w:pPr>
      <w:r>
        <w:t xml:space="preserve">Let </w:t>
      </w:r>
      <w:r>
        <w:rPr>
          <w:i/>
          <w:iCs/>
        </w:rPr>
        <w:t>nextp</w:t>
      </w:r>
      <w:r>
        <w:t xml:space="preserve"> be the result of calling the [[Get</w:t>
      </w:r>
      <w:ins w:id="706" w:author="Rev 19 Allen Wirfs-Brock" w:date="2013-09-12T08:54:00Z">
        <w:r w:rsidR="00952308" w:rsidRPr="00952308">
          <w:t>PrototypeOf</w:t>
        </w:r>
      </w:ins>
      <w:del w:id="707" w:author="Rev 19 Allen Wirfs-Brock" w:date="2013-09-12T08:54:00Z">
        <w:r w:rsidDel="00952308">
          <w:delText>Inheritance</w:delText>
        </w:r>
      </w:del>
      <w:r>
        <w:t xml:space="preserve">]] internal method of </w:t>
      </w:r>
      <w:r>
        <w:rPr>
          <w:i/>
          <w:iCs/>
        </w:rPr>
        <w:t>p</w:t>
      </w:r>
      <w:r>
        <w:t xml:space="preserve"> with no arguments.</w:t>
      </w:r>
    </w:p>
    <w:p w14:paraId="42D0D83B" w14:textId="77777777" w:rsidR="005D37A2" w:rsidRDefault="005D37A2" w:rsidP="005D37A2">
      <w:pPr>
        <w:pStyle w:val="Alg4"/>
        <w:numPr>
          <w:ilvl w:val="2"/>
          <w:numId w:val="1121"/>
        </w:numPr>
        <w:contextualSpacing/>
      </w:pPr>
      <w:r>
        <w:t>ReturnIfAbrupt(</w:t>
      </w:r>
      <w:r>
        <w:rPr>
          <w:i/>
          <w:iCs/>
        </w:rPr>
        <w:t>nextp</w:t>
      </w:r>
      <w:r>
        <w:t>).</w:t>
      </w:r>
    </w:p>
    <w:p w14:paraId="61042500" w14:textId="77777777" w:rsidR="005D37A2" w:rsidRDefault="005D37A2" w:rsidP="005D37A2">
      <w:pPr>
        <w:pStyle w:val="Alg4"/>
        <w:numPr>
          <w:ilvl w:val="2"/>
          <w:numId w:val="1121"/>
        </w:numPr>
        <w:contextualSpacing/>
      </w:pPr>
      <w:r>
        <w:t xml:space="preserve">Let </w:t>
      </w:r>
      <w:r>
        <w:rPr>
          <w:i/>
          <w:iCs/>
        </w:rPr>
        <w:t xml:space="preserve"> p</w:t>
      </w:r>
      <w:r>
        <w:t xml:space="preserve"> be </w:t>
      </w:r>
      <w:r>
        <w:rPr>
          <w:i/>
          <w:iCs/>
        </w:rPr>
        <w:t>nextp</w:t>
      </w:r>
      <w:r>
        <w:t>.</w:t>
      </w:r>
    </w:p>
    <w:p w14:paraId="770C5B78" w14:textId="77777777" w:rsidR="005D37A2" w:rsidRPr="00E77497" w:rsidRDefault="005D37A2" w:rsidP="005D37A2">
      <w:pPr>
        <w:pStyle w:val="Alg4"/>
        <w:numPr>
          <w:ilvl w:val="0"/>
          <w:numId w:val="1121"/>
        </w:numPr>
        <w:contextualSpacing/>
      </w:pPr>
      <w:r>
        <w:t>Set</w:t>
      </w:r>
      <w:r w:rsidRPr="00E77497">
        <w:t xml:space="preserve"> </w:t>
      </w:r>
      <w:r>
        <w:rPr>
          <w:iCs/>
        </w:rPr>
        <w:t xml:space="preserve">the value of the [[Prototype]] internal data property of </w:t>
      </w:r>
      <w:r>
        <w:rPr>
          <w:i/>
        </w:rPr>
        <w:t>O</w:t>
      </w:r>
      <w:r>
        <w:rPr>
          <w:iCs/>
        </w:rPr>
        <w:t xml:space="preserve"> to </w:t>
      </w:r>
      <w:r>
        <w:rPr>
          <w:i/>
        </w:rPr>
        <w:t>V</w:t>
      </w:r>
      <w:r w:rsidRPr="00E77497">
        <w:t>.</w:t>
      </w:r>
    </w:p>
    <w:p w14:paraId="301E0F11" w14:textId="77777777" w:rsidR="005D37A2" w:rsidRPr="00A33491" w:rsidRDefault="005D37A2" w:rsidP="005D37A2">
      <w:pPr>
        <w:numPr>
          <w:ilvl w:val="0"/>
          <w:numId w:val="1121"/>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14:paraId="0C34DE6A" w14:textId="77777777" w:rsidR="005D37A2" w:rsidRPr="00E77497" w:rsidRDefault="005D37A2" w:rsidP="005D37A2">
      <w:pPr>
        <w:pStyle w:val="30"/>
      </w:pPr>
      <w:bookmarkStart w:id="708" w:name="_Toc368050212"/>
      <w:r w:rsidRPr="00E77497">
        <w:t>[[</w:t>
      </w:r>
      <w:r>
        <w:t>IsExtensible</w:t>
      </w:r>
      <w:r w:rsidRPr="00E77497">
        <w:t>]] (</w:t>
      </w:r>
      <w:r>
        <w:t xml:space="preserve"> </w:t>
      </w:r>
      <w:r w:rsidRPr="00E77497">
        <w:t>)</w:t>
      </w:r>
      <w:bookmarkEnd w:id="708"/>
    </w:p>
    <w:p w14:paraId="634536D0" w14:textId="77777777" w:rsidR="005D37A2" w:rsidRPr="00E77497" w:rsidRDefault="005D37A2" w:rsidP="005D37A2">
      <w:r w:rsidRPr="00E77497">
        <w:t>When the [[</w:t>
      </w:r>
      <w:r>
        <w:t>Is</w:t>
      </w:r>
      <w:r w:rsidRPr="001912A3">
        <w:t>Extensible</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14:paraId="7154AD24" w14:textId="77777777" w:rsidR="005D37A2" w:rsidRDefault="005D37A2" w:rsidP="005D37A2">
      <w:pPr>
        <w:pStyle w:val="Alg4"/>
        <w:numPr>
          <w:ilvl w:val="0"/>
          <w:numId w:val="1122"/>
        </w:numPr>
        <w:spacing w:after="240"/>
      </w:pPr>
      <w:r w:rsidRPr="00E77497">
        <w:t xml:space="preserve">Return </w:t>
      </w:r>
      <w:r>
        <w:rPr>
          <w:iCs/>
        </w:rPr>
        <w:t>the value of the [[</w:t>
      </w:r>
      <w:r w:rsidRPr="001912A3">
        <w:rPr>
          <w:iCs/>
        </w:rPr>
        <w:t>Extensible</w:t>
      </w:r>
      <w:r>
        <w:rPr>
          <w:iCs/>
        </w:rPr>
        <w:t xml:space="preserve">]] internal data property of </w:t>
      </w:r>
      <w:r>
        <w:rPr>
          <w:i/>
        </w:rPr>
        <w:t>O</w:t>
      </w:r>
      <w:r w:rsidRPr="00E77497">
        <w:t>.</w:t>
      </w:r>
    </w:p>
    <w:p w14:paraId="58832747" w14:textId="77777777" w:rsidR="005D37A2" w:rsidRPr="00E77497" w:rsidRDefault="005D37A2" w:rsidP="005D37A2">
      <w:pPr>
        <w:pStyle w:val="30"/>
      </w:pPr>
      <w:bookmarkStart w:id="709" w:name="_Toc368050213"/>
      <w:r w:rsidRPr="00E77497">
        <w:t>[[</w:t>
      </w:r>
      <w:r>
        <w:t>PreventExtensions</w:t>
      </w:r>
      <w:r w:rsidRPr="00E77497">
        <w:t xml:space="preserve">]] </w:t>
      </w:r>
      <w:r>
        <w:t xml:space="preserve"> </w:t>
      </w:r>
      <w:r w:rsidRPr="00E77497">
        <w:t>(</w:t>
      </w:r>
      <w:r>
        <w:t xml:space="preserve"> </w:t>
      </w:r>
      <w:r w:rsidRPr="00E77497">
        <w:t>)</w:t>
      </w:r>
      <w:bookmarkEnd w:id="709"/>
    </w:p>
    <w:p w14:paraId="3A86A988" w14:textId="77777777" w:rsidR="005D37A2" w:rsidRPr="00E77497" w:rsidRDefault="005D37A2" w:rsidP="005D37A2">
      <w:r w:rsidRPr="00E77497">
        <w:t>When the [[</w:t>
      </w:r>
      <w:r>
        <w:t>PreventExtensions</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14:paraId="5B229EF8" w14:textId="77777777" w:rsidR="005D37A2" w:rsidRPr="00E77497" w:rsidRDefault="005D37A2" w:rsidP="005D37A2">
      <w:pPr>
        <w:pStyle w:val="Alg4"/>
        <w:numPr>
          <w:ilvl w:val="0"/>
          <w:numId w:val="1123"/>
        </w:numPr>
      </w:pPr>
      <w:r>
        <w:t>Set</w:t>
      </w:r>
      <w:r w:rsidRPr="00E77497">
        <w:t xml:space="preserve"> </w:t>
      </w:r>
      <w:r>
        <w:rPr>
          <w:iCs/>
        </w:rPr>
        <w:t>the value of the [[</w:t>
      </w:r>
      <w:r w:rsidRPr="001912A3">
        <w:rPr>
          <w:iCs/>
        </w:rPr>
        <w:t>Extensible</w:t>
      </w:r>
      <w:r>
        <w:rPr>
          <w:iCs/>
        </w:rPr>
        <w:t xml:space="preserve">]] internal data property of </w:t>
      </w:r>
      <w:r>
        <w:rPr>
          <w:i/>
        </w:rPr>
        <w:t>O</w:t>
      </w:r>
      <w:r>
        <w:rPr>
          <w:iCs/>
        </w:rPr>
        <w:t xml:space="preserve"> to </w:t>
      </w:r>
      <w:r>
        <w:rPr>
          <w:b/>
          <w:bCs/>
          <w:iCs/>
        </w:rPr>
        <w:t>false</w:t>
      </w:r>
      <w:r w:rsidRPr="00E77497">
        <w:t>.</w:t>
      </w:r>
    </w:p>
    <w:p w14:paraId="5A3984C1" w14:textId="77777777" w:rsidR="005D37A2" w:rsidRPr="00DF00FF" w:rsidRDefault="005D37A2" w:rsidP="005D37A2">
      <w:pPr>
        <w:numPr>
          <w:ilvl w:val="0"/>
          <w:numId w:val="1123"/>
        </w:numPr>
        <w:spacing w:line="240" w:lineRule="auto"/>
        <w:jc w:val="left"/>
        <w:rPr>
          <w:rFonts w:ascii="Times New Roman" w:eastAsia="Times New Roman" w:hAnsi="Times New Roman"/>
          <w:b/>
          <w:bCs/>
          <w:spacing w:val="6"/>
          <w:lang w:eastAsia="en-US"/>
        </w:rPr>
      </w:pPr>
      <w:r w:rsidRPr="00DF00FF">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p>
    <w:p w14:paraId="6BA6D932" w14:textId="77777777" w:rsidR="005D37A2" w:rsidRPr="00E77497" w:rsidDel="00D97F5F" w:rsidRDefault="005D37A2" w:rsidP="005D37A2">
      <w:pPr>
        <w:pStyle w:val="30"/>
      </w:pPr>
      <w:del w:id="710" w:author="Rev 19 Allen Wirfs-Brock" w:date="2013-09-26T09:42:00Z">
        <w:r w:rsidRPr="00E77497" w:rsidDel="00D97F5F">
          <w:delText xml:space="preserve"> </w:delText>
        </w:r>
        <w:bookmarkStart w:id="711" w:name="_Ref365538382"/>
        <w:bookmarkStart w:id="712" w:name="_Ref365538765"/>
        <w:r w:rsidRPr="00E77497" w:rsidDel="00D97F5F">
          <w:delText>[[</w:delText>
        </w:r>
        <w:r w:rsidDel="00D97F5F">
          <w:delText>Has</w:delText>
        </w:r>
        <w:r w:rsidRPr="00E77497" w:rsidDel="00D97F5F">
          <w:delText>OwnProperty]] (P)</w:delText>
        </w:r>
      </w:del>
      <w:bookmarkStart w:id="713" w:name="_Toc368034214"/>
      <w:bookmarkStart w:id="714" w:name="_Toc368049437"/>
      <w:bookmarkStart w:id="715" w:name="_Toc368050214"/>
      <w:bookmarkEnd w:id="711"/>
      <w:bookmarkEnd w:id="712"/>
      <w:bookmarkEnd w:id="713"/>
      <w:bookmarkEnd w:id="714"/>
      <w:bookmarkEnd w:id="715"/>
    </w:p>
    <w:p w14:paraId="7AE74161" w14:textId="77777777" w:rsidR="005D37A2" w:rsidRPr="00E77497" w:rsidDel="00D97F5F" w:rsidRDefault="005D37A2" w:rsidP="005D37A2">
      <w:del w:id="716" w:author="Rev 19 Allen Wirfs-Brock" w:date="2013-09-26T09:42:00Z">
        <w:r w:rsidRPr="00E77497" w:rsidDel="00D97F5F">
          <w:delText>When the [[</w:delText>
        </w:r>
        <w:r w:rsidDel="00D97F5F">
          <w:delText>Has</w:delText>
        </w:r>
        <w:r w:rsidRPr="00E77497" w:rsidDel="00D97F5F">
          <w:delText xml:space="preserve">OwnProperty]] internal method of </w:delText>
        </w:r>
        <w:r w:rsidRPr="00E77497" w:rsidDel="00D97F5F">
          <w:rPr>
            <w:rFonts w:ascii="Times New Roman" w:hAnsi="Times New Roman"/>
            <w:i/>
          </w:rPr>
          <w:delText>O</w:delText>
        </w:r>
        <w:r w:rsidRPr="00E77497" w:rsidDel="00D97F5F">
          <w:delText xml:space="preserve"> is called with property </w:delText>
        </w:r>
        <w:r w:rsidDel="00D97F5F">
          <w:delText>key</w:delText>
        </w:r>
        <w:r w:rsidRPr="00E77497" w:rsidDel="00D97F5F">
          <w:delText xml:space="preserve"> </w:delText>
        </w:r>
        <w:r w:rsidRPr="00E77497" w:rsidDel="00D97F5F">
          <w:rPr>
            <w:rFonts w:ascii="Times New Roman" w:hAnsi="Times New Roman"/>
            <w:i/>
          </w:rPr>
          <w:delText>P</w:delText>
        </w:r>
        <w:r w:rsidRPr="00E77497" w:rsidDel="00D97F5F">
          <w:delText>, the following steps are taken:</w:delText>
        </w:r>
      </w:del>
      <w:bookmarkStart w:id="717" w:name="_Toc368034215"/>
      <w:bookmarkStart w:id="718" w:name="_Toc368049438"/>
      <w:bookmarkStart w:id="719" w:name="_Toc368050215"/>
      <w:bookmarkEnd w:id="717"/>
      <w:bookmarkEnd w:id="718"/>
      <w:bookmarkEnd w:id="719"/>
    </w:p>
    <w:p w14:paraId="14C42DF0" w14:textId="77777777" w:rsidR="005D37A2" w:rsidRPr="00E77497" w:rsidDel="00D97F5F" w:rsidRDefault="005D37A2" w:rsidP="005D37A2">
      <w:pPr>
        <w:pStyle w:val="Alg4"/>
        <w:numPr>
          <w:ilvl w:val="0"/>
          <w:numId w:val="1124"/>
        </w:numPr>
        <w:spacing w:before="240"/>
        <w:contextualSpacing/>
      </w:pPr>
      <w:del w:id="720" w:author="Rev 19 Allen Wirfs-Brock" w:date="2013-09-26T09:42:00Z">
        <w:r w:rsidDel="00D97F5F">
          <w:delText>Assert: IsPropertyKey(</w:delText>
        </w:r>
        <w:r w:rsidDel="00D97F5F">
          <w:rPr>
            <w:i/>
            <w:iCs/>
          </w:rPr>
          <w:delText>P</w:delText>
        </w:r>
        <w:r w:rsidDel="00D97F5F">
          <w:delText xml:space="preserve">) is </w:delText>
        </w:r>
        <w:r w:rsidRPr="00B40933" w:rsidDel="00D97F5F">
          <w:rPr>
            <w:b/>
            <w:bCs/>
          </w:rPr>
          <w:delText>true</w:delText>
        </w:r>
        <w:r w:rsidRPr="00E77497" w:rsidDel="00D97F5F">
          <w:delText>.</w:delText>
        </w:r>
      </w:del>
      <w:bookmarkStart w:id="721" w:name="_Toc368034216"/>
      <w:bookmarkStart w:id="722" w:name="_Toc368049439"/>
      <w:bookmarkStart w:id="723" w:name="_Toc368050216"/>
      <w:bookmarkEnd w:id="721"/>
      <w:bookmarkEnd w:id="722"/>
      <w:bookmarkEnd w:id="723"/>
    </w:p>
    <w:p w14:paraId="452301DD" w14:textId="77777777" w:rsidR="005D37A2" w:rsidRPr="00E77497" w:rsidDel="00D97F5F" w:rsidRDefault="005D37A2" w:rsidP="005D37A2">
      <w:pPr>
        <w:pStyle w:val="Alg4"/>
        <w:numPr>
          <w:ilvl w:val="0"/>
          <w:numId w:val="1124"/>
        </w:numPr>
        <w:spacing w:after="240"/>
        <w:contextualSpacing/>
      </w:pPr>
      <w:del w:id="724" w:author="Rev 19 Allen Wirfs-Brock" w:date="2013-09-26T09:42:00Z">
        <w:r w:rsidRPr="00E77497" w:rsidDel="00D97F5F">
          <w:delText xml:space="preserve">If </w:delText>
        </w:r>
        <w:r w:rsidRPr="00E77497" w:rsidDel="00D97F5F">
          <w:rPr>
            <w:i/>
          </w:rPr>
          <w:delText xml:space="preserve">O </w:delText>
        </w:r>
        <w:r w:rsidRPr="00E77497" w:rsidDel="00D97F5F">
          <w:delText>does</w:delText>
        </w:r>
        <w:r w:rsidDel="00D97F5F">
          <w:delText xml:space="preserve"> no</w:delText>
        </w:r>
        <w:r w:rsidRPr="00E77497" w:rsidDel="00D97F5F">
          <w:delText xml:space="preserve">t have an own property with </w:delText>
        </w:r>
        <w:r w:rsidDel="00D97F5F">
          <w:delText>key</w:delText>
        </w:r>
        <w:r w:rsidRPr="00E77497" w:rsidDel="00D97F5F">
          <w:delText xml:space="preserve"> </w:delText>
        </w:r>
        <w:r w:rsidRPr="00E77497" w:rsidDel="00D97F5F">
          <w:rPr>
            <w:i/>
          </w:rPr>
          <w:delText>P</w:delText>
        </w:r>
        <w:r w:rsidRPr="00E77497" w:rsidDel="00D97F5F">
          <w:delText xml:space="preserve">, return </w:delText>
        </w:r>
        <w:r w:rsidDel="00D97F5F">
          <w:rPr>
            <w:b/>
          </w:rPr>
          <w:delText>false</w:delText>
        </w:r>
      </w:del>
      <w:bookmarkStart w:id="725" w:name="_Toc368034217"/>
      <w:bookmarkStart w:id="726" w:name="_Toc368049440"/>
      <w:bookmarkStart w:id="727" w:name="_Toc368050217"/>
      <w:bookmarkEnd w:id="725"/>
      <w:bookmarkEnd w:id="726"/>
      <w:bookmarkEnd w:id="727"/>
    </w:p>
    <w:p w14:paraId="6B0B6588" w14:textId="77777777" w:rsidR="005D37A2" w:rsidRPr="00E77497" w:rsidDel="00D97F5F" w:rsidRDefault="005D37A2" w:rsidP="005D37A2">
      <w:pPr>
        <w:pStyle w:val="Alg4"/>
        <w:numPr>
          <w:ilvl w:val="0"/>
          <w:numId w:val="1124"/>
        </w:numPr>
        <w:spacing w:after="240"/>
      </w:pPr>
      <w:del w:id="728" w:author="Rev 19 Allen Wirfs-Brock" w:date="2013-09-26T09:42:00Z">
        <w:r w:rsidDel="00D97F5F">
          <w:delText xml:space="preserve">Return </w:delText>
        </w:r>
        <w:r w:rsidRPr="005966CE" w:rsidDel="00D97F5F">
          <w:rPr>
            <w:b/>
            <w:bCs/>
          </w:rPr>
          <w:delText>true</w:delText>
        </w:r>
        <w:r w:rsidDel="00D97F5F">
          <w:delText>.</w:delText>
        </w:r>
      </w:del>
      <w:bookmarkStart w:id="729" w:name="_Toc368034218"/>
      <w:bookmarkStart w:id="730" w:name="_Toc368049441"/>
      <w:bookmarkStart w:id="731" w:name="_Toc368050218"/>
      <w:bookmarkEnd w:id="729"/>
      <w:bookmarkEnd w:id="730"/>
      <w:bookmarkEnd w:id="731"/>
    </w:p>
    <w:p w14:paraId="2F4301FA" w14:textId="77777777" w:rsidR="005D37A2" w:rsidRPr="00E77497" w:rsidRDefault="005D37A2" w:rsidP="005D37A2">
      <w:pPr>
        <w:pStyle w:val="30"/>
      </w:pPr>
      <w:del w:id="732" w:author="Rev 19 Allen Wirfs-Brock" w:date="2013-09-26T09:42:00Z">
        <w:r w:rsidRPr="00E77497" w:rsidDel="00D97F5F">
          <w:delText xml:space="preserve"> </w:delText>
        </w:r>
      </w:del>
      <w:bookmarkStart w:id="733" w:name="_Ref365531073"/>
      <w:bookmarkStart w:id="734" w:name="_Ref365532379"/>
      <w:bookmarkStart w:id="735" w:name="_Ref365538074"/>
      <w:bookmarkStart w:id="736" w:name="_Toc368050219"/>
      <w:r w:rsidRPr="00E77497">
        <w:t>[[GetOwnProperty]] (P)</w:t>
      </w:r>
      <w:bookmarkEnd w:id="733"/>
      <w:bookmarkEnd w:id="734"/>
      <w:bookmarkEnd w:id="735"/>
      <w:bookmarkEnd w:id="736"/>
    </w:p>
    <w:p w14:paraId="38AF9921" w14:textId="77777777" w:rsidR="005D37A2" w:rsidRDefault="005D37A2" w:rsidP="005D37A2">
      <w:r w:rsidRPr="00E77497">
        <w:t xml:space="preserve">When the [[GetOwnProperty]]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43926180" w14:textId="77777777" w:rsidR="005D37A2" w:rsidRPr="00E77497" w:rsidRDefault="005D37A2" w:rsidP="005D37A2">
      <w:pPr>
        <w:pStyle w:val="Alg4"/>
        <w:numPr>
          <w:ilvl w:val="0"/>
          <w:numId w:val="340"/>
        </w:numPr>
        <w:spacing w:after="120"/>
      </w:pPr>
      <w:r w:rsidRPr="00E77497">
        <w:t xml:space="preserve">Return </w:t>
      </w:r>
      <w:r>
        <w:rPr>
          <w:iCs/>
        </w:rPr>
        <w:t xml:space="preserve">the result of OrdinaryGetOwnProperty with arguments </w:t>
      </w:r>
      <w:r>
        <w:rPr>
          <w:i/>
        </w:rPr>
        <w:t>O</w:t>
      </w:r>
      <w:r>
        <w:rPr>
          <w:iCs/>
        </w:rPr>
        <w:t xml:space="preserve"> and </w:t>
      </w:r>
      <w:r>
        <w:rPr>
          <w:i/>
        </w:rPr>
        <w:t>P</w:t>
      </w:r>
      <w:r w:rsidRPr="00E77497">
        <w:t>.</w:t>
      </w:r>
    </w:p>
    <w:p w14:paraId="61B35586" w14:textId="77777777" w:rsidR="005D37A2" w:rsidRDefault="005D37A2" w:rsidP="005D37A2">
      <w:pPr>
        <w:pStyle w:val="40"/>
      </w:pPr>
      <w:r>
        <w:t>OrdinaryGetOwnProperty (O, P)</w:t>
      </w:r>
    </w:p>
    <w:p w14:paraId="37E4D058" w14:textId="77777777" w:rsidR="005D37A2" w:rsidRPr="008A0AD1" w:rsidRDefault="005D37A2" w:rsidP="005D37A2">
      <w:r>
        <w:t xml:space="preserve">When the abstract operation OrdinaryGetOwnProperty is called with Object </w:t>
      </w:r>
      <w:r w:rsidRPr="00176804">
        <w:rPr>
          <w:rFonts w:ascii="Times New Roman" w:hAnsi="Times New Roman"/>
          <w:i/>
          <w:iCs/>
        </w:rPr>
        <w:t>O</w:t>
      </w:r>
      <w:r>
        <w:t xml:space="preserve"> and </w:t>
      </w:r>
      <w:r w:rsidRPr="00E77497">
        <w:t xml:space="preserve">with property </w:t>
      </w:r>
      <w:r>
        <w:t>key</w:t>
      </w:r>
      <w:r w:rsidRPr="00E77497">
        <w:t xml:space="preserve"> </w:t>
      </w:r>
      <w:r w:rsidRPr="00E77497">
        <w:rPr>
          <w:rFonts w:ascii="Times New Roman" w:hAnsi="Times New Roman"/>
          <w:i/>
        </w:rPr>
        <w:t>P</w:t>
      </w:r>
      <w:r w:rsidRPr="00E77497">
        <w:t>, the following steps are taken:</w:t>
      </w:r>
    </w:p>
    <w:p w14:paraId="60199190" w14:textId="77777777" w:rsidR="005D37A2" w:rsidRPr="00E77497" w:rsidDel="004372C5" w:rsidRDefault="005D37A2" w:rsidP="005D37A2">
      <w:pPr>
        <w:pStyle w:val="Alg4"/>
        <w:numPr>
          <w:ilvl w:val="0"/>
          <w:numId w:val="1181"/>
        </w:numPr>
        <w:spacing w:before="240"/>
        <w:contextualSpacing/>
      </w:pPr>
      <w:r>
        <w:t>Assert: IsPropertyKey(</w:t>
      </w:r>
      <w:r>
        <w:rPr>
          <w:i/>
          <w:iCs/>
        </w:rPr>
        <w:t>P</w:t>
      </w:r>
      <w:r>
        <w:t xml:space="preserve">) is </w:t>
      </w:r>
      <w:r w:rsidRPr="00B40933">
        <w:rPr>
          <w:b/>
          <w:bCs/>
        </w:rPr>
        <w:t>true</w:t>
      </w:r>
      <w:r w:rsidRPr="00E77497" w:rsidDel="004372C5">
        <w:t>.</w:t>
      </w:r>
    </w:p>
    <w:p w14:paraId="4FF23A19" w14:textId="77777777" w:rsidR="005D37A2" w:rsidRPr="00E77497" w:rsidRDefault="005D37A2" w:rsidP="005D37A2">
      <w:pPr>
        <w:pStyle w:val="Alg4"/>
        <w:numPr>
          <w:ilvl w:val="0"/>
          <w:numId w:val="1181"/>
        </w:numPr>
      </w:pPr>
      <w:r w:rsidRPr="00E77497">
        <w:t xml:space="preserve">If </w:t>
      </w:r>
      <w:r w:rsidRPr="00E77497">
        <w:rPr>
          <w:i/>
        </w:rPr>
        <w:t xml:space="preserve">O </w:t>
      </w:r>
      <w:r w:rsidRPr="00E77497">
        <w:t>does</w:t>
      </w:r>
      <w:r>
        <w:t xml:space="preserve"> </w:t>
      </w:r>
      <w:r w:rsidRPr="00E77497">
        <w:t>n</w:t>
      </w:r>
      <w:r>
        <w:t>o</w:t>
      </w:r>
      <w:r w:rsidRPr="00E77497">
        <w:t xml:space="preserve">t have an own property with </w:t>
      </w:r>
      <w:r>
        <w:t>key</w:t>
      </w:r>
      <w:r w:rsidRPr="00E77497">
        <w:t xml:space="preserve"> </w:t>
      </w:r>
      <w:r w:rsidRPr="00E77497">
        <w:rPr>
          <w:i/>
        </w:rPr>
        <w:t>P</w:t>
      </w:r>
      <w:r w:rsidRPr="00E77497">
        <w:t xml:space="preserve">, return </w:t>
      </w:r>
      <w:r w:rsidRPr="00E77497">
        <w:rPr>
          <w:b/>
        </w:rPr>
        <w:t>undefined</w:t>
      </w:r>
      <w:r w:rsidRPr="00E77497">
        <w:t>.</w:t>
      </w:r>
    </w:p>
    <w:p w14:paraId="1AABA36E" w14:textId="77777777" w:rsidR="005D37A2" w:rsidRPr="00E77497" w:rsidRDefault="005D37A2" w:rsidP="005D37A2">
      <w:pPr>
        <w:pStyle w:val="Alg4"/>
        <w:numPr>
          <w:ilvl w:val="0"/>
          <w:numId w:val="1181"/>
        </w:numPr>
      </w:pPr>
      <w:r w:rsidRPr="00E77497">
        <w:t xml:space="preserve">Let </w:t>
      </w:r>
      <w:r w:rsidRPr="00E77497">
        <w:rPr>
          <w:i/>
        </w:rPr>
        <w:t xml:space="preserve">D </w:t>
      </w:r>
      <w:r w:rsidRPr="00E77497">
        <w:t>be a newly created Property Descriptor with no fields.</w:t>
      </w:r>
    </w:p>
    <w:p w14:paraId="45A97E57" w14:textId="77777777" w:rsidR="005D37A2" w:rsidRPr="00E77497" w:rsidRDefault="005D37A2" w:rsidP="005D37A2">
      <w:pPr>
        <w:pStyle w:val="Alg4"/>
        <w:numPr>
          <w:ilvl w:val="0"/>
          <w:numId w:val="1181"/>
        </w:numPr>
      </w:pPr>
      <w:r w:rsidRPr="00E77497">
        <w:t xml:space="preserve">Let </w:t>
      </w:r>
      <w:r w:rsidRPr="00E77497">
        <w:rPr>
          <w:i/>
        </w:rPr>
        <w:t xml:space="preserve">X </w:t>
      </w:r>
      <w:r w:rsidRPr="00E77497">
        <w:t xml:space="preserve">be </w:t>
      </w:r>
      <w:r w:rsidRPr="00E77497">
        <w:rPr>
          <w:i/>
        </w:rPr>
        <w:t>O</w:t>
      </w:r>
      <w:r w:rsidRPr="00E77497">
        <w:t xml:space="preserve">’s own property </w:t>
      </w:r>
      <w:r>
        <w:t>whose key is</w:t>
      </w:r>
      <w:r w:rsidRPr="00E77497">
        <w:t xml:space="preserve"> </w:t>
      </w:r>
      <w:r w:rsidRPr="00E77497">
        <w:rPr>
          <w:i/>
        </w:rPr>
        <w:t>P</w:t>
      </w:r>
      <w:r w:rsidRPr="00E77497">
        <w:t>.</w:t>
      </w:r>
    </w:p>
    <w:p w14:paraId="12609F1C" w14:textId="77777777" w:rsidR="005D37A2" w:rsidRPr="00E77497" w:rsidRDefault="005D37A2" w:rsidP="005D37A2">
      <w:pPr>
        <w:pStyle w:val="Alg4"/>
        <w:numPr>
          <w:ilvl w:val="0"/>
          <w:numId w:val="1181"/>
        </w:numPr>
      </w:pPr>
      <w:r w:rsidRPr="00E77497">
        <w:t xml:space="preserve">If </w:t>
      </w:r>
      <w:r w:rsidRPr="00E77497">
        <w:rPr>
          <w:i/>
        </w:rPr>
        <w:t xml:space="preserve">X </w:t>
      </w:r>
      <w:r w:rsidRPr="00E77497">
        <w:t>is a data property, then</w:t>
      </w:r>
    </w:p>
    <w:p w14:paraId="1FC49DEF" w14:textId="77777777" w:rsidR="005D37A2" w:rsidRPr="00E77497" w:rsidRDefault="005D37A2" w:rsidP="005D37A2">
      <w:pPr>
        <w:pStyle w:val="Alg4"/>
        <w:numPr>
          <w:ilvl w:val="1"/>
          <w:numId w:val="1181"/>
        </w:numPr>
      </w:pPr>
      <w:r w:rsidRPr="00E77497">
        <w:t xml:space="preserve">Set </w:t>
      </w:r>
      <w:r w:rsidRPr="00E77497">
        <w:rPr>
          <w:i/>
        </w:rPr>
        <w:t>D</w:t>
      </w:r>
      <w:r w:rsidRPr="00E77497">
        <w:t xml:space="preserve">.[[Value]] to the value of </w:t>
      </w:r>
      <w:r w:rsidRPr="00E77497">
        <w:rPr>
          <w:i/>
        </w:rPr>
        <w:t>X</w:t>
      </w:r>
      <w:r w:rsidRPr="00E77497">
        <w:t>’s [[Value]] attribute.</w:t>
      </w:r>
    </w:p>
    <w:p w14:paraId="54EBAC78" w14:textId="77777777" w:rsidR="005D37A2" w:rsidRPr="00E77497" w:rsidRDefault="005D37A2" w:rsidP="005D37A2">
      <w:pPr>
        <w:pStyle w:val="Alg4"/>
        <w:numPr>
          <w:ilvl w:val="1"/>
          <w:numId w:val="1181"/>
        </w:numPr>
      </w:pPr>
      <w:r w:rsidRPr="00E77497">
        <w:t xml:space="preserve">Set </w:t>
      </w:r>
      <w:r w:rsidRPr="00E77497">
        <w:rPr>
          <w:i/>
        </w:rPr>
        <w:t>D</w:t>
      </w:r>
      <w:r w:rsidRPr="00E77497">
        <w:t xml:space="preserve">.[[Writable]] to the value of </w:t>
      </w:r>
      <w:r w:rsidRPr="00E77497">
        <w:rPr>
          <w:i/>
        </w:rPr>
        <w:t>X</w:t>
      </w:r>
      <w:r w:rsidRPr="00E77497">
        <w:t>’s [[Writable]] attribute</w:t>
      </w:r>
    </w:p>
    <w:p w14:paraId="70445ED8" w14:textId="77777777" w:rsidR="005D37A2" w:rsidRPr="00E77497" w:rsidRDefault="005D37A2" w:rsidP="005D37A2">
      <w:pPr>
        <w:pStyle w:val="Alg4"/>
        <w:numPr>
          <w:ilvl w:val="0"/>
          <w:numId w:val="1181"/>
        </w:numPr>
      </w:pPr>
      <w:r w:rsidRPr="00E77497">
        <w:t xml:space="preserve">Else </w:t>
      </w:r>
      <w:r w:rsidRPr="00E77497">
        <w:rPr>
          <w:i/>
        </w:rPr>
        <w:t xml:space="preserve">X </w:t>
      </w:r>
      <w:r w:rsidRPr="00E77497">
        <w:t>is an accessor property, so</w:t>
      </w:r>
    </w:p>
    <w:p w14:paraId="09F769DA" w14:textId="77777777" w:rsidR="005D37A2" w:rsidRPr="00E77497" w:rsidRDefault="005D37A2" w:rsidP="005D37A2">
      <w:pPr>
        <w:pStyle w:val="Alg4"/>
        <w:numPr>
          <w:ilvl w:val="1"/>
          <w:numId w:val="1181"/>
        </w:numPr>
      </w:pPr>
      <w:r w:rsidRPr="00E77497">
        <w:t xml:space="preserve">Set </w:t>
      </w:r>
      <w:r w:rsidRPr="00E77497">
        <w:rPr>
          <w:i/>
        </w:rPr>
        <w:t>D</w:t>
      </w:r>
      <w:r w:rsidRPr="00E77497">
        <w:t xml:space="preserve">.[[Get]] to the value of </w:t>
      </w:r>
      <w:r w:rsidRPr="00E77497">
        <w:rPr>
          <w:i/>
        </w:rPr>
        <w:t>X</w:t>
      </w:r>
      <w:r w:rsidRPr="00E77497">
        <w:t>’s [[Get]] attribute.</w:t>
      </w:r>
    </w:p>
    <w:p w14:paraId="73A47A87" w14:textId="77777777" w:rsidR="005D37A2" w:rsidRPr="00E77497" w:rsidRDefault="005D37A2" w:rsidP="005D37A2">
      <w:pPr>
        <w:pStyle w:val="Alg4"/>
        <w:numPr>
          <w:ilvl w:val="1"/>
          <w:numId w:val="1181"/>
        </w:numPr>
      </w:pPr>
      <w:r w:rsidRPr="00E77497">
        <w:t xml:space="preserve">Set </w:t>
      </w:r>
      <w:r w:rsidRPr="00E77497">
        <w:rPr>
          <w:i/>
        </w:rPr>
        <w:t>D</w:t>
      </w:r>
      <w:r w:rsidRPr="00E77497">
        <w:t xml:space="preserve">.[[Set]] to the value of </w:t>
      </w:r>
      <w:r w:rsidRPr="00E77497">
        <w:rPr>
          <w:i/>
        </w:rPr>
        <w:t>X</w:t>
      </w:r>
      <w:r w:rsidRPr="00E77497">
        <w:t>’s [[Set]] attribute.</w:t>
      </w:r>
    </w:p>
    <w:p w14:paraId="07FD7EF0" w14:textId="77777777" w:rsidR="005D37A2" w:rsidRPr="00E77497" w:rsidRDefault="005D37A2" w:rsidP="005D37A2">
      <w:pPr>
        <w:pStyle w:val="Alg4"/>
        <w:numPr>
          <w:ilvl w:val="0"/>
          <w:numId w:val="1181"/>
        </w:numPr>
      </w:pPr>
      <w:r w:rsidRPr="00E77497">
        <w:t xml:space="preserve">Set </w:t>
      </w:r>
      <w:r w:rsidRPr="00E77497">
        <w:rPr>
          <w:i/>
        </w:rPr>
        <w:t>D</w:t>
      </w:r>
      <w:r w:rsidRPr="00E77497">
        <w:t xml:space="preserve">.[[Enumerable]] to the value of </w:t>
      </w:r>
      <w:r w:rsidRPr="00E77497">
        <w:rPr>
          <w:i/>
        </w:rPr>
        <w:t>X</w:t>
      </w:r>
      <w:r w:rsidRPr="00E77497">
        <w:t>’s [[Enumerable]] attribute.</w:t>
      </w:r>
    </w:p>
    <w:p w14:paraId="22FB7443" w14:textId="77777777" w:rsidR="005D37A2" w:rsidRPr="00E77497" w:rsidRDefault="005D37A2" w:rsidP="005D37A2">
      <w:pPr>
        <w:pStyle w:val="Alg4"/>
        <w:numPr>
          <w:ilvl w:val="0"/>
          <w:numId w:val="1181"/>
        </w:numPr>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23A7F539" w14:textId="77777777" w:rsidR="005D37A2" w:rsidRPr="00E77497" w:rsidRDefault="005D37A2" w:rsidP="005D37A2">
      <w:pPr>
        <w:pStyle w:val="Alg4"/>
        <w:numPr>
          <w:ilvl w:val="0"/>
          <w:numId w:val="1181"/>
        </w:numPr>
        <w:spacing w:after="120"/>
      </w:pPr>
      <w:r w:rsidRPr="00E77497">
        <w:t xml:space="preserve">Return </w:t>
      </w:r>
      <w:r w:rsidRPr="00E77497">
        <w:rPr>
          <w:i/>
        </w:rPr>
        <w:t>D</w:t>
      </w:r>
      <w:r w:rsidRPr="00E77497">
        <w:t>.</w:t>
      </w:r>
    </w:p>
    <w:p w14:paraId="7D775F19" w14:textId="77777777" w:rsidR="005D37A2" w:rsidRPr="00E77497" w:rsidRDefault="005D37A2" w:rsidP="005D37A2">
      <w:pPr>
        <w:pStyle w:val="30"/>
      </w:pPr>
      <w:bookmarkStart w:id="737" w:name="_Ref365532411"/>
      <w:bookmarkStart w:id="738" w:name="_Toc368050220"/>
      <w:r w:rsidRPr="00E77497">
        <w:t>[[DefineOwnProperty]] (P, Desc)</w:t>
      </w:r>
      <w:bookmarkEnd w:id="737"/>
      <w:bookmarkEnd w:id="738"/>
    </w:p>
    <w:p w14:paraId="678848A7" w14:textId="77777777" w:rsidR="005D37A2" w:rsidRPr="00E77497" w:rsidRDefault="005D37A2" w:rsidP="005D37A2">
      <w:r w:rsidRPr="00E77497">
        <w:t xml:space="preserve">When the [[DefineOwnProperty]]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p>
    <w:p w14:paraId="72581132" w14:textId="77777777" w:rsidR="005D37A2" w:rsidRPr="00E77497" w:rsidRDefault="005D37A2" w:rsidP="005D37A2">
      <w:pPr>
        <w:pStyle w:val="Alg4"/>
        <w:numPr>
          <w:ilvl w:val="0"/>
          <w:numId w:val="1182"/>
        </w:numPr>
        <w:spacing w:after="120"/>
      </w:pPr>
      <w:r w:rsidRPr="00E77497">
        <w:t xml:space="preserve">Return </w:t>
      </w:r>
      <w:r>
        <w:rPr>
          <w:iCs/>
        </w:rPr>
        <w:t xml:space="preserve">the result of OrdinaryDefineOwnProperty with arguments </w:t>
      </w:r>
      <w:r>
        <w:rPr>
          <w:i/>
        </w:rPr>
        <w:t>O</w:t>
      </w:r>
      <w:r>
        <w:rPr>
          <w:iCs/>
        </w:rPr>
        <w:t xml:space="preserve">, </w:t>
      </w:r>
      <w:r>
        <w:rPr>
          <w:i/>
        </w:rPr>
        <w:t>P</w:t>
      </w:r>
      <w:r>
        <w:rPr>
          <w:iCs/>
        </w:rPr>
        <w:t xml:space="preserve">, and </w:t>
      </w:r>
      <w:r>
        <w:rPr>
          <w:i/>
        </w:rPr>
        <w:t>Desc</w:t>
      </w:r>
      <w:r w:rsidRPr="00E77497">
        <w:t>.</w:t>
      </w:r>
    </w:p>
    <w:p w14:paraId="3798A5E6" w14:textId="77777777" w:rsidR="005D37A2" w:rsidRDefault="005D37A2" w:rsidP="005D37A2">
      <w:pPr>
        <w:pStyle w:val="40"/>
      </w:pPr>
      <w:r>
        <w:t>OrdinaryDefineOwnProperty (O, P, Desc)</w:t>
      </w:r>
    </w:p>
    <w:p w14:paraId="76213068" w14:textId="77777777" w:rsidR="005D37A2" w:rsidRPr="00A33491" w:rsidRDefault="005D37A2" w:rsidP="005D37A2">
      <w:r w:rsidRPr="00A33491">
        <w:t xml:space="preserve">When the abstract operation </w:t>
      </w:r>
      <w:r w:rsidRPr="00A33491">
        <w:rPr>
          <w:rFonts w:ascii="Times New Roman" w:eastAsia="Times New Roman" w:hAnsi="Times New Roman"/>
          <w:iCs/>
          <w:spacing w:val="6"/>
          <w:lang w:eastAsia="en-US"/>
        </w:rPr>
        <w:t>OrdinaryDefineOwnProperty</w:t>
      </w:r>
      <w:r w:rsidRPr="00A33491">
        <w:rPr>
          <w:iCs/>
        </w:rPr>
        <w:t xml:space="preserve">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and property descriptor </w:t>
      </w:r>
      <w:r w:rsidRPr="00A33491">
        <w:rPr>
          <w:rFonts w:ascii="Times New Roman" w:hAnsi="Times New Roman"/>
          <w:i/>
        </w:rPr>
        <w:t>Desc</w:t>
      </w:r>
      <w:r w:rsidRPr="00A33491">
        <w:t xml:space="preserve"> the following steps are taken:</w:t>
      </w:r>
    </w:p>
    <w:p w14:paraId="724B0D66" w14:textId="77777777" w:rsidR="005D37A2" w:rsidRPr="00A33491" w:rsidRDefault="005D37A2" w:rsidP="005D37A2">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OrdinaryGetOwnProperty with arguments</w:t>
      </w:r>
      <w:r w:rsidRPr="00A33491" w:rsidDel="004372C5">
        <w:rPr>
          <w:rFonts w:ascii="Times New Roman" w:eastAsia="Times New Roman" w:hAnsi="Times New Roman"/>
          <w:spacing w:val="6"/>
          <w:lang w:eastAsia="en-US"/>
        </w:rPr>
        <w:t xml:space="preserve">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 xml:space="preserve"> and </w:t>
      </w:r>
      <w:r w:rsidRPr="00A33491">
        <w:rPr>
          <w:rFonts w:ascii="Times New Roman" w:eastAsia="Times New Roman" w:hAnsi="Times New Roman"/>
          <w:i/>
          <w:spacing w:val="6"/>
          <w:lang w:eastAsia="en-US"/>
        </w:rPr>
        <w:t>P</w:t>
      </w:r>
      <w:r w:rsidRPr="00A33491">
        <w:rPr>
          <w:rFonts w:ascii="Times New Roman" w:eastAsia="Times New Roman" w:hAnsi="Times New Roman"/>
          <w:spacing w:val="6"/>
          <w:lang w:eastAsia="en-US"/>
        </w:rPr>
        <w:t>.</w:t>
      </w:r>
    </w:p>
    <w:p w14:paraId="444DF991" w14:textId="77777777" w:rsidR="005D37A2" w:rsidRPr="00A33491" w:rsidRDefault="005D37A2" w:rsidP="005D37A2">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14:paraId="7E6BFEB9" w14:textId="77777777" w:rsidR="005D37A2" w:rsidRPr="00E4780A" w:rsidRDefault="005D37A2" w:rsidP="005D37A2">
      <w:pPr>
        <w:numPr>
          <w:ilvl w:val="0"/>
          <w:numId w:val="1218"/>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14:paraId="1017F140" w14:textId="77777777" w:rsidR="005D37A2" w:rsidRDefault="005D37A2" w:rsidP="005D37A2">
      <w:pPr>
        <w:pStyle w:val="40"/>
      </w:pPr>
      <w:r>
        <w:t>IsCompatiblePropertyDescriptor (Extensible, Desc, Current)</w:t>
      </w:r>
    </w:p>
    <w:p w14:paraId="018EE96A" w14:textId="77777777" w:rsidR="005D37A2" w:rsidRPr="00A33491" w:rsidRDefault="005D37A2" w:rsidP="005D37A2">
      <w:r w:rsidRPr="00A33491">
        <w:t xml:space="preserve">When the abstract operation </w:t>
      </w:r>
      <w:r>
        <w:rPr>
          <w:rFonts w:ascii="Times New Roman" w:eastAsia="Times New Roman" w:hAnsi="Times New Roman"/>
          <w:iCs/>
          <w:spacing w:val="6"/>
          <w:lang w:eastAsia="en-US"/>
        </w:rPr>
        <w:t>IsCompatiblePropertyDescriptor</w:t>
      </w:r>
      <w:r w:rsidRPr="00A33491">
        <w:rPr>
          <w:iCs/>
        </w:rPr>
        <w:t xml:space="preserve"> </w:t>
      </w:r>
      <w:r w:rsidRPr="00A33491">
        <w:t xml:space="preserve">is called with </w:t>
      </w:r>
      <w:r>
        <w:t xml:space="preserve">Boolean value </w:t>
      </w:r>
      <w:r>
        <w:rPr>
          <w:rFonts w:ascii="Times New Roman" w:eastAsia="Times New Roman" w:hAnsi="Times New Roman"/>
          <w:i/>
          <w:spacing w:val="6"/>
          <w:lang w:eastAsia="en-US"/>
        </w:rPr>
        <w:t>E</w:t>
      </w:r>
      <w:r w:rsidRPr="00A33491">
        <w:rPr>
          <w:rFonts w:ascii="Times New Roman" w:eastAsia="Times New Roman" w:hAnsi="Times New Roman"/>
          <w:i/>
          <w:spacing w:val="6"/>
          <w:lang w:eastAsia="en-US"/>
        </w:rPr>
        <w:t>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Pr>
          <w:rFonts w:ascii="Times New Roman" w:eastAsia="Times New Roman" w:hAnsi="Times New Roman"/>
          <w:i/>
          <w:spacing w:val="6"/>
          <w:lang w:eastAsia="en-US"/>
        </w:rPr>
        <w:t>C</w:t>
      </w:r>
      <w:r w:rsidRPr="00A33491">
        <w:rPr>
          <w:rFonts w:ascii="Times New Roman" w:eastAsia="Times New Roman" w:hAnsi="Times New Roman"/>
          <w:i/>
          <w:spacing w:val="6"/>
          <w:lang w:eastAsia="en-US"/>
        </w:rPr>
        <w:t>urrent</w:t>
      </w:r>
      <w:r w:rsidRPr="00A33491">
        <w:t xml:space="preserve"> the following steps are taken:</w:t>
      </w:r>
    </w:p>
    <w:p w14:paraId="629D2DB8" w14:textId="77777777" w:rsidR="005D37A2" w:rsidRPr="00E4780A" w:rsidRDefault="005D37A2" w:rsidP="005D37A2">
      <w:pPr>
        <w:numPr>
          <w:ilvl w:val="0"/>
          <w:numId w:val="121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 xml:space="preserve">,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14:paraId="42EFDE1C" w14:textId="77777777" w:rsidR="005D37A2" w:rsidRDefault="005D37A2" w:rsidP="005D37A2">
      <w:pPr>
        <w:pStyle w:val="40"/>
      </w:pPr>
      <w:r w:rsidRPr="00B97CE4">
        <w:t>ValidateAndApplyProperty</w:t>
      </w:r>
      <w:r>
        <w:t>Descriptor</w:t>
      </w:r>
      <w:r w:rsidRPr="00A33491">
        <w:rPr>
          <w:rFonts w:ascii="Times New Roman" w:eastAsia="Times New Roman" w:hAnsi="Times New Roman"/>
          <w:iCs/>
          <w:spacing w:val="6"/>
          <w:lang w:eastAsia="en-US"/>
        </w:rPr>
        <w:t xml:space="preserve"> </w:t>
      </w:r>
      <w:r>
        <w:t>(O, P, extensible, Desc, current)</w:t>
      </w:r>
    </w:p>
    <w:p w14:paraId="0728BD8E" w14:textId="77777777" w:rsidR="005D37A2" w:rsidRPr="00A33491" w:rsidRDefault="005D37A2" w:rsidP="005D37A2">
      <w:r w:rsidRPr="00A33491">
        <w:t xml:space="preserve">When the abstract operation </w:t>
      </w:r>
      <w:r w:rsidRPr="00B97CE4">
        <w:rPr>
          <w:rFonts w:ascii="Times New Roman" w:eastAsia="Times New Roman" w:hAnsi="Times New Roman"/>
          <w:iCs/>
          <w:spacing w:val="6"/>
          <w:lang w:eastAsia="en-US"/>
        </w:rPr>
        <w:t xml:space="preserve">ValidateAndApplyPropertyDescriptor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w:t>
      </w:r>
      <w:r>
        <w:t xml:space="preserve">Boolean value </w:t>
      </w:r>
      <w:r w:rsidRPr="00A33491">
        <w:rPr>
          <w:rFonts w:ascii="Times New Roman" w:eastAsia="Times New Roman" w:hAnsi="Times New Roman"/>
          <w:i/>
          <w:spacing w:val="6"/>
          <w:lang w:eastAsia="en-US"/>
        </w:rPr>
        <w:t>extensible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sidRPr="00A33491">
        <w:rPr>
          <w:rFonts w:ascii="Times New Roman" w:eastAsia="Times New Roman" w:hAnsi="Times New Roman"/>
          <w:i/>
          <w:spacing w:val="6"/>
          <w:lang w:eastAsia="en-US"/>
        </w:rPr>
        <w:t>current</w:t>
      </w:r>
      <w:r w:rsidRPr="00A33491">
        <w:t xml:space="preserve"> the following steps are taken:</w:t>
      </w:r>
    </w:p>
    <w:p w14:paraId="40FC9AD9" w14:textId="77777777" w:rsidR="005D37A2" w:rsidRPr="00E77497" w:rsidRDefault="005D37A2" w:rsidP="005D37A2">
      <w:r w:rsidRPr="00E77497">
        <w:t>Th</w:t>
      </w:r>
      <w:r>
        <w:t>is</w:t>
      </w:r>
      <w:r w:rsidRPr="00E77497">
        <w:t xml:space="preserv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14:paraId="35CD3B64" w14:textId="77777777" w:rsidR="005D37A2" w:rsidRPr="00B97CE4" w:rsidRDefault="005D37A2" w:rsidP="005D37A2">
      <w:pPr>
        <w:pStyle w:val="Note"/>
      </w:pPr>
      <w:r>
        <w:t>NOTE</w:t>
      </w:r>
      <w:r>
        <w:tab/>
        <w:t xml:space="preserve">If </w:t>
      </w:r>
      <w:r w:rsidRPr="00A759A5">
        <w:rPr>
          <w:rFonts w:ascii="Times New Roman" w:hAnsi="Times New Roman"/>
          <w:b/>
          <w:bCs/>
        </w:rPr>
        <w:t>undefined</w:t>
      </w:r>
      <w:r>
        <w:t xml:space="preserve"> is passed as the </w:t>
      </w:r>
      <w:r w:rsidRPr="00A759A5">
        <w:rPr>
          <w:rFonts w:ascii="Times New Roman" w:hAnsi="Times New Roman"/>
          <w:i/>
          <w:iCs/>
        </w:rPr>
        <w:t>O</w:t>
      </w:r>
      <w:r>
        <w:t xml:space="preserve"> argument only validation is performed and no object updates are preformed.</w:t>
      </w:r>
    </w:p>
    <w:p w14:paraId="1D6C4CE3" w14:textId="77777777" w:rsidR="005D37A2" w:rsidRDefault="005D37A2" w:rsidP="005D37A2">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Assert: </w:t>
      </w:r>
      <w:r w:rsidRPr="00A33491">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O</w:t>
      </w:r>
      <w:r w:rsidRPr="00A33491">
        <w:rPr>
          <w:rFonts w:ascii="Times New Roman" w:eastAsia="Times New Roman" w:hAnsi="Times New Roman"/>
          <w:i/>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is a valid property key.</w:t>
      </w:r>
    </w:p>
    <w:p w14:paraId="5ECE66F9" w14:textId="77777777" w:rsidR="005D37A2" w:rsidRPr="00A346EB" w:rsidRDefault="005D37A2" w:rsidP="005D37A2">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Pr>
          <w:bCs/>
        </w:rPr>
        <w:t>, then</w:t>
      </w:r>
    </w:p>
    <w:p w14:paraId="2F513560" w14:textId="77777777" w:rsidR="005D37A2" w:rsidRPr="00E77497" w:rsidRDefault="005D37A2" w:rsidP="005D37A2">
      <w:pPr>
        <w:pStyle w:val="Alg4"/>
        <w:numPr>
          <w:ilvl w:val="1"/>
          <w:numId w:val="349"/>
        </w:numPr>
      </w:pPr>
      <w:r>
        <w:t>If</w:t>
      </w:r>
      <w:r w:rsidRPr="00E77497">
        <w:t xml:space="preserve"> </w:t>
      </w:r>
      <w:r w:rsidRPr="00E77497">
        <w:rPr>
          <w:i/>
        </w:rPr>
        <w:t>extensible</w:t>
      </w:r>
      <w:r w:rsidRPr="00E77497">
        <w:t xml:space="preserve"> is </w:t>
      </w:r>
      <w:r w:rsidRPr="00E77497">
        <w:rPr>
          <w:b/>
        </w:rPr>
        <w:t>false</w:t>
      </w:r>
      <w:r w:rsidRPr="00E77497">
        <w:t xml:space="preserve">, then </w:t>
      </w:r>
      <w:r>
        <w:t xml:space="preserve">return </w:t>
      </w:r>
      <w:r w:rsidRPr="00CA4ECC">
        <w:rPr>
          <w:b/>
          <w:bCs/>
        </w:rPr>
        <w:t>false</w:t>
      </w:r>
      <w:r w:rsidRPr="00E77497">
        <w:t>.</w:t>
      </w:r>
    </w:p>
    <w:p w14:paraId="59797253" w14:textId="77777777" w:rsidR="005D37A2" w:rsidRPr="00E77497" w:rsidRDefault="005D37A2" w:rsidP="005D37A2">
      <w:pPr>
        <w:pStyle w:val="Alg4"/>
        <w:numPr>
          <w:ilvl w:val="1"/>
          <w:numId w:val="349"/>
        </w:numPr>
      </w:pPr>
      <w:r>
        <w:t>Assert:</w:t>
      </w:r>
      <w:r w:rsidRPr="00E77497">
        <w:t xml:space="preserve"> </w:t>
      </w:r>
      <w:r w:rsidRPr="00E77497">
        <w:rPr>
          <w:i/>
        </w:rPr>
        <w:t>extensible</w:t>
      </w:r>
      <w:r w:rsidRPr="00E77497">
        <w:t xml:space="preserve"> is </w:t>
      </w:r>
      <w:r w:rsidRPr="00E77497">
        <w:rPr>
          <w:b/>
        </w:rPr>
        <w:t>true</w:t>
      </w:r>
      <w:r>
        <w:t>.</w:t>
      </w:r>
    </w:p>
    <w:p w14:paraId="2323BAD0" w14:textId="77777777" w:rsidR="005D37A2" w:rsidRPr="00E77497" w:rsidRDefault="005D37A2" w:rsidP="005D37A2">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2CC27D2E" w14:textId="77777777"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3C49095B" w14:textId="77777777" w:rsidR="005D37A2" w:rsidRPr="00E77497" w:rsidRDefault="005D37A2" w:rsidP="005D37A2">
      <w:pPr>
        <w:pStyle w:val="Alg4"/>
        <w:numPr>
          <w:ilvl w:val="1"/>
          <w:numId w:val="349"/>
        </w:numPr>
      </w:pPr>
      <w:r w:rsidRPr="00E77497">
        <w:t xml:space="preserve">Else </w:t>
      </w:r>
      <w:r w:rsidRPr="00E77497">
        <w:rPr>
          <w:i/>
        </w:rPr>
        <w:t>Desc</w:t>
      </w:r>
      <w:r w:rsidRPr="00E77497">
        <w:t xml:space="preserve"> must be an accessor Property Descriptor,</w:t>
      </w:r>
    </w:p>
    <w:p w14:paraId="58F8B203" w14:textId="77777777"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57D201A4" w14:textId="77777777" w:rsidR="005D37A2" w:rsidRPr="00E77497" w:rsidRDefault="005D37A2" w:rsidP="005D37A2">
      <w:pPr>
        <w:pStyle w:val="Alg4"/>
        <w:numPr>
          <w:ilvl w:val="1"/>
          <w:numId w:val="349"/>
        </w:numPr>
      </w:pPr>
      <w:r w:rsidRPr="00E77497">
        <w:t xml:space="preserve">Return </w:t>
      </w:r>
      <w:r w:rsidRPr="00E77497">
        <w:rPr>
          <w:b/>
        </w:rPr>
        <w:t>true</w:t>
      </w:r>
      <w:r w:rsidRPr="00E77497">
        <w:t>.</w:t>
      </w:r>
    </w:p>
    <w:p w14:paraId="2E95E7A4" w14:textId="77777777" w:rsidR="005D37A2" w:rsidRPr="00E77497" w:rsidRDefault="005D37A2" w:rsidP="005D37A2">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47E44A1B" w14:textId="77777777" w:rsidR="005D37A2" w:rsidRPr="00E77497" w:rsidRDefault="005D37A2" w:rsidP="005D37A2">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w:t>
      </w:r>
    </w:p>
    <w:p w14:paraId="1BFBCB3F" w14:textId="77777777" w:rsidR="005D37A2" w:rsidRPr="00E77497" w:rsidRDefault="005D37A2" w:rsidP="005D37A2">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25B0F6C5" w14:textId="77777777" w:rsidR="005D37A2" w:rsidRPr="00E77497" w:rsidRDefault="005D37A2" w:rsidP="005D37A2">
      <w:pPr>
        <w:pStyle w:val="Alg4"/>
        <w:numPr>
          <w:ilvl w:val="1"/>
          <w:numId w:val="349"/>
        </w:numPr>
      </w:pPr>
      <w:r>
        <w:t xml:space="preserve">Return </w:t>
      </w:r>
      <w:r w:rsidRPr="00CA4ECC">
        <w:rPr>
          <w:b/>
          <w:bCs/>
        </w:rPr>
        <w:t>false</w:t>
      </w:r>
      <w:r w:rsidRPr="00E77497">
        <w:t xml:space="preserve">, if the [[Configurable]] field of </w:t>
      </w:r>
      <w:r w:rsidRPr="00E77497">
        <w:rPr>
          <w:i/>
        </w:rPr>
        <w:t>Desc</w:t>
      </w:r>
      <w:r w:rsidRPr="00E77497">
        <w:t xml:space="preserve"> is </w:t>
      </w:r>
      <w:r w:rsidRPr="00E77497">
        <w:rPr>
          <w:b/>
        </w:rPr>
        <w:t>true</w:t>
      </w:r>
      <w:r w:rsidRPr="00E77497">
        <w:t>.</w:t>
      </w:r>
    </w:p>
    <w:p w14:paraId="10F7B6F7" w14:textId="77777777" w:rsidR="005D37A2" w:rsidRPr="00E77497" w:rsidRDefault="005D37A2" w:rsidP="005D37A2">
      <w:pPr>
        <w:pStyle w:val="Alg4"/>
        <w:numPr>
          <w:ilvl w:val="1"/>
          <w:numId w:val="349"/>
        </w:numPr>
      </w:pPr>
      <w:r>
        <w:t xml:space="preserve">Return </w:t>
      </w:r>
      <w:r w:rsidRPr="00CA4ECC">
        <w:rPr>
          <w:b/>
          <w:bCs/>
        </w:rPr>
        <w:t>false</w:t>
      </w:r>
      <w:r w:rsidRPr="00E77497">
        <w:t xml:space="preserve">,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0A32DB94" w14:textId="77777777" w:rsidR="005D37A2" w:rsidRPr="00E77497" w:rsidRDefault="005D37A2" w:rsidP="005D37A2">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14:paraId="5C1E78EF" w14:textId="77777777" w:rsidR="005D37A2" w:rsidRPr="00E77497" w:rsidRDefault="005D37A2" w:rsidP="005D37A2">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14:paraId="18123D32" w14:textId="77777777" w:rsidR="005D37A2" w:rsidRPr="00E77497" w:rsidRDefault="005D37A2" w:rsidP="005D37A2">
      <w:pPr>
        <w:pStyle w:val="Alg4"/>
        <w:numPr>
          <w:ilvl w:val="1"/>
          <w:numId w:val="349"/>
        </w:numPr>
      </w:pPr>
      <w:r>
        <w:t xml:space="preserve">Return </w:t>
      </w:r>
      <w:r w:rsidRPr="00CA4ECC">
        <w:rPr>
          <w:b/>
          <w:bCs/>
        </w:rPr>
        <w:t>false</w:t>
      </w:r>
      <w:r w:rsidRPr="00E77497">
        <w:t xml:space="preserve">, if the [[Configurable]] field of </w:t>
      </w:r>
      <w:r w:rsidRPr="00E77497">
        <w:rPr>
          <w:i/>
        </w:rPr>
        <w:t>current</w:t>
      </w:r>
      <w:r w:rsidRPr="00E77497">
        <w:t xml:space="preserve"> is </w:t>
      </w:r>
      <w:r w:rsidRPr="00E77497">
        <w:rPr>
          <w:b/>
        </w:rPr>
        <w:t>false</w:t>
      </w:r>
      <w:r w:rsidRPr="00E77497">
        <w:t xml:space="preserve">. </w:t>
      </w:r>
    </w:p>
    <w:p w14:paraId="0EC26EE0" w14:textId="77777777" w:rsidR="005D37A2" w:rsidRPr="00E77497" w:rsidRDefault="005D37A2" w:rsidP="005D37A2">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14:paraId="54243455" w14:textId="77777777"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0BF87A1F" w14:textId="77777777" w:rsidR="005D37A2" w:rsidRPr="00E77497" w:rsidRDefault="005D37A2" w:rsidP="005D37A2">
      <w:pPr>
        <w:pStyle w:val="Alg4"/>
        <w:numPr>
          <w:ilvl w:val="1"/>
          <w:numId w:val="349"/>
        </w:numPr>
      </w:pPr>
      <w:r w:rsidRPr="00E77497">
        <w:t>Else,</w:t>
      </w:r>
    </w:p>
    <w:p w14:paraId="5671B78D" w14:textId="77777777"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639B7037" w14:textId="77777777" w:rsidR="005D37A2" w:rsidRPr="00E77497" w:rsidRDefault="005D37A2" w:rsidP="005D37A2">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5D2CDF92" w14:textId="77777777" w:rsidR="005D37A2" w:rsidRPr="00E77497" w:rsidRDefault="005D37A2" w:rsidP="005D37A2">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1D89CBF8" w14:textId="77777777" w:rsidR="005D37A2" w:rsidRPr="00E77497" w:rsidRDefault="005D37A2" w:rsidP="005D37A2">
      <w:pPr>
        <w:pStyle w:val="Alg4"/>
        <w:numPr>
          <w:ilvl w:val="2"/>
          <w:numId w:val="349"/>
        </w:numPr>
      </w:pPr>
      <w:r>
        <w:t xml:space="preserve">Return </w:t>
      </w:r>
      <w:r w:rsidRPr="00CA4ECC">
        <w:rPr>
          <w:b/>
          <w:bCs/>
        </w:rPr>
        <w:t>false</w:t>
      </w:r>
      <w:r w:rsidRPr="00E77497">
        <w:t xml:space="preserve">,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4A629A19" w14:textId="77777777" w:rsidR="005D37A2" w:rsidRPr="00E77497" w:rsidRDefault="005D37A2" w:rsidP="005D37A2">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14:paraId="43BE82FB" w14:textId="77777777" w:rsidR="005D37A2" w:rsidRPr="00E77497" w:rsidRDefault="005D37A2" w:rsidP="005D37A2">
      <w:pPr>
        <w:pStyle w:val="Alg4"/>
        <w:numPr>
          <w:ilvl w:val="3"/>
          <w:numId w:val="349"/>
        </w:numPr>
      </w:pPr>
      <w:r>
        <w:t xml:space="preserve">Return </w:t>
      </w:r>
      <w:r w:rsidRPr="00CA4ECC">
        <w:rPr>
          <w:b/>
          <w:bCs/>
        </w:rPr>
        <w:t>false</w:t>
      </w:r>
      <w:r w:rsidRPr="00E77497">
        <w:t xml:space="preserve">,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7EB39F1C" w14:textId="77777777" w:rsidR="005D37A2" w:rsidRPr="00E77497" w:rsidRDefault="005D37A2" w:rsidP="005D37A2">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14:paraId="4BEC03C3" w14:textId="77777777" w:rsidR="005D37A2" w:rsidRPr="00E77497" w:rsidRDefault="005D37A2" w:rsidP="005D37A2">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w:t>
      </w:r>
    </w:p>
    <w:p w14:paraId="38591CCB" w14:textId="77777777" w:rsidR="005D37A2" w:rsidRPr="00E77497" w:rsidRDefault="005D37A2" w:rsidP="005D37A2">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4DB26020" w14:textId="77777777" w:rsidR="005D37A2" w:rsidRPr="00E77497" w:rsidRDefault="005D37A2" w:rsidP="005D37A2">
      <w:pPr>
        <w:pStyle w:val="Alg4"/>
        <w:numPr>
          <w:ilvl w:val="2"/>
          <w:numId w:val="349"/>
        </w:numPr>
      </w:pPr>
      <w:r>
        <w:t xml:space="preserve">Return </w:t>
      </w:r>
      <w:r w:rsidRPr="00CA4ECC">
        <w:rPr>
          <w:b/>
          <w:bCs/>
        </w:rPr>
        <w:t>false</w:t>
      </w:r>
      <w:r w:rsidRPr="00E77497">
        <w:t xml:space="preserve">,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4F1E974C" w14:textId="77777777" w:rsidR="005D37A2" w:rsidRPr="00E77497" w:rsidRDefault="005D37A2" w:rsidP="005D37A2">
      <w:pPr>
        <w:pStyle w:val="Alg4"/>
        <w:numPr>
          <w:ilvl w:val="2"/>
          <w:numId w:val="349"/>
        </w:numPr>
      </w:pPr>
      <w:r>
        <w:t xml:space="preserve">Return </w:t>
      </w:r>
      <w:r w:rsidRPr="00CA4ECC">
        <w:rPr>
          <w:b/>
          <w:bCs/>
        </w:rPr>
        <w:t>false</w:t>
      </w:r>
      <w:r w:rsidRPr="00E77497">
        <w:t xml:space="preserve">,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639F191F" w14:textId="77777777" w:rsidR="005D37A2" w:rsidRDefault="005D37A2" w:rsidP="005D37A2">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A527D7">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is not </w:t>
      </w:r>
      <w:r w:rsidRPr="00A527D7">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6993A448" w14:textId="77777777" w:rsidR="005D37A2" w:rsidRPr="00E77497" w:rsidRDefault="005D37A2" w:rsidP="005D37A2">
      <w:pPr>
        <w:pStyle w:val="Alg4"/>
        <w:numPr>
          <w:ilvl w:val="1"/>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60125F2E" w14:textId="77777777" w:rsidR="005D37A2" w:rsidRPr="00E77497" w:rsidRDefault="005D37A2" w:rsidP="005D37A2">
      <w:pPr>
        <w:pStyle w:val="Alg4"/>
        <w:numPr>
          <w:ilvl w:val="0"/>
          <w:numId w:val="349"/>
        </w:numPr>
        <w:spacing w:after="120"/>
      </w:pPr>
      <w:r w:rsidRPr="00E77497">
        <w:t xml:space="preserve">Return </w:t>
      </w:r>
      <w:r w:rsidRPr="00E77497">
        <w:rPr>
          <w:b/>
        </w:rPr>
        <w:t>true</w:t>
      </w:r>
      <w:r w:rsidRPr="00E77497">
        <w:t>.</w:t>
      </w:r>
    </w:p>
    <w:p w14:paraId="3BDA5FAC" w14:textId="77777777" w:rsidR="005D37A2" w:rsidRPr="00E77497" w:rsidRDefault="005D37A2" w:rsidP="005D37A2">
      <w:pPr>
        <w:pStyle w:val="Note"/>
      </w:pPr>
      <w:r w:rsidRPr="00E77497">
        <w:t>NOTE</w:t>
      </w:r>
      <w:r w:rsidRPr="00E77497">
        <w:tab/>
        <w:t xml:space="preserve">Step </w:t>
      </w:r>
      <w:r>
        <w:t>8</w:t>
      </w:r>
      <w:r w:rsidRPr="00E77497">
        <w:t xml:space="preserve">.b allows any field of </w:t>
      </w:r>
      <w:r w:rsidRPr="00176804">
        <w:rPr>
          <w:rFonts w:ascii="Times New Roman" w:hAnsi="Times New Roman"/>
        </w:rPr>
        <w:t>Desc</w:t>
      </w:r>
      <w:r w:rsidRPr="00E77497">
        <w:t xml:space="preserve"> to be different from the corresponding field of </w:t>
      </w:r>
      <w:r w:rsidRPr="00176804">
        <w:rPr>
          <w:rFonts w:ascii="Times New Roman" w:hAnsi="Times New Roman"/>
        </w:rPr>
        <w:t>current</w:t>
      </w:r>
      <w:r w:rsidRPr="00E77497">
        <w:t xml:space="preserve"> if </w:t>
      </w:r>
      <w:r w:rsidRPr="00176804">
        <w:rPr>
          <w:rFonts w:ascii="Times New Roman" w:hAnsi="Times New Roman"/>
        </w:rPr>
        <w:t>current’s</w:t>
      </w:r>
      <w:r w:rsidRPr="00E77497">
        <w:t xml:space="preserve"> [[Configurable]] field is </w:t>
      </w:r>
      <w:r w:rsidRPr="00176804">
        <w:rPr>
          <w:rFonts w:ascii="Times New Roman" w:hAnsi="Times New Roman"/>
          <w:b/>
        </w:rPr>
        <w:t>true</w:t>
      </w:r>
      <w:r w:rsidRPr="00E77497">
        <w:t xml:space="preserve">. This even permits changing the [[Value]] of a property whose [[Writable]] attribute is </w:t>
      </w:r>
      <w:r w:rsidRPr="00176804">
        <w:rPr>
          <w:rFonts w:ascii="Times New Roman" w:hAnsi="Times New Roman"/>
          <w:b/>
        </w:rPr>
        <w:t>false</w:t>
      </w:r>
      <w:r w:rsidRPr="00E77497">
        <w:t xml:space="preserve">. This is allowed because a </w:t>
      </w:r>
      <w:r w:rsidRPr="00176804">
        <w:rPr>
          <w:rFonts w:ascii="Times New Roman" w:hAnsi="Times New Roman"/>
          <w:b/>
        </w:rPr>
        <w:t>true</w:t>
      </w:r>
      <w:r w:rsidRPr="00E77497">
        <w:t xml:space="preserve"> [[Configurable]] attribute would permit an equivalent sequence of calls where [[Writable]] is first set to </w:t>
      </w:r>
      <w:r w:rsidRPr="00176804">
        <w:rPr>
          <w:rFonts w:ascii="Times New Roman" w:hAnsi="Times New Roman"/>
          <w:b/>
        </w:rPr>
        <w:t>true</w:t>
      </w:r>
      <w:r w:rsidRPr="00E77497">
        <w:t xml:space="preserve">, a new [[Value]] is set, and then [[Writable]] is set to </w:t>
      </w:r>
      <w:r w:rsidRPr="00176804">
        <w:rPr>
          <w:rFonts w:ascii="Times New Roman" w:hAnsi="Times New Roman"/>
          <w:b/>
        </w:rPr>
        <w:t>false</w:t>
      </w:r>
      <w:r w:rsidRPr="00E77497">
        <w:t>.</w:t>
      </w:r>
    </w:p>
    <w:p w14:paraId="43951BE8" w14:textId="77777777" w:rsidR="005D37A2" w:rsidRDefault="005D37A2" w:rsidP="005D37A2">
      <w:pPr>
        <w:pStyle w:val="30"/>
      </w:pPr>
      <w:r>
        <w:t xml:space="preserve"> </w:t>
      </w:r>
      <w:bookmarkStart w:id="739" w:name="_Toc368050221"/>
      <w:r>
        <w:t>[[HasProperty]](P)</w:t>
      </w:r>
      <w:bookmarkEnd w:id="739"/>
    </w:p>
    <w:p w14:paraId="4A5C65A1" w14:textId="77777777" w:rsidR="005D37A2" w:rsidRDefault="005D37A2" w:rsidP="005D37A2">
      <w:r w:rsidRPr="00E77497">
        <w:t>When the [[</w:t>
      </w:r>
      <w:r>
        <w:t>Has</w:t>
      </w:r>
      <w:r w:rsidRPr="00E77497">
        <w:t xml:space="preserve">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55B39CDD" w14:textId="77777777" w:rsidR="005D37A2" w:rsidRPr="00E77497" w:rsidDel="004372C5" w:rsidRDefault="005D37A2" w:rsidP="005D37A2">
      <w:pPr>
        <w:pStyle w:val="Alg4"/>
        <w:numPr>
          <w:ilvl w:val="0"/>
          <w:numId w:val="1315"/>
        </w:numPr>
        <w:spacing w:before="240"/>
        <w:contextualSpacing/>
      </w:pPr>
      <w:r>
        <w:t>Assert: IsPropertyKey(</w:t>
      </w:r>
      <w:r>
        <w:rPr>
          <w:i/>
          <w:iCs/>
        </w:rPr>
        <w:t>P</w:t>
      </w:r>
      <w:r>
        <w:t xml:space="preserve">) is </w:t>
      </w:r>
      <w:r w:rsidRPr="00B40933">
        <w:rPr>
          <w:b/>
          <w:bCs/>
        </w:rPr>
        <w:t>true</w:t>
      </w:r>
      <w:r w:rsidRPr="00E77497" w:rsidDel="004372C5">
        <w:t>.</w:t>
      </w:r>
    </w:p>
    <w:p w14:paraId="6695C025" w14:textId="77777777" w:rsidR="005D37A2" w:rsidRPr="00E77497" w:rsidRDefault="005D37A2" w:rsidP="005D37A2">
      <w:pPr>
        <w:pStyle w:val="Alg4"/>
        <w:numPr>
          <w:ilvl w:val="0"/>
          <w:numId w:val="1315"/>
        </w:numPr>
      </w:pPr>
      <w:r w:rsidRPr="00E77497">
        <w:t xml:space="preserve">Let </w:t>
      </w:r>
      <w:r>
        <w:rPr>
          <w:i/>
        </w:rPr>
        <w:t>hasOwn</w:t>
      </w:r>
      <w:r w:rsidRPr="00E77497">
        <w:rPr>
          <w:i/>
        </w:rPr>
        <w:t xml:space="preserve"> </w:t>
      </w:r>
      <w:r w:rsidRPr="00E77497">
        <w:t>be the result of calling</w:t>
      </w:r>
      <w:r>
        <w:t xml:space="preserve"> the</w:t>
      </w:r>
      <w:r w:rsidRPr="00E77497">
        <w:t xml:space="preserve"> </w:t>
      </w:r>
      <w:r>
        <w:t>[[</w:t>
      </w:r>
      <w:del w:id="740" w:author="Rev 19 Allen Wirfs-Brock" w:date="2013-09-26T09:49:00Z">
        <w:r w:rsidDel="00873DB1">
          <w:delText>HasOwn</w:delText>
        </w:r>
        <w:r w:rsidRPr="00E77497" w:rsidDel="00873DB1">
          <w:delText>Property</w:delText>
        </w:r>
      </w:del>
      <w:ins w:id="741" w:author="Rev 19 Allen Wirfs-Brock" w:date="2013-09-26T09:49:00Z">
        <w:r w:rsidR="00873DB1">
          <w:t>GetOwn</w:t>
        </w:r>
        <w:r w:rsidR="00873DB1" w:rsidRPr="00E77497">
          <w:t>Property</w:t>
        </w:r>
      </w:ins>
      <w:r>
        <w:t xml:space="preserve">]] internal method of </w:t>
      </w:r>
      <w:r w:rsidRPr="00E77497">
        <w:rPr>
          <w:i/>
        </w:rPr>
        <w:t>O</w:t>
      </w:r>
      <w:r>
        <w:t xml:space="preserve"> with argument</w:t>
      </w:r>
      <w:r w:rsidRPr="00E77497">
        <w:t xml:space="preserve"> </w:t>
      </w:r>
      <w:r w:rsidRPr="00E77497">
        <w:rPr>
          <w:i/>
        </w:rPr>
        <w:t>P</w:t>
      </w:r>
      <w:r w:rsidRPr="00E77497">
        <w:t>.</w:t>
      </w:r>
    </w:p>
    <w:p w14:paraId="19F940EE" w14:textId="77777777" w:rsidR="005D37A2" w:rsidRDefault="005D37A2" w:rsidP="005D37A2">
      <w:pPr>
        <w:pStyle w:val="Alg4"/>
        <w:numPr>
          <w:ilvl w:val="0"/>
          <w:numId w:val="1315"/>
        </w:numPr>
      </w:pPr>
      <w:r>
        <w:t>ReturnIfAbrupt(</w:t>
      </w:r>
      <w:r>
        <w:rPr>
          <w:i/>
        </w:rPr>
        <w:t>hasOwn</w:t>
      </w:r>
      <w:r>
        <w:t>).</w:t>
      </w:r>
    </w:p>
    <w:p w14:paraId="0A3CBD1C" w14:textId="77777777" w:rsidR="005D37A2" w:rsidRPr="00E77497" w:rsidRDefault="005D37A2" w:rsidP="005D37A2">
      <w:pPr>
        <w:pStyle w:val="Alg4"/>
        <w:numPr>
          <w:ilvl w:val="0"/>
          <w:numId w:val="1315"/>
        </w:numPr>
      </w:pPr>
      <w:r w:rsidRPr="00E77497">
        <w:t xml:space="preserve">If </w:t>
      </w:r>
      <w:r>
        <w:rPr>
          <w:i/>
        </w:rPr>
        <w:t>hasOwn</w:t>
      </w:r>
      <w:r w:rsidRPr="00E77497">
        <w:rPr>
          <w:i/>
        </w:rPr>
        <w:t xml:space="preserve"> </w:t>
      </w:r>
      <w:r w:rsidRPr="00E77497">
        <w:t xml:space="preserve">is </w:t>
      </w:r>
      <w:del w:id="742" w:author="Rev 19 Allen Wirfs-Brock" w:date="2013-09-26T09:49:00Z">
        <w:r w:rsidDel="00873DB1">
          <w:rPr>
            <w:b/>
          </w:rPr>
          <w:delText>false</w:delText>
        </w:r>
      </w:del>
      <w:ins w:id="743" w:author="Rev 19 Allen Wirfs-Brock" w:date="2013-09-26T09:49:00Z">
        <w:r w:rsidR="00873DB1">
          <w:rPr>
            <w:b/>
          </w:rPr>
          <w:t>undefined</w:t>
        </w:r>
      </w:ins>
      <w:r w:rsidRPr="00E77497">
        <w:t xml:space="preserve">, </w:t>
      </w:r>
      <w:r>
        <w:t>then</w:t>
      </w:r>
    </w:p>
    <w:p w14:paraId="572F9C0F" w14:textId="77777777" w:rsidR="005D37A2" w:rsidRDefault="005D37A2" w:rsidP="00952308">
      <w:pPr>
        <w:pStyle w:val="Alg4"/>
        <w:numPr>
          <w:ilvl w:val="1"/>
          <w:numId w:val="1315"/>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w:t>
      </w:r>
      <w:ins w:id="744" w:author="Rev 19 Allen Wirfs-Brock" w:date="2013-09-12T08:54:00Z">
        <w:r w:rsidR="00952308" w:rsidRPr="00952308">
          <w:t>PrototypeOf</w:t>
        </w:r>
      </w:ins>
      <w:del w:id="745" w:author="Rev 19 Allen Wirfs-Brock" w:date="2013-09-12T08:54:00Z">
        <w:r w:rsidDel="00952308">
          <w:delText>Inheritance</w:delText>
        </w:r>
      </w:del>
      <w:r w:rsidRPr="004C1E7C">
        <w:t xml:space="preserve">]] internal </w:t>
      </w:r>
      <w:r>
        <w:t>method</w:t>
      </w:r>
      <w:r w:rsidRPr="004C1E7C">
        <w:t xml:space="preserve"> of </w:t>
      </w:r>
      <w:r w:rsidRPr="00EB555A">
        <w:rPr>
          <w:i/>
          <w:iCs/>
        </w:rPr>
        <w:t>O</w:t>
      </w:r>
      <w:r>
        <w:t>.</w:t>
      </w:r>
    </w:p>
    <w:p w14:paraId="5882D0D3" w14:textId="77777777" w:rsidR="005D37A2" w:rsidRDefault="005D37A2" w:rsidP="005D37A2">
      <w:pPr>
        <w:pStyle w:val="Alg4"/>
        <w:numPr>
          <w:ilvl w:val="1"/>
          <w:numId w:val="1315"/>
        </w:numPr>
      </w:pPr>
      <w:r>
        <w:t>ReturnIfAbrupt(</w:t>
      </w:r>
      <w:r>
        <w:rPr>
          <w:i/>
          <w:iCs/>
        </w:rPr>
        <w:t>parent</w:t>
      </w:r>
      <w:r>
        <w:t>).</w:t>
      </w:r>
    </w:p>
    <w:p w14:paraId="2D9225A4" w14:textId="77777777" w:rsidR="005D37A2" w:rsidRDefault="005D37A2" w:rsidP="005D37A2">
      <w:pPr>
        <w:pStyle w:val="Alg4"/>
        <w:numPr>
          <w:ilvl w:val="1"/>
          <w:numId w:val="1315"/>
        </w:numPr>
      </w:pPr>
      <w:r>
        <w:t xml:space="preserve">If </w:t>
      </w:r>
      <w:r>
        <w:rPr>
          <w:i/>
          <w:iCs/>
        </w:rPr>
        <w:t>parent</w:t>
      </w:r>
      <w:r>
        <w:t xml:space="preserve"> is not </w:t>
      </w:r>
      <w:r>
        <w:rPr>
          <w:b/>
          <w:bCs/>
        </w:rPr>
        <w:t>null</w:t>
      </w:r>
      <w:r>
        <w:t>, then</w:t>
      </w:r>
    </w:p>
    <w:p w14:paraId="5ABAC923" w14:textId="77777777" w:rsidR="005D37A2" w:rsidRDefault="005D37A2" w:rsidP="005D37A2">
      <w:pPr>
        <w:pStyle w:val="Alg4"/>
        <w:numPr>
          <w:ilvl w:val="2"/>
          <w:numId w:val="1315"/>
        </w:numPr>
      </w:pPr>
      <w:r>
        <w:t xml:space="preserve">Return the result of calling the [[HasProperty]] internal method of </w:t>
      </w:r>
      <w:r>
        <w:rPr>
          <w:i/>
          <w:iCs/>
        </w:rPr>
        <w:t>parent</w:t>
      </w:r>
      <w:r>
        <w:t xml:space="preserve"> with argument </w:t>
      </w:r>
      <w:r>
        <w:rPr>
          <w:i/>
          <w:iCs/>
        </w:rPr>
        <w:t>P</w:t>
      </w:r>
      <w:r>
        <w:t>.</w:t>
      </w:r>
    </w:p>
    <w:p w14:paraId="4AC32545" w14:textId="77777777" w:rsidR="005D37A2" w:rsidRPr="00E77497" w:rsidRDefault="005D37A2" w:rsidP="005D37A2">
      <w:pPr>
        <w:pStyle w:val="Alg4"/>
        <w:numPr>
          <w:ilvl w:val="0"/>
          <w:numId w:val="1315"/>
        </w:numPr>
        <w:spacing w:after="120"/>
      </w:pPr>
      <w:r>
        <w:rPr>
          <w:iCs/>
        </w:rPr>
        <w:t xml:space="preserve">Return </w:t>
      </w:r>
      <w:r>
        <w:rPr>
          <w:i/>
        </w:rPr>
        <w:t>hasOwn</w:t>
      </w:r>
      <w:r w:rsidRPr="00E77497">
        <w:t>.</w:t>
      </w:r>
    </w:p>
    <w:p w14:paraId="3B79B4F0" w14:textId="77777777" w:rsidR="005D37A2" w:rsidRPr="00E77497" w:rsidRDefault="005D37A2" w:rsidP="005D37A2">
      <w:pPr>
        <w:pStyle w:val="30"/>
      </w:pPr>
      <w:bookmarkStart w:id="746" w:name="_Ref365532308"/>
      <w:bookmarkStart w:id="747" w:name="_Ref365538056"/>
      <w:bookmarkStart w:id="748" w:name="_Ref365538832"/>
      <w:bookmarkStart w:id="749" w:name="_Ref365538850"/>
      <w:bookmarkStart w:id="750" w:name="_Toc368050222"/>
      <w:r w:rsidRPr="00E77497">
        <w:t>[[Get]] (P</w:t>
      </w:r>
      <w:r>
        <w:t>, Receiver</w:t>
      </w:r>
      <w:r w:rsidRPr="00E77497">
        <w:t>)</w:t>
      </w:r>
      <w:bookmarkEnd w:id="746"/>
      <w:bookmarkEnd w:id="747"/>
      <w:bookmarkEnd w:id="748"/>
      <w:bookmarkEnd w:id="749"/>
      <w:bookmarkEnd w:id="750"/>
    </w:p>
    <w:p w14:paraId="471F321B" w14:textId="77777777" w:rsidR="005D37A2" w:rsidRPr="00E77497" w:rsidRDefault="005D37A2" w:rsidP="005D37A2">
      <w:r w:rsidRPr="00E77497">
        <w:t xml:space="preserve">When the [[Get]]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14:paraId="12D20443" w14:textId="77777777" w:rsidR="005D37A2" w:rsidRPr="00E77497" w:rsidDel="004372C5" w:rsidRDefault="005D37A2" w:rsidP="005D37A2">
      <w:pPr>
        <w:pStyle w:val="Alg4"/>
        <w:numPr>
          <w:ilvl w:val="0"/>
          <w:numId w:val="401"/>
        </w:numPr>
        <w:spacing w:before="240"/>
        <w:contextualSpacing/>
      </w:pPr>
      <w:r>
        <w:t>Assert: IsPropertyKey(</w:t>
      </w:r>
      <w:r>
        <w:rPr>
          <w:i/>
          <w:iCs/>
        </w:rPr>
        <w:t>P</w:t>
      </w:r>
      <w:r>
        <w:t xml:space="preserve">) is </w:t>
      </w:r>
      <w:r w:rsidRPr="00B40933">
        <w:rPr>
          <w:b/>
          <w:bCs/>
        </w:rPr>
        <w:t>true</w:t>
      </w:r>
      <w:r w:rsidRPr="00E77497" w:rsidDel="004372C5">
        <w:t>.</w:t>
      </w:r>
    </w:p>
    <w:p w14:paraId="1DFA38A3" w14:textId="77777777" w:rsidR="005D37A2" w:rsidRPr="00E77497" w:rsidRDefault="005D37A2" w:rsidP="005D37A2">
      <w:pPr>
        <w:pStyle w:val="Alg4"/>
        <w:numPr>
          <w:ilvl w:val="0"/>
          <w:numId w:val="401"/>
        </w:numPr>
      </w:pPr>
      <w:r w:rsidRPr="00E77497">
        <w:t xml:space="preserve">Let </w:t>
      </w:r>
      <w:r w:rsidRPr="00E77497">
        <w:rPr>
          <w:i/>
        </w:rPr>
        <w:t xml:space="preserve">desc </w:t>
      </w:r>
      <w:r w:rsidRPr="00E77497">
        <w:t>be the result of calling</w:t>
      </w:r>
      <w:r>
        <w:t xml:space="preserve"> 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14:paraId="235B84D5" w14:textId="77777777" w:rsidR="005D37A2" w:rsidRDefault="005D37A2" w:rsidP="005D37A2">
      <w:pPr>
        <w:pStyle w:val="Alg4"/>
        <w:numPr>
          <w:ilvl w:val="0"/>
          <w:numId w:val="401"/>
        </w:numPr>
      </w:pPr>
      <w:r>
        <w:t>ReturnIfAbrupt(</w:t>
      </w:r>
      <w:r>
        <w:rPr>
          <w:i/>
          <w:iCs/>
        </w:rPr>
        <w:t>desc</w:t>
      </w:r>
      <w:r>
        <w:t>).</w:t>
      </w:r>
    </w:p>
    <w:p w14:paraId="09039B07" w14:textId="77777777" w:rsidR="005D37A2" w:rsidRPr="00E77497" w:rsidRDefault="005D37A2" w:rsidP="005D37A2">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w:t>
      </w:r>
      <w:r>
        <w:t>then</w:t>
      </w:r>
    </w:p>
    <w:p w14:paraId="6A5EFF22" w14:textId="77777777" w:rsidR="005D37A2" w:rsidRDefault="005D37A2" w:rsidP="00952308">
      <w:pPr>
        <w:pStyle w:val="Alg4"/>
        <w:numPr>
          <w:ilvl w:val="1"/>
          <w:numId w:val="401"/>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w:t>
      </w:r>
      <w:ins w:id="751" w:author="Rev 19 Allen Wirfs-Brock" w:date="2013-09-12T08:54:00Z">
        <w:r w:rsidR="00952308" w:rsidRPr="00952308">
          <w:t>PrototypeOf</w:t>
        </w:r>
      </w:ins>
      <w:del w:id="752" w:author="Rev 19 Allen Wirfs-Brock" w:date="2013-09-12T08:54:00Z">
        <w:r w:rsidDel="00952308">
          <w:delText>Inheritance</w:delText>
        </w:r>
      </w:del>
      <w:r w:rsidRPr="004C1E7C">
        <w:t xml:space="preserve">]] internal </w:t>
      </w:r>
      <w:r>
        <w:t>method</w:t>
      </w:r>
      <w:r w:rsidRPr="004C1E7C">
        <w:t xml:space="preserve"> of </w:t>
      </w:r>
      <w:r w:rsidRPr="00EB555A">
        <w:rPr>
          <w:i/>
          <w:iCs/>
        </w:rPr>
        <w:t>O</w:t>
      </w:r>
      <w:r>
        <w:t>.</w:t>
      </w:r>
    </w:p>
    <w:p w14:paraId="596E9FE7" w14:textId="77777777" w:rsidR="005D37A2" w:rsidRDefault="005D37A2" w:rsidP="005D37A2">
      <w:pPr>
        <w:pStyle w:val="Alg4"/>
        <w:numPr>
          <w:ilvl w:val="1"/>
          <w:numId w:val="401"/>
        </w:numPr>
      </w:pPr>
      <w:r>
        <w:t>ReturnIfAbrupt(</w:t>
      </w:r>
      <w:r>
        <w:rPr>
          <w:i/>
          <w:iCs/>
        </w:rPr>
        <w:t>parent</w:t>
      </w:r>
      <w:r>
        <w:t>).</w:t>
      </w:r>
    </w:p>
    <w:p w14:paraId="03F957FC" w14:textId="77777777" w:rsidR="005D37A2" w:rsidRDefault="005D37A2" w:rsidP="005D37A2">
      <w:pPr>
        <w:pStyle w:val="Alg4"/>
        <w:numPr>
          <w:ilvl w:val="1"/>
          <w:numId w:val="401"/>
        </w:numPr>
      </w:pPr>
      <w:r>
        <w:t xml:space="preserve">If </w:t>
      </w:r>
      <w:r>
        <w:rPr>
          <w:i/>
          <w:iCs/>
        </w:rPr>
        <w:t>parent</w:t>
      </w:r>
      <w:r>
        <w:t xml:space="preserve"> is </w:t>
      </w:r>
      <w:r>
        <w:rPr>
          <w:b/>
          <w:bCs/>
        </w:rPr>
        <w:t>null</w:t>
      </w:r>
      <w:r>
        <w:t xml:space="preserve">, then return </w:t>
      </w:r>
      <w:r>
        <w:rPr>
          <w:b/>
          <w:bCs/>
        </w:rPr>
        <w:t>undefined.</w:t>
      </w:r>
    </w:p>
    <w:p w14:paraId="0FB103B7" w14:textId="77777777" w:rsidR="005D37A2" w:rsidRDefault="005D37A2" w:rsidP="005D37A2">
      <w:pPr>
        <w:pStyle w:val="Alg4"/>
        <w:numPr>
          <w:ilvl w:val="1"/>
          <w:numId w:val="401"/>
        </w:numPr>
      </w:pPr>
      <w:r>
        <w:t xml:space="preserve">Return the result of calling the [[Get]] internal method of </w:t>
      </w:r>
      <w:r>
        <w:rPr>
          <w:i/>
          <w:iCs/>
        </w:rPr>
        <w:t>parent</w:t>
      </w:r>
      <w:r>
        <w:t xml:space="preserve"> with arguments </w:t>
      </w:r>
      <w:r>
        <w:rPr>
          <w:i/>
          <w:iCs/>
        </w:rPr>
        <w:t>P</w:t>
      </w:r>
      <w:r>
        <w:t xml:space="preserve"> and </w:t>
      </w:r>
      <w:r>
        <w:rPr>
          <w:i/>
          <w:iCs/>
        </w:rPr>
        <w:t>Receiver</w:t>
      </w:r>
      <w:r>
        <w:t>.</w:t>
      </w:r>
    </w:p>
    <w:p w14:paraId="14E83A8E" w14:textId="77777777" w:rsidR="005D37A2" w:rsidRPr="00E77497" w:rsidRDefault="005D37A2" w:rsidP="005D37A2">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2C1B2078" w14:textId="77777777" w:rsidR="005D37A2" w:rsidRPr="00E77497" w:rsidRDefault="005D37A2" w:rsidP="005D37A2">
      <w:pPr>
        <w:pStyle w:val="Alg4"/>
        <w:numPr>
          <w:ilvl w:val="0"/>
          <w:numId w:val="401"/>
        </w:numPr>
      </w:pPr>
      <w:r w:rsidRPr="00E77497">
        <w:t>Otherwise, IsAccessorDescriptor(</w:t>
      </w:r>
      <w:r w:rsidRPr="00E77497">
        <w:rPr>
          <w:i/>
        </w:rPr>
        <w:t>desc</w:t>
      </w:r>
      <w:r w:rsidRPr="00E77497">
        <w:t xml:space="preserve">) must be </w:t>
      </w:r>
      <w:r w:rsidRPr="00BD058A">
        <w:rPr>
          <w:b/>
          <w:bCs/>
        </w:rPr>
        <w:t>true</w:t>
      </w:r>
      <w:r w:rsidRPr="00E77497">
        <w:t xml:space="preserve"> so, let </w:t>
      </w:r>
      <w:r w:rsidRPr="00E77497">
        <w:rPr>
          <w:i/>
        </w:rPr>
        <w:t>getter</w:t>
      </w:r>
      <w:r w:rsidRPr="00E77497">
        <w:t xml:space="preserve"> be </w:t>
      </w:r>
      <w:r w:rsidRPr="00E77497">
        <w:rPr>
          <w:i/>
        </w:rPr>
        <w:t>desc</w:t>
      </w:r>
      <w:r w:rsidRPr="00E77497">
        <w:t>.[[Get]].</w:t>
      </w:r>
    </w:p>
    <w:p w14:paraId="27B96EFE" w14:textId="77777777" w:rsidR="005D37A2" w:rsidRPr="00E77497" w:rsidRDefault="005D37A2" w:rsidP="005D37A2">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0FE3C01F" w14:textId="77777777" w:rsidR="005D37A2" w:rsidRPr="00E77497" w:rsidRDefault="005D37A2" w:rsidP="005D37A2">
      <w:pPr>
        <w:pStyle w:val="Alg4"/>
        <w:numPr>
          <w:ilvl w:val="0"/>
          <w:numId w:val="401"/>
        </w:numPr>
        <w:spacing w:after="120"/>
      </w:pPr>
      <w:r w:rsidRPr="00E77497">
        <w:t xml:space="preserve">Return the result </w:t>
      </w:r>
      <w:r>
        <w:t xml:space="preserve">of </w:t>
      </w:r>
      <w:r w:rsidRPr="00E77497">
        <w:t xml:space="preserve">calling the [[Call]] internal method of </w:t>
      </w:r>
      <w:r w:rsidRPr="00E77497">
        <w:rPr>
          <w:i/>
        </w:rPr>
        <w:t xml:space="preserve">getter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t>an empty List</w:t>
      </w:r>
      <w:r w:rsidRPr="00E77497">
        <w:t xml:space="preserve"> </w:t>
      </w:r>
      <w:r>
        <w:t>as</w:t>
      </w:r>
      <w:r w:rsidRPr="00E77497">
        <w:t xml:space="preserve"> </w:t>
      </w:r>
      <w:r w:rsidRPr="00A11130">
        <w:rPr>
          <w:i/>
          <w:iCs/>
        </w:rPr>
        <w:t>arguments</w:t>
      </w:r>
      <w:r>
        <w:rPr>
          <w:i/>
          <w:iCs/>
        </w:rPr>
        <w:t>List</w:t>
      </w:r>
      <w:r w:rsidRPr="00E77497">
        <w:t>.</w:t>
      </w:r>
    </w:p>
    <w:p w14:paraId="2F4E216E" w14:textId="77777777" w:rsidR="005D37A2" w:rsidRPr="00E77497" w:rsidRDefault="005D37A2" w:rsidP="005D37A2">
      <w:pPr>
        <w:pStyle w:val="30"/>
      </w:pPr>
      <w:bookmarkStart w:id="753" w:name="_Toc368050223"/>
      <w:r w:rsidRPr="00E77497">
        <w:t>[[</w:t>
      </w:r>
      <w:r>
        <w:t>Set</w:t>
      </w:r>
      <w:r w:rsidRPr="00E77497">
        <w:t>]</w:t>
      </w:r>
      <w:r>
        <w:t>]</w:t>
      </w:r>
      <w:r w:rsidRPr="00E77497">
        <w:t xml:space="preserve"> ( P, V, </w:t>
      </w:r>
      <w:r w:rsidRPr="00457C2D">
        <w:t xml:space="preserve"> Receiver</w:t>
      </w:r>
      <w:r w:rsidRPr="00E77497">
        <w:t>)</w:t>
      </w:r>
      <w:bookmarkEnd w:id="753"/>
    </w:p>
    <w:p w14:paraId="63654D54" w14:textId="77777777" w:rsidR="005D37A2" w:rsidRPr="00E77497" w:rsidRDefault="005D37A2" w:rsidP="005D37A2">
      <w:r w:rsidRPr="00E77497">
        <w:t>When the [[</w:t>
      </w:r>
      <w:r>
        <w:t>Set</w:t>
      </w:r>
      <w:r w:rsidRPr="00E77497">
        <w:t xml:space="preserve">]] internal method of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14:paraId="40547D96" w14:textId="77777777" w:rsidR="005D37A2" w:rsidRPr="00E77497" w:rsidDel="004372C5" w:rsidRDefault="005D37A2" w:rsidP="005D37A2">
      <w:pPr>
        <w:pStyle w:val="Alg4"/>
        <w:numPr>
          <w:ilvl w:val="0"/>
          <w:numId w:val="344"/>
        </w:numPr>
        <w:spacing w:before="240"/>
        <w:contextualSpacing/>
      </w:pPr>
      <w:r>
        <w:t>Assert: IsPropertyKey(</w:t>
      </w:r>
      <w:r>
        <w:rPr>
          <w:i/>
          <w:iCs/>
        </w:rPr>
        <w:t>P</w:t>
      </w:r>
      <w:r>
        <w:t xml:space="preserve">) is </w:t>
      </w:r>
      <w:r w:rsidRPr="00B40933">
        <w:rPr>
          <w:b/>
          <w:bCs/>
        </w:rPr>
        <w:t>true</w:t>
      </w:r>
      <w:r w:rsidRPr="00E77497" w:rsidDel="004372C5">
        <w:t>.</w:t>
      </w:r>
    </w:p>
    <w:p w14:paraId="0462B6D1" w14:textId="77777777" w:rsidR="005D37A2" w:rsidRPr="00E77497" w:rsidRDefault="005D37A2" w:rsidP="005D37A2">
      <w:pPr>
        <w:pStyle w:val="Alg4"/>
        <w:numPr>
          <w:ilvl w:val="0"/>
          <w:numId w:val="344"/>
        </w:numPr>
      </w:pPr>
      <w:r w:rsidRPr="00E77497">
        <w:t xml:space="preserve">Let </w:t>
      </w:r>
      <w:r w:rsidRPr="00E77497">
        <w:rPr>
          <w:i/>
        </w:rPr>
        <w:t xml:space="preserve">ownDesc </w:t>
      </w:r>
      <w:r w:rsidRPr="00E77497">
        <w:t xml:space="preserve">be the result of calling </w:t>
      </w:r>
      <w:r>
        <w:t>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14:paraId="5A0C22CD" w14:textId="77777777" w:rsidR="005D37A2" w:rsidRDefault="005D37A2" w:rsidP="005D37A2">
      <w:pPr>
        <w:pStyle w:val="Alg4"/>
        <w:numPr>
          <w:ilvl w:val="0"/>
          <w:numId w:val="344"/>
        </w:numPr>
      </w:pPr>
      <w:r>
        <w:t>ReturnIfAbrupt(</w:t>
      </w:r>
      <w:r w:rsidRPr="00E77497">
        <w:rPr>
          <w:i/>
        </w:rPr>
        <w:t>ownDesc</w:t>
      </w:r>
      <w:r>
        <w:t>).</w:t>
      </w:r>
    </w:p>
    <w:p w14:paraId="1E9FF920" w14:textId="77777777" w:rsidR="005D37A2" w:rsidRPr="00E77497" w:rsidRDefault="005D37A2" w:rsidP="005D37A2">
      <w:pPr>
        <w:pStyle w:val="Alg4"/>
        <w:numPr>
          <w:ilvl w:val="0"/>
          <w:numId w:val="344"/>
        </w:numPr>
      </w:pPr>
      <w:r w:rsidRPr="00E77497">
        <w:t xml:space="preserve">If </w:t>
      </w:r>
      <w:r w:rsidRPr="00E77497">
        <w:rPr>
          <w:i/>
        </w:rPr>
        <w:t xml:space="preserve">ownDesc </w:t>
      </w:r>
      <w:r w:rsidRPr="00E77497">
        <w:t xml:space="preserve">is </w:t>
      </w:r>
      <w:r w:rsidRPr="00E77497">
        <w:rPr>
          <w:b/>
        </w:rPr>
        <w:t>undefined</w:t>
      </w:r>
      <w:r w:rsidRPr="00E77497">
        <w:t xml:space="preserve">, </w:t>
      </w:r>
      <w:r>
        <w:t>then</w:t>
      </w:r>
    </w:p>
    <w:p w14:paraId="7A25149E" w14:textId="77777777" w:rsidR="005D37A2" w:rsidRDefault="005D37A2" w:rsidP="00952308">
      <w:pPr>
        <w:pStyle w:val="Alg4"/>
        <w:numPr>
          <w:ilvl w:val="1"/>
          <w:numId w:val="344"/>
        </w:numPr>
      </w:pPr>
      <w:r w:rsidRPr="004C1E7C">
        <w:t xml:space="preserve">Let </w:t>
      </w:r>
      <w:r>
        <w:rPr>
          <w:i/>
          <w:iCs/>
        </w:rPr>
        <w:t>parent</w:t>
      </w:r>
      <w:r>
        <w:t xml:space="preserve"> </w:t>
      </w:r>
      <w:r w:rsidRPr="004C1E7C">
        <w:t xml:space="preserve">be the </w:t>
      </w:r>
      <w:r>
        <w:t>result</w:t>
      </w:r>
      <w:r w:rsidRPr="004C1E7C">
        <w:t xml:space="preserve"> of</w:t>
      </w:r>
      <w:r>
        <w:t xml:space="preserve"> calling</w:t>
      </w:r>
      <w:r w:rsidRPr="004C1E7C">
        <w:t xml:space="preserve"> the [[</w:t>
      </w:r>
      <w:r>
        <w:t>Get</w:t>
      </w:r>
      <w:ins w:id="754" w:author="Rev 19 Allen Wirfs-Brock" w:date="2013-09-12T08:54:00Z">
        <w:r w:rsidR="00952308" w:rsidRPr="00952308">
          <w:t>PrototypeOf</w:t>
        </w:r>
      </w:ins>
      <w:del w:id="755" w:author="Rev 19 Allen Wirfs-Brock" w:date="2013-09-12T08:54:00Z">
        <w:r w:rsidDel="00952308">
          <w:delText>Inheritance</w:delText>
        </w:r>
      </w:del>
      <w:r w:rsidRPr="004C1E7C">
        <w:t xml:space="preserve">]] internal </w:t>
      </w:r>
      <w:r>
        <w:t>method</w:t>
      </w:r>
      <w:r w:rsidRPr="004C1E7C">
        <w:t xml:space="preserve"> of </w:t>
      </w:r>
      <w:r w:rsidRPr="00EB555A">
        <w:rPr>
          <w:i/>
          <w:iCs/>
        </w:rPr>
        <w:t>O</w:t>
      </w:r>
      <w:r>
        <w:t>.</w:t>
      </w:r>
    </w:p>
    <w:p w14:paraId="7B94E2FD" w14:textId="77777777" w:rsidR="005D37A2" w:rsidRDefault="005D37A2" w:rsidP="005D37A2">
      <w:pPr>
        <w:pStyle w:val="Alg4"/>
        <w:numPr>
          <w:ilvl w:val="1"/>
          <w:numId w:val="344"/>
        </w:numPr>
      </w:pPr>
      <w:r>
        <w:t>ReturnIfAbrupt(</w:t>
      </w:r>
      <w:r>
        <w:rPr>
          <w:i/>
          <w:iCs/>
        </w:rPr>
        <w:t>parent</w:t>
      </w:r>
      <w:r>
        <w:t>).</w:t>
      </w:r>
    </w:p>
    <w:p w14:paraId="19D4EBD7" w14:textId="77777777" w:rsidR="005D37A2" w:rsidRDefault="005D37A2" w:rsidP="005D37A2">
      <w:pPr>
        <w:pStyle w:val="Alg4"/>
        <w:numPr>
          <w:ilvl w:val="1"/>
          <w:numId w:val="344"/>
        </w:numPr>
      </w:pPr>
      <w:r>
        <w:t xml:space="preserve">If </w:t>
      </w:r>
      <w:r>
        <w:rPr>
          <w:i/>
          <w:iCs/>
        </w:rPr>
        <w:t>parent</w:t>
      </w:r>
      <w:r>
        <w:t xml:space="preserve"> is not </w:t>
      </w:r>
      <w:r>
        <w:rPr>
          <w:b/>
          <w:bCs/>
        </w:rPr>
        <w:t>null</w:t>
      </w:r>
      <w:r>
        <w:t xml:space="preserve">, then </w:t>
      </w:r>
    </w:p>
    <w:p w14:paraId="18684830" w14:textId="77777777" w:rsidR="005D37A2" w:rsidRDefault="005D37A2" w:rsidP="005D37A2">
      <w:pPr>
        <w:pStyle w:val="Alg4"/>
        <w:numPr>
          <w:ilvl w:val="2"/>
          <w:numId w:val="344"/>
        </w:numPr>
      </w:pPr>
      <w:r>
        <w:t xml:space="preserve">Return the result of calling the [[Set]] internal method of </w:t>
      </w:r>
      <w:r>
        <w:rPr>
          <w:i/>
          <w:iCs/>
        </w:rPr>
        <w:t>parent</w:t>
      </w:r>
      <w:r>
        <w:t xml:space="preserve"> with arguments </w:t>
      </w:r>
      <w:r>
        <w:rPr>
          <w:i/>
          <w:iCs/>
        </w:rPr>
        <w:t>P</w:t>
      </w:r>
      <w:r>
        <w:t xml:space="preserve">, </w:t>
      </w:r>
      <w:r>
        <w:rPr>
          <w:i/>
          <w:iCs/>
        </w:rPr>
        <w:t>V</w:t>
      </w:r>
      <w:r>
        <w:t xml:space="preserve">, and </w:t>
      </w:r>
      <w:r w:rsidRPr="00457C2D">
        <w:rPr>
          <w:i/>
          <w:iCs/>
        </w:rPr>
        <w:t>Receiver</w:t>
      </w:r>
      <w:r>
        <w:t>.</w:t>
      </w:r>
    </w:p>
    <w:p w14:paraId="73A60BF0" w14:textId="77777777" w:rsidR="005D37A2" w:rsidRDefault="005D37A2" w:rsidP="005D37A2">
      <w:pPr>
        <w:pStyle w:val="Alg4"/>
        <w:numPr>
          <w:ilvl w:val="1"/>
          <w:numId w:val="344"/>
        </w:numPr>
        <w:spacing w:after="220"/>
        <w:contextualSpacing/>
      </w:pPr>
      <w:r>
        <w:t>Else,</w:t>
      </w:r>
    </w:p>
    <w:p w14:paraId="4424E05C" w14:textId="77777777" w:rsidR="005D37A2" w:rsidRDefault="005D37A2" w:rsidP="005D37A2">
      <w:pPr>
        <w:pStyle w:val="Alg4"/>
        <w:numPr>
          <w:ilvl w:val="2"/>
          <w:numId w:val="344"/>
        </w:numPr>
      </w:pPr>
      <w:r w:rsidRPr="00E77497">
        <w:t xml:space="preserve">Let </w:t>
      </w:r>
      <w:r w:rsidRPr="00E77497">
        <w:rPr>
          <w:i/>
        </w:rPr>
        <w:t xml:space="preserve">ownDesc </w:t>
      </w:r>
      <w:r w:rsidRPr="00E77497">
        <w:t>be</w:t>
      </w:r>
      <w:r>
        <w:t xml:space="preserve"> </w:t>
      </w:r>
      <w:r w:rsidRPr="00E77497">
        <w:t>the Property Descriptor</w:t>
      </w:r>
      <w:r>
        <w:t xml:space="preserve"> </w:t>
      </w:r>
      <w:r w:rsidRPr="00E77497">
        <w:t xml:space="preserve">{[[Value]]: </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5C01218" w14:textId="77777777" w:rsidR="005D37A2" w:rsidRPr="00E77497" w:rsidRDefault="005D37A2" w:rsidP="005D37A2">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14:paraId="44831968" w14:textId="77777777" w:rsidR="005D37A2" w:rsidRDefault="005D37A2" w:rsidP="005D37A2">
      <w:pPr>
        <w:pStyle w:val="Alg4"/>
        <w:numPr>
          <w:ilvl w:val="1"/>
          <w:numId w:val="344"/>
        </w:numPr>
      </w:pPr>
      <w:r w:rsidRPr="00BF5BFD">
        <w:t xml:space="preserve">If </w:t>
      </w:r>
      <w:r w:rsidRPr="00BF5BFD">
        <w:rPr>
          <w:i/>
          <w:iCs/>
        </w:rPr>
        <w:t>ownDesc</w:t>
      </w:r>
      <w:r w:rsidRPr="00BF5BFD">
        <w:t xml:space="preserve">.[[Writable]] is </w:t>
      </w:r>
      <w:r w:rsidRPr="00BF5BFD">
        <w:rPr>
          <w:b/>
          <w:bCs/>
        </w:rPr>
        <w:t>false</w:t>
      </w:r>
      <w:r w:rsidRPr="00BF5BFD">
        <w:t xml:space="preserve">, return </w:t>
      </w:r>
      <w:r w:rsidRPr="00BF5BFD">
        <w:rPr>
          <w:b/>
          <w:bCs/>
        </w:rPr>
        <w:t>false</w:t>
      </w:r>
      <w:r w:rsidRPr="00BF5BFD">
        <w:t>.</w:t>
      </w:r>
    </w:p>
    <w:p w14:paraId="747279D4" w14:textId="77777777" w:rsidR="005D37A2" w:rsidRDefault="005D37A2" w:rsidP="005D37A2">
      <w:pPr>
        <w:pStyle w:val="Alg4"/>
        <w:numPr>
          <w:ilvl w:val="1"/>
          <w:numId w:val="344"/>
        </w:numPr>
      </w:pPr>
      <w:r w:rsidRPr="00BF5BFD">
        <w:t xml:space="preserve">If </w:t>
      </w:r>
      <w:r>
        <w:rPr>
          <w:iCs/>
        </w:rPr>
        <w:t>Type(</w:t>
      </w:r>
      <w:r>
        <w:rPr>
          <w:i/>
        </w:rPr>
        <w:t>Receiver</w:t>
      </w:r>
      <w:r>
        <w:rPr>
          <w:iCs/>
        </w:rPr>
        <w:t>)</w:t>
      </w:r>
      <w:r w:rsidRPr="00BF5BFD">
        <w:t xml:space="preserve"> is</w:t>
      </w:r>
      <w:r>
        <w:t xml:space="preserve"> not Object</w:t>
      </w:r>
      <w:r w:rsidRPr="00BF5BFD">
        <w:t xml:space="preserve">, return </w:t>
      </w:r>
      <w:r w:rsidRPr="00BF5BFD">
        <w:rPr>
          <w:b/>
          <w:bCs/>
        </w:rPr>
        <w:t>false</w:t>
      </w:r>
      <w:r w:rsidRPr="00BF5BFD">
        <w:t>.</w:t>
      </w:r>
    </w:p>
    <w:p w14:paraId="66B8AC0E" w14:textId="77777777" w:rsidR="005D37A2" w:rsidRDefault="005D37A2" w:rsidP="005D37A2">
      <w:pPr>
        <w:pStyle w:val="Alg4"/>
        <w:numPr>
          <w:ilvl w:val="1"/>
          <w:numId w:val="344"/>
        </w:numPr>
      </w:pPr>
      <w:r>
        <w:t xml:space="preserve">Let </w:t>
      </w:r>
      <w:r>
        <w:rPr>
          <w:i/>
          <w:iCs/>
        </w:rPr>
        <w:t>existingDescriptor</w:t>
      </w:r>
      <w:r>
        <w:t xml:space="preserve"> be </w:t>
      </w:r>
      <w:r w:rsidRPr="00E77497">
        <w:t xml:space="preserve">the result of calling </w:t>
      </w:r>
      <w:r>
        <w:t>the [[</w:t>
      </w:r>
      <w:r w:rsidRPr="00E77497">
        <w:t>GetOwnProperty</w:t>
      </w:r>
      <w:r>
        <w:t xml:space="preserve">]] internal method of </w:t>
      </w:r>
      <w:r w:rsidRPr="00457C2D">
        <w:rPr>
          <w:i/>
          <w:iCs/>
        </w:rPr>
        <w:t>Receiver</w:t>
      </w:r>
      <w:r>
        <w:t xml:space="preserve"> with argument</w:t>
      </w:r>
      <w:r w:rsidRPr="00E77497">
        <w:t xml:space="preserve"> </w:t>
      </w:r>
      <w:r w:rsidRPr="00E77497">
        <w:rPr>
          <w:i/>
        </w:rPr>
        <w:t>P</w:t>
      </w:r>
      <w:r w:rsidRPr="00E77497">
        <w:t>.</w:t>
      </w:r>
    </w:p>
    <w:p w14:paraId="55AD809B" w14:textId="77777777" w:rsidR="005D37A2" w:rsidRDefault="005D37A2" w:rsidP="005D37A2">
      <w:pPr>
        <w:pStyle w:val="Alg4"/>
        <w:numPr>
          <w:ilvl w:val="1"/>
          <w:numId w:val="344"/>
        </w:numPr>
      </w:pPr>
      <w:r>
        <w:t>ReturnIfAbrupt(</w:t>
      </w:r>
      <w:r>
        <w:rPr>
          <w:i/>
          <w:iCs/>
        </w:rPr>
        <w:t>existingDescriptor</w:t>
      </w:r>
      <w:r>
        <w:t>).</w:t>
      </w:r>
    </w:p>
    <w:p w14:paraId="7C2BAD3F" w14:textId="77777777" w:rsidR="005D37A2" w:rsidRDefault="005D37A2" w:rsidP="005D37A2">
      <w:pPr>
        <w:pStyle w:val="Alg4"/>
        <w:numPr>
          <w:ilvl w:val="1"/>
          <w:numId w:val="344"/>
        </w:numPr>
      </w:pPr>
      <w:r>
        <w:t xml:space="preserve">If </w:t>
      </w:r>
      <w:r>
        <w:rPr>
          <w:i/>
          <w:iCs/>
        </w:rPr>
        <w:t>existingDescriptor</w:t>
      </w:r>
      <w:r>
        <w:t xml:space="preserve"> is not </w:t>
      </w:r>
      <w:r>
        <w:rPr>
          <w:b/>
          <w:bCs/>
        </w:rPr>
        <w:t>undefined</w:t>
      </w:r>
      <w:r>
        <w:t>, then</w:t>
      </w:r>
    </w:p>
    <w:p w14:paraId="32A23C27" w14:textId="77777777" w:rsidR="005D37A2" w:rsidRPr="00E77497" w:rsidRDefault="005D37A2" w:rsidP="005D37A2">
      <w:pPr>
        <w:pStyle w:val="Alg4"/>
        <w:numPr>
          <w:ilvl w:val="2"/>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14:paraId="14EA7E29" w14:textId="77777777" w:rsidR="005D37A2" w:rsidRPr="00E77497" w:rsidRDefault="005D37A2" w:rsidP="005D37A2">
      <w:pPr>
        <w:pStyle w:val="Alg4"/>
        <w:numPr>
          <w:ilvl w:val="2"/>
          <w:numId w:val="344"/>
        </w:numPr>
      </w:pPr>
      <w:r>
        <w:t>Return the result of calling</w:t>
      </w:r>
      <w:r w:rsidRPr="00E77497">
        <w:t xml:space="preserve"> </w:t>
      </w:r>
      <w:r>
        <w:t>the [[</w:t>
      </w:r>
      <w:r w:rsidRPr="00E77497">
        <w:t>DefineOwnProperty</w:t>
      </w:r>
      <w:r>
        <w:t xml:space="preserve">]] internal method of </w:t>
      </w:r>
      <w:r w:rsidRPr="00AD5E14">
        <w:rPr>
          <w:i/>
          <w:iCs/>
        </w:rPr>
        <w:t>Receiver</w:t>
      </w:r>
      <w:r>
        <w:t xml:space="preserve"> with arguments</w:t>
      </w:r>
      <w:r w:rsidRPr="00E77497">
        <w:t xml:space="preserve"> </w:t>
      </w:r>
      <w:r w:rsidRPr="00E77497">
        <w:rPr>
          <w:i/>
        </w:rPr>
        <w:t>P</w:t>
      </w:r>
      <w:r w:rsidRPr="00483C7C">
        <w:t xml:space="preserve"> </w:t>
      </w:r>
      <w:r>
        <w:t>and</w:t>
      </w:r>
      <w:r w:rsidRPr="00E77497">
        <w:t xml:space="preserve"> </w:t>
      </w:r>
      <w:r w:rsidRPr="00E77497">
        <w:rPr>
          <w:i/>
        </w:rPr>
        <w:t>valueDesc</w:t>
      </w:r>
      <w:r w:rsidRPr="00E77497">
        <w:t>.</w:t>
      </w:r>
    </w:p>
    <w:p w14:paraId="02F6A425" w14:textId="77777777" w:rsidR="005D37A2" w:rsidRDefault="005D37A2" w:rsidP="005D37A2">
      <w:pPr>
        <w:pStyle w:val="Alg4"/>
        <w:numPr>
          <w:ilvl w:val="1"/>
          <w:numId w:val="344"/>
        </w:numPr>
      </w:pPr>
      <w:r>
        <w:t xml:space="preserve">Else </w:t>
      </w:r>
      <w:r w:rsidRPr="008F76C0">
        <w:rPr>
          <w:i/>
          <w:iCs/>
        </w:rPr>
        <w:t xml:space="preserve">Receiver </w:t>
      </w:r>
      <w:r>
        <w:t xml:space="preserve">does not currently have a property </w:t>
      </w:r>
      <w:r>
        <w:rPr>
          <w:i/>
          <w:iCs/>
        </w:rPr>
        <w:t>P</w:t>
      </w:r>
      <w:r>
        <w:t>,</w:t>
      </w:r>
    </w:p>
    <w:p w14:paraId="4B03CA3A" w14:textId="77777777" w:rsidR="005D37A2" w:rsidRPr="00E77497" w:rsidRDefault="005D37A2" w:rsidP="005D37A2">
      <w:pPr>
        <w:pStyle w:val="Alg4"/>
        <w:numPr>
          <w:ilvl w:val="2"/>
          <w:numId w:val="344"/>
        </w:numPr>
        <w:spacing w:after="220"/>
        <w:contextualSpacing/>
      </w:pPr>
      <w:r>
        <w:t>Return the result of performing CreateOwnDataProperty(</w:t>
      </w:r>
      <w:r w:rsidRPr="008F76C0">
        <w:rPr>
          <w:i/>
          <w:iCs/>
        </w:rPr>
        <w:t>Receiver</w:t>
      </w:r>
      <w:r>
        <w:rPr>
          <w:iCs/>
        </w:rPr>
        <w:t>,</w:t>
      </w:r>
      <w:r w:rsidRPr="00E77497">
        <w:t xml:space="preserve"> </w:t>
      </w:r>
      <w:r w:rsidRPr="00E77497">
        <w:rPr>
          <w:i/>
        </w:rPr>
        <w:t>P</w:t>
      </w:r>
      <w:r w:rsidRPr="00E77497">
        <w:t xml:space="preserve">, </w:t>
      </w:r>
      <w:r>
        <w:rPr>
          <w:i/>
        </w:rPr>
        <w:t>V</w:t>
      </w:r>
      <w:r>
        <w:rPr>
          <w:iCs/>
        </w:rPr>
        <w:t>)</w:t>
      </w:r>
      <w:r w:rsidRPr="00E77497">
        <w:t>.</w:t>
      </w:r>
    </w:p>
    <w:p w14:paraId="6B71E20B" w14:textId="77777777" w:rsidR="005D37A2" w:rsidRPr="00E77497" w:rsidRDefault="005D37A2" w:rsidP="005D37A2">
      <w:pPr>
        <w:pStyle w:val="Alg4"/>
        <w:numPr>
          <w:ilvl w:val="0"/>
          <w:numId w:val="344"/>
        </w:numPr>
      </w:pPr>
      <w:r w:rsidRPr="00E77497">
        <w:t>If IsAccessorDescriptor(</w:t>
      </w:r>
      <w:r w:rsidRPr="00E77497">
        <w:rPr>
          <w:i/>
        </w:rPr>
        <w:t>ownDesc</w:t>
      </w:r>
      <w:r w:rsidRPr="00E77497">
        <w:t xml:space="preserve">) is </w:t>
      </w:r>
      <w:r w:rsidRPr="00E77497">
        <w:rPr>
          <w:b/>
        </w:rPr>
        <w:t>true</w:t>
      </w:r>
      <w:r w:rsidRPr="00E77497">
        <w:t>, then</w:t>
      </w:r>
    </w:p>
    <w:p w14:paraId="0AF9C213" w14:textId="77777777" w:rsidR="005D37A2" w:rsidRPr="00E77497" w:rsidRDefault="005D37A2" w:rsidP="005D37A2">
      <w:pPr>
        <w:pStyle w:val="Alg4"/>
        <w:numPr>
          <w:ilvl w:val="1"/>
          <w:numId w:val="344"/>
        </w:numPr>
      </w:pPr>
      <w:r w:rsidRPr="00E77497">
        <w:t xml:space="preserve">Let </w:t>
      </w:r>
      <w:r w:rsidRPr="00E77497">
        <w:rPr>
          <w:i/>
        </w:rPr>
        <w:t xml:space="preserve">setter </w:t>
      </w:r>
      <w:r w:rsidRPr="00E77497">
        <w:t xml:space="preserve">be </w:t>
      </w:r>
      <w:r w:rsidRPr="00E77497">
        <w:rPr>
          <w:i/>
        </w:rPr>
        <w:t>ownDesc</w:t>
      </w:r>
      <w:r w:rsidRPr="00E77497">
        <w:t>.[[Set]].</w:t>
      </w:r>
    </w:p>
    <w:p w14:paraId="2A9712F8" w14:textId="77777777" w:rsidR="005D37A2" w:rsidRDefault="005D37A2" w:rsidP="005D37A2">
      <w:pPr>
        <w:pStyle w:val="Alg4"/>
        <w:numPr>
          <w:ilvl w:val="1"/>
          <w:numId w:val="344"/>
        </w:numPr>
      </w:pPr>
      <w:r w:rsidRPr="00BF5BFD">
        <w:t xml:space="preserve">If </w:t>
      </w:r>
      <w:r w:rsidRPr="00E77497">
        <w:rPr>
          <w:i/>
        </w:rPr>
        <w:t>setter</w:t>
      </w:r>
      <w:r w:rsidRPr="00BF5BFD">
        <w:t xml:space="preserve"> is </w:t>
      </w:r>
      <w:r>
        <w:rPr>
          <w:b/>
          <w:bCs/>
        </w:rPr>
        <w:t>undefined</w:t>
      </w:r>
      <w:r w:rsidRPr="00BF5BFD">
        <w:t xml:space="preserve">, return </w:t>
      </w:r>
      <w:r w:rsidRPr="00BF5BFD">
        <w:rPr>
          <w:b/>
          <w:bCs/>
        </w:rPr>
        <w:t>false</w:t>
      </w:r>
      <w:r w:rsidRPr="00BF5BFD">
        <w:t>.</w:t>
      </w:r>
    </w:p>
    <w:p w14:paraId="00BF7330" w14:textId="77777777" w:rsidR="005D37A2" w:rsidRPr="00E77497" w:rsidRDefault="005D37A2" w:rsidP="005D37A2">
      <w:pPr>
        <w:pStyle w:val="Alg4"/>
        <w:numPr>
          <w:ilvl w:val="1"/>
          <w:numId w:val="344"/>
        </w:numPr>
      </w:pPr>
      <w:r>
        <w:t xml:space="preserve">Let </w:t>
      </w:r>
      <w:r w:rsidRPr="00BA6C77">
        <w:rPr>
          <w:i/>
          <w:iCs/>
        </w:rPr>
        <w:t>setterResult</w:t>
      </w:r>
      <w:r>
        <w:t xml:space="preserve"> be the result of calling</w:t>
      </w:r>
      <w:r w:rsidRPr="00E77497">
        <w:t xml:space="preserve"> the [[Call]] internal method of </w:t>
      </w:r>
      <w:r w:rsidRPr="00E77497">
        <w:rPr>
          <w:i/>
        </w:rPr>
        <w:t xml:space="preserve">setter </w:t>
      </w:r>
      <w:r w:rsidRPr="00E77497">
        <w:t xml:space="preserve">providing </w:t>
      </w:r>
      <w:r>
        <w:rPr>
          <w:i/>
        </w:rPr>
        <w:t>Receiver</w:t>
      </w:r>
      <w:r w:rsidDel="0097274C">
        <w:rPr>
          <w:i/>
        </w:rPr>
        <w:t xml:space="preserve"> </w:t>
      </w:r>
      <w:r w:rsidRPr="00E77497">
        <w:t xml:space="preserve">as </w:t>
      </w:r>
      <w:r w:rsidRPr="006637C6">
        <w:rPr>
          <w:i/>
        </w:rPr>
        <w:t>this</w:t>
      </w:r>
      <w:r>
        <w:rPr>
          <w:i/>
        </w:rPr>
        <w:t>Argument</w:t>
      </w:r>
      <w:r w:rsidRPr="00E77497">
        <w:t xml:space="preserve"> and</w:t>
      </w:r>
      <w:r>
        <w:t xml:space="preserve"> a new</w:t>
      </w:r>
      <w:r w:rsidRPr="00E77497">
        <w:t xml:space="preserve"> </w:t>
      </w:r>
      <w:r>
        <w:t xml:space="preserve">List containing </w:t>
      </w:r>
      <w:r w:rsidRPr="00E77497">
        <w:rPr>
          <w:i/>
        </w:rPr>
        <w:t xml:space="preserve">V </w:t>
      </w:r>
      <w:r w:rsidRPr="00E77497">
        <w:t xml:space="preserve">as </w:t>
      </w:r>
      <w:r>
        <w:rPr>
          <w:i/>
          <w:iCs/>
        </w:rPr>
        <w:t>argumentsList</w:t>
      </w:r>
      <w:r w:rsidRPr="00E77497">
        <w:t>.</w:t>
      </w:r>
    </w:p>
    <w:p w14:paraId="4BB2A9AA" w14:textId="77777777" w:rsidR="005D37A2" w:rsidRDefault="005D37A2" w:rsidP="005D37A2">
      <w:pPr>
        <w:pStyle w:val="Alg4"/>
        <w:numPr>
          <w:ilvl w:val="1"/>
          <w:numId w:val="344"/>
        </w:numPr>
      </w:pPr>
      <w:r>
        <w:t>ReturnIfAbrupt(</w:t>
      </w:r>
      <w:r w:rsidRPr="00BA6C77">
        <w:rPr>
          <w:i/>
          <w:iCs/>
        </w:rPr>
        <w:t>setterResult</w:t>
      </w:r>
      <w:r>
        <w:t>).</w:t>
      </w:r>
    </w:p>
    <w:p w14:paraId="2023C590" w14:textId="77777777" w:rsidR="005D37A2" w:rsidRPr="00E77497" w:rsidRDefault="005D37A2" w:rsidP="005D37A2">
      <w:pPr>
        <w:pStyle w:val="Alg4"/>
        <w:numPr>
          <w:ilvl w:val="1"/>
          <w:numId w:val="344"/>
        </w:numPr>
        <w:spacing w:after="240"/>
      </w:pPr>
      <w:r>
        <w:t xml:space="preserve">Return </w:t>
      </w:r>
      <w:r>
        <w:rPr>
          <w:b/>
          <w:bCs/>
        </w:rPr>
        <w:t>true</w:t>
      </w:r>
      <w:r>
        <w:t>.</w:t>
      </w:r>
    </w:p>
    <w:p w14:paraId="175EEC59" w14:textId="77777777" w:rsidR="005D37A2" w:rsidRPr="00E77497" w:rsidRDefault="005D37A2" w:rsidP="005D37A2">
      <w:pPr>
        <w:pStyle w:val="30"/>
      </w:pPr>
      <w:bookmarkStart w:id="756" w:name="_Ref365541201"/>
      <w:bookmarkStart w:id="757" w:name="_Toc368050224"/>
      <w:r w:rsidRPr="00E77497">
        <w:t>[[</w:t>
      </w:r>
      <w:r>
        <w:t>Invoke</w:t>
      </w:r>
      <w:r w:rsidRPr="00E77497">
        <w:t>]] (P</w:t>
      </w:r>
      <w:r>
        <w:t>, ArgumentsList, Receiver</w:t>
      </w:r>
      <w:r w:rsidRPr="00E77497">
        <w:t>)</w:t>
      </w:r>
      <w:bookmarkEnd w:id="756"/>
      <w:bookmarkEnd w:id="757"/>
    </w:p>
    <w:p w14:paraId="2F9DCD4D" w14:textId="77777777" w:rsidR="005D37A2" w:rsidRPr="00E77497" w:rsidRDefault="005D37A2" w:rsidP="005D37A2">
      <w:r w:rsidRPr="00E77497">
        <w:t>When the [[</w:t>
      </w:r>
      <w:r>
        <w:t>Invoke</w:t>
      </w:r>
      <w:r w:rsidRPr="00E77497">
        <w:t xml:space="preserve">]]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14:paraId="53D9DAF0" w14:textId="77777777" w:rsidR="005D37A2" w:rsidRPr="00E77497" w:rsidDel="004372C5" w:rsidRDefault="005D37A2" w:rsidP="005D37A2">
      <w:pPr>
        <w:pStyle w:val="Alg4"/>
        <w:numPr>
          <w:ilvl w:val="0"/>
          <w:numId w:val="1470"/>
        </w:numPr>
        <w:spacing w:before="240"/>
        <w:contextualSpacing/>
      </w:pPr>
      <w:r>
        <w:t>Assert: IsPropertyKey(</w:t>
      </w:r>
      <w:r>
        <w:rPr>
          <w:i/>
          <w:iCs/>
        </w:rPr>
        <w:t>P</w:t>
      </w:r>
      <w:r>
        <w:t xml:space="preserve">) is </w:t>
      </w:r>
      <w:r w:rsidRPr="00B40933">
        <w:rPr>
          <w:b/>
          <w:bCs/>
        </w:rPr>
        <w:t>true</w:t>
      </w:r>
      <w:r w:rsidRPr="00E77497" w:rsidDel="004372C5">
        <w:t>.</w:t>
      </w:r>
    </w:p>
    <w:p w14:paraId="67B10C77" w14:textId="77777777" w:rsidR="005D37A2" w:rsidRDefault="005D37A2" w:rsidP="005D37A2">
      <w:pPr>
        <w:pStyle w:val="Alg4"/>
        <w:numPr>
          <w:ilvl w:val="0"/>
          <w:numId w:val="1470"/>
        </w:numPr>
      </w:pPr>
      <w:r>
        <w:t xml:space="preserve">Assert: </w:t>
      </w:r>
      <w:r>
        <w:rPr>
          <w:i/>
          <w:iCs/>
        </w:rPr>
        <w:t>ArgumentsList</w:t>
      </w:r>
      <w:r>
        <w:t xml:space="preserve"> is a List.</w:t>
      </w:r>
    </w:p>
    <w:p w14:paraId="0E3824EC" w14:textId="77777777" w:rsidR="005D37A2" w:rsidRDefault="005D37A2" w:rsidP="005D37A2">
      <w:pPr>
        <w:pStyle w:val="Alg4"/>
        <w:numPr>
          <w:ilvl w:val="0"/>
          <w:numId w:val="1470"/>
        </w:numPr>
      </w:pPr>
      <w:r>
        <w:t xml:space="preserve">Let </w:t>
      </w:r>
      <w:r>
        <w:rPr>
          <w:i/>
          <w:iCs/>
        </w:rPr>
        <w:t>method</w:t>
      </w:r>
      <w:r>
        <w:t xml:space="preserve"> be the result of calling the [[Get]] internal method of </w:t>
      </w:r>
      <w:r>
        <w:rPr>
          <w:i/>
          <w:iCs/>
        </w:rPr>
        <w:t>O</w:t>
      </w:r>
      <w:r>
        <w:t xml:space="preserve"> with arguments </w:t>
      </w:r>
      <w:r>
        <w:rPr>
          <w:i/>
          <w:iCs/>
        </w:rPr>
        <w:t>P</w:t>
      </w:r>
      <w:r>
        <w:t xml:space="preserve">, and </w:t>
      </w:r>
      <w:r>
        <w:rPr>
          <w:i/>
          <w:iCs/>
        </w:rPr>
        <w:t>Receiver</w:t>
      </w:r>
      <w:r>
        <w:t>.</w:t>
      </w:r>
    </w:p>
    <w:p w14:paraId="1AED3699" w14:textId="77777777" w:rsidR="005D37A2" w:rsidRDefault="005D37A2" w:rsidP="005D37A2">
      <w:pPr>
        <w:pStyle w:val="Alg4"/>
        <w:numPr>
          <w:ilvl w:val="0"/>
          <w:numId w:val="1470"/>
        </w:numPr>
      </w:pPr>
      <w:r>
        <w:t>ReturnIfAbrupt(</w:t>
      </w:r>
      <w:r>
        <w:rPr>
          <w:i/>
          <w:iCs/>
        </w:rPr>
        <w:t>method</w:t>
      </w:r>
      <w:r>
        <w:t>).</w:t>
      </w:r>
    </w:p>
    <w:p w14:paraId="19543C4A" w14:textId="77777777" w:rsidR="005D37A2" w:rsidRPr="00E77497" w:rsidRDefault="005D37A2" w:rsidP="005D37A2">
      <w:pPr>
        <w:pStyle w:val="Alg3"/>
        <w:numPr>
          <w:ilvl w:val="0"/>
          <w:numId w:val="1470"/>
        </w:numPr>
      </w:pPr>
      <w:r w:rsidRPr="00E77497">
        <w:t>If Type(</w:t>
      </w:r>
      <w:r>
        <w:rPr>
          <w:i/>
          <w:iCs/>
        </w:rPr>
        <w:t>method</w:t>
      </w:r>
      <w:r w:rsidRPr="00E77497">
        <w:t xml:space="preserve">) is not Object, throw a </w:t>
      </w:r>
      <w:r w:rsidRPr="00E77497">
        <w:rPr>
          <w:b/>
        </w:rPr>
        <w:t>TypeError</w:t>
      </w:r>
      <w:r w:rsidRPr="00E77497">
        <w:t xml:space="preserve"> exception.</w:t>
      </w:r>
    </w:p>
    <w:p w14:paraId="4F9998E8" w14:textId="77777777" w:rsidR="005D37A2" w:rsidRPr="00E77497" w:rsidRDefault="005D37A2" w:rsidP="005D37A2">
      <w:pPr>
        <w:pStyle w:val="Alg3"/>
        <w:numPr>
          <w:ilvl w:val="0"/>
          <w:numId w:val="1470"/>
        </w:numPr>
      </w:pPr>
      <w:r w:rsidRPr="00E77497">
        <w:t>If IsCallable(</w:t>
      </w:r>
      <w:r>
        <w:rPr>
          <w:i/>
          <w:iCs/>
        </w:rPr>
        <w:t>method</w:t>
      </w:r>
      <w:r w:rsidRPr="00E77497">
        <w:t xml:space="preserve">) is </w:t>
      </w:r>
      <w:r w:rsidRPr="00E77497">
        <w:rPr>
          <w:b/>
        </w:rPr>
        <w:t>false</w:t>
      </w:r>
      <w:r w:rsidRPr="00E77497">
        <w:t xml:space="preserve">, throw a </w:t>
      </w:r>
      <w:r w:rsidRPr="00E77497">
        <w:rPr>
          <w:b/>
        </w:rPr>
        <w:t>TypeError</w:t>
      </w:r>
      <w:r w:rsidRPr="00E77497">
        <w:t xml:space="preserve"> exception.</w:t>
      </w:r>
    </w:p>
    <w:p w14:paraId="528BD4B2" w14:textId="77777777" w:rsidR="005D37A2" w:rsidRPr="00E77497" w:rsidRDefault="005D37A2" w:rsidP="005D37A2">
      <w:pPr>
        <w:pStyle w:val="Alg4"/>
        <w:numPr>
          <w:ilvl w:val="0"/>
          <w:numId w:val="1470"/>
        </w:numPr>
        <w:spacing w:after="120"/>
      </w:pPr>
      <w:r w:rsidRPr="00E77497">
        <w:t xml:space="preserve">Return the result </w:t>
      </w:r>
      <w:r>
        <w:t xml:space="preserve">of </w:t>
      </w:r>
      <w:r w:rsidRPr="00E77497">
        <w:t xml:space="preserve">calling the [[Call]] internal method of </w:t>
      </w:r>
      <w:r>
        <w:rPr>
          <w:i/>
        </w:rPr>
        <w:t>method</w:t>
      </w:r>
      <w:r w:rsidRPr="00E77497">
        <w:rPr>
          <w:i/>
        </w:rPr>
        <w:t xml:space="preserve">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rsidRPr="000F5D83">
        <w:rPr>
          <w:i/>
          <w:iCs/>
        </w:rPr>
        <w:t>ArgumentsList</w:t>
      </w:r>
      <w:r w:rsidRPr="00E77497">
        <w:t xml:space="preserve"> </w:t>
      </w:r>
      <w:r>
        <w:t>as</w:t>
      </w:r>
      <w:r w:rsidRPr="00E77497">
        <w:t xml:space="preserve"> </w:t>
      </w:r>
      <w:r w:rsidRPr="00A11130">
        <w:rPr>
          <w:i/>
          <w:iCs/>
        </w:rPr>
        <w:t>arguments</w:t>
      </w:r>
      <w:r>
        <w:rPr>
          <w:i/>
          <w:iCs/>
        </w:rPr>
        <w:t>List</w:t>
      </w:r>
      <w:r w:rsidRPr="00E77497">
        <w:t>.</w:t>
      </w:r>
    </w:p>
    <w:p w14:paraId="596B9764" w14:textId="77777777" w:rsidR="005D37A2" w:rsidRPr="00E77497" w:rsidRDefault="005D37A2" w:rsidP="005D37A2">
      <w:pPr>
        <w:pStyle w:val="30"/>
      </w:pPr>
      <w:bookmarkStart w:id="758" w:name="_Ref365532452"/>
      <w:bookmarkStart w:id="759" w:name="_Toc368050225"/>
      <w:r w:rsidRPr="00E77497">
        <w:t>[[Delete]] (P)</w:t>
      </w:r>
      <w:bookmarkEnd w:id="758"/>
      <w:bookmarkEnd w:id="759"/>
    </w:p>
    <w:p w14:paraId="0F9BB24B" w14:textId="77777777" w:rsidR="005D37A2" w:rsidRPr="00E77497" w:rsidRDefault="005D37A2" w:rsidP="005D37A2">
      <w:r w:rsidRPr="00E77497">
        <w:t xml:space="preserve">When the [[Delete]]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p>
    <w:p w14:paraId="6313AE5A" w14:textId="77777777" w:rsidR="005D37A2" w:rsidRPr="00E77497" w:rsidDel="004372C5" w:rsidRDefault="005D37A2" w:rsidP="005D37A2">
      <w:pPr>
        <w:pStyle w:val="Alg4"/>
        <w:numPr>
          <w:ilvl w:val="0"/>
          <w:numId w:val="346"/>
        </w:numPr>
        <w:spacing w:before="240"/>
        <w:contextualSpacing/>
      </w:pPr>
      <w:r>
        <w:t>Assert: IsPropertyKey(</w:t>
      </w:r>
      <w:r>
        <w:rPr>
          <w:i/>
          <w:iCs/>
        </w:rPr>
        <w:t>P</w:t>
      </w:r>
      <w:r>
        <w:t xml:space="preserve">) is </w:t>
      </w:r>
      <w:r w:rsidRPr="00B40933">
        <w:rPr>
          <w:b/>
          <w:bCs/>
        </w:rPr>
        <w:t>true</w:t>
      </w:r>
      <w:r w:rsidRPr="00E77497" w:rsidDel="004372C5">
        <w:t>.</w:t>
      </w:r>
    </w:p>
    <w:p w14:paraId="05149B00" w14:textId="77777777" w:rsidR="005D37A2" w:rsidRPr="00E77497" w:rsidDel="004372C5" w:rsidRDefault="005D37A2" w:rsidP="005D37A2">
      <w:pPr>
        <w:pStyle w:val="Alg4"/>
        <w:numPr>
          <w:ilvl w:val="0"/>
          <w:numId w:val="346"/>
        </w:numPr>
      </w:pPr>
      <w:r w:rsidRPr="00E77497">
        <w:t xml:space="preserve">Let </w:t>
      </w:r>
      <w:r w:rsidRPr="00E77497">
        <w:rPr>
          <w:i/>
        </w:rPr>
        <w:t>desc</w:t>
      </w:r>
      <w:r w:rsidRPr="00E77497">
        <w:t xml:space="preserve"> be the result of calling </w:t>
      </w:r>
      <w:r w:rsidRPr="00010308">
        <w:t xml:space="preserve"> </w:t>
      </w:r>
      <w:r>
        <w:t>the [[GetOwnProperty]] internal method of</w:t>
      </w:r>
      <w:r w:rsidRPr="00E77497" w:rsidDel="004372C5">
        <w:t xml:space="preserve"> </w:t>
      </w:r>
      <w:r w:rsidRPr="00E77497" w:rsidDel="004372C5">
        <w:rPr>
          <w:i/>
        </w:rPr>
        <w:t>O</w:t>
      </w:r>
      <w:r>
        <w:t xml:space="preserve"> with argument</w:t>
      </w:r>
      <w:r w:rsidRPr="00E77497" w:rsidDel="004372C5">
        <w:t xml:space="preserve"> </w:t>
      </w:r>
      <w:r w:rsidRPr="00E77497" w:rsidDel="004372C5">
        <w:rPr>
          <w:i/>
        </w:rPr>
        <w:t>P</w:t>
      </w:r>
      <w:r w:rsidRPr="00E77497" w:rsidDel="004372C5">
        <w:t>.</w:t>
      </w:r>
    </w:p>
    <w:p w14:paraId="028AFC7C" w14:textId="77777777" w:rsidR="005D37A2" w:rsidRPr="00E77497" w:rsidRDefault="005D37A2" w:rsidP="005D37A2">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14:paraId="2904DE57" w14:textId="77777777" w:rsidR="005D37A2" w:rsidRPr="00E77497" w:rsidRDefault="005D37A2" w:rsidP="005D37A2">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14:paraId="3AD2796A" w14:textId="77777777" w:rsidR="005D37A2" w:rsidRPr="00E77497" w:rsidRDefault="005D37A2" w:rsidP="005D37A2">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14:paraId="37889EC4" w14:textId="77777777" w:rsidR="005D37A2" w:rsidRPr="00E77497" w:rsidRDefault="005D37A2" w:rsidP="005D37A2">
      <w:pPr>
        <w:pStyle w:val="Alg4"/>
        <w:numPr>
          <w:ilvl w:val="1"/>
          <w:numId w:val="346"/>
        </w:numPr>
      </w:pPr>
      <w:r w:rsidRPr="00E77497">
        <w:t xml:space="preserve">Return </w:t>
      </w:r>
      <w:r w:rsidRPr="00E77497">
        <w:rPr>
          <w:b/>
        </w:rPr>
        <w:t>true</w:t>
      </w:r>
      <w:r w:rsidRPr="00E77497">
        <w:t>.</w:t>
      </w:r>
    </w:p>
    <w:p w14:paraId="0F3F9514" w14:textId="77777777" w:rsidR="005D37A2" w:rsidRPr="00E77497" w:rsidRDefault="005D37A2" w:rsidP="005D37A2">
      <w:pPr>
        <w:pStyle w:val="Alg4"/>
        <w:numPr>
          <w:ilvl w:val="0"/>
          <w:numId w:val="346"/>
        </w:numPr>
        <w:spacing w:after="120"/>
      </w:pPr>
      <w:r w:rsidRPr="00E77497">
        <w:t xml:space="preserve">Return </w:t>
      </w:r>
      <w:r w:rsidRPr="00E77497">
        <w:rPr>
          <w:b/>
        </w:rPr>
        <w:t>false</w:t>
      </w:r>
      <w:r w:rsidRPr="00E77497">
        <w:t>.</w:t>
      </w:r>
    </w:p>
    <w:p w14:paraId="1546EBDF" w14:textId="77777777" w:rsidR="005D37A2" w:rsidRPr="00E77497" w:rsidRDefault="005D37A2" w:rsidP="005D37A2">
      <w:pPr>
        <w:pStyle w:val="30"/>
      </w:pPr>
      <w:bookmarkStart w:id="760" w:name="_Toc368050226"/>
      <w:r w:rsidRPr="00E77497">
        <w:t>[[</w:t>
      </w:r>
      <w:r>
        <w:t>Enumerate</w:t>
      </w:r>
      <w:r w:rsidRPr="00E77497">
        <w:t>]] ()</w:t>
      </w:r>
      <w:bookmarkEnd w:id="760"/>
    </w:p>
    <w:p w14:paraId="5CD3880D" w14:textId="77777777" w:rsidR="005D37A2" w:rsidRPr="00E77497" w:rsidRDefault="005D37A2" w:rsidP="005D37A2">
      <w:r w:rsidRPr="00E77497">
        <w:t>When the [[</w:t>
      </w:r>
      <w:r>
        <w:t>Enumerate</w:t>
      </w:r>
      <w:r w:rsidRPr="00E77497">
        <w:t xml:space="preserve">]] internal method of </w:t>
      </w:r>
      <w:r w:rsidRPr="00E77497">
        <w:rPr>
          <w:rFonts w:ascii="Times New Roman" w:hAnsi="Times New Roman"/>
          <w:i/>
        </w:rPr>
        <w:t>O</w:t>
      </w:r>
      <w:r w:rsidRPr="00E77497">
        <w:t xml:space="preserve"> is called the following steps are taken:</w:t>
      </w:r>
    </w:p>
    <w:p w14:paraId="3A1743D9" w14:textId="77777777" w:rsidR="005D37A2" w:rsidRPr="00E77497" w:rsidDel="004372C5" w:rsidRDefault="005D37A2" w:rsidP="005D37A2">
      <w:pPr>
        <w:pStyle w:val="Alg4"/>
        <w:numPr>
          <w:ilvl w:val="0"/>
          <w:numId w:val="655"/>
        </w:numPr>
      </w:pPr>
      <w:r>
        <w:t>Return an Iterator object (</w:t>
      </w:r>
      <w:r w:rsidR="008900B3">
        <w:fldChar w:fldCharType="begin"/>
      </w:r>
      <w:r w:rsidR="008900B3">
        <w:instrText xml:space="preserve"> REF _Ref365644824 \r \h </w:instrText>
      </w:r>
      <w:r w:rsidR="008900B3">
        <w:fldChar w:fldCharType="separate"/>
      </w:r>
      <w:r w:rsidR="00D433E8">
        <w:t>25.1.2</w:t>
      </w:r>
      <w:r w:rsidR="008900B3">
        <w:fldChar w:fldCharType="end"/>
      </w:r>
      <w:r>
        <w:t xml:space="preserve">) whose next method iterates over all the String valued keys of enumerable property keys of </w:t>
      </w:r>
      <w:r w:rsidRPr="00DC1627">
        <w:rPr>
          <w:i/>
        </w:rPr>
        <w:t>O</w:t>
      </w:r>
      <w:r w:rsidRPr="00E77497" w:rsidDel="004372C5">
        <w:t>.</w:t>
      </w:r>
      <w:r>
        <w:t xml:space="preserve"> </w:t>
      </w:r>
      <w:r w:rsidRPr="00E77497">
        <w:t>The mechanics and order of enumerating the properties  is not specified</w:t>
      </w:r>
      <w:r>
        <w:t xml:space="preserve"> but must conform to the rules specified below</w:t>
      </w:r>
      <w:r w:rsidRPr="00E77497">
        <w:t>.</w:t>
      </w:r>
      <w:r>
        <w:t xml:space="preserve">  </w:t>
      </w:r>
    </w:p>
    <w:p w14:paraId="2992AF9B" w14:textId="77777777" w:rsidR="005D37A2" w:rsidRDefault="005D37A2" w:rsidP="005D37A2">
      <w:pPr>
        <w:pStyle w:val="Alg4"/>
        <w:spacing w:after="120"/>
        <w:ind w:left="360"/>
      </w:pPr>
    </w:p>
    <w:p w14:paraId="7B6783A1" w14:textId="77777777" w:rsidR="005D37A2" w:rsidRPr="00E77497" w:rsidRDefault="005D37A2" w:rsidP="005D37A2">
      <w:r>
        <w:t xml:space="preserve">Enumerated properties do not include properties whose property key is a Symbol.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14:paraId="4D31ABC7" w14:textId="77777777" w:rsidR="005D37A2" w:rsidRPr="00E77497" w:rsidRDefault="005D37A2" w:rsidP="005D37A2">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p>
    <w:p w14:paraId="0597C78A" w14:textId="77777777" w:rsidR="005D37A2" w:rsidRPr="002A07A7" w:rsidRDefault="005D37A2" w:rsidP="005D37A2">
      <w:pPr>
        <w:rPr>
          <w:lang w:eastAsia="en-US"/>
        </w:rPr>
      </w:pPr>
      <w:commentRangeStart w:id="761"/>
      <w:r>
        <w:rPr>
          <w:lang w:eastAsia="en-US"/>
        </w:rPr>
        <w:t>The following is an informative algorithm that conforms to these rules</w:t>
      </w:r>
      <w:commentRangeEnd w:id="761"/>
      <w:r>
        <w:rPr>
          <w:rStyle w:val="af6"/>
        </w:rPr>
        <w:commentReference w:id="761"/>
      </w:r>
    </w:p>
    <w:p w14:paraId="2ACEAF3C" w14:textId="77777777" w:rsidR="005D37A2" w:rsidRPr="00E77497" w:rsidDel="004372C5" w:rsidRDefault="005D37A2" w:rsidP="005D37A2">
      <w:pPr>
        <w:pStyle w:val="Alg4"/>
        <w:numPr>
          <w:ilvl w:val="0"/>
          <w:numId w:val="698"/>
        </w:numPr>
      </w:pPr>
      <w:r w:rsidRPr="00E77497">
        <w:t xml:space="preserve">Let </w:t>
      </w:r>
      <w:r>
        <w:rPr>
          <w:i/>
        </w:rPr>
        <w:t xml:space="preserve">obj </w:t>
      </w:r>
      <w:r w:rsidRPr="00FF3D07">
        <w:t xml:space="preserve">be </w:t>
      </w:r>
      <w:r>
        <w:rPr>
          <w:i/>
        </w:rPr>
        <w:t>O</w:t>
      </w:r>
      <w:r w:rsidRPr="00E77497" w:rsidDel="004372C5">
        <w:t>.</w:t>
      </w:r>
    </w:p>
    <w:p w14:paraId="562549D1" w14:textId="77777777" w:rsidR="005D37A2" w:rsidRDefault="005D37A2" w:rsidP="00952308">
      <w:pPr>
        <w:pStyle w:val="Alg4"/>
        <w:numPr>
          <w:ilvl w:val="0"/>
          <w:numId w:val="698"/>
        </w:numPr>
      </w:pPr>
      <w:r>
        <w:t xml:space="preserve">Let </w:t>
      </w:r>
      <w:r w:rsidRPr="00CB4E8F">
        <w:rPr>
          <w:i/>
        </w:rPr>
        <w:t>proto</w:t>
      </w:r>
      <w:r>
        <w:t xml:space="preserve"> be the result of calling the [[Get</w:t>
      </w:r>
      <w:ins w:id="762" w:author="Rev 19 Allen Wirfs-Brock" w:date="2013-09-12T08:55:00Z">
        <w:r w:rsidR="00952308" w:rsidRPr="00952308">
          <w:t>PrototypeOf</w:t>
        </w:r>
      </w:ins>
      <w:del w:id="763" w:author="Rev 19 Allen Wirfs-Brock" w:date="2013-09-12T08:55:00Z">
        <w:r w:rsidDel="00952308">
          <w:delText>Inheritance</w:delText>
        </w:r>
      </w:del>
      <w:r>
        <w:t xml:space="preserve">]] internal method of </w:t>
      </w:r>
      <w:r w:rsidRPr="00CB4E8F">
        <w:rPr>
          <w:i/>
        </w:rPr>
        <w:t>O</w:t>
      </w:r>
      <w:r>
        <w:rPr>
          <w:iCs/>
        </w:rPr>
        <w:t xml:space="preserve"> with no arguments</w:t>
      </w:r>
      <w:r>
        <w:t>.</w:t>
      </w:r>
    </w:p>
    <w:p w14:paraId="6F8DB987" w14:textId="77777777" w:rsidR="005D37A2" w:rsidRDefault="005D37A2" w:rsidP="005D37A2">
      <w:pPr>
        <w:pStyle w:val="Alg4"/>
        <w:numPr>
          <w:ilvl w:val="0"/>
          <w:numId w:val="698"/>
        </w:numPr>
      </w:pPr>
      <w:r>
        <w:t>ReturnIfAbrupt(</w:t>
      </w:r>
      <w:r>
        <w:rPr>
          <w:i/>
          <w:iCs/>
        </w:rPr>
        <w:t>proto</w:t>
      </w:r>
      <w:r>
        <w:t>).</w:t>
      </w:r>
    </w:p>
    <w:p w14:paraId="2B1371BF" w14:textId="77777777" w:rsidR="005D37A2" w:rsidRDefault="005D37A2" w:rsidP="005D37A2">
      <w:pPr>
        <w:pStyle w:val="Alg4"/>
        <w:numPr>
          <w:ilvl w:val="0"/>
          <w:numId w:val="698"/>
        </w:numPr>
      </w:pPr>
      <w:r>
        <w:t xml:space="preserve">If </w:t>
      </w:r>
      <w:r w:rsidRPr="00CB4E8F">
        <w:rPr>
          <w:i/>
        </w:rPr>
        <w:t>proto</w:t>
      </w:r>
      <w:r>
        <w:t xml:space="preserve"> is the value </w:t>
      </w:r>
      <w:r w:rsidRPr="00CB4E8F">
        <w:rPr>
          <w:b/>
        </w:rPr>
        <w:t>null</w:t>
      </w:r>
      <w:r>
        <w:t>, then</w:t>
      </w:r>
    </w:p>
    <w:p w14:paraId="23FF700D" w14:textId="77777777" w:rsidR="005D37A2" w:rsidRDefault="005D37A2" w:rsidP="005D37A2">
      <w:pPr>
        <w:pStyle w:val="Alg4"/>
        <w:numPr>
          <w:ilvl w:val="1"/>
          <w:numId w:val="698"/>
        </w:numPr>
      </w:pPr>
      <w:r>
        <w:t xml:space="preserve">Let </w:t>
      </w:r>
      <w:r>
        <w:rPr>
          <w:i/>
        </w:rPr>
        <w:t>propList</w:t>
      </w:r>
      <w:r>
        <w:t xml:space="preserve"> be a new empty List.</w:t>
      </w:r>
    </w:p>
    <w:p w14:paraId="197A5706" w14:textId="77777777" w:rsidR="005D37A2" w:rsidRDefault="005D37A2" w:rsidP="005D37A2">
      <w:pPr>
        <w:pStyle w:val="Alg4"/>
        <w:numPr>
          <w:ilvl w:val="0"/>
          <w:numId w:val="698"/>
        </w:numPr>
      </w:pPr>
      <w:r>
        <w:t>Else</w:t>
      </w:r>
    </w:p>
    <w:p w14:paraId="056952C8" w14:textId="77777777" w:rsidR="005D37A2" w:rsidRDefault="005D37A2" w:rsidP="005D37A2">
      <w:pPr>
        <w:pStyle w:val="Alg4"/>
        <w:numPr>
          <w:ilvl w:val="1"/>
          <w:numId w:val="698"/>
        </w:numPr>
      </w:pPr>
      <w:r>
        <w:t xml:space="preserve">Let </w:t>
      </w:r>
      <w:r>
        <w:rPr>
          <w:i/>
        </w:rPr>
        <w:t>propList</w:t>
      </w:r>
      <w:r>
        <w:t xml:space="preserve"> be the result of calling the [[Enumerate]] internal method of </w:t>
      </w:r>
      <w:r>
        <w:rPr>
          <w:i/>
        </w:rPr>
        <w:t>proto</w:t>
      </w:r>
      <w:r>
        <w:t>.</w:t>
      </w:r>
    </w:p>
    <w:p w14:paraId="34996EB7" w14:textId="77777777" w:rsidR="005D37A2" w:rsidRDefault="005D37A2" w:rsidP="005D37A2">
      <w:pPr>
        <w:pStyle w:val="Alg4"/>
        <w:numPr>
          <w:ilvl w:val="0"/>
          <w:numId w:val="698"/>
        </w:numPr>
      </w:pPr>
      <w:r>
        <w:t>ReturnIfAbrupt(</w:t>
      </w:r>
      <w:r>
        <w:rPr>
          <w:i/>
        </w:rPr>
        <w:t>propList</w:t>
      </w:r>
      <w:r>
        <w:t>).</w:t>
      </w:r>
    </w:p>
    <w:p w14:paraId="7D3934D3" w14:textId="77777777" w:rsidR="005D37A2" w:rsidRDefault="005D37A2" w:rsidP="005D37A2">
      <w:pPr>
        <w:pStyle w:val="Alg4"/>
        <w:numPr>
          <w:ilvl w:val="0"/>
          <w:numId w:val="698"/>
        </w:numPr>
      </w:pPr>
      <w:r>
        <w:t xml:space="preserve">For each </w:t>
      </w:r>
      <w:r w:rsidRPr="00CB4E8F">
        <w:rPr>
          <w:i/>
        </w:rPr>
        <w:t>name</w:t>
      </w:r>
      <w:r>
        <w:t xml:space="preserve"> that is the property key of an own property of </w:t>
      </w:r>
      <w:r w:rsidRPr="00CB4E8F">
        <w:rPr>
          <w:i/>
        </w:rPr>
        <w:t>O</w:t>
      </w:r>
    </w:p>
    <w:p w14:paraId="16AC7465" w14:textId="77777777" w:rsidR="005D37A2" w:rsidRDefault="005D37A2" w:rsidP="005D37A2">
      <w:pPr>
        <w:pStyle w:val="Alg4"/>
        <w:numPr>
          <w:ilvl w:val="1"/>
          <w:numId w:val="698"/>
        </w:numPr>
      </w:pPr>
      <w:r>
        <w:t>If Type(</w:t>
      </w:r>
      <w:r>
        <w:rPr>
          <w:i/>
          <w:iCs/>
        </w:rPr>
        <w:t>name</w:t>
      </w:r>
      <w:r>
        <w:t>) is String, then</w:t>
      </w:r>
    </w:p>
    <w:p w14:paraId="70FA1656" w14:textId="77777777" w:rsidR="005D37A2" w:rsidRDefault="005D37A2" w:rsidP="005D37A2">
      <w:pPr>
        <w:pStyle w:val="Alg4"/>
        <w:numPr>
          <w:ilvl w:val="2"/>
          <w:numId w:val="698"/>
        </w:numPr>
      </w:pPr>
      <w:r>
        <w:t xml:space="preserve">Let </w:t>
      </w:r>
      <w:r w:rsidRPr="00CB4E8F">
        <w:rPr>
          <w:i/>
        </w:rPr>
        <w:t>desc</w:t>
      </w:r>
      <w:r>
        <w:t xml:space="preserve"> be the result of calling OrdinaryGetOwnProperty with arguments </w:t>
      </w:r>
      <w:r w:rsidRPr="00CB4E8F">
        <w:rPr>
          <w:i/>
        </w:rPr>
        <w:t>O</w:t>
      </w:r>
      <w:r>
        <w:t xml:space="preserve"> and </w:t>
      </w:r>
      <w:r w:rsidRPr="00CB4E8F">
        <w:rPr>
          <w:i/>
        </w:rPr>
        <w:t>name</w:t>
      </w:r>
      <w:r>
        <w:t>.</w:t>
      </w:r>
    </w:p>
    <w:p w14:paraId="4537E4AB" w14:textId="77777777" w:rsidR="005D37A2" w:rsidRPr="00E77497" w:rsidRDefault="005D37A2" w:rsidP="005D37A2">
      <w:pPr>
        <w:pStyle w:val="Alg4"/>
        <w:numPr>
          <w:ilvl w:val="2"/>
          <w:numId w:val="698"/>
        </w:numPr>
      </w:pPr>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p>
    <w:p w14:paraId="0C4C3EAE" w14:textId="77777777" w:rsidR="005D37A2" w:rsidRPr="00E77497" w:rsidRDefault="005D37A2" w:rsidP="005D37A2">
      <w:pPr>
        <w:pStyle w:val="Alg4"/>
        <w:numPr>
          <w:ilvl w:val="2"/>
          <w:numId w:val="698"/>
        </w:numPr>
      </w:pPr>
      <w:r>
        <w:t xml:space="preserve">If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p>
    <w:p w14:paraId="640D426B" w14:textId="77777777" w:rsidR="005D37A2" w:rsidRDefault="005D37A2" w:rsidP="005D37A2">
      <w:pPr>
        <w:pStyle w:val="Alg4"/>
        <w:numPr>
          <w:ilvl w:val="0"/>
          <w:numId w:val="698"/>
        </w:numPr>
        <w:spacing w:after="120"/>
        <w:contextualSpacing/>
      </w:pPr>
      <w:r>
        <w:t xml:space="preserve">Order the elements of </w:t>
      </w:r>
      <w:r w:rsidRPr="00CB4E8F">
        <w:rPr>
          <w:i/>
        </w:rPr>
        <w:t>propList</w:t>
      </w:r>
      <w:r>
        <w:t xml:space="preserve"> in an implementation defined order. </w:t>
      </w:r>
    </w:p>
    <w:p w14:paraId="6BB9FF53" w14:textId="77777777" w:rsidR="005D37A2" w:rsidRPr="00E77497" w:rsidRDefault="005D37A2" w:rsidP="005D37A2">
      <w:pPr>
        <w:pStyle w:val="Alg4"/>
        <w:numPr>
          <w:ilvl w:val="0"/>
          <w:numId w:val="698"/>
        </w:numPr>
        <w:spacing w:after="120"/>
      </w:pPr>
      <w:r w:rsidRPr="00E77497">
        <w:t xml:space="preserve">Return </w:t>
      </w:r>
      <w:r w:rsidRPr="00650BA7">
        <w:rPr>
          <w:i/>
        </w:rPr>
        <w:t>propList</w:t>
      </w:r>
      <w:r w:rsidRPr="00E77497">
        <w:t>.</w:t>
      </w:r>
    </w:p>
    <w:p w14:paraId="5985080A" w14:textId="77777777" w:rsidR="005D37A2" w:rsidRPr="00E77497" w:rsidRDefault="005D37A2" w:rsidP="005D37A2">
      <w:pPr>
        <w:pStyle w:val="30"/>
      </w:pPr>
      <w:bookmarkStart w:id="764" w:name="_Toc368050227"/>
      <w:r w:rsidRPr="00E77497">
        <w:t>[[</w:t>
      </w:r>
      <w:r>
        <w:t>OwnPropertyKeys</w:t>
      </w:r>
      <w:r w:rsidRPr="00E77497">
        <w:t>]] (</w:t>
      </w:r>
      <w:r>
        <w:t xml:space="preserve"> </w:t>
      </w:r>
      <w:r w:rsidRPr="00E77497">
        <w:t>)</w:t>
      </w:r>
      <w:bookmarkEnd w:id="764"/>
    </w:p>
    <w:p w14:paraId="5F924F42" w14:textId="77777777" w:rsidR="005D37A2" w:rsidRPr="00E77497" w:rsidRDefault="005D37A2" w:rsidP="005D37A2">
      <w:r w:rsidRPr="00E77497">
        <w:t>When the [[</w:t>
      </w:r>
      <w:r>
        <w:t>OwnPropertyKeys</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14:paraId="0AF778D6" w14:textId="77777777" w:rsidR="005D37A2" w:rsidRPr="00E77497" w:rsidRDefault="005D37A2" w:rsidP="005D37A2">
      <w:pPr>
        <w:pStyle w:val="Alg4"/>
        <w:numPr>
          <w:ilvl w:val="0"/>
          <w:numId w:val="1186"/>
        </w:numPr>
      </w:pPr>
      <w:r w:rsidRPr="00E77497">
        <w:t xml:space="preserve">Let </w:t>
      </w:r>
      <w:r>
        <w:rPr>
          <w:i/>
        </w:rPr>
        <w:t>keys</w:t>
      </w:r>
      <w:r w:rsidRPr="00E77497">
        <w:rPr>
          <w:i/>
        </w:rPr>
        <w:t xml:space="preserve"> </w:t>
      </w:r>
      <w:r w:rsidRPr="00E77497">
        <w:t xml:space="preserve">be </w:t>
      </w:r>
      <w:r>
        <w:t>a new empty List</w:t>
      </w:r>
      <w:r w:rsidRPr="00E77497">
        <w:t>.</w:t>
      </w:r>
    </w:p>
    <w:p w14:paraId="52E365C2" w14:textId="77777777" w:rsidR="005D37A2" w:rsidRPr="00E77497" w:rsidRDefault="005D37A2" w:rsidP="005D37A2">
      <w:pPr>
        <w:pStyle w:val="Alg4"/>
        <w:numPr>
          <w:ilvl w:val="0"/>
          <w:numId w:val="1186"/>
        </w:numPr>
      </w:pPr>
      <w:r w:rsidRPr="00E77497">
        <w:t>For each own property</w:t>
      </w:r>
      <w:r>
        <w:t xml:space="preserve"> key</w:t>
      </w:r>
      <w:r w:rsidRPr="00E77497">
        <w:t xml:space="preserve"> </w:t>
      </w:r>
      <w:r w:rsidRPr="00E77497">
        <w:rPr>
          <w:i/>
        </w:rPr>
        <w:t xml:space="preserve">P </w:t>
      </w:r>
      <w:r w:rsidRPr="00E77497">
        <w:t xml:space="preserve">of </w:t>
      </w:r>
      <w:r w:rsidRPr="00E77497">
        <w:rPr>
          <w:i/>
        </w:rPr>
        <w:t>O</w:t>
      </w:r>
    </w:p>
    <w:p w14:paraId="78C3B045" w14:textId="77777777" w:rsidR="005D37A2" w:rsidRPr="00E77497" w:rsidRDefault="005D37A2" w:rsidP="005D37A2">
      <w:pPr>
        <w:pStyle w:val="Alg4"/>
        <w:numPr>
          <w:ilvl w:val="1"/>
          <w:numId w:val="1186"/>
        </w:numPr>
        <w:tabs>
          <w:tab w:val="left" w:pos="1701"/>
        </w:tabs>
      </w:pPr>
      <w:r>
        <w:t>Add</w:t>
      </w:r>
      <w:r w:rsidRPr="00E77497">
        <w:t xml:space="preserve"> </w:t>
      </w:r>
      <w:r w:rsidRPr="00E77497">
        <w:rPr>
          <w:i/>
        </w:rPr>
        <w:t>P</w:t>
      </w:r>
      <w:r>
        <w:t xml:space="preserve"> as the last element of </w:t>
      </w:r>
      <w:r>
        <w:rPr>
          <w:i/>
          <w:iCs/>
        </w:rPr>
        <w:t>keys</w:t>
      </w:r>
      <w:r>
        <w:t>.</w:t>
      </w:r>
    </w:p>
    <w:p w14:paraId="064E3D62" w14:textId="77777777" w:rsidR="005D37A2" w:rsidRPr="00E77497" w:rsidRDefault="005D37A2" w:rsidP="005D37A2">
      <w:pPr>
        <w:pStyle w:val="Alg4"/>
        <w:numPr>
          <w:ilvl w:val="0"/>
          <w:numId w:val="1186"/>
        </w:numPr>
        <w:spacing w:after="120"/>
      </w:pPr>
      <w:r w:rsidRPr="00E77497">
        <w:t xml:space="preserve">Return </w:t>
      </w:r>
      <w:commentRangeStart w:id="765"/>
      <w:r>
        <w:t>MakeListIterator</w:t>
      </w:r>
      <w:commentRangeEnd w:id="765"/>
      <w:r>
        <w:rPr>
          <w:rStyle w:val="af6"/>
          <w:rFonts w:ascii="Arial" w:eastAsia="MS Mincho" w:hAnsi="Arial"/>
          <w:spacing w:val="0"/>
          <w:lang w:eastAsia="ja-JP"/>
        </w:rPr>
        <w:commentReference w:id="765"/>
      </w:r>
      <w:r>
        <w:t>(</w:t>
      </w:r>
      <w:r>
        <w:rPr>
          <w:i/>
        </w:rPr>
        <w:t>keys</w:t>
      </w:r>
      <w:r>
        <w:rPr>
          <w:iCs/>
        </w:rPr>
        <w:t>)</w:t>
      </w:r>
      <w:r w:rsidRPr="00E77497">
        <w:t>.</w:t>
      </w:r>
    </w:p>
    <w:p w14:paraId="029584E3" w14:textId="77777777" w:rsidR="005D37A2" w:rsidRPr="00915511" w:rsidRDefault="005D37A2" w:rsidP="005D37A2">
      <w:pPr>
        <w:pStyle w:val="30"/>
        <w:rPr>
          <w:rFonts w:cs="Arial"/>
          <w:bCs/>
        </w:rPr>
      </w:pPr>
      <w:bookmarkStart w:id="766" w:name="_Toc368050228"/>
      <w:r>
        <w:rPr>
          <w:rFonts w:cs="Arial"/>
          <w:bCs/>
          <w:spacing w:val="6"/>
        </w:rPr>
        <w:t>Object</w:t>
      </w:r>
      <w:r w:rsidRPr="00915511">
        <w:rPr>
          <w:rFonts w:cs="Arial"/>
          <w:bCs/>
          <w:spacing w:val="6"/>
        </w:rPr>
        <w:t>Create</w:t>
      </w:r>
      <w:r>
        <w:rPr>
          <w:rFonts w:cs="Arial"/>
          <w:bCs/>
          <w:spacing w:val="6"/>
        </w:rPr>
        <w:t xml:space="preserve">(proto, </w:t>
      </w:r>
      <w:r w:rsidRPr="008365B2">
        <w:rPr>
          <w:rFonts w:cs="Arial"/>
          <w:bCs/>
          <w:spacing w:val="6"/>
        </w:rPr>
        <w:t>internalDataList</w:t>
      </w:r>
      <w:r>
        <w:rPr>
          <w:rFonts w:cs="Arial"/>
          <w:bCs/>
          <w:spacing w:val="6"/>
        </w:rPr>
        <w:t xml:space="preserve">) </w:t>
      </w:r>
      <w:r w:rsidRPr="00915511">
        <w:rPr>
          <w:rFonts w:cs="Arial"/>
          <w:bCs/>
          <w:spacing w:val="6"/>
        </w:rPr>
        <w:t xml:space="preserve"> Abstract Operation</w:t>
      </w:r>
      <w:bookmarkEnd w:id="766"/>
    </w:p>
    <w:p w14:paraId="3D17B95A" w14:textId="77777777" w:rsidR="005D37A2" w:rsidRDefault="005D37A2" w:rsidP="005D37A2">
      <w:r>
        <w:t xml:space="preserve">The abstract operation ObjectCreate with argument </w:t>
      </w:r>
      <w:r w:rsidRPr="000A2242">
        <w:rPr>
          <w:i/>
        </w:rPr>
        <w:t>proto</w:t>
      </w:r>
      <w:r>
        <w:t xml:space="preserve"> (an object or null) is used to specify the runtime creation of new ordinary objects. The optional argument </w:t>
      </w:r>
      <w:r w:rsidRPr="00977F8C">
        <w:rPr>
          <w:rFonts w:ascii="Times New Roman" w:eastAsia="Times New Roman" w:hAnsi="Times New Roman"/>
          <w:i/>
          <w:iCs/>
          <w:spacing w:val="6"/>
          <w:lang w:eastAsia="en-US"/>
        </w:rPr>
        <w:t>internalDataList</w:t>
      </w:r>
      <w:r>
        <w:t xml:space="preserve"> is a List of the names of internal data property names that should be defined as part of the object. If the list is not provided, an empty List is used. If no arguments are provided %ObjectPrototype% is used as the value of </w:t>
      </w:r>
      <w:r w:rsidRPr="000A2242">
        <w:rPr>
          <w:i/>
        </w:rPr>
        <w:t>proto</w:t>
      </w:r>
      <w:r>
        <w:t>. This abstract operation performs the following steps:</w:t>
      </w:r>
    </w:p>
    <w:p w14:paraId="522E9713" w14:textId="77777777" w:rsidR="005D37A2" w:rsidRDefault="005D37A2" w:rsidP="005D37A2">
      <w:pPr>
        <w:pStyle w:val="Alg4"/>
        <w:numPr>
          <w:ilvl w:val="0"/>
          <w:numId w:val="198"/>
        </w:numPr>
      </w:pPr>
      <w:r>
        <w:t xml:space="preserve">If </w:t>
      </w:r>
      <w:r w:rsidRPr="00977F8C">
        <w:rPr>
          <w:i/>
          <w:iCs/>
        </w:rPr>
        <w:t>internalDataList</w:t>
      </w:r>
      <w:r>
        <w:t xml:space="preserve"> was not provided, let </w:t>
      </w:r>
      <w:r w:rsidRPr="00977F8C">
        <w:rPr>
          <w:i/>
          <w:iCs/>
        </w:rPr>
        <w:t>internalDataList</w:t>
      </w:r>
      <w:r>
        <w:t xml:space="preserve"> be an empty List.</w:t>
      </w:r>
    </w:p>
    <w:p w14:paraId="60669B87" w14:textId="77777777" w:rsidR="005D37A2" w:rsidRPr="00E77497" w:rsidRDefault="005D37A2" w:rsidP="005D37A2">
      <w:pPr>
        <w:pStyle w:val="Alg4"/>
        <w:numPr>
          <w:ilvl w:val="0"/>
          <w:numId w:val="198"/>
        </w:numPr>
      </w:pPr>
      <w:r>
        <w:t xml:space="preserve">Let </w:t>
      </w:r>
      <w:r>
        <w:rPr>
          <w:i/>
        </w:rPr>
        <w:t>obj</w:t>
      </w:r>
      <w:r>
        <w:t xml:space="preserve"> be a newly created ECMAScript object with an internal data property for each name in </w:t>
      </w:r>
      <w:r w:rsidRPr="00977F8C">
        <w:rPr>
          <w:i/>
          <w:iCs/>
        </w:rPr>
        <w:t>internalDataList</w:t>
      </w:r>
      <w:r w:rsidRPr="00E77497">
        <w:t>.</w:t>
      </w:r>
    </w:p>
    <w:p w14:paraId="5B696BE6" w14:textId="77777777" w:rsidR="005D37A2" w:rsidRPr="00FA34E7" w:rsidRDefault="005D37A2" w:rsidP="005D37A2">
      <w:pPr>
        <w:pStyle w:val="Alg4"/>
        <w:numPr>
          <w:ilvl w:val="0"/>
          <w:numId w:val="198"/>
        </w:numPr>
      </w:pPr>
      <w:r>
        <w:t xml:space="preserve">Set </w:t>
      </w:r>
      <w:r>
        <w:rPr>
          <w:i/>
        </w:rPr>
        <w:t>obj</w:t>
      </w:r>
      <w:r>
        <w:t xml:space="preserve">’s essential internal methods to the default ordinary object definitions specified in </w:t>
      </w:r>
      <w:r w:rsidR="00C04626">
        <w:fldChar w:fldCharType="begin"/>
      </w:r>
      <w:r w:rsidR="00C04626">
        <w:instrText xml:space="preserve"> REF _Ref365537907 \r \h </w:instrText>
      </w:r>
      <w:r w:rsidR="00C04626">
        <w:fldChar w:fldCharType="separate"/>
      </w:r>
      <w:r w:rsidR="00D433E8">
        <w:t>9.1</w:t>
      </w:r>
      <w:r w:rsidR="00C04626">
        <w:fldChar w:fldCharType="end"/>
      </w:r>
      <w:r>
        <w:t>.</w:t>
      </w:r>
    </w:p>
    <w:p w14:paraId="765D38EF" w14:textId="77777777" w:rsidR="005D37A2" w:rsidRPr="00E77497" w:rsidRDefault="005D37A2" w:rsidP="005D37A2">
      <w:pPr>
        <w:pStyle w:val="Alg4"/>
        <w:numPr>
          <w:ilvl w:val="0"/>
          <w:numId w:val="198"/>
        </w:numPr>
      </w:pPr>
      <w:r>
        <w:t xml:space="preserve">Set the [[Prototype]] internal data property of </w:t>
      </w:r>
      <w:r>
        <w:rPr>
          <w:i/>
        </w:rPr>
        <w:t>obj</w:t>
      </w:r>
      <w:r>
        <w:t xml:space="preserve"> to </w:t>
      </w:r>
      <w:r w:rsidRPr="000A2242">
        <w:rPr>
          <w:i/>
        </w:rPr>
        <w:t>proto</w:t>
      </w:r>
      <w:r>
        <w:t>.</w:t>
      </w:r>
    </w:p>
    <w:p w14:paraId="715E159E" w14:textId="77777777" w:rsidR="005D37A2" w:rsidRDefault="005D37A2" w:rsidP="005D37A2">
      <w:pPr>
        <w:pStyle w:val="Alg4"/>
        <w:numPr>
          <w:ilvl w:val="0"/>
          <w:numId w:val="198"/>
        </w:numPr>
      </w:pPr>
      <w:r>
        <w:t xml:space="preserve">Set the [[Extensible]] internal data property of </w:t>
      </w:r>
      <w:r>
        <w:rPr>
          <w:i/>
        </w:rPr>
        <w:t>obj</w:t>
      </w:r>
      <w:r>
        <w:t xml:space="preserve"> to </w:t>
      </w:r>
      <w:r w:rsidRPr="00FA34E7">
        <w:rPr>
          <w:b/>
        </w:rPr>
        <w:t>true</w:t>
      </w:r>
      <w:r>
        <w:t>.</w:t>
      </w:r>
    </w:p>
    <w:p w14:paraId="417044B6" w14:textId="77777777" w:rsidR="005D37A2" w:rsidRPr="00175461" w:rsidRDefault="005D37A2" w:rsidP="005D37A2">
      <w:pPr>
        <w:pStyle w:val="Alg4"/>
        <w:numPr>
          <w:ilvl w:val="0"/>
          <w:numId w:val="198"/>
        </w:numPr>
        <w:spacing w:after="220"/>
      </w:pPr>
      <w:r w:rsidRPr="00E77497">
        <w:t xml:space="preserve">Return </w:t>
      </w:r>
      <w:r w:rsidRPr="00FC1AB5">
        <w:rPr>
          <w:i/>
        </w:rPr>
        <w:t>obj</w:t>
      </w:r>
      <w:r w:rsidRPr="00E77497">
        <w:t>.</w:t>
      </w:r>
    </w:p>
    <w:p w14:paraId="0B08CCC4" w14:textId="77777777" w:rsidR="005D37A2" w:rsidRPr="00E77497" w:rsidRDefault="005D37A2" w:rsidP="005D37A2">
      <w:pPr>
        <w:pStyle w:val="30"/>
      </w:pPr>
      <w:bookmarkStart w:id="767" w:name="_Ref365529387"/>
      <w:bookmarkStart w:id="768" w:name="_Ref365531674"/>
      <w:bookmarkStart w:id="769" w:name="_Ref365533593"/>
      <w:bookmarkStart w:id="770" w:name="_Toc368050229"/>
      <w:r>
        <w:t>Ordinary Function Objects</w:t>
      </w:r>
      <w:bookmarkEnd w:id="767"/>
      <w:bookmarkEnd w:id="768"/>
      <w:bookmarkEnd w:id="769"/>
      <w:bookmarkEnd w:id="770"/>
    </w:p>
    <w:p w14:paraId="6BA43C17" w14:textId="77777777" w:rsidR="005D37A2" w:rsidRDefault="005D37A2" w:rsidP="005D37A2">
      <w:r>
        <w:t xml:space="preserve">Ordinary function objects encapsulate parameterised ECMAScript code closed over a lexical environment and support the dynamic evaluation of that code. An ordinary function object is an ordinary object and has the same internal data properties and (except as noted below) the same internal methods as other ordinary objects. </w:t>
      </w:r>
    </w:p>
    <w:p w14:paraId="16A223BC" w14:textId="77777777" w:rsidR="005D37A2" w:rsidRDefault="005D37A2" w:rsidP="005D37A2">
      <w:r>
        <w:t>Ordinary function objects have the additional internal data properties listed in</w:t>
      </w:r>
      <w:r w:rsidR="00D879DF">
        <w:t xml:space="preserve"> </w:t>
      </w:r>
      <w:r w:rsidR="00D879DF">
        <w:fldChar w:fldCharType="begin"/>
      </w:r>
      <w:r w:rsidR="00D879DF">
        <w:instrText xml:space="preserve"> REF _Ref365644826 \h </w:instrText>
      </w:r>
      <w:r w:rsidR="00D879DF">
        <w:fldChar w:fldCharType="separate"/>
      </w:r>
      <w:r w:rsidR="00D433E8">
        <w:t xml:space="preserve">Table </w:t>
      </w:r>
      <w:r w:rsidR="00D433E8">
        <w:rPr>
          <w:noProof/>
        </w:rPr>
        <w:t>25</w:t>
      </w:r>
      <w:r w:rsidR="00D879DF">
        <w:fldChar w:fldCharType="end"/>
      </w:r>
      <w:r>
        <w:t xml:space="preserve">. </w:t>
      </w:r>
    </w:p>
    <w:p w14:paraId="6541B3FE" w14:textId="77777777" w:rsidR="005D37A2" w:rsidRPr="00E77497" w:rsidRDefault="005D37A2" w:rsidP="005D37A2">
      <w:r>
        <w:t xml:space="preserve">Ordinary function objects provide alternative definitions for the [[Get]] and [[GetOwnProperty]] internal methods.  These alternatives prevent the value of strict mode function from being revealed as the value of a function object property named </w:t>
      </w:r>
      <w:r w:rsidRPr="00E77497">
        <w:t>"</w:t>
      </w:r>
      <w:r>
        <w:rPr>
          <w:rFonts w:ascii="Courier New" w:hAnsi="Courier New" w:cs="Courier New"/>
          <w:b/>
        </w:rPr>
        <w:t>caller</w:t>
      </w:r>
      <w:r w:rsidRPr="00E77497">
        <w:t>"</w:t>
      </w:r>
      <w:r>
        <w:t>. These alternative definitions exist sole to preclude a non-standard legacy feature of some ECMAScript implementations from revealing information about strict mode callers.  If an implementation does not provide such a feature, it need not implement these alternative internal methods for ordinary function objects.</w:t>
      </w:r>
    </w:p>
    <w:p w14:paraId="24A3092B" w14:textId="77777777" w:rsidR="005D37A2" w:rsidRDefault="005D37A2" w:rsidP="005D37A2">
      <w:pPr>
        <w:pStyle w:val="afffff4"/>
        <w:keepNext/>
        <w:jc w:val="center"/>
      </w:pPr>
      <w:bookmarkStart w:id="771" w:name="_Ref365644826"/>
      <w:r>
        <w:t xml:space="preserve">Table </w:t>
      </w:r>
      <w:r>
        <w:fldChar w:fldCharType="begin"/>
      </w:r>
      <w:r>
        <w:instrText xml:space="preserve"> SEQ Table \* ARABIC </w:instrText>
      </w:r>
      <w:r>
        <w:fldChar w:fldCharType="separate"/>
      </w:r>
      <w:r w:rsidR="00D433E8">
        <w:rPr>
          <w:noProof/>
        </w:rPr>
        <w:t>25</w:t>
      </w:r>
      <w:r>
        <w:fldChar w:fldCharType="end"/>
      </w:r>
      <w:bookmarkEnd w:id="771"/>
      <w:r>
        <w:rPr>
          <w:lang w:val="en-US"/>
        </w:rPr>
        <w:t xml:space="preserve"> -- Internal Data Properties of Ordinary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5D37A2" w:rsidRPr="00E77497" w14:paraId="522BDFD2" w14:textId="77777777" w:rsidTr="005D37A2">
        <w:trPr>
          <w:jc w:val="center"/>
        </w:trPr>
        <w:tc>
          <w:tcPr>
            <w:tcW w:w="2409" w:type="dxa"/>
            <w:tcBorders>
              <w:top w:val="single" w:sz="12" w:space="0" w:color="000000"/>
              <w:left w:val="single" w:sz="6" w:space="0" w:color="000000"/>
              <w:bottom w:val="single" w:sz="6" w:space="0" w:color="000000"/>
              <w:right w:val="nil"/>
            </w:tcBorders>
            <w:shd w:val="solid" w:color="C0C0C0" w:fill="FFFFFF"/>
          </w:tcPr>
          <w:p w14:paraId="1DA36DB2" w14:textId="77777777"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14:paraId="21B40C8C" w14:textId="77777777" w:rsidR="005D37A2" w:rsidRPr="00E77497" w:rsidRDefault="005D37A2" w:rsidP="005D37A2">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14:paraId="13522A42" w14:textId="77777777"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5D37A2" w:rsidRPr="00E77497" w14:paraId="568BC482" w14:textId="77777777" w:rsidTr="005D37A2">
        <w:trPr>
          <w:jc w:val="center"/>
        </w:trPr>
        <w:tc>
          <w:tcPr>
            <w:tcW w:w="2409" w:type="dxa"/>
          </w:tcPr>
          <w:p w14:paraId="78365DD1" w14:textId="77777777" w:rsidR="005D37A2" w:rsidRPr="00E77497" w:rsidRDefault="005D37A2" w:rsidP="005D37A2">
            <w:pPr>
              <w:keepNext/>
              <w:spacing w:after="0"/>
            </w:pPr>
            <w:r>
              <w:t>[[Scope]]</w:t>
            </w:r>
          </w:p>
        </w:tc>
        <w:tc>
          <w:tcPr>
            <w:tcW w:w="1620" w:type="dxa"/>
          </w:tcPr>
          <w:p w14:paraId="58BA15A8" w14:textId="77777777" w:rsidR="005D37A2" w:rsidRPr="00E77497" w:rsidRDefault="005D37A2" w:rsidP="005D37A2">
            <w:pPr>
              <w:keepNext/>
              <w:spacing w:after="0"/>
              <w:jc w:val="left"/>
            </w:pPr>
            <w:r>
              <w:t>Lexical Environment</w:t>
            </w:r>
          </w:p>
        </w:tc>
        <w:tc>
          <w:tcPr>
            <w:tcW w:w="5466" w:type="dxa"/>
          </w:tcPr>
          <w:p w14:paraId="75DDBC3F" w14:textId="77777777" w:rsidR="005D37A2" w:rsidRDefault="005D37A2" w:rsidP="005D37A2">
            <w:pPr>
              <w:keepNext/>
              <w:spacing w:after="0"/>
            </w:pPr>
            <w:r>
              <w:t>The Lexical Environment that the function was closed over.  Is used as the outer environment when evaluating the code of the function.</w:t>
            </w:r>
          </w:p>
        </w:tc>
      </w:tr>
      <w:tr w:rsidR="005D37A2" w:rsidRPr="00E77497" w14:paraId="6EA9D969" w14:textId="77777777" w:rsidTr="005D37A2">
        <w:trPr>
          <w:jc w:val="center"/>
        </w:trPr>
        <w:tc>
          <w:tcPr>
            <w:tcW w:w="2409" w:type="dxa"/>
          </w:tcPr>
          <w:p w14:paraId="4AFE8060" w14:textId="77777777" w:rsidR="005D37A2" w:rsidRPr="00E77497" w:rsidRDefault="005D37A2" w:rsidP="005D37A2">
            <w:pPr>
              <w:keepNext/>
              <w:spacing w:after="0"/>
            </w:pPr>
            <w:r>
              <w:t>[[FormalParameters]]</w:t>
            </w:r>
          </w:p>
        </w:tc>
        <w:tc>
          <w:tcPr>
            <w:tcW w:w="1620" w:type="dxa"/>
          </w:tcPr>
          <w:p w14:paraId="208FB1DA" w14:textId="77777777" w:rsidR="005D37A2" w:rsidRPr="00E77497" w:rsidRDefault="005D37A2" w:rsidP="005D37A2">
            <w:pPr>
              <w:keepNext/>
              <w:spacing w:after="0"/>
              <w:jc w:val="left"/>
            </w:pPr>
            <w:r>
              <w:t>Parse Node</w:t>
            </w:r>
          </w:p>
        </w:tc>
        <w:tc>
          <w:tcPr>
            <w:tcW w:w="5466" w:type="dxa"/>
          </w:tcPr>
          <w:p w14:paraId="43A6BCE8" w14:textId="77777777" w:rsidR="005D37A2" w:rsidRDefault="005D37A2" w:rsidP="005D37A2">
            <w:pPr>
              <w:keepNext/>
              <w:spacing w:after="0"/>
            </w:pPr>
            <w:r>
              <w:t xml:space="preserve">The root parse node of the source code that defines the function’s formal parameter list. </w:t>
            </w:r>
          </w:p>
        </w:tc>
      </w:tr>
      <w:tr w:rsidR="005D37A2" w:rsidRPr="00E77497" w14:paraId="39C9B99D" w14:textId="77777777" w:rsidTr="005D37A2">
        <w:trPr>
          <w:jc w:val="center"/>
        </w:trPr>
        <w:tc>
          <w:tcPr>
            <w:tcW w:w="2409" w:type="dxa"/>
          </w:tcPr>
          <w:p w14:paraId="050675C7" w14:textId="77777777" w:rsidR="005D37A2" w:rsidRDefault="005D37A2" w:rsidP="005D37A2">
            <w:pPr>
              <w:keepNext/>
              <w:spacing w:after="0"/>
            </w:pPr>
            <w:r>
              <w:t>[[FunctionKind]]</w:t>
            </w:r>
          </w:p>
        </w:tc>
        <w:tc>
          <w:tcPr>
            <w:tcW w:w="1620" w:type="dxa"/>
          </w:tcPr>
          <w:p w14:paraId="63E104AB" w14:textId="77777777" w:rsidR="005D37A2" w:rsidRDefault="005D37A2" w:rsidP="005D37A2">
            <w:pPr>
              <w:keepNext/>
              <w:spacing w:after="0"/>
              <w:jc w:val="left"/>
            </w:pPr>
            <w:r>
              <w:t>String</w:t>
            </w:r>
          </w:p>
        </w:tc>
        <w:tc>
          <w:tcPr>
            <w:tcW w:w="5466" w:type="dxa"/>
          </w:tcPr>
          <w:p w14:paraId="4A7D08DC" w14:textId="77777777" w:rsidR="005D37A2" w:rsidRDefault="005D37A2" w:rsidP="005D37A2">
            <w:pPr>
              <w:keepNext/>
              <w:spacing w:after="0"/>
            </w:pPr>
            <w:r>
              <w:t xml:space="preserve">Either </w:t>
            </w:r>
            <w:r w:rsidRPr="00E77497">
              <w:t>"</w:t>
            </w:r>
            <w:r>
              <w:rPr>
                <w:rFonts w:ascii="Courier New" w:hAnsi="Courier New" w:cs="Courier New"/>
                <w:b/>
              </w:rPr>
              <w:t>normal</w:t>
            </w:r>
            <w:r w:rsidRPr="00E77497">
              <w:t>"</w:t>
            </w:r>
            <w:r>
              <w:t xml:space="preserve"> or </w:t>
            </w:r>
            <w:r w:rsidRPr="00E77497">
              <w:t>"</w:t>
            </w:r>
            <w:r>
              <w:rPr>
                <w:rFonts w:ascii="Courier New" w:hAnsi="Courier New" w:cs="Courier New"/>
                <w:b/>
              </w:rPr>
              <w:t>generator</w:t>
            </w:r>
            <w:r w:rsidRPr="00E77497">
              <w:t>"</w:t>
            </w:r>
            <w:r>
              <w:t>.</w:t>
            </w:r>
          </w:p>
        </w:tc>
      </w:tr>
      <w:tr w:rsidR="005D37A2" w:rsidRPr="00E77497" w14:paraId="4C60BD29" w14:textId="77777777" w:rsidTr="005D37A2">
        <w:trPr>
          <w:jc w:val="center"/>
        </w:trPr>
        <w:tc>
          <w:tcPr>
            <w:tcW w:w="2409" w:type="dxa"/>
          </w:tcPr>
          <w:p w14:paraId="0AE27FC6" w14:textId="77777777" w:rsidR="005D37A2" w:rsidRPr="00E77497" w:rsidRDefault="005D37A2" w:rsidP="005D37A2">
            <w:pPr>
              <w:keepNext/>
              <w:spacing w:after="0"/>
            </w:pPr>
            <w:r>
              <w:t>[[Code]]</w:t>
            </w:r>
          </w:p>
        </w:tc>
        <w:tc>
          <w:tcPr>
            <w:tcW w:w="1620" w:type="dxa"/>
          </w:tcPr>
          <w:p w14:paraId="2E4C8A33" w14:textId="77777777" w:rsidR="005D37A2" w:rsidRPr="00E77497" w:rsidRDefault="005D37A2" w:rsidP="005D37A2">
            <w:pPr>
              <w:keepNext/>
              <w:spacing w:after="0"/>
              <w:jc w:val="left"/>
            </w:pPr>
            <w:r>
              <w:t>Parse Node</w:t>
            </w:r>
          </w:p>
        </w:tc>
        <w:tc>
          <w:tcPr>
            <w:tcW w:w="5466" w:type="dxa"/>
          </w:tcPr>
          <w:p w14:paraId="495E9401" w14:textId="77777777" w:rsidR="005D37A2" w:rsidRDefault="005D37A2" w:rsidP="005D37A2">
            <w:pPr>
              <w:keepNext/>
              <w:spacing w:after="0"/>
            </w:pPr>
            <w:r>
              <w:t>The root parse node of the source code that defines the function’s body.</w:t>
            </w:r>
          </w:p>
        </w:tc>
      </w:tr>
      <w:tr w:rsidR="005D37A2" w:rsidRPr="00E77497" w14:paraId="7BB65476" w14:textId="77777777" w:rsidTr="005D37A2">
        <w:trPr>
          <w:jc w:val="center"/>
        </w:trPr>
        <w:tc>
          <w:tcPr>
            <w:tcW w:w="2409" w:type="dxa"/>
          </w:tcPr>
          <w:p w14:paraId="36459CB8" w14:textId="77777777" w:rsidR="005D37A2" w:rsidRPr="00E77497" w:rsidRDefault="005D37A2" w:rsidP="005D37A2">
            <w:pPr>
              <w:keepNext/>
              <w:spacing w:after="0"/>
            </w:pPr>
            <w:r>
              <w:t>[[Realm]]</w:t>
            </w:r>
          </w:p>
        </w:tc>
        <w:tc>
          <w:tcPr>
            <w:tcW w:w="1620" w:type="dxa"/>
          </w:tcPr>
          <w:p w14:paraId="279A1BFB" w14:textId="77777777" w:rsidR="005D37A2" w:rsidRPr="00E77497" w:rsidRDefault="005D37A2" w:rsidP="005D37A2">
            <w:pPr>
              <w:keepNext/>
              <w:spacing w:after="0"/>
              <w:jc w:val="left"/>
            </w:pPr>
            <w:r>
              <w:t>Realm Record</w:t>
            </w:r>
          </w:p>
        </w:tc>
        <w:tc>
          <w:tcPr>
            <w:tcW w:w="5466" w:type="dxa"/>
          </w:tcPr>
          <w:p w14:paraId="5E303D8E" w14:textId="77777777" w:rsidR="005D37A2" w:rsidRDefault="005D37A2" w:rsidP="005D37A2">
            <w:pPr>
              <w:keepNext/>
              <w:spacing w:after="0"/>
            </w:pPr>
            <w:r>
              <w:t>The Code Realm in which the function was created and which provides any intrinsic objects that are accessed when evaluating the function.</w:t>
            </w:r>
          </w:p>
        </w:tc>
      </w:tr>
      <w:tr w:rsidR="005D37A2" w:rsidRPr="00E77497" w14:paraId="2C69A848" w14:textId="77777777" w:rsidTr="005D37A2">
        <w:trPr>
          <w:jc w:val="center"/>
        </w:trPr>
        <w:tc>
          <w:tcPr>
            <w:tcW w:w="2409" w:type="dxa"/>
            <w:tcBorders>
              <w:top w:val="single" w:sz="6" w:space="0" w:color="808080"/>
              <w:left w:val="single" w:sz="6" w:space="0" w:color="808080"/>
              <w:bottom w:val="single" w:sz="6" w:space="0" w:color="808080"/>
              <w:right w:val="single" w:sz="6" w:space="0" w:color="808080"/>
            </w:tcBorders>
          </w:tcPr>
          <w:p w14:paraId="1CD337F1" w14:textId="77777777" w:rsidR="005D37A2" w:rsidRPr="00E77497" w:rsidRDefault="005D37A2" w:rsidP="005D37A2">
            <w:pPr>
              <w:keepNext/>
              <w:spacing w:after="0"/>
            </w:pPr>
            <w:r>
              <w:t>[[ThisMode]]</w:t>
            </w:r>
          </w:p>
        </w:tc>
        <w:tc>
          <w:tcPr>
            <w:tcW w:w="1620" w:type="dxa"/>
            <w:tcBorders>
              <w:top w:val="single" w:sz="6" w:space="0" w:color="808080"/>
              <w:left w:val="single" w:sz="6" w:space="0" w:color="808080"/>
              <w:bottom w:val="single" w:sz="6" w:space="0" w:color="808080"/>
              <w:right w:val="single" w:sz="6" w:space="0" w:color="808080"/>
            </w:tcBorders>
          </w:tcPr>
          <w:p w14:paraId="6E15E2CD" w14:textId="77777777" w:rsidR="005D37A2" w:rsidRPr="00E77497" w:rsidRDefault="005D37A2" w:rsidP="005D37A2">
            <w:pPr>
              <w:keepNext/>
              <w:spacing w:after="0"/>
              <w:jc w:val="left"/>
            </w:pPr>
            <w:r>
              <w:t xml:space="preserve">(lexical, strict, global) </w:t>
            </w:r>
          </w:p>
        </w:tc>
        <w:tc>
          <w:tcPr>
            <w:tcW w:w="5466" w:type="dxa"/>
            <w:tcBorders>
              <w:top w:val="single" w:sz="6" w:space="0" w:color="808080"/>
              <w:left w:val="single" w:sz="6" w:space="0" w:color="808080"/>
              <w:bottom w:val="single" w:sz="6" w:space="0" w:color="808080"/>
              <w:right w:val="single" w:sz="6" w:space="0" w:color="808080"/>
            </w:tcBorders>
          </w:tcPr>
          <w:p w14:paraId="58AAD2E6" w14:textId="77777777" w:rsidR="005D37A2" w:rsidRPr="00B564E7" w:rsidRDefault="005D37A2" w:rsidP="005D37A2">
            <w:pPr>
              <w:keepNext/>
              <w:spacing w:after="0"/>
            </w:pPr>
            <w:r>
              <w:t xml:space="preserve">Defines how </w:t>
            </w:r>
            <w:r w:rsidRPr="00B564E7">
              <w:rPr>
                <w:rFonts w:ascii="Courier New" w:hAnsi="Courier New" w:cs="Courier New"/>
                <w:b/>
                <w:bCs/>
              </w:rPr>
              <w:t>this</w:t>
            </w:r>
            <w:r>
              <w:t xml:space="preserve"> references are interpreted within the formal parameters and code body of the function.  </w:t>
            </w:r>
            <w:r>
              <w:rPr>
                <w:b/>
                <w:bCs/>
              </w:rPr>
              <w:t>l</w:t>
            </w:r>
            <w:r w:rsidRPr="00B564E7">
              <w:rPr>
                <w:b/>
                <w:bCs/>
              </w:rPr>
              <w:t>exical</w:t>
            </w:r>
            <w:r>
              <w:t xml:space="preserve"> means that </w:t>
            </w:r>
            <w:r w:rsidRPr="00B564E7">
              <w:rPr>
                <w:rFonts w:ascii="Courier New" w:hAnsi="Courier New" w:cs="Courier New"/>
                <w:b/>
                <w:bCs/>
              </w:rPr>
              <w:t>this</w:t>
            </w:r>
            <w:r>
              <w:t xml:space="preserve"> refers to the </w:t>
            </w:r>
            <w:r w:rsidRPr="00B564E7">
              <w:rPr>
                <w:b/>
                <w:bCs/>
              </w:rPr>
              <w:t>this</w:t>
            </w:r>
            <w:r>
              <w:t xml:space="preserve"> value of a lexically enclosing function. </w:t>
            </w:r>
            <w:r w:rsidRPr="00B564E7">
              <w:rPr>
                <w:b/>
                <w:bCs/>
              </w:rPr>
              <w:t>strict</w:t>
            </w:r>
            <w:r>
              <w:t xml:space="preserve"> means that the </w:t>
            </w:r>
            <w:r w:rsidRPr="00B564E7">
              <w:rPr>
                <w:b/>
                <w:bCs/>
              </w:rPr>
              <w:t>this</w:t>
            </w:r>
            <w:r>
              <w:t xml:space="preserve"> value is used exactly as provided by an invocation of the function.  </w:t>
            </w:r>
            <w:r w:rsidRPr="00B564E7">
              <w:rPr>
                <w:b/>
                <w:bCs/>
              </w:rPr>
              <w:t>global</w:t>
            </w:r>
            <w:r>
              <w:t xml:space="preserve"> means that a this value of </w:t>
            </w:r>
            <w:r w:rsidRPr="00915511">
              <w:rPr>
                <w:rFonts w:ascii="Times New Roman" w:hAnsi="Times New Roman"/>
                <w:b/>
                <w:bCs/>
              </w:rPr>
              <w:t>undefined</w:t>
            </w:r>
            <w:r>
              <w:t xml:space="preserve"> is interpreted as a reference to the global object.</w:t>
            </w:r>
          </w:p>
        </w:tc>
      </w:tr>
      <w:tr w:rsidR="005D37A2" w:rsidRPr="00E77497" w14:paraId="6B45627E" w14:textId="77777777" w:rsidTr="005D37A2">
        <w:trPr>
          <w:jc w:val="center"/>
        </w:trPr>
        <w:tc>
          <w:tcPr>
            <w:tcW w:w="2409" w:type="dxa"/>
            <w:tcBorders>
              <w:top w:val="single" w:sz="6" w:space="0" w:color="808080"/>
              <w:left w:val="single" w:sz="6" w:space="0" w:color="808080"/>
              <w:bottom w:val="single" w:sz="6" w:space="0" w:color="808080"/>
              <w:right w:val="single" w:sz="6" w:space="0" w:color="808080"/>
            </w:tcBorders>
          </w:tcPr>
          <w:p w14:paraId="6C69AD1E" w14:textId="77777777" w:rsidR="005D37A2" w:rsidRPr="00E77497" w:rsidRDefault="005D37A2" w:rsidP="005D37A2">
            <w:pPr>
              <w:keepNext/>
              <w:spacing w:after="0"/>
            </w:pPr>
            <w:r w:rsidRPr="00E77497">
              <w:t>[[</w:t>
            </w:r>
            <w:r>
              <w:t>Strict</w:t>
            </w:r>
            <w:r w:rsidRPr="00E77497">
              <w:t>]]</w:t>
            </w:r>
          </w:p>
        </w:tc>
        <w:tc>
          <w:tcPr>
            <w:tcW w:w="1620" w:type="dxa"/>
            <w:tcBorders>
              <w:top w:val="single" w:sz="6" w:space="0" w:color="808080"/>
              <w:left w:val="single" w:sz="6" w:space="0" w:color="808080"/>
              <w:bottom w:val="single" w:sz="6" w:space="0" w:color="808080"/>
              <w:right w:val="single" w:sz="6" w:space="0" w:color="808080"/>
            </w:tcBorders>
          </w:tcPr>
          <w:p w14:paraId="2D23455F" w14:textId="77777777" w:rsidR="005D37A2" w:rsidRPr="00000BFA" w:rsidRDefault="005D37A2" w:rsidP="005D37A2">
            <w:pPr>
              <w:keepNext/>
              <w:spacing w:after="0"/>
              <w:jc w:val="left"/>
            </w:pPr>
            <w:r>
              <w:t>Boolean</w:t>
            </w:r>
          </w:p>
        </w:tc>
        <w:tc>
          <w:tcPr>
            <w:tcW w:w="5466" w:type="dxa"/>
            <w:tcBorders>
              <w:top w:val="single" w:sz="6" w:space="0" w:color="808080"/>
              <w:left w:val="single" w:sz="6" w:space="0" w:color="808080"/>
              <w:bottom w:val="single" w:sz="6" w:space="0" w:color="808080"/>
              <w:right w:val="single" w:sz="6" w:space="0" w:color="808080"/>
            </w:tcBorders>
          </w:tcPr>
          <w:p w14:paraId="3D290F86" w14:textId="77777777" w:rsidR="005D37A2" w:rsidRPr="00E77497" w:rsidRDefault="005D37A2" w:rsidP="005D37A2">
            <w:pPr>
              <w:keepNext/>
              <w:spacing w:after="0"/>
            </w:pPr>
            <w:r w:rsidRPr="00915511">
              <w:rPr>
                <w:rFonts w:ascii="Times New Roman" w:hAnsi="Times New Roman"/>
                <w:b/>
                <w:bCs/>
              </w:rPr>
              <w:t>true</w:t>
            </w:r>
            <w:r>
              <w:t xml:space="preserve"> if this is a strict mode function, </w:t>
            </w:r>
            <w:r w:rsidRPr="00915511">
              <w:rPr>
                <w:rFonts w:ascii="Times New Roman" w:hAnsi="Times New Roman"/>
                <w:b/>
                <w:bCs/>
              </w:rPr>
              <w:t>false</w:t>
            </w:r>
            <w:r>
              <w:t xml:space="preserve"> this is not a strict mode function.</w:t>
            </w:r>
          </w:p>
        </w:tc>
      </w:tr>
      <w:tr w:rsidR="005D37A2" w:rsidRPr="00E77497" w14:paraId="4DC6C8F8" w14:textId="77777777" w:rsidTr="005D37A2">
        <w:trPr>
          <w:jc w:val="center"/>
        </w:trPr>
        <w:tc>
          <w:tcPr>
            <w:tcW w:w="2409" w:type="dxa"/>
          </w:tcPr>
          <w:p w14:paraId="5FE05B4E" w14:textId="77777777" w:rsidR="005D37A2" w:rsidRPr="00E77497" w:rsidRDefault="005D37A2" w:rsidP="005D37A2">
            <w:pPr>
              <w:keepNext/>
              <w:spacing w:after="0"/>
            </w:pPr>
            <w:r w:rsidRPr="00E77497">
              <w:t>[[</w:t>
            </w:r>
            <w:r>
              <w:t>HomeObject</w:t>
            </w:r>
            <w:r w:rsidRPr="00E77497">
              <w:t>]]</w:t>
            </w:r>
          </w:p>
        </w:tc>
        <w:tc>
          <w:tcPr>
            <w:tcW w:w="1620" w:type="dxa"/>
          </w:tcPr>
          <w:p w14:paraId="3D1BAFF4" w14:textId="77777777" w:rsidR="005D37A2" w:rsidRPr="00E77497" w:rsidRDefault="005D37A2" w:rsidP="005D37A2">
            <w:pPr>
              <w:keepNext/>
              <w:spacing w:after="0"/>
              <w:jc w:val="left"/>
            </w:pPr>
            <w:r w:rsidRPr="00E77497">
              <w:t xml:space="preserve"> </w:t>
            </w:r>
            <w:r>
              <w:t>Object</w:t>
            </w:r>
          </w:p>
        </w:tc>
        <w:tc>
          <w:tcPr>
            <w:tcW w:w="5466" w:type="dxa"/>
          </w:tcPr>
          <w:p w14:paraId="6A39FDB4" w14:textId="77777777" w:rsidR="005D37A2" w:rsidRPr="00E77497" w:rsidRDefault="005D37A2" w:rsidP="005D37A2">
            <w:pPr>
              <w:keepNext/>
              <w:spacing w:after="0"/>
            </w:pPr>
            <w:r>
              <w:t xml:space="preserve">If the function uses </w:t>
            </w:r>
            <w:r w:rsidRPr="00CA334F">
              <w:rPr>
                <w:rFonts w:ascii="Courier New" w:hAnsi="Courier New" w:cs="Courier New"/>
                <w:b/>
                <w:bCs/>
              </w:rPr>
              <w:t>super</w:t>
            </w:r>
            <w:r>
              <w:t>, this is the object whose [[Get</w:t>
            </w:r>
            <w:ins w:id="772" w:author="Rev 19 Allen Wirfs-Brock" w:date="2013-09-12T08:55:00Z">
              <w:r w:rsidR="00952308" w:rsidRPr="00952308">
                <w:t>PrototypeOf</w:t>
              </w:r>
            </w:ins>
            <w:del w:id="773" w:author="Rev 19 Allen Wirfs-Brock" w:date="2013-09-12T08:55:00Z">
              <w:r w:rsidDel="00952308">
                <w:delText>Inheritance</w:delText>
              </w:r>
            </w:del>
            <w:r>
              <w:t xml:space="preserve">]] provides the object where super property lookups begin.  Not present for functions that don’t reference </w:t>
            </w:r>
            <w:r w:rsidRPr="00CA334F">
              <w:rPr>
                <w:rFonts w:ascii="Courier New" w:hAnsi="Courier New" w:cs="Courier New"/>
                <w:b/>
                <w:bCs/>
              </w:rPr>
              <w:t>super</w:t>
            </w:r>
            <w:r>
              <w:t>.</w:t>
            </w:r>
          </w:p>
        </w:tc>
      </w:tr>
      <w:tr w:rsidR="005D37A2" w:rsidRPr="00E77497" w14:paraId="28FEBCBF" w14:textId="77777777" w:rsidTr="005D37A2">
        <w:trPr>
          <w:jc w:val="center"/>
        </w:trPr>
        <w:tc>
          <w:tcPr>
            <w:tcW w:w="2409" w:type="dxa"/>
          </w:tcPr>
          <w:p w14:paraId="5E189F1E" w14:textId="77777777" w:rsidR="005D37A2" w:rsidRPr="00E77497" w:rsidRDefault="005D37A2" w:rsidP="005D37A2">
            <w:pPr>
              <w:keepNext/>
              <w:spacing w:after="0"/>
            </w:pPr>
            <w:r>
              <w:t>[[MethodName]]</w:t>
            </w:r>
          </w:p>
        </w:tc>
        <w:tc>
          <w:tcPr>
            <w:tcW w:w="1620" w:type="dxa"/>
          </w:tcPr>
          <w:p w14:paraId="719D379C" w14:textId="77777777" w:rsidR="005D37A2" w:rsidRPr="00E77497" w:rsidRDefault="005D37A2" w:rsidP="005D37A2">
            <w:pPr>
              <w:keepNext/>
              <w:spacing w:after="0"/>
              <w:jc w:val="left"/>
            </w:pPr>
            <w:r>
              <w:t>String or Symbol</w:t>
            </w:r>
          </w:p>
        </w:tc>
        <w:tc>
          <w:tcPr>
            <w:tcW w:w="5466" w:type="dxa"/>
          </w:tcPr>
          <w:p w14:paraId="376B4339" w14:textId="77777777" w:rsidR="005D37A2" w:rsidRDefault="005D37A2" w:rsidP="005D37A2">
            <w:pPr>
              <w:keepNext/>
              <w:spacing w:after="0"/>
            </w:pPr>
            <w:r>
              <w:t xml:space="preserve">If the function uses </w:t>
            </w:r>
            <w:r w:rsidRPr="00CA334F">
              <w:rPr>
                <w:rFonts w:ascii="Courier New" w:hAnsi="Courier New" w:cs="Courier New"/>
                <w:b/>
                <w:bCs/>
              </w:rPr>
              <w:t>super</w:t>
            </w:r>
            <w:r>
              <w:t xml:space="preserve">, this is the property keys that is used for unqualified references to </w:t>
            </w:r>
            <w:r w:rsidRPr="00CA334F">
              <w:rPr>
                <w:rFonts w:ascii="Courier New" w:hAnsi="Courier New" w:cs="Courier New"/>
                <w:b/>
                <w:bCs/>
              </w:rPr>
              <w:t>super</w:t>
            </w:r>
            <w:r>
              <w:t xml:space="preserve">. Not present for functions that don’t reference </w:t>
            </w:r>
            <w:r w:rsidRPr="00CA334F">
              <w:rPr>
                <w:rFonts w:ascii="Courier New" w:hAnsi="Courier New" w:cs="Courier New"/>
                <w:b/>
                <w:bCs/>
              </w:rPr>
              <w:t>super</w:t>
            </w:r>
            <w:r>
              <w:t>.</w:t>
            </w:r>
          </w:p>
        </w:tc>
      </w:tr>
    </w:tbl>
    <w:p w14:paraId="4F9BB976" w14:textId="77777777" w:rsidR="005D37A2" w:rsidRDefault="005D37A2" w:rsidP="005D37A2">
      <w:pPr>
        <w:spacing w:before="240"/>
      </w:pPr>
      <w:r>
        <w:t>Ordinary function objects all have the [[Call]], [[Get]] and [[GetOwnProperty]] internal methods defined here. Ordinary functions that are also constructors in addition have the [[Construct]] internal method.</w:t>
      </w:r>
    </w:p>
    <w:p w14:paraId="2426C80C" w14:textId="77777777" w:rsidR="005D37A2" w:rsidRPr="00E77497" w:rsidRDefault="005D37A2" w:rsidP="005D37A2">
      <w:pPr>
        <w:pStyle w:val="40"/>
      </w:pPr>
      <w:bookmarkStart w:id="774" w:name="_Ref366601140"/>
      <w:r w:rsidRPr="00E77497">
        <w:t>[[Call]]</w:t>
      </w:r>
      <w:r>
        <w:t xml:space="preserve"> ( </w:t>
      </w:r>
      <w:r w:rsidRPr="003D32A9">
        <w:t>thisArgument</w:t>
      </w:r>
      <w:r>
        <w:t>,</w:t>
      </w:r>
      <w:r w:rsidRPr="003D32A9">
        <w:t xml:space="preserve"> argumentsList</w:t>
      </w:r>
      <w:r>
        <w:t>)</w:t>
      </w:r>
      <w:bookmarkEnd w:id="774"/>
      <w:r>
        <w:t xml:space="preserve"> </w:t>
      </w:r>
    </w:p>
    <w:p w14:paraId="7ED54893" w14:textId="77777777" w:rsidR="005D37A2" w:rsidRPr="00E77497" w:rsidRDefault="005D37A2" w:rsidP="005D37A2">
      <w:r>
        <w:t>T</w:t>
      </w:r>
      <w:r w:rsidRPr="00E77497">
        <w:t>he [[Call]] internal method for a</w:t>
      </w:r>
      <w:r>
        <w:t>n ordinary</w:t>
      </w:r>
      <w:r w:rsidRPr="00E77497">
        <w:t xml:space="preserve"> Function object </w:t>
      </w:r>
      <w:r w:rsidRPr="00E77497">
        <w:rPr>
          <w:rFonts w:ascii="Times New Roman" w:hAnsi="Times New Roman"/>
          <w:i/>
        </w:rPr>
        <w:t>F</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14:paraId="574E35E6" w14:textId="77777777" w:rsidR="005D37A2" w:rsidRDefault="005D37A2" w:rsidP="005D37A2">
      <w:pPr>
        <w:pStyle w:val="Alg4"/>
        <w:numPr>
          <w:ilvl w:val="0"/>
          <w:numId w:val="147"/>
        </w:numPr>
      </w:pPr>
      <w:r>
        <w:t xml:space="preserve">If </w:t>
      </w:r>
      <w:r>
        <w:rPr>
          <w:i/>
          <w:iCs/>
        </w:rPr>
        <w:t>F</w:t>
      </w:r>
      <w:r>
        <w:t xml:space="preserve">’s [[Code]] internal data property has the value </w:t>
      </w:r>
      <w:r>
        <w:rPr>
          <w:b/>
          <w:bCs/>
        </w:rPr>
        <w:t>undefined</w:t>
      </w:r>
      <w:r>
        <w:t xml:space="preserve">, then throw a </w:t>
      </w:r>
      <w:r w:rsidRPr="005676A0">
        <w:rPr>
          <w:b/>
          <w:bCs/>
        </w:rPr>
        <w:t>TypeError</w:t>
      </w:r>
      <w:r>
        <w:t xml:space="preserve"> exception.</w:t>
      </w:r>
    </w:p>
    <w:p w14:paraId="6E769431" w14:textId="77777777" w:rsidR="005D37A2" w:rsidRDefault="005D37A2" w:rsidP="005D37A2">
      <w:pPr>
        <w:pStyle w:val="Alg4"/>
        <w:numPr>
          <w:ilvl w:val="0"/>
          <w:numId w:val="147"/>
        </w:numPr>
      </w:pPr>
      <w:r>
        <w:t xml:space="preserve">Let </w:t>
      </w:r>
      <w:r w:rsidRPr="009B3B81">
        <w:rPr>
          <w:i/>
        </w:rPr>
        <w:t>callerContext</w:t>
      </w:r>
      <w:r>
        <w:t xml:space="preserve"> be the running</w:t>
      </w:r>
      <w:r w:rsidRPr="00E77497">
        <w:t xml:space="preserve"> </w:t>
      </w:r>
      <w:r>
        <w:t>execution context.</w:t>
      </w:r>
    </w:p>
    <w:p w14:paraId="561FFB42" w14:textId="77777777" w:rsidR="005D37A2" w:rsidRDefault="005D37A2" w:rsidP="005D37A2">
      <w:pPr>
        <w:pStyle w:val="Alg4"/>
        <w:numPr>
          <w:ilvl w:val="0"/>
          <w:numId w:val="147"/>
        </w:numPr>
      </w:pPr>
      <w:r>
        <w:t xml:space="preserve">If, </w:t>
      </w:r>
      <w:r w:rsidRPr="00BC2562">
        <w:rPr>
          <w:i/>
        </w:rPr>
        <w:t>callerContext</w:t>
      </w:r>
      <w:r>
        <w:t xml:space="preserve"> is not already suspended, then Suspend </w:t>
      </w:r>
      <w:r w:rsidRPr="002F42C1">
        <w:rPr>
          <w:i/>
        </w:rPr>
        <w:t>callerContext</w:t>
      </w:r>
      <w:r>
        <w:t>.</w:t>
      </w:r>
    </w:p>
    <w:p w14:paraId="23F6FCB4" w14:textId="77777777" w:rsidR="005D37A2" w:rsidRPr="00E77497" w:rsidRDefault="005D37A2" w:rsidP="005D37A2">
      <w:pPr>
        <w:pStyle w:val="Alg4"/>
        <w:numPr>
          <w:ilvl w:val="0"/>
          <w:numId w:val="147"/>
        </w:numPr>
      </w:pPr>
      <w:r>
        <w:t xml:space="preserve">Let </w:t>
      </w:r>
      <w:r w:rsidRPr="006637C6">
        <w:rPr>
          <w:i/>
        </w:rPr>
        <w:t>calleeContext</w:t>
      </w:r>
      <w:r>
        <w:t xml:space="preserve"> be a new ECMAScript Code execution context.</w:t>
      </w:r>
    </w:p>
    <w:p w14:paraId="5549442E" w14:textId="77777777" w:rsidR="005D37A2" w:rsidRDefault="005D37A2" w:rsidP="005D37A2">
      <w:pPr>
        <w:pStyle w:val="Alg4"/>
        <w:numPr>
          <w:ilvl w:val="0"/>
          <w:numId w:val="147"/>
        </w:numPr>
      </w:pPr>
      <w:r>
        <w:t xml:space="preserve">Let </w:t>
      </w:r>
      <w:r>
        <w:rPr>
          <w:i/>
          <w:iCs/>
        </w:rPr>
        <w:t>callee</w:t>
      </w:r>
      <w:r w:rsidRPr="000971AB">
        <w:rPr>
          <w:i/>
          <w:iCs/>
        </w:rPr>
        <w:t>Realm</w:t>
      </w:r>
      <w:r>
        <w:t xml:space="preserve"> be the value of </w:t>
      </w:r>
      <w:r>
        <w:rPr>
          <w:i/>
          <w:iCs/>
        </w:rPr>
        <w:t>F’s</w:t>
      </w:r>
      <w:r>
        <w:t xml:space="preserve"> [[Realm]] internal data property.</w:t>
      </w:r>
    </w:p>
    <w:p w14:paraId="76C97ACA" w14:textId="77777777" w:rsidR="005D37A2" w:rsidRDefault="005D37A2" w:rsidP="005D37A2">
      <w:pPr>
        <w:pStyle w:val="Alg4"/>
        <w:numPr>
          <w:ilvl w:val="0"/>
          <w:numId w:val="147"/>
        </w:numPr>
        <w:tabs>
          <w:tab w:val="left" w:pos="720"/>
        </w:tabs>
      </w:pPr>
      <w:r>
        <w:t xml:space="preserve">Set </w:t>
      </w:r>
      <w:r w:rsidRPr="001936FC">
        <w:rPr>
          <w:i/>
        </w:rPr>
        <w:t>calleeContext’s</w:t>
      </w:r>
      <w:r>
        <w:t xml:space="preserve"> Realm to </w:t>
      </w:r>
      <w:r>
        <w:rPr>
          <w:i/>
          <w:iCs/>
        </w:rPr>
        <w:t>callee</w:t>
      </w:r>
      <w:r w:rsidRPr="000971AB">
        <w:rPr>
          <w:i/>
          <w:iCs/>
        </w:rPr>
        <w:t>Realm</w:t>
      </w:r>
      <w:r>
        <w:t>.</w:t>
      </w:r>
    </w:p>
    <w:p w14:paraId="2A788EAC" w14:textId="77777777" w:rsidR="005D37A2" w:rsidRPr="003B4312" w:rsidRDefault="005D37A2" w:rsidP="005D37A2">
      <w:pPr>
        <w:pStyle w:val="Alg4"/>
        <w:numPr>
          <w:ilvl w:val="0"/>
          <w:numId w:val="147"/>
        </w:numPr>
        <w:tabs>
          <w:tab w:val="left" w:pos="720"/>
        </w:tabs>
      </w:pPr>
      <w:r w:rsidRPr="00E77497">
        <w:t xml:space="preserve">Let </w:t>
      </w:r>
      <w:r>
        <w:rPr>
          <w:i/>
        </w:rPr>
        <w:t>thisMode</w:t>
      </w:r>
      <w:r w:rsidRPr="004D1BD1">
        <w:t xml:space="preserve"> be the value of </w:t>
      </w:r>
      <w:r w:rsidRPr="003B4312">
        <w:rPr>
          <w:i/>
        </w:rPr>
        <w:t>F</w:t>
      </w:r>
      <w:r w:rsidRPr="003B4312">
        <w:t>’s [[</w:t>
      </w:r>
      <w:r>
        <w:t>ThisMode</w:t>
      </w:r>
      <w:r w:rsidRPr="003B4312">
        <w:t xml:space="preserve">]] internal </w:t>
      </w:r>
      <w:r>
        <w:t xml:space="preserve">data </w:t>
      </w:r>
      <w:r w:rsidRPr="003B4312">
        <w:t>property.</w:t>
      </w:r>
    </w:p>
    <w:p w14:paraId="6E06168D" w14:textId="77777777" w:rsidR="005D37A2" w:rsidRPr="003B4312" w:rsidRDefault="005D37A2" w:rsidP="005D37A2">
      <w:pPr>
        <w:pStyle w:val="Alg4"/>
        <w:numPr>
          <w:ilvl w:val="0"/>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lexical</w:t>
      </w:r>
      <w:r w:rsidRPr="003B4312">
        <w:t xml:space="preserve">, </w:t>
      </w:r>
      <w:r>
        <w:t>then</w:t>
      </w:r>
    </w:p>
    <w:p w14:paraId="7A9C16A8" w14:textId="77777777" w:rsidR="005D37A2" w:rsidRDefault="005D37A2" w:rsidP="005D37A2">
      <w:pPr>
        <w:pStyle w:val="Alg4"/>
        <w:numPr>
          <w:ilvl w:val="1"/>
          <w:numId w:val="147"/>
        </w:numPr>
        <w:tabs>
          <w:tab w:val="left" w:pos="720"/>
        </w:tabs>
      </w:pPr>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w:t>
      </w:r>
      <w:r>
        <w:t xml:space="preserve">data </w:t>
      </w:r>
      <w:r w:rsidRPr="00E77497">
        <w:t xml:space="preserve">property of </w:t>
      </w:r>
      <w:r w:rsidRPr="00E77497">
        <w:rPr>
          <w:i/>
        </w:rPr>
        <w:t>F</w:t>
      </w:r>
      <w:r>
        <w:t xml:space="preserve"> as the argument.</w:t>
      </w:r>
    </w:p>
    <w:p w14:paraId="511E198D" w14:textId="77777777" w:rsidR="005D37A2" w:rsidRDefault="005D37A2" w:rsidP="005D37A2">
      <w:pPr>
        <w:pStyle w:val="Alg4"/>
        <w:numPr>
          <w:ilvl w:val="0"/>
          <w:numId w:val="147"/>
        </w:numPr>
        <w:tabs>
          <w:tab w:val="left" w:pos="720"/>
        </w:tabs>
      </w:pPr>
      <w:r>
        <w:t>Else,</w:t>
      </w:r>
    </w:p>
    <w:p w14:paraId="0AC70D11" w14:textId="77777777" w:rsidR="005D37A2" w:rsidRPr="003B4312" w:rsidRDefault="005D37A2" w:rsidP="005D37A2">
      <w:pPr>
        <w:pStyle w:val="Alg4"/>
        <w:numPr>
          <w:ilvl w:val="1"/>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strict</w:t>
      </w:r>
      <w:r w:rsidRPr="003B4312">
        <w:t xml:space="preserve">, set </w:t>
      </w:r>
      <w:r w:rsidRPr="006637C6">
        <w:rPr>
          <w:i/>
        </w:rPr>
        <w:t>thisValue</w:t>
      </w:r>
      <w:r w:rsidRPr="003B4312">
        <w:t xml:space="preserve"> to </w:t>
      </w:r>
      <w:r w:rsidRPr="003B4312">
        <w:rPr>
          <w:i/>
        </w:rPr>
        <w:t>thisArg</w:t>
      </w:r>
      <w:r>
        <w:rPr>
          <w:i/>
        </w:rPr>
        <w:t>ument</w:t>
      </w:r>
      <w:r w:rsidRPr="003B4312">
        <w:t>.</w:t>
      </w:r>
    </w:p>
    <w:p w14:paraId="114D0CA9" w14:textId="77777777" w:rsidR="005D37A2" w:rsidRDefault="005D37A2" w:rsidP="005D37A2">
      <w:pPr>
        <w:pStyle w:val="Alg4"/>
        <w:numPr>
          <w:ilvl w:val="1"/>
          <w:numId w:val="147"/>
        </w:numPr>
        <w:tabs>
          <w:tab w:val="left" w:pos="720"/>
        </w:tabs>
      </w:pPr>
      <w:r w:rsidRPr="003B4312">
        <w:t>Else</w:t>
      </w:r>
    </w:p>
    <w:p w14:paraId="53EB6DCF" w14:textId="77777777" w:rsidR="005D37A2" w:rsidRDefault="005D37A2" w:rsidP="005D37A2">
      <w:pPr>
        <w:pStyle w:val="Alg4"/>
        <w:numPr>
          <w:ilvl w:val="2"/>
          <w:numId w:val="147"/>
        </w:numPr>
        <w:tabs>
          <w:tab w:val="left" w:pos="720"/>
        </w:tabs>
      </w:pPr>
      <w:r w:rsidRPr="003B4312">
        <w:t xml:space="preserve">if </w:t>
      </w:r>
      <w:r w:rsidRPr="003B4312">
        <w:rPr>
          <w:i/>
        </w:rPr>
        <w:t>thisArg</w:t>
      </w:r>
      <w:r>
        <w:rPr>
          <w:i/>
        </w:rPr>
        <w:t>ument</w:t>
      </w:r>
      <w:r w:rsidRPr="008B7F6F">
        <w:t xml:space="preserve"> is </w:t>
      </w:r>
      <w:r w:rsidRPr="008B7F6F">
        <w:rPr>
          <w:b/>
        </w:rPr>
        <w:t>null</w:t>
      </w:r>
      <w:r w:rsidRPr="008B7F6F">
        <w:t xml:space="preserve"> or </w:t>
      </w:r>
      <w:r w:rsidRPr="008B7F6F">
        <w:rPr>
          <w:b/>
        </w:rPr>
        <w:t>undefined</w:t>
      </w:r>
      <w:r w:rsidRPr="008B7F6F">
        <w:t xml:space="preserve">, </w:t>
      </w:r>
      <w:r>
        <w:t>then</w:t>
      </w:r>
    </w:p>
    <w:p w14:paraId="09E083CE" w14:textId="77777777" w:rsidR="005D37A2" w:rsidRPr="008B7F6F" w:rsidRDefault="005D37A2" w:rsidP="005D37A2">
      <w:pPr>
        <w:pStyle w:val="Alg4"/>
        <w:numPr>
          <w:ilvl w:val="3"/>
          <w:numId w:val="147"/>
        </w:numPr>
        <w:tabs>
          <w:tab w:val="left" w:pos="720"/>
        </w:tabs>
      </w:pPr>
      <w:r>
        <w:t>S</w:t>
      </w:r>
      <w:r w:rsidRPr="008B7F6F">
        <w:t xml:space="preserve">et </w:t>
      </w:r>
      <w:r w:rsidRPr="00250FC6">
        <w:rPr>
          <w:i/>
        </w:rPr>
        <w:t>thisValue</w:t>
      </w:r>
      <w:r w:rsidRPr="008B7F6F">
        <w:t xml:space="preserve"> to </w:t>
      </w:r>
      <w:r>
        <w:rPr>
          <w:i/>
          <w:iCs/>
        </w:rPr>
        <w:t>callee</w:t>
      </w:r>
      <w:r w:rsidRPr="000971AB">
        <w:rPr>
          <w:i/>
          <w:iCs/>
        </w:rPr>
        <w:t>Realm</w:t>
      </w:r>
      <w:r>
        <w:t>.[[globalThis]]</w:t>
      </w:r>
      <w:r w:rsidRPr="008B7F6F">
        <w:t>.</w:t>
      </w:r>
    </w:p>
    <w:p w14:paraId="052D3501" w14:textId="77777777" w:rsidR="005D37A2" w:rsidRPr="009C202C" w:rsidRDefault="005D37A2" w:rsidP="005D37A2">
      <w:pPr>
        <w:pStyle w:val="Alg4"/>
        <w:numPr>
          <w:ilvl w:val="2"/>
          <w:numId w:val="147"/>
        </w:numPr>
        <w:tabs>
          <w:tab w:val="left" w:pos="720"/>
        </w:tabs>
      </w:pPr>
      <w:r w:rsidRPr="00E65A34">
        <w:t>Else if Type(</w:t>
      </w:r>
      <w:r w:rsidRPr="003B4312">
        <w:rPr>
          <w:i/>
        </w:rPr>
        <w:t>thisArg</w:t>
      </w:r>
      <w:r>
        <w:rPr>
          <w:i/>
        </w:rPr>
        <w:t>ument</w:t>
      </w:r>
      <w:r w:rsidRPr="00546435">
        <w:t xml:space="preserve">) is not Object, set the </w:t>
      </w:r>
      <w:r w:rsidRPr="00250FC6">
        <w:rPr>
          <w:i/>
        </w:rPr>
        <w:t>thisValue</w:t>
      </w:r>
      <w:r w:rsidRPr="008B7F6F">
        <w:t xml:space="preserve"> </w:t>
      </w:r>
      <w:r w:rsidRPr="00546435">
        <w:t>to ToObject(</w:t>
      </w:r>
      <w:r w:rsidRPr="003B4312">
        <w:rPr>
          <w:i/>
        </w:rPr>
        <w:t>thisArg</w:t>
      </w:r>
      <w:r>
        <w:rPr>
          <w:i/>
        </w:rPr>
        <w:t>ument</w:t>
      </w:r>
      <w:r w:rsidRPr="009C202C">
        <w:t>).</w:t>
      </w:r>
    </w:p>
    <w:p w14:paraId="32571F90" w14:textId="77777777" w:rsidR="005D37A2" w:rsidRPr="00690A41" w:rsidRDefault="005D37A2" w:rsidP="005D37A2">
      <w:pPr>
        <w:pStyle w:val="Alg4"/>
        <w:numPr>
          <w:ilvl w:val="2"/>
          <w:numId w:val="147"/>
        </w:numPr>
        <w:tabs>
          <w:tab w:val="left" w:pos="720"/>
        </w:tabs>
      </w:pPr>
      <w:r w:rsidRPr="009C202C">
        <w:t xml:space="preserve">Else set the </w:t>
      </w:r>
      <w:r w:rsidRPr="00250FC6">
        <w:rPr>
          <w:i/>
        </w:rPr>
        <w:t>thisValue</w:t>
      </w:r>
      <w:r w:rsidRPr="008B7F6F">
        <w:t xml:space="preserve"> </w:t>
      </w:r>
      <w:r w:rsidRPr="009C202C">
        <w:t>t</w:t>
      </w:r>
      <w:r w:rsidRPr="00690A41">
        <w:t xml:space="preserve">o </w:t>
      </w:r>
      <w:r w:rsidRPr="003B4312">
        <w:rPr>
          <w:i/>
        </w:rPr>
        <w:t>thisArg</w:t>
      </w:r>
      <w:r>
        <w:rPr>
          <w:i/>
        </w:rPr>
        <w:t>ument</w:t>
      </w:r>
      <w:r w:rsidRPr="00690A41">
        <w:t>.</w:t>
      </w:r>
    </w:p>
    <w:p w14:paraId="536293A1" w14:textId="77777777" w:rsidR="005D37A2" w:rsidRPr="00E77497" w:rsidRDefault="005D37A2" w:rsidP="005D37A2">
      <w:pPr>
        <w:pStyle w:val="Alg4"/>
        <w:numPr>
          <w:ilvl w:val="1"/>
          <w:numId w:val="147"/>
        </w:numPr>
        <w:tabs>
          <w:tab w:val="left" w:pos="720"/>
        </w:tabs>
      </w:pPr>
      <w:r w:rsidRPr="00675B74">
        <w:t xml:space="preserve">Let </w:t>
      </w:r>
      <w:r w:rsidRPr="00E77497">
        <w:rPr>
          <w:i/>
        </w:rPr>
        <w:t>localEnv</w:t>
      </w:r>
      <w:r w:rsidRPr="00E77497">
        <w:t xml:space="preserve"> be the result of calling New</w:t>
      </w:r>
      <w:r>
        <w:t>Function</w:t>
      </w:r>
      <w:r w:rsidRPr="00E77497">
        <w:t>Environment</w:t>
      </w:r>
      <w:r w:rsidRPr="00E77497" w:rsidDel="008472DE">
        <w:t xml:space="preserve"> </w:t>
      </w:r>
      <w:r w:rsidRPr="00E77497">
        <w:t xml:space="preserve"> passing </w:t>
      </w:r>
      <w:r w:rsidRPr="00E77497">
        <w:rPr>
          <w:i/>
        </w:rPr>
        <w:t>F</w:t>
      </w:r>
      <w:r w:rsidRPr="00E77497">
        <w:t xml:space="preserve"> </w:t>
      </w:r>
      <w:r>
        <w:t xml:space="preserve">and </w:t>
      </w:r>
      <w:r w:rsidRPr="00250FC6">
        <w:rPr>
          <w:i/>
        </w:rPr>
        <w:t>thisValue</w:t>
      </w:r>
      <w:r>
        <w:t xml:space="preserve"> </w:t>
      </w:r>
      <w:r w:rsidRPr="00E77497">
        <w:t>as the argument</w:t>
      </w:r>
      <w:r>
        <w:t>s</w:t>
      </w:r>
      <w:r w:rsidRPr="00E77497">
        <w:t>.</w:t>
      </w:r>
    </w:p>
    <w:p w14:paraId="07C669CC" w14:textId="77777777" w:rsidR="005D37A2" w:rsidRPr="00E77497" w:rsidRDefault="005D37A2" w:rsidP="005D37A2">
      <w:pPr>
        <w:pStyle w:val="Alg4"/>
        <w:numPr>
          <w:ilvl w:val="0"/>
          <w:numId w:val="147"/>
        </w:numPr>
        <w:tabs>
          <w:tab w:val="left" w:pos="720"/>
        </w:tabs>
      </w:pPr>
      <w:r w:rsidRPr="00E77497">
        <w:t xml:space="preserve">Set the LexicalEnvironment </w:t>
      </w:r>
      <w:r>
        <w:t xml:space="preserve">of </w:t>
      </w:r>
      <w:r w:rsidRPr="006637C6">
        <w:rPr>
          <w:i/>
        </w:rPr>
        <w:t>calleeContext</w:t>
      </w:r>
      <w:r>
        <w:t xml:space="preserve"> </w:t>
      </w:r>
      <w:r w:rsidRPr="00E77497">
        <w:t xml:space="preserve">to </w:t>
      </w:r>
      <w:r w:rsidRPr="00E77497">
        <w:rPr>
          <w:i/>
        </w:rPr>
        <w:t>localEnv</w:t>
      </w:r>
      <w:r w:rsidRPr="00E77497">
        <w:t>.</w:t>
      </w:r>
    </w:p>
    <w:p w14:paraId="61D57692" w14:textId="77777777" w:rsidR="005D37A2" w:rsidRPr="00E77497" w:rsidRDefault="005D37A2" w:rsidP="005D37A2">
      <w:pPr>
        <w:pStyle w:val="Alg4"/>
        <w:numPr>
          <w:ilvl w:val="0"/>
          <w:numId w:val="147"/>
        </w:numPr>
        <w:tabs>
          <w:tab w:val="left" w:pos="720"/>
        </w:tabs>
      </w:pPr>
      <w:r w:rsidRPr="00E77497">
        <w:t xml:space="preserve">Set the VariableEnvironment </w:t>
      </w:r>
      <w:r>
        <w:t xml:space="preserve">of </w:t>
      </w:r>
      <w:r w:rsidRPr="00250FC6">
        <w:rPr>
          <w:i/>
        </w:rPr>
        <w:t>calleeContext</w:t>
      </w:r>
      <w:r>
        <w:t xml:space="preserve"> </w:t>
      </w:r>
      <w:r w:rsidRPr="00E77497">
        <w:t xml:space="preserve">to </w:t>
      </w:r>
      <w:r w:rsidRPr="00E77497">
        <w:rPr>
          <w:i/>
        </w:rPr>
        <w:t>localEnv</w:t>
      </w:r>
      <w:r w:rsidRPr="00E77497">
        <w:t>.</w:t>
      </w:r>
    </w:p>
    <w:p w14:paraId="5532B979" w14:textId="77777777" w:rsidR="005D37A2" w:rsidRPr="00E77497" w:rsidRDefault="005D37A2" w:rsidP="005D37A2">
      <w:pPr>
        <w:pStyle w:val="Alg4"/>
        <w:numPr>
          <w:ilvl w:val="0"/>
          <w:numId w:val="147"/>
        </w:numPr>
        <w:tabs>
          <w:tab w:val="left" w:pos="720"/>
        </w:tabs>
      </w:pPr>
      <w:r>
        <w:t xml:space="preserve">Push </w:t>
      </w:r>
      <w:r w:rsidRPr="00E30280">
        <w:rPr>
          <w:i/>
          <w:iCs/>
        </w:rPr>
        <w:t>calleeContext</w:t>
      </w:r>
      <w:r>
        <w:t xml:space="preserve"> onto the execution context stack; </w:t>
      </w:r>
      <w:r w:rsidRPr="00A3740A">
        <w:rPr>
          <w:i/>
        </w:rPr>
        <w:t>call</w:t>
      </w:r>
      <w:r>
        <w:rPr>
          <w:i/>
        </w:rPr>
        <w:t>ee</w:t>
      </w:r>
      <w:r w:rsidRPr="00A3740A">
        <w:rPr>
          <w:i/>
        </w:rPr>
        <w:t>Context</w:t>
      </w:r>
      <w:r>
        <w:t xml:space="preserve"> is now the running</w:t>
      </w:r>
      <w:r w:rsidRPr="00E77497">
        <w:t xml:space="preserve"> </w:t>
      </w:r>
      <w:r>
        <w:t>execution context.</w:t>
      </w:r>
    </w:p>
    <w:p w14:paraId="16022928" w14:textId="77777777" w:rsidR="005D37A2" w:rsidRPr="003B4312" w:rsidRDefault="005D37A2" w:rsidP="005D37A2">
      <w:pPr>
        <w:pStyle w:val="Alg4"/>
        <w:numPr>
          <w:ilvl w:val="0"/>
          <w:numId w:val="147"/>
        </w:numPr>
        <w:tabs>
          <w:tab w:val="left" w:pos="720"/>
        </w:tabs>
        <w:contextualSpacing/>
      </w:pPr>
      <w:r>
        <w:t xml:space="preserve">Let </w:t>
      </w:r>
      <w:r w:rsidRPr="006637C6">
        <w:rPr>
          <w:i/>
        </w:rPr>
        <w:t>status</w:t>
      </w:r>
      <w:r>
        <w:t xml:space="preserve"> be the result of performing </w:t>
      </w:r>
      <w:r w:rsidRPr="003B4312">
        <w:t xml:space="preserve">Function Declaration Instantiation using the function </w:t>
      </w:r>
      <w:r w:rsidRPr="008B7F6F">
        <w:rPr>
          <w:i/>
        </w:rPr>
        <w:t>F</w:t>
      </w:r>
      <w:r w:rsidRPr="008B7F6F">
        <w:t>,</w:t>
      </w:r>
      <w:r w:rsidRPr="00377876">
        <w:rPr>
          <w:i/>
        </w:rPr>
        <w:t xml:space="preserve"> </w:t>
      </w:r>
      <w:r w:rsidRPr="009C202C">
        <w:rPr>
          <w:i/>
        </w:rPr>
        <w:t>argumentsList</w:t>
      </w:r>
      <w:r w:rsidRPr="009C202C" w:rsidDel="00942C41">
        <w:t xml:space="preserve"> </w:t>
      </w:r>
      <w:r w:rsidRPr="00690A41">
        <w:t>,</w:t>
      </w:r>
      <w:r w:rsidRPr="008B7F6F">
        <w:t xml:space="preserve"> and </w:t>
      </w:r>
      <w:r w:rsidRPr="008B7F6F">
        <w:rPr>
          <w:i/>
        </w:rPr>
        <w:t xml:space="preserve">localEnv </w:t>
      </w:r>
      <w:r w:rsidRPr="008B7F6F">
        <w:t xml:space="preserve">as described in </w:t>
      </w:r>
      <w:r w:rsidR="00C04626">
        <w:fldChar w:fldCharType="begin"/>
      </w:r>
      <w:r w:rsidR="00C04626">
        <w:instrText xml:space="preserve"> REF _Ref365537985 \r \h </w:instrText>
      </w:r>
      <w:r w:rsidR="00C04626">
        <w:fldChar w:fldCharType="separate"/>
      </w:r>
      <w:ins w:id="775" w:author="Rev 19 Allen Wirfs-Brock" w:date="2013-09-27T13:21:00Z">
        <w:r w:rsidR="00D433E8">
          <w:t>9.1.15.11</w:t>
        </w:r>
      </w:ins>
      <w:del w:id="776" w:author="Rev 19 Allen Wirfs-Brock" w:date="2013-09-27T08:38:00Z">
        <w:r w:rsidR="00083CEC" w:rsidDel="009E7E9E">
          <w:delText>9.1.16.11</w:delText>
        </w:r>
      </w:del>
      <w:r w:rsidR="00C04626">
        <w:fldChar w:fldCharType="end"/>
      </w:r>
      <w:r w:rsidRPr="004D1BD1">
        <w:t>.</w:t>
      </w:r>
      <w:r w:rsidRPr="003B4312">
        <w:t xml:space="preserve"> </w:t>
      </w:r>
    </w:p>
    <w:p w14:paraId="6BF1A0F8" w14:textId="77777777" w:rsidR="005D37A2" w:rsidRDefault="005D37A2" w:rsidP="005D37A2">
      <w:pPr>
        <w:pStyle w:val="Alg2"/>
        <w:numPr>
          <w:ilvl w:val="0"/>
          <w:numId w:val="147"/>
        </w:numPr>
      </w:pPr>
      <w:r>
        <w:t xml:space="preserve">If </w:t>
      </w:r>
      <w:r w:rsidRPr="00A3740A">
        <w:rPr>
          <w:i/>
        </w:rPr>
        <w:t>status</w:t>
      </w:r>
      <w:r>
        <w:t xml:space="preserve"> is an abrupt completion, then</w:t>
      </w:r>
    </w:p>
    <w:p w14:paraId="2FB94833" w14:textId="77777777" w:rsidR="005D37A2" w:rsidRDefault="005D37A2" w:rsidP="005D37A2">
      <w:pPr>
        <w:pStyle w:val="Alg2"/>
        <w:numPr>
          <w:ilvl w:val="1"/>
          <w:numId w:val="147"/>
        </w:numPr>
      </w:pPr>
      <w:r>
        <w:t xml:space="preserve">Remove </w:t>
      </w:r>
      <w:r w:rsidRPr="00D967E0">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14:paraId="72139AF9" w14:textId="77777777" w:rsidR="005D37A2" w:rsidRPr="00A67AF2" w:rsidRDefault="005D37A2" w:rsidP="005D37A2">
      <w:pPr>
        <w:pStyle w:val="Alg2"/>
        <w:numPr>
          <w:ilvl w:val="1"/>
          <w:numId w:val="147"/>
        </w:numPr>
      </w:pPr>
      <w:r>
        <w:t xml:space="preserve">Return </w:t>
      </w:r>
      <w:r w:rsidRPr="00A3740A">
        <w:rPr>
          <w:i/>
        </w:rPr>
        <w:t>status</w:t>
      </w:r>
      <w:r>
        <w:t>.</w:t>
      </w:r>
    </w:p>
    <w:p w14:paraId="752D497A" w14:textId="77777777" w:rsidR="005D37A2" w:rsidRPr="00A67AF2" w:rsidRDefault="005D37A2" w:rsidP="005D37A2">
      <w:pPr>
        <w:pStyle w:val="Alg4"/>
        <w:numPr>
          <w:ilvl w:val="0"/>
          <w:numId w:val="147"/>
        </w:numPr>
      </w:pPr>
      <w:r w:rsidRPr="003B4312">
        <w:t xml:space="preserve">Let </w:t>
      </w:r>
      <w:r w:rsidRPr="006B6D0A">
        <w:rPr>
          <w:i/>
        </w:rPr>
        <w:t xml:space="preserve">result </w:t>
      </w:r>
      <w:r w:rsidRPr="006B6D0A">
        <w:t xml:space="preserve">be the result of </w:t>
      </w:r>
      <w:r>
        <w:t>EvaluateBody of</w:t>
      </w:r>
      <w:r w:rsidRPr="006B6D0A">
        <w:t xml:space="preserve"> the </w:t>
      </w:r>
      <w:r w:rsidRPr="00D26695">
        <w:rPr>
          <w:iCs/>
        </w:rPr>
        <w:t>production</w:t>
      </w:r>
      <w:r w:rsidRPr="00546435">
        <w:t xml:space="preserve"> that is the value of</w:t>
      </w:r>
      <w:r w:rsidRPr="00546435">
        <w:rPr>
          <w:i/>
        </w:rPr>
        <w:t xml:space="preserve"> F</w:t>
      </w:r>
      <w:r w:rsidRPr="00546435">
        <w:t>'s [[Code]] internal</w:t>
      </w:r>
      <w:r w:rsidRPr="00022312">
        <w:t xml:space="preserve"> </w:t>
      </w:r>
      <w:r>
        <w:t>data</w:t>
      </w:r>
      <w:r w:rsidRPr="00546435">
        <w:t xml:space="preserve"> property</w:t>
      </w:r>
      <w:r>
        <w:t xml:space="preserve"> passing </w:t>
      </w:r>
      <w:r>
        <w:rPr>
          <w:i/>
          <w:iCs/>
        </w:rPr>
        <w:t>F</w:t>
      </w:r>
      <w:r>
        <w:t xml:space="preserve"> as the argument</w:t>
      </w:r>
      <w:r w:rsidRPr="00546435">
        <w:t xml:space="preserve">. </w:t>
      </w:r>
    </w:p>
    <w:p w14:paraId="6568B372" w14:textId="77777777" w:rsidR="005D37A2" w:rsidRPr="00E77497" w:rsidRDefault="005D37A2" w:rsidP="005D37A2">
      <w:pPr>
        <w:pStyle w:val="Alg4"/>
        <w:numPr>
          <w:ilvl w:val="0"/>
          <w:numId w:val="147"/>
        </w:numPr>
      </w:pPr>
      <w:r>
        <w:t xml:space="preserve">Remove </w:t>
      </w:r>
      <w:r w:rsidRPr="004F54A7">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14:paraId="7CB90C6E" w14:textId="77777777" w:rsidR="005D37A2" w:rsidRPr="00E77497" w:rsidRDefault="005D37A2" w:rsidP="005D37A2">
      <w:pPr>
        <w:pStyle w:val="Alg4"/>
        <w:numPr>
          <w:ilvl w:val="0"/>
          <w:numId w:val="147"/>
        </w:numPr>
        <w:spacing w:after="120"/>
      </w:pPr>
      <w:r>
        <w:t xml:space="preserve">Return </w:t>
      </w:r>
      <w:r w:rsidRPr="00A3740A">
        <w:rPr>
          <w:i/>
        </w:rPr>
        <w:t>result</w:t>
      </w:r>
      <w:r w:rsidRPr="00E77497">
        <w:t>.</w:t>
      </w:r>
    </w:p>
    <w:p w14:paraId="621EC701" w14:textId="77777777" w:rsidR="005D37A2" w:rsidRDefault="005D37A2" w:rsidP="005D37A2">
      <w:pPr>
        <w:pStyle w:val="Note"/>
      </w:pPr>
      <w:r>
        <w:t>NOTE 1</w:t>
      </w:r>
      <w:r>
        <w:tab/>
        <w:t>Most ordinary functions use a Function Environment Record as their LexicalEnvironment. Ordinary functions that are arrow functions use a Declarative Environment Record as their LexicalEnvironment.</w:t>
      </w:r>
    </w:p>
    <w:p w14:paraId="51C552B2" w14:textId="77777777" w:rsidR="005D37A2" w:rsidRPr="004D0FF5" w:rsidRDefault="005D37A2" w:rsidP="005D37A2">
      <w:pPr>
        <w:pStyle w:val="Note"/>
        <w:rPr>
          <w:i/>
          <w:iCs/>
        </w:rPr>
      </w:pPr>
      <w:r>
        <w:t>NOTE 2</w:t>
      </w:r>
      <w:r>
        <w:tab/>
        <w:t xml:space="preserve">When </w:t>
      </w:r>
      <w:r w:rsidRPr="00004DF1">
        <w:rPr>
          <w:rFonts w:ascii="Times New Roman" w:hAnsi="Times New Roman"/>
          <w:i/>
          <w:iCs/>
        </w:rPr>
        <w:t>calleeContext</w:t>
      </w:r>
      <w:r>
        <w:rPr>
          <w:i/>
          <w:iCs/>
        </w:rPr>
        <w:t xml:space="preserve"> </w:t>
      </w:r>
      <w:r w:rsidRPr="004D0FF5">
        <w:t>is removed from the execution context stack it must not be destroyed because it may have been suspended and retained by a generator object for later resumption</w:t>
      </w:r>
      <w:r>
        <w:rPr>
          <w:i/>
          <w:iCs/>
        </w:rPr>
        <w:t>.</w:t>
      </w:r>
    </w:p>
    <w:p w14:paraId="1A024EA2" w14:textId="77777777" w:rsidR="005D37A2" w:rsidRPr="00E77497" w:rsidRDefault="005D37A2" w:rsidP="005D37A2">
      <w:pPr>
        <w:pStyle w:val="40"/>
      </w:pPr>
      <w:bookmarkStart w:id="777" w:name="_Ref365531781"/>
      <w:r w:rsidRPr="00E77497">
        <w:t>[[Construct]]</w:t>
      </w:r>
      <w:r>
        <w:t xml:space="preserve"> (</w:t>
      </w:r>
      <w:r w:rsidRPr="003D32A9">
        <w:t xml:space="preserve"> argumentsList</w:t>
      </w:r>
      <w:r>
        <w:t>)</w:t>
      </w:r>
      <w:bookmarkEnd w:id="777"/>
    </w:p>
    <w:p w14:paraId="658F59C4" w14:textId="77777777" w:rsidR="005D37A2" w:rsidRPr="00E77497" w:rsidRDefault="005D37A2" w:rsidP="005D37A2">
      <w:r>
        <w:t>T</w:t>
      </w:r>
      <w:r w:rsidRPr="00E77497">
        <w:t>he [[Construct]] internal method for a</w:t>
      </w:r>
      <w:r>
        <w:t>n ordinary</w:t>
      </w:r>
      <w:r w:rsidRPr="00E77497">
        <w:t xml:space="preserve"> Function object </w:t>
      </w:r>
      <w:r w:rsidRPr="00E77497">
        <w:rPr>
          <w:rFonts w:ascii="Times New Roman" w:hAnsi="Times New Roman"/>
          <w:i/>
        </w:rPr>
        <w:t>F</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14:paraId="4773A7E4" w14:textId="77777777" w:rsidR="005D37A2" w:rsidRPr="00E4780A" w:rsidRDefault="005D37A2" w:rsidP="005D37A2">
      <w:pPr>
        <w:numPr>
          <w:ilvl w:val="0"/>
          <w:numId w:val="128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3AFCC10D" w14:textId="77777777" w:rsidR="005D37A2" w:rsidRDefault="005D37A2" w:rsidP="005D37A2">
      <w:pPr>
        <w:pStyle w:val="51"/>
      </w:pPr>
      <w:r>
        <w:t>OrdinaryConstruct (F, argumentsList)</w:t>
      </w:r>
    </w:p>
    <w:p w14:paraId="0D86E6CB" w14:textId="77777777" w:rsidR="005D37A2" w:rsidRPr="00A33491" w:rsidRDefault="005D37A2" w:rsidP="005D37A2">
      <w:r w:rsidRPr="00A33491">
        <w:t xml:space="preserve">When the abstract operation </w:t>
      </w:r>
      <w:r w:rsidRPr="00A33491">
        <w:rPr>
          <w:rFonts w:ascii="Times New Roman" w:eastAsia="Times New Roman" w:hAnsi="Times New Roman"/>
          <w:iCs/>
          <w:spacing w:val="6"/>
          <w:lang w:eastAsia="en-US"/>
        </w:rPr>
        <w:t>Ordinary</w:t>
      </w:r>
      <w:r>
        <w:rPr>
          <w:rFonts w:ascii="Times New Roman" w:eastAsia="Times New Roman" w:hAnsi="Times New Roman"/>
          <w:iCs/>
          <w:spacing w:val="6"/>
          <w:lang w:eastAsia="en-US"/>
        </w:rPr>
        <w:t>Construct</w:t>
      </w:r>
      <w:r w:rsidRPr="00A33491">
        <w:rPr>
          <w:iCs/>
        </w:rPr>
        <w:t xml:space="preserve"> </w:t>
      </w:r>
      <w:r w:rsidRPr="00A33491">
        <w:t xml:space="preserve">is called with Object </w:t>
      </w:r>
      <w:r w:rsidRPr="00E77497">
        <w:rPr>
          <w:rFonts w:ascii="Times New Roman" w:hAnsi="Times New Roman"/>
          <w:i/>
        </w:rPr>
        <w:t>F</w:t>
      </w:r>
      <w:r w:rsidRPr="00A33491">
        <w:t xml:space="preserve"> and </w:t>
      </w:r>
      <w:r>
        <w:t>List</w:t>
      </w:r>
      <w:r w:rsidRPr="00A33491">
        <w:t xml:space="preserve"> </w:t>
      </w:r>
      <w:r w:rsidRPr="0003414D">
        <w:rPr>
          <w:rFonts w:ascii="Times New Roman" w:hAnsi="Times New Roman"/>
          <w:i/>
        </w:rPr>
        <w:t>argumentsList</w:t>
      </w:r>
      <w:r>
        <w:rPr>
          <w:rFonts w:ascii="Times New Roman" w:hAnsi="Times New Roman"/>
        </w:rPr>
        <w:t xml:space="preserve"> </w:t>
      </w:r>
      <w:r>
        <w:t xml:space="preserve">the </w:t>
      </w:r>
      <w:r w:rsidRPr="00A33491">
        <w:t>following steps are taken:</w:t>
      </w:r>
    </w:p>
    <w:p w14:paraId="0B50AFC6" w14:textId="77777777" w:rsidR="005D37A2" w:rsidRDefault="005D37A2" w:rsidP="005D37A2">
      <w:pPr>
        <w:numPr>
          <w:ilvl w:val="0"/>
          <w:numId w:val="148"/>
        </w:numPr>
        <w:contextualSpacing/>
        <w:rPr>
          <w:rFonts w:ascii="Times New Roman" w:hAnsi="Times New Roman"/>
        </w:rPr>
      </w:pPr>
      <w:r>
        <w:rPr>
          <w:rFonts w:ascii="Times New Roman" w:hAnsi="Times New Roman"/>
        </w:rPr>
        <w:t xml:space="preserve">Let </w:t>
      </w:r>
      <w:r>
        <w:rPr>
          <w:rFonts w:ascii="Times New Roman" w:hAnsi="Times New Roman"/>
          <w:i/>
          <w:iCs/>
        </w:rPr>
        <w:t>creator</w:t>
      </w:r>
      <w:r>
        <w:rPr>
          <w:rFonts w:ascii="Times New Roman" w:hAnsi="Times New Roman"/>
        </w:rPr>
        <w:t xml:space="preserve"> be the result of Get(</w:t>
      </w:r>
      <w:r>
        <w:rPr>
          <w:rFonts w:ascii="Times New Roman" w:hAnsi="Times New Roman"/>
          <w:i/>
          <w:iCs/>
        </w:rPr>
        <w:t>F</w:t>
      </w:r>
      <w:r>
        <w:rPr>
          <w:rFonts w:ascii="Times New Roman" w:hAnsi="Times New Roman"/>
        </w:rPr>
        <w:t>, @@create).</w:t>
      </w:r>
    </w:p>
    <w:p w14:paraId="3173F0FC" w14:textId="77777777" w:rsidR="005D37A2" w:rsidRDefault="005D37A2" w:rsidP="005D37A2">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iCs/>
        </w:rPr>
        <w:t>creator</w:t>
      </w:r>
      <w:r>
        <w:rPr>
          <w:rFonts w:ascii="Times New Roman" w:hAnsi="Times New Roman"/>
        </w:rPr>
        <w:t>).</w:t>
      </w:r>
    </w:p>
    <w:p w14:paraId="47F0B3E9" w14:textId="77777777" w:rsidR="005D37A2" w:rsidRDefault="005D37A2" w:rsidP="005D37A2">
      <w:pPr>
        <w:numPr>
          <w:ilvl w:val="0"/>
          <w:numId w:val="148"/>
        </w:numPr>
        <w:contextualSpacing/>
        <w:rPr>
          <w:rFonts w:ascii="Times New Roman" w:hAnsi="Times New Roman"/>
        </w:rPr>
      </w:pPr>
      <w:r>
        <w:rPr>
          <w:rFonts w:ascii="Times New Roman" w:hAnsi="Times New Roman"/>
        </w:rPr>
        <w:t xml:space="preserve">If </w:t>
      </w:r>
      <w:r>
        <w:rPr>
          <w:rFonts w:ascii="Times New Roman" w:hAnsi="Times New Roman"/>
          <w:i/>
          <w:iCs/>
        </w:rPr>
        <w:t>creator</w:t>
      </w:r>
      <w:r>
        <w:rPr>
          <w:rFonts w:ascii="Times New Roman" w:hAnsi="Times New Roman"/>
        </w:rPr>
        <w:t xml:space="preserve"> is not </w:t>
      </w:r>
      <w:r>
        <w:rPr>
          <w:rFonts w:ascii="Times New Roman" w:hAnsi="Times New Roman"/>
          <w:b/>
          <w:bCs/>
        </w:rPr>
        <w:t>undefined</w:t>
      </w:r>
      <w:r>
        <w:rPr>
          <w:rFonts w:ascii="Times New Roman" w:hAnsi="Times New Roman"/>
        </w:rPr>
        <w:t>, then</w:t>
      </w:r>
    </w:p>
    <w:p w14:paraId="7832CC9B" w14:textId="77777777" w:rsidR="005D37A2" w:rsidRDefault="005D37A2" w:rsidP="005D37A2">
      <w:pPr>
        <w:numPr>
          <w:ilvl w:val="1"/>
          <w:numId w:val="148"/>
        </w:numPr>
        <w:spacing w:before="240"/>
        <w:contextualSpacing/>
        <w:rPr>
          <w:rFonts w:ascii="Times New Roman" w:hAnsi="Times New Roman"/>
        </w:rPr>
      </w:pPr>
      <w:r>
        <w:rPr>
          <w:rFonts w:ascii="Times New Roman" w:hAnsi="Times New Roman"/>
        </w:rPr>
        <w:t>If IsCallable(</w:t>
      </w:r>
      <w:r>
        <w:rPr>
          <w:rFonts w:ascii="Times New Roman" w:hAnsi="Times New Roman"/>
          <w:i/>
          <w:iCs/>
        </w:rPr>
        <w:t>creator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C764AD">
        <w:rPr>
          <w:rFonts w:ascii="Times New Roman" w:hAnsi="Times New Roman"/>
          <w:b/>
          <w:bCs/>
        </w:rPr>
        <w:t>TypeError</w:t>
      </w:r>
      <w:r>
        <w:rPr>
          <w:rFonts w:ascii="Times New Roman" w:hAnsi="Times New Roman"/>
        </w:rPr>
        <w:t xml:space="preserve"> exception.</w:t>
      </w:r>
    </w:p>
    <w:p w14:paraId="4FE043C7" w14:textId="77777777" w:rsidR="005D37A2" w:rsidRDefault="005D37A2" w:rsidP="005D37A2">
      <w:pPr>
        <w:numPr>
          <w:ilvl w:val="1"/>
          <w:numId w:val="14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calling the [[Call]] internal method of </w:t>
      </w:r>
      <w:r>
        <w:rPr>
          <w:rFonts w:ascii="Times New Roman" w:hAnsi="Times New Roman"/>
          <w:i/>
          <w:iCs/>
        </w:rPr>
        <w:t>creator</w:t>
      </w:r>
      <w:r>
        <w:rPr>
          <w:rFonts w:ascii="Times New Roman" w:hAnsi="Times New Roman"/>
        </w:rPr>
        <w:t xml:space="preserve"> with arguments </w:t>
      </w:r>
      <w:r>
        <w:rPr>
          <w:rFonts w:ascii="Times New Roman" w:hAnsi="Times New Roman"/>
          <w:i/>
          <w:iCs/>
        </w:rPr>
        <w:t>F</w:t>
      </w:r>
      <w:r>
        <w:rPr>
          <w:rFonts w:ascii="Times New Roman" w:hAnsi="Times New Roman"/>
        </w:rPr>
        <w:t xml:space="preserve"> and an empty List.</w:t>
      </w:r>
    </w:p>
    <w:p w14:paraId="699511AA" w14:textId="77777777" w:rsidR="005D37A2" w:rsidRDefault="005D37A2" w:rsidP="005D37A2">
      <w:pPr>
        <w:numPr>
          <w:ilvl w:val="0"/>
          <w:numId w:val="148"/>
        </w:numPr>
        <w:contextualSpacing/>
        <w:rPr>
          <w:rFonts w:ascii="Times New Roman" w:hAnsi="Times New Roman"/>
        </w:rPr>
      </w:pPr>
      <w:r>
        <w:rPr>
          <w:rFonts w:ascii="Times New Roman" w:hAnsi="Times New Roman"/>
        </w:rPr>
        <w:t xml:space="preserve">Else </w:t>
      </w:r>
      <w:r>
        <w:rPr>
          <w:rFonts w:ascii="Times New Roman" w:hAnsi="Times New Roman"/>
          <w:i/>
          <w:iCs/>
        </w:rPr>
        <w:t>creator</w:t>
      </w:r>
      <w:r>
        <w:rPr>
          <w:rFonts w:ascii="Times New Roman" w:hAnsi="Times New Roman"/>
        </w:rPr>
        <w:t xml:space="preserve"> is </w:t>
      </w:r>
      <w:r>
        <w:rPr>
          <w:rFonts w:ascii="Times New Roman" w:hAnsi="Times New Roman"/>
          <w:b/>
          <w:bCs/>
        </w:rPr>
        <w:t>undefined</w:t>
      </w:r>
      <w:r>
        <w:rPr>
          <w:rFonts w:ascii="Times New Roman" w:hAnsi="Times New Roman"/>
        </w:rPr>
        <w:t xml:space="preserve"> so fall back to object creation defaults</w:t>
      </w:r>
    </w:p>
    <w:p w14:paraId="16D3A7F0" w14:textId="77777777" w:rsidR="005D37A2" w:rsidRPr="00E77497" w:rsidRDefault="005D37A2" w:rsidP="005D37A2">
      <w:pPr>
        <w:numPr>
          <w:ilvl w:val="1"/>
          <w:numId w:val="148"/>
        </w:numPr>
        <w:contextualSpacing/>
        <w:rPr>
          <w:rFonts w:ascii="Times New Roman" w:hAnsi="Times New Roman"/>
        </w:rPr>
      </w:pPr>
      <w:commentRangeStart w:id="778"/>
      <w:r>
        <w:rPr>
          <w:rFonts w:ascii="Times New Roman" w:hAnsi="Times New Roman"/>
        </w:rPr>
        <w:t xml:space="preserve">Let </w:t>
      </w:r>
      <w:r>
        <w:rPr>
          <w:rFonts w:ascii="Times New Roman" w:hAnsi="Times New Roman"/>
          <w:i/>
          <w:iCs/>
        </w:rPr>
        <w:t>obj</w:t>
      </w:r>
      <w:r>
        <w:rPr>
          <w:rFonts w:ascii="Times New Roman" w:hAnsi="Times New Roman"/>
        </w:rPr>
        <w:t xml:space="preserve"> be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%ObjectPrototype%</w:t>
      </w:r>
      <w:r w:rsidRPr="00156AA7">
        <w:rPr>
          <w:rFonts w:ascii="Courier New" w:hAnsi="Courier New"/>
          <w:b/>
          <w:bCs/>
          <w:sz w:val="18"/>
        </w:rPr>
        <w:t>"</w:t>
      </w:r>
      <w:r>
        <w:rPr>
          <w:rFonts w:ascii="Times New Roman" w:hAnsi="Times New Roman"/>
          <w:iCs/>
        </w:rPr>
        <w:t>)</w:t>
      </w:r>
      <w:r w:rsidRPr="00E77497">
        <w:rPr>
          <w:rFonts w:ascii="Times New Roman" w:hAnsi="Times New Roman"/>
        </w:rPr>
        <w:t>.</w:t>
      </w:r>
      <w:commentRangeEnd w:id="778"/>
      <w:r>
        <w:rPr>
          <w:rStyle w:val="af6"/>
        </w:rPr>
        <w:commentReference w:id="778"/>
      </w:r>
    </w:p>
    <w:p w14:paraId="50DE5B5B" w14:textId="77777777" w:rsidR="005D37A2" w:rsidRDefault="005D37A2" w:rsidP="005D37A2">
      <w:pPr>
        <w:numPr>
          <w:ilvl w:val="0"/>
          <w:numId w:val="148"/>
        </w:numPr>
        <w:spacing w:before="24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7D63A299" w14:textId="77777777" w:rsidR="005D37A2" w:rsidRDefault="005D37A2" w:rsidP="005D37A2">
      <w:pPr>
        <w:numPr>
          <w:ilvl w:val="0"/>
          <w:numId w:val="148"/>
        </w:numPr>
        <w:contextualSpacing/>
        <w:rPr>
          <w:rFonts w:ascii="Times New Roman" w:hAnsi="Times New Roman"/>
        </w:rPr>
      </w:pPr>
      <w:r>
        <w:rPr>
          <w:rFonts w:ascii="Times New Roman" w:hAnsi="Times New Roman"/>
        </w:rPr>
        <w:t>If Type(</w:t>
      </w:r>
      <w:r>
        <w:rPr>
          <w:rFonts w:ascii="Times New Roman" w:hAnsi="Times New Roman"/>
          <w:i/>
          <w:iCs/>
        </w:rPr>
        <w:t>obj</w:t>
      </w:r>
      <w:r>
        <w:rPr>
          <w:rFonts w:ascii="Times New Roman" w:hAnsi="Times New Roman"/>
        </w:rPr>
        <w:t xml:space="preserve">) is not Object, then throw a </w:t>
      </w:r>
      <w:r w:rsidRPr="00EF3F9B">
        <w:rPr>
          <w:rFonts w:ascii="Times New Roman" w:hAnsi="Times New Roman"/>
          <w:b/>
          <w:bCs/>
        </w:rPr>
        <w:t>TypeError</w:t>
      </w:r>
      <w:r>
        <w:rPr>
          <w:rFonts w:ascii="Times New Roman" w:hAnsi="Times New Roman"/>
        </w:rPr>
        <w:t xml:space="preserve"> exception.</w:t>
      </w:r>
    </w:p>
    <w:p w14:paraId="7261C10A" w14:textId="77777777"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and </w:t>
      </w:r>
      <w:r w:rsidRPr="0003414D">
        <w:rPr>
          <w:rFonts w:ascii="Times New Roman" w:hAnsi="Times New Roman"/>
          <w:i/>
        </w:rPr>
        <w:t>argumentsList</w:t>
      </w:r>
      <w:r w:rsidRPr="00E77497">
        <w:rPr>
          <w:rFonts w:ascii="Times New Roman" w:hAnsi="Times New Roman"/>
        </w:rPr>
        <w:t xml:space="preserve"> as </w:t>
      </w:r>
      <w:r>
        <w:rPr>
          <w:rFonts w:ascii="Times New Roman" w:hAnsi="Times New Roman"/>
          <w:iCs/>
        </w:rPr>
        <w:t>the arguments</w:t>
      </w:r>
      <w:r w:rsidRPr="00E77497">
        <w:rPr>
          <w:rFonts w:ascii="Times New Roman" w:hAnsi="Times New Roman"/>
        </w:rPr>
        <w:t>.</w:t>
      </w:r>
    </w:p>
    <w:p w14:paraId="2B378768" w14:textId="77777777" w:rsidR="005D37A2" w:rsidRDefault="005D37A2" w:rsidP="005D37A2">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rPr>
        <w:t>result</w:t>
      </w:r>
      <w:r>
        <w:rPr>
          <w:rFonts w:ascii="Times New Roman" w:hAnsi="Times New Roman"/>
        </w:rPr>
        <w:t>).</w:t>
      </w:r>
    </w:p>
    <w:p w14:paraId="0C52747B" w14:textId="77777777"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14:paraId="524B420A" w14:textId="77777777"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2C314BAE" w14:textId="77777777" w:rsidR="005D37A2" w:rsidRPr="00E77497" w:rsidRDefault="005D37A2" w:rsidP="005D37A2">
      <w:pPr>
        <w:pStyle w:val="40"/>
      </w:pPr>
      <w:bookmarkStart w:id="779" w:name="_Ref366134382"/>
      <w:r w:rsidRPr="00E77497">
        <w:t>[[Get]] (P</w:t>
      </w:r>
      <w:r>
        <w:t xml:space="preserve">, </w:t>
      </w:r>
      <w:r w:rsidRPr="007F35E9">
        <w:t>Receiver</w:t>
      </w:r>
      <w:r w:rsidRPr="00E77497">
        <w:t>)</w:t>
      </w:r>
      <w:bookmarkEnd w:id="779"/>
    </w:p>
    <w:p w14:paraId="7A312813" w14:textId="77777777" w:rsidR="005D37A2" w:rsidRPr="00E77497" w:rsidRDefault="005D37A2" w:rsidP="005D37A2">
      <w:r w:rsidRPr="00E77497">
        <w:t xml:space="preserve">When the [[Get]] internal method of </w:t>
      </w:r>
      <w:r w:rsidRPr="0028207B">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14:paraId="4ADB6740" w14:textId="77777777" w:rsidR="005D37A2" w:rsidRPr="00E77497" w:rsidRDefault="005D37A2" w:rsidP="005D37A2">
      <w:pPr>
        <w:pStyle w:val="Alg4"/>
        <w:numPr>
          <w:ilvl w:val="0"/>
          <w:numId w:val="195"/>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w:t>
      </w:r>
      <w:r w:rsidR="00C04626">
        <w:fldChar w:fldCharType="begin"/>
      </w:r>
      <w:r w:rsidR="00C04626">
        <w:instrText xml:space="preserve"> REF _Ref365538056 \r \h </w:instrText>
      </w:r>
      <w:r w:rsidR="00C04626">
        <w:fldChar w:fldCharType="separate"/>
      </w:r>
      <w:ins w:id="780" w:author="Rev 19 Allen Wirfs-Brock" w:date="2013-09-27T13:21:00Z">
        <w:r w:rsidR="00D433E8">
          <w:t>9.1.8</w:t>
        </w:r>
      </w:ins>
      <w:del w:id="781" w:author="Rev 19 Allen Wirfs-Brock" w:date="2013-09-27T08:38:00Z">
        <w:r w:rsidR="00083CEC" w:rsidDel="009E7E9E">
          <w:delText>9.1.9</w:delText>
        </w:r>
      </w:del>
      <w:r w:rsidR="00C04626">
        <w:fldChar w:fldCharType="end"/>
      </w:r>
      <w:r w:rsidRPr="00E77497">
        <w:t xml:space="preserve">) on </w:t>
      </w:r>
      <w:r w:rsidRPr="00E77497">
        <w:rPr>
          <w:i/>
        </w:rPr>
        <w:t>F</w:t>
      </w:r>
      <w:r w:rsidRPr="00E77497">
        <w:t xml:space="preserve"> passing </w:t>
      </w:r>
      <w:r w:rsidRPr="00E77497">
        <w:rPr>
          <w:i/>
        </w:rPr>
        <w:t>P</w:t>
      </w:r>
      <w:r>
        <w:rPr>
          <w:iCs/>
        </w:rPr>
        <w:t xml:space="preserve"> and </w:t>
      </w:r>
      <w:r>
        <w:rPr>
          <w:i/>
          <w:iCs/>
        </w:rPr>
        <w:t>Receiver</w:t>
      </w:r>
      <w:r>
        <w:t xml:space="preserve"> </w:t>
      </w:r>
      <w:r w:rsidRPr="00E77497">
        <w:t>as argument</w:t>
      </w:r>
      <w:r>
        <w:t>s</w:t>
      </w:r>
      <w:r w:rsidRPr="00E77497">
        <w:t>.</w:t>
      </w:r>
    </w:p>
    <w:p w14:paraId="5E14CFF3" w14:textId="77777777" w:rsidR="005D37A2" w:rsidRDefault="005D37A2" w:rsidP="005D37A2">
      <w:pPr>
        <w:pStyle w:val="Alg4"/>
        <w:numPr>
          <w:ilvl w:val="0"/>
          <w:numId w:val="195"/>
        </w:numPr>
      </w:pPr>
      <w:r>
        <w:t>ReturnIfAbrupt(</w:t>
      </w:r>
      <w:r>
        <w:rPr>
          <w:i/>
          <w:iCs/>
        </w:rPr>
        <w:t>v</w:t>
      </w:r>
      <w:r>
        <w:t>).</w:t>
      </w:r>
    </w:p>
    <w:p w14:paraId="5F7A84FA" w14:textId="77777777" w:rsidR="005D37A2" w:rsidRPr="00E77497" w:rsidRDefault="005D37A2" w:rsidP="005D37A2">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w:t>
      </w:r>
      <w:r>
        <w:t xml:space="preserve">return </w:t>
      </w:r>
      <w:r>
        <w:rPr>
          <w:b/>
          <w:bCs/>
        </w:rPr>
        <w:t>null</w:t>
      </w:r>
      <w:r w:rsidRPr="00E77497">
        <w:t xml:space="preserve">. </w:t>
      </w:r>
    </w:p>
    <w:p w14:paraId="7A4C53A4" w14:textId="77777777" w:rsidR="005D37A2" w:rsidRPr="00E77497" w:rsidRDefault="005D37A2" w:rsidP="005D37A2">
      <w:pPr>
        <w:pStyle w:val="Alg4"/>
        <w:numPr>
          <w:ilvl w:val="0"/>
          <w:numId w:val="195"/>
        </w:numPr>
        <w:spacing w:after="220"/>
      </w:pPr>
      <w:r w:rsidRPr="00E77497">
        <w:t xml:space="preserve">Return </w:t>
      </w:r>
      <w:r w:rsidRPr="00E77497">
        <w:rPr>
          <w:i/>
        </w:rPr>
        <w:t>v</w:t>
      </w:r>
      <w:r w:rsidRPr="00E77497">
        <w:t>.</w:t>
      </w:r>
    </w:p>
    <w:p w14:paraId="5D31BF33" w14:textId="77777777" w:rsidR="005D37A2" w:rsidRPr="00E77497" w:rsidRDefault="005D37A2" w:rsidP="005D37A2">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 internal method is used.</w:t>
      </w:r>
    </w:p>
    <w:p w14:paraId="5880F4D9" w14:textId="77777777" w:rsidR="005D37A2" w:rsidRPr="00E77497" w:rsidRDefault="005D37A2" w:rsidP="005D37A2">
      <w:pPr>
        <w:pStyle w:val="40"/>
      </w:pPr>
      <w:bookmarkStart w:id="782" w:name="_Ref366134480"/>
      <w:r w:rsidRPr="00E77497">
        <w:t>[[Get</w:t>
      </w:r>
      <w:r>
        <w:t>OwnProperty</w:t>
      </w:r>
      <w:r w:rsidRPr="00E77497">
        <w:t>]] (P)</w:t>
      </w:r>
      <w:bookmarkEnd w:id="782"/>
    </w:p>
    <w:p w14:paraId="663E0332" w14:textId="77777777" w:rsidR="005D37A2" w:rsidRPr="00E77497" w:rsidRDefault="005D37A2" w:rsidP="005D37A2">
      <w:r w:rsidRPr="00E77497">
        <w:t>When the [[</w:t>
      </w:r>
      <w:r>
        <w:t>Get</w:t>
      </w:r>
      <w:r w:rsidRPr="00E77497">
        <w:t xml:space="preserve">OwnProperty]] internal method of </w:t>
      </w:r>
      <w:r w:rsidRPr="008578E2">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14:paraId="740D7140" w14:textId="77777777" w:rsidR="005D37A2" w:rsidRPr="00E77497" w:rsidRDefault="005D37A2" w:rsidP="005D37A2">
      <w:pPr>
        <w:pStyle w:val="Alg4"/>
        <w:numPr>
          <w:ilvl w:val="0"/>
          <w:numId w:val="1169"/>
        </w:numPr>
      </w:pPr>
      <w:r w:rsidRPr="00E77497">
        <w:t xml:space="preserve">Let </w:t>
      </w:r>
      <w:r w:rsidRPr="00E77497">
        <w:rPr>
          <w:i/>
        </w:rPr>
        <w:t>v</w:t>
      </w:r>
      <w:r w:rsidRPr="00E77497">
        <w:t xml:space="preserve"> be the result of calling the default</w:t>
      </w:r>
      <w:r>
        <w:t xml:space="preserve"> ordinary object</w:t>
      </w:r>
      <w:r w:rsidRPr="00E77497">
        <w:t xml:space="preserve"> [[</w:t>
      </w:r>
      <w:r>
        <w:t>GetOwnProperty</w:t>
      </w:r>
      <w:r w:rsidRPr="00E77497">
        <w:t>]] internal method (</w:t>
      </w:r>
      <w:r w:rsidR="00C04626">
        <w:fldChar w:fldCharType="begin"/>
      </w:r>
      <w:r w:rsidR="00C04626">
        <w:instrText xml:space="preserve"> REF _Ref365538074 \r \h </w:instrText>
      </w:r>
      <w:r w:rsidR="00C04626">
        <w:fldChar w:fldCharType="separate"/>
      </w:r>
      <w:ins w:id="783" w:author="Rev 19 Allen Wirfs-Brock" w:date="2013-09-27T13:21:00Z">
        <w:r w:rsidR="00D433E8">
          <w:t>9.1.5</w:t>
        </w:r>
      </w:ins>
      <w:del w:id="784" w:author="Rev 19 Allen Wirfs-Brock" w:date="2013-09-27T08:38:00Z">
        <w:r w:rsidR="00083CEC" w:rsidDel="009E7E9E">
          <w:delText>9.1.6</w:delText>
        </w:r>
      </w:del>
      <w:r w:rsidR="00C04626">
        <w:fldChar w:fldCharType="end"/>
      </w:r>
      <w:r w:rsidRPr="00E77497">
        <w:t xml:space="preserve">) on </w:t>
      </w:r>
      <w:r w:rsidRPr="00E77497">
        <w:rPr>
          <w:i/>
        </w:rPr>
        <w:t>F</w:t>
      </w:r>
      <w:r w:rsidRPr="00E77497">
        <w:t xml:space="preserve"> passing </w:t>
      </w:r>
      <w:r w:rsidRPr="00E77497">
        <w:rPr>
          <w:i/>
        </w:rPr>
        <w:t>P</w:t>
      </w:r>
      <w:r>
        <w:rPr>
          <w:iCs/>
        </w:rPr>
        <w:t xml:space="preserve"> </w:t>
      </w:r>
      <w:r w:rsidRPr="00E77497">
        <w:t xml:space="preserve">as </w:t>
      </w:r>
      <w:r>
        <w:t xml:space="preserve">the </w:t>
      </w:r>
      <w:r w:rsidRPr="00E77497">
        <w:t>argument.</w:t>
      </w:r>
    </w:p>
    <w:p w14:paraId="42BE8728" w14:textId="77777777" w:rsidR="005D37A2" w:rsidRDefault="005D37A2" w:rsidP="005D37A2">
      <w:pPr>
        <w:pStyle w:val="Alg4"/>
        <w:numPr>
          <w:ilvl w:val="0"/>
          <w:numId w:val="1169"/>
        </w:numPr>
      </w:pPr>
      <w:r>
        <w:t>ReturnIfAbrupt(</w:t>
      </w:r>
      <w:r>
        <w:rPr>
          <w:i/>
          <w:iCs/>
        </w:rPr>
        <w:t>v</w:t>
      </w:r>
      <w:r>
        <w:t>).</w:t>
      </w:r>
    </w:p>
    <w:p w14:paraId="2253DA62" w14:textId="77777777" w:rsidR="005D37A2" w:rsidRDefault="005D37A2" w:rsidP="005D37A2">
      <w:pPr>
        <w:pStyle w:val="Alg4"/>
        <w:numPr>
          <w:ilvl w:val="0"/>
          <w:numId w:val="1169"/>
        </w:numPr>
      </w:pPr>
      <w:r>
        <w:t>If IsDataDescriptor(</w:t>
      </w:r>
      <w:r>
        <w:rPr>
          <w:i/>
          <w:iCs/>
        </w:rPr>
        <w:t>v</w:t>
      </w:r>
      <w:r>
        <w:t xml:space="preserve">) is </w:t>
      </w:r>
      <w:r>
        <w:rPr>
          <w:b/>
          <w:bCs/>
        </w:rPr>
        <w:t>true</w:t>
      </w:r>
      <w:r>
        <w:t xml:space="preserve">, then </w:t>
      </w:r>
    </w:p>
    <w:p w14:paraId="05ED94B5" w14:textId="77777777" w:rsidR="005D37A2" w:rsidRPr="00E77497" w:rsidRDefault="005D37A2" w:rsidP="005D37A2">
      <w:pPr>
        <w:pStyle w:val="Alg4"/>
        <w:numPr>
          <w:ilvl w:val="1"/>
          <w:numId w:val="1169"/>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Pr>
          <w:i/>
        </w:rPr>
        <w:t>v</w:t>
      </w:r>
      <w:r>
        <w:rPr>
          <w:iCs/>
        </w:rPr>
        <w:t>.[[Value]] is</w:t>
      </w:r>
      <w:r w:rsidRPr="00E77497">
        <w:t xml:space="preserve"> a strict mode Function object, </w:t>
      </w:r>
      <w:r>
        <w:t>then</w:t>
      </w:r>
      <w:r w:rsidRPr="00E77497">
        <w:t xml:space="preserve"> </w:t>
      </w:r>
    </w:p>
    <w:p w14:paraId="066E9297" w14:textId="77777777" w:rsidR="005D37A2" w:rsidRDefault="005D37A2" w:rsidP="005D37A2">
      <w:pPr>
        <w:pStyle w:val="Alg4"/>
        <w:numPr>
          <w:ilvl w:val="2"/>
          <w:numId w:val="1169"/>
        </w:numPr>
      </w:pPr>
      <w:r>
        <w:t xml:space="preserve">Set </w:t>
      </w:r>
      <w:r>
        <w:rPr>
          <w:i/>
        </w:rPr>
        <w:t>v</w:t>
      </w:r>
      <w:r>
        <w:rPr>
          <w:iCs/>
        </w:rPr>
        <w:t xml:space="preserve">.[[Value]] to </w:t>
      </w:r>
      <w:r>
        <w:rPr>
          <w:b/>
          <w:bCs/>
          <w:iCs/>
        </w:rPr>
        <w:t>null</w:t>
      </w:r>
      <w:r>
        <w:rPr>
          <w:iCs/>
        </w:rPr>
        <w:t>.</w:t>
      </w:r>
    </w:p>
    <w:p w14:paraId="5AFA4C1F" w14:textId="77777777" w:rsidR="005D37A2" w:rsidRPr="00E77497" w:rsidRDefault="005D37A2" w:rsidP="005D37A2">
      <w:pPr>
        <w:pStyle w:val="Alg4"/>
        <w:numPr>
          <w:ilvl w:val="0"/>
          <w:numId w:val="1169"/>
        </w:numPr>
        <w:spacing w:after="220"/>
      </w:pPr>
      <w:r w:rsidRPr="00E77497">
        <w:t xml:space="preserve">Return </w:t>
      </w:r>
      <w:r w:rsidRPr="00E77497">
        <w:rPr>
          <w:i/>
        </w:rPr>
        <w:t>v</w:t>
      </w:r>
      <w:r w:rsidRPr="00E77497">
        <w:t>.</w:t>
      </w:r>
    </w:p>
    <w:p w14:paraId="4F4733FA" w14:textId="77777777" w:rsidR="005D37A2" w:rsidRPr="00E77497" w:rsidRDefault="005D37A2" w:rsidP="005D37A2">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[[GetOwnProperty]] internal method is used.</w:t>
      </w:r>
    </w:p>
    <w:p w14:paraId="79A1DB2E" w14:textId="77777777" w:rsidR="005D37A2" w:rsidRDefault="005D37A2" w:rsidP="005D37A2">
      <w:pPr>
        <w:pStyle w:val="40"/>
      </w:pPr>
      <w:r w:rsidRPr="006D2B83">
        <w:t>Function</w:t>
      </w:r>
      <w:r>
        <w:t>Allocate Abstract Operation</w:t>
      </w:r>
    </w:p>
    <w:p w14:paraId="516259FD" w14:textId="77777777" w:rsidR="005D37A2" w:rsidRPr="00E77497" w:rsidRDefault="005D37A2" w:rsidP="005D37A2">
      <w:r>
        <w:t xml:space="preserve">The abstract operation FunctionAllocate requires the one argument, </w:t>
      </w:r>
      <w:r>
        <w:rPr>
          <w:rFonts w:ascii="Times New Roman" w:hAnsi="Times New Roman"/>
          <w:i/>
        </w:rPr>
        <w:t>functionPrototype</w:t>
      </w:r>
      <w:r>
        <w:rPr>
          <w:rFonts w:ascii="Times New Roman" w:hAnsi="Times New Roman"/>
        </w:rPr>
        <w:t xml:space="preserve"> </w:t>
      </w:r>
      <w:r w:rsidRPr="00CB6144">
        <w:t>and</w:t>
      </w:r>
      <w:r>
        <w:t xml:space="preserve"> accepts one optional argument, </w:t>
      </w:r>
      <w:r>
        <w:rPr>
          <w:rFonts w:ascii="Times New Roman" w:hAnsi="Times New Roman"/>
          <w:i/>
        </w:rPr>
        <w:t>functionKind</w:t>
      </w:r>
      <w:r>
        <w:t>.</w:t>
      </w:r>
      <w:r>
        <w:rPr>
          <w:rFonts w:ascii="Times New Roman" w:hAnsi="Times New Roman"/>
        </w:rPr>
        <w:t xml:space="preserve">  </w:t>
      </w:r>
      <w:r>
        <w:t xml:space="preserve">FunctionAllocate </w:t>
      </w:r>
      <w:r w:rsidRPr="00DC488D">
        <w:rPr>
          <w:rFonts w:cs="Arial"/>
        </w:rPr>
        <w:t>performs the following steps</w:t>
      </w:r>
      <w:r w:rsidRPr="00E77497">
        <w:t>:</w:t>
      </w:r>
    </w:p>
    <w:p w14:paraId="45231680" w14:textId="77777777" w:rsidR="005D37A2" w:rsidRDefault="005D37A2" w:rsidP="005D37A2">
      <w:pPr>
        <w:numPr>
          <w:ilvl w:val="0"/>
          <w:numId w:val="146"/>
        </w:numPr>
        <w:contextualSpacing/>
        <w:rPr>
          <w:rFonts w:ascii="Times New Roman" w:hAnsi="Times New Roman"/>
        </w:rPr>
      </w:pPr>
      <w:r>
        <w:rPr>
          <w:rFonts w:ascii="Times New Roman" w:hAnsi="Times New Roman"/>
        </w:rPr>
        <w:t>Assert: Type(</w:t>
      </w:r>
      <w:r>
        <w:rPr>
          <w:rFonts w:ascii="Times New Roman" w:hAnsi="Times New Roman"/>
          <w:i/>
          <w:iCs/>
        </w:rPr>
        <w:t>functionPrototype</w:t>
      </w:r>
      <w:r>
        <w:rPr>
          <w:rFonts w:ascii="Times New Roman" w:hAnsi="Times New Roman"/>
        </w:rPr>
        <w:t xml:space="preserve">) is Object. </w:t>
      </w:r>
    </w:p>
    <w:p w14:paraId="6E23134D" w14:textId="77777777" w:rsidR="005D37A2" w:rsidRDefault="005D37A2" w:rsidP="005D37A2">
      <w:pPr>
        <w:numPr>
          <w:ilvl w:val="0"/>
          <w:numId w:val="146"/>
        </w:numPr>
        <w:spacing w:after="0"/>
        <w:contextualSpacing/>
        <w:rPr>
          <w:rFonts w:ascii="Times New Roman" w:hAnsi="Times New Roman"/>
        </w:rPr>
      </w:pPr>
      <w:r>
        <w:rPr>
          <w:rFonts w:ascii="Times New Roman" w:hAnsi="Times New Roman"/>
        </w:rPr>
        <w:t xml:space="preserve">Assert: If </w:t>
      </w:r>
      <w:r>
        <w:rPr>
          <w:rFonts w:ascii="Times New Roman" w:hAnsi="Times New Roman"/>
          <w:i/>
          <w:iCs/>
        </w:rPr>
        <w:t>functionKind</w:t>
      </w:r>
      <w:r>
        <w:rPr>
          <w:rFonts w:ascii="Times New Roman" w:hAnsi="Times New Roman"/>
        </w:rPr>
        <w:t xml:space="preserve"> is present, its value is either </w:t>
      </w:r>
      <w:r w:rsidRPr="00E77497">
        <w:t>"</w:t>
      </w:r>
      <w:r>
        <w:rPr>
          <w:rFonts w:ascii="Courier New" w:hAnsi="Courier New" w:cs="Courier New"/>
          <w:b/>
        </w:rPr>
        <w:t>normal</w:t>
      </w:r>
      <w:r w:rsidRPr="00E77497">
        <w:t>"</w:t>
      </w:r>
      <w:r>
        <w:t xml:space="preserve"> </w:t>
      </w:r>
      <w:r w:rsidRPr="00CB6144">
        <w:rPr>
          <w:rFonts w:ascii="Times New Roman" w:hAnsi="Times New Roman"/>
        </w:rPr>
        <w:t>or</w:t>
      </w:r>
      <w:r>
        <w:t xml:space="preserve"> </w:t>
      </w:r>
      <w:r w:rsidRPr="00E77497">
        <w:t>"</w:t>
      </w:r>
      <w:r>
        <w:rPr>
          <w:rFonts w:ascii="Courier New" w:hAnsi="Courier New" w:cs="Courier New"/>
          <w:b/>
        </w:rPr>
        <w:t>generator</w:t>
      </w:r>
      <w:r w:rsidRPr="00E77497">
        <w:t>"</w:t>
      </w:r>
      <w:r>
        <w:rPr>
          <w:rFonts w:ascii="Times New Roman" w:hAnsi="Times New Roman"/>
        </w:rPr>
        <w:t>.</w:t>
      </w:r>
    </w:p>
    <w:p w14:paraId="52A852E7" w14:textId="77777777" w:rsidR="005D37A2" w:rsidRDefault="005D37A2" w:rsidP="005D37A2">
      <w:pPr>
        <w:numPr>
          <w:ilvl w:val="0"/>
          <w:numId w:val="146"/>
        </w:numPr>
        <w:spacing w:after="0"/>
        <w:contextualSpacing/>
        <w:rPr>
          <w:rFonts w:ascii="Times New Roman" w:hAnsi="Times New Roman"/>
        </w:rPr>
      </w:pPr>
      <w:r>
        <w:rPr>
          <w:rFonts w:ascii="Times New Roman" w:hAnsi="Times New Roman"/>
        </w:rPr>
        <w:t xml:space="preserve">If </w:t>
      </w:r>
      <w:r>
        <w:rPr>
          <w:rFonts w:ascii="Times New Roman" w:hAnsi="Times New Roman"/>
          <w:i/>
          <w:iCs/>
        </w:rPr>
        <w:t>functionKind</w:t>
      </w:r>
      <w:r>
        <w:rPr>
          <w:rFonts w:ascii="Times New Roman" w:hAnsi="Times New Roman"/>
        </w:rPr>
        <w:t xml:space="preserve"> is not present, then let </w:t>
      </w:r>
      <w:r>
        <w:rPr>
          <w:rFonts w:ascii="Times New Roman" w:hAnsi="Times New Roman"/>
          <w:i/>
          <w:iCs/>
        </w:rPr>
        <w:t>functionKind</w:t>
      </w:r>
      <w:r>
        <w:rPr>
          <w:rFonts w:ascii="Times New Roman" w:hAnsi="Times New Roman"/>
        </w:rPr>
        <w:t xml:space="preserve"> be </w:t>
      </w:r>
      <w:r w:rsidRPr="00E77497">
        <w:t>"</w:t>
      </w:r>
      <w:r>
        <w:rPr>
          <w:rFonts w:ascii="Courier New" w:hAnsi="Courier New" w:cs="Courier New"/>
          <w:b/>
        </w:rPr>
        <w:t>normal</w:t>
      </w:r>
      <w:r w:rsidRPr="00E77497">
        <w:t>"</w:t>
      </w:r>
      <w:r>
        <w:rPr>
          <w:rFonts w:ascii="Times New Roman" w:hAnsi="Times New Roman"/>
        </w:rPr>
        <w:t>.</w:t>
      </w:r>
    </w:p>
    <w:p w14:paraId="1E815158" w14:textId="77777777" w:rsidR="005D37A2" w:rsidRPr="00E77497" w:rsidRDefault="005D37A2" w:rsidP="005D37A2">
      <w:pPr>
        <w:numPr>
          <w:ilvl w:val="0"/>
          <w:numId w:val="146"/>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a </w:t>
      </w:r>
      <w:r w:rsidRPr="001D148E">
        <w:rPr>
          <w:rFonts w:ascii="Times New Roman" w:hAnsi="Times New Roman"/>
        </w:rPr>
        <w:t xml:space="preserve">newly </w:t>
      </w:r>
      <w:r>
        <w:rPr>
          <w:rFonts w:ascii="Times New Roman" w:hAnsi="Times New Roman"/>
        </w:rPr>
        <w:t>created ordinary function object with the internal data properties listed in</w:t>
      </w:r>
      <w:r w:rsidR="00D879DF">
        <w:rPr>
          <w:rFonts w:ascii="Times New Roman" w:hAnsi="Times New Roman"/>
        </w:rPr>
        <w:t xml:space="preserve"> </w:t>
      </w:r>
      <w:r w:rsidR="00D879DF">
        <w:rPr>
          <w:rFonts w:ascii="Times New Roman" w:hAnsi="Times New Roman"/>
        </w:rPr>
        <w:fldChar w:fldCharType="begin"/>
      </w:r>
      <w:r w:rsidR="00D879DF">
        <w:rPr>
          <w:rFonts w:ascii="Times New Roman" w:hAnsi="Times New Roman"/>
        </w:rPr>
        <w:instrText xml:space="preserve"> REF _Ref365644826 \h </w:instrText>
      </w:r>
      <w:r w:rsidR="00D879DF">
        <w:rPr>
          <w:rFonts w:ascii="Times New Roman" w:hAnsi="Times New Roman"/>
        </w:rPr>
      </w:r>
      <w:r w:rsidR="00D879DF">
        <w:rPr>
          <w:rFonts w:ascii="Times New Roman" w:hAnsi="Times New Roman"/>
        </w:rPr>
        <w:fldChar w:fldCharType="separate"/>
      </w:r>
      <w:r w:rsidR="00D433E8">
        <w:t xml:space="preserve">Table </w:t>
      </w:r>
      <w:r w:rsidR="00D433E8">
        <w:rPr>
          <w:noProof/>
        </w:rPr>
        <w:t>25</w:t>
      </w:r>
      <w:r w:rsidR="00D879DF">
        <w:rPr>
          <w:rFonts w:ascii="Times New Roman" w:hAnsi="Times New Roman"/>
        </w:rPr>
        <w:fldChar w:fldCharType="end"/>
      </w:r>
      <w:r w:rsidRPr="00E77497">
        <w:rPr>
          <w:rFonts w:ascii="Times New Roman" w:hAnsi="Times New Roman"/>
        </w:rPr>
        <w:t>.</w:t>
      </w:r>
      <w:r>
        <w:rPr>
          <w:rFonts w:ascii="Times New Roman" w:hAnsi="Times New Roman"/>
        </w:rPr>
        <w:t xml:space="preserve"> All of those internal data properties are </w:t>
      </w:r>
      <w:del w:id="785" w:author="Rev 19 Allen Wirfs-Brock" w:date="2013-09-27T10:26:00Z">
        <w:r w:rsidDel="00D20BD7">
          <w:rPr>
            <w:rFonts w:ascii="Times New Roman" w:hAnsi="Times New Roman"/>
          </w:rPr>
          <w:delText xml:space="preserve">initialized </w:delText>
        </w:r>
      </w:del>
      <w:ins w:id="786" w:author="Rev 19 Allen Wirfs-Brock" w:date="2013-09-27T10:26:00Z">
        <w:r w:rsidR="00D20BD7">
          <w:rPr>
            <w:rFonts w:ascii="Times New Roman" w:hAnsi="Times New Roman"/>
          </w:rPr>
          <w:t xml:space="preserve">initialised </w:t>
        </w:r>
      </w:ins>
      <w:r>
        <w:rPr>
          <w:rFonts w:ascii="Times New Roman" w:hAnsi="Times New Roman"/>
        </w:rPr>
        <w:t xml:space="preserve">to </w:t>
      </w:r>
      <w:r>
        <w:rPr>
          <w:rFonts w:ascii="Times New Roman" w:hAnsi="Times New Roman"/>
          <w:b/>
          <w:bCs/>
        </w:rPr>
        <w:t>undefined</w:t>
      </w:r>
      <w:r>
        <w:rPr>
          <w:rFonts w:ascii="Times New Roman" w:hAnsi="Times New Roman"/>
        </w:rPr>
        <w:t>.</w:t>
      </w:r>
    </w:p>
    <w:p w14:paraId="621A663F" w14:textId="77777777" w:rsidR="005D37A2" w:rsidRPr="00C07C8C" w:rsidRDefault="005D37A2" w:rsidP="005D37A2">
      <w:pPr>
        <w:pStyle w:val="Alg4"/>
        <w:numPr>
          <w:ilvl w:val="0"/>
          <w:numId w:val="146"/>
        </w:numPr>
      </w:pPr>
      <w:r>
        <w:t xml:space="preserve">Set </w:t>
      </w:r>
      <w:r>
        <w:rPr>
          <w:i/>
        </w:rPr>
        <w:t>F</w:t>
      </w:r>
      <w:r>
        <w:t xml:space="preserve">’s essential internal methods </w:t>
      </w:r>
      <w:r w:rsidRPr="00E77497">
        <w:t>except for [[Get]]</w:t>
      </w:r>
      <w:r>
        <w:t xml:space="preserve"> and [[GetOwnProperty]] to the default ordinary object definitions specified in </w:t>
      </w:r>
      <w:r w:rsidR="00D45A1D">
        <w:fldChar w:fldCharType="begin"/>
      </w:r>
      <w:r w:rsidR="00D45A1D">
        <w:instrText xml:space="preserve"> REF _Ref365531715 \r \h </w:instrText>
      </w:r>
      <w:r w:rsidR="00D45A1D">
        <w:fldChar w:fldCharType="separate"/>
      </w:r>
      <w:r w:rsidR="00D433E8">
        <w:t>9.1</w:t>
      </w:r>
      <w:r w:rsidR="00D45A1D">
        <w:fldChar w:fldCharType="end"/>
      </w:r>
      <w:r>
        <w:t>.</w:t>
      </w:r>
    </w:p>
    <w:p w14:paraId="29D17174" w14:textId="77777777" w:rsidR="005D37A2" w:rsidRDefault="005D37A2" w:rsidP="005D37A2">
      <w:pPr>
        <w:pStyle w:val="Alg4"/>
        <w:numPr>
          <w:ilvl w:val="0"/>
          <w:numId w:val="146"/>
        </w:numPr>
      </w:pPr>
      <w:r>
        <w:t xml:space="preserve">Set </w:t>
      </w:r>
      <w:r>
        <w:rPr>
          <w:i/>
        </w:rPr>
        <w:t>F</w:t>
      </w:r>
      <w:r>
        <w:t>’s</w:t>
      </w:r>
      <w:r w:rsidRPr="00EF1BEC">
        <w:t xml:space="preserve"> </w:t>
      </w:r>
      <w:r>
        <w:t xml:space="preserve">essential internal methods </w:t>
      </w:r>
      <w:r w:rsidRPr="00E77497">
        <w:t xml:space="preserve">for </w:t>
      </w:r>
      <w:r>
        <w:t xml:space="preserve"> [[Call]], </w:t>
      </w:r>
      <w:r w:rsidRPr="00E77497">
        <w:t>[[Get]]</w:t>
      </w:r>
      <w:r>
        <w:t xml:space="preserve"> and [[GetOwnProperty]] to the default ordinary object definitions specified in</w:t>
      </w:r>
      <w:r w:rsidR="00D879DF">
        <w:t xml:space="preserve"> </w:t>
      </w:r>
      <w:r w:rsidR="00D879DF">
        <w:fldChar w:fldCharType="begin"/>
      </w:r>
      <w:r w:rsidR="00D879DF">
        <w:instrText xml:space="preserve"> REF _Ref365529387 \r \h </w:instrText>
      </w:r>
      <w:r w:rsidR="00D879DF">
        <w:fldChar w:fldCharType="separate"/>
      </w:r>
      <w:ins w:id="787" w:author="Rev 19 Allen Wirfs-Brock" w:date="2013-09-27T13:21:00Z">
        <w:r w:rsidR="00D433E8">
          <w:t>9.1.15</w:t>
        </w:r>
      </w:ins>
      <w:del w:id="788" w:author="Rev 19 Allen Wirfs-Brock" w:date="2013-09-27T08:38:00Z">
        <w:r w:rsidR="00083CEC" w:rsidDel="009E7E9E">
          <w:delText>9.1.16</w:delText>
        </w:r>
      </w:del>
      <w:r w:rsidR="00D879DF">
        <w:fldChar w:fldCharType="end"/>
      </w:r>
      <w:r>
        <w:t>.</w:t>
      </w:r>
    </w:p>
    <w:p w14:paraId="62FA3E90" w14:textId="77777777" w:rsidR="005D37A2" w:rsidRDefault="005D37A2" w:rsidP="005D37A2">
      <w:pPr>
        <w:numPr>
          <w:ilvl w:val="0"/>
          <w:numId w:val="146"/>
        </w:numPr>
        <w:contextualSpacing/>
        <w:rPr>
          <w:rFonts w:ascii="Times New Roman" w:hAnsi="Times New Roman"/>
        </w:rPr>
      </w:pPr>
      <w:r>
        <w:rPr>
          <w:rFonts w:ascii="Times New Roman" w:hAnsi="Times New Roman"/>
        </w:rPr>
        <w:t xml:space="preserve">Set the [[FunctionKind]] internal data property of </w:t>
      </w:r>
      <w:r>
        <w:rPr>
          <w:rFonts w:ascii="Times New Roman" w:hAnsi="Times New Roman"/>
          <w:i/>
          <w:iCs/>
        </w:rPr>
        <w:t>F</w:t>
      </w:r>
      <w:r>
        <w:rPr>
          <w:rFonts w:ascii="Times New Roman" w:hAnsi="Times New Roman"/>
        </w:rPr>
        <w:t xml:space="preserve"> to </w:t>
      </w:r>
      <w:r>
        <w:rPr>
          <w:rFonts w:ascii="Times New Roman" w:hAnsi="Times New Roman"/>
          <w:i/>
          <w:iCs/>
        </w:rPr>
        <w:t>functionKind</w:t>
      </w:r>
      <w:r>
        <w:rPr>
          <w:rFonts w:ascii="Times New Roman" w:hAnsi="Times New Roman"/>
        </w:rPr>
        <w:t>.</w:t>
      </w:r>
    </w:p>
    <w:p w14:paraId="353F08D5" w14:textId="77777777" w:rsidR="005D37A2" w:rsidRPr="00E77497" w:rsidRDefault="005D37A2" w:rsidP="005D37A2">
      <w:pPr>
        <w:numPr>
          <w:ilvl w:val="0"/>
          <w:numId w:val="146"/>
        </w:numPr>
        <w:contextualSpacing/>
        <w:rPr>
          <w:rFonts w:ascii="Times New Roman" w:hAnsi="Times New Roman"/>
        </w:rPr>
      </w:pPr>
      <w:r w:rsidRPr="00E77497">
        <w:rPr>
          <w:rFonts w:ascii="Times New Roman" w:hAnsi="Times New Roman"/>
        </w:rPr>
        <w:t xml:space="preserve">Set the [[Prototype]]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w:t>
      </w:r>
      <w:r>
        <w:rPr>
          <w:rFonts w:ascii="Times New Roman" w:hAnsi="Times New Roman"/>
          <w:i/>
        </w:rPr>
        <w:t>functionPrototype</w:t>
      </w:r>
      <w:r>
        <w:rPr>
          <w:rFonts w:ascii="Times New Roman" w:hAnsi="Times New Roman"/>
        </w:rPr>
        <w:t>.</w:t>
      </w:r>
    </w:p>
    <w:p w14:paraId="4E42AA25" w14:textId="77777777" w:rsidR="005D37A2" w:rsidRPr="00E77497" w:rsidRDefault="005D37A2" w:rsidP="005D37A2">
      <w:pPr>
        <w:numPr>
          <w:ilvl w:val="0"/>
          <w:numId w:val="146"/>
        </w:numPr>
        <w:contextualSpacing/>
        <w:rPr>
          <w:rFonts w:ascii="Times New Roman" w:hAnsi="Times New Roman"/>
        </w:rPr>
      </w:pPr>
      <w:r w:rsidRPr="00E77497">
        <w:rPr>
          <w:rFonts w:ascii="Times New Roman" w:hAnsi="Times New Roman"/>
        </w:rPr>
        <w:t>Set the [[Extensible]] internal</w:t>
      </w:r>
      <w:r>
        <w:rPr>
          <w:rFonts w:ascii="Times New Roman" w:hAnsi="Times New Roman"/>
        </w:rPr>
        <w:t xml:space="preserve"> data</w:t>
      </w:r>
      <w:r w:rsidRPr="00E77497">
        <w:rPr>
          <w:rFonts w:ascii="Times New Roman" w:hAnsi="Times New Roman"/>
        </w:rPr>
        <w:t xml:space="preserve">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6E863451" w14:textId="77777777" w:rsidR="005D37A2" w:rsidRDefault="005D37A2" w:rsidP="005D37A2">
      <w:pPr>
        <w:numPr>
          <w:ilvl w:val="0"/>
          <w:numId w:val="146"/>
        </w:numPr>
        <w:contextualSpacing/>
        <w:rPr>
          <w:rFonts w:ascii="Times New Roman" w:hAnsi="Times New Roman"/>
        </w:rPr>
      </w:pPr>
      <w:r>
        <w:rPr>
          <w:rFonts w:ascii="Times New Roman" w:hAnsi="Times New Roman"/>
        </w:rPr>
        <w:t xml:space="preserve">Set the [[Realm]]  internal data property of </w:t>
      </w:r>
      <w:r w:rsidRPr="00FE5F37">
        <w:rPr>
          <w:rFonts w:ascii="Times New Roman" w:hAnsi="Times New Roman"/>
          <w:i/>
        </w:rPr>
        <w:t>F</w:t>
      </w:r>
      <w:r>
        <w:rPr>
          <w:rFonts w:ascii="Times New Roman" w:hAnsi="Times New Roman"/>
        </w:rPr>
        <w:t xml:space="preserve"> to the running</w:t>
      </w:r>
      <w:r w:rsidRPr="00E77497">
        <w:rPr>
          <w:rFonts w:ascii="Times New Roman" w:hAnsi="Times New Roman"/>
        </w:rPr>
        <w:t xml:space="preserve"> </w:t>
      </w:r>
      <w:r>
        <w:rPr>
          <w:rFonts w:ascii="Times New Roman" w:hAnsi="Times New Roman"/>
        </w:rPr>
        <w:t>execution context’s Realm.</w:t>
      </w:r>
    </w:p>
    <w:p w14:paraId="2D91F054" w14:textId="77777777" w:rsidR="005D37A2" w:rsidRDefault="005D37A2" w:rsidP="005D37A2">
      <w:pPr>
        <w:numPr>
          <w:ilvl w:val="0"/>
          <w:numId w:val="146"/>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52BD8561" w14:textId="77777777" w:rsidR="005D37A2" w:rsidRDefault="005D37A2" w:rsidP="005D37A2">
      <w:pPr>
        <w:pStyle w:val="40"/>
      </w:pPr>
      <w:r w:rsidRPr="006D2B83">
        <w:t>Function</w:t>
      </w:r>
      <w:r>
        <w:t>Initialise Abstract Operation</w:t>
      </w:r>
    </w:p>
    <w:p w14:paraId="4BB2C34A" w14:textId="77777777" w:rsidR="005D37A2" w:rsidRPr="00E77497" w:rsidRDefault="005D37A2" w:rsidP="005D37A2">
      <w:r>
        <w:t xml:space="preserve">The abstract operation FunctionInitialise requires the arguments: a function object </w:t>
      </w:r>
      <w:r w:rsidRPr="00F84E7C">
        <w:rPr>
          <w:rFonts w:ascii="Times New Roman" w:hAnsi="Times New Roman"/>
          <w:i/>
        </w:rPr>
        <w:t>F</w:t>
      </w:r>
      <w:r w:rsidRPr="007A0841">
        <w:rPr>
          <w:rFonts w:cs="Arial"/>
          <w:iCs/>
        </w:rPr>
        <w:t>,</w:t>
      </w:r>
      <w:r>
        <w:rPr>
          <w:i/>
          <w:iCs/>
        </w:rPr>
        <w:t xml:space="preserve">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FunctionInitialise </w:t>
      </w:r>
      <w:r w:rsidRPr="00DC488D">
        <w:rPr>
          <w:rFonts w:cs="Arial"/>
        </w:rPr>
        <w:t>performs the following steps</w:t>
      </w:r>
      <w:r w:rsidRPr="00E77497">
        <w:t>:</w:t>
      </w:r>
    </w:p>
    <w:p w14:paraId="23FABAB0"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ExpectedArgumentCount of </w:t>
      </w:r>
      <w:r w:rsidRPr="00E77497">
        <w:rPr>
          <w:rFonts w:ascii="Times New Roman" w:hAnsi="Times New Roman"/>
          <w:i/>
        </w:rPr>
        <w:t>ParameterList</w:t>
      </w:r>
      <w:r w:rsidRPr="00E77497">
        <w:rPr>
          <w:rFonts w:ascii="Times New Roman" w:hAnsi="Times New Roman"/>
        </w:rPr>
        <w:t>.</w:t>
      </w:r>
    </w:p>
    <w:p w14:paraId="64D8AC61" w14:textId="77777777" w:rsidR="005D37A2" w:rsidRPr="00E77497" w:rsidRDefault="005D37A2" w:rsidP="005D37A2">
      <w:pPr>
        <w:numPr>
          <w:ilvl w:val="0"/>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w:t>
      </w:r>
      <w:r w:rsidRPr="00E77497">
        <w:rPr>
          <w:rFonts w:ascii="Times New Roman" w:hAnsi="Times New Roman"/>
        </w:rPr>
        <w:t>DefineProperty</w:t>
      </w:r>
      <w:r>
        <w:rPr>
          <w:rFonts w:ascii="Times New Roman" w:hAnsi="Times New Roman"/>
        </w:rPr>
        <w:t>OrThrow(</w:t>
      </w:r>
      <w:r w:rsidRPr="00E77497">
        <w:rPr>
          <w:rFonts w:ascii="Times New Roman" w:hAnsi="Times New Roman"/>
          <w:i/>
        </w:rPr>
        <w:t>F</w:t>
      </w:r>
      <w:r w:rsidRPr="00E77497">
        <w:rPr>
          <w:rFonts w:ascii="Times New Roman" w:hAnsi="Times New Roman"/>
        </w:rPr>
        <w:t xml:space="preserve">,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Pr>
          <w:rFonts w:ascii="Times New Roman" w:hAnsi="Times New Roman"/>
          <w:b/>
        </w:rPr>
        <w:t>true</w:t>
      </w:r>
      <w:r w:rsidRPr="00E77497">
        <w:rPr>
          <w:rFonts w:ascii="Times New Roman" w:hAnsi="Times New Roman"/>
        </w:rPr>
        <w:t>}</w:t>
      </w:r>
      <w:r>
        <w:rPr>
          <w:rFonts w:ascii="Times New Roman" w:hAnsi="Times New Roman"/>
        </w:rPr>
        <w:t>).</w:t>
      </w:r>
    </w:p>
    <w:p w14:paraId="6759F926"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If</w:t>
      </w:r>
      <w:r w:rsidRPr="0017338E">
        <w:rPr>
          <w:rFonts w:ascii="Times New Roman" w:hAnsi="Times New Roman"/>
        </w:rPr>
        <w:t xml:space="preserve"> </w:t>
      </w:r>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14:paraId="01B826F0" w14:textId="77777777" w:rsidR="005D37A2" w:rsidRDefault="005D37A2" w:rsidP="005D37A2">
      <w:pPr>
        <w:numPr>
          <w:ilvl w:val="1"/>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the </w:t>
      </w:r>
      <w:r w:rsidRPr="00002F60">
        <w:rPr>
          <w:rFonts w:ascii="Times New Roman" w:hAnsi="Times New Roman"/>
          <w:bCs/>
          <w:spacing w:val="6"/>
        </w:rPr>
        <w:t>AddRestrictedFunctionProperties abstract operat</w:t>
      </w:r>
      <w:r>
        <w:rPr>
          <w:rFonts w:ascii="Times New Roman" w:hAnsi="Times New Roman"/>
          <w:bCs/>
          <w:spacing w:val="6"/>
        </w:rPr>
        <w:t>ion</w:t>
      </w:r>
      <w:r w:rsidRPr="00002F60">
        <w:rPr>
          <w:rFonts w:ascii="Times New Roman" w:hAnsi="Times New Roman"/>
          <w:bCs/>
          <w:spacing w:val="6"/>
        </w:rPr>
        <w:t xml:space="preserve"> with argument </w:t>
      </w:r>
      <w:r w:rsidRPr="00002F60">
        <w:rPr>
          <w:rFonts w:ascii="Times New Roman" w:hAnsi="Times New Roman"/>
          <w:bCs/>
          <w:i/>
          <w:iCs/>
          <w:spacing w:val="6"/>
        </w:rPr>
        <w:t>F</w:t>
      </w:r>
      <w:r w:rsidRPr="00002F60">
        <w:rPr>
          <w:rFonts w:ascii="Times New Roman" w:hAnsi="Times New Roman"/>
          <w:bCs/>
          <w:spacing w:val="6"/>
        </w:rPr>
        <w:t>.</w:t>
      </w:r>
      <w:r w:rsidRPr="006D2B83">
        <w:rPr>
          <w:rFonts w:ascii="Helvetica" w:hAnsi="Helvetica"/>
          <w:b/>
          <w:spacing w:val="6"/>
        </w:rPr>
        <w:t xml:space="preserve"> </w:t>
      </w:r>
    </w:p>
    <w:p w14:paraId="10BA6988" w14:textId="77777777" w:rsidR="005D37A2" w:rsidRDefault="005D37A2" w:rsidP="005D37A2">
      <w:pPr>
        <w:numPr>
          <w:ilvl w:val="1"/>
          <w:numId w:val="1411"/>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14:paraId="5A6F3D8E"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[[Scope]]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14:paraId="78995570"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ParameterList</w:t>
      </w:r>
      <w:r w:rsidRPr="00E77497">
        <w:rPr>
          <w:rFonts w:ascii="Times New Roman" w:hAnsi="Times New Roman"/>
        </w:rPr>
        <w:t xml:space="preserve"> .</w:t>
      </w:r>
    </w:p>
    <w:p w14:paraId="2D6F9643"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[[Code]]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Body</w:t>
      </w:r>
      <w:r w:rsidRPr="00E77497">
        <w:rPr>
          <w:rFonts w:ascii="Times New Roman" w:hAnsi="Times New Roman"/>
        </w:rPr>
        <w:t>.</w:t>
      </w:r>
    </w:p>
    <w:p w14:paraId="2CE44376" w14:textId="77777777" w:rsidR="005D37A2" w:rsidRDefault="005D37A2" w:rsidP="005D37A2">
      <w:pPr>
        <w:numPr>
          <w:ilvl w:val="0"/>
          <w:numId w:val="1411"/>
        </w:numPr>
        <w:contextualSpacing/>
        <w:rPr>
          <w:rFonts w:ascii="Times New Roman" w:hAnsi="Times New Roman"/>
        </w:rPr>
      </w:pPr>
      <w:r>
        <w:rPr>
          <w:rFonts w:ascii="Times New Roman" w:hAnsi="Times New Roman"/>
        </w:rPr>
        <w:t xml:space="preserve">If the </w:t>
      </w:r>
      <w:r w:rsidRPr="00DA3106">
        <w:rPr>
          <w:rFonts w:ascii="Times New Roman" w:hAnsi="Times New Roman"/>
          <w:i/>
        </w:rPr>
        <w:t>homeObject</w:t>
      </w:r>
      <w:r>
        <w:rPr>
          <w:rFonts w:ascii="Times New Roman" w:hAnsi="Times New Roman"/>
        </w:rPr>
        <w:t xml:space="preserve"> argument was provided, set the [[HomeObject]] internal </w:t>
      </w:r>
      <w:r w:rsidRPr="00022312">
        <w:rPr>
          <w:rFonts w:ascii="Times New Roman" w:hAnsi="Times New Roman"/>
        </w:rPr>
        <w:t xml:space="preserve">data </w:t>
      </w:r>
      <w:r>
        <w:rPr>
          <w:rFonts w:ascii="Times New Roman" w:hAnsi="Times New Roman"/>
        </w:rPr>
        <w:t xml:space="preserve">property of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p>
    <w:p w14:paraId="4BFCC568" w14:textId="77777777" w:rsidR="005D37A2" w:rsidRDefault="005D37A2" w:rsidP="005D37A2">
      <w:pPr>
        <w:numPr>
          <w:ilvl w:val="0"/>
          <w:numId w:val="1411"/>
        </w:numPr>
        <w:contextualSpacing/>
        <w:rPr>
          <w:rFonts w:ascii="Times New Roman" w:hAnsi="Times New Roman"/>
        </w:rPr>
      </w:pPr>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r>
        <w:rPr>
          <w:rFonts w:ascii="Times New Roman" w:hAnsi="Times New Roman"/>
          <w:i/>
        </w:rPr>
        <w:t xml:space="preserve"> </w:t>
      </w:r>
      <w:r>
        <w:rPr>
          <w:rFonts w:ascii="Times New Roman" w:hAnsi="Times New Roman"/>
        </w:rPr>
        <w:t xml:space="preserve">argument was provided, set the [[MethodName]] internal </w:t>
      </w:r>
      <w:r w:rsidRPr="00022312">
        <w:rPr>
          <w:rFonts w:ascii="Times New Roman" w:hAnsi="Times New Roman"/>
        </w:rPr>
        <w:t xml:space="preserve">data </w:t>
      </w:r>
      <w:r>
        <w:rPr>
          <w:rFonts w:ascii="Times New Roman" w:hAnsi="Times New Roman"/>
        </w:rPr>
        <w:t xml:space="preserve">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p>
    <w:p w14:paraId="3B2E01D2" w14:textId="77777777"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[[Strict]]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14:paraId="6F08A35D" w14:textId="77777777" w:rsidR="005D37A2" w:rsidRDefault="005D37A2" w:rsidP="005D37A2">
      <w:pPr>
        <w:numPr>
          <w:ilvl w:val="0"/>
          <w:numId w:val="1411"/>
        </w:numPr>
        <w:contextualSpacing/>
        <w:rPr>
          <w:rFonts w:ascii="Times New Roman" w:hAnsi="Times New Roman"/>
        </w:rPr>
      </w:pPr>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r w:rsidRPr="00DA4BCD">
        <w:rPr>
          <w:rFonts w:cs="Arial"/>
        </w:rPr>
        <w:t>Arrow</w:t>
      </w:r>
      <w:r>
        <w:rPr>
          <w:rFonts w:ascii="Times New Roman" w:hAnsi="Times New Roman"/>
        </w:rPr>
        <w:t>, then set the [[ThisMode]] internal</w:t>
      </w:r>
      <w:r w:rsidRPr="00022312">
        <w:t xml:space="preserve"> </w:t>
      </w:r>
      <w:r w:rsidRPr="00022312">
        <w:rPr>
          <w:rFonts w:ascii="Times New Roman" w:hAnsi="Times New Roman"/>
        </w:rPr>
        <w:t>data</w:t>
      </w:r>
      <w:r>
        <w:rPr>
          <w:rFonts w:ascii="Times New Roman" w:hAnsi="Times New Roman"/>
        </w:rPr>
        <w:t xml:space="preserve"> property of </w:t>
      </w:r>
      <w:r w:rsidRPr="00DA4BCD">
        <w:rPr>
          <w:rFonts w:ascii="Times New Roman" w:hAnsi="Times New Roman"/>
          <w:i/>
        </w:rPr>
        <w:t>F</w:t>
      </w:r>
      <w:r>
        <w:rPr>
          <w:rFonts w:ascii="Times New Roman" w:hAnsi="Times New Roman"/>
        </w:rPr>
        <w:t xml:space="preserve"> to </w:t>
      </w:r>
      <w:r>
        <w:rPr>
          <w:rFonts w:cs="Arial"/>
        </w:rPr>
        <w:t>l</w:t>
      </w:r>
      <w:r w:rsidRPr="00DA4BCD">
        <w:rPr>
          <w:rFonts w:cs="Arial"/>
        </w:rPr>
        <w:t>exical</w:t>
      </w:r>
      <w:r>
        <w:rPr>
          <w:rFonts w:ascii="Times New Roman" w:hAnsi="Times New Roman"/>
        </w:rPr>
        <w:t>.</w:t>
      </w:r>
    </w:p>
    <w:p w14:paraId="39700AF7" w14:textId="77777777" w:rsidR="005D37A2" w:rsidRDefault="005D37A2" w:rsidP="005D37A2">
      <w:pPr>
        <w:numPr>
          <w:ilvl w:val="0"/>
          <w:numId w:val="1411"/>
        </w:numPr>
        <w:contextualSpacing/>
        <w:rPr>
          <w:rFonts w:ascii="Times New Roman" w:hAnsi="Times New Roman"/>
        </w:rPr>
      </w:pPr>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s</w:t>
      </w:r>
      <w:r w:rsidRPr="00DA4BCD">
        <w:rPr>
          <w:rFonts w:cs="Arial"/>
        </w:rPr>
        <w:t>trict</w:t>
      </w:r>
      <w:r>
        <w:rPr>
          <w:rFonts w:ascii="Times New Roman" w:hAnsi="Times New Roman"/>
        </w:rPr>
        <w:t>.</w:t>
      </w:r>
    </w:p>
    <w:p w14:paraId="1A617A07" w14:textId="77777777" w:rsidR="005D37A2" w:rsidRDefault="005D37A2" w:rsidP="005D37A2">
      <w:pPr>
        <w:numPr>
          <w:ilvl w:val="0"/>
          <w:numId w:val="1411"/>
        </w:numPr>
        <w:contextualSpacing/>
        <w:rPr>
          <w:rFonts w:ascii="Times New Roman" w:hAnsi="Times New Roman"/>
        </w:rPr>
      </w:pPr>
      <w:r>
        <w:rPr>
          <w:rFonts w:ascii="Times New Roman" w:hAnsi="Times New Roman"/>
        </w:rPr>
        <w:t xml:space="preserve">Else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global</w:t>
      </w:r>
      <w:r>
        <w:rPr>
          <w:rFonts w:ascii="Times New Roman" w:hAnsi="Times New Roman"/>
        </w:rPr>
        <w:t>.</w:t>
      </w:r>
    </w:p>
    <w:p w14:paraId="28931F48" w14:textId="77777777" w:rsidR="005D37A2" w:rsidRDefault="005D37A2" w:rsidP="005D37A2">
      <w:pPr>
        <w:numPr>
          <w:ilvl w:val="0"/>
          <w:numId w:val="1411"/>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2F23E499" w14:textId="77777777" w:rsidR="005D37A2" w:rsidRDefault="005D37A2" w:rsidP="005D37A2">
      <w:pPr>
        <w:pStyle w:val="40"/>
      </w:pPr>
      <w:r w:rsidRPr="006D2B83">
        <w:t>FunctionCreate</w:t>
      </w:r>
      <w:r>
        <w:t xml:space="preserve"> Abstract Operation</w:t>
      </w:r>
    </w:p>
    <w:p w14:paraId="0F059A73" w14:textId="77777777" w:rsidR="005D37A2" w:rsidRPr="00E77497" w:rsidRDefault="005D37A2" w:rsidP="005D37A2">
      <w:r>
        <w:t xml:space="preserve">The abstract operation 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FunctionCreate </w:t>
      </w:r>
      <w:r w:rsidRPr="00DC488D">
        <w:rPr>
          <w:rFonts w:cs="Arial"/>
        </w:rPr>
        <w:t>performs the following steps</w:t>
      </w:r>
      <w:r w:rsidRPr="00E77497">
        <w:t>:</w:t>
      </w:r>
    </w:p>
    <w:p w14:paraId="6502F196" w14:textId="77777777" w:rsidR="005D37A2" w:rsidRPr="00F84E7C" w:rsidRDefault="005D37A2" w:rsidP="005D37A2">
      <w:pPr>
        <w:numPr>
          <w:ilvl w:val="0"/>
          <w:numId w:val="1412"/>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Pr>
          <w:rFonts w:ascii="Times New Roman" w:hAnsi="Times New Roman"/>
        </w:rPr>
        <w:t xml:space="preserve"> </w:t>
      </w:r>
      <w:r w:rsidRPr="00F84E7C">
        <w:rPr>
          <w:rFonts w:ascii="Times New Roman" w:hAnsi="Times New Roman"/>
        </w:rPr>
        <w:t xml:space="preserve">then </w:t>
      </w:r>
    </w:p>
    <w:p w14:paraId="3CFAF018" w14:textId="77777777" w:rsidR="005D37A2" w:rsidRDefault="005D37A2" w:rsidP="005D37A2">
      <w:pPr>
        <w:numPr>
          <w:ilvl w:val="1"/>
          <w:numId w:val="1412"/>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14:paraId="01D99214" w14:textId="77777777" w:rsidR="005D37A2" w:rsidRPr="00E77497" w:rsidRDefault="005D37A2" w:rsidP="005D37A2">
      <w:pPr>
        <w:numPr>
          <w:ilvl w:val="0"/>
          <w:numId w:val="1412"/>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14:paraId="12C5B613" w14:textId="77777777" w:rsidR="005D37A2" w:rsidRDefault="005D37A2" w:rsidP="005D37A2">
      <w:pPr>
        <w:pStyle w:val="Alg4"/>
        <w:numPr>
          <w:ilvl w:val="0"/>
          <w:numId w:val="1412"/>
        </w:numPr>
        <w:spacing w:after="240"/>
      </w:pPr>
      <w:r>
        <w:t xml:space="preserve">Return the result of performing FunctionInitialise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14:paraId="45E6C235" w14:textId="77777777" w:rsidR="005D37A2" w:rsidRDefault="005D37A2" w:rsidP="005D37A2">
      <w:pPr>
        <w:pStyle w:val="40"/>
      </w:pPr>
      <w:r>
        <w:t>Generator</w:t>
      </w:r>
      <w:r w:rsidRPr="006D2B83">
        <w:t>FunctionCreate</w:t>
      </w:r>
      <w:r>
        <w:t xml:space="preserve"> Abstract Operation</w:t>
      </w:r>
    </w:p>
    <w:p w14:paraId="40B54ACA" w14:textId="77777777" w:rsidR="005D37A2" w:rsidRPr="00E77497" w:rsidRDefault="005D37A2" w:rsidP="005D37A2">
      <w:r>
        <w:t xml:space="preserve">The abstract operation GeneratorFunctionCreate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sidRPr="001C1979">
        <w:t>. Generator</w:t>
      </w:r>
      <w:r>
        <w:t xml:space="preserve">FunctionCreate </w:t>
      </w:r>
      <w:r w:rsidRPr="00DC488D">
        <w:rPr>
          <w:rFonts w:cs="Arial"/>
        </w:rPr>
        <w:t>performs the following steps</w:t>
      </w:r>
      <w:r w:rsidRPr="00E77497">
        <w:t>:</w:t>
      </w:r>
    </w:p>
    <w:p w14:paraId="0602F191" w14:textId="77777777" w:rsidR="005D37A2" w:rsidRPr="00F84E7C" w:rsidRDefault="005D37A2" w:rsidP="005D37A2">
      <w:pPr>
        <w:numPr>
          <w:ilvl w:val="0"/>
          <w:numId w:val="1425"/>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Pr>
          <w:rFonts w:ascii="Times New Roman" w:hAnsi="Times New Roman"/>
        </w:rPr>
        <w:t xml:space="preserve"> </w:t>
      </w:r>
      <w:r w:rsidRPr="00F84E7C">
        <w:rPr>
          <w:rFonts w:ascii="Times New Roman" w:hAnsi="Times New Roman"/>
        </w:rPr>
        <w:t xml:space="preserve">then </w:t>
      </w:r>
    </w:p>
    <w:p w14:paraId="39F9F469" w14:textId="77777777" w:rsidR="005D37A2" w:rsidRDefault="005D37A2" w:rsidP="005D37A2">
      <w:pPr>
        <w:numPr>
          <w:ilvl w:val="1"/>
          <w:numId w:val="1425"/>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%Generator%.</w:t>
      </w:r>
    </w:p>
    <w:p w14:paraId="4522247B" w14:textId="77777777" w:rsidR="005D37A2" w:rsidRPr="00E77497" w:rsidRDefault="005D37A2" w:rsidP="005D37A2">
      <w:pPr>
        <w:numPr>
          <w:ilvl w:val="0"/>
          <w:numId w:val="1425"/>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arguments  </w:t>
      </w:r>
      <w:r w:rsidRPr="00F84E7C">
        <w:rPr>
          <w:rFonts w:ascii="Times New Roman" w:hAnsi="Times New Roman"/>
          <w:i/>
        </w:rPr>
        <w:t>functionPrototype</w:t>
      </w:r>
      <w:r w:rsidRPr="001C1979">
        <w:rPr>
          <w:rFonts w:ascii="Times New Roman" w:hAnsi="Times New Roman"/>
        </w:rPr>
        <w:t xml:space="preserve">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sidRPr="00E77497">
        <w:rPr>
          <w:rFonts w:ascii="Times New Roman" w:hAnsi="Times New Roman"/>
        </w:rPr>
        <w:t>.</w:t>
      </w:r>
    </w:p>
    <w:p w14:paraId="49DE4F56" w14:textId="77777777" w:rsidR="005D37A2" w:rsidRDefault="005D37A2" w:rsidP="005D37A2">
      <w:pPr>
        <w:pStyle w:val="Alg4"/>
        <w:numPr>
          <w:ilvl w:val="0"/>
          <w:numId w:val="1425"/>
        </w:numPr>
        <w:spacing w:after="240"/>
      </w:pPr>
      <w:r>
        <w:t xml:space="preserve">Return the result of performing FunctionInitialise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14:paraId="7096691C" w14:textId="77777777" w:rsidR="005D37A2" w:rsidRDefault="005D37A2" w:rsidP="005D37A2">
      <w:pPr>
        <w:pStyle w:val="40"/>
      </w:pPr>
      <w:bookmarkStart w:id="789" w:name="_Ref365541145"/>
      <w:r>
        <w:t xml:space="preserve">AddRestrictedFunctionProperties </w:t>
      </w:r>
      <w:r w:rsidRPr="006D2B83">
        <w:t xml:space="preserve"> </w:t>
      </w:r>
      <w:r>
        <w:t>Abstract Operation</w:t>
      </w:r>
      <w:bookmarkEnd w:id="789"/>
    </w:p>
    <w:p w14:paraId="554B5354" w14:textId="77777777" w:rsidR="005D37A2" w:rsidRDefault="005D37A2" w:rsidP="005D37A2">
      <w:r>
        <w:t xml:space="preserve">The abstract operation is called with a function object </w:t>
      </w:r>
      <w:r w:rsidRPr="00002F60">
        <w:rPr>
          <w:rFonts w:ascii="Times New Roman" w:hAnsi="Times New Roman"/>
          <w:i/>
          <w:iCs/>
        </w:rPr>
        <w:t>F</w:t>
      </w:r>
      <w:r>
        <w:t xml:space="preserve"> as its argument.  It performs the following steps:</w:t>
      </w:r>
    </w:p>
    <w:p w14:paraId="45C8969B" w14:textId="77777777" w:rsidR="005D37A2" w:rsidRPr="00E77497" w:rsidRDefault="005D37A2" w:rsidP="005D37A2">
      <w:pPr>
        <w:numPr>
          <w:ilvl w:val="0"/>
          <w:numId w:val="11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w:t>
      </w:r>
      <w:r w:rsidRPr="00F75B67">
        <w:rPr>
          <w:rFonts w:cs="Arial"/>
        </w:rPr>
        <w:t>%ThrowTypeError%</w:t>
      </w:r>
      <w:r>
        <w:rPr>
          <w:rFonts w:ascii="Times New Roman" w:hAnsi="Times New Roman"/>
        </w:rPr>
        <w:t xml:space="preserve"> intrinsic</w:t>
      </w:r>
      <w:r w:rsidRPr="00E77497">
        <w:rPr>
          <w:rFonts w:ascii="Times New Roman" w:hAnsi="Times New Roman"/>
        </w:rPr>
        <w:t xml:space="preserve"> function Object</w:t>
      </w:r>
      <w:r>
        <w:rPr>
          <w:rFonts w:ascii="Times New Roman" w:hAnsi="Times New Roman"/>
        </w:rPr>
        <w:t>.</w:t>
      </w:r>
    </w:p>
    <w:p w14:paraId="3B469106" w14:textId="77777777" w:rsidR="005D37A2" w:rsidRPr="00E77497" w:rsidRDefault="005D37A2" w:rsidP="005D37A2">
      <w:pPr>
        <w:numPr>
          <w:ilvl w:val="0"/>
          <w:numId w:val="1105"/>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w:t>
      </w:r>
      <w:r w:rsidRPr="00E77497">
        <w:rPr>
          <w:rFonts w:ascii="Times New Roman" w:hAnsi="Times New Roman"/>
        </w:rPr>
        <w:t xml:space="preserve"> DefineProperty</w:t>
      </w:r>
      <w:r>
        <w:rPr>
          <w:rFonts w:ascii="Times New Roman" w:hAnsi="Times New Roman"/>
        </w:rPr>
        <w:t>OrThrow(</w:t>
      </w:r>
      <w:r w:rsidRPr="00E77497">
        <w:rPr>
          <w:rFonts w:ascii="Times New Roman" w:hAnsi="Times New Roman"/>
          <w:i/>
        </w:rPr>
        <w:t>F</w:t>
      </w:r>
      <w:r>
        <w:rPr>
          <w:rFonts w:ascii="Times New Roman" w:hAnsi="Times New Roman"/>
        </w:rPr>
        <w:t>,</w:t>
      </w:r>
      <w:r w:rsidRPr="00E77497">
        <w:rPr>
          <w:rFonts w:ascii="Times New Roman" w:hAnsi="Times New Roman"/>
        </w:rPr>
        <w:t xml:space="preserve"> </w:t>
      </w:r>
      <w:r w:rsidRPr="00E77497">
        <w:rPr>
          <w:rFonts w:ascii="Courier New" w:hAnsi="Courier New" w:cs="Courier New"/>
          <w:b/>
        </w:rPr>
        <w:t>"caller"</w:t>
      </w:r>
      <w:r>
        <w:rPr>
          <w:rFonts w:ascii="Times New Roman" w:hAnsi="Times New Roman"/>
        </w:rPr>
        <w:t>,</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r>
        <w:rPr>
          <w:rFonts w:ascii="Times New Roman" w:hAnsi="Times New Roman"/>
        </w:rPr>
        <w:t>)</w:t>
      </w:r>
      <w:r w:rsidRPr="00E77497">
        <w:rPr>
          <w:rFonts w:ascii="Times New Roman" w:hAnsi="Times New Roman"/>
        </w:rPr>
        <w:t>.</w:t>
      </w:r>
    </w:p>
    <w:p w14:paraId="1D366F6B" w14:textId="77777777" w:rsidR="005D37A2" w:rsidRDefault="005D37A2" w:rsidP="005D37A2">
      <w:pPr>
        <w:numPr>
          <w:ilvl w:val="0"/>
          <w:numId w:val="1105"/>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14:paraId="4C5D2659" w14:textId="77777777" w:rsidR="005D37A2" w:rsidRPr="00E77497" w:rsidRDefault="005D37A2" w:rsidP="005D37A2">
      <w:pPr>
        <w:numPr>
          <w:ilvl w:val="0"/>
          <w:numId w:val="1105"/>
        </w:numPr>
        <w:rPr>
          <w:rFonts w:ascii="Times New Roman" w:hAnsi="Times New Roman"/>
        </w:rPr>
      </w:pPr>
      <w:r>
        <w:rPr>
          <w:rFonts w:ascii="Times New Roman" w:hAnsi="Times New Roman"/>
        </w:rPr>
        <w:t>Return</w:t>
      </w:r>
      <w:r w:rsidRPr="00E77497">
        <w:rPr>
          <w:rFonts w:ascii="Times New Roman" w:hAnsi="Times New Roman"/>
        </w:rPr>
        <w:t xml:space="preserve"> the</w:t>
      </w:r>
      <w:r>
        <w:rPr>
          <w:rFonts w:ascii="Times New Roman" w:hAnsi="Times New Roman"/>
        </w:rPr>
        <w:t xml:space="preserve"> result of</w:t>
      </w:r>
      <w:r w:rsidRPr="00E77497">
        <w:rPr>
          <w:rFonts w:ascii="Times New Roman" w:hAnsi="Times New Roman"/>
        </w:rPr>
        <w:t xml:space="preserve"> DefineProperty</w:t>
      </w:r>
      <w:r>
        <w:rPr>
          <w:rFonts w:ascii="Times New Roman" w:hAnsi="Times New Roman"/>
        </w:rPr>
        <w:t>OrThrow(</w:t>
      </w:r>
      <w:r w:rsidRPr="00E77497">
        <w:rPr>
          <w:rFonts w:ascii="Times New Roman" w:hAnsi="Times New Roman"/>
          <w:i/>
        </w:rPr>
        <w:t>F</w:t>
      </w:r>
      <w:r w:rsidRPr="00730A9F">
        <w:rPr>
          <w:rFonts w:ascii="Times New Roman" w:hAnsi="Times New Roman"/>
        </w:rPr>
        <w:t xml:space="preserve"> </w:t>
      </w:r>
      <w:r>
        <w:rPr>
          <w:rFonts w:ascii="Times New Roman" w:hAnsi="Times New Roman"/>
        </w:rPr>
        <w:t xml:space="preserve">, </w:t>
      </w:r>
      <w:r w:rsidRPr="00E77497">
        <w:rPr>
          <w:rFonts w:ascii="Courier New" w:hAnsi="Courier New" w:cs="Courier New"/>
          <w:b/>
        </w:rPr>
        <w:t>"arguments"</w:t>
      </w:r>
      <w:r>
        <w:rPr>
          <w:rFonts w:ascii="Times New Roman" w:hAnsi="Times New Roman"/>
        </w:rPr>
        <w:t xml:space="preserve">, </w:t>
      </w:r>
      <w:r w:rsidRPr="00E77497">
        <w:rPr>
          <w:rFonts w:ascii="Times New Roman" w:hAnsi="Times New Roman"/>
        </w:rPr>
        <w:t xml:space="preserve">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r>
        <w:rPr>
          <w:rFonts w:ascii="Times New Roman" w:hAnsi="Times New Roman"/>
        </w:rPr>
        <w:t>)</w:t>
      </w:r>
      <w:r w:rsidRPr="00E77497">
        <w:rPr>
          <w:rFonts w:ascii="Times New Roman" w:hAnsi="Times New Roman"/>
        </w:rPr>
        <w:t>.</w:t>
      </w:r>
    </w:p>
    <w:p w14:paraId="2C95134D" w14:textId="77777777" w:rsidR="005D37A2" w:rsidRPr="00E77497" w:rsidRDefault="005D37A2" w:rsidP="005D37A2">
      <w:r w:rsidRPr="00E77497">
        <w:t xml:space="preserve">The </w:t>
      </w:r>
      <w:r>
        <w:t>%</w:t>
      </w:r>
      <w:r w:rsidRPr="00E77497">
        <w:t>ThrowTypeError</w:t>
      </w:r>
      <w:r>
        <w:t>%</w:t>
      </w:r>
      <w:r w:rsidRPr="00E77497">
        <w:t xml:space="preserve"> object is a</w:t>
      </w:r>
      <w:ins w:id="790" w:author="Rev 19 Allen Wirfs-Brock" w:date="2013-09-26T17:39:00Z">
        <w:r w:rsidR="0072639A">
          <w:t>n</w:t>
        </w:r>
      </w:ins>
      <w:r w:rsidRPr="00E77497">
        <w:t xml:space="preserve"> unique function object that is defined once</w:t>
      </w:r>
      <w:r>
        <w:t xml:space="preserve"> for each Realm</w:t>
      </w:r>
      <w:r w:rsidRPr="00E77497">
        <w:t xml:space="preserve"> as follows:</w:t>
      </w:r>
    </w:p>
    <w:p w14:paraId="6E124B2F" w14:textId="77777777" w:rsidR="005D37A2" w:rsidRDefault="005D37A2" w:rsidP="005D37A2">
      <w:pPr>
        <w:numPr>
          <w:ilvl w:val="0"/>
          <w:numId w:val="149"/>
        </w:numPr>
        <w:contextualSpacing/>
        <w:rPr>
          <w:rFonts w:ascii="Times New Roman" w:hAnsi="Times New Roman"/>
        </w:rPr>
      </w:pPr>
      <w:r>
        <w:rPr>
          <w:rFonts w:ascii="Times New Roman" w:hAnsi="Times New Roman"/>
        </w:rPr>
        <w:t xml:space="preserve">Assert: </w:t>
      </w:r>
      <w:r>
        <w:t xml:space="preserve">%FunctionPrototype% </w:t>
      </w:r>
      <w:r>
        <w:rPr>
          <w:rFonts w:ascii="Times New Roman" w:hAnsi="Times New Roman"/>
        </w:rPr>
        <w:t xml:space="preserve">for the current Realm has already been </w:t>
      </w:r>
      <w:del w:id="791" w:author="Rev 19 Allen Wirfs-Brock" w:date="2013-09-27T10:27:00Z">
        <w:r w:rsidDel="00D20BD7">
          <w:rPr>
            <w:rFonts w:ascii="Times New Roman" w:hAnsi="Times New Roman"/>
          </w:rPr>
          <w:delText>initialized</w:delText>
        </w:r>
      </w:del>
      <w:ins w:id="792" w:author="Rev 19 Allen Wirfs-Brock" w:date="2013-09-27T10:27:00Z">
        <w:r w:rsidR="00D20BD7">
          <w:rPr>
            <w:rFonts w:ascii="Times New Roman" w:hAnsi="Times New Roman"/>
          </w:rPr>
          <w:t>initialised</w:t>
        </w:r>
      </w:ins>
      <w:r>
        <w:rPr>
          <w:rFonts w:ascii="Times New Roman" w:hAnsi="Times New Roman"/>
        </w:rPr>
        <w:t>.</w:t>
      </w:r>
    </w:p>
    <w:p w14:paraId="4EDB3E96" w14:textId="77777777" w:rsidR="005D37A2" w:rsidRDefault="005D37A2" w:rsidP="005D37A2">
      <w:pPr>
        <w:numPr>
          <w:ilvl w:val="0"/>
          <w:numId w:val="149"/>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14:paraId="4BFCEBB7" w14:textId="77777777"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scope</w:t>
      </w:r>
      <w:r>
        <w:rPr>
          <w:rFonts w:ascii="Times New Roman" w:hAnsi="Times New Roman"/>
        </w:rPr>
        <w:t xml:space="preserve"> be the</w:t>
      </w:r>
      <w:r w:rsidRPr="00E77497">
        <w:rPr>
          <w:rFonts w:ascii="Times New Roman" w:hAnsi="Times New Roman"/>
        </w:rPr>
        <w:t xml:space="preserve"> Global Environment.</w:t>
      </w:r>
    </w:p>
    <w:p w14:paraId="40EBA28C" w14:textId="77777777"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formalParameters</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 </w:t>
      </w:r>
      <w:r w:rsidRPr="00E77497">
        <w:t xml:space="preserve">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rPr>
          <w:rFonts w:ascii="Times New Roman" w:hAnsi="Times New Roman"/>
        </w:rPr>
        <w:t>.</w:t>
      </w:r>
    </w:p>
    <w:p w14:paraId="2AC7B13F" w14:textId="77777777"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1C54F6">
        <w:rPr>
          <w:rFonts w:ascii="Times New Roman" w:hAnsi="Times New Roman"/>
          <w:i/>
          <w:iCs/>
        </w:rPr>
        <w:t>body</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w:t>
      </w:r>
      <w:r w:rsidRPr="00E77497">
        <w:rPr>
          <w:rFonts w:ascii="Times New Roman" w:hAnsi="Times New Roman"/>
        </w:rPr>
        <w:t xml:space="preserve"> </w:t>
      </w:r>
      <w:r w:rsidRPr="00E77497">
        <w:rPr>
          <w:rFonts w:ascii="Times New Roman" w:hAnsi="Times New Roman"/>
          <w:i/>
        </w:rPr>
        <w:t>FunctionBody</w:t>
      </w:r>
      <w:r w:rsidRPr="00E77497">
        <w:rPr>
          <w:rFonts w:ascii="Times New Roman" w:hAnsi="Times New Roman"/>
        </w:rPr>
        <w:t xml:space="preserve"> </w:t>
      </w:r>
      <w:r w:rsidRPr="00E77497">
        <w:rPr>
          <w:b/>
        </w:rPr>
        <w:t>:</w:t>
      </w:r>
      <w:r>
        <w:rPr>
          <w:b/>
        </w:rPr>
        <w:t xml:space="preserve"> </w:t>
      </w:r>
      <w:r>
        <w:rPr>
          <w:rFonts w:ascii="Times New Roman" w:hAnsi="Times New Roman"/>
          <w:i/>
          <w:iCs/>
        </w:rPr>
        <w:t>ThrowTypeError</w:t>
      </w:r>
      <w:r w:rsidRPr="00E77497">
        <w:rPr>
          <w:rFonts w:ascii="Times New Roman" w:hAnsi="Times New Roman"/>
        </w:rPr>
        <w:t>.</w:t>
      </w:r>
    </w:p>
    <w:p w14:paraId="49E7964D" w14:textId="77777777" w:rsidR="005D37A2" w:rsidRPr="00E77497" w:rsidRDefault="005D37A2" w:rsidP="005D37A2">
      <w:pPr>
        <w:numPr>
          <w:ilvl w:val="0"/>
          <w:numId w:val="149"/>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14:paraId="547DEEB3" w14:textId="77777777" w:rsidR="005D37A2" w:rsidRPr="0052649B" w:rsidRDefault="005D37A2" w:rsidP="005D37A2">
      <w:pPr>
        <w:numPr>
          <w:ilvl w:val="0"/>
          <w:numId w:val="149"/>
        </w:numPr>
        <w:contextualSpacing/>
        <w:rPr>
          <w:rFonts w:ascii="Times New Roman" w:hAnsi="Times New Roman"/>
        </w:rPr>
      </w:pPr>
      <w:r w:rsidRPr="00E77497">
        <w:rPr>
          <w:rFonts w:ascii="Times New Roman" w:hAnsi="Times New Roman"/>
        </w:rPr>
        <w:t xml:space="preserve">Let </w:t>
      </w:r>
      <w:r>
        <w:rPr>
          <w:rFonts w:ascii="Times New Roman" w:hAnsi="Times New Roman"/>
        </w:rPr>
        <w:t>%</w:t>
      </w:r>
      <w:r w:rsidRPr="00E77497">
        <w:rPr>
          <w:rFonts w:ascii="Times New Roman" w:hAnsi="Times New Roman"/>
        </w:rPr>
        <w:t>ThrowTypeError</w:t>
      </w:r>
      <w:r>
        <w:rPr>
          <w:rFonts w:ascii="Times New Roman" w:hAnsi="Times New Roman"/>
        </w:rPr>
        <w:t>%</w:t>
      </w:r>
      <w:r w:rsidRPr="00E77497">
        <w:rPr>
          <w:rFonts w:ascii="Times New Roman" w:hAnsi="Times New Roman"/>
        </w:rPr>
        <w:t xml:space="preserve"> be </w:t>
      </w:r>
      <w:r w:rsidRPr="00E77497">
        <w:rPr>
          <w:rFonts w:ascii="Times New Roman" w:hAnsi="Times New Roman"/>
          <w:i/>
        </w:rPr>
        <w:t>F</w:t>
      </w:r>
      <w:r w:rsidRPr="00E77497">
        <w:rPr>
          <w:rFonts w:ascii="Times New Roman" w:hAnsi="Times New Roman"/>
        </w:rPr>
        <w:t>.</w:t>
      </w:r>
    </w:p>
    <w:p w14:paraId="7E3B23FD" w14:textId="77777777" w:rsidR="005D37A2" w:rsidRPr="0006447F" w:rsidRDefault="005D37A2" w:rsidP="005D37A2">
      <w:pPr>
        <w:numPr>
          <w:ilvl w:val="0"/>
          <w:numId w:val="149"/>
        </w:numPr>
        <w:contextualSpacing/>
        <w:rPr>
          <w:rFonts w:ascii="Times New Roman" w:hAnsi="Times New Roman"/>
        </w:rPr>
      </w:pPr>
      <w:r>
        <w:rPr>
          <w:rFonts w:ascii="Times New Roman" w:hAnsi="Times New Roman"/>
        </w:rPr>
        <w:t>Perform the abstract operation Function</w:t>
      </w:r>
      <w:r w:rsidRPr="006D0379">
        <w:rPr>
          <w:rFonts w:ascii="Times New Roman" w:hAnsi="Times New Roman"/>
        </w:rPr>
        <w:t>Initialise</w:t>
      </w:r>
      <w:r>
        <w:rPr>
          <w:rFonts w:ascii="Times New Roman" w:hAnsi="Times New Roman"/>
        </w:rPr>
        <w:t xml:space="preserve"> with arguments </w:t>
      </w:r>
      <w:r>
        <w:rPr>
          <w:rFonts w:ascii="Times New Roman" w:hAnsi="Times New Roman"/>
          <w:i/>
          <w:iCs/>
        </w:rPr>
        <w:t>F</w:t>
      </w:r>
      <w:r>
        <w:rPr>
          <w:rFonts w:ascii="Times New Roman" w:hAnsi="Times New Roman"/>
        </w:rPr>
        <w:t xml:space="preserve">, </w:t>
      </w:r>
      <w:r w:rsidRPr="00912F02">
        <w:t>Normal</w:t>
      </w:r>
      <w:r>
        <w:t xml:space="preserve">, </w:t>
      </w:r>
      <w:r w:rsidRPr="008F24E1">
        <w:rPr>
          <w:rFonts w:ascii="Times New Roman" w:hAnsi="Times New Roman"/>
          <w:i/>
          <w:iCs/>
        </w:rPr>
        <w:t>formalParameters</w:t>
      </w:r>
      <w:r w:rsidRPr="00E77497">
        <w:t xml:space="preserve">, </w:t>
      </w:r>
      <w:r>
        <w:rPr>
          <w:rFonts w:ascii="Times New Roman" w:hAnsi="Times New Roman"/>
          <w:i/>
        </w:rPr>
        <w:t>b</w:t>
      </w:r>
      <w:r w:rsidRPr="00E77497">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sidRPr="008F24E1">
        <w:rPr>
          <w:rFonts w:ascii="Times New Roman" w:hAnsi="Times New Roman"/>
          <w:b/>
          <w:bCs/>
          <w:iCs/>
        </w:rPr>
        <w:t>true</w:t>
      </w:r>
      <w:r>
        <w:t>.</w:t>
      </w:r>
    </w:p>
    <w:p w14:paraId="3DE08E61" w14:textId="77777777" w:rsidR="005D37A2" w:rsidRPr="0052649B" w:rsidRDefault="005D37A2" w:rsidP="005D37A2">
      <w:pPr>
        <w:numPr>
          <w:ilvl w:val="0"/>
          <w:numId w:val="149"/>
        </w:numPr>
        <w:contextualSpacing/>
        <w:rPr>
          <w:rFonts w:ascii="Times New Roman" w:hAnsi="Times New Roman"/>
        </w:rPr>
      </w:pPr>
      <w:r>
        <w:rPr>
          <w:rFonts w:ascii="Times New Roman" w:hAnsi="Times New Roman"/>
        </w:rPr>
        <w:t xml:space="preserve">Call </w:t>
      </w:r>
      <w:r w:rsidRPr="00E77497">
        <w:rPr>
          <w:rFonts w:ascii="Times New Roman" w:hAnsi="Times New Roman"/>
        </w:rPr>
        <w:t>the [[</w:t>
      </w:r>
      <w:r>
        <w:rPr>
          <w:rFonts w:ascii="Times New Roman" w:hAnsi="Times New Roman"/>
        </w:rPr>
        <w:t>PreventExtensions</w:t>
      </w:r>
      <w:r w:rsidRPr="00E77497">
        <w:rPr>
          <w:rFonts w:ascii="Times New Roman" w:hAnsi="Times New Roman"/>
        </w:rPr>
        <w:t xml:space="preserve">]]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w:t>
      </w:r>
    </w:p>
    <w:p w14:paraId="6AC3079C" w14:textId="77777777" w:rsidR="005D37A2" w:rsidRDefault="005D37A2" w:rsidP="005D37A2">
      <w:pPr>
        <w:pStyle w:val="40"/>
      </w:pPr>
      <w:r w:rsidRPr="006D2B83">
        <w:t xml:space="preserve">MakeConstructor </w:t>
      </w:r>
      <w:r>
        <w:t>Abstract Operation</w:t>
      </w:r>
    </w:p>
    <w:p w14:paraId="5707ECD9" w14:textId="77777777" w:rsidR="005D37A2" w:rsidRPr="00E77497" w:rsidRDefault="005D37A2" w:rsidP="005D37A2">
      <w:r>
        <w:t xml:space="preserve">The abstract operation MakeConstructor requires a Function argument </w:t>
      </w:r>
      <w:r w:rsidRPr="00E77497">
        <w:rPr>
          <w:rFonts w:ascii="Times New Roman" w:hAnsi="Times New Roman"/>
          <w:i/>
        </w:rPr>
        <w:t>F</w:t>
      </w:r>
      <w:r>
        <w:t xml:space="preserve"> and optionally, a Boolean </w:t>
      </w:r>
      <w:r>
        <w:rPr>
          <w:rFonts w:ascii="Times New Roman" w:hAnsi="Times New Roman"/>
          <w:i/>
        </w:rPr>
        <w:t>writablePrototype</w:t>
      </w:r>
      <w:r>
        <w:t xml:space="preserve"> and an object </w:t>
      </w:r>
      <w:r>
        <w:rPr>
          <w:rFonts w:ascii="Times New Roman" w:hAnsi="Times New Roman"/>
          <w:i/>
        </w:rPr>
        <w:t>prototype</w:t>
      </w:r>
      <w:r>
        <w:t xml:space="preserve">. If </w:t>
      </w:r>
      <w:r>
        <w:rPr>
          <w:rFonts w:ascii="Times New Roman" w:hAnsi="Times New Roman"/>
          <w:i/>
        </w:rPr>
        <w:t>prototype</w:t>
      </w:r>
      <w:r>
        <w:t xml:space="preserve"> is provided it is assumed to already contain, if needed, a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25447D">
        <w:t xml:space="preserve"> </w:t>
      </w:r>
      <w:r>
        <w:t xml:space="preserve">property whose value is </w:t>
      </w:r>
      <w:r w:rsidRPr="00E77497">
        <w:rPr>
          <w:rFonts w:ascii="Times New Roman" w:hAnsi="Times New Roman"/>
          <w:i/>
        </w:rPr>
        <w:t>F</w:t>
      </w:r>
      <w:r>
        <w:t xml:space="preserve">. This operation converts </w:t>
      </w:r>
      <w:r w:rsidRPr="00630A5A">
        <w:rPr>
          <w:rFonts w:ascii="Times New Roman" w:hAnsi="Times New Roman"/>
          <w:i/>
        </w:rPr>
        <w:t>F</w:t>
      </w:r>
      <w:r>
        <w:t xml:space="preserve"> into a constructor by </w:t>
      </w:r>
      <w:r w:rsidRPr="00DC488D">
        <w:rPr>
          <w:rFonts w:cs="Arial"/>
        </w:rPr>
        <w:t>perform</w:t>
      </w:r>
      <w:r>
        <w:rPr>
          <w:rFonts w:cs="Arial"/>
        </w:rPr>
        <w:t>ing</w:t>
      </w:r>
      <w:r w:rsidRPr="00DC488D">
        <w:rPr>
          <w:rFonts w:cs="Arial"/>
        </w:rPr>
        <w:t xml:space="preserve"> the following steps</w:t>
      </w:r>
      <w:r w:rsidRPr="00E77497">
        <w:t>:</w:t>
      </w:r>
    </w:p>
    <w:p w14:paraId="6616205D" w14:textId="77777777" w:rsidR="005D37A2" w:rsidRDefault="005D37A2" w:rsidP="00BF5518">
      <w:pPr>
        <w:numPr>
          <w:ilvl w:val="0"/>
          <w:numId w:val="1595"/>
        </w:numPr>
        <w:contextualSpacing/>
        <w:rPr>
          <w:rFonts w:ascii="Times New Roman" w:hAnsi="Times New Roman"/>
        </w:rPr>
      </w:pPr>
      <w:r>
        <w:rPr>
          <w:rFonts w:ascii="Times New Roman" w:hAnsi="Times New Roman"/>
        </w:rPr>
        <w:t xml:space="preserve">Assert: </w:t>
      </w:r>
      <w:r>
        <w:rPr>
          <w:rFonts w:ascii="Times New Roman" w:hAnsi="Times New Roman"/>
          <w:i/>
          <w:iCs/>
        </w:rPr>
        <w:t>F</w:t>
      </w:r>
      <w:r>
        <w:rPr>
          <w:rFonts w:ascii="Times New Roman" w:hAnsi="Times New Roman"/>
        </w:rPr>
        <w:t xml:space="preserve"> is a</w:t>
      </w:r>
      <w:ins w:id="793" w:author="Rev 19 Allen Wirfs-Brock" w:date="2013-09-10T13:37:00Z">
        <w:r w:rsidR="00BF5518">
          <w:rPr>
            <w:rFonts w:ascii="Times New Roman" w:hAnsi="Times New Roman"/>
          </w:rPr>
          <w:t>n</w:t>
        </w:r>
      </w:ins>
      <w:r>
        <w:rPr>
          <w:rFonts w:ascii="Times New Roman" w:hAnsi="Times New Roman"/>
        </w:rPr>
        <w:t xml:space="preserve"> ordinary function object, that has not already had MakeConstru</w:t>
      </w:r>
      <w:ins w:id="794" w:author="Rev 19 Allen Wirfs-Brock" w:date="2013-09-10T13:38:00Z">
        <w:r w:rsidR="00BF5518">
          <w:rPr>
            <w:rFonts w:ascii="Times New Roman" w:hAnsi="Times New Roman"/>
          </w:rPr>
          <w:t>c</w:t>
        </w:r>
      </w:ins>
      <w:r>
        <w:rPr>
          <w:rFonts w:ascii="Times New Roman" w:hAnsi="Times New Roman"/>
        </w:rPr>
        <w:t>tor applied to it.  It is extensible and d</w:t>
      </w:r>
      <w:del w:id="795" w:author="Rev 19 Allen Wirfs-Brock" w:date="2013-09-10T13:37:00Z">
        <w:r w:rsidDel="00BF5518">
          <w:rPr>
            <w:rFonts w:ascii="Times New Roman" w:hAnsi="Times New Roman"/>
          </w:rPr>
          <w:delText>o</w:delText>
        </w:r>
      </w:del>
      <w:r>
        <w:rPr>
          <w:rFonts w:ascii="Times New Roman" w:hAnsi="Times New Roman"/>
        </w:rPr>
        <w:t xml:space="preserve">oes not have a </w:t>
      </w:r>
      <w:r w:rsidRPr="0025447D">
        <w:rPr>
          <w:rFonts w:ascii="Courier New" w:hAnsi="Courier New" w:cs="Courier New"/>
          <w:b/>
        </w:rPr>
        <w:t>"constructor"</w:t>
      </w:r>
      <w:r w:rsidRPr="00E625FA">
        <w:rPr>
          <w:rFonts w:ascii="Times New Roman" w:hAnsi="Times New Roman"/>
        </w:rPr>
        <w:t xml:space="preserve"> </w:t>
      </w:r>
      <w:r>
        <w:rPr>
          <w:rFonts w:ascii="Times New Roman" w:hAnsi="Times New Roman"/>
        </w:rPr>
        <w:t xml:space="preserve">or a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Courier New" w:hAnsi="Courier New" w:cs="Courier New"/>
          <w:b/>
        </w:rPr>
        <w:t xml:space="preserve"> </w:t>
      </w:r>
      <w:r>
        <w:rPr>
          <w:rFonts w:ascii="Times New Roman" w:hAnsi="Times New Roman"/>
        </w:rPr>
        <w:t>own property.</w:t>
      </w:r>
    </w:p>
    <w:p w14:paraId="79E48053" w14:textId="77777777" w:rsidR="005D37A2" w:rsidRDefault="005D37A2" w:rsidP="00BF5518">
      <w:pPr>
        <w:numPr>
          <w:ilvl w:val="0"/>
          <w:numId w:val="1595"/>
        </w:numPr>
        <w:contextualSpacing/>
        <w:rPr>
          <w:rFonts w:ascii="Times New Roman" w:hAnsi="Times New Roman"/>
        </w:rPr>
      </w:pPr>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p>
    <w:p w14:paraId="4E1BE99C" w14:textId="77777777" w:rsidR="005D37A2" w:rsidRPr="00630A5A" w:rsidRDefault="005D37A2" w:rsidP="00BF5518">
      <w:pPr>
        <w:numPr>
          <w:ilvl w:val="0"/>
          <w:numId w:val="1595"/>
        </w:numPr>
        <w:contextualSpacing/>
        <w:rPr>
          <w:rFonts w:ascii="Times New Roman" w:hAnsi="Times New Roman"/>
        </w:rPr>
      </w:pPr>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 then </w:t>
      </w:r>
    </w:p>
    <w:p w14:paraId="1FDDF072" w14:textId="77777777" w:rsidR="005D37A2" w:rsidRDefault="005D37A2" w:rsidP="005D37A2">
      <w:pPr>
        <w:numPr>
          <w:ilvl w:val="1"/>
          <w:numId w:val="878"/>
        </w:numPr>
        <w:contextualSpacing/>
        <w:rPr>
          <w:rFonts w:ascii="Times New Roman" w:hAnsi="Times New Roman"/>
        </w:rPr>
      </w:pPr>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true</w:t>
      </w:r>
      <w:r>
        <w:rPr>
          <w:rFonts w:ascii="Times New Roman" w:hAnsi="Times New Roman"/>
        </w:rPr>
        <w:t>.</w:t>
      </w:r>
    </w:p>
    <w:p w14:paraId="205E1909" w14:textId="77777777" w:rsidR="005D37A2" w:rsidRPr="00E77497" w:rsidRDefault="005D37A2" w:rsidP="005D37A2">
      <w:pPr>
        <w:numPr>
          <w:ilvl w:val="1"/>
          <w:numId w:val="878"/>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%ObjectPrototype%</w:t>
      </w:r>
      <w:r w:rsidRPr="008365B2">
        <w:rPr>
          <w:rFonts w:ascii="Times New Roman" w:hAnsi="Times New Roman"/>
        </w:rPr>
        <w:t xml:space="preserve"> as its argument</w:t>
      </w:r>
      <w:r w:rsidRPr="00E77497">
        <w:rPr>
          <w:rFonts w:ascii="Times New Roman" w:hAnsi="Times New Roman"/>
        </w:rPr>
        <w:t>.</w:t>
      </w:r>
    </w:p>
    <w:p w14:paraId="54F33D05" w14:textId="77777777" w:rsidR="005D37A2" w:rsidRPr="00630A5A" w:rsidRDefault="005D37A2" w:rsidP="00BF5518">
      <w:pPr>
        <w:numPr>
          <w:ilvl w:val="0"/>
          <w:numId w:val="1595"/>
        </w:numPr>
        <w:contextualSpacing/>
        <w:rPr>
          <w:rFonts w:ascii="Times New Roman" w:hAnsi="Times New Roman"/>
        </w:rPr>
      </w:pPr>
      <w:r>
        <w:rPr>
          <w:rFonts w:ascii="Times New Roman" w:hAnsi="Times New Roman"/>
        </w:rPr>
        <w:t xml:space="preserve">If the </w:t>
      </w:r>
      <w:r w:rsidRPr="00BF5518">
        <w:rPr>
          <w:rFonts w:ascii="Times New Roman" w:hAnsi="Times New Roman"/>
          <w:i/>
        </w:rPr>
        <w:t>writablePrototype</w:t>
      </w:r>
      <w:r w:rsidRPr="00BF5518">
        <w:t xml:space="preserve"> </w:t>
      </w:r>
      <w:r>
        <w:rPr>
          <w:rFonts w:ascii="Times New Roman" w:hAnsi="Times New Roman"/>
        </w:rPr>
        <w:t xml:space="preserve">argument was not provided, then </w:t>
      </w:r>
    </w:p>
    <w:p w14:paraId="1278BEFD" w14:textId="77777777" w:rsidR="005D37A2" w:rsidRPr="00E77497" w:rsidRDefault="005D37A2" w:rsidP="005D37A2">
      <w:pPr>
        <w:numPr>
          <w:ilvl w:val="1"/>
          <w:numId w:val="886"/>
        </w:numPr>
        <w:contextualSpacing/>
        <w:rPr>
          <w:rFonts w:ascii="Times New Roman" w:hAnsi="Times New Roman"/>
        </w:rPr>
      </w:pPr>
      <w:r w:rsidRPr="00E77497">
        <w:rPr>
          <w:rFonts w:ascii="Times New Roman" w:hAnsi="Times New Roman"/>
        </w:rPr>
        <w:t xml:space="preserve">Let </w:t>
      </w:r>
      <w:r>
        <w:rPr>
          <w:rFonts w:ascii="Times New Roman" w:hAnsi="Times New Roman"/>
          <w:i/>
        </w:rPr>
        <w:t>writablePrototype</w:t>
      </w:r>
      <w:r>
        <w:t xml:space="preserve"> </w:t>
      </w:r>
      <w:r w:rsidRPr="005F7AD6">
        <w:rPr>
          <w:rFonts w:ascii="Times New Roman" w:hAnsi="Times New Roman"/>
        </w:rPr>
        <w:t xml:space="preserve">be </w:t>
      </w:r>
      <w:r>
        <w:rPr>
          <w:rFonts w:ascii="Times New Roman" w:hAnsi="Times New Roman"/>
          <w:b/>
        </w:rPr>
        <w:t>true</w:t>
      </w:r>
      <w:r w:rsidRPr="00E77497">
        <w:rPr>
          <w:rFonts w:ascii="Times New Roman" w:hAnsi="Times New Roman"/>
        </w:rPr>
        <w:t>.</w:t>
      </w:r>
    </w:p>
    <w:p w14:paraId="3D439F0A" w14:textId="77777777" w:rsidR="005D37A2" w:rsidRPr="00E77497" w:rsidRDefault="005D37A2" w:rsidP="00BF5518">
      <w:pPr>
        <w:numPr>
          <w:ilvl w:val="0"/>
          <w:numId w:val="1595"/>
        </w:numPr>
        <w:contextualSpacing/>
        <w:rPr>
          <w:rFonts w:ascii="Times New Roman" w:hAnsi="Times New Roman"/>
        </w:rPr>
      </w:pPr>
      <w:r>
        <w:rPr>
          <w:rFonts w:ascii="Times New Roman" w:hAnsi="Times New Roman"/>
        </w:rPr>
        <w:t>S</w:t>
      </w:r>
      <w:r w:rsidRPr="0028769F">
        <w:rPr>
          <w:rFonts w:ascii="Times New Roman" w:hAnsi="Times New Roman"/>
        </w:rPr>
        <w:t xml:space="preserve">et </w:t>
      </w:r>
      <w:r w:rsidRPr="00BF5518">
        <w:rPr>
          <w:rFonts w:ascii="Times New Roman" w:hAnsi="Times New Roman"/>
          <w:i/>
        </w:rPr>
        <w:t>F</w:t>
      </w:r>
      <w:r w:rsidRPr="0028769F">
        <w:rPr>
          <w:rFonts w:ascii="Times New Roman" w:hAnsi="Times New Roman"/>
        </w:rPr>
        <w:t>’s essential internal method [[Construct</w:t>
      </w:r>
      <w:r>
        <w:rPr>
          <w:rFonts w:ascii="Times New Roman" w:hAnsi="Times New Roman"/>
        </w:rPr>
        <w:t>]]</w:t>
      </w:r>
      <w:r w:rsidRPr="0028769F">
        <w:rPr>
          <w:rFonts w:ascii="Times New Roman" w:hAnsi="Times New Roman"/>
        </w:rPr>
        <w:t xml:space="preserve"> to the definition specified in</w:t>
      </w:r>
      <w:r w:rsidR="00D879DF">
        <w:rPr>
          <w:rFonts w:ascii="Times New Roman" w:hAnsi="Times New Roman"/>
        </w:rPr>
        <w:t xml:space="preserve"> </w:t>
      </w:r>
      <w:r w:rsidR="00D879DF">
        <w:rPr>
          <w:rFonts w:ascii="Times New Roman" w:hAnsi="Times New Roman"/>
        </w:rPr>
        <w:fldChar w:fldCharType="begin"/>
      </w:r>
      <w:r w:rsidR="00D879DF">
        <w:rPr>
          <w:rFonts w:ascii="Times New Roman" w:hAnsi="Times New Roman"/>
        </w:rPr>
        <w:instrText xml:space="preserve"> REF _Ref365531781 \r \h </w:instrText>
      </w:r>
      <w:r w:rsidR="00BF5518">
        <w:rPr>
          <w:rFonts w:ascii="Times New Roman" w:hAnsi="Times New Roman"/>
        </w:rPr>
        <w:instrText xml:space="preserve"> \* MERGEFORMAT </w:instrText>
      </w:r>
      <w:r w:rsidR="00D879DF">
        <w:rPr>
          <w:rFonts w:ascii="Times New Roman" w:hAnsi="Times New Roman"/>
        </w:rPr>
      </w:r>
      <w:r w:rsidR="00D879DF">
        <w:rPr>
          <w:rFonts w:ascii="Times New Roman" w:hAnsi="Times New Roman"/>
        </w:rPr>
        <w:fldChar w:fldCharType="separate"/>
      </w:r>
      <w:ins w:id="796" w:author="Rev 19 Allen Wirfs-Brock" w:date="2013-09-27T13:21:00Z">
        <w:r w:rsidR="00D433E8">
          <w:rPr>
            <w:rFonts w:ascii="Times New Roman" w:hAnsi="Times New Roman"/>
          </w:rPr>
          <w:t>9.1.15.2</w:t>
        </w:r>
      </w:ins>
      <w:del w:id="797" w:author="Rev 19 Allen Wirfs-Brock" w:date="2013-09-27T08:38:00Z">
        <w:r w:rsidR="00083CEC" w:rsidDel="009E7E9E">
          <w:rPr>
            <w:rFonts w:ascii="Times New Roman" w:hAnsi="Times New Roman"/>
          </w:rPr>
          <w:delText>9.1.16.2</w:delText>
        </w:r>
      </w:del>
      <w:r w:rsidR="00D879DF">
        <w:rPr>
          <w:rFonts w:ascii="Times New Roman" w:hAnsi="Times New Roman"/>
        </w:rPr>
        <w:fldChar w:fldCharType="end"/>
      </w:r>
      <w:r w:rsidRPr="0028769F">
        <w:rPr>
          <w:rFonts w:ascii="Times New Roman" w:hAnsi="Times New Roman"/>
        </w:rPr>
        <w:t>.</w:t>
      </w:r>
    </w:p>
    <w:p w14:paraId="66392623" w14:textId="77777777" w:rsidR="005D37A2" w:rsidRPr="0025447D" w:rsidRDefault="005D37A2" w:rsidP="00BF5518">
      <w:pPr>
        <w:numPr>
          <w:ilvl w:val="0"/>
          <w:numId w:val="1595"/>
        </w:numPr>
        <w:contextualSpacing/>
        <w:rPr>
          <w:rFonts w:ascii="Times New Roman" w:hAnsi="Times New Roman"/>
        </w:rPr>
      </w:pPr>
      <w:r>
        <w:rPr>
          <w:rFonts w:ascii="Times New Roman" w:hAnsi="Times New Roman"/>
        </w:rPr>
        <w:t xml:space="preserve">If </w:t>
      </w:r>
      <w:r w:rsidRPr="00BF5518">
        <w:rPr>
          <w:rFonts w:ascii="Times New Roman" w:hAnsi="Times New Roman"/>
          <w:i/>
        </w:rPr>
        <w:t>installNeeded</w:t>
      </w:r>
      <w:r>
        <w:rPr>
          <w:rFonts w:ascii="Times New Roman" w:hAnsi="Times New Roman"/>
        </w:rPr>
        <w:t>, then</w:t>
      </w:r>
      <w:r w:rsidRPr="0025447D">
        <w:rPr>
          <w:rFonts w:ascii="Times New Roman" w:hAnsi="Times New Roman"/>
        </w:rPr>
        <w:t xml:space="preserve"> </w:t>
      </w:r>
    </w:p>
    <w:p w14:paraId="3978EEF2" w14:textId="77777777" w:rsidR="005D37A2" w:rsidRPr="00E77497" w:rsidRDefault="005D37A2" w:rsidP="005D37A2">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r w:rsidRPr="0025447D">
        <w:rPr>
          <w:rFonts w:ascii="Times New Roman" w:hAnsi="Times New Roman"/>
          <w:i/>
        </w:rPr>
        <w:t>prototype</w:t>
      </w:r>
      <w:r>
        <w:rPr>
          <w:rFonts w:ascii="Times New Roman" w:hAnsi="Times New Roman"/>
        </w:rPr>
        <w:t xml:space="preserve"> </w:t>
      </w:r>
      <w:r w:rsidRPr="00E77497">
        <w:rPr>
          <w:rFonts w:ascii="Times New Roman" w:hAnsi="Times New Roman"/>
        </w:rPr>
        <w:t xml:space="preserve">with arguments </w:t>
      </w:r>
      <w:r w:rsidRPr="0025447D">
        <w:rPr>
          <w:rFonts w:ascii="Courier New" w:hAnsi="Courier New" w:cs="Courier New"/>
          <w:b/>
        </w:rPr>
        <w:t>"constructor"</w:t>
      </w:r>
      <w:r>
        <w:rPr>
          <w:rFonts w:ascii="Times New Roman" w:hAnsi="Times New Roman"/>
        </w:rPr>
        <w:t xml:space="preserve"> and</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[[Writable]]: </w:t>
      </w:r>
      <w:r w:rsidRPr="0025447D">
        <w:rPr>
          <w:rFonts w:ascii="Times New Roman" w:hAnsi="Times New Roman"/>
          <w:i/>
        </w:rPr>
        <w:t>writablePrototype</w:t>
      </w:r>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r w:rsidRPr="0025447D">
        <w:rPr>
          <w:rFonts w:ascii="Times New Roman" w:hAnsi="Times New Roman"/>
          <w:i/>
        </w:rPr>
        <w:t>writablePrototype</w:t>
      </w:r>
      <w:r w:rsidRPr="0025447D">
        <w:rPr>
          <w:rFonts w:ascii="Times New Roman" w:hAnsi="Times New Roman"/>
        </w:rPr>
        <w:t xml:space="preserve"> </w:t>
      </w:r>
      <w:r w:rsidRPr="00E77497">
        <w:rPr>
          <w:rFonts w:ascii="Times New Roman" w:hAnsi="Times New Roman"/>
        </w:rPr>
        <w:t>}</w:t>
      </w:r>
      <w:r>
        <w:rPr>
          <w:rFonts w:ascii="Times New Roman" w:hAnsi="Times New Roman"/>
        </w:rPr>
        <w:t>.</w:t>
      </w:r>
    </w:p>
    <w:p w14:paraId="6F7398C5" w14:textId="77777777" w:rsidR="005D37A2" w:rsidRPr="00E77497" w:rsidRDefault="005D37A2" w:rsidP="00BF5518">
      <w:pPr>
        <w:numPr>
          <w:ilvl w:val="0"/>
          <w:numId w:val="1595"/>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Times New Roman" w:hAnsi="Times New Roman"/>
        </w:rPr>
        <w:t xml:space="preserve"> and</w:t>
      </w:r>
      <w:r w:rsidRPr="00E77497">
        <w:rPr>
          <w:rFonts w:ascii="Times New Roman" w:hAnsi="Times New Roman"/>
        </w:rPr>
        <w:t xml:space="preserve"> Property Descriptor {[[Value]]: </w:t>
      </w:r>
      <w:r w:rsidRPr="00DC488D">
        <w:rPr>
          <w:rFonts w:ascii="Times New Roman" w:hAnsi="Times New Roman"/>
          <w:i/>
        </w:rPr>
        <w:t>prototype</w:t>
      </w:r>
      <w:r>
        <w:rPr>
          <w:rFonts w:ascii="Times New Roman" w:hAnsi="Times New Roman"/>
        </w:rPr>
        <w:t xml:space="preserve"> </w:t>
      </w:r>
      <w:r w:rsidRPr="00E77497">
        <w:rPr>
          <w:rFonts w:ascii="Times New Roman" w:hAnsi="Times New Roman"/>
        </w:rPr>
        <w:t xml:space="preserve">, [[Writable]]: </w:t>
      </w:r>
      <w:r>
        <w:rPr>
          <w:rFonts w:ascii="Times New Roman" w:hAnsi="Times New Roman"/>
          <w:i/>
        </w:rPr>
        <w:t>writablePrototype</w:t>
      </w:r>
      <w:r>
        <w:t xml:space="preserve"> </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commentRangeStart w:id="798"/>
      <w:r w:rsidRPr="00E77497">
        <w:rPr>
          <w:rFonts w:ascii="Times New Roman" w:hAnsi="Times New Roman"/>
          <w:b/>
        </w:rPr>
        <w:t>false</w:t>
      </w:r>
      <w:commentRangeEnd w:id="798"/>
      <w:r w:rsidR="005F5EA0">
        <w:rPr>
          <w:rStyle w:val="af6"/>
        </w:rPr>
        <w:commentReference w:id="798"/>
      </w:r>
      <w:r w:rsidRPr="00E77497">
        <w:rPr>
          <w:rFonts w:ascii="Times New Roman" w:hAnsi="Times New Roman"/>
        </w:rPr>
        <w:t>}.</w:t>
      </w:r>
    </w:p>
    <w:p w14:paraId="40B8BC1F" w14:textId="77777777" w:rsidR="005D37A2" w:rsidRPr="00E77497" w:rsidRDefault="005D37A2" w:rsidP="0083461A">
      <w:pPr>
        <w:numPr>
          <w:ilvl w:val="0"/>
          <w:numId w:val="1595"/>
        </w:numPr>
        <w:rPr>
          <w:rFonts w:ascii="Times New Roman" w:hAnsi="Times New Roman"/>
        </w:rPr>
      </w:pPr>
      <w:r w:rsidRPr="00E77497">
        <w:rPr>
          <w:rFonts w:ascii="Times New Roman" w:hAnsi="Times New Roman"/>
        </w:rPr>
        <w:t>Return.</w:t>
      </w:r>
    </w:p>
    <w:p w14:paraId="0A15C329" w14:textId="77777777" w:rsidR="0083461A" w:rsidRPr="0083461A" w:rsidRDefault="0083461A" w:rsidP="0083461A">
      <w:pPr>
        <w:pStyle w:val="40"/>
        <w:rPr>
          <w:ins w:id="799" w:author="Rev 19 Allen Wirfs-Brock" w:date="2013-09-22T10:56:00Z"/>
        </w:rPr>
      </w:pPr>
      <w:bookmarkStart w:id="800" w:name="_Ref365537985"/>
      <w:ins w:id="801" w:author="Rev 19 Allen Wirfs-Brock" w:date="2013-09-22T10:56:00Z">
        <w:r w:rsidRPr="0083461A">
          <w:t>GetSuperBinding(obj) Abstract Operation</w:t>
        </w:r>
      </w:ins>
    </w:p>
    <w:p w14:paraId="7FECC3D2" w14:textId="77777777" w:rsidR="0083461A" w:rsidRDefault="0083461A" w:rsidP="00BE6B09">
      <w:pPr>
        <w:rPr>
          <w:ins w:id="802" w:author="Rev 19 Allen Wirfs-Brock" w:date="2013-09-22T10:58:00Z"/>
        </w:rPr>
      </w:pPr>
      <w:ins w:id="803" w:author="Rev 19 Allen Wirfs-Brock" w:date="2013-09-22T10:58:00Z">
        <w:r>
          <w:t xml:space="preserve">The abstract operation is called with a function object </w:t>
        </w:r>
        <w:r w:rsidRPr="0083461A">
          <w:rPr>
            <w:rFonts w:ascii="Times New Roman" w:hAnsi="Times New Roman"/>
            <w:i/>
          </w:rPr>
          <w:t>obj</w:t>
        </w:r>
        <w:r>
          <w:t xml:space="preserve"> as its argument.  It performs the following steps:</w:t>
        </w:r>
      </w:ins>
      <w:ins w:id="804" w:author="Rev 19 Allen Wirfs-Brock" w:date="2013-09-26T10:48:00Z">
        <w:r w:rsidR="00BE6B09">
          <w:tab/>
        </w:r>
      </w:ins>
    </w:p>
    <w:p w14:paraId="39215DE1" w14:textId="77777777" w:rsidR="0083461A" w:rsidRPr="0083461A" w:rsidRDefault="0083461A" w:rsidP="0083461A">
      <w:pPr>
        <w:numPr>
          <w:ilvl w:val="0"/>
          <w:numId w:val="1609"/>
        </w:numPr>
        <w:contextualSpacing/>
        <w:rPr>
          <w:ins w:id="805" w:author="Rev 19 Allen Wirfs-Brock" w:date="2013-09-22T10:56:00Z"/>
          <w:rFonts w:ascii="Times New Roman" w:hAnsi="Times New Roman"/>
        </w:rPr>
      </w:pPr>
      <w:ins w:id="806" w:author="Rev 19 Allen Wirfs-Brock" w:date="2013-09-22T10:56:00Z">
        <w:r w:rsidRPr="0083461A">
          <w:rPr>
            <w:rFonts w:ascii="Times New Roman" w:hAnsi="Times New Roman"/>
          </w:rPr>
          <w:t>If Type(</w:t>
        </w:r>
        <w:r w:rsidRPr="0083461A">
          <w:rPr>
            <w:rFonts w:ascii="Times New Roman" w:hAnsi="Times New Roman"/>
            <w:i/>
          </w:rPr>
          <w:t>obj</w:t>
        </w:r>
        <w:r w:rsidRPr="0083461A">
          <w:rPr>
            <w:rFonts w:ascii="Times New Roman" w:hAnsi="Times New Roman"/>
          </w:rPr>
          <w:t xml:space="preserve">) is not Object, then return </w:t>
        </w:r>
        <w:r w:rsidRPr="0083461A">
          <w:rPr>
            <w:rFonts w:ascii="Times New Roman" w:hAnsi="Times New Roman"/>
            <w:b/>
          </w:rPr>
          <w:t>undefined</w:t>
        </w:r>
        <w:r w:rsidRPr="0083461A">
          <w:rPr>
            <w:rFonts w:ascii="Times New Roman" w:hAnsi="Times New Roman"/>
          </w:rPr>
          <w:t>.</w:t>
        </w:r>
      </w:ins>
    </w:p>
    <w:p w14:paraId="501B4DB0" w14:textId="77777777" w:rsidR="0083461A" w:rsidRPr="0083461A" w:rsidRDefault="0083461A" w:rsidP="0083461A">
      <w:pPr>
        <w:numPr>
          <w:ilvl w:val="0"/>
          <w:numId w:val="1609"/>
        </w:numPr>
        <w:contextualSpacing/>
        <w:rPr>
          <w:ins w:id="807" w:author="Rev 19 Allen Wirfs-Brock" w:date="2013-09-22T10:56:00Z"/>
          <w:rFonts w:ascii="Times New Roman" w:hAnsi="Times New Roman"/>
        </w:rPr>
      </w:pPr>
      <w:ins w:id="808" w:author="Rev 19 Allen Wirfs-Brock" w:date="2013-09-22T10:56:00Z">
        <w:r w:rsidRPr="0083461A">
          <w:rPr>
            <w:rFonts w:ascii="Times New Roman" w:hAnsi="Times New Roman"/>
          </w:rPr>
          <w:t xml:space="preserve">If </w:t>
        </w:r>
        <w:r w:rsidRPr="0083461A">
          <w:rPr>
            <w:rFonts w:ascii="Times New Roman" w:hAnsi="Times New Roman"/>
            <w:i/>
          </w:rPr>
          <w:t>obj</w:t>
        </w:r>
        <w:r w:rsidRPr="0083461A">
          <w:rPr>
            <w:rFonts w:ascii="Times New Roman" w:hAnsi="Times New Roman"/>
          </w:rPr>
          <w:t xml:space="preserve"> does not have a [[HomeObject] internal data property, then return </w:t>
        </w:r>
        <w:r w:rsidRPr="0083461A">
          <w:rPr>
            <w:rFonts w:ascii="Times New Roman" w:hAnsi="Times New Roman"/>
            <w:b/>
          </w:rPr>
          <w:t>undefined</w:t>
        </w:r>
        <w:r w:rsidRPr="0083461A">
          <w:rPr>
            <w:rFonts w:ascii="Times New Roman" w:hAnsi="Times New Roman"/>
          </w:rPr>
          <w:t>.</w:t>
        </w:r>
      </w:ins>
    </w:p>
    <w:p w14:paraId="428047AF" w14:textId="77777777" w:rsidR="0083461A" w:rsidRPr="0083461A" w:rsidRDefault="0083461A" w:rsidP="0083461A">
      <w:pPr>
        <w:numPr>
          <w:ilvl w:val="0"/>
          <w:numId w:val="1609"/>
        </w:numPr>
        <w:contextualSpacing/>
        <w:rPr>
          <w:ins w:id="809" w:author="Rev 19 Allen Wirfs-Brock" w:date="2013-09-22T10:56:00Z"/>
          <w:rFonts w:ascii="Times New Roman" w:hAnsi="Times New Roman"/>
        </w:rPr>
      </w:pPr>
      <w:ins w:id="810" w:author="Rev 19 Allen Wirfs-Brock" w:date="2013-09-22T10:56:00Z">
        <w:r w:rsidRPr="0083461A">
          <w:rPr>
            <w:rFonts w:ascii="Times New Roman" w:hAnsi="Times New Roman"/>
          </w:rPr>
          <w:t xml:space="preserve">Return the value of </w:t>
        </w:r>
        <w:r w:rsidRPr="0083461A">
          <w:rPr>
            <w:rFonts w:ascii="Times New Roman" w:hAnsi="Times New Roman"/>
            <w:i/>
          </w:rPr>
          <w:t>obj’s</w:t>
        </w:r>
        <w:r w:rsidRPr="0083461A">
          <w:rPr>
            <w:rFonts w:ascii="Times New Roman" w:hAnsi="Times New Roman"/>
          </w:rPr>
          <w:t xml:space="preserve"> [[HomeObject] internal data property.</w:t>
        </w:r>
      </w:ins>
    </w:p>
    <w:p w14:paraId="4E4AC9E2" w14:textId="77777777" w:rsidR="00BE6B09" w:rsidRDefault="00BE6B09" w:rsidP="00BE6B09">
      <w:pPr>
        <w:pStyle w:val="40"/>
        <w:rPr>
          <w:ins w:id="811" w:author="Rev 19 Allen Wirfs-Brock" w:date="2013-09-26T10:47:00Z"/>
        </w:rPr>
      </w:pPr>
      <w:ins w:id="812" w:author="Rev 19 Allen Wirfs-Brock" w:date="2013-09-26T10:48:00Z">
        <w:r w:rsidRPr="00BE6B09">
          <w:t>RebindSuper(</w:t>
        </w:r>
      </w:ins>
      <w:ins w:id="813" w:author="Rev 19 Allen Wirfs-Brock" w:date="2013-09-26T10:56:00Z">
        <w:r w:rsidR="008736DA">
          <w:t>function</w:t>
        </w:r>
      </w:ins>
      <w:ins w:id="814" w:author="Rev 19 Allen Wirfs-Brock" w:date="2013-09-26T10:48:00Z">
        <w:r w:rsidRPr="00BE6B09">
          <w:t xml:space="preserve">, </w:t>
        </w:r>
      </w:ins>
      <w:ins w:id="815" w:author="Rev 19 Allen Wirfs-Brock" w:date="2013-09-26T11:03:00Z">
        <w:r w:rsidR="0095624F">
          <w:t>newHome</w:t>
        </w:r>
      </w:ins>
      <w:ins w:id="816" w:author="Rev 19 Allen Wirfs-Brock" w:date="2013-09-26T10:48:00Z">
        <w:r w:rsidRPr="00BE6B09">
          <w:t>)</w:t>
        </w:r>
      </w:ins>
      <w:ins w:id="817" w:author="Rev 19 Allen Wirfs-Brock" w:date="2013-09-26T10:49:00Z">
        <w:r>
          <w:t xml:space="preserve"> </w:t>
        </w:r>
        <w:r w:rsidRPr="0083461A">
          <w:t>Abstract Operation</w:t>
        </w:r>
      </w:ins>
    </w:p>
    <w:p w14:paraId="262FBD9E" w14:textId="77777777" w:rsidR="00BE6B09" w:rsidRDefault="00BE6B09" w:rsidP="00BE6B09">
      <w:pPr>
        <w:rPr>
          <w:ins w:id="818" w:author="Rev 19 Allen Wirfs-Brock" w:date="2013-09-26T10:48:00Z"/>
        </w:rPr>
      </w:pPr>
      <w:ins w:id="819" w:author="Rev 19 Allen Wirfs-Brock" w:date="2013-09-26T10:48:00Z">
        <w:r>
          <w:t xml:space="preserve">The abstract operation is called with a function object </w:t>
        </w:r>
      </w:ins>
      <w:ins w:id="820" w:author="Rev 19 Allen Wirfs-Brock" w:date="2013-09-26T10:57:00Z">
        <w:r w:rsidR="008736DA">
          <w:rPr>
            <w:rFonts w:ascii="Times New Roman" w:hAnsi="Times New Roman"/>
            <w:i/>
          </w:rPr>
          <w:t>function</w:t>
        </w:r>
      </w:ins>
      <w:ins w:id="821" w:author="Rev 19 Allen Wirfs-Brock" w:date="2013-09-26T10:49:00Z">
        <w:r w:rsidR="008736DA">
          <w:rPr>
            <w:rFonts w:ascii="Times New Roman" w:hAnsi="Times New Roman"/>
          </w:rPr>
          <w:t xml:space="preserve"> </w:t>
        </w:r>
        <w:r w:rsidR="008736DA" w:rsidRPr="008736DA">
          <w:t xml:space="preserve">and an object </w:t>
        </w:r>
      </w:ins>
      <w:ins w:id="822" w:author="Rev 19 Allen Wirfs-Brock" w:date="2013-09-26T11:03:00Z">
        <w:r w:rsidR="0095624F" w:rsidRPr="0095624F">
          <w:rPr>
            <w:rFonts w:ascii="Times New Roman" w:hAnsi="Times New Roman"/>
            <w:i/>
          </w:rPr>
          <w:t xml:space="preserve">newHome </w:t>
        </w:r>
      </w:ins>
      <w:ins w:id="823" w:author="Rev 19 Allen Wirfs-Brock" w:date="2013-09-26T10:48:00Z">
        <w:r>
          <w:t>as its argument.  It performs the following steps:</w:t>
        </w:r>
        <w:r>
          <w:tab/>
        </w:r>
      </w:ins>
    </w:p>
    <w:p w14:paraId="108A1A10" w14:textId="77777777" w:rsidR="008736DA" w:rsidRDefault="008736DA" w:rsidP="008736DA">
      <w:pPr>
        <w:numPr>
          <w:ilvl w:val="0"/>
          <w:numId w:val="1646"/>
        </w:numPr>
        <w:contextualSpacing/>
        <w:rPr>
          <w:ins w:id="824" w:author="Rev 19 Allen Wirfs-Brock" w:date="2013-09-26T10:54:00Z"/>
          <w:rFonts w:ascii="Times New Roman" w:hAnsi="Times New Roman"/>
        </w:rPr>
      </w:pPr>
      <w:ins w:id="825" w:author="Rev 19 Allen Wirfs-Brock" w:date="2013-09-26T10:55:00Z">
        <w:r>
          <w:rPr>
            <w:rFonts w:ascii="Times New Roman" w:hAnsi="Times New Roman"/>
          </w:rPr>
          <w:t xml:space="preserve">Assert: </w:t>
        </w:r>
      </w:ins>
      <w:ins w:id="826" w:author="Rev 19 Allen Wirfs-Brock" w:date="2013-09-26T10:56:00Z">
        <w:r>
          <w:rPr>
            <w:rFonts w:ascii="Times New Roman" w:hAnsi="Times New Roman"/>
            <w:i/>
          </w:rPr>
          <w:t>function</w:t>
        </w:r>
        <w:r>
          <w:rPr>
            <w:rFonts w:ascii="Times New Roman" w:hAnsi="Times New Roman"/>
          </w:rPr>
          <w:t xml:space="preserve"> is an ordinary function object that has a [[HomeObject]] internal data property.</w:t>
        </w:r>
      </w:ins>
    </w:p>
    <w:p w14:paraId="1D168C1D" w14:textId="77777777" w:rsidR="00BE6B09" w:rsidRPr="0083461A" w:rsidRDefault="008736DA" w:rsidP="0095624F">
      <w:pPr>
        <w:numPr>
          <w:ilvl w:val="0"/>
          <w:numId w:val="1646"/>
        </w:numPr>
        <w:contextualSpacing/>
        <w:rPr>
          <w:ins w:id="827" w:author="Rev 19 Allen Wirfs-Brock" w:date="2013-09-26T10:48:00Z"/>
          <w:rFonts w:ascii="Times New Roman" w:hAnsi="Times New Roman"/>
        </w:rPr>
      </w:pPr>
      <w:ins w:id="828" w:author="Rev 19 Allen Wirfs-Brock" w:date="2013-09-26T10:54:00Z">
        <w:r>
          <w:rPr>
            <w:rFonts w:ascii="Times New Roman" w:hAnsi="Times New Roman"/>
          </w:rPr>
          <w:t xml:space="preserve">Assert: </w:t>
        </w:r>
      </w:ins>
      <w:ins w:id="829" w:author="Rev 19 Allen Wirfs-Brock" w:date="2013-09-26T10:48:00Z">
        <w:r w:rsidR="00BE6B09" w:rsidRPr="0083461A">
          <w:rPr>
            <w:rFonts w:ascii="Times New Roman" w:hAnsi="Times New Roman"/>
          </w:rPr>
          <w:t>Type(</w:t>
        </w:r>
      </w:ins>
      <w:ins w:id="830" w:author="Rev 19 Allen Wirfs-Brock" w:date="2013-09-26T11:03:00Z">
        <w:r w:rsidR="0095624F" w:rsidRPr="0095624F">
          <w:rPr>
            <w:rFonts w:ascii="Times New Roman" w:hAnsi="Times New Roman"/>
            <w:i/>
          </w:rPr>
          <w:t>newHome</w:t>
        </w:r>
      </w:ins>
      <w:ins w:id="831" w:author="Rev 19 Allen Wirfs-Brock" w:date="2013-09-26T10:48:00Z">
        <w:r w:rsidR="00BE6B09" w:rsidRPr="0083461A">
          <w:rPr>
            <w:rFonts w:ascii="Times New Roman" w:hAnsi="Times New Roman"/>
          </w:rPr>
          <w:t>) is Object.</w:t>
        </w:r>
      </w:ins>
    </w:p>
    <w:p w14:paraId="050A0623" w14:textId="77777777" w:rsidR="0095624F" w:rsidRDefault="008736DA" w:rsidP="008736DA">
      <w:pPr>
        <w:numPr>
          <w:ilvl w:val="0"/>
          <w:numId w:val="1646"/>
        </w:numPr>
        <w:contextualSpacing/>
        <w:rPr>
          <w:ins w:id="832" w:author="Rev 19 Allen Wirfs-Brock" w:date="2013-09-26T11:00:00Z"/>
          <w:rFonts w:ascii="Times New Roman" w:hAnsi="Times New Roman"/>
        </w:rPr>
      </w:pPr>
      <w:ins w:id="833" w:author="Rev 19 Allen Wirfs-Brock" w:date="2013-09-26T10:58:00Z">
        <w:r>
          <w:rPr>
            <w:rFonts w:ascii="Times New Roman" w:hAnsi="Times New Roman"/>
          </w:rPr>
          <w:t xml:space="preserve">Let </w:t>
        </w:r>
        <w:r>
          <w:rPr>
            <w:rFonts w:ascii="Times New Roman" w:hAnsi="Times New Roman"/>
            <w:i/>
          </w:rPr>
          <w:t>new</w:t>
        </w:r>
        <w:r>
          <w:rPr>
            <w:rFonts w:ascii="Times New Roman" w:hAnsi="Times New Roman"/>
          </w:rPr>
          <w:t xml:space="preserve"> be a new ordinary function objects that has all of the same internal methods and internal data properties </w:t>
        </w:r>
      </w:ins>
      <w:ins w:id="834" w:author="Rev 19 Allen Wirfs-Brock" w:date="2013-09-26T10:59:00Z">
        <w:r w:rsidR="0095624F">
          <w:rPr>
            <w:rFonts w:ascii="Times New Roman" w:hAnsi="Times New Roman"/>
          </w:rPr>
          <w:t xml:space="preserve">as </w:t>
        </w:r>
        <w:r w:rsidR="0095624F">
          <w:rPr>
            <w:rFonts w:ascii="Times New Roman" w:hAnsi="Times New Roman"/>
            <w:i/>
          </w:rPr>
          <w:t>function</w:t>
        </w:r>
      </w:ins>
      <w:ins w:id="835" w:author="Rev 19 Allen Wirfs-Brock" w:date="2013-09-26T11:00:00Z">
        <w:r w:rsidR="0095624F">
          <w:rPr>
            <w:rFonts w:ascii="Times New Roman" w:hAnsi="Times New Roman"/>
          </w:rPr>
          <w:t>.</w:t>
        </w:r>
      </w:ins>
    </w:p>
    <w:p w14:paraId="6C9A18C5" w14:textId="77777777" w:rsidR="008736DA" w:rsidRDefault="0095624F" w:rsidP="008736DA">
      <w:pPr>
        <w:numPr>
          <w:ilvl w:val="0"/>
          <w:numId w:val="1646"/>
        </w:numPr>
        <w:contextualSpacing/>
        <w:rPr>
          <w:ins w:id="836" w:author="Rev 19 Allen Wirfs-Brock" w:date="2013-09-26T10:58:00Z"/>
          <w:rFonts w:ascii="Times New Roman" w:hAnsi="Times New Roman"/>
        </w:rPr>
      </w:pPr>
      <w:ins w:id="837" w:author="Rev 19 Allen Wirfs-Brock" w:date="2013-09-26T11:00:00Z">
        <w:r>
          <w:rPr>
            <w:rFonts w:ascii="Times New Roman" w:hAnsi="Times New Roman"/>
          </w:rPr>
          <w:t xml:space="preserve">Set the value of each of </w:t>
        </w:r>
        <w:r>
          <w:rPr>
            <w:rFonts w:ascii="Times New Roman" w:hAnsi="Times New Roman"/>
            <w:i/>
          </w:rPr>
          <w:t>new’s</w:t>
        </w:r>
        <w:r>
          <w:rPr>
            <w:rFonts w:ascii="Times New Roman" w:hAnsi="Times New Roman"/>
          </w:rPr>
          <w:t xml:space="preserve"> internal data properties, except for [[HomeObject]] to the value of </w:t>
        </w:r>
        <w:r>
          <w:rPr>
            <w:rFonts w:ascii="Times New Roman" w:hAnsi="Times New Roman"/>
            <w:i/>
          </w:rPr>
          <w:t>function</w:t>
        </w:r>
      </w:ins>
      <w:ins w:id="838" w:author="Rev 19 Allen Wirfs-Brock" w:date="2013-09-26T11:01:00Z">
        <w:r>
          <w:rPr>
            <w:rFonts w:ascii="Times New Roman" w:hAnsi="Times New Roman"/>
            <w:i/>
          </w:rPr>
          <w:t>’s</w:t>
        </w:r>
        <w:r>
          <w:rPr>
            <w:rFonts w:ascii="Times New Roman" w:hAnsi="Times New Roman"/>
          </w:rPr>
          <w:t xml:space="preserve"> corresponding internal data property.</w:t>
        </w:r>
      </w:ins>
      <w:ins w:id="839" w:author="Rev 19 Allen Wirfs-Brock" w:date="2013-09-26T10:59:00Z">
        <w:r w:rsidR="008736DA">
          <w:rPr>
            <w:rFonts w:ascii="Times New Roman" w:hAnsi="Times New Roman"/>
          </w:rPr>
          <w:t xml:space="preserve"> </w:t>
        </w:r>
      </w:ins>
    </w:p>
    <w:p w14:paraId="6EB53646" w14:textId="77777777" w:rsidR="00BE6B09" w:rsidRPr="0083461A" w:rsidRDefault="0095624F" w:rsidP="008736DA">
      <w:pPr>
        <w:numPr>
          <w:ilvl w:val="0"/>
          <w:numId w:val="1646"/>
        </w:numPr>
        <w:contextualSpacing/>
        <w:rPr>
          <w:ins w:id="840" w:author="Rev 19 Allen Wirfs-Brock" w:date="2013-09-26T10:48:00Z"/>
          <w:rFonts w:ascii="Times New Roman" w:hAnsi="Times New Roman"/>
        </w:rPr>
      </w:pPr>
      <w:ins w:id="841" w:author="Rev 19 Allen Wirfs-Brock" w:date="2013-09-26T11:02:00Z">
        <w:r>
          <w:rPr>
            <w:rFonts w:ascii="Times New Roman" w:hAnsi="Times New Roman"/>
          </w:rPr>
          <w:t xml:space="preserve">Set the value of </w:t>
        </w:r>
        <w:r>
          <w:rPr>
            <w:rFonts w:ascii="Times New Roman" w:hAnsi="Times New Roman"/>
            <w:i/>
          </w:rPr>
          <w:t>new’s</w:t>
        </w:r>
        <w:r>
          <w:rPr>
            <w:rFonts w:ascii="Times New Roman" w:hAnsi="Times New Roman"/>
          </w:rPr>
          <w:t xml:space="preserve"> [[HomeObject]] internal data property to </w:t>
        </w:r>
      </w:ins>
      <w:ins w:id="842" w:author="Rev 19 Allen Wirfs-Brock" w:date="2013-09-26T11:03:00Z">
        <w:r w:rsidRPr="0095624F">
          <w:rPr>
            <w:rFonts w:ascii="Times New Roman" w:hAnsi="Times New Roman"/>
            <w:i/>
          </w:rPr>
          <w:t>newHome</w:t>
        </w:r>
      </w:ins>
      <w:ins w:id="843" w:author="Rev 19 Allen Wirfs-Brock" w:date="2013-09-26T11:02:00Z">
        <w:r>
          <w:rPr>
            <w:rFonts w:ascii="Times New Roman" w:hAnsi="Times New Roman"/>
          </w:rPr>
          <w:t>.</w:t>
        </w:r>
      </w:ins>
    </w:p>
    <w:p w14:paraId="38F00D3F" w14:textId="77777777" w:rsidR="00BE6B09" w:rsidRPr="0083461A" w:rsidRDefault="00BE6B09" w:rsidP="008736DA">
      <w:pPr>
        <w:numPr>
          <w:ilvl w:val="0"/>
          <w:numId w:val="1646"/>
        </w:numPr>
        <w:contextualSpacing/>
        <w:rPr>
          <w:ins w:id="844" w:author="Rev 19 Allen Wirfs-Brock" w:date="2013-09-26T10:48:00Z"/>
          <w:rFonts w:ascii="Times New Roman" w:hAnsi="Times New Roman"/>
        </w:rPr>
      </w:pPr>
      <w:ins w:id="845" w:author="Rev 19 Allen Wirfs-Brock" w:date="2013-09-26T10:48:00Z">
        <w:r w:rsidRPr="0083461A">
          <w:rPr>
            <w:rFonts w:ascii="Times New Roman" w:hAnsi="Times New Roman"/>
          </w:rPr>
          <w:t xml:space="preserve">Return </w:t>
        </w:r>
      </w:ins>
      <w:ins w:id="846" w:author="Rev 19 Allen Wirfs-Brock" w:date="2013-09-26T11:04:00Z">
        <w:r w:rsidR="0095624F">
          <w:rPr>
            <w:rFonts w:ascii="Times New Roman" w:hAnsi="Times New Roman"/>
            <w:i/>
          </w:rPr>
          <w:t>new</w:t>
        </w:r>
      </w:ins>
      <w:ins w:id="847" w:author="Rev 19 Allen Wirfs-Brock" w:date="2013-09-26T10:48:00Z">
        <w:r w:rsidRPr="0083461A">
          <w:rPr>
            <w:rFonts w:ascii="Times New Roman" w:hAnsi="Times New Roman"/>
          </w:rPr>
          <w:t>.</w:t>
        </w:r>
      </w:ins>
    </w:p>
    <w:p w14:paraId="6C39006D" w14:textId="77777777" w:rsidR="009553A4" w:rsidRPr="00162FCB" w:rsidRDefault="009553A4" w:rsidP="009553A4">
      <w:pPr>
        <w:pStyle w:val="40"/>
      </w:pPr>
      <w:r w:rsidRPr="008752DF">
        <w:t>Function Declaration Instantiation</w:t>
      </w:r>
      <w:bookmarkEnd w:id="800"/>
    </w:p>
    <w:p w14:paraId="61D24DEE" w14:textId="77777777" w:rsidR="009553A4" w:rsidRPr="005D449B" w:rsidRDefault="009553A4" w:rsidP="009553A4">
      <w:pPr>
        <w:pBdr>
          <w:top w:val="single" w:sz="4" w:space="1" w:color="auto"/>
          <w:left w:val="single" w:sz="4" w:space="4" w:color="auto"/>
          <w:bottom w:val="single" w:sz="4" w:space="1" w:color="auto"/>
          <w:right w:val="single" w:sz="4" w:space="4" w:color="auto"/>
        </w:pBdr>
        <w:shd w:val="clear" w:color="auto" w:fill="FFC000"/>
        <w:rPr>
          <w:sz w:val="32"/>
          <w:szCs w:val="32"/>
        </w:rPr>
      </w:pPr>
      <w:r>
        <w:rPr>
          <w:sz w:val="32"/>
          <w:szCs w:val="32"/>
        </w:rPr>
        <w:t xml:space="preserve">This version reflects the concensus as of the Sept. 2012 TC39 meeting.  </w:t>
      </w:r>
      <w:del w:id="848" w:author="Rev 19 Allen Wirfs-Brock" w:date="2013-09-26T10:50:00Z">
        <w:r w:rsidDel="008736DA">
          <w:rPr>
            <w:sz w:val="32"/>
            <w:szCs w:val="32"/>
          </w:rPr>
          <w:delText>However, it now appears that the binding semantics of formal parameters  is like to change again.</w:delText>
        </w:r>
      </w:del>
      <w:ins w:id="849" w:author="Rev 19 Allen Wirfs-Brock" w:date="2013-09-26T10:50:00Z">
        <w:r w:rsidR="008736DA">
          <w:rPr>
            <w:sz w:val="32"/>
            <w:szCs w:val="32"/>
          </w:rPr>
          <w:t>A concensus for a new semantics was reach at the Sept. 2013 meeting.  This specification has not yet been update.</w:t>
        </w:r>
      </w:ins>
      <w:r>
        <w:rPr>
          <w:sz w:val="32"/>
          <w:szCs w:val="32"/>
        </w:rPr>
        <w:t xml:space="preserve"> </w:t>
      </w:r>
    </w:p>
    <w:p w14:paraId="5C0498DF" w14:textId="77777777" w:rsidR="009553A4" w:rsidRDefault="009553A4" w:rsidP="009553A4">
      <w:pPr>
        <w:rPr>
          <w:sz w:val="18"/>
        </w:rPr>
      </w:pPr>
    </w:p>
    <w:p w14:paraId="3769950E" w14:textId="77777777" w:rsidR="009553A4" w:rsidRPr="008E7E56" w:rsidRDefault="009553A4" w:rsidP="009553A4">
      <w:pPr>
        <w:rPr>
          <w:sz w:val="18"/>
        </w:rPr>
      </w:pPr>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initialised as part of this process.  All other bindings are initialised during execution of the function code.</w:t>
      </w:r>
    </w:p>
    <w:p w14:paraId="6887FF18" w14:textId="77777777" w:rsidR="009553A4" w:rsidRPr="006B6D0A" w:rsidRDefault="009553A4" w:rsidP="009553A4">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p>
    <w:p w14:paraId="445220B9" w14:textId="77777777" w:rsidR="009553A4" w:rsidRPr="006B6D0A" w:rsidRDefault="009553A4" w:rsidP="009553A4">
      <w:pPr>
        <w:pStyle w:val="Alg4"/>
        <w:numPr>
          <w:ilvl w:val="0"/>
          <w:numId w:val="570"/>
        </w:numPr>
      </w:pPr>
      <w:r w:rsidRPr="006B6D0A">
        <w:t xml:space="preserve">Let </w:t>
      </w:r>
      <w:r w:rsidRPr="006B6D0A">
        <w:rPr>
          <w:i/>
        </w:rPr>
        <w:t xml:space="preserve">code </w:t>
      </w:r>
      <w:r w:rsidRPr="006B6D0A">
        <w:t xml:space="preserve">be the value of the [[Code]] internal </w:t>
      </w:r>
      <w:r>
        <w:t xml:space="preserve">data </w:t>
      </w:r>
      <w:r w:rsidRPr="006B6D0A">
        <w:t xml:space="preserve">property of </w:t>
      </w:r>
      <w:r w:rsidRPr="006B6D0A">
        <w:rPr>
          <w:i/>
        </w:rPr>
        <w:t>func</w:t>
      </w:r>
      <w:r w:rsidRPr="006B6D0A">
        <w:t>.</w:t>
      </w:r>
    </w:p>
    <w:p w14:paraId="1DBE2D5B" w14:textId="77777777" w:rsidR="009553A4" w:rsidRPr="009C202C" w:rsidRDefault="009553A4" w:rsidP="009553A4">
      <w:pPr>
        <w:pStyle w:val="Alg4"/>
        <w:numPr>
          <w:ilvl w:val="0"/>
          <w:numId w:val="570"/>
        </w:numPr>
      </w:pPr>
      <w:r w:rsidRPr="00E65A34">
        <w:t xml:space="preserve">Let </w:t>
      </w:r>
      <w:r w:rsidRPr="009C202C">
        <w:rPr>
          <w:i/>
        </w:rPr>
        <w:t>strict</w:t>
      </w:r>
      <w:r w:rsidRPr="009C202C">
        <w:t xml:space="preserve"> be the value of the [[Strict]] internal </w:t>
      </w:r>
      <w:r>
        <w:t xml:space="preserve">data </w:t>
      </w:r>
      <w:r w:rsidRPr="009C202C">
        <w:t xml:space="preserve">property of </w:t>
      </w:r>
      <w:r w:rsidRPr="009C202C">
        <w:rPr>
          <w:i/>
        </w:rPr>
        <w:t>func</w:t>
      </w:r>
      <w:r w:rsidRPr="009C202C">
        <w:t>.</w:t>
      </w:r>
    </w:p>
    <w:p w14:paraId="23DEAEDD" w14:textId="77777777" w:rsidR="009553A4" w:rsidRPr="00B820AB" w:rsidRDefault="009553A4" w:rsidP="009553A4">
      <w:pPr>
        <w:pStyle w:val="Alg4"/>
        <w:numPr>
          <w:ilvl w:val="0"/>
          <w:numId w:val="570"/>
        </w:numPr>
      </w:pPr>
      <w:r w:rsidRPr="009C202C">
        <w:t xml:space="preserve">Let </w:t>
      </w:r>
      <w:r>
        <w:rPr>
          <w:i/>
        </w:rPr>
        <w:t>formals</w:t>
      </w:r>
      <w:r w:rsidRPr="009C202C">
        <w:t xml:space="preserve"> be the value of the [[FormalParameter</w:t>
      </w:r>
      <w:r>
        <w:t>s</w:t>
      </w:r>
      <w:r w:rsidRPr="009C202C">
        <w:t xml:space="preserve">]] internal </w:t>
      </w:r>
      <w:r>
        <w:t xml:space="preserve">data </w:t>
      </w:r>
      <w:r w:rsidRPr="009C202C">
        <w:t xml:space="preserve">property of </w:t>
      </w:r>
      <w:r w:rsidRPr="00B820AB">
        <w:rPr>
          <w:i/>
        </w:rPr>
        <w:t>func</w:t>
      </w:r>
      <w:r w:rsidRPr="00B820AB">
        <w:t>.</w:t>
      </w:r>
    </w:p>
    <w:p w14:paraId="30E70D9B" w14:textId="77777777" w:rsidR="009553A4" w:rsidRPr="00E77497" w:rsidRDefault="009553A4" w:rsidP="009553A4">
      <w:pPr>
        <w:pStyle w:val="Alg4"/>
        <w:numPr>
          <w:ilvl w:val="0"/>
          <w:numId w:val="570"/>
        </w:numPr>
      </w:pPr>
      <w:r w:rsidRPr="00675B74">
        <w:t xml:space="preserve">Let </w:t>
      </w:r>
      <w:r w:rsidRPr="00E77497">
        <w:rPr>
          <w:i/>
        </w:rPr>
        <w:t>parameterNames</w:t>
      </w:r>
      <w:r w:rsidRPr="00E77497">
        <w:t xml:space="preserve"> be the BoundNames of </w:t>
      </w:r>
      <w:r>
        <w:rPr>
          <w:i/>
        </w:rPr>
        <w:t>formals</w:t>
      </w:r>
      <w:r w:rsidRPr="00E77497">
        <w:t>.</w:t>
      </w:r>
    </w:p>
    <w:p w14:paraId="2B01CB6D" w14:textId="77777777" w:rsidR="009553A4" w:rsidRPr="00B820AB" w:rsidRDefault="009553A4" w:rsidP="009553A4">
      <w:pPr>
        <w:pStyle w:val="Alg4"/>
        <w:numPr>
          <w:ilvl w:val="0"/>
          <w:numId w:val="570"/>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p>
    <w:p w14:paraId="7EE5DF73" w14:textId="77777777" w:rsidR="009553A4" w:rsidRPr="00E77497" w:rsidRDefault="009553A4" w:rsidP="009553A4">
      <w:pPr>
        <w:pStyle w:val="Alg4"/>
        <w:numPr>
          <w:ilvl w:val="0"/>
          <w:numId w:val="570"/>
        </w:numPr>
      </w:pPr>
      <w:r w:rsidRPr="00E77497">
        <w:t xml:space="preserve">Let </w:t>
      </w:r>
      <w:r>
        <w:rPr>
          <w:i/>
        </w:rPr>
        <w:t>functionsToInitialise</w:t>
      </w:r>
      <w:r w:rsidRPr="00E77497">
        <w:t xml:space="preserve"> be an empty</w:t>
      </w:r>
      <w:r>
        <w:t xml:space="preserve"> </w:t>
      </w:r>
      <w:r w:rsidRPr="00E77497">
        <w:t>List.</w:t>
      </w:r>
    </w:p>
    <w:p w14:paraId="53BA2A39" w14:textId="77777777" w:rsidR="009553A4" w:rsidRDefault="009553A4" w:rsidP="009553A4">
      <w:pPr>
        <w:pStyle w:val="Alg4"/>
        <w:numPr>
          <w:ilvl w:val="0"/>
          <w:numId w:val="570"/>
        </w:numPr>
      </w:pPr>
      <w:r>
        <w:t>If the value of the [[ThisMode]] internal</w:t>
      </w:r>
      <w:r w:rsidRPr="00022312">
        <w:t xml:space="preserve"> data</w:t>
      </w:r>
      <w:r>
        <w:t xml:space="preserve"> property of </w:t>
      </w:r>
      <w:r w:rsidRPr="009C202C">
        <w:rPr>
          <w:i/>
        </w:rPr>
        <w:t>func</w:t>
      </w:r>
      <w:r>
        <w:t xml:space="preserve"> is </w:t>
      </w:r>
      <w:commentRangeStart w:id="850"/>
      <w:r w:rsidRPr="00BE3BA1">
        <w:rPr>
          <w:rFonts w:ascii="Arial" w:hAnsi="Arial" w:cs="Arial"/>
        </w:rPr>
        <w:t>lexical</w:t>
      </w:r>
      <w:r>
        <w:t>, then</w:t>
      </w:r>
    </w:p>
    <w:p w14:paraId="27F2B8D5" w14:textId="77777777" w:rsidR="009553A4" w:rsidRDefault="009553A4" w:rsidP="009553A4">
      <w:pPr>
        <w:pStyle w:val="Alg4"/>
        <w:numPr>
          <w:ilvl w:val="1"/>
          <w:numId w:val="570"/>
        </w:numPr>
      </w:pPr>
      <w:r>
        <w:t xml:space="preserve">Let </w:t>
      </w:r>
      <w:r>
        <w:rPr>
          <w:i/>
        </w:rPr>
        <w:t xml:space="preserve">argumentsObjectNeeded </w:t>
      </w:r>
      <w:r w:rsidRPr="00E77497">
        <w:rPr>
          <w:i/>
        </w:rPr>
        <w:t xml:space="preserve"> </w:t>
      </w:r>
      <w:r>
        <w:t xml:space="preserve">be </w:t>
      </w:r>
      <w:r>
        <w:rPr>
          <w:b/>
        </w:rPr>
        <w:t>false</w:t>
      </w:r>
      <w:r>
        <w:t>.</w:t>
      </w:r>
      <w:commentRangeEnd w:id="850"/>
      <w:r>
        <w:rPr>
          <w:rStyle w:val="af6"/>
          <w:rFonts w:ascii="Arial" w:eastAsia="MS Mincho" w:hAnsi="Arial"/>
          <w:spacing w:val="0"/>
          <w:lang w:eastAsia="ja-JP"/>
        </w:rPr>
        <w:commentReference w:id="850"/>
      </w:r>
    </w:p>
    <w:p w14:paraId="25A97AFA" w14:textId="77777777" w:rsidR="009553A4" w:rsidRDefault="009553A4" w:rsidP="009553A4">
      <w:pPr>
        <w:pStyle w:val="Alg4"/>
        <w:numPr>
          <w:ilvl w:val="0"/>
          <w:numId w:val="570"/>
        </w:numPr>
      </w:pPr>
      <w:r>
        <w:t xml:space="preserve">Else, let </w:t>
      </w:r>
      <w:r>
        <w:rPr>
          <w:i/>
        </w:rPr>
        <w:t xml:space="preserve">argumentsObjectNeeded </w:t>
      </w:r>
      <w:r w:rsidRPr="00E77497">
        <w:rPr>
          <w:i/>
        </w:rPr>
        <w:t xml:space="preserve"> </w:t>
      </w:r>
      <w:r>
        <w:t xml:space="preserve">be </w:t>
      </w:r>
      <w:r>
        <w:rPr>
          <w:b/>
        </w:rPr>
        <w:t>true</w:t>
      </w:r>
      <w:r>
        <w:t>.</w:t>
      </w:r>
    </w:p>
    <w:p w14:paraId="71DF9A1D" w14:textId="77777777" w:rsidR="009553A4" w:rsidRPr="004D1BD1" w:rsidRDefault="009553A4" w:rsidP="009553A4">
      <w:pPr>
        <w:pStyle w:val="Alg4"/>
        <w:numPr>
          <w:ilvl w:val="0"/>
          <w:numId w:val="570"/>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14:paraId="2A284DD0" w14:textId="77777777" w:rsidR="009553A4" w:rsidRDefault="009553A4" w:rsidP="009553A4">
      <w:pPr>
        <w:pStyle w:val="Alg4"/>
        <w:numPr>
          <w:ilvl w:val="1"/>
          <w:numId w:val="570"/>
        </w:numPr>
      </w:pPr>
      <w:r>
        <w:t xml:space="preserve">If </w:t>
      </w:r>
      <w:r w:rsidRPr="00EC1CE1">
        <w:rPr>
          <w:i/>
        </w:rPr>
        <w:t>d</w:t>
      </w:r>
      <w:r>
        <w:t xml:space="preserve"> is a </w:t>
      </w:r>
      <w:r w:rsidRPr="00E77497">
        <w:rPr>
          <w:i/>
        </w:rPr>
        <w:t>FunctionDeclaration</w:t>
      </w:r>
      <w:r w:rsidRPr="00E77497">
        <w:t xml:space="preserve"> </w:t>
      </w:r>
      <w:r>
        <w:t>then</w:t>
      </w:r>
    </w:p>
    <w:p w14:paraId="673DE107" w14:textId="77777777" w:rsidR="009553A4" w:rsidRPr="006B6D0A" w:rsidRDefault="009553A4" w:rsidP="009553A4">
      <w:pPr>
        <w:pStyle w:val="Alg4"/>
        <w:numPr>
          <w:ilvl w:val="2"/>
          <w:numId w:val="570"/>
        </w:numPr>
        <w:rPr>
          <w:i/>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14:paraId="4BEEB9C9" w14:textId="77777777" w:rsidR="009553A4" w:rsidRPr="009C202C" w:rsidRDefault="009553A4" w:rsidP="009553A4">
      <w:pPr>
        <w:pStyle w:val="Alg4"/>
        <w:numPr>
          <w:ilvl w:val="2"/>
          <w:numId w:val="570"/>
        </w:numPr>
        <w:rPr>
          <w:i/>
        </w:rPr>
      </w:pPr>
      <w:r w:rsidRPr="00E65A34">
        <w:t xml:space="preserve">Let </w:t>
      </w:r>
      <w:r w:rsidRPr="009C202C">
        <w:rPr>
          <w:i/>
        </w:rPr>
        <w:t>fn</w:t>
      </w:r>
      <w:r w:rsidRPr="009C202C">
        <w:t xml:space="preserve"> be the sole element of the BoundNames of </w:t>
      </w:r>
      <w:r>
        <w:rPr>
          <w:i/>
        </w:rPr>
        <w:t>d</w:t>
      </w:r>
      <w:r w:rsidRPr="009C202C">
        <w:rPr>
          <w:i/>
        </w:rPr>
        <w:t>.</w:t>
      </w:r>
    </w:p>
    <w:p w14:paraId="205A319B" w14:textId="77777777" w:rsidR="009553A4" w:rsidRDefault="009553A4" w:rsidP="009553A4">
      <w:pPr>
        <w:pStyle w:val="Alg4"/>
        <w:numPr>
          <w:ilvl w:val="2"/>
          <w:numId w:val="570"/>
        </w:numPr>
      </w:pPr>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argumentsObjectNeeded</w:t>
      </w:r>
      <w:r w:rsidRPr="00E77497">
        <w:rPr>
          <w:i/>
        </w:rPr>
        <w:t xml:space="preserve"> </w:t>
      </w:r>
      <w:r>
        <w:t xml:space="preserve">be </w:t>
      </w:r>
      <w:r>
        <w:rPr>
          <w:b/>
        </w:rPr>
        <w:t>false</w:t>
      </w:r>
      <w:r>
        <w:t>.</w:t>
      </w:r>
    </w:p>
    <w:p w14:paraId="3F2DDC21" w14:textId="77777777" w:rsidR="009553A4" w:rsidRPr="00E77497" w:rsidRDefault="009553A4" w:rsidP="009553A4">
      <w:pPr>
        <w:pStyle w:val="Alg4"/>
        <w:numPr>
          <w:ilvl w:val="2"/>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p>
    <w:p w14:paraId="5D62A924" w14:textId="77777777" w:rsidR="009553A4" w:rsidRPr="009C202C" w:rsidRDefault="009553A4" w:rsidP="009553A4">
      <w:pPr>
        <w:pStyle w:val="Alg4"/>
        <w:numPr>
          <w:ilvl w:val="2"/>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14:paraId="2CFFAB09" w14:textId="77777777" w:rsidR="009553A4" w:rsidRPr="00B820AB" w:rsidRDefault="009553A4" w:rsidP="009553A4">
      <w:pPr>
        <w:pStyle w:val="Alg4"/>
        <w:numPr>
          <w:ilvl w:val="3"/>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p>
    <w:p w14:paraId="675153C1" w14:textId="77777777" w:rsidR="009553A4" w:rsidRPr="006B6D0A" w:rsidRDefault="009553A4" w:rsidP="009553A4">
      <w:pPr>
        <w:pStyle w:val="Alg4"/>
        <w:numPr>
          <w:ilvl w:val="3"/>
          <w:numId w:val="570"/>
        </w:numPr>
      </w:pPr>
      <w:r>
        <w:t xml:space="preserve">Assert: </w:t>
      </w:r>
      <w:r w:rsidRPr="00D838A6">
        <w:rPr>
          <w:i/>
        </w:rPr>
        <w:t>status</w:t>
      </w:r>
      <w:r>
        <w:t xml:space="preserve"> is never an abrupt completion.</w:t>
      </w:r>
    </w:p>
    <w:p w14:paraId="36070B00" w14:textId="77777777" w:rsidR="009553A4" w:rsidRDefault="009553A4" w:rsidP="009553A4">
      <w:pPr>
        <w:pStyle w:val="Alg4"/>
        <w:numPr>
          <w:ilvl w:val="3"/>
          <w:numId w:val="570"/>
        </w:numPr>
      </w:pPr>
      <w:r w:rsidRPr="003B4312">
        <w:t xml:space="preserve">Append </w:t>
      </w:r>
      <w:r>
        <w:rPr>
          <w:i/>
        </w:rPr>
        <w:t>d</w:t>
      </w:r>
      <w:r w:rsidRPr="008B7F6F">
        <w:t xml:space="preserve"> to </w:t>
      </w:r>
      <w:r>
        <w:rPr>
          <w:i/>
        </w:rPr>
        <w:t>functionsToInitialise</w:t>
      </w:r>
      <w:r w:rsidRPr="008B7F6F">
        <w:t>.</w:t>
      </w:r>
    </w:p>
    <w:p w14:paraId="473DCA74" w14:textId="77777777" w:rsidR="009553A4" w:rsidRPr="00E77497" w:rsidRDefault="009553A4" w:rsidP="009553A4">
      <w:pPr>
        <w:pStyle w:val="Alg4"/>
        <w:numPr>
          <w:ilvl w:val="0"/>
          <w:numId w:val="570"/>
        </w:numPr>
      </w:pPr>
      <w:r w:rsidRPr="00E77497">
        <w:t xml:space="preserve">For each String </w:t>
      </w:r>
      <w:r>
        <w:rPr>
          <w:i/>
        </w:rPr>
        <w:t>param</w:t>
      </w:r>
      <w:r w:rsidRPr="00E77497">
        <w:rPr>
          <w:i/>
        </w:rPr>
        <w:t>Name</w:t>
      </w:r>
      <w:r w:rsidRPr="00E77497">
        <w:t xml:space="preserve"> in </w:t>
      </w:r>
      <w:r w:rsidRPr="00E77497">
        <w:rPr>
          <w:i/>
        </w:rPr>
        <w:t>parameterNames</w:t>
      </w:r>
      <w:r w:rsidRPr="00E77497">
        <w:t>, do</w:t>
      </w:r>
    </w:p>
    <w:p w14:paraId="288C9A9C" w14:textId="77777777" w:rsidR="009553A4" w:rsidRPr="00E77497" w:rsidRDefault="009553A4" w:rsidP="009553A4">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p>
    <w:p w14:paraId="35141DAD" w14:textId="77777777" w:rsidR="009553A4" w:rsidRPr="009C202C" w:rsidRDefault="009553A4" w:rsidP="009553A4">
      <w:pPr>
        <w:pStyle w:val="Alg4"/>
        <w:numPr>
          <w:ilvl w:val="1"/>
          <w:numId w:val="570"/>
        </w:numPr>
        <w:rPr>
          <w:rFonts w:ascii="Arial" w:hAnsi="Arial" w:cs="Arial"/>
        </w:rPr>
      </w:pPr>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initialised to </w:t>
      </w:r>
      <w:r w:rsidRPr="0064603A">
        <w:rPr>
          <w:b/>
          <w:sz w:val="18"/>
        </w:rPr>
        <w:t>undefined</w:t>
      </w:r>
      <w:r>
        <w:rPr>
          <w:rFonts w:ascii="Arial" w:hAnsi="Arial" w:cs="Arial"/>
          <w:sz w:val="18"/>
        </w:rPr>
        <w:t>.</w:t>
      </w:r>
    </w:p>
    <w:p w14:paraId="5FC348DE" w14:textId="77777777" w:rsidR="009553A4" w:rsidRPr="009C202C" w:rsidRDefault="009553A4" w:rsidP="009553A4">
      <w:pPr>
        <w:pStyle w:val="Alg4"/>
        <w:numPr>
          <w:ilvl w:val="1"/>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14:paraId="61CF5060" w14:textId="77777777" w:rsidR="009553A4" w:rsidRDefault="009553A4" w:rsidP="009553A4">
      <w:pPr>
        <w:pStyle w:val="Alg4"/>
        <w:numPr>
          <w:ilvl w:val="2"/>
          <w:numId w:val="570"/>
        </w:numPr>
      </w:pPr>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argumentsObjectNeeded </w:t>
      </w:r>
      <w:r w:rsidRPr="00E77497">
        <w:rPr>
          <w:i/>
        </w:rPr>
        <w:t xml:space="preserve"> </w:t>
      </w:r>
      <w:r>
        <w:t xml:space="preserve">be </w:t>
      </w:r>
      <w:r>
        <w:rPr>
          <w:b/>
        </w:rPr>
        <w:t>false</w:t>
      </w:r>
      <w:r>
        <w:t>.</w:t>
      </w:r>
    </w:p>
    <w:p w14:paraId="694B6A02" w14:textId="77777777" w:rsidR="009553A4" w:rsidRPr="00B820AB" w:rsidRDefault="009553A4" w:rsidP="009553A4">
      <w:pPr>
        <w:pStyle w:val="Alg4"/>
        <w:numPr>
          <w:ilvl w:val="2"/>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p>
    <w:p w14:paraId="0D2EC797" w14:textId="77777777" w:rsidR="009553A4" w:rsidRDefault="009553A4" w:rsidP="009553A4">
      <w:pPr>
        <w:pStyle w:val="Alg4"/>
        <w:numPr>
          <w:ilvl w:val="2"/>
          <w:numId w:val="570"/>
        </w:numPr>
      </w:pPr>
      <w:r>
        <w:t xml:space="preserve">Assert: </w:t>
      </w:r>
      <w:r w:rsidRPr="00D838A6">
        <w:rPr>
          <w:i/>
        </w:rPr>
        <w:t>status</w:t>
      </w:r>
      <w:r>
        <w:t xml:space="preserve"> is never an abrupt completion</w:t>
      </w:r>
    </w:p>
    <w:p w14:paraId="56AB9ECE" w14:textId="77777777" w:rsidR="009553A4" w:rsidRPr="004418C4" w:rsidRDefault="009553A4" w:rsidP="009553A4">
      <w:pPr>
        <w:pStyle w:val="Alg4"/>
        <w:numPr>
          <w:ilvl w:val="2"/>
          <w:numId w:val="570"/>
        </w:numPr>
      </w:pPr>
      <w:r w:rsidRPr="004418C4">
        <w:t xml:space="preserve">Call </w:t>
      </w:r>
      <w:r w:rsidRPr="004418C4">
        <w:rPr>
          <w:i/>
        </w:rPr>
        <w:t>env</w:t>
      </w:r>
      <w:r w:rsidRPr="004418C4">
        <w:t xml:space="preserve">’s </w:t>
      </w:r>
      <w:r>
        <w:t>InitialiseBinding</w:t>
      </w:r>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p>
    <w:p w14:paraId="10F83276" w14:textId="77777777" w:rsidR="009553A4" w:rsidRPr="00727A43" w:rsidRDefault="009553A4" w:rsidP="009553A4">
      <w:pPr>
        <w:pStyle w:val="Alg4"/>
        <w:numPr>
          <w:ilvl w:val="0"/>
          <w:numId w:val="570"/>
        </w:numPr>
        <w:rPr>
          <w:sz w:val="18"/>
          <w:szCs w:val="18"/>
        </w:rPr>
      </w:pPr>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p>
    <w:p w14:paraId="1CB48261" w14:textId="77777777" w:rsidR="009553A4" w:rsidRPr="00E77497" w:rsidRDefault="009553A4" w:rsidP="009553A4">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Pr>
          <w:b/>
        </w:rPr>
        <w:t>true</w:t>
      </w:r>
      <w:r w:rsidRPr="00E77497">
        <w:t>, then</w:t>
      </w:r>
    </w:p>
    <w:p w14:paraId="53FA8ED7" w14:textId="77777777" w:rsidR="009553A4" w:rsidRPr="00E77497" w:rsidRDefault="009553A4" w:rsidP="009553A4">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14:paraId="4E46B282" w14:textId="77777777" w:rsidR="009553A4" w:rsidRPr="00E77497" w:rsidRDefault="009553A4" w:rsidP="009553A4">
      <w:pPr>
        <w:pStyle w:val="Alg4"/>
        <w:numPr>
          <w:ilvl w:val="2"/>
          <w:numId w:val="570"/>
        </w:numPr>
      </w:pPr>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p>
    <w:p w14:paraId="093B0E5B" w14:textId="77777777" w:rsidR="009553A4" w:rsidRPr="00E77497" w:rsidRDefault="009553A4" w:rsidP="009553A4">
      <w:pPr>
        <w:pStyle w:val="Alg4"/>
        <w:numPr>
          <w:ilvl w:val="1"/>
          <w:numId w:val="570"/>
        </w:numPr>
      </w:pPr>
      <w:r w:rsidRPr="00E77497">
        <w:t>Else,</w:t>
      </w:r>
    </w:p>
    <w:p w14:paraId="39A26677" w14:textId="77777777" w:rsidR="009553A4" w:rsidRPr="00E77497" w:rsidRDefault="009553A4" w:rsidP="009553A4">
      <w:pPr>
        <w:pStyle w:val="Alg4"/>
        <w:numPr>
          <w:ilvl w:val="2"/>
          <w:numId w:val="570"/>
        </w:numPr>
      </w:pPr>
      <w:r>
        <w:t xml:space="preserve">Let </w:t>
      </w:r>
      <w:r w:rsidRPr="002D66E4">
        <w:rPr>
          <w:i/>
          <w:iCs/>
        </w:rPr>
        <w:t>status</w:t>
      </w:r>
      <w:r>
        <w:t xml:space="preserve"> be the result of calling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p>
    <w:p w14:paraId="2641BFEB" w14:textId="77777777" w:rsidR="009553A4" w:rsidRDefault="009553A4" w:rsidP="009553A4">
      <w:pPr>
        <w:pStyle w:val="Alg4"/>
        <w:numPr>
          <w:ilvl w:val="2"/>
          <w:numId w:val="570"/>
        </w:numPr>
      </w:pPr>
      <w:r>
        <w:t xml:space="preserve">Assert: </w:t>
      </w:r>
      <w:r w:rsidRPr="00D838A6">
        <w:rPr>
          <w:i/>
        </w:rPr>
        <w:t>status</w:t>
      </w:r>
      <w:r>
        <w:t xml:space="preserve"> is never an abrupt completion.</w:t>
      </w:r>
    </w:p>
    <w:p w14:paraId="436C684C" w14:textId="77777777" w:rsidR="009553A4" w:rsidRPr="00E77497" w:rsidRDefault="009553A4" w:rsidP="009553A4">
      <w:pPr>
        <w:pStyle w:val="Alg4"/>
        <w:numPr>
          <w:ilvl w:val="0"/>
          <w:numId w:val="570"/>
        </w:numPr>
      </w:pPr>
      <w:r w:rsidRPr="00E77497">
        <w:t xml:space="preserve">Let </w:t>
      </w:r>
      <w:r w:rsidRPr="00E77497">
        <w:rPr>
          <w:i/>
        </w:rPr>
        <w:t>varNames</w:t>
      </w:r>
      <w:r w:rsidRPr="00E77497">
        <w:t xml:space="preserve"> be the VarDeclaredNames of </w:t>
      </w:r>
      <w:r w:rsidRPr="00E77497">
        <w:rPr>
          <w:i/>
        </w:rPr>
        <w:t>code</w:t>
      </w:r>
      <w:r w:rsidRPr="00E77497">
        <w:t>.</w:t>
      </w:r>
    </w:p>
    <w:p w14:paraId="30EA01DA" w14:textId="77777777" w:rsidR="009553A4" w:rsidRPr="00E77497" w:rsidRDefault="009553A4" w:rsidP="009553A4">
      <w:pPr>
        <w:pStyle w:val="Alg4"/>
        <w:numPr>
          <w:ilvl w:val="0"/>
          <w:numId w:val="570"/>
        </w:numPr>
      </w:pPr>
      <w:r w:rsidRPr="00E77497">
        <w:t xml:space="preserve">For each String </w:t>
      </w:r>
      <w:r w:rsidRPr="00E77497">
        <w:rPr>
          <w:i/>
        </w:rPr>
        <w:t>varName</w:t>
      </w:r>
      <w:r w:rsidRPr="00E77497">
        <w:t xml:space="preserve"> in </w:t>
      </w:r>
      <w:r w:rsidRPr="00E77497">
        <w:rPr>
          <w:i/>
        </w:rPr>
        <w:t>varNames</w:t>
      </w:r>
      <w:r w:rsidRPr="00E77497">
        <w:t>, in list order do</w:t>
      </w:r>
    </w:p>
    <w:p w14:paraId="1C55E4A9" w14:textId="77777777" w:rsidR="009553A4" w:rsidRPr="00E77497" w:rsidRDefault="009553A4" w:rsidP="009553A4">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p>
    <w:p w14:paraId="2631E06B" w14:textId="77777777" w:rsidR="009553A4" w:rsidRPr="00E77497" w:rsidRDefault="009553A4" w:rsidP="009553A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p>
    <w:p w14:paraId="627B251D" w14:textId="77777777" w:rsidR="009553A4" w:rsidRPr="00E77497" w:rsidRDefault="009553A4" w:rsidP="009553A4">
      <w:pPr>
        <w:pStyle w:val="Alg4"/>
        <w:numPr>
          <w:ilvl w:val="1"/>
          <w:numId w:val="570"/>
        </w:numPr>
      </w:pPr>
      <w:r w:rsidRPr="00E77497">
        <w:t xml:space="preserve">If </w:t>
      </w:r>
      <w:r w:rsidRPr="00E77497">
        <w:rPr>
          <w:i/>
        </w:rPr>
        <w:t xml:space="preserve">alreadyDeclared </w:t>
      </w:r>
      <w:r w:rsidRPr="00E77497">
        <w:t xml:space="preserve">is </w:t>
      </w:r>
      <w:r w:rsidRPr="00E77497">
        <w:rPr>
          <w:b/>
        </w:rPr>
        <w:t>false</w:t>
      </w:r>
      <w:r w:rsidRPr="00E77497">
        <w:t xml:space="preserve">, then </w:t>
      </w:r>
    </w:p>
    <w:p w14:paraId="294BA4E0" w14:textId="77777777" w:rsidR="009553A4" w:rsidRPr="00E77497" w:rsidRDefault="009553A4" w:rsidP="009553A4">
      <w:pPr>
        <w:pStyle w:val="Alg4"/>
        <w:numPr>
          <w:ilvl w:val="2"/>
          <w:numId w:val="570"/>
        </w:numPr>
      </w:pPr>
      <w:r>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p>
    <w:p w14:paraId="5600E8F6" w14:textId="77777777" w:rsidR="009553A4" w:rsidRDefault="009553A4" w:rsidP="009553A4">
      <w:pPr>
        <w:pStyle w:val="Alg4"/>
        <w:numPr>
          <w:ilvl w:val="2"/>
          <w:numId w:val="570"/>
        </w:numPr>
      </w:pPr>
      <w:r>
        <w:t xml:space="preserve">Assert: </w:t>
      </w:r>
      <w:r w:rsidRPr="00D838A6">
        <w:rPr>
          <w:i/>
        </w:rPr>
        <w:t>status</w:t>
      </w:r>
      <w:r>
        <w:t xml:space="preserve"> is never an abrupt completion.</w:t>
      </w:r>
    </w:p>
    <w:p w14:paraId="7BF5F90F" w14:textId="77777777" w:rsidR="009553A4" w:rsidRDefault="009553A4" w:rsidP="009553A4">
      <w:pPr>
        <w:pStyle w:val="Alg4"/>
        <w:numPr>
          <w:ilvl w:val="0"/>
          <w:numId w:val="570"/>
        </w:numPr>
      </w:pPr>
      <w:r>
        <w:t xml:space="preserve">Let </w:t>
      </w:r>
      <w:r w:rsidRPr="005B59F9">
        <w:rPr>
          <w:i/>
        </w:rPr>
        <w:t>lexDeclarations</w:t>
      </w:r>
      <w:r>
        <w:t xml:space="preserve"> be the LexicalDeclarations of </w:t>
      </w:r>
      <w:r w:rsidRPr="006B6D0A">
        <w:rPr>
          <w:i/>
        </w:rPr>
        <w:t>code</w:t>
      </w:r>
      <w:r>
        <w:t>.</w:t>
      </w:r>
    </w:p>
    <w:p w14:paraId="2660B088" w14:textId="77777777" w:rsidR="009553A4" w:rsidRPr="00E77497" w:rsidRDefault="009553A4" w:rsidP="009553A4">
      <w:pPr>
        <w:pStyle w:val="Alg4"/>
        <w:numPr>
          <w:ilvl w:val="0"/>
          <w:numId w:val="570"/>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14:paraId="66612373" w14:textId="77777777" w:rsidR="009553A4" w:rsidRPr="00E77497" w:rsidRDefault="009553A4" w:rsidP="009553A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cannot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initialised.</w:t>
      </w:r>
      <w:r w:rsidRPr="00E77497">
        <w:rPr>
          <w:rFonts w:ascii="Arial" w:hAnsi="Arial" w:cs="Arial"/>
          <w:sz w:val="18"/>
        </w:rPr>
        <w:t xml:space="preserve"> </w:t>
      </w:r>
    </w:p>
    <w:p w14:paraId="3799EF02" w14:textId="77777777" w:rsidR="009553A4" w:rsidRPr="00E77497" w:rsidRDefault="009553A4" w:rsidP="009553A4">
      <w:pPr>
        <w:pStyle w:val="Alg4"/>
        <w:numPr>
          <w:ilvl w:val="1"/>
          <w:numId w:val="570"/>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2772FFB6" w14:textId="77777777" w:rsidR="009553A4" w:rsidRPr="00E77497" w:rsidRDefault="009553A4" w:rsidP="009553A4">
      <w:pPr>
        <w:pStyle w:val="Alg4"/>
        <w:numPr>
          <w:ilvl w:val="2"/>
          <w:numId w:val="570"/>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14:paraId="01C8B6BF" w14:textId="77777777" w:rsidR="009553A4" w:rsidRPr="00E77497" w:rsidRDefault="009553A4" w:rsidP="009553A4">
      <w:pPr>
        <w:pStyle w:val="Alg4"/>
        <w:numPr>
          <w:ilvl w:val="3"/>
          <w:numId w:val="570"/>
        </w:numPr>
        <w:spacing w:after="22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14:paraId="0C1777C2" w14:textId="77777777" w:rsidR="009553A4" w:rsidRPr="00E77497" w:rsidRDefault="009553A4" w:rsidP="009553A4">
      <w:pPr>
        <w:pStyle w:val="Alg4"/>
        <w:numPr>
          <w:ilvl w:val="2"/>
          <w:numId w:val="570"/>
        </w:numPr>
        <w:spacing w:after="220"/>
        <w:contextualSpacing/>
      </w:pPr>
      <w:r w:rsidRPr="00E77497">
        <w:t>Else,</w:t>
      </w:r>
    </w:p>
    <w:p w14:paraId="7B5A140F" w14:textId="77777777" w:rsidR="009553A4" w:rsidRPr="00E77497" w:rsidRDefault="009553A4" w:rsidP="009553A4">
      <w:pPr>
        <w:pStyle w:val="Alg4"/>
        <w:numPr>
          <w:ilvl w:val="3"/>
          <w:numId w:val="570"/>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49C07854" w14:textId="77777777" w:rsidR="009553A4" w:rsidRDefault="009553A4" w:rsidP="009553A4">
      <w:pPr>
        <w:pStyle w:val="Alg4"/>
        <w:numPr>
          <w:ilvl w:val="3"/>
          <w:numId w:val="570"/>
        </w:numPr>
      </w:pPr>
      <w:r>
        <w:t xml:space="preserve">Assert: </w:t>
      </w:r>
      <w:r w:rsidRPr="00D838A6">
        <w:rPr>
          <w:i/>
        </w:rPr>
        <w:t>status</w:t>
      </w:r>
      <w:r>
        <w:t xml:space="preserve"> is never an abrupt completion.</w:t>
      </w:r>
    </w:p>
    <w:p w14:paraId="77D50701" w14:textId="77777777" w:rsidR="009553A4" w:rsidRDefault="009553A4" w:rsidP="009553A4">
      <w:pPr>
        <w:pStyle w:val="Alg4"/>
        <w:numPr>
          <w:ilvl w:val="1"/>
          <w:numId w:val="570"/>
        </w:numPr>
      </w:pPr>
      <w:r>
        <w:rPr>
          <w:iCs/>
        </w:rPr>
        <w:t xml:space="preserve">If </w:t>
      </w:r>
      <w:r>
        <w:rPr>
          <w:i/>
        </w:rPr>
        <w:t>d</w:t>
      </w:r>
      <w:r>
        <w:rPr>
          <w:iCs/>
        </w:rPr>
        <w:t xml:space="preserve"> is a </w:t>
      </w:r>
      <w:r>
        <w:rPr>
          <w:i/>
        </w:rPr>
        <w:t>GeneratorDeclaration</w:t>
      </w:r>
      <w:r>
        <w:rPr>
          <w:iCs/>
        </w:rPr>
        <w:t xml:space="preserve"> production, then</w:t>
      </w:r>
    </w:p>
    <w:p w14:paraId="427A9F0F" w14:textId="77777777" w:rsidR="009553A4" w:rsidRDefault="009553A4" w:rsidP="009553A4">
      <w:pPr>
        <w:pStyle w:val="Alg4"/>
        <w:numPr>
          <w:ilvl w:val="2"/>
          <w:numId w:val="570"/>
        </w:numPr>
      </w:pPr>
      <w:r w:rsidRPr="003B4312">
        <w:t xml:space="preserve">Append </w:t>
      </w:r>
      <w:r>
        <w:rPr>
          <w:i/>
        </w:rPr>
        <w:t>d</w:t>
      </w:r>
      <w:r w:rsidRPr="008B7F6F">
        <w:t xml:space="preserve"> to </w:t>
      </w:r>
      <w:r>
        <w:rPr>
          <w:i/>
        </w:rPr>
        <w:t>functionsToInitialise</w:t>
      </w:r>
      <w:r w:rsidRPr="008B7F6F">
        <w:t>.</w:t>
      </w:r>
    </w:p>
    <w:p w14:paraId="7534D94A" w14:textId="77777777" w:rsidR="009553A4" w:rsidRPr="004D1BD1" w:rsidRDefault="009553A4" w:rsidP="009553A4">
      <w:pPr>
        <w:pStyle w:val="Alg4"/>
        <w:numPr>
          <w:ilvl w:val="0"/>
          <w:numId w:val="570"/>
        </w:numPr>
      </w:pPr>
      <w:r w:rsidRPr="00E77497">
        <w:t xml:space="preserve">For each </w:t>
      </w:r>
      <w:r>
        <w:rPr>
          <w:iCs/>
        </w:rPr>
        <w:t>production</w:t>
      </w:r>
      <w:r w:rsidRPr="00E77497">
        <w:t xml:space="preserve"> </w:t>
      </w:r>
      <w:r w:rsidRPr="00E77497">
        <w:rPr>
          <w:i/>
        </w:rPr>
        <w:t>f</w:t>
      </w:r>
      <w:r w:rsidRPr="00E77497">
        <w:t xml:space="preserve"> in </w:t>
      </w:r>
      <w:r>
        <w:rPr>
          <w:i/>
        </w:rPr>
        <w:t>functionsToInitialise</w:t>
      </w:r>
      <w:r w:rsidRPr="00E77497">
        <w:t>, do</w:t>
      </w:r>
    </w:p>
    <w:p w14:paraId="0780D9BB" w14:textId="77777777" w:rsidR="009553A4" w:rsidRPr="009C202C" w:rsidRDefault="009553A4" w:rsidP="009553A4">
      <w:pPr>
        <w:pStyle w:val="Alg4"/>
        <w:numPr>
          <w:ilvl w:val="1"/>
          <w:numId w:val="570"/>
        </w:numPr>
        <w:rPr>
          <w:i/>
        </w:rPr>
      </w:pPr>
      <w:r w:rsidRPr="00E65A34">
        <w:t xml:space="preserve">Let </w:t>
      </w:r>
      <w:r w:rsidRPr="009C202C">
        <w:rPr>
          <w:i/>
        </w:rPr>
        <w:t>fn</w:t>
      </w:r>
      <w:r w:rsidRPr="009C202C">
        <w:t xml:space="preserve"> be the sole element of the BoundNames of </w:t>
      </w:r>
      <w:r w:rsidRPr="009C202C">
        <w:rPr>
          <w:i/>
        </w:rPr>
        <w:t>f.</w:t>
      </w:r>
    </w:p>
    <w:p w14:paraId="752D997F" w14:textId="77777777" w:rsidR="009553A4" w:rsidRPr="006B6D0A" w:rsidRDefault="009553A4" w:rsidP="009553A4">
      <w:pPr>
        <w:pStyle w:val="Alg4"/>
        <w:numPr>
          <w:ilvl w:val="1"/>
          <w:numId w:val="570"/>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14:paraId="716690AC" w14:textId="77777777" w:rsidR="009553A4" w:rsidRPr="009C202C" w:rsidRDefault="009553A4" w:rsidP="009553A4">
      <w:pPr>
        <w:pStyle w:val="Alg4"/>
        <w:numPr>
          <w:ilvl w:val="1"/>
          <w:numId w:val="570"/>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14:paraId="06C91A49" w14:textId="77777777" w:rsidR="009553A4" w:rsidRDefault="009553A4" w:rsidP="009553A4">
      <w:pPr>
        <w:pStyle w:val="Alg4"/>
        <w:numPr>
          <w:ilvl w:val="1"/>
          <w:numId w:val="570"/>
        </w:numPr>
      </w:pPr>
      <w:r>
        <w:t xml:space="preserve">Assert: </w:t>
      </w:r>
      <w:r w:rsidRPr="00D838A6">
        <w:rPr>
          <w:i/>
        </w:rPr>
        <w:t>status</w:t>
      </w:r>
      <w:r>
        <w:t xml:space="preserve"> is never an abrupt completion.</w:t>
      </w:r>
    </w:p>
    <w:p w14:paraId="6C022979" w14:textId="77777777" w:rsidR="009553A4" w:rsidRPr="00E77497" w:rsidRDefault="009553A4" w:rsidP="009553A4">
      <w:pPr>
        <w:pStyle w:val="Alg4"/>
        <w:numPr>
          <w:ilvl w:val="0"/>
          <w:numId w:val="570"/>
        </w:numPr>
        <w:tabs>
          <w:tab w:val="left" w:pos="720"/>
        </w:tabs>
        <w:rPr>
          <w:rFonts w:ascii="Arial" w:hAnsi="Arial" w:cs="Arial"/>
          <w:sz w:val="18"/>
        </w:rPr>
      </w:pPr>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 xml:space="preserve">is not initialised until after parameter </w:t>
      </w:r>
      <w:del w:id="851" w:author="Rev 19 Allen Wirfs-Brock" w:date="2013-09-27T10:27:00Z">
        <w:r w:rsidDel="00D20BD7">
          <w:rPr>
            <w:rFonts w:ascii="Arial" w:hAnsi="Arial" w:cs="Arial"/>
            <w:sz w:val="18"/>
          </w:rPr>
          <w:delText>initialization</w:delText>
        </w:r>
      </w:del>
      <w:ins w:id="852" w:author="Rev 19 Allen Wirfs-Brock" w:date="2013-09-27T10:27:00Z">
        <w:r w:rsidR="00D20BD7">
          <w:rPr>
            <w:rFonts w:ascii="Arial" w:hAnsi="Arial" w:cs="Arial"/>
            <w:sz w:val="18"/>
          </w:rPr>
          <w:t>initialisation</w:t>
        </w:r>
      </w:ins>
      <w:r w:rsidRPr="00E77497">
        <w:rPr>
          <w:rFonts w:ascii="Arial" w:hAnsi="Arial" w:cs="Arial"/>
          <w:sz w:val="18"/>
        </w:rPr>
        <w:t>.</w:t>
      </w:r>
    </w:p>
    <w:p w14:paraId="29FE07AF" w14:textId="77777777" w:rsidR="009553A4" w:rsidRDefault="009553A4" w:rsidP="009553A4">
      <w:pPr>
        <w:pStyle w:val="Alg4"/>
        <w:numPr>
          <w:ilvl w:val="0"/>
          <w:numId w:val="570"/>
        </w:numPr>
        <w:tabs>
          <w:tab w:val="left" w:pos="720"/>
        </w:tabs>
        <w:rPr>
          <w:rFonts w:ascii="Arial" w:hAnsi="Arial" w:cs="Arial"/>
          <w:sz w:val="18"/>
        </w:rPr>
      </w:pPr>
      <w:r w:rsidRPr="00FD2775">
        <w:t>Let</w:t>
      </w:r>
      <w:r>
        <w:rPr>
          <w:rFonts w:ascii="Arial" w:hAnsi="Arial" w:cs="Arial"/>
          <w:sz w:val="18"/>
        </w:rPr>
        <w:t xml:space="preserve"> </w:t>
      </w:r>
      <w:r>
        <w:rPr>
          <w:i/>
        </w:rPr>
        <w:t>ao</w:t>
      </w:r>
      <w:r w:rsidRPr="00546435">
        <w:t xml:space="preserve"> be the result of </w:t>
      </w:r>
      <w:r w:rsidRPr="000358AB">
        <w:t>InstantiateArgumentsObject</w:t>
      </w:r>
      <w:r w:rsidRPr="00E77497">
        <w:t xml:space="preserve"> with argument </w:t>
      </w:r>
      <w:r w:rsidRPr="00E77497">
        <w:rPr>
          <w:i/>
        </w:rPr>
        <w:t>argumentsList.</w:t>
      </w:r>
    </w:p>
    <w:p w14:paraId="1179A0D0" w14:textId="77777777" w:rsidR="009553A4" w:rsidRPr="00B820AB" w:rsidRDefault="009553A4" w:rsidP="009553A4">
      <w:pPr>
        <w:pStyle w:val="Alg4"/>
        <w:numPr>
          <w:ilvl w:val="0"/>
          <w:numId w:val="570"/>
        </w:numPr>
      </w:pPr>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argumentsObjectNeeded  </w:t>
      </w:r>
      <w:r>
        <w:rPr>
          <w:rFonts w:ascii="Arial" w:hAnsi="Arial" w:cs="Arial"/>
          <w:sz w:val="18"/>
        </w:rPr>
        <w:t xml:space="preserve">is </w:t>
      </w:r>
      <w:r>
        <w:rPr>
          <w:b/>
          <w:sz w:val="18"/>
        </w:rPr>
        <w:t>false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p>
    <w:p w14:paraId="021B160C" w14:textId="77777777" w:rsidR="009553A4" w:rsidRDefault="009553A4" w:rsidP="009553A4">
      <w:pPr>
        <w:pStyle w:val="Alg4"/>
        <w:numPr>
          <w:ilvl w:val="0"/>
          <w:numId w:val="570"/>
        </w:numPr>
        <w:tabs>
          <w:tab w:val="left" w:pos="720"/>
        </w:tabs>
        <w:rPr>
          <w:rFonts w:ascii="Arial" w:hAnsi="Arial" w:cs="Arial"/>
          <w:sz w:val="18"/>
        </w:rPr>
      </w:pPr>
      <w:r>
        <w:t xml:space="preserve">Let </w:t>
      </w:r>
      <w:r w:rsidRPr="00E91EEE">
        <w:rPr>
          <w:i/>
        </w:rPr>
        <w:t>formalStatus</w:t>
      </w:r>
      <w:r>
        <w:t xml:space="preserve"> be the result of performing Binding</w:t>
      </w:r>
      <w:del w:id="853" w:author="Rev 19 Allen Wirfs-Brock" w:date="2013-09-23T16:47:00Z">
        <w:r w:rsidDel="00427ECF">
          <w:delText xml:space="preserve"> </w:delText>
        </w:r>
      </w:del>
      <w:r>
        <w:t xml:space="preserve">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p>
    <w:p w14:paraId="64296C9A" w14:textId="77777777" w:rsidR="009553A4" w:rsidRDefault="009553A4" w:rsidP="009553A4">
      <w:pPr>
        <w:pStyle w:val="Alg4"/>
        <w:numPr>
          <w:ilvl w:val="0"/>
          <w:numId w:val="570"/>
        </w:numPr>
      </w:pPr>
      <w:r>
        <w:t>ReturnIfAbrupt(</w:t>
      </w:r>
      <w:r w:rsidRPr="00C91100">
        <w:rPr>
          <w:i/>
        </w:rPr>
        <w:t>formalStatus</w:t>
      </w:r>
      <w:r>
        <w:t>).</w:t>
      </w:r>
    </w:p>
    <w:p w14:paraId="24382A2A" w14:textId="77777777" w:rsidR="009553A4" w:rsidRPr="00E77497" w:rsidRDefault="009553A4" w:rsidP="009553A4">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Pr>
          <w:b/>
        </w:rPr>
        <w:t>true</w:t>
      </w:r>
      <w:r w:rsidRPr="00E77497">
        <w:t>, then</w:t>
      </w:r>
    </w:p>
    <w:p w14:paraId="19B64C0D" w14:textId="77777777" w:rsidR="009553A4" w:rsidRPr="00E77497" w:rsidRDefault="009553A4" w:rsidP="009553A4">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14:paraId="01904A72" w14:textId="77777777" w:rsidR="009553A4" w:rsidRPr="00E77497" w:rsidRDefault="009553A4" w:rsidP="009553A4">
      <w:pPr>
        <w:pStyle w:val="Alg4"/>
        <w:numPr>
          <w:ilvl w:val="2"/>
          <w:numId w:val="570"/>
        </w:numPr>
        <w:tabs>
          <w:tab w:val="left" w:pos="720"/>
        </w:tabs>
      </w:pPr>
      <w:r>
        <w:t>Perform the abstract operation</w:t>
      </w:r>
      <w:r w:rsidRPr="00546435">
        <w:t xml:space="preserve"> </w:t>
      </w:r>
      <w:r>
        <w:t>Complete</w:t>
      </w:r>
      <w:r w:rsidRPr="009C202C">
        <w:t>StrictArgumentsObject</w:t>
      </w:r>
      <w:r w:rsidRPr="00E77497">
        <w:t xml:space="preserve"> with argument </w:t>
      </w:r>
      <w:r>
        <w:rPr>
          <w:i/>
        </w:rPr>
        <w:t>ao</w:t>
      </w:r>
      <w:r w:rsidRPr="00E77497">
        <w:rPr>
          <w:i/>
        </w:rPr>
        <w:t>.</w:t>
      </w:r>
      <w:r w:rsidRPr="00E77497">
        <w:t xml:space="preserve"> </w:t>
      </w:r>
    </w:p>
    <w:p w14:paraId="1784A1FA" w14:textId="77777777" w:rsidR="009553A4" w:rsidRPr="00E77497" w:rsidRDefault="009553A4" w:rsidP="009553A4">
      <w:pPr>
        <w:pStyle w:val="Alg4"/>
        <w:numPr>
          <w:ilvl w:val="1"/>
          <w:numId w:val="570"/>
        </w:numPr>
      </w:pPr>
      <w:r w:rsidRPr="00E77497">
        <w:t>Else,</w:t>
      </w:r>
    </w:p>
    <w:p w14:paraId="5646ADE4" w14:textId="77777777" w:rsidR="009553A4" w:rsidRPr="00E77497" w:rsidRDefault="009553A4" w:rsidP="009553A4">
      <w:pPr>
        <w:pStyle w:val="Alg4"/>
        <w:numPr>
          <w:ilvl w:val="2"/>
          <w:numId w:val="570"/>
        </w:numPr>
        <w:tabs>
          <w:tab w:val="left" w:pos="720"/>
        </w:tabs>
      </w:pPr>
      <w:r>
        <w:t>P</w:t>
      </w:r>
      <w:r w:rsidRPr="00E77497">
        <w:t xml:space="preserve">erform the abstract operation </w:t>
      </w:r>
      <w:r>
        <w:t>Complete</w:t>
      </w:r>
      <w:r w:rsidRPr="00E77497">
        <w:t xml:space="preserve">MappedArgumentsObject with arguments </w:t>
      </w:r>
      <w:r>
        <w:rPr>
          <w:i/>
        </w:rPr>
        <w:t xml:space="preserve">ao,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p>
    <w:p w14:paraId="7089E066" w14:textId="77777777" w:rsidR="009553A4" w:rsidRPr="00120381" w:rsidRDefault="009553A4" w:rsidP="009553A4">
      <w:pPr>
        <w:pStyle w:val="Alg4"/>
        <w:numPr>
          <w:ilvl w:val="1"/>
          <w:numId w:val="570"/>
        </w:numPr>
        <w:rPr>
          <w:sz w:val="24"/>
          <w:szCs w:val="24"/>
        </w:rPr>
      </w:pPr>
      <w:r w:rsidRPr="00E77497">
        <w:t xml:space="preserve">Call </w:t>
      </w:r>
      <w:r w:rsidRPr="00E77497">
        <w:rPr>
          <w:i/>
        </w:rPr>
        <w:t>env</w:t>
      </w:r>
      <w:r w:rsidRPr="00E77497">
        <w:t xml:space="preserve">’s </w:t>
      </w:r>
      <w:r>
        <w:t>InitialiseBinding</w:t>
      </w:r>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p>
    <w:p w14:paraId="7472A608" w14:textId="77777777" w:rsidR="009553A4" w:rsidRPr="004D1BD1" w:rsidRDefault="009553A4" w:rsidP="009553A4">
      <w:pPr>
        <w:pStyle w:val="Alg4"/>
        <w:numPr>
          <w:ilvl w:val="0"/>
          <w:numId w:val="570"/>
        </w:numPr>
        <w:spacing w:after="240"/>
      </w:pPr>
      <w:r w:rsidRPr="004D1BD1">
        <w:t>Return</w:t>
      </w:r>
      <w:r>
        <w:t xml:space="preserve"> NormalCompletion(</w:t>
      </w:r>
      <w:r w:rsidRPr="009B3B81">
        <w:rPr>
          <w:rFonts w:ascii="Arial" w:hAnsi="Arial" w:cs="Arial"/>
        </w:rPr>
        <w:t>empty</w:t>
      </w:r>
      <w:r>
        <w:t>)</w:t>
      </w:r>
      <w:r w:rsidRPr="004D1BD1">
        <w:t>.</w:t>
      </w:r>
    </w:p>
    <w:p w14:paraId="6D588035" w14:textId="77777777" w:rsidR="005D37A2" w:rsidRPr="00E77497" w:rsidRDefault="005D37A2" w:rsidP="005D37A2">
      <w:pPr>
        <w:pStyle w:val="20"/>
      </w:pPr>
      <w:bookmarkStart w:id="854" w:name="_Ref365537558"/>
      <w:bookmarkStart w:id="855" w:name="_Toc368050230"/>
      <w:r>
        <w:t>Built-in Exotic</w:t>
      </w:r>
      <w:r w:rsidRPr="00E77497">
        <w:t xml:space="preserve"> Object Internal Methods</w:t>
      </w:r>
      <w:r>
        <w:t xml:space="preserve"> and Data Fields</w:t>
      </w:r>
      <w:bookmarkEnd w:id="854"/>
      <w:bookmarkEnd w:id="855"/>
    </w:p>
    <w:p w14:paraId="773B6278" w14:textId="77777777" w:rsidR="005D37A2" w:rsidRDefault="005D37A2" w:rsidP="005D37A2">
      <w:r>
        <w:t>This specification defines several kinds of built-in exotic objects.  These objects generally behave similar to ordinary objects except for a few specific situations.  The following exotic objects use the ordinary object internal methods except where it is explicitly specified otherwise below:</w:t>
      </w:r>
    </w:p>
    <w:p w14:paraId="3C3D811E" w14:textId="77777777" w:rsidR="005D37A2" w:rsidRDefault="005D37A2" w:rsidP="005D37A2">
      <w:pPr>
        <w:pStyle w:val="30"/>
      </w:pPr>
      <w:bookmarkStart w:id="856" w:name="_Toc368050231"/>
      <w:r>
        <w:t>Bound Function Exotic Objects</w:t>
      </w:r>
      <w:bookmarkEnd w:id="856"/>
    </w:p>
    <w:p w14:paraId="1E8F288D" w14:textId="77777777" w:rsidR="005D37A2" w:rsidRDefault="005D37A2" w:rsidP="005D37A2">
      <w:r>
        <w:t xml:space="preserve">A </w:t>
      </w:r>
      <w:r>
        <w:rPr>
          <w:i/>
          <w:iCs/>
        </w:rPr>
        <w:t>b</w:t>
      </w:r>
      <w:r w:rsidRPr="00CF6C7E">
        <w:rPr>
          <w:i/>
          <w:iCs/>
        </w:rPr>
        <w:t xml:space="preserve">ound </w:t>
      </w:r>
      <w:r>
        <w:rPr>
          <w:i/>
          <w:iCs/>
        </w:rPr>
        <w:t>f</w:t>
      </w:r>
      <w:r w:rsidRPr="00CF6C7E">
        <w:rPr>
          <w:i/>
          <w:iCs/>
        </w:rPr>
        <w:t>unction</w:t>
      </w:r>
      <w:r>
        <w:t xml:space="preserve"> is an exotic object that wrappers another function object.  A bound function is callable (it has a [[Call]] internal method and may have a [[Construct]] internal method). Calling a bound function generally results in a call of its wrappered function.</w:t>
      </w:r>
    </w:p>
    <w:p w14:paraId="75137C17" w14:textId="77777777" w:rsidR="005D37A2" w:rsidRDefault="005D37A2" w:rsidP="005D37A2">
      <w:r>
        <w:t>Bound function objects do not have the internal data properties of ordinary function objects defined in</w:t>
      </w:r>
      <w:r w:rsidR="00D879DF">
        <w:t xml:space="preserve"> </w:t>
      </w:r>
      <w:r w:rsidR="00D879DF">
        <w:fldChar w:fldCharType="begin"/>
      </w:r>
      <w:r w:rsidR="00D879DF">
        <w:instrText xml:space="preserve"> REF _Ref365644826 \h </w:instrText>
      </w:r>
      <w:r w:rsidR="00D879DF">
        <w:fldChar w:fldCharType="separate"/>
      </w:r>
      <w:r w:rsidR="00D433E8">
        <w:t xml:space="preserve">Table </w:t>
      </w:r>
      <w:r w:rsidR="00D433E8">
        <w:rPr>
          <w:noProof/>
        </w:rPr>
        <w:t>25</w:t>
      </w:r>
      <w:r w:rsidR="00D879DF">
        <w:fldChar w:fldCharType="end"/>
      </w:r>
      <w:r>
        <w:t>.  Instead they have the internal data properties defined in</w:t>
      </w:r>
      <w:r w:rsidR="00D879DF">
        <w:t xml:space="preserve"> </w:t>
      </w:r>
      <w:r w:rsidR="00D879DF">
        <w:fldChar w:fldCharType="begin"/>
      </w:r>
      <w:r w:rsidR="00D879DF">
        <w:instrText xml:space="preserve"> REF _Ref365795873 \h </w:instrText>
      </w:r>
      <w:r w:rsidR="00D879DF">
        <w:fldChar w:fldCharType="separate"/>
      </w:r>
      <w:r w:rsidR="00D433E8">
        <w:t xml:space="preserve">Table </w:t>
      </w:r>
      <w:r w:rsidR="00D433E8">
        <w:rPr>
          <w:noProof/>
        </w:rPr>
        <w:t>26</w:t>
      </w:r>
      <w:r w:rsidR="00D879DF">
        <w:fldChar w:fldCharType="end"/>
      </w:r>
      <w:r>
        <w:t xml:space="preserve">. </w:t>
      </w:r>
    </w:p>
    <w:p w14:paraId="078C7A84" w14:textId="77777777" w:rsidR="005D37A2" w:rsidRDefault="005D37A2" w:rsidP="005D37A2">
      <w:pPr>
        <w:pStyle w:val="afffff4"/>
        <w:keepNext/>
        <w:jc w:val="center"/>
      </w:pPr>
      <w:bookmarkStart w:id="857" w:name="_Ref365795873"/>
      <w:r>
        <w:t xml:space="preserve">Table </w:t>
      </w:r>
      <w:r>
        <w:fldChar w:fldCharType="begin"/>
      </w:r>
      <w:r>
        <w:instrText xml:space="preserve"> SEQ Table \* ARABIC </w:instrText>
      </w:r>
      <w:r>
        <w:fldChar w:fldCharType="separate"/>
      </w:r>
      <w:r w:rsidR="00D433E8">
        <w:rPr>
          <w:noProof/>
        </w:rPr>
        <w:t>26</w:t>
      </w:r>
      <w:r>
        <w:fldChar w:fldCharType="end"/>
      </w:r>
      <w:bookmarkEnd w:id="857"/>
      <w:r>
        <w:rPr>
          <w:lang w:val="en-US"/>
        </w:rPr>
        <w:t xml:space="preserve"> -- </w:t>
      </w:r>
      <w:r w:rsidRPr="00602869">
        <w:rPr>
          <w:lang w:val="en-US"/>
        </w:rPr>
        <w:t xml:space="preserve">Internal Data Properties of </w:t>
      </w:r>
      <w:r>
        <w:rPr>
          <w:lang w:val="en-US"/>
        </w:rPr>
        <w:t>Exotic Bound</w:t>
      </w:r>
      <w:r w:rsidRPr="00602869">
        <w:rPr>
          <w:lang w:val="en-US"/>
        </w:rPr>
        <w:t xml:space="preserve">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5D37A2" w:rsidRPr="00E77497" w14:paraId="6FB20CCB" w14:textId="77777777" w:rsidTr="005D37A2">
        <w:trPr>
          <w:jc w:val="center"/>
        </w:trPr>
        <w:tc>
          <w:tcPr>
            <w:tcW w:w="2409" w:type="dxa"/>
            <w:tcBorders>
              <w:top w:val="single" w:sz="12" w:space="0" w:color="000000"/>
              <w:left w:val="single" w:sz="6" w:space="0" w:color="000000"/>
              <w:bottom w:val="single" w:sz="6" w:space="0" w:color="000000"/>
              <w:right w:val="nil"/>
            </w:tcBorders>
            <w:shd w:val="solid" w:color="C0C0C0" w:fill="FFFFFF"/>
          </w:tcPr>
          <w:p w14:paraId="3344CCAE" w14:textId="77777777"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14:paraId="716D07EC" w14:textId="77777777" w:rsidR="005D37A2" w:rsidRPr="00E77497" w:rsidRDefault="005D37A2" w:rsidP="005D37A2">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14:paraId="7ED5EB55" w14:textId="77777777"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5D37A2" w:rsidRPr="00E77497" w14:paraId="2890C9AA" w14:textId="77777777" w:rsidTr="005D37A2">
        <w:trPr>
          <w:jc w:val="center"/>
        </w:trPr>
        <w:tc>
          <w:tcPr>
            <w:tcW w:w="2409" w:type="dxa"/>
          </w:tcPr>
          <w:p w14:paraId="1CA1BDC3" w14:textId="77777777" w:rsidR="005D37A2" w:rsidRPr="00E77497" w:rsidRDefault="005D37A2" w:rsidP="005D37A2">
            <w:pPr>
              <w:keepNext/>
              <w:spacing w:after="0"/>
            </w:pPr>
            <w:r>
              <w:t>[[BoundTargetFunction]]</w:t>
            </w:r>
          </w:p>
        </w:tc>
        <w:tc>
          <w:tcPr>
            <w:tcW w:w="1620" w:type="dxa"/>
          </w:tcPr>
          <w:p w14:paraId="03F9989E" w14:textId="77777777" w:rsidR="005D37A2" w:rsidRPr="00E77497" w:rsidRDefault="005D37A2" w:rsidP="005D37A2">
            <w:pPr>
              <w:keepNext/>
              <w:spacing w:after="0"/>
              <w:jc w:val="left"/>
            </w:pPr>
            <w:r>
              <w:t>Callable Object</w:t>
            </w:r>
          </w:p>
        </w:tc>
        <w:tc>
          <w:tcPr>
            <w:tcW w:w="5466" w:type="dxa"/>
          </w:tcPr>
          <w:p w14:paraId="19609069" w14:textId="77777777" w:rsidR="005D37A2" w:rsidRDefault="005D37A2" w:rsidP="005D37A2">
            <w:pPr>
              <w:keepNext/>
              <w:spacing w:after="0"/>
            </w:pPr>
            <w:r>
              <w:t>The wrappered function object.</w:t>
            </w:r>
          </w:p>
        </w:tc>
      </w:tr>
      <w:tr w:rsidR="005D37A2" w:rsidRPr="00E77497" w14:paraId="1F2A73F4" w14:textId="77777777" w:rsidTr="005D37A2">
        <w:trPr>
          <w:jc w:val="center"/>
        </w:trPr>
        <w:tc>
          <w:tcPr>
            <w:tcW w:w="2409" w:type="dxa"/>
          </w:tcPr>
          <w:p w14:paraId="5595371A" w14:textId="77777777" w:rsidR="005D37A2" w:rsidRPr="00E77497" w:rsidRDefault="005D37A2" w:rsidP="005D37A2">
            <w:pPr>
              <w:keepNext/>
              <w:spacing w:after="0"/>
            </w:pPr>
            <w:r>
              <w:t>[[BoundThis]]</w:t>
            </w:r>
          </w:p>
        </w:tc>
        <w:tc>
          <w:tcPr>
            <w:tcW w:w="1620" w:type="dxa"/>
          </w:tcPr>
          <w:p w14:paraId="586FD110" w14:textId="77777777" w:rsidR="005D37A2" w:rsidRPr="00E77497" w:rsidRDefault="005D37A2" w:rsidP="005D37A2">
            <w:pPr>
              <w:keepNext/>
              <w:spacing w:after="0"/>
              <w:jc w:val="left"/>
            </w:pPr>
            <w:r>
              <w:t>Any</w:t>
            </w:r>
          </w:p>
        </w:tc>
        <w:tc>
          <w:tcPr>
            <w:tcW w:w="5466" w:type="dxa"/>
          </w:tcPr>
          <w:p w14:paraId="54B42CE0" w14:textId="77777777" w:rsidR="005D37A2" w:rsidRDefault="005D37A2" w:rsidP="005D37A2">
            <w:pPr>
              <w:keepNext/>
              <w:spacing w:after="0"/>
            </w:pPr>
            <w:r>
              <w:t xml:space="preserve">The value that is always passed as the </w:t>
            </w:r>
            <w:r w:rsidRPr="00CF6C7E">
              <w:rPr>
                <w:b/>
                <w:bCs/>
              </w:rPr>
              <w:t>this</w:t>
            </w:r>
            <w:r>
              <w:t xml:space="preserve"> value when calling the wrappered function. </w:t>
            </w:r>
          </w:p>
        </w:tc>
      </w:tr>
      <w:tr w:rsidR="005D37A2" w:rsidRPr="00E77497" w14:paraId="32A8B87B" w14:textId="77777777" w:rsidTr="005D37A2">
        <w:trPr>
          <w:jc w:val="center"/>
        </w:trPr>
        <w:tc>
          <w:tcPr>
            <w:tcW w:w="2409" w:type="dxa"/>
          </w:tcPr>
          <w:p w14:paraId="3AAF24AB" w14:textId="77777777" w:rsidR="005D37A2" w:rsidRPr="00E77497" w:rsidRDefault="005D37A2" w:rsidP="005D37A2">
            <w:pPr>
              <w:keepNext/>
              <w:spacing w:after="0"/>
            </w:pPr>
            <w:r>
              <w:t>[[BoundArguments]]</w:t>
            </w:r>
          </w:p>
        </w:tc>
        <w:tc>
          <w:tcPr>
            <w:tcW w:w="1620" w:type="dxa"/>
          </w:tcPr>
          <w:p w14:paraId="6C1E8378" w14:textId="77777777" w:rsidR="005D37A2" w:rsidRPr="00E77497" w:rsidRDefault="005D37A2" w:rsidP="005D37A2">
            <w:pPr>
              <w:keepNext/>
              <w:spacing w:after="0"/>
              <w:jc w:val="left"/>
            </w:pPr>
            <w:r>
              <w:t>List of Any</w:t>
            </w:r>
          </w:p>
        </w:tc>
        <w:tc>
          <w:tcPr>
            <w:tcW w:w="5466" w:type="dxa"/>
          </w:tcPr>
          <w:p w14:paraId="69A67A24" w14:textId="77777777" w:rsidR="005D37A2" w:rsidRDefault="005D37A2" w:rsidP="005D37A2">
            <w:pPr>
              <w:keepNext/>
              <w:spacing w:after="0"/>
            </w:pPr>
            <w:r>
              <w:t>A list of values that whose elements are used as the first arguments to any call to the wrappered function.</w:t>
            </w:r>
          </w:p>
        </w:tc>
      </w:tr>
    </w:tbl>
    <w:p w14:paraId="0DBA14C3" w14:textId="77777777" w:rsidR="005D37A2" w:rsidRDefault="005D37A2" w:rsidP="005D37A2">
      <w:pPr>
        <w:spacing w:before="240"/>
      </w:pPr>
      <w:r>
        <w:t>Unlike ordinary function objects, bound function objects do not use alternative definitions of the [[Get]] and [[GetOwnPrope</w:t>
      </w:r>
      <w:ins w:id="858" w:author="Rev 19 Allen Wirfs-Brock" w:date="2013-09-10T12:46:00Z">
        <w:r w:rsidR="00E10894">
          <w:t>r</w:t>
        </w:r>
      </w:ins>
      <w:r>
        <w:t xml:space="preserve">ty]] internal methods.  Bound function objects provide all of the essential internal methods as specified in </w:t>
      </w:r>
      <w:r w:rsidR="00C04626">
        <w:fldChar w:fldCharType="begin"/>
      </w:r>
      <w:r w:rsidR="00C04626">
        <w:instrText xml:space="preserve"> REF _Ref365538212 \r \h </w:instrText>
      </w:r>
      <w:r w:rsidR="00C04626">
        <w:fldChar w:fldCharType="separate"/>
      </w:r>
      <w:r w:rsidR="00D433E8">
        <w:t>9.1</w:t>
      </w:r>
      <w:r w:rsidR="00C04626">
        <w:fldChar w:fldCharType="end"/>
      </w:r>
      <w:r>
        <w:t>.  However, they use the following definitions for the essential internal methods of function objects.</w:t>
      </w:r>
    </w:p>
    <w:p w14:paraId="36BB3AA8" w14:textId="77777777" w:rsidR="005D37A2" w:rsidRPr="00E77497" w:rsidRDefault="005D37A2" w:rsidP="005D37A2">
      <w:pPr>
        <w:pStyle w:val="40"/>
      </w:pPr>
      <w:bookmarkStart w:id="859" w:name="_Ref365531861"/>
      <w:r w:rsidRPr="00E77497">
        <w:t>[[Call]]</w:t>
      </w:r>
      <w:bookmarkEnd w:id="859"/>
    </w:p>
    <w:p w14:paraId="47C61340" w14:textId="77777777" w:rsidR="005D37A2" w:rsidRPr="00E77497" w:rsidRDefault="005D37A2" w:rsidP="005D37A2">
      <w:r w:rsidRPr="00E77497">
        <w:t>When the [[Call]]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which was created using the bind function is called with</w:t>
      </w:r>
      <w:r w:rsidRPr="009C13FC">
        <w:t xml:space="preserve">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the following steps are taken:</w:t>
      </w:r>
    </w:p>
    <w:p w14:paraId="14DD5E63" w14:textId="77777777" w:rsidR="005D37A2" w:rsidRPr="00E77497" w:rsidRDefault="005D37A2" w:rsidP="005D37A2">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w:t>
      </w:r>
      <w:r w:rsidRPr="00F97E8E">
        <w:t>BoundArguments</w:t>
      </w:r>
      <w:r w:rsidRPr="00E77497">
        <w:t>]] internal</w:t>
      </w:r>
      <w:r>
        <w:t xml:space="preserve"> data</w:t>
      </w:r>
      <w:r w:rsidRPr="00E77497">
        <w:t xml:space="preserve"> property.</w:t>
      </w:r>
    </w:p>
    <w:p w14:paraId="0B7AB12B" w14:textId="77777777" w:rsidR="005D37A2" w:rsidRPr="00E77497" w:rsidRDefault="005D37A2" w:rsidP="005D37A2">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w:t>
      </w:r>
      <w:r>
        <w:t xml:space="preserve">data </w:t>
      </w:r>
      <w:r w:rsidRPr="00E77497">
        <w:t>property.</w:t>
      </w:r>
    </w:p>
    <w:p w14:paraId="7CEB70BF" w14:textId="77777777" w:rsidR="005D37A2" w:rsidRPr="00E77497" w:rsidRDefault="005D37A2" w:rsidP="005D37A2">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14:paraId="6F513D14" w14:textId="77777777" w:rsidR="005D37A2" w:rsidRPr="00E77497" w:rsidRDefault="005D37A2" w:rsidP="005D37A2">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03414D">
        <w:rPr>
          <w:i/>
        </w:rPr>
        <w:t>argumentsList</w:t>
      </w:r>
      <w:r w:rsidRPr="00E77497" w:rsidDel="009C13FC">
        <w:rPr>
          <w:i/>
        </w:rPr>
        <w:t xml:space="preserve"> </w:t>
      </w:r>
      <w:r w:rsidRPr="00E77497">
        <w:t>in the same order.</w:t>
      </w:r>
    </w:p>
    <w:p w14:paraId="1AA12579" w14:textId="77777777" w:rsidR="005D37A2" w:rsidRPr="00E77497" w:rsidRDefault="005D37A2" w:rsidP="005D37A2">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w:t>
      </w:r>
      <w:r w:rsidRPr="006637C6">
        <w:rPr>
          <w:i/>
        </w:rPr>
        <w:t>this</w:t>
      </w:r>
      <w:r>
        <w:rPr>
          <w:i/>
        </w:rPr>
        <w:t>Argument</w:t>
      </w:r>
      <w:r w:rsidRPr="00E77497">
        <w:t xml:space="preserve"> and providing </w:t>
      </w:r>
      <w:r w:rsidRPr="00E77497">
        <w:rPr>
          <w:i/>
        </w:rPr>
        <w:t>args</w:t>
      </w:r>
      <w:r w:rsidRPr="00E77497">
        <w:t xml:space="preserve"> as </w:t>
      </w:r>
      <w:r w:rsidRPr="0003414D">
        <w:rPr>
          <w:i/>
        </w:rPr>
        <w:t>argumentsList</w:t>
      </w:r>
      <w:r w:rsidRPr="00E77497">
        <w:t>.</w:t>
      </w:r>
    </w:p>
    <w:p w14:paraId="33275A84" w14:textId="77777777" w:rsidR="005D37A2" w:rsidRPr="00E77497" w:rsidRDefault="005D37A2" w:rsidP="005D37A2">
      <w:pPr>
        <w:pStyle w:val="40"/>
      </w:pPr>
      <w:bookmarkStart w:id="860" w:name="_Ref365531872"/>
      <w:r w:rsidRPr="00E77497">
        <w:t>[[Construct]]</w:t>
      </w:r>
      <w:bookmarkEnd w:id="860"/>
    </w:p>
    <w:p w14:paraId="07C83F57" w14:textId="77777777" w:rsidR="005D37A2" w:rsidRPr="00E77497" w:rsidRDefault="005D37A2" w:rsidP="005D37A2">
      <w:r w:rsidRPr="00E77497">
        <w:t>When the [[Construct]]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2832A7BA" w14:textId="77777777" w:rsidR="005D37A2" w:rsidRPr="00E77497" w:rsidRDefault="005D37A2" w:rsidP="005D37A2">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14:paraId="3A594A1C" w14:textId="77777777" w:rsidR="005D37A2" w:rsidRPr="00E77497" w:rsidRDefault="005D37A2" w:rsidP="005D37A2">
      <w:pPr>
        <w:pStyle w:val="Alg4"/>
        <w:numPr>
          <w:ilvl w:val="0"/>
          <w:numId w:val="192"/>
        </w:numPr>
      </w:pPr>
      <w:r>
        <w:t>Asse</w:t>
      </w:r>
      <w:ins w:id="861" w:author="Rev 19 Allen Wirfs-Brock" w:date="2013-09-10T12:57:00Z">
        <w:r w:rsidR="00E22304">
          <w:t>r</w:t>
        </w:r>
      </w:ins>
      <w:r>
        <w:t>t:</w:t>
      </w:r>
      <w:r w:rsidRPr="00E77497">
        <w:t xml:space="preserve"> </w:t>
      </w:r>
      <w:r w:rsidRPr="00E77497">
        <w:rPr>
          <w:i/>
        </w:rPr>
        <w:t>target</w:t>
      </w:r>
      <w:r w:rsidRPr="00E77497">
        <w:t xml:space="preserve"> has </w:t>
      </w:r>
      <w:r>
        <w:t>a</w:t>
      </w:r>
      <w:r w:rsidRPr="00E77497">
        <w:t xml:space="preserve"> [[Construct]] internal method.</w:t>
      </w:r>
    </w:p>
    <w:p w14:paraId="0E7CEF37" w14:textId="77777777" w:rsidR="005D37A2" w:rsidRPr="00E77497" w:rsidRDefault="005D37A2" w:rsidP="005D37A2">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w:t>
      </w:r>
      <w:r w:rsidRPr="00F97E8E">
        <w:t>BoundArguments</w:t>
      </w:r>
      <w:r>
        <w:t>]]</w:t>
      </w:r>
      <w:r w:rsidRPr="00E77497">
        <w:t xml:space="preserve"> internal</w:t>
      </w:r>
      <w:r>
        <w:t xml:space="preserve"> data</w:t>
      </w:r>
      <w:r w:rsidRPr="00E77497">
        <w:t xml:space="preserve"> property.</w:t>
      </w:r>
    </w:p>
    <w:p w14:paraId="69F1B8B1" w14:textId="77777777" w:rsidR="005D37A2" w:rsidRPr="00E77497" w:rsidRDefault="005D37A2" w:rsidP="005D37A2">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7947427A" w14:textId="77777777" w:rsidR="005D37A2" w:rsidRPr="00E77497" w:rsidRDefault="005D37A2" w:rsidP="005D37A2">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14:paraId="3DCE3CE7" w14:textId="77777777" w:rsidR="005D37A2" w:rsidRPr="00915511" w:rsidRDefault="005D37A2" w:rsidP="005D37A2">
      <w:pPr>
        <w:pStyle w:val="40"/>
      </w:pPr>
      <w:r w:rsidRPr="00915511">
        <w:t>BoundFunctionCreate Abstract Operation</w:t>
      </w:r>
    </w:p>
    <w:p w14:paraId="2C034A0D" w14:textId="77777777" w:rsidR="005D37A2" w:rsidRDefault="005D37A2" w:rsidP="005D37A2">
      <w:r>
        <w:t xml:space="preserve">The abstract operation BoundFunctionCreate with arguments </w:t>
      </w:r>
      <w:r>
        <w:rPr>
          <w:rFonts w:ascii="Times New Roman" w:eastAsia="Times New Roman" w:hAnsi="Times New Roman"/>
          <w:i/>
          <w:spacing w:val="6"/>
          <w:lang w:eastAsia="en-US"/>
        </w:rPr>
        <w:t>target</w:t>
      </w:r>
      <w:r w:rsidRPr="00E03C6B">
        <w:rPr>
          <w:rFonts w:ascii="Times New Roman" w:eastAsia="Times New Roman" w:hAnsi="Times New Roman"/>
          <w:i/>
          <w:spacing w:val="6"/>
          <w:lang w:eastAsia="en-US"/>
        </w:rPr>
        <w:t>Function</w:t>
      </w:r>
      <w:r>
        <w:t xml:space="preserve">, </w:t>
      </w:r>
      <w:r w:rsidRPr="00E03C6B">
        <w:rPr>
          <w:rFonts w:ascii="Times New Roman" w:eastAsia="Times New Roman" w:hAnsi="Times New Roman"/>
          <w:i/>
          <w:spacing w:val="6"/>
          <w:lang w:eastAsia="en-US"/>
        </w:rPr>
        <w:t>boundThis</w:t>
      </w:r>
      <w:r>
        <w:rPr>
          <w:iCs/>
        </w:rPr>
        <w:t xml:space="preserve"> and </w:t>
      </w:r>
      <w:r w:rsidRPr="00E03C6B">
        <w:rPr>
          <w:rFonts w:ascii="Times New Roman" w:eastAsia="Times New Roman" w:hAnsi="Times New Roman"/>
          <w:i/>
          <w:spacing w:val="6"/>
          <w:lang w:eastAsia="en-US"/>
        </w:rPr>
        <w:t>boundArgs</w:t>
      </w:r>
      <w:r>
        <w:t xml:space="preserve"> is used to specify the creation of new Bound Function exotic objects. It performs the following steps:</w:t>
      </w:r>
    </w:p>
    <w:p w14:paraId="153CB04A" w14:textId="77777777" w:rsidR="005D37A2" w:rsidRDefault="005D37A2" w:rsidP="005D37A2">
      <w:pPr>
        <w:pStyle w:val="Alg4"/>
        <w:numPr>
          <w:ilvl w:val="0"/>
          <w:numId w:val="1267"/>
        </w:numPr>
      </w:pPr>
      <w:r>
        <w:t xml:space="preserve">Let </w:t>
      </w:r>
      <w:r w:rsidRPr="000A2242">
        <w:rPr>
          <w:i/>
        </w:rPr>
        <w:t>proto</w:t>
      </w:r>
      <w:r>
        <w:t xml:space="preserve"> be the intrinsic </w:t>
      </w:r>
      <w:r w:rsidRPr="00F75B67">
        <w:rPr>
          <w:rFonts w:ascii="Arial" w:hAnsi="Arial" w:cs="Arial"/>
        </w:rPr>
        <w:t>%FunctionPrototype%</w:t>
      </w:r>
      <w:r>
        <w:t>.</w:t>
      </w:r>
    </w:p>
    <w:p w14:paraId="5443B902" w14:textId="77777777" w:rsidR="005D37A2" w:rsidRPr="00E77497" w:rsidRDefault="005D37A2" w:rsidP="005D37A2">
      <w:pPr>
        <w:pStyle w:val="Alg4"/>
        <w:numPr>
          <w:ilvl w:val="0"/>
          <w:numId w:val="1267"/>
        </w:numPr>
      </w:pPr>
      <w:r>
        <w:t xml:space="preserve">Let </w:t>
      </w:r>
      <w:r>
        <w:rPr>
          <w:i/>
        </w:rPr>
        <w:t>obj</w:t>
      </w:r>
      <w:r>
        <w:t xml:space="preserve"> be a newly created ECMAScript object</w:t>
      </w:r>
      <w:r w:rsidRPr="00E77497">
        <w:t>.</w:t>
      </w:r>
    </w:p>
    <w:p w14:paraId="451D6F6C" w14:textId="77777777" w:rsidR="005D37A2" w:rsidRPr="00FA34E7" w:rsidRDefault="005D37A2" w:rsidP="005D37A2">
      <w:pPr>
        <w:pStyle w:val="Alg4"/>
        <w:numPr>
          <w:ilvl w:val="0"/>
          <w:numId w:val="1267"/>
        </w:numPr>
      </w:pPr>
      <w:r>
        <w:t xml:space="preserve">Set </w:t>
      </w:r>
      <w:r>
        <w:rPr>
          <w:i/>
        </w:rPr>
        <w:t>obj</w:t>
      </w:r>
      <w:r>
        <w:t xml:space="preserve">’s essential internal methods to the default ordinary object definitions specified in </w:t>
      </w:r>
      <w:r w:rsidR="00C04626">
        <w:fldChar w:fldCharType="begin"/>
      </w:r>
      <w:r w:rsidR="00C04626">
        <w:instrText xml:space="preserve"> REF _Ref365538276 \r \h </w:instrText>
      </w:r>
      <w:r w:rsidR="00C04626">
        <w:fldChar w:fldCharType="separate"/>
      </w:r>
      <w:r w:rsidR="00D433E8">
        <w:t>9.1</w:t>
      </w:r>
      <w:r w:rsidR="00C04626">
        <w:fldChar w:fldCharType="end"/>
      </w:r>
      <w:r>
        <w:t>.</w:t>
      </w:r>
    </w:p>
    <w:p w14:paraId="15485914" w14:textId="77777777" w:rsidR="005D37A2" w:rsidRPr="00E77497" w:rsidRDefault="005D37A2" w:rsidP="005D37A2">
      <w:pPr>
        <w:pStyle w:val="Alg4"/>
        <w:numPr>
          <w:ilvl w:val="0"/>
          <w:numId w:val="1267"/>
        </w:numPr>
      </w:pPr>
      <w:r w:rsidRPr="00E77497">
        <w:t xml:space="preserve">Set the [[Call]] internal </w:t>
      </w:r>
      <w:r>
        <w:t>method</w:t>
      </w:r>
      <w:r w:rsidRPr="00E77497">
        <w:t xml:space="preserve"> of </w:t>
      </w:r>
      <w:r>
        <w:rPr>
          <w:i/>
        </w:rPr>
        <w:t>obj</w:t>
      </w:r>
      <w:r w:rsidRPr="00E77497">
        <w:rPr>
          <w:i/>
        </w:rPr>
        <w:t xml:space="preserve"> </w:t>
      </w:r>
      <w:r w:rsidRPr="00E77497">
        <w:t xml:space="preserve">as described in </w:t>
      </w:r>
      <w:r w:rsidR="00D45A1D">
        <w:fldChar w:fldCharType="begin"/>
      </w:r>
      <w:r w:rsidR="00D45A1D">
        <w:instrText xml:space="preserve"> REF _Ref365531861 \r \h </w:instrText>
      </w:r>
      <w:r w:rsidR="00D45A1D">
        <w:fldChar w:fldCharType="separate"/>
      </w:r>
      <w:r w:rsidR="00D433E8">
        <w:t>9.2.1.1</w:t>
      </w:r>
      <w:r w:rsidR="00D45A1D">
        <w:fldChar w:fldCharType="end"/>
      </w:r>
      <w:r w:rsidRPr="00E77497">
        <w:t>.</w:t>
      </w:r>
    </w:p>
    <w:p w14:paraId="138E1BC0" w14:textId="77777777" w:rsidR="005D37A2" w:rsidRDefault="005D37A2" w:rsidP="005D37A2">
      <w:pPr>
        <w:pStyle w:val="Alg4"/>
        <w:numPr>
          <w:ilvl w:val="0"/>
          <w:numId w:val="1267"/>
        </w:numPr>
      </w:pPr>
      <w:r>
        <w:t xml:space="preserve">If </w:t>
      </w:r>
      <w:r>
        <w:rPr>
          <w:i/>
          <w:iCs/>
        </w:rPr>
        <w:t>targetFunction</w:t>
      </w:r>
      <w:r>
        <w:t xml:space="preserve"> has a [[Construct]] internal method, then</w:t>
      </w:r>
    </w:p>
    <w:p w14:paraId="4DCB532A" w14:textId="77777777" w:rsidR="005D37A2" w:rsidRPr="00E77497" w:rsidRDefault="005D37A2" w:rsidP="005D37A2">
      <w:pPr>
        <w:pStyle w:val="Alg4"/>
        <w:numPr>
          <w:ilvl w:val="1"/>
          <w:numId w:val="1267"/>
        </w:numPr>
      </w:pPr>
      <w:r w:rsidRPr="00E77497">
        <w:t xml:space="preserve">Set the [[Construct]] internal </w:t>
      </w:r>
      <w:r>
        <w:t>method</w:t>
      </w:r>
      <w:r w:rsidRPr="00E77497">
        <w:t xml:space="preserve"> of </w:t>
      </w:r>
      <w:r>
        <w:rPr>
          <w:i/>
        </w:rPr>
        <w:t>obj</w:t>
      </w:r>
      <w:r w:rsidRPr="00E77497">
        <w:rPr>
          <w:i/>
        </w:rPr>
        <w:t xml:space="preserve"> </w:t>
      </w:r>
      <w:r w:rsidRPr="00E77497">
        <w:t xml:space="preserve">as described in </w:t>
      </w:r>
      <w:r w:rsidR="00D45A1D">
        <w:fldChar w:fldCharType="begin"/>
      </w:r>
      <w:r w:rsidR="00D45A1D">
        <w:instrText xml:space="preserve"> REF _Ref365531872 \r \h </w:instrText>
      </w:r>
      <w:r w:rsidR="00D45A1D">
        <w:fldChar w:fldCharType="separate"/>
      </w:r>
      <w:r w:rsidR="00D433E8">
        <w:t>9.2.1.2</w:t>
      </w:r>
      <w:r w:rsidR="00D45A1D">
        <w:fldChar w:fldCharType="end"/>
      </w:r>
      <w:r w:rsidRPr="00E77497">
        <w:t>.</w:t>
      </w:r>
    </w:p>
    <w:p w14:paraId="0C4257DD" w14:textId="77777777" w:rsidR="005D37A2" w:rsidRPr="00E77497" w:rsidRDefault="005D37A2" w:rsidP="005D37A2">
      <w:pPr>
        <w:pStyle w:val="Alg4"/>
        <w:numPr>
          <w:ilvl w:val="0"/>
          <w:numId w:val="1267"/>
        </w:numPr>
      </w:pPr>
      <w:r>
        <w:t xml:space="preserve">Set the [[Prototype]] internal data property of </w:t>
      </w:r>
      <w:r>
        <w:rPr>
          <w:i/>
        </w:rPr>
        <w:t>obj</w:t>
      </w:r>
      <w:r>
        <w:t xml:space="preserve"> to </w:t>
      </w:r>
      <w:r w:rsidRPr="000A2242">
        <w:rPr>
          <w:i/>
        </w:rPr>
        <w:t>proto</w:t>
      </w:r>
      <w:r>
        <w:t>.</w:t>
      </w:r>
    </w:p>
    <w:p w14:paraId="68317873" w14:textId="77777777" w:rsidR="005D37A2" w:rsidRDefault="005D37A2" w:rsidP="005D37A2">
      <w:pPr>
        <w:pStyle w:val="Alg4"/>
        <w:numPr>
          <w:ilvl w:val="0"/>
          <w:numId w:val="1267"/>
        </w:numPr>
      </w:pPr>
      <w:r>
        <w:t xml:space="preserve">Set the [[Extensible]] internal data property of </w:t>
      </w:r>
      <w:r>
        <w:rPr>
          <w:i/>
        </w:rPr>
        <w:t>obj</w:t>
      </w:r>
      <w:r>
        <w:t xml:space="preserve"> to </w:t>
      </w:r>
      <w:r w:rsidRPr="00FA34E7">
        <w:rPr>
          <w:b/>
        </w:rPr>
        <w:t>true</w:t>
      </w:r>
      <w:r>
        <w:t>.</w:t>
      </w:r>
    </w:p>
    <w:p w14:paraId="4CE6B256" w14:textId="77777777" w:rsidR="005D37A2" w:rsidRPr="00E77497" w:rsidRDefault="005D37A2" w:rsidP="005D37A2">
      <w:pPr>
        <w:pStyle w:val="Alg4"/>
        <w:numPr>
          <w:ilvl w:val="0"/>
          <w:numId w:val="1267"/>
        </w:numPr>
      </w:pPr>
      <w:r w:rsidRPr="00E77497">
        <w:t>Set the [[</w:t>
      </w:r>
      <w:r>
        <w:t>Bound</w:t>
      </w:r>
      <w:r w:rsidRPr="00E77497">
        <w:t xml:space="preserve">TargetFunction]] internal </w:t>
      </w:r>
      <w:r>
        <w:t xml:space="preserve">data </w:t>
      </w:r>
      <w:r w:rsidRPr="00E77497">
        <w:t xml:space="preserve">property of </w:t>
      </w:r>
      <w:r>
        <w:rPr>
          <w:i/>
        </w:rPr>
        <w:t>obj</w:t>
      </w:r>
      <w:r w:rsidRPr="00E77497">
        <w:rPr>
          <w:i/>
        </w:rPr>
        <w:t xml:space="preserve"> </w:t>
      </w:r>
      <w:r w:rsidRPr="00E77497">
        <w:t xml:space="preserve">to </w:t>
      </w:r>
      <w:r>
        <w:rPr>
          <w:i/>
        </w:rPr>
        <w:t>target</w:t>
      </w:r>
      <w:r w:rsidRPr="00E03C6B">
        <w:rPr>
          <w:i/>
        </w:rPr>
        <w:t>Function</w:t>
      </w:r>
      <w:r w:rsidRPr="00E77497">
        <w:t>.</w:t>
      </w:r>
    </w:p>
    <w:p w14:paraId="49546FEC" w14:textId="77777777" w:rsidR="005D37A2" w:rsidRPr="00E77497" w:rsidRDefault="005D37A2" w:rsidP="005D37A2">
      <w:pPr>
        <w:pStyle w:val="Alg4"/>
        <w:numPr>
          <w:ilvl w:val="0"/>
          <w:numId w:val="1267"/>
        </w:numPr>
      </w:pPr>
      <w:r w:rsidRPr="00E77497">
        <w:t>Set the [[BoundThis]] internal</w:t>
      </w:r>
      <w:r w:rsidRPr="00022312">
        <w:t xml:space="preserve"> </w:t>
      </w:r>
      <w:r>
        <w:t>data</w:t>
      </w:r>
      <w:r w:rsidRPr="00E77497">
        <w:t xml:space="preserve"> property of </w:t>
      </w:r>
      <w:r>
        <w:rPr>
          <w:i/>
        </w:rPr>
        <w:t>obj</w:t>
      </w:r>
      <w:r w:rsidRPr="00E77497">
        <w:t xml:space="preserve"> to the value of </w:t>
      </w:r>
      <w:r w:rsidRPr="00E03C6B">
        <w:rPr>
          <w:i/>
        </w:rPr>
        <w:t>boundThis</w:t>
      </w:r>
      <w:r w:rsidRPr="00E77497">
        <w:t>.</w:t>
      </w:r>
    </w:p>
    <w:p w14:paraId="4756930A" w14:textId="77777777" w:rsidR="005D37A2" w:rsidRPr="00E77497" w:rsidRDefault="005D37A2" w:rsidP="005D37A2">
      <w:pPr>
        <w:pStyle w:val="Alg4"/>
        <w:numPr>
          <w:ilvl w:val="0"/>
          <w:numId w:val="1267"/>
        </w:numPr>
      </w:pPr>
      <w:r w:rsidRPr="00E77497">
        <w:t>Set the [[</w:t>
      </w:r>
      <w:r w:rsidRPr="00F97E8E">
        <w:t>BoundArguments</w:t>
      </w:r>
      <w:r w:rsidRPr="00E77497">
        <w:t>]] internal</w:t>
      </w:r>
      <w:r w:rsidRPr="00022312">
        <w:t xml:space="preserve"> </w:t>
      </w:r>
      <w:r>
        <w:t>data</w:t>
      </w:r>
      <w:r w:rsidRPr="00E77497">
        <w:t xml:space="preserve"> property of </w:t>
      </w:r>
      <w:r>
        <w:rPr>
          <w:i/>
        </w:rPr>
        <w:t>obj</w:t>
      </w:r>
      <w:r w:rsidRPr="00E77497">
        <w:rPr>
          <w:i/>
        </w:rPr>
        <w:t xml:space="preserve"> </w:t>
      </w:r>
      <w:r w:rsidRPr="00E77497">
        <w:t xml:space="preserve">to </w:t>
      </w:r>
      <w:r w:rsidRPr="00E03C6B">
        <w:rPr>
          <w:i/>
        </w:rPr>
        <w:t>boundArgs</w:t>
      </w:r>
      <w:r w:rsidRPr="00E77497">
        <w:t>.</w:t>
      </w:r>
    </w:p>
    <w:p w14:paraId="5F53CC75" w14:textId="77777777" w:rsidR="005D37A2" w:rsidRPr="00175461" w:rsidRDefault="005D37A2" w:rsidP="005D37A2">
      <w:pPr>
        <w:pStyle w:val="Alg4"/>
        <w:numPr>
          <w:ilvl w:val="0"/>
          <w:numId w:val="1267"/>
        </w:numPr>
        <w:spacing w:after="220"/>
      </w:pPr>
      <w:r w:rsidRPr="00E77497">
        <w:t xml:space="preserve">Return </w:t>
      </w:r>
      <w:r w:rsidRPr="00FC1AB5">
        <w:rPr>
          <w:i/>
        </w:rPr>
        <w:t>obj</w:t>
      </w:r>
      <w:r w:rsidRPr="00E77497">
        <w:t>.</w:t>
      </w:r>
    </w:p>
    <w:p w14:paraId="2CD79EF0" w14:textId="77777777" w:rsidR="005D37A2" w:rsidRDefault="005D37A2" w:rsidP="005D37A2">
      <w:pPr>
        <w:pStyle w:val="30"/>
      </w:pPr>
      <w:bookmarkStart w:id="862" w:name="_Ref366065936"/>
      <w:bookmarkStart w:id="863" w:name="_Toc368050232"/>
      <w:r>
        <w:t>Array Exotic Objects</w:t>
      </w:r>
      <w:bookmarkEnd w:id="862"/>
      <w:bookmarkEnd w:id="863"/>
    </w:p>
    <w:p w14:paraId="66F92F62" w14:textId="77777777" w:rsidR="005D37A2" w:rsidRPr="00E77497" w:rsidRDefault="005D37A2" w:rsidP="005D37A2">
      <w:r>
        <w:t xml:space="preserve">An </w:t>
      </w:r>
      <w:r>
        <w:rPr>
          <w:i/>
          <w:iCs/>
        </w:rPr>
        <w:t>Array object</w:t>
      </w:r>
      <w:r>
        <w:t xml:space="preserve"> is an exotic object that </w:t>
      </w:r>
      <w:r w:rsidRPr="00E77497">
        <w:t>give</w:t>
      </w:r>
      <w:r>
        <w:t>s</w:t>
      </w:r>
      <w:r w:rsidRPr="00E77497">
        <w:t xml:space="preser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p>
    <w:p w14:paraId="009BA669" w14:textId="77777777" w:rsidR="005D37A2" w:rsidRDefault="005D37A2" w:rsidP="005D37A2">
      <w:r>
        <w:t>Exotic Array objects have the same internal data properties as ordinary objects. They also have an [[Array</w:t>
      </w:r>
      <w:r w:rsidRPr="00004DF1">
        <w:rPr>
          <w:rFonts w:cs="Arial"/>
        </w:rPr>
        <w:t>InitialisationState</w:t>
      </w:r>
      <w:r>
        <w:t>]] internal data property.</w:t>
      </w:r>
    </w:p>
    <w:p w14:paraId="6E4BBB85" w14:textId="77777777" w:rsidR="005D37A2" w:rsidRDefault="005D37A2" w:rsidP="005D37A2">
      <w:r>
        <w:t xml:space="preserve">Exotic Array objects always have a non-configurable property named </w:t>
      </w:r>
      <w:r w:rsidRPr="00E77497">
        <w:rPr>
          <w:b/>
        </w:rPr>
        <w:t>"</w:t>
      </w:r>
      <w:r w:rsidRPr="00E77497">
        <w:rPr>
          <w:rFonts w:ascii="Courier New" w:hAnsi="Courier New" w:cs="Courier New"/>
          <w:b/>
        </w:rPr>
        <w:t>length</w:t>
      </w:r>
      <w:r w:rsidRPr="00E77497">
        <w:rPr>
          <w:b/>
        </w:rPr>
        <w:t>"</w:t>
      </w:r>
      <w:r>
        <w:t>.</w:t>
      </w:r>
    </w:p>
    <w:p w14:paraId="6A65D20E" w14:textId="77777777" w:rsidR="005D37A2" w:rsidRPr="00E77497" w:rsidRDefault="005D37A2" w:rsidP="005D37A2">
      <w:r>
        <w:t>Exotic Array objects provide an alternative definition for the [[DefineOwnProperty]] internal method.  Except for that internal method</w:t>
      </w:r>
      <w:del w:id="864" w:author="Rev 19 Allen Wirfs-Brock" w:date="2013-09-09T12:22:00Z">
        <w:r w:rsidDel="00EC125B">
          <w:delText>s</w:delText>
        </w:r>
      </w:del>
      <w:r>
        <w:t xml:space="preserve">, exotic Array objects provide all of the other essential internal methods as specified in </w:t>
      </w:r>
      <w:r w:rsidR="00C04626">
        <w:fldChar w:fldCharType="begin"/>
      </w:r>
      <w:r w:rsidR="00C04626">
        <w:instrText xml:space="preserve"> REF _Ref365538313 \r \h </w:instrText>
      </w:r>
      <w:r w:rsidR="00C04626">
        <w:fldChar w:fldCharType="separate"/>
      </w:r>
      <w:r w:rsidR="00D433E8">
        <w:t>9.1</w:t>
      </w:r>
      <w:r w:rsidR="00C04626">
        <w:fldChar w:fldCharType="end"/>
      </w:r>
      <w:r>
        <w:t xml:space="preserve">.  </w:t>
      </w:r>
    </w:p>
    <w:p w14:paraId="5F384850" w14:textId="77777777" w:rsidR="005D37A2" w:rsidRPr="00E77497" w:rsidRDefault="005D37A2" w:rsidP="005D37A2">
      <w:pPr>
        <w:pStyle w:val="40"/>
      </w:pPr>
      <w:bookmarkStart w:id="865" w:name="_Ref365531949"/>
      <w:r w:rsidRPr="00E77497">
        <w:t>[[DefineOwnProperty]] ( P, Desc)</w:t>
      </w:r>
      <w:bookmarkEnd w:id="865"/>
    </w:p>
    <w:p w14:paraId="0D3B0E1E" w14:textId="77777777" w:rsidR="005D37A2" w:rsidRPr="00E77497" w:rsidRDefault="005D37A2" w:rsidP="005D37A2">
      <w:r w:rsidRPr="00E77497">
        <w:t>When the [[DefineOwnProperty]] internal method of</w:t>
      </w:r>
      <w:r>
        <w:t xml:space="preserve"> an exotic Array object</w:t>
      </w:r>
      <w:r w:rsidRPr="00E77497">
        <w:t xml:space="preserve"> </w:t>
      </w:r>
      <w:r w:rsidRPr="00E77497">
        <w:rPr>
          <w:rFonts w:ascii="Times New Roman" w:hAnsi="Times New Roman"/>
          <w:i/>
        </w:rPr>
        <w:t>A</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14:paraId="2D993B57" w14:textId="77777777" w:rsidR="005D37A2" w:rsidRPr="00E77497" w:rsidDel="004372C5" w:rsidRDefault="005D37A2" w:rsidP="005D37A2">
      <w:pPr>
        <w:pStyle w:val="Alg4"/>
        <w:numPr>
          <w:ilvl w:val="0"/>
          <w:numId w:val="221"/>
        </w:numPr>
        <w:spacing w:before="240"/>
        <w:contextualSpacing/>
      </w:pPr>
      <w:r>
        <w:t>Assert: IsPropertyKey(</w:t>
      </w:r>
      <w:r>
        <w:rPr>
          <w:i/>
          <w:iCs/>
        </w:rPr>
        <w:t>P</w:t>
      </w:r>
      <w:r>
        <w:t xml:space="preserve">) is </w:t>
      </w:r>
      <w:r w:rsidRPr="00B40933">
        <w:rPr>
          <w:b/>
          <w:bCs/>
        </w:rPr>
        <w:t>true</w:t>
      </w:r>
      <w:r w:rsidRPr="00E77497" w:rsidDel="004372C5">
        <w:t>.</w:t>
      </w:r>
    </w:p>
    <w:p w14:paraId="6A86330C" w14:textId="77777777" w:rsidR="005D37A2" w:rsidRPr="00E77497" w:rsidRDefault="005D37A2" w:rsidP="005D37A2">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14:paraId="39614746" w14:textId="77777777" w:rsidR="005D37A2" w:rsidRDefault="005D37A2" w:rsidP="005D37A2">
      <w:pPr>
        <w:pStyle w:val="Alg4"/>
        <w:numPr>
          <w:ilvl w:val="1"/>
          <w:numId w:val="221"/>
        </w:numPr>
      </w:pPr>
      <w:r>
        <w:rPr>
          <w:bCs/>
        </w:rPr>
        <w:t>Return the result of calling ArraySetLength with</w:t>
      </w:r>
      <w:r w:rsidRPr="00B65180">
        <w:t xml:space="preserve"> </w:t>
      </w:r>
      <w:r>
        <w:t>arguments</w:t>
      </w:r>
      <w:r w:rsidRPr="00E77497">
        <w:t xml:space="preserve"> </w:t>
      </w:r>
      <w:r>
        <w:rPr>
          <w:i/>
          <w:iCs/>
        </w:rPr>
        <w:t>A</w:t>
      </w:r>
      <w:r>
        <w:t>,</w:t>
      </w:r>
      <w:r w:rsidRPr="00E77497">
        <w:t xml:space="preserve"> </w:t>
      </w:r>
      <w:r>
        <w:t>and</w:t>
      </w:r>
      <w:r w:rsidRPr="00E77497">
        <w:t xml:space="preserve"> </w:t>
      </w:r>
      <w:r w:rsidRPr="00E77497">
        <w:rPr>
          <w:i/>
        </w:rPr>
        <w:t>Desc</w:t>
      </w:r>
      <w:r w:rsidRPr="00E77497">
        <w:t>.</w:t>
      </w:r>
    </w:p>
    <w:p w14:paraId="63F82231" w14:textId="77777777" w:rsidR="005D37A2" w:rsidRPr="00E77497" w:rsidRDefault="005D37A2" w:rsidP="005D37A2">
      <w:pPr>
        <w:pStyle w:val="Alg4"/>
        <w:numPr>
          <w:ilvl w:val="0"/>
          <w:numId w:val="221"/>
        </w:numPr>
      </w:pPr>
      <w:r w:rsidRPr="00E77497">
        <w:t xml:space="preserve">Else if </w:t>
      </w:r>
      <w:r w:rsidRPr="00E77497">
        <w:rPr>
          <w:i/>
        </w:rPr>
        <w:t>P</w:t>
      </w:r>
      <w:r w:rsidRPr="00E77497">
        <w:t xml:space="preserve"> is an array index, then</w:t>
      </w:r>
    </w:p>
    <w:p w14:paraId="4144A2DE" w14:textId="77777777" w:rsidR="005D37A2" w:rsidRPr="00E77497" w:rsidRDefault="005D37A2" w:rsidP="005D37A2">
      <w:pPr>
        <w:pStyle w:val="Alg4"/>
        <w:numPr>
          <w:ilvl w:val="1"/>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0128FC2A" w14:textId="77777777" w:rsidR="005D37A2" w:rsidRPr="00E77497" w:rsidRDefault="005D37A2" w:rsidP="005D37A2">
      <w:pPr>
        <w:pStyle w:val="Alg4"/>
        <w:numPr>
          <w:ilvl w:val="1"/>
          <w:numId w:val="221"/>
        </w:numPr>
      </w:pPr>
      <w:r w:rsidRPr="00E77497">
        <w:t xml:space="preserve">Let </w:t>
      </w:r>
      <w:r w:rsidRPr="00E77497">
        <w:rPr>
          <w:i/>
        </w:rPr>
        <w:t>oldLen</w:t>
      </w:r>
      <w:r w:rsidRPr="00E77497">
        <w:t xml:space="preserve"> be </w:t>
      </w:r>
      <w:r w:rsidRPr="00E77497">
        <w:rPr>
          <w:i/>
        </w:rPr>
        <w:t>oldLenDesc</w:t>
      </w:r>
      <w:r w:rsidRPr="00E77497">
        <w:t>.[[Value]].</w:t>
      </w:r>
    </w:p>
    <w:p w14:paraId="1C5E7EBF" w14:textId="77777777" w:rsidR="005D37A2" w:rsidRPr="00E77497" w:rsidRDefault="005D37A2" w:rsidP="005D37A2">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14:paraId="703134A9" w14:textId="77777777" w:rsidR="005D37A2" w:rsidRDefault="005D37A2" w:rsidP="005D37A2">
      <w:pPr>
        <w:pStyle w:val="Alg4"/>
        <w:numPr>
          <w:ilvl w:val="1"/>
          <w:numId w:val="221"/>
        </w:numPr>
      </w:pPr>
      <w:r>
        <w:t xml:space="preserve">Assert: </w:t>
      </w:r>
      <w:r>
        <w:rPr>
          <w:i/>
          <w:iCs/>
        </w:rPr>
        <w:t>index</w:t>
      </w:r>
      <w:r>
        <w:t xml:space="preserve"> will never be an abrupt completion.</w:t>
      </w:r>
    </w:p>
    <w:p w14:paraId="2ABE237B" w14:textId="77777777" w:rsidR="005D37A2" w:rsidRPr="00E77497" w:rsidRDefault="005D37A2" w:rsidP="005D37A2">
      <w:pPr>
        <w:pStyle w:val="Alg4"/>
        <w:numPr>
          <w:ilvl w:val="1"/>
          <w:numId w:val="221"/>
        </w:numPr>
      </w:pPr>
      <w:r>
        <w:t>I</w:t>
      </w:r>
      <w:r w:rsidRPr="00E77497">
        <w:t xml:space="preserve">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Pr>
          <w:bCs/>
        </w:rPr>
        <w:t xml:space="preserve">, then return </w:t>
      </w:r>
      <w:r>
        <w:rPr>
          <w:b/>
        </w:rPr>
        <w:t>false</w:t>
      </w:r>
      <w:r w:rsidRPr="00E77497">
        <w:t>.</w:t>
      </w:r>
    </w:p>
    <w:p w14:paraId="5B63ED17" w14:textId="77777777" w:rsidR="005D37A2" w:rsidRPr="00E77497" w:rsidRDefault="005D37A2" w:rsidP="005D37A2">
      <w:pPr>
        <w:pStyle w:val="Alg4"/>
        <w:numPr>
          <w:ilvl w:val="1"/>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14:paraId="238B692B" w14:textId="77777777" w:rsidR="005D37A2" w:rsidRDefault="005D37A2" w:rsidP="005D37A2">
      <w:pPr>
        <w:pStyle w:val="Alg4"/>
        <w:numPr>
          <w:ilvl w:val="1"/>
          <w:numId w:val="221"/>
        </w:numPr>
      </w:pPr>
      <w:r>
        <w:t>ReturnIfAbrupt(</w:t>
      </w:r>
      <w:r w:rsidRPr="00E77497">
        <w:rPr>
          <w:i/>
        </w:rPr>
        <w:t>succeeded</w:t>
      </w:r>
      <w:r>
        <w:t>).</w:t>
      </w:r>
    </w:p>
    <w:p w14:paraId="364E59FC" w14:textId="77777777" w:rsidR="005D37A2" w:rsidRPr="00E77497" w:rsidRDefault="005D37A2" w:rsidP="005D37A2">
      <w:pPr>
        <w:pStyle w:val="Alg4"/>
        <w:numPr>
          <w:ilvl w:val="1"/>
          <w:numId w:val="221"/>
        </w:numPr>
      </w:pPr>
      <w:r>
        <w:t>I</w:t>
      </w:r>
      <w:r w:rsidRPr="00E77497">
        <w:t xml:space="preserve">f </w:t>
      </w:r>
      <w:r w:rsidRPr="00E77497">
        <w:rPr>
          <w:i/>
        </w:rPr>
        <w:t>succeeded</w:t>
      </w:r>
      <w:r w:rsidRPr="00E77497">
        <w:t xml:space="preserve"> is </w:t>
      </w:r>
      <w:r w:rsidRPr="00E77497">
        <w:rPr>
          <w:b/>
        </w:rPr>
        <w:t>false</w:t>
      </w:r>
      <w:r w:rsidRPr="00E77497">
        <w:t xml:space="preserve">, </w:t>
      </w:r>
      <w:r>
        <w:t xml:space="preserve">then </w:t>
      </w:r>
      <w:r w:rsidRPr="00E77497">
        <w:t xml:space="preserve">return </w:t>
      </w:r>
      <w:r w:rsidRPr="00E77497">
        <w:rPr>
          <w:b/>
        </w:rPr>
        <w:t>false</w:t>
      </w:r>
      <w:r w:rsidRPr="00E77497">
        <w:t>.</w:t>
      </w:r>
    </w:p>
    <w:p w14:paraId="76DED755" w14:textId="77777777" w:rsidR="005D37A2" w:rsidRPr="00E77497" w:rsidRDefault="005D37A2" w:rsidP="005D37A2">
      <w:pPr>
        <w:pStyle w:val="Alg4"/>
        <w:numPr>
          <w:ilvl w:val="1"/>
          <w:numId w:val="221"/>
        </w:numPr>
      </w:pPr>
      <w:r w:rsidRPr="00E77497">
        <w:t xml:space="preserve">If  </w:t>
      </w:r>
      <w:r w:rsidRPr="00E77497">
        <w:rPr>
          <w:i/>
        </w:rPr>
        <w:t>index</w:t>
      </w:r>
      <w:r w:rsidRPr="00E77497">
        <w:t xml:space="preserve"> ≥ </w:t>
      </w:r>
      <w:r w:rsidRPr="00E77497">
        <w:rPr>
          <w:i/>
        </w:rPr>
        <w:t>oldLen</w:t>
      </w:r>
    </w:p>
    <w:p w14:paraId="5DF7E052" w14:textId="77777777" w:rsidR="005D37A2" w:rsidRPr="00E77497" w:rsidRDefault="005D37A2" w:rsidP="005D37A2">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14:paraId="0965A127" w14:textId="77777777" w:rsidR="005D37A2" w:rsidRPr="00E77497" w:rsidRDefault="005D37A2" w:rsidP="005D37A2">
      <w:pPr>
        <w:pStyle w:val="Alg4"/>
        <w:numPr>
          <w:ilvl w:val="2"/>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846AD9">
        <w:t xml:space="preserve"> </w:t>
      </w:r>
      <w:r w:rsidRPr="00E77497">
        <w:t xml:space="preserve">and </w:t>
      </w:r>
      <w:r w:rsidRPr="00E77497">
        <w:rPr>
          <w:i/>
        </w:rPr>
        <w:t>oldLenDesc</w:t>
      </w:r>
      <w:r w:rsidRPr="00E77497">
        <w:t xml:space="preserve"> as arguments. </w:t>
      </w:r>
    </w:p>
    <w:p w14:paraId="1AE41635" w14:textId="77777777" w:rsidR="005D37A2" w:rsidRDefault="005D37A2" w:rsidP="005D37A2">
      <w:pPr>
        <w:pStyle w:val="Alg4"/>
        <w:numPr>
          <w:ilvl w:val="2"/>
          <w:numId w:val="221"/>
        </w:numPr>
      </w:pPr>
      <w:r>
        <w:t>ReturnIfAbrupt(</w:t>
      </w:r>
      <w:r w:rsidRPr="00E77497">
        <w:rPr>
          <w:i/>
        </w:rPr>
        <w:t>succeeded</w:t>
      </w:r>
      <w:r>
        <w:t>).</w:t>
      </w:r>
    </w:p>
    <w:p w14:paraId="3B34BC35" w14:textId="77777777" w:rsidR="005D37A2" w:rsidRPr="00E77497" w:rsidRDefault="005D37A2" w:rsidP="005D37A2">
      <w:pPr>
        <w:pStyle w:val="Alg4"/>
        <w:numPr>
          <w:ilvl w:val="1"/>
          <w:numId w:val="221"/>
        </w:numPr>
      </w:pPr>
      <w:r w:rsidRPr="00E77497">
        <w:t xml:space="preserve">Return </w:t>
      </w:r>
      <w:r w:rsidRPr="00E77497">
        <w:rPr>
          <w:b/>
        </w:rPr>
        <w:t>true</w:t>
      </w:r>
      <w:r w:rsidRPr="00E77497">
        <w:t>.</w:t>
      </w:r>
    </w:p>
    <w:p w14:paraId="712505A2" w14:textId="77777777" w:rsidR="005D37A2" w:rsidRPr="00E77497" w:rsidRDefault="005D37A2" w:rsidP="005D37A2">
      <w:pPr>
        <w:pStyle w:val="Alg4"/>
        <w:numPr>
          <w:ilvl w:val="0"/>
          <w:numId w:val="221"/>
        </w:numPr>
        <w:spacing w:after="120"/>
      </w:pPr>
      <w:r w:rsidRPr="00E77497">
        <w:t xml:space="preserve">Return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14:paraId="34560386" w14:textId="77777777" w:rsidR="005D37A2" w:rsidRPr="00BB1CD0" w:rsidRDefault="005D37A2" w:rsidP="005D37A2">
      <w:pPr>
        <w:pStyle w:val="40"/>
        <w:rPr>
          <w:rFonts w:cs="Arial"/>
          <w:bCs/>
        </w:rPr>
      </w:pPr>
      <w:r>
        <w:rPr>
          <w:rFonts w:cs="Arial"/>
          <w:bCs/>
          <w:spacing w:val="6"/>
        </w:rPr>
        <w:t>Array</w:t>
      </w:r>
      <w:r w:rsidRPr="00BB1CD0">
        <w:rPr>
          <w:rFonts w:cs="Arial"/>
          <w:bCs/>
          <w:spacing w:val="6"/>
        </w:rPr>
        <w:t>Create Abstract Operation</w:t>
      </w:r>
    </w:p>
    <w:p w14:paraId="62D20644" w14:textId="77777777" w:rsidR="005D37A2" w:rsidRDefault="005D37A2" w:rsidP="005D37A2">
      <w:r>
        <w:t xml:space="preserve">The abstract operation ArrayCreate with argument </w:t>
      </w:r>
      <w:r w:rsidRPr="00D77CE5">
        <w:rPr>
          <w:rFonts w:ascii="Times New Roman" w:eastAsia="Times New Roman" w:hAnsi="Times New Roman"/>
          <w:i/>
          <w:iCs/>
          <w:spacing w:val="6"/>
          <w:lang w:eastAsia="en-US"/>
        </w:rPr>
        <w:t>length</w:t>
      </w:r>
      <w:r>
        <w:t xml:space="preserve"> (a positive integer or </w:t>
      </w:r>
      <w:r w:rsidRPr="00655E48">
        <w:rPr>
          <w:rFonts w:ascii="Times New Roman" w:hAnsi="Times New Roman"/>
          <w:b/>
          <w:bCs/>
        </w:rPr>
        <w:t>undefined</w:t>
      </w:r>
      <w:r>
        <w:t xml:space="preserve">) and optional argument </w:t>
      </w:r>
      <w:r w:rsidRPr="004E3DC9">
        <w:rPr>
          <w:rFonts w:ascii="Times New Roman" w:eastAsia="Times New Roman" w:hAnsi="Times New Roman"/>
          <w:i/>
          <w:iCs/>
          <w:spacing w:val="6"/>
          <w:lang w:eastAsia="en-US"/>
        </w:rPr>
        <w:t>proto</w:t>
      </w:r>
      <w:r>
        <w:t xml:space="preserve"> is used to specify the creation of new exotic Array objects. It performs the following steps:</w:t>
      </w:r>
    </w:p>
    <w:p w14:paraId="2E474FB2" w14:textId="77777777" w:rsidR="005D37A2" w:rsidRDefault="005D37A2" w:rsidP="005D37A2">
      <w:pPr>
        <w:pStyle w:val="Alg4"/>
        <w:numPr>
          <w:ilvl w:val="0"/>
          <w:numId w:val="707"/>
        </w:numPr>
      </w:pPr>
      <w:r>
        <w:t xml:space="preserve">If the </w:t>
      </w:r>
      <w:r>
        <w:rPr>
          <w:i/>
          <w:iCs/>
        </w:rPr>
        <w:t>proto</w:t>
      </w:r>
      <w:r>
        <w:t xml:space="preserve"> argument was not passed, then let </w:t>
      </w:r>
      <w:r>
        <w:rPr>
          <w:i/>
          <w:iCs/>
        </w:rPr>
        <w:t>proto</w:t>
      </w:r>
      <w:r>
        <w:t xml:space="preserve"> be the intrinsic object </w:t>
      </w:r>
      <w:r w:rsidRPr="00F75B67">
        <w:rPr>
          <w:rFonts w:ascii="Arial" w:hAnsi="Arial" w:cs="Arial"/>
        </w:rPr>
        <w:t>%ArrayPrototype%</w:t>
      </w:r>
      <w:r>
        <w:t>.</w:t>
      </w:r>
    </w:p>
    <w:p w14:paraId="00C93636" w14:textId="77777777" w:rsidR="005D37A2" w:rsidRPr="00E77497" w:rsidRDefault="005D37A2" w:rsidP="005D37A2">
      <w:pPr>
        <w:pStyle w:val="Alg4"/>
        <w:numPr>
          <w:ilvl w:val="0"/>
          <w:numId w:val="707"/>
        </w:numPr>
      </w:pPr>
      <w:r>
        <w:t xml:space="preserve">Let </w:t>
      </w:r>
      <w:r w:rsidRPr="00FC03BD">
        <w:rPr>
          <w:i/>
        </w:rPr>
        <w:t>A</w:t>
      </w:r>
      <w:r>
        <w:t xml:space="preserve"> be a newly created Array exotic object</w:t>
      </w:r>
      <w:r w:rsidRPr="00E77497">
        <w:t>.</w:t>
      </w:r>
    </w:p>
    <w:p w14:paraId="4231613A" w14:textId="77777777" w:rsidR="005D37A2" w:rsidRPr="00FA34E7" w:rsidRDefault="005D37A2" w:rsidP="005D37A2">
      <w:pPr>
        <w:pStyle w:val="Alg4"/>
        <w:numPr>
          <w:ilvl w:val="0"/>
          <w:numId w:val="707"/>
        </w:numPr>
      </w:pPr>
      <w:r>
        <w:t xml:space="preserve">Set </w:t>
      </w:r>
      <w:r>
        <w:rPr>
          <w:i/>
        </w:rPr>
        <w:t>A</w:t>
      </w:r>
      <w:r>
        <w:t xml:space="preserve">’s essential internal methods </w:t>
      </w:r>
      <w:r w:rsidR="00D45A1D">
        <w:t xml:space="preserve">except for [[DefineOwnProperty]] </w:t>
      </w:r>
      <w:r>
        <w:t xml:space="preserve">to the default ordinary object definitions specified in </w:t>
      </w:r>
      <w:r w:rsidR="00D45A1D">
        <w:fldChar w:fldCharType="begin"/>
      </w:r>
      <w:r w:rsidR="00D45A1D">
        <w:instrText xml:space="preserve"> REF _Ref365531997 \r \h </w:instrText>
      </w:r>
      <w:r w:rsidR="00D45A1D">
        <w:fldChar w:fldCharType="separate"/>
      </w:r>
      <w:r w:rsidR="00D433E8">
        <w:t>9.1</w:t>
      </w:r>
      <w:r w:rsidR="00D45A1D">
        <w:fldChar w:fldCharType="end"/>
      </w:r>
      <w:r>
        <w:t>.</w:t>
      </w:r>
    </w:p>
    <w:p w14:paraId="7B6BBCF8" w14:textId="77777777" w:rsidR="005D37A2" w:rsidRPr="00E77497" w:rsidRDefault="005D37A2" w:rsidP="005D37A2">
      <w:pPr>
        <w:pStyle w:val="Alg4"/>
        <w:numPr>
          <w:ilvl w:val="0"/>
          <w:numId w:val="707"/>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_Ref365531949 \r \h </w:instrText>
      </w:r>
      <w:r w:rsidR="00D45A1D">
        <w:fldChar w:fldCharType="separate"/>
      </w:r>
      <w:r w:rsidR="00D433E8">
        <w:t>9.2.2.1</w:t>
      </w:r>
      <w:r w:rsidR="00D45A1D">
        <w:fldChar w:fldCharType="end"/>
      </w:r>
      <w:r w:rsidRPr="00E77497">
        <w:t>.</w:t>
      </w:r>
    </w:p>
    <w:p w14:paraId="6F3D65A9" w14:textId="77777777" w:rsidR="005D37A2" w:rsidRPr="00E77497" w:rsidRDefault="005D37A2" w:rsidP="005D37A2">
      <w:pPr>
        <w:pStyle w:val="Alg4"/>
        <w:numPr>
          <w:ilvl w:val="0"/>
          <w:numId w:val="707"/>
        </w:numPr>
      </w:pPr>
      <w:r>
        <w:t xml:space="preserve">Set the [[Prototype]] internal data property of </w:t>
      </w:r>
      <w:r w:rsidRPr="00FA34E7">
        <w:rPr>
          <w:i/>
        </w:rPr>
        <w:t>A</w:t>
      </w:r>
      <w:r>
        <w:t xml:space="preserve"> to </w:t>
      </w:r>
      <w:r>
        <w:rPr>
          <w:i/>
          <w:iCs/>
        </w:rPr>
        <w:t>proto</w:t>
      </w:r>
      <w:r>
        <w:t>.</w:t>
      </w:r>
    </w:p>
    <w:p w14:paraId="2171F012" w14:textId="77777777" w:rsidR="005D37A2" w:rsidRDefault="005D37A2" w:rsidP="005D37A2">
      <w:pPr>
        <w:pStyle w:val="Alg4"/>
        <w:numPr>
          <w:ilvl w:val="0"/>
          <w:numId w:val="707"/>
        </w:numPr>
      </w:pPr>
      <w:r>
        <w:t xml:space="preserve">Set the [[Extensible]] internal data property of </w:t>
      </w:r>
      <w:r w:rsidRPr="00FA34E7">
        <w:rPr>
          <w:i/>
        </w:rPr>
        <w:t>A</w:t>
      </w:r>
      <w:r>
        <w:t xml:space="preserve"> to </w:t>
      </w:r>
      <w:r w:rsidRPr="00FA34E7">
        <w:rPr>
          <w:b/>
        </w:rPr>
        <w:t>true</w:t>
      </w:r>
      <w:r>
        <w:t>.</w:t>
      </w:r>
    </w:p>
    <w:p w14:paraId="2B1396C4" w14:textId="77777777" w:rsidR="005D37A2" w:rsidRDefault="005D37A2" w:rsidP="005D37A2">
      <w:pPr>
        <w:pStyle w:val="Alg4"/>
        <w:numPr>
          <w:ilvl w:val="0"/>
          <w:numId w:val="707"/>
        </w:numPr>
      </w:pPr>
      <w:r>
        <w:t xml:space="preserve">If </w:t>
      </w:r>
      <w:r w:rsidRPr="006D19B4">
        <w:rPr>
          <w:i/>
          <w:iCs/>
        </w:rPr>
        <w:t>len</w:t>
      </w:r>
      <w:r>
        <w:rPr>
          <w:i/>
          <w:iCs/>
        </w:rPr>
        <w:t>g</w:t>
      </w:r>
      <w:r w:rsidRPr="006D19B4">
        <w:rPr>
          <w:i/>
          <w:iCs/>
        </w:rPr>
        <w:t>th</w:t>
      </w:r>
      <w:r>
        <w:t xml:space="preserve"> is not </w:t>
      </w:r>
      <w:r>
        <w:rPr>
          <w:b/>
          <w:bCs/>
        </w:rPr>
        <w:t>undefined</w:t>
      </w:r>
      <w:r>
        <w:t>, then</w:t>
      </w:r>
    </w:p>
    <w:p w14:paraId="298BA7D5" w14:textId="77777777" w:rsidR="005D37A2" w:rsidRDefault="005D37A2" w:rsidP="005D37A2">
      <w:pPr>
        <w:pStyle w:val="Alg4"/>
        <w:numPr>
          <w:ilvl w:val="1"/>
          <w:numId w:val="707"/>
        </w:numPr>
      </w:pPr>
      <w:r>
        <w:t>Set the [[Array</w:t>
      </w:r>
      <w:r w:rsidRPr="009829D2">
        <w:t>Initiali</w:t>
      </w:r>
      <w:r>
        <w:t>s</w:t>
      </w:r>
      <w:r w:rsidRPr="009829D2">
        <w:t>ationState</w:t>
      </w:r>
      <w:r>
        <w:t xml:space="preserve">]] internal data property of </w:t>
      </w:r>
      <w:r w:rsidRPr="00FA34E7">
        <w:rPr>
          <w:i/>
        </w:rPr>
        <w:t>A</w:t>
      </w:r>
      <w:r>
        <w:t xml:space="preserve"> to </w:t>
      </w:r>
      <w:r w:rsidRPr="00FA34E7">
        <w:rPr>
          <w:b/>
        </w:rPr>
        <w:t>true</w:t>
      </w:r>
      <w:r>
        <w:t>.</w:t>
      </w:r>
    </w:p>
    <w:p w14:paraId="6DB26CEB" w14:textId="77777777" w:rsidR="005D37A2" w:rsidRDefault="005D37A2" w:rsidP="005D37A2">
      <w:pPr>
        <w:pStyle w:val="Alg4"/>
        <w:numPr>
          <w:ilvl w:val="0"/>
          <w:numId w:val="707"/>
        </w:numPr>
      </w:pPr>
      <w:r>
        <w:t>Else</w:t>
      </w:r>
    </w:p>
    <w:p w14:paraId="71096BB4" w14:textId="77777777" w:rsidR="005D37A2" w:rsidRDefault="005D37A2" w:rsidP="005D37A2">
      <w:pPr>
        <w:pStyle w:val="Alg4"/>
        <w:numPr>
          <w:ilvl w:val="1"/>
          <w:numId w:val="707"/>
        </w:numPr>
      </w:pPr>
      <w:r>
        <w:t>Set the [[Array</w:t>
      </w:r>
      <w:r w:rsidRPr="009829D2">
        <w:t>Initiali</w:t>
      </w:r>
      <w:r>
        <w:t>s</w:t>
      </w:r>
      <w:r w:rsidRPr="009829D2">
        <w:t>ationState</w:t>
      </w:r>
      <w:r>
        <w:t xml:space="preserve">]] internal data property of </w:t>
      </w:r>
      <w:r w:rsidRPr="00FA34E7">
        <w:rPr>
          <w:i/>
        </w:rPr>
        <w:t>A</w:t>
      </w:r>
      <w:r>
        <w:t xml:space="preserve"> to </w:t>
      </w:r>
      <w:r>
        <w:rPr>
          <w:b/>
        </w:rPr>
        <w:t>false</w:t>
      </w:r>
      <w:r>
        <w:t>.</w:t>
      </w:r>
    </w:p>
    <w:p w14:paraId="1175CDCE" w14:textId="77777777" w:rsidR="005D37A2" w:rsidRDefault="005D37A2" w:rsidP="005D37A2">
      <w:pPr>
        <w:pStyle w:val="Alg4"/>
        <w:numPr>
          <w:ilvl w:val="1"/>
          <w:numId w:val="707"/>
        </w:numPr>
      </w:pPr>
      <w:r>
        <w:t xml:space="preserve">Let </w:t>
      </w:r>
      <w:r>
        <w:rPr>
          <w:i/>
          <w:iCs/>
        </w:rPr>
        <w:t>length</w:t>
      </w:r>
      <w:r>
        <w:t xml:space="preserve"> be 0.</w:t>
      </w:r>
    </w:p>
    <w:p w14:paraId="6F652396" w14:textId="77777777" w:rsidR="005D37A2" w:rsidRDefault="005D37A2" w:rsidP="005D37A2">
      <w:pPr>
        <w:pStyle w:val="Alg4"/>
        <w:numPr>
          <w:ilvl w:val="0"/>
          <w:numId w:val="707"/>
        </w:numPr>
      </w:pPr>
      <w:r>
        <w:t>Call Ordinary</w:t>
      </w:r>
      <w:r w:rsidRPr="00E77497">
        <w:t>DefineOwnProperty</w:t>
      </w:r>
      <w:r>
        <w:t xml:space="preserve"> with arguments</w:t>
      </w:r>
      <w:r w:rsidRPr="00E77497">
        <w:t xml:space="preserve"> </w:t>
      </w:r>
      <w:r>
        <w:rPr>
          <w:i/>
          <w:iCs/>
        </w:rPr>
        <w:t>A</w:t>
      </w:r>
      <w:r>
        <w:t>,</w:t>
      </w:r>
      <w:r w:rsidRPr="00E77497">
        <w:t xml:space="preserve"> </w:t>
      </w:r>
      <w:r w:rsidRPr="00D77CE5">
        <w:rPr>
          <w:rFonts w:ascii="Courier New" w:hAnsi="Courier New" w:cs="Courier New"/>
          <w:b/>
          <w:bCs/>
        </w:rPr>
        <w:t>"length"</w:t>
      </w:r>
      <w:r>
        <w:t xml:space="preserve"> and</w:t>
      </w:r>
      <w:r w:rsidRPr="00E77497">
        <w:t xml:space="preserve"> </w:t>
      </w:r>
      <w:r>
        <w:t xml:space="preserve">Property Descriptor {[[Value]]: </w:t>
      </w:r>
      <w:r w:rsidRPr="00D77CE5">
        <w:rPr>
          <w:i/>
          <w:iCs/>
        </w:rPr>
        <w:t>length</w:t>
      </w:r>
      <w:r>
        <w:t xml:space="preserve">, [[Writable]]: </w:t>
      </w:r>
      <w:r w:rsidRPr="00D77CE5">
        <w:rPr>
          <w:b/>
        </w:rPr>
        <w:t>true</w:t>
      </w:r>
      <w:r>
        <w:t xml:space="preserve">, [[Enumerable]]: </w:t>
      </w:r>
      <w:r w:rsidRPr="00D77CE5">
        <w:rPr>
          <w:b/>
        </w:rPr>
        <w:t>false</w:t>
      </w:r>
      <w:r>
        <w:t xml:space="preserve">, [[Configurable]]: </w:t>
      </w:r>
      <w:r w:rsidRPr="00D77CE5">
        <w:rPr>
          <w:b/>
        </w:rPr>
        <w:t>false</w:t>
      </w:r>
      <w:r>
        <w:t>}</w:t>
      </w:r>
      <w:r w:rsidRPr="00D77CE5">
        <w:t>.</w:t>
      </w:r>
    </w:p>
    <w:p w14:paraId="161323D6" w14:textId="77777777" w:rsidR="005D37A2" w:rsidRDefault="005D37A2" w:rsidP="005D37A2">
      <w:pPr>
        <w:pStyle w:val="Alg4"/>
        <w:numPr>
          <w:ilvl w:val="0"/>
          <w:numId w:val="707"/>
        </w:numPr>
        <w:spacing w:after="240"/>
      </w:pPr>
      <w:r w:rsidRPr="00E77497">
        <w:t xml:space="preserve">Return </w:t>
      </w:r>
      <w:r w:rsidRPr="00C332EF">
        <w:rPr>
          <w:i/>
          <w:iCs/>
        </w:rPr>
        <w:t>A</w:t>
      </w:r>
      <w:r w:rsidRPr="00E77497">
        <w:t>.</w:t>
      </w:r>
    </w:p>
    <w:p w14:paraId="77528368" w14:textId="77777777" w:rsidR="005D37A2" w:rsidRPr="00BB1CD0" w:rsidRDefault="005D37A2" w:rsidP="005D37A2">
      <w:pPr>
        <w:pStyle w:val="40"/>
        <w:rPr>
          <w:rFonts w:cs="Arial"/>
          <w:bCs/>
        </w:rPr>
      </w:pPr>
      <w:r>
        <w:rPr>
          <w:bCs/>
        </w:rPr>
        <w:t xml:space="preserve">ArraySetLength </w:t>
      </w:r>
      <w:r w:rsidRPr="00BB1CD0">
        <w:rPr>
          <w:rFonts w:cs="Arial"/>
          <w:bCs/>
          <w:spacing w:val="6"/>
        </w:rPr>
        <w:t>Abstract Operation</w:t>
      </w:r>
    </w:p>
    <w:p w14:paraId="3388359A" w14:textId="77777777" w:rsidR="005D37A2" w:rsidRPr="00E77497" w:rsidRDefault="005D37A2" w:rsidP="005D37A2">
      <w:r w:rsidRPr="00E77497">
        <w:t xml:space="preserve">When the </w:t>
      </w:r>
      <w:r>
        <w:t>abstract operation</w:t>
      </w:r>
      <w:r w:rsidRPr="00E77497">
        <w:t xml:space="preserve"> </w:t>
      </w:r>
      <w:r w:rsidRPr="00535CB6">
        <w:t xml:space="preserve">ArraySetLength </w:t>
      </w:r>
      <w:r w:rsidRPr="00E77497">
        <w:t xml:space="preserve">is called with </w:t>
      </w:r>
      <w:r>
        <w:t>an exotic Array object</w:t>
      </w:r>
      <w:r w:rsidRPr="00E77497">
        <w:t xml:space="preserve"> </w:t>
      </w:r>
      <w:r w:rsidRPr="00E77497">
        <w:rPr>
          <w:rFonts w:ascii="Times New Roman" w:hAnsi="Times New Roman"/>
          <w:i/>
        </w:rPr>
        <w:t>A</w:t>
      </w:r>
      <w:r>
        <w:rPr>
          <w:rFonts w:ascii="Times New Roman" w:hAnsi="Times New Roman"/>
          <w:iCs/>
        </w:rPr>
        <w:t>,</w:t>
      </w:r>
      <w:r w:rsidRPr="00E77497">
        <w:t xml:space="preserve"> and Property Descriptor </w:t>
      </w:r>
      <w:r w:rsidRPr="00E77497">
        <w:rPr>
          <w:rFonts w:ascii="Times New Roman" w:hAnsi="Times New Roman"/>
          <w:i/>
        </w:rPr>
        <w:t>Desc</w:t>
      </w:r>
      <w:r w:rsidRPr="00E77497">
        <w:t xml:space="preserve"> the following steps are taken:</w:t>
      </w:r>
    </w:p>
    <w:p w14:paraId="0B7D2280" w14:textId="77777777" w:rsidR="005D37A2" w:rsidRPr="00E77497" w:rsidRDefault="005D37A2" w:rsidP="005D37A2">
      <w:pPr>
        <w:pStyle w:val="Alg4"/>
        <w:numPr>
          <w:ilvl w:val="0"/>
          <w:numId w:val="1245"/>
        </w:numPr>
      </w:pPr>
      <w:r w:rsidRPr="00E77497">
        <w:t xml:space="preserve">If the [[Value]] field of </w:t>
      </w:r>
      <w:r w:rsidRPr="00E77497">
        <w:rPr>
          <w:i/>
        </w:rPr>
        <w:t>Desc</w:t>
      </w:r>
      <w:r w:rsidRPr="00E77497">
        <w:t xml:space="preserve"> is absent, then</w:t>
      </w:r>
    </w:p>
    <w:p w14:paraId="5AA13BE6" w14:textId="77777777" w:rsidR="005D37A2" w:rsidRPr="00E77497" w:rsidRDefault="005D37A2" w:rsidP="005D37A2">
      <w:pPr>
        <w:pStyle w:val="Alg4"/>
        <w:numPr>
          <w:ilvl w:val="1"/>
          <w:numId w:val="1245"/>
        </w:numPr>
      </w:pPr>
      <w:r w:rsidRPr="00E77497">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Desc</w:t>
      </w:r>
      <w:r w:rsidRPr="00E77497">
        <w:t xml:space="preserve"> as arguments.</w:t>
      </w:r>
    </w:p>
    <w:p w14:paraId="7683D79E" w14:textId="77777777" w:rsidR="005D37A2" w:rsidRPr="00E77497" w:rsidRDefault="005D37A2" w:rsidP="005D37A2">
      <w:pPr>
        <w:pStyle w:val="Alg4"/>
        <w:numPr>
          <w:ilvl w:val="0"/>
          <w:numId w:val="1245"/>
        </w:numPr>
      </w:pPr>
      <w:r w:rsidRPr="00E77497">
        <w:t xml:space="preserve">Let </w:t>
      </w:r>
      <w:r w:rsidRPr="00E77497">
        <w:rPr>
          <w:i/>
        </w:rPr>
        <w:t>newLenDesc</w:t>
      </w:r>
      <w:r w:rsidRPr="00E77497">
        <w:t xml:space="preserve"> be a copy of </w:t>
      </w:r>
      <w:r w:rsidRPr="00E77497">
        <w:rPr>
          <w:i/>
        </w:rPr>
        <w:t>Desc</w:t>
      </w:r>
      <w:r w:rsidRPr="00E77497">
        <w:t>.</w:t>
      </w:r>
    </w:p>
    <w:p w14:paraId="3AF3CC46" w14:textId="77777777" w:rsidR="005D37A2" w:rsidRPr="00E77497" w:rsidRDefault="005D37A2" w:rsidP="005D37A2">
      <w:pPr>
        <w:pStyle w:val="Alg4"/>
        <w:numPr>
          <w:ilvl w:val="0"/>
          <w:numId w:val="1245"/>
        </w:numPr>
      </w:pPr>
      <w:commentRangeStart w:id="866"/>
      <w:r w:rsidRPr="00E77497">
        <w:t xml:space="preserve">Let </w:t>
      </w:r>
      <w:r w:rsidRPr="00E77497">
        <w:rPr>
          <w:i/>
        </w:rPr>
        <w:t>newLen</w:t>
      </w:r>
      <w:r w:rsidRPr="00E77497">
        <w:t xml:space="preserve"> be ToUint32(</w:t>
      </w:r>
      <w:r w:rsidRPr="00E77497">
        <w:rPr>
          <w:i/>
        </w:rPr>
        <w:t>Desc</w:t>
      </w:r>
      <w:r w:rsidRPr="00E77497">
        <w:t>.[[Value]]).</w:t>
      </w:r>
    </w:p>
    <w:p w14:paraId="35F06748" w14:textId="77777777" w:rsidR="005D37A2" w:rsidRPr="00E77497" w:rsidRDefault="005D37A2" w:rsidP="005D37A2">
      <w:pPr>
        <w:pStyle w:val="Alg4"/>
        <w:numPr>
          <w:ilvl w:val="0"/>
          <w:numId w:val="1245"/>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commentRangeEnd w:id="866"/>
      <w:r>
        <w:rPr>
          <w:rStyle w:val="af6"/>
          <w:rFonts w:ascii="Arial" w:eastAsia="MS Mincho" w:hAnsi="Arial"/>
          <w:spacing w:val="0"/>
          <w:lang w:eastAsia="ja-JP"/>
        </w:rPr>
        <w:commentReference w:id="866"/>
      </w:r>
    </w:p>
    <w:p w14:paraId="62B7046E" w14:textId="77777777" w:rsidR="005D37A2" w:rsidRPr="00E77497" w:rsidRDefault="005D37A2" w:rsidP="005D37A2">
      <w:pPr>
        <w:pStyle w:val="Alg4"/>
        <w:numPr>
          <w:ilvl w:val="0"/>
          <w:numId w:val="1245"/>
        </w:numPr>
      </w:pPr>
      <w:r w:rsidRPr="00E77497">
        <w:t xml:space="preserve">Set </w:t>
      </w:r>
      <w:r w:rsidRPr="00E77497">
        <w:rPr>
          <w:i/>
        </w:rPr>
        <w:t>newLenDesc</w:t>
      </w:r>
      <w:r w:rsidRPr="00E77497">
        <w:t xml:space="preserve">.[[Value]] to </w:t>
      </w:r>
      <w:r w:rsidRPr="00E77497">
        <w:rPr>
          <w:i/>
        </w:rPr>
        <w:t>newLen</w:t>
      </w:r>
      <w:r w:rsidRPr="00E77497">
        <w:t>.</w:t>
      </w:r>
    </w:p>
    <w:p w14:paraId="2231D08C" w14:textId="77777777" w:rsidR="005D37A2" w:rsidRPr="00E77497" w:rsidRDefault="005D37A2" w:rsidP="005D37A2">
      <w:pPr>
        <w:pStyle w:val="Alg4"/>
        <w:numPr>
          <w:ilvl w:val="0"/>
          <w:numId w:val="1245"/>
        </w:numPr>
      </w:pPr>
      <w:commentRangeStart w:id="867"/>
      <w:r w:rsidRPr="00E77497">
        <w:t xml:space="preserve">Let </w:t>
      </w:r>
      <w:commentRangeEnd w:id="867"/>
      <w:r>
        <w:rPr>
          <w:rStyle w:val="af6"/>
          <w:rFonts w:ascii="Arial" w:eastAsia="MS Mincho" w:hAnsi="Arial"/>
          <w:spacing w:val="0"/>
          <w:lang w:eastAsia="ja-JP"/>
        </w:rPr>
        <w:commentReference w:id="867"/>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6C1A4381" w14:textId="77777777" w:rsidR="005D37A2" w:rsidRPr="00E77497" w:rsidRDefault="005D37A2" w:rsidP="005D37A2">
      <w:pPr>
        <w:pStyle w:val="Alg4"/>
        <w:numPr>
          <w:ilvl w:val="0"/>
          <w:numId w:val="1245"/>
        </w:numPr>
      </w:pPr>
      <w:r w:rsidRPr="00E77497">
        <w:t xml:space="preserve">Let </w:t>
      </w:r>
      <w:r w:rsidRPr="00E77497">
        <w:rPr>
          <w:i/>
        </w:rPr>
        <w:t>oldLen</w:t>
      </w:r>
      <w:r w:rsidRPr="00E77497">
        <w:t xml:space="preserve"> be </w:t>
      </w:r>
      <w:r w:rsidRPr="00E77497">
        <w:rPr>
          <w:i/>
        </w:rPr>
        <w:t>oldLenDesc</w:t>
      </w:r>
      <w:r w:rsidRPr="00E77497">
        <w:t>.[[Value]].</w:t>
      </w:r>
    </w:p>
    <w:p w14:paraId="469C91FE" w14:textId="77777777" w:rsidR="005D37A2" w:rsidRPr="00E77497" w:rsidRDefault="005D37A2" w:rsidP="005D37A2">
      <w:pPr>
        <w:pStyle w:val="Alg4"/>
        <w:numPr>
          <w:ilvl w:val="0"/>
          <w:numId w:val="1245"/>
        </w:numPr>
      </w:pPr>
      <w:r w:rsidRPr="00E77497">
        <w:t xml:space="preserve">If </w:t>
      </w:r>
      <w:r w:rsidRPr="00E77497">
        <w:rPr>
          <w:i/>
        </w:rPr>
        <w:t>newLen</w:t>
      </w:r>
      <w:r w:rsidRPr="00E77497">
        <w:t xml:space="preserve"> ≥</w:t>
      </w:r>
      <w:r w:rsidRPr="00E77497">
        <w:rPr>
          <w:i/>
        </w:rPr>
        <w:t>oldLen</w:t>
      </w:r>
      <w:r w:rsidRPr="00E77497">
        <w:t>, then</w:t>
      </w:r>
    </w:p>
    <w:p w14:paraId="7F9986ED" w14:textId="77777777" w:rsidR="005D37A2" w:rsidRPr="00E77497" w:rsidRDefault="005D37A2" w:rsidP="005D37A2">
      <w:pPr>
        <w:pStyle w:val="Alg4"/>
        <w:numPr>
          <w:ilvl w:val="1"/>
          <w:numId w:val="1245"/>
        </w:numPr>
      </w:pPr>
      <w:r w:rsidRPr="00E77497">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newLenDesc</w:t>
      </w:r>
      <w:r>
        <w:rPr>
          <w:i/>
        </w:rPr>
        <w:t xml:space="preserve"> </w:t>
      </w:r>
      <w:r w:rsidRPr="00E77497">
        <w:t>as arguments.</w:t>
      </w:r>
    </w:p>
    <w:p w14:paraId="3FDA2124" w14:textId="77777777" w:rsidR="005D37A2" w:rsidRPr="00E77497" w:rsidRDefault="005D37A2" w:rsidP="005D37A2">
      <w:pPr>
        <w:pStyle w:val="Alg4"/>
        <w:numPr>
          <w:ilvl w:val="0"/>
          <w:numId w:val="1245"/>
        </w:numPr>
      </w:pPr>
      <w:r>
        <w:t>I</w:t>
      </w:r>
      <w:r w:rsidRPr="00E77497">
        <w:t xml:space="preserve">f </w:t>
      </w:r>
      <w:r w:rsidRPr="00E77497">
        <w:rPr>
          <w:i/>
        </w:rPr>
        <w:t>oldLenDesc</w:t>
      </w:r>
      <w:r w:rsidRPr="00E77497">
        <w:t xml:space="preserve">.[[Writable]] is </w:t>
      </w:r>
      <w:r w:rsidRPr="00E77497">
        <w:rPr>
          <w:b/>
        </w:rPr>
        <w:t>false</w:t>
      </w:r>
      <w:r>
        <w:t xml:space="preserve">, then return </w:t>
      </w:r>
      <w:r w:rsidRPr="00E77497">
        <w:rPr>
          <w:b/>
        </w:rPr>
        <w:t>false</w:t>
      </w:r>
      <w:r>
        <w:t>.</w:t>
      </w:r>
    </w:p>
    <w:p w14:paraId="2E364369" w14:textId="77777777" w:rsidR="005D37A2" w:rsidRPr="00E77497" w:rsidRDefault="005D37A2" w:rsidP="005D37A2">
      <w:pPr>
        <w:pStyle w:val="Alg4"/>
        <w:numPr>
          <w:ilvl w:val="0"/>
          <w:numId w:val="1245"/>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72C4EB1C" w14:textId="77777777" w:rsidR="005D37A2" w:rsidRPr="00E77497" w:rsidRDefault="005D37A2" w:rsidP="005D37A2">
      <w:pPr>
        <w:pStyle w:val="Alg4"/>
        <w:numPr>
          <w:ilvl w:val="0"/>
          <w:numId w:val="1245"/>
        </w:numPr>
      </w:pPr>
      <w:r w:rsidRPr="00E77497">
        <w:t>Else,</w:t>
      </w:r>
    </w:p>
    <w:p w14:paraId="077C7475" w14:textId="77777777" w:rsidR="005D37A2" w:rsidRPr="00E77497" w:rsidRDefault="005D37A2" w:rsidP="005D37A2">
      <w:pPr>
        <w:pStyle w:val="Alg4"/>
        <w:numPr>
          <w:ilvl w:val="1"/>
          <w:numId w:val="1245"/>
        </w:numPr>
      </w:pPr>
      <w:r w:rsidRPr="00E77497">
        <w:t xml:space="preserve">Need to defer setting the [[Writable]] attribute to </w:t>
      </w:r>
      <w:r w:rsidRPr="00E77497">
        <w:rPr>
          <w:b/>
        </w:rPr>
        <w:t>false</w:t>
      </w:r>
      <w:r w:rsidRPr="00E77497">
        <w:t xml:space="preserve"> in case any elements cannot be deleted.</w:t>
      </w:r>
    </w:p>
    <w:p w14:paraId="4C8C538B" w14:textId="77777777" w:rsidR="005D37A2" w:rsidRPr="00E77497" w:rsidRDefault="005D37A2" w:rsidP="005D37A2">
      <w:pPr>
        <w:pStyle w:val="Alg4"/>
        <w:numPr>
          <w:ilvl w:val="1"/>
          <w:numId w:val="1245"/>
        </w:numPr>
      </w:pPr>
      <w:r w:rsidRPr="00E77497">
        <w:t xml:space="preserve">Let </w:t>
      </w:r>
      <w:r w:rsidRPr="00E77497">
        <w:rPr>
          <w:i/>
        </w:rPr>
        <w:t>newWritable</w:t>
      </w:r>
      <w:r w:rsidRPr="00E77497">
        <w:t xml:space="preserve"> be </w:t>
      </w:r>
      <w:r w:rsidRPr="00E77497">
        <w:rPr>
          <w:b/>
        </w:rPr>
        <w:t>false</w:t>
      </w:r>
      <w:r w:rsidRPr="00E77497">
        <w:t>.</w:t>
      </w:r>
    </w:p>
    <w:p w14:paraId="3E6DC753" w14:textId="77777777" w:rsidR="005D37A2" w:rsidRPr="00E77497" w:rsidRDefault="005D37A2" w:rsidP="005D37A2">
      <w:pPr>
        <w:pStyle w:val="Alg4"/>
        <w:numPr>
          <w:ilvl w:val="1"/>
          <w:numId w:val="1245"/>
        </w:numPr>
      </w:pPr>
      <w:r w:rsidRPr="00E77497">
        <w:t xml:space="preserve">Set </w:t>
      </w:r>
      <w:r w:rsidRPr="00E77497">
        <w:rPr>
          <w:i/>
        </w:rPr>
        <w:t>newLenDesc</w:t>
      </w:r>
      <w:r w:rsidRPr="00E77497">
        <w:t xml:space="preserve">.[[Writable]] to </w:t>
      </w:r>
      <w:r w:rsidRPr="00E77497">
        <w:rPr>
          <w:b/>
        </w:rPr>
        <w:t>true</w:t>
      </w:r>
      <w:r w:rsidRPr="00E77497">
        <w:t>.</w:t>
      </w:r>
    </w:p>
    <w:p w14:paraId="14848E1A" w14:textId="77777777" w:rsidR="005D37A2" w:rsidRPr="00E77497" w:rsidRDefault="005D37A2" w:rsidP="005D37A2">
      <w:pPr>
        <w:pStyle w:val="Alg4"/>
        <w:numPr>
          <w:ilvl w:val="0"/>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w:t>
      </w:r>
    </w:p>
    <w:p w14:paraId="3C4C31D8" w14:textId="77777777" w:rsidR="005D37A2" w:rsidRDefault="005D37A2" w:rsidP="005D37A2">
      <w:pPr>
        <w:pStyle w:val="Alg4"/>
        <w:numPr>
          <w:ilvl w:val="0"/>
          <w:numId w:val="1245"/>
        </w:numPr>
      </w:pPr>
      <w:r>
        <w:t>ReturnIfAbrupt(</w:t>
      </w:r>
      <w:r w:rsidRPr="00E77497">
        <w:rPr>
          <w:i/>
        </w:rPr>
        <w:t>succeeded</w:t>
      </w:r>
      <w:r>
        <w:t>).</w:t>
      </w:r>
    </w:p>
    <w:p w14:paraId="5221005D" w14:textId="77777777" w:rsidR="005D37A2" w:rsidRPr="00E77497" w:rsidRDefault="005D37A2" w:rsidP="005D37A2">
      <w:pPr>
        <w:pStyle w:val="Alg4"/>
        <w:numPr>
          <w:ilvl w:val="0"/>
          <w:numId w:val="1245"/>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5717C1E8" w14:textId="77777777" w:rsidR="005D37A2" w:rsidRPr="00E77497" w:rsidRDefault="005D37A2" w:rsidP="005D37A2">
      <w:pPr>
        <w:pStyle w:val="Alg4"/>
        <w:numPr>
          <w:ilvl w:val="0"/>
          <w:numId w:val="1245"/>
        </w:numPr>
      </w:pPr>
      <w:r w:rsidRPr="00E77497">
        <w:t xml:space="preserve">While </w:t>
      </w:r>
      <w:r w:rsidRPr="00E77497">
        <w:rPr>
          <w:i/>
        </w:rPr>
        <w:t>newLen</w:t>
      </w:r>
      <w:r w:rsidRPr="00E77497">
        <w:t xml:space="preserve"> &lt; </w:t>
      </w:r>
      <w:r w:rsidRPr="00E77497">
        <w:rPr>
          <w:i/>
        </w:rPr>
        <w:t>oldLen</w:t>
      </w:r>
      <w:r w:rsidRPr="00E77497">
        <w:t xml:space="preserve"> repeat,</w:t>
      </w:r>
    </w:p>
    <w:p w14:paraId="4576BE1E" w14:textId="77777777" w:rsidR="005D37A2" w:rsidRPr="00E77497" w:rsidRDefault="005D37A2" w:rsidP="005D37A2">
      <w:pPr>
        <w:pStyle w:val="Alg4"/>
        <w:numPr>
          <w:ilvl w:val="1"/>
          <w:numId w:val="1245"/>
        </w:numPr>
      </w:pPr>
      <w:r w:rsidRPr="00E77497">
        <w:t xml:space="preserve">Set </w:t>
      </w:r>
      <w:r w:rsidRPr="00E77497">
        <w:rPr>
          <w:i/>
        </w:rPr>
        <w:t>oldLen</w:t>
      </w:r>
      <w:r w:rsidRPr="00E77497">
        <w:t xml:space="preserve"> to </w:t>
      </w:r>
      <w:r w:rsidRPr="00E77497">
        <w:rPr>
          <w:i/>
        </w:rPr>
        <w:t>oldLen</w:t>
      </w:r>
      <w:r w:rsidRPr="00E77497">
        <w:t xml:space="preserve"> – 1.</w:t>
      </w:r>
    </w:p>
    <w:p w14:paraId="776860C2" w14:textId="77777777" w:rsidR="005D37A2" w:rsidRPr="00E77497" w:rsidRDefault="005D37A2" w:rsidP="005D37A2">
      <w:pPr>
        <w:pStyle w:val="Alg4"/>
        <w:numPr>
          <w:ilvl w:val="1"/>
          <w:numId w:val="1245"/>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w:t>
      </w:r>
    </w:p>
    <w:p w14:paraId="7A54E6D6" w14:textId="77777777" w:rsidR="005D37A2" w:rsidRDefault="005D37A2" w:rsidP="005D37A2">
      <w:pPr>
        <w:pStyle w:val="Alg4"/>
        <w:numPr>
          <w:ilvl w:val="1"/>
          <w:numId w:val="1245"/>
        </w:numPr>
      </w:pPr>
      <w:r>
        <w:t>ReturnIfAbrupt(</w:t>
      </w:r>
      <w:r w:rsidRPr="00E77497">
        <w:rPr>
          <w:i/>
        </w:rPr>
        <w:t>succeeded</w:t>
      </w:r>
      <w:r>
        <w:t>).</w:t>
      </w:r>
    </w:p>
    <w:p w14:paraId="2628A365" w14:textId="77777777" w:rsidR="005D37A2" w:rsidRPr="00E77497" w:rsidRDefault="005D37A2" w:rsidP="005D37A2">
      <w:pPr>
        <w:pStyle w:val="Alg4"/>
        <w:numPr>
          <w:ilvl w:val="1"/>
          <w:numId w:val="1245"/>
        </w:numPr>
      </w:pPr>
      <w:r w:rsidRPr="00E77497">
        <w:t xml:space="preserve">If </w:t>
      </w:r>
      <w:r w:rsidRPr="00E77497">
        <w:rPr>
          <w:i/>
        </w:rPr>
        <w:t>deleteSucceeded</w:t>
      </w:r>
      <w:r w:rsidRPr="00E77497">
        <w:t xml:space="preserve"> is </w:t>
      </w:r>
      <w:r w:rsidRPr="00E77497">
        <w:rPr>
          <w:b/>
        </w:rPr>
        <w:t>false</w:t>
      </w:r>
      <w:r w:rsidRPr="00E77497">
        <w:t>, then</w:t>
      </w:r>
    </w:p>
    <w:p w14:paraId="001112B7" w14:textId="77777777" w:rsidR="005D37A2" w:rsidRPr="00E77497" w:rsidRDefault="005D37A2" w:rsidP="005D37A2">
      <w:pPr>
        <w:pStyle w:val="Alg4"/>
        <w:numPr>
          <w:ilvl w:val="2"/>
          <w:numId w:val="1245"/>
        </w:numPr>
      </w:pPr>
      <w:r w:rsidRPr="00E77497">
        <w:t xml:space="preserve">Set </w:t>
      </w:r>
      <w:r w:rsidRPr="00E77497">
        <w:rPr>
          <w:i/>
        </w:rPr>
        <w:t>newLenDesc</w:t>
      </w:r>
      <w:r w:rsidRPr="00E77497">
        <w:t xml:space="preserve">.[[Value]] to </w:t>
      </w:r>
      <w:r w:rsidRPr="00E77497">
        <w:rPr>
          <w:i/>
        </w:rPr>
        <w:t>oldLen+1</w:t>
      </w:r>
      <w:r w:rsidRPr="00E77497">
        <w:t>.</w:t>
      </w:r>
    </w:p>
    <w:p w14:paraId="2A07B2B9" w14:textId="77777777" w:rsidR="005D37A2" w:rsidRPr="00E77497" w:rsidRDefault="005D37A2" w:rsidP="005D37A2">
      <w:pPr>
        <w:pStyle w:val="Alg4"/>
        <w:numPr>
          <w:ilvl w:val="2"/>
          <w:numId w:val="1245"/>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 xml:space="preserve">.[[Writable]] to </w:t>
      </w:r>
      <w:r w:rsidRPr="00E77497">
        <w:rPr>
          <w:b/>
        </w:rPr>
        <w:t>false</w:t>
      </w:r>
      <w:r w:rsidRPr="00E77497">
        <w:t>.</w:t>
      </w:r>
    </w:p>
    <w:p w14:paraId="04603E8D" w14:textId="77777777" w:rsidR="005D37A2" w:rsidRPr="00E77497" w:rsidRDefault="005D37A2" w:rsidP="005D37A2">
      <w:pPr>
        <w:pStyle w:val="Alg4"/>
        <w:numPr>
          <w:ilvl w:val="2"/>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 </w:t>
      </w:r>
    </w:p>
    <w:p w14:paraId="7B4C5214" w14:textId="77777777" w:rsidR="005D37A2" w:rsidRDefault="005D37A2" w:rsidP="005D37A2">
      <w:pPr>
        <w:pStyle w:val="Alg4"/>
        <w:numPr>
          <w:ilvl w:val="2"/>
          <w:numId w:val="1245"/>
        </w:numPr>
      </w:pPr>
      <w:r>
        <w:t>ReturnIfAbrupt(</w:t>
      </w:r>
      <w:r w:rsidRPr="00E77497">
        <w:rPr>
          <w:i/>
        </w:rPr>
        <w:t>succeeded</w:t>
      </w:r>
      <w:r>
        <w:t>).</w:t>
      </w:r>
    </w:p>
    <w:p w14:paraId="39F5C593" w14:textId="77777777" w:rsidR="005D37A2" w:rsidRPr="00E77497" w:rsidRDefault="005D37A2" w:rsidP="005D37A2">
      <w:pPr>
        <w:pStyle w:val="Alg4"/>
        <w:numPr>
          <w:ilvl w:val="2"/>
          <w:numId w:val="1245"/>
        </w:numPr>
      </w:pPr>
      <w:r>
        <w:t xml:space="preserve">Return </w:t>
      </w:r>
      <w:r w:rsidRPr="00535CB6">
        <w:rPr>
          <w:b/>
          <w:bCs/>
        </w:rPr>
        <w:t>false</w:t>
      </w:r>
      <w:r w:rsidRPr="00E77497">
        <w:t>.</w:t>
      </w:r>
    </w:p>
    <w:p w14:paraId="24A95911" w14:textId="77777777" w:rsidR="005D37A2" w:rsidRPr="00E77497" w:rsidRDefault="005D37A2" w:rsidP="005D37A2">
      <w:pPr>
        <w:pStyle w:val="Alg4"/>
        <w:numPr>
          <w:ilvl w:val="0"/>
          <w:numId w:val="1245"/>
        </w:numPr>
      </w:pPr>
      <w:r w:rsidRPr="00E77497">
        <w:t xml:space="preserve">If </w:t>
      </w:r>
      <w:r w:rsidRPr="00E77497">
        <w:rPr>
          <w:i/>
        </w:rPr>
        <w:t>newWritable</w:t>
      </w:r>
      <w:r w:rsidRPr="00E77497">
        <w:t xml:space="preserve"> is </w:t>
      </w:r>
      <w:r w:rsidRPr="00E77497">
        <w:rPr>
          <w:b/>
        </w:rPr>
        <w:t>false</w:t>
      </w:r>
      <w:r w:rsidRPr="00E77497">
        <w:t>, then</w:t>
      </w:r>
    </w:p>
    <w:p w14:paraId="0FCAB1A7" w14:textId="77777777" w:rsidR="005D37A2" w:rsidRPr="00E77497" w:rsidRDefault="005D37A2" w:rsidP="005D37A2">
      <w:pPr>
        <w:pStyle w:val="Alg4"/>
        <w:numPr>
          <w:ilvl w:val="1"/>
          <w:numId w:val="1245"/>
        </w:numPr>
      </w:pPr>
      <w:r w:rsidRPr="00E77497">
        <w:t xml:space="preserve">Call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Property Descriptor{[[Writable]]: </w:t>
      </w:r>
      <w:r w:rsidRPr="00E77497">
        <w:rPr>
          <w:b/>
        </w:rPr>
        <w:t>false</w:t>
      </w:r>
      <w:r w:rsidRPr="00E77497">
        <w:t xml:space="preserve">} as arguments. This call will always return </w:t>
      </w:r>
      <w:r w:rsidRPr="00E77497">
        <w:rPr>
          <w:b/>
        </w:rPr>
        <w:t>true</w:t>
      </w:r>
      <w:r w:rsidRPr="00E77497">
        <w:t>.</w:t>
      </w:r>
    </w:p>
    <w:p w14:paraId="6E0E0A4A" w14:textId="77777777" w:rsidR="005D37A2" w:rsidRPr="00E77497" w:rsidRDefault="005D37A2" w:rsidP="005D37A2">
      <w:pPr>
        <w:pStyle w:val="Alg4"/>
        <w:numPr>
          <w:ilvl w:val="0"/>
          <w:numId w:val="1245"/>
        </w:numPr>
        <w:spacing w:after="240"/>
      </w:pPr>
      <w:r w:rsidRPr="00E77497">
        <w:t xml:space="preserve">Return </w:t>
      </w:r>
      <w:r w:rsidRPr="00E77497">
        <w:rPr>
          <w:b/>
        </w:rPr>
        <w:t>true</w:t>
      </w:r>
      <w:r w:rsidRPr="00E77497">
        <w:t>.</w:t>
      </w:r>
    </w:p>
    <w:p w14:paraId="2BADA2AF" w14:textId="77777777" w:rsidR="005D37A2" w:rsidRDefault="005D37A2" w:rsidP="005D37A2">
      <w:pPr>
        <w:pStyle w:val="30"/>
      </w:pPr>
      <w:bookmarkStart w:id="868" w:name="_Toc368050233"/>
      <w:r>
        <w:t>String Exotic Objects</w:t>
      </w:r>
      <w:bookmarkEnd w:id="868"/>
    </w:p>
    <w:p w14:paraId="3F46D955" w14:textId="77777777" w:rsidR="005D37A2" w:rsidRDefault="005D37A2" w:rsidP="005D37A2">
      <w:r>
        <w:t xml:space="preserve">A </w:t>
      </w:r>
      <w:r>
        <w:rPr>
          <w:i/>
          <w:iCs/>
        </w:rPr>
        <w:t>String object</w:t>
      </w:r>
      <w:r>
        <w:t xml:space="preserve"> is an exotic object that encapsulates a String value and exposes virtual integer indexed data properties corresponding to the individual code unit elements of the string value</w:t>
      </w:r>
      <w:r w:rsidRPr="00E77497">
        <w:t xml:space="preserve">. </w:t>
      </w:r>
      <w:r>
        <w:t xml:space="preserve">Exotic String objects always have a data property named </w:t>
      </w:r>
      <w:r w:rsidRPr="00E77497">
        <w:rPr>
          <w:b/>
        </w:rPr>
        <w:t>"</w:t>
      </w:r>
      <w:r w:rsidRPr="00E77497">
        <w:rPr>
          <w:rFonts w:ascii="Courier New" w:hAnsi="Courier New" w:cs="Courier New"/>
          <w:b/>
        </w:rPr>
        <w:t>length</w:t>
      </w:r>
      <w:r w:rsidRPr="00E77497">
        <w:rPr>
          <w:b/>
        </w:rPr>
        <w:t>"</w:t>
      </w:r>
      <w:r>
        <w:rPr>
          <w:b/>
        </w:rPr>
        <w:t xml:space="preserve"> </w:t>
      </w:r>
      <w:r>
        <w:rPr>
          <w:bCs/>
        </w:rPr>
        <w:t>whose value is the number of code unit elements in the encapsulated String value</w:t>
      </w:r>
      <w:r>
        <w:t xml:space="preserve">. Both the code unit data properties and the </w:t>
      </w:r>
      <w:r w:rsidRPr="00E77497">
        <w:rPr>
          <w:b/>
        </w:rPr>
        <w:t>"</w:t>
      </w:r>
      <w:r w:rsidRPr="00E77497">
        <w:rPr>
          <w:rFonts w:ascii="Courier New" w:hAnsi="Courier New" w:cs="Courier New"/>
          <w:b/>
        </w:rPr>
        <w:t>length</w:t>
      </w:r>
      <w:r w:rsidRPr="00E77497">
        <w:rPr>
          <w:b/>
        </w:rPr>
        <w:t>"</w:t>
      </w:r>
      <w:r>
        <w:rPr>
          <w:b/>
        </w:rPr>
        <w:t xml:space="preserve"> </w:t>
      </w:r>
      <w:r w:rsidRPr="002B2204">
        <w:rPr>
          <w:bCs/>
        </w:rPr>
        <w:t>property</w:t>
      </w:r>
      <w:r>
        <w:rPr>
          <w:b/>
        </w:rPr>
        <w:t xml:space="preserve"> </w:t>
      </w:r>
      <w:r>
        <w:t>are non-writable and non-configurable.</w:t>
      </w:r>
    </w:p>
    <w:p w14:paraId="1C0C6FD7" w14:textId="77777777" w:rsidR="005D37A2" w:rsidRDefault="005D37A2" w:rsidP="005D37A2">
      <w:r>
        <w:t>Exotic String objects have the same internal data properties as ordinary objects. They also have a [[StringData]] internal data property.</w:t>
      </w:r>
    </w:p>
    <w:p w14:paraId="242B5C68" w14:textId="77777777" w:rsidR="005D37A2" w:rsidRPr="00E77497" w:rsidRDefault="005D37A2" w:rsidP="005D37A2">
      <w:r>
        <w:t xml:space="preserve">Exotic String objects provide alternative definitions for the following internal methods.  All of the other exotic String object essential internal methods that are not defined below are as specified in </w:t>
      </w:r>
      <w:r w:rsidR="00C04626">
        <w:fldChar w:fldCharType="begin"/>
      </w:r>
      <w:r w:rsidR="00C04626">
        <w:instrText xml:space="preserve"> REF _Ref365538343 \r \h </w:instrText>
      </w:r>
      <w:r w:rsidR="00C04626">
        <w:fldChar w:fldCharType="separate"/>
      </w:r>
      <w:r w:rsidR="00D433E8">
        <w:t>9.1</w:t>
      </w:r>
      <w:r w:rsidR="00C04626">
        <w:fldChar w:fldCharType="end"/>
      </w:r>
      <w:r>
        <w:t xml:space="preserve">.  </w:t>
      </w:r>
    </w:p>
    <w:p w14:paraId="2E84B855" w14:textId="77777777" w:rsidR="005D37A2" w:rsidRPr="00E77497" w:rsidDel="00D97F5F" w:rsidRDefault="00D97F5F" w:rsidP="005D37A2">
      <w:pPr>
        <w:pStyle w:val="40"/>
      </w:pPr>
      <w:bookmarkStart w:id="869" w:name="_Ref365532119"/>
      <w:ins w:id="870" w:author="Rev 19 Allen Wirfs-Brock" w:date="2013-09-26T09:46:00Z">
        <w:r w:rsidRPr="00E77497" w:rsidDel="00D97F5F">
          <w:t xml:space="preserve"> </w:t>
        </w:r>
      </w:ins>
      <w:del w:id="871" w:author="Rev 19 Allen Wirfs-Brock" w:date="2013-09-26T09:46:00Z">
        <w:r w:rsidR="005D37A2" w:rsidRPr="00E77497" w:rsidDel="00D97F5F">
          <w:delText>[[</w:delText>
        </w:r>
        <w:r w:rsidR="005D37A2" w:rsidDel="00D97F5F">
          <w:delText>Has</w:delText>
        </w:r>
        <w:r w:rsidR="005D37A2" w:rsidRPr="00E77497" w:rsidDel="00D97F5F">
          <w:delText>OwnProperty]] (P)</w:delText>
        </w:r>
      </w:del>
      <w:bookmarkEnd w:id="869"/>
    </w:p>
    <w:p w14:paraId="34A05159" w14:textId="77777777" w:rsidR="005D37A2" w:rsidRPr="00E77497" w:rsidDel="00D97F5F" w:rsidRDefault="005D37A2" w:rsidP="005D37A2">
      <w:del w:id="872" w:author="Rev 19 Allen Wirfs-Brock" w:date="2013-09-26T09:46:00Z">
        <w:r w:rsidRPr="00E77497" w:rsidDel="00D97F5F">
          <w:delText>When the [[</w:delText>
        </w:r>
        <w:r w:rsidDel="00D97F5F">
          <w:delText>Has</w:delText>
        </w:r>
        <w:r w:rsidRPr="00E77497" w:rsidDel="00D97F5F">
          <w:delText>OwnProperty]] internal method of</w:delText>
        </w:r>
        <w:r w:rsidDel="00D97F5F">
          <w:delText xml:space="preserve"> exotic String object</w:delText>
        </w:r>
        <w:r w:rsidRPr="00E77497" w:rsidDel="00D97F5F">
          <w:delText xml:space="preserve"> </w:delText>
        </w:r>
        <w:r w:rsidRPr="00E77497" w:rsidDel="00D97F5F">
          <w:rPr>
            <w:rFonts w:ascii="Times New Roman" w:hAnsi="Times New Roman"/>
            <w:i/>
          </w:rPr>
          <w:delText>O</w:delText>
        </w:r>
        <w:r w:rsidRPr="00E77497" w:rsidDel="00D97F5F">
          <w:delText xml:space="preserve"> is called with property </w:delText>
        </w:r>
        <w:r w:rsidDel="00D97F5F">
          <w:delText>key</w:delText>
        </w:r>
        <w:r w:rsidRPr="00E77497" w:rsidDel="00D97F5F">
          <w:delText xml:space="preserve"> </w:delText>
        </w:r>
        <w:r w:rsidRPr="00E77497" w:rsidDel="00D97F5F">
          <w:rPr>
            <w:rFonts w:ascii="Times New Roman" w:hAnsi="Times New Roman"/>
            <w:i/>
          </w:rPr>
          <w:delText>P</w:delText>
        </w:r>
        <w:r w:rsidRPr="00E77497" w:rsidDel="00D97F5F">
          <w:delText>, the following steps are taken:</w:delText>
        </w:r>
      </w:del>
    </w:p>
    <w:p w14:paraId="055D8D37" w14:textId="77777777" w:rsidR="005D37A2" w:rsidRPr="00E77497" w:rsidDel="00D97F5F" w:rsidRDefault="005D37A2" w:rsidP="005D37A2">
      <w:pPr>
        <w:pStyle w:val="Alg4"/>
        <w:numPr>
          <w:ilvl w:val="0"/>
          <w:numId w:val="1247"/>
        </w:numPr>
        <w:spacing w:before="240"/>
        <w:contextualSpacing/>
      </w:pPr>
      <w:del w:id="873" w:author="Rev 19 Allen Wirfs-Brock" w:date="2013-09-26T09:46:00Z">
        <w:r w:rsidRPr="00A33491" w:rsidDel="00D97F5F">
          <w:delText xml:space="preserve">Assert: </w:delText>
        </w:r>
        <w:r w:rsidRPr="00755B7E" w:rsidDel="00D97F5F">
          <w:delText>IsPropertyKey(</w:delText>
        </w:r>
        <w:r w:rsidRPr="00755B7E" w:rsidDel="00D97F5F">
          <w:rPr>
            <w:i/>
            <w:iCs/>
          </w:rPr>
          <w:delText>P</w:delText>
        </w:r>
        <w:r w:rsidRPr="00755B7E" w:rsidDel="00D97F5F">
          <w:delText xml:space="preserve">) is </w:delText>
        </w:r>
        <w:r w:rsidRPr="00755B7E" w:rsidDel="00D97F5F">
          <w:rPr>
            <w:b/>
            <w:bCs/>
          </w:rPr>
          <w:delText>true</w:delText>
        </w:r>
        <w:r w:rsidRPr="00A33491" w:rsidDel="00D97F5F">
          <w:delText>.</w:delText>
        </w:r>
      </w:del>
    </w:p>
    <w:p w14:paraId="70FF2E33" w14:textId="77777777" w:rsidR="005D37A2" w:rsidDel="00D97F5F" w:rsidRDefault="005D37A2" w:rsidP="005D37A2">
      <w:pPr>
        <w:pStyle w:val="Alg4"/>
        <w:numPr>
          <w:ilvl w:val="0"/>
          <w:numId w:val="1247"/>
        </w:numPr>
        <w:spacing w:after="240"/>
        <w:contextualSpacing/>
      </w:pPr>
      <w:del w:id="874" w:author="Rev 19 Allen Wirfs-Brock" w:date="2013-09-26T09:46:00Z">
        <w:r w:rsidDel="00D97F5F">
          <w:delText xml:space="preserve">Let </w:delText>
        </w:r>
        <w:r w:rsidDel="00D97F5F">
          <w:rPr>
            <w:i/>
            <w:iCs/>
          </w:rPr>
          <w:delText>has</w:delText>
        </w:r>
        <w:r w:rsidDel="00D97F5F">
          <w:delText xml:space="preserve"> be the result of calling the ordinary object [[HasOwnProperty]] internal method (</w:delText>
        </w:r>
        <w:r w:rsidR="00C04626" w:rsidDel="00D97F5F">
          <w:fldChar w:fldCharType="begin"/>
        </w:r>
        <w:r w:rsidR="00C04626" w:rsidDel="00D97F5F">
          <w:delInstrText xml:space="preserve"> REF _Ref365538382 \r \h </w:delInstrText>
        </w:r>
        <w:r w:rsidR="00C04626" w:rsidDel="00D97F5F">
          <w:fldChar w:fldCharType="separate"/>
        </w:r>
        <w:r w:rsidR="00083CEC" w:rsidDel="00D97F5F">
          <w:delText>9.1.5</w:delText>
        </w:r>
        <w:r w:rsidR="00C04626" w:rsidDel="00D97F5F">
          <w:fldChar w:fldCharType="end"/>
        </w:r>
        <w:r w:rsidDel="00D97F5F">
          <w:delText xml:space="preserve">) on </w:delText>
        </w:r>
        <w:r w:rsidDel="00D97F5F">
          <w:rPr>
            <w:i/>
            <w:iCs/>
          </w:rPr>
          <w:delText>O</w:delText>
        </w:r>
        <w:r w:rsidDel="00D97F5F">
          <w:delText xml:space="preserve"> with argument </w:delText>
        </w:r>
        <w:r w:rsidDel="00D97F5F">
          <w:rPr>
            <w:i/>
            <w:iCs/>
          </w:rPr>
          <w:delText>P</w:delText>
        </w:r>
        <w:r w:rsidDel="00D97F5F">
          <w:delText xml:space="preserve">. </w:delText>
        </w:r>
      </w:del>
    </w:p>
    <w:p w14:paraId="089C55B7" w14:textId="77777777" w:rsidR="005D37A2" w:rsidDel="00D97F5F" w:rsidRDefault="005D37A2" w:rsidP="005D37A2">
      <w:pPr>
        <w:pStyle w:val="Alg4"/>
        <w:numPr>
          <w:ilvl w:val="0"/>
          <w:numId w:val="1247"/>
        </w:numPr>
      </w:pPr>
      <w:del w:id="875" w:author="Rev 19 Allen Wirfs-Brock" w:date="2013-09-26T09:46:00Z">
        <w:r w:rsidDel="00D97F5F">
          <w:delText>ReturnIfAbrupt(</w:delText>
        </w:r>
        <w:r w:rsidDel="00D97F5F">
          <w:rPr>
            <w:i/>
          </w:rPr>
          <w:delText>has</w:delText>
        </w:r>
        <w:r w:rsidDel="00D97F5F">
          <w:delText>).</w:delText>
        </w:r>
      </w:del>
    </w:p>
    <w:p w14:paraId="7090F245" w14:textId="77777777" w:rsidR="005D37A2" w:rsidRPr="00E77497" w:rsidDel="00D97F5F" w:rsidRDefault="005D37A2" w:rsidP="005D37A2">
      <w:pPr>
        <w:pStyle w:val="Alg4"/>
        <w:numPr>
          <w:ilvl w:val="0"/>
          <w:numId w:val="1247"/>
        </w:numPr>
        <w:spacing w:after="240"/>
        <w:contextualSpacing/>
      </w:pPr>
      <w:del w:id="876" w:author="Rev 19 Allen Wirfs-Brock" w:date="2013-09-26T09:46:00Z">
        <w:r w:rsidDel="00D97F5F">
          <w:delText xml:space="preserve">If </w:delText>
        </w:r>
        <w:r w:rsidDel="00D97F5F">
          <w:rPr>
            <w:i/>
            <w:iCs/>
          </w:rPr>
          <w:delText>has</w:delText>
        </w:r>
        <w:r w:rsidDel="00D97F5F">
          <w:delText xml:space="preserve"> is </w:delText>
        </w:r>
        <w:r w:rsidDel="00D97F5F">
          <w:rPr>
            <w:b/>
            <w:bCs/>
          </w:rPr>
          <w:delText>true</w:delText>
        </w:r>
        <w:r w:rsidRPr="00E77497" w:rsidDel="00D97F5F">
          <w:delText>,</w:delText>
        </w:r>
        <w:r w:rsidDel="00D97F5F">
          <w:delText xml:space="preserve"> then</w:delText>
        </w:r>
        <w:r w:rsidRPr="00E77497" w:rsidDel="00D97F5F">
          <w:delText xml:space="preserve"> return </w:delText>
        </w:r>
        <w:r w:rsidDel="00D97F5F">
          <w:rPr>
            <w:b/>
          </w:rPr>
          <w:delText>true</w:delText>
        </w:r>
        <w:r w:rsidDel="00D97F5F">
          <w:rPr>
            <w:bCs/>
          </w:rPr>
          <w:delText>.</w:delText>
        </w:r>
      </w:del>
    </w:p>
    <w:p w14:paraId="03AB2207" w14:textId="77777777" w:rsidR="005D37A2" w:rsidDel="00D97F5F" w:rsidRDefault="005D37A2" w:rsidP="005D37A2">
      <w:pPr>
        <w:pStyle w:val="Alg4"/>
        <w:numPr>
          <w:ilvl w:val="0"/>
          <w:numId w:val="1247"/>
        </w:numPr>
      </w:pPr>
      <w:del w:id="877" w:author="Rev 19 Allen Wirfs-Brock" w:date="2013-09-26T09:46:00Z">
        <w:r w:rsidDel="00D97F5F">
          <w:delText>If Type(</w:delText>
        </w:r>
        <w:r w:rsidDel="00D97F5F">
          <w:rPr>
            <w:i/>
            <w:iCs/>
          </w:rPr>
          <w:delText>P</w:delText>
        </w:r>
        <w:r w:rsidDel="00D97F5F">
          <w:delText xml:space="preserve">) is not String, then return </w:delText>
        </w:r>
        <w:r w:rsidRPr="00E75802" w:rsidDel="00D97F5F">
          <w:rPr>
            <w:b/>
            <w:bCs/>
          </w:rPr>
          <w:delText>false</w:delText>
        </w:r>
        <w:r w:rsidDel="00D97F5F">
          <w:delText>.</w:delText>
        </w:r>
      </w:del>
    </w:p>
    <w:p w14:paraId="57451BD1" w14:textId="77777777" w:rsidR="005D37A2" w:rsidRPr="00E77497" w:rsidDel="00D97F5F" w:rsidRDefault="005D37A2" w:rsidP="005D37A2">
      <w:pPr>
        <w:pStyle w:val="Alg4"/>
        <w:numPr>
          <w:ilvl w:val="0"/>
          <w:numId w:val="1247"/>
        </w:numPr>
      </w:pPr>
      <w:del w:id="878" w:author="Rev 19 Allen Wirfs-Brock" w:date="2013-09-26T09:46:00Z">
        <w:r w:rsidRPr="00E77497" w:rsidDel="00D97F5F">
          <w:delText xml:space="preserve">Let </w:delText>
        </w:r>
        <w:r w:rsidRPr="00E77497" w:rsidDel="00D97F5F">
          <w:rPr>
            <w:i/>
          </w:rPr>
          <w:delText>index</w:delText>
        </w:r>
        <w:r w:rsidRPr="00E77497" w:rsidDel="00D97F5F">
          <w:delText xml:space="preserve"> be ToInteger(</w:delText>
        </w:r>
        <w:r w:rsidRPr="00E77497" w:rsidDel="00D97F5F">
          <w:rPr>
            <w:i/>
          </w:rPr>
          <w:delText>P</w:delText>
        </w:r>
        <w:r w:rsidRPr="00E77497" w:rsidDel="00D97F5F">
          <w:delText>).</w:delText>
        </w:r>
      </w:del>
    </w:p>
    <w:p w14:paraId="11490063" w14:textId="77777777" w:rsidR="005D37A2" w:rsidDel="00D97F5F" w:rsidRDefault="005D37A2" w:rsidP="005D37A2">
      <w:pPr>
        <w:pStyle w:val="Alg4"/>
        <w:numPr>
          <w:ilvl w:val="0"/>
          <w:numId w:val="1247"/>
        </w:numPr>
      </w:pPr>
      <w:del w:id="879" w:author="Rev 19 Allen Wirfs-Brock" w:date="2013-09-26T09:46:00Z">
        <w:r w:rsidDel="00D97F5F">
          <w:delText xml:space="preserve">Assert: </w:delText>
        </w:r>
        <w:r w:rsidDel="00D97F5F">
          <w:rPr>
            <w:i/>
          </w:rPr>
          <w:delText>index</w:delText>
        </w:r>
        <w:r w:rsidDel="00D97F5F">
          <w:delText xml:space="preserve"> is not an abrupt completion.</w:delText>
        </w:r>
      </w:del>
    </w:p>
    <w:p w14:paraId="38A0992D" w14:textId="77777777" w:rsidR="005D37A2" w:rsidDel="00D97F5F" w:rsidRDefault="005D37A2" w:rsidP="005D37A2">
      <w:pPr>
        <w:pStyle w:val="Alg4"/>
        <w:numPr>
          <w:ilvl w:val="0"/>
          <w:numId w:val="1247"/>
        </w:numPr>
      </w:pPr>
      <w:del w:id="880" w:author="Rev 19 Allen Wirfs-Brock" w:date="2013-09-26T09:46:00Z">
        <w:r w:rsidDel="00D97F5F">
          <w:delText xml:space="preserve">Let </w:delText>
        </w:r>
        <w:r w:rsidDel="00D97F5F">
          <w:rPr>
            <w:i/>
            <w:iCs/>
          </w:rPr>
          <w:delText>absI</w:delText>
        </w:r>
        <w:r w:rsidRPr="005A1241" w:rsidDel="00D97F5F">
          <w:rPr>
            <w:i/>
            <w:iCs/>
          </w:rPr>
          <w:delText>ntIndex</w:delText>
        </w:r>
        <w:r w:rsidDel="00D97F5F">
          <w:delText xml:space="preserve"> be </w:delText>
        </w:r>
        <w:r w:rsidRPr="00E77497" w:rsidDel="00D97F5F">
          <w:delText>ToString(abs(</w:delText>
        </w:r>
        <w:r w:rsidRPr="00E77497" w:rsidDel="00D97F5F">
          <w:rPr>
            <w:i/>
          </w:rPr>
          <w:delText>index</w:delText>
        </w:r>
        <w:r w:rsidDel="00D97F5F">
          <w:delText>)).</w:delText>
        </w:r>
      </w:del>
    </w:p>
    <w:p w14:paraId="04212A91" w14:textId="77777777" w:rsidR="005D37A2" w:rsidRPr="00E77497" w:rsidDel="00D97F5F" w:rsidRDefault="005D37A2" w:rsidP="005D37A2">
      <w:pPr>
        <w:pStyle w:val="Alg4"/>
        <w:numPr>
          <w:ilvl w:val="0"/>
          <w:numId w:val="1247"/>
        </w:numPr>
      </w:pPr>
      <w:del w:id="881" w:author="Rev 19 Allen Wirfs-Brock" w:date="2013-09-26T09:46:00Z">
        <w:r w:rsidRPr="00E77497" w:rsidDel="00D97F5F">
          <w:delText xml:space="preserve">If </w:delText>
        </w:r>
        <w:r w:rsidDel="00D97F5F">
          <w:delText>SameValue(</w:delText>
        </w:r>
        <w:r w:rsidDel="00D97F5F">
          <w:rPr>
            <w:i/>
            <w:iCs/>
          </w:rPr>
          <w:delText>absI</w:delText>
        </w:r>
        <w:r w:rsidRPr="005A1241" w:rsidDel="00D97F5F">
          <w:rPr>
            <w:i/>
            <w:iCs/>
          </w:rPr>
          <w:delText>ntIndex</w:delText>
        </w:r>
        <w:r w:rsidDel="00D97F5F">
          <w:delText>,</w:delText>
        </w:r>
        <w:r w:rsidRPr="00E77497" w:rsidDel="00D97F5F">
          <w:delText xml:space="preserve"> </w:delText>
        </w:r>
        <w:r w:rsidRPr="00E77497" w:rsidDel="00D97F5F">
          <w:rPr>
            <w:i/>
          </w:rPr>
          <w:delText>P</w:delText>
        </w:r>
        <w:r w:rsidDel="00D97F5F">
          <w:delText xml:space="preserve">) is </w:delText>
        </w:r>
        <w:r w:rsidDel="00D97F5F">
          <w:rPr>
            <w:b/>
            <w:bCs/>
          </w:rPr>
          <w:delText>false</w:delText>
        </w:r>
        <w:r w:rsidRPr="00E77497" w:rsidDel="00D97F5F">
          <w:delText xml:space="preserve"> return </w:delText>
        </w:r>
        <w:r w:rsidDel="00D97F5F">
          <w:rPr>
            <w:b/>
          </w:rPr>
          <w:delText>false</w:delText>
        </w:r>
        <w:r w:rsidRPr="00E77497" w:rsidDel="00D97F5F">
          <w:delText>.</w:delText>
        </w:r>
      </w:del>
    </w:p>
    <w:p w14:paraId="076AC0A4" w14:textId="77777777" w:rsidR="005D37A2" w:rsidRPr="00E77497" w:rsidDel="00D97F5F" w:rsidRDefault="005D37A2" w:rsidP="005D37A2">
      <w:pPr>
        <w:pStyle w:val="Alg4"/>
        <w:numPr>
          <w:ilvl w:val="0"/>
          <w:numId w:val="1247"/>
        </w:numPr>
      </w:pPr>
      <w:del w:id="882" w:author="Rev 19 Allen Wirfs-Brock" w:date="2013-09-26T09:46:00Z">
        <w:r w:rsidRPr="00E77497" w:rsidDel="00D97F5F">
          <w:delText xml:space="preserve">Let </w:delText>
        </w:r>
        <w:r w:rsidRPr="00E77497" w:rsidDel="00D97F5F">
          <w:rPr>
            <w:i/>
          </w:rPr>
          <w:delText>str</w:delText>
        </w:r>
        <w:r w:rsidRPr="00E77497" w:rsidDel="00D97F5F">
          <w:delText xml:space="preserve"> be the String value of the [[</w:delText>
        </w:r>
        <w:r w:rsidDel="00D97F5F">
          <w:delText>StringData</w:delText>
        </w:r>
        <w:r w:rsidRPr="00E77497" w:rsidDel="00D97F5F">
          <w:delText xml:space="preserve">]] internal property of </w:delText>
        </w:r>
        <w:r w:rsidDel="00D97F5F">
          <w:rPr>
            <w:i/>
          </w:rPr>
          <w:delText>O</w:delText>
        </w:r>
        <w:r w:rsidDel="00D97F5F">
          <w:rPr>
            <w:iCs/>
          </w:rPr>
          <w:delText>, if the value of [[StringData]] is undefined the empty string is used as its value.</w:delText>
        </w:r>
      </w:del>
    </w:p>
    <w:p w14:paraId="256CFD64" w14:textId="77777777" w:rsidR="005D37A2" w:rsidRPr="00E77497" w:rsidDel="00D97F5F" w:rsidRDefault="005D37A2" w:rsidP="005D37A2">
      <w:pPr>
        <w:pStyle w:val="Alg4"/>
        <w:numPr>
          <w:ilvl w:val="0"/>
          <w:numId w:val="1247"/>
        </w:numPr>
      </w:pPr>
      <w:del w:id="883" w:author="Rev 19 Allen Wirfs-Brock" w:date="2013-09-26T09:46:00Z">
        <w:r w:rsidRPr="00E77497" w:rsidDel="00D97F5F">
          <w:delText xml:space="preserve">Let </w:delText>
        </w:r>
        <w:r w:rsidRPr="00E77497" w:rsidDel="00D97F5F">
          <w:rPr>
            <w:i/>
          </w:rPr>
          <w:delText>len</w:delText>
        </w:r>
        <w:r w:rsidRPr="00E77497" w:rsidDel="00D97F5F">
          <w:delText xml:space="preserve"> be the number of </w:delText>
        </w:r>
        <w:r w:rsidDel="00D97F5F">
          <w:delText>elements</w:delText>
        </w:r>
        <w:r w:rsidRPr="00E77497" w:rsidDel="00D97F5F">
          <w:delText xml:space="preserve"> in </w:delText>
        </w:r>
        <w:r w:rsidRPr="00E77497" w:rsidDel="00D97F5F">
          <w:rPr>
            <w:i/>
          </w:rPr>
          <w:delText>str</w:delText>
        </w:r>
        <w:r w:rsidRPr="00E77497" w:rsidDel="00D97F5F">
          <w:delText>.</w:delText>
        </w:r>
      </w:del>
    </w:p>
    <w:p w14:paraId="6141A670" w14:textId="77777777" w:rsidR="005D37A2" w:rsidRPr="00E77497" w:rsidDel="00D97F5F" w:rsidRDefault="005D37A2" w:rsidP="005D37A2">
      <w:pPr>
        <w:pStyle w:val="Alg4"/>
        <w:numPr>
          <w:ilvl w:val="0"/>
          <w:numId w:val="1247"/>
        </w:numPr>
      </w:pPr>
      <w:del w:id="884" w:author="Rev 19 Allen Wirfs-Brock" w:date="2013-09-26T09:46:00Z">
        <w:r w:rsidRPr="00E77497" w:rsidDel="00D97F5F">
          <w:delText xml:space="preserve">If </w:delText>
        </w:r>
        <w:r w:rsidRPr="00E77497" w:rsidDel="00D97F5F">
          <w:rPr>
            <w:i/>
          </w:rPr>
          <w:delText>len</w:delText>
        </w:r>
        <w:r w:rsidRPr="00E77497" w:rsidDel="00D97F5F">
          <w:delText xml:space="preserve"> ≤ </w:delText>
        </w:r>
        <w:r w:rsidRPr="00E77497" w:rsidDel="00D97F5F">
          <w:rPr>
            <w:i/>
          </w:rPr>
          <w:delText>index</w:delText>
        </w:r>
        <w:r w:rsidRPr="00E77497" w:rsidDel="00D97F5F">
          <w:delText xml:space="preserve">, return </w:delText>
        </w:r>
        <w:r w:rsidDel="00D97F5F">
          <w:rPr>
            <w:b/>
          </w:rPr>
          <w:delText>false</w:delText>
        </w:r>
        <w:r w:rsidRPr="00E77497" w:rsidDel="00D97F5F">
          <w:delText>.</w:delText>
        </w:r>
      </w:del>
    </w:p>
    <w:p w14:paraId="2E9B10F9" w14:textId="77777777" w:rsidR="005D37A2" w:rsidRPr="00E77497" w:rsidDel="00D97F5F" w:rsidRDefault="005D37A2" w:rsidP="005D37A2">
      <w:pPr>
        <w:pStyle w:val="Alg4"/>
        <w:numPr>
          <w:ilvl w:val="0"/>
          <w:numId w:val="1247"/>
        </w:numPr>
        <w:spacing w:after="240"/>
      </w:pPr>
      <w:del w:id="885" w:author="Rev 19 Allen Wirfs-Brock" w:date="2013-09-26T09:46:00Z">
        <w:r w:rsidDel="00D97F5F">
          <w:delText xml:space="preserve">Return </w:delText>
        </w:r>
        <w:r w:rsidRPr="005966CE" w:rsidDel="00D97F5F">
          <w:rPr>
            <w:b/>
            <w:bCs/>
          </w:rPr>
          <w:delText>true</w:delText>
        </w:r>
        <w:r w:rsidDel="00D97F5F">
          <w:delText>.</w:delText>
        </w:r>
      </w:del>
    </w:p>
    <w:p w14:paraId="0DE6E4B8" w14:textId="77777777" w:rsidR="005D37A2" w:rsidRPr="00E77497" w:rsidRDefault="005D37A2" w:rsidP="005D37A2">
      <w:pPr>
        <w:pStyle w:val="40"/>
      </w:pPr>
      <w:bookmarkStart w:id="886" w:name="_Ref365532130"/>
      <w:r w:rsidRPr="00E77497">
        <w:t>[[GetOwnProperty]] ( P )</w:t>
      </w:r>
      <w:bookmarkEnd w:id="886"/>
    </w:p>
    <w:p w14:paraId="6DE12C86" w14:textId="77777777" w:rsidR="005D37A2" w:rsidRPr="00E77497" w:rsidRDefault="005D37A2" w:rsidP="005D37A2">
      <w:r w:rsidRPr="00E77497">
        <w:t>When the [[</w:t>
      </w:r>
      <w:r>
        <w:t>GetOwnProperty</w:t>
      </w:r>
      <w:r w:rsidRPr="00E77497">
        <w:t>]] internal method of</w:t>
      </w:r>
      <w:r>
        <w:t xml:space="preserve"> an exotic String object</w:t>
      </w:r>
      <w:r w:rsidRPr="00E77497">
        <w:t xml:space="preserve"> </w:t>
      </w:r>
      <w:r>
        <w:rPr>
          <w:rFonts w:ascii="Times New Roman" w:hAnsi="Times New Roman"/>
          <w:i/>
        </w:rPr>
        <w:t>S</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the following steps are taken:</w:t>
      </w:r>
    </w:p>
    <w:p w14:paraId="72760E08" w14:textId="77777777" w:rsidR="005D37A2" w:rsidRPr="00E77497" w:rsidDel="004372C5" w:rsidRDefault="005D37A2" w:rsidP="005D37A2">
      <w:pPr>
        <w:pStyle w:val="Alg4"/>
        <w:numPr>
          <w:ilvl w:val="0"/>
          <w:numId w:val="236"/>
        </w:numPr>
        <w:spacing w:before="240"/>
        <w:contextualSpacing/>
      </w:pPr>
      <w:r>
        <w:t>Assert: IsPropertyKey(</w:t>
      </w:r>
      <w:r>
        <w:rPr>
          <w:i/>
          <w:iCs/>
        </w:rPr>
        <w:t>P</w:t>
      </w:r>
      <w:r>
        <w:t xml:space="preserve">) is </w:t>
      </w:r>
      <w:r w:rsidRPr="00B40933">
        <w:rPr>
          <w:b/>
          <w:bCs/>
        </w:rPr>
        <w:t>true</w:t>
      </w:r>
      <w:r w:rsidRPr="00E77497" w:rsidDel="004372C5">
        <w:t>.</w:t>
      </w:r>
    </w:p>
    <w:p w14:paraId="360544C3" w14:textId="77777777" w:rsidR="005D37A2" w:rsidRPr="00E77497" w:rsidRDefault="005D37A2" w:rsidP="005D37A2">
      <w:pPr>
        <w:pStyle w:val="Alg4"/>
        <w:numPr>
          <w:ilvl w:val="0"/>
          <w:numId w:val="236"/>
        </w:numPr>
      </w:pPr>
      <w:r w:rsidRPr="00E77497">
        <w:t xml:space="preserve">Let </w:t>
      </w:r>
      <w:r w:rsidRPr="00E77497">
        <w:rPr>
          <w:i/>
        </w:rPr>
        <w:t>desc</w:t>
      </w:r>
      <w:r w:rsidRPr="00E77497">
        <w:t xml:space="preserve"> be the result of </w:t>
      </w:r>
      <w:r w:rsidRPr="002B2204">
        <w:t>OrdinaryGetOwnProperty</w:t>
      </w:r>
      <w:r>
        <w:t>(</w:t>
      </w:r>
      <w:r w:rsidRPr="00E77497">
        <w:rPr>
          <w:i/>
        </w:rPr>
        <w:t>S</w:t>
      </w:r>
      <w:r>
        <w:t>,</w:t>
      </w:r>
      <w:r w:rsidRPr="00E77497">
        <w:t xml:space="preserve"> </w:t>
      </w:r>
      <w:r w:rsidRPr="00E77497">
        <w:rPr>
          <w:i/>
        </w:rPr>
        <w:t>P</w:t>
      </w:r>
      <w:r>
        <w:rPr>
          <w:iCs/>
        </w:rPr>
        <w:t>)</w:t>
      </w:r>
      <w:r w:rsidRPr="00E77497">
        <w:t>.</w:t>
      </w:r>
    </w:p>
    <w:p w14:paraId="032BD06C" w14:textId="77777777" w:rsidR="005D37A2" w:rsidRDefault="005D37A2" w:rsidP="005D37A2">
      <w:pPr>
        <w:pStyle w:val="Alg4"/>
        <w:numPr>
          <w:ilvl w:val="0"/>
          <w:numId w:val="236"/>
        </w:numPr>
      </w:pPr>
      <w:r>
        <w:t>ReturnIfAbrupt(</w:t>
      </w:r>
      <w:r w:rsidRPr="00E77497">
        <w:rPr>
          <w:i/>
        </w:rPr>
        <w:t>desc</w:t>
      </w:r>
      <w:r>
        <w:t>).</w:t>
      </w:r>
    </w:p>
    <w:p w14:paraId="42E78212" w14:textId="77777777" w:rsidR="005D37A2" w:rsidRPr="00E77497" w:rsidRDefault="005D37A2" w:rsidP="005D37A2">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14:paraId="4675C748" w14:textId="77777777" w:rsidR="005D37A2" w:rsidRDefault="005D37A2" w:rsidP="005D37A2">
      <w:pPr>
        <w:pStyle w:val="Alg4"/>
        <w:numPr>
          <w:ilvl w:val="0"/>
          <w:numId w:val="236"/>
        </w:numPr>
      </w:pPr>
      <w:r>
        <w:t>If Type(</w:t>
      </w:r>
      <w:r>
        <w:rPr>
          <w:i/>
          <w:iCs/>
        </w:rPr>
        <w:t>P</w:t>
      </w:r>
      <w:r>
        <w:t xml:space="preserve">) is not String, then return </w:t>
      </w:r>
      <w:r w:rsidRPr="00E77497">
        <w:rPr>
          <w:b/>
        </w:rPr>
        <w:t>undefined</w:t>
      </w:r>
      <w:r>
        <w:t>.</w:t>
      </w:r>
    </w:p>
    <w:p w14:paraId="2F6ADE5D" w14:textId="77777777" w:rsidR="005D37A2" w:rsidRPr="00E77497" w:rsidRDefault="005D37A2" w:rsidP="005D37A2">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14:paraId="31E15B05" w14:textId="77777777" w:rsidR="005D37A2" w:rsidRDefault="005D37A2" w:rsidP="005D37A2">
      <w:pPr>
        <w:pStyle w:val="Alg4"/>
        <w:numPr>
          <w:ilvl w:val="0"/>
          <w:numId w:val="236"/>
        </w:numPr>
      </w:pPr>
      <w:r>
        <w:t xml:space="preserve">Assert: </w:t>
      </w:r>
      <w:r>
        <w:rPr>
          <w:i/>
        </w:rPr>
        <w:t>index</w:t>
      </w:r>
      <w:r>
        <w:t xml:space="preserve"> is not an abrupt completion.</w:t>
      </w:r>
    </w:p>
    <w:p w14:paraId="2D6DA25D" w14:textId="77777777" w:rsidR="005D37A2" w:rsidRDefault="005D37A2" w:rsidP="005D37A2">
      <w:pPr>
        <w:pStyle w:val="Alg4"/>
        <w:numPr>
          <w:ilvl w:val="0"/>
          <w:numId w:val="236"/>
        </w:numPr>
      </w:pPr>
      <w:r>
        <w:t xml:space="preserve">Let </w:t>
      </w:r>
      <w:r>
        <w:rPr>
          <w:i/>
          <w:iCs/>
        </w:rPr>
        <w:t>absI</w:t>
      </w:r>
      <w:r w:rsidRPr="005A1241">
        <w:rPr>
          <w:i/>
          <w:iCs/>
        </w:rPr>
        <w:t>ntIndex</w:t>
      </w:r>
      <w:r>
        <w:t xml:space="preserve"> be </w:t>
      </w:r>
      <w:r w:rsidRPr="00E77497">
        <w:t>ToString(abs(</w:t>
      </w:r>
      <w:r w:rsidRPr="00E77497">
        <w:rPr>
          <w:i/>
        </w:rPr>
        <w:t>index</w:t>
      </w:r>
      <w:r>
        <w:t>)).</w:t>
      </w:r>
    </w:p>
    <w:p w14:paraId="61FA9191" w14:textId="77777777" w:rsidR="005D37A2" w:rsidRPr="00E77497" w:rsidRDefault="005D37A2" w:rsidP="005D37A2">
      <w:pPr>
        <w:pStyle w:val="Alg4"/>
        <w:numPr>
          <w:ilvl w:val="0"/>
          <w:numId w:val="236"/>
        </w:numPr>
      </w:pPr>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sidRPr="00E77497">
        <w:rPr>
          <w:b/>
        </w:rPr>
        <w:t>undefined</w:t>
      </w:r>
      <w:r w:rsidRPr="00E77497">
        <w:t>.</w:t>
      </w:r>
    </w:p>
    <w:p w14:paraId="64AF41F6" w14:textId="77777777" w:rsidR="005D37A2" w:rsidRPr="00E77497" w:rsidRDefault="005D37A2" w:rsidP="005D37A2">
      <w:pPr>
        <w:pStyle w:val="Alg4"/>
        <w:numPr>
          <w:ilvl w:val="0"/>
          <w:numId w:val="236"/>
        </w:numPr>
      </w:pPr>
      <w:r w:rsidRPr="00E77497">
        <w:t xml:space="preserve">Let </w:t>
      </w:r>
      <w:r w:rsidRPr="00E77497">
        <w:rPr>
          <w:i/>
        </w:rPr>
        <w:t>str</w:t>
      </w:r>
      <w:r w:rsidRPr="00E77497">
        <w:t xml:space="preserve"> be the String value of the [[</w:t>
      </w:r>
      <w:r>
        <w:t>StringData</w:t>
      </w:r>
      <w:r w:rsidRPr="00E77497">
        <w:t xml:space="preserve">]] internal </w:t>
      </w:r>
      <w:r>
        <w:t xml:space="preserve">data </w:t>
      </w:r>
      <w:r w:rsidRPr="00E77497">
        <w:t xml:space="preserve">property of </w:t>
      </w:r>
      <w:r w:rsidRPr="00E77497">
        <w:rPr>
          <w:i/>
        </w:rPr>
        <w:t>S</w:t>
      </w:r>
      <w:r>
        <w:rPr>
          <w:iCs/>
        </w:rPr>
        <w:t>, if the value of [[StringData]] is undefined the empty string is used as its value</w:t>
      </w:r>
      <w:r w:rsidRPr="00E77497">
        <w:t>.</w:t>
      </w:r>
    </w:p>
    <w:p w14:paraId="328275DA" w14:textId="77777777" w:rsidR="005D37A2" w:rsidRPr="00E77497" w:rsidRDefault="005D37A2" w:rsidP="005D37A2">
      <w:pPr>
        <w:pStyle w:val="Alg4"/>
        <w:numPr>
          <w:ilvl w:val="0"/>
          <w:numId w:val="236"/>
        </w:numPr>
      </w:pPr>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p>
    <w:p w14:paraId="51EFECDC" w14:textId="77777777" w:rsidR="005D37A2" w:rsidRPr="00E77497" w:rsidRDefault="005D37A2" w:rsidP="005D37A2">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14:paraId="7C5E8464" w14:textId="77777777" w:rsidR="005D37A2" w:rsidRPr="00E77497" w:rsidRDefault="005D37A2" w:rsidP="005D37A2">
      <w:pPr>
        <w:pStyle w:val="Alg4"/>
        <w:numPr>
          <w:ilvl w:val="0"/>
          <w:numId w:val="236"/>
        </w:numPr>
      </w:pPr>
      <w:r w:rsidRPr="00E77497">
        <w:t xml:space="preserve">Let </w:t>
      </w:r>
      <w:r w:rsidRPr="00E77497">
        <w:rPr>
          <w:i/>
        </w:rPr>
        <w:t>resultStr</w:t>
      </w:r>
      <w:r w:rsidRPr="00E77497">
        <w:t xml:space="preserve"> be a String </w:t>
      </w:r>
      <w:r>
        <w:t xml:space="preserve">value </w:t>
      </w:r>
      <w:r w:rsidRPr="00E77497">
        <w:t xml:space="preserve">of length 1, containing one </w:t>
      </w:r>
      <w:r>
        <w:t>code unit</w:t>
      </w:r>
      <w:r w:rsidRPr="00E77497">
        <w:t xml:space="preserve"> from </w:t>
      </w:r>
      <w:r w:rsidRPr="00E77497">
        <w:rPr>
          <w:i/>
        </w:rPr>
        <w:t>str</w:t>
      </w:r>
      <w:r w:rsidRPr="00E77497">
        <w:t xml:space="preserve">, specifically the </w:t>
      </w:r>
      <w:r>
        <w:t>code unit</w:t>
      </w:r>
      <w:r w:rsidRPr="00E77497">
        <w:t xml:space="preserve"> at position </w:t>
      </w:r>
      <w:r w:rsidRPr="00E77497">
        <w:rPr>
          <w:i/>
        </w:rPr>
        <w:t>index</w:t>
      </w:r>
      <w:r w:rsidRPr="00E77497">
        <w:t xml:space="preserve">, where the first (leftmost) </w:t>
      </w:r>
      <w:r>
        <w:t>element</w:t>
      </w:r>
      <w:r w:rsidRPr="00E77497">
        <w:t xml:space="preserve"> in </w:t>
      </w:r>
      <w:r w:rsidRPr="00E77497">
        <w:rPr>
          <w:i/>
        </w:rPr>
        <w:t>str</w:t>
      </w:r>
      <w:r w:rsidRPr="00E77497">
        <w:t xml:space="preserve"> is considered to be at position 0, the next one at position 1, and so on.</w:t>
      </w:r>
    </w:p>
    <w:p w14:paraId="5109F3AD" w14:textId="77777777" w:rsidR="005D37A2" w:rsidRDefault="005D37A2" w:rsidP="005D37A2">
      <w:pPr>
        <w:pStyle w:val="Alg4"/>
        <w:numPr>
          <w:ilvl w:val="0"/>
          <w:numId w:val="236"/>
        </w:numPr>
        <w:spacing w:after="24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r>
        <w:t>.</w:t>
      </w:r>
    </w:p>
    <w:p w14:paraId="05D61DBA" w14:textId="77777777" w:rsidR="005D37A2" w:rsidRPr="00E77497" w:rsidRDefault="005D37A2" w:rsidP="005D37A2">
      <w:pPr>
        <w:pStyle w:val="40"/>
      </w:pPr>
      <w:bookmarkStart w:id="887" w:name="_Ref365532143"/>
      <w:r w:rsidRPr="00E77497">
        <w:t>[[DefineOwnProperty]] ( P, Desc)</w:t>
      </w:r>
      <w:bookmarkEnd w:id="887"/>
    </w:p>
    <w:p w14:paraId="023F0EF0" w14:textId="77777777" w:rsidR="005D37A2" w:rsidRPr="00E77497" w:rsidRDefault="005D37A2" w:rsidP="005D37A2">
      <w:r w:rsidRPr="00E77497">
        <w:t>When the [[DefineOwnProperty]] internal method of</w:t>
      </w:r>
      <w:r>
        <w:t xml:space="preserve"> an exotic String object</w:t>
      </w:r>
      <w:r w:rsidRPr="00E77497">
        <w:t xml:space="preserve"> </w:t>
      </w:r>
      <w:r>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14:paraId="482CC0AA" w14:textId="77777777" w:rsidR="005D37A2" w:rsidRPr="00A33491" w:rsidRDefault="005D37A2" w:rsidP="005D37A2">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w:t>
      </w:r>
      <w:r w:rsidRPr="005577D7">
        <w:rPr>
          <w:rFonts w:ascii="Times New Roman" w:eastAsia="Times New Roman" w:hAnsi="Times New Roman"/>
          <w:spacing w:val="6"/>
          <w:lang w:eastAsia="en-US"/>
        </w:rPr>
        <w:t>the [[GetOwnProperty]] internal method of</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O</w:t>
      </w:r>
      <w:r w:rsidRPr="005577D7" w:rsidDel="004372C5">
        <w:rPr>
          <w:rFonts w:ascii="Times New Roman" w:eastAsia="Times New Roman" w:hAnsi="Times New Roman"/>
          <w:spacing w:val="6"/>
          <w:lang w:eastAsia="en-US"/>
        </w:rPr>
        <w:t xml:space="preserve"> </w:t>
      </w:r>
      <w:r w:rsidRPr="005577D7">
        <w:rPr>
          <w:rFonts w:ascii="Times New Roman" w:eastAsia="Times New Roman" w:hAnsi="Times New Roman"/>
          <w:spacing w:val="6"/>
          <w:lang w:eastAsia="en-US"/>
        </w:rPr>
        <w:t>with argument</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P</w:t>
      </w:r>
      <w:r w:rsidRPr="005577D7" w:rsidDel="004372C5">
        <w:rPr>
          <w:rFonts w:ascii="Times New Roman" w:eastAsia="Times New Roman" w:hAnsi="Times New Roman"/>
          <w:spacing w:val="6"/>
          <w:lang w:eastAsia="en-US"/>
        </w:rPr>
        <w:t>.</w:t>
      </w:r>
    </w:p>
    <w:p w14:paraId="77E80B6E" w14:textId="77777777" w:rsidR="005D37A2" w:rsidRPr="00A33491" w:rsidRDefault="005D37A2" w:rsidP="005D37A2">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14:paraId="1C0B6B5B" w14:textId="77777777" w:rsidR="005D37A2" w:rsidRPr="00E4780A" w:rsidRDefault="005D37A2" w:rsidP="005D37A2">
      <w:pPr>
        <w:numPr>
          <w:ilvl w:val="0"/>
          <w:numId w:val="14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14:paraId="7D224737" w14:textId="77777777" w:rsidR="005D37A2" w:rsidRDefault="005D37A2" w:rsidP="005D37A2">
      <w:pPr>
        <w:pStyle w:val="Note"/>
      </w:pPr>
      <w:r>
        <w:t>NOTE</w:t>
      </w:r>
      <w:r>
        <w:tab/>
        <w:t>This algorithm differs from the ordinary object OrdinaryDefineOwnProperty abstract operation algorithm only in invocation of [[GetOwnProperty]]  in step 1.</w:t>
      </w:r>
    </w:p>
    <w:p w14:paraId="2712FBEC" w14:textId="77777777" w:rsidR="005D37A2" w:rsidRPr="00E77497" w:rsidRDefault="005D37A2" w:rsidP="005D37A2">
      <w:pPr>
        <w:pStyle w:val="40"/>
      </w:pPr>
      <w:bookmarkStart w:id="888" w:name="_Ref365532152"/>
      <w:commentRangeStart w:id="889"/>
      <w:r w:rsidRPr="00E77497">
        <w:t>[[</w:t>
      </w:r>
      <w:r>
        <w:t>Enumerate</w:t>
      </w:r>
      <w:r w:rsidRPr="00E77497">
        <w:t>]] ()</w:t>
      </w:r>
      <w:commentRangeEnd w:id="889"/>
      <w:r>
        <w:rPr>
          <w:rStyle w:val="af6"/>
          <w:b w:val="0"/>
        </w:rPr>
        <w:commentReference w:id="889"/>
      </w:r>
      <w:bookmarkEnd w:id="888"/>
    </w:p>
    <w:p w14:paraId="1E5758CA" w14:textId="77777777" w:rsidR="005D37A2" w:rsidRPr="00E77497" w:rsidRDefault="005D37A2" w:rsidP="005D37A2">
      <w:r w:rsidRPr="00E77497">
        <w:t>When the [[</w:t>
      </w:r>
      <w:r>
        <w:t>Enumerate</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 the following steps are taken:</w:t>
      </w:r>
    </w:p>
    <w:p w14:paraId="17F5FEDF" w14:textId="77777777" w:rsidR="005D37A2" w:rsidRPr="00E77497" w:rsidRDefault="005D37A2" w:rsidP="005D37A2">
      <w:pPr>
        <w:pStyle w:val="40"/>
      </w:pPr>
      <w:bookmarkStart w:id="890" w:name="_Ref365532164"/>
      <w:commentRangeStart w:id="891"/>
      <w:r w:rsidRPr="00E77497">
        <w:t>[[</w:t>
      </w:r>
      <w:r>
        <w:t>OwnPropertyKeys</w:t>
      </w:r>
      <w:r w:rsidRPr="00E77497">
        <w:t>]] (</w:t>
      </w:r>
      <w:r>
        <w:t xml:space="preserve"> </w:t>
      </w:r>
      <w:r w:rsidRPr="00E77497">
        <w:t>)</w:t>
      </w:r>
      <w:commentRangeEnd w:id="891"/>
      <w:r>
        <w:rPr>
          <w:rStyle w:val="af6"/>
          <w:b w:val="0"/>
        </w:rPr>
        <w:commentReference w:id="891"/>
      </w:r>
      <w:bookmarkEnd w:id="890"/>
    </w:p>
    <w:p w14:paraId="533F8169" w14:textId="77777777" w:rsidR="005D37A2" w:rsidRPr="00E77497" w:rsidRDefault="005D37A2" w:rsidP="005D37A2">
      <w:r w:rsidRPr="00E77497">
        <w:t>When the [[</w:t>
      </w:r>
      <w:r w:rsidRPr="001658DD">
        <w:t>OwnPropertyKeys</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commentRangeStart w:id="892"/>
      <w:r w:rsidRPr="00E77497">
        <w:t>:</w:t>
      </w:r>
      <w:commentRangeEnd w:id="892"/>
      <w:r>
        <w:rPr>
          <w:rStyle w:val="af6"/>
        </w:rPr>
        <w:commentReference w:id="892"/>
      </w:r>
    </w:p>
    <w:p w14:paraId="46546F2A" w14:textId="77777777" w:rsidR="005D37A2" w:rsidRPr="00BB1CD0" w:rsidRDefault="005D37A2" w:rsidP="005D37A2">
      <w:pPr>
        <w:pStyle w:val="40"/>
        <w:rPr>
          <w:rFonts w:cs="Arial"/>
          <w:bCs/>
        </w:rPr>
      </w:pPr>
      <w:r>
        <w:rPr>
          <w:rFonts w:cs="Arial"/>
          <w:bCs/>
          <w:spacing w:val="6"/>
        </w:rPr>
        <w:t>String</w:t>
      </w:r>
      <w:r w:rsidRPr="00BB1CD0">
        <w:rPr>
          <w:rFonts w:cs="Arial"/>
          <w:bCs/>
          <w:spacing w:val="6"/>
        </w:rPr>
        <w:t>Create Abstract Operation</w:t>
      </w:r>
    </w:p>
    <w:p w14:paraId="303965D1" w14:textId="77777777" w:rsidR="005D37A2" w:rsidRDefault="005D37A2" w:rsidP="005D37A2">
      <w:r>
        <w:t>The abstract operation String</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exotic String objects. It performs the following steps:</w:t>
      </w:r>
    </w:p>
    <w:p w14:paraId="2503C850" w14:textId="77777777" w:rsidR="005D37A2" w:rsidRPr="00E77497" w:rsidRDefault="005D37A2" w:rsidP="005D37A2">
      <w:pPr>
        <w:pStyle w:val="Alg4"/>
        <w:numPr>
          <w:ilvl w:val="0"/>
          <w:numId w:val="1302"/>
        </w:numPr>
      </w:pPr>
      <w:r>
        <w:t xml:space="preserve">Let </w:t>
      </w:r>
      <w:r w:rsidRPr="00FC03BD">
        <w:rPr>
          <w:i/>
        </w:rPr>
        <w:t>A</w:t>
      </w:r>
      <w:r>
        <w:t xml:space="preserve"> be a newly created String exotic object</w:t>
      </w:r>
      <w:r w:rsidRPr="00E77497">
        <w:t>.</w:t>
      </w:r>
    </w:p>
    <w:p w14:paraId="1D28602F" w14:textId="77777777" w:rsidR="005D37A2" w:rsidRPr="00FA34E7" w:rsidRDefault="005D37A2" w:rsidP="005D37A2">
      <w:pPr>
        <w:pStyle w:val="Alg4"/>
        <w:numPr>
          <w:ilvl w:val="0"/>
          <w:numId w:val="1302"/>
        </w:numPr>
      </w:pPr>
      <w:r>
        <w:t xml:space="preserve">Set </w:t>
      </w:r>
      <w:r>
        <w:rPr>
          <w:i/>
        </w:rPr>
        <w:t>A</w:t>
      </w:r>
      <w:r>
        <w:t xml:space="preserve">’s essential internal methods to the default ordinary object definitions specified in </w:t>
      </w:r>
      <w:r w:rsidR="00D45A1D">
        <w:fldChar w:fldCharType="begin"/>
      </w:r>
      <w:r w:rsidR="00D45A1D">
        <w:instrText xml:space="preserve"> REF _Ref365532079 \r \h </w:instrText>
      </w:r>
      <w:r w:rsidR="00D45A1D">
        <w:fldChar w:fldCharType="separate"/>
      </w:r>
      <w:r w:rsidR="00D433E8">
        <w:t>9.1</w:t>
      </w:r>
      <w:r w:rsidR="00D45A1D">
        <w:fldChar w:fldCharType="end"/>
      </w:r>
      <w:r>
        <w:t>.</w:t>
      </w:r>
    </w:p>
    <w:p w14:paraId="30FEAA9D" w14:textId="77777777" w:rsidR="005D37A2" w:rsidRPr="00E77497" w:rsidDel="00873DB1" w:rsidRDefault="005D37A2" w:rsidP="005D37A2">
      <w:pPr>
        <w:pStyle w:val="Alg4"/>
        <w:numPr>
          <w:ilvl w:val="0"/>
          <w:numId w:val="1302"/>
        </w:numPr>
        <w:rPr>
          <w:del w:id="893" w:author="Rev 19 Allen Wirfs-Brock" w:date="2013-09-26T09:50:00Z"/>
        </w:rPr>
      </w:pPr>
      <w:del w:id="894" w:author="Rev 19 Allen Wirfs-Brock" w:date="2013-09-26T09:50:00Z">
        <w:r w:rsidRPr="00E77497" w:rsidDel="00873DB1">
          <w:delText>Set the [[</w:delText>
        </w:r>
        <w:r w:rsidDel="00873DB1">
          <w:delText>HasOwnProperty</w:delText>
        </w:r>
        <w:r w:rsidRPr="00E77497" w:rsidDel="00873DB1">
          <w:delText xml:space="preserve">]] internal </w:delText>
        </w:r>
        <w:r w:rsidDel="00873DB1">
          <w:delText>method</w:delText>
        </w:r>
        <w:r w:rsidRPr="00E77497" w:rsidDel="00873DB1">
          <w:delText xml:space="preserve"> of </w:delText>
        </w:r>
        <w:r w:rsidDel="00873DB1">
          <w:rPr>
            <w:i/>
          </w:rPr>
          <w:delText>A</w:delText>
        </w:r>
        <w:r w:rsidRPr="00E77497" w:rsidDel="00873DB1">
          <w:rPr>
            <w:i/>
          </w:rPr>
          <w:delText xml:space="preserve"> </w:delText>
        </w:r>
        <w:r w:rsidRPr="00E77497" w:rsidDel="00873DB1">
          <w:delText xml:space="preserve">as </w:delText>
        </w:r>
        <w:r w:rsidDel="00873DB1">
          <w:delText xml:space="preserve">specified </w:delText>
        </w:r>
        <w:r w:rsidRPr="00E77497" w:rsidDel="00873DB1">
          <w:delText xml:space="preserve">in </w:delText>
        </w:r>
        <w:r w:rsidR="00D45A1D" w:rsidDel="00873DB1">
          <w:fldChar w:fldCharType="begin"/>
        </w:r>
        <w:r w:rsidR="00D45A1D" w:rsidDel="00873DB1">
          <w:delInstrText xml:space="preserve"> REF _Ref365532119 \r \h </w:delInstrText>
        </w:r>
        <w:r w:rsidR="00D45A1D" w:rsidDel="00873DB1">
          <w:fldChar w:fldCharType="separate"/>
        </w:r>
        <w:r w:rsidR="00083CEC" w:rsidDel="00873DB1">
          <w:delText>9.2.3.1</w:delText>
        </w:r>
        <w:r w:rsidR="00D45A1D" w:rsidDel="00873DB1">
          <w:fldChar w:fldCharType="end"/>
        </w:r>
        <w:r w:rsidRPr="00E77497" w:rsidDel="00873DB1">
          <w:delText>.</w:delText>
        </w:r>
      </w:del>
    </w:p>
    <w:p w14:paraId="34E42413" w14:textId="77777777" w:rsidR="005D37A2" w:rsidRPr="00E77497" w:rsidRDefault="005D37A2" w:rsidP="005D37A2">
      <w:pPr>
        <w:pStyle w:val="Alg4"/>
        <w:numPr>
          <w:ilvl w:val="0"/>
          <w:numId w:val="1302"/>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_Ref365532130 \r \h </w:instrText>
      </w:r>
      <w:r w:rsidR="00D45A1D">
        <w:fldChar w:fldCharType="separate"/>
      </w:r>
      <w:ins w:id="895" w:author="Rev 19 Allen Wirfs-Brock" w:date="2013-09-27T13:21:00Z">
        <w:r w:rsidR="00D433E8">
          <w:t>9.2.3.1</w:t>
        </w:r>
      </w:ins>
      <w:del w:id="896" w:author="Rev 19 Allen Wirfs-Brock" w:date="2013-09-27T08:38:00Z">
        <w:r w:rsidR="00083CEC" w:rsidDel="009E7E9E">
          <w:delText>9.2.3.2</w:delText>
        </w:r>
      </w:del>
      <w:r w:rsidR="00D45A1D">
        <w:fldChar w:fldCharType="end"/>
      </w:r>
      <w:r w:rsidRPr="00E77497">
        <w:t>.</w:t>
      </w:r>
    </w:p>
    <w:p w14:paraId="2F48BAFB" w14:textId="77777777" w:rsidR="005D37A2" w:rsidRPr="00E77497" w:rsidRDefault="005D37A2" w:rsidP="005D37A2">
      <w:pPr>
        <w:pStyle w:val="Alg4"/>
        <w:numPr>
          <w:ilvl w:val="0"/>
          <w:numId w:val="1302"/>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_Ref365532143 \r \h </w:instrText>
      </w:r>
      <w:r w:rsidR="00D45A1D">
        <w:fldChar w:fldCharType="separate"/>
      </w:r>
      <w:ins w:id="897" w:author="Rev 19 Allen Wirfs-Brock" w:date="2013-09-27T13:21:00Z">
        <w:r w:rsidR="00D433E8">
          <w:t>9.2.3.2</w:t>
        </w:r>
      </w:ins>
      <w:del w:id="898" w:author="Rev 19 Allen Wirfs-Brock" w:date="2013-09-27T08:38:00Z">
        <w:r w:rsidR="00083CEC" w:rsidDel="009E7E9E">
          <w:delText>9.2.3.3</w:delText>
        </w:r>
      </w:del>
      <w:r w:rsidR="00D45A1D">
        <w:fldChar w:fldCharType="end"/>
      </w:r>
      <w:r w:rsidRPr="00E77497">
        <w:t>.</w:t>
      </w:r>
    </w:p>
    <w:p w14:paraId="1439ED01" w14:textId="77777777" w:rsidR="005D37A2" w:rsidRPr="00E77497" w:rsidRDefault="005D37A2" w:rsidP="005D37A2">
      <w:pPr>
        <w:pStyle w:val="Alg4"/>
        <w:numPr>
          <w:ilvl w:val="0"/>
          <w:numId w:val="1302"/>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_Ref365532152 \r \h </w:instrText>
      </w:r>
      <w:r w:rsidR="00D45A1D">
        <w:fldChar w:fldCharType="separate"/>
      </w:r>
      <w:ins w:id="899" w:author="Rev 19 Allen Wirfs-Brock" w:date="2013-09-27T13:21:00Z">
        <w:r w:rsidR="00D433E8">
          <w:t>9.2.3.3</w:t>
        </w:r>
      </w:ins>
      <w:del w:id="900" w:author="Rev 19 Allen Wirfs-Brock" w:date="2013-09-27T08:38:00Z">
        <w:r w:rsidR="00083CEC" w:rsidDel="009E7E9E">
          <w:delText>9.2.3.4</w:delText>
        </w:r>
      </w:del>
      <w:r w:rsidR="00D45A1D">
        <w:fldChar w:fldCharType="end"/>
      </w:r>
      <w:r w:rsidRPr="00E77497">
        <w:t>.</w:t>
      </w:r>
    </w:p>
    <w:p w14:paraId="0D45ED39" w14:textId="77777777" w:rsidR="005D37A2" w:rsidRPr="00E77497" w:rsidRDefault="005D37A2" w:rsidP="005D37A2">
      <w:pPr>
        <w:pStyle w:val="Alg4"/>
        <w:numPr>
          <w:ilvl w:val="0"/>
          <w:numId w:val="1302"/>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_Ref365532164 \r \h </w:instrText>
      </w:r>
      <w:r w:rsidR="00D45A1D">
        <w:fldChar w:fldCharType="separate"/>
      </w:r>
      <w:ins w:id="901" w:author="Rev 19 Allen Wirfs-Brock" w:date="2013-09-27T13:21:00Z">
        <w:r w:rsidR="00D433E8">
          <w:t>9.2.3.4</w:t>
        </w:r>
      </w:ins>
      <w:del w:id="902" w:author="Rev 19 Allen Wirfs-Brock" w:date="2013-09-27T08:38:00Z">
        <w:r w:rsidR="00083CEC" w:rsidDel="009E7E9E">
          <w:delText>9.2.3.5</w:delText>
        </w:r>
      </w:del>
      <w:r w:rsidR="00D45A1D">
        <w:fldChar w:fldCharType="end"/>
      </w:r>
      <w:r w:rsidRPr="00E77497">
        <w:t>.</w:t>
      </w:r>
    </w:p>
    <w:p w14:paraId="4EAA5D7A" w14:textId="77777777" w:rsidR="005D37A2" w:rsidRPr="00E77497" w:rsidRDefault="005D37A2" w:rsidP="005D37A2">
      <w:pPr>
        <w:pStyle w:val="Alg4"/>
        <w:numPr>
          <w:ilvl w:val="0"/>
          <w:numId w:val="1302"/>
        </w:numPr>
      </w:pPr>
      <w:r>
        <w:t xml:space="preserve">Set the [[Prototype]] internal data property of </w:t>
      </w:r>
      <w:r w:rsidRPr="00FA34E7">
        <w:rPr>
          <w:i/>
        </w:rPr>
        <w:t>A</w:t>
      </w:r>
      <w:r>
        <w:t xml:space="preserve"> to </w:t>
      </w:r>
      <w:r>
        <w:rPr>
          <w:i/>
          <w:iCs/>
        </w:rPr>
        <w:t>prototype</w:t>
      </w:r>
      <w:r>
        <w:t>.</w:t>
      </w:r>
    </w:p>
    <w:p w14:paraId="78D0ECE1" w14:textId="77777777" w:rsidR="005D37A2" w:rsidRDefault="005D37A2" w:rsidP="005D37A2">
      <w:pPr>
        <w:pStyle w:val="Alg4"/>
        <w:numPr>
          <w:ilvl w:val="0"/>
          <w:numId w:val="1302"/>
        </w:numPr>
      </w:pPr>
      <w:r>
        <w:t xml:space="preserve">Set the [[Extensible]] internal data property of </w:t>
      </w:r>
      <w:r w:rsidRPr="00FA34E7">
        <w:rPr>
          <w:i/>
        </w:rPr>
        <w:t>A</w:t>
      </w:r>
      <w:r>
        <w:t xml:space="preserve"> to </w:t>
      </w:r>
      <w:r w:rsidRPr="00FA34E7">
        <w:rPr>
          <w:b/>
        </w:rPr>
        <w:t>true</w:t>
      </w:r>
      <w:r>
        <w:t>.</w:t>
      </w:r>
    </w:p>
    <w:p w14:paraId="021C7299" w14:textId="77777777" w:rsidR="005D37A2" w:rsidRDefault="005D37A2" w:rsidP="005D37A2">
      <w:pPr>
        <w:pStyle w:val="Alg4"/>
        <w:numPr>
          <w:ilvl w:val="0"/>
          <w:numId w:val="1302"/>
        </w:numPr>
        <w:spacing w:after="240"/>
      </w:pPr>
      <w:r w:rsidRPr="00E77497">
        <w:t xml:space="preserve">Return </w:t>
      </w:r>
      <w:r w:rsidRPr="00C332EF">
        <w:rPr>
          <w:i/>
          <w:iCs/>
        </w:rPr>
        <w:t>A</w:t>
      </w:r>
      <w:r w:rsidRPr="00E77497">
        <w:t>.</w:t>
      </w:r>
    </w:p>
    <w:p w14:paraId="1864F8A1" w14:textId="77777777" w:rsidR="005D37A2" w:rsidDel="00CA269D" w:rsidRDefault="005D37A2" w:rsidP="005D37A2">
      <w:pPr>
        <w:pStyle w:val="30"/>
        <w:rPr>
          <w:del w:id="903" w:author="Rev 19 Allen Wirfs-Brock" w:date="2013-09-24T14:49:00Z"/>
        </w:rPr>
      </w:pPr>
      <w:bookmarkStart w:id="904" w:name="_Ref365546221"/>
      <w:del w:id="905" w:author="Rev 19 Allen Wirfs-Brock" w:date="2013-09-24T14:49:00Z">
        <w:r w:rsidDel="00CA269D">
          <w:delText>Symbol Exotic Objects</w:delText>
        </w:r>
        <w:bookmarkStart w:id="906" w:name="_Toc368034234"/>
        <w:bookmarkStart w:id="907" w:name="_Toc368049457"/>
        <w:bookmarkStart w:id="908" w:name="_Toc368050234"/>
        <w:bookmarkEnd w:id="904"/>
        <w:bookmarkEnd w:id="906"/>
        <w:bookmarkEnd w:id="907"/>
        <w:bookmarkEnd w:id="908"/>
      </w:del>
    </w:p>
    <w:p w14:paraId="74A2EFEF" w14:textId="77777777" w:rsidR="005D37A2" w:rsidDel="00CA269D" w:rsidRDefault="005D37A2" w:rsidP="005D37A2">
      <w:pPr>
        <w:rPr>
          <w:del w:id="909" w:author="Rev 19 Allen Wirfs-Brock" w:date="2013-09-24T14:49:00Z"/>
        </w:rPr>
      </w:pPr>
      <w:del w:id="910" w:author="Rev 19 Allen Wirfs-Brock" w:date="2013-09-24T14:49:00Z">
        <w:r w:rsidDel="00CA269D">
          <w:delText xml:space="preserve">A </w:delText>
        </w:r>
        <w:r w:rsidDel="00CA269D">
          <w:rPr>
            <w:i/>
            <w:iCs/>
          </w:rPr>
          <w:delText>Symbol object</w:delText>
        </w:r>
        <w:r w:rsidDel="00CA269D">
          <w:delText xml:space="preserve"> is an exotic object that may be used as a property key</w:delText>
        </w:r>
        <w:r w:rsidRPr="00E77497" w:rsidDel="00CA269D">
          <w:delText xml:space="preserve">. </w:delText>
        </w:r>
        <w:r w:rsidDel="00CA269D">
          <w:delText>Symbol exotic objects are always immutable and never observably reference any other object.</w:delText>
        </w:r>
        <w:bookmarkStart w:id="911" w:name="_Toc368034235"/>
        <w:bookmarkStart w:id="912" w:name="_Toc368049458"/>
        <w:bookmarkStart w:id="913" w:name="_Toc368050235"/>
        <w:bookmarkEnd w:id="911"/>
        <w:bookmarkEnd w:id="912"/>
        <w:bookmarkEnd w:id="913"/>
      </w:del>
    </w:p>
    <w:p w14:paraId="29DBA48D" w14:textId="77777777" w:rsidR="005D37A2" w:rsidRPr="00E77497" w:rsidDel="00CA269D" w:rsidRDefault="005D37A2" w:rsidP="005D37A2">
      <w:pPr>
        <w:rPr>
          <w:del w:id="914" w:author="Rev 19 Allen Wirfs-Brock" w:date="2013-09-24T14:49:00Z"/>
        </w:rPr>
      </w:pPr>
      <w:del w:id="915" w:author="Rev 19 Allen Wirfs-Brock" w:date="2013-09-24T14:49:00Z">
        <w:r w:rsidDel="00CA269D">
          <w:delText xml:space="preserve">Exotic Symbol objects provide alternative definitions for all of the essential internal methods.    </w:delText>
        </w:r>
        <w:bookmarkStart w:id="916" w:name="_Toc368034236"/>
        <w:bookmarkStart w:id="917" w:name="_Toc368049459"/>
        <w:bookmarkStart w:id="918" w:name="_Toc368050236"/>
        <w:bookmarkEnd w:id="916"/>
        <w:bookmarkEnd w:id="917"/>
        <w:bookmarkEnd w:id="918"/>
      </w:del>
    </w:p>
    <w:p w14:paraId="6A449175" w14:textId="77777777" w:rsidR="005D37A2" w:rsidRPr="00E77497" w:rsidDel="00CA269D" w:rsidRDefault="005D37A2" w:rsidP="00952308">
      <w:pPr>
        <w:pStyle w:val="40"/>
        <w:rPr>
          <w:del w:id="919" w:author="Rev 19 Allen Wirfs-Brock" w:date="2013-09-24T14:49:00Z"/>
        </w:rPr>
      </w:pPr>
      <w:del w:id="920" w:author="Rev 19 Allen Wirfs-Brock" w:date="2013-09-24T14:49:00Z">
        <w:r w:rsidRPr="00E77497" w:rsidDel="00CA269D">
          <w:delText xml:space="preserve"> [[</w:delText>
        </w:r>
        <w:r w:rsidDel="00CA269D">
          <w:delText>Get</w:delText>
        </w:r>
      </w:del>
      <w:del w:id="921" w:author="Rev 19 Allen Wirfs-Brock" w:date="2013-09-12T08:55:00Z">
        <w:r w:rsidDel="00952308">
          <w:delText>Inheritance</w:delText>
        </w:r>
      </w:del>
      <w:del w:id="922" w:author="Rev 19 Allen Wirfs-Brock" w:date="2013-09-24T14:49:00Z">
        <w:r w:rsidRPr="00E77497" w:rsidDel="00CA269D">
          <w:delText>]] (</w:delText>
        </w:r>
        <w:r w:rsidDel="00CA269D">
          <w:delText xml:space="preserve"> </w:delText>
        </w:r>
        <w:r w:rsidRPr="00E77497" w:rsidDel="00CA269D">
          <w:delText>)</w:delText>
        </w:r>
        <w:bookmarkStart w:id="923" w:name="_Toc368034237"/>
        <w:bookmarkStart w:id="924" w:name="_Toc368049460"/>
        <w:bookmarkStart w:id="925" w:name="_Toc368050237"/>
        <w:bookmarkEnd w:id="923"/>
        <w:bookmarkEnd w:id="924"/>
        <w:bookmarkEnd w:id="925"/>
      </w:del>
    </w:p>
    <w:p w14:paraId="638D2658" w14:textId="77777777" w:rsidR="005D37A2" w:rsidRPr="00E77497" w:rsidDel="00CA269D" w:rsidRDefault="005D37A2" w:rsidP="005D37A2">
      <w:pPr>
        <w:rPr>
          <w:del w:id="926" w:author="Rev 19 Allen Wirfs-Brock" w:date="2013-09-24T14:49:00Z"/>
        </w:rPr>
      </w:pPr>
      <w:del w:id="927" w:author="Rev 19 Allen Wirfs-Brock" w:date="2013-09-24T14:49:00Z">
        <w:r w:rsidRPr="00E77497" w:rsidDel="00CA269D">
          <w:delText>When the [[</w:delText>
        </w:r>
        <w:r w:rsidDel="00CA269D">
          <w:delText>Get</w:delText>
        </w:r>
      </w:del>
      <w:del w:id="928" w:author="Rev 19 Allen Wirfs-Brock" w:date="2013-09-12T08:55:00Z">
        <w:r w:rsidDel="00952308">
          <w:delText>Inheritance</w:delText>
        </w:r>
      </w:del>
      <w:del w:id="929" w:author="Rev 19 Allen Wirfs-Brock" w:date="2013-09-24T14:49:00Z">
        <w:r w:rsidRPr="00E77497" w:rsidDel="00CA269D">
          <w:delText>]] internal method of</w:delText>
        </w:r>
        <w:r w:rsidDel="00CA269D">
          <w:delText xml:space="preserve"> 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 xml:space="preserve"> the following steps are taken:</w:delText>
        </w:r>
        <w:bookmarkStart w:id="930" w:name="_Toc368034238"/>
        <w:bookmarkStart w:id="931" w:name="_Toc368049461"/>
        <w:bookmarkStart w:id="932" w:name="_Toc368050238"/>
        <w:bookmarkEnd w:id="930"/>
        <w:bookmarkEnd w:id="931"/>
        <w:bookmarkEnd w:id="932"/>
      </w:del>
    </w:p>
    <w:p w14:paraId="3904ECF0" w14:textId="77777777" w:rsidR="005D37A2" w:rsidRPr="00E77497" w:rsidDel="00CA269D" w:rsidRDefault="005D37A2" w:rsidP="005D37A2">
      <w:pPr>
        <w:pStyle w:val="Alg4"/>
        <w:numPr>
          <w:ilvl w:val="0"/>
          <w:numId w:val="1250"/>
        </w:numPr>
        <w:spacing w:after="240"/>
        <w:rPr>
          <w:del w:id="933" w:author="Rev 19 Allen Wirfs-Brock" w:date="2013-09-24T14:49:00Z"/>
        </w:rPr>
      </w:pPr>
      <w:del w:id="934" w:author="Rev 19 Allen Wirfs-Brock" w:date="2013-09-24T14:49:00Z">
        <w:r w:rsidRPr="00E77497" w:rsidDel="00CA269D">
          <w:delText xml:space="preserve">Return </w:delText>
        </w:r>
        <w:r w:rsidDel="00CA269D">
          <w:rPr>
            <w:b/>
            <w:bCs/>
            <w:iCs/>
          </w:rPr>
          <w:delText>null</w:delText>
        </w:r>
        <w:r w:rsidRPr="00E77497" w:rsidDel="00CA269D">
          <w:delText>.</w:delText>
        </w:r>
        <w:bookmarkStart w:id="935" w:name="_Toc368034239"/>
        <w:bookmarkStart w:id="936" w:name="_Toc368049462"/>
        <w:bookmarkStart w:id="937" w:name="_Toc368050239"/>
        <w:bookmarkEnd w:id="935"/>
        <w:bookmarkEnd w:id="936"/>
        <w:bookmarkEnd w:id="937"/>
      </w:del>
    </w:p>
    <w:p w14:paraId="0D028D68" w14:textId="77777777" w:rsidR="005D37A2" w:rsidRPr="00E77497" w:rsidDel="00CA269D" w:rsidRDefault="005D37A2" w:rsidP="00F16CCB">
      <w:pPr>
        <w:pStyle w:val="40"/>
        <w:rPr>
          <w:del w:id="938" w:author="Rev 19 Allen Wirfs-Brock" w:date="2013-09-24T14:49:00Z"/>
        </w:rPr>
      </w:pPr>
      <w:del w:id="939" w:author="Rev 19 Allen Wirfs-Brock" w:date="2013-09-24T14:49:00Z">
        <w:r w:rsidRPr="00E77497" w:rsidDel="00CA269D">
          <w:delText xml:space="preserve"> [[</w:delText>
        </w:r>
        <w:r w:rsidDel="00CA269D">
          <w:delText>Set</w:delText>
        </w:r>
      </w:del>
      <w:del w:id="940" w:author="Rev 19 Allen Wirfs-Brock" w:date="2013-09-12T08:55:00Z">
        <w:r w:rsidDel="00F16CCB">
          <w:delText>Inheritance</w:delText>
        </w:r>
      </w:del>
      <w:del w:id="941" w:author="Rev 19 Allen Wirfs-Brock" w:date="2013-09-24T14:49:00Z">
        <w:r w:rsidRPr="00E77497" w:rsidDel="00CA269D">
          <w:delText>]] (</w:delText>
        </w:r>
        <w:r w:rsidDel="00CA269D">
          <w:delText>V</w:delText>
        </w:r>
        <w:r w:rsidRPr="00E77497" w:rsidDel="00CA269D">
          <w:delText>)</w:delText>
        </w:r>
        <w:bookmarkStart w:id="942" w:name="_Toc368034240"/>
        <w:bookmarkStart w:id="943" w:name="_Toc368049463"/>
        <w:bookmarkStart w:id="944" w:name="_Toc368050240"/>
        <w:bookmarkEnd w:id="942"/>
        <w:bookmarkEnd w:id="943"/>
        <w:bookmarkEnd w:id="944"/>
      </w:del>
    </w:p>
    <w:p w14:paraId="35F77692" w14:textId="77777777" w:rsidR="005D37A2" w:rsidRPr="00E77497" w:rsidDel="00CA269D" w:rsidRDefault="005D37A2" w:rsidP="005D37A2">
      <w:pPr>
        <w:rPr>
          <w:del w:id="945" w:author="Rev 19 Allen Wirfs-Brock" w:date="2013-09-24T14:49:00Z"/>
        </w:rPr>
      </w:pPr>
      <w:del w:id="946" w:author="Rev 19 Allen Wirfs-Brock" w:date="2013-09-24T14:49:00Z">
        <w:r w:rsidRPr="00E77497" w:rsidDel="00CA269D">
          <w:delText>When the [[</w:delText>
        </w:r>
        <w:r w:rsidDel="00CA269D">
          <w:delText>Set</w:delText>
        </w:r>
      </w:del>
      <w:del w:id="947" w:author="Rev 19 Allen Wirfs-Brock" w:date="2013-09-12T08:56:00Z">
        <w:r w:rsidDel="00F16CCB">
          <w:delText>Inheritance</w:delText>
        </w:r>
      </w:del>
      <w:del w:id="948" w:author="Rev 19 Allen Wirfs-Brock" w:date="2013-09-24T14:49:00Z">
        <w:r w:rsidRPr="00E77497" w:rsidDel="00CA269D">
          <w:delText xml:space="preserve">]]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w:delText>
        </w:r>
        <w:r w:rsidDel="00CA269D">
          <w:delText xml:space="preserve"> with argument </w:delText>
        </w:r>
        <w:r w:rsidRPr="007F728F" w:rsidDel="00CA269D">
          <w:rPr>
            <w:i/>
            <w:iCs/>
          </w:rPr>
          <w:delText>V</w:delText>
        </w:r>
        <w:r w:rsidRPr="00E77497" w:rsidDel="00CA269D">
          <w:delText xml:space="preserve"> the following steps are taken:</w:delText>
        </w:r>
        <w:bookmarkStart w:id="949" w:name="_Toc368034241"/>
        <w:bookmarkStart w:id="950" w:name="_Toc368049464"/>
        <w:bookmarkStart w:id="951" w:name="_Toc368050241"/>
        <w:bookmarkEnd w:id="949"/>
        <w:bookmarkEnd w:id="950"/>
        <w:bookmarkEnd w:id="951"/>
      </w:del>
    </w:p>
    <w:p w14:paraId="718C83D2" w14:textId="77777777" w:rsidR="005D37A2" w:rsidRPr="00E77497" w:rsidDel="00CA269D" w:rsidRDefault="005D37A2" w:rsidP="005D37A2">
      <w:pPr>
        <w:pStyle w:val="Alg4"/>
        <w:numPr>
          <w:ilvl w:val="0"/>
          <w:numId w:val="1251"/>
        </w:numPr>
        <w:spacing w:before="240"/>
        <w:rPr>
          <w:del w:id="952" w:author="Rev 19 Allen Wirfs-Brock" w:date="2013-09-24T14:49:00Z"/>
        </w:rPr>
      </w:pPr>
      <w:del w:id="953" w:author="Rev 19 Allen Wirfs-Brock" w:date="2013-09-24T14:49:00Z">
        <w:r w:rsidDel="00CA269D">
          <w:delText>Assert: Either Type(</w:delText>
        </w:r>
        <w:r w:rsidDel="00CA269D">
          <w:rPr>
            <w:i/>
            <w:iCs/>
          </w:rPr>
          <w:delText>V</w:delText>
        </w:r>
        <w:r w:rsidDel="00CA269D">
          <w:delText>) is Object or Type(</w:delText>
        </w:r>
        <w:r w:rsidDel="00CA269D">
          <w:rPr>
            <w:i/>
            <w:iCs/>
          </w:rPr>
          <w:delText>V</w:delText>
        </w:r>
        <w:r w:rsidDel="00CA269D">
          <w:delText>) is Null</w:delText>
        </w:r>
        <w:r w:rsidRPr="00E77497" w:rsidDel="00CA269D">
          <w:delText>.</w:delText>
        </w:r>
        <w:bookmarkStart w:id="954" w:name="_Toc368034242"/>
        <w:bookmarkStart w:id="955" w:name="_Toc368049465"/>
        <w:bookmarkStart w:id="956" w:name="_Toc368050242"/>
        <w:bookmarkEnd w:id="954"/>
        <w:bookmarkEnd w:id="955"/>
        <w:bookmarkEnd w:id="956"/>
      </w:del>
    </w:p>
    <w:p w14:paraId="36AA05C0" w14:textId="77777777" w:rsidR="005D37A2" w:rsidRPr="00A33491" w:rsidDel="00CA269D" w:rsidRDefault="005D37A2" w:rsidP="005D37A2">
      <w:pPr>
        <w:numPr>
          <w:ilvl w:val="0"/>
          <w:numId w:val="1251"/>
        </w:numPr>
        <w:spacing w:line="240" w:lineRule="auto"/>
        <w:jc w:val="left"/>
        <w:rPr>
          <w:del w:id="957" w:author="Rev 19 Allen Wirfs-Brock" w:date="2013-09-24T14:49:00Z"/>
          <w:rFonts w:ascii="Times New Roman" w:eastAsia="Times New Roman" w:hAnsi="Times New Roman"/>
          <w:spacing w:val="6"/>
          <w:lang w:eastAsia="en-US"/>
        </w:rPr>
      </w:pPr>
      <w:del w:id="958" w:author="Rev 19 Allen Wirfs-Brock" w:date="2013-09-24T14:49:00Z">
        <w:r w:rsidRPr="00A33491" w:rsidDel="00CA269D">
          <w:rPr>
            <w:rFonts w:ascii="Times New Roman" w:eastAsia="Times New Roman" w:hAnsi="Times New Roman"/>
            <w:spacing w:val="6"/>
            <w:lang w:eastAsia="en-US"/>
          </w:rPr>
          <w:delText xml:space="preserve">Return </w:delText>
        </w:r>
        <w:r w:rsidDel="00CA269D">
          <w:rPr>
            <w:rFonts w:ascii="Times New Roman" w:eastAsia="Times New Roman" w:hAnsi="Times New Roman"/>
            <w:b/>
            <w:bCs/>
            <w:spacing w:val="6"/>
            <w:lang w:eastAsia="en-US"/>
          </w:rPr>
          <w:delText>false</w:delText>
        </w:r>
        <w:r w:rsidRPr="00A33491" w:rsidDel="00CA269D">
          <w:rPr>
            <w:rFonts w:ascii="Times New Roman" w:eastAsia="Times New Roman" w:hAnsi="Times New Roman"/>
            <w:spacing w:val="6"/>
            <w:lang w:eastAsia="en-US"/>
          </w:rPr>
          <w:delText>.</w:delText>
        </w:r>
        <w:bookmarkStart w:id="959" w:name="_Toc368034243"/>
        <w:bookmarkStart w:id="960" w:name="_Toc368049466"/>
        <w:bookmarkStart w:id="961" w:name="_Toc368050243"/>
        <w:bookmarkEnd w:id="959"/>
        <w:bookmarkEnd w:id="960"/>
        <w:bookmarkEnd w:id="961"/>
      </w:del>
    </w:p>
    <w:p w14:paraId="33AB7755" w14:textId="77777777" w:rsidR="005D37A2" w:rsidRPr="00E77497" w:rsidDel="00CA269D" w:rsidRDefault="005D37A2" w:rsidP="005D37A2">
      <w:pPr>
        <w:pStyle w:val="40"/>
        <w:rPr>
          <w:del w:id="962" w:author="Rev 19 Allen Wirfs-Brock" w:date="2013-09-24T14:49:00Z"/>
        </w:rPr>
      </w:pPr>
      <w:del w:id="963" w:author="Rev 19 Allen Wirfs-Brock" w:date="2013-09-24T14:49:00Z">
        <w:r w:rsidRPr="00E77497" w:rsidDel="00CA269D">
          <w:delText xml:space="preserve"> [[</w:delText>
        </w:r>
        <w:r w:rsidDel="00CA269D">
          <w:delText>IsExtensible</w:delText>
        </w:r>
        <w:r w:rsidRPr="00E77497" w:rsidDel="00CA269D">
          <w:delText>]] (</w:delText>
        </w:r>
        <w:r w:rsidDel="00CA269D">
          <w:delText xml:space="preserve"> </w:delText>
        </w:r>
        <w:r w:rsidRPr="00E77497" w:rsidDel="00CA269D">
          <w:delText>)</w:delText>
        </w:r>
        <w:bookmarkStart w:id="964" w:name="_Toc368034244"/>
        <w:bookmarkStart w:id="965" w:name="_Toc368049467"/>
        <w:bookmarkStart w:id="966" w:name="_Toc368050244"/>
        <w:bookmarkEnd w:id="964"/>
        <w:bookmarkEnd w:id="965"/>
        <w:bookmarkEnd w:id="966"/>
      </w:del>
    </w:p>
    <w:p w14:paraId="540DD6E3" w14:textId="77777777" w:rsidR="005D37A2" w:rsidRPr="00E77497" w:rsidDel="00CA269D" w:rsidRDefault="005D37A2" w:rsidP="005D37A2">
      <w:pPr>
        <w:rPr>
          <w:del w:id="967" w:author="Rev 19 Allen Wirfs-Brock" w:date="2013-09-24T14:49:00Z"/>
        </w:rPr>
      </w:pPr>
      <w:del w:id="968" w:author="Rev 19 Allen Wirfs-Brock" w:date="2013-09-24T14:49:00Z">
        <w:r w:rsidRPr="00E77497" w:rsidDel="00CA269D">
          <w:delText>When the [[</w:delText>
        </w:r>
        <w:r w:rsidRPr="00DE5807" w:rsidDel="00CA269D">
          <w:delText>IsExtensible</w:delText>
        </w:r>
        <w:r w:rsidRPr="00E77497" w:rsidDel="00CA269D">
          <w:delText xml:space="preserve">]]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 xml:space="preserve"> the following steps are taken:</w:delText>
        </w:r>
        <w:bookmarkStart w:id="969" w:name="_Toc368034245"/>
        <w:bookmarkStart w:id="970" w:name="_Toc368049468"/>
        <w:bookmarkStart w:id="971" w:name="_Toc368050245"/>
        <w:bookmarkEnd w:id="969"/>
        <w:bookmarkEnd w:id="970"/>
        <w:bookmarkEnd w:id="971"/>
      </w:del>
    </w:p>
    <w:p w14:paraId="31F9A898" w14:textId="77777777" w:rsidR="005D37A2" w:rsidRPr="00E77497" w:rsidDel="00CA269D" w:rsidRDefault="005D37A2" w:rsidP="005D37A2">
      <w:pPr>
        <w:pStyle w:val="Alg4"/>
        <w:numPr>
          <w:ilvl w:val="0"/>
          <w:numId w:val="1252"/>
        </w:numPr>
        <w:spacing w:after="240"/>
        <w:rPr>
          <w:del w:id="972" w:author="Rev 19 Allen Wirfs-Brock" w:date="2013-09-24T14:49:00Z"/>
        </w:rPr>
      </w:pPr>
      <w:del w:id="973" w:author="Rev 19 Allen Wirfs-Brock" w:date="2013-09-24T14:49:00Z">
        <w:r w:rsidRPr="00A33491" w:rsidDel="00CA269D">
          <w:delText xml:space="preserve">Return </w:delText>
        </w:r>
        <w:r w:rsidDel="00CA269D">
          <w:rPr>
            <w:b/>
            <w:bCs/>
          </w:rPr>
          <w:delText>false</w:delText>
        </w:r>
        <w:r w:rsidRPr="00A33491" w:rsidDel="00CA269D">
          <w:delText>.</w:delText>
        </w:r>
        <w:bookmarkStart w:id="974" w:name="_Toc368034246"/>
        <w:bookmarkStart w:id="975" w:name="_Toc368049469"/>
        <w:bookmarkStart w:id="976" w:name="_Toc368050246"/>
        <w:bookmarkEnd w:id="974"/>
        <w:bookmarkEnd w:id="975"/>
        <w:bookmarkEnd w:id="976"/>
      </w:del>
    </w:p>
    <w:p w14:paraId="51C598CC" w14:textId="77777777" w:rsidR="005D37A2" w:rsidRPr="00E77497" w:rsidDel="00CA269D" w:rsidRDefault="005D37A2" w:rsidP="005D37A2">
      <w:pPr>
        <w:pStyle w:val="40"/>
        <w:rPr>
          <w:del w:id="977" w:author="Rev 19 Allen Wirfs-Brock" w:date="2013-09-24T14:49:00Z"/>
        </w:rPr>
      </w:pPr>
      <w:del w:id="978" w:author="Rev 19 Allen Wirfs-Brock" w:date="2013-09-24T14:49:00Z">
        <w:r w:rsidRPr="00E77497" w:rsidDel="00CA269D">
          <w:delText xml:space="preserve"> [[</w:delText>
        </w:r>
        <w:r w:rsidDel="00CA269D">
          <w:delText>PreventExtensions</w:delText>
        </w:r>
        <w:r w:rsidRPr="00E77497" w:rsidDel="00CA269D">
          <w:delText xml:space="preserve">]] </w:delText>
        </w:r>
        <w:r w:rsidDel="00CA269D">
          <w:delText xml:space="preserve"> </w:delText>
        </w:r>
        <w:r w:rsidRPr="00E77497" w:rsidDel="00CA269D">
          <w:delText>(</w:delText>
        </w:r>
        <w:r w:rsidDel="00CA269D">
          <w:delText xml:space="preserve"> </w:delText>
        </w:r>
        <w:r w:rsidRPr="00E77497" w:rsidDel="00CA269D">
          <w:delText>)</w:delText>
        </w:r>
        <w:bookmarkStart w:id="979" w:name="_Toc368034247"/>
        <w:bookmarkStart w:id="980" w:name="_Toc368049470"/>
        <w:bookmarkStart w:id="981" w:name="_Toc368050247"/>
        <w:bookmarkEnd w:id="979"/>
        <w:bookmarkEnd w:id="980"/>
        <w:bookmarkEnd w:id="981"/>
      </w:del>
    </w:p>
    <w:p w14:paraId="2483B230" w14:textId="77777777" w:rsidR="005D37A2" w:rsidRPr="00E77497" w:rsidDel="00CA269D" w:rsidRDefault="005D37A2" w:rsidP="005D37A2">
      <w:pPr>
        <w:rPr>
          <w:del w:id="982" w:author="Rev 19 Allen Wirfs-Brock" w:date="2013-09-24T14:49:00Z"/>
        </w:rPr>
      </w:pPr>
      <w:del w:id="983" w:author="Rev 19 Allen Wirfs-Brock" w:date="2013-09-24T14:49:00Z">
        <w:r w:rsidRPr="00E77497" w:rsidDel="00CA269D">
          <w:delText>When the [[</w:delText>
        </w:r>
        <w:r w:rsidRPr="00DE5807" w:rsidDel="00CA269D">
          <w:delText>PreventExtensions</w:delText>
        </w:r>
        <w:r w:rsidRPr="00E77497" w:rsidDel="00CA269D">
          <w:delText xml:space="preserve">]]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the following steps are taken:</w:delText>
        </w:r>
        <w:bookmarkStart w:id="984" w:name="_Toc368034248"/>
        <w:bookmarkStart w:id="985" w:name="_Toc368049471"/>
        <w:bookmarkStart w:id="986" w:name="_Toc368050248"/>
        <w:bookmarkEnd w:id="984"/>
        <w:bookmarkEnd w:id="985"/>
        <w:bookmarkEnd w:id="986"/>
      </w:del>
    </w:p>
    <w:p w14:paraId="6B579A60" w14:textId="77777777" w:rsidR="005D37A2" w:rsidRPr="00A33491" w:rsidDel="00CA269D" w:rsidRDefault="005D37A2" w:rsidP="005D37A2">
      <w:pPr>
        <w:numPr>
          <w:ilvl w:val="0"/>
          <w:numId w:val="1253"/>
        </w:numPr>
        <w:spacing w:line="240" w:lineRule="auto"/>
        <w:jc w:val="left"/>
        <w:rPr>
          <w:del w:id="987" w:author="Rev 19 Allen Wirfs-Brock" w:date="2013-09-24T14:49:00Z"/>
          <w:rFonts w:ascii="Times New Roman" w:eastAsia="Times New Roman" w:hAnsi="Times New Roman"/>
          <w:spacing w:val="6"/>
          <w:lang w:eastAsia="en-US"/>
        </w:rPr>
      </w:pPr>
      <w:del w:id="988" w:author="Rev 19 Allen Wirfs-Brock" w:date="2013-09-24T14:49:00Z">
        <w:r w:rsidRPr="00A33491" w:rsidDel="00CA269D">
          <w:rPr>
            <w:rFonts w:ascii="Times New Roman" w:eastAsia="Times New Roman" w:hAnsi="Times New Roman"/>
            <w:spacing w:val="6"/>
            <w:lang w:eastAsia="en-US"/>
          </w:rPr>
          <w:delText xml:space="preserve">Return </w:delText>
        </w:r>
        <w:r w:rsidRPr="00DF00FF" w:rsidDel="00CA269D">
          <w:rPr>
            <w:rFonts w:ascii="Times New Roman" w:eastAsia="Times New Roman" w:hAnsi="Times New Roman"/>
            <w:b/>
            <w:bCs/>
            <w:spacing w:val="6"/>
            <w:lang w:eastAsia="en-US"/>
          </w:rPr>
          <w:delText>true</w:delText>
        </w:r>
        <w:r w:rsidRPr="00A33491" w:rsidDel="00CA269D">
          <w:rPr>
            <w:rFonts w:ascii="Times New Roman" w:eastAsia="Times New Roman" w:hAnsi="Times New Roman"/>
            <w:spacing w:val="6"/>
            <w:lang w:eastAsia="en-US"/>
          </w:rPr>
          <w:delText>.</w:delText>
        </w:r>
        <w:bookmarkStart w:id="989" w:name="_Toc368034249"/>
        <w:bookmarkStart w:id="990" w:name="_Toc368049472"/>
        <w:bookmarkStart w:id="991" w:name="_Toc368050249"/>
        <w:bookmarkEnd w:id="989"/>
        <w:bookmarkEnd w:id="990"/>
        <w:bookmarkEnd w:id="991"/>
      </w:del>
    </w:p>
    <w:p w14:paraId="1ACA44E5" w14:textId="77777777" w:rsidR="005D37A2" w:rsidRPr="00E77497" w:rsidDel="00CA269D" w:rsidRDefault="005D37A2" w:rsidP="005D37A2">
      <w:pPr>
        <w:pStyle w:val="40"/>
        <w:rPr>
          <w:del w:id="992" w:author="Rev 19 Allen Wirfs-Brock" w:date="2013-09-24T14:49:00Z"/>
        </w:rPr>
      </w:pPr>
      <w:del w:id="993" w:author="Rev 19 Allen Wirfs-Brock" w:date="2013-09-24T14:49:00Z">
        <w:r w:rsidRPr="00E77497" w:rsidDel="00CA269D">
          <w:delText xml:space="preserve"> [[</w:delText>
        </w:r>
        <w:r w:rsidDel="00CA269D">
          <w:delText>Has</w:delText>
        </w:r>
        <w:r w:rsidRPr="00E77497" w:rsidDel="00CA269D">
          <w:delText>OwnProperty]] (P)</w:delText>
        </w:r>
        <w:bookmarkStart w:id="994" w:name="_Toc368034250"/>
        <w:bookmarkStart w:id="995" w:name="_Toc368049473"/>
        <w:bookmarkStart w:id="996" w:name="_Toc368050250"/>
        <w:bookmarkEnd w:id="994"/>
        <w:bookmarkEnd w:id="995"/>
        <w:bookmarkEnd w:id="996"/>
      </w:del>
    </w:p>
    <w:p w14:paraId="5CC1CDF2" w14:textId="77777777" w:rsidR="005D37A2" w:rsidRPr="00E77497" w:rsidDel="00CA269D" w:rsidRDefault="005D37A2" w:rsidP="005D37A2">
      <w:pPr>
        <w:rPr>
          <w:del w:id="997" w:author="Rev 19 Allen Wirfs-Brock" w:date="2013-09-24T14:49:00Z"/>
        </w:rPr>
      </w:pPr>
      <w:del w:id="998" w:author="Rev 19 Allen Wirfs-Brock" w:date="2013-09-24T14:49:00Z">
        <w:r w:rsidRPr="00E77497" w:rsidDel="00CA269D">
          <w:delText>When the [[</w:delText>
        </w:r>
        <w:r w:rsidDel="00CA269D">
          <w:delText>Has</w:delText>
        </w:r>
        <w:r w:rsidRPr="00E77497" w:rsidDel="00CA269D">
          <w:delText xml:space="preserve">OwnProperty]]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the following steps are taken:</w:delText>
        </w:r>
        <w:bookmarkStart w:id="999" w:name="_Toc368034251"/>
        <w:bookmarkStart w:id="1000" w:name="_Toc368049474"/>
        <w:bookmarkStart w:id="1001" w:name="_Toc368050251"/>
        <w:bookmarkEnd w:id="999"/>
        <w:bookmarkEnd w:id="1000"/>
        <w:bookmarkEnd w:id="1001"/>
      </w:del>
    </w:p>
    <w:p w14:paraId="1206A511" w14:textId="77777777" w:rsidR="005D37A2" w:rsidRPr="00E77497" w:rsidDel="00CA269D" w:rsidRDefault="005D37A2" w:rsidP="005D37A2">
      <w:pPr>
        <w:pStyle w:val="Alg4"/>
        <w:numPr>
          <w:ilvl w:val="0"/>
          <w:numId w:val="1254"/>
        </w:numPr>
        <w:spacing w:after="240"/>
        <w:rPr>
          <w:del w:id="1002" w:author="Rev 19 Allen Wirfs-Brock" w:date="2013-09-24T14:49:00Z"/>
        </w:rPr>
      </w:pPr>
      <w:del w:id="1003" w:author="Rev 19 Allen Wirfs-Brock" w:date="2013-09-24T14:49:00Z">
        <w:r w:rsidDel="00CA269D">
          <w:delText xml:space="preserve">Return </w:delText>
        </w:r>
        <w:r w:rsidDel="00CA269D">
          <w:rPr>
            <w:b/>
            <w:bCs/>
          </w:rPr>
          <w:delText>false</w:delText>
        </w:r>
        <w:r w:rsidDel="00CA269D">
          <w:delText>.</w:delText>
        </w:r>
        <w:bookmarkStart w:id="1004" w:name="_Toc368034252"/>
        <w:bookmarkStart w:id="1005" w:name="_Toc368049475"/>
        <w:bookmarkStart w:id="1006" w:name="_Toc368050252"/>
        <w:bookmarkEnd w:id="1004"/>
        <w:bookmarkEnd w:id="1005"/>
        <w:bookmarkEnd w:id="1006"/>
      </w:del>
    </w:p>
    <w:p w14:paraId="23F74316" w14:textId="77777777" w:rsidR="005D37A2" w:rsidRPr="00E77497" w:rsidDel="00CA269D" w:rsidRDefault="005D37A2" w:rsidP="005D37A2">
      <w:pPr>
        <w:pStyle w:val="40"/>
        <w:rPr>
          <w:del w:id="1007" w:author="Rev 19 Allen Wirfs-Brock" w:date="2013-09-24T14:49:00Z"/>
        </w:rPr>
      </w:pPr>
      <w:del w:id="1008" w:author="Rev 19 Allen Wirfs-Brock" w:date="2013-09-24T14:49:00Z">
        <w:r w:rsidRPr="00E77497" w:rsidDel="00CA269D">
          <w:delText xml:space="preserve"> [[GetOwnProperty]] (P)</w:delText>
        </w:r>
        <w:bookmarkStart w:id="1009" w:name="_Toc368034253"/>
        <w:bookmarkStart w:id="1010" w:name="_Toc368049476"/>
        <w:bookmarkStart w:id="1011" w:name="_Toc368050253"/>
        <w:bookmarkEnd w:id="1009"/>
        <w:bookmarkEnd w:id="1010"/>
        <w:bookmarkEnd w:id="1011"/>
      </w:del>
    </w:p>
    <w:p w14:paraId="5FD56886" w14:textId="77777777" w:rsidR="005D37A2" w:rsidDel="00CA269D" w:rsidRDefault="005D37A2" w:rsidP="005D37A2">
      <w:pPr>
        <w:rPr>
          <w:del w:id="1012" w:author="Rev 19 Allen Wirfs-Brock" w:date="2013-09-24T14:49:00Z"/>
        </w:rPr>
      </w:pPr>
      <w:del w:id="1013" w:author="Rev 19 Allen Wirfs-Brock" w:date="2013-09-24T14:49:00Z">
        <w:r w:rsidRPr="00E77497" w:rsidDel="00CA269D">
          <w:delText xml:space="preserve">When the [[GetOwnProperty]]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the following steps are taken:</w:delText>
        </w:r>
        <w:bookmarkStart w:id="1014" w:name="_Toc368034254"/>
        <w:bookmarkStart w:id="1015" w:name="_Toc368049477"/>
        <w:bookmarkStart w:id="1016" w:name="_Toc368050254"/>
        <w:bookmarkEnd w:id="1014"/>
        <w:bookmarkEnd w:id="1015"/>
        <w:bookmarkEnd w:id="1016"/>
      </w:del>
    </w:p>
    <w:p w14:paraId="1917CC1A" w14:textId="77777777" w:rsidR="005D37A2" w:rsidRPr="00E77497" w:rsidDel="00CA269D" w:rsidRDefault="005D37A2" w:rsidP="005D37A2">
      <w:pPr>
        <w:pStyle w:val="Alg4"/>
        <w:numPr>
          <w:ilvl w:val="0"/>
          <w:numId w:val="1255"/>
        </w:numPr>
        <w:spacing w:after="120"/>
        <w:rPr>
          <w:del w:id="1017" w:author="Rev 19 Allen Wirfs-Brock" w:date="2013-09-24T14:49:00Z"/>
        </w:rPr>
      </w:pPr>
      <w:del w:id="1018" w:author="Rev 19 Allen Wirfs-Brock" w:date="2013-09-24T14:49:00Z">
        <w:r w:rsidRPr="00E77497" w:rsidDel="00CA269D">
          <w:delText xml:space="preserve">Return </w:delText>
        </w:r>
        <w:r w:rsidDel="00CA269D">
          <w:rPr>
            <w:b/>
            <w:bCs/>
            <w:iCs/>
          </w:rPr>
          <w:delText>undefined</w:delText>
        </w:r>
        <w:r w:rsidRPr="00E77497" w:rsidDel="00CA269D">
          <w:delText>.</w:delText>
        </w:r>
        <w:bookmarkStart w:id="1019" w:name="_Toc368034255"/>
        <w:bookmarkStart w:id="1020" w:name="_Toc368049478"/>
        <w:bookmarkStart w:id="1021" w:name="_Toc368050255"/>
        <w:bookmarkEnd w:id="1019"/>
        <w:bookmarkEnd w:id="1020"/>
        <w:bookmarkEnd w:id="1021"/>
      </w:del>
    </w:p>
    <w:p w14:paraId="40FDB8BE" w14:textId="77777777" w:rsidR="005D37A2" w:rsidRPr="00E77497" w:rsidDel="00CA269D" w:rsidRDefault="005D37A2" w:rsidP="005D37A2">
      <w:pPr>
        <w:pStyle w:val="40"/>
        <w:rPr>
          <w:del w:id="1022" w:author="Rev 19 Allen Wirfs-Brock" w:date="2013-09-24T14:49:00Z"/>
        </w:rPr>
      </w:pPr>
      <w:del w:id="1023" w:author="Rev 19 Allen Wirfs-Brock" w:date="2013-09-24T14:49:00Z">
        <w:r w:rsidRPr="00E77497" w:rsidDel="00CA269D">
          <w:delText xml:space="preserve"> [[DefineOwnProperty]] (P, Desc)</w:delText>
        </w:r>
        <w:bookmarkStart w:id="1024" w:name="_Toc368034256"/>
        <w:bookmarkStart w:id="1025" w:name="_Toc368049479"/>
        <w:bookmarkStart w:id="1026" w:name="_Toc368050256"/>
        <w:bookmarkEnd w:id="1024"/>
        <w:bookmarkEnd w:id="1025"/>
        <w:bookmarkEnd w:id="1026"/>
      </w:del>
    </w:p>
    <w:p w14:paraId="60A52CCF" w14:textId="77777777" w:rsidR="005D37A2" w:rsidRPr="00E77497" w:rsidDel="00CA269D" w:rsidRDefault="005D37A2" w:rsidP="005D37A2">
      <w:pPr>
        <w:rPr>
          <w:del w:id="1027" w:author="Rev 19 Allen Wirfs-Brock" w:date="2013-09-24T14:49:00Z"/>
        </w:rPr>
      </w:pPr>
      <w:del w:id="1028" w:author="Rev 19 Allen Wirfs-Brock" w:date="2013-09-24T14:49:00Z">
        <w:r w:rsidRPr="00E77497" w:rsidDel="00CA269D">
          <w:delText xml:space="preserve">When the [[DefineOwnProperty]]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Del="00CA269D">
          <w:delText xml:space="preserve"> and</w:delText>
        </w:r>
        <w:r w:rsidRPr="00E77497" w:rsidDel="00CA269D">
          <w:delText xml:space="preserve"> property descriptor </w:delText>
        </w:r>
        <w:r w:rsidRPr="00E77497" w:rsidDel="00CA269D">
          <w:rPr>
            <w:rFonts w:ascii="Times New Roman" w:hAnsi="Times New Roman"/>
            <w:i/>
          </w:rPr>
          <w:delText>Desc</w:delText>
        </w:r>
        <w:r w:rsidRPr="00E77497" w:rsidDel="00CA269D">
          <w:delText>,</w:delText>
        </w:r>
        <w:r w:rsidDel="00CA269D">
          <w:delText xml:space="preserve"> </w:delText>
        </w:r>
        <w:r w:rsidRPr="00E77497" w:rsidDel="00CA269D">
          <w:delText>the following steps are taken:</w:delText>
        </w:r>
        <w:bookmarkStart w:id="1029" w:name="_Toc368034257"/>
        <w:bookmarkStart w:id="1030" w:name="_Toc368049480"/>
        <w:bookmarkStart w:id="1031" w:name="_Toc368050257"/>
        <w:bookmarkEnd w:id="1029"/>
        <w:bookmarkEnd w:id="1030"/>
        <w:bookmarkEnd w:id="1031"/>
      </w:del>
    </w:p>
    <w:p w14:paraId="3BB4EE98" w14:textId="77777777" w:rsidR="005D37A2" w:rsidRPr="00E77497" w:rsidDel="00CA269D" w:rsidRDefault="005D37A2" w:rsidP="005D37A2">
      <w:pPr>
        <w:pStyle w:val="Alg4"/>
        <w:numPr>
          <w:ilvl w:val="0"/>
          <w:numId w:val="1259"/>
        </w:numPr>
        <w:spacing w:after="120"/>
        <w:rPr>
          <w:del w:id="1032" w:author="Rev 19 Allen Wirfs-Brock" w:date="2013-09-24T14:49:00Z"/>
        </w:rPr>
      </w:pPr>
      <w:del w:id="1033" w:author="Rev 19 Allen Wirfs-Brock" w:date="2013-09-24T14:49:00Z">
        <w:r w:rsidRPr="00E77497" w:rsidDel="00CA269D">
          <w:delText xml:space="preserve">Return </w:delText>
        </w:r>
        <w:r w:rsidDel="00CA269D">
          <w:rPr>
            <w:b/>
          </w:rPr>
          <w:delText>false</w:delText>
        </w:r>
        <w:r w:rsidRPr="00E77497" w:rsidDel="00CA269D">
          <w:delText>.</w:delText>
        </w:r>
        <w:bookmarkStart w:id="1034" w:name="_Toc368034258"/>
        <w:bookmarkStart w:id="1035" w:name="_Toc368049481"/>
        <w:bookmarkStart w:id="1036" w:name="_Toc368050258"/>
        <w:bookmarkEnd w:id="1034"/>
        <w:bookmarkEnd w:id="1035"/>
        <w:bookmarkEnd w:id="1036"/>
      </w:del>
    </w:p>
    <w:p w14:paraId="27321E8D" w14:textId="77777777" w:rsidR="005D37A2" w:rsidRPr="00E77497" w:rsidDel="00CA269D" w:rsidRDefault="005D37A2" w:rsidP="005D37A2">
      <w:pPr>
        <w:pStyle w:val="40"/>
        <w:rPr>
          <w:del w:id="1037" w:author="Rev 19 Allen Wirfs-Brock" w:date="2013-09-24T14:49:00Z"/>
        </w:rPr>
      </w:pPr>
      <w:del w:id="1038" w:author="Rev 19 Allen Wirfs-Brock" w:date="2013-09-24T14:49:00Z">
        <w:r w:rsidRPr="00E77497" w:rsidDel="00CA269D">
          <w:delText xml:space="preserve"> [[</w:delText>
        </w:r>
        <w:r w:rsidDel="00CA269D">
          <w:delText>Has</w:delText>
        </w:r>
        <w:r w:rsidRPr="00E77497" w:rsidDel="00CA269D">
          <w:delText>Property]] (P)</w:delText>
        </w:r>
        <w:bookmarkStart w:id="1039" w:name="_Toc368034259"/>
        <w:bookmarkStart w:id="1040" w:name="_Toc368049482"/>
        <w:bookmarkStart w:id="1041" w:name="_Toc368050259"/>
        <w:bookmarkEnd w:id="1039"/>
        <w:bookmarkEnd w:id="1040"/>
        <w:bookmarkEnd w:id="1041"/>
      </w:del>
    </w:p>
    <w:p w14:paraId="48CADF30" w14:textId="77777777" w:rsidR="005D37A2" w:rsidRPr="00E77497" w:rsidDel="00CA269D" w:rsidRDefault="005D37A2" w:rsidP="005D37A2">
      <w:pPr>
        <w:rPr>
          <w:del w:id="1042" w:author="Rev 19 Allen Wirfs-Brock" w:date="2013-09-24T14:49:00Z"/>
        </w:rPr>
      </w:pPr>
      <w:del w:id="1043" w:author="Rev 19 Allen Wirfs-Brock" w:date="2013-09-24T14:49:00Z">
        <w:r w:rsidRPr="00E77497" w:rsidDel="00CA269D">
          <w:delText>When the [[</w:delText>
        </w:r>
        <w:r w:rsidDel="00CA269D">
          <w:delText>Has</w:delText>
        </w:r>
        <w:r w:rsidRPr="00E77497" w:rsidDel="00CA269D">
          <w:delText xml:space="preserve">Property]]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the following steps are taken:</w:delText>
        </w:r>
        <w:bookmarkStart w:id="1044" w:name="_Toc368034260"/>
        <w:bookmarkStart w:id="1045" w:name="_Toc368049483"/>
        <w:bookmarkStart w:id="1046" w:name="_Toc368050260"/>
        <w:bookmarkEnd w:id="1044"/>
        <w:bookmarkEnd w:id="1045"/>
        <w:bookmarkEnd w:id="1046"/>
      </w:del>
    </w:p>
    <w:p w14:paraId="29E117B8" w14:textId="77777777" w:rsidR="005D37A2" w:rsidRPr="00E77497" w:rsidDel="00CA269D" w:rsidRDefault="005D37A2" w:rsidP="005D37A2">
      <w:pPr>
        <w:pStyle w:val="Alg4"/>
        <w:numPr>
          <w:ilvl w:val="0"/>
          <w:numId w:val="1314"/>
        </w:numPr>
        <w:spacing w:after="120"/>
        <w:rPr>
          <w:del w:id="1047" w:author="Rev 19 Allen Wirfs-Brock" w:date="2013-09-24T14:49:00Z"/>
        </w:rPr>
      </w:pPr>
      <w:del w:id="1048" w:author="Rev 19 Allen Wirfs-Brock" w:date="2013-09-24T14:49:00Z">
        <w:r w:rsidRPr="00E77497" w:rsidDel="00CA269D">
          <w:delText xml:space="preserve">Return </w:delText>
        </w:r>
        <w:r w:rsidDel="00CA269D">
          <w:rPr>
            <w:b/>
            <w:bCs/>
            <w:iCs/>
          </w:rPr>
          <w:delText>false</w:delText>
        </w:r>
        <w:r w:rsidRPr="00E77497" w:rsidDel="00CA269D">
          <w:delText>.</w:delText>
        </w:r>
        <w:bookmarkStart w:id="1049" w:name="_Toc368034261"/>
        <w:bookmarkStart w:id="1050" w:name="_Toc368049484"/>
        <w:bookmarkStart w:id="1051" w:name="_Toc368050261"/>
        <w:bookmarkEnd w:id="1049"/>
        <w:bookmarkEnd w:id="1050"/>
        <w:bookmarkEnd w:id="1051"/>
      </w:del>
    </w:p>
    <w:p w14:paraId="3B57BB2C" w14:textId="77777777" w:rsidR="005D37A2" w:rsidRPr="00E77497" w:rsidDel="00CA269D" w:rsidRDefault="005D37A2" w:rsidP="005D37A2">
      <w:pPr>
        <w:pStyle w:val="40"/>
        <w:rPr>
          <w:del w:id="1052" w:author="Rev 19 Allen Wirfs-Brock" w:date="2013-09-24T14:49:00Z"/>
        </w:rPr>
      </w:pPr>
      <w:del w:id="1053" w:author="Rev 19 Allen Wirfs-Brock" w:date="2013-09-24T14:49:00Z">
        <w:r w:rsidRPr="00E77497" w:rsidDel="00CA269D">
          <w:delText xml:space="preserve"> [[Get]] (P</w:delText>
        </w:r>
        <w:r w:rsidDel="00CA269D">
          <w:delText>, Receiver</w:delText>
        </w:r>
        <w:r w:rsidRPr="00E77497" w:rsidDel="00CA269D">
          <w:delText>)</w:delText>
        </w:r>
        <w:bookmarkStart w:id="1054" w:name="_Toc368034262"/>
        <w:bookmarkStart w:id="1055" w:name="_Toc368049485"/>
        <w:bookmarkStart w:id="1056" w:name="_Toc368050262"/>
        <w:bookmarkEnd w:id="1054"/>
        <w:bookmarkEnd w:id="1055"/>
        <w:bookmarkEnd w:id="1056"/>
      </w:del>
    </w:p>
    <w:p w14:paraId="2FB44BD8" w14:textId="77777777" w:rsidR="005D37A2" w:rsidRPr="00E77497" w:rsidDel="00CA269D" w:rsidRDefault="005D37A2" w:rsidP="005D37A2">
      <w:pPr>
        <w:rPr>
          <w:del w:id="1057" w:author="Rev 19 Allen Wirfs-Brock" w:date="2013-09-24T14:49:00Z"/>
        </w:rPr>
      </w:pPr>
      <w:del w:id="1058" w:author="Rev 19 Allen Wirfs-Brock" w:date="2013-09-24T14:49:00Z">
        <w:r w:rsidRPr="00E77497" w:rsidDel="00CA269D">
          <w:delText xml:space="preserve">When the [[Get]]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RPr="004A7EAA" w:rsidDel="00CA269D">
          <w:delText>key</w:delText>
        </w:r>
        <w:r w:rsidDel="00CA269D">
          <w:delText xml:space="preserve"> </w:delText>
        </w:r>
        <w:r w:rsidRPr="007C4392" w:rsidDel="00CA269D">
          <w:rPr>
            <w:rFonts w:ascii="Times New Roman" w:hAnsi="Times New Roman"/>
            <w:i/>
            <w:iCs/>
          </w:rPr>
          <w:delText>P</w:delText>
        </w:r>
        <w:r w:rsidDel="00CA269D">
          <w:delText xml:space="preserve"> and ECMAScript language value </w:delText>
        </w:r>
        <w:r w:rsidDel="00CA269D">
          <w:rPr>
            <w:rFonts w:ascii="Times New Roman" w:hAnsi="Times New Roman"/>
            <w:i/>
            <w:iCs/>
          </w:rPr>
          <w:delText>Receiver</w:delText>
        </w:r>
        <w:r w:rsidDel="00CA269D">
          <w:delText xml:space="preserve"> </w:delText>
        </w:r>
        <w:r w:rsidRPr="00E77497" w:rsidDel="00CA269D">
          <w:delText>the following steps are taken:</w:delText>
        </w:r>
        <w:bookmarkStart w:id="1059" w:name="_Toc368034263"/>
        <w:bookmarkStart w:id="1060" w:name="_Toc368049486"/>
        <w:bookmarkStart w:id="1061" w:name="_Toc368050263"/>
        <w:bookmarkEnd w:id="1059"/>
        <w:bookmarkEnd w:id="1060"/>
        <w:bookmarkEnd w:id="1061"/>
      </w:del>
    </w:p>
    <w:p w14:paraId="32CE7489" w14:textId="77777777" w:rsidR="005D37A2" w:rsidRPr="00E77497" w:rsidDel="00CA269D" w:rsidRDefault="005D37A2" w:rsidP="005D37A2">
      <w:pPr>
        <w:pStyle w:val="Alg4"/>
        <w:numPr>
          <w:ilvl w:val="0"/>
          <w:numId w:val="1256"/>
        </w:numPr>
        <w:spacing w:before="240"/>
        <w:contextualSpacing/>
        <w:rPr>
          <w:del w:id="1062" w:author="Rev 19 Allen Wirfs-Brock" w:date="2013-09-24T14:49:00Z"/>
        </w:rPr>
      </w:pPr>
      <w:del w:id="1063" w:author="Rev 19 Allen Wirfs-Brock" w:date="2013-09-24T14:49:00Z">
        <w:r w:rsidDel="00CA269D">
          <w:delText>Assert: IsPropertyKey(</w:delText>
        </w:r>
        <w:r w:rsidDel="00CA269D">
          <w:rPr>
            <w:i/>
            <w:iCs/>
          </w:rPr>
          <w:delText>P</w:delText>
        </w:r>
        <w:r w:rsidDel="00CA269D">
          <w:delText xml:space="preserve">) is </w:delText>
        </w:r>
        <w:r w:rsidRPr="00B40933" w:rsidDel="00CA269D">
          <w:rPr>
            <w:b/>
            <w:bCs/>
          </w:rPr>
          <w:delText>true</w:delText>
        </w:r>
        <w:r w:rsidRPr="00E77497" w:rsidDel="00CA269D">
          <w:delText>.</w:delText>
        </w:r>
        <w:bookmarkStart w:id="1064" w:name="_Toc368034264"/>
        <w:bookmarkStart w:id="1065" w:name="_Toc368049487"/>
        <w:bookmarkStart w:id="1066" w:name="_Toc368050264"/>
        <w:bookmarkEnd w:id="1064"/>
        <w:bookmarkEnd w:id="1065"/>
        <w:bookmarkEnd w:id="1066"/>
      </w:del>
    </w:p>
    <w:p w14:paraId="35598828" w14:textId="77777777" w:rsidR="005D37A2" w:rsidRPr="00E77497" w:rsidDel="00CA269D" w:rsidRDefault="005D37A2" w:rsidP="005D37A2">
      <w:pPr>
        <w:pStyle w:val="Alg4"/>
        <w:numPr>
          <w:ilvl w:val="0"/>
          <w:numId w:val="1256"/>
        </w:numPr>
        <w:spacing w:after="120"/>
        <w:rPr>
          <w:del w:id="1067" w:author="Rev 19 Allen Wirfs-Brock" w:date="2013-09-24T14:49:00Z"/>
        </w:rPr>
      </w:pPr>
      <w:del w:id="1068" w:author="Rev 19 Allen Wirfs-Brock" w:date="2013-09-24T14:49:00Z">
        <w:r w:rsidRPr="00E77497" w:rsidDel="00CA269D">
          <w:delText xml:space="preserve">Return </w:delText>
        </w:r>
        <w:r w:rsidRPr="00E77497" w:rsidDel="00CA269D">
          <w:rPr>
            <w:b/>
          </w:rPr>
          <w:delText>undefined</w:delText>
        </w:r>
        <w:r w:rsidRPr="00E77497" w:rsidDel="00CA269D">
          <w:delText>.</w:delText>
        </w:r>
        <w:bookmarkStart w:id="1069" w:name="_Toc368034265"/>
        <w:bookmarkStart w:id="1070" w:name="_Toc368049488"/>
        <w:bookmarkStart w:id="1071" w:name="_Toc368050265"/>
        <w:bookmarkEnd w:id="1069"/>
        <w:bookmarkEnd w:id="1070"/>
        <w:bookmarkEnd w:id="1071"/>
      </w:del>
    </w:p>
    <w:p w14:paraId="46C93EF2" w14:textId="77777777" w:rsidR="005D37A2" w:rsidRPr="00E77497" w:rsidDel="00CA269D" w:rsidRDefault="005D37A2" w:rsidP="005D37A2">
      <w:pPr>
        <w:pStyle w:val="40"/>
        <w:rPr>
          <w:del w:id="1072" w:author="Rev 19 Allen Wirfs-Brock" w:date="2013-09-24T14:49:00Z"/>
        </w:rPr>
      </w:pPr>
      <w:del w:id="1073" w:author="Rev 19 Allen Wirfs-Brock" w:date="2013-09-24T14:49:00Z">
        <w:r w:rsidRPr="00E77497" w:rsidDel="00CA269D">
          <w:delText xml:space="preserve"> [[</w:delText>
        </w:r>
        <w:r w:rsidDel="00CA269D">
          <w:delText>Set</w:delText>
        </w:r>
        <w:r w:rsidRPr="00E77497" w:rsidDel="00CA269D">
          <w:delText>]</w:delText>
        </w:r>
        <w:r w:rsidDel="00CA269D">
          <w:delText>]</w:delText>
        </w:r>
        <w:r w:rsidRPr="00E77497" w:rsidDel="00CA269D">
          <w:delText xml:space="preserve"> ( P, V, </w:delText>
        </w:r>
        <w:r w:rsidRPr="00457C2D" w:rsidDel="00CA269D">
          <w:delText xml:space="preserve"> Receiver</w:delText>
        </w:r>
        <w:r w:rsidRPr="00E77497" w:rsidDel="00CA269D">
          <w:delText>)</w:delText>
        </w:r>
        <w:bookmarkStart w:id="1074" w:name="_Toc368034266"/>
        <w:bookmarkStart w:id="1075" w:name="_Toc368049489"/>
        <w:bookmarkStart w:id="1076" w:name="_Toc368050266"/>
        <w:bookmarkEnd w:id="1074"/>
        <w:bookmarkEnd w:id="1075"/>
        <w:bookmarkEnd w:id="1076"/>
      </w:del>
    </w:p>
    <w:p w14:paraId="3180B0A4" w14:textId="77777777" w:rsidR="005D37A2" w:rsidRPr="00E77497" w:rsidDel="00CA269D" w:rsidRDefault="005D37A2" w:rsidP="005D37A2">
      <w:pPr>
        <w:rPr>
          <w:del w:id="1077" w:author="Rev 19 Allen Wirfs-Brock" w:date="2013-09-24T14:49:00Z"/>
        </w:rPr>
      </w:pPr>
      <w:del w:id="1078" w:author="Rev 19 Allen Wirfs-Brock" w:date="2013-09-24T14:49:00Z">
        <w:r w:rsidRPr="00E77497" w:rsidDel="00CA269D">
          <w:delText>When the [[</w:delText>
        </w:r>
        <w:r w:rsidDel="00CA269D">
          <w:delText>Set</w:delText>
        </w:r>
        <w:r w:rsidRPr="00E77497" w:rsidDel="00CA269D">
          <w:delText xml:space="preserve">]]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w:delText>
        </w:r>
        <w:r w:rsidDel="00CA269D">
          <w:delText xml:space="preserve"> key</w:delText>
        </w:r>
        <w:r w:rsidRPr="00E77497" w:rsidDel="00CA269D">
          <w:delText xml:space="preserve"> </w:delText>
        </w:r>
        <w:r w:rsidRPr="00E77497" w:rsidDel="00CA269D">
          <w:rPr>
            <w:rFonts w:ascii="Times New Roman" w:hAnsi="Times New Roman"/>
            <w:i/>
          </w:rPr>
          <w:delText>P</w:delText>
        </w:r>
        <w:r w:rsidRPr="00E77497" w:rsidDel="00CA269D">
          <w:delText xml:space="preserve">, value </w:delText>
        </w:r>
        <w:r w:rsidRPr="00E77497" w:rsidDel="00CA269D">
          <w:rPr>
            <w:rFonts w:ascii="Times New Roman" w:hAnsi="Times New Roman"/>
            <w:i/>
          </w:rPr>
          <w:delText>V</w:delText>
        </w:r>
        <w:r w:rsidRPr="00E77497" w:rsidDel="00CA269D">
          <w:delText xml:space="preserve">, </w:delText>
        </w:r>
        <w:r w:rsidDel="00CA269D">
          <w:delText xml:space="preserve">and ECMAScript language value </w:delText>
        </w:r>
        <w:r w:rsidRPr="00457C2D" w:rsidDel="00CA269D">
          <w:rPr>
            <w:rFonts w:ascii="Times New Roman" w:hAnsi="Times New Roman"/>
            <w:i/>
            <w:iCs/>
          </w:rPr>
          <w:delText>Receiver</w:delText>
        </w:r>
        <w:r w:rsidRPr="00E77497" w:rsidDel="00CA269D">
          <w:delText>, the following steps are taken:</w:delText>
        </w:r>
        <w:bookmarkStart w:id="1079" w:name="_Toc368034267"/>
        <w:bookmarkStart w:id="1080" w:name="_Toc368049490"/>
        <w:bookmarkStart w:id="1081" w:name="_Toc368050267"/>
        <w:bookmarkEnd w:id="1079"/>
        <w:bookmarkEnd w:id="1080"/>
        <w:bookmarkEnd w:id="1081"/>
      </w:del>
    </w:p>
    <w:p w14:paraId="31055E8B" w14:textId="77777777" w:rsidR="005D37A2" w:rsidRPr="00E77497" w:rsidDel="00CA269D" w:rsidRDefault="005D37A2" w:rsidP="005D37A2">
      <w:pPr>
        <w:pStyle w:val="Alg4"/>
        <w:numPr>
          <w:ilvl w:val="0"/>
          <w:numId w:val="1257"/>
        </w:numPr>
        <w:spacing w:after="120"/>
        <w:rPr>
          <w:del w:id="1082" w:author="Rev 19 Allen Wirfs-Brock" w:date="2013-09-24T14:49:00Z"/>
        </w:rPr>
      </w:pPr>
      <w:del w:id="1083" w:author="Rev 19 Allen Wirfs-Brock" w:date="2013-09-24T14:49:00Z">
        <w:r w:rsidRPr="00E77497" w:rsidDel="00CA269D">
          <w:delText xml:space="preserve">Return </w:delText>
        </w:r>
        <w:r w:rsidDel="00CA269D">
          <w:rPr>
            <w:b/>
            <w:bCs/>
            <w:iCs/>
          </w:rPr>
          <w:delText>false</w:delText>
        </w:r>
        <w:r w:rsidRPr="00E77497" w:rsidDel="00CA269D">
          <w:delText>.</w:delText>
        </w:r>
        <w:bookmarkStart w:id="1084" w:name="_Toc368034268"/>
        <w:bookmarkStart w:id="1085" w:name="_Toc368049491"/>
        <w:bookmarkStart w:id="1086" w:name="_Toc368050268"/>
        <w:bookmarkEnd w:id="1084"/>
        <w:bookmarkEnd w:id="1085"/>
        <w:bookmarkEnd w:id="1086"/>
      </w:del>
    </w:p>
    <w:p w14:paraId="3608C19B" w14:textId="77777777" w:rsidR="005D37A2" w:rsidRPr="00E77497" w:rsidDel="00CA269D" w:rsidRDefault="005D37A2" w:rsidP="005D37A2">
      <w:pPr>
        <w:pStyle w:val="40"/>
        <w:rPr>
          <w:del w:id="1087" w:author="Rev 19 Allen Wirfs-Brock" w:date="2013-09-24T14:49:00Z"/>
        </w:rPr>
      </w:pPr>
      <w:del w:id="1088" w:author="Rev 19 Allen Wirfs-Brock" w:date="2013-09-24T14:49:00Z">
        <w:r w:rsidRPr="00E77497" w:rsidDel="00CA269D">
          <w:delText>[[</w:delText>
        </w:r>
        <w:r w:rsidDel="00CA269D">
          <w:delText>Invoke</w:delText>
        </w:r>
        <w:r w:rsidRPr="00E77497" w:rsidDel="00CA269D">
          <w:delText>]] (P</w:delText>
        </w:r>
        <w:r w:rsidDel="00CA269D">
          <w:delText>, ArgumentsList, Receiver</w:delText>
        </w:r>
        <w:r w:rsidRPr="00E77497" w:rsidDel="00CA269D">
          <w:delText>)</w:delText>
        </w:r>
        <w:bookmarkStart w:id="1089" w:name="_Toc368034269"/>
        <w:bookmarkStart w:id="1090" w:name="_Toc368049492"/>
        <w:bookmarkStart w:id="1091" w:name="_Toc368050269"/>
        <w:bookmarkEnd w:id="1089"/>
        <w:bookmarkEnd w:id="1090"/>
        <w:bookmarkEnd w:id="1091"/>
      </w:del>
    </w:p>
    <w:p w14:paraId="08F81940" w14:textId="77777777" w:rsidR="005D37A2" w:rsidRPr="00E77497" w:rsidDel="00CA269D" w:rsidRDefault="005D37A2" w:rsidP="005D37A2">
      <w:pPr>
        <w:rPr>
          <w:del w:id="1092" w:author="Rev 19 Allen Wirfs-Brock" w:date="2013-09-24T14:49:00Z"/>
        </w:rPr>
      </w:pPr>
      <w:del w:id="1093" w:author="Rev 19 Allen Wirfs-Brock" w:date="2013-09-24T14:49:00Z">
        <w:r w:rsidRPr="00E77497" w:rsidDel="00CA269D">
          <w:delText>When the [[</w:delText>
        </w:r>
        <w:r w:rsidDel="00CA269D">
          <w:delText>Invoke</w:delText>
        </w:r>
        <w:r w:rsidRPr="00E77497" w:rsidDel="00CA269D">
          <w:delText>]] internal method of</w:delText>
        </w:r>
        <w:r w:rsidRPr="00DE5807" w:rsidDel="00CA269D">
          <w:delText xml:space="preserve">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with property </w:delText>
        </w:r>
        <w:r w:rsidRPr="004A7EAA" w:rsidDel="00CA269D">
          <w:delText>key</w:delText>
        </w:r>
        <w:r w:rsidDel="00CA269D">
          <w:delText xml:space="preserve"> </w:delText>
        </w:r>
        <w:r w:rsidRPr="007C4392" w:rsidDel="00CA269D">
          <w:rPr>
            <w:rFonts w:ascii="Times New Roman" w:hAnsi="Times New Roman"/>
            <w:i/>
            <w:iCs/>
          </w:rPr>
          <w:delText>P</w:delText>
        </w:r>
        <w:r w:rsidDel="00CA269D">
          <w:rPr>
            <w:rFonts w:ascii="Times New Roman" w:hAnsi="Times New Roman"/>
          </w:rPr>
          <w:delText xml:space="preserve">,  List </w:delText>
        </w:r>
        <w:r w:rsidDel="00CA269D">
          <w:rPr>
            <w:rFonts w:ascii="Times New Roman" w:hAnsi="Times New Roman"/>
            <w:i/>
            <w:iCs/>
          </w:rPr>
          <w:delText>ArgumentsList</w:delText>
        </w:r>
        <w:r w:rsidDel="00CA269D">
          <w:rPr>
            <w:rFonts w:ascii="Times New Roman" w:hAnsi="Times New Roman"/>
          </w:rPr>
          <w:delText>,</w:delText>
        </w:r>
        <w:r w:rsidDel="00CA269D">
          <w:delText xml:space="preserve"> and ECMAScript language value </w:delText>
        </w:r>
        <w:r w:rsidDel="00CA269D">
          <w:rPr>
            <w:rFonts w:ascii="Times New Roman" w:hAnsi="Times New Roman"/>
            <w:i/>
            <w:iCs/>
          </w:rPr>
          <w:delText>Receiver</w:delText>
        </w:r>
        <w:r w:rsidDel="00CA269D">
          <w:delText xml:space="preserve"> </w:delText>
        </w:r>
        <w:r w:rsidRPr="00E77497" w:rsidDel="00CA269D">
          <w:delText>the following steps are taken:</w:delText>
        </w:r>
        <w:bookmarkStart w:id="1094" w:name="_Toc368034270"/>
        <w:bookmarkStart w:id="1095" w:name="_Toc368049493"/>
        <w:bookmarkStart w:id="1096" w:name="_Toc368050270"/>
        <w:bookmarkEnd w:id="1094"/>
        <w:bookmarkEnd w:id="1095"/>
        <w:bookmarkEnd w:id="1096"/>
      </w:del>
    </w:p>
    <w:p w14:paraId="30ED59BC" w14:textId="77777777" w:rsidR="005D37A2" w:rsidRPr="00E77497" w:rsidDel="00CA269D" w:rsidRDefault="005D37A2" w:rsidP="005D37A2">
      <w:pPr>
        <w:pStyle w:val="Alg4"/>
        <w:numPr>
          <w:ilvl w:val="0"/>
          <w:numId w:val="1478"/>
        </w:numPr>
        <w:spacing w:after="120"/>
        <w:rPr>
          <w:del w:id="1097" w:author="Rev 19 Allen Wirfs-Brock" w:date="2013-09-24T14:49:00Z"/>
        </w:rPr>
      </w:pPr>
      <w:del w:id="1098" w:author="Rev 19 Allen Wirfs-Brock" w:date="2013-09-24T14:49:00Z">
        <w:r w:rsidDel="00CA269D">
          <w:delText xml:space="preserve">Throw a </w:delText>
        </w:r>
        <w:r w:rsidRPr="00BE60E0" w:rsidDel="00CA269D">
          <w:rPr>
            <w:b/>
            <w:bCs/>
          </w:rPr>
          <w:delText>TypeError</w:delText>
        </w:r>
        <w:r w:rsidDel="00CA269D">
          <w:delText xml:space="preserve"> exception.</w:delText>
        </w:r>
        <w:r w:rsidRPr="00E77497" w:rsidDel="00CA269D">
          <w:delText>.</w:delText>
        </w:r>
        <w:bookmarkStart w:id="1099" w:name="_Toc368034271"/>
        <w:bookmarkStart w:id="1100" w:name="_Toc368049494"/>
        <w:bookmarkStart w:id="1101" w:name="_Toc368050271"/>
        <w:bookmarkEnd w:id="1099"/>
        <w:bookmarkEnd w:id="1100"/>
        <w:bookmarkEnd w:id="1101"/>
      </w:del>
    </w:p>
    <w:p w14:paraId="1C983E97" w14:textId="77777777" w:rsidR="005D37A2" w:rsidRPr="00E77497" w:rsidDel="00CA269D" w:rsidRDefault="005D37A2" w:rsidP="005D37A2">
      <w:pPr>
        <w:pStyle w:val="40"/>
        <w:rPr>
          <w:del w:id="1102" w:author="Rev 19 Allen Wirfs-Brock" w:date="2013-09-24T14:49:00Z"/>
        </w:rPr>
      </w:pPr>
      <w:del w:id="1103" w:author="Rev 19 Allen Wirfs-Brock" w:date="2013-09-24T14:49:00Z">
        <w:r w:rsidRPr="00E77497" w:rsidDel="00CA269D">
          <w:delText xml:space="preserve"> [[Delete]] (P)</w:delText>
        </w:r>
        <w:bookmarkStart w:id="1104" w:name="_Toc368034272"/>
        <w:bookmarkStart w:id="1105" w:name="_Toc368049495"/>
        <w:bookmarkStart w:id="1106" w:name="_Toc368050272"/>
        <w:bookmarkEnd w:id="1104"/>
        <w:bookmarkEnd w:id="1105"/>
        <w:bookmarkEnd w:id="1106"/>
      </w:del>
    </w:p>
    <w:p w14:paraId="17A5F0AA" w14:textId="77777777" w:rsidR="005D37A2" w:rsidRPr="00E77497" w:rsidDel="00CA269D" w:rsidRDefault="005D37A2" w:rsidP="005D37A2">
      <w:pPr>
        <w:rPr>
          <w:del w:id="1107" w:author="Rev 19 Allen Wirfs-Brock" w:date="2013-09-24T14:49:00Z"/>
        </w:rPr>
      </w:pPr>
      <w:del w:id="1108" w:author="Rev 19 Allen Wirfs-Brock" w:date="2013-09-24T14:49:00Z">
        <w:r w:rsidRPr="00E77497" w:rsidDel="00CA269D">
          <w:delText>When the [[Delete]] internal method of</w:delText>
        </w:r>
        <w:r w:rsidRPr="00D2502C" w:rsidDel="00CA269D">
          <w:delText xml:space="preserve">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xml:space="preserve"> the following steps are taken:</w:delText>
        </w:r>
        <w:bookmarkStart w:id="1109" w:name="_Toc368034273"/>
        <w:bookmarkStart w:id="1110" w:name="_Toc368049496"/>
        <w:bookmarkStart w:id="1111" w:name="_Toc368050273"/>
        <w:bookmarkEnd w:id="1109"/>
        <w:bookmarkEnd w:id="1110"/>
        <w:bookmarkEnd w:id="1111"/>
      </w:del>
    </w:p>
    <w:p w14:paraId="540E5A03" w14:textId="77777777" w:rsidR="005D37A2" w:rsidRPr="00E77497" w:rsidDel="00CA269D" w:rsidRDefault="005D37A2" w:rsidP="005D37A2">
      <w:pPr>
        <w:pStyle w:val="Alg4"/>
        <w:numPr>
          <w:ilvl w:val="0"/>
          <w:numId w:val="1258"/>
        </w:numPr>
        <w:spacing w:before="240"/>
        <w:contextualSpacing/>
        <w:rPr>
          <w:del w:id="1112" w:author="Rev 19 Allen Wirfs-Brock" w:date="2013-09-24T14:49:00Z"/>
        </w:rPr>
      </w:pPr>
      <w:del w:id="1113" w:author="Rev 19 Allen Wirfs-Brock" w:date="2013-09-24T14:49:00Z">
        <w:r w:rsidDel="00CA269D">
          <w:delText>Assert: IsPropertyKey(</w:delText>
        </w:r>
        <w:r w:rsidDel="00CA269D">
          <w:rPr>
            <w:i/>
            <w:iCs/>
          </w:rPr>
          <w:delText>P</w:delText>
        </w:r>
        <w:r w:rsidDel="00CA269D">
          <w:delText xml:space="preserve">) is </w:delText>
        </w:r>
        <w:r w:rsidRPr="00B40933" w:rsidDel="00CA269D">
          <w:rPr>
            <w:b/>
            <w:bCs/>
          </w:rPr>
          <w:delText>true</w:delText>
        </w:r>
        <w:r w:rsidRPr="00E77497" w:rsidDel="00CA269D">
          <w:delText>.</w:delText>
        </w:r>
        <w:bookmarkStart w:id="1114" w:name="_Toc368034274"/>
        <w:bookmarkStart w:id="1115" w:name="_Toc368049497"/>
        <w:bookmarkStart w:id="1116" w:name="_Toc368050274"/>
        <w:bookmarkEnd w:id="1114"/>
        <w:bookmarkEnd w:id="1115"/>
        <w:bookmarkEnd w:id="1116"/>
      </w:del>
    </w:p>
    <w:p w14:paraId="459FFE08" w14:textId="77777777" w:rsidR="005D37A2" w:rsidRPr="00E77497" w:rsidDel="00CA269D" w:rsidRDefault="005D37A2" w:rsidP="005D37A2">
      <w:pPr>
        <w:pStyle w:val="Alg4"/>
        <w:numPr>
          <w:ilvl w:val="0"/>
          <w:numId w:val="1258"/>
        </w:numPr>
        <w:spacing w:after="120"/>
        <w:rPr>
          <w:del w:id="1117" w:author="Rev 19 Allen Wirfs-Brock" w:date="2013-09-24T14:49:00Z"/>
        </w:rPr>
      </w:pPr>
      <w:del w:id="1118" w:author="Rev 19 Allen Wirfs-Brock" w:date="2013-09-24T14:49:00Z">
        <w:r w:rsidRPr="00E77497" w:rsidDel="00CA269D">
          <w:delText xml:space="preserve">Return </w:delText>
        </w:r>
        <w:r w:rsidDel="00CA269D">
          <w:rPr>
            <w:b/>
          </w:rPr>
          <w:delText>true</w:delText>
        </w:r>
        <w:r w:rsidRPr="00E77497" w:rsidDel="00CA269D">
          <w:delText>.</w:delText>
        </w:r>
        <w:bookmarkStart w:id="1119" w:name="_Toc368034275"/>
        <w:bookmarkStart w:id="1120" w:name="_Toc368049498"/>
        <w:bookmarkStart w:id="1121" w:name="_Toc368050275"/>
        <w:bookmarkEnd w:id="1119"/>
        <w:bookmarkEnd w:id="1120"/>
        <w:bookmarkEnd w:id="1121"/>
      </w:del>
    </w:p>
    <w:p w14:paraId="25E143B0" w14:textId="77777777" w:rsidR="005D37A2" w:rsidRPr="00E77497" w:rsidDel="00CA269D" w:rsidRDefault="005D37A2" w:rsidP="005D37A2">
      <w:pPr>
        <w:pStyle w:val="40"/>
        <w:rPr>
          <w:del w:id="1122" w:author="Rev 19 Allen Wirfs-Brock" w:date="2013-09-24T14:49:00Z"/>
        </w:rPr>
      </w:pPr>
      <w:del w:id="1123" w:author="Rev 19 Allen Wirfs-Brock" w:date="2013-09-24T14:49:00Z">
        <w:r w:rsidRPr="00E77497" w:rsidDel="00CA269D">
          <w:delText xml:space="preserve"> [[</w:delText>
        </w:r>
        <w:r w:rsidDel="00CA269D">
          <w:delText>Enumerate</w:delText>
        </w:r>
        <w:r w:rsidRPr="00E77497" w:rsidDel="00CA269D">
          <w:delText>]] ()</w:delText>
        </w:r>
        <w:bookmarkStart w:id="1124" w:name="_Toc368034276"/>
        <w:bookmarkStart w:id="1125" w:name="_Toc368049499"/>
        <w:bookmarkStart w:id="1126" w:name="_Toc368050276"/>
        <w:bookmarkEnd w:id="1124"/>
        <w:bookmarkEnd w:id="1125"/>
        <w:bookmarkEnd w:id="1126"/>
      </w:del>
    </w:p>
    <w:p w14:paraId="4DEE750D" w14:textId="77777777" w:rsidR="005D37A2" w:rsidRPr="00E77497" w:rsidDel="00CA269D" w:rsidRDefault="005D37A2" w:rsidP="005D37A2">
      <w:pPr>
        <w:rPr>
          <w:del w:id="1127" w:author="Rev 19 Allen Wirfs-Brock" w:date="2013-09-24T14:49:00Z"/>
        </w:rPr>
      </w:pPr>
      <w:del w:id="1128" w:author="Rev 19 Allen Wirfs-Brock" w:date="2013-09-24T14:49:00Z">
        <w:r w:rsidRPr="00E77497" w:rsidDel="00CA269D">
          <w:delText>When the [[</w:delText>
        </w:r>
        <w:r w:rsidDel="00CA269D">
          <w:delText>Enumerate</w:delText>
        </w:r>
        <w:r w:rsidRPr="00E77497" w:rsidDel="00CA269D">
          <w:delText xml:space="preserve">]]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the following steps are taken:</w:delText>
        </w:r>
        <w:bookmarkStart w:id="1129" w:name="_Toc368034277"/>
        <w:bookmarkStart w:id="1130" w:name="_Toc368049500"/>
        <w:bookmarkStart w:id="1131" w:name="_Toc368050277"/>
        <w:bookmarkEnd w:id="1129"/>
        <w:bookmarkEnd w:id="1130"/>
        <w:bookmarkEnd w:id="1131"/>
      </w:del>
    </w:p>
    <w:p w14:paraId="500D63D1" w14:textId="77777777" w:rsidR="005D37A2" w:rsidRPr="00E77497" w:rsidDel="00CA269D" w:rsidRDefault="005D37A2" w:rsidP="005D37A2">
      <w:pPr>
        <w:pStyle w:val="Alg4"/>
        <w:numPr>
          <w:ilvl w:val="0"/>
          <w:numId w:val="1260"/>
        </w:numPr>
        <w:spacing w:after="240"/>
        <w:rPr>
          <w:del w:id="1132" w:author="Rev 19 Allen Wirfs-Brock" w:date="2013-09-24T14:49:00Z"/>
        </w:rPr>
      </w:pPr>
      <w:del w:id="1133" w:author="Rev 19 Allen Wirfs-Brock" w:date="2013-09-24T14:49:00Z">
        <w:r w:rsidDel="00CA269D">
          <w:delText>Return the result of CreateEmptyIterator()</w:delText>
        </w:r>
        <w:r w:rsidRPr="00E77497" w:rsidDel="00CA269D">
          <w:delText>.</w:delText>
        </w:r>
        <w:r w:rsidDel="00CA269D">
          <w:delText xml:space="preserve">  </w:delText>
        </w:r>
        <w:bookmarkStart w:id="1134" w:name="_Toc368034278"/>
        <w:bookmarkStart w:id="1135" w:name="_Toc368049501"/>
        <w:bookmarkStart w:id="1136" w:name="_Toc368050278"/>
        <w:bookmarkEnd w:id="1134"/>
        <w:bookmarkEnd w:id="1135"/>
        <w:bookmarkEnd w:id="1136"/>
      </w:del>
    </w:p>
    <w:p w14:paraId="2CBB1893" w14:textId="77777777" w:rsidR="005D37A2" w:rsidRPr="00E77497" w:rsidDel="00CA269D" w:rsidRDefault="005D37A2" w:rsidP="005D37A2">
      <w:pPr>
        <w:pStyle w:val="40"/>
        <w:rPr>
          <w:del w:id="1137" w:author="Rev 19 Allen Wirfs-Brock" w:date="2013-09-24T14:49:00Z"/>
        </w:rPr>
      </w:pPr>
      <w:del w:id="1138" w:author="Rev 19 Allen Wirfs-Brock" w:date="2013-09-24T14:49:00Z">
        <w:r w:rsidRPr="00E77497" w:rsidDel="00CA269D">
          <w:delText xml:space="preserve"> [[</w:delText>
        </w:r>
        <w:r w:rsidDel="00CA269D">
          <w:delText>OwnPropertyKeys</w:delText>
        </w:r>
        <w:r w:rsidRPr="00E77497" w:rsidDel="00CA269D">
          <w:delText>]] (</w:delText>
        </w:r>
        <w:r w:rsidDel="00CA269D">
          <w:delText xml:space="preserve"> </w:delText>
        </w:r>
        <w:r w:rsidRPr="00E77497" w:rsidDel="00CA269D">
          <w:delText>)</w:delText>
        </w:r>
        <w:bookmarkStart w:id="1139" w:name="_Toc368034279"/>
        <w:bookmarkStart w:id="1140" w:name="_Toc368049502"/>
        <w:bookmarkStart w:id="1141" w:name="_Toc368050279"/>
        <w:bookmarkEnd w:id="1139"/>
        <w:bookmarkEnd w:id="1140"/>
        <w:bookmarkEnd w:id="1141"/>
      </w:del>
    </w:p>
    <w:p w14:paraId="20AA9C77" w14:textId="77777777" w:rsidR="005D37A2" w:rsidRPr="00E77497" w:rsidDel="00CA269D" w:rsidRDefault="005D37A2" w:rsidP="005D37A2">
      <w:pPr>
        <w:rPr>
          <w:del w:id="1142" w:author="Rev 19 Allen Wirfs-Brock" w:date="2013-09-24T14:49:00Z"/>
        </w:rPr>
      </w:pPr>
      <w:del w:id="1143" w:author="Rev 19 Allen Wirfs-Brock" w:date="2013-09-24T14:49:00Z">
        <w:r w:rsidRPr="00E77497" w:rsidDel="00CA269D">
          <w:delText>When the [[</w:delText>
        </w:r>
        <w:r w:rsidDel="00CA269D">
          <w:delText>OwnPropertyKeys</w:delText>
        </w:r>
        <w:r w:rsidRPr="00E77497" w:rsidDel="00CA269D">
          <w:delText xml:space="preserve">]]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 xml:space="preserve"> the following steps are taken:</w:delText>
        </w:r>
        <w:bookmarkStart w:id="1144" w:name="_Toc368034280"/>
        <w:bookmarkStart w:id="1145" w:name="_Toc368049503"/>
        <w:bookmarkStart w:id="1146" w:name="_Toc368050280"/>
        <w:bookmarkEnd w:id="1144"/>
        <w:bookmarkEnd w:id="1145"/>
        <w:bookmarkEnd w:id="1146"/>
      </w:del>
    </w:p>
    <w:p w14:paraId="4C414BA2" w14:textId="77777777" w:rsidR="005D37A2" w:rsidRPr="00E77497" w:rsidDel="00CA269D" w:rsidRDefault="005D37A2" w:rsidP="005D37A2">
      <w:pPr>
        <w:pStyle w:val="Alg4"/>
        <w:numPr>
          <w:ilvl w:val="0"/>
          <w:numId w:val="1262"/>
        </w:numPr>
        <w:spacing w:after="120"/>
        <w:rPr>
          <w:del w:id="1147" w:author="Rev 19 Allen Wirfs-Brock" w:date="2013-09-24T14:49:00Z"/>
        </w:rPr>
      </w:pPr>
      <w:del w:id="1148" w:author="Rev 19 Allen Wirfs-Brock" w:date="2013-09-24T14:49:00Z">
        <w:r w:rsidDel="00CA269D">
          <w:delText>Return the result of CreateEmptyIterator().</w:delText>
        </w:r>
        <w:bookmarkStart w:id="1149" w:name="_Toc368034281"/>
        <w:bookmarkStart w:id="1150" w:name="_Toc368049504"/>
        <w:bookmarkStart w:id="1151" w:name="_Toc368050281"/>
        <w:bookmarkEnd w:id="1149"/>
        <w:bookmarkEnd w:id="1150"/>
        <w:bookmarkEnd w:id="1151"/>
      </w:del>
    </w:p>
    <w:p w14:paraId="7FFF6DD9" w14:textId="77777777" w:rsidR="005D37A2" w:rsidDel="00CA269D" w:rsidRDefault="005D37A2" w:rsidP="005D37A2">
      <w:pPr>
        <w:rPr>
          <w:del w:id="1152" w:author="Rev 19 Allen Wirfs-Brock" w:date="2013-09-24T14:49:00Z"/>
          <w:u w:val="single"/>
        </w:rPr>
      </w:pPr>
      <w:bookmarkStart w:id="1153" w:name="_Toc368034282"/>
      <w:bookmarkStart w:id="1154" w:name="_Toc368049505"/>
      <w:bookmarkStart w:id="1155" w:name="_Toc368050282"/>
      <w:bookmarkEnd w:id="1153"/>
      <w:bookmarkEnd w:id="1154"/>
      <w:bookmarkEnd w:id="1155"/>
    </w:p>
    <w:p w14:paraId="05262289" w14:textId="77777777" w:rsidR="005D37A2" w:rsidRDefault="005D37A2" w:rsidP="005D37A2">
      <w:pPr>
        <w:pStyle w:val="30"/>
      </w:pPr>
      <w:bookmarkStart w:id="1156" w:name="_Ref366134438"/>
      <w:bookmarkStart w:id="1157" w:name="_Ref366134455"/>
      <w:bookmarkStart w:id="1158" w:name="_Toc368050283"/>
      <w:r>
        <w:t>Exotic Arguments Objects</w:t>
      </w:r>
      <w:bookmarkEnd w:id="1156"/>
      <w:bookmarkEnd w:id="1157"/>
      <w:bookmarkEnd w:id="1158"/>
    </w:p>
    <w:p w14:paraId="23078942" w14:textId="77777777" w:rsidR="00FC3BC9" w:rsidRDefault="00FC3BC9" w:rsidP="006A78DC">
      <w:pPr>
        <w:pBdr>
          <w:top w:val="single" w:sz="4" w:space="1" w:color="auto"/>
          <w:left w:val="single" w:sz="4" w:space="4" w:color="auto"/>
          <w:bottom w:val="single" w:sz="4" w:space="1" w:color="auto"/>
          <w:right w:val="single" w:sz="4" w:space="4" w:color="auto"/>
        </w:pBdr>
        <w:shd w:val="clear" w:color="auto" w:fill="FFC000"/>
        <w:rPr>
          <w:ins w:id="1159" w:author="Rev 19 Allen Wirfs-Brock" w:date="2013-09-25T09:59:00Z"/>
        </w:rPr>
      </w:pPr>
      <w:ins w:id="1160" w:author="Rev 19 Allen Wirfs-Brock" w:date="2013-09-25T09:59:00Z">
        <w:r>
          <w:t>Most of the text in this section is copied from the ES5 spec. and still needs to be updated to work within the context of the ES6 specification.</w:t>
        </w:r>
      </w:ins>
    </w:p>
    <w:p w14:paraId="7329783F" w14:textId="77777777" w:rsidR="005D37A2" w:rsidRDefault="005D37A2" w:rsidP="005D37A2">
      <w:r>
        <w:t xml:space="preserve">An </w:t>
      </w:r>
      <w:r>
        <w:rPr>
          <w:i/>
          <w:iCs/>
        </w:rPr>
        <w:t>arguments object</w:t>
      </w:r>
      <w:r>
        <w:t xml:space="preserve"> is an exotic object whose array index properties map to the formal parameters bindings of an invocation of a non-strict function</w:t>
      </w:r>
      <w:r w:rsidRPr="00E77497">
        <w:t xml:space="preserve">. </w:t>
      </w:r>
    </w:p>
    <w:p w14:paraId="18F70FD6" w14:textId="77777777" w:rsidR="005D37A2" w:rsidRDefault="005D37A2" w:rsidP="005D37A2">
      <w:r>
        <w:t>Exotic arguments objects have the same internal data properties as ordinary objects. They also have a [[ParameterMap]] internal data.</w:t>
      </w:r>
    </w:p>
    <w:p w14:paraId="59273D76" w14:textId="77777777" w:rsidR="005D37A2" w:rsidRPr="00E77497" w:rsidRDefault="005D37A2" w:rsidP="005D37A2">
      <w:r>
        <w:t xml:space="preserve">Exotic arguments objects provide alternative definitions for the following internal methods.  All of the other exotic arguments object essential internal methods that are not defined below are as specified in </w:t>
      </w:r>
      <w:r w:rsidR="00C04626">
        <w:fldChar w:fldCharType="begin"/>
      </w:r>
      <w:r w:rsidR="00C04626">
        <w:instrText xml:space="preserve"> REF _Ref365538457 \r \h </w:instrText>
      </w:r>
      <w:r w:rsidR="00C04626">
        <w:fldChar w:fldCharType="separate"/>
      </w:r>
      <w:r w:rsidR="00D433E8">
        <w:t>9.1</w:t>
      </w:r>
      <w:r w:rsidR="00C04626">
        <w:fldChar w:fldCharType="end"/>
      </w:r>
      <w:r>
        <w:t xml:space="preserve">.  </w:t>
      </w:r>
    </w:p>
    <w:p w14:paraId="516DC4F6" w14:textId="77777777" w:rsidR="00836695" w:rsidRPr="00E77497" w:rsidRDefault="00836695" w:rsidP="00836695">
      <w:pPr>
        <w:pStyle w:val="40"/>
      </w:pPr>
      <w:bookmarkStart w:id="1161" w:name="_Ref366133197"/>
      <w:r w:rsidRPr="00E77497">
        <w:t>Arguments Object</w:t>
      </w:r>
      <w:bookmarkEnd w:id="1161"/>
    </w:p>
    <w:p w14:paraId="7B29FD30" w14:textId="77777777" w:rsidR="00836695" w:rsidRPr="006B6D0A" w:rsidRDefault="00836695" w:rsidP="00836695">
      <w:commentRangeStart w:id="1162"/>
      <w:r w:rsidRPr="00E77497">
        <w:t>When function code</w:t>
      </w:r>
      <w:r>
        <w:t xml:space="preserve"> is evaluated</w:t>
      </w:r>
      <w:r w:rsidRPr="00E77497">
        <w:t xml:space="preserve">, an arguments object is created unless (as specified in </w:t>
      </w:r>
      <w:r w:rsidR="00C04626">
        <w:fldChar w:fldCharType="begin"/>
      </w:r>
      <w:r w:rsidR="00C04626">
        <w:instrText xml:space="preserve"> REF _Ref365537985 \r \h </w:instrText>
      </w:r>
      <w:r w:rsidR="00C04626">
        <w:fldChar w:fldCharType="separate"/>
      </w:r>
      <w:ins w:id="1163" w:author="Rev 19 Allen Wirfs-Brock" w:date="2013-09-27T13:21:00Z">
        <w:r w:rsidR="00D433E8">
          <w:t>9.1.15.11</w:t>
        </w:r>
      </w:ins>
      <w:del w:id="1164" w:author="Rev 19 Allen Wirfs-Brock" w:date="2013-09-27T08:38:00Z">
        <w:r w:rsidR="00083CEC" w:rsidDel="009E7E9E">
          <w:delText>9.1.16.11</w:delText>
        </w:r>
      </w:del>
      <w:r w:rsidR="00C04626">
        <w:fldChar w:fldCharType="end"/>
      </w:r>
      <w:r w:rsidRPr="00E77497">
        <w:t xml:space="preserve">)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w:t>
      </w:r>
      <w:r>
        <w:rPr>
          <w:rStyle w:val="bnf"/>
        </w:rPr>
        <w:t>s</w:t>
      </w:r>
      <w:r w:rsidRPr="00E77497">
        <w:t xml:space="preserve"> or occurs as the </w:t>
      </w:r>
      <w:r w:rsidRPr="00120381">
        <w:rPr>
          <w:rStyle w:val="bnf"/>
        </w:rPr>
        <w:t>Binding</w:t>
      </w:r>
      <w:r w:rsidRPr="004D1BD1">
        <w:rPr>
          <w:rStyle w:val="bnf"/>
        </w:rPr>
        <w:t>Identifier</w:t>
      </w:r>
      <w:r w:rsidRPr="003B4312">
        <w:t xml:space="preserve"> of a </w:t>
      </w:r>
      <w:r>
        <w:rPr>
          <w:rStyle w:val="bnf"/>
        </w:rPr>
        <w:t>FunctionD</w:t>
      </w:r>
      <w:r w:rsidRPr="008B7F6F">
        <w:rPr>
          <w:rStyle w:val="bnf"/>
        </w:rPr>
        <w:t>eclaration</w:t>
      </w:r>
      <w:r w:rsidRPr="008B7F6F">
        <w:t xml:space="preserve"> contained in the</w:t>
      </w:r>
      <w:r>
        <w:t xml:space="preserve"> outermost </w:t>
      </w:r>
      <w:r w:rsidRPr="00BF3919">
        <w:rPr>
          <w:rStyle w:val="bnf"/>
        </w:rPr>
        <w:t>StatementList</w:t>
      </w:r>
      <w:r>
        <w:t xml:space="preserve"> of the</w:t>
      </w:r>
      <w:r w:rsidRPr="008B7F6F">
        <w:t xml:space="preserve"> function code.</w:t>
      </w:r>
      <w:commentRangeEnd w:id="1162"/>
      <w:r w:rsidRPr="006B6D0A">
        <w:rPr>
          <w:rStyle w:val="af6"/>
          <w:lang w:val="en-GB"/>
        </w:rPr>
        <w:commentReference w:id="1162"/>
      </w:r>
    </w:p>
    <w:p w14:paraId="14E302E4" w14:textId="77777777" w:rsidR="00836695" w:rsidRPr="00E77497" w:rsidRDefault="00836695" w:rsidP="00836695">
      <w:r w:rsidRPr="00E77497">
        <w:t xml:space="preserve">The abstract operation </w:t>
      </w:r>
      <w:r w:rsidRPr="000358AB">
        <w:rPr>
          <w:rFonts w:ascii="Times New Roman" w:hAnsi="Times New Roman"/>
        </w:rPr>
        <w:t>InstantiateArgumentsObject</w:t>
      </w:r>
      <w:r w:rsidRPr="00E77497">
        <w:t xml:space="preserve"> called with an argument </w:t>
      </w:r>
      <w:r w:rsidRPr="00E77497">
        <w:rPr>
          <w:rFonts w:ascii="Times New Roman" w:hAnsi="Times New Roman"/>
          <w:i/>
        </w:rPr>
        <w:t>args</w:t>
      </w:r>
      <w:r w:rsidRPr="00E77497">
        <w:t xml:space="preserve"> performs the following steps:</w:t>
      </w:r>
    </w:p>
    <w:p w14:paraId="63F2A065" w14:textId="77777777" w:rsidR="00836695" w:rsidRPr="00E77497" w:rsidRDefault="00836695" w:rsidP="00836695">
      <w:pPr>
        <w:pStyle w:val="Alg4"/>
        <w:numPr>
          <w:ilvl w:val="0"/>
          <w:numId w:val="378"/>
        </w:numPr>
      </w:pPr>
      <w:r w:rsidRPr="00E77497">
        <w:t xml:space="preserve">Let </w:t>
      </w:r>
      <w:r w:rsidRPr="00E77497">
        <w:rPr>
          <w:i/>
        </w:rPr>
        <w:t>len</w:t>
      </w:r>
      <w:r w:rsidRPr="00E77497">
        <w:t xml:space="preserve"> be the number of elements in </w:t>
      </w:r>
      <w:r w:rsidRPr="00E77497">
        <w:rPr>
          <w:i/>
        </w:rPr>
        <w:t>args</w:t>
      </w:r>
      <w:r w:rsidRPr="00E77497">
        <w:t>.</w:t>
      </w:r>
    </w:p>
    <w:p w14:paraId="6E002C0A" w14:textId="77777777" w:rsidR="00836695" w:rsidRPr="00E77497" w:rsidRDefault="00836695" w:rsidP="00836695">
      <w:pPr>
        <w:pStyle w:val="Alg4"/>
        <w:numPr>
          <w:ilvl w:val="0"/>
          <w:numId w:val="378"/>
        </w:numPr>
      </w:pPr>
      <w:r w:rsidRPr="00E77497">
        <w:t xml:space="preserve">Let </w:t>
      </w:r>
      <w:r w:rsidRPr="00E77497">
        <w:rPr>
          <w:i/>
        </w:rPr>
        <w:t xml:space="preserve">obj </w:t>
      </w:r>
      <w:r w:rsidRPr="00E77497">
        <w:t xml:space="preserve">be the result </w:t>
      </w:r>
      <w:r>
        <w:t>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14:paraId="17A6644F" w14:textId="77777777" w:rsidR="00836695" w:rsidRPr="00E77497" w:rsidRDefault="00836695" w:rsidP="00836695">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t xml:space="preserve"> and</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as arguments.</w:t>
      </w:r>
    </w:p>
    <w:p w14:paraId="6562FB18" w14:textId="77777777" w:rsidR="00836695" w:rsidRPr="00E77497" w:rsidRDefault="00836695" w:rsidP="00836695">
      <w:pPr>
        <w:pStyle w:val="Alg4"/>
        <w:numPr>
          <w:ilvl w:val="0"/>
          <w:numId w:val="378"/>
        </w:numPr>
      </w:pPr>
      <w:r w:rsidRPr="00E77497">
        <w:t xml:space="preserve">Let </w:t>
      </w:r>
      <w:r w:rsidRPr="00E77497">
        <w:rPr>
          <w:i/>
        </w:rPr>
        <w:t>indx</w:t>
      </w:r>
      <w:r w:rsidRPr="00E77497">
        <w:t xml:space="preserve"> = </w:t>
      </w:r>
      <w:r w:rsidRPr="00E77497">
        <w:rPr>
          <w:i/>
        </w:rPr>
        <w:t>len</w:t>
      </w:r>
      <w:r w:rsidRPr="00E77497">
        <w:t xml:space="preserve">  - 1.</w:t>
      </w:r>
    </w:p>
    <w:p w14:paraId="2147C41A" w14:textId="77777777" w:rsidR="00836695" w:rsidRPr="00E77497" w:rsidRDefault="00836695" w:rsidP="00836695">
      <w:pPr>
        <w:pStyle w:val="Alg4"/>
        <w:numPr>
          <w:ilvl w:val="0"/>
          <w:numId w:val="378"/>
        </w:numPr>
      </w:pPr>
      <w:r w:rsidRPr="00E77497">
        <w:t xml:space="preserve">Repeat while </w:t>
      </w:r>
      <w:r w:rsidRPr="00E77497">
        <w:rPr>
          <w:i/>
        </w:rPr>
        <w:t>indx</w:t>
      </w:r>
      <w:r w:rsidRPr="00E77497">
        <w:t xml:space="preserve"> </w:t>
      </w:r>
      <w:r>
        <w:t>≥</w:t>
      </w:r>
      <w:r w:rsidRPr="00E77497">
        <w:t xml:space="preserve"> 0, </w:t>
      </w:r>
    </w:p>
    <w:p w14:paraId="593AE100" w14:textId="77777777" w:rsidR="00836695" w:rsidRPr="00E77497" w:rsidRDefault="00836695" w:rsidP="00836695">
      <w:pPr>
        <w:pStyle w:val="Alg4"/>
        <w:numPr>
          <w:ilvl w:val="1"/>
          <w:numId w:val="378"/>
        </w:numPr>
      </w:pPr>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p>
    <w:p w14:paraId="42D6A8BF" w14:textId="77777777" w:rsidR="00836695" w:rsidRPr="00E77497" w:rsidRDefault="00836695" w:rsidP="00836695">
      <w:pPr>
        <w:pStyle w:val="Alg4"/>
        <w:numPr>
          <w:ilvl w:val="1"/>
          <w:numId w:val="378"/>
        </w:numPr>
      </w:pPr>
      <w:r w:rsidRPr="00E77497">
        <w:t xml:space="preserve">Call the [[DefineOwnProperty]] internal method on </w:t>
      </w:r>
      <w:r w:rsidRPr="00E77497">
        <w:rPr>
          <w:i/>
        </w:rPr>
        <w:t>obj</w:t>
      </w:r>
      <w:r w:rsidRPr="00E77497">
        <w:t xml:space="preserve"> passing ToString(</w:t>
      </w:r>
      <w:r w:rsidRPr="00E77497">
        <w:rPr>
          <w:i/>
        </w:rPr>
        <w:t>indx</w:t>
      </w:r>
      <w:r w:rsidRPr="00E77497">
        <w:t>)</w:t>
      </w:r>
      <w:r>
        <w:t xml:space="preserve"> and</w:t>
      </w:r>
      <w:r w:rsidRPr="00E77497">
        <w:t xml:space="preserve"> the </w:t>
      </w:r>
      <w:r>
        <w:t>P</w:t>
      </w:r>
      <w:r w:rsidRPr="00E77497">
        <w:t xml:space="preserve">roperty </w:t>
      </w:r>
      <w:r>
        <w:t>D</w:t>
      </w:r>
      <w:r w:rsidRPr="00E77497">
        <w:t xml:space="preserve">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as arguments.</w:t>
      </w:r>
    </w:p>
    <w:p w14:paraId="401488DE" w14:textId="77777777" w:rsidR="00836695" w:rsidRPr="00E77497" w:rsidRDefault="00836695" w:rsidP="00836695">
      <w:pPr>
        <w:pStyle w:val="Alg4"/>
        <w:numPr>
          <w:ilvl w:val="1"/>
          <w:numId w:val="378"/>
        </w:numPr>
      </w:pPr>
      <w:r w:rsidRPr="00E77497">
        <w:t xml:space="preserve">Let </w:t>
      </w:r>
      <w:r w:rsidRPr="00E77497">
        <w:rPr>
          <w:i/>
        </w:rPr>
        <w:t>indx</w:t>
      </w:r>
      <w:r w:rsidRPr="00E77497">
        <w:t xml:space="preserve"> = </w:t>
      </w:r>
      <w:r w:rsidRPr="00E77497">
        <w:rPr>
          <w:i/>
        </w:rPr>
        <w:t>indx</w:t>
      </w:r>
      <w:r w:rsidRPr="00E77497">
        <w:t xml:space="preserve"> - 1</w:t>
      </w:r>
    </w:p>
    <w:p w14:paraId="6ED3928C" w14:textId="77777777" w:rsidR="00836695" w:rsidRPr="00E77497" w:rsidRDefault="00836695" w:rsidP="00836695">
      <w:pPr>
        <w:pStyle w:val="Alg4"/>
        <w:numPr>
          <w:ilvl w:val="0"/>
          <w:numId w:val="378"/>
        </w:numPr>
        <w:spacing w:after="120"/>
      </w:pPr>
      <w:r w:rsidRPr="00E77497">
        <w:t xml:space="preserve">Return </w:t>
      </w:r>
      <w:r w:rsidRPr="00E77497">
        <w:rPr>
          <w:i/>
        </w:rPr>
        <w:t>obj</w:t>
      </w:r>
    </w:p>
    <w:p w14:paraId="45AA0643" w14:textId="77777777" w:rsidR="00836695" w:rsidRPr="009C202C" w:rsidRDefault="00836695" w:rsidP="00836695">
      <w:r w:rsidRPr="006B6D0A">
        <w:t xml:space="preserve">The abstract operation </w:t>
      </w:r>
      <w:r w:rsidRPr="006164EE">
        <w:rPr>
          <w:rFonts w:ascii="Times New Roman" w:hAnsi="Times New Roman"/>
          <w:i/>
        </w:rPr>
        <w:t>CompleteStrictArgumentsObject</w:t>
      </w:r>
      <w:r w:rsidRPr="00E77497">
        <w:t xml:space="preserve"> </w:t>
      </w:r>
      <w:r>
        <w:t xml:space="preserve">is </w:t>
      </w:r>
      <w:r w:rsidRPr="009C202C">
        <w:t xml:space="preserve">called with argument </w:t>
      </w:r>
      <w:r w:rsidRPr="006164EE">
        <w:rPr>
          <w:rFonts w:ascii="Times New Roman" w:hAnsi="Times New Roman"/>
          <w:i/>
        </w:rPr>
        <w:t>obj</w:t>
      </w:r>
      <w:r>
        <w:rPr>
          <w:rFonts w:ascii="Times New Roman" w:hAnsi="Times New Roman"/>
        </w:rPr>
        <w:t xml:space="preserve"> </w:t>
      </w:r>
      <w:r w:rsidRPr="006164EE">
        <w:rPr>
          <w:rFonts w:cs="Arial"/>
        </w:rPr>
        <w:t>which must have been previous</w:t>
      </w:r>
      <w:r>
        <w:rPr>
          <w:rFonts w:cs="Arial"/>
        </w:rPr>
        <w:t>ly</w:t>
      </w:r>
      <w:r w:rsidRPr="006164EE">
        <w:rPr>
          <w:rFonts w:cs="Arial"/>
        </w:rPr>
        <w:t xml:space="preserve"> created by the abstract operation</w:t>
      </w:r>
      <w:r>
        <w:rPr>
          <w:rFonts w:ascii="Times New Roman" w:hAnsi="Times New Roman"/>
        </w:rPr>
        <w:t xml:space="preserve"> </w:t>
      </w:r>
      <w:r w:rsidRPr="000358AB">
        <w:rPr>
          <w:rFonts w:ascii="Times New Roman" w:hAnsi="Times New Roman"/>
        </w:rPr>
        <w:t>InstantiateArgumentsObject</w:t>
      </w:r>
      <w:r>
        <w:rPr>
          <w:rFonts w:ascii="Times New Roman" w:hAnsi="Times New Roman"/>
        </w:rPr>
        <w:t>.</w:t>
      </w:r>
      <w:r w:rsidRPr="009C202C">
        <w:t xml:space="preserve"> </w:t>
      </w:r>
      <w:r>
        <w:t>T</w:t>
      </w:r>
      <w:r w:rsidRPr="009C202C">
        <w:t>he following steps</w:t>
      </w:r>
      <w:r>
        <w:t xml:space="preserve"> are performed</w:t>
      </w:r>
      <w:r w:rsidRPr="009C202C">
        <w:t>:</w:t>
      </w:r>
    </w:p>
    <w:p w14:paraId="26BF067E" w14:textId="77777777" w:rsidR="00836695" w:rsidRDefault="00836695" w:rsidP="00836695">
      <w:pPr>
        <w:pStyle w:val="Alg4"/>
        <w:numPr>
          <w:ilvl w:val="0"/>
          <w:numId w:val="605"/>
        </w:numPr>
      </w:pPr>
      <w:r>
        <w:t xml:space="preserve">Perform the </w:t>
      </w:r>
      <w:r w:rsidRPr="003C404E">
        <w:rPr>
          <w:bCs/>
        </w:rPr>
        <w:t>AddRestrictedFunctionProperties abstract operat</w:t>
      </w:r>
      <w:r>
        <w:rPr>
          <w:bCs/>
        </w:rPr>
        <w:t>ion</w:t>
      </w:r>
      <w:r w:rsidRPr="003C404E">
        <w:rPr>
          <w:bCs/>
        </w:rPr>
        <w:t xml:space="preserve"> with argument </w:t>
      </w:r>
      <w:r>
        <w:rPr>
          <w:bCs/>
          <w:i/>
          <w:iCs/>
        </w:rPr>
        <w:t>obj</w:t>
      </w:r>
      <w:r w:rsidRPr="003C404E">
        <w:rPr>
          <w:bCs/>
        </w:rPr>
        <w:t>.</w:t>
      </w:r>
    </w:p>
    <w:p w14:paraId="0968D490" w14:textId="77777777" w:rsidR="00836695" w:rsidRPr="00E77497" w:rsidRDefault="00836695" w:rsidP="00836695">
      <w:pPr>
        <w:pStyle w:val="Alg4"/>
        <w:numPr>
          <w:ilvl w:val="0"/>
          <w:numId w:val="605"/>
        </w:numPr>
        <w:spacing w:after="120"/>
      </w:pPr>
      <w:r w:rsidRPr="00E77497">
        <w:t>Return</w:t>
      </w:r>
      <w:r>
        <w:t>.</w:t>
      </w:r>
    </w:p>
    <w:p w14:paraId="15AF420D" w14:textId="77777777" w:rsidR="00836695" w:rsidRPr="00E77497" w:rsidRDefault="00836695" w:rsidP="00836695">
      <w:r w:rsidRPr="00E77497">
        <w:t xml:space="preserve">The abstract operation </w:t>
      </w:r>
      <w:r w:rsidRPr="006164EE">
        <w:rPr>
          <w:rFonts w:ascii="Times New Roman" w:hAnsi="Times New Roman"/>
          <w:i/>
        </w:rPr>
        <w:t>Complete</w:t>
      </w:r>
      <w:r w:rsidRPr="000358AB">
        <w:rPr>
          <w:rFonts w:ascii="Times New Roman" w:hAnsi="Times New Roman"/>
        </w:rPr>
        <w:t>MappedArgumentsObject</w:t>
      </w:r>
      <w:r w:rsidRPr="00E77497">
        <w:t xml:space="preserve"> </w:t>
      </w:r>
      <w:r>
        <w:t xml:space="preserve">is </w:t>
      </w:r>
      <w:r w:rsidRPr="00E77497">
        <w:t>called with</w:t>
      </w:r>
      <w:r>
        <w:t xml:space="preserve"> object </w:t>
      </w:r>
      <w:r w:rsidRPr="00BF3919">
        <w:rPr>
          <w:rFonts w:ascii="Times New Roman" w:hAnsi="Times New Roman"/>
          <w:i/>
        </w:rPr>
        <w:t>obj</w:t>
      </w:r>
      <w:r>
        <w:t xml:space="preserve">,  object </w:t>
      </w:r>
      <w:r w:rsidRPr="004012E4">
        <w:rPr>
          <w:rFonts w:ascii="Times New Roman" w:hAnsi="Times New Roman"/>
          <w:i/>
        </w:rPr>
        <w:t>func</w:t>
      </w:r>
      <w:r>
        <w:t xml:space="preserve">, </w:t>
      </w:r>
      <w:r w:rsidRPr="00E77497">
        <w:t xml:space="preserve"> </w:t>
      </w:r>
      <w:r>
        <w:t>grammar production</w:t>
      </w:r>
      <w:r w:rsidRPr="00E77497">
        <w:t xml:space="preserve"> </w:t>
      </w:r>
      <w:r>
        <w:rPr>
          <w:rFonts w:ascii="Times New Roman" w:hAnsi="Times New Roman"/>
          <w:i/>
        </w:rPr>
        <w:t>formals</w:t>
      </w:r>
      <w:r w:rsidRPr="00E77497">
        <w:t xml:space="preserve">, and environment record </w:t>
      </w:r>
      <w:r w:rsidRPr="00E77497">
        <w:rPr>
          <w:rFonts w:ascii="Times New Roman" w:hAnsi="Times New Roman"/>
          <w:i/>
        </w:rPr>
        <w:t>env</w:t>
      </w:r>
      <w:r>
        <w:t xml:space="preserve">.  </w:t>
      </w:r>
      <w:r w:rsidRPr="006164EE">
        <w:rPr>
          <w:rFonts w:ascii="Times New Roman" w:hAnsi="Times New Roman"/>
          <w:i/>
        </w:rPr>
        <w:t>obj</w:t>
      </w:r>
      <w:r>
        <w:rPr>
          <w:rFonts w:ascii="Times New Roman" w:hAnsi="Times New Roman"/>
        </w:rPr>
        <w:t xml:space="preserve"> </w:t>
      </w:r>
      <w:r w:rsidRPr="006164EE">
        <w:rPr>
          <w:rFonts w:cs="Arial"/>
        </w:rPr>
        <w:t>must have been previous</w:t>
      </w:r>
      <w:r>
        <w:rPr>
          <w:rFonts w:cs="Arial"/>
        </w:rPr>
        <w:t>ly</w:t>
      </w:r>
      <w:r w:rsidRPr="006164EE">
        <w:rPr>
          <w:rFonts w:cs="Arial"/>
        </w:rPr>
        <w:t xml:space="preserve"> created by the abstract operation</w:t>
      </w:r>
      <w:r>
        <w:rPr>
          <w:rFonts w:ascii="Times New Roman" w:hAnsi="Times New Roman"/>
        </w:rPr>
        <w:t xml:space="preserve"> </w:t>
      </w:r>
      <w:r w:rsidRPr="000358AB">
        <w:rPr>
          <w:rFonts w:ascii="Times New Roman" w:hAnsi="Times New Roman"/>
        </w:rPr>
        <w:t>InstantiateArgumentsObject</w:t>
      </w:r>
      <w:r>
        <w:rPr>
          <w:rFonts w:ascii="Times New Roman" w:hAnsi="Times New Roman"/>
        </w:rPr>
        <w:t>.</w:t>
      </w:r>
      <w:r>
        <w:t>T</w:t>
      </w:r>
      <w:r w:rsidRPr="009C202C">
        <w:t>he following steps</w:t>
      </w:r>
      <w:r>
        <w:t xml:space="preserve"> are performed</w:t>
      </w:r>
      <w:r w:rsidRPr="00E77497">
        <w:t>:</w:t>
      </w:r>
    </w:p>
    <w:p w14:paraId="7F85A6DD" w14:textId="77777777" w:rsidR="00836695" w:rsidRPr="00E77497" w:rsidRDefault="00836695" w:rsidP="00836695">
      <w:pPr>
        <w:pStyle w:val="Alg4"/>
        <w:numPr>
          <w:ilvl w:val="0"/>
          <w:numId w:val="606"/>
        </w:numPr>
      </w:pPr>
      <w:r w:rsidRPr="00E77497">
        <w:t xml:space="preserve">Let </w:t>
      </w:r>
      <w:r w:rsidRPr="00E77497">
        <w:rPr>
          <w:i/>
        </w:rPr>
        <w:t>len</w:t>
      </w:r>
      <w:r w:rsidRPr="00E77497">
        <w:t xml:space="preserve"> be the </w:t>
      </w:r>
      <w:r>
        <w:t>result of Get(</w:t>
      </w:r>
      <w:r>
        <w:rPr>
          <w:i/>
        </w:rPr>
        <w:t>obj</w:t>
      </w:r>
      <w:r>
        <w:t xml:space="preserve">, </w:t>
      </w:r>
      <w:r w:rsidRPr="00E77497">
        <w:rPr>
          <w:b/>
        </w:rPr>
        <w:t>"</w:t>
      </w:r>
      <w:r w:rsidRPr="00E77497">
        <w:rPr>
          <w:rFonts w:ascii="Courier New" w:hAnsi="Courier New" w:cs="Courier New"/>
          <w:b/>
        </w:rPr>
        <w:t>length</w:t>
      </w:r>
      <w:r w:rsidRPr="00E77497">
        <w:rPr>
          <w:b/>
        </w:rPr>
        <w:t>"</w:t>
      </w:r>
      <w:r>
        <w:rPr>
          <w:b/>
        </w:rPr>
        <w:t>)</w:t>
      </w:r>
      <w:r>
        <w:t>.</w:t>
      </w:r>
    </w:p>
    <w:p w14:paraId="455F6AB0" w14:textId="77777777" w:rsidR="00836695" w:rsidRPr="00E77497" w:rsidRDefault="00836695" w:rsidP="00836695">
      <w:pPr>
        <w:pStyle w:val="Alg4"/>
        <w:numPr>
          <w:ilvl w:val="0"/>
          <w:numId w:val="606"/>
        </w:numPr>
      </w:pPr>
      <w:r w:rsidRPr="00E77497">
        <w:t xml:space="preserve">Let </w:t>
      </w:r>
      <w:r w:rsidRPr="00E77497">
        <w:rPr>
          <w:i/>
        </w:rPr>
        <w:t>mappedNames</w:t>
      </w:r>
      <w:r w:rsidRPr="00E77497">
        <w:t xml:space="preserve"> be an empty List.</w:t>
      </w:r>
    </w:p>
    <w:p w14:paraId="788CCC42" w14:textId="77777777" w:rsidR="00836695" w:rsidRDefault="00836695" w:rsidP="00836695">
      <w:pPr>
        <w:pStyle w:val="Alg4"/>
        <w:numPr>
          <w:ilvl w:val="0"/>
          <w:numId w:val="606"/>
        </w:numPr>
      </w:pPr>
      <w:r>
        <w:t xml:space="preserve">Let </w:t>
      </w:r>
      <w:r w:rsidRPr="00BF3919">
        <w:rPr>
          <w:i/>
        </w:rPr>
        <w:t>numberOfNonRestFormals</w:t>
      </w:r>
      <w:r>
        <w:t xml:space="preserve"> be NumberOfParameters of </w:t>
      </w:r>
      <w:r w:rsidRPr="00BF3919">
        <w:rPr>
          <w:i/>
        </w:rPr>
        <w:t>formals</w:t>
      </w:r>
      <w:r>
        <w:t>.</w:t>
      </w:r>
    </w:p>
    <w:p w14:paraId="4C84F683" w14:textId="77777777" w:rsidR="00836695" w:rsidRPr="00E77497" w:rsidRDefault="00836695" w:rsidP="00836695">
      <w:pPr>
        <w:pStyle w:val="Alg4"/>
        <w:numPr>
          <w:ilvl w:val="0"/>
          <w:numId w:val="606"/>
        </w:numPr>
      </w:pPr>
      <w:r w:rsidRPr="00E77497">
        <w:t xml:space="preserve">Let </w:t>
      </w:r>
      <w:r>
        <w:rPr>
          <w:i/>
        </w:rPr>
        <w:t>map</w:t>
      </w:r>
      <w:r w:rsidRPr="00E77497">
        <w:rPr>
          <w:i/>
        </w:rPr>
        <w:t xml:space="preserve"> </w:t>
      </w:r>
      <w:r w:rsidRPr="00E77497">
        <w:t xml:space="preserve">be the result </w:t>
      </w:r>
      <w:r>
        <w:t>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14:paraId="23F1E738" w14:textId="77777777" w:rsidR="00836695" w:rsidRPr="00BF3919" w:rsidRDefault="00836695" w:rsidP="00836695">
      <w:pPr>
        <w:pStyle w:val="Alg4"/>
        <w:numPr>
          <w:ilvl w:val="0"/>
          <w:numId w:val="606"/>
        </w:numPr>
      </w:pPr>
      <w:r w:rsidRPr="00E77497">
        <w:t xml:space="preserve">Let </w:t>
      </w:r>
      <w:r w:rsidRPr="00E77497">
        <w:rPr>
          <w:i/>
        </w:rPr>
        <w:t>indx</w:t>
      </w:r>
      <w:r w:rsidRPr="00E77497">
        <w:t xml:space="preserve"> = </w:t>
      </w:r>
      <w:r w:rsidRPr="00E77497">
        <w:rPr>
          <w:i/>
        </w:rPr>
        <w:t>len</w:t>
      </w:r>
      <w:r w:rsidRPr="00E77497">
        <w:t xml:space="preserve">  - 1.</w:t>
      </w:r>
    </w:p>
    <w:p w14:paraId="12400AD7" w14:textId="77777777" w:rsidR="00836695" w:rsidRPr="00E77497" w:rsidRDefault="00836695" w:rsidP="00836695">
      <w:pPr>
        <w:pStyle w:val="Alg4"/>
        <w:numPr>
          <w:ilvl w:val="0"/>
          <w:numId w:val="606"/>
        </w:numPr>
      </w:pPr>
      <w:r w:rsidRPr="00E77497">
        <w:t xml:space="preserve">Repeat while </w:t>
      </w:r>
      <w:r w:rsidRPr="00E77497">
        <w:rPr>
          <w:i/>
        </w:rPr>
        <w:t>indx</w:t>
      </w:r>
      <w:r w:rsidRPr="00E77497">
        <w:t xml:space="preserve"> </w:t>
      </w:r>
      <w:r>
        <w:t>≥</w:t>
      </w:r>
      <w:r w:rsidRPr="00E77497">
        <w:t xml:space="preserve"> 0, </w:t>
      </w:r>
    </w:p>
    <w:p w14:paraId="3DEC9620" w14:textId="77777777" w:rsidR="00836695" w:rsidRPr="00E77497" w:rsidRDefault="00836695" w:rsidP="00836695">
      <w:pPr>
        <w:pStyle w:val="Alg4"/>
        <w:numPr>
          <w:ilvl w:val="1"/>
          <w:numId w:val="606"/>
        </w:numPr>
      </w:pPr>
      <w:r w:rsidRPr="00E77497">
        <w:t xml:space="preserve">If </w:t>
      </w:r>
      <w:r w:rsidRPr="00E77497">
        <w:rPr>
          <w:i/>
        </w:rPr>
        <w:t>indx</w:t>
      </w:r>
      <w:r w:rsidRPr="00E77497">
        <w:t xml:space="preserve"> is less than the </w:t>
      </w:r>
      <w:r w:rsidRPr="00BF3919">
        <w:rPr>
          <w:i/>
        </w:rPr>
        <w:t>numberOfNonRestFormals</w:t>
      </w:r>
      <w:r w:rsidRPr="00E77497">
        <w:t>, then</w:t>
      </w:r>
    </w:p>
    <w:p w14:paraId="3848100F" w14:textId="77777777" w:rsidR="00836695" w:rsidRPr="00E77497" w:rsidRDefault="00836695" w:rsidP="00836695">
      <w:pPr>
        <w:pStyle w:val="Alg4"/>
        <w:numPr>
          <w:ilvl w:val="2"/>
          <w:numId w:val="606"/>
        </w:numPr>
      </w:pPr>
      <w:r w:rsidRPr="00E77497">
        <w:t xml:space="preserve">Let </w:t>
      </w:r>
      <w:r>
        <w:rPr>
          <w:i/>
        </w:rPr>
        <w:t>param</w:t>
      </w:r>
      <w:r w:rsidRPr="00E77497">
        <w:t xml:space="preserve"> be </w:t>
      </w:r>
      <w:r>
        <w:t>getParameter</w:t>
      </w:r>
      <w:r w:rsidRPr="00E77497">
        <w:t xml:space="preserve"> of </w:t>
      </w:r>
      <w:r>
        <w:rPr>
          <w:i/>
        </w:rPr>
        <w:t>formals</w:t>
      </w:r>
      <w:r>
        <w:t xml:space="preserve"> with argument</w:t>
      </w:r>
      <w:r w:rsidRPr="00E77497">
        <w:t xml:space="preserve"> </w:t>
      </w:r>
      <w:r w:rsidRPr="00E77497">
        <w:rPr>
          <w:i/>
        </w:rPr>
        <w:t>indx</w:t>
      </w:r>
      <w:r w:rsidRPr="00E77497">
        <w:t>.</w:t>
      </w:r>
    </w:p>
    <w:p w14:paraId="3F9CDF66" w14:textId="77777777" w:rsidR="00836695" w:rsidRDefault="00836695" w:rsidP="00836695">
      <w:pPr>
        <w:pStyle w:val="Alg4"/>
        <w:numPr>
          <w:ilvl w:val="2"/>
          <w:numId w:val="606"/>
        </w:numPr>
      </w:pPr>
      <w:r>
        <w:t xml:space="preserve">If </w:t>
      </w:r>
      <w:r>
        <w:rPr>
          <w:i/>
        </w:rPr>
        <w:t>param</w:t>
      </w:r>
      <w:r>
        <w:t xml:space="preserve"> is a </w:t>
      </w:r>
      <w:r>
        <w:rPr>
          <w:i/>
        </w:rPr>
        <w:t>BindingIdentifier</w:t>
      </w:r>
      <w:r>
        <w:t>, then</w:t>
      </w:r>
    </w:p>
    <w:p w14:paraId="00331EA1" w14:textId="77777777" w:rsidR="00836695" w:rsidRDefault="00836695" w:rsidP="00836695">
      <w:pPr>
        <w:pStyle w:val="Alg4"/>
        <w:numPr>
          <w:ilvl w:val="3"/>
          <w:numId w:val="606"/>
        </w:numPr>
      </w:pPr>
      <w:r>
        <w:t xml:space="preserve">Let </w:t>
      </w:r>
      <w:r>
        <w:rPr>
          <w:i/>
        </w:rPr>
        <w:t>name</w:t>
      </w:r>
      <w:r>
        <w:t xml:space="preserve"> be the sole element of BoundNames of </w:t>
      </w:r>
      <w:r>
        <w:rPr>
          <w:i/>
        </w:rPr>
        <w:t>param</w:t>
      </w:r>
      <w:r>
        <w:t>.</w:t>
      </w:r>
    </w:p>
    <w:p w14:paraId="442AC068" w14:textId="77777777" w:rsidR="00836695" w:rsidRPr="00E77497" w:rsidRDefault="00836695" w:rsidP="00836695">
      <w:pPr>
        <w:pStyle w:val="Alg4"/>
        <w:numPr>
          <w:ilvl w:val="3"/>
          <w:numId w:val="606"/>
        </w:numPr>
      </w:pPr>
      <w:r w:rsidRPr="00E77497">
        <w:t xml:space="preserve">If </w:t>
      </w:r>
      <w:r w:rsidRPr="00E77497">
        <w:rPr>
          <w:i/>
        </w:rPr>
        <w:t>name</w:t>
      </w:r>
      <w:r w:rsidRPr="00E77497">
        <w:t xml:space="preserve"> is not an element of  </w:t>
      </w:r>
      <w:r w:rsidRPr="00E77497">
        <w:rPr>
          <w:i/>
        </w:rPr>
        <w:t>mappedNames</w:t>
      </w:r>
      <w:r w:rsidRPr="00E77497">
        <w:t>, then</w:t>
      </w:r>
    </w:p>
    <w:p w14:paraId="37243F48" w14:textId="77777777" w:rsidR="00836695" w:rsidRPr="00E77497" w:rsidRDefault="00836695" w:rsidP="00836695">
      <w:pPr>
        <w:pStyle w:val="Alg4"/>
        <w:numPr>
          <w:ilvl w:val="4"/>
          <w:numId w:val="606"/>
        </w:numPr>
      </w:pPr>
      <w:r w:rsidRPr="00E77497">
        <w:t xml:space="preserve">Add </w:t>
      </w:r>
      <w:r w:rsidRPr="00E77497">
        <w:rPr>
          <w:i/>
        </w:rPr>
        <w:t>name</w:t>
      </w:r>
      <w:r w:rsidRPr="00E77497">
        <w:t xml:space="preserve"> as an element of the list </w:t>
      </w:r>
      <w:r w:rsidRPr="00E77497">
        <w:rPr>
          <w:i/>
        </w:rPr>
        <w:t>mappedNames</w:t>
      </w:r>
      <w:r w:rsidRPr="00E77497">
        <w:t>.</w:t>
      </w:r>
    </w:p>
    <w:p w14:paraId="049C8BCB" w14:textId="77777777" w:rsidR="00836695" w:rsidRPr="00E77497" w:rsidRDefault="00836695" w:rsidP="00836695">
      <w:pPr>
        <w:pStyle w:val="Alg4"/>
        <w:numPr>
          <w:ilvl w:val="4"/>
          <w:numId w:val="606"/>
        </w:numPr>
      </w:pPr>
      <w:r w:rsidRPr="00E77497">
        <w:t xml:space="preserve">Let </w:t>
      </w:r>
      <w:r w:rsidRPr="00E77497">
        <w:rPr>
          <w:i/>
        </w:rPr>
        <w:t>g</w:t>
      </w:r>
      <w:r w:rsidRPr="00E77497">
        <w:t xml:space="preserve"> be the result of calling the </w:t>
      </w:r>
      <w:r w:rsidRPr="000358AB">
        <w:t>MakeArgGetter</w:t>
      </w:r>
      <w:r w:rsidRPr="00E77497">
        <w:t xml:space="preserve"> abstract operation with arguments </w:t>
      </w:r>
      <w:r w:rsidRPr="00E77497">
        <w:rPr>
          <w:i/>
        </w:rPr>
        <w:t>name</w:t>
      </w:r>
      <w:r w:rsidRPr="00E77497">
        <w:t xml:space="preserve"> and </w:t>
      </w:r>
      <w:r w:rsidRPr="00E77497">
        <w:rPr>
          <w:i/>
        </w:rPr>
        <w:t>env</w:t>
      </w:r>
      <w:r w:rsidRPr="00E77497">
        <w:t>.</w:t>
      </w:r>
    </w:p>
    <w:p w14:paraId="04ABAE09" w14:textId="77777777" w:rsidR="00836695" w:rsidRPr="00E77497" w:rsidRDefault="00836695" w:rsidP="00836695">
      <w:pPr>
        <w:pStyle w:val="Alg4"/>
        <w:numPr>
          <w:ilvl w:val="4"/>
          <w:numId w:val="606"/>
        </w:numPr>
      </w:pPr>
      <w:r w:rsidRPr="00E77497">
        <w:t xml:space="preserve">Let </w:t>
      </w:r>
      <w:r w:rsidRPr="00E77497">
        <w:rPr>
          <w:i/>
        </w:rPr>
        <w:t>p</w:t>
      </w:r>
      <w:r w:rsidRPr="00E77497">
        <w:t xml:space="preserve"> be the result of calling the </w:t>
      </w:r>
      <w:r w:rsidRPr="000358AB">
        <w:t>MakeArgSetter</w:t>
      </w:r>
      <w:r w:rsidRPr="00E77497">
        <w:t xml:space="preserve"> abstract operation with arguments </w:t>
      </w:r>
      <w:r w:rsidRPr="00E77497">
        <w:rPr>
          <w:i/>
        </w:rPr>
        <w:t>name</w:t>
      </w:r>
      <w:r w:rsidRPr="00E77497">
        <w:t xml:space="preserve"> and </w:t>
      </w:r>
      <w:r w:rsidRPr="00E77497">
        <w:rPr>
          <w:i/>
        </w:rPr>
        <w:t>env</w:t>
      </w:r>
      <w:r w:rsidRPr="00E77497">
        <w:t>.</w:t>
      </w:r>
    </w:p>
    <w:p w14:paraId="49404717" w14:textId="77777777" w:rsidR="00836695" w:rsidRPr="00E77497" w:rsidRDefault="00836695" w:rsidP="00836695">
      <w:pPr>
        <w:pStyle w:val="Alg4"/>
        <w:numPr>
          <w:ilvl w:val="4"/>
          <w:numId w:val="606"/>
        </w:numPr>
      </w:pPr>
      <w:r w:rsidRPr="00E77497">
        <w:t xml:space="preserve">Call the [[DefineOwnProperty]] internal method of </w:t>
      </w:r>
      <w:r w:rsidRPr="00E77497">
        <w:rPr>
          <w:i/>
        </w:rPr>
        <w:t>map</w:t>
      </w:r>
      <w:r w:rsidRPr="00E77497">
        <w:t xml:space="preserve"> passing ToString(</w:t>
      </w:r>
      <w:r w:rsidRPr="00E77497">
        <w:rPr>
          <w:i/>
        </w:rPr>
        <w:t>indx</w:t>
      </w:r>
      <w:r w:rsidRPr="00E77497">
        <w:t>)</w:t>
      </w:r>
      <w:r>
        <w:t xml:space="preserve"> and</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w:t>
      </w:r>
      <w:r>
        <w:t xml:space="preserve"> </w:t>
      </w:r>
      <w:r w:rsidRPr="00E77497">
        <w:t>as arguments.</w:t>
      </w:r>
    </w:p>
    <w:p w14:paraId="41F4238F" w14:textId="77777777" w:rsidR="00836695" w:rsidRPr="00E77497" w:rsidRDefault="00836695" w:rsidP="00836695">
      <w:pPr>
        <w:pStyle w:val="Alg4"/>
        <w:numPr>
          <w:ilvl w:val="1"/>
          <w:numId w:val="606"/>
        </w:numPr>
      </w:pPr>
      <w:r w:rsidRPr="00E77497">
        <w:t xml:space="preserve">Let </w:t>
      </w:r>
      <w:r w:rsidRPr="00E77497">
        <w:rPr>
          <w:i/>
        </w:rPr>
        <w:t>indx</w:t>
      </w:r>
      <w:r w:rsidRPr="00E77497">
        <w:t xml:space="preserve"> = </w:t>
      </w:r>
      <w:r w:rsidRPr="00E77497">
        <w:rPr>
          <w:i/>
        </w:rPr>
        <w:t>indx</w:t>
      </w:r>
      <w:r w:rsidRPr="00E77497">
        <w:t xml:space="preserve"> - 1</w:t>
      </w:r>
    </w:p>
    <w:p w14:paraId="4E04F57F" w14:textId="77777777" w:rsidR="00836695" w:rsidRPr="00E77497" w:rsidRDefault="00836695" w:rsidP="00836695">
      <w:pPr>
        <w:pStyle w:val="Alg4"/>
        <w:numPr>
          <w:ilvl w:val="0"/>
          <w:numId w:val="606"/>
        </w:numPr>
      </w:pPr>
      <w:r w:rsidRPr="00E77497">
        <w:t xml:space="preserve">If </w:t>
      </w:r>
      <w:r w:rsidRPr="00E77497">
        <w:rPr>
          <w:i/>
        </w:rPr>
        <w:t>mappedNames</w:t>
      </w:r>
      <w:r w:rsidRPr="00E77497">
        <w:t xml:space="preserve"> is not empty, then</w:t>
      </w:r>
    </w:p>
    <w:p w14:paraId="2F4AED18" w14:textId="77777777" w:rsidR="00836695" w:rsidRPr="00E77497" w:rsidRDefault="00836695" w:rsidP="00836695">
      <w:pPr>
        <w:pStyle w:val="Alg4"/>
        <w:numPr>
          <w:ilvl w:val="1"/>
          <w:numId w:val="606"/>
        </w:numPr>
      </w:pPr>
      <w:r w:rsidRPr="00E77497">
        <w:t>Set the [[ParameterMap]] internal</w:t>
      </w:r>
      <w:r w:rsidRPr="00022312">
        <w:t xml:space="preserve"> </w:t>
      </w:r>
      <w:r>
        <w:t>data</w:t>
      </w:r>
      <w:r w:rsidRPr="00E77497">
        <w:t xml:space="preserve"> property of </w:t>
      </w:r>
      <w:r w:rsidRPr="00E77497">
        <w:rPr>
          <w:i/>
        </w:rPr>
        <w:t>obj</w:t>
      </w:r>
      <w:r w:rsidRPr="00E77497">
        <w:t xml:space="preserve"> to </w:t>
      </w:r>
      <w:r w:rsidRPr="00E77497">
        <w:rPr>
          <w:i/>
        </w:rPr>
        <w:t>map</w:t>
      </w:r>
      <w:r w:rsidRPr="00E77497">
        <w:t>.</w:t>
      </w:r>
    </w:p>
    <w:p w14:paraId="68767108" w14:textId="77777777" w:rsidR="00836695" w:rsidRPr="00E77497" w:rsidRDefault="00836695" w:rsidP="00836695">
      <w:pPr>
        <w:pStyle w:val="Alg4"/>
        <w:numPr>
          <w:ilvl w:val="1"/>
          <w:numId w:val="606"/>
        </w:numPr>
      </w:pPr>
      <w:r w:rsidRPr="00E77497">
        <w:t xml:space="preserve">Set the [[Get]], [[GetOwnProperty]], [[DefineOwnProperty]], and [[Delete]] internal methods of </w:t>
      </w:r>
      <w:r w:rsidRPr="00E77497">
        <w:rPr>
          <w:i/>
        </w:rPr>
        <w:t>obj</w:t>
      </w:r>
      <w:r w:rsidRPr="00E77497">
        <w:t xml:space="preserve"> to the definitions provided below.</w:t>
      </w:r>
    </w:p>
    <w:p w14:paraId="22DB2C68" w14:textId="77777777" w:rsidR="00836695" w:rsidRPr="00E77497" w:rsidRDefault="00836695" w:rsidP="00836695">
      <w:pPr>
        <w:pStyle w:val="Alg4"/>
        <w:numPr>
          <w:ilvl w:val="0"/>
          <w:numId w:val="606"/>
        </w:numPr>
      </w:pPr>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w:t>
      </w:r>
      <w:r>
        <w:t xml:space="preserve"> and</w:t>
      </w:r>
      <w:r w:rsidRPr="00E77497">
        <w:t xml:space="preserve"> the </w:t>
      </w:r>
      <w:r>
        <w:t>P</w:t>
      </w:r>
      <w:r w:rsidRPr="00E77497">
        <w:t xml:space="preserve">roperty </w:t>
      </w:r>
      <w:r>
        <w:t>D</w:t>
      </w:r>
      <w:r w:rsidRPr="00E77497">
        <w:t xml:space="preserve">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r>
        <w:t xml:space="preserve"> </w:t>
      </w:r>
      <w:r w:rsidRPr="00E77497">
        <w:t>as arguments.</w:t>
      </w:r>
    </w:p>
    <w:p w14:paraId="4D4345DB" w14:textId="77777777" w:rsidR="00836695" w:rsidRPr="00E77497" w:rsidRDefault="00836695" w:rsidP="00836695">
      <w:pPr>
        <w:pStyle w:val="Alg4"/>
        <w:numPr>
          <w:ilvl w:val="0"/>
          <w:numId w:val="606"/>
        </w:numPr>
        <w:spacing w:after="120"/>
      </w:pPr>
      <w:r w:rsidRPr="00E77497">
        <w:t xml:space="preserve">Return </w:t>
      </w:r>
      <w:r w:rsidRPr="00E77497">
        <w:rPr>
          <w:i/>
        </w:rPr>
        <w:t>obj</w:t>
      </w:r>
    </w:p>
    <w:p w14:paraId="28DBC59E" w14:textId="77777777" w:rsidR="00836695" w:rsidRPr="00E77497" w:rsidRDefault="00836695" w:rsidP="00836695">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1238F6D3" w14:textId="77777777" w:rsidR="00836695" w:rsidRPr="00E77497" w:rsidRDefault="00836695" w:rsidP="00836695">
      <w:pPr>
        <w:pStyle w:val="Alg4"/>
        <w:numPr>
          <w:ilvl w:val="0"/>
          <w:numId w:val="379"/>
        </w:numPr>
      </w:pPr>
      <w:r w:rsidRPr="00E77497">
        <w:t xml:space="preserve">Let </w:t>
      </w:r>
      <w:r w:rsidRPr="00E77497">
        <w:rPr>
          <w:i/>
        </w:rPr>
        <w:t>bodyText</w:t>
      </w:r>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14:paraId="2E61A783" w14:textId="77777777" w:rsidR="00836695" w:rsidRPr="00E77497" w:rsidRDefault="00836695" w:rsidP="00836695">
      <w:pPr>
        <w:pStyle w:val="Alg4"/>
        <w:numPr>
          <w:ilvl w:val="0"/>
          <w:numId w:val="379"/>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14:paraId="73642288" w14:textId="77777777" w:rsidR="00836695" w:rsidRPr="00E77497" w:rsidRDefault="00836695" w:rsidP="00836695">
      <w:pPr>
        <w:pStyle w:val="Alg4"/>
        <w:numPr>
          <w:ilvl w:val="0"/>
          <w:numId w:val="379"/>
        </w:numPr>
      </w:pPr>
      <w:r w:rsidRPr="00E77497">
        <w:t xml:space="preserve">Let </w:t>
      </w:r>
      <w:r w:rsidRPr="00E77497">
        <w:rPr>
          <w:i/>
        </w:rPr>
        <w:t>parameters</w:t>
      </w:r>
      <w:r w:rsidRPr="00E77497">
        <w:t xml:space="preserve"> be a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t xml:space="preserve"> production.</w:t>
      </w:r>
    </w:p>
    <w:p w14:paraId="638DA25B" w14:textId="77777777" w:rsidR="00836695" w:rsidRPr="00E77497" w:rsidRDefault="00836695" w:rsidP="00836695">
      <w:pPr>
        <w:pStyle w:val="Alg4"/>
        <w:numPr>
          <w:ilvl w:val="0"/>
          <w:numId w:val="379"/>
        </w:numPr>
        <w:spacing w:after="120"/>
      </w:pPr>
      <w:r w:rsidRPr="00E77497">
        <w:t xml:space="preserve">Return the result of </w:t>
      </w:r>
      <w:r>
        <w:t>calling the abstract operation FunctionCreate</w:t>
      </w:r>
      <w:r w:rsidRPr="00E77497">
        <w:t xml:space="preserve"> using</w:t>
      </w:r>
      <w:r>
        <w:t xml:space="preserve"> </w:t>
      </w:r>
      <w:r w:rsidRPr="001C4CB5">
        <w:rPr>
          <w:rFonts w:ascii="Arial" w:hAnsi="Arial" w:cs="Arial"/>
        </w:rPr>
        <w:t>Normal</w:t>
      </w:r>
      <w:r>
        <w:t xml:space="preserve"> as the </w:t>
      </w:r>
      <w:r w:rsidRPr="001C4CB5">
        <w:rPr>
          <w:i/>
        </w:rPr>
        <w:t>kind</w:t>
      </w:r>
      <w:r>
        <w:t xml:space="preserve">, </w:t>
      </w:r>
      <w:r w:rsidRPr="00E77497">
        <w:rPr>
          <w:i/>
        </w:rPr>
        <w:t xml:space="preserve"> parameters</w:t>
      </w:r>
      <w:r w:rsidRPr="00E77497">
        <w:t xml:space="preserve"> 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4B9A6D13" w14:textId="77777777" w:rsidR="00836695" w:rsidRPr="00E77497" w:rsidRDefault="00836695" w:rsidP="00836695">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7E5760F1" w14:textId="77777777" w:rsidR="00836695" w:rsidRPr="00E77497" w:rsidRDefault="00836695" w:rsidP="00836695">
      <w:pPr>
        <w:pStyle w:val="Alg4"/>
        <w:numPr>
          <w:ilvl w:val="0"/>
          <w:numId w:val="380"/>
        </w:numPr>
      </w:pPr>
      <w:r w:rsidRPr="00E77497">
        <w:t xml:space="preserve">Let </w:t>
      </w:r>
      <w:r w:rsidRPr="00E77497">
        <w:rPr>
          <w:i/>
        </w:rPr>
        <w:t>paramText</w:t>
      </w:r>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14:paraId="792F0518" w14:textId="77777777" w:rsidR="00836695" w:rsidRPr="00E77497" w:rsidRDefault="00836695" w:rsidP="00836695">
      <w:pPr>
        <w:pStyle w:val="Alg4"/>
        <w:numPr>
          <w:ilvl w:val="0"/>
          <w:numId w:val="380"/>
        </w:numPr>
      </w:pPr>
      <w:r w:rsidRPr="00E77497">
        <w:t xml:space="preserve">Let </w:t>
      </w:r>
      <w:r w:rsidRPr="00E77497">
        <w:rPr>
          <w:i/>
        </w:rPr>
        <w:t>parameters</w:t>
      </w:r>
      <w:r w:rsidRPr="00E77497">
        <w:t xml:space="preserve"> be the result of parsing </w:t>
      </w:r>
      <w:r w:rsidRPr="00E77497">
        <w:rPr>
          <w:i/>
        </w:rPr>
        <w:t>paramText</w:t>
      </w:r>
      <w:r w:rsidRPr="00E77497">
        <w:t xml:space="preserve"> using </w:t>
      </w:r>
      <w:r w:rsidRPr="00E77497">
        <w:rPr>
          <w:i/>
        </w:rPr>
        <w:t>FormalParameter</w:t>
      </w:r>
      <w:r>
        <w:rPr>
          <w:i/>
        </w:rPr>
        <w:t>s</w:t>
      </w:r>
      <w:r w:rsidRPr="00E77497">
        <w:t xml:space="preserve"> as the goal symbol.</w:t>
      </w:r>
    </w:p>
    <w:p w14:paraId="1BE35A30" w14:textId="77777777" w:rsidR="00836695" w:rsidRPr="00E77497" w:rsidRDefault="00836695" w:rsidP="00836695">
      <w:pPr>
        <w:pStyle w:val="Alg4"/>
        <w:numPr>
          <w:ilvl w:val="0"/>
          <w:numId w:val="380"/>
        </w:numPr>
      </w:pPr>
      <w:r w:rsidRPr="00E77497">
        <w:t xml:space="preserve">Let </w:t>
      </w:r>
      <w:r w:rsidRPr="00E77497">
        <w:rPr>
          <w:i/>
        </w:rPr>
        <w:t>bodyText</w:t>
      </w:r>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paramText</w:t>
      </w:r>
      <w:r w:rsidRPr="00E77497">
        <w:t>.</w:t>
      </w:r>
    </w:p>
    <w:p w14:paraId="7C07AFA3" w14:textId="77777777" w:rsidR="00836695" w:rsidRPr="00E77497" w:rsidRDefault="00836695" w:rsidP="00836695">
      <w:pPr>
        <w:pStyle w:val="Alg4"/>
        <w:numPr>
          <w:ilvl w:val="0"/>
          <w:numId w:val="380"/>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14:paraId="4DE9F600" w14:textId="77777777" w:rsidR="00836695" w:rsidRPr="00E77497" w:rsidRDefault="00836695" w:rsidP="00836695">
      <w:pPr>
        <w:pStyle w:val="Alg4"/>
        <w:numPr>
          <w:ilvl w:val="0"/>
          <w:numId w:val="380"/>
        </w:numPr>
        <w:spacing w:after="220"/>
      </w:pPr>
      <w:r w:rsidRPr="00E77497">
        <w:t xml:space="preserve">Return the result of </w:t>
      </w:r>
      <w:r>
        <w:t>calling the abstract operation FunctionCreate</w:t>
      </w:r>
      <w:r w:rsidRPr="00E77497">
        <w:t xml:space="preserve"> using </w:t>
      </w:r>
      <w:r w:rsidRPr="00EC1CE1">
        <w:rPr>
          <w:rFonts w:ascii="Arial" w:hAnsi="Arial" w:cs="Arial"/>
        </w:rPr>
        <w:t>Normal</w:t>
      </w:r>
      <w:r>
        <w:t xml:space="preserve"> as the </w:t>
      </w:r>
      <w:r w:rsidRPr="00EC1CE1">
        <w:rPr>
          <w:i/>
        </w:rPr>
        <w:t>kind</w:t>
      </w:r>
      <w:r>
        <w:t xml:space="preserve">, </w:t>
      </w:r>
      <w:r w:rsidRPr="00E77497">
        <w:rPr>
          <w:i/>
        </w:rPr>
        <w:t xml:space="preserve"> parameters</w:t>
      </w:r>
      <w:r w:rsidRPr="00E77497">
        <w:t xml:space="preserve"> 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238F4C85" w14:textId="77777777" w:rsidR="00836695" w:rsidRPr="00E77497" w:rsidRDefault="00836695" w:rsidP="00836695">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4B776115" w14:textId="77777777" w:rsidR="00836695" w:rsidRDefault="00836695" w:rsidP="00836695">
      <w:pPr>
        <w:pStyle w:val="Alg4"/>
        <w:numPr>
          <w:ilvl w:val="0"/>
          <w:numId w:val="381"/>
        </w:numPr>
      </w:pPr>
      <w:r>
        <w:t xml:space="preserve">Let </w:t>
      </w:r>
      <w:r>
        <w:rPr>
          <w:i/>
          <w:iCs/>
        </w:rPr>
        <w:t>args</w:t>
      </w:r>
      <w:r>
        <w:t xml:space="preserve"> be the arguments object.</w:t>
      </w:r>
    </w:p>
    <w:p w14:paraId="3DD44982" w14:textId="77777777" w:rsidR="00836695" w:rsidRPr="00E77497" w:rsidRDefault="00836695" w:rsidP="00836695">
      <w:pPr>
        <w:pStyle w:val="Alg4"/>
        <w:numPr>
          <w:ilvl w:val="0"/>
          <w:numId w:val="381"/>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14:paraId="1414C2C4" w14:textId="77777777" w:rsidR="00836695" w:rsidRPr="00E77497" w:rsidRDefault="00836695" w:rsidP="00836695">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7B809811" w14:textId="77777777" w:rsidR="00836695" w:rsidRPr="00E77497" w:rsidRDefault="00836695" w:rsidP="00836695">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14:paraId="0F56AD3B" w14:textId="77777777" w:rsidR="00836695" w:rsidRPr="00E77497" w:rsidRDefault="00836695" w:rsidP="00836695">
      <w:pPr>
        <w:pStyle w:val="Alg4"/>
        <w:numPr>
          <w:ilvl w:val="1"/>
          <w:numId w:val="381"/>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w:t>
      </w:r>
      <w:r w:rsidR="00D45A1D">
        <w:fldChar w:fldCharType="begin"/>
      </w:r>
      <w:r w:rsidR="00D45A1D">
        <w:instrText xml:space="preserve"> REF _Ref365532308 \r \h </w:instrText>
      </w:r>
      <w:r w:rsidR="00D45A1D">
        <w:fldChar w:fldCharType="separate"/>
      </w:r>
      <w:ins w:id="1165" w:author="Rev 19 Allen Wirfs-Brock" w:date="2013-09-27T13:21:00Z">
        <w:r w:rsidR="00D433E8">
          <w:t>9.1.8</w:t>
        </w:r>
      </w:ins>
      <w:del w:id="1166" w:author="Rev 19 Allen Wirfs-Brock" w:date="2013-09-27T08:38:00Z">
        <w:r w:rsidR="00083CEC" w:rsidDel="009E7E9E">
          <w:delText>9.1.9</w:delText>
        </w:r>
      </w:del>
      <w:r w:rsidR="00D45A1D">
        <w:fldChar w:fldCharType="end"/>
      </w:r>
      <w:r w:rsidRPr="00E77497">
        <w:t>) on</w:t>
      </w:r>
      <w:r>
        <w:t xml:space="preserve"> </w:t>
      </w:r>
      <w:r w:rsidRPr="00F9037E">
        <w:rPr>
          <w:i/>
          <w:iCs/>
        </w:rPr>
        <w:t>args</w:t>
      </w:r>
      <w:r w:rsidRPr="00E77497">
        <w:t xml:space="preserve">  passing </w:t>
      </w:r>
      <w:r w:rsidRPr="00E77497">
        <w:rPr>
          <w:i/>
        </w:rPr>
        <w:t>P</w:t>
      </w:r>
      <w:r w:rsidRPr="00E77497">
        <w:t xml:space="preserve"> </w:t>
      </w:r>
      <w:r>
        <w:t xml:space="preserve">and </w:t>
      </w:r>
      <w:r w:rsidRPr="00F9037E">
        <w:rPr>
          <w:i/>
          <w:iCs/>
        </w:rPr>
        <w:t>args</w:t>
      </w:r>
      <w:r>
        <w:t xml:space="preserve"> </w:t>
      </w:r>
      <w:r w:rsidRPr="00F9037E">
        <w:t>as</w:t>
      </w:r>
      <w:r w:rsidRPr="00E77497">
        <w:t xml:space="preserve"> the argument</w:t>
      </w:r>
      <w:r>
        <w:t>s</w:t>
      </w:r>
      <w:r w:rsidRPr="00E77497">
        <w:t>.</w:t>
      </w:r>
    </w:p>
    <w:p w14:paraId="0B405706" w14:textId="77777777" w:rsidR="00836695" w:rsidRPr="00E77497" w:rsidRDefault="00836695" w:rsidP="00836695">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14:paraId="3E574990" w14:textId="77777777" w:rsidR="00836695" w:rsidRPr="00E77497" w:rsidRDefault="00836695" w:rsidP="00836695">
      <w:pPr>
        <w:pStyle w:val="Alg4"/>
        <w:numPr>
          <w:ilvl w:val="1"/>
          <w:numId w:val="381"/>
        </w:numPr>
      </w:pPr>
      <w:r w:rsidRPr="00E77497">
        <w:t xml:space="preserve">Return </w:t>
      </w:r>
      <w:r w:rsidRPr="00E77497">
        <w:rPr>
          <w:i/>
        </w:rPr>
        <w:t>v</w:t>
      </w:r>
      <w:r w:rsidRPr="00E77497">
        <w:t>.</w:t>
      </w:r>
    </w:p>
    <w:p w14:paraId="35ADDE9F" w14:textId="77777777" w:rsidR="00836695" w:rsidRPr="00E77497" w:rsidRDefault="00836695" w:rsidP="00836695">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w:t>
      </w:r>
    </w:p>
    <w:p w14:paraId="6A425446" w14:textId="77777777" w:rsidR="00836695" w:rsidRPr="00E77497" w:rsidRDefault="00836695" w:rsidP="00836695">
      <w:pPr>
        <w:pStyle w:val="Alg4"/>
        <w:numPr>
          <w:ilvl w:val="1"/>
          <w:numId w:val="381"/>
        </w:numPr>
        <w:spacing w:after="120"/>
      </w:pPr>
      <w:r w:rsidRPr="00E77497">
        <w:t>Return the result of calling Get</w:t>
      </w:r>
      <w:r>
        <w:t>(</w:t>
      </w:r>
      <w:r w:rsidRPr="00E77497">
        <w:rPr>
          <w:i/>
        </w:rPr>
        <w:t>map</w:t>
      </w:r>
      <w:r>
        <w:t>,</w:t>
      </w:r>
      <w:r w:rsidRPr="00E77497">
        <w:t xml:space="preserve"> </w:t>
      </w:r>
      <w:r w:rsidRPr="00E77497">
        <w:rPr>
          <w:i/>
        </w:rPr>
        <w:t>P</w:t>
      </w:r>
      <w:r>
        <w:t>)</w:t>
      </w:r>
      <w:r w:rsidRPr="00E77497">
        <w:t>.</w:t>
      </w:r>
    </w:p>
    <w:p w14:paraId="0DA7EB75" w14:textId="77777777" w:rsidR="00836695" w:rsidRPr="00E77497" w:rsidRDefault="00836695" w:rsidP="00836695">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7E009BCD" w14:textId="77777777" w:rsidR="00836695" w:rsidRPr="00E77497" w:rsidRDefault="00836695" w:rsidP="00836695">
      <w:pPr>
        <w:pStyle w:val="Alg4"/>
        <w:numPr>
          <w:ilvl w:val="0"/>
          <w:numId w:val="382"/>
        </w:numPr>
      </w:pPr>
      <w:r w:rsidRPr="00E77497">
        <w:t xml:space="preserve">Let </w:t>
      </w:r>
      <w:r w:rsidRPr="00E77497">
        <w:rPr>
          <w:i/>
        </w:rPr>
        <w:t>desc</w:t>
      </w:r>
      <w:r w:rsidRPr="00E77497">
        <w:t xml:space="preserve"> be the result of calling the default [[GetOwnProperty]] internal method</w:t>
      </w:r>
      <w:r w:rsidR="00D45A1D" w:rsidRPr="00D45A1D">
        <w:t xml:space="preserve"> </w:t>
      </w:r>
      <w:r w:rsidR="00D45A1D">
        <w:t>for ordinary objects</w:t>
      </w:r>
      <w:r w:rsidRPr="00E77497">
        <w:t xml:space="preserve"> (</w:t>
      </w:r>
      <w:r w:rsidR="00D45A1D">
        <w:fldChar w:fldCharType="begin"/>
      </w:r>
      <w:r w:rsidR="00D45A1D">
        <w:instrText xml:space="preserve"> REF _Ref365532379 \r \h </w:instrText>
      </w:r>
      <w:r w:rsidR="00D45A1D">
        <w:fldChar w:fldCharType="separate"/>
      </w:r>
      <w:ins w:id="1167" w:author="Rev 19 Allen Wirfs-Brock" w:date="2013-09-27T13:21:00Z">
        <w:r w:rsidR="00D433E8">
          <w:t>9.1.5</w:t>
        </w:r>
      </w:ins>
      <w:del w:id="1168" w:author="Rev 19 Allen Wirfs-Brock" w:date="2013-09-27T08:38:00Z">
        <w:r w:rsidR="00083CEC" w:rsidDel="009E7E9E">
          <w:delText>9.1.6</w:delText>
        </w:r>
      </w:del>
      <w:r w:rsidR="00D45A1D">
        <w:fldChar w:fldCharType="end"/>
      </w:r>
      <w:r w:rsidRPr="00E77497">
        <w:t xml:space="preserve">) on the arguments object passing </w:t>
      </w:r>
      <w:r w:rsidRPr="00E77497">
        <w:rPr>
          <w:i/>
        </w:rPr>
        <w:t>P</w:t>
      </w:r>
      <w:r w:rsidRPr="00E77497">
        <w:t xml:space="preserve"> as the argument.</w:t>
      </w:r>
    </w:p>
    <w:p w14:paraId="7865FF6E" w14:textId="77777777" w:rsidR="00836695" w:rsidRPr="00E77497" w:rsidRDefault="00836695" w:rsidP="00836695">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14:paraId="7C0517D1" w14:textId="77777777" w:rsidR="00836695" w:rsidRPr="00E77497" w:rsidRDefault="00836695" w:rsidP="00836695">
      <w:pPr>
        <w:pStyle w:val="Alg4"/>
        <w:numPr>
          <w:ilvl w:val="0"/>
          <w:numId w:val="382"/>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14:paraId="6A6FACAD" w14:textId="77777777" w:rsidR="00836695" w:rsidRPr="00E77497" w:rsidRDefault="00836695" w:rsidP="00836695">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59405D83" w14:textId="77777777" w:rsidR="00836695" w:rsidRPr="00E77497" w:rsidRDefault="00836695" w:rsidP="00836695">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14:paraId="15503D50" w14:textId="77777777" w:rsidR="00836695" w:rsidRPr="00E77497" w:rsidRDefault="00836695" w:rsidP="00836695">
      <w:pPr>
        <w:pStyle w:val="Alg4"/>
        <w:numPr>
          <w:ilvl w:val="1"/>
          <w:numId w:val="382"/>
        </w:numPr>
      </w:pPr>
      <w:r w:rsidRPr="00E77497">
        <w:t xml:space="preserve">Set </w:t>
      </w:r>
      <w:r w:rsidRPr="00E77497">
        <w:rPr>
          <w:i/>
        </w:rPr>
        <w:t>desc</w:t>
      </w:r>
      <w:r w:rsidRPr="00E77497">
        <w:t>.[[Value]] to the result of calling Get</w:t>
      </w:r>
      <w:r>
        <w:t>(</w:t>
      </w:r>
      <w:r w:rsidRPr="00E77497">
        <w:rPr>
          <w:i/>
        </w:rPr>
        <w:t>map</w:t>
      </w:r>
      <w:r>
        <w:t>,</w:t>
      </w:r>
      <w:r w:rsidRPr="00E77497">
        <w:t xml:space="preserve"> </w:t>
      </w:r>
      <w:r w:rsidRPr="00E77497">
        <w:rPr>
          <w:i/>
        </w:rPr>
        <w:t>P</w:t>
      </w:r>
      <w:r>
        <w:t>)</w:t>
      </w:r>
      <w:r w:rsidRPr="00E77497">
        <w:t>.</w:t>
      </w:r>
    </w:p>
    <w:p w14:paraId="424CEDEB" w14:textId="77777777" w:rsidR="00836695" w:rsidRPr="00E77497" w:rsidRDefault="00836695" w:rsidP="00836695">
      <w:pPr>
        <w:pStyle w:val="Alg4"/>
        <w:numPr>
          <w:ilvl w:val="0"/>
          <w:numId w:val="382"/>
        </w:numPr>
        <w:spacing w:after="120"/>
      </w:pPr>
      <w:r w:rsidRPr="00E77497">
        <w:t xml:space="preserve">Return </w:t>
      </w:r>
      <w:r w:rsidRPr="00E77497">
        <w:rPr>
          <w:i/>
        </w:rPr>
        <w:t>desc</w:t>
      </w:r>
      <w:r w:rsidRPr="00E77497">
        <w:t xml:space="preserve">. </w:t>
      </w:r>
    </w:p>
    <w:p w14:paraId="1C5031A1" w14:textId="77777777" w:rsidR="00836695" w:rsidRPr="00E77497" w:rsidRDefault="00836695" w:rsidP="00836695">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 xml:space="preserve"> performs the following steps:</w:t>
      </w:r>
    </w:p>
    <w:p w14:paraId="4B8CBE7C" w14:textId="77777777" w:rsidR="00836695" w:rsidRPr="00E77497" w:rsidRDefault="00836695" w:rsidP="00836695">
      <w:pPr>
        <w:pStyle w:val="Alg4"/>
        <w:numPr>
          <w:ilvl w:val="0"/>
          <w:numId w:val="383"/>
        </w:numPr>
      </w:pPr>
      <w:r w:rsidRPr="00E77497">
        <w:t xml:space="preserve">Let </w:t>
      </w:r>
      <w:r w:rsidRPr="00E77497">
        <w:rPr>
          <w:i/>
        </w:rPr>
        <w:t xml:space="preserve">map </w:t>
      </w:r>
      <w:r w:rsidRPr="00E77497">
        <w:t>be the value of the  [[ParameterMap]] internal</w:t>
      </w:r>
      <w:r w:rsidRPr="00022312">
        <w:t xml:space="preserve"> </w:t>
      </w:r>
      <w:r>
        <w:t>data</w:t>
      </w:r>
      <w:r w:rsidRPr="00E77497">
        <w:t xml:space="preserve"> property of the arguments object.</w:t>
      </w:r>
    </w:p>
    <w:p w14:paraId="71748272" w14:textId="77777777" w:rsidR="00836695" w:rsidRPr="00E77497" w:rsidRDefault="00836695" w:rsidP="00836695">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14:paraId="1DBD42BB" w14:textId="77777777" w:rsidR="00836695" w:rsidRPr="00E77497" w:rsidRDefault="00836695" w:rsidP="00836695">
      <w:pPr>
        <w:pStyle w:val="Alg4"/>
        <w:numPr>
          <w:ilvl w:val="0"/>
          <w:numId w:val="383"/>
        </w:numPr>
      </w:pPr>
      <w:r w:rsidRPr="00E77497">
        <w:t xml:space="preserve">Let </w:t>
      </w:r>
      <w:r w:rsidRPr="00E77497">
        <w:rPr>
          <w:i/>
        </w:rPr>
        <w:t xml:space="preserve">allowed </w:t>
      </w:r>
      <w:r w:rsidRPr="00E77497">
        <w:t>be the result of calling the default [[DefineOwnProperty]] internal method</w:t>
      </w:r>
      <w:r w:rsidR="00D45A1D" w:rsidRPr="00D45A1D">
        <w:t xml:space="preserve"> </w:t>
      </w:r>
      <w:r w:rsidR="00D45A1D">
        <w:t>for ordinary objects</w:t>
      </w:r>
      <w:r w:rsidRPr="00E77497">
        <w:t xml:space="preserve"> (</w:t>
      </w:r>
      <w:r w:rsidR="00D45A1D">
        <w:fldChar w:fldCharType="begin"/>
      </w:r>
      <w:r w:rsidR="00D45A1D">
        <w:instrText xml:space="preserve"> REF _Ref365532411 \r \h </w:instrText>
      </w:r>
      <w:r w:rsidR="00D45A1D">
        <w:fldChar w:fldCharType="separate"/>
      </w:r>
      <w:ins w:id="1169" w:author="Rev 19 Allen Wirfs-Brock" w:date="2013-09-27T13:21:00Z">
        <w:r w:rsidR="00D433E8">
          <w:t>9.1.6</w:t>
        </w:r>
      </w:ins>
      <w:del w:id="1170" w:author="Rev 19 Allen Wirfs-Brock" w:date="2013-09-27T08:38:00Z">
        <w:r w:rsidR="00083CEC" w:rsidDel="009E7E9E">
          <w:delText>9.1.7</w:delText>
        </w:r>
      </w:del>
      <w:r w:rsidR="00D45A1D">
        <w:fldChar w:fldCharType="end"/>
      </w:r>
      <w:r w:rsidRPr="00E77497">
        <w:t xml:space="preserve">) on the arguments object passing </w:t>
      </w:r>
      <w:r w:rsidRPr="00E77497">
        <w:rPr>
          <w:i/>
        </w:rPr>
        <w:t>P</w:t>
      </w:r>
      <w:r>
        <w:t xml:space="preserve"> and</w:t>
      </w:r>
      <w:r w:rsidRPr="00E77497">
        <w:t xml:space="preserve"> </w:t>
      </w:r>
      <w:r w:rsidRPr="00E77497">
        <w:rPr>
          <w:i/>
        </w:rPr>
        <w:t>Desc</w:t>
      </w:r>
      <w:r>
        <w:t xml:space="preserve"> </w:t>
      </w:r>
      <w:r w:rsidRPr="00E77497">
        <w:rPr>
          <w:b/>
        </w:rPr>
        <w:t xml:space="preserve"> </w:t>
      </w:r>
      <w:r w:rsidRPr="00E77497">
        <w:t>as the arguments.</w:t>
      </w:r>
    </w:p>
    <w:p w14:paraId="00B5C865" w14:textId="77777777" w:rsidR="00836695" w:rsidRDefault="00836695" w:rsidP="00836695">
      <w:pPr>
        <w:pStyle w:val="Alg4"/>
        <w:numPr>
          <w:ilvl w:val="0"/>
          <w:numId w:val="383"/>
        </w:numPr>
      </w:pPr>
      <w:r>
        <w:t>ReturnIfAbrupt(</w:t>
      </w:r>
      <w:r w:rsidRPr="00CB11DA">
        <w:rPr>
          <w:i/>
          <w:iCs/>
        </w:rPr>
        <w:t>allowed</w:t>
      </w:r>
      <w:r>
        <w:t>).</w:t>
      </w:r>
    </w:p>
    <w:p w14:paraId="58D5709B" w14:textId="77777777" w:rsidR="00836695" w:rsidRPr="00E77497" w:rsidRDefault="00836695" w:rsidP="00836695">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xml:space="preserve">, then return </w:t>
      </w:r>
      <w:r w:rsidRPr="00E77497">
        <w:rPr>
          <w:b/>
        </w:rPr>
        <w:t>false</w:t>
      </w:r>
      <w:r w:rsidRPr="00E77497">
        <w:t>.</w:t>
      </w:r>
    </w:p>
    <w:p w14:paraId="0F4DC0B5" w14:textId="77777777" w:rsidR="00836695" w:rsidRPr="00E77497" w:rsidRDefault="00836695" w:rsidP="00836695">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34E688E4" w14:textId="77777777" w:rsidR="00836695" w:rsidRPr="00E77497" w:rsidRDefault="00836695" w:rsidP="00836695">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14:paraId="0B1E61F5" w14:textId="77777777" w:rsidR="00836695" w:rsidRPr="00E77497" w:rsidRDefault="00836695" w:rsidP="00836695">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rPr>
          <w:b/>
        </w:rPr>
        <w:t xml:space="preserve"> </w:t>
      </w:r>
      <w:r w:rsidRPr="00E77497">
        <w:t>as the argument.</w:t>
      </w:r>
    </w:p>
    <w:p w14:paraId="27A0A04A" w14:textId="77777777" w:rsidR="00836695" w:rsidRPr="00E77497" w:rsidRDefault="00836695" w:rsidP="00836695">
      <w:pPr>
        <w:pStyle w:val="Alg4"/>
        <w:numPr>
          <w:ilvl w:val="1"/>
          <w:numId w:val="383"/>
        </w:numPr>
      </w:pPr>
      <w:r w:rsidRPr="00E77497">
        <w:t>Else</w:t>
      </w:r>
    </w:p>
    <w:p w14:paraId="5831F7C5" w14:textId="77777777" w:rsidR="00836695" w:rsidRPr="00E77497" w:rsidRDefault="00836695" w:rsidP="00836695">
      <w:pPr>
        <w:pStyle w:val="Alg4"/>
        <w:numPr>
          <w:ilvl w:val="2"/>
          <w:numId w:val="383"/>
        </w:numPr>
      </w:pPr>
      <w:r w:rsidRPr="00E77497">
        <w:t xml:space="preserve">If </w:t>
      </w:r>
      <w:r w:rsidRPr="00E77497">
        <w:rPr>
          <w:i/>
        </w:rPr>
        <w:t>Desc</w:t>
      </w:r>
      <w:r w:rsidRPr="00E77497">
        <w:t>.[[Value]] is present, then</w:t>
      </w:r>
    </w:p>
    <w:p w14:paraId="0FFB25F3" w14:textId="77777777" w:rsidR="00836695" w:rsidRPr="00E77497" w:rsidRDefault="00836695" w:rsidP="00836695">
      <w:pPr>
        <w:pStyle w:val="Alg4"/>
        <w:numPr>
          <w:ilvl w:val="3"/>
          <w:numId w:val="383"/>
        </w:numPr>
      </w:pPr>
      <w:r>
        <w:t xml:space="preserve">Let </w:t>
      </w:r>
      <w:r>
        <w:rPr>
          <w:i/>
          <w:iCs/>
        </w:rPr>
        <w:t>putStatus</w:t>
      </w:r>
      <w:r>
        <w:t xml:space="preserve"> be the result of </w:t>
      </w:r>
      <w:r w:rsidRPr="00E77497">
        <w:t xml:space="preserve"> Put</w:t>
      </w:r>
      <w:r>
        <w:t>(</w:t>
      </w:r>
      <w:r w:rsidRPr="00E77497">
        <w:rPr>
          <w:i/>
        </w:rPr>
        <w:t>map</w:t>
      </w:r>
      <w:r>
        <w:t>,</w:t>
      </w:r>
      <w:r w:rsidRPr="00E77497">
        <w:t xml:space="preserve"> </w:t>
      </w:r>
      <w:r w:rsidRPr="00E77497">
        <w:rPr>
          <w:i/>
        </w:rPr>
        <w:t>P</w:t>
      </w:r>
      <w:r w:rsidRPr="00E77497">
        <w:t xml:space="preserve">, </w:t>
      </w:r>
      <w:r w:rsidRPr="00E77497">
        <w:rPr>
          <w:i/>
        </w:rPr>
        <w:t>Desc</w:t>
      </w:r>
      <w:r w:rsidRPr="00E77497">
        <w:t xml:space="preserve">.[[Value]], </w:t>
      </w:r>
      <w:r w:rsidRPr="00293AF6">
        <w:rPr>
          <w:b/>
          <w:bCs/>
        </w:rPr>
        <w:t>false</w:t>
      </w:r>
      <w:r>
        <w:t>)</w:t>
      </w:r>
      <w:r w:rsidRPr="00E77497">
        <w:t>.</w:t>
      </w:r>
    </w:p>
    <w:p w14:paraId="30EB858A" w14:textId="77777777" w:rsidR="00836695" w:rsidRDefault="00836695" w:rsidP="00836695">
      <w:pPr>
        <w:pStyle w:val="Alg4"/>
        <w:numPr>
          <w:ilvl w:val="3"/>
          <w:numId w:val="383"/>
        </w:numPr>
      </w:pPr>
      <w:r>
        <w:t xml:space="preserve">Assert:  </w:t>
      </w:r>
      <w:r>
        <w:rPr>
          <w:i/>
          <w:iCs/>
        </w:rPr>
        <w:t>putStatus</w:t>
      </w:r>
      <w:r>
        <w:t xml:space="preserve"> is </w:t>
      </w:r>
      <w:r w:rsidRPr="00CB0150">
        <w:rPr>
          <w:b/>
          <w:bCs/>
        </w:rPr>
        <w:t>true</w:t>
      </w:r>
      <w:r>
        <w:t xml:space="preserve"> </w:t>
      </w:r>
      <w:r w:rsidRPr="00CB0150">
        <w:t>because</w:t>
      </w:r>
      <w:r>
        <w:t xml:space="preserve"> formal parameters mapped by argument objects are always writable. </w:t>
      </w:r>
    </w:p>
    <w:p w14:paraId="566EC3B1" w14:textId="77777777" w:rsidR="00836695" w:rsidRPr="00E77497" w:rsidRDefault="00836695" w:rsidP="00836695">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14:paraId="72563EDB" w14:textId="77777777" w:rsidR="00836695" w:rsidRPr="00E77497" w:rsidRDefault="00836695" w:rsidP="00836695">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as </w:t>
      </w:r>
      <w:r>
        <w:t xml:space="preserve">the </w:t>
      </w:r>
      <w:r w:rsidRPr="00E77497">
        <w:t>argument.</w:t>
      </w:r>
    </w:p>
    <w:p w14:paraId="71B6446D" w14:textId="77777777" w:rsidR="00836695" w:rsidRPr="00E77497" w:rsidRDefault="00836695" w:rsidP="00836695">
      <w:pPr>
        <w:pStyle w:val="Alg4"/>
        <w:numPr>
          <w:ilvl w:val="0"/>
          <w:numId w:val="383"/>
        </w:numPr>
        <w:spacing w:after="120"/>
      </w:pPr>
      <w:r w:rsidRPr="00E77497">
        <w:t xml:space="preserve">Return </w:t>
      </w:r>
      <w:r w:rsidRPr="00E77497">
        <w:rPr>
          <w:b/>
        </w:rPr>
        <w:t>true</w:t>
      </w:r>
      <w:r w:rsidRPr="00E77497">
        <w:t>.</w:t>
      </w:r>
    </w:p>
    <w:p w14:paraId="786C06F3" w14:textId="77777777" w:rsidR="00836695" w:rsidRPr="00E77497" w:rsidRDefault="00836695" w:rsidP="00836695">
      <w:r w:rsidRPr="00E77497">
        <w:t xml:space="preserve">The [[Delete]] internal method of an arguments object for a non-strict mode function with formal parameters when called with a property </w:t>
      </w:r>
      <w:r>
        <w:t>key</w:t>
      </w:r>
      <w:r w:rsidRPr="00E77497">
        <w:t xml:space="preserve"> </w:t>
      </w:r>
      <w:r w:rsidRPr="00E77497">
        <w:rPr>
          <w:rFonts w:ascii="Times New Roman" w:hAnsi="Times New Roman"/>
          <w:i/>
        </w:rPr>
        <w:t>P</w:t>
      </w:r>
      <w:r w:rsidRPr="00E77497">
        <w:t xml:space="preserve"> performs the following steps:</w:t>
      </w:r>
    </w:p>
    <w:p w14:paraId="63539422" w14:textId="77777777" w:rsidR="00836695" w:rsidRPr="00E77497" w:rsidRDefault="00836695" w:rsidP="00836695">
      <w:pPr>
        <w:pStyle w:val="Alg4"/>
        <w:numPr>
          <w:ilvl w:val="0"/>
          <w:numId w:val="384"/>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14:paraId="1866BFEF" w14:textId="77777777" w:rsidR="00836695" w:rsidRPr="00E77497" w:rsidRDefault="00836695" w:rsidP="00836695">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38DDF6A9" w14:textId="77777777" w:rsidR="00836695" w:rsidRPr="00E77497" w:rsidRDefault="00836695" w:rsidP="00836695">
      <w:pPr>
        <w:pStyle w:val="Alg4"/>
        <w:numPr>
          <w:ilvl w:val="0"/>
          <w:numId w:val="384"/>
        </w:numPr>
      </w:pPr>
      <w:r w:rsidRPr="00E77497">
        <w:t xml:space="preserve">Let </w:t>
      </w:r>
      <w:r w:rsidRPr="00E77497">
        <w:rPr>
          <w:i/>
        </w:rPr>
        <w:t>result</w:t>
      </w:r>
      <w:r w:rsidRPr="00E77497">
        <w:t xml:space="preserve"> be the result of calling the default [[Delete]] internal method</w:t>
      </w:r>
      <w:r>
        <w:t xml:space="preserve"> for ordinary objects</w:t>
      </w:r>
      <w:r w:rsidRPr="00E77497">
        <w:t xml:space="preserve"> (</w:t>
      </w:r>
      <w:r w:rsidR="00D45A1D">
        <w:fldChar w:fldCharType="begin"/>
      </w:r>
      <w:r w:rsidR="00D45A1D">
        <w:instrText xml:space="preserve"> REF _Ref365532452 \r \h </w:instrText>
      </w:r>
      <w:r w:rsidR="00D45A1D">
        <w:fldChar w:fldCharType="separate"/>
      </w:r>
      <w:ins w:id="1171" w:author="Rev 19 Allen Wirfs-Brock" w:date="2013-09-27T13:21:00Z">
        <w:r w:rsidR="00D433E8">
          <w:t>9.1.11</w:t>
        </w:r>
      </w:ins>
      <w:del w:id="1172" w:author="Rev 19 Allen Wirfs-Brock" w:date="2013-09-27T08:38:00Z">
        <w:r w:rsidR="00083CEC" w:rsidDel="009E7E9E">
          <w:delText>9.1.12</w:delText>
        </w:r>
      </w:del>
      <w:r w:rsidR="00D45A1D">
        <w:fldChar w:fldCharType="end"/>
      </w:r>
      <w:r w:rsidRPr="00E77497">
        <w:t xml:space="preserve">) on the arguments object passing </w:t>
      </w:r>
      <w:r w:rsidRPr="00E77497">
        <w:rPr>
          <w:i/>
        </w:rPr>
        <w:t xml:space="preserve">P </w:t>
      </w:r>
      <w:r w:rsidRPr="00E77497">
        <w:t>as the argument.</w:t>
      </w:r>
    </w:p>
    <w:p w14:paraId="364C8C22" w14:textId="77777777" w:rsidR="00836695" w:rsidRPr="00E77497" w:rsidRDefault="00836695" w:rsidP="00836695">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31A8CCEB" w14:textId="77777777" w:rsidR="00836695" w:rsidRPr="00E77497" w:rsidRDefault="00836695" w:rsidP="00836695">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as the argument.</w:t>
      </w:r>
    </w:p>
    <w:p w14:paraId="33CA21AC" w14:textId="77777777" w:rsidR="00836695" w:rsidRPr="00E77497" w:rsidRDefault="00836695" w:rsidP="00836695">
      <w:pPr>
        <w:pStyle w:val="Alg4"/>
        <w:numPr>
          <w:ilvl w:val="0"/>
          <w:numId w:val="384"/>
        </w:numPr>
        <w:spacing w:after="120"/>
      </w:pPr>
      <w:r w:rsidRPr="00E77497">
        <w:t xml:space="preserve">Return </w:t>
      </w:r>
      <w:r w:rsidRPr="00E77497">
        <w:rPr>
          <w:i/>
        </w:rPr>
        <w:t>result</w:t>
      </w:r>
      <w:r w:rsidRPr="00E77497">
        <w:t>.</w:t>
      </w:r>
    </w:p>
    <w:p w14:paraId="6C7A9634" w14:textId="77777777" w:rsidR="00836695" w:rsidRPr="00E77497" w:rsidRDefault="00836695" w:rsidP="00836695">
      <w:pPr>
        <w:pStyle w:val="Note"/>
      </w:pPr>
      <w:r w:rsidRPr="00E77497">
        <w:t>NOTE 1</w:t>
      </w:r>
      <w:r w:rsidRPr="00E77497">
        <w:tab/>
        <w:t xml:space="preserve">For non-strict mode functions the </w:t>
      </w:r>
      <w:r>
        <w:t>integer</w:t>
      </w:r>
      <w:r w:rsidRPr="00E77497">
        <w:t xml:space="preserve"> index</w:t>
      </w:r>
      <w:r>
        <w:t>ed</w:t>
      </w:r>
      <w:r w:rsidRPr="00E77497">
        <w:t xml:space="preserve">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35E1371C" w14:textId="77777777" w:rsidR="00836695" w:rsidRPr="00E77497" w:rsidRDefault="00836695" w:rsidP="00836695">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1C0C0E82" w14:textId="77777777" w:rsidR="00836695" w:rsidRPr="00E77497" w:rsidRDefault="00836695" w:rsidP="00836695">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159542D5" w14:textId="77777777" w:rsidR="005D37A2" w:rsidRDefault="005D37A2" w:rsidP="005D37A2">
      <w:pPr>
        <w:pStyle w:val="30"/>
      </w:pPr>
      <w:bookmarkStart w:id="1173" w:name="_Toc368050284"/>
      <w:r>
        <w:t>Integer Indexed Exotic Objects</w:t>
      </w:r>
      <w:bookmarkEnd w:id="1173"/>
    </w:p>
    <w:p w14:paraId="1A31A24C" w14:textId="77777777" w:rsidR="005D37A2" w:rsidRDefault="005D37A2" w:rsidP="005D37A2">
      <w:r>
        <w:t xml:space="preserve">An </w:t>
      </w:r>
      <w:r>
        <w:rPr>
          <w:i/>
          <w:iCs/>
        </w:rPr>
        <w:t>Integer Indexed object</w:t>
      </w:r>
      <w:r>
        <w:t xml:space="preserve"> is an exotic object that </w:t>
      </w:r>
      <w:commentRangeStart w:id="1174"/>
      <w:r>
        <w:t xml:space="preserve">performs special </w:t>
      </w:r>
      <w:commentRangeEnd w:id="1174"/>
      <w:r>
        <w:rPr>
          <w:rStyle w:val="af6"/>
        </w:rPr>
        <w:commentReference w:id="1174"/>
      </w:r>
      <w:r>
        <w:t>handling of integer property keys</w:t>
      </w:r>
      <w:r w:rsidRPr="00E77497">
        <w:t xml:space="preserve">. </w:t>
      </w:r>
    </w:p>
    <w:p w14:paraId="7D2C0AEF" w14:textId="77777777" w:rsidR="005D37A2" w:rsidRDefault="005D37A2" w:rsidP="005D37A2">
      <w:r>
        <w:t>Integer Indexed exotic objects have the same internal data properties as ordinary objects additionally [[ViewedArrayBuffer]], [[ArrayLength]],</w:t>
      </w:r>
      <w:r w:rsidRPr="00621C54">
        <w:t xml:space="preserve"> </w:t>
      </w:r>
      <w:r>
        <w:t>[[ByteOffset]], and  [[TypedArrayName]] internal</w:t>
      </w:r>
      <w:r w:rsidRPr="00314265">
        <w:t xml:space="preserve"> </w:t>
      </w:r>
      <w:r>
        <w:t>data properties.</w:t>
      </w:r>
    </w:p>
    <w:p w14:paraId="1DAC5E0D" w14:textId="77777777" w:rsidR="005D37A2" w:rsidRPr="00E77497" w:rsidRDefault="005D37A2" w:rsidP="005D37A2">
      <w:r>
        <w:t xml:space="preserve">Integer Indexed Exotic objects provide alternative definitions for the following internal methods.  All of the other Integer Indexed exotic object essential internal methods that are not defined below are as specified in </w:t>
      </w:r>
      <w:r w:rsidR="00C04626">
        <w:fldChar w:fldCharType="begin"/>
      </w:r>
      <w:r w:rsidR="00C04626">
        <w:instrText xml:space="preserve"> REF _Ref365538567 \r \h </w:instrText>
      </w:r>
      <w:r w:rsidR="00C04626">
        <w:fldChar w:fldCharType="separate"/>
      </w:r>
      <w:r w:rsidR="00D433E8">
        <w:t>9.1</w:t>
      </w:r>
      <w:r w:rsidR="00C04626">
        <w:fldChar w:fldCharType="end"/>
      </w:r>
      <w:r>
        <w:t xml:space="preserve">.  </w:t>
      </w:r>
    </w:p>
    <w:p w14:paraId="78A0C97F" w14:textId="77777777" w:rsidR="005D37A2" w:rsidRPr="00E77497" w:rsidDel="00D97F5F" w:rsidRDefault="00D97F5F" w:rsidP="005D37A2">
      <w:pPr>
        <w:pStyle w:val="40"/>
      </w:pPr>
      <w:bookmarkStart w:id="1175" w:name="_Ref365532634"/>
      <w:ins w:id="1176" w:author="Rev 19 Allen Wirfs-Brock" w:date="2013-09-26T09:47:00Z">
        <w:r w:rsidRPr="00E77497" w:rsidDel="00D97F5F">
          <w:t xml:space="preserve"> </w:t>
        </w:r>
      </w:ins>
      <w:del w:id="1177" w:author="Rev 19 Allen Wirfs-Brock" w:date="2013-09-26T09:47:00Z">
        <w:r w:rsidR="005D37A2" w:rsidRPr="00E77497" w:rsidDel="00D97F5F">
          <w:delText>[[</w:delText>
        </w:r>
        <w:r w:rsidR="005D37A2" w:rsidDel="00D97F5F">
          <w:delText>Has</w:delText>
        </w:r>
        <w:r w:rsidR="005D37A2" w:rsidRPr="00E77497" w:rsidDel="00D97F5F">
          <w:delText>OwnProperty]] (P)</w:delText>
        </w:r>
      </w:del>
      <w:bookmarkEnd w:id="1175"/>
    </w:p>
    <w:p w14:paraId="4B5F16DB" w14:textId="77777777" w:rsidR="005D37A2" w:rsidRPr="00E77497" w:rsidDel="00D97F5F" w:rsidRDefault="005D37A2" w:rsidP="005D37A2">
      <w:del w:id="1178" w:author="Rev 19 Allen Wirfs-Brock" w:date="2013-09-26T09:47:00Z">
        <w:r w:rsidRPr="00E77497" w:rsidDel="00D97F5F">
          <w:delText>When the [[</w:delText>
        </w:r>
        <w:r w:rsidDel="00D97F5F">
          <w:delText>Has</w:delText>
        </w:r>
        <w:r w:rsidRPr="00E77497" w:rsidDel="00D97F5F">
          <w:delText>OwnProperty]] internal method of</w:delText>
        </w:r>
        <w:r w:rsidDel="00D97F5F">
          <w:delText xml:space="preserve"> an Integer Indexed exotic object</w:delText>
        </w:r>
        <w:r w:rsidRPr="00E77497" w:rsidDel="00D97F5F">
          <w:delText xml:space="preserve"> </w:delText>
        </w:r>
        <w:r w:rsidRPr="00E77497" w:rsidDel="00D97F5F">
          <w:rPr>
            <w:rFonts w:ascii="Times New Roman" w:hAnsi="Times New Roman"/>
            <w:i/>
          </w:rPr>
          <w:delText>O</w:delText>
        </w:r>
        <w:r w:rsidRPr="00E77497" w:rsidDel="00D97F5F">
          <w:delText xml:space="preserve"> is called with property </w:delText>
        </w:r>
        <w:r w:rsidDel="00D97F5F">
          <w:delText>key</w:delText>
        </w:r>
        <w:r w:rsidRPr="00E77497" w:rsidDel="00D97F5F">
          <w:delText xml:space="preserve"> </w:delText>
        </w:r>
        <w:r w:rsidRPr="00E77497" w:rsidDel="00D97F5F">
          <w:rPr>
            <w:rFonts w:ascii="Times New Roman" w:hAnsi="Times New Roman"/>
            <w:i/>
          </w:rPr>
          <w:delText>P</w:delText>
        </w:r>
        <w:r w:rsidRPr="00E77497" w:rsidDel="00D97F5F">
          <w:delText>, the following steps are taken:</w:delText>
        </w:r>
      </w:del>
    </w:p>
    <w:p w14:paraId="19FCA401" w14:textId="77777777" w:rsidR="005D37A2" w:rsidRPr="00E77497" w:rsidDel="00D97F5F" w:rsidRDefault="005D37A2" w:rsidP="005D37A2">
      <w:pPr>
        <w:pStyle w:val="Alg4"/>
        <w:numPr>
          <w:ilvl w:val="0"/>
          <w:numId w:val="1511"/>
        </w:numPr>
        <w:spacing w:before="240"/>
        <w:contextualSpacing/>
      </w:pPr>
      <w:del w:id="1179" w:author="Rev 19 Allen Wirfs-Brock" w:date="2013-09-26T09:47:00Z">
        <w:r w:rsidRPr="00A33491" w:rsidDel="00D97F5F">
          <w:delText xml:space="preserve">Assert: </w:delText>
        </w:r>
        <w:r w:rsidRPr="00755B7E" w:rsidDel="00D97F5F">
          <w:delText>IsPropertyKey(</w:delText>
        </w:r>
        <w:r w:rsidRPr="00755B7E" w:rsidDel="00D97F5F">
          <w:rPr>
            <w:i/>
            <w:iCs/>
          </w:rPr>
          <w:delText>P</w:delText>
        </w:r>
        <w:r w:rsidRPr="00755B7E" w:rsidDel="00D97F5F">
          <w:delText xml:space="preserve">) is </w:delText>
        </w:r>
        <w:r w:rsidRPr="00755B7E" w:rsidDel="00D97F5F">
          <w:rPr>
            <w:b/>
            <w:bCs/>
          </w:rPr>
          <w:delText>true</w:delText>
        </w:r>
        <w:r w:rsidRPr="00A33491" w:rsidDel="00D97F5F">
          <w:delText>.</w:delText>
        </w:r>
      </w:del>
    </w:p>
    <w:p w14:paraId="0C2C890B" w14:textId="77777777" w:rsidR="005D37A2" w:rsidDel="00D97F5F" w:rsidRDefault="005D37A2" w:rsidP="005D37A2">
      <w:pPr>
        <w:pStyle w:val="Alg4"/>
        <w:numPr>
          <w:ilvl w:val="0"/>
          <w:numId w:val="1511"/>
        </w:numPr>
      </w:pPr>
      <w:del w:id="1180" w:author="Rev 19 Allen Wirfs-Brock" w:date="2013-09-26T09:47:00Z">
        <w:r w:rsidDel="00D97F5F">
          <w:delText xml:space="preserve">Assert: </w:delText>
        </w:r>
        <w:r w:rsidDel="00D97F5F">
          <w:rPr>
            <w:i/>
          </w:rPr>
          <w:delText>O</w:delText>
        </w:r>
        <w:r w:rsidDel="00D97F5F">
          <w:delText xml:space="preserve"> is an Object that has a [[ViewedArrayBuffer]] internal</w:delText>
        </w:r>
        <w:r w:rsidRPr="00314265" w:rsidDel="00D97F5F">
          <w:delText xml:space="preserve"> </w:delText>
        </w:r>
        <w:r w:rsidDel="00D97F5F">
          <w:delText>data.</w:delText>
        </w:r>
      </w:del>
    </w:p>
    <w:p w14:paraId="239213D6" w14:textId="77777777" w:rsidR="005D37A2" w:rsidDel="00D97F5F" w:rsidRDefault="005D37A2" w:rsidP="005D37A2">
      <w:pPr>
        <w:pStyle w:val="Alg4"/>
        <w:numPr>
          <w:ilvl w:val="0"/>
          <w:numId w:val="1511"/>
        </w:numPr>
      </w:pPr>
      <w:del w:id="1181" w:author="Rev 19 Allen Wirfs-Brock" w:date="2013-09-26T09:47:00Z">
        <w:r w:rsidDel="00D97F5F">
          <w:delText>If Type(</w:delText>
        </w:r>
        <w:r w:rsidRPr="006D0379" w:rsidDel="00D97F5F">
          <w:rPr>
            <w:i/>
            <w:iCs/>
          </w:rPr>
          <w:delText>P</w:delText>
        </w:r>
        <w:r w:rsidDel="00D97F5F">
          <w:delText>) is String, then</w:delText>
        </w:r>
      </w:del>
    </w:p>
    <w:p w14:paraId="360FABFE" w14:textId="77777777" w:rsidR="005D37A2" w:rsidDel="00D97F5F" w:rsidRDefault="005D37A2" w:rsidP="005D37A2">
      <w:pPr>
        <w:pStyle w:val="Alg4"/>
        <w:numPr>
          <w:ilvl w:val="1"/>
          <w:numId w:val="1511"/>
        </w:numPr>
      </w:pPr>
      <w:del w:id="1182" w:author="Rev 19 Allen Wirfs-Brock" w:date="2013-09-26T09:47:00Z">
        <w:r w:rsidDel="00D97F5F">
          <w:delText xml:space="preserve">Let </w:delText>
        </w:r>
        <w:r w:rsidRPr="00935686" w:rsidDel="00D97F5F">
          <w:rPr>
            <w:i/>
            <w:iCs/>
          </w:rPr>
          <w:delText>intIndex</w:delText>
        </w:r>
        <w:r w:rsidDel="00D97F5F">
          <w:delText xml:space="preserve"> be ToInteger(</w:delText>
        </w:r>
        <w:r w:rsidRPr="00935686" w:rsidDel="00D97F5F">
          <w:rPr>
            <w:i/>
            <w:iCs/>
          </w:rPr>
          <w:delText>P</w:delText>
        </w:r>
        <w:r w:rsidDel="00D97F5F">
          <w:delText>).</w:delText>
        </w:r>
      </w:del>
    </w:p>
    <w:p w14:paraId="12461268" w14:textId="77777777" w:rsidR="005D37A2" w:rsidDel="00D97F5F" w:rsidRDefault="005D37A2" w:rsidP="005D37A2">
      <w:pPr>
        <w:pStyle w:val="Alg4"/>
        <w:numPr>
          <w:ilvl w:val="1"/>
          <w:numId w:val="1511"/>
        </w:numPr>
      </w:pPr>
      <w:del w:id="1183" w:author="Rev 19 Allen Wirfs-Brock" w:date="2013-09-26T09:47:00Z">
        <w:r w:rsidDel="00D97F5F">
          <w:delText xml:space="preserve">Assert: </w:delText>
        </w:r>
        <w:r w:rsidRPr="00935686" w:rsidDel="00D97F5F">
          <w:rPr>
            <w:i/>
            <w:iCs/>
          </w:rPr>
          <w:delText>intIndex</w:delText>
        </w:r>
        <w:r w:rsidDel="00D97F5F">
          <w:delText xml:space="preserve"> is not an abrupt completion.</w:delText>
        </w:r>
      </w:del>
    </w:p>
    <w:p w14:paraId="253CDF2C" w14:textId="77777777" w:rsidR="005D37A2" w:rsidDel="00D97F5F" w:rsidRDefault="005D37A2" w:rsidP="005D37A2">
      <w:pPr>
        <w:pStyle w:val="Alg4"/>
        <w:numPr>
          <w:ilvl w:val="1"/>
          <w:numId w:val="1511"/>
        </w:numPr>
      </w:pPr>
      <w:del w:id="1184" w:author="Rev 19 Allen Wirfs-Brock" w:date="2013-09-26T09:47:00Z">
        <w:r w:rsidDel="00D97F5F">
          <w:delText>If SameValue(ToString(</w:delText>
        </w:r>
        <w:r w:rsidRPr="004D24F0" w:rsidDel="00D97F5F">
          <w:rPr>
            <w:i/>
            <w:iCs/>
          </w:rPr>
          <w:delText>intIndex</w:delText>
        </w:r>
        <w:r w:rsidDel="00D97F5F">
          <w:delText xml:space="preserve">), </w:delText>
        </w:r>
        <w:r w:rsidRPr="00E77497" w:rsidDel="00D97F5F">
          <w:rPr>
            <w:i/>
          </w:rPr>
          <w:delText>P</w:delText>
        </w:r>
        <w:r w:rsidDel="00D97F5F">
          <w:rPr>
            <w:iCs/>
          </w:rPr>
          <w:delText>)</w:delText>
        </w:r>
        <w:r w:rsidRPr="00E77497" w:rsidDel="00D97F5F">
          <w:delText xml:space="preserve"> is </w:delText>
        </w:r>
        <w:r w:rsidDel="00D97F5F">
          <w:rPr>
            <w:b/>
            <w:bCs/>
          </w:rPr>
          <w:delText>true</w:delText>
        </w:r>
        <w:r w:rsidDel="00D97F5F">
          <w:delText xml:space="preserve">, then </w:delText>
        </w:r>
      </w:del>
    </w:p>
    <w:p w14:paraId="2B4A6816" w14:textId="77777777" w:rsidR="005D37A2" w:rsidDel="00D97F5F" w:rsidRDefault="005D37A2" w:rsidP="005D37A2">
      <w:pPr>
        <w:pStyle w:val="Alg4"/>
        <w:numPr>
          <w:ilvl w:val="2"/>
          <w:numId w:val="1511"/>
        </w:numPr>
      </w:pPr>
      <w:del w:id="1185" w:author="Rev 19 Allen Wirfs-Brock" w:date="2013-09-26T09:47:00Z">
        <w:r w:rsidDel="00D97F5F">
          <w:delText xml:space="preserve">If </w:delText>
        </w:r>
        <w:r w:rsidRPr="00935686" w:rsidDel="00D97F5F">
          <w:rPr>
            <w:i/>
            <w:iCs/>
          </w:rPr>
          <w:delText>intIndex</w:delText>
        </w:r>
        <w:r w:rsidDel="00D97F5F">
          <w:delText xml:space="preserve"> &lt; 0, then return </w:delText>
        </w:r>
        <w:r w:rsidDel="00D97F5F">
          <w:rPr>
            <w:b/>
            <w:bCs/>
          </w:rPr>
          <w:delText>false</w:delText>
        </w:r>
        <w:r w:rsidDel="00D97F5F">
          <w:delText>.</w:delText>
        </w:r>
      </w:del>
    </w:p>
    <w:p w14:paraId="6087EA4F" w14:textId="77777777" w:rsidR="005D37A2" w:rsidDel="00D97F5F" w:rsidRDefault="005D37A2" w:rsidP="005D37A2">
      <w:pPr>
        <w:pStyle w:val="Alg4"/>
        <w:numPr>
          <w:ilvl w:val="2"/>
          <w:numId w:val="1511"/>
        </w:numPr>
      </w:pPr>
      <w:del w:id="1186" w:author="Rev 19 Allen Wirfs-Brock" w:date="2013-09-26T09:47:00Z">
        <w:r w:rsidDel="00D97F5F">
          <w:delText xml:space="preserve">Let </w:delText>
        </w:r>
        <w:r w:rsidDel="00D97F5F">
          <w:rPr>
            <w:i/>
            <w:iCs/>
          </w:rPr>
          <w:delText>length</w:delText>
        </w:r>
        <w:r w:rsidDel="00D97F5F">
          <w:delText xml:space="preserve"> be the value of </w:delText>
        </w:r>
        <w:r w:rsidDel="00D97F5F">
          <w:rPr>
            <w:i/>
          </w:rPr>
          <w:delText>O</w:delText>
        </w:r>
        <w:r w:rsidDel="00D97F5F">
          <w:delText>’s [[ArrayLength]] internal</w:delText>
        </w:r>
        <w:r w:rsidRPr="00314265" w:rsidDel="00D97F5F">
          <w:delText xml:space="preserve"> </w:delText>
        </w:r>
        <w:r w:rsidDel="00D97F5F">
          <w:delText>data property.</w:delText>
        </w:r>
      </w:del>
    </w:p>
    <w:p w14:paraId="5934BC21" w14:textId="77777777" w:rsidR="005D37A2" w:rsidDel="00D97F5F" w:rsidRDefault="005D37A2" w:rsidP="005D37A2">
      <w:pPr>
        <w:pStyle w:val="Alg4"/>
        <w:numPr>
          <w:ilvl w:val="2"/>
          <w:numId w:val="1511"/>
        </w:numPr>
      </w:pPr>
      <w:del w:id="1187" w:author="Rev 19 Allen Wirfs-Brock" w:date="2013-09-26T09:47:00Z">
        <w:r w:rsidDel="00D97F5F">
          <w:delText xml:space="preserve">If </w:delText>
        </w:r>
        <w:r w:rsidDel="00D97F5F">
          <w:rPr>
            <w:i/>
            <w:iCs/>
          </w:rPr>
          <w:delText>length</w:delText>
        </w:r>
        <w:r w:rsidDel="00D97F5F">
          <w:delText xml:space="preserve"> is </w:delText>
        </w:r>
        <w:r w:rsidDel="00D97F5F">
          <w:rPr>
            <w:b/>
            <w:bCs/>
          </w:rPr>
          <w:delText>undefined</w:delText>
        </w:r>
        <w:r w:rsidDel="00D97F5F">
          <w:delText xml:space="preserve">, then throw a </w:delText>
        </w:r>
        <w:r w:rsidDel="00D97F5F">
          <w:rPr>
            <w:b/>
            <w:bCs/>
          </w:rPr>
          <w:delText>TypeError</w:delText>
        </w:r>
        <w:r w:rsidDel="00D97F5F">
          <w:delText xml:space="preserve"> exception.</w:delText>
        </w:r>
      </w:del>
    </w:p>
    <w:p w14:paraId="57221940" w14:textId="77777777" w:rsidR="005D37A2" w:rsidDel="00D97F5F" w:rsidRDefault="005D37A2" w:rsidP="005D37A2">
      <w:pPr>
        <w:pStyle w:val="Alg4"/>
        <w:numPr>
          <w:ilvl w:val="2"/>
          <w:numId w:val="1511"/>
        </w:numPr>
      </w:pPr>
      <w:del w:id="1188" w:author="Rev 19 Allen Wirfs-Brock" w:date="2013-09-26T09:47:00Z">
        <w:r w:rsidDel="00D97F5F">
          <w:delText xml:space="preserve">If </w:delText>
        </w:r>
        <w:r w:rsidRPr="00935686" w:rsidDel="00D97F5F">
          <w:rPr>
            <w:i/>
            <w:iCs/>
          </w:rPr>
          <w:delText>intIndex</w:delText>
        </w:r>
        <w:r w:rsidDel="00D97F5F">
          <w:delText xml:space="preserve"> ≥</w:delText>
        </w:r>
        <w:r w:rsidRPr="00540D45" w:rsidDel="00D97F5F">
          <w:rPr>
            <w:i/>
            <w:iCs/>
          </w:rPr>
          <w:delText xml:space="preserve"> </w:delText>
        </w:r>
        <w:r w:rsidDel="00D97F5F">
          <w:rPr>
            <w:i/>
            <w:iCs/>
          </w:rPr>
          <w:delText>length</w:delText>
        </w:r>
        <w:r w:rsidDel="00D97F5F">
          <w:delText xml:space="preserve">, then return </w:delText>
        </w:r>
        <w:r w:rsidDel="00D97F5F">
          <w:rPr>
            <w:b/>
            <w:bCs/>
          </w:rPr>
          <w:delText>false</w:delText>
        </w:r>
        <w:r w:rsidDel="00D97F5F">
          <w:delText>.</w:delText>
        </w:r>
      </w:del>
    </w:p>
    <w:p w14:paraId="522F8F3B" w14:textId="77777777" w:rsidR="005D37A2" w:rsidDel="00D97F5F" w:rsidRDefault="005D37A2" w:rsidP="005D37A2">
      <w:pPr>
        <w:pStyle w:val="Alg4"/>
        <w:numPr>
          <w:ilvl w:val="2"/>
          <w:numId w:val="1511"/>
        </w:numPr>
        <w:spacing w:after="240"/>
        <w:contextualSpacing/>
      </w:pPr>
      <w:del w:id="1189" w:author="Rev 19 Allen Wirfs-Brock" w:date="2013-09-26T09:47:00Z">
        <w:r w:rsidDel="00D97F5F">
          <w:delText xml:space="preserve">Return </w:delText>
        </w:r>
        <w:r w:rsidDel="00D97F5F">
          <w:rPr>
            <w:b/>
            <w:bCs/>
          </w:rPr>
          <w:delText>true</w:delText>
        </w:r>
        <w:r w:rsidDel="00D97F5F">
          <w:delText>.</w:delText>
        </w:r>
      </w:del>
    </w:p>
    <w:p w14:paraId="0596A241" w14:textId="77777777" w:rsidR="005D37A2" w:rsidDel="00D97F5F" w:rsidRDefault="005D37A2" w:rsidP="005D37A2">
      <w:pPr>
        <w:pStyle w:val="Alg4"/>
        <w:numPr>
          <w:ilvl w:val="0"/>
          <w:numId w:val="1511"/>
        </w:numPr>
        <w:spacing w:after="240"/>
        <w:contextualSpacing/>
      </w:pPr>
      <w:del w:id="1190" w:author="Rev 19 Allen Wirfs-Brock" w:date="2013-09-26T09:47:00Z">
        <w:r w:rsidDel="00D97F5F">
          <w:delText>Return the result of calling the ordinary object [[HasOwnProperty]] internal method (</w:delText>
        </w:r>
        <w:r w:rsidR="00C04626" w:rsidDel="00D97F5F">
          <w:fldChar w:fldCharType="begin"/>
        </w:r>
        <w:r w:rsidR="00C04626" w:rsidDel="00D97F5F">
          <w:delInstrText xml:space="preserve"> REF _Ref365538765 \r \h </w:delInstrText>
        </w:r>
        <w:r w:rsidR="00C04626" w:rsidDel="00D97F5F">
          <w:fldChar w:fldCharType="separate"/>
        </w:r>
        <w:r w:rsidR="00083CEC" w:rsidDel="00D97F5F">
          <w:delText>9.1.5</w:delText>
        </w:r>
        <w:r w:rsidR="00C04626" w:rsidDel="00D97F5F">
          <w:fldChar w:fldCharType="end"/>
        </w:r>
        <w:r w:rsidDel="00D97F5F">
          <w:delText xml:space="preserve">) on </w:delText>
        </w:r>
        <w:r w:rsidDel="00D97F5F">
          <w:rPr>
            <w:i/>
            <w:iCs/>
          </w:rPr>
          <w:delText>O</w:delText>
        </w:r>
        <w:r w:rsidDel="00D97F5F">
          <w:delText xml:space="preserve"> with argument </w:delText>
        </w:r>
        <w:r w:rsidDel="00D97F5F">
          <w:rPr>
            <w:i/>
            <w:iCs/>
          </w:rPr>
          <w:delText>P</w:delText>
        </w:r>
        <w:r w:rsidDel="00D97F5F">
          <w:delText xml:space="preserve">. </w:delText>
        </w:r>
      </w:del>
    </w:p>
    <w:p w14:paraId="7EDB4697" w14:textId="77777777" w:rsidR="005D37A2" w:rsidRPr="00CE0C74" w:rsidRDefault="005D37A2" w:rsidP="005D37A2">
      <w:pPr>
        <w:pStyle w:val="40"/>
      </w:pPr>
      <w:bookmarkStart w:id="1191" w:name="_Ref365532647"/>
      <w:r w:rsidRPr="00CE0C74">
        <w:t>[[GetOwnProperty]] ( P )</w:t>
      </w:r>
      <w:bookmarkEnd w:id="1191"/>
    </w:p>
    <w:p w14:paraId="3D300ACA" w14:textId="77777777" w:rsidR="005D37A2" w:rsidRPr="00CE0C74" w:rsidRDefault="005D37A2" w:rsidP="005D37A2">
      <w:r w:rsidRPr="00CE0C74">
        <w:t xml:space="preserve">When the [[GetOwnProperty]] internal method of an </w:t>
      </w:r>
      <w:r>
        <w:t xml:space="preserve">Integer Indexed </w:t>
      </w:r>
      <w:r w:rsidRPr="00CE0C74">
        <w:t xml:space="preserve">exotic object </w:t>
      </w:r>
      <w:r>
        <w:rPr>
          <w:rFonts w:ascii="Times New Roman" w:hAnsi="Times New Roman"/>
          <w:i/>
        </w:rPr>
        <w:t>O</w:t>
      </w:r>
      <w:r w:rsidRPr="00CE0C74">
        <w:t xml:space="preserve"> is called with property key </w:t>
      </w:r>
      <w:r w:rsidRPr="00CE0C74">
        <w:rPr>
          <w:rFonts w:ascii="Times New Roman" w:hAnsi="Times New Roman"/>
          <w:i/>
        </w:rPr>
        <w:t>P</w:t>
      </w:r>
      <w:r w:rsidRPr="00CE0C74">
        <w:t xml:space="preserve"> the following steps are taken:</w:t>
      </w:r>
    </w:p>
    <w:p w14:paraId="771AABA4" w14:textId="77777777" w:rsidR="005D37A2" w:rsidRPr="00CE0C74" w:rsidDel="004372C5" w:rsidRDefault="005D37A2" w:rsidP="005D37A2">
      <w:pPr>
        <w:numPr>
          <w:ilvl w:val="0"/>
          <w:numId w:val="1512"/>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14:paraId="55379EA0" w14:textId="77777777" w:rsidR="005D37A2" w:rsidRDefault="005D37A2" w:rsidP="005D37A2">
      <w:pPr>
        <w:pStyle w:val="Alg4"/>
        <w:numPr>
          <w:ilvl w:val="0"/>
          <w:numId w:val="1512"/>
        </w:numPr>
      </w:pPr>
      <w:r>
        <w:t xml:space="preserve">Assert: </w:t>
      </w:r>
      <w:r>
        <w:rPr>
          <w:i/>
        </w:rPr>
        <w:t>O</w:t>
      </w:r>
      <w:r>
        <w:t xml:space="preserve"> is an Object that has a [[ViewedArrayBuffer]] internal</w:t>
      </w:r>
      <w:r w:rsidRPr="00314265">
        <w:t xml:space="preserve"> </w:t>
      </w:r>
      <w:r>
        <w:t>data.</w:t>
      </w:r>
    </w:p>
    <w:p w14:paraId="51CD3744" w14:textId="77777777" w:rsidR="005D37A2" w:rsidRDefault="005D37A2" w:rsidP="005D37A2">
      <w:pPr>
        <w:pStyle w:val="Alg4"/>
        <w:numPr>
          <w:ilvl w:val="0"/>
          <w:numId w:val="1512"/>
        </w:numPr>
      </w:pPr>
      <w:r>
        <w:t>If Type(</w:t>
      </w:r>
      <w:r w:rsidRPr="006D0379">
        <w:rPr>
          <w:i/>
          <w:iCs/>
        </w:rPr>
        <w:t>P</w:t>
      </w:r>
      <w:r>
        <w:t>) is String, then</w:t>
      </w:r>
    </w:p>
    <w:p w14:paraId="48CE0F0F" w14:textId="77777777" w:rsidR="005D37A2" w:rsidRDefault="005D37A2" w:rsidP="005D37A2">
      <w:pPr>
        <w:pStyle w:val="Alg4"/>
        <w:numPr>
          <w:ilvl w:val="1"/>
          <w:numId w:val="1512"/>
        </w:numPr>
      </w:pPr>
      <w:r>
        <w:t xml:space="preserve">Let </w:t>
      </w:r>
      <w:r w:rsidRPr="00935686">
        <w:rPr>
          <w:i/>
          <w:iCs/>
        </w:rPr>
        <w:t>intIndex</w:t>
      </w:r>
      <w:r>
        <w:t xml:space="preserve"> be ToInteger(</w:t>
      </w:r>
      <w:r w:rsidRPr="00935686">
        <w:rPr>
          <w:i/>
          <w:iCs/>
        </w:rPr>
        <w:t>P</w:t>
      </w:r>
      <w:r>
        <w:t>).</w:t>
      </w:r>
    </w:p>
    <w:p w14:paraId="242486BF" w14:textId="77777777" w:rsidR="005D37A2" w:rsidRDefault="005D37A2" w:rsidP="005D37A2">
      <w:pPr>
        <w:pStyle w:val="Alg4"/>
        <w:numPr>
          <w:ilvl w:val="1"/>
          <w:numId w:val="1512"/>
        </w:numPr>
      </w:pPr>
      <w:r>
        <w:t xml:space="preserve">Assert: </w:t>
      </w:r>
      <w:r w:rsidRPr="00935686">
        <w:rPr>
          <w:i/>
          <w:iCs/>
        </w:rPr>
        <w:t>intIndex</w:t>
      </w:r>
      <w:r>
        <w:t xml:space="preserve"> is not an abrupt completion.</w:t>
      </w:r>
    </w:p>
    <w:p w14:paraId="28520E20" w14:textId="77777777" w:rsidR="005D37A2" w:rsidRDefault="005D37A2" w:rsidP="005D37A2">
      <w:pPr>
        <w:pStyle w:val="Alg4"/>
        <w:numPr>
          <w:ilvl w:val="1"/>
          <w:numId w:val="1512"/>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14:paraId="6EF4B910" w14:textId="77777777" w:rsidR="005D37A2" w:rsidRDefault="005D37A2" w:rsidP="005D37A2">
      <w:pPr>
        <w:pStyle w:val="Alg4"/>
        <w:numPr>
          <w:ilvl w:val="2"/>
          <w:numId w:val="1512"/>
        </w:numPr>
      </w:pPr>
      <w:r>
        <w:t xml:space="preserve">Let </w:t>
      </w:r>
      <w:r>
        <w:rPr>
          <w:i/>
          <w:iCs/>
        </w:rPr>
        <w:t>value</w:t>
      </w:r>
      <w:r>
        <w:t xml:space="preserve"> be the result of </w:t>
      </w:r>
      <w:r w:rsidRPr="006D0379">
        <w:t xml:space="preserve">IntegerIndexedElementGet </w:t>
      </w:r>
      <w:r>
        <w:t>(</w:t>
      </w:r>
      <w:r>
        <w:rPr>
          <w:i/>
          <w:iCs/>
        </w:rPr>
        <w:t>O</w:t>
      </w:r>
      <w:r>
        <w:t xml:space="preserve">, </w:t>
      </w:r>
      <w:r w:rsidRPr="00935686">
        <w:rPr>
          <w:i/>
          <w:iCs/>
        </w:rPr>
        <w:t>intIndex</w:t>
      </w:r>
      <w:r>
        <w:rPr>
          <w:bCs/>
        </w:rPr>
        <w:t>).</w:t>
      </w:r>
    </w:p>
    <w:p w14:paraId="3D6C9A0B" w14:textId="77777777" w:rsidR="005D37A2" w:rsidRPr="00CE0C74" w:rsidRDefault="005D37A2" w:rsidP="005D37A2">
      <w:pPr>
        <w:numPr>
          <w:ilvl w:val="2"/>
          <w:numId w:val="1512"/>
        </w:numPr>
        <w:spacing w:after="0" w:line="240" w:lineRule="auto"/>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7C2F05">
        <w:rPr>
          <w:rFonts w:ascii="Times New Roman" w:eastAsia="Times New Roman" w:hAnsi="Times New Roman"/>
          <w:i/>
          <w:spacing w:val="6"/>
          <w:lang w:eastAsia="en-US"/>
        </w:rPr>
        <w:t>value</w:t>
      </w:r>
      <w:r w:rsidRPr="00CE0C74">
        <w:rPr>
          <w:rFonts w:ascii="Times New Roman" w:eastAsia="Times New Roman" w:hAnsi="Times New Roman"/>
          <w:spacing w:val="6"/>
          <w:lang w:eastAsia="en-US"/>
        </w:rPr>
        <w:t>).</w:t>
      </w:r>
    </w:p>
    <w:p w14:paraId="0A5E5BF6" w14:textId="77777777" w:rsidR="005D37A2" w:rsidRDefault="005D37A2" w:rsidP="005D37A2">
      <w:pPr>
        <w:pStyle w:val="Alg4"/>
        <w:numPr>
          <w:ilvl w:val="2"/>
          <w:numId w:val="1512"/>
        </w:numPr>
      </w:pPr>
      <w:r>
        <w:t xml:space="preserve">If </w:t>
      </w:r>
      <w:r>
        <w:rPr>
          <w:i/>
          <w:iCs/>
        </w:rPr>
        <w:t>value</w:t>
      </w:r>
      <w:r>
        <w:t xml:space="preserve"> is </w:t>
      </w:r>
      <w:r>
        <w:rPr>
          <w:b/>
          <w:bCs/>
        </w:rPr>
        <w:t>undefined</w:t>
      </w:r>
      <w:r>
        <w:t xml:space="preserve">, then return </w:t>
      </w:r>
      <w:r>
        <w:rPr>
          <w:b/>
          <w:bCs/>
        </w:rPr>
        <w:t>undefined</w:t>
      </w:r>
      <w:r>
        <w:t>.</w:t>
      </w:r>
    </w:p>
    <w:p w14:paraId="60FA962D" w14:textId="77777777" w:rsidR="005D37A2" w:rsidRPr="00917151" w:rsidRDefault="005D37A2" w:rsidP="005D37A2">
      <w:pPr>
        <w:numPr>
          <w:ilvl w:val="2"/>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1192"/>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1192"/>
      <w:r>
        <w:rPr>
          <w:rStyle w:val="af6"/>
        </w:rPr>
        <w:commentReference w:id="1192"/>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14:paraId="086023D4" w14:textId="77777777" w:rsidR="005D37A2" w:rsidRDefault="005D37A2" w:rsidP="005D37A2">
      <w:pPr>
        <w:pStyle w:val="Alg4"/>
        <w:numPr>
          <w:ilvl w:val="2"/>
          <w:numId w:val="1512"/>
        </w:numPr>
      </w:pPr>
      <w:r w:rsidRPr="00E77497">
        <w:t xml:space="preserve">Return a Property Descriptor { [[Value]]: </w:t>
      </w:r>
      <w:r>
        <w:rPr>
          <w:i/>
          <w:iCs/>
        </w:rPr>
        <w:t>value</w:t>
      </w:r>
      <w:r w:rsidRPr="00E77497">
        <w:t xml:space="preserve">, [[Enumerable]]: </w:t>
      </w:r>
      <w:r w:rsidRPr="00E77497">
        <w:rPr>
          <w:b/>
        </w:rPr>
        <w:t>true</w:t>
      </w:r>
      <w:r w:rsidRPr="00E77497">
        <w:t xml:space="preserve">, [[Writable]]: </w:t>
      </w:r>
      <w:r>
        <w:rPr>
          <w:i/>
          <w:iCs/>
        </w:rPr>
        <w:t>writable</w:t>
      </w:r>
      <w:r w:rsidRPr="00E77497">
        <w:t xml:space="preserve">, [[Configurable]]: </w:t>
      </w:r>
      <w:r w:rsidRPr="00E77497">
        <w:rPr>
          <w:b/>
        </w:rPr>
        <w:t xml:space="preserve">false </w:t>
      </w:r>
      <w:r w:rsidRPr="00E77497">
        <w:t>}</w:t>
      </w:r>
      <w:r>
        <w:t>.</w:t>
      </w:r>
    </w:p>
    <w:p w14:paraId="6B4B2992" w14:textId="77777777" w:rsidR="005D37A2" w:rsidRPr="00CE0C74" w:rsidRDefault="005D37A2" w:rsidP="005D37A2">
      <w:pPr>
        <w:numPr>
          <w:ilvl w:val="0"/>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14:paraId="3D86B0AA" w14:textId="77777777" w:rsidR="005D37A2" w:rsidRPr="00E77497" w:rsidRDefault="005D37A2" w:rsidP="005D37A2">
      <w:pPr>
        <w:pStyle w:val="40"/>
      </w:pPr>
      <w:bookmarkStart w:id="1193" w:name="_Ref365532658"/>
      <w:r w:rsidRPr="00E77497">
        <w:t>[[DefineOwnProperty]] ( P, Desc)</w:t>
      </w:r>
      <w:bookmarkEnd w:id="1193"/>
    </w:p>
    <w:p w14:paraId="73342F83" w14:textId="77777777" w:rsidR="005D37A2" w:rsidRPr="00E77497" w:rsidRDefault="005D37A2" w:rsidP="005D37A2">
      <w:r w:rsidRPr="00E77497">
        <w:t>When the [[DefineOwnProperty]] internal method of</w:t>
      </w:r>
      <w:r>
        <w:t xml:space="preserve"> an Integer Indexed exotic object</w:t>
      </w:r>
      <w:r w:rsidRPr="00E77497">
        <w:t xml:space="preserve"> </w:t>
      </w:r>
      <w:r>
        <w:rPr>
          <w:rFonts w:ascii="Times New Roman" w:hAnsi="Times New Roman"/>
          <w:i/>
        </w:rPr>
        <w:t>O</w:t>
      </w:r>
      <w:r w:rsidRPr="00E77497">
        <w:t xml:space="preserve"> is called with property </w:t>
      </w:r>
      <w:r>
        <w:t xml:space="preserve">key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14:paraId="340FB8EA" w14:textId="77777777" w:rsidR="005D37A2" w:rsidRPr="00CE0C74" w:rsidDel="004372C5" w:rsidRDefault="005D37A2" w:rsidP="005D37A2">
      <w:pPr>
        <w:numPr>
          <w:ilvl w:val="0"/>
          <w:numId w:val="1513"/>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14:paraId="5A35BA74" w14:textId="77777777" w:rsidR="005D37A2" w:rsidRDefault="005D37A2" w:rsidP="005D37A2">
      <w:pPr>
        <w:pStyle w:val="Alg4"/>
        <w:numPr>
          <w:ilvl w:val="0"/>
          <w:numId w:val="1513"/>
        </w:numPr>
      </w:pPr>
      <w:r>
        <w:t xml:space="preserve">Assert: </w:t>
      </w:r>
      <w:r>
        <w:rPr>
          <w:i/>
        </w:rPr>
        <w:t>O</w:t>
      </w:r>
      <w:r>
        <w:t xml:space="preserve"> is an Object that has a [[ViewedArrayBuffer]] internal</w:t>
      </w:r>
      <w:r w:rsidRPr="00314265">
        <w:t xml:space="preserve"> </w:t>
      </w:r>
      <w:r>
        <w:t>data.</w:t>
      </w:r>
    </w:p>
    <w:p w14:paraId="5A3EDEFD" w14:textId="77777777" w:rsidR="005D37A2" w:rsidRDefault="005D37A2" w:rsidP="005D37A2">
      <w:pPr>
        <w:pStyle w:val="Alg4"/>
        <w:numPr>
          <w:ilvl w:val="0"/>
          <w:numId w:val="1513"/>
        </w:numPr>
      </w:pPr>
      <w:r>
        <w:t>If Type(</w:t>
      </w:r>
      <w:r w:rsidRPr="006D0379">
        <w:rPr>
          <w:i/>
          <w:iCs/>
        </w:rPr>
        <w:t>P</w:t>
      </w:r>
      <w:r>
        <w:t>) is String, then</w:t>
      </w:r>
    </w:p>
    <w:p w14:paraId="38FD6A80" w14:textId="77777777" w:rsidR="005D37A2" w:rsidRDefault="005D37A2" w:rsidP="005D37A2">
      <w:pPr>
        <w:pStyle w:val="Alg4"/>
        <w:numPr>
          <w:ilvl w:val="1"/>
          <w:numId w:val="1513"/>
        </w:numPr>
      </w:pPr>
      <w:r>
        <w:t xml:space="preserve">Let </w:t>
      </w:r>
      <w:r w:rsidRPr="00935686">
        <w:rPr>
          <w:i/>
          <w:iCs/>
        </w:rPr>
        <w:t>intIndex</w:t>
      </w:r>
      <w:r>
        <w:t xml:space="preserve"> be ToInteger(</w:t>
      </w:r>
      <w:r w:rsidRPr="00935686">
        <w:rPr>
          <w:i/>
          <w:iCs/>
        </w:rPr>
        <w:t>P</w:t>
      </w:r>
      <w:r>
        <w:t>).</w:t>
      </w:r>
    </w:p>
    <w:p w14:paraId="6CEB7B20" w14:textId="77777777" w:rsidR="005D37A2" w:rsidRDefault="005D37A2" w:rsidP="005D37A2">
      <w:pPr>
        <w:pStyle w:val="Alg4"/>
        <w:numPr>
          <w:ilvl w:val="1"/>
          <w:numId w:val="1513"/>
        </w:numPr>
      </w:pPr>
      <w:r>
        <w:t xml:space="preserve">Assert: </w:t>
      </w:r>
      <w:r w:rsidRPr="00935686">
        <w:rPr>
          <w:i/>
          <w:iCs/>
        </w:rPr>
        <w:t>intIndex</w:t>
      </w:r>
      <w:r>
        <w:t xml:space="preserve"> is not an abrupt completion.</w:t>
      </w:r>
    </w:p>
    <w:p w14:paraId="20DF7788" w14:textId="77777777" w:rsidR="005D37A2" w:rsidRDefault="005D37A2" w:rsidP="005D37A2">
      <w:pPr>
        <w:pStyle w:val="Alg4"/>
        <w:numPr>
          <w:ilvl w:val="1"/>
          <w:numId w:val="1513"/>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14:paraId="37F96E74" w14:textId="77777777" w:rsidR="005D37A2" w:rsidRDefault="005D37A2" w:rsidP="005D37A2">
      <w:pPr>
        <w:pStyle w:val="Alg4"/>
        <w:numPr>
          <w:ilvl w:val="2"/>
          <w:numId w:val="1513"/>
        </w:numPr>
      </w:pPr>
      <w:r>
        <w:t xml:space="preserve">If </w:t>
      </w:r>
      <w:r w:rsidRPr="00935686">
        <w:rPr>
          <w:i/>
          <w:iCs/>
        </w:rPr>
        <w:t>intIndex</w:t>
      </w:r>
      <w:r>
        <w:t xml:space="preserve"> &lt; 0, then return </w:t>
      </w:r>
      <w:r>
        <w:rPr>
          <w:b/>
          <w:bCs/>
        </w:rPr>
        <w:t>false</w:t>
      </w:r>
      <w:r>
        <w:t>.</w:t>
      </w:r>
    </w:p>
    <w:p w14:paraId="770F2E01" w14:textId="77777777" w:rsidR="005D37A2" w:rsidRDefault="005D37A2" w:rsidP="005D37A2">
      <w:pPr>
        <w:pStyle w:val="Alg4"/>
        <w:numPr>
          <w:ilvl w:val="2"/>
          <w:numId w:val="1513"/>
        </w:numPr>
      </w:pPr>
      <w:r>
        <w:t xml:space="preserve">Let </w:t>
      </w:r>
      <w:r>
        <w:rPr>
          <w:i/>
          <w:iCs/>
        </w:rPr>
        <w:t>length</w:t>
      </w:r>
      <w:r>
        <w:t xml:space="preserve"> be the value of </w:t>
      </w:r>
      <w:r>
        <w:rPr>
          <w:i/>
        </w:rPr>
        <w:t>O</w:t>
      </w:r>
      <w:r>
        <w:t>’s [[ArrayLength]] internal</w:t>
      </w:r>
      <w:r w:rsidRPr="00314265">
        <w:t xml:space="preserve"> </w:t>
      </w:r>
      <w:r>
        <w:t>data property.</w:t>
      </w:r>
    </w:p>
    <w:p w14:paraId="1C64E2B6" w14:textId="77777777" w:rsidR="005D37A2" w:rsidRDefault="005D37A2" w:rsidP="005D37A2">
      <w:pPr>
        <w:pStyle w:val="Alg4"/>
        <w:numPr>
          <w:ilvl w:val="2"/>
          <w:numId w:val="1513"/>
        </w:numPr>
      </w:pPr>
      <w:r>
        <w:t xml:space="preserve">If </w:t>
      </w:r>
      <w:r>
        <w:rPr>
          <w:i/>
          <w:iCs/>
        </w:rPr>
        <w:t>length</w:t>
      </w:r>
      <w:r>
        <w:t xml:space="preserve"> is </w:t>
      </w:r>
      <w:r>
        <w:rPr>
          <w:b/>
          <w:bCs/>
        </w:rPr>
        <w:t>undefined</w:t>
      </w:r>
      <w:r>
        <w:t xml:space="preserve">, then throw a </w:t>
      </w:r>
      <w:r>
        <w:rPr>
          <w:b/>
          <w:bCs/>
        </w:rPr>
        <w:t>TypeError</w:t>
      </w:r>
      <w:r>
        <w:t xml:space="preserve"> exception.</w:t>
      </w:r>
    </w:p>
    <w:p w14:paraId="655A2DD1" w14:textId="77777777" w:rsidR="005D37A2" w:rsidRDefault="005D37A2" w:rsidP="005D37A2">
      <w:pPr>
        <w:pStyle w:val="Alg4"/>
        <w:numPr>
          <w:ilvl w:val="2"/>
          <w:numId w:val="1513"/>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14:paraId="4F9C92A0" w14:textId="77777777" w:rsidR="005D37A2" w:rsidRPr="008A28A5" w:rsidRDefault="005D37A2" w:rsidP="005D37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IsAccessorDescriptor(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false.</w:t>
      </w:r>
    </w:p>
    <w:p w14:paraId="44B1ECF3" w14:textId="77777777"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 [[Configurable]]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 xml:space="preserve">.[[Configurable]] </w:t>
      </w:r>
      <w:r>
        <w:rPr>
          <w:rFonts w:ascii="Times New Roman" w:hAnsi="Times New Roman"/>
          <w:spacing w:val="6"/>
        </w:rPr>
        <w:t xml:space="preserve">is </w:t>
      </w:r>
      <w:r>
        <w:rPr>
          <w:rFonts w:ascii="Times New Roman" w:hAnsi="Times New Roman"/>
          <w:b/>
          <w:bCs/>
          <w:spacing w:val="6"/>
        </w:rPr>
        <w:t>true</w:t>
      </w:r>
      <w:r w:rsidRPr="008A28A5">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14:paraId="78DC0489" w14:textId="77777777"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an [[Enumerable]]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w:t>
      </w:r>
      <w:r>
        <w:t>Enumerable</w:t>
      </w:r>
      <w:r w:rsidRPr="00C7794D">
        <w:rPr>
          <w:rFonts w:ascii="Times New Roman" w:hAnsi="Times New Roman"/>
          <w:lang w:val="en-GB"/>
        </w:rPr>
        <w:t xml:space="preserve">]] </w:t>
      </w:r>
      <w:r>
        <w:rPr>
          <w:rFonts w:ascii="Times New Roman" w:hAnsi="Times New Roman"/>
          <w:spacing w:val="6"/>
        </w:rPr>
        <w:t xml:space="preserve">is </w:t>
      </w:r>
      <w:r>
        <w:rPr>
          <w:rFonts w:ascii="Times New Roman" w:hAnsi="Times New Roman"/>
          <w:b/>
          <w:bCs/>
          <w:spacing w:val="6"/>
        </w:rPr>
        <w:t>false</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14:paraId="2BA6E8F1" w14:textId="77777777" w:rsidR="005D37A2" w:rsidRPr="00917151" w:rsidRDefault="005D37A2" w:rsidP="005D37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1194"/>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1194"/>
      <w:r>
        <w:rPr>
          <w:rStyle w:val="af6"/>
        </w:rPr>
        <w:commentReference w:id="1194"/>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14:paraId="3D43320E" w14:textId="77777777" w:rsidR="005D37A2" w:rsidRPr="0014348C" w:rsidRDefault="005D37A2" w:rsidP="005D37A2">
      <w:pPr>
        <w:pStyle w:val="MediumGrid21"/>
        <w:numPr>
          <w:ilvl w:val="2"/>
          <w:numId w:val="1513"/>
        </w:numPr>
        <w:rPr>
          <w:rFonts w:ascii="Times New Roman" w:hAnsi="Times New Roman"/>
          <w:lang w:val="en-GB"/>
        </w:rPr>
      </w:pPr>
      <w:r>
        <w:rPr>
          <w:rFonts w:ascii="Times New Roman" w:hAnsi="Times New Roman"/>
          <w:spacing w:val="6"/>
        </w:rPr>
        <w:t xml:space="preserve">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false</w:t>
      </w:r>
      <w:r>
        <w:rPr>
          <w:rFonts w:ascii="Times New Roman" w:hAnsi="Times New Roman"/>
          <w:spacing w:val="6"/>
        </w:rPr>
        <w:t>.</w:t>
      </w:r>
    </w:p>
    <w:p w14:paraId="55E40805" w14:textId="77777777"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 [[Writable]] field</w:t>
      </w:r>
      <w:r>
        <w:rPr>
          <w:rFonts w:ascii="Times New Roman" w:hAnsi="Times New Roman"/>
          <w:spacing w:val="6"/>
        </w:rPr>
        <w:t>,</w:t>
      </w:r>
      <w:r w:rsidRPr="00C7794D">
        <w:rPr>
          <w:rFonts w:ascii="Times New Roman" w:hAnsi="Times New Roman"/>
          <w:lang w:val="en-GB"/>
        </w:rPr>
        <w:t xml:space="preserve"> </w:t>
      </w:r>
      <w:r w:rsidRPr="00917151">
        <w:rPr>
          <w:rFonts w:ascii="Times New Roman" w:hAnsi="Times New Roman"/>
          <w:spacing w:val="6"/>
        </w:rPr>
        <w:t>then</w:t>
      </w:r>
    </w:p>
    <w:p w14:paraId="281485DA" w14:textId="77777777" w:rsidR="005D37A2" w:rsidRPr="0014348C" w:rsidRDefault="005D37A2" w:rsidP="005D37A2">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BE3BA1">
        <w:rPr>
          <w:rFonts w:ascii="Times New Roman" w:hAnsi="Times New Roman"/>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true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false</w:t>
      </w:r>
      <w:r>
        <w:rPr>
          <w:rFonts w:ascii="Times New Roman" w:hAnsi="Times New Roman"/>
          <w:spacing w:val="6"/>
        </w:rPr>
        <w:t xml:space="preserve">, then return </w:t>
      </w:r>
      <w:r>
        <w:rPr>
          <w:rFonts w:ascii="Times New Roman" w:hAnsi="Times New Roman"/>
          <w:b/>
          <w:bCs/>
          <w:spacing w:val="6"/>
        </w:rPr>
        <w:t>false</w:t>
      </w:r>
      <w:r>
        <w:rPr>
          <w:rFonts w:ascii="Times New Roman" w:hAnsi="Times New Roman"/>
          <w:spacing w:val="6"/>
        </w:rPr>
        <w:t>.</w:t>
      </w:r>
    </w:p>
    <w:p w14:paraId="365FD476" w14:textId="77777777" w:rsidR="005D37A2" w:rsidRDefault="005D37A2" w:rsidP="005D37A2">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BE3BA1">
        <w:rPr>
          <w:rFonts w:ascii="Times New Roman" w:hAnsi="Times New Roman"/>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false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true</w:t>
      </w:r>
      <w:r>
        <w:rPr>
          <w:rFonts w:ascii="Times New Roman" w:hAnsi="Times New Roman"/>
          <w:spacing w:val="6"/>
        </w:rPr>
        <w:t>.</w:t>
      </w:r>
    </w:p>
    <w:p w14:paraId="15668BA9" w14:textId="77777777"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w:t>
      </w:r>
      <w:del w:id="1195" w:author="Rev 19 Allen Wirfs-Brock" w:date="2013-09-26T17:45:00Z">
        <w:r w:rsidDel="0072639A">
          <w:delText>n</w:delText>
        </w:r>
      </w:del>
      <w:r>
        <w:t xml:space="preserve"> [[Value]] field</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p>
    <w:p w14:paraId="1A088F3D" w14:textId="77777777" w:rsidR="005D37A2" w:rsidRDefault="005D37A2" w:rsidP="005D37A2">
      <w:pPr>
        <w:pStyle w:val="Alg4"/>
        <w:numPr>
          <w:ilvl w:val="3"/>
          <w:numId w:val="1513"/>
        </w:numPr>
      </w:pPr>
      <w:r>
        <w:t xml:space="preserve">Let </w:t>
      </w:r>
      <w:r>
        <w:rPr>
          <w:i/>
          <w:iCs/>
        </w:rPr>
        <w:t>value</w:t>
      </w:r>
      <w:r>
        <w:t xml:space="preserve"> be </w:t>
      </w:r>
      <w:r>
        <w:rPr>
          <w:i/>
          <w:iCs/>
        </w:rPr>
        <w:t>Desc</w:t>
      </w:r>
      <w:r>
        <w:t>.[[Value]].</w:t>
      </w:r>
    </w:p>
    <w:p w14:paraId="556BDD84" w14:textId="77777777" w:rsidR="005D37A2" w:rsidRDefault="005D37A2" w:rsidP="005D37A2">
      <w:pPr>
        <w:pStyle w:val="Alg4"/>
        <w:numPr>
          <w:ilvl w:val="3"/>
          <w:numId w:val="1513"/>
        </w:numPr>
      </w:pPr>
      <w:r>
        <w:t xml:space="preserve">If </w:t>
      </w:r>
      <w:r>
        <w:rPr>
          <w:i/>
          <w:iCs/>
        </w:rPr>
        <w:t>writable</w:t>
      </w:r>
      <w:r>
        <w:t xml:space="preserve"> is </w:t>
      </w:r>
      <w:r>
        <w:rPr>
          <w:b/>
          <w:bCs/>
        </w:rPr>
        <w:t>false</w:t>
      </w:r>
      <w:r>
        <w:t>, then</w:t>
      </w:r>
    </w:p>
    <w:p w14:paraId="261E004C" w14:textId="77777777" w:rsidR="005D37A2" w:rsidRDefault="005D37A2" w:rsidP="005D37A2">
      <w:pPr>
        <w:pStyle w:val="Alg4"/>
        <w:numPr>
          <w:ilvl w:val="4"/>
          <w:numId w:val="1568"/>
        </w:numPr>
        <w:tabs>
          <w:tab w:val="clear" w:pos="3240"/>
          <w:tab w:val="num" w:pos="2790"/>
        </w:tabs>
        <w:ind w:left="2790"/>
      </w:pPr>
      <w:r>
        <w:t xml:space="preserve">Let </w:t>
      </w:r>
      <w:r>
        <w:rPr>
          <w:i/>
          <w:iCs/>
        </w:rPr>
        <w:t>oldValue</w:t>
      </w:r>
      <w:r>
        <w:t xml:space="preserve"> be the result of </w:t>
      </w:r>
      <w:r w:rsidRPr="006D0379">
        <w:t>IntegerIndexedElement</w:t>
      </w:r>
      <w:r>
        <w:t>G</w:t>
      </w:r>
      <w:r w:rsidRPr="006D0379">
        <w:t xml:space="preserve">et </w:t>
      </w:r>
      <w:r>
        <w:t>(</w:t>
      </w:r>
      <w:r>
        <w:rPr>
          <w:i/>
          <w:iCs/>
        </w:rPr>
        <w:t>O</w:t>
      </w:r>
      <w:r>
        <w:t xml:space="preserve">, </w:t>
      </w:r>
      <w:r w:rsidRPr="00935686">
        <w:rPr>
          <w:i/>
          <w:iCs/>
        </w:rPr>
        <w:t>intIndex</w:t>
      </w:r>
      <w:r>
        <w:rPr>
          <w:bCs/>
        </w:rPr>
        <w:t>).</w:t>
      </w:r>
    </w:p>
    <w:p w14:paraId="67FE3A4D" w14:textId="77777777" w:rsidR="005D37A2" w:rsidRPr="00CE0C74" w:rsidRDefault="005D37A2" w:rsidP="005D37A2">
      <w:pPr>
        <w:numPr>
          <w:ilvl w:val="4"/>
          <w:numId w:val="1568"/>
        </w:numPr>
        <w:tabs>
          <w:tab w:val="clear" w:pos="3240"/>
          <w:tab w:val="num" w:pos="279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Pr>
          <w:rFonts w:ascii="Times New Roman" w:eastAsia="Times New Roman" w:hAnsi="Times New Roman"/>
          <w:i/>
          <w:spacing w:val="6"/>
          <w:lang w:eastAsia="en-US"/>
        </w:rPr>
        <w:t>oldV</w:t>
      </w:r>
      <w:r w:rsidRPr="007C2F05">
        <w:rPr>
          <w:rFonts w:ascii="Times New Roman" w:eastAsia="Times New Roman" w:hAnsi="Times New Roman"/>
          <w:i/>
          <w:spacing w:val="6"/>
          <w:lang w:eastAsia="en-US"/>
        </w:rPr>
        <w:t>alue</w:t>
      </w:r>
      <w:r w:rsidRPr="00CE0C74">
        <w:rPr>
          <w:rFonts w:ascii="Times New Roman" w:eastAsia="Times New Roman" w:hAnsi="Times New Roman"/>
          <w:spacing w:val="6"/>
          <w:lang w:eastAsia="en-US"/>
        </w:rPr>
        <w:t>).</w:t>
      </w:r>
    </w:p>
    <w:p w14:paraId="1F0F7BE2" w14:textId="77777777" w:rsidR="005D37A2" w:rsidRDefault="005D37A2" w:rsidP="005D37A2">
      <w:pPr>
        <w:pStyle w:val="Alg4"/>
        <w:numPr>
          <w:ilvl w:val="4"/>
          <w:numId w:val="1568"/>
        </w:numPr>
        <w:tabs>
          <w:tab w:val="clear" w:pos="3240"/>
          <w:tab w:val="num" w:pos="2790"/>
        </w:tabs>
        <w:ind w:left="2790"/>
      </w:pPr>
      <w:r>
        <w:t xml:space="preserve">If </w:t>
      </w:r>
      <w:r>
        <w:rPr>
          <w:i/>
          <w:iCs/>
        </w:rPr>
        <w:t>oldValue</w:t>
      </w:r>
      <w:r>
        <w:t xml:space="preserve"> is </w:t>
      </w:r>
      <w:r>
        <w:rPr>
          <w:b/>
          <w:bCs/>
        </w:rPr>
        <w:t>undefined</w:t>
      </w:r>
      <w:r>
        <w:t xml:space="preserve">, then return </w:t>
      </w:r>
      <w:r>
        <w:rPr>
          <w:b/>
          <w:bCs/>
        </w:rPr>
        <w:t>false</w:t>
      </w:r>
      <w:r>
        <w:t>.</w:t>
      </w:r>
    </w:p>
    <w:p w14:paraId="301053C3" w14:textId="77777777" w:rsidR="005D37A2" w:rsidRDefault="005D37A2" w:rsidP="005D37A2">
      <w:pPr>
        <w:pStyle w:val="Alg4"/>
        <w:numPr>
          <w:ilvl w:val="4"/>
          <w:numId w:val="1568"/>
        </w:numPr>
        <w:tabs>
          <w:tab w:val="clear" w:pos="3240"/>
          <w:tab w:val="num" w:pos="2790"/>
        </w:tabs>
        <w:ind w:left="2790"/>
      </w:pPr>
      <w:r>
        <w:t>If SameValue(</w:t>
      </w:r>
      <w:r w:rsidRPr="00E77497">
        <w:t xml:space="preserve"> </w:t>
      </w:r>
      <w:r>
        <w:rPr>
          <w:i/>
          <w:iCs/>
        </w:rPr>
        <w:t>value</w:t>
      </w:r>
      <w:r w:rsidRPr="00E77497">
        <w:t xml:space="preserve">, </w:t>
      </w:r>
      <w:r>
        <w:rPr>
          <w:i/>
        </w:rPr>
        <w:t>oldV</w:t>
      </w:r>
      <w:r w:rsidRPr="007C2F05">
        <w:rPr>
          <w:i/>
        </w:rPr>
        <w:t>alue</w:t>
      </w:r>
      <w:r>
        <w:rPr>
          <w:iCs/>
        </w:rPr>
        <w:t xml:space="preserve">) is </w:t>
      </w:r>
      <w:r>
        <w:rPr>
          <w:b/>
          <w:bCs/>
          <w:iCs/>
        </w:rPr>
        <w:t>false</w:t>
      </w:r>
      <w:r>
        <w:rPr>
          <w:iCs/>
        </w:rPr>
        <w:t>, then</w:t>
      </w:r>
      <w:r>
        <w:t xml:space="preserve"> return </w:t>
      </w:r>
      <w:r>
        <w:rPr>
          <w:b/>
          <w:bCs/>
        </w:rPr>
        <w:t>false</w:t>
      </w:r>
      <w:r>
        <w:t>.</w:t>
      </w:r>
    </w:p>
    <w:p w14:paraId="7D6A1E54" w14:textId="77777777" w:rsidR="005D37A2" w:rsidRDefault="005D37A2" w:rsidP="005D37A2">
      <w:pPr>
        <w:pStyle w:val="Alg4"/>
        <w:numPr>
          <w:ilvl w:val="3"/>
          <w:numId w:val="1513"/>
        </w:numPr>
      </w:pPr>
      <w:r>
        <w:t>Else</w:t>
      </w:r>
    </w:p>
    <w:p w14:paraId="6B1A6916" w14:textId="77777777" w:rsidR="005D37A2" w:rsidRDefault="005D37A2" w:rsidP="005D37A2">
      <w:pPr>
        <w:pStyle w:val="Alg4"/>
        <w:numPr>
          <w:ilvl w:val="4"/>
          <w:numId w:val="1513"/>
        </w:numPr>
        <w:tabs>
          <w:tab w:val="clear" w:pos="3240"/>
          <w:tab w:val="num" w:pos="3330"/>
        </w:tabs>
        <w:ind w:left="2790"/>
      </w:pPr>
      <w:r>
        <w:t xml:space="preserve">Let </w:t>
      </w:r>
      <w:r>
        <w:rPr>
          <w:i/>
          <w:iCs/>
        </w:rPr>
        <w:t>status</w:t>
      </w:r>
      <w:r>
        <w:t xml:space="preserve"> be the result of </w:t>
      </w:r>
      <w:r w:rsidRPr="006D0379">
        <w:t>IntegerIndexedElement</w:t>
      </w:r>
      <w:r>
        <w:t>S</w:t>
      </w:r>
      <w:r w:rsidRPr="006D0379">
        <w:t xml:space="preserve">et </w:t>
      </w:r>
      <w:r>
        <w:t>(</w:t>
      </w:r>
      <w:r>
        <w:rPr>
          <w:i/>
          <w:iCs/>
        </w:rPr>
        <w:t>O</w:t>
      </w:r>
      <w:r>
        <w:t xml:space="preserve">, </w:t>
      </w:r>
      <w:r w:rsidRPr="00935686">
        <w:rPr>
          <w:i/>
          <w:iCs/>
        </w:rPr>
        <w:t>intIndex</w:t>
      </w:r>
      <w:r>
        <w:t xml:space="preserve">, </w:t>
      </w:r>
      <w:r>
        <w:rPr>
          <w:i/>
          <w:iCs/>
        </w:rPr>
        <w:t>value</w:t>
      </w:r>
      <w:r>
        <w:rPr>
          <w:bCs/>
        </w:rPr>
        <w:t>).</w:t>
      </w:r>
    </w:p>
    <w:p w14:paraId="6F3E5279" w14:textId="77777777" w:rsidR="005D37A2" w:rsidRPr="00CE0C74" w:rsidRDefault="005D37A2" w:rsidP="005D37A2">
      <w:pPr>
        <w:numPr>
          <w:ilvl w:val="4"/>
          <w:numId w:val="1513"/>
        </w:numPr>
        <w:tabs>
          <w:tab w:val="clear" w:pos="3240"/>
          <w:tab w:val="num" w:pos="333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BC5C2B">
        <w:rPr>
          <w:rFonts w:ascii="Times New Roman" w:eastAsia="Times New Roman" w:hAnsi="Times New Roman"/>
          <w:i/>
          <w:spacing w:val="6"/>
          <w:lang w:eastAsia="en-US"/>
        </w:rPr>
        <w:t>status</w:t>
      </w:r>
      <w:r w:rsidRPr="00CE0C74">
        <w:rPr>
          <w:rFonts w:ascii="Times New Roman" w:eastAsia="Times New Roman" w:hAnsi="Times New Roman"/>
          <w:spacing w:val="6"/>
          <w:lang w:eastAsia="en-US"/>
        </w:rPr>
        <w:t>).</w:t>
      </w:r>
    </w:p>
    <w:p w14:paraId="44EED1EF" w14:textId="77777777" w:rsidR="005D37A2" w:rsidRDefault="005D37A2" w:rsidP="005D37A2">
      <w:pPr>
        <w:pStyle w:val="MediumGrid21"/>
        <w:numPr>
          <w:ilvl w:val="2"/>
          <w:numId w:val="1513"/>
        </w:numPr>
        <w:rPr>
          <w:rFonts w:ascii="Times New Roman" w:hAnsi="Times New Roman"/>
          <w:lang w:val="en-GB"/>
        </w:rPr>
      </w:pPr>
      <w:r>
        <w:rPr>
          <w:rFonts w:ascii="Times New Roman" w:hAnsi="Times New Roman"/>
          <w:lang w:val="en-GB"/>
        </w:rPr>
        <w:t xml:space="preserve">If </w:t>
      </w:r>
      <w:r>
        <w:rPr>
          <w:rFonts w:ascii="Times New Roman" w:hAnsi="Times New Roman"/>
          <w:i/>
          <w:iCs/>
          <w:spacing w:val="6"/>
        </w:rPr>
        <w:t>makeReadOnly</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mark the integer indexed properties of </w:t>
      </w:r>
      <w:r>
        <w:rPr>
          <w:rFonts w:ascii="Times New Roman" w:hAnsi="Times New Roman"/>
          <w:i/>
          <w:iCs/>
          <w:spacing w:val="6"/>
        </w:rPr>
        <w:t>O</w:t>
      </w:r>
      <w:r>
        <w:rPr>
          <w:rFonts w:ascii="Times New Roman" w:hAnsi="Times New Roman"/>
          <w:spacing w:val="6"/>
        </w:rPr>
        <w:t xml:space="preserve"> as non-writable. </w:t>
      </w:r>
      <w:r>
        <w:rPr>
          <w:rStyle w:val="af6"/>
        </w:rPr>
        <w:commentReference w:id="1196"/>
      </w:r>
    </w:p>
    <w:p w14:paraId="18F89FE8" w14:textId="77777777" w:rsidR="005D37A2" w:rsidRPr="00E1297E" w:rsidRDefault="005D37A2" w:rsidP="005D37A2">
      <w:pPr>
        <w:pStyle w:val="MediumGrid21"/>
        <w:numPr>
          <w:ilvl w:val="2"/>
          <w:numId w:val="1513"/>
        </w:numPr>
        <w:rPr>
          <w:rFonts w:ascii="Times New Roman" w:hAnsi="Times New Roman"/>
          <w:lang w:val="en-GB"/>
        </w:rPr>
      </w:pPr>
      <w:r>
        <w:rPr>
          <w:rFonts w:ascii="Times New Roman" w:hAnsi="Times New Roman"/>
          <w:lang w:val="en-GB"/>
        </w:rPr>
        <w:t xml:space="preserve">Return </w:t>
      </w:r>
      <w:r>
        <w:rPr>
          <w:rFonts w:ascii="Times New Roman" w:hAnsi="Times New Roman"/>
          <w:b/>
          <w:bCs/>
          <w:lang w:val="en-GB"/>
        </w:rPr>
        <w:t>true</w:t>
      </w:r>
      <w:r>
        <w:rPr>
          <w:rFonts w:ascii="Times New Roman" w:hAnsi="Times New Roman"/>
          <w:lang w:val="en-GB"/>
        </w:rPr>
        <w:t>.</w:t>
      </w:r>
    </w:p>
    <w:p w14:paraId="151B5835" w14:textId="77777777" w:rsidR="005D37A2" w:rsidRPr="00CE0C74" w:rsidRDefault="005D37A2" w:rsidP="005D37A2">
      <w:pPr>
        <w:numPr>
          <w:ilvl w:val="0"/>
          <w:numId w:val="1513"/>
        </w:numPr>
        <w:spacing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14:paraId="5513A353" w14:textId="77777777" w:rsidR="005D37A2" w:rsidRPr="00E77497" w:rsidRDefault="005D37A2" w:rsidP="005D37A2">
      <w:pPr>
        <w:pStyle w:val="40"/>
      </w:pPr>
      <w:r w:rsidRPr="00E77497">
        <w:t xml:space="preserve"> </w:t>
      </w:r>
      <w:bookmarkStart w:id="1197" w:name="_Ref365532699"/>
      <w:r w:rsidRPr="00E77497">
        <w:t>[[Get]] (P</w:t>
      </w:r>
      <w:r>
        <w:t xml:space="preserve">, </w:t>
      </w:r>
      <w:r w:rsidRPr="007F35E9">
        <w:t>Receiver</w:t>
      </w:r>
      <w:r w:rsidRPr="00E77497">
        <w:t>)</w:t>
      </w:r>
      <w:bookmarkEnd w:id="1197"/>
    </w:p>
    <w:p w14:paraId="6D6D7839" w14:textId="77777777" w:rsidR="005D37A2" w:rsidRPr="00E77497" w:rsidRDefault="005D37A2" w:rsidP="005D37A2">
      <w:r w:rsidRPr="00E77497">
        <w:t xml:space="preserve">When the [[Get]] internal method of </w:t>
      </w:r>
      <w:r>
        <w:t xml:space="preserve">an Integer Indexed exotic </w:t>
      </w:r>
      <w:r w:rsidRPr="0028207B">
        <w:t>object</w:t>
      </w:r>
      <w:r>
        <w:rPr>
          <w:rFonts w:ascii="Times New Roman" w:hAnsi="Times New Roman"/>
          <w:iCs/>
        </w:rPr>
        <w:t xml:space="preserve"> </w:t>
      </w:r>
      <w:r>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14:paraId="1BAA1114" w14:textId="77777777" w:rsidR="005D37A2" w:rsidRPr="00E77497" w:rsidDel="004372C5" w:rsidRDefault="005D37A2" w:rsidP="005D37A2">
      <w:pPr>
        <w:pStyle w:val="Alg4"/>
        <w:numPr>
          <w:ilvl w:val="0"/>
          <w:numId w:val="1415"/>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665DF52B" w14:textId="77777777" w:rsidR="005D37A2" w:rsidRDefault="005D37A2" w:rsidP="005D37A2">
      <w:pPr>
        <w:pStyle w:val="Alg4"/>
        <w:numPr>
          <w:ilvl w:val="0"/>
          <w:numId w:val="1415"/>
        </w:numPr>
      </w:pPr>
      <w:r>
        <w:t>If Type(</w:t>
      </w:r>
      <w:r w:rsidRPr="006D0379">
        <w:rPr>
          <w:i/>
          <w:iCs/>
        </w:rPr>
        <w:t>P</w:t>
      </w:r>
      <w:r>
        <w:t xml:space="preserve">) is String and if </w:t>
      </w:r>
      <w:r w:rsidRPr="00621C54">
        <w:t>SameValue</w:t>
      </w:r>
      <w:r>
        <w:t>(</w:t>
      </w:r>
      <w:r>
        <w:rPr>
          <w:i/>
          <w:iCs/>
        </w:rPr>
        <w:t>O</w:t>
      </w:r>
      <w:r>
        <w:t xml:space="preserve">, </w:t>
      </w:r>
      <w:r>
        <w:rPr>
          <w:i/>
          <w:iCs/>
        </w:rPr>
        <w:t>Receiver</w:t>
      </w:r>
      <w:r>
        <w:t xml:space="preserve">) is </w:t>
      </w:r>
      <w:r>
        <w:rPr>
          <w:b/>
          <w:bCs/>
        </w:rPr>
        <w:t>true</w:t>
      </w:r>
      <w:r>
        <w:t>, then</w:t>
      </w:r>
    </w:p>
    <w:p w14:paraId="3D9368B5" w14:textId="77777777" w:rsidR="005D37A2" w:rsidRDefault="005D37A2" w:rsidP="005D37A2">
      <w:pPr>
        <w:pStyle w:val="Alg4"/>
        <w:numPr>
          <w:ilvl w:val="1"/>
          <w:numId w:val="1415"/>
        </w:numPr>
      </w:pPr>
      <w:r>
        <w:t xml:space="preserve">Let </w:t>
      </w:r>
      <w:r w:rsidRPr="00935686">
        <w:rPr>
          <w:i/>
          <w:iCs/>
        </w:rPr>
        <w:t>intIndex</w:t>
      </w:r>
      <w:r>
        <w:t xml:space="preserve"> be ToInteger(</w:t>
      </w:r>
      <w:r w:rsidRPr="00935686">
        <w:rPr>
          <w:i/>
          <w:iCs/>
        </w:rPr>
        <w:t>P</w:t>
      </w:r>
      <w:r>
        <w:t>).</w:t>
      </w:r>
    </w:p>
    <w:p w14:paraId="5B24CBC8" w14:textId="77777777" w:rsidR="005D37A2" w:rsidRDefault="005D37A2" w:rsidP="005D37A2">
      <w:pPr>
        <w:pStyle w:val="Alg4"/>
        <w:numPr>
          <w:ilvl w:val="1"/>
          <w:numId w:val="1415"/>
        </w:numPr>
      </w:pPr>
      <w:r>
        <w:t xml:space="preserve">Assert: </w:t>
      </w:r>
      <w:r w:rsidRPr="00935686">
        <w:rPr>
          <w:i/>
          <w:iCs/>
        </w:rPr>
        <w:t>intIndex</w:t>
      </w:r>
      <w:r>
        <w:t xml:space="preserve"> is not an abrupt completion.</w:t>
      </w:r>
    </w:p>
    <w:p w14:paraId="2DAAA44E" w14:textId="77777777" w:rsidR="005D37A2" w:rsidRDefault="005D37A2" w:rsidP="005D37A2">
      <w:pPr>
        <w:pStyle w:val="Alg4"/>
        <w:numPr>
          <w:ilvl w:val="1"/>
          <w:numId w:val="1415"/>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14:paraId="066E065A" w14:textId="77777777" w:rsidR="005D37A2" w:rsidRDefault="005D37A2" w:rsidP="005D37A2">
      <w:pPr>
        <w:pStyle w:val="Alg4"/>
        <w:numPr>
          <w:ilvl w:val="2"/>
          <w:numId w:val="1415"/>
        </w:numPr>
      </w:pPr>
      <w:r>
        <w:t xml:space="preserve">Return the result of </w:t>
      </w:r>
      <w:r w:rsidRPr="006D0379">
        <w:t xml:space="preserve">IntegerIndexedElementGet </w:t>
      </w:r>
      <w:r>
        <w:t>(</w:t>
      </w:r>
      <w:r>
        <w:rPr>
          <w:i/>
          <w:iCs/>
        </w:rPr>
        <w:t>O</w:t>
      </w:r>
      <w:r>
        <w:t xml:space="preserve">, </w:t>
      </w:r>
      <w:r w:rsidRPr="00935686">
        <w:rPr>
          <w:i/>
          <w:iCs/>
        </w:rPr>
        <w:t>intIndex</w:t>
      </w:r>
      <w:r>
        <w:rPr>
          <w:bCs/>
        </w:rPr>
        <w:t>).</w:t>
      </w:r>
    </w:p>
    <w:p w14:paraId="45F65F25" w14:textId="77777777" w:rsidR="005D37A2" w:rsidRPr="00E77497" w:rsidRDefault="005D37A2" w:rsidP="005D37A2">
      <w:pPr>
        <w:pStyle w:val="Alg4"/>
        <w:numPr>
          <w:ilvl w:val="0"/>
          <w:numId w:val="1415"/>
        </w:numPr>
        <w:spacing w:after="220"/>
      </w:pPr>
      <w:r w:rsidRPr="00E77497">
        <w:t>Return the result of calling the default</w:t>
      </w:r>
      <w:r>
        <w:t xml:space="preserve"> ordinary object</w:t>
      </w:r>
      <w:r w:rsidRPr="00E77497">
        <w:t xml:space="preserve"> [[Get]] internal method (</w:t>
      </w:r>
      <w:r w:rsidR="00C04626">
        <w:fldChar w:fldCharType="begin"/>
      </w:r>
      <w:r w:rsidR="00C04626">
        <w:instrText xml:space="preserve"> REF _Ref365538832 \r \h </w:instrText>
      </w:r>
      <w:r w:rsidR="00C04626">
        <w:fldChar w:fldCharType="separate"/>
      </w:r>
      <w:ins w:id="1198" w:author="Rev 19 Allen Wirfs-Brock" w:date="2013-09-27T13:21:00Z">
        <w:r w:rsidR="00D433E8">
          <w:t>9.1.8</w:t>
        </w:r>
      </w:ins>
      <w:del w:id="1199" w:author="Rev 19 Allen Wirfs-Brock" w:date="2013-09-27T08:38:00Z">
        <w:r w:rsidR="00083CEC" w:rsidDel="009E7E9E">
          <w:delText>9.1.9</w:delText>
        </w:r>
      </w:del>
      <w:r w:rsidR="00C04626">
        <w:fldChar w:fldCharType="end"/>
      </w:r>
      <w:r w:rsidRPr="00E77497">
        <w:t xml:space="preserve">) on </w:t>
      </w:r>
      <w:r>
        <w:rPr>
          <w:i/>
        </w:rPr>
        <w:t>O</w:t>
      </w:r>
      <w:r w:rsidRPr="00E77497">
        <w:t xml:space="preserve"> passing </w:t>
      </w:r>
      <w:r w:rsidRPr="00E77497">
        <w:rPr>
          <w:i/>
        </w:rPr>
        <w:t>P</w:t>
      </w:r>
      <w:r>
        <w:rPr>
          <w:iCs/>
        </w:rPr>
        <w:t xml:space="preserve"> and </w:t>
      </w:r>
      <w:r>
        <w:rPr>
          <w:i/>
          <w:iCs/>
        </w:rPr>
        <w:t>Receiver</w:t>
      </w:r>
      <w:r>
        <w:t xml:space="preserve"> </w:t>
      </w:r>
      <w:r w:rsidRPr="00E77497">
        <w:t>as argument</w:t>
      </w:r>
      <w:r>
        <w:t>s</w:t>
      </w:r>
      <w:r w:rsidRPr="00E77497">
        <w:t>.</w:t>
      </w:r>
    </w:p>
    <w:p w14:paraId="17ACEDFA" w14:textId="77777777" w:rsidR="005D37A2" w:rsidRPr="00E77497" w:rsidRDefault="005D37A2" w:rsidP="005D37A2">
      <w:pPr>
        <w:pStyle w:val="40"/>
      </w:pPr>
      <w:r w:rsidRPr="00E77497" w:rsidDel="00AA48D2">
        <w:t xml:space="preserve"> </w:t>
      </w:r>
      <w:bookmarkStart w:id="1200" w:name="_Ref365532710"/>
      <w:r w:rsidRPr="00E77497">
        <w:t>[[</w:t>
      </w:r>
      <w:r>
        <w:t>Set</w:t>
      </w:r>
      <w:r w:rsidRPr="00E77497">
        <w:t>]</w:t>
      </w:r>
      <w:r>
        <w:t>]</w:t>
      </w:r>
      <w:r w:rsidRPr="00E77497">
        <w:t xml:space="preserve"> ( P, V, </w:t>
      </w:r>
      <w:r w:rsidRPr="00457C2D">
        <w:t xml:space="preserve"> Receiver</w:t>
      </w:r>
      <w:r w:rsidRPr="00E77497">
        <w:t>)</w:t>
      </w:r>
      <w:bookmarkEnd w:id="1200"/>
    </w:p>
    <w:p w14:paraId="603259FF" w14:textId="77777777" w:rsidR="005D37A2" w:rsidRPr="00E77497" w:rsidRDefault="005D37A2" w:rsidP="005D37A2">
      <w:r w:rsidRPr="00E77497">
        <w:t>When the [[</w:t>
      </w:r>
      <w:r>
        <w:t>Set</w:t>
      </w:r>
      <w:r w:rsidRPr="00E77497">
        <w:t>]]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14:paraId="06B38519" w14:textId="77777777" w:rsidR="005D37A2" w:rsidRPr="00E77497" w:rsidDel="004372C5" w:rsidRDefault="005D37A2" w:rsidP="005D37A2">
      <w:pPr>
        <w:pStyle w:val="Alg4"/>
        <w:numPr>
          <w:ilvl w:val="0"/>
          <w:numId w:val="1416"/>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14:paraId="3005D46B" w14:textId="77777777" w:rsidR="005D37A2" w:rsidRDefault="005D37A2" w:rsidP="005D37A2">
      <w:pPr>
        <w:pStyle w:val="Alg4"/>
        <w:numPr>
          <w:ilvl w:val="0"/>
          <w:numId w:val="1416"/>
        </w:numPr>
      </w:pPr>
      <w:r>
        <w:t>If Type(</w:t>
      </w:r>
      <w:r w:rsidRPr="006D0379">
        <w:rPr>
          <w:i/>
          <w:iCs/>
        </w:rPr>
        <w:t>P</w:t>
      </w:r>
      <w:r>
        <w:t>) is String and if SameValue(</w:t>
      </w:r>
      <w:r>
        <w:rPr>
          <w:i/>
          <w:iCs/>
        </w:rPr>
        <w:t>O</w:t>
      </w:r>
      <w:r>
        <w:t xml:space="preserve">, </w:t>
      </w:r>
      <w:r>
        <w:rPr>
          <w:i/>
          <w:iCs/>
        </w:rPr>
        <w:t>Receiver</w:t>
      </w:r>
      <w:r>
        <w:t xml:space="preserve">) is </w:t>
      </w:r>
      <w:r>
        <w:rPr>
          <w:b/>
          <w:bCs/>
        </w:rPr>
        <w:t>true</w:t>
      </w:r>
      <w:r>
        <w:t>, then</w:t>
      </w:r>
    </w:p>
    <w:p w14:paraId="6AB2D985" w14:textId="77777777" w:rsidR="005D37A2" w:rsidRDefault="005D37A2" w:rsidP="005D37A2">
      <w:pPr>
        <w:pStyle w:val="Alg4"/>
        <w:numPr>
          <w:ilvl w:val="1"/>
          <w:numId w:val="1415"/>
        </w:numPr>
      </w:pPr>
      <w:r>
        <w:t xml:space="preserve">Let </w:t>
      </w:r>
      <w:r w:rsidRPr="004D24F0">
        <w:rPr>
          <w:i/>
          <w:iCs/>
        </w:rPr>
        <w:t>intIndex</w:t>
      </w:r>
      <w:r>
        <w:t xml:space="preserve"> be ToInteger(</w:t>
      </w:r>
      <w:r w:rsidRPr="00935686">
        <w:rPr>
          <w:i/>
          <w:iCs/>
        </w:rPr>
        <w:t>P</w:t>
      </w:r>
      <w:r>
        <w:t>).</w:t>
      </w:r>
    </w:p>
    <w:p w14:paraId="6A4FBC8C" w14:textId="77777777" w:rsidR="005D37A2" w:rsidRDefault="005D37A2" w:rsidP="005D37A2">
      <w:pPr>
        <w:pStyle w:val="Alg4"/>
        <w:numPr>
          <w:ilvl w:val="1"/>
          <w:numId w:val="1415"/>
        </w:numPr>
      </w:pPr>
      <w:r>
        <w:t xml:space="preserve">Assert: </w:t>
      </w:r>
      <w:r w:rsidRPr="00935686">
        <w:rPr>
          <w:i/>
          <w:iCs/>
        </w:rPr>
        <w:t>intIndex</w:t>
      </w:r>
      <w:r>
        <w:t xml:space="preserve"> is not an abrupt completion.</w:t>
      </w:r>
    </w:p>
    <w:p w14:paraId="10014305" w14:textId="77777777" w:rsidR="005D37A2" w:rsidRDefault="005D37A2" w:rsidP="005D37A2">
      <w:pPr>
        <w:pStyle w:val="Alg4"/>
        <w:numPr>
          <w:ilvl w:val="1"/>
          <w:numId w:val="1415"/>
        </w:numPr>
      </w:pPr>
      <w:r>
        <w:t>If SameValue(ToString(</w:t>
      </w:r>
      <w:r w:rsidRPr="004D24F0">
        <w:rPr>
          <w:i/>
          <w:iCs/>
        </w:rPr>
        <w:t>intIndex</w:t>
      </w:r>
      <w:r>
        <w:rPr>
          <w:iCs/>
        </w:rPr>
        <w:t>)</w:t>
      </w:r>
      <w:r>
        <w:t xml:space="preserve">, </w:t>
      </w:r>
      <w:r w:rsidRPr="00E77497">
        <w:rPr>
          <w:i/>
        </w:rPr>
        <w:t>P</w:t>
      </w:r>
      <w:r>
        <w:rPr>
          <w:iCs/>
        </w:rPr>
        <w:t>)</w:t>
      </w:r>
      <w:r w:rsidRPr="00E77497">
        <w:t xml:space="preserve"> is </w:t>
      </w:r>
      <w:r>
        <w:rPr>
          <w:b/>
          <w:bCs/>
        </w:rPr>
        <w:t>true</w:t>
      </w:r>
      <w:r>
        <w:t xml:space="preserve">, then </w:t>
      </w:r>
    </w:p>
    <w:p w14:paraId="1B74C978" w14:textId="77777777" w:rsidR="005D37A2" w:rsidRDefault="005D37A2" w:rsidP="005D37A2">
      <w:pPr>
        <w:pStyle w:val="Alg4"/>
        <w:numPr>
          <w:ilvl w:val="2"/>
          <w:numId w:val="1415"/>
        </w:numPr>
      </w:pPr>
      <w:r>
        <w:t>Return the result of ToBoolean(</w:t>
      </w:r>
      <w:r w:rsidRPr="006D0379">
        <w:t>IntegerIndexedElement</w:t>
      </w:r>
      <w:r>
        <w:t>S</w:t>
      </w:r>
      <w:r w:rsidRPr="006D0379">
        <w:t xml:space="preserve">et </w:t>
      </w:r>
      <w:r>
        <w:t>(</w:t>
      </w:r>
      <w:r>
        <w:rPr>
          <w:i/>
          <w:iCs/>
        </w:rPr>
        <w:t>O</w:t>
      </w:r>
      <w:r>
        <w:t xml:space="preserve">, </w:t>
      </w:r>
      <w:r w:rsidRPr="00935686">
        <w:rPr>
          <w:i/>
          <w:iCs/>
        </w:rPr>
        <w:t>intIndex</w:t>
      </w:r>
      <w:r>
        <w:rPr>
          <w:iCs/>
        </w:rPr>
        <w:t xml:space="preserve">, </w:t>
      </w:r>
      <w:r>
        <w:rPr>
          <w:i/>
        </w:rPr>
        <w:t>V</w:t>
      </w:r>
      <w:r>
        <w:rPr>
          <w:bCs/>
        </w:rPr>
        <w:t>)).</w:t>
      </w:r>
    </w:p>
    <w:p w14:paraId="6A61D257" w14:textId="77777777" w:rsidR="005D37A2" w:rsidRPr="00E77497" w:rsidRDefault="005D37A2" w:rsidP="005D37A2">
      <w:pPr>
        <w:pStyle w:val="Alg4"/>
        <w:numPr>
          <w:ilvl w:val="0"/>
          <w:numId w:val="1534"/>
        </w:numPr>
        <w:spacing w:after="220"/>
      </w:pPr>
      <w:r w:rsidRPr="00E77497">
        <w:t>Return the result of calling the default</w:t>
      </w:r>
      <w:r>
        <w:t xml:space="preserve"> ordinary object</w:t>
      </w:r>
      <w:r w:rsidRPr="00E77497">
        <w:t xml:space="preserve"> [[</w:t>
      </w:r>
      <w:r>
        <w:t>S</w:t>
      </w:r>
      <w:r w:rsidRPr="00E77497">
        <w:t>et]] internal method (</w:t>
      </w:r>
      <w:r w:rsidR="00C04626">
        <w:fldChar w:fldCharType="begin"/>
      </w:r>
      <w:r w:rsidR="00C04626">
        <w:instrText xml:space="preserve"> REF _Ref365538850 \r \h </w:instrText>
      </w:r>
      <w:r w:rsidR="00C04626">
        <w:fldChar w:fldCharType="separate"/>
      </w:r>
      <w:ins w:id="1201" w:author="Rev 19 Allen Wirfs-Brock" w:date="2013-09-27T13:21:00Z">
        <w:r w:rsidR="00D433E8">
          <w:t>9.1.8</w:t>
        </w:r>
      </w:ins>
      <w:del w:id="1202" w:author="Rev 19 Allen Wirfs-Brock" w:date="2013-09-27T08:38:00Z">
        <w:r w:rsidR="00083CEC" w:rsidDel="009E7E9E">
          <w:delText>9.1.9</w:delText>
        </w:r>
      </w:del>
      <w:r w:rsidR="00C04626">
        <w:fldChar w:fldCharType="end"/>
      </w:r>
      <w:r w:rsidRPr="00E77497">
        <w:t xml:space="preserve">) on </w:t>
      </w:r>
      <w:r>
        <w:rPr>
          <w:i/>
        </w:rPr>
        <w:t>O</w:t>
      </w:r>
      <w:r w:rsidRPr="00E77497">
        <w:t xml:space="preserve"> passing </w:t>
      </w:r>
      <w:r w:rsidRPr="00E77497">
        <w:rPr>
          <w:i/>
        </w:rPr>
        <w:t>P</w:t>
      </w:r>
      <w:r w:rsidRPr="00383FCA">
        <w:rPr>
          <w:iCs/>
        </w:rPr>
        <w:t xml:space="preserve">, </w:t>
      </w:r>
      <w:r>
        <w:rPr>
          <w:i/>
        </w:rPr>
        <w:t>V</w:t>
      </w:r>
      <w:r>
        <w:rPr>
          <w:iCs/>
        </w:rPr>
        <w:t xml:space="preserve">, and </w:t>
      </w:r>
      <w:r>
        <w:rPr>
          <w:i/>
          <w:iCs/>
        </w:rPr>
        <w:t>Receiver</w:t>
      </w:r>
      <w:r>
        <w:t xml:space="preserve"> </w:t>
      </w:r>
      <w:r w:rsidRPr="00E77497">
        <w:t>as argument</w:t>
      </w:r>
      <w:r>
        <w:t>s</w:t>
      </w:r>
      <w:r w:rsidRPr="00E77497">
        <w:t>.</w:t>
      </w:r>
    </w:p>
    <w:p w14:paraId="45CF33F7" w14:textId="77777777" w:rsidR="005D37A2" w:rsidRPr="00E77497" w:rsidRDefault="005D37A2" w:rsidP="005D37A2">
      <w:pPr>
        <w:pStyle w:val="40"/>
      </w:pPr>
      <w:bookmarkStart w:id="1203" w:name="_Ref365532739"/>
      <w:commentRangeStart w:id="1204"/>
      <w:r w:rsidRPr="00E77497">
        <w:t>[[</w:t>
      </w:r>
      <w:r>
        <w:t>Enumerate</w:t>
      </w:r>
      <w:r w:rsidRPr="00E77497">
        <w:t>]] ()</w:t>
      </w:r>
      <w:bookmarkEnd w:id="1203"/>
    </w:p>
    <w:p w14:paraId="390954D6" w14:textId="77777777" w:rsidR="005D37A2" w:rsidRPr="00E77497" w:rsidRDefault="005D37A2" w:rsidP="005D37A2">
      <w:pPr>
        <w:pStyle w:val="40"/>
      </w:pPr>
      <w:bookmarkStart w:id="1205" w:name="_Ref365532753"/>
      <w:r w:rsidRPr="00E77497">
        <w:t>[[</w:t>
      </w:r>
      <w:r>
        <w:t>OwnPropertyKeys</w:t>
      </w:r>
      <w:r w:rsidRPr="00E77497">
        <w:t>]] ()</w:t>
      </w:r>
      <w:commentRangeEnd w:id="1204"/>
      <w:r>
        <w:rPr>
          <w:rStyle w:val="af6"/>
          <w:b w:val="0"/>
        </w:rPr>
        <w:commentReference w:id="1204"/>
      </w:r>
      <w:bookmarkEnd w:id="1205"/>
    </w:p>
    <w:p w14:paraId="360861DF" w14:textId="77777777" w:rsidR="005D37A2" w:rsidRPr="00BB1CD0" w:rsidRDefault="005D37A2" w:rsidP="005D37A2">
      <w:pPr>
        <w:pStyle w:val="40"/>
        <w:rPr>
          <w:rFonts w:cs="Arial"/>
          <w:bCs/>
        </w:rPr>
      </w:pPr>
      <w:r>
        <w:t>Integer</w:t>
      </w:r>
      <w:r>
        <w:rPr>
          <w:rFonts w:cs="Arial"/>
          <w:bCs/>
          <w:spacing w:val="6"/>
        </w:rPr>
        <w:t>IndexedObject</w:t>
      </w:r>
      <w:r w:rsidRPr="00BB1CD0">
        <w:rPr>
          <w:rFonts w:cs="Arial"/>
          <w:bCs/>
          <w:spacing w:val="6"/>
        </w:rPr>
        <w:t>Create Abstract Operation</w:t>
      </w:r>
    </w:p>
    <w:p w14:paraId="7A9F7077" w14:textId="77777777" w:rsidR="005D37A2" w:rsidRDefault="005D37A2" w:rsidP="005D37A2">
      <w:r>
        <w:t>The abstract operation Integer</w:t>
      </w:r>
      <w:r w:rsidRPr="00D4776A">
        <w:t>Indexed</w:t>
      </w:r>
      <w:r>
        <w:t>Object</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Integer Indexed exotic objects. It performs the following steps:</w:t>
      </w:r>
    </w:p>
    <w:p w14:paraId="51AA77DF" w14:textId="77777777" w:rsidR="005D37A2" w:rsidRPr="00E77497" w:rsidRDefault="005D37A2" w:rsidP="005D37A2">
      <w:pPr>
        <w:pStyle w:val="Alg4"/>
        <w:numPr>
          <w:ilvl w:val="0"/>
          <w:numId w:val="1535"/>
        </w:numPr>
      </w:pPr>
      <w:r>
        <w:t xml:space="preserve">Let </w:t>
      </w:r>
      <w:r w:rsidRPr="00FC03BD">
        <w:rPr>
          <w:i/>
        </w:rPr>
        <w:t>A</w:t>
      </w:r>
      <w:r>
        <w:t xml:space="preserve"> be a newly created ECMAScript object</w:t>
      </w:r>
      <w:r w:rsidRPr="00E77497">
        <w:t>.</w:t>
      </w:r>
    </w:p>
    <w:p w14:paraId="13C57C8F" w14:textId="77777777" w:rsidR="005D37A2" w:rsidRPr="00FA34E7" w:rsidRDefault="005D37A2" w:rsidP="005D37A2">
      <w:pPr>
        <w:pStyle w:val="Alg4"/>
        <w:numPr>
          <w:ilvl w:val="0"/>
          <w:numId w:val="1535"/>
        </w:numPr>
      </w:pPr>
      <w:r>
        <w:t xml:space="preserve">Set </w:t>
      </w:r>
      <w:r>
        <w:rPr>
          <w:i/>
        </w:rPr>
        <w:t>A</w:t>
      </w:r>
      <w:r>
        <w:t xml:space="preserve">’s essential internal methods to the default ordinary object definitions specified in </w:t>
      </w:r>
      <w:r w:rsidR="00D45A1D">
        <w:fldChar w:fldCharType="begin"/>
      </w:r>
      <w:r w:rsidR="00D45A1D">
        <w:instrText xml:space="preserve"> REF _Ref365532589 \r \h </w:instrText>
      </w:r>
      <w:r w:rsidR="00D45A1D">
        <w:fldChar w:fldCharType="separate"/>
      </w:r>
      <w:r w:rsidR="00D433E8">
        <w:t>9.1</w:t>
      </w:r>
      <w:r w:rsidR="00D45A1D">
        <w:fldChar w:fldCharType="end"/>
      </w:r>
      <w:r>
        <w:t>.</w:t>
      </w:r>
    </w:p>
    <w:p w14:paraId="1A48258F" w14:textId="77777777" w:rsidR="005D37A2" w:rsidRPr="00E77497" w:rsidDel="00873DB1" w:rsidRDefault="005D37A2" w:rsidP="005D37A2">
      <w:pPr>
        <w:pStyle w:val="Alg4"/>
        <w:numPr>
          <w:ilvl w:val="0"/>
          <w:numId w:val="1535"/>
        </w:numPr>
        <w:rPr>
          <w:del w:id="1206" w:author="Rev 19 Allen Wirfs-Brock" w:date="2013-09-26T09:51:00Z"/>
        </w:rPr>
      </w:pPr>
      <w:del w:id="1207" w:author="Rev 19 Allen Wirfs-Brock" w:date="2013-09-26T09:51:00Z">
        <w:r w:rsidRPr="00E77497" w:rsidDel="00873DB1">
          <w:delText>Set the [[</w:delText>
        </w:r>
        <w:r w:rsidDel="00873DB1">
          <w:delText>HasOwnProperty</w:delText>
        </w:r>
        <w:r w:rsidRPr="00E77497" w:rsidDel="00873DB1">
          <w:delText xml:space="preserve">]] internal </w:delText>
        </w:r>
        <w:r w:rsidDel="00873DB1">
          <w:delText>method</w:delText>
        </w:r>
        <w:r w:rsidRPr="00E77497" w:rsidDel="00873DB1">
          <w:delText xml:space="preserve"> of </w:delText>
        </w:r>
        <w:r w:rsidDel="00873DB1">
          <w:rPr>
            <w:i/>
          </w:rPr>
          <w:delText>A</w:delText>
        </w:r>
        <w:r w:rsidRPr="00E77497" w:rsidDel="00873DB1">
          <w:rPr>
            <w:i/>
          </w:rPr>
          <w:delText xml:space="preserve"> </w:delText>
        </w:r>
        <w:r w:rsidRPr="00E77497" w:rsidDel="00873DB1">
          <w:delText xml:space="preserve">as </w:delText>
        </w:r>
        <w:r w:rsidDel="00873DB1">
          <w:delText xml:space="preserve">specified </w:delText>
        </w:r>
        <w:r w:rsidRPr="00E77497" w:rsidDel="00873DB1">
          <w:delText>in</w:delText>
        </w:r>
        <w:r w:rsidR="00D879DF" w:rsidDel="00873DB1">
          <w:delText xml:space="preserve"> </w:delText>
        </w:r>
        <w:r w:rsidR="00D879DF" w:rsidDel="00873DB1">
          <w:fldChar w:fldCharType="begin"/>
        </w:r>
        <w:r w:rsidR="00D879DF" w:rsidDel="00873DB1">
          <w:delInstrText xml:space="preserve"> REF _Ref365532634 \r \h </w:delInstrText>
        </w:r>
        <w:r w:rsidR="00D879DF" w:rsidDel="00873DB1">
          <w:fldChar w:fldCharType="separate"/>
        </w:r>
        <w:r w:rsidR="00083CEC" w:rsidDel="00873DB1">
          <w:delText>9.2.6.1</w:delText>
        </w:r>
        <w:r w:rsidR="00D879DF" w:rsidDel="00873DB1">
          <w:fldChar w:fldCharType="end"/>
        </w:r>
        <w:r w:rsidRPr="00E77497" w:rsidDel="00873DB1">
          <w:delText>.</w:delText>
        </w:r>
      </w:del>
    </w:p>
    <w:p w14:paraId="5CD5ADD9" w14:textId="77777777" w:rsidR="005D37A2" w:rsidRPr="00E77497" w:rsidRDefault="005D37A2" w:rsidP="005D37A2">
      <w:pPr>
        <w:pStyle w:val="Alg4"/>
        <w:numPr>
          <w:ilvl w:val="0"/>
          <w:numId w:val="1535"/>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rsidR="00D45A1D">
        <w:fldChar w:fldCharType="begin"/>
      </w:r>
      <w:r w:rsidR="00D45A1D">
        <w:instrText xml:space="preserve"> REF _Ref365532647 \r \h </w:instrText>
      </w:r>
      <w:r w:rsidR="00D45A1D">
        <w:fldChar w:fldCharType="separate"/>
      </w:r>
      <w:ins w:id="1208" w:author="Rev 19 Allen Wirfs-Brock" w:date="2013-09-27T13:21:00Z">
        <w:r w:rsidR="00D433E8">
          <w:t>9.2.5.1</w:t>
        </w:r>
      </w:ins>
      <w:del w:id="1209" w:author="Rev 19 Allen Wirfs-Brock" w:date="2013-09-27T08:38:00Z">
        <w:r w:rsidR="00083CEC" w:rsidDel="009E7E9E">
          <w:delText>9.2.6.2</w:delText>
        </w:r>
      </w:del>
      <w:r w:rsidR="00D45A1D">
        <w:fldChar w:fldCharType="end"/>
      </w:r>
      <w:r w:rsidRPr="00E77497">
        <w:t>.</w:t>
      </w:r>
    </w:p>
    <w:p w14:paraId="0C7B41F1" w14:textId="77777777" w:rsidR="005D37A2" w:rsidRPr="00E77497" w:rsidRDefault="005D37A2" w:rsidP="005D37A2">
      <w:pPr>
        <w:pStyle w:val="Alg4"/>
        <w:numPr>
          <w:ilvl w:val="0"/>
          <w:numId w:val="1535"/>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_Ref365532658 \r \h </w:instrText>
      </w:r>
      <w:r w:rsidR="00D879DF">
        <w:fldChar w:fldCharType="separate"/>
      </w:r>
      <w:ins w:id="1210" w:author="Rev 19 Allen Wirfs-Brock" w:date="2013-09-27T13:21:00Z">
        <w:r w:rsidR="00D433E8">
          <w:t>9.2.5.2</w:t>
        </w:r>
      </w:ins>
      <w:del w:id="1211" w:author="Rev 19 Allen Wirfs-Brock" w:date="2013-09-27T08:38:00Z">
        <w:r w:rsidR="00083CEC" w:rsidDel="009E7E9E">
          <w:delText>9.2.6.3</w:delText>
        </w:r>
      </w:del>
      <w:r w:rsidR="00D879DF">
        <w:fldChar w:fldCharType="end"/>
      </w:r>
      <w:r w:rsidRPr="00E77497">
        <w:t>.</w:t>
      </w:r>
    </w:p>
    <w:p w14:paraId="6F9D6170" w14:textId="77777777" w:rsidR="005D37A2" w:rsidRPr="00E77497" w:rsidRDefault="005D37A2" w:rsidP="005D37A2">
      <w:pPr>
        <w:pStyle w:val="Alg4"/>
        <w:numPr>
          <w:ilvl w:val="0"/>
          <w:numId w:val="1535"/>
        </w:numPr>
      </w:pPr>
      <w:r w:rsidRPr="00E77497">
        <w:t>Set the [[</w:t>
      </w:r>
      <w:r>
        <w:t>Get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_Ref365532699 \r \h </w:instrText>
      </w:r>
      <w:r w:rsidR="00D45A1D">
        <w:fldChar w:fldCharType="separate"/>
      </w:r>
      <w:ins w:id="1212" w:author="Rev 19 Allen Wirfs-Brock" w:date="2013-09-27T13:21:00Z">
        <w:r w:rsidR="00D433E8">
          <w:t>9.2.5.3</w:t>
        </w:r>
      </w:ins>
      <w:del w:id="1213" w:author="Rev 19 Allen Wirfs-Brock" w:date="2013-09-27T08:38:00Z">
        <w:r w:rsidR="00083CEC" w:rsidDel="009E7E9E">
          <w:delText>9.2.6.4</w:delText>
        </w:r>
      </w:del>
      <w:r w:rsidR="00D45A1D">
        <w:fldChar w:fldCharType="end"/>
      </w:r>
      <w:r w:rsidRPr="00E77497">
        <w:t>.</w:t>
      </w:r>
    </w:p>
    <w:p w14:paraId="03AFE9F2" w14:textId="77777777" w:rsidR="005D37A2" w:rsidRPr="00E77497" w:rsidRDefault="005D37A2" w:rsidP="005D37A2">
      <w:pPr>
        <w:pStyle w:val="Alg4"/>
        <w:numPr>
          <w:ilvl w:val="0"/>
          <w:numId w:val="1535"/>
        </w:numPr>
      </w:pPr>
      <w:r w:rsidRPr="00E77497">
        <w:t>Set the [[</w:t>
      </w:r>
      <w:r>
        <w:t>Set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_Ref365532710 \r \h </w:instrText>
      </w:r>
      <w:r w:rsidR="00D45A1D">
        <w:fldChar w:fldCharType="separate"/>
      </w:r>
      <w:ins w:id="1214" w:author="Rev 19 Allen Wirfs-Brock" w:date="2013-09-27T13:21:00Z">
        <w:r w:rsidR="00D433E8">
          <w:t>9.2.5.4</w:t>
        </w:r>
      </w:ins>
      <w:del w:id="1215" w:author="Rev 19 Allen Wirfs-Brock" w:date="2013-09-27T08:38:00Z">
        <w:r w:rsidR="00083CEC" w:rsidDel="009E7E9E">
          <w:delText>9.2.6.5</w:delText>
        </w:r>
      </w:del>
      <w:r w:rsidR="00D45A1D">
        <w:fldChar w:fldCharType="end"/>
      </w:r>
      <w:r w:rsidRPr="00E77497">
        <w:t>.</w:t>
      </w:r>
    </w:p>
    <w:p w14:paraId="0EAE9DE4" w14:textId="77777777" w:rsidR="005D37A2" w:rsidRPr="00E77497" w:rsidRDefault="005D37A2" w:rsidP="005D37A2">
      <w:pPr>
        <w:pStyle w:val="Alg4"/>
        <w:numPr>
          <w:ilvl w:val="0"/>
          <w:numId w:val="1535"/>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_Ref365532739 \r \h </w:instrText>
      </w:r>
      <w:r w:rsidR="00D879DF">
        <w:fldChar w:fldCharType="separate"/>
      </w:r>
      <w:ins w:id="1216" w:author="Rev 19 Allen Wirfs-Brock" w:date="2013-09-27T13:21:00Z">
        <w:r w:rsidR="00D433E8">
          <w:t>9.2.5.5</w:t>
        </w:r>
      </w:ins>
      <w:del w:id="1217" w:author="Rev 19 Allen Wirfs-Brock" w:date="2013-09-27T08:38:00Z">
        <w:r w:rsidR="00083CEC" w:rsidDel="009E7E9E">
          <w:delText>9.2.6.6</w:delText>
        </w:r>
      </w:del>
      <w:r w:rsidR="00D879DF">
        <w:fldChar w:fldCharType="end"/>
      </w:r>
      <w:r w:rsidRPr="00E77497">
        <w:t>.</w:t>
      </w:r>
    </w:p>
    <w:p w14:paraId="5BEBF769" w14:textId="77777777" w:rsidR="005D37A2" w:rsidRPr="00E77497" w:rsidRDefault="005D37A2" w:rsidP="005D37A2">
      <w:pPr>
        <w:pStyle w:val="Alg4"/>
        <w:numPr>
          <w:ilvl w:val="0"/>
          <w:numId w:val="1535"/>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_Ref365532753 \r \h </w:instrText>
      </w:r>
      <w:r w:rsidR="00D879DF">
        <w:fldChar w:fldCharType="separate"/>
      </w:r>
      <w:ins w:id="1218" w:author="Rev 19 Allen Wirfs-Brock" w:date="2013-09-27T13:21:00Z">
        <w:r w:rsidR="00D433E8">
          <w:t>9.2.5.6</w:t>
        </w:r>
      </w:ins>
      <w:del w:id="1219" w:author="Rev 19 Allen Wirfs-Brock" w:date="2013-09-27T08:38:00Z">
        <w:r w:rsidR="00083CEC" w:rsidDel="009E7E9E">
          <w:delText>9.2.6.7</w:delText>
        </w:r>
      </w:del>
      <w:r w:rsidR="00D879DF">
        <w:fldChar w:fldCharType="end"/>
      </w:r>
      <w:r w:rsidRPr="00E77497">
        <w:t>.</w:t>
      </w:r>
    </w:p>
    <w:p w14:paraId="067F7135" w14:textId="77777777" w:rsidR="005D37A2" w:rsidRPr="00E77497" w:rsidRDefault="005D37A2" w:rsidP="005D37A2">
      <w:pPr>
        <w:pStyle w:val="Alg4"/>
        <w:numPr>
          <w:ilvl w:val="0"/>
          <w:numId w:val="1535"/>
        </w:numPr>
      </w:pPr>
      <w:r>
        <w:t xml:space="preserve">Set the [[Prototype]] internal data property of </w:t>
      </w:r>
      <w:r w:rsidRPr="00FA34E7">
        <w:rPr>
          <w:i/>
        </w:rPr>
        <w:t>A</w:t>
      </w:r>
      <w:r>
        <w:t xml:space="preserve"> to </w:t>
      </w:r>
      <w:r>
        <w:rPr>
          <w:i/>
          <w:iCs/>
        </w:rPr>
        <w:t>prototype</w:t>
      </w:r>
      <w:r>
        <w:t>.</w:t>
      </w:r>
    </w:p>
    <w:p w14:paraId="6226AD9B" w14:textId="77777777" w:rsidR="005D37A2" w:rsidRDefault="005D37A2" w:rsidP="005D37A2">
      <w:pPr>
        <w:pStyle w:val="Alg4"/>
        <w:numPr>
          <w:ilvl w:val="0"/>
          <w:numId w:val="1535"/>
        </w:numPr>
      </w:pPr>
      <w:r>
        <w:t xml:space="preserve">Set the [[Extensible]] internal data property of </w:t>
      </w:r>
      <w:r w:rsidRPr="00FA34E7">
        <w:rPr>
          <w:i/>
        </w:rPr>
        <w:t>A</w:t>
      </w:r>
      <w:r>
        <w:t xml:space="preserve"> to </w:t>
      </w:r>
      <w:r w:rsidRPr="00FA34E7">
        <w:rPr>
          <w:b/>
        </w:rPr>
        <w:t>true</w:t>
      </w:r>
      <w:r>
        <w:t>.</w:t>
      </w:r>
    </w:p>
    <w:p w14:paraId="00DF0BB9" w14:textId="77777777" w:rsidR="005D37A2" w:rsidRDefault="005D37A2" w:rsidP="005D37A2">
      <w:pPr>
        <w:pStyle w:val="Alg4"/>
        <w:numPr>
          <w:ilvl w:val="0"/>
          <w:numId w:val="1535"/>
        </w:numPr>
        <w:spacing w:after="240"/>
      </w:pPr>
      <w:r w:rsidRPr="00E77497">
        <w:t xml:space="preserve">Return </w:t>
      </w:r>
      <w:r w:rsidRPr="00C332EF">
        <w:rPr>
          <w:i/>
          <w:iCs/>
        </w:rPr>
        <w:t>A</w:t>
      </w:r>
      <w:r w:rsidRPr="00E77497">
        <w:t>.</w:t>
      </w:r>
    </w:p>
    <w:p w14:paraId="07D167B7" w14:textId="77777777" w:rsidR="005D37A2" w:rsidRDefault="005D37A2" w:rsidP="005D37A2">
      <w:pPr>
        <w:pStyle w:val="40"/>
      </w:pPr>
      <w:r>
        <w:t>IntegerIndexedElementGet ( O, index ) Abstract Operation</w:t>
      </w:r>
    </w:p>
    <w:p w14:paraId="0784911B" w14:textId="77777777" w:rsidR="005D37A2" w:rsidRDefault="005D37A2" w:rsidP="005D37A2">
      <w:pPr>
        <w:pStyle w:val="Alg4"/>
        <w:numPr>
          <w:ilvl w:val="0"/>
          <w:numId w:val="1308"/>
        </w:numPr>
      </w:pPr>
      <w:r>
        <w:t>Assert: Type(</w:t>
      </w:r>
      <w:r>
        <w:rPr>
          <w:i/>
          <w:iCs/>
        </w:rPr>
        <w:t>index</w:t>
      </w:r>
      <w:r>
        <w:t xml:space="preserve">) is Number and </w:t>
      </w:r>
      <w:r w:rsidRPr="00CD495C">
        <w:rPr>
          <w:i/>
          <w:iCs/>
        </w:rPr>
        <w:t>index</w:t>
      </w:r>
      <w:r>
        <w:t xml:space="preserve"> is </w:t>
      </w:r>
      <w:r w:rsidRPr="001F3769">
        <w:t>an</w:t>
      </w:r>
      <w:r>
        <w:t xml:space="preserve"> integer.</w:t>
      </w:r>
    </w:p>
    <w:p w14:paraId="03BF6B94" w14:textId="77777777" w:rsidR="005D37A2" w:rsidRDefault="005D37A2" w:rsidP="005D37A2">
      <w:pPr>
        <w:pStyle w:val="Alg4"/>
        <w:numPr>
          <w:ilvl w:val="0"/>
          <w:numId w:val="1308"/>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14:paraId="618EAF6B" w14:textId="77777777" w:rsidR="005D37A2" w:rsidRPr="00E77497" w:rsidRDefault="005D37A2" w:rsidP="005D37A2">
      <w:pPr>
        <w:pStyle w:val="Alg4"/>
        <w:numPr>
          <w:ilvl w:val="0"/>
          <w:numId w:val="1308"/>
        </w:numPr>
      </w:pPr>
      <w:r>
        <w:t xml:space="preserve">Let </w:t>
      </w:r>
      <w:r>
        <w:rPr>
          <w:i/>
          <w:iCs/>
        </w:rPr>
        <w:t>buffer</w:t>
      </w:r>
      <w:r>
        <w:t xml:space="preserve"> be the value of </w:t>
      </w:r>
      <w:r>
        <w:rPr>
          <w:i/>
        </w:rPr>
        <w:t>O</w:t>
      </w:r>
      <w:r>
        <w:t>’s [[ViewedArrayBuffer]] internal</w:t>
      </w:r>
      <w:r w:rsidRPr="00314265">
        <w:t xml:space="preserve"> </w:t>
      </w:r>
      <w:r>
        <w:t>data property.</w:t>
      </w:r>
    </w:p>
    <w:p w14:paraId="39EC893B" w14:textId="77777777" w:rsidR="005D37A2" w:rsidRDefault="005D37A2" w:rsidP="005D37A2">
      <w:pPr>
        <w:pStyle w:val="Alg4"/>
        <w:numPr>
          <w:ilvl w:val="0"/>
          <w:numId w:val="1308"/>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42596710" w14:textId="77777777" w:rsidR="005D37A2" w:rsidRDefault="005D37A2" w:rsidP="005D37A2">
      <w:pPr>
        <w:pStyle w:val="Alg4"/>
        <w:numPr>
          <w:ilvl w:val="0"/>
          <w:numId w:val="1308"/>
        </w:numPr>
      </w:pPr>
      <w:r>
        <w:t xml:space="preserve">Let </w:t>
      </w:r>
      <w:r>
        <w:rPr>
          <w:i/>
          <w:iCs/>
        </w:rPr>
        <w:t>length</w:t>
      </w:r>
      <w:r>
        <w:t xml:space="preserve"> be the value of </w:t>
      </w:r>
      <w:r>
        <w:rPr>
          <w:i/>
        </w:rPr>
        <w:t>O</w:t>
      </w:r>
      <w:r>
        <w:t>’s [[ArrayLength]] internal</w:t>
      </w:r>
      <w:r w:rsidRPr="00314265">
        <w:t xml:space="preserve"> </w:t>
      </w:r>
      <w:r>
        <w:t>data property.</w:t>
      </w:r>
    </w:p>
    <w:p w14:paraId="7AD3A75A" w14:textId="77777777" w:rsidR="005D37A2" w:rsidRDefault="005D37A2" w:rsidP="005D37A2">
      <w:pPr>
        <w:pStyle w:val="Alg4"/>
        <w:numPr>
          <w:ilvl w:val="0"/>
          <w:numId w:val="1308"/>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undefined</w:t>
      </w:r>
      <w:r>
        <w:t>.</w:t>
      </w:r>
    </w:p>
    <w:p w14:paraId="24C82008" w14:textId="77777777" w:rsidR="005D37A2" w:rsidRDefault="005D37A2" w:rsidP="005D37A2">
      <w:pPr>
        <w:pStyle w:val="Alg4"/>
        <w:numPr>
          <w:ilvl w:val="0"/>
          <w:numId w:val="1308"/>
        </w:numPr>
      </w:pPr>
      <w:r>
        <w:t xml:space="preserve">Let </w:t>
      </w:r>
      <w:r>
        <w:rPr>
          <w:i/>
          <w:iCs/>
        </w:rPr>
        <w:t>offset</w:t>
      </w:r>
      <w:r>
        <w:t xml:space="preserve"> be the value of </w:t>
      </w:r>
      <w:r>
        <w:rPr>
          <w:i/>
        </w:rPr>
        <w:t>O</w:t>
      </w:r>
      <w:r>
        <w:t>’s [[ByteOffset]] internal</w:t>
      </w:r>
      <w:r w:rsidRPr="00314265">
        <w:t xml:space="preserve"> </w:t>
      </w:r>
      <w:r>
        <w:t>data property.</w:t>
      </w:r>
    </w:p>
    <w:p w14:paraId="2C81A1F5" w14:textId="77777777" w:rsidR="005D37A2" w:rsidRDefault="005D37A2" w:rsidP="005D37A2">
      <w:pPr>
        <w:pStyle w:val="Alg4"/>
        <w:numPr>
          <w:ilvl w:val="0"/>
          <w:numId w:val="1308"/>
        </w:numPr>
      </w:pPr>
      <w:r>
        <w:t xml:space="preserve">Let </w:t>
      </w:r>
      <w:r>
        <w:rPr>
          <w:i/>
          <w:iCs/>
        </w:rPr>
        <w:t>arrayTypeName</w:t>
      </w:r>
      <w:r>
        <w:t xml:space="preserve"> be the string value </w:t>
      </w:r>
      <w:r>
        <w:rPr>
          <w:i/>
        </w:rPr>
        <w:t>O</w:t>
      </w:r>
      <w:r>
        <w:t>’s [[TypedArrayName]] internal</w:t>
      </w:r>
      <w:r w:rsidRPr="00314265">
        <w:t xml:space="preserve"> </w:t>
      </w:r>
      <w:r>
        <w:t>data property.</w:t>
      </w:r>
    </w:p>
    <w:p w14:paraId="042EFFAF" w14:textId="77777777" w:rsidR="005D37A2" w:rsidRDefault="005D37A2" w:rsidP="005D37A2">
      <w:pPr>
        <w:pStyle w:val="Alg4"/>
        <w:numPr>
          <w:ilvl w:val="0"/>
          <w:numId w:val="1308"/>
        </w:numPr>
      </w:pPr>
      <w:r>
        <w:t xml:space="preserve">Let </w:t>
      </w:r>
      <w:r>
        <w:rPr>
          <w:i/>
          <w:iCs/>
        </w:rPr>
        <w:t>elementSize</w:t>
      </w:r>
      <w:r>
        <w:t xml:space="preserve"> be the</w:t>
      </w:r>
      <w:r w:rsidRPr="00540D45">
        <w:t xml:space="preserve"> Number value of the Element Size value specified in </w:t>
      </w:r>
      <w:ins w:id="1220" w:author="Rev 19 Allen Wirfs-Brock" w:date="2013-09-09T10:39:00Z">
        <w:r w:rsidR="00D10422">
          <w:fldChar w:fldCharType="begin"/>
        </w:r>
        <w:r w:rsidR="00D10422">
          <w:instrText xml:space="preserve"> REF _Ref366065074 \h </w:instrText>
        </w:r>
      </w:ins>
      <w:ins w:id="1221" w:author="Rev 19 Allen Wirfs-Brock" w:date="2013-09-09T10:39:00Z">
        <w:r w:rsidR="00D10422">
          <w:fldChar w:fldCharType="separate"/>
        </w:r>
      </w:ins>
      <w:ins w:id="1222" w:author="Rev 19 Allen Wirfs-Brock" w:date="2013-09-27T13:21:00Z">
        <w:r w:rsidR="00D433E8">
          <w:t xml:space="preserve">Table </w:t>
        </w:r>
        <w:r w:rsidR="00D433E8">
          <w:rPr>
            <w:noProof/>
          </w:rPr>
          <w:t>36</w:t>
        </w:r>
      </w:ins>
      <w:ins w:id="1223" w:author="Rev 19 Allen Wirfs-Brock" w:date="2013-09-09T10:39:00Z">
        <w:r w:rsidR="00D10422">
          <w:fldChar w:fldCharType="end"/>
        </w:r>
      </w:ins>
      <w:del w:id="1224" w:author="Rev 19 Allen Wirfs-Brock" w:date="2013-09-09T10:39:00Z">
        <w:r w:rsidRPr="00540D45" w:rsidDel="00D10422">
          <w:delText>Table 36</w:delText>
        </w:r>
      </w:del>
      <w:r w:rsidRPr="00540D45">
        <w:t xml:space="preserve"> for </w:t>
      </w:r>
      <w:r>
        <w:rPr>
          <w:i/>
          <w:iCs/>
        </w:rPr>
        <w:t>arrayTypeName</w:t>
      </w:r>
      <w:r w:rsidRPr="00540D45">
        <w:t>.</w:t>
      </w:r>
    </w:p>
    <w:p w14:paraId="1A13A196" w14:textId="77777777" w:rsidR="005D37A2" w:rsidRDefault="005D37A2" w:rsidP="005D37A2">
      <w:pPr>
        <w:pStyle w:val="Alg4"/>
        <w:numPr>
          <w:ilvl w:val="0"/>
          <w:numId w:val="1308"/>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14:paraId="7E2AB621" w14:textId="77777777" w:rsidR="005D37A2" w:rsidRDefault="005D37A2" w:rsidP="005D37A2">
      <w:pPr>
        <w:pStyle w:val="Alg4"/>
        <w:numPr>
          <w:ilvl w:val="0"/>
          <w:numId w:val="1308"/>
        </w:numPr>
      </w:pPr>
      <w:r>
        <w:t xml:space="preserve">Let </w:t>
      </w:r>
      <w:r w:rsidRPr="00BA47D7">
        <w:rPr>
          <w:i/>
          <w:iCs/>
        </w:rPr>
        <w:t>elementType</w:t>
      </w:r>
      <w:r>
        <w:t xml:space="preserve"> be the string value of the Element Type value in </w:t>
      </w:r>
      <w:ins w:id="1225" w:author="Rev 19 Allen Wirfs-Brock" w:date="2013-09-09T10:39:00Z">
        <w:r w:rsidR="00D10422">
          <w:fldChar w:fldCharType="begin"/>
        </w:r>
        <w:r w:rsidR="00D10422">
          <w:instrText xml:space="preserve"> REF _Ref366065074 \h </w:instrText>
        </w:r>
      </w:ins>
      <w:ins w:id="1226" w:author="Rev 19 Allen Wirfs-Brock" w:date="2013-09-09T10:39:00Z">
        <w:r w:rsidR="00D10422">
          <w:fldChar w:fldCharType="separate"/>
        </w:r>
      </w:ins>
      <w:ins w:id="1227" w:author="Rev 19 Allen Wirfs-Brock" w:date="2013-09-27T13:21:00Z">
        <w:r w:rsidR="00D433E8">
          <w:t xml:space="preserve">Table </w:t>
        </w:r>
        <w:r w:rsidR="00D433E8">
          <w:rPr>
            <w:noProof/>
          </w:rPr>
          <w:t>36</w:t>
        </w:r>
      </w:ins>
      <w:ins w:id="1228" w:author="Rev 19 Allen Wirfs-Brock" w:date="2013-09-09T10:39:00Z">
        <w:r w:rsidR="00D10422">
          <w:fldChar w:fldCharType="end"/>
        </w:r>
      </w:ins>
      <w:r>
        <w:t xml:space="preserve"> for </w:t>
      </w:r>
      <w:r>
        <w:rPr>
          <w:i/>
          <w:iCs/>
        </w:rPr>
        <w:t>arrayTypeName</w:t>
      </w:r>
      <w:r>
        <w:t>.</w:t>
      </w:r>
    </w:p>
    <w:p w14:paraId="479A0A7F" w14:textId="77777777" w:rsidR="005D37A2" w:rsidRPr="00E77497" w:rsidRDefault="005D37A2" w:rsidP="005D37A2">
      <w:pPr>
        <w:pStyle w:val="Alg4"/>
        <w:numPr>
          <w:ilvl w:val="0"/>
          <w:numId w:val="1308"/>
        </w:numPr>
        <w:spacing w:after="220"/>
      </w:pPr>
      <w:r>
        <w:t>Return the result of GetValueFromBuffer(</w:t>
      </w:r>
      <w:r>
        <w:rPr>
          <w:i/>
          <w:iCs/>
        </w:rPr>
        <w:t>buffer</w:t>
      </w:r>
      <w:r>
        <w:t xml:space="preserve">, </w:t>
      </w:r>
      <w:r>
        <w:rPr>
          <w:i/>
          <w:iCs/>
        </w:rPr>
        <w:t>indexedPosition</w:t>
      </w:r>
      <w:r>
        <w:t xml:space="preserve">, </w:t>
      </w:r>
      <w:r w:rsidRPr="00BA47D7">
        <w:rPr>
          <w:i/>
          <w:iCs/>
        </w:rPr>
        <w:t>elementType</w:t>
      </w:r>
      <w:r>
        <w:t>).</w:t>
      </w:r>
    </w:p>
    <w:p w14:paraId="7B91835F" w14:textId="77777777" w:rsidR="005D37A2" w:rsidRDefault="005D37A2" w:rsidP="005D37A2">
      <w:pPr>
        <w:pStyle w:val="40"/>
      </w:pPr>
      <w:r>
        <w:t>IntegerIndexedElementSet ( O, index, value )</w:t>
      </w:r>
      <w:r w:rsidRPr="002B5E9F">
        <w:t xml:space="preserve"> </w:t>
      </w:r>
      <w:r>
        <w:t>Abstract Operation</w:t>
      </w:r>
    </w:p>
    <w:p w14:paraId="1869E088" w14:textId="77777777" w:rsidR="005D37A2" w:rsidRDefault="005D37A2" w:rsidP="005D37A2">
      <w:pPr>
        <w:pStyle w:val="Alg4"/>
        <w:numPr>
          <w:ilvl w:val="0"/>
          <w:numId w:val="1309"/>
        </w:numPr>
      </w:pPr>
      <w:r>
        <w:t>Assert: Type(</w:t>
      </w:r>
      <w:r>
        <w:rPr>
          <w:i/>
          <w:iCs/>
        </w:rPr>
        <w:t>index</w:t>
      </w:r>
      <w:r>
        <w:t xml:space="preserve">) is Number and </w:t>
      </w:r>
      <w:r w:rsidRPr="00CD495C">
        <w:rPr>
          <w:i/>
          <w:iCs/>
        </w:rPr>
        <w:t>index</w:t>
      </w:r>
      <w:r>
        <w:t xml:space="preserve"> is </w:t>
      </w:r>
      <w:r w:rsidRPr="001F3769">
        <w:t>an</w:t>
      </w:r>
      <w:r>
        <w:t xml:space="preserve"> integer.</w:t>
      </w:r>
    </w:p>
    <w:p w14:paraId="30D76F30" w14:textId="77777777" w:rsidR="005D37A2" w:rsidRDefault="005D37A2" w:rsidP="005D37A2">
      <w:pPr>
        <w:pStyle w:val="Alg4"/>
        <w:numPr>
          <w:ilvl w:val="0"/>
          <w:numId w:val="1309"/>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14:paraId="53D15D9A" w14:textId="77777777" w:rsidR="005D37A2" w:rsidRPr="00E77497" w:rsidRDefault="005D37A2" w:rsidP="005D37A2">
      <w:pPr>
        <w:pStyle w:val="Alg4"/>
        <w:numPr>
          <w:ilvl w:val="0"/>
          <w:numId w:val="1309"/>
        </w:numPr>
      </w:pPr>
      <w:r>
        <w:t xml:space="preserve">Let </w:t>
      </w:r>
      <w:r>
        <w:rPr>
          <w:i/>
          <w:iCs/>
        </w:rPr>
        <w:t>buffer</w:t>
      </w:r>
      <w:r>
        <w:t xml:space="preserve"> be the value of </w:t>
      </w:r>
      <w:r>
        <w:rPr>
          <w:i/>
        </w:rPr>
        <w:t>O</w:t>
      </w:r>
      <w:r>
        <w:t>’s [[ViewedArrayBuffer]] internal</w:t>
      </w:r>
      <w:r w:rsidRPr="00314265">
        <w:t xml:space="preserve"> </w:t>
      </w:r>
      <w:r>
        <w:t>data property.</w:t>
      </w:r>
    </w:p>
    <w:p w14:paraId="2200BCA2" w14:textId="77777777" w:rsidR="005D37A2" w:rsidRDefault="005D37A2" w:rsidP="005D37A2">
      <w:pPr>
        <w:pStyle w:val="Alg4"/>
        <w:numPr>
          <w:ilvl w:val="0"/>
          <w:numId w:val="1309"/>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1151449B" w14:textId="77777777" w:rsidR="005D37A2" w:rsidRDefault="005D37A2" w:rsidP="005D37A2">
      <w:pPr>
        <w:pStyle w:val="Alg4"/>
        <w:numPr>
          <w:ilvl w:val="0"/>
          <w:numId w:val="1309"/>
        </w:numPr>
      </w:pPr>
      <w:r>
        <w:t xml:space="preserve">Let </w:t>
      </w:r>
      <w:r>
        <w:rPr>
          <w:i/>
          <w:iCs/>
        </w:rPr>
        <w:t>length</w:t>
      </w:r>
      <w:r>
        <w:t xml:space="preserve"> be the value of </w:t>
      </w:r>
      <w:r>
        <w:rPr>
          <w:i/>
        </w:rPr>
        <w:t>O</w:t>
      </w:r>
      <w:r>
        <w:t>’s [[ArrayLength]] internal</w:t>
      </w:r>
      <w:r w:rsidRPr="00314265">
        <w:t xml:space="preserve"> </w:t>
      </w:r>
      <w:r>
        <w:t>data property.</w:t>
      </w:r>
    </w:p>
    <w:p w14:paraId="75C1B929" w14:textId="77777777" w:rsidR="005D37A2" w:rsidRDefault="005D37A2" w:rsidP="005D37A2">
      <w:pPr>
        <w:pStyle w:val="Alg4"/>
        <w:numPr>
          <w:ilvl w:val="0"/>
          <w:numId w:val="1309"/>
        </w:numPr>
      </w:pPr>
      <w:r>
        <w:t xml:space="preserve">Let </w:t>
      </w:r>
      <w:r>
        <w:rPr>
          <w:i/>
          <w:iCs/>
        </w:rPr>
        <w:t>numValue</w:t>
      </w:r>
      <w:r>
        <w:t xml:space="preserve"> be ToNumber(</w:t>
      </w:r>
      <w:r>
        <w:rPr>
          <w:i/>
          <w:iCs/>
        </w:rPr>
        <w:t>value)</w:t>
      </w:r>
      <w:r>
        <w:t>.</w:t>
      </w:r>
    </w:p>
    <w:p w14:paraId="23E94558" w14:textId="77777777" w:rsidR="005D37A2" w:rsidRDefault="005D37A2" w:rsidP="005D37A2">
      <w:pPr>
        <w:pStyle w:val="Alg4"/>
        <w:numPr>
          <w:ilvl w:val="0"/>
          <w:numId w:val="1309"/>
        </w:numPr>
      </w:pPr>
      <w:r>
        <w:t>ReturnIfAbrupt(</w:t>
      </w:r>
      <w:r>
        <w:rPr>
          <w:i/>
          <w:iCs/>
        </w:rPr>
        <w:t>numValue</w:t>
      </w:r>
      <w:r>
        <w:t>).</w:t>
      </w:r>
    </w:p>
    <w:p w14:paraId="471606BA" w14:textId="77777777" w:rsidR="005D37A2" w:rsidRDefault="005D37A2" w:rsidP="005D37A2">
      <w:pPr>
        <w:pStyle w:val="Alg4"/>
        <w:numPr>
          <w:ilvl w:val="0"/>
          <w:numId w:val="1309"/>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false</w:t>
      </w:r>
      <w:r>
        <w:t>.</w:t>
      </w:r>
    </w:p>
    <w:p w14:paraId="330CEB88" w14:textId="77777777" w:rsidR="005D37A2" w:rsidRDefault="005D37A2" w:rsidP="005D37A2">
      <w:pPr>
        <w:pStyle w:val="Alg4"/>
        <w:numPr>
          <w:ilvl w:val="0"/>
          <w:numId w:val="1309"/>
        </w:numPr>
      </w:pPr>
      <w:r>
        <w:t xml:space="preserve">Let </w:t>
      </w:r>
      <w:r>
        <w:rPr>
          <w:i/>
          <w:iCs/>
        </w:rPr>
        <w:t>offset</w:t>
      </w:r>
      <w:r>
        <w:t xml:space="preserve"> be the value of </w:t>
      </w:r>
      <w:r>
        <w:rPr>
          <w:i/>
        </w:rPr>
        <w:t>O</w:t>
      </w:r>
      <w:r>
        <w:t>’s [[ByteOffset]] internal</w:t>
      </w:r>
      <w:r w:rsidRPr="00314265">
        <w:t xml:space="preserve"> </w:t>
      </w:r>
      <w:r>
        <w:t>data property.</w:t>
      </w:r>
    </w:p>
    <w:p w14:paraId="11B491B5" w14:textId="77777777" w:rsidR="005D37A2" w:rsidRDefault="005D37A2" w:rsidP="005D37A2">
      <w:pPr>
        <w:pStyle w:val="Alg4"/>
        <w:numPr>
          <w:ilvl w:val="0"/>
          <w:numId w:val="1309"/>
        </w:numPr>
      </w:pPr>
      <w:r>
        <w:t xml:space="preserve">Let </w:t>
      </w:r>
      <w:r>
        <w:rPr>
          <w:i/>
          <w:iCs/>
        </w:rPr>
        <w:t>arrayTypeName</w:t>
      </w:r>
      <w:r>
        <w:t xml:space="preserve"> be the string value </w:t>
      </w:r>
      <w:r>
        <w:rPr>
          <w:i/>
        </w:rPr>
        <w:t>O</w:t>
      </w:r>
      <w:r>
        <w:t>’s [[TypedArrayName]] internal</w:t>
      </w:r>
      <w:r w:rsidRPr="00314265">
        <w:t xml:space="preserve"> </w:t>
      </w:r>
      <w:r>
        <w:t>data property.</w:t>
      </w:r>
    </w:p>
    <w:p w14:paraId="5746834D" w14:textId="77777777" w:rsidR="005D37A2" w:rsidRDefault="005D37A2" w:rsidP="005D37A2">
      <w:pPr>
        <w:pStyle w:val="Alg4"/>
        <w:numPr>
          <w:ilvl w:val="0"/>
          <w:numId w:val="1309"/>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D433E8">
        <w:t xml:space="preserve">Table </w:t>
      </w:r>
      <w:r w:rsidR="00D433E8">
        <w:rPr>
          <w:noProof/>
        </w:rPr>
        <w:t>36</w:t>
      </w:r>
      <w:r w:rsidR="00D10422">
        <w:fldChar w:fldCharType="end"/>
      </w:r>
      <w:r w:rsidRPr="00540D45">
        <w:t xml:space="preserve"> for </w:t>
      </w:r>
      <w:r>
        <w:rPr>
          <w:i/>
          <w:iCs/>
        </w:rPr>
        <w:t>arrayTypeName</w:t>
      </w:r>
      <w:r w:rsidRPr="00540D45">
        <w:t>.</w:t>
      </w:r>
    </w:p>
    <w:p w14:paraId="472803CE" w14:textId="77777777" w:rsidR="005D37A2" w:rsidRDefault="005D37A2" w:rsidP="005D37A2">
      <w:pPr>
        <w:pStyle w:val="Alg4"/>
        <w:numPr>
          <w:ilvl w:val="0"/>
          <w:numId w:val="1309"/>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14:paraId="6526BFB7" w14:textId="77777777" w:rsidR="005D37A2" w:rsidRDefault="005D37A2" w:rsidP="005D37A2">
      <w:pPr>
        <w:pStyle w:val="Alg4"/>
        <w:numPr>
          <w:ilvl w:val="0"/>
          <w:numId w:val="1309"/>
        </w:numPr>
      </w:pPr>
      <w:r>
        <w:t xml:space="preserve">Let </w:t>
      </w:r>
      <w:r w:rsidRPr="00BA47D7">
        <w:rPr>
          <w:i/>
          <w:iCs/>
        </w:rPr>
        <w:t>elementType</w:t>
      </w:r>
      <w:r>
        <w:t xml:space="preserve"> be the string value of the Element Type value in</w:t>
      </w:r>
      <w:r w:rsidR="0023289A">
        <w:t xml:space="preserve"> </w:t>
      </w:r>
      <w:r w:rsidR="0023289A">
        <w:fldChar w:fldCharType="begin"/>
      </w:r>
      <w:r w:rsidR="0023289A">
        <w:instrText xml:space="preserve"> REF _Ref366065074 \h </w:instrText>
      </w:r>
      <w:r w:rsidR="0023289A">
        <w:fldChar w:fldCharType="separate"/>
      </w:r>
      <w:r w:rsidR="00D433E8">
        <w:t xml:space="preserve">Table </w:t>
      </w:r>
      <w:r w:rsidR="00D433E8">
        <w:rPr>
          <w:noProof/>
        </w:rPr>
        <w:t>36</w:t>
      </w:r>
      <w:r w:rsidR="0023289A">
        <w:fldChar w:fldCharType="end"/>
      </w:r>
      <w:r w:rsidR="0023289A">
        <w:t xml:space="preserve"> </w:t>
      </w:r>
      <w:r>
        <w:t xml:space="preserve">for </w:t>
      </w:r>
      <w:r>
        <w:rPr>
          <w:i/>
          <w:iCs/>
        </w:rPr>
        <w:t>arrayTypeName</w:t>
      </w:r>
      <w:r>
        <w:t>.</w:t>
      </w:r>
    </w:p>
    <w:p w14:paraId="1A95AD12" w14:textId="77777777" w:rsidR="005D37A2" w:rsidRDefault="005D37A2" w:rsidP="005D37A2">
      <w:pPr>
        <w:pStyle w:val="Alg4"/>
        <w:numPr>
          <w:ilvl w:val="0"/>
          <w:numId w:val="1309"/>
        </w:numPr>
      </w:pPr>
      <w:r>
        <w:t xml:space="preserve">Let </w:t>
      </w:r>
      <w:r>
        <w:rPr>
          <w:i/>
          <w:iCs/>
        </w:rPr>
        <w:t>status</w:t>
      </w:r>
      <w:r>
        <w:t xml:space="preserve"> be the result of SetValueInBuffer(</w:t>
      </w:r>
      <w:r>
        <w:rPr>
          <w:i/>
          <w:iCs/>
        </w:rPr>
        <w:t>buffer</w:t>
      </w:r>
      <w:r>
        <w:t xml:space="preserve">, </w:t>
      </w:r>
      <w:r>
        <w:rPr>
          <w:i/>
          <w:iCs/>
        </w:rPr>
        <w:t>indexedPosition</w:t>
      </w:r>
      <w:r>
        <w:t xml:space="preserve">, </w:t>
      </w:r>
      <w:r w:rsidRPr="00BA47D7">
        <w:rPr>
          <w:i/>
          <w:iCs/>
        </w:rPr>
        <w:t>elementType</w:t>
      </w:r>
      <w:r>
        <w:t xml:space="preserve">, </w:t>
      </w:r>
      <w:r>
        <w:rPr>
          <w:i/>
          <w:iCs/>
        </w:rPr>
        <w:t>numValue</w:t>
      </w:r>
      <w:r>
        <w:t>).</w:t>
      </w:r>
    </w:p>
    <w:p w14:paraId="7B1D39FE" w14:textId="77777777" w:rsidR="005D37A2" w:rsidRPr="00E77497" w:rsidRDefault="005D37A2" w:rsidP="005D37A2">
      <w:pPr>
        <w:pStyle w:val="Alg4"/>
        <w:numPr>
          <w:ilvl w:val="0"/>
          <w:numId w:val="1309"/>
        </w:numPr>
      </w:pPr>
      <w:r>
        <w:t>ReturnIfAbrupt(</w:t>
      </w:r>
      <w:r>
        <w:rPr>
          <w:i/>
          <w:iCs/>
        </w:rPr>
        <w:t>status</w:t>
      </w:r>
      <w:r>
        <w:t>).</w:t>
      </w:r>
    </w:p>
    <w:p w14:paraId="2B46B6CB" w14:textId="77777777" w:rsidR="005D37A2" w:rsidRPr="00E77497" w:rsidRDefault="005D37A2" w:rsidP="005D37A2">
      <w:pPr>
        <w:pStyle w:val="Alg4"/>
        <w:numPr>
          <w:ilvl w:val="0"/>
          <w:numId w:val="1309"/>
        </w:numPr>
        <w:spacing w:after="220"/>
      </w:pPr>
      <w:r>
        <w:t xml:space="preserve">Return </w:t>
      </w:r>
      <w:r>
        <w:rPr>
          <w:b/>
          <w:bCs/>
        </w:rPr>
        <w:t>true</w:t>
      </w:r>
      <w:r>
        <w:t>.</w:t>
      </w:r>
    </w:p>
    <w:p w14:paraId="52DF446A" w14:textId="77777777" w:rsidR="005D37A2" w:rsidRDefault="005D37A2" w:rsidP="005D37A2">
      <w:pPr>
        <w:pStyle w:val="30"/>
      </w:pPr>
      <w:bookmarkStart w:id="1229" w:name="_Ref365547031"/>
      <w:bookmarkStart w:id="1230" w:name="_Toc368050285"/>
      <w:r>
        <w:t>Built-in Function Objects</w:t>
      </w:r>
      <w:bookmarkEnd w:id="1229"/>
      <w:bookmarkEnd w:id="1230"/>
    </w:p>
    <w:p w14:paraId="5A5078F6" w14:textId="77777777" w:rsidR="005D37A2" w:rsidRDefault="005D37A2" w:rsidP="005D37A2">
      <w:r>
        <w:t xml:space="preserve">The </w:t>
      </w:r>
      <w:r w:rsidR="00052E66">
        <w:t xml:space="preserve">built-in </w:t>
      </w:r>
      <w:r>
        <w:t xml:space="preserve">function objects </w:t>
      </w:r>
      <w:r w:rsidR="00052E66">
        <w:t xml:space="preserve">defined </w:t>
      </w:r>
      <w:r>
        <w:t xml:space="preserve">in </w:t>
      </w:r>
      <w:r w:rsidR="00052E66">
        <w:t>this specification</w:t>
      </w:r>
      <w:r>
        <w:t xml:space="preserve"> may be implemented as either ordinary function objects whose behaviour is provided using ECMAScript code or as implementation provided exotic function objects whose behaviour is provided in some other manner.  In either case, the effect of calling such functions must </w:t>
      </w:r>
      <w:r w:rsidR="00052E66">
        <w:t>conform to their specifications</w:t>
      </w:r>
      <w:r>
        <w:t>.</w:t>
      </w:r>
    </w:p>
    <w:p w14:paraId="5C3D6921" w14:textId="77777777" w:rsidR="005D37A2" w:rsidRDefault="005D37A2" w:rsidP="005D37A2">
      <w:r>
        <w:t xml:space="preserve">If an implementation provided exotic object is used, the object must have the ordinary object behaviour specified in </w:t>
      </w:r>
      <w:r w:rsidR="00D879DF">
        <w:fldChar w:fldCharType="begin"/>
      </w:r>
      <w:r w:rsidR="00D879DF">
        <w:instrText xml:space="preserve"> REF _Ref365529298 \r \h </w:instrText>
      </w:r>
      <w:r w:rsidR="00D879DF">
        <w:fldChar w:fldCharType="separate"/>
      </w:r>
      <w:r w:rsidR="00D433E8">
        <w:t>9.1</w:t>
      </w:r>
      <w:r w:rsidR="00D879DF">
        <w:fldChar w:fldCharType="end"/>
      </w:r>
      <w:r w:rsidR="00D879DF">
        <w:t xml:space="preserve"> </w:t>
      </w:r>
      <w:r>
        <w:t>except for [[Get]] and [[GetOwnProperty]] which must be as specified in</w:t>
      </w:r>
      <w:r w:rsidR="00D879DF">
        <w:t xml:space="preserve"> </w:t>
      </w:r>
      <w:r w:rsidR="00D879DF">
        <w:fldChar w:fldCharType="begin"/>
      </w:r>
      <w:r w:rsidR="00D879DF">
        <w:instrText xml:space="preserve"> REF _Ref365529387 \r \h </w:instrText>
      </w:r>
      <w:r w:rsidR="00D879DF">
        <w:fldChar w:fldCharType="separate"/>
      </w:r>
      <w:ins w:id="1231" w:author="Rev 19 Allen Wirfs-Brock" w:date="2013-09-27T13:21:00Z">
        <w:r w:rsidR="00D433E8">
          <w:t>9.1.15</w:t>
        </w:r>
      </w:ins>
      <w:del w:id="1232" w:author="Rev 19 Allen Wirfs-Brock" w:date="2013-09-27T08:38:00Z">
        <w:r w:rsidR="00083CEC" w:rsidDel="009E7E9E">
          <w:delText>9.1.16</w:delText>
        </w:r>
      </w:del>
      <w:r w:rsidR="00D879DF">
        <w:fldChar w:fldCharType="end"/>
      </w:r>
      <w:r>
        <w:t>. All such exotic function objects also have [[Prototype]] and [[Extensible]] internal data.</w:t>
      </w:r>
    </w:p>
    <w:p w14:paraId="3AF7092E" w14:textId="77777777" w:rsidR="005D37A2" w:rsidRDefault="005D37A2" w:rsidP="005D37A2">
      <w:commentRangeStart w:id="1233"/>
      <w:r>
        <w:t>[[Call]] and [[Construct]]</w:t>
      </w:r>
      <w:commentRangeEnd w:id="1233"/>
      <w:r>
        <w:rPr>
          <w:rStyle w:val="af6"/>
        </w:rPr>
        <w:commentReference w:id="1233"/>
      </w:r>
    </w:p>
    <w:p w14:paraId="3227FCA8" w14:textId="77777777" w:rsidR="005D37A2" w:rsidRDefault="005D37A2" w:rsidP="005D37A2">
      <w:pPr>
        <w:pStyle w:val="40"/>
      </w:pPr>
      <w:r w:rsidRPr="006D2B83">
        <w:t>Create</w:t>
      </w:r>
      <w:r>
        <w:t>Builtin</w:t>
      </w:r>
      <w:r w:rsidRPr="006D2B83">
        <w:t>Function</w:t>
      </w:r>
      <w:r>
        <w:t xml:space="preserve"> Abstract Operation</w:t>
      </w:r>
    </w:p>
    <w:p w14:paraId="431495CB" w14:textId="77777777" w:rsidR="005D37A2" w:rsidRPr="00E77497" w:rsidRDefault="005D37A2" w:rsidP="005D37A2">
      <w:r>
        <w:t xml:space="preserve">The abstract operation </w:t>
      </w:r>
      <w:r w:rsidRPr="006D2B83">
        <w:t>Create</w:t>
      </w:r>
      <w:r>
        <w:t>Builtin</w:t>
      </w:r>
      <w:r w:rsidRPr="006D2B83">
        <w:t>Function</w:t>
      </w:r>
      <w:r>
        <w:t xml:space="preserve"> takes a single argument, </w:t>
      </w:r>
      <w:r w:rsidRPr="008958B0">
        <w:rPr>
          <w:rFonts w:ascii="Times New Roman" w:hAnsi="Times New Roman"/>
          <w:i/>
          <w:iCs/>
        </w:rPr>
        <w:t>steps</w:t>
      </w:r>
      <w:r>
        <w:t>, that is a list of algorithm steps.</w:t>
      </w:r>
      <w:r>
        <w:rPr>
          <w:rFonts w:ascii="Times New Roman" w:hAnsi="Times New Roman"/>
        </w:rPr>
        <w:t xml:space="preserve"> </w:t>
      </w:r>
      <w:r>
        <w:t>It returns a bult-in function object created by</w:t>
      </w:r>
      <w:r w:rsidRPr="00DC488D">
        <w:rPr>
          <w:rFonts w:cs="Arial"/>
        </w:rPr>
        <w:t xml:space="preserve"> following steps</w:t>
      </w:r>
      <w:r w:rsidRPr="00E77497">
        <w:t>:</w:t>
      </w:r>
    </w:p>
    <w:p w14:paraId="07C361A5" w14:textId="77777777" w:rsidR="005D37A2" w:rsidRPr="00E77497" w:rsidRDefault="005D37A2" w:rsidP="005D37A2">
      <w:pPr>
        <w:numPr>
          <w:ilvl w:val="0"/>
          <w:numId w:val="1481"/>
        </w:numPr>
        <w:spacing w:after="0"/>
        <w:contextualSpacing/>
        <w:rPr>
          <w:rFonts w:ascii="Times New Roman" w:hAnsi="Times New Roman"/>
        </w:rPr>
      </w:pPr>
      <w:commentRangeStart w:id="1234"/>
      <w:r>
        <w:rPr>
          <w:rFonts w:ascii="Times New Roman" w:hAnsi="Times New Roman"/>
        </w:rPr>
        <w:t xml:space="preserve">Let </w:t>
      </w:r>
      <w:r>
        <w:rPr>
          <w:rFonts w:ascii="Times New Roman" w:hAnsi="Times New Roman"/>
          <w:i/>
          <w:iCs/>
        </w:rPr>
        <w:t>func</w:t>
      </w:r>
      <w:r>
        <w:rPr>
          <w:rFonts w:ascii="Times New Roman" w:hAnsi="Times New Roman"/>
        </w:rPr>
        <w:t xml:space="preserve"> be a new built-in function object, in the current Realm, that when called performs the action described by </w:t>
      </w:r>
      <w:r>
        <w:rPr>
          <w:rFonts w:ascii="Times New Roman" w:hAnsi="Times New Roman"/>
          <w:i/>
          <w:iCs/>
        </w:rPr>
        <w:t>steps</w:t>
      </w:r>
      <w:r>
        <w:rPr>
          <w:rFonts w:ascii="Times New Roman" w:hAnsi="Times New Roman"/>
        </w:rPr>
        <w:t>.</w:t>
      </w:r>
      <w:commentRangeEnd w:id="1234"/>
      <w:r>
        <w:rPr>
          <w:rStyle w:val="af6"/>
        </w:rPr>
        <w:commentReference w:id="1234"/>
      </w:r>
    </w:p>
    <w:p w14:paraId="6D85A2B2" w14:textId="77777777" w:rsidR="005D37A2" w:rsidRDefault="005D37A2" w:rsidP="005D37A2">
      <w:pPr>
        <w:pStyle w:val="Alg4"/>
        <w:numPr>
          <w:ilvl w:val="0"/>
          <w:numId w:val="1481"/>
        </w:numPr>
        <w:spacing w:after="240"/>
      </w:pPr>
      <w:r>
        <w:t xml:space="preserve">Return </w:t>
      </w:r>
      <w:r>
        <w:rPr>
          <w:i/>
          <w:iCs/>
        </w:rPr>
        <w:t>func</w:t>
      </w:r>
      <w:r>
        <w:t>.</w:t>
      </w:r>
      <w:r w:rsidRPr="008958B0">
        <w:t xml:space="preserve"> </w:t>
      </w:r>
    </w:p>
    <w:p w14:paraId="3ABF89DD" w14:textId="77777777" w:rsidR="005D37A2" w:rsidRPr="00E77497" w:rsidRDefault="005D37A2" w:rsidP="005D37A2">
      <w:pPr>
        <w:pStyle w:val="20"/>
      </w:pPr>
      <w:bookmarkStart w:id="1235" w:name="_Toc368050286"/>
      <w:r>
        <w:t>Proxy</w:t>
      </w:r>
      <w:r w:rsidRPr="00E77497">
        <w:t xml:space="preserve"> Object Internal Methods</w:t>
      </w:r>
      <w:r>
        <w:t xml:space="preserve"> and Internal Data Properties</w:t>
      </w:r>
      <w:bookmarkEnd w:id="1235"/>
    </w:p>
    <w:p w14:paraId="6118BF38" w14:textId="77777777" w:rsidR="005D37A2" w:rsidRDefault="005D37A2" w:rsidP="005D37A2">
      <w:r>
        <w:t>A proxy object is an exotic object whose essential internal methods are partially implemented using ECMAScript code.</w:t>
      </w:r>
      <w:r w:rsidRPr="00E77497">
        <w:t xml:space="preserve"> </w:t>
      </w:r>
      <w:r>
        <w:t xml:space="preserve">Every proxy </w:t>
      </w:r>
      <w:r w:rsidRPr="00E77497">
        <w:t xml:space="preserve">objects </w:t>
      </w:r>
      <w:r>
        <w:t>has</w:t>
      </w:r>
      <w:r w:rsidRPr="00E77497">
        <w:t xml:space="preserve"> an internal </w:t>
      </w:r>
      <w:r>
        <w:t xml:space="preserve">data </w:t>
      </w:r>
      <w:r w:rsidRPr="00E77497">
        <w:t>property called [[</w:t>
      </w:r>
      <w:r>
        <w:t>ProxyHandler</w:t>
      </w:r>
      <w:r w:rsidRPr="00E77497">
        <w:t>]]. The value of [[</w:t>
      </w:r>
      <w:r>
        <w:t>ProxyHandler</w:t>
      </w:r>
      <w:r w:rsidRPr="00E77497">
        <w:t xml:space="preserve">]] is </w:t>
      </w:r>
      <w:r>
        <w:t>always an</w:t>
      </w:r>
      <w:r w:rsidRPr="00E77497">
        <w:t xml:space="preserve"> object</w:t>
      </w:r>
      <w:r>
        <w:t xml:space="preserve">, called the proxy’s </w:t>
      </w:r>
      <w:r>
        <w:rPr>
          <w:i/>
          <w:iCs/>
        </w:rPr>
        <w:t>handler object</w:t>
      </w:r>
      <w:r>
        <w:t xml:space="preserve">.  </w:t>
      </w:r>
      <w:r w:rsidRPr="00E77497">
        <w:t xml:space="preserve"> </w:t>
      </w:r>
      <w:r>
        <w:t>Methods of a handler object may be used to augment the implementation for one or more of the proxy object’s internal methods</w:t>
      </w:r>
      <w:r w:rsidRPr="00E77497">
        <w:t xml:space="preserve">.  </w:t>
      </w:r>
      <w:r>
        <w:t xml:space="preserve">Every proxy object also has an internal data property called [[ProxyTarget]] whose value is either an object or the </w:t>
      </w:r>
      <w:r w:rsidRPr="00B84BA3">
        <w:rPr>
          <w:b/>
          <w:bCs/>
        </w:rPr>
        <w:t>null</w:t>
      </w:r>
      <w:r>
        <w:t xml:space="preserve"> value. This object is called the proxy’s </w:t>
      </w:r>
      <w:r>
        <w:rPr>
          <w:i/>
          <w:iCs/>
        </w:rPr>
        <w:t>target object</w:t>
      </w:r>
      <w:r>
        <w:t>.</w:t>
      </w:r>
    </w:p>
    <w:p w14:paraId="0D6CC2AE" w14:textId="77777777" w:rsidR="005D37A2" w:rsidRPr="00E77497" w:rsidRDefault="005D37A2" w:rsidP="005D37A2">
      <w:r>
        <w:t>When a handler method is called to provide the implementation of a proxy object internal method, the handler method is passed the proxy’s target object as a parameter. A proxy’s handler object does not necessarily have a method corresponding to every essential internal method. Invoking an internal method on the proxy results in the invocation of the corresponding internal method on the proxy’s target object if the handler object does not have a method corresponding to the internal trap.</w:t>
      </w:r>
    </w:p>
    <w:p w14:paraId="20753FF1" w14:textId="77777777" w:rsidR="005D37A2" w:rsidRPr="006F124D" w:rsidRDefault="005D37A2" w:rsidP="005D37A2">
      <w:r>
        <w:t xml:space="preserve">The [[ProxyHandler]] and [[ProxyTarget]] internal data properties of a proxy object are always initialised when the object is created and typically may not be modified. Some proxy objects are created in a manner that permits them to be subsequently </w:t>
      </w:r>
      <w:r>
        <w:rPr>
          <w:i/>
          <w:iCs/>
        </w:rPr>
        <w:t>revoked</w:t>
      </w:r>
      <w:r>
        <w:t xml:space="preserve">. When a proxy is revoked, its [[ProxyHander]] internal data property is set to a special revoked proxy handler object and its [[ProxyTarget]] internal data property is set to </w:t>
      </w:r>
      <w:r w:rsidRPr="006F124D">
        <w:rPr>
          <w:b/>
          <w:bCs/>
        </w:rPr>
        <w:t>null</w:t>
      </w:r>
      <w:r>
        <w:t>.</w:t>
      </w:r>
    </w:p>
    <w:p w14:paraId="4D22B2E7" w14:textId="77777777" w:rsidR="005D37A2" w:rsidRPr="00E77497" w:rsidRDefault="005D37A2" w:rsidP="005D37A2">
      <w:r>
        <w:t xml:space="preserve">Because proxy permit arbitrary ECMAScript code to be used to in the implementation of internal methods, it is possible to define a proxy object whose handler methods violates the invariants defined in </w:t>
      </w:r>
      <w:r w:rsidR="00D45A1D">
        <w:fldChar w:fldCharType="begin"/>
      </w:r>
      <w:r w:rsidR="00D45A1D">
        <w:instrText xml:space="preserve"> REF _Ref365532942 \r \h </w:instrText>
      </w:r>
      <w:r w:rsidR="00D45A1D">
        <w:fldChar w:fldCharType="separate"/>
      </w:r>
      <w:ins w:id="1236" w:author="Rev 19 Allen Wirfs-Brock" w:date="2013-09-27T13:21:00Z">
        <w:r w:rsidR="00D433E8">
          <w:t>6.1.7.3</w:t>
        </w:r>
      </w:ins>
      <w:del w:id="1237" w:author="Rev 19 Allen Wirfs-Brock" w:date="2013-09-27T08:38:00Z">
        <w:r w:rsidR="00083CEC" w:rsidDel="009E7E9E">
          <w:delText>6.1.6.3</w:delText>
        </w:r>
      </w:del>
      <w:r w:rsidR="00D45A1D">
        <w:fldChar w:fldCharType="end"/>
      </w:r>
      <w:r>
        <w:t xml:space="preserve">. Some of the internal method invariants defined in </w:t>
      </w:r>
      <w:r w:rsidR="00D45A1D">
        <w:fldChar w:fldCharType="begin"/>
      </w:r>
      <w:r w:rsidR="00D45A1D">
        <w:instrText xml:space="preserve"> REF _Ref365532942 \r \h </w:instrText>
      </w:r>
      <w:r w:rsidR="00D45A1D">
        <w:fldChar w:fldCharType="separate"/>
      </w:r>
      <w:ins w:id="1238" w:author="Rev 19 Allen Wirfs-Brock" w:date="2013-09-27T13:21:00Z">
        <w:r w:rsidR="00D433E8">
          <w:t>6.1.7.3</w:t>
        </w:r>
      </w:ins>
      <w:del w:id="1239" w:author="Rev 19 Allen Wirfs-Brock" w:date="2013-09-27T08:38:00Z">
        <w:r w:rsidR="00083CEC" w:rsidDel="009E7E9E">
          <w:delText>6.1.6.3</w:delText>
        </w:r>
      </w:del>
      <w:r w:rsidR="00D45A1D">
        <w:fldChar w:fldCharType="end"/>
      </w:r>
      <w:r w:rsidR="00D45A1D">
        <w:t xml:space="preserve"> </w:t>
      </w:r>
      <w:r>
        <w:t>are essential integrity invariants. These invariants are explicitly enforced by the proxy internal methods specified in this section.</w:t>
      </w:r>
      <w:r w:rsidRPr="00B84BA3">
        <w:t xml:space="preserve"> </w:t>
      </w:r>
      <w:r>
        <w:t>An ECMAScript implementation must be robust in the presence of all possible invariant violations.</w:t>
      </w:r>
    </w:p>
    <w:p w14:paraId="47362428" w14:textId="77777777" w:rsidR="005D37A2" w:rsidRPr="00E77497" w:rsidRDefault="005D37A2" w:rsidP="005D37A2">
      <w:r w:rsidRPr="00E77497">
        <w:t xml:space="preserve">In the following algorithm descriptions, assume </w:t>
      </w:r>
      <w:r w:rsidRPr="00E77497">
        <w:rPr>
          <w:rFonts w:ascii="Times New Roman" w:hAnsi="Times New Roman"/>
          <w:i/>
        </w:rPr>
        <w:t>O</w:t>
      </w:r>
      <w:r>
        <w:t xml:space="preserve"> is an</w:t>
      </w:r>
      <w:r w:rsidRPr="00E77497">
        <w:t xml:space="preserve"> ECMAScript </w:t>
      </w:r>
      <w:r>
        <w:t xml:space="preserve">proxy </w:t>
      </w:r>
      <w:r w:rsidRPr="00E77497">
        <w:t xml:space="preserve">object, </w:t>
      </w:r>
      <w:r w:rsidRPr="00E77497">
        <w:rPr>
          <w:rFonts w:ascii="Times New Roman" w:hAnsi="Times New Roman"/>
          <w:i/>
        </w:rPr>
        <w:t>P</w:t>
      </w:r>
      <w:r w:rsidRPr="00E77497">
        <w:t xml:space="preserve"> is a </w:t>
      </w:r>
      <w:r>
        <w:t>property key value</w:t>
      </w:r>
      <w:r w:rsidRPr="00E77497">
        <w:t xml:space="preserve">, </w:t>
      </w:r>
      <w:r w:rsidRPr="00A33491">
        <w:rPr>
          <w:rFonts w:ascii="Times New Roman" w:hAnsi="Times New Roman"/>
          <w:i/>
          <w:iCs/>
        </w:rPr>
        <w:t>V</w:t>
      </w:r>
      <w:r>
        <w:t xml:space="preserve"> is any ECMAScript language value, </w:t>
      </w:r>
      <w:r w:rsidRPr="00A33491">
        <w:rPr>
          <w:rFonts w:ascii="Times New Roman" w:hAnsi="Times New Roman"/>
        </w:rPr>
        <w:t>Desc</w:t>
      </w:r>
      <w:r w:rsidRPr="00E77497">
        <w:t xml:space="preserve"> is a Property Description record, and </w:t>
      </w:r>
      <w:r>
        <w:rPr>
          <w:rFonts w:ascii="Times New Roman" w:hAnsi="Times New Roman"/>
          <w:i/>
        </w:rPr>
        <w:t>B</w:t>
      </w:r>
      <w:r w:rsidRPr="00E77497">
        <w:t xml:space="preserve"> is a Boolean flag.</w:t>
      </w:r>
    </w:p>
    <w:p w14:paraId="0315DD04" w14:textId="77777777" w:rsidR="005D37A2" w:rsidRPr="00A33491" w:rsidRDefault="005D37A2" w:rsidP="00F16CCB">
      <w:pPr>
        <w:pStyle w:val="30"/>
      </w:pPr>
      <w:bookmarkStart w:id="1240" w:name="_Toc368050287"/>
      <w:r w:rsidRPr="00A33491">
        <w:t>[[Get</w:t>
      </w:r>
      <w:ins w:id="1241" w:author="Rev 19 Allen Wirfs-Brock" w:date="2013-09-12T08:56:00Z">
        <w:r w:rsidR="00F16CCB" w:rsidRPr="00F16CCB">
          <w:t>PrototypeOf</w:t>
        </w:r>
      </w:ins>
      <w:del w:id="1242" w:author="Rev 19 Allen Wirfs-Brock" w:date="2013-09-12T08:56:00Z">
        <w:r w:rsidRPr="00A33491" w:rsidDel="00F16CCB">
          <w:delText>Inheritance</w:delText>
        </w:r>
      </w:del>
      <w:r w:rsidRPr="00A33491">
        <w:t>]] ( )</w:t>
      </w:r>
      <w:bookmarkEnd w:id="1240"/>
    </w:p>
    <w:p w14:paraId="78CC84B1" w14:textId="77777777" w:rsidR="005D37A2" w:rsidRPr="00A33491" w:rsidRDefault="005D37A2" w:rsidP="005D37A2">
      <w:r w:rsidRPr="00A33491">
        <w:t>When the [[Get</w:t>
      </w:r>
      <w:ins w:id="1243" w:author="Rev 19 Allen Wirfs-Brock" w:date="2013-09-12T08:56:00Z">
        <w:r w:rsidR="00F16CCB" w:rsidRPr="00F16CCB">
          <w:t>PrototypeOf</w:t>
        </w:r>
      </w:ins>
      <w:del w:id="1244" w:author="Rev 19 Allen Wirfs-Brock" w:date="2013-09-12T08:56:00Z">
        <w:r w:rsidRPr="00A33491" w:rsidDel="00F16CCB">
          <w:delText>Inheritance</w:delText>
        </w:r>
      </w:del>
      <w:r w:rsidRPr="00A33491">
        <w:t>]] internal method of</w:t>
      </w:r>
      <w:r>
        <w:t xml:space="preserve"> an exotic Proxy object</w:t>
      </w:r>
      <w:r w:rsidRPr="00A33491">
        <w:t xml:space="preserve"> </w:t>
      </w:r>
      <w:r w:rsidRPr="00A33491">
        <w:rPr>
          <w:rFonts w:ascii="Times New Roman" w:hAnsi="Times New Roman"/>
          <w:i/>
        </w:rPr>
        <w:t>O</w:t>
      </w:r>
      <w:r w:rsidRPr="00A33491">
        <w:t xml:space="preserve"> is called the following steps are taken:</w:t>
      </w:r>
    </w:p>
    <w:p w14:paraId="590B7AE1"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2875EEF8"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4F5D62C8"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getPrototypeOf</w:t>
      </w:r>
      <w:r w:rsidRPr="00E77497">
        <w:t>"</w:t>
      </w:r>
      <w:r>
        <w:t>).</w:t>
      </w:r>
    </w:p>
    <w:p w14:paraId="4CA35F75"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3291EC50"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2323869E" w14:textId="77777777" w:rsidR="005D37A2" w:rsidRDefault="005D37A2" w:rsidP="00F16CCB">
      <w:pPr>
        <w:numPr>
          <w:ilvl w:val="1"/>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[[Get</w:t>
      </w:r>
      <w:ins w:id="1245" w:author="Rev 19 Allen Wirfs-Brock" w:date="2013-09-12T08:56:00Z">
        <w:r w:rsidR="00F16CCB" w:rsidRPr="00F16CCB">
          <w:rPr>
            <w:rFonts w:ascii="Times New Roman" w:eastAsia="Times New Roman" w:hAnsi="Times New Roman"/>
            <w:spacing w:val="6"/>
            <w:lang w:eastAsia="en-US"/>
          </w:rPr>
          <w:t>PrototypeOf</w:t>
        </w:r>
      </w:ins>
      <w:del w:id="1246" w:author="Rev 19 Allen Wirfs-Brock" w:date="2013-09-12T08:56: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24F00ECD"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2874992E"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p>
    <w:p w14:paraId="1C2530DC" w14:textId="77777777" w:rsidR="00952308" w:rsidRDefault="00952308" w:rsidP="00952308">
      <w:pPr>
        <w:numPr>
          <w:ilvl w:val="0"/>
          <w:numId w:val="1192"/>
        </w:numPr>
        <w:spacing w:line="240" w:lineRule="auto"/>
        <w:contextualSpacing/>
        <w:jc w:val="left"/>
        <w:rPr>
          <w:ins w:id="1247" w:author="Rev 19 Allen Wirfs-Brock" w:date="2013-09-12T08:45:00Z"/>
          <w:rFonts w:ascii="Times New Roman" w:eastAsia="Times New Roman" w:hAnsi="Times New Roman"/>
          <w:spacing w:val="6"/>
          <w:lang w:eastAsia="en-US"/>
        </w:rPr>
      </w:pPr>
      <w:ins w:id="1248" w:author="Rev 19 Allen Wirfs-Brock" w:date="2013-09-12T08:45:00Z">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ins>
    </w:p>
    <w:p w14:paraId="59D035C5" w14:textId="77777777" w:rsidR="00952308" w:rsidRDefault="00952308" w:rsidP="00952308">
      <w:pPr>
        <w:numPr>
          <w:ilvl w:val="0"/>
          <w:numId w:val="1192"/>
        </w:numPr>
        <w:spacing w:line="240" w:lineRule="auto"/>
        <w:contextualSpacing/>
        <w:jc w:val="left"/>
        <w:rPr>
          <w:ins w:id="1249" w:author="Rev 19 Allen Wirfs-Brock" w:date="2013-09-12T08:45:00Z"/>
          <w:rFonts w:ascii="Times New Roman" w:eastAsia="Times New Roman" w:hAnsi="Times New Roman"/>
          <w:spacing w:val="6"/>
          <w:lang w:eastAsia="en-US"/>
        </w:rPr>
      </w:pPr>
      <w:ins w:id="1250" w:author="Rev 19 Allen Wirfs-Brock" w:date="2013-09-12T08:45:00Z">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ins>
    </w:p>
    <w:p w14:paraId="23ABBC35" w14:textId="77777777" w:rsidR="00952308" w:rsidRDefault="00952308" w:rsidP="00952308">
      <w:pPr>
        <w:numPr>
          <w:ilvl w:val="0"/>
          <w:numId w:val="1192"/>
        </w:numPr>
        <w:spacing w:line="240" w:lineRule="auto"/>
        <w:contextualSpacing/>
        <w:jc w:val="left"/>
        <w:rPr>
          <w:ins w:id="1251" w:author="Rev 19 Allen Wirfs-Brock" w:date="2013-09-12T08:45:00Z"/>
          <w:rFonts w:ascii="Times New Roman" w:eastAsia="Times New Roman" w:hAnsi="Times New Roman"/>
          <w:spacing w:val="6"/>
          <w:lang w:eastAsia="en-US"/>
        </w:rPr>
      </w:pPr>
      <w:ins w:id="1252" w:author="Rev 19 Allen Wirfs-Brock" w:date="2013-09-12T08:45: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ins>
    </w:p>
    <w:p w14:paraId="0E5FF77A" w14:textId="77777777" w:rsidR="005D37A2" w:rsidRDefault="005D37A2" w:rsidP="00F16CCB">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w:t>
      </w:r>
      <w:ins w:id="1253" w:author="Rev 19 Allen Wirfs-Brock" w:date="2013-09-12T08:56:00Z">
        <w:r w:rsidR="00F16CCB" w:rsidRPr="00F16CCB">
          <w:rPr>
            <w:rFonts w:ascii="Times New Roman" w:eastAsia="Times New Roman" w:hAnsi="Times New Roman"/>
            <w:spacing w:val="6"/>
            <w:lang w:eastAsia="en-US"/>
          </w:rPr>
          <w:t>PrototypeOf</w:t>
        </w:r>
      </w:ins>
      <w:del w:id="1254" w:author="Rev 19 Allen Wirfs-Brock" w:date="2013-09-12T08:56: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12A5BBF8"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14:paraId="7B28D8DB" w14:textId="77777777"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14:paraId="69143980" w14:textId="77777777" w:rsidR="005D37A2" w:rsidRPr="00A33491" w:rsidRDefault="005D37A2" w:rsidP="005D37A2">
      <w:pPr>
        <w:numPr>
          <w:ilvl w:val="0"/>
          <w:numId w:val="1192"/>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handlerProto</w:t>
      </w:r>
      <w:r w:rsidRPr="00A33491">
        <w:rPr>
          <w:rFonts w:ascii="Times New Roman" w:eastAsia="Times New Roman" w:hAnsi="Times New Roman"/>
          <w:spacing w:val="6"/>
          <w:lang w:eastAsia="en-US"/>
        </w:rPr>
        <w:t>.</w:t>
      </w:r>
    </w:p>
    <w:p w14:paraId="47EECBBA" w14:textId="77777777" w:rsidR="005D37A2" w:rsidRDefault="005D37A2" w:rsidP="005D37A2">
      <w:pPr>
        <w:pStyle w:val="Note"/>
        <w:contextualSpacing/>
      </w:pPr>
      <w:r>
        <w:t>NOTE</w:t>
      </w:r>
      <w:r>
        <w:tab/>
        <w:t>[[Get</w:t>
      </w:r>
      <w:ins w:id="1255" w:author="Rev 19 Allen Wirfs-Brock" w:date="2013-09-12T08:57:00Z">
        <w:r w:rsidR="00F16CCB" w:rsidRPr="00F16CCB">
          <w:t>PrototypeOf</w:t>
        </w:r>
      </w:ins>
      <w:del w:id="1256" w:author="Rev 19 Allen Wirfs-Brock" w:date="2013-09-12T08:57:00Z">
        <w:r w:rsidDel="00F16CCB">
          <w:delText>Inheritance</w:delText>
        </w:r>
      </w:del>
      <w:r>
        <w:t>]] for proxy objects enforces the following invariant:</w:t>
      </w:r>
    </w:p>
    <w:p w14:paraId="2F0A6B73" w14:textId="77777777" w:rsidR="005D37A2" w:rsidRDefault="00952308" w:rsidP="00F16CCB">
      <w:pPr>
        <w:pStyle w:val="Note"/>
        <w:numPr>
          <w:ilvl w:val="0"/>
          <w:numId w:val="1204"/>
        </w:numPr>
        <w:tabs>
          <w:tab w:val="clear" w:pos="960"/>
          <w:tab w:val="left" w:pos="720"/>
          <w:tab w:val="left" w:pos="1170"/>
        </w:tabs>
      </w:pPr>
      <w:ins w:id="1257" w:author="Rev 19 Allen Wirfs-Brock" w:date="2013-09-12T08:47:00Z">
        <w:r>
          <w:t xml:space="preserve">If the target object is not extensible, </w:t>
        </w:r>
      </w:ins>
      <w:del w:id="1258" w:author="Rev 19 Allen Wirfs-Brock" w:date="2013-09-12T08:47:00Z">
        <w:r w:rsidR="005D37A2" w:rsidDel="00952308">
          <w:delText xml:space="preserve"> </w:delText>
        </w:r>
      </w:del>
      <w:r w:rsidR="005D37A2">
        <w:t>[[Get</w:t>
      </w:r>
      <w:ins w:id="1259" w:author="Rev 19 Allen Wirfs-Brock" w:date="2013-09-12T08:57:00Z">
        <w:r w:rsidR="00F16CCB" w:rsidRPr="00F16CCB">
          <w:t>PrototypeOf</w:t>
        </w:r>
      </w:ins>
      <w:del w:id="1260" w:author="Rev 19 Allen Wirfs-Brock" w:date="2013-09-12T08:57:00Z">
        <w:r w:rsidR="005D37A2" w:rsidDel="00F16CCB">
          <w:delText>Inheritance</w:delText>
        </w:r>
      </w:del>
      <w:r w:rsidR="005D37A2">
        <w:t>]] applied to the proxy object must return the same value as [[Get</w:t>
      </w:r>
      <w:ins w:id="1261" w:author="Rev 19 Allen Wirfs-Brock" w:date="2013-09-12T08:57:00Z">
        <w:r w:rsidR="00F16CCB" w:rsidRPr="00F16CCB">
          <w:t>PrototypeOf</w:t>
        </w:r>
      </w:ins>
      <w:del w:id="1262" w:author="Rev 19 Allen Wirfs-Brock" w:date="2013-09-12T08:57:00Z">
        <w:r w:rsidR="005D37A2" w:rsidDel="00F16CCB">
          <w:delText>Inheritance</w:delText>
        </w:r>
      </w:del>
      <w:r w:rsidR="005D37A2">
        <w:t>] applied to the proxy object’s target object.</w:t>
      </w:r>
    </w:p>
    <w:p w14:paraId="3DC8DC31" w14:textId="77777777" w:rsidR="005D37A2" w:rsidRPr="00A33491" w:rsidRDefault="005D37A2" w:rsidP="00F16CCB">
      <w:pPr>
        <w:pStyle w:val="30"/>
      </w:pPr>
      <w:r w:rsidDel="00621C54">
        <w:t xml:space="preserve"> </w:t>
      </w:r>
      <w:bookmarkStart w:id="1263" w:name="_Toc368050288"/>
      <w:r w:rsidRPr="00A33491">
        <w:t>[[Set</w:t>
      </w:r>
      <w:ins w:id="1264" w:author="Rev 19 Allen Wirfs-Brock" w:date="2013-09-12T08:57:00Z">
        <w:r w:rsidR="00F16CCB" w:rsidRPr="00F16CCB">
          <w:t>PrototypeOf</w:t>
        </w:r>
      </w:ins>
      <w:del w:id="1265" w:author="Rev 19 Allen Wirfs-Brock" w:date="2013-09-12T08:57:00Z">
        <w:r w:rsidRPr="00A33491" w:rsidDel="00F16CCB">
          <w:delText>Inheritance</w:delText>
        </w:r>
      </w:del>
      <w:r w:rsidRPr="00A33491">
        <w:t>]] (V)</w:t>
      </w:r>
      <w:bookmarkEnd w:id="1263"/>
    </w:p>
    <w:p w14:paraId="5DB40D3B" w14:textId="77777777" w:rsidR="005D37A2" w:rsidRPr="00A33491" w:rsidRDefault="005D37A2" w:rsidP="005D37A2">
      <w:r w:rsidRPr="00A33491">
        <w:t>When the [[Set</w:t>
      </w:r>
      <w:ins w:id="1266" w:author="Rev 19 Allen Wirfs-Brock" w:date="2013-09-12T08:57:00Z">
        <w:r w:rsidR="00F16CCB" w:rsidRPr="00F16CCB">
          <w:t>PrototypeOf</w:t>
        </w:r>
      </w:ins>
      <w:del w:id="1267" w:author="Rev 19 Allen Wirfs-Brock" w:date="2013-09-12T08:57:00Z">
        <w:r w:rsidRPr="00A33491" w:rsidDel="00F16CCB">
          <w:delText>Inheritance</w:delText>
        </w:r>
      </w:del>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 called with argument </w:t>
      </w:r>
      <w:r w:rsidRPr="00A33491">
        <w:rPr>
          <w:i/>
          <w:iCs/>
        </w:rPr>
        <w:t>V</w:t>
      </w:r>
      <w:r w:rsidRPr="00A33491">
        <w:t xml:space="preserve"> the following steps are taken:</w:t>
      </w:r>
    </w:p>
    <w:p w14:paraId="5F6C6A92" w14:textId="77777777" w:rsidR="005D37A2" w:rsidRPr="00A33491" w:rsidDel="004372C5" w:rsidRDefault="005D37A2" w:rsidP="005D37A2">
      <w:pPr>
        <w:numPr>
          <w:ilvl w:val="0"/>
          <w:numId w:val="1193"/>
        </w:numPr>
        <w:spacing w:before="240"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Assert: Either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Object or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Null</w:t>
      </w:r>
      <w:r w:rsidRPr="00A33491" w:rsidDel="004372C5">
        <w:rPr>
          <w:rFonts w:ascii="Times New Roman" w:eastAsia="Times New Roman" w:hAnsi="Times New Roman"/>
          <w:spacing w:val="6"/>
          <w:lang w:eastAsia="en-US"/>
        </w:rPr>
        <w:t>.</w:t>
      </w:r>
    </w:p>
    <w:p w14:paraId="5D415095"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2DBD5366"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53353FC7"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setPrototypeOf</w:t>
      </w:r>
      <w:r w:rsidRPr="00E77497">
        <w:t>"</w:t>
      </w:r>
      <w:r>
        <w:t>).</w:t>
      </w:r>
    </w:p>
    <w:p w14:paraId="3CDC9953"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75F2CB6F"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7E7349B2" w14:textId="77777777" w:rsidR="005D37A2" w:rsidRDefault="005D37A2" w:rsidP="00F16CCB">
      <w:pPr>
        <w:numPr>
          <w:ilvl w:val="1"/>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[[Set</w:t>
      </w:r>
      <w:ins w:id="1268" w:author="Rev 19 Allen Wirfs-Brock" w:date="2013-09-12T08:57:00Z">
        <w:r w:rsidR="00F16CCB" w:rsidRPr="00F16CCB">
          <w:rPr>
            <w:rFonts w:ascii="Times New Roman" w:eastAsia="Times New Roman" w:hAnsi="Times New Roman"/>
            <w:spacing w:val="6"/>
            <w:lang w:eastAsia="en-US"/>
          </w:rPr>
          <w:t>PrototypeOf</w:t>
        </w:r>
      </w:ins>
      <w:del w:id="1269" w:author="Rev 19 Allen Wirfs-Brock" w:date="2013-09-12T08:57: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14:paraId="27DF32EB"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 </w:t>
      </w:r>
      <w:r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14:paraId="38B12196"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7E624484" w14:textId="77777777" w:rsidR="005D37A2" w:rsidRPr="00A33491" w:rsidRDefault="005D37A2" w:rsidP="005D37A2">
      <w:pPr>
        <w:numPr>
          <w:ilvl w:val="0"/>
          <w:numId w:val="119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1AEB71AB"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55746E62"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6EBB8775"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2B4875E3" w14:textId="77777777" w:rsidR="005D37A2" w:rsidRDefault="005D37A2" w:rsidP="00F16CCB">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w:t>
      </w:r>
      <w:ins w:id="1270" w:author="Rev 19 Allen Wirfs-Brock" w:date="2013-09-12T08:58:00Z">
        <w:r w:rsidR="00F16CCB" w:rsidRPr="00F16CCB">
          <w:rPr>
            <w:rFonts w:ascii="Times New Roman" w:eastAsia="Times New Roman" w:hAnsi="Times New Roman"/>
            <w:spacing w:val="6"/>
            <w:lang w:eastAsia="en-US"/>
          </w:rPr>
          <w:t>PrototypeOf</w:t>
        </w:r>
      </w:ins>
      <w:del w:id="1271" w:author="Rev 19 Allen Wirfs-Brock" w:date="2013-09-12T08:58: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15DF4BFA"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14:paraId="32726660" w14:textId="77777777"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6D19B4">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is </w:t>
      </w:r>
      <w:r w:rsidRPr="004240DD">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sidRPr="004240DD">
        <w:rPr>
          <w:rFonts w:ascii="Times New Roman" w:eastAsia="Times New Roman" w:hAnsi="Times New Roman"/>
          <w:spacing w:val="6"/>
          <w:lang w:eastAsia="en-US"/>
        </w:rPr>
        <w:t>SameValue</w:t>
      </w:r>
      <w:r>
        <w:rPr>
          <w:rFonts w:ascii="Times New Roman" w:eastAsia="Times New Roman" w:hAnsi="Times New Roman"/>
          <w:spacing w:val="6"/>
          <w:lang w:eastAsia="en-US"/>
        </w:rPr>
        <w:t>(</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14:paraId="69CE3F53" w14:textId="77777777" w:rsidR="005D37A2" w:rsidRPr="00A33491" w:rsidRDefault="005D37A2" w:rsidP="005D37A2">
      <w:pPr>
        <w:numPr>
          <w:ilvl w:val="0"/>
          <w:numId w:val="119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692900">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14:paraId="286033D0" w14:textId="77777777" w:rsidR="005D37A2" w:rsidRDefault="005D37A2" w:rsidP="005D37A2">
      <w:pPr>
        <w:pStyle w:val="Note"/>
        <w:contextualSpacing/>
      </w:pPr>
      <w:r>
        <w:t>NOTE</w:t>
      </w:r>
      <w:r>
        <w:tab/>
        <w:t>[[Set</w:t>
      </w:r>
      <w:ins w:id="1272" w:author="Rev 19 Allen Wirfs-Brock" w:date="2013-09-12T08:58:00Z">
        <w:r w:rsidR="00F16CCB" w:rsidRPr="00F16CCB">
          <w:t>PrototypeOf</w:t>
        </w:r>
      </w:ins>
      <w:del w:id="1273" w:author="Rev 19 Allen Wirfs-Brock" w:date="2013-09-12T08:58:00Z">
        <w:r w:rsidDel="00F16CCB">
          <w:delText>Inheritance</w:delText>
        </w:r>
      </w:del>
      <w:r>
        <w:t>]] for proxy objects enforces the following invariant:</w:t>
      </w:r>
    </w:p>
    <w:p w14:paraId="0DB0722E" w14:textId="77777777" w:rsidR="005D37A2" w:rsidRDefault="005D37A2" w:rsidP="00F16CCB">
      <w:pPr>
        <w:pStyle w:val="Note"/>
        <w:numPr>
          <w:ilvl w:val="0"/>
          <w:numId w:val="1204"/>
        </w:numPr>
        <w:tabs>
          <w:tab w:val="clear" w:pos="960"/>
          <w:tab w:val="left" w:pos="720"/>
          <w:tab w:val="left" w:pos="1170"/>
        </w:tabs>
      </w:pPr>
      <w:r>
        <w:t>If the target object is not extensible, the argument value must be the same as the result of [[Get</w:t>
      </w:r>
      <w:ins w:id="1274" w:author="Rev 19 Allen Wirfs-Brock" w:date="2013-09-12T08:58:00Z">
        <w:r w:rsidR="00F16CCB" w:rsidRPr="00F16CCB">
          <w:t>PrototypeOf</w:t>
        </w:r>
      </w:ins>
      <w:del w:id="1275" w:author="Rev 19 Allen Wirfs-Brock" w:date="2013-09-12T08:58:00Z">
        <w:r w:rsidDel="00F16CCB">
          <w:delText>Inheritance</w:delText>
        </w:r>
      </w:del>
      <w:r>
        <w:t>]] applied to target object.</w:t>
      </w:r>
    </w:p>
    <w:p w14:paraId="45190A5B" w14:textId="77777777" w:rsidR="005D37A2" w:rsidRPr="00A33491" w:rsidRDefault="005D37A2" w:rsidP="005D37A2">
      <w:pPr>
        <w:pStyle w:val="30"/>
      </w:pPr>
      <w:bookmarkStart w:id="1276" w:name="_Toc368050289"/>
      <w:r w:rsidRPr="00A33491">
        <w:t>[[IsExtensible]] (</w:t>
      </w:r>
      <w:r>
        <w:t xml:space="preserve"> </w:t>
      </w:r>
      <w:r w:rsidRPr="00A33491">
        <w:t>)</w:t>
      </w:r>
      <w:bookmarkEnd w:id="1276"/>
    </w:p>
    <w:p w14:paraId="6CAF0F03" w14:textId="77777777" w:rsidR="005D37A2" w:rsidRPr="00A33491" w:rsidRDefault="005D37A2" w:rsidP="005D37A2">
      <w:r w:rsidRPr="00A33491">
        <w:t>When the [[</w:t>
      </w:r>
      <w:r>
        <w:t>Is</w:t>
      </w:r>
      <w:r w:rsidRPr="00A33491">
        <w:t>Extensible]] internal method of</w:t>
      </w:r>
      <w:r w:rsidRPr="00E91734">
        <w:t xml:space="preserve"> </w:t>
      </w:r>
      <w:r>
        <w:t>an exotic Proxy object</w:t>
      </w:r>
      <w:r w:rsidRPr="00A33491">
        <w:t xml:space="preserve"> </w:t>
      </w:r>
      <w:r w:rsidRPr="00A33491">
        <w:rPr>
          <w:rFonts w:ascii="Times New Roman" w:hAnsi="Times New Roman"/>
          <w:i/>
        </w:rPr>
        <w:t>O</w:t>
      </w:r>
      <w:r w:rsidRPr="00A33491">
        <w:t xml:space="preserve"> is called  the following steps are taken:</w:t>
      </w:r>
    </w:p>
    <w:p w14:paraId="12DFCAA6"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2E6DECCA"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4A21DAD9"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isExtensible</w:t>
      </w:r>
      <w:r w:rsidRPr="00E77497">
        <w:t>"</w:t>
      </w:r>
      <w:r>
        <w:t>).</w:t>
      </w:r>
    </w:p>
    <w:p w14:paraId="0FD58C07"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0E69B02E"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07987AB4" w14:textId="77777777" w:rsidR="005D37A2" w:rsidRDefault="005D37A2" w:rsidP="005D37A2">
      <w:pPr>
        <w:numPr>
          <w:ilvl w:val="1"/>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7FA80262"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6B70763D"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5475001D"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27923F6A"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3097880C"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w:t>
      </w:r>
    </w:p>
    <w:p w14:paraId="404AF339" w14:textId="77777777"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14:paraId="1661BAC2" w14:textId="77777777" w:rsidR="005D37A2" w:rsidRPr="00A33491" w:rsidRDefault="005D37A2" w:rsidP="005D37A2">
      <w:pPr>
        <w:numPr>
          <w:ilvl w:val="0"/>
          <w:numId w:val="120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booleanTrapResult</w:t>
      </w:r>
      <w:r w:rsidRPr="00A33491">
        <w:rPr>
          <w:rFonts w:ascii="Times New Roman" w:eastAsia="Times New Roman" w:hAnsi="Times New Roman"/>
          <w:spacing w:val="6"/>
          <w:lang w:eastAsia="en-US"/>
        </w:rPr>
        <w:t>.</w:t>
      </w:r>
    </w:p>
    <w:p w14:paraId="3E467147" w14:textId="77777777" w:rsidR="005D37A2" w:rsidRDefault="005D37A2" w:rsidP="005D37A2">
      <w:pPr>
        <w:pStyle w:val="Note"/>
        <w:contextualSpacing/>
      </w:pPr>
      <w:r>
        <w:t>NOTE</w:t>
      </w:r>
      <w:r>
        <w:tab/>
        <w:t>[[IsExtensible]] for proxy objects enforces the following invariant:</w:t>
      </w:r>
    </w:p>
    <w:p w14:paraId="2F74919A" w14:textId="77777777" w:rsidR="005D37A2" w:rsidRDefault="005D37A2" w:rsidP="005D37A2">
      <w:pPr>
        <w:pStyle w:val="Note"/>
        <w:numPr>
          <w:ilvl w:val="0"/>
          <w:numId w:val="1204"/>
        </w:numPr>
        <w:tabs>
          <w:tab w:val="clear" w:pos="960"/>
          <w:tab w:val="left" w:pos="720"/>
          <w:tab w:val="left" w:pos="1170"/>
        </w:tabs>
        <w:ind w:left="720" w:hanging="317"/>
      </w:pPr>
      <w:r>
        <w:t xml:space="preserve"> [[IsExtensible]] applied to the proxy object must return the same value as [[IsExtensible]] applied to the proxy object’s target object with the same argument.</w:t>
      </w:r>
    </w:p>
    <w:p w14:paraId="26028E7F" w14:textId="77777777" w:rsidR="005D37A2" w:rsidRPr="00A33491" w:rsidRDefault="005D37A2" w:rsidP="005D37A2">
      <w:pPr>
        <w:pStyle w:val="30"/>
      </w:pPr>
      <w:bookmarkStart w:id="1277" w:name="_Toc368050290"/>
      <w:r w:rsidRPr="00A33491">
        <w:t>[[</w:t>
      </w:r>
      <w:r>
        <w:t>PreventExtensions</w:t>
      </w:r>
      <w:r w:rsidRPr="00A33491">
        <w:t>]] (</w:t>
      </w:r>
      <w:r>
        <w:t xml:space="preserve">  </w:t>
      </w:r>
      <w:r w:rsidRPr="00A33491">
        <w:t>)</w:t>
      </w:r>
      <w:bookmarkEnd w:id="1277"/>
    </w:p>
    <w:p w14:paraId="4B2177E7" w14:textId="77777777" w:rsidR="005D37A2" w:rsidRPr="00A33491" w:rsidRDefault="005D37A2" w:rsidP="005D37A2">
      <w:r w:rsidRPr="00A33491">
        <w:t>When the [[</w:t>
      </w:r>
      <w:r>
        <w:t>PreventExtensions</w:t>
      </w:r>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w:t>
      </w:r>
      <w:r>
        <w:t xml:space="preserve"> called</w:t>
      </w:r>
      <w:r w:rsidRPr="00A33491">
        <w:t xml:space="preserve"> the following steps are taken:</w:t>
      </w:r>
    </w:p>
    <w:p w14:paraId="5E01A39F"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7FEEE845"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0B519349"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preventExtensions</w:t>
      </w:r>
      <w:r w:rsidRPr="00E77497">
        <w:t>"</w:t>
      </w:r>
      <w:r>
        <w:t>).</w:t>
      </w:r>
    </w:p>
    <w:p w14:paraId="538C0081"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3CFC3C6A"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33A68966" w14:textId="77777777" w:rsidR="005D37A2" w:rsidRDefault="005D37A2" w:rsidP="005D37A2">
      <w:pPr>
        <w:numPr>
          <w:ilvl w:val="1"/>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[[PreventExtensions]]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16F1CE32" w14:textId="77777777" w:rsidR="00BF5518" w:rsidRDefault="005D37A2" w:rsidP="005D37A2">
      <w:pPr>
        <w:numPr>
          <w:ilvl w:val="0"/>
          <w:numId w:val="1195"/>
        </w:numPr>
        <w:spacing w:line="240" w:lineRule="auto"/>
        <w:contextualSpacing/>
        <w:jc w:val="left"/>
        <w:rPr>
          <w:ins w:id="1278" w:author="Rev 19 Allen Wirfs-Brock" w:date="2013-09-10T13:45:00Z"/>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w:t>
      </w:r>
      <w:r w:rsidRPr="00F915C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55801A39"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2E7AD02E"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p>
    <w:p w14:paraId="38913586"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35BF3417"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w:t>
      </w:r>
    </w:p>
    <w:p w14:paraId="033E2B1A" w14:textId="77777777"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booleanTrapResult</w:t>
      </w:r>
      <w:r w:rsidRPr="00DD55F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targetIsExtensible</w:t>
      </w:r>
      <w:r w:rsidRPr="00621C5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14:paraId="030848A2" w14:textId="77777777" w:rsidR="005D37A2" w:rsidRPr="00A33491" w:rsidRDefault="005D37A2" w:rsidP="005D37A2">
      <w:pPr>
        <w:numPr>
          <w:ilvl w:val="0"/>
          <w:numId w:val="119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targetIsExtensible</w:t>
      </w:r>
      <w:r w:rsidDel="00C909D5">
        <w:rPr>
          <w:rFonts w:ascii="Times New Roman" w:eastAsia="Times New Roman" w:hAnsi="Times New Roman"/>
          <w:i/>
          <w:iCs/>
          <w:spacing w:val="6"/>
          <w:lang w:eastAsia="en-US"/>
        </w:rPr>
        <w:t xml:space="preserve"> </w:t>
      </w:r>
      <w:r w:rsidRPr="00A33491">
        <w:rPr>
          <w:rFonts w:ascii="Times New Roman" w:eastAsia="Times New Roman" w:hAnsi="Times New Roman"/>
          <w:spacing w:val="6"/>
          <w:lang w:eastAsia="en-US"/>
        </w:rPr>
        <w:t>.</w:t>
      </w:r>
    </w:p>
    <w:p w14:paraId="6FD72D91" w14:textId="77777777" w:rsidR="005D37A2" w:rsidRDefault="005D37A2" w:rsidP="005D37A2">
      <w:pPr>
        <w:pStyle w:val="Note"/>
        <w:contextualSpacing/>
      </w:pPr>
      <w:r>
        <w:t>NOTE</w:t>
      </w:r>
      <w:r>
        <w:tab/>
        <w:t>[[PreventExtensions]] for proxy objects enforces the following invariant:</w:t>
      </w:r>
    </w:p>
    <w:p w14:paraId="2CFC05CA" w14:textId="77777777" w:rsidR="005D37A2" w:rsidRDefault="005D37A2" w:rsidP="005D37A2">
      <w:pPr>
        <w:pStyle w:val="Note"/>
        <w:numPr>
          <w:ilvl w:val="0"/>
          <w:numId w:val="1204"/>
        </w:numPr>
        <w:tabs>
          <w:tab w:val="clear" w:pos="960"/>
          <w:tab w:val="left" w:pos="720"/>
          <w:tab w:val="left" w:pos="1170"/>
        </w:tabs>
      </w:pPr>
      <w:r>
        <w:t xml:space="preserve">[[PreventExtensions]] applied to the proxy object only returns </w:t>
      </w:r>
      <w:r w:rsidRPr="00BE3BA1">
        <w:rPr>
          <w:rFonts w:ascii="Times New Roman" w:hAnsi="Times New Roman"/>
          <w:b/>
          <w:bCs/>
        </w:rPr>
        <w:t>true</w:t>
      </w:r>
      <w:r>
        <w:t xml:space="preserve"> if [[IsExtensible]] applied to the proxy object’s target object is </w:t>
      </w:r>
      <w:r w:rsidRPr="00BE3BA1">
        <w:rPr>
          <w:rFonts w:ascii="Times New Roman" w:hAnsi="Times New Roman"/>
          <w:b/>
          <w:bCs/>
        </w:rPr>
        <w:t>false</w:t>
      </w:r>
      <w:r>
        <w:t>.</w:t>
      </w:r>
    </w:p>
    <w:p w14:paraId="5B76DACA" w14:textId="77777777" w:rsidR="005D37A2" w:rsidRPr="00A33491" w:rsidDel="00873DB1" w:rsidRDefault="00873DB1" w:rsidP="005D37A2">
      <w:pPr>
        <w:pStyle w:val="30"/>
      </w:pPr>
      <w:ins w:id="1279" w:author="Rev 19 Allen Wirfs-Brock" w:date="2013-09-26T09:48:00Z">
        <w:r w:rsidRPr="00A33491" w:rsidDel="00873DB1">
          <w:t xml:space="preserve"> </w:t>
        </w:r>
      </w:ins>
      <w:del w:id="1280" w:author="Rev 19 Allen Wirfs-Brock" w:date="2013-09-26T09:48:00Z">
        <w:r w:rsidR="005D37A2" w:rsidRPr="00A33491" w:rsidDel="00873DB1">
          <w:delText>[[HasOwnProperty]] (P)</w:delText>
        </w:r>
      </w:del>
      <w:bookmarkStart w:id="1281" w:name="_Toc368034291"/>
      <w:bookmarkStart w:id="1282" w:name="_Toc368049514"/>
      <w:bookmarkStart w:id="1283" w:name="_Toc368050291"/>
      <w:bookmarkEnd w:id="1281"/>
      <w:bookmarkEnd w:id="1282"/>
      <w:bookmarkEnd w:id="1283"/>
    </w:p>
    <w:p w14:paraId="79B4715D" w14:textId="77777777" w:rsidR="005D37A2" w:rsidRPr="00A33491" w:rsidDel="00873DB1" w:rsidRDefault="005D37A2" w:rsidP="005D37A2">
      <w:del w:id="1284" w:author="Rev 19 Allen Wirfs-Brock" w:date="2013-09-26T09:48:00Z">
        <w:r w:rsidRPr="00A33491" w:rsidDel="00873DB1">
          <w:delText xml:space="preserve">When the [[HasOwnProperty]] internal method of </w:delText>
        </w:r>
        <w:r w:rsidDel="00873DB1">
          <w:delText>an exotic Proxy object</w:delText>
        </w:r>
        <w:r w:rsidRPr="00A33491" w:rsidDel="00873DB1">
          <w:delText xml:space="preserve"> </w:delText>
        </w:r>
        <w:r w:rsidRPr="00A33491" w:rsidDel="00873DB1">
          <w:rPr>
            <w:rFonts w:ascii="Times New Roman" w:hAnsi="Times New Roman"/>
            <w:i/>
          </w:rPr>
          <w:delText>O</w:delText>
        </w:r>
        <w:r w:rsidRPr="00A33491" w:rsidDel="00873DB1">
          <w:delText xml:space="preserve"> is called with property key </w:delText>
        </w:r>
        <w:r w:rsidRPr="00A33491" w:rsidDel="00873DB1">
          <w:rPr>
            <w:rFonts w:ascii="Times New Roman" w:hAnsi="Times New Roman"/>
            <w:i/>
          </w:rPr>
          <w:delText>P</w:delText>
        </w:r>
        <w:r w:rsidRPr="00A33491" w:rsidDel="00873DB1">
          <w:delText>, the following steps are taken:</w:delText>
        </w:r>
      </w:del>
      <w:bookmarkStart w:id="1285" w:name="_Toc368034292"/>
      <w:bookmarkStart w:id="1286" w:name="_Toc368049515"/>
      <w:bookmarkStart w:id="1287" w:name="_Toc368050292"/>
      <w:bookmarkEnd w:id="1285"/>
      <w:bookmarkEnd w:id="1286"/>
      <w:bookmarkEnd w:id="1287"/>
    </w:p>
    <w:p w14:paraId="1A6DF1E7" w14:textId="77777777" w:rsidR="005D37A2" w:rsidRPr="00A33491" w:rsidDel="00873DB1" w:rsidRDefault="005D37A2" w:rsidP="005D37A2">
      <w:pPr>
        <w:numPr>
          <w:ilvl w:val="0"/>
          <w:numId w:val="1196"/>
        </w:numPr>
        <w:spacing w:before="240" w:after="0" w:line="240" w:lineRule="auto"/>
        <w:contextualSpacing/>
        <w:jc w:val="left"/>
        <w:rPr>
          <w:rFonts w:ascii="Times New Roman" w:eastAsia="Times New Roman" w:hAnsi="Times New Roman"/>
          <w:spacing w:val="6"/>
          <w:lang w:eastAsia="en-US"/>
        </w:rPr>
      </w:pPr>
      <w:del w:id="1288" w:author="Rev 19 Allen Wirfs-Brock" w:date="2013-09-26T09:48:00Z">
        <w:r w:rsidRPr="00A33491" w:rsidDel="00873DB1">
          <w:rPr>
            <w:rFonts w:ascii="Times New Roman" w:eastAsia="Times New Roman" w:hAnsi="Times New Roman"/>
            <w:spacing w:val="6"/>
            <w:lang w:eastAsia="en-US"/>
          </w:rPr>
          <w:delText xml:space="preserve">Assert: </w:delText>
        </w:r>
        <w:r w:rsidRPr="00755B7E" w:rsidDel="00873DB1">
          <w:rPr>
            <w:rFonts w:ascii="Times New Roman" w:eastAsia="Times New Roman" w:hAnsi="Times New Roman"/>
            <w:spacing w:val="6"/>
            <w:lang w:eastAsia="en-US"/>
          </w:rPr>
          <w:delText>IsPropertyKey(</w:delText>
        </w:r>
        <w:r w:rsidRPr="00755B7E" w:rsidDel="00873DB1">
          <w:rPr>
            <w:rFonts w:ascii="Times New Roman" w:eastAsia="Times New Roman" w:hAnsi="Times New Roman"/>
            <w:i/>
            <w:iCs/>
            <w:spacing w:val="6"/>
            <w:lang w:eastAsia="en-US"/>
          </w:rPr>
          <w:delText>P</w:delText>
        </w:r>
        <w:r w:rsidRPr="00755B7E" w:rsidDel="00873DB1">
          <w:rPr>
            <w:rFonts w:ascii="Times New Roman" w:eastAsia="Times New Roman" w:hAnsi="Times New Roman"/>
            <w:spacing w:val="6"/>
            <w:lang w:eastAsia="en-US"/>
          </w:rPr>
          <w:delText xml:space="preserve">) is </w:delText>
        </w:r>
        <w:r w:rsidRPr="00755B7E" w:rsidDel="00873DB1">
          <w:rPr>
            <w:rFonts w:ascii="Times New Roman" w:eastAsia="Times New Roman" w:hAnsi="Times New Roman"/>
            <w:b/>
            <w:bCs/>
            <w:spacing w:val="6"/>
            <w:lang w:eastAsia="en-US"/>
          </w:rPr>
          <w:delText>true</w:delText>
        </w:r>
        <w:r w:rsidRPr="00A33491" w:rsidDel="00873DB1">
          <w:rPr>
            <w:rFonts w:ascii="Times New Roman" w:eastAsia="Times New Roman" w:hAnsi="Times New Roman"/>
            <w:spacing w:val="6"/>
            <w:lang w:eastAsia="en-US"/>
          </w:rPr>
          <w:delText>.</w:delText>
        </w:r>
      </w:del>
      <w:bookmarkStart w:id="1289" w:name="_Toc368034293"/>
      <w:bookmarkStart w:id="1290" w:name="_Toc368049516"/>
      <w:bookmarkStart w:id="1291" w:name="_Toc368050293"/>
      <w:bookmarkEnd w:id="1289"/>
      <w:bookmarkEnd w:id="1290"/>
      <w:bookmarkEnd w:id="1291"/>
    </w:p>
    <w:p w14:paraId="06E5DACD" w14:textId="77777777"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del w:id="1292" w:author="Rev 19 Allen Wirfs-Brock" w:date="2013-09-26T09:48:00Z">
        <w:r w:rsidDel="00873DB1">
          <w:rPr>
            <w:rFonts w:ascii="Times New Roman" w:eastAsia="Times New Roman" w:hAnsi="Times New Roman"/>
            <w:spacing w:val="6"/>
            <w:lang w:eastAsia="en-US"/>
          </w:rPr>
          <w:delText xml:space="preserve">Let </w:delText>
        </w:r>
        <w:r w:rsidDel="00873DB1">
          <w:rPr>
            <w:rFonts w:ascii="Times New Roman" w:eastAsia="Times New Roman" w:hAnsi="Times New Roman"/>
            <w:i/>
            <w:iCs/>
            <w:spacing w:val="6"/>
            <w:lang w:eastAsia="en-US"/>
          </w:rPr>
          <w:delText xml:space="preserve">handler </w:delText>
        </w:r>
        <w:r w:rsidDel="00873DB1">
          <w:rPr>
            <w:rFonts w:ascii="Times New Roman" w:eastAsia="Times New Roman" w:hAnsi="Times New Roman"/>
            <w:spacing w:val="6"/>
            <w:lang w:eastAsia="en-US"/>
          </w:rPr>
          <w:delText xml:space="preserve">be </w:delText>
        </w:r>
        <w:r w:rsidRPr="00A33491" w:rsidDel="00873DB1">
          <w:rPr>
            <w:rFonts w:ascii="Times New Roman" w:eastAsia="Times New Roman" w:hAnsi="Times New Roman"/>
            <w:iCs/>
            <w:spacing w:val="6"/>
            <w:lang w:eastAsia="en-US"/>
          </w:rPr>
          <w:delText>the value of the [[</w:delText>
        </w:r>
        <w:r w:rsidRPr="0035419E" w:rsidDel="00873DB1">
          <w:rPr>
            <w:rFonts w:ascii="Times New Roman" w:eastAsia="Times New Roman" w:hAnsi="Times New Roman"/>
            <w:iCs/>
            <w:spacing w:val="6"/>
            <w:lang w:eastAsia="en-US"/>
          </w:rPr>
          <w:delText>Proxy</w:delText>
        </w:r>
        <w:r w:rsidDel="00873DB1">
          <w:rPr>
            <w:rFonts w:ascii="Times New Roman" w:eastAsia="Times New Roman" w:hAnsi="Times New Roman"/>
            <w:iCs/>
            <w:spacing w:val="6"/>
            <w:lang w:eastAsia="en-US"/>
          </w:rPr>
          <w:delText>Handler</w:delText>
        </w:r>
        <w:r w:rsidRPr="00A33491" w:rsidDel="00873DB1">
          <w:rPr>
            <w:rFonts w:ascii="Times New Roman" w:eastAsia="Times New Roman" w:hAnsi="Times New Roman"/>
            <w:iCs/>
            <w:spacing w:val="6"/>
            <w:lang w:eastAsia="en-US"/>
          </w:rPr>
          <w:delText>]] internal</w:delText>
        </w:r>
        <w:r w:rsidDel="00873DB1">
          <w:rPr>
            <w:rFonts w:ascii="Times New Roman" w:eastAsia="Times New Roman" w:hAnsi="Times New Roman"/>
            <w:iCs/>
            <w:spacing w:val="6"/>
            <w:lang w:eastAsia="en-US"/>
          </w:rPr>
          <w:delText xml:space="preserve"> data </w:delText>
        </w:r>
        <w:r w:rsidRPr="00A33491" w:rsidDel="00873DB1">
          <w:rPr>
            <w:rFonts w:ascii="Times New Roman" w:eastAsia="Times New Roman" w:hAnsi="Times New Roman"/>
            <w:iCs/>
            <w:spacing w:val="6"/>
            <w:lang w:eastAsia="en-US"/>
          </w:rPr>
          <w:delText xml:space="preserve"> property of </w:delText>
        </w:r>
        <w:r w:rsidRPr="00A33491" w:rsidDel="00873DB1">
          <w:rPr>
            <w:rFonts w:ascii="Times New Roman" w:eastAsia="Times New Roman" w:hAnsi="Times New Roman"/>
            <w:i/>
            <w:spacing w:val="6"/>
            <w:lang w:eastAsia="en-US"/>
          </w:rPr>
          <w:delText>O</w:delText>
        </w:r>
        <w:r w:rsidRPr="00A33491" w:rsidDel="00873DB1">
          <w:rPr>
            <w:rFonts w:ascii="Times New Roman" w:eastAsia="Times New Roman" w:hAnsi="Times New Roman"/>
            <w:spacing w:val="6"/>
            <w:lang w:eastAsia="en-US"/>
          </w:rPr>
          <w:delText>.</w:delText>
        </w:r>
        <w:r w:rsidDel="00873DB1">
          <w:rPr>
            <w:rFonts w:ascii="Times New Roman" w:eastAsia="Times New Roman" w:hAnsi="Times New Roman"/>
            <w:i/>
            <w:iCs/>
            <w:spacing w:val="6"/>
            <w:lang w:eastAsia="en-US"/>
          </w:rPr>
          <w:delText xml:space="preserve"> </w:delText>
        </w:r>
      </w:del>
      <w:bookmarkStart w:id="1293" w:name="_Toc368034294"/>
      <w:bookmarkStart w:id="1294" w:name="_Toc368049517"/>
      <w:bookmarkStart w:id="1295" w:name="_Toc368050294"/>
      <w:bookmarkEnd w:id="1293"/>
      <w:bookmarkEnd w:id="1294"/>
      <w:bookmarkEnd w:id="1295"/>
    </w:p>
    <w:p w14:paraId="3B07A092" w14:textId="77777777"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del w:id="1296" w:author="Rev 19 Allen Wirfs-Brock" w:date="2013-09-26T09:48:00Z">
        <w:r w:rsidDel="00873DB1">
          <w:rPr>
            <w:rFonts w:ascii="Times New Roman" w:eastAsia="Times New Roman" w:hAnsi="Times New Roman"/>
            <w:spacing w:val="6"/>
            <w:lang w:eastAsia="en-US"/>
          </w:rPr>
          <w:delText xml:space="preserve">Let </w:delText>
        </w:r>
        <w:r w:rsidDel="00873DB1">
          <w:rPr>
            <w:rFonts w:ascii="Times New Roman" w:eastAsia="Times New Roman" w:hAnsi="Times New Roman"/>
            <w:i/>
            <w:iCs/>
            <w:spacing w:val="6"/>
            <w:lang w:eastAsia="en-US"/>
          </w:rPr>
          <w:delText xml:space="preserve">target </w:delText>
        </w:r>
        <w:r w:rsidDel="00873DB1">
          <w:rPr>
            <w:rFonts w:ascii="Times New Roman" w:eastAsia="Times New Roman" w:hAnsi="Times New Roman"/>
            <w:spacing w:val="6"/>
            <w:lang w:eastAsia="en-US"/>
          </w:rPr>
          <w:delText xml:space="preserve">be </w:delText>
        </w:r>
        <w:r w:rsidRPr="00A33491" w:rsidDel="00873DB1">
          <w:rPr>
            <w:rFonts w:ascii="Times New Roman" w:eastAsia="Times New Roman" w:hAnsi="Times New Roman"/>
            <w:iCs/>
            <w:spacing w:val="6"/>
            <w:lang w:eastAsia="en-US"/>
          </w:rPr>
          <w:delText>the value of the [[</w:delText>
        </w:r>
        <w:r w:rsidRPr="0035419E" w:rsidDel="00873DB1">
          <w:rPr>
            <w:rFonts w:ascii="Times New Roman" w:eastAsia="Times New Roman" w:hAnsi="Times New Roman"/>
            <w:iCs/>
            <w:spacing w:val="6"/>
            <w:lang w:eastAsia="en-US"/>
          </w:rPr>
          <w:delText>Proxy</w:delText>
        </w:r>
        <w:r w:rsidDel="00873DB1">
          <w:rPr>
            <w:rFonts w:ascii="Times New Roman" w:eastAsia="Times New Roman" w:hAnsi="Times New Roman"/>
            <w:iCs/>
            <w:spacing w:val="6"/>
            <w:lang w:eastAsia="en-US"/>
          </w:rPr>
          <w:delText>Target</w:delText>
        </w:r>
        <w:r w:rsidRPr="00A33491" w:rsidDel="00873DB1">
          <w:rPr>
            <w:rFonts w:ascii="Times New Roman" w:eastAsia="Times New Roman" w:hAnsi="Times New Roman"/>
            <w:iCs/>
            <w:spacing w:val="6"/>
            <w:lang w:eastAsia="en-US"/>
          </w:rPr>
          <w:delText>]] internal</w:delText>
        </w:r>
        <w:r w:rsidDel="00873DB1">
          <w:rPr>
            <w:rFonts w:ascii="Times New Roman" w:eastAsia="Times New Roman" w:hAnsi="Times New Roman"/>
            <w:iCs/>
            <w:spacing w:val="6"/>
            <w:lang w:eastAsia="en-US"/>
          </w:rPr>
          <w:delText xml:space="preserve"> data</w:delText>
        </w:r>
        <w:r w:rsidRPr="00A33491" w:rsidDel="00873DB1">
          <w:rPr>
            <w:rFonts w:ascii="Times New Roman" w:eastAsia="Times New Roman" w:hAnsi="Times New Roman"/>
            <w:iCs/>
            <w:spacing w:val="6"/>
            <w:lang w:eastAsia="en-US"/>
          </w:rPr>
          <w:delText xml:space="preserve"> property of </w:delText>
        </w:r>
        <w:r w:rsidRPr="00A33491" w:rsidDel="00873DB1">
          <w:rPr>
            <w:rFonts w:ascii="Times New Roman" w:eastAsia="Times New Roman" w:hAnsi="Times New Roman"/>
            <w:i/>
            <w:spacing w:val="6"/>
            <w:lang w:eastAsia="en-US"/>
          </w:rPr>
          <w:delText>O</w:delText>
        </w:r>
        <w:r w:rsidRPr="00A33491" w:rsidDel="00873DB1">
          <w:rPr>
            <w:rFonts w:ascii="Times New Roman" w:eastAsia="Times New Roman" w:hAnsi="Times New Roman"/>
            <w:spacing w:val="6"/>
            <w:lang w:eastAsia="en-US"/>
          </w:rPr>
          <w:delText>.</w:delText>
        </w:r>
        <w:r w:rsidDel="00873DB1">
          <w:rPr>
            <w:rFonts w:ascii="Times New Roman" w:eastAsia="Times New Roman" w:hAnsi="Times New Roman"/>
            <w:i/>
            <w:iCs/>
            <w:spacing w:val="6"/>
            <w:lang w:eastAsia="en-US"/>
          </w:rPr>
          <w:delText xml:space="preserve"> </w:delText>
        </w:r>
      </w:del>
      <w:bookmarkStart w:id="1297" w:name="_Toc368034295"/>
      <w:bookmarkStart w:id="1298" w:name="_Toc368049518"/>
      <w:bookmarkStart w:id="1299" w:name="_Toc368050295"/>
      <w:bookmarkEnd w:id="1297"/>
      <w:bookmarkEnd w:id="1298"/>
      <w:bookmarkEnd w:id="1299"/>
    </w:p>
    <w:p w14:paraId="2EA7E06D" w14:textId="77777777"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del w:id="1300" w:author="Rev 19 Allen Wirfs-Brock" w:date="2013-09-26T09:48:00Z">
        <w:r w:rsidDel="00873DB1">
          <w:rPr>
            <w:rFonts w:ascii="Times New Roman" w:eastAsia="Times New Roman" w:hAnsi="Times New Roman"/>
            <w:spacing w:val="6"/>
            <w:lang w:eastAsia="en-US"/>
          </w:rPr>
          <w:delText>Let</w:delText>
        </w:r>
        <w:r w:rsidDel="00873DB1">
          <w:rPr>
            <w:rFonts w:ascii="Times New Roman" w:eastAsia="Times New Roman" w:hAnsi="Times New Roman"/>
            <w:i/>
            <w:iCs/>
            <w:spacing w:val="6"/>
            <w:lang w:eastAsia="en-US"/>
          </w:rPr>
          <w:delText xml:space="preserve"> trap</w:delText>
        </w:r>
        <w:r w:rsidDel="00873DB1">
          <w:rPr>
            <w:rFonts w:ascii="Times New Roman" w:eastAsia="Times New Roman" w:hAnsi="Times New Roman"/>
            <w:spacing w:val="6"/>
            <w:lang w:eastAsia="en-US"/>
          </w:rPr>
          <w:delText xml:space="preserve"> be the result of GetMethod(</w:delText>
        </w:r>
        <w:r w:rsidDel="00873DB1">
          <w:rPr>
            <w:rFonts w:ascii="Times New Roman" w:eastAsia="Times New Roman" w:hAnsi="Times New Roman"/>
            <w:i/>
            <w:iCs/>
            <w:spacing w:val="6"/>
            <w:lang w:eastAsia="en-US"/>
          </w:rPr>
          <w:delText>handler</w:delText>
        </w:r>
        <w:r w:rsidDel="00873DB1">
          <w:rPr>
            <w:rFonts w:ascii="Times New Roman" w:eastAsia="Times New Roman" w:hAnsi="Times New Roman"/>
            <w:spacing w:val="6"/>
            <w:lang w:eastAsia="en-US"/>
          </w:rPr>
          <w:delText xml:space="preserve">, </w:delText>
        </w:r>
        <w:r w:rsidRPr="00E77497" w:rsidDel="00873DB1">
          <w:delText>"</w:delText>
        </w:r>
        <w:r w:rsidDel="00873DB1">
          <w:rPr>
            <w:rFonts w:ascii="Courier New" w:hAnsi="Courier New" w:cs="Courier New"/>
            <w:b/>
          </w:rPr>
          <w:delText>hasOwn</w:delText>
        </w:r>
        <w:r w:rsidRPr="00E77497" w:rsidDel="00873DB1">
          <w:delText>"</w:delText>
        </w:r>
        <w:r w:rsidDel="00873DB1">
          <w:delText>).</w:delText>
        </w:r>
      </w:del>
      <w:bookmarkStart w:id="1301" w:name="_Toc368034296"/>
      <w:bookmarkStart w:id="1302" w:name="_Toc368049519"/>
      <w:bookmarkStart w:id="1303" w:name="_Toc368050296"/>
      <w:bookmarkEnd w:id="1301"/>
      <w:bookmarkEnd w:id="1302"/>
      <w:bookmarkEnd w:id="1303"/>
    </w:p>
    <w:p w14:paraId="795971D6" w14:textId="77777777"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del w:id="1304" w:author="Rev 19 Allen Wirfs-Brock" w:date="2013-09-26T09:48:00Z">
        <w:r w:rsidDel="00873DB1">
          <w:rPr>
            <w:rFonts w:ascii="Times New Roman" w:eastAsia="Times New Roman" w:hAnsi="Times New Roman"/>
            <w:spacing w:val="6"/>
            <w:lang w:eastAsia="en-US"/>
          </w:rPr>
          <w:delText>ReturnIfAbrupt(</w:delText>
        </w:r>
        <w:r w:rsidDel="00873DB1">
          <w:rPr>
            <w:rFonts w:ascii="Times New Roman" w:eastAsia="Times New Roman" w:hAnsi="Times New Roman"/>
            <w:i/>
            <w:iCs/>
            <w:spacing w:val="6"/>
            <w:lang w:eastAsia="en-US"/>
          </w:rPr>
          <w:delText>trap</w:delText>
        </w:r>
        <w:r w:rsidDel="00873DB1">
          <w:rPr>
            <w:rFonts w:ascii="Times New Roman" w:eastAsia="Times New Roman" w:hAnsi="Times New Roman"/>
            <w:spacing w:val="6"/>
            <w:lang w:eastAsia="en-US"/>
          </w:rPr>
          <w:delText>).</w:delText>
        </w:r>
      </w:del>
      <w:bookmarkStart w:id="1305" w:name="_Toc368034297"/>
      <w:bookmarkStart w:id="1306" w:name="_Toc368049520"/>
      <w:bookmarkStart w:id="1307" w:name="_Toc368050297"/>
      <w:bookmarkEnd w:id="1305"/>
      <w:bookmarkEnd w:id="1306"/>
      <w:bookmarkEnd w:id="1307"/>
    </w:p>
    <w:p w14:paraId="77712071" w14:textId="77777777"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del w:id="1308" w:author="Rev 19 Allen Wirfs-Brock" w:date="2013-09-26T09:48:00Z">
        <w:r w:rsidDel="00873DB1">
          <w:rPr>
            <w:rFonts w:ascii="Times New Roman" w:eastAsia="Times New Roman" w:hAnsi="Times New Roman"/>
            <w:spacing w:val="6"/>
            <w:lang w:eastAsia="en-US"/>
          </w:rPr>
          <w:delText xml:space="preserve">If </w:delText>
        </w:r>
        <w:r w:rsidDel="00873DB1">
          <w:rPr>
            <w:rFonts w:ascii="Times New Roman" w:eastAsia="Times New Roman" w:hAnsi="Times New Roman"/>
            <w:i/>
            <w:iCs/>
            <w:spacing w:val="6"/>
            <w:lang w:eastAsia="en-US"/>
          </w:rPr>
          <w:delText>trap</w:delText>
        </w:r>
        <w:r w:rsidDel="00873DB1">
          <w:rPr>
            <w:rFonts w:ascii="Times New Roman" w:eastAsia="Times New Roman" w:hAnsi="Times New Roman"/>
            <w:spacing w:val="6"/>
            <w:lang w:eastAsia="en-US"/>
          </w:rPr>
          <w:delText xml:space="preserve"> is </w:delText>
        </w:r>
        <w:r w:rsidDel="00873DB1">
          <w:rPr>
            <w:rFonts w:ascii="Times New Roman" w:eastAsia="Times New Roman" w:hAnsi="Times New Roman"/>
            <w:b/>
            <w:bCs/>
            <w:spacing w:val="6"/>
            <w:lang w:eastAsia="en-US"/>
          </w:rPr>
          <w:delText>undefined</w:delText>
        </w:r>
        <w:r w:rsidDel="00873DB1">
          <w:rPr>
            <w:rFonts w:ascii="Times New Roman" w:eastAsia="Times New Roman" w:hAnsi="Times New Roman"/>
            <w:spacing w:val="6"/>
            <w:lang w:eastAsia="en-US"/>
          </w:rPr>
          <w:delText>, then</w:delText>
        </w:r>
      </w:del>
      <w:bookmarkStart w:id="1309" w:name="_Toc368034298"/>
      <w:bookmarkStart w:id="1310" w:name="_Toc368049521"/>
      <w:bookmarkStart w:id="1311" w:name="_Toc368050298"/>
      <w:bookmarkEnd w:id="1309"/>
      <w:bookmarkEnd w:id="1310"/>
      <w:bookmarkEnd w:id="1311"/>
    </w:p>
    <w:p w14:paraId="49F67913" w14:textId="77777777"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del w:id="1312" w:author="Rev 19 Allen Wirfs-Brock" w:date="2013-09-26T09:48:00Z">
        <w:r w:rsidDel="00873DB1">
          <w:rPr>
            <w:rFonts w:ascii="Times New Roman" w:eastAsia="Times New Roman" w:hAnsi="Times New Roman"/>
            <w:spacing w:val="6"/>
            <w:lang w:eastAsia="en-US"/>
          </w:rPr>
          <w:delText xml:space="preserve">Return the result of calling the [[HasOwnProperty]] internal method of </w:delText>
        </w:r>
        <w:r w:rsidDel="00873DB1">
          <w:rPr>
            <w:rFonts w:ascii="Times New Roman" w:eastAsia="Times New Roman" w:hAnsi="Times New Roman"/>
            <w:i/>
            <w:iCs/>
            <w:spacing w:val="6"/>
            <w:lang w:eastAsia="en-US"/>
          </w:rPr>
          <w:delText>target</w:delText>
        </w:r>
        <w:r w:rsidRPr="00BD7B8A" w:rsidDel="00873DB1">
          <w:rPr>
            <w:rFonts w:ascii="Times New Roman" w:eastAsia="Times New Roman" w:hAnsi="Times New Roman"/>
            <w:spacing w:val="6"/>
            <w:lang w:eastAsia="en-US"/>
          </w:rPr>
          <w:delText xml:space="preserve"> </w:delText>
        </w:r>
        <w:r w:rsidDel="00873DB1">
          <w:rPr>
            <w:rFonts w:ascii="Times New Roman" w:eastAsia="Times New Roman" w:hAnsi="Times New Roman"/>
            <w:spacing w:val="6"/>
            <w:lang w:eastAsia="en-US"/>
          </w:rPr>
          <w:delText xml:space="preserve">with argument </w:delText>
        </w:r>
        <w:r w:rsidDel="00873DB1">
          <w:rPr>
            <w:rFonts w:ascii="Times New Roman" w:eastAsia="Times New Roman" w:hAnsi="Times New Roman"/>
            <w:i/>
            <w:iCs/>
            <w:spacing w:val="6"/>
            <w:lang w:eastAsia="en-US"/>
          </w:rPr>
          <w:delText>P</w:delText>
        </w:r>
        <w:r w:rsidDel="00873DB1">
          <w:rPr>
            <w:rFonts w:ascii="Times New Roman" w:eastAsia="Times New Roman" w:hAnsi="Times New Roman"/>
            <w:spacing w:val="6"/>
            <w:lang w:eastAsia="en-US"/>
          </w:rPr>
          <w:delText>.</w:delText>
        </w:r>
      </w:del>
      <w:bookmarkStart w:id="1313" w:name="_Toc368034299"/>
      <w:bookmarkStart w:id="1314" w:name="_Toc368049522"/>
      <w:bookmarkStart w:id="1315" w:name="_Toc368050299"/>
      <w:bookmarkEnd w:id="1313"/>
      <w:bookmarkEnd w:id="1314"/>
      <w:bookmarkEnd w:id="1315"/>
    </w:p>
    <w:p w14:paraId="0F8FA8A5" w14:textId="77777777"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del w:id="1316" w:author="Rev 19 Allen Wirfs-Brock" w:date="2013-09-26T09:48:00Z">
        <w:r w:rsidDel="00873DB1">
          <w:rPr>
            <w:rFonts w:ascii="Times New Roman" w:eastAsia="Times New Roman" w:hAnsi="Times New Roman"/>
            <w:spacing w:val="6"/>
            <w:lang w:eastAsia="en-US"/>
          </w:rPr>
          <w:delText xml:space="preserve">Let </w:delText>
        </w:r>
        <w:r w:rsidDel="00873DB1">
          <w:rPr>
            <w:rFonts w:ascii="Times New Roman" w:eastAsia="Times New Roman" w:hAnsi="Times New Roman"/>
            <w:i/>
            <w:iCs/>
            <w:spacing w:val="6"/>
            <w:lang w:eastAsia="en-US"/>
          </w:rPr>
          <w:delText>trapResult</w:delText>
        </w:r>
        <w:r w:rsidDel="00873DB1">
          <w:rPr>
            <w:rFonts w:ascii="Times New Roman" w:eastAsia="Times New Roman" w:hAnsi="Times New Roman"/>
            <w:spacing w:val="6"/>
            <w:lang w:eastAsia="en-US"/>
          </w:rPr>
          <w:delText xml:space="preserve"> be the result of calling</w:delText>
        </w:r>
        <w:r w:rsidRPr="005E10EF" w:rsidDel="00873DB1">
          <w:rPr>
            <w:rFonts w:ascii="Times New Roman" w:eastAsia="Times New Roman" w:hAnsi="Times New Roman"/>
            <w:spacing w:val="6"/>
            <w:lang w:eastAsia="en-US"/>
          </w:rPr>
          <w:delText xml:space="preserve"> the [[Call]] internal method of</w:delText>
        </w:r>
        <w:r w:rsidDel="00873DB1">
          <w:rPr>
            <w:rFonts w:ascii="Times New Roman" w:eastAsia="Times New Roman" w:hAnsi="Times New Roman"/>
            <w:spacing w:val="6"/>
            <w:lang w:eastAsia="en-US"/>
          </w:rPr>
          <w:delText xml:space="preserve"> </w:delText>
        </w:r>
        <w:r w:rsidDel="00873DB1">
          <w:rPr>
            <w:rFonts w:ascii="Times New Roman" w:eastAsia="Times New Roman" w:hAnsi="Times New Roman"/>
            <w:i/>
            <w:iCs/>
            <w:spacing w:val="6"/>
            <w:lang w:eastAsia="en-US"/>
          </w:rPr>
          <w:delText>trap</w:delText>
        </w:r>
        <w:r w:rsidDel="00873DB1">
          <w:rPr>
            <w:rFonts w:ascii="Times New Roman" w:eastAsia="Times New Roman" w:hAnsi="Times New Roman"/>
            <w:spacing w:val="6"/>
            <w:lang w:eastAsia="en-US"/>
          </w:rPr>
          <w:delText xml:space="preserve"> with </w:delText>
        </w:r>
        <w:r w:rsidDel="00873DB1">
          <w:rPr>
            <w:rFonts w:ascii="Times New Roman" w:eastAsia="Times New Roman" w:hAnsi="Times New Roman"/>
            <w:i/>
            <w:iCs/>
            <w:spacing w:val="6"/>
            <w:lang w:eastAsia="en-US"/>
          </w:rPr>
          <w:delText>handler</w:delText>
        </w:r>
        <w:r w:rsidDel="00873DB1">
          <w:rPr>
            <w:rFonts w:ascii="Times New Roman" w:eastAsia="Times New Roman" w:hAnsi="Times New Roman"/>
            <w:spacing w:val="6"/>
            <w:lang w:eastAsia="en-US"/>
          </w:rPr>
          <w:delText xml:space="preserve"> as the </w:delText>
        </w:r>
        <w:r w:rsidDel="00873DB1">
          <w:rPr>
            <w:rFonts w:ascii="Times New Roman" w:eastAsia="Times New Roman" w:hAnsi="Times New Roman"/>
            <w:b/>
            <w:bCs/>
            <w:spacing w:val="6"/>
            <w:lang w:eastAsia="en-US"/>
          </w:rPr>
          <w:delText>this</w:delText>
        </w:r>
        <w:r w:rsidDel="00873DB1">
          <w:rPr>
            <w:rFonts w:ascii="Times New Roman" w:eastAsia="Times New Roman" w:hAnsi="Times New Roman"/>
            <w:spacing w:val="6"/>
            <w:lang w:eastAsia="en-US"/>
          </w:rPr>
          <w:delText xml:space="preserve"> value and a new List containing </w:delText>
        </w:r>
        <w:r w:rsidDel="00873DB1">
          <w:rPr>
            <w:rFonts w:ascii="Times New Roman" w:eastAsia="Times New Roman" w:hAnsi="Times New Roman"/>
            <w:i/>
            <w:iCs/>
            <w:spacing w:val="6"/>
            <w:lang w:eastAsia="en-US"/>
          </w:rPr>
          <w:delText>target</w:delText>
        </w:r>
        <w:r w:rsidDel="00873DB1">
          <w:rPr>
            <w:rFonts w:ascii="Times New Roman" w:eastAsia="Times New Roman" w:hAnsi="Times New Roman"/>
            <w:spacing w:val="6"/>
            <w:lang w:eastAsia="en-US"/>
          </w:rPr>
          <w:delText xml:space="preserve"> and </w:delText>
        </w:r>
        <w:r w:rsidDel="00873DB1">
          <w:rPr>
            <w:rFonts w:ascii="Times New Roman" w:eastAsia="Times New Roman" w:hAnsi="Times New Roman"/>
            <w:i/>
            <w:iCs/>
            <w:spacing w:val="6"/>
            <w:lang w:eastAsia="en-US"/>
          </w:rPr>
          <w:delText>P</w:delText>
        </w:r>
        <w:r w:rsidDel="00873DB1">
          <w:rPr>
            <w:rFonts w:ascii="Times New Roman" w:eastAsia="Times New Roman" w:hAnsi="Times New Roman"/>
            <w:spacing w:val="6"/>
            <w:lang w:eastAsia="en-US"/>
          </w:rPr>
          <w:delText>.</w:delText>
        </w:r>
      </w:del>
      <w:bookmarkStart w:id="1317" w:name="_Toc368034300"/>
      <w:bookmarkStart w:id="1318" w:name="_Toc368049523"/>
      <w:bookmarkStart w:id="1319" w:name="_Toc368050300"/>
      <w:bookmarkEnd w:id="1317"/>
      <w:bookmarkEnd w:id="1318"/>
      <w:bookmarkEnd w:id="1319"/>
    </w:p>
    <w:p w14:paraId="15457425" w14:textId="77777777"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del w:id="1320" w:author="Rev 19 Allen Wirfs-Brock" w:date="2013-09-26T09:48:00Z">
        <w:r w:rsidDel="00873DB1">
          <w:rPr>
            <w:rFonts w:ascii="Times New Roman" w:eastAsia="Times New Roman" w:hAnsi="Times New Roman"/>
            <w:spacing w:val="6"/>
            <w:lang w:eastAsia="en-US"/>
          </w:rPr>
          <w:delText>ReturnIfAbrupt(</w:delText>
        </w:r>
        <w:r w:rsidDel="00873DB1">
          <w:rPr>
            <w:rFonts w:ascii="Times New Roman" w:eastAsia="Times New Roman" w:hAnsi="Times New Roman"/>
            <w:i/>
            <w:iCs/>
            <w:spacing w:val="6"/>
            <w:lang w:eastAsia="en-US"/>
          </w:rPr>
          <w:delText>trapResult</w:delText>
        </w:r>
        <w:r w:rsidDel="00873DB1">
          <w:rPr>
            <w:rFonts w:ascii="Times New Roman" w:eastAsia="Times New Roman" w:hAnsi="Times New Roman"/>
            <w:spacing w:val="6"/>
            <w:lang w:eastAsia="en-US"/>
          </w:rPr>
          <w:delText>).</w:delText>
        </w:r>
      </w:del>
      <w:bookmarkStart w:id="1321" w:name="_Toc368034301"/>
      <w:bookmarkStart w:id="1322" w:name="_Toc368049524"/>
      <w:bookmarkStart w:id="1323" w:name="_Toc368050301"/>
      <w:bookmarkEnd w:id="1321"/>
      <w:bookmarkEnd w:id="1322"/>
      <w:bookmarkEnd w:id="1323"/>
    </w:p>
    <w:p w14:paraId="24857DBE" w14:textId="77777777"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del w:id="1324" w:author="Rev 19 Allen Wirfs-Brock" w:date="2013-09-26T09:48:00Z">
        <w:r w:rsidDel="00873DB1">
          <w:rPr>
            <w:rFonts w:ascii="Times New Roman" w:eastAsia="Times New Roman" w:hAnsi="Times New Roman"/>
            <w:spacing w:val="6"/>
            <w:lang w:eastAsia="en-US"/>
          </w:rPr>
          <w:delText xml:space="preserve">Let </w:delText>
        </w:r>
        <w:r w:rsidDel="00873DB1">
          <w:rPr>
            <w:rFonts w:ascii="Times New Roman" w:eastAsia="Times New Roman" w:hAnsi="Times New Roman"/>
            <w:i/>
            <w:iCs/>
            <w:spacing w:val="6"/>
            <w:lang w:eastAsia="en-US"/>
          </w:rPr>
          <w:delText>success</w:delText>
        </w:r>
        <w:r w:rsidDel="00873DB1">
          <w:rPr>
            <w:rFonts w:ascii="Times New Roman" w:eastAsia="Times New Roman" w:hAnsi="Times New Roman"/>
            <w:spacing w:val="6"/>
            <w:lang w:eastAsia="en-US"/>
          </w:rPr>
          <w:delText xml:space="preserve"> be ToBoolean(</w:delText>
        </w:r>
        <w:r w:rsidDel="00873DB1">
          <w:rPr>
            <w:rFonts w:ascii="Times New Roman" w:eastAsia="Times New Roman" w:hAnsi="Times New Roman"/>
            <w:i/>
            <w:iCs/>
            <w:spacing w:val="6"/>
            <w:lang w:eastAsia="en-US"/>
          </w:rPr>
          <w:delText>trapResult</w:delText>
        </w:r>
        <w:r w:rsidDel="00873DB1">
          <w:rPr>
            <w:rFonts w:ascii="Times New Roman" w:eastAsia="Times New Roman" w:hAnsi="Times New Roman"/>
            <w:spacing w:val="6"/>
            <w:lang w:eastAsia="en-US"/>
          </w:rPr>
          <w:delText>).</w:delText>
        </w:r>
      </w:del>
      <w:bookmarkStart w:id="1325" w:name="_Toc368034302"/>
      <w:bookmarkStart w:id="1326" w:name="_Toc368049525"/>
      <w:bookmarkStart w:id="1327" w:name="_Toc368050302"/>
      <w:bookmarkEnd w:id="1325"/>
      <w:bookmarkEnd w:id="1326"/>
      <w:bookmarkEnd w:id="1327"/>
    </w:p>
    <w:p w14:paraId="3035B4BF" w14:textId="77777777"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del w:id="1328" w:author="Rev 19 Allen Wirfs-Brock" w:date="2013-09-26T09:48:00Z">
        <w:r w:rsidDel="00873DB1">
          <w:rPr>
            <w:rFonts w:ascii="Times New Roman" w:eastAsia="Times New Roman" w:hAnsi="Times New Roman"/>
            <w:spacing w:val="6"/>
            <w:lang w:eastAsia="en-US"/>
          </w:rPr>
          <w:delText xml:space="preserve">If </w:delText>
        </w:r>
        <w:r w:rsidDel="00873DB1">
          <w:rPr>
            <w:rFonts w:ascii="Times New Roman" w:eastAsia="Times New Roman" w:hAnsi="Times New Roman"/>
            <w:i/>
            <w:iCs/>
            <w:spacing w:val="6"/>
            <w:lang w:eastAsia="en-US"/>
          </w:rPr>
          <w:delText>success</w:delText>
        </w:r>
        <w:r w:rsidDel="00873DB1">
          <w:rPr>
            <w:rFonts w:ascii="Times New Roman" w:eastAsia="Times New Roman" w:hAnsi="Times New Roman"/>
            <w:spacing w:val="6"/>
            <w:lang w:eastAsia="en-US"/>
          </w:rPr>
          <w:delText xml:space="preserve"> is </w:delText>
        </w:r>
        <w:r w:rsidDel="00873DB1">
          <w:rPr>
            <w:rFonts w:ascii="Times New Roman" w:eastAsia="Times New Roman" w:hAnsi="Times New Roman"/>
            <w:b/>
            <w:bCs/>
            <w:spacing w:val="6"/>
            <w:lang w:eastAsia="en-US"/>
          </w:rPr>
          <w:delText>false</w:delText>
        </w:r>
        <w:r w:rsidRPr="00E85F29" w:rsidDel="00873DB1">
          <w:rPr>
            <w:rFonts w:ascii="Times New Roman" w:eastAsia="Times New Roman" w:hAnsi="Times New Roman"/>
            <w:spacing w:val="6"/>
            <w:lang w:eastAsia="en-US"/>
          </w:rPr>
          <w:delText>, then</w:delText>
        </w:r>
      </w:del>
      <w:bookmarkStart w:id="1329" w:name="_Toc368034303"/>
      <w:bookmarkStart w:id="1330" w:name="_Toc368049526"/>
      <w:bookmarkStart w:id="1331" w:name="_Toc368050303"/>
      <w:bookmarkEnd w:id="1329"/>
      <w:bookmarkEnd w:id="1330"/>
      <w:bookmarkEnd w:id="1331"/>
    </w:p>
    <w:p w14:paraId="1763CB3F" w14:textId="77777777"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del w:id="1332" w:author="Rev 19 Allen Wirfs-Brock" w:date="2013-09-26T09:48:00Z">
        <w:r w:rsidDel="00873DB1">
          <w:rPr>
            <w:rFonts w:ascii="Times New Roman" w:eastAsia="Times New Roman" w:hAnsi="Times New Roman"/>
            <w:spacing w:val="6"/>
            <w:lang w:eastAsia="en-US"/>
          </w:rPr>
          <w:delText xml:space="preserve">Let </w:delText>
        </w:r>
        <w:r w:rsidDel="00873DB1">
          <w:rPr>
            <w:rFonts w:ascii="Times New Roman" w:eastAsia="Times New Roman" w:hAnsi="Times New Roman"/>
            <w:i/>
            <w:iCs/>
            <w:spacing w:val="6"/>
            <w:lang w:eastAsia="en-US"/>
          </w:rPr>
          <w:delText>targetDesc</w:delText>
        </w:r>
        <w:r w:rsidDel="00873DB1">
          <w:rPr>
            <w:rFonts w:ascii="Times New Roman" w:eastAsia="Times New Roman" w:hAnsi="Times New Roman"/>
            <w:spacing w:val="6"/>
            <w:lang w:eastAsia="en-US"/>
          </w:rPr>
          <w:delText xml:space="preserve"> be the result of calling the [[GetOwnProperty]] internal method of </w:delText>
        </w:r>
        <w:r w:rsidDel="00873DB1">
          <w:rPr>
            <w:rFonts w:ascii="Times New Roman" w:eastAsia="Times New Roman" w:hAnsi="Times New Roman"/>
            <w:i/>
            <w:iCs/>
            <w:spacing w:val="6"/>
            <w:lang w:eastAsia="en-US"/>
          </w:rPr>
          <w:delText>target</w:delText>
        </w:r>
        <w:r w:rsidRPr="00BD7B8A" w:rsidDel="00873DB1">
          <w:rPr>
            <w:rFonts w:ascii="Times New Roman" w:eastAsia="Times New Roman" w:hAnsi="Times New Roman"/>
            <w:spacing w:val="6"/>
            <w:lang w:eastAsia="en-US"/>
          </w:rPr>
          <w:delText xml:space="preserve"> </w:delText>
        </w:r>
        <w:r w:rsidDel="00873DB1">
          <w:rPr>
            <w:rFonts w:ascii="Times New Roman" w:eastAsia="Times New Roman" w:hAnsi="Times New Roman"/>
            <w:spacing w:val="6"/>
            <w:lang w:eastAsia="en-US"/>
          </w:rPr>
          <w:delText xml:space="preserve">with argument </w:delText>
        </w:r>
        <w:r w:rsidDel="00873DB1">
          <w:rPr>
            <w:rFonts w:ascii="Times New Roman" w:eastAsia="Times New Roman" w:hAnsi="Times New Roman"/>
            <w:i/>
            <w:iCs/>
            <w:spacing w:val="6"/>
            <w:lang w:eastAsia="en-US"/>
          </w:rPr>
          <w:delText>P</w:delText>
        </w:r>
        <w:r w:rsidDel="00873DB1">
          <w:rPr>
            <w:rFonts w:ascii="Times New Roman" w:eastAsia="Times New Roman" w:hAnsi="Times New Roman"/>
            <w:spacing w:val="6"/>
            <w:lang w:eastAsia="en-US"/>
          </w:rPr>
          <w:delText>.</w:delText>
        </w:r>
      </w:del>
      <w:bookmarkStart w:id="1333" w:name="_Toc368034304"/>
      <w:bookmarkStart w:id="1334" w:name="_Toc368049527"/>
      <w:bookmarkStart w:id="1335" w:name="_Toc368050304"/>
      <w:bookmarkEnd w:id="1333"/>
      <w:bookmarkEnd w:id="1334"/>
      <w:bookmarkEnd w:id="1335"/>
    </w:p>
    <w:p w14:paraId="6A78EAC7" w14:textId="77777777"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del w:id="1336" w:author="Rev 19 Allen Wirfs-Brock" w:date="2013-09-26T09:48:00Z">
        <w:r w:rsidDel="00873DB1">
          <w:rPr>
            <w:rFonts w:ascii="Times New Roman" w:eastAsia="Times New Roman" w:hAnsi="Times New Roman"/>
            <w:spacing w:val="6"/>
            <w:lang w:eastAsia="en-US"/>
          </w:rPr>
          <w:delText>ReturnIfAbrupt(</w:delText>
        </w:r>
        <w:r w:rsidDel="00873DB1">
          <w:rPr>
            <w:rFonts w:ascii="Times New Roman" w:eastAsia="Times New Roman" w:hAnsi="Times New Roman"/>
            <w:i/>
            <w:iCs/>
            <w:spacing w:val="6"/>
            <w:lang w:eastAsia="en-US"/>
          </w:rPr>
          <w:delText>targetDesc</w:delText>
        </w:r>
        <w:r w:rsidDel="00873DB1">
          <w:rPr>
            <w:rFonts w:ascii="Times New Roman" w:eastAsia="Times New Roman" w:hAnsi="Times New Roman"/>
            <w:spacing w:val="6"/>
            <w:lang w:eastAsia="en-US"/>
          </w:rPr>
          <w:delText>).</w:delText>
        </w:r>
      </w:del>
      <w:bookmarkStart w:id="1337" w:name="_Toc368034305"/>
      <w:bookmarkStart w:id="1338" w:name="_Toc368049528"/>
      <w:bookmarkStart w:id="1339" w:name="_Toc368050305"/>
      <w:bookmarkEnd w:id="1337"/>
      <w:bookmarkEnd w:id="1338"/>
      <w:bookmarkEnd w:id="1339"/>
    </w:p>
    <w:p w14:paraId="3BD3CBA8" w14:textId="77777777"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del w:id="1340" w:author="Rev 19 Allen Wirfs-Brock" w:date="2013-09-26T09:48:00Z">
        <w:r w:rsidDel="00873DB1">
          <w:rPr>
            <w:rFonts w:ascii="Times New Roman" w:eastAsia="Times New Roman" w:hAnsi="Times New Roman"/>
            <w:spacing w:val="6"/>
            <w:lang w:eastAsia="en-US"/>
          </w:rPr>
          <w:delText xml:space="preserve">If </w:delText>
        </w:r>
        <w:r w:rsidDel="00873DB1">
          <w:rPr>
            <w:rFonts w:ascii="Times New Roman" w:eastAsia="Times New Roman" w:hAnsi="Times New Roman"/>
            <w:i/>
            <w:iCs/>
            <w:spacing w:val="6"/>
            <w:lang w:eastAsia="en-US"/>
          </w:rPr>
          <w:delText>targetDesc</w:delText>
        </w:r>
        <w:r w:rsidDel="00873DB1">
          <w:rPr>
            <w:rFonts w:ascii="Times New Roman" w:eastAsia="Times New Roman" w:hAnsi="Times New Roman"/>
            <w:spacing w:val="6"/>
            <w:lang w:eastAsia="en-US"/>
          </w:rPr>
          <w:delText xml:space="preserve"> is not </w:delText>
        </w:r>
        <w:r w:rsidDel="00873DB1">
          <w:rPr>
            <w:rFonts w:ascii="Times New Roman" w:eastAsia="Times New Roman" w:hAnsi="Times New Roman"/>
            <w:b/>
            <w:bCs/>
            <w:spacing w:val="6"/>
            <w:lang w:eastAsia="en-US"/>
          </w:rPr>
          <w:delText>undefined</w:delText>
        </w:r>
        <w:r w:rsidDel="00873DB1">
          <w:rPr>
            <w:rFonts w:ascii="Times New Roman" w:eastAsia="Times New Roman" w:hAnsi="Times New Roman"/>
            <w:spacing w:val="6"/>
            <w:lang w:eastAsia="en-US"/>
          </w:rPr>
          <w:delText>, then</w:delText>
        </w:r>
      </w:del>
      <w:bookmarkStart w:id="1341" w:name="_Toc368034306"/>
      <w:bookmarkStart w:id="1342" w:name="_Toc368049529"/>
      <w:bookmarkStart w:id="1343" w:name="_Toc368050306"/>
      <w:bookmarkEnd w:id="1341"/>
      <w:bookmarkEnd w:id="1342"/>
      <w:bookmarkEnd w:id="1343"/>
    </w:p>
    <w:p w14:paraId="4738AD12" w14:textId="77777777"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del w:id="1344" w:author="Rev 19 Allen Wirfs-Brock" w:date="2013-09-26T09:48:00Z">
        <w:r w:rsidDel="00873DB1">
          <w:rPr>
            <w:rFonts w:ascii="Times New Roman" w:eastAsia="Times New Roman" w:hAnsi="Times New Roman"/>
            <w:spacing w:val="6"/>
            <w:lang w:eastAsia="en-US"/>
          </w:rPr>
          <w:delText xml:space="preserve">If </w:delText>
        </w:r>
        <w:r w:rsidDel="00873DB1">
          <w:rPr>
            <w:rFonts w:ascii="Times New Roman" w:eastAsia="Times New Roman" w:hAnsi="Times New Roman"/>
            <w:i/>
            <w:iCs/>
            <w:spacing w:val="6"/>
            <w:lang w:eastAsia="en-US"/>
          </w:rPr>
          <w:delText>targetDesc</w:delText>
        </w:r>
        <w:r w:rsidDel="00873DB1">
          <w:rPr>
            <w:rFonts w:ascii="Times New Roman" w:eastAsia="Times New Roman" w:hAnsi="Times New Roman"/>
            <w:spacing w:val="6"/>
            <w:lang w:eastAsia="en-US"/>
          </w:rPr>
          <w:delText xml:space="preserve">.[[Configurable]] is </w:delText>
        </w:r>
        <w:r w:rsidDel="00873DB1">
          <w:rPr>
            <w:rFonts w:ascii="Times New Roman" w:eastAsia="Times New Roman" w:hAnsi="Times New Roman"/>
            <w:b/>
            <w:bCs/>
            <w:spacing w:val="6"/>
            <w:lang w:eastAsia="en-US"/>
          </w:rPr>
          <w:delText>false</w:delText>
        </w:r>
        <w:r w:rsidDel="00873DB1">
          <w:rPr>
            <w:rFonts w:ascii="Times New Roman" w:eastAsia="Times New Roman" w:hAnsi="Times New Roman"/>
            <w:spacing w:val="6"/>
            <w:lang w:eastAsia="en-US"/>
          </w:rPr>
          <w:delText xml:space="preserve">, then throw a </w:delText>
        </w:r>
        <w:r w:rsidRPr="00E85F29" w:rsidDel="00873DB1">
          <w:rPr>
            <w:rFonts w:ascii="Times New Roman" w:eastAsia="Times New Roman" w:hAnsi="Times New Roman"/>
            <w:b/>
            <w:bCs/>
            <w:spacing w:val="6"/>
            <w:lang w:eastAsia="en-US"/>
          </w:rPr>
          <w:delText>TypeError</w:delText>
        </w:r>
        <w:r w:rsidDel="00873DB1">
          <w:rPr>
            <w:rFonts w:ascii="Times New Roman" w:eastAsia="Times New Roman" w:hAnsi="Times New Roman"/>
            <w:spacing w:val="6"/>
            <w:lang w:eastAsia="en-US"/>
          </w:rPr>
          <w:delText xml:space="preserve"> exception.</w:delText>
        </w:r>
      </w:del>
      <w:bookmarkStart w:id="1345" w:name="_Toc368034307"/>
      <w:bookmarkStart w:id="1346" w:name="_Toc368049530"/>
      <w:bookmarkStart w:id="1347" w:name="_Toc368050307"/>
      <w:bookmarkEnd w:id="1345"/>
      <w:bookmarkEnd w:id="1346"/>
      <w:bookmarkEnd w:id="1347"/>
    </w:p>
    <w:p w14:paraId="6454587D" w14:textId="77777777"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del w:id="1348" w:author="Rev 19 Allen Wirfs-Brock" w:date="2013-09-26T09:48:00Z">
        <w:r w:rsidDel="00873DB1">
          <w:rPr>
            <w:rFonts w:ascii="Times New Roman" w:eastAsia="Times New Roman" w:hAnsi="Times New Roman"/>
            <w:spacing w:val="6"/>
            <w:lang w:eastAsia="en-US"/>
          </w:rPr>
          <w:delText xml:space="preserve">Let </w:delText>
        </w:r>
        <w:r w:rsidRPr="00C92F75" w:rsidDel="00873DB1">
          <w:rPr>
            <w:rFonts w:ascii="Times New Roman" w:eastAsia="Times New Roman" w:hAnsi="Times New Roman"/>
            <w:i/>
            <w:iCs/>
            <w:spacing w:val="6"/>
            <w:lang w:eastAsia="en-US"/>
          </w:rPr>
          <w:delText>extensibleTarget</w:delText>
        </w:r>
        <w:r w:rsidDel="00873DB1">
          <w:rPr>
            <w:rFonts w:ascii="Times New Roman" w:eastAsia="Times New Roman" w:hAnsi="Times New Roman"/>
            <w:spacing w:val="6"/>
            <w:lang w:eastAsia="en-US"/>
          </w:rPr>
          <w:delText xml:space="preserve"> be the result of calling the [[IsExtensible]] internal method of </w:delText>
        </w:r>
        <w:r w:rsidDel="00873DB1">
          <w:rPr>
            <w:rFonts w:ascii="Times New Roman" w:eastAsia="Times New Roman" w:hAnsi="Times New Roman"/>
            <w:i/>
            <w:iCs/>
            <w:spacing w:val="6"/>
            <w:lang w:eastAsia="en-US"/>
          </w:rPr>
          <w:delText>target</w:delText>
        </w:r>
        <w:r w:rsidDel="00873DB1">
          <w:rPr>
            <w:rFonts w:ascii="Times New Roman" w:eastAsia="Times New Roman" w:hAnsi="Times New Roman"/>
            <w:spacing w:val="6"/>
            <w:lang w:eastAsia="en-US"/>
          </w:rPr>
          <w:delText>.</w:delText>
        </w:r>
      </w:del>
      <w:bookmarkStart w:id="1349" w:name="_Toc368034308"/>
      <w:bookmarkStart w:id="1350" w:name="_Toc368049531"/>
      <w:bookmarkStart w:id="1351" w:name="_Toc368050308"/>
      <w:bookmarkEnd w:id="1349"/>
      <w:bookmarkEnd w:id="1350"/>
      <w:bookmarkEnd w:id="1351"/>
    </w:p>
    <w:p w14:paraId="12D3A228" w14:textId="77777777"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del w:id="1352" w:author="Rev 19 Allen Wirfs-Brock" w:date="2013-09-26T09:48:00Z">
        <w:r w:rsidDel="00873DB1">
          <w:rPr>
            <w:rFonts w:ascii="Times New Roman" w:eastAsia="Times New Roman" w:hAnsi="Times New Roman"/>
            <w:spacing w:val="6"/>
            <w:lang w:eastAsia="en-US"/>
          </w:rPr>
          <w:delText>ReturnIfAbrupt(</w:delText>
        </w:r>
        <w:r w:rsidRPr="00C92F75" w:rsidDel="00873DB1">
          <w:rPr>
            <w:rFonts w:ascii="Times New Roman" w:eastAsia="Times New Roman" w:hAnsi="Times New Roman"/>
            <w:i/>
            <w:iCs/>
            <w:spacing w:val="6"/>
            <w:lang w:eastAsia="en-US"/>
          </w:rPr>
          <w:delText>extensibleTarget</w:delText>
        </w:r>
        <w:r w:rsidDel="00873DB1">
          <w:rPr>
            <w:rFonts w:ascii="Times New Roman" w:eastAsia="Times New Roman" w:hAnsi="Times New Roman"/>
            <w:spacing w:val="6"/>
            <w:lang w:eastAsia="en-US"/>
          </w:rPr>
          <w:delText>).</w:delText>
        </w:r>
      </w:del>
      <w:bookmarkStart w:id="1353" w:name="_Toc368034309"/>
      <w:bookmarkStart w:id="1354" w:name="_Toc368049532"/>
      <w:bookmarkStart w:id="1355" w:name="_Toc368050309"/>
      <w:bookmarkEnd w:id="1353"/>
      <w:bookmarkEnd w:id="1354"/>
      <w:bookmarkEnd w:id="1355"/>
    </w:p>
    <w:p w14:paraId="5C009DD7" w14:textId="77777777"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del w:id="1356" w:author="Rev 19 Allen Wirfs-Brock" w:date="2013-09-26T09:48:00Z">
        <w:r w:rsidDel="00873DB1">
          <w:rPr>
            <w:rFonts w:ascii="Times New Roman" w:eastAsia="Times New Roman" w:hAnsi="Times New Roman"/>
            <w:spacing w:val="6"/>
            <w:lang w:eastAsia="en-US"/>
          </w:rPr>
          <w:delText>If ToBoolean(</w:delText>
        </w:r>
        <w:r w:rsidRPr="00C92F75" w:rsidDel="00873DB1">
          <w:rPr>
            <w:rFonts w:ascii="Times New Roman" w:eastAsia="Times New Roman" w:hAnsi="Times New Roman"/>
            <w:i/>
            <w:iCs/>
            <w:spacing w:val="6"/>
            <w:lang w:eastAsia="en-US"/>
          </w:rPr>
          <w:delText>extensibleTarget</w:delText>
        </w:r>
        <w:r w:rsidDel="00873DB1">
          <w:rPr>
            <w:rFonts w:ascii="Times New Roman" w:eastAsia="Times New Roman" w:hAnsi="Times New Roman"/>
            <w:spacing w:val="6"/>
            <w:lang w:eastAsia="en-US"/>
          </w:rPr>
          <w:delText>)</w:delText>
        </w:r>
        <w:r w:rsidRPr="00C92F75" w:rsidDel="00873DB1">
          <w:rPr>
            <w:rFonts w:ascii="Times New Roman" w:eastAsia="Times New Roman" w:hAnsi="Times New Roman"/>
            <w:spacing w:val="6"/>
            <w:lang w:eastAsia="en-US"/>
          </w:rPr>
          <w:delText xml:space="preserve"> </w:delText>
        </w:r>
        <w:r w:rsidDel="00873DB1">
          <w:rPr>
            <w:rFonts w:ascii="Times New Roman" w:eastAsia="Times New Roman" w:hAnsi="Times New Roman"/>
            <w:spacing w:val="6"/>
            <w:lang w:eastAsia="en-US"/>
          </w:rPr>
          <w:delText xml:space="preserve">is </w:delText>
        </w:r>
        <w:r w:rsidDel="00873DB1">
          <w:rPr>
            <w:rFonts w:ascii="Times New Roman" w:eastAsia="Times New Roman" w:hAnsi="Times New Roman"/>
            <w:b/>
            <w:bCs/>
            <w:spacing w:val="6"/>
            <w:lang w:eastAsia="en-US"/>
          </w:rPr>
          <w:delText>false</w:delText>
        </w:r>
        <w:r w:rsidDel="00873DB1">
          <w:rPr>
            <w:rFonts w:ascii="Times New Roman" w:eastAsia="Times New Roman" w:hAnsi="Times New Roman"/>
            <w:spacing w:val="6"/>
            <w:lang w:eastAsia="en-US"/>
          </w:rPr>
          <w:delText xml:space="preserve">, then throw a </w:delText>
        </w:r>
        <w:r w:rsidRPr="00E85F29" w:rsidDel="00873DB1">
          <w:rPr>
            <w:rFonts w:ascii="Times New Roman" w:eastAsia="Times New Roman" w:hAnsi="Times New Roman"/>
            <w:b/>
            <w:bCs/>
            <w:spacing w:val="6"/>
            <w:lang w:eastAsia="en-US"/>
          </w:rPr>
          <w:delText>TypeError</w:delText>
        </w:r>
        <w:r w:rsidDel="00873DB1">
          <w:rPr>
            <w:rFonts w:ascii="Times New Roman" w:eastAsia="Times New Roman" w:hAnsi="Times New Roman"/>
            <w:spacing w:val="6"/>
            <w:lang w:eastAsia="en-US"/>
          </w:rPr>
          <w:delText xml:space="preserve"> exception.</w:delText>
        </w:r>
      </w:del>
      <w:bookmarkStart w:id="1357" w:name="_Toc368034310"/>
      <w:bookmarkStart w:id="1358" w:name="_Toc368049533"/>
      <w:bookmarkStart w:id="1359" w:name="_Toc368050310"/>
      <w:bookmarkEnd w:id="1357"/>
      <w:bookmarkEnd w:id="1358"/>
      <w:bookmarkEnd w:id="1359"/>
    </w:p>
    <w:p w14:paraId="1EB41B9F" w14:textId="77777777" w:rsidR="005D37A2" w:rsidRPr="00A33491"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del w:id="1360" w:author="Rev 19 Allen Wirfs-Brock" w:date="2013-09-26T09:48:00Z">
        <w:r w:rsidDel="00873DB1">
          <w:rPr>
            <w:rFonts w:ascii="Times New Roman" w:eastAsia="Times New Roman" w:hAnsi="Times New Roman"/>
            <w:spacing w:val="6"/>
            <w:lang w:eastAsia="en-US"/>
          </w:rPr>
          <w:delText>Else</w:delText>
        </w:r>
        <w:r w:rsidRPr="00A33491" w:rsidDel="00873DB1">
          <w:rPr>
            <w:rFonts w:ascii="Times New Roman" w:eastAsia="Times New Roman" w:hAnsi="Times New Roman"/>
            <w:spacing w:val="6"/>
            <w:lang w:eastAsia="en-US"/>
          </w:rPr>
          <w:delText xml:space="preserve"> </w:delText>
        </w:r>
        <w:r w:rsidDel="00873DB1">
          <w:rPr>
            <w:rFonts w:ascii="Times New Roman" w:eastAsia="Times New Roman" w:hAnsi="Times New Roman"/>
            <w:i/>
            <w:iCs/>
            <w:spacing w:val="6"/>
            <w:lang w:eastAsia="en-US"/>
          </w:rPr>
          <w:delText>success</w:delText>
        </w:r>
        <w:r w:rsidDel="00873DB1">
          <w:rPr>
            <w:rFonts w:ascii="Times New Roman" w:eastAsia="Times New Roman" w:hAnsi="Times New Roman"/>
            <w:spacing w:val="6"/>
            <w:lang w:eastAsia="en-US"/>
          </w:rPr>
          <w:delText xml:space="preserve"> is </w:delText>
        </w:r>
        <w:r w:rsidDel="00873DB1">
          <w:rPr>
            <w:rFonts w:ascii="Times New Roman" w:eastAsia="Times New Roman" w:hAnsi="Times New Roman"/>
            <w:b/>
            <w:bCs/>
            <w:spacing w:val="6"/>
            <w:lang w:eastAsia="en-US"/>
          </w:rPr>
          <w:delText>true</w:delText>
        </w:r>
        <w:r w:rsidRPr="00E85F29" w:rsidDel="00873DB1">
          <w:rPr>
            <w:rFonts w:ascii="Times New Roman" w:eastAsia="Times New Roman" w:hAnsi="Times New Roman"/>
            <w:spacing w:val="6"/>
            <w:lang w:eastAsia="en-US"/>
          </w:rPr>
          <w:delText>,</w:delText>
        </w:r>
      </w:del>
      <w:bookmarkStart w:id="1361" w:name="_Toc368034311"/>
      <w:bookmarkStart w:id="1362" w:name="_Toc368049534"/>
      <w:bookmarkStart w:id="1363" w:name="_Toc368050311"/>
      <w:bookmarkEnd w:id="1361"/>
      <w:bookmarkEnd w:id="1362"/>
      <w:bookmarkEnd w:id="1363"/>
    </w:p>
    <w:p w14:paraId="7E94666B" w14:textId="77777777"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del w:id="1364" w:author="Rev 19 Allen Wirfs-Brock" w:date="2013-09-26T09:48:00Z">
        <w:r w:rsidDel="00873DB1">
          <w:rPr>
            <w:rFonts w:ascii="Times New Roman" w:eastAsia="Times New Roman" w:hAnsi="Times New Roman"/>
            <w:spacing w:val="6"/>
            <w:lang w:eastAsia="en-US"/>
          </w:rPr>
          <w:delText xml:space="preserve">Let </w:delText>
        </w:r>
        <w:r w:rsidRPr="00C92F75" w:rsidDel="00873DB1">
          <w:rPr>
            <w:rFonts w:ascii="Times New Roman" w:eastAsia="Times New Roman" w:hAnsi="Times New Roman"/>
            <w:i/>
            <w:iCs/>
            <w:spacing w:val="6"/>
            <w:lang w:eastAsia="en-US"/>
          </w:rPr>
          <w:delText>extensibleTarget</w:delText>
        </w:r>
        <w:r w:rsidDel="00873DB1">
          <w:rPr>
            <w:rFonts w:ascii="Times New Roman" w:eastAsia="Times New Roman" w:hAnsi="Times New Roman"/>
            <w:spacing w:val="6"/>
            <w:lang w:eastAsia="en-US"/>
          </w:rPr>
          <w:delText xml:space="preserve"> be the result of IsExtensible(</w:delText>
        </w:r>
        <w:r w:rsidDel="00873DB1">
          <w:rPr>
            <w:rFonts w:ascii="Times New Roman" w:eastAsia="Times New Roman" w:hAnsi="Times New Roman"/>
            <w:i/>
            <w:iCs/>
            <w:spacing w:val="6"/>
            <w:lang w:eastAsia="en-US"/>
          </w:rPr>
          <w:delText>target</w:delText>
        </w:r>
        <w:r w:rsidDel="00873DB1">
          <w:rPr>
            <w:rFonts w:ascii="Times New Roman" w:eastAsia="Times New Roman" w:hAnsi="Times New Roman"/>
            <w:spacing w:val="6"/>
            <w:lang w:eastAsia="en-US"/>
          </w:rPr>
          <w:delText>).</w:delText>
        </w:r>
      </w:del>
      <w:bookmarkStart w:id="1365" w:name="_Toc368034312"/>
      <w:bookmarkStart w:id="1366" w:name="_Toc368049535"/>
      <w:bookmarkStart w:id="1367" w:name="_Toc368050312"/>
      <w:bookmarkEnd w:id="1365"/>
      <w:bookmarkEnd w:id="1366"/>
      <w:bookmarkEnd w:id="1367"/>
    </w:p>
    <w:p w14:paraId="1E2A17E6" w14:textId="77777777"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del w:id="1368" w:author="Rev 19 Allen Wirfs-Brock" w:date="2013-09-26T09:48:00Z">
        <w:r w:rsidDel="00873DB1">
          <w:rPr>
            <w:rFonts w:ascii="Times New Roman" w:eastAsia="Times New Roman" w:hAnsi="Times New Roman"/>
            <w:spacing w:val="6"/>
            <w:lang w:eastAsia="en-US"/>
          </w:rPr>
          <w:delText>ReturnIfAbrupt(</w:delText>
        </w:r>
        <w:r w:rsidRPr="00C92F75" w:rsidDel="00873DB1">
          <w:rPr>
            <w:rFonts w:ascii="Times New Roman" w:eastAsia="Times New Roman" w:hAnsi="Times New Roman"/>
            <w:i/>
            <w:iCs/>
            <w:spacing w:val="6"/>
            <w:lang w:eastAsia="en-US"/>
          </w:rPr>
          <w:delText>extensibleTarget</w:delText>
        </w:r>
        <w:r w:rsidDel="00873DB1">
          <w:rPr>
            <w:rFonts w:ascii="Times New Roman" w:eastAsia="Times New Roman" w:hAnsi="Times New Roman"/>
            <w:spacing w:val="6"/>
            <w:lang w:eastAsia="en-US"/>
          </w:rPr>
          <w:delText>).</w:delText>
        </w:r>
      </w:del>
      <w:bookmarkStart w:id="1369" w:name="_Toc368034313"/>
      <w:bookmarkStart w:id="1370" w:name="_Toc368049536"/>
      <w:bookmarkStart w:id="1371" w:name="_Toc368050313"/>
      <w:bookmarkEnd w:id="1369"/>
      <w:bookmarkEnd w:id="1370"/>
      <w:bookmarkEnd w:id="1371"/>
    </w:p>
    <w:p w14:paraId="4FE3A44D" w14:textId="77777777"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del w:id="1372" w:author="Rev 19 Allen Wirfs-Brock" w:date="2013-09-26T09:48:00Z">
        <w:r w:rsidDel="00873DB1">
          <w:rPr>
            <w:rFonts w:ascii="Times New Roman" w:eastAsia="Times New Roman" w:hAnsi="Times New Roman"/>
            <w:spacing w:val="6"/>
            <w:lang w:eastAsia="en-US"/>
          </w:rPr>
          <w:delText>If ToBoolean(</w:delText>
        </w:r>
        <w:r w:rsidRPr="00C92F75" w:rsidDel="00873DB1">
          <w:rPr>
            <w:rFonts w:ascii="Times New Roman" w:eastAsia="Times New Roman" w:hAnsi="Times New Roman"/>
            <w:i/>
            <w:iCs/>
            <w:spacing w:val="6"/>
            <w:lang w:eastAsia="en-US"/>
          </w:rPr>
          <w:delText>extensibleTarget</w:delText>
        </w:r>
        <w:r w:rsidDel="00873DB1">
          <w:rPr>
            <w:rFonts w:ascii="Times New Roman" w:eastAsia="Times New Roman" w:hAnsi="Times New Roman"/>
            <w:spacing w:val="6"/>
            <w:lang w:eastAsia="en-US"/>
          </w:rPr>
          <w:delText>)</w:delText>
        </w:r>
        <w:r w:rsidRPr="00C92F75" w:rsidDel="00873DB1">
          <w:rPr>
            <w:rFonts w:ascii="Times New Roman" w:eastAsia="Times New Roman" w:hAnsi="Times New Roman"/>
            <w:spacing w:val="6"/>
            <w:lang w:eastAsia="en-US"/>
          </w:rPr>
          <w:delText xml:space="preserve"> </w:delText>
        </w:r>
        <w:r w:rsidDel="00873DB1">
          <w:rPr>
            <w:rFonts w:ascii="Times New Roman" w:eastAsia="Times New Roman" w:hAnsi="Times New Roman"/>
            <w:spacing w:val="6"/>
            <w:lang w:eastAsia="en-US"/>
          </w:rPr>
          <w:delText xml:space="preserve">is </w:delText>
        </w:r>
        <w:r w:rsidDel="00873DB1">
          <w:rPr>
            <w:rFonts w:ascii="Times New Roman" w:eastAsia="Times New Roman" w:hAnsi="Times New Roman"/>
            <w:b/>
            <w:bCs/>
            <w:spacing w:val="6"/>
            <w:lang w:eastAsia="en-US"/>
          </w:rPr>
          <w:delText>true</w:delText>
        </w:r>
        <w:r w:rsidDel="00873DB1">
          <w:rPr>
            <w:rFonts w:ascii="Times New Roman" w:eastAsia="Times New Roman" w:hAnsi="Times New Roman"/>
            <w:spacing w:val="6"/>
            <w:lang w:eastAsia="en-US"/>
          </w:rPr>
          <w:delText xml:space="preserve">, then return </w:delText>
        </w:r>
        <w:r w:rsidDel="00873DB1">
          <w:rPr>
            <w:rFonts w:ascii="Times New Roman" w:eastAsia="Times New Roman" w:hAnsi="Times New Roman"/>
            <w:i/>
            <w:iCs/>
            <w:spacing w:val="6"/>
            <w:lang w:eastAsia="en-US"/>
          </w:rPr>
          <w:delText>success</w:delText>
        </w:r>
        <w:r w:rsidDel="00873DB1">
          <w:rPr>
            <w:rFonts w:ascii="Times New Roman" w:eastAsia="Times New Roman" w:hAnsi="Times New Roman"/>
            <w:spacing w:val="6"/>
            <w:lang w:eastAsia="en-US"/>
          </w:rPr>
          <w:delText>.</w:delText>
        </w:r>
      </w:del>
      <w:bookmarkStart w:id="1373" w:name="_Toc368034314"/>
      <w:bookmarkStart w:id="1374" w:name="_Toc368049537"/>
      <w:bookmarkStart w:id="1375" w:name="_Toc368050314"/>
      <w:bookmarkEnd w:id="1373"/>
      <w:bookmarkEnd w:id="1374"/>
      <w:bookmarkEnd w:id="1375"/>
    </w:p>
    <w:p w14:paraId="6B22FE54" w14:textId="77777777"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del w:id="1376" w:author="Rev 19 Allen Wirfs-Brock" w:date="2013-09-26T09:48:00Z">
        <w:r w:rsidDel="00873DB1">
          <w:rPr>
            <w:rFonts w:ascii="Times New Roman" w:eastAsia="Times New Roman" w:hAnsi="Times New Roman"/>
            <w:spacing w:val="6"/>
            <w:lang w:eastAsia="en-US"/>
          </w:rPr>
          <w:delText xml:space="preserve">Let </w:delText>
        </w:r>
        <w:r w:rsidDel="00873DB1">
          <w:rPr>
            <w:rFonts w:ascii="Times New Roman" w:eastAsia="Times New Roman" w:hAnsi="Times New Roman"/>
            <w:i/>
            <w:iCs/>
            <w:spacing w:val="6"/>
            <w:lang w:eastAsia="en-US"/>
          </w:rPr>
          <w:delText>targetDesc</w:delText>
        </w:r>
        <w:r w:rsidDel="00873DB1">
          <w:rPr>
            <w:rFonts w:ascii="Times New Roman" w:eastAsia="Times New Roman" w:hAnsi="Times New Roman"/>
            <w:spacing w:val="6"/>
            <w:lang w:eastAsia="en-US"/>
          </w:rPr>
          <w:delText xml:space="preserve"> be the result of calling the [[GetOwnProperty]] internal method of </w:delText>
        </w:r>
        <w:r w:rsidDel="00873DB1">
          <w:rPr>
            <w:rFonts w:ascii="Times New Roman" w:eastAsia="Times New Roman" w:hAnsi="Times New Roman"/>
            <w:i/>
            <w:iCs/>
            <w:spacing w:val="6"/>
            <w:lang w:eastAsia="en-US"/>
          </w:rPr>
          <w:delText>target</w:delText>
        </w:r>
        <w:r w:rsidRPr="00BD7B8A" w:rsidDel="00873DB1">
          <w:rPr>
            <w:rFonts w:ascii="Times New Roman" w:eastAsia="Times New Roman" w:hAnsi="Times New Roman"/>
            <w:spacing w:val="6"/>
            <w:lang w:eastAsia="en-US"/>
          </w:rPr>
          <w:delText xml:space="preserve"> </w:delText>
        </w:r>
        <w:r w:rsidDel="00873DB1">
          <w:rPr>
            <w:rFonts w:ascii="Times New Roman" w:eastAsia="Times New Roman" w:hAnsi="Times New Roman"/>
            <w:spacing w:val="6"/>
            <w:lang w:eastAsia="en-US"/>
          </w:rPr>
          <w:delText xml:space="preserve">with argument </w:delText>
        </w:r>
        <w:r w:rsidDel="00873DB1">
          <w:rPr>
            <w:rFonts w:ascii="Times New Roman" w:eastAsia="Times New Roman" w:hAnsi="Times New Roman"/>
            <w:i/>
            <w:iCs/>
            <w:spacing w:val="6"/>
            <w:lang w:eastAsia="en-US"/>
          </w:rPr>
          <w:delText>P</w:delText>
        </w:r>
        <w:r w:rsidDel="00873DB1">
          <w:rPr>
            <w:rFonts w:ascii="Times New Roman" w:eastAsia="Times New Roman" w:hAnsi="Times New Roman"/>
            <w:spacing w:val="6"/>
            <w:lang w:eastAsia="en-US"/>
          </w:rPr>
          <w:delText>.</w:delText>
        </w:r>
      </w:del>
      <w:bookmarkStart w:id="1377" w:name="_Toc368034315"/>
      <w:bookmarkStart w:id="1378" w:name="_Toc368049538"/>
      <w:bookmarkStart w:id="1379" w:name="_Toc368050315"/>
      <w:bookmarkEnd w:id="1377"/>
      <w:bookmarkEnd w:id="1378"/>
      <w:bookmarkEnd w:id="1379"/>
    </w:p>
    <w:p w14:paraId="3883CCFC" w14:textId="77777777"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del w:id="1380" w:author="Rev 19 Allen Wirfs-Brock" w:date="2013-09-26T09:48:00Z">
        <w:r w:rsidDel="00873DB1">
          <w:rPr>
            <w:rFonts w:ascii="Times New Roman" w:eastAsia="Times New Roman" w:hAnsi="Times New Roman"/>
            <w:spacing w:val="6"/>
            <w:lang w:eastAsia="en-US"/>
          </w:rPr>
          <w:delText>ReturnIfAbrupt(</w:delText>
        </w:r>
        <w:r w:rsidDel="00873DB1">
          <w:rPr>
            <w:rFonts w:ascii="Times New Roman" w:eastAsia="Times New Roman" w:hAnsi="Times New Roman"/>
            <w:i/>
            <w:iCs/>
            <w:spacing w:val="6"/>
            <w:lang w:eastAsia="en-US"/>
          </w:rPr>
          <w:delText>targetDesc</w:delText>
        </w:r>
        <w:r w:rsidDel="00873DB1">
          <w:rPr>
            <w:rFonts w:ascii="Times New Roman" w:eastAsia="Times New Roman" w:hAnsi="Times New Roman"/>
            <w:spacing w:val="6"/>
            <w:lang w:eastAsia="en-US"/>
          </w:rPr>
          <w:delText>).</w:delText>
        </w:r>
      </w:del>
      <w:bookmarkStart w:id="1381" w:name="_Toc368034316"/>
      <w:bookmarkStart w:id="1382" w:name="_Toc368049539"/>
      <w:bookmarkStart w:id="1383" w:name="_Toc368050316"/>
      <w:bookmarkEnd w:id="1381"/>
      <w:bookmarkEnd w:id="1382"/>
      <w:bookmarkEnd w:id="1383"/>
    </w:p>
    <w:p w14:paraId="335BABC0" w14:textId="77777777"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del w:id="1384" w:author="Rev 19 Allen Wirfs-Brock" w:date="2013-09-26T09:48:00Z">
        <w:r w:rsidDel="00873DB1">
          <w:rPr>
            <w:rFonts w:ascii="Times New Roman" w:eastAsia="Times New Roman" w:hAnsi="Times New Roman"/>
            <w:spacing w:val="6"/>
            <w:lang w:eastAsia="en-US"/>
          </w:rPr>
          <w:delText xml:space="preserve">If </w:delText>
        </w:r>
        <w:r w:rsidDel="00873DB1">
          <w:rPr>
            <w:rFonts w:ascii="Times New Roman" w:eastAsia="Times New Roman" w:hAnsi="Times New Roman"/>
            <w:i/>
            <w:iCs/>
            <w:spacing w:val="6"/>
            <w:lang w:eastAsia="en-US"/>
          </w:rPr>
          <w:delText>targetDesc</w:delText>
        </w:r>
        <w:r w:rsidDel="00873DB1">
          <w:rPr>
            <w:rFonts w:ascii="Times New Roman" w:eastAsia="Times New Roman" w:hAnsi="Times New Roman"/>
            <w:spacing w:val="6"/>
            <w:lang w:eastAsia="en-US"/>
          </w:rPr>
          <w:delText xml:space="preserve"> is </w:delText>
        </w:r>
        <w:r w:rsidDel="00873DB1">
          <w:rPr>
            <w:rFonts w:ascii="Times New Roman" w:eastAsia="Times New Roman" w:hAnsi="Times New Roman"/>
            <w:b/>
            <w:bCs/>
            <w:spacing w:val="6"/>
            <w:lang w:eastAsia="en-US"/>
          </w:rPr>
          <w:delText>undefined</w:delText>
        </w:r>
        <w:r w:rsidDel="00873DB1">
          <w:rPr>
            <w:rFonts w:ascii="Times New Roman" w:eastAsia="Times New Roman" w:hAnsi="Times New Roman"/>
            <w:spacing w:val="6"/>
            <w:lang w:eastAsia="en-US"/>
          </w:rPr>
          <w:delText>, then</w:delText>
        </w:r>
        <w:r w:rsidRPr="007F0AAC" w:rsidDel="00873DB1">
          <w:rPr>
            <w:rFonts w:ascii="Times New Roman" w:eastAsia="Times New Roman" w:hAnsi="Times New Roman"/>
            <w:spacing w:val="6"/>
            <w:lang w:eastAsia="en-US"/>
          </w:rPr>
          <w:delText xml:space="preserve"> </w:delText>
        </w:r>
        <w:r w:rsidDel="00873DB1">
          <w:rPr>
            <w:rFonts w:ascii="Times New Roman" w:eastAsia="Times New Roman" w:hAnsi="Times New Roman"/>
            <w:spacing w:val="6"/>
            <w:lang w:eastAsia="en-US"/>
          </w:rPr>
          <w:delText xml:space="preserve">throw a </w:delText>
        </w:r>
        <w:r w:rsidRPr="00E85F29" w:rsidDel="00873DB1">
          <w:rPr>
            <w:rFonts w:ascii="Times New Roman" w:eastAsia="Times New Roman" w:hAnsi="Times New Roman"/>
            <w:b/>
            <w:bCs/>
            <w:spacing w:val="6"/>
            <w:lang w:eastAsia="en-US"/>
          </w:rPr>
          <w:delText>TypeError</w:delText>
        </w:r>
        <w:r w:rsidDel="00873DB1">
          <w:rPr>
            <w:rFonts w:ascii="Times New Roman" w:eastAsia="Times New Roman" w:hAnsi="Times New Roman"/>
            <w:spacing w:val="6"/>
            <w:lang w:eastAsia="en-US"/>
          </w:rPr>
          <w:delText xml:space="preserve"> exception.</w:delText>
        </w:r>
      </w:del>
      <w:bookmarkStart w:id="1385" w:name="_Toc368034317"/>
      <w:bookmarkStart w:id="1386" w:name="_Toc368049540"/>
      <w:bookmarkStart w:id="1387" w:name="_Toc368050317"/>
      <w:bookmarkEnd w:id="1385"/>
      <w:bookmarkEnd w:id="1386"/>
      <w:bookmarkEnd w:id="1387"/>
    </w:p>
    <w:p w14:paraId="5ED8B42C" w14:textId="77777777" w:rsidR="005D37A2" w:rsidRPr="00A33491" w:rsidDel="00873DB1" w:rsidRDefault="005D37A2" w:rsidP="005D37A2">
      <w:pPr>
        <w:numPr>
          <w:ilvl w:val="0"/>
          <w:numId w:val="1196"/>
        </w:numPr>
        <w:spacing w:line="240" w:lineRule="auto"/>
        <w:jc w:val="left"/>
        <w:rPr>
          <w:rFonts w:ascii="Times New Roman" w:eastAsia="Times New Roman" w:hAnsi="Times New Roman"/>
          <w:spacing w:val="6"/>
          <w:lang w:eastAsia="en-US"/>
        </w:rPr>
      </w:pPr>
      <w:del w:id="1388" w:author="Rev 19 Allen Wirfs-Brock" w:date="2013-09-26T09:48:00Z">
        <w:r w:rsidRPr="00A33491" w:rsidDel="00873DB1">
          <w:rPr>
            <w:rFonts w:ascii="Times New Roman" w:eastAsia="Times New Roman" w:hAnsi="Times New Roman"/>
            <w:spacing w:val="6"/>
            <w:lang w:eastAsia="en-US"/>
          </w:rPr>
          <w:delText xml:space="preserve">Return </w:delText>
        </w:r>
        <w:r w:rsidDel="00873DB1">
          <w:rPr>
            <w:rFonts w:ascii="Times New Roman" w:eastAsia="Times New Roman" w:hAnsi="Times New Roman"/>
            <w:i/>
            <w:iCs/>
            <w:spacing w:val="6"/>
            <w:lang w:eastAsia="en-US"/>
          </w:rPr>
          <w:delText>success</w:delText>
        </w:r>
        <w:r w:rsidRPr="00A33491" w:rsidDel="00873DB1">
          <w:rPr>
            <w:rFonts w:ascii="Times New Roman" w:eastAsia="Times New Roman" w:hAnsi="Times New Roman"/>
            <w:spacing w:val="6"/>
            <w:lang w:eastAsia="en-US"/>
          </w:rPr>
          <w:delText>.</w:delText>
        </w:r>
      </w:del>
      <w:bookmarkStart w:id="1389" w:name="_Toc368034318"/>
      <w:bookmarkStart w:id="1390" w:name="_Toc368049541"/>
      <w:bookmarkStart w:id="1391" w:name="_Toc368050318"/>
      <w:bookmarkEnd w:id="1389"/>
      <w:bookmarkEnd w:id="1390"/>
      <w:bookmarkEnd w:id="1391"/>
    </w:p>
    <w:p w14:paraId="3A84EA81" w14:textId="77777777" w:rsidR="005D37A2" w:rsidDel="00873DB1" w:rsidRDefault="005D37A2" w:rsidP="005D37A2">
      <w:pPr>
        <w:pStyle w:val="Note"/>
        <w:contextualSpacing/>
      </w:pPr>
      <w:del w:id="1392" w:author="Rev 19 Allen Wirfs-Brock" w:date="2013-09-26T09:48:00Z">
        <w:r w:rsidDel="00873DB1">
          <w:delText>NOTE</w:delText>
        </w:r>
        <w:r w:rsidDel="00873DB1">
          <w:tab/>
          <w:delText>[[HasOwnProperty]] for proxy objects enforces the following invariants:</w:delText>
        </w:r>
      </w:del>
      <w:bookmarkStart w:id="1393" w:name="_Toc368034319"/>
      <w:bookmarkStart w:id="1394" w:name="_Toc368049542"/>
      <w:bookmarkStart w:id="1395" w:name="_Toc368050319"/>
      <w:bookmarkEnd w:id="1393"/>
      <w:bookmarkEnd w:id="1394"/>
      <w:bookmarkEnd w:id="1395"/>
    </w:p>
    <w:p w14:paraId="18252DA2" w14:textId="77777777" w:rsidR="005D37A2" w:rsidDel="00873DB1" w:rsidRDefault="005D37A2" w:rsidP="005D37A2">
      <w:pPr>
        <w:pStyle w:val="Note"/>
        <w:numPr>
          <w:ilvl w:val="0"/>
          <w:numId w:val="1204"/>
        </w:numPr>
        <w:tabs>
          <w:tab w:val="clear" w:pos="960"/>
          <w:tab w:val="left" w:pos="720"/>
          <w:tab w:val="left" w:pos="1170"/>
        </w:tabs>
        <w:ind w:left="720" w:hanging="317"/>
        <w:contextualSpacing/>
      </w:pPr>
      <w:del w:id="1396" w:author="Rev 19 Allen Wirfs-Brock" w:date="2013-09-26T09:48:00Z">
        <w:r w:rsidDel="00873DB1">
          <w:delText xml:space="preserve">A </w:delText>
        </w:r>
        <w:r w:rsidRPr="007E41D3" w:rsidDel="00873DB1">
          <w:delText xml:space="preserve">property </w:delText>
        </w:r>
        <w:r w:rsidDel="00873DB1">
          <w:delText>c</w:delText>
        </w:r>
        <w:r w:rsidRPr="007E41D3" w:rsidDel="00873DB1">
          <w:delText xml:space="preserve">annot </w:delText>
        </w:r>
        <w:r w:rsidDel="00873DB1">
          <w:delText xml:space="preserve">be </w:delText>
        </w:r>
        <w:r w:rsidRPr="007E41D3" w:rsidDel="00873DB1">
          <w:delText>report</w:delText>
        </w:r>
        <w:r w:rsidDel="00873DB1">
          <w:delText>ed</w:delText>
        </w:r>
        <w:r w:rsidRPr="007E41D3" w:rsidDel="00873DB1">
          <w:delText xml:space="preserve"> as non-existent</w:delText>
        </w:r>
        <w:r w:rsidDel="00873DB1">
          <w:delText xml:space="preserve">, if it </w:delText>
        </w:r>
        <w:r w:rsidRPr="007E41D3" w:rsidDel="00873DB1">
          <w:delText>exist</w:delText>
        </w:r>
        <w:r w:rsidDel="00873DB1">
          <w:delText>s as a</w:delText>
        </w:r>
        <w:r w:rsidRPr="007E41D3" w:rsidDel="00873DB1">
          <w:delText xml:space="preserve"> non-configurable own</w:delText>
        </w:r>
        <w:r w:rsidDel="00873DB1">
          <w:delText xml:space="preserve"> property of the target object.</w:delText>
        </w:r>
      </w:del>
      <w:bookmarkStart w:id="1397" w:name="_Toc368034320"/>
      <w:bookmarkStart w:id="1398" w:name="_Toc368049543"/>
      <w:bookmarkStart w:id="1399" w:name="_Toc368050320"/>
      <w:bookmarkEnd w:id="1397"/>
      <w:bookmarkEnd w:id="1398"/>
      <w:bookmarkEnd w:id="1399"/>
    </w:p>
    <w:p w14:paraId="6554605D" w14:textId="77777777" w:rsidR="005D37A2" w:rsidDel="00873DB1" w:rsidRDefault="005D37A2" w:rsidP="005D37A2">
      <w:pPr>
        <w:pStyle w:val="Note"/>
        <w:numPr>
          <w:ilvl w:val="0"/>
          <w:numId w:val="1204"/>
        </w:numPr>
        <w:tabs>
          <w:tab w:val="clear" w:pos="960"/>
          <w:tab w:val="left" w:pos="720"/>
          <w:tab w:val="left" w:pos="1170"/>
        </w:tabs>
        <w:ind w:left="720" w:hanging="317"/>
        <w:contextualSpacing/>
      </w:pPr>
      <w:del w:id="1400" w:author="Rev 19 Allen Wirfs-Brock" w:date="2013-09-26T09:48:00Z">
        <w:r w:rsidDel="00873DB1">
          <w:delText xml:space="preserve">A </w:delText>
        </w:r>
        <w:r w:rsidRPr="007E41D3" w:rsidDel="00873DB1">
          <w:delText xml:space="preserve">property </w:delText>
        </w:r>
        <w:r w:rsidDel="00873DB1">
          <w:delText>c</w:delText>
        </w:r>
        <w:r w:rsidRPr="007E41D3" w:rsidDel="00873DB1">
          <w:delText xml:space="preserve">annot </w:delText>
        </w:r>
        <w:r w:rsidDel="00873DB1">
          <w:delText xml:space="preserve">be </w:delText>
        </w:r>
        <w:r w:rsidRPr="007E41D3" w:rsidDel="00873DB1">
          <w:delText>report</w:delText>
        </w:r>
        <w:r w:rsidDel="00873DB1">
          <w:delText>ed</w:delText>
        </w:r>
        <w:r w:rsidRPr="007E41D3" w:rsidDel="00873DB1">
          <w:delText xml:space="preserve"> as non-existent</w:delText>
        </w:r>
        <w:r w:rsidDel="00873DB1">
          <w:delText xml:space="preserve">, if it </w:delText>
        </w:r>
        <w:r w:rsidRPr="007E41D3" w:rsidDel="00873DB1">
          <w:delText>exist</w:delText>
        </w:r>
        <w:r w:rsidDel="00873DB1">
          <w:delText>s as a</w:delText>
        </w:r>
        <w:r w:rsidRPr="007E41D3" w:rsidDel="00873DB1">
          <w:delText xml:space="preserve"> own property </w:delText>
        </w:r>
        <w:r w:rsidDel="00873DB1">
          <w:delText>of the target object</w:delText>
        </w:r>
        <w:r w:rsidRPr="007E41D3" w:rsidDel="00873DB1">
          <w:delText xml:space="preserve"> </w:delText>
        </w:r>
        <w:r w:rsidDel="00873DB1">
          <w:delText>and the target object is not extensible.</w:delText>
        </w:r>
      </w:del>
      <w:bookmarkStart w:id="1401" w:name="_Toc368034321"/>
      <w:bookmarkStart w:id="1402" w:name="_Toc368049544"/>
      <w:bookmarkStart w:id="1403" w:name="_Toc368050321"/>
      <w:bookmarkEnd w:id="1401"/>
      <w:bookmarkEnd w:id="1402"/>
      <w:bookmarkEnd w:id="1403"/>
    </w:p>
    <w:p w14:paraId="7101B8AF" w14:textId="77777777" w:rsidR="005D37A2" w:rsidDel="00873DB1" w:rsidRDefault="005D37A2" w:rsidP="005D37A2">
      <w:pPr>
        <w:pStyle w:val="Note"/>
        <w:numPr>
          <w:ilvl w:val="0"/>
          <w:numId w:val="1204"/>
        </w:numPr>
        <w:tabs>
          <w:tab w:val="clear" w:pos="960"/>
          <w:tab w:val="left" w:pos="720"/>
          <w:tab w:val="left" w:pos="1170"/>
        </w:tabs>
        <w:ind w:left="720" w:hanging="317"/>
      </w:pPr>
      <w:del w:id="1404" w:author="Rev 19 Allen Wirfs-Brock" w:date="2013-09-26T09:48:00Z">
        <w:r w:rsidDel="00873DB1">
          <w:delText xml:space="preserve">A </w:delText>
        </w:r>
        <w:r w:rsidRPr="007E41D3" w:rsidDel="00873DB1">
          <w:delText xml:space="preserve">property </w:delText>
        </w:r>
        <w:r w:rsidDel="00873DB1">
          <w:delText>c</w:delText>
        </w:r>
        <w:r w:rsidRPr="007E41D3" w:rsidDel="00873DB1">
          <w:delText xml:space="preserve">annot </w:delText>
        </w:r>
        <w:r w:rsidDel="00873DB1">
          <w:delText xml:space="preserve">be </w:delText>
        </w:r>
        <w:r w:rsidRPr="007E41D3" w:rsidDel="00873DB1">
          <w:delText>report</w:delText>
        </w:r>
        <w:r w:rsidDel="00873DB1">
          <w:delText>ed</w:delText>
        </w:r>
        <w:r w:rsidRPr="007E41D3" w:rsidDel="00873DB1">
          <w:delText xml:space="preserve"> </w:delText>
        </w:r>
        <w:r w:rsidDel="00873DB1">
          <w:delText xml:space="preserve">as </w:delText>
        </w:r>
        <w:r w:rsidRPr="007E41D3" w:rsidDel="00873DB1">
          <w:delText>existent</w:delText>
        </w:r>
        <w:r w:rsidDel="00873DB1">
          <w:delText xml:space="preserve">, if it  does not </w:delText>
        </w:r>
        <w:r w:rsidRPr="007E41D3" w:rsidDel="00873DB1">
          <w:delText>exist</w:delText>
        </w:r>
        <w:r w:rsidDel="00873DB1">
          <w:delText>s as a</w:delText>
        </w:r>
        <w:r w:rsidRPr="007E41D3" w:rsidDel="00873DB1">
          <w:delText xml:space="preserve"> own property </w:delText>
        </w:r>
        <w:r w:rsidDel="00873DB1">
          <w:delText>of the target object</w:delText>
        </w:r>
        <w:r w:rsidRPr="007E41D3" w:rsidDel="00873DB1">
          <w:delText xml:space="preserve"> </w:delText>
        </w:r>
        <w:r w:rsidDel="00873DB1">
          <w:delText>and the target object is not extensible.</w:delText>
        </w:r>
      </w:del>
      <w:bookmarkStart w:id="1405" w:name="_Toc368034322"/>
      <w:bookmarkStart w:id="1406" w:name="_Toc368049545"/>
      <w:bookmarkStart w:id="1407" w:name="_Toc368050322"/>
      <w:bookmarkEnd w:id="1405"/>
      <w:bookmarkEnd w:id="1406"/>
      <w:bookmarkEnd w:id="1407"/>
    </w:p>
    <w:p w14:paraId="6A16F6CD" w14:textId="77777777" w:rsidR="005D37A2" w:rsidRPr="00A33491" w:rsidRDefault="005D37A2" w:rsidP="005D37A2">
      <w:pPr>
        <w:pStyle w:val="30"/>
      </w:pPr>
      <w:bookmarkStart w:id="1408" w:name="_Toc368050323"/>
      <w:r w:rsidRPr="00A33491">
        <w:t>[[GetOwnProperty]] (P)</w:t>
      </w:r>
      <w:bookmarkEnd w:id="1408"/>
    </w:p>
    <w:p w14:paraId="0E06FF9A" w14:textId="77777777" w:rsidR="005D37A2" w:rsidRPr="00A33491" w:rsidRDefault="005D37A2" w:rsidP="005D37A2">
      <w:r w:rsidRPr="00A33491">
        <w:t xml:space="preserve">When the [[GetOwnProperty]]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r>
        <w:t xml:space="preserve"> </w:t>
      </w:r>
    </w:p>
    <w:p w14:paraId="3D88645A" w14:textId="77777777" w:rsidR="005D37A2" w:rsidRPr="00A33491" w:rsidDel="004372C5" w:rsidRDefault="005D37A2" w:rsidP="005D37A2">
      <w:pPr>
        <w:numPr>
          <w:ilvl w:val="0"/>
          <w:numId w:val="1197"/>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347EAD62"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7ACE5686"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58DA4F49"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getOwnPropertyDescriptor</w:t>
      </w:r>
      <w:r w:rsidRPr="00E77497">
        <w:t>"</w:t>
      </w:r>
      <w:r>
        <w:t>).</w:t>
      </w:r>
    </w:p>
    <w:p w14:paraId="4A20800E"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5BDD7F70"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5B6ECA2C"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444ED5B2"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1F68F418"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14:paraId="1868FBD0"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is neither Object or U</w:t>
      </w:r>
      <w:r w:rsidRPr="003E1861">
        <w:rPr>
          <w:rFonts w:ascii="Times New Roman" w:eastAsia="Times New Roman" w:hAnsi="Times New Roman"/>
          <w:spacing w:val="6"/>
          <w:lang w:eastAsia="en-US"/>
        </w:rPr>
        <w:t>ndefined</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0E910BCB"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6D7E2B2F"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14:paraId="1C4B8C02"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1946EBCA"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14:paraId="50D06DA9"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670BDEF5"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4D7552CA"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28F5FDE7"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001A5DB0"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14:paraId="0E88E974"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3570C9AE"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42F5E572"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6E700C2B"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 be ToPropertyDescriptor(</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14:paraId="5B8FD1F1"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p>
    <w:p w14:paraId="3776025D"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sidRPr="005245E4">
        <w:rPr>
          <w:rFonts w:ascii="Times New Roman" w:eastAsia="Times New Roman" w:hAnsi="Times New Roman"/>
          <w:spacing w:val="6"/>
          <w:lang w:eastAsia="en-US"/>
        </w:rPr>
        <w:t>Call</w:t>
      </w:r>
      <w:r>
        <w:rPr>
          <w:rFonts w:ascii="Times New Roman" w:eastAsia="Times New Roman" w:hAnsi="Times New Roman"/>
          <w:spacing w:val="6"/>
          <w:lang w:eastAsia="en-US"/>
        </w:rPr>
        <w:t xml:space="preserve"> CompletePropertyDescriptor(</w:t>
      </w:r>
      <w:r>
        <w:rPr>
          <w:rFonts w:ascii="Times New Roman" w:eastAsia="Times New Roman" w:hAnsi="Times New Roman"/>
          <w:i/>
          <w:iCs/>
          <w:spacing w:val="6"/>
          <w:lang w:eastAsia="en-US"/>
        </w:rPr>
        <w:t xml:space="preserve">resultDesc, </w:t>
      </w:r>
      <w:commentRangeStart w:id="1409"/>
      <w:r>
        <w:rPr>
          <w:rFonts w:ascii="Times New Roman" w:eastAsia="Times New Roman" w:hAnsi="Times New Roman"/>
          <w:i/>
          <w:iCs/>
          <w:spacing w:val="6"/>
          <w:lang w:eastAsia="en-US"/>
        </w:rPr>
        <w:t>targetDesc</w:t>
      </w:r>
      <w:commentRangeEnd w:id="1409"/>
      <w:r>
        <w:rPr>
          <w:rStyle w:val="af6"/>
        </w:rPr>
        <w:commentReference w:id="1409"/>
      </w:r>
      <w:r>
        <w:rPr>
          <w:rFonts w:ascii="Times New Roman" w:eastAsia="Times New Roman" w:hAnsi="Times New Roman"/>
          <w:spacing w:val="6"/>
          <w:lang w:eastAsia="en-US"/>
        </w:rPr>
        <w:t>).</w:t>
      </w:r>
    </w:p>
    <w:p w14:paraId="45456E45"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iCs/>
          <w:spacing w:val="6"/>
          <w:lang w:eastAsia="en-US"/>
        </w:rPr>
        <w:t xml:space="preserve">Let </w:t>
      </w:r>
      <w:r w:rsidRPr="00A759A5">
        <w:rPr>
          <w:rFonts w:ascii="Times New Roman" w:eastAsia="Times New Roman" w:hAnsi="Times New Roman"/>
          <w:i/>
          <w:spacing w:val="6"/>
          <w:lang w:eastAsia="en-US"/>
        </w:rPr>
        <w:t>valid</w:t>
      </w:r>
      <w:r>
        <w:rPr>
          <w:rFonts w:ascii="Times New Roman" w:eastAsia="Times New Roman" w:hAnsi="Times New Roman"/>
          <w:iCs/>
          <w:spacing w:val="6"/>
          <w:lang w:eastAsia="en-US"/>
        </w:rPr>
        <w:t xml:space="preserve"> be the result of  IsCompatiblePropertyDescriptor</w:t>
      </w:r>
      <w:r w:rsidRPr="00A33491">
        <w:rPr>
          <w:iCs/>
        </w:rPr>
        <w:t xml:space="preserve"> </w:t>
      </w:r>
      <w:r>
        <w:rPr>
          <w:rFonts w:ascii="Times New Roman" w:eastAsia="Times New Roman" w:hAnsi="Times New Roman"/>
          <w:iCs/>
          <w:spacing w:val="6"/>
          <w:lang w:eastAsia="en-US"/>
        </w:rPr>
        <w:t>(</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r w:rsidRPr="00A759A5">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14:paraId="13A427A8"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valid</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1B9222AA" w14:textId="77777777"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C65296">
        <w:rPr>
          <w:rFonts w:ascii="Times New Roman" w:eastAsia="Times New Roman" w:hAnsi="Times New Roman"/>
          <w:spacing w:val="6"/>
          <w:lang w:eastAsia="en-US"/>
        </w:rPr>
        <w:t>, then</w:t>
      </w:r>
    </w:p>
    <w:p w14:paraId="504883F0" w14:textId="77777777"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 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or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sidRPr="00C65296">
        <w:rPr>
          <w:rFonts w:ascii="Times New Roman" w:eastAsia="Times New Roman" w:hAnsi="Times New Roman"/>
          <w:i/>
          <w:iCs/>
          <w:spacing w:val="6"/>
          <w:lang w:eastAsia="en-US"/>
        </w:rPr>
        <w:t>,</w:t>
      </w:r>
      <w:r>
        <w:rPr>
          <w:rFonts w:ascii="Times New Roman" w:eastAsia="Times New Roman" w:hAnsi="Times New Roman"/>
          <w:i/>
          <w:iCs/>
          <w:spacing w:val="6"/>
          <w:lang w:eastAsia="en-US"/>
        </w:rPr>
        <w:t xml:space="preserve"> </w:t>
      </w:r>
      <w:r>
        <w:rPr>
          <w:rFonts w:ascii="Times New Roman" w:eastAsia="Times New Roman" w:hAnsi="Times New Roman"/>
          <w:spacing w:val="6"/>
          <w:lang w:eastAsia="en-US"/>
        </w:rPr>
        <w:t>then</w:t>
      </w:r>
    </w:p>
    <w:p w14:paraId="08FA602A" w14:textId="77777777" w:rsidR="005D37A2" w:rsidRDefault="005D37A2" w:rsidP="005D37A2">
      <w:pPr>
        <w:numPr>
          <w:ilvl w:val="2"/>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r w:rsidRPr="00C65296">
        <w:rPr>
          <w:rFonts w:ascii="Times New Roman" w:eastAsia="Times New Roman" w:hAnsi="Times New Roman"/>
          <w:spacing w:val="6"/>
          <w:lang w:eastAsia="en-US"/>
        </w:rPr>
        <w:t xml:space="preserve"> </w:t>
      </w:r>
    </w:p>
    <w:p w14:paraId="0847D3CC" w14:textId="77777777" w:rsidR="005D37A2" w:rsidRPr="00A33491" w:rsidRDefault="005D37A2" w:rsidP="005D37A2">
      <w:pPr>
        <w:numPr>
          <w:ilvl w:val="0"/>
          <w:numId w:val="1197"/>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commentRangeStart w:id="1410"/>
      <w:r>
        <w:rPr>
          <w:rFonts w:ascii="Times New Roman" w:eastAsia="Times New Roman" w:hAnsi="Times New Roman"/>
          <w:i/>
          <w:iCs/>
          <w:spacing w:val="6"/>
          <w:lang w:eastAsia="en-US"/>
        </w:rPr>
        <w:t>resultDesc</w:t>
      </w:r>
      <w:commentRangeEnd w:id="1410"/>
      <w:r>
        <w:rPr>
          <w:rStyle w:val="af6"/>
        </w:rPr>
        <w:commentReference w:id="1410"/>
      </w:r>
      <w:r w:rsidRPr="00A33491">
        <w:rPr>
          <w:rFonts w:ascii="Times New Roman" w:eastAsia="Times New Roman" w:hAnsi="Times New Roman"/>
          <w:spacing w:val="6"/>
          <w:lang w:eastAsia="en-US"/>
        </w:rPr>
        <w:t>.</w:t>
      </w:r>
    </w:p>
    <w:p w14:paraId="4694F6DA" w14:textId="77777777" w:rsidR="005D37A2" w:rsidRDefault="005D37A2" w:rsidP="005D37A2">
      <w:pPr>
        <w:pStyle w:val="Note"/>
        <w:contextualSpacing/>
      </w:pPr>
      <w:r>
        <w:t>NOTE</w:t>
      </w:r>
      <w:r>
        <w:tab/>
        <w:t>[[GetOwnProperty]] for proxy objects enforces the following invariants:</w:t>
      </w:r>
    </w:p>
    <w:p w14:paraId="5BCED672"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The result of [[GetOwnProperty]] must be either an Object or </w:t>
      </w:r>
      <w:r w:rsidRPr="0071289C">
        <w:rPr>
          <w:b/>
          <w:bCs/>
        </w:rPr>
        <w:t>undefined</w:t>
      </w:r>
      <w:r>
        <w:t>.</w:t>
      </w:r>
    </w:p>
    <w:p w14:paraId="2905B7AB"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14:paraId="5B63F64F"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ins w:id="1411" w:author="Rev 19 Allen Wirfs-Brock" w:date="2013-09-26T17:32:00Z">
        <w:r w:rsidR="00284A05">
          <w:t>n</w:t>
        </w:r>
      </w:ins>
      <w:r w:rsidRPr="007E41D3">
        <w:t xml:space="preserve"> own property </w:t>
      </w:r>
      <w:r>
        <w:t>of the target object</w:t>
      </w:r>
      <w:r w:rsidRPr="007E41D3">
        <w:t xml:space="preserve"> </w:t>
      </w:r>
      <w:r>
        <w:t>and the target object is not extensible.</w:t>
      </w:r>
    </w:p>
    <w:p w14:paraId="24ED10B7"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ins w:id="1412" w:author="Rev 19 Allen Wirfs-Brock" w:date="2013-09-26T17:32:00Z">
        <w:r w:rsidR="00284A05">
          <w:t>n</w:t>
        </w:r>
      </w:ins>
      <w:r w:rsidRPr="007E41D3">
        <w:t xml:space="preserve"> own property </w:t>
      </w:r>
      <w:r>
        <w:t>of the target object</w:t>
      </w:r>
      <w:r w:rsidRPr="007E41D3">
        <w:t xml:space="preserve"> </w:t>
      </w:r>
      <w:r>
        <w:t>and the target object is not extensible.</w:t>
      </w:r>
    </w:p>
    <w:p w14:paraId="35A6F20E"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non-configurable, if it does not </w:t>
      </w:r>
      <w:r w:rsidRPr="007E41D3">
        <w:t>exist</w:t>
      </w:r>
      <w:r>
        <w:t>s as a</w:t>
      </w:r>
      <w:ins w:id="1413" w:author="Rev 19 Allen Wirfs-Brock" w:date="2013-09-26T17:32:00Z">
        <w:r w:rsidR="00284A05">
          <w:t>n</w:t>
        </w:r>
      </w:ins>
      <w:r w:rsidRPr="007E41D3">
        <w:t xml:space="preserve"> own property </w:t>
      </w:r>
      <w:r>
        <w:t>of the target object</w:t>
      </w:r>
      <w:r w:rsidRPr="007E41D3">
        <w:t xml:space="preserve"> </w:t>
      </w:r>
      <w:r>
        <w:t xml:space="preserve">or  if it </w:t>
      </w:r>
      <w:r w:rsidRPr="007E41D3">
        <w:t>exist</w:t>
      </w:r>
      <w:r>
        <w:t>s as a</w:t>
      </w:r>
      <w:r w:rsidRPr="007E41D3">
        <w:t xml:space="preserve"> </w:t>
      </w:r>
      <w:r>
        <w:t xml:space="preserve">configurable </w:t>
      </w:r>
      <w:r w:rsidRPr="007E41D3">
        <w:t xml:space="preserve">own property </w:t>
      </w:r>
      <w:r>
        <w:t>of the target object.</w:t>
      </w:r>
    </w:p>
    <w:p w14:paraId="60A0D80E" w14:textId="77777777" w:rsidR="005D37A2" w:rsidRDefault="005D37A2" w:rsidP="005D37A2">
      <w:pPr>
        <w:pStyle w:val="Note"/>
        <w:numPr>
          <w:ilvl w:val="0"/>
          <w:numId w:val="1204"/>
        </w:numPr>
        <w:tabs>
          <w:tab w:val="clear" w:pos="960"/>
          <w:tab w:val="left" w:pos="720"/>
          <w:tab w:val="left" w:pos="1170"/>
        </w:tabs>
        <w:ind w:left="720" w:hanging="317"/>
      </w:pPr>
      <w:r>
        <w:t>The result of [[GetOwnProperty]] can be applied to the target object using [[DefineOwnPropery]]  and will not throw an exception.</w:t>
      </w:r>
    </w:p>
    <w:p w14:paraId="158D6A2E" w14:textId="77777777" w:rsidR="005D37A2" w:rsidRPr="00A33491" w:rsidRDefault="005D37A2" w:rsidP="005D37A2">
      <w:pPr>
        <w:pStyle w:val="30"/>
      </w:pPr>
      <w:bookmarkStart w:id="1414" w:name="_Toc368050324"/>
      <w:r w:rsidRPr="00A33491">
        <w:t>[[DefineOwnProperty]] (P, Desc)</w:t>
      </w:r>
      <w:bookmarkEnd w:id="1414"/>
    </w:p>
    <w:p w14:paraId="6D2F190F" w14:textId="77777777" w:rsidR="005D37A2" w:rsidRPr="00A33491" w:rsidRDefault="005D37A2" w:rsidP="005D37A2">
      <w:r w:rsidRPr="00A33491">
        <w:t>When the [[DefineOwnProperty]] internal method of</w:t>
      </w:r>
      <w:r w:rsidRPr="00665761">
        <w:t xml:space="preserve">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and property descriptor </w:t>
      </w:r>
      <w:r w:rsidRPr="00A33491">
        <w:rPr>
          <w:rFonts w:ascii="Times New Roman" w:hAnsi="Times New Roman"/>
          <w:i/>
        </w:rPr>
        <w:t>Desc</w:t>
      </w:r>
      <w:r w:rsidRPr="00A33491">
        <w:t>, the following steps are taken:</w:t>
      </w:r>
    </w:p>
    <w:p w14:paraId="42E1570D" w14:textId="77777777" w:rsidR="005D37A2" w:rsidRPr="00A33491" w:rsidDel="004372C5" w:rsidRDefault="005D37A2" w:rsidP="005D37A2">
      <w:pPr>
        <w:numPr>
          <w:ilvl w:val="0"/>
          <w:numId w:val="1206"/>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59D55846"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68A86B5D"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202BCB3E"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defineProperty</w:t>
      </w:r>
      <w:r w:rsidRPr="00E77497">
        <w:t>"</w:t>
      </w:r>
      <w:r>
        <w:t>).</w:t>
      </w:r>
    </w:p>
    <w:p w14:paraId="4B20D80C"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460D2BFC"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025D4468"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[[DefineOwnProperty]]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14:paraId="4F1605CC"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 xml:space="preserve"> be FromPropertyDescriptor(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14:paraId="1AE94FE9" w14:textId="77777777" w:rsidR="005D37A2" w:rsidRPr="00B0173C" w:rsidRDefault="005D37A2" w:rsidP="005D37A2">
      <w:pPr>
        <w:numPr>
          <w:ilvl w:val="0"/>
          <w:numId w:val="1206"/>
        </w:numPr>
        <w:spacing w:line="240" w:lineRule="auto"/>
        <w:contextualSpacing/>
        <w:jc w:val="left"/>
        <w:rPr>
          <w:sz w:val="18"/>
        </w:rPr>
      </w:pPr>
      <w:r w:rsidRPr="00B0173C">
        <w:rPr>
          <w:sz w:val="18"/>
        </w:rPr>
        <w:t xml:space="preserve">NOTE   If </w:t>
      </w:r>
      <w:r w:rsidRPr="00915511">
        <w:rPr>
          <w:rFonts w:ascii="Times New Roman" w:hAnsi="Times New Roman"/>
          <w:i/>
          <w:iCs/>
          <w:sz w:val="18"/>
        </w:rPr>
        <w:t>Desc</w:t>
      </w:r>
      <w:r w:rsidRPr="00B0173C">
        <w:rPr>
          <w:sz w:val="18"/>
        </w:rPr>
        <w:t xml:space="preserve"> was originally generated from an object using </w:t>
      </w:r>
      <w:r w:rsidRPr="00915511">
        <w:rPr>
          <w:rFonts w:ascii="Times New Roman" w:hAnsi="Times New Roman"/>
          <w:sz w:val="18"/>
        </w:rPr>
        <w:t>ToPropertyDescriptor</w:t>
      </w:r>
      <w:r w:rsidRPr="00B0173C">
        <w:rPr>
          <w:sz w:val="18"/>
        </w:rPr>
        <w:t xml:space="preserve">, then </w:t>
      </w:r>
      <w:r w:rsidRPr="00915511">
        <w:rPr>
          <w:rFonts w:ascii="Times New Roman" w:hAnsi="Times New Roman"/>
          <w:i/>
          <w:iCs/>
          <w:sz w:val="18"/>
        </w:rPr>
        <w:t>descObj</w:t>
      </w:r>
      <w:r w:rsidRPr="00B0173C">
        <w:rPr>
          <w:sz w:val="18"/>
        </w:rPr>
        <w:t xml:space="preserve"> will be that original object.</w:t>
      </w:r>
    </w:p>
    <w:p w14:paraId="03AB5E3D"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w:t>
      </w:r>
    </w:p>
    <w:p w14:paraId="604AED4D"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357E8415" w14:textId="77777777" w:rsidR="005D37A2" w:rsidRPr="00A33491" w:rsidRDefault="005D37A2" w:rsidP="005D37A2">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14:paraId="519DDCB0"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30283B95" w14:textId="77777777" w:rsidR="005D37A2" w:rsidRPr="00A33491" w:rsidRDefault="005D37A2" w:rsidP="005D37A2">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14:paraId="12828F56"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35C17F4E"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5B3D9B7E"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6583078A"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sidRPr="00A24E86">
        <w:rPr>
          <w:rFonts w:ascii="Times New Roman" w:eastAsia="Times New Roman" w:hAnsi="Times New Roman"/>
          <w:spacing w:val="6"/>
          <w:lang w:eastAsia="en-US"/>
        </w:rPr>
        <w:t xml:space="preserve">If </w:t>
      </w:r>
      <w:r w:rsidRPr="00A24E86">
        <w:rPr>
          <w:rFonts w:ascii="Times New Roman" w:eastAsia="Times New Roman" w:hAnsi="Times New Roman"/>
          <w:i/>
          <w:iCs/>
          <w:spacing w:val="6"/>
          <w:lang w:eastAsia="en-US"/>
        </w:rPr>
        <w:t>Desc</w:t>
      </w:r>
      <w:r w:rsidRPr="00A24E86">
        <w:rPr>
          <w:rFonts w:ascii="Times New Roman" w:eastAsia="Times New Roman" w:hAnsi="Times New Roman"/>
          <w:spacing w:val="6"/>
          <w:lang w:eastAsia="en-US"/>
        </w:rPr>
        <w:t xml:space="preserve"> has a [[</w:t>
      </w:r>
      <w:r>
        <w:rPr>
          <w:rFonts w:ascii="Times New Roman" w:eastAsia="Times New Roman" w:hAnsi="Times New Roman"/>
          <w:spacing w:val="6"/>
          <w:lang w:eastAsia="en-US"/>
        </w:rPr>
        <w:t>Configurable</w:t>
      </w:r>
      <w:r w:rsidRPr="00A24E86">
        <w:rPr>
          <w:rFonts w:ascii="Times New Roman" w:eastAsia="Times New Roman" w:hAnsi="Times New Roman"/>
          <w:spacing w:val="6"/>
          <w:lang w:eastAsia="en-US"/>
        </w:rPr>
        <w:t>]] field</w:t>
      </w:r>
      <w:r>
        <w:rPr>
          <w:rFonts w:ascii="Times New Roman" w:eastAsia="Times New Roman" w:hAnsi="Times New Roman"/>
          <w:spacing w:val="6"/>
          <w:lang w:eastAsia="en-US"/>
        </w:rPr>
        <w:t xml:space="preserve"> and if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A24E86">
        <w:rPr>
          <w:rFonts w:ascii="Times New Roman" w:eastAsia="Times New Roman" w:hAnsi="Times New Roman"/>
          <w:spacing w:val="6"/>
          <w:lang w:eastAsia="en-US"/>
        </w:rPr>
        <w:t xml:space="preserve"> then</w:t>
      </w:r>
    </w:p>
    <w:p w14:paraId="6EC52002"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A24E86">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sidRPr="00A24E86">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14:paraId="1B69D5A1"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let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p>
    <w:p w14:paraId="4635405A" w14:textId="77777777"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p>
    <w:p w14:paraId="03F2A5C0"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0ECD5D31"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777CDB3E" w14:textId="77777777" w:rsidR="005D37A2" w:rsidRPr="00441C2E"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b/>
          <w:bCs/>
          <w:i/>
          <w:iCs/>
          <w:spacing w:val="6"/>
          <w:lang w:eastAsia="en-US"/>
        </w:rPr>
        <w:t>,</w:t>
      </w:r>
    </w:p>
    <w:p w14:paraId="0BF3CD71"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IsCompatiblePropertyDescriptor(</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231D1B87" w14:textId="77777777"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2EB5DBB7" w14:textId="77777777" w:rsidR="005D37A2" w:rsidRPr="00A33491" w:rsidRDefault="005D37A2" w:rsidP="005D37A2">
      <w:pPr>
        <w:numPr>
          <w:ilvl w:val="0"/>
          <w:numId w:val="120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14:paraId="11BAD4E0" w14:textId="77777777" w:rsidR="005D37A2" w:rsidRDefault="005D37A2" w:rsidP="005D37A2">
      <w:pPr>
        <w:pStyle w:val="Note"/>
        <w:contextualSpacing/>
      </w:pPr>
      <w:r>
        <w:t>NOTE</w:t>
      </w:r>
      <w:r>
        <w:tab/>
        <w:t>[[DefineOwnProperty]] for proxy objects enforces the following invariants:</w:t>
      </w:r>
    </w:p>
    <w:p w14:paraId="47853D3D"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be added, if the target object is not extensible.</w:t>
      </w:r>
    </w:p>
    <w:p w14:paraId="5D8B18E9"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added as or modified to be non-configurable, if it does not </w:t>
      </w:r>
      <w:r w:rsidRPr="007E41D3">
        <w:t>exist</w:t>
      </w:r>
      <w:r>
        <w:t>s as a</w:t>
      </w:r>
      <w:r w:rsidRPr="007E41D3">
        <w:t xml:space="preserve"> </w:t>
      </w:r>
      <w:r>
        <w:t xml:space="preserve">non-configurable </w:t>
      </w:r>
      <w:r w:rsidRPr="007E41D3">
        <w:t xml:space="preserve">own property </w:t>
      </w:r>
      <w:r>
        <w:t>of the target object.</w:t>
      </w:r>
    </w:p>
    <w:p w14:paraId="3C4794FC" w14:textId="77777777" w:rsidR="005D37A2" w:rsidRDefault="005D37A2" w:rsidP="005D37A2">
      <w:pPr>
        <w:pStyle w:val="Note"/>
        <w:numPr>
          <w:ilvl w:val="0"/>
          <w:numId w:val="1204"/>
        </w:numPr>
        <w:tabs>
          <w:tab w:val="clear" w:pos="960"/>
          <w:tab w:val="left" w:pos="720"/>
          <w:tab w:val="left" w:pos="1170"/>
        </w:tabs>
        <w:ind w:left="720" w:hanging="317"/>
        <w:contextualSpacing/>
      </w:pPr>
      <w:r>
        <w:t>A property may not be non-configurable, if is corresponding configurable property of the target object exists.</w:t>
      </w:r>
    </w:p>
    <w:p w14:paraId="212B686E" w14:textId="77777777" w:rsidR="005D37A2" w:rsidRDefault="005D37A2" w:rsidP="005D37A2">
      <w:pPr>
        <w:pStyle w:val="Note"/>
        <w:numPr>
          <w:ilvl w:val="0"/>
          <w:numId w:val="1204"/>
        </w:numPr>
        <w:tabs>
          <w:tab w:val="clear" w:pos="960"/>
          <w:tab w:val="left" w:pos="720"/>
          <w:tab w:val="left" w:pos="1170"/>
        </w:tabs>
        <w:ind w:left="720" w:hanging="317"/>
      </w:pPr>
      <w:r>
        <w:t>If a property has a corresponding target object property then apply the property descriptor of the property to the target object using [[DefineOwnPropery]] will not throw an exception.</w:t>
      </w:r>
    </w:p>
    <w:p w14:paraId="1952187C" w14:textId="77777777" w:rsidR="005D37A2" w:rsidRPr="00A33491" w:rsidRDefault="005D37A2" w:rsidP="005D37A2">
      <w:pPr>
        <w:pStyle w:val="30"/>
      </w:pPr>
      <w:bookmarkStart w:id="1415" w:name="_Toc368050325"/>
      <w:r w:rsidRPr="00A33491">
        <w:t>[[</w:t>
      </w:r>
      <w:r>
        <w:t>Has</w:t>
      </w:r>
      <w:r w:rsidRPr="00A33491">
        <w:t>Property]] (P)</w:t>
      </w:r>
      <w:bookmarkEnd w:id="1415"/>
    </w:p>
    <w:p w14:paraId="7D81FC53" w14:textId="77777777" w:rsidR="005D37A2" w:rsidRPr="00A33491" w:rsidRDefault="005D37A2" w:rsidP="005D37A2">
      <w:r w:rsidRPr="00A33491">
        <w:t>When the [[</w:t>
      </w:r>
      <w:r>
        <w:t>Has</w:t>
      </w:r>
      <w:r w:rsidRPr="00A33491">
        <w:t xml:space="preserve">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14:paraId="7EB9ED97" w14:textId="77777777" w:rsidR="005D37A2" w:rsidRPr="00A33491" w:rsidDel="004372C5" w:rsidRDefault="005D37A2" w:rsidP="005D37A2">
      <w:pPr>
        <w:numPr>
          <w:ilvl w:val="0"/>
          <w:numId w:val="136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3DDCBA5C"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57E622AD"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32CD3D16"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w:t>
      </w:r>
      <w:r w:rsidRPr="00E77497">
        <w:t>"</w:t>
      </w:r>
      <w:r>
        <w:t>).</w:t>
      </w:r>
    </w:p>
    <w:p w14:paraId="06AD4099"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3F93EB9F"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28C31BE3" w14:textId="77777777"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[[HasProperty]]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6011A73C"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2049857C"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3F92B3F9"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7A0F2DB2" w14:textId="77777777"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p>
    <w:p w14:paraId="3359087D" w14:textId="77777777"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79A782F1" w14:textId="77777777"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14:paraId="2A574818" w14:textId="77777777"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717593F6" w14:textId="77777777"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46BA3D00" w14:textId="77777777"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71C313EC" w14:textId="77777777"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14:paraId="63E0264A" w14:textId="77777777"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2929D1E8" w14:textId="77777777" w:rsidR="005D37A2" w:rsidRPr="00A33491" w:rsidRDefault="005D37A2" w:rsidP="005D37A2">
      <w:pPr>
        <w:numPr>
          <w:ilvl w:val="0"/>
          <w:numId w:val="136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p>
    <w:p w14:paraId="44666FC6" w14:textId="77777777" w:rsidR="005D37A2" w:rsidRDefault="005D37A2" w:rsidP="005D37A2">
      <w:pPr>
        <w:pStyle w:val="Note"/>
        <w:contextualSpacing/>
      </w:pPr>
      <w:r>
        <w:t>NOTE</w:t>
      </w:r>
      <w:r>
        <w:tab/>
        <w:t>[[HasProperty]] for proxy objects enforces the following invariants:</w:t>
      </w:r>
    </w:p>
    <w:p w14:paraId="28DAC524"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14:paraId="6BC9B11F" w14:textId="77777777"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ins w:id="1416" w:author="Rev 19 Allen Wirfs-Brock" w:date="2013-09-26T17:32:00Z">
        <w:r w:rsidR="00284A05">
          <w:t>n</w:t>
        </w:r>
      </w:ins>
      <w:r w:rsidRPr="007E41D3">
        <w:t xml:space="preserve"> own property </w:t>
      </w:r>
      <w:r>
        <w:t>of the target object</w:t>
      </w:r>
      <w:r w:rsidRPr="007E41D3">
        <w:t xml:space="preserve"> </w:t>
      </w:r>
      <w:r>
        <w:t>and the target object is not extensible.</w:t>
      </w:r>
    </w:p>
    <w:p w14:paraId="339CD132" w14:textId="77777777" w:rsidR="005D37A2" w:rsidRPr="00A33491" w:rsidRDefault="005D37A2" w:rsidP="005D37A2">
      <w:pPr>
        <w:pStyle w:val="30"/>
      </w:pPr>
      <w:bookmarkStart w:id="1417" w:name="_Toc368050326"/>
      <w:r w:rsidRPr="00A33491">
        <w:t xml:space="preserve">[[Get]] (P, </w:t>
      </w:r>
      <w:r w:rsidRPr="008F76C0">
        <w:t>Receiver</w:t>
      </w:r>
      <w:r w:rsidRPr="00A33491">
        <w:t>)</w:t>
      </w:r>
      <w:bookmarkEnd w:id="1417"/>
    </w:p>
    <w:p w14:paraId="22124A66" w14:textId="77777777" w:rsidR="005D37A2" w:rsidRPr="00A33491" w:rsidRDefault="005D37A2" w:rsidP="005D37A2">
      <w:r w:rsidRPr="00A33491">
        <w:t xml:space="preserve">When the [[Get]]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iCs/>
        </w:rPr>
        <w:t>P</w:t>
      </w:r>
      <w:r w:rsidRPr="00A33491">
        <w:t xml:space="preserve"> and ECMASc</w:t>
      </w:r>
      <w:r>
        <w:t>r</w:t>
      </w:r>
      <w:r w:rsidRPr="00A33491">
        <w:t xml:space="preserve">ipt language value </w:t>
      </w:r>
      <w:r w:rsidRPr="008F76C0">
        <w:rPr>
          <w:rFonts w:ascii="Times New Roman" w:hAnsi="Times New Roman"/>
          <w:i/>
          <w:iCs/>
        </w:rPr>
        <w:t xml:space="preserve">Receiver </w:t>
      </w:r>
      <w:r w:rsidRPr="00A33491">
        <w:t>the following steps are taken:</w:t>
      </w:r>
    </w:p>
    <w:p w14:paraId="32BCFFBA" w14:textId="77777777" w:rsidR="005D37A2" w:rsidRPr="00A33491" w:rsidDel="004372C5" w:rsidRDefault="005D37A2" w:rsidP="005D37A2">
      <w:pPr>
        <w:numPr>
          <w:ilvl w:val="0"/>
          <w:numId w:val="119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17AB3FCA"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1FBAEB39"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60DE9E15"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w:t>
      </w:r>
      <w:r w:rsidRPr="00E77497">
        <w:t>"</w:t>
      </w:r>
      <w:r>
        <w:t>).</w:t>
      </w:r>
    </w:p>
    <w:p w14:paraId="57636431"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1B07A077"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0EA3C7F4" w14:textId="77777777" w:rsidR="005D37A2" w:rsidRDefault="005D37A2" w:rsidP="005D37A2">
      <w:pPr>
        <w:numPr>
          <w:ilvl w:val="1"/>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14:paraId="3C3AA37F"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14:paraId="309F2065"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63AA93B0" w14:textId="77777777"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21F0AE57" w14:textId="77777777" w:rsidR="005D37A2" w:rsidRPr="00A33491" w:rsidRDefault="005D37A2" w:rsidP="005D37A2">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14:paraId="295D0C8F" w14:textId="77777777" w:rsidR="005D37A2" w:rsidRPr="00A33491" w:rsidRDefault="005D37A2" w:rsidP="005D37A2">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14:paraId="71B79254" w14:textId="77777777" w:rsidR="005D37A2" w:rsidRPr="00A33491" w:rsidRDefault="005D37A2" w:rsidP="005D37A2">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14:paraId="2A758C30" w14:textId="77777777" w:rsidR="005D37A2" w:rsidRPr="00A33491" w:rsidRDefault="005D37A2" w:rsidP="005D37A2">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sidRPr="00CE7F74">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7A8FE806" w14:textId="77777777" w:rsidR="005D37A2" w:rsidRPr="00A33491" w:rsidRDefault="005D37A2" w:rsidP="005D37A2">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Get</w:t>
      </w:r>
      <w:r w:rsidRPr="00CE7F74">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7DC51F2B" w14:textId="77777777" w:rsidR="005D37A2" w:rsidRPr="00A33491" w:rsidRDefault="005D37A2" w:rsidP="005D37A2">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sidRPr="008578E2">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0E49B188" w14:textId="77777777" w:rsidR="005D37A2" w:rsidRPr="00A33491" w:rsidRDefault="005D37A2" w:rsidP="005D37A2">
      <w:pPr>
        <w:numPr>
          <w:ilvl w:val="0"/>
          <w:numId w:val="119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8578E2">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14:paraId="3C2C5A17" w14:textId="77777777" w:rsidR="005D37A2" w:rsidRDefault="005D37A2" w:rsidP="005D37A2">
      <w:pPr>
        <w:pStyle w:val="Note"/>
        <w:contextualSpacing/>
      </w:pPr>
      <w:r>
        <w:t>NOTE</w:t>
      </w:r>
      <w:r>
        <w:tab/>
        <w:t>[[Get]] for proxy objects enforces the following invariants:</w:t>
      </w:r>
    </w:p>
    <w:p w14:paraId="0C88FA3A"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The value reported for a </w:t>
      </w:r>
      <w:r w:rsidRPr="007E41D3">
        <w:t xml:space="preserve">property </w:t>
      </w:r>
      <w:r>
        <w:t>must be the same as the value of the corresponding target object property if the target object property is a non-writable, non-configurable data property.</w:t>
      </w:r>
    </w:p>
    <w:p w14:paraId="7DF43CB0" w14:textId="77777777" w:rsidR="005D37A2" w:rsidRDefault="005D37A2" w:rsidP="005D37A2">
      <w:pPr>
        <w:pStyle w:val="Note"/>
        <w:numPr>
          <w:ilvl w:val="0"/>
          <w:numId w:val="1204"/>
        </w:numPr>
        <w:tabs>
          <w:tab w:val="clear" w:pos="960"/>
          <w:tab w:val="left" w:pos="720"/>
          <w:tab w:val="left" w:pos="1170"/>
        </w:tabs>
        <w:ind w:left="720" w:hanging="317"/>
      </w:pPr>
      <w:r>
        <w:t xml:space="preserve">The value reported for a </w:t>
      </w:r>
      <w:r w:rsidRPr="007E41D3">
        <w:t xml:space="preserve">property </w:t>
      </w:r>
      <w:r>
        <w:t xml:space="preserve">must be </w:t>
      </w:r>
      <w:r w:rsidRPr="00915511">
        <w:rPr>
          <w:rFonts w:ascii="Times New Roman" w:hAnsi="Times New Roman"/>
          <w:b/>
          <w:bCs/>
        </w:rPr>
        <w:t>undefined</w:t>
      </w:r>
      <w:r>
        <w:t xml:space="preserve"> if the corresponding corresponding target object property is non-configurable accessor property that has </w:t>
      </w:r>
      <w:r w:rsidRPr="00915511">
        <w:rPr>
          <w:rFonts w:ascii="Times New Roman" w:hAnsi="Times New Roman"/>
          <w:b/>
          <w:bCs/>
        </w:rPr>
        <w:t>undefined</w:t>
      </w:r>
      <w:r>
        <w:t xml:space="preserve"> as its [[Get]] attribute.</w:t>
      </w:r>
    </w:p>
    <w:p w14:paraId="1DC91FEE" w14:textId="77777777" w:rsidR="005D37A2" w:rsidRPr="00A33491" w:rsidRDefault="005D37A2" w:rsidP="005D37A2">
      <w:pPr>
        <w:pStyle w:val="30"/>
      </w:pPr>
      <w:bookmarkStart w:id="1418" w:name="_Toc368050327"/>
      <w:r w:rsidRPr="00A33491">
        <w:t>[[Set]</w:t>
      </w:r>
      <w:r>
        <w:t>]</w:t>
      </w:r>
      <w:r w:rsidRPr="00A33491">
        <w:t xml:space="preserve"> ( P, V, </w:t>
      </w:r>
      <w:r w:rsidRPr="008F76C0">
        <w:t>Receiver</w:t>
      </w:r>
      <w:r w:rsidRPr="00A33491">
        <w:t>)</w:t>
      </w:r>
      <w:bookmarkEnd w:id="1418"/>
    </w:p>
    <w:p w14:paraId="47DAA7D4" w14:textId="77777777" w:rsidR="005D37A2" w:rsidRPr="00A33491" w:rsidRDefault="005D37A2" w:rsidP="005D37A2">
      <w:r w:rsidRPr="00A33491">
        <w:t xml:space="preserve">When the [[Set]]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value </w:t>
      </w:r>
      <w:r w:rsidRPr="00A33491">
        <w:rPr>
          <w:rFonts w:ascii="Times New Roman" w:hAnsi="Times New Roman"/>
          <w:i/>
        </w:rPr>
        <w:t>V</w:t>
      </w:r>
      <w:r w:rsidRPr="00A33491">
        <w:t>, and ECMASc</w:t>
      </w:r>
      <w:r>
        <w:t>r</w:t>
      </w:r>
      <w:r w:rsidRPr="00A33491">
        <w:t xml:space="preserve">ipt language value </w:t>
      </w:r>
      <w:r w:rsidRPr="008F76C0">
        <w:rPr>
          <w:rFonts w:ascii="Times New Roman" w:hAnsi="Times New Roman"/>
          <w:i/>
          <w:iCs/>
        </w:rPr>
        <w:t>Receiver</w:t>
      </w:r>
      <w:r w:rsidRPr="00A33491">
        <w:t>, the following steps are taken:</w:t>
      </w:r>
    </w:p>
    <w:p w14:paraId="2A655CF7" w14:textId="77777777" w:rsidR="005D37A2" w:rsidRPr="00A33491" w:rsidDel="004372C5" w:rsidRDefault="005D37A2" w:rsidP="005D37A2">
      <w:pPr>
        <w:numPr>
          <w:ilvl w:val="0"/>
          <w:numId w:val="1200"/>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0DAC2741"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206AB2F2"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385FA895"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w:t>
      </w:r>
      <w:r w:rsidRPr="00E77497">
        <w:t>"</w:t>
      </w:r>
      <w:r>
        <w:t>).</w:t>
      </w:r>
    </w:p>
    <w:p w14:paraId="48D33E96"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6B14CDE4"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182B9606" w14:textId="77777777" w:rsidR="005D37A2" w:rsidRDefault="005D37A2" w:rsidP="005D37A2">
      <w:pPr>
        <w:numPr>
          <w:ilvl w:val="1"/>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[[Set]]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14:paraId="5B2710C3"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14:paraId="04BAE59B"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110719D8" w14:textId="77777777"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14:paraId="58771F3A" w14:textId="77777777"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6CF5D0E7" w14:textId="77777777"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14:paraId="2D5C3025" w14:textId="77777777"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14:paraId="44AFC997" w14:textId="77777777" w:rsidR="005D37A2" w:rsidRPr="00A33491" w:rsidRDefault="005D37A2" w:rsidP="005D37A2">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14:paraId="26D59101" w14:textId="77777777" w:rsidR="005D37A2" w:rsidRPr="00A33491" w:rsidRDefault="005D37A2" w:rsidP="005D37A2">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Pr>
          <w:rFonts w:ascii="Times New Roman" w:eastAsia="Times New Roman" w:hAnsi="Times New Roman"/>
          <w:i/>
          <w:iCs/>
          <w:spacing w:val="6"/>
          <w:lang w:eastAsia="en-US"/>
        </w:rPr>
        <w:t>V</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6A28A376" w14:textId="77777777" w:rsidR="005D37A2" w:rsidRPr="00A33491" w:rsidRDefault="005D37A2" w:rsidP="005D37A2">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14:paraId="3413C660" w14:textId="77777777" w:rsidR="005D37A2" w:rsidRPr="00A33491" w:rsidRDefault="005D37A2" w:rsidP="005D37A2">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Set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75AE28EA" w14:textId="77777777" w:rsidR="005D37A2" w:rsidRPr="00A33491" w:rsidRDefault="005D37A2" w:rsidP="005D37A2">
      <w:pPr>
        <w:numPr>
          <w:ilvl w:val="0"/>
          <w:numId w:val="120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14:paraId="35648342" w14:textId="77777777" w:rsidR="005D37A2" w:rsidRDefault="005D37A2" w:rsidP="005D37A2">
      <w:pPr>
        <w:pStyle w:val="Note"/>
        <w:contextualSpacing/>
      </w:pPr>
      <w:r>
        <w:t>NOTE</w:t>
      </w:r>
      <w:r>
        <w:tab/>
        <w:t>[[Set]] for proxy objects enforces the following invariants:</w:t>
      </w:r>
    </w:p>
    <w:p w14:paraId="6C0C4454" w14:textId="77777777" w:rsidR="005D37A2" w:rsidRDefault="005D37A2" w:rsidP="005D37A2">
      <w:pPr>
        <w:pStyle w:val="Note"/>
        <w:numPr>
          <w:ilvl w:val="0"/>
          <w:numId w:val="1204"/>
        </w:numPr>
        <w:tabs>
          <w:tab w:val="clear" w:pos="960"/>
          <w:tab w:val="left" w:pos="720"/>
          <w:tab w:val="left" w:pos="1170"/>
        </w:tabs>
        <w:ind w:left="720" w:hanging="317"/>
        <w:contextualSpacing/>
      </w:pPr>
      <w:r>
        <w:t xml:space="preserve">Cannnot change the value of a </w:t>
      </w:r>
      <w:r w:rsidRPr="007E41D3">
        <w:t>property</w:t>
      </w:r>
      <w:r>
        <w:t xml:space="preserve"> to be different from the value of the corresponding target object property</w:t>
      </w:r>
      <w:r w:rsidRPr="007E41D3">
        <w:t xml:space="preserve"> </w:t>
      </w:r>
      <w:r>
        <w:t>if the corresponding target object property is a non-writable, non-configurable data property.</w:t>
      </w:r>
    </w:p>
    <w:p w14:paraId="2DA6440D" w14:textId="77777777" w:rsidR="005D37A2" w:rsidRDefault="005D37A2" w:rsidP="005D37A2">
      <w:pPr>
        <w:pStyle w:val="Note"/>
        <w:numPr>
          <w:ilvl w:val="0"/>
          <w:numId w:val="1204"/>
        </w:numPr>
        <w:tabs>
          <w:tab w:val="clear" w:pos="960"/>
          <w:tab w:val="left" w:pos="720"/>
          <w:tab w:val="left" w:pos="1170"/>
        </w:tabs>
        <w:ind w:left="720" w:hanging="317"/>
      </w:pPr>
      <w:r>
        <w:t xml:space="preserve">Cannot set the value of a </w:t>
      </w:r>
      <w:r w:rsidRPr="007E41D3">
        <w:t xml:space="preserve">property </w:t>
      </w:r>
      <w:r>
        <w:t xml:space="preserve">if the corresponding corresponding target object property is a non-configurable accessor property that has </w:t>
      </w:r>
      <w:r w:rsidRPr="00AA610B">
        <w:rPr>
          <w:rFonts w:ascii="Times New Roman" w:hAnsi="Times New Roman"/>
          <w:b/>
          <w:bCs/>
        </w:rPr>
        <w:t>undefined</w:t>
      </w:r>
      <w:r>
        <w:t xml:space="preserve"> as its [[Set]] attribute.</w:t>
      </w:r>
    </w:p>
    <w:p w14:paraId="5E8D722D" w14:textId="77777777" w:rsidR="005D37A2" w:rsidRPr="00E77497" w:rsidRDefault="005D37A2" w:rsidP="005D37A2">
      <w:pPr>
        <w:pStyle w:val="30"/>
      </w:pPr>
      <w:bookmarkStart w:id="1419" w:name="_Toc368050328"/>
      <w:r w:rsidRPr="00E77497">
        <w:t>[[</w:t>
      </w:r>
      <w:r w:rsidRPr="00674D00">
        <w:t>Invoke</w:t>
      </w:r>
      <w:r w:rsidRPr="00E77497">
        <w:t>]] (P</w:t>
      </w:r>
      <w:r>
        <w:t>, ArgumentsList, Receiver</w:t>
      </w:r>
      <w:r w:rsidRPr="00E77497">
        <w:t>)</w:t>
      </w:r>
      <w:bookmarkEnd w:id="1419"/>
    </w:p>
    <w:p w14:paraId="7361FED0" w14:textId="77777777" w:rsidR="005D37A2" w:rsidRPr="00E77497" w:rsidRDefault="005D37A2" w:rsidP="005D37A2">
      <w:r w:rsidRPr="00E77497">
        <w:t>When the [[</w:t>
      </w:r>
      <w:r>
        <w:t>Invoke</w:t>
      </w:r>
      <w:r w:rsidRPr="00E77497">
        <w:t>]] internal method of</w:t>
      </w:r>
      <w:r>
        <w:t xml:space="preserve"> an exotic Proxy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14:paraId="117962EF" w14:textId="77777777" w:rsidR="005D37A2" w:rsidRPr="00A33491" w:rsidDel="004372C5" w:rsidRDefault="005D37A2" w:rsidP="005D37A2">
      <w:pPr>
        <w:numPr>
          <w:ilvl w:val="0"/>
          <w:numId w:val="147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78D5178E"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21F58D49"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6439F62B"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invoke</w:t>
      </w:r>
      <w:r w:rsidRPr="00E77497">
        <w:t>"</w:t>
      </w:r>
      <w:r>
        <w:t>).</w:t>
      </w:r>
    </w:p>
    <w:p w14:paraId="1EA5C8DC"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59174F5A"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6E4C08B5" w14:textId="77777777" w:rsidR="005D37A2" w:rsidRDefault="005D37A2" w:rsidP="005D37A2">
      <w:pPr>
        <w:numPr>
          <w:ilvl w:val="1"/>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[[Invoke]]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sidRPr="002B78E7">
        <w:rPr>
          <w:rFonts w:ascii="Times New Roman" w:eastAsia="Times New Roman" w:hAnsi="Times New Roman"/>
          <w:i/>
          <w:iCs/>
          <w:spacing w:val="6"/>
          <w:lang w:eastAsia="en-US"/>
        </w:rPr>
        <w:t>ArgumentsList</w:t>
      </w:r>
      <w:r>
        <w:rPr>
          <w:rFonts w:ascii="Times New Roman" w:eastAsia="Times New Roman" w:hAnsi="Times New Roman"/>
          <w:i/>
          <w:iCs/>
          <w:spacing w:val="6"/>
          <w:lang w:eastAsia="en-US"/>
        </w:rPr>
        <w: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Receiver</w:t>
      </w:r>
      <w:r>
        <w:rPr>
          <w:rFonts w:ascii="Times New Roman" w:eastAsia="Times New Roman" w:hAnsi="Times New Roman"/>
          <w:spacing w:val="6"/>
          <w:lang w:eastAsia="en-US"/>
        </w:rPr>
        <w:t>.</w:t>
      </w:r>
    </w:p>
    <w:p w14:paraId="75F6FFDC" w14:textId="77777777"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14:paraId="1FC2A1B8" w14:textId="77777777" w:rsidR="005D37A2" w:rsidRPr="002B78E7" w:rsidRDefault="005D37A2" w:rsidP="005D37A2">
      <w:pPr>
        <w:numPr>
          <w:ilvl w:val="0"/>
          <w:numId w:val="1471"/>
        </w:numPr>
        <w:spacing w:after="1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w:t>
      </w:r>
      <w:r w:rsidRPr="00A33491">
        <w:rPr>
          <w:rFonts w:ascii="Times New Roman" w:eastAsia="Times New Roman" w:hAnsi="Times New Roman"/>
          <w:spacing w:val="6"/>
          <w:lang w:eastAsia="en-US"/>
        </w:rPr>
        <w:t xml:space="preserve">eturn </w:t>
      </w:r>
      <w:r>
        <w:rPr>
          <w:rFonts w:ascii="Times New Roman" w:eastAsia="Times New Roman" w:hAnsi="Times New Roman"/>
          <w:spacing w:val="6"/>
          <w:lang w:eastAsia="en-US"/>
        </w:rPr>
        <w:t>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14:paraId="08C2E0FF" w14:textId="77777777" w:rsidR="005D37A2" w:rsidRDefault="005D37A2" w:rsidP="005D37A2">
      <w:pPr>
        <w:pStyle w:val="Note"/>
      </w:pPr>
      <w:r w:rsidDel="00AA48D2">
        <w:t xml:space="preserve"> </w:t>
      </w:r>
      <w:r>
        <w:t>NOTE</w:t>
      </w:r>
      <w:r>
        <w:tab/>
        <w:t>There are no invariants enforced for [[Invoke]].</w:t>
      </w:r>
    </w:p>
    <w:p w14:paraId="373E3F40" w14:textId="77777777" w:rsidR="005D37A2" w:rsidRPr="00A33491" w:rsidRDefault="005D37A2" w:rsidP="005D37A2">
      <w:pPr>
        <w:pStyle w:val="30"/>
      </w:pPr>
      <w:bookmarkStart w:id="1420" w:name="_Toc368050329"/>
      <w:r w:rsidRPr="00A33491">
        <w:t>[[Delete]] (P)</w:t>
      </w:r>
      <w:bookmarkEnd w:id="1420"/>
    </w:p>
    <w:p w14:paraId="6A0D3EF5" w14:textId="77777777" w:rsidR="005D37A2" w:rsidRPr="00A33491" w:rsidRDefault="005D37A2" w:rsidP="005D37A2">
      <w:r w:rsidRPr="00A33491">
        <w:t>When the [[Delete]] internal method of</w:t>
      </w:r>
      <w:r w:rsidRPr="00FF3E90">
        <w:t xml:space="preserve"> </w:t>
      </w:r>
      <w:r>
        <w:t>an exotic Proxy object</w:t>
      </w:r>
      <w:r w:rsidRPr="00A33491">
        <w:t xml:space="preserve"> </w:t>
      </w:r>
      <w:r w:rsidRPr="00A33491">
        <w:rPr>
          <w:rFonts w:ascii="Times New Roman" w:hAnsi="Times New Roman"/>
          <w:i/>
        </w:rPr>
        <w:t>O</w:t>
      </w:r>
      <w:r w:rsidRPr="00A33491">
        <w:t xml:space="preserve"> is called with property name </w:t>
      </w:r>
      <w:r w:rsidRPr="00A33491">
        <w:rPr>
          <w:rFonts w:ascii="Times New Roman" w:hAnsi="Times New Roman"/>
          <w:i/>
        </w:rPr>
        <w:t>P</w:t>
      </w:r>
      <w:r w:rsidRPr="00A33491">
        <w:t xml:space="preserve"> the following steps are taken:</w:t>
      </w:r>
    </w:p>
    <w:p w14:paraId="19352C80" w14:textId="77777777" w:rsidR="005D37A2" w:rsidRPr="00A33491" w:rsidDel="004372C5" w:rsidRDefault="005D37A2" w:rsidP="005D37A2">
      <w:pPr>
        <w:numPr>
          <w:ilvl w:val="0"/>
          <w:numId w:val="120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14:paraId="27F8E8C4"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13067EDF"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7B3DF86A"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deleteProperty</w:t>
      </w:r>
      <w:r w:rsidRPr="00E77497">
        <w:t>"</w:t>
      </w:r>
      <w:r>
        <w:t>).</w:t>
      </w:r>
    </w:p>
    <w:p w14:paraId="136FFEAF"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4A8A42EF"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3536AFFA" w14:textId="77777777" w:rsidR="005D37A2" w:rsidRDefault="005D37A2" w:rsidP="005D37A2">
      <w:pPr>
        <w:numPr>
          <w:ilvl w:val="1"/>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[[Delete]]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0E09EBE8"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2DABCDD8"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3304918A" w14:textId="77777777"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14:paraId="51502C34" w14:textId="77777777"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14:paraId="0BBCB543" w14:textId="77777777"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14:paraId="6182942B" w14:textId="77777777"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then return </w:t>
      </w:r>
      <w:r w:rsidRPr="00A33491">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14:paraId="697B24BD" w14:textId="77777777"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targetD</w:t>
      </w:r>
      <w:r w:rsidRPr="00A33491">
        <w:rPr>
          <w:rFonts w:ascii="Times New Roman" w:eastAsia="Times New Roman" w:hAnsi="Times New Roman"/>
          <w:i/>
          <w:spacing w:val="6"/>
          <w:lang w:eastAsia="en-US"/>
        </w:rPr>
        <w:t>esc</w:t>
      </w:r>
      <w:r w:rsidRPr="00A33491">
        <w:rPr>
          <w:rFonts w:ascii="Times New Roman" w:eastAsia="Times New Roman" w:hAnsi="Times New Roman"/>
          <w:spacing w:val="6"/>
          <w:lang w:eastAsia="en-US"/>
        </w:rPr>
        <w:t xml:space="preserve">.[[Configurable]] 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343D4ED0" w14:textId="77777777" w:rsidR="005D37A2" w:rsidRPr="00A33491" w:rsidRDefault="005D37A2" w:rsidP="005D37A2">
      <w:pPr>
        <w:numPr>
          <w:ilvl w:val="0"/>
          <w:numId w:val="12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14:paraId="2F054779" w14:textId="77777777" w:rsidR="005D37A2" w:rsidRDefault="005D37A2" w:rsidP="005D37A2">
      <w:pPr>
        <w:pStyle w:val="Note"/>
        <w:contextualSpacing/>
      </w:pPr>
      <w:r>
        <w:t>NOTE</w:t>
      </w:r>
      <w:r>
        <w:tab/>
        <w:t>[[Delete]] for proxy objects enforces the following invariant:</w:t>
      </w:r>
    </w:p>
    <w:p w14:paraId="7893B27D" w14:textId="77777777"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deleted, if it </w:t>
      </w:r>
      <w:r w:rsidRPr="007E41D3">
        <w:t>exist</w:t>
      </w:r>
      <w:r>
        <w:t>s as a</w:t>
      </w:r>
      <w:r w:rsidRPr="007E41D3">
        <w:t xml:space="preserve"> </w:t>
      </w:r>
      <w:r>
        <w:t xml:space="preserve">non-configurable </w:t>
      </w:r>
      <w:r w:rsidRPr="007E41D3">
        <w:t xml:space="preserve">own property </w:t>
      </w:r>
      <w:r>
        <w:t>of the target object.</w:t>
      </w:r>
    </w:p>
    <w:p w14:paraId="553354D4" w14:textId="77777777" w:rsidR="005D37A2" w:rsidRPr="00A33491" w:rsidRDefault="005D37A2" w:rsidP="005D37A2">
      <w:pPr>
        <w:pStyle w:val="30"/>
      </w:pPr>
      <w:bookmarkStart w:id="1421" w:name="_Toc368050330"/>
      <w:r w:rsidRPr="00A33491">
        <w:t>[[Enumerate]] ()</w:t>
      </w:r>
      <w:bookmarkEnd w:id="1421"/>
    </w:p>
    <w:p w14:paraId="2D4A26C1" w14:textId="77777777" w:rsidR="005D37A2" w:rsidRPr="00A33491" w:rsidRDefault="005D37A2" w:rsidP="005D37A2">
      <w:r w:rsidRPr="00A33491">
        <w:t xml:space="preserve">When the [[Enumerate]] internal method of </w:t>
      </w:r>
      <w:r>
        <w:t>an exotic Proxy object</w:t>
      </w:r>
      <w:r w:rsidRPr="00A33491">
        <w:t xml:space="preserve"> </w:t>
      </w:r>
      <w:r w:rsidRPr="00A33491">
        <w:rPr>
          <w:rFonts w:ascii="Times New Roman" w:hAnsi="Times New Roman"/>
          <w:i/>
        </w:rPr>
        <w:t>O</w:t>
      </w:r>
      <w:r w:rsidRPr="00A33491">
        <w:t xml:space="preserve"> is called the following steps are taken:</w:t>
      </w:r>
    </w:p>
    <w:p w14:paraId="10BD7682" w14:textId="77777777" w:rsidR="005D37A2"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4F781C23" w14:textId="77777777" w:rsidR="005D37A2"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4DDC4C6C" w14:textId="77777777"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Let</w:t>
      </w:r>
      <w:r w:rsidRPr="00F770B9">
        <w:rPr>
          <w:rFonts w:ascii="Times New Roman" w:eastAsia="Times New Roman" w:hAnsi="Times New Roman"/>
          <w:i/>
          <w:iCs/>
          <w:spacing w:val="6"/>
          <w:lang w:eastAsia="en-US"/>
        </w:rPr>
        <w:t xml:space="preserve"> trap</w:t>
      </w:r>
      <w:r w:rsidRPr="00F770B9">
        <w:rPr>
          <w:rFonts w:ascii="Times New Roman" w:eastAsia="Times New Roman" w:hAnsi="Times New Roman"/>
          <w:spacing w:val="6"/>
          <w:lang w:eastAsia="en-US"/>
        </w:rPr>
        <w:t xml:space="preserve"> be the result of GetMethod(</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w:t>
      </w:r>
      <w:r w:rsidRPr="00F770B9">
        <w:t>"</w:t>
      </w:r>
      <w:r>
        <w:rPr>
          <w:rFonts w:ascii="Courier New" w:hAnsi="Courier New" w:cs="Courier New"/>
          <w:b/>
        </w:rPr>
        <w:t>enumerate</w:t>
      </w:r>
      <w:r w:rsidRPr="00F770B9">
        <w:t>").</w:t>
      </w:r>
    </w:p>
    <w:p w14:paraId="176C9FAE" w14:textId="77777777"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w:t>
      </w:r>
    </w:p>
    <w:p w14:paraId="3D36A4E3" w14:textId="77777777"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If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is </w:t>
      </w:r>
      <w:r w:rsidRPr="00F770B9">
        <w:rPr>
          <w:rFonts w:ascii="Times New Roman" w:eastAsia="Times New Roman" w:hAnsi="Times New Roman"/>
          <w:b/>
          <w:bCs/>
          <w:spacing w:val="6"/>
          <w:lang w:eastAsia="en-US"/>
        </w:rPr>
        <w:t>undefined</w:t>
      </w:r>
      <w:r w:rsidRPr="00F770B9">
        <w:rPr>
          <w:rFonts w:ascii="Times New Roman" w:eastAsia="Times New Roman" w:hAnsi="Times New Roman"/>
          <w:spacing w:val="6"/>
          <w:lang w:eastAsia="en-US"/>
        </w:rPr>
        <w:t>, then</w:t>
      </w:r>
    </w:p>
    <w:p w14:paraId="746067A9" w14:textId="77777777" w:rsidR="005D37A2" w:rsidRPr="00F770B9" w:rsidRDefault="005D37A2" w:rsidP="005D37A2">
      <w:pPr>
        <w:numPr>
          <w:ilvl w:val="1"/>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 the result of calling the [[</w:t>
      </w:r>
      <w:r>
        <w:rPr>
          <w:rFonts w:ascii="Times New Roman" w:eastAsia="Times New Roman" w:hAnsi="Times New Roman"/>
          <w:spacing w:val="6"/>
          <w:lang w:eastAsia="en-US"/>
        </w:rPr>
        <w:t>Enumerate</w:t>
      </w:r>
      <w:r w:rsidRPr="00F770B9">
        <w:rPr>
          <w:rFonts w:ascii="Times New Roman" w:eastAsia="Times New Roman" w:hAnsi="Times New Roman"/>
          <w:spacing w:val="6"/>
          <w:lang w:eastAsia="en-US"/>
        </w:rPr>
        <w:t xml:space="preserve">]] internal method of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14:paraId="3175BE60" w14:textId="77777777"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Let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sidRPr="00F770B9">
        <w:rPr>
          <w:rFonts w:ascii="Times New Roman" w:eastAsia="Times New Roman" w:hAnsi="Times New Roman"/>
          <w:spacing w:val="6"/>
          <w:lang w:eastAsia="en-US"/>
        </w:rPr>
        <w:t xml:space="preserve">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with </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as the </w:t>
      </w:r>
      <w:r w:rsidRPr="00F770B9">
        <w:rPr>
          <w:rFonts w:ascii="Times New Roman" w:eastAsia="Times New Roman" w:hAnsi="Times New Roman"/>
          <w:b/>
          <w:bCs/>
          <w:spacing w:val="6"/>
          <w:lang w:eastAsia="en-US"/>
        </w:rPr>
        <w:t>this</w:t>
      </w:r>
      <w:r w:rsidRPr="00F770B9">
        <w:rPr>
          <w:rFonts w:ascii="Times New Roman" w:eastAsia="Times New Roman" w:hAnsi="Times New Roman"/>
          <w:spacing w:val="6"/>
          <w:lang w:eastAsia="en-US"/>
        </w:rPr>
        <w:t xml:space="preserve"> value and a new List containing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14:paraId="0D1525A5" w14:textId="77777777"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14:paraId="7F51EA54" w14:textId="77777777" w:rsidR="005D37A2" w:rsidRPr="00F770B9" w:rsidRDefault="005D37A2" w:rsidP="005D37A2">
      <w:pPr>
        <w:numPr>
          <w:ilvl w:val="0"/>
          <w:numId w:val="1213"/>
        </w:numPr>
        <w:spacing w:after="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If Type(</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is not Object, then throw a </w:t>
      </w:r>
      <w:r w:rsidRPr="00F770B9">
        <w:rPr>
          <w:rFonts w:ascii="Times New Roman" w:eastAsia="Times New Roman" w:hAnsi="Times New Roman"/>
          <w:b/>
          <w:bCs/>
          <w:spacing w:val="6"/>
          <w:lang w:eastAsia="en-US"/>
        </w:rPr>
        <w:t>TypeError</w:t>
      </w:r>
      <w:r w:rsidRPr="00F770B9">
        <w:rPr>
          <w:rFonts w:ascii="Times New Roman" w:eastAsia="Times New Roman" w:hAnsi="Times New Roman"/>
          <w:spacing w:val="6"/>
          <w:lang w:eastAsia="en-US"/>
        </w:rPr>
        <w:t xml:space="preserve"> exception.</w:t>
      </w:r>
    </w:p>
    <w:p w14:paraId="04978BFC" w14:textId="77777777" w:rsidR="005D37A2" w:rsidRPr="00EC59CB" w:rsidRDefault="005D37A2" w:rsidP="005D37A2">
      <w:pPr>
        <w:autoSpaceDE w:val="0"/>
        <w:autoSpaceDN w:val="0"/>
        <w:adjustRightInd w:val="0"/>
        <w:spacing w:after="0" w:line="240" w:lineRule="auto"/>
        <w:jc w:val="left"/>
        <w:rPr>
          <w:rFonts w:ascii="Times New Roman" w:eastAsia="Times New Roman" w:hAnsi="Times New Roman"/>
          <w:spacing w:val="6"/>
          <w:lang w:eastAsia="en-US"/>
        </w:rPr>
      </w:pPr>
      <w:commentRangeStart w:id="1422"/>
      <w:r w:rsidRPr="00F770B9">
        <w:rPr>
          <w:rFonts w:ascii="Times New Roman" w:eastAsia="Times New Roman" w:hAnsi="Times New Roman"/>
          <w:spacing w:val="6"/>
          <w:lang w:eastAsia="en-US"/>
        </w:rPr>
        <w:t>TODO:  we may need to add a lot of additional invariant checking here according to the wiki spec.  But maybe i</w:t>
      </w:r>
      <w:r>
        <w:rPr>
          <w:rFonts w:ascii="Times New Roman" w:eastAsia="Times New Roman" w:hAnsi="Times New Roman"/>
          <w:spacing w:val="6"/>
          <w:lang w:eastAsia="en-US"/>
        </w:rPr>
        <w:t>t</w:t>
      </w:r>
      <w:r w:rsidRPr="00F770B9">
        <w:rPr>
          <w:rFonts w:ascii="Times New Roman" w:eastAsia="Times New Roman" w:hAnsi="Times New Roman"/>
          <w:spacing w:val="6"/>
          <w:lang w:eastAsia="en-US"/>
        </w:rPr>
        <w:t xml:space="preserve"> really isn’t necessary</w:t>
      </w:r>
      <w:commentRangeEnd w:id="1422"/>
      <w:r w:rsidRPr="00F770B9">
        <w:rPr>
          <w:sz w:val="16"/>
          <w:lang w:val="fr-FR"/>
        </w:rPr>
        <w:commentReference w:id="1422"/>
      </w:r>
      <w:r>
        <w:rPr>
          <w:rFonts w:ascii="Times New Roman" w:eastAsia="Times New Roman" w:hAnsi="Times New Roman"/>
          <w:spacing w:val="6"/>
          <w:lang w:eastAsia="en-US"/>
        </w:rPr>
        <w:t xml:space="preserve">.  Tomvc response: </w:t>
      </w:r>
      <w:r w:rsidRPr="00EC59CB">
        <w:rPr>
          <w:rFonts w:ascii="Times New Roman" w:eastAsia="Times New Roman" w:hAnsi="Times New Roman"/>
          <w:spacing w:val="6"/>
          <w:lang w:eastAsia="en-US"/>
        </w:rPr>
        <w:t>I think it may be possible to waive the extra invariant checks for [[Enumerate]]. It's not a crucial primitive. My reasoning is that [[Enumerate]] deals with both own and inherited properties, and we don't really enforce any invariants on inherited properties. So I guess it's ok if the invariants for [[Enumerate]] are weakened.</w:t>
      </w:r>
    </w:p>
    <w:p w14:paraId="44E1F293" w14:textId="77777777" w:rsidR="005D37A2" w:rsidRPr="00F770B9" w:rsidRDefault="005D37A2" w:rsidP="005D37A2">
      <w:pPr>
        <w:spacing w:after="0" w:line="240" w:lineRule="auto"/>
        <w:jc w:val="left"/>
        <w:rPr>
          <w:rFonts w:ascii="Times New Roman" w:eastAsia="Times New Roman" w:hAnsi="Times New Roman"/>
          <w:spacing w:val="6"/>
          <w:lang w:eastAsia="en-US"/>
        </w:rPr>
      </w:pPr>
      <w:r w:rsidRPr="00EC59CB">
        <w:rPr>
          <w:rFonts w:ascii="Times New Roman" w:eastAsia="Times New Roman" w:hAnsi="Times New Roman"/>
          <w:spacing w:val="6"/>
          <w:lang w:eastAsia="en-US"/>
        </w:rPr>
        <w:t>Do note that this is a bit inconsistent with the way we treat internal methods like [[HasProperty]], [[GetP]] and [[SetP]]: these also deal with own and inherited properties, but still enforce invariants on own properties.</w:t>
      </w:r>
    </w:p>
    <w:p w14:paraId="2B23DBCD" w14:textId="77777777" w:rsidR="005D37A2" w:rsidRPr="00F770B9" w:rsidRDefault="005D37A2" w:rsidP="005D37A2">
      <w:pPr>
        <w:numPr>
          <w:ilvl w:val="0"/>
          <w:numId w:val="1213"/>
        </w:numPr>
        <w:spacing w:after="12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Return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14:paraId="19B41E9E" w14:textId="77777777" w:rsidR="005D37A2" w:rsidRDefault="005D37A2" w:rsidP="005D37A2">
      <w:pPr>
        <w:pStyle w:val="Note"/>
        <w:contextualSpacing/>
      </w:pPr>
      <w:r>
        <w:t>NOTE</w:t>
      </w:r>
      <w:r>
        <w:tab/>
        <w:t>[[</w:t>
      </w:r>
      <w:r w:rsidRPr="00F876EC">
        <w:t>Enumerate</w:t>
      </w:r>
      <w:r>
        <w:t>]] for proxy objects enforces the following invariants:</w:t>
      </w:r>
    </w:p>
    <w:p w14:paraId="2E075064" w14:textId="77777777" w:rsidR="005D37A2" w:rsidRDefault="005D37A2" w:rsidP="005D37A2">
      <w:pPr>
        <w:pStyle w:val="Note"/>
        <w:numPr>
          <w:ilvl w:val="0"/>
          <w:numId w:val="1204"/>
        </w:numPr>
        <w:tabs>
          <w:tab w:val="clear" w:pos="960"/>
          <w:tab w:val="left" w:pos="720"/>
          <w:tab w:val="left" w:pos="1170"/>
        </w:tabs>
        <w:contextualSpacing/>
      </w:pPr>
      <w:r>
        <w:t>The result of [[</w:t>
      </w:r>
      <w:r w:rsidRPr="00F876EC">
        <w:t>Enumerate</w:t>
      </w:r>
      <w:r>
        <w:t>]] must be an Object.</w:t>
      </w:r>
    </w:p>
    <w:p w14:paraId="69A3E09F" w14:textId="77777777" w:rsidR="005D37A2" w:rsidRPr="00A33491" w:rsidRDefault="005D37A2" w:rsidP="005D37A2">
      <w:pPr>
        <w:pStyle w:val="30"/>
      </w:pPr>
      <w:bookmarkStart w:id="1423" w:name="_Toc368050331"/>
      <w:r w:rsidRPr="00A33491">
        <w:t>[[OwnPropertyKeys]] ( )</w:t>
      </w:r>
      <w:bookmarkEnd w:id="1423"/>
    </w:p>
    <w:p w14:paraId="4EED1ADD" w14:textId="77777777" w:rsidR="005D37A2" w:rsidRPr="00A33491" w:rsidRDefault="005D37A2" w:rsidP="005D37A2">
      <w:r w:rsidRPr="00A33491">
        <w:t>When the [[OwnPropertyKeys]] internal method of</w:t>
      </w:r>
      <w:r w:rsidRPr="00F770B9">
        <w:t xml:space="preserve"> </w:t>
      </w:r>
      <w:r>
        <w:t>an exotic Proxy object</w:t>
      </w:r>
      <w:r w:rsidRPr="00A33491">
        <w:t xml:space="preserve"> </w:t>
      </w:r>
      <w:r w:rsidRPr="00A33491">
        <w:rPr>
          <w:rFonts w:ascii="Times New Roman" w:hAnsi="Times New Roman"/>
          <w:i/>
        </w:rPr>
        <w:t>O</w:t>
      </w:r>
      <w:r>
        <w:t xml:space="preserve"> is called</w:t>
      </w:r>
      <w:r w:rsidRPr="00A33491">
        <w:t xml:space="preserve"> the following steps are taken:</w:t>
      </w:r>
    </w:p>
    <w:p w14:paraId="792C67B9"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37942370"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492043A6"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ownKeys</w:t>
      </w:r>
      <w:r w:rsidRPr="00E77497">
        <w:t>"</w:t>
      </w:r>
      <w:r>
        <w:t>).</w:t>
      </w:r>
    </w:p>
    <w:p w14:paraId="75D0077A"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48BBBACC"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64F9F81A" w14:textId="77777777" w:rsidR="005D37A2" w:rsidRDefault="005D37A2" w:rsidP="005D37A2">
      <w:pPr>
        <w:numPr>
          <w:ilvl w:val="1"/>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w:t>
      </w:r>
      <w:r w:rsidRPr="00601296">
        <w:rPr>
          <w:rFonts w:ascii="Times New Roman" w:eastAsia="Times New Roman" w:hAnsi="Times New Roman"/>
          <w:spacing w:val="6"/>
          <w:lang w:eastAsia="en-US"/>
        </w:rPr>
        <w:t>OwnPropertyKeys</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64AFEF09"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14:paraId="4C721432" w14:textId="77777777"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14:paraId="4F7D9988" w14:textId="77777777" w:rsidR="005D37A2" w:rsidRPr="00A33491" w:rsidRDefault="005D37A2" w:rsidP="005D37A2">
      <w:pPr>
        <w:numPr>
          <w:ilvl w:val="0"/>
          <w:numId w:val="122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 is not Object</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2077C84E" w14:textId="77777777" w:rsidR="005D37A2" w:rsidRPr="00A33491" w:rsidRDefault="005D37A2" w:rsidP="005D37A2">
      <w:pPr>
        <w:numPr>
          <w:ilvl w:val="0"/>
          <w:numId w:val="1220"/>
        </w:numPr>
        <w:spacing w:after="0" w:line="240" w:lineRule="auto"/>
        <w:jc w:val="left"/>
        <w:rPr>
          <w:rFonts w:ascii="Times New Roman" w:eastAsia="Times New Roman" w:hAnsi="Times New Roman"/>
          <w:spacing w:val="6"/>
          <w:lang w:eastAsia="en-US"/>
        </w:rPr>
      </w:pPr>
      <w:commentRangeStart w:id="1424"/>
      <w:r>
        <w:rPr>
          <w:rFonts w:ascii="Times New Roman" w:eastAsia="Times New Roman" w:hAnsi="Times New Roman"/>
          <w:spacing w:val="6"/>
          <w:lang w:eastAsia="en-US"/>
        </w:rPr>
        <w:t>TODO:  we may need to add a lot of additional invariant checking here according to the wiki spec.  But maybe it really isn’t necessary</w:t>
      </w:r>
      <w:commentRangeEnd w:id="1424"/>
      <w:r>
        <w:rPr>
          <w:rStyle w:val="af6"/>
        </w:rPr>
        <w:commentReference w:id="1424"/>
      </w:r>
    </w:p>
    <w:p w14:paraId="2E4C2045" w14:textId="77777777" w:rsidR="005D37A2" w:rsidRPr="00A33491" w:rsidRDefault="005D37A2" w:rsidP="005D37A2">
      <w:pPr>
        <w:numPr>
          <w:ilvl w:val="0"/>
          <w:numId w:val="12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14:paraId="397EB8EE" w14:textId="77777777" w:rsidR="005D37A2" w:rsidRDefault="005D37A2" w:rsidP="005D37A2">
      <w:pPr>
        <w:pStyle w:val="Note"/>
        <w:contextualSpacing/>
      </w:pPr>
      <w:r>
        <w:t>NOTE</w:t>
      </w:r>
      <w:r>
        <w:tab/>
        <w:t>[[</w:t>
      </w:r>
      <w:r w:rsidRPr="00F770B9">
        <w:t>OwnPropertyKeys</w:t>
      </w:r>
      <w:r>
        <w:t>]] for proxy objects enforces the following invariants:</w:t>
      </w:r>
    </w:p>
    <w:p w14:paraId="4D894F56" w14:textId="77777777" w:rsidR="005D37A2" w:rsidRDefault="005D37A2" w:rsidP="005D37A2">
      <w:pPr>
        <w:pStyle w:val="Note"/>
        <w:numPr>
          <w:ilvl w:val="0"/>
          <w:numId w:val="1204"/>
        </w:numPr>
        <w:tabs>
          <w:tab w:val="clear" w:pos="960"/>
          <w:tab w:val="left" w:pos="720"/>
          <w:tab w:val="left" w:pos="1170"/>
        </w:tabs>
        <w:contextualSpacing/>
      </w:pPr>
      <w:r>
        <w:t>The result of [[</w:t>
      </w:r>
      <w:r w:rsidRPr="00F770B9">
        <w:t>OwnPropertyKeys</w:t>
      </w:r>
      <w:r>
        <w:t>]] must be an Object.</w:t>
      </w:r>
    </w:p>
    <w:p w14:paraId="27B57E05" w14:textId="77777777" w:rsidR="005D37A2" w:rsidRPr="00E77497" w:rsidRDefault="005D37A2" w:rsidP="005D37A2">
      <w:pPr>
        <w:pStyle w:val="30"/>
      </w:pPr>
      <w:bookmarkStart w:id="1425" w:name="_Toc368050332"/>
      <w:r w:rsidRPr="00E77497">
        <w:t>[[Call]]</w:t>
      </w:r>
      <w:r>
        <w:t xml:space="preserve"> (thisArgument, argumentsList)</w:t>
      </w:r>
      <w:bookmarkEnd w:id="1425"/>
      <w:r>
        <w:t xml:space="preserve"> </w:t>
      </w:r>
    </w:p>
    <w:p w14:paraId="78B04F3E" w14:textId="77777777" w:rsidR="005D37A2" w:rsidRPr="00E77497" w:rsidRDefault="005D37A2" w:rsidP="005D37A2">
      <w:r>
        <w:t>T</w:t>
      </w:r>
      <w:r w:rsidRPr="00E77497">
        <w:t xml:space="preserve">he [[Call]]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14:paraId="1EDCFE07"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Pr="0014577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1F0A19CD"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618C9D58"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apply</w:t>
      </w:r>
      <w:r w:rsidRPr="00E77497">
        <w:t>"</w:t>
      </w:r>
      <w:r>
        <w:t>).</w:t>
      </w:r>
    </w:p>
    <w:p w14:paraId="6A7D2AEF"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5EE4F73A"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10ED5533" w14:textId="77777777" w:rsidR="005D37A2" w:rsidRDefault="005D37A2" w:rsidP="005D37A2">
      <w:pPr>
        <w:numPr>
          <w:ilvl w:val="1"/>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[[Call]]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arguments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14:paraId="7BEA32EE"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14:paraId="62B0D782" w14:textId="77777777"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w:t>
      </w:r>
      <w:r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w:t>
      </w:r>
    </w:p>
    <w:p w14:paraId="35488A97" w14:textId="77777777" w:rsidR="005D37A2" w:rsidRDefault="005D37A2" w:rsidP="005D37A2">
      <w:pPr>
        <w:pStyle w:val="Note"/>
      </w:pPr>
      <w:r>
        <w:t>NOTE</w:t>
      </w:r>
      <w:r>
        <w:tab/>
      </w:r>
      <w:commentRangeStart w:id="1426"/>
      <w:r>
        <w:t>A</w:t>
      </w:r>
      <w:del w:id="1427" w:author="Rev 19 Allen Wirfs-Brock" w:date="2013-09-09T12:21:00Z">
        <w:r w:rsidDel="00EC125B">
          <w:delText>n</w:delText>
        </w:r>
      </w:del>
      <w:r>
        <w:t xml:space="preserve"> Proxy exotic object only has a [[Call]] internal method if the initial value of its [[ProxyTarget]] internal data property is an object that has a [[Call]] internal method.</w:t>
      </w:r>
      <w:commentRangeEnd w:id="1426"/>
      <w:r w:rsidR="008D204C">
        <w:rPr>
          <w:rStyle w:val="af6"/>
        </w:rPr>
        <w:commentReference w:id="1426"/>
      </w:r>
    </w:p>
    <w:p w14:paraId="3AF9A011" w14:textId="77777777" w:rsidR="005D37A2" w:rsidRPr="00E77497" w:rsidRDefault="005D37A2" w:rsidP="005D37A2">
      <w:pPr>
        <w:pStyle w:val="30"/>
      </w:pPr>
      <w:bookmarkStart w:id="1428" w:name="_Toc368050333"/>
      <w:r w:rsidRPr="00E77497">
        <w:t>[[Construct]]</w:t>
      </w:r>
      <w:r>
        <w:t xml:space="preserve"> Internal Method</w:t>
      </w:r>
      <w:bookmarkEnd w:id="1428"/>
    </w:p>
    <w:p w14:paraId="157E8485" w14:textId="77777777" w:rsidR="005D37A2" w:rsidRPr="00E77497" w:rsidRDefault="005D37A2" w:rsidP="005D37A2">
      <w:r>
        <w:t>T</w:t>
      </w:r>
      <w:r w:rsidRPr="00E77497">
        <w:t xml:space="preserve">he [[Construct]]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14:paraId="31AE9BB6"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12987434"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14:paraId="7DAEB59F"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construct</w:t>
      </w:r>
      <w:r w:rsidRPr="00E77497">
        <w:t>"</w:t>
      </w:r>
      <w:r>
        <w:t>).</w:t>
      </w:r>
    </w:p>
    <w:p w14:paraId="327A8096"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14:paraId="20A3BCA8"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14:paraId="44893B6B" w14:textId="77777777" w:rsidR="005D37A2" w:rsidRDefault="005D37A2" w:rsidP="005D37A2">
      <w:pPr>
        <w:numPr>
          <w:ilvl w:val="1"/>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[[Construct]]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14:paraId="5FB94F29"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14:paraId="631EC92F"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9A5460">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be the result of calling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w:t>
      </w:r>
    </w:p>
    <w:p w14:paraId="2F19027E" w14:textId="77777777" w:rsidR="005D37A2" w:rsidRDefault="005D37A2" w:rsidP="005D37A2">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14:paraId="6D815D42" w14:textId="77777777" w:rsidR="005D37A2" w:rsidRDefault="005D37A2" w:rsidP="005D37A2">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is not Object, then throw a </w:t>
      </w:r>
      <w:r w:rsidRPr="000244E3">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14:paraId="16E3A3BE" w14:textId="77777777"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14:paraId="360D5FC1" w14:textId="77777777" w:rsidR="005D37A2" w:rsidRDefault="005D37A2" w:rsidP="005D37A2">
      <w:pPr>
        <w:pStyle w:val="Note"/>
      </w:pPr>
      <w:r>
        <w:t>NOTE 1</w:t>
      </w:r>
      <w:r>
        <w:tab/>
        <w:t>A</w:t>
      </w:r>
      <w:del w:id="1429" w:author="Rev 19 Allen Wirfs-Brock" w:date="2013-09-09T12:21:00Z">
        <w:r w:rsidDel="00EC125B">
          <w:delText>n</w:delText>
        </w:r>
      </w:del>
      <w:r>
        <w:t xml:space="preserve"> Proxy exotic object only has a [[Construct]] internal method if the initial value of its [[ProxyTarget]] internal data property is an object that has a [[Construct]] internal method.</w:t>
      </w:r>
    </w:p>
    <w:p w14:paraId="3A1F3DA4" w14:textId="77777777" w:rsidR="005D37A2" w:rsidRDefault="005D37A2" w:rsidP="005D37A2">
      <w:pPr>
        <w:pStyle w:val="Note"/>
        <w:contextualSpacing/>
      </w:pPr>
      <w:r>
        <w:t>NOTE 2</w:t>
      </w:r>
      <w:r>
        <w:tab/>
        <w:t>[[Construct]]] for proxy objects enforces the following invariants:</w:t>
      </w:r>
    </w:p>
    <w:p w14:paraId="5B8C7DD7" w14:textId="77777777" w:rsidR="005D37A2" w:rsidRDefault="005D37A2" w:rsidP="005D37A2">
      <w:pPr>
        <w:pStyle w:val="Note"/>
        <w:numPr>
          <w:ilvl w:val="0"/>
          <w:numId w:val="1204"/>
        </w:numPr>
        <w:tabs>
          <w:tab w:val="clear" w:pos="960"/>
          <w:tab w:val="left" w:pos="720"/>
          <w:tab w:val="left" w:pos="1170"/>
        </w:tabs>
        <w:contextualSpacing/>
      </w:pPr>
      <w:r>
        <w:t>The result of [[Construct]] must be an Object.</w:t>
      </w:r>
    </w:p>
    <w:p w14:paraId="37C482F6" w14:textId="77777777" w:rsidR="004C02EF" w:rsidRPr="00E65A34" w:rsidRDefault="008B1D7B" w:rsidP="00897B69">
      <w:pPr>
        <w:pStyle w:val="1"/>
      </w:pPr>
      <w:bookmarkStart w:id="1430" w:name="_Ref365480122"/>
      <w:bookmarkStart w:id="1431" w:name="_Toc368050334"/>
      <w:r>
        <w:t>ECMAScript Language</w:t>
      </w:r>
      <w:r w:rsidR="006F1A4D">
        <w:t>:</w:t>
      </w:r>
      <w:r>
        <w:t xml:space="preserve"> </w:t>
      </w:r>
      <w:r w:rsidR="004C02EF" w:rsidRPr="00E65A34">
        <w:t xml:space="preserve">Source </w:t>
      </w:r>
      <w:bookmarkStart w:id="1432" w:name="_Toc382202756"/>
      <w:bookmarkStart w:id="1433" w:name="_Toc382202976"/>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4"/>
      <w:bookmarkEnd w:id="345"/>
      <w:bookmarkEnd w:id="346"/>
      <w:bookmarkEnd w:id="347"/>
      <w:bookmarkEnd w:id="348"/>
      <w:bookmarkEnd w:id="349"/>
      <w:bookmarkEnd w:id="350"/>
      <w:bookmarkEnd w:id="351"/>
      <w:bookmarkEnd w:id="352"/>
      <w:bookmarkEnd w:id="353"/>
      <w:bookmarkEnd w:id="1432"/>
      <w:bookmarkEnd w:id="1433"/>
      <w:r w:rsidR="008753E0">
        <w:t>Code</w:t>
      </w:r>
      <w:bookmarkEnd w:id="1430"/>
      <w:bookmarkEnd w:id="1431"/>
    </w:p>
    <w:p w14:paraId="08E0F9C0" w14:textId="77777777" w:rsidR="004C02EF" w:rsidRPr="00C7794D" w:rsidRDefault="004C02EF" w:rsidP="004C02EF">
      <w:pPr>
        <w:pStyle w:val="Syntax"/>
      </w:pPr>
      <w:r w:rsidRPr="00C7794D">
        <w:t>Syntax</w:t>
      </w:r>
    </w:p>
    <w:p w14:paraId="39DA012F" w14:textId="77777777" w:rsidR="004C02EF" w:rsidRPr="00C7794D" w:rsidRDefault="004C02EF" w:rsidP="00D0382D">
      <w:pPr>
        <w:pStyle w:val="SyntaxRule2"/>
        <w:ind w:left="450" w:hanging="450"/>
      </w:pPr>
      <w:r w:rsidRPr="00C7794D">
        <w:t xml:space="preserve">SourceCharacter </w:t>
      </w:r>
      <w:r w:rsidRPr="00C7794D">
        <w:rPr>
          <w:rFonts w:ascii="Arial" w:hAnsi="Arial"/>
          <w:b/>
          <w:i w:val="0"/>
        </w:rPr>
        <w:t>::</w:t>
      </w:r>
    </w:p>
    <w:p w14:paraId="7B6C3805" w14:textId="77777777" w:rsidR="004C02EF" w:rsidRPr="00C7794D" w:rsidRDefault="004C02EF" w:rsidP="002068F0">
      <w:pPr>
        <w:pStyle w:val="SyntaxDefinition2"/>
        <w:ind w:left="540" w:hanging="137"/>
        <w:rPr>
          <w:rFonts w:ascii="Arial" w:hAnsi="Arial" w:cs="Arial"/>
          <w:i w:val="0"/>
        </w:rPr>
      </w:pPr>
      <w:r w:rsidRPr="00C7794D">
        <w:rPr>
          <w:rFonts w:ascii="Arial" w:hAnsi="Arial" w:cs="Arial"/>
          <w:i w:val="0"/>
        </w:rPr>
        <w:t xml:space="preserve">any Unicode </w:t>
      </w:r>
      <w:r w:rsidR="00FA3FCC">
        <w:rPr>
          <w:rFonts w:ascii="Arial" w:hAnsi="Arial" w:cs="Arial"/>
          <w:i w:val="0"/>
        </w:rPr>
        <w:t>character</w:t>
      </w:r>
    </w:p>
    <w:p w14:paraId="01AE10C1" w14:textId="77777777" w:rsidR="002212EA" w:rsidRPr="00E77497" w:rsidRDefault="002212EA" w:rsidP="002212EA">
      <w:r>
        <w:t xml:space="preserve">The ECMAScript code is expressed using Unicode, version 5.1 or later. </w:t>
      </w:r>
      <w:r w:rsidRPr="009C202C">
        <w:t xml:space="preserve">ECMAScript source text is a sequence of </w:t>
      </w:r>
      <w:r>
        <w:t xml:space="preserve">Unicode </w:t>
      </w:r>
      <w:r w:rsidRPr="009C202C">
        <w:t xml:space="preserve">characters. </w:t>
      </w:r>
      <w:r w:rsidRPr="004D1BD1">
        <w:t>The phrase “Unic</w:t>
      </w:r>
      <w:r w:rsidRPr="00E65A34">
        <w:t>ode character” refer</w:t>
      </w:r>
      <w:r w:rsidR="007F6FBE">
        <w:t>s</w:t>
      </w:r>
      <w:r w:rsidRPr="00E65A34">
        <w:t xml:space="preserve"> to the abstract linguistic or typographical unit represented by a single Unicode scalar value.</w:t>
      </w:r>
      <w:r>
        <w:t xml:space="preserve"> The actual encodings used to store and interchange </w:t>
      </w:r>
      <w:r w:rsidRPr="009C202C">
        <w:t xml:space="preserve">ECMAScript source text is </w:t>
      </w:r>
      <w:r>
        <w:t xml:space="preserve">not relevant to this specification. Any </w:t>
      </w:r>
      <w:r w:rsidR="00025779">
        <w:t>well-defined</w:t>
      </w:r>
      <w:r>
        <w:t xml:space="preserve"> encoding such as UTF-32 or UTF-16 may be used. Source text might even be externally represented using a non-Unicode character encoding.  Regardless of the external source text encoding, a conforming ECMAScript implementation processes the source text as if it was a</w:t>
      </w:r>
      <w:r w:rsidR="00606F2D">
        <w:t>n equivalent</w:t>
      </w:r>
      <w:r>
        <w:t xml:space="preserve"> sequence of </w:t>
      </w:r>
      <w:r w:rsidRPr="002212EA">
        <w:rPr>
          <w:rFonts w:ascii="Times New Roman" w:hAnsi="Times New Roman"/>
          <w:i/>
        </w:rPr>
        <w:t>SourceCharacter</w:t>
      </w:r>
      <w:r>
        <w:t xml:space="preserve"> values. Each </w:t>
      </w:r>
      <w:r w:rsidR="007F6FBE" w:rsidRPr="002212EA">
        <w:rPr>
          <w:rFonts w:ascii="Times New Roman" w:hAnsi="Times New Roman"/>
          <w:i/>
        </w:rPr>
        <w:t>SourceCharacter</w:t>
      </w:r>
      <w:r>
        <w:t xml:space="preserve"> being an abstract Unicode character with a corresponding Unicode scalar value. </w:t>
      </w:r>
      <w:r w:rsidRPr="009C202C">
        <w:t xml:space="preserve">Conforming ECMAScript implementations are not required to perform any normalisation of text, or behave as though they were performing normalisation of text.  </w:t>
      </w:r>
    </w:p>
    <w:p w14:paraId="0DC57630" w14:textId="77777777" w:rsidR="004C02EF" w:rsidRPr="009C202C" w:rsidRDefault="004C02EF" w:rsidP="004C02EF">
      <w:r w:rsidRPr="00E65A34">
        <w:t xml:space="preserve">The phrase “code point” refers to </w:t>
      </w:r>
      <w:r w:rsidRPr="009C202C">
        <w:t>such a</w:t>
      </w:r>
      <w:ins w:id="1434" w:author="Rev 19 Allen Wirfs-Brock" w:date="2013-09-26T17:33:00Z">
        <w:r w:rsidR="00284A05">
          <w:t>n</w:t>
        </w:r>
      </w:ins>
      <w:r w:rsidRPr="009C202C">
        <w:t xml:space="preserve"> Unicode scalar value. “Unicode character” only refers to entities represented by single Unicode scalar values: the components of a combining character sequence are still individual “Unicode characters,” even though a</w:t>
      </w:r>
      <w:ins w:id="1435" w:author="Rev 19 Allen Wirfs-Brock" w:date="2013-09-26T17:33:00Z">
        <w:r w:rsidR="00284A05">
          <w:t>n</w:t>
        </w:r>
      </w:ins>
      <w:r w:rsidRPr="009C202C">
        <w:t xml:space="preserve"> user might think of the whole sequence as a single character.</w:t>
      </w:r>
    </w:p>
    <w:p w14:paraId="6B53BA26" w14:textId="77777777" w:rsidR="004C02EF" w:rsidRDefault="004C02EF" w:rsidP="004C02EF">
      <w:r w:rsidRPr="009C202C">
        <w:t>In string literals, regular expression literals,</w:t>
      </w:r>
      <w:r w:rsidR="005C6707">
        <w:t>template</w:t>
      </w:r>
      <w:r w:rsidR="0053584C">
        <w:t xml:space="preserve"> literals</w:t>
      </w:r>
      <w:r w:rsidRPr="009C202C">
        <w:t xml:space="preserve"> and identifiers, any </w:t>
      </w:r>
      <w:r w:rsidR="0053584C">
        <w:t xml:space="preserve">Unicode </w:t>
      </w:r>
      <w:r w:rsidRPr="009C202C">
        <w:t>character</w:t>
      </w:r>
      <w:r w:rsidR="0053584C">
        <w:t>s</w:t>
      </w:r>
      <w:r w:rsidRPr="009C202C">
        <w:t xml:space="preserve"> may also be expressed as a</w:t>
      </w:r>
      <w:ins w:id="1436" w:author="Rev 19 Allen Wirfs-Brock" w:date="2013-09-26T17:33:00Z">
        <w:r w:rsidR="00284A05">
          <w:t>n</w:t>
        </w:r>
      </w:ins>
      <w:r w:rsidRPr="009C202C">
        <w:t xml:space="preserve"> Unicode escape sequence </w:t>
      </w:r>
      <w:r w:rsidR="0053584C">
        <w:t xml:space="preserve">that explicitly express a code point’s numeric value. </w:t>
      </w:r>
      <w:r w:rsidRPr="00E77497">
        <w:t xml:space="preserve">Within a comment, such an escape sequence is effectively ignored as part of the comment. </w:t>
      </w:r>
      <w:r w:rsidR="0053584C">
        <w:t>Within other contexts, such an</w:t>
      </w:r>
      <w:r w:rsidRPr="00E77497">
        <w:t xml:space="preserve"> escape sequence </w:t>
      </w:r>
      <w:r w:rsidR="0053584C">
        <w:t xml:space="preserve">contextually </w:t>
      </w:r>
      <w:r w:rsidRPr="00E77497">
        <w:t xml:space="preserve">contributes one </w:t>
      </w:r>
      <w:r w:rsidR="0053584C">
        <w:t xml:space="preserve">Unicode </w:t>
      </w:r>
      <w:r w:rsidRPr="00E77497">
        <w:t>character.</w:t>
      </w:r>
    </w:p>
    <w:p w14:paraId="061922D1" w14:textId="77777777" w:rsidR="004C02EF" w:rsidRPr="00E77497" w:rsidRDefault="00AA3A15" w:rsidP="00C442E2">
      <w:pPr>
        <w:pStyle w:val="Note"/>
      </w:pPr>
      <w:r>
        <w:t>NOTE</w:t>
      </w:r>
      <w:r>
        <w:tab/>
      </w:r>
      <w:r w:rsidR="004C02EF" w:rsidRPr="00E77497">
        <w:t xml:space="preserve">ECMAScript differs from the Java programming language in the behaviour of Unicode escape sequences. In a Java program, if the Unicode escape sequence </w:t>
      </w:r>
      <w:r w:rsidR="004C02EF" w:rsidRPr="00E77497">
        <w:rPr>
          <w:rFonts w:ascii="Courier New" w:hAnsi="Courier New"/>
          <w:b/>
        </w:rPr>
        <w:t>\u000A</w:t>
      </w:r>
      <w:r w:rsidR="004C02EF" w:rsidRPr="00E77497">
        <w:t xml:space="preserve">, for example, occurs within a single-line comment, it is interpreted as a line terminator (Unicode character </w:t>
      </w:r>
      <w:r w:rsidR="004C02EF" w:rsidRPr="00E77497">
        <w:rPr>
          <w:rFonts w:ascii="Courier New" w:hAnsi="Courier New"/>
          <w:b/>
        </w:rPr>
        <w:t>000A</w:t>
      </w:r>
      <w:r w:rsidR="004C02EF" w:rsidRPr="00E77497">
        <w:t xml:space="preserve"> is line feed) and therefore the next </w:t>
      </w:r>
      <w:r>
        <w:t xml:space="preserve">Unicode </w:t>
      </w:r>
      <w:r w:rsidR="004C02EF" w:rsidRPr="00E77497">
        <w:t xml:space="preserve">character is not part of the comment. Similarly, if the Unicode escape sequence </w:t>
      </w:r>
      <w:r w:rsidR="004C02EF" w:rsidRPr="00E77497">
        <w:rPr>
          <w:rFonts w:ascii="Courier New" w:hAnsi="Courier New"/>
          <w:b/>
        </w:rPr>
        <w:t>\u000A</w:t>
      </w:r>
      <w:r w:rsidR="004C02EF" w:rsidRPr="00E77497">
        <w:t xml:space="preserve"> occurs within a string literal in a Java program, it is likewise interpreted as a line terminator, which is not allowed within a string literal—one must write </w:t>
      </w:r>
      <w:r w:rsidR="004C02EF" w:rsidRPr="00E77497">
        <w:rPr>
          <w:rFonts w:ascii="Courier New" w:hAnsi="Courier New"/>
          <w:b/>
        </w:rPr>
        <w:t>\n</w:t>
      </w:r>
      <w:r w:rsidR="004C02EF" w:rsidRPr="00E77497">
        <w:t xml:space="preserve"> instead of </w:t>
      </w:r>
      <w:r w:rsidR="004C02EF" w:rsidRPr="00E77497">
        <w:rPr>
          <w:rFonts w:ascii="Courier New" w:hAnsi="Courier New"/>
          <w:b/>
        </w:rPr>
        <w:t>\u000A</w:t>
      </w:r>
      <w:r w:rsidR="004C02EF" w:rsidRPr="00E77497">
        <w:t xml:space="preserve"> to cause a line feed to be part of the string value of a string literal. In an ECMAScript program, a</w:t>
      </w:r>
      <w:ins w:id="1437" w:author="Rev 19 Allen Wirfs-Brock" w:date="2013-09-26T17:33:00Z">
        <w:r w:rsidR="00284A05">
          <w:t>n</w:t>
        </w:r>
      </w:ins>
      <w:r w:rsidR="004C02EF" w:rsidRPr="00E77497">
        <w:t xml:space="preserve"> Unicode escape sequence occurring within a comment is never interpreted and therefore cannot contribute to termination of the comment. Similarly, a</w:t>
      </w:r>
      <w:ins w:id="1438" w:author="Rev 19 Allen Wirfs-Brock" w:date="2013-09-26T17:33:00Z">
        <w:r w:rsidR="00284A05">
          <w:t>n</w:t>
        </w:r>
      </w:ins>
      <w:r w:rsidR="004C02EF" w:rsidRPr="00E77497">
        <w:t xml:space="preserve"> Unicode escape sequence occurring within a string literal in an ECMAScript program always contributes a</w:t>
      </w:r>
      <w:ins w:id="1439" w:author="Rev 19 Allen Wirfs-Brock" w:date="2013-09-26T17:33:00Z">
        <w:r w:rsidR="00284A05">
          <w:t>n</w:t>
        </w:r>
      </w:ins>
      <w:r w:rsidR="004C02EF" w:rsidRPr="00E77497">
        <w:t xml:space="preserve"> </w:t>
      </w:r>
      <w:r w:rsidR="0053584C">
        <w:t xml:space="preserve">Unicode </w:t>
      </w:r>
      <w:r w:rsidR="004C02EF" w:rsidRPr="00E77497">
        <w:t>character to the literal and is never interpreted as a line terminator or as a quote mark that might terminate the string literal.</w:t>
      </w:r>
      <w:bookmarkStart w:id="1440" w:name="_Toc381513616"/>
      <w:bookmarkStart w:id="1441" w:name="_Toc382202758"/>
      <w:bookmarkStart w:id="1442" w:name="_Toc382202978"/>
      <w:bookmarkStart w:id="1443" w:name="_Toc382212138"/>
      <w:bookmarkStart w:id="1444" w:name="_Toc382212317"/>
      <w:bookmarkStart w:id="1445" w:name="_Toc382291483"/>
      <w:bookmarkStart w:id="1446" w:name="_Toc385672118"/>
      <w:bookmarkStart w:id="1447" w:name="_Ref386878476"/>
      <w:bookmarkStart w:id="1448" w:name="_Toc393690209"/>
    </w:p>
    <w:p w14:paraId="0D596BB1" w14:textId="77777777" w:rsidR="004D46C4" w:rsidRPr="00E77497" w:rsidRDefault="004D46C4" w:rsidP="004D46C4">
      <w:bookmarkStart w:id="1449" w:name="_Ref456010393"/>
      <w:bookmarkStart w:id="1450" w:name="_Ref457437434"/>
      <w:bookmarkStart w:id="1451" w:name="_Ref463686584"/>
      <w:bookmarkStart w:id="1452" w:name="_Toc472818753"/>
      <w:bookmarkStart w:id="1453" w:name="_Toc235503308"/>
      <w:bookmarkStart w:id="1454" w:name="_Toc241509083"/>
      <w:bookmarkStart w:id="1455" w:name="_Toc244416570"/>
      <w:bookmarkStart w:id="1456" w:name="_Toc276630934"/>
      <w:r>
        <w:t>ECMAScript String values (</w:t>
      </w:r>
      <w:r w:rsidR="00834ABD">
        <w:fldChar w:fldCharType="begin"/>
      </w:r>
      <w:r w:rsidR="00834ABD">
        <w:instrText xml:space="preserve"> REF _Ref365546409 \r \h </w:instrText>
      </w:r>
      <w:r w:rsidR="00834ABD">
        <w:fldChar w:fldCharType="separate"/>
      </w:r>
      <w:r w:rsidR="00D433E8">
        <w:t>6.1.4</w:t>
      </w:r>
      <w:r w:rsidR="00834ABD">
        <w:fldChar w:fldCharType="end"/>
      </w:r>
      <w:r>
        <w:t xml:space="preserve">) are computational sequences of 16-bit integer values called “code units”. ECMAScript language constructs that generate string values from </w:t>
      </w:r>
      <w:r w:rsidRPr="005D174A">
        <w:rPr>
          <w:rFonts w:ascii="Times New Roman" w:hAnsi="Times New Roman"/>
          <w:i/>
        </w:rPr>
        <w:t>SourceCharacter</w:t>
      </w:r>
      <w:r>
        <w:t xml:space="preserve"> sequences use UTF-16 encoding to generate the code unit values.</w:t>
      </w:r>
    </w:p>
    <w:p w14:paraId="3A852EE2" w14:textId="77777777" w:rsidR="00FA3FCC" w:rsidRPr="009B248F" w:rsidRDefault="00FA3FCC" w:rsidP="006A78DC">
      <w:pPr>
        <w:pStyle w:val="20"/>
        <w:rPr>
          <w:rStyle w:val="bnf"/>
          <w:rFonts w:ascii="Arial" w:hAnsi="Arial" w:cs="Arial"/>
          <w:i w:val="0"/>
        </w:rPr>
      </w:pPr>
      <w:bookmarkStart w:id="1457" w:name="_Toc368050335"/>
      <w:r w:rsidRPr="00E77497">
        <w:t xml:space="preserve">Static Semantics:  </w:t>
      </w:r>
      <w:r w:rsidRPr="009B248F">
        <w:rPr>
          <w:rStyle w:val="bnf"/>
          <w:rFonts w:ascii="Arial" w:hAnsi="Arial" w:cs="Arial"/>
          <w:i w:val="0"/>
        </w:rPr>
        <w:t xml:space="preserve">UTF-16 </w:t>
      </w:r>
      <w:r w:rsidR="009C6441" w:rsidRPr="009B248F">
        <w:rPr>
          <w:rStyle w:val="bnf"/>
          <w:rFonts w:ascii="Arial" w:hAnsi="Arial" w:cs="Arial"/>
          <w:i w:val="0"/>
        </w:rPr>
        <w:t>E</w:t>
      </w:r>
      <w:r w:rsidRPr="009B248F">
        <w:rPr>
          <w:rStyle w:val="bnf"/>
          <w:rFonts w:ascii="Arial" w:hAnsi="Arial" w:cs="Arial"/>
          <w:i w:val="0"/>
        </w:rPr>
        <w:t>ncoding</w:t>
      </w:r>
      <w:bookmarkEnd w:id="1457"/>
    </w:p>
    <w:p w14:paraId="226455D1" w14:textId="77777777" w:rsidR="00FA3FCC" w:rsidRDefault="0005243C" w:rsidP="006139A4">
      <w:pPr>
        <w:rPr>
          <w:rFonts w:ascii="Helvetica" w:hAnsi="Helvetica"/>
          <w:b/>
        </w:rPr>
      </w:pPr>
      <w:r w:rsidRPr="009C6441">
        <w:rPr>
          <w:rFonts w:ascii="Helvetica" w:hAnsi="Helvetica"/>
        </w:rPr>
        <w:t xml:space="preserve">The </w:t>
      </w:r>
      <w:r w:rsidRPr="009C6441">
        <w:rPr>
          <w:rFonts w:ascii="Times New Roman" w:hAnsi="Times New Roman"/>
        </w:rPr>
        <w:t xml:space="preserve">UTF-16 </w:t>
      </w:r>
      <w:r w:rsidR="009C6441" w:rsidRPr="009C6441">
        <w:rPr>
          <w:rFonts w:ascii="Times New Roman" w:hAnsi="Times New Roman"/>
        </w:rPr>
        <w:t>E</w:t>
      </w:r>
      <w:r w:rsidRPr="009C6441">
        <w:rPr>
          <w:rFonts w:ascii="Times New Roman" w:hAnsi="Times New Roman"/>
        </w:rPr>
        <w:t>ncoding</w:t>
      </w:r>
      <w:r w:rsidRPr="009C6441">
        <w:rPr>
          <w:rFonts w:ascii="Helvetica" w:hAnsi="Helvetica"/>
        </w:rPr>
        <w:t xml:space="preserve"> of a</w:t>
      </w:r>
      <w:r>
        <w:rPr>
          <w:rFonts w:ascii="Helvetica" w:hAnsi="Helvetica"/>
          <w:b/>
        </w:rPr>
        <w:t xml:space="preserve"> </w:t>
      </w:r>
      <w:r w:rsidR="00854991">
        <w:rPr>
          <w:rFonts w:cs="Arial"/>
        </w:rPr>
        <w:t>numeric</w:t>
      </w:r>
      <w:r w:rsidR="00B16202">
        <w:rPr>
          <w:rFonts w:ascii="Helvetica" w:hAnsi="Helvetica"/>
        </w:rPr>
        <w:t xml:space="preserve"> code point</w:t>
      </w:r>
      <w:r w:rsidR="00854991">
        <w:rPr>
          <w:rFonts w:ascii="Helvetica" w:hAnsi="Helvetica"/>
        </w:rPr>
        <w:t xml:space="preserve"> value, </w:t>
      </w:r>
      <w:r w:rsidR="00854991">
        <w:rPr>
          <w:rFonts w:ascii="Times New Roman" w:hAnsi="Times New Roman"/>
          <w:i/>
        </w:rPr>
        <w:t>cp</w:t>
      </w:r>
      <w:r w:rsidR="00854991">
        <w:rPr>
          <w:rFonts w:ascii="Helvetica" w:hAnsi="Helvetica"/>
        </w:rPr>
        <w:t>,</w:t>
      </w:r>
      <w:r w:rsidR="00B16202">
        <w:rPr>
          <w:rFonts w:ascii="Helvetica" w:hAnsi="Helvetica"/>
        </w:rPr>
        <w:t xml:space="preserve"> </w:t>
      </w:r>
      <w:r w:rsidRPr="009C6441">
        <w:rPr>
          <w:rFonts w:ascii="Helvetica" w:hAnsi="Helvetica"/>
        </w:rPr>
        <w:t xml:space="preserve">is </w:t>
      </w:r>
      <w:r w:rsidR="006139A4">
        <w:rPr>
          <w:rFonts w:ascii="Helvetica" w:hAnsi="Helvetica"/>
        </w:rPr>
        <w:t>determined</w:t>
      </w:r>
      <w:r w:rsidRPr="009C6441">
        <w:rPr>
          <w:rFonts w:ascii="Helvetica" w:hAnsi="Helvetica"/>
        </w:rPr>
        <w:t xml:space="preserve"> as follows:</w:t>
      </w:r>
    </w:p>
    <w:p w14:paraId="7E3CF1DD" w14:textId="77777777" w:rsidR="00854991" w:rsidRDefault="00854991" w:rsidP="00854991">
      <w:pPr>
        <w:pStyle w:val="Alg4"/>
        <w:numPr>
          <w:ilvl w:val="0"/>
          <w:numId w:val="820"/>
        </w:numPr>
        <w:spacing w:after="220"/>
        <w:contextualSpacing/>
      </w:pPr>
      <w:r>
        <w:t xml:space="preserve">Assert: 0 ≤ </w:t>
      </w:r>
      <w:r w:rsidRPr="00025779">
        <w:rPr>
          <w:i/>
          <w:iCs/>
        </w:rPr>
        <w:t>cp</w:t>
      </w:r>
      <w:r>
        <w:t xml:space="preserve"> ≤ </w:t>
      </w:r>
      <w:r w:rsidR="002875BF">
        <w:t>0x10FFFF</w:t>
      </w:r>
    </w:p>
    <w:p w14:paraId="03179B4F" w14:textId="77777777" w:rsidR="0005243C" w:rsidRDefault="0005243C" w:rsidP="0005243C">
      <w:pPr>
        <w:pStyle w:val="Alg4"/>
        <w:numPr>
          <w:ilvl w:val="0"/>
          <w:numId w:val="820"/>
        </w:numPr>
        <w:spacing w:after="220"/>
        <w:contextualSpacing/>
      </w:pPr>
      <w:r>
        <w:t xml:space="preserve">If </w:t>
      </w:r>
      <w:r w:rsidRPr="0005243C">
        <w:rPr>
          <w:i/>
        </w:rPr>
        <w:t>cp</w:t>
      </w:r>
      <w:r>
        <w:t xml:space="preserve"> ≤ 65535, then return </w:t>
      </w:r>
      <w:r w:rsidRPr="0005243C">
        <w:rPr>
          <w:i/>
        </w:rPr>
        <w:t>cp</w:t>
      </w:r>
      <w:r>
        <w:t>.</w:t>
      </w:r>
    </w:p>
    <w:p w14:paraId="3BADC818" w14:textId="77777777" w:rsidR="0005243C" w:rsidRDefault="0005243C" w:rsidP="0005243C">
      <w:pPr>
        <w:pStyle w:val="Alg4"/>
        <w:numPr>
          <w:ilvl w:val="0"/>
          <w:numId w:val="820"/>
        </w:numPr>
        <w:spacing w:after="220"/>
        <w:contextualSpacing/>
      </w:pPr>
      <w:r>
        <w:t xml:space="preserve">Let </w:t>
      </w:r>
      <w:r w:rsidRPr="00A409AF">
        <w:rPr>
          <w:i/>
        </w:rPr>
        <w:t>cu1</w:t>
      </w:r>
      <w:r>
        <w:t xml:space="preserve"> be </w:t>
      </w:r>
      <w:r w:rsidR="00004D18">
        <w:t>floor((</w:t>
      </w:r>
      <w:r w:rsidRPr="00A409AF">
        <w:rPr>
          <w:i/>
        </w:rPr>
        <w:t>cp</w:t>
      </w:r>
      <w:r>
        <w:t xml:space="preserve"> </w:t>
      </w:r>
      <w:r w:rsidR="00004D18">
        <w:t>–</w:t>
      </w:r>
      <w:r>
        <w:t xml:space="preserve"> 65536</w:t>
      </w:r>
      <w:r w:rsidR="00004D18">
        <w:t xml:space="preserve">) / 1024) + 55296. </w:t>
      </w:r>
      <w:r w:rsidR="00004D18" w:rsidRPr="00A409AF">
        <w:rPr>
          <w:rFonts w:ascii="Arial" w:hAnsi="Arial" w:cs="Arial"/>
          <w:sz w:val="18"/>
          <w:szCs w:val="18"/>
        </w:rPr>
        <w:t>NOTE</w:t>
      </w:r>
      <w:r w:rsidR="00004D18" w:rsidRPr="00A409AF">
        <w:rPr>
          <w:sz w:val="18"/>
          <w:szCs w:val="18"/>
        </w:rPr>
        <w:t xml:space="preserve"> 5</w:t>
      </w:r>
      <w:r w:rsidR="00854991">
        <w:rPr>
          <w:sz w:val="18"/>
          <w:szCs w:val="18"/>
        </w:rPr>
        <w:t>5</w:t>
      </w:r>
      <w:r w:rsidR="00004D18" w:rsidRPr="00A409AF">
        <w:rPr>
          <w:sz w:val="18"/>
          <w:szCs w:val="18"/>
        </w:rPr>
        <w:t>296 is 0xD800.</w:t>
      </w:r>
    </w:p>
    <w:p w14:paraId="14E20283" w14:textId="77777777" w:rsidR="00004D18" w:rsidRDefault="00004D18" w:rsidP="0005243C">
      <w:pPr>
        <w:pStyle w:val="Alg4"/>
        <w:numPr>
          <w:ilvl w:val="0"/>
          <w:numId w:val="820"/>
        </w:numPr>
        <w:spacing w:after="220"/>
        <w:contextualSpacing/>
      </w:pPr>
      <w:r>
        <w:t xml:space="preserve">Let </w:t>
      </w:r>
      <w:r w:rsidRPr="00A409AF">
        <w:rPr>
          <w:i/>
        </w:rPr>
        <w:t>cu2</w:t>
      </w:r>
      <w:r>
        <w:t xml:space="preserve"> be ((</w:t>
      </w:r>
      <w:r w:rsidRPr="00A409AF">
        <w:rPr>
          <w:i/>
        </w:rPr>
        <w:t>cp</w:t>
      </w:r>
      <w:r>
        <w:t xml:space="preserve"> </w:t>
      </w:r>
      <w:r w:rsidR="00A409AF">
        <w:t>– 65536) modulo 1024)</w:t>
      </w:r>
      <w:r w:rsidR="00A409AF" w:rsidRPr="00A409AF">
        <w:t xml:space="preserve"> </w:t>
      </w:r>
      <w:r w:rsidR="00A409AF">
        <w:t xml:space="preserve">+ 56320. </w:t>
      </w:r>
      <w:r w:rsidR="00A409AF" w:rsidRPr="00D639BE">
        <w:rPr>
          <w:rFonts w:ascii="Arial" w:hAnsi="Arial" w:cs="Arial"/>
          <w:sz w:val="18"/>
          <w:szCs w:val="18"/>
        </w:rPr>
        <w:t>NOTE</w:t>
      </w:r>
      <w:r w:rsidR="00A409AF" w:rsidRPr="00D639BE">
        <w:rPr>
          <w:sz w:val="18"/>
          <w:szCs w:val="18"/>
        </w:rPr>
        <w:t xml:space="preserve"> 5</w:t>
      </w:r>
      <w:r w:rsidR="00854991">
        <w:rPr>
          <w:sz w:val="18"/>
          <w:szCs w:val="18"/>
        </w:rPr>
        <w:t>6</w:t>
      </w:r>
      <w:r w:rsidR="00A409AF">
        <w:rPr>
          <w:sz w:val="18"/>
          <w:szCs w:val="18"/>
        </w:rPr>
        <w:t>320</w:t>
      </w:r>
      <w:r w:rsidR="00A409AF" w:rsidRPr="00D639BE">
        <w:rPr>
          <w:sz w:val="18"/>
          <w:szCs w:val="18"/>
        </w:rPr>
        <w:t xml:space="preserve"> is 0xD</w:t>
      </w:r>
      <w:r w:rsidR="00A409AF">
        <w:rPr>
          <w:sz w:val="18"/>
          <w:szCs w:val="18"/>
        </w:rPr>
        <w:t>C</w:t>
      </w:r>
      <w:r w:rsidR="00A409AF" w:rsidRPr="00D639BE">
        <w:rPr>
          <w:sz w:val="18"/>
          <w:szCs w:val="18"/>
        </w:rPr>
        <w:t>00.</w:t>
      </w:r>
    </w:p>
    <w:p w14:paraId="3D871223" w14:textId="77777777" w:rsidR="0005243C" w:rsidRPr="00680F64" w:rsidRDefault="0005243C" w:rsidP="00680F64">
      <w:pPr>
        <w:pStyle w:val="Alg4"/>
        <w:numPr>
          <w:ilvl w:val="0"/>
          <w:numId w:val="820"/>
        </w:numPr>
        <w:spacing w:after="220"/>
        <w:contextualSpacing/>
      </w:pPr>
      <w:r>
        <w:t xml:space="preserve">Return </w:t>
      </w:r>
      <w:r w:rsidR="00A409AF">
        <w:t xml:space="preserve">the code unit sequence consisting of </w:t>
      </w:r>
      <w:r w:rsidR="00A409AF" w:rsidRPr="00A409AF">
        <w:rPr>
          <w:i/>
        </w:rPr>
        <w:t>cu1</w:t>
      </w:r>
      <w:r w:rsidR="00A409AF">
        <w:t xml:space="preserve"> followed by </w:t>
      </w:r>
      <w:r w:rsidR="00A409AF" w:rsidRPr="00A409AF">
        <w:rPr>
          <w:i/>
        </w:rPr>
        <w:t>cu2</w:t>
      </w:r>
      <w:r w:rsidR="00A409AF">
        <w:t>.</w:t>
      </w:r>
    </w:p>
    <w:p w14:paraId="01CFAB8D" w14:textId="77777777" w:rsidR="00836695" w:rsidRPr="00E77497" w:rsidRDefault="00836695" w:rsidP="00836695">
      <w:pPr>
        <w:pStyle w:val="20"/>
      </w:pPr>
      <w:bookmarkStart w:id="1458" w:name="_Toc368050336"/>
      <w:r w:rsidRPr="00E77497">
        <w:t>Types of Executable Code</w:t>
      </w:r>
      <w:bookmarkEnd w:id="1458"/>
    </w:p>
    <w:p w14:paraId="16F4E3BE" w14:textId="77777777" w:rsidR="00836695" w:rsidRPr="00E77497" w:rsidRDefault="00836695" w:rsidP="00836695">
      <w:r w:rsidRPr="00E77497">
        <w:t xml:space="preserve">There are </w:t>
      </w:r>
      <w:r>
        <w:t>four</w:t>
      </w:r>
      <w:r w:rsidRPr="00E77497">
        <w:t xml:space="preserve"> types of ECMAScript code:</w:t>
      </w:r>
    </w:p>
    <w:p w14:paraId="4BD1A73F" w14:textId="77777777" w:rsidR="00836695" w:rsidRPr="00E77497" w:rsidRDefault="00836695" w:rsidP="00836695">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Pr>
          <w:i/>
        </w:rPr>
        <w:t>Script</w:t>
      </w:r>
      <w:r w:rsidRPr="00E77497">
        <w:rPr>
          <w:rFonts w:ascii="Arial" w:hAnsi="Arial" w:cs="Arial"/>
        </w:rPr>
        <w:t xml:space="preserve">. The global code of a particular </w:t>
      </w:r>
      <w:r>
        <w:rPr>
          <w:i/>
        </w:rPr>
        <w:t xml:space="preserve">Script </w:t>
      </w:r>
      <w:r w:rsidRPr="00E77497">
        <w:rPr>
          <w:rFonts w:ascii="Arial" w:hAnsi="Arial" w:cs="Arial"/>
        </w:rPr>
        <w:t xml:space="preserve">does not include any source text that is parsed as part of a </w:t>
      </w:r>
      <w:r w:rsidRPr="00E77497">
        <w:rPr>
          <w:rFonts w:cs="Arial"/>
          <w:i/>
        </w:rPr>
        <w:t>FunctionBody</w:t>
      </w:r>
      <w:r>
        <w:rPr>
          <w:rFonts w:cs="Arial"/>
          <w:iCs/>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cs="Arial"/>
        </w:rPr>
        <w:t>.</w:t>
      </w:r>
    </w:p>
    <w:p w14:paraId="450A07B5" w14:textId="77777777" w:rsidR="00836695" w:rsidRPr="00E77497" w:rsidRDefault="00836695" w:rsidP="00836695">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Pr>
          <w:i/>
        </w:rPr>
        <w:t>Script</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Pr>
          <w:i/>
        </w:rPr>
        <w:t>Script</w:t>
      </w:r>
      <w:r w:rsidRPr="00E77497">
        <w:rPr>
          <w:rFonts w:ascii="Arial" w:hAnsi="Arial"/>
        </w:rPr>
        <w:t>.</w:t>
      </w:r>
    </w:p>
    <w:p w14:paraId="2CD69335" w14:textId="77777777" w:rsidR="00836695" w:rsidRDefault="00836695" w:rsidP="00836695">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w:t>
      </w:r>
      <w:r>
        <w:rPr>
          <w:rFonts w:ascii="Arial" w:hAnsi="Arial"/>
        </w:rPr>
        <w:t>to supply the value of the [[Code]] internal</w:t>
      </w:r>
      <w:r w:rsidRPr="00022312">
        <w:t xml:space="preserve"> </w:t>
      </w:r>
      <w:r w:rsidRPr="00022312">
        <w:rPr>
          <w:rFonts w:ascii="Arial" w:hAnsi="Arial"/>
        </w:rPr>
        <w:t>data</w:t>
      </w:r>
      <w:r>
        <w:rPr>
          <w:rFonts w:ascii="Arial" w:hAnsi="Arial"/>
        </w:rPr>
        <w:t xml:space="preserve"> property (see </w:t>
      </w:r>
      <w:r w:rsidR="00981659">
        <w:rPr>
          <w:rFonts w:ascii="Arial" w:hAnsi="Arial"/>
        </w:rPr>
        <w:fldChar w:fldCharType="begin"/>
      </w:r>
      <w:r w:rsidR="00981659">
        <w:rPr>
          <w:rFonts w:ascii="Arial" w:hAnsi="Arial"/>
        </w:rPr>
        <w:instrText xml:space="preserve"> REF _Ref365533593 \r \h </w:instrText>
      </w:r>
      <w:r w:rsidR="00981659">
        <w:rPr>
          <w:rFonts w:ascii="Arial" w:hAnsi="Arial"/>
        </w:rPr>
      </w:r>
      <w:r w:rsidR="00981659">
        <w:rPr>
          <w:rFonts w:ascii="Arial" w:hAnsi="Arial"/>
        </w:rPr>
        <w:fldChar w:fldCharType="separate"/>
      </w:r>
      <w:ins w:id="1459" w:author="Rev 19 Allen Wirfs-Brock" w:date="2013-09-27T13:21:00Z">
        <w:r w:rsidR="00D433E8">
          <w:rPr>
            <w:rFonts w:ascii="Arial" w:hAnsi="Arial"/>
          </w:rPr>
          <w:t>9.1.15</w:t>
        </w:r>
      </w:ins>
      <w:del w:id="1460" w:author="Rev 19 Allen Wirfs-Brock" w:date="2013-09-27T08:38:00Z">
        <w:r w:rsidR="00083CEC" w:rsidDel="009E7E9E">
          <w:rPr>
            <w:rFonts w:ascii="Arial" w:hAnsi="Arial"/>
          </w:rPr>
          <w:delText>9.1.16</w:delText>
        </w:r>
      </w:del>
      <w:r w:rsidR="00981659">
        <w:rPr>
          <w:rFonts w:ascii="Arial" w:hAnsi="Arial"/>
        </w:rPr>
        <w:fldChar w:fldCharType="end"/>
      </w:r>
      <w:r>
        <w:rPr>
          <w:rFonts w:ascii="Arial" w:hAnsi="Arial"/>
        </w:rPr>
        <w:t xml:space="preserve">) of function and generator objects. </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r>
        <w:rPr>
          <w:rFonts w:ascii="Arial" w:hAnsi="Arial"/>
        </w:rPr>
        <w:t xml:space="preserve"> function or generator</w:t>
      </w:r>
      <w:r w:rsidRPr="00E77497">
        <w:rPr>
          <w:rFonts w:ascii="Arial" w:hAnsi="Arial"/>
        </w:rPr>
        <w:t xml:space="preserve"> does not include any source text that is parsed as </w:t>
      </w:r>
      <w:r>
        <w:rPr>
          <w:rFonts w:ascii="Arial" w:hAnsi="Arial"/>
        </w:rPr>
        <w:t>the function code</w:t>
      </w:r>
      <w:r w:rsidRPr="00E77497">
        <w:rPr>
          <w:rFonts w:ascii="Arial" w:hAnsi="Arial"/>
        </w:rPr>
        <w:t xml:space="preserve"> of a nested</w:t>
      </w:r>
      <w:r w:rsidRPr="00B776CC">
        <w:rPr>
          <w:rFonts w:ascii="Arial" w:hAnsi="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or </w:t>
      </w:r>
      <w:r w:rsidRPr="001E3E7A">
        <w:rPr>
          <w:rFonts w:cs="Arial"/>
          <w:i/>
        </w:rPr>
        <w:t>ClassBody</w:t>
      </w:r>
      <w:r w:rsidRPr="00E77497">
        <w:rPr>
          <w:rFonts w:ascii="Arial" w:hAnsi="Arial" w:cs="Arial"/>
        </w:rPr>
        <w:t>.</w:t>
      </w:r>
      <w:r w:rsidRPr="00E77497">
        <w:rPr>
          <w:rFonts w:ascii="Arial" w:hAnsi="Arial"/>
        </w:rPr>
        <w:t xml:space="preserve"> </w:t>
      </w:r>
    </w:p>
    <w:p w14:paraId="3EDA13AC" w14:textId="77777777" w:rsidR="00836695" w:rsidRPr="00F6224C" w:rsidRDefault="00836695" w:rsidP="00836695">
      <w:pPr>
        <w:pStyle w:val="BulletLast"/>
        <w:numPr>
          <w:ilvl w:val="0"/>
          <w:numId w:val="27"/>
        </w:numPr>
        <w:ind w:left="360"/>
        <w:rPr>
          <w:rFonts w:ascii="Arial" w:hAnsi="Arial"/>
        </w:rPr>
      </w:pPr>
      <w:r>
        <w:rPr>
          <w:rFonts w:ascii="Arial" w:hAnsi="Arial"/>
          <w:i/>
        </w:rPr>
        <w:t>Module code</w:t>
      </w:r>
      <w:r>
        <w:rPr>
          <w:rFonts w:ascii="Arial" w:hAnsi="Arial"/>
          <w:iCs/>
        </w:rPr>
        <w:t xml:space="preserve"> is source text that is code that is provided as a </w:t>
      </w:r>
      <w:r w:rsidRPr="00452F0C">
        <w:rPr>
          <w:rFonts w:cs="Arial"/>
          <w:i/>
        </w:rPr>
        <w:t>ModuleBody</w:t>
      </w:r>
      <w:r>
        <w:rPr>
          <w:rFonts w:ascii="Arial" w:hAnsi="Arial"/>
          <w:iCs/>
        </w:rPr>
        <w:t xml:space="preserve">. It is the code that is directly evaluated when a module is initialised.  The module code of a particular module does not include any source text that </w:t>
      </w:r>
      <w:r w:rsidRPr="00E77497">
        <w:rPr>
          <w:rFonts w:ascii="Arial" w:hAnsi="Arial"/>
        </w:rPr>
        <w:t xml:space="preserve">is parsed as </w:t>
      </w:r>
      <w:r w:rsidRPr="00E77497">
        <w:rPr>
          <w:rFonts w:ascii="Arial" w:hAnsi="Arial" w:cs="Arial"/>
        </w:rPr>
        <w:t>part of a</w:t>
      </w:r>
      <w:r>
        <w:rPr>
          <w:rFonts w:ascii="Arial" w:hAnsi="Arial" w:cs="Arial"/>
        </w:rPr>
        <w:t xml:space="preserve"> nested</w:t>
      </w:r>
      <w:r w:rsidRPr="00E77497">
        <w:rPr>
          <w:rFonts w:ascii="Arial" w:hAnsi="Arial" w:cs="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rPr>
        <w:t xml:space="preserve">. </w:t>
      </w:r>
    </w:p>
    <w:p w14:paraId="4F3188E5" w14:textId="77777777" w:rsidR="00836695" w:rsidRDefault="00836695" w:rsidP="00836695">
      <w:pPr>
        <w:pStyle w:val="Note"/>
      </w:pPr>
      <w:r>
        <w:t>NOTE</w:t>
      </w:r>
      <w:r>
        <w:tab/>
        <w:t>Function code is generally provided as the bodies of Function Definitions (</w:t>
      </w:r>
      <w:r w:rsidR="00981659">
        <w:fldChar w:fldCharType="begin"/>
      </w:r>
      <w:r w:rsidR="00981659">
        <w:instrText xml:space="preserve"> REF _Ref365533716 \r \h </w:instrText>
      </w:r>
      <w:r w:rsidR="00981659">
        <w:fldChar w:fldCharType="separate"/>
      </w:r>
      <w:ins w:id="1461" w:author="Rev 19 Allen Wirfs-Brock" w:date="2013-09-27T13:21:00Z">
        <w:r w:rsidR="00D433E8">
          <w:t>0</w:t>
        </w:r>
      </w:ins>
      <w:del w:id="1462" w:author="Rev 19 Allen Wirfs-Brock" w:date="2013-09-27T08:38:00Z">
        <w:r w:rsidR="00083CEC" w:rsidDel="009E7E9E">
          <w:delText>14.1</w:delText>
        </w:r>
      </w:del>
      <w:r w:rsidR="00981659">
        <w:fldChar w:fldCharType="end"/>
      </w:r>
      <w:r>
        <w:t>), Arrow Function Definitions (</w:t>
      </w:r>
      <w:r w:rsidR="00981659">
        <w:fldChar w:fldCharType="begin"/>
      </w:r>
      <w:r w:rsidR="00981659">
        <w:instrText xml:space="preserve"> REF _Ref365533727 \r \h </w:instrText>
      </w:r>
      <w:r w:rsidR="00981659">
        <w:fldChar w:fldCharType="separate"/>
      </w:r>
      <w:r w:rsidR="00D433E8">
        <w:t>14.2</w:t>
      </w:r>
      <w:r w:rsidR="00981659">
        <w:fldChar w:fldCharType="end"/>
      </w:r>
      <w:r>
        <w:t>), Method Definitions (</w:t>
      </w:r>
      <w:r w:rsidR="00981659">
        <w:fldChar w:fldCharType="begin"/>
      </w:r>
      <w:r w:rsidR="00981659">
        <w:instrText xml:space="preserve"> REF _Ref365533743 \r \h </w:instrText>
      </w:r>
      <w:r w:rsidR="00981659">
        <w:fldChar w:fldCharType="separate"/>
      </w:r>
      <w:r w:rsidR="00D433E8">
        <w:t>14.3</w:t>
      </w:r>
      <w:r w:rsidR="00981659">
        <w:fldChar w:fldCharType="end"/>
      </w:r>
      <w:r>
        <w:t>) and Generator Definitions (</w:t>
      </w:r>
      <w:r w:rsidR="00981659">
        <w:fldChar w:fldCharType="begin"/>
      </w:r>
      <w:r w:rsidR="00981659">
        <w:instrText xml:space="preserve"> REF _Ref365533912 \r \h </w:instrText>
      </w:r>
      <w:r w:rsidR="00981659">
        <w:fldChar w:fldCharType="separate"/>
      </w:r>
      <w:r w:rsidR="00D433E8">
        <w:t>14.4</w:t>
      </w:r>
      <w:r w:rsidR="00981659">
        <w:fldChar w:fldCharType="end"/>
      </w:r>
      <w:r>
        <w:t>). Function code is also derived from the last argument to the Function constructor (</w:t>
      </w:r>
      <w:r w:rsidR="00981659">
        <w:fldChar w:fldCharType="begin"/>
      </w:r>
      <w:r w:rsidR="00981659">
        <w:instrText xml:space="preserve"> REF _Ref365534017 \r \h </w:instrText>
      </w:r>
      <w:r w:rsidR="00981659">
        <w:fldChar w:fldCharType="separate"/>
      </w:r>
      <w:r w:rsidR="00D433E8">
        <w:t>19.2.1.1</w:t>
      </w:r>
      <w:r w:rsidR="00981659">
        <w:fldChar w:fldCharType="end"/>
      </w:r>
      <w:r>
        <w:t>)</w:t>
      </w:r>
      <w:r w:rsidR="00981659">
        <w:t xml:space="preserve"> and the GeneratorFunction constructor (</w:t>
      </w:r>
      <w:r w:rsidR="00981659">
        <w:fldChar w:fldCharType="begin"/>
      </w:r>
      <w:r w:rsidR="00981659">
        <w:instrText xml:space="preserve"> REF _Ref365534125 \r \h </w:instrText>
      </w:r>
      <w:r w:rsidR="00981659">
        <w:fldChar w:fldCharType="separate"/>
      </w:r>
      <w:r w:rsidR="00D433E8">
        <w:t>25.3.1.1</w:t>
      </w:r>
      <w:r w:rsidR="00981659">
        <w:fldChar w:fldCharType="end"/>
      </w:r>
      <w:r w:rsidR="00981659">
        <w:t>)</w:t>
      </w:r>
      <w:r>
        <w:t xml:space="preserve">. </w:t>
      </w:r>
    </w:p>
    <w:p w14:paraId="3A5DAA1C" w14:textId="77777777" w:rsidR="00836695" w:rsidRPr="00E77497" w:rsidRDefault="00836695" w:rsidP="00836695">
      <w:pPr>
        <w:pStyle w:val="30"/>
      </w:pPr>
      <w:bookmarkStart w:id="1463" w:name="_Ref365534967"/>
      <w:bookmarkStart w:id="1464" w:name="_Ref365547491"/>
      <w:bookmarkStart w:id="1465" w:name="_Ref365636665"/>
      <w:bookmarkStart w:id="1466" w:name="_Ref365636730"/>
      <w:bookmarkStart w:id="1467" w:name="_Ref365636806"/>
      <w:bookmarkStart w:id="1468" w:name="_Toc368050337"/>
      <w:r w:rsidRPr="00E77497">
        <w:t>Strict Mode Code</w:t>
      </w:r>
      <w:bookmarkEnd w:id="1463"/>
      <w:bookmarkEnd w:id="1464"/>
      <w:bookmarkEnd w:id="1465"/>
      <w:bookmarkEnd w:id="1466"/>
      <w:bookmarkEnd w:id="1467"/>
      <w:bookmarkEnd w:id="1468"/>
    </w:p>
    <w:p w14:paraId="3653C3BF" w14:textId="77777777" w:rsidR="00836695" w:rsidRPr="00E77497" w:rsidRDefault="00836695" w:rsidP="00836695">
      <w:r w:rsidRPr="00E77497">
        <w:t xml:space="preserve">An ECMAScript </w:t>
      </w:r>
      <w:r>
        <w:rPr>
          <w:rFonts w:ascii="Times New Roman" w:hAnsi="Times New Roman"/>
          <w:i/>
        </w:rPr>
        <w:t>Script</w:t>
      </w:r>
      <w:r w:rsidRPr="00E77497">
        <w:t xml:space="preserve"> syntactic unit may be processed using either unrestricted or strict mode syntax and semantics. When processed using strict mode the </w:t>
      </w:r>
      <w:r>
        <w:t>four</w:t>
      </w:r>
      <w:r w:rsidRPr="00E77497">
        <w:t xml:space="preserve"> types of ECMAScript code are referred to as </w:t>
      </w:r>
      <w:r>
        <w:t xml:space="preserve">module code, </w:t>
      </w:r>
      <w:r w:rsidRPr="00E77497">
        <w:t>strict global code, strict eval code, and strict function code. Code is interpreted as strict mode code in the following situations:</w:t>
      </w:r>
    </w:p>
    <w:p w14:paraId="46894C7B" w14:textId="77777777" w:rsidR="00836695" w:rsidRPr="00E77497" w:rsidRDefault="00836695" w:rsidP="00836695">
      <w:pPr>
        <w:numPr>
          <w:ilvl w:val="0"/>
          <w:numId w:val="40"/>
        </w:numPr>
        <w:ind w:left="360"/>
      </w:pPr>
      <w:r w:rsidRPr="00E77497">
        <w:t>Global code is strict global code if it begins with a Directive Prologue that contains a</w:t>
      </w:r>
      <w:ins w:id="1469" w:author="Rev 19 Allen Wirfs-Brock" w:date="2013-09-26T17:33:00Z">
        <w:r w:rsidR="00284A05">
          <w:t>n</w:t>
        </w:r>
      </w:ins>
      <w:r w:rsidRPr="00E77497">
        <w:t xml:space="preserve"> Use Strict Directive (see </w:t>
      </w:r>
      <w:r w:rsidR="00981659">
        <w:fldChar w:fldCharType="begin"/>
      </w:r>
      <w:r w:rsidR="00981659">
        <w:instrText xml:space="preserve"> REF _Ref365534276 \r \h </w:instrText>
      </w:r>
      <w:r w:rsidR="00981659">
        <w:fldChar w:fldCharType="separate"/>
      </w:r>
      <w:ins w:id="1470" w:author="Rev 19 Allen Wirfs-Brock" w:date="2013-09-27T13:21:00Z">
        <w:r w:rsidR="00D433E8">
          <w:t>15.3</w:t>
        </w:r>
      </w:ins>
      <w:del w:id="1471" w:author="Rev 19 Allen Wirfs-Brock" w:date="2013-09-27T08:38:00Z">
        <w:r w:rsidR="00083CEC" w:rsidDel="009E7E9E">
          <w:delText>15.2</w:delText>
        </w:r>
      </w:del>
      <w:r w:rsidR="00981659">
        <w:fldChar w:fldCharType="end"/>
      </w:r>
      <w:r w:rsidRPr="00E77497">
        <w:t>).</w:t>
      </w:r>
    </w:p>
    <w:p w14:paraId="1C47D936" w14:textId="77777777" w:rsidR="00836695" w:rsidRDefault="00836695" w:rsidP="00836695">
      <w:pPr>
        <w:numPr>
          <w:ilvl w:val="0"/>
          <w:numId w:val="40"/>
        </w:numPr>
        <w:ind w:left="360"/>
      </w:pPr>
      <w:r>
        <w:t>Module code is always strict code.</w:t>
      </w:r>
    </w:p>
    <w:p w14:paraId="0B64ADE2" w14:textId="77777777" w:rsidR="00836695" w:rsidRDefault="00836695" w:rsidP="00836695">
      <w:pPr>
        <w:numPr>
          <w:ilvl w:val="0"/>
          <w:numId w:val="40"/>
        </w:numPr>
        <w:ind w:left="360"/>
      </w:pPr>
      <w:r>
        <w:t xml:space="preserve">A </w:t>
      </w:r>
      <w:commentRangeStart w:id="1472"/>
      <w:r w:rsidRPr="001B2656">
        <w:rPr>
          <w:rFonts w:ascii="Times New Roman" w:hAnsi="Times New Roman"/>
          <w:i/>
        </w:rPr>
        <w:t>ClassDeclaration</w:t>
      </w:r>
      <w:r>
        <w:t xml:space="preserve"> or a </w:t>
      </w:r>
      <w:r w:rsidRPr="001B2656">
        <w:rPr>
          <w:rFonts w:ascii="Times New Roman" w:hAnsi="Times New Roman"/>
          <w:i/>
        </w:rPr>
        <w:t>ClassExpression</w:t>
      </w:r>
      <w:commentRangeEnd w:id="1472"/>
      <w:r>
        <w:rPr>
          <w:rStyle w:val="af6"/>
        </w:rPr>
        <w:commentReference w:id="1472"/>
      </w:r>
      <w:r>
        <w:t xml:space="preserve"> is always strict code.</w:t>
      </w:r>
    </w:p>
    <w:p w14:paraId="306F7299" w14:textId="77777777" w:rsidR="00836695" w:rsidRPr="00E77497" w:rsidRDefault="00836695" w:rsidP="00836695">
      <w:pPr>
        <w:numPr>
          <w:ilvl w:val="0"/>
          <w:numId w:val="40"/>
        </w:numPr>
        <w:ind w:left="360"/>
      </w:pPr>
      <w:r w:rsidRPr="00E77497">
        <w:t>Eval code is strict eval code if it begins with a Directive Prologue that contains a</w:t>
      </w:r>
      <w:ins w:id="1473" w:author="Rev 19 Allen Wirfs-Brock" w:date="2013-09-26T17:34:00Z">
        <w:r w:rsidR="00284A05">
          <w:t>n</w:t>
        </w:r>
      </w:ins>
      <w:r w:rsidRPr="00E77497">
        <w:t xml:space="preserve"> Use Strict Directive or if the call to eval is a direct call (see </w:t>
      </w:r>
      <w:r w:rsidR="00981659">
        <w:fldChar w:fldCharType="begin"/>
      </w:r>
      <w:r w:rsidR="00981659">
        <w:instrText xml:space="preserve"> REF _Ref365534325 \r \h </w:instrText>
      </w:r>
      <w:r w:rsidR="00981659">
        <w:fldChar w:fldCharType="separate"/>
      </w:r>
      <w:r w:rsidR="00D433E8">
        <w:t>18.2.1.1</w:t>
      </w:r>
      <w:r w:rsidR="00981659">
        <w:fldChar w:fldCharType="end"/>
      </w:r>
      <w:r w:rsidRPr="00E77497">
        <w:t xml:space="preserve">) to the eval function that is contained in strict mode code. </w:t>
      </w:r>
    </w:p>
    <w:p w14:paraId="3E8C139A" w14:textId="77777777" w:rsidR="00836695" w:rsidRPr="00E77497" w:rsidRDefault="00836695" w:rsidP="00836695">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r>
        <w:rPr>
          <w:rFonts w:ascii="Times New Roman" w:hAnsi="Times New Roman"/>
          <w:i/>
        </w:rPr>
        <w:t>PropertyDefinition</w:t>
      </w:r>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Pr>
          <w:rFonts w:ascii="Times New Roman" w:hAnsi="Times New Roman"/>
          <w:i/>
        </w:rPr>
        <w:t>PropertyDefinition</w:t>
      </w:r>
      <w:r w:rsidRPr="00E77497">
        <w:t xml:space="preserve"> is contained in strict mode code or if the function code begins with a Directive Prologue that contains a</w:t>
      </w:r>
      <w:ins w:id="1474" w:author="Rev 19 Allen Wirfs-Brock" w:date="2013-09-26T17:34:00Z">
        <w:r w:rsidR="00284A05">
          <w:t>n</w:t>
        </w:r>
      </w:ins>
      <w:r w:rsidRPr="00E77497">
        <w:t xml:space="preserve"> Use Strict Directive.</w:t>
      </w:r>
    </w:p>
    <w:p w14:paraId="1ED8C161" w14:textId="77777777" w:rsidR="00836695" w:rsidRPr="003B4312" w:rsidRDefault="00836695" w:rsidP="00836695">
      <w:pPr>
        <w:numPr>
          <w:ilvl w:val="0"/>
          <w:numId w:val="40"/>
        </w:numPr>
        <w:ind w:left="360"/>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w:t>
      </w:r>
      <w:ins w:id="1475" w:author="Rev 19 Allen Wirfs-Brock" w:date="2013-09-26T17:34:00Z">
        <w:r w:rsidR="00284A05">
          <w:t>n</w:t>
        </w:r>
      </w:ins>
      <w:r w:rsidRPr="00E77497">
        <w:t xml:space="preserve"> Use Strict Directive.</w:t>
      </w:r>
    </w:p>
    <w:p w14:paraId="7C7F762F" w14:textId="77777777" w:rsidR="00836695" w:rsidRDefault="00836695" w:rsidP="00836695">
      <w:pPr>
        <w:pStyle w:val="30"/>
      </w:pPr>
      <w:bookmarkStart w:id="1476" w:name="_Toc368050338"/>
      <w:r>
        <w:t>Non-ECMAScript Functions</w:t>
      </w:r>
      <w:bookmarkEnd w:id="1476"/>
    </w:p>
    <w:p w14:paraId="40E5E202" w14:textId="77777777" w:rsidR="00836695" w:rsidRDefault="00836695" w:rsidP="00836695">
      <w:r>
        <w:t>An ECMAScript implementation may support the evaluation of function objects whose evaluative behaviour is expressed in some implementation defined form of executable code other than via ECMAScript code. Whether a function object is an ECMAScript code function or a non-ECMAScript function is not semantically observable from the perspective of an ECMAScript code function that calls or is called by such a non-ECMAScript function.</w:t>
      </w:r>
    </w:p>
    <w:p w14:paraId="4E1C4729" w14:textId="77777777" w:rsidR="004C02EF" w:rsidRPr="00E77497" w:rsidRDefault="008B1D7B" w:rsidP="00AC754D">
      <w:pPr>
        <w:pStyle w:val="1"/>
      </w:pPr>
      <w:bookmarkStart w:id="1477" w:name="_Toc368050339"/>
      <w:r>
        <w:t>ECMAScript Language</w:t>
      </w:r>
      <w:r w:rsidR="006F1A4D">
        <w:t>:</w:t>
      </w:r>
      <w:r>
        <w:t xml:space="preserve"> </w:t>
      </w:r>
      <w:r w:rsidR="004C02EF" w:rsidRPr="00E77497">
        <w:t xml:space="preserve">Lexical </w:t>
      </w:r>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r w:rsidR="00AC754D">
        <w:t>Grammar</w:t>
      </w:r>
      <w:bookmarkEnd w:id="1477"/>
    </w:p>
    <w:p w14:paraId="2DE2C0F8" w14:textId="77777777" w:rsidR="004C02EF" w:rsidRPr="00E77497" w:rsidRDefault="004C02EF" w:rsidP="00E343EB">
      <w:r w:rsidRPr="00E77497">
        <w:t xml:space="preserve">The source text of an ECMAScript </w:t>
      </w:r>
      <w:r w:rsidR="00E343EB">
        <w:t>script</w:t>
      </w:r>
      <w:r w:rsidR="00E343EB" w:rsidRPr="00E77497">
        <w:t xml:space="preserve"> </w:t>
      </w:r>
      <w:r w:rsidRPr="00E77497">
        <w:t>is first converted into a sequence of input elements, which are tokens, line terminators, comments, or white space. The source text is scanned from left to right, repeatedly taking the longest possible sequence of characters as the next input element.</w:t>
      </w:r>
    </w:p>
    <w:p w14:paraId="6F11B219" w14:textId="77777777" w:rsidR="004C02EF" w:rsidRPr="00E77497" w:rsidRDefault="00256F98" w:rsidP="004C02EF">
      <w:r>
        <w:t xml:space="preserve">There are several situations where the identification of lexical input elements is sensitive to the syntactic grammar context that is consuming the input elements. This requires multiple </w:t>
      </w:r>
      <w:r w:rsidR="004C02EF" w:rsidRPr="00E77497">
        <w:t xml:space="preserve">goal symbols for the lexical grammar. The </w:t>
      </w:r>
      <w:r w:rsidR="004C02EF" w:rsidRPr="00E77497">
        <w:rPr>
          <w:rStyle w:val="bnf"/>
        </w:rPr>
        <w:t>InputElementDiv</w:t>
      </w:r>
      <w:r w:rsidR="004C02EF" w:rsidRPr="00E77497">
        <w:t xml:space="preserve"> </w:t>
      </w:r>
      <w:r>
        <w:t xml:space="preserve">goal </w:t>
      </w:r>
      <w:r w:rsidR="004C02EF" w:rsidRPr="00E77497">
        <w:t xml:space="preserve">symbol is </w:t>
      </w:r>
      <w:r w:rsidR="001B5C6D">
        <w:t xml:space="preserve">the default goal symbol and is </w:t>
      </w:r>
      <w:r w:rsidR="004C02EF" w:rsidRPr="00E77497">
        <w:t>used in those syntactic grammar contexts where a leading division (</w:t>
      </w:r>
      <w:r w:rsidR="004C02EF" w:rsidRPr="00E77497">
        <w:rPr>
          <w:rFonts w:ascii="Courier New" w:hAnsi="Courier New"/>
          <w:b/>
        </w:rPr>
        <w:t>/</w:t>
      </w:r>
      <w:r w:rsidR="004C02EF" w:rsidRPr="00E77497">
        <w:t>) or division-assignment (</w:t>
      </w:r>
      <w:r w:rsidR="004C02EF" w:rsidRPr="00E77497">
        <w:rPr>
          <w:rFonts w:ascii="Courier New" w:hAnsi="Courier New"/>
          <w:b/>
        </w:rPr>
        <w:t>/=</w:t>
      </w:r>
      <w:r w:rsidR="004C02EF" w:rsidRPr="00E77497">
        <w:t xml:space="preserve">) operator is permitted. The </w:t>
      </w:r>
      <w:r w:rsidR="004C02EF" w:rsidRPr="00E77497">
        <w:rPr>
          <w:rStyle w:val="bnf"/>
        </w:rPr>
        <w:t>InputElementRegExp</w:t>
      </w:r>
      <w:r w:rsidR="004C02EF" w:rsidRPr="00E77497">
        <w:t xml:space="preserve"> </w:t>
      </w:r>
      <w:r>
        <w:t xml:space="preserve">goal </w:t>
      </w:r>
      <w:r w:rsidR="004C02EF" w:rsidRPr="00E77497">
        <w:t xml:space="preserve">symbol is used in </w:t>
      </w:r>
      <w:r w:rsidR="00FD73A2">
        <w:t xml:space="preserve">all </w:t>
      </w:r>
      <w:r w:rsidR="004C02EF" w:rsidRPr="00E77497">
        <w:t>syntactic grammar contexts</w:t>
      </w:r>
      <w:r>
        <w:t xml:space="preserve"> where a </w:t>
      </w:r>
      <w:r w:rsidRPr="00F94059">
        <w:rPr>
          <w:rStyle w:val="bnf"/>
        </w:rPr>
        <w:t>RegularExpressionLiteral</w:t>
      </w:r>
      <w:r>
        <w:t xml:space="preserve"> is permitted</w:t>
      </w:r>
      <w:r w:rsidR="004C02EF" w:rsidRPr="00E77497">
        <w:t>.</w:t>
      </w:r>
      <w:r>
        <w:t xml:space="preserve"> The </w:t>
      </w:r>
      <w:r w:rsidR="000B02F1" w:rsidRPr="00E77497">
        <w:rPr>
          <w:rStyle w:val="bnf"/>
        </w:rPr>
        <w:t>InputElement</w:t>
      </w:r>
      <w:r w:rsidR="005C6707">
        <w:rPr>
          <w:rStyle w:val="bnf"/>
        </w:rPr>
        <w:t>Template</w:t>
      </w:r>
      <w:r>
        <w:rPr>
          <w:rStyle w:val="bnf"/>
        </w:rPr>
        <w:t>Tail</w:t>
      </w:r>
      <w:r w:rsidRPr="00E77497">
        <w:t xml:space="preserve"> </w:t>
      </w:r>
      <w:r>
        <w:t>goal</w:t>
      </w:r>
      <w:r w:rsidR="00F94059">
        <w:t xml:space="preserve"> is used in </w:t>
      </w:r>
      <w:r w:rsidR="00FD73A2" w:rsidRPr="00E77497">
        <w:t>syntactic grammar contexts</w:t>
      </w:r>
      <w:r w:rsidR="00FD73A2">
        <w:t xml:space="preserve"> </w:t>
      </w:r>
      <w:r w:rsidR="00F94059">
        <w:t xml:space="preserve">where a </w:t>
      </w:r>
      <w:r w:rsidR="005C6707">
        <w:rPr>
          <w:rStyle w:val="bnf"/>
        </w:rPr>
        <w:t>Template</w:t>
      </w:r>
      <w:r w:rsidR="00F94059" w:rsidRPr="00F94059">
        <w:rPr>
          <w:rStyle w:val="bnf"/>
        </w:rPr>
        <w:t>Literal</w:t>
      </w:r>
      <w:r w:rsidR="00F94059">
        <w:t xml:space="preserve"> logically continues after a substitution element.</w:t>
      </w:r>
    </w:p>
    <w:p w14:paraId="14EA5847" w14:textId="77777777" w:rsidR="004C02EF" w:rsidRPr="00E77497" w:rsidRDefault="004C02EF" w:rsidP="004C02EF">
      <w:pPr>
        <w:pStyle w:val="Note"/>
        <w:rPr>
          <w:i/>
        </w:rPr>
      </w:pPr>
      <w:commentRangeStart w:id="1478"/>
      <w:r w:rsidRPr="00E77497">
        <w:t>NOTE</w:t>
      </w:r>
      <w:commentRangeEnd w:id="1478"/>
      <w:r w:rsidR="00F94059">
        <w:rPr>
          <w:rStyle w:val="af6"/>
        </w:rPr>
        <w:commentReference w:id="1478"/>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w:t>
      </w:r>
      <w:r w:rsidR="00CE51AB">
        <w:fldChar w:fldCharType="begin"/>
      </w:r>
      <w:r w:rsidR="00CE51AB">
        <w:instrText xml:space="preserve"> REF _Ref365549651 \r \h </w:instrText>
      </w:r>
      <w:r w:rsidR="00CE51AB">
        <w:fldChar w:fldCharType="separate"/>
      </w:r>
      <w:r w:rsidR="00D433E8">
        <w:t>11.9</w:t>
      </w:r>
      <w:r w:rsidR="00CE51AB">
        <w:fldChar w:fldCharType="end"/>
      </w:r>
      <w:r w:rsidRPr="00E77497">
        <w:t>); in examples such as the following:</w:t>
      </w:r>
    </w:p>
    <w:p w14:paraId="7D49648C"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14:paraId="03A33704" w14:textId="77777777"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27823426"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49176946" w14:textId="77777777" w:rsidR="004C02EF" w:rsidRPr="00E65A34" w:rsidRDefault="004C02EF" w:rsidP="004C02EF">
      <w:pPr>
        <w:pStyle w:val="Syntax"/>
      </w:pPr>
      <w:r w:rsidRPr="004D1BD1">
        <w:t>Syntax</w:t>
      </w:r>
    </w:p>
    <w:p w14:paraId="222E899C" w14:textId="77777777" w:rsidR="004C02EF" w:rsidRPr="009C202C" w:rsidRDefault="004C02EF" w:rsidP="004C02EF">
      <w:pPr>
        <w:pStyle w:val="SyntaxRule"/>
      </w:pPr>
      <w:bookmarkStart w:id="1479" w:name="_Ref451679175"/>
      <w:bookmarkStart w:id="1480" w:name="_Ref378386056"/>
      <w:bookmarkStart w:id="1481" w:name="_Toc381513617"/>
      <w:bookmarkStart w:id="1482" w:name="_Toc382202759"/>
      <w:bookmarkStart w:id="1483" w:name="_Toc382202979"/>
      <w:bookmarkStart w:id="1484" w:name="_Toc382212139"/>
      <w:bookmarkStart w:id="1485" w:name="_Toc382212318"/>
      <w:bookmarkStart w:id="1486" w:name="_Toc382291484"/>
      <w:bookmarkStart w:id="1487" w:name="_Toc385672119"/>
      <w:bookmarkStart w:id="1488" w:name="_Toc393690210"/>
      <w:bookmarkStart w:id="1489" w:name="_Ref449966391"/>
      <w:r w:rsidRPr="009C202C">
        <w:t xml:space="preserve">InputElementDiv </w:t>
      </w:r>
      <w:r w:rsidRPr="009C202C">
        <w:rPr>
          <w:rFonts w:ascii="Arial" w:hAnsi="Arial" w:cs="Arial"/>
          <w:b/>
          <w:i w:val="0"/>
        </w:rPr>
        <w:t>::</w:t>
      </w:r>
    </w:p>
    <w:p w14:paraId="6E61DDB7" w14:textId="77777777"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00CB3BD8">
        <w:br/>
        <w:t>RightBrace</w:t>
      </w:r>
      <w:r w:rsidR="00CB3BD8" w:rsidRPr="00E77497">
        <w:t>Punctuator</w:t>
      </w:r>
      <w:r w:rsidRPr="00675B74">
        <w:br/>
      </w:r>
    </w:p>
    <w:p w14:paraId="3B83B097" w14:textId="77777777" w:rsidR="004C02EF" w:rsidRPr="00E77497" w:rsidRDefault="004C02EF" w:rsidP="004C02EF">
      <w:pPr>
        <w:pStyle w:val="SyntaxRule"/>
      </w:pPr>
      <w:r w:rsidRPr="00E77497">
        <w:t xml:space="preserve">InputElementRegExp </w:t>
      </w:r>
      <w:r w:rsidRPr="00E77497">
        <w:rPr>
          <w:rFonts w:ascii="Arial" w:hAnsi="Arial" w:cs="Arial"/>
          <w:b/>
          <w:i w:val="0"/>
        </w:rPr>
        <w:t>::</w:t>
      </w:r>
    </w:p>
    <w:p w14:paraId="461A551D" w14:textId="77777777"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r>
      <w:r w:rsidR="00CB3BD8">
        <w:t>RightBrace</w:t>
      </w:r>
      <w:r w:rsidR="00CB3BD8" w:rsidRPr="00E77497">
        <w:t xml:space="preserve">Punctuator </w:t>
      </w:r>
      <w:r w:rsidR="00CB3BD8">
        <w:br/>
      </w:r>
      <w:r w:rsidRPr="00E77497">
        <w:t>RegularExpressionLiteral</w:t>
      </w:r>
    </w:p>
    <w:p w14:paraId="7B402594" w14:textId="77777777" w:rsidR="00FD73A2" w:rsidRPr="009C202C" w:rsidRDefault="00FD73A2" w:rsidP="00FD73A2">
      <w:pPr>
        <w:pStyle w:val="SyntaxRule"/>
      </w:pPr>
      <w:bookmarkStart w:id="1490" w:name="_Ref456028559"/>
      <w:bookmarkStart w:id="1491" w:name="_Toc472818754"/>
      <w:bookmarkStart w:id="1492" w:name="_Toc235503309"/>
      <w:bookmarkStart w:id="1493" w:name="_Toc241509084"/>
      <w:bookmarkStart w:id="1494" w:name="_Toc244416571"/>
      <w:bookmarkStart w:id="1495" w:name="_Toc276630935"/>
      <w:r w:rsidRPr="009C202C">
        <w:t>InputElement</w:t>
      </w:r>
      <w:r w:rsidR="005C6707">
        <w:t>Template</w:t>
      </w:r>
      <w:r w:rsidR="000B02F1">
        <w:t>Tail</w:t>
      </w:r>
      <w:r w:rsidRPr="009C202C">
        <w:t xml:space="preserve"> </w:t>
      </w:r>
      <w:r w:rsidRPr="009C202C">
        <w:rPr>
          <w:rFonts w:ascii="Arial" w:hAnsi="Arial" w:cs="Arial"/>
          <w:b/>
          <w:i w:val="0"/>
        </w:rPr>
        <w:t>::</w:t>
      </w:r>
    </w:p>
    <w:p w14:paraId="66EE9C1E" w14:textId="77777777" w:rsidR="00FD73A2" w:rsidRPr="00675B74" w:rsidRDefault="00FD73A2" w:rsidP="00FD73A2">
      <w:pPr>
        <w:pStyle w:val="SyntaxDefinition"/>
      </w:pPr>
      <w:r w:rsidRPr="00675B74">
        <w:t>WhiteSpace</w:t>
      </w:r>
      <w:r w:rsidRPr="00675B74">
        <w:br/>
        <w:t>LineTerminator</w:t>
      </w:r>
      <w:r w:rsidRPr="00675B74">
        <w:br/>
        <w:t>Comment</w:t>
      </w:r>
      <w:r w:rsidRPr="00675B74">
        <w:br/>
        <w:t>Token</w:t>
      </w:r>
      <w:r w:rsidRPr="00675B74">
        <w:br/>
        <w:t>DivPunctuator</w:t>
      </w:r>
      <w:r w:rsidR="000B02F1">
        <w:br/>
      </w:r>
      <w:r w:rsidR="005C6707">
        <w:t>Template</w:t>
      </w:r>
      <w:r w:rsidR="000B02F1" w:rsidRPr="008E7E56">
        <w:t>SubstitutionTail</w:t>
      </w:r>
      <w:r w:rsidRPr="00675B74">
        <w:br/>
      </w:r>
    </w:p>
    <w:p w14:paraId="6AE826C1" w14:textId="77777777" w:rsidR="004C02EF" w:rsidRPr="00E77497" w:rsidRDefault="004C02EF" w:rsidP="00D148E9">
      <w:pPr>
        <w:pStyle w:val="20"/>
      </w:pPr>
      <w:bookmarkStart w:id="1496" w:name="_Toc368050340"/>
      <w:r w:rsidRPr="00E77497">
        <w:t>Unicode Format-Control Characters</w:t>
      </w:r>
      <w:bookmarkEnd w:id="1479"/>
      <w:bookmarkEnd w:id="1490"/>
      <w:bookmarkEnd w:id="1491"/>
      <w:bookmarkEnd w:id="1492"/>
      <w:bookmarkEnd w:id="1493"/>
      <w:bookmarkEnd w:id="1494"/>
      <w:bookmarkEnd w:id="1495"/>
      <w:bookmarkEnd w:id="1496"/>
    </w:p>
    <w:p w14:paraId="67239D9E" w14:textId="77777777" w:rsidR="004C02EF" w:rsidRPr="00E77497" w:rsidRDefault="004C02EF" w:rsidP="004C02EF">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14:paraId="5C6298A1" w14:textId="77777777"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r w:rsidR="005C6707">
        <w:t>, template literals</w:t>
      </w:r>
      <w:r w:rsidR="003205F6">
        <w:t xml:space="preserve">, </w:t>
      </w:r>
      <w:r w:rsidRPr="00E77497">
        <w:t xml:space="preserve"> and regular expression literals.</w:t>
      </w:r>
    </w:p>
    <w:p w14:paraId="4D863759" w14:textId="77777777"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31062986" w14:textId="77777777"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w:t>
      </w:r>
      <w:r w:rsidR="00E86857">
        <w:fldChar w:fldCharType="begin"/>
      </w:r>
      <w:r w:rsidR="00E86857">
        <w:instrText xml:space="preserve"> REF _Ref451679260 \r \h </w:instrText>
      </w:r>
      <w:r w:rsidR="00E86857">
        <w:fldChar w:fldCharType="separate"/>
      </w:r>
      <w:r w:rsidR="00D433E8">
        <w:t>11.2</w:t>
      </w:r>
      <w:r w:rsidR="00E86857">
        <w:fldChar w:fldCharType="end"/>
      </w:r>
      <w:r w:rsidRPr="00E77497">
        <w:t xml:space="preserve">). </w:t>
      </w:r>
    </w:p>
    <w:p w14:paraId="5473CB80" w14:textId="77777777"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r w:rsidR="00386630">
        <w:fldChar w:fldCharType="begin"/>
      </w:r>
      <w:r w:rsidR="00386630">
        <w:instrText xml:space="preserve"> REF _Ref327353382 \h </w:instrText>
      </w:r>
      <w:r w:rsidR="00386630">
        <w:fldChar w:fldCharType="separate"/>
      </w:r>
      <w:r w:rsidR="00D433E8">
        <w:t xml:space="preserve">Table </w:t>
      </w:r>
      <w:r w:rsidR="00D433E8">
        <w:rPr>
          <w:noProof/>
        </w:rPr>
        <w:t>27</w:t>
      </w:r>
      <w:r w:rsidR="00386630">
        <w:fldChar w:fldCharType="end"/>
      </w:r>
      <w:r w:rsidRPr="00E77497">
        <w:t>.</w:t>
      </w:r>
    </w:p>
    <w:p w14:paraId="7952D4D3" w14:textId="77777777" w:rsidR="004C02EF" w:rsidRPr="00E77497" w:rsidRDefault="00386630" w:rsidP="002F55F1">
      <w:pPr>
        <w:pStyle w:val="Tabletitle"/>
      </w:pPr>
      <w:bookmarkStart w:id="1497" w:name="_Ref327353382"/>
      <w:r>
        <w:t xml:space="preserve">Table </w:t>
      </w:r>
      <w:r>
        <w:fldChar w:fldCharType="begin"/>
      </w:r>
      <w:r>
        <w:instrText xml:space="preserve"> SEQ Table \* ARABIC </w:instrText>
      </w:r>
      <w:r>
        <w:fldChar w:fldCharType="separate"/>
      </w:r>
      <w:r w:rsidR="00D433E8">
        <w:rPr>
          <w:noProof/>
        </w:rPr>
        <w:t>27</w:t>
      </w:r>
      <w:r>
        <w:fldChar w:fldCharType="end"/>
      </w:r>
      <w:bookmarkEnd w:id="1497"/>
      <w:r w:rsidR="004C02EF"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2245"/>
        <w:gridCol w:w="2610"/>
        <w:gridCol w:w="2112"/>
        <w:gridCol w:w="1890"/>
      </w:tblGrid>
      <w:tr w:rsidR="004C02EF" w:rsidRPr="00E77497" w14:paraId="6A4A7A00" w14:textId="7777777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79BB8EFF" w14:textId="77777777" w:rsidR="004C02EF" w:rsidRPr="00E77497" w:rsidRDefault="004C02EF" w:rsidP="00F55BFC">
            <w:pPr>
              <w:keepNext/>
              <w:shd w:val="solid" w:color="C0C0C0" w:fill="FFFFFF"/>
              <w:spacing w:after="0"/>
              <w:jc w:val="left"/>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610" w:type="dxa"/>
            <w:tcBorders>
              <w:top w:val="single" w:sz="12" w:space="0" w:color="000000"/>
              <w:bottom w:val="single" w:sz="6" w:space="0" w:color="000000"/>
            </w:tcBorders>
            <w:shd w:val="solid" w:color="C0C0C0" w:fill="FFFFFF"/>
          </w:tcPr>
          <w:p w14:paraId="2B69BFA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12EA3C9E"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3F242FCC"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14:paraId="4B5AB025" w14:textId="77777777" w:rsidTr="00360FC8">
        <w:trPr>
          <w:jc w:val="center"/>
        </w:trPr>
        <w:tc>
          <w:tcPr>
            <w:tcW w:w="2245" w:type="dxa"/>
            <w:tcBorders>
              <w:left w:val="single" w:sz="6" w:space="0" w:color="000000"/>
            </w:tcBorders>
          </w:tcPr>
          <w:p w14:paraId="46374A7C" w14:textId="77777777"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200C</w:t>
            </w:r>
          </w:p>
        </w:tc>
        <w:tc>
          <w:tcPr>
            <w:tcW w:w="2610" w:type="dxa"/>
          </w:tcPr>
          <w:p w14:paraId="523153E2" w14:textId="77777777" w:rsidR="004C02EF" w:rsidRPr="00E77497" w:rsidRDefault="004C02EF" w:rsidP="003A4B22">
            <w:pPr>
              <w:keepNext/>
              <w:spacing w:after="40"/>
              <w:rPr>
                <w:rFonts w:cs="Arial"/>
              </w:rPr>
            </w:pPr>
            <w:r w:rsidRPr="00E77497">
              <w:rPr>
                <w:rFonts w:cs="Arial"/>
              </w:rPr>
              <w:t>Zero width non-joiner</w:t>
            </w:r>
          </w:p>
        </w:tc>
        <w:tc>
          <w:tcPr>
            <w:tcW w:w="2112" w:type="dxa"/>
          </w:tcPr>
          <w:p w14:paraId="496BE0F7" w14:textId="77777777"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14:paraId="4AA231BB"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0249E6E2" w14:textId="77777777" w:rsidTr="00360FC8">
        <w:trPr>
          <w:jc w:val="center"/>
        </w:trPr>
        <w:tc>
          <w:tcPr>
            <w:tcW w:w="2245" w:type="dxa"/>
            <w:tcBorders>
              <w:left w:val="single" w:sz="6" w:space="0" w:color="000000"/>
            </w:tcBorders>
          </w:tcPr>
          <w:p w14:paraId="712453C7" w14:textId="77777777"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200D</w:t>
            </w:r>
          </w:p>
        </w:tc>
        <w:tc>
          <w:tcPr>
            <w:tcW w:w="2610" w:type="dxa"/>
          </w:tcPr>
          <w:p w14:paraId="19AEFF6B" w14:textId="77777777" w:rsidR="004C02EF" w:rsidRPr="00E77497" w:rsidRDefault="004C02EF" w:rsidP="003A4B22">
            <w:pPr>
              <w:keepNext/>
              <w:spacing w:after="40"/>
              <w:rPr>
                <w:rFonts w:cs="Arial"/>
              </w:rPr>
            </w:pPr>
            <w:r w:rsidRPr="00E77497">
              <w:rPr>
                <w:rFonts w:cs="Arial"/>
              </w:rPr>
              <w:t>Zero width joiner</w:t>
            </w:r>
          </w:p>
        </w:tc>
        <w:tc>
          <w:tcPr>
            <w:tcW w:w="2112" w:type="dxa"/>
          </w:tcPr>
          <w:p w14:paraId="698964BD" w14:textId="77777777"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14:paraId="56EAA1B1"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2EFB159B" w14:textId="77777777" w:rsidTr="00360FC8">
        <w:trPr>
          <w:jc w:val="center"/>
        </w:trPr>
        <w:tc>
          <w:tcPr>
            <w:tcW w:w="2245" w:type="dxa"/>
            <w:tcBorders>
              <w:left w:val="single" w:sz="6" w:space="0" w:color="000000"/>
              <w:bottom w:val="single" w:sz="12" w:space="0" w:color="000000"/>
            </w:tcBorders>
          </w:tcPr>
          <w:p w14:paraId="682B2EEF" w14:textId="77777777" w:rsidR="004C02EF" w:rsidRPr="00E77497" w:rsidRDefault="00CA6077" w:rsidP="003A4B22">
            <w:pPr>
              <w:spacing w:after="40"/>
              <w:rPr>
                <w:rFonts w:ascii="Courier New" w:hAnsi="Courier New" w:cs="Courier New"/>
              </w:rPr>
            </w:pPr>
            <w:r>
              <w:rPr>
                <w:rFonts w:ascii="Courier New" w:hAnsi="Courier New" w:cs="Courier New"/>
                <w:b/>
              </w:rPr>
              <w:t>U+</w:t>
            </w:r>
            <w:r w:rsidR="004C02EF" w:rsidRPr="00E77497">
              <w:rPr>
                <w:rFonts w:ascii="Courier New" w:hAnsi="Courier New" w:cs="Courier New"/>
                <w:b/>
              </w:rPr>
              <w:t>FEFF</w:t>
            </w:r>
          </w:p>
        </w:tc>
        <w:tc>
          <w:tcPr>
            <w:tcW w:w="2610" w:type="dxa"/>
            <w:tcBorders>
              <w:bottom w:val="single" w:sz="12" w:space="0" w:color="000000"/>
            </w:tcBorders>
          </w:tcPr>
          <w:p w14:paraId="5BB487ED" w14:textId="77777777"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14:paraId="37CF7EAB" w14:textId="77777777"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14:paraId="2E3B2B5B" w14:textId="77777777"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14:paraId="7178A316" w14:textId="77777777" w:rsidR="004C02EF" w:rsidRPr="00E77497" w:rsidRDefault="004C02EF" w:rsidP="00966F28">
      <w:pPr>
        <w:pStyle w:val="20"/>
      </w:pPr>
      <w:bookmarkStart w:id="1498" w:name="_Ref451679260"/>
      <w:bookmarkStart w:id="1499" w:name="_Toc472818755"/>
      <w:bookmarkStart w:id="1500" w:name="_Toc235503310"/>
      <w:bookmarkStart w:id="1501" w:name="_Toc241509085"/>
      <w:bookmarkStart w:id="1502" w:name="_Toc244416572"/>
      <w:bookmarkStart w:id="1503" w:name="_Toc276630936"/>
      <w:bookmarkStart w:id="1504" w:name="_Toc368050341"/>
      <w:r w:rsidRPr="00E77497">
        <w:t>White Spac</w:t>
      </w:r>
      <w:bookmarkEnd w:id="1480"/>
      <w:bookmarkEnd w:id="1481"/>
      <w:bookmarkEnd w:id="1482"/>
      <w:bookmarkEnd w:id="1483"/>
      <w:bookmarkEnd w:id="1484"/>
      <w:bookmarkEnd w:id="1485"/>
      <w:bookmarkEnd w:id="1486"/>
      <w:bookmarkEnd w:id="1487"/>
      <w:bookmarkEnd w:id="1488"/>
      <w:r w:rsidRPr="00E77497">
        <w:t>e</w:t>
      </w:r>
      <w:bookmarkEnd w:id="1489"/>
      <w:bookmarkEnd w:id="1498"/>
      <w:bookmarkEnd w:id="1499"/>
      <w:bookmarkEnd w:id="1500"/>
      <w:bookmarkEnd w:id="1501"/>
      <w:bookmarkEnd w:id="1502"/>
      <w:bookmarkEnd w:id="1503"/>
      <w:bookmarkEnd w:id="1504"/>
    </w:p>
    <w:p w14:paraId="3C1583A5" w14:textId="77777777"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occur within a </w:t>
      </w:r>
      <w:r w:rsidRPr="00E77497">
        <w:rPr>
          <w:rFonts w:ascii="Times New Roman" w:hAnsi="Times New Roman"/>
          <w:i/>
        </w:rPr>
        <w:t>StringLiteral</w:t>
      </w:r>
      <w:r w:rsidR="000B02F1">
        <w:t>,</w:t>
      </w:r>
      <w:r w:rsidR="000B02F1" w:rsidRPr="00E77497">
        <w:t xml:space="preserve"> </w:t>
      </w:r>
      <w:r w:rsidRPr="00E77497">
        <w:t xml:space="preserve">a </w:t>
      </w:r>
      <w:r w:rsidRPr="00E77497">
        <w:rPr>
          <w:rFonts w:ascii="Times New Roman" w:hAnsi="Times New Roman"/>
          <w:i/>
        </w:rPr>
        <w:t>RegularExpressionLiteral</w:t>
      </w:r>
      <w:r w:rsidR="000B02F1">
        <w:t>,</w:t>
      </w:r>
      <w:r w:rsidR="00660C67">
        <w:t xml:space="preserve"> a </w:t>
      </w:r>
      <w:r w:rsidR="005C6707">
        <w:rPr>
          <w:rFonts w:ascii="Times New Roman" w:hAnsi="Times New Roman"/>
          <w:i/>
        </w:rPr>
        <w:t>Template</w:t>
      </w:r>
      <w:r w:rsidR="00660C67">
        <w:t xml:space="preserve">, or a </w:t>
      </w:r>
      <w:r w:rsidR="005C6707">
        <w:rPr>
          <w:rFonts w:ascii="Times New Roman" w:hAnsi="Times New Roman"/>
          <w:i/>
        </w:rPr>
        <w:t>Template</w:t>
      </w:r>
      <w:r w:rsidR="00660C67" w:rsidRPr="00AA7866">
        <w:rPr>
          <w:rFonts w:ascii="Times New Roman" w:hAnsi="Times New Roman"/>
          <w:i/>
        </w:rPr>
        <w:t>SubstitutionTail</w:t>
      </w:r>
      <w:r w:rsidR="00660C67">
        <w:t xml:space="preserve"> </w:t>
      </w:r>
      <w:r w:rsidRPr="00E77497">
        <w:t xml:space="preserve">where they are considered significant characters forming part of </w:t>
      </w:r>
      <w:r w:rsidR="00387B31">
        <w:t>a</w:t>
      </w:r>
      <w:r w:rsidR="00387B31" w:rsidRPr="00E77497">
        <w:t xml:space="preserve"> </w:t>
      </w:r>
      <w:r w:rsidRPr="00E77497">
        <w:t>literal value</w:t>
      </w:r>
      <w:r w:rsidR="00387B31">
        <w:t>.</w:t>
      </w:r>
      <w:r w:rsidR="00387B31" w:rsidRPr="00E77497">
        <w:t xml:space="preserve"> </w:t>
      </w:r>
      <w:r w:rsidR="00387B31">
        <w:t>They may also occur</w:t>
      </w:r>
      <w:r w:rsidR="00387B31" w:rsidRPr="00E77497">
        <w:t xml:space="preserve"> </w:t>
      </w:r>
      <w:r w:rsidRPr="00E77497">
        <w:t xml:space="preserve">within a </w:t>
      </w:r>
      <w:r w:rsidRPr="00E77497">
        <w:rPr>
          <w:rFonts w:ascii="Times New Roman" w:hAnsi="Times New Roman"/>
          <w:i/>
        </w:rPr>
        <w:t>Comment</w:t>
      </w:r>
      <w:r w:rsidRPr="00E77497">
        <w:t>, but cannot appear within any other kind of token.</w:t>
      </w:r>
    </w:p>
    <w:p w14:paraId="20682623" w14:textId="77777777" w:rsidR="004C02EF" w:rsidRPr="00E77497" w:rsidRDefault="004C02EF" w:rsidP="004C02EF">
      <w:pPr>
        <w:spacing w:after="120"/>
      </w:pPr>
      <w:r w:rsidRPr="00E77497">
        <w:t xml:space="preserve">The ECMAScript white space characters are listed in </w:t>
      </w:r>
      <w:r w:rsidR="00386630">
        <w:fldChar w:fldCharType="begin"/>
      </w:r>
      <w:r w:rsidR="00386630">
        <w:instrText xml:space="preserve"> REF _Ref327353486 \h </w:instrText>
      </w:r>
      <w:r w:rsidR="00386630">
        <w:fldChar w:fldCharType="separate"/>
      </w:r>
      <w:r w:rsidR="00D433E8">
        <w:t xml:space="preserve">Table </w:t>
      </w:r>
      <w:r w:rsidR="00D433E8">
        <w:rPr>
          <w:noProof/>
        </w:rPr>
        <w:t>28</w:t>
      </w:r>
      <w:r w:rsidR="00386630">
        <w:fldChar w:fldCharType="end"/>
      </w:r>
      <w:r w:rsidRPr="00E77497">
        <w:t>.</w:t>
      </w:r>
    </w:p>
    <w:p w14:paraId="568BD458" w14:textId="77777777" w:rsidR="004C02EF" w:rsidRPr="00E77497" w:rsidRDefault="00386630" w:rsidP="002F55F1">
      <w:pPr>
        <w:pStyle w:val="Tabletitle"/>
        <w:rPr>
          <w:rFonts w:eastAsia="Arial Unicode MS"/>
        </w:rPr>
      </w:pPr>
      <w:bookmarkStart w:id="1505" w:name="_Ref327353486"/>
      <w:r>
        <w:t xml:space="preserve">Table </w:t>
      </w:r>
      <w:r>
        <w:fldChar w:fldCharType="begin"/>
      </w:r>
      <w:r>
        <w:instrText xml:space="preserve"> SEQ Table \* ARABIC </w:instrText>
      </w:r>
      <w:r>
        <w:fldChar w:fldCharType="separate"/>
      </w:r>
      <w:r w:rsidR="00D433E8">
        <w:rPr>
          <w:noProof/>
        </w:rPr>
        <w:t>28</w:t>
      </w:r>
      <w:r>
        <w:fldChar w:fldCharType="end"/>
      </w:r>
      <w:bookmarkEnd w:id="1505"/>
      <w:r w:rsidR="004C02EF"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2399"/>
        <w:gridCol w:w="13"/>
        <w:gridCol w:w="1967"/>
        <w:gridCol w:w="13"/>
      </w:tblGrid>
      <w:tr w:rsidR="004C02EF" w:rsidRPr="00E77497" w14:paraId="30623BF6" w14:textId="7777777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4D5E26AF" w14:textId="77777777"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399" w:type="dxa"/>
            <w:tcBorders>
              <w:top w:val="single" w:sz="12" w:space="0" w:color="000000"/>
              <w:bottom w:val="single" w:sz="6" w:space="0" w:color="000000"/>
            </w:tcBorders>
            <w:shd w:val="solid" w:color="C0C0C0" w:fill="FFFFFF"/>
          </w:tcPr>
          <w:p w14:paraId="2FFEE4F0"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60A18B1A"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1FBE72DC" w14:textId="77777777" w:rsidTr="00360FC8">
        <w:trPr>
          <w:gridAfter w:val="1"/>
          <w:wAfter w:w="13" w:type="dxa"/>
          <w:jc w:val="center"/>
        </w:trPr>
        <w:tc>
          <w:tcPr>
            <w:tcW w:w="2396" w:type="dxa"/>
            <w:gridSpan w:val="2"/>
            <w:tcBorders>
              <w:left w:val="single" w:sz="6" w:space="0" w:color="000000"/>
            </w:tcBorders>
          </w:tcPr>
          <w:p w14:paraId="43A32C33" w14:textId="77777777" w:rsidR="004C02EF" w:rsidRPr="00C7794D"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0009</w:t>
            </w:r>
          </w:p>
        </w:tc>
        <w:tc>
          <w:tcPr>
            <w:tcW w:w="2399" w:type="dxa"/>
          </w:tcPr>
          <w:p w14:paraId="65E38694" w14:textId="77777777"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14:paraId="64AEC4BD" w14:textId="77777777" w:rsidR="004C02EF" w:rsidRPr="004D1BD1" w:rsidRDefault="004C02EF" w:rsidP="003A4B22">
            <w:pPr>
              <w:keepNext/>
              <w:keepLines/>
              <w:spacing w:after="40"/>
            </w:pPr>
            <w:r w:rsidRPr="004D1BD1">
              <w:t>&lt;TAB&gt;</w:t>
            </w:r>
          </w:p>
        </w:tc>
      </w:tr>
      <w:tr w:rsidR="004C02EF" w:rsidRPr="00E77497" w14:paraId="4B82B49A" w14:textId="77777777" w:rsidTr="00360FC8">
        <w:trPr>
          <w:gridAfter w:val="1"/>
          <w:wAfter w:w="13" w:type="dxa"/>
          <w:jc w:val="center"/>
        </w:trPr>
        <w:tc>
          <w:tcPr>
            <w:tcW w:w="2396" w:type="dxa"/>
            <w:gridSpan w:val="2"/>
            <w:tcBorders>
              <w:left w:val="single" w:sz="6" w:space="0" w:color="000000"/>
            </w:tcBorders>
          </w:tcPr>
          <w:p w14:paraId="6849207C" w14:textId="77777777"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000B</w:t>
            </w:r>
          </w:p>
        </w:tc>
        <w:tc>
          <w:tcPr>
            <w:tcW w:w="2399" w:type="dxa"/>
          </w:tcPr>
          <w:p w14:paraId="58702896" w14:textId="77777777"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14:paraId="61D1DFC7" w14:textId="77777777" w:rsidR="004C02EF" w:rsidRPr="00E77497" w:rsidRDefault="004C02EF" w:rsidP="003A4B22">
            <w:pPr>
              <w:keepNext/>
              <w:keepLines/>
              <w:spacing w:after="40"/>
            </w:pPr>
            <w:r w:rsidRPr="00E77497">
              <w:t>&lt;VT&gt;</w:t>
            </w:r>
          </w:p>
        </w:tc>
      </w:tr>
      <w:tr w:rsidR="004C02EF" w:rsidRPr="00E77497" w14:paraId="639F2122" w14:textId="77777777" w:rsidTr="00360FC8">
        <w:trPr>
          <w:gridBefore w:val="1"/>
          <w:wBefore w:w="9" w:type="dxa"/>
          <w:jc w:val="center"/>
        </w:trPr>
        <w:tc>
          <w:tcPr>
            <w:tcW w:w="2387" w:type="dxa"/>
            <w:tcBorders>
              <w:left w:val="single" w:sz="6" w:space="0" w:color="000000"/>
            </w:tcBorders>
          </w:tcPr>
          <w:p w14:paraId="70575394" w14:textId="77777777"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000C</w:t>
            </w:r>
          </w:p>
        </w:tc>
        <w:tc>
          <w:tcPr>
            <w:tcW w:w="2412" w:type="dxa"/>
            <w:gridSpan w:val="2"/>
          </w:tcPr>
          <w:p w14:paraId="612E5A96" w14:textId="77777777"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14:paraId="4A561637" w14:textId="77777777" w:rsidR="004C02EF" w:rsidRPr="00E77497" w:rsidRDefault="004C02EF" w:rsidP="003A4B22">
            <w:pPr>
              <w:keepNext/>
              <w:keepLines/>
              <w:spacing w:after="40"/>
            </w:pPr>
            <w:r w:rsidRPr="00E77497">
              <w:t>&lt;FF&gt;</w:t>
            </w:r>
          </w:p>
        </w:tc>
      </w:tr>
      <w:tr w:rsidR="004C02EF" w:rsidRPr="00E77497" w14:paraId="331BA5F0" w14:textId="77777777" w:rsidTr="00360FC8">
        <w:trPr>
          <w:gridAfter w:val="1"/>
          <w:wAfter w:w="13" w:type="dxa"/>
          <w:jc w:val="center"/>
        </w:trPr>
        <w:tc>
          <w:tcPr>
            <w:tcW w:w="2396" w:type="dxa"/>
            <w:gridSpan w:val="2"/>
            <w:tcBorders>
              <w:left w:val="single" w:sz="6" w:space="0" w:color="000000"/>
            </w:tcBorders>
          </w:tcPr>
          <w:p w14:paraId="6AC6F76E" w14:textId="77777777"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0020</w:t>
            </w:r>
          </w:p>
        </w:tc>
        <w:tc>
          <w:tcPr>
            <w:tcW w:w="2399" w:type="dxa"/>
          </w:tcPr>
          <w:p w14:paraId="6E0F2E3F" w14:textId="77777777"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14:paraId="576E0751" w14:textId="77777777" w:rsidR="004C02EF" w:rsidRPr="00E77497" w:rsidRDefault="004C02EF" w:rsidP="003A4B22">
            <w:pPr>
              <w:keepNext/>
              <w:keepLines/>
              <w:spacing w:after="40"/>
            </w:pPr>
            <w:r w:rsidRPr="00E77497">
              <w:t>&lt;SP&gt;</w:t>
            </w:r>
          </w:p>
        </w:tc>
      </w:tr>
      <w:tr w:rsidR="004C02EF" w:rsidRPr="00E77497" w14:paraId="38EF1056" w14:textId="77777777" w:rsidTr="00360FC8">
        <w:trPr>
          <w:gridAfter w:val="1"/>
          <w:wAfter w:w="13" w:type="dxa"/>
          <w:jc w:val="center"/>
        </w:trPr>
        <w:tc>
          <w:tcPr>
            <w:tcW w:w="2396" w:type="dxa"/>
            <w:gridSpan w:val="2"/>
            <w:tcBorders>
              <w:left w:val="single" w:sz="6" w:space="0" w:color="000000"/>
            </w:tcBorders>
          </w:tcPr>
          <w:p w14:paraId="46B9B729" w14:textId="77777777"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00A0</w:t>
            </w:r>
          </w:p>
        </w:tc>
        <w:tc>
          <w:tcPr>
            <w:tcW w:w="2399" w:type="dxa"/>
          </w:tcPr>
          <w:p w14:paraId="5DB48AF7" w14:textId="77777777"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14:paraId="72441539" w14:textId="77777777" w:rsidR="004C02EF" w:rsidRPr="00E77497" w:rsidRDefault="004C02EF" w:rsidP="003A4B22">
            <w:pPr>
              <w:keepNext/>
              <w:keepLines/>
              <w:spacing w:after="40"/>
            </w:pPr>
            <w:r w:rsidRPr="00E77497">
              <w:t>&lt;NBSP&gt;</w:t>
            </w:r>
          </w:p>
        </w:tc>
      </w:tr>
      <w:tr w:rsidR="004C02EF" w:rsidRPr="00E77497" w14:paraId="1BF89F56" w14:textId="77777777" w:rsidTr="00AE36B6">
        <w:trPr>
          <w:gridAfter w:val="1"/>
          <w:wAfter w:w="13" w:type="dxa"/>
          <w:jc w:val="center"/>
        </w:trPr>
        <w:tc>
          <w:tcPr>
            <w:tcW w:w="2396" w:type="dxa"/>
            <w:gridSpan w:val="2"/>
            <w:tcBorders>
              <w:left w:val="single" w:sz="6" w:space="0" w:color="000000"/>
            </w:tcBorders>
          </w:tcPr>
          <w:p w14:paraId="46528AFC" w14:textId="77777777" w:rsidR="004C02EF" w:rsidRPr="00E77497" w:rsidRDefault="00CA6077" w:rsidP="00AE36B6">
            <w:pPr>
              <w:keepNext/>
              <w:keepLines/>
              <w:spacing w:after="40"/>
            </w:pPr>
            <w:r>
              <w:rPr>
                <w:rFonts w:ascii="Courier New" w:hAnsi="Courier New" w:cs="Courier New"/>
                <w:b/>
              </w:rPr>
              <w:t>U+</w:t>
            </w:r>
            <w:r w:rsidR="004C02EF" w:rsidRPr="00E77497">
              <w:rPr>
                <w:rFonts w:ascii="Courier New" w:hAnsi="Courier New" w:cs="Courier New"/>
                <w:b/>
              </w:rPr>
              <w:t>FEFF</w:t>
            </w:r>
          </w:p>
        </w:tc>
        <w:tc>
          <w:tcPr>
            <w:tcW w:w="2399" w:type="dxa"/>
          </w:tcPr>
          <w:p w14:paraId="67AAB3EB" w14:textId="77777777" w:rsidR="004C02EF" w:rsidRPr="00E77497" w:rsidRDefault="004C02EF" w:rsidP="00AE36B6">
            <w:pPr>
              <w:keepNext/>
              <w:keepLines/>
              <w:spacing w:after="40"/>
            </w:pPr>
            <w:r w:rsidRPr="00E77497">
              <w:t>Byte Order Mark</w:t>
            </w:r>
          </w:p>
        </w:tc>
        <w:tc>
          <w:tcPr>
            <w:tcW w:w="1980" w:type="dxa"/>
            <w:gridSpan w:val="2"/>
            <w:tcBorders>
              <w:right w:val="single" w:sz="6" w:space="0" w:color="000000"/>
            </w:tcBorders>
          </w:tcPr>
          <w:p w14:paraId="1AC53E6D" w14:textId="77777777" w:rsidR="004C02EF" w:rsidRPr="00E77497" w:rsidRDefault="004C02EF" w:rsidP="00AE36B6">
            <w:pPr>
              <w:keepNext/>
              <w:keepLines/>
              <w:spacing w:after="40"/>
            </w:pPr>
            <w:r w:rsidRPr="00E77497">
              <w:t>&lt;BOM&gt;</w:t>
            </w:r>
          </w:p>
        </w:tc>
      </w:tr>
      <w:tr w:rsidR="0080587E" w:rsidRPr="00E77497" w14:paraId="3C23144B" w14:textId="77777777" w:rsidTr="00360FC8">
        <w:trPr>
          <w:gridAfter w:val="1"/>
          <w:wAfter w:w="13" w:type="dxa"/>
          <w:jc w:val="center"/>
        </w:trPr>
        <w:tc>
          <w:tcPr>
            <w:tcW w:w="2396" w:type="dxa"/>
            <w:gridSpan w:val="2"/>
            <w:tcBorders>
              <w:left w:val="single" w:sz="6" w:space="0" w:color="000000"/>
              <w:bottom w:val="single" w:sz="12" w:space="0" w:color="000000"/>
            </w:tcBorders>
          </w:tcPr>
          <w:p w14:paraId="2C056183" w14:textId="77777777" w:rsidR="0080587E" w:rsidRPr="00E77497" w:rsidDel="00CA6077" w:rsidRDefault="0080587E" w:rsidP="0080587E">
            <w:pPr>
              <w:keepNext/>
              <w:keepLines/>
              <w:spacing w:after="40"/>
              <w:rPr>
                <w:rFonts w:ascii="Courier New" w:hAnsi="Courier New" w:cs="Courier New"/>
                <w:b/>
              </w:rPr>
            </w:pPr>
            <w:r w:rsidRPr="00E77497">
              <w:t>Other category “Zs”</w:t>
            </w:r>
          </w:p>
        </w:tc>
        <w:tc>
          <w:tcPr>
            <w:tcW w:w="2399" w:type="dxa"/>
            <w:tcBorders>
              <w:bottom w:val="single" w:sz="12" w:space="0" w:color="000000"/>
            </w:tcBorders>
          </w:tcPr>
          <w:p w14:paraId="657AAC10" w14:textId="77777777" w:rsidR="0080587E" w:rsidRPr="00E77497" w:rsidRDefault="0080587E" w:rsidP="0080587E">
            <w:pPr>
              <w:keepNext/>
              <w:keepLines/>
              <w:spacing w:after="40"/>
            </w:pPr>
            <w:r w:rsidRPr="00E77497">
              <w:t>Any other Unicode “space separator”</w:t>
            </w:r>
          </w:p>
        </w:tc>
        <w:tc>
          <w:tcPr>
            <w:tcW w:w="1980" w:type="dxa"/>
            <w:gridSpan w:val="2"/>
            <w:tcBorders>
              <w:bottom w:val="single" w:sz="12" w:space="0" w:color="000000"/>
              <w:right w:val="single" w:sz="6" w:space="0" w:color="000000"/>
            </w:tcBorders>
          </w:tcPr>
          <w:p w14:paraId="2E27DAF9" w14:textId="77777777" w:rsidR="0080587E" w:rsidRPr="00E77497" w:rsidRDefault="0080587E" w:rsidP="0080587E">
            <w:pPr>
              <w:keepNext/>
              <w:keepLines/>
              <w:spacing w:after="40"/>
            </w:pPr>
            <w:r w:rsidRPr="00E77497">
              <w:t>&lt;USP&gt;</w:t>
            </w:r>
          </w:p>
          <w:p w14:paraId="4A085148" w14:textId="77777777" w:rsidR="0080587E" w:rsidRPr="00E77497" w:rsidRDefault="0080587E" w:rsidP="0080587E">
            <w:pPr>
              <w:keepNext/>
              <w:keepLines/>
              <w:spacing w:after="40"/>
            </w:pPr>
          </w:p>
        </w:tc>
      </w:tr>
    </w:tbl>
    <w:p w14:paraId="28CE529F" w14:textId="77777777" w:rsidR="004C02EF" w:rsidRPr="00E77497" w:rsidRDefault="004C02EF" w:rsidP="004C02EF">
      <w:pPr>
        <w:spacing w:after="120"/>
      </w:pPr>
    </w:p>
    <w:p w14:paraId="0E445B48" w14:textId="77777777" w:rsidR="004C02EF" w:rsidRPr="00E77497" w:rsidRDefault="004C02EF" w:rsidP="004C02EF">
      <w:r w:rsidRPr="00E77497">
        <w:t xml:space="preserve">ECMAScript implementations must recognise all of the white space characters defined in Unicode </w:t>
      </w:r>
      <w:r w:rsidR="00CA6077">
        <w:t>5</w:t>
      </w:r>
      <w:r w:rsidRPr="00E77497">
        <w:t>.</w:t>
      </w:r>
      <w:r w:rsidR="00CA6077">
        <w:t>1</w:t>
      </w:r>
      <w:r w:rsidRPr="00E77497">
        <w:t>. Later editions of the Unicode Standard may define other white space characters. ECMAScript implementations may recognise white space characters from later editions of the Unicode Standard.</w:t>
      </w:r>
    </w:p>
    <w:p w14:paraId="6F6E9180" w14:textId="77777777" w:rsidR="004C02EF" w:rsidRPr="00E77497" w:rsidRDefault="004C02EF" w:rsidP="004C02EF">
      <w:pPr>
        <w:pStyle w:val="Syntax"/>
      </w:pPr>
      <w:r w:rsidRPr="00E77497">
        <w:t>Syntax</w:t>
      </w:r>
    </w:p>
    <w:p w14:paraId="7FD0CC1D" w14:textId="77777777"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14:paraId="0833750A" w14:textId="77777777"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1506" w:name="_Toc385672120"/>
      <w:bookmarkStart w:id="1507" w:name="_Toc393690211"/>
      <w:r w:rsidRPr="00E77497">
        <w:rPr>
          <w:i w:val="0"/>
        </w:rPr>
        <w:br/>
        <w:t>&lt;NBSP&gt;</w:t>
      </w:r>
      <w:r w:rsidRPr="00E77497">
        <w:rPr>
          <w:i w:val="0"/>
        </w:rPr>
        <w:br/>
        <w:t>&lt;BOM&gt;</w:t>
      </w:r>
      <w:r w:rsidRPr="00E77497">
        <w:rPr>
          <w:i w:val="0"/>
        </w:rPr>
        <w:br/>
        <w:t>&lt;USP&gt;</w:t>
      </w:r>
    </w:p>
    <w:p w14:paraId="391DC7E4" w14:textId="77777777" w:rsidR="004C02EF" w:rsidRPr="00E77497" w:rsidRDefault="004C02EF" w:rsidP="00D148E9">
      <w:pPr>
        <w:pStyle w:val="20"/>
      </w:pPr>
      <w:bookmarkStart w:id="1508" w:name="_Ref449966403"/>
      <w:bookmarkStart w:id="1509" w:name="_Toc472818756"/>
      <w:bookmarkStart w:id="1510" w:name="_Toc235503311"/>
      <w:bookmarkStart w:id="1511" w:name="_Toc241509086"/>
      <w:bookmarkStart w:id="1512" w:name="_Toc244416573"/>
      <w:bookmarkStart w:id="1513" w:name="_Toc276630937"/>
      <w:bookmarkStart w:id="1514" w:name="_Ref366087973"/>
      <w:bookmarkStart w:id="1515" w:name="_Toc368050342"/>
      <w:commentRangeStart w:id="1516"/>
      <w:r w:rsidRPr="00E77497">
        <w:t>Line Terminator</w:t>
      </w:r>
      <w:bookmarkEnd w:id="1506"/>
      <w:bookmarkEnd w:id="1507"/>
      <w:r w:rsidRPr="00E77497">
        <w:t>s</w:t>
      </w:r>
      <w:bookmarkEnd w:id="1508"/>
      <w:bookmarkEnd w:id="1509"/>
      <w:bookmarkEnd w:id="1510"/>
      <w:bookmarkEnd w:id="1511"/>
      <w:bookmarkEnd w:id="1512"/>
      <w:bookmarkEnd w:id="1513"/>
      <w:commentRangeEnd w:id="1516"/>
      <w:r w:rsidR="00660C67">
        <w:rPr>
          <w:rStyle w:val="af6"/>
          <w:b w:val="0"/>
        </w:rPr>
        <w:commentReference w:id="1516"/>
      </w:r>
      <w:bookmarkEnd w:id="1514"/>
      <w:bookmarkEnd w:id="1515"/>
    </w:p>
    <w:p w14:paraId="468A45B4" w14:textId="77777777" w:rsidR="004C02EF" w:rsidRPr="00E77497" w:rsidRDefault="004C02EF" w:rsidP="004C02EF">
      <w:r w:rsidRPr="00E77497">
        <w:t>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w:t>
      </w:r>
      <w:r w:rsidR="00CE51AB">
        <w:fldChar w:fldCharType="begin"/>
      </w:r>
      <w:r w:rsidR="00CE51AB">
        <w:instrText xml:space="preserve"> REF _Ref365549685 \r \h </w:instrText>
      </w:r>
      <w:r w:rsidR="00CE51AB">
        <w:fldChar w:fldCharType="separate"/>
      </w:r>
      <w:r w:rsidR="00D433E8">
        <w:t>11.9</w:t>
      </w:r>
      <w:r w:rsidR="00CE51AB">
        <w:fldChar w:fldCharType="end"/>
      </w:r>
      <w:r w:rsidRPr="00E77497">
        <w:t xml:space="preserve">). A line terminator cannot occur within any token except a </w:t>
      </w:r>
      <w:r w:rsidRPr="00E77497">
        <w:rPr>
          <w:rFonts w:ascii="Times New Roman" w:hAnsi="Times New Roman"/>
          <w:i/>
        </w:rPr>
        <w:t>StringLiteral</w:t>
      </w:r>
      <w:r w:rsidR="00CA6077">
        <w:rPr>
          <w:rFonts w:cs="Arial"/>
        </w:rPr>
        <w:t xml:space="preserve">, </w:t>
      </w:r>
      <w:r w:rsidR="00387B31">
        <w:rPr>
          <w:rFonts w:ascii="Times New Roman" w:hAnsi="Times New Roman"/>
          <w:i/>
        </w:rPr>
        <w:t>Template</w:t>
      </w:r>
      <w:r w:rsidR="00CA6077">
        <w:rPr>
          <w:rFonts w:cs="Arial"/>
        </w:rPr>
        <w:t xml:space="preserve">, or </w:t>
      </w:r>
      <w:r w:rsidR="00387B31">
        <w:rPr>
          <w:rFonts w:ascii="Times New Roman" w:hAnsi="Times New Roman"/>
          <w:i/>
        </w:rPr>
        <w:t>Template</w:t>
      </w:r>
      <w:r w:rsidR="00CA6077" w:rsidRPr="00CA6077">
        <w:rPr>
          <w:rFonts w:ascii="Times New Roman" w:hAnsi="Times New Roman"/>
          <w:i/>
        </w:rPr>
        <w:t>SubstitutionTail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41A0D5FE" w14:textId="77777777"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w:t>
      </w:r>
      <w:r w:rsidR="00834ABD">
        <w:fldChar w:fldCharType="begin"/>
      </w:r>
      <w:r w:rsidR="00834ABD">
        <w:instrText xml:space="preserve"> REF _Ref457437441 \r \h </w:instrText>
      </w:r>
      <w:r w:rsidR="00834ABD">
        <w:fldChar w:fldCharType="separate"/>
      </w:r>
      <w:r w:rsidR="00D433E8">
        <w:t>11.4</w:t>
      </w:r>
      <w:r w:rsidR="00834ABD">
        <w:fldChar w:fldCharType="end"/>
      </w:r>
      <w:r w:rsidRPr="00E77497">
        <w:t xml:space="preserve">) but cannot occur within a </w:t>
      </w:r>
      <w:r w:rsidRPr="00E77497">
        <w:rPr>
          <w:rFonts w:ascii="Times New Roman" w:hAnsi="Times New Roman"/>
          <w:i/>
        </w:rPr>
        <w:t>SingleLineComment</w:t>
      </w:r>
      <w:r w:rsidRPr="00E77497">
        <w:t xml:space="preserve">. </w:t>
      </w:r>
    </w:p>
    <w:p w14:paraId="523E55AD" w14:textId="77777777"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3C69B6F9" w14:textId="77777777" w:rsidR="004C02EF" w:rsidRPr="00E77497" w:rsidRDefault="004C02EF" w:rsidP="004C02EF">
      <w:pPr>
        <w:spacing w:after="120"/>
      </w:pPr>
      <w:r w:rsidRPr="00E77497">
        <w:t xml:space="preserve">The ECMAScript line terminator characters are listed in </w:t>
      </w:r>
      <w:r w:rsidR="00386630">
        <w:fldChar w:fldCharType="begin"/>
      </w:r>
      <w:r w:rsidR="00386630">
        <w:instrText xml:space="preserve"> REF _Ref327353531 \h </w:instrText>
      </w:r>
      <w:r w:rsidR="00386630">
        <w:fldChar w:fldCharType="separate"/>
      </w:r>
      <w:r w:rsidR="00D433E8">
        <w:t xml:space="preserve">Table </w:t>
      </w:r>
      <w:r w:rsidR="00D433E8">
        <w:rPr>
          <w:noProof/>
        </w:rPr>
        <w:t>29</w:t>
      </w:r>
      <w:r w:rsidR="00386630">
        <w:fldChar w:fldCharType="end"/>
      </w:r>
      <w:r w:rsidRPr="00E77497">
        <w:t>.</w:t>
      </w:r>
    </w:p>
    <w:p w14:paraId="3E9D423A" w14:textId="77777777" w:rsidR="004C02EF" w:rsidRPr="00E77497" w:rsidRDefault="00386630" w:rsidP="002F55F1">
      <w:pPr>
        <w:pStyle w:val="Tabletitle"/>
        <w:rPr>
          <w:rFonts w:eastAsia="Arial Unicode MS"/>
        </w:rPr>
      </w:pPr>
      <w:bookmarkStart w:id="1517" w:name="_Ref327353531"/>
      <w:r>
        <w:t xml:space="preserve">Table </w:t>
      </w:r>
      <w:r>
        <w:fldChar w:fldCharType="begin"/>
      </w:r>
      <w:r>
        <w:instrText xml:space="preserve"> SEQ Table \* ARABIC </w:instrText>
      </w:r>
      <w:r>
        <w:fldChar w:fldCharType="separate"/>
      </w:r>
      <w:r w:rsidR="00D433E8">
        <w:rPr>
          <w:noProof/>
        </w:rPr>
        <w:t>29</w:t>
      </w:r>
      <w:r>
        <w:fldChar w:fldCharType="end"/>
      </w:r>
      <w:bookmarkEnd w:id="1517"/>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2520"/>
        <w:gridCol w:w="2449"/>
      </w:tblGrid>
      <w:tr w:rsidR="004C02EF" w:rsidRPr="00E77497" w14:paraId="3D6EC3DB" w14:textId="77777777" w:rsidTr="00360FC8">
        <w:trPr>
          <w:trHeight w:val="317"/>
          <w:jc w:val="center"/>
        </w:trPr>
        <w:tc>
          <w:tcPr>
            <w:tcW w:w="2292" w:type="dxa"/>
            <w:shd w:val="solid" w:color="C0C0C0" w:fill="FFFFFF"/>
          </w:tcPr>
          <w:p w14:paraId="320287C2" w14:textId="77777777"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3205F6">
              <w:rPr>
                <w:b/>
                <w:i/>
                <w:color w:val="000000"/>
                <w:shd w:val="solid" w:color="C0C0C0" w:fill="FFFFFF"/>
              </w:rPr>
              <w:t>Point</w:t>
            </w:r>
            <w:r w:rsidR="003205F6" w:rsidRPr="00E77497">
              <w:rPr>
                <w:b/>
                <w:i/>
                <w:color w:val="000000"/>
                <w:shd w:val="solid" w:color="C0C0C0" w:fill="FFFFFF"/>
              </w:rPr>
              <w:t xml:space="preserve"> </w:t>
            </w:r>
          </w:p>
        </w:tc>
        <w:tc>
          <w:tcPr>
            <w:tcW w:w="2520" w:type="dxa"/>
            <w:shd w:val="solid" w:color="C0C0C0" w:fill="FFFFFF"/>
          </w:tcPr>
          <w:p w14:paraId="261EEB67"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14:paraId="0B39A4AA"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24FCA699" w14:textId="77777777" w:rsidTr="00360FC8">
        <w:trPr>
          <w:jc w:val="center"/>
        </w:trPr>
        <w:tc>
          <w:tcPr>
            <w:tcW w:w="2292" w:type="dxa"/>
          </w:tcPr>
          <w:p w14:paraId="5D5C87F1" w14:textId="77777777"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000A</w:t>
            </w:r>
          </w:p>
        </w:tc>
        <w:tc>
          <w:tcPr>
            <w:tcW w:w="2520" w:type="dxa"/>
          </w:tcPr>
          <w:p w14:paraId="41D80B28" w14:textId="77777777" w:rsidR="004C02EF" w:rsidRPr="00E77497" w:rsidRDefault="004C02EF" w:rsidP="003A4B22">
            <w:pPr>
              <w:keepNext/>
              <w:keepLines/>
              <w:spacing w:after="60"/>
            </w:pPr>
            <w:r w:rsidRPr="00E77497">
              <w:t>Line Feed</w:t>
            </w:r>
          </w:p>
        </w:tc>
        <w:tc>
          <w:tcPr>
            <w:tcW w:w="2449" w:type="dxa"/>
          </w:tcPr>
          <w:p w14:paraId="1830D8DF" w14:textId="77777777" w:rsidR="004C02EF" w:rsidRPr="00E77497" w:rsidRDefault="004C02EF" w:rsidP="003A4B22">
            <w:pPr>
              <w:keepNext/>
              <w:keepLines/>
              <w:spacing w:after="60"/>
            </w:pPr>
            <w:r w:rsidRPr="00E77497">
              <w:t>&lt;LF&gt;</w:t>
            </w:r>
          </w:p>
        </w:tc>
      </w:tr>
      <w:tr w:rsidR="004C02EF" w:rsidRPr="00E77497" w14:paraId="4A4C5615" w14:textId="77777777" w:rsidTr="00360FC8">
        <w:trPr>
          <w:jc w:val="center"/>
        </w:trPr>
        <w:tc>
          <w:tcPr>
            <w:tcW w:w="2292" w:type="dxa"/>
          </w:tcPr>
          <w:p w14:paraId="0B900F48" w14:textId="77777777" w:rsidR="004C02EF" w:rsidRPr="00E77497" w:rsidRDefault="003205F6" w:rsidP="003A4B22">
            <w:pPr>
              <w:keepNext/>
              <w:keepLines/>
              <w:spacing w:after="60"/>
              <w:rPr>
                <w:b/>
              </w:rPr>
            </w:pPr>
            <w:r>
              <w:rPr>
                <w:rFonts w:ascii="Courier New" w:hAnsi="Courier New"/>
                <w:b/>
              </w:rPr>
              <w:t>U+</w:t>
            </w:r>
            <w:r w:rsidR="004C02EF" w:rsidRPr="00E77497">
              <w:rPr>
                <w:rFonts w:ascii="Courier New" w:hAnsi="Courier New"/>
                <w:b/>
              </w:rPr>
              <w:t>000D</w:t>
            </w:r>
          </w:p>
        </w:tc>
        <w:tc>
          <w:tcPr>
            <w:tcW w:w="2520" w:type="dxa"/>
          </w:tcPr>
          <w:p w14:paraId="30A6EC83" w14:textId="77777777" w:rsidR="004C02EF" w:rsidRPr="00E77497" w:rsidRDefault="004C02EF" w:rsidP="003A4B22">
            <w:pPr>
              <w:keepNext/>
              <w:keepLines/>
              <w:spacing w:after="60"/>
            </w:pPr>
            <w:r w:rsidRPr="00E77497">
              <w:t xml:space="preserve">Carriage Return </w:t>
            </w:r>
          </w:p>
        </w:tc>
        <w:tc>
          <w:tcPr>
            <w:tcW w:w="2449" w:type="dxa"/>
          </w:tcPr>
          <w:p w14:paraId="0ECC2FA4" w14:textId="77777777" w:rsidR="004C02EF" w:rsidRPr="00E77497" w:rsidRDefault="004C02EF" w:rsidP="003A4B22">
            <w:pPr>
              <w:keepNext/>
              <w:keepLines/>
              <w:spacing w:after="60"/>
            </w:pPr>
            <w:r w:rsidRPr="00E77497">
              <w:t>&lt;CR&gt;</w:t>
            </w:r>
          </w:p>
        </w:tc>
      </w:tr>
      <w:tr w:rsidR="004C02EF" w:rsidRPr="00E77497" w14:paraId="3A58DF92" w14:textId="77777777" w:rsidTr="00360FC8">
        <w:trPr>
          <w:jc w:val="center"/>
        </w:trPr>
        <w:tc>
          <w:tcPr>
            <w:tcW w:w="2292" w:type="dxa"/>
          </w:tcPr>
          <w:p w14:paraId="6D8F439C" w14:textId="77777777"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2028</w:t>
            </w:r>
          </w:p>
        </w:tc>
        <w:tc>
          <w:tcPr>
            <w:tcW w:w="2520" w:type="dxa"/>
          </w:tcPr>
          <w:p w14:paraId="2C21ABAA" w14:textId="77777777" w:rsidR="004C02EF" w:rsidRPr="00E77497" w:rsidRDefault="004C02EF" w:rsidP="003A4B22">
            <w:pPr>
              <w:keepNext/>
              <w:keepLines/>
              <w:spacing w:after="60"/>
            </w:pPr>
            <w:r w:rsidRPr="00E77497">
              <w:t>Line separator</w:t>
            </w:r>
          </w:p>
        </w:tc>
        <w:tc>
          <w:tcPr>
            <w:tcW w:w="2449" w:type="dxa"/>
          </w:tcPr>
          <w:p w14:paraId="22C35321" w14:textId="77777777" w:rsidR="004C02EF" w:rsidRPr="00E77497" w:rsidRDefault="004C02EF" w:rsidP="003A4B22">
            <w:pPr>
              <w:keepNext/>
              <w:keepLines/>
              <w:spacing w:after="60"/>
            </w:pPr>
            <w:r w:rsidRPr="00E77497">
              <w:t>&lt;LS&gt;</w:t>
            </w:r>
          </w:p>
        </w:tc>
      </w:tr>
      <w:tr w:rsidR="004C02EF" w:rsidRPr="00E77497" w14:paraId="09ADA406" w14:textId="77777777" w:rsidTr="00360FC8">
        <w:trPr>
          <w:jc w:val="center"/>
        </w:trPr>
        <w:tc>
          <w:tcPr>
            <w:tcW w:w="2292" w:type="dxa"/>
          </w:tcPr>
          <w:p w14:paraId="7E85C1EC" w14:textId="77777777" w:rsidR="004C02EF" w:rsidRPr="00E77497" w:rsidRDefault="003205F6" w:rsidP="003A4B22">
            <w:pPr>
              <w:keepLines/>
              <w:spacing w:after="60"/>
              <w:rPr>
                <w:rFonts w:ascii="Courier New" w:hAnsi="Courier New"/>
                <w:b/>
              </w:rPr>
            </w:pPr>
            <w:r>
              <w:rPr>
                <w:rFonts w:ascii="Courier New" w:hAnsi="Courier New"/>
                <w:b/>
              </w:rPr>
              <w:t>U+</w:t>
            </w:r>
            <w:r w:rsidR="004C02EF" w:rsidRPr="00E77497">
              <w:rPr>
                <w:rFonts w:ascii="Courier New" w:hAnsi="Courier New"/>
                <w:b/>
              </w:rPr>
              <w:t>2029</w:t>
            </w:r>
          </w:p>
        </w:tc>
        <w:tc>
          <w:tcPr>
            <w:tcW w:w="2520" w:type="dxa"/>
          </w:tcPr>
          <w:p w14:paraId="6C6D6B6D" w14:textId="77777777" w:rsidR="004C02EF" w:rsidRPr="00E77497" w:rsidRDefault="004C02EF" w:rsidP="003A4B22">
            <w:pPr>
              <w:keepLines/>
              <w:spacing w:after="60"/>
            </w:pPr>
            <w:r w:rsidRPr="00E77497">
              <w:t>Paragraph separator</w:t>
            </w:r>
          </w:p>
        </w:tc>
        <w:tc>
          <w:tcPr>
            <w:tcW w:w="2449" w:type="dxa"/>
          </w:tcPr>
          <w:p w14:paraId="3CBF15A1" w14:textId="77777777" w:rsidR="004C02EF" w:rsidRPr="00E77497" w:rsidRDefault="004C02EF" w:rsidP="003A4B22">
            <w:pPr>
              <w:keepLines/>
              <w:spacing w:after="60"/>
            </w:pPr>
            <w:r w:rsidRPr="00E77497">
              <w:t>&lt;PS&gt;</w:t>
            </w:r>
          </w:p>
        </w:tc>
      </w:tr>
    </w:tbl>
    <w:p w14:paraId="657A282F" w14:textId="77777777" w:rsidR="004C02EF" w:rsidRPr="00E77497" w:rsidRDefault="004C02EF" w:rsidP="004C02EF">
      <w:r w:rsidRPr="00E77497">
        <w:t xml:space="preserve">Only the </w:t>
      </w:r>
      <w:r w:rsidR="003205F6">
        <w:t xml:space="preserve">Unicode </w:t>
      </w:r>
      <w:r w:rsidRPr="00E77497">
        <w:t xml:space="preserve">characters in </w:t>
      </w:r>
      <w:r w:rsidR="00386630">
        <w:fldChar w:fldCharType="begin"/>
      </w:r>
      <w:r w:rsidR="00386630">
        <w:instrText xml:space="preserve"> REF _Ref327353531 \h </w:instrText>
      </w:r>
      <w:r w:rsidR="00386630">
        <w:fldChar w:fldCharType="separate"/>
      </w:r>
      <w:r w:rsidR="00D433E8">
        <w:t xml:space="preserve">Table </w:t>
      </w:r>
      <w:r w:rsidR="00D433E8">
        <w:rPr>
          <w:noProof/>
        </w:rPr>
        <w:t>29</w:t>
      </w:r>
      <w:r w:rsidR="00386630">
        <w:fldChar w:fldCharType="end"/>
      </w:r>
      <w:r w:rsidRPr="00E77497">
        <w:t xml:space="preserve"> are treated as line terminators. Other new line or line breaking </w:t>
      </w:r>
      <w:r w:rsidR="003205F6">
        <w:t xml:space="preserve">Unicode </w:t>
      </w:r>
      <w:r w:rsidRPr="00E77497">
        <w:t xml:space="preserve">characters are treated as white space but not as line terminators. The sequence &lt;CR&gt;&lt;LF&gt; is commonly used as a line terminator. It should be considered a single </w:t>
      </w:r>
      <w:r w:rsidR="003205F6" w:rsidRPr="005D174A">
        <w:rPr>
          <w:rFonts w:ascii="Times New Roman" w:hAnsi="Times New Roman"/>
          <w:i/>
        </w:rPr>
        <w:t>SourceCharacter</w:t>
      </w:r>
      <w:r w:rsidR="003205F6">
        <w:t xml:space="preserve"> </w:t>
      </w:r>
      <w:r w:rsidRPr="00E77497">
        <w:t>for the purpose of reporting line numbers.</w:t>
      </w:r>
    </w:p>
    <w:p w14:paraId="1A648126" w14:textId="77777777" w:rsidR="004C02EF" w:rsidRPr="00E77497" w:rsidRDefault="004C02EF" w:rsidP="004C02EF">
      <w:pPr>
        <w:pStyle w:val="Syntax"/>
      </w:pPr>
      <w:r w:rsidRPr="00E77497">
        <w:t>Syntax</w:t>
      </w:r>
    </w:p>
    <w:p w14:paraId="1CBB3BC4" w14:textId="77777777" w:rsidR="004C02EF" w:rsidRPr="00E77497" w:rsidRDefault="004C02EF" w:rsidP="004C02EF">
      <w:pPr>
        <w:pStyle w:val="SyntaxRule"/>
      </w:pPr>
      <w:r w:rsidRPr="00E77497">
        <w:t xml:space="preserve">LineTerminator </w:t>
      </w:r>
      <w:r w:rsidRPr="00E77497">
        <w:rPr>
          <w:rFonts w:ascii="Arial" w:hAnsi="Arial" w:cs="Arial"/>
          <w:b/>
          <w:i w:val="0"/>
        </w:rPr>
        <w:t>::</w:t>
      </w:r>
    </w:p>
    <w:p w14:paraId="55F08114" w14:textId="77777777" w:rsidR="004C02EF" w:rsidRPr="00E77497" w:rsidRDefault="004C02EF" w:rsidP="004C02EF">
      <w:pPr>
        <w:pStyle w:val="SyntaxDefinition"/>
        <w:rPr>
          <w:i w:val="0"/>
        </w:rPr>
      </w:pPr>
      <w:r w:rsidRPr="00E77497">
        <w:rPr>
          <w:i w:val="0"/>
        </w:rPr>
        <w:t>&lt;LF&gt;</w:t>
      </w:r>
      <w:r w:rsidRPr="00E77497">
        <w:rPr>
          <w:i w:val="0"/>
        </w:rPr>
        <w:br/>
        <w:t>&lt;CR&gt;</w:t>
      </w:r>
      <w:bookmarkStart w:id="1518" w:name="_Ref379871138"/>
      <w:bookmarkStart w:id="1519" w:name="_Toc381513618"/>
      <w:bookmarkStart w:id="1520" w:name="_Toc382202760"/>
      <w:bookmarkStart w:id="1521" w:name="_Toc382202980"/>
      <w:bookmarkStart w:id="1522" w:name="_Toc382212140"/>
      <w:bookmarkStart w:id="1523" w:name="_Toc382212319"/>
      <w:bookmarkStart w:id="1524" w:name="_Toc382291485"/>
      <w:bookmarkStart w:id="1525" w:name="_Toc385672121"/>
      <w:bookmarkStart w:id="1526" w:name="_Toc393690212"/>
      <w:r w:rsidRPr="00E77497">
        <w:rPr>
          <w:i w:val="0"/>
        </w:rPr>
        <w:br/>
        <w:t>&lt;LS&gt;</w:t>
      </w:r>
      <w:r w:rsidRPr="00E77497">
        <w:rPr>
          <w:i w:val="0"/>
        </w:rPr>
        <w:br/>
        <w:t>&lt;PS&gt;</w:t>
      </w:r>
    </w:p>
    <w:p w14:paraId="0694C2EC" w14:textId="77777777" w:rsidR="004C02EF" w:rsidRPr="00E77497" w:rsidRDefault="004C02EF" w:rsidP="004C02EF">
      <w:pPr>
        <w:pStyle w:val="SyntaxRule"/>
      </w:pPr>
      <w:r w:rsidRPr="00E77497">
        <w:t xml:space="preserve">LineTerminatorSequence </w:t>
      </w:r>
      <w:r w:rsidRPr="00E77497">
        <w:rPr>
          <w:rFonts w:ascii="Arial" w:hAnsi="Arial" w:cs="Arial"/>
          <w:b/>
          <w:i w:val="0"/>
        </w:rPr>
        <w:t>::</w:t>
      </w:r>
    </w:p>
    <w:p w14:paraId="1406855E" w14:textId="77777777"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59373260" w14:textId="77777777" w:rsidR="004C02EF" w:rsidRPr="00E77497" w:rsidRDefault="004C02EF" w:rsidP="00D148E9">
      <w:pPr>
        <w:pStyle w:val="20"/>
      </w:pPr>
      <w:bookmarkStart w:id="1527" w:name="_Ref457437441"/>
      <w:bookmarkStart w:id="1528" w:name="_Ref457437442"/>
      <w:bookmarkStart w:id="1529" w:name="_Ref457437443"/>
      <w:bookmarkStart w:id="1530" w:name="_Ref457437444"/>
      <w:bookmarkStart w:id="1531" w:name="_Ref457437448"/>
      <w:bookmarkStart w:id="1532" w:name="_Ref457437449"/>
      <w:bookmarkStart w:id="1533" w:name="_Ref457437450"/>
      <w:bookmarkStart w:id="1534" w:name="_Ref457437451"/>
      <w:bookmarkStart w:id="1535" w:name="_Ref457437452"/>
      <w:bookmarkStart w:id="1536" w:name="_Toc472818757"/>
      <w:bookmarkStart w:id="1537" w:name="_Toc235503312"/>
      <w:bookmarkStart w:id="1538" w:name="_Toc241509087"/>
      <w:bookmarkStart w:id="1539" w:name="_Toc244416574"/>
      <w:bookmarkStart w:id="1540" w:name="_Toc276630938"/>
      <w:bookmarkStart w:id="1541" w:name="_Toc368050343"/>
      <w:r w:rsidRPr="00E77497">
        <w:t>Comment</w:t>
      </w:r>
      <w:bookmarkEnd w:id="1518"/>
      <w:bookmarkEnd w:id="1519"/>
      <w:bookmarkEnd w:id="1520"/>
      <w:bookmarkEnd w:id="1521"/>
      <w:bookmarkEnd w:id="1522"/>
      <w:bookmarkEnd w:id="1523"/>
      <w:bookmarkEnd w:id="1524"/>
      <w:bookmarkEnd w:id="1525"/>
      <w:bookmarkEnd w:id="1526"/>
      <w:r w:rsidRPr="00E77497">
        <w:t>s</w:t>
      </w:r>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p>
    <w:p w14:paraId="359474CD" w14:textId="77777777" w:rsidR="004C02EF" w:rsidRPr="00E77497" w:rsidRDefault="004C02EF" w:rsidP="004C02EF">
      <w:r w:rsidRPr="00E77497">
        <w:t>Comments can be either single or multi-line. Multi-line comments cannot nest.</w:t>
      </w:r>
    </w:p>
    <w:p w14:paraId="1B51B3D7" w14:textId="77777777" w:rsidR="004C02EF" w:rsidRPr="00E77497" w:rsidRDefault="004C02EF" w:rsidP="004C02EF">
      <w:r w:rsidRPr="00E77497">
        <w:t xml:space="preserve">Because a single-line comment can contain any </w:t>
      </w:r>
      <w:r w:rsidR="003205F6">
        <w:t xml:space="preserve">Unicode </w:t>
      </w:r>
      <w:r w:rsidRPr="00E77497">
        <w:t xml:space="preserve">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w:t>
      </w:r>
      <w:r w:rsidR="00CE51AB">
        <w:fldChar w:fldCharType="begin"/>
      </w:r>
      <w:r w:rsidR="00CE51AB">
        <w:instrText xml:space="preserve"> REF _Ref365549714 \r \h </w:instrText>
      </w:r>
      <w:r w:rsidR="00CE51AB">
        <w:fldChar w:fldCharType="separate"/>
      </w:r>
      <w:r w:rsidR="00D433E8">
        <w:t>11.9</w:t>
      </w:r>
      <w:r w:rsidR="00CE51AB">
        <w:fldChar w:fldCharType="end"/>
      </w:r>
      <w:r w:rsidRPr="00E77497">
        <w:t>).</w:t>
      </w:r>
    </w:p>
    <w:p w14:paraId="286D1101" w14:textId="77777777"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7B321B4B" w14:textId="77777777" w:rsidR="004C02EF" w:rsidRPr="00E77497" w:rsidRDefault="004C02EF" w:rsidP="004C02EF">
      <w:pPr>
        <w:pStyle w:val="Syntax"/>
      </w:pPr>
      <w:r w:rsidRPr="00E77497">
        <w:t>Syntax</w:t>
      </w:r>
    </w:p>
    <w:p w14:paraId="4C4DF479" w14:textId="77777777" w:rsidR="004C02EF" w:rsidRPr="00E77497" w:rsidRDefault="004C02EF" w:rsidP="004C02EF">
      <w:pPr>
        <w:pStyle w:val="SyntaxRule"/>
      </w:pPr>
      <w:r w:rsidRPr="00E77497">
        <w:t xml:space="preserve">Comment </w:t>
      </w:r>
      <w:r w:rsidRPr="00E77497">
        <w:rPr>
          <w:rFonts w:ascii="Arial" w:hAnsi="Arial" w:cs="Arial"/>
          <w:b/>
          <w:i w:val="0"/>
        </w:rPr>
        <w:t>::</w:t>
      </w:r>
    </w:p>
    <w:p w14:paraId="65A892E8" w14:textId="77777777" w:rsidR="004C02EF" w:rsidRPr="00E77497" w:rsidRDefault="004C02EF" w:rsidP="004C02EF">
      <w:pPr>
        <w:pStyle w:val="SyntaxDefinition"/>
      </w:pPr>
      <w:r w:rsidRPr="00E77497">
        <w:t>MultiLineComment</w:t>
      </w:r>
      <w:r w:rsidRPr="00E77497">
        <w:br/>
        <w:t>SingleLineComment</w:t>
      </w:r>
    </w:p>
    <w:p w14:paraId="0F18BD07" w14:textId="77777777" w:rsidR="004C02EF" w:rsidRPr="00E77497" w:rsidRDefault="004C02EF" w:rsidP="004C02EF">
      <w:pPr>
        <w:pStyle w:val="SyntaxRule"/>
      </w:pPr>
      <w:r w:rsidRPr="00E77497">
        <w:t xml:space="preserve">MultiLineComment </w:t>
      </w:r>
      <w:r w:rsidRPr="00E77497">
        <w:rPr>
          <w:rFonts w:ascii="Arial" w:hAnsi="Arial" w:cs="Arial"/>
          <w:b/>
          <w:i w:val="0"/>
        </w:rPr>
        <w:t>::</w:t>
      </w:r>
    </w:p>
    <w:p w14:paraId="43187ADA" w14:textId="77777777"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1D2DD7B6" w14:textId="77777777" w:rsidR="004C02EF" w:rsidRPr="00E77497" w:rsidRDefault="004C02EF" w:rsidP="004C02EF">
      <w:pPr>
        <w:pStyle w:val="SyntaxRule"/>
      </w:pPr>
      <w:r w:rsidRPr="00E77497">
        <w:t xml:space="preserve">MultiLineCommentChars </w:t>
      </w:r>
      <w:r w:rsidRPr="00E77497">
        <w:rPr>
          <w:rFonts w:ascii="Arial" w:hAnsi="Arial" w:cs="Arial"/>
          <w:b/>
          <w:i w:val="0"/>
        </w:rPr>
        <w:t>::</w:t>
      </w:r>
    </w:p>
    <w:p w14:paraId="02B924C8" w14:textId="77777777"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13C4C0F6" w14:textId="77777777" w:rsidR="004C02EF" w:rsidRPr="00E77497" w:rsidRDefault="004C02EF" w:rsidP="004C02EF">
      <w:pPr>
        <w:pStyle w:val="SyntaxRule"/>
      </w:pPr>
      <w:r w:rsidRPr="00E77497">
        <w:t xml:space="preserve">PostAsteriskCommentChars </w:t>
      </w:r>
      <w:r w:rsidRPr="00E77497">
        <w:rPr>
          <w:rFonts w:ascii="Arial" w:hAnsi="Arial" w:cs="Arial"/>
          <w:b/>
          <w:i w:val="0"/>
        </w:rPr>
        <w:t>::</w:t>
      </w:r>
    </w:p>
    <w:p w14:paraId="7E2B489A" w14:textId="77777777"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5D8D255E" w14:textId="77777777"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0ADF76DF"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39DFF5D2" w14:textId="77777777"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14:paraId="5FE64497"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1FE243C0" w14:textId="77777777" w:rsidR="004C02EF" w:rsidRPr="00E77497" w:rsidRDefault="004C02EF" w:rsidP="004C02EF">
      <w:pPr>
        <w:pStyle w:val="SyntaxRule"/>
      </w:pPr>
      <w:r w:rsidRPr="00E77497">
        <w:t xml:space="preserve">SingleLineComment </w:t>
      </w:r>
      <w:r w:rsidRPr="00E77497">
        <w:rPr>
          <w:rFonts w:ascii="Arial" w:hAnsi="Arial" w:cs="Arial"/>
          <w:b/>
          <w:i w:val="0"/>
        </w:rPr>
        <w:t>::</w:t>
      </w:r>
    </w:p>
    <w:p w14:paraId="464DEFFF" w14:textId="77777777"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36FCDBE9" w14:textId="77777777" w:rsidR="004C02EF" w:rsidRPr="00E77497" w:rsidRDefault="004C02EF" w:rsidP="004C02EF">
      <w:pPr>
        <w:pStyle w:val="SyntaxRule"/>
      </w:pPr>
      <w:r w:rsidRPr="00E77497">
        <w:t xml:space="preserve">SingleLineCommentChars </w:t>
      </w:r>
      <w:r w:rsidRPr="00E77497">
        <w:rPr>
          <w:rFonts w:ascii="Arial" w:hAnsi="Arial" w:cs="Arial"/>
          <w:b/>
          <w:i w:val="0"/>
        </w:rPr>
        <w:t>::</w:t>
      </w:r>
    </w:p>
    <w:p w14:paraId="1D8D3E0E" w14:textId="77777777"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14:paraId="4E9272B5" w14:textId="77777777" w:rsidR="004C02EF" w:rsidRPr="00E77497" w:rsidRDefault="004C02EF" w:rsidP="004C02EF">
      <w:pPr>
        <w:pStyle w:val="SyntaxRule"/>
      </w:pPr>
      <w:r w:rsidRPr="00E77497">
        <w:t xml:space="preserve">SingleLineCommentChar </w:t>
      </w:r>
      <w:r w:rsidRPr="00E77497">
        <w:rPr>
          <w:rFonts w:ascii="Arial" w:hAnsi="Arial" w:cs="Arial"/>
          <w:b/>
          <w:i w:val="0"/>
        </w:rPr>
        <w:t>::</w:t>
      </w:r>
    </w:p>
    <w:p w14:paraId="63475880" w14:textId="77777777"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1542" w:name="_Toc381513619"/>
      <w:bookmarkStart w:id="1543" w:name="_Toc382202761"/>
      <w:bookmarkStart w:id="1544" w:name="_Toc382202981"/>
      <w:bookmarkStart w:id="1545" w:name="_Toc382212141"/>
      <w:bookmarkStart w:id="1546" w:name="_Toc382212320"/>
      <w:bookmarkStart w:id="1547" w:name="_Toc382291486"/>
      <w:bookmarkStart w:id="1548" w:name="_Toc385672122"/>
      <w:bookmarkStart w:id="1549" w:name="_Toc393690213"/>
    </w:p>
    <w:p w14:paraId="431B2308" w14:textId="77777777" w:rsidR="004C02EF" w:rsidRPr="00E77497" w:rsidRDefault="004C02EF" w:rsidP="00D148E9">
      <w:pPr>
        <w:pStyle w:val="20"/>
      </w:pPr>
      <w:bookmarkStart w:id="1550" w:name="_Ref457437455"/>
      <w:bookmarkStart w:id="1551" w:name="_Toc472818758"/>
      <w:bookmarkStart w:id="1552" w:name="_Toc235503313"/>
      <w:bookmarkStart w:id="1553" w:name="_Toc241509088"/>
      <w:bookmarkStart w:id="1554" w:name="_Toc244416575"/>
      <w:bookmarkStart w:id="1555" w:name="_Toc276630939"/>
      <w:bookmarkStart w:id="1556" w:name="_Toc368050344"/>
      <w:r w:rsidRPr="00E77497">
        <w:t>Token</w:t>
      </w:r>
      <w:bookmarkEnd w:id="1542"/>
      <w:bookmarkEnd w:id="1543"/>
      <w:bookmarkEnd w:id="1544"/>
      <w:bookmarkEnd w:id="1545"/>
      <w:bookmarkEnd w:id="1546"/>
      <w:bookmarkEnd w:id="1547"/>
      <w:bookmarkEnd w:id="1548"/>
      <w:bookmarkEnd w:id="1549"/>
      <w:r w:rsidRPr="00E77497">
        <w:t>s</w:t>
      </w:r>
      <w:bookmarkEnd w:id="1550"/>
      <w:bookmarkEnd w:id="1551"/>
      <w:bookmarkEnd w:id="1552"/>
      <w:bookmarkEnd w:id="1553"/>
      <w:bookmarkEnd w:id="1554"/>
      <w:bookmarkEnd w:id="1555"/>
      <w:bookmarkEnd w:id="1556"/>
    </w:p>
    <w:p w14:paraId="031BBF67" w14:textId="77777777" w:rsidR="004C02EF" w:rsidRPr="00E77497" w:rsidRDefault="004C02EF" w:rsidP="004C02EF">
      <w:pPr>
        <w:pStyle w:val="Syntax"/>
      </w:pPr>
      <w:r w:rsidRPr="00E77497">
        <w:t>Syntax</w:t>
      </w:r>
    </w:p>
    <w:p w14:paraId="5A8A8F8F" w14:textId="77777777" w:rsidR="004C02EF" w:rsidRPr="00E77497" w:rsidRDefault="004C02EF" w:rsidP="004C02EF">
      <w:pPr>
        <w:pStyle w:val="SyntaxRule"/>
      </w:pPr>
      <w:r w:rsidRPr="00E77497">
        <w:t xml:space="preserve">Token </w:t>
      </w:r>
      <w:r w:rsidRPr="00E77497">
        <w:rPr>
          <w:rFonts w:ascii="Arial" w:hAnsi="Arial" w:cs="Arial"/>
          <w:b/>
          <w:i w:val="0"/>
        </w:rPr>
        <w:t>::</w:t>
      </w:r>
    </w:p>
    <w:p w14:paraId="10B24330" w14:textId="77777777"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1557" w:name="_Toc381513620"/>
      <w:bookmarkStart w:id="1558" w:name="_Toc382202762"/>
      <w:bookmarkStart w:id="1559" w:name="_Toc382202982"/>
      <w:bookmarkStart w:id="1560" w:name="_Toc382212142"/>
      <w:bookmarkStart w:id="1561" w:name="_Toc382212321"/>
      <w:bookmarkStart w:id="1562" w:name="_Toc382291487"/>
      <w:bookmarkStart w:id="1563" w:name="_Toc385672123"/>
      <w:bookmarkStart w:id="1564" w:name="_Toc393690214"/>
      <w:r w:rsidR="000B02F1">
        <w:br/>
      </w:r>
      <w:r w:rsidR="00387B31">
        <w:t>Template</w:t>
      </w:r>
      <w:r w:rsidR="00CA6077">
        <w:br/>
      </w:r>
    </w:p>
    <w:p w14:paraId="21C83193" w14:textId="77777777"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000B02F1">
        <w:t>,</w:t>
      </w:r>
      <w:r w:rsidRPr="00E77497">
        <w:t xml:space="preserve"> </w:t>
      </w:r>
      <w:r w:rsidRPr="00E77497">
        <w:rPr>
          <w:rFonts w:ascii="Times New Roman" w:hAnsi="Times New Roman"/>
          <w:i/>
        </w:rPr>
        <w:t>RegularExpressionLiteral</w:t>
      </w:r>
      <w:r w:rsidR="000D6CD4">
        <w:t>,</w:t>
      </w:r>
      <w:r w:rsidR="000D6CD4" w:rsidRPr="00E77497">
        <w:t xml:space="preserve"> </w:t>
      </w:r>
      <w:r w:rsidR="000D6CD4">
        <w:rPr>
          <w:rFonts w:ascii="Times New Roman" w:hAnsi="Times New Roman"/>
          <w:i/>
        </w:rPr>
        <w:t>RightBracePunctuator,</w:t>
      </w:r>
      <w:r w:rsidR="000B02F1" w:rsidRPr="000B02F1">
        <w:t xml:space="preserve"> </w:t>
      </w:r>
      <w:r w:rsidR="000B02F1" w:rsidRPr="00E77497">
        <w:t xml:space="preserve">and </w:t>
      </w:r>
      <w:r w:rsidR="00387B31">
        <w:rPr>
          <w:rFonts w:ascii="Times New Roman" w:hAnsi="Times New Roman"/>
          <w:i/>
        </w:rPr>
        <w:t>Template</w:t>
      </w:r>
      <w:r w:rsidR="000B02F1">
        <w:rPr>
          <w:rFonts w:ascii="Times New Roman" w:hAnsi="Times New Roman"/>
          <w:i/>
        </w:rPr>
        <w:t>SubstitutionTail</w:t>
      </w:r>
      <w:r w:rsidRPr="00E77497">
        <w:t xml:space="preserve"> productions define tokens, but are not included in the </w:t>
      </w:r>
      <w:r w:rsidRPr="00E77497">
        <w:rPr>
          <w:rFonts w:ascii="Times New Roman" w:hAnsi="Times New Roman"/>
          <w:i/>
        </w:rPr>
        <w:t>Token</w:t>
      </w:r>
      <w:r w:rsidRPr="00E77497">
        <w:t xml:space="preserve"> production.</w:t>
      </w:r>
      <w:bookmarkStart w:id="1565" w:name="_Toc381513623"/>
      <w:bookmarkStart w:id="1566" w:name="_Toc382202765"/>
      <w:bookmarkStart w:id="1567" w:name="_Toc382202985"/>
      <w:bookmarkStart w:id="1568" w:name="_Toc382212145"/>
      <w:bookmarkStart w:id="1569" w:name="_Toc382212324"/>
      <w:bookmarkStart w:id="1570" w:name="_Toc382291490"/>
      <w:bookmarkStart w:id="1571" w:name="_Ref382709859"/>
      <w:bookmarkStart w:id="1572" w:name="_Toc385672126"/>
      <w:bookmarkStart w:id="1573" w:name="_Toc393690217"/>
      <w:bookmarkEnd w:id="1557"/>
      <w:bookmarkEnd w:id="1558"/>
      <w:bookmarkEnd w:id="1559"/>
      <w:bookmarkEnd w:id="1560"/>
      <w:bookmarkEnd w:id="1561"/>
      <w:bookmarkEnd w:id="1562"/>
      <w:bookmarkEnd w:id="1563"/>
      <w:bookmarkEnd w:id="1564"/>
    </w:p>
    <w:p w14:paraId="1822A388" w14:textId="77777777" w:rsidR="004C02EF" w:rsidRPr="004D1BD1" w:rsidRDefault="004C02EF" w:rsidP="00D148E9">
      <w:pPr>
        <w:pStyle w:val="20"/>
      </w:pPr>
      <w:bookmarkStart w:id="1574" w:name="_Ref451679320"/>
      <w:bookmarkStart w:id="1575" w:name="_Toc472818762"/>
      <w:bookmarkStart w:id="1576" w:name="_Toc235503314"/>
      <w:bookmarkStart w:id="1577" w:name="_Toc241509089"/>
      <w:bookmarkStart w:id="1578" w:name="_Toc244416576"/>
      <w:bookmarkStart w:id="1579" w:name="_Toc276630940"/>
      <w:del w:id="1580" w:author="Rev 19 Allen Wirfs-Brock" w:date="2013-09-11T17:13:00Z">
        <w:r w:rsidRPr="004D1BD1" w:rsidDel="009B248F">
          <w:delText xml:space="preserve">Identifier </w:delText>
        </w:r>
      </w:del>
      <w:bookmarkStart w:id="1581" w:name="_Toc368050345"/>
      <w:r w:rsidRPr="004D1BD1">
        <w:t xml:space="preserve">Names and </w:t>
      </w:r>
      <w:del w:id="1582" w:author="Rev 19 Allen Wirfs-Brock" w:date="2013-09-11T17:13:00Z">
        <w:r w:rsidRPr="004D1BD1" w:rsidDel="009B248F">
          <w:delText>Identifier</w:delText>
        </w:r>
        <w:bookmarkEnd w:id="1565"/>
        <w:bookmarkEnd w:id="1566"/>
        <w:bookmarkEnd w:id="1567"/>
        <w:bookmarkEnd w:id="1568"/>
        <w:bookmarkEnd w:id="1569"/>
        <w:bookmarkEnd w:id="1570"/>
        <w:bookmarkEnd w:id="1571"/>
        <w:bookmarkEnd w:id="1572"/>
        <w:bookmarkEnd w:id="1573"/>
        <w:r w:rsidRPr="004D1BD1" w:rsidDel="009B248F">
          <w:delText>s</w:delText>
        </w:r>
      </w:del>
      <w:bookmarkEnd w:id="1574"/>
      <w:bookmarkEnd w:id="1575"/>
      <w:bookmarkEnd w:id="1576"/>
      <w:bookmarkEnd w:id="1577"/>
      <w:bookmarkEnd w:id="1578"/>
      <w:bookmarkEnd w:id="1579"/>
      <w:ins w:id="1583" w:author="Rev 19 Allen Wirfs-Brock" w:date="2013-09-11T17:13:00Z">
        <w:r w:rsidR="009B248F">
          <w:t>Keywords</w:t>
        </w:r>
      </w:ins>
      <w:bookmarkEnd w:id="1581"/>
    </w:p>
    <w:p w14:paraId="03E844B1" w14:textId="77777777" w:rsidR="004C02EF" w:rsidRPr="00E77497" w:rsidRDefault="00F170FE" w:rsidP="00606F2D">
      <w:r w:rsidRPr="005E3AA9">
        <w:rPr>
          <w:rFonts w:ascii="Times New Roman" w:hAnsi="Times New Roman"/>
          <w:i/>
        </w:rPr>
        <w:t>IdentifierName</w:t>
      </w:r>
      <w:r>
        <w:t xml:space="preserve">, </w:t>
      </w:r>
      <w:r w:rsidR="00606F2D" w:rsidRPr="005E3AA9">
        <w:rPr>
          <w:rFonts w:ascii="Times New Roman" w:hAnsi="Times New Roman"/>
          <w:i/>
        </w:rPr>
        <w:t>Identif</w:t>
      </w:r>
      <w:r w:rsidR="00626B1E">
        <w:rPr>
          <w:rFonts w:ascii="Times New Roman" w:hAnsi="Times New Roman"/>
          <w:i/>
        </w:rPr>
        <w:t>i</w:t>
      </w:r>
      <w:r w:rsidR="00606F2D" w:rsidRPr="005E3AA9">
        <w:rPr>
          <w:rFonts w:ascii="Times New Roman" w:hAnsi="Times New Roman"/>
          <w:i/>
        </w:rPr>
        <w:t>er</w:t>
      </w:r>
      <w:r w:rsidR="00606F2D" w:rsidRPr="005E3AA9">
        <w:rPr>
          <w:rFonts w:cs="Arial"/>
        </w:rPr>
        <w:t>,</w:t>
      </w:r>
      <w:r w:rsidR="00606F2D">
        <w:t xml:space="preserve"> </w:t>
      </w:r>
      <w:r>
        <w:t xml:space="preserve">and </w:t>
      </w:r>
      <w:r w:rsidRPr="005E3AA9">
        <w:rPr>
          <w:rFonts w:ascii="Times New Roman" w:hAnsi="Times New Roman"/>
          <w:i/>
        </w:rPr>
        <w:t>ReservedWord</w:t>
      </w:r>
      <w:r>
        <w:t xml:space="preserve"> </w:t>
      </w:r>
      <w:r w:rsidR="004C02EF" w:rsidRPr="00E65A34">
        <w:t xml:space="preserve">are tokens that are interpreted according to the </w:t>
      </w:r>
      <w:r w:rsidR="00606F2D">
        <w:t>Default</w:t>
      </w:r>
      <w:r w:rsidR="00626B1E">
        <w:t xml:space="preserve"> </w:t>
      </w:r>
      <w:r w:rsidR="00606F2D">
        <w:t>Identifier Syntax given in Unicode Standard Annex #31, Identifier and Pattern Syntax</w:t>
      </w:r>
      <w:r w:rsidR="004C02EF" w:rsidRPr="00E65A34">
        <w:t>, with some small mod</w:t>
      </w:r>
      <w:r w:rsidR="004C02EF" w:rsidRPr="009C202C">
        <w:t xml:space="preserve">ifications. </w:t>
      </w:r>
      <w:r w:rsidR="007B283B" w:rsidRPr="005E3AA9">
        <w:rPr>
          <w:rFonts w:ascii="Times New Roman" w:hAnsi="Times New Roman"/>
          <w:i/>
        </w:rPr>
        <w:t>ReservedWord</w:t>
      </w:r>
      <w:r w:rsidR="007B283B">
        <w:t xml:space="preserve">  is is an enumerated subset of </w:t>
      </w:r>
      <w:r w:rsidR="007B283B" w:rsidRPr="005E3AA9">
        <w:rPr>
          <w:rFonts w:ascii="Times New Roman" w:hAnsi="Times New Roman"/>
          <w:i/>
        </w:rPr>
        <w:t>IdentifierName</w:t>
      </w:r>
      <w:r w:rsidR="007B283B">
        <w:t xml:space="preserve"> and</w:t>
      </w:r>
      <w:r w:rsidR="007B283B" w:rsidRPr="009C202C">
        <w:t xml:space="preserve"> </w:t>
      </w:r>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w:t>
      </w:r>
      <w:r w:rsidR="00981659">
        <w:fldChar w:fldCharType="begin"/>
      </w:r>
      <w:r w:rsidR="00981659">
        <w:instrText xml:space="preserve"> REF _Ref365534397 \r \h </w:instrText>
      </w:r>
      <w:r w:rsidR="00981659">
        <w:fldChar w:fldCharType="separate"/>
      </w:r>
      <w:ins w:id="1584" w:author="Rev 19 Allen Wirfs-Brock" w:date="2013-09-27T13:21:00Z">
        <w:r w:rsidR="00D433E8">
          <w:t>11.6.2</w:t>
        </w:r>
      </w:ins>
      <w:del w:id="1585" w:author="Rev 19 Allen Wirfs-Brock" w:date="2013-09-27T08:38:00Z">
        <w:r w:rsidR="00083CEC" w:rsidDel="009E7E9E">
          <w:delText>11.6.1</w:delText>
        </w:r>
      </w:del>
      <w:r w:rsidR="00981659">
        <w:fldChar w:fldCharType="end"/>
      </w:r>
      <w:r w:rsidR="004C02EF" w:rsidRPr="00E77497">
        <w:t xml:space="preserve">). The Unicode identifier grammar is based on character </w:t>
      </w:r>
      <w:r w:rsidR="00606F2D">
        <w:t>properties</w:t>
      </w:r>
      <w:r w:rsidR="00606F2D" w:rsidRPr="00E77497">
        <w:t xml:space="preserve"> </w:t>
      </w:r>
      <w:r w:rsidR="004C02EF" w:rsidRPr="00E77497">
        <w:t xml:space="preserve">specified by the Unicode Standard. The </w:t>
      </w:r>
      <w:r w:rsidR="00606F2D">
        <w:t xml:space="preserve">Unicode </w:t>
      </w:r>
      <w:r w:rsidR="004C02EF" w:rsidRPr="00E77497">
        <w:t xml:space="preserve">characters in the specified categories in version </w:t>
      </w:r>
      <w:r w:rsidR="00606F2D">
        <w:t>5.1</w:t>
      </w:r>
      <w:r w:rsidR="004C02EF" w:rsidRPr="00E77497">
        <w:t>.0 of the Unicode standard must be treated as in those categories by all conforming ECMAScript implementations.</w:t>
      </w:r>
      <w:r w:rsidR="00E867D2">
        <w:t xml:space="preserve"> </w:t>
      </w:r>
      <w:r w:rsidR="00E867D2" w:rsidRPr="00E77497">
        <w:t>ECMAScript implementations may recognise identifier characters defined in later editions of the Unicode Standard.</w:t>
      </w:r>
    </w:p>
    <w:p w14:paraId="009FFB31" w14:textId="77777777" w:rsidR="004C02EF" w:rsidRPr="007B283B" w:rsidRDefault="00F477D2" w:rsidP="00C442E2">
      <w:pPr>
        <w:pStyle w:val="Note"/>
        <w:rPr>
          <w:rFonts w:ascii="Times New Roman" w:hAnsi="Times New Roman"/>
          <w:i/>
        </w:rPr>
      </w:pPr>
      <w:r>
        <w:t>NOTE</w:t>
      </w:r>
      <w:r w:rsidR="00E21212">
        <w:t xml:space="preserve"> 1</w:t>
      </w:r>
      <w:r>
        <w:tab/>
      </w:r>
      <w:r w:rsidR="004C02EF" w:rsidRPr="00E77497">
        <w:t xml:space="preserve">This standard specifies specific character additions: The dollar sign </w:t>
      </w:r>
      <w:r w:rsidR="00606F2D" w:rsidRPr="00E77497">
        <w:t>(</w:t>
      </w:r>
      <w:r w:rsidR="00606F2D">
        <w:rPr>
          <w:rFonts w:ascii="Courier New" w:hAnsi="Courier New" w:cs="Courier New"/>
          <w:b/>
        </w:rPr>
        <w:t>U+0024</w:t>
      </w:r>
      <w:r w:rsidR="00606F2D" w:rsidRPr="00E77497">
        <w:t xml:space="preserve">) </w:t>
      </w:r>
      <w:r w:rsidR="004C02EF" w:rsidRPr="00E77497">
        <w:t xml:space="preserve">and the underscore </w:t>
      </w:r>
      <w:r w:rsidR="00606F2D" w:rsidRPr="00E77497">
        <w:t>(</w:t>
      </w:r>
      <w:r w:rsidR="00606F2D">
        <w:rPr>
          <w:rFonts w:ascii="Courier New" w:hAnsi="Courier New" w:cs="Courier New"/>
          <w:b/>
        </w:rPr>
        <w:t>U+005f</w:t>
      </w:r>
      <w:r w:rsidR="00606F2D" w:rsidRPr="00E77497">
        <w:t xml:space="preserve">) </w:t>
      </w:r>
      <w:r w:rsidR="004C02EF" w:rsidRPr="00E77497">
        <w:t xml:space="preserve">are permitted anywhere in an </w:t>
      </w:r>
      <w:r w:rsidR="004C02EF" w:rsidRPr="00E77497">
        <w:rPr>
          <w:rFonts w:ascii="Times New Roman" w:hAnsi="Times New Roman"/>
          <w:i/>
        </w:rPr>
        <w:t>IdentifierName</w:t>
      </w:r>
      <w:r w:rsidR="007B283B" w:rsidRPr="007B283B">
        <w:rPr>
          <w:rFonts w:cs="Arial"/>
        </w:rPr>
        <w:t>, and the characters zero width non-joiner (U+200C) and zero width joiner (U+200D)</w:t>
      </w:r>
      <w:r w:rsidR="007B283B">
        <w:rPr>
          <w:rFonts w:cs="Arial"/>
        </w:rPr>
        <w:t xml:space="preserve"> are permitted anywhere</w:t>
      </w:r>
      <w:r w:rsidR="007B283B" w:rsidRPr="007B283B">
        <w:rPr>
          <w:rFonts w:cs="Arial"/>
        </w:rPr>
        <w:t xml:space="preserve"> after the first </w:t>
      </w:r>
      <w:r w:rsidR="007B283B">
        <w:rPr>
          <w:rFonts w:cs="Arial"/>
        </w:rPr>
        <w:t xml:space="preserve">character of an </w:t>
      </w:r>
      <w:r w:rsidR="007B283B" w:rsidRPr="007B283B">
        <w:rPr>
          <w:rFonts w:ascii="Times New Roman" w:hAnsi="Times New Roman"/>
          <w:i/>
        </w:rPr>
        <w:t>IdentifierName</w:t>
      </w:r>
      <w:r w:rsidR="004C02EF" w:rsidRPr="00E77497">
        <w:t>.</w:t>
      </w:r>
    </w:p>
    <w:p w14:paraId="147445D2" w14:textId="77777777" w:rsidR="004C02EF" w:rsidRPr="00E77497" w:rsidRDefault="004C02EF" w:rsidP="007D5644">
      <w:r w:rsidRPr="00E77497">
        <w:t xml:space="preserve">Unicode escape sequences are permitted in an </w:t>
      </w:r>
      <w:r w:rsidRPr="00E77497">
        <w:rPr>
          <w:rFonts w:ascii="Times New Roman" w:hAnsi="Times New Roman"/>
          <w:i/>
        </w:rPr>
        <w:t>IdentifierName</w:t>
      </w:r>
      <w:r w:rsidRPr="00E77497">
        <w:t xml:space="preserve">, where they contribute a single </w:t>
      </w:r>
      <w:r w:rsidR="003205F6">
        <w:t xml:space="preserve">Unicode </w:t>
      </w:r>
      <w:r w:rsidRPr="00E77497">
        <w:t xml:space="preserve">character to the </w:t>
      </w:r>
      <w:r w:rsidRPr="00E77497">
        <w:rPr>
          <w:rFonts w:ascii="Times New Roman" w:hAnsi="Times New Roman"/>
          <w:i/>
        </w:rPr>
        <w:t>IdentifierName</w:t>
      </w:r>
      <w:r w:rsidR="001601A2">
        <w:t>.</w:t>
      </w:r>
      <w:r w:rsidR="001601A2" w:rsidRPr="00E77497">
        <w:t xml:space="preserve"> </w:t>
      </w:r>
      <w:r w:rsidR="001601A2">
        <w:t xml:space="preserve">The code point of the contributed character is expressed by the </w:t>
      </w:r>
      <w:r w:rsidR="001601A2" w:rsidRPr="001601A2">
        <w:rPr>
          <w:rFonts w:ascii="Times New Roman" w:hAnsi="Times New Roman"/>
          <w:i/>
        </w:rPr>
        <w:t>HexDigits</w:t>
      </w:r>
      <w:r w:rsidR="001601A2">
        <w:t xml:space="preserve"> of the</w:t>
      </w:r>
      <w:r w:rsidRPr="00E77497">
        <w:t xml:space="preserve"> </w:t>
      </w:r>
      <w:r w:rsidRPr="00E77497">
        <w:rPr>
          <w:rFonts w:ascii="Times New Roman" w:hAnsi="Times New Roman"/>
          <w:i/>
        </w:rPr>
        <w:t>UnicodeEscapeSequence</w:t>
      </w:r>
      <w:r w:rsidRPr="00E77497">
        <w:t xml:space="preserve"> (see</w:t>
      </w:r>
      <w:r w:rsidR="00D879DF">
        <w:t xml:space="preserve"> </w:t>
      </w:r>
      <w:r w:rsidR="00D879DF">
        <w:fldChar w:fldCharType="begin"/>
      </w:r>
      <w:r w:rsidR="00D879DF">
        <w:instrText xml:space="preserve"> REF _Ref365803032 \r \h </w:instrText>
      </w:r>
      <w:r w:rsidR="00D879DF">
        <w:fldChar w:fldCharType="separate"/>
      </w:r>
      <w:r w:rsidR="00D433E8">
        <w:t>11.8.4</w:t>
      </w:r>
      <w:r w:rsidR="00D879DF">
        <w:fldChar w:fldCharType="end"/>
      </w:r>
      <w:r w:rsidRPr="00E77497">
        <w:t xml:space="preserve">).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r w:rsidR="001601A2">
        <w:t xml:space="preserve">and the </w:t>
      </w:r>
      <w:r w:rsidR="001601A2" w:rsidRPr="001601A2">
        <w:rPr>
          <w:rFonts w:ascii="Courier New" w:hAnsi="Courier New" w:cs="Courier New"/>
          <w:b/>
        </w:rPr>
        <w:t>u</w:t>
      </w:r>
      <w:r w:rsidR="001601A2">
        <w:t xml:space="preserve"> and </w:t>
      </w:r>
      <w:r w:rsidR="001601A2" w:rsidRPr="001601A2">
        <w:rPr>
          <w:rFonts w:ascii="Courier New" w:hAnsi="Courier New" w:cs="Courier New"/>
          <w:b/>
        </w:rPr>
        <w:t>{ }</w:t>
      </w:r>
      <w:r w:rsidR="001601A2">
        <w:t xml:space="preserve"> characters, if they appear, </w:t>
      </w:r>
      <w:r w:rsidRPr="00E77497">
        <w:t>do not contribute character</w:t>
      </w:r>
      <w:r w:rsidR="001601A2">
        <w:t>s</w:t>
      </w:r>
      <w:r w:rsidRPr="00E77497">
        <w:t xml:space="preserve"> to the </w:t>
      </w:r>
      <w:r w:rsidRPr="00E77497">
        <w:rPr>
          <w:rFonts w:ascii="Times New Roman" w:hAnsi="Times New Roman"/>
          <w:i/>
        </w:rPr>
        <w:t>IdentifierName</w:t>
      </w:r>
      <w:r w:rsidRPr="00E77497">
        <w:t>. A</w:t>
      </w:r>
      <w:ins w:id="1586" w:author="Rev 19 Allen Wirfs-Brock" w:date="2013-09-26T17:34:00Z">
        <w:r w:rsidR="00284A05">
          <w:t>n</w:t>
        </w:r>
      </w:ins>
      <w:r w:rsidRPr="00E77497">
        <w:t xml:space="preserve">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r w:rsidR="001601A2">
        <w:t>the Unicode character it constributes</w:t>
      </w:r>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r w:rsidR="0030647A" w:rsidRPr="00E77497">
        <w:rPr>
          <w:rFonts w:ascii="Times New Roman" w:hAnsi="Times New Roman"/>
          <w:i/>
        </w:rPr>
        <w:t xml:space="preserve">IdentifierName </w:t>
      </w:r>
      <w:r w:rsidRPr="00E77497">
        <w:t>within this specification are based upon their actual characters regardless of whether or not an escape sequence was used to contribute any particular characters.</w:t>
      </w:r>
    </w:p>
    <w:p w14:paraId="4BA7338D" w14:textId="77777777"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w:t>
      </w:r>
    </w:p>
    <w:p w14:paraId="68717848" w14:textId="77777777" w:rsidR="004C02EF" w:rsidRPr="00E77497" w:rsidDel="00675289" w:rsidRDefault="00E21212" w:rsidP="00C442E2">
      <w:pPr>
        <w:pStyle w:val="Note"/>
        <w:rPr>
          <w:del w:id="1587" w:author="Rev 19 Allen Wirfs-Brock" w:date="2013-09-25T12:11:00Z"/>
        </w:rPr>
      </w:pPr>
      <w:del w:id="1588" w:author="Rev 19 Allen Wirfs-Brock" w:date="2013-09-25T12:11:00Z">
        <w:r w:rsidDel="00675289">
          <w:delText>NOTE 2</w:delText>
        </w:r>
        <w:r w:rsidDel="00675289">
          <w:tab/>
        </w:r>
        <w:r w:rsidR="004C02EF" w:rsidRPr="00E77497" w:rsidDel="00675289">
          <w:delText xml:space="preserve">If </w:delText>
        </w:r>
        <w:r w:rsidDel="00675289">
          <w:delText xml:space="preserve">maximal </w:delText>
        </w:r>
        <w:r w:rsidR="004C02EF" w:rsidRPr="00E77497" w:rsidDel="00675289">
          <w:delText>portability is a concern, programmers should only employ</w:delText>
        </w:r>
        <w:r w:rsidDel="00675289">
          <w:delText xml:space="preserve"> the</w:delText>
        </w:r>
        <w:r w:rsidR="004C02EF" w:rsidRPr="00E77497" w:rsidDel="00675289">
          <w:delText xml:space="preserve"> identifier characters </w:delText>
        </w:r>
        <w:r w:rsidDel="00675289">
          <w:delText xml:space="preserve">that were </w:delText>
        </w:r>
        <w:r w:rsidR="004C02EF" w:rsidRPr="00E77497" w:rsidDel="00675289">
          <w:delText>defined in Unicode 3.0.</w:delText>
        </w:r>
      </w:del>
    </w:p>
    <w:p w14:paraId="64205266" w14:textId="77777777" w:rsidR="004C02EF" w:rsidRPr="00E77497" w:rsidRDefault="004C02EF" w:rsidP="004C02EF">
      <w:pPr>
        <w:pStyle w:val="Syntax"/>
      </w:pPr>
      <w:r w:rsidRPr="00E77497">
        <w:t>Syntax</w:t>
      </w:r>
    </w:p>
    <w:p w14:paraId="4705F0A4" w14:textId="77777777" w:rsidR="004C02EF" w:rsidRPr="00E77497" w:rsidRDefault="004C02EF" w:rsidP="004C02EF">
      <w:pPr>
        <w:pStyle w:val="SyntaxRule"/>
      </w:pPr>
      <w:r w:rsidRPr="00E77497">
        <w:t xml:space="preserve">Identifier </w:t>
      </w:r>
      <w:r w:rsidRPr="00E77497">
        <w:rPr>
          <w:rFonts w:ascii="Arial" w:hAnsi="Arial" w:cs="Arial"/>
          <w:b/>
          <w:i w:val="0"/>
        </w:rPr>
        <w:t>::</w:t>
      </w:r>
    </w:p>
    <w:p w14:paraId="49ED9866" w14:textId="77777777"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14:paraId="3AFC4C35" w14:textId="77777777"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7C046E35" w14:textId="77777777" w:rsidR="004C02EF" w:rsidRPr="00E77497" w:rsidRDefault="004C02EF" w:rsidP="004C02EF">
      <w:pPr>
        <w:pStyle w:val="SyntaxDefinition"/>
      </w:pPr>
      <w:r w:rsidRPr="00E77497">
        <w:t>IdentifierStart</w:t>
      </w:r>
      <w:r w:rsidRPr="00E77497">
        <w:br/>
        <w:t>IdentifierName IdentifierPart</w:t>
      </w:r>
    </w:p>
    <w:p w14:paraId="5104E91B" w14:textId="77777777" w:rsidR="004C02EF" w:rsidRPr="00E77497" w:rsidRDefault="004C02EF" w:rsidP="004C02EF">
      <w:pPr>
        <w:pStyle w:val="SyntaxRule"/>
      </w:pPr>
      <w:bookmarkStart w:id="1589" w:name="_Toc381513624"/>
      <w:bookmarkStart w:id="1590" w:name="_Toc382202766"/>
      <w:bookmarkStart w:id="1591" w:name="_Toc382202986"/>
      <w:bookmarkStart w:id="1592" w:name="_Toc382212146"/>
      <w:bookmarkStart w:id="1593" w:name="_Toc382212325"/>
      <w:bookmarkStart w:id="1594" w:name="_Toc382291491"/>
      <w:bookmarkStart w:id="1595" w:name="_Ref382710006"/>
      <w:bookmarkStart w:id="1596" w:name="_Toc385672127"/>
      <w:bookmarkStart w:id="1597" w:name="_Toc393690218"/>
      <w:r w:rsidRPr="00E77497">
        <w:t xml:space="preserve">IdentifierStart </w:t>
      </w:r>
      <w:r w:rsidRPr="00E77497">
        <w:rPr>
          <w:rFonts w:ascii="Arial" w:hAnsi="Arial" w:cs="Arial"/>
          <w:b/>
          <w:i w:val="0"/>
        </w:rPr>
        <w:t>::</w:t>
      </w:r>
    </w:p>
    <w:p w14:paraId="446F8268" w14:textId="77777777" w:rsidR="004C02EF" w:rsidRPr="00E77497" w:rsidRDefault="00E85D87" w:rsidP="004C02EF">
      <w:pPr>
        <w:pStyle w:val="SyntaxDefinition"/>
      </w:pPr>
      <w:r w:rsidRPr="00E77497">
        <w:t>Unicode</w:t>
      </w:r>
      <w:r>
        <w:t>IDStart</w:t>
      </w:r>
      <w:r w:rsidR="004C02EF" w:rsidRPr="00E77497">
        <w:br/>
      </w:r>
      <w:r w:rsidR="004C02EF" w:rsidRPr="00E77497">
        <w:rPr>
          <w:rFonts w:ascii="Courier New" w:hAnsi="Courier New"/>
          <w:b/>
          <w:i w:val="0"/>
        </w:rPr>
        <w:t>$</w:t>
      </w:r>
      <w:r w:rsidR="004C02EF" w:rsidRPr="00E77497">
        <w:rPr>
          <w:rFonts w:ascii="Courier New" w:hAnsi="Courier New"/>
          <w:b/>
          <w:i w:val="0"/>
        </w:rPr>
        <w:br/>
        <w:t>_</w:t>
      </w:r>
      <w:r w:rsidR="004C02EF" w:rsidRPr="00E77497">
        <w:br/>
      </w:r>
      <w:r w:rsidR="004C02EF" w:rsidRPr="00E77497">
        <w:rPr>
          <w:rFonts w:ascii="Courier New" w:hAnsi="Courier New"/>
          <w:b/>
          <w:i w:val="0"/>
        </w:rPr>
        <w:t xml:space="preserve">\ </w:t>
      </w:r>
      <w:r w:rsidR="004C02EF" w:rsidRPr="00E77497">
        <w:t>UnicodeEscapeSequence</w:t>
      </w:r>
    </w:p>
    <w:p w14:paraId="04EAA235" w14:textId="77777777" w:rsidR="004C02EF" w:rsidRPr="00E77497" w:rsidRDefault="004C02EF" w:rsidP="004C02EF">
      <w:pPr>
        <w:pStyle w:val="SyntaxRule"/>
      </w:pPr>
      <w:r w:rsidRPr="00E77497">
        <w:t xml:space="preserve">IdentifierPart </w:t>
      </w:r>
      <w:r w:rsidRPr="00E77497">
        <w:rPr>
          <w:rFonts w:ascii="Arial" w:hAnsi="Arial" w:cs="Arial"/>
          <w:b/>
          <w:i w:val="0"/>
        </w:rPr>
        <w:t>::</w:t>
      </w:r>
    </w:p>
    <w:p w14:paraId="385D773D" w14:textId="77777777" w:rsidR="004C02EF" w:rsidRPr="00E77497" w:rsidRDefault="00A105B6" w:rsidP="004C02EF">
      <w:pPr>
        <w:pStyle w:val="SyntaxDefinition"/>
      </w:pPr>
      <w:r>
        <w:t>Unicode</w:t>
      </w:r>
      <w:r w:rsidR="00E85D87">
        <w:t>IDContinue</w:t>
      </w:r>
      <w:r w:rsidR="004C02EF"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r w:rsidRPr="00E77497">
        <w:rPr>
          <w:i w:val="0"/>
        </w:rPr>
        <w:t xml:space="preserve"> </w:t>
      </w:r>
      <w:r>
        <w:rPr>
          <w:i w:val="0"/>
        </w:rPr>
        <w:br/>
      </w:r>
      <w:r w:rsidR="004C02EF" w:rsidRPr="00E77497">
        <w:rPr>
          <w:i w:val="0"/>
        </w:rPr>
        <w:t>&lt;ZWNJ&gt;</w:t>
      </w:r>
      <w:r w:rsidR="004C02EF" w:rsidRPr="00E77497">
        <w:rPr>
          <w:i w:val="0"/>
        </w:rPr>
        <w:br/>
        <w:t>&lt;ZWJ&gt;</w:t>
      </w:r>
    </w:p>
    <w:p w14:paraId="74B42A89" w14:textId="77777777" w:rsidR="004C02EF" w:rsidRPr="00E77497" w:rsidRDefault="00E85D87" w:rsidP="004C02EF">
      <w:pPr>
        <w:pStyle w:val="SyntaxRule"/>
      </w:pPr>
      <w:r w:rsidRPr="00E77497">
        <w:t>Unicode</w:t>
      </w:r>
      <w:r>
        <w:t>IDStart</w:t>
      </w:r>
      <w:r w:rsidRPr="00E77497">
        <w:t xml:space="preserve"> </w:t>
      </w:r>
      <w:r w:rsidR="004C02EF" w:rsidRPr="00E77497">
        <w:rPr>
          <w:rFonts w:ascii="Arial" w:hAnsi="Arial" w:cs="Arial"/>
          <w:b/>
          <w:i w:val="0"/>
        </w:rPr>
        <w:t>::</w:t>
      </w:r>
    </w:p>
    <w:p w14:paraId="3ED0BFA2" w14:textId="77777777"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E85D87">
        <w:rPr>
          <w:rFonts w:ascii="Arial" w:hAnsi="Arial" w:cs="Arial"/>
          <w:i w:val="0"/>
        </w:rPr>
        <w:t xml:space="preserve">Unicode </w:t>
      </w:r>
      <w:r w:rsidRPr="00E77497">
        <w:rPr>
          <w:rFonts w:ascii="Arial" w:hAnsi="Arial" w:cs="Arial"/>
          <w:i w:val="0"/>
        </w:rPr>
        <w:t xml:space="preserve">character </w:t>
      </w:r>
      <w:r w:rsidR="00E85D87">
        <w:rPr>
          <w:rFonts w:ascii="Arial" w:hAnsi="Arial" w:cs="Arial"/>
          <w:i w:val="0"/>
        </w:rPr>
        <w:t>with</w:t>
      </w:r>
      <w:r w:rsidR="00E85D87" w:rsidRPr="00E77497">
        <w:rPr>
          <w:rFonts w:ascii="Arial" w:hAnsi="Arial" w:cs="Arial"/>
          <w:i w:val="0"/>
        </w:rPr>
        <w:t xml:space="preserve"> </w:t>
      </w:r>
      <w:r w:rsidRPr="00E77497">
        <w:rPr>
          <w:rFonts w:ascii="Arial" w:hAnsi="Arial" w:cs="Arial"/>
          <w:i w:val="0"/>
        </w:rPr>
        <w:t xml:space="preserve">the Unicode </w:t>
      </w:r>
      <w:r w:rsidR="00E85D87">
        <w:rPr>
          <w:rFonts w:ascii="Arial" w:hAnsi="Arial" w:cs="Arial"/>
          <w:i w:val="0"/>
        </w:rPr>
        <w:t>property</w:t>
      </w:r>
      <w:r w:rsidR="00E85D87" w:rsidRPr="00E77497">
        <w:rPr>
          <w:rFonts w:ascii="Arial" w:hAnsi="Arial" w:cs="Arial"/>
          <w:i w:val="0"/>
        </w:rPr>
        <w:t xml:space="preserve"> </w:t>
      </w:r>
      <w:r w:rsidRPr="00E77497">
        <w:rPr>
          <w:rFonts w:ascii="Arial" w:hAnsi="Arial" w:cs="Arial"/>
          <w:i w:val="0"/>
        </w:rPr>
        <w:t>“</w:t>
      </w:r>
      <w:r w:rsidR="00E85D87">
        <w:rPr>
          <w:rFonts w:ascii="Arial" w:hAnsi="Arial" w:cs="Arial"/>
          <w:i w:val="0"/>
        </w:rPr>
        <w:t>ID_Start</w:t>
      </w:r>
      <w:r w:rsidRPr="00E77497">
        <w:rPr>
          <w:rFonts w:ascii="Arial" w:hAnsi="Arial" w:cs="Arial"/>
          <w:i w:val="0"/>
        </w:rPr>
        <w:t>”.</w:t>
      </w:r>
    </w:p>
    <w:p w14:paraId="6954790C" w14:textId="77777777" w:rsidR="004C02EF" w:rsidRPr="00E77497" w:rsidRDefault="00933E1C" w:rsidP="004C02EF">
      <w:pPr>
        <w:pStyle w:val="SyntaxRule"/>
      </w:pPr>
      <w:r w:rsidRPr="00E77497">
        <w:t>Unicode</w:t>
      </w:r>
      <w:r>
        <w:t>ID</w:t>
      </w:r>
      <w:r w:rsidR="00926405">
        <w:t>Continue</w:t>
      </w:r>
      <w:r>
        <w:t xml:space="preserve"> </w:t>
      </w:r>
      <w:r w:rsidR="004C02EF" w:rsidRPr="00E77497">
        <w:rPr>
          <w:rFonts w:ascii="Arial" w:hAnsi="Arial" w:cs="Arial"/>
          <w:b/>
          <w:i w:val="0"/>
        </w:rPr>
        <w:t>::</w:t>
      </w:r>
    </w:p>
    <w:p w14:paraId="68B4C156" w14:textId="77777777"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933E1C">
        <w:rPr>
          <w:rFonts w:ascii="Arial" w:hAnsi="Arial" w:cs="Arial"/>
          <w:i w:val="0"/>
        </w:rPr>
        <w:t xml:space="preserve">Unicode </w:t>
      </w:r>
      <w:r w:rsidRPr="00E77497">
        <w:rPr>
          <w:rFonts w:ascii="Arial" w:hAnsi="Arial" w:cs="Arial"/>
          <w:i w:val="0"/>
        </w:rPr>
        <w:t xml:space="preserve">character </w:t>
      </w:r>
      <w:r w:rsidR="00933E1C">
        <w:rPr>
          <w:rFonts w:ascii="Arial" w:hAnsi="Arial" w:cs="Arial"/>
          <w:i w:val="0"/>
        </w:rPr>
        <w:t>with</w:t>
      </w:r>
      <w:r w:rsidR="00933E1C" w:rsidRPr="00E77497">
        <w:rPr>
          <w:rFonts w:ascii="Arial" w:hAnsi="Arial" w:cs="Arial"/>
          <w:i w:val="0"/>
        </w:rPr>
        <w:t xml:space="preserve"> </w:t>
      </w:r>
      <w:r w:rsidRPr="00E77497">
        <w:rPr>
          <w:rFonts w:ascii="Arial" w:hAnsi="Arial" w:cs="Arial"/>
          <w:i w:val="0"/>
        </w:rPr>
        <w:t xml:space="preserve">the Unicode </w:t>
      </w:r>
      <w:r w:rsidR="00933E1C">
        <w:rPr>
          <w:rFonts w:ascii="Arial" w:hAnsi="Arial" w:cs="Arial"/>
          <w:i w:val="0"/>
        </w:rPr>
        <w:t>property</w:t>
      </w:r>
      <w:r w:rsidR="00933E1C" w:rsidRPr="00E77497">
        <w:rPr>
          <w:rFonts w:ascii="Arial" w:hAnsi="Arial" w:cs="Arial"/>
          <w:i w:val="0"/>
        </w:rPr>
        <w:t xml:space="preserve"> </w:t>
      </w:r>
      <w:r w:rsidRPr="00E77497">
        <w:rPr>
          <w:rFonts w:ascii="Arial" w:hAnsi="Arial" w:cs="Arial"/>
          <w:i w:val="0"/>
        </w:rPr>
        <w:t>“</w:t>
      </w:r>
      <w:r w:rsidR="00933E1C">
        <w:rPr>
          <w:rFonts w:ascii="Arial" w:hAnsi="Arial" w:cs="Arial"/>
          <w:i w:val="0"/>
        </w:rPr>
        <w:t>ID_Continue</w:t>
      </w:r>
      <w:r w:rsidRPr="00E77497">
        <w:rPr>
          <w:rFonts w:ascii="Arial" w:hAnsi="Arial" w:cs="Arial"/>
          <w:i w:val="0"/>
        </w:rPr>
        <w:t>”</w:t>
      </w:r>
    </w:p>
    <w:p w14:paraId="7969E35E" w14:textId="77777777" w:rsidR="004C02EF" w:rsidRPr="00E77497" w:rsidRDefault="004C02EF" w:rsidP="007D5644">
      <w:r w:rsidRPr="00E77497">
        <w:t xml:space="preserve">The definitions of the nonterminal </w:t>
      </w:r>
      <w:r w:rsidRPr="00E77497">
        <w:rPr>
          <w:rFonts w:ascii="Times New Roman" w:hAnsi="Times New Roman"/>
          <w:i/>
        </w:rPr>
        <w:t>UnicodeEscapeSequence</w:t>
      </w:r>
      <w:r w:rsidRPr="00E77497">
        <w:t xml:space="preserve"> is given in </w:t>
      </w:r>
      <w:r w:rsidR="00D879DF">
        <w:fldChar w:fldCharType="begin"/>
      </w:r>
      <w:r w:rsidR="00D879DF">
        <w:instrText xml:space="preserve"> REF _Ref365803079 \r \h </w:instrText>
      </w:r>
      <w:r w:rsidR="00D879DF">
        <w:fldChar w:fldCharType="separate"/>
      </w:r>
      <w:r w:rsidR="00D433E8">
        <w:t>11.8.4</w:t>
      </w:r>
      <w:r w:rsidR="00D879DF">
        <w:fldChar w:fldCharType="end"/>
      </w:r>
      <w:r w:rsidR="00D879DF">
        <w:t>.</w:t>
      </w:r>
    </w:p>
    <w:p w14:paraId="6E449943" w14:textId="77777777" w:rsidR="009B248F" w:rsidRPr="009B248F" w:rsidRDefault="009B248F" w:rsidP="006A78DC">
      <w:pPr>
        <w:pStyle w:val="30"/>
        <w:rPr>
          <w:ins w:id="1598" w:author="Rev 19 Allen Wirfs-Brock" w:date="2013-09-11T17:11:00Z"/>
          <w:rFonts w:cs="Arial"/>
        </w:rPr>
      </w:pPr>
      <w:bookmarkStart w:id="1599" w:name="_Toc368050346"/>
      <w:bookmarkStart w:id="1600" w:name="_Toc235503315"/>
      <w:bookmarkStart w:id="1601" w:name="_Toc241509090"/>
      <w:bookmarkStart w:id="1602" w:name="_Toc244416577"/>
      <w:bookmarkStart w:id="1603" w:name="_Toc276630941"/>
      <w:ins w:id="1604" w:author="Rev 19 Allen Wirfs-Brock" w:date="2013-09-11T17:12:00Z">
        <w:r>
          <w:rPr>
            <w:rFonts w:cs="Arial"/>
          </w:rPr>
          <w:t>Identifiers and Identifier Names</w:t>
        </w:r>
      </w:ins>
      <w:bookmarkEnd w:id="1599"/>
    </w:p>
    <w:p w14:paraId="58B892F4" w14:textId="77777777" w:rsidR="00A2366F" w:rsidRPr="009B248F" w:rsidRDefault="00A2366F" w:rsidP="006A78DC">
      <w:pPr>
        <w:pStyle w:val="40"/>
        <w:rPr>
          <w:rFonts w:cs="Arial"/>
        </w:rPr>
      </w:pPr>
      <w:r w:rsidRPr="00E77497">
        <w:t>Static Semantics</w:t>
      </w:r>
      <w:r w:rsidRPr="009B248F">
        <w:rPr>
          <w:rFonts w:cs="Arial"/>
        </w:rPr>
        <w:t xml:space="preserve">:  </w:t>
      </w:r>
      <w:r w:rsidRPr="006A78DC">
        <w:rPr>
          <w:rStyle w:val="bnf"/>
          <w:rFonts w:ascii="Arial" w:hAnsi="Arial" w:cs="Arial"/>
          <w:i w:val="0"/>
        </w:rPr>
        <w:t>StringValue</w:t>
      </w:r>
    </w:p>
    <w:p w14:paraId="3BEA7EF8" w14:textId="77777777" w:rsidR="009D6071" w:rsidRPr="00E77497" w:rsidRDefault="009D6071" w:rsidP="009D6071">
      <w:r w:rsidRPr="00E77497">
        <w:rPr>
          <w:rStyle w:val="bnf"/>
        </w:rPr>
        <w:t>Identifier</w:t>
      </w:r>
      <w:r w:rsidRPr="00E77497">
        <w:t xml:space="preserve"> </w:t>
      </w:r>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p>
    <w:p w14:paraId="2E15D240" w14:textId="77777777" w:rsidR="009D6071" w:rsidRPr="00E77497" w:rsidRDefault="009D6071" w:rsidP="009A20C6">
      <w:pPr>
        <w:pStyle w:val="Alg4"/>
        <w:numPr>
          <w:ilvl w:val="0"/>
          <w:numId w:val="452"/>
        </w:numPr>
        <w:spacing w:after="220"/>
        <w:contextualSpacing/>
      </w:pPr>
      <w:r w:rsidRPr="00E77497">
        <w:t xml:space="preserve">Return </w:t>
      </w:r>
      <w:r w:rsidR="006B058A" w:rsidRPr="00E77497">
        <w:t>the</w:t>
      </w:r>
      <w:r w:rsidRPr="00E77497">
        <w:t xml:space="preserve"> String</w:t>
      </w:r>
      <w:r w:rsidR="00A2366F" w:rsidRPr="00E77497">
        <w:t>V</w:t>
      </w:r>
      <w:r w:rsidRPr="00E77497">
        <w:t xml:space="preserve">alue of </w:t>
      </w:r>
      <w:r w:rsidRPr="00E77497">
        <w:rPr>
          <w:rStyle w:val="bnf"/>
        </w:rPr>
        <w:t>IdentifierName</w:t>
      </w:r>
      <w:r w:rsidRPr="00E77497">
        <w:t>.</w:t>
      </w:r>
    </w:p>
    <w:p w14:paraId="162FB925" w14:textId="77777777" w:rsidR="00CB32E0" w:rsidRPr="00E77497" w:rsidRDefault="00CB32E0" w:rsidP="00CB32E0">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3FDE7664" w14:textId="77777777" w:rsidR="006B058A" w:rsidRPr="00E77497" w:rsidRDefault="00CB32E0" w:rsidP="00C7794D">
      <w:pPr>
        <w:pStyle w:val="SyntaxDefinition"/>
      </w:pPr>
      <w:r w:rsidRPr="00E77497">
        <w:t>IdentifierStart</w:t>
      </w:r>
      <w:r w:rsidRPr="00E77497">
        <w:br/>
        <w:t>IdentifierName IdentifierPart</w:t>
      </w:r>
    </w:p>
    <w:p w14:paraId="5470ABC6" w14:textId="77777777" w:rsidR="006B058A" w:rsidRPr="00E77497" w:rsidRDefault="006B058A" w:rsidP="0002492B">
      <w:pPr>
        <w:pStyle w:val="Alg4"/>
        <w:numPr>
          <w:ilvl w:val="0"/>
          <w:numId w:val="845"/>
        </w:numPr>
        <w:spacing w:after="220"/>
        <w:contextualSpacing/>
      </w:pPr>
      <w:r w:rsidRPr="00E77497">
        <w:t xml:space="preserve">Return the String value consisting of the sequence of </w:t>
      </w:r>
      <w:r w:rsidR="005956C7">
        <w:t>code units</w:t>
      </w:r>
      <w:r w:rsidRPr="00E77497">
        <w:t xml:space="preserve"> corresponding to </w:t>
      </w:r>
      <w:r w:rsidRPr="00E77497">
        <w:rPr>
          <w:rStyle w:val="bnf"/>
        </w:rPr>
        <w:t>IdentifierName</w:t>
      </w:r>
      <w:r w:rsidRPr="00E77497">
        <w:t>.</w:t>
      </w:r>
      <w:r w:rsidR="005956C7">
        <w:t xml:space="preserve"> In determining the sequence any occur</w:t>
      </w:r>
      <w:r w:rsidR="007728C0">
        <w:t>r</w:t>
      </w:r>
      <w:r w:rsidR="00E40EE0">
        <w:t>e</w:t>
      </w:r>
      <w:r w:rsidR="005956C7">
        <w:t xml:space="preserve">nces of </w:t>
      </w:r>
      <w:r w:rsidR="005956C7" w:rsidRPr="00D63F1B">
        <w:rPr>
          <w:rFonts w:ascii="Courier New" w:hAnsi="Courier New" w:cs="Courier New"/>
          <w:b/>
        </w:rPr>
        <w:t>\</w:t>
      </w:r>
      <w:r w:rsidR="005956C7">
        <w:t xml:space="preserve"> </w:t>
      </w:r>
      <w:r w:rsidR="005956C7" w:rsidRPr="00D63F1B">
        <w:rPr>
          <w:i/>
        </w:rPr>
        <w:t>UnicodeEscapeSequence</w:t>
      </w:r>
      <w:r w:rsidR="005956C7">
        <w:t xml:space="preserve"> are first replaced with the code point represented by the </w:t>
      </w:r>
      <w:r w:rsidR="005956C7" w:rsidRPr="00887FC2">
        <w:rPr>
          <w:i/>
        </w:rPr>
        <w:t>UnicodeEscapeSequence</w:t>
      </w:r>
      <w:r w:rsidR="005956C7">
        <w:t xml:space="preserve"> and then the c</w:t>
      </w:r>
      <w:r w:rsidR="00D63F1B">
        <w:t>od</w:t>
      </w:r>
      <w:r w:rsidR="005956C7">
        <w:t xml:space="preserve">e points of the entire </w:t>
      </w:r>
      <w:r w:rsidR="00D63F1B" w:rsidRPr="00E77497">
        <w:rPr>
          <w:rStyle w:val="bnf"/>
        </w:rPr>
        <w:t>IdentifierName</w:t>
      </w:r>
      <w:r w:rsidR="005956C7">
        <w:t xml:space="preserve"> are converted to code units by UTF-16 Encoding </w:t>
      </w:r>
      <w:r w:rsidR="00BF1666">
        <w:t xml:space="preserve">(clause </w:t>
      </w:r>
      <w:r w:rsidR="002E14E9">
        <w:fldChar w:fldCharType="begin"/>
      </w:r>
      <w:r w:rsidR="002E14E9">
        <w:instrText xml:space="preserve"> REF _Ref365480122 \r \h </w:instrText>
      </w:r>
      <w:r w:rsidR="002E14E9">
        <w:fldChar w:fldCharType="separate"/>
      </w:r>
      <w:r w:rsidR="00D433E8">
        <w:t>10</w:t>
      </w:r>
      <w:r w:rsidR="002E14E9">
        <w:fldChar w:fldCharType="end"/>
      </w:r>
      <w:r w:rsidR="00BF1666">
        <w:t xml:space="preserve">) </w:t>
      </w:r>
      <w:r w:rsidR="005956C7">
        <w:t>each code point.</w:t>
      </w:r>
    </w:p>
    <w:p w14:paraId="017AB5C8" w14:textId="77777777" w:rsidR="004C02EF" w:rsidRPr="00E77497" w:rsidRDefault="004C02EF" w:rsidP="00D148E9">
      <w:pPr>
        <w:pStyle w:val="30"/>
      </w:pPr>
      <w:bookmarkStart w:id="1605" w:name="_Ref365534397"/>
      <w:bookmarkStart w:id="1606" w:name="_Toc368050347"/>
      <w:r w:rsidRPr="00E77497">
        <w:t>Reserved Words</w:t>
      </w:r>
      <w:bookmarkEnd w:id="1600"/>
      <w:bookmarkEnd w:id="1601"/>
      <w:bookmarkEnd w:id="1602"/>
      <w:bookmarkEnd w:id="1603"/>
      <w:bookmarkEnd w:id="1605"/>
      <w:bookmarkEnd w:id="1606"/>
    </w:p>
    <w:p w14:paraId="5B9C6DE1" w14:textId="77777777"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1B3041BC" w14:textId="77777777" w:rsidR="004C02EF" w:rsidRPr="00E77497" w:rsidRDefault="004C02EF" w:rsidP="004C02EF">
      <w:pPr>
        <w:pStyle w:val="Syntax"/>
      </w:pPr>
      <w:r w:rsidRPr="00E77497">
        <w:t>Syntax</w:t>
      </w:r>
    </w:p>
    <w:p w14:paraId="255684F1" w14:textId="77777777"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0336DB82" w14:textId="77777777" w:rsidR="004C02EF" w:rsidRDefault="004C02EF" w:rsidP="004C02EF">
      <w:pPr>
        <w:pStyle w:val="SyntaxDefinition"/>
      </w:pPr>
      <w:r w:rsidRPr="00E77497">
        <w:t>Keyword</w:t>
      </w:r>
      <w:r w:rsidRPr="00E77497">
        <w:br/>
        <w:t>FutureReservedWord</w:t>
      </w:r>
      <w:r w:rsidRPr="00E77497">
        <w:br/>
        <w:t>NullLiteral</w:t>
      </w:r>
      <w:r w:rsidRPr="00E77497">
        <w:br/>
        <w:t>BooleanLiteral</w:t>
      </w:r>
    </w:p>
    <w:p w14:paraId="6A8FC86A" w14:textId="77777777" w:rsidR="00933E1C" w:rsidRPr="00933E1C" w:rsidRDefault="00933E1C" w:rsidP="00F477D2">
      <w:r>
        <w:t xml:space="preserve">The </w:t>
      </w:r>
      <w:r w:rsidRPr="00933E1C">
        <w:rPr>
          <w:rFonts w:ascii="Times New Roman" w:hAnsi="Times New Roman"/>
          <w:i/>
        </w:rPr>
        <w:t>ReservedWord</w:t>
      </w:r>
      <w:r>
        <w:t xml:space="preserve"> definitions are specified as literal sequences of Unicode characters.  However, any Unicode character in a </w:t>
      </w:r>
      <w:r w:rsidRPr="00887FC2">
        <w:rPr>
          <w:rFonts w:ascii="Times New Roman" w:hAnsi="Times New Roman"/>
          <w:i/>
        </w:rPr>
        <w:t>ReservedWord</w:t>
      </w:r>
      <w:r>
        <w:t xml:space="preserve"> can also be expressed by a </w:t>
      </w:r>
      <w:r w:rsidRPr="00D63F1B">
        <w:rPr>
          <w:rFonts w:ascii="Courier New" w:hAnsi="Courier New" w:cs="Courier New"/>
          <w:b/>
        </w:rPr>
        <w:t>\</w:t>
      </w:r>
      <w:r>
        <w:t xml:space="preserve"> </w:t>
      </w:r>
      <w:r w:rsidRPr="00933E1C">
        <w:rPr>
          <w:rFonts w:ascii="Times New Roman" w:hAnsi="Times New Roman"/>
          <w:i/>
        </w:rPr>
        <w:t>UnicodeEscapeSequence</w:t>
      </w:r>
      <w:r>
        <w:t xml:space="preserve"> that expresses that same Unicode character’s code point. Use of such escape sequences does not change the meaning of the </w:t>
      </w:r>
      <w:r w:rsidRPr="00887FC2">
        <w:rPr>
          <w:rFonts w:ascii="Times New Roman" w:hAnsi="Times New Roman"/>
          <w:i/>
        </w:rPr>
        <w:t>ReservedWord</w:t>
      </w:r>
      <w:r>
        <w:t>.</w:t>
      </w:r>
    </w:p>
    <w:p w14:paraId="29088193" w14:textId="77777777" w:rsidR="004C02EF" w:rsidRPr="00E77497" w:rsidRDefault="004C02EF" w:rsidP="00D148E9">
      <w:pPr>
        <w:pStyle w:val="40"/>
      </w:pPr>
      <w:r w:rsidRPr="00E77497">
        <w:t>Keywords</w:t>
      </w:r>
    </w:p>
    <w:p w14:paraId="465FA092" w14:textId="77777777"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5D9FD568" w14:textId="77777777" w:rsidR="004C02EF" w:rsidRPr="00E77497" w:rsidRDefault="004C02EF" w:rsidP="004C02EF">
      <w:pPr>
        <w:pStyle w:val="Syntax"/>
      </w:pPr>
      <w:r w:rsidRPr="00E77497">
        <w:t>Syntax</w:t>
      </w:r>
    </w:p>
    <w:p w14:paraId="57CAE4DA" w14:textId="77777777"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E54321" w:rsidRPr="00E77497" w14:paraId="1C406CF2" w14:textId="77777777" w:rsidTr="008E7E56">
        <w:trPr>
          <w:trHeight w:val="240"/>
        </w:trPr>
        <w:tc>
          <w:tcPr>
            <w:tcW w:w="1895" w:type="dxa"/>
          </w:tcPr>
          <w:p w14:paraId="1DBA5285" w14:textId="77777777" w:rsidR="00E54321" w:rsidRPr="00E77497" w:rsidRDefault="00E54321" w:rsidP="003A4B22">
            <w:pPr>
              <w:pStyle w:val="SyntaxOneOf"/>
              <w:keepNext/>
            </w:pPr>
            <w:r w:rsidRPr="00E77497">
              <w:t>break</w:t>
            </w:r>
          </w:p>
        </w:tc>
        <w:tc>
          <w:tcPr>
            <w:tcW w:w="1897" w:type="dxa"/>
          </w:tcPr>
          <w:p w14:paraId="0FFC6B32" w14:textId="77777777" w:rsidR="00E54321" w:rsidRPr="00E77497" w:rsidRDefault="00E54321" w:rsidP="003A4B22">
            <w:pPr>
              <w:pStyle w:val="SyntaxOneOf"/>
              <w:keepNext/>
            </w:pPr>
            <w:r w:rsidRPr="00E77497">
              <w:t>do</w:t>
            </w:r>
            <w:r w:rsidRPr="00E77497" w:rsidDel="00777190">
              <w:t xml:space="preserve"> </w:t>
            </w:r>
          </w:p>
        </w:tc>
        <w:tc>
          <w:tcPr>
            <w:tcW w:w="1895" w:type="dxa"/>
          </w:tcPr>
          <w:p w14:paraId="61A91D73" w14:textId="77777777" w:rsidR="00E54321" w:rsidRPr="00E77497" w:rsidRDefault="00E54321" w:rsidP="003A4B22">
            <w:pPr>
              <w:pStyle w:val="SyntaxOneOf"/>
              <w:keepNext/>
            </w:pPr>
            <w:r w:rsidRPr="00E77497">
              <w:t>instanceof</w:t>
            </w:r>
            <w:r w:rsidRPr="00E77497" w:rsidDel="00777190">
              <w:t xml:space="preserve"> </w:t>
            </w:r>
          </w:p>
        </w:tc>
        <w:tc>
          <w:tcPr>
            <w:tcW w:w="1895" w:type="dxa"/>
          </w:tcPr>
          <w:p w14:paraId="2FDBBF23" w14:textId="77777777" w:rsidR="00E54321" w:rsidRPr="00E77497" w:rsidRDefault="00E54321" w:rsidP="003A4B22">
            <w:pPr>
              <w:pStyle w:val="SyntaxOneOf"/>
              <w:keepNext/>
            </w:pPr>
            <w:r w:rsidRPr="00E77497">
              <w:t>typeof</w:t>
            </w:r>
            <w:r w:rsidRPr="00E77497" w:rsidDel="00777190">
              <w:t xml:space="preserve"> </w:t>
            </w:r>
          </w:p>
        </w:tc>
      </w:tr>
      <w:tr w:rsidR="00E54321" w:rsidRPr="00E77497" w14:paraId="1EF67C7E" w14:textId="77777777" w:rsidTr="008E7E56">
        <w:trPr>
          <w:trHeight w:val="240"/>
        </w:trPr>
        <w:tc>
          <w:tcPr>
            <w:tcW w:w="1895" w:type="dxa"/>
          </w:tcPr>
          <w:p w14:paraId="6EA04179" w14:textId="77777777" w:rsidR="00E54321" w:rsidRPr="00E77497" w:rsidRDefault="00E54321" w:rsidP="003A4B22">
            <w:pPr>
              <w:pStyle w:val="SyntaxOneOf"/>
              <w:keepNext/>
            </w:pPr>
            <w:r w:rsidRPr="00E77497">
              <w:t>case</w:t>
            </w:r>
          </w:p>
        </w:tc>
        <w:tc>
          <w:tcPr>
            <w:tcW w:w="1897" w:type="dxa"/>
          </w:tcPr>
          <w:p w14:paraId="14FCBCB1" w14:textId="77777777" w:rsidR="00E54321" w:rsidRPr="00E77497" w:rsidRDefault="00E54321" w:rsidP="003A4B22">
            <w:pPr>
              <w:pStyle w:val="SyntaxOneOf"/>
              <w:keepNext/>
            </w:pPr>
            <w:r w:rsidRPr="00E77497">
              <w:t>else</w:t>
            </w:r>
          </w:p>
        </w:tc>
        <w:tc>
          <w:tcPr>
            <w:tcW w:w="1895" w:type="dxa"/>
          </w:tcPr>
          <w:p w14:paraId="3EDF7DFC" w14:textId="77777777" w:rsidR="00E54321" w:rsidRPr="00E77497" w:rsidRDefault="00E54321" w:rsidP="003A4B22">
            <w:pPr>
              <w:pStyle w:val="SyntaxOneOf"/>
              <w:keepNext/>
            </w:pPr>
            <w:r w:rsidRPr="009C202C">
              <w:t>let</w:t>
            </w:r>
          </w:p>
        </w:tc>
        <w:tc>
          <w:tcPr>
            <w:tcW w:w="1895" w:type="dxa"/>
          </w:tcPr>
          <w:p w14:paraId="1EF1026B" w14:textId="77777777" w:rsidR="00E54321" w:rsidRPr="00E77497" w:rsidRDefault="00E54321" w:rsidP="003A4B22">
            <w:pPr>
              <w:pStyle w:val="SyntaxOneOf"/>
              <w:keepNext/>
            </w:pPr>
            <w:r w:rsidRPr="00E77497">
              <w:t>var</w:t>
            </w:r>
          </w:p>
        </w:tc>
      </w:tr>
      <w:tr w:rsidR="00E54321" w:rsidRPr="00E77497" w14:paraId="2EF9997D" w14:textId="77777777" w:rsidTr="008E7E56">
        <w:trPr>
          <w:trHeight w:val="240"/>
        </w:trPr>
        <w:tc>
          <w:tcPr>
            <w:tcW w:w="1895" w:type="dxa"/>
          </w:tcPr>
          <w:p w14:paraId="7112BB65" w14:textId="77777777" w:rsidR="00E54321" w:rsidRPr="00E77497" w:rsidRDefault="00E54321" w:rsidP="003A4B22">
            <w:pPr>
              <w:pStyle w:val="SyntaxOneOf"/>
              <w:keepNext/>
            </w:pPr>
            <w:r w:rsidRPr="00E77497">
              <w:t>catch</w:t>
            </w:r>
          </w:p>
        </w:tc>
        <w:tc>
          <w:tcPr>
            <w:tcW w:w="1897" w:type="dxa"/>
          </w:tcPr>
          <w:p w14:paraId="76AC18C9" w14:textId="77777777" w:rsidR="00E54321" w:rsidRPr="00E77497" w:rsidRDefault="00E54321" w:rsidP="003A4B22">
            <w:pPr>
              <w:pStyle w:val="SyntaxOneOf"/>
              <w:keepNext/>
            </w:pPr>
            <w:r w:rsidRPr="00E77497">
              <w:t>export</w:t>
            </w:r>
            <w:r w:rsidRPr="00E77497" w:rsidDel="002F55F1">
              <w:t xml:space="preserve"> </w:t>
            </w:r>
          </w:p>
        </w:tc>
        <w:tc>
          <w:tcPr>
            <w:tcW w:w="1895" w:type="dxa"/>
          </w:tcPr>
          <w:p w14:paraId="433FC40A" w14:textId="77777777" w:rsidR="00E54321" w:rsidRPr="00E77497" w:rsidRDefault="00E54321" w:rsidP="003A4B22">
            <w:pPr>
              <w:pStyle w:val="SyntaxOneOf"/>
              <w:keepNext/>
            </w:pPr>
            <w:r w:rsidRPr="00E77497">
              <w:t>new</w:t>
            </w:r>
          </w:p>
        </w:tc>
        <w:tc>
          <w:tcPr>
            <w:tcW w:w="1895" w:type="dxa"/>
          </w:tcPr>
          <w:p w14:paraId="00509891" w14:textId="77777777" w:rsidR="00E54321" w:rsidRPr="00E77497" w:rsidRDefault="00E54321" w:rsidP="003A4B22">
            <w:pPr>
              <w:pStyle w:val="SyntaxOneOf"/>
              <w:keepNext/>
            </w:pPr>
            <w:r w:rsidRPr="00E77497">
              <w:t>void</w:t>
            </w:r>
          </w:p>
        </w:tc>
      </w:tr>
      <w:tr w:rsidR="00E54321" w:rsidRPr="00E77497" w14:paraId="33BE46B9" w14:textId="77777777" w:rsidTr="008E7E56">
        <w:trPr>
          <w:trHeight w:val="240"/>
        </w:trPr>
        <w:tc>
          <w:tcPr>
            <w:tcW w:w="1895" w:type="dxa"/>
          </w:tcPr>
          <w:p w14:paraId="38822DB3" w14:textId="77777777" w:rsidR="00E54321" w:rsidRPr="00E77497" w:rsidRDefault="00E54321" w:rsidP="003A4B22">
            <w:pPr>
              <w:pStyle w:val="SyntaxOneOf"/>
              <w:keepNext/>
            </w:pPr>
            <w:r w:rsidRPr="00E77497">
              <w:t>class</w:t>
            </w:r>
            <w:r w:rsidRPr="00E77497" w:rsidDel="002F55F1">
              <w:t xml:space="preserve"> </w:t>
            </w:r>
          </w:p>
        </w:tc>
        <w:tc>
          <w:tcPr>
            <w:tcW w:w="1897" w:type="dxa"/>
          </w:tcPr>
          <w:p w14:paraId="751FF35B" w14:textId="77777777" w:rsidR="00E54321" w:rsidRPr="00E77497" w:rsidRDefault="00E54321" w:rsidP="003A4B22">
            <w:pPr>
              <w:pStyle w:val="SyntaxOneOf"/>
              <w:keepNext/>
            </w:pPr>
            <w:r w:rsidRPr="00E77497">
              <w:t>finally</w:t>
            </w:r>
          </w:p>
        </w:tc>
        <w:tc>
          <w:tcPr>
            <w:tcW w:w="1895" w:type="dxa"/>
          </w:tcPr>
          <w:p w14:paraId="65C7E743" w14:textId="77777777" w:rsidR="00E54321" w:rsidRPr="00E77497" w:rsidRDefault="00E54321" w:rsidP="003A4B22">
            <w:pPr>
              <w:pStyle w:val="SyntaxOneOf"/>
              <w:keepNext/>
            </w:pPr>
            <w:r w:rsidRPr="00E77497">
              <w:t>return</w:t>
            </w:r>
          </w:p>
        </w:tc>
        <w:tc>
          <w:tcPr>
            <w:tcW w:w="1895" w:type="dxa"/>
          </w:tcPr>
          <w:p w14:paraId="40FFE343" w14:textId="77777777" w:rsidR="00E54321" w:rsidRPr="00E77497" w:rsidRDefault="00E54321" w:rsidP="003A4B22">
            <w:pPr>
              <w:pStyle w:val="SyntaxOneOf"/>
              <w:keepNext/>
            </w:pPr>
            <w:r w:rsidRPr="00E77497">
              <w:t>while</w:t>
            </w:r>
          </w:p>
        </w:tc>
      </w:tr>
      <w:tr w:rsidR="00E54321" w:rsidRPr="00E77497" w14:paraId="01C2CD23" w14:textId="77777777" w:rsidTr="008E7E56">
        <w:trPr>
          <w:trHeight w:val="240"/>
        </w:trPr>
        <w:tc>
          <w:tcPr>
            <w:tcW w:w="1895" w:type="dxa"/>
          </w:tcPr>
          <w:p w14:paraId="25AC08B1" w14:textId="77777777" w:rsidR="00E54321" w:rsidRPr="00E77497" w:rsidRDefault="00E54321" w:rsidP="003A4B22">
            <w:pPr>
              <w:pStyle w:val="SyntaxOneOf"/>
            </w:pPr>
            <w:del w:id="1607" w:author="Rev 19 Allen Wirfs-Brock" w:date="2013-09-09T12:24:00Z">
              <w:r w:rsidRPr="00E77497" w:rsidDel="00EC125B">
                <w:delText>continue</w:delText>
              </w:r>
            </w:del>
            <w:ins w:id="1608" w:author="Rev 19 Allen Wirfs-Brock" w:date="2013-09-09T12:24:00Z">
              <w:r w:rsidR="00EC125B">
                <w:t>const</w:t>
              </w:r>
            </w:ins>
          </w:p>
        </w:tc>
        <w:tc>
          <w:tcPr>
            <w:tcW w:w="1897" w:type="dxa"/>
          </w:tcPr>
          <w:p w14:paraId="53D62DD7" w14:textId="77777777" w:rsidR="00E54321" w:rsidRPr="00E77497" w:rsidRDefault="00E54321" w:rsidP="003A4B22">
            <w:pPr>
              <w:pStyle w:val="SyntaxOneOf"/>
            </w:pPr>
            <w:r w:rsidRPr="00E77497">
              <w:t>for</w:t>
            </w:r>
          </w:p>
        </w:tc>
        <w:tc>
          <w:tcPr>
            <w:tcW w:w="1895" w:type="dxa"/>
          </w:tcPr>
          <w:p w14:paraId="5AA96C24" w14:textId="77777777" w:rsidR="00E54321" w:rsidRPr="00E77497" w:rsidRDefault="00E54321" w:rsidP="003A4B22">
            <w:pPr>
              <w:pStyle w:val="SyntaxOneOf"/>
            </w:pPr>
            <w:r w:rsidRPr="00E77497">
              <w:t>super</w:t>
            </w:r>
          </w:p>
        </w:tc>
        <w:tc>
          <w:tcPr>
            <w:tcW w:w="1895" w:type="dxa"/>
          </w:tcPr>
          <w:p w14:paraId="30A69585" w14:textId="77777777" w:rsidR="00E54321" w:rsidRPr="00E77497" w:rsidRDefault="00E54321" w:rsidP="003A4B22">
            <w:pPr>
              <w:pStyle w:val="SyntaxOneOf"/>
            </w:pPr>
            <w:r w:rsidRPr="00E77497">
              <w:t>with</w:t>
            </w:r>
          </w:p>
        </w:tc>
      </w:tr>
      <w:tr w:rsidR="00E54321" w:rsidRPr="00E77497" w14:paraId="3C426C76" w14:textId="77777777" w:rsidTr="008E7E56">
        <w:trPr>
          <w:trHeight w:val="240"/>
        </w:trPr>
        <w:tc>
          <w:tcPr>
            <w:tcW w:w="1895" w:type="dxa"/>
          </w:tcPr>
          <w:p w14:paraId="29446593" w14:textId="77777777" w:rsidR="00E54321" w:rsidRPr="00E77497" w:rsidRDefault="00EC125B" w:rsidP="003A4B22">
            <w:pPr>
              <w:pStyle w:val="SyntaxOneOf"/>
            </w:pPr>
            <w:ins w:id="1609" w:author="Rev 19 Allen Wirfs-Brock" w:date="2013-09-09T12:24:00Z">
              <w:r w:rsidRPr="00E77497">
                <w:t>continue</w:t>
              </w:r>
            </w:ins>
            <w:del w:id="1610" w:author="Rev 19 Allen Wirfs-Brock" w:date="2013-09-09T12:24:00Z">
              <w:r w:rsidR="00E54321" w:rsidRPr="00E77497" w:rsidDel="00EC125B">
                <w:delText>const</w:delText>
              </w:r>
            </w:del>
          </w:p>
        </w:tc>
        <w:tc>
          <w:tcPr>
            <w:tcW w:w="1897" w:type="dxa"/>
          </w:tcPr>
          <w:p w14:paraId="3FF9722D" w14:textId="77777777" w:rsidR="00E54321" w:rsidRPr="00E77497" w:rsidRDefault="00E54321" w:rsidP="003A4B22">
            <w:pPr>
              <w:pStyle w:val="SyntaxOneOf"/>
            </w:pPr>
            <w:r w:rsidRPr="00E77497">
              <w:t>function</w:t>
            </w:r>
          </w:p>
        </w:tc>
        <w:tc>
          <w:tcPr>
            <w:tcW w:w="1895" w:type="dxa"/>
          </w:tcPr>
          <w:p w14:paraId="5F9DF48C" w14:textId="77777777" w:rsidR="00E54321" w:rsidRPr="00E77497" w:rsidRDefault="00E54321" w:rsidP="003A4B22">
            <w:pPr>
              <w:pStyle w:val="SyntaxOneOf"/>
            </w:pPr>
            <w:r w:rsidRPr="00E77497">
              <w:t>switch</w:t>
            </w:r>
          </w:p>
        </w:tc>
        <w:tc>
          <w:tcPr>
            <w:tcW w:w="1895" w:type="dxa"/>
          </w:tcPr>
          <w:p w14:paraId="49BB94A5" w14:textId="77777777" w:rsidR="00E54321" w:rsidRPr="00E77497" w:rsidRDefault="00E54321" w:rsidP="003A4B22">
            <w:pPr>
              <w:pStyle w:val="SyntaxOneOf"/>
            </w:pPr>
            <w:ins w:id="1611" w:author="Rev 19 Allen Wirfs-Brock" w:date="2013-09-09T10:13:00Z">
              <w:r>
                <w:t>yield</w:t>
              </w:r>
            </w:ins>
          </w:p>
        </w:tc>
      </w:tr>
      <w:tr w:rsidR="00E54321" w:rsidRPr="00E77497" w14:paraId="5F6E3B56" w14:textId="77777777" w:rsidTr="008E7E56">
        <w:trPr>
          <w:trHeight w:val="240"/>
        </w:trPr>
        <w:tc>
          <w:tcPr>
            <w:tcW w:w="1895" w:type="dxa"/>
          </w:tcPr>
          <w:p w14:paraId="5B47C1A2" w14:textId="77777777" w:rsidR="00E54321" w:rsidRPr="00E77497" w:rsidRDefault="00E54321" w:rsidP="003A4B22">
            <w:pPr>
              <w:pStyle w:val="SyntaxOneOf"/>
            </w:pPr>
            <w:r w:rsidRPr="00E77497">
              <w:t>debugger</w:t>
            </w:r>
            <w:r w:rsidRPr="00E77497" w:rsidDel="00777190">
              <w:t xml:space="preserve"> </w:t>
            </w:r>
          </w:p>
        </w:tc>
        <w:tc>
          <w:tcPr>
            <w:tcW w:w="1897" w:type="dxa"/>
          </w:tcPr>
          <w:p w14:paraId="6ADC4ABA" w14:textId="77777777" w:rsidR="00E54321" w:rsidRPr="00E77497" w:rsidRDefault="00E54321" w:rsidP="003A4B22">
            <w:pPr>
              <w:pStyle w:val="SyntaxOneOf"/>
            </w:pPr>
            <w:r w:rsidRPr="00E77497">
              <w:t>if</w:t>
            </w:r>
            <w:r w:rsidRPr="00E77497" w:rsidDel="002F55F1">
              <w:t xml:space="preserve"> </w:t>
            </w:r>
          </w:p>
        </w:tc>
        <w:tc>
          <w:tcPr>
            <w:tcW w:w="1895" w:type="dxa"/>
          </w:tcPr>
          <w:p w14:paraId="202BAA79" w14:textId="77777777" w:rsidR="00E54321" w:rsidRPr="00E77497" w:rsidRDefault="00E54321" w:rsidP="003A4B22">
            <w:pPr>
              <w:pStyle w:val="SyntaxOneOf"/>
            </w:pPr>
            <w:r w:rsidRPr="00E77497">
              <w:t>this</w:t>
            </w:r>
          </w:p>
        </w:tc>
        <w:tc>
          <w:tcPr>
            <w:tcW w:w="1895" w:type="dxa"/>
          </w:tcPr>
          <w:p w14:paraId="4637A2D2" w14:textId="77777777" w:rsidR="00E54321" w:rsidRPr="00E77497" w:rsidRDefault="00E54321" w:rsidP="003A4B22">
            <w:pPr>
              <w:pStyle w:val="SyntaxOneOf"/>
            </w:pPr>
          </w:p>
        </w:tc>
      </w:tr>
      <w:tr w:rsidR="00E54321" w:rsidRPr="00E77497" w14:paraId="67481990" w14:textId="77777777" w:rsidTr="002F55F1">
        <w:trPr>
          <w:trHeight w:val="240"/>
        </w:trPr>
        <w:tc>
          <w:tcPr>
            <w:tcW w:w="1895" w:type="dxa"/>
          </w:tcPr>
          <w:p w14:paraId="22E74569" w14:textId="77777777" w:rsidR="00E54321" w:rsidRPr="00E77497" w:rsidRDefault="00E54321" w:rsidP="003A4B22">
            <w:pPr>
              <w:pStyle w:val="SyntaxOneOf"/>
            </w:pPr>
            <w:r w:rsidRPr="00E77497">
              <w:t>default</w:t>
            </w:r>
          </w:p>
        </w:tc>
        <w:tc>
          <w:tcPr>
            <w:tcW w:w="1897" w:type="dxa"/>
          </w:tcPr>
          <w:p w14:paraId="1D5E8797" w14:textId="77777777" w:rsidR="00E54321" w:rsidRPr="00E77497" w:rsidRDefault="00E54321" w:rsidP="003A4B22">
            <w:pPr>
              <w:pStyle w:val="SyntaxOneOf"/>
            </w:pPr>
            <w:r w:rsidRPr="00E77497">
              <w:t>import</w:t>
            </w:r>
            <w:r w:rsidRPr="00E77497" w:rsidDel="002F55F1">
              <w:t xml:space="preserve"> </w:t>
            </w:r>
          </w:p>
        </w:tc>
        <w:tc>
          <w:tcPr>
            <w:tcW w:w="1895" w:type="dxa"/>
          </w:tcPr>
          <w:p w14:paraId="4E847968" w14:textId="77777777" w:rsidR="00E54321" w:rsidRPr="00E77497" w:rsidRDefault="00E54321" w:rsidP="003A4B22">
            <w:pPr>
              <w:pStyle w:val="SyntaxOneOf"/>
            </w:pPr>
            <w:r w:rsidRPr="00E77497">
              <w:t>throw</w:t>
            </w:r>
          </w:p>
        </w:tc>
        <w:tc>
          <w:tcPr>
            <w:tcW w:w="1895" w:type="dxa"/>
          </w:tcPr>
          <w:p w14:paraId="4B32648C" w14:textId="77777777" w:rsidR="00E54321" w:rsidRPr="00E77497" w:rsidRDefault="00E54321" w:rsidP="003A4B22">
            <w:pPr>
              <w:pStyle w:val="SyntaxOneOf"/>
            </w:pPr>
          </w:p>
        </w:tc>
      </w:tr>
      <w:tr w:rsidR="00E54321" w:rsidRPr="00E77497" w14:paraId="75064B9E" w14:textId="77777777" w:rsidTr="002F55F1">
        <w:trPr>
          <w:trHeight w:val="240"/>
        </w:trPr>
        <w:tc>
          <w:tcPr>
            <w:tcW w:w="1895" w:type="dxa"/>
          </w:tcPr>
          <w:p w14:paraId="540986D2" w14:textId="77777777" w:rsidR="00E54321" w:rsidRPr="00E77497" w:rsidRDefault="00E54321" w:rsidP="003A4B22">
            <w:pPr>
              <w:pStyle w:val="SyntaxOneOf"/>
            </w:pPr>
            <w:r w:rsidRPr="00E77497">
              <w:t>delete</w:t>
            </w:r>
          </w:p>
        </w:tc>
        <w:tc>
          <w:tcPr>
            <w:tcW w:w="1897" w:type="dxa"/>
          </w:tcPr>
          <w:p w14:paraId="0C861A82" w14:textId="77777777" w:rsidR="00E54321" w:rsidRPr="00E77497" w:rsidRDefault="00E54321" w:rsidP="003A4B22">
            <w:pPr>
              <w:pStyle w:val="SyntaxOneOf"/>
            </w:pPr>
            <w:r w:rsidRPr="00E77497">
              <w:t>in</w:t>
            </w:r>
          </w:p>
        </w:tc>
        <w:tc>
          <w:tcPr>
            <w:tcW w:w="1895" w:type="dxa"/>
          </w:tcPr>
          <w:p w14:paraId="0FB39624" w14:textId="77777777" w:rsidR="00E54321" w:rsidRPr="00E77497" w:rsidRDefault="00E54321" w:rsidP="003A4B22">
            <w:pPr>
              <w:pStyle w:val="SyntaxOneOf"/>
            </w:pPr>
            <w:r w:rsidRPr="00E77497">
              <w:t>try</w:t>
            </w:r>
          </w:p>
        </w:tc>
        <w:tc>
          <w:tcPr>
            <w:tcW w:w="1895" w:type="dxa"/>
          </w:tcPr>
          <w:p w14:paraId="77939D4B" w14:textId="77777777" w:rsidR="00E54321" w:rsidRPr="00E77497" w:rsidRDefault="00E54321" w:rsidP="003A4B22">
            <w:pPr>
              <w:pStyle w:val="SyntaxOneOf"/>
            </w:pPr>
          </w:p>
        </w:tc>
      </w:tr>
    </w:tbl>
    <w:p w14:paraId="0D8FD287" w14:textId="77777777" w:rsidR="00D10422" w:rsidRDefault="00D10422" w:rsidP="00D10422">
      <w:pPr>
        <w:pStyle w:val="Note"/>
        <w:rPr>
          <w:ins w:id="1612" w:author="Rev 19 Allen Wirfs-Brock" w:date="2013-09-09T10:21:00Z"/>
        </w:rPr>
      </w:pPr>
      <w:bookmarkStart w:id="1613" w:name="_Ref365480121"/>
      <w:ins w:id="1614" w:author="Rev 19 Allen Wirfs-Brock" w:date="2013-09-09T10:21:00Z">
        <w:r>
          <w:t>NOTE</w:t>
        </w:r>
        <w:r>
          <w:tab/>
        </w:r>
      </w:ins>
      <w:ins w:id="1615" w:author="Rev 19 Allen Wirfs-Brock" w:date="2013-09-09T10:34:00Z">
        <w:r>
          <w:t>I</w:t>
        </w:r>
      </w:ins>
      <w:ins w:id="1616" w:author="Rev 19 Allen Wirfs-Brock" w:date="2013-09-09T10:25:00Z">
        <w:r>
          <w:t>n some context</w:t>
        </w:r>
      </w:ins>
      <w:ins w:id="1617" w:author="Rev 19 Allen Wirfs-Brock" w:date="2013-09-09T10:26:00Z">
        <w:r>
          <w:t>s</w:t>
        </w:r>
      </w:ins>
      <w:ins w:id="1618" w:author="Rev 19 Allen Wirfs-Brock" w:date="2013-09-09T10:25:00Z">
        <w:r>
          <w:t xml:space="preserve"> </w:t>
        </w:r>
      </w:ins>
      <w:ins w:id="1619" w:author="Rev 19 Allen Wirfs-Brock" w:date="2013-09-09T10:23:00Z">
        <w:r w:rsidRPr="00D10422">
          <w:rPr>
            <w:rFonts w:ascii="Courier New" w:hAnsi="Courier New" w:cs="Courier New"/>
            <w:b/>
          </w:rPr>
          <w:t>yield</w:t>
        </w:r>
      </w:ins>
      <w:ins w:id="1620" w:author="Rev 19 Allen Wirfs-Brock" w:date="2013-09-09T10:22:00Z">
        <w:r>
          <w:t xml:space="preserve"> is </w:t>
        </w:r>
      </w:ins>
      <w:ins w:id="1621" w:author="Rev 19 Allen Wirfs-Brock" w:date="2013-09-09T10:26:00Z">
        <w:r>
          <w:t>given the semantics of</w:t>
        </w:r>
      </w:ins>
      <w:ins w:id="1622" w:author="Rev 19 Allen Wirfs-Brock" w:date="2013-09-09T10:22:00Z">
        <w:r>
          <w:t xml:space="preserve"> an </w:t>
        </w:r>
        <w:r w:rsidRPr="00D10422">
          <w:rPr>
            <w:rFonts w:ascii="Times New Roman" w:hAnsi="Times New Roman"/>
            <w:i/>
          </w:rPr>
          <w:t>Identifier</w:t>
        </w:r>
        <w:r>
          <w:t xml:space="preserve">. </w:t>
        </w:r>
      </w:ins>
      <w:ins w:id="1623" w:author="Rev 19 Allen Wirfs-Brock" w:date="2013-09-09T10:27:00Z">
        <w:r>
          <w:t xml:space="preserve">See </w:t>
        </w:r>
      </w:ins>
      <w:ins w:id="1624" w:author="Rev 19 Allen Wirfs-Brock" w:date="2013-09-09T10:28:00Z">
        <w:r>
          <w:fldChar w:fldCharType="begin"/>
        </w:r>
        <w:r>
          <w:instrText xml:space="preserve"> REF _Ref424531495 \r \h </w:instrText>
        </w:r>
      </w:ins>
      <w:r>
        <w:fldChar w:fldCharType="separate"/>
      </w:r>
      <w:ins w:id="1625" w:author="Rev 19 Allen Wirfs-Brock" w:date="2013-09-27T13:21:00Z">
        <w:r w:rsidR="00D433E8">
          <w:t>12.1.2</w:t>
        </w:r>
      </w:ins>
      <w:ins w:id="1626" w:author="Rev 19 Allen Wirfs-Brock" w:date="2013-09-09T10:28:00Z">
        <w:r>
          <w:fldChar w:fldCharType="end"/>
        </w:r>
      </w:ins>
      <w:ins w:id="1627" w:author="Rev 19 Allen Wirfs-Brock" w:date="2013-09-09T10:29:00Z">
        <w:r>
          <w:t xml:space="preserve">, </w:t>
        </w:r>
      </w:ins>
      <w:ins w:id="1628" w:author="Rev 19 Allen Wirfs-Brock" w:date="2013-09-09T10:31:00Z">
        <w:r>
          <w:fldChar w:fldCharType="begin"/>
        </w:r>
        <w:r>
          <w:instrText xml:space="preserve"> REF _Ref440445075 \r \h </w:instrText>
        </w:r>
      </w:ins>
      <w:r>
        <w:fldChar w:fldCharType="separate"/>
      </w:r>
      <w:ins w:id="1629" w:author="Rev 19 Allen Wirfs-Brock" w:date="2013-09-27T13:21:00Z">
        <w:r w:rsidR="00D433E8">
          <w:t>12.13</w:t>
        </w:r>
      </w:ins>
      <w:ins w:id="1630" w:author="Rev 19 Allen Wirfs-Brock" w:date="2013-09-09T10:31:00Z">
        <w:r>
          <w:fldChar w:fldCharType="end"/>
        </w:r>
      </w:ins>
      <w:ins w:id="1631" w:author="Rev 19 Allen Wirfs-Brock" w:date="2013-09-09T10:33:00Z">
        <w:r>
          <w:t xml:space="preserve">, </w:t>
        </w:r>
        <w:r>
          <w:fldChar w:fldCharType="begin"/>
        </w:r>
        <w:r>
          <w:instrText xml:space="preserve"> REF _Ref366486138 \r \h </w:instrText>
        </w:r>
      </w:ins>
      <w:r>
        <w:fldChar w:fldCharType="separate"/>
      </w:r>
      <w:ins w:id="1632" w:author="Rev 19 Allen Wirfs-Brock" w:date="2013-09-27T13:21:00Z">
        <w:r w:rsidR="00D433E8">
          <w:t>13.2.1</w:t>
        </w:r>
      </w:ins>
      <w:ins w:id="1633" w:author="Rev 19 Allen Wirfs-Brock" w:date="2013-09-09T10:33:00Z">
        <w:r>
          <w:fldChar w:fldCharType="end"/>
        </w:r>
      </w:ins>
    </w:p>
    <w:p w14:paraId="618C4EB2" w14:textId="77777777" w:rsidR="004C02EF" w:rsidRPr="00E77497" w:rsidRDefault="004C02EF" w:rsidP="00D148E9">
      <w:pPr>
        <w:pStyle w:val="40"/>
      </w:pPr>
      <w:bookmarkStart w:id="1634" w:name="_Ref368042834"/>
      <w:r w:rsidRPr="00E77497">
        <w:t>Future Reserved Words</w:t>
      </w:r>
      <w:bookmarkEnd w:id="1613"/>
      <w:bookmarkEnd w:id="1634"/>
    </w:p>
    <w:p w14:paraId="5EB3F1B5" w14:textId="77777777" w:rsidR="004C02EF" w:rsidRPr="00E77497" w:rsidRDefault="004C02EF" w:rsidP="004C02EF">
      <w:r w:rsidRPr="00E77497">
        <w:t>The following words are used as keywords in proposed extensions and are therefore reserved to allow for the possibility of future adoption of those extensions.</w:t>
      </w:r>
    </w:p>
    <w:p w14:paraId="384C8DF0" w14:textId="77777777" w:rsidR="004C02EF" w:rsidRPr="00E77497" w:rsidRDefault="004C02EF" w:rsidP="004C02EF">
      <w:pPr>
        <w:pStyle w:val="Syntax"/>
      </w:pPr>
      <w:r w:rsidRPr="00E77497">
        <w:t>Syntax</w:t>
      </w:r>
    </w:p>
    <w:p w14:paraId="6BEDFA37" w14:textId="77777777"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14:paraId="06DD8C6F" w14:textId="77777777" w:rsidTr="00F477D2">
        <w:trPr>
          <w:trHeight w:val="240"/>
        </w:trPr>
        <w:tc>
          <w:tcPr>
            <w:tcW w:w="1895" w:type="dxa"/>
          </w:tcPr>
          <w:p w14:paraId="23A4FB81" w14:textId="77777777" w:rsidR="004C02EF" w:rsidRPr="00E77497" w:rsidRDefault="004C02EF" w:rsidP="003A4B22">
            <w:pPr>
              <w:pStyle w:val="SyntaxOneOf"/>
            </w:pPr>
          </w:p>
        </w:tc>
        <w:tc>
          <w:tcPr>
            <w:tcW w:w="1895" w:type="dxa"/>
          </w:tcPr>
          <w:p w14:paraId="0B515085" w14:textId="77777777" w:rsidR="004C02EF" w:rsidRPr="00E77497" w:rsidRDefault="004C02EF" w:rsidP="003A4B22">
            <w:pPr>
              <w:pStyle w:val="SyntaxOneOf"/>
            </w:pPr>
            <w:r w:rsidRPr="00E77497">
              <w:t>enum</w:t>
            </w:r>
          </w:p>
        </w:tc>
        <w:tc>
          <w:tcPr>
            <w:tcW w:w="1895" w:type="dxa"/>
          </w:tcPr>
          <w:p w14:paraId="498AAAD3" w14:textId="77777777" w:rsidR="004C02EF" w:rsidRPr="00E77497" w:rsidRDefault="004C02EF" w:rsidP="003A4B22">
            <w:pPr>
              <w:pStyle w:val="SyntaxOneOf"/>
            </w:pPr>
            <w:commentRangeStart w:id="1635"/>
            <w:r w:rsidRPr="00E77497">
              <w:t>extends</w:t>
            </w:r>
            <w:commentRangeEnd w:id="1635"/>
            <w:r w:rsidR="002F55F1">
              <w:rPr>
                <w:rStyle w:val="af6"/>
                <w:rFonts w:ascii="Arial" w:eastAsia="MS Mincho" w:hAnsi="Arial"/>
                <w:b w:val="0"/>
                <w:lang w:eastAsia="ja-JP"/>
              </w:rPr>
              <w:commentReference w:id="1635"/>
            </w:r>
          </w:p>
        </w:tc>
        <w:tc>
          <w:tcPr>
            <w:tcW w:w="1895" w:type="dxa"/>
          </w:tcPr>
          <w:p w14:paraId="67C83671" w14:textId="77777777" w:rsidR="004C02EF" w:rsidRPr="00E77497" w:rsidRDefault="004C02EF" w:rsidP="003A4B22">
            <w:pPr>
              <w:pStyle w:val="SyntaxOneOf"/>
            </w:pPr>
          </w:p>
        </w:tc>
      </w:tr>
    </w:tbl>
    <w:p w14:paraId="7C6129B4" w14:textId="77777777"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w:t>
      </w:r>
      <w:r w:rsidR="00D10422">
        <w:fldChar w:fldCharType="begin"/>
      </w:r>
      <w:r w:rsidR="00D10422">
        <w:instrText xml:space="preserve"> REF _Ref365534967 \r \h </w:instrText>
      </w:r>
      <w:r w:rsidR="00D10422">
        <w:fldChar w:fldCharType="separate"/>
      </w:r>
      <w:ins w:id="1636" w:author="Rev 19 Allen Wirfs-Brock" w:date="2013-09-27T13:21:00Z">
        <w:r w:rsidR="00D433E8">
          <w:t>10.2.1</w:t>
        </w:r>
      </w:ins>
      <w:del w:id="1637" w:author="Rev 19 Allen Wirfs-Brock" w:date="2013-09-27T08:38:00Z">
        <w:r w:rsidR="00D10422" w:rsidDel="009E7E9E">
          <w:delText>10.1.1</w:delText>
        </w:r>
      </w:del>
      <w:r w:rsidR="00D10422">
        <w:fldChar w:fldCharType="end"/>
      </w:r>
      <w:r w:rsidRPr="00E77497">
        <w:t xml:space="preserve">).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14:paraId="25CBF332" w14:textId="77777777" w:rsidTr="00F477D2">
        <w:trPr>
          <w:trHeight w:val="240"/>
        </w:trPr>
        <w:tc>
          <w:tcPr>
            <w:tcW w:w="1895" w:type="dxa"/>
          </w:tcPr>
          <w:p w14:paraId="3689E51D" w14:textId="77777777" w:rsidR="004C02EF" w:rsidRPr="00E65A34" w:rsidRDefault="004C02EF" w:rsidP="003A4B22">
            <w:pPr>
              <w:pStyle w:val="SyntaxOneOf"/>
            </w:pPr>
            <w:r w:rsidRPr="004D1BD1">
              <w:t>imp</w:t>
            </w:r>
            <w:r w:rsidRPr="00E65A34">
              <w:t>lements</w:t>
            </w:r>
          </w:p>
        </w:tc>
        <w:tc>
          <w:tcPr>
            <w:tcW w:w="1895" w:type="dxa"/>
          </w:tcPr>
          <w:p w14:paraId="632753CA" w14:textId="77777777" w:rsidR="004C02EF" w:rsidRPr="009C202C" w:rsidRDefault="00E54321" w:rsidP="003A4B22">
            <w:pPr>
              <w:pStyle w:val="SyntaxOneOf"/>
            </w:pPr>
            <w:r w:rsidRPr="00E77497">
              <w:t>package</w:t>
            </w:r>
          </w:p>
        </w:tc>
        <w:tc>
          <w:tcPr>
            <w:tcW w:w="1895" w:type="dxa"/>
          </w:tcPr>
          <w:p w14:paraId="76C64672" w14:textId="77777777" w:rsidR="004C02EF" w:rsidRPr="009C202C" w:rsidRDefault="00E54321" w:rsidP="003A4B22">
            <w:pPr>
              <w:pStyle w:val="SyntaxOneOf"/>
            </w:pPr>
            <w:r w:rsidRPr="00E77497">
              <w:t>protected</w:t>
            </w:r>
          </w:p>
        </w:tc>
        <w:tc>
          <w:tcPr>
            <w:tcW w:w="1895" w:type="dxa"/>
          </w:tcPr>
          <w:p w14:paraId="2F8969FE" w14:textId="77777777" w:rsidR="004C02EF" w:rsidRPr="009C202C" w:rsidRDefault="00E54321" w:rsidP="003A4B22">
            <w:pPr>
              <w:pStyle w:val="SyntaxOneOf"/>
            </w:pPr>
            <w:r w:rsidRPr="00E77497">
              <w:t>static</w:t>
            </w:r>
          </w:p>
        </w:tc>
        <w:tc>
          <w:tcPr>
            <w:tcW w:w="1895" w:type="dxa"/>
          </w:tcPr>
          <w:p w14:paraId="45B40260" w14:textId="77777777" w:rsidR="004C02EF" w:rsidRPr="00675B74" w:rsidRDefault="004C02EF" w:rsidP="003A4B22">
            <w:pPr>
              <w:pStyle w:val="SyntaxOneOf"/>
            </w:pPr>
            <w:del w:id="1638" w:author="Rev 19 Allen Wirfs-Brock" w:date="2013-09-09T10:17:00Z">
              <w:r w:rsidRPr="00675B74" w:rsidDel="00E54321">
                <w:delText>yield</w:delText>
              </w:r>
            </w:del>
          </w:p>
        </w:tc>
      </w:tr>
      <w:tr w:rsidR="004C02EF" w:rsidRPr="00E77497" w14:paraId="6BBCF2BF" w14:textId="77777777" w:rsidTr="00F477D2">
        <w:trPr>
          <w:trHeight w:val="240"/>
        </w:trPr>
        <w:tc>
          <w:tcPr>
            <w:tcW w:w="1895" w:type="dxa"/>
          </w:tcPr>
          <w:p w14:paraId="1C3D823C" w14:textId="77777777" w:rsidR="004C02EF" w:rsidRPr="00E77497" w:rsidRDefault="004C02EF" w:rsidP="003A4B22">
            <w:pPr>
              <w:pStyle w:val="SyntaxOneOf"/>
            </w:pPr>
            <w:r w:rsidRPr="00E77497">
              <w:t>interface</w:t>
            </w:r>
          </w:p>
        </w:tc>
        <w:tc>
          <w:tcPr>
            <w:tcW w:w="1895" w:type="dxa"/>
          </w:tcPr>
          <w:p w14:paraId="7EB9ECB1" w14:textId="77777777" w:rsidR="004C02EF" w:rsidRPr="00E77497" w:rsidRDefault="00E54321" w:rsidP="003A4B22">
            <w:pPr>
              <w:pStyle w:val="SyntaxOneOf"/>
            </w:pPr>
            <w:r w:rsidRPr="009C202C">
              <w:t>private</w:t>
            </w:r>
          </w:p>
        </w:tc>
        <w:tc>
          <w:tcPr>
            <w:tcW w:w="1895" w:type="dxa"/>
          </w:tcPr>
          <w:p w14:paraId="3DBA4BA5" w14:textId="77777777" w:rsidR="004C02EF" w:rsidRPr="00E77497" w:rsidRDefault="00E54321" w:rsidP="003A4B22">
            <w:pPr>
              <w:pStyle w:val="SyntaxOneOf"/>
            </w:pPr>
            <w:r w:rsidRPr="009C202C">
              <w:t>public</w:t>
            </w:r>
          </w:p>
        </w:tc>
        <w:tc>
          <w:tcPr>
            <w:tcW w:w="1895" w:type="dxa"/>
          </w:tcPr>
          <w:p w14:paraId="2EF4D0D5" w14:textId="77777777" w:rsidR="004C02EF" w:rsidRPr="00E77497" w:rsidRDefault="004C02EF" w:rsidP="003A4B22">
            <w:pPr>
              <w:pStyle w:val="SyntaxOneOf"/>
            </w:pPr>
          </w:p>
        </w:tc>
        <w:tc>
          <w:tcPr>
            <w:tcW w:w="1895" w:type="dxa"/>
          </w:tcPr>
          <w:p w14:paraId="00FC57B2" w14:textId="77777777" w:rsidR="004C02EF" w:rsidRPr="00E77497" w:rsidRDefault="004C02EF" w:rsidP="003A4B22">
            <w:pPr>
              <w:pStyle w:val="SyntaxOneOf"/>
            </w:pPr>
          </w:p>
        </w:tc>
      </w:tr>
    </w:tbl>
    <w:p w14:paraId="4AB9743C" w14:textId="77777777" w:rsidR="004C02EF" w:rsidRPr="00E77497" w:rsidRDefault="004C02EF" w:rsidP="004C02EF">
      <w:pPr>
        <w:pStyle w:val="SyntaxDefinition"/>
      </w:pPr>
    </w:p>
    <w:p w14:paraId="47AD07ED" w14:textId="77777777" w:rsidR="004C02EF" w:rsidRPr="00E77497" w:rsidRDefault="004C02EF" w:rsidP="00D148E9">
      <w:pPr>
        <w:pStyle w:val="20"/>
      </w:pPr>
      <w:bookmarkStart w:id="1639" w:name="_Ref456010399"/>
      <w:bookmarkStart w:id="1640" w:name="_Toc472818763"/>
      <w:bookmarkStart w:id="1641" w:name="_Toc235503316"/>
      <w:bookmarkStart w:id="1642" w:name="_Toc241509091"/>
      <w:bookmarkStart w:id="1643" w:name="_Toc244416578"/>
      <w:bookmarkStart w:id="1644" w:name="_Toc276630942"/>
      <w:bookmarkStart w:id="1645" w:name="_Toc368050348"/>
      <w:r w:rsidRPr="00E77497">
        <w:t>Punctuator</w:t>
      </w:r>
      <w:bookmarkEnd w:id="1589"/>
      <w:bookmarkEnd w:id="1590"/>
      <w:bookmarkEnd w:id="1591"/>
      <w:bookmarkEnd w:id="1592"/>
      <w:bookmarkEnd w:id="1593"/>
      <w:bookmarkEnd w:id="1594"/>
      <w:bookmarkEnd w:id="1595"/>
      <w:bookmarkEnd w:id="1596"/>
      <w:bookmarkEnd w:id="1597"/>
      <w:r w:rsidRPr="00E77497">
        <w:t>s</w:t>
      </w:r>
      <w:bookmarkEnd w:id="1639"/>
      <w:bookmarkEnd w:id="1640"/>
      <w:bookmarkEnd w:id="1641"/>
      <w:bookmarkEnd w:id="1642"/>
      <w:bookmarkEnd w:id="1643"/>
      <w:bookmarkEnd w:id="1644"/>
      <w:bookmarkEnd w:id="1645"/>
    </w:p>
    <w:p w14:paraId="5415D8AD" w14:textId="77777777" w:rsidR="004C02EF" w:rsidRPr="00E77497" w:rsidRDefault="004C02EF" w:rsidP="004C02EF">
      <w:pPr>
        <w:pStyle w:val="Syntax"/>
      </w:pPr>
      <w:bookmarkStart w:id="1646" w:name="_Ref377322467"/>
      <w:bookmarkStart w:id="1647" w:name="_Ref377322512"/>
      <w:bookmarkStart w:id="1648" w:name="_Toc381513625"/>
      <w:bookmarkStart w:id="1649" w:name="_Toc382202767"/>
      <w:bookmarkStart w:id="1650" w:name="_Toc382202987"/>
      <w:bookmarkStart w:id="1651" w:name="_Toc382212147"/>
      <w:bookmarkStart w:id="1652" w:name="_Toc382212326"/>
      <w:bookmarkStart w:id="1653" w:name="_Toc382291492"/>
      <w:bookmarkStart w:id="1654" w:name="_Toc385672128"/>
      <w:bookmarkStart w:id="1655" w:name="_Toc393690219"/>
      <w:r w:rsidRPr="00E77497">
        <w:t>Syntax</w:t>
      </w:r>
    </w:p>
    <w:p w14:paraId="65264CEC" w14:textId="77777777"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310DF93C" w14:textId="77777777" w:rsidTr="00660C67">
        <w:tc>
          <w:tcPr>
            <w:tcW w:w="1263" w:type="dxa"/>
          </w:tcPr>
          <w:p w14:paraId="0961DF0B" w14:textId="77777777" w:rsidR="004C02EF" w:rsidRPr="00E77497" w:rsidRDefault="004C02EF" w:rsidP="003A4B22">
            <w:pPr>
              <w:pStyle w:val="SyntaxOneOf"/>
              <w:keepNext/>
            </w:pPr>
            <w:r w:rsidRPr="00E77497">
              <w:t>{</w:t>
            </w:r>
          </w:p>
        </w:tc>
        <w:tc>
          <w:tcPr>
            <w:tcW w:w="1263" w:type="dxa"/>
          </w:tcPr>
          <w:p w14:paraId="0AB64C4A" w14:textId="77777777" w:rsidR="004C02EF" w:rsidRPr="00E77497" w:rsidRDefault="00660C67" w:rsidP="003A4B22">
            <w:pPr>
              <w:pStyle w:val="SyntaxOneOf"/>
              <w:keepNext/>
            </w:pPr>
            <w:r w:rsidRPr="00E77497">
              <w:t>(</w:t>
            </w:r>
          </w:p>
        </w:tc>
        <w:tc>
          <w:tcPr>
            <w:tcW w:w="1263" w:type="dxa"/>
          </w:tcPr>
          <w:p w14:paraId="0E997B91" w14:textId="77777777" w:rsidR="004C02EF" w:rsidRPr="00E77497" w:rsidRDefault="00660C67" w:rsidP="003A4B22">
            <w:pPr>
              <w:pStyle w:val="SyntaxOneOf"/>
              <w:keepNext/>
            </w:pPr>
            <w:r w:rsidRPr="00E77497">
              <w:t>)</w:t>
            </w:r>
          </w:p>
        </w:tc>
        <w:tc>
          <w:tcPr>
            <w:tcW w:w="1263" w:type="dxa"/>
          </w:tcPr>
          <w:p w14:paraId="3126247F" w14:textId="77777777" w:rsidR="004C02EF" w:rsidRPr="00E77497" w:rsidRDefault="00660C67" w:rsidP="003A4B22">
            <w:pPr>
              <w:pStyle w:val="SyntaxOneOf"/>
              <w:keepNext/>
            </w:pPr>
            <w:r w:rsidRPr="00E77497">
              <w:t>[</w:t>
            </w:r>
          </w:p>
        </w:tc>
        <w:tc>
          <w:tcPr>
            <w:tcW w:w="1263" w:type="dxa"/>
          </w:tcPr>
          <w:p w14:paraId="1F52E62B" w14:textId="77777777" w:rsidR="004C02EF" w:rsidRPr="00E77497" w:rsidRDefault="00660C67" w:rsidP="003A4B22">
            <w:pPr>
              <w:pStyle w:val="SyntaxOneOf"/>
              <w:keepNext/>
            </w:pPr>
            <w:r w:rsidRPr="00E77497">
              <w:t>]</w:t>
            </w:r>
          </w:p>
        </w:tc>
        <w:tc>
          <w:tcPr>
            <w:tcW w:w="1263" w:type="dxa"/>
          </w:tcPr>
          <w:p w14:paraId="4A54C4C8" w14:textId="77777777" w:rsidR="004C02EF" w:rsidRPr="00E77497" w:rsidRDefault="00802A45" w:rsidP="003A4B22">
            <w:pPr>
              <w:pStyle w:val="SyntaxOneOf"/>
              <w:keepNext/>
            </w:pPr>
            <w:r>
              <w:t>.</w:t>
            </w:r>
          </w:p>
        </w:tc>
      </w:tr>
      <w:tr w:rsidR="004C02EF" w:rsidRPr="00E77497" w14:paraId="5DFD7E5D" w14:textId="77777777" w:rsidTr="00660C67">
        <w:tc>
          <w:tcPr>
            <w:tcW w:w="1263" w:type="dxa"/>
          </w:tcPr>
          <w:p w14:paraId="001F3EB4" w14:textId="77777777" w:rsidR="004C02EF" w:rsidRPr="00E77497" w:rsidRDefault="004C02EF" w:rsidP="003A4B22">
            <w:pPr>
              <w:pStyle w:val="SyntaxOneOf"/>
              <w:keepNext/>
            </w:pPr>
            <w:r w:rsidRPr="00E77497">
              <w:t>.</w:t>
            </w:r>
            <w:r w:rsidR="00802A45">
              <w:t>..</w:t>
            </w:r>
          </w:p>
        </w:tc>
        <w:tc>
          <w:tcPr>
            <w:tcW w:w="1263" w:type="dxa"/>
          </w:tcPr>
          <w:p w14:paraId="49B532F1" w14:textId="77777777" w:rsidR="004C02EF" w:rsidRPr="00E77497" w:rsidRDefault="004C02EF" w:rsidP="003A4B22">
            <w:pPr>
              <w:pStyle w:val="SyntaxOneOf"/>
              <w:keepNext/>
            </w:pPr>
            <w:r w:rsidRPr="00E77497">
              <w:t>;</w:t>
            </w:r>
          </w:p>
        </w:tc>
        <w:tc>
          <w:tcPr>
            <w:tcW w:w="1263" w:type="dxa"/>
          </w:tcPr>
          <w:p w14:paraId="47702031" w14:textId="77777777" w:rsidR="004C02EF" w:rsidRPr="00E77497" w:rsidRDefault="004C02EF" w:rsidP="003A4B22">
            <w:pPr>
              <w:pStyle w:val="SyntaxOneOf"/>
              <w:keepNext/>
            </w:pPr>
            <w:r w:rsidRPr="00E77497">
              <w:t>,</w:t>
            </w:r>
          </w:p>
        </w:tc>
        <w:tc>
          <w:tcPr>
            <w:tcW w:w="1263" w:type="dxa"/>
          </w:tcPr>
          <w:p w14:paraId="338FDB75" w14:textId="77777777" w:rsidR="004C02EF" w:rsidRPr="00E77497" w:rsidRDefault="004C02EF" w:rsidP="003A4B22">
            <w:pPr>
              <w:pStyle w:val="SyntaxOneOf"/>
              <w:keepNext/>
            </w:pPr>
            <w:r w:rsidRPr="00E77497">
              <w:t>&lt;</w:t>
            </w:r>
          </w:p>
        </w:tc>
        <w:tc>
          <w:tcPr>
            <w:tcW w:w="1263" w:type="dxa"/>
          </w:tcPr>
          <w:p w14:paraId="30E2E14F" w14:textId="77777777" w:rsidR="004C02EF" w:rsidRPr="00E77497" w:rsidRDefault="004C02EF" w:rsidP="003A4B22">
            <w:pPr>
              <w:pStyle w:val="SyntaxOneOf"/>
              <w:keepNext/>
            </w:pPr>
            <w:r w:rsidRPr="00E77497">
              <w:t>&gt;</w:t>
            </w:r>
          </w:p>
        </w:tc>
        <w:tc>
          <w:tcPr>
            <w:tcW w:w="1263" w:type="dxa"/>
          </w:tcPr>
          <w:p w14:paraId="0AEA6A52" w14:textId="77777777" w:rsidR="004C02EF" w:rsidRPr="00E77497" w:rsidRDefault="004C02EF" w:rsidP="003A4B22">
            <w:pPr>
              <w:pStyle w:val="SyntaxOneOf"/>
              <w:keepNext/>
            </w:pPr>
            <w:r w:rsidRPr="00E77497">
              <w:t>&lt;=</w:t>
            </w:r>
          </w:p>
        </w:tc>
      </w:tr>
      <w:tr w:rsidR="004C02EF" w:rsidRPr="00E77497" w14:paraId="4B4B3EA6" w14:textId="77777777" w:rsidTr="00660C67">
        <w:tc>
          <w:tcPr>
            <w:tcW w:w="1263" w:type="dxa"/>
          </w:tcPr>
          <w:p w14:paraId="60E5A6ED" w14:textId="77777777" w:rsidR="004C02EF" w:rsidRPr="00E77497" w:rsidRDefault="004C02EF" w:rsidP="003A4B22">
            <w:pPr>
              <w:pStyle w:val="SyntaxOneOf"/>
              <w:keepNext/>
            </w:pPr>
            <w:r w:rsidRPr="00E77497">
              <w:t>&gt;=</w:t>
            </w:r>
          </w:p>
        </w:tc>
        <w:tc>
          <w:tcPr>
            <w:tcW w:w="1263" w:type="dxa"/>
          </w:tcPr>
          <w:p w14:paraId="6541B693" w14:textId="77777777" w:rsidR="004C02EF" w:rsidRPr="00E77497" w:rsidRDefault="004C02EF" w:rsidP="003A4B22">
            <w:pPr>
              <w:pStyle w:val="SyntaxOneOf"/>
              <w:keepNext/>
            </w:pPr>
            <w:r w:rsidRPr="00E77497">
              <w:t>==</w:t>
            </w:r>
          </w:p>
        </w:tc>
        <w:tc>
          <w:tcPr>
            <w:tcW w:w="1263" w:type="dxa"/>
          </w:tcPr>
          <w:p w14:paraId="2506157F" w14:textId="77777777" w:rsidR="004C02EF" w:rsidRPr="00E77497" w:rsidRDefault="004C02EF" w:rsidP="003A4B22">
            <w:pPr>
              <w:pStyle w:val="SyntaxOneOf"/>
              <w:keepNext/>
            </w:pPr>
            <w:r w:rsidRPr="00E77497">
              <w:t>!=</w:t>
            </w:r>
          </w:p>
        </w:tc>
        <w:tc>
          <w:tcPr>
            <w:tcW w:w="1263" w:type="dxa"/>
          </w:tcPr>
          <w:p w14:paraId="757378C8" w14:textId="77777777" w:rsidR="004C02EF" w:rsidRPr="00E77497" w:rsidRDefault="004C02EF" w:rsidP="003A4B22">
            <w:pPr>
              <w:pStyle w:val="SyntaxOneOf"/>
              <w:keepNext/>
            </w:pPr>
            <w:r w:rsidRPr="00E77497">
              <w:t>===</w:t>
            </w:r>
          </w:p>
        </w:tc>
        <w:tc>
          <w:tcPr>
            <w:tcW w:w="1263" w:type="dxa"/>
          </w:tcPr>
          <w:p w14:paraId="69ED9414" w14:textId="77777777" w:rsidR="004C02EF" w:rsidRPr="00E77497" w:rsidRDefault="004C02EF" w:rsidP="003A4B22">
            <w:pPr>
              <w:pStyle w:val="SyntaxOneOf"/>
              <w:keepNext/>
            </w:pPr>
            <w:r w:rsidRPr="00E77497">
              <w:t>!==</w:t>
            </w:r>
          </w:p>
        </w:tc>
        <w:tc>
          <w:tcPr>
            <w:tcW w:w="1263" w:type="dxa"/>
          </w:tcPr>
          <w:p w14:paraId="5A56B42E" w14:textId="77777777" w:rsidR="004C02EF" w:rsidRPr="00E77497" w:rsidRDefault="004C02EF" w:rsidP="003A4B22">
            <w:pPr>
              <w:pStyle w:val="SyntaxOneOf"/>
              <w:keepNext/>
            </w:pPr>
          </w:p>
        </w:tc>
      </w:tr>
      <w:tr w:rsidR="004C02EF" w:rsidRPr="00E77497" w14:paraId="77CC8E3A" w14:textId="77777777" w:rsidTr="00660C67">
        <w:tc>
          <w:tcPr>
            <w:tcW w:w="1263" w:type="dxa"/>
          </w:tcPr>
          <w:p w14:paraId="20AF3C66" w14:textId="77777777" w:rsidR="004C02EF" w:rsidRPr="00E77497" w:rsidRDefault="004C02EF" w:rsidP="003A4B22">
            <w:pPr>
              <w:pStyle w:val="SyntaxOneOf"/>
              <w:keepNext/>
            </w:pPr>
            <w:r w:rsidRPr="00E77497">
              <w:t>+</w:t>
            </w:r>
          </w:p>
        </w:tc>
        <w:tc>
          <w:tcPr>
            <w:tcW w:w="1263" w:type="dxa"/>
          </w:tcPr>
          <w:p w14:paraId="7DACE393" w14:textId="77777777" w:rsidR="004C02EF" w:rsidRPr="00E77497" w:rsidRDefault="004C02EF" w:rsidP="003A4B22">
            <w:pPr>
              <w:pStyle w:val="SyntaxOneOf"/>
              <w:keepNext/>
            </w:pPr>
            <w:r w:rsidRPr="00E77497">
              <w:t>-</w:t>
            </w:r>
          </w:p>
        </w:tc>
        <w:tc>
          <w:tcPr>
            <w:tcW w:w="1263" w:type="dxa"/>
          </w:tcPr>
          <w:p w14:paraId="6CA38C64" w14:textId="77777777" w:rsidR="004C02EF" w:rsidRPr="00E77497" w:rsidRDefault="004C02EF" w:rsidP="003A4B22">
            <w:pPr>
              <w:pStyle w:val="SyntaxOneOf"/>
              <w:keepNext/>
            </w:pPr>
            <w:r w:rsidRPr="00E77497">
              <w:t>*</w:t>
            </w:r>
          </w:p>
        </w:tc>
        <w:tc>
          <w:tcPr>
            <w:tcW w:w="1263" w:type="dxa"/>
          </w:tcPr>
          <w:p w14:paraId="594DBA42" w14:textId="77777777" w:rsidR="004C02EF" w:rsidRPr="00E77497" w:rsidRDefault="004C02EF" w:rsidP="003A4B22">
            <w:pPr>
              <w:pStyle w:val="SyntaxOneOf"/>
              <w:keepNext/>
            </w:pPr>
            <w:r w:rsidRPr="00E77497">
              <w:t>%</w:t>
            </w:r>
          </w:p>
        </w:tc>
        <w:tc>
          <w:tcPr>
            <w:tcW w:w="1263" w:type="dxa"/>
          </w:tcPr>
          <w:p w14:paraId="15EF5F67" w14:textId="77777777" w:rsidR="004C02EF" w:rsidRPr="00E77497" w:rsidRDefault="004C02EF" w:rsidP="003A4B22">
            <w:pPr>
              <w:pStyle w:val="SyntaxOneOf"/>
              <w:keepNext/>
            </w:pPr>
            <w:r w:rsidRPr="00E77497">
              <w:t>++</w:t>
            </w:r>
          </w:p>
        </w:tc>
        <w:tc>
          <w:tcPr>
            <w:tcW w:w="1263" w:type="dxa"/>
          </w:tcPr>
          <w:p w14:paraId="1B2BBBB3" w14:textId="77777777" w:rsidR="004C02EF" w:rsidRPr="00E77497" w:rsidRDefault="004C02EF" w:rsidP="003A4B22">
            <w:pPr>
              <w:pStyle w:val="SyntaxOneOf"/>
              <w:keepNext/>
            </w:pPr>
            <w:r w:rsidRPr="00E77497">
              <w:t>--</w:t>
            </w:r>
          </w:p>
        </w:tc>
      </w:tr>
      <w:tr w:rsidR="004C02EF" w:rsidRPr="00E77497" w14:paraId="784E5FFA" w14:textId="77777777" w:rsidTr="00660C67">
        <w:tc>
          <w:tcPr>
            <w:tcW w:w="1263" w:type="dxa"/>
          </w:tcPr>
          <w:p w14:paraId="7D793CDB" w14:textId="77777777" w:rsidR="004C02EF" w:rsidRPr="00E77497" w:rsidRDefault="004C02EF" w:rsidP="003A4B22">
            <w:pPr>
              <w:pStyle w:val="SyntaxOneOf"/>
              <w:keepNext/>
            </w:pPr>
            <w:r w:rsidRPr="00E77497">
              <w:t>&lt;&lt;</w:t>
            </w:r>
          </w:p>
        </w:tc>
        <w:tc>
          <w:tcPr>
            <w:tcW w:w="1263" w:type="dxa"/>
          </w:tcPr>
          <w:p w14:paraId="2F208C14" w14:textId="77777777" w:rsidR="004C02EF" w:rsidRPr="00E77497" w:rsidRDefault="004C02EF" w:rsidP="003A4B22">
            <w:pPr>
              <w:pStyle w:val="SyntaxOneOf"/>
              <w:keepNext/>
            </w:pPr>
            <w:r w:rsidRPr="00E77497">
              <w:t>&gt;&gt;</w:t>
            </w:r>
          </w:p>
        </w:tc>
        <w:tc>
          <w:tcPr>
            <w:tcW w:w="1263" w:type="dxa"/>
          </w:tcPr>
          <w:p w14:paraId="0EAAB21C" w14:textId="77777777" w:rsidR="004C02EF" w:rsidRPr="00E77497" w:rsidRDefault="004C02EF" w:rsidP="003A4B22">
            <w:pPr>
              <w:pStyle w:val="SyntaxOneOf"/>
              <w:keepNext/>
            </w:pPr>
            <w:r w:rsidRPr="00E77497">
              <w:t>&gt;&gt;&gt;</w:t>
            </w:r>
          </w:p>
        </w:tc>
        <w:tc>
          <w:tcPr>
            <w:tcW w:w="1263" w:type="dxa"/>
          </w:tcPr>
          <w:p w14:paraId="457FA3A7" w14:textId="77777777" w:rsidR="004C02EF" w:rsidRPr="00E77497" w:rsidRDefault="004C02EF" w:rsidP="003A4B22">
            <w:pPr>
              <w:pStyle w:val="SyntaxOneOf"/>
              <w:keepNext/>
            </w:pPr>
            <w:r w:rsidRPr="00E77497">
              <w:t>&amp;</w:t>
            </w:r>
          </w:p>
        </w:tc>
        <w:tc>
          <w:tcPr>
            <w:tcW w:w="1263" w:type="dxa"/>
          </w:tcPr>
          <w:p w14:paraId="4CB62272" w14:textId="77777777" w:rsidR="004C02EF" w:rsidRPr="00E77497" w:rsidRDefault="004C02EF" w:rsidP="003A4B22">
            <w:pPr>
              <w:pStyle w:val="SyntaxOneOf"/>
              <w:keepNext/>
            </w:pPr>
            <w:r w:rsidRPr="00E77497">
              <w:t>|</w:t>
            </w:r>
          </w:p>
        </w:tc>
        <w:tc>
          <w:tcPr>
            <w:tcW w:w="1263" w:type="dxa"/>
          </w:tcPr>
          <w:p w14:paraId="02545505" w14:textId="77777777" w:rsidR="004C02EF" w:rsidRPr="00E77497" w:rsidRDefault="004C02EF" w:rsidP="003A4B22">
            <w:pPr>
              <w:pStyle w:val="SyntaxOneOf"/>
              <w:keepNext/>
            </w:pPr>
            <w:r w:rsidRPr="00E77497">
              <w:t>^</w:t>
            </w:r>
          </w:p>
        </w:tc>
      </w:tr>
      <w:tr w:rsidR="004C02EF" w:rsidRPr="00E77497" w14:paraId="6C16F31D" w14:textId="77777777" w:rsidTr="00660C67">
        <w:tc>
          <w:tcPr>
            <w:tcW w:w="1263" w:type="dxa"/>
          </w:tcPr>
          <w:p w14:paraId="71C4FEBE" w14:textId="77777777" w:rsidR="004C02EF" w:rsidRPr="00E77497" w:rsidRDefault="004C02EF" w:rsidP="003A4B22">
            <w:pPr>
              <w:pStyle w:val="SyntaxOneOf"/>
              <w:keepNext/>
            </w:pPr>
            <w:r w:rsidRPr="00E77497">
              <w:t>!</w:t>
            </w:r>
          </w:p>
        </w:tc>
        <w:tc>
          <w:tcPr>
            <w:tcW w:w="1263" w:type="dxa"/>
          </w:tcPr>
          <w:p w14:paraId="2D6DB8C9" w14:textId="77777777" w:rsidR="004C02EF" w:rsidRPr="00E77497" w:rsidRDefault="004C02EF" w:rsidP="003A4B22">
            <w:pPr>
              <w:pStyle w:val="SyntaxOneOf"/>
              <w:keepNext/>
            </w:pPr>
            <w:r w:rsidRPr="00E77497">
              <w:t>~</w:t>
            </w:r>
          </w:p>
        </w:tc>
        <w:tc>
          <w:tcPr>
            <w:tcW w:w="1263" w:type="dxa"/>
          </w:tcPr>
          <w:p w14:paraId="6556B0F0" w14:textId="77777777" w:rsidR="004C02EF" w:rsidRPr="00E77497" w:rsidRDefault="004C02EF" w:rsidP="003A4B22">
            <w:pPr>
              <w:pStyle w:val="SyntaxOneOf"/>
              <w:keepNext/>
            </w:pPr>
            <w:r w:rsidRPr="00E77497">
              <w:t>&amp;&amp;</w:t>
            </w:r>
          </w:p>
        </w:tc>
        <w:tc>
          <w:tcPr>
            <w:tcW w:w="1263" w:type="dxa"/>
          </w:tcPr>
          <w:p w14:paraId="49CED0B0" w14:textId="77777777" w:rsidR="004C02EF" w:rsidRPr="00E77497" w:rsidRDefault="004C02EF" w:rsidP="003A4B22">
            <w:pPr>
              <w:pStyle w:val="SyntaxOneOf"/>
              <w:keepNext/>
            </w:pPr>
            <w:r w:rsidRPr="00E77497">
              <w:t>||</w:t>
            </w:r>
          </w:p>
        </w:tc>
        <w:tc>
          <w:tcPr>
            <w:tcW w:w="1263" w:type="dxa"/>
          </w:tcPr>
          <w:p w14:paraId="1E28C030" w14:textId="77777777" w:rsidR="004C02EF" w:rsidRPr="00E77497" w:rsidRDefault="004C02EF" w:rsidP="003A4B22">
            <w:pPr>
              <w:pStyle w:val="SyntaxOneOf"/>
              <w:keepNext/>
            </w:pPr>
            <w:r w:rsidRPr="00E77497">
              <w:t>?</w:t>
            </w:r>
          </w:p>
        </w:tc>
        <w:tc>
          <w:tcPr>
            <w:tcW w:w="1263" w:type="dxa"/>
          </w:tcPr>
          <w:p w14:paraId="1C61B985" w14:textId="77777777" w:rsidR="004C02EF" w:rsidRPr="00E77497" w:rsidRDefault="004C02EF" w:rsidP="003A4B22">
            <w:pPr>
              <w:pStyle w:val="SyntaxOneOf"/>
              <w:keepNext/>
            </w:pPr>
            <w:r w:rsidRPr="00E77497">
              <w:t>:</w:t>
            </w:r>
          </w:p>
        </w:tc>
      </w:tr>
      <w:tr w:rsidR="004C02EF" w:rsidRPr="00E77497" w14:paraId="01BDC5FF" w14:textId="77777777" w:rsidTr="00660C67">
        <w:tc>
          <w:tcPr>
            <w:tcW w:w="1263" w:type="dxa"/>
          </w:tcPr>
          <w:p w14:paraId="47798A88" w14:textId="77777777" w:rsidR="004C02EF" w:rsidRPr="00E77497" w:rsidRDefault="004C02EF" w:rsidP="003A4B22">
            <w:pPr>
              <w:pStyle w:val="SyntaxOneOf"/>
              <w:keepNext/>
            </w:pPr>
            <w:r w:rsidRPr="00E77497">
              <w:t>=</w:t>
            </w:r>
          </w:p>
        </w:tc>
        <w:tc>
          <w:tcPr>
            <w:tcW w:w="1263" w:type="dxa"/>
          </w:tcPr>
          <w:p w14:paraId="1CC46BEF" w14:textId="77777777" w:rsidR="004C02EF" w:rsidRPr="00E77497" w:rsidRDefault="004C02EF" w:rsidP="003A4B22">
            <w:pPr>
              <w:pStyle w:val="SyntaxOneOf"/>
              <w:keepNext/>
            </w:pPr>
            <w:r w:rsidRPr="00E77497">
              <w:t>+=</w:t>
            </w:r>
          </w:p>
        </w:tc>
        <w:tc>
          <w:tcPr>
            <w:tcW w:w="1263" w:type="dxa"/>
          </w:tcPr>
          <w:p w14:paraId="366D7236" w14:textId="77777777" w:rsidR="004C02EF" w:rsidRPr="00E77497" w:rsidRDefault="004C02EF" w:rsidP="003A4B22">
            <w:pPr>
              <w:pStyle w:val="SyntaxOneOf"/>
              <w:keepNext/>
            </w:pPr>
            <w:r w:rsidRPr="00E77497">
              <w:t>-=</w:t>
            </w:r>
          </w:p>
        </w:tc>
        <w:tc>
          <w:tcPr>
            <w:tcW w:w="1263" w:type="dxa"/>
          </w:tcPr>
          <w:p w14:paraId="1FC358E9" w14:textId="77777777" w:rsidR="004C02EF" w:rsidRPr="00E77497" w:rsidRDefault="004C02EF" w:rsidP="003A4B22">
            <w:pPr>
              <w:pStyle w:val="SyntaxOneOf"/>
              <w:keepNext/>
            </w:pPr>
            <w:r w:rsidRPr="00E77497">
              <w:t>*=</w:t>
            </w:r>
          </w:p>
        </w:tc>
        <w:tc>
          <w:tcPr>
            <w:tcW w:w="1263" w:type="dxa"/>
          </w:tcPr>
          <w:p w14:paraId="2436AD93" w14:textId="77777777" w:rsidR="004C02EF" w:rsidRPr="00E77497" w:rsidRDefault="004C02EF" w:rsidP="003A4B22">
            <w:pPr>
              <w:pStyle w:val="SyntaxOneOf"/>
              <w:keepNext/>
            </w:pPr>
            <w:r w:rsidRPr="00E77497">
              <w:t>%=</w:t>
            </w:r>
          </w:p>
        </w:tc>
        <w:tc>
          <w:tcPr>
            <w:tcW w:w="1263" w:type="dxa"/>
          </w:tcPr>
          <w:p w14:paraId="60ADAC74" w14:textId="77777777" w:rsidR="004C02EF" w:rsidRPr="00E77497" w:rsidRDefault="004C02EF" w:rsidP="003A4B22">
            <w:pPr>
              <w:pStyle w:val="SyntaxOneOf"/>
              <w:keepNext/>
            </w:pPr>
            <w:r w:rsidRPr="00E77497">
              <w:t>&lt;&lt;=</w:t>
            </w:r>
          </w:p>
        </w:tc>
      </w:tr>
      <w:tr w:rsidR="004C02EF" w:rsidRPr="00E77497" w14:paraId="08B4F14F" w14:textId="77777777" w:rsidTr="00660C67">
        <w:tc>
          <w:tcPr>
            <w:tcW w:w="1263" w:type="dxa"/>
          </w:tcPr>
          <w:p w14:paraId="686171AB" w14:textId="77777777" w:rsidR="004C02EF" w:rsidRPr="00E77497" w:rsidRDefault="004C02EF" w:rsidP="003A4B22">
            <w:pPr>
              <w:pStyle w:val="SyntaxOneOf"/>
            </w:pPr>
            <w:r w:rsidRPr="00E77497">
              <w:t>&gt;&gt;=</w:t>
            </w:r>
          </w:p>
        </w:tc>
        <w:tc>
          <w:tcPr>
            <w:tcW w:w="1263" w:type="dxa"/>
          </w:tcPr>
          <w:p w14:paraId="7D52A980" w14:textId="77777777" w:rsidR="004C02EF" w:rsidRPr="00E77497" w:rsidRDefault="004C02EF" w:rsidP="003A4B22">
            <w:pPr>
              <w:pStyle w:val="SyntaxOneOf"/>
            </w:pPr>
            <w:r w:rsidRPr="00E77497">
              <w:t>&gt;&gt;&gt;=</w:t>
            </w:r>
          </w:p>
        </w:tc>
        <w:tc>
          <w:tcPr>
            <w:tcW w:w="1263" w:type="dxa"/>
          </w:tcPr>
          <w:p w14:paraId="673D986C" w14:textId="77777777" w:rsidR="004C02EF" w:rsidRPr="00E77497" w:rsidRDefault="004C02EF" w:rsidP="003A4B22">
            <w:pPr>
              <w:pStyle w:val="SyntaxOneOf"/>
            </w:pPr>
            <w:r w:rsidRPr="00E77497">
              <w:t>&amp;=</w:t>
            </w:r>
          </w:p>
        </w:tc>
        <w:tc>
          <w:tcPr>
            <w:tcW w:w="1263" w:type="dxa"/>
          </w:tcPr>
          <w:p w14:paraId="410D4A11" w14:textId="77777777" w:rsidR="004C02EF" w:rsidRPr="00E77497" w:rsidRDefault="004C02EF" w:rsidP="003A4B22">
            <w:pPr>
              <w:pStyle w:val="SyntaxOneOf"/>
            </w:pPr>
            <w:r w:rsidRPr="00E77497">
              <w:t>|=</w:t>
            </w:r>
          </w:p>
        </w:tc>
        <w:tc>
          <w:tcPr>
            <w:tcW w:w="1263" w:type="dxa"/>
          </w:tcPr>
          <w:p w14:paraId="35DF380E" w14:textId="77777777" w:rsidR="004C02EF" w:rsidRPr="00E77497" w:rsidRDefault="004C02EF" w:rsidP="003A4B22">
            <w:pPr>
              <w:pStyle w:val="SyntaxOneOf"/>
            </w:pPr>
            <w:r w:rsidRPr="00E77497">
              <w:t>^=</w:t>
            </w:r>
          </w:p>
        </w:tc>
        <w:tc>
          <w:tcPr>
            <w:tcW w:w="1263" w:type="dxa"/>
          </w:tcPr>
          <w:p w14:paraId="4F764EAC" w14:textId="77777777" w:rsidR="004C02EF" w:rsidRPr="00E77497" w:rsidRDefault="00F46CA1" w:rsidP="003A4B22">
            <w:pPr>
              <w:pStyle w:val="SyntaxOneOf"/>
            </w:pPr>
            <w:r>
              <w:t>=&gt;</w:t>
            </w:r>
          </w:p>
        </w:tc>
      </w:tr>
    </w:tbl>
    <w:p w14:paraId="209A087E" w14:textId="77777777"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673A923E" w14:textId="77777777" w:rsidTr="00CB3BD8">
        <w:tc>
          <w:tcPr>
            <w:tcW w:w="1263" w:type="dxa"/>
          </w:tcPr>
          <w:p w14:paraId="5044845E" w14:textId="77777777" w:rsidR="004C02EF" w:rsidRPr="00E77497" w:rsidRDefault="004C02EF" w:rsidP="003A4B22">
            <w:pPr>
              <w:pStyle w:val="SyntaxOneOf"/>
            </w:pPr>
            <w:r w:rsidRPr="00E77497">
              <w:t>/</w:t>
            </w:r>
          </w:p>
        </w:tc>
        <w:tc>
          <w:tcPr>
            <w:tcW w:w="1263" w:type="dxa"/>
          </w:tcPr>
          <w:p w14:paraId="6F96E5A2" w14:textId="77777777" w:rsidR="004C02EF" w:rsidRPr="00E77497" w:rsidRDefault="004C02EF" w:rsidP="003A4B22">
            <w:pPr>
              <w:pStyle w:val="SyntaxOneOf"/>
            </w:pPr>
            <w:r w:rsidRPr="00E77497">
              <w:t>/=</w:t>
            </w:r>
          </w:p>
        </w:tc>
        <w:tc>
          <w:tcPr>
            <w:tcW w:w="1263" w:type="dxa"/>
          </w:tcPr>
          <w:p w14:paraId="0AF46FBE" w14:textId="77777777" w:rsidR="004C02EF" w:rsidRPr="00E77497" w:rsidRDefault="004C02EF" w:rsidP="003A4B22">
            <w:pPr>
              <w:pStyle w:val="SyntaxOneOf"/>
            </w:pPr>
          </w:p>
        </w:tc>
        <w:tc>
          <w:tcPr>
            <w:tcW w:w="1263" w:type="dxa"/>
          </w:tcPr>
          <w:p w14:paraId="5E6F711D" w14:textId="77777777" w:rsidR="004C02EF" w:rsidRPr="00E77497" w:rsidRDefault="004C02EF" w:rsidP="003A4B22">
            <w:pPr>
              <w:pStyle w:val="SyntaxOneOf"/>
            </w:pPr>
          </w:p>
        </w:tc>
        <w:tc>
          <w:tcPr>
            <w:tcW w:w="1263" w:type="dxa"/>
          </w:tcPr>
          <w:p w14:paraId="74533C00" w14:textId="77777777" w:rsidR="004C02EF" w:rsidRPr="00E77497" w:rsidRDefault="004C02EF" w:rsidP="003A4B22">
            <w:pPr>
              <w:pStyle w:val="SyntaxOneOf"/>
            </w:pPr>
          </w:p>
        </w:tc>
        <w:tc>
          <w:tcPr>
            <w:tcW w:w="1263" w:type="dxa"/>
          </w:tcPr>
          <w:p w14:paraId="3831BD5E" w14:textId="77777777" w:rsidR="004C02EF" w:rsidRPr="00E77497" w:rsidRDefault="004C02EF" w:rsidP="003A4B22">
            <w:pPr>
              <w:pStyle w:val="SyntaxOneOf"/>
            </w:pPr>
          </w:p>
        </w:tc>
      </w:tr>
    </w:tbl>
    <w:p w14:paraId="4D093F39" w14:textId="77777777" w:rsidR="00660C67" w:rsidRPr="00E77497" w:rsidRDefault="00660C67" w:rsidP="00660C67">
      <w:pPr>
        <w:pStyle w:val="SyntaxRule"/>
      </w:pPr>
      <w:bookmarkStart w:id="1656" w:name="_Ref431982634"/>
      <w:bookmarkStart w:id="1657" w:name="_Toc472818764"/>
      <w:bookmarkStart w:id="1658" w:name="_Toc235503317"/>
      <w:bookmarkStart w:id="1659" w:name="_Toc241509092"/>
      <w:bookmarkStart w:id="1660" w:name="_Toc244416579"/>
      <w:bookmarkStart w:id="1661" w:name="_Toc276630943"/>
      <w:r>
        <w:t>RightBrace</w:t>
      </w:r>
      <w:r w:rsidRPr="00E77497">
        <w:t xml:space="preserve">Punctuator </w:t>
      </w:r>
      <w:r w:rsidRPr="00E77497">
        <w:rPr>
          <w:rFonts w:ascii="Arial" w:hAnsi="Arial" w:cs="Arial"/>
          <w:b/>
          <w:i w:val="0"/>
        </w:rPr>
        <w:t>::</w:t>
      </w:r>
      <w:r w:rsidRPr="00E77497">
        <w:rPr>
          <w:rFonts w:ascii="Arial" w:hAnsi="Arial" w:cs="Arial"/>
        </w:rPr>
        <w:t xml:space="preserve"> </w:t>
      </w:r>
    </w:p>
    <w:tbl>
      <w:tblPr>
        <w:tblW w:w="0" w:type="auto"/>
        <w:tblInd w:w="576" w:type="dxa"/>
        <w:tblLook w:val="0000" w:firstRow="0" w:lastRow="0" w:firstColumn="0" w:lastColumn="0" w:noHBand="0" w:noVBand="0"/>
      </w:tblPr>
      <w:tblGrid>
        <w:gridCol w:w="1263"/>
        <w:gridCol w:w="1263"/>
        <w:gridCol w:w="1263"/>
        <w:gridCol w:w="1263"/>
        <w:gridCol w:w="1263"/>
        <w:gridCol w:w="1263"/>
      </w:tblGrid>
      <w:tr w:rsidR="00660C67" w:rsidRPr="00E77497" w14:paraId="0C1B1291" w14:textId="77777777" w:rsidTr="00C74E77">
        <w:tc>
          <w:tcPr>
            <w:tcW w:w="1263" w:type="dxa"/>
          </w:tcPr>
          <w:p w14:paraId="76CB3A5B" w14:textId="77777777" w:rsidR="00660C67" w:rsidRPr="00E77497" w:rsidRDefault="00660C67" w:rsidP="00C74E77">
            <w:pPr>
              <w:pStyle w:val="SyntaxOneOf"/>
            </w:pPr>
            <w:r>
              <w:t>}</w:t>
            </w:r>
          </w:p>
        </w:tc>
        <w:tc>
          <w:tcPr>
            <w:tcW w:w="1263" w:type="dxa"/>
          </w:tcPr>
          <w:p w14:paraId="6D8AAE4A" w14:textId="77777777" w:rsidR="00660C67" w:rsidRPr="00E77497" w:rsidRDefault="00660C67" w:rsidP="00C74E77">
            <w:pPr>
              <w:pStyle w:val="SyntaxOneOf"/>
            </w:pPr>
          </w:p>
        </w:tc>
        <w:tc>
          <w:tcPr>
            <w:tcW w:w="1263" w:type="dxa"/>
          </w:tcPr>
          <w:p w14:paraId="7C4D492F" w14:textId="77777777" w:rsidR="00660C67" w:rsidRPr="00E77497" w:rsidRDefault="00660C67" w:rsidP="00C74E77">
            <w:pPr>
              <w:pStyle w:val="SyntaxOneOf"/>
            </w:pPr>
          </w:p>
        </w:tc>
        <w:tc>
          <w:tcPr>
            <w:tcW w:w="1263" w:type="dxa"/>
          </w:tcPr>
          <w:p w14:paraId="3BFD9D77" w14:textId="77777777" w:rsidR="00660C67" w:rsidRPr="00E77497" w:rsidRDefault="00660C67" w:rsidP="00C74E77">
            <w:pPr>
              <w:pStyle w:val="SyntaxOneOf"/>
            </w:pPr>
          </w:p>
        </w:tc>
        <w:tc>
          <w:tcPr>
            <w:tcW w:w="1263" w:type="dxa"/>
          </w:tcPr>
          <w:p w14:paraId="0B8EAEC8" w14:textId="77777777" w:rsidR="00660C67" w:rsidRPr="00E77497" w:rsidRDefault="00660C67" w:rsidP="00C74E77">
            <w:pPr>
              <w:pStyle w:val="SyntaxOneOf"/>
            </w:pPr>
          </w:p>
        </w:tc>
        <w:tc>
          <w:tcPr>
            <w:tcW w:w="1263" w:type="dxa"/>
          </w:tcPr>
          <w:p w14:paraId="7BD3EC3E" w14:textId="77777777" w:rsidR="00660C67" w:rsidRPr="00E77497" w:rsidRDefault="00660C67" w:rsidP="00C74E77">
            <w:pPr>
              <w:pStyle w:val="SyntaxOneOf"/>
            </w:pPr>
          </w:p>
        </w:tc>
      </w:tr>
    </w:tbl>
    <w:p w14:paraId="05A40AE3" w14:textId="77777777" w:rsidR="004C02EF" w:rsidRPr="00E77497" w:rsidRDefault="004C02EF" w:rsidP="00D148E9">
      <w:pPr>
        <w:pStyle w:val="20"/>
      </w:pPr>
      <w:bookmarkStart w:id="1662" w:name="_Toc368050349"/>
      <w:r w:rsidRPr="00E77497">
        <w:t>Literal</w:t>
      </w:r>
      <w:bookmarkEnd w:id="1646"/>
      <w:bookmarkEnd w:id="1647"/>
      <w:bookmarkEnd w:id="1648"/>
      <w:bookmarkEnd w:id="1649"/>
      <w:bookmarkEnd w:id="1650"/>
      <w:bookmarkEnd w:id="1651"/>
      <w:bookmarkEnd w:id="1652"/>
      <w:bookmarkEnd w:id="1653"/>
      <w:bookmarkEnd w:id="1654"/>
      <w:bookmarkEnd w:id="1655"/>
      <w:r w:rsidRPr="00E77497">
        <w:t>s</w:t>
      </w:r>
      <w:bookmarkEnd w:id="1656"/>
      <w:bookmarkEnd w:id="1657"/>
      <w:bookmarkEnd w:id="1658"/>
      <w:bookmarkEnd w:id="1659"/>
      <w:bookmarkEnd w:id="1660"/>
      <w:bookmarkEnd w:id="1661"/>
      <w:bookmarkEnd w:id="1662"/>
    </w:p>
    <w:p w14:paraId="01426183" w14:textId="77777777" w:rsidR="004C02EF" w:rsidRPr="00E77497" w:rsidRDefault="004C02EF" w:rsidP="00D148E9">
      <w:pPr>
        <w:pStyle w:val="30"/>
      </w:pPr>
      <w:bookmarkStart w:id="1663" w:name="_Toc361662291"/>
      <w:bookmarkStart w:id="1664" w:name="_Toc361664134"/>
      <w:bookmarkStart w:id="1665" w:name="_Toc361665974"/>
      <w:bookmarkStart w:id="1666" w:name="_Toc361667803"/>
      <w:bookmarkStart w:id="1667" w:name="_Toc364933833"/>
      <w:bookmarkStart w:id="1668" w:name="_Toc365469510"/>
      <w:bookmarkStart w:id="1669" w:name="_Toc361662292"/>
      <w:bookmarkStart w:id="1670" w:name="_Toc361664135"/>
      <w:bookmarkStart w:id="1671" w:name="_Toc361665975"/>
      <w:bookmarkStart w:id="1672" w:name="_Toc361667804"/>
      <w:bookmarkStart w:id="1673" w:name="_Toc364933834"/>
      <w:bookmarkStart w:id="1674" w:name="_Toc365469511"/>
      <w:bookmarkStart w:id="1675" w:name="_Toc361662293"/>
      <w:bookmarkStart w:id="1676" w:name="_Toc361664136"/>
      <w:bookmarkStart w:id="1677" w:name="_Toc361665976"/>
      <w:bookmarkStart w:id="1678" w:name="_Toc361667805"/>
      <w:bookmarkStart w:id="1679" w:name="_Toc364933835"/>
      <w:bookmarkStart w:id="1680" w:name="_Toc365469512"/>
      <w:bookmarkStart w:id="1681" w:name="_Toc381513626"/>
      <w:bookmarkStart w:id="1682" w:name="_Ref381608289"/>
      <w:bookmarkStart w:id="1683" w:name="_Toc382202768"/>
      <w:bookmarkStart w:id="1684" w:name="_Toc382202988"/>
      <w:bookmarkStart w:id="1685" w:name="_Toc382212148"/>
      <w:bookmarkStart w:id="1686" w:name="_Toc382212327"/>
      <w:bookmarkStart w:id="1687" w:name="_Toc382291493"/>
      <w:bookmarkStart w:id="1688" w:name="_Toc385672129"/>
      <w:bookmarkStart w:id="1689" w:name="_Toc393690220"/>
      <w:bookmarkStart w:id="1690" w:name="_Ref457437478"/>
      <w:bookmarkStart w:id="1691" w:name="_Toc472818765"/>
      <w:bookmarkStart w:id="1692" w:name="_Toc235503318"/>
      <w:bookmarkStart w:id="1693" w:name="_Toc241509093"/>
      <w:bookmarkStart w:id="1694" w:name="_Toc244416580"/>
      <w:bookmarkStart w:id="1695" w:name="_Toc276630944"/>
      <w:bookmarkStart w:id="1696" w:name="_Toc368050350"/>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r w:rsidRPr="00E77497">
        <w:t>Null Literal</w:t>
      </w:r>
      <w:bookmarkEnd w:id="1681"/>
      <w:bookmarkEnd w:id="1682"/>
      <w:bookmarkEnd w:id="1683"/>
      <w:bookmarkEnd w:id="1684"/>
      <w:bookmarkEnd w:id="1685"/>
      <w:bookmarkEnd w:id="1686"/>
      <w:bookmarkEnd w:id="1687"/>
      <w:bookmarkEnd w:id="1688"/>
      <w:bookmarkEnd w:id="1689"/>
      <w:r w:rsidRPr="00E77497">
        <w:t>s</w:t>
      </w:r>
      <w:bookmarkEnd w:id="1690"/>
      <w:bookmarkEnd w:id="1691"/>
      <w:bookmarkEnd w:id="1692"/>
      <w:bookmarkEnd w:id="1693"/>
      <w:bookmarkEnd w:id="1694"/>
      <w:bookmarkEnd w:id="1695"/>
      <w:bookmarkEnd w:id="1696"/>
    </w:p>
    <w:p w14:paraId="6AA39729" w14:textId="77777777" w:rsidR="004C02EF" w:rsidRPr="00E77497" w:rsidRDefault="004C02EF" w:rsidP="004C02EF">
      <w:pPr>
        <w:pStyle w:val="Syntax"/>
      </w:pPr>
      <w:r w:rsidRPr="00E77497">
        <w:t>Syntax</w:t>
      </w:r>
    </w:p>
    <w:p w14:paraId="20EADF0F" w14:textId="77777777" w:rsidR="004C02EF" w:rsidRPr="00E77497" w:rsidRDefault="004C02EF" w:rsidP="004C02EF">
      <w:pPr>
        <w:pStyle w:val="SyntaxRule"/>
      </w:pPr>
      <w:r w:rsidRPr="00E77497">
        <w:t xml:space="preserve">NullLiteral </w:t>
      </w:r>
      <w:r w:rsidRPr="00E77497">
        <w:rPr>
          <w:rFonts w:ascii="Arial" w:hAnsi="Arial" w:cs="Arial"/>
          <w:b/>
          <w:i w:val="0"/>
        </w:rPr>
        <w:t>::</w:t>
      </w:r>
    </w:p>
    <w:p w14:paraId="6D7BF540"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14:paraId="477C77EF" w14:textId="77777777" w:rsidR="004C02EF" w:rsidRPr="00E77497" w:rsidRDefault="004C02EF" w:rsidP="00D148E9">
      <w:pPr>
        <w:pStyle w:val="30"/>
      </w:pPr>
      <w:bookmarkStart w:id="1697" w:name="_Toc381513627"/>
      <w:bookmarkStart w:id="1698" w:name="_Ref381607899"/>
      <w:bookmarkStart w:id="1699" w:name="_Toc382202769"/>
      <w:bookmarkStart w:id="1700" w:name="_Toc382202989"/>
      <w:bookmarkStart w:id="1701" w:name="_Toc382212149"/>
      <w:bookmarkStart w:id="1702" w:name="_Toc382212328"/>
      <w:bookmarkStart w:id="1703" w:name="_Toc382291494"/>
      <w:bookmarkStart w:id="1704" w:name="_Toc385672130"/>
      <w:bookmarkStart w:id="1705" w:name="_Toc393690221"/>
      <w:bookmarkStart w:id="1706" w:name="_Ref457437479"/>
      <w:bookmarkStart w:id="1707" w:name="_Toc472818766"/>
      <w:bookmarkStart w:id="1708" w:name="_Toc235503319"/>
      <w:bookmarkStart w:id="1709" w:name="_Toc241509094"/>
      <w:bookmarkStart w:id="1710" w:name="_Toc244416581"/>
      <w:bookmarkStart w:id="1711" w:name="_Toc276630945"/>
      <w:bookmarkStart w:id="1712" w:name="_Toc368050351"/>
      <w:r w:rsidRPr="00E77497">
        <w:t>Boolean Literal</w:t>
      </w:r>
      <w:bookmarkEnd w:id="1697"/>
      <w:bookmarkEnd w:id="1698"/>
      <w:bookmarkEnd w:id="1699"/>
      <w:bookmarkEnd w:id="1700"/>
      <w:bookmarkEnd w:id="1701"/>
      <w:bookmarkEnd w:id="1702"/>
      <w:bookmarkEnd w:id="1703"/>
      <w:bookmarkEnd w:id="1704"/>
      <w:bookmarkEnd w:id="1705"/>
      <w:r w:rsidRPr="00E77497">
        <w:t>s</w:t>
      </w:r>
      <w:bookmarkEnd w:id="1706"/>
      <w:bookmarkEnd w:id="1707"/>
      <w:bookmarkEnd w:id="1708"/>
      <w:bookmarkEnd w:id="1709"/>
      <w:bookmarkEnd w:id="1710"/>
      <w:bookmarkEnd w:id="1711"/>
      <w:bookmarkEnd w:id="1712"/>
    </w:p>
    <w:p w14:paraId="0D11E405" w14:textId="77777777" w:rsidR="004C02EF" w:rsidRPr="00E77497" w:rsidRDefault="004C02EF" w:rsidP="004C02EF">
      <w:pPr>
        <w:pStyle w:val="Syntax"/>
      </w:pPr>
      <w:r w:rsidRPr="00E77497">
        <w:t>Syntax</w:t>
      </w:r>
    </w:p>
    <w:p w14:paraId="02653F47" w14:textId="77777777" w:rsidR="004C02EF" w:rsidRPr="00E77497" w:rsidRDefault="004C02EF" w:rsidP="004C02EF">
      <w:pPr>
        <w:pStyle w:val="SyntaxRule"/>
      </w:pPr>
      <w:r w:rsidRPr="00E77497">
        <w:t xml:space="preserve">BooleanLiteral </w:t>
      </w:r>
      <w:r w:rsidRPr="00E77497">
        <w:rPr>
          <w:rFonts w:ascii="Arial" w:hAnsi="Arial" w:cs="Arial"/>
          <w:b/>
          <w:i w:val="0"/>
        </w:rPr>
        <w:t>::</w:t>
      </w:r>
    </w:p>
    <w:p w14:paraId="013947C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0D82A377" w14:textId="77777777" w:rsidR="004C02EF" w:rsidRPr="00E77497" w:rsidRDefault="004C02EF" w:rsidP="00D148E9">
      <w:pPr>
        <w:pStyle w:val="30"/>
      </w:pPr>
      <w:bookmarkStart w:id="1713" w:name="_Hlt424531226"/>
      <w:bookmarkStart w:id="1714" w:name="_Ref379263013"/>
      <w:bookmarkStart w:id="1715" w:name="_Toc381513628"/>
      <w:bookmarkStart w:id="1716" w:name="_Toc382202770"/>
      <w:bookmarkStart w:id="1717" w:name="_Toc382202990"/>
      <w:bookmarkStart w:id="1718" w:name="_Toc382212150"/>
      <w:bookmarkStart w:id="1719" w:name="_Toc382212329"/>
      <w:bookmarkStart w:id="1720" w:name="_Toc382291495"/>
      <w:bookmarkStart w:id="1721" w:name="_Ref382706882"/>
      <w:bookmarkStart w:id="1722" w:name="_Ref382707062"/>
      <w:bookmarkStart w:id="1723" w:name="_Ref383597354"/>
      <w:bookmarkStart w:id="1724" w:name="_Toc385672131"/>
      <w:bookmarkStart w:id="1725" w:name="_Toc393690222"/>
      <w:bookmarkStart w:id="1726" w:name="_Ref404492947"/>
      <w:bookmarkStart w:id="1727" w:name="_Ref404492964"/>
      <w:bookmarkStart w:id="1728" w:name="_Ref404493248"/>
      <w:bookmarkStart w:id="1729" w:name="_Ref404493273"/>
      <w:bookmarkStart w:id="1730" w:name="_Ref424530746"/>
      <w:bookmarkStart w:id="1731" w:name="_Ref424530811"/>
      <w:bookmarkStart w:id="1732" w:name="_Ref424531213"/>
      <w:bookmarkStart w:id="1733" w:name="_Ref424531238"/>
      <w:bookmarkStart w:id="1734" w:name="_Toc472818767"/>
      <w:bookmarkStart w:id="1735" w:name="_Toc235503320"/>
      <w:bookmarkStart w:id="1736" w:name="_Toc241509095"/>
      <w:bookmarkStart w:id="1737" w:name="_Toc244416582"/>
      <w:bookmarkStart w:id="1738" w:name="_Toc276630946"/>
      <w:bookmarkStart w:id="1739" w:name="_Toc368050352"/>
      <w:bookmarkEnd w:id="1713"/>
      <w:r w:rsidRPr="00E77497">
        <w:t>Numeric Literal</w:t>
      </w:r>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r w:rsidRPr="00E77497">
        <w:t>s</w:t>
      </w:r>
      <w:bookmarkEnd w:id="1730"/>
      <w:bookmarkEnd w:id="1731"/>
      <w:bookmarkEnd w:id="1732"/>
      <w:bookmarkEnd w:id="1733"/>
      <w:bookmarkEnd w:id="1734"/>
      <w:bookmarkEnd w:id="1735"/>
      <w:bookmarkEnd w:id="1736"/>
      <w:bookmarkEnd w:id="1737"/>
      <w:bookmarkEnd w:id="1738"/>
      <w:bookmarkEnd w:id="1739"/>
    </w:p>
    <w:p w14:paraId="67C5C95D" w14:textId="77777777" w:rsidR="004C02EF" w:rsidRPr="00E77497" w:rsidRDefault="004C02EF" w:rsidP="004C02EF">
      <w:pPr>
        <w:pStyle w:val="Syntax"/>
      </w:pPr>
      <w:commentRangeStart w:id="1740"/>
      <w:r w:rsidRPr="00E77497">
        <w:t>Syntax</w:t>
      </w:r>
      <w:commentRangeEnd w:id="1740"/>
      <w:r w:rsidR="007648B6">
        <w:rPr>
          <w:rStyle w:val="af6"/>
          <w:rFonts w:ascii="Arial" w:eastAsia="MS Mincho" w:hAnsi="Arial"/>
          <w:b w:val="0"/>
          <w:lang w:eastAsia="ja-JP"/>
        </w:rPr>
        <w:commentReference w:id="1740"/>
      </w:r>
    </w:p>
    <w:p w14:paraId="29CAEA41" w14:textId="77777777"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68899A20" w14:textId="77777777" w:rsidR="004C02EF" w:rsidRPr="00E77497" w:rsidRDefault="004C02EF" w:rsidP="004C02EF">
      <w:pPr>
        <w:pStyle w:val="SyntaxDefinition"/>
      </w:pPr>
      <w:r w:rsidRPr="00E77497">
        <w:t>DecimalLiteral</w:t>
      </w:r>
      <w:r w:rsidR="00591F2A">
        <w:br/>
        <w:t>BinaryIntegerLiteral</w:t>
      </w:r>
      <w:r w:rsidR="00591F2A">
        <w:br/>
        <w:t>OctalIntegerLiteral</w:t>
      </w:r>
      <w:r w:rsidRPr="00E77497">
        <w:br/>
        <w:t>HexIntegerLiteral</w:t>
      </w:r>
    </w:p>
    <w:p w14:paraId="01EAA7A7" w14:textId="77777777" w:rsidR="004C02EF" w:rsidRPr="00E77497" w:rsidRDefault="004C02EF" w:rsidP="004C02EF">
      <w:pPr>
        <w:pStyle w:val="SyntaxRule"/>
      </w:pPr>
      <w:r w:rsidRPr="00E77497">
        <w:t xml:space="preserve">DecimalLiteral </w:t>
      </w:r>
      <w:r w:rsidRPr="00E77497">
        <w:rPr>
          <w:rFonts w:ascii="Arial" w:hAnsi="Arial" w:cs="Arial"/>
          <w:b/>
          <w:i w:val="0"/>
        </w:rPr>
        <w:t>::</w:t>
      </w:r>
    </w:p>
    <w:p w14:paraId="222E65F8" w14:textId="77777777"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690AACB1" w14:textId="77777777"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14:paraId="598FEBB9" w14:textId="77777777"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015307DB" w14:textId="77777777" w:rsidR="004C02EF" w:rsidRPr="00E77497" w:rsidRDefault="004C02EF" w:rsidP="004C02EF">
      <w:pPr>
        <w:pStyle w:val="SyntaxRule"/>
      </w:pPr>
      <w:r w:rsidRPr="00E77497">
        <w:t xml:space="preserve">DecimalDigits </w:t>
      </w:r>
      <w:r w:rsidRPr="00E77497">
        <w:rPr>
          <w:rFonts w:ascii="Arial" w:hAnsi="Arial" w:cs="Arial"/>
          <w:b/>
          <w:i w:val="0"/>
        </w:rPr>
        <w:t>::</w:t>
      </w:r>
    </w:p>
    <w:p w14:paraId="69610265" w14:textId="77777777" w:rsidR="004C02EF" w:rsidRPr="00E77497" w:rsidRDefault="004C02EF" w:rsidP="004C02EF">
      <w:pPr>
        <w:pStyle w:val="SyntaxDefinition"/>
      </w:pPr>
      <w:r w:rsidRPr="00E77497">
        <w:t>DecimalDigit</w:t>
      </w:r>
      <w:r w:rsidRPr="00E77497">
        <w:br/>
        <w:t>DecimalDigits DecimalDigit</w:t>
      </w:r>
    </w:p>
    <w:p w14:paraId="49A5D27B" w14:textId="77777777" w:rsidR="004C02EF" w:rsidRPr="00E77497" w:rsidRDefault="004C02EF" w:rsidP="004C02EF">
      <w:pPr>
        <w:pStyle w:val="SyntaxRule"/>
      </w:pPr>
      <w:commentRangeStart w:id="1741"/>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1741"/>
      <w:r w:rsidR="00591F2A">
        <w:rPr>
          <w:rStyle w:val="af6"/>
          <w:rFonts w:ascii="Arial" w:eastAsia="MS Mincho" w:hAnsi="Arial"/>
          <w:i w:val="0"/>
          <w:lang w:eastAsia="ja-JP"/>
        </w:rPr>
        <w:commentReference w:id="1741"/>
      </w:r>
    </w:p>
    <w:p w14:paraId="79888C4D"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067B5B17" w14:textId="77777777"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4562313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14:paraId="6307A742" w14:textId="77777777" w:rsidR="004C02EF" w:rsidRPr="00E77497" w:rsidRDefault="004C02EF" w:rsidP="004C02EF">
      <w:pPr>
        <w:pStyle w:val="SyntaxRule"/>
      </w:pPr>
      <w:r w:rsidRPr="00E77497">
        <w:t xml:space="preserve">ExponentPart </w:t>
      </w:r>
      <w:r w:rsidRPr="00E77497">
        <w:rPr>
          <w:rFonts w:ascii="Arial" w:hAnsi="Arial" w:cs="Arial"/>
          <w:b/>
          <w:i w:val="0"/>
        </w:rPr>
        <w:t>::</w:t>
      </w:r>
    </w:p>
    <w:p w14:paraId="37A86E5C" w14:textId="77777777" w:rsidR="004C02EF" w:rsidRPr="00E77497" w:rsidRDefault="004C02EF" w:rsidP="004C02EF">
      <w:pPr>
        <w:pStyle w:val="SyntaxDefinition"/>
      </w:pPr>
      <w:r w:rsidRPr="00E77497">
        <w:t>ExponentIndicator SignedInteger</w:t>
      </w:r>
    </w:p>
    <w:p w14:paraId="539EA207" w14:textId="77777777"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07BAC1E2"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22ACBEB0" w14:textId="77777777"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581C39A2"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4DDBD192" w14:textId="77777777" w:rsidR="00591F2A" w:rsidRPr="00E77497" w:rsidRDefault="00591F2A" w:rsidP="00591F2A">
      <w:pPr>
        <w:pStyle w:val="SyntaxRule"/>
      </w:pPr>
      <w:r>
        <w:t>Binary</w:t>
      </w:r>
      <w:r w:rsidRPr="00E77497">
        <w:t xml:space="preserve">IntegerLiteral </w:t>
      </w:r>
      <w:r w:rsidRPr="00E77497">
        <w:rPr>
          <w:rFonts w:ascii="Arial" w:hAnsi="Arial"/>
          <w:b/>
          <w:i w:val="0"/>
        </w:rPr>
        <w:t>::</w:t>
      </w:r>
    </w:p>
    <w:p w14:paraId="0503A017" w14:textId="77777777" w:rsidR="00591F2A" w:rsidRPr="00E77497" w:rsidRDefault="00591F2A" w:rsidP="00EE313F">
      <w:pPr>
        <w:pStyle w:val="SyntaxDefinition"/>
      </w:pPr>
      <w:r>
        <w:rPr>
          <w:rFonts w:ascii="Courier New" w:hAnsi="Courier New"/>
          <w:b/>
          <w:i w:val="0"/>
        </w:rPr>
        <w:t>0b</w:t>
      </w:r>
      <w:r w:rsidRPr="00E77497">
        <w:t xml:space="preserve"> </w:t>
      </w:r>
      <w:r>
        <w:t>Binary</w:t>
      </w:r>
      <w:r w:rsidRPr="00E77497">
        <w:t>Digit</w:t>
      </w:r>
      <w:r w:rsidR="00EE313F">
        <w:t>s</w:t>
      </w:r>
      <w:r>
        <w:br/>
      </w:r>
      <w:r>
        <w:rPr>
          <w:rFonts w:ascii="Courier New" w:hAnsi="Courier New"/>
          <w:b/>
          <w:i w:val="0"/>
        </w:rPr>
        <w:t>0B</w:t>
      </w:r>
      <w:r w:rsidRPr="00E77497">
        <w:t xml:space="preserve"> </w:t>
      </w:r>
      <w:r>
        <w:t>Binary</w:t>
      </w:r>
      <w:r w:rsidRPr="00E77497">
        <w:t>Digit</w:t>
      </w:r>
      <w:r w:rsidR="00EE313F">
        <w:t>s</w:t>
      </w:r>
    </w:p>
    <w:p w14:paraId="772141DB" w14:textId="77777777" w:rsidR="00EE313F" w:rsidRDefault="00EE313F" w:rsidP="00EE313F">
      <w:pPr>
        <w:pStyle w:val="SyntaxRule"/>
        <w:rPr>
          <w:rFonts w:ascii="Arial" w:hAnsi="Arial"/>
          <w:b/>
          <w:i w:val="0"/>
        </w:rPr>
      </w:pPr>
      <w:r>
        <w:t>BinaryDigits</w:t>
      </w:r>
      <w:r w:rsidRPr="00E77497">
        <w:t xml:space="preserve"> </w:t>
      </w:r>
      <w:r w:rsidRPr="00E77497">
        <w:rPr>
          <w:rFonts w:ascii="Arial" w:hAnsi="Arial"/>
          <w:b/>
          <w:i w:val="0"/>
        </w:rPr>
        <w:t>::</w:t>
      </w:r>
    </w:p>
    <w:p w14:paraId="51E874E7" w14:textId="77777777" w:rsidR="00EE313F" w:rsidRPr="00E77497" w:rsidRDefault="00EE313F" w:rsidP="00EE313F">
      <w:pPr>
        <w:pStyle w:val="SyntaxDefinition"/>
      </w:pPr>
      <w:r w:rsidRPr="00EE313F">
        <w:t>Binary</w:t>
      </w:r>
      <w:r w:rsidRPr="00E77497">
        <w:t>Digi</w:t>
      </w:r>
      <w:r>
        <w:t>t</w:t>
      </w:r>
      <w:r>
        <w:br/>
      </w:r>
      <w:r w:rsidRPr="00EE313F">
        <w:t>Binary</w:t>
      </w:r>
      <w:r>
        <w:t>Digits</w:t>
      </w:r>
      <w:r w:rsidRPr="00E77497">
        <w:t xml:space="preserve"> </w:t>
      </w:r>
      <w:r w:rsidRPr="00EE313F">
        <w:t>Binary</w:t>
      </w:r>
      <w:r w:rsidRPr="00E77497">
        <w:t>Digit</w:t>
      </w:r>
    </w:p>
    <w:p w14:paraId="5DD9B5FB" w14:textId="77777777" w:rsidR="00591F2A" w:rsidRPr="00C7794D" w:rsidRDefault="00591F2A" w:rsidP="00591F2A">
      <w:pPr>
        <w:pStyle w:val="SyntaxRule"/>
        <w:rPr>
          <w:rFonts w:ascii="Courier New" w:hAnsi="Courier New" w:cs="Courier New"/>
          <w:i w:val="0"/>
        </w:rPr>
      </w:pPr>
      <w:r>
        <w:t>Binary</w:t>
      </w:r>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14:paraId="042745E3" w14:textId="77777777"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p>
    <w:p w14:paraId="71B0D7EC" w14:textId="77777777" w:rsidR="00591F2A" w:rsidRPr="00E77497" w:rsidRDefault="00591F2A" w:rsidP="00591F2A">
      <w:pPr>
        <w:pStyle w:val="SyntaxRule"/>
      </w:pPr>
      <w:r w:rsidRPr="00E77497">
        <w:t xml:space="preserve">OctalIntegerLiteral </w:t>
      </w:r>
      <w:r w:rsidRPr="00E77497">
        <w:rPr>
          <w:rFonts w:ascii="Arial" w:hAnsi="Arial"/>
          <w:b/>
          <w:i w:val="0"/>
        </w:rPr>
        <w:t>::</w:t>
      </w:r>
    </w:p>
    <w:p w14:paraId="28587D5C" w14:textId="77777777" w:rsidR="00591F2A" w:rsidRPr="00E77497" w:rsidRDefault="00591F2A" w:rsidP="00EE313F">
      <w:pPr>
        <w:pStyle w:val="SyntaxDefinition"/>
      </w:pPr>
      <w:r>
        <w:rPr>
          <w:rFonts w:ascii="Courier New" w:hAnsi="Courier New"/>
          <w:b/>
          <w:i w:val="0"/>
        </w:rPr>
        <w:t>0o</w:t>
      </w:r>
      <w:r w:rsidRPr="00E77497">
        <w:t xml:space="preserve"> OctalDigit</w:t>
      </w:r>
      <w:r w:rsidR="00EE313F">
        <w:t>s</w:t>
      </w:r>
      <w:r>
        <w:br/>
      </w:r>
      <w:r>
        <w:rPr>
          <w:rFonts w:ascii="Courier New" w:hAnsi="Courier New"/>
          <w:b/>
          <w:i w:val="0"/>
        </w:rPr>
        <w:t>0O</w:t>
      </w:r>
      <w:r w:rsidRPr="00E77497">
        <w:t xml:space="preserve"> OctalDigit</w:t>
      </w:r>
      <w:r w:rsidR="00EE313F">
        <w:t>s</w:t>
      </w:r>
    </w:p>
    <w:p w14:paraId="65CDF961" w14:textId="77777777" w:rsidR="00EE313F" w:rsidRDefault="00EE313F" w:rsidP="00EE313F">
      <w:pPr>
        <w:pStyle w:val="SyntaxRule"/>
        <w:rPr>
          <w:rFonts w:ascii="Arial" w:hAnsi="Arial"/>
          <w:b/>
          <w:i w:val="0"/>
        </w:rPr>
      </w:pPr>
      <w:r w:rsidRPr="00EE313F">
        <w:t>Octal</w:t>
      </w:r>
      <w:r>
        <w:t>Digits</w:t>
      </w:r>
      <w:r w:rsidRPr="00E77497">
        <w:t xml:space="preserve"> </w:t>
      </w:r>
      <w:r w:rsidRPr="00E77497">
        <w:rPr>
          <w:rFonts w:ascii="Arial" w:hAnsi="Arial"/>
          <w:b/>
          <w:i w:val="0"/>
        </w:rPr>
        <w:t>::</w:t>
      </w:r>
    </w:p>
    <w:p w14:paraId="29E4D89A" w14:textId="77777777" w:rsidR="00EE313F" w:rsidRPr="00E77497" w:rsidRDefault="00EE313F" w:rsidP="00EE313F">
      <w:pPr>
        <w:pStyle w:val="SyntaxDefinition"/>
      </w:pPr>
      <w:r w:rsidRPr="00EE313F">
        <w:t>Octal</w:t>
      </w:r>
      <w:r w:rsidRPr="00E77497">
        <w:t>Digi</w:t>
      </w:r>
      <w:r>
        <w:t>t</w:t>
      </w:r>
      <w:r>
        <w:br/>
      </w:r>
      <w:r w:rsidRPr="00EE313F">
        <w:t>Octal</w:t>
      </w:r>
      <w:r>
        <w:t>Digits</w:t>
      </w:r>
      <w:r w:rsidRPr="00E77497">
        <w:t xml:space="preserve"> </w:t>
      </w:r>
      <w:r w:rsidRPr="00EE313F">
        <w:t>Octal</w:t>
      </w:r>
      <w:r w:rsidRPr="00E77497">
        <w:t>Digit</w:t>
      </w:r>
    </w:p>
    <w:p w14:paraId="4B566808" w14:textId="77777777" w:rsidR="00591F2A" w:rsidRPr="00C7794D" w:rsidRDefault="00591F2A" w:rsidP="00591F2A">
      <w:pPr>
        <w:pStyle w:val="SyntaxRule"/>
        <w:rPr>
          <w:rFonts w:ascii="Courier New" w:hAnsi="Courier New" w:cs="Courier New"/>
          <w:i w:val="0"/>
        </w:rPr>
      </w:pPr>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14:paraId="4CE1DDD0" w14:textId="77777777"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14:paraId="1007456A"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01FEA69D" w14:textId="77777777" w:rsidR="00617BFA" w:rsidRDefault="004C02EF" w:rsidP="004C02EF">
      <w:pPr>
        <w:pStyle w:val="SyntaxDefinition"/>
      </w:pPr>
      <w:r w:rsidRPr="00E77497">
        <w:rPr>
          <w:rFonts w:ascii="Courier New" w:hAnsi="Courier New"/>
          <w:b/>
          <w:i w:val="0"/>
        </w:rPr>
        <w:t>0x</w:t>
      </w:r>
      <w:r w:rsidRPr="00E77497">
        <w:t xml:space="preserve"> HexDigit</w:t>
      </w:r>
      <w:r w:rsidR="00617BFA">
        <w:t>s</w:t>
      </w:r>
      <w:r w:rsidRPr="00E77497">
        <w:br/>
      </w:r>
      <w:r w:rsidRPr="00E77497">
        <w:rPr>
          <w:rFonts w:ascii="Courier New" w:hAnsi="Courier New"/>
          <w:b/>
          <w:i w:val="0"/>
        </w:rPr>
        <w:t>0X</w:t>
      </w:r>
      <w:r w:rsidRPr="00E77497">
        <w:t xml:space="preserve"> HexDigit</w:t>
      </w:r>
      <w:r w:rsidR="00617BFA">
        <w:t>s</w:t>
      </w:r>
    </w:p>
    <w:p w14:paraId="214A83DE" w14:textId="77777777" w:rsidR="00617BFA" w:rsidRDefault="00617BFA" w:rsidP="00617BFA">
      <w:pPr>
        <w:pStyle w:val="SyntaxRule"/>
        <w:rPr>
          <w:rFonts w:ascii="Arial" w:hAnsi="Arial"/>
          <w:b/>
          <w:i w:val="0"/>
        </w:rPr>
      </w:pPr>
      <w:r w:rsidRPr="00E77497">
        <w:t>Hex</w:t>
      </w:r>
      <w:r w:rsidR="001F597D">
        <w:t>Digits</w:t>
      </w:r>
      <w:r w:rsidRPr="00E77497">
        <w:t xml:space="preserve"> </w:t>
      </w:r>
      <w:r w:rsidRPr="00E77497">
        <w:rPr>
          <w:rFonts w:ascii="Arial" w:hAnsi="Arial"/>
          <w:b/>
          <w:i w:val="0"/>
        </w:rPr>
        <w:t>::</w:t>
      </w:r>
    </w:p>
    <w:p w14:paraId="42B1A348" w14:textId="77777777" w:rsidR="004C02EF" w:rsidRPr="00E77497" w:rsidRDefault="001F597D" w:rsidP="001F597D">
      <w:pPr>
        <w:pStyle w:val="SyntaxDefinition"/>
      </w:pPr>
      <w:r w:rsidRPr="00E77497">
        <w:t>HexDigi</w:t>
      </w:r>
      <w:r>
        <w:t>t</w:t>
      </w:r>
      <w:r>
        <w:br/>
      </w:r>
      <w:r w:rsidR="004C02EF" w:rsidRPr="00E77497">
        <w:t>Hex</w:t>
      </w:r>
      <w:r>
        <w:t>Digits</w:t>
      </w:r>
      <w:r w:rsidR="004C02EF" w:rsidRPr="00E77497">
        <w:t xml:space="preserve"> HexDigit</w:t>
      </w:r>
    </w:p>
    <w:p w14:paraId="33D1E483" w14:textId="77777777" w:rsidR="004C02EF" w:rsidRPr="00E77497" w:rsidRDefault="004C02EF" w:rsidP="004C02EF">
      <w:pPr>
        <w:pStyle w:val="SyntaxRule"/>
      </w:pPr>
      <w:r w:rsidRPr="00E77497">
        <w:t xml:space="preserve">HexDigit </w:t>
      </w:r>
      <w:r w:rsidRPr="00AE36B6">
        <w:rPr>
          <w:rFonts w:ascii="Arial" w:hAnsi="Arial" w:cs="Arial"/>
          <w:b/>
          <w:bCs/>
          <w:i w:val="0"/>
        </w:rPr>
        <w:t>::</w:t>
      </w:r>
      <w:r w:rsidRPr="00E77497">
        <w:rPr>
          <w:rFonts w:ascii="Arial" w:hAnsi="Arial" w:cs="Arial"/>
        </w:rPr>
        <w:t xml:space="preserve"> </w:t>
      </w:r>
      <w:r w:rsidRPr="002313AB">
        <w:rPr>
          <w:rFonts w:ascii="Arial" w:hAnsi="Arial" w:cs="Arial"/>
          <w:b/>
          <w:bCs/>
          <w:i w:val="0"/>
        </w:rPr>
        <w:t>one of</w:t>
      </w:r>
      <w:r w:rsidRPr="00E77497">
        <w:tab/>
      </w:r>
    </w:p>
    <w:p w14:paraId="163849E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08774A35" w14:textId="77777777" w:rsidR="004C02EF" w:rsidRPr="00E77497" w:rsidRDefault="004C02EF" w:rsidP="004C02EF">
      <w:r w:rsidRPr="00E77497">
        <w:t xml:space="preserve">The </w:t>
      </w:r>
      <w:r w:rsidR="00F477D2" w:rsidRPr="00F477D2">
        <w:rPr>
          <w:rFonts w:ascii="Times New Roman" w:hAnsi="Times New Roman"/>
          <w:i/>
        </w:rPr>
        <w:t>SourceCharacter</w:t>
      </w:r>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63668455" w14:textId="77777777" w:rsidR="004C02EF" w:rsidRPr="00E77497" w:rsidRDefault="004C02EF" w:rsidP="004C02EF">
      <w:pPr>
        <w:pStyle w:val="Note"/>
        <w:keepNext/>
        <w:spacing w:after="60"/>
      </w:pPr>
      <w:r w:rsidRPr="00E77497">
        <w:t>NOTE</w:t>
      </w:r>
      <w:r w:rsidRPr="00E77497">
        <w:tab/>
        <w:t>For example:</w:t>
      </w:r>
    </w:p>
    <w:p w14:paraId="6EEF89BE" w14:textId="77777777" w:rsidR="004C02EF" w:rsidRPr="00E77497" w:rsidRDefault="004C02EF" w:rsidP="004C02EF">
      <w:pPr>
        <w:pStyle w:val="CodeSample3"/>
        <w:keepNext/>
        <w:spacing w:after="60"/>
        <w:ind w:left="1440"/>
        <w:rPr>
          <w:sz w:val="18"/>
          <w:szCs w:val="18"/>
        </w:rPr>
      </w:pPr>
      <w:r w:rsidRPr="00E77497">
        <w:rPr>
          <w:sz w:val="18"/>
          <w:szCs w:val="18"/>
        </w:rPr>
        <w:t>3in</w:t>
      </w:r>
    </w:p>
    <w:p w14:paraId="76842832" w14:textId="77777777"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4706EED7" w14:textId="77777777" w:rsidR="00305A10" w:rsidRPr="00E77497" w:rsidRDefault="005815B4" w:rsidP="00567210">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00567210" w:rsidRPr="00BE3BA1">
        <w:rPr>
          <w:rFonts w:ascii="Times New Roman" w:hAnsi="Times New Roman"/>
          <w:i/>
          <w:iCs/>
        </w:rPr>
        <w:t>Legacy</w:t>
      </w:r>
      <w:r w:rsidRPr="00E77497">
        <w:rPr>
          <w:rFonts w:ascii="Times New Roman" w:hAnsi="Times New Roman"/>
          <w:i/>
        </w:rPr>
        <w:t>OctalIntegerLiteral</w:t>
      </w:r>
      <w:r w:rsidRPr="00E77497">
        <w:t xml:space="preserve"> as described in B.1.1.</w:t>
      </w:r>
    </w:p>
    <w:p w14:paraId="70057E80" w14:textId="77777777" w:rsidR="004C02EF" w:rsidRPr="00E77497" w:rsidRDefault="00305A10" w:rsidP="006A78DC">
      <w:pPr>
        <w:pStyle w:val="40"/>
      </w:pPr>
      <w:r>
        <w:t xml:space="preserve">Static </w:t>
      </w:r>
      <w:r w:rsidR="004C02EF" w:rsidRPr="00E77497">
        <w:t>Semantics</w:t>
      </w:r>
      <w:r>
        <w:t>: MV’s</w:t>
      </w:r>
    </w:p>
    <w:p w14:paraId="1DD2F0E2" w14:textId="77777777"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14:paraId="406FD5A9" w14:textId="77777777" w:rsidR="004C02EF" w:rsidRPr="00E77497" w:rsidRDefault="004C02EF" w:rsidP="004C02EF">
      <w:pPr>
        <w:pStyle w:val="MathSpecialCase3"/>
        <w:numPr>
          <w:ilvl w:val="2"/>
          <w:numId w:val="31"/>
        </w:numPr>
        <w:tabs>
          <w:tab w:val="left" w:pos="450"/>
        </w:tabs>
        <w:spacing w:after="0"/>
        <w:ind w:left="446" w:hanging="446"/>
      </w:pPr>
      <w:bookmarkStart w:id="1742" w:name="_Ref378386289"/>
      <w:bookmarkStart w:id="1743"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1D6479C8" w14:textId="77777777"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p>
    <w:p w14:paraId="32A0A8C7" w14:textId="77777777"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p>
    <w:p w14:paraId="587799D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7F555B6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08A0E5F3"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w:t>
      </w:r>
    </w:p>
    <w:p w14:paraId="1FA2593F"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324681AE"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 xml:space="preserve"> </w:t>
      </w:r>
      <w:r w:rsidRPr="00844B9F">
        <w:rPr>
          <w:rFonts w:ascii="Arial" w:hAnsi="Arial" w:cs="Arial"/>
        </w:rPr>
        <w:t xml:space="preserve">and </w:t>
      </w:r>
      <w:r w:rsidRPr="00263B96">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55E9C81A"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w:t>
      </w:r>
    </w:p>
    <w:p w14:paraId="04AE69C3"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 xml:space="preserve">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321C08E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788F3094"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28479EB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5EA0C38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587AAF5E"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75A69D5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13EFC810" w14:textId="77777777"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00DF5352">
        <w:rPr>
          <w:rFonts w:ascii="Arial" w:hAnsi="Arial" w:cs="Arial"/>
        </w:rPr>
        <w:t xml:space="preserve">× </w:t>
      </w:r>
      <w:r w:rsidRPr="00E77497">
        <w:rPr>
          <w:rFonts w:ascii="Arial" w:hAnsi="Arial" w:cs="Arial"/>
        </w:rPr>
        <w:t>10) plus the MV of</w:t>
      </w:r>
      <w:r w:rsidRPr="00E77497">
        <w:t xml:space="preserve"> </w:t>
      </w:r>
      <w:r w:rsidRPr="00E77497">
        <w:rPr>
          <w:i/>
        </w:rPr>
        <w:t>DecimalDigit</w:t>
      </w:r>
      <w:r w:rsidRPr="00E77497">
        <w:t>.</w:t>
      </w:r>
    </w:p>
    <w:p w14:paraId="70DAC82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143E79A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3BCE001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68E5647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434B1BD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001F597D" w:rsidRPr="00E77497">
        <w:rPr>
          <w:rFonts w:ascii="Arial" w:hAnsi="Arial"/>
        </w:rPr>
        <w:t xml:space="preserve">or of </w:t>
      </w:r>
      <w:r w:rsidR="001F597D">
        <w:rPr>
          <w:i/>
        </w:rPr>
        <w:t>Octal</w:t>
      </w:r>
      <w:r w:rsidR="001F597D" w:rsidRPr="00E77497">
        <w:rPr>
          <w:i/>
        </w:rPr>
        <w:t>Digit</w:t>
      </w:r>
      <w:r w:rsidR="001F597D">
        <w:rPr>
          <w:i/>
        </w:rPr>
        <w:t xml:space="preserve"> </w:t>
      </w:r>
      <w:r w:rsidR="001F597D" w:rsidRPr="00E77497">
        <w:rPr>
          <w:rFonts w:ascii="Arial" w:hAnsi="Arial"/>
          <w:b/>
        </w:rPr>
        <w:t>::</w:t>
      </w:r>
      <w:r w:rsidR="001F597D" w:rsidRPr="00E77497">
        <w:t xml:space="preserve"> </w:t>
      </w:r>
      <w:r w:rsidR="001F597D">
        <w:rPr>
          <w:rFonts w:ascii="Courier New" w:hAnsi="Courier New"/>
          <w:b/>
        </w:rPr>
        <w:t>0</w:t>
      </w:r>
      <w:r w:rsidR="001F597D" w:rsidRPr="001F597D">
        <w:rPr>
          <w:rFonts w:ascii="Arial" w:hAnsi="Arial"/>
        </w:rPr>
        <w:t xml:space="preserve"> </w:t>
      </w:r>
      <w:r w:rsidR="001F597D" w:rsidRPr="00E77497">
        <w:rPr>
          <w:rFonts w:ascii="Arial" w:hAnsi="Arial"/>
        </w:rPr>
        <w:t xml:space="preserve">or of </w:t>
      </w:r>
      <w:r w:rsidR="001F597D">
        <w:rPr>
          <w:i/>
        </w:rPr>
        <w:t>Binary</w:t>
      </w:r>
      <w:r w:rsidR="001F597D" w:rsidRPr="00E77497">
        <w:rPr>
          <w:i/>
        </w:rPr>
        <w:t>Digit</w:t>
      </w:r>
      <w:r w:rsidR="001F597D" w:rsidRPr="00E77497">
        <w:t xml:space="preserve"> </w:t>
      </w:r>
      <w:r w:rsidR="001F597D" w:rsidRPr="00E77497">
        <w:rPr>
          <w:rFonts w:ascii="Arial" w:hAnsi="Arial"/>
          <w:b/>
        </w:rPr>
        <w:t>::</w:t>
      </w:r>
      <w:r w:rsidR="001F597D" w:rsidRPr="00E77497">
        <w:t xml:space="preserve"> </w:t>
      </w:r>
      <w:r w:rsidR="001F597D">
        <w:rPr>
          <w:rFonts w:ascii="Courier New" w:hAnsi="Courier New"/>
          <w:b/>
        </w:rPr>
        <w:t xml:space="preserve">0 </w:t>
      </w:r>
      <w:r w:rsidRPr="00E77497">
        <w:rPr>
          <w:rFonts w:ascii="Arial" w:hAnsi="Arial" w:cs="Arial"/>
        </w:rPr>
        <w:t xml:space="preserve">is </w:t>
      </w:r>
      <w:r w:rsidRPr="00E77497">
        <w:t>0</w:t>
      </w:r>
      <w:r w:rsidRPr="00E77497">
        <w:rPr>
          <w:rFonts w:ascii="Arial" w:hAnsi="Arial" w:cs="Arial"/>
        </w:rPr>
        <w:t>.</w:t>
      </w:r>
    </w:p>
    <w:p w14:paraId="3377EA50" w14:textId="77777777" w:rsidR="004C02EF" w:rsidRPr="00E77497" w:rsidRDefault="004C02EF" w:rsidP="0035504E">
      <w:pPr>
        <w:pStyle w:val="MathSpecialCase3"/>
        <w:numPr>
          <w:ilvl w:val="2"/>
          <w:numId w:val="3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0035504E">
        <w:rPr>
          <w:i/>
        </w:rPr>
        <w:t xml:space="preserve"> </w:t>
      </w:r>
      <w:r w:rsidRPr="00E77497">
        <w:rPr>
          <w:rFonts w:ascii="Arial" w:hAnsi="Arial"/>
          <w:b/>
        </w:rPr>
        <w:t>::</w:t>
      </w:r>
      <w:r w:rsidRPr="00E77497">
        <w:t xml:space="preserve"> </w:t>
      </w:r>
      <w:r w:rsidRPr="00E77497">
        <w:rPr>
          <w:rFonts w:ascii="Courier New" w:hAnsi="Courier New"/>
          <w:b/>
        </w:rPr>
        <w:t>1</w:t>
      </w:r>
      <w:r w:rsidR="0035504E"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sidRPr="00E77497">
        <w:rPr>
          <w:rFonts w:ascii="Courier New" w:hAnsi="Courier New"/>
          <w:b/>
        </w:rPr>
        <w:t>1</w:t>
      </w:r>
      <w:r w:rsidR="0035504E">
        <w:rPr>
          <w:i/>
        </w:rPr>
        <w:t xml:space="preserve"> </w:t>
      </w:r>
      <w:r w:rsidR="001F597D" w:rsidRPr="00E77497">
        <w:rPr>
          <w:rFonts w:ascii="Arial" w:hAnsi="Arial"/>
        </w:rPr>
        <w:t>or</w:t>
      </w:r>
      <w:r w:rsidR="0035504E">
        <w:rPr>
          <w:rFonts w:ascii="Arial" w:hAnsi="Arial"/>
        </w:rPr>
        <w:br/>
      </w:r>
      <w:r w:rsidR="001F597D" w:rsidRPr="00E77497">
        <w:rPr>
          <w:rFonts w:ascii="Arial" w:hAnsi="Arial"/>
        </w:rPr>
        <w:t xml:space="preserve">of </w:t>
      </w:r>
      <w:r w:rsidR="001F597D">
        <w:rPr>
          <w:i/>
        </w:rPr>
        <w:t>Binary</w:t>
      </w:r>
      <w:r w:rsidR="001F597D" w:rsidRPr="00E77497">
        <w:rPr>
          <w:i/>
        </w:rPr>
        <w:t>Digit</w:t>
      </w:r>
      <w:r w:rsidRPr="00E77497">
        <w:t xml:space="preserve"> </w:t>
      </w:r>
      <w:r w:rsidR="001F597D" w:rsidRPr="00E77497">
        <w:rPr>
          <w:rFonts w:ascii="Arial" w:hAnsi="Arial"/>
          <w:b/>
        </w:rPr>
        <w:t>::</w:t>
      </w:r>
      <w:r w:rsidR="001F597D" w:rsidRPr="00E77497">
        <w:t xml:space="preserve"> </w:t>
      </w:r>
      <w:r w:rsidR="001F597D" w:rsidRPr="00E77497">
        <w:rPr>
          <w:rFonts w:ascii="Courier New" w:hAnsi="Courier New"/>
          <w:b/>
        </w:rPr>
        <w:t>1</w:t>
      </w:r>
      <w:r w:rsidR="0035504E">
        <w:rPr>
          <w:rFonts w:ascii="Courier New" w:hAnsi="Courier New"/>
          <w:b/>
        </w:rPr>
        <w:t xml:space="preserve"> </w:t>
      </w:r>
      <w:r w:rsidRPr="00E77497">
        <w:rPr>
          <w:rFonts w:ascii="Arial" w:hAnsi="Arial" w:cs="Arial"/>
        </w:rPr>
        <w:t xml:space="preserve">is </w:t>
      </w:r>
      <w:r w:rsidRPr="00E77497">
        <w:t>1</w:t>
      </w:r>
      <w:r w:rsidRPr="00E77497">
        <w:rPr>
          <w:rFonts w:ascii="Arial" w:hAnsi="Arial" w:cs="Arial"/>
        </w:rPr>
        <w:t>.</w:t>
      </w:r>
    </w:p>
    <w:p w14:paraId="1A64C56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2</w:t>
      </w:r>
      <w:r w:rsidR="0035504E">
        <w:rPr>
          <w:i/>
        </w:rPr>
        <w:t xml:space="preserve"> </w:t>
      </w:r>
      <w:r w:rsidRPr="00E77497">
        <w:t xml:space="preserve"> </w:t>
      </w:r>
      <w:r w:rsidRPr="00E77497">
        <w:rPr>
          <w:rFonts w:ascii="Arial" w:hAnsi="Arial" w:cs="Arial"/>
        </w:rPr>
        <w:t xml:space="preserve">is </w:t>
      </w:r>
      <w:r w:rsidRPr="00E77497">
        <w:t>2</w:t>
      </w:r>
      <w:r w:rsidRPr="00E77497">
        <w:rPr>
          <w:rFonts w:ascii="Arial" w:hAnsi="Arial" w:cs="Arial"/>
        </w:rPr>
        <w:t>.</w:t>
      </w:r>
    </w:p>
    <w:p w14:paraId="26F6893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3</w:t>
      </w:r>
      <w:r w:rsidR="0035504E">
        <w:rPr>
          <w:i/>
        </w:rPr>
        <w:t xml:space="preserve"> </w:t>
      </w:r>
      <w:r w:rsidRPr="00E77497">
        <w:rPr>
          <w:rFonts w:ascii="Arial" w:hAnsi="Arial" w:cs="Arial"/>
        </w:rPr>
        <w:t xml:space="preserve">is </w:t>
      </w:r>
      <w:r w:rsidRPr="00E77497">
        <w:t>3</w:t>
      </w:r>
      <w:r w:rsidRPr="00E77497">
        <w:rPr>
          <w:rFonts w:ascii="Arial" w:hAnsi="Arial" w:cs="Arial"/>
        </w:rPr>
        <w:t>.</w:t>
      </w:r>
    </w:p>
    <w:p w14:paraId="5AFAD9A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4</w:t>
      </w:r>
      <w:r w:rsidR="0035504E">
        <w:rPr>
          <w:i/>
        </w:rPr>
        <w:t xml:space="preserve"> </w:t>
      </w:r>
      <w:r w:rsidRPr="00E77497">
        <w:rPr>
          <w:rFonts w:ascii="Arial" w:hAnsi="Arial" w:cs="Arial"/>
        </w:rPr>
        <w:t xml:space="preserve">is </w:t>
      </w:r>
      <w:r w:rsidRPr="00E77497">
        <w:t>4</w:t>
      </w:r>
      <w:r w:rsidRPr="00E77497">
        <w:rPr>
          <w:rFonts w:ascii="Arial" w:hAnsi="Arial" w:cs="Arial"/>
        </w:rPr>
        <w:t>.</w:t>
      </w:r>
    </w:p>
    <w:p w14:paraId="647D7B6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5</w:t>
      </w:r>
      <w:r w:rsidR="0035504E">
        <w:rPr>
          <w:i/>
        </w:rPr>
        <w:t xml:space="preserve"> </w:t>
      </w:r>
      <w:r w:rsidRPr="00E77497">
        <w:t xml:space="preserve"> </w:t>
      </w:r>
      <w:r w:rsidRPr="00E77497">
        <w:rPr>
          <w:rFonts w:ascii="Arial" w:hAnsi="Arial" w:cs="Arial"/>
        </w:rPr>
        <w:t xml:space="preserve">is </w:t>
      </w:r>
      <w:r w:rsidRPr="00E77497">
        <w:t>5</w:t>
      </w:r>
      <w:r w:rsidRPr="00E77497">
        <w:rPr>
          <w:rFonts w:ascii="Arial" w:hAnsi="Arial" w:cs="Arial"/>
        </w:rPr>
        <w:t>.</w:t>
      </w:r>
    </w:p>
    <w:p w14:paraId="3CF3985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6</w:t>
      </w:r>
      <w:r w:rsidR="0035504E">
        <w:rPr>
          <w:i/>
        </w:rPr>
        <w:t xml:space="preserve"> </w:t>
      </w:r>
      <w:r w:rsidRPr="00E77497">
        <w:rPr>
          <w:rFonts w:ascii="Arial" w:hAnsi="Arial" w:cs="Arial"/>
        </w:rPr>
        <w:t xml:space="preserve">is </w:t>
      </w:r>
      <w:r w:rsidRPr="00E77497">
        <w:t>6</w:t>
      </w:r>
      <w:r w:rsidRPr="00E77497">
        <w:rPr>
          <w:rFonts w:ascii="Arial" w:hAnsi="Arial" w:cs="Arial"/>
        </w:rPr>
        <w:t>.</w:t>
      </w:r>
    </w:p>
    <w:p w14:paraId="6828732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7</w:t>
      </w:r>
      <w:r w:rsidR="0035504E">
        <w:rPr>
          <w:i/>
        </w:rPr>
        <w:t xml:space="preserve"> </w:t>
      </w:r>
      <w:r w:rsidRPr="00E77497">
        <w:rPr>
          <w:rFonts w:ascii="Arial" w:hAnsi="Arial" w:cs="Arial"/>
        </w:rPr>
        <w:t xml:space="preserve">is </w:t>
      </w:r>
      <w:r w:rsidRPr="00591F2A">
        <w:t>7</w:t>
      </w:r>
      <w:r w:rsidRPr="00E77497">
        <w:rPr>
          <w:rFonts w:ascii="Arial" w:hAnsi="Arial" w:cs="Arial"/>
        </w:rPr>
        <w:t>.</w:t>
      </w:r>
    </w:p>
    <w:p w14:paraId="72D7BEA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59B9A15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416FB24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7516B9D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03E520F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082F4B5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1969789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7E43C64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091A0C41" w14:textId="77777777"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14:paraId="4754BC4E" w14:textId="77777777"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14:paraId="18C8DA00" w14:textId="77777777" w:rsidR="00DF5352" w:rsidRPr="00E77497" w:rsidRDefault="00DF5352" w:rsidP="00DF5352">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 xml:space="preserve">BinaryDigits </w:t>
      </w:r>
      <w:r w:rsidRPr="00591F2A">
        <w:rPr>
          <w:rFonts w:ascii="Arial" w:hAnsi="Arial"/>
          <w:b/>
        </w:rPr>
        <w:t>::</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p>
    <w:p w14:paraId="6C5FE76C" w14:textId="77777777" w:rsidR="0035504E" w:rsidRPr="00E77497" w:rsidRDefault="0035504E" w:rsidP="00E74C84">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Binary</w:t>
      </w:r>
      <w:r w:rsidR="00EE313F">
        <w:rPr>
          <w:i/>
        </w:rPr>
        <w:t>Digits</w:t>
      </w:r>
      <w:r>
        <w:rPr>
          <w:i/>
        </w:rPr>
        <w:t xml:space="preserve"> </w:t>
      </w:r>
      <w:r w:rsidRPr="00591F2A">
        <w:rPr>
          <w:rFonts w:ascii="Arial" w:hAnsi="Arial"/>
          <w:b/>
        </w:rPr>
        <w:t>::</w:t>
      </w:r>
      <w:r w:rsidRPr="00E77497">
        <w:rPr>
          <w:rFonts w:ascii="Arial" w:hAnsi="Arial"/>
        </w:rPr>
        <w:t xml:space="preserve"> </w:t>
      </w:r>
      <w:r>
        <w:rPr>
          <w:i/>
        </w:rPr>
        <w:t>Binary</w:t>
      </w:r>
      <w:r w:rsidR="00EE313F">
        <w:rPr>
          <w:i/>
        </w:rPr>
        <w:t>Digits</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00EE313F" w:rsidRPr="00EE313F">
        <w:rPr>
          <w:i/>
        </w:rPr>
        <w:t>Digits</w:t>
      </w:r>
      <w:r w:rsidRPr="00A67AF2">
        <w:rPr>
          <w:rFonts w:ascii="Arial" w:hAnsi="Arial"/>
        </w:rPr>
        <w:t xml:space="preserve"> </w:t>
      </w:r>
      <w:r w:rsidR="00EE313F">
        <w:rPr>
          <w:rFonts w:ascii="Arial" w:hAnsi="Arial" w:cs="Arial"/>
        </w:rPr>
        <w:t>×</w:t>
      </w:r>
      <w:r w:rsidR="00EE313F">
        <w:rPr>
          <w:rFonts w:ascii="Arial" w:hAnsi="Arial"/>
        </w:rPr>
        <w:t xml:space="preserve"> </w:t>
      </w:r>
      <w:r>
        <w:t>2</w:t>
      </w:r>
      <w:r w:rsidRPr="00E77497">
        <w:rPr>
          <w:rFonts w:ascii="Arial" w:hAnsi="Arial"/>
        </w:rPr>
        <w:t xml:space="preserve">) plus the MV of </w:t>
      </w:r>
      <w:r>
        <w:rPr>
          <w:i/>
        </w:rPr>
        <w:t>Binary</w:t>
      </w:r>
      <w:r w:rsidRPr="00591F2A">
        <w:rPr>
          <w:i/>
        </w:rPr>
        <w:t>Digit</w:t>
      </w:r>
      <w:r w:rsidRPr="00E77497">
        <w:rPr>
          <w:rFonts w:ascii="Arial" w:hAnsi="Arial"/>
        </w:rPr>
        <w:t>.</w:t>
      </w:r>
    </w:p>
    <w:p w14:paraId="363E07A1" w14:textId="77777777"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14:paraId="04B78CD3" w14:textId="77777777"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14:paraId="10A22C42" w14:textId="77777777" w:rsidR="00DF5352" w:rsidRPr="00E77497" w:rsidRDefault="00DF5352"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p>
    <w:p w14:paraId="38889CE5" w14:textId="77777777" w:rsidR="0035504E" w:rsidRPr="00E77497" w:rsidRDefault="0035504E"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sidR="00DF5352">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w:t>
      </w:r>
      <w:r w:rsidR="00DF5352">
        <w:rPr>
          <w:i/>
        </w:rPr>
        <w:t>Digits</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w:t>
      </w:r>
      <w:r w:rsidR="00DF5352">
        <w:rPr>
          <w:i/>
        </w:rPr>
        <w:t>Digits</w:t>
      </w:r>
      <w:r w:rsidRPr="00E77497">
        <w:rPr>
          <w:rFonts w:ascii="Arial" w:hAnsi="Arial"/>
        </w:rPr>
        <w:t xml:space="preserve"> </w:t>
      </w:r>
      <w:r w:rsidR="00EE313F">
        <w:rPr>
          <w:rFonts w:ascii="Arial" w:hAnsi="Arial" w:cs="Arial"/>
        </w:rPr>
        <w:t xml:space="preserve">× </w:t>
      </w:r>
      <w:r w:rsidRPr="00591F2A">
        <w:t>8</w:t>
      </w:r>
      <w:r w:rsidRPr="00E77497">
        <w:rPr>
          <w:rFonts w:ascii="Arial" w:hAnsi="Arial"/>
        </w:rPr>
        <w:t xml:space="preserve">) plus the MV of </w:t>
      </w:r>
      <w:r w:rsidRPr="00591F2A">
        <w:rPr>
          <w:i/>
        </w:rPr>
        <w:t>OctalDigit</w:t>
      </w:r>
      <w:r w:rsidRPr="00E77497">
        <w:rPr>
          <w:rFonts w:ascii="Arial" w:hAnsi="Arial"/>
        </w:rPr>
        <w:t>.</w:t>
      </w:r>
    </w:p>
    <w:p w14:paraId="6BF7CA8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14:paraId="1C21152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14:paraId="3C36367D" w14:textId="77777777" w:rsidR="001F597D" w:rsidRPr="00E77497" w:rsidRDefault="001F597D" w:rsidP="001F597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06D53CC5" w14:textId="77777777" w:rsidR="004C02EF" w:rsidRPr="00E77497" w:rsidRDefault="004C02EF" w:rsidP="00EE313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001F597D" w:rsidRPr="00E77497">
        <w:rPr>
          <w:i/>
        </w:rPr>
        <w:t>Hex</w:t>
      </w:r>
      <w:r w:rsidR="001F597D">
        <w:rPr>
          <w:i/>
        </w:rPr>
        <w:t>Digits</w:t>
      </w:r>
      <w:r w:rsidR="001F597D" w:rsidRPr="00E77497">
        <w:rPr>
          <w:i/>
        </w:rPr>
        <w:t xml:space="preserve"> </w:t>
      </w:r>
      <w:r w:rsidRPr="00E77497">
        <w:rPr>
          <w:rFonts w:ascii="Arial" w:hAnsi="Arial"/>
          <w:b/>
        </w:rPr>
        <w:t>::</w:t>
      </w:r>
      <w:r w:rsidRPr="00E77497">
        <w:t xml:space="preserve"> </w:t>
      </w:r>
      <w:r w:rsidR="001F597D" w:rsidRPr="00E77497">
        <w:rPr>
          <w:i/>
        </w:rPr>
        <w:t>Hex</w:t>
      </w:r>
      <w:r w:rsidR="001F597D">
        <w:rPr>
          <w:i/>
        </w:rPr>
        <w:t>Digits</w:t>
      </w:r>
      <w:r w:rsidR="001F597D"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001F597D" w:rsidRPr="00E77497">
        <w:rPr>
          <w:i/>
        </w:rPr>
        <w:t>Hex</w:t>
      </w:r>
      <w:r w:rsidR="001F597D">
        <w:rPr>
          <w:i/>
        </w:rPr>
        <w:t>Digits</w:t>
      </w:r>
      <w:r w:rsidR="001F597D" w:rsidRPr="00E77497">
        <w:t xml:space="preserve"> </w:t>
      </w:r>
      <w:r w:rsidR="00EE313F">
        <w:rPr>
          <w:rFonts w:ascii="Arial" w:hAnsi="Arial" w:cs="Arial"/>
        </w:rPr>
        <w:t xml:space="preserve">×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3D88FF7F" w14:textId="77777777"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w:t>
      </w:r>
      <w:r w:rsidR="00A51D25">
        <w:fldChar w:fldCharType="begin"/>
      </w:r>
      <w:r w:rsidR="00A51D25">
        <w:instrText xml:space="preserve"> REF _Ref365548096 \r \h </w:instrText>
      </w:r>
      <w:r w:rsidR="00A51D25">
        <w:fldChar w:fldCharType="separate"/>
      </w:r>
      <w:r w:rsidR="00D433E8">
        <w:t>6.1.5</w:t>
      </w:r>
      <w:r w:rsidR="00A51D25">
        <w:fldChar w:fldCharType="end"/>
      </w:r>
      <w:r w:rsidRPr="00E77497">
        <w:t xml:space="preserve">),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4BBE923D"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68FD0599" w14:textId="77777777"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744" w:name="_Toc382202771"/>
      <w:bookmarkStart w:id="1745" w:name="_Toc382202991"/>
      <w:bookmarkStart w:id="1746" w:name="_Toc382212151"/>
      <w:bookmarkStart w:id="1747" w:name="_Toc382212330"/>
      <w:bookmarkStart w:id="1748" w:name="_Toc382291496"/>
      <w:bookmarkStart w:id="1749" w:name="_Ref382709603"/>
      <w:bookmarkStart w:id="1750" w:name="_Ref382709689"/>
      <w:bookmarkStart w:id="1751" w:name="_Toc385672132"/>
      <w:bookmarkStart w:id="1752" w:name="_Toc393690223"/>
    </w:p>
    <w:p w14:paraId="4DCCBDCF" w14:textId="77777777" w:rsidR="00831B9D" w:rsidRPr="00E77497" w:rsidRDefault="00831B9D" w:rsidP="00831B9D">
      <w:pPr>
        <w:pStyle w:val="30"/>
      </w:pPr>
      <w:bookmarkStart w:id="1753" w:name="_Hlt463778258"/>
      <w:bookmarkStart w:id="1754" w:name="_Toc361662305"/>
      <w:bookmarkStart w:id="1755" w:name="_Toc361664148"/>
      <w:bookmarkStart w:id="1756" w:name="_Toc361665988"/>
      <w:bookmarkStart w:id="1757" w:name="_Toc361667817"/>
      <w:bookmarkStart w:id="1758" w:name="_Toc364933847"/>
      <w:bookmarkStart w:id="1759" w:name="_Toc365469524"/>
      <w:bookmarkStart w:id="1760" w:name="_Toc361662307"/>
      <w:bookmarkStart w:id="1761" w:name="_Toc361664150"/>
      <w:bookmarkStart w:id="1762" w:name="_Toc361665990"/>
      <w:bookmarkStart w:id="1763" w:name="_Toc361667819"/>
      <w:bookmarkStart w:id="1764" w:name="_Toc364933849"/>
      <w:bookmarkStart w:id="1765" w:name="_Toc365469526"/>
      <w:bookmarkStart w:id="1766" w:name="_Toc361662308"/>
      <w:bookmarkStart w:id="1767" w:name="_Toc361664151"/>
      <w:bookmarkStart w:id="1768" w:name="_Toc361665991"/>
      <w:bookmarkStart w:id="1769" w:name="_Toc361667820"/>
      <w:bookmarkStart w:id="1770" w:name="_Toc364933850"/>
      <w:bookmarkStart w:id="1771" w:name="_Toc365469527"/>
      <w:bookmarkStart w:id="1772" w:name="_Toc361662309"/>
      <w:bookmarkStart w:id="1773" w:name="_Toc361664152"/>
      <w:bookmarkStart w:id="1774" w:name="_Toc361665992"/>
      <w:bookmarkStart w:id="1775" w:name="_Toc361667821"/>
      <w:bookmarkStart w:id="1776" w:name="_Toc364933851"/>
      <w:bookmarkStart w:id="1777" w:name="_Toc365469528"/>
      <w:bookmarkStart w:id="1778" w:name="_Toc361662310"/>
      <w:bookmarkStart w:id="1779" w:name="_Toc361664153"/>
      <w:bookmarkStart w:id="1780" w:name="_Toc361665993"/>
      <w:bookmarkStart w:id="1781" w:name="_Toc361667822"/>
      <w:bookmarkStart w:id="1782" w:name="_Toc364933852"/>
      <w:bookmarkStart w:id="1783" w:name="_Toc365469529"/>
      <w:bookmarkStart w:id="1784" w:name="_Toc361662311"/>
      <w:bookmarkStart w:id="1785" w:name="_Toc361664154"/>
      <w:bookmarkStart w:id="1786" w:name="_Toc361665994"/>
      <w:bookmarkStart w:id="1787" w:name="_Toc361667823"/>
      <w:bookmarkStart w:id="1788" w:name="_Toc364933853"/>
      <w:bookmarkStart w:id="1789" w:name="_Toc365469530"/>
      <w:bookmarkStart w:id="1790" w:name="_Toc361662312"/>
      <w:bookmarkStart w:id="1791" w:name="_Toc361664155"/>
      <w:bookmarkStart w:id="1792" w:name="_Toc361665995"/>
      <w:bookmarkStart w:id="1793" w:name="_Toc361667824"/>
      <w:bookmarkStart w:id="1794" w:name="_Toc364933854"/>
      <w:bookmarkStart w:id="1795" w:name="_Toc365469531"/>
      <w:bookmarkStart w:id="1796" w:name="_Toc361662313"/>
      <w:bookmarkStart w:id="1797" w:name="_Toc361664156"/>
      <w:bookmarkStart w:id="1798" w:name="_Toc361665996"/>
      <w:bookmarkStart w:id="1799" w:name="_Toc361667825"/>
      <w:bookmarkStart w:id="1800" w:name="_Toc364933855"/>
      <w:bookmarkStart w:id="1801" w:name="_Toc365469532"/>
      <w:bookmarkStart w:id="1802" w:name="_Toc361662315"/>
      <w:bookmarkStart w:id="1803" w:name="_Toc361664158"/>
      <w:bookmarkStart w:id="1804" w:name="_Toc361665998"/>
      <w:bookmarkStart w:id="1805" w:name="_Toc361667827"/>
      <w:bookmarkStart w:id="1806" w:name="_Toc364933857"/>
      <w:bookmarkStart w:id="1807" w:name="_Toc365469534"/>
      <w:bookmarkStart w:id="1808" w:name="_Toc361662317"/>
      <w:bookmarkStart w:id="1809" w:name="_Toc361664160"/>
      <w:bookmarkStart w:id="1810" w:name="_Toc361666000"/>
      <w:bookmarkStart w:id="1811" w:name="_Toc361667829"/>
      <w:bookmarkStart w:id="1812" w:name="_Toc364933859"/>
      <w:bookmarkStart w:id="1813" w:name="_Toc365469536"/>
      <w:bookmarkStart w:id="1814" w:name="_Toc361662319"/>
      <w:bookmarkStart w:id="1815" w:name="_Toc361664162"/>
      <w:bookmarkStart w:id="1816" w:name="_Toc361666002"/>
      <w:bookmarkStart w:id="1817" w:name="_Toc361667831"/>
      <w:bookmarkStart w:id="1818" w:name="_Toc364933861"/>
      <w:bookmarkStart w:id="1819" w:name="_Toc365469538"/>
      <w:bookmarkStart w:id="1820" w:name="_Toc361662322"/>
      <w:bookmarkStart w:id="1821" w:name="_Toc361664165"/>
      <w:bookmarkStart w:id="1822" w:name="_Toc361666005"/>
      <w:bookmarkStart w:id="1823" w:name="_Toc361667834"/>
      <w:bookmarkStart w:id="1824" w:name="_Toc364933864"/>
      <w:bookmarkStart w:id="1825" w:name="_Toc365469541"/>
      <w:bookmarkStart w:id="1826" w:name="_Toc361662324"/>
      <w:bookmarkStart w:id="1827" w:name="_Toc361664167"/>
      <w:bookmarkStart w:id="1828" w:name="_Toc361666007"/>
      <w:bookmarkStart w:id="1829" w:name="_Toc361667836"/>
      <w:bookmarkStart w:id="1830" w:name="_Toc364933866"/>
      <w:bookmarkStart w:id="1831" w:name="_Toc365469543"/>
      <w:bookmarkStart w:id="1832" w:name="_Toc361662326"/>
      <w:bookmarkStart w:id="1833" w:name="_Toc361664169"/>
      <w:bookmarkStart w:id="1834" w:name="_Toc361666009"/>
      <w:bookmarkStart w:id="1835" w:name="_Toc361667838"/>
      <w:bookmarkStart w:id="1836" w:name="_Toc364933868"/>
      <w:bookmarkStart w:id="1837" w:name="_Toc365469545"/>
      <w:bookmarkStart w:id="1838" w:name="_Toc361662328"/>
      <w:bookmarkStart w:id="1839" w:name="_Toc361664171"/>
      <w:bookmarkStart w:id="1840" w:name="_Toc361666011"/>
      <w:bookmarkStart w:id="1841" w:name="_Toc361667840"/>
      <w:bookmarkStart w:id="1842" w:name="_Toc364933870"/>
      <w:bookmarkStart w:id="1843" w:name="_Toc365469547"/>
      <w:bookmarkStart w:id="1844" w:name="_Toc361662329"/>
      <w:bookmarkStart w:id="1845" w:name="_Toc361664172"/>
      <w:bookmarkStart w:id="1846" w:name="_Toc361666012"/>
      <w:bookmarkStart w:id="1847" w:name="_Toc361667841"/>
      <w:bookmarkStart w:id="1848" w:name="_Toc364933871"/>
      <w:bookmarkStart w:id="1849" w:name="_Toc365469548"/>
      <w:bookmarkStart w:id="1850" w:name="_Toc361662330"/>
      <w:bookmarkStart w:id="1851" w:name="_Toc361664173"/>
      <w:bookmarkStart w:id="1852" w:name="_Toc361666013"/>
      <w:bookmarkStart w:id="1853" w:name="_Toc361667842"/>
      <w:bookmarkStart w:id="1854" w:name="_Toc364933872"/>
      <w:bookmarkStart w:id="1855" w:name="_Toc365469549"/>
      <w:bookmarkStart w:id="1856" w:name="_Toc361662332"/>
      <w:bookmarkStart w:id="1857" w:name="_Toc361664175"/>
      <w:bookmarkStart w:id="1858" w:name="_Toc361666015"/>
      <w:bookmarkStart w:id="1859" w:name="_Toc361667844"/>
      <w:bookmarkStart w:id="1860" w:name="_Toc364933874"/>
      <w:bookmarkStart w:id="1861" w:name="_Toc365469551"/>
      <w:bookmarkStart w:id="1862" w:name="_Toc361662333"/>
      <w:bookmarkStart w:id="1863" w:name="_Toc361664176"/>
      <w:bookmarkStart w:id="1864" w:name="_Toc361666016"/>
      <w:bookmarkStart w:id="1865" w:name="_Toc361667845"/>
      <w:bookmarkStart w:id="1866" w:name="_Toc364933875"/>
      <w:bookmarkStart w:id="1867" w:name="_Toc365469552"/>
      <w:bookmarkStart w:id="1868" w:name="_Toc361662338"/>
      <w:bookmarkStart w:id="1869" w:name="_Toc361664181"/>
      <w:bookmarkStart w:id="1870" w:name="_Toc361666021"/>
      <w:bookmarkStart w:id="1871" w:name="_Toc361667850"/>
      <w:bookmarkStart w:id="1872" w:name="_Toc364933880"/>
      <w:bookmarkStart w:id="1873" w:name="_Toc365469557"/>
      <w:bookmarkStart w:id="1874" w:name="_Toc361662339"/>
      <w:bookmarkStart w:id="1875" w:name="_Toc361664182"/>
      <w:bookmarkStart w:id="1876" w:name="_Toc361666022"/>
      <w:bookmarkStart w:id="1877" w:name="_Toc361667851"/>
      <w:bookmarkStart w:id="1878" w:name="_Toc364933881"/>
      <w:bookmarkStart w:id="1879" w:name="_Toc365469558"/>
      <w:bookmarkStart w:id="1880" w:name="_Toc361662340"/>
      <w:bookmarkStart w:id="1881" w:name="_Toc361664183"/>
      <w:bookmarkStart w:id="1882" w:name="_Toc361666023"/>
      <w:bookmarkStart w:id="1883" w:name="_Toc361667852"/>
      <w:bookmarkStart w:id="1884" w:name="_Toc364933882"/>
      <w:bookmarkStart w:id="1885" w:name="_Toc365469559"/>
      <w:bookmarkStart w:id="1886" w:name="_Toc361662341"/>
      <w:bookmarkStart w:id="1887" w:name="_Toc361664184"/>
      <w:bookmarkStart w:id="1888" w:name="_Toc361666024"/>
      <w:bookmarkStart w:id="1889" w:name="_Toc361667853"/>
      <w:bookmarkStart w:id="1890" w:name="_Toc364933883"/>
      <w:bookmarkStart w:id="1891" w:name="_Toc365469560"/>
      <w:bookmarkStart w:id="1892" w:name="_Toc361662343"/>
      <w:bookmarkStart w:id="1893" w:name="_Toc361664186"/>
      <w:bookmarkStart w:id="1894" w:name="_Toc361666026"/>
      <w:bookmarkStart w:id="1895" w:name="_Toc361667855"/>
      <w:bookmarkStart w:id="1896" w:name="_Toc364933885"/>
      <w:bookmarkStart w:id="1897" w:name="_Toc365469562"/>
      <w:bookmarkStart w:id="1898" w:name="_Toc361662344"/>
      <w:bookmarkStart w:id="1899" w:name="_Toc361664187"/>
      <w:bookmarkStart w:id="1900" w:name="_Toc361666027"/>
      <w:bookmarkStart w:id="1901" w:name="_Toc361667856"/>
      <w:bookmarkStart w:id="1902" w:name="_Toc364933886"/>
      <w:bookmarkStart w:id="1903" w:name="_Toc365469563"/>
      <w:bookmarkStart w:id="1904" w:name="_Toc361662348"/>
      <w:bookmarkStart w:id="1905" w:name="_Toc361664191"/>
      <w:bookmarkStart w:id="1906" w:name="_Toc361666031"/>
      <w:bookmarkStart w:id="1907" w:name="_Toc361667860"/>
      <w:bookmarkStart w:id="1908" w:name="_Toc364933890"/>
      <w:bookmarkStart w:id="1909" w:name="_Toc365469567"/>
      <w:bookmarkStart w:id="1910" w:name="_Toc361662350"/>
      <w:bookmarkStart w:id="1911" w:name="_Toc361664193"/>
      <w:bookmarkStart w:id="1912" w:name="_Toc361666033"/>
      <w:bookmarkStart w:id="1913" w:name="_Toc361667862"/>
      <w:bookmarkStart w:id="1914" w:name="_Toc364933892"/>
      <w:bookmarkStart w:id="1915" w:name="_Toc365469569"/>
      <w:bookmarkStart w:id="1916" w:name="_Toc361662351"/>
      <w:bookmarkStart w:id="1917" w:name="_Toc361664194"/>
      <w:bookmarkStart w:id="1918" w:name="_Toc361666034"/>
      <w:bookmarkStart w:id="1919" w:name="_Toc361667863"/>
      <w:bookmarkStart w:id="1920" w:name="_Toc364933893"/>
      <w:bookmarkStart w:id="1921" w:name="_Toc365469570"/>
      <w:bookmarkStart w:id="1922" w:name="_Toc361662352"/>
      <w:bookmarkStart w:id="1923" w:name="_Toc361664195"/>
      <w:bookmarkStart w:id="1924" w:name="_Toc361666035"/>
      <w:bookmarkStart w:id="1925" w:name="_Toc361667864"/>
      <w:bookmarkStart w:id="1926" w:name="_Toc364933894"/>
      <w:bookmarkStart w:id="1927" w:name="_Toc365469571"/>
      <w:bookmarkStart w:id="1928" w:name="_Toc361662355"/>
      <w:bookmarkStart w:id="1929" w:name="_Toc361664198"/>
      <w:bookmarkStart w:id="1930" w:name="_Toc361666038"/>
      <w:bookmarkStart w:id="1931" w:name="_Toc361667867"/>
      <w:bookmarkStart w:id="1932" w:name="_Toc364933897"/>
      <w:bookmarkStart w:id="1933" w:name="_Toc365469574"/>
      <w:bookmarkStart w:id="1934" w:name="_Toc361662359"/>
      <w:bookmarkStart w:id="1935" w:name="_Toc361664202"/>
      <w:bookmarkStart w:id="1936" w:name="_Toc361666042"/>
      <w:bookmarkStart w:id="1937" w:name="_Toc361667871"/>
      <w:bookmarkStart w:id="1938" w:name="_Toc364933901"/>
      <w:bookmarkStart w:id="1939" w:name="_Toc365469578"/>
      <w:bookmarkStart w:id="1940" w:name="_Toc361662362"/>
      <w:bookmarkStart w:id="1941" w:name="_Toc361664205"/>
      <w:bookmarkStart w:id="1942" w:name="_Toc361666045"/>
      <w:bookmarkStart w:id="1943" w:name="_Toc361667874"/>
      <w:bookmarkStart w:id="1944" w:name="_Toc364933904"/>
      <w:bookmarkStart w:id="1945" w:name="_Toc365469581"/>
      <w:bookmarkStart w:id="1946" w:name="_Ref365803032"/>
      <w:bookmarkStart w:id="1947" w:name="_Ref365803079"/>
      <w:bookmarkStart w:id="1948" w:name="_Ref365803330"/>
      <w:bookmarkStart w:id="1949" w:name="_Ref365803432"/>
      <w:bookmarkStart w:id="1950" w:name="_Toc368050353"/>
      <w:bookmarkStart w:id="1951" w:name="_Toc432237481"/>
      <w:bookmarkStart w:id="1952" w:name="_Toc432984690"/>
      <w:bookmarkStart w:id="1953" w:name="_Ref456010409"/>
      <w:bookmarkStart w:id="1954" w:name="_Ref457437516"/>
      <w:bookmarkStart w:id="1955" w:name="_Ref457437517"/>
      <w:bookmarkStart w:id="1956" w:name="_Ref457437518"/>
      <w:bookmarkStart w:id="1957" w:name="_Ref457437523"/>
      <w:bookmarkStart w:id="1958" w:name="_Ref457437524"/>
      <w:bookmarkStart w:id="1959" w:name="_Ref457437525"/>
      <w:bookmarkStart w:id="1960" w:name="_Ref457437526"/>
      <w:bookmarkStart w:id="1961" w:name="_Ref457437527"/>
      <w:bookmarkStart w:id="1962" w:name="_Ref457705277"/>
      <w:bookmarkStart w:id="1963" w:name="_Ref457705317"/>
      <w:bookmarkStart w:id="1964" w:name="_Ref457792658"/>
      <w:bookmarkStart w:id="1965" w:name="_Ref457792662"/>
      <w:bookmarkStart w:id="1966" w:name="_Toc472818769"/>
      <w:bookmarkStart w:id="1967" w:name="_Toc235503322"/>
      <w:bookmarkStart w:id="1968" w:name="_Toc241509097"/>
      <w:bookmarkStart w:id="1969" w:name="_Toc244416584"/>
      <w:bookmarkStart w:id="1970" w:name="_Toc276630948"/>
      <w:bookmarkStart w:id="1971" w:name="_Ref365546817"/>
      <w:bookmarkStart w:id="1972" w:name="_Toc375031153"/>
      <w:bookmarkStart w:id="1973" w:name="_Ref378393823"/>
      <w:bookmarkStart w:id="1974" w:name="_Ref379172559"/>
      <w:bookmarkStart w:id="1975" w:name="_Ref379873477"/>
      <w:bookmarkStart w:id="1976" w:name="_Ref381174987"/>
      <w:bookmarkStart w:id="1977" w:name="_Ref381506868"/>
      <w:bookmarkStart w:id="1978" w:name="_Toc381513630"/>
      <w:bookmarkStart w:id="1979" w:name="_Toc382202772"/>
      <w:bookmarkStart w:id="1980" w:name="_Toc382202992"/>
      <w:bookmarkStart w:id="1981" w:name="_Toc382212152"/>
      <w:bookmarkStart w:id="1982" w:name="_Toc382212331"/>
      <w:bookmarkStart w:id="1983" w:name="_Toc382291497"/>
      <w:bookmarkStart w:id="1984" w:name="_Ref382649260"/>
      <w:bookmarkStart w:id="1985" w:name="_Ref382649794"/>
      <w:bookmarkStart w:id="1986" w:name="_Ref383594745"/>
      <w:bookmarkStart w:id="1987" w:name="_Toc385672133"/>
      <w:bookmarkStart w:id="1988" w:name="_Toc393690224"/>
      <w:bookmarkStart w:id="1989" w:name="_Ref424530589"/>
      <w:bookmarkStart w:id="1990" w:name="_Ref424535009"/>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r w:rsidRPr="00E77497">
        <w:t>String Literals</w:t>
      </w:r>
      <w:bookmarkEnd w:id="1946"/>
      <w:bookmarkEnd w:id="1947"/>
      <w:bookmarkEnd w:id="1948"/>
      <w:bookmarkEnd w:id="1949"/>
      <w:bookmarkEnd w:id="1950"/>
    </w:p>
    <w:p w14:paraId="429A985F" w14:textId="77777777" w:rsidR="00831B9D" w:rsidRPr="00E77497" w:rsidRDefault="00831B9D" w:rsidP="00831B9D">
      <w:pPr>
        <w:pStyle w:val="Note"/>
      </w:pPr>
      <w:r>
        <w:t>NOTE</w:t>
      </w:r>
      <w:r>
        <w:tab/>
      </w:r>
      <w:r w:rsidRPr="00E77497">
        <w:t xml:space="preserve">A string literal is zero or more </w:t>
      </w:r>
      <w:r>
        <w:t>Unicode code points</w:t>
      </w:r>
      <w:r w:rsidRPr="00E77497">
        <w:t xml:space="preserve"> enclosed in single or double quotes. </w:t>
      </w:r>
      <w:r>
        <w:t>Unicode code points</w:t>
      </w:r>
      <w:r w:rsidRPr="00E77497">
        <w:t xml:space="preserve"> may </w:t>
      </w:r>
      <w:r>
        <w:t xml:space="preserve">also be </w:t>
      </w:r>
      <w:r w:rsidRPr="00E77497">
        <w:t>represented by an escape sequence. All characters may appear literally in a string literal except for the closing quote character, backslash, carriage return, line separator, paragraph separator, and line feed. Any character may appear in the form of an escape sequence.</w:t>
      </w:r>
      <w:r>
        <w:t xml:space="preserve"> String literals evaluate to ECAMScript String values.  When generating these string values Unicode code points are UTF-16 encoded as defined in clause 6. Code points belonging to Basic Multilingual Plane are encoded as a single code unit element of the string.  All other code points are encoded as two code unit elements of the string.</w:t>
      </w:r>
    </w:p>
    <w:p w14:paraId="3FD45D1D" w14:textId="77777777" w:rsidR="00831B9D" w:rsidRPr="00E77497" w:rsidRDefault="00831B9D" w:rsidP="00831B9D">
      <w:pPr>
        <w:pStyle w:val="Syntax"/>
      </w:pPr>
      <w:r w:rsidRPr="00E77497">
        <w:t>Syntax</w:t>
      </w:r>
    </w:p>
    <w:p w14:paraId="5104EAE4" w14:textId="77777777" w:rsidR="00831B9D" w:rsidRPr="00E77497" w:rsidRDefault="00831B9D" w:rsidP="00831B9D">
      <w:pPr>
        <w:pStyle w:val="SyntaxRule"/>
      </w:pPr>
      <w:r w:rsidRPr="00E77497">
        <w:t xml:space="preserve">StringLiteral </w:t>
      </w:r>
      <w:r w:rsidRPr="00E77497">
        <w:rPr>
          <w:rFonts w:ascii="Arial" w:hAnsi="Arial" w:cs="Arial"/>
          <w:b/>
          <w:i w:val="0"/>
        </w:rPr>
        <w:t>::</w:t>
      </w:r>
    </w:p>
    <w:p w14:paraId="44B40000" w14:textId="77777777" w:rsidR="00831B9D" w:rsidRPr="00E77497" w:rsidRDefault="00831B9D" w:rsidP="00831B9D">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4870CB4E" w14:textId="77777777" w:rsidR="00831B9D" w:rsidRPr="00E77497" w:rsidRDefault="00831B9D" w:rsidP="00831B9D">
      <w:pPr>
        <w:pStyle w:val="SyntaxRule"/>
      </w:pPr>
      <w:r w:rsidRPr="00E77497">
        <w:t xml:space="preserve">DoubleStringCharacters </w:t>
      </w:r>
      <w:r w:rsidRPr="00E77497">
        <w:rPr>
          <w:rFonts w:ascii="Arial" w:hAnsi="Arial" w:cs="Arial"/>
          <w:b/>
          <w:i w:val="0"/>
        </w:rPr>
        <w:t>::</w:t>
      </w:r>
    </w:p>
    <w:p w14:paraId="2A3437DE" w14:textId="77777777" w:rsidR="00831B9D" w:rsidRPr="00E77497" w:rsidRDefault="00831B9D" w:rsidP="00831B9D">
      <w:pPr>
        <w:pStyle w:val="SyntaxDefinition"/>
        <w:rPr>
          <w:vertAlign w:val="subscript"/>
        </w:rPr>
      </w:pPr>
      <w:r w:rsidRPr="00E77497">
        <w:t>DoubleStringCharacter DoubleStringCharacters</w:t>
      </w:r>
      <w:r w:rsidRPr="00E77497">
        <w:rPr>
          <w:rFonts w:ascii="Arial" w:hAnsi="Arial"/>
          <w:i w:val="0"/>
          <w:vertAlign w:val="subscript"/>
        </w:rPr>
        <w:t>opt</w:t>
      </w:r>
    </w:p>
    <w:p w14:paraId="305012E5" w14:textId="77777777" w:rsidR="00831B9D" w:rsidRPr="00E77497" w:rsidRDefault="00831B9D" w:rsidP="00831B9D">
      <w:pPr>
        <w:pStyle w:val="SyntaxRule"/>
      </w:pPr>
      <w:r w:rsidRPr="00E77497">
        <w:t xml:space="preserve">SingleStringCharacters </w:t>
      </w:r>
      <w:r w:rsidRPr="00E77497">
        <w:rPr>
          <w:rFonts w:ascii="Arial" w:hAnsi="Arial" w:cs="Arial"/>
          <w:b/>
          <w:i w:val="0"/>
        </w:rPr>
        <w:t>::</w:t>
      </w:r>
    </w:p>
    <w:p w14:paraId="0AF1AD77" w14:textId="77777777" w:rsidR="00831B9D" w:rsidRPr="00E77497" w:rsidRDefault="00831B9D" w:rsidP="00831B9D">
      <w:pPr>
        <w:pStyle w:val="SyntaxDefinition"/>
        <w:rPr>
          <w:vertAlign w:val="subscript"/>
        </w:rPr>
      </w:pPr>
      <w:r w:rsidRPr="00E77497">
        <w:t>SingleStringCharacter SingleStringCharacters</w:t>
      </w:r>
      <w:r w:rsidRPr="00E77497">
        <w:rPr>
          <w:rFonts w:ascii="Arial" w:hAnsi="Arial"/>
          <w:i w:val="0"/>
          <w:vertAlign w:val="subscript"/>
        </w:rPr>
        <w:t>opt</w:t>
      </w:r>
    </w:p>
    <w:p w14:paraId="749872A3" w14:textId="77777777" w:rsidR="00831B9D" w:rsidRPr="00E77497" w:rsidRDefault="00831B9D" w:rsidP="00831B9D">
      <w:pPr>
        <w:pStyle w:val="SyntaxRule"/>
      </w:pPr>
      <w:r w:rsidRPr="00E77497">
        <w:t xml:space="preserve">DoubleStringCharacter </w:t>
      </w:r>
      <w:r w:rsidRPr="00E77497">
        <w:rPr>
          <w:rFonts w:ascii="Arial" w:hAnsi="Arial" w:cs="Arial"/>
          <w:b/>
          <w:i w:val="0"/>
        </w:rPr>
        <w:t>::</w:t>
      </w:r>
    </w:p>
    <w:p w14:paraId="1772D133" w14:textId="77777777" w:rsidR="00831B9D" w:rsidRPr="00E77497" w:rsidRDefault="00831B9D" w:rsidP="00831B9D">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2AD06047" w14:textId="77777777" w:rsidR="00831B9D" w:rsidRPr="00E77497" w:rsidRDefault="00831B9D" w:rsidP="00831B9D">
      <w:pPr>
        <w:pStyle w:val="SyntaxRule"/>
      </w:pPr>
      <w:r w:rsidRPr="00E77497">
        <w:t xml:space="preserve">SingleStringCharacter </w:t>
      </w:r>
      <w:r w:rsidRPr="00E77497">
        <w:rPr>
          <w:rFonts w:ascii="Arial" w:hAnsi="Arial" w:cs="Arial"/>
          <w:b/>
          <w:i w:val="0"/>
        </w:rPr>
        <w:t>::</w:t>
      </w:r>
    </w:p>
    <w:p w14:paraId="170A59F7" w14:textId="77777777" w:rsidR="00831B9D" w:rsidRPr="00E77497" w:rsidRDefault="00831B9D" w:rsidP="00831B9D">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032A07DD" w14:textId="77777777" w:rsidR="00831B9D" w:rsidRPr="00E77497" w:rsidRDefault="00831B9D" w:rsidP="00831B9D">
      <w:pPr>
        <w:pStyle w:val="SyntaxRule"/>
        <w:rPr>
          <w:b/>
        </w:rPr>
      </w:pPr>
      <w:r w:rsidRPr="00E77497">
        <w:t xml:space="preserve">LineContinuation </w:t>
      </w:r>
      <w:r w:rsidRPr="00E77497">
        <w:rPr>
          <w:rFonts w:ascii="Arial" w:hAnsi="Arial" w:cs="Arial"/>
          <w:b/>
          <w:i w:val="0"/>
        </w:rPr>
        <w:t>::</w:t>
      </w:r>
    </w:p>
    <w:p w14:paraId="7E7C666C" w14:textId="77777777" w:rsidR="00831B9D" w:rsidRPr="00E77497" w:rsidRDefault="00831B9D" w:rsidP="00831B9D">
      <w:pPr>
        <w:pStyle w:val="SyntaxDefinition"/>
      </w:pPr>
      <w:r w:rsidRPr="00E77497">
        <w:rPr>
          <w:rFonts w:ascii="Courier New" w:hAnsi="Courier New" w:cs="Courier New"/>
          <w:b/>
          <w:i w:val="0"/>
        </w:rPr>
        <w:t xml:space="preserve">\ </w:t>
      </w:r>
      <w:r w:rsidRPr="00E77497">
        <w:t>LineTerminatorSequence</w:t>
      </w:r>
    </w:p>
    <w:p w14:paraId="057245D6" w14:textId="77777777" w:rsidR="00831B9D" w:rsidRPr="00E77497" w:rsidRDefault="00831B9D" w:rsidP="00831B9D">
      <w:pPr>
        <w:pStyle w:val="SyntaxRule"/>
      </w:pPr>
      <w:r w:rsidRPr="00E77497">
        <w:t xml:space="preserve">EscapeSequence </w:t>
      </w:r>
      <w:r w:rsidRPr="00E77497">
        <w:rPr>
          <w:rFonts w:ascii="Arial" w:hAnsi="Arial" w:cs="Arial"/>
          <w:b/>
          <w:i w:val="0"/>
        </w:rPr>
        <w:t>::</w:t>
      </w:r>
    </w:p>
    <w:p w14:paraId="0BEDCBE2" w14:textId="77777777" w:rsidR="00831B9D" w:rsidRPr="00E77497" w:rsidRDefault="00831B9D" w:rsidP="00831B9D">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3CB345DD" w14:textId="77777777" w:rsidR="00831B9D" w:rsidRPr="00E77497" w:rsidRDefault="00831B9D" w:rsidP="00831B9D">
      <w:r w:rsidRPr="00E77497">
        <w:t xml:space="preserve">A conforming implementation, when processing strict mode code (see </w:t>
      </w:r>
      <w:r>
        <w:fldChar w:fldCharType="begin"/>
      </w:r>
      <w:r>
        <w:instrText xml:space="preserve"> REF _Ref365534967 \r \h </w:instrText>
      </w:r>
      <w:r>
        <w:fldChar w:fldCharType="separate"/>
      </w:r>
      <w:ins w:id="1991" w:author="Rev 19 Allen Wirfs-Brock" w:date="2013-09-27T13:21:00Z">
        <w:r w:rsidR="00D433E8">
          <w:t>10.2.1</w:t>
        </w:r>
      </w:ins>
      <w:del w:id="1992" w:author="Rev 19 Allen Wirfs-Brock" w:date="2013-09-27T08:38:00Z">
        <w:r w:rsidR="00083CEC" w:rsidDel="009E7E9E">
          <w:delText>10.1.1</w:delText>
        </w:r>
      </w:del>
      <w:r>
        <w:fldChar w:fldCharType="end"/>
      </w:r>
      <w:r w:rsidRPr="00E77497">
        <w:t xml:space="preserve">), </w:t>
      </w:r>
      <w:r>
        <w:t>must</w:t>
      </w:r>
      <w:r w:rsidRPr="00E77497">
        <w:t xml:space="preserve"> not extend the syntax of </w:t>
      </w:r>
      <w:r w:rsidRPr="00E77497">
        <w:rPr>
          <w:rFonts w:ascii="Times New Roman" w:hAnsi="Times New Roman"/>
          <w:i/>
        </w:rPr>
        <w:t>EscapeSequence</w:t>
      </w:r>
      <w:r w:rsidRPr="00E77497">
        <w:t xml:space="preserve"> to include </w:t>
      </w:r>
      <w:r w:rsidRPr="00BE3BA1">
        <w:rPr>
          <w:rFonts w:ascii="Times New Roman" w:hAnsi="Times New Roman"/>
          <w:i/>
          <w:iCs/>
        </w:rPr>
        <w:t>Legacy</w:t>
      </w:r>
      <w:r w:rsidRPr="00E77497">
        <w:rPr>
          <w:rFonts w:ascii="Times New Roman" w:hAnsi="Times New Roman"/>
          <w:i/>
        </w:rPr>
        <w:t>OctalEscapeSequence</w:t>
      </w:r>
      <w:r w:rsidRPr="00E77497">
        <w:t xml:space="preserve"> as described in </w:t>
      </w:r>
      <w:commentRangeStart w:id="1993"/>
      <w:r w:rsidRPr="00E77497">
        <w:t>B.1.2</w:t>
      </w:r>
      <w:commentRangeEnd w:id="1993"/>
      <w:r>
        <w:rPr>
          <w:rStyle w:val="af6"/>
        </w:rPr>
        <w:commentReference w:id="1993"/>
      </w:r>
      <w:r w:rsidRPr="00E77497">
        <w:t>.</w:t>
      </w:r>
    </w:p>
    <w:p w14:paraId="448C01EE" w14:textId="77777777" w:rsidR="00831B9D" w:rsidRPr="00E77497" w:rsidRDefault="00831B9D" w:rsidP="00831B9D">
      <w:pPr>
        <w:pStyle w:val="SyntaxRule"/>
      </w:pPr>
      <w:r w:rsidRPr="00E77497">
        <w:t xml:space="preserve">CharacterEscapeSequence </w:t>
      </w:r>
      <w:r w:rsidRPr="00E77497">
        <w:rPr>
          <w:rFonts w:ascii="Arial" w:hAnsi="Arial" w:cs="Arial"/>
          <w:b/>
          <w:i w:val="0"/>
        </w:rPr>
        <w:t>::</w:t>
      </w:r>
    </w:p>
    <w:p w14:paraId="4A32EEB6" w14:textId="77777777" w:rsidR="00831B9D" w:rsidRPr="00E77497" w:rsidRDefault="00831B9D" w:rsidP="00831B9D">
      <w:pPr>
        <w:pStyle w:val="SyntaxDefinition"/>
      </w:pPr>
      <w:r w:rsidRPr="00E77497">
        <w:t>SingleEscapeCharacter</w:t>
      </w:r>
      <w:r w:rsidRPr="00E77497">
        <w:br/>
        <w:t>NonEscapeCharacter</w:t>
      </w:r>
    </w:p>
    <w:p w14:paraId="1EFCA17F" w14:textId="77777777" w:rsidR="00831B9D" w:rsidRPr="00E77497" w:rsidRDefault="00831B9D" w:rsidP="00831B9D">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5CCC55C2" w14:textId="77777777" w:rsidR="00831B9D" w:rsidRPr="00C7794D" w:rsidRDefault="00831B9D" w:rsidP="00831B9D">
      <w:pPr>
        <w:pStyle w:val="SyntaxDefinition"/>
        <w:rPr>
          <w:rFonts w:ascii="Courier New" w:hAnsi="Courier New" w:cs="Courier New"/>
          <w:b/>
          <w:i w:val="0"/>
        </w:rPr>
      </w:pPr>
      <w:r w:rsidRPr="00C7794D">
        <w:rPr>
          <w:rFonts w:ascii="Courier New" w:hAnsi="Courier New" w:cs="Courier New"/>
          <w:b/>
          <w:i w:val="0"/>
        </w:rPr>
        <w:t>'  "  \  b  f  n  r  t  v</w:t>
      </w:r>
    </w:p>
    <w:p w14:paraId="2602DE67" w14:textId="77777777" w:rsidR="00831B9D" w:rsidRPr="009C202C" w:rsidRDefault="00831B9D" w:rsidP="00831B9D">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571AD09C" w14:textId="77777777" w:rsidR="00831B9D" w:rsidRPr="00E77497" w:rsidRDefault="00831B9D" w:rsidP="00831B9D">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3AC1DD8B" w14:textId="77777777" w:rsidR="00831B9D" w:rsidRPr="00E77497" w:rsidRDefault="00831B9D" w:rsidP="00831B9D">
      <w:pPr>
        <w:pStyle w:val="SyntaxRule"/>
      </w:pPr>
      <w:r w:rsidRPr="00E77497">
        <w:t xml:space="preserve">EscapeCharacter </w:t>
      </w:r>
      <w:r w:rsidRPr="00E77497">
        <w:rPr>
          <w:rFonts w:ascii="Arial" w:hAnsi="Arial" w:cs="Arial"/>
          <w:b/>
          <w:i w:val="0"/>
        </w:rPr>
        <w:t>::</w:t>
      </w:r>
    </w:p>
    <w:p w14:paraId="3A5CF46A" w14:textId="77777777" w:rsidR="00831B9D" w:rsidRPr="00E77497" w:rsidRDefault="00831B9D" w:rsidP="00831B9D">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1B1954F6" w14:textId="77777777" w:rsidR="00831B9D" w:rsidRPr="00E77497" w:rsidRDefault="00831B9D" w:rsidP="00831B9D">
      <w:pPr>
        <w:pStyle w:val="SyntaxRule"/>
      </w:pPr>
      <w:r w:rsidRPr="00E77497">
        <w:t xml:space="preserve">HexEscapeSequence </w:t>
      </w:r>
      <w:r w:rsidRPr="00E77497">
        <w:rPr>
          <w:rFonts w:ascii="Arial" w:hAnsi="Arial" w:cs="Arial"/>
          <w:b/>
          <w:i w:val="0"/>
        </w:rPr>
        <w:t>::</w:t>
      </w:r>
    </w:p>
    <w:p w14:paraId="35DD1BAA" w14:textId="77777777" w:rsidR="00831B9D" w:rsidRPr="00E77497" w:rsidRDefault="00831B9D" w:rsidP="00831B9D">
      <w:pPr>
        <w:pStyle w:val="SyntaxDefinition"/>
      </w:pPr>
      <w:r w:rsidRPr="00E77497">
        <w:rPr>
          <w:rFonts w:ascii="Courier New" w:hAnsi="Courier New"/>
          <w:b/>
          <w:i w:val="0"/>
        </w:rPr>
        <w:t xml:space="preserve">x </w:t>
      </w:r>
      <w:r w:rsidRPr="00E77497">
        <w:t>HexDigit HexDigit</w:t>
      </w:r>
    </w:p>
    <w:p w14:paraId="7E7B085E" w14:textId="77777777" w:rsidR="00831B9D" w:rsidRPr="00E77497" w:rsidRDefault="00831B9D" w:rsidP="00831B9D">
      <w:pPr>
        <w:pStyle w:val="SyntaxRule"/>
      </w:pPr>
      <w:r w:rsidRPr="00E77497">
        <w:t xml:space="preserve">UnicodeEscapeSequence </w:t>
      </w:r>
      <w:r w:rsidRPr="00E77497">
        <w:rPr>
          <w:rFonts w:ascii="Arial" w:hAnsi="Arial" w:cs="Arial"/>
          <w:b/>
          <w:i w:val="0"/>
        </w:rPr>
        <w:t>::</w:t>
      </w:r>
    </w:p>
    <w:p w14:paraId="50FD0684" w14:textId="77777777" w:rsidR="00831B9D" w:rsidRPr="0056346D" w:rsidRDefault="00831B9D" w:rsidP="00831B9D">
      <w:pPr>
        <w:pStyle w:val="SyntaxDefinition"/>
        <w:rPr>
          <w:rFonts w:ascii="Courier New" w:hAnsi="Courier New" w:cs="Courier New"/>
          <w:b/>
          <w:i w:val="0"/>
        </w:rPr>
      </w:pPr>
      <w:r w:rsidRPr="00E77497">
        <w:rPr>
          <w:rFonts w:ascii="Courier New" w:hAnsi="Courier New"/>
          <w:b/>
          <w:i w:val="0"/>
        </w:rPr>
        <w:t>u</w:t>
      </w:r>
      <w:r w:rsidRPr="00E77497">
        <w:t xml:space="preserve"> HexDigit HexDigit HexDigit HexDigit</w:t>
      </w:r>
      <w:r>
        <w:br/>
      </w:r>
      <w:r>
        <w:rPr>
          <w:rFonts w:ascii="Courier New" w:hAnsi="Courier New" w:cs="Courier New"/>
          <w:b/>
          <w:i w:val="0"/>
        </w:rPr>
        <w:t xml:space="preserve">u{ </w:t>
      </w:r>
      <w:r w:rsidRPr="00E77497">
        <w:t>HexDigit</w:t>
      </w:r>
      <w:r>
        <w:t>s</w:t>
      </w:r>
      <w:r>
        <w:rPr>
          <w:rFonts w:ascii="Courier New" w:hAnsi="Courier New" w:cs="Courier New"/>
          <w:b/>
          <w:i w:val="0"/>
        </w:rPr>
        <w:t xml:space="preserve"> }</w:t>
      </w:r>
    </w:p>
    <w:p w14:paraId="15EFE646" w14:textId="77777777" w:rsidR="00831B9D" w:rsidRPr="00E77497" w:rsidRDefault="00831B9D" w:rsidP="00831B9D">
      <w:r w:rsidRPr="00E77497">
        <w:t xml:space="preserve">The definition of the nonterminal </w:t>
      </w:r>
      <w:r w:rsidRPr="00E77497">
        <w:rPr>
          <w:rFonts w:ascii="Times New Roman" w:hAnsi="Times New Roman"/>
          <w:i/>
        </w:rPr>
        <w:t>HexDigit</w:t>
      </w:r>
      <w:r w:rsidRPr="00E77497">
        <w:t xml:space="preserve"> is given in </w:t>
      </w:r>
      <w:r>
        <w:fldChar w:fldCharType="begin"/>
      </w:r>
      <w:r>
        <w:instrText xml:space="preserve"> REF _Ref424530746 \r \h </w:instrText>
      </w:r>
      <w:r>
        <w:fldChar w:fldCharType="separate"/>
      </w:r>
      <w:r w:rsidR="00D433E8">
        <w:t>11.8.3</w:t>
      </w:r>
      <w:r>
        <w:fldChar w:fldCharType="end"/>
      </w:r>
      <w:r w:rsidRPr="00E77497">
        <w:t xml:space="preserve">. </w:t>
      </w:r>
      <w:r w:rsidRPr="00E77497">
        <w:rPr>
          <w:rFonts w:ascii="Times New Roman" w:hAnsi="Times New Roman"/>
          <w:i/>
        </w:rPr>
        <w:t>SourceCharacter</w:t>
      </w:r>
      <w:r w:rsidRPr="00E77497">
        <w:t xml:space="preserve"> is defined in clause </w:t>
      </w:r>
      <w:r>
        <w:fldChar w:fldCharType="begin"/>
      </w:r>
      <w:r>
        <w:instrText xml:space="preserve"> REF _Ref365480122 \r \h </w:instrText>
      </w:r>
      <w:r>
        <w:fldChar w:fldCharType="separate"/>
      </w:r>
      <w:r w:rsidR="00D433E8">
        <w:t>10</w:t>
      </w:r>
      <w:r>
        <w:fldChar w:fldCharType="end"/>
      </w:r>
      <w:r w:rsidRPr="00E77497">
        <w:t>.</w:t>
      </w:r>
    </w:p>
    <w:p w14:paraId="2F61C99F" w14:textId="77777777" w:rsidR="00831B9D" w:rsidRPr="00E77497" w:rsidRDefault="00831B9D" w:rsidP="00831B9D">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p>
    <w:p w14:paraId="5580A975" w14:textId="77777777" w:rsidR="00831B9D" w:rsidRDefault="00831B9D" w:rsidP="00831B9D">
      <w:pPr>
        <w:rPr>
          <w:rFonts w:ascii="Helvetica" w:hAnsi="Helvetica"/>
          <w:b/>
        </w:rPr>
      </w:pPr>
      <w:r>
        <w:rPr>
          <w:rFonts w:ascii="Helvetica" w:hAnsi="Helvetica"/>
          <w:b/>
        </w:rPr>
        <w:t>Static Semantics</w:t>
      </w:r>
    </w:p>
    <w:p w14:paraId="43F1DF65" w14:textId="77777777" w:rsidR="00831B9D" w:rsidRDefault="00831B9D" w:rsidP="006A78DC">
      <w:pPr>
        <w:pStyle w:val="40"/>
      </w:pPr>
      <w:r w:rsidRPr="00E77497">
        <w:t>Static Semantics:  Early Errors</w:t>
      </w:r>
    </w:p>
    <w:p w14:paraId="31140321" w14:textId="77777777" w:rsidR="00831B9D" w:rsidRPr="00E77497" w:rsidRDefault="00831B9D" w:rsidP="00831B9D">
      <w:pPr>
        <w:rPr>
          <w:rFonts w:ascii="Helvetica" w:hAnsi="Helvetica"/>
          <w:b/>
        </w:rPr>
      </w:pPr>
      <w:r w:rsidRPr="00255A87">
        <w:rPr>
          <w:rFonts w:ascii="Times New Roman" w:hAnsi="Times New Roman"/>
          <w:i/>
        </w:rPr>
        <w:t>UnicodeEscapeSequence</w:t>
      </w:r>
      <w:r w:rsidRPr="00E77497">
        <w:t xml:space="preserve"> </w:t>
      </w:r>
      <w:r w:rsidRPr="00E77497">
        <w:rPr>
          <w:b/>
        </w:rPr>
        <w:t>::</w:t>
      </w:r>
      <w:r w:rsidRPr="00E77497">
        <w:t xml:space="preserve"> </w:t>
      </w:r>
      <w:r w:rsidRPr="00D639BE">
        <w:rPr>
          <w:rFonts w:ascii="Courier New" w:hAnsi="Courier New"/>
          <w:b/>
        </w:rPr>
        <w:t>u</w:t>
      </w:r>
      <w:r>
        <w:rPr>
          <w:rFonts w:ascii="Courier New" w:hAnsi="Courier New"/>
          <w:b/>
        </w:rPr>
        <w:t>{</w:t>
      </w:r>
      <w:r w:rsidRPr="00E77497">
        <w:rPr>
          <w:i/>
        </w:rPr>
        <w:t xml:space="preserve"> </w:t>
      </w:r>
      <w:r w:rsidRPr="00E77497">
        <w:rPr>
          <w:rStyle w:val="bnf"/>
        </w:rPr>
        <w:t>HexDigit</w:t>
      </w:r>
      <w:r>
        <w:rPr>
          <w:rStyle w:val="bnf"/>
        </w:rPr>
        <w:t>s</w:t>
      </w:r>
      <w:r w:rsidRPr="00E77497">
        <w:rPr>
          <w:i/>
        </w:rPr>
        <w:t xml:space="preserve"> </w:t>
      </w:r>
      <w:r>
        <w:rPr>
          <w:rFonts w:ascii="Courier New" w:hAnsi="Courier New"/>
          <w:b/>
        </w:rPr>
        <w:t>}</w:t>
      </w:r>
    </w:p>
    <w:p w14:paraId="67C8CFDE" w14:textId="77777777" w:rsidR="00831B9D" w:rsidRDefault="00831B9D" w:rsidP="00831B9D">
      <w:pPr>
        <w:numPr>
          <w:ilvl w:val="0"/>
          <w:numId w:val="403"/>
        </w:numPr>
        <w:spacing w:before="240" w:after="220"/>
      </w:pPr>
      <w:r>
        <w:t xml:space="preserve">It is a Syntax Error if the </w:t>
      </w:r>
      <w:r>
        <w:rPr>
          <w:rFonts w:cs="Arial"/>
        </w:rPr>
        <w:t xml:space="preserve">MV of </w:t>
      </w:r>
      <w:r w:rsidRPr="00255A87">
        <w:rPr>
          <w:rStyle w:val="bnf"/>
        </w:rPr>
        <w:t>HexDigit</w:t>
      </w:r>
      <w:r>
        <w:rPr>
          <w:rStyle w:val="bnf"/>
        </w:rPr>
        <w:t>s</w:t>
      </w:r>
      <w:r w:rsidRPr="007F2AF2">
        <w:rPr>
          <w:rFonts w:ascii="Times New Roman" w:hAnsi="Times New Roman"/>
          <w:i/>
        </w:rPr>
        <w:t xml:space="preserve"> </w:t>
      </w:r>
      <w:r>
        <w:t xml:space="preserve">&gt; </w:t>
      </w:r>
      <w:r w:rsidRPr="00255A87">
        <w:rPr>
          <w:rFonts w:ascii="Times New Roman" w:hAnsi="Times New Roman"/>
        </w:rPr>
        <w:t>1</w:t>
      </w:r>
      <w:r>
        <w:rPr>
          <w:rFonts w:ascii="Times New Roman" w:hAnsi="Times New Roman"/>
        </w:rPr>
        <w:t>114111</w:t>
      </w:r>
      <w:r>
        <w:rPr>
          <w:rStyle w:val="bnf"/>
          <w:rFonts w:ascii="Arial" w:hAnsi="Arial" w:cs="Arial"/>
          <w:i w:val="0"/>
        </w:rPr>
        <w:t>.</w:t>
      </w:r>
      <w:r w:rsidRPr="00E77497">
        <w:rPr>
          <w:rFonts w:ascii="Courier New" w:hAnsi="Courier New" w:cs="Courier New"/>
          <w:b/>
          <w:iCs/>
        </w:rPr>
        <w:t xml:space="preserve"> </w:t>
      </w:r>
    </w:p>
    <w:p w14:paraId="1DDB7169" w14:textId="77777777" w:rsidR="00831B9D" w:rsidRPr="00E77497" w:rsidRDefault="00831B9D" w:rsidP="006A78DC">
      <w:pPr>
        <w:pStyle w:val="40"/>
      </w:pPr>
      <w:r w:rsidRPr="00E77497">
        <w:t xml:space="preserve">Static Semantics:  </w:t>
      </w:r>
      <w:r>
        <w:rPr>
          <w:rStyle w:val="bnf"/>
          <w:rFonts w:ascii="Helvetica" w:hAnsi="Helvetica"/>
          <w:b w:val="0"/>
          <w:i w:val="0"/>
        </w:rPr>
        <w:t>SV’s and CV’s</w:t>
      </w:r>
    </w:p>
    <w:p w14:paraId="069A82FE" w14:textId="77777777" w:rsidR="00831B9D" w:rsidRPr="00E77497" w:rsidRDefault="00831B9D" w:rsidP="00831B9D">
      <w:r w:rsidRPr="00E77497">
        <w:t xml:space="preserve">A string literal stands for a value of the String type. The String value (SV) of the literal is described in terms of </w:t>
      </w:r>
      <w:r>
        <w:t>code unit</w:t>
      </w:r>
      <w:r w:rsidRPr="00E77497">
        <w:t xml:space="preserve"> values (CV) contributed by the various parts of the string literal. As part of this process, some </w:t>
      </w:r>
      <w:r>
        <w:t xml:space="preserve">Unicode </w:t>
      </w:r>
      <w:r w:rsidRPr="00E77497">
        <w:t xml:space="preserve">characters within the string literal are interpreted as having a mathematical value (MV), as described below or in </w:t>
      </w:r>
      <w:r>
        <w:fldChar w:fldCharType="begin"/>
      </w:r>
      <w:r>
        <w:instrText xml:space="preserve"> REF _Ref424530746 \r \h </w:instrText>
      </w:r>
      <w:r>
        <w:fldChar w:fldCharType="separate"/>
      </w:r>
      <w:r w:rsidR="00D433E8">
        <w:t>11.8.3</w:t>
      </w:r>
      <w:r>
        <w:fldChar w:fldCharType="end"/>
      </w:r>
      <w:r w:rsidRPr="00E77497">
        <w:t>.</w:t>
      </w:r>
    </w:p>
    <w:p w14:paraId="70A00670"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4623F16C"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14:paraId="6BF18417"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2B65479D"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6779232E"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code units that i</w:t>
      </w:r>
      <w:r>
        <w:rPr>
          <w:rFonts w:ascii="Arial" w:hAnsi="Arial" w:cs="Arial"/>
        </w:rPr>
        <w:t>s</w:t>
      </w:r>
      <w:r w:rsidRPr="00E77497">
        <w:rPr>
          <w:rFonts w:ascii="Arial" w:hAnsi="Arial" w:cs="Arial"/>
        </w:rPr>
        <w:t xml:space="preserve"> the CV of </w:t>
      </w:r>
      <w:r w:rsidRPr="00E77497">
        <w:rPr>
          <w:i/>
        </w:rPr>
        <w:t>DoubleStringCharacter</w:t>
      </w:r>
      <w:r w:rsidRPr="00E77497">
        <w:t>.</w:t>
      </w:r>
    </w:p>
    <w:p w14:paraId="2D47910D"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 xml:space="preserve">code units that is </w:t>
      </w:r>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r>
        <w:rPr>
          <w:rFonts w:ascii="Arial" w:hAnsi="Arial"/>
        </w:rPr>
        <w:t xml:space="preserve">code units </w:t>
      </w:r>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14:paraId="2D94646F"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r>
        <w:rPr>
          <w:rFonts w:ascii="Arial" w:hAnsi="Arial" w:cs="Arial"/>
        </w:rPr>
        <w:t>or two</w:t>
      </w:r>
      <w:r w:rsidRPr="00E77497">
        <w:rPr>
          <w:rFonts w:ascii="Arial" w:hAnsi="Arial" w:cs="Arial"/>
        </w:rPr>
        <w:t xml:space="preserve"> </w:t>
      </w:r>
      <w:r>
        <w:rPr>
          <w:rFonts w:ascii="Arial" w:hAnsi="Arial"/>
        </w:rPr>
        <w:t>code units that is</w:t>
      </w:r>
      <w:r w:rsidRPr="00E77497">
        <w:rPr>
          <w:rFonts w:ascii="Arial" w:hAnsi="Arial" w:cs="Arial"/>
        </w:rPr>
        <w:t xml:space="preserve"> the CV of</w:t>
      </w:r>
      <w:r w:rsidRPr="00E77497">
        <w:t xml:space="preserve"> </w:t>
      </w:r>
      <w:r w:rsidRPr="00E77497">
        <w:rPr>
          <w:i/>
        </w:rPr>
        <w:t>SingleStringCharacter</w:t>
      </w:r>
      <w:r w:rsidRPr="00E77497">
        <w:t>.</w:t>
      </w:r>
    </w:p>
    <w:p w14:paraId="30DDBF75"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r>
        <w:rPr>
          <w:rFonts w:ascii="Arial" w:hAnsi="Arial" w:cs="Arial"/>
        </w:rPr>
        <w:t xml:space="preserve"> one or two</w:t>
      </w:r>
      <w:r w:rsidRPr="00E77497">
        <w:rPr>
          <w:rFonts w:ascii="Arial" w:hAnsi="Arial" w:cs="Arial"/>
        </w:rPr>
        <w:t xml:space="preserve"> </w:t>
      </w:r>
      <w:r>
        <w:rPr>
          <w:rFonts w:ascii="Arial" w:hAnsi="Arial"/>
        </w:rPr>
        <w:t>code units that is</w:t>
      </w:r>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r>
        <w:rPr>
          <w:rFonts w:ascii="Arial" w:hAnsi="Arial"/>
        </w:rPr>
        <w:t>code units</w:t>
      </w:r>
      <w:r w:rsidRPr="00675B74" w:rsidDel="009975C2">
        <w:rPr>
          <w:rFonts w:ascii="Arial" w:hAnsi="Arial" w:cs="Arial"/>
        </w:rPr>
        <w:t xml:space="preserve"> </w:t>
      </w:r>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14:paraId="4606A9C5"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 xml:space="preserve">is the empty </w:t>
      </w:r>
      <w:r>
        <w:rPr>
          <w:rFonts w:ascii="Arial" w:hAnsi="Arial"/>
        </w:rPr>
        <w:t>code unit</w:t>
      </w:r>
      <w:r w:rsidRPr="00E77497" w:rsidDel="009975C2">
        <w:rPr>
          <w:rFonts w:ascii="Arial" w:hAnsi="Arial"/>
        </w:rPr>
        <w:t xml:space="preserve"> </w:t>
      </w:r>
      <w:r w:rsidRPr="00E77497">
        <w:rPr>
          <w:rFonts w:ascii="Arial" w:hAnsi="Arial"/>
        </w:rPr>
        <w:t>sequence.</w:t>
      </w:r>
    </w:p>
    <w:p w14:paraId="08ABC23C"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975C2">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code point value of </w:t>
      </w:r>
      <w:r w:rsidRPr="00E77497">
        <w:rPr>
          <w:i/>
        </w:rPr>
        <w:t>SourceCharacter</w:t>
      </w:r>
      <w:r>
        <w:rPr>
          <w:rFonts w:ascii="Arial" w:hAnsi="Arial" w:cs="Arial"/>
        </w:rPr>
        <w:t>.</w:t>
      </w:r>
    </w:p>
    <w:p w14:paraId="40473F34"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08508BB4"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150C3BC1"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56346D">
        <w:rPr>
          <w:rFonts w:ascii="Arial" w:hAnsi="Arial"/>
        </w:rPr>
        <w:t xml:space="preserve"> </w:t>
      </w:r>
      <w:r w:rsidRPr="00665EB3">
        <w:t>UTF</w:t>
      </w:r>
      <w:r>
        <w:t>-</w:t>
      </w:r>
      <w:r w:rsidRPr="00665EB3">
        <w:t>16 Encoding</w:t>
      </w:r>
      <w:r>
        <w:rPr>
          <w:rFonts w:ascii="Arial" w:hAnsi="Arial" w:cs="Arial"/>
        </w:rPr>
        <w:t xml:space="preserve"> (clause 6) of the code point value of</w:t>
      </w:r>
      <w:r w:rsidRPr="00E77497">
        <w:rPr>
          <w:i/>
        </w:rPr>
        <w:t xml:space="preserve"> SourceCharacter</w:t>
      </w:r>
      <w:r w:rsidRPr="00E77497">
        <w:t xml:space="preserve"> </w:t>
      </w:r>
      <w:r w:rsidRPr="00E77497">
        <w:rPr>
          <w:rFonts w:ascii="Arial" w:hAnsi="Arial" w:cs="Arial"/>
        </w:rPr>
        <w:t>.</w:t>
      </w:r>
    </w:p>
    <w:p w14:paraId="115D19E8"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3BB79500"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0CDBF1ED"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6CDCCB2A"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Pr="0056346D">
        <w:t>0</w:t>
      </w:r>
      <w:r>
        <w:rPr>
          <w:rFonts w:ascii="Arial" w:hAnsi="Arial" w:cs="Arial"/>
        </w:rPr>
        <w:t>.</w:t>
      </w:r>
      <w:r w:rsidRPr="00E77497">
        <w:rPr>
          <w:rFonts w:ascii="Arial" w:hAnsi="Arial" w:cs="Arial"/>
        </w:rPr>
        <w:t xml:space="preserve"> </w:t>
      </w:r>
    </w:p>
    <w:p w14:paraId="6D6B01B1"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3D2CD1D2"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7B7A3C21" w14:textId="77777777" w:rsidR="00831B9D" w:rsidRPr="00DA3686" w:rsidRDefault="00831B9D" w:rsidP="00831B9D">
      <w:pPr>
        <w:pStyle w:val="MathSpecialCase3"/>
        <w:numPr>
          <w:ilvl w:val="2"/>
          <w:numId w:val="31"/>
        </w:numPr>
        <w:tabs>
          <w:tab w:val="left" w:pos="450"/>
        </w:tabs>
        <w:spacing w:after="60"/>
        <w:ind w:left="446" w:hanging="446"/>
        <w:rPr>
          <w:rFonts w:ascii="Arial" w:hAnsi="Arial" w:cs="Arial"/>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w:t>
      </w:r>
      <w:r w:rsidR="00DA3686">
        <w:rPr>
          <w:rFonts w:ascii="Arial" w:hAnsi="Arial" w:cs="Arial"/>
        </w:rPr>
        <w:t xml:space="preserve"> to </w:t>
      </w:r>
      <w:r w:rsidR="00DA3686" w:rsidRPr="00DA3686">
        <w:rPr>
          <w:rFonts w:ascii="Arial" w:hAnsi="Arial" w:cs="Arial"/>
        </w:rPr>
        <w:fldChar w:fldCharType="begin"/>
      </w:r>
      <w:r w:rsidR="00DA3686" w:rsidRPr="00DA3686">
        <w:rPr>
          <w:rFonts w:ascii="Arial" w:hAnsi="Arial" w:cs="Arial"/>
        </w:rPr>
        <w:instrText xml:space="preserve"> REF _Ref365803173 \h </w:instrText>
      </w:r>
      <w:r w:rsidR="00DA3686">
        <w:rPr>
          <w:rFonts w:ascii="Arial" w:hAnsi="Arial" w:cs="Arial"/>
        </w:rPr>
        <w:instrText xml:space="preserve"> \* MERGEFORMAT </w:instrText>
      </w:r>
      <w:r w:rsidR="00DA3686" w:rsidRPr="00DA3686">
        <w:rPr>
          <w:rFonts w:ascii="Arial" w:hAnsi="Arial" w:cs="Arial"/>
        </w:rPr>
      </w:r>
      <w:r w:rsidR="00DA3686" w:rsidRPr="00DA3686">
        <w:rPr>
          <w:rFonts w:ascii="Arial" w:hAnsi="Arial" w:cs="Arial"/>
        </w:rPr>
        <w:fldChar w:fldCharType="separate"/>
      </w:r>
      <w:ins w:id="1994" w:author="Rev 19 Allen Wirfs-Brock" w:date="2013-09-27T13:21:00Z">
        <w:r w:rsidR="00D433E8" w:rsidRPr="00D433E8">
          <w:rPr>
            <w:rFonts w:ascii="Arial" w:hAnsi="Arial" w:cs="Arial"/>
            <w:rPrChange w:id="1995" w:author="Rev 19 Allen Wirfs-Brock" w:date="2013-09-27T13:21:00Z">
              <w:rPr/>
            </w:rPrChange>
          </w:rPr>
          <w:t xml:space="preserve">Table </w:t>
        </w:r>
        <w:r w:rsidR="00D433E8" w:rsidRPr="00D433E8">
          <w:rPr>
            <w:rFonts w:ascii="Arial" w:hAnsi="Arial" w:cs="Arial"/>
            <w:noProof/>
            <w:rPrChange w:id="1996" w:author="Rev 19 Allen Wirfs-Brock" w:date="2013-09-27T13:21:00Z">
              <w:rPr>
                <w:noProof/>
              </w:rPr>
            </w:rPrChange>
          </w:rPr>
          <w:t>30</w:t>
        </w:r>
      </w:ins>
      <w:ins w:id="1997" w:author="Rev 18 Allen Wirfs-Brock" w:date="2013-09-05T11:12:00Z">
        <w:del w:id="1998" w:author="Rev 19 Allen Wirfs-Brock" w:date="2013-09-27T08:38:00Z">
          <w:r w:rsidR="00C37EEF" w:rsidRPr="006A78DC" w:rsidDel="009E7E9E">
            <w:rPr>
              <w:rFonts w:ascii="Arial" w:hAnsi="Arial" w:cs="Arial"/>
            </w:rPr>
            <w:delText xml:space="preserve">Table </w:delText>
          </w:r>
          <w:r w:rsidR="00C37EEF" w:rsidRPr="006A78DC" w:rsidDel="009E7E9E">
            <w:rPr>
              <w:rFonts w:ascii="Arial" w:hAnsi="Arial" w:cs="Arial"/>
              <w:noProof/>
            </w:rPr>
            <w:delText>30</w:delText>
          </w:r>
        </w:del>
      </w:ins>
      <w:del w:id="1999" w:author="Rev 19 Allen Wirfs-Brock" w:date="2013-09-27T08:38:00Z">
        <w:r w:rsidR="00FB0307" w:rsidRPr="00FB0307" w:rsidDel="009E7E9E">
          <w:rPr>
            <w:rFonts w:ascii="Arial" w:hAnsi="Arial" w:cs="Arial"/>
          </w:rPr>
          <w:delText xml:space="preserve">Table </w:delText>
        </w:r>
        <w:r w:rsidR="00FB0307" w:rsidRPr="00FB0307" w:rsidDel="009E7E9E">
          <w:rPr>
            <w:rFonts w:ascii="Arial" w:hAnsi="Arial" w:cs="Arial"/>
            <w:noProof/>
          </w:rPr>
          <w:delText>30</w:delText>
        </w:r>
      </w:del>
      <w:r w:rsidR="00DA3686" w:rsidRPr="00DA3686">
        <w:rPr>
          <w:rFonts w:ascii="Arial" w:hAnsi="Arial" w:cs="Arial"/>
        </w:rPr>
        <w:fldChar w:fldCharType="end"/>
      </w:r>
      <w:r w:rsidR="00DA3686">
        <w:rPr>
          <w:rFonts w:ascii="Arial" w:hAnsi="Arial" w:cs="Arial"/>
        </w:rPr>
        <w:t>.</w:t>
      </w:r>
    </w:p>
    <w:p w14:paraId="1B61ABD6" w14:textId="77777777" w:rsidR="00831B9D" w:rsidRDefault="00831B9D" w:rsidP="00831B9D">
      <w:pPr>
        <w:pStyle w:val="afffff4"/>
        <w:keepNext/>
        <w:spacing w:before="120" w:after="120"/>
        <w:jc w:val="center"/>
      </w:pPr>
      <w:bookmarkStart w:id="2000" w:name="_Ref365803173"/>
      <w:r>
        <w:t xml:space="preserve">Table </w:t>
      </w:r>
      <w:r>
        <w:fldChar w:fldCharType="begin"/>
      </w:r>
      <w:r>
        <w:instrText xml:space="preserve"> SEQ Table \* ARABIC </w:instrText>
      </w:r>
      <w:r>
        <w:fldChar w:fldCharType="separate"/>
      </w:r>
      <w:r w:rsidR="00D433E8">
        <w:rPr>
          <w:noProof/>
        </w:rPr>
        <w:t>30</w:t>
      </w:r>
      <w:r>
        <w:fldChar w:fldCharType="end"/>
      </w:r>
      <w:bookmarkEnd w:id="2000"/>
      <w:r>
        <w:rPr>
          <w:lang w:val="en-US"/>
        </w:rPr>
        <w:t xml:space="preserve"> </w:t>
      </w:r>
      <w:r w:rsidRPr="009839DA">
        <w:rPr>
          <w:lang w:val="en-US"/>
        </w:rPr>
        <w:t>— String Single Character Escape Sequences</w:t>
      </w:r>
    </w:p>
    <w:tbl>
      <w:tblPr>
        <w:tblW w:w="0" w:type="auto"/>
        <w:jc w:val="center"/>
        <w:tblLayout w:type="fixed"/>
        <w:tblCellMar>
          <w:left w:w="216" w:type="dxa"/>
          <w:right w:w="216" w:type="dxa"/>
        </w:tblCellMar>
        <w:tblLook w:val="0000" w:firstRow="0" w:lastRow="0" w:firstColumn="0" w:lastColumn="0" w:noHBand="0" w:noVBand="0"/>
      </w:tblPr>
      <w:tblGrid>
        <w:gridCol w:w="2198"/>
        <w:gridCol w:w="2160"/>
        <w:gridCol w:w="2148"/>
        <w:gridCol w:w="1264"/>
      </w:tblGrid>
      <w:tr w:rsidR="00831B9D" w:rsidRPr="00E77497" w14:paraId="7836AB06" w14:textId="77777777" w:rsidTr="00831B9D">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14:paraId="0D09EF50" w14:textId="77777777"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14:paraId="512E76E0" w14:textId="77777777"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14:paraId="7E934CA8" w14:textId="77777777"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14:paraId="73F0CEB3" w14:textId="77777777"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831B9D" w:rsidRPr="00E77497" w14:paraId="20DB61F4" w14:textId="77777777" w:rsidTr="00831B9D">
        <w:trPr>
          <w:jc w:val="center"/>
        </w:trPr>
        <w:tc>
          <w:tcPr>
            <w:tcW w:w="2198" w:type="dxa"/>
            <w:tcBorders>
              <w:left w:val="single" w:sz="6" w:space="0" w:color="000000"/>
            </w:tcBorders>
          </w:tcPr>
          <w:p w14:paraId="644C0B13" w14:textId="77777777" w:rsidR="00831B9D" w:rsidRPr="00E77497" w:rsidRDefault="00831B9D" w:rsidP="00831B9D">
            <w:pPr>
              <w:keepNext/>
              <w:spacing w:after="60"/>
              <w:jc w:val="center"/>
            </w:pPr>
            <w:r w:rsidRPr="00E77497">
              <w:rPr>
                <w:rFonts w:ascii="Courier New" w:hAnsi="Courier New"/>
                <w:b/>
              </w:rPr>
              <w:t>\b</w:t>
            </w:r>
          </w:p>
        </w:tc>
        <w:tc>
          <w:tcPr>
            <w:tcW w:w="2160" w:type="dxa"/>
          </w:tcPr>
          <w:p w14:paraId="5451C885" w14:textId="77777777" w:rsidR="00831B9D" w:rsidRPr="00E77497" w:rsidRDefault="00831B9D" w:rsidP="00831B9D">
            <w:pPr>
              <w:keepNext/>
              <w:spacing w:after="60"/>
            </w:pPr>
            <w:r>
              <w:rPr>
                <w:rFonts w:ascii="Courier New" w:hAnsi="Courier New"/>
                <w:b/>
              </w:rPr>
              <w:t>0x000</w:t>
            </w:r>
            <w:r w:rsidRPr="00E77497">
              <w:rPr>
                <w:rFonts w:ascii="Courier New" w:hAnsi="Courier New"/>
                <w:b/>
              </w:rPr>
              <w:t>8</w:t>
            </w:r>
          </w:p>
        </w:tc>
        <w:tc>
          <w:tcPr>
            <w:tcW w:w="2148" w:type="dxa"/>
          </w:tcPr>
          <w:p w14:paraId="60867061" w14:textId="77777777" w:rsidR="00831B9D" w:rsidRPr="00E77497" w:rsidRDefault="00831B9D" w:rsidP="00831B9D">
            <w:pPr>
              <w:keepNext/>
              <w:spacing w:after="60"/>
            </w:pPr>
            <w:r w:rsidRPr="00E77497">
              <w:t>backspace</w:t>
            </w:r>
          </w:p>
        </w:tc>
        <w:tc>
          <w:tcPr>
            <w:tcW w:w="1264" w:type="dxa"/>
            <w:tcBorders>
              <w:right w:val="single" w:sz="6" w:space="0" w:color="000000"/>
            </w:tcBorders>
          </w:tcPr>
          <w:p w14:paraId="20921FD1" w14:textId="77777777" w:rsidR="00831B9D" w:rsidRPr="00E77497" w:rsidRDefault="00831B9D" w:rsidP="00831B9D">
            <w:pPr>
              <w:keepNext/>
              <w:spacing w:after="60"/>
            </w:pPr>
            <w:r w:rsidRPr="00E77497">
              <w:t>&lt;BS&gt;</w:t>
            </w:r>
          </w:p>
        </w:tc>
      </w:tr>
      <w:tr w:rsidR="00831B9D" w:rsidRPr="00E77497" w14:paraId="1EC59F54" w14:textId="77777777" w:rsidTr="00831B9D">
        <w:trPr>
          <w:jc w:val="center"/>
        </w:trPr>
        <w:tc>
          <w:tcPr>
            <w:tcW w:w="2198" w:type="dxa"/>
            <w:tcBorders>
              <w:left w:val="single" w:sz="6" w:space="0" w:color="000000"/>
            </w:tcBorders>
          </w:tcPr>
          <w:p w14:paraId="1B499CFE" w14:textId="77777777" w:rsidR="00831B9D" w:rsidRPr="00E77497" w:rsidRDefault="00831B9D" w:rsidP="00831B9D">
            <w:pPr>
              <w:keepNext/>
              <w:spacing w:after="60"/>
              <w:jc w:val="center"/>
              <w:rPr>
                <w:rFonts w:ascii="Courier" w:hAnsi="Courier"/>
                <w:b/>
              </w:rPr>
            </w:pPr>
            <w:r w:rsidRPr="00E77497">
              <w:rPr>
                <w:rFonts w:ascii="Courier New" w:hAnsi="Courier New"/>
                <w:b/>
              </w:rPr>
              <w:t>\t</w:t>
            </w:r>
          </w:p>
        </w:tc>
        <w:tc>
          <w:tcPr>
            <w:tcW w:w="2160" w:type="dxa"/>
          </w:tcPr>
          <w:p w14:paraId="72187D75" w14:textId="77777777" w:rsidR="00831B9D" w:rsidRPr="00E77497" w:rsidRDefault="00831B9D" w:rsidP="00831B9D">
            <w:pPr>
              <w:keepNext/>
              <w:spacing w:after="60"/>
              <w:rPr>
                <w:rFonts w:ascii="Courier" w:hAnsi="Courier"/>
                <w:b/>
              </w:rPr>
            </w:pPr>
            <w:r>
              <w:rPr>
                <w:rFonts w:ascii="Courier New" w:hAnsi="Courier New"/>
                <w:b/>
              </w:rPr>
              <w:t>0x000</w:t>
            </w:r>
            <w:r w:rsidRPr="00E77497">
              <w:rPr>
                <w:rFonts w:ascii="Courier New" w:hAnsi="Courier New"/>
                <w:b/>
              </w:rPr>
              <w:t>9</w:t>
            </w:r>
          </w:p>
        </w:tc>
        <w:tc>
          <w:tcPr>
            <w:tcW w:w="2148" w:type="dxa"/>
          </w:tcPr>
          <w:p w14:paraId="3091F2C2" w14:textId="77777777" w:rsidR="00831B9D" w:rsidRPr="00E77497" w:rsidRDefault="00831B9D" w:rsidP="00831B9D">
            <w:pPr>
              <w:keepNext/>
              <w:spacing w:after="60"/>
            </w:pPr>
            <w:r w:rsidRPr="00E77497">
              <w:t>horizontal tab</w:t>
            </w:r>
          </w:p>
        </w:tc>
        <w:tc>
          <w:tcPr>
            <w:tcW w:w="1264" w:type="dxa"/>
            <w:tcBorders>
              <w:right w:val="single" w:sz="6" w:space="0" w:color="000000"/>
            </w:tcBorders>
          </w:tcPr>
          <w:p w14:paraId="6A1ABCB0" w14:textId="77777777" w:rsidR="00831B9D" w:rsidRPr="00E77497" w:rsidRDefault="00831B9D" w:rsidP="00831B9D">
            <w:pPr>
              <w:keepNext/>
              <w:spacing w:after="60"/>
            </w:pPr>
            <w:r w:rsidRPr="00E77497">
              <w:t>&lt;HT&gt;</w:t>
            </w:r>
          </w:p>
        </w:tc>
      </w:tr>
      <w:tr w:rsidR="00831B9D" w:rsidRPr="00E77497" w14:paraId="4CF01155" w14:textId="77777777" w:rsidTr="00831B9D">
        <w:trPr>
          <w:jc w:val="center"/>
        </w:trPr>
        <w:tc>
          <w:tcPr>
            <w:tcW w:w="2198" w:type="dxa"/>
            <w:tcBorders>
              <w:left w:val="single" w:sz="6" w:space="0" w:color="000000"/>
            </w:tcBorders>
          </w:tcPr>
          <w:p w14:paraId="1E7E28DE" w14:textId="77777777" w:rsidR="00831B9D" w:rsidRPr="00E77497" w:rsidRDefault="00831B9D" w:rsidP="00831B9D">
            <w:pPr>
              <w:keepNext/>
              <w:spacing w:after="60"/>
              <w:jc w:val="center"/>
              <w:rPr>
                <w:rFonts w:ascii="Courier" w:hAnsi="Courier"/>
                <w:b/>
              </w:rPr>
            </w:pPr>
            <w:r w:rsidRPr="00E77497">
              <w:rPr>
                <w:rFonts w:ascii="Courier New" w:hAnsi="Courier New"/>
                <w:b/>
              </w:rPr>
              <w:t>\n</w:t>
            </w:r>
          </w:p>
        </w:tc>
        <w:tc>
          <w:tcPr>
            <w:tcW w:w="2160" w:type="dxa"/>
          </w:tcPr>
          <w:p w14:paraId="68F28DD5" w14:textId="77777777" w:rsidR="00831B9D" w:rsidRPr="00E77497" w:rsidRDefault="00831B9D" w:rsidP="00831B9D">
            <w:pPr>
              <w:keepNext/>
              <w:spacing w:after="60"/>
            </w:pPr>
            <w:r>
              <w:rPr>
                <w:rFonts w:ascii="Courier New" w:hAnsi="Courier New"/>
                <w:b/>
              </w:rPr>
              <w:t>0x000</w:t>
            </w:r>
            <w:r w:rsidRPr="00E77497">
              <w:rPr>
                <w:rFonts w:ascii="Courier New" w:hAnsi="Courier New"/>
                <w:b/>
              </w:rPr>
              <w:t>A</w:t>
            </w:r>
          </w:p>
        </w:tc>
        <w:tc>
          <w:tcPr>
            <w:tcW w:w="2148" w:type="dxa"/>
          </w:tcPr>
          <w:p w14:paraId="3C3825A1" w14:textId="77777777" w:rsidR="00831B9D" w:rsidRPr="00E77497" w:rsidRDefault="00831B9D" w:rsidP="00831B9D">
            <w:pPr>
              <w:keepNext/>
              <w:spacing w:after="60"/>
            </w:pPr>
            <w:r w:rsidRPr="00E77497">
              <w:t>line feed (new line)</w:t>
            </w:r>
          </w:p>
        </w:tc>
        <w:tc>
          <w:tcPr>
            <w:tcW w:w="1264" w:type="dxa"/>
            <w:tcBorders>
              <w:right w:val="single" w:sz="6" w:space="0" w:color="000000"/>
            </w:tcBorders>
          </w:tcPr>
          <w:p w14:paraId="510877FD" w14:textId="77777777" w:rsidR="00831B9D" w:rsidRPr="00E77497" w:rsidRDefault="00831B9D" w:rsidP="00831B9D">
            <w:pPr>
              <w:keepNext/>
              <w:spacing w:after="60"/>
            </w:pPr>
            <w:r w:rsidRPr="00E77497">
              <w:t>&lt;LF&gt;</w:t>
            </w:r>
          </w:p>
        </w:tc>
      </w:tr>
      <w:tr w:rsidR="00831B9D" w:rsidRPr="00E77497" w14:paraId="60309D8D" w14:textId="77777777" w:rsidTr="00831B9D">
        <w:trPr>
          <w:jc w:val="center"/>
        </w:trPr>
        <w:tc>
          <w:tcPr>
            <w:tcW w:w="2198" w:type="dxa"/>
            <w:tcBorders>
              <w:left w:val="single" w:sz="6" w:space="0" w:color="000000"/>
            </w:tcBorders>
          </w:tcPr>
          <w:p w14:paraId="30D5BD5A" w14:textId="77777777" w:rsidR="00831B9D" w:rsidRPr="00E77497" w:rsidRDefault="00831B9D" w:rsidP="00831B9D">
            <w:pPr>
              <w:keepNext/>
              <w:spacing w:after="60"/>
              <w:jc w:val="center"/>
              <w:rPr>
                <w:rFonts w:ascii="Courier New" w:hAnsi="Courier New"/>
                <w:b/>
              </w:rPr>
            </w:pPr>
            <w:r w:rsidRPr="00E77497">
              <w:rPr>
                <w:rFonts w:ascii="Courier New" w:hAnsi="Courier New"/>
                <w:b/>
              </w:rPr>
              <w:t>\v</w:t>
            </w:r>
          </w:p>
        </w:tc>
        <w:tc>
          <w:tcPr>
            <w:tcW w:w="2160" w:type="dxa"/>
          </w:tcPr>
          <w:p w14:paraId="12CDE683" w14:textId="77777777" w:rsidR="00831B9D" w:rsidRPr="00E77497" w:rsidRDefault="00831B9D" w:rsidP="00831B9D">
            <w:pPr>
              <w:keepNext/>
              <w:spacing w:after="60"/>
              <w:rPr>
                <w:rFonts w:ascii="Courier New" w:hAnsi="Courier New"/>
                <w:b/>
              </w:rPr>
            </w:pPr>
            <w:r>
              <w:rPr>
                <w:rFonts w:ascii="Courier New" w:hAnsi="Courier New"/>
                <w:b/>
              </w:rPr>
              <w:t>0x000B</w:t>
            </w:r>
          </w:p>
        </w:tc>
        <w:tc>
          <w:tcPr>
            <w:tcW w:w="2148" w:type="dxa"/>
          </w:tcPr>
          <w:p w14:paraId="0010E7A4" w14:textId="77777777" w:rsidR="00831B9D" w:rsidRPr="00E77497" w:rsidRDefault="00831B9D" w:rsidP="00831B9D">
            <w:pPr>
              <w:keepNext/>
              <w:spacing w:after="60"/>
            </w:pPr>
            <w:r w:rsidRPr="00E77497">
              <w:t>vertical tab</w:t>
            </w:r>
          </w:p>
        </w:tc>
        <w:tc>
          <w:tcPr>
            <w:tcW w:w="1264" w:type="dxa"/>
            <w:tcBorders>
              <w:right w:val="single" w:sz="6" w:space="0" w:color="000000"/>
            </w:tcBorders>
          </w:tcPr>
          <w:p w14:paraId="23932CF6" w14:textId="77777777" w:rsidR="00831B9D" w:rsidRPr="00E77497" w:rsidRDefault="00831B9D" w:rsidP="00831B9D">
            <w:pPr>
              <w:keepNext/>
              <w:spacing w:after="60"/>
            </w:pPr>
            <w:r w:rsidRPr="00E77497">
              <w:t>&lt;VT&gt;</w:t>
            </w:r>
          </w:p>
        </w:tc>
      </w:tr>
      <w:tr w:rsidR="00831B9D" w:rsidRPr="00E77497" w14:paraId="6BFA5E44" w14:textId="77777777" w:rsidTr="00831B9D">
        <w:trPr>
          <w:jc w:val="center"/>
        </w:trPr>
        <w:tc>
          <w:tcPr>
            <w:tcW w:w="2198" w:type="dxa"/>
            <w:tcBorders>
              <w:left w:val="single" w:sz="6" w:space="0" w:color="000000"/>
            </w:tcBorders>
          </w:tcPr>
          <w:p w14:paraId="44191CF0" w14:textId="77777777" w:rsidR="00831B9D" w:rsidRPr="00C7794D" w:rsidRDefault="00831B9D" w:rsidP="00831B9D">
            <w:pPr>
              <w:keepNext/>
              <w:spacing w:after="60"/>
              <w:jc w:val="center"/>
              <w:rPr>
                <w:rFonts w:ascii="Courier" w:hAnsi="Courier"/>
                <w:b/>
              </w:rPr>
            </w:pPr>
            <w:r w:rsidRPr="00E77497">
              <w:rPr>
                <w:rFonts w:ascii="Courier New" w:hAnsi="Courier New"/>
                <w:b/>
              </w:rPr>
              <w:t>\f</w:t>
            </w:r>
          </w:p>
        </w:tc>
        <w:tc>
          <w:tcPr>
            <w:tcW w:w="2160" w:type="dxa"/>
          </w:tcPr>
          <w:p w14:paraId="1278008D" w14:textId="77777777" w:rsidR="00831B9D" w:rsidRPr="00E65A34" w:rsidRDefault="00831B9D" w:rsidP="00831B9D">
            <w:pPr>
              <w:keepNext/>
              <w:spacing w:after="60"/>
            </w:pPr>
            <w:r>
              <w:rPr>
                <w:rFonts w:ascii="Courier New" w:hAnsi="Courier New"/>
                <w:b/>
              </w:rPr>
              <w:t>0x000</w:t>
            </w:r>
            <w:r w:rsidRPr="004D1BD1">
              <w:rPr>
                <w:rFonts w:ascii="Courier New" w:hAnsi="Courier New"/>
                <w:b/>
              </w:rPr>
              <w:t>C</w:t>
            </w:r>
          </w:p>
        </w:tc>
        <w:tc>
          <w:tcPr>
            <w:tcW w:w="2148" w:type="dxa"/>
          </w:tcPr>
          <w:p w14:paraId="20B9E124" w14:textId="77777777" w:rsidR="00831B9D" w:rsidRPr="009C202C" w:rsidRDefault="00831B9D" w:rsidP="00831B9D">
            <w:pPr>
              <w:keepNext/>
              <w:spacing w:after="60"/>
            </w:pPr>
            <w:r w:rsidRPr="009C202C">
              <w:t>form feed</w:t>
            </w:r>
          </w:p>
        </w:tc>
        <w:tc>
          <w:tcPr>
            <w:tcW w:w="1264" w:type="dxa"/>
            <w:tcBorders>
              <w:right w:val="single" w:sz="6" w:space="0" w:color="000000"/>
            </w:tcBorders>
          </w:tcPr>
          <w:p w14:paraId="15FED33C" w14:textId="77777777" w:rsidR="00831B9D" w:rsidRPr="009C202C" w:rsidRDefault="00831B9D" w:rsidP="00831B9D">
            <w:pPr>
              <w:keepNext/>
              <w:spacing w:after="60"/>
            </w:pPr>
            <w:r w:rsidRPr="009C202C">
              <w:t>&lt;FF&gt;</w:t>
            </w:r>
          </w:p>
        </w:tc>
      </w:tr>
      <w:tr w:rsidR="00831B9D" w:rsidRPr="00E77497" w14:paraId="075B08A0" w14:textId="77777777" w:rsidTr="00831B9D">
        <w:trPr>
          <w:jc w:val="center"/>
        </w:trPr>
        <w:tc>
          <w:tcPr>
            <w:tcW w:w="2198" w:type="dxa"/>
            <w:tcBorders>
              <w:left w:val="single" w:sz="6" w:space="0" w:color="000000"/>
            </w:tcBorders>
          </w:tcPr>
          <w:p w14:paraId="7EFF3CC1" w14:textId="77777777" w:rsidR="00831B9D" w:rsidRPr="00E77497" w:rsidRDefault="00831B9D" w:rsidP="00831B9D">
            <w:pPr>
              <w:keepNext/>
              <w:spacing w:after="60"/>
              <w:jc w:val="center"/>
            </w:pPr>
            <w:r w:rsidRPr="00E77497">
              <w:rPr>
                <w:rFonts w:ascii="Courier New" w:hAnsi="Courier New"/>
                <w:b/>
              </w:rPr>
              <w:t>\r</w:t>
            </w:r>
          </w:p>
        </w:tc>
        <w:tc>
          <w:tcPr>
            <w:tcW w:w="2160" w:type="dxa"/>
          </w:tcPr>
          <w:p w14:paraId="20CAA13D" w14:textId="77777777" w:rsidR="00831B9D" w:rsidRPr="00E77497" w:rsidRDefault="00831B9D" w:rsidP="00831B9D">
            <w:pPr>
              <w:keepNext/>
              <w:spacing w:after="60"/>
            </w:pPr>
            <w:r>
              <w:rPr>
                <w:rFonts w:ascii="Courier New" w:hAnsi="Courier New"/>
                <w:b/>
              </w:rPr>
              <w:t>0x000</w:t>
            </w:r>
            <w:r w:rsidRPr="00E77497">
              <w:rPr>
                <w:rFonts w:ascii="Courier New" w:hAnsi="Courier New"/>
                <w:b/>
              </w:rPr>
              <w:t>D</w:t>
            </w:r>
          </w:p>
        </w:tc>
        <w:tc>
          <w:tcPr>
            <w:tcW w:w="2148" w:type="dxa"/>
          </w:tcPr>
          <w:p w14:paraId="18987502" w14:textId="77777777" w:rsidR="00831B9D" w:rsidRPr="00E77497" w:rsidRDefault="00831B9D" w:rsidP="00831B9D">
            <w:pPr>
              <w:keepNext/>
              <w:spacing w:after="60"/>
            </w:pPr>
            <w:r w:rsidRPr="00E77497">
              <w:t>carriage return</w:t>
            </w:r>
          </w:p>
        </w:tc>
        <w:tc>
          <w:tcPr>
            <w:tcW w:w="1264" w:type="dxa"/>
            <w:tcBorders>
              <w:right w:val="single" w:sz="6" w:space="0" w:color="000000"/>
            </w:tcBorders>
          </w:tcPr>
          <w:p w14:paraId="2BCD8B05" w14:textId="77777777" w:rsidR="00831B9D" w:rsidRPr="00E77497" w:rsidRDefault="00831B9D" w:rsidP="00831B9D">
            <w:pPr>
              <w:keepNext/>
              <w:spacing w:after="60"/>
            </w:pPr>
            <w:r w:rsidRPr="00E77497">
              <w:t>&lt;CR&gt;</w:t>
            </w:r>
          </w:p>
        </w:tc>
      </w:tr>
      <w:tr w:rsidR="00831B9D" w:rsidRPr="00E77497" w14:paraId="77813A8E" w14:textId="77777777" w:rsidTr="00831B9D">
        <w:trPr>
          <w:jc w:val="center"/>
        </w:trPr>
        <w:tc>
          <w:tcPr>
            <w:tcW w:w="2198" w:type="dxa"/>
            <w:tcBorders>
              <w:left w:val="single" w:sz="6" w:space="0" w:color="000000"/>
            </w:tcBorders>
          </w:tcPr>
          <w:p w14:paraId="4A669261" w14:textId="77777777" w:rsidR="00831B9D" w:rsidRPr="00C7794D" w:rsidRDefault="00831B9D" w:rsidP="00831B9D">
            <w:pPr>
              <w:keepNext/>
              <w:spacing w:after="60"/>
              <w:jc w:val="center"/>
            </w:pPr>
            <w:r w:rsidRPr="00E77497">
              <w:rPr>
                <w:rFonts w:ascii="Courier New" w:hAnsi="Courier New"/>
                <w:b/>
              </w:rPr>
              <w:t>\"</w:t>
            </w:r>
          </w:p>
        </w:tc>
        <w:tc>
          <w:tcPr>
            <w:tcW w:w="2160" w:type="dxa"/>
          </w:tcPr>
          <w:p w14:paraId="5C0A6C2D" w14:textId="77777777" w:rsidR="00831B9D" w:rsidRPr="00C7794D" w:rsidRDefault="00831B9D" w:rsidP="00831B9D">
            <w:pPr>
              <w:keepNext/>
              <w:spacing w:after="60"/>
            </w:pPr>
            <w:r>
              <w:rPr>
                <w:rFonts w:ascii="Courier New" w:hAnsi="Courier New"/>
                <w:b/>
              </w:rPr>
              <w:t>0x00</w:t>
            </w:r>
            <w:r w:rsidRPr="004D1BD1">
              <w:rPr>
                <w:rFonts w:ascii="Courier New" w:hAnsi="Courier New"/>
                <w:b/>
              </w:rPr>
              <w:t>22</w:t>
            </w:r>
          </w:p>
        </w:tc>
        <w:tc>
          <w:tcPr>
            <w:tcW w:w="2148" w:type="dxa"/>
          </w:tcPr>
          <w:p w14:paraId="16E4EB7E" w14:textId="77777777" w:rsidR="00831B9D" w:rsidRPr="00E65A34" w:rsidRDefault="00831B9D" w:rsidP="00831B9D">
            <w:pPr>
              <w:keepNext/>
              <w:spacing w:after="60"/>
            </w:pPr>
            <w:r w:rsidRPr="004D1BD1">
              <w:t>double</w:t>
            </w:r>
            <w:r w:rsidRPr="00E65A34">
              <w:t xml:space="preserve"> quote</w:t>
            </w:r>
          </w:p>
        </w:tc>
        <w:tc>
          <w:tcPr>
            <w:tcW w:w="1264" w:type="dxa"/>
            <w:tcBorders>
              <w:right w:val="single" w:sz="6" w:space="0" w:color="000000"/>
            </w:tcBorders>
          </w:tcPr>
          <w:p w14:paraId="672AFEE3" w14:textId="77777777" w:rsidR="00831B9D" w:rsidRPr="009C202C" w:rsidRDefault="00831B9D" w:rsidP="00831B9D">
            <w:pPr>
              <w:keepNext/>
              <w:spacing w:after="60"/>
              <w:rPr>
                <w:rFonts w:ascii="Courier New" w:hAnsi="Courier New"/>
              </w:rPr>
            </w:pPr>
            <w:r w:rsidRPr="009C202C">
              <w:rPr>
                <w:rFonts w:ascii="Courier New" w:hAnsi="Courier New"/>
                <w:b/>
              </w:rPr>
              <w:t>"</w:t>
            </w:r>
          </w:p>
        </w:tc>
      </w:tr>
      <w:tr w:rsidR="00831B9D" w:rsidRPr="00E77497" w14:paraId="5387C8B5" w14:textId="77777777" w:rsidTr="00831B9D">
        <w:trPr>
          <w:jc w:val="center"/>
        </w:trPr>
        <w:tc>
          <w:tcPr>
            <w:tcW w:w="2198" w:type="dxa"/>
            <w:tcBorders>
              <w:left w:val="single" w:sz="6" w:space="0" w:color="000000"/>
            </w:tcBorders>
          </w:tcPr>
          <w:p w14:paraId="33B04F99" w14:textId="77777777" w:rsidR="00831B9D" w:rsidRPr="00E77497" w:rsidRDefault="00831B9D" w:rsidP="00831B9D">
            <w:pPr>
              <w:keepNext/>
              <w:spacing w:after="60"/>
              <w:jc w:val="center"/>
              <w:rPr>
                <w:rFonts w:ascii="Courier" w:hAnsi="Courier"/>
                <w:b/>
              </w:rPr>
            </w:pPr>
            <w:r w:rsidRPr="00E77497">
              <w:rPr>
                <w:rFonts w:ascii="Courier New" w:hAnsi="Courier New"/>
                <w:b/>
              </w:rPr>
              <w:t>\'</w:t>
            </w:r>
          </w:p>
        </w:tc>
        <w:tc>
          <w:tcPr>
            <w:tcW w:w="2160" w:type="dxa"/>
          </w:tcPr>
          <w:p w14:paraId="0DEA7DB9" w14:textId="77777777" w:rsidR="00831B9D" w:rsidRPr="00E77497" w:rsidRDefault="00831B9D" w:rsidP="00831B9D">
            <w:pPr>
              <w:keepNext/>
              <w:spacing w:after="60"/>
            </w:pPr>
            <w:r>
              <w:rPr>
                <w:rFonts w:ascii="Courier New" w:hAnsi="Courier New"/>
                <w:b/>
              </w:rPr>
              <w:t>0x00</w:t>
            </w:r>
            <w:r w:rsidRPr="00E77497">
              <w:rPr>
                <w:rFonts w:ascii="Courier New" w:hAnsi="Courier New"/>
                <w:b/>
              </w:rPr>
              <w:t>27</w:t>
            </w:r>
          </w:p>
        </w:tc>
        <w:tc>
          <w:tcPr>
            <w:tcW w:w="2148" w:type="dxa"/>
          </w:tcPr>
          <w:p w14:paraId="77E5CD36" w14:textId="77777777" w:rsidR="00831B9D" w:rsidRPr="00E77497" w:rsidRDefault="00831B9D" w:rsidP="00831B9D">
            <w:pPr>
              <w:keepNext/>
              <w:spacing w:after="60"/>
            </w:pPr>
            <w:r w:rsidRPr="00E77497">
              <w:t>single quote</w:t>
            </w:r>
          </w:p>
        </w:tc>
        <w:tc>
          <w:tcPr>
            <w:tcW w:w="1264" w:type="dxa"/>
            <w:tcBorders>
              <w:right w:val="single" w:sz="6" w:space="0" w:color="000000"/>
            </w:tcBorders>
          </w:tcPr>
          <w:p w14:paraId="45FE9ADC" w14:textId="77777777" w:rsidR="00831B9D" w:rsidRPr="00E77497" w:rsidRDefault="00831B9D" w:rsidP="00831B9D">
            <w:pPr>
              <w:keepNext/>
              <w:spacing w:after="60"/>
            </w:pPr>
            <w:r w:rsidRPr="00E77497">
              <w:rPr>
                <w:rFonts w:ascii="Courier New" w:hAnsi="Courier New"/>
                <w:b/>
              </w:rPr>
              <w:t>'</w:t>
            </w:r>
          </w:p>
        </w:tc>
      </w:tr>
      <w:tr w:rsidR="00831B9D" w:rsidRPr="00E77497" w14:paraId="21BC641A" w14:textId="77777777" w:rsidTr="00831B9D">
        <w:trPr>
          <w:jc w:val="center"/>
        </w:trPr>
        <w:tc>
          <w:tcPr>
            <w:tcW w:w="2198" w:type="dxa"/>
            <w:tcBorders>
              <w:left w:val="single" w:sz="6" w:space="0" w:color="000000"/>
              <w:bottom w:val="single" w:sz="12" w:space="0" w:color="000000"/>
            </w:tcBorders>
          </w:tcPr>
          <w:p w14:paraId="1B2B98FB" w14:textId="77777777" w:rsidR="00831B9D" w:rsidRPr="00E77497" w:rsidRDefault="00831B9D" w:rsidP="00831B9D">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14:paraId="729884C3" w14:textId="77777777" w:rsidR="00831B9D" w:rsidRPr="00E77497" w:rsidRDefault="00831B9D" w:rsidP="00831B9D">
            <w:pPr>
              <w:keepNext/>
              <w:spacing w:after="60"/>
              <w:rPr>
                <w:rFonts w:ascii="Courier" w:hAnsi="Courier"/>
                <w:b/>
              </w:rPr>
            </w:pPr>
            <w:r>
              <w:rPr>
                <w:rFonts w:ascii="Courier New" w:hAnsi="Courier New"/>
                <w:b/>
              </w:rPr>
              <w:t>0x00</w:t>
            </w:r>
            <w:r w:rsidRPr="00E77497">
              <w:rPr>
                <w:rFonts w:ascii="Courier New" w:hAnsi="Courier New"/>
                <w:b/>
              </w:rPr>
              <w:t>5C</w:t>
            </w:r>
          </w:p>
        </w:tc>
        <w:tc>
          <w:tcPr>
            <w:tcW w:w="2148" w:type="dxa"/>
            <w:tcBorders>
              <w:bottom w:val="single" w:sz="12" w:space="0" w:color="000000"/>
            </w:tcBorders>
          </w:tcPr>
          <w:p w14:paraId="602A13CA" w14:textId="77777777" w:rsidR="00831B9D" w:rsidRPr="00E77497" w:rsidRDefault="00831B9D" w:rsidP="00831B9D">
            <w:pPr>
              <w:keepNext/>
              <w:spacing w:after="60"/>
            </w:pPr>
            <w:r w:rsidRPr="00E77497">
              <w:t>backslash</w:t>
            </w:r>
          </w:p>
        </w:tc>
        <w:tc>
          <w:tcPr>
            <w:tcW w:w="1264" w:type="dxa"/>
            <w:tcBorders>
              <w:bottom w:val="single" w:sz="12" w:space="0" w:color="000000"/>
              <w:right w:val="single" w:sz="6" w:space="0" w:color="000000"/>
            </w:tcBorders>
          </w:tcPr>
          <w:p w14:paraId="49461C66" w14:textId="77777777" w:rsidR="00831B9D" w:rsidRPr="00E77497" w:rsidRDefault="00831B9D" w:rsidP="00831B9D">
            <w:pPr>
              <w:keepNext/>
              <w:spacing w:after="60"/>
              <w:rPr>
                <w:rFonts w:ascii="Courier" w:hAnsi="Courier"/>
                <w:b/>
              </w:rPr>
            </w:pPr>
            <w:r w:rsidRPr="00E77497">
              <w:rPr>
                <w:rFonts w:ascii="Courier New" w:hAnsi="Courier New"/>
                <w:b/>
              </w:rPr>
              <w:t>\</w:t>
            </w:r>
          </w:p>
        </w:tc>
      </w:tr>
    </w:tbl>
    <w:p w14:paraId="5358F443" w14:textId="77777777" w:rsidR="00831B9D" w:rsidRPr="00E77497" w:rsidRDefault="00831B9D" w:rsidP="00831B9D"/>
    <w:p w14:paraId="169F9EBC"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04995776" w14:textId="77777777" w:rsidR="00831B9D" w:rsidRPr="00E77497" w:rsidRDefault="00831B9D" w:rsidP="00831B9D">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13E8D">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the code point value of</w:t>
      </w:r>
      <w:r w:rsidRPr="00E77497">
        <w:rPr>
          <w:rFonts w:ascii="Arial" w:hAnsi="Arial" w:cs="Arial"/>
        </w:rPr>
        <w:t xml:space="preserve"> </w:t>
      </w:r>
      <w:r w:rsidRPr="00E77497">
        <w:rPr>
          <w:i/>
        </w:rPr>
        <w:t>SourceCharacter</w:t>
      </w:r>
      <w:r w:rsidRPr="00E77497">
        <w:t xml:space="preserve"> </w:t>
      </w:r>
      <w:r w:rsidRPr="00E77497">
        <w:rPr>
          <w:rFonts w:ascii="Arial" w:hAnsi="Arial" w:cs="Arial"/>
        </w:rPr>
        <w:t>.</w:t>
      </w:r>
    </w:p>
    <w:p w14:paraId="09BCF016" w14:textId="77777777"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code unit value </w:t>
      </w:r>
      <w:r>
        <w:rPr>
          <w:rFonts w:ascii="Arial" w:hAnsi="Arial" w:cs="Arial"/>
        </w:rPr>
        <w:t xml:space="preserve">that </w:t>
      </w:r>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30532188" w14:textId="77777777" w:rsidR="00831B9D" w:rsidRDefault="00831B9D" w:rsidP="00831B9D">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code unit value </w:t>
      </w:r>
      <w:r>
        <w:rPr>
          <w:rFonts w:ascii="Arial" w:hAnsi="Arial" w:cs="Arial"/>
        </w:rPr>
        <w:t xml:space="preserve">that </w:t>
      </w:r>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003A3853" w14:textId="77777777" w:rsidR="00831B9D" w:rsidRDefault="00831B9D" w:rsidP="00831B9D">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77497">
        <w:t xml:space="preserve"> </w:t>
      </w:r>
      <w:r w:rsidRPr="00D639BE">
        <w:rPr>
          <w:rFonts w:ascii="Arial" w:hAnsi="Arial" w:cs="Arial"/>
        </w:rPr>
        <w:t>is</w:t>
      </w:r>
      <w:r w:rsidRPr="00E77497">
        <w:t xml:space="preserve"> </w:t>
      </w:r>
      <w:r w:rsidRPr="00E77497">
        <w:rPr>
          <w:rFonts w:ascii="Arial" w:hAnsi="Arial" w:cs="Arial"/>
        </w:rPr>
        <w:t>the</w:t>
      </w:r>
      <w:r>
        <w:rPr>
          <w:rFonts w:ascii="Arial" w:hAnsi="Arial" w:cs="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MV of </w:t>
      </w:r>
      <w:r w:rsidRPr="00E77497">
        <w:rPr>
          <w:i/>
        </w:rPr>
        <w:t>HexDigit</w:t>
      </w:r>
      <w:r>
        <w:rPr>
          <w:i/>
        </w:rPr>
        <w:t>s</w:t>
      </w:r>
      <w:r w:rsidRPr="00E77497">
        <w:t>.</w:t>
      </w:r>
    </w:p>
    <w:p w14:paraId="548F7A6E" w14:textId="77777777" w:rsidR="004C02EF" w:rsidRPr="00E77497" w:rsidRDefault="004C02EF" w:rsidP="007D5644">
      <w:pPr>
        <w:pStyle w:val="30"/>
      </w:pPr>
      <w:bookmarkStart w:id="2001" w:name="_Toc368050354"/>
      <w:r w:rsidRPr="00E77497">
        <w:t>Regular Expression Literals</w:t>
      </w:r>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2001"/>
    </w:p>
    <w:p w14:paraId="1F58A33C" w14:textId="77777777" w:rsidR="004C02EF" w:rsidRPr="00E77497" w:rsidRDefault="00215101" w:rsidP="00C442E2">
      <w:pPr>
        <w:pStyle w:val="Note"/>
      </w:pPr>
      <w:r>
        <w:t>NOTE</w:t>
      </w:r>
      <w:r>
        <w:tab/>
      </w:r>
      <w:r w:rsidR="004C02EF" w:rsidRPr="00E77497">
        <w:t xml:space="preserve">A regular expression literal is an input element that is converted to a RegExp object (see </w:t>
      </w:r>
      <w:r w:rsidR="00981659">
        <w:fldChar w:fldCharType="begin"/>
      </w:r>
      <w:r w:rsidR="00981659">
        <w:instrText xml:space="preserve"> REF _Ref365534640 \r \h </w:instrText>
      </w:r>
      <w:r w:rsidR="00981659">
        <w:fldChar w:fldCharType="separate"/>
      </w:r>
      <w:r w:rsidR="00D433E8">
        <w:t>21.2</w:t>
      </w:r>
      <w:r w:rsidR="00981659">
        <w:fldChar w:fldCharType="end"/>
      </w:r>
      <w:r w:rsidR="004C02EF" w:rsidRPr="00E77497">
        <w:t xml:space="preserve">)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w:t>
      </w:r>
      <w:r w:rsidR="00981659">
        <w:fldChar w:fldCharType="begin"/>
      </w:r>
      <w:r w:rsidR="00981659">
        <w:instrText xml:space="preserve"> REF _Ref365534675 \r \h </w:instrText>
      </w:r>
      <w:r w:rsidR="00981659">
        <w:fldChar w:fldCharType="separate"/>
      </w:r>
      <w:r w:rsidR="00D433E8">
        <w:t>21.2.3.2</w:t>
      </w:r>
      <w:r w:rsidR="00981659">
        <w:fldChar w:fldCharType="end"/>
      </w:r>
      <w:r w:rsidR="004C02EF" w:rsidRPr="00E77497">
        <w:t xml:space="preserve">) or calling the </w:t>
      </w:r>
      <w:r w:rsidR="004C02EF" w:rsidRPr="00E77497">
        <w:rPr>
          <w:rFonts w:ascii="Courier New" w:hAnsi="Courier New"/>
          <w:b/>
        </w:rPr>
        <w:t>RegExp</w:t>
      </w:r>
      <w:r w:rsidR="004C02EF" w:rsidRPr="00E77497">
        <w:t xml:space="preserve"> constructor as a function (</w:t>
      </w:r>
      <w:r w:rsidR="00981659">
        <w:fldChar w:fldCharType="begin"/>
      </w:r>
      <w:r w:rsidR="00981659">
        <w:instrText xml:space="preserve"> REF _Ref365534690 \r \h </w:instrText>
      </w:r>
      <w:r w:rsidR="00981659">
        <w:fldChar w:fldCharType="separate"/>
      </w:r>
      <w:r w:rsidR="00D433E8">
        <w:t>21.2.3.1</w:t>
      </w:r>
      <w:r w:rsidR="00981659">
        <w:fldChar w:fldCharType="end"/>
      </w:r>
      <w:r w:rsidR="004C02EF" w:rsidRPr="00E77497">
        <w:t>).</w:t>
      </w:r>
    </w:p>
    <w:p w14:paraId="267AEB6C" w14:textId="77777777" w:rsidR="00C3505C" w:rsidRDefault="004C02EF" w:rsidP="004C02EF">
      <w:r w:rsidRPr="00E77497">
        <w:t xml:space="preserve">The productions below describe the syntax for a regular expression literal and are used by the input element scanner to find the end of the regular expression literal. The </w:t>
      </w:r>
      <w:r w:rsidR="00C3505C">
        <w:t>source code</w:t>
      </w:r>
      <w:r w:rsidRPr="00E77497">
        <w:t xml:space="preserve"> comprising the </w:t>
      </w:r>
      <w:r w:rsidRPr="00E77497">
        <w:rPr>
          <w:rStyle w:val="bnf"/>
        </w:rPr>
        <w:t>RegularExpressionBody</w:t>
      </w:r>
      <w:r w:rsidRPr="00E77497">
        <w:t xml:space="preserve"> and the </w:t>
      </w:r>
      <w:r w:rsidRPr="00E77497">
        <w:rPr>
          <w:rStyle w:val="bnf"/>
        </w:rPr>
        <w:t>RegularExpressionFlags</w:t>
      </w:r>
      <w:r w:rsidRPr="00E77497">
        <w:t xml:space="preserve"> are </w:t>
      </w:r>
      <w:r w:rsidR="00C3505C">
        <w:t xml:space="preserve">subsequently parsed using the </w:t>
      </w:r>
      <w:r w:rsidR="00C3505C" w:rsidRPr="00E77497">
        <w:t>more stringent</w:t>
      </w:r>
      <w:r w:rsidR="00C3505C">
        <w:t xml:space="preserve"> ECMAScript Regular Expression grammar (</w:t>
      </w:r>
      <w:r w:rsidR="00981659">
        <w:fldChar w:fldCharType="begin"/>
      </w:r>
      <w:r w:rsidR="00981659">
        <w:instrText xml:space="preserve"> REF _Ref365534757 \r \h </w:instrText>
      </w:r>
      <w:r w:rsidR="00981659">
        <w:fldChar w:fldCharType="separate"/>
      </w:r>
      <w:r w:rsidR="00D433E8">
        <w:t>21.2.1</w:t>
      </w:r>
      <w:r w:rsidR="00981659">
        <w:fldChar w:fldCharType="end"/>
      </w:r>
      <w:r w:rsidR="00C3505C">
        <w:t xml:space="preserve">). </w:t>
      </w:r>
    </w:p>
    <w:p w14:paraId="54A651AB" w14:textId="77777777" w:rsidR="004C02EF" w:rsidRPr="00E77497" w:rsidRDefault="004C02EF" w:rsidP="004C02EF">
      <w:r w:rsidRPr="00E77497">
        <w:t>An implementation may extend the</w:t>
      </w:r>
      <w:r w:rsidR="00C3505C" w:rsidRPr="00C3505C">
        <w:t xml:space="preserve"> </w:t>
      </w:r>
      <w:r w:rsidR="00C3505C">
        <w:t xml:space="preserve">ECMAScript Regular Expression grammar defined in </w:t>
      </w:r>
      <w:r w:rsidR="00981659">
        <w:fldChar w:fldCharType="begin"/>
      </w:r>
      <w:r w:rsidR="00981659">
        <w:instrText xml:space="preserve"> REF _Ref365534801 \r \h </w:instrText>
      </w:r>
      <w:r w:rsidR="00981659">
        <w:fldChar w:fldCharType="separate"/>
      </w:r>
      <w:r w:rsidR="00D433E8">
        <w:t>21.2.1</w:t>
      </w:r>
      <w:r w:rsidR="00981659">
        <w:fldChar w:fldCharType="end"/>
      </w:r>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r w:rsidR="00C3505C">
        <w:t xml:space="preserve">defined below </w:t>
      </w:r>
      <w:r w:rsidRPr="00E77497">
        <w:t>or the productions used by these productions.</w:t>
      </w:r>
    </w:p>
    <w:p w14:paraId="0B97F93F" w14:textId="77777777" w:rsidR="004C02EF" w:rsidRPr="00E77497" w:rsidRDefault="004C02EF" w:rsidP="004C02EF">
      <w:pPr>
        <w:pStyle w:val="Syntax"/>
      </w:pPr>
      <w:r w:rsidRPr="00E77497">
        <w:t>Syntax</w:t>
      </w:r>
    </w:p>
    <w:p w14:paraId="60419D7B" w14:textId="77777777" w:rsidR="004C02EF" w:rsidRPr="00E77497" w:rsidRDefault="004C02EF" w:rsidP="004C02EF">
      <w:pPr>
        <w:pStyle w:val="SyntaxRule"/>
      </w:pPr>
      <w:r w:rsidRPr="00E77497">
        <w:t xml:space="preserve">RegularExpressionLiteral </w:t>
      </w:r>
      <w:r w:rsidRPr="00E77497">
        <w:rPr>
          <w:rFonts w:ascii="Arial" w:hAnsi="Arial" w:cs="Arial"/>
          <w:b/>
          <w:i w:val="0"/>
        </w:rPr>
        <w:t>::</w:t>
      </w:r>
    </w:p>
    <w:p w14:paraId="50436F58" w14:textId="77777777"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46135FE1" w14:textId="77777777"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70521D91" w14:textId="77777777" w:rsidR="004C02EF" w:rsidRPr="00E77497" w:rsidRDefault="004C02EF" w:rsidP="004C02EF">
      <w:pPr>
        <w:pStyle w:val="SyntaxDefinition"/>
      </w:pPr>
      <w:r w:rsidRPr="00E77497">
        <w:t>RegularExpressionFirstChar RegularExpressionChars</w:t>
      </w:r>
    </w:p>
    <w:p w14:paraId="194533EC" w14:textId="77777777" w:rsidR="004C02EF" w:rsidRPr="00E77497" w:rsidRDefault="004C02EF" w:rsidP="004C02EF">
      <w:pPr>
        <w:pStyle w:val="SyntaxRule"/>
      </w:pPr>
      <w:r w:rsidRPr="00E77497">
        <w:t xml:space="preserve">RegularExpressionChars </w:t>
      </w:r>
      <w:r w:rsidRPr="00E77497">
        <w:rPr>
          <w:rFonts w:ascii="Arial" w:hAnsi="Arial" w:cs="Arial"/>
          <w:b/>
          <w:i w:val="0"/>
        </w:rPr>
        <w:t>::</w:t>
      </w:r>
    </w:p>
    <w:p w14:paraId="0EE59C1C" w14:textId="77777777"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14:paraId="19A29A91" w14:textId="77777777" w:rsidR="004C02EF" w:rsidRPr="00E77497" w:rsidRDefault="004C02EF" w:rsidP="004C02EF">
      <w:pPr>
        <w:pStyle w:val="SyntaxRule"/>
      </w:pPr>
      <w:r w:rsidRPr="00E77497">
        <w:t xml:space="preserve">RegularExpressionFirstChar </w:t>
      </w:r>
      <w:r w:rsidRPr="00E77497">
        <w:rPr>
          <w:rFonts w:ascii="Arial" w:hAnsi="Arial" w:cs="Arial"/>
          <w:b/>
          <w:i w:val="0"/>
        </w:rPr>
        <w:t>::</w:t>
      </w:r>
    </w:p>
    <w:p w14:paraId="0E106F97" w14:textId="77777777"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2795AF33" w14:textId="77777777" w:rsidR="004C02EF" w:rsidRPr="00E77497" w:rsidRDefault="004C02EF" w:rsidP="004C02EF">
      <w:pPr>
        <w:pStyle w:val="SyntaxRule"/>
      </w:pPr>
      <w:r w:rsidRPr="00E77497">
        <w:t xml:space="preserve">RegularExpressionChar </w:t>
      </w:r>
      <w:r w:rsidRPr="00E77497">
        <w:rPr>
          <w:rFonts w:ascii="Arial" w:hAnsi="Arial" w:cs="Arial"/>
          <w:b/>
          <w:i w:val="0"/>
        </w:rPr>
        <w:t>::</w:t>
      </w:r>
    </w:p>
    <w:p w14:paraId="346F0BF9" w14:textId="77777777"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232B1E22" w14:textId="77777777"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14:paraId="482FCD8D" w14:textId="77777777"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14:paraId="6CED73D6" w14:textId="77777777" w:rsidR="004C02EF" w:rsidRPr="00E77497" w:rsidRDefault="004C02EF" w:rsidP="004C02EF">
      <w:pPr>
        <w:pStyle w:val="SyntaxRule"/>
      </w:pPr>
      <w:r w:rsidRPr="00E77497">
        <w:t xml:space="preserve">RegularExpressionNonTerminator </w:t>
      </w:r>
      <w:r w:rsidRPr="00E77497">
        <w:rPr>
          <w:rFonts w:ascii="Arial" w:hAnsi="Arial" w:cs="Arial"/>
          <w:b/>
          <w:i w:val="0"/>
        </w:rPr>
        <w:t>::</w:t>
      </w:r>
    </w:p>
    <w:p w14:paraId="6C81BBDF"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48113FD7" w14:textId="77777777" w:rsidR="004C02EF" w:rsidRPr="00E77497" w:rsidRDefault="004C02EF" w:rsidP="004C02EF">
      <w:pPr>
        <w:pStyle w:val="SyntaxRule"/>
      </w:pPr>
      <w:r w:rsidRPr="00E77497">
        <w:t xml:space="preserve">RegularExpressionClass </w:t>
      </w:r>
      <w:r w:rsidRPr="00E77497">
        <w:rPr>
          <w:rFonts w:ascii="Arial" w:hAnsi="Arial" w:cs="Arial"/>
          <w:b/>
          <w:i w:val="0"/>
        </w:rPr>
        <w:t>::</w:t>
      </w:r>
    </w:p>
    <w:p w14:paraId="58CAEF40" w14:textId="77777777"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7C494369" w14:textId="77777777"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21AC1932" w14:textId="77777777"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624F44FD" w14:textId="77777777"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14:paraId="16169619" w14:textId="77777777"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7B88FE0B" w14:textId="77777777"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5186D857" w14:textId="77777777"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14:paraId="3D26749F" w14:textId="77777777"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0754CAA3" w14:textId="77777777" w:rsidR="007235DB" w:rsidRDefault="007235DB" w:rsidP="006A78DC">
      <w:pPr>
        <w:pStyle w:val="40"/>
      </w:pPr>
      <w:r w:rsidRPr="00E77497">
        <w:t>Static Semantics:  Early Errors</w:t>
      </w:r>
    </w:p>
    <w:p w14:paraId="5AEE7EA5" w14:textId="77777777" w:rsidR="007235DB" w:rsidRPr="00E77497" w:rsidRDefault="007235DB" w:rsidP="007235DB">
      <w:pPr>
        <w:rPr>
          <w:rFonts w:ascii="Helvetica" w:hAnsi="Helvetica"/>
          <w:b/>
        </w:rPr>
      </w:pPr>
      <w:r w:rsidRPr="007235DB">
        <w:rPr>
          <w:rFonts w:ascii="Times New Roman" w:hAnsi="Times New Roman"/>
          <w:i/>
        </w:rPr>
        <w:t>RegularExpressionFlags</w:t>
      </w:r>
      <w:r w:rsidR="002313AB">
        <w:rPr>
          <w:rFonts w:ascii="Times New Roman" w:hAnsi="Times New Roman"/>
          <w:i/>
        </w:rPr>
        <w:t xml:space="preserve"> </w:t>
      </w:r>
      <w:r w:rsidRPr="00E77497">
        <w:rPr>
          <w:b/>
        </w:rPr>
        <w:t>::</w:t>
      </w:r>
      <w:r w:rsidRPr="00E77497">
        <w:t xml:space="preserve"> </w:t>
      </w:r>
      <w:r w:rsidRPr="007235DB">
        <w:rPr>
          <w:rStyle w:val="bnf"/>
        </w:rPr>
        <w:t xml:space="preserve">RegularExpressionFlags IdentifierPart </w:t>
      </w:r>
    </w:p>
    <w:p w14:paraId="0A7D58F6" w14:textId="77777777" w:rsidR="007235DB" w:rsidRDefault="007235DB" w:rsidP="007235DB">
      <w:pPr>
        <w:numPr>
          <w:ilvl w:val="0"/>
          <w:numId w:val="403"/>
        </w:numPr>
        <w:spacing w:before="240" w:after="220"/>
      </w:pPr>
      <w:r>
        <w:t xml:space="preserve">It is a Syntax Error if </w:t>
      </w:r>
      <w:r w:rsidRPr="007235DB">
        <w:rPr>
          <w:rStyle w:val="bnf"/>
        </w:rPr>
        <w:t xml:space="preserve">IdentifierPart </w:t>
      </w:r>
      <w:r>
        <w:t>contains a</w:t>
      </w:r>
      <w:ins w:id="2002" w:author="Rev 19 Allen Wirfs-Brock" w:date="2013-09-26T17:34:00Z">
        <w:r w:rsidR="00284A05">
          <w:t>n</w:t>
        </w:r>
      </w:ins>
      <w:r>
        <w:t xml:space="preserve"> Unicode escape sequence</w:t>
      </w:r>
      <w:r>
        <w:rPr>
          <w:rStyle w:val="bnf"/>
          <w:rFonts w:ascii="Arial" w:hAnsi="Arial" w:cs="Arial"/>
          <w:i w:val="0"/>
        </w:rPr>
        <w:t>.</w:t>
      </w:r>
      <w:r w:rsidRPr="00E77497">
        <w:rPr>
          <w:rFonts w:ascii="Courier New" w:hAnsi="Courier New" w:cs="Courier New"/>
          <w:b/>
          <w:iCs/>
        </w:rPr>
        <w:t xml:space="preserve"> </w:t>
      </w:r>
    </w:p>
    <w:p w14:paraId="05CA80C1" w14:textId="77777777" w:rsidR="000611A9" w:rsidRPr="00E77497" w:rsidRDefault="000611A9" w:rsidP="006A78DC">
      <w:pPr>
        <w:pStyle w:val="40"/>
      </w:pPr>
      <w:r w:rsidRPr="00E77497">
        <w:t xml:space="preserve">Static Semantics:  </w:t>
      </w:r>
      <w:r w:rsidRPr="00693A3A">
        <w:rPr>
          <w:rStyle w:val="bnf"/>
          <w:rFonts w:ascii="Arial" w:hAnsi="Arial" w:cs="Arial"/>
          <w:i w:val="0"/>
        </w:rPr>
        <w:t>BodyText</w:t>
      </w:r>
    </w:p>
    <w:p w14:paraId="44BA261C" w14:textId="77777777" w:rsidR="000611A9" w:rsidRPr="00E77497" w:rsidRDefault="000611A9" w:rsidP="000611A9">
      <w:r>
        <w:rPr>
          <w:rStyle w:val="bnf"/>
        </w:rPr>
        <w:t>RegularExpressionLiteral</w:t>
      </w:r>
      <w:r w:rsidRPr="00E77497">
        <w:t xml:space="preserve"> </w:t>
      </w:r>
      <w:r w:rsidRPr="00E77497">
        <w:rPr>
          <w:b/>
        </w:rPr>
        <w:t>::</w:t>
      </w:r>
      <w:r w:rsidRPr="00E77497">
        <w:t xml:space="preserve"> </w:t>
      </w:r>
      <w:r w:rsidRPr="000611A9">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14:paraId="3454CA47" w14:textId="77777777" w:rsidR="000611A9" w:rsidRPr="00E77497" w:rsidRDefault="000611A9" w:rsidP="00EF706A">
      <w:pPr>
        <w:pStyle w:val="Alg4"/>
        <w:numPr>
          <w:ilvl w:val="0"/>
          <w:numId w:val="891"/>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RegularExpressionBody</w:t>
      </w:r>
      <w:r w:rsidRPr="00E77497">
        <w:t>.</w:t>
      </w:r>
    </w:p>
    <w:p w14:paraId="33E0D1EC" w14:textId="77777777" w:rsidR="000611A9" w:rsidRPr="00E77497" w:rsidRDefault="000611A9" w:rsidP="006A78DC">
      <w:pPr>
        <w:pStyle w:val="40"/>
      </w:pPr>
      <w:r w:rsidRPr="00E77497">
        <w:t xml:space="preserve">Static Semantics:  </w:t>
      </w:r>
      <w:r w:rsidRPr="00693A3A">
        <w:rPr>
          <w:rStyle w:val="bnf"/>
          <w:rFonts w:ascii="Arial" w:hAnsi="Arial" w:cs="Arial"/>
          <w:i w:val="0"/>
        </w:rPr>
        <w:t>FlagText</w:t>
      </w:r>
    </w:p>
    <w:p w14:paraId="52E21330" w14:textId="77777777" w:rsidR="000611A9" w:rsidRPr="00E77497" w:rsidRDefault="000611A9" w:rsidP="000611A9">
      <w:r>
        <w:rPr>
          <w:rStyle w:val="bnf"/>
        </w:rPr>
        <w:t>RegularExpressionLiteral</w:t>
      </w:r>
      <w:r w:rsidRPr="00E77497">
        <w:t xml:space="preserve"> </w:t>
      </w:r>
      <w:r w:rsidRPr="00E77497">
        <w:rPr>
          <w:b/>
        </w:rPr>
        <w:t>::</w:t>
      </w:r>
      <w:r w:rsidRPr="00E77497">
        <w:t xml:space="preserve"> </w:t>
      </w:r>
      <w:r w:rsidRPr="001E1EC2">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14:paraId="46070B14" w14:textId="77777777" w:rsidR="000611A9" w:rsidRPr="00E77497" w:rsidRDefault="000611A9" w:rsidP="00EF706A">
      <w:pPr>
        <w:pStyle w:val="Alg4"/>
        <w:numPr>
          <w:ilvl w:val="0"/>
          <w:numId w:val="892"/>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RegularExpressionFlags</w:t>
      </w:r>
      <w:r w:rsidRPr="00E77497">
        <w:t>.</w:t>
      </w:r>
    </w:p>
    <w:p w14:paraId="1740D4A9" w14:textId="77777777" w:rsidR="00B6358F" w:rsidRPr="00E77497" w:rsidRDefault="00387B31" w:rsidP="007D5644">
      <w:pPr>
        <w:pStyle w:val="30"/>
      </w:pPr>
      <w:bookmarkStart w:id="2003" w:name="_Ref365548182"/>
      <w:bookmarkStart w:id="2004" w:name="_Ref365548197"/>
      <w:bookmarkStart w:id="2005" w:name="_Ref365548210"/>
      <w:bookmarkStart w:id="2006" w:name="_Ref365548225"/>
      <w:bookmarkStart w:id="2007" w:name="_Ref365548237"/>
      <w:bookmarkStart w:id="2008" w:name="_Ref365548249"/>
      <w:bookmarkStart w:id="2009" w:name="_Toc368050355"/>
      <w:bookmarkStart w:id="2010" w:name="_Ref463859562"/>
      <w:bookmarkStart w:id="2011" w:name="_Toc472818770"/>
      <w:bookmarkStart w:id="2012" w:name="_Toc235503323"/>
      <w:bookmarkStart w:id="2013" w:name="_Toc241509098"/>
      <w:bookmarkStart w:id="2014" w:name="_Toc244416585"/>
      <w:bookmarkStart w:id="2015" w:name="_Toc276630949"/>
      <w:r>
        <w:t xml:space="preserve">Template </w:t>
      </w:r>
      <w:r w:rsidR="00B6358F" w:rsidRPr="00E77497">
        <w:t>Literal</w:t>
      </w:r>
      <w:r w:rsidR="00B6358F">
        <w:t xml:space="preserve"> Lexical Comp</w:t>
      </w:r>
      <w:r w:rsidR="002C1B8F">
        <w:t>o</w:t>
      </w:r>
      <w:r w:rsidR="00B6358F">
        <w:t>nents</w:t>
      </w:r>
      <w:bookmarkEnd w:id="2003"/>
      <w:bookmarkEnd w:id="2004"/>
      <w:bookmarkEnd w:id="2005"/>
      <w:bookmarkEnd w:id="2006"/>
      <w:bookmarkEnd w:id="2007"/>
      <w:bookmarkEnd w:id="2008"/>
      <w:bookmarkEnd w:id="2009"/>
    </w:p>
    <w:p w14:paraId="2D2B1B6E" w14:textId="77777777" w:rsidR="00B6358F" w:rsidRPr="00E77497" w:rsidRDefault="00B6358F" w:rsidP="00B6358F">
      <w:pPr>
        <w:pStyle w:val="Syntax"/>
      </w:pPr>
      <w:r w:rsidRPr="00E77497">
        <w:t>Syntax</w:t>
      </w:r>
    </w:p>
    <w:p w14:paraId="69C8221A" w14:textId="77777777" w:rsidR="00B6358F" w:rsidRPr="00E77497" w:rsidRDefault="00387B31" w:rsidP="00B6358F">
      <w:pPr>
        <w:pStyle w:val="SyntaxRule"/>
      </w:pPr>
      <w:r>
        <w:t>Template</w:t>
      </w:r>
      <w:r w:rsidR="00B6358F">
        <w:t xml:space="preserve"> </w:t>
      </w:r>
      <w:r w:rsidR="00B6358F" w:rsidRPr="00E77497">
        <w:rPr>
          <w:rFonts w:ascii="Arial" w:hAnsi="Arial" w:cs="Arial"/>
          <w:b/>
          <w:i w:val="0"/>
        </w:rPr>
        <w:t>::</w:t>
      </w:r>
    </w:p>
    <w:p w14:paraId="3DD122CD" w14:textId="77777777" w:rsidR="00B6358F" w:rsidRPr="00B43B49" w:rsidRDefault="00387B31" w:rsidP="00B6358F">
      <w:pPr>
        <w:pStyle w:val="SyntaxDefinition"/>
        <w:rPr>
          <w:i w:val="0"/>
        </w:rPr>
      </w:pPr>
      <w:r>
        <w:t>NoSubstitutionTemplate</w:t>
      </w:r>
      <w:r w:rsidR="00B6358F" w:rsidRPr="00E77497">
        <w:rPr>
          <w:b/>
        </w:rPr>
        <w:t xml:space="preserve"> </w:t>
      </w:r>
      <w:r w:rsidR="00B6358F" w:rsidRPr="00E77497">
        <w:rPr>
          <w:rFonts w:ascii="Courier New" w:hAnsi="Courier New"/>
          <w:b/>
          <w:i w:val="0"/>
        </w:rPr>
        <w:br/>
      </w:r>
      <w:r>
        <w:t>Template</w:t>
      </w:r>
      <w:r w:rsidR="005F297D" w:rsidRPr="008B6A17">
        <w:t>Head</w:t>
      </w:r>
    </w:p>
    <w:p w14:paraId="1B30E6C5" w14:textId="77777777" w:rsidR="005F297D" w:rsidRPr="00B43B49" w:rsidRDefault="00387B31" w:rsidP="005F297D">
      <w:pPr>
        <w:pStyle w:val="SyntaxRule"/>
        <w:rPr>
          <w:i w:val="0"/>
        </w:rPr>
      </w:pPr>
      <w:r>
        <w:t>NoSubstitutionTemplate</w:t>
      </w:r>
      <w:r w:rsidR="005F297D" w:rsidRPr="00B43B49">
        <w:rPr>
          <w:i w:val="0"/>
        </w:rPr>
        <w:t xml:space="preserve"> </w:t>
      </w:r>
      <w:r w:rsidR="005F297D" w:rsidRPr="008B6A17">
        <w:rPr>
          <w:rFonts w:ascii="Arial" w:hAnsi="Arial" w:cs="Arial"/>
          <w:b/>
          <w:i w:val="0"/>
        </w:rPr>
        <w:t>::</w:t>
      </w:r>
    </w:p>
    <w:p w14:paraId="3E11D44E" w14:textId="77777777" w:rsidR="005F297D" w:rsidRPr="00E77497" w:rsidRDefault="005F297D" w:rsidP="005F297D">
      <w:pPr>
        <w:pStyle w:val="SyntaxDefinition"/>
      </w:pPr>
      <w:r w:rsidRPr="00B43B49">
        <w:rPr>
          <w:rFonts w:ascii="Courier New" w:hAnsi="Courier New" w:cs="Courier New"/>
          <w:b/>
          <w:i w:val="0"/>
        </w:rPr>
        <w:t>`</w:t>
      </w:r>
      <w:r w:rsidR="008B6A17">
        <w:t xml:space="preserve"> </w:t>
      </w:r>
      <w:r w:rsidR="005C6707">
        <w:t>Template</w:t>
      </w:r>
      <w:r w:rsidR="008B6A17">
        <w:t>Characters</w:t>
      </w:r>
      <w:r w:rsidR="008B6A17" w:rsidRPr="00E77497">
        <w:rPr>
          <w:rFonts w:ascii="Arial" w:hAnsi="Arial"/>
          <w:i w:val="0"/>
          <w:vertAlign w:val="subscript"/>
        </w:rPr>
        <w:t>opt</w:t>
      </w:r>
      <w:r w:rsidR="008B6A17">
        <w:t xml:space="preserve"> </w:t>
      </w:r>
      <w:r w:rsidR="008B6A17" w:rsidRPr="00B43B49">
        <w:rPr>
          <w:rFonts w:ascii="Courier New" w:hAnsi="Courier New" w:cs="Courier New"/>
          <w:b/>
          <w:i w:val="0"/>
        </w:rPr>
        <w:t>`</w:t>
      </w:r>
      <w:r>
        <w:t xml:space="preserve"> </w:t>
      </w:r>
    </w:p>
    <w:p w14:paraId="4D0A8BC7" w14:textId="77777777" w:rsidR="008B6A17" w:rsidRPr="001E1EC2" w:rsidRDefault="005C6707" w:rsidP="008B6A17">
      <w:pPr>
        <w:pStyle w:val="SyntaxRule"/>
        <w:rPr>
          <w:i w:val="0"/>
        </w:rPr>
      </w:pPr>
      <w:r>
        <w:t>Template</w:t>
      </w:r>
      <w:r w:rsidR="008B6A17">
        <w:t>Head</w:t>
      </w:r>
      <w:r w:rsidR="008B6A17" w:rsidRPr="001E1EC2">
        <w:rPr>
          <w:i w:val="0"/>
        </w:rPr>
        <w:t xml:space="preserve"> </w:t>
      </w:r>
      <w:r w:rsidR="008B6A17" w:rsidRPr="008B6A17">
        <w:rPr>
          <w:rFonts w:ascii="Arial" w:hAnsi="Arial" w:cs="Arial"/>
          <w:b/>
          <w:i w:val="0"/>
        </w:rPr>
        <w:t>::</w:t>
      </w:r>
    </w:p>
    <w:p w14:paraId="28A12A29" w14:textId="77777777" w:rsidR="008B6A17" w:rsidRPr="00E77497" w:rsidRDefault="008B6A17" w:rsidP="008B6A17">
      <w:pPr>
        <w:pStyle w:val="SyntaxDefinition"/>
      </w:pPr>
      <w:r w:rsidRPr="001E1EC2">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00B43B49">
        <w:rPr>
          <w:rFonts w:ascii="Courier New" w:hAnsi="Courier New" w:cs="Courier New"/>
          <w:b/>
          <w:i w:val="0"/>
        </w:rPr>
        <w:t>$</w:t>
      </w:r>
      <w:r w:rsidR="000D671D">
        <w:rPr>
          <w:rFonts w:ascii="Courier New" w:hAnsi="Courier New" w:cs="Courier New"/>
          <w:b/>
          <w:i w:val="0"/>
        </w:rPr>
        <w:t>{</w:t>
      </w:r>
      <w:r>
        <w:t xml:space="preserve"> </w:t>
      </w:r>
    </w:p>
    <w:p w14:paraId="49DB2AB4" w14:textId="77777777" w:rsidR="008B6A17" w:rsidRPr="00E77497" w:rsidRDefault="005C6707" w:rsidP="008B6A17">
      <w:pPr>
        <w:pStyle w:val="SyntaxRule"/>
      </w:pPr>
      <w:r>
        <w:t>Template</w:t>
      </w:r>
      <w:r w:rsidR="008B6A17">
        <w:t xml:space="preserve">SubstitutionTail </w:t>
      </w:r>
      <w:r w:rsidR="008B6A17" w:rsidRPr="00E77497">
        <w:rPr>
          <w:rFonts w:ascii="Arial" w:hAnsi="Arial" w:cs="Arial"/>
          <w:b/>
          <w:i w:val="0"/>
        </w:rPr>
        <w:t>::</w:t>
      </w:r>
    </w:p>
    <w:p w14:paraId="780223FD" w14:textId="77777777" w:rsidR="008B6A17" w:rsidRPr="001E1EC2" w:rsidRDefault="005C6707" w:rsidP="008B6A17">
      <w:pPr>
        <w:pStyle w:val="SyntaxDefinition"/>
        <w:rPr>
          <w:i w:val="0"/>
        </w:rPr>
      </w:pPr>
      <w:r>
        <w:t>Template</w:t>
      </w:r>
      <w:r w:rsidR="008B6A17">
        <w:t>Middle</w:t>
      </w:r>
      <w:r w:rsidR="008B6A17" w:rsidRPr="00E77497">
        <w:rPr>
          <w:b/>
        </w:rPr>
        <w:t xml:space="preserve"> </w:t>
      </w:r>
      <w:r w:rsidR="00576D5A">
        <w:rPr>
          <w:b/>
        </w:rPr>
        <w:br/>
      </w:r>
      <w:r>
        <w:t>Template</w:t>
      </w:r>
      <w:r w:rsidR="00576D5A">
        <w:t>Tail</w:t>
      </w:r>
    </w:p>
    <w:p w14:paraId="052B90A2" w14:textId="77777777" w:rsidR="00576D5A" w:rsidRPr="001E1EC2" w:rsidRDefault="005C6707" w:rsidP="00576D5A">
      <w:pPr>
        <w:pStyle w:val="SyntaxRule"/>
        <w:rPr>
          <w:i w:val="0"/>
        </w:rPr>
      </w:pPr>
      <w:r>
        <w:t>Template</w:t>
      </w:r>
      <w:r w:rsidR="00576D5A">
        <w:t>Middle</w:t>
      </w:r>
      <w:r w:rsidR="00576D5A" w:rsidRPr="001E1EC2">
        <w:rPr>
          <w:i w:val="0"/>
        </w:rPr>
        <w:t xml:space="preserve"> </w:t>
      </w:r>
      <w:r w:rsidR="00576D5A" w:rsidRPr="008B6A17">
        <w:rPr>
          <w:rFonts w:ascii="Arial" w:hAnsi="Arial" w:cs="Arial"/>
          <w:b/>
          <w:i w:val="0"/>
        </w:rPr>
        <w:t>::</w:t>
      </w:r>
    </w:p>
    <w:p w14:paraId="735843BB" w14:textId="77777777" w:rsidR="00576D5A" w:rsidRPr="00E77497" w:rsidRDefault="00576D5A" w:rsidP="00576D5A">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Pr>
          <w:rFonts w:ascii="Courier New" w:hAnsi="Courier New" w:cs="Courier New"/>
          <w:b/>
          <w:i w:val="0"/>
        </w:rPr>
        <w:t>$</w:t>
      </w:r>
      <w:r w:rsidR="000D671D">
        <w:rPr>
          <w:rFonts w:ascii="Courier New" w:hAnsi="Courier New" w:cs="Courier New"/>
          <w:b/>
          <w:i w:val="0"/>
        </w:rPr>
        <w:t>{</w:t>
      </w:r>
      <w:r>
        <w:t xml:space="preserve"> </w:t>
      </w:r>
    </w:p>
    <w:p w14:paraId="1C2B5592" w14:textId="77777777" w:rsidR="00E32DB2" w:rsidRPr="001E1EC2" w:rsidRDefault="005C6707" w:rsidP="00E32DB2">
      <w:pPr>
        <w:pStyle w:val="SyntaxRule"/>
        <w:rPr>
          <w:i w:val="0"/>
        </w:rPr>
      </w:pPr>
      <w:r>
        <w:t>Template</w:t>
      </w:r>
      <w:r w:rsidR="00E32DB2">
        <w:t>Tail</w:t>
      </w:r>
      <w:r w:rsidR="00E32DB2" w:rsidRPr="001E1EC2">
        <w:rPr>
          <w:i w:val="0"/>
        </w:rPr>
        <w:t xml:space="preserve"> </w:t>
      </w:r>
      <w:r w:rsidR="00E32DB2" w:rsidRPr="008B6A17">
        <w:rPr>
          <w:rFonts w:ascii="Arial" w:hAnsi="Arial" w:cs="Arial"/>
          <w:b/>
          <w:i w:val="0"/>
        </w:rPr>
        <w:t>::</w:t>
      </w:r>
    </w:p>
    <w:p w14:paraId="457E8699" w14:textId="77777777" w:rsidR="00E32DB2" w:rsidRPr="00E77497" w:rsidRDefault="00E32DB2" w:rsidP="00E32DB2">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p>
    <w:p w14:paraId="21FE7D24" w14:textId="77777777" w:rsidR="00B43B49" w:rsidRPr="00E77497" w:rsidRDefault="005C6707" w:rsidP="00B43B49">
      <w:pPr>
        <w:pStyle w:val="SyntaxRule"/>
      </w:pPr>
      <w:r>
        <w:t>Template</w:t>
      </w:r>
      <w:r w:rsidR="00B43B49" w:rsidRPr="00E77497">
        <w:t xml:space="preserve">Characters </w:t>
      </w:r>
      <w:r w:rsidR="00B43B49" w:rsidRPr="00E77497">
        <w:rPr>
          <w:rFonts w:ascii="Arial" w:hAnsi="Arial" w:cs="Arial"/>
          <w:b/>
          <w:i w:val="0"/>
        </w:rPr>
        <w:t>::</w:t>
      </w:r>
    </w:p>
    <w:p w14:paraId="3B139496" w14:textId="77777777" w:rsidR="00B43B49" w:rsidRPr="00E77497" w:rsidRDefault="005C6707" w:rsidP="00B43B49">
      <w:pPr>
        <w:pStyle w:val="SyntaxDefinition"/>
        <w:rPr>
          <w:vertAlign w:val="subscript"/>
        </w:rPr>
      </w:pPr>
      <w:r>
        <w:t>Template</w:t>
      </w:r>
      <w:r w:rsidR="00B43B49" w:rsidRPr="00E77497">
        <w:t xml:space="preserve">Character </w:t>
      </w:r>
      <w:r>
        <w:t>Template</w:t>
      </w:r>
      <w:r w:rsidR="00B43B49" w:rsidRPr="00E77497">
        <w:t>Characters</w:t>
      </w:r>
      <w:r w:rsidR="00B43B49" w:rsidRPr="00E77497">
        <w:rPr>
          <w:rFonts w:ascii="Arial" w:hAnsi="Arial"/>
          <w:i w:val="0"/>
          <w:vertAlign w:val="subscript"/>
        </w:rPr>
        <w:t>opt</w:t>
      </w:r>
    </w:p>
    <w:p w14:paraId="79381568" w14:textId="77777777" w:rsidR="00B43B49" w:rsidRPr="00E77497" w:rsidRDefault="005C6707" w:rsidP="00B43B49">
      <w:pPr>
        <w:pStyle w:val="SyntaxRule"/>
      </w:pPr>
      <w:r>
        <w:t>Template</w:t>
      </w:r>
      <w:r w:rsidR="00B43B49" w:rsidRPr="00E77497">
        <w:t xml:space="preserve">Character </w:t>
      </w:r>
      <w:r w:rsidR="00B43B49" w:rsidRPr="00E77497">
        <w:rPr>
          <w:rFonts w:ascii="Arial" w:hAnsi="Arial" w:cs="Arial"/>
          <w:b/>
          <w:i w:val="0"/>
        </w:rPr>
        <w:t>::</w:t>
      </w:r>
    </w:p>
    <w:p w14:paraId="779A2B97" w14:textId="77777777" w:rsidR="00B43B49" w:rsidRPr="00E77497" w:rsidRDefault="00B43B49" w:rsidP="00B43B49">
      <w:pPr>
        <w:pStyle w:val="SyntaxDefinition"/>
      </w:pPr>
      <w:r w:rsidRPr="00E77497">
        <w:t xml:space="preserve">SourceCharacter </w:t>
      </w:r>
      <w:r w:rsidRPr="00E77497">
        <w:rPr>
          <w:rFonts w:ascii="Arial" w:hAnsi="Arial" w:cs="Arial"/>
          <w:b/>
          <w:i w:val="0"/>
        </w:rPr>
        <w:t>but not one of</w:t>
      </w:r>
      <w:r w:rsidRPr="00E77497">
        <w:t xml:space="preserve"> </w:t>
      </w:r>
      <w:r w:rsidR="00822130">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00822130" w:rsidRPr="00822130">
        <w:rPr>
          <w:rFonts w:ascii="Arial" w:hAnsi="Arial" w:cs="Arial"/>
          <w:b/>
          <w:i w:val="0"/>
        </w:rPr>
        <w:t xml:space="preserve"> </w:t>
      </w:r>
      <w:r w:rsidR="00822130" w:rsidRPr="00E77497">
        <w:rPr>
          <w:rFonts w:ascii="Arial" w:hAnsi="Arial" w:cs="Arial"/>
          <w:b/>
          <w:i w:val="0"/>
        </w:rPr>
        <w:t>or</w:t>
      </w:r>
      <w:r w:rsidR="00822130" w:rsidRPr="00E77497">
        <w:rPr>
          <w:rFonts w:ascii="Arial" w:hAnsi="Arial" w:cs="Arial"/>
          <w:b/>
        </w:rPr>
        <w:t xml:space="preserve"> </w:t>
      </w:r>
      <w:r w:rsidR="00822130">
        <w:rPr>
          <w:rFonts w:ascii="Courier New" w:hAnsi="Courier New"/>
          <w:b/>
          <w:i w:val="0"/>
        </w:rPr>
        <w:t>$</w:t>
      </w:r>
      <w:r w:rsidRPr="00E77497">
        <w:t xml:space="preserve"> </w:t>
      </w:r>
      <w:ins w:id="2016" w:author="Rev 19 Allen Wirfs-Brock" w:date="2013-09-25T16:23:00Z">
        <w:r w:rsidR="007C2C30" w:rsidRPr="00E77497">
          <w:rPr>
            <w:rFonts w:ascii="Arial" w:hAnsi="Arial" w:cs="Arial"/>
            <w:b/>
            <w:i w:val="0"/>
          </w:rPr>
          <w:t>or</w:t>
        </w:r>
        <w:r w:rsidR="007C2C30" w:rsidRPr="00E77497">
          <w:rPr>
            <w:b/>
          </w:rPr>
          <w:t xml:space="preserve"> </w:t>
        </w:r>
        <w:r w:rsidR="007C2C30" w:rsidRPr="00E77497">
          <w:t>LineTerminator</w:t>
        </w:r>
      </w:ins>
      <w:ins w:id="2017" w:author="Rev 19 Allen Wirfs-Brock" w:date="2013-09-26T11:35:00Z">
        <w:r w:rsidR="006757A6">
          <w:t>Sequence</w:t>
        </w:r>
      </w:ins>
      <w:r w:rsidRPr="00E77497">
        <w:br/>
      </w:r>
      <w:r w:rsidR="000D671D">
        <w:rPr>
          <w:rFonts w:ascii="Courier New" w:hAnsi="Courier New"/>
          <w:b/>
          <w:i w:val="0"/>
        </w:rPr>
        <w:t xml:space="preserve">$ </w:t>
      </w:r>
      <w:r w:rsidR="000D671D" w:rsidRPr="00E77497">
        <w:rPr>
          <w:rFonts w:ascii="Arial" w:hAnsi="Arial" w:cs="Arial"/>
          <w:i w:val="0"/>
          <w:sz w:val="16"/>
          <w:szCs w:val="16"/>
        </w:rPr>
        <w:t xml:space="preserve">[lookahead </w:t>
      </w:r>
      <w:r w:rsidR="000D671D" w:rsidRPr="00E77497">
        <w:rPr>
          <w:rFonts w:ascii="Arial" w:hAnsi="Arial" w:cs="Arial"/>
          <w:i w:val="0"/>
          <w:sz w:val="16"/>
          <w:szCs w:val="16"/>
        </w:rPr>
        <w:sym w:font="Symbol" w:char="F0CF"/>
      </w:r>
      <w:r w:rsidR="000D671D" w:rsidRPr="00E77497">
        <w:rPr>
          <w:i w:val="0"/>
          <w:sz w:val="16"/>
          <w:szCs w:val="16"/>
        </w:rPr>
        <w:t xml:space="preserve"> </w:t>
      </w:r>
      <w:r w:rsidR="000D671D" w:rsidRPr="000D671D">
        <w:rPr>
          <w:rFonts w:ascii="Courier New" w:hAnsi="Courier New"/>
          <w:b/>
          <w:i w:val="0"/>
          <w:sz w:val="16"/>
          <w:szCs w:val="16"/>
        </w:rPr>
        <w:t>{</w:t>
      </w:r>
      <w:r w:rsidR="000D671D" w:rsidRPr="000D671D">
        <w:rPr>
          <w:rFonts w:ascii="Arial" w:hAnsi="Arial" w:cs="Arial"/>
          <w:i w:val="0"/>
        </w:rPr>
        <w:t xml:space="preserve"> </w:t>
      </w:r>
      <w:r w:rsidR="000D671D" w:rsidRPr="00E77497">
        <w:rPr>
          <w:rFonts w:ascii="Arial" w:hAnsi="Arial" w:cs="Arial"/>
          <w:i w:val="0"/>
          <w:sz w:val="16"/>
          <w:szCs w:val="16"/>
        </w:rPr>
        <w:t>]</w:t>
      </w:r>
      <w:r w:rsidR="000D671D">
        <w:rPr>
          <w:rFonts w:ascii="Courier New" w:hAnsi="Courier New"/>
          <w:b/>
          <w:i w:val="0"/>
        </w:rPr>
        <w:br/>
      </w:r>
      <w:r w:rsidRPr="00E77497">
        <w:rPr>
          <w:rFonts w:ascii="Courier New" w:hAnsi="Courier New"/>
          <w:b/>
          <w:i w:val="0"/>
        </w:rPr>
        <w:t xml:space="preserve">\ </w:t>
      </w:r>
      <w:r w:rsidR="00C61AA1">
        <w:t>E</w:t>
      </w:r>
      <w:r w:rsidRPr="00E77497">
        <w:t>scapeSequence</w:t>
      </w:r>
      <w:r w:rsidRPr="00E77497">
        <w:br/>
        <w:t>LineContinuation</w:t>
      </w:r>
      <w:ins w:id="2018" w:author="Rev 19 Allen Wirfs-Brock" w:date="2013-09-25T16:25:00Z">
        <w:r w:rsidR="007C2C30">
          <w:br/>
        </w:r>
        <w:r w:rsidR="007C2C30" w:rsidRPr="00E77497">
          <w:t>LineTerminator</w:t>
        </w:r>
      </w:ins>
      <w:ins w:id="2019" w:author="Rev 19 Allen Wirfs-Brock" w:date="2013-09-25T16:30:00Z">
        <w:r w:rsidR="007C2C30">
          <w:t>Sequence</w:t>
        </w:r>
      </w:ins>
    </w:p>
    <w:p w14:paraId="708746F3" w14:textId="77777777" w:rsidR="00D24575" w:rsidRPr="00693A3A" w:rsidRDefault="00D24575" w:rsidP="007C2C30">
      <w:pPr>
        <w:pStyle w:val="40"/>
        <w:rPr>
          <w:rFonts w:cs="Arial"/>
        </w:rPr>
      </w:pPr>
      <w:r w:rsidRPr="00E77497">
        <w:t xml:space="preserve">Static Semantics:  </w:t>
      </w:r>
      <w:r w:rsidR="00387B31" w:rsidRPr="006757A6">
        <w:rPr>
          <w:rStyle w:val="bnf"/>
          <w:rFonts w:ascii="Arial" w:hAnsi="Arial" w:cs="Arial"/>
          <w:i w:val="0"/>
        </w:rPr>
        <w:t>TV</w:t>
      </w:r>
      <w:r w:rsidRPr="006757A6">
        <w:rPr>
          <w:rStyle w:val="bnf"/>
          <w:rFonts w:ascii="Arial" w:hAnsi="Arial" w:cs="Arial"/>
          <w:i w:val="0"/>
        </w:rPr>
        <w:t xml:space="preserve">’s </w:t>
      </w:r>
      <w:r w:rsidR="00FE4F42" w:rsidRPr="006757A6">
        <w:rPr>
          <w:rStyle w:val="bnf"/>
          <w:rFonts w:ascii="Arial" w:hAnsi="Arial" w:cs="Arial"/>
          <w:i w:val="0"/>
        </w:rPr>
        <w:t xml:space="preserve">and </w:t>
      </w:r>
      <w:r w:rsidR="00387B31" w:rsidRPr="006757A6">
        <w:rPr>
          <w:rStyle w:val="bnf"/>
          <w:rFonts w:ascii="Arial" w:hAnsi="Arial" w:cs="Arial"/>
          <w:i w:val="0"/>
        </w:rPr>
        <w:t>TRV</w:t>
      </w:r>
      <w:r w:rsidR="00FE4F42" w:rsidRPr="006757A6">
        <w:rPr>
          <w:rStyle w:val="bnf"/>
          <w:rFonts w:ascii="Arial" w:hAnsi="Arial" w:cs="Arial"/>
          <w:i w:val="0"/>
        </w:rPr>
        <w:t>’s</w:t>
      </w:r>
    </w:p>
    <w:p w14:paraId="10B9C54D" w14:textId="77777777" w:rsidR="002C1B8F" w:rsidRPr="00E77497" w:rsidRDefault="002C1B8F" w:rsidP="002C1B8F">
      <w:r w:rsidRPr="00E77497">
        <w:t xml:space="preserve">A </w:t>
      </w:r>
      <w:r w:rsidR="00387B31">
        <w:t>template</w:t>
      </w:r>
      <w:r w:rsidRPr="00E77497">
        <w:t xml:space="preserve"> literal </w:t>
      </w:r>
      <w:r>
        <w:t xml:space="preserve">component is interpreted as a sequence of Unicode </w:t>
      </w:r>
      <w:r w:rsidR="00F55BFC">
        <w:t>characters</w:t>
      </w:r>
      <w:r w:rsidRPr="00E77497">
        <w:t xml:space="preserve">. The </w:t>
      </w:r>
      <w:r w:rsidR="00387B31">
        <w:t>Template</w:t>
      </w:r>
      <w:r w:rsidRPr="00E77497">
        <w:t xml:space="preserve"> </w:t>
      </w:r>
      <w:r>
        <w:t>V</w:t>
      </w:r>
      <w:r w:rsidRPr="00E77497">
        <w:t>alue (</w:t>
      </w:r>
      <w:r w:rsidR="00387B31">
        <w:t>TV</w:t>
      </w:r>
      <w:r w:rsidRPr="00E77497">
        <w:t xml:space="preserve">) of </w:t>
      </w:r>
      <w:r>
        <w:t>a</w:t>
      </w:r>
      <w:r w:rsidRPr="00E77497">
        <w:t xml:space="preserve"> literal </w:t>
      </w:r>
      <w:r>
        <w:t xml:space="preserve">component </w:t>
      </w:r>
      <w:r w:rsidRPr="00E77497">
        <w:t xml:space="preserve">is described in terms of </w:t>
      </w:r>
      <w:r>
        <w:t>code unit</w:t>
      </w:r>
      <w:r w:rsidRPr="00E77497">
        <w:t xml:space="preserve"> values (</w:t>
      </w:r>
      <w:r>
        <w:t>CV,</w:t>
      </w:r>
      <w:r w:rsidR="00D879DF">
        <w:t xml:space="preserve"> </w:t>
      </w:r>
      <w:r w:rsidR="00D879DF">
        <w:fldChar w:fldCharType="begin"/>
      </w:r>
      <w:r w:rsidR="00D879DF">
        <w:instrText xml:space="preserve"> REF _Ref365803330 \r \h </w:instrText>
      </w:r>
      <w:r w:rsidR="00D879DF">
        <w:fldChar w:fldCharType="separate"/>
      </w:r>
      <w:r w:rsidR="00D433E8">
        <w:t>11.8.4</w:t>
      </w:r>
      <w:r w:rsidR="00D879DF">
        <w:fldChar w:fldCharType="end"/>
      </w:r>
      <w:r w:rsidRPr="00E77497">
        <w:t xml:space="preserve">) contributed by the various parts of the </w:t>
      </w:r>
      <w:r w:rsidR="000B1F1B">
        <w:t>template</w:t>
      </w:r>
      <w:r w:rsidRPr="00E77497">
        <w:t xml:space="preserve"> literal</w:t>
      </w:r>
      <w:r>
        <w:t xml:space="preserve"> c</w:t>
      </w:r>
      <w:r w:rsidR="0043620C">
        <w:t>o</w:t>
      </w:r>
      <w:r>
        <w:t>mponent</w:t>
      </w:r>
      <w:r w:rsidRPr="00E77497">
        <w:t xml:space="preserve">. As part of this process, some </w:t>
      </w:r>
      <w:r w:rsidR="00F55BFC">
        <w:t>Unicode characters</w:t>
      </w:r>
      <w:r w:rsidRPr="00E77497">
        <w:t xml:space="preserve"> within the </w:t>
      </w:r>
      <w:r w:rsidR="00387B31">
        <w:t>template</w:t>
      </w:r>
      <w:r>
        <w:t xml:space="preserve"> component</w:t>
      </w:r>
      <w:r w:rsidRPr="00E77497">
        <w:t xml:space="preserve"> are interpreted as having a mathematical value (MV</w:t>
      </w:r>
      <w:r>
        <w:t>,</w:t>
      </w:r>
      <w:r w:rsidRPr="00E77497">
        <w:t xml:space="preserve"> </w:t>
      </w:r>
      <w:r w:rsidR="00C04626">
        <w:fldChar w:fldCharType="begin"/>
      </w:r>
      <w:r w:rsidR="00C04626">
        <w:instrText xml:space="preserve"> REF _Ref424530746 \r \h </w:instrText>
      </w:r>
      <w:r w:rsidR="00C04626">
        <w:fldChar w:fldCharType="separate"/>
      </w:r>
      <w:r w:rsidR="00D433E8">
        <w:t>11.8.3</w:t>
      </w:r>
      <w:r w:rsidR="00C04626">
        <w:fldChar w:fldCharType="end"/>
      </w:r>
      <w:r>
        <w:t>)</w:t>
      </w:r>
      <w:r w:rsidRPr="00E77497">
        <w:t>.</w:t>
      </w:r>
      <w:r>
        <w:t xml:space="preserve">  In determining a </w:t>
      </w:r>
      <w:r w:rsidR="00387B31">
        <w:t>TV</w:t>
      </w:r>
      <w:r>
        <w:t xml:space="preserve">, escape sequences are replaced by the code unit of the </w:t>
      </w:r>
      <w:r w:rsidR="00F55BFC">
        <w:t xml:space="preserve">Unicode </w:t>
      </w:r>
      <w:r>
        <w:t>characters represented by the escape</w:t>
      </w:r>
      <w:r w:rsidR="007E0FF6">
        <w:t xml:space="preserve"> sequence</w:t>
      </w:r>
      <w:r>
        <w:t xml:space="preserve">.  The </w:t>
      </w:r>
      <w:r w:rsidR="00387B31">
        <w:t>Template</w:t>
      </w:r>
      <w:r>
        <w:t xml:space="preserve"> Raw Value (</w:t>
      </w:r>
      <w:r w:rsidR="00387B31">
        <w:t>TRV</w:t>
      </w:r>
      <w:r>
        <w:t xml:space="preserve">) is </w:t>
      </w:r>
      <w:r w:rsidR="007E0FF6">
        <w:t xml:space="preserve">similar to a </w:t>
      </w:r>
      <w:r w:rsidR="00387B31">
        <w:t>Template</w:t>
      </w:r>
      <w:r w:rsidR="007E0FF6">
        <w:t xml:space="preserve"> Value with the difference that in </w:t>
      </w:r>
      <w:r w:rsidR="00387B31">
        <w:t>TRV</w:t>
      </w:r>
      <w:r w:rsidR="007E0FF6">
        <w:t>s escape sequences are interpreted literally.</w:t>
      </w:r>
    </w:p>
    <w:p w14:paraId="41D2D98A"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009C6441">
        <w:rPr>
          <w:rFonts w:ascii="Arial" w:hAnsi="Arial"/>
        </w:rPr>
        <w:t xml:space="preserve"> and </w:t>
      </w:r>
      <w:r w:rsidR="00387B31">
        <w:rPr>
          <w:rFonts w:ascii="Arial" w:hAnsi="Arial"/>
        </w:rPr>
        <w:t>TRV</w:t>
      </w:r>
      <w:r w:rsidRPr="00E77497">
        <w:rPr>
          <w:rFonts w:ascii="Arial" w:hAnsi="Arial"/>
        </w:rPr>
        <w:t xml:space="preserve"> of</w:t>
      </w:r>
      <w:r w:rsidRPr="00E77497">
        <w:t xml:space="preserve"> </w:t>
      </w:r>
      <w:r w:rsidR="00387B31">
        <w:rPr>
          <w:i/>
        </w:rPr>
        <w:t xml:space="preserve">NoSubstitutionTemplate </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Pr="00E77497">
        <w:rPr>
          <w:rFonts w:ascii="Arial" w:hAnsi="Arial"/>
        </w:rPr>
        <w:t xml:space="preserve"> sequence.</w:t>
      </w:r>
    </w:p>
    <w:p w14:paraId="50F0504F"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 xml:space="preserve">{ </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14:paraId="2E45C3FD" w14:textId="77777777" w:rsidR="00CF290C" w:rsidRPr="00E77497" w:rsidRDefault="00CF290C" w:rsidP="00AA44E9">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14:paraId="457C79DB"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14:paraId="535BA232" w14:textId="77777777"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14:paraId="7D6A379F" w14:textId="77777777"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14:paraId="6EE4B855" w14:textId="77777777"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14:paraId="57809288" w14:textId="77777777"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14:paraId="7A825CC5"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00C61AA1" w:rsidRPr="00C74E77">
        <w:rPr>
          <w:i/>
        </w:rPr>
        <w:t>Character</w:t>
      </w:r>
      <w:r w:rsidR="00C61AA1" w:rsidRPr="00E77497">
        <w:t xml:space="preserve"> </w:t>
      </w:r>
      <w:r w:rsidRPr="00E77497">
        <w:t xml:space="preserve"> </w:t>
      </w:r>
      <w:r w:rsidRPr="00E77497">
        <w:rPr>
          <w:rFonts w:ascii="Arial" w:hAnsi="Arial" w:cs="Arial"/>
        </w:rPr>
        <w:t xml:space="preserve">is the </w:t>
      </w:r>
      <w:r w:rsidR="00387B31">
        <w:rPr>
          <w:rFonts w:ascii="Arial" w:hAnsi="Arial" w:cs="Arial"/>
        </w:rPr>
        <w:t>TV</w:t>
      </w:r>
      <w:r w:rsidRPr="00E77497">
        <w:t xml:space="preserve"> of </w:t>
      </w:r>
      <w:r w:rsidR="00387B31">
        <w:rPr>
          <w:i/>
        </w:rPr>
        <w:t>Template</w:t>
      </w:r>
      <w:r w:rsidR="00C61AA1" w:rsidRPr="001E1EC2">
        <w:rPr>
          <w:i/>
        </w:rPr>
        <w:t>Character</w:t>
      </w:r>
      <w:r w:rsidRPr="00E77497">
        <w:t>.</w:t>
      </w:r>
    </w:p>
    <w:p w14:paraId="762DEAF2"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7E0FF6" w:rsidRPr="001E1EC2">
        <w:rPr>
          <w:i/>
        </w:rPr>
        <w:t>Characters</w:t>
      </w:r>
      <w:r w:rsidR="007E0FF6">
        <w:rPr>
          <w:i/>
        </w:rPr>
        <w:t xml:space="preserve"> </w:t>
      </w:r>
      <w:r w:rsidRPr="00E77497">
        <w:rPr>
          <w:rFonts w:ascii="Arial" w:hAnsi="Arial"/>
          <w:b/>
        </w:rPr>
        <w:t>::</w:t>
      </w:r>
      <w:r w:rsidRPr="00E77497">
        <w:t xml:space="preserve"> </w:t>
      </w:r>
      <w:r w:rsidR="00387B31">
        <w:rPr>
          <w:i/>
        </w:rPr>
        <w:t>Template</w:t>
      </w:r>
      <w:r w:rsidR="00C61AA1" w:rsidRPr="001E1EC2">
        <w:rPr>
          <w:i/>
        </w:rPr>
        <w:t>Character</w:t>
      </w:r>
      <w:r w:rsidR="00C61AA1" w:rsidRPr="00E77497">
        <w:t xml:space="preserve"> </w:t>
      </w:r>
      <w:r w:rsidR="00387B31">
        <w:rPr>
          <w:i/>
        </w:rPr>
        <w:t>Template</w:t>
      </w:r>
      <w:r w:rsidR="00C61AA1" w:rsidRPr="001E1EC2">
        <w:rPr>
          <w:i/>
        </w:rPr>
        <w:t>Characters</w:t>
      </w:r>
      <w:r w:rsidR="00C61AA1" w:rsidRPr="00E77497">
        <w:t xml:space="preserve"> </w:t>
      </w:r>
      <w:r w:rsidR="00C61AA1" w:rsidRPr="00E65A34">
        <w:rPr>
          <w:rFonts w:ascii="Arial" w:hAnsi="Arial" w:cs="Arial"/>
        </w:rPr>
        <w:t xml:space="preserve">is a sequence </w:t>
      </w:r>
      <w:r w:rsidR="008E1679">
        <w:rPr>
          <w:rFonts w:ascii="Arial" w:hAnsi="Arial" w:cs="Arial"/>
        </w:rPr>
        <w:t xml:space="preserve">consisting </w:t>
      </w:r>
      <w:r w:rsidR="00C61AA1" w:rsidRPr="00E65A34">
        <w:rPr>
          <w:rFonts w:ascii="Arial" w:hAnsi="Arial" w:cs="Arial"/>
        </w:rPr>
        <w:t>of the</w:t>
      </w:r>
      <w:r w:rsidR="00C61AA1">
        <w:rPr>
          <w:rFonts w:ascii="Arial" w:hAnsi="Arial" w:cs="Arial"/>
        </w:rPr>
        <w:t xml:space="preserve"> </w:t>
      </w:r>
      <w:r w:rsidR="008E1679">
        <w:rPr>
          <w:rFonts w:ascii="Arial" w:hAnsi="Arial"/>
        </w:rPr>
        <w:t>code units</w:t>
      </w:r>
      <w:r w:rsidR="008E1679">
        <w:rPr>
          <w:rFonts w:ascii="Arial" w:hAnsi="Arial" w:cs="Arial"/>
        </w:rPr>
        <w:t xml:space="preserve"> </w:t>
      </w:r>
      <w:r w:rsidR="00C61AA1">
        <w:rPr>
          <w:rFonts w:ascii="Arial" w:hAnsi="Arial" w:cs="Arial"/>
        </w:rPr>
        <w:t>in the</w:t>
      </w:r>
      <w:r w:rsidR="00C61AA1" w:rsidRPr="00E65A34">
        <w:rPr>
          <w:rFonts w:ascii="Arial" w:hAnsi="Arial" w:cs="Arial"/>
        </w:rPr>
        <w:t xml:space="preserve"> </w:t>
      </w:r>
      <w:r w:rsidR="00387B31">
        <w:rPr>
          <w:rFonts w:ascii="Arial" w:hAnsi="Arial" w:cs="Arial"/>
        </w:rPr>
        <w:t>TV</w:t>
      </w:r>
      <w:r w:rsidR="00C61AA1" w:rsidRPr="00E65A34">
        <w:rPr>
          <w:rFonts w:ascii="Arial" w:hAnsi="Arial" w:cs="Arial"/>
        </w:rPr>
        <w:t xml:space="preserve"> of</w:t>
      </w:r>
      <w:r w:rsidR="00C61AA1" w:rsidRPr="009C202C">
        <w:t xml:space="preserve"> </w:t>
      </w:r>
      <w:r w:rsidR="00387B31">
        <w:rPr>
          <w:i/>
        </w:rPr>
        <w:t>Template</w:t>
      </w:r>
      <w:r w:rsidR="00C61AA1" w:rsidRPr="001E1EC2">
        <w:rPr>
          <w:i/>
        </w:rPr>
        <w:t>Character</w:t>
      </w:r>
      <w:r w:rsidR="00C61AA1" w:rsidRPr="00675B74">
        <w:rPr>
          <w:rFonts w:ascii="Arial" w:hAnsi="Arial" w:cs="Arial"/>
        </w:rPr>
        <w:t xml:space="preserve"> followed by all the </w:t>
      </w:r>
      <w:r w:rsidR="008E1679">
        <w:rPr>
          <w:rFonts w:ascii="Arial" w:hAnsi="Arial"/>
        </w:rPr>
        <w:t>code units</w:t>
      </w:r>
      <w:r w:rsidR="008E1679" w:rsidRPr="00675B74">
        <w:rPr>
          <w:rFonts w:ascii="Arial" w:hAnsi="Arial" w:cs="Arial"/>
        </w:rPr>
        <w:t xml:space="preserve"> </w:t>
      </w:r>
      <w:r w:rsidR="00C61AA1" w:rsidRPr="00675B74">
        <w:rPr>
          <w:rFonts w:ascii="Arial" w:hAnsi="Arial" w:cs="Arial"/>
        </w:rPr>
        <w:t xml:space="preserve">in the </w:t>
      </w:r>
      <w:r w:rsidR="00387B31">
        <w:rPr>
          <w:rFonts w:ascii="Arial" w:hAnsi="Arial" w:cs="Arial"/>
        </w:rPr>
        <w:t>TV</w:t>
      </w:r>
      <w:r w:rsidR="00C61AA1" w:rsidRPr="00675B74">
        <w:rPr>
          <w:rFonts w:ascii="Arial" w:hAnsi="Arial" w:cs="Arial"/>
        </w:rPr>
        <w:t xml:space="preserve"> of</w:t>
      </w:r>
      <w:r w:rsidR="00C61AA1" w:rsidRPr="00E77497">
        <w:t xml:space="preserve"> </w:t>
      </w:r>
      <w:r w:rsidR="00387B31">
        <w:rPr>
          <w:i/>
        </w:rPr>
        <w:t>Template</w:t>
      </w:r>
      <w:r w:rsidR="00C61AA1" w:rsidRPr="001E1EC2">
        <w:rPr>
          <w:i/>
        </w:rPr>
        <w:t>Characters</w:t>
      </w:r>
      <w:r w:rsidR="00C61AA1" w:rsidRPr="00E77497">
        <w:t xml:space="preserve"> </w:t>
      </w:r>
      <w:r w:rsidR="009C6441">
        <w:rPr>
          <w:rFonts w:ascii="Arial" w:hAnsi="Arial" w:cs="Arial"/>
        </w:rPr>
        <w:t>in order</w:t>
      </w:r>
      <w:r w:rsidRPr="00E77497">
        <w:t>.</w:t>
      </w:r>
    </w:p>
    <w:p w14:paraId="5A9B5001" w14:textId="77777777" w:rsidR="00CF290C" w:rsidRPr="00E77497" w:rsidRDefault="00CF290C" w:rsidP="00C61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Pr>
          <w:i/>
        </w:rPr>
        <w:t>Characte</w:t>
      </w:r>
      <w:r w:rsidR="00F30E98">
        <w:rPr>
          <w:i/>
        </w:rPr>
        <w:t>r</w:t>
      </w:r>
      <w:r w:rsidR="00C61AA1">
        <w:rPr>
          <w:i/>
        </w:rPr>
        <w:t xml:space="preserve"> </w:t>
      </w:r>
      <w:r w:rsidRPr="00E77497">
        <w:rPr>
          <w:rFonts w:ascii="Arial" w:hAnsi="Arial"/>
          <w:b/>
        </w:rPr>
        <w:t>::</w:t>
      </w:r>
      <w:r w:rsidRPr="00E77497">
        <w:t xml:space="preserve"> </w:t>
      </w:r>
      <w:r w:rsidR="00C61AA1" w:rsidRPr="00E77497">
        <w:rPr>
          <w:i/>
        </w:rPr>
        <w:t>SourceCharacter</w:t>
      </w:r>
      <w:r w:rsidR="00C61AA1" w:rsidRPr="00E77497">
        <w:t xml:space="preserve"> </w:t>
      </w:r>
      <w:r w:rsidR="00C61AA1" w:rsidRPr="00E77497">
        <w:rPr>
          <w:rFonts w:ascii="Arial" w:hAnsi="Arial" w:cs="Arial"/>
          <w:b/>
        </w:rPr>
        <w:t>but not one of</w:t>
      </w:r>
      <w:r w:rsidR="00C61AA1" w:rsidRPr="00E77497">
        <w:t xml:space="preserve"> </w:t>
      </w:r>
      <w:r w:rsidR="00F30E98">
        <w:rPr>
          <w:rFonts w:ascii="Courier New" w:hAnsi="Courier New"/>
          <w:b/>
        </w:rPr>
        <w:t>`</w:t>
      </w:r>
      <w:r w:rsidR="00C61AA1" w:rsidRPr="00E77497">
        <w:rPr>
          <w:b/>
        </w:rPr>
        <w:t xml:space="preserve"> </w:t>
      </w:r>
      <w:r w:rsidR="00C61AA1" w:rsidRPr="00E77497">
        <w:rPr>
          <w:rFonts w:ascii="Arial" w:hAnsi="Arial" w:cs="Arial"/>
          <w:b/>
        </w:rPr>
        <w:t>or</w:t>
      </w:r>
      <w:r w:rsidR="00C61AA1" w:rsidRPr="00E77497">
        <w:rPr>
          <w:b/>
        </w:rPr>
        <w:t xml:space="preserve"> </w:t>
      </w:r>
      <w:r w:rsidR="00C61AA1" w:rsidRPr="00E77497">
        <w:rPr>
          <w:rFonts w:ascii="Courier New" w:hAnsi="Courier New"/>
          <w:b/>
        </w:rPr>
        <w:t>\</w:t>
      </w:r>
      <w:r w:rsidR="00C61AA1" w:rsidRPr="00E77497">
        <w:t xml:space="preserve"> </w:t>
      </w:r>
      <w:r w:rsidR="00C61AA1" w:rsidRPr="00E77497">
        <w:rPr>
          <w:rFonts w:ascii="Arial" w:hAnsi="Arial" w:cs="Arial"/>
          <w:b/>
        </w:rPr>
        <w:t>or</w:t>
      </w:r>
      <w:r w:rsidR="00C61AA1" w:rsidRPr="00E77497">
        <w:rPr>
          <w:b/>
        </w:rPr>
        <w:t xml:space="preserve"> </w:t>
      </w:r>
      <w:r w:rsidR="00F30E98">
        <w:rPr>
          <w:rFonts w:ascii="Courier New" w:hAnsi="Courier New"/>
          <w:b/>
        </w:rPr>
        <w:t>$</w:t>
      </w:r>
      <w:r w:rsidR="00554BFC" w:rsidRPr="00554BFC">
        <w:rPr>
          <w:rFonts w:ascii="Arial" w:hAnsi="Arial" w:cs="Arial"/>
          <w:b/>
          <w:i/>
        </w:rPr>
        <w:t xml:space="preserve"> </w:t>
      </w:r>
      <w:r w:rsidR="00C61AA1" w:rsidRPr="00E77497">
        <w:rPr>
          <w:rFonts w:ascii="Arial" w:hAnsi="Arial" w:cs="Arial"/>
        </w:rPr>
        <w:t xml:space="preserve">is </w:t>
      </w:r>
      <w:r w:rsidR="0028144B">
        <w:rPr>
          <w:rFonts w:ascii="Arial" w:hAnsi="Arial" w:cs="Arial"/>
        </w:rPr>
        <w:t xml:space="preserve">the </w:t>
      </w:r>
      <w:r w:rsidR="0028144B" w:rsidRPr="00665EB3">
        <w:t>UTF</w:t>
      </w:r>
      <w:r w:rsidR="00320450">
        <w:t>-</w:t>
      </w:r>
      <w:r w:rsidR="0028144B" w:rsidRPr="00665EB3">
        <w:t xml:space="preserve">16 </w:t>
      </w:r>
      <w:r w:rsidR="009C6441" w:rsidRPr="00665EB3">
        <w:t>E</w:t>
      </w:r>
      <w:r w:rsidR="0028144B" w:rsidRPr="00665EB3">
        <w:t>ncoding</w:t>
      </w:r>
      <w:r w:rsidR="0028144B">
        <w:rPr>
          <w:rFonts w:ascii="Arial" w:hAnsi="Arial" w:cs="Arial"/>
        </w:rPr>
        <w:t xml:space="preserve"> </w:t>
      </w:r>
      <w:r w:rsidR="009C6441">
        <w:rPr>
          <w:rFonts w:ascii="Arial" w:hAnsi="Arial" w:cs="Arial"/>
        </w:rPr>
        <w:t xml:space="preserve">(clause 6) </w:t>
      </w:r>
      <w:r w:rsidR="0028144B">
        <w:rPr>
          <w:rFonts w:ascii="Arial" w:hAnsi="Arial" w:cs="Arial"/>
        </w:rPr>
        <w:t>of</w:t>
      </w:r>
      <w:r w:rsidR="00854991" w:rsidRPr="00854991">
        <w:rPr>
          <w:rFonts w:ascii="Arial" w:hAnsi="Arial" w:cs="Arial"/>
        </w:rPr>
        <w:t xml:space="preserve"> </w:t>
      </w:r>
      <w:r w:rsidR="00854991">
        <w:rPr>
          <w:rFonts w:ascii="Arial" w:hAnsi="Arial" w:cs="Arial"/>
        </w:rPr>
        <w:t>the code point value of</w:t>
      </w:r>
      <w:r w:rsidR="0028144B">
        <w:rPr>
          <w:rFonts w:ascii="Arial" w:hAnsi="Arial" w:cs="Arial"/>
        </w:rPr>
        <w:t xml:space="preserve"> </w:t>
      </w:r>
      <w:r w:rsidR="0028144B" w:rsidRPr="00E77497">
        <w:rPr>
          <w:i/>
        </w:rPr>
        <w:t>SourceCharacter</w:t>
      </w:r>
      <w:r w:rsidR="00C61AA1" w:rsidRPr="00E77497">
        <w:rPr>
          <w:rFonts w:ascii="Arial" w:hAnsi="Arial" w:cs="Arial"/>
        </w:rPr>
        <w:t>.</w:t>
      </w:r>
    </w:p>
    <w:p w14:paraId="13592D94" w14:textId="77777777" w:rsidR="00317AA1" w:rsidRPr="00E77497" w:rsidRDefault="00317AA1" w:rsidP="00317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sidR="0028144B">
        <w:rPr>
          <w:rFonts w:ascii="Arial" w:hAnsi="Arial" w:cs="Arial"/>
        </w:rPr>
        <w:t xml:space="preserve">the code unit value </w:t>
      </w:r>
      <w:r w:rsidR="0028144B">
        <w:t>0x0024</w:t>
      </w:r>
      <w:r w:rsidRPr="00E77497">
        <w:rPr>
          <w:rFonts w:ascii="Arial" w:hAnsi="Arial" w:cs="Arial"/>
        </w:rPr>
        <w:t>.</w:t>
      </w:r>
    </w:p>
    <w:p w14:paraId="5F3639DD"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 xml:space="preserve">Character </w:t>
      </w:r>
      <w:r w:rsidRPr="00E77497">
        <w:rPr>
          <w:rFonts w:ascii="Arial" w:hAnsi="Arial"/>
          <w:b/>
        </w:rPr>
        <w:t>::</w:t>
      </w:r>
      <w:r w:rsidRPr="00E77497">
        <w:t xml:space="preserve"> </w:t>
      </w:r>
      <w:r w:rsidR="00F30E98" w:rsidRPr="00C74E77">
        <w:rPr>
          <w:rFonts w:ascii="Courier New" w:hAnsi="Courier New"/>
          <w:b/>
        </w:rPr>
        <w:t>\</w:t>
      </w:r>
      <w:r w:rsidR="00F30E98" w:rsidRPr="00E77497">
        <w:rPr>
          <w:rFonts w:ascii="Courier New" w:hAnsi="Courier New"/>
          <w:b/>
          <w:i/>
        </w:rPr>
        <w:t xml:space="preserve"> </w:t>
      </w:r>
      <w:r w:rsidR="00F30E98" w:rsidRPr="00C74E77">
        <w:rPr>
          <w:i/>
        </w:rPr>
        <w:t>EscapeSequence</w:t>
      </w:r>
      <w:r w:rsidRPr="00E77497">
        <w:rPr>
          <w:i/>
        </w:rPr>
        <w:t xml:space="preserve"> </w:t>
      </w:r>
      <w:r w:rsidRPr="00E77497">
        <w:rPr>
          <w:rFonts w:ascii="Arial" w:hAnsi="Arial" w:cs="Arial"/>
        </w:rPr>
        <w:t xml:space="preserve">is </w:t>
      </w:r>
      <w:r w:rsidR="004C402C">
        <w:rPr>
          <w:rFonts w:ascii="Arial" w:hAnsi="Arial" w:cs="Arial"/>
        </w:rPr>
        <w:t xml:space="preserve">the CV of </w:t>
      </w:r>
      <w:r w:rsidR="004C402C" w:rsidRPr="001E1EC2">
        <w:rPr>
          <w:i/>
        </w:rPr>
        <w:t>EscapeSequence</w:t>
      </w:r>
      <w:r w:rsidRPr="00E77497">
        <w:rPr>
          <w:rFonts w:ascii="Arial" w:hAnsi="Arial" w:cs="Arial"/>
        </w:rPr>
        <w:t>.</w:t>
      </w:r>
    </w:p>
    <w:p w14:paraId="3E56CED8" w14:textId="77777777"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Character</w:t>
      </w:r>
      <w:r w:rsidR="00320450">
        <w:rPr>
          <w:i/>
        </w:rPr>
        <w:t xml:space="preserve"> </w:t>
      </w:r>
      <w:r w:rsidRPr="00E77497">
        <w:rPr>
          <w:rFonts w:ascii="Arial" w:hAnsi="Arial"/>
          <w:b/>
        </w:rPr>
        <w:t>::</w:t>
      </w:r>
      <w:r w:rsidRPr="00E77497">
        <w:t xml:space="preserve"> </w:t>
      </w:r>
      <w:r w:rsidR="00F30E98" w:rsidRPr="00C74E77">
        <w:rPr>
          <w:i/>
        </w:rPr>
        <w:t>LineContinuation</w:t>
      </w:r>
      <w:r w:rsidR="00F30E98" w:rsidRPr="00E77497">
        <w:rPr>
          <w:rFonts w:ascii="Arial" w:hAnsi="Arial" w:cs="Arial"/>
        </w:rPr>
        <w:t xml:space="preserve"> </w:t>
      </w:r>
      <w:r w:rsidRPr="00E77497">
        <w:rPr>
          <w:rFonts w:ascii="Arial" w:hAnsi="Arial" w:cs="Arial"/>
        </w:rPr>
        <w:t xml:space="preserve">is </w:t>
      </w:r>
      <w:r w:rsidR="00F30E98" w:rsidRPr="00E77497">
        <w:rPr>
          <w:rFonts w:ascii="Arial" w:hAnsi="Arial"/>
        </w:rPr>
        <w:t xml:space="preserve">the </w:t>
      </w:r>
      <w:r w:rsidR="00387B31">
        <w:rPr>
          <w:rFonts w:ascii="Arial" w:hAnsi="Arial"/>
        </w:rPr>
        <w:t>TV</w:t>
      </w:r>
      <w:r w:rsidR="00F30E98">
        <w:rPr>
          <w:rFonts w:ascii="Arial" w:hAnsi="Arial"/>
        </w:rPr>
        <w:t xml:space="preserve"> of </w:t>
      </w:r>
      <w:r w:rsidR="00F30E98" w:rsidRPr="001E1EC2">
        <w:rPr>
          <w:i/>
        </w:rPr>
        <w:t>LineContinuation</w:t>
      </w:r>
      <w:r w:rsidRPr="00E77497">
        <w:t>.</w:t>
      </w:r>
    </w:p>
    <w:p w14:paraId="2349FC1A" w14:textId="77777777" w:rsidR="007C2C30" w:rsidRPr="00E77497" w:rsidRDefault="007C2C30" w:rsidP="007C2C30">
      <w:pPr>
        <w:pStyle w:val="MathSpecialCase3"/>
        <w:numPr>
          <w:ilvl w:val="2"/>
          <w:numId w:val="31"/>
        </w:numPr>
        <w:tabs>
          <w:tab w:val="left" w:pos="450"/>
        </w:tabs>
        <w:spacing w:after="0"/>
        <w:ind w:left="446" w:hanging="446"/>
        <w:rPr>
          <w:ins w:id="2020" w:author="Rev 19 Allen Wirfs-Brock" w:date="2013-09-25T16:29:00Z"/>
        </w:rPr>
      </w:pPr>
      <w:ins w:id="2021" w:author="Rev 19 Allen Wirfs-Brock" w:date="2013-09-25T16:29:00Z">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w:t>
        </w:r>
        <w:r>
          <w:rPr>
            <w:i/>
          </w:rPr>
          <w:t>Terminator</w:t>
        </w:r>
      </w:ins>
      <w:ins w:id="2022" w:author="Rev 19 Allen Wirfs-Brock" w:date="2013-09-25T16:30:00Z">
        <w:r>
          <w:rPr>
            <w:i/>
          </w:rPr>
          <w:t>Sequence</w:t>
        </w:r>
      </w:ins>
      <w:ins w:id="2023" w:author="Rev 19 Allen Wirfs-Brock" w:date="2013-09-25T16:29:00Z">
        <w:r w:rsidRPr="00E77497">
          <w:rPr>
            <w:rFonts w:ascii="Arial" w:hAnsi="Arial" w:cs="Arial"/>
          </w:rPr>
          <w:t xml:space="preserve"> is </w:t>
        </w:r>
        <w:r w:rsidRPr="00E77497">
          <w:rPr>
            <w:rFonts w:ascii="Arial" w:hAnsi="Arial"/>
          </w:rPr>
          <w:t xml:space="preserve">the </w:t>
        </w:r>
        <w:r>
          <w:rPr>
            <w:rFonts w:ascii="Arial" w:hAnsi="Arial"/>
          </w:rPr>
          <w:t>T</w:t>
        </w:r>
      </w:ins>
      <w:ins w:id="2024" w:author="Rev 19 Allen Wirfs-Brock" w:date="2013-09-25T16:36:00Z">
        <w:r>
          <w:rPr>
            <w:rFonts w:ascii="Arial" w:hAnsi="Arial"/>
          </w:rPr>
          <w:t>RV</w:t>
        </w:r>
      </w:ins>
      <w:ins w:id="2025" w:author="Rev 19 Allen Wirfs-Brock" w:date="2013-09-25T16:29:00Z">
        <w:r>
          <w:rPr>
            <w:rFonts w:ascii="Arial" w:hAnsi="Arial"/>
          </w:rPr>
          <w:t xml:space="preserve"> of </w:t>
        </w:r>
      </w:ins>
      <w:ins w:id="2026" w:author="Rev 19 Allen Wirfs-Brock" w:date="2013-09-25T16:31:00Z">
        <w:r w:rsidRPr="00C74E77">
          <w:rPr>
            <w:i/>
          </w:rPr>
          <w:t>Line</w:t>
        </w:r>
        <w:r>
          <w:rPr>
            <w:i/>
          </w:rPr>
          <w:t>TerminatorSequence</w:t>
        </w:r>
      </w:ins>
      <w:ins w:id="2027" w:author="Rev 19 Allen Wirfs-Brock" w:date="2013-09-25T16:29:00Z">
        <w:r w:rsidRPr="00E77497">
          <w:t>.</w:t>
        </w:r>
      </w:ins>
    </w:p>
    <w:p w14:paraId="68593DCC" w14:textId="77777777" w:rsidR="0028144B" w:rsidRPr="00CF27DF" w:rsidRDefault="004C402C" w:rsidP="005D449B">
      <w:pPr>
        <w:pStyle w:val="MathSpecialCase3"/>
        <w:numPr>
          <w:ilvl w:val="2"/>
          <w:numId w:val="31"/>
        </w:numPr>
        <w:tabs>
          <w:tab w:val="left" w:pos="450"/>
        </w:tabs>
        <w:spacing w:after="240"/>
        <w:ind w:left="446" w:hanging="446"/>
        <w:contextualSpacing/>
      </w:pPr>
      <w:r w:rsidRPr="00FE4F42">
        <w:rPr>
          <w:rFonts w:ascii="Arial" w:hAnsi="Arial"/>
        </w:rPr>
        <w:t xml:space="preserve">The </w:t>
      </w:r>
      <w:r w:rsidR="00387B31">
        <w:rPr>
          <w:rFonts w:ascii="Arial" w:hAnsi="Arial"/>
        </w:rPr>
        <w:t>TV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7F3D4F" w:rsidRPr="00E77497">
        <w:rPr>
          <w:rFonts w:ascii="Arial" w:hAnsi="Arial"/>
        </w:rPr>
        <w:t xml:space="preserve">the empty </w:t>
      </w:r>
      <w:r w:rsidR="007F3D4F">
        <w:rPr>
          <w:rFonts w:ascii="Arial" w:hAnsi="Arial"/>
        </w:rPr>
        <w:t>code unit</w:t>
      </w:r>
      <w:r w:rsidR="007F3D4F" w:rsidRPr="00E77497" w:rsidDel="009975C2">
        <w:rPr>
          <w:rFonts w:ascii="Arial" w:hAnsi="Arial"/>
        </w:rPr>
        <w:t xml:space="preserve"> </w:t>
      </w:r>
      <w:r w:rsidR="007F3D4F" w:rsidRPr="00E77497">
        <w:rPr>
          <w:rFonts w:ascii="Arial" w:hAnsi="Arial"/>
        </w:rPr>
        <w:t>sequence</w:t>
      </w:r>
      <w:r w:rsidRPr="00FE4F42">
        <w:rPr>
          <w:rFonts w:ascii="Arial" w:hAnsi="Arial"/>
        </w:rPr>
        <w:t>.</w:t>
      </w:r>
    </w:p>
    <w:p w14:paraId="42A49878"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14:paraId="3F7A19DF"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14:paraId="4A3F5787"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14:paraId="7B0DB5DF"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14:paraId="5807386D"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C74E77">
        <w:rPr>
          <w:i/>
        </w:rPr>
        <w:t>Character</w:t>
      </w:r>
      <w:r w:rsidRPr="00E77497">
        <w:t xml:space="preserve">  </w:t>
      </w:r>
      <w:r w:rsidRPr="00E77497">
        <w:rPr>
          <w:rFonts w:ascii="Arial" w:hAnsi="Arial" w:cs="Arial"/>
        </w:rPr>
        <w:t xml:space="preserve">is the </w:t>
      </w:r>
      <w:r w:rsidR="00387B31">
        <w:rPr>
          <w:rFonts w:ascii="Arial" w:hAnsi="Arial" w:cs="Arial"/>
        </w:rPr>
        <w:t>TRV</w:t>
      </w:r>
      <w:r w:rsidRPr="00E77497">
        <w:t xml:space="preserve"> of </w:t>
      </w:r>
      <w:r w:rsidR="00387B31">
        <w:rPr>
          <w:i/>
        </w:rPr>
        <w:t>Template</w:t>
      </w:r>
      <w:r w:rsidRPr="001E1EC2">
        <w:rPr>
          <w:i/>
        </w:rPr>
        <w:t>Character</w:t>
      </w:r>
      <w:r w:rsidRPr="00E77497">
        <w:t>.</w:t>
      </w:r>
    </w:p>
    <w:p w14:paraId="280C96B9"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1E1EC2">
        <w:rPr>
          <w:i/>
        </w:rPr>
        <w:t>Character</w:t>
      </w:r>
      <w:r w:rsidRPr="00E77497">
        <w:t xml:space="preserve"> </w:t>
      </w:r>
      <w:r w:rsidR="00387B31">
        <w:rPr>
          <w:i/>
        </w:rPr>
        <w:t>Template</w:t>
      </w:r>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sidR="00387B31">
        <w:rPr>
          <w:rFonts w:ascii="Arial" w:hAnsi="Arial" w:cs="Arial"/>
        </w:rPr>
        <w:t>TRV</w:t>
      </w:r>
      <w:r w:rsidRPr="00E65A34">
        <w:rPr>
          <w:rFonts w:ascii="Arial" w:hAnsi="Arial" w:cs="Arial"/>
        </w:rPr>
        <w:t xml:space="preserve"> of</w:t>
      </w:r>
      <w:r w:rsidRPr="009C202C">
        <w:t xml:space="preserve"> </w:t>
      </w:r>
      <w:r w:rsidR="00387B31">
        <w:rPr>
          <w:i/>
        </w:rPr>
        <w:t>Template</w:t>
      </w:r>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sidR="00387B31">
        <w:rPr>
          <w:rFonts w:ascii="Arial" w:hAnsi="Arial" w:cs="Arial"/>
        </w:rPr>
        <w:t>TRV</w:t>
      </w:r>
      <w:r w:rsidRPr="00675B74">
        <w:rPr>
          <w:rFonts w:ascii="Arial" w:hAnsi="Arial" w:cs="Arial"/>
        </w:rPr>
        <w:t xml:space="preserve"> of</w:t>
      </w:r>
      <w:r w:rsidRPr="00E77497">
        <w:t xml:space="preserve"> </w:t>
      </w:r>
      <w:r w:rsidR="00387B31">
        <w:rPr>
          <w:i/>
        </w:rPr>
        <w:t>Template</w:t>
      </w:r>
      <w:r w:rsidRPr="001E1EC2">
        <w:rPr>
          <w:i/>
        </w:rPr>
        <w:t>Characters</w:t>
      </w:r>
      <w:r w:rsidR="009C6441">
        <w:rPr>
          <w:i/>
        </w:rPr>
        <w:t>,</w:t>
      </w:r>
      <w:r w:rsidRPr="00E77497">
        <w:t xml:space="preserve"> </w:t>
      </w:r>
      <w:r w:rsidR="009C6441">
        <w:rPr>
          <w:rFonts w:ascii="Arial" w:hAnsi="Arial" w:cs="Arial"/>
        </w:rPr>
        <w:t>in order</w:t>
      </w:r>
      <w:r w:rsidRPr="00E77497">
        <w:t>.</w:t>
      </w:r>
    </w:p>
    <w:p w14:paraId="05FF0AFB"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E77497">
        <w:t xml:space="preserve"> </w:t>
      </w:r>
      <w:r w:rsidR="00276B67" w:rsidRPr="00E77497">
        <w:rPr>
          <w:rFonts w:ascii="Arial" w:hAnsi="Arial" w:cs="Arial"/>
        </w:rPr>
        <w:t xml:space="preserve">is </w:t>
      </w:r>
      <w:r w:rsidR="00276B67">
        <w:rPr>
          <w:rFonts w:ascii="Arial" w:hAnsi="Arial" w:cs="Arial"/>
        </w:rPr>
        <w:t xml:space="preserve">the </w:t>
      </w:r>
      <w:r w:rsidR="00276B67" w:rsidRPr="00665EB3">
        <w:t>UTF</w:t>
      </w:r>
      <w:r w:rsidR="00276B67">
        <w:t>-</w:t>
      </w:r>
      <w:r w:rsidR="00276B67" w:rsidRPr="00665EB3">
        <w:t>16 Encoding</w:t>
      </w:r>
      <w:r w:rsidR="00276B67">
        <w:rPr>
          <w:rFonts w:ascii="Arial" w:hAnsi="Arial" w:cs="Arial"/>
        </w:rPr>
        <w:t xml:space="preserve"> (clause 6) of</w:t>
      </w:r>
      <w:r w:rsidR="00276B67" w:rsidRPr="00854991">
        <w:rPr>
          <w:rFonts w:ascii="Arial" w:hAnsi="Arial" w:cs="Arial"/>
        </w:rPr>
        <w:t xml:space="preserve"> </w:t>
      </w:r>
      <w:r w:rsidR="00276B67">
        <w:rPr>
          <w:rFonts w:ascii="Arial" w:hAnsi="Arial" w:cs="Arial"/>
        </w:rPr>
        <w:t xml:space="preserve">the code point value of </w:t>
      </w:r>
      <w:r w:rsidR="00276B67" w:rsidRPr="00E77497">
        <w:rPr>
          <w:i/>
        </w:rPr>
        <w:t>SourceCharacter</w:t>
      </w:r>
      <w:r w:rsidR="00276B67" w:rsidRPr="00E77497">
        <w:rPr>
          <w:rFonts w:ascii="Arial" w:hAnsi="Arial" w:cs="Arial"/>
        </w:rPr>
        <w:t>.</w:t>
      </w:r>
    </w:p>
    <w:p w14:paraId="2454F582"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p>
    <w:p w14:paraId="6A5B4A26"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the</w:t>
      </w:r>
      <w:r w:rsidR="00665EB3">
        <w:rPr>
          <w:rFonts w:ascii="Arial" w:hAnsi="Arial" w:cs="Arial"/>
        </w:rPr>
        <w:t xml:space="preserve"> sequence consisting of the code unit value </w:t>
      </w:r>
      <w:r w:rsidR="00665EB3">
        <w:t>0x005C</w:t>
      </w:r>
      <w:r w:rsidR="00665EB3">
        <w:rPr>
          <w:rFonts w:ascii="Arial" w:hAnsi="Arial" w:cs="Arial"/>
        </w:rPr>
        <w:t xml:space="preserve"> </w:t>
      </w:r>
      <w:r>
        <w:rPr>
          <w:rFonts w:ascii="Arial" w:hAnsi="Arial" w:cs="Arial"/>
        </w:rPr>
        <w:t xml:space="preserve"> </w:t>
      </w:r>
      <w:r w:rsidR="00665EB3">
        <w:rPr>
          <w:rFonts w:ascii="Arial" w:hAnsi="Arial" w:cs="Arial"/>
        </w:rPr>
        <w:t xml:space="preserve">followed by the code units of </w:t>
      </w:r>
      <w:r w:rsidR="00387B31">
        <w:rPr>
          <w:rFonts w:ascii="Arial" w:hAnsi="Arial" w:cs="Arial"/>
        </w:rPr>
        <w:t>TRV</w:t>
      </w:r>
      <w:r>
        <w:rPr>
          <w:rFonts w:ascii="Arial" w:hAnsi="Arial" w:cs="Arial"/>
        </w:rPr>
        <w:t xml:space="preserve"> of </w:t>
      </w:r>
      <w:r w:rsidRPr="001E1EC2">
        <w:rPr>
          <w:i/>
        </w:rPr>
        <w:t>EscapeSequence</w:t>
      </w:r>
      <w:r w:rsidRPr="00E77497">
        <w:rPr>
          <w:rFonts w:ascii="Arial" w:hAnsi="Arial" w:cs="Arial"/>
        </w:rPr>
        <w:t>.</w:t>
      </w:r>
    </w:p>
    <w:p w14:paraId="4B389069" w14:textId="77777777"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Character</w:t>
      </w:r>
      <w:r w:rsidR="00C86677">
        <w:rPr>
          <w:iCs/>
        </w:rPr>
        <w:t xml:space="preserve"> </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sidR="00387B31">
        <w:rPr>
          <w:rFonts w:ascii="Arial" w:hAnsi="Arial"/>
        </w:rPr>
        <w:t>TRV</w:t>
      </w:r>
      <w:r>
        <w:rPr>
          <w:rFonts w:ascii="Arial" w:hAnsi="Arial"/>
        </w:rPr>
        <w:t xml:space="preserve"> of </w:t>
      </w:r>
      <w:r w:rsidRPr="001E1EC2">
        <w:rPr>
          <w:i/>
        </w:rPr>
        <w:t>LineContinuation</w:t>
      </w:r>
      <w:r w:rsidRPr="00E77497">
        <w:t>.</w:t>
      </w:r>
    </w:p>
    <w:p w14:paraId="5408E89B" w14:textId="77777777" w:rsidR="007C2C30" w:rsidRPr="00CF27DF" w:rsidRDefault="007C2C30" w:rsidP="007C2C30">
      <w:pPr>
        <w:pStyle w:val="MathSpecialCase3"/>
        <w:numPr>
          <w:ilvl w:val="2"/>
          <w:numId w:val="31"/>
        </w:numPr>
        <w:tabs>
          <w:tab w:val="left" w:pos="450"/>
        </w:tabs>
        <w:spacing w:after="0"/>
        <w:ind w:left="446" w:hanging="446"/>
        <w:rPr>
          <w:ins w:id="2028" w:author="Rev 19 Allen Wirfs-Brock" w:date="2013-09-25T16:35:00Z"/>
        </w:rPr>
      </w:pPr>
      <w:ins w:id="2029" w:author="Rev 19 Allen Wirfs-Brock" w:date="2013-09-25T16:35:00Z">
        <w:r w:rsidRPr="00FE4F42">
          <w:rPr>
            <w:rFonts w:ascii="Arial" w:hAnsi="Arial"/>
          </w:rPr>
          <w:t xml:space="preserve">The </w:t>
        </w:r>
        <w:r>
          <w:rPr>
            <w:rFonts w:ascii="Arial" w:hAnsi="Arial"/>
          </w:rPr>
          <w:t>TRV</w:t>
        </w:r>
        <w:r w:rsidRPr="00FE4F42">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w:t>
        </w:r>
        <w:r>
          <w:rPr>
            <w:i/>
          </w:rPr>
          <w:t>TerminatorSequence</w:t>
        </w:r>
        <w:r w:rsidRPr="00E77497">
          <w:t xml:space="preserve"> </w:t>
        </w:r>
        <w:r w:rsidRPr="00FE4F42">
          <w:rPr>
            <w:rFonts w:ascii="Arial" w:hAnsi="Arial"/>
          </w:rPr>
          <w:t xml:space="preserve">is </w:t>
        </w:r>
        <w:r>
          <w:rPr>
            <w:rFonts w:ascii="Arial" w:hAnsi="Arial" w:cs="Arial"/>
          </w:rPr>
          <w:t xml:space="preserve">the TRV of </w:t>
        </w:r>
        <w:r w:rsidRPr="00FE4F42">
          <w:rPr>
            <w:i/>
          </w:rPr>
          <w:t>LineTerminatorSequence</w:t>
        </w:r>
        <w:r w:rsidRPr="00FE4F42">
          <w:rPr>
            <w:rFonts w:ascii="Arial" w:hAnsi="Arial"/>
          </w:rPr>
          <w:t>.</w:t>
        </w:r>
      </w:ins>
    </w:p>
    <w:p w14:paraId="74D061B0" w14:textId="77777777"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CharacterEscapeSequence</w:t>
      </w:r>
      <w:r w:rsidRPr="00E77497">
        <w:t>.</w:t>
      </w:r>
    </w:p>
    <w:p w14:paraId="7940A5E7" w14:textId="77777777"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003B1D6B">
        <w:t>0x</w:t>
      </w:r>
      <w:r w:rsidR="004A5E29">
        <w:t>00</w:t>
      </w:r>
      <w:r w:rsidR="003B1D6B">
        <w:t>30</w:t>
      </w:r>
      <w:r>
        <w:rPr>
          <w:rFonts w:ascii="Arial" w:hAnsi="Arial" w:cs="Arial"/>
        </w:rPr>
        <w:t>.</w:t>
      </w:r>
      <w:r w:rsidRPr="00E77497">
        <w:rPr>
          <w:rFonts w:ascii="Arial" w:hAnsi="Arial" w:cs="Arial"/>
        </w:rPr>
        <w:t xml:space="preserve"> </w:t>
      </w:r>
    </w:p>
    <w:p w14:paraId="4029909F" w14:textId="77777777"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HexEscapeSequence</w:t>
      </w:r>
      <w:r w:rsidRPr="00E77497">
        <w:t>.</w:t>
      </w:r>
    </w:p>
    <w:p w14:paraId="159DE76D" w14:textId="77777777" w:rsidR="00C5377E" w:rsidRPr="00E77497" w:rsidRDefault="00C5377E" w:rsidP="00375AC0">
      <w:pPr>
        <w:pStyle w:val="MathSpecialCase3"/>
        <w:numPr>
          <w:ilvl w:val="2"/>
          <w:numId w:val="31"/>
        </w:numPr>
        <w:tabs>
          <w:tab w:val="left" w:pos="450"/>
        </w:tabs>
        <w:spacing w:after="0"/>
        <w:ind w:left="446" w:hanging="446"/>
      </w:pPr>
      <w:r w:rsidRPr="00E77497">
        <w:rPr>
          <w:rFonts w:ascii="Arial" w:hAnsi="Arial"/>
        </w:rPr>
        <w:t xml:space="preserve">The </w:t>
      </w:r>
      <w:r w:rsidR="00375AC0">
        <w:rPr>
          <w:rFonts w:ascii="Arial" w:hAnsi="Arial"/>
        </w:rPr>
        <w:t>T</w:t>
      </w:r>
      <w:r w:rsidR="008B0F52">
        <w:rPr>
          <w:rFonts w:ascii="Arial" w:hAnsi="Arial"/>
        </w:rPr>
        <w:t>R</w:t>
      </w:r>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 xml:space="preserve">is the </w:t>
      </w:r>
      <w:r w:rsidR="00375AC0">
        <w:rPr>
          <w:rFonts w:ascii="Arial" w:hAnsi="Arial" w:cs="Arial"/>
        </w:rPr>
        <w:t>T</w:t>
      </w:r>
      <w:r w:rsidR="008B0F52">
        <w:rPr>
          <w:rFonts w:ascii="Arial" w:hAnsi="Arial" w:cs="Arial"/>
        </w:rPr>
        <w:t>R</w:t>
      </w:r>
      <w:r w:rsidRPr="00E77497">
        <w:rPr>
          <w:rFonts w:ascii="Arial" w:hAnsi="Arial" w:cs="Arial"/>
        </w:rPr>
        <w:t>V of the</w:t>
      </w:r>
      <w:r w:rsidRPr="00E77497">
        <w:rPr>
          <w:i/>
        </w:rPr>
        <w:t xml:space="preserve"> UnicodeEscapeSequence</w:t>
      </w:r>
      <w:r w:rsidRPr="00E77497">
        <w:t>.</w:t>
      </w:r>
    </w:p>
    <w:p w14:paraId="65C3F4E5" w14:textId="77777777"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Pr>
          <w:i/>
        </w:rPr>
        <w:t>Single</w:t>
      </w:r>
      <w:r w:rsidRPr="00E77497">
        <w:rPr>
          <w:i/>
        </w:rPr>
        <w:t>EscapeCharacter</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w:t>
      </w:r>
      <w:r>
        <w:rPr>
          <w:i/>
        </w:rPr>
        <w:t>Single</w:t>
      </w:r>
      <w:r w:rsidRPr="00E77497">
        <w:rPr>
          <w:i/>
        </w:rPr>
        <w:t>EscapeCharacter</w:t>
      </w:r>
      <w:r w:rsidRPr="00E77497">
        <w:t>.</w:t>
      </w:r>
    </w:p>
    <w:p w14:paraId="2996ED27" w14:textId="77777777"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1E14C397" w14:textId="77777777" w:rsidR="0057551E" w:rsidRPr="00E77497" w:rsidRDefault="0057551E" w:rsidP="0057551E">
      <w:pPr>
        <w:pStyle w:val="MathSpecialCase3"/>
        <w:numPr>
          <w:ilvl w:val="2"/>
          <w:numId w:val="31"/>
        </w:numPr>
        <w:tabs>
          <w:tab w:val="left" w:pos="450"/>
        </w:tabs>
        <w:spacing w:after="0"/>
        <w:ind w:left="446" w:hanging="446"/>
        <w:jc w:val="left"/>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Pr>
          <w:i/>
        </w:rPr>
        <w:t>Single</w:t>
      </w:r>
      <w:r w:rsidRPr="00E77497">
        <w:rPr>
          <w:i/>
        </w:rPr>
        <w:t>EscapeCharacter</w:t>
      </w:r>
      <w:r>
        <w:rPr>
          <w:i/>
        </w:rPr>
        <w:t xml:space="preserve"> </w:t>
      </w:r>
      <w:r w:rsidRPr="00E77497">
        <w:rPr>
          <w:rFonts w:ascii="Arial" w:hAnsi="Arial"/>
          <w:b/>
        </w:rPr>
        <w:t>::</w:t>
      </w:r>
      <w:r w:rsidRPr="00E77497">
        <w:t xml:space="preserve"> </w:t>
      </w:r>
      <w:r w:rsidRPr="0057551E">
        <w:rPr>
          <w:rFonts w:ascii="Arial" w:hAnsi="Arial" w:cs="Arial"/>
          <w:b/>
        </w:rPr>
        <w:t>one of</w:t>
      </w:r>
      <w:r w:rsidRPr="0057551E">
        <w:rPr>
          <w:rFonts w:ascii="Arial" w:hAnsi="Arial" w:cs="Arial"/>
        </w:rPr>
        <w:t xml:space="preserve"> </w:t>
      </w:r>
      <w:r w:rsidRPr="0057551E">
        <w:rPr>
          <w:rFonts w:ascii="Courier New" w:hAnsi="Courier New" w:cs="Courier New"/>
          <w:b/>
        </w:rPr>
        <w:t>'  "  \  b  f  n  r  t  v</w:t>
      </w:r>
      <w:r w:rsidRPr="00E77497">
        <w:rPr>
          <w:rFonts w:ascii="Arial" w:hAnsi="Arial" w:cs="Arial"/>
        </w:rPr>
        <w:t xml:space="preserve"> </w:t>
      </w:r>
      <w:r>
        <w:rPr>
          <w:rFonts w:ascii="Arial" w:hAnsi="Arial" w:cs="Arial"/>
        </w:rPr>
        <w:t xml:space="preserve"> </w:t>
      </w:r>
      <w:r w:rsidRPr="00E77497">
        <w:rPr>
          <w:rFonts w:ascii="Arial" w:hAnsi="Arial" w:cs="Arial"/>
        </w:rPr>
        <w:t>is the CV of the</w:t>
      </w:r>
      <w:r>
        <w:rPr>
          <w:rFonts w:ascii="Arial" w:hAnsi="Arial" w:cs="Arial"/>
        </w:rPr>
        <w:t xml:space="preserve"> </w:t>
      </w:r>
      <w:r w:rsidRPr="00E77497">
        <w:rPr>
          <w:i/>
        </w:rPr>
        <w:t>SourceCharacter</w:t>
      </w:r>
      <w:r>
        <w:rPr>
          <w:rFonts w:ascii="Arial" w:hAnsi="Arial" w:cs="Arial"/>
        </w:rPr>
        <w:t xml:space="preserve"> that is that single character</w:t>
      </w:r>
      <w:r w:rsidRPr="00E77497">
        <w:t>.</w:t>
      </w:r>
    </w:p>
    <w:p w14:paraId="1DA04A34" w14:textId="77777777" w:rsidR="003B1D6B" w:rsidRPr="00E77497" w:rsidRDefault="003B1D6B" w:rsidP="003B1D6B">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r>
        <w:rPr>
          <w:i/>
        </w:rPr>
        <w:t xml:space="preserve">HexDigit HexDigit </w:t>
      </w:r>
      <w:r w:rsidRPr="00E77497">
        <w:t xml:space="preserve"> </w:t>
      </w:r>
      <w:r w:rsidRPr="00E65A34">
        <w:rPr>
          <w:rFonts w:ascii="Arial" w:hAnsi="Arial" w:cs="Arial"/>
        </w:rPr>
        <w:t xml:space="preserve">is </w:t>
      </w:r>
      <w:r w:rsidR="008B0F52">
        <w:rPr>
          <w:rFonts w:ascii="Arial" w:hAnsi="Arial" w:cs="Arial"/>
        </w:rPr>
        <w:t>the</w:t>
      </w:r>
      <w:r w:rsidRPr="00E65A34">
        <w:rPr>
          <w:rFonts w:ascii="Arial" w:hAnsi="Arial" w:cs="Arial"/>
        </w:rPr>
        <w:t xml:space="preserve"> sequence</w:t>
      </w:r>
      <w:r w:rsidR="0003414D">
        <w:rPr>
          <w:rFonts w:ascii="Arial" w:hAnsi="Arial" w:cs="Arial"/>
        </w:rPr>
        <w:t xml:space="preserve"> </w:t>
      </w:r>
      <w:r w:rsidR="008B0F52">
        <w:rPr>
          <w:rFonts w:ascii="Arial" w:hAnsi="Arial"/>
        </w:rPr>
        <w:t xml:space="preserve">consisting of code unit value </w:t>
      </w:r>
      <w:r w:rsidR="008B0F52" w:rsidRPr="004A5E29">
        <w:t>0x</w:t>
      </w:r>
      <w:r w:rsidR="00C6133D">
        <w:t>0</w:t>
      </w:r>
      <w:r w:rsidR="0003414D">
        <w:t>0</w:t>
      </w:r>
      <w:r w:rsidR="008B0F52" w:rsidRPr="004A5E29">
        <w:t>78</w:t>
      </w:r>
      <w:r w:rsidR="008B0F52">
        <w:rPr>
          <w:rFonts w:ascii="Arial" w:hAnsi="Arial"/>
        </w:rPr>
        <w:t xml:space="preserve"> followed by </w:t>
      </w:r>
      <w:r w:rsidR="00387B31">
        <w:rPr>
          <w:rFonts w:ascii="Arial" w:hAnsi="Arial"/>
        </w:rPr>
        <w:t>TRV</w:t>
      </w:r>
      <w:r w:rsidR="008B0F52">
        <w:rPr>
          <w:rFonts w:ascii="Arial" w:hAnsi="Arial"/>
        </w:rPr>
        <w:t xml:space="preserve"> of the first </w:t>
      </w:r>
      <w:r w:rsidR="008B0F52">
        <w:rPr>
          <w:i/>
        </w:rPr>
        <w:t>HexDigit</w:t>
      </w:r>
      <w:r w:rsidR="008B0F52">
        <w:rPr>
          <w:rFonts w:ascii="Arial" w:hAnsi="Arial"/>
        </w:rPr>
        <w:t xml:space="preserve"> followed by the </w:t>
      </w:r>
      <w:r w:rsidR="00387B31">
        <w:rPr>
          <w:rFonts w:ascii="Arial" w:hAnsi="Arial"/>
        </w:rPr>
        <w:t>TRV</w:t>
      </w:r>
      <w:r w:rsidR="008B0F52">
        <w:rPr>
          <w:rFonts w:ascii="Arial" w:hAnsi="Arial"/>
        </w:rPr>
        <w:t xml:space="preserve"> of the second </w:t>
      </w:r>
      <w:r w:rsidR="008B0F52">
        <w:rPr>
          <w:i/>
        </w:rPr>
        <w:t>HexDigit</w:t>
      </w:r>
      <w:r w:rsidRPr="00E77497">
        <w:t>.</w:t>
      </w:r>
    </w:p>
    <w:p w14:paraId="294B7845" w14:textId="77777777" w:rsidR="008B0F52" w:rsidRDefault="008B0F52" w:rsidP="008B0F52">
      <w:pPr>
        <w:pStyle w:val="MathSpecialCase3"/>
        <w:numPr>
          <w:ilvl w:val="2"/>
          <w:numId w:val="31"/>
        </w:numPr>
        <w:tabs>
          <w:tab w:val="left" w:pos="450"/>
        </w:tabs>
        <w:spacing w:after="240"/>
        <w:ind w:left="446" w:hanging="446"/>
        <w:contextualSpacing/>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r w:rsidR="004A5E29">
        <w:t>00</w:t>
      </w:r>
      <w:r w:rsidRPr="004A5E29">
        <w:t>75</w:t>
      </w:r>
      <w:r>
        <w:rPr>
          <w:rFonts w:ascii="Arial" w:hAnsi="Arial"/>
        </w:rPr>
        <w:t xml:space="preserve"> followed by </w:t>
      </w:r>
      <w:r w:rsidR="00387B31">
        <w:rPr>
          <w:rFonts w:ascii="Arial" w:hAnsi="Arial"/>
        </w:rPr>
        <w:t>TRV</w:t>
      </w:r>
      <w:r>
        <w:rPr>
          <w:rFonts w:ascii="Arial" w:hAnsi="Arial"/>
        </w:rPr>
        <w:t xml:space="preserve"> of the first </w:t>
      </w:r>
      <w:r>
        <w:rPr>
          <w:i/>
        </w:rPr>
        <w:t>HexDigit</w:t>
      </w:r>
      <w:r>
        <w:rPr>
          <w:rFonts w:ascii="Arial" w:hAnsi="Arial"/>
        </w:rPr>
        <w:t xml:space="preserve"> followed by the </w:t>
      </w:r>
      <w:r w:rsidR="00387B31">
        <w:rPr>
          <w:rFonts w:ascii="Arial" w:hAnsi="Arial"/>
        </w:rPr>
        <w:t>TRV</w:t>
      </w:r>
      <w:r>
        <w:rPr>
          <w:rFonts w:ascii="Arial" w:hAnsi="Arial"/>
        </w:rPr>
        <w:t xml:space="preserve"> of the second </w:t>
      </w:r>
      <w:r>
        <w:rPr>
          <w:i/>
        </w:rPr>
        <w:t>HexDigit</w:t>
      </w:r>
      <w:r w:rsidRPr="00E77497">
        <w:rPr>
          <w:rFonts w:ascii="Arial" w:hAnsi="Arial" w:cs="Arial"/>
        </w:rPr>
        <w:t xml:space="preserve"> </w:t>
      </w:r>
      <w:r w:rsidR="00C6133D">
        <w:rPr>
          <w:rFonts w:ascii="Arial" w:hAnsi="Arial"/>
        </w:rPr>
        <w:t xml:space="preserve">followed by </w:t>
      </w:r>
      <w:r w:rsidR="00387B31">
        <w:rPr>
          <w:rFonts w:ascii="Arial" w:hAnsi="Arial"/>
        </w:rPr>
        <w:t>TRV</w:t>
      </w:r>
      <w:r w:rsidR="00C6133D">
        <w:rPr>
          <w:rFonts w:ascii="Arial" w:hAnsi="Arial"/>
        </w:rPr>
        <w:t xml:space="preserve"> of the third </w:t>
      </w:r>
      <w:r w:rsidR="00C6133D">
        <w:rPr>
          <w:i/>
        </w:rPr>
        <w:t>HexDigit</w:t>
      </w:r>
      <w:r w:rsidR="00C6133D">
        <w:rPr>
          <w:rFonts w:ascii="Arial" w:hAnsi="Arial"/>
        </w:rPr>
        <w:t xml:space="preserve"> followed by the </w:t>
      </w:r>
      <w:r w:rsidR="00387B31">
        <w:rPr>
          <w:rFonts w:ascii="Arial" w:hAnsi="Arial"/>
        </w:rPr>
        <w:t>TRV</w:t>
      </w:r>
      <w:r w:rsidR="00C6133D">
        <w:rPr>
          <w:rFonts w:ascii="Arial" w:hAnsi="Arial"/>
        </w:rPr>
        <w:t xml:space="preserve"> </w:t>
      </w:r>
      <w:r w:rsidRPr="00E77497">
        <w:rPr>
          <w:rFonts w:ascii="Arial" w:hAnsi="Arial" w:cs="Arial"/>
        </w:rPr>
        <w:t>of the fourth</w:t>
      </w:r>
      <w:r w:rsidRPr="00E77497">
        <w:t xml:space="preserve"> </w:t>
      </w:r>
      <w:r w:rsidRPr="00E77497">
        <w:rPr>
          <w:i/>
        </w:rPr>
        <w:t>HexDigit</w:t>
      </w:r>
      <w:r w:rsidRPr="00E77497">
        <w:t>.</w:t>
      </w:r>
    </w:p>
    <w:p w14:paraId="4F51BE91" w14:textId="77777777" w:rsidR="008B0F52" w:rsidRDefault="008B0F52" w:rsidP="008B0F52">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00C81E7E">
        <w:rPr>
          <w:rFonts w:ascii="Courier New" w:hAnsi="Courier New"/>
          <w:b/>
        </w:rPr>
        <w:t xml:space="preserve"> </w:t>
      </w:r>
      <w:r w:rsidRPr="00EF1FE0">
        <w:rPr>
          <w:rFonts w:ascii="Arial" w:hAnsi="Arial" w:cs="Arial"/>
        </w:rPr>
        <w:t>is</w:t>
      </w:r>
      <w:r w:rsidRPr="00E77497">
        <w:t xml:space="preserve"> </w:t>
      </w:r>
      <w:r w:rsidRPr="00E77497">
        <w:rPr>
          <w:rFonts w:ascii="Arial" w:hAnsi="Arial" w:cs="Arial"/>
        </w:rPr>
        <w:t xml:space="preserve">the </w:t>
      </w:r>
      <w:r w:rsidR="00C6133D" w:rsidRPr="00E65A34">
        <w:rPr>
          <w:rFonts w:ascii="Arial" w:hAnsi="Arial" w:cs="Arial"/>
        </w:rPr>
        <w:t xml:space="preserve">sequence </w:t>
      </w:r>
      <w:r w:rsidR="00C6133D">
        <w:rPr>
          <w:rFonts w:ascii="Arial" w:hAnsi="Arial"/>
        </w:rPr>
        <w:t xml:space="preserve">consisting of code unit value </w:t>
      </w:r>
      <w:r w:rsidR="00C6133D" w:rsidRPr="00887FC2">
        <w:t>0x</w:t>
      </w:r>
      <w:r w:rsidR="004A5E29">
        <w:t>00</w:t>
      </w:r>
      <w:r w:rsidR="00C6133D" w:rsidRPr="00887FC2">
        <w:t>75</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B</w:t>
      </w:r>
      <w:r w:rsidR="00C6133D">
        <w:rPr>
          <w:rFonts w:ascii="Arial" w:hAnsi="Arial"/>
        </w:rPr>
        <w:t xml:space="preserve">  followed by</w:t>
      </w:r>
      <w:r w:rsidR="00C6133D" w:rsidRPr="00C6133D">
        <w:rPr>
          <w:rFonts w:ascii="Arial" w:hAnsi="Arial"/>
        </w:rPr>
        <w:t xml:space="preserve"> </w:t>
      </w:r>
      <w:r w:rsidR="00387B31">
        <w:rPr>
          <w:rFonts w:ascii="Arial" w:hAnsi="Arial"/>
        </w:rPr>
        <w:t>TRV</w:t>
      </w:r>
      <w:r w:rsidR="00C6133D">
        <w:rPr>
          <w:rFonts w:ascii="Arial" w:hAnsi="Arial"/>
        </w:rPr>
        <w:t xml:space="preserve"> of </w:t>
      </w:r>
      <w:r w:rsidR="00C6133D">
        <w:rPr>
          <w:i/>
        </w:rPr>
        <w:t>HexDigit</w:t>
      </w:r>
      <w:r w:rsidR="00236E64">
        <w:rPr>
          <w:i/>
        </w:rPr>
        <w:t>s</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D</w:t>
      </w:r>
      <w:r w:rsidRPr="00E77497">
        <w:t>.</w:t>
      </w:r>
    </w:p>
    <w:p w14:paraId="0E088FCE" w14:textId="77777777" w:rsidR="00C6133D" w:rsidRPr="00E77497"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r w:rsidR="00387B31">
        <w:rPr>
          <w:rFonts w:ascii="Arial" w:hAnsi="Arial"/>
        </w:rPr>
        <w:t>TRV</w:t>
      </w:r>
      <w:r w:rsidRPr="00E77497">
        <w:rPr>
          <w:rFonts w:ascii="Arial" w:hAnsi="Arial"/>
        </w:rPr>
        <w:t xml:space="preserve"> of </w:t>
      </w:r>
      <w:r w:rsidRPr="00E77497">
        <w:rPr>
          <w:i/>
        </w:rPr>
        <w:t>HexDigit</w:t>
      </w:r>
      <w:r w:rsidRPr="00E77497">
        <w:t>.</w:t>
      </w:r>
    </w:p>
    <w:p w14:paraId="79817E1E" w14:textId="77777777" w:rsidR="00C6133D" w:rsidRPr="004A5E29"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sidR="00387B31">
        <w:rPr>
          <w:rFonts w:ascii="Arial" w:hAnsi="Arial" w:cs="Arial"/>
        </w:rPr>
        <w:t>TRV</w:t>
      </w:r>
      <w:r>
        <w:rPr>
          <w:rFonts w:ascii="Arial" w:hAnsi="Arial" w:cs="Arial"/>
        </w:rPr>
        <w:t xml:space="preserve"> of </w:t>
      </w:r>
      <w:r w:rsidRPr="00E77497">
        <w:rPr>
          <w:i/>
        </w:rPr>
        <w:t>Hex</w:t>
      </w:r>
      <w:r>
        <w:rPr>
          <w:i/>
        </w:rPr>
        <w:t>Digits</w:t>
      </w:r>
      <w:r w:rsidRPr="00E77497">
        <w:t xml:space="preserve"> </w:t>
      </w:r>
      <w:r>
        <w:rPr>
          <w:rFonts w:ascii="Arial" w:hAnsi="Arial"/>
        </w:rPr>
        <w:t>followed by</w:t>
      </w:r>
      <w:r w:rsidRPr="00C6133D">
        <w:rPr>
          <w:rFonts w:ascii="Arial" w:hAnsi="Arial"/>
        </w:rPr>
        <w:t xml:space="preserve"> </w:t>
      </w:r>
      <w:r w:rsidR="00387B31">
        <w:rPr>
          <w:rFonts w:ascii="Arial" w:hAnsi="Arial"/>
        </w:rPr>
        <w:t>TRV</w:t>
      </w:r>
      <w:r>
        <w:rPr>
          <w:rFonts w:ascii="Arial" w:hAnsi="Arial"/>
        </w:rPr>
        <w:t xml:space="preserve"> of</w:t>
      </w:r>
      <w:r w:rsidRPr="00E77497">
        <w:t xml:space="preserve"> </w:t>
      </w:r>
      <w:r w:rsidRPr="00E77497">
        <w:rPr>
          <w:i/>
        </w:rPr>
        <w:t>HexDigit</w:t>
      </w:r>
      <w:r w:rsidRPr="00E77497">
        <w:rPr>
          <w:rFonts w:ascii="Arial" w:hAnsi="Arial" w:cs="Arial"/>
        </w:rPr>
        <w:t>.</w:t>
      </w:r>
    </w:p>
    <w:p w14:paraId="77D02C26" w14:textId="77777777" w:rsidR="008B0F52" w:rsidRPr="008B0F52" w:rsidRDefault="008B0F52" w:rsidP="008B0F52">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Pr>
          <w:rFonts w:ascii="Arial" w:hAnsi="Arial"/>
        </w:rPr>
        <w:t xml:space="preserve"> a </w:t>
      </w:r>
      <w:r>
        <w:rPr>
          <w:i/>
        </w:rPr>
        <w:t>HexDigit</w:t>
      </w:r>
      <w:r>
        <w:rPr>
          <w:rFonts w:ascii="Arial" w:hAnsi="Arial"/>
        </w:rPr>
        <w:t xml:space="preserve">  is</w:t>
      </w:r>
      <w:r w:rsidR="00375AC0">
        <w:rPr>
          <w:rFonts w:ascii="Arial" w:hAnsi="Arial"/>
        </w:rPr>
        <w:t xml:space="preserve"> the</w:t>
      </w:r>
      <w:r>
        <w:rPr>
          <w:rFonts w:ascii="Arial" w:hAnsi="Arial"/>
        </w:rPr>
        <w:t xml:space="preserve"> </w:t>
      </w:r>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r>
        <w:rPr>
          <w:i/>
        </w:rPr>
        <w:t>HexDigit</w:t>
      </w:r>
      <w:r w:rsidRPr="00E77497">
        <w:t>.</w:t>
      </w:r>
    </w:p>
    <w:p w14:paraId="083A9356" w14:textId="77777777" w:rsidR="007E0FF6" w:rsidRPr="00CF27DF"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665EB3">
        <w:rPr>
          <w:rFonts w:ascii="Arial" w:hAnsi="Arial" w:cs="Arial"/>
        </w:rPr>
        <w:t xml:space="preserve">the sequence consisting of the code unit value </w:t>
      </w:r>
      <w:r w:rsidR="00665EB3">
        <w:t>0x005C</w:t>
      </w:r>
      <w:r w:rsidR="00665EB3">
        <w:rPr>
          <w:rFonts w:ascii="Arial" w:hAnsi="Arial" w:cs="Arial"/>
        </w:rPr>
        <w:t xml:space="preserve">  followed by the code units of </w:t>
      </w:r>
      <w:r w:rsidR="00387B31">
        <w:rPr>
          <w:rFonts w:ascii="Arial" w:hAnsi="Arial" w:cs="Arial"/>
        </w:rPr>
        <w:t>TRV</w:t>
      </w:r>
      <w:r w:rsidR="00665EB3">
        <w:rPr>
          <w:rFonts w:ascii="Arial" w:hAnsi="Arial" w:cs="Arial"/>
        </w:rPr>
        <w:t xml:space="preserve"> of </w:t>
      </w:r>
      <w:r w:rsidRPr="00FE4F42">
        <w:rPr>
          <w:i/>
        </w:rPr>
        <w:t>LineTerminatorSequence</w:t>
      </w:r>
      <w:r w:rsidRPr="00FE4F42">
        <w:rPr>
          <w:rFonts w:ascii="Arial" w:hAnsi="Arial"/>
        </w:rPr>
        <w:t>.</w:t>
      </w:r>
    </w:p>
    <w:p w14:paraId="4A330283" w14:textId="77777777" w:rsidR="007E0FF6" w:rsidRPr="00FE4F42"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p>
    <w:p w14:paraId="21F4453E" w14:textId="77777777" w:rsidR="007E0FF6" w:rsidRPr="001E1EC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sz w:val="16"/>
        </w:rPr>
        <w:t>[lookahead</w:t>
      </w:r>
      <w:r w:rsidRPr="00FE4F42">
        <w:rPr>
          <w:sz w:val="16"/>
        </w:rPr>
        <w:t xml:space="preserve"> </w:t>
      </w:r>
      <w:r w:rsidRPr="00FE4F42">
        <w:rPr>
          <w:rFonts w:ascii="Arial" w:hAnsi="Arial" w:cs="Arial"/>
          <w:sz w:val="16"/>
        </w:rPr>
        <w:sym w:font="Symbol" w:char="F0CF"/>
      </w:r>
      <w:r w:rsidRPr="00FE4F42">
        <w:rPr>
          <w:sz w:val="16"/>
        </w:rPr>
        <w:t xml:space="preserve"> &lt;LF&gt;</w:t>
      </w:r>
      <w:r w:rsidRPr="00FE4F42">
        <w:t xml:space="preserve"> </w:t>
      </w:r>
      <w:r w:rsidRPr="00FE4F42">
        <w:rPr>
          <w:rFonts w:ascii="Arial" w:hAnsi="Arial" w:cs="Arial"/>
          <w:sz w:val="16"/>
        </w:rPr>
        <w:t>]</w:t>
      </w:r>
      <w:r>
        <w:t xml:space="preserve">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w:t>
      </w:r>
      <w:ins w:id="2030" w:author="Rev 19 Allen Wirfs-Brock" w:date="2013-09-25T16:17:00Z">
        <w:r w:rsidR="007C2C30">
          <w:t>A</w:t>
        </w:r>
      </w:ins>
      <w:del w:id="2031" w:author="Rev 19 Allen Wirfs-Brock" w:date="2013-09-25T16:17:00Z">
        <w:r w:rsidDel="007C2C30">
          <w:delText>D</w:delText>
        </w:r>
      </w:del>
      <w:r w:rsidRPr="00E77497">
        <w:rPr>
          <w:rFonts w:ascii="Arial" w:hAnsi="Arial" w:cs="Arial"/>
        </w:rPr>
        <w:t>.</w:t>
      </w:r>
    </w:p>
    <w:p w14:paraId="33111359" w14:textId="77777777"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p>
    <w:p w14:paraId="311FFD2C" w14:textId="77777777"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p>
    <w:p w14:paraId="33405189" w14:textId="77777777" w:rsidR="007E0FF6" w:rsidRPr="00E77497" w:rsidRDefault="007E0FF6" w:rsidP="007E0FF6">
      <w:pPr>
        <w:pStyle w:val="MathSpecialCase3"/>
        <w:numPr>
          <w:ilvl w:val="2"/>
          <w:numId w:val="31"/>
        </w:numPr>
        <w:tabs>
          <w:tab w:val="left" w:pos="450"/>
        </w:tabs>
        <w:spacing w:after="24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del w:id="2032" w:author="Rev 19 Allen Wirfs-Brock" w:date="2013-09-25T16:18:00Z">
        <w:r w:rsidDel="007C2C30">
          <w:delText>0x000D</w:delText>
        </w:r>
        <w:r w:rsidRPr="00E77497" w:rsidDel="007C2C30">
          <w:rPr>
            <w:rFonts w:ascii="Arial" w:hAnsi="Arial"/>
          </w:rPr>
          <w:delText xml:space="preserve"> </w:delText>
        </w:r>
        <w:r w:rsidDel="007C2C30">
          <w:rPr>
            <w:rFonts w:ascii="Arial" w:hAnsi="Arial"/>
          </w:rPr>
          <w:delText xml:space="preserve">followed by the </w:delText>
        </w:r>
        <w:r w:rsidRPr="00E77497" w:rsidDel="007C2C30">
          <w:rPr>
            <w:rFonts w:ascii="Arial" w:hAnsi="Arial"/>
          </w:rPr>
          <w:delText xml:space="preserve"> </w:delText>
        </w:r>
        <w:r w:rsidDel="007C2C30">
          <w:rPr>
            <w:rFonts w:ascii="Arial" w:hAnsi="Arial" w:cs="Arial"/>
          </w:rPr>
          <w:delText xml:space="preserve">code unit value </w:delText>
        </w:r>
      </w:del>
      <w:r>
        <w:t>0x000A</w:t>
      </w:r>
      <w:r w:rsidRPr="00E77497">
        <w:rPr>
          <w:rFonts w:ascii="Arial" w:hAnsi="Arial"/>
        </w:rPr>
        <w:t>.</w:t>
      </w:r>
    </w:p>
    <w:p w14:paraId="4584B25C" w14:textId="77777777" w:rsidR="007F3D4F" w:rsidRDefault="007F3D4F" w:rsidP="007F3D4F">
      <w:pPr>
        <w:pStyle w:val="Note"/>
      </w:pPr>
      <w:r>
        <w:t>NOTE</w:t>
      </w:r>
      <w:r>
        <w:tab/>
      </w:r>
      <w:r w:rsidR="00387B31">
        <w:t>TV</w:t>
      </w:r>
      <w:r>
        <w:t xml:space="preserve"> excludes the code units of </w:t>
      </w:r>
      <w:r w:rsidRPr="007F3D4F">
        <w:rPr>
          <w:rFonts w:ascii="Times New Roman" w:hAnsi="Times New Roman"/>
          <w:i/>
        </w:rPr>
        <w:t>LineContinuation</w:t>
      </w:r>
      <w:r>
        <w:t xml:space="preserve"> while </w:t>
      </w:r>
      <w:r w:rsidR="00387B31">
        <w:t>TRV</w:t>
      </w:r>
      <w:r w:rsidR="00C5377E">
        <w:t xml:space="preserve"> includes</w:t>
      </w:r>
      <w:r>
        <w:t xml:space="preserve"> them.</w:t>
      </w:r>
      <w:ins w:id="2033" w:author="Rev 19 Allen Wirfs-Brock" w:date="2013-09-25T16:36:00Z">
        <w:r w:rsidR="007C2C30">
          <w:t xml:space="preserve">  &lt;CR&gt;&lt;LF&gt; and &lt;CR&gt;</w:t>
        </w:r>
      </w:ins>
      <w:ins w:id="2034" w:author="Rev 19 Allen Wirfs-Brock" w:date="2013-09-25T16:37:00Z">
        <w:r w:rsidR="007C2C30">
          <w:t xml:space="preserve"> </w:t>
        </w:r>
        <w:r w:rsidR="007C2C30" w:rsidRPr="007C2C30">
          <w:rPr>
            <w:rFonts w:ascii="Times New Roman" w:hAnsi="Times New Roman"/>
            <w:i/>
          </w:rPr>
          <w:t>LineTerminatorSequences</w:t>
        </w:r>
        <w:r w:rsidR="007C2C30">
          <w:t xml:space="preserve"> are normalized to &lt;LF&gt;</w:t>
        </w:r>
      </w:ins>
      <w:ins w:id="2035" w:author="Rev 19 Allen Wirfs-Brock" w:date="2013-09-25T16:38:00Z">
        <w:r w:rsidR="007C2C30">
          <w:t xml:space="preserve"> for both TV and TRV.</w:t>
        </w:r>
      </w:ins>
      <w:ins w:id="2036" w:author="Rev 19 Allen Wirfs-Brock" w:date="2013-09-25T16:39:00Z">
        <w:r w:rsidR="007C2C30">
          <w:t xml:space="preserve"> An explicit </w:t>
        </w:r>
      </w:ins>
      <w:ins w:id="2037" w:author="Rev 19 Allen Wirfs-Brock" w:date="2013-09-25T16:40:00Z">
        <w:r w:rsidR="007C2C30" w:rsidRPr="007C2C30">
          <w:rPr>
            <w:rFonts w:ascii="Times New Roman" w:hAnsi="Times New Roman"/>
            <w:i/>
          </w:rPr>
          <w:t>EscapeSequence</w:t>
        </w:r>
      </w:ins>
      <w:ins w:id="2038" w:author="Rev 19 Allen Wirfs-Brock" w:date="2013-09-25T16:39:00Z">
        <w:r w:rsidR="007C2C30">
          <w:t xml:space="preserve"> is </w:t>
        </w:r>
      </w:ins>
      <w:ins w:id="2039" w:author="Rev 19 Allen Wirfs-Brock" w:date="2013-09-25T16:40:00Z">
        <w:r w:rsidR="007C2C30">
          <w:t>need</w:t>
        </w:r>
      </w:ins>
      <w:ins w:id="2040" w:author="Rev 19 Allen Wirfs-Brock" w:date="2013-09-25T16:41:00Z">
        <w:r w:rsidR="007C2C30">
          <w:t>ed</w:t>
        </w:r>
      </w:ins>
      <w:ins w:id="2041" w:author="Rev 19 Allen Wirfs-Brock" w:date="2013-09-25T16:40:00Z">
        <w:r w:rsidR="007C2C30">
          <w:t xml:space="preserve"> to include a &lt;CR&gt; or &lt;CR&gt;&lt;LF&gt; sequence</w:t>
        </w:r>
      </w:ins>
      <w:ins w:id="2042" w:author="Rev 19 Allen Wirfs-Brock" w:date="2013-09-25T16:41:00Z">
        <w:r w:rsidR="007C2C30">
          <w:t>ed.</w:t>
        </w:r>
      </w:ins>
      <w:ins w:id="2043" w:author="Rev 19 Allen Wirfs-Brock" w:date="2013-09-25T16:40:00Z">
        <w:r w:rsidR="007C2C30">
          <w:t xml:space="preserve"> </w:t>
        </w:r>
      </w:ins>
      <w:ins w:id="2044" w:author="Rev 19 Allen Wirfs-Brock" w:date="2013-09-25T16:39:00Z">
        <w:r w:rsidR="007C2C30">
          <w:t xml:space="preserve"> </w:t>
        </w:r>
      </w:ins>
    </w:p>
    <w:p w14:paraId="0EBB591A" w14:textId="77777777" w:rsidR="004C02EF" w:rsidRPr="00E77497" w:rsidRDefault="004C02EF" w:rsidP="00D148E9">
      <w:pPr>
        <w:pStyle w:val="20"/>
      </w:pPr>
      <w:bookmarkStart w:id="2045" w:name="_Toc365638902"/>
      <w:bookmarkStart w:id="2046" w:name="_Toc365638904"/>
      <w:bookmarkStart w:id="2047" w:name="_Toc365638905"/>
      <w:bookmarkStart w:id="2048" w:name="_Toc365638906"/>
      <w:bookmarkStart w:id="2049" w:name="_Toc365638907"/>
      <w:bookmarkStart w:id="2050" w:name="_Toc365638908"/>
      <w:bookmarkStart w:id="2051" w:name="_Toc365638909"/>
      <w:bookmarkStart w:id="2052" w:name="_Toc365638910"/>
      <w:bookmarkStart w:id="2053" w:name="_Toc365638912"/>
      <w:bookmarkStart w:id="2054" w:name="_Toc365638914"/>
      <w:bookmarkStart w:id="2055" w:name="_Toc365638916"/>
      <w:bookmarkStart w:id="2056" w:name="_Toc365638919"/>
      <w:bookmarkStart w:id="2057" w:name="_Toc365638921"/>
      <w:bookmarkStart w:id="2058" w:name="_Toc365638923"/>
      <w:bookmarkStart w:id="2059" w:name="_Toc365638925"/>
      <w:bookmarkStart w:id="2060" w:name="_Toc365638926"/>
      <w:bookmarkStart w:id="2061" w:name="_Toc365638927"/>
      <w:bookmarkStart w:id="2062" w:name="_Toc365638929"/>
      <w:bookmarkStart w:id="2063" w:name="_Toc365638930"/>
      <w:bookmarkStart w:id="2064" w:name="_Toc365638934"/>
      <w:bookmarkStart w:id="2065" w:name="_Toc365638935"/>
      <w:bookmarkStart w:id="2066" w:name="_Toc365638936"/>
      <w:bookmarkStart w:id="2067" w:name="_Toc365638937"/>
      <w:bookmarkStart w:id="2068" w:name="_Toc365638939"/>
      <w:bookmarkStart w:id="2069" w:name="_Toc365638940"/>
      <w:bookmarkStart w:id="2070" w:name="_Toc365638944"/>
      <w:bookmarkStart w:id="2071" w:name="_Toc365638946"/>
      <w:bookmarkStart w:id="2072" w:name="_Toc365638947"/>
      <w:bookmarkStart w:id="2073" w:name="_Toc365638948"/>
      <w:bookmarkStart w:id="2074" w:name="_Toc365638951"/>
      <w:bookmarkStart w:id="2075" w:name="_Toc365638955"/>
      <w:bookmarkStart w:id="2076" w:name="_Toc365638957"/>
      <w:bookmarkStart w:id="2077" w:name="_Toc365638958"/>
      <w:bookmarkStart w:id="2078" w:name="_Toc365638959"/>
      <w:bookmarkStart w:id="2079" w:name="_Toc365639010"/>
      <w:bookmarkStart w:id="2080" w:name="_Toc365639014"/>
      <w:bookmarkStart w:id="2081" w:name="_Toc365639015"/>
      <w:bookmarkStart w:id="2082" w:name="_Ref365537306"/>
      <w:bookmarkStart w:id="2083" w:name="_Ref365549651"/>
      <w:bookmarkStart w:id="2084" w:name="_Ref365549685"/>
      <w:bookmarkStart w:id="2085" w:name="_Ref365549714"/>
      <w:bookmarkStart w:id="2086" w:name="_Toc368050356"/>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r w:rsidRPr="00E77497">
        <w:t>Automatic Semicolon Insertio</w:t>
      </w:r>
      <w:bookmarkStart w:id="2087" w:name="_Toc382202773"/>
      <w:bookmarkStart w:id="2088" w:name="_Toc382202993"/>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2087"/>
      <w:bookmarkEnd w:id="2088"/>
      <w:r w:rsidRPr="00E77497">
        <w:t>n</w:t>
      </w:r>
      <w:bookmarkEnd w:id="1989"/>
      <w:bookmarkEnd w:id="1990"/>
      <w:bookmarkEnd w:id="2010"/>
      <w:bookmarkEnd w:id="2011"/>
      <w:bookmarkEnd w:id="2012"/>
      <w:bookmarkEnd w:id="2013"/>
      <w:bookmarkEnd w:id="2014"/>
      <w:bookmarkEnd w:id="2015"/>
      <w:bookmarkEnd w:id="2082"/>
      <w:bookmarkEnd w:id="2083"/>
      <w:bookmarkEnd w:id="2084"/>
      <w:bookmarkEnd w:id="2085"/>
      <w:bookmarkEnd w:id="2086"/>
    </w:p>
    <w:p w14:paraId="44560094" w14:textId="77777777" w:rsidR="004C02EF" w:rsidRPr="00E77497" w:rsidRDefault="004C02EF" w:rsidP="00621C54">
      <w:r w:rsidRPr="00E77497">
        <w:t xml:space="preserve">Certain ECMAScript statements (empty statement, </w:t>
      </w:r>
      <w:r w:rsidR="00621C54">
        <w:t xml:space="preserve">let and const declarations, </w:t>
      </w:r>
      <w:r w:rsidRPr="00E77497">
        <w:t xml:space="preserve">variable statement, expression statement, </w:t>
      </w:r>
      <w:r w:rsidR="00621C54">
        <w:rPr>
          <w:rFonts w:ascii="Courier New" w:hAnsi="Courier New"/>
          <w:b/>
        </w:rPr>
        <w:t>debugger</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2089" w:name="_Toc393690225"/>
    </w:p>
    <w:p w14:paraId="32610835" w14:textId="77777777" w:rsidR="004C02EF" w:rsidRPr="00E77497" w:rsidRDefault="004C02EF" w:rsidP="00D148E9">
      <w:pPr>
        <w:pStyle w:val="30"/>
      </w:pPr>
      <w:bookmarkStart w:id="2090" w:name="_Ref456011139"/>
      <w:bookmarkStart w:id="2091" w:name="_Toc472818771"/>
      <w:bookmarkStart w:id="2092" w:name="_Toc235503324"/>
      <w:bookmarkStart w:id="2093" w:name="_Toc241509099"/>
      <w:bookmarkStart w:id="2094" w:name="_Toc244416586"/>
      <w:bookmarkStart w:id="2095" w:name="_Toc276630950"/>
      <w:bookmarkStart w:id="2096" w:name="_Toc368050357"/>
      <w:r w:rsidRPr="00E77497">
        <w:t>Rules of Automatic Semicolon Insertio</w:t>
      </w:r>
      <w:bookmarkEnd w:id="2089"/>
      <w:r w:rsidRPr="00E77497">
        <w:t>n</w:t>
      </w:r>
      <w:bookmarkEnd w:id="2090"/>
      <w:bookmarkEnd w:id="2091"/>
      <w:bookmarkEnd w:id="2092"/>
      <w:bookmarkEnd w:id="2093"/>
      <w:bookmarkEnd w:id="2094"/>
      <w:bookmarkEnd w:id="2095"/>
      <w:bookmarkEnd w:id="2096"/>
    </w:p>
    <w:p w14:paraId="4F8495F2" w14:textId="77777777" w:rsidR="004C02EF" w:rsidRPr="00E77497" w:rsidRDefault="004C02EF" w:rsidP="004C02EF">
      <w:r w:rsidRPr="00E77497">
        <w:t>There are three basic rules of semicolon insertion:</w:t>
      </w:r>
    </w:p>
    <w:p w14:paraId="2C7943B3" w14:textId="77777777" w:rsidR="004C02EF" w:rsidRPr="00E77497" w:rsidRDefault="004C02EF" w:rsidP="00E343EB">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4326FB40" w14:textId="77777777"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14:paraId="49819C31" w14:textId="77777777"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14:paraId="0C51EAC1" w14:textId="77777777"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the end of the input stream of tokens is encountered and the parser is unable to parse the input token stream as a single complete ECMAScript </w:t>
      </w:r>
      <w:r w:rsidR="00E343EB">
        <w:rPr>
          <w:rStyle w:val="bnf"/>
        </w:rPr>
        <w:t>script</w:t>
      </w:r>
      <w:r w:rsidRPr="00E77497">
        <w:rPr>
          <w:rFonts w:ascii="Arial" w:hAnsi="Arial" w:cs="Arial"/>
        </w:rPr>
        <w:t>, then a semicolon is automatically inserted at the end of the input stream.</w:t>
      </w:r>
    </w:p>
    <w:p w14:paraId="3DA7B79E" w14:textId="77777777"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663C0981" w14:textId="77777777"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w:t>
      </w:r>
      <w:r w:rsidR="00C04626">
        <w:fldChar w:fldCharType="begin"/>
      </w:r>
      <w:r w:rsidR="00C04626">
        <w:instrText xml:space="preserve"> REF _Ref365539544 \r \h </w:instrText>
      </w:r>
      <w:r w:rsidR="00C04626">
        <w:fldChar w:fldCharType="separate"/>
      </w:r>
      <w:r w:rsidR="00D433E8">
        <w:t>13.6.3</w:t>
      </w:r>
      <w:r w:rsidR="00C04626">
        <w:fldChar w:fldCharType="end"/>
      </w:r>
      <w:r w:rsidRPr="00E77497">
        <w:t>).</w:t>
      </w:r>
    </w:p>
    <w:p w14:paraId="2845834A" w14:textId="77777777" w:rsidR="004C02EF" w:rsidRPr="00E77497" w:rsidRDefault="004C02EF" w:rsidP="004C02EF">
      <w:pPr>
        <w:pStyle w:val="Note"/>
        <w:spacing w:after="120"/>
      </w:pPr>
      <w:bookmarkStart w:id="2097" w:name="_Toc393690226"/>
      <w:bookmarkStart w:id="2098" w:name="_Ref404492883"/>
      <w:bookmarkStart w:id="2099" w:name="_Ref404492911"/>
      <w:r w:rsidRPr="00E77497">
        <w:t>NOTE</w:t>
      </w:r>
      <w:r w:rsidRPr="00E77497">
        <w:tab/>
        <w:t>The following are the only restricted productions in the grammar:</w:t>
      </w:r>
    </w:p>
    <w:p w14:paraId="0DCA772B" w14:textId="77777777"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14:paraId="2B4A5276" w14:textId="77777777"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5D4A484A" w14:textId="77777777"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14:paraId="05C42D68" w14:textId="77777777"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14:paraId="520E9F2F" w14:textId="77777777"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14:paraId="15FDB4F4" w14:textId="77777777"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14:paraId="4113B72D" w14:textId="77777777"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14:paraId="2C671E94" w14:textId="77777777"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14:paraId="0B0CD675" w14:textId="77777777"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14:paraId="068BECF2" w14:textId="77777777"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14:paraId="410DBA5C" w14:textId="77777777" w:rsidR="004C02EF" w:rsidRPr="00E77497" w:rsidRDefault="004C02EF" w:rsidP="004C02EF">
      <w:pPr>
        <w:rPr>
          <w:sz w:val="18"/>
        </w:rPr>
      </w:pPr>
      <w:bookmarkStart w:id="2100" w:name="_Ref424532635"/>
      <w:bookmarkStart w:id="2101" w:name="_Ref424532665"/>
      <w:r w:rsidRPr="00E77497">
        <w:rPr>
          <w:sz w:val="18"/>
        </w:rPr>
        <w:t>The practical effect of these restricted productions is as follows:</w:t>
      </w:r>
    </w:p>
    <w:p w14:paraId="46B328F9"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6237B238"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0DBCFF6A" w14:textId="77777777" w:rsidR="004C02EF" w:rsidRPr="00E77497" w:rsidRDefault="004C02EF" w:rsidP="002068F0">
      <w:pPr>
        <w:rPr>
          <w:sz w:val="18"/>
        </w:rPr>
      </w:pPr>
      <w:r w:rsidRPr="00E77497">
        <w:rPr>
          <w:sz w:val="18"/>
        </w:rPr>
        <w:t>The resulting practical advice to ECMAScript programmers is:</w:t>
      </w:r>
    </w:p>
    <w:p w14:paraId="269F3CA8" w14:textId="77777777"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45E6C6E2" w14:textId="77777777"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41689B60" w14:textId="77777777"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651D9275" w14:textId="77777777" w:rsidR="004C02EF" w:rsidRPr="00E77497" w:rsidRDefault="004C02EF" w:rsidP="00D148E9">
      <w:pPr>
        <w:pStyle w:val="30"/>
      </w:pPr>
      <w:bookmarkStart w:id="2102" w:name="_Toc472818772"/>
      <w:bookmarkStart w:id="2103" w:name="_Toc235503325"/>
      <w:bookmarkStart w:id="2104" w:name="_Toc241509100"/>
      <w:bookmarkStart w:id="2105" w:name="_Toc244416587"/>
      <w:bookmarkStart w:id="2106" w:name="_Toc276630951"/>
      <w:bookmarkStart w:id="2107" w:name="_Toc368050358"/>
      <w:r w:rsidRPr="00E77497">
        <w:t>Examples of Automatic Semicolon Insertio</w:t>
      </w:r>
      <w:bookmarkEnd w:id="2097"/>
      <w:bookmarkEnd w:id="2098"/>
      <w:bookmarkEnd w:id="2099"/>
      <w:r w:rsidRPr="00E77497">
        <w:t>n</w:t>
      </w:r>
      <w:bookmarkEnd w:id="2100"/>
      <w:bookmarkEnd w:id="2101"/>
      <w:bookmarkEnd w:id="2102"/>
      <w:bookmarkEnd w:id="2103"/>
      <w:bookmarkEnd w:id="2104"/>
      <w:bookmarkEnd w:id="2105"/>
      <w:bookmarkEnd w:id="2106"/>
      <w:bookmarkEnd w:id="2107"/>
    </w:p>
    <w:p w14:paraId="3A887183" w14:textId="77777777" w:rsidR="004C02EF" w:rsidRPr="00E77497" w:rsidRDefault="004C02EF" w:rsidP="004C02EF">
      <w:pPr>
        <w:keepNext/>
        <w:spacing w:after="60"/>
      </w:pPr>
      <w:r w:rsidRPr="00E77497">
        <w:t>The source</w:t>
      </w:r>
    </w:p>
    <w:p w14:paraId="1F7794B8" w14:textId="77777777" w:rsidR="004C02EF" w:rsidRPr="00E77497" w:rsidRDefault="004C02EF" w:rsidP="004C02EF">
      <w:pPr>
        <w:pStyle w:val="CodeSample3"/>
        <w:spacing w:after="60"/>
        <w:ind w:left="1440"/>
        <w:jc w:val="left"/>
      </w:pPr>
      <w:r w:rsidRPr="00E77497">
        <w:t>{ 1 2 } 3</w:t>
      </w:r>
    </w:p>
    <w:p w14:paraId="4991206C" w14:textId="77777777" w:rsidR="004C02EF" w:rsidRPr="00E77497" w:rsidRDefault="004C02EF" w:rsidP="004C02EF">
      <w:pPr>
        <w:spacing w:after="60"/>
      </w:pPr>
      <w:r w:rsidRPr="00E77497">
        <w:t>is not a valid sentence in the ECMAScript grammar, even with the automatic semicolon insertion rules. In contrast, the source</w:t>
      </w:r>
    </w:p>
    <w:p w14:paraId="5F95B74F" w14:textId="77777777" w:rsidR="004C02EF" w:rsidRPr="00E77497" w:rsidRDefault="004C02EF" w:rsidP="004C02EF">
      <w:pPr>
        <w:pStyle w:val="CodeSample3"/>
        <w:ind w:left="1440"/>
        <w:jc w:val="left"/>
      </w:pPr>
      <w:r w:rsidRPr="00E77497">
        <w:t>{ 1</w:t>
      </w:r>
      <w:r w:rsidRPr="00E77497">
        <w:br/>
        <w:t>2 } 3</w:t>
      </w:r>
    </w:p>
    <w:p w14:paraId="0DA63701" w14:textId="77777777" w:rsidR="004C02EF" w:rsidRPr="00E77497" w:rsidRDefault="004C02EF" w:rsidP="004C02EF">
      <w:pPr>
        <w:spacing w:after="60"/>
      </w:pPr>
      <w:r w:rsidRPr="00E77497">
        <w:t>is also not a valid ECMAScript sentence, but is transformed by automatic semicolon insertion into the following:</w:t>
      </w:r>
    </w:p>
    <w:p w14:paraId="3C98EB05" w14:textId="77777777" w:rsidR="004C02EF" w:rsidRPr="00E77497" w:rsidRDefault="004C02EF" w:rsidP="004C02EF">
      <w:pPr>
        <w:pStyle w:val="CodeSample3"/>
        <w:spacing w:after="60"/>
        <w:ind w:left="1440"/>
        <w:jc w:val="left"/>
      </w:pPr>
      <w:r w:rsidRPr="00E77497">
        <w:t>{ 1</w:t>
      </w:r>
      <w:r w:rsidRPr="00E77497">
        <w:br/>
        <w:t>;2 ;} 3;</w:t>
      </w:r>
    </w:p>
    <w:p w14:paraId="517CE77F" w14:textId="77777777" w:rsidR="004C02EF" w:rsidRPr="00E77497" w:rsidRDefault="004C02EF" w:rsidP="004C02EF">
      <w:r w:rsidRPr="00E77497">
        <w:t>which is a valid ECMAScript sentence.</w:t>
      </w:r>
    </w:p>
    <w:p w14:paraId="3FC9D452" w14:textId="77777777" w:rsidR="004C02EF" w:rsidRPr="00E77497" w:rsidRDefault="004C02EF" w:rsidP="004C02EF">
      <w:pPr>
        <w:spacing w:after="60"/>
      </w:pPr>
      <w:r w:rsidRPr="00E77497">
        <w:t>The source</w:t>
      </w:r>
    </w:p>
    <w:p w14:paraId="3CE317D2" w14:textId="77777777" w:rsidR="004C02EF" w:rsidRPr="00E77497" w:rsidRDefault="004C02EF" w:rsidP="004C02EF">
      <w:pPr>
        <w:pStyle w:val="CodeSample3"/>
        <w:spacing w:after="60"/>
        <w:ind w:left="1440"/>
        <w:jc w:val="left"/>
      </w:pPr>
      <w:r w:rsidRPr="00E77497">
        <w:t>for (a; b</w:t>
      </w:r>
      <w:r w:rsidRPr="00E77497">
        <w:br/>
        <w:t>)</w:t>
      </w:r>
    </w:p>
    <w:p w14:paraId="6F159872" w14:textId="77777777"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2A86405B" w14:textId="77777777" w:rsidR="004C02EF" w:rsidRPr="00E77497" w:rsidRDefault="004C02EF" w:rsidP="004C02EF">
      <w:pPr>
        <w:spacing w:after="60"/>
      </w:pPr>
      <w:r w:rsidRPr="00E77497">
        <w:t>The source</w:t>
      </w:r>
    </w:p>
    <w:p w14:paraId="7B5FAF1C" w14:textId="77777777" w:rsidR="004C02EF" w:rsidRPr="00E77497" w:rsidRDefault="004C02EF" w:rsidP="004C02EF">
      <w:pPr>
        <w:pStyle w:val="CodeSample3"/>
        <w:spacing w:after="60"/>
        <w:ind w:left="1440"/>
      </w:pPr>
      <w:r w:rsidRPr="00E77497">
        <w:t>return</w:t>
      </w:r>
      <w:r w:rsidRPr="00E77497">
        <w:br/>
        <w:t>a + b</w:t>
      </w:r>
    </w:p>
    <w:p w14:paraId="20CDAD06" w14:textId="77777777" w:rsidR="004C02EF" w:rsidRPr="00E77497" w:rsidRDefault="004C02EF" w:rsidP="004C02EF">
      <w:pPr>
        <w:spacing w:after="60"/>
      </w:pPr>
      <w:r w:rsidRPr="00E77497">
        <w:t>is transformed by automatic semicolon insertion into the following:</w:t>
      </w:r>
    </w:p>
    <w:p w14:paraId="0D738FBB" w14:textId="77777777" w:rsidR="004C02EF" w:rsidRPr="00E77497" w:rsidRDefault="004C02EF" w:rsidP="004C02EF">
      <w:pPr>
        <w:pStyle w:val="CodeSample3"/>
        <w:ind w:left="1440"/>
      </w:pPr>
      <w:r w:rsidRPr="00E77497">
        <w:t>return;</w:t>
      </w:r>
      <w:r w:rsidRPr="00E77497">
        <w:br/>
        <w:t>a + b;</w:t>
      </w:r>
    </w:p>
    <w:p w14:paraId="255DB687" w14:textId="77777777"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1730185C" w14:textId="77777777" w:rsidR="004C02EF" w:rsidRPr="00E77497" w:rsidRDefault="004C02EF" w:rsidP="004C02EF">
      <w:pPr>
        <w:spacing w:after="60"/>
      </w:pPr>
      <w:r w:rsidRPr="00E77497">
        <w:t>The source</w:t>
      </w:r>
    </w:p>
    <w:p w14:paraId="2B23478E" w14:textId="77777777" w:rsidR="004C02EF" w:rsidRPr="00E77497" w:rsidRDefault="004C02EF" w:rsidP="004C02EF">
      <w:pPr>
        <w:pStyle w:val="CodeSample3"/>
        <w:spacing w:after="60"/>
        <w:ind w:left="1440"/>
        <w:jc w:val="left"/>
      </w:pPr>
      <w:r w:rsidRPr="00E77497">
        <w:t>a = b</w:t>
      </w:r>
      <w:r w:rsidRPr="00E77497">
        <w:br/>
        <w:t>++c</w:t>
      </w:r>
    </w:p>
    <w:p w14:paraId="037CED07" w14:textId="77777777" w:rsidR="004C02EF" w:rsidRPr="00E77497" w:rsidRDefault="004C02EF" w:rsidP="004C02EF">
      <w:pPr>
        <w:spacing w:after="60"/>
      </w:pPr>
      <w:r w:rsidRPr="00E77497">
        <w:t>is transformed by automatic semicolon insertion into the following:</w:t>
      </w:r>
    </w:p>
    <w:p w14:paraId="6A9DE23C" w14:textId="77777777" w:rsidR="004C02EF" w:rsidRPr="00E77497" w:rsidRDefault="004C02EF" w:rsidP="004C02EF">
      <w:pPr>
        <w:pStyle w:val="CodeSample3"/>
        <w:ind w:left="1440"/>
        <w:jc w:val="left"/>
      </w:pPr>
      <w:r w:rsidRPr="00E77497">
        <w:t>a = b;</w:t>
      </w:r>
      <w:r w:rsidRPr="00E77497">
        <w:br/>
        <w:t>++c;</w:t>
      </w:r>
    </w:p>
    <w:p w14:paraId="45FCF695" w14:textId="77777777"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148C835B" w14:textId="77777777" w:rsidR="004C02EF" w:rsidRPr="00E77497" w:rsidRDefault="004C02EF" w:rsidP="004C02EF">
      <w:pPr>
        <w:spacing w:after="60"/>
      </w:pPr>
      <w:r w:rsidRPr="00E77497">
        <w:t>The source</w:t>
      </w:r>
    </w:p>
    <w:p w14:paraId="6D97E9A3" w14:textId="77777777" w:rsidR="004C02EF" w:rsidRPr="00E77497" w:rsidRDefault="004C02EF" w:rsidP="004C02EF">
      <w:pPr>
        <w:pStyle w:val="CodeSample3"/>
        <w:spacing w:after="60"/>
        <w:ind w:left="1440"/>
        <w:jc w:val="left"/>
      </w:pPr>
      <w:r w:rsidRPr="00E77497">
        <w:t>if (a &gt; b)</w:t>
      </w:r>
      <w:r w:rsidRPr="00E77497">
        <w:br/>
        <w:t>else c = d</w:t>
      </w:r>
    </w:p>
    <w:p w14:paraId="77EAF92A" w14:textId="77777777"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2108" w:name="_Toc381513631"/>
      <w:bookmarkStart w:id="2109" w:name="_Toc382202774"/>
      <w:bookmarkStart w:id="2110" w:name="_Toc382202994"/>
      <w:bookmarkStart w:id="2111" w:name="_Toc382212153"/>
      <w:bookmarkStart w:id="2112" w:name="_Toc382212332"/>
      <w:bookmarkStart w:id="2113" w:name="_Toc382291498"/>
      <w:bookmarkStart w:id="2114" w:name="_Toc385672134"/>
    </w:p>
    <w:p w14:paraId="0C65B047" w14:textId="77777777" w:rsidR="004C02EF" w:rsidRPr="00E77497" w:rsidRDefault="004C02EF" w:rsidP="004C02EF">
      <w:pPr>
        <w:spacing w:after="60"/>
      </w:pPr>
      <w:r w:rsidRPr="00E77497">
        <w:t>The source</w:t>
      </w:r>
    </w:p>
    <w:p w14:paraId="34285C8D" w14:textId="77777777" w:rsidR="004C02EF" w:rsidRPr="00E77497" w:rsidRDefault="004C02EF" w:rsidP="004C02EF">
      <w:pPr>
        <w:pStyle w:val="CodeSample3"/>
        <w:spacing w:after="60"/>
        <w:ind w:left="1440"/>
        <w:jc w:val="left"/>
      </w:pPr>
      <w:r w:rsidRPr="00E77497">
        <w:t>a = b + c</w:t>
      </w:r>
      <w:r w:rsidRPr="00E77497">
        <w:br/>
        <w:t>(d + e).print()</w:t>
      </w:r>
    </w:p>
    <w:p w14:paraId="0B734F03" w14:textId="77777777"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61AAEBFF" w14:textId="77777777" w:rsidR="004C02EF" w:rsidRPr="00E77497" w:rsidRDefault="004C02EF" w:rsidP="004C02EF">
      <w:pPr>
        <w:pStyle w:val="CodeSample3"/>
        <w:ind w:firstLine="720"/>
      </w:pPr>
      <w:r w:rsidRPr="00E77497">
        <w:t>a = b + c(d + e).print()</w:t>
      </w:r>
    </w:p>
    <w:p w14:paraId="752C8188" w14:textId="77777777"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2115" w:name="_Toc393690227"/>
    </w:p>
    <w:p w14:paraId="47722DD3" w14:textId="77777777" w:rsidR="004C02EF" w:rsidRPr="00E77497" w:rsidRDefault="00AC754D" w:rsidP="005B22EB">
      <w:pPr>
        <w:pStyle w:val="1"/>
        <w:tabs>
          <w:tab w:val="left" w:pos="1080"/>
        </w:tabs>
      </w:pPr>
      <w:bookmarkStart w:id="2116" w:name="_Toc365469647"/>
      <w:bookmarkStart w:id="2117" w:name="_Toc365469656"/>
      <w:bookmarkStart w:id="2118" w:name="_Toc365469662"/>
      <w:bookmarkStart w:id="2119" w:name="_Toc365469670"/>
      <w:bookmarkStart w:id="2120" w:name="_Toc365469673"/>
      <w:bookmarkStart w:id="2121" w:name="_Toc365469683"/>
      <w:bookmarkStart w:id="2122" w:name="_Toc365469685"/>
      <w:bookmarkStart w:id="2123" w:name="_Toc365469686"/>
      <w:bookmarkStart w:id="2124" w:name="_Toc365469687"/>
      <w:bookmarkStart w:id="2125" w:name="_Toc365469688"/>
      <w:bookmarkStart w:id="2126" w:name="_Toc365469689"/>
      <w:bookmarkStart w:id="2127" w:name="_Toc365469710"/>
      <w:bookmarkStart w:id="2128" w:name="_Toc365469733"/>
      <w:bookmarkStart w:id="2129" w:name="_Toc365469735"/>
      <w:bookmarkStart w:id="2130" w:name="_Toc365469757"/>
      <w:bookmarkStart w:id="2131" w:name="_Toc365469758"/>
      <w:bookmarkStart w:id="2132" w:name="_Toc365469760"/>
      <w:bookmarkStart w:id="2133" w:name="_Toc365469761"/>
      <w:bookmarkStart w:id="2134" w:name="_Toc365469763"/>
      <w:bookmarkStart w:id="2135" w:name="_Toc365469764"/>
      <w:bookmarkStart w:id="2136" w:name="_Toc365469847"/>
      <w:bookmarkStart w:id="2137" w:name="_Toc365469848"/>
      <w:bookmarkStart w:id="2138" w:name="_Toc365469862"/>
      <w:bookmarkStart w:id="2139" w:name="_Toc360523965"/>
      <w:bookmarkStart w:id="2140" w:name="_Toc365469863"/>
      <w:bookmarkStart w:id="2141" w:name="_Toc365469864"/>
      <w:bookmarkStart w:id="2142" w:name="_Toc365469865"/>
      <w:bookmarkStart w:id="2143" w:name="_Toc365469866"/>
      <w:bookmarkStart w:id="2144" w:name="_Toc365469867"/>
      <w:bookmarkStart w:id="2145" w:name="_Toc365469868"/>
      <w:bookmarkStart w:id="2146" w:name="_Toc365469873"/>
      <w:bookmarkStart w:id="2147" w:name="_Toc365469874"/>
      <w:bookmarkStart w:id="2148" w:name="_Toc365469875"/>
      <w:bookmarkStart w:id="2149" w:name="_Toc365469876"/>
      <w:bookmarkStart w:id="2150" w:name="_Toc365469877"/>
      <w:bookmarkStart w:id="2151" w:name="_Toc365469878"/>
      <w:bookmarkStart w:id="2152" w:name="_Toc365469879"/>
      <w:bookmarkStart w:id="2153" w:name="_Toc365469880"/>
      <w:bookmarkStart w:id="2154" w:name="_Toc365469881"/>
      <w:bookmarkStart w:id="2155" w:name="_Toc365469887"/>
      <w:bookmarkStart w:id="2156" w:name="_Toc365469888"/>
      <w:bookmarkStart w:id="2157" w:name="_Toc365469889"/>
      <w:bookmarkStart w:id="2158" w:name="_Toc365469894"/>
      <w:bookmarkStart w:id="2159" w:name="_Toc365469895"/>
      <w:bookmarkStart w:id="2160" w:name="_Toc365469897"/>
      <w:bookmarkStart w:id="2161" w:name="_Toc365469901"/>
      <w:bookmarkStart w:id="2162" w:name="_Toc365469902"/>
      <w:bookmarkStart w:id="2163" w:name="_Toc365469906"/>
      <w:bookmarkStart w:id="2164" w:name="_Toc365469907"/>
      <w:bookmarkStart w:id="2165" w:name="_Toc365469909"/>
      <w:bookmarkStart w:id="2166" w:name="_Toc365469912"/>
      <w:bookmarkStart w:id="2167" w:name="_Toc365469913"/>
      <w:bookmarkStart w:id="2168" w:name="_Toc365469914"/>
      <w:bookmarkStart w:id="2169" w:name="_Toc365469915"/>
      <w:bookmarkStart w:id="2170" w:name="_Toc365469917"/>
      <w:bookmarkStart w:id="2171" w:name="_Toc365469921"/>
      <w:bookmarkStart w:id="2172" w:name="_Toc365469922"/>
      <w:bookmarkStart w:id="2173" w:name="_Toc365469926"/>
      <w:bookmarkStart w:id="2174" w:name="_Toc365469927"/>
      <w:bookmarkStart w:id="2175" w:name="_Toc365469928"/>
      <w:bookmarkStart w:id="2176" w:name="_Toc365469931"/>
      <w:bookmarkStart w:id="2177" w:name="_Toc365469932"/>
      <w:bookmarkStart w:id="2178" w:name="_Toc365469933"/>
      <w:bookmarkStart w:id="2179" w:name="_Toc365469936"/>
      <w:bookmarkStart w:id="2180" w:name="_Toc365469937"/>
      <w:bookmarkStart w:id="2181" w:name="_Toc365469938"/>
      <w:bookmarkStart w:id="2182" w:name="_Toc365469944"/>
      <w:bookmarkStart w:id="2183" w:name="_Toc365469945"/>
      <w:bookmarkStart w:id="2184" w:name="_Toc365469948"/>
      <w:bookmarkStart w:id="2185" w:name="_Toc365469949"/>
      <w:bookmarkStart w:id="2186" w:name="_Toc365469950"/>
      <w:bookmarkStart w:id="2187" w:name="_Toc365470015"/>
      <w:bookmarkStart w:id="2188" w:name="_Toc365470031"/>
      <w:bookmarkStart w:id="2189" w:name="_Toc365470032"/>
      <w:bookmarkStart w:id="2190" w:name="_Toc365470033"/>
      <w:bookmarkStart w:id="2191" w:name="_Toc365470034"/>
      <w:bookmarkStart w:id="2192" w:name="_Toc365470059"/>
      <w:bookmarkStart w:id="2193" w:name="_Toc365470061"/>
      <w:bookmarkStart w:id="2194" w:name="_Toc365470062"/>
      <w:bookmarkStart w:id="2195" w:name="_Toc365470183"/>
      <w:bookmarkStart w:id="2196" w:name="_Hlt458484268"/>
      <w:bookmarkStart w:id="2197" w:name="_Hlt455971670"/>
      <w:bookmarkStart w:id="2198" w:name="_Toc365470238"/>
      <w:bookmarkStart w:id="2199" w:name="_Toc365470256"/>
      <w:bookmarkStart w:id="2200" w:name="_Toc365470258"/>
      <w:bookmarkStart w:id="2201" w:name="_Toc365470261"/>
      <w:bookmarkStart w:id="2202" w:name="_Toc365470262"/>
      <w:bookmarkStart w:id="2203" w:name="_Toc365470264"/>
      <w:bookmarkStart w:id="2204" w:name="_Toc365470266"/>
      <w:bookmarkStart w:id="2205" w:name="_Toc365470283"/>
      <w:bookmarkStart w:id="2206" w:name="_Toc365470284"/>
      <w:bookmarkStart w:id="2207" w:name="_Toc365470286"/>
      <w:bookmarkStart w:id="2208" w:name="_Toc365470289"/>
      <w:bookmarkStart w:id="2209" w:name="_Toc365470294"/>
      <w:bookmarkStart w:id="2210" w:name="_Toc365470296"/>
      <w:bookmarkStart w:id="2211" w:name="_Toc365470299"/>
      <w:bookmarkStart w:id="2212" w:name="_Toc365470302"/>
      <w:bookmarkStart w:id="2213" w:name="_Toc365470303"/>
      <w:bookmarkStart w:id="2214" w:name="_Toc365470307"/>
      <w:bookmarkStart w:id="2215" w:name="_Toc365470308"/>
      <w:bookmarkStart w:id="2216" w:name="_Toc365470312"/>
      <w:bookmarkStart w:id="2217" w:name="_Toc365470314"/>
      <w:bookmarkStart w:id="2218" w:name="_Toc365470315"/>
      <w:bookmarkStart w:id="2219" w:name="_Toc365470317"/>
      <w:bookmarkStart w:id="2220" w:name="_Toc365470318"/>
      <w:bookmarkStart w:id="2221" w:name="_Toc365470321"/>
      <w:bookmarkStart w:id="2222" w:name="_Toc365470322"/>
      <w:bookmarkStart w:id="2223" w:name="_Toc365470330"/>
      <w:bookmarkStart w:id="2224" w:name="_Toc365470331"/>
      <w:bookmarkStart w:id="2225" w:name="_Toc365470335"/>
      <w:bookmarkStart w:id="2226" w:name="_Toc365470340"/>
      <w:bookmarkStart w:id="2227" w:name="_Toc365470341"/>
      <w:bookmarkStart w:id="2228" w:name="_Toc365470345"/>
      <w:bookmarkStart w:id="2229" w:name="_Toc365470356"/>
      <w:bookmarkStart w:id="2230" w:name="_Toc365470362"/>
      <w:bookmarkStart w:id="2231" w:name="_Toc365470369"/>
      <w:bookmarkStart w:id="2232" w:name="_Toc365470372"/>
      <w:bookmarkStart w:id="2233" w:name="_Toc365470378"/>
      <w:bookmarkStart w:id="2234" w:name="_Toc365470398"/>
      <w:bookmarkStart w:id="2235" w:name="_Toc365470406"/>
      <w:bookmarkStart w:id="2236" w:name="_Toc365470407"/>
      <w:bookmarkStart w:id="2237" w:name="_Toc361662436"/>
      <w:bookmarkStart w:id="2238" w:name="_Toc361664279"/>
      <w:bookmarkStart w:id="2239" w:name="_Toc361666119"/>
      <w:bookmarkStart w:id="2240" w:name="_Toc361667948"/>
      <w:bookmarkStart w:id="2241" w:name="_Toc364933978"/>
      <w:bookmarkStart w:id="2242" w:name="_Toc365470410"/>
      <w:bookmarkStart w:id="2243" w:name="_Toc361662439"/>
      <w:bookmarkStart w:id="2244" w:name="_Toc361664282"/>
      <w:bookmarkStart w:id="2245" w:name="_Toc361666122"/>
      <w:bookmarkStart w:id="2246" w:name="_Toc361667951"/>
      <w:bookmarkStart w:id="2247" w:name="_Toc364933981"/>
      <w:bookmarkStart w:id="2248" w:name="_Toc365470413"/>
      <w:bookmarkStart w:id="2249" w:name="_Toc365470417"/>
      <w:bookmarkStart w:id="2250" w:name="_Toc365470441"/>
      <w:bookmarkStart w:id="2251" w:name="_Toc365470459"/>
      <w:bookmarkStart w:id="2252" w:name="_Toc365470490"/>
      <w:bookmarkStart w:id="2253" w:name="_Toc365470494"/>
      <w:bookmarkStart w:id="2254" w:name="_Toc365470497"/>
      <w:bookmarkStart w:id="2255" w:name="_Toc365470499"/>
      <w:bookmarkStart w:id="2256" w:name="_Toc365470500"/>
      <w:bookmarkStart w:id="2257" w:name="_Toc365470501"/>
      <w:bookmarkStart w:id="2258" w:name="_Toc365470502"/>
      <w:bookmarkStart w:id="2259" w:name="_Toc365470503"/>
      <w:bookmarkStart w:id="2260" w:name="_Toc365470504"/>
      <w:bookmarkStart w:id="2261" w:name="_Toc365470505"/>
      <w:bookmarkStart w:id="2262" w:name="_Toc365470510"/>
      <w:bookmarkStart w:id="2263" w:name="_Toc365470511"/>
      <w:bookmarkStart w:id="2264" w:name="_Toc365470512"/>
      <w:bookmarkStart w:id="2265" w:name="_Toc365470513"/>
      <w:bookmarkStart w:id="2266" w:name="_Toc365470516"/>
      <w:bookmarkStart w:id="2267" w:name="_Toc365470525"/>
      <w:bookmarkStart w:id="2268" w:name="_Toc365470526"/>
      <w:bookmarkStart w:id="2269" w:name="_Toc365470527"/>
      <w:bookmarkStart w:id="2270" w:name="_Toc365470528"/>
      <w:bookmarkStart w:id="2271" w:name="_Toc365470529"/>
      <w:bookmarkStart w:id="2272" w:name="_Toc365470530"/>
      <w:bookmarkStart w:id="2273" w:name="_Toc365470531"/>
      <w:bookmarkStart w:id="2274" w:name="_Toc365470532"/>
      <w:bookmarkStart w:id="2275" w:name="_Toc365470533"/>
      <w:bookmarkStart w:id="2276" w:name="_Toc365470534"/>
      <w:bookmarkStart w:id="2277" w:name="_Toc365470539"/>
      <w:bookmarkStart w:id="2278" w:name="_Toc365470540"/>
      <w:bookmarkStart w:id="2279" w:name="_Toc365470542"/>
      <w:bookmarkStart w:id="2280" w:name="_Toc365470551"/>
      <w:bookmarkStart w:id="2281" w:name="_Toc365470552"/>
      <w:bookmarkStart w:id="2282" w:name="_Toc365470554"/>
      <w:bookmarkStart w:id="2283" w:name="_Toc365470557"/>
      <w:bookmarkStart w:id="2284" w:name="_Toc365470580"/>
      <w:bookmarkStart w:id="2285" w:name="_Toc365470583"/>
      <w:bookmarkStart w:id="2286" w:name="_Toc365470587"/>
      <w:bookmarkStart w:id="2287" w:name="_Toc365470589"/>
      <w:bookmarkStart w:id="2288" w:name="_Toc365470591"/>
      <w:bookmarkStart w:id="2289" w:name="_Toc365470656"/>
      <w:bookmarkStart w:id="2290" w:name="_Toc365470660"/>
      <w:bookmarkStart w:id="2291" w:name="_Toc365470663"/>
      <w:bookmarkStart w:id="2292" w:name="_Toc365470666"/>
      <w:bookmarkStart w:id="2293" w:name="_Toc365470671"/>
      <w:bookmarkStart w:id="2294" w:name="_Toc365470672"/>
      <w:bookmarkStart w:id="2295" w:name="_Toc365470674"/>
      <w:bookmarkStart w:id="2296" w:name="_Toc365470675"/>
      <w:bookmarkStart w:id="2297" w:name="_Toc365470688"/>
      <w:bookmarkStart w:id="2298" w:name="_Toc365470689"/>
      <w:bookmarkStart w:id="2299" w:name="_Toc365470692"/>
      <w:bookmarkStart w:id="2300" w:name="_Toc365470694"/>
      <w:bookmarkStart w:id="2301" w:name="_Toc365470695"/>
      <w:bookmarkStart w:id="2302" w:name="_Toc365470699"/>
      <w:bookmarkStart w:id="2303" w:name="_Toc365470700"/>
      <w:bookmarkStart w:id="2304" w:name="_Toc365470701"/>
      <w:bookmarkStart w:id="2305" w:name="_Toc365470703"/>
      <w:bookmarkStart w:id="2306" w:name="_Toc365470707"/>
      <w:bookmarkStart w:id="2307" w:name="_Toc365470712"/>
      <w:bookmarkStart w:id="2308" w:name="_Toc365470716"/>
      <w:bookmarkStart w:id="2309" w:name="_Toc361662502"/>
      <w:bookmarkStart w:id="2310" w:name="_Toc361664345"/>
      <w:bookmarkStart w:id="2311" w:name="_Toc361666185"/>
      <w:bookmarkStart w:id="2312" w:name="_Toc361668014"/>
      <w:bookmarkStart w:id="2313" w:name="_Toc364934044"/>
      <w:bookmarkStart w:id="2314" w:name="_Toc365470740"/>
      <w:bookmarkStart w:id="2315" w:name="_Toc361662506"/>
      <w:bookmarkStart w:id="2316" w:name="_Toc361664349"/>
      <w:bookmarkStart w:id="2317" w:name="_Toc361666189"/>
      <w:bookmarkStart w:id="2318" w:name="_Toc361668018"/>
      <w:bookmarkStart w:id="2319" w:name="_Toc364934048"/>
      <w:bookmarkStart w:id="2320" w:name="_Toc365470744"/>
      <w:bookmarkStart w:id="2321" w:name="_Toc361662535"/>
      <w:bookmarkStart w:id="2322" w:name="_Toc361664378"/>
      <w:bookmarkStart w:id="2323" w:name="_Toc361666218"/>
      <w:bookmarkStart w:id="2324" w:name="_Toc361668047"/>
      <w:bookmarkStart w:id="2325" w:name="_Toc364934077"/>
      <w:bookmarkStart w:id="2326" w:name="_Toc365470773"/>
      <w:bookmarkStart w:id="2327" w:name="_Toc361662555"/>
      <w:bookmarkStart w:id="2328" w:name="_Toc361664398"/>
      <w:bookmarkStart w:id="2329" w:name="_Toc361666238"/>
      <w:bookmarkStart w:id="2330" w:name="_Toc361668067"/>
      <w:bookmarkStart w:id="2331" w:name="_Toc364934097"/>
      <w:bookmarkStart w:id="2332" w:name="_Toc365470793"/>
      <w:bookmarkStart w:id="2333" w:name="_Toc361662573"/>
      <w:bookmarkStart w:id="2334" w:name="_Toc361664416"/>
      <w:bookmarkStart w:id="2335" w:name="_Toc361666256"/>
      <w:bookmarkStart w:id="2336" w:name="_Toc361668085"/>
      <w:bookmarkStart w:id="2337" w:name="_Toc364934115"/>
      <w:bookmarkStart w:id="2338" w:name="_Toc365470821"/>
      <w:bookmarkStart w:id="2339" w:name="_Toc361662576"/>
      <w:bookmarkStart w:id="2340" w:name="_Toc361664419"/>
      <w:bookmarkStart w:id="2341" w:name="_Toc361666259"/>
      <w:bookmarkStart w:id="2342" w:name="_Toc361668088"/>
      <w:bookmarkStart w:id="2343" w:name="_Toc364934118"/>
      <w:bookmarkStart w:id="2344" w:name="_Toc365470824"/>
      <w:bookmarkStart w:id="2345" w:name="_Toc361662580"/>
      <w:bookmarkStart w:id="2346" w:name="_Toc361664423"/>
      <w:bookmarkStart w:id="2347" w:name="_Toc361666263"/>
      <w:bookmarkStart w:id="2348" w:name="_Toc361668092"/>
      <w:bookmarkStart w:id="2349" w:name="_Toc364934122"/>
      <w:bookmarkStart w:id="2350" w:name="_Toc365470828"/>
      <w:bookmarkStart w:id="2351" w:name="_Toc361662654"/>
      <w:bookmarkStart w:id="2352" w:name="_Toc361664497"/>
      <w:bookmarkStart w:id="2353" w:name="_Toc361666337"/>
      <w:bookmarkStart w:id="2354" w:name="_Toc361668166"/>
      <w:bookmarkStart w:id="2355" w:name="_Toc364934196"/>
      <w:bookmarkStart w:id="2356" w:name="_Toc365470902"/>
      <w:bookmarkStart w:id="2357" w:name="_Toc361662655"/>
      <w:bookmarkStart w:id="2358" w:name="_Toc361664498"/>
      <w:bookmarkStart w:id="2359" w:name="_Toc361666338"/>
      <w:bookmarkStart w:id="2360" w:name="_Toc361668167"/>
      <w:bookmarkStart w:id="2361" w:name="_Toc364934197"/>
      <w:bookmarkStart w:id="2362" w:name="_Toc365470903"/>
      <w:bookmarkStart w:id="2363" w:name="_Toc361662658"/>
      <w:bookmarkStart w:id="2364" w:name="_Toc361664501"/>
      <w:bookmarkStart w:id="2365" w:name="_Toc361666341"/>
      <w:bookmarkStart w:id="2366" w:name="_Toc361668170"/>
      <w:bookmarkStart w:id="2367" w:name="_Toc364934200"/>
      <w:bookmarkStart w:id="2368" w:name="_Toc365470906"/>
      <w:bookmarkStart w:id="2369" w:name="_Toc361662665"/>
      <w:bookmarkStart w:id="2370" w:name="_Toc361664508"/>
      <w:bookmarkStart w:id="2371" w:name="_Toc361666348"/>
      <w:bookmarkStart w:id="2372" w:name="_Toc361668177"/>
      <w:bookmarkStart w:id="2373" w:name="_Toc364934207"/>
      <w:bookmarkStart w:id="2374" w:name="_Toc365470913"/>
      <w:bookmarkStart w:id="2375" w:name="_Toc361662666"/>
      <w:bookmarkStart w:id="2376" w:name="_Toc361664509"/>
      <w:bookmarkStart w:id="2377" w:name="_Toc361666349"/>
      <w:bookmarkStart w:id="2378" w:name="_Toc361668178"/>
      <w:bookmarkStart w:id="2379" w:name="_Toc364934208"/>
      <w:bookmarkStart w:id="2380" w:name="_Toc365470914"/>
      <w:bookmarkStart w:id="2381" w:name="_Toc361662667"/>
      <w:bookmarkStart w:id="2382" w:name="_Toc361664510"/>
      <w:bookmarkStart w:id="2383" w:name="_Toc361666350"/>
      <w:bookmarkStart w:id="2384" w:name="_Toc361668179"/>
      <w:bookmarkStart w:id="2385" w:name="_Toc364934209"/>
      <w:bookmarkStart w:id="2386" w:name="_Toc365470915"/>
      <w:bookmarkStart w:id="2387" w:name="_Toc361662668"/>
      <w:bookmarkStart w:id="2388" w:name="_Toc361664511"/>
      <w:bookmarkStart w:id="2389" w:name="_Toc361666351"/>
      <w:bookmarkStart w:id="2390" w:name="_Toc361668180"/>
      <w:bookmarkStart w:id="2391" w:name="_Toc364934210"/>
      <w:bookmarkStart w:id="2392" w:name="_Toc365470916"/>
      <w:bookmarkStart w:id="2393" w:name="_Toc361662669"/>
      <w:bookmarkStart w:id="2394" w:name="_Toc361664512"/>
      <w:bookmarkStart w:id="2395" w:name="_Toc361666352"/>
      <w:bookmarkStart w:id="2396" w:name="_Toc361668181"/>
      <w:bookmarkStart w:id="2397" w:name="_Toc364934211"/>
      <w:bookmarkStart w:id="2398" w:name="_Toc365470917"/>
      <w:bookmarkStart w:id="2399" w:name="_Toc365470921"/>
      <w:bookmarkStart w:id="2400" w:name="_Toc365470922"/>
      <w:bookmarkStart w:id="2401" w:name="_Toc365470925"/>
      <w:bookmarkStart w:id="2402" w:name="_Toc365470934"/>
      <w:bookmarkStart w:id="2403" w:name="_Toc365470937"/>
      <w:bookmarkStart w:id="2404" w:name="_Toc365470938"/>
      <w:bookmarkStart w:id="2405" w:name="_Toc361662676"/>
      <w:bookmarkStart w:id="2406" w:name="_Toc361664519"/>
      <w:bookmarkStart w:id="2407" w:name="_Toc361666359"/>
      <w:bookmarkStart w:id="2408" w:name="_Toc361668188"/>
      <w:bookmarkStart w:id="2409" w:name="_Toc364934218"/>
      <w:bookmarkStart w:id="2410" w:name="_Toc365470945"/>
      <w:bookmarkStart w:id="2411" w:name="_Toc361662678"/>
      <w:bookmarkStart w:id="2412" w:name="_Toc361664521"/>
      <w:bookmarkStart w:id="2413" w:name="_Toc361666361"/>
      <w:bookmarkStart w:id="2414" w:name="_Toc361668190"/>
      <w:bookmarkStart w:id="2415" w:name="_Toc364934220"/>
      <w:bookmarkStart w:id="2416" w:name="_Toc365470947"/>
      <w:bookmarkStart w:id="2417" w:name="_Toc361662679"/>
      <w:bookmarkStart w:id="2418" w:name="_Toc361664522"/>
      <w:bookmarkStart w:id="2419" w:name="_Toc361666362"/>
      <w:bookmarkStart w:id="2420" w:name="_Toc361668191"/>
      <w:bookmarkStart w:id="2421" w:name="_Toc364934221"/>
      <w:bookmarkStart w:id="2422" w:name="_Toc365470948"/>
      <w:bookmarkStart w:id="2423" w:name="_Toc361662680"/>
      <w:bookmarkStart w:id="2424" w:name="_Toc361664523"/>
      <w:bookmarkStart w:id="2425" w:name="_Toc361666363"/>
      <w:bookmarkStart w:id="2426" w:name="_Toc361668192"/>
      <w:bookmarkStart w:id="2427" w:name="_Toc364934222"/>
      <w:bookmarkStart w:id="2428" w:name="_Toc365470949"/>
      <w:bookmarkStart w:id="2429" w:name="_Toc361662682"/>
      <w:bookmarkStart w:id="2430" w:name="_Toc361664525"/>
      <w:bookmarkStart w:id="2431" w:name="_Toc361666365"/>
      <w:bookmarkStart w:id="2432" w:name="_Toc361668194"/>
      <w:bookmarkStart w:id="2433" w:name="_Toc364934224"/>
      <w:bookmarkStart w:id="2434" w:name="_Toc365470951"/>
      <w:bookmarkStart w:id="2435" w:name="_Toc365470958"/>
      <w:bookmarkStart w:id="2436" w:name="_Toc365470959"/>
      <w:bookmarkStart w:id="2437" w:name="_Toc365470960"/>
      <w:bookmarkStart w:id="2438" w:name="_Toc361662695"/>
      <w:bookmarkStart w:id="2439" w:name="_Toc361664538"/>
      <w:bookmarkStart w:id="2440" w:name="_Toc361666378"/>
      <w:bookmarkStart w:id="2441" w:name="_Toc361668207"/>
      <w:bookmarkStart w:id="2442" w:name="_Toc364934237"/>
      <w:bookmarkStart w:id="2443" w:name="_Toc365470971"/>
      <w:bookmarkStart w:id="2444" w:name="_Toc365470974"/>
      <w:bookmarkStart w:id="2445" w:name="_Toc365470979"/>
      <w:bookmarkStart w:id="2446" w:name="_Toc365470980"/>
      <w:bookmarkStart w:id="2447" w:name="_Toc365470982"/>
      <w:bookmarkStart w:id="2448" w:name="_Toc365470983"/>
      <w:bookmarkStart w:id="2449" w:name="_Toc365470984"/>
      <w:bookmarkStart w:id="2450" w:name="_Toc365470985"/>
      <w:bookmarkStart w:id="2451" w:name="_Toc365470986"/>
      <w:bookmarkStart w:id="2452" w:name="_Toc365470987"/>
      <w:bookmarkStart w:id="2453" w:name="_Toc365470988"/>
      <w:bookmarkStart w:id="2454" w:name="_Toc365471029"/>
      <w:bookmarkStart w:id="2455" w:name="_Toc365471030"/>
      <w:bookmarkStart w:id="2456" w:name="_Toc365471032"/>
      <w:bookmarkStart w:id="2457" w:name="_Toc365471035"/>
      <w:bookmarkStart w:id="2458" w:name="_Toc365471037"/>
      <w:bookmarkStart w:id="2459" w:name="_Toc365471039"/>
      <w:bookmarkStart w:id="2460" w:name="_Toc365471043"/>
      <w:bookmarkStart w:id="2461" w:name="_Toc365471051"/>
      <w:bookmarkStart w:id="2462" w:name="_Toc365471055"/>
      <w:bookmarkStart w:id="2463" w:name="_Toc365471056"/>
      <w:bookmarkStart w:id="2464" w:name="_Toc365471057"/>
      <w:bookmarkStart w:id="2465" w:name="_Toc365471060"/>
      <w:bookmarkStart w:id="2466" w:name="_Toc365471061"/>
      <w:bookmarkStart w:id="2467" w:name="_Toc365471062"/>
      <w:bookmarkStart w:id="2468" w:name="_Toc365471064"/>
      <w:bookmarkStart w:id="2469" w:name="_Toc365471070"/>
      <w:bookmarkStart w:id="2470" w:name="_Toc365471072"/>
      <w:bookmarkStart w:id="2471" w:name="_Toc365471073"/>
      <w:bookmarkStart w:id="2472" w:name="_Toc365471090"/>
      <w:bookmarkStart w:id="2473" w:name="_Toc365471097"/>
      <w:bookmarkStart w:id="2474" w:name="_Toc365471099"/>
      <w:bookmarkStart w:id="2475" w:name="_Toc365471103"/>
      <w:bookmarkStart w:id="2476" w:name="_Toc365471105"/>
      <w:bookmarkStart w:id="2477" w:name="_Toc365471106"/>
      <w:bookmarkStart w:id="2478" w:name="_Toc365471109"/>
      <w:bookmarkStart w:id="2479" w:name="_Toc365471112"/>
      <w:bookmarkStart w:id="2480" w:name="_Toc365471115"/>
      <w:bookmarkStart w:id="2481" w:name="_Toc365471116"/>
      <w:bookmarkStart w:id="2482" w:name="_Toc365471117"/>
      <w:bookmarkStart w:id="2483" w:name="_Toc365471118"/>
      <w:bookmarkStart w:id="2484" w:name="_Toc365471120"/>
      <w:bookmarkStart w:id="2485" w:name="_Toc365471130"/>
      <w:bookmarkStart w:id="2486" w:name="_Toc365471131"/>
      <w:bookmarkStart w:id="2487" w:name="_Toc365471132"/>
      <w:bookmarkStart w:id="2488" w:name="_Toc365471133"/>
      <w:bookmarkStart w:id="2489" w:name="_Toc365471134"/>
      <w:bookmarkStart w:id="2490" w:name="_Toc365471138"/>
      <w:bookmarkStart w:id="2491" w:name="_Toc365471140"/>
      <w:bookmarkStart w:id="2492" w:name="_Toc365471144"/>
      <w:bookmarkStart w:id="2493" w:name="_Toc365471149"/>
      <w:bookmarkStart w:id="2494" w:name="_Toc365471155"/>
      <w:bookmarkStart w:id="2495" w:name="_Toc365471160"/>
      <w:bookmarkStart w:id="2496" w:name="_Toc365471161"/>
      <w:bookmarkStart w:id="2497" w:name="_Toc365471166"/>
      <w:bookmarkStart w:id="2498" w:name="_Toc365471168"/>
      <w:bookmarkStart w:id="2499" w:name="_Toc365471171"/>
      <w:bookmarkStart w:id="2500" w:name="_Toc365471173"/>
      <w:bookmarkStart w:id="2501" w:name="_Toc365471175"/>
      <w:bookmarkStart w:id="2502" w:name="_Toc365471178"/>
      <w:bookmarkStart w:id="2503" w:name="_Toc365471182"/>
      <w:bookmarkStart w:id="2504" w:name="_Toc365471183"/>
      <w:bookmarkStart w:id="2505" w:name="_Toc365471185"/>
      <w:bookmarkStart w:id="2506" w:name="_Toc365471188"/>
      <w:bookmarkStart w:id="2507" w:name="_Toc365471189"/>
      <w:bookmarkStart w:id="2508" w:name="_Toc365471190"/>
      <w:bookmarkStart w:id="2509" w:name="_Toc365471192"/>
      <w:bookmarkStart w:id="2510" w:name="_Toc365471193"/>
      <w:bookmarkStart w:id="2511" w:name="_Toc365471196"/>
      <w:bookmarkStart w:id="2512" w:name="_Toc365471197"/>
      <w:bookmarkStart w:id="2513" w:name="_Toc365471198"/>
      <w:bookmarkStart w:id="2514" w:name="_Toc365471200"/>
      <w:bookmarkStart w:id="2515" w:name="_Toc365471217"/>
      <w:bookmarkStart w:id="2516" w:name="_Toc365471219"/>
      <w:bookmarkStart w:id="2517" w:name="_Toc365471221"/>
      <w:bookmarkStart w:id="2518" w:name="_Toc365471223"/>
      <w:bookmarkStart w:id="2519" w:name="_Toc365471229"/>
      <w:bookmarkStart w:id="2520" w:name="_Toc365471233"/>
      <w:bookmarkStart w:id="2521" w:name="_Toc365471234"/>
      <w:bookmarkStart w:id="2522" w:name="_Toc365471235"/>
      <w:bookmarkStart w:id="2523" w:name="_Toc365471241"/>
      <w:bookmarkStart w:id="2524" w:name="_Toc365471247"/>
      <w:bookmarkStart w:id="2525" w:name="_Toc365471250"/>
      <w:bookmarkStart w:id="2526" w:name="_Toc365471253"/>
      <w:bookmarkStart w:id="2527" w:name="_Toc365471254"/>
      <w:bookmarkStart w:id="2528" w:name="_Toc365471258"/>
      <w:bookmarkStart w:id="2529" w:name="_Toc365471262"/>
      <w:bookmarkStart w:id="2530" w:name="_Toc365471265"/>
      <w:bookmarkStart w:id="2531" w:name="_Toc365471266"/>
      <w:bookmarkStart w:id="2532" w:name="_Toc365471271"/>
      <w:bookmarkStart w:id="2533" w:name="_Toc365471281"/>
      <w:bookmarkStart w:id="2534" w:name="_Toc365471287"/>
      <w:bookmarkStart w:id="2535" w:name="_Toc365471289"/>
      <w:bookmarkStart w:id="2536" w:name="_Toc365471291"/>
      <w:bookmarkStart w:id="2537" w:name="_Toc365471294"/>
      <w:bookmarkStart w:id="2538" w:name="_Toc365471297"/>
      <w:bookmarkStart w:id="2539" w:name="_Toc365471299"/>
      <w:bookmarkStart w:id="2540" w:name="_Toc365471301"/>
      <w:bookmarkStart w:id="2541" w:name="_Toc365471302"/>
      <w:bookmarkStart w:id="2542" w:name="_Toc365471303"/>
      <w:bookmarkStart w:id="2543" w:name="_Toc365471304"/>
      <w:bookmarkStart w:id="2544" w:name="_Toc365471312"/>
      <w:bookmarkStart w:id="2545" w:name="_Toc365471318"/>
      <w:bookmarkStart w:id="2546" w:name="_Toc365471330"/>
      <w:bookmarkStart w:id="2547" w:name="_Toc365471341"/>
      <w:bookmarkStart w:id="2548" w:name="_Toc365471343"/>
      <w:bookmarkStart w:id="2549" w:name="_Toc365471347"/>
      <w:bookmarkStart w:id="2550" w:name="_Toc365471349"/>
      <w:bookmarkStart w:id="2551" w:name="_Toc365471350"/>
      <w:bookmarkStart w:id="2552" w:name="_Toc365471352"/>
      <w:bookmarkStart w:id="2553" w:name="_Toc365471359"/>
      <w:bookmarkStart w:id="2554" w:name="_Toc365471370"/>
      <w:bookmarkStart w:id="2555" w:name="_Toc365471378"/>
      <w:bookmarkStart w:id="2556" w:name="_Toc365471384"/>
      <w:bookmarkStart w:id="2557" w:name="_Toc365471387"/>
      <w:bookmarkStart w:id="2558" w:name="_Toc365471396"/>
      <w:bookmarkStart w:id="2559" w:name="_Toc365471398"/>
      <w:bookmarkStart w:id="2560" w:name="_Toc365471400"/>
      <w:bookmarkStart w:id="2561" w:name="_Toc365471404"/>
      <w:bookmarkStart w:id="2562" w:name="_Toc365471405"/>
      <w:bookmarkStart w:id="2563" w:name="_Toc365471406"/>
      <w:bookmarkStart w:id="2564" w:name="_Toc365471409"/>
      <w:bookmarkStart w:id="2565" w:name="_Toc365471415"/>
      <w:bookmarkStart w:id="2566" w:name="_Toc365471417"/>
      <w:bookmarkStart w:id="2567" w:name="_Toc365471420"/>
      <w:bookmarkStart w:id="2568" w:name="_Toc365471430"/>
      <w:bookmarkStart w:id="2569" w:name="_Toc365471436"/>
      <w:bookmarkStart w:id="2570" w:name="_Toc365471438"/>
      <w:bookmarkStart w:id="2571" w:name="_Toc365471462"/>
      <w:bookmarkStart w:id="2572" w:name="_Toc365471465"/>
      <w:bookmarkStart w:id="2573" w:name="_Toc365471466"/>
      <w:bookmarkStart w:id="2574" w:name="_Toc361662706"/>
      <w:bookmarkStart w:id="2575" w:name="_Toc361664549"/>
      <w:bookmarkStart w:id="2576" w:name="_Toc361666389"/>
      <w:bookmarkStart w:id="2577" w:name="_Toc361668218"/>
      <w:bookmarkStart w:id="2578" w:name="_Toc364934248"/>
      <w:bookmarkStart w:id="2579" w:name="_Toc365471468"/>
      <w:bookmarkStart w:id="2580" w:name="_Toc361662707"/>
      <w:bookmarkStart w:id="2581" w:name="_Toc361664550"/>
      <w:bookmarkStart w:id="2582" w:name="_Toc361666390"/>
      <w:bookmarkStart w:id="2583" w:name="_Toc361668219"/>
      <w:bookmarkStart w:id="2584" w:name="_Toc364934249"/>
      <w:bookmarkStart w:id="2585" w:name="_Toc365471469"/>
      <w:bookmarkStart w:id="2586" w:name="_Toc361662708"/>
      <w:bookmarkStart w:id="2587" w:name="_Toc361664551"/>
      <w:bookmarkStart w:id="2588" w:name="_Toc361666391"/>
      <w:bookmarkStart w:id="2589" w:name="_Toc361668220"/>
      <w:bookmarkStart w:id="2590" w:name="_Toc364934250"/>
      <w:bookmarkStart w:id="2591" w:name="_Toc365471470"/>
      <w:bookmarkStart w:id="2592" w:name="_Toc361662719"/>
      <w:bookmarkStart w:id="2593" w:name="_Toc361664562"/>
      <w:bookmarkStart w:id="2594" w:name="_Toc361666402"/>
      <w:bookmarkStart w:id="2595" w:name="_Toc361668231"/>
      <w:bookmarkStart w:id="2596" w:name="_Toc364934261"/>
      <w:bookmarkStart w:id="2597" w:name="_Toc365471481"/>
      <w:bookmarkStart w:id="2598" w:name="_Toc361662726"/>
      <w:bookmarkStart w:id="2599" w:name="_Toc361664569"/>
      <w:bookmarkStart w:id="2600" w:name="_Toc361666409"/>
      <w:bookmarkStart w:id="2601" w:name="_Toc361668238"/>
      <w:bookmarkStart w:id="2602" w:name="_Toc364934268"/>
      <w:bookmarkStart w:id="2603" w:name="_Toc365471488"/>
      <w:bookmarkStart w:id="2604" w:name="_Toc361662728"/>
      <w:bookmarkStart w:id="2605" w:name="_Toc361664571"/>
      <w:bookmarkStart w:id="2606" w:name="_Toc361666411"/>
      <w:bookmarkStart w:id="2607" w:name="_Toc361668240"/>
      <w:bookmarkStart w:id="2608" w:name="_Toc364934270"/>
      <w:bookmarkStart w:id="2609" w:name="_Toc365471490"/>
      <w:bookmarkStart w:id="2610" w:name="_Toc361662740"/>
      <w:bookmarkStart w:id="2611" w:name="_Toc361664583"/>
      <w:bookmarkStart w:id="2612" w:name="_Toc361666423"/>
      <w:bookmarkStart w:id="2613" w:name="_Toc361668252"/>
      <w:bookmarkStart w:id="2614" w:name="_Toc364934282"/>
      <w:bookmarkStart w:id="2615" w:name="_Toc365471502"/>
      <w:bookmarkStart w:id="2616" w:name="_Toc361662741"/>
      <w:bookmarkStart w:id="2617" w:name="_Toc361664584"/>
      <w:bookmarkStart w:id="2618" w:name="_Toc361666424"/>
      <w:bookmarkStart w:id="2619" w:name="_Toc361668253"/>
      <w:bookmarkStart w:id="2620" w:name="_Toc364934283"/>
      <w:bookmarkStart w:id="2621" w:name="_Toc365471503"/>
      <w:bookmarkStart w:id="2622" w:name="_Toc361662756"/>
      <w:bookmarkStart w:id="2623" w:name="_Toc361664599"/>
      <w:bookmarkStart w:id="2624" w:name="_Toc361666439"/>
      <w:bookmarkStart w:id="2625" w:name="_Toc361668268"/>
      <w:bookmarkStart w:id="2626" w:name="_Toc364934298"/>
      <w:bookmarkStart w:id="2627" w:name="_Toc365471518"/>
      <w:bookmarkStart w:id="2628" w:name="_Toc361662765"/>
      <w:bookmarkStart w:id="2629" w:name="_Toc361664608"/>
      <w:bookmarkStart w:id="2630" w:name="_Toc361666448"/>
      <w:bookmarkStart w:id="2631" w:name="_Toc361668277"/>
      <w:bookmarkStart w:id="2632" w:name="_Toc364934307"/>
      <w:bookmarkStart w:id="2633" w:name="_Toc365471527"/>
      <w:bookmarkStart w:id="2634" w:name="_Toc361662768"/>
      <w:bookmarkStart w:id="2635" w:name="_Toc361664611"/>
      <w:bookmarkStart w:id="2636" w:name="_Toc361666451"/>
      <w:bookmarkStart w:id="2637" w:name="_Toc361668280"/>
      <w:bookmarkStart w:id="2638" w:name="_Toc364934310"/>
      <w:bookmarkStart w:id="2639" w:name="_Toc365471530"/>
      <w:bookmarkStart w:id="2640" w:name="_Toc361662772"/>
      <w:bookmarkStart w:id="2641" w:name="_Toc361664615"/>
      <w:bookmarkStart w:id="2642" w:name="_Toc361666455"/>
      <w:bookmarkStart w:id="2643" w:name="_Toc361668284"/>
      <w:bookmarkStart w:id="2644" w:name="_Toc364934314"/>
      <w:bookmarkStart w:id="2645" w:name="_Toc365471534"/>
      <w:bookmarkStart w:id="2646" w:name="_Toc365471538"/>
      <w:bookmarkStart w:id="2647" w:name="_Toc365471540"/>
      <w:bookmarkStart w:id="2648" w:name="_Toc365471542"/>
      <w:bookmarkStart w:id="2649" w:name="_Toc365471544"/>
      <w:bookmarkStart w:id="2650" w:name="_Toc365471547"/>
      <w:bookmarkStart w:id="2651" w:name="_Toc365471557"/>
      <w:bookmarkStart w:id="2652" w:name="_Toc365471567"/>
      <w:bookmarkStart w:id="2653" w:name="_Toc365471570"/>
      <w:bookmarkStart w:id="2654" w:name="_Toc365471571"/>
      <w:bookmarkStart w:id="2655" w:name="_Toc365471585"/>
      <w:bookmarkStart w:id="2656" w:name="_Toc365471586"/>
      <w:bookmarkStart w:id="2657" w:name="_Toc365471587"/>
      <w:bookmarkStart w:id="2658" w:name="_Toc365471588"/>
      <w:bookmarkStart w:id="2659" w:name="_Toc365471589"/>
      <w:bookmarkStart w:id="2660" w:name="_Toc365471590"/>
      <w:bookmarkStart w:id="2661" w:name="_Toc365471591"/>
      <w:bookmarkStart w:id="2662" w:name="_Toc365471592"/>
      <w:bookmarkStart w:id="2663" w:name="_Toc365471593"/>
      <w:bookmarkStart w:id="2664" w:name="_Toc365471594"/>
      <w:bookmarkStart w:id="2665" w:name="_Toc365471596"/>
      <w:bookmarkStart w:id="2666" w:name="_Toc365471599"/>
      <w:bookmarkStart w:id="2667" w:name="_Toc365471601"/>
      <w:bookmarkStart w:id="2668" w:name="_Toc365471603"/>
      <w:bookmarkStart w:id="2669" w:name="_Toc365471604"/>
      <w:bookmarkStart w:id="2670" w:name="_Toc365471608"/>
      <w:bookmarkStart w:id="2671" w:name="_Toc365471610"/>
      <w:bookmarkStart w:id="2672" w:name="_Toc365471612"/>
      <w:bookmarkStart w:id="2673" w:name="_Toc365471613"/>
      <w:bookmarkStart w:id="2674" w:name="_Toc365471614"/>
      <w:bookmarkStart w:id="2675" w:name="_Toc365471618"/>
      <w:bookmarkStart w:id="2676" w:name="_Toc365471623"/>
      <w:bookmarkStart w:id="2677" w:name="_Toc365471624"/>
      <w:bookmarkStart w:id="2678" w:name="_Toc365471627"/>
      <w:bookmarkStart w:id="2679" w:name="_Toc365471628"/>
      <w:bookmarkStart w:id="2680" w:name="_Toc365471631"/>
      <w:bookmarkStart w:id="2681" w:name="_Toc365471639"/>
      <w:bookmarkStart w:id="2682" w:name="_Toc365471641"/>
      <w:bookmarkStart w:id="2683" w:name="_Toc365471642"/>
      <w:bookmarkStart w:id="2684" w:name="_Toc365471645"/>
      <w:bookmarkStart w:id="2685" w:name="_Toc365471651"/>
      <w:bookmarkStart w:id="2686" w:name="_Toc365471654"/>
      <w:bookmarkStart w:id="2687" w:name="_Toc365471655"/>
      <w:bookmarkStart w:id="2688" w:name="_Toc365471659"/>
      <w:bookmarkStart w:id="2689" w:name="_Toc365471661"/>
      <w:bookmarkStart w:id="2690" w:name="_Toc365471669"/>
      <w:bookmarkStart w:id="2691" w:name="_Toc365471673"/>
      <w:bookmarkStart w:id="2692" w:name="_Toc365471674"/>
      <w:bookmarkStart w:id="2693" w:name="_Toc365471676"/>
      <w:bookmarkStart w:id="2694" w:name="_Toc365471677"/>
      <w:bookmarkStart w:id="2695" w:name="_Toc365471678"/>
      <w:bookmarkStart w:id="2696" w:name="_Toc365471681"/>
      <w:bookmarkStart w:id="2697" w:name="_Toc365471682"/>
      <w:bookmarkStart w:id="2698" w:name="_Toc365471683"/>
      <w:bookmarkStart w:id="2699" w:name="_Toc365471684"/>
      <w:bookmarkStart w:id="2700" w:name="_Toc365471685"/>
      <w:bookmarkStart w:id="2701" w:name="_Toc365471686"/>
      <w:bookmarkStart w:id="2702" w:name="_Toc365471687"/>
      <w:bookmarkStart w:id="2703" w:name="_Toc365471691"/>
      <w:bookmarkStart w:id="2704" w:name="_Toc365471692"/>
      <w:bookmarkStart w:id="2705" w:name="_Toc365471693"/>
      <w:bookmarkStart w:id="2706" w:name="_Toc365471695"/>
      <w:bookmarkStart w:id="2707" w:name="_Toc365471697"/>
      <w:bookmarkStart w:id="2708" w:name="_Toc365471698"/>
      <w:bookmarkStart w:id="2709" w:name="_Toc365471708"/>
      <w:bookmarkStart w:id="2710" w:name="_Toc365471709"/>
      <w:bookmarkStart w:id="2711" w:name="_Toc365471710"/>
      <w:bookmarkStart w:id="2712" w:name="_Toc365471716"/>
      <w:bookmarkStart w:id="2713" w:name="_Toc365471719"/>
      <w:bookmarkStart w:id="2714" w:name="_Toc365471720"/>
      <w:bookmarkStart w:id="2715" w:name="_Toc365471721"/>
      <w:bookmarkStart w:id="2716" w:name="_Toc365471735"/>
      <w:bookmarkStart w:id="2717" w:name="_Toc365471736"/>
      <w:bookmarkStart w:id="2718" w:name="_Toc365471737"/>
      <w:bookmarkStart w:id="2719" w:name="_Toc365471738"/>
      <w:bookmarkStart w:id="2720" w:name="_Toc365471739"/>
      <w:bookmarkStart w:id="2721" w:name="_Toc365471740"/>
      <w:bookmarkStart w:id="2722" w:name="_Toc365471746"/>
      <w:bookmarkStart w:id="2723" w:name="_Toc365471752"/>
      <w:bookmarkStart w:id="2724" w:name="_Toc365471755"/>
      <w:bookmarkStart w:id="2725" w:name="_Toc365471756"/>
      <w:bookmarkStart w:id="2726" w:name="_Toc365471757"/>
      <w:bookmarkStart w:id="2727" w:name="_Toc365471762"/>
      <w:bookmarkStart w:id="2728" w:name="_Toc365471763"/>
      <w:bookmarkStart w:id="2729" w:name="_Toc365471764"/>
      <w:bookmarkStart w:id="2730" w:name="_Toc365471770"/>
      <w:bookmarkStart w:id="2731" w:name="_Toc365471771"/>
      <w:bookmarkStart w:id="2732" w:name="_Toc365471772"/>
      <w:bookmarkStart w:id="2733" w:name="_Toc365471782"/>
      <w:bookmarkStart w:id="2734" w:name="_Toc365471783"/>
      <w:bookmarkStart w:id="2735" w:name="_Toc365471784"/>
      <w:bookmarkStart w:id="2736" w:name="_Toc365471790"/>
      <w:bookmarkStart w:id="2737" w:name="_Toc365471791"/>
      <w:bookmarkStart w:id="2738" w:name="_Toc365471792"/>
      <w:bookmarkStart w:id="2739" w:name="_Toc365471793"/>
      <w:bookmarkStart w:id="2740" w:name="_Toc365471795"/>
      <w:bookmarkStart w:id="2741" w:name="_Toc365471796"/>
      <w:bookmarkStart w:id="2742" w:name="_Toc365471799"/>
      <w:bookmarkStart w:id="2743" w:name="_Toc365471806"/>
      <w:bookmarkStart w:id="2744" w:name="_Toc365471809"/>
      <w:bookmarkStart w:id="2745" w:name="_Toc365471810"/>
      <w:bookmarkStart w:id="2746" w:name="_Toc365471811"/>
      <w:bookmarkStart w:id="2747" w:name="_Toc365471813"/>
      <w:bookmarkStart w:id="2748" w:name="_Toc365471815"/>
      <w:bookmarkStart w:id="2749" w:name="_Toc365471816"/>
      <w:bookmarkStart w:id="2750" w:name="_Toc365471817"/>
      <w:bookmarkStart w:id="2751" w:name="_Toc365471827"/>
      <w:bookmarkStart w:id="2752" w:name="_Toc365471828"/>
      <w:bookmarkStart w:id="2753" w:name="_Toc365471838"/>
      <w:bookmarkStart w:id="2754" w:name="_Toc365471839"/>
      <w:bookmarkStart w:id="2755" w:name="_Toc365471840"/>
      <w:bookmarkStart w:id="2756" w:name="_Toc365471841"/>
      <w:bookmarkStart w:id="2757" w:name="_Toc365471843"/>
      <w:bookmarkStart w:id="2758" w:name="_Toc365471847"/>
      <w:bookmarkStart w:id="2759" w:name="_Toc365471851"/>
      <w:bookmarkStart w:id="2760" w:name="_Toc365471855"/>
      <w:bookmarkStart w:id="2761" w:name="_Toc365471856"/>
      <w:bookmarkStart w:id="2762" w:name="_Toc365471857"/>
      <w:bookmarkStart w:id="2763" w:name="_Toc365471865"/>
      <w:bookmarkStart w:id="2764" w:name="_Toc365471871"/>
      <w:bookmarkStart w:id="2765" w:name="_Toc365471872"/>
      <w:bookmarkStart w:id="2766" w:name="_Toc365471873"/>
      <w:bookmarkStart w:id="2767" w:name="_Toc365471874"/>
      <w:bookmarkStart w:id="2768" w:name="_Toc365471877"/>
      <w:bookmarkStart w:id="2769" w:name="_Toc365471887"/>
      <w:bookmarkStart w:id="2770" w:name="_Toc365471889"/>
      <w:bookmarkStart w:id="2771" w:name="_Toc365471890"/>
      <w:bookmarkStart w:id="2772" w:name="_Toc365471891"/>
      <w:bookmarkStart w:id="2773" w:name="_Toc365471898"/>
      <w:bookmarkStart w:id="2774" w:name="_Toc365471909"/>
      <w:bookmarkStart w:id="2775" w:name="_Toc365471913"/>
      <w:bookmarkStart w:id="2776" w:name="_Toc365471914"/>
      <w:bookmarkStart w:id="2777" w:name="_Toc365471915"/>
      <w:bookmarkStart w:id="2778" w:name="_Toc365471924"/>
      <w:bookmarkStart w:id="2779" w:name="_Toc365471925"/>
      <w:bookmarkStart w:id="2780" w:name="_Toc365471926"/>
      <w:bookmarkStart w:id="2781" w:name="_Toc365471927"/>
      <w:bookmarkStart w:id="2782" w:name="_Toc365471930"/>
      <w:bookmarkStart w:id="2783" w:name="_Toc365471931"/>
      <w:bookmarkStart w:id="2784" w:name="_Toc365471935"/>
      <w:bookmarkStart w:id="2785" w:name="_Toc365471936"/>
      <w:bookmarkStart w:id="2786" w:name="_Toc365471937"/>
      <w:bookmarkStart w:id="2787" w:name="_Toc365471943"/>
      <w:bookmarkStart w:id="2788" w:name="_Toc365471947"/>
      <w:bookmarkStart w:id="2789" w:name="_Toc365471948"/>
      <w:bookmarkStart w:id="2790" w:name="_Toc365471949"/>
      <w:bookmarkStart w:id="2791" w:name="_Toc365471950"/>
      <w:bookmarkStart w:id="2792" w:name="_Toc365471958"/>
      <w:bookmarkStart w:id="2793" w:name="_Toc365471959"/>
      <w:bookmarkStart w:id="2794" w:name="_Toc365471960"/>
      <w:bookmarkStart w:id="2795" w:name="_Toc365471965"/>
      <w:bookmarkStart w:id="2796" w:name="_Toc365471970"/>
      <w:bookmarkStart w:id="2797" w:name="_Toc365471971"/>
      <w:bookmarkStart w:id="2798" w:name="_Toc365471972"/>
      <w:bookmarkStart w:id="2799" w:name="_Toc365471978"/>
      <w:bookmarkStart w:id="2800" w:name="_Toc365471982"/>
      <w:bookmarkStart w:id="2801" w:name="_Toc365471985"/>
      <w:bookmarkStart w:id="2802" w:name="_Toc361662793"/>
      <w:bookmarkStart w:id="2803" w:name="_Toc361664636"/>
      <w:bookmarkStart w:id="2804" w:name="_Toc361666476"/>
      <w:bookmarkStart w:id="2805" w:name="_Toc361668305"/>
      <w:bookmarkStart w:id="2806" w:name="_Toc364934336"/>
      <w:bookmarkStart w:id="2807" w:name="_Toc365471989"/>
      <w:bookmarkStart w:id="2808" w:name="_Toc361662794"/>
      <w:bookmarkStart w:id="2809" w:name="_Toc361664637"/>
      <w:bookmarkStart w:id="2810" w:name="_Toc361666477"/>
      <w:bookmarkStart w:id="2811" w:name="_Toc361668306"/>
      <w:bookmarkStart w:id="2812" w:name="_Toc364934337"/>
      <w:bookmarkStart w:id="2813" w:name="_Toc365471990"/>
      <w:bookmarkStart w:id="2814" w:name="_Toc361662795"/>
      <w:bookmarkStart w:id="2815" w:name="_Toc361664638"/>
      <w:bookmarkStart w:id="2816" w:name="_Toc361666478"/>
      <w:bookmarkStart w:id="2817" w:name="_Toc361668307"/>
      <w:bookmarkStart w:id="2818" w:name="_Toc364934338"/>
      <w:bookmarkStart w:id="2819" w:name="_Toc365471991"/>
      <w:bookmarkStart w:id="2820" w:name="_Toc361662800"/>
      <w:bookmarkStart w:id="2821" w:name="_Toc361664643"/>
      <w:bookmarkStart w:id="2822" w:name="_Toc361666483"/>
      <w:bookmarkStart w:id="2823" w:name="_Toc361668312"/>
      <w:bookmarkStart w:id="2824" w:name="_Toc364934343"/>
      <w:bookmarkStart w:id="2825" w:name="_Toc365471996"/>
      <w:bookmarkStart w:id="2826" w:name="_Toc361662803"/>
      <w:bookmarkStart w:id="2827" w:name="_Toc361664646"/>
      <w:bookmarkStart w:id="2828" w:name="_Toc361666486"/>
      <w:bookmarkStart w:id="2829" w:name="_Toc361668315"/>
      <w:bookmarkStart w:id="2830" w:name="_Toc364934346"/>
      <w:bookmarkStart w:id="2831" w:name="_Toc365471999"/>
      <w:bookmarkStart w:id="2832" w:name="_Toc361662808"/>
      <w:bookmarkStart w:id="2833" w:name="_Toc361664651"/>
      <w:bookmarkStart w:id="2834" w:name="_Toc361666491"/>
      <w:bookmarkStart w:id="2835" w:name="_Toc361668320"/>
      <w:bookmarkStart w:id="2836" w:name="_Toc364934351"/>
      <w:bookmarkStart w:id="2837" w:name="_Toc365472004"/>
      <w:bookmarkStart w:id="2838" w:name="_Toc361662809"/>
      <w:bookmarkStart w:id="2839" w:name="_Toc361664652"/>
      <w:bookmarkStart w:id="2840" w:name="_Toc361666492"/>
      <w:bookmarkStart w:id="2841" w:name="_Toc361668321"/>
      <w:bookmarkStart w:id="2842" w:name="_Toc364934352"/>
      <w:bookmarkStart w:id="2843" w:name="_Toc365472005"/>
      <w:bookmarkStart w:id="2844" w:name="_Toc361662812"/>
      <w:bookmarkStart w:id="2845" w:name="_Toc361664655"/>
      <w:bookmarkStart w:id="2846" w:name="_Toc361666495"/>
      <w:bookmarkStart w:id="2847" w:name="_Toc361668324"/>
      <w:bookmarkStart w:id="2848" w:name="_Toc364934355"/>
      <w:bookmarkStart w:id="2849" w:name="_Toc365472008"/>
      <w:bookmarkStart w:id="2850" w:name="_Toc361662813"/>
      <w:bookmarkStart w:id="2851" w:name="_Toc361664656"/>
      <w:bookmarkStart w:id="2852" w:name="_Toc361666496"/>
      <w:bookmarkStart w:id="2853" w:name="_Toc361668325"/>
      <w:bookmarkStart w:id="2854" w:name="_Toc364934356"/>
      <w:bookmarkStart w:id="2855" w:name="_Toc365472009"/>
      <w:bookmarkStart w:id="2856" w:name="_Toc361662814"/>
      <w:bookmarkStart w:id="2857" w:name="_Toc361664657"/>
      <w:bookmarkStart w:id="2858" w:name="_Toc361666497"/>
      <w:bookmarkStart w:id="2859" w:name="_Toc361668326"/>
      <w:bookmarkStart w:id="2860" w:name="_Toc364934357"/>
      <w:bookmarkStart w:id="2861" w:name="_Toc365472010"/>
      <w:bookmarkStart w:id="2862" w:name="_Toc361662819"/>
      <w:bookmarkStart w:id="2863" w:name="_Toc361664662"/>
      <w:bookmarkStart w:id="2864" w:name="_Toc361666502"/>
      <w:bookmarkStart w:id="2865" w:name="_Toc361668331"/>
      <w:bookmarkStart w:id="2866" w:name="_Toc364934362"/>
      <w:bookmarkStart w:id="2867" w:name="_Toc365472015"/>
      <w:bookmarkStart w:id="2868" w:name="_Toc365472019"/>
      <w:bookmarkStart w:id="2869" w:name="_Toc365472020"/>
      <w:bookmarkStart w:id="2870" w:name="_Toc365472021"/>
      <w:bookmarkStart w:id="2871" w:name="_Toc365472029"/>
      <w:bookmarkStart w:id="2872" w:name="_Toc361662824"/>
      <w:bookmarkStart w:id="2873" w:name="_Toc361664667"/>
      <w:bookmarkStart w:id="2874" w:name="_Toc361666507"/>
      <w:bookmarkStart w:id="2875" w:name="_Toc361668336"/>
      <w:bookmarkStart w:id="2876" w:name="_Toc364934367"/>
      <w:bookmarkStart w:id="2877" w:name="_Toc365472035"/>
      <w:bookmarkStart w:id="2878" w:name="_Toc361662825"/>
      <w:bookmarkStart w:id="2879" w:name="_Toc361664668"/>
      <w:bookmarkStart w:id="2880" w:name="_Toc361666508"/>
      <w:bookmarkStart w:id="2881" w:name="_Toc361668337"/>
      <w:bookmarkStart w:id="2882" w:name="_Toc364934368"/>
      <w:bookmarkStart w:id="2883" w:name="_Toc365472036"/>
      <w:bookmarkStart w:id="2884" w:name="_Toc361662826"/>
      <w:bookmarkStart w:id="2885" w:name="_Toc361664669"/>
      <w:bookmarkStart w:id="2886" w:name="_Toc361666509"/>
      <w:bookmarkStart w:id="2887" w:name="_Toc361668338"/>
      <w:bookmarkStart w:id="2888" w:name="_Toc364934369"/>
      <w:bookmarkStart w:id="2889" w:name="_Toc365472037"/>
      <w:bookmarkStart w:id="2890" w:name="_Toc361662831"/>
      <w:bookmarkStart w:id="2891" w:name="_Toc361664674"/>
      <w:bookmarkStart w:id="2892" w:name="_Toc361666514"/>
      <w:bookmarkStart w:id="2893" w:name="_Toc361668343"/>
      <w:bookmarkStart w:id="2894" w:name="_Toc364934374"/>
      <w:bookmarkStart w:id="2895" w:name="_Toc365472042"/>
      <w:bookmarkStart w:id="2896" w:name="_Toc361662833"/>
      <w:bookmarkStart w:id="2897" w:name="_Toc361664676"/>
      <w:bookmarkStart w:id="2898" w:name="_Toc361666516"/>
      <w:bookmarkStart w:id="2899" w:name="_Toc361668345"/>
      <w:bookmarkStart w:id="2900" w:name="_Toc364934376"/>
      <w:bookmarkStart w:id="2901" w:name="_Toc365472044"/>
      <w:bookmarkStart w:id="2902" w:name="_Toc365472050"/>
      <w:bookmarkStart w:id="2903" w:name="_Toc365472051"/>
      <w:bookmarkStart w:id="2904" w:name="_Toc365472052"/>
      <w:bookmarkStart w:id="2905" w:name="_Toc365472058"/>
      <w:bookmarkStart w:id="2906" w:name="_Toc365472059"/>
      <w:bookmarkStart w:id="2907" w:name="_Toc365472075"/>
      <w:bookmarkStart w:id="2908" w:name="_Toc365472077"/>
      <w:bookmarkStart w:id="2909" w:name="_Toc365472078"/>
      <w:bookmarkStart w:id="2910" w:name="_Toc365472079"/>
      <w:bookmarkStart w:id="2911" w:name="_Toc365472083"/>
      <w:bookmarkStart w:id="2912" w:name="_Toc365472085"/>
      <w:bookmarkStart w:id="2913" w:name="_Toc365472086"/>
      <w:bookmarkStart w:id="2914" w:name="_Toc365472088"/>
      <w:bookmarkStart w:id="2915" w:name="_Toc365472089"/>
      <w:bookmarkStart w:id="2916" w:name="_Toc365472090"/>
      <w:bookmarkStart w:id="2917" w:name="_Toc365472095"/>
      <w:bookmarkStart w:id="2918" w:name="_Toc365472098"/>
      <w:bookmarkStart w:id="2919" w:name="_Toc365472099"/>
      <w:bookmarkStart w:id="2920" w:name="_Toc365472102"/>
      <w:bookmarkStart w:id="2921" w:name="_Toc365472104"/>
      <w:bookmarkStart w:id="2922" w:name="_Toc365472113"/>
      <w:bookmarkStart w:id="2923" w:name="_Toc365472114"/>
      <w:bookmarkStart w:id="2924" w:name="_Toc365472133"/>
      <w:bookmarkStart w:id="2925" w:name="_Toc365472134"/>
      <w:bookmarkStart w:id="2926" w:name="_Toc365472138"/>
      <w:bookmarkStart w:id="2927" w:name="_Toc365472141"/>
      <w:bookmarkStart w:id="2928" w:name="_Toc365472142"/>
      <w:bookmarkStart w:id="2929" w:name="_Toc365472144"/>
      <w:bookmarkStart w:id="2930" w:name="_Toc365472148"/>
      <w:bookmarkStart w:id="2931" w:name="_Toc365472149"/>
      <w:bookmarkStart w:id="2932" w:name="_Toc365472152"/>
      <w:bookmarkStart w:id="2933" w:name="_Toc365472153"/>
      <w:bookmarkStart w:id="2934" w:name="_Toc365472154"/>
      <w:bookmarkStart w:id="2935" w:name="_Toc365472155"/>
      <w:bookmarkStart w:id="2936" w:name="_Toc365472174"/>
      <w:bookmarkStart w:id="2937" w:name="_Toc365472181"/>
      <w:bookmarkStart w:id="2938" w:name="_Toc365472182"/>
      <w:bookmarkStart w:id="2939" w:name="_Toc365472185"/>
      <w:bookmarkStart w:id="2940" w:name="_Toc365472188"/>
      <w:bookmarkStart w:id="2941" w:name="_Toc365472197"/>
      <w:bookmarkStart w:id="2942" w:name="_Toc365472200"/>
      <w:bookmarkStart w:id="2943" w:name="_Toc365472202"/>
      <w:bookmarkStart w:id="2944" w:name="_Toc365472209"/>
      <w:bookmarkStart w:id="2945" w:name="_Toc365472210"/>
      <w:bookmarkStart w:id="2946" w:name="_Toc365472213"/>
      <w:bookmarkStart w:id="2947" w:name="_Toc365472216"/>
      <w:bookmarkStart w:id="2948" w:name="_Toc365472230"/>
      <w:bookmarkStart w:id="2949" w:name="_Toc365472232"/>
      <w:bookmarkStart w:id="2950" w:name="_Toc365472236"/>
      <w:bookmarkStart w:id="2951" w:name="_Toc365472237"/>
      <w:bookmarkStart w:id="2952" w:name="_Toc365472238"/>
      <w:bookmarkStart w:id="2953" w:name="_Toc365472239"/>
      <w:bookmarkStart w:id="2954" w:name="_Toc365472240"/>
      <w:bookmarkStart w:id="2955" w:name="_Toc365472242"/>
      <w:bookmarkStart w:id="2956" w:name="_Toc365472244"/>
      <w:bookmarkStart w:id="2957" w:name="_Toc365472246"/>
      <w:bookmarkStart w:id="2958" w:name="_Toc365472247"/>
      <w:bookmarkStart w:id="2959" w:name="_Toc365472248"/>
      <w:bookmarkStart w:id="2960" w:name="_Toc365472250"/>
      <w:bookmarkStart w:id="2961" w:name="_Toc365472252"/>
      <w:bookmarkStart w:id="2962" w:name="_Toc365472254"/>
      <w:bookmarkStart w:id="2963" w:name="_Toc365472256"/>
      <w:bookmarkStart w:id="2964" w:name="_Toc365472258"/>
      <w:bookmarkStart w:id="2965" w:name="_Toc365472260"/>
      <w:bookmarkStart w:id="2966" w:name="_Toc365472266"/>
      <w:bookmarkStart w:id="2967" w:name="_Toc365472267"/>
      <w:bookmarkStart w:id="2968" w:name="_Hlt458400770"/>
      <w:bookmarkStart w:id="2969" w:name="_Toc365472364"/>
      <w:bookmarkStart w:id="2970" w:name="_Toc365472365"/>
      <w:bookmarkStart w:id="2971" w:name="_Toc365472375"/>
      <w:bookmarkStart w:id="2972" w:name="_Toc365472386"/>
      <w:bookmarkStart w:id="2973" w:name="_Toc365472409"/>
      <w:bookmarkStart w:id="2974" w:name="_Toc365472413"/>
      <w:bookmarkStart w:id="2975" w:name="_Toc365472414"/>
      <w:bookmarkStart w:id="2976" w:name="_Toc365472439"/>
      <w:bookmarkStart w:id="2977" w:name="_Toc365472445"/>
      <w:bookmarkStart w:id="2978" w:name="_Toc365472447"/>
      <w:bookmarkStart w:id="2979" w:name="_Toc365472450"/>
      <w:bookmarkStart w:id="2980" w:name="_Toc365472454"/>
      <w:bookmarkStart w:id="2981" w:name="_Toc365472455"/>
      <w:bookmarkStart w:id="2982" w:name="_Toc365472457"/>
      <w:bookmarkStart w:id="2983" w:name="_Toc365472460"/>
      <w:bookmarkStart w:id="2984" w:name="_Toc365472463"/>
      <w:bookmarkStart w:id="2985" w:name="_Toc365472464"/>
      <w:bookmarkStart w:id="2986" w:name="_Toc365472467"/>
      <w:bookmarkStart w:id="2987" w:name="_Toc365472469"/>
      <w:bookmarkStart w:id="2988" w:name="_Toc365472470"/>
      <w:bookmarkStart w:id="2989" w:name="_Toc365472472"/>
      <w:bookmarkStart w:id="2990" w:name="_Toc365472473"/>
      <w:bookmarkStart w:id="2991" w:name="_Toc365472481"/>
      <w:bookmarkStart w:id="2992" w:name="_Toc365472482"/>
      <w:bookmarkStart w:id="2993" w:name="_Toc365472496"/>
      <w:bookmarkStart w:id="2994" w:name="_Toc365472502"/>
      <w:bookmarkStart w:id="2995" w:name="_Toc365472506"/>
      <w:bookmarkStart w:id="2996" w:name="_Toc365472517"/>
      <w:bookmarkStart w:id="2997" w:name="_Toc365472522"/>
      <w:bookmarkStart w:id="2998" w:name="_Toc365472535"/>
      <w:bookmarkStart w:id="2999" w:name="_Toc365472540"/>
      <w:bookmarkStart w:id="3000" w:name="_Toc365472541"/>
      <w:bookmarkStart w:id="3001" w:name="_Toc365472542"/>
      <w:bookmarkStart w:id="3002" w:name="_Toc365472545"/>
      <w:bookmarkStart w:id="3003" w:name="_Toc365472546"/>
      <w:bookmarkStart w:id="3004" w:name="_Toc365472548"/>
      <w:bookmarkStart w:id="3005" w:name="_Toc365472552"/>
      <w:bookmarkStart w:id="3006" w:name="_Toc365472559"/>
      <w:bookmarkStart w:id="3007" w:name="_Toc365472560"/>
      <w:bookmarkStart w:id="3008" w:name="_Toc365472562"/>
      <w:bookmarkStart w:id="3009" w:name="_Toc365472563"/>
      <w:bookmarkStart w:id="3010" w:name="_Toc365472570"/>
      <w:bookmarkStart w:id="3011" w:name="_Toc365472584"/>
      <w:bookmarkStart w:id="3012" w:name="_Toc365472589"/>
      <w:bookmarkStart w:id="3013" w:name="_Toc365472592"/>
      <w:bookmarkStart w:id="3014" w:name="_Toc365472597"/>
      <w:bookmarkStart w:id="3015" w:name="_Toc365472600"/>
      <w:bookmarkStart w:id="3016" w:name="_Toc365472605"/>
      <w:bookmarkStart w:id="3017" w:name="_Toc365472607"/>
      <w:bookmarkStart w:id="3018" w:name="_Toc365472623"/>
      <w:bookmarkStart w:id="3019" w:name="_Toc365472626"/>
      <w:bookmarkStart w:id="3020" w:name="_Toc365472627"/>
      <w:bookmarkStart w:id="3021" w:name="_Toc365472628"/>
      <w:bookmarkStart w:id="3022" w:name="_Toc365472645"/>
      <w:bookmarkStart w:id="3023" w:name="_Toc365472646"/>
      <w:bookmarkStart w:id="3024" w:name="_Toc365472650"/>
      <w:bookmarkStart w:id="3025" w:name="_Toc365472653"/>
      <w:bookmarkStart w:id="3026" w:name="_Toc365472654"/>
      <w:bookmarkStart w:id="3027" w:name="_Toc365472655"/>
      <w:bookmarkStart w:id="3028" w:name="_Toc365472656"/>
      <w:bookmarkStart w:id="3029" w:name="_Toc365472658"/>
      <w:bookmarkStart w:id="3030" w:name="_Toc365472659"/>
      <w:bookmarkStart w:id="3031" w:name="_Toc365472660"/>
      <w:bookmarkStart w:id="3032" w:name="_Toc365472661"/>
      <w:bookmarkStart w:id="3033" w:name="_Toc365472671"/>
      <w:bookmarkStart w:id="3034" w:name="_Toc365472673"/>
      <w:bookmarkStart w:id="3035" w:name="_Toc365472674"/>
      <w:bookmarkStart w:id="3036" w:name="_Toc365472679"/>
      <w:bookmarkStart w:id="3037" w:name="_Toc365472681"/>
      <w:bookmarkStart w:id="3038" w:name="_Toc365472685"/>
      <w:bookmarkStart w:id="3039" w:name="_Toc365472689"/>
      <w:bookmarkStart w:id="3040" w:name="_Toc365472697"/>
      <w:bookmarkStart w:id="3041" w:name="_Toc365472701"/>
      <w:bookmarkStart w:id="3042" w:name="_Toc365472702"/>
      <w:bookmarkStart w:id="3043" w:name="_Toc365472710"/>
      <w:bookmarkStart w:id="3044" w:name="_Toc365472714"/>
      <w:bookmarkStart w:id="3045" w:name="_Toc365472719"/>
      <w:bookmarkStart w:id="3046" w:name="_Toc365472724"/>
      <w:bookmarkStart w:id="3047" w:name="_Toc365472725"/>
      <w:bookmarkStart w:id="3048" w:name="_Toc365472726"/>
      <w:bookmarkStart w:id="3049" w:name="_Toc365472746"/>
      <w:bookmarkStart w:id="3050" w:name="_Toc365472749"/>
      <w:bookmarkStart w:id="3051" w:name="_Toc365472751"/>
      <w:bookmarkStart w:id="3052" w:name="_Toc365472752"/>
      <w:bookmarkStart w:id="3053" w:name="_Toc365472758"/>
      <w:bookmarkStart w:id="3054" w:name="_Toc365472760"/>
      <w:bookmarkStart w:id="3055" w:name="_Toc365472761"/>
      <w:bookmarkStart w:id="3056" w:name="_Toc365472762"/>
      <w:bookmarkStart w:id="3057" w:name="_Toc365472763"/>
      <w:bookmarkStart w:id="3058" w:name="_Toc361662896"/>
      <w:bookmarkStart w:id="3059" w:name="_Toc361664739"/>
      <w:bookmarkStart w:id="3060" w:name="_Toc361666579"/>
      <w:bookmarkStart w:id="3061" w:name="_Toc361668408"/>
      <w:bookmarkStart w:id="3062" w:name="_Toc361662897"/>
      <w:bookmarkStart w:id="3063" w:name="_Toc361664740"/>
      <w:bookmarkStart w:id="3064" w:name="_Toc361666580"/>
      <w:bookmarkStart w:id="3065" w:name="_Toc361668409"/>
      <w:bookmarkStart w:id="3066" w:name="_Toc365472770"/>
      <w:bookmarkStart w:id="3067" w:name="_Toc365472771"/>
      <w:bookmarkStart w:id="3068" w:name="_Toc365472773"/>
      <w:bookmarkStart w:id="3069" w:name="_Toc365472777"/>
      <w:bookmarkStart w:id="3070" w:name="_Toc365472781"/>
      <w:bookmarkStart w:id="3071" w:name="_Toc365472782"/>
      <w:bookmarkStart w:id="3072" w:name="_Toc365472783"/>
      <w:bookmarkStart w:id="3073" w:name="_Toc365472786"/>
      <w:bookmarkStart w:id="3074" w:name="_Toc365472788"/>
      <w:bookmarkStart w:id="3075" w:name="_Toc365472789"/>
      <w:bookmarkStart w:id="3076" w:name="_Toc365472791"/>
      <w:bookmarkStart w:id="3077" w:name="_Toc365472797"/>
      <w:bookmarkStart w:id="3078" w:name="_Toc365472800"/>
      <w:bookmarkStart w:id="3079" w:name="_Toc365472806"/>
      <w:bookmarkStart w:id="3080" w:name="_Toc365472812"/>
      <w:bookmarkStart w:id="3081" w:name="_Toc365472813"/>
      <w:bookmarkStart w:id="3082" w:name="_Toc365472815"/>
      <w:bookmarkStart w:id="3083" w:name="_Toc365472816"/>
      <w:bookmarkStart w:id="3084" w:name="_Toc365472818"/>
      <w:bookmarkStart w:id="3085" w:name="_Toc365472827"/>
      <w:bookmarkStart w:id="3086" w:name="_Toc365472828"/>
      <w:bookmarkStart w:id="3087" w:name="_Toc365472830"/>
      <w:bookmarkStart w:id="3088" w:name="_Toc365472831"/>
      <w:bookmarkStart w:id="3089" w:name="_Toc365472834"/>
      <w:bookmarkStart w:id="3090" w:name="_Toc365472839"/>
      <w:bookmarkStart w:id="3091" w:name="_Toc365472841"/>
      <w:bookmarkStart w:id="3092" w:name="_Toc365472853"/>
      <w:bookmarkStart w:id="3093" w:name="_Toc365472854"/>
      <w:bookmarkStart w:id="3094" w:name="_Toc365472880"/>
      <w:bookmarkStart w:id="3095" w:name="_Toc365472890"/>
      <w:bookmarkStart w:id="3096" w:name="_Toc365472892"/>
      <w:bookmarkStart w:id="3097" w:name="_Toc365472893"/>
      <w:bookmarkStart w:id="3098" w:name="_Toc365472902"/>
      <w:bookmarkStart w:id="3099" w:name="_Toc365472915"/>
      <w:bookmarkStart w:id="3100" w:name="_Toc365472920"/>
      <w:bookmarkStart w:id="3101" w:name="_Toc365472921"/>
      <w:bookmarkStart w:id="3102" w:name="_Toc365472930"/>
      <w:bookmarkStart w:id="3103" w:name="_Toc365472931"/>
      <w:bookmarkStart w:id="3104" w:name="_Toc365472932"/>
      <w:bookmarkStart w:id="3105" w:name="_Toc365472960"/>
      <w:bookmarkStart w:id="3106" w:name="_Toc365472962"/>
      <w:bookmarkStart w:id="3107" w:name="_Toc365472975"/>
      <w:bookmarkStart w:id="3108" w:name="_Toc365472976"/>
      <w:bookmarkStart w:id="3109" w:name="_Toc365472977"/>
      <w:bookmarkStart w:id="3110" w:name="_Toc365472982"/>
      <w:bookmarkStart w:id="3111" w:name="_Toc365472983"/>
      <w:bookmarkStart w:id="3112" w:name="_Toc365472985"/>
      <w:bookmarkStart w:id="3113" w:name="_Toc365472986"/>
      <w:bookmarkStart w:id="3114" w:name="_Toc365472988"/>
      <w:bookmarkStart w:id="3115" w:name="_Toc365472989"/>
      <w:bookmarkStart w:id="3116" w:name="_Toc365472991"/>
      <w:bookmarkStart w:id="3117" w:name="_Toc365472992"/>
      <w:bookmarkStart w:id="3118" w:name="_Toc365472995"/>
      <w:bookmarkStart w:id="3119" w:name="_Toc365472997"/>
      <w:bookmarkStart w:id="3120" w:name="_Toc365473002"/>
      <w:bookmarkStart w:id="3121" w:name="_Toc365473004"/>
      <w:bookmarkStart w:id="3122" w:name="_Toc365473006"/>
      <w:bookmarkStart w:id="3123" w:name="_Toc365473009"/>
      <w:bookmarkStart w:id="3124" w:name="_Toc365473010"/>
      <w:bookmarkStart w:id="3125" w:name="_Toc365473012"/>
      <w:bookmarkStart w:id="3126" w:name="_Toc365473016"/>
      <w:bookmarkStart w:id="3127" w:name="_Toc365473017"/>
      <w:bookmarkStart w:id="3128" w:name="_Toc365473019"/>
      <w:bookmarkStart w:id="3129" w:name="_Toc365473020"/>
      <w:bookmarkStart w:id="3130" w:name="_Toc365473023"/>
      <w:bookmarkStart w:id="3131" w:name="_Toc365473025"/>
      <w:bookmarkStart w:id="3132" w:name="_Toc365473030"/>
      <w:bookmarkStart w:id="3133" w:name="_Toc365473031"/>
      <w:bookmarkStart w:id="3134" w:name="_Toc365473033"/>
      <w:bookmarkStart w:id="3135" w:name="_Toc365473034"/>
      <w:bookmarkStart w:id="3136" w:name="_Toc365473036"/>
      <w:bookmarkStart w:id="3137" w:name="_Toc365473037"/>
      <w:bookmarkStart w:id="3138" w:name="_Toc365473039"/>
      <w:bookmarkStart w:id="3139" w:name="_Toc365473040"/>
      <w:bookmarkStart w:id="3140" w:name="_Toc365473042"/>
      <w:bookmarkStart w:id="3141" w:name="_Toc365473043"/>
      <w:bookmarkStart w:id="3142" w:name="_Toc365473045"/>
      <w:bookmarkStart w:id="3143" w:name="_Toc365473046"/>
      <w:bookmarkStart w:id="3144" w:name="_Toc365473048"/>
      <w:bookmarkStart w:id="3145" w:name="_Toc365473049"/>
      <w:bookmarkStart w:id="3146" w:name="_Toc365473051"/>
      <w:bookmarkStart w:id="3147" w:name="_Toc365473052"/>
      <w:bookmarkStart w:id="3148" w:name="_Toc365473054"/>
      <w:bookmarkStart w:id="3149" w:name="_Toc365473055"/>
      <w:bookmarkStart w:id="3150" w:name="_Toc365473062"/>
      <w:bookmarkStart w:id="3151" w:name="_Toc365473070"/>
      <w:bookmarkStart w:id="3152" w:name="_Toc365473083"/>
      <w:bookmarkStart w:id="3153" w:name="_Toc365473088"/>
      <w:bookmarkStart w:id="3154" w:name="_Toc365473092"/>
      <w:bookmarkStart w:id="3155" w:name="_Toc365473093"/>
      <w:bookmarkStart w:id="3156" w:name="_Toc365473094"/>
      <w:bookmarkStart w:id="3157" w:name="_Toc365473096"/>
      <w:bookmarkStart w:id="3158" w:name="_Toc365473101"/>
      <w:bookmarkStart w:id="3159" w:name="_Toc365473102"/>
      <w:bookmarkStart w:id="3160" w:name="_Toc365473109"/>
      <w:bookmarkStart w:id="3161" w:name="_Toc365473113"/>
      <w:bookmarkStart w:id="3162" w:name="_Toc365473116"/>
      <w:bookmarkStart w:id="3163" w:name="_Toc365473128"/>
      <w:bookmarkStart w:id="3164" w:name="_Toc365473130"/>
      <w:bookmarkStart w:id="3165" w:name="_Toc365473134"/>
      <w:bookmarkStart w:id="3166" w:name="_Toc365473135"/>
      <w:bookmarkStart w:id="3167" w:name="_Toc365473136"/>
      <w:bookmarkStart w:id="3168" w:name="_Toc365473141"/>
      <w:bookmarkStart w:id="3169" w:name="_Toc365473143"/>
      <w:bookmarkStart w:id="3170" w:name="_Toc365473148"/>
      <w:bookmarkStart w:id="3171" w:name="_Toc365473149"/>
      <w:bookmarkStart w:id="3172" w:name="_Toc365473150"/>
      <w:bookmarkStart w:id="3173" w:name="_Toc365473152"/>
      <w:bookmarkStart w:id="3174" w:name="_Toc365473156"/>
      <w:bookmarkStart w:id="3175" w:name="_Toc365473157"/>
      <w:bookmarkStart w:id="3176" w:name="_Toc365473159"/>
      <w:bookmarkStart w:id="3177" w:name="_Toc365473160"/>
      <w:bookmarkStart w:id="3178" w:name="_Toc365473163"/>
      <w:bookmarkStart w:id="3179" w:name="_Toc365473165"/>
      <w:bookmarkStart w:id="3180" w:name="_Toc365473167"/>
      <w:bookmarkStart w:id="3181" w:name="_Toc365473168"/>
      <w:bookmarkStart w:id="3182" w:name="_Toc365473172"/>
      <w:bookmarkStart w:id="3183" w:name="_Toc365473173"/>
      <w:bookmarkStart w:id="3184" w:name="_Toc365473175"/>
      <w:bookmarkStart w:id="3185" w:name="_Toc365473177"/>
      <w:bookmarkStart w:id="3186" w:name="_Toc365473179"/>
      <w:bookmarkStart w:id="3187" w:name="_Toc365473180"/>
      <w:bookmarkStart w:id="3188" w:name="_Toc365473182"/>
      <w:bookmarkStart w:id="3189" w:name="_Toc365473184"/>
      <w:bookmarkStart w:id="3190" w:name="_Toc365473185"/>
      <w:bookmarkStart w:id="3191" w:name="_Toc365473186"/>
      <w:bookmarkStart w:id="3192" w:name="_Toc365473188"/>
      <w:bookmarkStart w:id="3193" w:name="_Toc365473189"/>
      <w:bookmarkStart w:id="3194" w:name="_Toc365473190"/>
      <w:bookmarkStart w:id="3195" w:name="_Toc365473192"/>
      <w:bookmarkStart w:id="3196" w:name="_Toc365473193"/>
      <w:bookmarkStart w:id="3197" w:name="_Toc360524084"/>
      <w:bookmarkStart w:id="3198" w:name="_Toc361662904"/>
      <w:bookmarkStart w:id="3199" w:name="_Toc361664747"/>
      <w:bookmarkStart w:id="3200" w:name="_Toc361666587"/>
      <w:bookmarkStart w:id="3201" w:name="_Toc361668416"/>
      <w:bookmarkStart w:id="3202" w:name="_Toc364934438"/>
      <w:bookmarkStart w:id="3203" w:name="_Toc365473194"/>
      <w:bookmarkStart w:id="3204" w:name="_Toc365473195"/>
      <w:bookmarkStart w:id="3205" w:name="_Toc365473204"/>
      <w:bookmarkStart w:id="3206" w:name="_Toc365473219"/>
      <w:bookmarkStart w:id="3207" w:name="_Toc365473228"/>
      <w:bookmarkStart w:id="3208" w:name="_Toc365473229"/>
      <w:bookmarkStart w:id="3209" w:name="_Toc365473230"/>
      <w:bookmarkStart w:id="3210" w:name="_Toc365473231"/>
      <w:bookmarkStart w:id="3211" w:name="_Toc365473232"/>
      <w:bookmarkStart w:id="3212" w:name="_Toc365473233"/>
      <w:bookmarkStart w:id="3213" w:name="_Toc365473238"/>
      <w:bookmarkStart w:id="3214" w:name="_Toc365473241"/>
      <w:bookmarkStart w:id="3215" w:name="_Toc365473242"/>
      <w:bookmarkStart w:id="3216" w:name="_Toc365473243"/>
      <w:bookmarkStart w:id="3217" w:name="_Toc365473247"/>
      <w:bookmarkStart w:id="3218" w:name="_Toc365473248"/>
      <w:bookmarkStart w:id="3219" w:name="_Toc365473250"/>
      <w:bookmarkStart w:id="3220" w:name="_Toc365473251"/>
      <w:bookmarkStart w:id="3221" w:name="_Toc365473252"/>
      <w:bookmarkStart w:id="3222" w:name="_Toc365473254"/>
      <w:bookmarkStart w:id="3223" w:name="_Toc365473255"/>
      <w:bookmarkStart w:id="3224" w:name="_Toc365473256"/>
      <w:bookmarkStart w:id="3225" w:name="_Toc365473258"/>
      <w:bookmarkStart w:id="3226" w:name="_Toc365473259"/>
      <w:bookmarkStart w:id="3227" w:name="_Toc365473260"/>
      <w:bookmarkStart w:id="3228" w:name="_Toc365473262"/>
      <w:bookmarkStart w:id="3229" w:name="_Toc365473263"/>
      <w:bookmarkStart w:id="3230" w:name="_Toc365473264"/>
      <w:bookmarkStart w:id="3231" w:name="_Toc365473265"/>
      <w:bookmarkStart w:id="3232" w:name="_Toc365473268"/>
      <w:bookmarkStart w:id="3233" w:name="_Toc365473269"/>
      <w:bookmarkStart w:id="3234" w:name="_Toc365473271"/>
      <w:bookmarkStart w:id="3235" w:name="_Toc365473272"/>
      <w:bookmarkStart w:id="3236" w:name="_Toc361662908"/>
      <w:bookmarkStart w:id="3237" w:name="_Toc361664751"/>
      <w:bookmarkStart w:id="3238" w:name="_Toc361666591"/>
      <w:bookmarkStart w:id="3239" w:name="_Toc361668420"/>
      <w:bookmarkStart w:id="3240" w:name="_Toc364934442"/>
      <w:bookmarkStart w:id="3241" w:name="_Toc365473275"/>
      <w:bookmarkStart w:id="3242" w:name="_Toc361662910"/>
      <w:bookmarkStart w:id="3243" w:name="_Toc361664753"/>
      <w:bookmarkStart w:id="3244" w:name="_Toc361666593"/>
      <w:bookmarkStart w:id="3245" w:name="_Toc361668422"/>
      <w:bookmarkStart w:id="3246" w:name="_Toc364934444"/>
      <w:bookmarkStart w:id="3247" w:name="_Toc365473277"/>
      <w:bookmarkStart w:id="3248" w:name="_Toc361662911"/>
      <w:bookmarkStart w:id="3249" w:name="_Toc361664754"/>
      <w:bookmarkStart w:id="3250" w:name="_Toc361666594"/>
      <w:bookmarkStart w:id="3251" w:name="_Toc361668423"/>
      <w:bookmarkStart w:id="3252" w:name="_Toc364934445"/>
      <w:bookmarkStart w:id="3253" w:name="_Toc365473278"/>
      <w:bookmarkStart w:id="3254" w:name="_Toc361662914"/>
      <w:bookmarkStart w:id="3255" w:name="_Toc361664757"/>
      <w:bookmarkStart w:id="3256" w:name="_Toc361666597"/>
      <w:bookmarkStart w:id="3257" w:name="_Toc361668426"/>
      <w:bookmarkStart w:id="3258" w:name="_Toc364934448"/>
      <w:bookmarkStart w:id="3259" w:name="_Toc365473281"/>
      <w:bookmarkStart w:id="3260" w:name="_Toc361662919"/>
      <w:bookmarkStart w:id="3261" w:name="_Toc361664762"/>
      <w:bookmarkStart w:id="3262" w:name="_Toc361666602"/>
      <w:bookmarkStart w:id="3263" w:name="_Toc361668431"/>
      <w:bookmarkStart w:id="3264" w:name="_Toc364934453"/>
      <w:bookmarkStart w:id="3265" w:name="_Toc365473286"/>
      <w:bookmarkStart w:id="3266" w:name="_Toc361662920"/>
      <w:bookmarkStart w:id="3267" w:name="_Toc361664763"/>
      <w:bookmarkStart w:id="3268" w:name="_Toc361666603"/>
      <w:bookmarkStart w:id="3269" w:name="_Toc361668432"/>
      <w:bookmarkStart w:id="3270" w:name="_Toc364934454"/>
      <w:bookmarkStart w:id="3271" w:name="_Toc365473287"/>
      <w:bookmarkStart w:id="3272" w:name="_Toc361662922"/>
      <w:bookmarkStart w:id="3273" w:name="_Toc361664765"/>
      <w:bookmarkStart w:id="3274" w:name="_Toc361666605"/>
      <w:bookmarkStart w:id="3275" w:name="_Toc361668434"/>
      <w:bookmarkStart w:id="3276" w:name="_Toc364934456"/>
      <w:bookmarkStart w:id="3277" w:name="_Toc365473289"/>
      <w:bookmarkStart w:id="3278" w:name="_Toc361662923"/>
      <w:bookmarkStart w:id="3279" w:name="_Toc361664766"/>
      <w:bookmarkStart w:id="3280" w:name="_Toc361666606"/>
      <w:bookmarkStart w:id="3281" w:name="_Toc361668435"/>
      <w:bookmarkStart w:id="3282" w:name="_Toc364934457"/>
      <w:bookmarkStart w:id="3283" w:name="_Toc365473290"/>
      <w:bookmarkStart w:id="3284" w:name="_Toc361662929"/>
      <w:bookmarkStart w:id="3285" w:name="_Toc361664772"/>
      <w:bookmarkStart w:id="3286" w:name="_Toc361666612"/>
      <w:bookmarkStart w:id="3287" w:name="_Toc361668441"/>
      <w:bookmarkStart w:id="3288" w:name="_Toc364934463"/>
      <w:bookmarkStart w:id="3289" w:name="_Toc365473296"/>
      <w:bookmarkStart w:id="3290" w:name="_Toc361662938"/>
      <w:bookmarkStart w:id="3291" w:name="_Toc361664781"/>
      <w:bookmarkStart w:id="3292" w:name="_Toc361666621"/>
      <w:bookmarkStart w:id="3293" w:name="_Toc361668450"/>
      <w:bookmarkStart w:id="3294" w:name="_Toc364934472"/>
      <w:bookmarkStart w:id="3295" w:name="_Toc365473305"/>
      <w:bookmarkStart w:id="3296" w:name="_Toc361662944"/>
      <w:bookmarkStart w:id="3297" w:name="_Toc361664787"/>
      <w:bookmarkStart w:id="3298" w:name="_Toc361666627"/>
      <w:bookmarkStart w:id="3299" w:name="_Toc361668456"/>
      <w:bookmarkStart w:id="3300" w:name="_Toc364934478"/>
      <w:bookmarkStart w:id="3301" w:name="_Toc365473311"/>
      <w:bookmarkStart w:id="3302" w:name="_Toc361662950"/>
      <w:bookmarkStart w:id="3303" w:name="_Toc361664793"/>
      <w:bookmarkStart w:id="3304" w:name="_Toc361666633"/>
      <w:bookmarkStart w:id="3305" w:name="_Toc361668462"/>
      <w:bookmarkStart w:id="3306" w:name="_Toc364934484"/>
      <w:bookmarkStart w:id="3307" w:name="_Toc365473317"/>
      <w:bookmarkStart w:id="3308" w:name="_Toc361662952"/>
      <w:bookmarkStart w:id="3309" w:name="_Toc361664795"/>
      <w:bookmarkStart w:id="3310" w:name="_Toc361666635"/>
      <w:bookmarkStart w:id="3311" w:name="_Toc361668464"/>
      <w:bookmarkStart w:id="3312" w:name="_Toc364934486"/>
      <w:bookmarkStart w:id="3313" w:name="_Toc365473319"/>
      <w:bookmarkStart w:id="3314" w:name="_Toc361662953"/>
      <w:bookmarkStart w:id="3315" w:name="_Toc361664796"/>
      <w:bookmarkStart w:id="3316" w:name="_Toc361666636"/>
      <w:bookmarkStart w:id="3317" w:name="_Toc361668465"/>
      <w:bookmarkStart w:id="3318" w:name="_Toc364934487"/>
      <w:bookmarkStart w:id="3319" w:name="_Toc365473320"/>
      <w:bookmarkStart w:id="3320" w:name="_Toc365473326"/>
      <w:bookmarkStart w:id="3321" w:name="_Toc365473328"/>
      <w:bookmarkStart w:id="3322" w:name="_Toc365473332"/>
      <w:bookmarkStart w:id="3323" w:name="_Toc365473333"/>
      <w:bookmarkStart w:id="3324" w:name="_Toc365473335"/>
      <w:bookmarkStart w:id="3325" w:name="_Toc365473336"/>
      <w:bookmarkStart w:id="3326" w:name="_Toc365473338"/>
      <w:bookmarkStart w:id="3327" w:name="_Toc365473339"/>
      <w:bookmarkStart w:id="3328" w:name="_Toc365473341"/>
      <w:bookmarkStart w:id="3329" w:name="_Toc365473344"/>
      <w:bookmarkStart w:id="3330" w:name="_Toc365473347"/>
      <w:bookmarkStart w:id="3331" w:name="_Toc365473350"/>
      <w:bookmarkStart w:id="3332" w:name="_Toc365473351"/>
      <w:bookmarkStart w:id="3333" w:name="_Toc365473352"/>
      <w:bookmarkStart w:id="3334" w:name="_Toc365473353"/>
      <w:bookmarkStart w:id="3335" w:name="_Toc365473355"/>
      <w:bookmarkStart w:id="3336" w:name="_Toc365473359"/>
      <w:bookmarkStart w:id="3337" w:name="_Toc365473360"/>
      <w:bookmarkStart w:id="3338" w:name="_Toc365473362"/>
      <w:bookmarkStart w:id="3339" w:name="_Toc365473363"/>
      <w:bookmarkStart w:id="3340" w:name="_Toc365473365"/>
      <w:bookmarkStart w:id="3341" w:name="_Toc365473368"/>
      <w:bookmarkStart w:id="3342" w:name="_Toc365473372"/>
      <w:bookmarkStart w:id="3343" w:name="_Toc365473373"/>
      <w:bookmarkStart w:id="3344" w:name="_Toc365473376"/>
      <w:bookmarkStart w:id="3345" w:name="_Toc365473378"/>
      <w:bookmarkStart w:id="3346" w:name="_Toc365473383"/>
      <w:bookmarkStart w:id="3347" w:name="_Toc365473391"/>
      <w:bookmarkStart w:id="3348" w:name="_Toc365473392"/>
      <w:bookmarkStart w:id="3349" w:name="_Toc365473396"/>
      <w:bookmarkStart w:id="3350" w:name="_Toc365473397"/>
      <w:bookmarkStart w:id="3351" w:name="_Toc361662992"/>
      <w:bookmarkStart w:id="3352" w:name="_Toc361664835"/>
      <w:bookmarkStart w:id="3353" w:name="_Toc361666675"/>
      <w:bookmarkStart w:id="3354" w:name="_Toc361668504"/>
      <w:bookmarkStart w:id="3355" w:name="_Toc364934526"/>
      <w:bookmarkStart w:id="3356" w:name="_Toc365473431"/>
      <w:bookmarkStart w:id="3357" w:name="_Toc361663001"/>
      <w:bookmarkStart w:id="3358" w:name="_Toc361664844"/>
      <w:bookmarkStart w:id="3359" w:name="_Toc361666684"/>
      <w:bookmarkStart w:id="3360" w:name="_Toc361668513"/>
      <w:bookmarkStart w:id="3361" w:name="_Toc364934535"/>
      <w:bookmarkStart w:id="3362" w:name="_Toc365473440"/>
      <w:bookmarkStart w:id="3363" w:name="_Toc361663003"/>
      <w:bookmarkStart w:id="3364" w:name="_Toc361664846"/>
      <w:bookmarkStart w:id="3365" w:name="_Toc361666686"/>
      <w:bookmarkStart w:id="3366" w:name="_Toc361668515"/>
      <w:bookmarkStart w:id="3367" w:name="_Toc364934537"/>
      <w:bookmarkStart w:id="3368" w:name="_Toc365473442"/>
      <w:bookmarkStart w:id="3369" w:name="_Toc361663007"/>
      <w:bookmarkStart w:id="3370" w:name="_Toc361664850"/>
      <w:bookmarkStart w:id="3371" w:name="_Toc361666690"/>
      <w:bookmarkStart w:id="3372" w:name="_Toc361668519"/>
      <w:bookmarkStart w:id="3373" w:name="_Toc364934541"/>
      <w:bookmarkStart w:id="3374" w:name="_Toc365473446"/>
      <w:bookmarkStart w:id="3375" w:name="_Toc361663010"/>
      <w:bookmarkStart w:id="3376" w:name="_Toc361664853"/>
      <w:bookmarkStart w:id="3377" w:name="_Toc361666693"/>
      <w:bookmarkStart w:id="3378" w:name="_Toc361668522"/>
      <w:bookmarkStart w:id="3379" w:name="_Toc364934544"/>
      <w:bookmarkStart w:id="3380" w:name="_Toc365473449"/>
      <w:bookmarkStart w:id="3381" w:name="_Toc361663017"/>
      <w:bookmarkStart w:id="3382" w:name="_Toc361664860"/>
      <w:bookmarkStart w:id="3383" w:name="_Toc361666700"/>
      <w:bookmarkStart w:id="3384" w:name="_Toc361668529"/>
      <w:bookmarkStart w:id="3385" w:name="_Toc364934551"/>
      <w:bookmarkStart w:id="3386" w:name="_Toc365473456"/>
      <w:bookmarkStart w:id="3387" w:name="_Toc361663018"/>
      <w:bookmarkStart w:id="3388" w:name="_Toc361664861"/>
      <w:bookmarkStart w:id="3389" w:name="_Toc361666701"/>
      <w:bookmarkStart w:id="3390" w:name="_Toc361668530"/>
      <w:bookmarkStart w:id="3391" w:name="_Toc364934552"/>
      <w:bookmarkStart w:id="3392" w:name="_Toc365473457"/>
      <w:bookmarkStart w:id="3393" w:name="_Toc361663020"/>
      <w:bookmarkStart w:id="3394" w:name="_Toc361664863"/>
      <w:bookmarkStart w:id="3395" w:name="_Toc361666703"/>
      <w:bookmarkStart w:id="3396" w:name="_Toc361668532"/>
      <w:bookmarkStart w:id="3397" w:name="_Toc364934554"/>
      <w:bookmarkStart w:id="3398" w:name="_Toc365473459"/>
      <w:bookmarkStart w:id="3399" w:name="_Toc361663021"/>
      <w:bookmarkStart w:id="3400" w:name="_Toc361664864"/>
      <w:bookmarkStart w:id="3401" w:name="_Toc361666704"/>
      <w:bookmarkStart w:id="3402" w:name="_Toc361668533"/>
      <w:bookmarkStart w:id="3403" w:name="_Toc364934555"/>
      <w:bookmarkStart w:id="3404" w:name="_Toc365473460"/>
      <w:bookmarkStart w:id="3405" w:name="_Toc361663022"/>
      <w:bookmarkStart w:id="3406" w:name="_Toc361664865"/>
      <w:bookmarkStart w:id="3407" w:name="_Toc361666705"/>
      <w:bookmarkStart w:id="3408" w:name="_Toc361668534"/>
      <w:bookmarkStart w:id="3409" w:name="_Toc364934556"/>
      <w:bookmarkStart w:id="3410" w:name="_Toc365473461"/>
      <w:bookmarkStart w:id="3411" w:name="_Toc365473464"/>
      <w:bookmarkStart w:id="3412" w:name="_Toc365473466"/>
      <w:bookmarkStart w:id="3413" w:name="_Toc365473468"/>
      <w:bookmarkStart w:id="3414" w:name="_Toc365473469"/>
      <w:bookmarkStart w:id="3415" w:name="_Toc365473473"/>
      <w:bookmarkStart w:id="3416" w:name="_Toc365473474"/>
      <w:bookmarkStart w:id="3417" w:name="_Toc365473475"/>
      <w:bookmarkStart w:id="3418" w:name="_Toc365473476"/>
      <w:bookmarkStart w:id="3419" w:name="_Toc365473477"/>
      <w:bookmarkStart w:id="3420" w:name="_Toc365473478"/>
      <w:bookmarkStart w:id="3421" w:name="_Toc365473479"/>
      <w:bookmarkStart w:id="3422" w:name="_Toc365473482"/>
      <w:bookmarkStart w:id="3423" w:name="_Toc365473483"/>
      <w:bookmarkStart w:id="3424" w:name="_Toc365473485"/>
      <w:bookmarkStart w:id="3425" w:name="_Toc365473489"/>
      <w:bookmarkStart w:id="3426" w:name="_Toc365473490"/>
      <w:bookmarkStart w:id="3427" w:name="_Toc365473491"/>
      <w:bookmarkStart w:id="3428" w:name="_Toc365473493"/>
      <w:bookmarkStart w:id="3429" w:name="_Toc365473495"/>
      <w:bookmarkStart w:id="3430" w:name="_Toc365473498"/>
      <w:bookmarkStart w:id="3431" w:name="_Toc365473500"/>
      <w:bookmarkStart w:id="3432" w:name="_Toc365473501"/>
      <w:bookmarkStart w:id="3433" w:name="_Toc365473502"/>
      <w:bookmarkStart w:id="3434" w:name="_Toc365473512"/>
      <w:bookmarkStart w:id="3435" w:name="_Toc365473513"/>
      <w:bookmarkStart w:id="3436" w:name="_Toc365473519"/>
      <w:bookmarkStart w:id="3437" w:name="_Toc365473524"/>
      <w:bookmarkStart w:id="3438" w:name="_Toc365473525"/>
      <w:bookmarkStart w:id="3439" w:name="_Toc365473526"/>
      <w:bookmarkStart w:id="3440" w:name="_Toc365473527"/>
      <w:bookmarkStart w:id="3441" w:name="_Toc361663038"/>
      <w:bookmarkStart w:id="3442" w:name="_Toc361664881"/>
      <w:bookmarkStart w:id="3443" w:name="_Toc361666721"/>
      <w:bookmarkStart w:id="3444" w:name="_Toc361668550"/>
      <w:bookmarkStart w:id="3445" w:name="_Toc364934572"/>
      <w:bookmarkStart w:id="3446" w:name="_Toc365473538"/>
      <w:bookmarkStart w:id="3447" w:name="_Toc361663064"/>
      <w:bookmarkStart w:id="3448" w:name="_Toc361664907"/>
      <w:bookmarkStart w:id="3449" w:name="_Toc361666747"/>
      <w:bookmarkStart w:id="3450" w:name="_Toc361668576"/>
      <w:bookmarkStart w:id="3451" w:name="_Toc364934598"/>
      <w:bookmarkStart w:id="3452" w:name="_Toc365473564"/>
      <w:bookmarkStart w:id="3453" w:name="_Toc361663071"/>
      <w:bookmarkStart w:id="3454" w:name="_Toc361664914"/>
      <w:bookmarkStart w:id="3455" w:name="_Toc361666754"/>
      <w:bookmarkStart w:id="3456" w:name="_Toc361668583"/>
      <w:bookmarkStart w:id="3457" w:name="_Toc364934605"/>
      <w:bookmarkStart w:id="3458" w:name="_Toc365473571"/>
      <w:bookmarkStart w:id="3459" w:name="_Toc361663072"/>
      <w:bookmarkStart w:id="3460" w:name="_Toc361664915"/>
      <w:bookmarkStart w:id="3461" w:name="_Toc361666755"/>
      <w:bookmarkStart w:id="3462" w:name="_Toc361668584"/>
      <w:bookmarkStart w:id="3463" w:name="_Toc364934606"/>
      <w:bookmarkStart w:id="3464" w:name="_Toc365473572"/>
      <w:bookmarkStart w:id="3465" w:name="_Toc361663077"/>
      <w:bookmarkStart w:id="3466" w:name="_Toc361664920"/>
      <w:bookmarkStart w:id="3467" w:name="_Toc361666760"/>
      <w:bookmarkStart w:id="3468" w:name="_Toc361668589"/>
      <w:bookmarkStart w:id="3469" w:name="_Toc364934611"/>
      <w:bookmarkStart w:id="3470" w:name="_Toc365473577"/>
      <w:bookmarkStart w:id="3471" w:name="_Toc361663078"/>
      <w:bookmarkStart w:id="3472" w:name="_Toc361664921"/>
      <w:bookmarkStart w:id="3473" w:name="_Toc361666761"/>
      <w:bookmarkStart w:id="3474" w:name="_Toc361668590"/>
      <w:bookmarkStart w:id="3475" w:name="_Toc364934612"/>
      <w:bookmarkStart w:id="3476" w:name="_Toc365473578"/>
      <w:bookmarkStart w:id="3477" w:name="_Toc365473579"/>
      <w:bookmarkStart w:id="3478" w:name="_Toc365473580"/>
      <w:bookmarkStart w:id="3479" w:name="_Toc365473581"/>
      <w:bookmarkStart w:id="3480" w:name="_Toc360524213"/>
      <w:bookmarkStart w:id="3481" w:name="_Toc365473582"/>
      <w:bookmarkStart w:id="3482" w:name="_Toc365473583"/>
      <w:bookmarkStart w:id="3483" w:name="_Toc365473584"/>
      <w:bookmarkStart w:id="3484" w:name="_Toc365473585"/>
      <w:bookmarkStart w:id="3485" w:name="_Toc365473586"/>
      <w:bookmarkStart w:id="3486" w:name="_Toc365473593"/>
      <w:bookmarkStart w:id="3487" w:name="_Toc365473594"/>
      <w:bookmarkStart w:id="3488" w:name="_Toc365473596"/>
      <w:bookmarkStart w:id="3489" w:name="_Toc365473598"/>
      <w:bookmarkStart w:id="3490" w:name="_Toc365473600"/>
      <w:bookmarkStart w:id="3491" w:name="_Toc365473604"/>
      <w:bookmarkStart w:id="3492" w:name="_Toc365473605"/>
      <w:bookmarkStart w:id="3493" w:name="_Toc365473608"/>
      <w:bookmarkStart w:id="3494" w:name="_Toc365473612"/>
      <w:bookmarkStart w:id="3495" w:name="_Toc365473613"/>
      <w:bookmarkStart w:id="3496" w:name="_Toc365473615"/>
      <w:bookmarkStart w:id="3497" w:name="_Toc365473621"/>
      <w:bookmarkStart w:id="3498" w:name="_Toc365473625"/>
      <w:bookmarkStart w:id="3499" w:name="_Toc365473629"/>
      <w:bookmarkStart w:id="3500" w:name="_Toc365473631"/>
      <w:bookmarkStart w:id="3501" w:name="_Toc365473632"/>
      <w:bookmarkStart w:id="3502" w:name="_Toc365473638"/>
      <w:bookmarkStart w:id="3503" w:name="_Toc365473639"/>
      <w:bookmarkStart w:id="3504" w:name="_Toc365473640"/>
      <w:bookmarkStart w:id="3505" w:name="_Toc365473646"/>
      <w:bookmarkStart w:id="3506" w:name="_Toc365473650"/>
      <w:bookmarkStart w:id="3507" w:name="_Toc365473651"/>
      <w:bookmarkStart w:id="3508" w:name="_Toc365473655"/>
      <w:bookmarkStart w:id="3509" w:name="_Toc365473656"/>
      <w:bookmarkStart w:id="3510" w:name="_Toc365473657"/>
      <w:bookmarkStart w:id="3511" w:name="_Toc365473659"/>
      <w:bookmarkStart w:id="3512" w:name="_Toc365473667"/>
      <w:bookmarkStart w:id="3513" w:name="_Toc365473668"/>
      <w:bookmarkStart w:id="3514" w:name="_Toc365473678"/>
      <w:bookmarkStart w:id="3515" w:name="_Toc365473682"/>
      <w:bookmarkStart w:id="3516" w:name="_Toc365473687"/>
      <w:bookmarkStart w:id="3517" w:name="_Toc365473688"/>
      <w:bookmarkStart w:id="3518" w:name="_Toc365473690"/>
      <w:bookmarkStart w:id="3519" w:name="_Toc365473691"/>
      <w:bookmarkStart w:id="3520" w:name="_Toc365473695"/>
      <w:bookmarkStart w:id="3521" w:name="_Toc365473696"/>
      <w:bookmarkStart w:id="3522" w:name="_Toc365473697"/>
      <w:bookmarkStart w:id="3523" w:name="_Toc365473699"/>
      <w:bookmarkStart w:id="3524" w:name="_Toc365473702"/>
      <w:bookmarkStart w:id="3525" w:name="_Toc365473708"/>
      <w:bookmarkStart w:id="3526" w:name="_Toc365473709"/>
      <w:bookmarkStart w:id="3527" w:name="_Toc365473716"/>
      <w:bookmarkStart w:id="3528" w:name="_Toc365473721"/>
      <w:bookmarkStart w:id="3529" w:name="_Toc365473724"/>
      <w:bookmarkStart w:id="3530" w:name="_Toc365473735"/>
      <w:bookmarkStart w:id="3531" w:name="_Toc365473745"/>
      <w:bookmarkStart w:id="3532" w:name="_Toc365473748"/>
      <w:bookmarkStart w:id="3533" w:name="_Toc365473750"/>
      <w:bookmarkStart w:id="3534" w:name="_Toc365473757"/>
      <w:bookmarkStart w:id="3535" w:name="_Toc365473763"/>
      <w:bookmarkStart w:id="3536" w:name="_Toc365473764"/>
      <w:bookmarkStart w:id="3537" w:name="_Toc365473775"/>
      <w:bookmarkStart w:id="3538" w:name="_Toc365473804"/>
      <w:bookmarkStart w:id="3539" w:name="_Toc365473828"/>
      <w:bookmarkStart w:id="3540" w:name="_Toc381513675"/>
      <w:bookmarkStart w:id="3541" w:name="_Toc382202818"/>
      <w:bookmarkStart w:id="3542" w:name="_Toc382203038"/>
      <w:bookmarkStart w:id="3543" w:name="_Toc382212197"/>
      <w:bookmarkStart w:id="3544" w:name="_Toc382212436"/>
      <w:bookmarkStart w:id="3545" w:name="_Toc382291542"/>
      <w:bookmarkStart w:id="3546" w:name="_Toc385672181"/>
      <w:bookmarkStart w:id="3547" w:name="_Ref386878637"/>
      <w:bookmarkStart w:id="3548" w:name="_Toc393690276"/>
      <w:bookmarkStart w:id="3549" w:name="_Ref424532486"/>
      <w:bookmarkStart w:id="3550" w:name="_Ref457744587"/>
      <w:bookmarkStart w:id="3551" w:name="_Toc472818813"/>
      <w:bookmarkStart w:id="3552" w:name="_Toc235503387"/>
      <w:bookmarkStart w:id="3553" w:name="_Toc241509162"/>
      <w:bookmarkStart w:id="3554" w:name="_Toc244416649"/>
      <w:bookmarkStart w:id="3555" w:name="_Toc276631013"/>
      <w:bookmarkStart w:id="3556" w:name="_Toc368050359"/>
      <w:bookmarkStart w:id="3557" w:name="_Toc375031161"/>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r>
        <w:t>ECMAS</w:t>
      </w:r>
      <w:r w:rsidR="005B22EB">
        <w:t>cript Language</w:t>
      </w:r>
      <w:r w:rsidR="006F1A4D">
        <w:t>:</w:t>
      </w:r>
      <w:r>
        <w:t xml:space="preserve"> </w:t>
      </w:r>
      <w:r w:rsidR="004C02EF" w:rsidRPr="00E77497">
        <w:t>Expression</w:t>
      </w:r>
      <w:bookmarkEnd w:id="3540"/>
      <w:bookmarkEnd w:id="3541"/>
      <w:bookmarkEnd w:id="3542"/>
      <w:bookmarkEnd w:id="3543"/>
      <w:bookmarkEnd w:id="3544"/>
      <w:bookmarkEnd w:id="3545"/>
      <w:bookmarkEnd w:id="3546"/>
      <w:bookmarkEnd w:id="3547"/>
      <w:bookmarkEnd w:id="3548"/>
      <w:r w:rsidR="004C02EF" w:rsidRPr="00E77497">
        <w:t>s</w:t>
      </w:r>
      <w:bookmarkStart w:id="3558" w:name="_Toc381513676"/>
      <w:bookmarkStart w:id="3559" w:name="_Toc382202819"/>
      <w:bookmarkStart w:id="3560" w:name="_Toc382203039"/>
      <w:bookmarkStart w:id="3561" w:name="_Toc382212198"/>
      <w:bookmarkStart w:id="3562" w:name="_Toc382212437"/>
      <w:bookmarkStart w:id="3563" w:name="_Toc382291543"/>
      <w:bookmarkStart w:id="3564" w:name="_Toc385672182"/>
      <w:bookmarkStart w:id="3565" w:name="_Toc393690277"/>
      <w:bookmarkEnd w:id="3549"/>
      <w:bookmarkEnd w:id="3550"/>
      <w:bookmarkEnd w:id="3551"/>
      <w:bookmarkEnd w:id="3552"/>
      <w:bookmarkEnd w:id="3553"/>
      <w:bookmarkEnd w:id="3554"/>
      <w:bookmarkEnd w:id="3555"/>
      <w:bookmarkEnd w:id="3556"/>
    </w:p>
    <w:p w14:paraId="0254D564" w14:textId="77777777" w:rsidR="004C02EF" w:rsidRPr="00E77497" w:rsidRDefault="004C02EF" w:rsidP="00D148E9">
      <w:pPr>
        <w:pStyle w:val="20"/>
      </w:pPr>
      <w:bookmarkStart w:id="3566" w:name="_Ref456010676"/>
      <w:bookmarkStart w:id="3567" w:name="_Toc472818814"/>
      <w:bookmarkStart w:id="3568" w:name="_Toc235503388"/>
      <w:bookmarkStart w:id="3569" w:name="_Toc241509163"/>
      <w:bookmarkStart w:id="3570" w:name="_Toc244416650"/>
      <w:bookmarkStart w:id="3571" w:name="_Toc276631014"/>
      <w:bookmarkStart w:id="3572" w:name="_Toc368050360"/>
      <w:r w:rsidRPr="00E77497">
        <w:t>Primary Expression</w:t>
      </w:r>
      <w:bookmarkStart w:id="3573" w:name="_Toc382202820"/>
      <w:bookmarkStart w:id="3574" w:name="_Toc382203040"/>
      <w:bookmarkEnd w:id="3557"/>
      <w:bookmarkEnd w:id="3558"/>
      <w:bookmarkEnd w:id="3559"/>
      <w:bookmarkEnd w:id="3560"/>
      <w:bookmarkEnd w:id="3561"/>
      <w:bookmarkEnd w:id="3562"/>
      <w:bookmarkEnd w:id="3563"/>
      <w:bookmarkEnd w:id="3564"/>
      <w:bookmarkEnd w:id="3565"/>
      <w:bookmarkEnd w:id="3573"/>
      <w:bookmarkEnd w:id="3574"/>
      <w:r w:rsidRPr="00E77497">
        <w:t>s</w:t>
      </w:r>
      <w:bookmarkEnd w:id="3566"/>
      <w:bookmarkEnd w:id="3567"/>
      <w:bookmarkEnd w:id="3568"/>
      <w:bookmarkEnd w:id="3569"/>
      <w:bookmarkEnd w:id="3570"/>
      <w:bookmarkEnd w:id="3571"/>
      <w:bookmarkEnd w:id="3572"/>
    </w:p>
    <w:p w14:paraId="0B8B19B9" w14:textId="77777777" w:rsidR="004C02EF" w:rsidRPr="00E77497" w:rsidRDefault="004C02EF" w:rsidP="004C02EF">
      <w:pPr>
        <w:pStyle w:val="Syntax"/>
      </w:pPr>
      <w:r w:rsidRPr="00E77497">
        <w:t xml:space="preserve">Syntax </w:t>
      </w:r>
    </w:p>
    <w:p w14:paraId="7266911E" w14:textId="77777777" w:rsidR="004C02EF" w:rsidRPr="00E77497" w:rsidRDefault="004C02EF" w:rsidP="004C02EF">
      <w:pPr>
        <w:pStyle w:val="SyntaxRule"/>
      </w:pPr>
      <w:r w:rsidRPr="00E77497">
        <w:t xml:space="preserve">PrimaryExpression </w:t>
      </w:r>
      <w:r w:rsidRPr="00E77497">
        <w:rPr>
          <w:rFonts w:ascii="Arial" w:hAnsi="Arial" w:cs="Arial"/>
          <w:b/>
          <w:i w:val="0"/>
        </w:rPr>
        <w:t>:</w:t>
      </w:r>
    </w:p>
    <w:p w14:paraId="63DA2499" w14:textId="77777777" w:rsidR="004C02EF" w:rsidRPr="00E77497" w:rsidRDefault="003A3B8E" w:rsidP="00CB07B9">
      <w:pPr>
        <w:pStyle w:val="SyntaxDefinition"/>
        <w:rPr>
          <w:rFonts w:ascii="Courier New" w:hAnsi="Courier New"/>
          <w:b/>
          <w:i w:val="0"/>
        </w:rPr>
      </w:pPr>
      <w:r w:rsidRPr="00E77497">
        <w:rPr>
          <w:rFonts w:ascii="Courier New" w:hAnsi="Courier New"/>
          <w:b/>
          <w:i w:val="0"/>
        </w:rPr>
        <w:t>this</w:t>
      </w:r>
      <w:r w:rsidR="004C02EF" w:rsidRPr="00E77497">
        <w:br/>
        <w:t>Identifier</w:t>
      </w:r>
      <w:ins w:id="3575" w:author="Rev 19 Allen Wirfs-Brock" w:date="2013-09-06T17:35:00Z">
        <w:r w:rsidR="005C5753">
          <w:t>Reference</w:t>
        </w:r>
      </w:ins>
      <w:r w:rsidR="004C02EF" w:rsidRPr="00E77497">
        <w:br/>
        <w:t>Literal</w:t>
      </w:r>
      <w:r w:rsidR="004C02EF" w:rsidRPr="00E77497">
        <w:br/>
      </w:r>
      <w:r w:rsidR="000D6CD4" w:rsidRPr="00E77497">
        <w:t>Array</w:t>
      </w:r>
      <w:r w:rsidR="000D6CD4">
        <w:t>Initialiser</w:t>
      </w:r>
      <w:r w:rsidR="004C02EF" w:rsidRPr="00E77497">
        <w:br/>
        <w:t>ObjectLiteral</w:t>
      </w:r>
      <w:r w:rsidR="004C02EF" w:rsidRPr="00E77497">
        <w:br/>
      </w:r>
      <w:r w:rsidR="00C85441" w:rsidRPr="00E77497">
        <w:t>FunctionExpression</w:t>
      </w:r>
      <w:r w:rsidR="00901D23">
        <w:br/>
        <w:t>ClassExpression</w:t>
      </w:r>
      <w:r w:rsidR="006F38BE">
        <w:br/>
        <w:t>GeneratorExpression</w:t>
      </w:r>
      <w:r w:rsidR="00271D5B">
        <w:br/>
        <w:t>GeneratorComprehension</w:t>
      </w:r>
      <w:r w:rsidR="00C85441" w:rsidRPr="00E77497">
        <w:br/>
      </w:r>
      <w:r w:rsidR="002953AE" w:rsidRPr="00E77497">
        <w:t>RegularExpressionLiteral</w:t>
      </w:r>
      <w:r w:rsidR="002953AE">
        <w:br/>
      </w:r>
      <w:r w:rsidR="00387B31">
        <w:t>Template</w:t>
      </w:r>
      <w:r w:rsidR="00D6188C">
        <w:t>Literal</w:t>
      </w:r>
      <w:r w:rsidR="002953AE">
        <w:br/>
      </w:r>
      <w:r w:rsidR="00E650A6">
        <w:t>CoverParenthesi</w:t>
      </w:r>
      <w:r w:rsidR="00CB07B9">
        <w:t>s</w:t>
      </w:r>
      <w:r w:rsidR="00E650A6">
        <w:t>edExpressionAndArrowParameter</w:t>
      </w:r>
      <w:r w:rsidR="009C5E83">
        <w:t>Li</w:t>
      </w:r>
      <w:r w:rsidR="00E650A6">
        <w:t>s</w:t>
      </w:r>
      <w:r w:rsidR="009C5E83">
        <w:t>t</w:t>
      </w:r>
      <w:bookmarkStart w:id="3576" w:name="_Toc375031162"/>
      <w:bookmarkStart w:id="3577" w:name="_Toc381513677"/>
      <w:bookmarkStart w:id="3578" w:name="_Toc382202821"/>
      <w:bookmarkStart w:id="3579" w:name="_Toc382203041"/>
      <w:bookmarkStart w:id="3580" w:name="_Toc382212199"/>
      <w:bookmarkStart w:id="3581" w:name="_Toc382212438"/>
      <w:bookmarkStart w:id="3582" w:name="_Toc382291544"/>
      <w:bookmarkStart w:id="3583" w:name="_Toc385672183"/>
      <w:bookmarkStart w:id="3584" w:name="_Toc393690278"/>
    </w:p>
    <w:p w14:paraId="42BAE41D" w14:textId="77777777" w:rsidR="002F6111" w:rsidRPr="00E77497" w:rsidRDefault="002F6111" w:rsidP="00CB07B9">
      <w:pPr>
        <w:pStyle w:val="SyntaxRule"/>
      </w:pPr>
      <w:bookmarkStart w:id="3585" w:name="_Toc472818815"/>
      <w:bookmarkStart w:id="3586" w:name="_Toc235503389"/>
      <w:bookmarkStart w:id="3587" w:name="_Toc241509164"/>
      <w:bookmarkStart w:id="3588" w:name="_Toc244416651"/>
      <w:bookmarkStart w:id="3589" w:name="_Toc276631015"/>
      <w:r>
        <w:t>CoverParenthesi</w:t>
      </w:r>
      <w:r w:rsidR="00CB07B9">
        <w:t>s</w:t>
      </w:r>
      <w:r>
        <w:t>edExpressionAndArrow</w:t>
      </w:r>
      <w:r w:rsidR="00E650A6">
        <w:t>Parameter</w:t>
      </w:r>
      <w:r w:rsidR="009C5E83">
        <w:t>Li</w:t>
      </w:r>
      <w:r w:rsidR="00E650A6">
        <w:t>s</w:t>
      </w:r>
      <w:r w:rsidR="009C5E83">
        <w:t>t</w:t>
      </w:r>
      <w:r w:rsidR="00C86677">
        <w:rPr>
          <w:i w:val="0"/>
          <w:iCs/>
        </w:rPr>
        <w:t xml:space="preserve"> </w:t>
      </w:r>
      <w:r w:rsidRPr="00E77497">
        <w:rPr>
          <w:rFonts w:ascii="Arial" w:hAnsi="Arial" w:cs="Arial"/>
          <w:b/>
          <w:i w:val="0"/>
        </w:rPr>
        <w:t>:</w:t>
      </w:r>
    </w:p>
    <w:p w14:paraId="16CE00E8" w14:textId="77777777" w:rsidR="002F6111" w:rsidRPr="00E650A6" w:rsidRDefault="002F6111" w:rsidP="00E650A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00E650A6" w:rsidRPr="00E77497">
        <w:rPr>
          <w:rFonts w:ascii="Courier New" w:hAnsi="Courier New"/>
          <w:b/>
          <w:i w:val="0"/>
        </w:rPr>
        <w:t>(</w:t>
      </w:r>
      <w:r w:rsidR="00E650A6" w:rsidRPr="00E77497">
        <w:t xml:space="preserve"> </w:t>
      </w:r>
      <w:r w:rsidR="00E650A6">
        <w:t xml:space="preserve"> </w:t>
      </w:r>
      <w:r w:rsidR="00E650A6" w:rsidRPr="00E77497">
        <w:t xml:space="preserve"> </w:t>
      </w:r>
      <w:r w:rsidR="00E650A6" w:rsidRPr="00E77497">
        <w:rPr>
          <w:rFonts w:ascii="Courier New" w:hAnsi="Courier New"/>
          <w:b/>
          <w:i w:val="0"/>
        </w:rPr>
        <w:t>)</w:t>
      </w:r>
      <w:r w:rsidRPr="00E77497">
        <w:br/>
      </w:r>
      <w:r w:rsidR="00E650A6" w:rsidRPr="00E77497">
        <w:rPr>
          <w:rFonts w:ascii="Courier New" w:hAnsi="Courier New"/>
          <w:b/>
          <w:i w:val="0"/>
        </w:rPr>
        <w:t>(</w:t>
      </w:r>
      <w:r w:rsidR="00E650A6">
        <w:rPr>
          <w:rFonts w:ascii="Courier New" w:hAnsi="Courier New"/>
          <w:b/>
          <w:i w:val="0"/>
        </w:rPr>
        <w:t xml:space="preserve"> ... </w:t>
      </w:r>
      <w:r w:rsidR="00E650A6">
        <w:t xml:space="preserve">Identifier </w:t>
      </w:r>
      <w:r w:rsidR="00E650A6" w:rsidRPr="00E77497">
        <w:rPr>
          <w:rFonts w:ascii="Courier New" w:hAnsi="Courier New"/>
          <w:b/>
          <w:i w:val="0"/>
        </w:rPr>
        <w:t>)</w:t>
      </w:r>
      <w:r w:rsidR="00E650A6" w:rsidRPr="006B6D0A">
        <w:br/>
      </w:r>
      <w:r w:rsidR="00E650A6" w:rsidRPr="00E77497">
        <w:rPr>
          <w:rFonts w:ascii="Courier New" w:hAnsi="Courier New"/>
          <w:b/>
          <w:i w:val="0"/>
        </w:rPr>
        <w:t>(</w:t>
      </w:r>
      <w:r w:rsidR="00E650A6" w:rsidRPr="00E77497">
        <w:t xml:space="preserve"> Expression</w:t>
      </w:r>
      <w:r w:rsidR="00E650A6">
        <w:t xml:space="preserve"> </w:t>
      </w:r>
      <w:r w:rsidR="00E650A6" w:rsidRPr="009C202C">
        <w:rPr>
          <w:rFonts w:ascii="Courier New" w:hAnsi="Courier New"/>
          <w:b/>
          <w:i w:val="0"/>
        </w:rPr>
        <w:t>,</w:t>
      </w:r>
      <w:r w:rsidR="00E650A6" w:rsidRPr="00B820AB">
        <w:rPr>
          <w:rFonts w:ascii="Courier New" w:hAnsi="Courier New"/>
          <w:b/>
          <w:i w:val="0"/>
        </w:rPr>
        <w:t xml:space="preserve"> </w:t>
      </w:r>
      <w:r w:rsidR="00E650A6">
        <w:rPr>
          <w:rFonts w:ascii="Courier New" w:hAnsi="Courier New"/>
          <w:b/>
          <w:i w:val="0"/>
        </w:rPr>
        <w:t xml:space="preserve">... </w:t>
      </w:r>
      <w:r w:rsidR="00E650A6">
        <w:t>Identifier</w:t>
      </w:r>
      <w:r w:rsidR="00E650A6" w:rsidRPr="00E77497">
        <w:rPr>
          <w:rFonts w:ascii="Courier New" w:hAnsi="Courier New"/>
          <w:b/>
          <w:i w:val="0"/>
        </w:rPr>
        <w:t>)</w:t>
      </w:r>
    </w:p>
    <w:p w14:paraId="78058BFC" w14:textId="77777777" w:rsidR="009C0ACA" w:rsidRPr="00E77497" w:rsidRDefault="009C0ACA" w:rsidP="009C0ACA">
      <w:pPr>
        <w:pStyle w:val="Syntax"/>
      </w:pPr>
      <w:r w:rsidRPr="00E77497">
        <w:t>Supplemental Syntax</w:t>
      </w:r>
    </w:p>
    <w:p w14:paraId="07D83C3C" w14:textId="77777777" w:rsidR="009C0ACA" w:rsidRPr="00E77497" w:rsidRDefault="009C0ACA" w:rsidP="00CB07B9">
      <w:r>
        <w:t>W</w:t>
      </w:r>
      <w:r w:rsidRPr="00E77497">
        <w:t xml:space="preserve">hen processing the production </w:t>
      </w:r>
      <w:r>
        <w:rPr>
          <w:rStyle w:val="bnf"/>
        </w:rPr>
        <w:t>PrimaryExpression</w:t>
      </w:r>
      <w:r w:rsidRPr="00E77497">
        <w:t xml:space="preserve"> </w:t>
      </w:r>
      <w:r w:rsidRPr="00E77497">
        <w:rPr>
          <w:b/>
        </w:rPr>
        <w:t>:</w:t>
      </w:r>
      <w:r w:rsidRPr="00E77497">
        <w:t xml:space="preserve"> </w:t>
      </w:r>
      <w:r w:rsidRPr="00307B89">
        <w:rPr>
          <w:rFonts w:ascii="Times New Roman" w:hAnsi="Times New Roman"/>
          <w:i/>
        </w:rPr>
        <w:t>CoverParenthesi</w:t>
      </w:r>
      <w:r w:rsidR="00CB07B9">
        <w:rPr>
          <w:rFonts w:ascii="Times New Roman" w:hAnsi="Times New Roman"/>
          <w:i/>
        </w:rPr>
        <w:t>s</w:t>
      </w:r>
      <w:r w:rsidRPr="00307B89">
        <w:rPr>
          <w:rFonts w:ascii="Times New Roman" w:hAnsi="Times New Roman"/>
          <w:i/>
        </w:rPr>
        <w:t>edExpressionAndArrowParameter</w:t>
      </w:r>
      <w:r w:rsidR="009C5E83">
        <w:rPr>
          <w:rFonts w:ascii="Times New Roman" w:hAnsi="Times New Roman"/>
          <w:i/>
        </w:rPr>
        <w:t>Li</w:t>
      </w:r>
      <w:r w:rsidRPr="00307B89">
        <w:rPr>
          <w:rFonts w:ascii="Times New Roman" w:hAnsi="Times New Roman"/>
          <w:i/>
        </w:rPr>
        <w:t>s</w:t>
      </w:r>
      <w:r w:rsidR="009C5E83">
        <w:rPr>
          <w:rFonts w:ascii="Times New Roman" w:hAnsi="Times New Roman"/>
          <w:i/>
        </w:rPr>
        <w:t>t</w:t>
      </w:r>
      <w:r w:rsidRPr="00967C9E">
        <w:rPr>
          <w:rStyle w:val="bnf"/>
        </w:rPr>
        <w:t xml:space="preserve"> </w:t>
      </w:r>
      <w:r w:rsidRPr="00E77497">
        <w:t xml:space="preserve">the following grammar is used to refine the interpretation of  </w:t>
      </w:r>
      <w:r w:rsidR="009F4A37" w:rsidRPr="00253B6F">
        <w:rPr>
          <w:rFonts w:ascii="Times New Roman" w:hAnsi="Times New Roman"/>
          <w:i/>
        </w:rPr>
        <w:t>CoverParenthesi</w:t>
      </w:r>
      <w:r w:rsidR="00CB07B9">
        <w:rPr>
          <w:rFonts w:ascii="Times New Roman" w:hAnsi="Times New Roman"/>
          <w:i/>
        </w:rPr>
        <w:t>s</w:t>
      </w:r>
      <w:r w:rsidR="009F4A37" w:rsidRPr="00253B6F">
        <w:rPr>
          <w:rFonts w:ascii="Times New Roman" w:hAnsi="Times New Roman"/>
          <w:i/>
        </w:rPr>
        <w:t>edExpressionAndArrowParameter</w:t>
      </w:r>
      <w:r w:rsidR="009C5E83">
        <w:rPr>
          <w:rFonts w:ascii="Times New Roman" w:hAnsi="Times New Roman"/>
          <w:i/>
        </w:rPr>
        <w:t>Li</w:t>
      </w:r>
      <w:r w:rsidR="009F4A37" w:rsidRPr="00253B6F">
        <w:rPr>
          <w:rFonts w:ascii="Times New Roman" w:hAnsi="Times New Roman"/>
          <w:i/>
        </w:rPr>
        <w:t>s</w:t>
      </w:r>
      <w:r w:rsidR="009C5E83">
        <w:rPr>
          <w:rFonts w:ascii="Times New Roman" w:hAnsi="Times New Roman"/>
          <w:i/>
        </w:rPr>
        <w:t>t</w:t>
      </w:r>
      <w:r w:rsidRPr="00E77497">
        <w:t>.</w:t>
      </w:r>
    </w:p>
    <w:p w14:paraId="0D8B7CAD" w14:textId="77777777" w:rsidR="009C0ACA" w:rsidRPr="00E77497" w:rsidRDefault="009F4A37" w:rsidP="00CB07B9">
      <w:pPr>
        <w:pStyle w:val="SyntaxRule"/>
      </w:pPr>
      <w:r>
        <w:t>Parenthesi</w:t>
      </w:r>
      <w:r w:rsidR="00CB07B9">
        <w:t>s</w:t>
      </w:r>
      <w:r>
        <w:t>edExpression</w:t>
      </w:r>
      <w:r w:rsidR="009C0ACA" w:rsidRPr="00E77497">
        <w:t xml:space="preserve"> </w:t>
      </w:r>
      <w:r w:rsidR="009C0ACA" w:rsidRPr="00E77497">
        <w:rPr>
          <w:rFonts w:ascii="Arial" w:hAnsi="Arial"/>
          <w:b/>
          <w:i w:val="0"/>
        </w:rPr>
        <w:t>:</w:t>
      </w:r>
    </w:p>
    <w:p w14:paraId="3B3AB923" w14:textId="77777777" w:rsidR="009C0ACA" w:rsidRPr="00E77497" w:rsidRDefault="009C0ACA" w:rsidP="003C6E9D">
      <w:pPr>
        <w:pStyle w:val="SyntaxDefinition"/>
      </w:pPr>
      <w:r>
        <w:rPr>
          <w:rFonts w:ascii="Courier New" w:hAnsi="Courier New"/>
          <w:b/>
          <w:i w:val="0"/>
        </w:rPr>
        <w:t xml:space="preserve"> ( </w:t>
      </w:r>
      <w:r w:rsidR="003C6E9D">
        <w:t>Expression</w:t>
      </w:r>
      <w:r>
        <w:rPr>
          <w:rFonts w:ascii="Courier New" w:hAnsi="Courier New"/>
          <w:b/>
          <w:i w:val="0"/>
        </w:rPr>
        <w:t xml:space="preserve"> )</w:t>
      </w:r>
    </w:p>
    <w:p w14:paraId="56DD47B5" w14:textId="77777777" w:rsidR="00865652" w:rsidRPr="001A49B2" w:rsidRDefault="00865652" w:rsidP="006A78DC">
      <w:pPr>
        <w:pStyle w:val="30"/>
        <w:numPr>
          <w:ilvl w:val="2"/>
          <w:numId w:val="1600"/>
        </w:numPr>
      </w:pPr>
      <w:del w:id="3590" w:author="Rev 19 Allen Wirfs-Brock" w:date="2013-09-11T19:22:00Z">
        <w:r w:rsidRPr="001A49B2" w:rsidDel="00382137">
          <w:delText xml:space="preserve">Static </w:delText>
        </w:r>
      </w:del>
      <w:bookmarkStart w:id="3591" w:name="_Toc368050361"/>
      <w:r w:rsidRPr="001A49B2">
        <w:t>Semantics</w:t>
      </w:r>
      <w:bookmarkEnd w:id="3591"/>
    </w:p>
    <w:p w14:paraId="0214DC59" w14:textId="77777777" w:rsidR="009F4A37" w:rsidRPr="00E77497" w:rsidRDefault="009F4A37" w:rsidP="006A78DC">
      <w:pPr>
        <w:pStyle w:val="40"/>
      </w:pPr>
      <w:r w:rsidRPr="00E77497">
        <w:t xml:space="preserve">Static Semantics:  </w:t>
      </w:r>
      <w:r>
        <w:rPr>
          <w:lang w:eastAsia="en-US"/>
        </w:rPr>
        <w:t>Covered</w:t>
      </w:r>
      <w:r w:rsidRPr="009F4A37">
        <w:rPr>
          <w:lang w:eastAsia="en-US"/>
        </w:rPr>
        <w:t>Parenthesi</w:t>
      </w:r>
      <w:r w:rsidR="00CB07B9">
        <w:rPr>
          <w:lang w:eastAsia="en-US"/>
        </w:rPr>
        <w:t>s</w:t>
      </w:r>
      <w:r w:rsidRPr="009F4A37">
        <w:rPr>
          <w:lang w:eastAsia="en-US"/>
        </w:rPr>
        <w:t>edExpression</w:t>
      </w:r>
    </w:p>
    <w:p w14:paraId="755603E4" w14:textId="77777777" w:rsidR="009F4A37" w:rsidRPr="00E77497" w:rsidRDefault="009F4A37" w:rsidP="00CB07B9">
      <w:pPr>
        <w:pStyle w:val="SyntaxRule"/>
        <w:spacing w:after="240"/>
      </w:pPr>
      <w:r>
        <w:t>CoverParenthesi</w:t>
      </w:r>
      <w:r w:rsidR="00CB07B9">
        <w:t>s</w:t>
      </w:r>
      <w:r>
        <w:t>edExpressionAndArrowParameter</w:t>
      </w:r>
      <w:r w:rsidR="009C5E83">
        <w:t>Li</w:t>
      </w:r>
      <w:r>
        <w:t>s</w:t>
      </w:r>
      <w:r w:rsidR="009C5E83">
        <w:t>t</w:t>
      </w:r>
      <w:r>
        <w:rPr>
          <w:i w:val="0"/>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Pr>
          <w:rFonts w:ascii="Courier New" w:hAnsi="Courier New"/>
          <w:b/>
          <w:i w:val="0"/>
        </w:rPr>
        <w:t xml:space="preserve"> </w:t>
      </w:r>
      <w:r w:rsidRPr="00E77497">
        <w:rPr>
          <w:rFonts w:ascii="Courier New" w:hAnsi="Courier New"/>
          <w:b/>
          <w:i w:val="0"/>
        </w:rPr>
        <w:t>)</w:t>
      </w:r>
    </w:p>
    <w:p w14:paraId="7FE03F8E" w14:textId="77777777" w:rsidR="009F4A37" w:rsidRPr="002B49A4" w:rsidRDefault="009F4A37" w:rsidP="00CB07B9">
      <w:pPr>
        <w:pStyle w:val="Alg4"/>
        <w:numPr>
          <w:ilvl w:val="0"/>
          <w:numId w:val="956"/>
        </w:numPr>
        <w:spacing w:after="220"/>
        <w:contextualSpacing/>
      </w:pPr>
      <w:r w:rsidRPr="00A81EF0">
        <w:t xml:space="preserve">Return the result of parsing </w:t>
      </w:r>
      <w:r w:rsidRPr="002B49A4">
        <w:t xml:space="preserve">the lexical token stream matched by  </w:t>
      </w:r>
      <w:r w:rsidRPr="002B49A4">
        <w:rPr>
          <w:i/>
        </w:rPr>
        <w:t>CoverParenthesi</w:t>
      </w:r>
      <w:r w:rsidR="00CB07B9">
        <w:rPr>
          <w:i/>
        </w:rPr>
        <w:t>s</w:t>
      </w:r>
      <w:r w:rsidRPr="002B49A4">
        <w:rPr>
          <w:i/>
        </w:rPr>
        <w:t>edExpressionAndArrowParameter</w:t>
      </w:r>
      <w:r w:rsidR="009C5E83">
        <w:rPr>
          <w:i/>
        </w:rPr>
        <w:t>Li</w:t>
      </w:r>
      <w:r w:rsidRPr="002B49A4">
        <w:rPr>
          <w:i/>
        </w:rPr>
        <w:t>s</w:t>
      </w:r>
      <w:r w:rsidR="009C5E83">
        <w:rPr>
          <w:i/>
        </w:rPr>
        <w:t>t</w:t>
      </w:r>
      <w:r w:rsidR="00A81EF0" w:rsidRPr="00A81EF0">
        <w:t xml:space="preserve"> using </w:t>
      </w:r>
      <w:r w:rsidR="00A81EF0" w:rsidRPr="00A81EF0">
        <w:rPr>
          <w:i/>
        </w:rPr>
        <w:t>Parenthesi</w:t>
      </w:r>
      <w:r w:rsidR="00CB07B9">
        <w:rPr>
          <w:i/>
        </w:rPr>
        <w:t>s</w:t>
      </w:r>
      <w:r w:rsidR="00A81EF0" w:rsidRPr="00A81EF0">
        <w:rPr>
          <w:i/>
        </w:rPr>
        <w:t>edExpression</w:t>
      </w:r>
      <w:r w:rsidR="00A81EF0" w:rsidRPr="002B49A4">
        <w:t xml:space="preserve"> </w:t>
      </w:r>
      <w:r w:rsidR="00A81EF0" w:rsidRPr="00A81EF0">
        <w:t>as the goal symbol.</w:t>
      </w:r>
    </w:p>
    <w:p w14:paraId="58F339EC" w14:textId="77777777" w:rsidR="00865652" w:rsidRDefault="00865652" w:rsidP="006A78DC">
      <w:pPr>
        <w:pStyle w:val="40"/>
        <w:rPr>
          <w:ins w:id="3592" w:author="Rev 19 Allen Wirfs-Brock" w:date="2013-09-12T09:32:00Z"/>
          <w:lang w:eastAsia="en-US"/>
        </w:rPr>
      </w:pPr>
      <w:bookmarkStart w:id="3593" w:name="_Ref366741789"/>
      <w:r w:rsidRPr="00E77497">
        <w:t xml:space="preserve">Static Semantics:  </w:t>
      </w:r>
      <w:r w:rsidRPr="00BD6E56">
        <w:rPr>
          <w:lang w:eastAsia="en-US"/>
        </w:rPr>
        <w:t>IsValidSimpleAssignmentTarget</w:t>
      </w:r>
      <w:bookmarkEnd w:id="3593"/>
    </w:p>
    <w:p w14:paraId="0601FF02" w14:textId="77777777" w:rsidR="00AD3F37" w:rsidRPr="006A78DC" w:rsidRDefault="00AD3F37" w:rsidP="006A78DC">
      <w:pPr>
        <w:rPr>
          <w:lang w:eastAsia="en-US"/>
        </w:rPr>
      </w:pPr>
      <w:ins w:id="3594" w:author="Rev 19 Allen Wirfs-Brock" w:date="2013-09-12T09:32:00Z">
        <w:r>
          <w:rPr>
            <w:lang w:eastAsia="en-US"/>
          </w:rPr>
          <w:t xml:space="preserve">See also: </w:t>
        </w:r>
      </w:ins>
      <w:ins w:id="3595" w:author="Rev 19 Allen Wirfs-Brock" w:date="2013-09-12T09:48:00Z">
        <w:r w:rsidR="002E15BF">
          <w:rPr>
            <w:lang w:eastAsia="en-US"/>
          </w:rPr>
          <w:fldChar w:fldCharType="begin"/>
        </w:r>
        <w:r w:rsidR="002E15BF">
          <w:rPr>
            <w:lang w:eastAsia="en-US"/>
          </w:rPr>
          <w:instrText xml:space="preserve"> REF _Ref366742441 \r \h </w:instrText>
        </w:r>
      </w:ins>
      <w:r w:rsidR="002E15BF">
        <w:rPr>
          <w:lang w:eastAsia="en-US"/>
        </w:rPr>
      </w:r>
      <w:r w:rsidR="002E15BF">
        <w:rPr>
          <w:lang w:eastAsia="en-US"/>
        </w:rPr>
        <w:fldChar w:fldCharType="separate"/>
      </w:r>
      <w:ins w:id="3596" w:author="Rev 19 Allen Wirfs-Brock" w:date="2013-09-27T13:21:00Z">
        <w:r w:rsidR="00D433E8">
          <w:rPr>
            <w:lang w:eastAsia="en-US"/>
          </w:rPr>
          <w:t>12.1.10.2</w:t>
        </w:r>
      </w:ins>
      <w:ins w:id="3597" w:author="Rev 19 Allen Wirfs-Brock" w:date="2013-09-12T09:48:00Z">
        <w:r w:rsidR="002E15BF">
          <w:rPr>
            <w:lang w:eastAsia="en-US"/>
          </w:rPr>
          <w:fldChar w:fldCharType="end"/>
        </w:r>
        <w:r w:rsidR="002E15BF">
          <w:rPr>
            <w:lang w:eastAsia="en-US"/>
          </w:rPr>
          <w:t>,</w:t>
        </w:r>
      </w:ins>
      <w:ins w:id="3598" w:author="Rev 19 Allen Wirfs-Brock" w:date="2013-09-12T09:35:00Z">
        <w:r>
          <w:rPr>
            <w:lang w:eastAsia="en-US"/>
          </w:rPr>
          <w:t xml:space="preserve"> </w:t>
        </w:r>
        <w:r>
          <w:rPr>
            <w:lang w:eastAsia="en-US"/>
          </w:rPr>
          <w:fldChar w:fldCharType="begin"/>
        </w:r>
        <w:r>
          <w:rPr>
            <w:lang w:eastAsia="en-US"/>
          </w:rPr>
          <w:instrText xml:space="preserve"> REF _Ref366741863 \r \h </w:instrText>
        </w:r>
      </w:ins>
      <w:r>
        <w:rPr>
          <w:lang w:eastAsia="en-US"/>
        </w:rPr>
      </w:r>
      <w:r>
        <w:rPr>
          <w:lang w:eastAsia="en-US"/>
        </w:rPr>
        <w:fldChar w:fldCharType="separate"/>
      </w:r>
      <w:ins w:id="3599" w:author="Rev 19 Allen Wirfs-Brock" w:date="2013-09-27T13:21:00Z">
        <w:r w:rsidR="00D433E8">
          <w:rPr>
            <w:lang w:eastAsia="en-US"/>
          </w:rPr>
          <w:t>12.2.1.2</w:t>
        </w:r>
      </w:ins>
      <w:ins w:id="3600" w:author="Rev 19 Allen Wirfs-Brock" w:date="2013-09-12T09:35:00Z">
        <w:r>
          <w:rPr>
            <w:lang w:eastAsia="en-US"/>
          </w:rPr>
          <w:fldChar w:fldCharType="end"/>
        </w:r>
      </w:ins>
      <w:ins w:id="3601" w:author="Rev 19 Allen Wirfs-Brock" w:date="2013-09-12T09:36:00Z">
        <w:r>
          <w:rPr>
            <w:lang w:eastAsia="en-US"/>
          </w:rPr>
          <w:t xml:space="preserve">, </w:t>
        </w:r>
        <w:r>
          <w:rPr>
            <w:lang w:eastAsia="en-US"/>
          </w:rPr>
          <w:fldChar w:fldCharType="begin"/>
        </w:r>
        <w:r>
          <w:rPr>
            <w:lang w:eastAsia="en-US"/>
          </w:rPr>
          <w:instrText xml:space="preserve"> REF _Ref366741902 \r \h </w:instrText>
        </w:r>
      </w:ins>
      <w:r>
        <w:rPr>
          <w:lang w:eastAsia="en-US"/>
        </w:rPr>
      </w:r>
      <w:r>
        <w:rPr>
          <w:lang w:eastAsia="en-US"/>
        </w:rPr>
        <w:fldChar w:fldCharType="separate"/>
      </w:r>
      <w:ins w:id="3602" w:author="Rev 19 Allen Wirfs-Brock" w:date="2013-09-27T13:21:00Z">
        <w:r w:rsidR="00D433E8">
          <w:rPr>
            <w:lang w:eastAsia="en-US"/>
          </w:rPr>
          <w:t>12.3.2</w:t>
        </w:r>
      </w:ins>
      <w:ins w:id="3603" w:author="Rev 19 Allen Wirfs-Brock" w:date="2013-09-12T09:36: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r>
        <w:rPr>
          <w:lang w:eastAsia="en-US"/>
        </w:rPr>
        <w:fldChar w:fldCharType="separate"/>
      </w:r>
      <w:ins w:id="3604" w:author="Rev 19 Allen Wirfs-Brock" w:date="2013-09-27T13:21:00Z">
        <w:r w:rsidR="00D433E8">
          <w:rPr>
            <w:lang w:eastAsia="en-US"/>
          </w:rPr>
          <w:t>12.4.2</w:t>
        </w:r>
      </w:ins>
      <w:ins w:id="3605" w:author="Rev 19 Allen Wirfs-Brock" w:date="2013-09-12T09:36:00Z">
        <w:r>
          <w:rPr>
            <w:lang w:eastAsia="en-US"/>
          </w:rPr>
          <w:fldChar w:fldCharType="end"/>
        </w:r>
      </w:ins>
      <w:ins w:id="3606" w:author="Rev 19 Allen Wirfs-Brock" w:date="2013-09-12T09:37:00Z">
        <w:r>
          <w:rPr>
            <w:lang w:eastAsia="en-US"/>
          </w:rPr>
          <w:t xml:space="preserve">, </w:t>
        </w:r>
        <w:r>
          <w:rPr>
            <w:lang w:eastAsia="en-US"/>
          </w:rPr>
          <w:fldChar w:fldCharType="begin"/>
        </w:r>
        <w:r>
          <w:rPr>
            <w:lang w:eastAsia="en-US"/>
          </w:rPr>
          <w:instrText xml:space="preserve"> REF _Ref366741975 \r \h </w:instrText>
        </w:r>
      </w:ins>
      <w:r>
        <w:rPr>
          <w:lang w:eastAsia="en-US"/>
        </w:rPr>
      </w:r>
      <w:r>
        <w:rPr>
          <w:lang w:eastAsia="en-US"/>
        </w:rPr>
        <w:fldChar w:fldCharType="separate"/>
      </w:r>
      <w:ins w:id="3607" w:author="Rev 19 Allen Wirfs-Brock" w:date="2013-09-27T13:21:00Z">
        <w:r w:rsidR="00D433E8">
          <w:rPr>
            <w:lang w:eastAsia="en-US"/>
          </w:rPr>
          <w:t>12.5.1</w:t>
        </w:r>
      </w:ins>
      <w:ins w:id="3608" w:author="Rev 19 Allen Wirfs-Brock" w:date="2013-09-12T09:37:00Z">
        <w:r>
          <w:rPr>
            <w:lang w:eastAsia="en-US"/>
          </w:rPr>
          <w:fldChar w:fldCharType="end"/>
        </w:r>
        <w:r>
          <w:rPr>
            <w:lang w:eastAsia="en-US"/>
          </w:rPr>
          <w:t xml:space="preserve">, </w:t>
        </w:r>
      </w:ins>
      <w:ins w:id="3609" w:author="Rev 19 Allen Wirfs-Brock" w:date="2013-09-12T09:38:00Z">
        <w:r>
          <w:rPr>
            <w:lang w:eastAsia="en-US"/>
          </w:rPr>
          <w:fldChar w:fldCharType="begin"/>
        </w:r>
        <w:r>
          <w:rPr>
            <w:lang w:eastAsia="en-US"/>
          </w:rPr>
          <w:instrText xml:space="preserve"> REF _Ref366742011 \r \h </w:instrText>
        </w:r>
      </w:ins>
      <w:r>
        <w:rPr>
          <w:lang w:eastAsia="en-US"/>
        </w:rPr>
      </w:r>
      <w:r>
        <w:rPr>
          <w:lang w:eastAsia="en-US"/>
        </w:rPr>
        <w:fldChar w:fldCharType="separate"/>
      </w:r>
      <w:ins w:id="3610" w:author="Rev 19 Allen Wirfs-Brock" w:date="2013-09-27T13:21:00Z">
        <w:r w:rsidR="00D433E8">
          <w:rPr>
            <w:lang w:eastAsia="en-US"/>
          </w:rPr>
          <w:t>12.6.1</w:t>
        </w:r>
      </w:ins>
      <w:ins w:id="3611" w:author="Rev 19 Allen Wirfs-Brock" w:date="2013-09-12T09:38: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r>
        <w:rPr>
          <w:lang w:eastAsia="en-US"/>
        </w:rPr>
        <w:fldChar w:fldCharType="separate"/>
      </w:r>
      <w:ins w:id="3612" w:author="Rev 19 Allen Wirfs-Brock" w:date="2013-09-27T13:21:00Z">
        <w:r w:rsidR="00D433E8">
          <w:rPr>
            <w:lang w:eastAsia="en-US"/>
          </w:rPr>
          <w:t>12.7.1</w:t>
        </w:r>
      </w:ins>
      <w:ins w:id="3613" w:author="Rev 19 Allen Wirfs-Brock" w:date="2013-09-12T09:38: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r>
        <w:rPr>
          <w:lang w:eastAsia="en-US"/>
        </w:rPr>
        <w:fldChar w:fldCharType="separate"/>
      </w:r>
      <w:ins w:id="3614" w:author="Rev 19 Allen Wirfs-Brock" w:date="2013-09-27T13:21:00Z">
        <w:r w:rsidR="00D433E8">
          <w:rPr>
            <w:lang w:eastAsia="en-US"/>
          </w:rPr>
          <w:t>12.8.1</w:t>
        </w:r>
      </w:ins>
      <w:ins w:id="3615" w:author="Rev 19 Allen Wirfs-Brock" w:date="2013-09-12T09:38:00Z">
        <w:r>
          <w:rPr>
            <w:lang w:eastAsia="en-US"/>
          </w:rPr>
          <w:fldChar w:fldCharType="end"/>
        </w:r>
      </w:ins>
      <w:ins w:id="3616" w:author="Rev 19 Allen Wirfs-Brock" w:date="2013-09-12T09:39:00Z">
        <w:r>
          <w:rPr>
            <w:lang w:eastAsia="en-US"/>
          </w:rPr>
          <w:t xml:space="preserve">, </w:t>
        </w:r>
        <w:r>
          <w:rPr>
            <w:lang w:eastAsia="en-US"/>
          </w:rPr>
          <w:fldChar w:fldCharType="begin"/>
        </w:r>
        <w:r>
          <w:rPr>
            <w:lang w:eastAsia="en-US"/>
          </w:rPr>
          <w:instrText xml:space="preserve"> REF _Ref366742113 \r \h </w:instrText>
        </w:r>
      </w:ins>
      <w:r>
        <w:rPr>
          <w:lang w:eastAsia="en-US"/>
        </w:rPr>
      </w:r>
      <w:r>
        <w:rPr>
          <w:lang w:eastAsia="en-US"/>
        </w:rPr>
        <w:fldChar w:fldCharType="separate"/>
      </w:r>
      <w:ins w:id="3617" w:author="Rev 19 Allen Wirfs-Brock" w:date="2013-09-27T13:21:00Z">
        <w:r w:rsidR="00D433E8">
          <w:rPr>
            <w:lang w:eastAsia="en-US"/>
          </w:rPr>
          <w:t>12.9.1</w:t>
        </w:r>
      </w:ins>
      <w:ins w:id="3618" w:author="Rev 19 Allen Wirfs-Brock" w:date="2013-09-12T09:39:00Z">
        <w:r>
          <w:rPr>
            <w:lang w:eastAsia="en-US"/>
          </w:rPr>
          <w:fldChar w:fldCharType="end"/>
        </w:r>
        <w:r>
          <w:rPr>
            <w:lang w:eastAsia="en-US"/>
          </w:rPr>
          <w:t xml:space="preserve">, </w:t>
        </w:r>
      </w:ins>
      <w:ins w:id="3619" w:author="Rev 19 Allen Wirfs-Brock" w:date="2013-09-12T09:40:00Z">
        <w:r>
          <w:rPr>
            <w:lang w:eastAsia="en-US"/>
          </w:rPr>
          <w:fldChar w:fldCharType="begin"/>
        </w:r>
        <w:r>
          <w:rPr>
            <w:lang w:eastAsia="en-US"/>
          </w:rPr>
          <w:instrText xml:space="preserve"> REF _Ref366742141 \r \h </w:instrText>
        </w:r>
      </w:ins>
      <w:r>
        <w:rPr>
          <w:lang w:eastAsia="en-US"/>
        </w:rPr>
      </w:r>
      <w:r>
        <w:rPr>
          <w:lang w:eastAsia="en-US"/>
        </w:rPr>
        <w:fldChar w:fldCharType="separate"/>
      </w:r>
      <w:ins w:id="3620" w:author="Rev 19 Allen Wirfs-Brock" w:date="2013-09-27T13:21:00Z">
        <w:r w:rsidR="00D433E8">
          <w:rPr>
            <w:lang w:eastAsia="en-US"/>
          </w:rPr>
          <w:t>12.10.1</w:t>
        </w:r>
      </w:ins>
      <w:ins w:id="3621" w:author="Rev 19 Allen Wirfs-Brock" w:date="2013-09-12T09:4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r>
        <w:rPr>
          <w:lang w:eastAsia="en-US"/>
        </w:rPr>
        <w:fldChar w:fldCharType="separate"/>
      </w:r>
      <w:ins w:id="3622" w:author="Rev 19 Allen Wirfs-Brock" w:date="2013-09-27T13:21:00Z">
        <w:r w:rsidR="00D433E8">
          <w:rPr>
            <w:lang w:eastAsia="en-US"/>
          </w:rPr>
          <w:t>12.11.1</w:t>
        </w:r>
      </w:ins>
      <w:ins w:id="3623" w:author="Rev 19 Allen Wirfs-Brock" w:date="2013-09-12T09:4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r>
        <w:rPr>
          <w:lang w:eastAsia="en-US"/>
        </w:rPr>
        <w:fldChar w:fldCharType="separate"/>
      </w:r>
      <w:ins w:id="3624" w:author="Rev 19 Allen Wirfs-Brock" w:date="2013-09-27T13:21:00Z">
        <w:r w:rsidR="00D433E8">
          <w:rPr>
            <w:lang w:eastAsia="en-US"/>
          </w:rPr>
          <w:t>12.12.1</w:t>
        </w:r>
      </w:ins>
      <w:ins w:id="3625" w:author="Rev 19 Allen Wirfs-Brock" w:date="2013-09-12T09:40:00Z">
        <w:r>
          <w:rPr>
            <w:lang w:eastAsia="en-US"/>
          </w:rPr>
          <w:fldChar w:fldCharType="end"/>
        </w:r>
      </w:ins>
      <w:ins w:id="3626" w:author="Rev 19 Allen Wirfs-Brock" w:date="2013-09-12T09:41:00Z">
        <w:r>
          <w:rPr>
            <w:lang w:eastAsia="en-US"/>
          </w:rPr>
          <w:t xml:space="preserve">, </w:t>
        </w:r>
        <w:r>
          <w:rPr>
            <w:lang w:eastAsia="en-US"/>
          </w:rPr>
          <w:fldChar w:fldCharType="begin"/>
        </w:r>
        <w:r>
          <w:rPr>
            <w:lang w:eastAsia="en-US"/>
          </w:rPr>
          <w:instrText xml:space="preserve"> REF _Ref366742212 \r \h </w:instrText>
        </w:r>
      </w:ins>
      <w:r>
        <w:rPr>
          <w:lang w:eastAsia="en-US"/>
        </w:rPr>
      </w:r>
      <w:r>
        <w:rPr>
          <w:lang w:eastAsia="en-US"/>
        </w:rPr>
        <w:fldChar w:fldCharType="separate"/>
      </w:r>
      <w:ins w:id="3627" w:author="Rev 19 Allen Wirfs-Brock" w:date="2013-09-27T13:21:00Z">
        <w:r w:rsidR="00D433E8">
          <w:rPr>
            <w:lang w:eastAsia="en-US"/>
          </w:rPr>
          <w:t>12.13.2</w:t>
        </w:r>
      </w:ins>
      <w:ins w:id="3628" w:author="Rev 19 Allen Wirfs-Brock" w:date="2013-09-12T09:4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r>
        <w:rPr>
          <w:lang w:eastAsia="en-US"/>
        </w:rPr>
        <w:fldChar w:fldCharType="separate"/>
      </w:r>
      <w:ins w:id="3629" w:author="Rev 19 Allen Wirfs-Brock" w:date="2013-09-27T13:21:00Z">
        <w:r w:rsidR="00D433E8">
          <w:rPr>
            <w:lang w:eastAsia="en-US"/>
          </w:rPr>
          <w:t>12.14.1</w:t>
        </w:r>
      </w:ins>
      <w:ins w:id="3630" w:author="Rev 19 Allen Wirfs-Brock" w:date="2013-09-12T09:41:00Z">
        <w:r>
          <w:rPr>
            <w:lang w:eastAsia="en-US"/>
          </w:rPr>
          <w:fldChar w:fldCharType="end"/>
        </w:r>
      </w:ins>
    </w:p>
    <w:p w14:paraId="15A0B543" w14:textId="77777777" w:rsidR="00865652" w:rsidRPr="00E77497" w:rsidRDefault="00865652" w:rsidP="00865652">
      <w:pPr>
        <w:pStyle w:val="SyntaxRule"/>
      </w:pPr>
      <w:r w:rsidRPr="00E77497">
        <w:t xml:space="preserve">PrimaryExpression </w:t>
      </w:r>
      <w:r w:rsidRPr="00E77497">
        <w:rPr>
          <w:rFonts w:ascii="Arial" w:hAnsi="Arial" w:cs="Arial"/>
          <w:b/>
          <w:i w:val="0"/>
        </w:rPr>
        <w:t>:</w:t>
      </w:r>
    </w:p>
    <w:p w14:paraId="51569465" w14:textId="77777777" w:rsidR="00865652" w:rsidRPr="00E77497" w:rsidRDefault="00865652" w:rsidP="00865652">
      <w:pPr>
        <w:pStyle w:val="SyntaxDefinition"/>
        <w:rPr>
          <w:rFonts w:ascii="Courier New" w:hAnsi="Courier New"/>
          <w:b/>
          <w:i w:val="0"/>
        </w:rPr>
      </w:pPr>
      <w:r w:rsidRPr="00E77497">
        <w:rPr>
          <w:rFonts w:ascii="Courier New" w:hAnsi="Courier New"/>
          <w:b/>
          <w:i w:val="0"/>
        </w:rPr>
        <w:t>this</w:t>
      </w:r>
      <w:r w:rsidRPr="00E77497">
        <w:br/>
        <w:t>Literal</w:t>
      </w:r>
      <w:r w:rsidRPr="00E77497">
        <w:br/>
        <w:t>Array</w:t>
      </w:r>
      <w:r>
        <w:t>Initialiser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p>
    <w:p w14:paraId="0187C45B" w14:textId="77777777" w:rsidR="00865652" w:rsidRPr="00E77497" w:rsidRDefault="00865652" w:rsidP="00865652">
      <w:pPr>
        <w:pStyle w:val="Alg4"/>
        <w:numPr>
          <w:ilvl w:val="0"/>
          <w:numId w:val="733"/>
        </w:numPr>
        <w:spacing w:after="220"/>
        <w:contextualSpacing/>
      </w:pPr>
      <w:r w:rsidRPr="00E77497">
        <w:t xml:space="preserve">Return </w:t>
      </w:r>
      <w:r w:rsidRPr="00BD6E56">
        <w:rPr>
          <w:b/>
        </w:rPr>
        <w:t>false</w:t>
      </w:r>
      <w:r w:rsidRPr="00E77497">
        <w:t>.</w:t>
      </w:r>
    </w:p>
    <w:p w14:paraId="50848C7B" w14:textId="77777777" w:rsidR="00865652" w:rsidRPr="00E77497" w:rsidRDefault="00865652" w:rsidP="00865652">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344428">
        <w:rPr>
          <w:rFonts w:ascii="Times New Roman" w:hAnsi="Times New Roman"/>
          <w:i/>
        </w:rPr>
        <w:t>Identifier</w:t>
      </w:r>
    </w:p>
    <w:p w14:paraId="080E3815" w14:textId="77777777" w:rsidR="00865652" w:rsidRDefault="00865652" w:rsidP="002A4272">
      <w:pPr>
        <w:pStyle w:val="Alg4"/>
        <w:numPr>
          <w:ilvl w:val="0"/>
          <w:numId w:val="1071"/>
        </w:numPr>
        <w:spacing w:after="220"/>
        <w:contextualSpacing/>
      </w:pPr>
      <w:r>
        <w:t>I</w:t>
      </w:r>
      <w:r w:rsidRPr="00344428">
        <w:t>f th</w:t>
      </w:r>
      <w:r>
        <w:t>is</w:t>
      </w:r>
      <w:r w:rsidRPr="00344428">
        <w:t xml:space="preserve"> </w:t>
      </w:r>
      <w:r w:rsidRPr="00344428">
        <w:rPr>
          <w:i/>
        </w:rPr>
        <w:t xml:space="preserve">PrimaryExpression </w:t>
      </w:r>
      <w:r w:rsidRPr="00344428">
        <w:t>is contained in strict code</w:t>
      </w:r>
      <w:r w:rsidR="002A4272">
        <w:t xml:space="preserve"> </w:t>
      </w:r>
      <w:r>
        <w:t>and StringValue of</w:t>
      </w:r>
      <w:r w:rsidRPr="00344428">
        <w:t xml:space="preserve"> </w:t>
      </w:r>
      <w:r w:rsidRPr="00344428">
        <w:rPr>
          <w:i/>
        </w:rPr>
        <w:t>Identifier</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p>
    <w:p w14:paraId="248A4410" w14:textId="77777777" w:rsidR="00865652" w:rsidRPr="00E77497" w:rsidRDefault="00865652" w:rsidP="002A4272">
      <w:pPr>
        <w:pStyle w:val="Alg4"/>
        <w:numPr>
          <w:ilvl w:val="0"/>
          <w:numId w:val="1071"/>
        </w:numPr>
        <w:spacing w:after="220"/>
        <w:contextualSpacing/>
      </w:pPr>
      <w:r w:rsidRPr="00E77497">
        <w:t xml:space="preserve">Return </w:t>
      </w:r>
      <w:r>
        <w:rPr>
          <w:b/>
        </w:rPr>
        <w:t>true</w:t>
      </w:r>
      <w:r w:rsidRPr="00E77497">
        <w:t>.</w:t>
      </w:r>
    </w:p>
    <w:p w14:paraId="6761E9C2" w14:textId="77777777" w:rsidR="00865652" w:rsidRPr="00E77497" w:rsidRDefault="00865652"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00A81EF0" w:rsidRPr="006E6733">
        <w:rPr>
          <w:rFonts w:ascii="Times New Roman" w:hAnsi="Times New Roman"/>
          <w:i/>
        </w:rPr>
        <w:t>CoverParenthesi</w:t>
      </w:r>
      <w:r w:rsidR="00CB07B9">
        <w:rPr>
          <w:rFonts w:ascii="Times New Roman" w:hAnsi="Times New Roman"/>
          <w:i/>
        </w:rPr>
        <w:t>s</w:t>
      </w:r>
      <w:r w:rsidR="00A81EF0" w:rsidRPr="006E6733">
        <w:rPr>
          <w:rFonts w:ascii="Times New Roman" w:hAnsi="Times New Roman"/>
          <w:i/>
        </w:rPr>
        <w:t>edExpressionAndArrowParameterList</w:t>
      </w:r>
    </w:p>
    <w:p w14:paraId="3251B069" w14:textId="77777777" w:rsidR="00A81EF0" w:rsidRDefault="00A81EF0" w:rsidP="00CB07B9">
      <w:pPr>
        <w:pStyle w:val="Alg4"/>
        <w:numPr>
          <w:ilvl w:val="0"/>
          <w:numId w:val="960"/>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14:paraId="02E98C6E" w14:textId="77777777" w:rsidR="00865652" w:rsidRPr="00E77497" w:rsidRDefault="00865652" w:rsidP="00865652">
      <w:pPr>
        <w:pStyle w:val="Alg4"/>
        <w:numPr>
          <w:ilvl w:val="0"/>
          <w:numId w:val="960"/>
        </w:numPr>
        <w:spacing w:after="220"/>
        <w:contextualSpacing/>
      </w:pPr>
      <w:r w:rsidRPr="00E77497">
        <w:t>Return</w:t>
      </w:r>
      <w:r>
        <w:t xml:space="preserve"> IsValidSimpleAssignmentTarge</w:t>
      </w:r>
      <w:r w:rsidR="0043620C">
        <w:t>t</w:t>
      </w:r>
      <w:r>
        <w:t xml:space="preserve"> of </w:t>
      </w:r>
      <w:r w:rsidR="00A81EF0">
        <w:rPr>
          <w:i/>
        </w:rPr>
        <w:t>expr</w:t>
      </w:r>
      <w:r w:rsidRPr="00E77497">
        <w:t>.</w:t>
      </w:r>
    </w:p>
    <w:p w14:paraId="54BD1B19" w14:textId="77777777" w:rsidR="004C02EF" w:rsidRPr="00E77497" w:rsidRDefault="004C02EF" w:rsidP="00D148E9">
      <w:pPr>
        <w:pStyle w:val="30"/>
      </w:pPr>
      <w:bookmarkStart w:id="3631" w:name="_Ref366133615"/>
      <w:bookmarkStart w:id="3632" w:name="_Toc368050362"/>
      <w:r w:rsidRPr="00E77497">
        <w:t xml:space="preserve">The </w:t>
      </w:r>
      <w:r w:rsidRPr="00E77497">
        <w:rPr>
          <w:rFonts w:ascii="Courier New" w:hAnsi="Courier New"/>
        </w:rPr>
        <w:t>this</w:t>
      </w:r>
      <w:r w:rsidRPr="00E77497">
        <w:t xml:space="preserve"> Keywor</w:t>
      </w:r>
      <w:bookmarkEnd w:id="3576"/>
      <w:bookmarkEnd w:id="3577"/>
      <w:bookmarkEnd w:id="3578"/>
      <w:bookmarkEnd w:id="3579"/>
      <w:bookmarkEnd w:id="3580"/>
      <w:bookmarkEnd w:id="3581"/>
      <w:bookmarkEnd w:id="3582"/>
      <w:bookmarkEnd w:id="3583"/>
      <w:bookmarkEnd w:id="3584"/>
      <w:r w:rsidRPr="00E77497">
        <w:t>d</w:t>
      </w:r>
      <w:bookmarkEnd w:id="3585"/>
      <w:bookmarkEnd w:id="3586"/>
      <w:bookmarkEnd w:id="3587"/>
      <w:bookmarkEnd w:id="3588"/>
      <w:bookmarkEnd w:id="3589"/>
      <w:bookmarkEnd w:id="3631"/>
      <w:bookmarkEnd w:id="3632"/>
    </w:p>
    <w:p w14:paraId="75C55E54" w14:textId="77777777" w:rsidR="00191CB8" w:rsidRPr="00E77497" w:rsidRDefault="00191CB8" w:rsidP="006A78DC">
      <w:pPr>
        <w:pStyle w:val="40"/>
      </w:pPr>
      <w:r w:rsidRPr="00E77497">
        <w:t xml:space="preserve">Runtime Semantics: </w:t>
      </w:r>
      <w:r w:rsidRPr="00E77497">
        <w:rPr>
          <w:spacing w:val="6"/>
        </w:rPr>
        <w:t>Evaluation</w:t>
      </w:r>
    </w:p>
    <w:p w14:paraId="2FC0C1F7" w14:textId="77777777" w:rsidR="003A3B8E" w:rsidRPr="004D1BD1" w:rsidRDefault="003A3B8E" w:rsidP="00120381">
      <w:pPr>
        <w:pStyle w:val="SyntaxRule"/>
        <w:spacing w:after="240"/>
      </w:pPr>
      <w:r w:rsidRPr="00E77497">
        <w:t xml:space="preserve">PrimaryExpression </w:t>
      </w:r>
      <w:r w:rsidRPr="00120381">
        <w:rPr>
          <w:rFonts w:ascii="Arial" w:hAnsi="Arial" w:cs="Arial"/>
          <w:b/>
          <w:i w:val="0"/>
        </w:rPr>
        <w:t>:</w:t>
      </w:r>
      <w:r w:rsidR="001A7CB6" w:rsidRPr="00120381">
        <w:rPr>
          <w:rFonts w:ascii="Arial" w:hAnsi="Arial" w:cs="Arial"/>
          <w:b/>
          <w:i w:val="0"/>
        </w:rPr>
        <w:t xml:space="preserve">  </w:t>
      </w:r>
      <w:r w:rsidRPr="00120381">
        <w:rPr>
          <w:rFonts w:ascii="Courier New" w:hAnsi="Courier New"/>
          <w:b/>
          <w:i w:val="0"/>
        </w:rPr>
        <w:t>this</w:t>
      </w:r>
      <w:r w:rsidRPr="004D1BD1">
        <w:t xml:space="preserve"> </w:t>
      </w:r>
    </w:p>
    <w:p w14:paraId="10DDE78A" w14:textId="77777777" w:rsidR="00141C64" w:rsidRPr="00E77497" w:rsidRDefault="00141C64" w:rsidP="00965ABF">
      <w:pPr>
        <w:pStyle w:val="Alg4"/>
        <w:numPr>
          <w:ilvl w:val="0"/>
          <w:numId w:val="787"/>
        </w:numPr>
        <w:spacing w:after="120"/>
      </w:pPr>
      <w:r>
        <w:t xml:space="preserve">Return the </w:t>
      </w:r>
      <w:r w:rsidRPr="00E77497">
        <w:t xml:space="preserve">result of calling the </w:t>
      </w:r>
      <w:r w:rsidR="00965ABF" w:rsidRPr="00DD7AA6">
        <w:t>ThisResolution</w:t>
      </w:r>
      <w:r w:rsidR="00965ABF" w:rsidRPr="00E77497">
        <w:t xml:space="preserve"> </w:t>
      </w:r>
      <w:r w:rsidR="00965ABF">
        <w:t>abstract operation</w:t>
      </w:r>
      <w:r w:rsidRPr="00E77497">
        <w:t>.</w:t>
      </w:r>
    </w:p>
    <w:p w14:paraId="2C086590" w14:textId="77777777" w:rsidR="004C02EF" w:rsidRPr="006B6D0A" w:rsidRDefault="004C02EF" w:rsidP="00D148E9">
      <w:pPr>
        <w:pStyle w:val="30"/>
      </w:pPr>
      <w:bookmarkStart w:id="3633" w:name="_Toc375031164"/>
      <w:bookmarkStart w:id="3634" w:name="_Toc381513678"/>
      <w:bookmarkStart w:id="3635" w:name="_Toc382202822"/>
      <w:bookmarkStart w:id="3636" w:name="_Toc382203042"/>
      <w:bookmarkStart w:id="3637" w:name="_Toc382212200"/>
      <w:bookmarkStart w:id="3638" w:name="_Toc382212439"/>
      <w:bookmarkStart w:id="3639" w:name="_Toc382291545"/>
      <w:bookmarkStart w:id="3640" w:name="_Toc385672184"/>
      <w:bookmarkStart w:id="3641" w:name="_Toc393690279"/>
      <w:bookmarkStart w:id="3642" w:name="_Ref405883026"/>
      <w:bookmarkStart w:id="3643" w:name="_Ref421417488"/>
      <w:bookmarkStart w:id="3644" w:name="_Ref424531495"/>
      <w:bookmarkStart w:id="3645" w:name="_Ref424535502"/>
      <w:bookmarkStart w:id="3646" w:name="_Toc472818816"/>
      <w:bookmarkStart w:id="3647" w:name="_Toc235503390"/>
      <w:bookmarkStart w:id="3648" w:name="_Toc241509165"/>
      <w:bookmarkStart w:id="3649" w:name="_Toc244416652"/>
      <w:bookmarkStart w:id="3650" w:name="_Toc276631016"/>
      <w:bookmarkStart w:id="3651" w:name="_Toc368050363"/>
      <w:r w:rsidRPr="006B6D0A">
        <w:t>Identifier Referenc</w:t>
      </w:r>
      <w:bookmarkStart w:id="3652" w:name="_Toc382202823"/>
      <w:bookmarkStart w:id="3653" w:name="_Toc382203043"/>
      <w:bookmarkEnd w:id="3633"/>
      <w:bookmarkEnd w:id="3634"/>
      <w:bookmarkEnd w:id="3635"/>
      <w:bookmarkEnd w:id="3636"/>
      <w:bookmarkEnd w:id="3637"/>
      <w:bookmarkEnd w:id="3638"/>
      <w:bookmarkEnd w:id="3639"/>
      <w:bookmarkEnd w:id="3640"/>
      <w:bookmarkEnd w:id="3641"/>
      <w:bookmarkEnd w:id="3642"/>
      <w:bookmarkEnd w:id="3643"/>
      <w:bookmarkEnd w:id="3652"/>
      <w:bookmarkEnd w:id="3653"/>
      <w:r w:rsidRPr="006B6D0A">
        <w:t>e</w:t>
      </w:r>
      <w:bookmarkEnd w:id="3644"/>
      <w:bookmarkEnd w:id="3645"/>
      <w:bookmarkEnd w:id="3646"/>
      <w:bookmarkEnd w:id="3647"/>
      <w:bookmarkEnd w:id="3648"/>
      <w:bookmarkEnd w:id="3649"/>
      <w:bookmarkEnd w:id="3650"/>
      <w:bookmarkEnd w:id="3651"/>
    </w:p>
    <w:p w14:paraId="592D0347" w14:textId="77777777" w:rsidR="005C5753" w:rsidRPr="00E77497" w:rsidRDefault="005C5753" w:rsidP="005C5753">
      <w:pPr>
        <w:pStyle w:val="SyntaxRule"/>
        <w:rPr>
          <w:ins w:id="3654" w:author="Rev 19 Allen Wirfs-Brock" w:date="2013-09-06T17:32:00Z"/>
        </w:rPr>
      </w:pPr>
      <w:ins w:id="3655" w:author="Rev 19 Allen Wirfs-Brock" w:date="2013-09-06T17:32:00Z">
        <w:r>
          <w:t>IdentifierReference</w:t>
        </w:r>
        <w:r w:rsidRPr="00E77497">
          <w:t xml:space="preserve"> </w:t>
        </w:r>
        <w:r w:rsidRPr="00E77497">
          <w:rPr>
            <w:rFonts w:ascii="Arial" w:hAnsi="Arial"/>
            <w:b/>
            <w:i w:val="0"/>
          </w:rPr>
          <w:t>:</w:t>
        </w:r>
      </w:ins>
    </w:p>
    <w:p w14:paraId="2EE39CF3" w14:textId="77777777" w:rsidR="005C5753" w:rsidRPr="00E77497" w:rsidRDefault="005C5753" w:rsidP="005C5753">
      <w:pPr>
        <w:pStyle w:val="SyntaxDefinition"/>
        <w:rPr>
          <w:ins w:id="3656" w:author="Rev 19 Allen Wirfs-Brock" w:date="2013-09-06T17:32:00Z"/>
        </w:rPr>
      </w:pPr>
      <w:ins w:id="3657" w:author="Rev 19 Allen Wirfs-Brock" w:date="2013-09-06T17:33:00Z">
        <w:r>
          <w:t>Identifier</w:t>
        </w:r>
      </w:ins>
      <w:ins w:id="3658" w:author="Rev 19 Allen Wirfs-Brock" w:date="2013-09-06T17:32:00Z">
        <w:r w:rsidRPr="00E77497">
          <w:br/>
        </w:r>
      </w:ins>
      <w:ins w:id="3659" w:author="Rev 19 Allen Wirfs-Brock" w:date="2013-09-06T17:34:00Z">
        <w:r>
          <w:rPr>
            <w:rFonts w:ascii="Arial" w:hAnsi="Arial" w:cs="Arial"/>
            <w:i w:val="0"/>
            <w:sz w:val="16"/>
          </w:rPr>
          <w:t xml:space="preserve">[Only match if </w:t>
        </w:r>
      </w:ins>
      <w:ins w:id="3660" w:author="Rev 19 Allen Wirfs-Brock" w:date="2013-09-06T17:37:00Z">
        <w:r>
          <w:rPr>
            <w:rFonts w:ascii="Arial" w:hAnsi="Arial" w:cs="Arial"/>
            <w:i w:val="0"/>
            <w:sz w:val="16"/>
          </w:rPr>
          <w:t xml:space="preserve">not </w:t>
        </w:r>
      </w:ins>
      <w:ins w:id="3661" w:author="Rev 19 Allen Wirfs-Brock" w:date="2013-09-06T17:34:00Z">
        <w:r>
          <w:rPr>
            <w:rFonts w:ascii="Arial" w:hAnsi="Arial" w:cs="Arial"/>
            <w:i w:val="0"/>
            <w:sz w:val="16"/>
          </w:rPr>
          <w:t xml:space="preserve">within the </w:t>
        </w:r>
        <w:r w:rsidRPr="00426938">
          <w:rPr>
            <w:sz w:val="16"/>
          </w:rPr>
          <w:t>FunctionBody</w:t>
        </w:r>
        <w:r>
          <w:rPr>
            <w:rFonts w:ascii="Arial" w:hAnsi="Arial" w:cs="Arial"/>
            <w:i w:val="0"/>
            <w:sz w:val="16"/>
          </w:rPr>
          <w:t xml:space="preserve"> of a </w:t>
        </w:r>
        <w:r w:rsidRPr="00426938">
          <w:rPr>
            <w:sz w:val="16"/>
          </w:rPr>
          <w:t>GeneratorMethod</w:t>
        </w:r>
        <w:r>
          <w:rPr>
            <w:rFonts w:ascii="Arial" w:hAnsi="Arial" w:cs="Arial"/>
            <w:i w:val="0"/>
            <w:sz w:val="16"/>
          </w:rPr>
          <w:t xml:space="preserve">, </w:t>
        </w:r>
        <w:r w:rsidRPr="00426938">
          <w:rPr>
            <w:sz w:val="16"/>
          </w:rPr>
          <w:t>GeneratorDeclaration</w:t>
        </w:r>
        <w:r>
          <w:rPr>
            <w:rFonts w:ascii="Arial" w:hAnsi="Arial" w:cs="Arial"/>
            <w:i w:val="0"/>
            <w:sz w:val="16"/>
          </w:rPr>
          <w:t xml:space="preserve">, or </w:t>
        </w:r>
        <w:r w:rsidRPr="00426938">
          <w:rPr>
            <w:sz w:val="16"/>
          </w:rPr>
          <w:t>GeneratorExpression</w:t>
        </w:r>
        <w:r>
          <w:rPr>
            <w:rFonts w:ascii="Arial" w:hAnsi="Arial" w:cs="Arial"/>
            <w:i w:val="0"/>
            <w:sz w:val="16"/>
          </w:rPr>
          <w:t xml:space="preserve"> </w:t>
        </w:r>
        <w:r w:rsidRPr="00E77497">
          <w:rPr>
            <w:rFonts w:ascii="Arial" w:hAnsi="Arial" w:cs="Arial"/>
            <w:i w:val="0"/>
            <w:sz w:val="16"/>
          </w:rPr>
          <w:t>]</w:t>
        </w:r>
        <w:r>
          <w:rPr>
            <w:rFonts w:ascii="Arial" w:hAnsi="Arial" w:cs="Arial"/>
            <w:i w:val="0"/>
            <w:sz w:val="16"/>
          </w:rPr>
          <w:t xml:space="preserve">  </w:t>
        </w:r>
      </w:ins>
      <w:ins w:id="3662" w:author="Rev 19 Allen Wirfs-Brock" w:date="2013-09-06T17:33:00Z">
        <w:r>
          <w:rPr>
            <w:rFonts w:ascii="Courier New" w:hAnsi="Courier New"/>
            <w:b/>
            <w:i w:val="0"/>
          </w:rPr>
          <w:t>yield</w:t>
        </w:r>
      </w:ins>
      <w:ins w:id="3663" w:author="Rev 19 Allen Wirfs-Brock" w:date="2013-09-06T17:32:00Z">
        <w:r w:rsidRPr="00E77497">
          <w:t xml:space="preserve"> </w:t>
        </w:r>
      </w:ins>
    </w:p>
    <w:p w14:paraId="6D08EE2A" w14:textId="77777777" w:rsidR="005C5753" w:rsidRPr="00E77497" w:rsidRDefault="005C5753" w:rsidP="006A78DC">
      <w:pPr>
        <w:pStyle w:val="40"/>
        <w:rPr>
          <w:ins w:id="3664" w:author="Rev 19 Allen Wirfs-Brock" w:date="2013-09-06T17:55:00Z"/>
        </w:rPr>
      </w:pPr>
      <w:ins w:id="3665" w:author="Rev 19 Allen Wirfs-Brock" w:date="2013-09-06T17:55:00Z">
        <w:r w:rsidRPr="00E77497">
          <w:t xml:space="preserve">Static Semantics:  </w:t>
        </w:r>
        <w:commentRangeStart w:id="3666"/>
        <w:r w:rsidRPr="00E77497">
          <w:t>Early Errors</w:t>
        </w:r>
      </w:ins>
      <w:commentRangeEnd w:id="3666"/>
      <w:ins w:id="3667" w:author="Rev 19 Allen Wirfs-Brock" w:date="2013-09-07T18:02:00Z">
        <w:r w:rsidR="002632DA">
          <w:rPr>
            <w:rStyle w:val="af6"/>
          </w:rPr>
          <w:commentReference w:id="3666"/>
        </w:r>
      </w:ins>
    </w:p>
    <w:p w14:paraId="0AA5C3F0" w14:textId="77777777" w:rsidR="005C5753" w:rsidRPr="00E77497" w:rsidRDefault="005C5753" w:rsidP="005C5753">
      <w:pPr>
        <w:rPr>
          <w:ins w:id="3668" w:author="Rev 19 Allen Wirfs-Brock" w:date="2013-09-06T17:55:00Z"/>
        </w:rPr>
      </w:pPr>
      <w:ins w:id="3669" w:author="Rev 19 Allen Wirfs-Brock" w:date="2013-09-06T17:56:00Z">
        <w:r w:rsidRPr="005C5753">
          <w:rPr>
            <w:rFonts w:ascii="Times New Roman" w:hAnsi="Times New Roman"/>
            <w:i/>
          </w:rPr>
          <w:t xml:space="preserve">IdentifierReference </w:t>
        </w:r>
        <w:r w:rsidRPr="005C5753">
          <w:rPr>
            <w:rFonts w:cs="Arial"/>
            <w:b/>
          </w:rPr>
          <w:t>:</w:t>
        </w:r>
        <w:r w:rsidRPr="005C5753">
          <w:rPr>
            <w:rFonts w:ascii="Times New Roman" w:hAnsi="Times New Roman"/>
            <w:b/>
            <w:i/>
          </w:rPr>
          <w:t xml:space="preserve">  </w:t>
        </w:r>
        <w:r w:rsidRPr="005C5753">
          <w:rPr>
            <w:rFonts w:ascii="Courier New" w:hAnsi="Courier New" w:cs="Courier New"/>
            <w:b/>
          </w:rPr>
          <w:t>yield</w:t>
        </w:r>
      </w:ins>
    </w:p>
    <w:p w14:paraId="145A7946" w14:textId="77777777" w:rsidR="005C5753" w:rsidRPr="00E77497" w:rsidRDefault="005C5753" w:rsidP="005C5753">
      <w:pPr>
        <w:numPr>
          <w:ilvl w:val="0"/>
          <w:numId w:val="737"/>
        </w:numPr>
        <w:rPr>
          <w:ins w:id="3670" w:author="Rev 19 Allen Wirfs-Brock" w:date="2013-09-06T17:55:00Z"/>
        </w:rPr>
      </w:pPr>
      <w:ins w:id="3671" w:author="Rev 19 Allen Wirfs-Brock" w:date="2013-09-06T17:55:00Z">
        <w:r w:rsidRPr="00E77497">
          <w:t xml:space="preserve">It is a Syntax Error if the </w:t>
        </w:r>
      </w:ins>
      <w:ins w:id="3672" w:author="Rev 19 Allen Wirfs-Brock" w:date="2013-09-06T17:57:00Z">
        <w:r w:rsidRPr="005C5753">
          <w:rPr>
            <w:rStyle w:val="bnf"/>
          </w:rPr>
          <w:t>Identifier</w:t>
        </w:r>
        <w:r>
          <w:rPr>
            <w:rStyle w:val="bnf"/>
          </w:rPr>
          <w:t>Reference</w:t>
        </w:r>
        <w:r w:rsidRPr="005C5753">
          <w:rPr>
            <w:rStyle w:val="bnf"/>
          </w:rPr>
          <w:t xml:space="preserve"> </w:t>
        </w:r>
      </w:ins>
      <w:ins w:id="3673" w:author="Rev 19 Allen Wirfs-Brock" w:date="2013-09-06T17:55:00Z">
        <w:r w:rsidRPr="00E77497">
          <w:t xml:space="preserve">is contained in </w:t>
        </w:r>
        <w:r>
          <w:t>strict</w:t>
        </w:r>
        <w:r w:rsidRPr="00E77497">
          <w:t xml:space="preserve"> code</w:t>
        </w:r>
        <w:r w:rsidRPr="008D16CB">
          <w:rPr>
            <w:rStyle w:val="bnf"/>
            <w:rFonts w:ascii="Arial" w:hAnsi="Arial" w:cs="Arial"/>
            <w:i w:val="0"/>
          </w:rPr>
          <w:t>.</w:t>
        </w:r>
      </w:ins>
    </w:p>
    <w:p w14:paraId="6DEB36E9" w14:textId="77777777" w:rsidR="004B1323" w:rsidRPr="00E77497" w:rsidRDefault="004B1323" w:rsidP="006A78DC">
      <w:pPr>
        <w:pStyle w:val="40"/>
      </w:pPr>
      <w:r w:rsidRPr="00E77497">
        <w:t xml:space="preserve">Runtime Semantics: </w:t>
      </w:r>
      <w:r w:rsidRPr="00E77497">
        <w:rPr>
          <w:spacing w:val="6"/>
        </w:rPr>
        <w:t>Evaluation</w:t>
      </w:r>
    </w:p>
    <w:p w14:paraId="73A68998" w14:textId="77777777" w:rsidR="004B1323" w:rsidRPr="004D1BD1" w:rsidRDefault="005C5753" w:rsidP="004B1323">
      <w:pPr>
        <w:pStyle w:val="SyntaxRule"/>
        <w:spacing w:after="240"/>
      </w:pPr>
      <w:ins w:id="3674" w:author="Rev 19 Allen Wirfs-Brock" w:date="2013-09-06T17:38:00Z">
        <w:r>
          <w:t>IdentifierReference</w:t>
        </w:r>
      </w:ins>
      <w:del w:id="3675" w:author="Rev 19 Allen Wirfs-Brock" w:date="2013-09-06T17:38:00Z">
        <w:r w:rsidR="004B1323" w:rsidRPr="00E77497" w:rsidDel="005C5753">
          <w:delText>PrimaryExpression</w:delText>
        </w:r>
      </w:del>
      <w:r w:rsidR="004B1323" w:rsidRPr="00E77497">
        <w:t xml:space="preserve"> </w:t>
      </w:r>
      <w:r w:rsidR="004B1323" w:rsidRPr="00120381">
        <w:rPr>
          <w:rFonts w:ascii="Arial" w:hAnsi="Arial" w:cs="Arial"/>
          <w:b/>
          <w:i w:val="0"/>
        </w:rPr>
        <w:t xml:space="preserve">:  </w:t>
      </w:r>
      <w:r w:rsidR="004B1323" w:rsidRPr="004B1323">
        <w:t>Identifier</w:t>
      </w:r>
      <w:r w:rsidR="004B1323" w:rsidRPr="004D1BD1">
        <w:t xml:space="preserve"> </w:t>
      </w:r>
    </w:p>
    <w:p w14:paraId="56F97D49" w14:textId="77777777" w:rsidR="005C5753" w:rsidRDefault="005C5753" w:rsidP="005C5753">
      <w:pPr>
        <w:pStyle w:val="Alg4"/>
        <w:numPr>
          <w:ilvl w:val="0"/>
          <w:numId w:val="47"/>
        </w:numPr>
        <w:spacing w:after="220"/>
        <w:contextualSpacing/>
      </w:pPr>
      <w:r w:rsidRPr="00E77497">
        <w:t xml:space="preserve">Let </w:t>
      </w:r>
      <w:r>
        <w:rPr>
          <w:i/>
        </w:rPr>
        <w:t>ref</w:t>
      </w:r>
      <w:r w:rsidRPr="00E77497">
        <w:t xml:space="preserve"> be the </w:t>
      </w:r>
      <w:r>
        <w:t xml:space="preserve">result of </w:t>
      </w:r>
      <w:r w:rsidRPr="00A9238D">
        <w:t xml:space="preserve">performing Identifier Resolution as specified in </w:t>
      </w:r>
      <w:r>
        <w:fldChar w:fldCharType="begin"/>
      </w:r>
      <w:r>
        <w:instrText xml:space="preserve"> REF _Ref365546585 \r \h </w:instrText>
      </w:r>
      <w:r>
        <w:fldChar w:fldCharType="separate"/>
      </w:r>
      <w:r w:rsidR="00D433E8">
        <w:t>8.3.1</w:t>
      </w:r>
      <w:r>
        <w:fldChar w:fldCharType="end"/>
      </w:r>
      <w:r w:rsidRPr="00A9238D">
        <w:t xml:space="preserve"> using the </w:t>
      </w:r>
      <w:r w:rsidRPr="00A9238D">
        <w:rPr>
          <w:i/>
        </w:rPr>
        <w:t>IdentifierName</w:t>
      </w:r>
      <w:r w:rsidRPr="00A9238D">
        <w:t xml:space="preserve"> corresponding to </w:t>
      </w:r>
      <w:r w:rsidRPr="00A9238D">
        <w:rPr>
          <w:i/>
        </w:rPr>
        <w:t>Identifier</w:t>
      </w:r>
      <w:r w:rsidRPr="00E77497">
        <w:t>.</w:t>
      </w:r>
    </w:p>
    <w:p w14:paraId="3C48371B" w14:textId="77777777" w:rsidR="005C5753" w:rsidRPr="005C5753" w:rsidRDefault="005C5753" w:rsidP="005C5753">
      <w:pPr>
        <w:pStyle w:val="Alg4"/>
        <w:numPr>
          <w:ilvl w:val="0"/>
          <w:numId w:val="47"/>
        </w:numPr>
        <w:spacing w:after="220"/>
        <w:contextualSpacing/>
      </w:pPr>
      <w:r>
        <w:t>Return</w:t>
      </w:r>
      <w:r w:rsidR="00A9238D" w:rsidRPr="00E77497">
        <w:t xml:space="preserve"> </w:t>
      </w:r>
      <w:r w:rsidR="00A9238D">
        <w:rPr>
          <w:i/>
        </w:rPr>
        <w:t>ref</w:t>
      </w:r>
      <w:r w:rsidR="00A9238D" w:rsidRPr="00E77497">
        <w:t>.</w:t>
      </w:r>
    </w:p>
    <w:p w14:paraId="3976DBA1" w14:textId="77777777" w:rsidR="005C5753" w:rsidRPr="004D1BD1" w:rsidRDefault="005C5753" w:rsidP="005C5753">
      <w:pPr>
        <w:pStyle w:val="SyntaxRule"/>
        <w:spacing w:after="240"/>
        <w:rPr>
          <w:ins w:id="3676" w:author="Rev 19 Allen Wirfs-Brock" w:date="2013-09-06T17:41:00Z"/>
        </w:rPr>
      </w:pPr>
      <w:ins w:id="3677" w:author="Rev 19 Allen Wirfs-Brock" w:date="2013-09-06T17:41:00Z">
        <w:r>
          <w:t>IdentifierReference</w:t>
        </w:r>
        <w:r w:rsidRPr="00E77497">
          <w:t xml:space="preserve"> </w:t>
        </w:r>
        <w:r w:rsidRPr="00120381">
          <w:rPr>
            <w:rFonts w:ascii="Arial" w:hAnsi="Arial" w:cs="Arial"/>
            <w:b/>
            <w:i w:val="0"/>
          </w:rPr>
          <w:t xml:space="preserve">:  </w:t>
        </w:r>
      </w:ins>
      <w:ins w:id="3678" w:author="Rev 19 Allen Wirfs-Brock" w:date="2013-09-06T17:43:00Z">
        <w:r>
          <w:rPr>
            <w:rFonts w:ascii="Courier New" w:hAnsi="Courier New"/>
            <w:b/>
            <w:i w:val="0"/>
          </w:rPr>
          <w:t>yield</w:t>
        </w:r>
      </w:ins>
    </w:p>
    <w:p w14:paraId="1FD47AA5" w14:textId="77777777" w:rsidR="005C5753" w:rsidRDefault="005C5753" w:rsidP="005C5753">
      <w:pPr>
        <w:pStyle w:val="Alg4"/>
        <w:numPr>
          <w:ilvl w:val="0"/>
          <w:numId w:val="1594"/>
        </w:numPr>
        <w:spacing w:after="220"/>
        <w:contextualSpacing/>
        <w:rPr>
          <w:ins w:id="3679" w:author="Rev 19 Allen Wirfs-Brock" w:date="2013-09-06T18:03:00Z"/>
        </w:rPr>
      </w:pPr>
      <w:ins w:id="3680" w:author="Rev 19 Allen Wirfs-Brock" w:date="2013-09-06T18:03:00Z">
        <w:r>
          <w:t xml:space="preserve">Assert: </w:t>
        </w:r>
      </w:ins>
      <w:ins w:id="3681" w:author="Rev 19 Allen Wirfs-Brock" w:date="2013-09-06T18:04:00Z">
        <w:r>
          <w:t>The source code matching this</w:t>
        </w:r>
      </w:ins>
      <w:ins w:id="3682" w:author="Rev 19 Allen Wirfs-Brock" w:date="2013-09-06T18:03:00Z">
        <w:r>
          <w:t xml:space="preserve"> production is not str</w:t>
        </w:r>
      </w:ins>
      <w:ins w:id="3683" w:author="Rev 19 Allen Wirfs-Brock" w:date="2013-09-06T18:04:00Z">
        <w:r>
          <w:t>ict code.</w:t>
        </w:r>
      </w:ins>
    </w:p>
    <w:p w14:paraId="3571C689" w14:textId="77777777" w:rsidR="005C5753" w:rsidRDefault="005C5753" w:rsidP="005C5753">
      <w:pPr>
        <w:pStyle w:val="Alg4"/>
        <w:numPr>
          <w:ilvl w:val="0"/>
          <w:numId w:val="1594"/>
        </w:numPr>
        <w:spacing w:after="220"/>
        <w:contextualSpacing/>
        <w:rPr>
          <w:ins w:id="3684" w:author="Rev 19 Allen Wirfs-Brock" w:date="2013-09-06T17:41:00Z"/>
        </w:rPr>
      </w:pPr>
      <w:ins w:id="3685" w:author="Rev 19 Allen Wirfs-Brock" w:date="2013-09-06T17:41:00Z">
        <w:r w:rsidRPr="00E77497">
          <w:t xml:space="preserve">Let </w:t>
        </w:r>
        <w:r>
          <w:rPr>
            <w:i/>
          </w:rPr>
          <w:t>ref</w:t>
        </w:r>
        <w:r w:rsidRPr="00E77497">
          <w:t xml:space="preserve"> be the </w:t>
        </w:r>
        <w:r>
          <w:t xml:space="preserve">result of </w:t>
        </w:r>
        <w:r w:rsidRPr="00A9238D">
          <w:t xml:space="preserve">performing Identifier Resolution as specified in </w:t>
        </w:r>
        <w:r>
          <w:fldChar w:fldCharType="begin"/>
        </w:r>
        <w:r>
          <w:instrText xml:space="preserve"> REF _Ref365546585 \r \h </w:instrText>
        </w:r>
      </w:ins>
      <w:ins w:id="3686" w:author="Rev 19 Allen Wirfs-Brock" w:date="2013-09-06T17:41:00Z">
        <w:r>
          <w:fldChar w:fldCharType="separate"/>
        </w:r>
      </w:ins>
      <w:ins w:id="3687" w:author="Rev 19 Allen Wirfs-Brock" w:date="2013-09-27T13:21:00Z">
        <w:r w:rsidR="00D433E8">
          <w:t>8.3.1</w:t>
        </w:r>
      </w:ins>
      <w:ins w:id="3688" w:author="Rev 19 Allen Wirfs-Brock" w:date="2013-09-06T17:41:00Z">
        <w:r>
          <w:fldChar w:fldCharType="end"/>
        </w:r>
        <w:r w:rsidRPr="00A9238D">
          <w:t xml:space="preserve"> using the </w:t>
        </w:r>
        <w:r w:rsidRPr="00A9238D">
          <w:rPr>
            <w:i/>
          </w:rPr>
          <w:t>IdentifierName</w:t>
        </w:r>
        <w:r w:rsidRPr="00A9238D">
          <w:t xml:space="preserve"> corresponding to </w:t>
        </w:r>
      </w:ins>
      <w:ins w:id="3689" w:author="Rev 19 Allen Wirfs-Brock" w:date="2013-09-06T17:43:00Z">
        <w:r w:rsidRPr="005C5753">
          <w:rPr>
            <w:rFonts w:ascii="Courier New" w:hAnsi="Courier New"/>
            <w:b/>
          </w:rPr>
          <w:t>yield</w:t>
        </w:r>
      </w:ins>
      <w:ins w:id="3690" w:author="Rev 19 Allen Wirfs-Brock" w:date="2013-09-06T17:41:00Z">
        <w:r w:rsidRPr="00E77497">
          <w:t>.</w:t>
        </w:r>
      </w:ins>
    </w:p>
    <w:p w14:paraId="68DA5141" w14:textId="77777777" w:rsidR="005C5753" w:rsidRPr="005C5753" w:rsidRDefault="005C5753" w:rsidP="005C5753">
      <w:pPr>
        <w:pStyle w:val="Alg4"/>
        <w:numPr>
          <w:ilvl w:val="0"/>
          <w:numId w:val="1594"/>
        </w:numPr>
        <w:spacing w:after="220"/>
        <w:contextualSpacing/>
        <w:rPr>
          <w:ins w:id="3691" w:author="Rev 19 Allen Wirfs-Brock" w:date="2013-09-06T17:41:00Z"/>
        </w:rPr>
      </w:pPr>
      <w:ins w:id="3692" w:author="Rev 19 Allen Wirfs-Brock" w:date="2013-09-06T17:41:00Z">
        <w:r>
          <w:t>Return</w:t>
        </w:r>
        <w:r w:rsidRPr="00E77497">
          <w:t xml:space="preserve"> </w:t>
        </w:r>
        <w:r>
          <w:rPr>
            <w:i/>
          </w:rPr>
          <w:t>ref</w:t>
        </w:r>
        <w:r w:rsidRPr="00E77497">
          <w:t>.</w:t>
        </w:r>
      </w:ins>
    </w:p>
    <w:p w14:paraId="1A6C2280" w14:textId="77777777" w:rsidR="004C02EF" w:rsidRPr="005D449B" w:rsidRDefault="00A9238D" w:rsidP="004C02EF">
      <w:pPr>
        <w:rPr>
          <w:sz w:val="18"/>
          <w:szCs w:val="18"/>
        </w:rPr>
      </w:pPr>
      <w:r w:rsidRPr="005D449B">
        <w:rPr>
          <w:sz w:val="18"/>
          <w:szCs w:val="18"/>
        </w:rPr>
        <w:t>NOTE</w:t>
      </w:r>
      <w:ins w:id="3693" w:author="Rev 19 Allen Wirfs-Brock" w:date="2013-09-06T18:00:00Z">
        <w:r w:rsidR="005C5753">
          <w:rPr>
            <w:sz w:val="18"/>
            <w:szCs w:val="18"/>
          </w:rPr>
          <w:t xml:space="preserve"> 1</w:t>
        </w:r>
      </w:ins>
      <w:r w:rsidRPr="005D449B">
        <w:rPr>
          <w:sz w:val="18"/>
          <w:szCs w:val="18"/>
        </w:rPr>
        <w:t>:</w:t>
      </w:r>
      <w:r w:rsidRPr="005D449B">
        <w:rPr>
          <w:sz w:val="18"/>
          <w:szCs w:val="18"/>
        </w:rPr>
        <w:tab/>
      </w:r>
      <w:r w:rsidR="004C02EF" w:rsidRPr="005D449B">
        <w:rPr>
          <w:sz w:val="18"/>
          <w:szCs w:val="18"/>
        </w:rPr>
        <w:t xml:space="preserve">The result of evaluating an </w:t>
      </w:r>
      <w:r w:rsidR="004C02EF" w:rsidRPr="005D449B">
        <w:rPr>
          <w:rStyle w:val="bnf"/>
          <w:sz w:val="18"/>
          <w:szCs w:val="18"/>
        </w:rPr>
        <w:t>Identifier</w:t>
      </w:r>
      <w:ins w:id="3694" w:author="Rev 19 Allen Wirfs-Brock" w:date="2013-09-06T17:44:00Z">
        <w:r w:rsidR="005C5753">
          <w:rPr>
            <w:rStyle w:val="bnf"/>
            <w:sz w:val="18"/>
            <w:szCs w:val="18"/>
          </w:rPr>
          <w:t>Reference</w:t>
        </w:r>
      </w:ins>
      <w:r w:rsidR="004C02EF" w:rsidRPr="005D449B">
        <w:rPr>
          <w:sz w:val="18"/>
          <w:szCs w:val="18"/>
        </w:rPr>
        <w:t xml:space="preserve"> is always a value of type Reference.</w:t>
      </w:r>
      <w:bookmarkStart w:id="3695" w:name="_Toc375031165"/>
      <w:bookmarkStart w:id="3696" w:name="_Toc381513679"/>
      <w:bookmarkStart w:id="3697" w:name="_Toc382202824"/>
      <w:bookmarkStart w:id="3698" w:name="_Toc382203044"/>
      <w:bookmarkStart w:id="3699" w:name="_Toc382212201"/>
      <w:bookmarkStart w:id="3700" w:name="_Toc382212440"/>
      <w:bookmarkStart w:id="3701" w:name="_Toc382291546"/>
      <w:bookmarkStart w:id="3702" w:name="_Toc385672185"/>
      <w:bookmarkStart w:id="3703" w:name="_Toc393690280"/>
    </w:p>
    <w:p w14:paraId="417453F4" w14:textId="77777777" w:rsidR="005C5753" w:rsidRPr="005D449B" w:rsidRDefault="005C5753" w:rsidP="005C5753">
      <w:pPr>
        <w:rPr>
          <w:ins w:id="3704" w:author="Rev 19 Allen Wirfs-Brock" w:date="2013-09-06T18:00:00Z"/>
          <w:sz w:val="18"/>
          <w:szCs w:val="18"/>
        </w:rPr>
      </w:pPr>
      <w:bookmarkStart w:id="3705" w:name="_Toc472818817"/>
      <w:bookmarkStart w:id="3706" w:name="_Toc235503391"/>
      <w:bookmarkStart w:id="3707" w:name="_Toc241509166"/>
      <w:bookmarkStart w:id="3708" w:name="_Toc244416653"/>
      <w:bookmarkStart w:id="3709" w:name="_Toc276631017"/>
      <w:ins w:id="3710" w:author="Rev 19 Allen Wirfs-Brock" w:date="2013-09-06T18:00:00Z">
        <w:r w:rsidRPr="005D449B">
          <w:rPr>
            <w:sz w:val="18"/>
            <w:szCs w:val="18"/>
          </w:rPr>
          <w:t>NOTE</w:t>
        </w:r>
        <w:r>
          <w:rPr>
            <w:sz w:val="18"/>
            <w:szCs w:val="18"/>
          </w:rPr>
          <w:t xml:space="preserve"> 2</w:t>
        </w:r>
        <w:r w:rsidRPr="005D449B">
          <w:rPr>
            <w:sz w:val="18"/>
            <w:szCs w:val="18"/>
          </w:rPr>
          <w:t>:</w:t>
        </w:r>
        <w:r w:rsidRPr="005D449B">
          <w:rPr>
            <w:sz w:val="18"/>
            <w:szCs w:val="18"/>
          </w:rPr>
          <w:tab/>
        </w:r>
      </w:ins>
      <w:ins w:id="3711" w:author="Rev 19 Allen Wirfs-Brock" w:date="2013-09-06T18:01:00Z">
        <w:r>
          <w:rPr>
            <w:sz w:val="18"/>
            <w:szCs w:val="18"/>
          </w:rPr>
          <w:t xml:space="preserve">In non-strict code, the keyword </w:t>
        </w:r>
        <w:r w:rsidRPr="00742F75">
          <w:rPr>
            <w:rFonts w:ascii="Courier New" w:hAnsi="Courier New" w:cs="Courier New"/>
            <w:b/>
            <w:sz w:val="18"/>
            <w:szCs w:val="18"/>
          </w:rPr>
          <w:t>yield</w:t>
        </w:r>
        <w:r>
          <w:rPr>
            <w:sz w:val="18"/>
            <w:szCs w:val="18"/>
          </w:rPr>
          <w:t xml:space="preserve"> </w:t>
        </w:r>
      </w:ins>
      <w:ins w:id="3712" w:author="Rev 19 Allen Wirfs-Brock" w:date="2013-09-06T18:02:00Z">
        <w:r>
          <w:rPr>
            <w:sz w:val="18"/>
            <w:szCs w:val="18"/>
          </w:rPr>
          <w:t>may be used as an identifier</w:t>
        </w:r>
      </w:ins>
      <w:ins w:id="3713" w:author="Rev 19 Allen Wirfs-Brock" w:date="2013-09-06T18:00:00Z">
        <w:r w:rsidRPr="005D449B">
          <w:rPr>
            <w:sz w:val="18"/>
            <w:szCs w:val="18"/>
          </w:rPr>
          <w:t>.</w:t>
        </w:r>
      </w:ins>
      <w:ins w:id="3714" w:author="Rev 19 Allen Wirfs-Brock" w:date="2013-09-06T18:02:00Z">
        <w:r>
          <w:rPr>
            <w:sz w:val="18"/>
            <w:szCs w:val="18"/>
          </w:rPr>
          <w:t xml:space="preserve"> </w:t>
        </w:r>
      </w:ins>
      <w:ins w:id="3715" w:author="Rev 19 Allen Wirfs-Brock" w:date="2013-09-06T18:07:00Z">
        <w:r w:rsidR="00742F75">
          <w:rPr>
            <w:sz w:val="18"/>
            <w:szCs w:val="18"/>
          </w:rPr>
          <w:t>Evaluating t</w:t>
        </w:r>
      </w:ins>
      <w:ins w:id="3716" w:author="Rev 19 Allen Wirfs-Brock" w:date="2013-09-06T18:03:00Z">
        <w:r>
          <w:rPr>
            <w:sz w:val="18"/>
            <w:szCs w:val="18"/>
          </w:rPr>
          <w:t xml:space="preserve">he </w:t>
        </w:r>
        <w:r w:rsidRPr="00742F75">
          <w:rPr>
            <w:rFonts w:ascii="Times New Roman" w:hAnsi="Times New Roman"/>
            <w:i/>
            <w:sz w:val="18"/>
            <w:szCs w:val="18"/>
          </w:rPr>
          <w:t>IdentifierReference</w:t>
        </w:r>
      </w:ins>
      <w:ins w:id="3717" w:author="Rev 19 Allen Wirfs-Brock" w:date="2013-09-06T18:05:00Z">
        <w:r>
          <w:rPr>
            <w:sz w:val="18"/>
            <w:szCs w:val="18"/>
          </w:rPr>
          <w:t xml:space="preserve"> production resolved</w:t>
        </w:r>
      </w:ins>
      <w:ins w:id="3718" w:author="Rev 19 Allen Wirfs-Brock" w:date="2013-09-06T18:09:00Z">
        <w:r w:rsidR="00742F75">
          <w:rPr>
            <w:sz w:val="18"/>
            <w:szCs w:val="18"/>
          </w:rPr>
          <w:t xml:space="preserve"> the binding of</w:t>
        </w:r>
      </w:ins>
      <w:ins w:id="3719" w:author="Rev 19 Allen Wirfs-Brock" w:date="2013-09-06T18:05:00Z">
        <w:r>
          <w:rPr>
            <w:sz w:val="18"/>
            <w:szCs w:val="18"/>
          </w:rPr>
          <w:t xml:space="preserve"> </w:t>
        </w:r>
      </w:ins>
      <w:ins w:id="3720" w:author="Rev 19 Allen Wirfs-Brock" w:date="2013-09-06T18:07:00Z">
        <w:r w:rsidR="00742F75" w:rsidRPr="00D23887">
          <w:rPr>
            <w:rFonts w:ascii="Courier New" w:hAnsi="Courier New" w:cs="Courier New"/>
            <w:b/>
            <w:sz w:val="18"/>
            <w:szCs w:val="18"/>
          </w:rPr>
          <w:t>yield</w:t>
        </w:r>
        <w:r w:rsidR="00742F75">
          <w:rPr>
            <w:sz w:val="18"/>
            <w:szCs w:val="18"/>
          </w:rPr>
          <w:t xml:space="preserve"> </w:t>
        </w:r>
      </w:ins>
      <w:ins w:id="3721" w:author="Rev 19 Allen Wirfs-Brock" w:date="2013-09-06T18:05:00Z">
        <w:r>
          <w:rPr>
            <w:sz w:val="18"/>
            <w:szCs w:val="18"/>
          </w:rPr>
          <w:t xml:space="preserve">as if it was an </w:t>
        </w:r>
      </w:ins>
      <w:ins w:id="3722" w:author="Rev 19 Allen Wirfs-Brock" w:date="2013-09-06T18:10:00Z">
        <w:r w:rsidR="00742F75" w:rsidRPr="00742F75">
          <w:rPr>
            <w:rFonts w:ascii="Times New Roman" w:hAnsi="Times New Roman"/>
            <w:i/>
            <w:sz w:val="18"/>
            <w:szCs w:val="18"/>
          </w:rPr>
          <w:t>I</w:t>
        </w:r>
      </w:ins>
      <w:ins w:id="3723" w:author="Rev 19 Allen Wirfs-Brock" w:date="2013-09-06T18:05:00Z">
        <w:r w:rsidRPr="00742F75">
          <w:rPr>
            <w:rFonts w:ascii="Times New Roman" w:hAnsi="Times New Roman"/>
            <w:i/>
            <w:sz w:val="18"/>
            <w:szCs w:val="18"/>
          </w:rPr>
          <w:t>dentifier</w:t>
        </w:r>
        <w:r>
          <w:rPr>
            <w:sz w:val="18"/>
            <w:szCs w:val="18"/>
          </w:rPr>
          <w:t xml:space="preserve">. </w:t>
        </w:r>
      </w:ins>
      <w:ins w:id="3724" w:author="Rev 19 Allen Wirfs-Brock" w:date="2013-09-06T18:03:00Z">
        <w:r>
          <w:rPr>
            <w:sz w:val="18"/>
            <w:szCs w:val="18"/>
          </w:rPr>
          <w:t xml:space="preserve"> </w:t>
        </w:r>
      </w:ins>
      <w:ins w:id="3725" w:author="Rev 19 Allen Wirfs-Brock" w:date="2013-09-06T18:11:00Z">
        <w:r w:rsidR="00742F75">
          <w:rPr>
            <w:sz w:val="18"/>
            <w:szCs w:val="18"/>
          </w:rPr>
          <w:t xml:space="preserve">The Early Error restriction ensures that such an evaluation onlys for non-strict code. </w:t>
        </w:r>
      </w:ins>
      <w:ins w:id="3726" w:author="Rev 19 Allen Wirfs-Brock" w:date="2013-09-06T18:05:00Z">
        <w:r>
          <w:rPr>
            <w:sz w:val="18"/>
            <w:szCs w:val="18"/>
          </w:rPr>
          <w:t xml:space="preserve">See </w:t>
        </w:r>
        <w:commentRangeStart w:id="3727"/>
        <w:r>
          <w:rPr>
            <w:sz w:val="18"/>
            <w:szCs w:val="18"/>
          </w:rPr>
          <w:t>XXX</w:t>
        </w:r>
      </w:ins>
      <w:ins w:id="3728" w:author="Rev 19 Allen Wirfs-Brock" w:date="2013-09-06T18:06:00Z">
        <w:r w:rsidR="00742F75">
          <w:rPr>
            <w:sz w:val="18"/>
            <w:szCs w:val="18"/>
          </w:rPr>
          <w:t xml:space="preserve"> </w:t>
        </w:r>
      </w:ins>
      <w:commentRangeEnd w:id="3727"/>
      <w:ins w:id="3729" w:author="Rev 19 Allen Wirfs-Brock" w:date="2013-09-06T18:08:00Z">
        <w:r w:rsidR="00742F75">
          <w:rPr>
            <w:rStyle w:val="af6"/>
          </w:rPr>
          <w:commentReference w:id="3727"/>
        </w:r>
      </w:ins>
      <w:ins w:id="3730" w:author="Rev 19 Allen Wirfs-Brock" w:date="2013-09-06T18:07:00Z">
        <w:r w:rsidR="00742F75">
          <w:rPr>
            <w:sz w:val="18"/>
            <w:szCs w:val="18"/>
          </w:rPr>
          <w:t xml:space="preserve">for the handling of </w:t>
        </w:r>
      </w:ins>
      <w:ins w:id="3731" w:author="Rev 19 Allen Wirfs-Brock" w:date="2013-09-06T18:08:00Z">
        <w:r w:rsidR="00742F75" w:rsidRPr="00D23887">
          <w:rPr>
            <w:rFonts w:ascii="Courier New" w:hAnsi="Courier New" w:cs="Courier New"/>
            <w:b/>
            <w:sz w:val="18"/>
            <w:szCs w:val="18"/>
          </w:rPr>
          <w:t>yield</w:t>
        </w:r>
      </w:ins>
      <w:ins w:id="3732" w:author="Rev 19 Allen Wirfs-Brock" w:date="2013-09-06T18:07:00Z">
        <w:r w:rsidR="00742F75">
          <w:rPr>
            <w:sz w:val="18"/>
            <w:szCs w:val="18"/>
          </w:rPr>
          <w:t xml:space="preserve"> in</w:t>
        </w:r>
      </w:ins>
      <w:ins w:id="3733" w:author="Rev 19 Allen Wirfs-Brock" w:date="2013-09-06T18:08:00Z">
        <w:r w:rsidR="00742F75">
          <w:rPr>
            <w:sz w:val="18"/>
            <w:szCs w:val="18"/>
          </w:rPr>
          <w:t xml:space="preserve"> binding </w:t>
        </w:r>
      </w:ins>
      <w:ins w:id="3734" w:author="Rev 19 Allen Wirfs-Brock" w:date="2013-09-06T18:11:00Z">
        <w:r w:rsidR="00742F75">
          <w:rPr>
            <w:sz w:val="18"/>
            <w:szCs w:val="18"/>
          </w:rPr>
          <w:t xml:space="preserve">creation </w:t>
        </w:r>
      </w:ins>
      <w:ins w:id="3735" w:author="Rev 19 Allen Wirfs-Brock" w:date="2013-09-06T18:08:00Z">
        <w:r w:rsidR="00742F75">
          <w:rPr>
            <w:sz w:val="18"/>
            <w:szCs w:val="18"/>
          </w:rPr>
          <w:t>contexts.</w:t>
        </w:r>
      </w:ins>
    </w:p>
    <w:p w14:paraId="26C58E1C" w14:textId="77777777" w:rsidR="004C02EF" w:rsidRPr="00E77497" w:rsidRDefault="004C02EF" w:rsidP="00D148E9">
      <w:pPr>
        <w:pStyle w:val="30"/>
      </w:pPr>
      <w:bookmarkStart w:id="3736" w:name="_Toc368050364"/>
      <w:r w:rsidRPr="00E77497">
        <w:t>Literal</w:t>
      </w:r>
      <w:r w:rsidR="00305A10">
        <w:t>s</w:t>
      </w:r>
      <w:bookmarkEnd w:id="3736"/>
      <w:r w:rsidRPr="00E77497">
        <w:t xml:space="preserve"> </w:t>
      </w:r>
      <w:bookmarkEnd w:id="3695"/>
      <w:bookmarkEnd w:id="3696"/>
      <w:bookmarkEnd w:id="3697"/>
      <w:bookmarkEnd w:id="3698"/>
      <w:bookmarkEnd w:id="3699"/>
      <w:bookmarkEnd w:id="3700"/>
      <w:bookmarkEnd w:id="3701"/>
      <w:bookmarkEnd w:id="3702"/>
      <w:bookmarkEnd w:id="3703"/>
      <w:bookmarkEnd w:id="3705"/>
      <w:bookmarkEnd w:id="3706"/>
      <w:bookmarkEnd w:id="3707"/>
      <w:bookmarkEnd w:id="3708"/>
      <w:bookmarkEnd w:id="3709"/>
    </w:p>
    <w:p w14:paraId="03E9932E" w14:textId="77777777" w:rsidR="004B1323" w:rsidRPr="003B4312" w:rsidRDefault="004B1323" w:rsidP="004B1323">
      <w:pPr>
        <w:pStyle w:val="Syntax"/>
      </w:pPr>
      <w:r w:rsidRPr="004D1BD1">
        <w:t>Syntax</w:t>
      </w:r>
    </w:p>
    <w:p w14:paraId="32BFF85F" w14:textId="77777777" w:rsidR="004B1323" w:rsidRPr="00E77497" w:rsidRDefault="004B1323" w:rsidP="004B1323">
      <w:pPr>
        <w:pStyle w:val="SyntaxRule"/>
      </w:pPr>
      <w:r w:rsidRPr="00E77497">
        <w:t xml:space="preserve">Literal </w:t>
      </w:r>
      <w:r w:rsidRPr="00E77497">
        <w:rPr>
          <w:rFonts w:ascii="Arial" w:hAnsi="Arial" w:cs="Arial"/>
          <w:b/>
          <w:i w:val="0"/>
        </w:rPr>
        <w:t>:</w:t>
      </w:r>
    </w:p>
    <w:p w14:paraId="09A811E2" w14:textId="77777777" w:rsidR="004B1323" w:rsidRPr="00E77497" w:rsidRDefault="004B1323" w:rsidP="004B1323">
      <w:pPr>
        <w:pStyle w:val="SyntaxDefinition"/>
      </w:pPr>
      <w:r w:rsidRPr="00E77497">
        <w:t>NullLiteral</w:t>
      </w:r>
      <w:r w:rsidRPr="00E77497">
        <w:br/>
        <w:t>ValueLiteral</w:t>
      </w:r>
    </w:p>
    <w:p w14:paraId="0FC2B584" w14:textId="77777777" w:rsidR="004B1323" w:rsidRPr="00E77497" w:rsidRDefault="004B1323" w:rsidP="004B1323">
      <w:pPr>
        <w:pStyle w:val="SyntaxRule"/>
      </w:pPr>
      <w:r w:rsidRPr="00E77497">
        <w:t xml:space="preserve">ValueLiteral </w:t>
      </w:r>
      <w:r w:rsidRPr="00E77497">
        <w:rPr>
          <w:rFonts w:ascii="Arial" w:hAnsi="Arial" w:cs="Arial"/>
          <w:b/>
          <w:i w:val="0"/>
        </w:rPr>
        <w:t>:</w:t>
      </w:r>
    </w:p>
    <w:p w14:paraId="3BBA3516" w14:textId="77777777" w:rsidR="004B1323" w:rsidRPr="00E77497" w:rsidRDefault="004B1323" w:rsidP="004B1323">
      <w:pPr>
        <w:pStyle w:val="SyntaxDefinition"/>
      </w:pPr>
      <w:r w:rsidRPr="00E77497">
        <w:t>BooleanLiteral</w:t>
      </w:r>
      <w:r w:rsidRPr="00E77497">
        <w:br/>
        <w:t>NumericLiteral</w:t>
      </w:r>
      <w:r w:rsidRPr="00E77497">
        <w:br/>
        <w:t xml:space="preserve">StringLiteral </w:t>
      </w:r>
    </w:p>
    <w:p w14:paraId="7193664E" w14:textId="77777777" w:rsidR="004B1323" w:rsidRPr="001A49B2" w:rsidDel="00693A3A" w:rsidRDefault="004B1323">
      <w:pPr>
        <w:pStyle w:val="40"/>
        <w:rPr>
          <w:del w:id="3737" w:author="Rev 19 Allen Wirfs-Brock" w:date="2013-09-11T17:21:00Z"/>
        </w:rPr>
        <w:pPrChange w:id="3738" w:author="Rev 19 Allen Wirfs-Brock" w:date="2013-09-11T17:21:00Z">
          <w:pPr/>
        </w:pPrChange>
      </w:pPr>
      <w:del w:id="3739" w:author="Rev 19 Allen Wirfs-Brock" w:date="2013-09-11T17:21:00Z">
        <w:r w:rsidRPr="001A49B2" w:rsidDel="00693A3A">
          <w:delText>Runtime Semantics</w:delText>
        </w:r>
      </w:del>
    </w:p>
    <w:p w14:paraId="3EC8ABF5" w14:textId="77777777" w:rsidR="004B1323" w:rsidRPr="00E77497" w:rsidRDefault="004B1323" w:rsidP="006A78DC">
      <w:pPr>
        <w:pStyle w:val="40"/>
      </w:pPr>
      <w:r w:rsidRPr="00E77497">
        <w:t xml:space="preserve">Runtime Semantics: </w:t>
      </w:r>
      <w:r w:rsidRPr="00E77497">
        <w:rPr>
          <w:spacing w:val="6"/>
        </w:rPr>
        <w:t>Evaluation</w:t>
      </w:r>
    </w:p>
    <w:p w14:paraId="3379A5F4" w14:textId="77777777" w:rsidR="004B1323" w:rsidRPr="004D1BD1" w:rsidRDefault="004B1323" w:rsidP="004B1323">
      <w:pPr>
        <w:pStyle w:val="SyntaxRule"/>
        <w:spacing w:after="240"/>
      </w:pPr>
      <w:r>
        <w:t xml:space="preserve">Literal </w:t>
      </w:r>
      <w:r w:rsidR="00D6560A">
        <w:t xml:space="preserve"> </w:t>
      </w:r>
      <w:r w:rsidRPr="00120381">
        <w:rPr>
          <w:rFonts w:ascii="Arial" w:hAnsi="Arial" w:cs="Arial"/>
          <w:b/>
          <w:i w:val="0"/>
        </w:rPr>
        <w:t xml:space="preserve">:  </w:t>
      </w:r>
      <w:r>
        <w:t>NullLiteral</w:t>
      </w:r>
      <w:r w:rsidRPr="004D1BD1">
        <w:t xml:space="preserve"> </w:t>
      </w:r>
    </w:p>
    <w:p w14:paraId="5CE05436" w14:textId="77777777" w:rsidR="004B1323" w:rsidRPr="00E77497" w:rsidRDefault="004B1323" w:rsidP="004B1323">
      <w:pPr>
        <w:pStyle w:val="Alg4"/>
        <w:numPr>
          <w:ilvl w:val="0"/>
          <w:numId w:val="818"/>
        </w:numPr>
        <w:spacing w:after="220"/>
        <w:contextualSpacing/>
      </w:pPr>
      <w:r w:rsidRPr="00E77497">
        <w:t xml:space="preserve">Return </w:t>
      </w:r>
      <w:r w:rsidRPr="004B1323">
        <w:rPr>
          <w:b/>
        </w:rPr>
        <w:t>null</w:t>
      </w:r>
      <w:r w:rsidRPr="00E77497">
        <w:t>.</w:t>
      </w:r>
    </w:p>
    <w:p w14:paraId="250B7BE7" w14:textId="77777777" w:rsidR="00D6560A" w:rsidRPr="004D1BD1" w:rsidRDefault="00D6560A" w:rsidP="00D6560A">
      <w:pPr>
        <w:pStyle w:val="SyntaxRule"/>
        <w:spacing w:after="240"/>
      </w:pPr>
      <w:r>
        <w:t xml:space="preserve">ValueLiteral  </w:t>
      </w:r>
      <w:r w:rsidRPr="00120381">
        <w:rPr>
          <w:rFonts w:ascii="Arial" w:hAnsi="Arial" w:cs="Arial"/>
          <w:b/>
          <w:i w:val="0"/>
        </w:rPr>
        <w:t xml:space="preserve">:  </w:t>
      </w:r>
      <w:r>
        <w:t>BooleanLiteral</w:t>
      </w:r>
      <w:r w:rsidRPr="004D1BD1">
        <w:t xml:space="preserve"> </w:t>
      </w:r>
    </w:p>
    <w:p w14:paraId="449D100E" w14:textId="77777777" w:rsidR="00D6560A" w:rsidRDefault="00D6560A" w:rsidP="00926405">
      <w:pPr>
        <w:pStyle w:val="Alg4"/>
        <w:numPr>
          <w:ilvl w:val="0"/>
          <w:numId w:val="914"/>
        </w:numPr>
        <w:spacing w:after="220"/>
        <w:contextualSpacing/>
      </w:pPr>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p>
    <w:p w14:paraId="587DB955" w14:textId="77777777" w:rsidR="00D6560A" w:rsidRPr="00D6560A" w:rsidRDefault="00D6560A" w:rsidP="00926405">
      <w:pPr>
        <w:pStyle w:val="Alg4"/>
        <w:numPr>
          <w:ilvl w:val="0"/>
          <w:numId w:val="914"/>
        </w:numPr>
        <w:spacing w:after="220"/>
        <w:contextualSpacing/>
      </w:pPr>
      <w:r>
        <w:t xml:space="preserve">Return </w:t>
      </w:r>
      <w:r w:rsidRPr="00D6560A">
        <w:rPr>
          <w:b/>
        </w:rPr>
        <w:t>true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p>
    <w:p w14:paraId="6A3BE052" w14:textId="77777777" w:rsidR="00D6560A" w:rsidRPr="004D1BD1" w:rsidRDefault="00D6560A" w:rsidP="00D6560A">
      <w:pPr>
        <w:pStyle w:val="SyntaxRule"/>
        <w:spacing w:after="240"/>
      </w:pPr>
      <w:r>
        <w:t xml:space="preserve">ValueLiteral  </w:t>
      </w:r>
      <w:r w:rsidRPr="00120381">
        <w:rPr>
          <w:rFonts w:ascii="Arial" w:hAnsi="Arial" w:cs="Arial"/>
          <w:b/>
          <w:i w:val="0"/>
        </w:rPr>
        <w:t xml:space="preserve">: </w:t>
      </w:r>
      <w:r>
        <w:t>NumericLiteral</w:t>
      </w:r>
      <w:r w:rsidRPr="004D1BD1">
        <w:t xml:space="preserve"> </w:t>
      </w:r>
    </w:p>
    <w:p w14:paraId="16199FF4" w14:textId="77777777" w:rsidR="00D6560A" w:rsidRPr="00E77497" w:rsidRDefault="00D6560A" w:rsidP="00D6560A">
      <w:pPr>
        <w:pStyle w:val="Alg4"/>
        <w:numPr>
          <w:ilvl w:val="0"/>
          <w:numId w:val="821"/>
        </w:numPr>
        <w:spacing w:after="220"/>
        <w:contextualSpacing/>
      </w:pPr>
      <w:r w:rsidRPr="00E77497">
        <w:t xml:space="preserve">Return </w:t>
      </w:r>
      <w:r>
        <w:t>the</w:t>
      </w:r>
      <w:r w:rsidR="00305A10">
        <w:t xml:space="preserve"> number whose value is </w:t>
      </w:r>
      <w:r>
        <w:t xml:space="preserve"> MV of </w:t>
      </w:r>
      <w:r>
        <w:rPr>
          <w:i/>
        </w:rPr>
        <w:t>Numeric</w:t>
      </w:r>
      <w:r w:rsidRPr="004B1323">
        <w:rPr>
          <w:i/>
        </w:rPr>
        <w:t>Literal</w:t>
      </w:r>
      <w:r>
        <w:t xml:space="preserve"> as defined in </w:t>
      </w:r>
      <w:r w:rsidR="00DF732B">
        <w:fldChar w:fldCharType="begin"/>
      </w:r>
      <w:r w:rsidR="00DF732B">
        <w:instrText xml:space="preserve"> REF _Ref424530746 \r \h </w:instrText>
      </w:r>
      <w:r w:rsidR="00DF732B">
        <w:fldChar w:fldCharType="separate"/>
      </w:r>
      <w:r w:rsidR="00D433E8">
        <w:t>11.8.3</w:t>
      </w:r>
      <w:r w:rsidR="00DF732B">
        <w:fldChar w:fldCharType="end"/>
      </w:r>
      <w:r w:rsidRPr="00E77497">
        <w:t>.</w:t>
      </w:r>
    </w:p>
    <w:p w14:paraId="701A1846" w14:textId="77777777" w:rsidR="00D6560A" w:rsidRPr="004D1BD1" w:rsidRDefault="00D6560A" w:rsidP="00D6560A">
      <w:pPr>
        <w:pStyle w:val="SyntaxRule"/>
        <w:spacing w:after="240"/>
      </w:pPr>
      <w:r>
        <w:t xml:space="preserve">ValueLiteral  </w:t>
      </w:r>
      <w:r w:rsidRPr="00120381">
        <w:rPr>
          <w:rFonts w:ascii="Arial" w:hAnsi="Arial" w:cs="Arial"/>
          <w:b/>
          <w:i w:val="0"/>
        </w:rPr>
        <w:t xml:space="preserve">:  </w:t>
      </w:r>
      <w:r>
        <w:t>StringLiteral</w:t>
      </w:r>
      <w:r w:rsidRPr="004D1BD1">
        <w:t xml:space="preserve"> </w:t>
      </w:r>
    </w:p>
    <w:p w14:paraId="34221DF5" w14:textId="77777777" w:rsidR="00D6560A" w:rsidRPr="00E77497" w:rsidRDefault="00D6560A" w:rsidP="00D6560A">
      <w:pPr>
        <w:pStyle w:val="Alg4"/>
        <w:numPr>
          <w:ilvl w:val="0"/>
          <w:numId w:val="822"/>
        </w:numPr>
        <w:spacing w:after="220"/>
        <w:contextualSpacing/>
      </w:pPr>
      <w:r w:rsidRPr="00E77497">
        <w:t xml:space="preserve">Return </w:t>
      </w:r>
      <w:r w:rsidR="00305A10">
        <w:t xml:space="preserve">the string whose </w:t>
      </w:r>
      <w:r w:rsidR="0003414D">
        <w:t>elements</w:t>
      </w:r>
      <w:r w:rsidR="00305A10">
        <w:t xml:space="preserve"> are the</w:t>
      </w:r>
      <w:r>
        <w:t xml:space="preserve"> SV of </w:t>
      </w:r>
      <w:r>
        <w:rPr>
          <w:i/>
        </w:rPr>
        <w:t>String</w:t>
      </w:r>
      <w:r w:rsidRPr="004B1323">
        <w:rPr>
          <w:i/>
        </w:rPr>
        <w:t>Literal</w:t>
      </w:r>
      <w:r>
        <w:t xml:space="preserve"> as defined in</w:t>
      </w:r>
      <w:r w:rsidR="00D879DF">
        <w:t xml:space="preserve"> </w:t>
      </w:r>
      <w:r w:rsidR="00D879DF">
        <w:fldChar w:fldCharType="begin"/>
      </w:r>
      <w:r w:rsidR="00D879DF">
        <w:instrText xml:space="preserve"> REF _Ref365803432 \r \h </w:instrText>
      </w:r>
      <w:r w:rsidR="00D879DF">
        <w:fldChar w:fldCharType="separate"/>
      </w:r>
      <w:r w:rsidR="00D433E8">
        <w:t>11.8.4</w:t>
      </w:r>
      <w:r w:rsidR="00D879DF">
        <w:fldChar w:fldCharType="end"/>
      </w:r>
      <w:r w:rsidRPr="00E77497">
        <w:t>.</w:t>
      </w:r>
    </w:p>
    <w:p w14:paraId="1BE40278" w14:textId="77777777" w:rsidR="004C02EF" w:rsidRPr="00E77497" w:rsidRDefault="004C02EF" w:rsidP="004C02EF">
      <w:bookmarkStart w:id="3740" w:name="_Toc375031166"/>
      <w:bookmarkStart w:id="3741" w:name="_Ref378388036"/>
      <w:bookmarkStart w:id="3742" w:name="_Ref381182904"/>
      <w:bookmarkStart w:id="3743" w:name="_Toc381513680"/>
      <w:bookmarkStart w:id="3744" w:name="_Toc382202825"/>
      <w:bookmarkStart w:id="3745" w:name="_Toc382203045"/>
      <w:bookmarkStart w:id="3746" w:name="_Toc382212202"/>
      <w:bookmarkStart w:id="3747" w:name="_Toc382212441"/>
      <w:bookmarkStart w:id="3748" w:name="_Toc382291547"/>
      <w:bookmarkStart w:id="3749" w:name="_Toc385672186"/>
      <w:bookmarkStart w:id="3750" w:name="_Toc393690281"/>
    </w:p>
    <w:p w14:paraId="153F6D7E" w14:textId="77777777" w:rsidR="004C02EF" w:rsidRPr="00E77497" w:rsidRDefault="004C02EF" w:rsidP="00D148E9">
      <w:pPr>
        <w:pStyle w:val="30"/>
      </w:pPr>
      <w:bookmarkStart w:id="3751" w:name="_Toc401117214"/>
      <w:bookmarkStart w:id="3752" w:name="_Toc403317107"/>
      <w:bookmarkStart w:id="3753" w:name="_Toc403362662"/>
      <w:bookmarkStart w:id="3754" w:name="_Ref409270748"/>
      <w:bookmarkStart w:id="3755" w:name="_Ref409320045"/>
      <w:bookmarkStart w:id="3756" w:name="_Toc417706160"/>
      <w:bookmarkStart w:id="3757" w:name="_Toc432237535"/>
      <w:bookmarkStart w:id="3758" w:name="_Toc432984744"/>
      <w:bookmarkStart w:id="3759" w:name="_Ref456010683"/>
      <w:bookmarkStart w:id="3760" w:name="_Ref457437563"/>
      <w:bookmarkStart w:id="3761" w:name="_Ref457437564"/>
      <w:bookmarkStart w:id="3762" w:name="_Ref457437570"/>
      <w:bookmarkStart w:id="3763" w:name="_Ref457707569"/>
      <w:bookmarkStart w:id="3764" w:name="_Ref457792682"/>
      <w:bookmarkStart w:id="3765" w:name="_Ref458333136"/>
      <w:bookmarkStart w:id="3766" w:name="_Toc472818818"/>
      <w:bookmarkStart w:id="3767" w:name="_Toc235503392"/>
      <w:bookmarkStart w:id="3768" w:name="_Toc241509167"/>
      <w:bookmarkStart w:id="3769" w:name="_Toc244416654"/>
      <w:bookmarkStart w:id="3770" w:name="_Toc276631018"/>
      <w:bookmarkStart w:id="3771" w:name="_Toc368050365"/>
      <w:r w:rsidRPr="00E77497">
        <w:t xml:space="preserve">Array </w:t>
      </w:r>
      <w:bookmarkEnd w:id="3751"/>
      <w:bookmarkEnd w:id="3752"/>
      <w:bookmarkEnd w:id="3753"/>
      <w:bookmarkEnd w:id="3754"/>
      <w:bookmarkEnd w:id="3755"/>
      <w:r w:rsidRPr="00E77497">
        <w:t>Initialiser</w:t>
      </w:r>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14:paraId="3D584195" w14:textId="77777777" w:rsidR="00216FAD" w:rsidRPr="003B4312" w:rsidRDefault="00216FAD" w:rsidP="00216FAD">
      <w:pPr>
        <w:pStyle w:val="Syntax"/>
      </w:pPr>
      <w:r w:rsidRPr="004D1BD1">
        <w:t>Syntax</w:t>
      </w:r>
    </w:p>
    <w:p w14:paraId="7DD8BD8D" w14:textId="77777777" w:rsidR="00384924" w:rsidRPr="008B7F6F" w:rsidRDefault="00384924" w:rsidP="00384924">
      <w:pPr>
        <w:pStyle w:val="SyntaxRule"/>
      </w:pPr>
      <w:r w:rsidRPr="003B4312">
        <w:t>Array</w:t>
      </w:r>
      <w:r>
        <w:t>Initialiser</w:t>
      </w:r>
      <w:r w:rsidRPr="003B4312">
        <w:t xml:space="preserve"> </w:t>
      </w:r>
      <w:r w:rsidRPr="003B4312">
        <w:rPr>
          <w:rFonts w:ascii="Arial" w:hAnsi="Arial" w:cs="Arial"/>
          <w:b/>
          <w:i w:val="0"/>
        </w:rPr>
        <w:t>:</w:t>
      </w:r>
    </w:p>
    <w:p w14:paraId="7EECD4E9" w14:textId="77777777" w:rsidR="00384924" w:rsidRPr="009C202C" w:rsidRDefault="00384924" w:rsidP="00384924">
      <w:pPr>
        <w:pStyle w:val="SyntaxDefinition"/>
      </w:pPr>
      <w:r w:rsidRPr="006B6D0A">
        <w:t>Array</w:t>
      </w:r>
      <w:r>
        <w:t>Literal</w:t>
      </w:r>
      <w:r w:rsidRPr="006B6D0A">
        <w:rPr>
          <w:rFonts w:ascii="Courier New" w:hAnsi="Courier New"/>
          <w:b/>
          <w:i w:val="0"/>
        </w:rPr>
        <w:br/>
      </w:r>
      <w:r w:rsidRPr="006B6D0A">
        <w:t>Array</w:t>
      </w:r>
      <w:r>
        <w:t>Comprehension</w:t>
      </w:r>
    </w:p>
    <w:p w14:paraId="5EB0F73D" w14:textId="77777777" w:rsidR="00415961" w:rsidRPr="00E77497" w:rsidRDefault="00415961" w:rsidP="00D148E9">
      <w:pPr>
        <w:pStyle w:val="40"/>
      </w:pPr>
      <w:bookmarkStart w:id="3772" w:name="_Ref366084536"/>
      <w:r w:rsidRPr="00E77497">
        <w:t xml:space="preserve">Array </w:t>
      </w:r>
      <w:r>
        <w:t>Literal</w:t>
      </w:r>
      <w:bookmarkEnd w:id="3772"/>
    </w:p>
    <w:p w14:paraId="4609BE18" w14:textId="77777777" w:rsidR="004C02EF" w:rsidRPr="00216FAD" w:rsidRDefault="000260C8" w:rsidP="004C02EF">
      <w:pPr>
        <w:rPr>
          <w:sz w:val="18"/>
        </w:rPr>
      </w:pPr>
      <w:r w:rsidRPr="00216FAD">
        <w:rPr>
          <w:sz w:val="18"/>
        </w:rPr>
        <w:t>NOTE</w:t>
      </w:r>
      <w:r w:rsidRPr="00216FAD">
        <w:rPr>
          <w:sz w:val="18"/>
        </w:rPr>
        <w:tab/>
      </w:r>
      <w:r w:rsidRPr="004D1BD1">
        <w:t xml:space="preserve"> </w:t>
      </w:r>
      <w:r w:rsidR="004C02EF" w:rsidRPr="00216FAD">
        <w:rPr>
          <w:sz w:val="18"/>
        </w:rPr>
        <w:t xml:space="preserve">An </w:t>
      </w:r>
      <w:r w:rsidR="00415961" w:rsidRPr="00216FAD">
        <w:rPr>
          <w:rFonts w:ascii="Times New Roman" w:hAnsi="Times New Roman"/>
          <w:i/>
          <w:sz w:val="18"/>
        </w:rPr>
        <w:t>ArrayLiteral</w:t>
      </w:r>
      <w:r w:rsidR="004C02EF" w:rsidRPr="00216FAD">
        <w:rPr>
          <w:sz w:val="18"/>
        </w:rPr>
        <w:t xml:space="preserve"> is an expression describing the initialisation of an Array object, </w:t>
      </w:r>
      <w:r w:rsidR="00216FAD">
        <w:rPr>
          <w:sz w:val="18"/>
        </w:rPr>
        <w:t>using</w:t>
      </w:r>
      <w:r w:rsidR="004C02EF" w:rsidRPr="00216FAD">
        <w:rPr>
          <w:sz w:val="18"/>
        </w:rPr>
        <w:t xml:space="preserve"> a list</w:t>
      </w:r>
      <w:r w:rsidR="00216FAD">
        <w:rPr>
          <w:sz w:val="18"/>
        </w:rPr>
        <w:t>,</w:t>
      </w:r>
      <w:r w:rsidR="004C02EF" w:rsidRPr="00216FAD">
        <w:rPr>
          <w:sz w:val="18"/>
        </w:rPr>
        <w:t xml:space="preserve"> of zero or more expressions each of which represents an array element, enclosed in square brackets. The elements need not be literals; they are evaluated each time the array initialiser is evaluated.</w:t>
      </w:r>
    </w:p>
    <w:p w14:paraId="7ECE7DE0" w14:textId="77777777"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52BFEE70" w14:textId="77777777" w:rsidR="004C02EF" w:rsidRPr="003B4312" w:rsidRDefault="004C02EF" w:rsidP="004C02EF">
      <w:pPr>
        <w:pStyle w:val="Syntax"/>
      </w:pPr>
      <w:r w:rsidRPr="004D1BD1">
        <w:t>Syntax</w:t>
      </w:r>
    </w:p>
    <w:p w14:paraId="282B2677" w14:textId="77777777" w:rsidR="004C02EF" w:rsidRPr="00E77497" w:rsidRDefault="004C02EF" w:rsidP="004C02EF">
      <w:pPr>
        <w:pStyle w:val="SyntaxRule"/>
      </w:pPr>
      <w:r w:rsidRPr="00675B74">
        <w:t xml:space="preserve">ArrayLiteral </w:t>
      </w:r>
      <w:r w:rsidRPr="00E77497">
        <w:rPr>
          <w:rFonts w:ascii="Arial" w:hAnsi="Arial" w:cs="Arial"/>
          <w:b/>
          <w:i w:val="0"/>
        </w:rPr>
        <w:t>:</w:t>
      </w:r>
    </w:p>
    <w:p w14:paraId="1A6F6CAA" w14:textId="77777777"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3FA86989" w14:textId="77777777" w:rsidR="004C02EF" w:rsidRPr="00E77497" w:rsidRDefault="004C02EF" w:rsidP="004C02EF">
      <w:pPr>
        <w:pStyle w:val="SyntaxRule"/>
      </w:pPr>
      <w:r w:rsidRPr="00E77497">
        <w:t xml:space="preserve">ElementList </w:t>
      </w:r>
      <w:r w:rsidRPr="00E77497">
        <w:rPr>
          <w:rFonts w:ascii="Arial" w:hAnsi="Arial" w:cs="Arial"/>
          <w:b/>
          <w:i w:val="0"/>
        </w:rPr>
        <w:t>:</w:t>
      </w:r>
    </w:p>
    <w:p w14:paraId="3AE573F4" w14:textId="77777777" w:rsidR="004C02EF" w:rsidRPr="00E77497" w:rsidRDefault="004C02EF" w:rsidP="004C02EF">
      <w:pPr>
        <w:pStyle w:val="SyntaxDefinition"/>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4655B">
        <w:t>SpreadElement</w:t>
      </w:r>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A80BCD">
        <w:t>SpreadElement</w:t>
      </w:r>
    </w:p>
    <w:p w14:paraId="0F9E208D" w14:textId="77777777" w:rsidR="004C02EF" w:rsidRPr="00E77497" w:rsidRDefault="004C02EF" w:rsidP="004C02EF">
      <w:pPr>
        <w:pStyle w:val="SyntaxRule"/>
      </w:pPr>
      <w:r w:rsidRPr="00E77497">
        <w:t>Elision</w:t>
      </w:r>
      <w:r w:rsidRPr="00E77497">
        <w:rPr>
          <w:rFonts w:ascii="Arial" w:hAnsi="Arial" w:cs="Arial"/>
          <w:b/>
          <w:i w:val="0"/>
        </w:rPr>
        <w:t xml:space="preserve"> :</w:t>
      </w:r>
    </w:p>
    <w:p w14:paraId="40536A95" w14:textId="77777777"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5B2CBA28" w14:textId="77777777" w:rsidR="00E350EC" w:rsidRPr="00E77497" w:rsidRDefault="00E350EC" w:rsidP="00E350EC">
      <w:pPr>
        <w:pStyle w:val="SyntaxRule"/>
      </w:pPr>
      <w:r>
        <w:t>SpreadElement</w:t>
      </w:r>
      <w:r w:rsidRPr="00E77497">
        <w:t xml:space="preserve"> </w:t>
      </w:r>
      <w:r w:rsidRPr="00E77497">
        <w:rPr>
          <w:rFonts w:ascii="Arial" w:hAnsi="Arial" w:cs="Arial"/>
          <w:b/>
          <w:i w:val="0"/>
        </w:rPr>
        <w:t>:</w:t>
      </w:r>
    </w:p>
    <w:p w14:paraId="5DEE7D2D" w14:textId="77777777" w:rsidR="00E350EC" w:rsidRPr="00E77497" w:rsidRDefault="00AE36B6" w:rsidP="00E350EC">
      <w:pPr>
        <w:pStyle w:val="SyntaxDefinition"/>
      </w:pPr>
      <w:r>
        <w:rPr>
          <w:rFonts w:ascii="Courier New" w:hAnsi="Courier New" w:cs="Courier New"/>
          <w:b/>
          <w:i w:val="0"/>
        </w:rPr>
        <w:t>...</w:t>
      </w:r>
      <w:r w:rsidR="00E350EC" w:rsidRPr="00E77497">
        <w:rPr>
          <w:rFonts w:ascii="Courier New" w:hAnsi="Courier New" w:cs="Courier New"/>
          <w:b/>
          <w:i w:val="0"/>
        </w:rPr>
        <w:t xml:space="preserve"> </w:t>
      </w:r>
      <w:r w:rsidR="00E350EC" w:rsidRPr="00E77497">
        <w:t>AssignmentExpression</w:t>
      </w:r>
    </w:p>
    <w:p w14:paraId="21450FBA" w14:textId="77777777" w:rsidR="008753AB" w:rsidRPr="001A49B2" w:rsidDel="00382137" w:rsidRDefault="008753AB">
      <w:pPr>
        <w:tabs>
          <w:tab w:val="left" w:pos="2385"/>
        </w:tabs>
        <w:rPr>
          <w:del w:id="3773" w:author="Rev 19 Allen Wirfs-Brock" w:date="2013-09-11T19:20:00Z"/>
          <w:rFonts w:ascii="Helvetica" w:hAnsi="Helvetica"/>
          <w:b/>
        </w:rPr>
        <w:pPrChange w:id="3774" w:author="Rev 19 Allen Wirfs-Brock" w:date="2013-09-11T19:20:00Z">
          <w:pPr/>
        </w:pPrChange>
      </w:pPr>
      <w:del w:id="3775" w:author="Rev 19 Allen Wirfs-Brock" w:date="2013-09-11T19:20:00Z">
        <w:r w:rsidRPr="001A49B2" w:rsidDel="00382137">
          <w:rPr>
            <w:rFonts w:ascii="Helvetica" w:hAnsi="Helvetica"/>
            <w:b/>
          </w:rPr>
          <w:delText>Static Semantics</w:delText>
        </w:r>
      </w:del>
    </w:p>
    <w:p w14:paraId="71790704" w14:textId="77777777" w:rsidR="000D108B" w:rsidRPr="00E77497" w:rsidRDefault="000D108B" w:rsidP="006A78DC">
      <w:pPr>
        <w:pStyle w:val="51"/>
      </w:pPr>
      <w:r w:rsidRPr="00E77497">
        <w:t xml:space="preserve">Static Semantics:  </w:t>
      </w:r>
      <w:r w:rsidR="00365BF7">
        <w:rPr>
          <w:lang w:eastAsia="en-US"/>
        </w:rPr>
        <w:t>Elis</w:t>
      </w:r>
      <w:r w:rsidR="00E350EC">
        <w:rPr>
          <w:lang w:eastAsia="en-US"/>
        </w:rPr>
        <w:t>i</w:t>
      </w:r>
      <w:r w:rsidR="00365BF7">
        <w:rPr>
          <w:lang w:eastAsia="en-US"/>
        </w:rPr>
        <w:t>on</w:t>
      </w:r>
      <w:r w:rsidR="00E350EC">
        <w:rPr>
          <w:lang w:eastAsia="en-US"/>
        </w:rPr>
        <w:t xml:space="preserve"> </w:t>
      </w:r>
      <w:r w:rsidR="00365BF7">
        <w:rPr>
          <w:lang w:eastAsia="en-US"/>
        </w:rPr>
        <w:t>Width</w:t>
      </w:r>
    </w:p>
    <w:p w14:paraId="4B0F2A5A" w14:textId="77777777"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p>
    <w:p w14:paraId="1FD888F4" w14:textId="77777777" w:rsidR="00365BF7" w:rsidRPr="00E77497" w:rsidRDefault="00365BF7" w:rsidP="00365BF7">
      <w:pPr>
        <w:pStyle w:val="Alg4"/>
        <w:numPr>
          <w:ilvl w:val="0"/>
          <w:numId w:val="46"/>
        </w:numPr>
        <w:spacing w:after="220"/>
        <w:contextualSpacing/>
      </w:pPr>
      <w:r w:rsidRPr="00E77497">
        <w:t>Return the numeric value 1.</w:t>
      </w:r>
    </w:p>
    <w:p w14:paraId="510AAC57" w14:textId="77777777"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p>
    <w:p w14:paraId="21826C2F" w14:textId="77777777" w:rsidR="00365BF7" w:rsidRPr="00E77497" w:rsidRDefault="00365BF7" w:rsidP="00597D1C">
      <w:pPr>
        <w:pStyle w:val="Alg4"/>
        <w:numPr>
          <w:ilvl w:val="0"/>
          <w:numId w:val="922"/>
        </w:numPr>
        <w:spacing w:after="220"/>
        <w:contextualSpacing/>
      </w:pPr>
      <w:r w:rsidRPr="00E77497">
        <w:t xml:space="preserve">Let </w:t>
      </w:r>
      <w:r w:rsidRPr="00E77497">
        <w:rPr>
          <w:i/>
        </w:rPr>
        <w:t>preceding</w:t>
      </w:r>
      <w:r w:rsidRPr="00E77497">
        <w:t xml:space="preserve"> be the </w:t>
      </w:r>
      <w:r>
        <w:t>Elis</w:t>
      </w:r>
      <w:r w:rsidR="00A80BCD">
        <w:t>i</w:t>
      </w:r>
      <w:r>
        <w:t>on</w:t>
      </w:r>
      <w:r w:rsidR="00A80BCD">
        <w:t xml:space="preserve"> </w:t>
      </w:r>
      <w:r>
        <w:t>Width of</w:t>
      </w:r>
      <w:r w:rsidRPr="00E77497">
        <w:t xml:space="preserve"> </w:t>
      </w:r>
      <w:r w:rsidRPr="00E77497">
        <w:rPr>
          <w:i/>
        </w:rPr>
        <w:t>Elision</w:t>
      </w:r>
      <w:r w:rsidRPr="00E77497">
        <w:t>.</w:t>
      </w:r>
    </w:p>
    <w:p w14:paraId="237D141A" w14:textId="77777777" w:rsidR="00365BF7" w:rsidRPr="00E77497" w:rsidRDefault="00365BF7" w:rsidP="00597D1C">
      <w:pPr>
        <w:pStyle w:val="Alg4"/>
        <w:numPr>
          <w:ilvl w:val="0"/>
          <w:numId w:val="922"/>
        </w:numPr>
        <w:spacing w:after="220"/>
        <w:contextualSpacing/>
      </w:pPr>
      <w:r w:rsidRPr="00E77497">
        <w:t xml:space="preserve">Return </w:t>
      </w:r>
      <w:r w:rsidRPr="00E77497">
        <w:rPr>
          <w:i/>
        </w:rPr>
        <w:t>preceding</w:t>
      </w:r>
      <w:r w:rsidRPr="00E77497">
        <w:t>+1.</w:t>
      </w:r>
    </w:p>
    <w:p w14:paraId="1078F8CC" w14:textId="77777777" w:rsidR="008753AB" w:rsidRPr="001A49B2" w:rsidDel="00693A3A" w:rsidRDefault="008753AB" w:rsidP="0054772B">
      <w:pPr>
        <w:keepNext/>
        <w:rPr>
          <w:del w:id="3776" w:author="Rev 19 Allen Wirfs-Brock" w:date="2013-09-11T17:23:00Z"/>
          <w:rFonts w:ascii="Helvetica" w:hAnsi="Helvetica"/>
          <w:b/>
        </w:rPr>
      </w:pPr>
      <w:del w:id="3777" w:author="Rev 19 Allen Wirfs-Brock" w:date="2013-09-11T17:23:00Z">
        <w:r w:rsidRPr="001A49B2" w:rsidDel="00693A3A">
          <w:rPr>
            <w:rFonts w:ascii="Helvetica" w:hAnsi="Helvetica"/>
            <w:b/>
          </w:rPr>
          <w:delText>Runtime Semantics</w:delText>
        </w:r>
      </w:del>
    </w:p>
    <w:p w14:paraId="0BED6B4D" w14:textId="77777777" w:rsidR="00980C14" w:rsidRDefault="00980C14" w:rsidP="006A78DC">
      <w:pPr>
        <w:pStyle w:val="51"/>
        <w:rPr>
          <w:spacing w:val="6"/>
        </w:rPr>
      </w:pPr>
      <w:r w:rsidRPr="00E77497">
        <w:t xml:space="preserve">Runtime Semantics: </w:t>
      </w:r>
      <w:r>
        <w:rPr>
          <w:spacing w:val="6"/>
        </w:rPr>
        <w:t>Array Accumulation</w:t>
      </w:r>
    </w:p>
    <w:p w14:paraId="2E3A1D80" w14:textId="77777777" w:rsidR="00E6393B" w:rsidRPr="004418C4" w:rsidRDefault="00E6393B" w:rsidP="00E6393B">
      <w:pPr>
        <w:ind w:left="360"/>
      </w:pPr>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p>
    <w:p w14:paraId="068A77A4" w14:textId="77777777"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14:paraId="091C94A4" w14:textId="77777777" w:rsidR="00E70C3C" w:rsidRPr="00E77497" w:rsidRDefault="00E70C3C" w:rsidP="00E70C3C">
      <w:pPr>
        <w:pStyle w:val="Alg4"/>
        <w:numPr>
          <w:ilvl w:val="0"/>
          <w:numId w:val="44"/>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14:paraId="287F04B0" w14:textId="77777777"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14:paraId="2BE394C1" w14:textId="77777777"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14:paraId="54CE6829" w14:textId="77777777" w:rsidR="005E1B82" w:rsidRDefault="006552DF" w:rsidP="005E1B82">
      <w:pPr>
        <w:pStyle w:val="Alg4"/>
        <w:numPr>
          <w:ilvl w:val="0"/>
          <w:numId w:val="44"/>
        </w:numPr>
        <w:spacing w:after="220"/>
        <w:contextualSpacing/>
      </w:pPr>
      <w:r>
        <w:t>ReturnIfAbrupt(</w:t>
      </w:r>
      <w:r>
        <w:rPr>
          <w:i/>
        </w:rPr>
        <w:t>initV</w:t>
      </w:r>
      <w:r w:rsidRPr="006552DF">
        <w:rPr>
          <w:i/>
        </w:rPr>
        <w:t>alue</w:t>
      </w:r>
      <w:r>
        <w:t>)</w:t>
      </w:r>
      <w:r w:rsidR="005E1B82">
        <w:t>.</w:t>
      </w:r>
    </w:p>
    <w:p w14:paraId="0D7EC1A4" w14:textId="77777777" w:rsidR="00E70C3C" w:rsidRPr="00E77497" w:rsidRDefault="008B459B" w:rsidP="008B459B">
      <w:pPr>
        <w:pStyle w:val="Alg4"/>
        <w:numPr>
          <w:ilvl w:val="0"/>
          <w:numId w:val="44"/>
        </w:numPr>
        <w:spacing w:after="220"/>
        <w:contextualSpacing/>
      </w:pPr>
      <w:r>
        <w:t xml:space="preserve">Let </w:t>
      </w:r>
      <w:r w:rsidRPr="008B459B">
        <w:rPr>
          <w:i/>
          <w:iCs/>
        </w:rPr>
        <w:t>created</w:t>
      </w:r>
      <w:r>
        <w:t xml:space="preserve"> be the result </w:t>
      </w:r>
      <w:r w:rsidR="00CB0150">
        <w:t>o</w:t>
      </w:r>
      <w:r>
        <w:t xml:space="preserve">f calling </w:t>
      </w:r>
      <w:r w:rsidR="00E70C3C" w:rsidRPr="00E77497">
        <w:t xml:space="preserve">the [[DefineOwnProperty]] internal method of </w:t>
      </w:r>
      <w:r w:rsidR="00E70C3C" w:rsidRPr="00E77497">
        <w:rPr>
          <w:i/>
        </w:rPr>
        <w:t xml:space="preserve">array </w:t>
      </w:r>
      <w:r w:rsidR="00E70C3C" w:rsidRPr="00E77497">
        <w:t>with arguments ToString(</w:t>
      </w:r>
      <w:r w:rsidR="00B32143" w:rsidRPr="00E77497">
        <w:t>ToUint32(</w:t>
      </w:r>
      <w:r w:rsidR="00E70C3C">
        <w:rPr>
          <w:i/>
        </w:rPr>
        <w:t>next</w:t>
      </w:r>
      <w:r w:rsidR="00E70C3C" w:rsidRPr="00E77497">
        <w:rPr>
          <w:i/>
        </w:rPr>
        <w:t>Index</w:t>
      </w:r>
      <w:r w:rsidR="00E70C3C">
        <w:rPr>
          <w:i/>
        </w:rPr>
        <w:t>+padding</w:t>
      </w:r>
      <w:r w:rsidR="00E70C3C" w:rsidRPr="00B32143">
        <w:t>)</w:t>
      </w:r>
      <w:r w:rsidR="00B32143">
        <w:t>)</w:t>
      </w:r>
      <w:r w:rsidR="007439B1">
        <w:t xml:space="preserve"> and</w:t>
      </w:r>
      <w:r w:rsidR="00E70C3C" w:rsidRPr="00E77497">
        <w:t xml:space="preserve">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14:paraId="52D774C3" w14:textId="77777777" w:rsidR="007439B1" w:rsidRDefault="007439B1" w:rsidP="008B459B">
      <w:pPr>
        <w:pStyle w:val="Alg4"/>
        <w:numPr>
          <w:ilvl w:val="0"/>
          <w:numId w:val="44"/>
        </w:numPr>
        <w:spacing w:after="220"/>
        <w:contextualSpacing/>
      </w:pPr>
      <w:r>
        <w:t>Assert</w:t>
      </w:r>
      <w:r w:rsidRPr="00C93947">
        <w:t>:</w:t>
      </w:r>
      <w:r w:rsidR="00C93947">
        <w:t xml:space="preserve"> </w:t>
      </w:r>
      <w:r w:rsidR="008B459B">
        <w:rPr>
          <w:i/>
          <w:iCs/>
        </w:rPr>
        <w:t>created</w:t>
      </w:r>
      <w:r w:rsidR="008B459B">
        <w:t xml:space="preserve"> is </w:t>
      </w:r>
      <w:r w:rsidR="008B459B">
        <w:rPr>
          <w:b/>
          <w:bCs/>
        </w:rPr>
        <w:t>true</w:t>
      </w:r>
      <w:r w:rsidRPr="00E74C84">
        <w:rPr>
          <w:i/>
          <w:iCs/>
        </w:rPr>
        <w:t>.</w:t>
      </w:r>
    </w:p>
    <w:p w14:paraId="2EA741EB" w14:textId="77777777" w:rsidR="00E70C3C" w:rsidRPr="00E77497" w:rsidRDefault="00E70C3C" w:rsidP="00E70C3C">
      <w:pPr>
        <w:pStyle w:val="Alg4"/>
        <w:numPr>
          <w:ilvl w:val="0"/>
          <w:numId w:val="44"/>
        </w:numPr>
        <w:spacing w:after="220"/>
        <w:contextualSpacing/>
      </w:pPr>
      <w:r w:rsidRPr="00E77497">
        <w:t xml:space="preserve">Return </w:t>
      </w:r>
      <w:r>
        <w:rPr>
          <w:i/>
        </w:rPr>
        <w:t>next</w:t>
      </w:r>
      <w:r w:rsidRPr="00E77497">
        <w:rPr>
          <w:i/>
        </w:rPr>
        <w:t>Index</w:t>
      </w:r>
      <w:r>
        <w:rPr>
          <w:i/>
        </w:rPr>
        <w:t>+padding+</w:t>
      </w:r>
      <w:r w:rsidRPr="00E70C3C">
        <w:t>1</w:t>
      </w:r>
      <w:r w:rsidRPr="00E77497">
        <w:t>.</w:t>
      </w:r>
    </w:p>
    <w:p w14:paraId="6198AF7B" w14:textId="77777777"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p>
    <w:p w14:paraId="3990FD17" w14:textId="77777777" w:rsidR="006A2DB4" w:rsidRPr="00E77497" w:rsidRDefault="006A2DB4" w:rsidP="006A2DB4">
      <w:pPr>
        <w:pStyle w:val="Alg4"/>
        <w:numPr>
          <w:ilvl w:val="0"/>
          <w:numId w:val="417"/>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14:paraId="0A4A3B6B" w14:textId="77777777" w:rsidR="006A2DB4" w:rsidRPr="00E77497" w:rsidRDefault="006A2DB4" w:rsidP="006A2DB4">
      <w:pPr>
        <w:pStyle w:val="Alg4"/>
        <w:numPr>
          <w:ilvl w:val="0"/>
          <w:numId w:val="417"/>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sidRPr="006A2DB4">
        <w:rPr>
          <w:i/>
        </w:rPr>
        <w:t>nextIndex</w:t>
      </w:r>
      <w:r>
        <w:t>+</w:t>
      </w:r>
      <w:r w:rsidRPr="006A2DB4">
        <w:rPr>
          <w:i/>
        </w:rPr>
        <w:t>padding</w:t>
      </w:r>
      <w:r w:rsidRPr="00E77497">
        <w:t>.</w:t>
      </w:r>
    </w:p>
    <w:p w14:paraId="5CD6261A" w14:textId="77777777"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14:paraId="1E80900F" w14:textId="77777777" w:rsidR="00E70C3C" w:rsidRPr="00E77497" w:rsidRDefault="00E70C3C" w:rsidP="00E70C3C">
      <w:pPr>
        <w:pStyle w:val="Alg4"/>
        <w:numPr>
          <w:ilvl w:val="0"/>
          <w:numId w:val="45"/>
        </w:numPr>
        <w:spacing w:after="220"/>
        <w:contextualSpacing/>
      </w:pPr>
      <w:r w:rsidRPr="00E77497">
        <w:t xml:space="preserve">Let </w:t>
      </w:r>
      <w:r w:rsidR="006A2DB4">
        <w:rPr>
          <w:i/>
        </w:rPr>
        <w:t xml:space="preserve">postIndex </w:t>
      </w:r>
      <w:r w:rsidRPr="00E77497">
        <w:rPr>
          <w:i/>
        </w:rPr>
        <w:t xml:space="preserve"> </w:t>
      </w:r>
      <w:r w:rsidRPr="00E77497">
        <w:t xml:space="preserve">be the result of </w:t>
      </w:r>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r w:rsidRPr="00E77497">
        <w:t>.</w:t>
      </w:r>
    </w:p>
    <w:p w14:paraId="45235668" w14:textId="77777777" w:rsidR="005E1B82" w:rsidRDefault="006552DF" w:rsidP="005E1B82">
      <w:pPr>
        <w:pStyle w:val="Alg4"/>
        <w:numPr>
          <w:ilvl w:val="0"/>
          <w:numId w:val="45"/>
        </w:numPr>
        <w:spacing w:after="220"/>
        <w:contextualSpacing/>
      </w:pPr>
      <w:r>
        <w:t>ReturnIfAbrupt(</w:t>
      </w:r>
      <w:r>
        <w:rPr>
          <w:i/>
        </w:rPr>
        <w:t>postIndex</w:t>
      </w:r>
      <w:r>
        <w:t>)</w:t>
      </w:r>
      <w:r w:rsidR="005E1B82">
        <w:t>.</w:t>
      </w:r>
    </w:p>
    <w:p w14:paraId="77B6AE24" w14:textId="77777777" w:rsidR="00E70C3C" w:rsidRPr="00E77497" w:rsidRDefault="006A2DB4" w:rsidP="00E70C3C">
      <w:pPr>
        <w:pStyle w:val="Alg4"/>
        <w:numPr>
          <w:ilvl w:val="0"/>
          <w:numId w:val="45"/>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14:paraId="36439D87" w14:textId="77777777"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14:paraId="5AFF2706" w14:textId="77777777"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14:paraId="0988E900" w14:textId="77777777" w:rsidR="005E1B82" w:rsidRDefault="006552DF" w:rsidP="005E1B82">
      <w:pPr>
        <w:pStyle w:val="Alg4"/>
        <w:numPr>
          <w:ilvl w:val="0"/>
          <w:numId w:val="45"/>
        </w:numPr>
        <w:spacing w:after="220"/>
        <w:contextualSpacing/>
      </w:pPr>
      <w:r>
        <w:t>ReturnIfAbrupt(</w:t>
      </w:r>
      <w:r w:rsidRPr="00E77497">
        <w:rPr>
          <w:i/>
        </w:rPr>
        <w:t>initValue</w:t>
      </w:r>
      <w:r>
        <w:t>)</w:t>
      </w:r>
      <w:r w:rsidR="005E1B82">
        <w:t>.</w:t>
      </w:r>
    </w:p>
    <w:p w14:paraId="645F53FA" w14:textId="77777777" w:rsidR="00E70C3C" w:rsidRPr="00E77497" w:rsidRDefault="008B459B" w:rsidP="007439B1">
      <w:pPr>
        <w:pStyle w:val="Alg4"/>
        <w:numPr>
          <w:ilvl w:val="0"/>
          <w:numId w:val="45"/>
        </w:numPr>
        <w:spacing w:after="220"/>
        <w:contextualSpacing/>
      </w:pPr>
      <w:r>
        <w:t xml:space="preserve">Let </w:t>
      </w:r>
      <w:r w:rsidRPr="008B459B">
        <w:rPr>
          <w:i/>
          <w:iCs/>
        </w:rPr>
        <w:t>created</w:t>
      </w:r>
      <w:r>
        <w:t xml:space="preserve"> be the result </w:t>
      </w:r>
      <w:r w:rsidR="00CB0150">
        <w:t>of</w:t>
      </w:r>
      <w:r>
        <w:t xml:space="preserve"> calling </w:t>
      </w:r>
      <w:r w:rsidR="00E70C3C" w:rsidRPr="00E77497">
        <w:t xml:space="preserve">the [[DefineOwnProperty]] internal method of </w:t>
      </w:r>
      <w:r w:rsidR="00E70C3C" w:rsidRPr="00E77497">
        <w:rPr>
          <w:i/>
        </w:rPr>
        <w:t xml:space="preserve">array </w:t>
      </w:r>
      <w:r w:rsidR="00E70C3C" w:rsidRPr="00E77497">
        <w:t>with arguments ToString(ToUint32(</w:t>
      </w:r>
      <w:r w:rsidR="00B32143">
        <w:rPr>
          <w:i/>
        </w:rPr>
        <w:t>postIndex</w:t>
      </w:r>
      <w:r w:rsidR="00E70C3C" w:rsidRPr="00E77497">
        <w:t>+</w:t>
      </w:r>
      <w:r w:rsidR="00B32143">
        <w:rPr>
          <w:i/>
        </w:rPr>
        <w:t>padding</w:t>
      </w:r>
      <w:r w:rsidR="00E70C3C" w:rsidRPr="00E77497">
        <w:t xml:space="preserve">)) and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14:paraId="382599C1" w14:textId="77777777" w:rsidR="007439B1" w:rsidRDefault="007439B1" w:rsidP="008B459B">
      <w:pPr>
        <w:pStyle w:val="Alg4"/>
        <w:numPr>
          <w:ilvl w:val="0"/>
          <w:numId w:val="45"/>
        </w:numPr>
        <w:spacing w:after="220"/>
        <w:contextualSpacing/>
      </w:pPr>
      <w:r>
        <w:t xml:space="preserve">Assert: </w:t>
      </w:r>
      <w:r w:rsidR="008B459B">
        <w:rPr>
          <w:i/>
          <w:iCs/>
        </w:rPr>
        <w:t>created</w:t>
      </w:r>
      <w:r w:rsidR="008B459B">
        <w:t xml:space="preserve"> is </w:t>
      </w:r>
      <w:r w:rsidR="008B459B">
        <w:rPr>
          <w:b/>
          <w:bCs/>
        </w:rPr>
        <w:t>true</w:t>
      </w:r>
      <w:r>
        <w:t>.</w:t>
      </w:r>
    </w:p>
    <w:p w14:paraId="1588453A" w14:textId="77777777" w:rsidR="00E70C3C" w:rsidRPr="00E77497" w:rsidRDefault="00E70C3C" w:rsidP="00E70C3C">
      <w:pPr>
        <w:pStyle w:val="Alg4"/>
        <w:numPr>
          <w:ilvl w:val="0"/>
          <w:numId w:val="45"/>
        </w:numPr>
        <w:spacing w:after="220"/>
        <w:contextualSpacing/>
      </w:pPr>
      <w:r w:rsidRPr="00E77497">
        <w:t xml:space="preserve">Return </w:t>
      </w:r>
      <w:r w:rsidR="00B32143">
        <w:rPr>
          <w:i/>
        </w:rPr>
        <w:t>postIndex</w:t>
      </w:r>
      <w:r w:rsidR="00B32143" w:rsidRPr="00E77497">
        <w:t>+</w:t>
      </w:r>
      <w:r w:rsidR="00B32143">
        <w:rPr>
          <w:i/>
        </w:rPr>
        <w:t>padding+</w:t>
      </w:r>
      <w:r w:rsidR="00B32143" w:rsidRPr="00E70C3C">
        <w:t>1</w:t>
      </w:r>
      <w:r w:rsidRPr="00E77497">
        <w:t>.</w:t>
      </w:r>
    </w:p>
    <w:p w14:paraId="27D479D2" w14:textId="77777777"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p>
    <w:p w14:paraId="1D522629" w14:textId="77777777" w:rsidR="00EF30EA" w:rsidRPr="00E77497" w:rsidRDefault="00EF30EA" w:rsidP="00EF30EA">
      <w:pPr>
        <w:pStyle w:val="Alg4"/>
        <w:numPr>
          <w:ilvl w:val="0"/>
          <w:numId w:val="418"/>
        </w:numPr>
        <w:spacing w:after="220"/>
        <w:contextualSpacing/>
      </w:pPr>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p>
    <w:p w14:paraId="738EC790" w14:textId="77777777" w:rsidR="00CE3355" w:rsidRDefault="006552DF" w:rsidP="00CE3355">
      <w:pPr>
        <w:pStyle w:val="Alg4"/>
        <w:numPr>
          <w:ilvl w:val="0"/>
          <w:numId w:val="418"/>
        </w:numPr>
        <w:spacing w:after="220"/>
        <w:contextualSpacing/>
      </w:pPr>
      <w:r>
        <w:t>ReturnIfAbrupt(</w:t>
      </w:r>
      <w:r>
        <w:rPr>
          <w:i/>
        </w:rPr>
        <w:t>postIndex</w:t>
      </w:r>
      <w:r>
        <w:t>)</w:t>
      </w:r>
      <w:r w:rsidR="00CE3355">
        <w:t>.</w:t>
      </w:r>
    </w:p>
    <w:p w14:paraId="478AC2E4" w14:textId="77777777" w:rsidR="00E70C3C" w:rsidRPr="00E77497" w:rsidRDefault="00597D1C" w:rsidP="00E70C3C">
      <w:pPr>
        <w:pStyle w:val="Alg4"/>
        <w:numPr>
          <w:ilvl w:val="0"/>
          <w:numId w:val="418"/>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31638E1B" w14:textId="77777777" w:rsidR="00EF30EA" w:rsidRPr="00E77497" w:rsidRDefault="00EF30EA" w:rsidP="00EF30EA">
      <w:pPr>
        <w:pStyle w:val="Alg4"/>
        <w:numPr>
          <w:ilvl w:val="0"/>
          <w:numId w:val="418"/>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p>
    <w:p w14:paraId="534F5D27" w14:textId="77777777" w:rsidR="006A2DB4" w:rsidRPr="00E77497" w:rsidRDefault="006A2DB4" w:rsidP="00C1136A">
      <w:r w:rsidRPr="007211F8">
        <w:rPr>
          <w:rStyle w:val="bnf"/>
        </w:rPr>
        <w:t>SpreadElement</w:t>
      </w:r>
      <w:r w:rsidR="00EF30EA">
        <w:rPr>
          <w:rStyle w:val="bnf"/>
        </w:rPr>
        <w:t xml:space="preserve"> </w:t>
      </w:r>
      <w:r w:rsidRPr="00E77497">
        <w:rPr>
          <w:b/>
        </w:rPr>
        <w:t>:</w:t>
      </w:r>
      <w:r w:rsidRPr="00E77497">
        <w:t xml:space="preserve">  </w:t>
      </w:r>
      <w:r w:rsidR="00C1136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p>
    <w:p w14:paraId="26B5759D" w14:textId="77777777"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14:paraId="1A6DD6B6" w14:textId="77777777"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14:paraId="02D2D352" w14:textId="77777777" w:rsidR="006A2DB4" w:rsidRPr="00B820AB" w:rsidRDefault="006A2DB4" w:rsidP="006A2DB4">
      <w:pPr>
        <w:pStyle w:val="Alg4"/>
        <w:numPr>
          <w:ilvl w:val="0"/>
          <w:numId w:val="628"/>
        </w:numPr>
        <w:contextualSpacing/>
      </w:pPr>
      <w:commentRangeStart w:id="3778"/>
      <w:r w:rsidRPr="00E77497">
        <w:t xml:space="preserve">Let </w:t>
      </w:r>
      <w:r w:rsidRPr="00E77497">
        <w:rPr>
          <w:i/>
        </w:rPr>
        <w:t>spreadObj</w:t>
      </w:r>
      <w:r w:rsidRPr="00E77497">
        <w:t xml:space="preserve"> be ToObject(</w:t>
      </w:r>
      <w:r w:rsidRPr="00E77497">
        <w:rPr>
          <w:i/>
        </w:rPr>
        <w:t>spreadValue</w:t>
      </w:r>
      <w:r w:rsidRPr="00E77497">
        <w:t>).</w:t>
      </w:r>
      <w:commentRangeEnd w:id="3778"/>
      <w:r w:rsidRPr="00E77497">
        <w:rPr>
          <w:rStyle w:val="af6"/>
          <w:rFonts w:ascii="Arial" w:eastAsia="MS Mincho" w:hAnsi="Arial"/>
          <w:spacing w:val="0"/>
          <w:lang w:val="en-GB" w:eastAsia="ja-JP"/>
        </w:rPr>
        <w:commentReference w:id="3778"/>
      </w:r>
    </w:p>
    <w:p w14:paraId="6D01A40A" w14:textId="77777777" w:rsidR="00CE3355" w:rsidRDefault="006552DF" w:rsidP="00415961">
      <w:pPr>
        <w:pStyle w:val="Alg4"/>
        <w:numPr>
          <w:ilvl w:val="0"/>
          <w:numId w:val="628"/>
        </w:numPr>
        <w:contextualSpacing/>
      </w:pPr>
      <w:r>
        <w:t>ReturnIfAbrupt(</w:t>
      </w:r>
      <w:r w:rsidRPr="00E77497">
        <w:rPr>
          <w:i/>
        </w:rPr>
        <w:t>spreadObj</w:t>
      </w:r>
      <w:r>
        <w:t>)</w:t>
      </w:r>
      <w:r w:rsidR="00CE3355">
        <w:t>.</w:t>
      </w:r>
    </w:p>
    <w:p w14:paraId="72FEF6C3" w14:textId="77777777" w:rsidR="006A2DB4" w:rsidRPr="00E77497" w:rsidRDefault="006A2DB4" w:rsidP="00F9037E">
      <w:pPr>
        <w:pStyle w:val="Alg3"/>
        <w:numPr>
          <w:ilvl w:val="0"/>
          <w:numId w:val="628"/>
        </w:numPr>
      </w:pPr>
      <w:r w:rsidRPr="00675B74">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sidRPr="00F9037E">
        <w:rPr>
          <w:rFonts w:ascii="Courier New" w:hAnsi="Courier New" w:cs="Courier New"/>
          <w:b/>
          <w:bCs/>
        </w:rPr>
        <w:t>"</w:t>
      </w:r>
      <w:r w:rsidRPr="00E77497">
        <w:rPr>
          <w:rFonts w:ascii="Courier New" w:hAnsi="Courier New" w:cs="Courier New"/>
          <w:b/>
        </w:rPr>
        <w:t>length</w:t>
      </w:r>
      <w:r w:rsidR="00F9037E" w:rsidRPr="00F9037E">
        <w:rPr>
          <w:rFonts w:ascii="Courier New" w:hAnsi="Courier New" w:cs="Courier New"/>
          <w:b/>
          <w:bCs/>
        </w:rPr>
        <w:t>"</w:t>
      </w:r>
      <w:r w:rsidR="00F9037E" w:rsidRPr="00844B9F">
        <w:t>)</w:t>
      </w:r>
      <w:r w:rsidRPr="00E77497">
        <w:rPr>
          <w:rFonts w:ascii="Courier New" w:hAnsi="Courier New" w:cs="Courier New"/>
        </w:rPr>
        <w:t>.</w:t>
      </w:r>
    </w:p>
    <w:p w14:paraId="3A4D9399" w14:textId="77777777" w:rsidR="006A2DB4" w:rsidRPr="00E77497" w:rsidRDefault="006A2DB4" w:rsidP="006A2DB4">
      <w:pPr>
        <w:pStyle w:val="Alg3"/>
        <w:numPr>
          <w:ilvl w:val="0"/>
          <w:numId w:val="628"/>
        </w:numPr>
      </w:pPr>
      <w:r w:rsidRPr="00E77497">
        <w:t xml:space="preserve">Let </w:t>
      </w:r>
      <w:r w:rsidRPr="00E77497">
        <w:rPr>
          <w:i/>
        </w:rPr>
        <w:t>spreadLen</w:t>
      </w:r>
      <w:r w:rsidRPr="00E77497">
        <w:t xml:space="preserve"> be ToUint32(</w:t>
      </w:r>
      <w:r w:rsidRPr="00E77497">
        <w:rPr>
          <w:i/>
        </w:rPr>
        <w:t>lenVal</w:t>
      </w:r>
      <w:r w:rsidRPr="00E77497">
        <w:t>).</w:t>
      </w:r>
    </w:p>
    <w:p w14:paraId="4D2418B1" w14:textId="77777777" w:rsidR="0080491B" w:rsidRDefault="0080491B" w:rsidP="006A2DB4">
      <w:pPr>
        <w:pStyle w:val="Alg3"/>
        <w:numPr>
          <w:ilvl w:val="0"/>
          <w:numId w:val="628"/>
        </w:numPr>
      </w:pPr>
      <w:r>
        <w:t>ReturnIfAbrupt(</w:t>
      </w:r>
      <w:r w:rsidRPr="0080491B">
        <w:rPr>
          <w:i/>
        </w:rPr>
        <w:t>spreadLen</w:t>
      </w:r>
      <w:r>
        <w:t>).</w:t>
      </w:r>
    </w:p>
    <w:p w14:paraId="7CD41C68" w14:textId="77777777" w:rsidR="006A2DB4" w:rsidRPr="00E77497" w:rsidRDefault="006A2DB4" w:rsidP="006A2DB4">
      <w:pPr>
        <w:pStyle w:val="Alg3"/>
        <w:numPr>
          <w:ilvl w:val="0"/>
          <w:numId w:val="628"/>
        </w:numPr>
      </w:pPr>
      <w:r w:rsidRPr="00E77497">
        <w:t xml:space="preserve">Let </w:t>
      </w:r>
      <w:r w:rsidRPr="00E77497">
        <w:rPr>
          <w:i/>
        </w:rPr>
        <w:t>n</w:t>
      </w:r>
      <w:r w:rsidRPr="00E77497">
        <w:t>=0;</w:t>
      </w:r>
    </w:p>
    <w:p w14:paraId="7052C760" w14:textId="77777777" w:rsidR="006A2DB4" w:rsidRPr="00E77497" w:rsidRDefault="006A2DB4" w:rsidP="006A2DB4">
      <w:pPr>
        <w:pStyle w:val="Alg3"/>
        <w:numPr>
          <w:ilvl w:val="0"/>
          <w:numId w:val="628"/>
        </w:numPr>
      </w:pPr>
      <w:r w:rsidRPr="00E77497">
        <w:t xml:space="preserve">Repeat, while </w:t>
      </w:r>
      <w:r w:rsidRPr="00E77497">
        <w:rPr>
          <w:i/>
        </w:rPr>
        <w:t>n</w:t>
      </w:r>
      <w:r w:rsidRPr="00E77497">
        <w:t xml:space="preserve"> &lt; </w:t>
      </w:r>
      <w:r w:rsidRPr="00E77497">
        <w:rPr>
          <w:i/>
        </w:rPr>
        <w:t>spreadLen</w:t>
      </w:r>
    </w:p>
    <w:p w14:paraId="32B7A8FC" w14:textId="77777777" w:rsidR="006A2DB4" w:rsidRPr="00E77497" w:rsidRDefault="006A2DB4" w:rsidP="00542A13">
      <w:pPr>
        <w:pStyle w:val="Alg3"/>
        <w:numPr>
          <w:ilvl w:val="1"/>
          <w:numId w:val="628"/>
        </w:numPr>
        <w:tabs>
          <w:tab w:val="left" w:pos="720"/>
        </w:tabs>
        <w:ind w:left="720"/>
      </w:pPr>
      <w:r w:rsidRPr="00E77497">
        <w:t xml:space="preserve">Let </w:t>
      </w:r>
      <w:r w:rsidRPr="00E77497">
        <w:rPr>
          <w:i/>
        </w:rPr>
        <w:t>exists</w:t>
      </w:r>
      <w:r w:rsidRPr="00E77497">
        <w:t xml:space="preserve"> be the result of </w:t>
      </w:r>
      <w:r w:rsidR="00542A13">
        <w:t>HasProperty(</w:t>
      </w:r>
      <w:r w:rsidRPr="00E77497">
        <w:rPr>
          <w:i/>
        </w:rPr>
        <w:t>spreadObj</w:t>
      </w:r>
      <w:r w:rsidR="00542A13">
        <w:t>,</w:t>
      </w:r>
      <w:r w:rsidRPr="00E77497">
        <w:t xml:space="preserve"> ToString(</w:t>
      </w:r>
      <w:r w:rsidRPr="00E77497">
        <w:rPr>
          <w:i/>
        </w:rPr>
        <w:t>n</w:t>
      </w:r>
      <w:r w:rsidRPr="00E77497">
        <w:t>)</w:t>
      </w:r>
      <w:r w:rsidR="00542A13">
        <w:t>)</w:t>
      </w:r>
      <w:r w:rsidRPr="00E77497">
        <w:t>.</w:t>
      </w:r>
    </w:p>
    <w:p w14:paraId="4ADA8FCE" w14:textId="77777777" w:rsidR="00CF3185" w:rsidRDefault="00CF3185" w:rsidP="006A2DB4">
      <w:pPr>
        <w:pStyle w:val="Alg3"/>
        <w:numPr>
          <w:ilvl w:val="1"/>
          <w:numId w:val="628"/>
        </w:numPr>
        <w:tabs>
          <w:tab w:val="left" w:pos="720"/>
        </w:tabs>
        <w:ind w:left="720"/>
      </w:pPr>
      <w:r>
        <w:t>ReturnIfAbrupt(</w:t>
      </w:r>
      <w:r>
        <w:rPr>
          <w:i/>
          <w:iCs/>
        </w:rPr>
        <w:t>exists</w:t>
      </w:r>
      <w:r>
        <w:t>).</w:t>
      </w:r>
    </w:p>
    <w:p w14:paraId="3DCBBDE2" w14:textId="77777777" w:rsidR="006A2DB4" w:rsidRPr="00E77497" w:rsidRDefault="006A2DB4" w:rsidP="006A2DB4">
      <w:pPr>
        <w:pStyle w:val="Alg3"/>
        <w:numPr>
          <w:ilvl w:val="1"/>
          <w:numId w:val="628"/>
        </w:numPr>
        <w:tabs>
          <w:tab w:val="left" w:pos="720"/>
        </w:tabs>
        <w:ind w:left="720"/>
      </w:pPr>
      <w:r w:rsidRPr="00E77497">
        <w:t xml:space="preserve">If </w:t>
      </w:r>
      <w:r w:rsidRPr="00E77497">
        <w:rPr>
          <w:i/>
        </w:rPr>
        <w:t>exists</w:t>
      </w:r>
      <w:r w:rsidRPr="00E77497">
        <w:t xml:space="preserve"> is </w:t>
      </w:r>
      <w:r w:rsidRPr="00E77497">
        <w:rPr>
          <w:b/>
        </w:rPr>
        <w:t>true</w:t>
      </w:r>
      <w:r w:rsidRPr="00E77497">
        <w:t xml:space="preserve"> then,</w:t>
      </w:r>
    </w:p>
    <w:p w14:paraId="4C405E18" w14:textId="77777777" w:rsidR="006A2DB4" w:rsidRPr="00E77497" w:rsidRDefault="006A2DB4" w:rsidP="00EF30EA">
      <w:pPr>
        <w:pStyle w:val="Alg3"/>
        <w:numPr>
          <w:ilvl w:val="2"/>
          <w:numId w:val="628"/>
        </w:numPr>
        <w:tabs>
          <w:tab w:val="clear" w:pos="2160"/>
          <w:tab w:val="left" w:pos="720"/>
          <w:tab w:val="num" w:pos="1170"/>
        </w:tabs>
        <w:ind w:left="1170" w:hanging="270"/>
      </w:pPr>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p>
    <w:p w14:paraId="5C669423" w14:textId="77777777" w:rsidR="00201F6A" w:rsidRDefault="00201F6A" w:rsidP="00EF30EA">
      <w:pPr>
        <w:pStyle w:val="Alg3"/>
        <w:numPr>
          <w:ilvl w:val="2"/>
          <w:numId w:val="628"/>
        </w:numPr>
        <w:tabs>
          <w:tab w:val="clear" w:pos="2160"/>
          <w:tab w:val="left" w:pos="720"/>
        </w:tabs>
        <w:ind w:left="1170" w:hanging="270"/>
      </w:pPr>
      <w:r>
        <w:t>ReturnIfAbrupt(</w:t>
      </w:r>
      <w:r w:rsidRPr="00201F6A">
        <w:rPr>
          <w:i/>
        </w:rPr>
        <w:t>v</w:t>
      </w:r>
      <w:r>
        <w:t>).</w:t>
      </w:r>
    </w:p>
    <w:p w14:paraId="664DDF40" w14:textId="77777777" w:rsidR="006A2DB4" w:rsidRPr="00E77497" w:rsidRDefault="00CB0150" w:rsidP="007439B1">
      <w:pPr>
        <w:pStyle w:val="Alg3"/>
        <w:numPr>
          <w:ilvl w:val="2"/>
          <w:numId w:val="628"/>
        </w:numPr>
        <w:tabs>
          <w:tab w:val="clear" w:pos="2160"/>
          <w:tab w:val="left" w:pos="720"/>
        </w:tabs>
        <w:ind w:left="1170" w:hanging="270"/>
      </w:pPr>
      <w:r>
        <w:t xml:space="preserve">Let </w:t>
      </w:r>
      <w:r w:rsidRPr="008B459B">
        <w:rPr>
          <w:i/>
          <w:iCs/>
        </w:rPr>
        <w:t>created</w:t>
      </w:r>
      <w:r>
        <w:t xml:space="preserve"> be the result of calling </w:t>
      </w:r>
      <w:r w:rsidR="006A2DB4" w:rsidRPr="00E77497">
        <w:t xml:space="preserve">the [[DefineOwnProperty]] internal method of </w:t>
      </w:r>
      <w:r w:rsidR="006A2DB4" w:rsidRPr="00E77497">
        <w:rPr>
          <w:i/>
        </w:rPr>
        <w:t>array</w:t>
      </w:r>
      <w:r w:rsidR="006A2DB4" w:rsidRPr="00E77497">
        <w:t xml:space="preserve"> with arguments </w:t>
      </w:r>
      <w:commentRangeStart w:id="3779"/>
      <w:r w:rsidR="006A2DB4" w:rsidRPr="00E77497">
        <w:t>ToString(ToUint32(</w:t>
      </w:r>
      <w:r w:rsidR="00EF30EA">
        <w:rPr>
          <w:i/>
        </w:rPr>
        <w:t>nextI</w:t>
      </w:r>
      <w:r w:rsidR="006A2DB4" w:rsidRPr="00E77497">
        <w:rPr>
          <w:i/>
        </w:rPr>
        <w:t>ndex)</w:t>
      </w:r>
      <w:r w:rsidR="006A2DB4" w:rsidRPr="00E77497">
        <w:t>)</w:t>
      </w:r>
      <w:commentRangeEnd w:id="3779"/>
      <w:r w:rsidR="006A2DB4" w:rsidRPr="00E77497">
        <w:rPr>
          <w:rStyle w:val="af6"/>
          <w:rFonts w:ascii="Arial" w:eastAsia="MS Mincho" w:hAnsi="Arial"/>
          <w:spacing w:val="0"/>
          <w:lang w:val="en-GB" w:eastAsia="ja-JP"/>
        </w:rPr>
        <w:commentReference w:id="3779"/>
      </w:r>
      <w:r w:rsidR="007439B1">
        <w:t xml:space="preserve"> and</w:t>
      </w:r>
      <w:r w:rsidR="006A2DB4" w:rsidRPr="00E77497">
        <w:t xml:space="preserve"> Property Descriptor {[[Value]]: </w:t>
      </w:r>
      <w:r w:rsidR="006A2DB4" w:rsidRPr="00E77497">
        <w:rPr>
          <w:i/>
        </w:rPr>
        <w:t>v</w:t>
      </w:r>
      <w:r w:rsidR="006A2DB4" w:rsidRPr="00E77497">
        <w:t xml:space="preserve">, [[Writable]]: </w:t>
      </w:r>
      <w:r w:rsidR="006A2DB4" w:rsidRPr="00E77497">
        <w:rPr>
          <w:b/>
        </w:rPr>
        <w:t>true</w:t>
      </w:r>
      <w:r w:rsidR="006A2DB4" w:rsidRPr="00E77497">
        <w:t xml:space="preserve">, [[Enumerable]]: </w:t>
      </w:r>
      <w:r w:rsidR="006A2DB4" w:rsidRPr="00E77497">
        <w:rPr>
          <w:b/>
        </w:rPr>
        <w:t>true</w:t>
      </w:r>
      <w:r w:rsidR="006A2DB4" w:rsidRPr="00E77497">
        <w:t xml:space="preserve">, [[Configurable]]: </w:t>
      </w:r>
      <w:r w:rsidR="006A2DB4" w:rsidRPr="00E77497">
        <w:rPr>
          <w:b/>
        </w:rPr>
        <w:t>true</w:t>
      </w:r>
      <w:r w:rsidR="006A2DB4" w:rsidRPr="00E77497">
        <w:t>}.</w:t>
      </w:r>
    </w:p>
    <w:p w14:paraId="547A809A" w14:textId="77777777" w:rsidR="007439B1" w:rsidRDefault="007439B1" w:rsidP="00CB0150">
      <w:pPr>
        <w:pStyle w:val="Alg3"/>
        <w:numPr>
          <w:ilvl w:val="2"/>
          <w:numId w:val="628"/>
        </w:numPr>
        <w:tabs>
          <w:tab w:val="clear" w:pos="2160"/>
          <w:tab w:val="left" w:pos="720"/>
        </w:tabs>
        <w:ind w:left="1170" w:hanging="270"/>
      </w:pPr>
      <w:r>
        <w:t xml:space="preserve">Assert: </w:t>
      </w:r>
      <w:r w:rsidR="00CB0150">
        <w:rPr>
          <w:i/>
          <w:iCs/>
        </w:rPr>
        <w:t>created</w:t>
      </w:r>
      <w:r w:rsidR="00CB0150">
        <w:t xml:space="preserve"> is </w:t>
      </w:r>
      <w:r w:rsidR="00CB0150">
        <w:rPr>
          <w:b/>
          <w:bCs/>
        </w:rPr>
        <w:t>true</w:t>
      </w:r>
      <w:r>
        <w:t>.</w:t>
      </w:r>
    </w:p>
    <w:p w14:paraId="7AA4726D" w14:textId="77777777" w:rsidR="006A2DB4" w:rsidRPr="00E77497" w:rsidRDefault="006A2DB4" w:rsidP="006A2DB4">
      <w:pPr>
        <w:pStyle w:val="Alg3"/>
        <w:numPr>
          <w:ilvl w:val="1"/>
          <w:numId w:val="628"/>
        </w:numPr>
        <w:tabs>
          <w:tab w:val="left" w:pos="720"/>
        </w:tabs>
        <w:ind w:left="720"/>
      </w:pPr>
      <w:r w:rsidRPr="00E77497">
        <w:t xml:space="preserve">Let </w:t>
      </w:r>
      <w:r w:rsidRPr="00E77497">
        <w:rPr>
          <w:i/>
        </w:rPr>
        <w:t>n</w:t>
      </w:r>
      <w:r w:rsidRPr="00E77497">
        <w:t xml:space="preserve"> = </w:t>
      </w:r>
      <w:r w:rsidRPr="00E77497">
        <w:rPr>
          <w:i/>
        </w:rPr>
        <w:t>n</w:t>
      </w:r>
      <w:r w:rsidRPr="00E77497">
        <w:t>+1.</w:t>
      </w:r>
    </w:p>
    <w:p w14:paraId="11C6C1AD" w14:textId="77777777" w:rsidR="006A2DB4" w:rsidRPr="00E77497" w:rsidRDefault="006A2DB4" w:rsidP="006A2DB4">
      <w:pPr>
        <w:pStyle w:val="Alg3"/>
        <w:numPr>
          <w:ilvl w:val="1"/>
          <w:numId w:val="628"/>
        </w:numPr>
        <w:tabs>
          <w:tab w:val="left" w:pos="720"/>
        </w:tabs>
        <w:ind w:left="720"/>
      </w:pPr>
      <w:r w:rsidRPr="00E77497">
        <w:t xml:space="preserve">Let </w:t>
      </w:r>
      <w:r w:rsidR="00EF30EA">
        <w:rPr>
          <w:i/>
        </w:rPr>
        <w:t>nextI</w:t>
      </w:r>
      <w:r w:rsidRPr="00E77497">
        <w:rPr>
          <w:i/>
        </w:rPr>
        <w:t>ndex</w:t>
      </w:r>
      <w:r w:rsidRPr="00E77497">
        <w:t xml:space="preserve"> = </w:t>
      </w:r>
      <w:r w:rsidR="00EF30EA">
        <w:rPr>
          <w:i/>
        </w:rPr>
        <w:t>nextI</w:t>
      </w:r>
      <w:r w:rsidRPr="00E77497">
        <w:rPr>
          <w:i/>
        </w:rPr>
        <w:t>ndex</w:t>
      </w:r>
      <w:r w:rsidRPr="00E77497">
        <w:t xml:space="preserve"> +1.</w:t>
      </w:r>
    </w:p>
    <w:p w14:paraId="1100C9EA" w14:textId="77777777" w:rsidR="006A2DB4" w:rsidRPr="00E77497" w:rsidRDefault="006A2DB4" w:rsidP="006A2DB4">
      <w:pPr>
        <w:pStyle w:val="Alg4"/>
        <w:numPr>
          <w:ilvl w:val="0"/>
          <w:numId w:val="628"/>
        </w:numPr>
        <w:spacing w:after="220"/>
        <w:contextualSpacing/>
      </w:pPr>
      <w:r w:rsidRPr="00E77497">
        <w:t xml:space="preserve">Return </w:t>
      </w:r>
      <w:r w:rsidR="00EF30EA">
        <w:rPr>
          <w:i/>
        </w:rPr>
        <w:t>nextIndex</w:t>
      </w:r>
      <w:r w:rsidRPr="00E77497">
        <w:t>.</w:t>
      </w:r>
    </w:p>
    <w:p w14:paraId="664ED518" w14:textId="77777777" w:rsidR="00980C14" w:rsidRPr="000D4E55" w:rsidRDefault="00E70C3C" w:rsidP="005670F3">
      <w:pPr>
        <w:pStyle w:val="Note"/>
      </w:pPr>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w:t>
      </w:r>
      <w:r w:rsidR="00293AF6">
        <w:t>Set</w:t>
      </w:r>
      <w:r w:rsidR="000D4E55">
        <w:t>]].</w:t>
      </w:r>
    </w:p>
    <w:p w14:paraId="7951F7AC" w14:textId="77777777" w:rsidR="008753AB" w:rsidRPr="00E77497" w:rsidRDefault="008753AB" w:rsidP="006A78DC">
      <w:pPr>
        <w:pStyle w:val="51"/>
      </w:pPr>
      <w:r w:rsidRPr="00E77497">
        <w:t xml:space="preserve">Runtime Semantics: </w:t>
      </w:r>
      <w:r w:rsidRPr="00E77497">
        <w:rPr>
          <w:spacing w:val="6"/>
        </w:rPr>
        <w:t>Evaluation</w:t>
      </w:r>
    </w:p>
    <w:p w14:paraId="58976849" w14:textId="77777777"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14:paraId="43889A73" w14:textId="77777777" w:rsidR="008753AB" w:rsidRPr="00E77497" w:rsidRDefault="008753AB" w:rsidP="00937565">
      <w:pPr>
        <w:pStyle w:val="Alg4"/>
        <w:numPr>
          <w:ilvl w:val="0"/>
          <w:numId w:val="42"/>
        </w:numPr>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14:paraId="6A9A1720" w14:textId="77777777"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r w:rsidR="00365BF7">
        <w:t>Elis</w:t>
      </w:r>
      <w:r w:rsidR="00A80BCD">
        <w:t>i</w:t>
      </w:r>
      <w:r w:rsidR="00365BF7">
        <w:t>on</w:t>
      </w:r>
      <w:r w:rsidR="00A80BCD">
        <w:t xml:space="preserve"> </w:t>
      </w:r>
      <w:r w:rsidR="00365BF7">
        <w:t>Width of</w:t>
      </w:r>
      <w:r w:rsidR="00365BF7"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14:paraId="34760F4D" w14:textId="77777777" w:rsidR="008753AB" w:rsidRPr="00E77497" w:rsidRDefault="008753AB" w:rsidP="00293AF6">
      <w:pPr>
        <w:pStyle w:val="Alg4"/>
        <w:numPr>
          <w:ilvl w:val="0"/>
          <w:numId w:val="42"/>
        </w:numPr>
      </w:pPr>
      <w:r w:rsidRPr="00E77497">
        <w:t>Call Put</w:t>
      </w:r>
      <w:r w:rsidR="00293AF6">
        <w:t>(</w:t>
      </w:r>
      <w:r w:rsidRPr="00E77497">
        <w:rPr>
          <w:i/>
        </w:rPr>
        <w:t>array</w:t>
      </w:r>
      <w:r w:rsidR="00293AF6">
        <w:t xml:space="preserve">, </w:t>
      </w:r>
      <w:r w:rsidRPr="00293AF6">
        <w:rPr>
          <w:rFonts w:ascii="Courier New" w:hAnsi="Courier New"/>
          <w:b/>
          <w:bCs/>
          <w:sz w:val="18"/>
        </w:rPr>
        <w:t>"</w:t>
      </w:r>
      <w:r w:rsidRPr="00E77497">
        <w:rPr>
          <w:rFonts w:ascii="Courier New" w:hAnsi="Courier New"/>
          <w:b/>
        </w:rPr>
        <w:t>length</w:t>
      </w:r>
      <w:r w:rsidRPr="00293AF6">
        <w:rPr>
          <w:rFonts w:ascii="Courier New" w:hAnsi="Courier New"/>
          <w:b/>
          <w:bCs/>
          <w:sz w:val="18"/>
        </w:rPr>
        <w:t>"</w:t>
      </w:r>
      <w:r w:rsidRPr="00E77497">
        <w:t xml:space="preserve">, </w:t>
      </w:r>
      <w:r w:rsidRPr="00E77497">
        <w:rPr>
          <w:i/>
        </w:rPr>
        <w:t>pad</w:t>
      </w:r>
      <w:r w:rsidRPr="00E77497">
        <w:t xml:space="preserve">, </w:t>
      </w:r>
      <w:r w:rsidRPr="00E77497">
        <w:rPr>
          <w:b/>
        </w:rPr>
        <w:t>false</w:t>
      </w:r>
      <w:r w:rsidR="00293AF6">
        <w:rPr>
          <w:bCs/>
        </w:rPr>
        <w:t>)</w:t>
      </w:r>
      <w:r w:rsidRPr="00E77497">
        <w:t>.</w:t>
      </w:r>
    </w:p>
    <w:p w14:paraId="3035CD4C" w14:textId="77777777"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14:paraId="1B11ABA9" w14:textId="77777777"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p>
    <w:p w14:paraId="0FF33E13" w14:textId="77777777" w:rsidR="0040783C" w:rsidRPr="00E77497" w:rsidRDefault="0040783C" w:rsidP="00937565">
      <w:pPr>
        <w:pStyle w:val="Alg4"/>
        <w:numPr>
          <w:ilvl w:val="0"/>
          <w:numId w:val="43"/>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14:paraId="01A123EA" w14:textId="77777777" w:rsidR="008753AB" w:rsidRPr="00E77497" w:rsidRDefault="00E6393B" w:rsidP="008753AB">
      <w:pPr>
        <w:pStyle w:val="Alg4"/>
        <w:numPr>
          <w:ilvl w:val="0"/>
          <w:numId w:val="43"/>
        </w:numPr>
        <w:spacing w:after="220"/>
        <w:contextualSpacing/>
      </w:pPr>
      <w:r>
        <w:t xml:space="preserve">Let </w:t>
      </w:r>
      <w:r w:rsidRPr="002B6820">
        <w:rPr>
          <w:i/>
          <w:iCs/>
        </w:rPr>
        <w:t>len</w:t>
      </w:r>
      <w:r>
        <w:t xml:space="preserve"> be</w:t>
      </w:r>
      <w:r w:rsidR="00236E64">
        <w:t xml:space="preserve"> the</w:t>
      </w:r>
      <w:r w:rsidR="008753AB" w:rsidRPr="00E77497">
        <w:t xml:space="preserve"> result of </w:t>
      </w:r>
      <w:r>
        <w:t>performing Array Accumulation for</w:t>
      </w:r>
      <w:r w:rsidRPr="00E77497">
        <w:t xml:space="preserve"> </w:t>
      </w:r>
      <w:r w:rsidR="008753AB" w:rsidRPr="00E77497">
        <w:rPr>
          <w:i/>
        </w:rPr>
        <w:t>ElementList</w:t>
      </w:r>
      <w:r>
        <w:t xml:space="preserve"> with arguments </w:t>
      </w:r>
      <w:r w:rsidRPr="00E6393B">
        <w:rPr>
          <w:i/>
        </w:rPr>
        <w:t>array</w:t>
      </w:r>
      <w:r>
        <w:t xml:space="preserve"> and 0</w:t>
      </w:r>
      <w:r w:rsidR="008753AB" w:rsidRPr="00E77497">
        <w:t>.</w:t>
      </w:r>
    </w:p>
    <w:p w14:paraId="1DEB86A6" w14:textId="77777777" w:rsidR="00CE3355" w:rsidRDefault="006552DF" w:rsidP="00CE3355">
      <w:pPr>
        <w:pStyle w:val="Alg4"/>
        <w:numPr>
          <w:ilvl w:val="0"/>
          <w:numId w:val="43"/>
        </w:numPr>
        <w:contextualSpacing/>
      </w:pPr>
      <w:r>
        <w:t>ReturnIfAbrupt(</w:t>
      </w:r>
      <w:r>
        <w:rPr>
          <w:i/>
        </w:rPr>
        <w:t>len</w:t>
      </w:r>
      <w:r>
        <w:t>)</w:t>
      </w:r>
      <w:r w:rsidR="00CE3355">
        <w:t>.</w:t>
      </w:r>
    </w:p>
    <w:p w14:paraId="6F996273" w14:textId="77777777" w:rsidR="00E6393B" w:rsidRPr="00E77497" w:rsidRDefault="00E6393B" w:rsidP="00156AA7">
      <w:pPr>
        <w:pStyle w:val="Alg4"/>
        <w:numPr>
          <w:ilvl w:val="0"/>
          <w:numId w:val="43"/>
        </w:numPr>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Pr>
          <w:i/>
        </w:rPr>
        <w:t>len</w:t>
      </w:r>
      <w:r w:rsidRPr="00E77497">
        <w:t xml:space="preserve">, </w:t>
      </w:r>
      <w:r w:rsidRPr="00E77497">
        <w:rPr>
          <w:b/>
        </w:rPr>
        <w:t>false</w:t>
      </w:r>
      <w:r w:rsidR="00156AA7">
        <w:rPr>
          <w:bCs/>
        </w:rPr>
        <w:t>)</w:t>
      </w:r>
      <w:r w:rsidRPr="00E77497">
        <w:t>.</w:t>
      </w:r>
    </w:p>
    <w:p w14:paraId="6A62BA71" w14:textId="77777777" w:rsidR="00E6393B" w:rsidRPr="00E77497" w:rsidRDefault="00E6393B" w:rsidP="00E6393B">
      <w:pPr>
        <w:pStyle w:val="Alg4"/>
        <w:numPr>
          <w:ilvl w:val="0"/>
          <w:numId w:val="43"/>
        </w:numPr>
        <w:spacing w:after="220"/>
        <w:contextualSpacing/>
      </w:pPr>
      <w:r w:rsidRPr="00E77497">
        <w:t xml:space="preserve">Return </w:t>
      </w:r>
      <w:r w:rsidRPr="00E77497">
        <w:rPr>
          <w:i/>
        </w:rPr>
        <w:t>array</w:t>
      </w:r>
      <w:r w:rsidRPr="00E77497">
        <w:t>.</w:t>
      </w:r>
    </w:p>
    <w:p w14:paraId="68976F6B" w14:textId="77777777" w:rsidR="008753AB" w:rsidRPr="00E77497" w:rsidRDefault="008753AB" w:rsidP="008753AB">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14:paraId="149A4B11" w14:textId="77777777" w:rsidR="00E6393B" w:rsidRPr="00E77497" w:rsidRDefault="00E6393B" w:rsidP="00937565">
      <w:pPr>
        <w:pStyle w:val="Alg4"/>
        <w:numPr>
          <w:ilvl w:val="0"/>
          <w:numId w:val="394"/>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14:paraId="7E3E93ED" w14:textId="77777777" w:rsidR="00E6393B" w:rsidRPr="00E77497" w:rsidRDefault="00E6393B" w:rsidP="00E6393B">
      <w:pPr>
        <w:pStyle w:val="Alg4"/>
        <w:numPr>
          <w:ilvl w:val="0"/>
          <w:numId w:val="394"/>
        </w:numPr>
        <w:spacing w:after="220"/>
        <w:contextualSpacing/>
      </w:pPr>
      <w:r>
        <w:t xml:space="preserve">Let </w:t>
      </w:r>
      <w:r w:rsidRPr="007870CC">
        <w:rPr>
          <w:i/>
        </w:rPr>
        <w:t>len</w:t>
      </w:r>
      <w:r>
        <w:t xml:space="preserve"> be</w:t>
      </w:r>
      <w:r w:rsidR="00236E64">
        <w:t xml:space="preserve"> the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p>
    <w:p w14:paraId="41BDF99D" w14:textId="77777777" w:rsidR="00CE3355" w:rsidRDefault="006552DF" w:rsidP="00CE3355">
      <w:pPr>
        <w:pStyle w:val="Alg4"/>
        <w:numPr>
          <w:ilvl w:val="0"/>
          <w:numId w:val="394"/>
        </w:numPr>
        <w:contextualSpacing/>
      </w:pPr>
      <w:r>
        <w:t>ReturnIfAbrupt(</w:t>
      </w:r>
      <w:r>
        <w:rPr>
          <w:i/>
        </w:rPr>
        <w:t>len</w:t>
      </w:r>
      <w:r>
        <w:t>)</w:t>
      </w:r>
      <w:r w:rsidR="00CE3355">
        <w:t>.</w:t>
      </w:r>
    </w:p>
    <w:p w14:paraId="301DC218" w14:textId="77777777" w:rsidR="008753AB" w:rsidRPr="00E77497" w:rsidRDefault="00597D1C" w:rsidP="009E3FF6">
      <w:pPr>
        <w:pStyle w:val="Alg4"/>
        <w:numPr>
          <w:ilvl w:val="0"/>
          <w:numId w:val="394"/>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00ABE631" w14:textId="77777777" w:rsidR="008753AB" w:rsidRPr="00E77497" w:rsidRDefault="008753AB" w:rsidP="00156AA7">
      <w:pPr>
        <w:pStyle w:val="Alg4"/>
        <w:numPr>
          <w:ilvl w:val="0"/>
          <w:numId w:val="394"/>
        </w:numPr>
        <w:spacing w:after="220"/>
        <w:contextualSpacing/>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ToUint32(</w:t>
      </w:r>
      <w:r w:rsidRPr="00E77497">
        <w:rPr>
          <w:i/>
        </w:rPr>
        <w:t>pad</w:t>
      </w:r>
      <w:r w:rsidR="00597D1C">
        <w:rPr>
          <w:i/>
        </w:rPr>
        <w:t>ding</w:t>
      </w:r>
      <w:r w:rsidRPr="00E77497">
        <w:t>+</w:t>
      </w:r>
      <w:r w:rsidRPr="00E77497">
        <w:rPr>
          <w:i/>
        </w:rPr>
        <w:t>len</w:t>
      </w:r>
      <w:r w:rsidRPr="00E77497">
        <w:t xml:space="preserve">), </w:t>
      </w:r>
      <w:r w:rsidRPr="00E77497">
        <w:rPr>
          <w:b/>
        </w:rPr>
        <w:t>false</w:t>
      </w:r>
      <w:r w:rsidR="00156AA7">
        <w:rPr>
          <w:bCs/>
        </w:rPr>
        <w:t>)</w:t>
      </w:r>
      <w:r w:rsidRPr="00E77497">
        <w:t>.</w:t>
      </w:r>
    </w:p>
    <w:p w14:paraId="5DAAA69D" w14:textId="77777777"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14:paraId="76C6B371" w14:textId="77777777" w:rsidR="001A49B2" w:rsidRPr="00E77497" w:rsidRDefault="001A49B2" w:rsidP="00D148E9">
      <w:pPr>
        <w:pStyle w:val="40"/>
      </w:pPr>
      <w:bookmarkStart w:id="3780" w:name="_Ref365546940"/>
      <w:r w:rsidRPr="00E77497">
        <w:t xml:space="preserve">Array </w:t>
      </w:r>
      <w:r>
        <w:t>Comprehension</w:t>
      </w:r>
      <w:bookmarkEnd w:id="3780"/>
    </w:p>
    <w:p w14:paraId="3FDEFC9F" w14:textId="77777777" w:rsidR="001A49B2" w:rsidRPr="003B4312" w:rsidRDefault="001A49B2" w:rsidP="001A49B2">
      <w:pPr>
        <w:pStyle w:val="Syntax"/>
      </w:pPr>
      <w:r w:rsidRPr="004D1BD1">
        <w:t>Syntax</w:t>
      </w:r>
    </w:p>
    <w:p w14:paraId="688E424A" w14:textId="77777777" w:rsidR="001A49B2" w:rsidRPr="008B7F6F" w:rsidRDefault="001A49B2" w:rsidP="001A49B2">
      <w:pPr>
        <w:pStyle w:val="SyntaxRule"/>
      </w:pPr>
      <w:r>
        <w:t>ArrayComprehension</w:t>
      </w:r>
      <w:r w:rsidRPr="003B4312">
        <w:t xml:space="preserve"> </w:t>
      </w:r>
      <w:r w:rsidRPr="003B4312">
        <w:rPr>
          <w:rFonts w:ascii="Arial" w:hAnsi="Arial" w:cs="Arial"/>
          <w:b/>
          <w:i w:val="0"/>
        </w:rPr>
        <w:t>:</w:t>
      </w:r>
    </w:p>
    <w:p w14:paraId="34920B9E" w14:textId="77777777" w:rsidR="001A49B2" w:rsidRPr="009C202C" w:rsidRDefault="001A49B2" w:rsidP="00D1414A">
      <w:pPr>
        <w:pStyle w:val="SyntaxDefinition"/>
      </w:pPr>
      <w:r w:rsidRPr="00E77497">
        <w:rPr>
          <w:rFonts w:ascii="Courier New" w:hAnsi="Courier New"/>
          <w:b/>
          <w:i w:val="0"/>
        </w:rPr>
        <w:t>[</w:t>
      </w:r>
      <w:r w:rsidR="00D1414A">
        <w:t>Comprehension</w:t>
      </w:r>
      <w:r w:rsidR="00D1414A" w:rsidRPr="00E77497">
        <w:rPr>
          <w:rFonts w:ascii="Courier New" w:hAnsi="Courier New"/>
          <w:i w:val="0"/>
        </w:rPr>
        <w:t xml:space="preserve"> </w:t>
      </w:r>
      <w:r w:rsidRPr="00E77497">
        <w:rPr>
          <w:rFonts w:ascii="Courier New" w:hAnsi="Courier New"/>
          <w:b/>
          <w:i w:val="0"/>
        </w:rPr>
        <w:t>]</w:t>
      </w:r>
    </w:p>
    <w:p w14:paraId="61D4741A" w14:textId="77777777" w:rsidR="009D6677" w:rsidRPr="008B7F6F" w:rsidRDefault="009D6677" w:rsidP="009D6677">
      <w:pPr>
        <w:pStyle w:val="SyntaxRule"/>
      </w:pPr>
      <w:r>
        <w:t>Comprehension</w:t>
      </w:r>
      <w:r w:rsidRPr="003B4312">
        <w:t xml:space="preserve"> </w:t>
      </w:r>
      <w:r w:rsidRPr="003B4312">
        <w:rPr>
          <w:rFonts w:ascii="Arial" w:hAnsi="Arial" w:cs="Arial"/>
          <w:b/>
          <w:i w:val="0"/>
        </w:rPr>
        <w:t>:</w:t>
      </w:r>
    </w:p>
    <w:p w14:paraId="2E770321" w14:textId="77777777" w:rsidR="009D6677" w:rsidRPr="00145775" w:rsidRDefault="009D6677" w:rsidP="009D6677">
      <w:pPr>
        <w:pStyle w:val="SyntaxDefinition"/>
        <w:rPr>
          <w:i w:val="0"/>
          <w:iCs/>
        </w:rPr>
      </w:pPr>
      <w:r>
        <w:t>ComprehensionFor</w:t>
      </w:r>
      <w:r w:rsidRPr="00AC3AEA">
        <w:rPr>
          <w:rFonts w:ascii="Courier New" w:hAnsi="Courier New" w:cs="Courier New"/>
          <w:i w:val="0"/>
        </w:rPr>
        <w:t xml:space="preserve"> </w:t>
      </w:r>
      <w:r>
        <w:t>Comprehension</w:t>
      </w:r>
      <w:del w:id="3781" w:author="Rev 19 Allen Wirfs-Brock" w:date="2013-09-06T12:34:00Z">
        <w:r w:rsidDel="00D549DB">
          <w:delText>Qualifier</w:delText>
        </w:r>
      </w:del>
      <w:r>
        <w:t>Tail</w:t>
      </w:r>
    </w:p>
    <w:p w14:paraId="26BFE23B" w14:textId="77777777" w:rsidR="009D6677" w:rsidRPr="008B7F6F" w:rsidRDefault="009D6677" w:rsidP="009D6677">
      <w:pPr>
        <w:pStyle w:val="SyntaxRule"/>
      </w:pPr>
      <w:r>
        <w:t>Comprehension</w:t>
      </w:r>
      <w:del w:id="3782" w:author="Rev 19 Allen Wirfs-Brock" w:date="2013-09-06T12:34:00Z">
        <w:r w:rsidDel="00D549DB">
          <w:delText>Qualifier</w:delText>
        </w:r>
      </w:del>
      <w:r>
        <w:t>Tail</w:t>
      </w:r>
      <w:r w:rsidRPr="003B4312">
        <w:t xml:space="preserve"> </w:t>
      </w:r>
      <w:r w:rsidRPr="003B4312">
        <w:rPr>
          <w:rFonts w:ascii="Arial" w:hAnsi="Arial" w:cs="Arial"/>
          <w:b/>
          <w:i w:val="0"/>
        </w:rPr>
        <w:t>:</w:t>
      </w:r>
    </w:p>
    <w:p w14:paraId="2A56B1B9" w14:textId="77777777" w:rsidR="009D6677" w:rsidRPr="009C202C" w:rsidRDefault="009D6677" w:rsidP="00194736">
      <w:pPr>
        <w:pStyle w:val="SyntaxDefinition"/>
      </w:pPr>
      <w:r w:rsidRPr="00ED2E78">
        <w:t>Assignment</w:t>
      </w:r>
      <w:r>
        <w:t>Expression</w:t>
      </w:r>
      <w:ins w:id="3783" w:author="Rev 19 Allen Wirfs-Brock" w:date="2013-09-06T12:32:00Z">
        <w:r w:rsidR="00D549DB">
          <w:br/>
          <w:t xml:space="preserve">ComprehensionFor </w:t>
        </w:r>
        <w:r w:rsidR="00D549DB" w:rsidRPr="00AC3AEA">
          <w:rPr>
            <w:rFonts w:ascii="Courier New" w:hAnsi="Courier New" w:cs="Courier New"/>
            <w:i w:val="0"/>
          </w:rPr>
          <w:t xml:space="preserve"> </w:t>
        </w:r>
        <w:r w:rsidR="00D549DB">
          <w:t>ComprehensionTail</w:t>
        </w:r>
      </w:ins>
      <w:r w:rsidR="00E12B8E" w:rsidRPr="006B6D0A">
        <w:rPr>
          <w:rFonts w:ascii="Courier New" w:hAnsi="Courier New"/>
          <w:b/>
          <w:i w:val="0"/>
        </w:rPr>
        <w:br/>
      </w:r>
      <w:ins w:id="3784" w:author="Rev 19 Allen Wirfs-Brock" w:date="2013-09-06T12:32:00Z">
        <w:r w:rsidR="00D549DB">
          <w:t>ComprehensionIf</w:t>
        </w:r>
      </w:ins>
      <w:del w:id="3785" w:author="Rev 19 Allen Wirfs-Brock" w:date="2013-09-06T12:32:00Z">
        <w:r w:rsidDel="00D549DB">
          <w:delText>ComprehensionQualifier</w:delText>
        </w:r>
      </w:del>
      <w:r>
        <w:t xml:space="preserve"> </w:t>
      </w:r>
      <w:r w:rsidRPr="00AC3AEA">
        <w:rPr>
          <w:rFonts w:ascii="Courier New" w:hAnsi="Courier New" w:cs="Courier New"/>
          <w:i w:val="0"/>
        </w:rPr>
        <w:t xml:space="preserve"> </w:t>
      </w:r>
      <w:r w:rsidR="00194736">
        <w:t>Comprehension</w:t>
      </w:r>
      <w:del w:id="3786" w:author="Rev 19 Allen Wirfs-Brock" w:date="2013-09-06T12:34:00Z">
        <w:r w:rsidR="00194736" w:rsidDel="00D549DB">
          <w:delText>Qualifier</w:delText>
        </w:r>
      </w:del>
      <w:r w:rsidR="00194736">
        <w:t>Tail</w:t>
      </w:r>
    </w:p>
    <w:p w14:paraId="5AECDA33" w14:textId="77777777" w:rsidR="00D1414A" w:rsidRPr="008B7F6F" w:rsidDel="00D549DB" w:rsidRDefault="00D1414A" w:rsidP="00D1414A">
      <w:pPr>
        <w:pStyle w:val="SyntaxRule"/>
        <w:rPr>
          <w:del w:id="3787" w:author="Rev 19 Allen Wirfs-Brock" w:date="2013-09-06T12:33:00Z"/>
        </w:rPr>
      </w:pPr>
      <w:del w:id="3788" w:author="Rev 19 Allen Wirfs-Brock" w:date="2013-09-06T12:33:00Z">
        <w:r w:rsidDel="00D549DB">
          <w:delText>ComprehensionQualifier</w:delText>
        </w:r>
        <w:r w:rsidRPr="003B4312" w:rsidDel="00D549DB">
          <w:delText xml:space="preserve"> </w:delText>
        </w:r>
        <w:r w:rsidRPr="003B4312" w:rsidDel="00D549DB">
          <w:rPr>
            <w:rFonts w:ascii="Arial" w:hAnsi="Arial" w:cs="Arial"/>
            <w:b/>
            <w:i w:val="0"/>
          </w:rPr>
          <w:delText>:</w:delText>
        </w:r>
      </w:del>
    </w:p>
    <w:p w14:paraId="4B7BC81E" w14:textId="77777777" w:rsidR="00D1414A" w:rsidRPr="009C202C" w:rsidDel="00D549DB" w:rsidRDefault="00D1414A" w:rsidP="00D1414A">
      <w:pPr>
        <w:pStyle w:val="SyntaxDefinition"/>
        <w:rPr>
          <w:del w:id="3789" w:author="Rev 19 Allen Wirfs-Brock" w:date="2013-09-06T12:33:00Z"/>
        </w:rPr>
      </w:pPr>
      <w:del w:id="3790" w:author="Rev 19 Allen Wirfs-Brock" w:date="2013-09-06T12:33:00Z">
        <w:r w:rsidDel="00D549DB">
          <w:delText>ComprehensionFor</w:delText>
        </w:r>
        <w:r w:rsidRPr="006B6D0A" w:rsidDel="00D549DB">
          <w:rPr>
            <w:rFonts w:ascii="Courier New" w:hAnsi="Courier New"/>
            <w:b/>
            <w:i w:val="0"/>
          </w:rPr>
          <w:br/>
        </w:r>
        <w:r w:rsidDel="00D549DB">
          <w:delText>ComprehensionIf</w:delText>
        </w:r>
      </w:del>
    </w:p>
    <w:p w14:paraId="66B90ED2" w14:textId="77777777" w:rsidR="001A49B2" w:rsidRPr="008B7F6F" w:rsidRDefault="001A49B2" w:rsidP="001A49B2">
      <w:pPr>
        <w:pStyle w:val="SyntaxRule"/>
      </w:pPr>
      <w:r>
        <w:t>ComprehensionFor</w:t>
      </w:r>
      <w:r w:rsidRPr="003B4312">
        <w:t xml:space="preserve"> </w:t>
      </w:r>
      <w:r w:rsidRPr="003B4312">
        <w:rPr>
          <w:rFonts w:ascii="Arial" w:hAnsi="Arial" w:cs="Arial"/>
          <w:b/>
          <w:i w:val="0"/>
        </w:rPr>
        <w:t>:</w:t>
      </w:r>
    </w:p>
    <w:p w14:paraId="647A8C04" w14:textId="77777777" w:rsidR="00837D11" w:rsidRDefault="001A49B2" w:rsidP="00D1414A">
      <w:pPr>
        <w:pStyle w:val="SyntaxDefinition"/>
        <w:rPr>
          <w:rFonts w:ascii="Courier New" w:hAnsi="Courier New" w:cs="Courier New"/>
          <w:i w:val="0"/>
        </w:rPr>
      </w:pPr>
      <w:r>
        <w:rPr>
          <w:rFonts w:ascii="Courier New" w:hAnsi="Courier New" w:cs="Courier New"/>
          <w:b/>
          <w:i w:val="0"/>
        </w:rPr>
        <w:t>for</w:t>
      </w:r>
      <w:r w:rsidRPr="00AC3AEA">
        <w:rPr>
          <w:rFonts w:ascii="Courier New" w:hAnsi="Courier New" w:cs="Courier New"/>
          <w:b/>
          <w:i w:val="0"/>
        </w:rPr>
        <w:t xml:space="preserve"> </w:t>
      </w:r>
      <w:r w:rsidR="00D1414A">
        <w:rPr>
          <w:rFonts w:ascii="Courier New" w:hAnsi="Courier New" w:cs="Courier New"/>
          <w:b/>
          <w:i w:val="0"/>
        </w:rPr>
        <w:t>(</w:t>
      </w:r>
      <w:r>
        <w:t xml:space="preserve"> </w:t>
      </w:r>
      <w:r w:rsidR="00AE5554">
        <w:t>ForBinding</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rsidR="00D1414A">
        <w:t>AssignmentExpression</w:t>
      </w:r>
      <w:r w:rsidRPr="00AC3AEA">
        <w:rPr>
          <w:rFonts w:ascii="Courier New" w:hAnsi="Courier New" w:cs="Courier New"/>
          <w:i w:val="0"/>
        </w:rPr>
        <w:t xml:space="preserve"> </w:t>
      </w:r>
      <w:r w:rsidR="00D1414A">
        <w:rPr>
          <w:rFonts w:ascii="Courier New" w:hAnsi="Courier New"/>
          <w:b/>
          <w:i w:val="0"/>
        </w:rPr>
        <w:t>)</w:t>
      </w:r>
    </w:p>
    <w:p w14:paraId="4C5A6DB6" w14:textId="77777777" w:rsidR="00D1414A" w:rsidRPr="008B7F6F" w:rsidRDefault="00D1414A" w:rsidP="00D1414A">
      <w:pPr>
        <w:pStyle w:val="SyntaxRule"/>
      </w:pPr>
      <w:r>
        <w:t>ComprehensionIf</w:t>
      </w:r>
      <w:r w:rsidRPr="003B4312">
        <w:t xml:space="preserve"> </w:t>
      </w:r>
      <w:r w:rsidRPr="003B4312">
        <w:rPr>
          <w:rFonts w:ascii="Arial" w:hAnsi="Arial" w:cs="Arial"/>
          <w:b/>
          <w:i w:val="0"/>
        </w:rPr>
        <w:t>:</w:t>
      </w:r>
    </w:p>
    <w:p w14:paraId="442FCD69" w14:textId="77777777" w:rsidR="00D1414A" w:rsidRDefault="00D1414A" w:rsidP="00D1414A">
      <w:pPr>
        <w:pStyle w:val="SyntaxDefinition"/>
        <w:rPr>
          <w:rFonts w:ascii="Courier New" w:hAnsi="Courier New" w:cs="Courier New"/>
          <w:i w:val="0"/>
        </w:rPr>
      </w:pPr>
      <w:r>
        <w:rPr>
          <w:rFonts w:ascii="Courier New" w:hAnsi="Courier New" w:cs="Courier New"/>
          <w:b/>
          <w:i w:val="0"/>
        </w:rPr>
        <w:t>if</w:t>
      </w:r>
      <w:r w:rsidRPr="00AC3AEA">
        <w:rPr>
          <w:rFonts w:ascii="Courier New" w:hAnsi="Courier New" w:cs="Courier New"/>
          <w:b/>
          <w:i w:val="0"/>
        </w:rPr>
        <w:t xml:space="preserve"> </w:t>
      </w:r>
      <w:r>
        <w:rPr>
          <w:rFonts w:ascii="Courier New" w:hAnsi="Courier New" w:cs="Courier New"/>
          <w:b/>
          <w:i w:val="0"/>
        </w:rPr>
        <w:t xml:space="preserve">( </w:t>
      </w:r>
      <w:r>
        <w:t>AssignmentExpression</w:t>
      </w:r>
      <w:r w:rsidRPr="00AC3AEA">
        <w:rPr>
          <w:rFonts w:ascii="Courier New" w:hAnsi="Courier New" w:cs="Courier New"/>
          <w:i w:val="0"/>
        </w:rPr>
        <w:t xml:space="preserve"> </w:t>
      </w:r>
      <w:r>
        <w:rPr>
          <w:rFonts w:ascii="Courier New" w:hAnsi="Courier New"/>
          <w:b/>
          <w:i w:val="0"/>
        </w:rPr>
        <w:t>)</w:t>
      </w:r>
    </w:p>
    <w:p w14:paraId="78E81D5E" w14:textId="77777777" w:rsidR="00837D11" w:rsidRPr="00E77497" w:rsidRDefault="00837D11" w:rsidP="00837D11">
      <w:pPr>
        <w:pStyle w:val="SyntaxRule"/>
      </w:pPr>
      <w:r>
        <w:t>ForBinding</w:t>
      </w:r>
      <w:r w:rsidRPr="00E77497">
        <w:t xml:space="preserve"> </w:t>
      </w:r>
      <w:r w:rsidRPr="00E77497">
        <w:rPr>
          <w:rFonts w:ascii="Arial" w:hAnsi="Arial"/>
          <w:b/>
          <w:i w:val="0"/>
        </w:rPr>
        <w:t>:</w:t>
      </w:r>
    </w:p>
    <w:p w14:paraId="7BBB9263" w14:textId="77777777" w:rsidR="001A49B2" w:rsidRPr="009C202C" w:rsidRDefault="00837D11" w:rsidP="00837D11">
      <w:pPr>
        <w:pStyle w:val="SyntaxDefinition"/>
      </w:pPr>
      <w:r w:rsidRPr="00E77497">
        <w:t>BindingIdentifier</w:t>
      </w:r>
      <w:r>
        <w:rPr>
          <w:rFonts w:ascii="Courier New" w:hAnsi="Courier New"/>
          <w:b/>
          <w:i w:val="0"/>
        </w:rPr>
        <w:br/>
      </w:r>
      <w:r w:rsidRPr="00E77497">
        <w:t xml:space="preserve">BindingPattern  </w:t>
      </w:r>
    </w:p>
    <w:p w14:paraId="65EBC7E3" w14:textId="77777777" w:rsidR="003B4A8A" w:rsidRPr="007E68E2" w:rsidDel="00382137" w:rsidRDefault="003B4A8A" w:rsidP="007E68E2">
      <w:pPr>
        <w:rPr>
          <w:del w:id="3791" w:author="Rev 19 Allen Wirfs-Brock" w:date="2013-09-11T19:20:00Z"/>
          <w:b/>
          <w:bCs/>
        </w:rPr>
      </w:pPr>
      <w:del w:id="3792" w:author="Rev 19 Allen Wirfs-Brock" w:date="2013-09-11T17:25:00Z">
        <w:r w:rsidRPr="007E68E2" w:rsidDel="00693A3A">
          <w:rPr>
            <w:b/>
            <w:bCs/>
          </w:rPr>
          <w:delText xml:space="preserve">Static </w:delText>
        </w:r>
      </w:del>
      <w:del w:id="3793" w:author="Rev 19 Allen Wirfs-Brock" w:date="2013-09-11T19:20:00Z">
        <w:r w:rsidRPr="007E68E2" w:rsidDel="00382137">
          <w:rPr>
            <w:b/>
            <w:bCs/>
          </w:rPr>
          <w:delText>Semantics</w:delText>
        </w:r>
      </w:del>
    </w:p>
    <w:p w14:paraId="21604D46" w14:textId="77777777" w:rsidR="003B4A8A" w:rsidRPr="00E77497" w:rsidRDefault="003B4A8A" w:rsidP="006A78DC">
      <w:pPr>
        <w:pStyle w:val="51"/>
      </w:pPr>
      <w:r w:rsidRPr="00E77497">
        <w:t>Static Semantics:  Early Errors</w:t>
      </w:r>
    </w:p>
    <w:p w14:paraId="068128EF" w14:textId="77777777" w:rsidR="003B4A8A" w:rsidRPr="00E77497" w:rsidRDefault="003B4A8A" w:rsidP="003B4A8A">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r w:rsidRPr="003B4A8A">
        <w:rPr>
          <w:rFonts w:ascii="Courier New" w:hAnsi="Courier New"/>
          <w:b/>
          <w:i/>
        </w:rPr>
        <w:t xml:space="preserve"> </w:t>
      </w:r>
      <w:r w:rsidRPr="00E77497">
        <w:t xml:space="preserve"> </w:t>
      </w:r>
    </w:p>
    <w:p w14:paraId="240C1CA3" w14:textId="77777777" w:rsidR="003B4A8A" w:rsidRPr="00E77497" w:rsidRDefault="003B4A8A" w:rsidP="00DB274A">
      <w:pPr>
        <w:numPr>
          <w:ilvl w:val="0"/>
          <w:numId w:val="737"/>
        </w:numPr>
        <w:spacing w:after="220"/>
      </w:pPr>
      <w:r w:rsidRPr="00E77497">
        <w:t xml:space="preserve">It is a Syntax Error if the </w:t>
      </w:r>
      <w:r w:rsidR="00DB274A">
        <w:t>Bound</w:t>
      </w:r>
      <w:r w:rsidRPr="00E77497">
        <w:t xml:space="preserve">Names of </w:t>
      </w:r>
      <w:r>
        <w:rPr>
          <w:rFonts w:ascii="Times New Roman" w:hAnsi="Times New Roman"/>
          <w:i/>
        </w:rPr>
        <w:t>ForBinding</w:t>
      </w:r>
      <w:r w:rsidRPr="00E77497">
        <w:t xml:space="preserve"> contains any duplicate entr</w:t>
      </w:r>
      <w:r>
        <w:t>i</w:t>
      </w:r>
      <w:r w:rsidRPr="00E77497">
        <w:t>es</w:t>
      </w:r>
      <w:r w:rsidR="00DB274A">
        <w:t>.</w:t>
      </w:r>
    </w:p>
    <w:p w14:paraId="7FB35B73" w14:textId="77777777" w:rsidR="00297E3D" w:rsidRPr="001A49B2" w:rsidDel="00693A3A" w:rsidRDefault="00297E3D" w:rsidP="007E68E2">
      <w:pPr>
        <w:keepNext/>
        <w:rPr>
          <w:del w:id="3794" w:author="Rev 19 Allen Wirfs-Brock" w:date="2013-09-11T17:25:00Z"/>
          <w:rFonts w:ascii="Helvetica" w:hAnsi="Helvetica"/>
          <w:b/>
        </w:rPr>
      </w:pPr>
      <w:del w:id="3795" w:author="Rev 19 Allen Wirfs-Brock" w:date="2013-09-11T17:25:00Z">
        <w:r w:rsidRPr="001A49B2" w:rsidDel="00693A3A">
          <w:rPr>
            <w:rFonts w:ascii="Helvetica" w:hAnsi="Helvetica"/>
            <w:b/>
          </w:rPr>
          <w:delText>Runtime Semantics</w:delText>
        </w:r>
      </w:del>
    </w:p>
    <w:p w14:paraId="1EC83A7F" w14:textId="77777777" w:rsidR="00ED63AB" w:rsidRDefault="00ED63AB" w:rsidP="006A78DC">
      <w:pPr>
        <w:pStyle w:val="51"/>
      </w:pPr>
      <w:bookmarkStart w:id="3796" w:name="_Ref366743257"/>
      <w:r w:rsidRPr="00E77497">
        <w:t>Runtime Semantics: Binding</w:t>
      </w:r>
      <w:del w:id="3797" w:author="Rev 19 Allen Wirfs-Brock" w:date="2013-09-23T16:47:00Z">
        <w:r w:rsidRPr="00E77497" w:rsidDel="00427ECF">
          <w:delText xml:space="preserve"> </w:delText>
        </w:r>
      </w:del>
      <w:r>
        <w:t>Initialisation</w:t>
      </w:r>
      <w:bookmarkEnd w:id="3796"/>
    </w:p>
    <w:p w14:paraId="0278ED63" w14:textId="77777777" w:rsidR="00ED63AB" w:rsidRPr="004418C4" w:rsidRDefault="00ED63AB" w:rsidP="00ED63AB">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14:paraId="74379ADF" w14:textId="77777777" w:rsidR="002E15BF" w:rsidRPr="002E15BF" w:rsidRDefault="002E15BF" w:rsidP="002E15BF">
      <w:pPr>
        <w:tabs>
          <w:tab w:val="left" w:pos="2055"/>
        </w:tabs>
        <w:rPr>
          <w:ins w:id="3798" w:author="Rev 19 Allen Wirfs-Brock" w:date="2013-09-12T09:58:00Z"/>
        </w:rPr>
      </w:pPr>
      <w:ins w:id="3799" w:author="Rev 19 Allen Wirfs-Brock" w:date="2013-09-12T09:58:00Z">
        <w:r w:rsidRPr="002E15BF">
          <w:t xml:space="preserve">See also: </w:t>
        </w:r>
      </w:ins>
      <w:ins w:id="3800" w:author="Rev 19 Allen Wirfs-Brock" w:date="2013-09-12T09:59:00Z">
        <w:r>
          <w:fldChar w:fldCharType="begin"/>
        </w:r>
        <w:r>
          <w:instrText xml:space="preserve"> REF _Ref366743323 \r \h </w:instrText>
        </w:r>
      </w:ins>
      <w:r>
        <w:fldChar w:fldCharType="separate"/>
      </w:r>
      <w:ins w:id="3801" w:author="Rev 19 Allen Wirfs-Brock" w:date="2013-09-27T13:21:00Z">
        <w:r w:rsidR="00D433E8">
          <w:t>13.2.1.4</w:t>
        </w:r>
      </w:ins>
      <w:ins w:id="3802" w:author="Rev 19 Allen Wirfs-Brock" w:date="2013-09-12T09:59:00Z">
        <w:r>
          <w:fldChar w:fldCharType="end"/>
        </w:r>
      </w:ins>
      <w:ins w:id="3803" w:author="Rev 19 Allen Wirfs-Brock" w:date="2013-09-12T10:00:00Z">
        <w:r>
          <w:t xml:space="preserve">, </w:t>
        </w:r>
        <w:r>
          <w:fldChar w:fldCharType="begin"/>
        </w:r>
        <w:r>
          <w:instrText xml:space="preserve"> REF _Ref366743381 \r \h </w:instrText>
        </w:r>
      </w:ins>
      <w:r>
        <w:fldChar w:fldCharType="separate"/>
      </w:r>
      <w:ins w:id="3804" w:author="Rev 19 Allen Wirfs-Brock" w:date="2013-09-27T13:21:00Z">
        <w:r w:rsidR="00D433E8">
          <w:t>13.2.2.2</w:t>
        </w:r>
      </w:ins>
      <w:ins w:id="3805" w:author="Rev 19 Allen Wirfs-Brock" w:date="2013-09-12T10:00:00Z">
        <w:r>
          <w:fldChar w:fldCharType="end"/>
        </w:r>
      </w:ins>
      <w:ins w:id="3806" w:author="Rev 19 Allen Wirfs-Brock" w:date="2013-09-12T10:01:00Z">
        <w:r>
          <w:t xml:space="preserve">, </w:t>
        </w:r>
        <w:r>
          <w:fldChar w:fldCharType="begin"/>
        </w:r>
        <w:r>
          <w:instrText xml:space="preserve"> REF _Ref366743416 \r \h </w:instrText>
        </w:r>
      </w:ins>
      <w:r>
        <w:fldChar w:fldCharType="separate"/>
      </w:r>
      <w:ins w:id="3807" w:author="Rev 19 Allen Wirfs-Brock" w:date="2013-09-27T13:21:00Z">
        <w:r w:rsidR="00D433E8">
          <w:t>13.2.3.4</w:t>
        </w:r>
      </w:ins>
      <w:ins w:id="3808" w:author="Rev 19 Allen Wirfs-Brock" w:date="2013-09-12T10:01:00Z">
        <w:r>
          <w:fldChar w:fldCharType="end"/>
        </w:r>
        <w:r>
          <w:t xml:space="preserve">, </w:t>
        </w:r>
      </w:ins>
      <w:ins w:id="3809" w:author="Rev 19 Allen Wirfs-Brock" w:date="2013-09-12T10:03:00Z">
        <w:r>
          <w:fldChar w:fldCharType="begin"/>
        </w:r>
        <w:r>
          <w:instrText xml:space="preserve"> REF _Ref366743530 \r \h </w:instrText>
        </w:r>
      </w:ins>
      <w:r>
        <w:fldChar w:fldCharType="separate"/>
      </w:r>
      <w:ins w:id="3810" w:author="Rev 19 Allen Wirfs-Brock" w:date="2013-09-27T13:21:00Z">
        <w:r w:rsidR="00D433E8">
          <w:t>13.14.3</w:t>
        </w:r>
      </w:ins>
      <w:ins w:id="3811" w:author="Rev 19 Allen Wirfs-Brock" w:date="2013-09-12T10:03:00Z">
        <w:r>
          <w:fldChar w:fldCharType="end"/>
        </w:r>
        <w:r>
          <w:t xml:space="preserve">, </w:t>
        </w:r>
      </w:ins>
      <w:ins w:id="3812" w:author="Rev 19 Allen Wirfs-Brock" w:date="2013-09-12T10:04:00Z">
        <w:r>
          <w:fldChar w:fldCharType="begin"/>
        </w:r>
        <w:r>
          <w:instrText xml:space="preserve"> REF _Ref366743570 \r \h </w:instrText>
        </w:r>
      </w:ins>
      <w:r>
        <w:fldChar w:fldCharType="separate"/>
      </w:r>
      <w:ins w:id="3813" w:author="Rev 19 Allen Wirfs-Brock" w:date="2013-09-27T13:21:00Z">
        <w:r w:rsidR="00D433E8">
          <w:t>14.1.11</w:t>
        </w:r>
      </w:ins>
      <w:ins w:id="3814" w:author="Rev 19 Allen Wirfs-Brock" w:date="2013-09-12T10:04:00Z">
        <w:r>
          <w:fldChar w:fldCharType="end"/>
        </w:r>
        <w:r>
          <w:t xml:space="preserve">, </w:t>
        </w:r>
        <w:r>
          <w:fldChar w:fldCharType="begin"/>
        </w:r>
        <w:r>
          <w:instrText xml:space="preserve"> REF _Ref366743623 \r \h </w:instrText>
        </w:r>
      </w:ins>
      <w:r>
        <w:fldChar w:fldCharType="separate"/>
      </w:r>
      <w:ins w:id="3815" w:author="Rev 19 Allen Wirfs-Brock" w:date="2013-09-27T13:21:00Z">
        <w:r w:rsidR="00D433E8">
          <w:t>14.2.8</w:t>
        </w:r>
      </w:ins>
      <w:ins w:id="3816" w:author="Rev 19 Allen Wirfs-Brock" w:date="2013-09-12T10:04:00Z">
        <w:r>
          <w:fldChar w:fldCharType="end"/>
        </w:r>
      </w:ins>
      <w:ins w:id="3817" w:author="Rev 19 Allen Wirfs-Brock" w:date="2013-09-12T09:58:00Z">
        <w:r w:rsidRPr="002E15BF">
          <w:tab/>
        </w:r>
      </w:ins>
    </w:p>
    <w:p w14:paraId="143D47CA" w14:textId="77777777" w:rsidR="00ED63AB" w:rsidRPr="008E00F6" w:rsidRDefault="00ED63AB"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14:paraId="0DF7D4A5" w14:textId="77777777" w:rsidR="00ED63AB" w:rsidRPr="00A52BE6" w:rsidRDefault="00ED63AB" w:rsidP="00194736">
      <w:pPr>
        <w:contextualSpacing/>
      </w:pPr>
      <w:r>
        <w:rPr>
          <w:rFonts w:ascii="Times New Roman" w:hAnsi="Times New Roman"/>
          <w:i/>
        </w:rPr>
        <w:t xml:space="preserve">ForBinding </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14:paraId="77A5839F" w14:textId="77777777" w:rsidR="00ED63AB" w:rsidRPr="00E77497" w:rsidRDefault="00ED63AB" w:rsidP="00ED63AB">
      <w:pPr>
        <w:pStyle w:val="Alg3"/>
        <w:numPr>
          <w:ilvl w:val="0"/>
          <w:numId w:val="622"/>
        </w:numPr>
      </w:pPr>
      <w:r w:rsidRPr="00E77497">
        <w:t xml:space="preserve">Let </w:t>
      </w:r>
      <w:r>
        <w:rPr>
          <w:i/>
        </w:rPr>
        <w:t xml:space="preserve">obj </w:t>
      </w:r>
      <w:r w:rsidRPr="00E77497">
        <w:t xml:space="preserve"> be ToObject(</w:t>
      </w:r>
      <w:r>
        <w:rPr>
          <w:i/>
        </w:rPr>
        <w:t>value</w:t>
      </w:r>
      <w:r w:rsidRPr="00E77497">
        <w:t>).</w:t>
      </w:r>
    </w:p>
    <w:p w14:paraId="23B7681E" w14:textId="77777777" w:rsidR="00ED63AB" w:rsidRDefault="00ED63AB" w:rsidP="00ED63AB">
      <w:pPr>
        <w:pStyle w:val="Alg2"/>
        <w:numPr>
          <w:ilvl w:val="0"/>
          <w:numId w:val="622"/>
        </w:numPr>
        <w:spacing w:after="220"/>
        <w:contextualSpacing/>
      </w:pPr>
      <w:r>
        <w:t>ReturnIfAbrupt(</w:t>
      </w:r>
      <w:r>
        <w:rPr>
          <w:i/>
        </w:rPr>
        <w:t>obj</w:t>
      </w:r>
      <w:r>
        <w:t>).</w:t>
      </w:r>
    </w:p>
    <w:p w14:paraId="4E221C64" w14:textId="77777777" w:rsidR="00ED63AB" w:rsidRPr="004418C4" w:rsidRDefault="00ED63AB" w:rsidP="00ED63AB">
      <w:pPr>
        <w:pStyle w:val="Alg2"/>
        <w:numPr>
          <w:ilvl w:val="0"/>
          <w:numId w:val="622"/>
        </w:numPr>
        <w:spacing w:after="220"/>
      </w:pPr>
      <w:r>
        <w:t>Return the result of performing</w:t>
      </w:r>
      <w:r w:rsidRPr="004418C4">
        <w:t xml:space="preserve"> Binding</w:t>
      </w:r>
      <w:del w:id="3818" w:author="Rev 19 Allen Wirfs-Brock" w:date="2013-09-23T16:48:00Z">
        <w:r w:rsidRPr="004418C4" w:rsidDel="00427ECF">
          <w:delText xml:space="preserve"> </w:delText>
        </w:r>
      </w:del>
      <w:r>
        <w:t>Initialisation</w:t>
      </w:r>
      <w:r w:rsidRPr="004418C4">
        <w:t xml:space="preserve"> for </w:t>
      </w:r>
      <w:r w:rsidRPr="00E77497">
        <w:rPr>
          <w:i/>
        </w:rPr>
        <w:t>Binding</w:t>
      </w:r>
      <w:r>
        <w:rPr>
          <w:rStyle w:val="bnf"/>
        </w:rPr>
        <w:t>Pattern</w:t>
      </w:r>
      <w:r w:rsidRPr="004418C4">
        <w:t xml:space="preserve"> passing</w:t>
      </w:r>
      <w:r w:rsidRPr="004418C4">
        <w:rPr>
          <w:i/>
        </w:rPr>
        <w:t xml:space="preserve"> </w:t>
      </w:r>
      <w:r>
        <w:rPr>
          <w:i/>
        </w:rPr>
        <w:t>obj</w:t>
      </w:r>
      <w:r w:rsidRPr="00E77497">
        <w:t xml:space="preserve"> </w:t>
      </w:r>
      <w:r w:rsidRPr="004418C4">
        <w:t xml:space="preserve">and </w:t>
      </w:r>
      <w:r>
        <w:rPr>
          <w:i/>
        </w:rPr>
        <w:t>environment</w:t>
      </w:r>
      <w:r w:rsidRPr="004418C4">
        <w:t xml:space="preserve"> as the arguments.</w:t>
      </w:r>
    </w:p>
    <w:p w14:paraId="0DA80BD6" w14:textId="77777777" w:rsidR="00A52BE6" w:rsidRDefault="00A52BE6" w:rsidP="006A78DC">
      <w:pPr>
        <w:pStyle w:val="51"/>
      </w:pPr>
      <w:r w:rsidRPr="00E77497">
        <w:t xml:space="preserve">Runtime Semantics: </w:t>
      </w:r>
      <w:r>
        <w:t>ComprehensionEvaluation</w:t>
      </w:r>
      <w:r w:rsidRPr="00E77497">
        <w:t xml:space="preserve"> </w:t>
      </w:r>
    </w:p>
    <w:p w14:paraId="02DACC9D" w14:textId="77777777" w:rsidR="00A52BE6" w:rsidRPr="004418C4" w:rsidRDefault="00A52BE6" w:rsidP="00A52BE6">
      <w:pPr>
        <w:ind w:left="360"/>
      </w:pPr>
      <w:r>
        <w:t>W</w:t>
      </w:r>
      <w:r w:rsidRPr="004418C4">
        <w:t xml:space="preserve">ith argument </w:t>
      </w:r>
      <w:r>
        <w:rPr>
          <w:rFonts w:ascii="Times New Roman" w:hAnsi="Times New Roman"/>
          <w:i/>
        </w:rPr>
        <w:t>accumulator</w:t>
      </w:r>
      <w:r>
        <w:t>.</w:t>
      </w:r>
    </w:p>
    <w:p w14:paraId="1EE85B89" w14:textId="77777777" w:rsidR="008F18C6" w:rsidRDefault="00A52BE6" w:rsidP="008F18C6">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sidR="008F18C6">
        <w:rPr>
          <w:sz w:val="18"/>
        </w:rPr>
        <w:t>a comprehension component is being evaluated as part of a generator comprehension</w:t>
      </w:r>
      <w:r>
        <w:rPr>
          <w:sz w:val="18"/>
        </w:rPr>
        <w:t>.</w:t>
      </w:r>
      <w:r w:rsidRPr="008E00F6">
        <w:rPr>
          <w:sz w:val="18"/>
        </w:rPr>
        <w:t xml:space="preserve"> </w:t>
      </w:r>
      <w:r w:rsidR="008F18C6">
        <w:rPr>
          <w:sz w:val="18"/>
        </w:rPr>
        <w:t xml:space="preserve">Otherwise, the value of </w:t>
      </w:r>
      <w:r w:rsidR="008F18C6" w:rsidRPr="008F18C6">
        <w:rPr>
          <w:rFonts w:ascii="Times New Roman" w:hAnsi="Times New Roman"/>
          <w:i/>
          <w:sz w:val="18"/>
        </w:rPr>
        <w:t>accumulator</w:t>
      </w:r>
      <w:r w:rsidR="008F18C6">
        <w:rPr>
          <w:sz w:val="18"/>
        </w:rPr>
        <w:t xml:space="preserve"> is the array object into the elements of an array comprehension are to be accumulated</w:t>
      </w:r>
      <w:r w:rsidRPr="008E00F6">
        <w:rPr>
          <w:sz w:val="18"/>
        </w:rPr>
        <w:t>.</w:t>
      </w:r>
    </w:p>
    <w:p w14:paraId="530C4899" w14:textId="77777777" w:rsidR="008F18C6" w:rsidRPr="00997A6B" w:rsidRDefault="008F18C6" w:rsidP="00194736">
      <w:pPr>
        <w:contextualSpacing/>
        <w:rPr>
          <w:iCs/>
        </w:rPr>
      </w:pPr>
      <w:r>
        <w:rPr>
          <w:rFonts w:ascii="Times New Roman" w:hAnsi="Times New Roman"/>
          <w:i/>
        </w:rPr>
        <w:t xml:space="preserve">Comprehension </w:t>
      </w:r>
      <w:r w:rsidRPr="00E77497">
        <w:rPr>
          <w:rFonts w:ascii="Courier New" w:hAnsi="Courier New" w:cs="Courier New"/>
          <w:b/>
        </w:rPr>
        <w:t>:</w:t>
      </w:r>
      <w:r w:rsidRPr="00E77497">
        <w:t xml:space="preserve"> </w:t>
      </w:r>
      <w:r w:rsidR="00194736">
        <w:rPr>
          <w:rFonts w:ascii="Times New Roman" w:hAnsi="Times New Roman"/>
          <w:i/>
        </w:rPr>
        <w:t xml:space="preserve">ComprehensionFor </w:t>
      </w:r>
      <w:r w:rsidR="00194736" w:rsidRPr="00194736">
        <w:rPr>
          <w:rFonts w:ascii="Times New Roman" w:hAnsi="Times New Roman"/>
          <w:i/>
        </w:rPr>
        <w:t>Comprehension</w:t>
      </w:r>
      <w:del w:id="3819" w:author="Rev 19 Allen Wirfs-Brock" w:date="2013-09-06T12:35:00Z">
        <w:r w:rsidR="00194736" w:rsidRPr="00194736" w:rsidDel="00D549DB">
          <w:rPr>
            <w:rFonts w:ascii="Times New Roman" w:hAnsi="Times New Roman"/>
            <w:i/>
          </w:rPr>
          <w:delText>Qualifier</w:delText>
        </w:r>
      </w:del>
      <w:r w:rsidR="00194736" w:rsidRPr="00194736">
        <w:rPr>
          <w:rFonts w:ascii="Times New Roman" w:hAnsi="Times New Roman"/>
          <w:i/>
        </w:rPr>
        <w:t>Tail</w:t>
      </w:r>
    </w:p>
    <w:p w14:paraId="1949FE69" w14:textId="77777777" w:rsidR="008F18C6" w:rsidRPr="000E0467" w:rsidRDefault="008F18C6" w:rsidP="006E3895">
      <w:pPr>
        <w:pStyle w:val="Alg4"/>
        <w:numPr>
          <w:ilvl w:val="0"/>
          <w:numId w:val="1393"/>
        </w:numPr>
        <w:spacing w:after="220"/>
        <w:contextualSpacing/>
      </w:pPr>
      <w:r w:rsidRPr="00E77497">
        <w:t xml:space="preserve">Return </w:t>
      </w:r>
      <w:r w:rsidR="006E3895">
        <w:t>the</w:t>
      </w:r>
      <w:r w:rsidR="006E3895" w:rsidRPr="00E77497">
        <w:t xml:space="preserve"> result of </w:t>
      </w:r>
      <w:r w:rsidR="006E3895">
        <w:t xml:space="preserve">performing </w:t>
      </w:r>
      <w:del w:id="3820" w:author="Rev 19 Allen Wirfs-Brock" w:date="2013-09-06T12:41:00Z">
        <w:r w:rsidR="006E3895" w:rsidDel="00D549DB">
          <w:delText xml:space="preserve">QualifierEvaluation </w:delText>
        </w:r>
      </w:del>
      <w:ins w:id="3821" w:author="Rev 19 Allen Wirfs-Brock" w:date="2013-09-06T12:41:00Z">
        <w:r w:rsidR="00D549DB">
          <w:t xml:space="preserve">ComprehensionComponentEvaluation </w:t>
        </w:r>
      </w:ins>
      <w:r w:rsidR="006E3895">
        <w:t>for</w:t>
      </w:r>
      <w:r w:rsidR="006E3895" w:rsidRPr="00E77497">
        <w:t xml:space="preserve"> </w:t>
      </w:r>
      <w:r w:rsidR="006E3895">
        <w:rPr>
          <w:i/>
        </w:rPr>
        <w:t>ComprehensionFor</w:t>
      </w:r>
      <w:r w:rsidR="006E3895">
        <w:rPr>
          <w:iCs/>
        </w:rPr>
        <w:t xml:space="preserve"> with arguments </w:t>
      </w:r>
      <w:r w:rsidR="006E3895" w:rsidRPr="00194736">
        <w:rPr>
          <w:i/>
        </w:rPr>
        <w:t>Comprehension</w:t>
      </w:r>
      <w:del w:id="3822" w:author="Rev 19 Allen Wirfs-Brock" w:date="2013-09-06T12:35:00Z">
        <w:r w:rsidR="006E3895" w:rsidRPr="00194736" w:rsidDel="00D549DB">
          <w:rPr>
            <w:i/>
          </w:rPr>
          <w:delText>Qualifier</w:delText>
        </w:r>
      </w:del>
      <w:r w:rsidR="006E3895" w:rsidRPr="00194736">
        <w:rPr>
          <w:i/>
        </w:rPr>
        <w:t>Tail</w:t>
      </w:r>
      <w:r w:rsidR="006E3895">
        <w:rPr>
          <w:iCs/>
        </w:rPr>
        <w:t xml:space="preserve"> and</w:t>
      </w:r>
      <w:r w:rsidR="006E3895" w:rsidRPr="006E3895">
        <w:rPr>
          <w:i/>
        </w:rPr>
        <w:t xml:space="preserve"> </w:t>
      </w:r>
      <w:r w:rsidR="006E3895">
        <w:rPr>
          <w:i/>
        </w:rPr>
        <w:t>accumulator</w:t>
      </w:r>
      <w:r w:rsidRPr="00E77497">
        <w:t>.</w:t>
      </w:r>
    </w:p>
    <w:p w14:paraId="46B1BA0A" w14:textId="77777777" w:rsidR="006E3895" w:rsidRPr="00997A6B" w:rsidRDefault="006E3895" w:rsidP="006E3895">
      <w:pPr>
        <w:contextualSpacing/>
        <w:rPr>
          <w:iCs/>
        </w:rPr>
      </w:pPr>
      <w:r w:rsidRPr="000E0467">
        <w:rPr>
          <w:rFonts w:ascii="Times New Roman" w:hAnsi="Times New Roman"/>
          <w:i/>
        </w:rPr>
        <w:t>Comprehension</w:t>
      </w:r>
      <w:del w:id="3823" w:author="Rev 19 Allen Wirfs-Brock" w:date="2013-09-06T12:37:00Z">
        <w:r w:rsidRPr="000E0467" w:rsidDel="00D549DB">
          <w:rPr>
            <w:rFonts w:ascii="Times New Roman" w:hAnsi="Times New Roman"/>
            <w:i/>
          </w:rPr>
          <w:delText>Qualifier</w:delText>
        </w:r>
      </w:del>
      <w:r w:rsidRPr="000E0467">
        <w:rPr>
          <w:rFonts w:ascii="Times New Roman" w:hAnsi="Times New Roman"/>
          <w:i/>
        </w:rPr>
        <w:t>Tail</w:t>
      </w:r>
      <w:r w:rsidRPr="00E77497">
        <w:rPr>
          <w:rFonts w:ascii="Courier New" w:hAnsi="Courier New" w:cs="Courier New"/>
          <w:b/>
        </w:rPr>
        <w:t>:</w:t>
      </w:r>
      <w:r w:rsidRPr="00E77497">
        <w:t xml:space="preserve"> </w:t>
      </w:r>
      <w:del w:id="3824" w:author="Rev 19 Allen Wirfs-Brock" w:date="2013-09-06T12:37:00Z">
        <w:r w:rsidRPr="000E0467" w:rsidDel="00D549DB">
          <w:rPr>
            <w:rFonts w:ascii="Times New Roman" w:hAnsi="Times New Roman"/>
            <w:i/>
          </w:rPr>
          <w:delText>ComprehensionQualifier</w:delText>
        </w:r>
        <w:r w:rsidDel="00D549DB">
          <w:rPr>
            <w:rFonts w:ascii="Times New Roman" w:hAnsi="Times New Roman"/>
            <w:i/>
          </w:rPr>
          <w:delText xml:space="preserve"> </w:delText>
        </w:r>
        <w:r w:rsidRPr="000E0467" w:rsidDel="00D549DB">
          <w:rPr>
            <w:rFonts w:ascii="Times New Roman" w:hAnsi="Times New Roman"/>
            <w:i/>
          </w:rPr>
          <w:delText xml:space="preserve"> </w:delText>
        </w:r>
      </w:del>
      <w:ins w:id="3825" w:author="Rev 19 Allen Wirfs-Brock" w:date="2013-09-06T12:37:00Z">
        <w:r w:rsidR="00D549DB" w:rsidRPr="000E0467">
          <w:rPr>
            <w:rFonts w:ascii="Times New Roman" w:hAnsi="Times New Roman"/>
            <w:i/>
          </w:rPr>
          <w:t>Comprehension</w:t>
        </w:r>
        <w:r w:rsidR="00D549DB">
          <w:rPr>
            <w:rFonts w:ascii="Times New Roman" w:hAnsi="Times New Roman"/>
            <w:i/>
          </w:rPr>
          <w:t xml:space="preserve">For </w:t>
        </w:r>
        <w:r w:rsidR="00D549DB" w:rsidRPr="000E0467">
          <w:rPr>
            <w:rFonts w:ascii="Times New Roman" w:hAnsi="Times New Roman"/>
            <w:i/>
          </w:rPr>
          <w:t xml:space="preserve"> </w:t>
        </w:r>
      </w:ins>
      <w:r w:rsidRPr="000E0467">
        <w:rPr>
          <w:rFonts w:ascii="Times New Roman" w:hAnsi="Times New Roman"/>
          <w:i/>
        </w:rPr>
        <w:t>Comprehension</w:t>
      </w:r>
      <w:del w:id="3826" w:author="Rev 19 Allen Wirfs-Brock" w:date="2013-09-06T12:37:00Z">
        <w:r w:rsidRPr="000E0467" w:rsidDel="00D549DB">
          <w:rPr>
            <w:rFonts w:ascii="Times New Roman" w:hAnsi="Times New Roman"/>
            <w:i/>
          </w:rPr>
          <w:delText>Qualifier</w:delText>
        </w:r>
      </w:del>
      <w:r w:rsidRPr="000E0467">
        <w:rPr>
          <w:rFonts w:ascii="Times New Roman" w:hAnsi="Times New Roman"/>
          <w:i/>
        </w:rPr>
        <w:t>Tail</w:t>
      </w:r>
    </w:p>
    <w:p w14:paraId="2B3AFECE" w14:textId="77777777" w:rsidR="006E3895" w:rsidRPr="000E0467" w:rsidRDefault="006E3895" w:rsidP="006E3895">
      <w:pPr>
        <w:pStyle w:val="Alg4"/>
        <w:numPr>
          <w:ilvl w:val="0"/>
          <w:numId w:val="1397"/>
        </w:numPr>
        <w:spacing w:after="220"/>
        <w:contextualSpacing/>
      </w:pPr>
      <w:r w:rsidRPr="00E77497">
        <w:t xml:space="preserve">Return </w:t>
      </w:r>
      <w:r>
        <w:t>the</w:t>
      </w:r>
      <w:r w:rsidRPr="00E77497">
        <w:t xml:space="preserve"> result of </w:t>
      </w:r>
      <w:r>
        <w:t xml:space="preserve">performing </w:t>
      </w:r>
      <w:ins w:id="3827" w:author="Rev 19 Allen Wirfs-Brock" w:date="2013-09-06T12:41:00Z">
        <w:r w:rsidR="00D549DB">
          <w:t>ComprehensionComponent</w:t>
        </w:r>
      </w:ins>
      <w:del w:id="3828" w:author="Rev 19 Allen Wirfs-Brock" w:date="2013-09-06T12:41:00Z">
        <w:r w:rsidDel="00D549DB">
          <w:delText>Qualifier</w:delText>
        </w:r>
      </w:del>
      <w:r>
        <w:t>Evaluation for</w:t>
      </w:r>
      <w:r w:rsidRPr="00E77497">
        <w:t xml:space="preserve"> </w:t>
      </w:r>
      <w:del w:id="3829" w:author="Rev 19 Allen Wirfs-Brock" w:date="2013-09-06T12:38:00Z">
        <w:r w:rsidRPr="000E0467" w:rsidDel="00D549DB">
          <w:rPr>
            <w:i/>
          </w:rPr>
          <w:delText>ComprehensionQualifier</w:delText>
        </w:r>
        <w:r w:rsidDel="00D549DB">
          <w:rPr>
            <w:i/>
          </w:rPr>
          <w:delText xml:space="preserve"> </w:delText>
        </w:r>
        <w:r w:rsidRPr="000E0467" w:rsidDel="00D549DB">
          <w:rPr>
            <w:i/>
          </w:rPr>
          <w:delText xml:space="preserve"> </w:delText>
        </w:r>
      </w:del>
      <w:ins w:id="3830" w:author="Rev 19 Allen Wirfs-Brock" w:date="2013-09-06T12:38:00Z">
        <w:r w:rsidR="00D549DB" w:rsidRPr="000E0467">
          <w:rPr>
            <w:i/>
          </w:rPr>
          <w:t>Comprehension</w:t>
        </w:r>
      </w:ins>
      <w:ins w:id="3831" w:author="Rev 19 Allen Wirfs-Brock" w:date="2013-09-06T12:39:00Z">
        <w:r w:rsidR="00D549DB">
          <w:rPr>
            <w:i/>
          </w:rPr>
          <w:t>For</w:t>
        </w:r>
      </w:ins>
      <w:ins w:id="3832" w:author="Rev 19 Allen Wirfs-Brock" w:date="2013-09-06T12:38:00Z">
        <w:r w:rsidR="00D549DB">
          <w:rPr>
            <w:i/>
          </w:rPr>
          <w:t xml:space="preserve"> </w:t>
        </w:r>
        <w:r w:rsidR="00D549DB" w:rsidRPr="000E0467">
          <w:rPr>
            <w:i/>
          </w:rPr>
          <w:t xml:space="preserve"> </w:t>
        </w:r>
      </w:ins>
      <w:r>
        <w:rPr>
          <w:iCs/>
        </w:rPr>
        <w:t xml:space="preserve">with arguments </w:t>
      </w:r>
      <w:r w:rsidRPr="00194736">
        <w:rPr>
          <w:i/>
        </w:rPr>
        <w:t>Comprehension</w:t>
      </w:r>
      <w:del w:id="3833" w:author="Rev 19 Allen Wirfs-Brock" w:date="2013-09-06T12:38:00Z">
        <w:r w:rsidRPr="00194736" w:rsidDel="00D549DB">
          <w:rPr>
            <w:i/>
          </w:rPr>
          <w:delText>Qualifier</w:delText>
        </w:r>
      </w:del>
      <w:r w:rsidRPr="00194736">
        <w:rPr>
          <w:i/>
        </w:rPr>
        <w:t>Tail</w:t>
      </w:r>
      <w:r>
        <w:rPr>
          <w:iCs/>
        </w:rPr>
        <w:t xml:space="preserve"> and</w:t>
      </w:r>
      <w:r w:rsidRPr="006E3895">
        <w:rPr>
          <w:i/>
        </w:rPr>
        <w:t xml:space="preserve"> </w:t>
      </w:r>
      <w:r>
        <w:rPr>
          <w:i/>
        </w:rPr>
        <w:t>accumulator</w:t>
      </w:r>
      <w:r w:rsidRPr="00E77497">
        <w:t>.</w:t>
      </w:r>
    </w:p>
    <w:p w14:paraId="114DF144" w14:textId="77777777" w:rsidR="00D549DB" w:rsidRPr="00997A6B" w:rsidRDefault="00D549DB" w:rsidP="00D549DB">
      <w:pPr>
        <w:contextualSpacing/>
        <w:rPr>
          <w:ins w:id="3834" w:author="Rev 19 Allen Wirfs-Brock" w:date="2013-09-06T12:39:00Z"/>
          <w:iCs/>
        </w:rPr>
      </w:pPr>
      <w:ins w:id="3835" w:author="Rev 19 Allen Wirfs-Brock" w:date="2013-09-06T12:39:00Z">
        <w:r w:rsidRPr="000E0467">
          <w:rPr>
            <w:rFonts w:ascii="Times New Roman" w:hAnsi="Times New Roman"/>
            <w:i/>
          </w:rPr>
          <w:t>ComprehensionTail</w:t>
        </w:r>
        <w:r w:rsidRPr="00E77497">
          <w:rPr>
            <w:rFonts w:ascii="Courier New" w:hAnsi="Courier New" w:cs="Courier New"/>
            <w:b/>
          </w:rPr>
          <w:t>:</w:t>
        </w:r>
        <w:r w:rsidRPr="00E77497">
          <w:t xml:space="preserve"> </w:t>
        </w:r>
        <w:r w:rsidRPr="000E0467">
          <w:rPr>
            <w:rFonts w:ascii="Times New Roman" w:hAnsi="Times New Roman"/>
            <w:i/>
          </w:rPr>
          <w:t>Comprehension</w:t>
        </w:r>
        <w:r>
          <w:rPr>
            <w:rFonts w:ascii="Times New Roman" w:hAnsi="Times New Roman"/>
            <w:i/>
          </w:rPr>
          <w:t xml:space="preserve">If </w:t>
        </w:r>
        <w:r w:rsidRPr="000E0467">
          <w:rPr>
            <w:rFonts w:ascii="Times New Roman" w:hAnsi="Times New Roman"/>
            <w:i/>
          </w:rPr>
          <w:t xml:space="preserve"> ComprehensionTail</w:t>
        </w:r>
      </w:ins>
    </w:p>
    <w:p w14:paraId="762D7BAA" w14:textId="77777777" w:rsidR="00D549DB" w:rsidRPr="000E0467" w:rsidRDefault="00D549DB" w:rsidP="00D549DB">
      <w:pPr>
        <w:pStyle w:val="Alg4"/>
        <w:numPr>
          <w:ilvl w:val="0"/>
          <w:numId w:val="1591"/>
        </w:numPr>
        <w:spacing w:after="220"/>
        <w:contextualSpacing/>
        <w:rPr>
          <w:ins w:id="3836" w:author="Rev 19 Allen Wirfs-Brock" w:date="2013-09-06T12:39:00Z"/>
        </w:rPr>
      </w:pPr>
      <w:ins w:id="3837" w:author="Rev 19 Allen Wirfs-Brock" w:date="2013-09-06T12:39:00Z">
        <w:r w:rsidRPr="00E77497">
          <w:t xml:space="preserve">Return </w:t>
        </w:r>
        <w:r>
          <w:t>the</w:t>
        </w:r>
        <w:r w:rsidRPr="00E77497">
          <w:t xml:space="preserve"> result of </w:t>
        </w:r>
        <w:r>
          <w:t xml:space="preserve">performing </w:t>
        </w:r>
      </w:ins>
      <w:ins w:id="3838" w:author="Rev 19 Allen Wirfs-Brock" w:date="2013-09-06T12:41:00Z">
        <w:r>
          <w:t>ComprehensionComponent</w:t>
        </w:r>
      </w:ins>
      <w:ins w:id="3839" w:author="Rev 19 Allen Wirfs-Brock" w:date="2013-09-06T12:39:00Z">
        <w:r>
          <w:t>rEvaluation for</w:t>
        </w:r>
        <w:r w:rsidRPr="00E77497">
          <w:t xml:space="preserve"> </w:t>
        </w:r>
        <w:r w:rsidRPr="000E0467">
          <w:rPr>
            <w:i/>
          </w:rPr>
          <w:t>Comprehension</w:t>
        </w:r>
        <w:r>
          <w:rPr>
            <w:i/>
          </w:rPr>
          <w:t xml:space="preserve">If </w:t>
        </w:r>
        <w:r w:rsidRPr="000E0467">
          <w:rPr>
            <w:i/>
          </w:rPr>
          <w:t xml:space="preserve"> </w:t>
        </w:r>
        <w:r>
          <w:rPr>
            <w:iCs/>
          </w:rPr>
          <w:t xml:space="preserve">with arguments </w:t>
        </w:r>
        <w:r w:rsidRPr="00194736">
          <w:rPr>
            <w:i/>
          </w:rPr>
          <w:t>ComprehensionTail</w:t>
        </w:r>
        <w:r>
          <w:rPr>
            <w:iCs/>
          </w:rPr>
          <w:t xml:space="preserve"> and</w:t>
        </w:r>
        <w:r w:rsidRPr="006E3895">
          <w:rPr>
            <w:i/>
          </w:rPr>
          <w:t xml:space="preserve"> </w:t>
        </w:r>
        <w:r>
          <w:rPr>
            <w:i/>
          </w:rPr>
          <w:t>accumulator</w:t>
        </w:r>
        <w:r w:rsidRPr="00E77497">
          <w:t>.</w:t>
        </w:r>
      </w:ins>
    </w:p>
    <w:p w14:paraId="49EE3147" w14:textId="77777777" w:rsidR="006E3895" w:rsidRPr="00997A6B" w:rsidRDefault="006E3895" w:rsidP="006E3895">
      <w:pPr>
        <w:contextualSpacing/>
        <w:rPr>
          <w:iCs/>
        </w:rPr>
      </w:pPr>
      <w:r w:rsidRPr="000E0467">
        <w:rPr>
          <w:rFonts w:ascii="Times New Roman" w:hAnsi="Times New Roman"/>
          <w:i/>
        </w:rPr>
        <w:t>Comprehension</w:t>
      </w:r>
      <w:del w:id="3840" w:author="Rev 19 Allen Wirfs-Brock" w:date="2013-09-06T12:38:00Z">
        <w:r w:rsidRPr="000E0467" w:rsidDel="00D549DB">
          <w:rPr>
            <w:rFonts w:ascii="Times New Roman" w:hAnsi="Times New Roman"/>
            <w:i/>
          </w:rPr>
          <w:delText>Qualifier</w:delText>
        </w:r>
      </w:del>
      <w:r w:rsidRPr="000E0467">
        <w:rPr>
          <w:rFonts w:ascii="Times New Roman" w:hAnsi="Times New Roman"/>
          <w:i/>
        </w:rPr>
        <w:t>Tail</w:t>
      </w:r>
      <w:r w:rsidRPr="00E77497">
        <w:rPr>
          <w:rFonts w:ascii="Courier New" w:hAnsi="Courier New" w:cs="Courier New"/>
          <w:b/>
        </w:rPr>
        <w:t>:</w:t>
      </w:r>
      <w:r w:rsidRPr="00E77497">
        <w:t xml:space="preserve"> </w:t>
      </w:r>
      <w:r>
        <w:rPr>
          <w:rFonts w:ascii="Times New Roman" w:hAnsi="Times New Roman"/>
          <w:i/>
        </w:rPr>
        <w:t>AssignmentExpression</w:t>
      </w:r>
    </w:p>
    <w:p w14:paraId="51E548D5" w14:textId="77777777" w:rsidR="00433739" w:rsidRPr="00E77497" w:rsidRDefault="00433739" w:rsidP="00433739">
      <w:pPr>
        <w:pStyle w:val="Alg4"/>
        <w:numPr>
          <w:ilvl w:val="0"/>
          <w:numId w:val="1398"/>
        </w:numPr>
        <w:spacing w:after="220"/>
        <w:contextualSpacing/>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14:paraId="6427FDA0" w14:textId="77777777" w:rsidR="00433739" w:rsidRPr="00E77497" w:rsidRDefault="00433739" w:rsidP="00433739">
      <w:pPr>
        <w:pStyle w:val="Alg4"/>
        <w:numPr>
          <w:ilvl w:val="0"/>
          <w:numId w:val="1398"/>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14:paraId="6D39D2B1" w14:textId="77777777" w:rsidR="00433739" w:rsidRDefault="00433739" w:rsidP="00433739">
      <w:pPr>
        <w:pStyle w:val="Alg4"/>
        <w:numPr>
          <w:ilvl w:val="0"/>
          <w:numId w:val="1398"/>
        </w:numPr>
        <w:spacing w:after="220"/>
        <w:contextualSpacing/>
      </w:pPr>
      <w:r>
        <w:t>ReturnIfAbrupt(</w:t>
      </w:r>
      <w:r>
        <w:rPr>
          <w:i/>
        </w:rPr>
        <w:t>value</w:t>
      </w:r>
      <w:r>
        <w:t>).</w:t>
      </w:r>
    </w:p>
    <w:p w14:paraId="5E54BBE5" w14:textId="77777777" w:rsidR="00433739" w:rsidRDefault="00433739" w:rsidP="00433739">
      <w:pPr>
        <w:pStyle w:val="Alg4"/>
        <w:numPr>
          <w:ilvl w:val="0"/>
          <w:numId w:val="1398"/>
        </w:numPr>
        <w:spacing w:after="220"/>
        <w:contextualSpacing/>
      </w:pPr>
      <w:r>
        <w:t xml:space="preserve">If </w:t>
      </w:r>
      <w:r>
        <w:rPr>
          <w:i/>
          <w:iCs/>
        </w:rPr>
        <w:t>accumulator</w:t>
      </w:r>
      <w:r>
        <w:t xml:space="preserve"> is not </w:t>
      </w:r>
      <w:r w:rsidRPr="00433739">
        <w:rPr>
          <w:b/>
          <w:bCs/>
        </w:rPr>
        <w:t>undefined</w:t>
      </w:r>
      <w:r>
        <w:t>, then</w:t>
      </w:r>
    </w:p>
    <w:p w14:paraId="73B93A19" w14:textId="77777777" w:rsidR="00371716" w:rsidRDefault="00433739" w:rsidP="00371716">
      <w:pPr>
        <w:pStyle w:val="Alg4"/>
        <w:numPr>
          <w:ilvl w:val="1"/>
          <w:numId w:val="1398"/>
        </w:numPr>
        <w:spacing w:after="220"/>
        <w:contextualSpacing/>
      </w:pPr>
      <w:r>
        <w:t xml:space="preserve">Assert: this is </w:t>
      </w:r>
      <w:r w:rsidR="00371716">
        <w:t xml:space="preserve">part of </w:t>
      </w:r>
      <w:r>
        <w:t>an array comprehension</w:t>
      </w:r>
      <w:r w:rsidR="00371716">
        <w:t>.</w:t>
      </w:r>
    </w:p>
    <w:p w14:paraId="23F6BF3B" w14:textId="77777777" w:rsidR="00433739" w:rsidRDefault="00371716" w:rsidP="00371716">
      <w:pPr>
        <w:pStyle w:val="Alg4"/>
        <w:numPr>
          <w:ilvl w:val="1"/>
          <w:numId w:val="1398"/>
        </w:numPr>
        <w:spacing w:after="220"/>
        <w:contextualSpacing/>
      </w:pPr>
      <w:r>
        <w:t>Assert:</w:t>
      </w:r>
      <w:r w:rsidR="00433739">
        <w:t xml:space="preserve"> </w:t>
      </w:r>
      <w:r w:rsidR="00433739">
        <w:rPr>
          <w:i/>
        </w:rPr>
        <w:t>accumulator</w:t>
      </w:r>
      <w:r w:rsidR="00433739" w:rsidRPr="00E77497">
        <w:rPr>
          <w:i/>
        </w:rPr>
        <w:t xml:space="preserve"> </w:t>
      </w:r>
      <w:r w:rsidR="00433739">
        <w:t>is an exotic array object</w:t>
      </w:r>
      <w:r>
        <w:t xml:space="preserve"> so access to its </w:t>
      </w:r>
      <w:r w:rsidRPr="00371716">
        <w:rPr>
          <w:rFonts w:ascii="Courier New" w:hAnsi="Courier New"/>
          <w:b/>
        </w:rPr>
        <w:t>length</w:t>
      </w:r>
      <w:r w:rsidR="001A60D1">
        <w:t xml:space="preserve"> property should never fail</w:t>
      </w:r>
      <w:r w:rsidR="00433739">
        <w:t>.</w:t>
      </w:r>
    </w:p>
    <w:p w14:paraId="4C12EE82" w14:textId="77777777" w:rsidR="00371716" w:rsidRPr="00E77497" w:rsidRDefault="00371716" w:rsidP="00371716">
      <w:pPr>
        <w:pStyle w:val="Alg4"/>
        <w:numPr>
          <w:ilvl w:val="1"/>
          <w:numId w:val="1398"/>
        </w:numPr>
      </w:pPr>
      <w:r w:rsidRPr="00E77497">
        <w:t xml:space="preserve">Let </w:t>
      </w:r>
      <w:r w:rsidRPr="00E77497">
        <w:rPr>
          <w:i/>
        </w:rPr>
        <w:t>len</w:t>
      </w:r>
      <w:r w:rsidRPr="00E77497">
        <w:t xml:space="preserve"> be the result of Get</w:t>
      </w:r>
      <w:r>
        <w:t>(</w:t>
      </w:r>
      <w:r>
        <w:rPr>
          <w:i/>
          <w:iCs/>
        </w:rPr>
        <w:t>accumulator</w:t>
      </w:r>
      <w:r>
        <w:t>,</w:t>
      </w:r>
      <w:r w:rsidRPr="00E77497">
        <w:t xml:space="preserve"> </w:t>
      </w:r>
      <w:r w:rsidRPr="00E77497">
        <w:rPr>
          <w:rFonts w:ascii="Courier New" w:hAnsi="Courier New"/>
          <w:b/>
        </w:rPr>
        <w:t>"length"</w:t>
      </w:r>
      <w:r>
        <w:rPr>
          <w:bCs/>
        </w:rPr>
        <w:t>)</w:t>
      </w:r>
      <w:r w:rsidRPr="00E77497">
        <w:t>.</w:t>
      </w:r>
    </w:p>
    <w:p w14:paraId="0D54D449" w14:textId="77777777" w:rsidR="00371716" w:rsidRDefault="00371716" w:rsidP="00371716">
      <w:pPr>
        <w:pStyle w:val="Alg4"/>
        <w:numPr>
          <w:ilvl w:val="1"/>
          <w:numId w:val="1398"/>
        </w:numPr>
        <w:contextualSpacing/>
      </w:pPr>
      <w:r>
        <w:t xml:space="preserve">If </w:t>
      </w:r>
      <w:r>
        <w:rPr>
          <w:i/>
          <w:iCs/>
        </w:rPr>
        <w:t>len</w:t>
      </w:r>
      <w:r>
        <w:t>≥2</w:t>
      </w:r>
      <w:r w:rsidRPr="00CB015F">
        <w:rPr>
          <w:vertAlign w:val="superscript"/>
        </w:rPr>
        <w:t>32</w:t>
      </w:r>
      <w:r>
        <w:t xml:space="preserve">-1, then </w:t>
      </w:r>
      <w:r w:rsidR="00CB015F">
        <w:t xml:space="preserve">throw a </w:t>
      </w:r>
      <w:r w:rsidR="00CB015F" w:rsidRPr="00CB015F">
        <w:rPr>
          <w:b/>
          <w:bCs/>
        </w:rPr>
        <w:t>RangeError</w:t>
      </w:r>
      <w:r w:rsidR="00CB015F">
        <w:t xml:space="preserve"> exception.</w:t>
      </w:r>
    </w:p>
    <w:p w14:paraId="0A60ACF2" w14:textId="77777777"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ToString(</w:t>
      </w:r>
      <w:r>
        <w:rPr>
          <w:i/>
        </w:rPr>
        <w:t>len</w:t>
      </w:r>
      <w:r w:rsidRPr="00E77497">
        <w:t xml:space="preserve">), </w:t>
      </w:r>
      <w:r>
        <w:rPr>
          <w:i/>
        </w:rPr>
        <w:t>value</w:t>
      </w:r>
      <w:r w:rsidRPr="00E77497">
        <w:t xml:space="preserve">, </w:t>
      </w:r>
      <w:r w:rsidRPr="00E77497">
        <w:rPr>
          <w:b/>
        </w:rPr>
        <w:t>true</w:t>
      </w:r>
      <w:r>
        <w:rPr>
          <w:bCs/>
        </w:rPr>
        <w:t>)</w:t>
      </w:r>
      <w:r w:rsidRPr="00E77497">
        <w:t>.</w:t>
      </w:r>
    </w:p>
    <w:p w14:paraId="39D76AC6" w14:textId="77777777" w:rsidR="00CB015F" w:rsidRPr="00E77497" w:rsidRDefault="00CB015F" w:rsidP="00CB015F">
      <w:pPr>
        <w:pStyle w:val="Alg4"/>
        <w:numPr>
          <w:ilvl w:val="1"/>
          <w:numId w:val="1398"/>
        </w:numPr>
        <w:contextualSpacing/>
      </w:pPr>
      <w:r>
        <w:t>ReturnIfAbrupt(</w:t>
      </w:r>
      <w:r>
        <w:rPr>
          <w:i/>
        </w:rPr>
        <w:t>putStatus</w:t>
      </w:r>
      <w:r>
        <w:t>).</w:t>
      </w:r>
    </w:p>
    <w:p w14:paraId="182803E0" w14:textId="77777777" w:rsidR="00CB015F" w:rsidRPr="00E77497" w:rsidRDefault="00CB015F" w:rsidP="00CB015F">
      <w:pPr>
        <w:pStyle w:val="Alg4"/>
        <w:numPr>
          <w:ilvl w:val="1"/>
          <w:numId w:val="1398"/>
        </w:numPr>
      </w:pPr>
      <w:r w:rsidRPr="00E77497">
        <w:t xml:space="preserve">Increase </w:t>
      </w:r>
      <w:r>
        <w:rPr>
          <w:i/>
        </w:rPr>
        <w:t>len</w:t>
      </w:r>
      <w:r w:rsidRPr="00E77497">
        <w:t xml:space="preserve"> by 1.</w:t>
      </w:r>
    </w:p>
    <w:p w14:paraId="522968F6" w14:textId="77777777"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len</w:t>
      </w:r>
      <w:r w:rsidRPr="00E77497">
        <w:t xml:space="preserve">, </w:t>
      </w:r>
      <w:r w:rsidRPr="00E77497">
        <w:rPr>
          <w:b/>
        </w:rPr>
        <w:t>true</w:t>
      </w:r>
      <w:r>
        <w:rPr>
          <w:bCs/>
        </w:rPr>
        <w:t>)</w:t>
      </w:r>
      <w:r w:rsidRPr="00E77497">
        <w:t>.</w:t>
      </w:r>
    </w:p>
    <w:p w14:paraId="19AC953D" w14:textId="77777777" w:rsidR="00CB015F" w:rsidRPr="00E77497" w:rsidRDefault="00CB015F" w:rsidP="00CB015F">
      <w:pPr>
        <w:pStyle w:val="Alg4"/>
        <w:numPr>
          <w:ilvl w:val="1"/>
          <w:numId w:val="1398"/>
        </w:numPr>
        <w:contextualSpacing/>
      </w:pPr>
      <w:r>
        <w:t>ReturnIfAbrupt(</w:t>
      </w:r>
      <w:r>
        <w:rPr>
          <w:i/>
        </w:rPr>
        <w:t>putStatus</w:t>
      </w:r>
      <w:r>
        <w:t>).</w:t>
      </w:r>
    </w:p>
    <w:p w14:paraId="0CE5FFE8" w14:textId="77777777" w:rsidR="00CB015F" w:rsidRDefault="00CB015F" w:rsidP="002E211A">
      <w:pPr>
        <w:pStyle w:val="Alg4"/>
        <w:numPr>
          <w:ilvl w:val="1"/>
          <w:numId w:val="1398"/>
        </w:numPr>
        <w:spacing w:after="220"/>
        <w:contextualSpacing/>
      </w:pPr>
      <w:r>
        <w:t xml:space="preserve">Return </w:t>
      </w:r>
      <w:r w:rsidR="002E211A">
        <w:t>NormalCompletion(</w:t>
      </w:r>
      <w:r w:rsidR="002E211A">
        <w:rPr>
          <w:b/>
          <w:bCs/>
        </w:rPr>
        <w:t>undefined</w:t>
      </w:r>
      <w:r w:rsidR="002E211A">
        <w:t>)</w:t>
      </w:r>
      <w:r>
        <w:t>.</w:t>
      </w:r>
    </w:p>
    <w:p w14:paraId="6E972A57" w14:textId="77777777" w:rsidR="00CB015F" w:rsidRDefault="00CB015F" w:rsidP="00CB015F">
      <w:pPr>
        <w:pStyle w:val="Alg4"/>
        <w:numPr>
          <w:ilvl w:val="0"/>
          <w:numId w:val="1398"/>
        </w:numPr>
        <w:spacing w:after="220"/>
        <w:contextualSpacing/>
      </w:pPr>
      <w:r>
        <w:t xml:space="preserve">Assert: </w:t>
      </w:r>
      <w:r>
        <w:rPr>
          <w:i/>
          <w:iCs/>
        </w:rPr>
        <w:t>accumulator</w:t>
      </w:r>
      <w:r>
        <w:t xml:space="preserve"> is </w:t>
      </w:r>
      <w:r w:rsidRPr="00433739">
        <w:rPr>
          <w:b/>
          <w:bCs/>
        </w:rPr>
        <w:t>undefined</w:t>
      </w:r>
      <w:r>
        <w:t>, so this is part of a generator comprehension.</w:t>
      </w:r>
    </w:p>
    <w:p w14:paraId="38403B40" w14:textId="77777777" w:rsidR="00CB015F" w:rsidRDefault="00AC08AB" w:rsidP="00B775C8">
      <w:pPr>
        <w:pStyle w:val="Alg4"/>
        <w:numPr>
          <w:ilvl w:val="0"/>
          <w:numId w:val="1398"/>
        </w:numPr>
        <w:spacing w:after="220"/>
        <w:contextualSpacing/>
      </w:pPr>
      <w:r>
        <w:t xml:space="preserve">Let </w:t>
      </w:r>
      <w:r>
        <w:rPr>
          <w:i/>
          <w:iCs/>
        </w:rPr>
        <w:t xml:space="preserve">yieldStatus </w:t>
      </w:r>
      <w:r w:rsidRPr="00AC08AB">
        <w:t>be the result of</w:t>
      </w:r>
      <w:r>
        <w:rPr>
          <w:i/>
          <w:iCs/>
        </w:rPr>
        <w:t xml:space="preserve"> </w:t>
      </w:r>
      <w:r>
        <w:t>GeneratorYield(CreateIt</w:t>
      </w:r>
      <w:ins w:id="3841" w:author="Rev 19 Allen Wirfs-Brock" w:date="2013-09-06T10:14:00Z">
        <w:r w:rsidR="00AE748F">
          <w:t>e</w:t>
        </w:r>
      </w:ins>
      <w:r>
        <w:t>r</w:t>
      </w:r>
      <w:r w:rsidR="00B775C8">
        <w:t>Result</w:t>
      </w:r>
      <w:r>
        <w:t>Object(</w:t>
      </w:r>
      <w:r>
        <w:rPr>
          <w:i/>
          <w:iCs/>
        </w:rPr>
        <w:t>value</w:t>
      </w:r>
      <w:r>
        <w:t xml:space="preserve">, </w:t>
      </w:r>
      <w:r>
        <w:rPr>
          <w:b/>
          <w:bCs/>
        </w:rPr>
        <w:t>false</w:t>
      </w:r>
      <w:r>
        <w:t>))</w:t>
      </w:r>
      <w:r w:rsidRPr="00E77497">
        <w:t>.</w:t>
      </w:r>
    </w:p>
    <w:p w14:paraId="132DD29B" w14:textId="77777777" w:rsidR="00AC08AB" w:rsidRDefault="00AC08AB" w:rsidP="00AC08AB">
      <w:pPr>
        <w:pStyle w:val="Alg4"/>
        <w:numPr>
          <w:ilvl w:val="0"/>
          <w:numId w:val="1398"/>
        </w:numPr>
        <w:spacing w:after="220"/>
        <w:contextualSpacing/>
      </w:pPr>
      <w:r>
        <w:t>ReturnIfAbrupt(</w:t>
      </w:r>
      <w:r>
        <w:rPr>
          <w:i/>
          <w:iCs/>
        </w:rPr>
        <w:t>yieldStatus</w:t>
      </w:r>
      <w:r>
        <w:t>).</w:t>
      </w:r>
    </w:p>
    <w:p w14:paraId="5FF53B4E" w14:textId="77777777" w:rsidR="006E3895" w:rsidRPr="000E0467" w:rsidRDefault="006E3895" w:rsidP="002E211A">
      <w:pPr>
        <w:pStyle w:val="Alg4"/>
        <w:numPr>
          <w:ilvl w:val="0"/>
          <w:numId w:val="1398"/>
        </w:numPr>
        <w:spacing w:after="220"/>
        <w:contextualSpacing/>
      </w:pPr>
      <w:r w:rsidRPr="00E77497">
        <w:t xml:space="preserve">Return </w:t>
      </w:r>
      <w:r w:rsidR="002E211A">
        <w:t>NormalCompletion(</w:t>
      </w:r>
      <w:r w:rsidR="002E211A">
        <w:rPr>
          <w:b/>
          <w:bCs/>
        </w:rPr>
        <w:t>undefined</w:t>
      </w:r>
      <w:r w:rsidR="002E211A">
        <w:t>)</w:t>
      </w:r>
      <w:r w:rsidR="00CB015F">
        <w:t>.</w:t>
      </w:r>
    </w:p>
    <w:p w14:paraId="5DF1059D" w14:textId="77777777" w:rsidR="00B04C82" w:rsidRDefault="00B04C82" w:rsidP="006A78DC">
      <w:pPr>
        <w:pStyle w:val="51"/>
      </w:pPr>
      <w:r w:rsidRPr="00E77497">
        <w:t xml:space="preserve">Runtime Semantics: </w:t>
      </w:r>
      <w:ins w:id="3842" w:author="Rev 19 Allen Wirfs-Brock" w:date="2013-09-06T12:41:00Z">
        <w:r w:rsidR="004E13DE" w:rsidRPr="004E13DE">
          <w:t>ComprehensionComponent</w:t>
        </w:r>
      </w:ins>
      <w:del w:id="3843" w:author="Rev 19 Allen Wirfs-Brock" w:date="2013-09-06T12:41:00Z">
        <w:r w:rsidDel="004E13DE">
          <w:delText>Qualifier</w:delText>
        </w:r>
      </w:del>
      <w:r>
        <w:t>Evaluation</w:t>
      </w:r>
      <w:r w:rsidRPr="00E77497">
        <w:t xml:space="preserve"> </w:t>
      </w:r>
    </w:p>
    <w:p w14:paraId="02712F8E" w14:textId="77777777" w:rsidR="00B04C82" w:rsidRPr="004418C4" w:rsidRDefault="00B04C82" w:rsidP="00B04C82">
      <w:pPr>
        <w:ind w:left="360"/>
      </w:pPr>
      <w:r>
        <w:t>W</w:t>
      </w:r>
      <w:r w:rsidRPr="004418C4">
        <w:t>ith argument</w:t>
      </w:r>
      <w:r>
        <w:t xml:space="preserve">s </w:t>
      </w:r>
      <w:r>
        <w:rPr>
          <w:rFonts w:ascii="Times New Roman" w:hAnsi="Times New Roman"/>
          <w:i/>
        </w:rPr>
        <w:t>tail</w:t>
      </w:r>
      <w:r>
        <w:t xml:space="preserve"> and</w:t>
      </w:r>
      <w:r w:rsidRPr="004418C4">
        <w:t xml:space="preserve"> </w:t>
      </w:r>
      <w:r>
        <w:rPr>
          <w:rFonts w:ascii="Times New Roman" w:hAnsi="Times New Roman"/>
          <w:i/>
        </w:rPr>
        <w:t>accumulator</w:t>
      </w:r>
      <w:r>
        <w:t>.</w:t>
      </w:r>
    </w:p>
    <w:p w14:paraId="4B3A140E" w14:textId="77777777" w:rsidR="00B04C82" w:rsidRDefault="00B04C82" w:rsidP="00B04C82">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Pr>
          <w:sz w:val="18"/>
        </w:rPr>
        <w:t>a comprehension component is being evaluated as part of a generator comprehension.</w:t>
      </w:r>
      <w:r w:rsidRPr="008E00F6">
        <w:rPr>
          <w:sz w:val="18"/>
        </w:rPr>
        <w:t xml:space="preserve"> </w:t>
      </w:r>
      <w:r>
        <w:rPr>
          <w:sz w:val="18"/>
        </w:rPr>
        <w:t xml:space="preserve">Otherwise, the value of </w:t>
      </w:r>
      <w:r w:rsidRPr="008F18C6">
        <w:rPr>
          <w:rFonts w:ascii="Times New Roman" w:hAnsi="Times New Roman"/>
          <w:i/>
          <w:sz w:val="18"/>
        </w:rPr>
        <w:t>accumulator</w:t>
      </w:r>
      <w:r>
        <w:rPr>
          <w:sz w:val="18"/>
        </w:rPr>
        <w:t xml:space="preserve"> is the array object into the elements of an array comprehension are to be accumulated</w:t>
      </w:r>
      <w:r w:rsidRPr="008E00F6">
        <w:rPr>
          <w:sz w:val="18"/>
        </w:rPr>
        <w:t>.</w:t>
      </w:r>
    </w:p>
    <w:p w14:paraId="0E204325" w14:textId="77777777" w:rsidR="000E0467" w:rsidRPr="00997A6B" w:rsidRDefault="00B04C82" w:rsidP="000E0467">
      <w:pPr>
        <w:contextualSpacing/>
        <w:rPr>
          <w:iCs/>
        </w:rPr>
      </w:pPr>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p>
    <w:p w14:paraId="06BC95B2" w14:textId="77777777" w:rsidR="00B00296" w:rsidRPr="00E77497" w:rsidRDefault="00B00296" w:rsidP="00B00296">
      <w:pPr>
        <w:pStyle w:val="Alg3"/>
        <w:numPr>
          <w:ilvl w:val="0"/>
          <w:numId w:val="1395"/>
        </w:numPr>
      </w:pPr>
      <w:r w:rsidRPr="00E77497">
        <w:t xml:space="preserve">Let </w:t>
      </w:r>
      <w:r w:rsidRPr="00E77497">
        <w:rPr>
          <w:i/>
        </w:rPr>
        <w:t>exprRef</w:t>
      </w:r>
      <w:r w:rsidRPr="00E77497">
        <w:t xml:space="preserve"> be the result of evaluating </w:t>
      </w:r>
      <w:r w:rsidRPr="00B00296">
        <w:rPr>
          <w:i/>
        </w:rPr>
        <w:t>AssignmentExpression</w:t>
      </w:r>
      <w:r w:rsidRPr="00E77497">
        <w:t>.</w:t>
      </w:r>
    </w:p>
    <w:p w14:paraId="0BC78A6F" w14:textId="77777777" w:rsidR="00B00296" w:rsidRPr="00E77497" w:rsidRDefault="00B00296" w:rsidP="00B00296">
      <w:pPr>
        <w:pStyle w:val="Alg3"/>
        <w:numPr>
          <w:ilvl w:val="0"/>
          <w:numId w:val="1395"/>
        </w:numPr>
      </w:pPr>
      <w:r w:rsidRPr="00E77497">
        <w:t xml:space="preserve">Let </w:t>
      </w:r>
      <w:r w:rsidRPr="00E77497">
        <w:rPr>
          <w:i/>
        </w:rPr>
        <w:t>exprValue</w:t>
      </w:r>
      <w:r w:rsidRPr="00E77497">
        <w:t xml:space="preserve"> be GetValue(</w:t>
      </w:r>
      <w:r w:rsidRPr="00E77497">
        <w:rPr>
          <w:i/>
        </w:rPr>
        <w:t>exprRef</w:t>
      </w:r>
      <w:r w:rsidRPr="00E77497">
        <w:t>).</w:t>
      </w:r>
    </w:p>
    <w:p w14:paraId="011683B8" w14:textId="77777777" w:rsidR="00B00296" w:rsidRPr="00E77497" w:rsidRDefault="00B00296" w:rsidP="00B00296">
      <w:pPr>
        <w:pStyle w:val="Alg3"/>
        <w:numPr>
          <w:ilvl w:val="0"/>
          <w:numId w:val="1395"/>
        </w:numPr>
      </w:pPr>
      <w:r w:rsidRPr="00E77497">
        <w:t xml:space="preserve">Let </w:t>
      </w:r>
      <w:r w:rsidRPr="00E77497">
        <w:rPr>
          <w:i/>
        </w:rPr>
        <w:t>obj</w:t>
      </w:r>
      <w:r w:rsidRPr="00E77497">
        <w:t xml:space="preserve"> be ToObject(</w:t>
      </w:r>
      <w:r w:rsidRPr="00E77497">
        <w:rPr>
          <w:i/>
        </w:rPr>
        <w:t>exprValue</w:t>
      </w:r>
      <w:r w:rsidRPr="00E77497">
        <w:t>).</w:t>
      </w:r>
    </w:p>
    <w:p w14:paraId="57C7D095" w14:textId="77777777" w:rsidR="00B00296" w:rsidRDefault="00B00296" w:rsidP="00B00296">
      <w:pPr>
        <w:pStyle w:val="Alg4"/>
        <w:numPr>
          <w:ilvl w:val="0"/>
          <w:numId w:val="1395"/>
        </w:numPr>
        <w:contextualSpacing/>
      </w:pPr>
      <w:r>
        <w:t>ReturnIfAbrupt(</w:t>
      </w:r>
      <w:r w:rsidRPr="00E77497">
        <w:rPr>
          <w:i/>
        </w:rPr>
        <w:t>obj</w:t>
      </w:r>
      <w:r>
        <w:t>).</w:t>
      </w:r>
    </w:p>
    <w:p w14:paraId="2799BA73" w14:textId="77777777" w:rsidR="004D6903" w:rsidRDefault="004D6903" w:rsidP="00C1692E">
      <w:pPr>
        <w:pStyle w:val="Alg4"/>
        <w:numPr>
          <w:ilvl w:val="0"/>
          <w:numId w:val="1395"/>
        </w:numPr>
      </w:pPr>
      <w:r>
        <w:t xml:space="preserve">Let </w:t>
      </w:r>
      <w:r w:rsidRPr="00402531">
        <w:rPr>
          <w:i/>
          <w:iCs/>
        </w:rPr>
        <w:t>iterator</w:t>
      </w:r>
      <w:r w:rsidRPr="00EA0311" w:rsidDel="004D6903">
        <w:rPr>
          <w:i/>
        </w:rPr>
        <w:t xml:space="preserve"> </w:t>
      </w:r>
      <w:r>
        <w:t xml:space="preserve">be the result of performing Invoke with arguments </w:t>
      </w:r>
      <w:r w:rsidRPr="00966F28">
        <w:rPr>
          <w:i/>
          <w:iCs/>
        </w:rPr>
        <w:t>obj</w:t>
      </w:r>
      <w:r>
        <w:t xml:space="preserve">, </w:t>
      </w:r>
      <w:r w:rsidR="00C1692E">
        <w:t>@@</w:t>
      </w:r>
      <w:r>
        <w:t>iterator, and an empty List.</w:t>
      </w:r>
    </w:p>
    <w:p w14:paraId="4F92964F" w14:textId="77777777" w:rsidR="004D6903" w:rsidRDefault="004D6903" w:rsidP="004D6903">
      <w:pPr>
        <w:pStyle w:val="Alg4"/>
        <w:numPr>
          <w:ilvl w:val="0"/>
          <w:numId w:val="1395"/>
        </w:numPr>
      </w:pPr>
      <w:r>
        <w:t xml:space="preserve">Let </w:t>
      </w:r>
      <w:r>
        <w:rPr>
          <w:i/>
          <w:iCs/>
        </w:rPr>
        <w:t>keys</w:t>
      </w:r>
      <w:r>
        <w:t xml:space="preserve"> be ToObject(</w:t>
      </w:r>
      <w:r w:rsidRPr="00402531">
        <w:rPr>
          <w:i/>
          <w:iCs/>
        </w:rPr>
        <w:t>iterator</w:t>
      </w:r>
      <w:r>
        <w:t>).</w:t>
      </w:r>
    </w:p>
    <w:p w14:paraId="459D27F2" w14:textId="77777777" w:rsidR="004D6903" w:rsidRDefault="004D6903" w:rsidP="004D6903">
      <w:pPr>
        <w:pStyle w:val="Alg4"/>
        <w:numPr>
          <w:ilvl w:val="0"/>
          <w:numId w:val="1395"/>
        </w:numPr>
        <w:contextualSpacing/>
      </w:pPr>
      <w:r>
        <w:t>ReturnIfAbrupt(</w:t>
      </w:r>
      <w:r>
        <w:rPr>
          <w:i/>
          <w:iCs/>
        </w:rPr>
        <w:t>keys</w:t>
      </w:r>
      <w:r>
        <w:t>).</w:t>
      </w:r>
    </w:p>
    <w:p w14:paraId="39124130" w14:textId="77777777" w:rsidR="00A34518" w:rsidRPr="00E77497" w:rsidRDefault="00A34518" w:rsidP="00A34518">
      <w:pPr>
        <w:pStyle w:val="Alg2"/>
        <w:numPr>
          <w:ilvl w:val="0"/>
          <w:numId w:val="1395"/>
        </w:numPr>
        <w:contextualSpacing/>
      </w:pPr>
      <w:r w:rsidRPr="00E77497">
        <w:t xml:space="preserve">Let </w:t>
      </w:r>
      <w:r w:rsidRPr="00E77497">
        <w:rPr>
          <w:i/>
        </w:rPr>
        <w:t>oldEnv</w:t>
      </w:r>
      <w:r w:rsidRPr="00E77497">
        <w:t xml:space="preserve"> be the </w:t>
      </w:r>
      <w:r>
        <w:t>running</w:t>
      </w:r>
      <w:r w:rsidRPr="00E77497">
        <w:t xml:space="preserve"> execution context’s LexicalEnvironment.</w:t>
      </w:r>
    </w:p>
    <w:p w14:paraId="0C5B92DA" w14:textId="77777777" w:rsidR="00A34518" w:rsidRPr="00E77497" w:rsidRDefault="00A34518" w:rsidP="00A34518">
      <w:pPr>
        <w:pStyle w:val="Alg3"/>
        <w:numPr>
          <w:ilvl w:val="0"/>
          <w:numId w:val="1395"/>
        </w:numPr>
      </w:pPr>
      <w:r w:rsidRPr="00E77497">
        <w:t>Repeat</w:t>
      </w:r>
    </w:p>
    <w:p w14:paraId="301D6274" w14:textId="77777777" w:rsidR="00A34518" w:rsidRDefault="00A34518" w:rsidP="00C41BCA">
      <w:pPr>
        <w:pStyle w:val="Alg3"/>
        <w:numPr>
          <w:ilvl w:val="1"/>
          <w:numId w:val="1395"/>
        </w:numPr>
      </w:pPr>
      <w:r>
        <w:t xml:space="preserve">Let </w:t>
      </w:r>
      <w:r w:rsidRPr="004848CA">
        <w:rPr>
          <w:i/>
        </w:rPr>
        <w:t>next</w:t>
      </w:r>
      <w:r w:rsidR="000419C3">
        <w:rPr>
          <w:i/>
        </w:rPr>
        <w:t>Result</w:t>
      </w:r>
      <w:r>
        <w:t xml:space="preserve"> be the result of </w:t>
      </w:r>
      <w:del w:id="3844" w:author="Rev 19 Allen Wirfs-Brock" w:date="2013-09-22T11:12:00Z">
        <w:r w:rsidR="00C41BCA" w:rsidDel="00640477">
          <w:delText>IteratorNext</w:delText>
        </w:r>
      </w:del>
      <w:ins w:id="3845" w:author="Rev 19 Allen Wirfs-Brock" w:date="2013-09-22T11:12:00Z">
        <w:r w:rsidR="00640477">
          <w:t>IteratorStep</w:t>
        </w:r>
      </w:ins>
      <w:r>
        <w:t>(</w:t>
      </w:r>
      <w:r>
        <w:rPr>
          <w:i/>
        </w:rPr>
        <w:t>keys</w:t>
      </w:r>
      <w:r>
        <w:t>).</w:t>
      </w:r>
    </w:p>
    <w:p w14:paraId="7256CAE3" w14:textId="77777777" w:rsidR="000419C3" w:rsidRDefault="000419C3" w:rsidP="000419C3">
      <w:pPr>
        <w:pStyle w:val="Alg3"/>
        <w:numPr>
          <w:ilvl w:val="1"/>
          <w:numId w:val="1395"/>
        </w:numPr>
      </w:pPr>
      <w:r>
        <w:t>ReturnIfAbrupt(</w:t>
      </w:r>
      <w:r w:rsidRPr="004848CA">
        <w:rPr>
          <w:i/>
        </w:rPr>
        <w:t>next</w:t>
      </w:r>
      <w:r>
        <w:rPr>
          <w:i/>
        </w:rPr>
        <w:t>Result</w:t>
      </w:r>
      <w:r>
        <w:t>).</w:t>
      </w:r>
    </w:p>
    <w:p w14:paraId="06B26300" w14:textId="77777777" w:rsidR="00C22724" w:rsidDel="00640477" w:rsidRDefault="00C22724" w:rsidP="00C22724">
      <w:pPr>
        <w:numPr>
          <w:ilvl w:val="1"/>
          <w:numId w:val="1395"/>
        </w:numPr>
        <w:contextualSpacing/>
        <w:rPr>
          <w:del w:id="3846" w:author="Rev 19 Allen Wirfs-Brock" w:date="2013-09-22T11:13:00Z"/>
          <w:rFonts w:ascii="Times New Roman" w:hAnsi="Times New Roman"/>
        </w:rPr>
      </w:pPr>
      <w:del w:id="3847" w:author="Rev 19 Allen Wirfs-Brock" w:date="2013-09-22T11:13:00Z">
        <w:r w:rsidDel="00640477">
          <w:rPr>
            <w:rFonts w:ascii="Times New Roman" w:hAnsi="Times New Roman"/>
          </w:rPr>
          <w:delText xml:space="preserve">Let </w:delText>
        </w:r>
        <w:r w:rsidDel="00640477">
          <w:rPr>
            <w:rFonts w:ascii="Times New Roman" w:hAnsi="Times New Roman"/>
            <w:i/>
            <w:iCs/>
          </w:rPr>
          <w:delText>done</w:delText>
        </w:r>
        <w:r w:rsidDel="00640477">
          <w:rPr>
            <w:rFonts w:ascii="Times New Roman" w:hAnsi="Times New Roman"/>
          </w:rPr>
          <w:delText xml:space="preserve"> be IteratorComplete(</w:delText>
        </w:r>
        <w:r w:rsidRPr="00C22724" w:rsidDel="00640477">
          <w:rPr>
            <w:rFonts w:ascii="Times New Roman" w:hAnsi="Times New Roman"/>
            <w:i/>
            <w:iCs/>
          </w:rPr>
          <w:delText>nextResult</w:delText>
        </w:r>
        <w:r w:rsidDel="00640477">
          <w:rPr>
            <w:rFonts w:ascii="Times New Roman" w:hAnsi="Times New Roman"/>
          </w:rPr>
          <w:delText>).</w:delText>
        </w:r>
      </w:del>
    </w:p>
    <w:p w14:paraId="048CA649" w14:textId="77777777" w:rsidR="00C22724" w:rsidDel="00640477" w:rsidRDefault="00C22724" w:rsidP="00197BED">
      <w:pPr>
        <w:numPr>
          <w:ilvl w:val="1"/>
          <w:numId w:val="1395"/>
        </w:numPr>
        <w:spacing w:after="0"/>
        <w:contextualSpacing/>
        <w:rPr>
          <w:del w:id="3848" w:author="Rev 19 Allen Wirfs-Brock" w:date="2013-09-22T11:13:00Z"/>
          <w:rFonts w:ascii="Times New Roman" w:hAnsi="Times New Roman"/>
        </w:rPr>
      </w:pPr>
      <w:del w:id="3849" w:author="Rev 19 Allen Wirfs-Brock" w:date="2013-09-22T11:13:00Z">
        <w:r w:rsidDel="00640477">
          <w:rPr>
            <w:rFonts w:ascii="Times New Roman" w:hAnsi="Times New Roman"/>
          </w:rPr>
          <w:delText>ReturnIfAbrupt(</w:delText>
        </w:r>
        <w:r w:rsidDel="00640477">
          <w:rPr>
            <w:rFonts w:ascii="Times New Roman" w:hAnsi="Times New Roman"/>
            <w:i/>
            <w:iCs/>
          </w:rPr>
          <w:delText>done</w:delText>
        </w:r>
        <w:r w:rsidDel="00640477">
          <w:rPr>
            <w:rFonts w:ascii="Times New Roman" w:hAnsi="Times New Roman"/>
          </w:rPr>
          <w:delText>).</w:delText>
        </w:r>
      </w:del>
    </w:p>
    <w:p w14:paraId="22D3E33D" w14:textId="77777777" w:rsidR="00A34518" w:rsidRDefault="00A34518" w:rsidP="00C22724">
      <w:pPr>
        <w:pStyle w:val="Alg3"/>
        <w:numPr>
          <w:ilvl w:val="1"/>
          <w:numId w:val="1395"/>
        </w:numPr>
      </w:pPr>
      <w:r>
        <w:t xml:space="preserve">If </w:t>
      </w:r>
      <w:ins w:id="3850" w:author="Rev 19 Allen Wirfs-Brock" w:date="2013-09-22T11:13:00Z">
        <w:r w:rsidR="00640477" w:rsidRPr="004848CA">
          <w:rPr>
            <w:i/>
          </w:rPr>
          <w:t>next</w:t>
        </w:r>
        <w:r w:rsidR="00640477">
          <w:rPr>
            <w:i/>
          </w:rPr>
          <w:t>Result</w:t>
        </w:r>
        <w:r w:rsidR="00640477">
          <w:t xml:space="preserve"> </w:t>
        </w:r>
      </w:ins>
      <w:del w:id="3851" w:author="Rev 19 Allen Wirfs-Brock" w:date="2013-09-22T11:13:00Z">
        <w:r w:rsidR="00C22724" w:rsidDel="00640477">
          <w:rPr>
            <w:i/>
            <w:iCs/>
          </w:rPr>
          <w:delText>done</w:delText>
        </w:r>
        <w:r w:rsidDel="00640477">
          <w:delText xml:space="preserve"> </w:delText>
        </w:r>
      </w:del>
      <w:r>
        <w:t xml:space="preserve">is </w:t>
      </w:r>
      <w:r w:rsidRPr="00BC2562">
        <w:rPr>
          <w:b/>
        </w:rPr>
        <w:t>true</w:t>
      </w:r>
      <w:r>
        <w:t xml:space="preserve">, then </w:t>
      </w:r>
      <w:r w:rsidRPr="00E77497">
        <w:t xml:space="preserve">return </w:t>
      </w:r>
      <w:r w:rsidR="000419C3" w:rsidRPr="000419C3">
        <w:rPr>
          <w:b/>
          <w:bCs/>
          <w:iCs/>
        </w:rPr>
        <w:t>true</w:t>
      </w:r>
      <w:r w:rsidRPr="00E77497">
        <w:t>.</w:t>
      </w:r>
    </w:p>
    <w:p w14:paraId="35C14EC9" w14:textId="77777777" w:rsidR="000419C3" w:rsidRDefault="000419C3" w:rsidP="00A34518">
      <w:pPr>
        <w:pStyle w:val="Alg3"/>
        <w:numPr>
          <w:ilvl w:val="1"/>
          <w:numId w:val="1395"/>
        </w:numPr>
      </w:pPr>
      <w:r>
        <w:t xml:space="preserve">Let </w:t>
      </w:r>
      <w:r>
        <w:rPr>
          <w:i/>
          <w:iCs/>
        </w:rPr>
        <w:t>nextValue</w:t>
      </w:r>
      <w:r>
        <w:t xml:space="preserve"> be IteratorValue(</w:t>
      </w:r>
      <w:r w:rsidRPr="004848CA">
        <w:rPr>
          <w:i/>
        </w:rPr>
        <w:t>next</w:t>
      </w:r>
      <w:r>
        <w:rPr>
          <w:i/>
        </w:rPr>
        <w:t>Result</w:t>
      </w:r>
      <w:r>
        <w:t>);</w:t>
      </w:r>
    </w:p>
    <w:p w14:paraId="53F854A1" w14:textId="77777777" w:rsidR="000419C3" w:rsidRDefault="000419C3" w:rsidP="000419C3">
      <w:pPr>
        <w:pStyle w:val="Alg3"/>
        <w:numPr>
          <w:ilvl w:val="1"/>
          <w:numId w:val="1395"/>
        </w:numPr>
      </w:pPr>
      <w:r>
        <w:t>ReturnIfAbrupt(</w:t>
      </w:r>
      <w:r>
        <w:rPr>
          <w:i/>
          <w:iCs/>
        </w:rPr>
        <w:t>nextValue</w:t>
      </w:r>
      <w:r>
        <w:t>).</w:t>
      </w:r>
    </w:p>
    <w:p w14:paraId="78D375A2" w14:textId="77777777" w:rsidR="00A34518" w:rsidRPr="00E77497" w:rsidRDefault="00A34518" w:rsidP="00BB09FD">
      <w:pPr>
        <w:pStyle w:val="Alg2"/>
        <w:numPr>
          <w:ilvl w:val="1"/>
          <w:numId w:val="1395"/>
        </w:numPr>
        <w:contextualSpacing/>
      </w:pPr>
      <w:r w:rsidRPr="00E77497">
        <w:t xml:space="preserve">Let </w:t>
      </w:r>
      <w:r w:rsidR="000419C3">
        <w:rPr>
          <w:i/>
        </w:rPr>
        <w:t>for</w:t>
      </w:r>
      <w:r w:rsidRPr="00E77497">
        <w:rPr>
          <w:i/>
        </w:rPr>
        <w:t>Env</w:t>
      </w:r>
      <w:r w:rsidRPr="00E77497">
        <w:t xml:space="preserve"> be the result of calling NewDeclarativeEnvironment passing </w:t>
      </w:r>
      <w:r w:rsidRPr="00E77497">
        <w:rPr>
          <w:i/>
        </w:rPr>
        <w:t>oldEnv</w:t>
      </w:r>
      <w:r w:rsidRPr="00E77497">
        <w:t xml:space="preserve"> as the argument.</w:t>
      </w:r>
    </w:p>
    <w:p w14:paraId="6354BD30" w14:textId="77777777" w:rsidR="00BE499C" w:rsidRPr="00E77497" w:rsidRDefault="00BE499C" w:rsidP="00BE499C">
      <w:pPr>
        <w:pStyle w:val="Alg4"/>
        <w:numPr>
          <w:ilvl w:val="1"/>
          <w:numId w:val="1395"/>
        </w:numPr>
        <w:rPr>
          <w:i/>
        </w:rPr>
      </w:pPr>
      <w:r w:rsidRPr="00E77497">
        <w:t xml:space="preserve">For each element </w:t>
      </w:r>
      <w:r>
        <w:rPr>
          <w:i/>
        </w:rPr>
        <w:t>name</w:t>
      </w:r>
      <w:r w:rsidRPr="00E77497">
        <w:t xml:space="preserve"> of the </w:t>
      </w:r>
      <w:r>
        <w:t>BoundNames</w:t>
      </w:r>
      <w:r w:rsidRPr="00E77497">
        <w:t xml:space="preserve"> of </w:t>
      </w:r>
      <w:r>
        <w:rPr>
          <w:i/>
        </w:rPr>
        <w:t>ForBinding</w:t>
      </w:r>
      <w:r w:rsidRPr="00E77497">
        <w:t xml:space="preserve"> do</w:t>
      </w:r>
    </w:p>
    <w:p w14:paraId="44EAC5A9" w14:textId="77777777" w:rsidR="00BE499C" w:rsidRPr="00E77497" w:rsidRDefault="00BE499C" w:rsidP="00BE499C">
      <w:pPr>
        <w:pStyle w:val="Alg4"/>
        <w:numPr>
          <w:ilvl w:val="2"/>
          <w:numId w:val="1395"/>
        </w:numPr>
        <w:contextualSpacing/>
      </w:pPr>
      <w:r w:rsidRPr="00E77497">
        <w:t xml:space="preserve">Call </w:t>
      </w:r>
      <w:r>
        <w:rPr>
          <w:i/>
        </w:rPr>
        <w:t>for</w:t>
      </w:r>
      <w:r w:rsidRPr="00E77497">
        <w:rPr>
          <w:i/>
        </w:rPr>
        <w:t>Env</w:t>
      </w:r>
      <w:r w:rsidRPr="00E77497">
        <w:t xml:space="preserve">’s CreateMutableBinding concrete method </w:t>
      </w:r>
      <w:r>
        <w:t>with argument</w:t>
      </w:r>
      <w:r w:rsidRPr="00E77497">
        <w:t xml:space="preserve"> </w:t>
      </w:r>
      <w:r>
        <w:rPr>
          <w:i/>
        </w:rPr>
        <w:t>name</w:t>
      </w:r>
      <w:r w:rsidRPr="00E77497">
        <w:t>.</w:t>
      </w:r>
    </w:p>
    <w:p w14:paraId="7DADBB75" w14:textId="77777777" w:rsidR="00394EAC" w:rsidRDefault="00394EAC" w:rsidP="00394EAC">
      <w:pPr>
        <w:pStyle w:val="Alg4"/>
        <w:numPr>
          <w:ilvl w:val="2"/>
          <w:numId w:val="1395"/>
        </w:numPr>
        <w:contextualSpacing/>
      </w:pPr>
      <w:r>
        <w:t xml:space="preserve">Assert: </w:t>
      </w:r>
      <w:r>
        <w:rPr>
          <w:iCs/>
        </w:rPr>
        <w:t>The above call to CreateMutableBinding</w:t>
      </w:r>
      <w:r>
        <w:t xml:space="preserve"> will never </w:t>
      </w:r>
      <w:del w:id="3852" w:author="Rev 19 Allen Wirfs-Brock" w:date="2013-09-09T11:08:00Z">
        <w:r w:rsidDel="001349B2">
          <w:delText xml:space="preserve">an </w:delText>
        </w:r>
      </w:del>
      <w:r>
        <w:t>return an abrupt completion.</w:t>
      </w:r>
    </w:p>
    <w:p w14:paraId="0CFD7A42" w14:textId="77777777" w:rsidR="00A34518" w:rsidRDefault="00BE499C" w:rsidP="00C93947">
      <w:pPr>
        <w:pStyle w:val="Alg3"/>
        <w:numPr>
          <w:ilvl w:val="1"/>
          <w:numId w:val="1395"/>
        </w:numPr>
      </w:pPr>
      <w:r>
        <w:t xml:space="preserve">Let </w:t>
      </w:r>
      <w:r w:rsidRPr="00BE499C">
        <w:rPr>
          <w:i/>
          <w:iCs/>
        </w:rPr>
        <w:t>status</w:t>
      </w:r>
      <w:r>
        <w:t xml:space="preserve"> be the result of performing</w:t>
      </w:r>
      <w:r w:rsidRPr="004418C4">
        <w:t xml:space="preserve"> Binding</w:t>
      </w:r>
      <w:del w:id="3853" w:author="Rev 19 Allen Wirfs-Brock" w:date="2013-09-23T16:48:00Z">
        <w:r w:rsidRPr="004418C4" w:rsidDel="00427ECF">
          <w:delText xml:space="preserve"> </w:delText>
        </w:r>
      </w:del>
      <w:r>
        <w:t>Initialisation</w:t>
      </w:r>
      <w:r w:rsidRPr="004418C4">
        <w:t xml:space="preserve"> for </w:t>
      </w:r>
      <w:r w:rsidRPr="000B0083">
        <w:rPr>
          <w:i/>
        </w:rPr>
        <w:t>For</w:t>
      </w:r>
      <w:r>
        <w:rPr>
          <w:i/>
        </w:rPr>
        <w:t>Binding</w:t>
      </w:r>
      <w:r w:rsidRPr="004418C4">
        <w:t xml:space="preserve"> passing</w:t>
      </w:r>
      <w:r w:rsidRPr="004418C4">
        <w:rPr>
          <w:i/>
        </w:rPr>
        <w:t xml:space="preserve"> </w:t>
      </w:r>
      <w:r w:rsidR="00C93947">
        <w:rPr>
          <w:i/>
        </w:rPr>
        <w:t>nextV</w:t>
      </w:r>
      <w:r>
        <w:rPr>
          <w:i/>
        </w:rPr>
        <w:t>alue</w:t>
      </w:r>
      <w:r>
        <w:t xml:space="preserve"> </w:t>
      </w:r>
      <w:r w:rsidRPr="004418C4">
        <w:t xml:space="preserve">and </w:t>
      </w:r>
      <w:r w:rsidR="00C93947">
        <w:rPr>
          <w:i/>
        </w:rPr>
        <w:t>for</w:t>
      </w:r>
      <w:r w:rsidR="00C93947" w:rsidRPr="00E77497">
        <w:rPr>
          <w:i/>
        </w:rPr>
        <w:t>Env</w:t>
      </w:r>
      <w:r w:rsidR="00C93947" w:rsidRPr="00E77497">
        <w:t xml:space="preserve"> </w:t>
      </w:r>
      <w:r>
        <w:t>as the arguments</w:t>
      </w:r>
      <w:r w:rsidR="00A34518">
        <w:t>.</w:t>
      </w:r>
    </w:p>
    <w:p w14:paraId="7347E81A" w14:textId="77777777" w:rsidR="00BE499C" w:rsidRDefault="00BE499C" w:rsidP="00BE499C">
      <w:pPr>
        <w:pStyle w:val="Alg3"/>
        <w:numPr>
          <w:ilvl w:val="1"/>
          <w:numId w:val="1395"/>
        </w:numPr>
      </w:pPr>
      <w:r>
        <w:t>ReturnIfAbrupt(</w:t>
      </w:r>
      <w:r>
        <w:rPr>
          <w:i/>
          <w:iCs/>
        </w:rPr>
        <w:t>status</w:t>
      </w:r>
      <w:r>
        <w:t>).</w:t>
      </w:r>
    </w:p>
    <w:p w14:paraId="28A01B24" w14:textId="77777777" w:rsidR="00A34518" w:rsidRPr="00E77497" w:rsidRDefault="00A34518" w:rsidP="00BB09FD">
      <w:pPr>
        <w:pStyle w:val="Alg2"/>
        <w:numPr>
          <w:ilvl w:val="1"/>
          <w:numId w:val="1395"/>
        </w:numPr>
        <w:contextualSpacing/>
      </w:pPr>
      <w:r w:rsidRPr="00E77497">
        <w:t xml:space="preserve">Set the </w:t>
      </w:r>
      <w:r>
        <w:t>running</w:t>
      </w:r>
      <w:r w:rsidRPr="00E77497">
        <w:t xml:space="preserve"> </w:t>
      </w:r>
      <w:r w:rsidRPr="002F42C1">
        <w:t>execution</w:t>
      </w:r>
      <w:r w:rsidRPr="00E77497">
        <w:t xml:space="preserve"> context’s LexicalEnvironment to </w:t>
      </w:r>
      <w:r w:rsidR="000419C3">
        <w:rPr>
          <w:i/>
        </w:rPr>
        <w:t>for</w:t>
      </w:r>
      <w:r w:rsidRPr="00E77497">
        <w:rPr>
          <w:i/>
        </w:rPr>
        <w:t>Env</w:t>
      </w:r>
      <w:r w:rsidRPr="00E77497">
        <w:t>.</w:t>
      </w:r>
    </w:p>
    <w:p w14:paraId="213E0AEC" w14:textId="77777777" w:rsidR="000E0467" w:rsidRPr="00997A6B" w:rsidRDefault="000E0467" w:rsidP="00BB09FD">
      <w:pPr>
        <w:pStyle w:val="Alg4"/>
        <w:numPr>
          <w:ilvl w:val="1"/>
          <w:numId w:val="1395"/>
        </w:numPr>
        <w:spacing w:after="220"/>
        <w:contextualSpacing/>
      </w:pPr>
      <w:r>
        <w:t xml:space="preserve">Let </w:t>
      </w:r>
      <w:r>
        <w:rPr>
          <w:i/>
          <w:iCs/>
        </w:rPr>
        <w:t>continue</w:t>
      </w:r>
      <w:r>
        <w:t xml:space="preserve"> </w:t>
      </w:r>
      <w:r w:rsidR="007952E4">
        <w:t xml:space="preserve">be </w:t>
      </w:r>
      <w:r w:rsidR="007A4863">
        <w:t>the</w:t>
      </w:r>
      <w:r w:rsidR="007A4863" w:rsidRPr="00E77497">
        <w:t xml:space="preserve"> result of </w:t>
      </w:r>
      <w:r w:rsidR="007A4863">
        <w:t>performing ComprehensionEvaluation for</w:t>
      </w:r>
      <w:r w:rsidR="007A4863" w:rsidRPr="00E77497">
        <w:t xml:space="preserve"> </w:t>
      </w:r>
      <w:r w:rsidR="007A4863">
        <w:rPr>
          <w:i/>
        </w:rPr>
        <w:t>tail</w:t>
      </w:r>
      <w:r w:rsidR="007A4863">
        <w:rPr>
          <w:iCs/>
        </w:rPr>
        <w:t xml:space="preserve"> with argument </w:t>
      </w:r>
      <w:r w:rsidR="007A4863">
        <w:rPr>
          <w:i/>
        </w:rPr>
        <w:t>accumulator</w:t>
      </w:r>
      <w:r w:rsidR="007A4863" w:rsidRPr="00E77497">
        <w:t>.</w:t>
      </w:r>
    </w:p>
    <w:p w14:paraId="6435C737" w14:textId="77777777" w:rsidR="007A4863" w:rsidRDefault="007A4863" w:rsidP="00BB09FD">
      <w:pPr>
        <w:pStyle w:val="Alg4"/>
        <w:numPr>
          <w:ilvl w:val="1"/>
          <w:numId w:val="1395"/>
        </w:numPr>
        <w:spacing w:after="220"/>
        <w:contextualSpacing/>
      </w:pPr>
      <w:r w:rsidRPr="00E77497">
        <w:t xml:space="preserve">Set the </w:t>
      </w:r>
      <w:r>
        <w:t>running</w:t>
      </w:r>
      <w:r w:rsidRPr="00E77497">
        <w:t xml:space="preserve"> </w:t>
      </w:r>
      <w:r w:rsidRPr="000D5AB9">
        <w:t>execution</w:t>
      </w:r>
      <w:r w:rsidRPr="00E77497">
        <w:t xml:space="preserve"> context’s LexicalEnvironment to </w:t>
      </w:r>
      <w:r w:rsidRPr="00BB09FD">
        <w:rPr>
          <w:i/>
          <w:iCs/>
        </w:rPr>
        <w:t>oldEnv</w:t>
      </w:r>
      <w:r w:rsidRPr="00E77497">
        <w:t>.</w:t>
      </w:r>
    </w:p>
    <w:p w14:paraId="7E286DC1" w14:textId="77777777" w:rsidR="000E0467" w:rsidRDefault="000E0467" w:rsidP="000E0467">
      <w:pPr>
        <w:pStyle w:val="Alg4"/>
        <w:numPr>
          <w:ilvl w:val="1"/>
          <w:numId w:val="1395"/>
        </w:numPr>
        <w:spacing w:after="220"/>
        <w:contextualSpacing/>
      </w:pPr>
      <w:r>
        <w:t>ReturnIfAbrupt(</w:t>
      </w:r>
      <w:r>
        <w:rPr>
          <w:i/>
          <w:iCs/>
        </w:rPr>
        <w:t>continue</w:t>
      </w:r>
      <w:r>
        <w:t>).</w:t>
      </w:r>
    </w:p>
    <w:p w14:paraId="70079114" w14:textId="77777777" w:rsidR="00B04C82" w:rsidRPr="00997A6B" w:rsidRDefault="00B04C82" w:rsidP="00C93947">
      <w:pPr>
        <w:contextualSpacing/>
        <w:rPr>
          <w:iCs/>
        </w:rPr>
      </w:pPr>
      <w:r>
        <w:rPr>
          <w:rFonts w:ascii="Times New Roman" w:hAnsi="Times New Roman"/>
          <w:i/>
        </w:rPr>
        <w:t>Comprehension</w:t>
      </w:r>
      <w:r w:rsidR="00C93947">
        <w:rPr>
          <w:rFonts w:ascii="Times New Roman" w:hAnsi="Times New Roman"/>
          <w:i/>
        </w:rPr>
        <w:t>If</w:t>
      </w:r>
      <w:r w:rsidRPr="00E77497">
        <w:rPr>
          <w:rFonts w:ascii="Times New Roman" w:hAnsi="Times New Roman"/>
          <w:i/>
        </w:rPr>
        <w:t xml:space="preserve"> </w:t>
      </w:r>
      <w:r w:rsidR="00C9394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if (</w:t>
      </w:r>
      <w:r>
        <w:rPr>
          <w:rFonts w:ascii="Times New Roman" w:hAnsi="Times New Roman"/>
          <w:i/>
        </w:rPr>
        <w:t xml:space="preserve"> </w:t>
      </w:r>
      <w:r w:rsidRPr="003B4A8A">
        <w:rPr>
          <w:rFonts w:ascii="Times New Roman" w:hAnsi="Times New Roman"/>
          <w:i/>
        </w:rPr>
        <w:t xml:space="preserve">AssignmentExpression </w:t>
      </w:r>
      <w:r w:rsidRPr="003B4A8A">
        <w:rPr>
          <w:rFonts w:ascii="Courier New" w:hAnsi="Courier New"/>
          <w:b/>
        </w:rPr>
        <w:t>)</w:t>
      </w:r>
    </w:p>
    <w:p w14:paraId="6D5591CB" w14:textId="77777777" w:rsidR="00B04C82" w:rsidRPr="00E77497" w:rsidRDefault="00B04C82" w:rsidP="00B04C82">
      <w:pPr>
        <w:pStyle w:val="Alg4"/>
        <w:numPr>
          <w:ilvl w:val="0"/>
          <w:numId w:val="1396"/>
        </w:numPr>
        <w:spacing w:after="220"/>
        <w:contextualSpacing/>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14:paraId="06C6F762" w14:textId="77777777" w:rsidR="00B04C82" w:rsidRPr="00E77497" w:rsidRDefault="00B04C82" w:rsidP="00B04C82">
      <w:pPr>
        <w:pStyle w:val="Alg4"/>
        <w:numPr>
          <w:ilvl w:val="0"/>
          <w:numId w:val="1396"/>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14:paraId="1A0D2DF7" w14:textId="77777777" w:rsidR="00B04C82" w:rsidRDefault="00B04C82" w:rsidP="00B04C82">
      <w:pPr>
        <w:pStyle w:val="Alg4"/>
        <w:numPr>
          <w:ilvl w:val="0"/>
          <w:numId w:val="1396"/>
        </w:numPr>
        <w:spacing w:after="220"/>
        <w:contextualSpacing/>
      </w:pPr>
      <w:r>
        <w:t xml:space="preserve">Let </w:t>
      </w:r>
      <w:r w:rsidRPr="00B04C82">
        <w:rPr>
          <w:i/>
          <w:iCs/>
        </w:rPr>
        <w:t>boolValue</w:t>
      </w:r>
      <w:r>
        <w:t xml:space="preserve"> be ToBoolean(</w:t>
      </w:r>
      <w:r>
        <w:rPr>
          <w:i/>
          <w:iCs/>
        </w:rPr>
        <w:t>value</w:t>
      </w:r>
      <w:r>
        <w:t>).</w:t>
      </w:r>
    </w:p>
    <w:p w14:paraId="06A91B86" w14:textId="77777777" w:rsidR="00B04C82" w:rsidRDefault="00B04C82" w:rsidP="00F926D7">
      <w:pPr>
        <w:pStyle w:val="Alg4"/>
        <w:numPr>
          <w:ilvl w:val="0"/>
          <w:numId w:val="1396"/>
        </w:numPr>
        <w:contextualSpacing/>
      </w:pPr>
      <w:r>
        <w:t>ReturnIfAbrupt(</w:t>
      </w:r>
      <w:r w:rsidRPr="00B04C82">
        <w:rPr>
          <w:i/>
          <w:iCs/>
        </w:rPr>
        <w:t>boolValue</w:t>
      </w:r>
      <w:r>
        <w:t>).</w:t>
      </w:r>
    </w:p>
    <w:p w14:paraId="20919F66" w14:textId="77777777" w:rsidR="00F926D7" w:rsidRPr="00E77497" w:rsidRDefault="00F926D7" w:rsidP="00C93947">
      <w:pPr>
        <w:pStyle w:val="Alg2"/>
        <w:numPr>
          <w:ilvl w:val="0"/>
          <w:numId w:val="1396"/>
        </w:numPr>
        <w:spacing w:after="220"/>
        <w:contextualSpacing/>
      </w:pPr>
      <w:r w:rsidRPr="00E77497">
        <w:t xml:space="preserve">If </w:t>
      </w:r>
      <w:r w:rsidR="00C93947">
        <w:rPr>
          <w:i/>
        </w:rPr>
        <w:t>bool</w:t>
      </w:r>
      <w:r w:rsidRPr="006A5E27">
        <w:rPr>
          <w:i/>
        </w:rPr>
        <w:t>Value</w:t>
      </w:r>
      <w:r w:rsidRPr="00E77497">
        <w:t xml:space="preserve"> is </w:t>
      </w:r>
      <w:r w:rsidRPr="00E77497">
        <w:rPr>
          <w:b/>
        </w:rPr>
        <w:t>true</w:t>
      </w:r>
      <w:r w:rsidRPr="00E77497">
        <w:t>, then</w:t>
      </w:r>
    </w:p>
    <w:p w14:paraId="0D9CDCFB" w14:textId="77777777" w:rsidR="00F926D7" w:rsidRPr="00E77497" w:rsidRDefault="00F926D7" w:rsidP="00F926D7">
      <w:pPr>
        <w:pStyle w:val="Alg2"/>
        <w:numPr>
          <w:ilvl w:val="1"/>
          <w:numId w:val="1396"/>
        </w:numPr>
        <w:tabs>
          <w:tab w:val="left" w:pos="1620"/>
        </w:tabs>
        <w:spacing w:afterLines="220" w:after="528"/>
        <w:contextualSpacing/>
      </w:pPr>
      <w:r w:rsidRPr="00E77497">
        <w:t xml:space="preserve">Return </w:t>
      </w:r>
      <w:r>
        <w:t>the</w:t>
      </w:r>
      <w:r w:rsidRPr="00E77497">
        <w:t xml:space="preserve"> result of </w:t>
      </w:r>
      <w:r>
        <w:t>performing ComprehensionEvaluation for</w:t>
      </w:r>
      <w:r w:rsidRPr="00E77497">
        <w:t xml:space="preserve"> </w:t>
      </w:r>
      <w:r>
        <w:rPr>
          <w:i/>
        </w:rPr>
        <w:t>tail</w:t>
      </w:r>
      <w:r>
        <w:rPr>
          <w:iCs/>
        </w:rPr>
        <w:t xml:space="preserve"> with argument </w:t>
      </w:r>
      <w:r>
        <w:rPr>
          <w:i/>
        </w:rPr>
        <w:t>accumulator</w:t>
      </w:r>
      <w:r w:rsidRPr="00E77497">
        <w:t>.</w:t>
      </w:r>
    </w:p>
    <w:p w14:paraId="55D64341" w14:textId="77777777" w:rsidR="00F926D7" w:rsidRPr="00E77497" w:rsidRDefault="00F926D7" w:rsidP="00F926D7">
      <w:pPr>
        <w:pStyle w:val="Alg2"/>
        <w:numPr>
          <w:ilvl w:val="0"/>
          <w:numId w:val="1396"/>
        </w:numPr>
        <w:spacing w:afterLines="220" w:after="528"/>
        <w:contextualSpacing/>
      </w:pPr>
      <w:r w:rsidRPr="00E77497">
        <w:t>Else,</w:t>
      </w:r>
    </w:p>
    <w:p w14:paraId="17DEE5B0" w14:textId="77777777" w:rsidR="00F926D7" w:rsidRPr="00E77497" w:rsidRDefault="00F926D7" w:rsidP="002E211A">
      <w:pPr>
        <w:pStyle w:val="Alg2"/>
        <w:numPr>
          <w:ilvl w:val="1"/>
          <w:numId w:val="1396"/>
        </w:numPr>
        <w:tabs>
          <w:tab w:val="left" w:pos="1620"/>
        </w:tabs>
        <w:spacing w:after="220"/>
        <w:contextualSpacing/>
      </w:pPr>
      <w:r>
        <w:t>Return</w:t>
      </w:r>
      <w:r w:rsidR="00AC08AB">
        <w:t xml:space="preserve"> NormalCompletion(</w:t>
      </w:r>
      <w:r w:rsidR="002E211A">
        <w:rPr>
          <w:b/>
          <w:bCs/>
        </w:rPr>
        <w:t>undefined</w:t>
      </w:r>
      <w:r w:rsidR="00AC08AB">
        <w:t>).</w:t>
      </w:r>
    </w:p>
    <w:p w14:paraId="5D1E58F1" w14:textId="77777777" w:rsidR="008603C3" w:rsidRPr="00E77497" w:rsidRDefault="008603C3" w:rsidP="006A78DC">
      <w:pPr>
        <w:pStyle w:val="51"/>
      </w:pPr>
      <w:r w:rsidRPr="00E77497">
        <w:t xml:space="preserve">Runtime Semantics: </w:t>
      </w:r>
      <w:r w:rsidRPr="00E77497">
        <w:rPr>
          <w:spacing w:val="6"/>
        </w:rPr>
        <w:t>Evaluation</w:t>
      </w:r>
    </w:p>
    <w:p w14:paraId="704704BE" w14:textId="77777777" w:rsidR="00F72446" w:rsidRPr="00930C98" w:rsidRDefault="00A52BE6" w:rsidP="00930C98">
      <w:pPr>
        <w:contextualSpacing/>
        <w:rPr>
          <w:iCs/>
        </w:rPr>
      </w:pPr>
      <w:r>
        <w:rPr>
          <w:rFonts w:ascii="Times New Roman" w:hAnsi="Times New Roman"/>
          <w:i/>
        </w:rPr>
        <w:t xml:space="preserve">ArrayComprehension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14:paraId="6F8DDC24" w14:textId="77777777" w:rsidR="00A52BE6" w:rsidRPr="00E77497" w:rsidRDefault="00A52BE6" w:rsidP="00930C98">
      <w:pPr>
        <w:pStyle w:val="Alg4"/>
        <w:numPr>
          <w:ilvl w:val="0"/>
          <w:numId w:val="1394"/>
        </w:numPr>
        <w:spacing w:after="220"/>
        <w:contextualSpacing/>
      </w:pPr>
      <w:r w:rsidRPr="00E77497">
        <w:t xml:space="preserve">Let </w:t>
      </w:r>
      <w:r w:rsidRPr="00E77497">
        <w:rPr>
          <w:i/>
        </w:rPr>
        <w:t xml:space="preserve">array </w:t>
      </w:r>
      <w:r w:rsidRPr="00E77497">
        <w:t xml:space="preserve">be </w:t>
      </w:r>
      <w:r>
        <w:t>the result of the abstract operation ArrayCreate with argument 0</w:t>
      </w:r>
      <w:r w:rsidRPr="00E77497">
        <w:t>.</w:t>
      </w:r>
    </w:p>
    <w:p w14:paraId="3043394E" w14:textId="77777777" w:rsidR="00A52BE6" w:rsidRPr="00E77497" w:rsidRDefault="00A52BE6" w:rsidP="00C93947">
      <w:pPr>
        <w:pStyle w:val="Alg4"/>
        <w:numPr>
          <w:ilvl w:val="0"/>
          <w:numId w:val="1394"/>
        </w:numPr>
        <w:spacing w:after="220"/>
        <w:contextualSpacing/>
      </w:pPr>
      <w:r>
        <w:t xml:space="preserve">Let </w:t>
      </w:r>
      <w:r>
        <w:rPr>
          <w:i/>
          <w:iCs/>
        </w:rPr>
        <w:t>status</w:t>
      </w:r>
      <w:r>
        <w:t xml:space="preserve"> be the</w:t>
      </w:r>
      <w:r w:rsidRPr="00E77497">
        <w:t xml:space="preserve"> result of </w:t>
      </w:r>
      <w:r>
        <w:t>performing ComprehensionEvaluation for</w:t>
      </w:r>
      <w:r w:rsidRPr="00E77497">
        <w:t xml:space="preserve"> </w:t>
      </w:r>
      <w:r>
        <w:rPr>
          <w:i/>
        </w:rPr>
        <w:t>Compre</w:t>
      </w:r>
      <w:r w:rsidR="00C93947">
        <w:rPr>
          <w:i/>
        </w:rPr>
        <w:t>hens</w:t>
      </w:r>
      <w:r>
        <w:rPr>
          <w:i/>
        </w:rPr>
        <w:t>ion</w:t>
      </w:r>
      <w:r>
        <w:t xml:space="preserve"> with argument </w:t>
      </w:r>
      <w:r w:rsidRPr="00E6393B">
        <w:rPr>
          <w:i/>
        </w:rPr>
        <w:t>array</w:t>
      </w:r>
      <w:r w:rsidRPr="00E77497">
        <w:t>.</w:t>
      </w:r>
    </w:p>
    <w:p w14:paraId="1DFA324A" w14:textId="77777777" w:rsidR="00A52BE6" w:rsidRDefault="00A52BE6" w:rsidP="00930C98">
      <w:pPr>
        <w:pStyle w:val="Alg4"/>
        <w:numPr>
          <w:ilvl w:val="0"/>
          <w:numId w:val="1394"/>
        </w:numPr>
        <w:contextualSpacing/>
      </w:pPr>
      <w:r>
        <w:t>ReturnIfAbrupt(</w:t>
      </w:r>
      <w:r>
        <w:rPr>
          <w:i/>
          <w:iCs/>
        </w:rPr>
        <w:t>status</w:t>
      </w:r>
      <w:r>
        <w:t>).</w:t>
      </w:r>
    </w:p>
    <w:p w14:paraId="22680944" w14:textId="77777777" w:rsidR="00A52BE6" w:rsidRPr="00E77497" w:rsidRDefault="00A52BE6" w:rsidP="00930C98">
      <w:pPr>
        <w:pStyle w:val="Alg4"/>
        <w:numPr>
          <w:ilvl w:val="0"/>
          <w:numId w:val="1394"/>
        </w:numPr>
        <w:spacing w:after="220"/>
        <w:contextualSpacing/>
      </w:pPr>
      <w:r w:rsidRPr="00E77497">
        <w:t xml:space="preserve">Return </w:t>
      </w:r>
      <w:r w:rsidRPr="00E77497">
        <w:rPr>
          <w:i/>
        </w:rPr>
        <w:t>array</w:t>
      </w:r>
      <w:r w:rsidRPr="00E77497">
        <w:t>.</w:t>
      </w:r>
    </w:p>
    <w:p w14:paraId="0C383B04" w14:textId="77777777" w:rsidR="004C02EF" w:rsidRPr="00E77497" w:rsidRDefault="004C02EF" w:rsidP="00D148E9">
      <w:pPr>
        <w:pStyle w:val="30"/>
      </w:pPr>
      <w:bookmarkStart w:id="3854" w:name="_Toc361663106"/>
      <w:bookmarkStart w:id="3855" w:name="_Toc361664949"/>
      <w:bookmarkStart w:id="3856" w:name="_Toc361666789"/>
      <w:bookmarkStart w:id="3857" w:name="_Toc361668618"/>
      <w:bookmarkStart w:id="3858" w:name="_Toc364934640"/>
      <w:bookmarkStart w:id="3859" w:name="_Toc365473884"/>
      <w:bookmarkStart w:id="3860" w:name="_Toc361663109"/>
      <w:bookmarkStart w:id="3861" w:name="_Toc361664952"/>
      <w:bookmarkStart w:id="3862" w:name="_Toc361666792"/>
      <w:bookmarkStart w:id="3863" w:name="_Toc361668621"/>
      <w:bookmarkStart w:id="3864" w:name="_Toc364934643"/>
      <w:bookmarkStart w:id="3865" w:name="_Toc365473887"/>
      <w:bookmarkStart w:id="3866" w:name="_Toc361663110"/>
      <w:bookmarkStart w:id="3867" w:name="_Toc361664953"/>
      <w:bookmarkStart w:id="3868" w:name="_Toc361666793"/>
      <w:bookmarkStart w:id="3869" w:name="_Toc361668622"/>
      <w:bookmarkStart w:id="3870" w:name="_Toc364934644"/>
      <w:bookmarkStart w:id="3871" w:name="_Toc365473888"/>
      <w:bookmarkStart w:id="3872" w:name="_Toc361663113"/>
      <w:bookmarkStart w:id="3873" w:name="_Toc361664956"/>
      <w:bookmarkStart w:id="3874" w:name="_Toc361666796"/>
      <w:bookmarkStart w:id="3875" w:name="_Toc361668625"/>
      <w:bookmarkStart w:id="3876" w:name="_Toc364934647"/>
      <w:bookmarkStart w:id="3877" w:name="_Toc365473891"/>
      <w:bookmarkStart w:id="3878" w:name="_Toc361663136"/>
      <w:bookmarkStart w:id="3879" w:name="_Toc361664979"/>
      <w:bookmarkStart w:id="3880" w:name="_Toc361666819"/>
      <w:bookmarkStart w:id="3881" w:name="_Toc361668648"/>
      <w:bookmarkStart w:id="3882" w:name="_Toc364934670"/>
      <w:bookmarkStart w:id="3883" w:name="_Toc365473914"/>
      <w:bookmarkStart w:id="3884" w:name="_Toc361663138"/>
      <w:bookmarkStart w:id="3885" w:name="_Toc361664981"/>
      <w:bookmarkStart w:id="3886" w:name="_Toc361666821"/>
      <w:bookmarkStart w:id="3887" w:name="_Toc361668650"/>
      <w:bookmarkStart w:id="3888" w:name="_Toc364934672"/>
      <w:bookmarkStart w:id="3889" w:name="_Toc365473916"/>
      <w:bookmarkStart w:id="3890" w:name="_Toc361663141"/>
      <w:bookmarkStart w:id="3891" w:name="_Toc361664984"/>
      <w:bookmarkStart w:id="3892" w:name="_Toc361666824"/>
      <w:bookmarkStart w:id="3893" w:name="_Toc361668653"/>
      <w:bookmarkStart w:id="3894" w:name="_Toc364934675"/>
      <w:bookmarkStart w:id="3895" w:name="_Toc365473919"/>
      <w:bookmarkStart w:id="3896" w:name="_Toc361663145"/>
      <w:bookmarkStart w:id="3897" w:name="_Toc361664988"/>
      <w:bookmarkStart w:id="3898" w:name="_Toc361666828"/>
      <w:bookmarkStart w:id="3899" w:name="_Toc361668657"/>
      <w:bookmarkStart w:id="3900" w:name="_Toc364934679"/>
      <w:bookmarkStart w:id="3901" w:name="_Toc365473923"/>
      <w:bookmarkStart w:id="3902" w:name="_Ref456010689"/>
      <w:bookmarkStart w:id="3903" w:name="_Toc472818819"/>
      <w:bookmarkStart w:id="3904" w:name="_Toc235503393"/>
      <w:bookmarkStart w:id="3905" w:name="_Toc241509168"/>
      <w:bookmarkStart w:id="3906" w:name="_Toc244416655"/>
      <w:bookmarkStart w:id="3907" w:name="_Toc276631019"/>
      <w:bookmarkStart w:id="3908" w:name="_Ref361069560"/>
      <w:bookmarkStart w:id="3909" w:name="_Toc368050366"/>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r w:rsidRPr="00E77497">
        <w:t>Object Initialiser</w:t>
      </w:r>
      <w:bookmarkEnd w:id="3902"/>
      <w:bookmarkEnd w:id="3903"/>
      <w:bookmarkEnd w:id="3904"/>
      <w:bookmarkEnd w:id="3905"/>
      <w:bookmarkEnd w:id="3906"/>
      <w:bookmarkEnd w:id="3907"/>
      <w:bookmarkEnd w:id="3908"/>
      <w:bookmarkEnd w:id="3909"/>
    </w:p>
    <w:p w14:paraId="643CBC9A" w14:textId="77777777" w:rsidR="004C02EF" w:rsidRPr="00F73D3C" w:rsidRDefault="002924DE" w:rsidP="002924DE">
      <w:pPr>
        <w:tabs>
          <w:tab w:val="left" w:pos="990"/>
        </w:tabs>
        <w:rPr>
          <w:sz w:val="18"/>
        </w:rPr>
      </w:pPr>
      <w:r w:rsidRPr="00E77497">
        <w:rPr>
          <w:sz w:val="18"/>
        </w:rPr>
        <w:t>NOTE</w:t>
      </w:r>
      <w:r w:rsidR="00FF2E38">
        <w:rPr>
          <w:sz w:val="18"/>
        </w:rPr>
        <w:t xml:space="preserve"> 1</w:t>
      </w:r>
      <w:r w:rsidRPr="00E77497">
        <w:rPr>
          <w:sz w:val="18"/>
        </w:rPr>
        <w:tab/>
      </w:r>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091C49F9" w14:textId="77777777" w:rsidR="004C02EF" w:rsidRPr="003B4312" w:rsidRDefault="004C02EF" w:rsidP="004C02EF">
      <w:pPr>
        <w:pStyle w:val="Syntax"/>
      </w:pPr>
      <w:r w:rsidRPr="004D1BD1">
        <w:t>Syntax</w:t>
      </w:r>
    </w:p>
    <w:p w14:paraId="1D4E89C2" w14:textId="77777777" w:rsidR="004C02EF" w:rsidRPr="00B820AB" w:rsidRDefault="004C02EF" w:rsidP="004C02EF">
      <w:pPr>
        <w:pStyle w:val="SyntaxRule"/>
      </w:pPr>
      <w:r w:rsidRPr="009C202C">
        <w:t xml:space="preserve">ObjectLiteral </w:t>
      </w:r>
      <w:r w:rsidRPr="00B820AB">
        <w:rPr>
          <w:rFonts w:ascii="Arial" w:hAnsi="Arial" w:cs="Arial"/>
          <w:b/>
          <w:i w:val="0"/>
        </w:rPr>
        <w:t>:</w:t>
      </w:r>
    </w:p>
    <w:p w14:paraId="6907A912" w14:textId="77777777"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 </w:t>
      </w:r>
      <w:r w:rsidRPr="00E77497">
        <w:rPr>
          <w:rFonts w:ascii="Courier New" w:hAnsi="Courier New"/>
          <w:b/>
          <w:i w:val="0"/>
        </w:rPr>
        <w:t>}</w:t>
      </w:r>
    </w:p>
    <w:p w14:paraId="65EE1052" w14:textId="77777777" w:rsidR="004C02EF" w:rsidRPr="00E77497" w:rsidRDefault="002D5AF2" w:rsidP="004C02EF">
      <w:pPr>
        <w:pStyle w:val="SyntaxRule"/>
      </w:pPr>
      <w:r>
        <w:t>PropertyDefinitionList</w:t>
      </w:r>
      <w:r w:rsidR="004C02EF" w:rsidRPr="00E77497">
        <w:t xml:space="preserve"> </w:t>
      </w:r>
      <w:r w:rsidR="004C02EF" w:rsidRPr="00E77497">
        <w:rPr>
          <w:rFonts w:ascii="Arial" w:hAnsi="Arial" w:cs="Arial"/>
          <w:b/>
          <w:i w:val="0"/>
        </w:rPr>
        <w:t>:</w:t>
      </w:r>
    </w:p>
    <w:p w14:paraId="78F5127F" w14:textId="77777777" w:rsidR="004C02EF" w:rsidRPr="00E77497" w:rsidRDefault="001A6289" w:rsidP="004C02EF">
      <w:pPr>
        <w:pStyle w:val="SyntaxDefinition"/>
      </w:pPr>
      <w:r>
        <w:t>PropertyDefinition</w:t>
      </w:r>
      <w:r w:rsidR="004C02EF" w:rsidRPr="00E77497">
        <w:br/>
      </w:r>
      <w:r w:rsidR="002D5AF2">
        <w:t>PropertyDefinitionList</w:t>
      </w:r>
      <w:r w:rsidR="004C02EF" w:rsidRPr="00E77497">
        <w:rPr>
          <w:rFonts w:ascii="Courier New" w:hAnsi="Courier New"/>
          <w:i w:val="0"/>
        </w:rPr>
        <w:t xml:space="preserve"> </w:t>
      </w:r>
      <w:r w:rsidR="004C02EF" w:rsidRPr="00E77497">
        <w:rPr>
          <w:rFonts w:ascii="Courier New" w:hAnsi="Courier New"/>
          <w:b/>
          <w:i w:val="0"/>
        </w:rPr>
        <w:t>,</w:t>
      </w:r>
      <w:r w:rsidR="004C02EF" w:rsidRPr="00E77497">
        <w:rPr>
          <w:rFonts w:ascii="Courier New" w:hAnsi="Courier New"/>
          <w:i w:val="0"/>
        </w:rPr>
        <w:t xml:space="preserve"> </w:t>
      </w:r>
      <w:r>
        <w:t>PropertyDefinition</w:t>
      </w:r>
    </w:p>
    <w:p w14:paraId="6CD383E0" w14:textId="77777777" w:rsidR="004C02EF" w:rsidRPr="00E77497" w:rsidRDefault="001A6289" w:rsidP="004C02EF">
      <w:pPr>
        <w:pStyle w:val="SyntaxRule"/>
        <w:rPr>
          <w:b/>
        </w:rPr>
      </w:pPr>
      <w:r>
        <w:t>PropertyDefinition</w:t>
      </w:r>
      <w:r w:rsidR="004C02EF" w:rsidRPr="00E77497">
        <w:rPr>
          <w:rFonts w:ascii="Arial" w:hAnsi="Arial" w:cs="Arial"/>
          <w:b/>
        </w:rPr>
        <w:t xml:space="preserve"> </w:t>
      </w:r>
      <w:r w:rsidR="004C02EF" w:rsidRPr="00E77497">
        <w:rPr>
          <w:rFonts w:ascii="Arial" w:hAnsi="Arial" w:cs="Arial"/>
          <w:b/>
          <w:i w:val="0"/>
        </w:rPr>
        <w:t>:</w:t>
      </w:r>
    </w:p>
    <w:p w14:paraId="09771E64" w14:textId="77777777" w:rsidR="004F6B1B" w:rsidRDefault="009574CD" w:rsidP="00F76E0D">
      <w:pPr>
        <w:pStyle w:val="SyntaxDefinition"/>
        <w:spacing w:after="0"/>
        <w:contextualSpacing/>
      </w:pPr>
      <w:r w:rsidRPr="00E77497">
        <w:t>IdentifierName</w:t>
      </w:r>
      <w:r w:rsidR="00A83EF2" w:rsidRPr="00E77497">
        <w:br/>
      </w:r>
      <w:r w:rsidR="00160587">
        <w:t>CoverInitialisedName</w:t>
      </w:r>
      <w:r w:rsidR="00160587">
        <w:br/>
      </w:r>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r w:rsidR="004F6B1B">
        <w:br/>
        <w:t>MethodDefinition</w:t>
      </w:r>
    </w:p>
    <w:p w14:paraId="39D5991A" w14:textId="77777777" w:rsidR="004C02EF" w:rsidRPr="00E77497" w:rsidRDefault="004C02EF" w:rsidP="00F73D3C">
      <w:pPr>
        <w:pStyle w:val="SyntaxRule"/>
      </w:pPr>
    </w:p>
    <w:p w14:paraId="525F4BD1" w14:textId="77777777" w:rsidR="003834D8" w:rsidRPr="00E77497" w:rsidRDefault="003834D8" w:rsidP="003834D8">
      <w:pPr>
        <w:pStyle w:val="SyntaxRule"/>
      </w:pPr>
      <w:r>
        <w:t>PropertyName</w:t>
      </w:r>
      <w:r w:rsidRPr="00E77497">
        <w:t xml:space="preserve"> </w:t>
      </w:r>
      <w:r w:rsidRPr="00E77497">
        <w:rPr>
          <w:rFonts w:ascii="Arial" w:hAnsi="Arial" w:cs="Arial"/>
          <w:b/>
          <w:i w:val="0"/>
        </w:rPr>
        <w:t>:</w:t>
      </w:r>
    </w:p>
    <w:p w14:paraId="2CEC74CF" w14:textId="77777777" w:rsidR="003834D8" w:rsidRPr="00E77497" w:rsidRDefault="003834D8" w:rsidP="003834D8">
      <w:pPr>
        <w:pStyle w:val="SyntaxDefinition"/>
      </w:pPr>
      <w:r>
        <w:t>LiteralPropertyName</w:t>
      </w:r>
      <w:r w:rsidRPr="00E77497">
        <w:br/>
      </w:r>
      <w:r>
        <w:t>ComputedPropertyName</w:t>
      </w:r>
    </w:p>
    <w:p w14:paraId="0649E18D" w14:textId="77777777" w:rsidR="004C02EF" w:rsidRPr="00E77497" w:rsidRDefault="009E0215" w:rsidP="004C02EF">
      <w:pPr>
        <w:pStyle w:val="SyntaxRule"/>
      </w:pPr>
      <w:r>
        <w:t>Literal</w:t>
      </w:r>
      <w:r w:rsidR="004C02EF" w:rsidRPr="00E77497">
        <w:t xml:space="preserve">PropertyName </w:t>
      </w:r>
      <w:r w:rsidR="004C02EF" w:rsidRPr="00E77497">
        <w:rPr>
          <w:rFonts w:ascii="Arial" w:hAnsi="Arial" w:cs="Arial"/>
          <w:b/>
          <w:i w:val="0"/>
        </w:rPr>
        <w:t>:</w:t>
      </w:r>
    </w:p>
    <w:p w14:paraId="5B5E821D" w14:textId="77777777" w:rsidR="004C02EF" w:rsidRPr="00E77497" w:rsidRDefault="004C02EF" w:rsidP="004C02EF">
      <w:pPr>
        <w:pStyle w:val="SyntaxDefinition"/>
      </w:pPr>
      <w:r w:rsidRPr="00E77497">
        <w:t>IdentifierName</w:t>
      </w:r>
      <w:r w:rsidRPr="00E77497">
        <w:br/>
        <w:t>StringLiteral</w:t>
      </w:r>
      <w:r w:rsidRPr="00E77497">
        <w:br/>
        <w:t>NumericLiteral</w:t>
      </w:r>
    </w:p>
    <w:p w14:paraId="53B26C99" w14:textId="77777777" w:rsidR="009E0215" w:rsidRPr="00E77497" w:rsidRDefault="009E0215" w:rsidP="009E0215">
      <w:pPr>
        <w:pStyle w:val="SyntaxRule"/>
      </w:pPr>
      <w:r>
        <w:t>Computed</w:t>
      </w:r>
      <w:r w:rsidRPr="00E77497">
        <w:t xml:space="preserve">PropertyName </w:t>
      </w:r>
      <w:r w:rsidRPr="00E77497">
        <w:rPr>
          <w:rFonts w:ascii="Arial" w:hAnsi="Arial" w:cs="Arial"/>
          <w:b/>
          <w:i w:val="0"/>
        </w:rPr>
        <w:t>:</w:t>
      </w:r>
    </w:p>
    <w:p w14:paraId="7EFD1028" w14:textId="77777777" w:rsidR="009E0215" w:rsidRPr="00E77497" w:rsidRDefault="009E0215" w:rsidP="009E0215">
      <w:pPr>
        <w:pStyle w:val="SyntaxDefinition"/>
      </w:pPr>
      <w:r>
        <w:rPr>
          <w:rFonts w:ascii="Courier New" w:hAnsi="Courier New"/>
          <w:b/>
          <w:i w:val="0"/>
        </w:rPr>
        <w:t xml:space="preserve"> [ </w:t>
      </w:r>
      <w:r>
        <w:t xml:space="preserve">AssignmentExpression </w:t>
      </w:r>
      <w:r w:rsidRPr="00E77497">
        <w:t xml:space="preserve"> </w:t>
      </w:r>
      <w:r>
        <w:rPr>
          <w:rFonts w:ascii="Courier New" w:hAnsi="Courier New" w:cs="Courier New"/>
          <w:b/>
          <w:i w:val="0"/>
        </w:rPr>
        <w:t>]</w:t>
      </w:r>
    </w:p>
    <w:p w14:paraId="4D61C1EC" w14:textId="77777777" w:rsidR="00160587" w:rsidRPr="00E77497" w:rsidRDefault="00160587" w:rsidP="00160587">
      <w:pPr>
        <w:pStyle w:val="SyntaxRule"/>
      </w:pPr>
      <w:r>
        <w:t>CoverInitialisedName</w:t>
      </w:r>
      <w:r w:rsidRPr="00E77497">
        <w:t xml:space="preserve"> </w:t>
      </w:r>
      <w:r w:rsidRPr="00E77497">
        <w:rPr>
          <w:rFonts w:ascii="Arial" w:hAnsi="Arial"/>
          <w:b/>
          <w:i w:val="0"/>
        </w:rPr>
        <w:t>:</w:t>
      </w:r>
    </w:p>
    <w:p w14:paraId="3A594A16" w14:textId="77777777" w:rsidR="00160587" w:rsidRPr="00E77497" w:rsidRDefault="00160587" w:rsidP="00160587">
      <w:pPr>
        <w:pStyle w:val="SyntaxDefinition"/>
      </w:pPr>
      <w:r w:rsidRPr="00E77497">
        <w:t>IdentifierName</w:t>
      </w:r>
      <w:r>
        <w:rPr>
          <w:i w:val="0"/>
        </w:rPr>
        <w:t xml:space="preserve"> </w:t>
      </w:r>
      <w:r w:rsidRPr="00E77497">
        <w:t>Initialiser</w:t>
      </w:r>
    </w:p>
    <w:p w14:paraId="0E7BEF2F" w14:textId="77777777" w:rsidR="00860116" w:rsidRPr="00E77497" w:rsidRDefault="00860116" w:rsidP="00860116">
      <w:pPr>
        <w:pStyle w:val="SyntaxRule"/>
      </w:pPr>
      <w:r w:rsidRPr="00E77497">
        <w:t xml:space="preserve">Initialiser </w:t>
      </w:r>
      <w:r w:rsidRPr="00E77497">
        <w:rPr>
          <w:rFonts w:ascii="Arial" w:hAnsi="Arial"/>
          <w:b/>
          <w:i w:val="0"/>
        </w:rPr>
        <w:t>:</w:t>
      </w:r>
    </w:p>
    <w:p w14:paraId="43939299" w14:textId="77777777" w:rsidR="00860116" w:rsidRPr="00E77497" w:rsidRDefault="00860116" w:rsidP="00860116">
      <w:pPr>
        <w:pStyle w:val="SyntaxDefinition"/>
      </w:pPr>
      <w:r w:rsidRPr="00E77497">
        <w:rPr>
          <w:rFonts w:ascii="Courier New" w:hAnsi="Courier New"/>
          <w:b/>
          <w:i w:val="0"/>
        </w:rPr>
        <w:t>=</w:t>
      </w:r>
      <w:r w:rsidRPr="00E77497">
        <w:t xml:space="preserve"> AssignmentExpression</w:t>
      </w:r>
    </w:p>
    <w:p w14:paraId="0F6BDE16" w14:textId="77777777" w:rsidR="00BF5CDF" w:rsidRDefault="00BF5CDF" w:rsidP="00FF2E38">
      <w:pPr>
        <w:pStyle w:val="Note"/>
      </w:pPr>
      <w:r>
        <w:t>NOTE</w:t>
      </w:r>
      <w:r w:rsidR="00860116">
        <w:t xml:space="preserve"> </w:t>
      </w:r>
      <w:r w:rsidR="00FF2E38">
        <w:t>2</w:t>
      </w:r>
      <w:r>
        <w:tab/>
      </w:r>
      <w:r>
        <w:rPr>
          <w:rFonts w:ascii="Times New Roman" w:hAnsi="Times New Roman"/>
          <w:i/>
        </w:rPr>
        <w:t>MethodDefinition</w:t>
      </w:r>
      <w:r>
        <w:t xml:space="preserve"> is defined in </w:t>
      </w:r>
      <w:r w:rsidR="00C04626">
        <w:fldChar w:fldCharType="begin"/>
      </w:r>
      <w:r w:rsidR="00C04626">
        <w:instrText xml:space="preserve"> REF _Ref365539614 \r \h </w:instrText>
      </w:r>
      <w:r w:rsidR="00C04626">
        <w:fldChar w:fldCharType="separate"/>
      </w:r>
      <w:r w:rsidR="00D433E8">
        <w:t>14.3</w:t>
      </w:r>
      <w:r w:rsidR="00C04626">
        <w:fldChar w:fldCharType="end"/>
      </w:r>
      <w:r>
        <w:t>.</w:t>
      </w:r>
    </w:p>
    <w:p w14:paraId="3833B80D" w14:textId="77777777" w:rsidR="00860116" w:rsidRPr="00860116" w:rsidRDefault="00860116" w:rsidP="00FF2E38">
      <w:pPr>
        <w:pStyle w:val="Note"/>
      </w:pPr>
      <w:r>
        <w:t xml:space="preserve">NOTE </w:t>
      </w:r>
      <w:r w:rsidR="00FF2E38">
        <w:t>3</w:t>
      </w:r>
      <w:r>
        <w:tab/>
      </w:r>
      <w:r w:rsidR="00160587">
        <w:t xml:space="preserve">In certain contexts, </w:t>
      </w:r>
      <w:r w:rsidR="00160587" w:rsidRPr="004012E4">
        <w:rPr>
          <w:rFonts w:ascii="Times New Roman" w:hAnsi="Times New Roman"/>
          <w:i/>
        </w:rPr>
        <w:t>ObjectLiteral</w:t>
      </w:r>
      <w:r w:rsidR="00160587">
        <w:t xml:space="preserve"> is used as a cover grammar for a more restricted secondary grammar. The </w:t>
      </w:r>
      <w:r w:rsidR="00160587" w:rsidRPr="004012E4">
        <w:rPr>
          <w:rFonts w:ascii="Times New Roman" w:hAnsi="Times New Roman"/>
          <w:i/>
        </w:rPr>
        <w:t>CoverInitialisedName</w:t>
      </w:r>
      <w:r w:rsidR="00160587">
        <w:t xml:space="preserve"> production is necessary to fully cover these secondary grammars.  However, use of this production results in an early Syntax Error in </w:t>
      </w:r>
      <w:r w:rsidR="000C487B">
        <w:t xml:space="preserve">normal contexts where an actual </w:t>
      </w:r>
      <w:r w:rsidR="000C487B" w:rsidRPr="00253B6F">
        <w:rPr>
          <w:rFonts w:ascii="Times New Roman" w:hAnsi="Times New Roman"/>
          <w:i/>
        </w:rPr>
        <w:t>ObjectLiteral</w:t>
      </w:r>
      <w:r w:rsidR="000C487B">
        <w:t xml:space="preserve"> is expected. </w:t>
      </w:r>
    </w:p>
    <w:p w14:paraId="33289E32" w14:textId="77777777" w:rsidR="00833F54" w:rsidRPr="00DB697A" w:rsidDel="00382137" w:rsidRDefault="00833F54" w:rsidP="006A78DC">
      <w:pPr>
        <w:pStyle w:val="40"/>
        <w:rPr>
          <w:del w:id="3910" w:author="Rev 19 Allen Wirfs-Brock" w:date="2013-09-11T19:19:00Z"/>
        </w:rPr>
      </w:pPr>
      <w:del w:id="3911" w:author="Rev 19 Allen Wirfs-Brock" w:date="2013-09-11T19:19:00Z">
        <w:r w:rsidRPr="00DB697A" w:rsidDel="00382137">
          <w:delText>Static Semantics</w:delText>
        </w:r>
      </w:del>
    </w:p>
    <w:p w14:paraId="3849A4FA" w14:textId="77777777" w:rsidR="00833F54" w:rsidRDefault="00607728" w:rsidP="006A78DC">
      <w:pPr>
        <w:pStyle w:val="40"/>
      </w:pPr>
      <w:r w:rsidRPr="00E77497">
        <w:t xml:space="preserve">Static Semantics:  </w:t>
      </w:r>
      <w:r w:rsidR="00833F54" w:rsidRPr="00E77497">
        <w:t>Early Errors</w:t>
      </w:r>
    </w:p>
    <w:p w14:paraId="7C4AE93A" w14:textId="77777777" w:rsidR="002832C9" w:rsidRPr="004012E4" w:rsidRDefault="001E6756" w:rsidP="00FF2E38">
      <w:pPr>
        <w:rPr>
          <w:rFonts w:ascii="Helvetica" w:hAnsi="Helvetica"/>
        </w:rPr>
      </w:pPr>
      <w:r w:rsidRPr="004012E4">
        <w:rPr>
          <w:rFonts w:ascii="Helvetica" w:hAnsi="Helvetica"/>
        </w:rPr>
        <w:t>In addition to describ</w:t>
      </w:r>
      <w:r w:rsidR="00FF2E38">
        <w:rPr>
          <w:rFonts w:ascii="Helvetica" w:hAnsi="Helvetica"/>
        </w:rPr>
        <w:t>ing</w:t>
      </w:r>
      <w:r w:rsidRPr="004012E4">
        <w:rPr>
          <w:rFonts w:ascii="Helvetica" w:hAnsi="Helvetica"/>
        </w:rPr>
        <w:t xml:space="preserve"> an actual object initialiser the </w:t>
      </w:r>
      <w:r w:rsidRPr="004012E4">
        <w:rPr>
          <w:rFonts w:ascii="Times New Roman" w:hAnsi="Times New Roman"/>
          <w:i/>
        </w:rPr>
        <w:t>ObjectLiteral</w:t>
      </w:r>
      <w:r w:rsidRPr="004012E4">
        <w:rPr>
          <w:rFonts w:ascii="Helvetica" w:hAnsi="Helvetica"/>
        </w:rPr>
        <w:t xml:space="preserve"> productions are </w:t>
      </w:r>
      <w:r w:rsidR="00FF2E38">
        <w:rPr>
          <w:rFonts w:ascii="Helvetica" w:hAnsi="Helvetica"/>
        </w:rPr>
        <w:t xml:space="preserve">also </w:t>
      </w:r>
      <w:r w:rsidRPr="004012E4">
        <w:rPr>
          <w:rFonts w:ascii="Helvetica" w:hAnsi="Helvetica"/>
        </w:rPr>
        <w:t xml:space="preserve">used as a cover </w:t>
      </w:r>
      <w:r>
        <w:rPr>
          <w:rFonts w:ascii="Helvetica" w:hAnsi="Helvetica"/>
        </w:rPr>
        <w:t xml:space="preserve">grammar for </w:t>
      </w:r>
      <w:r w:rsidRPr="004012E4">
        <w:rPr>
          <w:rFonts w:ascii="Times New Roman" w:hAnsi="Times New Roman"/>
          <w:i/>
        </w:rPr>
        <w:t>ObjectAssignmentPattern</w:t>
      </w:r>
      <w:r>
        <w:rPr>
          <w:rFonts w:ascii="Helvetica" w:hAnsi="Helvetica"/>
        </w:rPr>
        <w:t xml:space="preserve"> (</w:t>
      </w:r>
      <w:r w:rsidR="00DF732B">
        <w:rPr>
          <w:rFonts w:ascii="Helvetica" w:hAnsi="Helvetica"/>
        </w:rPr>
        <w:fldChar w:fldCharType="begin"/>
      </w:r>
      <w:r w:rsidR="00DF732B">
        <w:rPr>
          <w:rFonts w:ascii="Helvetica" w:hAnsi="Helvetica"/>
        </w:rPr>
        <w:instrText xml:space="preserve"> REF _Ref365636282 \r \h </w:instrText>
      </w:r>
      <w:r w:rsidR="00DF732B">
        <w:rPr>
          <w:rFonts w:ascii="Helvetica" w:hAnsi="Helvetica"/>
        </w:rPr>
      </w:r>
      <w:r w:rsidR="00DF732B">
        <w:rPr>
          <w:rFonts w:ascii="Helvetica" w:hAnsi="Helvetica"/>
        </w:rPr>
        <w:fldChar w:fldCharType="separate"/>
      </w:r>
      <w:ins w:id="3912" w:author="Rev 19 Allen Wirfs-Brock" w:date="2013-09-27T13:21:00Z">
        <w:r w:rsidR="00D433E8">
          <w:rPr>
            <w:rFonts w:ascii="Helvetica" w:hAnsi="Helvetica"/>
          </w:rPr>
          <w:t>12.13.4</w:t>
        </w:r>
      </w:ins>
      <w:del w:id="3913" w:author="Rev 19 Allen Wirfs-Brock" w:date="2013-09-27T08:38:00Z">
        <w:r w:rsidR="00083CEC" w:rsidDel="009E7E9E">
          <w:rPr>
            <w:rFonts w:ascii="Helvetica" w:hAnsi="Helvetica"/>
          </w:rPr>
          <w:delText>12.13.3</w:delText>
        </w:r>
      </w:del>
      <w:r w:rsidR="00DF732B">
        <w:rPr>
          <w:rFonts w:ascii="Helvetica" w:hAnsi="Helvetica"/>
        </w:rPr>
        <w:fldChar w:fldCharType="end"/>
      </w:r>
      <w:r>
        <w:rPr>
          <w:rFonts w:ascii="Helvetica" w:hAnsi="Helvetica"/>
        </w:rPr>
        <w:t xml:space="preserve">).  When </w:t>
      </w:r>
      <w:r w:rsidRPr="004012E4">
        <w:rPr>
          <w:rFonts w:ascii="Times New Roman" w:hAnsi="Times New Roman"/>
          <w:i/>
        </w:rPr>
        <w:t>ObjectLiteral</w:t>
      </w:r>
      <w:r>
        <w:rPr>
          <w:rFonts w:ascii="Helvetica" w:hAnsi="Helvetica"/>
        </w:rPr>
        <w:t xml:space="preserve"> appears in a context where </w:t>
      </w:r>
      <w:r w:rsidRPr="004012E4">
        <w:rPr>
          <w:rFonts w:ascii="Times New Roman" w:hAnsi="Times New Roman"/>
          <w:i/>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w:t>
      </w:r>
    </w:p>
    <w:p w14:paraId="60E2512D" w14:textId="77777777" w:rsidR="00480216" w:rsidRDefault="00480216" w:rsidP="00480216">
      <w:pPr>
        <w:spacing w:after="0"/>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p>
    <w:p w14:paraId="655115F8" w14:textId="77777777" w:rsidR="00480216" w:rsidRPr="00557892" w:rsidRDefault="00480216" w:rsidP="00480216">
      <w:pPr>
        <w:spacing w:before="60" w:after="60"/>
        <w:rPr>
          <w:rFonts w:cs="Arial"/>
          <w:iCs/>
        </w:rPr>
      </w:pPr>
      <w:r>
        <w:rPr>
          <w:rFonts w:cs="Arial"/>
          <w:iCs/>
        </w:rPr>
        <w:t>a</w:t>
      </w:r>
      <w:r w:rsidRPr="00557892">
        <w:rPr>
          <w:rFonts w:cs="Arial"/>
          <w:iCs/>
        </w:rPr>
        <w:t>nd</w:t>
      </w:r>
    </w:p>
    <w:p w14:paraId="72C4B723" w14:textId="77777777" w:rsidR="00480216" w:rsidRDefault="00480216" w:rsidP="00480216">
      <w:pPr>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p>
    <w:p w14:paraId="7FB2B711" w14:textId="77777777" w:rsidR="006E5DBE" w:rsidRDefault="006E5DBE" w:rsidP="009E3FF6">
      <w:pPr>
        <w:numPr>
          <w:ilvl w:val="0"/>
          <w:numId w:val="403"/>
        </w:numPr>
        <w:spacing w:after="220"/>
        <w:contextualSpacing/>
      </w:pPr>
      <w:r w:rsidRPr="00E77497">
        <w:t xml:space="preserve">It is a Syntax Error if </w:t>
      </w:r>
      <w:r w:rsidR="00293A14" w:rsidRPr="004321EC">
        <w:rPr>
          <w:rFonts w:ascii="Times New Roman" w:hAnsi="Times New Roman"/>
        </w:rPr>
        <w:t>PropertyNameList</w:t>
      </w:r>
      <w:r>
        <w:t xml:space="preserve"> of </w:t>
      </w:r>
      <w:r w:rsidRPr="004321EC">
        <w:rPr>
          <w:rFonts w:ascii="Times New Roman" w:hAnsi="Times New Roman"/>
          <w:i/>
        </w:rPr>
        <w:t>PropertyDefinition</w:t>
      </w:r>
      <w:r w:rsidR="00480216" w:rsidRPr="004321EC">
        <w:rPr>
          <w:rFonts w:ascii="Times New Roman" w:hAnsi="Times New Roman"/>
          <w:i/>
        </w:rPr>
        <w:t>List</w:t>
      </w:r>
      <w:r w:rsidR="00480216">
        <w:rPr>
          <w:rStyle w:val="bnf"/>
          <w:i w:val="0"/>
        </w:rPr>
        <w:t xml:space="preserve"> </w:t>
      </w:r>
      <w:r w:rsidR="00480216" w:rsidRPr="004321EC">
        <w:rPr>
          <w:rStyle w:val="bnf"/>
          <w:rFonts w:ascii="Arial" w:hAnsi="Arial" w:cs="Arial"/>
          <w:i w:val="0"/>
        </w:rPr>
        <w:t>contains any duplicate ent</w:t>
      </w:r>
      <w:r w:rsidR="0003414D">
        <w:rPr>
          <w:rStyle w:val="bnf"/>
          <w:rFonts w:ascii="Arial" w:hAnsi="Arial" w:cs="Arial"/>
          <w:i w:val="0"/>
        </w:rPr>
        <w:t>r</w:t>
      </w:r>
      <w:r w:rsidR="00480216" w:rsidRPr="004321EC">
        <w:rPr>
          <w:rStyle w:val="bnf"/>
          <w:rFonts w:ascii="Arial" w:hAnsi="Arial" w:cs="Arial"/>
          <w:i w:val="0"/>
        </w:rPr>
        <w:t xml:space="preserve">ies, unless one of </w:t>
      </w:r>
      <w:r w:rsidR="00532AB5" w:rsidRPr="004321EC">
        <w:rPr>
          <w:rStyle w:val="bnf"/>
          <w:rFonts w:ascii="Arial" w:hAnsi="Arial" w:cs="Arial"/>
          <w:i w:val="0"/>
        </w:rPr>
        <w:t>the following</w:t>
      </w:r>
      <w:r w:rsidR="00480216" w:rsidRPr="004321EC">
        <w:rPr>
          <w:rStyle w:val="bnf"/>
          <w:rFonts w:ascii="Arial" w:hAnsi="Arial" w:cs="Arial"/>
          <w:i w:val="0"/>
        </w:rPr>
        <w:t xml:space="preserve"> conditions are true</w:t>
      </w:r>
      <w:r w:rsidR="00423688" w:rsidRPr="004321EC">
        <w:rPr>
          <w:rStyle w:val="bnf"/>
          <w:rFonts w:ascii="Arial" w:hAnsi="Arial" w:cs="Arial"/>
          <w:i w:val="0"/>
        </w:rPr>
        <w:t xml:space="preserve"> for each duplicate entry</w:t>
      </w:r>
      <w:r w:rsidR="00480216" w:rsidRPr="004321EC">
        <w:rPr>
          <w:rStyle w:val="bnf"/>
          <w:rFonts w:ascii="Arial" w:hAnsi="Arial" w:cs="Arial"/>
          <w:i w:val="0"/>
        </w:rPr>
        <w:t>:</w:t>
      </w:r>
      <w:r w:rsidRPr="00E77497">
        <w:rPr>
          <w:rFonts w:ascii="Courier New" w:hAnsi="Courier New" w:cs="Courier New"/>
          <w:b/>
          <w:iCs/>
        </w:rPr>
        <w:t xml:space="preserve"> </w:t>
      </w:r>
    </w:p>
    <w:p w14:paraId="06260309" w14:textId="77777777" w:rsidR="00480216" w:rsidRDefault="00480216" w:rsidP="004321EC">
      <w:pPr>
        <w:numPr>
          <w:ilvl w:val="1"/>
          <w:numId w:val="737"/>
        </w:numPr>
        <w:spacing w:after="220"/>
        <w:contextualSpacing/>
      </w:pPr>
      <w:r>
        <w:t xml:space="preserve">The source code corresponding to </w:t>
      </w:r>
      <w:r>
        <w:rPr>
          <w:rStyle w:val="bnf"/>
        </w:rPr>
        <w:t>PropertyDefinitionList</w:t>
      </w:r>
      <w:r>
        <w:t xml:space="preserve"> is not strict code and </w:t>
      </w:r>
      <w:r w:rsidR="00532AB5">
        <w:t>all occur</w:t>
      </w:r>
      <w:r w:rsidR="007728C0">
        <w:t>r</w:t>
      </w:r>
      <w:r w:rsidR="00E40EE0">
        <w:t>e</w:t>
      </w:r>
      <w:r w:rsidR="00532AB5">
        <w:t>nces in the list of the</w:t>
      </w:r>
      <w:r>
        <w:t xml:space="preserve"> </w:t>
      </w:r>
      <w:r w:rsidR="00F52DA8">
        <w:t>duplicate</w:t>
      </w:r>
      <w:r w:rsidR="00423688">
        <w:t>d entry</w:t>
      </w:r>
      <w:r w:rsidR="00F52DA8">
        <w:t xml:space="preserve"> </w:t>
      </w:r>
      <w:r w:rsidR="00532AB5">
        <w:t>were</w:t>
      </w:r>
      <w:r w:rsidR="00423688">
        <w:t xml:space="preserve"> </w:t>
      </w:r>
      <w:r w:rsidR="00F52DA8">
        <w:t>obtained from</w:t>
      </w:r>
      <w:r w:rsidR="00532AB5">
        <w:t xml:space="preserve"> productions of the form</w:t>
      </w:r>
      <w:r w:rsidR="00F52DA8">
        <w:t xml:space="preserve">  </w:t>
      </w:r>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r w:rsidR="00F52DA8">
        <w:t>.</w:t>
      </w:r>
    </w:p>
    <w:p w14:paraId="7B4F2D7C" w14:textId="77777777" w:rsidR="00532AB5" w:rsidRDefault="00532AB5" w:rsidP="002B6820">
      <w:pPr>
        <w:numPr>
          <w:ilvl w:val="1"/>
          <w:numId w:val="737"/>
        </w:numPr>
        <w:spacing w:after="220"/>
      </w:pPr>
      <w:r>
        <w:t xml:space="preserve">The duplicated entry occurs exactly twice in the list and one occurrence </w:t>
      </w:r>
      <w:r w:rsidR="004321EC">
        <w:t>was</w:t>
      </w:r>
      <w:r>
        <w:t xml:space="preserve"> obtained from a </w:t>
      </w:r>
      <w:r w:rsidR="004321EC" w:rsidRPr="004321EC">
        <w:rPr>
          <w:rFonts w:ascii="Courier New" w:hAnsi="Courier New" w:cs="Courier New"/>
          <w:b/>
        </w:rPr>
        <w:t>get</w:t>
      </w:r>
      <w:r w:rsidR="004321EC">
        <w:t xml:space="preserve"> accessor </w:t>
      </w:r>
      <w:r w:rsidR="00305E2B" w:rsidRPr="007F2AF2">
        <w:rPr>
          <w:rFonts w:ascii="Times New Roman" w:hAnsi="Times New Roman"/>
          <w:i/>
        </w:rPr>
        <w:t>MethodDefinition</w:t>
      </w:r>
      <w:r w:rsidR="004321EC">
        <w:t xml:space="preserve"> and the other occurrence was obtained from a </w:t>
      </w:r>
      <w:r w:rsidR="004321EC" w:rsidRPr="004321EC">
        <w:rPr>
          <w:rFonts w:ascii="Courier New" w:hAnsi="Courier New" w:cs="Courier New"/>
          <w:b/>
        </w:rPr>
        <w:t>set</w:t>
      </w:r>
      <w:r w:rsidR="004321EC">
        <w:t xml:space="preserve"> accessor </w:t>
      </w:r>
      <w:r w:rsidR="00305E2B" w:rsidRPr="007F2AF2">
        <w:rPr>
          <w:rFonts w:ascii="Times New Roman" w:hAnsi="Times New Roman"/>
          <w:i/>
        </w:rPr>
        <w:t>MethodDefinition</w:t>
      </w:r>
      <w:r w:rsidR="004321EC">
        <w:t>.</w:t>
      </w:r>
    </w:p>
    <w:p w14:paraId="2790D73F" w14:textId="77777777"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00F73D3C" w:rsidRPr="007F2AF2">
        <w:rPr>
          <w:rFonts w:ascii="Times New Roman" w:hAnsi="Times New Roman"/>
          <w:i/>
        </w:rPr>
        <w:t>MethodDefinition</w:t>
      </w:r>
    </w:p>
    <w:p w14:paraId="7A9E669F" w14:textId="77777777" w:rsidR="002C3667" w:rsidRDefault="00F73D3C" w:rsidP="002C3667">
      <w:pPr>
        <w:numPr>
          <w:ilvl w:val="0"/>
          <w:numId w:val="403"/>
        </w:numPr>
        <w:spacing w:after="220"/>
      </w:pPr>
      <w:r>
        <w:t xml:space="preserve">It is </w:t>
      </w:r>
      <w:commentRangeStart w:id="3914"/>
      <w:r>
        <w:t xml:space="preserve">a Syntax Error if </w:t>
      </w:r>
      <w:r>
        <w:rPr>
          <w:rFonts w:ascii="Times New Roman" w:hAnsi="Times New Roman"/>
        </w:rPr>
        <w:t>ReferencesSuper</w:t>
      </w:r>
      <w:r>
        <w:t xml:space="preserve"> </w:t>
      </w:r>
      <w:commentRangeEnd w:id="3914"/>
      <w:r>
        <w:rPr>
          <w:rStyle w:val="af6"/>
        </w:rPr>
        <w:commentReference w:id="3914"/>
      </w:r>
      <w:r w:rsidR="00D11622">
        <w:t xml:space="preserve">of </w:t>
      </w:r>
      <w:r w:rsidRPr="007F2AF2">
        <w:rPr>
          <w:rFonts w:ascii="Times New Roman" w:hAnsi="Times New Roman"/>
          <w:i/>
        </w:rPr>
        <w:t>MethodDefinition</w:t>
      </w:r>
      <w:r>
        <w:t xml:space="preserve"> </w:t>
      </w:r>
      <w:r w:rsidR="002C3667">
        <w:t xml:space="preserve">is </w:t>
      </w:r>
      <w:r w:rsidRPr="00F73D3C">
        <w:rPr>
          <w:rFonts w:ascii="Times New Roman" w:hAnsi="Times New Roman"/>
          <w:b/>
        </w:rPr>
        <w:t>true</w:t>
      </w:r>
      <w:r w:rsidR="002C3667">
        <w:rPr>
          <w:rStyle w:val="bnf"/>
          <w:rFonts w:ascii="Arial" w:hAnsi="Arial" w:cs="Arial"/>
          <w:i w:val="0"/>
        </w:rPr>
        <w:t>.</w:t>
      </w:r>
      <w:r w:rsidR="002C3667" w:rsidRPr="00E77497">
        <w:rPr>
          <w:rFonts w:ascii="Courier New" w:hAnsi="Courier New" w:cs="Courier New"/>
          <w:b/>
          <w:iCs/>
        </w:rPr>
        <w:t xml:space="preserve"> </w:t>
      </w:r>
    </w:p>
    <w:p w14:paraId="29D3E0B1" w14:textId="77777777" w:rsidR="00F73D3C" w:rsidRDefault="00F73D3C" w:rsidP="00F73D3C">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E77497">
        <w:rPr>
          <w:rStyle w:val="bnf"/>
        </w:rPr>
        <w:t>IdentifierName</w:t>
      </w:r>
      <w:r w:rsidRPr="006B6D0A">
        <w:t xml:space="preserve"> </w:t>
      </w:r>
    </w:p>
    <w:p w14:paraId="405FB4C0" w14:textId="77777777" w:rsidR="00F73D3C" w:rsidRDefault="00F73D3C" w:rsidP="00F73D3C">
      <w:pPr>
        <w:numPr>
          <w:ilvl w:val="0"/>
          <w:numId w:val="403"/>
        </w:numPr>
        <w:spacing w:after="220"/>
      </w:pPr>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p>
    <w:p w14:paraId="32A60A69" w14:textId="77777777" w:rsidR="002832C9" w:rsidRDefault="002832C9" w:rsidP="002832C9">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2832C9">
        <w:rPr>
          <w:rStyle w:val="bnf"/>
        </w:rPr>
        <w:t>CoverInitialisedName</w:t>
      </w:r>
    </w:p>
    <w:p w14:paraId="26EA1DC3" w14:textId="77777777" w:rsidR="002832C9" w:rsidRPr="002832C9" w:rsidRDefault="002832C9" w:rsidP="002832C9">
      <w:pPr>
        <w:numPr>
          <w:ilvl w:val="0"/>
          <w:numId w:val="403"/>
        </w:numPr>
        <w:spacing w:after="220"/>
      </w:pPr>
      <w:r>
        <w:t>Always throw a</w:t>
      </w:r>
      <w:r w:rsidRPr="00E77497">
        <w:t xml:space="preserve"> Syntax Error if </w:t>
      </w:r>
      <w:r>
        <w:rPr>
          <w:rFonts w:ascii="Times New Roman" w:hAnsi="Times New Roman"/>
        </w:rPr>
        <w:t>this production is present</w:t>
      </w:r>
    </w:p>
    <w:p w14:paraId="7E847D7B" w14:textId="77777777" w:rsidR="002832C9" w:rsidRDefault="002832C9" w:rsidP="002832C9">
      <w:pPr>
        <w:pStyle w:val="Note"/>
      </w:pPr>
      <w:r>
        <w:t>NOTE</w:t>
      </w:r>
      <w:r>
        <w:tab/>
        <w:t xml:space="preserve">This production exists so that </w:t>
      </w:r>
      <w:r w:rsidRPr="002832C9">
        <w:rPr>
          <w:rFonts w:ascii="Times New Roman" w:hAnsi="Times New Roman"/>
          <w:i/>
        </w:rPr>
        <w:t>ObjectLiteral</w:t>
      </w:r>
      <w:r>
        <w:t xml:space="preserve"> can serve as a cover grammar for </w:t>
      </w:r>
      <w:r w:rsidRPr="002832C9">
        <w:rPr>
          <w:rFonts w:ascii="Times New Roman" w:hAnsi="Times New Roman"/>
          <w:i/>
        </w:rPr>
        <w:t>ObjectAssignmentPattern</w:t>
      </w:r>
      <w:r>
        <w:t xml:space="preserve"> (</w:t>
      </w:r>
      <w:r w:rsidR="00DF732B">
        <w:fldChar w:fldCharType="begin"/>
      </w:r>
      <w:r w:rsidR="00DF732B">
        <w:instrText xml:space="preserve"> REF _Ref365636358 \r \h </w:instrText>
      </w:r>
      <w:r w:rsidR="00DF732B">
        <w:fldChar w:fldCharType="separate"/>
      </w:r>
      <w:ins w:id="3915" w:author="Rev 19 Allen Wirfs-Brock" w:date="2013-09-27T13:21:00Z">
        <w:r w:rsidR="00D433E8">
          <w:t>12.13.4</w:t>
        </w:r>
      </w:ins>
      <w:del w:id="3916" w:author="Rev 19 Allen Wirfs-Brock" w:date="2013-09-27T08:38:00Z">
        <w:r w:rsidR="00083CEC" w:rsidDel="009E7E9E">
          <w:delText>12.13.3</w:delText>
        </w:r>
      </w:del>
      <w:r w:rsidR="00DF732B">
        <w:fldChar w:fldCharType="end"/>
      </w:r>
      <w:r>
        <w:t>). It cannot occur in an actual object initialiser.</w:t>
      </w:r>
    </w:p>
    <w:p w14:paraId="3BCEC800" w14:textId="77777777" w:rsidR="00046F7A" w:rsidRPr="00E77497" w:rsidRDefault="00046F7A" w:rsidP="006A78DC">
      <w:pPr>
        <w:pStyle w:val="40"/>
      </w:pPr>
      <w:bookmarkStart w:id="3917" w:name="_Ref366747005"/>
      <w:r w:rsidRPr="00E77497">
        <w:t xml:space="preserve">Static Semantics:  </w:t>
      </w:r>
      <w:r>
        <w:rPr>
          <w:lang w:eastAsia="en-US"/>
        </w:rPr>
        <w:t>Contains</w:t>
      </w:r>
      <w:bookmarkEnd w:id="3917"/>
    </w:p>
    <w:p w14:paraId="06DB8CA2" w14:textId="77777777" w:rsidR="00046F7A" w:rsidRPr="004418C4" w:rsidRDefault="00046F7A" w:rsidP="00046F7A">
      <w:pPr>
        <w:ind w:left="360"/>
      </w:pPr>
      <w:r>
        <w:t>W</w:t>
      </w:r>
      <w:r w:rsidRPr="004418C4">
        <w:t xml:space="preserve">ith </w:t>
      </w:r>
      <w:r>
        <w:t>parameter</w:t>
      </w:r>
      <w:r w:rsidRPr="004418C4">
        <w:t xml:space="preserve"> </w:t>
      </w:r>
      <w:r>
        <w:rPr>
          <w:rFonts w:ascii="Times New Roman" w:hAnsi="Times New Roman"/>
          <w:i/>
        </w:rPr>
        <w:t>symbol</w:t>
      </w:r>
      <w:r>
        <w:t>.</w:t>
      </w:r>
    </w:p>
    <w:p w14:paraId="2FAED428" w14:textId="77777777" w:rsidR="00CA2DE9" w:rsidRPr="002E15BF" w:rsidRDefault="00CA2DE9" w:rsidP="00CA2DE9">
      <w:pPr>
        <w:tabs>
          <w:tab w:val="left" w:pos="2055"/>
        </w:tabs>
        <w:rPr>
          <w:ins w:id="3918" w:author="Rev 19 Allen Wirfs-Brock" w:date="2013-09-12T11:00:00Z"/>
        </w:rPr>
      </w:pPr>
      <w:ins w:id="3919" w:author="Rev 19 Allen Wirfs-Brock" w:date="2013-09-12T11:00:00Z">
        <w:r w:rsidRPr="002E15BF">
          <w:t>See also:</w:t>
        </w:r>
      </w:ins>
      <w:ins w:id="3920" w:author="Rev 19 Allen Wirfs-Brock" w:date="2013-09-12T11:01:00Z">
        <w:r>
          <w:t xml:space="preserve"> </w:t>
        </w:r>
        <w:r>
          <w:fldChar w:fldCharType="begin"/>
        </w:r>
        <w:r>
          <w:instrText xml:space="preserve"> REF _Ref366747031 \r \h </w:instrText>
        </w:r>
      </w:ins>
      <w:r>
        <w:fldChar w:fldCharType="separate"/>
      </w:r>
      <w:ins w:id="3921" w:author="Rev 19 Allen Wirfs-Brock" w:date="2013-09-27T13:21:00Z">
        <w:r w:rsidR="00D433E8">
          <w:t>5.3</w:t>
        </w:r>
      </w:ins>
      <w:ins w:id="3922" w:author="Rev 19 Allen Wirfs-Brock" w:date="2013-09-12T11:01:00Z">
        <w:r>
          <w:fldChar w:fldCharType="end"/>
        </w:r>
        <w:r>
          <w:t xml:space="preserve">, </w:t>
        </w:r>
      </w:ins>
      <w:ins w:id="3923" w:author="Rev 19 Allen Wirfs-Brock" w:date="2013-09-12T11:03:00Z">
        <w:r>
          <w:fldChar w:fldCharType="begin"/>
        </w:r>
        <w:r>
          <w:instrText xml:space="preserve"> REF _Ref366747129 \r \h </w:instrText>
        </w:r>
      </w:ins>
      <w:r>
        <w:fldChar w:fldCharType="separate"/>
      </w:r>
      <w:ins w:id="3924" w:author="Rev 19 Allen Wirfs-Brock" w:date="2013-09-27T13:21:00Z">
        <w:r w:rsidR="00D433E8">
          <w:t>12.2.1.1</w:t>
        </w:r>
      </w:ins>
      <w:ins w:id="3925" w:author="Rev 19 Allen Wirfs-Brock" w:date="2013-09-12T11:03:00Z">
        <w:r>
          <w:fldChar w:fldCharType="end"/>
        </w:r>
        <w:r>
          <w:t xml:space="preserve">, </w:t>
        </w:r>
      </w:ins>
      <w:ins w:id="3926" w:author="Rev 19 Allen Wirfs-Brock" w:date="2013-09-12T11:04:00Z">
        <w:r>
          <w:fldChar w:fldCharType="begin"/>
        </w:r>
        <w:r>
          <w:instrText xml:space="preserve"> REF _Ref366747171 \r \h </w:instrText>
        </w:r>
      </w:ins>
      <w:r>
        <w:fldChar w:fldCharType="separate"/>
      </w:r>
      <w:ins w:id="3927" w:author="Rev 19 Allen Wirfs-Brock" w:date="2013-09-27T13:21:00Z">
        <w:r w:rsidR="00D433E8">
          <w:t>14.1.3</w:t>
        </w:r>
      </w:ins>
      <w:ins w:id="3928" w:author="Rev 19 Allen Wirfs-Brock" w:date="2013-09-12T11:04:00Z">
        <w:r>
          <w:fldChar w:fldCharType="end"/>
        </w:r>
        <w:r>
          <w:t xml:space="preserve">, </w:t>
        </w:r>
        <w:r>
          <w:fldChar w:fldCharType="begin"/>
        </w:r>
        <w:r>
          <w:instrText xml:space="preserve"> REF _Ref366747196 \r \h </w:instrText>
        </w:r>
      </w:ins>
      <w:r>
        <w:fldChar w:fldCharType="separate"/>
      </w:r>
      <w:ins w:id="3929" w:author="Rev 19 Allen Wirfs-Brock" w:date="2013-09-27T13:21:00Z">
        <w:r w:rsidR="00D433E8">
          <w:t>14.2.3</w:t>
        </w:r>
      </w:ins>
      <w:ins w:id="3930" w:author="Rev 19 Allen Wirfs-Brock" w:date="2013-09-12T11:04:00Z">
        <w:r>
          <w:fldChar w:fldCharType="end"/>
        </w:r>
      </w:ins>
      <w:ins w:id="3931" w:author="Rev 19 Allen Wirfs-Brock" w:date="2013-09-12T11:05:00Z">
        <w:r>
          <w:t xml:space="preserve">, </w:t>
        </w:r>
        <w:r>
          <w:fldChar w:fldCharType="begin"/>
        </w:r>
        <w:r>
          <w:instrText xml:space="preserve"> REF _Ref366747244 \r \h </w:instrText>
        </w:r>
      </w:ins>
      <w:r>
        <w:fldChar w:fldCharType="separate"/>
      </w:r>
      <w:ins w:id="3932" w:author="Rev 19 Allen Wirfs-Brock" w:date="2013-09-27T13:21:00Z">
        <w:r w:rsidR="00D433E8">
          <w:t>14.4.3</w:t>
        </w:r>
      </w:ins>
      <w:ins w:id="3933" w:author="Rev 19 Allen Wirfs-Brock" w:date="2013-09-12T11:05:00Z">
        <w:r>
          <w:fldChar w:fldCharType="end"/>
        </w:r>
        <w:r>
          <w:t xml:space="preserve">, </w:t>
        </w:r>
        <w:r>
          <w:fldChar w:fldCharType="begin"/>
        </w:r>
        <w:r>
          <w:instrText xml:space="preserve"> REF _Ref366747276 \r \h </w:instrText>
        </w:r>
      </w:ins>
      <w:r>
        <w:fldChar w:fldCharType="separate"/>
      </w:r>
      <w:ins w:id="3934" w:author="Rev 19 Allen Wirfs-Brock" w:date="2013-09-27T13:21:00Z">
        <w:r w:rsidR="00D433E8">
          <w:t>14.5.4</w:t>
        </w:r>
      </w:ins>
      <w:ins w:id="3935" w:author="Rev 19 Allen Wirfs-Brock" w:date="2013-09-12T11:05:00Z">
        <w:r>
          <w:fldChar w:fldCharType="end"/>
        </w:r>
      </w:ins>
    </w:p>
    <w:p w14:paraId="610DC9F0" w14:textId="77777777"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p>
    <w:p w14:paraId="6908D9FF" w14:textId="77777777" w:rsidR="002C3667" w:rsidRDefault="002C3667" w:rsidP="00556CD4">
      <w:pPr>
        <w:pStyle w:val="Alg4"/>
        <w:numPr>
          <w:ilvl w:val="0"/>
          <w:numId w:val="724"/>
        </w:numPr>
        <w:spacing w:after="220"/>
        <w:contextualSpacing/>
      </w:pPr>
      <w:r>
        <w:t xml:space="preserve">If </w:t>
      </w:r>
      <w:r w:rsidRPr="00126ECD">
        <w:rPr>
          <w:i/>
        </w:rPr>
        <w:t>symbol</w:t>
      </w:r>
      <w:r>
        <w:t xml:space="preserve"> is MethodDefinition, return </w:t>
      </w:r>
      <w:r w:rsidRPr="002C3667">
        <w:rPr>
          <w:b/>
        </w:rPr>
        <w:t>true</w:t>
      </w:r>
      <w:r>
        <w:t>.</w:t>
      </w:r>
    </w:p>
    <w:p w14:paraId="139FF55D" w14:textId="77777777" w:rsidR="00556CD4" w:rsidRPr="00E77497" w:rsidRDefault="00556CD4" w:rsidP="00556CD4">
      <w:pPr>
        <w:pStyle w:val="Alg4"/>
        <w:numPr>
          <w:ilvl w:val="0"/>
          <w:numId w:val="724"/>
        </w:numPr>
        <w:spacing w:after="220"/>
        <w:contextualSpacing/>
      </w:pPr>
      <w:r w:rsidRPr="00E77497">
        <w:t xml:space="preserve">Return </w:t>
      </w:r>
      <w:r w:rsidRPr="00AA7F77">
        <w:rPr>
          <w:b/>
        </w:rPr>
        <w:t>false</w:t>
      </w:r>
      <w:r>
        <w:t>.</w:t>
      </w:r>
    </w:p>
    <w:p w14:paraId="7A94AF92" w14:textId="77777777" w:rsidR="00556CD4" w:rsidRDefault="00556CD4" w:rsidP="00556CD4">
      <w:pPr>
        <w:pStyle w:val="Note"/>
      </w:pPr>
      <w:r>
        <w:t>NOTE</w:t>
      </w:r>
      <w:r>
        <w:tab/>
        <w:t>Static semantic rules that depend upon substructure generally do not look into function definitions.</w:t>
      </w:r>
    </w:p>
    <w:p w14:paraId="35207C7C" w14:textId="77777777" w:rsidR="002C3667" w:rsidRDefault="009E0215" w:rsidP="002C3667">
      <w:pPr>
        <w:rPr>
          <w:rFonts w:ascii="Courier New" w:hAnsi="Courier New" w:cs="Courier New"/>
          <w:b/>
          <w:iCs/>
        </w:rPr>
      </w:pPr>
      <w:r>
        <w:rPr>
          <w:rStyle w:val="bnf"/>
        </w:rPr>
        <w:t>Literal</w:t>
      </w:r>
      <w:r w:rsidR="002C3667">
        <w:rPr>
          <w:rStyle w:val="bnf"/>
        </w:rPr>
        <w:t>PropertyName</w:t>
      </w:r>
      <w:r w:rsidR="002C3667" w:rsidRPr="00E77497">
        <w:t xml:space="preserve"> </w:t>
      </w:r>
      <w:r w:rsidR="002C3667" w:rsidRPr="00E77497">
        <w:rPr>
          <w:b/>
        </w:rPr>
        <w:t>:</w:t>
      </w:r>
      <w:r w:rsidR="002C3667" w:rsidRPr="00E77497">
        <w:t xml:space="preserve"> </w:t>
      </w:r>
      <w:r w:rsidR="002C3667" w:rsidRPr="00E77497">
        <w:rPr>
          <w:rStyle w:val="bnf"/>
        </w:rPr>
        <w:t>IdentifierName</w:t>
      </w:r>
      <w:r w:rsidR="002C3667" w:rsidRPr="006B6D0A">
        <w:t xml:space="preserve"> </w:t>
      </w:r>
    </w:p>
    <w:p w14:paraId="3A54720C" w14:textId="77777777" w:rsidR="002C3667" w:rsidRDefault="002C3667" w:rsidP="002C3667">
      <w:pPr>
        <w:pStyle w:val="Alg4"/>
        <w:numPr>
          <w:ilvl w:val="0"/>
          <w:numId w:val="57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14:paraId="54A7F765" w14:textId="77777777" w:rsidR="002C3667" w:rsidRDefault="002C3667" w:rsidP="002C3667">
      <w:pPr>
        <w:pStyle w:val="Alg4"/>
        <w:numPr>
          <w:ilvl w:val="0"/>
          <w:numId w:val="57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14:paraId="4ACAD101" w14:textId="77777777" w:rsidR="002C3667" w:rsidRPr="00E77497" w:rsidRDefault="002C3667" w:rsidP="002C3667">
      <w:pPr>
        <w:pStyle w:val="Alg4"/>
        <w:numPr>
          <w:ilvl w:val="0"/>
          <w:numId w:val="578"/>
        </w:numPr>
        <w:spacing w:after="220"/>
        <w:contextualSpacing/>
      </w:pPr>
      <w:r w:rsidRPr="00E77497">
        <w:t xml:space="preserve">Return </w:t>
      </w:r>
      <w:r w:rsidRPr="007F2AF2">
        <w:rPr>
          <w:b/>
        </w:rPr>
        <w:t>false</w:t>
      </w:r>
      <w:r w:rsidRPr="00E77497">
        <w:t>.</w:t>
      </w:r>
    </w:p>
    <w:p w14:paraId="61C1021B" w14:textId="77777777" w:rsidR="001B2656" w:rsidRPr="00E77497" w:rsidRDefault="001B2656" w:rsidP="006A78DC">
      <w:pPr>
        <w:pStyle w:val="40"/>
      </w:pPr>
      <w:r w:rsidRPr="00E77497">
        <w:t xml:space="preserve">Static Semantics:  </w:t>
      </w:r>
      <w:r w:rsidRPr="00BD6E56">
        <w:rPr>
          <w:lang w:eastAsia="en-US"/>
        </w:rPr>
        <w:t>Is</w:t>
      </w:r>
      <w:r>
        <w:rPr>
          <w:lang w:eastAsia="en-US"/>
        </w:rPr>
        <w:t>ComputedPropertyName</w:t>
      </w:r>
    </w:p>
    <w:p w14:paraId="447AB17B" w14:textId="77777777"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sidRPr="001B2656">
        <w:rPr>
          <w:rFonts w:ascii="Times New Roman" w:hAnsi="Times New Roman"/>
          <w:i/>
        </w:rPr>
        <w:t>LiteralPropertyName</w:t>
      </w:r>
    </w:p>
    <w:p w14:paraId="31F79633" w14:textId="77777777" w:rsidR="001B2656" w:rsidRPr="00E77497" w:rsidRDefault="001B2656" w:rsidP="001B2656">
      <w:pPr>
        <w:pStyle w:val="Alg4"/>
        <w:numPr>
          <w:ilvl w:val="0"/>
          <w:numId w:val="959"/>
        </w:numPr>
        <w:spacing w:after="220"/>
        <w:contextualSpacing/>
      </w:pPr>
      <w:r w:rsidRPr="00E77497">
        <w:t xml:space="preserve">Return </w:t>
      </w:r>
      <w:r>
        <w:rPr>
          <w:b/>
        </w:rPr>
        <w:t>false</w:t>
      </w:r>
      <w:r w:rsidRPr="00E77497">
        <w:t>.</w:t>
      </w:r>
    </w:p>
    <w:p w14:paraId="0249E631" w14:textId="77777777"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Pr>
          <w:rFonts w:ascii="Times New Roman" w:hAnsi="Times New Roman"/>
          <w:i/>
        </w:rPr>
        <w:t>Computed</w:t>
      </w:r>
      <w:r w:rsidRPr="001B2656">
        <w:rPr>
          <w:rFonts w:ascii="Times New Roman" w:hAnsi="Times New Roman"/>
          <w:i/>
        </w:rPr>
        <w:t>PropertyName</w:t>
      </w:r>
    </w:p>
    <w:p w14:paraId="68109A19" w14:textId="77777777" w:rsidR="001B2656" w:rsidRPr="00E77497" w:rsidRDefault="001B2656" w:rsidP="001B2656">
      <w:pPr>
        <w:pStyle w:val="Alg4"/>
        <w:numPr>
          <w:ilvl w:val="0"/>
          <w:numId w:val="1566"/>
        </w:numPr>
        <w:spacing w:after="220"/>
        <w:contextualSpacing/>
      </w:pPr>
      <w:r w:rsidRPr="00E77497">
        <w:t xml:space="preserve">Return </w:t>
      </w:r>
      <w:r>
        <w:rPr>
          <w:b/>
        </w:rPr>
        <w:t>true</w:t>
      </w:r>
      <w:r w:rsidRPr="00E77497">
        <w:t>.</w:t>
      </w:r>
    </w:p>
    <w:p w14:paraId="5FF4A90B" w14:textId="77777777" w:rsidR="00344428" w:rsidRPr="00E77497" w:rsidDel="006B2E43" w:rsidRDefault="00344428" w:rsidP="006A78DC">
      <w:pPr>
        <w:pStyle w:val="40"/>
        <w:rPr>
          <w:del w:id="3936" w:author="Rev 19 Allen Wirfs-Brock" w:date="2013-09-24T08:45:00Z"/>
        </w:rPr>
      </w:pPr>
      <w:bookmarkStart w:id="3937" w:name="_Ref366741773"/>
      <w:del w:id="3938" w:author="Rev 19 Allen Wirfs-Brock" w:date="2013-09-24T08:45:00Z">
        <w:r w:rsidRPr="00E77497" w:rsidDel="006B2E43">
          <w:delText xml:space="preserve">Static Semantics:  </w:delText>
        </w:r>
        <w:r w:rsidRPr="00BD6E56" w:rsidDel="006B2E43">
          <w:rPr>
            <w:lang w:eastAsia="en-US"/>
          </w:rPr>
          <w:delText>IsValidSimpleAssignmentTarget</w:delText>
        </w:r>
        <w:bookmarkEnd w:id="3937"/>
      </w:del>
    </w:p>
    <w:p w14:paraId="4805F46C" w14:textId="77777777" w:rsidR="00344428" w:rsidRPr="00E77497" w:rsidDel="006B2E43" w:rsidRDefault="00344428" w:rsidP="00344428">
      <w:pPr>
        <w:jc w:val="left"/>
        <w:rPr>
          <w:del w:id="3939" w:author="Rev 19 Allen Wirfs-Brock" w:date="2013-09-24T08:45:00Z"/>
        </w:rPr>
      </w:pPr>
      <w:del w:id="3940" w:author="Rev 19 Allen Wirfs-Brock" w:date="2013-09-24T08:45:00Z">
        <w:r w:rsidRPr="00344428" w:rsidDel="006B2E43">
          <w:rPr>
            <w:rFonts w:ascii="Times New Roman" w:hAnsi="Times New Roman"/>
            <w:i/>
          </w:rPr>
          <w:delText xml:space="preserve">PrimaryExpression </w:delText>
        </w:r>
        <w:r w:rsidRPr="00AA44E9" w:rsidDel="006B2E43">
          <w:rPr>
            <w:rFonts w:cs="Arial"/>
            <w:b/>
            <w:iCs/>
          </w:rPr>
          <w:delText>:</w:delText>
        </w:r>
        <w:r w:rsidRPr="00344428" w:rsidDel="006B2E43">
          <w:rPr>
            <w:rFonts w:ascii="Times New Roman" w:hAnsi="Times New Roman"/>
            <w:b/>
            <w:i/>
          </w:rPr>
          <w:delText xml:space="preserve">  </w:delText>
        </w:r>
        <w:r w:rsidDel="006B2E43">
          <w:rPr>
            <w:rFonts w:ascii="Times New Roman" w:hAnsi="Times New Roman"/>
            <w:i/>
          </w:rPr>
          <w:delText>Literal</w:delText>
        </w:r>
      </w:del>
    </w:p>
    <w:p w14:paraId="277E9C84" w14:textId="77777777" w:rsidR="00344428" w:rsidRPr="00E77497" w:rsidDel="006B2E43" w:rsidRDefault="00344428" w:rsidP="001B2656">
      <w:pPr>
        <w:pStyle w:val="Alg4"/>
        <w:numPr>
          <w:ilvl w:val="0"/>
          <w:numId w:val="1565"/>
        </w:numPr>
        <w:spacing w:after="220"/>
        <w:contextualSpacing/>
        <w:rPr>
          <w:del w:id="3941" w:author="Rev 19 Allen Wirfs-Brock" w:date="2013-09-24T08:45:00Z"/>
        </w:rPr>
      </w:pPr>
      <w:del w:id="3942" w:author="Rev 19 Allen Wirfs-Brock" w:date="2013-09-24T08:45:00Z">
        <w:r w:rsidRPr="00E77497" w:rsidDel="006B2E43">
          <w:delText xml:space="preserve">Return </w:delText>
        </w:r>
        <w:r w:rsidDel="006B2E43">
          <w:rPr>
            <w:b/>
          </w:rPr>
          <w:delText>false</w:delText>
        </w:r>
        <w:r w:rsidRPr="00E77497" w:rsidDel="006B2E43">
          <w:delText>.</w:delText>
        </w:r>
      </w:del>
    </w:p>
    <w:p w14:paraId="3F474028" w14:textId="77777777" w:rsidR="00833F54" w:rsidRDefault="00833F54" w:rsidP="006A78DC">
      <w:pPr>
        <w:pStyle w:val="40"/>
        <w:rPr>
          <w:ins w:id="3943" w:author="Rev 19 Allen Wirfs-Brock" w:date="2013-09-12T10:20:00Z"/>
          <w:rStyle w:val="bnf"/>
          <w:rFonts w:ascii="Arial" w:hAnsi="Arial" w:cs="Arial"/>
          <w:i w:val="0"/>
        </w:rPr>
      </w:pPr>
      <w:bookmarkStart w:id="3944" w:name="_Ref366744593"/>
      <w:r w:rsidRPr="00E77497">
        <w:t xml:space="preserve">Static Semantics:  </w:t>
      </w:r>
      <w:r w:rsidRPr="006A78DC">
        <w:rPr>
          <w:rStyle w:val="bnf"/>
          <w:rFonts w:ascii="Arial" w:hAnsi="Arial" w:cs="Arial"/>
          <w:i w:val="0"/>
        </w:rPr>
        <w:t>PropName</w:t>
      </w:r>
      <w:bookmarkEnd w:id="3944"/>
    </w:p>
    <w:p w14:paraId="2B750DF5" w14:textId="77777777" w:rsidR="00E23611" w:rsidRPr="00E23611" w:rsidRDefault="00E23611">
      <w:ins w:id="3945" w:author="Rev 19 Allen Wirfs-Brock" w:date="2013-09-12T10:20:00Z">
        <w:r w:rsidRPr="006A78DC">
          <w:t>See also:</w:t>
        </w:r>
        <w:r>
          <w:t xml:space="preserve"> </w:t>
        </w:r>
      </w:ins>
      <w:ins w:id="3946" w:author="Rev 19 Allen Wirfs-Brock" w:date="2013-09-12T10:21:00Z">
        <w:r>
          <w:fldChar w:fldCharType="begin"/>
        </w:r>
        <w:r>
          <w:instrText xml:space="preserve"> REF _Ref366744641 \r \h </w:instrText>
        </w:r>
      </w:ins>
      <w:r>
        <w:fldChar w:fldCharType="separate"/>
      </w:r>
      <w:ins w:id="3947" w:author="Rev 19 Allen Wirfs-Brock" w:date="2013-09-27T13:21:00Z">
        <w:r w:rsidR="00D433E8">
          <w:t>14.3.4</w:t>
        </w:r>
      </w:ins>
      <w:ins w:id="3948" w:author="Rev 19 Allen Wirfs-Brock" w:date="2013-09-12T10:21:00Z">
        <w:r>
          <w:fldChar w:fldCharType="end"/>
        </w:r>
        <w:r>
          <w:t>,</w:t>
        </w:r>
      </w:ins>
      <w:ins w:id="3949" w:author="Rev 19 Allen Wirfs-Brock" w:date="2013-09-12T10:22:00Z">
        <w:r>
          <w:t xml:space="preserve"> </w:t>
        </w:r>
        <w:r>
          <w:fldChar w:fldCharType="begin"/>
        </w:r>
        <w:r>
          <w:instrText xml:space="preserve"> REF _Ref366744682 \r \h </w:instrText>
        </w:r>
      </w:ins>
      <w:r>
        <w:fldChar w:fldCharType="separate"/>
      </w:r>
      <w:ins w:id="3950" w:author="Rev 19 Allen Wirfs-Brock" w:date="2013-09-27T13:21:00Z">
        <w:r w:rsidR="00D433E8">
          <w:t>14.4.6</w:t>
        </w:r>
      </w:ins>
      <w:ins w:id="3951" w:author="Rev 19 Allen Wirfs-Brock" w:date="2013-09-12T10:22:00Z">
        <w:r>
          <w:fldChar w:fldCharType="end"/>
        </w:r>
      </w:ins>
      <w:ins w:id="3952" w:author="Rev 19 Allen Wirfs-Brock" w:date="2013-09-12T10:23:00Z">
        <w:r>
          <w:t xml:space="preserve">, </w:t>
        </w:r>
        <w:r>
          <w:fldChar w:fldCharType="begin"/>
        </w:r>
        <w:r>
          <w:instrText xml:space="preserve"> REF _Ref366744732 \r \h </w:instrText>
        </w:r>
      </w:ins>
      <w:r>
        <w:fldChar w:fldCharType="separate"/>
      </w:r>
      <w:ins w:id="3953" w:author="Rev 19 Allen Wirfs-Brock" w:date="2013-09-27T13:21:00Z">
        <w:r w:rsidR="00D433E8">
          <w:t>14.5.10</w:t>
        </w:r>
      </w:ins>
      <w:ins w:id="3954" w:author="Rev 19 Allen Wirfs-Brock" w:date="2013-09-12T10:23:00Z">
        <w:r>
          <w:fldChar w:fldCharType="end"/>
        </w:r>
        <w:r>
          <w:t xml:space="preserve"> </w:t>
        </w:r>
      </w:ins>
    </w:p>
    <w:p w14:paraId="44A53829" w14:textId="77777777"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IdentifierName</w:t>
      </w:r>
      <w:r w:rsidR="00833F54" w:rsidRPr="00E77497">
        <w:t xml:space="preserve"> </w:t>
      </w:r>
    </w:p>
    <w:p w14:paraId="116853AA" w14:textId="77777777" w:rsidR="00833F54" w:rsidRPr="00E77497" w:rsidRDefault="00833F54" w:rsidP="004012E4">
      <w:pPr>
        <w:pStyle w:val="Alg4"/>
        <w:numPr>
          <w:ilvl w:val="0"/>
          <w:numId w:val="915"/>
        </w:numPr>
        <w:spacing w:after="220"/>
        <w:contextualSpacing/>
      </w:pPr>
      <w:r w:rsidRPr="00E77497">
        <w:t xml:space="preserve">Return </w:t>
      </w:r>
      <w:r w:rsidR="0014059F" w:rsidRPr="00E77497">
        <w:t xml:space="preserve">StringValue of </w:t>
      </w:r>
      <w:r w:rsidRPr="00E77497">
        <w:rPr>
          <w:rStyle w:val="bnf"/>
        </w:rPr>
        <w:t>IdentifierName</w:t>
      </w:r>
      <w:r w:rsidRPr="00E77497">
        <w:t>.</w:t>
      </w:r>
    </w:p>
    <w:p w14:paraId="6A5E6145" w14:textId="77777777"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PropertyName</w:t>
      </w:r>
      <w:r w:rsidR="00833F54" w:rsidRPr="00E77497">
        <w:t xml:space="preserve"> </w:t>
      </w:r>
      <w:r w:rsidR="00833F54" w:rsidRPr="00E77497">
        <w:rPr>
          <w:rFonts w:ascii="Courier New" w:hAnsi="Courier New" w:cs="Courier New"/>
          <w:b/>
        </w:rPr>
        <w:t>:</w:t>
      </w:r>
      <w:r w:rsidR="00833F54" w:rsidRPr="00E77497">
        <w:t xml:space="preserve"> </w:t>
      </w:r>
      <w:r w:rsidR="00833F54" w:rsidRPr="00E77497">
        <w:rPr>
          <w:rStyle w:val="bnf"/>
        </w:rPr>
        <w:t>AssignmentExpression</w:t>
      </w:r>
      <w:r w:rsidR="00833F54" w:rsidRPr="00E77497">
        <w:t xml:space="preserve"> </w:t>
      </w:r>
    </w:p>
    <w:p w14:paraId="41C67CF7" w14:textId="77777777" w:rsidR="00833F54" w:rsidRPr="00E77497" w:rsidRDefault="00833F54" w:rsidP="009E3FF6">
      <w:pPr>
        <w:pStyle w:val="Alg4"/>
        <w:numPr>
          <w:ilvl w:val="0"/>
          <w:numId w:val="579"/>
        </w:numPr>
        <w:spacing w:after="220"/>
        <w:contextualSpacing/>
      </w:pPr>
      <w:r w:rsidRPr="00E77497">
        <w:t>Return PropName</w:t>
      </w:r>
      <w:r w:rsidR="0014059F" w:rsidRPr="00E77497">
        <w:t xml:space="preserve"> of </w:t>
      </w:r>
      <w:r w:rsidRPr="00E77497">
        <w:rPr>
          <w:i/>
        </w:rPr>
        <w:t>PropertyName</w:t>
      </w:r>
      <w:r w:rsidRPr="00E77497">
        <w:t>.</w:t>
      </w:r>
    </w:p>
    <w:p w14:paraId="76B4F4F5" w14:textId="77777777"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 xml:space="preserve">: </w:t>
      </w:r>
      <w:r w:rsidR="00833F54" w:rsidRPr="00E77497">
        <w:t xml:space="preserve"> </w:t>
      </w:r>
      <w:r w:rsidR="00833F54" w:rsidRPr="00E77497">
        <w:rPr>
          <w:rStyle w:val="bnf"/>
        </w:rPr>
        <w:t>StringLiteral</w:t>
      </w:r>
      <w:r w:rsidR="00833F54" w:rsidRPr="00E77497">
        <w:t xml:space="preserve">  </w:t>
      </w:r>
    </w:p>
    <w:p w14:paraId="1726440E" w14:textId="77777777" w:rsidR="00833F54" w:rsidRPr="00E77497" w:rsidRDefault="00833F54" w:rsidP="002B6820">
      <w:pPr>
        <w:pStyle w:val="Alg4"/>
        <w:numPr>
          <w:ilvl w:val="0"/>
          <w:numId w:val="583"/>
        </w:numPr>
        <w:spacing w:after="220"/>
        <w:contextualSpacing/>
      </w:pPr>
      <w:r w:rsidRPr="00E77497">
        <w:t xml:space="preserve">Return </w:t>
      </w:r>
      <w:r w:rsidR="001417BA">
        <w:t>a String value whose characters are the</w:t>
      </w:r>
      <w:r w:rsidRPr="00E77497">
        <w:t xml:space="preserve"> SV of the </w:t>
      </w:r>
      <w:r w:rsidRPr="00E77497">
        <w:rPr>
          <w:i/>
        </w:rPr>
        <w:t>StringLiteral</w:t>
      </w:r>
      <w:r w:rsidRPr="00E77497">
        <w:t>.</w:t>
      </w:r>
    </w:p>
    <w:p w14:paraId="320D9A0A" w14:textId="77777777"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w:t>
      </w:r>
      <w:r w:rsidR="00833F54" w:rsidRPr="00E77497">
        <w:t xml:space="preserve"> </w:t>
      </w:r>
      <w:r w:rsidR="00833F54" w:rsidRPr="00E77497">
        <w:rPr>
          <w:rStyle w:val="bnf"/>
        </w:rPr>
        <w:t>NumericLiteral</w:t>
      </w:r>
      <w:r w:rsidR="00833F54" w:rsidRPr="00E77497">
        <w:t xml:space="preserve">  </w:t>
      </w:r>
    </w:p>
    <w:p w14:paraId="4EDB3A03" w14:textId="77777777" w:rsidR="00833F54" w:rsidRPr="00E77497" w:rsidRDefault="00833F54" w:rsidP="009E3FF6">
      <w:pPr>
        <w:pStyle w:val="Alg4"/>
        <w:numPr>
          <w:ilvl w:val="0"/>
          <w:numId w:val="584"/>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14:paraId="4B4D70C3" w14:textId="77777777" w:rsidR="00833F54" w:rsidRPr="00E77497" w:rsidRDefault="00833F54" w:rsidP="009E3FF6">
      <w:pPr>
        <w:pStyle w:val="Alg4"/>
        <w:numPr>
          <w:ilvl w:val="0"/>
          <w:numId w:val="584"/>
        </w:numPr>
        <w:spacing w:after="220"/>
        <w:contextualSpacing/>
      </w:pPr>
      <w:r w:rsidRPr="00E77497">
        <w:t xml:space="preserve">Return </w:t>
      </w:r>
      <w:commentRangeStart w:id="3955"/>
      <w:r w:rsidRPr="00E77497">
        <w:t>ToString</w:t>
      </w:r>
      <w:commentRangeEnd w:id="3955"/>
      <w:r w:rsidR="001417BA">
        <w:rPr>
          <w:rStyle w:val="af6"/>
          <w:rFonts w:ascii="Arial" w:eastAsia="MS Mincho" w:hAnsi="Arial"/>
          <w:spacing w:val="0"/>
          <w:lang w:eastAsia="ja-JP"/>
        </w:rPr>
        <w:commentReference w:id="3955"/>
      </w:r>
      <w:r w:rsidRPr="00E77497">
        <w:t>(</w:t>
      </w:r>
      <w:r w:rsidRPr="00E77497">
        <w:rPr>
          <w:i/>
        </w:rPr>
        <w:t>nbr</w:t>
      </w:r>
      <w:r w:rsidRPr="00E77497">
        <w:t>).</w:t>
      </w:r>
    </w:p>
    <w:p w14:paraId="74EBC35A" w14:textId="77777777" w:rsidR="00F64DED" w:rsidRPr="00E77497" w:rsidRDefault="009E0215" w:rsidP="00F64DED">
      <w:r>
        <w:rPr>
          <w:rStyle w:val="bnf"/>
        </w:rPr>
        <w:t>Computed</w:t>
      </w:r>
      <w:r w:rsidR="00F64DED">
        <w:rPr>
          <w:rStyle w:val="bnf"/>
        </w:rPr>
        <w:t>PropertyName</w:t>
      </w:r>
      <w:r w:rsidR="00F64DED" w:rsidRPr="00E77497">
        <w:t xml:space="preserve"> </w:t>
      </w:r>
      <w:r w:rsidR="00F64DED" w:rsidRPr="00E77497">
        <w:rPr>
          <w:b/>
        </w:rPr>
        <w:t>:</w:t>
      </w:r>
      <w:r w:rsidR="00F64DED" w:rsidRPr="00E77497">
        <w:t xml:space="preserve"> </w:t>
      </w:r>
      <w:r w:rsidR="00F64DED">
        <w:rPr>
          <w:rFonts w:ascii="Courier New" w:hAnsi="Courier New" w:cs="Courier New"/>
          <w:b/>
        </w:rPr>
        <w:t>[</w:t>
      </w:r>
      <w:r w:rsidR="00F64DED" w:rsidRPr="00E77497">
        <w:t xml:space="preserve"> </w:t>
      </w:r>
      <w:r w:rsidR="00F64DED" w:rsidRPr="00E77497">
        <w:rPr>
          <w:rStyle w:val="bnf"/>
        </w:rPr>
        <w:t>AssignmentExpression</w:t>
      </w:r>
      <w:r w:rsidR="00F64DED">
        <w:rPr>
          <w:rStyle w:val="bnf"/>
          <w:i w:val="0"/>
          <w:iCs/>
        </w:rPr>
        <w:t xml:space="preserve"> </w:t>
      </w:r>
      <w:r w:rsidR="00F64DED">
        <w:rPr>
          <w:rFonts w:ascii="Courier New" w:hAnsi="Courier New" w:cs="Courier New"/>
          <w:b/>
        </w:rPr>
        <w:t xml:space="preserve">] </w:t>
      </w:r>
    </w:p>
    <w:p w14:paraId="13B23DB9" w14:textId="77777777" w:rsidR="00F64DED" w:rsidRPr="00E77497" w:rsidRDefault="00F64DED" w:rsidP="00F64DED">
      <w:pPr>
        <w:pStyle w:val="Alg4"/>
        <w:numPr>
          <w:ilvl w:val="0"/>
          <w:numId w:val="1518"/>
        </w:numPr>
        <w:spacing w:after="220"/>
        <w:contextualSpacing/>
      </w:pPr>
      <w:r w:rsidRPr="00E77497">
        <w:t xml:space="preserve">Return </w:t>
      </w:r>
      <w:r w:rsidRPr="00E410E1">
        <w:rPr>
          <w:rFonts w:ascii="Arial" w:hAnsi="Arial" w:cs="Arial"/>
        </w:rPr>
        <w:t>empty</w:t>
      </w:r>
      <w:r w:rsidRPr="00E77497">
        <w:t>.</w:t>
      </w:r>
    </w:p>
    <w:p w14:paraId="37F69695" w14:textId="77777777" w:rsidR="00894A80" w:rsidRPr="00E77497" w:rsidRDefault="00894A80" w:rsidP="006A78DC">
      <w:pPr>
        <w:pStyle w:val="40"/>
      </w:pPr>
      <w:r w:rsidRPr="00E77497">
        <w:t xml:space="preserve">Static Semantics:  </w:t>
      </w:r>
      <w:r w:rsidRPr="00E77497">
        <w:rPr>
          <w:lang w:eastAsia="en-US"/>
        </w:rPr>
        <w:t>Property</w:t>
      </w:r>
      <w:r>
        <w:rPr>
          <w:lang w:eastAsia="en-US"/>
        </w:rPr>
        <w:t>Name</w:t>
      </w:r>
      <w:r w:rsidRPr="00E77497">
        <w:rPr>
          <w:lang w:eastAsia="en-US"/>
        </w:rPr>
        <w:t>List</w:t>
      </w:r>
    </w:p>
    <w:p w14:paraId="09FBAAB3" w14:textId="77777777"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p>
    <w:p w14:paraId="16D03CF8" w14:textId="77777777" w:rsidR="00E138C7" w:rsidRDefault="00E138C7" w:rsidP="00E138C7">
      <w:pPr>
        <w:pStyle w:val="Alg4"/>
        <w:numPr>
          <w:ilvl w:val="0"/>
          <w:numId w:val="732"/>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a </w:t>
      </w:r>
      <w:r>
        <w:t>new empty List.</w:t>
      </w:r>
    </w:p>
    <w:p w14:paraId="4DBFA273" w14:textId="77777777" w:rsidR="00894A80" w:rsidRPr="00E77497" w:rsidRDefault="00894A80" w:rsidP="003C1A99">
      <w:pPr>
        <w:pStyle w:val="Alg4"/>
        <w:numPr>
          <w:ilvl w:val="0"/>
          <w:numId w:val="732"/>
        </w:numPr>
        <w:spacing w:after="220"/>
        <w:contextualSpacing/>
      </w:pPr>
      <w:r w:rsidRPr="00E77497">
        <w:t xml:space="preserve">Return a </w:t>
      </w:r>
      <w:r w:rsidR="00293A14">
        <w:t xml:space="preserve">new </w:t>
      </w:r>
      <w:r w:rsidRPr="00E77497">
        <w:t xml:space="preserve">List containing </w:t>
      </w:r>
      <w:r w:rsidR="00293A14" w:rsidRPr="00E77497">
        <w:t xml:space="preserve">PropName of </w:t>
      </w:r>
      <w:r>
        <w:rPr>
          <w:rStyle w:val="bnf"/>
        </w:rPr>
        <w:t>PropertyDefinition</w:t>
      </w:r>
      <w:r w:rsidRPr="00E77497">
        <w:t>.</w:t>
      </w:r>
    </w:p>
    <w:p w14:paraId="4BC803FF" w14:textId="77777777"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p>
    <w:p w14:paraId="534E2EE5" w14:textId="77777777" w:rsidR="001417BA" w:rsidRPr="00E77497" w:rsidRDefault="001417BA" w:rsidP="004A1109">
      <w:pPr>
        <w:pStyle w:val="Alg4"/>
        <w:numPr>
          <w:ilvl w:val="0"/>
          <w:numId w:val="1006"/>
        </w:numPr>
        <w:spacing w:after="220"/>
        <w:contextualSpacing/>
      </w:pPr>
      <w:r w:rsidRPr="00E77497">
        <w:t xml:space="preserve">Let </w:t>
      </w:r>
      <w:r>
        <w:rPr>
          <w:i/>
        </w:rPr>
        <w:t>list</w:t>
      </w:r>
      <w:r w:rsidRPr="00E77497">
        <w:t xml:space="preserve"> be Property</w:t>
      </w:r>
      <w:r>
        <w:t>Name</w:t>
      </w:r>
      <w:r w:rsidRPr="00E77497">
        <w:t xml:space="preserve">List of </w:t>
      </w:r>
      <w:r>
        <w:rPr>
          <w:rStyle w:val="bnf"/>
        </w:rPr>
        <w:t>PropertyDefinitionList</w:t>
      </w:r>
      <w:r w:rsidRPr="00E77497">
        <w:rPr>
          <w:rStyle w:val="bnf"/>
          <w:i w:val="0"/>
        </w:rPr>
        <w:t>.</w:t>
      </w:r>
    </w:p>
    <w:p w14:paraId="7969D830" w14:textId="77777777" w:rsidR="00E138C7" w:rsidRDefault="00E138C7" w:rsidP="00E138C7">
      <w:pPr>
        <w:pStyle w:val="Alg4"/>
        <w:numPr>
          <w:ilvl w:val="0"/>
          <w:numId w:val="1006"/>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w:t>
      </w:r>
      <w:r w:rsidRPr="00E138C7">
        <w:rPr>
          <w:i/>
          <w:iCs/>
        </w:rPr>
        <w:t>list</w:t>
      </w:r>
      <w:r>
        <w:t>.</w:t>
      </w:r>
    </w:p>
    <w:p w14:paraId="6C9790D6" w14:textId="77777777" w:rsidR="001417BA" w:rsidRDefault="001417BA" w:rsidP="003C1A99">
      <w:pPr>
        <w:pStyle w:val="Alg4"/>
        <w:numPr>
          <w:ilvl w:val="0"/>
          <w:numId w:val="1006"/>
        </w:numPr>
        <w:contextualSpacing/>
      </w:pPr>
      <w:r w:rsidRPr="00E77497">
        <w:t xml:space="preserve">Append PropName of </w:t>
      </w:r>
      <w:r>
        <w:rPr>
          <w:rStyle w:val="bnf"/>
        </w:rPr>
        <w:t>PropertyDefinition</w:t>
      </w:r>
      <w:r w:rsidRPr="00E77497">
        <w:t xml:space="preserve"> to the end of </w:t>
      </w:r>
      <w:r>
        <w:rPr>
          <w:i/>
        </w:rPr>
        <w:t>list</w:t>
      </w:r>
      <w:r w:rsidRPr="00E77497">
        <w:t>.</w:t>
      </w:r>
    </w:p>
    <w:p w14:paraId="0D9C550F" w14:textId="77777777" w:rsidR="001417BA" w:rsidRPr="00E77497" w:rsidRDefault="001417BA" w:rsidP="004A1109">
      <w:pPr>
        <w:pStyle w:val="Alg4"/>
        <w:numPr>
          <w:ilvl w:val="0"/>
          <w:numId w:val="1006"/>
        </w:numPr>
        <w:spacing w:after="220"/>
        <w:contextualSpacing/>
      </w:pPr>
      <w:r w:rsidRPr="00E77497">
        <w:t xml:space="preserve">Return </w:t>
      </w:r>
      <w:r>
        <w:rPr>
          <w:i/>
        </w:rPr>
        <w:t>list</w:t>
      </w:r>
      <w:r w:rsidRPr="00E77497">
        <w:t>.</w:t>
      </w:r>
    </w:p>
    <w:p w14:paraId="4177E8E8" w14:textId="77777777" w:rsidR="00833F54" w:rsidRPr="00CB184B" w:rsidDel="00382137" w:rsidRDefault="00833F54">
      <w:pPr>
        <w:pStyle w:val="40"/>
        <w:rPr>
          <w:del w:id="3956" w:author="Rev 19 Allen Wirfs-Brock" w:date="2013-09-11T19:20:00Z"/>
        </w:rPr>
        <w:pPrChange w:id="3957" w:author="Rev 19 Allen Wirfs-Brock" w:date="2013-09-11T17:27:00Z">
          <w:pPr/>
        </w:pPrChange>
      </w:pPr>
      <w:del w:id="3958" w:author="Rev 19 Allen Wirfs-Brock" w:date="2013-09-11T19:20:00Z">
        <w:r w:rsidRPr="00CB184B" w:rsidDel="00382137">
          <w:delText>Runtime Semantics</w:delText>
        </w:r>
      </w:del>
    </w:p>
    <w:p w14:paraId="302ED88F" w14:textId="77777777" w:rsidR="00833F54" w:rsidRPr="00E77497" w:rsidRDefault="00833F54" w:rsidP="006A78DC">
      <w:pPr>
        <w:pStyle w:val="40"/>
      </w:pPr>
      <w:r w:rsidRPr="00E77497">
        <w:t xml:space="preserve">Runtime Semantics: </w:t>
      </w:r>
      <w:r w:rsidRPr="00E77497">
        <w:rPr>
          <w:spacing w:val="6"/>
        </w:rPr>
        <w:t>Evaluation</w:t>
      </w:r>
    </w:p>
    <w:p w14:paraId="1036BC58" w14:textId="77777777" w:rsidR="004C02EF" w:rsidRPr="00E77497" w:rsidRDefault="004C02EF" w:rsidP="004C02EF">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p>
    <w:p w14:paraId="1EE44002" w14:textId="77777777" w:rsidR="004C02EF" w:rsidRPr="00E77497" w:rsidRDefault="004C02EF" w:rsidP="009C4E36">
      <w:pPr>
        <w:pStyle w:val="Alg4"/>
        <w:numPr>
          <w:ilvl w:val="0"/>
          <w:numId w:val="48"/>
        </w:numPr>
        <w:spacing w:after="220"/>
        <w:contextualSpacing/>
      </w:pPr>
      <w:r w:rsidRPr="00E77497">
        <w:t xml:space="preserve">Return </w:t>
      </w:r>
      <w:r w:rsidR="009C4E36" w:rsidRPr="00E77497">
        <w:t xml:space="preserve">the result of </w:t>
      </w:r>
      <w:r w:rsidR="009C4E36" w:rsidRPr="005F7AD6">
        <w:t>the abstract operation ObjectCreate</w:t>
      </w:r>
      <w:r w:rsidR="009C4E36" w:rsidRPr="008365B2">
        <w:t xml:space="preserve"> </w:t>
      </w:r>
      <w:r w:rsidR="009C4E36">
        <w:t xml:space="preserve">with the intrinsic object </w:t>
      </w:r>
      <w:r w:rsidR="009C4E36" w:rsidRPr="00F75B67">
        <w:rPr>
          <w:rFonts w:ascii="Arial" w:hAnsi="Arial" w:cs="Arial"/>
        </w:rPr>
        <w:t>%ObjectPrototype%</w:t>
      </w:r>
      <w:r w:rsidR="009C4E36">
        <w:t xml:space="preserve"> as its argument</w:t>
      </w:r>
      <w:r w:rsidRPr="00E77497">
        <w:t>.</w:t>
      </w:r>
    </w:p>
    <w:p w14:paraId="35783D81" w14:textId="77777777" w:rsidR="00D708B2" w:rsidRPr="00E77497" w:rsidRDefault="00D708B2" w:rsidP="00D708B2">
      <w:pPr>
        <w:pStyle w:val="SyntaxRule"/>
      </w:pPr>
      <w:r w:rsidRPr="00E77497">
        <w:t xml:space="preserve">ObjectLiteral </w:t>
      </w:r>
      <w:r w:rsidRPr="00E77497">
        <w:rPr>
          <w:rFonts w:ascii="Arial" w:hAnsi="Arial" w:cs="Arial"/>
          <w:b/>
          <w:i w:val="0"/>
        </w:rPr>
        <w:t>:</w:t>
      </w:r>
    </w:p>
    <w:p w14:paraId="60DC6137" w14:textId="77777777"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w:t>
      </w:r>
      <w:r w:rsidRPr="00E77497">
        <w:rPr>
          <w:rStyle w:val="bnf"/>
        </w:rPr>
        <w:br/>
      </w: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 }</w:t>
      </w:r>
    </w:p>
    <w:p w14:paraId="018A75A4" w14:textId="77777777" w:rsidR="00F64ED7" w:rsidRPr="00E77497" w:rsidRDefault="00F64ED7" w:rsidP="00F97E8E">
      <w:pPr>
        <w:pStyle w:val="Alg4"/>
        <w:numPr>
          <w:ilvl w:val="0"/>
          <w:numId w:val="49"/>
        </w:numPr>
        <w:spacing w:after="220"/>
        <w:contextualSpacing/>
      </w:pPr>
      <w:r w:rsidRPr="00E77497">
        <w:t xml:space="preserve">Let </w:t>
      </w:r>
      <w:r w:rsidRPr="00E77497">
        <w:rPr>
          <w:i/>
        </w:rPr>
        <w:t xml:space="preserve">obj </w:t>
      </w:r>
      <w:r w:rsidRPr="00E77497">
        <w:t xml:space="preserve">be the result of </w:t>
      </w:r>
      <w:r w:rsidR="005D0080" w:rsidRPr="005F7AD6">
        <w:t>the abstract operation ObjectCreate</w:t>
      </w:r>
      <w:r w:rsidR="008365B2" w:rsidRPr="008365B2">
        <w:t xml:space="preserve"> </w:t>
      </w:r>
      <w:r w:rsidR="008365B2">
        <w:t xml:space="preserve">with the intrinsic object </w:t>
      </w:r>
      <w:r w:rsidR="008365B2" w:rsidRPr="00F75B67">
        <w:rPr>
          <w:rFonts w:ascii="Arial" w:hAnsi="Arial" w:cs="Arial"/>
        </w:rPr>
        <w:t>%ObjectPrototype%</w:t>
      </w:r>
      <w:r w:rsidR="008365B2">
        <w:t xml:space="preserve"> as its argument</w:t>
      </w:r>
      <w:r w:rsidRPr="00E77497">
        <w:t>.</w:t>
      </w:r>
    </w:p>
    <w:p w14:paraId="37CFD551" w14:textId="77777777" w:rsidR="00ED240D" w:rsidRDefault="002D4B97" w:rsidP="004C02EF">
      <w:pPr>
        <w:pStyle w:val="Alg4"/>
        <w:numPr>
          <w:ilvl w:val="0"/>
          <w:numId w:val="49"/>
        </w:numPr>
        <w:spacing w:after="220"/>
        <w:contextualSpacing/>
      </w:pPr>
      <w:r>
        <w:t xml:space="preserve">Let </w:t>
      </w:r>
      <w:r w:rsidR="00B70D37">
        <w:rPr>
          <w:i/>
        </w:rPr>
        <w:t>status</w:t>
      </w:r>
      <w:r>
        <w:t xml:space="preserve"> be the result of p</w:t>
      </w:r>
      <w:r w:rsidR="00ED240D">
        <w:t>erform</w:t>
      </w:r>
      <w:r>
        <w:t>ing</w:t>
      </w:r>
      <w:r w:rsidR="00ED240D">
        <w:t xml:space="preserve"> Property</w:t>
      </w:r>
      <w:del w:id="3959" w:author="Rev 19 Allen Wirfs-Brock" w:date="2013-09-27T09:19:00Z">
        <w:r w:rsidR="00ED240D" w:rsidDel="00902612">
          <w:delText xml:space="preserve"> </w:delText>
        </w:r>
      </w:del>
      <w:r w:rsidR="00ED240D">
        <w:t>Definition</w:t>
      </w:r>
      <w:del w:id="3960" w:author="Rev 19 Allen Wirfs-Brock" w:date="2013-09-27T09:19:00Z">
        <w:r w:rsidR="00ED240D" w:rsidDel="00902612">
          <w:delText xml:space="preserve"> </w:delText>
        </w:r>
      </w:del>
      <w:r w:rsidR="008C11D4">
        <w:t>E</w:t>
      </w:r>
      <w:r w:rsidR="00ED240D">
        <w:t xml:space="preserve">valuation of </w:t>
      </w:r>
      <w:r w:rsidR="00ED240D" w:rsidRPr="00E77497">
        <w:t xml:space="preserve"> </w:t>
      </w:r>
      <w:r w:rsidR="002D5AF2">
        <w:rPr>
          <w:i/>
        </w:rPr>
        <w:t>PropertyDefinitionList</w:t>
      </w:r>
      <w:r w:rsidR="00ED240D">
        <w:rPr>
          <w:i/>
        </w:rPr>
        <w:t xml:space="preserve"> </w:t>
      </w:r>
      <w:r w:rsidR="00ED240D">
        <w:t xml:space="preserve">with argument </w:t>
      </w:r>
      <w:r w:rsidR="00ED240D" w:rsidRPr="007870CC">
        <w:rPr>
          <w:i/>
        </w:rPr>
        <w:t>obj</w:t>
      </w:r>
      <w:r w:rsidR="00ED240D" w:rsidRPr="00E77497">
        <w:t>.</w:t>
      </w:r>
    </w:p>
    <w:p w14:paraId="3B375BDE" w14:textId="77777777" w:rsidR="002D4B97" w:rsidRDefault="006552DF" w:rsidP="002D4B97">
      <w:pPr>
        <w:pStyle w:val="Alg4"/>
        <w:numPr>
          <w:ilvl w:val="0"/>
          <w:numId w:val="49"/>
        </w:numPr>
        <w:contextualSpacing/>
      </w:pPr>
      <w:r>
        <w:t>ReturnIfAbrupt(</w:t>
      </w:r>
      <w:r>
        <w:rPr>
          <w:i/>
        </w:rPr>
        <w:t>status</w:t>
      </w:r>
      <w:r>
        <w:t>)</w:t>
      </w:r>
      <w:r w:rsidR="002D4B97">
        <w:t>.</w:t>
      </w:r>
    </w:p>
    <w:p w14:paraId="55CC37FA" w14:textId="77777777" w:rsidR="004C02EF" w:rsidRPr="00E77497" w:rsidRDefault="004C02EF" w:rsidP="004C02EF">
      <w:pPr>
        <w:pStyle w:val="Alg4"/>
        <w:numPr>
          <w:ilvl w:val="0"/>
          <w:numId w:val="49"/>
        </w:numPr>
        <w:spacing w:after="220"/>
        <w:contextualSpacing/>
      </w:pPr>
      <w:r w:rsidRPr="00E77497">
        <w:t xml:space="preserve">Return </w:t>
      </w:r>
      <w:r w:rsidR="00F64ED7" w:rsidRPr="004A5000">
        <w:rPr>
          <w:i/>
        </w:rPr>
        <w:t>obj</w:t>
      </w:r>
      <w:r w:rsidRPr="00E77497">
        <w:t>.</w:t>
      </w:r>
    </w:p>
    <w:p w14:paraId="168C53FB" w14:textId="77777777"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IdentifierName</w:t>
      </w:r>
      <w:r w:rsidRPr="00E77497">
        <w:t xml:space="preserve"> </w:t>
      </w:r>
    </w:p>
    <w:p w14:paraId="207E75B7" w14:textId="77777777" w:rsidR="00AE7F3C" w:rsidRPr="00E77497" w:rsidRDefault="00AE7F3C" w:rsidP="00AE7F3C">
      <w:pPr>
        <w:pStyle w:val="Alg4"/>
        <w:numPr>
          <w:ilvl w:val="0"/>
          <w:numId w:val="1519"/>
        </w:numPr>
        <w:spacing w:after="220"/>
        <w:contextualSpacing/>
      </w:pPr>
      <w:r w:rsidRPr="00E77497">
        <w:t xml:space="preserve">Return StringValue of </w:t>
      </w:r>
      <w:r w:rsidRPr="00E77497">
        <w:rPr>
          <w:rStyle w:val="bnf"/>
        </w:rPr>
        <w:t>IdentifierName</w:t>
      </w:r>
      <w:r w:rsidRPr="00E77497">
        <w:t>.</w:t>
      </w:r>
    </w:p>
    <w:p w14:paraId="2E76A36E" w14:textId="77777777"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14:paraId="18688469" w14:textId="77777777" w:rsidR="00AE7F3C" w:rsidRPr="00E77497" w:rsidRDefault="00AE7F3C" w:rsidP="009E0215">
      <w:pPr>
        <w:pStyle w:val="Alg4"/>
        <w:numPr>
          <w:ilvl w:val="0"/>
          <w:numId w:val="1520"/>
        </w:numPr>
        <w:spacing w:after="220"/>
        <w:contextualSpacing/>
      </w:pPr>
      <w:r w:rsidRPr="00E77497">
        <w:t xml:space="preserve">Return </w:t>
      </w:r>
      <w:r w:rsidR="009E0215">
        <w:t>the result of evaluating</w:t>
      </w:r>
      <w:r w:rsidRPr="00E77497">
        <w:t xml:space="preserve"> </w:t>
      </w:r>
      <w:r w:rsidRPr="00E77497">
        <w:rPr>
          <w:i/>
        </w:rPr>
        <w:t>PropertyName</w:t>
      </w:r>
      <w:r w:rsidRPr="00E77497">
        <w:t>.</w:t>
      </w:r>
    </w:p>
    <w:p w14:paraId="7CAC74A0" w14:textId="77777777" w:rsidR="009E0215" w:rsidRPr="00E77497" w:rsidRDefault="009E0215" w:rsidP="009E0215">
      <w:r>
        <w:rPr>
          <w:rStyle w:val="bnf"/>
        </w:rPr>
        <w:t>Literal</w:t>
      </w:r>
      <w:r w:rsidRPr="00E77497">
        <w:rPr>
          <w:rStyle w:val="bnf"/>
        </w:rPr>
        <w:t>PropertyName</w:t>
      </w:r>
      <w:r w:rsidRPr="00E77497">
        <w:rPr>
          <w:b/>
        </w:rPr>
        <w:t>:</w:t>
      </w:r>
      <w:r w:rsidRPr="00E77497">
        <w:t xml:space="preserve"> </w:t>
      </w:r>
      <w:r w:rsidRPr="00E77497">
        <w:rPr>
          <w:rStyle w:val="bnf"/>
        </w:rPr>
        <w:t>IdentifierName</w:t>
      </w:r>
      <w:r w:rsidRPr="00E77497">
        <w:t xml:space="preserve"> </w:t>
      </w:r>
    </w:p>
    <w:p w14:paraId="7F031F13" w14:textId="77777777" w:rsidR="009E0215" w:rsidRPr="00E77497" w:rsidRDefault="009E0215" w:rsidP="009E0215">
      <w:pPr>
        <w:pStyle w:val="Alg4"/>
        <w:numPr>
          <w:ilvl w:val="0"/>
          <w:numId w:val="1524"/>
        </w:numPr>
        <w:spacing w:after="220"/>
        <w:contextualSpacing/>
      </w:pPr>
      <w:r w:rsidRPr="00E77497">
        <w:t xml:space="preserve">Return StringValue of </w:t>
      </w:r>
      <w:r w:rsidRPr="00E77497">
        <w:rPr>
          <w:rStyle w:val="bnf"/>
        </w:rPr>
        <w:t>IdentifierName</w:t>
      </w:r>
      <w:r w:rsidRPr="00E77497">
        <w:t>.</w:t>
      </w:r>
    </w:p>
    <w:p w14:paraId="35CC0CF8" w14:textId="77777777"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 xml:space="preserve">: </w:t>
      </w:r>
      <w:r w:rsidR="00AE7F3C" w:rsidRPr="00E77497">
        <w:t xml:space="preserve"> </w:t>
      </w:r>
      <w:r w:rsidR="00AE7F3C" w:rsidRPr="00E77497">
        <w:rPr>
          <w:rStyle w:val="bnf"/>
        </w:rPr>
        <w:t>StringLiteral</w:t>
      </w:r>
      <w:r w:rsidR="00AE7F3C" w:rsidRPr="00E77497">
        <w:t xml:space="preserve">  </w:t>
      </w:r>
    </w:p>
    <w:p w14:paraId="701A63AD" w14:textId="77777777" w:rsidR="00AE7F3C" w:rsidRPr="00E77497" w:rsidRDefault="00AE7F3C" w:rsidP="00AE7F3C">
      <w:pPr>
        <w:pStyle w:val="Alg4"/>
        <w:numPr>
          <w:ilvl w:val="0"/>
          <w:numId w:val="1521"/>
        </w:numPr>
        <w:spacing w:after="220"/>
        <w:contextualSpacing/>
      </w:pPr>
      <w:r w:rsidRPr="00E77497">
        <w:t xml:space="preserve">Return </w:t>
      </w:r>
      <w:r>
        <w:t>a String value whose characters are the</w:t>
      </w:r>
      <w:r w:rsidRPr="00E77497">
        <w:t xml:space="preserve"> SV of the </w:t>
      </w:r>
      <w:r w:rsidRPr="00E77497">
        <w:rPr>
          <w:i/>
        </w:rPr>
        <w:t>StringLiteral</w:t>
      </w:r>
      <w:r w:rsidRPr="00E77497">
        <w:t>.</w:t>
      </w:r>
    </w:p>
    <w:p w14:paraId="3F6EDF08" w14:textId="77777777"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w:t>
      </w:r>
      <w:r w:rsidR="00AE7F3C" w:rsidRPr="00E77497">
        <w:t xml:space="preserve"> </w:t>
      </w:r>
      <w:r w:rsidR="00AE7F3C" w:rsidRPr="00E77497">
        <w:rPr>
          <w:rStyle w:val="bnf"/>
        </w:rPr>
        <w:t>NumericLiteral</w:t>
      </w:r>
      <w:r w:rsidR="00AE7F3C" w:rsidRPr="00E77497">
        <w:t xml:space="preserve">  </w:t>
      </w:r>
    </w:p>
    <w:p w14:paraId="1B6F0110" w14:textId="77777777" w:rsidR="00AE7F3C" w:rsidRPr="00E77497" w:rsidRDefault="00AE7F3C" w:rsidP="00AE7F3C">
      <w:pPr>
        <w:pStyle w:val="Alg4"/>
        <w:numPr>
          <w:ilvl w:val="0"/>
          <w:numId w:val="1522"/>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14:paraId="0C887D69" w14:textId="77777777" w:rsidR="00AE7F3C" w:rsidRPr="00E77497" w:rsidRDefault="00AE7F3C" w:rsidP="00AE7F3C">
      <w:pPr>
        <w:pStyle w:val="Alg4"/>
        <w:numPr>
          <w:ilvl w:val="0"/>
          <w:numId w:val="1522"/>
        </w:numPr>
        <w:spacing w:after="220"/>
        <w:contextualSpacing/>
      </w:pPr>
      <w:r w:rsidRPr="00E77497">
        <w:t>Return ToString(</w:t>
      </w:r>
      <w:r w:rsidRPr="00E77497">
        <w:rPr>
          <w:i/>
        </w:rPr>
        <w:t>nbr</w:t>
      </w:r>
      <w:r w:rsidRPr="00E77497">
        <w:t>).</w:t>
      </w:r>
    </w:p>
    <w:p w14:paraId="6B3FDA44" w14:textId="77777777" w:rsidR="00AE7F3C" w:rsidRPr="00E77497" w:rsidRDefault="009E0215" w:rsidP="00AE7F3C">
      <w:r>
        <w:rPr>
          <w:rStyle w:val="bnf"/>
        </w:rPr>
        <w:t>Computed</w:t>
      </w:r>
      <w:r w:rsidR="00AE7F3C">
        <w:rPr>
          <w:rStyle w:val="bnf"/>
        </w:rPr>
        <w:t>PropertyName</w:t>
      </w:r>
      <w:r w:rsidR="00AE7F3C" w:rsidRPr="00E77497">
        <w:t xml:space="preserve"> </w:t>
      </w:r>
      <w:r w:rsidR="00AE7F3C" w:rsidRPr="00E77497">
        <w:rPr>
          <w:b/>
        </w:rPr>
        <w:t>:</w:t>
      </w:r>
      <w:r w:rsidR="00AE7F3C" w:rsidRPr="00E77497">
        <w:t xml:space="preserve"> </w:t>
      </w:r>
      <w:r w:rsidR="00AE7F3C">
        <w:rPr>
          <w:rFonts w:ascii="Courier New" w:hAnsi="Courier New" w:cs="Courier New"/>
          <w:b/>
        </w:rPr>
        <w:t>[</w:t>
      </w:r>
      <w:r w:rsidR="00AE7F3C" w:rsidRPr="00E77497">
        <w:t xml:space="preserve"> </w:t>
      </w:r>
      <w:r w:rsidR="00AE7F3C" w:rsidRPr="00E77497">
        <w:rPr>
          <w:rStyle w:val="bnf"/>
        </w:rPr>
        <w:t>AssignmentExpression</w:t>
      </w:r>
      <w:r w:rsidR="00AE7F3C">
        <w:rPr>
          <w:rStyle w:val="bnf"/>
          <w:i w:val="0"/>
          <w:iCs/>
        </w:rPr>
        <w:t xml:space="preserve"> </w:t>
      </w:r>
      <w:r w:rsidR="00AE7F3C">
        <w:rPr>
          <w:rFonts w:ascii="Courier New" w:hAnsi="Courier New" w:cs="Courier New"/>
          <w:b/>
        </w:rPr>
        <w:t xml:space="preserve">] </w:t>
      </w:r>
    </w:p>
    <w:p w14:paraId="0BA55A98" w14:textId="77777777" w:rsidR="00AE7F3C" w:rsidRPr="00E77497" w:rsidRDefault="00AE7F3C" w:rsidP="00AE7F3C">
      <w:pPr>
        <w:pStyle w:val="Alg4"/>
        <w:numPr>
          <w:ilvl w:val="0"/>
          <w:numId w:val="152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61911E4E" w14:textId="77777777" w:rsidR="00AE7F3C" w:rsidRPr="00E77497" w:rsidRDefault="00AE7F3C" w:rsidP="00AE7F3C">
      <w:pPr>
        <w:pStyle w:val="Alg4"/>
        <w:numPr>
          <w:ilvl w:val="0"/>
          <w:numId w:val="1523"/>
        </w:numPr>
        <w:spacing w:after="220"/>
        <w:contextualSpacing/>
      </w:pPr>
      <w:r w:rsidRPr="00E77497">
        <w:t xml:space="preserve">Let </w:t>
      </w:r>
      <w:r w:rsidRPr="00E77497">
        <w:rPr>
          <w:i/>
        </w:rPr>
        <w:t>prop</w:t>
      </w:r>
      <w:r>
        <w:rPr>
          <w:i/>
        </w:rPr>
        <w:t>Name</w:t>
      </w:r>
      <w:r w:rsidRPr="00E77497">
        <w:rPr>
          <w:i/>
        </w:rPr>
        <w:t xml:space="preserve"> </w:t>
      </w:r>
      <w:r w:rsidRPr="00E77497">
        <w:t>be GetValue(</w:t>
      </w:r>
      <w:r w:rsidRPr="00E77497">
        <w:rPr>
          <w:i/>
        </w:rPr>
        <w:t>exprValue</w:t>
      </w:r>
      <w:r w:rsidRPr="00E77497">
        <w:t>).</w:t>
      </w:r>
    </w:p>
    <w:p w14:paraId="1744932B" w14:textId="77777777" w:rsidR="00AE7F3C" w:rsidRDefault="00AE7F3C" w:rsidP="00AE7F3C">
      <w:pPr>
        <w:pStyle w:val="Alg4"/>
        <w:numPr>
          <w:ilvl w:val="0"/>
          <w:numId w:val="1523"/>
        </w:numPr>
        <w:contextualSpacing/>
      </w:pPr>
      <w:r>
        <w:t>ReturnIfAbrupt(</w:t>
      </w:r>
      <w:r w:rsidRPr="00E77497">
        <w:rPr>
          <w:i/>
        </w:rPr>
        <w:t>prop</w:t>
      </w:r>
      <w:r>
        <w:rPr>
          <w:i/>
        </w:rPr>
        <w:t>Name</w:t>
      </w:r>
      <w:r>
        <w:t>).</w:t>
      </w:r>
    </w:p>
    <w:p w14:paraId="3CCEA3A0" w14:textId="77777777" w:rsidR="00AE7F3C" w:rsidRPr="00E77497" w:rsidRDefault="00AE7F3C" w:rsidP="00AE7F3C">
      <w:pPr>
        <w:pStyle w:val="Alg4"/>
        <w:numPr>
          <w:ilvl w:val="0"/>
          <w:numId w:val="1523"/>
        </w:numPr>
        <w:spacing w:after="220"/>
        <w:contextualSpacing/>
      </w:pPr>
      <w:r w:rsidRPr="00E77497">
        <w:t xml:space="preserve">Return </w:t>
      </w:r>
      <w:r w:rsidR="001B2656">
        <w:t>ToPropertyKey(</w:t>
      </w:r>
      <w:r w:rsidRPr="00E77497">
        <w:rPr>
          <w:i/>
        </w:rPr>
        <w:t>prop</w:t>
      </w:r>
      <w:r>
        <w:rPr>
          <w:i/>
        </w:rPr>
        <w:t>Name</w:t>
      </w:r>
      <w:r w:rsidR="001B2656">
        <w:rPr>
          <w:iCs/>
        </w:rPr>
        <w:t>)</w:t>
      </w:r>
      <w:r w:rsidRPr="00E77497">
        <w:t>.</w:t>
      </w:r>
    </w:p>
    <w:p w14:paraId="5E680425" w14:textId="77777777" w:rsidR="00F64ED7" w:rsidRPr="00E77497" w:rsidRDefault="00F64ED7" w:rsidP="006A78DC">
      <w:pPr>
        <w:pStyle w:val="40"/>
      </w:pPr>
      <w:bookmarkStart w:id="3961" w:name="_Ref366745196"/>
      <w:r w:rsidRPr="00E77497">
        <w:t xml:space="preserve">Runtime Semantics: </w:t>
      </w:r>
      <w:r>
        <w:t>Property</w:t>
      </w:r>
      <w:del w:id="3962" w:author="Rev 19 Allen Wirfs-Brock" w:date="2013-09-27T09:19:00Z">
        <w:r w:rsidDel="00902612">
          <w:delText xml:space="preserve"> </w:delText>
        </w:r>
      </w:del>
      <w:r>
        <w:t>Definition</w:t>
      </w:r>
      <w:del w:id="3963" w:author="Rev 19 Allen Wirfs-Brock" w:date="2013-09-27T09:19:00Z">
        <w:r w:rsidDel="00902612">
          <w:delText xml:space="preserve"> </w:delText>
        </w:r>
      </w:del>
      <w:r w:rsidRPr="00E77497">
        <w:rPr>
          <w:spacing w:val="6"/>
        </w:rPr>
        <w:t>Evaluation</w:t>
      </w:r>
      <w:bookmarkEnd w:id="3961"/>
    </w:p>
    <w:p w14:paraId="5773E32B" w14:textId="77777777" w:rsidR="00F64ED7" w:rsidRPr="004418C4" w:rsidRDefault="00F64ED7"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14:paraId="13DEDFC3" w14:textId="77777777" w:rsidR="00CA2DE9" w:rsidRPr="00E23611" w:rsidRDefault="00CA2DE9" w:rsidP="00CA2DE9">
      <w:pPr>
        <w:rPr>
          <w:ins w:id="3964" w:author="Rev 19 Allen Wirfs-Brock" w:date="2013-09-12T10:29:00Z"/>
        </w:rPr>
      </w:pPr>
      <w:ins w:id="3965" w:author="Rev 19 Allen Wirfs-Brock" w:date="2013-09-12T10:29:00Z">
        <w:r w:rsidRPr="00CA2DE9">
          <w:t>See also:</w:t>
        </w:r>
        <w:r>
          <w:t xml:space="preserve"> </w:t>
        </w:r>
      </w:ins>
      <w:ins w:id="3966" w:author="Rev 19 Allen Wirfs-Brock" w:date="2013-09-12T10:31:00Z">
        <w:r>
          <w:fldChar w:fldCharType="begin"/>
        </w:r>
        <w:r>
          <w:instrText xml:space="preserve"> REF _Ref366745226 \r \h </w:instrText>
        </w:r>
      </w:ins>
      <w:r>
        <w:fldChar w:fldCharType="separate"/>
      </w:r>
      <w:ins w:id="3967" w:author="Rev 19 Allen Wirfs-Brock" w:date="2013-09-27T13:21:00Z">
        <w:r w:rsidR="00D433E8">
          <w:t>14.3.7</w:t>
        </w:r>
      </w:ins>
      <w:ins w:id="3968" w:author="Rev 19 Allen Wirfs-Brock" w:date="2013-09-12T10:31:00Z">
        <w:r>
          <w:fldChar w:fldCharType="end"/>
        </w:r>
      </w:ins>
      <w:ins w:id="3969" w:author="Rev 19 Allen Wirfs-Brock" w:date="2013-09-12T10:32:00Z">
        <w:r>
          <w:t xml:space="preserve">, </w:t>
        </w:r>
        <w:r>
          <w:fldChar w:fldCharType="begin"/>
        </w:r>
        <w:r>
          <w:instrText xml:space="preserve"> REF _Ref366745263 \r \h </w:instrText>
        </w:r>
      </w:ins>
      <w:r>
        <w:fldChar w:fldCharType="separate"/>
      </w:r>
      <w:ins w:id="3970" w:author="Rev 19 Allen Wirfs-Brock" w:date="2013-09-27T13:21:00Z">
        <w:r w:rsidR="00D433E8">
          <w:t>14.4.11</w:t>
        </w:r>
      </w:ins>
      <w:ins w:id="3971" w:author="Rev 19 Allen Wirfs-Brock" w:date="2013-09-12T10:32:00Z">
        <w:r>
          <w:fldChar w:fldCharType="end"/>
        </w:r>
        <w:r>
          <w:t xml:space="preserve">, </w:t>
        </w:r>
      </w:ins>
      <w:ins w:id="3972" w:author="Rev 19 Allen Wirfs-Brock" w:date="2013-09-12T10:35:00Z">
        <w:r>
          <w:t>B.3.1</w:t>
        </w:r>
      </w:ins>
    </w:p>
    <w:p w14:paraId="683AE7F8" w14:textId="77777777" w:rsidR="004C02EF" w:rsidRPr="00E77497" w:rsidRDefault="002D5AF2" w:rsidP="004C02EF">
      <w:pPr>
        <w:jc w:val="left"/>
      </w:pPr>
      <w:r>
        <w:rPr>
          <w:rStyle w:val="bnf"/>
        </w:rPr>
        <w:t>PropertyDefinitionList</w:t>
      </w:r>
      <w:r w:rsidR="004C02EF" w:rsidRPr="00E77497">
        <w:t xml:space="preserve"> </w:t>
      </w:r>
      <w:r w:rsidR="004C02EF" w:rsidRPr="00E77497">
        <w:rPr>
          <w:b/>
        </w:rPr>
        <w:t>:</w:t>
      </w:r>
      <w:r w:rsidR="004C02EF" w:rsidRPr="00E77497">
        <w:t xml:space="preserve">  </w:t>
      </w:r>
      <w:r>
        <w:rPr>
          <w:rStyle w:val="bnf"/>
        </w:rPr>
        <w:t>PropertyDefinitionList</w:t>
      </w:r>
      <w:r w:rsidR="004C02EF" w:rsidRPr="00E77497">
        <w:t xml:space="preserve"> </w:t>
      </w:r>
      <w:r w:rsidR="004C02EF" w:rsidRPr="00E77497">
        <w:rPr>
          <w:rFonts w:ascii="Courier New" w:hAnsi="Courier New" w:cs="Courier New"/>
          <w:b/>
        </w:rPr>
        <w:t>,</w:t>
      </w:r>
      <w:r w:rsidR="004C02EF" w:rsidRPr="00E77497">
        <w:t xml:space="preserve"> </w:t>
      </w:r>
      <w:r w:rsidR="001A6289">
        <w:rPr>
          <w:rStyle w:val="bnf"/>
        </w:rPr>
        <w:t>PropertyDefinition</w:t>
      </w:r>
    </w:p>
    <w:p w14:paraId="36E214C6" w14:textId="77777777" w:rsidR="004C02EF" w:rsidRPr="00E77497" w:rsidRDefault="002D4B97" w:rsidP="009E3FF6">
      <w:pPr>
        <w:pStyle w:val="Alg4"/>
        <w:numPr>
          <w:ilvl w:val="0"/>
          <w:numId w:val="421"/>
        </w:numPr>
        <w:spacing w:after="220"/>
        <w:contextualSpacing/>
      </w:pPr>
      <w:r>
        <w:t xml:space="preserve">Let </w:t>
      </w:r>
      <w:r w:rsidR="00B70D37">
        <w:rPr>
          <w:i/>
        </w:rPr>
        <w:t>status</w:t>
      </w:r>
      <w:r>
        <w:t xml:space="preserve"> be the result of p</w:t>
      </w:r>
      <w:r w:rsidR="00906D0C">
        <w:t>erform</w:t>
      </w:r>
      <w:r>
        <w:t>ing</w:t>
      </w:r>
      <w:r w:rsidR="00906D0C">
        <w:t xml:space="preserve"> Property</w:t>
      </w:r>
      <w:del w:id="3973" w:author="Rev 19 Allen Wirfs-Brock" w:date="2013-09-27T09:19:00Z">
        <w:r w:rsidR="00906D0C" w:rsidDel="00902612">
          <w:delText xml:space="preserve"> </w:delText>
        </w:r>
      </w:del>
      <w:r w:rsidR="00906D0C">
        <w:t>Definition</w:t>
      </w:r>
      <w:del w:id="3974" w:author="Rev 19 Allen Wirfs-Brock" w:date="2013-09-27T09:20:00Z">
        <w:r w:rsidR="00906D0C" w:rsidDel="00902612">
          <w:delText xml:space="preserve"> </w:delText>
        </w:r>
      </w:del>
      <w:r w:rsidR="008C11D4">
        <w:t xml:space="preserve">Evaluation </w:t>
      </w:r>
      <w:r w:rsidR="00906D0C">
        <w:t xml:space="preserve">of </w:t>
      </w:r>
      <w:r w:rsidR="00906D0C" w:rsidRPr="00E77497">
        <w:t xml:space="preserve"> </w:t>
      </w:r>
      <w:r w:rsidR="002D5AF2">
        <w:rPr>
          <w:i/>
        </w:rPr>
        <w:t>PropertyDefinitionList</w:t>
      </w:r>
      <w:r w:rsidR="00906D0C">
        <w:t xml:space="preserve"> with argument </w:t>
      </w:r>
      <w:r w:rsidR="00906D0C" w:rsidRPr="007870CC">
        <w:rPr>
          <w:i/>
        </w:rPr>
        <w:t>ob</w:t>
      </w:r>
      <w:r w:rsidR="00906D0C">
        <w:rPr>
          <w:i/>
        </w:rPr>
        <w:t>ject</w:t>
      </w:r>
      <w:r w:rsidR="00906D0C" w:rsidRPr="00E77497">
        <w:t>.</w:t>
      </w:r>
    </w:p>
    <w:p w14:paraId="1A43B730" w14:textId="77777777" w:rsidR="002D4B97" w:rsidRDefault="006552DF" w:rsidP="002D4B97">
      <w:pPr>
        <w:pStyle w:val="Alg4"/>
        <w:numPr>
          <w:ilvl w:val="0"/>
          <w:numId w:val="421"/>
        </w:numPr>
        <w:contextualSpacing/>
      </w:pPr>
      <w:r>
        <w:t>ReturnIfAbrupt(</w:t>
      </w:r>
      <w:r>
        <w:rPr>
          <w:i/>
        </w:rPr>
        <w:t>status</w:t>
      </w:r>
      <w:r>
        <w:t>)</w:t>
      </w:r>
      <w:r w:rsidR="002D4B97">
        <w:t>.</w:t>
      </w:r>
    </w:p>
    <w:p w14:paraId="32D77C50" w14:textId="77777777" w:rsidR="006D7E13" w:rsidRPr="00E77497" w:rsidRDefault="002D4B97" w:rsidP="009E3FF6">
      <w:pPr>
        <w:pStyle w:val="Alg4"/>
        <w:numPr>
          <w:ilvl w:val="0"/>
          <w:numId w:val="421"/>
        </w:numPr>
        <w:spacing w:after="220"/>
        <w:contextualSpacing/>
      </w:pPr>
      <w:r>
        <w:t>Return the result of p</w:t>
      </w:r>
      <w:r w:rsidR="00906D0C">
        <w:t>erform</w:t>
      </w:r>
      <w:r>
        <w:t>ing</w:t>
      </w:r>
      <w:r w:rsidR="00906D0C">
        <w:t xml:space="preserve"> Property</w:t>
      </w:r>
      <w:del w:id="3975" w:author="Rev 19 Allen Wirfs-Brock" w:date="2013-09-27T09:20:00Z">
        <w:r w:rsidR="00906D0C" w:rsidDel="00902612">
          <w:delText xml:space="preserve"> </w:delText>
        </w:r>
      </w:del>
      <w:r w:rsidR="00906D0C">
        <w:t>Definition</w:t>
      </w:r>
      <w:del w:id="3976" w:author="Rev 19 Allen Wirfs-Brock" w:date="2013-09-27T09:20:00Z">
        <w:r w:rsidR="00906D0C" w:rsidDel="00902612">
          <w:delText xml:space="preserve"> </w:delText>
        </w:r>
      </w:del>
      <w:r w:rsidR="008C11D4">
        <w:t xml:space="preserve">Evaluation </w:t>
      </w:r>
      <w:r w:rsidR="00906D0C">
        <w:t>of</w:t>
      </w:r>
      <w:r w:rsidR="00906D0C" w:rsidRPr="00E77497">
        <w:t xml:space="preserve"> </w:t>
      </w:r>
      <w:r w:rsidR="001A6289">
        <w:rPr>
          <w:i/>
        </w:rPr>
        <w:t>PropertyDefinition</w:t>
      </w:r>
      <w:r w:rsidR="00906D0C">
        <w:rPr>
          <w:i/>
        </w:rPr>
        <w:t xml:space="preserve"> </w:t>
      </w:r>
      <w:r w:rsidR="00906D0C">
        <w:t xml:space="preserve">with argument </w:t>
      </w:r>
      <w:r w:rsidR="00906D0C" w:rsidRPr="007870CC">
        <w:rPr>
          <w:i/>
        </w:rPr>
        <w:t>ob</w:t>
      </w:r>
      <w:r w:rsidR="00906D0C">
        <w:rPr>
          <w:i/>
        </w:rPr>
        <w:t>ject</w:t>
      </w:r>
      <w:r w:rsidR="00906D0C" w:rsidRPr="00E77497">
        <w:t>.</w:t>
      </w:r>
    </w:p>
    <w:p w14:paraId="0FC8D4AB" w14:textId="77777777" w:rsidR="00A83EF2" w:rsidRPr="00E77497" w:rsidRDefault="001A6289" w:rsidP="00A83EF2">
      <w:r>
        <w:rPr>
          <w:rStyle w:val="bnf"/>
        </w:rPr>
        <w:t>PropertyDefinition</w:t>
      </w:r>
      <w:r w:rsidR="00A83EF2" w:rsidRPr="00E77497">
        <w:t xml:space="preserve"> </w:t>
      </w:r>
      <w:r w:rsidR="00A83EF2" w:rsidRPr="00E77497">
        <w:rPr>
          <w:b/>
        </w:rPr>
        <w:t>:</w:t>
      </w:r>
      <w:r w:rsidR="00A83EF2" w:rsidRPr="00E77497">
        <w:t xml:space="preserve"> </w:t>
      </w:r>
      <w:r w:rsidR="00986654" w:rsidRPr="00E77497">
        <w:rPr>
          <w:rStyle w:val="bnf"/>
        </w:rPr>
        <w:t>IdentifierName</w:t>
      </w:r>
      <w:r w:rsidR="00986654" w:rsidRPr="00E77497">
        <w:t xml:space="preserve"> </w:t>
      </w:r>
    </w:p>
    <w:p w14:paraId="2693622A" w14:textId="77777777" w:rsidR="00A83EF2" w:rsidRPr="00E77497" w:rsidRDefault="00A83EF2" w:rsidP="00040A7E">
      <w:pPr>
        <w:pStyle w:val="Alg4"/>
        <w:numPr>
          <w:ilvl w:val="0"/>
          <w:numId w:val="422"/>
        </w:numPr>
        <w:spacing w:after="220"/>
        <w:contextualSpacing/>
      </w:pPr>
      <w:r w:rsidRPr="00E77497">
        <w:t xml:space="preserve">Let </w:t>
      </w:r>
      <w:r w:rsidRPr="00E77497">
        <w:rPr>
          <w:i/>
        </w:rPr>
        <w:t xml:space="preserve">propName </w:t>
      </w:r>
      <w:r w:rsidRPr="00E77497">
        <w:t xml:space="preserve">be </w:t>
      </w:r>
      <w:r w:rsidR="00040A7E">
        <w:t>StringValue</w:t>
      </w:r>
      <w:r w:rsidR="00625115">
        <w:t xml:space="preserve"> of </w:t>
      </w:r>
      <w:r w:rsidR="00986654" w:rsidRPr="00E77497">
        <w:rPr>
          <w:rStyle w:val="bnf"/>
        </w:rPr>
        <w:t>IdentifierName</w:t>
      </w:r>
      <w:r w:rsidRPr="00E77497">
        <w:t>.</w:t>
      </w:r>
    </w:p>
    <w:p w14:paraId="7F29A804" w14:textId="77777777" w:rsidR="00A83EF2" w:rsidRPr="00E77497" w:rsidRDefault="00A83EF2" w:rsidP="009E3FF6">
      <w:pPr>
        <w:pStyle w:val="Alg4"/>
        <w:numPr>
          <w:ilvl w:val="0"/>
          <w:numId w:val="422"/>
        </w:numPr>
        <w:spacing w:after="220"/>
        <w:contextualSpacing/>
      </w:pPr>
      <w:r w:rsidRPr="00E77497">
        <w:t xml:space="preserve">Let </w:t>
      </w:r>
      <w:r w:rsidRPr="00E77497">
        <w:rPr>
          <w:i/>
        </w:rPr>
        <w:t xml:space="preserve">exprValue </w:t>
      </w:r>
      <w:r w:rsidRPr="00E77497">
        <w:t xml:space="preserve">be the result of </w:t>
      </w:r>
      <w:r w:rsidR="009574CD" w:rsidRPr="00E77497">
        <w:t xml:space="preserve">performing Identifier Resolution as specified in </w:t>
      </w:r>
      <w:r w:rsidR="00C04626">
        <w:fldChar w:fldCharType="begin"/>
      </w:r>
      <w:r w:rsidR="00C04626">
        <w:instrText xml:space="preserve"> REF _Ref365539670 \r \h </w:instrText>
      </w:r>
      <w:r w:rsidR="00C04626">
        <w:fldChar w:fldCharType="separate"/>
      </w:r>
      <w:r w:rsidR="00D433E8">
        <w:t>8.3.1</w:t>
      </w:r>
      <w:r w:rsidR="00C04626">
        <w:fldChar w:fldCharType="end"/>
      </w:r>
      <w:r w:rsidR="009574CD" w:rsidRPr="00E77497">
        <w:t xml:space="preserve"> using </w:t>
      </w:r>
      <w:r w:rsidR="0004618C" w:rsidRPr="00E77497">
        <w:rPr>
          <w:i/>
        </w:rPr>
        <w:t>Identifier</w:t>
      </w:r>
      <w:r w:rsidR="009574CD" w:rsidRPr="00E77497">
        <w:rPr>
          <w:i/>
        </w:rPr>
        <w:t>Name</w:t>
      </w:r>
      <w:r w:rsidRPr="00E77497">
        <w:t>.</w:t>
      </w:r>
    </w:p>
    <w:p w14:paraId="7C1F9B95" w14:textId="77777777" w:rsidR="00A83EF2" w:rsidRPr="00E77497" w:rsidRDefault="00A83EF2" w:rsidP="009E3FF6">
      <w:pPr>
        <w:pStyle w:val="Alg4"/>
        <w:numPr>
          <w:ilvl w:val="0"/>
          <w:numId w:val="422"/>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63A0A654" w14:textId="77777777" w:rsidR="002D4B97" w:rsidRDefault="006552DF" w:rsidP="002D4B97">
      <w:pPr>
        <w:pStyle w:val="Alg4"/>
        <w:numPr>
          <w:ilvl w:val="0"/>
          <w:numId w:val="422"/>
        </w:numPr>
        <w:contextualSpacing/>
      </w:pPr>
      <w:r>
        <w:t>ReturnIfAbrupt(</w:t>
      </w:r>
      <w:r w:rsidRPr="00E77497">
        <w:rPr>
          <w:i/>
        </w:rPr>
        <w:t>propValue</w:t>
      </w:r>
      <w:r>
        <w:t>)</w:t>
      </w:r>
      <w:r w:rsidR="002D4B97">
        <w:t>.</w:t>
      </w:r>
    </w:p>
    <w:p w14:paraId="2519C074" w14:textId="77777777" w:rsidR="00A83EF2" w:rsidRPr="00E77497" w:rsidRDefault="00A83EF2" w:rsidP="009E3FF6">
      <w:pPr>
        <w:pStyle w:val="Alg4"/>
        <w:numPr>
          <w:ilvl w:val="0"/>
          <w:numId w:val="422"/>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7F8F71B" w14:textId="77777777" w:rsidR="00F64ED7" w:rsidRPr="00E77497" w:rsidRDefault="002D4B97" w:rsidP="006B283E">
      <w:pPr>
        <w:pStyle w:val="Alg4"/>
        <w:numPr>
          <w:ilvl w:val="0"/>
          <w:numId w:val="422"/>
        </w:numPr>
        <w:spacing w:after="220"/>
        <w:contextualSpacing/>
      </w:pPr>
      <w:r>
        <w:t xml:space="preserve">Return the result of </w:t>
      </w:r>
      <w:r w:rsidR="00F64ED7" w:rsidRPr="00E77497">
        <w:t>DefineProperty</w:t>
      </w:r>
      <w:r w:rsidR="006B283E">
        <w:t>OrThrow(</w:t>
      </w:r>
      <w:r w:rsidR="00F64ED7" w:rsidRPr="00E77497">
        <w:rPr>
          <w:i/>
        </w:rPr>
        <w:t>obj</w:t>
      </w:r>
      <w:r w:rsidR="00F64ED7">
        <w:rPr>
          <w:i/>
        </w:rPr>
        <w:t>ect</w:t>
      </w:r>
      <w:r w:rsidR="006B283E">
        <w:rPr>
          <w:iCs/>
        </w:rPr>
        <w:t>,</w:t>
      </w:r>
      <w:r w:rsidR="00F64ED7" w:rsidRPr="00E77497">
        <w:t xml:space="preserve"> </w:t>
      </w:r>
      <w:r w:rsidR="00F64ED7" w:rsidRPr="00E77497">
        <w:rPr>
          <w:i/>
        </w:rPr>
        <w:t>propName</w:t>
      </w:r>
      <w:r w:rsidR="00EF706A">
        <w:rPr>
          <w:iCs/>
        </w:rPr>
        <w:t>,</w:t>
      </w:r>
      <w:r w:rsidR="007439B1">
        <w:t xml:space="preserve"> </w:t>
      </w:r>
      <w:r w:rsidR="00F64ED7" w:rsidRPr="00E77497">
        <w:rPr>
          <w:i/>
        </w:rPr>
        <w:t>desc</w:t>
      </w:r>
      <w:r w:rsidR="006B283E">
        <w:rPr>
          <w:iCs/>
        </w:rPr>
        <w:t>).</w:t>
      </w:r>
    </w:p>
    <w:p w14:paraId="552CC643" w14:textId="77777777" w:rsidR="004C02EF" w:rsidRPr="00E77497" w:rsidRDefault="001A6289" w:rsidP="004C02EF">
      <w:r>
        <w:rPr>
          <w:rStyle w:val="bnf"/>
        </w:rPr>
        <w:t>PropertyDefinition</w:t>
      </w:r>
      <w:r w:rsidR="004C02EF" w:rsidRPr="00E77497">
        <w:t xml:space="preserve"> </w:t>
      </w:r>
      <w:r w:rsidR="004C02EF" w:rsidRPr="00E77497">
        <w:rPr>
          <w:b/>
        </w:rPr>
        <w:t>:</w:t>
      </w:r>
      <w:r w:rsidR="004C02EF" w:rsidRPr="00E77497">
        <w:t xml:space="preserve"> </w:t>
      </w:r>
      <w:r w:rsidR="004C02EF" w:rsidRPr="00E77497">
        <w:rPr>
          <w:rStyle w:val="bnf"/>
        </w:rPr>
        <w:t>PropertyName</w:t>
      </w:r>
      <w:r w:rsidR="004C02EF" w:rsidRPr="00E77497">
        <w:t xml:space="preserve"> </w:t>
      </w:r>
      <w:r w:rsidR="004C02EF" w:rsidRPr="00E77497">
        <w:rPr>
          <w:rFonts w:ascii="Courier New" w:hAnsi="Courier New" w:cs="Courier New"/>
          <w:b/>
        </w:rPr>
        <w:t>:</w:t>
      </w:r>
      <w:r w:rsidR="004C02EF" w:rsidRPr="00E77497">
        <w:t xml:space="preserve"> </w:t>
      </w:r>
      <w:r w:rsidR="004C02EF" w:rsidRPr="00E77497">
        <w:rPr>
          <w:rStyle w:val="bnf"/>
        </w:rPr>
        <w:t>AssignmentExpression</w:t>
      </w:r>
      <w:r w:rsidR="004C02EF" w:rsidRPr="00E77497">
        <w:t xml:space="preserve"> </w:t>
      </w:r>
    </w:p>
    <w:p w14:paraId="31BED10E" w14:textId="77777777" w:rsidR="004C02EF" w:rsidRPr="00E77497" w:rsidRDefault="004C02EF" w:rsidP="001B2656">
      <w:pPr>
        <w:pStyle w:val="Alg4"/>
        <w:numPr>
          <w:ilvl w:val="0"/>
          <w:numId w:val="443"/>
        </w:numPr>
        <w:spacing w:after="220"/>
        <w:contextualSpacing/>
      </w:pPr>
      <w:r w:rsidRPr="00E77497">
        <w:t xml:space="preserve">Let </w:t>
      </w:r>
      <w:r w:rsidR="001B2656" w:rsidRPr="00E77497">
        <w:rPr>
          <w:i/>
        </w:rPr>
        <w:t>prop</w:t>
      </w:r>
      <w:r w:rsidR="001B2656">
        <w:rPr>
          <w:i/>
        </w:rPr>
        <w:t>Key</w:t>
      </w:r>
      <w:r w:rsidR="001B2656" w:rsidRPr="00E77497">
        <w:rPr>
          <w:i/>
        </w:rPr>
        <w:t xml:space="preserve"> </w:t>
      </w:r>
      <w:r w:rsidRPr="00E77497">
        <w:t xml:space="preserve">be </w:t>
      </w:r>
      <w:r w:rsidR="00AE7F3C" w:rsidRPr="00E77497">
        <w:t>the result of evaluating</w:t>
      </w:r>
      <w:r w:rsidR="00625115">
        <w:t xml:space="preserve"> </w:t>
      </w:r>
      <w:r w:rsidRPr="00E77497">
        <w:rPr>
          <w:i/>
        </w:rPr>
        <w:t>PropertyName</w:t>
      </w:r>
      <w:r w:rsidRPr="00E77497">
        <w:t>.</w:t>
      </w:r>
    </w:p>
    <w:p w14:paraId="0066E254" w14:textId="77777777" w:rsidR="00AE7F3C" w:rsidRDefault="00AE7F3C" w:rsidP="001B2656">
      <w:pPr>
        <w:pStyle w:val="Alg4"/>
        <w:numPr>
          <w:ilvl w:val="0"/>
          <w:numId w:val="443"/>
        </w:numPr>
        <w:contextualSpacing/>
      </w:pPr>
      <w:r>
        <w:t>ReturnIfAbrupt(</w:t>
      </w:r>
      <w:r w:rsidR="001B2656" w:rsidRPr="00E77497">
        <w:rPr>
          <w:i/>
        </w:rPr>
        <w:t>prop</w:t>
      </w:r>
      <w:r w:rsidR="001B2656">
        <w:rPr>
          <w:i/>
        </w:rPr>
        <w:t>Key</w:t>
      </w:r>
      <w:r>
        <w:t>).</w:t>
      </w:r>
    </w:p>
    <w:p w14:paraId="060554A3" w14:textId="77777777" w:rsidR="001B2656" w:rsidRDefault="001B2656" w:rsidP="001B2656">
      <w:pPr>
        <w:pStyle w:val="Alg4"/>
        <w:numPr>
          <w:ilvl w:val="0"/>
          <w:numId w:val="443"/>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del w:id="3977" w:author="Rev 19 Allen Wirfs-Brock" w:date="2013-09-10T12:49:00Z">
        <w:r w:rsidDel="00E22304">
          <w:delText>isComputedPropertyName</w:delText>
        </w:r>
      </w:del>
      <w:ins w:id="3978"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14:paraId="158C9376" w14:textId="77777777" w:rsidR="001B2656" w:rsidRDefault="001B2656" w:rsidP="001B2656">
      <w:pPr>
        <w:pStyle w:val="Alg4"/>
        <w:numPr>
          <w:ilvl w:val="1"/>
          <w:numId w:val="443"/>
        </w:numPr>
        <w:spacing w:after="220"/>
        <w:contextualSpacing/>
      </w:pPr>
      <w:r>
        <w:t xml:space="preserve">Let </w:t>
      </w:r>
      <w:r>
        <w:rPr>
          <w:i/>
          <w:iCs/>
        </w:rPr>
        <w:t>duplicateKey</w:t>
      </w:r>
      <w:r>
        <w:t xml:space="preserve"> be </w:t>
      </w:r>
      <w:r w:rsidRPr="00E77497">
        <w:t xml:space="preserve">the result of </w:t>
      </w:r>
      <w:del w:id="3979" w:author="Rev 19 Allen Wirfs-Brock" w:date="2013-09-26T09:51:00Z">
        <w:r w:rsidRPr="00E77497" w:rsidDel="00873DB1">
          <w:delText>calling the [[</w:delText>
        </w:r>
      </w:del>
      <w:r>
        <w:t>HasOwn</w:t>
      </w:r>
      <w:r w:rsidRPr="00E77497">
        <w:t>Property</w:t>
      </w:r>
      <w:del w:id="3980" w:author="Rev 19 Allen Wirfs-Brock" w:date="2013-09-26T09:51:00Z">
        <w:r w:rsidRPr="00E77497" w:rsidDel="00873DB1">
          <w:delText>]] internal method of</w:delText>
        </w:r>
      </w:del>
      <w:ins w:id="3981" w:author="Rev 19 Allen Wirfs-Brock" w:date="2013-09-26T09:51:00Z">
        <w:r w:rsidR="00873DB1">
          <w:t>(</w:t>
        </w:r>
      </w:ins>
      <w:del w:id="3982" w:author="Rev 19 Allen Wirfs-Brock" w:date="2013-09-26T09:51:00Z">
        <w:r w:rsidRPr="00E77497" w:rsidDel="00873DB1">
          <w:delText xml:space="preserve"> </w:delText>
        </w:r>
      </w:del>
      <w:r w:rsidRPr="00E77497">
        <w:rPr>
          <w:i/>
        </w:rPr>
        <w:t>obj</w:t>
      </w:r>
      <w:r>
        <w:rPr>
          <w:i/>
        </w:rPr>
        <w:t>ect</w:t>
      </w:r>
      <w:ins w:id="3983" w:author="Rev 19 Allen Wirfs-Brock" w:date="2013-09-26T09:51:00Z">
        <w:r w:rsidR="00873DB1">
          <w:t>,</w:t>
        </w:r>
      </w:ins>
      <w:r w:rsidRPr="00E77497">
        <w:rPr>
          <w:i/>
        </w:rPr>
        <w:t xml:space="preserve"> </w:t>
      </w:r>
      <w:del w:id="3984" w:author="Rev 19 Allen Wirfs-Brock" w:date="2013-09-26T09:51: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3985" w:author="Rev 19 Allen Wirfs-Brock" w:date="2013-09-26T09:51:00Z">
        <w:r w:rsidR="00873DB1">
          <w:t>)</w:t>
        </w:r>
      </w:ins>
      <w:r>
        <w:rPr>
          <w:iCs/>
        </w:rPr>
        <w:t>.</w:t>
      </w:r>
    </w:p>
    <w:p w14:paraId="4D01D817" w14:textId="77777777" w:rsidR="001B2656" w:rsidRDefault="001B2656" w:rsidP="001B2656">
      <w:pPr>
        <w:pStyle w:val="Alg4"/>
        <w:numPr>
          <w:ilvl w:val="1"/>
          <w:numId w:val="443"/>
        </w:numPr>
        <w:spacing w:after="220"/>
        <w:contextualSpacing/>
      </w:pPr>
      <w:r>
        <w:t>ReturnIfAbrupt(</w:t>
      </w:r>
      <w:r>
        <w:rPr>
          <w:i/>
          <w:iCs/>
        </w:rPr>
        <w:t>duplicateKey</w:t>
      </w:r>
      <w:r>
        <w:t>).</w:t>
      </w:r>
    </w:p>
    <w:p w14:paraId="5ACBC32F" w14:textId="77777777" w:rsidR="001B2656" w:rsidRDefault="001B2656" w:rsidP="001B2656">
      <w:pPr>
        <w:pStyle w:val="Alg4"/>
        <w:numPr>
          <w:ilvl w:val="1"/>
          <w:numId w:val="443"/>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560BB58B"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1A407CAD"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36FBB0E5" w14:textId="77777777" w:rsidR="00FA0122" w:rsidRDefault="006552DF" w:rsidP="00FA0122">
      <w:pPr>
        <w:pStyle w:val="Alg4"/>
        <w:numPr>
          <w:ilvl w:val="0"/>
          <w:numId w:val="443"/>
        </w:numPr>
        <w:contextualSpacing/>
      </w:pPr>
      <w:r>
        <w:t>ReturnIfAbrupt(</w:t>
      </w:r>
      <w:r w:rsidRPr="00E77497">
        <w:rPr>
          <w:i/>
        </w:rPr>
        <w:t>propValue</w:t>
      </w:r>
      <w:r>
        <w:t>)</w:t>
      </w:r>
      <w:r w:rsidR="00FA0122">
        <w:t>.</w:t>
      </w:r>
    </w:p>
    <w:p w14:paraId="70BE15EF"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75C5C5F" w14:textId="77777777" w:rsidR="004C02EF" w:rsidRPr="00E77497" w:rsidRDefault="00FA0122" w:rsidP="001B2656">
      <w:pPr>
        <w:pStyle w:val="Alg4"/>
        <w:numPr>
          <w:ilvl w:val="0"/>
          <w:numId w:val="443"/>
        </w:numPr>
        <w:spacing w:after="220"/>
        <w:contextualSpacing/>
      </w:pPr>
      <w:r>
        <w:t xml:space="preserve">Return the result of </w:t>
      </w:r>
      <w:r w:rsidR="00906D0C" w:rsidRPr="00E77497">
        <w:t>DefineProperty</w:t>
      </w:r>
      <w:r w:rsidR="006B283E">
        <w:t>OrThrow(</w:t>
      </w:r>
      <w:r w:rsidR="00906D0C" w:rsidRPr="00E77497">
        <w:rPr>
          <w:i/>
        </w:rPr>
        <w:t>obj</w:t>
      </w:r>
      <w:r w:rsidR="00906D0C">
        <w:rPr>
          <w:i/>
        </w:rPr>
        <w:t>ect</w:t>
      </w:r>
      <w:r w:rsidR="006B283E">
        <w:rPr>
          <w:iCs/>
        </w:rPr>
        <w:t>,</w:t>
      </w:r>
      <w:r w:rsidR="00906D0C" w:rsidRPr="00E77497">
        <w:t xml:space="preserve"> </w:t>
      </w:r>
      <w:r w:rsidR="001B2656" w:rsidRPr="00E77497">
        <w:rPr>
          <w:i/>
        </w:rPr>
        <w:t>prop</w:t>
      </w:r>
      <w:r w:rsidR="001B2656">
        <w:rPr>
          <w:i/>
        </w:rPr>
        <w:t>Key</w:t>
      </w:r>
      <w:r w:rsidR="00EF706A">
        <w:rPr>
          <w:iCs/>
        </w:rPr>
        <w:t>,</w:t>
      </w:r>
      <w:r w:rsidR="007439B1">
        <w:t xml:space="preserve"> </w:t>
      </w:r>
      <w:r w:rsidR="00906D0C" w:rsidRPr="00E77497">
        <w:rPr>
          <w:i/>
        </w:rPr>
        <w:t>desc</w:t>
      </w:r>
      <w:r w:rsidR="006B283E">
        <w:rPr>
          <w:iCs/>
        </w:rPr>
        <w:t>)</w:t>
      </w:r>
      <w:r w:rsidR="00906D0C" w:rsidRPr="00E77497">
        <w:t>.</w:t>
      </w:r>
    </w:p>
    <w:p w14:paraId="3D508DBE" w14:textId="77777777" w:rsidR="00DB697A" w:rsidRPr="00DB697A" w:rsidRDefault="00DB697A" w:rsidP="00CB184B">
      <w:pPr>
        <w:pStyle w:val="Note"/>
        <w:rPr>
          <w:rStyle w:val="bnf"/>
          <w:rFonts w:ascii="Arial" w:hAnsi="Arial"/>
          <w:b/>
          <w:i w:val="0"/>
        </w:rPr>
      </w:pPr>
      <w:bookmarkStart w:id="3986" w:name="_Toc360524289"/>
      <w:r>
        <w:rPr>
          <w:rStyle w:val="bnf"/>
          <w:rFonts w:ascii="Arial" w:hAnsi="Arial"/>
          <w:i w:val="0"/>
        </w:rPr>
        <w:t>NOTE</w:t>
      </w:r>
      <w:r>
        <w:rPr>
          <w:rStyle w:val="bnf"/>
          <w:rFonts w:ascii="Arial" w:hAnsi="Arial"/>
          <w:i w:val="0"/>
        </w:rPr>
        <w:tab/>
        <w:t xml:space="preserve">An alternative semantics for this production is given in </w:t>
      </w:r>
      <w:r w:rsidR="006D7E77">
        <w:rPr>
          <w:rStyle w:val="bnf"/>
          <w:rFonts w:ascii="Arial" w:hAnsi="Arial"/>
          <w:i w:val="0"/>
        </w:rPr>
        <w:t>B.3.1</w:t>
      </w:r>
      <w:r>
        <w:rPr>
          <w:rStyle w:val="bnf"/>
          <w:rFonts w:ascii="Arial" w:hAnsi="Arial"/>
          <w:i w:val="0"/>
        </w:rPr>
        <w:t>.</w:t>
      </w:r>
    </w:p>
    <w:p w14:paraId="565A74B5" w14:textId="77777777" w:rsidR="00C85441" w:rsidRPr="00E77497" w:rsidRDefault="00C85441" w:rsidP="00D148E9">
      <w:pPr>
        <w:pStyle w:val="30"/>
      </w:pPr>
      <w:bookmarkStart w:id="3987" w:name="_Toc361663160"/>
      <w:bookmarkStart w:id="3988" w:name="_Toc361665003"/>
      <w:bookmarkStart w:id="3989" w:name="_Toc361666843"/>
      <w:bookmarkStart w:id="3990" w:name="_Toc361668672"/>
      <w:bookmarkStart w:id="3991" w:name="_Toc364934694"/>
      <w:bookmarkStart w:id="3992" w:name="_Toc365473938"/>
      <w:bookmarkStart w:id="3993" w:name="_Toc361663162"/>
      <w:bookmarkStart w:id="3994" w:name="_Toc361665005"/>
      <w:bookmarkStart w:id="3995" w:name="_Toc361666845"/>
      <w:bookmarkStart w:id="3996" w:name="_Toc361668674"/>
      <w:bookmarkStart w:id="3997" w:name="_Toc364934696"/>
      <w:bookmarkStart w:id="3998" w:name="_Toc365473940"/>
      <w:bookmarkStart w:id="3999" w:name="_Toc361663165"/>
      <w:bookmarkStart w:id="4000" w:name="_Toc361665008"/>
      <w:bookmarkStart w:id="4001" w:name="_Toc361666848"/>
      <w:bookmarkStart w:id="4002" w:name="_Toc361668677"/>
      <w:bookmarkStart w:id="4003" w:name="_Toc364934699"/>
      <w:bookmarkStart w:id="4004" w:name="_Toc365473943"/>
      <w:bookmarkStart w:id="4005" w:name="_Toc361663170"/>
      <w:bookmarkStart w:id="4006" w:name="_Toc361665013"/>
      <w:bookmarkStart w:id="4007" w:name="_Toc361666853"/>
      <w:bookmarkStart w:id="4008" w:name="_Toc361668682"/>
      <w:bookmarkStart w:id="4009" w:name="_Toc364934704"/>
      <w:bookmarkStart w:id="4010" w:name="_Toc365473948"/>
      <w:bookmarkStart w:id="4011" w:name="_Toc361663173"/>
      <w:bookmarkStart w:id="4012" w:name="_Toc361665016"/>
      <w:bookmarkStart w:id="4013" w:name="_Toc361666856"/>
      <w:bookmarkStart w:id="4014" w:name="_Toc361668685"/>
      <w:bookmarkStart w:id="4015" w:name="_Toc364934707"/>
      <w:bookmarkStart w:id="4016" w:name="_Toc365473951"/>
      <w:bookmarkStart w:id="4017" w:name="_Toc361663175"/>
      <w:bookmarkStart w:id="4018" w:name="_Toc361665018"/>
      <w:bookmarkStart w:id="4019" w:name="_Toc361666858"/>
      <w:bookmarkStart w:id="4020" w:name="_Toc361668687"/>
      <w:bookmarkStart w:id="4021" w:name="_Toc364934709"/>
      <w:bookmarkStart w:id="4022" w:name="_Toc365473953"/>
      <w:bookmarkStart w:id="4023" w:name="_Toc360524311"/>
      <w:bookmarkStart w:id="4024" w:name="_Toc361663178"/>
      <w:bookmarkStart w:id="4025" w:name="_Toc361665021"/>
      <w:bookmarkStart w:id="4026" w:name="_Toc361666861"/>
      <w:bookmarkStart w:id="4027" w:name="_Toc361668690"/>
      <w:bookmarkStart w:id="4028" w:name="_Toc364934712"/>
      <w:bookmarkStart w:id="4029" w:name="_Toc365473956"/>
      <w:bookmarkStart w:id="4030" w:name="_Toc368050367"/>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r w:rsidRPr="00E77497">
        <w:t>Function</w:t>
      </w:r>
      <w:r w:rsidR="002F6BBA">
        <w:t xml:space="preserve"> Defining</w:t>
      </w:r>
      <w:r w:rsidRPr="00E77497">
        <w:t xml:space="preserve"> Expressions</w:t>
      </w:r>
      <w:bookmarkEnd w:id="4030"/>
    </w:p>
    <w:p w14:paraId="673C36EB" w14:textId="77777777" w:rsidR="002F6BBA" w:rsidRDefault="009508C6" w:rsidP="00B70D37">
      <w:r>
        <w:t xml:space="preserve">See </w:t>
      </w:r>
      <w:r w:rsidR="00A51D25">
        <w:fldChar w:fldCharType="begin"/>
      </w:r>
      <w:r w:rsidR="00A51D25">
        <w:instrText xml:space="preserve"> REF _Ref365546706 \r \h </w:instrText>
      </w:r>
      <w:r w:rsidR="00A51D25">
        <w:fldChar w:fldCharType="separate"/>
      </w:r>
      <w:ins w:id="4031" w:author="Rev 19 Allen Wirfs-Brock" w:date="2013-09-27T13:21:00Z">
        <w:r w:rsidR="00D433E8">
          <w:t>0</w:t>
        </w:r>
      </w:ins>
      <w:del w:id="4032" w:author="Rev 19 Allen Wirfs-Brock" w:date="2013-09-27T08:39:00Z">
        <w:r w:rsidR="00083CEC" w:rsidDel="009E7E9E">
          <w:delText>14.1</w:delText>
        </w:r>
      </w:del>
      <w:r w:rsidR="00A51D25">
        <w:fldChar w:fldCharType="end"/>
      </w:r>
      <w:r w:rsidR="002F6BBA">
        <w:t xml:space="preserve"> for </w:t>
      </w:r>
      <w:r w:rsidR="002F6BBA" w:rsidRPr="00570297">
        <w:rPr>
          <w:rFonts w:ascii="Times New Roman" w:hAnsi="Times New Roman"/>
          <w:i/>
        </w:rPr>
        <w:t>PrimaryExpression</w:t>
      </w:r>
      <w:r w:rsidR="002F6BBA" w:rsidRPr="002F6BBA">
        <w:t xml:space="preserve"> </w:t>
      </w:r>
      <w:r w:rsidR="002F6BBA" w:rsidRPr="00570297">
        <w:rPr>
          <w:b/>
        </w:rPr>
        <w:t>:</w:t>
      </w:r>
      <w:r w:rsidR="002F6BBA" w:rsidRPr="002F6BBA">
        <w:t xml:space="preserve"> </w:t>
      </w:r>
      <w:r w:rsidR="002F6BBA" w:rsidRPr="002F6BBA">
        <w:rPr>
          <w:rFonts w:ascii="Times New Roman" w:hAnsi="Times New Roman"/>
          <w:i/>
        </w:rPr>
        <w:t>FunctionExpression</w:t>
      </w:r>
      <w:r w:rsidR="002F6BBA">
        <w:t>.</w:t>
      </w:r>
    </w:p>
    <w:p w14:paraId="0C13B62F" w14:textId="77777777" w:rsidR="002F6BBA" w:rsidRDefault="002F6BBA" w:rsidP="002F6BBA">
      <w:r>
        <w:t xml:space="preserve">See </w:t>
      </w:r>
      <w:r w:rsidR="00A51D25">
        <w:fldChar w:fldCharType="begin"/>
      </w:r>
      <w:r w:rsidR="00A51D25">
        <w:instrText xml:space="preserve"> REF _Ref365533912 \r \h </w:instrText>
      </w:r>
      <w:r w:rsidR="00A51D25">
        <w:fldChar w:fldCharType="separate"/>
      </w:r>
      <w:r w:rsidR="00D433E8">
        <w:t>14.4</w:t>
      </w:r>
      <w:r w:rsidR="00A51D25">
        <w:fldChar w:fldCharType="end"/>
      </w:r>
      <w:r>
        <w:t xml:space="preserve">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Generator</w:t>
      </w:r>
      <w:r w:rsidRPr="001E1EC2">
        <w:rPr>
          <w:rFonts w:ascii="Times New Roman" w:hAnsi="Times New Roman"/>
          <w:i/>
        </w:rPr>
        <w:t>Expression</w:t>
      </w:r>
      <w:r>
        <w:t>.</w:t>
      </w:r>
    </w:p>
    <w:p w14:paraId="6B40D042" w14:textId="77777777" w:rsidR="009508C6" w:rsidRDefault="002F6BBA" w:rsidP="00B70D37">
      <w:r>
        <w:t xml:space="preserve">See </w:t>
      </w:r>
      <w:r w:rsidR="00A51D25">
        <w:fldChar w:fldCharType="begin"/>
      </w:r>
      <w:r w:rsidR="00A51D25">
        <w:instrText xml:space="preserve"> REF _Ref365546746 \r \h </w:instrText>
      </w:r>
      <w:r w:rsidR="00A51D25">
        <w:fldChar w:fldCharType="separate"/>
      </w:r>
      <w:r w:rsidR="00D433E8">
        <w:t>14.5</w:t>
      </w:r>
      <w:r w:rsidR="00A51D25">
        <w:fldChar w:fldCharType="end"/>
      </w:r>
      <w:r w:rsidR="00A51D25">
        <w:t xml:space="preserve"> </w:t>
      </w:r>
      <w:r>
        <w:t>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Class</w:t>
      </w:r>
      <w:r w:rsidRPr="001E1EC2">
        <w:rPr>
          <w:rFonts w:ascii="Times New Roman" w:hAnsi="Times New Roman"/>
          <w:i/>
        </w:rPr>
        <w:t>Expression</w:t>
      </w:r>
      <w:r>
        <w:t>.</w:t>
      </w:r>
    </w:p>
    <w:p w14:paraId="3082741B" w14:textId="77777777" w:rsidR="006F38BE" w:rsidRPr="00E77497" w:rsidRDefault="006F38BE" w:rsidP="00D148E9">
      <w:pPr>
        <w:pStyle w:val="30"/>
      </w:pPr>
      <w:bookmarkStart w:id="4033" w:name="_Toc361663180"/>
      <w:bookmarkStart w:id="4034" w:name="_Toc361665023"/>
      <w:bookmarkStart w:id="4035" w:name="_Toc361666863"/>
      <w:bookmarkStart w:id="4036" w:name="_Toc361668692"/>
      <w:bookmarkStart w:id="4037" w:name="_Toc364934714"/>
      <w:bookmarkStart w:id="4038" w:name="_Toc365473958"/>
      <w:bookmarkStart w:id="4039" w:name="_Toc368050368"/>
      <w:bookmarkEnd w:id="4033"/>
      <w:bookmarkEnd w:id="4034"/>
      <w:bookmarkEnd w:id="4035"/>
      <w:bookmarkEnd w:id="4036"/>
      <w:bookmarkEnd w:id="4037"/>
      <w:bookmarkEnd w:id="4038"/>
      <w:r>
        <w:t xml:space="preserve">Generator </w:t>
      </w:r>
      <w:r w:rsidR="00DA3106">
        <w:t>Comprehensions</w:t>
      </w:r>
      <w:bookmarkEnd w:id="4039"/>
    </w:p>
    <w:p w14:paraId="17ACFAAA" w14:textId="77777777" w:rsidR="006F38BE" w:rsidRPr="003B4312" w:rsidRDefault="006F38BE" w:rsidP="006F38BE">
      <w:pPr>
        <w:pStyle w:val="Syntax"/>
      </w:pPr>
      <w:r w:rsidRPr="004D1BD1">
        <w:t>Syntax</w:t>
      </w:r>
    </w:p>
    <w:p w14:paraId="621910D7" w14:textId="77777777" w:rsidR="006F38BE" w:rsidRPr="008B7F6F" w:rsidRDefault="006F38BE" w:rsidP="006F38BE">
      <w:pPr>
        <w:pStyle w:val="SyntaxRule"/>
      </w:pPr>
      <w:r>
        <w:t>Generator</w:t>
      </w:r>
      <w:r w:rsidR="00DA3106">
        <w:t>Comprehension</w:t>
      </w:r>
      <w:r w:rsidRPr="003B4312">
        <w:t xml:space="preserve"> </w:t>
      </w:r>
      <w:r w:rsidRPr="003B4312">
        <w:rPr>
          <w:rFonts w:ascii="Arial" w:hAnsi="Arial" w:cs="Arial"/>
          <w:b/>
          <w:i w:val="0"/>
        </w:rPr>
        <w:t>:</w:t>
      </w:r>
    </w:p>
    <w:p w14:paraId="76A7F413" w14:textId="77777777" w:rsidR="006F38BE" w:rsidRPr="009C202C" w:rsidRDefault="00D1414A" w:rsidP="00D1414A">
      <w:pPr>
        <w:pStyle w:val="SyntaxDefinition"/>
      </w:pPr>
      <w:r w:rsidDel="00D1414A">
        <w:rPr>
          <w:rFonts w:ascii="Courier New" w:hAnsi="Courier New"/>
          <w:b/>
          <w:i w:val="0"/>
        </w:rPr>
        <w:t xml:space="preserve"> </w:t>
      </w:r>
      <w:r w:rsidR="006F38BE">
        <w:rPr>
          <w:rFonts w:ascii="Courier New" w:hAnsi="Courier New"/>
          <w:b/>
          <w:i w:val="0"/>
        </w:rPr>
        <w:t>(</w:t>
      </w:r>
      <w:r>
        <w:rPr>
          <w:rFonts w:ascii="Courier New" w:hAnsi="Courier New"/>
          <w:b/>
          <w:i w:val="0"/>
        </w:rPr>
        <w:t xml:space="preserve"> </w:t>
      </w:r>
      <w:r w:rsidR="006F38BE">
        <w:t>Comprehension</w:t>
      </w:r>
      <w:r w:rsidR="006F38BE" w:rsidRPr="00E77497">
        <w:rPr>
          <w:rFonts w:ascii="Courier New" w:hAnsi="Courier New"/>
          <w:i w:val="0"/>
        </w:rPr>
        <w:t xml:space="preserve"> </w:t>
      </w:r>
      <w:r w:rsidR="006F38BE">
        <w:rPr>
          <w:rFonts w:ascii="Courier New" w:hAnsi="Courier New"/>
          <w:b/>
          <w:i w:val="0"/>
        </w:rPr>
        <w:t>)</w:t>
      </w:r>
    </w:p>
    <w:p w14:paraId="244B734B" w14:textId="77777777" w:rsidR="00367229" w:rsidRPr="003B4312" w:rsidRDefault="00367229" w:rsidP="00367229">
      <w:pPr>
        <w:pStyle w:val="Syntax"/>
        <w:rPr>
          <w:ins w:id="4040" w:author="Rev 19 Allen Wirfs-Brock" w:date="2013-09-11T17:28:00Z"/>
        </w:rPr>
      </w:pPr>
      <w:ins w:id="4041" w:author="Rev 19 Allen Wirfs-Brock" w:date="2013-09-11T17:28:00Z">
        <w:r w:rsidRPr="004D1BD1">
          <w:t>Syntax</w:t>
        </w:r>
      </w:ins>
    </w:p>
    <w:p w14:paraId="7D92B76B" w14:textId="77777777" w:rsidR="00930C98" w:rsidRPr="00E77497" w:rsidDel="00367229" w:rsidRDefault="00930C98">
      <w:pPr>
        <w:pStyle w:val="40"/>
        <w:rPr>
          <w:del w:id="4042" w:author="Rev 19 Allen Wirfs-Brock" w:date="2013-09-11T17:28:00Z"/>
        </w:rPr>
      </w:pPr>
      <w:del w:id="4043" w:author="Rev 19 Allen Wirfs-Brock" w:date="2013-09-11T17:28:00Z">
        <w:r w:rsidRPr="00E77497" w:rsidDel="00367229">
          <w:delText>Static Semantics</w:delText>
        </w:r>
      </w:del>
    </w:p>
    <w:p w14:paraId="00938666" w14:textId="77777777" w:rsidR="00930C98" w:rsidRPr="00E77497" w:rsidRDefault="00930C98" w:rsidP="006A78DC">
      <w:pPr>
        <w:pStyle w:val="40"/>
        <w:rPr>
          <w:rFonts w:ascii="Helvetica" w:hAnsi="Helvetica"/>
        </w:rPr>
      </w:pPr>
      <w:r w:rsidRPr="00E77497">
        <w:rPr>
          <w:rFonts w:ascii="Helvetica" w:hAnsi="Helvetica"/>
        </w:rPr>
        <w:t>Static Semantics:  Early Errors</w:t>
      </w:r>
    </w:p>
    <w:p w14:paraId="3697BAB7" w14:textId="77777777" w:rsidR="00930C98" w:rsidRPr="00997A6B" w:rsidRDefault="00930C98" w:rsidP="002C26DB">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14:paraId="75E2D924" w14:textId="77777777" w:rsidR="00930C98" w:rsidRPr="00E77497" w:rsidRDefault="00930C98" w:rsidP="00C27D76">
      <w:pPr>
        <w:numPr>
          <w:ilvl w:val="0"/>
          <w:numId w:val="737"/>
        </w:numPr>
        <w:spacing w:after="220"/>
      </w:pPr>
      <w:r>
        <w:t xml:space="preserve">It is a Syntax Error if </w:t>
      </w:r>
      <w:r>
        <w:rPr>
          <w:rFonts w:ascii="Times New Roman" w:hAnsi="Times New Roman"/>
          <w:i/>
        </w:rPr>
        <w:t>Comprehension</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00E06E2D">
        <w:rPr>
          <w:rFonts w:ascii="Times New Roman" w:hAnsi="Times New Roman"/>
          <w:iCs/>
        </w:rPr>
        <w:t xml:space="preserve"> is </w:t>
      </w:r>
      <w:r w:rsidR="00E06E2D">
        <w:rPr>
          <w:rFonts w:ascii="Times New Roman" w:hAnsi="Times New Roman"/>
          <w:b/>
          <w:bCs/>
          <w:iCs/>
        </w:rPr>
        <w:t>true</w:t>
      </w:r>
      <w:r>
        <w:t>.</w:t>
      </w:r>
    </w:p>
    <w:p w14:paraId="1AB13D81" w14:textId="77777777" w:rsidR="00991471" w:rsidRPr="00E77497" w:rsidDel="00367229" w:rsidRDefault="00991471">
      <w:pPr>
        <w:pStyle w:val="40"/>
        <w:rPr>
          <w:del w:id="4044" w:author="Rev 19 Allen Wirfs-Brock" w:date="2013-09-11T17:29:00Z"/>
        </w:rPr>
      </w:pPr>
      <w:del w:id="4045" w:author="Rev 19 Allen Wirfs-Brock" w:date="2013-09-11T17:29:00Z">
        <w:r w:rsidRPr="00E77497" w:rsidDel="00367229">
          <w:delText>Runtime Semantics</w:delText>
        </w:r>
      </w:del>
    </w:p>
    <w:p w14:paraId="1C91486B" w14:textId="77777777" w:rsidR="00EA3F35" w:rsidRPr="00E77497" w:rsidRDefault="00EA3F35" w:rsidP="006A78DC">
      <w:pPr>
        <w:pStyle w:val="40"/>
        <w:rPr>
          <w:rFonts w:ascii="Helvetica" w:hAnsi="Helvetica"/>
        </w:rPr>
      </w:pPr>
      <w:r w:rsidRPr="00E77497">
        <w:rPr>
          <w:rFonts w:ascii="Helvetica" w:hAnsi="Helvetica"/>
        </w:rPr>
        <w:t xml:space="preserve">Runtime Semantics: </w:t>
      </w:r>
      <w:r w:rsidRPr="00E77497">
        <w:rPr>
          <w:rFonts w:ascii="Helvetica" w:hAnsi="Helvetica"/>
          <w:spacing w:val="6"/>
        </w:rPr>
        <w:t>Evaluation</w:t>
      </w:r>
    </w:p>
    <w:p w14:paraId="0C940073" w14:textId="77777777" w:rsidR="00EA3F35" w:rsidRPr="00930C98" w:rsidRDefault="00EA3F35" w:rsidP="00C27D76">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14:paraId="24E1EB82" w14:textId="77777777" w:rsidR="00C27D76" w:rsidRDefault="00C27D76" w:rsidP="006966BD">
      <w:pPr>
        <w:numPr>
          <w:ilvl w:val="0"/>
          <w:numId w:val="1400"/>
        </w:numPr>
        <w:contextualSpacing/>
        <w:rPr>
          <w:rFonts w:ascii="Times New Roman" w:hAnsi="Times New Roman"/>
        </w:rPr>
      </w:pPr>
      <w:r>
        <w:rPr>
          <w:rFonts w:ascii="Times New Roman" w:hAnsi="Times New Roman"/>
        </w:rPr>
        <w:t xml:space="preserve">If </w:t>
      </w:r>
      <w:r>
        <w:rPr>
          <w:rFonts w:ascii="Times New Roman" w:hAnsi="Times New Roman"/>
          <w:i/>
          <w:iCs/>
        </w:rPr>
        <w:t>GeneratorComprehension</w:t>
      </w:r>
      <w:r>
        <w:rPr>
          <w:rFonts w:ascii="Times New Roman" w:hAnsi="Times New Roman"/>
        </w:rPr>
        <w:t xml:space="preserve"> is contained in strict mode code, then let </w:t>
      </w:r>
      <w:r>
        <w:rPr>
          <w:rFonts w:ascii="Times New Roman" w:hAnsi="Times New Roman"/>
          <w:i/>
          <w:iCs/>
        </w:rPr>
        <w:t>strict</w:t>
      </w:r>
      <w:r>
        <w:rPr>
          <w:rFonts w:ascii="Times New Roman" w:hAnsi="Times New Roman"/>
        </w:rPr>
        <w:t xml:space="preserve"> be </w:t>
      </w:r>
      <w:r w:rsidRPr="00C27D76">
        <w:rPr>
          <w:rFonts w:ascii="Times New Roman" w:hAnsi="Times New Roman"/>
          <w:b/>
          <w:bCs/>
        </w:rPr>
        <w:t>true</w:t>
      </w:r>
      <w:r>
        <w:rPr>
          <w:rFonts w:ascii="Times New Roman" w:hAnsi="Times New Roman"/>
        </w:rPr>
        <w:t xml:space="preserve">; otherwise let </w:t>
      </w:r>
      <w:r>
        <w:rPr>
          <w:rFonts w:ascii="Times New Roman" w:hAnsi="Times New Roman"/>
          <w:i/>
          <w:iCs/>
        </w:rPr>
        <w:t>strict</w:t>
      </w:r>
      <w:r>
        <w:rPr>
          <w:rFonts w:ascii="Times New Roman" w:hAnsi="Times New Roman"/>
        </w:rPr>
        <w:t xml:space="preserve"> be </w:t>
      </w:r>
      <w:r>
        <w:rPr>
          <w:rFonts w:ascii="Times New Roman" w:hAnsi="Times New Roman"/>
          <w:b/>
          <w:bCs/>
        </w:rPr>
        <w:t>false</w:t>
      </w:r>
      <w:r>
        <w:rPr>
          <w:rFonts w:ascii="Times New Roman" w:hAnsi="Times New Roman"/>
        </w:rPr>
        <w:t>.</w:t>
      </w:r>
    </w:p>
    <w:p w14:paraId="0A14A8C1" w14:textId="77777777" w:rsidR="006966BD" w:rsidRDefault="006966BD" w:rsidP="006966BD">
      <w:pPr>
        <w:numPr>
          <w:ilvl w:val="0"/>
          <w:numId w:val="1400"/>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14:paraId="559AB560" w14:textId="77777777" w:rsidR="006966BD" w:rsidRPr="00C27D76" w:rsidRDefault="006966BD" w:rsidP="00A13274">
      <w:pPr>
        <w:numPr>
          <w:ilvl w:val="0"/>
          <w:numId w:val="1400"/>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00A13274">
        <w:rPr>
          <w:rFonts w:ascii="Times New Roman" w:hAnsi="Times New Roman"/>
        </w:rPr>
        <w:t xml:space="preserve">the production:  </w:t>
      </w:r>
      <w:r w:rsidR="00A13274" w:rsidRPr="00C27D76">
        <w:rPr>
          <w:rFonts w:ascii="Times New Roman" w:hAnsi="Times New Roman"/>
          <w:i/>
          <w:iCs/>
        </w:rPr>
        <w:t xml:space="preserve">FormalParameters </w:t>
      </w:r>
      <w:r w:rsidR="00A13274" w:rsidRPr="00F9694F">
        <w:rPr>
          <w:rFonts w:cs="Arial"/>
          <w:b/>
        </w:rPr>
        <w:t>:</w:t>
      </w:r>
      <w:r w:rsidR="00A13274" w:rsidRPr="00C27D76">
        <w:rPr>
          <w:rFonts w:ascii="Times New Roman" w:hAnsi="Times New Roman"/>
          <w:b/>
          <w:i/>
          <w:iCs/>
        </w:rPr>
        <w:t xml:space="preserve"> </w:t>
      </w:r>
      <w:r w:rsidR="00A13274" w:rsidRPr="00F9694F">
        <w:rPr>
          <w:rFonts w:cs="Arial"/>
          <w:sz w:val="16"/>
          <w:szCs w:val="16"/>
        </w:rPr>
        <w:t>[empty]</w:t>
      </w:r>
      <w:r>
        <w:t>.</w:t>
      </w:r>
    </w:p>
    <w:p w14:paraId="2B2D05BC" w14:textId="77777777" w:rsidR="00C27D76" w:rsidRDefault="00C27D76" w:rsidP="00BC1AE0">
      <w:pPr>
        <w:numPr>
          <w:ilvl w:val="0"/>
          <w:numId w:val="1400"/>
        </w:numPr>
        <w:spacing w:after="220"/>
        <w:contextualSpacing/>
        <w:rPr>
          <w:rFonts w:ascii="Times New Roman" w:hAnsi="Times New Roman"/>
        </w:rPr>
      </w:pPr>
      <w:r>
        <w:rPr>
          <w:rFonts w:ascii="Times New Roman" w:hAnsi="Times New Roman"/>
        </w:rPr>
        <w:t xml:space="preserve">Using </w:t>
      </w:r>
      <w:r>
        <w:rPr>
          <w:rFonts w:ascii="Times New Roman" w:hAnsi="Times New Roman"/>
          <w:i/>
          <w:iCs/>
        </w:rPr>
        <w:t>Comprehension</w:t>
      </w:r>
      <w:r>
        <w:rPr>
          <w:rFonts w:ascii="Times New Roman" w:hAnsi="Times New Roman"/>
        </w:rPr>
        <w:t xml:space="preserve"> 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F9694F">
        <w:rPr>
          <w:rFonts w:cs="Arial"/>
          <w:b/>
          <w:bCs/>
        </w:rPr>
        <w:t>:</w:t>
      </w:r>
      <w:r>
        <w:rPr>
          <w:rFonts w:ascii="Times New Roman" w:hAnsi="Times New Roman"/>
        </w:rPr>
        <w:t xml:space="preserve"> </w:t>
      </w:r>
      <w:r>
        <w:rPr>
          <w:rFonts w:ascii="Times New Roman" w:hAnsi="Times New Roman"/>
          <w:i/>
          <w:iCs/>
        </w:rPr>
        <w:t>Comprehension</w:t>
      </w:r>
      <w:r>
        <w:rPr>
          <w:rFonts w:ascii="Times New Roman" w:hAnsi="Times New Roman"/>
        </w:rPr>
        <w:t>.</w:t>
      </w:r>
    </w:p>
    <w:p w14:paraId="7941B950" w14:textId="77777777" w:rsidR="00A13274" w:rsidRPr="0006447F" w:rsidRDefault="00A13274" w:rsidP="00C27D76">
      <w:pPr>
        <w:numPr>
          <w:ilvl w:val="0"/>
          <w:numId w:val="1400"/>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Pr="006B57CB">
        <w:rPr>
          <w:rFonts w:ascii="Times New Roman" w:hAnsi="Times New Roman"/>
          <w:iCs/>
        </w:rPr>
        <w:t>Generator</w:t>
      </w:r>
      <w:r w:rsidR="00EA79F3">
        <w:rPr>
          <w:rFonts w:ascii="Times New Roman" w:hAnsi="Times New Roman"/>
          <w:iCs/>
        </w:rPr>
        <w:t>Function</w:t>
      </w:r>
      <w:r>
        <w:rPr>
          <w:rFonts w:ascii="Times New Roman" w:hAnsi="Times New Roman"/>
        </w:rPr>
        <w:t xml:space="preserve">Create abstract operation with arguments </w:t>
      </w:r>
      <w:r>
        <w:t xml:space="preserve">Arrow, </w:t>
      </w:r>
      <w:r>
        <w:rPr>
          <w:rFonts w:ascii="Times New Roman" w:hAnsi="Times New Roman"/>
          <w:i/>
          <w:iCs/>
        </w:rPr>
        <w:t>parameters</w:t>
      </w:r>
      <w:r w:rsidRPr="00E77497">
        <w:t xml:space="preserve">, </w:t>
      </w:r>
      <w:r w:rsidR="00C27D76">
        <w:rPr>
          <w:rFonts w:ascii="Times New Roman" w:hAnsi="Times New Roman"/>
          <w:i/>
          <w:iCs/>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696F1EDB" w14:textId="77777777" w:rsidR="00A13274" w:rsidRPr="00E77497" w:rsidRDefault="00A13274" w:rsidP="00A13274">
      <w:pPr>
        <w:numPr>
          <w:ilvl w:val="0"/>
          <w:numId w:val="1400"/>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14:paraId="66FFADDE" w14:textId="77777777" w:rsidR="00A13274" w:rsidRDefault="00A13274" w:rsidP="00C27D76">
      <w:pPr>
        <w:numPr>
          <w:ilvl w:val="0"/>
          <w:numId w:val="1400"/>
        </w:numPr>
        <w:spacing w:after="0"/>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14:paraId="79BE1694" w14:textId="77777777" w:rsidR="00985C2E" w:rsidRPr="00E77497" w:rsidRDefault="00985C2E" w:rsidP="00985C2E">
      <w:pPr>
        <w:pStyle w:val="Alg4"/>
        <w:numPr>
          <w:ilvl w:val="0"/>
          <w:numId w:val="1400"/>
        </w:numPr>
      </w:pPr>
      <w:r w:rsidRPr="00E77497">
        <w:t xml:space="preserve">Let </w:t>
      </w:r>
      <w:r>
        <w:rPr>
          <w:i/>
        </w:rPr>
        <w:t>iterator</w:t>
      </w:r>
      <w:r w:rsidRPr="00E77497">
        <w:t xml:space="preserve"> be the result of calling the [[Call]] internal method of </w:t>
      </w:r>
      <w:r w:rsidRPr="00E77497">
        <w:rPr>
          <w:i/>
        </w:rPr>
        <w:t>closure</w:t>
      </w:r>
      <w:r>
        <w:t xml:space="preserve"> </w:t>
      </w:r>
      <w:r w:rsidRPr="00E77497">
        <w:t xml:space="preserve">with </w:t>
      </w:r>
      <w:r w:rsidRPr="00985C2E">
        <w:rPr>
          <w:b/>
          <w:bCs/>
          <w:iCs/>
        </w:rPr>
        <w:t>undefined</w:t>
      </w:r>
      <w:r>
        <w:rPr>
          <w:b/>
          <w:bCs/>
          <w:iCs/>
        </w:rPr>
        <w:t xml:space="preserve"> </w:t>
      </w:r>
      <w:r w:rsidRPr="00985C2E">
        <w:t>as</w:t>
      </w:r>
      <w:r w:rsidRPr="00E77497">
        <w:t xml:space="preserve"> </w:t>
      </w:r>
      <w:r w:rsidRPr="006637C6">
        <w:rPr>
          <w:i/>
        </w:rPr>
        <w:t>this</w:t>
      </w:r>
      <w:r>
        <w:rPr>
          <w:i/>
        </w:rPr>
        <w:t>Argument</w:t>
      </w:r>
      <w:r w:rsidRPr="00E77497">
        <w:t xml:space="preserve"> and </w:t>
      </w:r>
      <w:r>
        <w:t>a</w:t>
      </w:r>
      <w:ins w:id="4046" w:author="Rev 19 Allen Wirfs-Brock" w:date="2013-09-26T17:30:00Z">
        <w:r w:rsidR="00284A05">
          <w:t>n</w:t>
        </w:r>
      </w:ins>
      <w:r>
        <w:t xml:space="preserve"> empty</w:t>
      </w:r>
      <w:r w:rsidRPr="00E77497">
        <w:t xml:space="preserve"> </w:t>
      </w:r>
      <w:r>
        <w:t>L</w:t>
      </w:r>
      <w:r w:rsidRPr="00E77497">
        <w:t xml:space="preserve">ist </w:t>
      </w:r>
      <w:r>
        <w:rPr>
          <w:iCs/>
        </w:rPr>
        <w:t xml:space="preserve">as </w:t>
      </w:r>
      <w:r>
        <w:rPr>
          <w:i/>
        </w:rPr>
        <w:t>argumentsList</w:t>
      </w:r>
      <w:r w:rsidRPr="00E77497">
        <w:t>.</w:t>
      </w:r>
    </w:p>
    <w:p w14:paraId="0C75326A" w14:textId="77777777" w:rsidR="00EA3F35" w:rsidRPr="00E77497" w:rsidRDefault="00EA3F35" w:rsidP="006017CA">
      <w:pPr>
        <w:pStyle w:val="Alg4"/>
        <w:numPr>
          <w:ilvl w:val="0"/>
          <w:numId w:val="1400"/>
        </w:numPr>
        <w:spacing w:after="220"/>
        <w:contextualSpacing/>
      </w:pPr>
      <w:r w:rsidRPr="00E77497">
        <w:t xml:space="preserve">Return </w:t>
      </w:r>
      <w:r w:rsidR="006017CA">
        <w:rPr>
          <w:i/>
        </w:rPr>
        <w:t>iterator</w:t>
      </w:r>
      <w:r w:rsidRPr="00E77497">
        <w:t>.</w:t>
      </w:r>
    </w:p>
    <w:p w14:paraId="071BCFB9" w14:textId="77777777" w:rsidR="00985C2E" w:rsidRPr="00985C2E" w:rsidRDefault="00985C2E" w:rsidP="00985C2E">
      <w:pPr>
        <w:pStyle w:val="Note"/>
      </w:pPr>
      <w:r>
        <w:t>NOTE</w:t>
      </w:r>
      <w:r>
        <w:tab/>
        <w:t xml:space="preserve">The GeneratorFunction object created in step 5 is not observable from ECMAScript code so an implementation may choose to avoid its allocation and </w:t>
      </w:r>
      <w:del w:id="4047" w:author="Rev 19 Allen Wirfs-Brock" w:date="2013-09-27T10:27:00Z">
        <w:r w:rsidDel="00D20BD7">
          <w:delText>initialization</w:delText>
        </w:r>
      </w:del>
      <w:ins w:id="4048" w:author="Rev 19 Allen Wirfs-Brock" w:date="2013-09-27T10:27:00Z">
        <w:r w:rsidR="00D20BD7">
          <w:t>initialisation</w:t>
        </w:r>
      </w:ins>
      <w:r>
        <w:t>. In that case use other semantically equivalent means must be used to allocate and initial</w:t>
      </w:r>
      <w:r w:rsidR="006B2604">
        <w:t>ise</w:t>
      </w:r>
      <w:r>
        <w:t xml:space="preserve"> the </w:t>
      </w:r>
      <w:r w:rsidRPr="00F9694F">
        <w:rPr>
          <w:rFonts w:ascii="Times New Roman" w:hAnsi="Times New Roman"/>
          <w:i/>
          <w:iCs/>
        </w:rPr>
        <w:t>iterator</w:t>
      </w:r>
      <w:r>
        <w:t xml:space="preserve"> object in step 8. In either case, the </w:t>
      </w:r>
      <w:r w:rsidRPr="00F9694F">
        <w:rPr>
          <w:rFonts w:ascii="Times New Roman" w:hAnsi="Times New Roman"/>
          <w:i/>
          <w:iCs/>
        </w:rPr>
        <w:t>prototype</w:t>
      </w:r>
      <w:r>
        <w:t xml:space="preserve"> object created in step 6 must be created because it is potentially observable as the value of the </w:t>
      </w:r>
      <w:r w:rsidRPr="00F9694F">
        <w:rPr>
          <w:rFonts w:ascii="Times New Roman" w:hAnsi="Times New Roman"/>
          <w:i/>
          <w:iCs/>
        </w:rPr>
        <w:t>iterator</w:t>
      </w:r>
      <w:r>
        <w:t xml:space="preserve"> object’s [[Prototype]] internal data property. </w:t>
      </w:r>
    </w:p>
    <w:p w14:paraId="50FC9D0F" w14:textId="77777777" w:rsidR="00607728" w:rsidRPr="00607728" w:rsidRDefault="00607728" w:rsidP="00D148E9">
      <w:pPr>
        <w:pStyle w:val="30"/>
      </w:pPr>
      <w:bookmarkStart w:id="4049" w:name="_Toc368050369"/>
      <w:r>
        <w:t>Regular Expression Literal</w:t>
      </w:r>
      <w:r w:rsidR="00570297">
        <w:t>s</w:t>
      </w:r>
      <w:bookmarkEnd w:id="4049"/>
    </w:p>
    <w:p w14:paraId="062232C7" w14:textId="77777777" w:rsidR="006430BD" w:rsidRDefault="006430BD" w:rsidP="006430BD">
      <w:pPr>
        <w:pStyle w:val="Syntax"/>
      </w:pPr>
      <w:r w:rsidRPr="00E77497">
        <w:t>Syntax</w:t>
      </w:r>
    </w:p>
    <w:p w14:paraId="6902A61A" w14:textId="77777777" w:rsidR="006430BD" w:rsidRPr="00116059" w:rsidRDefault="006430BD" w:rsidP="007D5644">
      <w:r>
        <w:rPr>
          <w:lang w:eastAsia="en-US"/>
        </w:rPr>
        <w:t xml:space="preserve">See </w:t>
      </w:r>
      <w:r w:rsidR="00A51D25">
        <w:rPr>
          <w:lang w:eastAsia="en-US"/>
        </w:rPr>
        <w:fldChar w:fldCharType="begin"/>
      </w:r>
      <w:r w:rsidR="00A51D25">
        <w:rPr>
          <w:lang w:eastAsia="en-US"/>
        </w:rPr>
        <w:instrText xml:space="preserve"> REF _Ref365546817 \r \h </w:instrText>
      </w:r>
      <w:r w:rsidR="00A51D25">
        <w:rPr>
          <w:lang w:eastAsia="en-US"/>
        </w:rPr>
      </w:r>
      <w:r w:rsidR="00A51D25">
        <w:rPr>
          <w:lang w:eastAsia="en-US"/>
        </w:rPr>
        <w:fldChar w:fldCharType="separate"/>
      </w:r>
      <w:r w:rsidR="00D433E8">
        <w:rPr>
          <w:lang w:eastAsia="en-US"/>
        </w:rPr>
        <w:t>11.8.4</w:t>
      </w:r>
      <w:r w:rsidR="00A51D25">
        <w:rPr>
          <w:lang w:eastAsia="en-US"/>
        </w:rPr>
        <w:fldChar w:fldCharType="end"/>
      </w:r>
      <w:r>
        <w:rPr>
          <w:lang w:eastAsia="en-US"/>
        </w:rPr>
        <w:t xml:space="preserve">. </w:t>
      </w:r>
    </w:p>
    <w:p w14:paraId="25AB1AEC" w14:textId="77777777" w:rsidR="00607728" w:rsidRDefault="00607728" w:rsidP="00607728">
      <w:pPr>
        <w:rPr>
          <w:rFonts w:ascii="Helvetica" w:hAnsi="Helvetica"/>
          <w:b/>
        </w:rPr>
      </w:pPr>
      <w:del w:id="4050" w:author="Rev 19 Allen Wirfs-Brock" w:date="2013-09-11T17:29:00Z">
        <w:r w:rsidDel="00367229">
          <w:rPr>
            <w:rFonts w:ascii="Helvetica" w:hAnsi="Helvetica"/>
            <w:b/>
          </w:rPr>
          <w:delText xml:space="preserve">Static </w:delText>
        </w:r>
      </w:del>
      <w:r>
        <w:rPr>
          <w:rFonts w:ascii="Helvetica" w:hAnsi="Helvetica"/>
          <w:b/>
        </w:rPr>
        <w:t>Semantics</w:t>
      </w:r>
    </w:p>
    <w:p w14:paraId="3034A3A8" w14:textId="77777777" w:rsidR="00607728" w:rsidRPr="00E77497" w:rsidRDefault="00607728" w:rsidP="006A78DC">
      <w:pPr>
        <w:pStyle w:val="40"/>
      </w:pPr>
      <w:r w:rsidRPr="00E77497">
        <w:t>Static Semantics:  Early Errors</w:t>
      </w:r>
    </w:p>
    <w:p w14:paraId="6E77284A" w14:textId="77777777"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14:paraId="6C518AED" w14:textId="77777777" w:rsidR="00607728" w:rsidRPr="00570297" w:rsidRDefault="00607728" w:rsidP="00EF706A">
      <w:pPr>
        <w:numPr>
          <w:ilvl w:val="0"/>
          <w:numId w:val="403"/>
        </w:numPr>
        <w:spacing w:after="220"/>
        <w:contextualSpacing/>
      </w:pPr>
      <w:r>
        <w:t xml:space="preserve">It is a Syntax Error if </w:t>
      </w:r>
      <w:r w:rsidR="00524290">
        <w:rPr>
          <w:rFonts w:ascii="Times New Roman" w:hAnsi="Times New Roman"/>
        </w:rPr>
        <w:t xml:space="preserve">BodyText </w:t>
      </w:r>
      <w:r w:rsidR="00524290" w:rsidRPr="00570297">
        <w:t>of</w:t>
      </w:r>
      <w:r w:rsidR="00524290">
        <w:rPr>
          <w:rFonts w:ascii="Times New Roman" w:hAnsi="Times New Roman"/>
        </w:rPr>
        <w:t xml:space="preserve"> </w:t>
      </w:r>
      <w:r w:rsidR="00524290">
        <w:rPr>
          <w:rFonts w:ascii="Times New Roman" w:hAnsi="Times New Roman"/>
          <w:i/>
        </w:rPr>
        <w:t>RegularExpressionLiteral</w:t>
      </w:r>
      <w:r>
        <w:t xml:space="preserve"> </w:t>
      </w:r>
      <w:r w:rsidR="00524290">
        <w:t>cannot be recogni</w:t>
      </w:r>
      <w:r w:rsidR="00EF706A">
        <w:t>s</w:t>
      </w:r>
      <w:r w:rsidR="00524290">
        <w:t xml:space="preserve">ed using the goal symbol </w:t>
      </w:r>
      <w:r w:rsidR="00524290" w:rsidRPr="00524290">
        <w:rPr>
          <w:rFonts w:ascii="Times New Roman" w:hAnsi="Times New Roman"/>
          <w:i/>
        </w:rPr>
        <w:t>Pattern</w:t>
      </w:r>
      <w:r w:rsidR="00524290">
        <w:t xml:space="preserve"> of the ECMAScript RegExp grammar specified</w:t>
      </w:r>
      <w:r w:rsidR="00570297">
        <w:t xml:space="preserve"> in </w:t>
      </w:r>
      <w:r w:rsidR="00DF732B">
        <w:fldChar w:fldCharType="begin"/>
      </w:r>
      <w:r w:rsidR="00DF732B">
        <w:instrText xml:space="preserve"> REF _Ref365636453 \r \h </w:instrText>
      </w:r>
      <w:r w:rsidR="00DF732B">
        <w:fldChar w:fldCharType="separate"/>
      </w:r>
      <w:r w:rsidR="00D433E8">
        <w:t>21.2.1</w:t>
      </w:r>
      <w:r w:rsidR="00DF732B">
        <w:fldChar w:fldCharType="end"/>
      </w:r>
      <w:r>
        <w:rPr>
          <w:rStyle w:val="bnf"/>
          <w:rFonts w:ascii="Arial" w:hAnsi="Arial" w:cs="Arial"/>
          <w:i w:val="0"/>
        </w:rPr>
        <w:t>.</w:t>
      </w:r>
      <w:r w:rsidRPr="00E77497">
        <w:rPr>
          <w:rFonts w:ascii="Courier New" w:hAnsi="Courier New" w:cs="Courier New"/>
          <w:b/>
          <w:iCs/>
        </w:rPr>
        <w:t xml:space="preserve"> </w:t>
      </w:r>
    </w:p>
    <w:p w14:paraId="0F4BA39B" w14:textId="77777777" w:rsidR="00570297" w:rsidRDefault="00570297" w:rsidP="00607728">
      <w:pPr>
        <w:numPr>
          <w:ilvl w:val="0"/>
          <w:numId w:val="403"/>
        </w:numPr>
        <w:spacing w:after="220"/>
      </w:pPr>
      <w:r>
        <w:t xml:space="preserve">It is a Syntax Error if </w:t>
      </w:r>
      <w:r w:rsidRPr="00570297">
        <w:rPr>
          <w:rFonts w:ascii="Times New Roman" w:hAnsi="Times New Roman"/>
        </w:rPr>
        <w:t>FlagText</w:t>
      </w:r>
      <w:r>
        <w:t xml:space="preserve"> </w:t>
      </w:r>
      <w:r w:rsidRPr="001E1EC2">
        <w:t>of</w:t>
      </w:r>
      <w:r>
        <w:rPr>
          <w:rFonts w:ascii="Times New Roman" w:hAnsi="Times New Roman"/>
        </w:rPr>
        <w:t xml:space="preserve"> </w:t>
      </w:r>
      <w:r>
        <w:rPr>
          <w:rFonts w:ascii="Times New Roman" w:hAnsi="Times New Roman"/>
          <w:i/>
        </w:rPr>
        <w:t>RegularExpressionLiteral</w:t>
      </w:r>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r w:rsidRPr="00C7794D">
        <w:t>, or if it contains the same character more than once.</w:t>
      </w:r>
    </w:p>
    <w:p w14:paraId="63D02E60" w14:textId="77777777" w:rsidR="00570297" w:rsidDel="00367229" w:rsidRDefault="00570297">
      <w:pPr>
        <w:pStyle w:val="40"/>
        <w:rPr>
          <w:del w:id="4051" w:author="Rev 19 Allen Wirfs-Brock" w:date="2013-09-11T17:30:00Z"/>
        </w:rPr>
        <w:pPrChange w:id="4052" w:author="Rev 19 Allen Wirfs-Brock" w:date="2013-09-11T17:30:00Z">
          <w:pPr/>
        </w:pPrChange>
      </w:pPr>
      <w:del w:id="4053" w:author="Rev 19 Allen Wirfs-Brock" w:date="2013-09-11T17:30:00Z">
        <w:r w:rsidDel="00367229">
          <w:delText>Runtime Semantics</w:delText>
        </w:r>
      </w:del>
    </w:p>
    <w:p w14:paraId="448FF423" w14:textId="77777777" w:rsidR="00607728" w:rsidRPr="00E77497" w:rsidRDefault="00607728" w:rsidP="006A78DC">
      <w:pPr>
        <w:pStyle w:val="40"/>
      </w:pPr>
      <w:r w:rsidRPr="00E77497">
        <w:t xml:space="preserve">Runtime Semantics: </w:t>
      </w:r>
      <w:r w:rsidRPr="00E77497">
        <w:rPr>
          <w:spacing w:val="6"/>
        </w:rPr>
        <w:t>Evaluation</w:t>
      </w:r>
    </w:p>
    <w:p w14:paraId="6195C5B2" w14:textId="77777777"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14:paraId="49CE157B" w14:textId="77777777" w:rsidR="00607728" w:rsidRPr="00E77497" w:rsidRDefault="00607728" w:rsidP="00607728">
      <w:pPr>
        <w:numPr>
          <w:ilvl w:val="0"/>
          <w:numId w:val="890"/>
        </w:numPr>
      </w:pPr>
      <w:commentRangeStart w:id="4054"/>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w:t>
      </w:r>
      <w:commentRangeEnd w:id="4054"/>
      <w:r>
        <w:rPr>
          <w:rStyle w:val="af6"/>
        </w:rPr>
        <w:commentReference w:id="4054"/>
      </w:r>
    </w:p>
    <w:p w14:paraId="021AE508" w14:textId="77777777" w:rsidR="00570297" w:rsidRPr="00E77497" w:rsidRDefault="00387B31" w:rsidP="00D148E9">
      <w:pPr>
        <w:pStyle w:val="30"/>
      </w:pPr>
      <w:bookmarkStart w:id="4055" w:name="_Toc368050370"/>
      <w:r>
        <w:t>Template</w:t>
      </w:r>
      <w:r w:rsidR="00D6188C">
        <w:t xml:space="preserve"> Literals</w:t>
      </w:r>
      <w:bookmarkEnd w:id="4055"/>
      <w:r w:rsidR="00570297">
        <w:t xml:space="preserve"> </w:t>
      </w:r>
    </w:p>
    <w:p w14:paraId="5CD1131C" w14:textId="77777777" w:rsidR="00656F14" w:rsidRDefault="00656F14" w:rsidP="00656F14">
      <w:pPr>
        <w:pStyle w:val="Syntax"/>
      </w:pPr>
      <w:r w:rsidRPr="00E77497">
        <w:t>Syntax</w:t>
      </w:r>
    </w:p>
    <w:p w14:paraId="5BD703A5" w14:textId="77777777" w:rsidR="00656F14" w:rsidRPr="00B820AB" w:rsidRDefault="00387B31" w:rsidP="00656F14">
      <w:pPr>
        <w:pStyle w:val="SyntaxRule"/>
      </w:pPr>
      <w:r>
        <w:t>Template</w:t>
      </w:r>
      <w:r w:rsidR="00D6188C">
        <w:t>Literal</w:t>
      </w:r>
      <w:r w:rsidR="00656F14" w:rsidRPr="009C202C">
        <w:t xml:space="preserve"> </w:t>
      </w:r>
      <w:r w:rsidR="00656F14" w:rsidRPr="00B820AB">
        <w:rPr>
          <w:rFonts w:ascii="Arial" w:hAnsi="Arial" w:cs="Arial"/>
          <w:b/>
          <w:i w:val="0"/>
        </w:rPr>
        <w:t>:</w:t>
      </w:r>
    </w:p>
    <w:p w14:paraId="62B3C60D" w14:textId="77777777" w:rsidR="00656F14" w:rsidRPr="00E77497" w:rsidRDefault="00387B31" w:rsidP="00656F14">
      <w:pPr>
        <w:pStyle w:val="SyntaxDefinition"/>
      </w:pPr>
      <w:r>
        <w:t>NoSubstitutionTemplate</w:t>
      </w:r>
      <w:r w:rsidR="00656F14" w:rsidRPr="00E77497">
        <w:rPr>
          <w:b/>
        </w:rPr>
        <w:t xml:space="preserve"> </w:t>
      </w:r>
      <w:r w:rsidR="00656F14" w:rsidRPr="00E77497">
        <w:br/>
      </w:r>
      <w:r>
        <w:t>Template</w:t>
      </w:r>
      <w:r w:rsidR="00656F14">
        <w:t>Head</w:t>
      </w:r>
      <w:r w:rsidR="00656F14" w:rsidRPr="00E77497">
        <w:rPr>
          <w:rFonts w:ascii="Courier New" w:hAnsi="Courier New"/>
          <w:b/>
          <w:i w:val="0"/>
        </w:rPr>
        <w:t xml:space="preserve"> </w:t>
      </w:r>
      <w:r w:rsidR="001D13E3" w:rsidRPr="001D13E3">
        <w:rPr>
          <w:rStyle w:val="bnf"/>
          <w:i/>
        </w:rPr>
        <w:t>Expression</w:t>
      </w:r>
      <w:r w:rsidR="008728E0">
        <w:rPr>
          <w:rStyle w:val="bnf"/>
          <w:i/>
        </w:rPr>
        <w:t xml:space="preserve"> </w:t>
      </w:r>
      <w:r w:rsidR="008728E0" w:rsidRPr="00E77497">
        <w:rPr>
          <w:rFonts w:ascii="Arial" w:hAnsi="Arial" w:cs="Arial"/>
          <w:i w:val="0"/>
          <w:sz w:val="16"/>
        </w:rPr>
        <w:t>[</w:t>
      </w:r>
      <w:r w:rsidR="008728E0">
        <w:rPr>
          <w:rFonts w:ascii="Arial" w:hAnsi="Arial" w:cs="Arial"/>
          <w:i w:val="0"/>
          <w:sz w:val="16"/>
        </w:rPr>
        <w:t>Lexical goal</w:t>
      </w:r>
      <w:r w:rsidR="008728E0" w:rsidRPr="00E77497">
        <w:rPr>
          <w:rFonts w:ascii="Arial" w:hAnsi="Arial" w:cs="Arial"/>
          <w:i w:val="0"/>
          <w:sz w:val="16"/>
        </w:rPr>
        <w:t xml:space="preserve"> </w:t>
      </w:r>
      <w:r w:rsidR="008728E0">
        <w:rPr>
          <w:sz w:val="16"/>
        </w:rPr>
        <w:t>InputElementTemplateTail</w:t>
      </w:r>
      <w:r w:rsidR="008728E0" w:rsidRPr="00E77497">
        <w:rPr>
          <w:rFonts w:ascii="Arial" w:hAnsi="Arial" w:cs="Arial"/>
          <w:i w:val="0"/>
          <w:sz w:val="16"/>
        </w:rPr>
        <w:t>]</w:t>
      </w:r>
      <w:r w:rsidR="008728E0">
        <w:rPr>
          <w:rFonts w:ascii="Arial" w:hAnsi="Arial" w:cs="Arial"/>
          <w:i w:val="0"/>
          <w:sz w:val="16"/>
        </w:rPr>
        <w:t xml:space="preserve"> </w:t>
      </w:r>
      <w:r w:rsidR="001D13E3" w:rsidRPr="00E77497">
        <w:t xml:space="preserve"> </w:t>
      </w:r>
      <w:r w:rsidR="001D13E3">
        <w:rPr>
          <w:rFonts w:ascii="Arial" w:hAnsi="Arial" w:cs="Arial"/>
          <w:i w:val="0"/>
          <w:sz w:val="16"/>
        </w:rPr>
        <w:t xml:space="preserve"> </w:t>
      </w:r>
      <w:r>
        <w:t>Template</w:t>
      </w:r>
      <w:r w:rsidR="00A61386">
        <w:t>Spans</w:t>
      </w:r>
    </w:p>
    <w:p w14:paraId="25C1DD41" w14:textId="77777777" w:rsidR="00AD3DB5" w:rsidRPr="00E77497" w:rsidRDefault="00AD3DB5" w:rsidP="00AD3DB5">
      <w:pPr>
        <w:pStyle w:val="SyntaxRule"/>
      </w:pPr>
      <w:r>
        <w:t>TemplateSpans</w:t>
      </w:r>
      <w:r w:rsidR="00C86677">
        <w:rPr>
          <w:i w:val="0"/>
          <w:iCs/>
        </w:rPr>
        <w:t xml:space="preserve"> </w:t>
      </w:r>
      <w:r w:rsidRPr="00E77497">
        <w:rPr>
          <w:rFonts w:ascii="Arial" w:hAnsi="Arial" w:cs="Arial"/>
          <w:b/>
          <w:i w:val="0"/>
        </w:rPr>
        <w:t>:</w:t>
      </w:r>
    </w:p>
    <w:p w14:paraId="1951DC1C" w14:textId="77777777" w:rsidR="00AD3DB5" w:rsidRPr="00E77497" w:rsidRDefault="00AD3DB5" w:rsidP="00AD3DB5">
      <w:pPr>
        <w:pStyle w:val="SyntaxDefinition"/>
      </w:pPr>
      <w:r>
        <w:t>TemplateTail</w:t>
      </w:r>
      <w:r w:rsidRPr="00E77497">
        <w:br/>
      </w:r>
      <w:r>
        <w:t>TemplateMiddleList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w:t>
      </w:r>
      <w:r w:rsidR="00A61386">
        <w:t>Tail</w:t>
      </w:r>
    </w:p>
    <w:p w14:paraId="7475DB4F" w14:textId="77777777" w:rsidR="00656F14" w:rsidRPr="00E77497" w:rsidRDefault="00387B31" w:rsidP="00656F14">
      <w:pPr>
        <w:pStyle w:val="SyntaxRule"/>
      </w:pPr>
      <w:r>
        <w:t>Template</w:t>
      </w:r>
      <w:r w:rsidR="00656F14">
        <w:t>MiddleList</w:t>
      </w:r>
      <w:r w:rsidR="00C86677">
        <w:rPr>
          <w:i w:val="0"/>
          <w:iCs/>
        </w:rPr>
        <w:t xml:space="preserve"> </w:t>
      </w:r>
      <w:r w:rsidR="00656F14" w:rsidRPr="00E77497">
        <w:rPr>
          <w:rFonts w:ascii="Arial" w:hAnsi="Arial" w:cs="Arial"/>
          <w:b/>
          <w:i w:val="0"/>
        </w:rPr>
        <w:t>:</w:t>
      </w:r>
    </w:p>
    <w:p w14:paraId="686B6E4B" w14:textId="77777777" w:rsidR="00656F14" w:rsidRPr="00E77497" w:rsidRDefault="00387B31" w:rsidP="00656F14">
      <w:pPr>
        <w:pStyle w:val="SyntaxDefinition"/>
      </w:pPr>
      <w:r>
        <w:t>Template</w:t>
      </w:r>
      <w:r w:rsidR="001D13E3">
        <w:t xml:space="preserve">Middle </w:t>
      </w:r>
      <w:r w:rsidR="001D13E3" w:rsidRPr="001D13E3">
        <w:rPr>
          <w:rStyle w:val="bnf"/>
          <w:i/>
        </w:rPr>
        <w:t>Expression</w:t>
      </w:r>
      <w:r w:rsidR="00656F14" w:rsidRPr="00E77497">
        <w:br/>
      </w:r>
      <w:r>
        <w:t>Template</w:t>
      </w:r>
      <w:r w:rsidR="001D13E3">
        <w:t>MiddleList</w:t>
      </w:r>
      <w:r w:rsidR="00656F14" w:rsidRPr="00E77497">
        <w:rPr>
          <w:rFonts w:ascii="Courier New" w:hAnsi="Courier New"/>
          <w:i w:val="0"/>
        </w:rPr>
        <w:t xml:space="preserve"> </w:t>
      </w:r>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InputElement</w:t>
      </w:r>
      <w:r>
        <w:rPr>
          <w:sz w:val="16"/>
        </w:rPr>
        <w:t>Template</w:t>
      </w:r>
      <w:r w:rsidR="001D13E3">
        <w:rPr>
          <w:sz w:val="16"/>
        </w:rPr>
        <w:t>Tail</w:t>
      </w:r>
      <w:r w:rsidR="001D13E3" w:rsidRPr="00E77497">
        <w:rPr>
          <w:rFonts w:ascii="Arial" w:hAnsi="Arial" w:cs="Arial"/>
          <w:i w:val="0"/>
          <w:sz w:val="16"/>
        </w:rPr>
        <w:t>]</w:t>
      </w:r>
      <w:r w:rsidR="001D13E3">
        <w:rPr>
          <w:rFonts w:ascii="Arial" w:hAnsi="Arial" w:cs="Arial"/>
          <w:i w:val="0"/>
          <w:sz w:val="16"/>
        </w:rPr>
        <w:t xml:space="preserve"> </w:t>
      </w:r>
      <w:r>
        <w:t>Template</w:t>
      </w:r>
      <w:r w:rsidR="001D13E3">
        <w:t xml:space="preserve">Middle  </w:t>
      </w:r>
      <w:r w:rsidR="001D13E3" w:rsidRPr="001D13E3">
        <w:rPr>
          <w:rStyle w:val="bnf"/>
          <w:i/>
        </w:rPr>
        <w:t>Expression</w:t>
      </w:r>
    </w:p>
    <w:p w14:paraId="7C73122D" w14:textId="77777777" w:rsidR="00495E27" w:rsidRPr="00BF5AD1" w:rsidRDefault="00495E27" w:rsidP="006A78DC">
      <w:pPr>
        <w:pStyle w:val="40"/>
      </w:pPr>
      <w:r w:rsidRPr="00BF5AD1">
        <w:t>Static Semantics</w:t>
      </w:r>
    </w:p>
    <w:p w14:paraId="658D4DDE" w14:textId="77777777" w:rsidR="00495E27" w:rsidRPr="00E77497" w:rsidRDefault="00495E27" w:rsidP="006A78DC">
      <w:pPr>
        <w:pStyle w:val="51"/>
      </w:pPr>
      <w:r w:rsidRPr="00E77497">
        <w:t xml:space="preserve">Static Semantics:  </w:t>
      </w:r>
      <w:r w:rsidR="000B1F1B">
        <w:rPr>
          <w:lang w:eastAsia="en-US"/>
        </w:rPr>
        <w:t>TemplateStrings</w:t>
      </w:r>
    </w:p>
    <w:p w14:paraId="78F131DC" w14:textId="77777777" w:rsidR="00495E27" w:rsidRPr="004418C4" w:rsidRDefault="00495E27" w:rsidP="00495E27">
      <w:pPr>
        <w:ind w:left="360"/>
      </w:pPr>
      <w:r>
        <w:t>W</w:t>
      </w:r>
      <w:r w:rsidRPr="004418C4">
        <w:t xml:space="preserve">ith </w:t>
      </w:r>
      <w:r>
        <w:t>parameter</w:t>
      </w:r>
      <w:r w:rsidRPr="004418C4">
        <w:t xml:space="preserve"> </w:t>
      </w:r>
      <w:r>
        <w:rPr>
          <w:rFonts w:ascii="Times New Roman" w:hAnsi="Times New Roman"/>
          <w:i/>
        </w:rPr>
        <w:t>raw</w:t>
      </w:r>
      <w:r>
        <w:t>.</w:t>
      </w:r>
    </w:p>
    <w:p w14:paraId="5812BA8F" w14:textId="77777777" w:rsidR="00495E27" w:rsidRPr="00E77497" w:rsidRDefault="00387B31" w:rsidP="00495E27">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Style w:val="bnf"/>
        </w:rPr>
        <w:t>NoSubstitutionTemplate</w:t>
      </w:r>
      <w:r w:rsidR="00495E27" w:rsidRPr="00E77497">
        <w:t xml:space="preserve"> </w:t>
      </w:r>
    </w:p>
    <w:p w14:paraId="618BE0AE" w14:textId="77777777" w:rsidR="00495E27" w:rsidRPr="00495E27" w:rsidRDefault="00495E27" w:rsidP="00495E27">
      <w:pPr>
        <w:pStyle w:val="Alg4"/>
        <w:numPr>
          <w:ilvl w:val="0"/>
          <w:numId w:val="899"/>
        </w:numPr>
        <w:spacing w:after="220"/>
        <w:contextualSpacing/>
      </w:pPr>
      <w:r>
        <w:t xml:space="preserve">If </w:t>
      </w:r>
      <w:r w:rsidRPr="00BE7BFD">
        <w:rPr>
          <w:i/>
        </w:rPr>
        <w:t>raw</w:t>
      </w:r>
      <w:r>
        <w:t xml:space="preserve"> is </w:t>
      </w:r>
      <w:r w:rsidRPr="00BD058A">
        <w:rPr>
          <w:b/>
          <w:bCs/>
        </w:rPr>
        <w:t>false</w:t>
      </w:r>
      <w:r>
        <w:t>, then</w:t>
      </w:r>
    </w:p>
    <w:p w14:paraId="4E376028" w14:textId="77777777" w:rsidR="00495E27" w:rsidRDefault="00495E27" w:rsidP="00495E27">
      <w:pPr>
        <w:pStyle w:val="Alg4"/>
        <w:numPr>
          <w:ilvl w:val="1"/>
          <w:numId w:val="899"/>
        </w:numPr>
        <w:spacing w:after="220"/>
        <w:contextualSpacing/>
      </w:pPr>
      <w:r>
        <w:t xml:space="preserve">Let </w:t>
      </w:r>
      <w:r w:rsidRPr="00495E27">
        <w:rPr>
          <w:i/>
        </w:rPr>
        <w:t>string</w:t>
      </w:r>
      <w:r>
        <w:t xml:space="preserve"> be the </w:t>
      </w:r>
      <w:r w:rsidR="00387B31">
        <w:t>TV</w:t>
      </w:r>
      <w:r>
        <w:t xml:space="preserve"> of </w:t>
      </w:r>
      <w:r w:rsidR="00387B31">
        <w:rPr>
          <w:i/>
        </w:rPr>
        <w:t>NoSubstitutionTemplate</w:t>
      </w:r>
      <w:r w:rsidRPr="00E77497">
        <w:t>.</w:t>
      </w:r>
    </w:p>
    <w:p w14:paraId="3D70BC6B" w14:textId="77777777" w:rsidR="008002D2" w:rsidRDefault="00495E27" w:rsidP="008002D2">
      <w:pPr>
        <w:pStyle w:val="Alg4"/>
        <w:numPr>
          <w:ilvl w:val="0"/>
          <w:numId w:val="899"/>
        </w:numPr>
        <w:spacing w:after="220"/>
        <w:contextualSpacing/>
      </w:pPr>
      <w:r>
        <w:t>Else,</w:t>
      </w:r>
    </w:p>
    <w:p w14:paraId="28F91F34" w14:textId="77777777" w:rsidR="00495E27" w:rsidRDefault="00495E27" w:rsidP="008002D2">
      <w:pPr>
        <w:pStyle w:val="Alg4"/>
        <w:numPr>
          <w:ilvl w:val="1"/>
          <w:numId w:val="899"/>
        </w:numPr>
        <w:spacing w:after="220"/>
        <w:contextualSpacing/>
      </w:pPr>
      <w:r>
        <w:t xml:space="preserve">Let </w:t>
      </w:r>
      <w:r w:rsidRPr="00495E27">
        <w:rPr>
          <w:i/>
        </w:rPr>
        <w:t>string</w:t>
      </w:r>
      <w:r>
        <w:t xml:space="preserve"> be the </w:t>
      </w:r>
      <w:r w:rsidR="00387B31">
        <w:t>TRV</w:t>
      </w:r>
      <w:r>
        <w:t xml:space="preserve"> of </w:t>
      </w:r>
      <w:r w:rsidR="00387B31">
        <w:rPr>
          <w:i/>
        </w:rPr>
        <w:t>NoSubstitutionTemplate</w:t>
      </w:r>
      <w:r w:rsidRPr="00E77497">
        <w:t>.</w:t>
      </w:r>
    </w:p>
    <w:p w14:paraId="782EC88E" w14:textId="77777777" w:rsidR="00495E27" w:rsidRPr="00E77497" w:rsidRDefault="00495E27" w:rsidP="00495E27">
      <w:pPr>
        <w:pStyle w:val="Alg4"/>
        <w:numPr>
          <w:ilvl w:val="0"/>
          <w:numId w:val="899"/>
        </w:numPr>
        <w:spacing w:after="220"/>
        <w:contextualSpacing/>
      </w:pPr>
      <w:r w:rsidRPr="00E77497">
        <w:t xml:space="preserve">Return </w:t>
      </w:r>
      <w:r>
        <w:t xml:space="preserve">a List containing the single element, </w:t>
      </w:r>
      <w:r w:rsidRPr="00495E27">
        <w:rPr>
          <w:i/>
        </w:rPr>
        <w:t>string</w:t>
      </w:r>
      <w:r w:rsidRPr="00E77497">
        <w:t>.</w:t>
      </w:r>
    </w:p>
    <w:p w14:paraId="35D0F868" w14:textId="77777777" w:rsidR="00495E27" w:rsidRPr="00BA286E" w:rsidRDefault="00387B31" w:rsidP="00495E27">
      <w:pPr>
        <w:rPr>
          <w:rFonts w:ascii="Times New Roman" w:hAnsi="Times New Roman"/>
        </w:rPr>
      </w:pPr>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sidRPr="00BA286E">
        <w:rPr>
          <w:rFonts w:ascii="Times New Roman" w:hAnsi="Times New Roman"/>
          <w:i/>
        </w:rPr>
        <w:t>Head</w:t>
      </w:r>
      <w:r w:rsidR="00495E27">
        <w:rPr>
          <w:rFonts w:ascii="Times New Roman" w:hAnsi="Times New Roman"/>
          <w:i/>
        </w:rPr>
        <w:t xml:space="preserve"> Expression</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A61386">
        <w:rPr>
          <w:rFonts w:ascii="Times New Roman" w:hAnsi="Times New Roman"/>
          <w:i/>
        </w:rPr>
        <w:t>Spans</w:t>
      </w:r>
    </w:p>
    <w:p w14:paraId="2CD67B55" w14:textId="77777777" w:rsidR="00BA54D9" w:rsidRPr="00495E27" w:rsidRDefault="00BA54D9" w:rsidP="00BA54D9">
      <w:pPr>
        <w:pStyle w:val="Alg4"/>
        <w:numPr>
          <w:ilvl w:val="0"/>
          <w:numId w:val="900"/>
        </w:numPr>
        <w:spacing w:after="220"/>
        <w:contextualSpacing/>
      </w:pPr>
      <w:r>
        <w:t xml:space="preserve">If </w:t>
      </w:r>
      <w:r w:rsidRPr="00BE7BFD">
        <w:rPr>
          <w:i/>
        </w:rPr>
        <w:t>raw</w:t>
      </w:r>
      <w:r>
        <w:t xml:space="preserve"> is </w:t>
      </w:r>
      <w:r w:rsidRPr="00BD058A">
        <w:rPr>
          <w:b/>
          <w:bCs/>
        </w:rPr>
        <w:t>false</w:t>
      </w:r>
      <w:r>
        <w:t>, then</w:t>
      </w:r>
    </w:p>
    <w:p w14:paraId="3B4645A5" w14:textId="77777777" w:rsidR="00BA54D9" w:rsidRDefault="00BA54D9" w:rsidP="00BA54D9">
      <w:pPr>
        <w:pStyle w:val="Alg4"/>
        <w:numPr>
          <w:ilvl w:val="1"/>
          <w:numId w:val="900"/>
        </w:numPr>
        <w:spacing w:after="220"/>
        <w:contextualSpacing/>
      </w:pPr>
      <w:r>
        <w:t xml:space="preserve">Let </w:t>
      </w:r>
      <w:r>
        <w:rPr>
          <w:i/>
        </w:rPr>
        <w:t>head</w:t>
      </w:r>
      <w:r>
        <w:t xml:space="preserve"> be the </w:t>
      </w:r>
      <w:r w:rsidR="00387B31">
        <w:t>TV</w:t>
      </w:r>
      <w:r>
        <w:t xml:space="preserve"> of </w:t>
      </w:r>
      <w:r w:rsidR="00387B31">
        <w:rPr>
          <w:i/>
        </w:rPr>
        <w:t>Template</w:t>
      </w:r>
      <w:r>
        <w:rPr>
          <w:i/>
        </w:rPr>
        <w:t>Head</w:t>
      </w:r>
      <w:r w:rsidRPr="00E77497">
        <w:t>.</w:t>
      </w:r>
    </w:p>
    <w:p w14:paraId="11EA95A6" w14:textId="77777777" w:rsidR="00BA54D9" w:rsidRDefault="00BA54D9" w:rsidP="00BA54D9">
      <w:pPr>
        <w:pStyle w:val="Alg4"/>
        <w:numPr>
          <w:ilvl w:val="0"/>
          <w:numId w:val="900"/>
        </w:numPr>
        <w:spacing w:after="220"/>
        <w:contextualSpacing/>
      </w:pPr>
      <w:r>
        <w:t>Else,</w:t>
      </w:r>
    </w:p>
    <w:p w14:paraId="6F7BB873" w14:textId="77777777" w:rsidR="00BA54D9" w:rsidRDefault="00BA54D9" w:rsidP="00BE7BFD">
      <w:pPr>
        <w:pStyle w:val="Alg4"/>
        <w:numPr>
          <w:ilvl w:val="1"/>
          <w:numId w:val="900"/>
        </w:numPr>
        <w:spacing w:after="220"/>
        <w:contextualSpacing/>
      </w:pPr>
      <w:r>
        <w:t xml:space="preserve">Let </w:t>
      </w:r>
      <w:r>
        <w:rPr>
          <w:i/>
        </w:rPr>
        <w:t>head</w:t>
      </w:r>
      <w:r>
        <w:t xml:space="preserve"> be the </w:t>
      </w:r>
      <w:r w:rsidR="00387B31">
        <w:t>TRV</w:t>
      </w:r>
      <w:r>
        <w:t xml:space="preserve"> of </w:t>
      </w:r>
      <w:r w:rsidR="00387B31">
        <w:rPr>
          <w:i/>
        </w:rPr>
        <w:t>Template</w:t>
      </w:r>
      <w:r>
        <w:rPr>
          <w:i/>
        </w:rPr>
        <w:t>Head</w:t>
      </w:r>
      <w:r w:rsidRPr="00E77497">
        <w:t>.</w:t>
      </w:r>
    </w:p>
    <w:p w14:paraId="786007FD" w14:textId="77777777" w:rsidR="00BA54D9" w:rsidRDefault="00BA54D9" w:rsidP="004012E4">
      <w:pPr>
        <w:pStyle w:val="Alg4"/>
        <w:numPr>
          <w:ilvl w:val="0"/>
          <w:numId w:val="900"/>
        </w:numPr>
        <w:spacing w:after="220"/>
        <w:contextualSpacing/>
      </w:pPr>
      <w:r>
        <w:t xml:space="preserve">Let </w:t>
      </w:r>
      <w:r>
        <w:rPr>
          <w:i/>
        </w:rPr>
        <w:t>tail</w:t>
      </w:r>
      <w:r>
        <w:t xml:space="preserve"> be </w:t>
      </w:r>
      <w:r w:rsidR="00952839">
        <w:t xml:space="preserve">TemplateStrings </w:t>
      </w:r>
      <w:r>
        <w:t xml:space="preserve">of </w:t>
      </w:r>
      <w:r w:rsidR="00387B31">
        <w:rPr>
          <w:i/>
        </w:rPr>
        <w:t>Template</w:t>
      </w:r>
      <w:r w:rsidR="00A61386">
        <w:rPr>
          <w:i/>
        </w:rPr>
        <w:t>Spans</w:t>
      </w:r>
      <w:r w:rsidR="00952839" w:rsidRPr="00952839">
        <w:t xml:space="preserve"> </w:t>
      </w:r>
      <w:r w:rsidR="00952839">
        <w:t xml:space="preserve">with argument </w:t>
      </w:r>
      <w:r w:rsidR="00952839" w:rsidRPr="00BA54D9">
        <w:rPr>
          <w:i/>
        </w:rPr>
        <w:t>raw</w:t>
      </w:r>
      <w:r w:rsidRPr="00E77497">
        <w:t>.</w:t>
      </w:r>
    </w:p>
    <w:p w14:paraId="171F6AA0" w14:textId="77777777" w:rsidR="00495E27" w:rsidRPr="00E77497" w:rsidRDefault="00BA54D9" w:rsidP="00495E27">
      <w:pPr>
        <w:pStyle w:val="Alg4"/>
        <w:numPr>
          <w:ilvl w:val="0"/>
          <w:numId w:val="900"/>
        </w:numPr>
        <w:spacing w:after="220"/>
        <w:contextualSpacing/>
      </w:pPr>
      <w:r w:rsidRPr="00E77497">
        <w:t xml:space="preserve">Return </w:t>
      </w:r>
      <w:r>
        <w:t xml:space="preserve">a List containing </w:t>
      </w:r>
      <w:r>
        <w:rPr>
          <w:i/>
        </w:rPr>
        <w:t>head</w:t>
      </w:r>
      <w:r>
        <w:t xml:space="preserve"> followed by</w:t>
      </w:r>
      <w:r w:rsidR="00952839" w:rsidRPr="00952839">
        <w:t xml:space="preserve"> </w:t>
      </w:r>
      <w:r w:rsidR="00952839">
        <w:t>the element, in order of</w:t>
      </w:r>
      <w:r>
        <w:t xml:space="preserve"> </w:t>
      </w:r>
      <w:r>
        <w:rPr>
          <w:i/>
        </w:rPr>
        <w:t>tail</w:t>
      </w:r>
      <w:r w:rsidRPr="00E77497">
        <w:t>.</w:t>
      </w:r>
    </w:p>
    <w:p w14:paraId="2B4A3D64" w14:textId="77777777" w:rsidR="00952839" w:rsidRPr="00BA286E" w:rsidRDefault="00952839" w:rsidP="00952839">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 TemplateTail</w:t>
      </w:r>
    </w:p>
    <w:p w14:paraId="5A21E0D2" w14:textId="77777777" w:rsidR="00952839" w:rsidRPr="00495E27" w:rsidRDefault="00952839" w:rsidP="00952839">
      <w:pPr>
        <w:pStyle w:val="Alg4"/>
        <w:numPr>
          <w:ilvl w:val="0"/>
          <w:numId w:val="895"/>
        </w:numPr>
        <w:spacing w:after="220"/>
        <w:contextualSpacing/>
      </w:pPr>
      <w:r>
        <w:t xml:space="preserve">If </w:t>
      </w:r>
      <w:r w:rsidRPr="00BE7BFD">
        <w:rPr>
          <w:i/>
        </w:rPr>
        <w:t>raw</w:t>
      </w:r>
      <w:r>
        <w:t xml:space="preserve"> is </w:t>
      </w:r>
      <w:r w:rsidRPr="00BD058A">
        <w:rPr>
          <w:b/>
          <w:bCs/>
        </w:rPr>
        <w:t>false</w:t>
      </w:r>
      <w:r>
        <w:t>, then</w:t>
      </w:r>
    </w:p>
    <w:p w14:paraId="60BABAAB" w14:textId="77777777" w:rsidR="00952839" w:rsidRDefault="00952839" w:rsidP="00952839">
      <w:pPr>
        <w:pStyle w:val="Alg4"/>
        <w:numPr>
          <w:ilvl w:val="1"/>
          <w:numId w:val="895"/>
        </w:numPr>
        <w:spacing w:after="220"/>
        <w:contextualSpacing/>
      </w:pPr>
      <w:r>
        <w:t xml:space="preserve">Let </w:t>
      </w:r>
      <w:r>
        <w:rPr>
          <w:i/>
        </w:rPr>
        <w:t>tail</w:t>
      </w:r>
      <w:r>
        <w:t xml:space="preserve"> be the TV of </w:t>
      </w:r>
      <w:r>
        <w:rPr>
          <w:i/>
        </w:rPr>
        <w:t>TemplateTail</w:t>
      </w:r>
      <w:r w:rsidRPr="00E77497">
        <w:t>.</w:t>
      </w:r>
    </w:p>
    <w:p w14:paraId="76981EEA" w14:textId="77777777" w:rsidR="00952839" w:rsidRDefault="00952839" w:rsidP="00952839">
      <w:pPr>
        <w:pStyle w:val="Alg4"/>
        <w:numPr>
          <w:ilvl w:val="0"/>
          <w:numId w:val="895"/>
        </w:numPr>
        <w:spacing w:after="220"/>
        <w:contextualSpacing/>
      </w:pPr>
      <w:r>
        <w:t>Else,</w:t>
      </w:r>
    </w:p>
    <w:p w14:paraId="44E6ED52" w14:textId="77777777" w:rsidR="00952839" w:rsidRDefault="00952839" w:rsidP="00952839">
      <w:pPr>
        <w:pStyle w:val="Alg4"/>
        <w:numPr>
          <w:ilvl w:val="1"/>
          <w:numId w:val="895"/>
        </w:numPr>
        <w:spacing w:after="220"/>
        <w:contextualSpacing/>
      </w:pPr>
      <w:r>
        <w:t xml:space="preserve">Let </w:t>
      </w:r>
      <w:r>
        <w:rPr>
          <w:i/>
        </w:rPr>
        <w:t>tail</w:t>
      </w:r>
      <w:r>
        <w:t xml:space="preserve"> be the TRV of </w:t>
      </w:r>
      <w:r>
        <w:rPr>
          <w:i/>
        </w:rPr>
        <w:t>TemplateTail</w:t>
      </w:r>
      <w:r w:rsidRPr="00E77497">
        <w:t>.</w:t>
      </w:r>
    </w:p>
    <w:p w14:paraId="6A2B356F" w14:textId="77777777" w:rsidR="00952839" w:rsidRPr="00E77497" w:rsidRDefault="00952839" w:rsidP="00952839">
      <w:pPr>
        <w:pStyle w:val="Alg4"/>
        <w:numPr>
          <w:ilvl w:val="0"/>
          <w:numId w:val="895"/>
        </w:numPr>
        <w:spacing w:after="220"/>
        <w:contextualSpacing/>
      </w:pPr>
      <w:r w:rsidRPr="00E77497">
        <w:t xml:space="preserve">Return </w:t>
      </w:r>
      <w:r>
        <w:t xml:space="preserve">a List containing the </w:t>
      </w:r>
      <w:r w:rsidR="00B215F8">
        <w:t>single element</w:t>
      </w:r>
      <w:r>
        <w:t xml:space="preserve">, </w:t>
      </w:r>
      <w:r w:rsidRPr="00BA286E">
        <w:rPr>
          <w:i/>
        </w:rPr>
        <w:t>tail</w:t>
      </w:r>
      <w:r w:rsidRPr="00E77497">
        <w:t>.</w:t>
      </w:r>
    </w:p>
    <w:p w14:paraId="16ADCA94" w14:textId="77777777" w:rsidR="00495E27" w:rsidRPr="00BA286E" w:rsidRDefault="00387B31" w:rsidP="00495E27">
      <w:pPr>
        <w:rPr>
          <w:rFonts w:ascii="Times New Roman" w:hAnsi="Times New Roman"/>
        </w:rPr>
      </w:pPr>
      <w:r>
        <w:rPr>
          <w:rStyle w:val="bnf"/>
        </w:rPr>
        <w:t>Template</w:t>
      </w:r>
      <w:r w:rsidR="00952839">
        <w:rPr>
          <w:rStyle w:val="bnf"/>
        </w:rPr>
        <w:t>Spans</w:t>
      </w:r>
      <w:r w:rsidR="00495E27" w:rsidRPr="00E77497">
        <w:t xml:space="preserve"> </w:t>
      </w:r>
      <w:r w:rsidR="00495E27" w:rsidRPr="00E77497">
        <w:rPr>
          <w:b/>
        </w:rPr>
        <w:t>:</w:t>
      </w:r>
      <w:r w:rsidR="00495E27" w:rsidRPr="00E77497">
        <w:rPr>
          <w:i/>
        </w:rPr>
        <w:t xml:space="preserve"> </w:t>
      </w:r>
      <w:r w:rsidR="00495E27">
        <w:rPr>
          <w:rFonts w:ascii="Times New Roman" w:hAnsi="Times New Roman"/>
          <w:i/>
        </w:rPr>
        <w:t xml:space="preserve"> </w:t>
      </w:r>
      <w:r>
        <w:rPr>
          <w:rFonts w:ascii="Times New Roman" w:hAnsi="Times New Roman"/>
          <w:i/>
        </w:rPr>
        <w:t>Template</w:t>
      </w:r>
      <w:r w:rsidR="00495E27">
        <w:rPr>
          <w:rFonts w:ascii="Times New Roman" w:hAnsi="Times New Roman"/>
          <w:i/>
        </w:rPr>
        <w:t xml:space="preserve">MiddleList </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Tail</w:t>
      </w:r>
    </w:p>
    <w:p w14:paraId="24414EC8" w14:textId="77777777" w:rsidR="00952839" w:rsidRDefault="00952839" w:rsidP="00C06040">
      <w:pPr>
        <w:pStyle w:val="Alg4"/>
        <w:numPr>
          <w:ilvl w:val="0"/>
          <w:numId w:val="966"/>
        </w:numPr>
        <w:spacing w:after="220"/>
        <w:contextualSpacing/>
      </w:pPr>
      <w:r>
        <w:t xml:space="preserve">Let </w:t>
      </w:r>
      <w:r>
        <w:rPr>
          <w:i/>
        </w:rPr>
        <w:t>middle</w:t>
      </w:r>
      <w:r>
        <w:t xml:space="preserve"> be TemplateStrings of </w:t>
      </w:r>
      <w:r>
        <w:rPr>
          <w:i/>
        </w:rPr>
        <w:t xml:space="preserve">TemplateMiddleList </w:t>
      </w:r>
      <w:r>
        <w:t xml:space="preserve">with argument </w:t>
      </w:r>
      <w:r w:rsidRPr="00BA54D9">
        <w:rPr>
          <w:i/>
        </w:rPr>
        <w:t>raw</w:t>
      </w:r>
      <w:r>
        <w:t>.</w:t>
      </w:r>
    </w:p>
    <w:p w14:paraId="78781F47" w14:textId="77777777" w:rsidR="00BA54D9" w:rsidRPr="00495E27" w:rsidRDefault="00BA54D9" w:rsidP="00C06040">
      <w:pPr>
        <w:pStyle w:val="Alg4"/>
        <w:numPr>
          <w:ilvl w:val="0"/>
          <w:numId w:val="966"/>
        </w:numPr>
        <w:spacing w:after="220"/>
        <w:contextualSpacing/>
      </w:pPr>
      <w:r>
        <w:t xml:space="preserve">If </w:t>
      </w:r>
      <w:r w:rsidRPr="00BE7BFD">
        <w:rPr>
          <w:i/>
        </w:rPr>
        <w:t>raw</w:t>
      </w:r>
      <w:r>
        <w:t xml:space="preserve"> is </w:t>
      </w:r>
      <w:r w:rsidRPr="00BD058A">
        <w:rPr>
          <w:b/>
          <w:bCs/>
        </w:rPr>
        <w:t>false</w:t>
      </w:r>
      <w:r>
        <w:t>, then</w:t>
      </w:r>
    </w:p>
    <w:p w14:paraId="3354D1B7" w14:textId="77777777" w:rsidR="00BA54D9" w:rsidRDefault="00BA54D9" w:rsidP="00C06040">
      <w:pPr>
        <w:pStyle w:val="Alg4"/>
        <w:numPr>
          <w:ilvl w:val="1"/>
          <w:numId w:val="966"/>
        </w:numPr>
        <w:spacing w:after="220"/>
        <w:contextualSpacing/>
      </w:pPr>
      <w:r>
        <w:t xml:space="preserve">Let </w:t>
      </w:r>
      <w:r>
        <w:rPr>
          <w:i/>
        </w:rPr>
        <w:t>tail</w:t>
      </w:r>
      <w:r>
        <w:t xml:space="preserve"> be the </w:t>
      </w:r>
      <w:r w:rsidR="00387B31">
        <w:t>TV</w:t>
      </w:r>
      <w:r>
        <w:t xml:space="preserve"> of </w:t>
      </w:r>
      <w:r w:rsidR="00387B31">
        <w:rPr>
          <w:i/>
        </w:rPr>
        <w:t>Template</w:t>
      </w:r>
      <w:r>
        <w:rPr>
          <w:i/>
        </w:rPr>
        <w:t>Tail</w:t>
      </w:r>
      <w:r w:rsidRPr="00E77497">
        <w:t>.</w:t>
      </w:r>
    </w:p>
    <w:p w14:paraId="57FE3B1C" w14:textId="77777777" w:rsidR="00BA54D9" w:rsidRDefault="00BA54D9" w:rsidP="00C06040">
      <w:pPr>
        <w:pStyle w:val="Alg4"/>
        <w:numPr>
          <w:ilvl w:val="0"/>
          <w:numId w:val="966"/>
        </w:numPr>
        <w:spacing w:after="220"/>
        <w:contextualSpacing/>
      </w:pPr>
      <w:r>
        <w:t>Else,</w:t>
      </w:r>
    </w:p>
    <w:p w14:paraId="4F2E9503" w14:textId="77777777" w:rsidR="00BA54D9" w:rsidRDefault="00BA54D9" w:rsidP="00C06040">
      <w:pPr>
        <w:pStyle w:val="Alg4"/>
        <w:numPr>
          <w:ilvl w:val="1"/>
          <w:numId w:val="966"/>
        </w:numPr>
        <w:spacing w:after="220"/>
        <w:contextualSpacing/>
      </w:pPr>
      <w:r>
        <w:t xml:space="preserve">Let </w:t>
      </w:r>
      <w:r>
        <w:rPr>
          <w:i/>
        </w:rPr>
        <w:t>tail</w:t>
      </w:r>
      <w:r>
        <w:t xml:space="preserve"> be the </w:t>
      </w:r>
      <w:r w:rsidR="00387B31">
        <w:t>TRV</w:t>
      </w:r>
      <w:r>
        <w:t xml:space="preserve"> of </w:t>
      </w:r>
      <w:r w:rsidR="00387B31">
        <w:rPr>
          <w:i/>
        </w:rPr>
        <w:t>Template</w:t>
      </w:r>
      <w:r>
        <w:rPr>
          <w:i/>
        </w:rPr>
        <w:t>Tail</w:t>
      </w:r>
      <w:r w:rsidRPr="00E77497">
        <w:t>.</w:t>
      </w:r>
    </w:p>
    <w:p w14:paraId="491766E3" w14:textId="77777777" w:rsidR="00495E27" w:rsidRPr="00E77497" w:rsidRDefault="00495E27" w:rsidP="00C06040">
      <w:pPr>
        <w:pStyle w:val="Alg4"/>
        <w:numPr>
          <w:ilvl w:val="0"/>
          <w:numId w:val="966"/>
        </w:numPr>
        <w:spacing w:after="220"/>
        <w:contextualSpacing/>
      </w:pPr>
      <w:r w:rsidRPr="00E77497">
        <w:t xml:space="preserve">Return </w:t>
      </w:r>
      <w:r w:rsidR="00BA54D9">
        <w:t>a List</w:t>
      </w:r>
      <w:r>
        <w:t xml:space="preserve"> </w:t>
      </w:r>
      <w:r w:rsidR="00BA54D9">
        <w:t>containing the</w:t>
      </w:r>
      <w:r>
        <w:t xml:space="preserve"> element</w:t>
      </w:r>
      <w:r w:rsidR="00952839">
        <w:t>s</w:t>
      </w:r>
      <w:r w:rsidR="00BA54D9">
        <w:t xml:space="preserve">, in order, of </w:t>
      </w:r>
      <w:r w:rsidR="00BA54D9">
        <w:rPr>
          <w:i/>
        </w:rPr>
        <w:t>middle</w:t>
      </w:r>
      <w:r>
        <w:t xml:space="preserve"> followed </w:t>
      </w:r>
      <w:r w:rsidR="00BA54D9">
        <w:t xml:space="preserve">by </w:t>
      </w:r>
      <w:r w:rsidRPr="00BA286E">
        <w:rPr>
          <w:i/>
        </w:rPr>
        <w:t>tail</w:t>
      </w:r>
      <w:r w:rsidRPr="00E77497">
        <w:t>.</w:t>
      </w:r>
    </w:p>
    <w:p w14:paraId="21D2E14B" w14:textId="77777777"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14:paraId="3219B105" w14:textId="77777777" w:rsidR="00BA54D9" w:rsidRPr="00495E27" w:rsidRDefault="00BA54D9" w:rsidP="00BA54D9">
      <w:pPr>
        <w:pStyle w:val="Alg4"/>
        <w:numPr>
          <w:ilvl w:val="0"/>
          <w:numId w:val="896"/>
        </w:numPr>
        <w:spacing w:after="220"/>
        <w:contextualSpacing/>
      </w:pPr>
      <w:r>
        <w:t xml:space="preserve">If </w:t>
      </w:r>
      <w:r w:rsidRPr="00BE7BFD">
        <w:rPr>
          <w:i/>
        </w:rPr>
        <w:t>raw</w:t>
      </w:r>
      <w:r>
        <w:t xml:space="preserve"> is </w:t>
      </w:r>
      <w:r w:rsidRPr="00BD058A">
        <w:rPr>
          <w:b/>
          <w:bCs/>
        </w:rPr>
        <w:t>false</w:t>
      </w:r>
      <w:r>
        <w:t>, then</w:t>
      </w:r>
    </w:p>
    <w:p w14:paraId="1EA8DE31" w14:textId="77777777" w:rsidR="00BA54D9" w:rsidRDefault="00BA54D9" w:rsidP="00BA54D9">
      <w:pPr>
        <w:pStyle w:val="Alg4"/>
        <w:numPr>
          <w:ilvl w:val="1"/>
          <w:numId w:val="896"/>
        </w:numPr>
        <w:spacing w:after="220"/>
        <w:contextualSpacing/>
      </w:pPr>
      <w:r>
        <w:t xml:space="preserve">Let </w:t>
      </w:r>
      <w:r>
        <w:rPr>
          <w:i/>
        </w:rPr>
        <w:t>string</w:t>
      </w:r>
      <w:r>
        <w:t xml:space="preserve"> be the </w:t>
      </w:r>
      <w:r w:rsidR="00387B31">
        <w:t>TV</w:t>
      </w:r>
      <w:r>
        <w:t xml:space="preserve"> of </w:t>
      </w:r>
      <w:r w:rsidR="00387B31">
        <w:rPr>
          <w:i/>
        </w:rPr>
        <w:t>Template</w:t>
      </w:r>
      <w:r>
        <w:rPr>
          <w:i/>
        </w:rPr>
        <w:t>Middle</w:t>
      </w:r>
      <w:r w:rsidRPr="00E77497">
        <w:t>.</w:t>
      </w:r>
    </w:p>
    <w:p w14:paraId="4F60BB51" w14:textId="77777777" w:rsidR="00BA54D9" w:rsidRDefault="00BA54D9" w:rsidP="00BA54D9">
      <w:pPr>
        <w:pStyle w:val="Alg4"/>
        <w:numPr>
          <w:ilvl w:val="0"/>
          <w:numId w:val="896"/>
        </w:numPr>
        <w:spacing w:after="220"/>
        <w:contextualSpacing/>
      </w:pPr>
      <w:r>
        <w:t>Else,</w:t>
      </w:r>
    </w:p>
    <w:p w14:paraId="4CFEF122" w14:textId="77777777" w:rsidR="00BA54D9" w:rsidRDefault="00BA54D9" w:rsidP="00BA54D9">
      <w:pPr>
        <w:pStyle w:val="Alg4"/>
        <w:numPr>
          <w:ilvl w:val="1"/>
          <w:numId w:val="896"/>
        </w:numPr>
        <w:spacing w:after="220"/>
        <w:contextualSpacing/>
      </w:pPr>
      <w:r>
        <w:t xml:space="preserve">Let </w:t>
      </w:r>
      <w:r>
        <w:rPr>
          <w:i/>
        </w:rPr>
        <w:t>string</w:t>
      </w:r>
      <w:r>
        <w:t xml:space="preserve"> be the </w:t>
      </w:r>
      <w:r w:rsidR="00387B31">
        <w:t>TRV</w:t>
      </w:r>
      <w:r>
        <w:t xml:space="preserve"> of </w:t>
      </w:r>
      <w:r w:rsidR="00387B31">
        <w:rPr>
          <w:i/>
        </w:rPr>
        <w:t>Template</w:t>
      </w:r>
      <w:r>
        <w:rPr>
          <w:i/>
        </w:rPr>
        <w:t>Middle</w:t>
      </w:r>
      <w:r w:rsidRPr="00E77497">
        <w:t>.</w:t>
      </w:r>
    </w:p>
    <w:p w14:paraId="6B7595F7" w14:textId="77777777" w:rsidR="00495E27" w:rsidRPr="00E77497" w:rsidRDefault="00BA54D9" w:rsidP="00495E27">
      <w:pPr>
        <w:pStyle w:val="Alg4"/>
        <w:numPr>
          <w:ilvl w:val="0"/>
          <w:numId w:val="896"/>
        </w:numPr>
        <w:spacing w:after="220"/>
        <w:contextualSpacing/>
      </w:pPr>
      <w:r w:rsidRPr="00E77497">
        <w:t xml:space="preserve">Return </w:t>
      </w:r>
      <w:r>
        <w:t xml:space="preserve">a List containing the single element, </w:t>
      </w:r>
      <w:r w:rsidRPr="00495E27">
        <w:rPr>
          <w:i/>
        </w:rPr>
        <w:t>string</w:t>
      </w:r>
      <w:r w:rsidRPr="00E77497">
        <w:t>.</w:t>
      </w:r>
    </w:p>
    <w:p w14:paraId="19072529" w14:textId="77777777"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Pr>
          <w:b/>
        </w:rPr>
        <w:t xml:space="preserve"> </w:t>
      </w:r>
      <w:r>
        <w:rPr>
          <w:rStyle w:val="bnf"/>
        </w:rPr>
        <w:t>Template</w:t>
      </w:r>
      <w:r w:rsidR="00495E27">
        <w:rPr>
          <w:rStyle w:val="bnf"/>
        </w:rPr>
        <w:t>MiddleList</w:t>
      </w:r>
      <w:r w:rsidR="00495E27" w:rsidRPr="00E77497">
        <w:rPr>
          <w:i/>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14:paraId="42295642" w14:textId="77777777" w:rsidR="00BE7BFD" w:rsidRDefault="00BE7BFD" w:rsidP="00BE7BFD">
      <w:pPr>
        <w:pStyle w:val="Alg4"/>
        <w:numPr>
          <w:ilvl w:val="0"/>
          <w:numId w:val="897"/>
        </w:numPr>
        <w:spacing w:after="220"/>
        <w:contextualSpacing/>
      </w:pPr>
      <w:r>
        <w:t xml:space="preserve">Let </w:t>
      </w:r>
      <w:r>
        <w:rPr>
          <w:i/>
        </w:rPr>
        <w:t>front</w:t>
      </w:r>
      <w:r>
        <w:t xml:space="preserve"> be </w:t>
      </w:r>
      <w:r w:rsidR="000B1F1B">
        <w:t>TemplateStrings</w:t>
      </w:r>
      <w:r>
        <w:t xml:space="preserve"> of </w:t>
      </w:r>
      <w:r w:rsidR="00387B31">
        <w:rPr>
          <w:i/>
        </w:rPr>
        <w:t>Template</w:t>
      </w:r>
      <w:r>
        <w:rPr>
          <w:i/>
        </w:rPr>
        <w:t xml:space="preserve">MiddleList </w:t>
      </w:r>
      <w:r>
        <w:t xml:space="preserve">with argument </w:t>
      </w:r>
      <w:r w:rsidRPr="00BA54D9">
        <w:rPr>
          <w:i/>
        </w:rPr>
        <w:t>raw</w:t>
      </w:r>
      <w:r>
        <w:t>.</w:t>
      </w:r>
    </w:p>
    <w:p w14:paraId="46DEFCF0" w14:textId="77777777" w:rsidR="00BE7BFD" w:rsidRPr="00495E27" w:rsidRDefault="00BE7BFD" w:rsidP="00BE7BFD">
      <w:pPr>
        <w:pStyle w:val="Alg4"/>
        <w:numPr>
          <w:ilvl w:val="0"/>
          <w:numId w:val="897"/>
        </w:numPr>
        <w:spacing w:after="220"/>
        <w:contextualSpacing/>
      </w:pPr>
      <w:r>
        <w:t xml:space="preserve">If </w:t>
      </w:r>
      <w:r w:rsidRPr="00BE7BFD">
        <w:rPr>
          <w:i/>
        </w:rPr>
        <w:t>raw</w:t>
      </w:r>
      <w:r>
        <w:t xml:space="preserve"> is </w:t>
      </w:r>
      <w:r w:rsidRPr="00BD058A">
        <w:rPr>
          <w:b/>
          <w:bCs/>
        </w:rPr>
        <w:t>false</w:t>
      </w:r>
      <w:r>
        <w:t>, then</w:t>
      </w:r>
    </w:p>
    <w:p w14:paraId="739A70A8" w14:textId="77777777" w:rsidR="00BE7BFD" w:rsidRDefault="00BE7BFD" w:rsidP="00BE7BFD">
      <w:pPr>
        <w:pStyle w:val="Alg4"/>
        <w:numPr>
          <w:ilvl w:val="1"/>
          <w:numId w:val="897"/>
        </w:numPr>
        <w:spacing w:after="220"/>
        <w:contextualSpacing/>
      </w:pPr>
      <w:r>
        <w:t xml:space="preserve">Let </w:t>
      </w:r>
      <w:r>
        <w:rPr>
          <w:i/>
        </w:rPr>
        <w:t>last</w:t>
      </w:r>
      <w:r>
        <w:t xml:space="preserve"> be the </w:t>
      </w:r>
      <w:r w:rsidR="00387B31">
        <w:t>TV</w:t>
      </w:r>
      <w:r>
        <w:t xml:space="preserve"> of </w:t>
      </w:r>
      <w:r w:rsidR="00387B31">
        <w:rPr>
          <w:i/>
        </w:rPr>
        <w:t>Template</w:t>
      </w:r>
      <w:r>
        <w:rPr>
          <w:i/>
        </w:rPr>
        <w:t>Middle</w:t>
      </w:r>
      <w:r w:rsidRPr="00E77497">
        <w:t>.</w:t>
      </w:r>
    </w:p>
    <w:p w14:paraId="06E0C556" w14:textId="77777777" w:rsidR="00BE7BFD" w:rsidRDefault="00BE7BFD" w:rsidP="00BE7BFD">
      <w:pPr>
        <w:pStyle w:val="Alg4"/>
        <w:numPr>
          <w:ilvl w:val="0"/>
          <w:numId w:val="897"/>
        </w:numPr>
        <w:spacing w:after="220"/>
        <w:contextualSpacing/>
      </w:pPr>
      <w:r>
        <w:t>Else,</w:t>
      </w:r>
    </w:p>
    <w:p w14:paraId="77FF21B8" w14:textId="77777777" w:rsidR="00BE7BFD" w:rsidRDefault="00BE7BFD" w:rsidP="00BE7BFD">
      <w:pPr>
        <w:pStyle w:val="Alg4"/>
        <w:numPr>
          <w:ilvl w:val="1"/>
          <w:numId w:val="897"/>
        </w:numPr>
        <w:spacing w:after="220"/>
        <w:contextualSpacing/>
      </w:pPr>
      <w:r>
        <w:t xml:space="preserve">Let </w:t>
      </w:r>
      <w:r>
        <w:rPr>
          <w:i/>
        </w:rPr>
        <w:t>last</w:t>
      </w:r>
      <w:r>
        <w:t xml:space="preserve"> be the </w:t>
      </w:r>
      <w:r w:rsidR="00387B31">
        <w:t>TRV</w:t>
      </w:r>
      <w:r>
        <w:t xml:space="preserve"> of </w:t>
      </w:r>
      <w:r w:rsidR="00387B31">
        <w:rPr>
          <w:i/>
        </w:rPr>
        <w:t>Template</w:t>
      </w:r>
      <w:r>
        <w:rPr>
          <w:i/>
        </w:rPr>
        <w:t>Middle</w:t>
      </w:r>
      <w:r w:rsidRPr="00E77497">
        <w:t>.</w:t>
      </w:r>
    </w:p>
    <w:p w14:paraId="11BD99DD" w14:textId="77777777" w:rsidR="00BE7BFD" w:rsidRDefault="00BE7BFD" w:rsidP="00495E27">
      <w:pPr>
        <w:pStyle w:val="Alg4"/>
        <w:numPr>
          <w:ilvl w:val="0"/>
          <w:numId w:val="897"/>
        </w:numPr>
        <w:spacing w:after="220"/>
        <w:contextualSpacing/>
      </w:pPr>
      <w:r>
        <w:t xml:space="preserve">Append </w:t>
      </w:r>
      <w:r w:rsidRPr="002A7322">
        <w:rPr>
          <w:i/>
        </w:rPr>
        <w:t>last</w:t>
      </w:r>
      <w:r>
        <w:t xml:space="preserve"> as the last elem</w:t>
      </w:r>
      <w:r w:rsidR="005947D8">
        <w:t>e</w:t>
      </w:r>
      <w:r>
        <w:t xml:space="preserve">nt of the List </w:t>
      </w:r>
      <w:r w:rsidRPr="002A7322">
        <w:rPr>
          <w:i/>
        </w:rPr>
        <w:t>front</w:t>
      </w:r>
      <w:r>
        <w:t>.</w:t>
      </w:r>
    </w:p>
    <w:p w14:paraId="31C47D3E" w14:textId="77777777" w:rsidR="00495E27" w:rsidRPr="00E77497" w:rsidRDefault="00495E27" w:rsidP="00495E27">
      <w:pPr>
        <w:pStyle w:val="Alg4"/>
        <w:numPr>
          <w:ilvl w:val="0"/>
          <w:numId w:val="897"/>
        </w:numPr>
        <w:spacing w:after="220"/>
        <w:contextualSpacing/>
      </w:pPr>
      <w:r w:rsidRPr="00E77497">
        <w:t xml:space="preserve">Return </w:t>
      </w:r>
      <w:r w:rsidR="002A7322">
        <w:rPr>
          <w:i/>
        </w:rPr>
        <w:t>front</w:t>
      </w:r>
      <w:r w:rsidRPr="00E77497">
        <w:t>.</w:t>
      </w:r>
    </w:p>
    <w:p w14:paraId="5A0571B6" w14:textId="77777777" w:rsidR="00495E27" w:rsidRPr="00BF5AD1" w:rsidRDefault="00495E27" w:rsidP="006A78DC">
      <w:pPr>
        <w:pStyle w:val="40"/>
      </w:pPr>
      <w:r>
        <w:t>Runtime</w:t>
      </w:r>
      <w:r w:rsidRPr="00BF5AD1">
        <w:t xml:space="preserve"> Semantics</w:t>
      </w:r>
    </w:p>
    <w:p w14:paraId="1DE84A2E" w14:textId="77777777" w:rsidR="00CA6975" w:rsidRDefault="00CA6975" w:rsidP="006A78DC">
      <w:pPr>
        <w:pStyle w:val="51"/>
        <w:rPr>
          <w:ins w:id="4056" w:author="Rev 19 Allen Wirfs-Brock" w:date="2013-09-12T10:41:00Z"/>
        </w:rPr>
      </w:pPr>
      <w:bookmarkStart w:id="4057" w:name="_Ref366745974"/>
      <w:r w:rsidRPr="00E77497">
        <w:rPr>
          <w:rFonts w:ascii="Helvetica" w:hAnsi="Helvetica"/>
        </w:rPr>
        <w:t xml:space="preserve">Runtime Semantics: </w:t>
      </w:r>
      <w:r w:rsidRPr="004C2A25">
        <w:t>ArgumentListEvaluation</w:t>
      </w:r>
      <w:bookmarkEnd w:id="4057"/>
    </w:p>
    <w:p w14:paraId="7372923C" w14:textId="77777777" w:rsidR="00CA2DE9" w:rsidRPr="006A78DC" w:rsidRDefault="00CA2DE9" w:rsidP="006A78DC">
      <w:ins w:id="4058" w:author="Rev 19 Allen Wirfs-Brock" w:date="2013-09-12T10:42:00Z">
        <w:r>
          <w:t xml:space="preserve">See also: </w:t>
        </w:r>
      </w:ins>
      <w:ins w:id="4059" w:author="Rev 19 Allen Wirfs-Brock" w:date="2013-09-12T10:43:00Z">
        <w:r>
          <w:fldChar w:fldCharType="begin"/>
        </w:r>
        <w:r>
          <w:instrText xml:space="preserve"> REF _Ref366745926 \r \h </w:instrText>
        </w:r>
      </w:ins>
      <w:r>
        <w:fldChar w:fldCharType="separate"/>
      </w:r>
      <w:ins w:id="4060" w:author="Rev 19 Allen Wirfs-Brock" w:date="2013-09-27T13:21:00Z">
        <w:r w:rsidR="00D433E8">
          <w:t>12.2.6.1</w:t>
        </w:r>
      </w:ins>
      <w:ins w:id="4061" w:author="Rev 19 Allen Wirfs-Brock" w:date="2013-09-12T10:43:00Z">
        <w:r>
          <w:fldChar w:fldCharType="end"/>
        </w:r>
      </w:ins>
    </w:p>
    <w:p w14:paraId="0D610B99" w14:textId="77777777" w:rsidR="00BD589D" w:rsidRPr="00E77497" w:rsidRDefault="00387B31" w:rsidP="00BD589D">
      <w:r>
        <w:rPr>
          <w:rStyle w:val="bnf"/>
        </w:rPr>
        <w:t>Template</w:t>
      </w:r>
      <w:r w:rsidR="00BD589D">
        <w:rPr>
          <w:rStyle w:val="bnf"/>
        </w:rPr>
        <w:t>Literal</w:t>
      </w:r>
      <w:r w:rsidR="00BD589D" w:rsidRPr="00E77497">
        <w:t xml:space="preserve"> </w:t>
      </w:r>
      <w:r w:rsidR="00BD589D" w:rsidRPr="00E77497">
        <w:rPr>
          <w:b/>
        </w:rPr>
        <w:t>:</w:t>
      </w:r>
      <w:r w:rsidR="00BD589D" w:rsidRPr="00E77497">
        <w:rPr>
          <w:i/>
        </w:rPr>
        <w:t xml:space="preserve"> </w:t>
      </w:r>
      <w:r>
        <w:rPr>
          <w:rStyle w:val="bnf"/>
        </w:rPr>
        <w:t>NoSubstitutionTemplate</w:t>
      </w:r>
      <w:r w:rsidR="00BD589D" w:rsidRPr="00E77497">
        <w:t xml:space="preserve"> </w:t>
      </w:r>
    </w:p>
    <w:p w14:paraId="5F06B38A" w14:textId="77777777" w:rsidR="00BD589D" w:rsidRDefault="00A0196C" w:rsidP="00BD589D">
      <w:pPr>
        <w:pStyle w:val="Alg4"/>
        <w:numPr>
          <w:ilvl w:val="0"/>
          <w:numId w:val="58"/>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14:paraId="1F228F80" w14:textId="77777777" w:rsidR="00BD589D" w:rsidRPr="00E77497" w:rsidRDefault="00BD589D" w:rsidP="00BD589D">
      <w:pPr>
        <w:pStyle w:val="Alg4"/>
        <w:numPr>
          <w:ilvl w:val="0"/>
          <w:numId w:val="58"/>
        </w:numPr>
        <w:spacing w:after="220"/>
        <w:contextualSpacing/>
      </w:pPr>
      <w:r w:rsidRPr="00E77497">
        <w:t xml:space="preserve">Return </w:t>
      </w:r>
      <w:r>
        <w:t xml:space="preserve">a List containing the </w:t>
      </w:r>
      <w:r w:rsidR="003D07DC">
        <w:t xml:space="preserve">one element which is </w:t>
      </w:r>
      <w:r w:rsidR="003D07DC" w:rsidRPr="004C2A25">
        <w:rPr>
          <w:i/>
        </w:rPr>
        <w:t>siteObj</w:t>
      </w:r>
      <w:r w:rsidRPr="00E77497">
        <w:t>.</w:t>
      </w:r>
    </w:p>
    <w:p w14:paraId="0BE7D73A" w14:textId="77777777" w:rsidR="00E66894" w:rsidRPr="00BA286E" w:rsidRDefault="00387B31" w:rsidP="00E66894">
      <w:pPr>
        <w:rPr>
          <w:rFonts w:ascii="Times New Roman" w:hAnsi="Times New Roman"/>
        </w:rPr>
      </w:pPr>
      <w:r>
        <w:rPr>
          <w:rStyle w:val="bnf"/>
        </w:rPr>
        <w:t>Template</w:t>
      </w:r>
      <w:r w:rsidR="00E66894">
        <w:rPr>
          <w:rStyle w:val="bnf"/>
        </w:rPr>
        <w:t>Literal</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sidRPr="00BA286E">
        <w:rPr>
          <w:rFonts w:ascii="Times New Roman" w:hAnsi="Times New Roman"/>
          <w:i/>
        </w:rPr>
        <w:t>Head</w:t>
      </w:r>
      <w:r w:rsidR="00E66894">
        <w:rPr>
          <w:rFonts w:ascii="Times New Roman" w:hAnsi="Times New Roman"/>
          <w:i/>
        </w:rPr>
        <w:t xml:space="preserve"> Expression </w:t>
      </w:r>
      <w:r w:rsidR="00E66894">
        <w:rPr>
          <w:rFonts w:ascii="Times New Roman" w:hAnsi="Times New Roman"/>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B215F8">
        <w:rPr>
          <w:rFonts w:ascii="Times New Roman" w:hAnsi="Times New Roman"/>
          <w:i/>
        </w:rPr>
        <w:t>Spans</w:t>
      </w:r>
    </w:p>
    <w:p w14:paraId="5838889C" w14:textId="77777777" w:rsidR="00E66894" w:rsidRDefault="00E66894" w:rsidP="00E66894">
      <w:pPr>
        <w:pStyle w:val="Alg4"/>
        <w:numPr>
          <w:ilvl w:val="0"/>
          <w:numId w:val="905"/>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14:paraId="0BDDBFE3" w14:textId="77777777" w:rsidR="00E66894" w:rsidRDefault="00E66894" w:rsidP="00E66894">
      <w:pPr>
        <w:pStyle w:val="Alg4"/>
        <w:numPr>
          <w:ilvl w:val="0"/>
          <w:numId w:val="905"/>
        </w:numPr>
        <w:spacing w:after="220"/>
        <w:contextualSpacing/>
      </w:pPr>
      <w:r>
        <w:t xml:space="preserve">Let </w:t>
      </w:r>
      <w:r w:rsidRPr="009B3535">
        <w:rPr>
          <w:i/>
        </w:rPr>
        <w:t>firstSub</w:t>
      </w:r>
      <w:r>
        <w:t xml:space="preserve"> be the result of  evaluating </w:t>
      </w:r>
      <w:r w:rsidRPr="009B3535">
        <w:rPr>
          <w:i/>
        </w:rPr>
        <w:t>Expression</w:t>
      </w:r>
      <w:r>
        <w:t xml:space="preserve">. </w:t>
      </w:r>
    </w:p>
    <w:p w14:paraId="55171A91" w14:textId="77777777" w:rsidR="00E66894" w:rsidRDefault="00E66894" w:rsidP="00E66894">
      <w:pPr>
        <w:pStyle w:val="Alg4"/>
        <w:numPr>
          <w:ilvl w:val="0"/>
          <w:numId w:val="905"/>
        </w:numPr>
        <w:spacing w:after="220"/>
        <w:contextualSpacing/>
      </w:pPr>
      <w:r>
        <w:t>ReturnIfAbrupt(</w:t>
      </w:r>
      <w:r w:rsidRPr="00CD1FDB">
        <w:rPr>
          <w:i/>
        </w:rPr>
        <w:t>firstSub</w:t>
      </w:r>
      <w:r>
        <w:t>).</w:t>
      </w:r>
    </w:p>
    <w:p w14:paraId="726301DE" w14:textId="77777777" w:rsidR="00E66894" w:rsidRDefault="00E66894" w:rsidP="00E66894">
      <w:pPr>
        <w:pStyle w:val="Alg4"/>
        <w:numPr>
          <w:ilvl w:val="0"/>
          <w:numId w:val="905"/>
        </w:numPr>
        <w:spacing w:after="220"/>
        <w:contextualSpacing/>
      </w:pPr>
      <w:r>
        <w:t xml:space="preserve">Let </w:t>
      </w:r>
      <w:r w:rsidRPr="009B3535">
        <w:rPr>
          <w:i/>
        </w:rPr>
        <w:t>restSub</w:t>
      </w:r>
      <w:r>
        <w:t xml:space="preserve"> be SubstitutionEvaluation of </w:t>
      </w:r>
      <w:r w:rsidR="00387B31">
        <w:rPr>
          <w:i/>
        </w:rPr>
        <w:t>Template</w:t>
      </w:r>
      <w:r w:rsidR="00B215F8">
        <w:rPr>
          <w:i/>
        </w:rPr>
        <w:t>Spans</w:t>
      </w:r>
      <w:r>
        <w:t>.</w:t>
      </w:r>
    </w:p>
    <w:p w14:paraId="5B4B8FA4" w14:textId="77777777" w:rsidR="00E66894" w:rsidRDefault="00E66894" w:rsidP="00E66894">
      <w:pPr>
        <w:pStyle w:val="Alg4"/>
        <w:numPr>
          <w:ilvl w:val="0"/>
          <w:numId w:val="905"/>
        </w:numPr>
        <w:spacing w:after="220"/>
        <w:contextualSpacing/>
      </w:pPr>
      <w:r>
        <w:t>ReturnIfAbrupt(</w:t>
      </w:r>
      <w:r w:rsidRPr="00CD1FDB">
        <w:rPr>
          <w:i/>
        </w:rPr>
        <w:t>restSub</w:t>
      </w:r>
      <w:r>
        <w:t>).</w:t>
      </w:r>
    </w:p>
    <w:p w14:paraId="7CD2794A" w14:textId="77777777" w:rsidR="00E66894" w:rsidRDefault="00E66894" w:rsidP="00E66894">
      <w:pPr>
        <w:pStyle w:val="Alg4"/>
        <w:numPr>
          <w:ilvl w:val="0"/>
          <w:numId w:val="905"/>
        </w:numPr>
        <w:spacing w:after="220"/>
        <w:contextualSpacing/>
      </w:pPr>
      <w:r>
        <w:t>Assert</w:t>
      </w:r>
      <w:del w:id="4062" w:author="Rev 19 Allen Wirfs-Brock" w:date="2013-09-27T10:41:00Z">
        <w:r w:rsidDel="00C36B1B">
          <w:delText xml:space="preserve">, </w:delText>
        </w:r>
      </w:del>
      <w:ins w:id="4063" w:author="Rev 19 Allen Wirfs-Brock" w:date="2013-09-27T10:41:00Z">
        <w:r w:rsidR="00C36B1B">
          <w:t xml:space="preserve">: </w:t>
        </w:r>
      </w:ins>
      <w:r w:rsidRPr="009B3535">
        <w:rPr>
          <w:i/>
        </w:rPr>
        <w:t>restSub</w:t>
      </w:r>
      <w:r>
        <w:t xml:space="preserve"> is a List.</w:t>
      </w:r>
    </w:p>
    <w:p w14:paraId="31840F9C" w14:textId="77777777" w:rsidR="00E66894" w:rsidRPr="00E77497" w:rsidRDefault="00E66894" w:rsidP="00E66894">
      <w:pPr>
        <w:pStyle w:val="Alg4"/>
        <w:numPr>
          <w:ilvl w:val="0"/>
          <w:numId w:val="905"/>
        </w:numPr>
        <w:spacing w:after="220"/>
        <w:contextualSpacing/>
      </w:pPr>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p>
    <w:p w14:paraId="325793BD" w14:textId="77777777" w:rsidR="000612CE" w:rsidRDefault="000612CE" w:rsidP="006A78DC">
      <w:pPr>
        <w:pStyle w:val="51"/>
      </w:pPr>
      <w:r w:rsidRPr="00E77497">
        <w:t xml:space="preserve">Runtime Semantics: </w:t>
      </w:r>
      <w:r w:rsidRPr="000612CE">
        <w:t xml:space="preserve">GetTemplateCallSite </w:t>
      </w:r>
      <w:del w:id="4064" w:author="Rev 19 Allen Wirfs-Brock" w:date="2013-09-12T10:44:00Z">
        <w:r w:rsidDel="00CA2DE9">
          <w:delText>Abstract Operation</w:delText>
        </w:r>
      </w:del>
    </w:p>
    <w:p w14:paraId="64CB78BF" w14:textId="77777777" w:rsidR="007B578E" w:rsidRDefault="007B578E" w:rsidP="007B578E">
      <w:r>
        <w:t xml:space="preserve">The abstract operation </w:t>
      </w:r>
      <w:r w:rsidR="00A0196C" w:rsidRPr="00A0196C">
        <w:rPr>
          <w:rFonts w:ascii="Times New Roman" w:hAnsi="Times New Roman"/>
        </w:rPr>
        <w:t>Get</w:t>
      </w:r>
      <w:r w:rsidR="00387B31">
        <w:rPr>
          <w:rFonts w:ascii="Times New Roman" w:hAnsi="Times New Roman"/>
        </w:rPr>
        <w:t>Template</w:t>
      </w:r>
      <w:r w:rsidR="00A0196C" w:rsidRPr="00A0196C">
        <w:rPr>
          <w:rFonts w:ascii="Times New Roman" w:hAnsi="Times New Roman"/>
        </w:rPr>
        <w:t xml:space="preserve">CallSite </w:t>
      </w:r>
      <w:r w:rsidR="00286A19">
        <w:t>is called with a</w:t>
      </w:r>
      <w:r>
        <w:t xml:space="preserve"> grammar production, </w:t>
      </w:r>
      <w:r w:rsidR="000B1F1B">
        <w:rPr>
          <w:rFonts w:ascii="Times New Roman" w:hAnsi="Times New Roman"/>
          <w:i/>
        </w:rPr>
        <w:t>template</w:t>
      </w:r>
      <w:r w:rsidRPr="007B578E">
        <w:rPr>
          <w:rFonts w:ascii="Times New Roman" w:hAnsi="Times New Roman"/>
          <w:i/>
        </w:rPr>
        <w:t>Literal</w:t>
      </w:r>
      <w:r>
        <w:t>, as an argument. It performs the following steps:</w:t>
      </w:r>
    </w:p>
    <w:p w14:paraId="6CE43557" w14:textId="77777777" w:rsidR="00272958" w:rsidRDefault="00D3135B" w:rsidP="00272958">
      <w:pPr>
        <w:pStyle w:val="Alg4"/>
        <w:numPr>
          <w:ilvl w:val="0"/>
          <w:numId w:val="901"/>
        </w:numPr>
        <w:spacing w:after="220"/>
        <w:contextualSpacing/>
      </w:pPr>
      <w:r>
        <w:t xml:space="preserve">If a call site object for the source code corresponding to </w:t>
      </w:r>
      <w:r w:rsidR="000B1F1B">
        <w:rPr>
          <w:i/>
        </w:rPr>
        <w:t>template</w:t>
      </w:r>
      <w:r w:rsidRPr="00961F07">
        <w:rPr>
          <w:i/>
        </w:rPr>
        <w:t>Literal</w:t>
      </w:r>
      <w:r>
        <w:t xml:space="preserve"> has already been created by a previous call to this abstract operation, then</w:t>
      </w:r>
    </w:p>
    <w:p w14:paraId="09DF3169" w14:textId="77777777" w:rsidR="00D3135B" w:rsidRDefault="00272958" w:rsidP="002D19A8">
      <w:pPr>
        <w:pStyle w:val="Alg4"/>
        <w:numPr>
          <w:ilvl w:val="1"/>
          <w:numId w:val="901"/>
        </w:numPr>
        <w:spacing w:after="220"/>
        <w:contextualSpacing/>
      </w:pPr>
      <w:r>
        <w:t>R</w:t>
      </w:r>
      <w:r w:rsidR="00D3135B">
        <w:t>eturn that call site object.</w:t>
      </w:r>
    </w:p>
    <w:p w14:paraId="527744B6" w14:textId="77777777" w:rsidR="007B578E" w:rsidRDefault="007B578E" w:rsidP="00961F07">
      <w:pPr>
        <w:pStyle w:val="Alg4"/>
        <w:numPr>
          <w:ilvl w:val="0"/>
          <w:numId w:val="901"/>
        </w:numPr>
        <w:spacing w:after="220"/>
        <w:contextualSpacing/>
      </w:pPr>
      <w:r>
        <w:t xml:space="preserve">Let </w:t>
      </w:r>
      <w:r w:rsidRPr="00961F07">
        <w:rPr>
          <w:i/>
        </w:rPr>
        <w:t>cookedStrings</w:t>
      </w:r>
      <w:r>
        <w:t xml:space="preserve"> be </w:t>
      </w:r>
      <w:r w:rsidR="000B1F1B">
        <w:t>TemplateStrings</w:t>
      </w:r>
      <w:r>
        <w:t xml:space="preserve"> of </w:t>
      </w:r>
      <w:r w:rsidR="000B1F1B">
        <w:rPr>
          <w:i/>
        </w:rPr>
        <w:t>template</w:t>
      </w:r>
      <w:r w:rsidRPr="00961F07">
        <w:rPr>
          <w:i/>
        </w:rPr>
        <w:t>Literal</w:t>
      </w:r>
      <w:r>
        <w:t xml:space="preserve"> with argument </w:t>
      </w:r>
      <w:r w:rsidRPr="00961F07">
        <w:rPr>
          <w:b/>
        </w:rPr>
        <w:t>false</w:t>
      </w:r>
      <w:r>
        <w:t xml:space="preserve">. </w:t>
      </w:r>
    </w:p>
    <w:p w14:paraId="4493E377" w14:textId="77777777" w:rsidR="007B578E" w:rsidRDefault="007B578E" w:rsidP="00961F07">
      <w:pPr>
        <w:pStyle w:val="Alg4"/>
        <w:numPr>
          <w:ilvl w:val="0"/>
          <w:numId w:val="901"/>
        </w:numPr>
        <w:spacing w:after="220"/>
        <w:contextualSpacing/>
      </w:pPr>
      <w:r>
        <w:t xml:space="preserve">Let </w:t>
      </w:r>
      <w:r>
        <w:rPr>
          <w:i/>
        </w:rPr>
        <w:t>raw</w:t>
      </w:r>
      <w:r w:rsidRPr="00887FC2">
        <w:rPr>
          <w:i/>
        </w:rPr>
        <w:t>Strings</w:t>
      </w:r>
      <w:r>
        <w:t xml:space="preserve"> be </w:t>
      </w:r>
      <w:r w:rsidR="000B1F1B">
        <w:t>TemplateStrings</w:t>
      </w:r>
      <w:r>
        <w:t xml:space="preserve"> of </w:t>
      </w:r>
      <w:r w:rsidR="000B1F1B">
        <w:rPr>
          <w:i/>
        </w:rPr>
        <w:t>template</w:t>
      </w:r>
      <w:r w:rsidRPr="00887FC2">
        <w:rPr>
          <w:i/>
        </w:rPr>
        <w:t>Literal</w:t>
      </w:r>
      <w:r>
        <w:t xml:space="preserve"> with argument </w:t>
      </w:r>
      <w:r>
        <w:rPr>
          <w:b/>
        </w:rPr>
        <w:t>true</w:t>
      </w:r>
      <w:r>
        <w:t>.</w:t>
      </w:r>
    </w:p>
    <w:p w14:paraId="788A34E7" w14:textId="77777777" w:rsidR="007B578E" w:rsidRDefault="007B578E" w:rsidP="00961F07">
      <w:pPr>
        <w:pStyle w:val="Alg4"/>
        <w:numPr>
          <w:ilvl w:val="0"/>
          <w:numId w:val="901"/>
        </w:numPr>
        <w:spacing w:after="220"/>
        <w:contextualSpacing/>
      </w:pPr>
      <w:r>
        <w:t xml:space="preserve">Let </w:t>
      </w:r>
      <w:r w:rsidRPr="00961F07">
        <w:rPr>
          <w:i/>
        </w:rPr>
        <w:t>count</w:t>
      </w:r>
      <w:r>
        <w:t xml:space="preserve"> be the number of elements in the List </w:t>
      </w:r>
      <w:r w:rsidRPr="00961F07">
        <w:rPr>
          <w:i/>
        </w:rPr>
        <w:t>cookedStrings</w:t>
      </w:r>
      <w:r>
        <w:t>.</w:t>
      </w:r>
    </w:p>
    <w:p w14:paraId="691C789A" w14:textId="77777777" w:rsidR="007B578E" w:rsidRDefault="007B578E" w:rsidP="00961F07">
      <w:pPr>
        <w:pStyle w:val="Alg4"/>
        <w:numPr>
          <w:ilvl w:val="0"/>
          <w:numId w:val="901"/>
        </w:numPr>
        <w:spacing w:after="220"/>
        <w:contextualSpacing/>
      </w:pPr>
      <w:r>
        <w:t xml:space="preserve">Let </w:t>
      </w:r>
      <w:r w:rsidRPr="00CD1FDB">
        <w:rPr>
          <w:i/>
        </w:rPr>
        <w:t>siteObj</w:t>
      </w:r>
      <w:r>
        <w:t xml:space="preserve"> be the result of the abstract operation ArrayCreate with argument </w:t>
      </w:r>
      <w:r w:rsidRPr="00961F07">
        <w:rPr>
          <w:i/>
        </w:rPr>
        <w:t>count</w:t>
      </w:r>
      <w:r>
        <w:t>.</w:t>
      </w:r>
    </w:p>
    <w:p w14:paraId="044BA15D" w14:textId="77777777" w:rsidR="007B578E" w:rsidRDefault="007B578E" w:rsidP="00961F07">
      <w:pPr>
        <w:pStyle w:val="Alg4"/>
        <w:numPr>
          <w:ilvl w:val="0"/>
          <w:numId w:val="901"/>
        </w:numPr>
        <w:spacing w:after="220"/>
        <w:contextualSpacing/>
      </w:pPr>
      <w:r>
        <w:t xml:space="preserve">Let </w:t>
      </w:r>
      <w:r>
        <w:rPr>
          <w:i/>
        </w:rPr>
        <w:t>raw</w:t>
      </w:r>
      <w:r w:rsidRPr="00CD1FDB">
        <w:rPr>
          <w:i/>
        </w:rPr>
        <w:t>Obj</w:t>
      </w:r>
      <w:r>
        <w:t xml:space="preserve"> be the result of the abstract operation ArrayCreate with argument </w:t>
      </w:r>
      <w:r w:rsidR="00C02D3F" w:rsidRPr="00887FC2">
        <w:rPr>
          <w:i/>
        </w:rPr>
        <w:t>count</w:t>
      </w:r>
      <w:r>
        <w:t>.</w:t>
      </w:r>
    </w:p>
    <w:p w14:paraId="647A1219" w14:textId="77777777" w:rsidR="00C02D3F" w:rsidRDefault="00C02D3F" w:rsidP="00961F07">
      <w:pPr>
        <w:pStyle w:val="Alg4"/>
        <w:numPr>
          <w:ilvl w:val="0"/>
          <w:numId w:val="901"/>
        </w:numPr>
        <w:spacing w:after="220"/>
        <w:contextualSpacing/>
      </w:pPr>
      <w:r>
        <w:t xml:space="preserve">Let </w:t>
      </w:r>
      <w:r w:rsidRPr="0053000C">
        <w:rPr>
          <w:i/>
        </w:rPr>
        <w:t>index</w:t>
      </w:r>
      <w:r>
        <w:t xml:space="preserve"> be 0.</w:t>
      </w:r>
    </w:p>
    <w:p w14:paraId="3A153474" w14:textId="77777777" w:rsidR="00C02D3F" w:rsidRDefault="00C02D3F" w:rsidP="00961F07">
      <w:pPr>
        <w:pStyle w:val="Alg4"/>
        <w:numPr>
          <w:ilvl w:val="0"/>
          <w:numId w:val="901"/>
        </w:numPr>
        <w:spacing w:after="220"/>
        <w:contextualSpacing/>
      </w:pPr>
      <w:r>
        <w:t xml:space="preserve">Repeat while </w:t>
      </w:r>
      <w:r w:rsidRPr="00961F07">
        <w:rPr>
          <w:i/>
        </w:rPr>
        <w:t>index</w:t>
      </w:r>
      <w:r>
        <w:t xml:space="preserve"> &lt; </w:t>
      </w:r>
      <w:r w:rsidRPr="00961F07">
        <w:rPr>
          <w:i/>
        </w:rPr>
        <w:t>count</w:t>
      </w:r>
    </w:p>
    <w:p w14:paraId="5A8A2B25" w14:textId="77777777" w:rsidR="00C02D3F" w:rsidRDefault="00C02D3F" w:rsidP="00C02D3F">
      <w:pPr>
        <w:pStyle w:val="Alg4"/>
        <w:numPr>
          <w:ilvl w:val="1"/>
          <w:numId w:val="901"/>
        </w:numPr>
        <w:spacing w:after="220"/>
        <w:contextualSpacing/>
      </w:pPr>
      <w:r>
        <w:t xml:space="preserve">Let </w:t>
      </w:r>
      <w:r w:rsidRPr="00961F07">
        <w:rPr>
          <w:i/>
        </w:rPr>
        <w:t>prop</w:t>
      </w:r>
      <w:r>
        <w:t xml:space="preserve"> be ToString(</w:t>
      </w:r>
      <w:r w:rsidRPr="00961F07">
        <w:rPr>
          <w:i/>
        </w:rPr>
        <w:t>index</w:t>
      </w:r>
      <w:r>
        <w:t>).</w:t>
      </w:r>
    </w:p>
    <w:p w14:paraId="01A5FE97" w14:textId="77777777" w:rsidR="00C02D3F" w:rsidRDefault="00C02D3F" w:rsidP="00C02D3F">
      <w:pPr>
        <w:pStyle w:val="Alg4"/>
        <w:numPr>
          <w:ilvl w:val="1"/>
          <w:numId w:val="901"/>
        </w:numPr>
        <w:spacing w:after="220"/>
        <w:contextualSpacing/>
      </w:pPr>
      <w:r>
        <w:t xml:space="preserve">Let </w:t>
      </w:r>
      <w:r w:rsidRPr="00961F07">
        <w:rPr>
          <w:i/>
        </w:rPr>
        <w:t>cookedValue</w:t>
      </w:r>
      <w:r>
        <w:t xml:space="preserve"> be the string value at 0-based position </w:t>
      </w:r>
      <w:r w:rsidRPr="00961F07">
        <w:rPr>
          <w:i/>
        </w:rPr>
        <w:t>index</w:t>
      </w:r>
      <w:r>
        <w:t xml:space="preserve"> of the List </w:t>
      </w:r>
      <w:r w:rsidRPr="00961F07">
        <w:rPr>
          <w:i/>
        </w:rPr>
        <w:t>cookedStrings</w:t>
      </w:r>
      <w:r>
        <w:t>.</w:t>
      </w:r>
    </w:p>
    <w:p w14:paraId="582499A8" w14:textId="77777777"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siteObj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cookedValue</w:t>
      </w:r>
      <w:r w:rsidR="007B578E">
        <w:t xml:space="preserve">, </w:t>
      </w:r>
      <w:r w:rsidR="00943F0A">
        <w:t xml:space="preserve">[[Enumerable]]: </w:t>
      </w:r>
      <w:r w:rsidR="00943F0A" w:rsidRPr="00E74C84">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14:paraId="0F27A1B8" w14:textId="77777777" w:rsidR="007B578E" w:rsidRDefault="007B578E" w:rsidP="00C02D3F">
      <w:pPr>
        <w:pStyle w:val="Alg4"/>
        <w:numPr>
          <w:ilvl w:val="1"/>
          <w:numId w:val="901"/>
        </w:numPr>
        <w:spacing w:after="220"/>
        <w:contextualSpacing/>
      </w:pPr>
      <w:r>
        <w:t xml:space="preserve">Let </w:t>
      </w:r>
      <w:r>
        <w:rPr>
          <w:i/>
        </w:rPr>
        <w:t>raw</w:t>
      </w:r>
      <w:r w:rsidRPr="00CD1FDB">
        <w:rPr>
          <w:i/>
        </w:rPr>
        <w:t>Value</w:t>
      </w:r>
      <w:r>
        <w:t xml:space="preserve"> be the string value </w:t>
      </w:r>
      <w:r w:rsidR="00C02D3F">
        <w:t xml:space="preserve">at 0-based position </w:t>
      </w:r>
      <w:r w:rsidR="00C02D3F" w:rsidRPr="00887FC2">
        <w:rPr>
          <w:i/>
        </w:rPr>
        <w:t>index</w:t>
      </w:r>
      <w:r w:rsidR="00C02D3F">
        <w:t xml:space="preserve"> of the List </w:t>
      </w:r>
      <w:r w:rsidR="00C02D3F">
        <w:rPr>
          <w:i/>
        </w:rPr>
        <w:t>raw</w:t>
      </w:r>
      <w:r w:rsidR="00C02D3F" w:rsidRPr="00887FC2">
        <w:rPr>
          <w:i/>
        </w:rPr>
        <w:t>Strings</w:t>
      </w:r>
      <w:r w:rsidRPr="00E77497">
        <w:t>.</w:t>
      </w:r>
    </w:p>
    <w:p w14:paraId="7E73CD0F" w14:textId="77777777"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rawObj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rawValue</w:t>
      </w:r>
      <w:r w:rsidR="007B578E">
        <w:t xml:space="preserve">, </w:t>
      </w:r>
      <w:r w:rsidR="00943F0A">
        <w:t xml:space="preserve">[[Enumerable]]: </w:t>
      </w:r>
      <w:r w:rsidR="00943F0A" w:rsidRPr="00AC44FD">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14:paraId="3B8EA1A6" w14:textId="77777777" w:rsidR="00C02D3F" w:rsidRDefault="00C02D3F" w:rsidP="00C02D3F">
      <w:pPr>
        <w:pStyle w:val="Alg4"/>
        <w:numPr>
          <w:ilvl w:val="1"/>
          <w:numId w:val="901"/>
        </w:numPr>
        <w:spacing w:after="220"/>
        <w:contextualSpacing/>
      </w:pPr>
      <w:r>
        <w:t xml:space="preserve">Let </w:t>
      </w:r>
      <w:r w:rsidRPr="006C7A65">
        <w:rPr>
          <w:i/>
        </w:rPr>
        <w:t>index</w:t>
      </w:r>
      <w:r>
        <w:t xml:space="preserve"> be </w:t>
      </w:r>
      <w:r w:rsidRPr="006C7A65">
        <w:rPr>
          <w:i/>
        </w:rPr>
        <w:t>index</w:t>
      </w:r>
      <w:r>
        <w:t>+1.</w:t>
      </w:r>
    </w:p>
    <w:p w14:paraId="69DC380A" w14:textId="77777777" w:rsidR="007B578E" w:rsidRDefault="0060419C" w:rsidP="0060419C">
      <w:pPr>
        <w:pStyle w:val="Alg4"/>
        <w:numPr>
          <w:ilvl w:val="0"/>
          <w:numId w:val="901"/>
        </w:numPr>
        <w:spacing w:after="220"/>
        <w:contextualSpacing/>
      </w:pPr>
      <w:r>
        <w:t>Perform SetIntegrityLevel(</w:t>
      </w:r>
      <w:r w:rsidR="007B578E" w:rsidRPr="00CD1FDB">
        <w:rPr>
          <w:i/>
        </w:rPr>
        <w:t>rawObj</w:t>
      </w:r>
      <w:r>
        <w:rPr>
          <w:iCs/>
        </w:rPr>
        <w:t xml:space="preserve">, </w:t>
      </w:r>
      <w:r w:rsidRPr="00F770B9">
        <w:t>"</w:t>
      </w:r>
      <w:r>
        <w:rPr>
          <w:rFonts w:ascii="Courier New" w:hAnsi="Courier New" w:cs="Courier New"/>
          <w:b/>
        </w:rPr>
        <w:t>frozen</w:t>
      </w:r>
      <w:r w:rsidRPr="00F770B9">
        <w:t>"</w:t>
      </w:r>
      <w:r>
        <w:t>)</w:t>
      </w:r>
      <w:r w:rsidR="007B578E">
        <w:t>.</w:t>
      </w:r>
    </w:p>
    <w:p w14:paraId="405ED690" w14:textId="77777777" w:rsidR="007B578E" w:rsidRDefault="00BA40A0" w:rsidP="004C61C8">
      <w:pPr>
        <w:pStyle w:val="Alg4"/>
        <w:numPr>
          <w:ilvl w:val="0"/>
          <w:numId w:val="901"/>
        </w:numPr>
        <w:spacing w:after="120"/>
        <w:contextualSpacing/>
      </w:pPr>
      <w:r w:rsidRPr="0060419C">
        <w:t>Call</w:t>
      </w:r>
      <w:r w:rsidR="007B578E">
        <w:t xml:space="preserve"> the [[DefineOwnProperty]] internal method of </w:t>
      </w:r>
      <w:r w:rsidR="007B578E" w:rsidRPr="00CD1FDB">
        <w:rPr>
          <w:i/>
        </w:rPr>
        <w:t>siteObj</w:t>
      </w:r>
      <w:r w:rsidR="007B578E">
        <w:t xml:space="preserve"> with arguments </w:t>
      </w:r>
      <w:r w:rsidR="007B578E" w:rsidRPr="00E77497">
        <w:rPr>
          <w:b/>
        </w:rPr>
        <w:t>"</w:t>
      </w:r>
      <w:r w:rsidR="007B578E">
        <w:rPr>
          <w:rFonts w:ascii="Courier New" w:hAnsi="Courier New" w:cs="Courier New"/>
          <w:b/>
        </w:rPr>
        <w:t>raw</w:t>
      </w:r>
      <w:r w:rsidR="007B578E" w:rsidRPr="00E77497">
        <w:rPr>
          <w:b/>
        </w:rPr>
        <w:t>"</w:t>
      </w:r>
      <w:r w:rsidR="004C61C8">
        <w:t xml:space="preserve"> and</w:t>
      </w:r>
      <w:r w:rsidR="007B578E" w:rsidRPr="00E77497">
        <w:t xml:space="preserve"> </w:t>
      </w:r>
      <w:r w:rsidR="007B578E">
        <w:t>Property Desc</w:t>
      </w:r>
      <w:r w:rsidR="00201325">
        <w:t>r</w:t>
      </w:r>
      <w:r w:rsidR="007B578E">
        <w:t xml:space="preserve">iptor {[[Value]]: </w:t>
      </w:r>
      <w:r w:rsidR="007B578E">
        <w:rPr>
          <w:i/>
        </w:rPr>
        <w:t>rawObj</w:t>
      </w:r>
      <w:r w:rsidR="007B578E">
        <w:t xml:space="preserve">, [[Writable]]: </w:t>
      </w:r>
      <w:r w:rsidR="007B578E">
        <w:rPr>
          <w:b/>
        </w:rPr>
        <w:t>false</w:t>
      </w:r>
      <w:r w:rsidR="007B578E">
        <w:t xml:space="preserve">, [[Enumerable]]: </w:t>
      </w:r>
      <w:r w:rsidR="007B578E" w:rsidRPr="00FA34E7">
        <w:rPr>
          <w:b/>
        </w:rPr>
        <w:t>false</w:t>
      </w:r>
      <w:r w:rsidR="007B578E">
        <w:t xml:space="preserve">, [[Configurable]]: </w:t>
      </w:r>
      <w:r w:rsidR="007B578E" w:rsidRPr="00FA34E7">
        <w:rPr>
          <w:b/>
        </w:rPr>
        <w:t>false</w:t>
      </w:r>
      <w:r w:rsidR="007B578E">
        <w:t>}</w:t>
      </w:r>
      <w:r w:rsidR="007B578E">
        <w:rPr>
          <w:i/>
        </w:rPr>
        <w:t>.</w:t>
      </w:r>
    </w:p>
    <w:p w14:paraId="115A209E" w14:textId="77777777" w:rsidR="007B578E" w:rsidRDefault="0060419C" w:rsidP="00272958">
      <w:pPr>
        <w:pStyle w:val="Alg4"/>
        <w:numPr>
          <w:ilvl w:val="0"/>
          <w:numId w:val="901"/>
        </w:numPr>
        <w:spacing w:after="220"/>
        <w:contextualSpacing/>
      </w:pPr>
      <w:r>
        <w:t>Perform SetIntegrityLevel(</w:t>
      </w:r>
      <w:r w:rsidR="007B578E">
        <w:rPr>
          <w:i/>
        </w:rPr>
        <w:t>site</w:t>
      </w:r>
      <w:r w:rsidR="007B578E" w:rsidRPr="00CD1FDB">
        <w:rPr>
          <w:i/>
        </w:rPr>
        <w:t>Obj</w:t>
      </w:r>
      <w:r>
        <w:rPr>
          <w:iCs/>
        </w:rPr>
        <w:t xml:space="preserve">, </w:t>
      </w:r>
      <w:r w:rsidRPr="00F770B9">
        <w:t>"</w:t>
      </w:r>
      <w:r>
        <w:rPr>
          <w:rFonts w:ascii="Courier New" w:hAnsi="Courier New" w:cs="Courier New"/>
          <w:b/>
        </w:rPr>
        <w:t>frozen</w:t>
      </w:r>
      <w:r w:rsidRPr="00F770B9">
        <w:t>"</w:t>
      </w:r>
      <w:r>
        <w:t>)</w:t>
      </w:r>
      <w:r w:rsidR="007B578E">
        <w:t>.</w:t>
      </w:r>
    </w:p>
    <w:p w14:paraId="49A1F9C1" w14:textId="77777777" w:rsidR="00D3135B" w:rsidRDefault="00D3135B" w:rsidP="00961F07">
      <w:pPr>
        <w:pStyle w:val="Alg4"/>
        <w:numPr>
          <w:ilvl w:val="0"/>
          <w:numId w:val="901"/>
        </w:numPr>
        <w:spacing w:after="220"/>
        <w:contextualSpacing/>
      </w:pPr>
      <w:r>
        <w:t xml:space="preserve">Remember an association between the source code corresponding to </w:t>
      </w:r>
      <w:r w:rsidR="000B1F1B">
        <w:rPr>
          <w:i/>
        </w:rPr>
        <w:t>template</w:t>
      </w:r>
      <w:r w:rsidRPr="00887FC2">
        <w:rPr>
          <w:i/>
        </w:rPr>
        <w:t>Literal</w:t>
      </w:r>
      <w:r>
        <w:t xml:space="preserve"> and </w:t>
      </w:r>
      <w:r w:rsidRPr="006B283E">
        <w:rPr>
          <w:i/>
          <w:iCs/>
        </w:rPr>
        <w:t>siteObj</w:t>
      </w:r>
      <w:r>
        <w:t xml:space="preserve"> such that </w:t>
      </w:r>
      <w:r w:rsidRPr="00961F07">
        <w:rPr>
          <w:i/>
        </w:rPr>
        <w:t>siteObj</w:t>
      </w:r>
      <w:r>
        <w:t xml:space="preserve"> can be retrieve in subsequent calls to this abstract operation.</w:t>
      </w:r>
    </w:p>
    <w:p w14:paraId="65F74F55" w14:textId="77777777" w:rsidR="007B578E" w:rsidRDefault="00E46CB3" w:rsidP="00961F07">
      <w:pPr>
        <w:pStyle w:val="Alg4"/>
        <w:numPr>
          <w:ilvl w:val="0"/>
          <w:numId w:val="901"/>
        </w:numPr>
        <w:spacing w:after="220"/>
        <w:contextualSpacing/>
      </w:pPr>
      <w:r>
        <w:t>Return</w:t>
      </w:r>
      <w:r w:rsidR="007B578E">
        <w:t xml:space="preserve"> </w:t>
      </w:r>
      <w:r w:rsidR="007B578E" w:rsidRPr="00CD1FDB">
        <w:rPr>
          <w:i/>
        </w:rPr>
        <w:t>siteObj</w:t>
      </w:r>
      <w:r w:rsidR="007B578E">
        <w:t>.</w:t>
      </w:r>
    </w:p>
    <w:p w14:paraId="5BAB5122" w14:textId="77777777" w:rsidR="00BA40A0" w:rsidRDefault="00BA40A0" w:rsidP="00961F07">
      <w:pPr>
        <w:pStyle w:val="Note"/>
      </w:pPr>
      <w:r>
        <w:t>NOTE 1</w:t>
      </w:r>
      <w:r>
        <w:tab/>
        <w:t>The creation of a call site object ca</w:t>
      </w:r>
      <w:r w:rsidR="004C61C8">
        <w:t>n</w:t>
      </w:r>
      <w:r>
        <w:t>not result in an abrupt completion.</w:t>
      </w:r>
    </w:p>
    <w:p w14:paraId="56547CB6" w14:textId="77777777" w:rsidR="007B578E" w:rsidRDefault="00D3135B" w:rsidP="00961F07">
      <w:pPr>
        <w:pStyle w:val="Note"/>
      </w:pPr>
      <w:r>
        <w:t>NOTE</w:t>
      </w:r>
      <w:r w:rsidR="00BA40A0">
        <w:t xml:space="preserve"> 2</w:t>
      </w:r>
      <w:r>
        <w:tab/>
        <w:t xml:space="preserve">Each </w:t>
      </w:r>
      <w:r w:rsidR="00387B31">
        <w:rPr>
          <w:rFonts w:ascii="Times New Roman" w:hAnsi="Times New Roman"/>
          <w:i/>
        </w:rPr>
        <w:t>Template</w:t>
      </w:r>
      <w:r w:rsidRPr="00961F07">
        <w:rPr>
          <w:rFonts w:ascii="Times New Roman" w:hAnsi="Times New Roman"/>
          <w:i/>
        </w:rPr>
        <w:t>Literal</w:t>
      </w:r>
      <w:r>
        <w:t xml:space="preserve"> in the program code is associated with a</w:t>
      </w:r>
      <w:ins w:id="4065" w:author="Rev 19 Allen Wirfs-Brock" w:date="2013-09-26T17:34:00Z">
        <w:r w:rsidR="00284A05">
          <w:t>n</w:t>
        </w:r>
      </w:ins>
      <w:r>
        <w:t xml:space="preserve"> unique </w:t>
      </w:r>
      <w:r w:rsidR="00387B31">
        <w:t>Template</w:t>
      </w:r>
      <w:r>
        <w:t xml:space="preserve"> call site object that is used in the evaluation of tagged </w:t>
      </w:r>
      <w:r w:rsidR="00387B31">
        <w:t>Template</w:t>
      </w:r>
      <w:r>
        <w:t>s (</w:t>
      </w:r>
      <w:ins w:id="4066" w:author="Rev 19 Allen Wirfs-Brock" w:date="2013-09-27T13:13:00Z">
        <w:r w:rsidR="008A78D8">
          <w:fldChar w:fldCharType="begin"/>
        </w:r>
        <w:r w:rsidR="008A78D8">
          <w:instrText xml:space="preserve"> REF _Ref368050958 \r \h </w:instrText>
        </w:r>
      </w:ins>
      <w:r w:rsidR="008A78D8">
        <w:fldChar w:fldCharType="separate"/>
      </w:r>
      <w:ins w:id="4067" w:author="Rev 19 Allen Wirfs-Brock" w:date="2013-09-27T13:21:00Z">
        <w:r w:rsidR="00D433E8">
          <w:t>12.1.9.2.4</w:t>
        </w:r>
      </w:ins>
      <w:ins w:id="4068" w:author="Rev 19 Allen Wirfs-Brock" w:date="2013-09-27T13:13:00Z">
        <w:r w:rsidR="008A78D8">
          <w:fldChar w:fldCharType="end"/>
        </w:r>
      </w:ins>
      <w:del w:id="4069" w:author="Rev 19 Allen Wirfs-Brock" w:date="2013-09-27T13:13:00Z">
        <w:r w:rsidR="00DF732B" w:rsidDel="008A78D8">
          <w:fldChar w:fldCharType="begin"/>
        </w:r>
        <w:r w:rsidR="00DF732B" w:rsidDel="008A78D8">
          <w:delInstrText xml:space="preserve"> REF _Ref365637379 \r \h </w:delInstrText>
        </w:r>
        <w:r w:rsidR="00DF732B" w:rsidDel="008A78D8">
          <w:fldChar w:fldCharType="separate"/>
        </w:r>
      </w:del>
      <w:del w:id="4070" w:author="Rev 19 Allen Wirfs-Brock" w:date="2013-09-27T08:39:00Z">
        <w:r w:rsidR="00083CEC" w:rsidDel="009E7E9E">
          <w:delText>12.2.6.1</w:delText>
        </w:r>
      </w:del>
      <w:del w:id="4071" w:author="Rev 19 Allen Wirfs-Brock" w:date="2013-09-27T13:13:00Z">
        <w:r w:rsidR="00DF732B" w:rsidDel="008A78D8">
          <w:fldChar w:fldCharType="end"/>
        </w:r>
      </w:del>
      <w:r>
        <w:t xml:space="preserve">). </w:t>
      </w:r>
      <w:r w:rsidR="00961F07">
        <w:t xml:space="preserve">The same call site object is used each time a specific tagged </w:t>
      </w:r>
      <w:r w:rsidR="00387B31">
        <w:t>Template</w:t>
      </w:r>
      <w:r w:rsidR="00961F07">
        <w:t xml:space="preserve"> is evaluated.  Whether call site objects are created lazily upon first evaluation of the </w:t>
      </w:r>
      <w:r w:rsidR="00387B31">
        <w:rPr>
          <w:rFonts w:ascii="Times New Roman" w:hAnsi="Times New Roman"/>
          <w:i/>
        </w:rPr>
        <w:t>Template</w:t>
      </w:r>
      <w:r w:rsidR="00961F07" w:rsidRPr="00887FC2">
        <w:rPr>
          <w:rFonts w:ascii="Times New Roman" w:hAnsi="Times New Roman"/>
          <w:i/>
        </w:rPr>
        <w:t>Literal</w:t>
      </w:r>
      <w:r w:rsidR="00961F07">
        <w:t xml:space="preserve"> or eagerly prior to first evaluation is an implementation choice that is not observable to ECMAScript code.</w:t>
      </w:r>
    </w:p>
    <w:p w14:paraId="02413986" w14:textId="77777777" w:rsidR="00E66894" w:rsidRPr="00E77497" w:rsidRDefault="007B578E" w:rsidP="006A78DC">
      <w:pPr>
        <w:pStyle w:val="51"/>
      </w:pPr>
      <w:r>
        <w:t xml:space="preserve"> </w:t>
      </w:r>
      <w:r w:rsidR="00E66894" w:rsidRPr="00E77497">
        <w:t xml:space="preserve">Runtime Semantics: </w:t>
      </w:r>
      <w:r w:rsidR="00E66894">
        <w:t>SubstitutionEvaluation</w:t>
      </w:r>
    </w:p>
    <w:p w14:paraId="1B487045" w14:textId="77777777"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TemplateTail</w:t>
      </w:r>
    </w:p>
    <w:p w14:paraId="4507CF73" w14:textId="77777777" w:rsidR="0074434A" w:rsidRPr="00E77497" w:rsidRDefault="0074434A" w:rsidP="0074434A">
      <w:pPr>
        <w:pStyle w:val="Alg4"/>
        <w:numPr>
          <w:ilvl w:val="0"/>
          <w:numId w:val="894"/>
        </w:numPr>
        <w:spacing w:after="220"/>
      </w:pPr>
      <w:r>
        <w:t xml:space="preserve">Return an empty List.  </w:t>
      </w:r>
    </w:p>
    <w:p w14:paraId="57AE4B16" w14:textId="77777777"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TemplateMiddleList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r>
        <w:rPr>
          <w:rFonts w:ascii="Times New Roman" w:hAnsi="Times New Roman"/>
          <w:i/>
          <w:sz w:val="16"/>
        </w:rPr>
        <w:t>Template</w:t>
      </w:r>
      <w:r w:rsidRPr="00BA286E">
        <w:rPr>
          <w:rFonts w:ascii="Times New Roman" w:hAnsi="Times New Roman"/>
          <w:i/>
          <w:sz w:val="16"/>
        </w:rPr>
        <w:t>Tail</w:t>
      </w:r>
      <w:r w:rsidRPr="00BA286E">
        <w:rPr>
          <w:rFonts w:cs="Arial"/>
          <w:sz w:val="16"/>
        </w:rPr>
        <w:t>]</w:t>
      </w:r>
      <w:r>
        <w:rPr>
          <w:rFonts w:cs="Arial"/>
          <w:sz w:val="16"/>
        </w:rPr>
        <w:t xml:space="preserve"> </w:t>
      </w:r>
      <w:r>
        <w:rPr>
          <w:rFonts w:ascii="Times New Roman" w:hAnsi="Times New Roman"/>
          <w:i/>
        </w:rPr>
        <w:t>TemplateTail</w:t>
      </w:r>
    </w:p>
    <w:p w14:paraId="548382CD" w14:textId="77777777" w:rsidR="0074434A" w:rsidRPr="00E77497" w:rsidRDefault="0074434A" w:rsidP="00C06040">
      <w:pPr>
        <w:pStyle w:val="Alg4"/>
        <w:numPr>
          <w:ilvl w:val="0"/>
          <w:numId w:val="965"/>
        </w:numPr>
        <w:spacing w:after="220"/>
      </w:pPr>
      <w:r>
        <w:t xml:space="preserve">Return the result of SubstitutionEvaluation of </w:t>
      </w:r>
      <w:r>
        <w:rPr>
          <w:i/>
        </w:rPr>
        <w:t>TemplateMiddleList</w:t>
      </w:r>
      <w:r>
        <w:t xml:space="preserve">.  </w:t>
      </w:r>
    </w:p>
    <w:p w14:paraId="543DDD52" w14:textId="77777777"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14:paraId="64606D60" w14:textId="77777777" w:rsidR="00E66894" w:rsidRDefault="00E66894" w:rsidP="00E66894">
      <w:pPr>
        <w:pStyle w:val="Alg4"/>
        <w:numPr>
          <w:ilvl w:val="0"/>
          <w:numId w:val="906"/>
        </w:numPr>
        <w:spacing w:after="220"/>
        <w:contextualSpacing/>
      </w:pPr>
      <w:r>
        <w:t xml:space="preserve">Let </w:t>
      </w:r>
      <w:r w:rsidRPr="003C08F9">
        <w:rPr>
          <w:i/>
        </w:rPr>
        <w:t>sub</w:t>
      </w:r>
      <w:r>
        <w:t xml:space="preserve"> be the result of evaluating </w:t>
      </w:r>
      <w:r w:rsidRPr="003C08F9">
        <w:rPr>
          <w:i/>
        </w:rPr>
        <w:t>Expression</w:t>
      </w:r>
      <w:r>
        <w:t>.</w:t>
      </w:r>
    </w:p>
    <w:p w14:paraId="6250ECDD" w14:textId="77777777" w:rsidR="00E66894" w:rsidRDefault="00E66894" w:rsidP="00E66894">
      <w:pPr>
        <w:pStyle w:val="Alg4"/>
        <w:numPr>
          <w:ilvl w:val="0"/>
          <w:numId w:val="906"/>
        </w:numPr>
        <w:spacing w:after="220"/>
        <w:contextualSpacing/>
      </w:pPr>
      <w:r>
        <w:t>ReturnIfAbrupt(</w:t>
      </w:r>
      <w:r w:rsidR="00EA1B5F" w:rsidRPr="003C08F9">
        <w:rPr>
          <w:i/>
        </w:rPr>
        <w:t>sub</w:t>
      </w:r>
      <w:r>
        <w:t>).</w:t>
      </w:r>
    </w:p>
    <w:p w14:paraId="559BD731" w14:textId="77777777" w:rsidR="00E66894" w:rsidRPr="00E77497" w:rsidRDefault="00E66894" w:rsidP="00E66894">
      <w:pPr>
        <w:pStyle w:val="Alg4"/>
        <w:numPr>
          <w:ilvl w:val="0"/>
          <w:numId w:val="906"/>
        </w:numPr>
        <w:spacing w:after="220"/>
        <w:contextualSpacing/>
      </w:pPr>
      <w:r w:rsidRPr="00E77497">
        <w:t xml:space="preserve">Return </w:t>
      </w:r>
      <w:r>
        <w:t xml:space="preserve">a List containing only </w:t>
      </w:r>
      <w:r w:rsidRPr="00E66894">
        <w:rPr>
          <w:i/>
        </w:rPr>
        <w:t>sub</w:t>
      </w:r>
      <w:r w:rsidRPr="00E77497">
        <w:t>.</w:t>
      </w:r>
    </w:p>
    <w:p w14:paraId="569B44C5" w14:textId="77777777"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Pr>
          <w:b/>
        </w:rPr>
        <w:t xml:space="preserve"> </w:t>
      </w:r>
      <w:r>
        <w:rPr>
          <w:rStyle w:val="bnf"/>
        </w:rPr>
        <w:t>Template</w:t>
      </w:r>
      <w:r w:rsidR="00E66894">
        <w:rPr>
          <w:rStyle w:val="bnf"/>
        </w:rPr>
        <w:t>MiddleList</w:t>
      </w:r>
      <w:r w:rsidR="00E66894" w:rsidRPr="00E77497">
        <w:rPr>
          <w:i/>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14:paraId="1DAA2ED5" w14:textId="77777777" w:rsidR="00E66894" w:rsidRDefault="00E66894" w:rsidP="00E66894">
      <w:pPr>
        <w:pStyle w:val="Alg4"/>
        <w:numPr>
          <w:ilvl w:val="0"/>
          <w:numId w:val="907"/>
        </w:numPr>
        <w:spacing w:after="220"/>
        <w:contextualSpacing/>
      </w:pPr>
      <w:r>
        <w:t xml:space="preserve">Let </w:t>
      </w:r>
      <w:r w:rsidR="008C100A">
        <w:rPr>
          <w:i/>
        </w:rPr>
        <w:t>preceeding</w:t>
      </w:r>
      <w:r>
        <w:t xml:space="preserve"> be the result of SubstitutionEvaluation of </w:t>
      </w:r>
      <w:r w:rsidR="00387B31">
        <w:rPr>
          <w:i/>
        </w:rPr>
        <w:t>Template</w:t>
      </w:r>
      <w:r>
        <w:rPr>
          <w:i/>
        </w:rPr>
        <w:t xml:space="preserve">MiddleList </w:t>
      </w:r>
      <w:r>
        <w:t>.</w:t>
      </w:r>
    </w:p>
    <w:p w14:paraId="24D35F1F" w14:textId="77777777" w:rsidR="00E66894" w:rsidRDefault="00E66894" w:rsidP="00E66894">
      <w:pPr>
        <w:pStyle w:val="Alg4"/>
        <w:numPr>
          <w:ilvl w:val="0"/>
          <w:numId w:val="907"/>
        </w:numPr>
        <w:spacing w:after="220"/>
        <w:contextualSpacing/>
      </w:pPr>
      <w:r>
        <w:t>ReturnIfAbrupt(</w:t>
      </w:r>
      <w:r w:rsidR="008C100A">
        <w:rPr>
          <w:i/>
        </w:rPr>
        <w:t>preceeding</w:t>
      </w:r>
      <w:r>
        <w:t>).</w:t>
      </w:r>
    </w:p>
    <w:p w14:paraId="5BF4F583" w14:textId="77777777" w:rsidR="00E66894" w:rsidRDefault="00E66894" w:rsidP="00E66894">
      <w:pPr>
        <w:pStyle w:val="Alg4"/>
        <w:numPr>
          <w:ilvl w:val="0"/>
          <w:numId w:val="907"/>
        </w:numPr>
        <w:spacing w:after="220"/>
        <w:contextualSpacing/>
      </w:pPr>
      <w:r>
        <w:t xml:space="preserve">Let </w:t>
      </w:r>
      <w:r>
        <w:rPr>
          <w:i/>
        </w:rPr>
        <w:t xml:space="preserve">next </w:t>
      </w:r>
      <w:r>
        <w:t xml:space="preserve"> be the result of evaluating </w:t>
      </w:r>
      <w:r w:rsidRPr="003C08F9">
        <w:rPr>
          <w:i/>
        </w:rPr>
        <w:t>Expression</w:t>
      </w:r>
      <w:r>
        <w:t>.</w:t>
      </w:r>
    </w:p>
    <w:p w14:paraId="5F7B86D8" w14:textId="77777777" w:rsidR="00E66894" w:rsidRDefault="00E66894" w:rsidP="00E66894">
      <w:pPr>
        <w:pStyle w:val="Alg4"/>
        <w:numPr>
          <w:ilvl w:val="0"/>
          <w:numId w:val="907"/>
        </w:numPr>
        <w:spacing w:after="220"/>
        <w:contextualSpacing/>
      </w:pPr>
      <w:r>
        <w:t>ReturnIfAbrupt(</w:t>
      </w:r>
      <w:r w:rsidR="008C100A">
        <w:rPr>
          <w:i/>
        </w:rPr>
        <w:t>next</w:t>
      </w:r>
      <w:r>
        <w:t>).</w:t>
      </w:r>
    </w:p>
    <w:p w14:paraId="20F0E7A9" w14:textId="77777777" w:rsidR="008C100A" w:rsidRDefault="008C100A" w:rsidP="005947D8">
      <w:pPr>
        <w:pStyle w:val="Alg4"/>
        <w:numPr>
          <w:ilvl w:val="0"/>
          <w:numId w:val="907"/>
        </w:numPr>
        <w:spacing w:after="220"/>
        <w:contextualSpacing/>
      </w:pPr>
      <w:r>
        <w:t xml:space="preserve">Append </w:t>
      </w:r>
      <w:r w:rsidRPr="008C100A">
        <w:rPr>
          <w:i/>
        </w:rPr>
        <w:t>next</w:t>
      </w:r>
      <w:r>
        <w:t xml:space="preserve"> as the </w:t>
      </w:r>
      <w:r w:rsidR="005947D8">
        <w:t>last</w:t>
      </w:r>
      <w:r>
        <w:t xml:space="preserve"> element of the List </w:t>
      </w:r>
      <w:r w:rsidRPr="008C100A">
        <w:rPr>
          <w:i/>
        </w:rPr>
        <w:t>preceeding</w:t>
      </w:r>
      <w:r>
        <w:t>.</w:t>
      </w:r>
    </w:p>
    <w:p w14:paraId="54F3F40B" w14:textId="77777777" w:rsidR="00E66894" w:rsidRPr="00E77497" w:rsidRDefault="00E66894" w:rsidP="00E66894">
      <w:pPr>
        <w:pStyle w:val="Alg4"/>
        <w:numPr>
          <w:ilvl w:val="0"/>
          <w:numId w:val="907"/>
        </w:numPr>
        <w:spacing w:after="220"/>
        <w:contextualSpacing/>
      </w:pPr>
      <w:r w:rsidRPr="00E77497">
        <w:t xml:space="preserve">Return </w:t>
      </w:r>
      <w:r w:rsidR="008C100A" w:rsidRPr="008C100A">
        <w:rPr>
          <w:i/>
        </w:rPr>
        <w:t>preceeding</w:t>
      </w:r>
      <w:r w:rsidRPr="00E77497">
        <w:t>.</w:t>
      </w:r>
    </w:p>
    <w:p w14:paraId="2DE625EF" w14:textId="77777777" w:rsidR="00E706EA" w:rsidRPr="00E77497" w:rsidRDefault="00E706EA" w:rsidP="006A78DC">
      <w:pPr>
        <w:pStyle w:val="51"/>
      </w:pPr>
      <w:bookmarkStart w:id="4072" w:name="_Ref368050958"/>
      <w:r w:rsidRPr="00E77497">
        <w:t xml:space="preserve">Runtime Semantics: </w:t>
      </w:r>
      <w:r w:rsidRPr="00E77497">
        <w:rPr>
          <w:spacing w:val="6"/>
        </w:rPr>
        <w:t>Evaluation</w:t>
      </w:r>
      <w:bookmarkEnd w:id="4072"/>
    </w:p>
    <w:p w14:paraId="714A16CA" w14:textId="77777777" w:rsidR="00E706EA" w:rsidRPr="00E77497" w:rsidRDefault="00387B31" w:rsidP="00E706EA">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Style w:val="bnf"/>
        </w:rPr>
        <w:t>NoSubstitutionTemplate</w:t>
      </w:r>
      <w:r w:rsidR="00E706EA" w:rsidRPr="00E77497">
        <w:t xml:space="preserve"> </w:t>
      </w:r>
    </w:p>
    <w:p w14:paraId="425942D6" w14:textId="77777777" w:rsidR="00E706EA" w:rsidRPr="00E77497" w:rsidRDefault="00E706EA" w:rsidP="007D5644">
      <w:pPr>
        <w:pStyle w:val="Alg4"/>
        <w:numPr>
          <w:ilvl w:val="0"/>
          <w:numId w:val="902"/>
        </w:numPr>
        <w:spacing w:after="220"/>
        <w:contextualSpacing/>
      </w:pPr>
      <w:r w:rsidRPr="00E77497">
        <w:t xml:space="preserve">Return </w:t>
      </w:r>
      <w:r>
        <w:t>the string</w:t>
      </w:r>
      <w:r w:rsidR="000A05D1">
        <w:t xml:space="preserve"> value</w:t>
      </w:r>
      <w:r>
        <w:t xml:space="preserve"> whose </w:t>
      </w:r>
      <w:r w:rsidR="000A05D1">
        <w:t>elements</w:t>
      </w:r>
      <w:r>
        <w:t xml:space="preserve"> are the </w:t>
      </w:r>
      <w:r w:rsidR="00387B31">
        <w:t>TV</w:t>
      </w:r>
      <w:r>
        <w:t xml:space="preserve"> of </w:t>
      </w:r>
      <w:r w:rsidR="00387B31">
        <w:rPr>
          <w:i/>
        </w:rPr>
        <w:t>NoSubstitutionTemplate</w:t>
      </w:r>
      <w:r>
        <w:t xml:space="preserve"> as defined in </w:t>
      </w:r>
      <w:r w:rsidR="00A51D25">
        <w:fldChar w:fldCharType="begin"/>
      </w:r>
      <w:r w:rsidR="00A51D25">
        <w:instrText xml:space="preserve"> REF _Ref365548182 \r \h </w:instrText>
      </w:r>
      <w:r w:rsidR="00A51D25">
        <w:fldChar w:fldCharType="separate"/>
      </w:r>
      <w:r w:rsidR="00D433E8">
        <w:t>11.8.6</w:t>
      </w:r>
      <w:r w:rsidR="00A51D25">
        <w:fldChar w:fldCharType="end"/>
      </w:r>
      <w:r w:rsidRPr="00E77497">
        <w:t>.</w:t>
      </w:r>
    </w:p>
    <w:p w14:paraId="7565E487" w14:textId="77777777" w:rsidR="00E706EA" w:rsidRPr="00BA286E" w:rsidRDefault="00387B31" w:rsidP="00E706EA">
      <w:pPr>
        <w:rPr>
          <w:rFonts w:ascii="Times New Roman" w:hAnsi="Times New Roman"/>
        </w:rPr>
      </w:pPr>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Fonts w:ascii="Times New Roman" w:hAnsi="Times New Roman"/>
          <w:i/>
        </w:rPr>
        <w:t>Template</w:t>
      </w:r>
      <w:r w:rsidR="00E706EA" w:rsidRPr="00BA286E">
        <w:rPr>
          <w:rFonts w:ascii="Times New Roman" w:hAnsi="Times New Roman"/>
          <w:i/>
        </w:rPr>
        <w:t>Head</w:t>
      </w:r>
      <w:r w:rsidR="003C08F9">
        <w:rPr>
          <w:rFonts w:ascii="Times New Roman" w:hAnsi="Times New Roman"/>
          <w:i/>
        </w:rPr>
        <w:t xml:space="preserve"> Expression</w:t>
      </w:r>
      <w:r w:rsidR="00E706EA">
        <w:rPr>
          <w:rFonts w:ascii="Times New Roman" w:hAnsi="Times New Roman"/>
        </w:rPr>
        <w:t xml:space="preserve"> </w:t>
      </w:r>
      <w:r w:rsidR="00E706EA" w:rsidRPr="00BA286E">
        <w:rPr>
          <w:rFonts w:cs="Arial"/>
          <w:sz w:val="16"/>
        </w:rPr>
        <w:t>[Lexical goal</w:t>
      </w:r>
      <w:r w:rsidR="00E706EA" w:rsidRPr="00E77497">
        <w:rPr>
          <w:rFonts w:cs="Arial"/>
          <w:i/>
          <w:sz w:val="16"/>
        </w:rPr>
        <w:t xml:space="preserve"> </w:t>
      </w:r>
      <w:r w:rsidR="00E706EA" w:rsidRPr="00BA286E">
        <w:rPr>
          <w:rFonts w:ascii="Times New Roman" w:hAnsi="Times New Roman"/>
          <w:i/>
          <w:sz w:val="16"/>
        </w:rPr>
        <w:t>InputElement</w:t>
      </w:r>
      <w:r>
        <w:rPr>
          <w:rFonts w:ascii="Times New Roman" w:hAnsi="Times New Roman"/>
          <w:i/>
          <w:sz w:val="16"/>
        </w:rPr>
        <w:t>Template</w:t>
      </w:r>
      <w:r w:rsidR="00E706EA" w:rsidRPr="00BA286E">
        <w:rPr>
          <w:rFonts w:ascii="Times New Roman" w:hAnsi="Times New Roman"/>
          <w:i/>
          <w:sz w:val="16"/>
        </w:rPr>
        <w:t>Tail</w:t>
      </w:r>
      <w:r w:rsidR="00E706EA" w:rsidRPr="00BA286E">
        <w:rPr>
          <w:rFonts w:cs="Arial"/>
          <w:sz w:val="16"/>
        </w:rPr>
        <w:t>]</w:t>
      </w:r>
      <w:r w:rsidR="00E706EA">
        <w:rPr>
          <w:rFonts w:cs="Arial"/>
          <w:sz w:val="16"/>
        </w:rPr>
        <w:t xml:space="preserve"> </w:t>
      </w:r>
      <w:r>
        <w:rPr>
          <w:rFonts w:ascii="Times New Roman" w:hAnsi="Times New Roman"/>
          <w:i/>
        </w:rPr>
        <w:t>Template</w:t>
      </w:r>
      <w:r w:rsidR="00B37EBC">
        <w:rPr>
          <w:rFonts w:ascii="Times New Roman" w:hAnsi="Times New Roman"/>
          <w:i/>
        </w:rPr>
        <w:t>Spans</w:t>
      </w:r>
    </w:p>
    <w:p w14:paraId="60FD189C" w14:textId="77777777" w:rsidR="00BA286E" w:rsidRDefault="00BA286E" w:rsidP="007D5644">
      <w:pPr>
        <w:pStyle w:val="Alg4"/>
        <w:numPr>
          <w:ilvl w:val="0"/>
          <w:numId w:val="903"/>
        </w:numPr>
        <w:spacing w:after="220"/>
        <w:contextualSpacing/>
      </w:pPr>
      <w:r>
        <w:t xml:space="preserve">Let </w:t>
      </w:r>
      <w:r w:rsidRPr="00BA286E">
        <w:rPr>
          <w:i/>
        </w:rPr>
        <w:t>head</w:t>
      </w:r>
      <w:r>
        <w:t xml:space="preserve"> be </w:t>
      </w:r>
      <w:r w:rsidR="003C08F9">
        <w:t xml:space="preserve">the </w:t>
      </w:r>
      <w:r w:rsidR="00387B31">
        <w:t>TV</w:t>
      </w:r>
      <w:r w:rsidR="003C08F9">
        <w:t xml:space="preserve"> of </w:t>
      </w:r>
      <w:r w:rsidR="00387B31">
        <w:rPr>
          <w:i/>
        </w:rPr>
        <w:t>Template</w:t>
      </w:r>
      <w:r w:rsidR="003C08F9">
        <w:rPr>
          <w:i/>
        </w:rPr>
        <w:t>Head</w:t>
      </w:r>
      <w:r w:rsidR="003C08F9">
        <w:t xml:space="preserve"> as defined in </w:t>
      </w:r>
      <w:r w:rsidR="00A51D25">
        <w:fldChar w:fldCharType="begin"/>
      </w:r>
      <w:r w:rsidR="00A51D25">
        <w:instrText xml:space="preserve"> REF _Ref365548197 \r \h </w:instrText>
      </w:r>
      <w:r w:rsidR="00A51D25">
        <w:fldChar w:fldCharType="separate"/>
      </w:r>
      <w:r w:rsidR="00D433E8">
        <w:t>11.8.6</w:t>
      </w:r>
      <w:r w:rsidR="00A51D25">
        <w:fldChar w:fldCharType="end"/>
      </w:r>
      <w:r>
        <w:t>.</w:t>
      </w:r>
    </w:p>
    <w:p w14:paraId="68A60564" w14:textId="77777777" w:rsidR="003C08F9" w:rsidRDefault="003C08F9" w:rsidP="00A0196C">
      <w:pPr>
        <w:pStyle w:val="Alg4"/>
        <w:numPr>
          <w:ilvl w:val="0"/>
          <w:numId w:val="903"/>
        </w:numPr>
        <w:spacing w:after="220"/>
        <w:contextualSpacing/>
      </w:pPr>
      <w:r>
        <w:t xml:space="preserve">Let </w:t>
      </w:r>
      <w:r w:rsidRPr="003C08F9">
        <w:rPr>
          <w:i/>
        </w:rPr>
        <w:t>sub</w:t>
      </w:r>
      <w:r>
        <w:t xml:space="preserve"> be the result of evaluating </w:t>
      </w:r>
      <w:r w:rsidRPr="003C08F9">
        <w:rPr>
          <w:i/>
        </w:rPr>
        <w:t>Expression</w:t>
      </w:r>
      <w:r>
        <w:t>.</w:t>
      </w:r>
    </w:p>
    <w:p w14:paraId="4429BCAC" w14:textId="77777777" w:rsidR="003C08F9" w:rsidRDefault="003C08F9" w:rsidP="00A0196C">
      <w:pPr>
        <w:pStyle w:val="Alg4"/>
        <w:numPr>
          <w:ilvl w:val="0"/>
          <w:numId w:val="903"/>
        </w:numPr>
        <w:spacing w:after="220"/>
        <w:contextualSpacing/>
      </w:pPr>
      <w:r>
        <w:t xml:space="preserve">Let </w:t>
      </w:r>
      <w:r w:rsidRPr="003C08F9">
        <w:rPr>
          <w:i/>
        </w:rPr>
        <w:t>middle</w:t>
      </w:r>
      <w:r>
        <w:t xml:space="preserve"> be </w:t>
      </w:r>
      <w:commentRangeStart w:id="4073"/>
      <w:r>
        <w:t>ToString(</w:t>
      </w:r>
      <w:r w:rsidRPr="003C08F9">
        <w:rPr>
          <w:i/>
        </w:rPr>
        <w:t>sub</w:t>
      </w:r>
      <w:r>
        <w:t>).</w:t>
      </w:r>
      <w:commentRangeEnd w:id="4073"/>
      <w:r w:rsidR="00F37DF5">
        <w:rPr>
          <w:rStyle w:val="af6"/>
          <w:rFonts w:ascii="Arial" w:eastAsia="MS Mincho" w:hAnsi="Arial"/>
          <w:spacing w:val="0"/>
          <w:lang w:eastAsia="ja-JP"/>
        </w:rPr>
        <w:commentReference w:id="4073"/>
      </w:r>
    </w:p>
    <w:p w14:paraId="1037E92E" w14:textId="77777777" w:rsidR="00BA286E" w:rsidRDefault="00BA286E" w:rsidP="00A0196C">
      <w:pPr>
        <w:pStyle w:val="Alg4"/>
        <w:numPr>
          <w:ilvl w:val="0"/>
          <w:numId w:val="903"/>
        </w:numPr>
        <w:spacing w:after="220"/>
        <w:contextualSpacing/>
      </w:pPr>
      <w:r>
        <w:t>ReturnIfAbrupt(</w:t>
      </w:r>
      <w:r w:rsidR="00F37DF5">
        <w:rPr>
          <w:i/>
        </w:rPr>
        <w:t>middle</w:t>
      </w:r>
      <w:r>
        <w:t>).</w:t>
      </w:r>
    </w:p>
    <w:p w14:paraId="4BF94341" w14:textId="77777777" w:rsidR="00B37EBC" w:rsidRDefault="00B37EBC" w:rsidP="00B37EBC">
      <w:pPr>
        <w:pStyle w:val="Alg4"/>
        <w:numPr>
          <w:ilvl w:val="0"/>
          <w:numId w:val="903"/>
        </w:numPr>
        <w:spacing w:after="220"/>
        <w:contextualSpacing/>
      </w:pPr>
      <w:r>
        <w:t xml:space="preserve">Let </w:t>
      </w:r>
      <w:r>
        <w:rPr>
          <w:i/>
        </w:rPr>
        <w:t>tail</w:t>
      </w:r>
      <w:r>
        <w:t xml:space="preserve"> be the result of evaluating </w:t>
      </w:r>
      <w:r>
        <w:rPr>
          <w:i/>
        </w:rPr>
        <w:t xml:space="preserve">TemplateSpans </w:t>
      </w:r>
      <w:r>
        <w:t>.</w:t>
      </w:r>
    </w:p>
    <w:p w14:paraId="349601A3" w14:textId="77777777" w:rsidR="00B37EBC" w:rsidRDefault="00B37EBC" w:rsidP="00B37EBC">
      <w:pPr>
        <w:pStyle w:val="Alg4"/>
        <w:numPr>
          <w:ilvl w:val="0"/>
          <w:numId w:val="903"/>
        </w:numPr>
        <w:spacing w:after="220"/>
        <w:contextualSpacing/>
      </w:pPr>
      <w:r>
        <w:t>ReturnIfAbrupt(</w:t>
      </w:r>
      <w:r>
        <w:rPr>
          <w:i/>
        </w:rPr>
        <w:t>tail</w:t>
      </w:r>
      <w:r>
        <w:t>).</w:t>
      </w:r>
    </w:p>
    <w:p w14:paraId="79C988B4" w14:textId="77777777" w:rsidR="00E706EA" w:rsidRPr="00E77497" w:rsidRDefault="00E706EA" w:rsidP="00A0196C">
      <w:pPr>
        <w:pStyle w:val="Alg4"/>
        <w:numPr>
          <w:ilvl w:val="0"/>
          <w:numId w:val="903"/>
        </w:numPr>
        <w:spacing w:after="220"/>
        <w:contextualSpacing/>
      </w:pPr>
      <w:r w:rsidRPr="00E77497">
        <w:t xml:space="preserve">Return </w:t>
      </w:r>
      <w:r>
        <w:t xml:space="preserve">the string </w:t>
      </w:r>
      <w:r w:rsidR="00B37EBC">
        <w:t xml:space="preserve">value </w:t>
      </w:r>
      <w:r>
        <w:t xml:space="preserve">whose </w:t>
      </w:r>
      <w:r w:rsidR="00A0691D">
        <w:t>elements</w:t>
      </w:r>
      <w:r>
        <w:t xml:space="preserve"> </w:t>
      </w:r>
      <w:r w:rsidR="00BA286E">
        <w:t xml:space="preserve">are the </w:t>
      </w:r>
      <w:r w:rsidR="00A0691D">
        <w:t xml:space="preserve">code units </w:t>
      </w:r>
      <w:r w:rsidR="00BA286E">
        <w:t xml:space="preserve"> of </w:t>
      </w:r>
      <w:r w:rsidR="00BA286E" w:rsidRPr="00BA286E">
        <w:rPr>
          <w:i/>
        </w:rPr>
        <w:t>head</w:t>
      </w:r>
      <w:r w:rsidR="00BA286E">
        <w:t xml:space="preserve"> followed by the </w:t>
      </w:r>
      <w:r w:rsidR="00A0691D">
        <w:t>code units</w:t>
      </w:r>
      <w:r w:rsidR="00BA286E">
        <w:t xml:space="preserve"> of </w:t>
      </w:r>
      <w:r w:rsidR="00BA286E" w:rsidRPr="00BA286E">
        <w:rPr>
          <w:i/>
        </w:rPr>
        <w:t>tail</w:t>
      </w:r>
      <w:r w:rsidRPr="00E77497">
        <w:t>.</w:t>
      </w:r>
    </w:p>
    <w:p w14:paraId="438E4DF6" w14:textId="77777777" w:rsidR="00D212BF" w:rsidRPr="00BA286E" w:rsidRDefault="00D212BF" w:rsidP="00D212BF">
      <w:pPr>
        <w:rPr>
          <w:rFonts w:ascii="Times New Roman" w:hAnsi="Times New Roman"/>
        </w:rPr>
      </w:pPr>
      <w:r>
        <w:rPr>
          <w:rStyle w:val="bnf"/>
        </w:rPr>
        <w:t>TemplateSpan</w:t>
      </w:r>
      <w:r w:rsidR="00AA44E9">
        <w:rPr>
          <w:rStyle w:val="bnf"/>
        </w:rPr>
        <w:t>s</w:t>
      </w:r>
      <w:r w:rsidRPr="00E77497">
        <w:t xml:space="preserve"> </w:t>
      </w:r>
      <w:r w:rsidRPr="00E77497">
        <w:rPr>
          <w:b/>
        </w:rPr>
        <w:t>:</w:t>
      </w:r>
      <w:r w:rsidRPr="00E77497">
        <w:rPr>
          <w:i/>
        </w:rPr>
        <w:t xml:space="preserve"> </w:t>
      </w:r>
      <w:r>
        <w:rPr>
          <w:rFonts w:ascii="Times New Roman" w:hAnsi="Times New Roman"/>
          <w:i/>
        </w:rPr>
        <w:t xml:space="preserve"> TemplateTail</w:t>
      </w:r>
    </w:p>
    <w:p w14:paraId="4551B7D9" w14:textId="77777777" w:rsidR="00D212BF" w:rsidRDefault="00D212BF" w:rsidP="007D5644">
      <w:pPr>
        <w:pStyle w:val="Alg4"/>
        <w:numPr>
          <w:ilvl w:val="0"/>
          <w:numId w:val="904"/>
        </w:numPr>
        <w:spacing w:after="220"/>
        <w:contextualSpacing/>
      </w:pPr>
      <w:r>
        <w:t xml:space="preserve">Let </w:t>
      </w:r>
      <w:r w:rsidRPr="00BA286E">
        <w:rPr>
          <w:i/>
        </w:rPr>
        <w:t>tail</w:t>
      </w:r>
      <w:r>
        <w:t xml:space="preserve"> be the TV of </w:t>
      </w:r>
      <w:r>
        <w:rPr>
          <w:i/>
        </w:rPr>
        <w:t xml:space="preserve">TemplateTail </w:t>
      </w:r>
      <w:r>
        <w:t xml:space="preserve">as defined in </w:t>
      </w:r>
      <w:r w:rsidR="00A51D25">
        <w:fldChar w:fldCharType="begin"/>
      </w:r>
      <w:r w:rsidR="00A51D25">
        <w:instrText xml:space="preserve"> REF _Ref365548210 \r \h </w:instrText>
      </w:r>
      <w:r w:rsidR="00A51D25">
        <w:fldChar w:fldCharType="separate"/>
      </w:r>
      <w:r w:rsidR="00D433E8">
        <w:t>11.8.6</w:t>
      </w:r>
      <w:r w:rsidR="00A51D25">
        <w:fldChar w:fldCharType="end"/>
      </w:r>
      <w:r>
        <w:t>.</w:t>
      </w:r>
    </w:p>
    <w:p w14:paraId="6B06E5BB" w14:textId="77777777" w:rsidR="00D212BF" w:rsidRPr="00E77497" w:rsidRDefault="00D212BF" w:rsidP="00D212BF">
      <w:pPr>
        <w:pStyle w:val="Alg4"/>
        <w:numPr>
          <w:ilvl w:val="0"/>
          <w:numId w:val="904"/>
        </w:numPr>
        <w:spacing w:after="220"/>
        <w:contextualSpacing/>
      </w:pPr>
      <w:r w:rsidRPr="00E77497">
        <w:t xml:space="preserve">Return </w:t>
      </w:r>
      <w:r>
        <w:t xml:space="preserve">the string whose elements are the code units of </w:t>
      </w:r>
      <w:r w:rsidRPr="00BA286E">
        <w:rPr>
          <w:i/>
        </w:rPr>
        <w:t>tail</w:t>
      </w:r>
      <w:r w:rsidRPr="00E77497">
        <w:t>.</w:t>
      </w:r>
    </w:p>
    <w:p w14:paraId="02A83857" w14:textId="77777777" w:rsidR="00F37DF5" w:rsidRPr="00BA286E" w:rsidRDefault="00387B31" w:rsidP="00F37DF5">
      <w:pPr>
        <w:rPr>
          <w:rFonts w:ascii="Times New Roman" w:hAnsi="Times New Roman"/>
        </w:rPr>
      </w:pPr>
      <w:r>
        <w:rPr>
          <w:rStyle w:val="bnf"/>
        </w:rPr>
        <w:t>Template</w:t>
      </w:r>
      <w:r w:rsidR="00B37EBC">
        <w:rPr>
          <w:rStyle w:val="bnf"/>
        </w:rPr>
        <w:t>Span</w:t>
      </w:r>
      <w:r w:rsidR="00AA44E9">
        <w:rPr>
          <w:rStyle w:val="bnf"/>
        </w:rPr>
        <w:t>s</w:t>
      </w:r>
      <w:r w:rsidR="00F37DF5" w:rsidRPr="00E77497">
        <w:t xml:space="preserve"> </w:t>
      </w:r>
      <w:r w:rsidR="00F37DF5" w:rsidRPr="00E77497">
        <w:rPr>
          <w:b/>
        </w:rPr>
        <w:t>:</w:t>
      </w:r>
      <w:r w:rsidR="00F37DF5" w:rsidRPr="00E77497">
        <w:rPr>
          <w:i/>
        </w:rPr>
        <w:t xml:space="preserve"> </w:t>
      </w:r>
      <w:r w:rsidR="00F37DF5">
        <w:rPr>
          <w:rFonts w:ascii="Times New Roman" w:hAnsi="Times New Roman"/>
          <w:i/>
        </w:rPr>
        <w:t xml:space="preserve"> </w:t>
      </w:r>
      <w:r>
        <w:rPr>
          <w:rFonts w:ascii="Times New Roman" w:hAnsi="Times New Roman"/>
          <w:i/>
        </w:rPr>
        <w:t>Template</w:t>
      </w:r>
      <w:r w:rsidR="00F37DF5">
        <w:rPr>
          <w:rFonts w:ascii="Times New Roman" w:hAnsi="Times New Roman"/>
          <w:i/>
        </w:rPr>
        <w:t xml:space="preserve">MiddleList </w:t>
      </w:r>
      <w:r w:rsidR="00F37DF5">
        <w:rPr>
          <w:rFonts w:ascii="Times New Roman" w:hAnsi="Times New Roman"/>
        </w:rPr>
        <w:t xml:space="preserve"> </w:t>
      </w:r>
      <w:r w:rsidR="00F37DF5" w:rsidRPr="00BA286E">
        <w:rPr>
          <w:rFonts w:cs="Arial"/>
          <w:sz w:val="16"/>
        </w:rPr>
        <w:t>[Lexical goal</w:t>
      </w:r>
      <w:r w:rsidR="00F37DF5" w:rsidRPr="00E77497">
        <w:rPr>
          <w:rFonts w:cs="Arial"/>
          <w:i/>
          <w:sz w:val="16"/>
        </w:rPr>
        <w:t xml:space="preserve"> </w:t>
      </w:r>
      <w:r w:rsidR="00F37DF5" w:rsidRPr="00BA286E">
        <w:rPr>
          <w:rFonts w:ascii="Times New Roman" w:hAnsi="Times New Roman"/>
          <w:i/>
          <w:sz w:val="16"/>
        </w:rPr>
        <w:t>InputElement</w:t>
      </w:r>
      <w:r>
        <w:rPr>
          <w:rFonts w:ascii="Times New Roman" w:hAnsi="Times New Roman"/>
          <w:i/>
          <w:sz w:val="16"/>
        </w:rPr>
        <w:t>Template</w:t>
      </w:r>
      <w:r w:rsidR="00F37DF5" w:rsidRPr="00BA286E">
        <w:rPr>
          <w:rFonts w:ascii="Times New Roman" w:hAnsi="Times New Roman"/>
          <w:i/>
          <w:sz w:val="16"/>
        </w:rPr>
        <w:t>Tail</w:t>
      </w:r>
      <w:r w:rsidR="00F37DF5" w:rsidRPr="00BA286E">
        <w:rPr>
          <w:rFonts w:cs="Arial"/>
          <w:sz w:val="16"/>
        </w:rPr>
        <w:t>]</w:t>
      </w:r>
      <w:r w:rsidR="00F37DF5">
        <w:rPr>
          <w:rFonts w:cs="Arial"/>
          <w:sz w:val="16"/>
        </w:rPr>
        <w:t xml:space="preserve"> </w:t>
      </w:r>
      <w:r>
        <w:rPr>
          <w:rFonts w:ascii="Times New Roman" w:hAnsi="Times New Roman"/>
          <w:i/>
        </w:rPr>
        <w:t>Template</w:t>
      </w:r>
      <w:r w:rsidR="00F37DF5">
        <w:rPr>
          <w:rFonts w:ascii="Times New Roman" w:hAnsi="Times New Roman"/>
          <w:i/>
        </w:rPr>
        <w:t>Tail</w:t>
      </w:r>
    </w:p>
    <w:p w14:paraId="0A860965" w14:textId="77777777" w:rsidR="00C06040" w:rsidRDefault="00C06040" w:rsidP="00C06040">
      <w:pPr>
        <w:pStyle w:val="Alg4"/>
        <w:numPr>
          <w:ilvl w:val="0"/>
          <w:numId w:val="964"/>
        </w:numPr>
        <w:spacing w:after="220"/>
        <w:contextualSpacing/>
      </w:pPr>
      <w:r>
        <w:t xml:space="preserve">Let </w:t>
      </w:r>
      <w:r w:rsidRPr="00C06040">
        <w:rPr>
          <w:i/>
        </w:rPr>
        <w:t>head</w:t>
      </w:r>
      <w:r>
        <w:t xml:space="preserve"> be the result of evaluating </w:t>
      </w:r>
      <w:r w:rsidRPr="00C06040">
        <w:rPr>
          <w:i/>
        </w:rPr>
        <w:t>Template</w:t>
      </w:r>
      <w:r>
        <w:rPr>
          <w:i/>
        </w:rPr>
        <w:t>MiddleList</w:t>
      </w:r>
      <w:r>
        <w:t>.</w:t>
      </w:r>
    </w:p>
    <w:p w14:paraId="53232C7A" w14:textId="77777777" w:rsidR="00F37DF5" w:rsidRDefault="00F37DF5" w:rsidP="00C06040">
      <w:pPr>
        <w:pStyle w:val="Alg4"/>
        <w:numPr>
          <w:ilvl w:val="0"/>
          <w:numId w:val="964"/>
        </w:numPr>
        <w:spacing w:after="220"/>
        <w:contextualSpacing/>
      </w:pPr>
      <w:r>
        <w:t>ReturnIfAbrupt(</w:t>
      </w:r>
      <w:r w:rsidR="00D212BF">
        <w:rPr>
          <w:i/>
        </w:rPr>
        <w:t>head</w:t>
      </w:r>
      <w:r>
        <w:t>).</w:t>
      </w:r>
    </w:p>
    <w:p w14:paraId="076E2B6B" w14:textId="77777777" w:rsidR="00F37DF5" w:rsidRDefault="00F37DF5" w:rsidP="007D5644">
      <w:pPr>
        <w:pStyle w:val="Alg4"/>
        <w:numPr>
          <w:ilvl w:val="0"/>
          <w:numId w:val="964"/>
        </w:numPr>
        <w:spacing w:after="220"/>
        <w:contextualSpacing/>
      </w:pPr>
      <w:r>
        <w:t xml:space="preserve">Let </w:t>
      </w:r>
      <w:r w:rsidRPr="00BA286E">
        <w:rPr>
          <w:i/>
        </w:rPr>
        <w:t>tail</w:t>
      </w:r>
      <w:r>
        <w:t xml:space="preserve"> be the </w:t>
      </w:r>
      <w:r w:rsidR="00387B31">
        <w:t>TV</w:t>
      </w:r>
      <w:r>
        <w:t xml:space="preserve"> of </w:t>
      </w:r>
      <w:r w:rsidR="00387B31">
        <w:rPr>
          <w:i/>
        </w:rPr>
        <w:t>Template</w:t>
      </w:r>
      <w:r>
        <w:rPr>
          <w:i/>
        </w:rPr>
        <w:t xml:space="preserve">Tail </w:t>
      </w:r>
      <w:r>
        <w:t xml:space="preserve">as defined in </w:t>
      </w:r>
      <w:r w:rsidR="00A51D25">
        <w:fldChar w:fldCharType="begin"/>
      </w:r>
      <w:r w:rsidR="00A51D25">
        <w:instrText xml:space="preserve"> REF _Ref365548225 \r \h </w:instrText>
      </w:r>
      <w:r w:rsidR="00A51D25">
        <w:fldChar w:fldCharType="separate"/>
      </w:r>
      <w:r w:rsidR="00D433E8">
        <w:t>11.8.6</w:t>
      </w:r>
      <w:r w:rsidR="00A51D25">
        <w:fldChar w:fldCharType="end"/>
      </w:r>
      <w:r>
        <w:t>.</w:t>
      </w:r>
    </w:p>
    <w:p w14:paraId="288449AA" w14:textId="77777777" w:rsidR="00F37DF5" w:rsidRPr="00E77497" w:rsidRDefault="00F37DF5" w:rsidP="002B6820">
      <w:pPr>
        <w:pStyle w:val="Alg4"/>
        <w:numPr>
          <w:ilvl w:val="0"/>
          <w:numId w:val="964"/>
        </w:numPr>
        <w:spacing w:after="220"/>
        <w:contextualSpacing/>
      </w:pPr>
      <w:r w:rsidRPr="00E77497">
        <w:t xml:space="preserve">Return </w:t>
      </w:r>
      <w:r>
        <w:t xml:space="preserve">the string whose </w:t>
      </w:r>
      <w:r w:rsidR="00A0691D">
        <w:t>elements</w:t>
      </w:r>
      <w:r>
        <w:t xml:space="preserve"> are the </w:t>
      </w:r>
      <w:r w:rsidR="00D212BF">
        <w:t xml:space="preserve">elements </w:t>
      </w:r>
      <w:r>
        <w:t xml:space="preserve">of </w:t>
      </w:r>
      <w:r w:rsidRPr="00BA286E">
        <w:rPr>
          <w:i/>
        </w:rPr>
        <w:t>head</w:t>
      </w:r>
      <w:r>
        <w:t xml:space="preserve"> followed by the </w:t>
      </w:r>
      <w:r w:rsidR="002B6820">
        <w:t>elements</w:t>
      </w:r>
      <w:r>
        <w:t xml:space="preserve"> of </w:t>
      </w:r>
      <w:r w:rsidRPr="00BA286E">
        <w:rPr>
          <w:i/>
        </w:rPr>
        <w:t>tail</w:t>
      </w:r>
      <w:r w:rsidRPr="00E77497">
        <w:t>.</w:t>
      </w:r>
    </w:p>
    <w:p w14:paraId="760AD586" w14:textId="77777777"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sidRPr="00E77497">
        <w:rPr>
          <w:i/>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14:paraId="18AE5C8F" w14:textId="77777777" w:rsidR="00810454" w:rsidRDefault="00810454" w:rsidP="007D5644">
      <w:pPr>
        <w:pStyle w:val="Alg4"/>
        <w:numPr>
          <w:ilvl w:val="0"/>
          <w:numId w:val="963"/>
        </w:numPr>
        <w:spacing w:after="220"/>
        <w:contextualSpacing/>
      </w:pPr>
      <w:r>
        <w:t xml:space="preserve">Let </w:t>
      </w:r>
      <w:r w:rsidRPr="00BA286E">
        <w:rPr>
          <w:i/>
        </w:rPr>
        <w:t>head</w:t>
      </w:r>
      <w:r>
        <w:t xml:space="preserve"> be the </w:t>
      </w:r>
      <w:r w:rsidR="00387B31">
        <w:t>TV</w:t>
      </w:r>
      <w:r>
        <w:t xml:space="preserve"> of </w:t>
      </w:r>
      <w:r w:rsidR="00387B31">
        <w:rPr>
          <w:i/>
        </w:rPr>
        <w:t>Template</w:t>
      </w:r>
      <w:r>
        <w:rPr>
          <w:i/>
        </w:rPr>
        <w:t>Middle</w:t>
      </w:r>
      <w:r>
        <w:t xml:space="preserve"> as defined in </w:t>
      </w:r>
      <w:r w:rsidR="00A51D25">
        <w:fldChar w:fldCharType="begin"/>
      </w:r>
      <w:r w:rsidR="00A51D25">
        <w:instrText xml:space="preserve"> REF _Ref365548237 \r \h </w:instrText>
      </w:r>
      <w:r w:rsidR="00A51D25">
        <w:fldChar w:fldCharType="separate"/>
      </w:r>
      <w:r w:rsidR="00D433E8">
        <w:t>11.8.6</w:t>
      </w:r>
      <w:r w:rsidR="00A51D25">
        <w:fldChar w:fldCharType="end"/>
      </w:r>
      <w:r>
        <w:t>.</w:t>
      </w:r>
    </w:p>
    <w:p w14:paraId="74219C8F" w14:textId="77777777" w:rsidR="00810454" w:rsidRDefault="00810454" w:rsidP="00865652">
      <w:pPr>
        <w:pStyle w:val="Alg4"/>
        <w:numPr>
          <w:ilvl w:val="0"/>
          <w:numId w:val="963"/>
        </w:numPr>
        <w:spacing w:after="220"/>
        <w:contextualSpacing/>
      </w:pPr>
      <w:r>
        <w:t xml:space="preserve">Let </w:t>
      </w:r>
      <w:r w:rsidRPr="003C08F9">
        <w:rPr>
          <w:i/>
        </w:rPr>
        <w:t>sub</w:t>
      </w:r>
      <w:r>
        <w:t xml:space="preserve"> be the result of evaluating </w:t>
      </w:r>
      <w:r w:rsidRPr="003C08F9">
        <w:rPr>
          <w:i/>
        </w:rPr>
        <w:t>Expression</w:t>
      </w:r>
      <w:r>
        <w:t>.</w:t>
      </w:r>
    </w:p>
    <w:p w14:paraId="48800625" w14:textId="77777777" w:rsidR="00810454" w:rsidRDefault="00810454" w:rsidP="00865652">
      <w:pPr>
        <w:pStyle w:val="Alg4"/>
        <w:numPr>
          <w:ilvl w:val="0"/>
          <w:numId w:val="963"/>
        </w:numPr>
        <w:spacing w:after="220"/>
        <w:contextualSpacing/>
      </w:pPr>
      <w:r>
        <w:t xml:space="preserve">Let </w:t>
      </w:r>
      <w:r w:rsidRPr="003C08F9">
        <w:rPr>
          <w:i/>
        </w:rPr>
        <w:t>middle</w:t>
      </w:r>
      <w:r>
        <w:t xml:space="preserve"> be </w:t>
      </w:r>
      <w:commentRangeStart w:id="4074"/>
      <w:r>
        <w:t>ToString(</w:t>
      </w:r>
      <w:r w:rsidRPr="003C08F9">
        <w:rPr>
          <w:i/>
        </w:rPr>
        <w:t>sub</w:t>
      </w:r>
      <w:r>
        <w:t>).</w:t>
      </w:r>
      <w:commentRangeEnd w:id="4074"/>
      <w:r>
        <w:rPr>
          <w:rStyle w:val="af6"/>
          <w:rFonts w:ascii="Arial" w:eastAsia="MS Mincho" w:hAnsi="Arial"/>
          <w:spacing w:val="0"/>
          <w:lang w:eastAsia="ja-JP"/>
        </w:rPr>
        <w:commentReference w:id="4074"/>
      </w:r>
    </w:p>
    <w:p w14:paraId="72789E5E" w14:textId="77777777" w:rsidR="00810454" w:rsidRDefault="00810454" w:rsidP="00865652">
      <w:pPr>
        <w:pStyle w:val="Alg4"/>
        <w:numPr>
          <w:ilvl w:val="0"/>
          <w:numId w:val="963"/>
        </w:numPr>
        <w:spacing w:after="220"/>
        <w:contextualSpacing/>
      </w:pPr>
      <w:r>
        <w:t>ReturnIfAbrupt(</w:t>
      </w:r>
      <w:r>
        <w:rPr>
          <w:i/>
        </w:rPr>
        <w:t>middle</w:t>
      </w:r>
      <w:r>
        <w:t>).</w:t>
      </w:r>
    </w:p>
    <w:p w14:paraId="18606FB1" w14:textId="77777777" w:rsidR="00810454" w:rsidRPr="00E77497" w:rsidRDefault="00810454" w:rsidP="00865652">
      <w:pPr>
        <w:pStyle w:val="Alg4"/>
        <w:numPr>
          <w:ilvl w:val="0"/>
          <w:numId w:val="963"/>
        </w:numPr>
        <w:spacing w:after="220"/>
        <w:contextualSpacing/>
      </w:pPr>
      <w:r w:rsidRPr="00E77497">
        <w:t xml:space="preserve">Return </w:t>
      </w:r>
      <w:r>
        <w:t xml:space="preserve">the sequence of characters consisting of the </w:t>
      </w:r>
      <w:r w:rsidR="00A0691D">
        <w:t>code units</w:t>
      </w:r>
      <w:r>
        <w:t xml:space="preserve"> of </w:t>
      </w:r>
      <w:r w:rsidRPr="00BA286E">
        <w:rPr>
          <w:i/>
        </w:rPr>
        <w:t>head</w:t>
      </w:r>
      <w:r>
        <w:t xml:space="preserve"> followed by the </w:t>
      </w:r>
      <w:r w:rsidR="00A0691D">
        <w:t>elements</w:t>
      </w:r>
      <w:r>
        <w:t xml:space="preserve"> of </w:t>
      </w:r>
      <w:r w:rsidRPr="00F37DF5">
        <w:rPr>
          <w:i/>
        </w:rPr>
        <w:t>middle</w:t>
      </w:r>
      <w:r w:rsidRPr="00E77497">
        <w:t>.</w:t>
      </w:r>
    </w:p>
    <w:p w14:paraId="46A9905F" w14:textId="77777777"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Pr>
          <w:b/>
        </w:rPr>
        <w:t xml:space="preserve"> </w:t>
      </w:r>
      <w:r>
        <w:rPr>
          <w:rStyle w:val="bnf"/>
        </w:rPr>
        <w:t>Template</w:t>
      </w:r>
      <w:r w:rsidR="00810454">
        <w:rPr>
          <w:rStyle w:val="bnf"/>
        </w:rPr>
        <w:t>MiddleList</w:t>
      </w:r>
      <w:r w:rsidR="00810454" w:rsidRPr="00E77497">
        <w:rPr>
          <w:i/>
        </w:rPr>
        <w:t xml:space="preserve"> </w:t>
      </w:r>
      <w:r w:rsidR="00810454" w:rsidRPr="00BA286E">
        <w:rPr>
          <w:rFonts w:cs="Arial"/>
          <w:sz w:val="16"/>
        </w:rPr>
        <w:t>[Lexical goal</w:t>
      </w:r>
      <w:r w:rsidR="00810454" w:rsidRPr="00E77497">
        <w:rPr>
          <w:rFonts w:cs="Arial"/>
          <w:i/>
          <w:sz w:val="16"/>
        </w:rPr>
        <w:t xml:space="preserve"> </w:t>
      </w:r>
      <w:r w:rsidR="00810454" w:rsidRPr="00BA286E">
        <w:rPr>
          <w:rFonts w:ascii="Times New Roman" w:hAnsi="Times New Roman"/>
          <w:i/>
          <w:sz w:val="16"/>
        </w:rPr>
        <w:t>InputElement</w:t>
      </w:r>
      <w:r>
        <w:rPr>
          <w:rFonts w:ascii="Times New Roman" w:hAnsi="Times New Roman"/>
          <w:i/>
          <w:sz w:val="16"/>
        </w:rPr>
        <w:t>Template</w:t>
      </w:r>
      <w:r w:rsidR="00810454" w:rsidRPr="00BA286E">
        <w:rPr>
          <w:rFonts w:ascii="Times New Roman" w:hAnsi="Times New Roman"/>
          <w:i/>
          <w:sz w:val="16"/>
        </w:rPr>
        <w:t>Tail</w:t>
      </w:r>
      <w:r w:rsidR="00810454" w:rsidRPr="00BA286E">
        <w:rPr>
          <w:rFonts w:cs="Arial"/>
          <w:sz w:val="16"/>
        </w:rPr>
        <w:t>]</w:t>
      </w:r>
      <w:r w:rsidR="00810454">
        <w:rPr>
          <w:rFonts w:cs="Arial"/>
          <w:sz w:val="16"/>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14:paraId="721479C1" w14:textId="77777777" w:rsidR="00810454" w:rsidRDefault="00810454" w:rsidP="00865652">
      <w:pPr>
        <w:pStyle w:val="Alg4"/>
        <w:numPr>
          <w:ilvl w:val="0"/>
          <w:numId w:val="962"/>
        </w:numPr>
        <w:spacing w:after="220"/>
        <w:contextualSpacing/>
      </w:pPr>
      <w:r>
        <w:t xml:space="preserve">Let </w:t>
      </w:r>
      <w:r w:rsidR="00BD4828">
        <w:rPr>
          <w:i/>
        </w:rPr>
        <w:t>rest</w:t>
      </w:r>
      <w:r>
        <w:t xml:space="preserve"> be the result of evaluating </w:t>
      </w:r>
      <w:r w:rsidR="00387B31">
        <w:rPr>
          <w:i/>
        </w:rPr>
        <w:t>Template</w:t>
      </w:r>
      <w:r>
        <w:rPr>
          <w:i/>
        </w:rPr>
        <w:t xml:space="preserve">MiddleList </w:t>
      </w:r>
      <w:r>
        <w:t>.</w:t>
      </w:r>
    </w:p>
    <w:p w14:paraId="168FDAE0" w14:textId="77777777" w:rsidR="00810454" w:rsidRDefault="00810454" w:rsidP="00865652">
      <w:pPr>
        <w:pStyle w:val="Alg4"/>
        <w:numPr>
          <w:ilvl w:val="0"/>
          <w:numId w:val="962"/>
        </w:numPr>
        <w:spacing w:after="220"/>
        <w:contextualSpacing/>
      </w:pPr>
      <w:r>
        <w:t>ReturnIfAbrupt(</w:t>
      </w:r>
      <w:r w:rsidR="00BD4828">
        <w:rPr>
          <w:i/>
        </w:rPr>
        <w:t>rest</w:t>
      </w:r>
      <w:r>
        <w:t>).</w:t>
      </w:r>
    </w:p>
    <w:p w14:paraId="27CC7D4C" w14:textId="77777777" w:rsidR="00810454" w:rsidRDefault="00810454" w:rsidP="007D5644">
      <w:pPr>
        <w:pStyle w:val="Alg4"/>
        <w:numPr>
          <w:ilvl w:val="0"/>
          <w:numId w:val="962"/>
        </w:numPr>
        <w:spacing w:after="220"/>
        <w:contextualSpacing/>
      </w:pPr>
      <w:r>
        <w:t xml:space="preserve">Let </w:t>
      </w:r>
      <w:r w:rsidR="00BD4828">
        <w:rPr>
          <w:i/>
        </w:rPr>
        <w:t xml:space="preserve">middle </w:t>
      </w:r>
      <w:r>
        <w:t xml:space="preserve"> be the </w:t>
      </w:r>
      <w:r w:rsidR="00387B31">
        <w:t>TV</w:t>
      </w:r>
      <w:r>
        <w:t xml:space="preserve"> of </w:t>
      </w:r>
      <w:r w:rsidR="00387B31">
        <w:rPr>
          <w:i/>
        </w:rPr>
        <w:t>Template</w:t>
      </w:r>
      <w:r>
        <w:rPr>
          <w:i/>
        </w:rPr>
        <w:t>Middle</w:t>
      </w:r>
      <w:r>
        <w:t xml:space="preserve"> as defined in </w:t>
      </w:r>
      <w:r w:rsidR="00A51D25">
        <w:fldChar w:fldCharType="begin"/>
      </w:r>
      <w:r w:rsidR="00A51D25">
        <w:instrText xml:space="preserve"> REF _Ref365548249 \r \h </w:instrText>
      </w:r>
      <w:r w:rsidR="00A51D25">
        <w:fldChar w:fldCharType="separate"/>
      </w:r>
      <w:r w:rsidR="00D433E8">
        <w:t>11.8.6</w:t>
      </w:r>
      <w:r w:rsidR="00A51D25">
        <w:fldChar w:fldCharType="end"/>
      </w:r>
      <w:r>
        <w:t>.</w:t>
      </w:r>
    </w:p>
    <w:p w14:paraId="6AEF8FBE" w14:textId="77777777" w:rsidR="00810454" w:rsidRDefault="00810454" w:rsidP="00865652">
      <w:pPr>
        <w:pStyle w:val="Alg4"/>
        <w:numPr>
          <w:ilvl w:val="0"/>
          <w:numId w:val="962"/>
        </w:numPr>
        <w:spacing w:after="220"/>
        <w:contextualSpacing/>
      </w:pPr>
      <w:r>
        <w:t xml:space="preserve">Let </w:t>
      </w:r>
      <w:r w:rsidRPr="003C08F9">
        <w:rPr>
          <w:i/>
        </w:rPr>
        <w:t>sub</w:t>
      </w:r>
      <w:r>
        <w:t xml:space="preserve"> be the result of evaluating </w:t>
      </w:r>
      <w:r w:rsidRPr="003C08F9">
        <w:rPr>
          <w:i/>
        </w:rPr>
        <w:t>Expression</w:t>
      </w:r>
      <w:r>
        <w:t>.</w:t>
      </w:r>
    </w:p>
    <w:p w14:paraId="036A62A4" w14:textId="77777777" w:rsidR="00810454" w:rsidRDefault="00810454" w:rsidP="00865652">
      <w:pPr>
        <w:pStyle w:val="Alg4"/>
        <w:numPr>
          <w:ilvl w:val="0"/>
          <w:numId w:val="962"/>
        </w:numPr>
        <w:spacing w:after="220"/>
        <w:contextualSpacing/>
      </w:pPr>
      <w:r>
        <w:t xml:space="preserve">Let </w:t>
      </w:r>
      <w:r w:rsidR="00BD4828">
        <w:rPr>
          <w:i/>
        </w:rPr>
        <w:t>last</w:t>
      </w:r>
      <w:r>
        <w:t xml:space="preserve"> be </w:t>
      </w:r>
      <w:commentRangeStart w:id="4075"/>
      <w:r>
        <w:t>ToString(</w:t>
      </w:r>
      <w:r w:rsidRPr="003C08F9">
        <w:rPr>
          <w:i/>
        </w:rPr>
        <w:t>sub</w:t>
      </w:r>
      <w:r>
        <w:t>).</w:t>
      </w:r>
      <w:commentRangeEnd w:id="4075"/>
      <w:r>
        <w:rPr>
          <w:rStyle w:val="af6"/>
          <w:rFonts w:ascii="Arial" w:eastAsia="MS Mincho" w:hAnsi="Arial"/>
          <w:spacing w:val="0"/>
          <w:lang w:eastAsia="ja-JP"/>
        </w:rPr>
        <w:commentReference w:id="4075"/>
      </w:r>
    </w:p>
    <w:p w14:paraId="2356CF5F" w14:textId="77777777" w:rsidR="00810454" w:rsidRDefault="00810454" w:rsidP="00865652">
      <w:pPr>
        <w:pStyle w:val="Alg4"/>
        <w:numPr>
          <w:ilvl w:val="0"/>
          <w:numId w:val="962"/>
        </w:numPr>
        <w:spacing w:after="220"/>
        <w:contextualSpacing/>
      </w:pPr>
      <w:r>
        <w:t>ReturnIfAbrupt(</w:t>
      </w:r>
      <w:r w:rsidR="00BD4828">
        <w:rPr>
          <w:i/>
        </w:rPr>
        <w:t>last</w:t>
      </w:r>
      <w:r>
        <w:t>).</w:t>
      </w:r>
    </w:p>
    <w:p w14:paraId="545E4647" w14:textId="77777777" w:rsidR="00810454" w:rsidRPr="00E77497" w:rsidRDefault="00810454" w:rsidP="00865652">
      <w:pPr>
        <w:pStyle w:val="Alg4"/>
        <w:numPr>
          <w:ilvl w:val="0"/>
          <w:numId w:val="962"/>
        </w:numPr>
        <w:spacing w:after="220"/>
        <w:contextualSpacing/>
      </w:pPr>
      <w:r w:rsidRPr="00E77497">
        <w:t xml:space="preserve">Return </w:t>
      </w:r>
      <w:r>
        <w:t xml:space="preserve">the sequence of characters consisting of the </w:t>
      </w:r>
      <w:r w:rsidR="00A0691D">
        <w:t>elements</w:t>
      </w:r>
      <w:r>
        <w:t xml:space="preserve"> of </w:t>
      </w:r>
      <w:r w:rsidR="00BD4828">
        <w:rPr>
          <w:i/>
        </w:rPr>
        <w:t>rest</w:t>
      </w:r>
      <w:r>
        <w:t xml:space="preserve"> </w:t>
      </w:r>
      <w:r w:rsidR="00BD4828">
        <w:t xml:space="preserve">followed by the </w:t>
      </w:r>
      <w:r w:rsidR="00A0691D">
        <w:t>code units</w:t>
      </w:r>
      <w:r w:rsidR="00BD4828">
        <w:t xml:space="preserve"> of </w:t>
      </w:r>
      <w:r w:rsidR="00BD4828">
        <w:rPr>
          <w:i/>
        </w:rPr>
        <w:t>middle</w:t>
      </w:r>
      <w:r w:rsidR="00BD4828">
        <w:t xml:space="preserve"> </w:t>
      </w:r>
      <w:r>
        <w:t xml:space="preserve">followed by the </w:t>
      </w:r>
      <w:r w:rsidR="00A0691D">
        <w:t>elements</w:t>
      </w:r>
      <w:r>
        <w:t xml:space="preserve"> of </w:t>
      </w:r>
      <w:r w:rsidR="00BD4828">
        <w:rPr>
          <w:i/>
        </w:rPr>
        <w:t>last</w:t>
      </w:r>
      <w:r w:rsidRPr="00E77497">
        <w:t>.</w:t>
      </w:r>
    </w:p>
    <w:p w14:paraId="3FBAF8AB" w14:textId="77777777" w:rsidR="004C02EF" w:rsidRPr="00E77497" w:rsidRDefault="004C02EF" w:rsidP="00D148E9">
      <w:pPr>
        <w:pStyle w:val="30"/>
      </w:pPr>
      <w:bookmarkStart w:id="4076" w:name="_Toc361663186"/>
      <w:bookmarkStart w:id="4077" w:name="_Toc361665029"/>
      <w:bookmarkStart w:id="4078" w:name="_Toc361666869"/>
      <w:bookmarkStart w:id="4079" w:name="_Toc361668698"/>
      <w:bookmarkStart w:id="4080" w:name="_Toc364934720"/>
      <w:bookmarkStart w:id="4081" w:name="_Toc365473964"/>
      <w:bookmarkStart w:id="4082" w:name="_Toc361663187"/>
      <w:bookmarkStart w:id="4083" w:name="_Toc361665030"/>
      <w:bookmarkStart w:id="4084" w:name="_Toc361666870"/>
      <w:bookmarkStart w:id="4085" w:name="_Toc361668699"/>
      <w:bookmarkStart w:id="4086" w:name="_Toc364934721"/>
      <w:bookmarkStart w:id="4087" w:name="_Toc365473965"/>
      <w:bookmarkStart w:id="4088" w:name="_Toc361663188"/>
      <w:bookmarkStart w:id="4089" w:name="_Toc361665031"/>
      <w:bookmarkStart w:id="4090" w:name="_Toc361666871"/>
      <w:bookmarkStart w:id="4091" w:name="_Toc361668700"/>
      <w:bookmarkStart w:id="4092" w:name="_Toc364934722"/>
      <w:bookmarkStart w:id="4093" w:name="_Toc365473966"/>
      <w:bookmarkStart w:id="4094" w:name="_Toc361663189"/>
      <w:bookmarkStart w:id="4095" w:name="_Toc361665032"/>
      <w:bookmarkStart w:id="4096" w:name="_Toc361666872"/>
      <w:bookmarkStart w:id="4097" w:name="_Toc361668701"/>
      <w:bookmarkStart w:id="4098" w:name="_Toc364934723"/>
      <w:bookmarkStart w:id="4099" w:name="_Toc365473967"/>
      <w:bookmarkStart w:id="4100" w:name="_Toc472818820"/>
      <w:bookmarkStart w:id="4101" w:name="_Toc235503394"/>
      <w:bookmarkStart w:id="4102" w:name="_Toc241509169"/>
      <w:bookmarkStart w:id="4103" w:name="_Toc244416656"/>
      <w:bookmarkStart w:id="4104" w:name="_Toc276631020"/>
      <w:bookmarkStart w:id="4105" w:name="_Toc368050371"/>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r w:rsidRPr="00E77497">
        <w:t>The Grouping Operato</w:t>
      </w:r>
      <w:bookmarkStart w:id="4106" w:name="_Toc382202826"/>
      <w:bookmarkStart w:id="4107" w:name="_Toc382203046"/>
      <w:bookmarkEnd w:id="3740"/>
      <w:bookmarkEnd w:id="3741"/>
      <w:bookmarkEnd w:id="3742"/>
      <w:bookmarkEnd w:id="3743"/>
      <w:bookmarkEnd w:id="3744"/>
      <w:bookmarkEnd w:id="3745"/>
      <w:bookmarkEnd w:id="3746"/>
      <w:bookmarkEnd w:id="3747"/>
      <w:bookmarkEnd w:id="3748"/>
      <w:bookmarkEnd w:id="3749"/>
      <w:bookmarkEnd w:id="3750"/>
      <w:bookmarkEnd w:id="4106"/>
      <w:bookmarkEnd w:id="4107"/>
      <w:r w:rsidRPr="00E77497">
        <w:t>r</w:t>
      </w:r>
      <w:bookmarkEnd w:id="4100"/>
      <w:bookmarkEnd w:id="4101"/>
      <w:bookmarkEnd w:id="4102"/>
      <w:bookmarkEnd w:id="4103"/>
      <w:bookmarkEnd w:id="4104"/>
      <w:bookmarkEnd w:id="4105"/>
    </w:p>
    <w:p w14:paraId="02E2A106" w14:textId="77777777" w:rsidR="003C6E9D" w:rsidRPr="00E77497" w:rsidRDefault="003C6E9D" w:rsidP="006A78DC">
      <w:pPr>
        <w:pStyle w:val="40"/>
      </w:pPr>
      <w:r w:rsidRPr="00E77497">
        <w:t>Static Semantics:  Early Errors</w:t>
      </w:r>
    </w:p>
    <w:p w14:paraId="4B48220B" w14:textId="77777777" w:rsidR="003C6E9D" w:rsidRPr="00E77497" w:rsidRDefault="003C6E9D" w:rsidP="00CB07B9">
      <w:pPr>
        <w:jc w:val="left"/>
      </w:pPr>
      <w:r>
        <w:rPr>
          <w:rStyle w:val="bnf"/>
        </w:rPr>
        <w:t>PrimaryExpression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p>
    <w:p w14:paraId="294EE90D" w14:textId="77777777" w:rsidR="003C6E9D" w:rsidRDefault="003C6E9D" w:rsidP="00CB07B9">
      <w:pPr>
        <w:numPr>
          <w:ilvl w:val="0"/>
          <w:numId w:val="403"/>
        </w:numPr>
        <w:spacing w:after="0"/>
        <w:jc w:val="left"/>
      </w:pPr>
      <w:r w:rsidRPr="003B4312">
        <w:t xml:space="preserve">It is a Syntax Error if </w:t>
      </w:r>
      <w:r w:rsidRPr="00675B74">
        <w:t xml:space="preserve">the </w:t>
      </w:r>
      <w:r>
        <w:t>lexical token sequence</w:t>
      </w:r>
      <w:r w:rsidRPr="00675B74">
        <w:t xml:space="preserve"> </w:t>
      </w:r>
      <w:r>
        <w:t>matched by</w:t>
      </w:r>
      <w:r w:rsidRPr="00675B74">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E77497">
        <w:t>as the goal symbol.</w:t>
      </w:r>
    </w:p>
    <w:p w14:paraId="534F552A" w14:textId="77777777" w:rsidR="003C6E9D" w:rsidRPr="00E77497" w:rsidRDefault="003C6E9D" w:rsidP="00CB07B9">
      <w:pPr>
        <w:numPr>
          <w:ilvl w:val="0"/>
          <w:numId w:val="403"/>
        </w:numPr>
        <w:jc w:val="left"/>
      </w:pPr>
      <w:r>
        <w:t xml:space="preserve">All Early Errors rules for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9F4A37">
        <w:t>and its derived productions</w:t>
      </w:r>
      <w:r>
        <w:rPr>
          <w:rFonts w:ascii="Times New Roman" w:hAnsi="Times New Roman"/>
        </w:rPr>
        <w:t xml:space="preserve"> </w:t>
      </w:r>
      <w:r>
        <w:t xml:space="preserve">also apply to the </w:t>
      </w:r>
      <w:r w:rsidRPr="007B0127">
        <w:rPr>
          <w:rFonts w:ascii="Times New Roman" w:hAnsi="Times New Roman"/>
        </w:rPr>
        <w:t>Covered</w:t>
      </w:r>
      <w:r w:rsidRPr="009F4A37">
        <w:rPr>
          <w:rFonts w:ascii="Times New Roman" w:hAnsi="Times New Roman"/>
        </w:rPr>
        <w:t>Parenthesi</w:t>
      </w:r>
      <w:r w:rsidR="00CB07B9">
        <w:rPr>
          <w:rFonts w:ascii="Times New Roman" w:hAnsi="Times New Roman"/>
        </w:rPr>
        <w:t>s</w:t>
      </w:r>
      <w:r w:rsidRPr="009F4A37">
        <w:rPr>
          <w:rFonts w:ascii="Times New Roman" w:hAnsi="Times New Roman"/>
        </w:rPr>
        <w:t>edExpression</w:t>
      </w:r>
      <w:r>
        <w:t xml:space="preserve"> of</w:t>
      </w:r>
      <w:r w:rsidRPr="006F0F34">
        <w:rPr>
          <w:rStyle w:val="bnf"/>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t>.</w:t>
      </w:r>
    </w:p>
    <w:p w14:paraId="25830400" w14:textId="77777777" w:rsidR="00A81EF0" w:rsidRPr="00253B6F" w:rsidRDefault="00A81EF0" w:rsidP="006A78DC">
      <w:pPr>
        <w:pStyle w:val="40"/>
        <w:rPr>
          <w:i/>
        </w:rPr>
      </w:pPr>
      <w:bookmarkStart w:id="4108" w:name="_Ref366742441"/>
      <w:r w:rsidRPr="00E77497">
        <w:t xml:space="preserve">Static Semantics:  </w:t>
      </w:r>
      <w:r w:rsidRPr="00BD6E56">
        <w:rPr>
          <w:lang w:eastAsia="en-US"/>
        </w:rPr>
        <w:t>IsValidSimpleAssignmentTarget</w:t>
      </w:r>
      <w:bookmarkEnd w:id="4108"/>
    </w:p>
    <w:p w14:paraId="2E3D4260" w14:textId="77777777" w:rsidR="00AD3F37" w:rsidRPr="00C81794" w:rsidRDefault="00AD3F37" w:rsidP="00AD3F37">
      <w:pPr>
        <w:rPr>
          <w:ins w:id="4109" w:author="Rev 19 Allen Wirfs-Brock" w:date="2013-09-12T09:44:00Z"/>
          <w:lang w:eastAsia="en-US"/>
        </w:rPr>
      </w:pPr>
      <w:ins w:id="4110" w:author="Rev 19 Allen Wirfs-Brock" w:date="2013-09-12T09:44: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111" w:author="Rev 19 Allen Wirfs-Brock" w:date="2013-09-12T09:44:00Z">
        <w:r>
          <w:rPr>
            <w:lang w:eastAsia="en-US"/>
          </w:rPr>
          <w:fldChar w:fldCharType="separate"/>
        </w:r>
      </w:ins>
      <w:ins w:id="4112" w:author="Rev 19 Allen Wirfs-Brock" w:date="2013-09-27T13:21:00Z">
        <w:r w:rsidR="00D433E8">
          <w:rPr>
            <w:lang w:eastAsia="en-US"/>
          </w:rPr>
          <w:t>12.1.0.2</w:t>
        </w:r>
      </w:ins>
      <w:ins w:id="4113"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114" w:author="Rev 19 Allen Wirfs-Brock" w:date="2013-09-12T09:44:00Z">
        <w:r>
          <w:rPr>
            <w:lang w:eastAsia="en-US"/>
          </w:rPr>
          <w:fldChar w:fldCharType="separate"/>
        </w:r>
      </w:ins>
      <w:ins w:id="4115" w:author="Rev 19 Allen Wirfs-Brock" w:date="2013-09-27T13:21:00Z">
        <w:r w:rsidR="00D433E8">
          <w:rPr>
            <w:lang w:eastAsia="en-US"/>
          </w:rPr>
          <w:t>12.2.1.2</w:t>
        </w:r>
      </w:ins>
      <w:ins w:id="4116"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117" w:author="Rev 19 Allen Wirfs-Brock" w:date="2013-09-12T09:44:00Z">
        <w:r>
          <w:rPr>
            <w:lang w:eastAsia="en-US"/>
          </w:rPr>
          <w:fldChar w:fldCharType="separate"/>
        </w:r>
      </w:ins>
      <w:ins w:id="4118" w:author="Rev 19 Allen Wirfs-Brock" w:date="2013-09-27T13:21:00Z">
        <w:r w:rsidR="00D433E8">
          <w:rPr>
            <w:lang w:eastAsia="en-US"/>
          </w:rPr>
          <w:t>12.3.2</w:t>
        </w:r>
      </w:ins>
      <w:ins w:id="4119"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120" w:author="Rev 19 Allen Wirfs-Brock" w:date="2013-09-12T09:44:00Z">
        <w:r>
          <w:rPr>
            <w:lang w:eastAsia="en-US"/>
          </w:rPr>
          <w:fldChar w:fldCharType="separate"/>
        </w:r>
      </w:ins>
      <w:ins w:id="4121" w:author="Rev 19 Allen Wirfs-Brock" w:date="2013-09-27T13:21:00Z">
        <w:r w:rsidR="00D433E8">
          <w:rPr>
            <w:lang w:eastAsia="en-US"/>
          </w:rPr>
          <w:t>12.4.2</w:t>
        </w:r>
      </w:ins>
      <w:ins w:id="4122"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123" w:author="Rev 19 Allen Wirfs-Brock" w:date="2013-09-12T09:44:00Z">
        <w:r>
          <w:rPr>
            <w:lang w:eastAsia="en-US"/>
          </w:rPr>
          <w:fldChar w:fldCharType="separate"/>
        </w:r>
      </w:ins>
      <w:ins w:id="4124" w:author="Rev 19 Allen Wirfs-Brock" w:date="2013-09-27T13:21:00Z">
        <w:r w:rsidR="00D433E8">
          <w:rPr>
            <w:lang w:eastAsia="en-US"/>
          </w:rPr>
          <w:t>12.5.1</w:t>
        </w:r>
      </w:ins>
      <w:ins w:id="4125"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126" w:author="Rev 19 Allen Wirfs-Brock" w:date="2013-09-12T09:44:00Z">
        <w:r>
          <w:rPr>
            <w:lang w:eastAsia="en-US"/>
          </w:rPr>
          <w:fldChar w:fldCharType="separate"/>
        </w:r>
      </w:ins>
      <w:ins w:id="4127" w:author="Rev 19 Allen Wirfs-Brock" w:date="2013-09-27T13:21:00Z">
        <w:r w:rsidR="00D433E8">
          <w:rPr>
            <w:lang w:eastAsia="en-US"/>
          </w:rPr>
          <w:t>12.6.1</w:t>
        </w:r>
      </w:ins>
      <w:ins w:id="4128"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129" w:author="Rev 19 Allen Wirfs-Brock" w:date="2013-09-12T09:44:00Z">
        <w:r>
          <w:rPr>
            <w:lang w:eastAsia="en-US"/>
          </w:rPr>
          <w:fldChar w:fldCharType="separate"/>
        </w:r>
      </w:ins>
      <w:ins w:id="4130" w:author="Rev 19 Allen Wirfs-Brock" w:date="2013-09-27T13:21:00Z">
        <w:r w:rsidR="00D433E8">
          <w:rPr>
            <w:lang w:eastAsia="en-US"/>
          </w:rPr>
          <w:t>12.7.1</w:t>
        </w:r>
      </w:ins>
      <w:ins w:id="4131"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132" w:author="Rev 19 Allen Wirfs-Brock" w:date="2013-09-12T09:44:00Z">
        <w:r>
          <w:rPr>
            <w:lang w:eastAsia="en-US"/>
          </w:rPr>
          <w:fldChar w:fldCharType="separate"/>
        </w:r>
      </w:ins>
      <w:ins w:id="4133" w:author="Rev 19 Allen Wirfs-Brock" w:date="2013-09-27T13:21:00Z">
        <w:r w:rsidR="00D433E8">
          <w:rPr>
            <w:lang w:eastAsia="en-US"/>
          </w:rPr>
          <w:t>12.8.1</w:t>
        </w:r>
      </w:ins>
      <w:ins w:id="4134"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135" w:author="Rev 19 Allen Wirfs-Brock" w:date="2013-09-12T09:44:00Z">
        <w:r>
          <w:rPr>
            <w:lang w:eastAsia="en-US"/>
          </w:rPr>
          <w:fldChar w:fldCharType="separate"/>
        </w:r>
      </w:ins>
      <w:ins w:id="4136" w:author="Rev 19 Allen Wirfs-Brock" w:date="2013-09-27T13:21:00Z">
        <w:r w:rsidR="00D433E8">
          <w:rPr>
            <w:lang w:eastAsia="en-US"/>
          </w:rPr>
          <w:t>12.9.1</w:t>
        </w:r>
      </w:ins>
      <w:ins w:id="4137"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138" w:author="Rev 19 Allen Wirfs-Brock" w:date="2013-09-12T09:44:00Z">
        <w:r>
          <w:rPr>
            <w:lang w:eastAsia="en-US"/>
          </w:rPr>
          <w:fldChar w:fldCharType="separate"/>
        </w:r>
      </w:ins>
      <w:ins w:id="4139" w:author="Rev 19 Allen Wirfs-Brock" w:date="2013-09-27T13:21:00Z">
        <w:r w:rsidR="00D433E8">
          <w:rPr>
            <w:lang w:eastAsia="en-US"/>
          </w:rPr>
          <w:t>12.10.1</w:t>
        </w:r>
      </w:ins>
      <w:ins w:id="4140"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141" w:author="Rev 19 Allen Wirfs-Brock" w:date="2013-09-12T09:44:00Z">
        <w:r>
          <w:rPr>
            <w:lang w:eastAsia="en-US"/>
          </w:rPr>
          <w:fldChar w:fldCharType="separate"/>
        </w:r>
      </w:ins>
      <w:ins w:id="4142" w:author="Rev 19 Allen Wirfs-Brock" w:date="2013-09-27T13:21:00Z">
        <w:r w:rsidR="00D433E8">
          <w:rPr>
            <w:lang w:eastAsia="en-US"/>
          </w:rPr>
          <w:t>12.11.1</w:t>
        </w:r>
      </w:ins>
      <w:ins w:id="4143"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144" w:author="Rev 19 Allen Wirfs-Brock" w:date="2013-09-12T09:44:00Z">
        <w:r>
          <w:rPr>
            <w:lang w:eastAsia="en-US"/>
          </w:rPr>
          <w:fldChar w:fldCharType="separate"/>
        </w:r>
      </w:ins>
      <w:ins w:id="4145" w:author="Rev 19 Allen Wirfs-Brock" w:date="2013-09-27T13:21:00Z">
        <w:r w:rsidR="00D433E8">
          <w:rPr>
            <w:lang w:eastAsia="en-US"/>
          </w:rPr>
          <w:t>12.12.1</w:t>
        </w:r>
      </w:ins>
      <w:ins w:id="4146"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147" w:author="Rev 19 Allen Wirfs-Brock" w:date="2013-09-12T09:44:00Z">
        <w:r>
          <w:rPr>
            <w:lang w:eastAsia="en-US"/>
          </w:rPr>
          <w:fldChar w:fldCharType="separate"/>
        </w:r>
      </w:ins>
      <w:ins w:id="4148" w:author="Rev 19 Allen Wirfs-Brock" w:date="2013-09-27T13:21:00Z">
        <w:r w:rsidR="00D433E8">
          <w:rPr>
            <w:lang w:eastAsia="en-US"/>
          </w:rPr>
          <w:t>12.13.2</w:t>
        </w:r>
      </w:ins>
      <w:ins w:id="4149"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150" w:author="Rev 19 Allen Wirfs-Brock" w:date="2013-09-12T09:44:00Z">
        <w:r>
          <w:rPr>
            <w:lang w:eastAsia="en-US"/>
          </w:rPr>
          <w:fldChar w:fldCharType="separate"/>
        </w:r>
      </w:ins>
      <w:ins w:id="4151" w:author="Rev 19 Allen Wirfs-Brock" w:date="2013-09-27T13:21:00Z">
        <w:r w:rsidR="00D433E8">
          <w:rPr>
            <w:lang w:eastAsia="en-US"/>
          </w:rPr>
          <w:t>12.14.1</w:t>
        </w:r>
      </w:ins>
      <w:ins w:id="4152" w:author="Rev 19 Allen Wirfs-Brock" w:date="2013-09-12T09:44:00Z">
        <w:r>
          <w:rPr>
            <w:lang w:eastAsia="en-US"/>
          </w:rPr>
          <w:fldChar w:fldCharType="end"/>
        </w:r>
      </w:ins>
    </w:p>
    <w:p w14:paraId="7F283690" w14:textId="77777777"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14:paraId="44C21C69" w14:textId="77777777" w:rsidR="002B49A4" w:rsidRDefault="002B49A4" w:rsidP="00CB07B9">
      <w:pPr>
        <w:pStyle w:val="Alg4"/>
        <w:numPr>
          <w:ilvl w:val="0"/>
          <w:numId w:val="1012"/>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14:paraId="65C8C9C6" w14:textId="77777777" w:rsidR="002B49A4" w:rsidRPr="00E77497" w:rsidRDefault="002B49A4" w:rsidP="002B49A4">
      <w:pPr>
        <w:pStyle w:val="Alg4"/>
        <w:numPr>
          <w:ilvl w:val="0"/>
          <w:numId w:val="1012"/>
        </w:numPr>
        <w:spacing w:after="220"/>
        <w:contextualSpacing/>
      </w:pPr>
      <w:r w:rsidRPr="00E77497">
        <w:t>Return</w:t>
      </w:r>
      <w:r>
        <w:t xml:space="preserve"> IsValidSimpleAssignmentTarge</w:t>
      </w:r>
      <w:r w:rsidR="0043620C">
        <w:t>t</w:t>
      </w:r>
      <w:r>
        <w:t xml:space="preserve"> of </w:t>
      </w:r>
      <w:r>
        <w:rPr>
          <w:i/>
        </w:rPr>
        <w:t>expr</w:t>
      </w:r>
      <w:r w:rsidRPr="00E77497">
        <w:t>.</w:t>
      </w:r>
    </w:p>
    <w:p w14:paraId="62F1A4C4" w14:textId="77777777" w:rsidR="00A81EF0" w:rsidRPr="00E77497" w:rsidRDefault="002B49A4" w:rsidP="00CB07B9">
      <w:pPr>
        <w:jc w:val="left"/>
      </w:pPr>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A81EF0" w:rsidRPr="00865652">
        <w:rPr>
          <w:rFonts w:cs="Arial"/>
          <w:b/>
        </w:rPr>
        <w:t>:</w:t>
      </w:r>
      <w:r w:rsidR="00A81EF0" w:rsidRPr="00344428">
        <w:rPr>
          <w:rFonts w:ascii="Times New Roman" w:hAnsi="Times New Roman"/>
          <w:b/>
          <w:i/>
        </w:rPr>
        <w:t xml:space="preserve">  </w:t>
      </w:r>
      <w:r w:rsidR="00A81EF0" w:rsidRPr="00865652">
        <w:rPr>
          <w:rFonts w:ascii="Courier New" w:hAnsi="Courier New"/>
          <w:b/>
        </w:rPr>
        <w:t>(</w:t>
      </w:r>
      <w:r w:rsidR="00A81EF0" w:rsidRPr="00E77497">
        <w:t xml:space="preserve"> </w:t>
      </w:r>
      <w:r w:rsidR="00A81EF0" w:rsidRPr="00865652">
        <w:rPr>
          <w:rFonts w:ascii="Times New Roman" w:hAnsi="Times New Roman"/>
          <w:i/>
        </w:rPr>
        <w:t>Expression</w:t>
      </w:r>
      <w:r w:rsidR="00A81EF0" w:rsidRPr="00E77497">
        <w:t xml:space="preserve"> </w:t>
      </w:r>
      <w:r w:rsidR="00A81EF0" w:rsidRPr="00865652">
        <w:rPr>
          <w:rFonts w:ascii="Courier New" w:hAnsi="Courier New"/>
          <w:b/>
        </w:rPr>
        <w:t>)</w:t>
      </w:r>
    </w:p>
    <w:p w14:paraId="6B4AEC5C" w14:textId="77777777" w:rsidR="00A81EF0" w:rsidRPr="00E77497" w:rsidRDefault="00A81EF0" w:rsidP="00A81EF0">
      <w:pPr>
        <w:pStyle w:val="Alg4"/>
        <w:numPr>
          <w:ilvl w:val="0"/>
          <w:numId w:val="1011"/>
        </w:numPr>
        <w:spacing w:after="220"/>
        <w:contextualSpacing/>
      </w:pPr>
      <w:r w:rsidRPr="00E77497">
        <w:t>Return</w:t>
      </w:r>
      <w:r>
        <w:t xml:space="preserve"> IsValidSimpleAssignmentTarge</w:t>
      </w:r>
      <w:r w:rsidR="0043620C">
        <w:t>t</w:t>
      </w:r>
      <w:r>
        <w:t xml:space="preserve"> of </w:t>
      </w:r>
      <w:r w:rsidRPr="00865652">
        <w:rPr>
          <w:i/>
        </w:rPr>
        <w:t>Expression</w:t>
      </w:r>
      <w:r w:rsidRPr="00E77497">
        <w:t>.</w:t>
      </w:r>
    </w:p>
    <w:p w14:paraId="345A7A9C" w14:textId="77777777" w:rsidR="00191CB8" w:rsidRPr="00E77497" w:rsidRDefault="00191CB8" w:rsidP="006A78DC">
      <w:pPr>
        <w:pStyle w:val="40"/>
      </w:pPr>
      <w:r w:rsidRPr="00E77497">
        <w:t xml:space="preserve">Runtime Semantics: </w:t>
      </w:r>
      <w:r w:rsidRPr="00E77497">
        <w:rPr>
          <w:spacing w:val="6"/>
        </w:rPr>
        <w:t>Evaluation</w:t>
      </w:r>
    </w:p>
    <w:p w14:paraId="0E1E8FD0" w14:textId="77777777"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14:paraId="457FC992" w14:textId="77777777" w:rsidR="002B49A4" w:rsidRDefault="002B49A4" w:rsidP="00CB07B9">
      <w:pPr>
        <w:pStyle w:val="Alg4"/>
        <w:numPr>
          <w:ilvl w:val="0"/>
          <w:numId w:val="1015"/>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14:paraId="5264C9EB" w14:textId="77777777" w:rsidR="002B49A4" w:rsidRPr="00E77497" w:rsidRDefault="002B49A4" w:rsidP="004012E4">
      <w:pPr>
        <w:pStyle w:val="Alg4"/>
        <w:numPr>
          <w:ilvl w:val="0"/>
          <w:numId w:val="1015"/>
        </w:numPr>
        <w:spacing w:after="220"/>
        <w:contextualSpacing/>
      </w:pPr>
      <w:r w:rsidRPr="00E77497">
        <w:t>Return</w:t>
      </w:r>
      <w:r>
        <w:t xml:space="preserve"> the result of evaluating </w:t>
      </w:r>
      <w:r>
        <w:rPr>
          <w:i/>
        </w:rPr>
        <w:t>expr</w:t>
      </w:r>
      <w:r w:rsidRPr="00E77497">
        <w:t>.</w:t>
      </w:r>
    </w:p>
    <w:p w14:paraId="7FA31B14" w14:textId="77777777" w:rsidR="004C02EF" w:rsidRPr="00E77497" w:rsidRDefault="002B49A4" w:rsidP="00CB07B9">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4C02EF" w:rsidRPr="00E77497">
        <w:rPr>
          <w:b/>
        </w:rPr>
        <w:t>:</w:t>
      </w:r>
      <w:r w:rsidR="004C02EF" w:rsidRPr="00E77497">
        <w:rPr>
          <w:i/>
        </w:rPr>
        <w:t xml:space="preserve"> </w:t>
      </w:r>
      <w:r w:rsidR="004C02EF" w:rsidRPr="00E77497">
        <w:rPr>
          <w:rFonts w:ascii="Courier New" w:hAnsi="Courier New"/>
          <w:b/>
        </w:rPr>
        <w:t>(</w:t>
      </w:r>
      <w:r w:rsidR="004C02EF" w:rsidRPr="00E77497">
        <w:t xml:space="preserve"> </w:t>
      </w:r>
      <w:r w:rsidR="004C02EF" w:rsidRPr="00E77497">
        <w:rPr>
          <w:rStyle w:val="bnf"/>
        </w:rPr>
        <w:t>Expression</w:t>
      </w:r>
      <w:r w:rsidR="004C02EF" w:rsidRPr="00E77497">
        <w:t xml:space="preserve"> </w:t>
      </w:r>
      <w:r w:rsidR="004C02EF" w:rsidRPr="00E77497">
        <w:rPr>
          <w:rFonts w:ascii="Courier New" w:hAnsi="Courier New"/>
          <w:b/>
        </w:rPr>
        <w:t>)</w:t>
      </w:r>
      <w:r w:rsidR="004C02EF" w:rsidRPr="00E77497">
        <w:t xml:space="preserve"> </w:t>
      </w:r>
      <w:bookmarkStart w:id="4153" w:name="_Toc382212442"/>
    </w:p>
    <w:p w14:paraId="2F52BEE2" w14:textId="77777777" w:rsidR="004C02EF" w:rsidRPr="00E77497" w:rsidRDefault="004C02EF" w:rsidP="00865652">
      <w:pPr>
        <w:pStyle w:val="Alg4"/>
        <w:numPr>
          <w:ilvl w:val="0"/>
          <w:numId w:val="961"/>
        </w:numPr>
        <w:spacing w:after="220"/>
        <w:contextualSpacing/>
      </w:pPr>
      <w:r w:rsidRPr="00E77497">
        <w:t xml:space="preserve">Return the result of evaluating </w:t>
      </w:r>
      <w:r w:rsidRPr="00E77497">
        <w:rPr>
          <w:i/>
        </w:rPr>
        <w:t>Expression</w:t>
      </w:r>
      <w:r w:rsidRPr="00E77497">
        <w:t>. This may be of type Reference</w:t>
      </w:r>
      <w:bookmarkEnd w:id="4153"/>
      <w:r w:rsidRPr="00E77497">
        <w:t>.</w:t>
      </w:r>
      <w:bookmarkStart w:id="4154" w:name="_Toc382212443"/>
    </w:p>
    <w:p w14:paraId="1471BE3E" w14:textId="77777777" w:rsidR="004C02EF" w:rsidRPr="00E77497" w:rsidRDefault="004C02EF" w:rsidP="004C02EF">
      <w:pPr>
        <w:pStyle w:val="Note"/>
      </w:pPr>
      <w:bookmarkStart w:id="4155" w:name="_Toc375031167"/>
      <w:bookmarkStart w:id="4156" w:name="_Ref381507044"/>
      <w:bookmarkStart w:id="4157" w:name="_Toc381513681"/>
      <w:bookmarkStart w:id="4158" w:name="_Toc382202827"/>
      <w:bookmarkStart w:id="4159" w:name="_Toc382203047"/>
      <w:bookmarkStart w:id="4160" w:name="_Toc382212203"/>
      <w:bookmarkStart w:id="4161" w:name="_Toc382212444"/>
      <w:bookmarkStart w:id="4162" w:name="_Toc382291548"/>
      <w:bookmarkStart w:id="4163" w:name="_Ref382714615"/>
      <w:bookmarkStart w:id="4164" w:name="_Toc385672187"/>
      <w:bookmarkEnd w:id="4154"/>
      <w:r w:rsidRPr="00E77497">
        <w:t>NOTE</w:t>
      </w:r>
      <w:r w:rsidRPr="00E77497">
        <w:tab/>
        <w:t xml:space="preserve">This algorithm does not apply GetValue to the result of evaluating </w:t>
      </w:r>
      <w:r w:rsidRPr="000A37B6">
        <w:rPr>
          <w:i/>
          <w:iCs/>
        </w:rPr>
        <w:t>Expression</w:t>
      </w:r>
      <w:r w:rsidRPr="00E77497">
        <w:t xml:space="preserve">.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4165" w:name="_Toc393690282"/>
    </w:p>
    <w:p w14:paraId="6A9C17B4" w14:textId="77777777" w:rsidR="004C02EF" w:rsidRPr="00E77497" w:rsidRDefault="004C02EF" w:rsidP="00D148E9">
      <w:pPr>
        <w:pStyle w:val="20"/>
      </w:pPr>
      <w:bookmarkStart w:id="4166" w:name="_Ref449966579"/>
      <w:bookmarkStart w:id="4167" w:name="_Toc472818821"/>
      <w:bookmarkStart w:id="4168" w:name="_Toc235503395"/>
      <w:bookmarkStart w:id="4169" w:name="_Toc241509170"/>
      <w:bookmarkStart w:id="4170" w:name="_Toc244416657"/>
      <w:bookmarkStart w:id="4171" w:name="_Toc276631021"/>
      <w:bookmarkStart w:id="4172" w:name="_Toc368050372"/>
      <w:r w:rsidRPr="00E77497">
        <w:t>Left-Hand-Side Expression</w:t>
      </w:r>
      <w:bookmarkStart w:id="4173" w:name="_Toc382202828"/>
      <w:bookmarkStart w:id="4174" w:name="_Toc382203048"/>
      <w:bookmarkEnd w:id="4155"/>
      <w:bookmarkEnd w:id="4156"/>
      <w:bookmarkEnd w:id="4157"/>
      <w:bookmarkEnd w:id="4158"/>
      <w:bookmarkEnd w:id="4159"/>
      <w:bookmarkEnd w:id="4160"/>
      <w:bookmarkEnd w:id="4161"/>
      <w:bookmarkEnd w:id="4162"/>
      <w:bookmarkEnd w:id="4163"/>
      <w:bookmarkEnd w:id="4164"/>
      <w:bookmarkEnd w:id="4165"/>
      <w:bookmarkEnd w:id="4173"/>
      <w:bookmarkEnd w:id="4174"/>
      <w:r w:rsidRPr="00E77497">
        <w:t>s</w:t>
      </w:r>
      <w:bookmarkEnd w:id="4166"/>
      <w:bookmarkEnd w:id="4167"/>
      <w:bookmarkEnd w:id="4168"/>
      <w:bookmarkEnd w:id="4169"/>
      <w:bookmarkEnd w:id="4170"/>
      <w:bookmarkEnd w:id="4171"/>
      <w:bookmarkEnd w:id="4172"/>
    </w:p>
    <w:p w14:paraId="014643AA" w14:textId="77777777" w:rsidR="004C02EF" w:rsidRPr="00E77497" w:rsidRDefault="004C02EF" w:rsidP="004C02EF">
      <w:pPr>
        <w:pStyle w:val="Syntax"/>
      </w:pPr>
      <w:r w:rsidRPr="00E77497">
        <w:t>Syntax</w:t>
      </w:r>
    </w:p>
    <w:p w14:paraId="7F9E7A1D" w14:textId="77777777" w:rsidR="004C02EF" w:rsidRPr="00E77497" w:rsidRDefault="004C02EF" w:rsidP="004C02EF">
      <w:pPr>
        <w:pStyle w:val="SyntaxRule"/>
      </w:pPr>
      <w:r w:rsidRPr="00E77497">
        <w:t xml:space="preserve">MemberExpression </w:t>
      </w:r>
      <w:r w:rsidRPr="00E77497">
        <w:rPr>
          <w:rFonts w:ascii="Arial" w:hAnsi="Arial" w:cs="Arial"/>
          <w:b/>
          <w:i w:val="0"/>
        </w:rPr>
        <w:t>:</w:t>
      </w:r>
    </w:p>
    <w:p w14:paraId="7DBFB4ED" w14:textId="77777777" w:rsidR="004C02EF" w:rsidRPr="00E77497" w:rsidRDefault="008728E0" w:rsidP="00117FD6">
      <w:pPr>
        <w:pStyle w:val="SyntaxDefinition"/>
      </w:pP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r w:rsidR="004C02EF" w:rsidRPr="00E77497">
        <w:t>PrimaryExpression</w:t>
      </w:r>
      <w:r w:rsidR="004C02EF" w:rsidRPr="00E77497">
        <w:br/>
        <w:t xml:space="preserve">MemberExpression </w:t>
      </w:r>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r w:rsidR="004C02EF" w:rsidRPr="00E77497">
        <w:rPr>
          <w:rFonts w:ascii="Courier New" w:hAnsi="Courier New"/>
          <w:b/>
          <w:i w:val="0"/>
        </w:rPr>
        <w:br/>
      </w:r>
      <w:r w:rsidR="004C02EF" w:rsidRPr="00E77497">
        <w:t xml:space="preserve">MemberExpression </w:t>
      </w:r>
      <w:r w:rsidR="004C02EF" w:rsidRPr="00E77497">
        <w:rPr>
          <w:rFonts w:ascii="Courier New" w:hAnsi="Courier New"/>
          <w:b/>
          <w:i w:val="0"/>
        </w:rPr>
        <w:t>.</w:t>
      </w:r>
      <w:r w:rsidR="004C02EF" w:rsidRPr="00E77497">
        <w:t xml:space="preserve"> IdentifierName</w:t>
      </w:r>
      <w:r w:rsidR="00306BB2">
        <w:br/>
        <w:t xml:space="preserve">MemberExpression  </w:t>
      </w:r>
      <w:r w:rsidR="00387B31">
        <w:t>Template</w:t>
      </w:r>
      <w:r w:rsidR="00306BB2">
        <w:t>Literal</w:t>
      </w:r>
      <w:r w:rsidR="00AF6B71" w:rsidRPr="00E77497">
        <w:br/>
      </w:r>
      <w:r w:rsidR="00AF6B71" w:rsidRPr="00E77497">
        <w:rPr>
          <w:rFonts w:ascii="Courier New" w:hAnsi="Courier New"/>
          <w:b/>
          <w:i w:val="0"/>
        </w:rPr>
        <w:t>super</w:t>
      </w:r>
      <w:r w:rsidR="009B104F" w:rsidRPr="00E77497">
        <w:rPr>
          <w:rFonts w:ascii="Courier New" w:hAnsi="Courier New"/>
          <w:b/>
          <w:i w:val="0"/>
        </w:rPr>
        <w:t xml:space="preserve"> </w:t>
      </w:r>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r w:rsidR="004C02EF" w:rsidRPr="00E77497">
        <w:br/>
      </w:r>
      <w:r w:rsidR="00623563" w:rsidRPr="00E77497">
        <w:rPr>
          <w:rFonts w:ascii="Courier New" w:hAnsi="Courier New"/>
          <w:b/>
          <w:i w:val="0"/>
        </w:rPr>
        <w:t>super</w:t>
      </w:r>
      <w:r w:rsidR="009B104F" w:rsidRPr="00E77497">
        <w:rPr>
          <w:rFonts w:ascii="Courier New" w:hAnsi="Courier New"/>
          <w:b/>
          <w:i w:val="0"/>
        </w:rPr>
        <w:t xml:space="preserve"> </w:t>
      </w:r>
      <w:r w:rsidR="00623563" w:rsidRPr="00E77497">
        <w:rPr>
          <w:rFonts w:ascii="Courier New" w:hAnsi="Courier New"/>
          <w:b/>
          <w:i w:val="0"/>
        </w:rPr>
        <w:t>.</w:t>
      </w:r>
      <w:r w:rsidR="009B104F" w:rsidRPr="00E77497">
        <w:t xml:space="preserve"> </w:t>
      </w:r>
      <w:r w:rsidR="00623563" w:rsidRPr="00E77497">
        <w:t>IdentifierName</w:t>
      </w:r>
      <w:r w:rsidR="00117FD6">
        <w:br/>
      </w:r>
      <w:r w:rsidR="00117FD6" w:rsidRPr="00E77497">
        <w:rPr>
          <w:rFonts w:ascii="Courier New" w:hAnsi="Courier New"/>
          <w:b/>
          <w:i w:val="0"/>
        </w:rPr>
        <w:t>new</w:t>
      </w:r>
      <w:r w:rsidR="00117FD6" w:rsidRPr="00E77497">
        <w:t xml:space="preserve"> </w:t>
      </w:r>
      <w:r w:rsidR="00117FD6" w:rsidRPr="00E77497">
        <w:rPr>
          <w:rFonts w:ascii="Courier New" w:hAnsi="Courier New"/>
          <w:b/>
          <w:i w:val="0"/>
        </w:rPr>
        <w:t xml:space="preserve">super </w:t>
      </w:r>
      <w:r w:rsidR="00117FD6" w:rsidRPr="00E77497">
        <w:t>Arguments</w:t>
      </w:r>
      <w:r w:rsidR="007954BD" w:rsidRPr="00E77497">
        <w:rPr>
          <w:rFonts w:ascii="Arial" w:hAnsi="Arial" w:cs="Arial"/>
          <w:i w:val="0"/>
          <w:vertAlign w:val="subscript"/>
        </w:rPr>
        <w:t>opt</w:t>
      </w:r>
      <w:r w:rsidR="00623563" w:rsidRPr="00E77497">
        <w:br/>
      </w:r>
      <w:r w:rsidR="004C02EF" w:rsidRPr="00E77497">
        <w:rPr>
          <w:rFonts w:ascii="Courier New" w:hAnsi="Courier New"/>
          <w:b/>
          <w:i w:val="0"/>
        </w:rPr>
        <w:t>new</w:t>
      </w:r>
      <w:r w:rsidR="004C02EF" w:rsidRPr="00E77497">
        <w:t xml:space="preserve"> MemberExpression</w:t>
      </w:r>
      <w:r w:rsidR="004C02EF" w:rsidRPr="00E77497">
        <w:rPr>
          <w:rFonts w:ascii="Courier New" w:hAnsi="Courier New"/>
          <w:b/>
          <w:i w:val="0"/>
        </w:rPr>
        <w:t xml:space="preserve"> </w:t>
      </w:r>
      <w:r w:rsidR="004C02EF" w:rsidRPr="00E77497">
        <w:t>Arguments</w:t>
      </w:r>
    </w:p>
    <w:p w14:paraId="3E8CE05C" w14:textId="77777777" w:rsidR="004C02EF" w:rsidRPr="00E77497" w:rsidRDefault="004C02EF" w:rsidP="004C02EF">
      <w:pPr>
        <w:pStyle w:val="SyntaxRule"/>
      </w:pPr>
      <w:r w:rsidRPr="00E77497">
        <w:t xml:space="preserve">NewExpression </w:t>
      </w:r>
      <w:r w:rsidRPr="00E77497">
        <w:rPr>
          <w:rFonts w:ascii="Arial" w:hAnsi="Arial"/>
          <w:b/>
          <w:i w:val="0"/>
        </w:rPr>
        <w:t>:</w:t>
      </w:r>
    </w:p>
    <w:p w14:paraId="3D87F16E" w14:textId="77777777"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14:paraId="2345D1CB" w14:textId="77777777" w:rsidR="004C02EF" w:rsidRPr="00E77497" w:rsidRDefault="004C02EF" w:rsidP="004C02EF">
      <w:pPr>
        <w:pStyle w:val="SyntaxRule"/>
      </w:pPr>
      <w:r w:rsidRPr="00E77497">
        <w:t xml:space="preserve">CallExpression </w:t>
      </w:r>
      <w:r w:rsidRPr="00E77497">
        <w:rPr>
          <w:rFonts w:ascii="Arial" w:hAnsi="Arial"/>
          <w:b/>
          <w:i w:val="0"/>
        </w:rPr>
        <w:t>:</w:t>
      </w:r>
    </w:p>
    <w:p w14:paraId="488E2180" w14:textId="77777777"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00306BB2">
        <w:br/>
        <w:t xml:space="preserve">CallExpression  </w:t>
      </w:r>
      <w:r w:rsidR="00387B31">
        <w:t>Template</w:t>
      </w:r>
      <w:r w:rsidR="00306BB2">
        <w:t>Literal</w:t>
      </w:r>
      <w:r w:rsidR="00EB368B" w:rsidRPr="00EB368B">
        <w:rPr>
          <w:rFonts w:ascii="Courier New" w:hAnsi="Courier New"/>
          <w:b/>
          <w:i w:val="0"/>
        </w:rPr>
        <w:t xml:space="preserve"> </w:t>
      </w:r>
    </w:p>
    <w:p w14:paraId="0FA813A7" w14:textId="77777777" w:rsidR="004C02EF" w:rsidRPr="00E77497" w:rsidRDefault="004C02EF" w:rsidP="004C02EF">
      <w:pPr>
        <w:pStyle w:val="SyntaxRule"/>
      </w:pPr>
      <w:r w:rsidRPr="00E77497">
        <w:t xml:space="preserve">Arguments </w:t>
      </w:r>
      <w:r w:rsidRPr="00E77497">
        <w:rPr>
          <w:rFonts w:ascii="Arial" w:hAnsi="Arial"/>
          <w:b/>
          <w:i w:val="0"/>
        </w:rPr>
        <w:t>:</w:t>
      </w:r>
    </w:p>
    <w:p w14:paraId="3E06B394" w14:textId="77777777"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2223FA4D" w14:textId="77777777" w:rsidR="004C02EF" w:rsidRPr="00E77497" w:rsidRDefault="004C02EF" w:rsidP="004C02EF">
      <w:pPr>
        <w:pStyle w:val="SyntaxRule"/>
      </w:pPr>
      <w:r w:rsidRPr="00E77497">
        <w:t xml:space="preserve">ArgumentList </w:t>
      </w:r>
      <w:r w:rsidRPr="00E77497">
        <w:rPr>
          <w:rFonts w:ascii="Arial" w:hAnsi="Arial"/>
          <w:b/>
          <w:i w:val="0"/>
        </w:rPr>
        <w:t>:</w:t>
      </w:r>
    </w:p>
    <w:p w14:paraId="59462507" w14:textId="77777777" w:rsidR="004C02EF" w:rsidRPr="00E77497" w:rsidRDefault="004C02EF" w:rsidP="004C02EF">
      <w:pPr>
        <w:pStyle w:val="SyntaxDefinition"/>
      </w:pPr>
      <w:r w:rsidRPr="00E77497">
        <w:t>AssignmentExpression</w:t>
      </w:r>
      <w:r w:rsidR="001C6F64" w:rsidRPr="00E77497">
        <w:br/>
      </w:r>
      <w:r w:rsidR="001C6F64" w:rsidRPr="00E77497">
        <w:rPr>
          <w:rFonts w:ascii="Courier New" w:hAnsi="Courier New"/>
          <w:b/>
          <w:i w:val="0"/>
        </w:rPr>
        <w:t xml:space="preserve">... </w:t>
      </w:r>
      <w:r w:rsidR="001C6F64" w:rsidRPr="00E77497">
        <w:t>AssignmentExpression</w:t>
      </w:r>
      <w:r w:rsidR="001C6F64" w:rsidRPr="00E77497">
        <w:br/>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r w:rsidR="001C6F64" w:rsidRPr="00E77497">
        <w:rPr>
          <w:rFonts w:ascii="Courier New" w:hAnsi="Courier New"/>
          <w:b/>
          <w:i w:val="0"/>
        </w:rPr>
        <w:t xml:space="preserve">... </w:t>
      </w:r>
      <w:r w:rsidRPr="00E77497">
        <w:t>AssignmentExpression</w:t>
      </w:r>
    </w:p>
    <w:p w14:paraId="73075B33" w14:textId="77777777" w:rsidR="004C02EF" w:rsidRPr="00E77497" w:rsidRDefault="004C02EF" w:rsidP="004C02EF">
      <w:pPr>
        <w:pStyle w:val="SyntaxRule"/>
      </w:pPr>
      <w:r w:rsidRPr="00E77497">
        <w:t xml:space="preserve">LeftHandSideExpression </w:t>
      </w:r>
      <w:r w:rsidRPr="00E77497">
        <w:rPr>
          <w:rFonts w:ascii="Arial" w:hAnsi="Arial"/>
          <w:b/>
          <w:i w:val="0"/>
        </w:rPr>
        <w:t>:</w:t>
      </w:r>
    </w:p>
    <w:p w14:paraId="7C42B5AD" w14:textId="77777777" w:rsidR="004C02EF" w:rsidRPr="00E77497" w:rsidRDefault="004C02EF" w:rsidP="004C02EF">
      <w:pPr>
        <w:pStyle w:val="SyntaxDefinition"/>
      </w:pPr>
      <w:r w:rsidRPr="00E77497">
        <w:t>NewExpression</w:t>
      </w:r>
      <w:r w:rsidRPr="00E77497">
        <w:br/>
        <w:t>CallExpression</w:t>
      </w:r>
      <w:bookmarkStart w:id="4175" w:name="_Toc375031168"/>
      <w:bookmarkStart w:id="4176" w:name="_Toc381513682"/>
      <w:bookmarkStart w:id="4177" w:name="_Toc382202829"/>
      <w:bookmarkStart w:id="4178" w:name="_Toc382203049"/>
      <w:bookmarkStart w:id="4179" w:name="_Toc382212204"/>
      <w:bookmarkStart w:id="4180" w:name="_Toc382212445"/>
      <w:bookmarkStart w:id="4181" w:name="_Toc382291549"/>
      <w:bookmarkStart w:id="4182" w:name="_Toc385672188"/>
      <w:bookmarkStart w:id="4183" w:name="_Toc393690283"/>
    </w:p>
    <w:p w14:paraId="26409B52" w14:textId="77777777" w:rsidR="00EA4F82" w:rsidRPr="00BF5AD1" w:rsidRDefault="00EA4F82" w:rsidP="006A78DC">
      <w:pPr>
        <w:pStyle w:val="30"/>
      </w:pPr>
      <w:bookmarkStart w:id="4184" w:name="_Toc368050373"/>
      <w:bookmarkStart w:id="4185" w:name="_Ref457437585"/>
      <w:bookmarkStart w:id="4186" w:name="_Ref457437586"/>
      <w:bookmarkStart w:id="4187" w:name="_Ref457437587"/>
      <w:bookmarkStart w:id="4188" w:name="_Ref457437588"/>
      <w:bookmarkStart w:id="4189" w:name="_Ref457437589"/>
      <w:bookmarkStart w:id="4190" w:name="_Ref457437593"/>
      <w:bookmarkStart w:id="4191" w:name="_Toc472818822"/>
      <w:bookmarkStart w:id="4192" w:name="_Toc235503396"/>
      <w:bookmarkStart w:id="4193" w:name="_Toc241509171"/>
      <w:bookmarkStart w:id="4194" w:name="_Toc244416658"/>
      <w:bookmarkStart w:id="4195" w:name="_Toc276631022"/>
      <w:r w:rsidRPr="00BF5AD1">
        <w:t>Static Semantics</w:t>
      </w:r>
      <w:bookmarkEnd w:id="4184"/>
    </w:p>
    <w:p w14:paraId="17935ACE" w14:textId="77777777" w:rsidR="00BF5AD1" w:rsidRPr="00E77497" w:rsidRDefault="00BF5AD1" w:rsidP="006A78DC">
      <w:pPr>
        <w:pStyle w:val="40"/>
      </w:pPr>
      <w:bookmarkStart w:id="4196" w:name="_Ref366747129"/>
      <w:r w:rsidRPr="00E77497">
        <w:t xml:space="preserve">Static Semantics:  </w:t>
      </w:r>
      <w:r>
        <w:rPr>
          <w:lang w:eastAsia="en-US"/>
        </w:rPr>
        <w:t>Contains</w:t>
      </w:r>
      <w:bookmarkEnd w:id="4196"/>
    </w:p>
    <w:p w14:paraId="0B0F454A" w14:textId="77777777" w:rsidR="00BF5AD1" w:rsidRPr="004418C4" w:rsidRDefault="00BF5AD1" w:rsidP="00BF5AD1">
      <w:pPr>
        <w:ind w:left="360"/>
      </w:pPr>
      <w:r>
        <w:t>W</w:t>
      </w:r>
      <w:r w:rsidRPr="004418C4">
        <w:t xml:space="preserve">ith </w:t>
      </w:r>
      <w:r>
        <w:t>parameter</w:t>
      </w:r>
      <w:r w:rsidRPr="004418C4">
        <w:t xml:space="preserve"> </w:t>
      </w:r>
      <w:r>
        <w:rPr>
          <w:rFonts w:ascii="Times New Roman" w:hAnsi="Times New Roman"/>
          <w:i/>
        </w:rPr>
        <w:t>symbol</w:t>
      </w:r>
      <w:r>
        <w:t>.</w:t>
      </w:r>
    </w:p>
    <w:p w14:paraId="63E1E10D" w14:textId="77777777" w:rsidR="00CA2DE9" w:rsidRPr="002E15BF" w:rsidRDefault="00CA2DE9" w:rsidP="00CA2DE9">
      <w:pPr>
        <w:tabs>
          <w:tab w:val="left" w:pos="2055"/>
        </w:tabs>
        <w:rPr>
          <w:ins w:id="4197" w:author="Rev 19 Allen Wirfs-Brock" w:date="2013-09-12T11:06:00Z"/>
        </w:rPr>
      </w:pPr>
      <w:ins w:id="4198" w:author="Rev 19 Allen Wirfs-Brock" w:date="2013-09-12T11:06:00Z">
        <w:r w:rsidRPr="002E15BF">
          <w:t>See also:</w:t>
        </w:r>
        <w:r>
          <w:t xml:space="preserve"> </w:t>
        </w:r>
        <w:r>
          <w:fldChar w:fldCharType="begin"/>
        </w:r>
        <w:r>
          <w:instrText xml:space="preserve"> REF _Ref366747031 \r \h </w:instrText>
        </w:r>
      </w:ins>
      <w:ins w:id="4199" w:author="Rev 19 Allen Wirfs-Brock" w:date="2013-09-12T11:06:00Z">
        <w:r>
          <w:fldChar w:fldCharType="separate"/>
        </w:r>
      </w:ins>
      <w:ins w:id="4200" w:author="Rev 19 Allen Wirfs-Brock" w:date="2013-09-27T13:21:00Z">
        <w:r w:rsidR="00D433E8">
          <w:t>5.3</w:t>
        </w:r>
      </w:ins>
      <w:ins w:id="4201" w:author="Rev 19 Allen Wirfs-Brock" w:date="2013-09-12T11:06:00Z">
        <w:r>
          <w:fldChar w:fldCharType="end"/>
        </w:r>
        <w:r>
          <w:t xml:space="preserve">, </w:t>
        </w:r>
        <w:r>
          <w:fldChar w:fldCharType="begin"/>
        </w:r>
        <w:r>
          <w:instrText xml:space="preserve"> REF _Ref366747005 \r \h </w:instrText>
        </w:r>
      </w:ins>
      <w:ins w:id="4202" w:author="Rev 19 Allen Wirfs-Brock" w:date="2013-09-12T11:06:00Z">
        <w:r>
          <w:fldChar w:fldCharType="separate"/>
        </w:r>
      </w:ins>
      <w:ins w:id="4203" w:author="Rev 19 Allen Wirfs-Brock" w:date="2013-09-27T13:21:00Z">
        <w:r w:rsidR="00D433E8">
          <w:t>12.1.5.2</w:t>
        </w:r>
      </w:ins>
      <w:ins w:id="4204" w:author="Rev 19 Allen Wirfs-Brock" w:date="2013-09-12T11:06:00Z">
        <w:r>
          <w:fldChar w:fldCharType="end"/>
        </w:r>
        <w:r>
          <w:t xml:space="preserve">, </w:t>
        </w:r>
        <w:r>
          <w:fldChar w:fldCharType="begin"/>
        </w:r>
        <w:r>
          <w:instrText xml:space="preserve"> REF _Ref366747171 \r \h </w:instrText>
        </w:r>
      </w:ins>
      <w:ins w:id="4205" w:author="Rev 19 Allen Wirfs-Brock" w:date="2013-09-12T11:06:00Z">
        <w:r>
          <w:fldChar w:fldCharType="separate"/>
        </w:r>
      </w:ins>
      <w:ins w:id="4206" w:author="Rev 19 Allen Wirfs-Brock" w:date="2013-09-27T13:21:00Z">
        <w:r w:rsidR="00D433E8">
          <w:t>14.1.3</w:t>
        </w:r>
      </w:ins>
      <w:ins w:id="4207" w:author="Rev 19 Allen Wirfs-Brock" w:date="2013-09-12T11:06:00Z">
        <w:r>
          <w:fldChar w:fldCharType="end"/>
        </w:r>
        <w:r>
          <w:t xml:space="preserve">, </w:t>
        </w:r>
        <w:r>
          <w:fldChar w:fldCharType="begin"/>
        </w:r>
        <w:r>
          <w:instrText xml:space="preserve"> REF _Ref366747196 \r \h </w:instrText>
        </w:r>
      </w:ins>
      <w:ins w:id="4208" w:author="Rev 19 Allen Wirfs-Brock" w:date="2013-09-12T11:06:00Z">
        <w:r>
          <w:fldChar w:fldCharType="separate"/>
        </w:r>
      </w:ins>
      <w:ins w:id="4209" w:author="Rev 19 Allen Wirfs-Brock" w:date="2013-09-27T13:21:00Z">
        <w:r w:rsidR="00D433E8">
          <w:t>14.2.3</w:t>
        </w:r>
      </w:ins>
      <w:ins w:id="4210" w:author="Rev 19 Allen Wirfs-Brock" w:date="2013-09-12T11:06:00Z">
        <w:r>
          <w:fldChar w:fldCharType="end"/>
        </w:r>
        <w:r>
          <w:t xml:space="preserve">, </w:t>
        </w:r>
        <w:r>
          <w:fldChar w:fldCharType="begin"/>
        </w:r>
        <w:r>
          <w:instrText xml:space="preserve"> REF _Ref366747244 \r \h </w:instrText>
        </w:r>
      </w:ins>
      <w:ins w:id="4211" w:author="Rev 19 Allen Wirfs-Brock" w:date="2013-09-12T11:06:00Z">
        <w:r>
          <w:fldChar w:fldCharType="separate"/>
        </w:r>
      </w:ins>
      <w:ins w:id="4212" w:author="Rev 19 Allen Wirfs-Brock" w:date="2013-09-27T13:21:00Z">
        <w:r w:rsidR="00D433E8">
          <w:t>14.4.3</w:t>
        </w:r>
      </w:ins>
      <w:ins w:id="4213" w:author="Rev 19 Allen Wirfs-Brock" w:date="2013-09-12T11:06:00Z">
        <w:r>
          <w:fldChar w:fldCharType="end"/>
        </w:r>
        <w:r>
          <w:t xml:space="preserve">, </w:t>
        </w:r>
        <w:r>
          <w:fldChar w:fldCharType="begin"/>
        </w:r>
        <w:r>
          <w:instrText xml:space="preserve"> REF _Ref366747276 \r \h </w:instrText>
        </w:r>
      </w:ins>
      <w:ins w:id="4214" w:author="Rev 19 Allen Wirfs-Brock" w:date="2013-09-12T11:06:00Z">
        <w:r>
          <w:fldChar w:fldCharType="separate"/>
        </w:r>
      </w:ins>
      <w:ins w:id="4215" w:author="Rev 19 Allen Wirfs-Brock" w:date="2013-09-27T13:21:00Z">
        <w:r w:rsidR="00D433E8">
          <w:t>14.5.4</w:t>
        </w:r>
      </w:ins>
      <w:ins w:id="4216" w:author="Rev 19 Allen Wirfs-Brock" w:date="2013-09-12T11:06:00Z">
        <w:r>
          <w:fldChar w:fldCharType="end"/>
        </w:r>
      </w:ins>
    </w:p>
    <w:p w14:paraId="6B83A043" w14:textId="77777777" w:rsidR="00315550" w:rsidRDefault="00315550" w:rsidP="00315550">
      <w:pPr>
        <w:rPr>
          <w:rFonts w:ascii="Courier New" w:hAnsi="Courier New" w:cs="Courier New"/>
          <w:b/>
          <w:iCs/>
        </w:rPr>
      </w:pPr>
      <w:r>
        <w:rPr>
          <w:rStyle w:val="bnf"/>
        </w:rPr>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14:paraId="33A823CD" w14:textId="77777777" w:rsidR="00315550" w:rsidRDefault="00315550" w:rsidP="00A375E2">
      <w:pPr>
        <w:pStyle w:val="Alg4"/>
        <w:numPr>
          <w:ilvl w:val="0"/>
          <w:numId w:val="869"/>
        </w:numPr>
        <w:spacing w:after="220"/>
        <w:contextualSpacing/>
      </w:pPr>
      <w:r>
        <w:t xml:space="preserve">If  </w:t>
      </w:r>
      <w:r>
        <w:rPr>
          <w:rStyle w:val="bnf"/>
        </w:rPr>
        <w:t>MemberExpression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14:paraId="547233E2" w14:textId="77777777" w:rsidR="00315550" w:rsidRDefault="00315550" w:rsidP="00315550">
      <w:pPr>
        <w:pStyle w:val="Alg4"/>
        <w:numPr>
          <w:ilvl w:val="0"/>
          <w:numId w:val="869"/>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14:paraId="3C3D38B9" w14:textId="77777777" w:rsidR="00315550" w:rsidRDefault="00315550" w:rsidP="00315550">
      <w:pPr>
        <w:pStyle w:val="Alg4"/>
        <w:numPr>
          <w:ilvl w:val="0"/>
          <w:numId w:val="869"/>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14:paraId="13B5DFF6" w14:textId="77777777" w:rsidR="00315550" w:rsidRPr="00E77497" w:rsidRDefault="00315550" w:rsidP="00315550">
      <w:pPr>
        <w:pStyle w:val="Alg4"/>
        <w:numPr>
          <w:ilvl w:val="0"/>
          <w:numId w:val="869"/>
        </w:numPr>
        <w:spacing w:after="220"/>
        <w:contextualSpacing/>
      </w:pPr>
      <w:r w:rsidRPr="00E77497">
        <w:t xml:space="preserve">Return </w:t>
      </w:r>
      <w:r w:rsidRPr="007F2AF2">
        <w:rPr>
          <w:b/>
        </w:rPr>
        <w:t>false</w:t>
      </w:r>
      <w:r w:rsidRPr="00E77497">
        <w:t>.</w:t>
      </w:r>
    </w:p>
    <w:p w14:paraId="435D902C" w14:textId="77777777" w:rsidR="00302EE9" w:rsidRDefault="00302EE9" w:rsidP="00302EE9">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14:paraId="7770BD79" w14:textId="77777777" w:rsidR="00302EE9" w:rsidRDefault="00302EE9" w:rsidP="00302EE9">
      <w:pPr>
        <w:pStyle w:val="Alg4"/>
        <w:numPr>
          <w:ilvl w:val="0"/>
          <w:numId w:val="868"/>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14:paraId="3B21D4D3" w14:textId="77777777" w:rsidR="00302EE9" w:rsidRDefault="00302EE9" w:rsidP="00302EE9">
      <w:pPr>
        <w:pStyle w:val="Alg4"/>
        <w:numPr>
          <w:ilvl w:val="0"/>
          <w:numId w:val="86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14:paraId="1BEE84E3" w14:textId="77777777" w:rsidR="00302EE9" w:rsidRDefault="00302EE9" w:rsidP="00302EE9">
      <w:pPr>
        <w:pStyle w:val="Alg4"/>
        <w:numPr>
          <w:ilvl w:val="0"/>
          <w:numId w:val="86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14:paraId="286CB0F6" w14:textId="77777777" w:rsidR="00302EE9" w:rsidRPr="00E77497" w:rsidRDefault="00302EE9" w:rsidP="00302EE9">
      <w:pPr>
        <w:pStyle w:val="Alg4"/>
        <w:numPr>
          <w:ilvl w:val="0"/>
          <w:numId w:val="868"/>
        </w:numPr>
        <w:spacing w:after="220"/>
        <w:contextualSpacing/>
      </w:pPr>
      <w:r w:rsidRPr="00E77497">
        <w:t xml:space="preserve">Return </w:t>
      </w:r>
      <w:r w:rsidRPr="007F2AF2">
        <w:rPr>
          <w:b/>
        </w:rPr>
        <w:t>false</w:t>
      </w:r>
      <w:r w:rsidRPr="00E77497">
        <w:t>.</w:t>
      </w:r>
    </w:p>
    <w:p w14:paraId="6CCDA58E" w14:textId="77777777" w:rsidR="00302EE9" w:rsidRDefault="00302EE9" w:rsidP="00302EE9">
      <w:pPr>
        <w:rPr>
          <w:rFonts w:ascii="Courier New" w:hAnsi="Courier New" w:cs="Courier New"/>
          <w:b/>
          <w:iCs/>
        </w:rPr>
      </w:pPr>
      <w:r>
        <w:rPr>
          <w:rStyle w:val="bnf"/>
        </w:rPr>
        <w:t>CallExpression</w:t>
      </w:r>
      <w:r w:rsidRPr="00E77497">
        <w:t xml:space="preserve"> </w:t>
      </w:r>
      <w:r w:rsidRPr="00E77497">
        <w:rPr>
          <w:b/>
        </w:rPr>
        <w:t>:</w:t>
      </w:r>
      <w:r w:rsidRPr="00E77497">
        <w:t xml:space="preserve"> </w:t>
      </w:r>
      <w:r>
        <w:rPr>
          <w:rStyle w:val="bnf"/>
        </w:rPr>
        <w:t>CallExpression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14:paraId="285530C6" w14:textId="77777777" w:rsidR="00302EE9" w:rsidRDefault="00302EE9" w:rsidP="00A375E2">
      <w:pPr>
        <w:pStyle w:val="Alg4"/>
        <w:numPr>
          <w:ilvl w:val="0"/>
          <w:numId w:val="870"/>
        </w:numPr>
        <w:spacing w:after="220"/>
        <w:contextualSpacing/>
      </w:pPr>
      <w:r>
        <w:t xml:space="preserve">If  </w:t>
      </w:r>
      <w:r>
        <w:rPr>
          <w:rStyle w:val="bnf"/>
        </w:rPr>
        <w:t>CallExpression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14:paraId="673CDCE4" w14:textId="77777777" w:rsidR="00302EE9" w:rsidRDefault="00302EE9" w:rsidP="00302EE9">
      <w:pPr>
        <w:pStyle w:val="Alg4"/>
        <w:numPr>
          <w:ilvl w:val="0"/>
          <w:numId w:val="870"/>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14:paraId="24F3032D" w14:textId="77777777" w:rsidR="00302EE9" w:rsidRDefault="00302EE9" w:rsidP="00302EE9">
      <w:pPr>
        <w:pStyle w:val="Alg4"/>
        <w:numPr>
          <w:ilvl w:val="0"/>
          <w:numId w:val="870"/>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14:paraId="19CDA1DA" w14:textId="77777777" w:rsidR="00302EE9" w:rsidRPr="00E77497" w:rsidRDefault="00302EE9" w:rsidP="00302EE9">
      <w:pPr>
        <w:pStyle w:val="Alg4"/>
        <w:numPr>
          <w:ilvl w:val="0"/>
          <w:numId w:val="870"/>
        </w:numPr>
        <w:spacing w:after="220"/>
        <w:contextualSpacing/>
      </w:pPr>
      <w:r w:rsidRPr="00E77497">
        <w:t xml:space="preserve">Return </w:t>
      </w:r>
      <w:r w:rsidRPr="007F2AF2">
        <w:rPr>
          <w:b/>
        </w:rPr>
        <w:t>false</w:t>
      </w:r>
      <w:r w:rsidRPr="00E77497">
        <w:t>.</w:t>
      </w:r>
    </w:p>
    <w:p w14:paraId="00C6ED22" w14:textId="77777777"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7954BD">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p>
    <w:p w14:paraId="6A83E905" w14:textId="77777777"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14:paraId="618F6372" w14:textId="77777777"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14:paraId="54E6F0AB" w14:textId="77777777" w:rsidR="007954BD" w:rsidRPr="00E77497" w:rsidRDefault="007954BD" w:rsidP="007954BD">
      <w:pPr>
        <w:pStyle w:val="Alg4"/>
        <w:numPr>
          <w:ilvl w:val="0"/>
          <w:numId w:val="1384"/>
        </w:numPr>
        <w:spacing w:after="220"/>
        <w:contextualSpacing/>
      </w:pPr>
      <w:r w:rsidRPr="00E77497">
        <w:t xml:space="preserve">Return </w:t>
      </w:r>
      <w:r w:rsidRPr="007F2AF2">
        <w:rPr>
          <w:b/>
        </w:rPr>
        <w:t>false</w:t>
      </w:r>
      <w:r w:rsidRPr="00E77497">
        <w:t>.</w:t>
      </w:r>
    </w:p>
    <w:p w14:paraId="3AABAB4F" w14:textId="77777777"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4D427C">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r>
        <w:rPr>
          <w:rStyle w:val="bnf"/>
        </w:rPr>
        <w:t>Arguments</w:t>
      </w:r>
    </w:p>
    <w:p w14:paraId="66D7D1B6" w14:textId="77777777"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14:paraId="00950F0F" w14:textId="77777777"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14:paraId="716F610D" w14:textId="77777777" w:rsidR="007954BD" w:rsidRPr="00E77497" w:rsidRDefault="007954BD" w:rsidP="007954BD">
      <w:pPr>
        <w:pStyle w:val="Alg4"/>
        <w:numPr>
          <w:ilvl w:val="0"/>
          <w:numId w:val="1385"/>
        </w:numPr>
        <w:spacing w:after="220"/>
        <w:contextualSpacing/>
      </w:pPr>
      <w:r w:rsidRPr="00E77497">
        <w:t>Return</w:t>
      </w:r>
      <w:r>
        <w:t xml:space="preserve"> the result of</w:t>
      </w:r>
      <w:r w:rsidRPr="00E77497">
        <w:t xml:space="preserve"> </w:t>
      </w:r>
      <w:r>
        <w:rPr>
          <w:rStyle w:val="bnf"/>
        </w:rPr>
        <w:t>Arguments</w:t>
      </w:r>
      <w:r w:rsidRPr="00ED2E78">
        <w:rPr>
          <w:rStyle w:val="bnf"/>
          <w:i w:val="0"/>
        </w:rPr>
        <w:t xml:space="preserve"> </w:t>
      </w:r>
      <w:r>
        <w:t xml:space="preserve">Contains </w:t>
      </w:r>
      <w:r>
        <w:rPr>
          <w:i/>
        </w:rPr>
        <w:t>symbol</w:t>
      </w:r>
      <w:r w:rsidRPr="00E77497">
        <w:t>.</w:t>
      </w:r>
    </w:p>
    <w:p w14:paraId="58EB2F2D" w14:textId="77777777" w:rsidR="00C06040" w:rsidRPr="00E77497" w:rsidRDefault="00C06040" w:rsidP="006A78DC">
      <w:pPr>
        <w:pStyle w:val="40"/>
      </w:pPr>
      <w:bookmarkStart w:id="4217" w:name="_Ref366741863"/>
      <w:r w:rsidRPr="00E77497">
        <w:t xml:space="preserve">Static Semantics:  </w:t>
      </w:r>
      <w:r w:rsidRPr="00BD6E56">
        <w:rPr>
          <w:lang w:eastAsia="en-US"/>
        </w:rPr>
        <w:t>IsValidSimpleAssignmentTarget</w:t>
      </w:r>
      <w:bookmarkEnd w:id="4217"/>
    </w:p>
    <w:p w14:paraId="517DB5AD" w14:textId="77777777" w:rsidR="002E15BF" w:rsidRPr="00C81794" w:rsidRDefault="002E15BF" w:rsidP="002E15BF">
      <w:pPr>
        <w:rPr>
          <w:ins w:id="4218" w:author="Rev 19 Allen Wirfs-Brock" w:date="2013-09-12T09:49:00Z"/>
          <w:lang w:eastAsia="en-US"/>
        </w:rPr>
      </w:pPr>
      <w:ins w:id="4219" w:author="Rev 19 Allen Wirfs-Brock" w:date="2013-09-12T09:49: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220" w:author="Rev 19 Allen Wirfs-Brock" w:date="2013-09-12T09:49:00Z">
        <w:r>
          <w:rPr>
            <w:lang w:eastAsia="en-US"/>
          </w:rPr>
          <w:fldChar w:fldCharType="separate"/>
        </w:r>
      </w:ins>
      <w:ins w:id="4221" w:author="Rev 19 Allen Wirfs-Brock" w:date="2013-09-27T13:21:00Z">
        <w:r w:rsidR="00D433E8">
          <w:rPr>
            <w:lang w:eastAsia="en-US"/>
          </w:rPr>
          <w:t>12.1.0.2</w:t>
        </w:r>
      </w:ins>
      <w:ins w:id="4222"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223" w:author="Rev 19 Allen Wirfs-Brock" w:date="2013-09-12T09:49:00Z">
        <w:r>
          <w:rPr>
            <w:lang w:eastAsia="en-US"/>
          </w:rPr>
          <w:fldChar w:fldCharType="separate"/>
        </w:r>
      </w:ins>
      <w:ins w:id="4224" w:author="Rev 19 Allen Wirfs-Brock" w:date="2013-09-27T13:21:00Z">
        <w:r w:rsidR="00D433E8">
          <w:rPr>
            <w:lang w:eastAsia="en-US"/>
          </w:rPr>
          <w:t>12.1.10.2</w:t>
        </w:r>
      </w:ins>
      <w:ins w:id="4225"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226" w:author="Rev 19 Allen Wirfs-Brock" w:date="2013-09-12T09:49:00Z">
        <w:r>
          <w:rPr>
            <w:lang w:eastAsia="en-US"/>
          </w:rPr>
          <w:fldChar w:fldCharType="separate"/>
        </w:r>
      </w:ins>
      <w:ins w:id="4227" w:author="Rev 19 Allen Wirfs-Brock" w:date="2013-09-27T13:21:00Z">
        <w:r w:rsidR="00D433E8">
          <w:rPr>
            <w:lang w:eastAsia="en-US"/>
          </w:rPr>
          <w:t>12.3.2</w:t>
        </w:r>
      </w:ins>
      <w:ins w:id="4228"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229" w:author="Rev 19 Allen Wirfs-Brock" w:date="2013-09-12T09:49:00Z">
        <w:r>
          <w:rPr>
            <w:lang w:eastAsia="en-US"/>
          </w:rPr>
          <w:fldChar w:fldCharType="separate"/>
        </w:r>
      </w:ins>
      <w:ins w:id="4230" w:author="Rev 19 Allen Wirfs-Brock" w:date="2013-09-27T13:21:00Z">
        <w:r w:rsidR="00D433E8">
          <w:rPr>
            <w:lang w:eastAsia="en-US"/>
          </w:rPr>
          <w:t>12.4.2</w:t>
        </w:r>
      </w:ins>
      <w:ins w:id="4231"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232" w:author="Rev 19 Allen Wirfs-Brock" w:date="2013-09-12T09:49:00Z">
        <w:r>
          <w:rPr>
            <w:lang w:eastAsia="en-US"/>
          </w:rPr>
          <w:fldChar w:fldCharType="separate"/>
        </w:r>
      </w:ins>
      <w:ins w:id="4233" w:author="Rev 19 Allen Wirfs-Brock" w:date="2013-09-27T13:21:00Z">
        <w:r w:rsidR="00D433E8">
          <w:rPr>
            <w:lang w:eastAsia="en-US"/>
          </w:rPr>
          <w:t>12.5.1</w:t>
        </w:r>
      </w:ins>
      <w:ins w:id="4234"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235" w:author="Rev 19 Allen Wirfs-Brock" w:date="2013-09-12T09:49:00Z">
        <w:r>
          <w:rPr>
            <w:lang w:eastAsia="en-US"/>
          </w:rPr>
          <w:fldChar w:fldCharType="separate"/>
        </w:r>
      </w:ins>
      <w:ins w:id="4236" w:author="Rev 19 Allen Wirfs-Brock" w:date="2013-09-27T13:21:00Z">
        <w:r w:rsidR="00D433E8">
          <w:rPr>
            <w:lang w:eastAsia="en-US"/>
          </w:rPr>
          <w:t>12.6.1</w:t>
        </w:r>
      </w:ins>
      <w:ins w:id="4237"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238" w:author="Rev 19 Allen Wirfs-Brock" w:date="2013-09-12T09:49:00Z">
        <w:r>
          <w:rPr>
            <w:lang w:eastAsia="en-US"/>
          </w:rPr>
          <w:fldChar w:fldCharType="separate"/>
        </w:r>
      </w:ins>
      <w:ins w:id="4239" w:author="Rev 19 Allen Wirfs-Brock" w:date="2013-09-27T13:21:00Z">
        <w:r w:rsidR="00D433E8">
          <w:rPr>
            <w:lang w:eastAsia="en-US"/>
          </w:rPr>
          <w:t>12.7.1</w:t>
        </w:r>
      </w:ins>
      <w:ins w:id="4240"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241" w:author="Rev 19 Allen Wirfs-Brock" w:date="2013-09-12T09:49:00Z">
        <w:r>
          <w:rPr>
            <w:lang w:eastAsia="en-US"/>
          </w:rPr>
          <w:fldChar w:fldCharType="separate"/>
        </w:r>
      </w:ins>
      <w:ins w:id="4242" w:author="Rev 19 Allen Wirfs-Brock" w:date="2013-09-27T13:21:00Z">
        <w:r w:rsidR="00D433E8">
          <w:rPr>
            <w:lang w:eastAsia="en-US"/>
          </w:rPr>
          <w:t>12.8.1</w:t>
        </w:r>
      </w:ins>
      <w:ins w:id="4243"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244" w:author="Rev 19 Allen Wirfs-Brock" w:date="2013-09-12T09:49:00Z">
        <w:r>
          <w:rPr>
            <w:lang w:eastAsia="en-US"/>
          </w:rPr>
          <w:fldChar w:fldCharType="separate"/>
        </w:r>
      </w:ins>
      <w:ins w:id="4245" w:author="Rev 19 Allen Wirfs-Brock" w:date="2013-09-27T13:21:00Z">
        <w:r w:rsidR="00D433E8">
          <w:rPr>
            <w:lang w:eastAsia="en-US"/>
          </w:rPr>
          <w:t>12.9.1</w:t>
        </w:r>
      </w:ins>
      <w:ins w:id="4246"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247" w:author="Rev 19 Allen Wirfs-Brock" w:date="2013-09-12T09:49:00Z">
        <w:r>
          <w:rPr>
            <w:lang w:eastAsia="en-US"/>
          </w:rPr>
          <w:fldChar w:fldCharType="separate"/>
        </w:r>
      </w:ins>
      <w:ins w:id="4248" w:author="Rev 19 Allen Wirfs-Brock" w:date="2013-09-27T13:21:00Z">
        <w:r w:rsidR="00D433E8">
          <w:rPr>
            <w:lang w:eastAsia="en-US"/>
          </w:rPr>
          <w:t>12.10.1</w:t>
        </w:r>
      </w:ins>
      <w:ins w:id="4249"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250" w:author="Rev 19 Allen Wirfs-Brock" w:date="2013-09-12T09:49:00Z">
        <w:r>
          <w:rPr>
            <w:lang w:eastAsia="en-US"/>
          </w:rPr>
          <w:fldChar w:fldCharType="separate"/>
        </w:r>
      </w:ins>
      <w:ins w:id="4251" w:author="Rev 19 Allen Wirfs-Brock" w:date="2013-09-27T13:21:00Z">
        <w:r w:rsidR="00D433E8">
          <w:rPr>
            <w:lang w:eastAsia="en-US"/>
          </w:rPr>
          <w:t>12.11.1</w:t>
        </w:r>
      </w:ins>
      <w:ins w:id="4252"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253" w:author="Rev 19 Allen Wirfs-Brock" w:date="2013-09-12T09:49:00Z">
        <w:r>
          <w:rPr>
            <w:lang w:eastAsia="en-US"/>
          </w:rPr>
          <w:fldChar w:fldCharType="separate"/>
        </w:r>
      </w:ins>
      <w:ins w:id="4254" w:author="Rev 19 Allen Wirfs-Brock" w:date="2013-09-27T13:21:00Z">
        <w:r w:rsidR="00D433E8">
          <w:rPr>
            <w:lang w:eastAsia="en-US"/>
          </w:rPr>
          <w:t>12.12.1</w:t>
        </w:r>
      </w:ins>
      <w:ins w:id="4255"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256" w:author="Rev 19 Allen Wirfs-Brock" w:date="2013-09-12T09:49:00Z">
        <w:r>
          <w:rPr>
            <w:lang w:eastAsia="en-US"/>
          </w:rPr>
          <w:fldChar w:fldCharType="separate"/>
        </w:r>
      </w:ins>
      <w:ins w:id="4257" w:author="Rev 19 Allen Wirfs-Brock" w:date="2013-09-27T13:21:00Z">
        <w:r w:rsidR="00D433E8">
          <w:rPr>
            <w:lang w:eastAsia="en-US"/>
          </w:rPr>
          <w:t>12.13.2</w:t>
        </w:r>
      </w:ins>
      <w:ins w:id="4258"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259" w:author="Rev 19 Allen Wirfs-Brock" w:date="2013-09-12T09:49:00Z">
        <w:r>
          <w:rPr>
            <w:lang w:eastAsia="en-US"/>
          </w:rPr>
          <w:fldChar w:fldCharType="separate"/>
        </w:r>
      </w:ins>
      <w:ins w:id="4260" w:author="Rev 19 Allen Wirfs-Brock" w:date="2013-09-27T13:21:00Z">
        <w:r w:rsidR="00D433E8">
          <w:rPr>
            <w:lang w:eastAsia="en-US"/>
          </w:rPr>
          <w:t>12.14.1</w:t>
        </w:r>
      </w:ins>
      <w:ins w:id="4261" w:author="Rev 19 Allen Wirfs-Brock" w:date="2013-09-12T09:49:00Z">
        <w:r>
          <w:rPr>
            <w:lang w:eastAsia="en-US"/>
          </w:rPr>
          <w:fldChar w:fldCharType="end"/>
        </w:r>
      </w:ins>
    </w:p>
    <w:p w14:paraId="5EAF9001" w14:textId="77777777" w:rsidR="00C06040" w:rsidRPr="00E77497" w:rsidRDefault="00C06040" w:rsidP="00C06040">
      <w:pPr>
        <w:pStyle w:val="SyntaxRule"/>
      </w:pPr>
      <w:r w:rsidRPr="00E77497">
        <w:t xml:space="preserve">CallExpression </w:t>
      </w:r>
      <w:r w:rsidRPr="00E77497">
        <w:rPr>
          <w:rFonts w:ascii="Arial" w:hAnsi="Arial"/>
          <w:b/>
          <w:i w:val="0"/>
        </w:rPr>
        <w:t>:</w:t>
      </w:r>
    </w:p>
    <w:p w14:paraId="10344E42" w14:textId="77777777" w:rsidR="00C06040" w:rsidRPr="00E77497" w:rsidRDefault="00C06040" w:rsidP="00C06040">
      <w:pPr>
        <w:pStyle w:val="SyntaxDefinition"/>
      </w:pP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p>
    <w:p w14:paraId="41AAEFED" w14:textId="77777777" w:rsidR="000F5540" w:rsidRPr="00E77497" w:rsidRDefault="000F5540" w:rsidP="000F5540">
      <w:pPr>
        <w:pStyle w:val="SyntaxRule"/>
      </w:pPr>
      <w:r w:rsidRPr="00E77497">
        <w:t xml:space="preserve">MemberExpression </w:t>
      </w:r>
      <w:r w:rsidRPr="00E77497">
        <w:rPr>
          <w:rFonts w:ascii="Arial" w:hAnsi="Arial" w:cs="Arial"/>
          <w:b/>
          <w:i w:val="0"/>
        </w:rPr>
        <w:t>:</w:t>
      </w:r>
    </w:p>
    <w:p w14:paraId="55C3288B" w14:textId="77777777" w:rsidR="000F5540" w:rsidRPr="00E77497" w:rsidRDefault="000F5540" w:rsidP="000F5540">
      <w:pPr>
        <w:pStyle w:val="SyntaxDefinition"/>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p>
    <w:p w14:paraId="3AF74758" w14:textId="77777777" w:rsidR="00C06040" w:rsidRPr="00E77497" w:rsidRDefault="00C06040" w:rsidP="00C06040">
      <w:pPr>
        <w:pStyle w:val="Alg4"/>
        <w:numPr>
          <w:ilvl w:val="0"/>
          <w:numId w:val="967"/>
        </w:numPr>
        <w:spacing w:after="220"/>
        <w:contextualSpacing/>
      </w:pPr>
      <w:r w:rsidRPr="00E77497">
        <w:t xml:space="preserve">Return </w:t>
      </w:r>
      <w:r>
        <w:rPr>
          <w:b/>
        </w:rPr>
        <w:t>true</w:t>
      </w:r>
      <w:r w:rsidRPr="00E77497">
        <w:t>.</w:t>
      </w:r>
    </w:p>
    <w:p w14:paraId="3B78D58F" w14:textId="77777777" w:rsidR="007954BD" w:rsidRPr="00E77497" w:rsidRDefault="007954BD" w:rsidP="007954BD">
      <w:pPr>
        <w:pStyle w:val="SyntaxRule"/>
      </w:pPr>
      <w:r w:rsidRPr="00E77497">
        <w:t xml:space="preserve">CallExpression </w:t>
      </w:r>
      <w:r w:rsidRPr="00E77497">
        <w:rPr>
          <w:rFonts w:ascii="Arial" w:hAnsi="Arial"/>
          <w:b/>
          <w:i w:val="0"/>
        </w:rPr>
        <w:t>:</w:t>
      </w:r>
    </w:p>
    <w:p w14:paraId="25A59994" w14:textId="77777777" w:rsidR="007954BD" w:rsidRPr="00E77497" w:rsidRDefault="007954BD" w:rsidP="007954BD">
      <w:pPr>
        <w:pStyle w:val="SyntaxDefinition"/>
      </w:pPr>
      <w:commentRangeStart w:id="4262"/>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commentRangeEnd w:id="4262"/>
      <w:r>
        <w:rPr>
          <w:rStyle w:val="af6"/>
          <w:rFonts w:ascii="Arial" w:eastAsia="MS Mincho" w:hAnsi="Arial"/>
          <w:i w:val="0"/>
          <w:lang w:eastAsia="ja-JP"/>
        </w:rPr>
        <w:commentReference w:id="4262"/>
      </w:r>
      <w:r w:rsidRPr="00E77497">
        <w:t xml:space="preserve">CallExpression  </w:t>
      </w:r>
      <w:r>
        <w:t>TemplateLiteral</w:t>
      </w:r>
      <w:r w:rsidRPr="00EB368B">
        <w:rPr>
          <w:rFonts w:ascii="Courier New" w:hAnsi="Courier New"/>
          <w:b/>
          <w:i w:val="0"/>
        </w:rPr>
        <w:t xml:space="preserve"> </w:t>
      </w:r>
    </w:p>
    <w:p w14:paraId="5D01994E" w14:textId="77777777" w:rsidR="00C06040" w:rsidRPr="00E77497" w:rsidRDefault="00C06040" w:rsidP="000F5540">
      <w:pPr>
        <w:pStyle w:val="SyntaxRule"/>
        <w:spacing w:after="240"/>
        <w:contextualSpacing/>
      </w:pPr>
      <w:r w:rsidRPr="00E77497">
        <w:t xml:space="preserve">NewExpression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p>
    <w:p w14:paraId="21633DAC" w14:textId="77777777" w:rsidR="007954BD" w:rsidRDefault="007954BD" w:rsidP="007954BD">
      <w:pPr>
        <w:pStyle w:val="SyntaxRule"/>
      </w:pPr>
    </w:p>
    <w:p w14:paraId="7741BE61" w14:textId="77777777" w:rsidR="007954BD" w:rsidRPr="00E77497" w:rsidRDefault="007954BD" w:rsidP="007954BD">
      <w:pPr>
        <w:pStyle w:val="SyntaxRule"/>
      </w:pPr>
      <w:r w:rsidRPr="00E77497">
        <w:t xml:space="preserve">MemberExpression </w:t>
      </w:r>
      <w:r w:rsidRPr="00E77497">
        <w:rPr>
          <w:rFonts w:ascii="Arial" w:hAnsi="Arial" w:cs="Arial"/>
          <w:b/>
          <w:i w:val="0"/>
        </w:rPr>
        <w:t>:</w:t>
      </w:r>
    </w:p>
    <w:p w14:paraId="303199B5" w14:textId="77777777" w:rsidR="007954BD" w:rsidRPr="00E77497" w:rsidRDefault="007954BD" w:rsidP="007954BD">
      <w:pPr>
        <w:pStyle w:val="SyntaxDefinition"/>
      </w:pPr>
      <w:r>
        <w:rPr>
          <w:rFonts w:ascii="Courier New" w:hAnsi="Courier New"/>
          <w:b/>
          <w:i w:val="0"/>
        </w:rPr>
        <w:t>new super</w:t>
      </w:r>
      <w:r w:rsidRPr="00E77497">
        <w:t xml:space="preserve"> </w:t>
      </w:r>
      <w:r>
        <w:t>Arguments</w:t>
      </w:r>
      <w:r w:rsidRPr="00E77497">
        <w:rPr>
          <w:rFonts w:ascii="Arial" w:hAnsi="Arial" w:cs="Arial"/>
          <w:i w:val="0"/>
          <w:vertAlign w:val="subscript"/>
        </w:rPr>
        <w:t>opt</w:t>
      </w:r>
      <w:r w:rsidRPr="00E77497">
        <w:t xml:space="preserve"> </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14:paraId="79E28200" w14:textId="77777777" w:rsidR="00C06040" w:rsidRPr="00E77497" w:rsidRDefault="00C06040" w:rsidP="00C06040">
      <w:pPr>
        <w:pStyle w:val="Alg4"/>
        <w:numPr>
          <w:ilvl w:val="0"/>
          <w:numId w:val="968"/>
        </w:numPr>
        <w:spacing w:after="220"/>
        <w:contextualSpacing/>
      </w:pPr>
      <w:r w:rsidRPr="00E77497">
        <w:t xml:space="preserve">Return </w:t>
      </w:r>
      <w:r w:rsidRPr="00BD6E56">
        <w:rPr>
          <w:b/>
        </w:rPr>
        <w:t>false</w:t>
      </w:r>
      <w:r w:rsidRPr="00E77497">
        <w:t>.</w:t>
      </w:r>
    </w:p>
    <w:p w14:paraId="01A2449F" w14:textId="77777777" w:rsidR="004C02EF" w:rsidRPr="00E77497" w:rsidRDefault="004C02EF" w:rsidP="00D148E9">
      <w:pPr>
        <w:pStyle w:val="30"/>
      </w:pPr>
      <w:bookmarkStart w:id="4263" w:name="_Toc368050374"/>
      <w:r w:rsidRPr="00E77497">
        <w:t>Property Accessor</w:t>
      </w:r>
      <w:bookmarkStart w:id="4264" w:name="_Toc382202830"/>
      <w:bookmarkStart w:id="4265" w:name="_Toc382203050"/>
      <w:bookmarkEnd w:id="4175"/>
      <w:bookmarkEnd w:id="4176"/>
      <w:bookmarkEnd w:id="4177"/>
      <w:bookmarkEnd w:id="4178"/>
      <w:bookmarkEnd w:id="4179"/>
      <w:bookmarkEnd w:id="4180"/>
      <w:bookmarkEnd w:id="4181"/>
      <w:bookmarkEnd w:id="4182"/>
      <w:bookmarkEnd w:id="4183"/>
      <w:bookmarkEnd w:id="4264"/>
      <w:bookmarkEnd w:id="4265"/>
      <w:r w:rsidRPr="00E77497">
        <w:t>s</w:t>
      </w:r>
      <w:bookmarkEnd w:id="4185"/>
      <w:bookmarkEnd w:id="4186"/>
      <w:bookmarkEnd w:id="4187"/>
      <w:bookmarkEnd w:id="4188"/>
      <w:bookmarkEnd w:id="4189"/>
      <w:bookmarkEnd w:id="4190"/>
      <w:bookmarkEnd w:id="4191"/>
      <w:bookmarkEnd w:id="4192"/>
      <w:bookmarkEnd w:id="4193"/>
      <w:bookmarkEnd w:id="4194"/>
      <w:bookmarkEnd w:id="4195"/>
      <w:bookmarkEnd w:id="4263"/>
    </w:p>
    <w:p w14:paraId="492F3CBC" w14:textId="77777777" w:rsidR="004C02EF" w:rsidRPr="00E77497" w:rsidRDefault="004C02EF" w:rsidP="004C02EF">
      <w:r w:rsidRPr="00E77497">
        <w:t>Properties are accessed by name, using either the dot notation:</w:t>
      </w:r>
    </w:p>
    <w:p w14:paraId="3439E23F" w14:textId="77777777"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14:paraId="2BA96A0C" w14:textId="77777777" w:rsidR="004C02EF" w:rsidRPr="004D1BD1" w:rsidRDefault="004C02EF" w:rsidP="004C02EF">
      <w:pPr>
        <w:spacing w:after="120"/>
      </w:pPr>
      <w:r w:rsidRPr="004D1BD1">
        <w:t>or the bracket notation:</w:t>
      </w:r>
    </w:p>
    <w:p w14:paraId="1D561C10" w14:textId="77777777"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14:paraId="0B7F5327" w14:textId="77777777" w:rsidR="004C02EF" w:rsidRPr="00B820AB" w:rsidRDefault="004C02EF" w:rsidP="004C02EF">
      <w:pPr>
        <w:spacing w:after="120"/>
      </w:pPr>
      <w:r w:rsidRPr="009C202C">
        <w:t>The dot notation is explained by the following</w:t>
      </w:r>
      <w:r w:rsidRPr="00B820AB">
        <w:t xml:space="preserve"> syntactic conversion:</w:t>
      </w:r>
    </w:p>
    <w:p w14:paraId="2EA5C1A1" w14:textId="77777777"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14:paraId="28021BC0" w14:textId="77777777" w:rsidR="004C02EF" w:rsidRPr="00E77497" w:rsidRDefault="004C02EF" w:rsidP="004C02EF">
      <w:pPr>
        <w:spacing w:after="120"/>
      </w:pPr>
      <w:r w:rsidRPr="00E77497">
        <w:t>is identical in its behaviour to</w:t>
      </w:r>
    </w:p>
    <w:p w14:paraId="73EF5B8E" w14:textId="77777777"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40984960" w14:textId="77777777" w:rsidR="004C02EF" w:rsidRPr="00E77497" w:rsidRDefault="004C02EF" w:rsidP="004C02EF">
      <w:pPr>
        <w:spacing w:after="120"/>
      </w:pPr>
      <w:r w:rsidRPr="00E77497">
        <w:t>and similarly</w:t>
      </w:r>
    </w:p>
    <w:p w14:paraId="2D43CC35" w14:textId="77777777"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14:paraId="1CFDC90D" w14:textId="77777777" w:rsidR="004C02EF" w:rsidRPr="00E77497" w:rsidRDefault="004C02EF" w:rsidP="004C02EF">
      <w:pPr>
        <w:keepNext/>
        <w:spacing w:after="120"/>
      </w:pPr>
      <w:r w:rsidRPr="00E77497">
        <w:t>is identical in its behaviour to</w:t>
      </w:r>
    </w:p>
    <w:p w14:paraId="4F16A940" w14:textId="77777777"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3367D890" w14:textId="77777777"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14:paraId="31EBDDC3" w14:textId="77777777" w:rsidR="00D35EDC" w:rsidRPr="00E77497" w:rsidRDefault="00D35EDC" w:rsidP="006A78DC">
      <w:pPr>
        <w:pStyle w:val="40"/>
      </w:pPr>
      <w:r w:rsidRPr="00E77497">
        <w:t xml:space="preserve">Runtime Semantics: </w:t>
      </w:r>
      <w:r w:rsidRPr="00E77497">
        <w:rPr>
          <w:spacing w:val="6"/>
        </w:rPr>
        <w:t>Evaluation</w:t>
      </w:r>
    </w:p>
    <w:p w14:paraId="40A74653" w14:textId="77777777"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bookmarkStart w:id="4266" w:name="_Toc382212446"/>
    </w:p>
    <w:p w14:paraId="6C41B8BD" w14:textId="77777777"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4266"/>
      <w:r w:rsidRPr="00E77497">
        <w:t>.</w:t>
      </w:r>
      <w:bookmarkStart w:id="4267" w:name="_Toc382212447"/>
    </w:p>
    <w:p w14:paraId="30591BA7" w14:textId="77777777"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4267"/>
      <w:r w:rsidRPr="00E77497">
        <w:t>.</w:t>
      </w:r>
      <w:bookmarkStart w:id="4268" w:name="_Toc382212448"/>
    </w:p>
    <w:p w14:paraId="6586AC35" w14:textId="77777777" w:rsidR="00FA0122" w:rsidRDefault="006552DF" w:rsidP="00FA0122">
      <w:pPr>
        <w:pStyle w:val="Alg4"/>
        <w:numPr>
          <w:ilvl w:val="0"/>
          <w:numId w:val="59"/>
        </w:numPr>
        <w:contextualSpacing/>
      </w:pPr>
      <w:r>
        <w:t>ReturnIfAbrupt(</w:t>
      </w:r>
      <w:r w:rsidRPr="00E77497">
        <w:rPr>
          <w:i/>
        </w:rPr>
        <w:t>baseValue</w:t>
      </w:r>
      <w:r>
        <w:t>)</w:t>
      </w:r>
      <w:r w:rsidR="00FA0122">
        <w:t>.</w:t>
      </w:r>
    </w:p>
    <w:p w14:paraId="7A896596" w14:textId="77777777"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4268"/>
      <w:r w:rsidRPr="00E77497">
        <w:t>.</w:t>
      </w:r>
      <w:bookmarkStart w:id="4269" w:name="_Toc382212449"/>
    </w:p>
    <w:p w14:paraId="040B20C2" w14:textId="77777777"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4269"/>
      <w:r w:rsidRPr="00E77497">
        <w:t>.</w:t>
      </w:r>
      <w:bookmarkStart w:id="4270" w:name="_Toc382212450"/>
    </w:p>
    <w:p w14:paraId="39F4704B" w14:textId="77777777" w:rsidR="00FA0122" w:rsidRDefault="006552DF" w:rsidP="00FA0122">
      <w:pPr>
        <w:pStyle w:val="Alg4"/>
        <w:numPr>
          <w:ilvl w:val="0"/>
          <w:numId w:val="59"/>
        </w:numPr>
        <w:contextualSpacing/>
      </w:pPr>
      <w:r>
        <w:t>ReturnIfAbrupt(</w:t>
      </w:r>
      <w:r w:rsidRPr="00E77497">
        <w:rPr>
          <w:i/>
        </w:rPr>
        <w:t>propertyNameValue</w:t>
      </w:r>
      <w:r>
        <w:t>)</w:t>
      </w:r>
      <w:r w:rsidR="00FA0122">
        <w:t>.</w:t>
      </w:r>
    </w:p>
    <w:p w14:paraId="7184C176" w14:textId="77777777" w:rsidR="008E06A3" w:rsidRPr="00E77497" w:rsidRDefault="008E06A3" w:rsidP="008E06A3">
      <w:pPr>
        <w:pStyle w:val="Alg3"/>
        <w:numPr>
          <w:ilvl w:val="0"/>
          <w:numId w:val="59"/>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14:paraId="0CFED25E" w14:textId="77777777" w:rsidR="004C02EF" w:rsidRPr="00E77497" w:rsidRDefault="00134DAD" w:rsidP="008E06A3">
      <w:pPr>
        <w:pStyle w:val="Alg3"/>
        <w:numPr>
          <w:ilvl w:val="0"/>
          <w:numId w:val="59"/>
        </w:numPr>
      </w:pPr>
      <w:r>
        <w:t>ReturnIfAbrupt(</w:t>
      </w:r>
      <w:bookmarkEnd w:id="4270"/>
      <w:r w:rsidR="008E06A3" w:rsidRPr="008E06A3">
        <w:rPr>
          <w:i/>
          <w:iCs/>
        </w:rPr>
        <w:t>bv</w:t>
      </w:r>
      <w:r>
        <w:t>)</w:t>
      </w:r>
      <w:r w:rsidR="004C02EF" w:rsidRPr="00E77497">
        <w:t>.</w:t>
      </w:r>
      <w:bookmarkStart w:id="4271" w:name="_Toc382212451"/>
    </w:p>
    <w:p w14:paraId="26D9156D" w14:textId="77777777"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4271"/>
      <w:r w:rsidRPr="00E77497">
        <w:t>.</w:t>
      </w:r>
      <w:bookmarkStart w:id="4272" w:name="_Toc382212452"/>
    </w:p>
    <w:p w14:paraId="7117AFB1" w14:textId="77777777" w:rsidR="004C02EF" w:rsidRPr="00E77497" w:rsidRDefault="004C02EF" w:rsidP="009E3FF6">
      <w:pPr>
        <w:pStyle w:val="Alg3"/>
        <w:numPr>
          <w:ilvl w:val="0"/>
          <w:numId w:val="59"/>
        </w:numPr>
      </w:pPr>
      <w:r w:rsidRPr="00E77497">
        <w:t>If the</w:t>
      </w:r>
      <w:r w:rsidR="000847C5">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34BC02E0" w14:textId="77777777" w:rsidR="004C02EF" w:rsidRPr="00E77497" w:rsidRDefault="004C02EF" w:rsidP="0084041B">
      <w:pPr>
        <w:pStyle w:val="Alg3"/>
        <w:numPr>
          <w:ilvl w:val="0"/>
          <w:numId w:val="59"/>
        </w:numPr>
        <w:spacing w:after="220"/>
      </w:pPr>
      <w:r w:rsidRPr="00E77497">
        <w:t xml:space="preserve">Return a value of type Reference whose base value is </w:t>
      </w:r>
      <w:r w:rsidR="0084041B">
        <w:rPr>
          <w:i/>
        </w:rPr>
        <w:t>bv</w:t>
      </w:r>
      <w:r w:rsidR="0084041B" w:rsidRPr="00E77497">
        <w:t xml:space="preserve"> </w:t>
      </w:r>
      <w:r w:rsidRPr="00E77497">
        <w:t xml:space="preserve">and whose referenced name is </w:t>
      </w:r>
      <w:bookmarkEnd w:id="4272"/>
      <w:r w:rsidRPr="00E77497">
        <w:rPr>
          <w:i/>
        </w:rPr>
        <w:t>propertyNameString</w:t>
      </w:r>
      <w:r w:rsidRPr="00E77497">
        <w:t xml:space="preserve">, and whose strict </w:t>
      </w:r>
      <w:r w:rsidR="00BD058A">
        <w:t>reference</w:t>
      </w:r>
      <w:r w:rsidR="00BD058A" w:rsidRPr="00E77497">
        <w:t xml:space="preserve"> </w:t>
      </w:r>
      <w:r w:rsidRPr="00E77497">
        <w:t xml:space="preserve">flag is </w:t>
      </w:r>
      <w:r w:rsidRPr="00E77497">
        <w:rPr>
          <w:i/>
        </w:rPr>
        <w:t>strict</w:t>
      </w:r>
      <w:r w:rsidRPr="00E77497">
        <w:t>.</w:t>
      </w:r>
      <w:bookmarkStart w:id="4273" w:name="_Toc375031170"/>
      <w:bookmarkStart w:id="4274" w:name="_Toc381513684"/>
      <w:bookmarkStart w:id="4275" w:name="_Ref381525416"/>
      <w:bookmarkStart w:id="4276" w:name="_Toc382202834"/>
      <w:bookmarkStart w:id="4277" w:name="_Toc382212206"/>
      <w:bookmarkStart w:id="4278" w:name="_Toc382212460"/>
      <w:bookmarkStart w:id="4279" w:name="_Toc382291551"/>
    </w:p>
    <w:p w14:paraId="2BC722AB" w14:textId="77777777" w:rsidR="00D35EDC" w:rsidRPr="00E77497" w:rsidRDefault="004C02EF" w:rsidP="004C02EF">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14:paraId="1189C50D" w14:textId="77777777" w:rsidR="004C02EF" w:rsidRPr="00E77497" w:rsidRDefault="00D35EDC" w:rsidP="004C02EF">
      <w:r w:rsidRPr="00E77497">
        <w:t xml:space="preserve">Is </w:t>
      </w:r>
      <w:r w:rsidR="004C02EF" w:rsidRPr="00E77497">
        <w:t>evaluated in exactly the same manner</w:t>
      </w:r>
      <w:r w:rsidRPr="00E77497">
        <w:t xml:space="preserve"> as</w:t>
      </w:r>
      <w:r w:rsidRPr="00E77497">
        <w:rPr>
          <w:rStyle w:val="bnf"/>
        </w:rPr>
        <w:t xml:space="preserve"> 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004C02EF" w:rsidRPr="00E77497">
        <w:t xml:space="preserve"> except that the contained </w:t>
      </w:r>
      <w:r w:rsidR="004C02EF" w:rsidRPr="00E77497">
        <w:rPr>
          <w:rStyle w:val="bnf"/>
        </w:rPr>
        <w:t>CallExpression</w:t>
      </w:r>
      <w:r w:rsidR="004C02EF" w:rsidRPr="00E77497">
        <w:t xml:space="preserve"> is evaluated in step 1.</w:t>
      </w:r>
      <w:bookmarkStart w:id="4280" w:name="_Toc385672189"/>
      <w:bookmarkStart w:id="4281" w:name="_Toc393690284"/>
    </w:p>
    <w:p w14:paraId="6D594FC6" w14:textId="77777777" w:rsidR="004C02EF" w:rsidRPr="00E77497" w:rsidRDefault="004C02EF" w:rsidP="00D148E9">
      <w:pPr>
        <w:pStyle w:val="30"/>
      </w:pPr>
      <w:bookmarkStart w:id="4282" w:name="_Ref455972170"/>
      <w:bookmarkStart w:id="4283" w:name="_Ref456011197"/>
      <w:bookmarkStart w:id="4284" w:name="_Toc472818823"/>
      <w:bookmarkStart w:id="4285" w:name="_Toc235503397"/>
      <w:bookmarkStart w:id="4286" w:name="_Toc241509172"/>
      <w:bookmarkStart w:id="4287" w:name="_Toc244416659"/>
      <w:bookmarkStart w:id="4288" w:name="_Toc276631023"/>
      <w:bookmarkStart w:id="4289" w:name="_Toc368050375"/>
      <w:r w:rsidRPr="00E77497">
        <w:t xml:space="preserve">The </w:t>
      </w:r>
      <w:r w:rsidRPr="00E77497">
        <w:rPr>
          <w:rFonts w:ascii="Courier New" w:hAnsi="Courier New"/>
          <w:sz w:val="22"/>
        </w:rPr>
        <w:t>new</w:t>
      </w:r>
      <w:r w:rsidRPr="00E77497">
        <w:rPr>
          <w:sz w:val="22"/>
        </w:rPr>
        <w:t xml:space="preserve"> </w:t>
      </w:r>
      <w:r w:rsidRPr="00E77497">
        <w:t>Operato</w:t>
      </w:r>
      <w:bookmarkEnd w:id="4273"/>
      <w:bookmarkEnd w:id="4274"/>
      <w:bookmarkEnd w:id="4275"/>
      <w:bookmarkEnd w:id="4276"/>
      <w:bookmarkEnd w:id="4277"/>
      <w:bookmarkEnd w:id="4278"/>
      <w:bookmarkEnd w:id="4279"/>
      <w:bookmarkEnd w:id="4280"/>
      <w:bookmarkEnd w:id="4281"/>
      <w:r w:rsidRPr="00E77497">
        <w:t>r</w:t>
      </w:r>
      <w:bookmarkEnd w:id="4282"/>
      <w:bookmarkEnd w:id="4283"/>
      <w:bookmarkEnd w:id="4284"/>
      <w:bookmarkEnd w:id="4285"/>
      <w:bookmarkEnd w:id="4286"/>
      <w:bookmarkEnd w:id="4287"/>
      <w:bookmarkEnd w:id="4288"/>
      <w:bookmarkEnd w:id="4289"/>
    </w:p>
    <w:p w14:paraId="165646C8" w14:textId="77777777" w:rsidR="00D35EDC" w:rsidRPr="00E77497" w:rsidRDefault="00D35EDC" w:rsidP="006A78DC">
      <w:pPr>
        <w:pStyle w:val="40"/>
      </w:pPr>
      <w:r w:rsidRPr="00E77497">
        <w:t xml:space="preserve">Runtime Semantics: </w:t>
      </w:r>
      <w:r w:rsidRPr="00E77497">
        <w:rPr>
          <w:spacing w:val="6"/>
        </w:rPr>
        <w:t>Evaluation</w:t>
      </w:r>
    </w:p>
    <w:p w14:paraId="06E63735" w14:textId="77777777" w:rsidR="004C02EF" w:rsidRPr="00E77497" w:rsidRDefault="004C02EF" w:rsidP="004C02EF">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bookmarkStart w:id="4290" w:name="_Toc382212461"/>
    </w:p>
    <w:p w14:paraId="48E0A9D8" w14:textId="77777777"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4290"/>
      <w:r w:rsidRPr="00E77497">
        <w:t>.</w:t>
      </w:r>
      <w:bookmarkStart w:id="4291" w:name="_Toc382212462"/>
    </w:p>
    <w:p w14:paraId="6DE0A925" w14:textId="77777777"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4291"/>
      <w:r w:rsidRPr="00E77497">
        <w:t>.</w:t>
      </w:r>
      <w:bookmarkStart w:id="4292" w:name="_Toc382212463"/>
    </w:p>
    <w:p w14:paraId="5EC5DCF0" w14:textId="77777777" w:rsidR="00FA0122" w:rsidRDefault="006552DF" w:rsidP="00FA0122">
      <w:pPr>
        <w:pStyle w:val="Alg4"/>
        <w:numPr>
          <w:ilvl w:val="0"/>
          <w:numId w:val="60"/>
        </w:numPr>
        <w:contextualSpacing/>
      </w:pPr>
      <w:r>
        <w:t>ReturnIfAbrupt(</w:t>
      </w:r>
      <w:r w:rsidRPr="00E77497">
        <w:rPr>
          <w:i/>
        </w:rPr>
        <w:t>constructor</w:t>
      </w:r>
      <w:r>
        <w:t>)</w:t>
      </w:r>
      <w:r w:rsidR="00FA0122">
        <w:t>.</w:t>
      </w:r>
    </w:p>
    <w:p w14:paraId="67B9BDA0" w14:textId="77777777" w:rsidR="004C02EF" w:rsidRPr="00E77497" w:rsidRDefault="004C02EF" w:rsidP="00272BA6">
      <w:pPr>
        <w:pStyle w:val="Alg3"/>
        <w:numPr>
          <w:ilvl w:val="0"/>
          <w:numId w:val="60"/>
        </w:numPr>
      </w:pPr>
      <w:r w:rsidRPr="00E77497">
        <w:t xml:space="preserve">If </w:t>
      </w:r>
      <w:r w:rsidR="00272BA6">
        <w:t>IsConstructor</w:t>
      </w:r>
      <w:r w:rsidRPr="00E77497">
        <w:t>(</w:t>
      </w:r>
      <w:r w:rsidRPr="00E77497">
        <w:rPr>
          <w:i/>
        </w:rPr>
        <w:t>constructor</w:t>
      </w:r>
      <w:r w:rsidRPr="00E77497">
        <w:t xml:space="preserve">) is </w:t>
      </w:r>
      <w:r w:rsidR="00272BA6">
        <w:rPr>
          <w:b/>
          <w:bCs/>
        </w:rPr>
        <w:t>false</w:t>
      </w:r>
      <w:r w:rsidRPr="00E77497">
        <w:t xml:space="preserve">, </w:t>
      </w:r>
      <w:bookmarkStart w:id="4293" w:name="_Toc382212464"/>
      <w:bookmarkEnd w:id="4292"/>
      <w:r w:rsidRPr="00E77497">
        <w:t xml:space="preserve">throw a </w:t>
      </w:r>
      <w:r w:rsidRPr="00E77497">
        <w:rPr>
          <w:b/>
        </w:rPr>
        <w:t>TypeError</w:t>
      </w:r>
      <w:r w:rsidRPr="00E77497">
        <w:t xml:space="preserve"> exception.</w:t>
      </w:r>
    </w:p>
    <w:p w14:paraId="5BAC862E" w14:textId="77777777" w:rsidR="004C02EF" w:rsidRPr="00E77497" w:rsidRDefault="004C02EF" w:rsidP="009E3FF6">
      <w:pPr>
        <w:pStyle w:val="Alg3"/>
        <w:numPr>
          <w:ilvl w:val="0"/>
          <w:numId w:val="60"/>
        </w:numPr>
        <w:spacing w:after="220"/>
      </w:pPr>
      <w:bookmarkStart w:id="4294" w:name="_Toc382212465"/>
      <w:bookmarkEnd w:id="4293"/>
      <w:commentRangeStart w:id="4295"/>
      <w:r w:rsidRPr="00E77497">
        <w:t xml:space="preserve">Return the result of calling the [[Construct]] internal method on </w:t>
      </w:r>
      <w:r w:rsidRPr="00E77497">
        <w:rPr>
          <w:i/>
        </w:rPr>
        <w:t>constructor</w:t>
      </w:r>
      <w:r w:rsidR="0003414D">
        <w:t xml:space="preserve"> with </w:t>
      </w:r>
      <w:r w:rsidRPr="00E77497">
        <w:t xml:space="preserve">an empty </w:t>
      </w:r>
      <w:r w:rsidR="0003414D">
        <w:t>L</w:t>
      </w:r>
      <w:r w:rsidR="0003414D" w:rsidRPr="00E77497">
        <w:t xml:space="preserve">ist </w:t>
      </w:r>
      <w:r w:rsidR="0003414D">
        <w:t>as the argument</w:t>
      </w:r>
      <w:bookmarkEnd w:id="4294"/>
      <w:r w:rsidRPr="00E77497">
        <w:t>.</w:t>
      </w:r>
      <w:commentRangeEnd w:id="4295"/>
      <w:r w:rsidR="00272A6D">
        <w:rPr>
          <w:rStyle w:val="af6"/>
          <w:rFonts w:ascii="Arial" w:eastAsia="MS Mincho" w:hAnsi="Arial"/>
          <w:spacing w:val="0"/>
          <w:lang w:eastAsia="ja-JP"/>
        </w:rPr>
        <w:commentReference w:id="4295"/>
      </w:r>
    </w:p>
    <w:p w14:paraId="04A47180" w14:textId="77777777"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4296" w:name="_Toc382212467"/>
    </w:p>
    <w:p w14:paraId="33A2E65C" w14:textId="77777777"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4296"/>
      <w:r w:rsidRPr="00E77497">
        <w:t>.</w:t>
      </w:r>
      <w:bookmarkStart w:id="4297" w:name="_Toc382212468"/>
    </w:p>
    <w:p w14:paraId="0B6C2D5E" w14:textId="77777777"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4297"/>
      <w:r w:rsidRPr="00E77497">
        <w:t>.</w:t>
      </w:r>
      <w:bookmarkStart w:id="4298" w:name="_Toc382212469"/>
    </w:p>
    <w:p w14:paraId="50152FBC" w14:textId="77777777" w:rsidR="00FA0122" w:rsidRDefault="006552DF" w:rsidP="00FA0122">
      <w:pPr>
        <w:pStyle w:val="Alg4"/>
        <w:numPr>
          <w:ilvl w:val="0"/>
          <w:numId w:val="61"/>
        </w:numPr>
        <w:contextualSpacing/>
      </w:pPr>
      <w:r>
        <w:t>ReturnIfAbrupt(</w:t>
      </w:r>
      <w:r w:rsidRPr="00E77497">
        <w:rPr>
          <w:i/>
        </w:rPr>
        <w:t>constructor</w:t>
      </w:r>
      <w:r>
        <w:t>)</w:t>
      </w:r>
      <w:r w:rsidR="00FA0122">
        <w:t>.</w:t>
      </w:r>
    </w:p>
    <w:p w14:paraId="57D52F2A" w14:textId="77777777"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rsidR="0003414D">
        <w:t>L</w:t>
      </w:r>
      <w:r w:rsidR="0003414D" w:rsidRPr="00E77497">
        <w:t xml:space="preserve">ist </w:t>
      </w:r>
      <w:r w:rsidRPr="00E77497">
        <w:t>of argument values (</w:t>
      </w:r>
      <w:r w:rsidR="00A51D25">
        <w:fldChar w:fldCharType="begin"/>
      </w:r>
      <w:r w:rsidR="00A51D25">
        <w:instrText xml:space="preserve"> REF _Ref365546887 \r \h </w:instrText>
      </w:r>
      <w:r w:rsidR="00A51D25">
        <w:fldChar w:fldCharType="separate"/>
      </w:r>
      <w:ins w:id="4299" w:author="Rev 19 Allen Wirfs-Brock" w:date="2013-09-27T13:21:00Z">
        <w:r w:rsidR="00D433E8">
          <w:t>12.2.6</w:t>
        </w:r>
      </w:ins>
      <w:del w:id="4300" w:author="Rev 19 Allen Wirfs-Brock" w:date="2013-09-27T08:39:00Z">
        <w:r w:rsidR="00083CEC" w:rsidDel="009E7E9E">
          <w:delText>12.2.5</w:delText>
        </w:r>
      </w:del>
      <w:r w:rsidR="00A51D25">
        <w:fldChar w:fldCharType="end"/>
      </w:r>
      <w:r w:rsidRPr="00E77497">
        <w:t>)</w:t>
      </w:r>
      <w:bookmarkEnd w:id="4298"/>
      <w:r w:rsidRPr="00E77497">
        <w:t>.</w:t>
      </w:r>
      <w:bookmarkStart w:id="4301" w:name="_Toc382212470"/>
    </w:p>
    <w:p w14:paraId="287F3F5E" w14:textId="77777777" w:rsidR="00FA0122" w:rsidRDefault="006552DF" w:rsidP="00FA0122">
      <w:pPr>
        <w:pStyle w:val="Alg4"/>
        <w:numPr>
          <w:ilvl w:val="0"/>
          <w:numId w:val="61"/>
        </w:numPr>
        <w:contextualSpacing/>
      </w:pPr>
      <w:r>
        <w:t>ReturnIfAbrupt(</w:t>
      </w:r>
      <w:r w:rsidRPr="00E77497">
        <w:rPr>
          <w:i/>
        </w:rPr>
        <w:t>argList</w:t>
      </w:r>
      <w:r>
        <w:t>)</w:t>
      </w:r>
      <w:r w:rsidR="00FA0122">
        <w:t>.</w:t>
      </w:r>
    </w:p>
    <w:p w14:paraId="34AEBC36" w14:textId="77777777" w:rsidR="004C02EF" w:rsidRPr="00E77497" w:rsidRDefault="004C02EF" w:rsidP="00272BA6">
      <w:pPr>
        <w:pStyle w:val="Alg3"/>
        <w:numPr>
          <w:ilvl w:val="0"/>
          <w:numId w:val="61"/>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Pr>
          <w:b/>
          <w:bCs/>
        </w:rPr>
        <w:t>false</w:t>
      </w:r>
      <w:r w:rsidRPr="00E77497">
        <w:t xml:space="preserve">, </w:t>
      </w:r>
      <w:bookmarkEnd w:id="4301"/>
      <w:r w:rsidRPr="00E77497">
        <w:t xml:space="preserve">throw a </w:t>
      </w:r>
      <w:r w:rsidRPr="00E77497">
        <w:rPr>
          <w:b/>
        </w:rPr>
        <w:t>TypeError</w:t>
      </w:r>
      <w:r w:rsidRPr="00E77497">
        <w:t xml:space="preserve"> exception.</w:t>
      </w:r>
      <w:bookmarkStart w:id="4302" w:name="_Toc382212471"/>
    </w:p>
    <w:p w14:paraId="2E772CE6" w14:textId="77777777" w:rsidR="004C02EF" w:rsidRPr="00E77497" w:rsidRDefault="004C02EF" w:rsidP="009E3FF6">
      <w:pPr>
        <w:pStyle w:val="Alg3"/>
        <w:numPr>
          <w:ilvl w:val="0"/>
          <w:numId w:val="61"/>
        </w:numPr>
        <w:spacing w:after="220"/>
      </w:pPr>
      <w:bookmarkStart w:id="4303" w:name="_Toc382212472"/>
      <w:bookmarkEnd w:id="4302"/>
      <w:r w:rsidRPr="00E77497">
        <w:t xml:space="preserve">Return the result of calling the [[Construct]] internal method on </w:t>
      </w:r>
      <w:r w:rsidRPr="00E77497">
        <w:rPr>
          <w:i/>
        </w:rPr>
        <w:t>constructor</w:t>
      </w:r>
      <w:r w:rsidRPr="00E77497">
        <w:t xml:space="preserve">, </w:t>
      </w:r>
      <w:r w:rsidR="0003414D">
        <w:t xml:space="preserve">passing </w:t>
      </w:r>
      <w:r w:rsidR="0003414D" w:rsidRPr="00E77497">
        <w:t xml:space="preserve"> </w:t>
      </w:r>
      <w:r w:rsidRPr="00E77497">
        <w:rPr>
          <w:i/>
        </w:rPr>
        <w:t>argList</w:t>
      </w:r>
      <w:r w:rsidRPr="00E77497">
        <w:t xml:space="preserve"> as the argument</w:t>
      </w:r>
      <w:bookmarkEnd w:id="4303"/>
      <w:r w:rsidRPr="00E77497">
        <w:t>.</w:t>
      </w:r>
      <w:bookmarkStart w:id="4304" w:name="_Toc382212473"/>
    </w:p>
    <w:p w14:paraId="2D023FC2" w14:textId="77777777" w:rsidR="004C02EF" w:rsidRPr="00E77497" w:rsidRDefault="004C02EF" w:rsidP="00D148E9">
      <w:pPr>
        <w:pStyle w:val="30"/>
      </w:pPr>
      <w:bookmarkStart w:id="4305" w:name="_Toc375031171"/>
      <w:bookmarkStart w:id="4306" w:name="_Ref381180778"/>
      <w:bookmarkStart w:id="4307" w:name="_Toc381513685"/>
      <w:bookmarkStart w:id="4308" w:name="_Toc382202835"/>
      <w:bookmarkStart w:id="4309" w:name="_Toc382212207"/>
      <w:bookmarkStart w:id="4310" w:name="_Toc382212475"/>
      <w:bookmarkStart w:id="4311" w:name="_Toc382291552"/>
      <w:bookmarkStart w:id="4312" w:name="_Toc385672190"/>
      <w:bookmarkStart w:id="4313" w:name="_Toc393690285"/>
      <w:bookmarkStart w:id="4314" w:name="_Ref455972172"/>
      <w:bookmarkStart w:id="4315" w:name="_Ref456011203"/>
      <w:bookmarkStart w:id="4316" w:name="_Toc472818824"/>
      <w:bookmarkStart w:id="4317" w:name="_Toc235503398"/>
      <w:bookmarkStart w:id="4318" w:name="_Toc241509173"/>
      <w:bookmarkStart w:id="4319" w:name="_Toc244416660"/>
      <w:bookmarkStart w:id="4320" w:name="_Toc276631024"/>
      <w:bookmarkStart w:id="4321" w:name="_Ref366135316"/>
      <w:bookmarkStart w:id="4322" w:name="_Toc368050376"/>
      <w:bookmarkEnd w:id="4304"/>
      <w:commentRangeStart w:id="4323"/>
      <w:r w:rsidRPr="00E77497">
        <w:t>Function Call</w:t>
      </w:r>
      <w:bookmarkEnd w:id="4305"/>
      <w:bookmarkEnd w:id="4306"/>
      <w:bookmarkEnd w:id="4307"/>
      <w:bookmarkEnd w:id="4308"/>
      <w:bookmarkEnd w:id="4309"/>
      <w:bookmarkEnd w:id="4310"/>
      <w:bookmarkEnd w:id="4311"/>
      <w:bookmarkEnd w:id="4312"/>
      <w:bookmarkEnd w:id="4313"/>
      <w:r w:rsidRPr="00E77497">
        <w:t>s</w:t>
      </w:r>
      <w:bookmarkEnd w:id="4314"/>
      <w:bookmarkEnd w:id="4315"/>
      <w:bookmarkEnd w:id="4316"/>
      <w:bookmarkEnd w:id="4317"/>
      <w:bookmarkEnd w:id="4318"/>
      <w:bookmarkEnd w:id="4319"/>
      <w:bookmarkEnd w:id="4320"/>
      <w:commentRangeEnd w:id="4323"/>
      <w:r w:rsidR="002B7DB5">
        <w:rPr>
          <w:rStyle w:val="af6"/>
          <w:b w:val="0"/>
        </w:rPr>
        <w:commentReference w:id="4323"/>
      </w:r>
      <w:bookmarkEnd w:id="4321"/>
      <w:bookmarkEnd w:id="4322"/>
    </w:p>
    <w:p w14:paraId="4A54C4E6" w14:textId="77777777" w:rsidR="00D35EDC" w:rsidRPr="00E77497" w:rsidRDefault="00D35EDC" w:rsidP="001F1D00">
      <w:pPr>
        <w:pStyle w:val="40"/>
      </w:pPr>
      <w:r w:rsidRPr="00E77497">
        <w:t xml:space="preserve">Runtime Semantics: </w:t>
      </w:r>
      <w:r w:rsidRPr="00E77497">
        <w:rPr>
          <w:spacing w:val="6"/>
        </w:rPr>
        <w:t>Evaluation</w:t>
      </w:r>
    </w:p>
    <w:p w14:paraId="31129A13" w14:textId="77777777" w:rsidR="004C02EF" w:rsidRPr="00E77497" w:rsidRDefault="004C02EF" w:rsidP="004C02EF">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4324" w:name="_Toc382212476"/>
    </w:p>
    <w:p w14:paraId="31ADA1AC" w14:textId="77777777" w:rsidR="0077365B" w:rsidRPr="00E77497" w:rsidRDefault="0077365B" w:rsidP="0077365B">
      <w:pPr>
        <w:pStyle w:val="Alg3"/>
        <w:numPr>
          <w:ilvl w:val="0"/>
          <w:numId w:val="62"/>
        </w:numPr>
        <w:spacing w:after="220"/>
        <w:contextualSpacing/>
      </w:pPr>
      <w:r w:rsidRPr="00E77497">
        <w:t xml:space="preserve">Let </w:t>
      </w:r>
      <w:r w:rsidRPr="00E77497">
        <w:rPr>
          <w:i/>
        </w:rPr>
        <w:t>ref</w:t>
      </w:r>
      <w:r w:rsidRPr="00E77497">
        <w:t xml:space="preserve"> be the result of evaluating </w:t>
      </w:r>
      <w:r w:rsidRPr="00E77497">
        <w:rPr>
          <w:i/>
        </w:rPr>
        <w:t>MemberExpression</w:t>
      </w:r>
      <w:r w:rsidRPr="00E77497">
        <w:t>.</w:t>
      </w:r>
    </w:p>
    <w:p w14:paraId="6D2003FF" w14:textId="77777777" w:rsidR="002A42B6" w:rsidRDefault="002A42B6" w:rsidP="00B11A6A">
      <w:pPr>
        <w:pStyle w:val="Alg3"/>
        <w:numPr>
          <w:ilvl w:val="0"/>
          <w:numId w:val="62"/>
        </w:numPr>
        <w:spacing w:after="240"/>
        <w:contextualSpacing/>
      </w:pPr>
      <w:r>
        <w:t xml:space="preserve">If this </w:t>
      </w:r>
      <w:r w:rsidRPr="00C814BD">
        <w:rPr>
          <w:i/>
        </w:rPr>
        <w:t>CallExpression</w:t>
      </w:r>
      <w:r>
        <w:t xml:space="preserve"> is in a tail position (</w:t>
      </w:r>
      <w:r w:rsidR="00C225F5">
        <w:fldChar w:fldCharType="begin"/>
      </w:r>
      <w:r w:rsidR="00C225F5">
        <w:instrText xml:space="preserve"> REF _Ref366131065 \r \h </w:instrText>
      </w:r>
      <w:r w:rsidR="00C225F5">
        <w:fldChar w:fldCharType="separate"/>
      </w:r>
      <w:r w:rsidR="00D433E8">
        <w:t>14.6</w:t>
      </w:r>
      <w:r w:rsidR="00C225F5">
        <w:fldChar w:fldCharType="end"/>
      </w:r>
      <w:r w:rsidR="00C814BD">
        <w:t xml:space="preserve">) then let </w:t>
      </w:r>
      <w:r w:rsidR="00C814BD" w:rsidRPr="00C814BD">
        <w:rPr>
          <w:i/>
        </w:rPr>
        <w:t>tailCall</w:t>
      </w:r>
      <w:r w:rsidR="00C814BD">
        <w:t xml:space="preserve"> be </w:t>
      </w:r>
      <w:r w:rsidR="00C814BD" w:rsidRPr="00C814BD">
        <w:rPr>
          <w:b/>
        </w:rPr>
        <w:t>true</w:t>
      </w:r>
      <w:r w:rsidR="00C814BD">
        <w:t xml:space="preserve">, otherwise let </w:t>
      </w:r>
      <w:r w:rsidR="00C814BD" w:rsidRPr="00C814BD">
        <w:rPr>
          <w:i/>
        </w:rPr>
        <w:t>tailCall</w:t>
      </w:r>
      <w:r w:rsidR="00C814BD">
        <w:t xml:space="preserve"> be </w:t>
      </w:r>
      <w:r w:rsidR="00C814BD" w:rsidRPr="00C814BD">
        <w:rPr>
          <w:b/>
        </w:rPr>
        <w:t>false</w:t>
      </w:r>
      <w:r w:rsidR="00C814BD">
        <w:t>.</w:t>
      </w:r>
    </w:p>
    <w:p w14:paraId="0046368A" w14:textId="77777777" w:rsidR="0077365B" w:rsidRPr="00E77497" w:rsidRDefault="0077365B" w:rsidP="0077365B">
      <w:pPr>
        <w:pStyle w:val="Alg3"/>
        <w:numPr>
          <w:ilvl w:val="0"/>
          <w:numId w:val="62"/>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14:paraId="20A70B00" w14:textId="77777777" w:rsidR="0077365B" w:rsidRPr="00E77497" w:rsidRDefault="0077365B" w:rsidP="0077365B">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p>
    <w:p w14:paraId="435DC1B0" w14:textId="77777777" w:rsidR="0077365B" w:rsidRPr="00E77497" w:rsidRDefault="0077365B" w:rsidP="0077365B">
      <w:pPr>
        <w:pStyle w:val="Alg3"/>
        <w:numPr>
          <w:ilvl w:val="0"/>
          <w:numId w:val="791"/>
        </w:numPr>
        <w:spacing w:after="220"/>
        <w:contextualSpacing/>
      </w:pPr>
      <w:r w:rsidRPr="00E77497">
        <w:t xml:space="preserve">Let </w:t>
      </w:r>
      <w:r w:rsidRPr="00E77497">
        <w:rPr>
          <w:i/>
        </w:rPr>
        <w:t>ref</w:t>
      </w:r>
      <w:r w:rsidRPr="00E77497">
        <w:t xml:space="preserve"> be the result of evaluating </w:t>
      </w:r>
      <w:r>
        <w:rPr>
          <w:i/>
        </w:rPr>
        <w:t>Call</w:t>
      </w:r>
      <w:r w:rsidRPr="00E77497">
        <w:rPr>
          <w:i/>
        </w:rPr>
        <w:t>Expression</w:t>
      </w:r>
      <w:r w:rsidRPr="00E77497">
        <w:t>.</w:t>
      </w:r>
    </w:p>
    <w:p w14:paraId="7EDC581F" w14:textId="77777777" w:rsidR="00C814BD" w:rsidRDefault="00C814BD" w:rsidP="00B11A6A">
      <w:pPr>
        <w:pStyle w:val="Alg3"/>
        <w:numPr>
          <w:ilvl w:val="0"/>
          <w:numId w:val="791"/>
        </w:numPr>
        <w:spacing w:after="240"/>
        <w:contextualSpacing/>
      </w:pPr>
      <w:r>
        <w:t xml:space="preserve">If this </w:t>
      </w:r>
      <w:r w:rsidRPr="00C814BD">
        <w:rPr>
          <w:i/>
        </w:rPr>
        <w:t>CallExpression</w:t>
      </w:r>
      <w:r>
        <w:t xml:space="preserve"> is in a tail position (</w:t>
      </w:r>
      <w:r w:rsidR="00C225F5">
        <w:fldChar w:fldCharType="begin"/>
      </w:r>
      <w:r w:rsidR="00C225F5">
        <w:instrText xml:space="preserve"> REF _Ref366131077 \r \h </w:instrText>
      </w:r>
      <w:r w:rsidR="00C225F5">
        <w:fldChar w:fldCharType="separate"/>
      </w:r>
      <w:r w:rsidR="00D433E8">
        <w:t>14.6</w:t>
      </w:r>
      <w:r w:rsidR="00C225F5">
        <w:fldChar w:fldCharType="end"/>
      </w:r>
      <w:r>
        <w:t xml:space="preserve">)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14:paraId="662D9FA3" w14:textId="77777777" w:rsidR="0077365B" w:rsidRPr="00E77497" w:rsidRDefault="0077365B" w:rsidP="0077365B">
      <w:pPr>
        <w:pStyle w:val="Alg3"/>
        <w:numPr>
          <w:ilvl w:val="0"/>
          <w:numId w:val="791"/>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14:paraId="7F520C26" w14:textId="77777777" w:rsidR="000612CE" w:rsidRDefault="000612CE" w:rsidP="001F1D00">
      <w:pPr>
        <w:pStyle w:val="40"/>
      </w:pPr>
      <w:r w:rsidRPr="00E77497">
        <w:t xml:space="preserve">Runtime Semantics: </w:t>
      </w:r>
      <w:r w:rsidRPr="000612CE">
        <w:t xml:space="preserve">EvaluateCall </w:t>
      </w:r>
      <w:del w:id="4325" w:author="Rev 19 Allen Wirfs-Brock" w:date="2013-09-12T10:46:00Z">
        <w:r w:rsidDel="00CA2DE9">
          <w:delText>Abstract Operation</w:delText>
        </w:r>
      </w:del>
    </w:p>
    <w:p w14:paraId="09A90924" w14:textId="77777777" w:rsidR="0077365B" w:rsidRDefault="0077365B" w:rsidP="0077365B">
      <w:pPr>
        <w:pStyle w:val="Alg3"/>
        <w:tabs>
          <w:tab w:val="clear" w:pos="360"/>
        </w:tabs>
        <w:spacing w:after="220"/>
        <w:ind w:left="0" w:firstLine="0"/>
      </w:pPr>
      <w:r>
        <w:t>The abstract operation Evalu</w:t>
      </w:r>
      <w:r w:rsidR="00256B2E">
        <w:t>a</w:t>
      </w:r>
      <w:r>
        <w:t xml:space="preserve">teCall takes as arguments a </w:t>
      </w:r>
      <w:r w:rsidR="004F49B5">
        <w:t>value</w:t>
      </w:r>
      <w:r>
        <w:t xml:space="preserve"> </w:t>
      </w:r>
      <w:r w:rsidRPr="0077365B">
        <w:rPr>
          <w:i/>
        </w:rPr>
        <w:t>ref</w:t>
      </w:r>
      <w:r>
        <w:t xml:space="preserve">,  and a syntactic grammar production </w:t>
      </w:r>
      <w:r w:rsidRPr="0077365B">
        <w:rPr>
          <w:i/>
        </w:rPr>
        <w:t>arguments</w:t>
      </w:r>
      <w:r w:rsidR="00B8353C">
        <w:t xml:space="preserve">,  and a Boolean argument </w:t>
      </w:r>
      <w:r w:rsidR="00B8353C" w:rsidRPr="00B8353C">
        <w:rPr>
          <w:i/>
        </w:rPr>
        <w:t>tailPosition</w:t>
      </w:r>
      <w:r>
        <w:t>.  It performs the following steps:</w:t>
      </w:r>
    </w:p>
    <w:p w14:paraId="34D05CF5" w14:textId="77777777" w:rsidR="007262AE" w:rsidRPr="00E77497" w:rsidRDefault="007262AE" w:rsidP="007262AE">
      <w:pPr>
        <w:pStyle w:val="Alg3"/>
        <w:numPr>
          <w:ilvl w:val="0"/>
          <w:numId w:val="893"/>
        </w:numPr>
      </w:pPr>
      <w:r w:rsidRPr="00E77497">
        <w:t>If Type(</w:t>
      </w:r>
      <w:r w:rsidRPr="00E77497">
        <w:rPr>
          <w:i/>
        </w:rPr>
        <w:t>ref</w:t>
      </w:r>
      <w:r w:rsidRPr="00E77497">
        <w:t>) is Reference, then</w:t>
      </w:r>
    </w:p>
    <w:p w14:paraId="388AE34B" w14:textId="77777777" w:rsidR="007262AE" w:rsidRPr="00E77497" w:rsidRDefault="007262AE" w:rsidP="007262AE">
      <w:pPr>
        <w:pStyle w:val="Alg3"/>
        <w:numPr>
          <w:ilvl w:val="1"/>
          <w:numId w:val="893"/>
        </w:numPr>
      </w:pPr>
      <w:r w:rsidRPr="00E77497">
        <w:t>If IsPropertyReference(</w:t>
      </w:r>
      <w:r w:rsidRPr="00E77497">
        <w:rPr>
          <w:i/>
        </w:rPr>
        <w:t>ref</w:t>
      </w:r>
      <w:r w:rsidRPr="00E77497">
        <w:t xml:space="preserve">) is </w:t>
      </w:r>
      <w:r w:rsidRPr="00E77497">
        <w:rPr>
          <w:b/>
        </w:rPr>
        <w:t>true</w:t>
      </w:r>
      <w:r w:rsidRPr="00E77497">
        <w:t>, then</w:t>
      </w:r>
    </w:p>
    <w:p w14:paraId="433E883E" w14:textId="77777777" w:rsidR="007262AE" w:rsidRDefault="007262AE" w:rsidP="007262AE">
      <w:pPr>
        <w:pStyle w:val="Alg3"/>
        <w:numPr>
          <w:ilvl w:val="2"/>
          <w:numId w:val="893"/>
        </w:numPr>
      </w:pPr>
      <w:commentRangeStart w:id="4326"/>
      <w:r>
        <w:t xml:space="preserve">Return the result of the abstract operation EvaluateMethodCall with arguments </w:t>
      </w:r>
      <w:r w:rsidRPr="0077365B">
        <w:rPr>
          <w:i/>
        </w:rPr>
        <w:t>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commentRangeEnd w:id="4326"/>
      <w:r>
        <w:rPr>
          <w:rStyle w:val="af6"/>
          <w:rFonts w:ascii="Arial" w:eastAsia="MS Mincho" w:hAnsi="Arial"/>
          <w:spacing w:val="0"/>
          <w:lang w:eastAsia="ja-JP"/>
        </w:rPr>
        <w:commentReference w:id="4326"/>
      </w:r>
    </w:p>
    <w:p w14:paraId="50FD7DC0" w14:textId="77777777" w:rsidR="007262AE" w:rsidRPr="00E77497" w:rsidRDefault="007262AE" w:rsidP="007262AE">
      <w:pPr>
        <w:pStyle w:val="Alg3"/>
        <w:numPr>
          <w:ilvl w:val="1"/>
          <w:numId w:val="893"/>
        </w:numPr>
      </w:pPr>
      <w:r w:rsidRPr="00E77497">
        <w:t xml:space="preserve">Else, the base of </w:t>
      </w:r>
      <w:r w:rsidRPr="00E77497">
        <w:rPr>
          <w:i/>
        </w:rPr>
        <w:t>ref</w:t>
      </w:r>
      <w:r w:rsidRPr="00E77497">
        <w:t xml:space="preserve"> is an Environment Record</w:t>
      </w:r>
    </w:p>
    <w:p w14:paraId="27CE16AD" w14:textId="77777777" w:rsidR="007262AE" w:rsidRPr="00E77497" w:rsidRDefault="007262AE" w:rsidP="007262AE">
      <w:pPr>
        <w:pStyle w:val="Alg3"/>
        <w:numPr>
          <w:ilvl w:val="2"/>
          <w:numId w:val="893"/>
        </w:numPr>
      </w:pPr>
      <w:r w:rsidRPr="00E77497">
        <w:t xml:space="preserve">Let </w:t>
      </w:r>
      <w:r w:rsidRPr="00E77497">
        <w:rPr>
          <w:i/>
        </w:rPr>
        <w:t>thisValue</w:t>
      </w:r>
      <w:r w:rsidRPr="00E77497">
        <w:t xml:space="preserve"> be the result of calling the </w:t>
      </w:r>
      <w:r>
        <w:t>WithBaseObject</w:t>
      </w:r>
      <w:r w:rsidRPr="00E77497">
        <w:t xml:space="preserve"> concrete method of GetBase(</w:t>
      </w:r>
      <w:r w:rsidRPr="00E77497">
        <w:rPr>
          <w:i/>
        </w:rPr>
        <w:t>ref</w:t>
      </w:r>
      <w:r w:rsidRPr="00E77497">
        <w:t>).</w:t>
      </w:r>
    </w:p>
    <w:p w14:paraId="2848C237" w14:textId="77777777" w:rsidR="007262AE" w:rsidRDefault="007262AE" w:rsidP="007262AE">
      <w:pPr>
        <w:pStyle w:val="Alg3"/>
        <w:numPr>
          <w:ilvl w:val="2"/>
          <w:numId w:val="893"/>
        </w:numPr>
      </w:pPr>
      <w:r>
        <w:t xml:space="preserve">If </w:t>
      </w:r>
      <w:r>
        <w:rPr>
          <w:i/>
          <w:iCs/>
        </w:rPr>
        <w:t>thisValue</w:t>
      </w:r>
      <w:r>
        <w:t xml:space="preserve"> is not </w:t>
      </w:r>
      <w:r>
        <w:rPr>
          <w:b/>
          <w:bCs/>
        </w:rPr>
        <w:t>undefined</w:t>
      </w:r>
      <w:r>
        <w:t xml:space="preserve">, then </w:t>
      </w:r>
    </w:p>
    <w:p w14:paraId="0A4F89E1" w14:textId="77777777" w:rsidR="007262AE" w:rsidRDefault="007262AE" w:rsidP="007262AE">
      <w:pPr>
        <w:pStyle w:val="Alg3"/>
        <w:numPr>
          <w:ilvl w:val="3"/>
          <w:numId w:val="893"/>
        </w:numPr>
      </w:pPr>
      <w:r>
        <w:t xml:space="preserve">Let </w:t>
      </w:r>
      <w:r>
        <w:rPr>
          <w:i/>
          <w:iCs/>
        </w:rPr>
        <w:t>newRef</w:t>
      </w:r>
      <w:r>
        <w:t xml:space="preserve"> be</w:t>
      </w:r>
      <w:r w:rsidRPr="00E77497">
        <w:t xml:space="preserve"> a value of type Reference whose base value is </w:t>
      </w:r>
      <w:r>
        <w:rPr>
          <w:i/>
          <w:iCs/>
        </w:rPr>
        <w:t>thisValue</w:t>
      </w:r>
      <w:r>
        <w:t xml:space="preserve"> </w:t>
      </w:r>
      <w:r w:rsidRPr="00E77497">
        <w:t>and whose referenced name is</w:t>
      </w:r>
      <w:r>
        <w:rPr>
          <w:iCs/>
        </w:rPr>
        <w:t xml:space="preserve"> GetReferencedName(</w:t>
      </w:r>
      <w:r>
        <w:rPr>
          <w:i/>
        </w:rPr>
        <w:t>ref</w:t>
      </w:r>
      <w:r>
        <w:rPr>
          <w:iCs/>
        </w:rPr>
        <w:t>)</w:t>
      </w:r>
      <w:r w:rsidRPr="00E77497">
        <w:t xml:space="preserve">, and whose strict </w:t>
      </w:r>
      <w:r>
        <w:t>reference</w:t>
      </w:r>
      <w:r w:rsidRPr="00E77497">
        <w:t xml:space="preserve"> flag is </w:t>
      </w:r>
      <w:r>
        <w:t>IsStrictReference(</w:t>
      </w:r>
      <w:r w:rsidRPr="0065618F">
        <w:t>ref</w:t>
      </w:r>
      <w:r>
        <w:t>)</w:t>
      </w:r>
      <w:r w:rsidRPr="00E77497">
        <w:t>.</w:t>
      </w:r>
    </w:p>
    <w:p w14:paraId="286944AC" w14:textId="77777777" w:rsidR="007262AE" w:rsidRDefault="007262AE" w:rsidP="007262AE">
      <w:pPr>
        <w:pStyle w:val="Alg3"/>
        <w:numPr>
          <w:ilvl w:val="3"/>
          <w:numId w:val="893"/>
        </w:numPr>
      </w:pPr>
      <w:r>
        <w:t xml:space="preserve">Return the result of the abstract operation </w:t>
      </w:r>
      <w:commentRangeStart w:id="4327"/>
      <w:r>
        <w:t xml:space="preserve">EvaluateMethodCall </w:t>
      </w:r>
      <w:commentRangeEnd w:id="4327"/>
      <w:r>
        <w:rPr>
          <w:rStyle w:val="af6"/>
          <w:rFonts w:ascii="Arial" w:eastAsia="MS Mincho" w:hAnsi="Arial"/>
          <w:spacing w:val="0"/>
          <w:lang w:eastAsia="ja-JP"/>
        </w:rPr>
        <w:commentReference w:id="4327"/>
      </w:r>
      <w:r>
        <w:t xml:space="preserve">with arguments </w:t>
      </w:r>
      <w:r>
        <w:rPr>
          <w:i/>
        </w:rPr>
        <w:t>newRef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p>
    <w:p w14:paraId="697C3C58" w14:textId="77777777" w:rsidR="007262AE" w:rsidRPr="00E77497" w:rsidRDefault="007262AE" w:rsidP="007262AE">
      <w:pPr>
        <w:pStyle w:val="Alg3"/>
        <w:numPr>
          <w:ilvl w:val="0"/>
          <w:numId w:val="893"/>
        </w:numPr>
      </w:pPr>
      <w:r w:rsidRPr="00E77497">
        <w:t>Else Type(</w:t>
      </w:r>
      <w:r w:rsidRPr="00E77497">
        <w:rPr>
          <w:i/>
        </w:rPr>
        <w:t>ref</w:t>
      </w:r>
      <w:r w:rsidRPr="00E77497">
        <w:t>) is not Reference,</w:t>
      </w:r>
    </w:p>
    <w:p w14:paraId="5E23EF35" w14:textId="77777777" w:rsidR="007262AE" w:rsidRPr="00E77497" w:rsidRDefault="007262AE" w:rsidP="007262AE">
      <w:pPr>
        <w:pStyle w:val="Alg3"/>
        <w:numPr>
          <w:ilvl w:val="1"/>
          <w:numId w:val="893"/>
        </w:numPr>
      </w:pPr>
      <w:r w:rsidRPr="00E77497">
        <w:t xml:space="preserve">Let </w:t>
      </w:r>
      <w:r w:rsidRPr="00E77497">
        <w:rPr>
          <w:i/>
        </w:rPr>
        <w:t>thisValue</w:t>
      </w:r>
      <w:r w:rsidRPr="00E77497">
        <w:t xml:space="preserve"> be </w:t>
      </w:r>
      <w:r w:rsidRPr="00E77497">
        <w:rPr>
          <w:b/>
        </w:rPr>
        <w:t>undefined</w:t>
      </w:r>
      <w:r w:rsidRPr="00E77497">
        <w:t>.</w:t>
      </w:r>
    </w:p>
    <w:p w14:paraId="239CAC08" w14:textId="77777777" w:rsidR="00470DC2" w:rsidRDefault="00470DC2" w:rsidP="00470DC2">
      <w:pPr>
        <w:pStyle w:val="Alg3"/>
        <w:numPr>
          <w:ilvl w:val="0"/>
          <w:numId w:val="893"/>
        </w:numPr>
      </w:pPr>
      <w:r>
        <w:t>Assert:  This is a direct function call rather than a method call.</w:t>
      </w:r>
    </w:p>
    <w:p w14:paraId="4C807856" w14:textId="77777777" w:rsidR="004C02EF" w:rsidRPr="00E77497" w:rsidRDefault="004C02EF" w:rsidP="0087023E">
      <w:pPr>
        <w:pStyle w:val="Alg3"/>
        <w:numPr>
          <w:ilvl w:val="0"/>
          <w:numId w:val="893"/>
        </w:numPr>
      </w:pPr>
      <w:bookmarkStart w:id="4328" w:name="_Toc382212477"/>
      <w:bookmarkEnd w:id="4324"/>
      <w:r w:rsidRPr="00E77497">
        <w:t xml:space="preserve">Let </w:t>
      </w:r>
      <w:r w:rsidRPr="00E77497">
        <w:rPr>
          <w:i/>
        </w:rPr>
        <w:t>func</w:t>
      </w:r>
      <w:r w:rsidRPr="00E77497">
        <w:t xml:space="preserve"> be GetValue(</w:t>
      </w:r>
      <w:r w:rsidRPr="00E77497">
        <w:rPr>
          <w:i/>
        </w:rPr>
        <w:t>ref</w:t>
      </w:r>
      <w:r w:rsidRPr="00E77497">
        <w:t>).</w:t>
      </w:r>
    </w:p>
    <w:p w14:paraId="77955561" w14:textId="77777777" w:rsidR="00494231" w:rsidRDefault="006552DF" w:rsidP="0087023E">
      <w:pPr>
        <w:pStyle w:val="Alg4"/>
        <w:numPr>
          <w:ilvl w:val="0"/>
          <w:numId w:val="893"/>
        </w:numPr>
        <w:contextualSpacing/>
      </w:pPr>
      <w:r>
        <w:t>ReturnIfAbrupt(</w:t>
      </w:r>
      <w:r>
        <w:rPr>
          <w:i/>
        </w:rPr>
        <w:t>func</w:t>
      </w:r>
      <w:r>
        <w:t>)</w:t>
      </w:r>
      <w:r w:rsidR="00494231">
        <w:t>.</w:t>
      </w:r>
    </w:p>
    <w:p w14:paraId="36F957C9" w14:textId="77777777" w:rsidR="004C02EF" w:rsidRPr="00E77497" w:rsidRDefault="004C02EF" w:rsidP="00AF63E6">
      <w:pPr>
        <w:pStyle w:val="Alg3"/>
        <w:numPr>
          <w:ilvl w:val="0"/>
          <w:numId w:val="893"/>
        </w:numPr>
      </w:pPr>
      <w:r w:rsidRPr="00E77497">
        <w:t xml:space="preserve">Let </w:t>
      </w:r>
      <w:r w:rsidRPr="00E77497">
        <w:rPr>
          <w:i/>
        </w:rPr>
        <w:t>argList</w:t>
      </w:r>
      <w:r w:rsidRPr="00E77497">
        <w:t xml:space="preserve"> be the result of </w:t>
      </w:r>
      <w:r w:rsidR="00256B2E">
        <w:t>performing ArgumentListEvaluation of</w:t>
      </w:r>
      <w:r w:rsidR="00256B2E" w:rsidRPr="00E77497">
        <w:t xml:space="preserve"> </w:t>
      </w:r>
      <w:r w:rsidR="00AF63E6">
        <w:rPr>
          <w:i/>
        </w:rPr>
        <w:t>a</w:t>
      </w:r>
      <w:r w:rsidR="00AF63E6" w:rsidRPr="00E77497">
        <w:rPr>
          <w:i/>
        </w:rPr>
        <w:t>rguments</w:t>
      </w:r>
      <w:bookmarkEnd w:id="4328"/>
      <w:r w:rsidRPr="00E77497">
        <w:t>.</w:t>
      </w:r>
      <w:bookmarkStart w:id="4329" w:name="_Toc382212478"/>
    </w:p>
    <w:p w14:paraId="16A98314" w14:textId="77777777" w:rsidR="00494231" w:rsidRDefault="006552DF" w:rsidP="0087023E">
      <w:pPr>
        <w:pStyle w:val="Alg4"/>
        <w:numPr>
          <w:ilvl w:val="0"/>
          <w:numId w:val="893"/>
        </w:numPr>
        <w:contextualSpacing/>
      </w:pPr>
      <w:bookmarkStart w:id="4330" w:name="_Toc382212479"/>
      <w:bookmarkEnd w:id="4329"/>
      <w:r>
        <w:t>ReturnIfAbrupt(</w:t>
      </w:r>
      <w:r w:rsidRPr="00E77497">
        <w:rPr>
          <w:i/>
        </w:rPr>
        <w:t>argList</w:t>
      </w:r>
      <w:r>
        <w:t>)</w:t>
      </w:r>
      <w:r w:rsidR="00494231">
        <w:t>.</w:t>
      </w:r>
    </w:p>
    <w:p w14:paraId="00164D91" w14:textId="77777777" w:rsidR="004C02EF" w:rsidRPr="00E77497" w:rsidRDefault="004C02EF" w:rsidP="0087023E">
      <w:pPr>
        <w:pStyle w:val="Alg3"/>
        <w:numPr>
          <w:ilvl w:val="0"/>
          <w:numId w:val="893"/>
        </w:numPr>
      </w:pPr>
      <w:r w:rsidRPr="00E77497">
        <w:t>If Type(</w:t>
      </w:r>
      <w:r w:rsidRPr="00E77497">
        <w:rPr>
          <w:i/>
        </w:rPr>
        <w:t>func</w:t>
      </w:r>
      <w:r w:rsidRPr="00E77497">
        <w:t xml:space="preserve">) is not Object, </w:t>
      </w:r>
      <w:bookmarkEnd w:id="4330"/>
      <w:r w:rsidRPr="00E77497">
        <w:t xml:space="preserve">throw a </w:t>
      </w:r>
      <w:r w:rsidRPr="00E77497">
        <w:rPr>
          <w:b/>
        </w:rPr>
        <w:t>TypeError</w:t>
      </w:r>
      <w:r w:rsidRPr="00E77497">
        <w:t xml:space="preserve"> exception.</w:t>
      </w:r>
      <w:bookmarkStart w:id="4331" w:name="_Toc382212480"/>
    </w:p>
    <w:p w14:paraId="72AA6919" w14:textId="77777777" w:rsidR="004C02EF" w:rsidRPr="00E77497" w:rsidRDefault="004C02EF" w:rsidP="0087023E">
      <w:pPr>
        <w:pStyle w:val="Alg3"/>
        <w:numPr>
          <w:ilvl w:val="0"/>
          <w:numId w:val="893"/>
        </w:numPr>
      </w:pPr>
      <w:r w:rsidRPr="00E77497">
        <w:t>If IsCallable(</w:t>
      </w:r>
      <w:r w:rsidRPr="00E77497">
        <w:rPr>
          <w:i/>
        </w:rPr>
        <w:t>func</w:t>
      </w:r>
      <w:r w:rsidRPr="00E77497">
        <w:t xml:space="preserve">) is </w:t>
      </w:r>
      <w:r w:rsidRPr="00E77497">
        <w:rPr>
          <w:b/>
        </w:rPr>
        <w:t>false</w:t>
      </w:r>
      <w:r w:rsidRPr="00E77497">
        <w:t xml:space="preserve">, </w:t>
      </w:r>
      <w:bookmarkEnd w:id="4331"/>
      <w:r w:rsidRPr="00E77497">
        <w:t xml:space="preserve">throw a </w:t>
      </w:r>
      <w:r w:rsidRPr="00E77497">
        <w:rPr>
          <w:b/>
        </w:rPr>
        <w:t>TypeError</w:t>
      </w:r>
      <w:r w:rsidRPr="00E77497">
        <w:t xml:space="preserve"> exception.</w:t>
      </w:r>
      <w:bookmarkStart w:id="4332" w:name="_Toc382212481"/>
    </w:p>
    <w:p w14:paraId="0E8ED17B" w14:textId="77777777" w:rsidR="00B8353C" w:rsidRDefault="00B8353C" w:rsidP="00893A4F">
      <w:pPr>
        <w:pStyle w:val="Alg3"/>
        <w:numPr>
          <w:ilvl w:val="0"/>
          <w:numId w:val="893"/>
        </w:numPr>
        <w:spacing w:after="220"/>
        <w:contextualSpacing/>
      </w:pPr>
      <w:bookmarkStart w:id="4333" w:name="_Toc382212483"/>
      <w:bookmarkEnd w:id="4332"/>
      <w:r>
        <w:t xml:space="preserve">If </w:t>
      </w:r>
      <w:r w:rsidRPr="00B8353C">
        <w:rPr>
          <w:i/>
        </w:rPr>
        <w:t>tailPosition</w:t>
      </w:r>
      <w:r>
        <w:t xml:space="preserve"> is </w:t>
      </w:r>
      <w:r w:rsidRPr="00BD058A">
        <w:rPr>
          <w:b/>
          <w:bCs/>
        </w:rPr>
        <w:t>true</w:t>
      </w:r>
      <w:r>
        <w:t xml:space="preserve">, </w:t>
      </w:r>
      <w:r w:rsidR="00893A4F">
        <w:t xml:space="preserve">then perform the </w:t>
      </w:r>
      <w:r w:rsidR="00893A4F" w:rsidRPr="00893A4F">
        <w:t>PrepareForTailCall</w:t>
      </w:r>
      <w:r w:rsidR="00893A4F">
        <w:t xml:space="preserve"> abstract operation.</w:t>
      </w:r>
    </w:p>
    <w:p w14:paraId="18072471" w14:textId="77777777" w:rsidR="00146158" w:rsidRDefault="00020C16" w:rsidP="00192B91">
      <w:pPr>
        <w:pStyle w:val="Alg3"/>
        <w:numPr>
          <w:ilvl w:val="0"/>
          <w:numId w:val="893"/>
        </w:numPr>
        <w:spacing w:after="220"/>
        <w:contextualSpacing/>
      </w:pPr>
      <w:r>
        <w:t xml:space="preserve">Let </w:t>
      </w:r>
      <w:r w:rsidRPr="00020C16">
        <w:rPr>
          <w:i/>
        </w:rPr>
        <w:t>result</w:t>
      </w:r>
      <w:r>
        <w:t xml:space="preserve"> be</w:t>
      </w:r>
      <w:r w:rsidRPr="00E77497">
        <w:t xml:space="preserve"> </w:t>
      </w:r>
      <w:r w:rsidR="004C02EF" w:rsidRPr="00E77497">
        <w:t xml:space="preserve">the result of calling the [[Call]] internal method on </w:t>
      </w:r>
      <w:r w:rsidR="004C02EF" w:rsidRPr="00E77497">
        <w:rPr>
          <w:i/>
        </w:rPr>
        <w:t>func</w:t>
      </w:r>
      <w:r w:rsidR="004C02EF" w:rsidRPr="00E77497">
        <w:t xml:space="preserve">, </w:t>
      </w:r>
      <w:r w:rsidR="0003414D">
        <w:t>passing</w:t>
      </w:r>
      <w:r w:rsidR="0003414D" w:rsidRPr="00E77497">
        <w:t xml:space="preserve"> </w:t>
      </w:r>
      <w:r w:rsidR="004C02EF" w:rsidRPr="00E77497">
        <w:rPr>
          <w:i/>
        </w:rPr>
        <w:t>thisValue</w:t>
      </w:r>
      <w:r w:rsidR="004C02EF" w:rsidRPr="00E77497">
        <w:t xml:space="preserve"> </w:t>
      </w:r>
      <w:r w:rsidR="00192B91">
        <w:t xml:space="preserve">as the </w:t>
      </w:r>
      <w:r w:rsidR="00192B91" w:rsidRPr="006637C6">
        <w:rPr>
          <w:i/>
        </w:rPr>
        <w:t>this</w:t>
      </w:r>
      <w:r w:rsidR="00192B91">
        <w:rPr>
          <w:i/>
        </w:rPr>
        <w:t>Argument</w:t>
      </w:r>
      <w:r w:rsidR="00192B91" w:rsidRPr="00E77497">
        <w:t xml:space="preserve"> </w:t>
      </w:r>
      <w:r w:rsidR="004C02EF" w:rsidRPr="00E77497">
        <w:t xml:space="preserve">and </w:t>
      </w:r>
      <w:r w:rsidR="004C02EF" w:rsidRPr="00E77497">
        <w:rPr>
          <w:i/>
        </w:rPr>
        <w:t>argList</w:t>
      </w:r>
      <w:r w:rsidR="004C02EF" w:rsidRPr="00E77497">
        <w:t xml:space="preserve"> as the </w:t>
      </w:r>
      <w:bookmarkEnd w:id="4333"/>
      <w:r w:rsidR="00192B91">
        <w:rPr>
          <w:i/>
          <w:iCs/>
        </w:rPr>
        <w:t>argumentsList</w:t>
      </w:r>
      <w:r w:rsidR="00192B91">
        <w:t>.</w:t>
      </w:r>
      <w:bookmarkStart w:id="4334" w:name="_Toc382212484"/>
    </w:p>
    <w:p w14:paraId="650DC4D6" w14:textId="77777777" w:rsidR="00146158" w:rsidRPr="00146158" w:rsidRDefault="00146158" w:rsidP="00146158">
      <w:pPr>
        <w:pStyle w:val="Alg3"/>
        <w:numPr>
          <w:ilvl w:val="0"/>
          <w:numId w:val="893"/>
        </w:numPr>
        <w:spacing w:after="220"/>
        <w:contextualSpacing/>
      </w:pPr>
      <w:r>
        <w:t xml:space="preserve">Assert: If </w:t>
      </w:r>
      <w:r w:rsidRPr="00146158">
        <w:rPr>
          <w:i/>
        </w:rPr>
        <w:t>tailPosition</w:t>
      </w:r>
      <w:r>
        <w:t xml:space="preserve"> is </w:t>
      </w:r>
      <w:r w:rsidRPr="00BD058A">
        <w:rPr>
          <w:b/>
          <w:bCs/>
        </w:rPr>
        <w:t>true</w:t>
      </w:r>
      <w:r>
        <w:t xml:space="preserve">, the above call will not return here, but instead evaluation will continue with the resumption of </w:t>
      </w:r>
      <w:r w:rsidRPr="002A42B6">
        <w:rPr>
          <w:i/>
        </w:rPr>
        <w:t>leafCallerContext</w:t>
      </w:r>
      <w:r>
        <w:t xml:space="preserve"> as the running execution context.</w:t>
      </w:r>
    </w:p>
    <w:p w14:paraId="5C453203" w14:textId="77777777" w:rsidR="00EF77D8" w:rsidRDefault="00EF77D8" w:rsidP="00EF77D8">
      <w:pPr>
        <w:pStyle w:val="Alg3"/>
        <w:numPr>
          <w:ilvl w:val="0"/>
          <w:numId w:val="893"/>
        </w:numPr>
        <w:spacing w:after="220"/>
        <w:contextualSpacing/>
      </w:pPr>
      <w:r>
        <w:t xml:space="preserve">Assert: </w:t>
      </w:r>
      <w:r w:rsidR="00470DC2">
        <w:t xml:space="preserve">If </w:t>
      </w:r>
      <w:r w:rsidR="00470DC2" w:rsidRPr="00F0301E">
        <w:rPr>
          <w:i/>
          <w:iCs/>
        </w:rPr>
        <w:t>result</w:t>
      </w:r>
      <w:r w:rsidR="00470DC2">
        <w:t xml:space="preserve"> is not an abrupt completion then </w:t>
      </w:r>
      <w:r>
        <w:t>Type(</w:t>
      </w:r>
      <w:r>
        <w:rPr>
          <w:i/>
          <w:iCs/>
        </w:rPr>
        <w:t>result</w:t>
      </w:r>
      <w:r>
        <w:t>) is an ECMAScript language type</w:t>
      </w:r>
    </w:p>
    <w:p w14:paraId="659C88FC" w14:textId="77777777" w:rsidR="004C02EF" w:rsidRPr="00E77497" w:rsidRDefault="00146158" w:rsidP="00DF767A">
      <w:pPr>
        <w:pStyle w:val="Alg3"/>
        <w:numPr>
          <w:ilvl w:val="0"/>
          <w:numId w:val="893"/>
        </w:numPr>
        <w:spacing w:after="220"/>
        <w:contextualSpacing/>
      </w:pPr>
      <w:r>
        <w:t xml:space="preserve">Return </w:t>
      </w:r>
      <w:r w:rsidRPr="00146158">
        <w:rPr>
          <w:i/>
        </w:rPr>
        <w:t>result</w:t>
      </w:r>
      <w:r>
        <w:t>.</w:t>
      </w:r>
    </w:p>
    <w:bookmarkEnd w:id="4334"/>
    <w:p w14:paraId="41401AF7" w14:textId="77777777" w:rsidR="00167157" w:rsidRDefault="00167157" w:rsidP="006A78DC">
      <w:pPr>
        <w:pStyle w:val="40"/>
      </w:pPr>
      <w:r w:rsidRPr="00E77497">
        <w:t xml:space="preserve">Runtime Semantics: </w:t>
      </w:r>
      <w:r w:rsidRPr="000612CE">
        <w:t>Evaluate</w:t>
      </w:r>
      <w:r>
        <w:t>Method</w:t>
      </w:r>
      <w:r w:rsidRPr="000612CE">
        <w:t xml:space="preserve">Call </w:t>
      </w:r>
      <w:del w:id="4335" w:author="Rev 19 Allen Wirfs-Brock" w:date="2013-09-12T10:46:00Z">
        <w:r w:rsidDel="00CA2DE9">
          <w:delText>Abstract Operation</w:delText>
        </w:r>
      </w:del>
    </w:p>
    <w:p w14:paraId="53575364" w14:textId="77777777" w:rsidR="00167157" w:rsidRDefault="00167157" w:rsidP="00167157">
      <w:pPr>
        <w:pStyle w:val="Alg3"/>
        <w:tabs>
          <w:tab w:val="clear" w:pos="360"/>
        </w:tabs>
        <w:spacing w:after="220"/>
        <w:ind w:left="0" w:firstLine="0"/>
      </w:pPr>
      <w:r>
        <w:t xml:space="preserve">The abstract operation EvaluateMethodCall takes as arguments a value </w:t>
      </w:r>
      <w:r w:rsidRPr="0077365B">
        <w:rPr>
          <w:i/>
        </w:rPr>
        <w:t>ref</w:t>
      </w:r>
      <w:r>
        <w:t xml:space="preserve">,  and a syntactic grammar production </w:t>
      </w:r>
      <w:r w:rsidRPr="0077365B">
        <w:rPr>
          <w:i/>
        </w:rPr>
        <w:t>arguments</w:t>
      </w:r>
      <w:r>
        <w:t xml:space="preserve">,  and a Boolean argument </w:t>
      </w:r>
      <w:r w:rsidRPr="00B8353C">
        <w:rPr>
          <w:i/>
        </w:rPr>
        <w:t>tailPosition</w:t>
      </w:r>
      <w:r>
        <w:t>.  It performs the following steps:</w:t>
      </w:r>
    </w:p>
    <w:p w14:paraId="5826FF1D" w14:textId="77777777" w:rsidR="00167157" w:rsidRPr="00E77497" w:rsidRDefault="00167157" w:rsidP="00167157">
      <w:pPr>
        <w:pStyle w:val="Alg3"/>
        <w:numPr>
          <w:ilvl w:val="0"/>
          <w:numId w:val="1473"/>
        </w:numPr>
      </w:pPr>
      <w:r>
        <w:t xml:space="preserve">Assert: </w:t>
      </w:r>
      <w:r w:rsidRPr="00E77497">
        <w:t>Type(</w:t>
      </w:r>
      <w:r w:rsidRPr="00E77497">
        <w:rPr>
          <w:i/>
        </w:rPr>
        <w:t>ref</w:t>
      </w:r>
      <w:r w:rsidRPr="00E77497">
        <w:t>) is Reference</w:t>
      </w:r>
      <w:r>
        <w:t xml:space="preserve"> and </w:t>
      </w:r>
      <w:r w:rsidRPr="00E77497">
        <w:t>IsPropertyReference(</w:t>
      </w:r>
      <w:r w:rsidRPr="00E77497">
        <w:rPr>
          <w:i/>
        </w:rPr>
        <w:t>ref</w:t>
      </w:r>
      <w:r w:rsidRPr="00E77497">
        <w:t xml:space="preserve">) is </w:t>
      </w:r>
      <w:r w:rsidRPr="00E77497">
        <w:rPr>
          <w:b/>
        </w:rPr>
        <w:t>true</w:t>
      </w:r>
    </w:p>
    <w:p w14:paraId="6B15E8EE" w14:textId="77777777" w:rsidR="00F0301E" w:rsidRPr="00E77497" w:rsidRDefault="00F0301E" w:rsidP="00F0301E">
      <w:pPr>
        <w:pStyle w:val="Alg4"/>
        <w:numPr>
          <w:ilvl w:val="0"/>
          <w:numId w:val="1473"/>
        </w:numPr>
      </w:pPr>
      <w:r w:rsidRPr="00E77497">
        <w:t xml:space="preserve">Let </w:t>
      </w:r>
      <w:r w:rsidRPr="00E77497">
        <w:rPr>
          <w:i/>
        </w:rPr>
        <w:t xml:space="preserve">base </w:t>
      </w:r>
      <w:r w:rsidRPr="00E77497">
        <w:t>be the result of calling GetBase(</w:t>
      </w:r>
      <w:r>
        <w:rPr>
          <w:i/>
        </w:rPr>
        <w:t>ref</w:t>
      </w:r>
      <w:r w:rsidRPr="00E77497">
        <w:t>).</w:t>
      </w:r>
    </w:p>
    <w:p w14:paraId="4295D3CB" w14:textId="77777777" w:rsidR="00470DC2" w:rsidRDefault="00470DC2" w:rsidP="00470DC2">
      <w:pPr>
        <w:pStyle w:val="Alg4"/>
        <w:numPr>
          <w:ilvl w:val="0"/>
          <w:numId w:val="1473"/>
        </w:numPr>
      </w:pPr>
      <w:commentRangeStart w:id="4336"/>
      <w:r w:rsidRPr="00E77497">
        <w:t>If HasPrimitiveBase(</w:t>
      </w:r>
      <w:r>
        <w:rPr>
          <w:i/>
        </w:rPr>
        <w:t>ref</w:t>
      </w:r>
      <w:r w:rsidRPr="00E77497">
        <w:t xml:space="preserve">) is </w:t>
      </w:r>
      <w:r>
        <w:rPr>
          <w:b/>
        </w:rPr>
        <w:t>true</w:t>
      </w:r>
      <w:r w:rsidRPr="00E77497">
        <w:t>, then</w:t>
      </w:r>
    </w:p>
    <w:p w14:paraId="08EAEACA" w14:textId="77777777" w:rsidR="00470DC2" w:rsidRDefault="00470DC2" w:rsidP="00470DC2">
      <w:pPr>
        <w:pStyle w:val="Alg4"/>
        <w:numPr>
          <w:ilvl w:val="1"/>
          <w:numId w:val="1473"/>
        </w:numPr>
      </w:pPr>
      <w:r>
        <w:t xml:space="preserve">Assert: In this case, </w:t>
      </w:r>
      <w:r>
        <w:rPr>
          <w:i/>
          <w:iCs/>
        </w:rPr>
        <w:t>base</w:t>
      </w:r>
      <w:r>
        <w:t xml:space="preserve"> will never be </w:t>
      </w:r>
      <w:r>
        <w:rPr>
          <w:b/>
          <w:bCs/>
        </w:rPr>
        <w:t>null</w:t>
      </w:r>
      <w:r>
        <w:t xml:space="preserve"> or </w:t>
      </w:r>
      <w:r>
        <w:rPr>
          <w:b/>
          <w:bCs/>
        </w:rPr>
        <w:t>undefined</w:t>
      </w:r>
      <w:r>
        <w:t>.</w:t>
      </w:r>
    </w:p>
    <w:p w14:paraId="373E0B45" w14:textId="77777777" w:rsidR="00470DC2" w:rsidRPr="00E77497" w:rsidRDefault="00470DC2" w:rsidP="00470DC2">
      <w:pPr>
        <w:pStyle w:val="Alg4"/>
        <w:numPr>
          <w:ilvl w:val="1"/>
          <w:numId w:val="1473"/>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commentRangeEnd w:id="4336"/>
      <w:r>
        <w:rPr>
          <w:rStyle w:val="af6"/>
          <w:rFonts w:ascii="Arial" w:eastAsia="MS Mincho" w:hAnsi="Arial"/>
          <w:spacing w:val="0"/>
          <w:lang w:eastAsia="ja-JP"/>
        </w:rPr>
        <w:commentReference w:id="4336"/>
      </w:r>
    </w:p>
    <w:p w14:paraId="62431F45" w14:textId="77777777" w:rsidR="00167157" w:rsidRPr="00E77497" w:rsidRDefault="00167157" w:rsidP="00167157">
      <w:pPr>
        <w:pStyle w:val="Alg3"/>
        <w:numPr>
          <w:ilvl w:val="0"/>
          <w:numId w:val="1473"/>
        </w:numPr>
      </w:pPr>
      <w:r w:rsidRPr="00E77497">
        <w:t xml:space="preserve">Let </w:t>
      </w:r>
      <w:r w:rsidRPr="00E77497">
        <w:rPr>
          <w:i/>
        </w:rPr>
        <w:t>argList</w:t>
      </w:r>
      <w:r w:rsidRPr="00E77497">
        <w:t xml:space="preserve"> be the result of </w:t>
      </w:r>
      <w:r>
        <w:t>performing ArgumentListEvaluation of</w:t>
      </w:r>
      <w:r w:rsidRPr="00E77497">
        <w:t xml:space="preserve"> </w:t>
      </w:r>
      <w:r>
        <w:rPr>
          <w:i/>
        </w:rPr>
        <w:t>a</w:t>
      </w:r>
      <w:r w:rsidRPr="00E77497">
        <w:rPr>
          <w:i/>
        </w:rPr>
        <w:t>rguments</w:t>
      </w:r>
      <w:r w:rsidRPr="00E77497">
        <w:t>.</w:t>
      </w:r>
    </w:p>
    <w:p w14:paraId="441385AA" w14:textId="77777777" w:rsidR="009F0B29" w:rsidRDefault="00167157" w:rsidP="00167157">
      <w:pPr>
        <w:pStyle w:val="Alg4"/>
        <w:numPr>
          <w:ilvl w:val="0"/>
          <w:numId w:val="1473"/>
        </w:numPr>
        <w:rPr>
          <w:ins w:id="4337" w:author="Rev 19 Allen Wirfs-Brock" w:date="2013-09-09T11:02:00Z"/>
        </w:rPr>
      </w:pPr>
      <w:r>
        <w:t>ReturnIfAbrupt(</w:t>
      </w:r>
      <w:r w:rsidRPr="00E77497">
        <w:rPr>
          <w:i/>
        </w:rPr>
        <w:t>argList</w:t>
      </w:r>
      <w:r>
        <w:t>).</w:t>
      </w:r>
    </w:p>
    <w:p w14:paraId="3BFB9E4E" w14:textId="77777777" w:rsidR="00167157" w:rsidRDefault="00167157" w:rsidP="00167157">
      <w:pPr>
        <w:pStyle w:val="Alg4"/>
        <w:numPr>
          <w:ilvl w:val="0"/>
          <w:numId w:val="1473"/>
        </w:numPr>
      </w:pPr>
      <w:r w:rsidRPr="00E77497">
        <w:t xml:space="preserve">Let </w:t>
      </w:r>
      <w:r w:rsidRPr="00E77497">
        <w:rPr>
          <w:i/>
        </w:rPr>
        <w:t>thisValue</w:t>
      </w:r>
      <w:r w:rsidRPr="00E77497">
        <w:t xml:space="preserve"> be Get</w:t>
      </w:r>
      <w:r>
        <w:t>ThisValue</w:t>
      </w:r>
      <w:r w:rsidRPr="00E77497">
        <w:t>(</w:t>
      </w:r>
      <w:r w:rsidRPr="00E77497">
        <w:rPr>
          <w:i/>
        </w:rPr>
        <w:t>ref</w:t>
      </w:r>
      <w:r w:rsidRPr="00E77497">
        <w:t>).</w:t>
      </w:r>
    </w:p>
    <w:p w14:paraId="3EF4DE1E" w14:textId="77777777" w:rsidR="00167157" w:rsidRDefault="00167157" w:rsidP="00F0301E">
      <w:pPr>
        <w:pStyle w:val="Alg3"/>
        <w:numPr>
          <w:ilvl w:val="0"/>
          <w:numId w:val="1473"/>
        </w:numPr>
        <w:spacing w:after="220"/>
        <w:contextualSpacing/>
      </w:pPr>
      <w:r>
        <w:t xml:space="preserve">Let </w:t>
      </w:r>
      <w:r>
        <w:rPr>
          <w:i/>
          <w:iCs/>
        </w:rPr>
        <w:t>key</w:t>
      </w:r>
      <w:r>
        <w:t xml:space="preserve"> be GetReferenced</w:t>
      </w:r>
      <w:r w:rsidR="00F0301E">
        <w:t>Name</w:t>
      </w:r>
      <w:r>
        <w:t>(</w:t>
      </w:r>
      <w:r>
        <w:rPr>
          <w:i/>
          <w:iCs/>
        </w:rPr>
        <w:t>ref</w:t>
      </w:r>
      <w:r>
        <w:t>).</w:t>
      </w:r>
    </w:p>
    <w:p w14:paraId="52F9FF30" w14:textId="77777777" w:rsidR="00167157" w:rsidRDefault="00167157" w:rsidP="00167157">
      <w:pPr>
        <w:pStyle w:val="Alg3"/>
        <w:numPr>
          <w:ilvl w:val="0"/>
          <w:numId w:val="1473"/>
        </w:numPr>
        <w:spacing w:after="220"/>
        <w:contextualSpacing/>
      </w:pPr>
      <w:r>
        <w:t xml:space="preserve">If </w:t>
      </w:r>
      <w:r w:rsidRPr="00B8353C">
        <w:rPr>
          <w:i/>
        </w:rPr>
        <w:t>tailPosition</w:t>
      </w:r>
      <w:r>
        <w:t xml:space="preserve"> is </w:t>
      </w:r>
      <w:r w:rsidRPr="00BD058A">
        <w:rPr>
          <w:b/>
          <w:bCs/>
        </w:rPr>
        <w:t>true</w:t>
      </w:r>
      <w:r>
        <w:t>, then</w:t>
      </w:r>
      <w:r w:rsidR="00893A4F">
        <w:t xml:space="preserve"> perform the </w:t>
      </w:r>
      <w:r w:rsidR="00893A4F" w:rsidRPr="00893A4F">
        <w:t>PrepareForTailCall</w:t>
      </w:r>
      <w:r w:rsidR="00893A4F">
        <w:t xml:space="preserve"> abstract operation.</w:t>
      </w:r>
    </w:p>
    <w:p w14:paraId="5BBFA98E" w14:textId="77777777" w:rsidR="00167157" w:rsidRDefault="00167157" w:rsidP="00F0301E">
      <w:pPr>
        <w:pStyle w:val="Alg3"/>
        <w:numPr>
          <w:ilvl w:val="0"/>
          <w:numId w:val="1473"/>
        </w:numPr>
        <w:spacing w:after="220"/>
        <w:contextualSpacing/>
      </w:pPr>
      <w:r>
        <w:t xml:space="preserve">Let </w:t>
      </w:r>
      <w:r w:rsidRPr="00020C16">
        <w:rPr>
          <w:i/>
        </w:rPr>
        <w:t>result</w:t>
      </w:r>
      <w:r>
        <w:t xml:space="preserve"> be</w:t>
      </w:r>
      <w:r w:rsidRPr="00E77497">
        <w:t xml:space="preserve"> the result of calling the </w:t>
      </w:r>
      <w:commentRangeStart w:id="4338"/>
      <w:r w:rsidRPr="00E77497">
        <w:t>[[</w:t>
      </w:r>
      <w:r w:rsidR="003956EE">
        <w:t>Invoke</w:t>
      </w:r>
      <w:r w:rsidRPr="00E77497">
        <w:t xml:space="preserve">]] </w:t>
      </w:r>
      <w:commentRangeEnd w:id="4338"/>
      <w:r>
        <w:rPr>
          <w:rStyle w:val="af6"/>
          <w:rFonts w:ascii="Arial" w:eastAsia="MS Mincho" w:hAnsi="Arial"/>
          <w:spacing w:val="0"/>
          <w:lang w:eastAsia="ja-JP"/>
        </w:rPr>
        <w:commentReference w:id="4338"/>
      </w:r>
      <w:r w:rsidRPr="00E77497">
        <w:t xml:space="preserve">internal method on </w:t>
      </w:r>
      <w:r>
        <w:rPr>
          <w:i/>
        </w:rPr>
        <w:t>base</w:t>
      </w:r>
      <w:r w:rsidRPr="00E77497">
        <w:t xml:space="preserve">, </w:t>
      </w:r>
      <w:r>
        <w:t>passing</w:t>
      </w:r>
      <w:r w:rsidRPr="00E77497">
        <w:t xml:space="preserve"> </w:t>
      </w:r>
      <w:r>
        <w:rPr>
          <w:i/>
        </w:rPr>
        <w:t>key</w:t>
      </w:r>
      <w:r>
        <w:rPr>
          <w:iCs/>
        </w:rPr>
        <w:t xml:space="preserve">, </w:t>
      </w:r>
      <w:r w:rsidRPr="00E77497">
        <w:t xml:space="preserve"> </w:t>
      </w:r>
      <w:r>
        <w:rPr>
          <w:i/>
          <w:iCs/>
        </w:rPr>
        <w:t>argList</w:t>
      </w:r>
      <w:r w:rsidR="003956EE">
        <w:rPr>
          <w:iCs/>
        </w:rPr>
        <w:t>,</w:t>
      </w:r>
      <w:r w:rsidRPr="006637C6">
        <w:rPr>
          <w:i/>
        </w:rPr>
        <w:t xml:space="preserve"> </w:t>
      </w:r>
      <w:r w:rsidRPr="00E77497">
        <w:t xml:space="preserve">and </w:t>
      </w:r>
      <w:r w:rsidRPr="006637C6">
        <w:rPr>
          <w:i/>
        </w:rPr>
        <w:t>this</w:t>
      </w:r>
      <w:r>
        <w:rPr>
          <w:i/>
        </w:rPr>
        <w:t>Value</w:t>
      </w:r>
      <w:r>
        <w:rPr>
          <w:iCs/>
        </w:rPr>
        <w:t>.</w:t>
      </w:r>
    </w:p>
    <w:p w14:paraId="62D8939C" w14:textId="77777777" w:rsidR="00167157" w:rsidRPr="00146158" w:rsidRDefault="00167157" w:rsidP="00CB0150">
      <w:pPr>
        <w:pStyle w:val="Alg3"/>
        <w:numPr>
          <w:ilvl w:val="0"/>
          <w:numId w:val="1473"/>
        </w:numPr>
        <w:spacing w:after="220"/>
        <w:contextualSpacing/>
      </w:pPr>
      <w:r>
        <w:t xml:space="preserve">Assert: If </w:t>
      </w:r>
      <w:r w:rsidRPr="00146158">
        <w:rPr>
          <w:i/>
        </w:rPr>
        <w:t>tailPosition</w:t>
      </w:r>
      <w:r>
        <w:t xml:space="preserve"> is </w:t>
      </w:r>
      <w:r w:rsidRPr="00BD058A">
        <w:rPr>
          <w:b/>
          <w:bCs/>
        </w:rPr>
        <w:t>true</w:t>
      </w:r>
      <w:r>
        <w:t xml:space="preserve">, the above </w:t>
      </w:r>
      <w:r w:rsidR="00CB0150">
        <w:t>[[Invoke]]</w:t>
      </w:r>
      <w:r>
        <w:t xml:space="preserve"> will not return here, but instead evaluation will continue with the resumption of </w:t>
      </w:r>
      <w:r w:rsidRPr="002A42B6">
        <w:rPr>
          <w:i/>
        </w:rPr>
        <w:t>leafCallerContext</w:t>
      </w:r>
      <w:r>
        <w:t xml:space="preserve"> as the running execution context.</w:t>
      </w:r>
    </w:p>
    <w:p w14:paraId="29A3BE83" w14:textId="77777777" w:rsidR="00167157" w:rsidRDefault="00167157" w:rsidP="00167157">
      <w:pPr>
        <w:pStyle w:val="Alg3"/>
        <w:numPr>
          <w:ilvl w:val="0"/>
          <w:numId w:val="1473"/>
        </w:numPr>
        <w:spacing w:after="220"/>
        <w:contextualSpacing/>
      </w:pPr>
      <w:r>
        <w:t xml:space="preserve">Assert: </w:t>
      </w:r>
      <w:r w:rsidR="00470DC2">
        <w:t xml:space="preserve">If </w:t>
      </w:r>
      <w:r w:rsidR="00470DC2" w:rsidRPr="001A303B">
        <w:rPr>
          <w:i/>
          <w:iCs/>
        </w:rPr>
        <w:t>result</w:t>
      </w:r>
      <w:r w:rsidR="00470DC2">
        <w:t xml:space="preserve"> is not an abrupt completion then </w:t>
      </w:r>
      <w:r>
        <w:t>Type(</w:t>
      </w:r>
      <w:r>
        <w:rPr>
          <w:i/>
          <w:iCs/>
        </w:rPr>
        <w:t>result</w:t>
      </w:r>
      <w:r>
        <w:t>) is an ECMAScript language type</w:t>
      </w:r>
    </w:p>
    <w:p w14:paraId="09D05E37" w14:textId="77777777" w:rsidR="00167157" w:rsidRDefault="00167157" w:rsidP="00167157">
      <w:pPr>
        <w:pStyle w:val="Alg3"/>
        <w:numPr>
          <w:ilvl w:val="0"/>
          <w:numId w:val="1473"/>
        </w:numPr>
        <w:spacing w:after="220"/>
        <w:contextualSpacing/>
      </w:pPr>
      <w:r>
        <w:t xml:space="preserve">Return </w:t>
      </w:r>
      <w:r w:rsidRPr="00146158">
        <w:rPr>
          <w:i/>
        </w:rPr>
        <w:t>result</w:t>
      </w:r>
      <w:r>
        <w:t>.</w:t>
      </w:r>
    </w:p>
    <w:p w14:paraId="19BB276B" w14:textId="77777777" w:rsidR="000847C5" w:rsidRPr="00E77497" w:rsidRDefault="000847C5" w:rsidP="00D148E9">
      <w:pPr>
        <w:pStyle w:val="30"/>
      </w:pPr>
      <w:bookmarkStart w:id="4339" w:name="_Toc361663202"/>
      <w:bookmarkStart w:id="4340" w:name="_Toc361665045"/>
      <w:bookmarkStart w:id="4341" w:name="_Toc361666885"/>
      <w:bookmarkStart w:id="4342" w:name="_Toc361668714"/>
      <w:bookmarkStart w:id="4343" w:name="_Toc364934736"/>
      <w:bookmarkStart w:id="4344" w:name="_Toc365473980"/>
      <w:bookmarkStart w:id="4345" w:name="_Toc361663203"/>
      <w:bookmarkStart w:id="4346" w:name="_Toc361665046"/>
      <w:bookmarkStart w:id="4347" w:name="_Toc361666886"/>
      <w:bookmarkStart w:id="4348" w:name="_Toc361668715"/>
      <w:bookmarkStart w:id="4349" w:name="_Toc364934737"/>
      <w:bookmarkStart w:id="4350" w:name="_Toc365473981"/>
      <w:bookmarkStart w:id="4351" w:name="_Toc368050377"/>
      <w:bookmarkStart w:id="4352" w:name="_Ref384027085"/>
      <w:bookmarkStart w:id="4353" w:name="_Toc385672191"/>
      <w:bookmarkStart w:id="4354" w:name="_Toc393690286"/>
      <w:bookmarkStart w:id="4355" w:name="_Ref424531183"/>
      <w:bookmarkStart w:id="4356" w:name="_Ref424531447"/>
      <w:bookmarkStart w:id="4357" w:name="_Ref424531464"/>
      <w:bookmarkStart w:id="4358" w:name="_Toc472818825"/>
      <w:bookmarkStart w:id="4359" w:name="_Toc235503399"/>
      <w:bookmarkStart w:id="4360" w:name="_Toc241509174"/>
      <w:bookmarkStart w:id="4361" w:name="_Toc244416661"/>
      <w:bookmarkStart w:id="4362" w:name="_Toc276631025"/>
      <w:bookmarkEnd w:id="4339"/>
      <w:bookmarkEnd w:id="4340"/>
      <w:bookmarkEnd w:id="4341"/>
      <w:bookmarkEnd w:id="4342"/>
      <w:bookmarkEnd w:id="4343"/>
      <w:bookmarkEnd w:id="4344"/>
      <w:bookmarkEnd w:id="4345"/>
      <w:bookmarkEnd w:id="4346"/>
      <w:bookmarkEnd w:id="4347"/>
      <w:bookmarkEnd w:id="4348"/>
      <w:bookmarkEnd w:id="4349"/>
      <w:bookmarkEnd w:id="4350"/>
      <w:r>
        <w:t>The</w:t>
      </w:r>
      <w:r w:rsidRPr="008E7E56">
        <w:rPr>
          <w:rFonts w:cs="Arial"/>
          <w:sz w:val="22"/>
        </w:rPr>
        <w:t xml:space="preserve"> </w:t>
      </w:r>
      <w:r w:rsidRPr="008E7E56">
        <w:rPr>
          <w:rFonts w:ascii="Courier New" w:hAnsi="Courier New"/>
          <w:sz w:val="22"/>
        </w:rPr>
        <w:t>super</w:t>
      </w:r>
      <w:r w:rsidRPr="00E77497">
        <w:t xml:space="preserve"> </w:t>
      </w:r>
      <w:r>
        <w:t>Keyword</w:t>
      </w:r>
      <w:bookmarkEnd w:id="4351"/>
    </w:p>
    <w:p w14:paraId="3BE3F9A1" w14:textId="77777777" w:rsidR="00304798" w:rsidRPr="00E77497" w:rsidRDefault="00304798" w:rsidP="008E7E56">
      <w:r w:rsidRPr="002E4AE1">
        <w:rPr>
          <w:b/>
        </w:rPr>
        <w:t xml:space="preserve">Static </w:t>
      </w:r>
      <w:r w:rsidRPr="008E7E56">
        <w:rPr>
          <w:rFonts w:ascii="Helvetica" w:hAnsi="Helvetica"/>
          <w:b/>
        </w:rPr>
        <w:t>Semantics</w:t>
      </w:r>
    </w:p>
    <w:p w14:paraId="33EC7373" w14:textId="77777777" w:rsidR="00304798" w:rsidRPr="00E77497" w:rsidRDefault="00304798" w:rsidP="006A78DC">
      <w:pPr>
        <w:pStyle w:val="40"/>
      </w:pPr>
      <w:r w:rsidRPr="00E77497">
        <w:t>Static Semantics:  Early Errors</w:t>
      </w:r>
    </w:p>
    <w:p w14:paraId="1115D414" w14:textId="77777777" w:rsidR="00304798" w:rsidRPr="00E77497" w:rsidRDefault="00304798" w:rsidP="00304798">
      <w:pPr>
        <w:pStyle w:val="SyntaxRule"/>
      </w:pPr>
      <w:r w:rsidRPr="00E77497">
        <w:t xml:space="preserve">MemberExpression </w:t>
      </w:r>
      <w:r w:rsidRPr="00E77497">
        <w:rPr>
          <w:rFonts w:ascii="Arial" w:hAnsi="Arial" w:cs="Arial"/>
          <w:b/>
          <w:i w:val="0"/>
        </w:rPr>
        <w:t>:</w:t>
      </w:r>
    </w:p>
    <w:p w14:paraId="0D75B9D1" w14:textId="77777777" w:rsidR="00304798" w:rsidRPr="00145775" w:rsidRDefault="00304798" w:rsidP="00CA6A3E">
      <w:pPr>
        <w:pStyle w:val="SyntaxDefinition"/>
        <w:rPr>
          <w:i w:val="0"/>
          <w:iCs/>
        </w:rPr>
      </w:pP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rsidR="00CA6A3E">
        <w:br/>
      </w:r>
      <w:r w:rsidR="00CA6A3E">
        <w:rPr>
          <w:rFonts w:ascii="Courier New" w:hAnsi="Courier New" w:cs="Courier New"/>
          <w:b/>
          <w:i w:val="0"/>
          <w:iCs/>
        </w:rPr>
        <w:t>new s</w:t>
      </w:r>
      <w:r w:rsidR="00CA6A3E" w:rsidRPr="00CA6A3E">
        <w:rPr>
          <w:rFonts w:ascii="Courier New" w:hAnsi="Courier New" w:cs="Courier New"/>
          <w:b/>
          <w:i w:val="0"/>
          <w:iCs/>
        </w:rPr>
        <w:t>uper</w:t>
      </w:r>
      <w:r w:rsidR="00CA6A3E" w:rsidRPr="00CA6A3E">
        <w:rPr>
          <w:i w:val="0"/>
        </w:rPr>
        <w:t xml:space="preserve"> </w:t>
      </w:r>
      <w:r w:rsidR="00CA6A3E" w:rsidRPr="00CA6A3E">
        <w:t>Arguments</w:t>
      </w:r>
      <w:r w:rsidR="00CA6A3E" w:rsidRPr="00E77497">
        <w:rPr>
          <w:rFonts w:ascii="Arial" w:hAnsi="Arial" w:cs="Arial"/>
          <w:i w:val="0"/>
          <w:vertAlign w:val="subscript"/>
        </w:rPr>
        <w:t>opt</w:t>
      </w:r>
    </w:p>
    <w:p w14:paraId="78664364" w14:textId="77777777" w:rsidR="00304798" w:rsidRPr="00E77497" w:rsidRDefault="00304798" w:rsidP="00304798">
      <w:r>
        <w:rPr>
          <w:rStyle w:val="bnf"/>
        </w:rPr>
        <w:t>CallExpression</w:t>
      </w:r>
      <w:r w:rsidRPr="00E77497">
        <w:rPr>
          <w:rStyle w:val="bnf"/>
        </w:rPr>
        <w:t xml:space="preserve"> </w:t>
      </w:r>
      <w:r w:rsidRPr="00E77497">
        <w:rPr>
          <w:b/>
        </w:rPr>
        <w:t>:</w:t>
      </w:r>
      <w:r w:rsidRPr="00E77497">
        <w:t xml:space="preserve"> </w:t>
      </w:r>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p>
    <w:p w14:paraId="06344393" w14:textId="77777777" w:rsidR="00BF506A" w:rsidRDefault="00BF506A" w:rsidP="008E7E56">
      <w:pPr>
        <w:numPr>
          <w:ilvl w:val="0"/>
          <w:numId w:val="737"/>
        </w:numPr>
        <w:spacing w:after="220"/>
        <w:contextualSpacing/>
      </w:pPr>
      <w:r w:rsidRPr="00E77497">
        <w:t xml:space="preserve">It is a Syntax Error if the source code parsed with this production is </w:t>
      </w:r>
      <w:r>
        <w:t>global code</w:t>
      </w:r>
      <w:r w:rsidRPr="00E77497">
        <w:t xml:space="preserve"> </w:t>
      </w:r>
      <w:r>
        <w:t>that is not eval code</w:t>
      </w:r>
      <w:r w:rsidRPr="00E77497">
        <w:t>.</w:t>
      </w:r>
    </w:p>
    <w:p w14:paraId="1E1115C7" w14:textId="77777777" w:rsidR="00BF506A" w:rsidRPr="00E77497" w:rsidRDefault="00BF506A" w:rsidP="008E7E56">
      <w:pPr>
        <w:numPr>
          <w:ilvl w:val="0"/>
          <w:numId w:val="737"/>
        </w:numPr>
        <w:spacing w:after="220"/>
      </w:pPr>
      <w:r>
        <w:t>It is a Syntax</w:t>
      </w:r>
      <w:r w:rsidR="00081437">
        <w:t xml:space="preserve"> </w:t>
      </w:r>
      <w:r>
        <w:t xml:space="preserve">Error if the source code </w:t>
      </w:r>
      <w:r w:rsidRPr="00E77497">
        <w:t xml:space="preserve">parsed with </w:t>
      </w:r>
      <w:r>
        <w:t>this production is eval code and the source code is not being processed by a direct call to eval that is contained in function code.</w:t>
      </w:r>
    </w:p>
    <w:p w14:paraId="107D2FB0" w14:textId="77777777" w:rsidR="00004A4F" w:rsidRPr="00E77497" w:rsidRDefault="00004A4F" w:rsidP="006A78DC">
      <w:pPr>
        <w:pStyle w:val="40"/>
      </w:pPr>
      <w:r w:rsidRPr="00E77497">
        <w:t xml:space="preserve">Runtime Semantics: </w:t>
      </w:r>
      <w:r w:rsidRPr="00E77497">
        <w:rPr>
          <w:spacing w:val="6"/>
        </w:rPr>
        <w:t>Evaluation</w:t>
      </w:r>
    </w:p>
    <w:p w14:paraId="2D9B35DA" w14:textId="77777777" w:rsidR="00004A4F" w:rsidRPr="00E77497" w:rsidRDefault="00004A4F" w:rsidP="00004A4F">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r w:rsidRPr="00E77497">
        <w:t xml:space="preserve"> </w:t>
      </w:r>
    </w:p>
    <w:p w14:paraId="366DA78A" w14:textId="77777777" w:rsidR="00004A4F" w:rsidRPr="00E77497" w:rsidRDefault="00004A4F" w:rsidP="00004A4F">
      <w:pPr>
        <w:pStyle w:val="Alg3"/>
        <w:numPr>
          <w:ilvl w:val="0"/>
          <w:numId w:val="632"/>
        </w:numPr>
      </w:pPr>
      <w:r w:rsidRPr="00E77497">
        <w:t xml:space="preserve">Let </w:t>
      </w:r>
      <w:r w:rsidRPr="00E77497">
        <w:rPr>
          <w:i/>
        </w:rPr>
        <w:t>propertyNameReference</w:t>
      </w:r>
      <w:r w:rsidRPr="00E77497">
        <w:t xml:space="preserve"> be the result of evaluating </w:t>
      </w:r>
      <w:r w:rsidRPr="00E77497">
        <w:rPr>
          <w:i/>
        </w:rPr>
        <w:t>Expression</w:t>
      </w:r>
      <w:r w:rsidRPr="00E77497">
        <w:t>.</w:t>
      </w:r>
    </w:p>
    <w:p w14:paraId="27C12D94" w14:textId="77777777" w:rsidR="00004A4F" w:rsidRPr="00E77497" w:rsidRDefault="00004A4F" w:rsidP="00004A4F">
      <w:pPr>
        <w:pStyle w:val="Alg3"/>
        <w:numPr>
          <w:ilvl w:val="0"/>
          <w:numId w:val="632"/>
        </w:numPr>
      </w:pPr>
      <w:r w:rsidRPr="00E77497">
        <w:t xml:space="preserve">Let </w:t>
      </w:r>
      <w:r w:rsidRPr="00E77497">
        <w:rPr>
          <w:i/>
        </w:rPr>
        <w:t>propertyNameValue</w:t>
      </w:r>
      <w:r w:rsidRPr="00E77497">
        <w:t xml:space="preserve"> be GetValue(</w:t>
      </w:r>
      <w:r w:rsidRPr="00E77497">
        <w:rPr>
          <w:i/>
        </w:rPr>
        <w:t>propertyNameReference</w:t>
      </w:r>
      <w:r w:rsidRPr="00E77497">
        <w:t>).</w:t>
      </w:r>
    </w:p>
    <w:p w14:paraId="38FE5571" w14:textId="77777777" w:rsidR="00004A4F" w:rsidRPr="00E77497" w:rsidRDefault="00004A4F" w:rsidP="00004A4F">
      <w:pPr>
        <w:pStyle w:val="Alg3"/>
        <w:numPr>
          <w:ilvl w:val="0"/>
          <w:numId w:val="632"/>
        </w:numPr>
      </w:pPr>
      <w:r w:rsidRPr="00E77497">
        <w:t xml:space="preserve">Let </w:t>
      </w:r>
      <w:r w:rsidRPr="00E77497">
        <w:rPr>
          <w:i/>
        </w:rPr>
        <w:t>property</w:t>
      </w:r>
      <w:r w:rsidR="00C9062B">
        <w:rPr>
          <w:i/>
        </w:rPr>
        <w:t>Key</w:t>
      </w:r>
      <w:r w:rsidRPr="00E77497">
        <w:t xml:space="preserve"> be To</w:t>
      </w:r>
      <w:r w:rsidR="00C9062B">
        <w:t>PropertyKey</w:t>
      </w:r>
      <w:r w:rsidRPr="00E77497">
        <w:t>(</w:t>
      </w:r>
      <w:r w:rsidRPr="00E77497">
        <w:rPr>
          <w:i/>
        </w:rPr>
        <w:t>propertyNameValue</w:t>
      </w:r>
      <w:r w:rsidRPr="00E77497">
        <w:t>).</w:t>
      </w:r>
    </w:p>
    <w:p w14:paraId="10209F41" w14:textId="77777777" w:rsidR="00004A4F" w:rsidRPr="00E77497" w:rsidRDefault="00004A4F" w:rsidP="00004A4F">
      <w:pPr>
        <w:pStyle w:val="Alg3"/>
        <w:numPr>
          <w:ilvl w:val="0"/>
          <w:numId w:val="63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4E8A33DD" w14:textId="77777777" w:rsidR="00004A4F" w:rsidRPr="00E77497" w:rsidRDefault="00004A4F" w:rsidP="00B74034">
      <w:pPr>
        <w:pStyle w:val="Alg3"/>
        <w:numPr>
          <w:ilvl w:val="0"/>
          <w:numId w:val="632"/>
        </w:numPr>
        <w:spacing w:after="220"/>
      </w:pPr>
      <w:r w:rsidRPr="00E77497">
        <w:t xml:space="preserve">Return </w:t>
      </w:r>
      <w:r w:rsidR="00B74034">
        <w:t>the result of MakeSuperReference(</w:t>
      </w:r>
      <w:r w:rsidR="00B74034">
        <w:rPr>
          <w:i/>
          <w:iCs/>
        </w:rPr>
        <w:t>propertyKey</w:t>
      </w:r>
      <w:r w:rsidR="00B74034">
        <w:t xml:space="preserve">, </w:t>
      </w:r>
      <w:r w:rsidR="00B74034">
        <w:rPr>
          <w:i/>
          <w:iCs/>
        </w:rPr>
        <w:t>strict</w:t>
      </w:r>
      <w:r w:rsidR="00B74034">
        <w:t>)</w:t>
      </w:r>
      <w:r w:rsidRPr="00E77497">
        <w:t>.</w:t>
      </w:r>
    </w:p>
    <w:p w14:paraId="26F4886B" w14:textId="77777777" w:rsidR="00A02592" w:rsidRPr="00E77497" w:rsidRDefault="00A02592" w:rsidP="00A02592">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8B51B2">
        <w:rPr>
          <w:rFonts w:ascii="Courier New" w:hAnsi="Courier New"/>
          <w:b/>
          <w:i/>
        </w:rPr>
        <w:t xml:space="preserve"> </w:t>
      </w:r>
      <w:r>
        <w:rPr>
          <w:rFonts w:ascii="Times New Roman" w:hAnsi="Times New Roman"/>
          <w:i/>
        </w:rPr>
        <w:t>IdentifierName</w:t>
      </w:r>
      <w:r w:rsidRPr="00E77497">
        <w:t xml:space="preserve"> </w:t>
      </w:r>
    </w:p>
    <w:p w14:paraId="0E223044" w14:textId="77777777" w:rsidR="00A02592" w:rsidRPr="00E77497" w:rsidRDefault="00A02592" w:rsidP="00A02592">
      <w:pPr>
        <w:pStyle w:val="Alg3"/>
        <w:numPr>
          <w:ilvl w:val="0"/>
          <w:numId w:val="789"/>
        </w:numPr>
      </w:pPr>
      <w:r w:rsidRPr="00E77497">
        <w:t xml:space="preserve">Let </w:t>
      </w:r>
      <w:r w:rsidRPr="00E77497">
        <w:rPr>
          <w:i/>
        </w:rPr>
        <w:t>property</w:t>
      </w:r>
      <w:r>
        <w:rPr>
          <w:i/>
        </w:rPr>
        <w:t>Key</w:t>
      </w:r>
      <w:r w:rsidRPr="00E77497">
        <w:t xml:space="preserve"> be </w:t>
      </w:r>
      <w:r>
        <w:t xml:space="preserve">StringValue of </w:t>
      </w:r>
      <w:r>
        <w:rPr>
          <w:i/>
        </w:rPr>
        <w:t>IdentifierName</w:t>
      </w:r>
      <w:r w:rsidRPr="00E77497">
        <w:t>.</w:t>
      </w:r>
    </w:p>
    <w:p w14:paraId="50A24771" w14:textId="77777777" w:rsidR="00A02592" w:rsidRPr="00E77497" w:rsidRDefault="00A02592" w:rsidP="00A02592">
      <w:pPr>
        <w:pStyle w:val="Alg3"/>
        <w:numPr>
          <w:ilvl w:val="0"/>
          <w:numId w:val="789"/>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7C9B905D" w14:textId="77777777" w:rsidR="00A02592" w:rsidRDefault="00A02592" w:rsidP="000C23C4">
      <w:pPr>
        <w:pStyle w:val="Alg3"/>
        <w:numPr>
          <w:ilvl w:val="0"/>
          <w:numId w:val="789"/>
        </w:numPr>
        <w:spacing w:after="240"/>
      </w:pPr>
      <w:r w:rsidRPr="00E77497">
        <w:t xml:space="preserve">Return </w:t>
      </w:r>
      <w:r w:rsidR="000C23C4">
        <w:t>the result of MakeSuperReference(</w:t>
      </w:r>
      <w:r w:rsidR="000C23C4">
        <w:rPr>
          <w:i/>
          <w:iCs/>
        </w:rPr>
        <w:t>propertyKey</w:t>
      </w:r>
      <w:r w:rsidR="000C23C4">
        <w:t xml:space="preserve">, </w:t>
      </w:r>
      <w:r w:rsidR="000C23C4">
        <w:rPr>
          <w:i/>
          <w:iCs/>
        </w:rPr>
        <w:t>strict</w:t>
      </w:r>
      <w:r w:rsidR="000C23C4">
        <w:t>)</w:t>
      </w:r>
      <w:r w:rsidR="003C4138">
        <w:t>.</w:t>
      </w:r>
      <w:r>
        <w:t xml:space="preserve"> </w:t>
      </w:r>
    </w:p>
    <w:p w14:paraId="76FE4993" w14:textId="77777777" w:rsidR="00CA6A3E" w:rsidRPr="00E77497" w:rsidRDefault="00CA6A3E" w:rsidP="00CA6A3E">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Pr>
          <w:rFonts w:ascii="Courier New" w:hAnsi="Courier New"/>
          <w:b/>
        </w:rPr>
        <w:t xml:space="preserve"> super</w:t>
      </w:r>
      <w:r w:rsidRPr="00E77497">
        <w:t xml:space="preserve"> </w:t>
      </w:r>
      <w:r w:rsidRPr="00E77497">
        <w:rPr>
          <w:rStyle w:val="bnf"/>
        </w:rPr>
        <w:t>Arguments</w:t>
      </w:r>
      <w:r w:rsidRPr="000C23C4">
        <w:rPr>
          <w:rFonts w:cs="Arial"/>
          <w:iCs/>
          <w:vertAlign w:val="subscript"/>
        </w:rPr>
        <w:t>opt</w:t>
      </w:r>
      <w:r w:rsidRPr="00E77497">
        <w:t xml:space="preserve"> </w:t>
      </w:r>
    </w:p>
    <w:p w14:paraId="14598E1B" w14:textId="77777777" w:rsidR="000C23C4" w:rsidRPr="00E77497" w:rsidRDefault="000C23C4" w:rsidP="000C23C4">
      <w:pPr>
        <w:pStyle w:val="Alg3"/>
        <w:numPr>
          <w:ilvl w:val="0"/>
          <w:numId w:val="1386"/>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4AAD6578" w14:textId="77777777" w:rsidR="000C23C4" w:rsidRPr="00E77497" w:rsidRDefault="000C23C4" w:rsidP="000C23C4">
      <w:pPr>
        <w:pStyle w:val="Alg3"/>
        <w:numPr>
          <w:ilvl w:val="0"/>
          <w:numId w:val="1386"/>
        </w:numPr>
        <w:spacing w:after="220"/>
        <w:contextualSpacing/>
      </w:pPr>
      <w:r>
        <w:t xml:space="preserve">Let </w:t>
      </w:r>
      <w:r w:rsidRPr="003C4138">
        <w:rPr>
          <w:i/>
        </w:rPr>
        <w:t>ref</w:t>
      </w:r>
      <w:r>
        <w:t xml:space="preserve"> be the result of MakeSuperReference(</w:t>
      </w:r>
      <w:r>
        <w:rPr>
          <w:b/>
          <w:bCs/>
        </w:rPr>
        <w:t>undefined</w:t>
      </w:r>
      <w:r>
        <w:t xml:space="preserve">, </w:t>
      </w:r>
      <w:r>
        <w:rPr>
          <w:i/>
          <w:iCs/>
        </w:rPr>
        <w:t>strict</w:t>
      </w:r>
      <w:r>
        <w:t>).</w:t>
      </w:r>
    </w:p>
    <w:p w14:paraId="791A8741" w14:textId="77777777" w:rsidR="00CA6A3E" w:rsidRPr="00E77497" w:rsidRDefault="00CA6A3E" w:rsidP="00CA6A3E">
      <w:pPr>
        <w:pStyle w:val="Alg3"/>
        <w:numPr>
          <w:ilvl w:val="0"/>
          <w:numId w:val="1386"/>
        </w:numPr>
        <w:contextualSpacing/>
      </w:pPr>
      <w:r w:rsidRPr="00E77497">
        <w:t xml:space="preserve">Let </w:t>
      </w:r>
      <w:r w:rsidRPr="00E77497">
        <w:rPr>
          <w:i/>
        </w:rPr>
        <w:t>constructor</w:t>
      </w:r>
      <w:r w:rsidRPr="00E77497">
        <w:t xml:space="preserve"> be GetValue(</w:t>
      </w:r>
      <w:r w:rsidRPr="00E77497">
        <w:rPr>
          <w:i/>
        </w:rPr>
        <w:t>ref</w:t>
      </w:r>
      <w:r w:rsidRPr="00E77497">
        <w:t>).</w:t>
      </w:r>
    </w:p>
    <w:p w14:paraId="09C3C094" w14:textId="77777777" w:rsidR="00CA6A3E" w:rsidRDefault="00CA6A3E" w:rsidP="00CA6A3E">
      <w:pPr>
        <w:pStyle w:val="Alg4"/>
        <w:numPr>
          <w:ilvl w:val="0"/>
          <w:numId w:val="1386"/>
        </w:numPr>
        <w:contextualSpacing/>
      </w:pPr>
      <w:r>
        <w:t>ReturnIfAbrupt(</w:t>
      </w:r>
      <w:r w:rsidRPr="00E77497">
        <w:rPr>
          <w:i/>
        </w:rPr>
        <w:t>constructor</w:t>
      </w:r>
      <w:r>
        <w:t>).</w:t>
      </w:r>
    </w:p>
    <w:p w14:paraId="35BF99E6" w14:textId="77777777" w:rsidR="00F47E5D" w:rsidRDefault="00F47E5D" w:rsidP="00CA6A3E">
      <w:pPr>
        <w:pStyle w:val="Alg3"/>
        <w:numPr>
          <w:ilvl w:val="0"/>
          <w:numId w:val="1386"/>
        </w:numPr>
      </w:pPr>
      <w:r>
        <w:t xml:space="preserve">If </w:t>
      </w:r>
      <w:r>
        <w:rPr>
          <w:i/>
          <w:iCs/>
        </w:rPr>
        <w:t>Arguments</w:t>
      </w:r>
      <w:r>
        <w:t xml:space="preserve"> is present, then</w:t>
      </w:r>
    </w:p>
    <w:p w14:paraId="127FE5DF" w14:textId="77777777" w:rsidR="00CA6A3E" w:rsidRPr="00E77497" w:rsidRDefault="00CA6A3E" w:rsidP="000C23C4">
      <w:pPr>
        <w:pStyle w:val="Alg3"/>
        <w:numPr>
          <w:ilvl w:val="1"/>
          <w:numId w:val="1386"/>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t>L</w:t>
      </w:r>
      <w:r w:rsidRPr="00E77497">
        <w:t>ist of argument values (</w:t>
      </w:r>
      <w:r w:rsidR="00DF732B">
        <w:fldChar w:fldCharType="begin"/>
      </w:r>
      <w:r w:rsidR="00DF732B">
        <w:instrText xml:space="preserve"> REF _Ref365637555 \r \h </w:instrText>
      </w:r>
      <w:r w:rsidR="00DF732B">
        <w:fldChar w:fldCharType="separate"/>
      </w:r>
      <w:ins w:id="4363" w:author="Rev 19 Allen Wirfs-Brock" w:date="2013-09-27T13:21:00Z">
        <w:r w:rsidR="00D433E8">
          <w:t>12.2.6</w:t>
        </w:r>
      </w:ins>
      <w:del w:id="4364" w:author="Rev 19 Allen Wirfs-Brock" w:date="2013-09-27T08:39:00Z">
        <w:r w:rsidR="00083CEC" w:rsidDel="009E7E9E">
          <w:delText>12.2.5</w:delText>
        </w:r>
      </w:del>
      <w:r w:rsidR="00DF732B">
        <w:fldChar w:fldCharType="end"/>
      </w:r>
      <w:r w:rsidRPr="00E77497">
        <w:t>).</w:t>
      </w:r>
    </w:p>
    <w:p w14:paraId="4FA26345" w14:textId="77777777" w:rsidR="00CA6A3E" w:rsidRDefault="00CA6A3E" w:rsidP="000C23C4">
      <w:pPr>
        <w:pStyle w:val="Alg4"/>
        <w:numPr>
          <w:ilvl w:val="1"/>
          <w:numId w:val="1386"/>
        </w:numPr>
        <w:contextualSpacing/>
      </w:pPr>
      <w:r>
        <w:t>ReturnIfAbrupt(</w:t>
      </w:r>
      <w:r w:rsidRPr="00E77497">
        <w:rPr>
          <w:i/>
        </w:rPr>
        <w:t>argList</w:t>
      </w:r>
      <w:r>
        <w:t>).</w:t>
      </w:r>
    </w:p>
    <w:p w14:paraId="23C71DF1" w14:textId="77777777" w:rsidR="00F47E5D" w:rsidRPr="00F47E5D" w:rsidRDefault="00F47E5D" w:rsidP="00F47E5D">
      <w:pPr>
        <w:pStyle w:val="Alg3"/>
        <w:numPr>
          <w:ilvl w:val="0"/>
          <w:numId w:val="1386"/>
        </w:numPr>
      </w:pPr>
      <w:r>
        <w:t>Else,</w:t>
      </w:r>
    </w:p>
    <w:p w14:paraId="28D47228" w14:textId="77777777" w:rsidR="00F47E5D" w:rsidRDefault="00F47E5D" w:rsidP="000C23C4">
      <w:pPr>
        <w:pStyle w:val="Alg3"/>
        <w:numPr>
          <w:ilvl w:val="1"/>
          <w:numId w:val="1386"/>
        </w:numPr>
      </w:pPr>
      <w:r>
        <w:t xml:space="preserve">Let </w:t>
      </w:r>
      <w:r>
        <w:rPr>
          <w:i/>
          <w:iCs/>
        </w:rPr>
        <w:t>argList</w:t>
      </w:r>
      <w:r>
        <w:t xml:space="preserve"> be a new empty List.</w:t>
      </w:r>
    </w:p>
    <w:p w14:paraId="792C2692" w14:textId="77777777" w:rsidR="00CA6A3E" w:rsidRPr="00E77497" w:rsidRDefault="00CA6A3E" w:rsidP="00272BA6">
      <w:pPr>
        <w:pStyle w:val="Alg3"/>
        <w:numPr>
          <w:ilvl w:val="0"/>
          <w:numId w:val="1386"/>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sidRPr="00E77497">
        <w:rPr>
          <w:b/>
        </w:rPr>
        <w:t>false</w:t>
      </w:r>
      <w:r w:rsidRPr="00E77497">
        <w:t xml:space="preserve">, throw a </w:t>
      </w:r>
      <w:r w:rsidRPr="00E77497">
        <w:rPr>
          <w:b/>
        </w:rPr>
        <w:t>TypeError</w:t>
      </w:r>
      <w:r w:rsidRPr="00E77497">
        <w:t xml:space="preserve"> exception.</w:t>
      </w:r>
    </w:p>
    <w:p w14:paraId="2DD0982A" w14:textId="77777777" w:rsidR="00CA6A3E" w:rsidRPr="00E77497" w:rsidRDefault="00CA6A3E" w:rsidP="00CA6A3E">
      <w:pPr>
        <w:pStyle w:val="Alg3"/>
        <w:numPr>
          <w:ilvl w:val="0"/>
          <w:numId w:val="1386"/>
        </w:numPr>
        <w:spacing w:after="220"/>
      </w:pPr>
      <w:r w:rsidRPr="00E77497">
        <w:t xml:space="preserve">Return the result of calling the [[Construct]] internal method on </w:t>
      </w:r>
      <w:r w:rsidRPr="00E77497">
        <w:rPr>
          <w:i/>
        </w:rPr>
        <w:t>constructor</w:t>
      </w:r>
      <w:r w:rsidRPr="00E77497">
        <w:t xml:space="preserve">, </w:t>
      </w:r>
      <w:r>
        <w:t xml:space="preserve">passing </w:t>
      </w:r>
      <w:r w:rsidRPr="00E77497">
        <w:t xml:space="preserve"> </w:t>
      </w:r>
      <w:r w:rsidRPr="00E77497">
        <w:rPr>
          <w:i/>
        </w:rPr>
        <w:t>argList</w:t>
      </w:r>
      <w:r w:rsidRPr="00E77497">
        <w:t xml:space="preserve"> as the argument.</w:t>
      </w:r>
    </w:p>
    <w:p w14:paraId="366A571A" w14:textId="77777777" w:rsidR="003C4138" w:rsidRPr="00E77497" w:rsidRDefault="003C4138" w:rsidP="003C4138">
      <w:r w:rsidRPr="00E77497">
        <w:rPr>
          <w:rStyle w:val="bnf"/>
        </w:rPr>
        <w:t>CallExpression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E77497">
        <w:rPr>
          <w:rStyle w:val="bnf"/>
        </w:rPr>
        <w:t>Arguments</w:t>
      </w:r>
      <w:r w:rsidRPr="00E77497">
        <w:t xml:space="preserve"> </w:t>
      </w:r>
    </w:p>
    <w:p w14:paraId="289C641A" w14:textId="77777777" w:rsidR="003C4138" w:rsidRPr="00E77497" w:rsidRDefault="003C4138" w:rsidP="003C4138">
      <w:pPr>
        <w:pStyle w:val="Alg3"/>
        <w:numPr>
          <w:ilvl w:val="0"/>
          <w:numId w:val="79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12B90341" w14:textId="77777777" w:rsidR="003C4138" w:rsidRPr="00E77497" w:rsidRDefault="003C4138" w:rsidP="000C23C4">
      <w:pPr>
        <w:pStyle w:val="Alg3"/>
        <w:numPr>
          <w:ilvl w:val="0"/>
          <w:numId w:val="792"/>
        </w:numPr>
        <w:spacing w:after="220"/>
        <w:contextualSpacing/>
      </w:pPr>
      <w:r>
        <w:t xml:space="preserve">Let </w:t>
      </w:r>
      <w:r w:rsidRPr="003C4138">
        <w:rPr>
          <w:i/>
        </w:rPr>
        <w:t>ref</w:t>
      </w:r>
      <w:r>
        <w:t xml:space="preserve"> </w:t>
      </w:r>
      <w:r w:rsidR="000C23C4">
        <w:t>be the result of MakeSuperReference(</w:t>
      </w:r>
      <w:r w:rsidR="000C23C4">
        <w:rPr>
          <w:b/>
          <w:bCs/>
        </w:rPr>
        <w:t>undefined</w:t>
      </w:r>
      <w:r w:rsidR="000C23C4">
        <w:t xml:space="preserve">, </w:t>
      </w:r>
      <w:r w:rsidR="000C23C4">
        <w:rPr>
          <w:i/>
          <w:iCs/>
        </w:rPr>
        <w:t>strict</w:t>
      </w:r>
      <w:r w:rsidR="000C23C4">
        <w:t>)</w:t>
      </w:r>
      <w:r>
        <w:t>.</w:t>
      </w:r>
    </w:p>
    <w:p w14:paraId="5EBE84DE" w14:textId="77777777" w:rsidR="000C23C4" w:rsidRPr="00E77497" w:rsidRDefault="000C23C4" w:rsidP="000C23C4">
      <w:pPr>
        <w:pStyle w:val="Alg3"/>
        <w:numPr>
          <w:ilvl w:val="0"/>
          <w:numId w:val="792"/>
        </w:numPr>
      </w:pPr>
      <w:r>
        <w:t>ReturnIfAbrupt(</w:t>
      </w:r>
      <w:r w:rsidRPr="003C4138">
        <w:rPr>
          <w:i/>
        </w:rPr>
        <w:t>ref</w:t>
      </w:r>
      <w:r>
        <w:t>)</w:t>
      </w:r>
      <w:r w:rsidRPr="00E77497">
        <w:t>.</w:t>
      </w:r>
    </w:p>
    <w:p w14:paraId="4DFC1196" w14:textId="77777777" w:rsidR="00C814BD" w:rsidRDefault="00C814BD" w:rsidP="00C814BD">
      <w:pPr>
        <w:pStyle w:val="Alg3"/>
        <w:numPr>
          <w:ilvl w:val="0"/>
          <w:numId w:val="792"/>
        </w:numPr>
        <w:spacing w:after="240"/>
        <w:contextualSpacing/>
      </w:pPr>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14:paraId="5A3B98A2" w14:textId="77777777" w:rsidR="003C4138" w:rsidRPr="00E77497" w:rsidRDefault="003C4138" w:rsidP="003C4138">
      <w:pPr>
        <w:pStyle w:val="Alg3"/>
        <w:numPr>
          <w:ilvl w:val="0"/>
          <w:numId w:val="792"/>
        </w:numPr>
        <w:spacing w:after="240"/>
      </w:pPr>
      <w:r>
        <w:t>Return the result of the abstract operation Evalu</w:t>
      </w:r>
      <w:r w:rsidR="00256B2E">
        <w:t>a</w:t>
      </w:r>
      <w:r>
        <w:t>te</w:t>
      </w:r>
      <w:r w:rsidR="00893A4F">
        <w:t>Method</w:t>
      </w:r>
      <w:r>
        <w:t xml:space="preserv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14:paraId="3B5B6355" w14:textId="77777777" w:rsidR="00F47E5D" w:rsidRPr="00E77497" w:rsidRDefault="00F47E5D" w:rsidP="006A78DC">
      <w:pPr>
        <w:pStyle w:val="40"/>
      </w:pPr>
      <w:r w:rsidRPr="00E77497">
        <w:t xml:space="preserve">Runtime Semantics: </w:t>
      </w:r>
      <w:del w:id="4365" w:author="Rev 19 Allen Wirfs-Brock" w:date="2013-09-12T10:46:00Z">
        <w:r w:rsidDel="00CA2DE9">
          <w:delText xml:space="preserve">Abstract Operation </w:delText>
        </w:r>
      </w:del>
      <w:r>
        <w:t>MakeSuperReference(propertyKey, strict)</w:t>
      </w:r>
    </w:p>
    <w:p w14:paraId="3BFE7D9C" w14:textId="77777777" w:rsidR="00F47E5D" w:rsidRPr="00E77497" w:rsidRDefault="00F47E5D" w:rsidP="00F47E5D">
      <w:pPr>
        <w:pStyle w:val="Alg4"/>
        <w:numPr>
          <w:ilvl w:val="0"/>
          <w:numId w:val="1387"/>
        </w:numPr>
      </w:pPr>
      <w:r w:rsidRPr="00E77497">
        <w:t xml:space="preserve">Let </w:t>
      </w:r>
      <w:r>
        <w:rPr>
          <w:i/>
        </w:rPr>
        <w:t>env</w:t>
      </w:r>
      <w:r>
        <w:t xml:space="preserve"> be the result of performing the GetThisEnvironment abstract operation</w:t>
      </w:r>
      <w:r w:rsidRPr="00E77497">
        <w:t>.</w:t>
      </w:r>
    </w:p>
    <w:p w14:paraId="2D259952" w14:textId="77777777" w:rsidR="00F47E5D" w:rsidRDefault="00F47E5D" w:rsidP="00F47E5D">
      <w:pPr>
        <w:pStyle w:val="Alg4"/>
        <w:numPr>
          <w:ilvl w:val="0"/>
          <w:numId w:val="1387"/>
        </w:numPr>
        <w:contextualSpacing/>
      </w:pPr>
      <w:r>
        <w:t xml:space="preserve">If the result of calling the HasSuperBinding concrete method of </w:t>
      </w:r>
      <w:r w:rsidRPr="001F7810">
        <w:rPr>
          <w:i/>
        </w:rPr>
        <w:t>env</w:t>
      </w:r>
      <w:r>
        <w:t xml:space="preserve"> is </w:t>
      </w:r>
      <w:r w:rsidRPr="001F7810">
        <w:rPr>
          <w:b/>
        </w:rPr>
        <w:t>false</w:t>
      </w:r>
      <w:r>
        <w:t xml:space="preserve">, then throw a </w:t>
      </w:r>
      <w:r w:rsidRPr="003E1861">
        <w:rPr>
          <w:b/>
        </w:rPr>
        <w:t>ReferenceError</w:t>
      </w:r>
      <w:r>
        <w:t xml:space="preserve"> exception.</w:t>
      </w:r>
    </w:p>
    <w:p w14:paraId="1677BBDA" w14:textId="77777777" w:rsidR="00F47E5D" w:rsidRPr="00E77497" w:rsidRDefault="00F47E5D" w:rsidP="00F47E5D">
      <w:pPr>
        <w:pStyle w:val="Alg4"/>
        <w:numPr>
          <w:ilvl w:val="0"/>
          <w:numId w:val="1387"/>
        </w:numPr>
        <w:contextualSpacing/>
      </w:pPr>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14:paraId="0A6E649A" w14:textId="77777777" w:rsidR="00F47E5D" w:rsidRDefault="00F47E5D" w:rsidP="00F47E5D">
      <w:pPr>
        <w:pStyle w:val="Alg3"/>
        <w:numPr>
          <w:ilvl w:val="0"/>
          <w:numId w:val="1387"/>
        </w:numPr>
      </w:pPr>
      <w:r>
        <w:t xml:space="preserve">Let </w:t>
      </w:r>
      <w:r w:rsidRPr="00141C64">
        <w:rPr>
          <w:i/>
        </w:rPr>
        <w:t>baseValue</w:t>
      </w:r>
      <w:r>
        <w:t xml:space="preserve"> be the result of calling the GetSuperBase concrete method of </w:t>
      </w:r>
      <w:r w:rsidRPr="00141C64">
        <w:rPr>
          <w:i/>
        </w:rPr>
        <w:t>env</w:t>
      </w:r>
      <w:r>
        <w:t>.</w:t>
      </w:r>
    </w:p>
    <w:p w14:paraId="48162995" w14:textId="77777777" w:rsidR="00F47E5D" w:rsidRDefault="00F47E5D" w:rsidP="00F47E5D">
      <w:pPr>
        <w:pStyle w:val="Alg3"/>
        <w:numPr>
          <w:ilvl w:val="0"/>
          <w:numId w:val="1387"/>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14:paraId="15461777" w14:textId="77777777" w:rsidR="00F47E5D" w:rsidRPr="00E77497" w:rsidRDefault="00F47E5D" w:rsidP="00F47E5D">
      <w:pPr>
        <w:pStyle w:val="Alg3"/>
        <w:numPr>
          <w:ilvl w:val="0"/>
          <w:numId w:val="1387"/>
        </w:numPr>
      </w:pPr>
      <w:r>
        <w:t>ReturnIfAbrupt(</w:t>
      </w:r>
      <w:r w:rsidRPr="008E06A3">
        <w:rPr>
          <w:i/>
          <w:iCs/>
        </w:rPr>
        <w:t>bv</w:t>
      </w:r>
      <w:r>
        <w:t>)</w:t>
      </w:r>
      <w:r w:rsidRPr="00E77497">
        <w:t>.</w:t>
      </w:r>
    </w:p>
    <w:p w14:paraId="3CFEFE02" w14:textId="77777777" w:rsidR="000C23C4" w:rsidRDefault="000C23C4" w:rsidP="000C23C4">
      <w:pPr>
        <w:pStyle w:val="Alg3"/>
        <w:numPr>
          <w:ilvl w:val="0"/>
          <w:numId w:val="1387"/>
        </w:numPr>
      </w:pPr>
      <w:r>
        <w:t xml:space="preserve">If </w:t>
      </w:r>
      <w:r w:rsidRPr="006D19B4">
        <w:rPr>
          <w:i/>
          <w:iCs/>
        </w:rPr>
        <w:t>propertyKey</w:t>
      </w:r>
      <w:r>
        <w:t xml:space="preserve"> is </w:t>
      </w:r>
      <w:r w:rsidRPr="006D19B4">
        <w:rPr>
          <w:b/>
          <w:bCs/>
        </w:rPr>
        <w:t>undefined</w:t>
      </w:r>
      <w:r>
        <w:t>, then</w:t>
      </w:r>
    </w:p>
    <w:p w14:paraId="1D635B09" w14:textId="77777777" w:rsidR="000C23C4" w:rsidRPr="00E77497" w:rsidRDefault="000C23C4" w:rsidP="000C23C4">
      <w:pPr>
        <w:pStyle w:val="Alg3"/>
        <w:numPr>
          <w:ilvl w:val="1"/>
          <w:numId w:val="1387"/>
        </w:numPr>
      </w:pPr>
      <w:r w:rsidRPr="000C23C4">
        <w:t>Let</w:t>
      </w:r>
      <w:r w:rsidRPr="00E77497">
        <w:t xml:space="preserve"> </w:t>
      </w:r>
      <w:r w:rsidRPr="00E77497">
        <w:rPr>
          <w:i/>
        </w:rPr>
        <w:t>property</w:t>
      </w:r>
      <w:r>
        <w:rPr>
          <w:i/>
        </w:rPr>
        <w:t>Key</w:t>
      </w:r>
      <w:r w:rsidRPr="00E77497">
        <w:t xml:space="preserve"> be </w:t>
      </w:r>
      <w:r>
        <w:t xml:space="preserve">the result of calling the GetMethodName concrete method of </w:t>
      </w:r>
      <w:r w:rsidRPr="002B6820">
        <w:rPr>
          <w:i/>
          <w:iCs/>
        </w:rPr>
        <w:t>env</w:t>
      </w:r>
      <w:r w:rsidRPr="00E77497">
        <w:t>.</w:t>
      </w:r>
    </w:p>
    <w:p w14:paraId="07A8269D" w14:textId="77777777" w:rsidR="00F47E5D" w:rsidRDefault="00F47E5D" w:rsidP="00F47E5D">
      <w:pPr>
        <w:pStyle w:val="Alg3"/>
        <w:numPr>
          <w:ilvl w:val="0"/>
          <w:numId w:val="1387"/>
        </w:numPr>
        <w:spacing w:after="240"/>
      </w:pPr>
      <w:r w:rsidRPr="00E77497">
        <w:t xml:space="preserve">Return a value of type Reference </w:t>
      </w:r>
      <w:r>
        <w:t xml:space="preserve">that is a Super Reference </w:t>
      </w:r>
      <w:r w:rsidRPr="00E77497">
        <w:t xml:space="preserve">whose base value is </w:t>
      </w:r>
      <w:r w:rsidRPr="008E06A3">
        <w:rPr>
          <w:i/>
          <w:iCs/>
        </w:rPr>
        <w:t>bv</w:t>
      </w:r>
      <w:r>
        <w:t>,</w:t>
      </w:r>
      <w:r w:rsidRPr="00E77497">
        <w:t xml:space="preserve"> whose referenced name is </w:t>
      </w:r>
      <w:r w:rsidRPr="00E77497">
        <w:rPr>
          <w:i/>
        </w:rPr>
        <w:t>property</w:t>
      </w:r>
      <w:r>
        <w:rPr>
          <w:i/>
        </w:rPr>
        <w:t>Key</w:t>
      </w:r>
      <w:r w:rsidRPr="00E77497">
        <w:t>,</w:t>
      </w:r>
      <w:r>
        <w:t xml:space="preserve"> whose thisValue</w:t>
      </w:r>
      <w:r w:rsidRPr="00703487">
        <w:t xml:space="preserve"> </w:t>
      </w:r>
      <w:r>
        <w:t xml:space="preserve">is </w:t>
      </w:r>
      <w:r w:rsidRPr="001F7810">
        <w:rPr>
          <w:i/>
        </w:rPr>
        <w:t>actualThis</w:t>
      </w:r>
      <w:r>
        <w:t>,</w:t>
      </w:r>
      <w:r w:rsidRPr="00E77497">
        <w:t xml:space="preserve"> and whose strict </w:t>
      </w:r>
      <w:r>
        <w:t>reference</w:t>
      </w:r>
      <w:r w:rsidRPr="00E77497">
        <w:t xml:space="preserve"> flag is </w:t>
      </w:r>
      <w:r w:rsidRPr="00E77497">
        <w:rPr>
          <w:i/>
        </w:rPr>
        <w:t>strict</w:t>
      </w:r>
      <w:r>
        <w:t xml:space="preserve">. </w:t>
      </w:r>
    </w:p>
    <w:p w14:paraId="58DE0D4E" w14:textId="77777777" w:rsidR="004C02EF" w:rsidRPr="00E77497" w:rsidRDefault="004C02EF" w:rsidP="00D148E9">
      <w:pPr>
        <w:pStyle w:val="30"/>
      </w:pPr>
      <w:bookmarkStart w:id="4366" w:name="_Ref365537094"/>
      <w:bookmarkStart w:id="4367" w:name="_Ref365546887"/>
      <w:bookmarkStart w:id="4368" w:name="_Ref365637555"/>
      <w:bookmarkStart w:id="4369" w:name="_Toc368050378"/>
      <w:r w:rsidRPr="00E77497">
        <w:t>Argument List</w:t>
      </w:r>
      <w:bookmarkEnd w:id="4352"/>
      <w:bookmarkEnd w:id="4353"/>
      <w:bookmarkEnd w:id="4354"/>
      <w:r w:rsidRPr="00E77497">
        <w:t>s</w:t>
      </w:r>
      <w:bookmarkEnd w:id="4355"/>
      <w:bookmarkEnd w:id="4356"/>
      <w:bookmarkEnd w:id="4357"/>
      <w:bookmarkEnd w:id="4358"/>
      <w:bookmarkEnd w:id="4359"/>
      <w:bookmarkEnd w:id="4360"/>
      <w:bookmarkEnd w:id="4361"/>
      <w:bookmarkEnd w:id="4362"/>
      <w:bookmarkEnd w:id="4366"/>
      <w:bookmarkEnd w:id="4367"/>
      <w:bookmarkEnd w:id="4368"/>
      <w:bookmarkEnd w:id="4369"/>
    </w:p>
    <w:p w14:paraId="59B152FC" w14:textId="77777777" w:rsidR="004C02EF" w:rsidRPr="00E77497" w:rsidRDefault="004C02EF" w:rsidP="004C02EF">
      <w:r w:rsidRPr="00E77497">
        <w:t xml:space="preserve">The evaluation of an argument list produces a List of values (see </w:t>
      </w:r>
      <w:r w:rsidR="00C225F5">
        <w:fldChar w:fldCharType="begin"/>
      </w:r>
      <w:r w:rsidR="00C225F5">
        <w:instrText xml:space="preserve"> REF _Ref366131676 \r \h </w:instrText>
      </w:r>
      <w:r w:rsidR="00C225F5">
        <w:fldChar w:fldCharType="separate"/>
      </w:r>
      <w:r w:rsidR="00D433E8">
        <w:t>6.2.2</w:t>
      </w:r>
      <w:r w:rsidR="00C225F5">
        <w:fldChar w:fldCharType="end"/>
      </w:r>
      <w:r w:rsidRPr="00E77497">
        <w:t>).</w:t>
      </w:r>
    </w:p>
    <w:p w14:paraId="02C96BBC" w14:textId="77777777" w:rsidR="00384BE6" w:rsidRPr="00E77497" w:rsidDel="008A3536" w:rsidRDefault="00384BE6" w:rsidP="00D148E9">
      <w:pPr>
        <w:pStyle w:val="40"/>
        <w:rPr>
          <w:del w:id="4370" w:author="Rev 19 Allen Wirfs-Brock" w:date="2013-09-11T17:38:00Z"/>
        </w:rPr>
      </w:pPr>
      <w:bookmarkStart w:id="4371" w:name="_Toc472818826"/>
      <w:bookmarkStart w:id="4372" w:name="_Toc235503400"/>
      <w:bookmarkStart w:id="4373" w:name="_Toc241509175"/>
      <w:bookmarkStart w:id="4374" w:name="_Toc244416662"/>
      <w:bookmarkStart w:id="4375" w:name="_Toc276631026"/>
      <w:bookmarkStart w:id="4376" w:name="_Toc385672192"/>
      <w:bookmarkStart w:id="4377" w:name="_Toc393690287"/>
      <w:del w:id="4378" w:author="Rev 19 Allen Wirfs-Brock" w:date="2013-09-11T17:38:00Z">
        <w:r w:rsidRPr="00E77497" w:rsidDel="008A3536">
          <w:delText>Runtime Semantics</w:delText>
        </w:r>
      </w:del>
    </w:p>
    <w:p w14:paraId="0436CB24" w14:textId="77777777" w:rsidR="00384BE6" w:rsidRPr="00E77497" w:rsidRDefault="00384BE6" w:rsidP="006A78DC">
      <w:pPr>
        <w:pStyle w:val="40"/>
        <w:rPr>
          <w:rFonts w:ascii="Helvetica" w:hAnsi="Helvetica"/>
        </w:rPr>
      </w:pPr>
      <w:bookmarkStart w:id="4379" w:name="_Ref366745926"/>
      <w:r w:rsidRPr="00E77497">
        <w:rPr>
          <w:rFonts w:ascii="Helvetica" w:hAnsi="Helvetica"/>
        </w:rPr>
        <w:t xml:space="preserve">Runtime Semantics: </w:t>
      </w:r>
      <w:r w:rsidR="00256B2E" w:rsidRPr="002241B3">
        <w:t>ArgumentListEvaluation</w:t>
      </w:r>
      <w:bookmarkEnd w:id="4379"/>
    </w:p>
    <w:p w14:paraId="451BCE44" w14:textId="77777777" w:rsidR="00CA2DE9" w:rsidRPr="00C81794" w:rsidRDefault="00CA2DE9" w:rsidP="00CA2DE9">
      <w:pPr>
        <w:rPr>
          <w:ins w:id="4380" w:author="Rev 19 Allen Wirfs-Brock" w:date="2013-09-12T10:43:00Z"/>
        </w:rPr>
      </w:pPr>
      <w:ins w:id="4381" w:author="Rev 19 Allen Wirfs-Brock" w:date="2013-09-12T10:43:00Z">
        <w:r>
          <w:t xml:space="preserve">See also: </w:t>
        </w:r>
      </w:ins>
      <w:ins w:id="4382" w:author="Rev 19 Allen Wirfs-Brock" w:date="2013-09-12T10:44:00Z">
        <w:r>
          <w:fldChar w:fldCharType="begin"/>
        </w:r>
        <w:r>
          <w:instrText xml:space="preserve"> REF _Ref366745974 \r \h </w:instrText>
        </w:r>
      </w:ins>
      <w:r>
        <w:fldChar w:fldCharType="separate"/>
      </w:r>
      <w:ins w:id="4383" w:author="Rev 19 Allen Wirfs-Brock" w:date="2013-09-27T13:21:00Z">
        <w:r w:rsidR="00D433E8">
          <w:t>12.1.9.2.1</w:t>
        </w:r>
      </w:ins>
      <w:ins w:id="4384" w:author="Rev 19 Allen Wirfs-Brock" w:date="2013-09-12T10:44:00Z">
        <w:r>
          <w:fldChar w:fldCharType="end"/>
        </w:r>
      </w:ins>
    </w:p>
    <w:p w14:paraId="56C4DB49" w14:textId="77777777" w:rsidR="00384BE6" w:rsidRPr="00E77497" w:rsidRDefault="00384BE6" w:rsidP="00384BE6">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p>
    <w:p w14:paraId="591D7335" w14:textId="77777777" w:rsidR="00384BE6" w:rsidRPr="00E77497" w:rsidRDefault="00384BE6" w:rsidP="00441AED">
      <w:pPr>
        <w:pStyle w:val="Alg3"/>
        <w:numPr>
          <w:ilvl w:val="0"/>
          <w:numId w:val="63"/>
        </w:numPr>
        <w:spacing w:after="220"/>
        <w:contextualSpacing/>
      </w:pPr>
      <w:r w:rsidRPr="00E77497">
        <w:t>Return an empty List.</w:t>
      </w:r>
    </w:p>
    <w:p w14:paraId="59D9A37A" w14:textId="77777777" w:rsidR="00384BE6" w:rsidRPr="00E77497" w:rsidRDefault="00384BE6" w:rsidP="00384BE6">
      <w:pPr>
        <w:keepNext/>
      </w:pPr>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p>
    <w:p w14:paraId="0D615664" w14:textId="77777777"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6A3BF059" w14:textId="77777777"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14:paraId="1880851D" w14:textId="77777777" w:rsidR="00E01C54" w:rsidRDefault="006552DF" w:rsidP="00E01C54">
      <w:pPr>
        <w:pStyle w:val="Alg4"/>
        <w:numPr>
          <w:ilvl w:val="0"/>
          <w:numId w:val="65"/>
        </w:numPr>
        <w:contextualSpacing/>
      </w:pPr>
      <w:r>
        <w:t>ReturnIfAbrupt(</w:t>
      </w:r>
      <w:r w:rsidRPr="00E77497">
        <w:rPr>
          <w:i/>
        </w:rPr>
        <w:t>arg</w:t>
      </w:r>
      <w:r>
        <w:t>)</w:t>
      </w:r>
      <w:r w:rsidR="00E01C54">
        <w:t>.</w:t>
      </w:r>
    </w:p>
    <w:p w14:paraId="157F69E7" w14:textId="77777777"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14:paraId="540E7784" w14:textId="77777777" w:rsidR="00326D0A" w:rsidRPr="00E77497" w:rsidRDefault="00326D0A" w:rsidP="00C1136A">
      <w:r w:rsidRPr="00E77497">
        <w:rPr>
          <w:rStyle w:val="bnf"/>
        </w:rPr>
        <w:t xml:space="preserve">ArgumentList </w:t>
      </w:r>
      <w:r w:rsidRPr="00E77497">
        <w:rPr>
          <w:b/>
        </w:rPr>
        <w:t>:</w:t>
      </w:r>
      <w:r w:rsidRPr="00E77497">
        <w:t xml:space="preserve">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14:paraId="4A0BF06C" w14:textId="77777777" w:rsidR="00326D0A" w:rsidRPr="00E77497" w:rsidRDefault="00326D0A" w:rsidP="00441AED">
      <w:pPr>
        <w:pStyle w:val="Alg4"/>
        <w:numPr>
          <w:ilvl w:val="0"/>
          <w:numId w:val="419"/>
        </w:numPr>
        <w:spacing w:after="220"/>
        <w:contextualSpacing/>
      </w:pPr>
      <w:r w:rsidRPr="00E77497">
        <w:t xml:space="preserve">Let </w:t>
      </w:r>
      <w:r w:rsidRPr="00E77497">
        <w:rPr>
          <w:i/>
        </w:rPr>
        <w:t xml:space="preserve">list </w:t>
      </w:r>
      <w:r w:rsidRPr="00E77497">
        <w:t>be an empty List.</w:t>
      </w:r>
    </w:p>
    <w:p w14:paraId="47134789" w14:textId="77777777"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14:paraId="49AC269D" w14:textId="77777777"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14:paraId="6C5238B0" w14:textId="77777777" w:rsidR="00326D0A" w:rsidRPr="00E77497" w:rsidRDefault="00326D0A" w:rsidP="00441AED">
      <w:pPr>
        <w:pStyle w:val="Alg4"/>
        <w:numPr>
          <w:ilvl w:val="0"/>
          <w:numId w:val="419"/>
        </w:numPr>
        <w:contextualSpacing/>
      </w:pPr>
      <w:commentRangeStart w:id="4385"/>
      <w:r w:rsidRPr="00E77497">
        <w:t xml:space="preserve">Let </w:t>
      </w:r>
      <w:r w:rsidRPr="00E77497">
        <w:rPr>
          <w:i/>
        </w:rPr>
        <w:t>spreadObj</w:t>
      </w:r>
      <w:r w:rsidRPr="00E77497">
        <w:t xml:space="preserve"> be ToObject(</w:t>
      </w:r>
      <w:r w:rsidRPr="00E77497">
        <w:rPr>
          <w:i/>
        </w:rPr>
        <w:t>spreadValue</w:t>
      </w:r>
      <w:r w:rsidRPr="00E77497">
        <w:t>).</w:t>
      </w:r>
      <w:commentRangeEnd w:id="4385"/>
      <w:r w:rsidRPr="00E77497">
        <w:rPr>
          <w:rStyle w:val="af6"/>
          <w:rFonts w:ascii="Arial" w:eastAsia="MS Mincho" w:hAnsi="Arial"/>
          <w:spacing w:val="0"/>
          <w:lang w:val="en-GB" w:eastAsia="ja-JP"/>
        </w:rPr>
        <w:commentReference w:id="4385"/>
      </w:r>
    </w:p>
    <w:p w14:paraId="2955A81B" w14:textId="77777777" w:rsidR="004736CE" w:rsidRDefault="006552DF" w:rsidP="004736CE">
      <w:pPr>
        <w:pStyle w:val="Alg4"/>
        <w:numPr>
          <w:ilvl w:val="0"/>
          <w:numId w:val="419"/>
        </w:numPr>
        <w:contextualSpacing/>
      </w:pPr>
      <w:r>
        <w:t>ReturnIfAbrupt(</w:t>
      </w:r>
      <w:r w:rsidRPr="00E77497">
        <w:rPr>
          <w:i/>
        </w:rPr>
        <w:t>spreadObj</w:t>
      </w:r>
      <w:r>
        <w:t>)</w:t>
      </w:r>
      <w:r w:rsidR="004736CE">
        <w:t>.</w:t>
      </w:r>
    </w:p>
    <w:p w14:paraId="561EEA80" w14:textId="77777777" w:rsidR="00326D0A" w:rsidRPr="00E77497" w:rsidRDefault="00326D0A" w:rsidP="00E63775">
      <w:pPr>
        <w:pStyle w:val="Alg3"/>
        <w:numPr>
          <w:ilvl w:val="0"/>
          <w:numId w:val="419"/>
        </w:numPr>
      </w:pPr>
      <w:r w:rsidRPr="00E77497">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Pr>
          <w:rFonts w:ascii="Courier New" w:hAnsi="Courier New" w:cs="Courier New"/>
          <w:b/>
          <w:bCs/>
        </w:rPr>
        <w:t>"</w:t>
      </w:r>
      <w:r w:rsidRPr="00E77497">
        <w:rPr>
          <w:rFonts w:ascii="Courier New" w:hAnsi="Courier New" w:cs="Courier New"/>
          <w:b/>
        </w:rPr>
        <w:t>length</w:t>
      </w:r>
      <w:r w:rsidR="00F9037E">
        <w:rPr>
          <w:rFonts w:ascii="Courier New" w:hAnsi="Courier New" w:cs="Courier New"/>
          <w:b/>
          <w:bCs/>
        </w:rPr>
        <w:t>"</w:t>
      </w:r>
      <w:r w:rsidR="00F9037E" w:rsidRPr="00844B9F">
        <w:t>)</w:t>
      </w:r>
      <w:r w:rsidRPr="00E77497">
        <w:rPr>
          <w:rFonts w:ascii="Courier New" w:hAnsi="Courier New" w:cs="Courier New"/>
        </w:rPr>
        <w:t>.</w:t>
      </w:r>
    </w:p>
    <w:p w14:paraId="7B171068" w14:textId="77777777" w:rsidR="00326D0A" w:rsidRPr="00E77497" w:rsidRDefault="00326D0A" w:rsidP="00441AED">
      <w:pPr>
        <w:pStyle w:val="Alg3"/>
        <w:numPr>
          <w:ilvl w:val="0"/>
          <w:numId w:val="419"/>
        </w:numPr>
      </w:pPr>
      <w:r w:rsidRPr="00E77497">
        <w:t xml:space="preserve">Let </w:t>
      </w:r>
      <w:r w:rsidRPr="00E77497">
        <w:rPr>
          <w:i/>
        </w:rPr>
        <w:t>spreadLen</w:t>
      </w:r>
      <w:r w:rsidRPr="00E77497">
        <w:t xml:space="preserve"> be ToUint32(</w:t>
      </w:r>
      <w:r w:rsidRPr="00E77497">
        <w:rPr>
          <w:i/>
        </w:rPr>
        <w:t>lenVal</w:t>
      </w:r>
      <w:r w:rsidRPr="00E77497">
        <w:t>).</w:t>
      </w:r>
    </w:p>
    <w:p w14:paraId="3EDD52CD" w14:textId="77777777" w:rsidR="00201F6A" w:rsidRDefault="00201F6A" w:rsidP="00441AED">
      <w:pPr>
        <w:pStyle w:val="Alg3"/>
        <w:numPr>
          <w:ilvl w:val="0"/>
          <w:numId w:val="419"/>
        </w:numPr>
      </w:pPr>
      <w:r>
        <w:t>ReturnIfAbrupt(</w:t>
      </w:r>
      <w:r w:rsidRPr="00201F6A">
        <w:rPr>
          <w:i/>
        </w:rPr>
        <w:t>spreadLen</w:t>
      </w:r>
      <w:r>
        <w:t>).</w:t>
      </w:r>
    </w:p>
    <w:p w14:paraId="4BBE6767" w14:textId="77777777" w:rsidR="00326D0A" w:rsidRPr="00E77497" w:rsidRDefault="00326D0A" w:rsidP="00441AED">
      <w:pPr>
        <w:pStyle w:val="Alg3"/>
        <w:numPr>
          <w:ilvl w:val="0"/>
          <w:numId w:val="419"/>
        </w:numPr>
      </w:pPr>
      <w:r w:rsidRPr="00E77497">
        <w:t xml:space="preserve">Let </w:t>
      </w:r>
      <w:r w:rsidRPr="00E77497">
        <w:rPr>
          <w:i/>
        </w:rPr>
        <w:t xml:space="preserve">n </w:t>
      </w:r>
      <w:r w:rsidRPr="00E77497">
        <w:t>= 0.</w:t>
      </w:r>
    </w:p>
    <w:p w14:paraId="6291A798" w14:textId="77777777" w:rsidR="00326D0A" w:rsidRPr="00E77497" w:rsidRDefault="00326D0A" w:rsidP="00441AED">
      <w:pPr>
        <w:pStyle w:val="Alg3"/>
        <w:numPr>
          <w:ilvl w:val="0"/>
          <w:numId w:val="419"/>
        </w:numPr>
      </w:pPr>
      <w:r w:rsidRPr="00E77497">
        <w:t xml:space="preserve">Repeat, while </w:t>
      </w:r>
      <w:r w:rsidRPr="00E77497">
        <w:rPr>
          <w:i/>
        </w:rPr>
        <w:t>n</w:t>
      </w:r>
      <w:r w:rsidRPr="00E77497">
        <w:t xml:space="preserve"> &lt; </w:t>
      </w:r>
      <w:r w:rsidRPr="00E77497">
        <w:rPr>
          <w:i/>
        </w:rPr>
        <w:t>spreadLen</w:t>
      </w:r>
    </w:p>
    <w:p w14:paraId="08D74F82" w14:textId="77777777" w:rsidR="00326D0A" w:rsidRPr="00E77497" w:rsidRDefault="00326D0A" w:rsidP="00E63775">
      <w:pPr>
        <w:pStyle w:val="Alg3"/>
        <w:numPr>
          <w:ilvl w:val="1"/>
          <w:numId w:val="571"/>
        </w:numPr>
        <w:tabs>
          <w:tab w:val="left" w:pos="720"/>
        </w:tabs>
        <w:ind w:left="720"/>
      </w:pPr>
      <w:r w:rsidRPr="00E77497">
        <w:t xml:space="preserve">Let </w:t>
      </w:r>
      <w:r w:rsidRPr="00E77497">
        <w:rPr>
          <w:i/>
        </w:rPr>
        <w:t>nextArg</w:t>
      </w:r>
      <w:r w:rsidRPr="00E77497">
        <w:t xml:space="preserve"> be the result of calling Get</w:t>
      </w:r>
      <w:r w:rsidR="00F9037E">
        <w:t>(</w:t>
      </w:r>
      <w:r w:rsidRPr="00E77497">
        <w:rPr>
          <w:i/>
        </w:rPr>
        <w:t>spreadObj</w:t>
      </w:r>
      <w:r w:rsidR="00F9037E">
        <w:t xml:space="preserve">, </w:t>
      </w:r>
      <w:r w:rsidRPr="00E77497">
        <w:t>ToString(</w:t>
      </w:r>
      <w:r w:rsidRPr="00E77497">
        <w:rPr>
          <w:i/>
        </w:rPr>
        <w:t>n</w:t>
      </w:r>
      <w:r w:rsidRPr="00E77497">
        <w:t>)</w:t>
      </w:r>
      <w:r w:rsidR="00F9037E">
        <w:t>)</w:t>
      </w:r>
      <w:r w:rsidRPr="00E77497">
        <w:t>.</w:t>
      </w:r>
    </w:p>
    <w:p w14:paraId="4711E72C" w14:textId="77777777" w:rsidR="00201F6A" w:rsidRDefault="00201F6A" w:rsidP="00441AED">
      <w:pPr>
        <w:pStyle w:val="Alg3"/>
        <w:numPr>
          <w:ilvl w:val="1"/>
          <w:numId w:val="571"/>
        </w:numPr>
        <w:tabs>
          <w:tab w:val="left" w:pos="720"/>
        </w:tabs>
        <w:ind w:left="720"/>
      </w:pPr>
      <w:r>
        <w:t>ReturnIfAbrupt(</w:t>
      </w:r>
      <w:r w:rsidRPr="00201F6A">
        <w:rPr>
          <w:i/>
        </w:rPr>
        <w:t>nextArg</w:t>
      </w:r>
      <w:r>
        <w:t>).</w:t>
      </w:r>
    </w:p>
    <w:p w14:paraId="14DE5EA0" w14:textId="77777777" w:rsidR="00326D0A" w:rsidRPr="00E77497" w:rsidRDefault="00326D0A" w:rsidP="00441AED">
      <w:pPr>
        <w:pStyle w:val="Alg3"/>
        <w:numPr>
          <w:ilvl w:val="1"/>
          <w:numId w:val="571"/>
        </w:numPr>
        <w:tabs>
          <w:tab w:val="left" w:pos="720"/>
        </w:tabs>
        <w:ind w:left="720"/>
      </w:pPr>
      <w:r w:rsidRPr="00E77497">
        <w:t xml:space="preserve">Append </w:t>
      </w:r>
      <w:r w:rsidRPr="00E77497">
        <w:rPr>
          <w:i/>
        </w:rPr>
        <w:t>nextArg</w:t>
      </w:r>
      <w:r w:rsidRPr="00E77497">
        <w:t xml:space="preserve"> as the last element of </w:t>
      </w:r>
      <w:r w:rsidRPr="00E77497">
        <w:rPr>
          <w:i/>
        </w:rPr>
        <w:t>list</w:t>
      </w:r>
      <w:r w:rsidRPr="00E77497">
        <w:t>.</w:t>
      </w:r>
    </w:p>
    <w:p w14:paraId="31E0D939" w14:textId="77777777" w:rsidR="00326D0A" w:rsidRPr="00E77497" w:rsidRDefault="00326D0A" w:rsidP="00441AED">
      <w:pPr>
        <w:pStyle w:val="Alg3"/>
        <w:numPr>
          <w:ilvl w:val="1"/>
          <w:numId w:val="571"/>
        </w:numPr>
        <w:tabs>
          <w:tab w:val="left" w:pos="720"/>
        </w:tabs>
        <w:ind w:left="720"/>
      </w:pPr>
      <w:r w:rsidRPr="00E77497">
        <w:t xml:space="preserve">Let </w:t>
      </w:r>
      <w:r w:rsidRPr="00E77497">
        <w:rPr>
          <w:i/>
        </w:rPr>
        <w:t>n</w:t>
      </w:r>
      <w:r w:rsidRPr="00E77497">
        <w:t xml:space="preserve"> = </w:t>
      </w:r>
      <w:r w:rsidRPr="00E77497">
        <w:rPr>
          <w:i/>
        </w:rPr>
        <w:t>n</w:t>
      </w:r>
      <w:r w:rsidRPr="00E77497">
        <w:t>+1.</w:t>
      </w:r>
    </w:p>
    <w:p w14:paraId="19FA22EC" w14:textId="77777777" w:rsidR="00326D0A" w:rsidRPr="00E77497" w:rsidRDefault="00326D0A" w:rsidP="00441AED">
      <w:pPr>
        <w:pStyle w:val="Alg3"/>
        <w:numPr>
          <w:ilvl w:val="0"/>
          <w:numId w:val="419"/>
        </w:numPr>
        <w:spacing w:after="220"/>
      </w:pPr>
      <w:r w:rsidRPr="00E77497">
        <w:t xml:space="preserve">Return </w:t>
      </w:r>
      <w:r w:rsidRPr="00E77497">
        <w:rPr>
          <w:i/>
        </w:rPr>
        <w:t>list</w:t>
      </w:r>
      <w:r w:rsidRPr="00E77497">
        <w:t>.</w:t>
      </w:r>
    </w:p>
    <w:p w14:paraId="2C1A6897" w14:textId="77777777" w:rsidR="00384BE6" w:rsidRPr="00E77497" w:rsidRDefault="00384BE6" w:rsidP="00384BE6">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p>
    <w:p w14:paraId="0C2B2CD2" w14:textId="77777777"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14:paraId="6F631E19" w14:textId="77777777" w:rsidR="004736CE" w:rsidRDefault="006552DF" w:rsidP="004736CE">
      <w:pPr>
        <w:pStyle w:val="Alg4"/>
        <w:numPr>
          <w:ilvl w:val="0"/>
          <w:numId w:val="66"/>
        </w:numPr>
        <w:contextualSpacing/>
      </w:pPr>
      <w:r>
        <w:t>ReturnIfAbrupt(</w:t>
      </w:r>
      <w:r w:rsidRPr="00E77497">
        <w:rPr>
          <w:i/>
        </w:rPr>
        <w:t>precedingArgs</w:t>
      </w:r>
      <w:r>
        <w:t>)</w:t>
      </w:r>
      <w:r w:rsidR="004736CE">
        <w:t>.</w:t>
      </w:r>
    </w:p>
    <w:p w14:paraId="48868C8F" w14:textId="77777777"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6CCB1DF1" w14:textId="77777777"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14:paraId="47489824" w14:textId="77777777" w:rsidR="004736CE" w:rsidRDefault="006552DF" w:rsidP="004736CE">
      <w:pPr>
        <w:pStyle w:val="Alg4"/>
        <w:numPr>
          <w:ilvl w:val="0"/>
          <w:numId w:val="66"/>
        </w:numPr>
        <w:contextualSpacing/>
      </w:pPr>
      <w:r>
        <w:t>ReturnIfAbrupt(</w:t>
      </w:r>
      <w:r>
        <w:rPr>
          <w:i/>
        </w:rPr>
        <w:t>arg</w:t>
      </w:r>
      <w:r>
        <w:t>)</w:t>
      </w:r>
      <w:r w:rsidR="004736CE">
        <w:t>.</w:t>
      </w:r>
    </w:p>
    <w:p w14:paraId="47018501" w14:textId="77777777"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20584EBB" w14:textId="77777777" w:rsidR="002A29A1" w:rsidRPr="00E77497" w:rsidRDefault="002A29A1" w:rsidP="00C1136A">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14:paraId="76D12DD4" w14:textId="77777777" w:rsidR="002A29A1" w:rsidRPr="00E77497" w:rsidRDefault="002A29A1" w:rsidP="00441AED">
      <w:pPr>
        <w:pStyle w:val="Alg4"/>
        <w:numPr>
          <w:ilvl w:val="0"/>
          <w:numId w:val="420"/>
        </w:numPr>
        <w:spacing w:after="220"/>
        <w:contextualSpacing/>
      </w:pPr>
      <w:r w:rsidRPr="00E77497">
        <w:t xml:space="preserve">Let </w:t>
      </w:r>
      <w:r w:rsidRPr="00E77497">
        <w:rPr>
          <w:i/>
        </w:rPr>
        <w:t>precedingArgs</w:t>
      </w:r>
      <w:r w:rsidRPr="00E77497">
        <w:t xml:space="preserve"> be an empty List.</w:t>
      </w:r>
    </w:p>
    <w:p w14:paraId="51D80C4F" w14:textId="77777777"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14:paraId="685D1AEC" w14:textId="77777777"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14:paraId="56DEC2F9" w14:textId="77777777" w:rsidR="002A29A1" w:rsidRPr="00E77497" w:rsidRDefault="002A29A1" w:rsidP="00441AED">
      <w:pPr>
        <w:pStyle w:val="Alg4"/>
        <w:numPr>
          <w:ilvl w:val="0"/>
          <w:numId w:val="420"/>
        </w:numPr>
        <w:contextualSpacing/>
      </w:pPr>
      <w:commentRangeStart w:id="4386"/>
      <w:r w:rsidRPr="00E77497">
        <w:t xml:space="preserve">Let </w:t>
      </w:r>
      <w:r w:rsidRPr="00E77497">
        <w:rPr>
          <w:i/>
        </w:rPr>
        <w:t>spreadObj</w:t>
      </w:r>
      <w:r w:rsidRPr="00E77497">
        <w:t xml:space="preserve"> be ToObject(</w:t>
      </w:r>
      <w:r w:rsidRPr="00E77497">
        <w:rPr>
          <w:i/>
        </w:rPr>
        <w:t>spreadValue</w:t>
      </w:r>
      <w:r w:rsidRPr="00E77497">
        <w:t>).</w:t>
      </w:r>
      <w:commentRangeEnd w:id="4386"/>
      <w:r w:rsidRPr="00E77497">
        <w:rPr>
          <w:rStyle w:val="af6"/>
          <w:rFonts w:ascii="Arial" w:eastAsia="MS Mincho" w:hAnsi="Arial"/>
          <w:spacing w:val="0"/>
          <w:lang w:val="en-GB" w:eastAsia="ja-JP"/>
        </w:rPr>
        <w:commentReference w:id="4386"/>
      </w:r>
    </w:p>
    <w:p w14:paraId="3AEAB23C" w14:textId="77777777" w:rsidR="004736CE" w:rsidRDefault="006552DF" w:rsidP="004736CE">
      <w:pPr>
        <w:pStyle w:val="Alg4"/>
        <w:numPr>
          <w:ilvl w:val="0"/>
          <w:numId w:val="420"/>
        </w:numPr>
        <w:contextualSpacing/>
      </w:pPr>
      <w:r>
        <w:t>ReturnIfAbrupt(</w:t>
      </w:r>
      <w:r w:rsidRPr="00E77497">
        <w:rPr>
          <w:i/>
        </w:rPr>
        <w:t>spreadObj</w:t>
      </w:r>
      <w:r>
        <w:t>)</w:t>
      </w:r>
      <w:r w:rsidR="004736CE">
        <w:t>.</w:t>
      </w:r>
    </w:p>
    <w:p w14:paraId="58C4713A" w14:textId="77777777" w:rsidR="002A29A1" w:rsidRPr="00E77497" w:rsidRDefault="002A29A1" w:rsidP="00E63775">
      <w:pPr>
        <w:pStyle w:val="Alg3"/>
        <w:numPr>
          <w:ilvl w:val="0"/>
          <w:numId w:val="420"/>
        </w:numPr>
      </w:pPr>
      <w:r w:rsidRPr="00E77497">
        <w:t xml:space="preserve">Let </w:t>
      </w:r>
      <w:r w:rsidRPr="00E77497">
        <w:rPr>
          <w:i/>
        </w:rPr>
        <w:t>lenVal</w:t>
      </w:r>
      <w:r w:rsidRPr="00E77497">
        <w:t xml:space="preserve"> be the result of calling Get</w:t>
      </w:r>
      <w:r w:rsidR="00E63775">
        <w:t>(</w:t>
      </w:r>
      <w:r w:rsidRPr="00E77497">
        <w:rPr>
          <w:i/>
        </w:rPr>
        <w:t>spreadObj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E77497">
        <w:rPr>
          <w:rFonts w:ascii="Courier New" w:hAnsi="Courier New" w:cs="Courier New"/>
        </w:rPr>
        <w:t>.</w:t>
      </w:r>
    </w:p>
    <w:p w14:paraId="03389837" w14:textId="77777777" w:rsidR="002A29A1" w:rsidRPr="00E77497" w:rsidRDefault="002A29A1" w:rsidP="00441AED">
      <w:pPr>
        <w:pStyle w:val="Alg3"/>
        <w:numPr>
          <w:ilvl w:val="0"/>
          <w:numId w:val="420"/>
        </w:numPr>
      </w:pPr>
      <w:r w:rsidRPr="00E77497">
        <w:t xml:space="preserve">Let </w:t>
      </w:r>
      <w:r w:rsidRPr="00E77497">
        <w:rPr>
          <w:i/>
        </w:rPr>
        <w:t>spreadLen</w:t>
      </w:r>
      <w:r w:rsidRPr="00E77497">
        <w:t xml:space="preserve"> be ToUint32(</w:t>
      </w:r>
      <w:r w:rsidRPr="00E77497">
        <w:rPr>
          <w:i/>
        </w:rPr>
        <w:t>lenVal</w:t>
      </w:r>
      <w:r w:rsidRPr="00E77497">
        <w:t>).</w:t>
      </w:r>
    </w:p>
    <w:p w14:paraId="2D3416CD" w14:textId="77777777" w:rsidR="00201F6A" w:rsidRDefault="00201F6A" w:rsidP="00201F6A">
      <w:pPr>
        <w:pStyle w:val="Alg3"/>
        <w:numPr>
          <w:ilvl w:val="0"/>
          <w:numId w:val="420"/>
        </w:numPr>
      </w:pPr>
      <w:r>
        <w:t>ReturnIfAbrupt(</w:t>
      </w:r>
      <w:r w:rsidRPr="00201F6A">
        <w:rPr>
          <w:i/>
        </w:rPr>
        <w:t>spreadLen</w:t>
      </w:r>
      <w:r>
        <w:t>).</w:t>
      </w:r>
    </w:p>
    <w:p w14:paraId="425B7F61" w14:textId="77777777" w:rsidR="002A29A1" w:rsidRPr="00E77497" w:rsidRDefault="002A29A1" w:rsidP="00441AED">
      <w:pPr>
        <w:pStyle w:val="Alg3"/>
        <w:numPr>
          <w:ilvl w:val="0"/>
          <w:numId w:val="420"/>
        </w:numPr>
      </w:pPr>
      <w:r w:rsidRPr="00E77497">
        <w:t xml:space="preserve">Let </w:t>
      </w:r>
      <w:r w:rsidRPr="00E77497">
        <w:rPr>
          <w:i/>
        </w:rPr>
        <w:t xml:space="preserve">n </w:t>
      </w:r>
      <w:r w:rsidRPr="00E77497">
        <w:t>= 0.</w:t>
      </w:r>
    </w:p>
    <w:p w14:paraId="4B3292F7" w14:textId="77777777" w:rsidR="002A29A1" w:rsidRPr="00E77497" w:rsidRDefault="002A29A1" w:rsidP="00441AED">
      <w:pPr>
        <w:pStyle w:val="Alg3"/>
        <w:numPr>
          <w:ilvl w:val="0"/>
          <w:numId w:val="420"/>
        </w:numPr>
      </w:pPr>
      <w:r w:rsidRPr="00E77497">
        <w:t xml:space="preserve">Repeat, while </w:t>
      </w:r>
      <w:r w:rsidRPr="00E77497">
        <w:rPr>
          <w:i/>
        </w:rPr>
        <w:t>n</w:t>
      </w:r>
      <w:r w:rsidRPr="00E77497">
        <w:t xml:space="preserve"> &lt; </w:t>
      </w:r>
      <w:r w:rsidRPr="00E77497">
        <w:rPr>
          <w:i/>
        </w:rPr>
        <w:t>spreadLen</w:t>
      </w:r>
    </w:p>
    <w:p w14:paraId="6E3CE8B1" w14:textId="77777777" w:rsidR="002A29A1" w:rsidRPr="00E77497" w:rsidRDefault="002A29A1" w:rsidP="00E63775">
      <w:pPr>
        <w:pStyle w:val="Alg3"/>
        <w:numPr>
          <w:ilvl w:val="1"/>
          <w:numId w:val="702"/>
        </w:numPr>
        <w:tabs>
          <w:tab w:val="clear" w:pos="1440"/>
          <w:tab w:val="num" w:pos="720"/>
        </w:tabs>
        <w:ind w:left="720"/>
      </w:pPr>
      <w:r w:rsidRPr="00E77497">
        <w:t xml:space="preserve">Let </w:t>
      </w:r>
      <w:r w:rsidRPr="00E77497">
        <w:rPr>
          <w:i/>
        </w:rPr>
        <w:t>nextArg</w:t>
      </w:r>
      <w:r w:rsidRPr="00E77497">
        <w:t xml:space="preserve"> be the result of calling Get</w:t>
      </w:r>
      <w:r w:rsidR="00E63775">
        <w:t>(</w:t>
      </w:r>
      <w:r w:rsidRPr="00E77497">
        <w:rPr>
          <w:i/>
        </w:rPr>
        <w:t>spreadObj</w:t>
      </w:r>
      <w:r w:rsidR="00E63775">
        <w:t>,</w:t>
      </w:r>
      <w:r w:rsidRPr="00E77497">
        <w:t xml:space="preserve"> ToString(</w:t>
      </w:r>
      <w:r w:rsidRPr="00E77497">
        <w:rPr>
          <w:i/>
        </w:rPr>
        <w:t>n</w:t>
      </w:r>
      <w:r w:rsidRPr="00E77497">
        <w:t>)</w:t>
      </w:r>
      <w:r w:rsidR="00E63775">
        <w:t>)</w:t>
      </w:r>
      <w:r w:rsidRPr="00E77497">
        <w:t>.</w:t>
      </w:r>
    </w:p>
    <w:p w14:paraId="31B7BBC6" w14:textId="77777777" w:rsidR="00201F6A" w:rsidRDefault="00201F6A" w:rsidP="00201F6A">
      <w:pPr>
        <w:pStyle w:val="Alg3"/>
        <w:numPr>
          <w:ilvl w:val="1"/>
          <w:numId w:val="702"/>
        </w:numPr>
        <w:tabs>
          <w:tab w:val="left" w:pos="720"/>
        </w:tabs>
        <w:ind w:left="720"/>
      </w:pPr>
      <w:r>
        <w:t>ReturnIfAbrupt(</w:t>
      </w:r>
      <w:r w:rsidRPr="00201F6A">
        <w:rPr>
          <w:i/>
        </w:rPr>
        <w:t>nextArg</w:t>
      </w:r>
      <w:r>
        <w:t>).</w:t>
      </w:r>
    </w:p>
    <w:p w14:paraId="70AB5CF0" w14:textId="77777777" w:rsidR="002A29A1" w:rsidRPr="00E77497" w:rsidRDefault="002A29A1" w:rsidP="00201F6A">
      <w:pPr>
        <w:pStyle w:val="Alg3"/>
        <w:numPr>
          <w:ilvl w:val="1"/>
          <w:numId w:val="702"/>
        </w:numPr>
        <w:tabs>
          <w:tab w:val="left" w:pos="720"/>
        </w:tabs>
        <w:ind w:left="720"/>
      </w:pPr>
      <w:r w:rsidRPr="00E77497">
        <w:t xml:space="preserve">Append </w:t>
      </w:r>
      <w:r w:rsidRPr="00E77497">
        <w:rPr>
          <w:i/>
        </w:rPr>
        <w:t>nextArg</w:t>
      </w:r>
      <w:r w:rsidRPr="00E77497">
        <w:t xml:space="preserve"> as the last element of </w:t>
      </w:r>
      <w:r w:rsidRPr="00E77497">
        <w:rPr>
          <w:i/>
        </w:rPr>
        <w:t>precedingArgs</w:t>
      </w:r>
      <w:r w:rsidRPr="00E77497">
        <w:t>.</w:t>
      </w:r>
    </w:p>
    <w:p w14:paraId="7919645C" w14:textId="77777777" w:rsidR="002A29A1" w:rsidRPr="00E77497" w:rsidRDefault="002A29A1" w:rsidP="00201F6A">
      <w:pPr>
        <w:pStyle w:val="Alg3"/>
        <w:numPr>
          <w:ilvl w:val="1"/>
          <w:numId w:val="702"/>
        </w:numPr>
        <w:tabs>
          <w:tab w:val="left" w:pos="720"/>
        </w:tabs>
        <w:ind w:left="720"/>
      </w:pPr>
      <w:r w:rsidRPr="00E77497">
        <w:t xml:space="preserve">Let </w:t>
      </w:r>
      <w:r w:rsidRPr="00E77497">
        <w:rPr>
          <w:i/>
        </w:rPr>
        <w:t>n</w:t>
      </w:r>
      <w:r w:rsidRPr="00E77497">
        <w:t xml:space="preserve"> = </w:t>
      </w:r>
      <w:r w:rsidRPr="00E77497">
        <w:rPr>
          <w:i/>
        </w:rPr>
        <w:t>n</w:t>
      </w:r>
      <w:r w:rsidRPr="00E77497">
        <w:t>+1.</w:t>
      </w:r>
    </w:p>
    <w:p w14:paraId="5E2C2351" w14:textId="77777777" w:rsidR="002A29A1" w:rsidRPr="00E77497" w:rsidRDefault="002A29A1" w:rsidP="00441AED">
      <w:pPr>
        <w:pStyle w:val="Alg3"/>
        <w:numPr>
          <w:ilvl w:val="0"/>
          <w:numId w:val="420"/>
        </w:numPr>
        <w:spacing w:after="220"/>
      </w:pPr>
      <w:r w:rsidRPr="00E77497">
        <w:t xml:space="preserve">Return </w:t>
      </w:r>
      <w:r w:rsidRPr="00E77497">
        <w:rPr>
          <w:i/>
        </w:rPr>
        <w:t>precedingArgs</w:t>
      </w:r>
      <w:r w:rsidRPr="00E77497">
        <w:t>.</w:t>
      </w:r>
    </w:p>
    <w:p w14:paraId="5E53CB0B" w14:textId="77777777" w:rsidR="00214B34" w:rsidRPr="00E77497" w:rsidRDefault="00214B34" w:rsidP="00D148E9">
      <w:pPr>
        <w:pStyle w:val="30"/>
      </w:pPr>
      <w:bookmarkStart w:id="4387" w:name="_Ref366131165"/>
      <w:bookmarkStart w:id="4388" w:name="_Toc368050379"/>
      <w:bookmarkStart w:id="4389" w:name="_Ref457437594"/>
      <w:bookmarkStart w:id="4390" w:name="_Toc472818827"/>
      <w:bookmarkStart w:id="4391" w:name="_Toc235503401"/>
      <w:bookmarkStart w:id="4392" w:name="_Toc241509176"/>
      <w:bookmarkStart w:id="4393" w:name="_Toc244416663"/>
      <w:bookmarkStart w:id="4394" w:name="_Toc276631027"/>
      <w:bookmarkEnd w:id="4371"/>
      <w:bookmarkEnd w:id="4372"/>
      <w:bookmarkEnd w:id="4373"/>
      <w:bookmarkEnd w:id="4374"/>
      <w:bookmarkEnd w:id="4375"/>
      <w:r>
        <w:t xml:space="preserve">Tagged </w:t>
      </w:r>
      <w:r w:rsidR="00387B31">
        <w:t>Template</w:t>
      </w:r>
      <w:r>
        <w:t>s</w:t>
      </w:r>
      <w:bookmarkEnd w:id="4387"/>
      <w:bookmarkEnd w:id="4388"/>
    </w:p>
    <w:p w14:paraId="4FA13F0F" w14:textId="77777777" w:rsidR="00CA6975" w:rsidRPr="00E77497" w:rsidDel="008A3536" w:rsidRDefault="00CA6975">
      <w:pPr>
        <w:pStyle w:val="40"/>
        <w:rPr>
          <w:del w:id="4395" w:author="Rev 19 Allen Wirfs-Brock" w:date="2013-09-11T17:38:00Z"/>
        </w:rPr>
      </w:pPr>
      <w:bookmarkStart w:id="4396" w:name="_Ref365637379"/>
      <w:del w:id="4397" w:author="Rev 19 Allen Wirfs-Brock" w:date="2013-09-11T17:38:00Z">
        <w:r w:rsidRPr="00E77497" w:rsidDel="008A3536">
          <w:delText>Runtime Semantics</w:delText>
        </w:r>
        <w:bookmarkEnd w:id="4396"/>
      </w:del>
    </w:p>
    <w:p w14:paraId="77FD0906" w14:textId="77777777" w:rsidR="00214B34" w:rsidRPr="00E77497" w:rsidRDefault="00214B34" w:rsidP="006A78DC">
      <w:pPr>
        <w:pStyle w:val="40"/>
        <w:rPr>
          <w:rFonts w:ascii="Helvetica" w:hAnsi="Helvetica"/>
        </w:rPr>
      </w:pPr>
      <w:r w:rsidRPr="00E77497">
        <w:rPr>
          <w:rFonts w:ascii="Helvetica" w:hAnsi="Helvetica"/>
        </w:rPr>
        <w:t xml:space="preserve">Runtime Semantics: </w:t>
      </w:r>
      <w:r w:rsidRPr="00E77497">
        <w:rPr>
          <w:rFonts w:ascii="Helvetica" w:hAnsi="Helvetica"/>
          <w:spacing w:val="6"/>
        </w:rPr>
        <w:t>Evaluation</w:t>
      </w:r>
    </w:p>
    <w:p w14:paraId="41501E92" w14:textId="77777777" w:rsidR="00214B34" w:rsidRPr="00E77497" w:rsidRDefault="00214B34" w:rsidP="00214B34">
      <w:r>
        <w:rPr>
          <w:rFonts w:ascii="Times New Roman" w:hAnsi="Times New Roman"/>
          <w:i/>
        </w:rPr>
        <w:t>MemberExpression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MemberExpression</w:t>
      </w:r>
      <w:r w:rsidRPr="00E77497">
        <w:rPr>
          <w:rFonts w:ascii="Times New Roman" w:hAnsi="Times New Roman"/>
          <w:i/>
        </w:rPr>
        <w:t xml:space="preserve"> </w:t>
      </w:r>
      <w:r w:rsidR="00387B31">
        <w:rPr>
          <w:rFonts w:ascii="Times New Roman" w:hAnsi="Times New Roman"/>
          <w:i/>
        </w:rPr>
        <w:t>Template</w:t>
      </w:r>
      <w:r w:rsidRPr="008C100A">
        <w:rPr>
          <w:rFonts w:ascii="Times New Roman" w:hAnsi="Times New Roman"/>
          <w:i/>
        </w:rPr>
        <w:t>Literal</w:t>
      </w:r>
    </w:p>
    <w:p w14:paraId="39B19664" w14:textId="77777777" w:rsidR="00214B34" w:rsidRDefault="00214B34" w:rsidP="008C100A">
      <w:pPr>
        <w:pStyle w:val="Alg3"/>
        <w:numPr>
          <w:ilvl w:val="0"/>
          <w:numId w:val="898"/>
        </w:numPr>
        <w:spacing w:after="220"/>
        <w:contextualSpacing/>
      </w:pPr>
      <w:r>
        <w:t xml:space="preserve">Let </w:t>
      </w:r>
      <w:r w:rsidRPr="008C100A">
        <w:rPr>
          <w:i/>
        </w:rPr>
        <w:t>tag</w:t>
      </w:r>
      <w:r w:rsidR="00CA6975">
        <w:rPr>
          <w:i/>
        </w:rPr>
        <w:t>Ref</w:t>
      </w:r>
      <w:r>
        <w:t xml:space="preserve"> be the result of evaluating </w:t>
      </w:r>
      <w:r w:rsidRPr="008C100A">
        <w:rPr>
          <w:i/>
        </w:rPr>
        <w:t>MemberExpression</w:t>
      </w:r>
      <w:r>
        <w:t xml:space="preserve">. </w:t>
      </w:r>
    </w:p>
    <w:p w14:paraId="6CE33B83" w14:textId="77777777" w:rsidR="00CA6975" w:rsidRDefault="00CA6975" w:rsidP="00CA6975">
      <w:pPr>
        <w:pStyle w:val="Alg3"/>
        <w:numPr>
          <w:ilvl w:val="0"/>
          <w:numId w:val="898"/>
        </w:numPr>
        <w:spacing w:after="240"/>
        <w:contextualSpacing/>
      </w:pPr>
      <w:r>
        <w:t xml:space="preserve">If this </w:t>
      </w:r>
      <w:r>
        <w:rPr>
          <w:i/>
        </w:rPr>
        <w:t>Member</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14:paraId="646F11D7" w14:textId="77777777" w:rsidR="00CA6975" w:rsidRPr="00E77497" w:rsidRDefault="00CA6975" w:rsidP="00CA6975">
      <w:pPr>
        <w:pStyle w:val="Alg3"/>
        <w:numPr>
          <w:ilvl w:val="0"/>
          <w:numId w:val="898"/>
        </w:numPr>
        <w:spacing w:after="240"/>
      </w:pPr>
      <w:r>
        <w:t xml:space="preserve">Return the result of the abstract operation EvaluateCall with arguments </w:t>
      </w:r>
      <w:r>
        <w:rPr>
          <w:i/>
        </w:rPr>
        <w:t>tagR</w:t>
      </w:r>
      <w:r w:rsidRPr="0077365B">
        <w:rPr>
          <w:i/>
        </w:rPr>
        <w:t>ef</w:t>
      </w:r>
      <w:r>
        <w:t xml:space="preserve">, </w:t>
      </w:r>
      <w:r w:rsidR="00387B31">
        <w:rPr>
          <w:i/>
        </w:rPr>
        <w:t>Template</w:t>
      </w:r>
      <w:r w:rsidRPr="00CD1FDB">
        <w:rPr>
          <w:i/>
        </w:rPr>
        <w:t>Literal</w:t>
      </w:r>
      <w:r>
        <w:t>,</w:t>
      </w:r>
      <w:r w:rsidRPr="00C814BD">
        <w:t xml:space="preserve"> </w:t>
      </w:r>
      <w:r>
        <w:t xml:space="preserve">and </w:t>
      </w:r>
      <w:r w:rsidRPr="00C814BD">
        <w:rPr>
          <w:i/>
        </w:rPr>
        <w:t>tailCall</w:t>
      </w:r>
      <w:r w:rsidRPr="00E77497">
        <w:t>.</w:t>
      </w:r>
    </w:p>
    <w:p w14:paraId="140C4BAF" w14:textId="77777777" w:rsidR="00B31C73" w:rsidRPr="00E77497" w:rsidRDefault="00B31C73" w:rsidP="00B31C73">
      <w:r>
        <w:rPr>
          <w:rFonts w:ascii="Times New Roman" w:hAnsi="Times New Roman"/>
          <w:i/>
        </w:rPr>
        <w:t>CallExpression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CallExpression</w:t>
      </w:r>
      <w:r w:rsidRPr="00E77497">
        <w:rPr>
          <w:rFonts w:ascii="Times New Roman" w:hAnsi="Times New Roman"/>
          <w:i/>
        </w:rPr>
        <w:t xml:space="preserve"> </w:t>
      </w:r>
      <w:r>
        <w:rPr>
          <w:rFonts w:ascii="Times New Roman" w:hAnsi="Times New Roman"/>
          <w:i/>
        </w:rPr>
        <w:t>Template</w:t>
      </w:r>
      <w:r w:rsidRPr="008C100A">
        <w:rPr>
          <w:rFonts w:ascii="Times New Roman" w:hAnsi="Times New Roman"/>
          <w:i/>
        </w:rPr>
        <w:t>Literal</w:t>
      </w:r>
    </w:p>
    <w:p w14:paraId="36C0459A" w14:textId="77777777" w:rsidR="00B31C73" w:rsidRDefault="00B31C73" w:rsidP="00B31C73">
      <w:pPr>
        <w:pStyle w:val="Alg3"/>
        <w:numPr>
          <w:ilvl w:val="0"/>
          <w:numId w:val="1101"/>
        </w:numPr>
        <w:spacing w:after="220"/>
        <w:contextualSpacing/>
      </w:pPr>
      <w:r>
        <w:t xml:space="preserve">Let </w:t>
      </w:r>
      <w:r w:rsidRPr="008C100A">
        <w:rPr>
          <w:i/>
        </w:rPr>
        <w:t>tag</w:t>
      </w:r>
      <w:r>
        <w:rPr>
          <w:i/>
        </w:rPr>
        <w:t>Ref</w:t>
      </w:r>
      <w:r>
        <w:t xml:space="preserve"> be the result of evaluating </w:t>
      </w:r>
      <w:r>
        <w:rPr>
          <w:i/>
        </w:rPr>
        <w:t>Call</w:t>
      </w:r>
      <w:r w:rsidRPr="008C100A">
        <w:rPr>
          <w:i/>
        </w:rPr>
        <w:t>Expression</w:t>
      </w:r>
      <w:r>
        <w:t xml:space="preserve">. </w:t>
      </w:r>
    </w:p>
    <w:p w14:paraId="093AF44C" w14:textId="77777777" w:rsidR="00B31C73" w:rsidRDefault="00B31C73" w:rsidP="00B31C73">
      <w:pPr>
        <w:pStyle w:val="Alg3"/>
        <w:numPr>
          <w:ilvl w:val="0"/>
          <w:numId w:val="1101"/>
        </w:numPr>
        <w:spacing w:after="240"/>
        <w:contextualSpacing/>
      </w:pPr>
      <w:r>
        <w:t xml:space="preserve">If this </w:t>
      </w:r>
      <w:r>
        <w:rPr>
          <w:i/>
        </w:rPr>
        <w:t>Call</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14:paraId="35BAC8CC" w14:textId="77777777" w:rsidR="00B31C73" w:rsidRPr="00E77497" w:rsidRDefault="00B31C73" w:rsidP="00B31C73">
      <w:pPr>
        <w:pStyle w:val="Alg3"/>
        <w:numPr>
          <w:ilvl w:val="0"/>
          <w:numId w:val="1101"/>
        </w:numPr>
        <w:spacing w:after="240"/>
      </w:pPr>
      <w:r>
        <w:t xml:space="preserve">Return the result of the abstract operation EvaluateCall with arguments </w:t>
      </w:r>
      <w:r>
        <w:rPr>
          <w:i/>
        </w:rPr>
        <w:t>tagR</w:t>
      </w:r>
      <w:r w:rsidRPr="0077365B">
        <w:rPr>
          <w:i/>
        </w:rPr>
        <w:t>ef</w:t>
      </w:r>
      <w:r>
        <w:t xml:space="preserve">, </w:t>
      </w:r>
      <w:r>
        <w:rPr>
          <w:i/>
        </w:rPr>
        <w:t>Template</w:t>
      </w:r>
      <w:r w:rsidRPr="00CD1FDB">
        <w:rPr>
          <w:i/>
        </w:rPr>
        <w:t>Literal</w:t>
      </w:r>
      <w:r>
        <w:t>,</w:t>
      </w:r>
      <w:r w:rsidRPr="00C814BD">
        <w:t xml:space="preserve"> </w:t>
      </w:r>
      <w:r>
        <w:t xml:space="preserve">and </w:t>
      </w:r>
      <w:r w:rsidRPr="00C814BD">
        <w:rPr>
          <w:i/>
        </w:rPr>
        <w:t>tailCall</w:t>
      </w:r>
      <w:r w:rsidRPr="00E77497">
        <w:t>.</w:t>
      </w:r>
    </w:p>
    <w:p w14:paraId="59B614FF" w14:textId="77777777" w:rsidR="004C02EF" w:rsidRPr="00120381" w:rsidRDefault="004C02EF" w:rsidP="00D148E9">
      <w:pPr>
        <w:pStyle w:val="20"/>
      </w:pPr>
      <w:bookmarkStart w:id="4398" w:name="_Toc368050380"/>
      <w:r w:rsidRPr="00120381">
        <w:t>Postfix Expression</w:t>
      </w:r>
      <w:bookmarkEnd w:id="4376"/>
      <w:bookmarkEnd w:id="4377"/>
      <w:r w:rsidRPr="00120381">
        <w:t>s</w:t>
      </w:r>
      <w:bookmarkStart w:id="4399" w:name="_Toc375031172"/>
      <w:bookmarkStart w:id="4400" w:name="_Toc381513686"/>
      <w:bookmarkStart w:id="4401" w:name="_Toc382202836"/>
      <w:bookmarkStart w:id="4402" w:name="_Toc382212208"/>
      <w:bookmarkStart w:id="4403" w:name="_Toc382212485"/>
      <w:bookmarkStart w:id="4404" w:name="_Toc382291553"/>
      <w:bookmarkEnd w:id="4389"/>
      <w:bookmarkEnd w:id="4390"/>
      <w:bookmarkEnd w:id="4391"/>
      <w:bookmarkEnd w:id="4392"/>
      <w:bookmarkEnd w:id="4393"/>
      <w:bookmarkEnd w:id="4394"/>
      <w:bookmarkEnd w:id="4398"/>
    </w:p>
    <w:p w14:paraId="39506124" w14:textId="77777777" w:rsidR="004C02EF" w:rsidRPr="00120381" w:rsidRDefault="004C02EF" w:rsidP="004C02EF">
      <w:pPr>
        <w:pStyle w:val="Syntax"/>
      </w:pPr>
      <w:r w:rsidRPr="004D1BD1">
        <w:t>Syntax</w:t>
      </w:r>
    </w:p>
    <w:p w14:paraId="5BAB6822" w14:textId="77777777" w:rsidR="004C02EF" w:rsidRPr="00120381" w:rsidRDefault="004C02EF" w:rsidP="004C02EF">
      <w:pPr>
        <w:pStyle w:val="SyntaxRule"/>
      </w:pPr>
      <w:r w:rsidRPr="00120381">
        <w:t xml:space="preserve">PostfixExpression </w:t>
      </w:r>
      <w:r w:rsidRPr="00120381">
        <w:rPr>
          <w:rFonts w:ascii="Arial" w:hAnsi="Arial"/>
          <w:b/>
          <w:i w:val="0"/>
        </w:rPr>
        <w:t>:</w:t>
      </w:r>
    </w:p>
    <w:p w14:paraId="59C6DA2F" w14:textId="77777777"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4405" w:name="_Toc385672193"/>
      <w:bookmarkStart w:id="4406" w:name="_Toc393690288"/>
    </w:p>
    <w:p w14:paraId="3CAD2440" w14:textId="77777777" w:rsidR="00795735" w:rsidDel="008A3536" w:rsidRDefault="00795735" w:rsidP="00795735">
      <w:pPr>
        <w:rPr>
          <w:del w:id="4407" w:author="Rev 19 Allen Wirfs-Brock" w:date="2013-09-11T17:40:00Z"/>
          <w:rFonts w:ascii="Helvetica" w:hAnsi="Helvetica"/>
          <w:b/>
        </w:rPr>
      </w:pPr>
      <w:bookmarkStart w:id="4408" w:name="_Ref457707573"/>
      <w:bookmarkStart w:id="4409" w:name="_Toc472818828"/>
      <w:bookmarkStart w:id="4410" w:name="_Toc235503402"/>
      <w:bookmarkStart w:id="4411" w:name="_Toc241509177"/>
      <w:bookmarkStart w:id="4412" w:name="_Toc244416664"/>
      <w:bookmarkStart w:id="4413" w:name="_Toc276631028"/>
      <w:del w:id="4414" w:author="Rev 19 Allen Wirfs-Brock" w:date="2013-09-11T17:40:00Z">
        <w:r w:rsidRPr="00E77497" w:rsidDel="008A3536">
          <w:rPr>
            <w:rFonts w:ascii="Helvetica" w:hAnsi="Helvetica"/>
            <w:b/>
          </w:rPr>
          <w:delText>Static Semantics</w:delText>
        </w:r>
        <w:bookmarkStart w:id="4415" w:name="_Toc368034381"/>
        <w:bookmarkStart w:id="4416" w:name="_Toc368049604"/>
        <w:bookmarkStart w:id="4417" w:name="_Toc368050381"/>
        <w:bookmarkEnd w:id="4415"/>
        <w:bookmarkEnd w:id="4416"/>
        <w:bookmarkEnd w:id="4417"/>
      </w:del>
    </w:p>
    <w:p w14:paraId="595489A9" w14:textId="77777777" w:rsidR="00795735" w:rsidRPr="00E77497" w:rsidRDefault="00304798" w:rsidP="006A78DC">
      <w:pPr>
        <w:pStyle w:val="30"/>
      </w:pPr>
      <w:bookmarkStart w:id="4418" w:name="_Toc368050382"/>
      <w:r w:rsidRPr="00E77497">
        <w:t xml:space="preserve">Static Semantics:  </w:t>
      </w:r>
      <w:r w:rsidR="00795735" w:rsidRPr="00E77497">
        <w:t>Early Errors</w:t>
      </w:r>
      <w:bookmarkEnd w:id="4418"/>
    </w:p>
    <w:p w14:paraId="1B31ED24" w14:textId="77777777" w:rsidR="00795735" w:rsidRPr="00120381" w:rsidRDefault="00795735" w:rsidP="00795735">
      <w:pPr>
        <w:pStyle w:val="SyntaxRule"/>
      </w:pPr>
      <w:r w:rsidRPr="00120381">
        <w:t xml:space="preserve">PostfixExpression </w:t>
      </w:r>
      <w:r w:rsidRPr="00120381">
        <w:rPr>
          <w:rFonts w:ascii="Arial" w:hAnsi="Arial"/>
          <w:b/>
          <w:i w:val="0"/>
        </w:rPr>
        <w:t>:</w:t>
      </w:r>
    </w:p>
    <w:p w14:paraId="65634243" w14:textId="77777777" w:rsidR="00795735" w:rsidRPr="00675B74" w:rsidRDefault="00795735" w:rsidP="00795735">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14:paraId="2BF1E96B" w14:textId="77777777" w:rsidR="00795735" w:rsidRPr="00E77497" w:rsidRDefault="00D90D13" w:rsidP="00D90D13">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14:paraId="7A9488FB" w14:textId="77777777" w:rsidR="00D90D13" w:rsidRPr="00E77497" w:rsidRDefault="00D90D13" w:rsidP="006A78DC">
      <w:pPr>
        <w:pStyle w:val="30"/>
      </w:pPr>
      <w:bookmarkStart w:id="4419" w:name="_Ref366741902"/>
      <w:bookmarkStart w:id="4420" w:name="_Toc368050383"/>
      <w:r w:rsidRPr="00E77497">
        <w:t xml:space="preserve">Static Semantics:  </w:t>
      </w:r>
      <w:r w:rsidRPr="00BD6E56">
        <w:rPr>
          <w:lang w:eastAsia="en-US"/>
        </w:rPr>
        <w:t>IsValidSimpleAssignmentTarget</w:t>
      </w:r>
      <w:bookmarkEnd w:id="4419"/>
      <w:bookmarkEnd w:id="4420"/>
    </w:p>
    <w:p w14:paraId="2F580098" w14:textId="77777777" w:rsidR="002E15BF" w:rsidRPr="00C81794" w:rsidRDefault="002E15BF" w:rsidP="002E15BF">
      <w:pPr>
        <w:rPr>
          <w:ins w:id="4421" w:author="Rev 19 Allen Wirfs-Brock" w:date="2013-09-12T09:49:00Z"/>
          <w:lang w:eastAsia="en-US"/>
        </w:rPr>
      </w:pPr>
      <w:ins w:id="4422" w:author="Rev 19 Allen Wirfs-Brock" w:date="2013-09-12T09:49: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423" w:author="Rev 19 Allen Wirfs-Brock" w:date="2013-09-12T09:49:00Z">
        <w:r>
          <w:rPr>
            <w:lang w:eastAsia="en-US"/>
          </w:rPr>
          <w:fldChar w:fldCharType="separate"/>
        </w:r>
      </w:ins>
      <w:ins w:id="4424" w:author="Rev 19 Allen Wirfs-Brock" w:date="2013-09-27T13:21:00Z">
        <w:r w:rsidR="00D433E8">
          <w:rPr>
            <w:lang w:eastAsia="en-US"/>
          </w:rPr>
          <w:t>12.1.0.2</w:t>
        </w:r>
      </w:ins>
      <w:ins w:id="4425"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426" w:author="Rev 19 Allen Wirfs-Brock" w:date="2013-09-12T09:49:00Z">
        <w:r>
          <w:rPr>
            <w:lang w:eastAsia="en-US"/>
          </w:rPr>
          <w:fldChar w:fldCharType="separate"/>
        </w:r>
      </w:ins>
      <w:ins w:id="4427" w:author="Rev 19 Allen Wirfs-Brock" w:date="2013-09-27T13:21:00Z">
        <w:r w:rsidR="00D433E8">
          <w:rPr>
            <w:lang w:eastAsia="en-US"/>
          </w:rPr>
          <w:t>12.1.10.2</w:t>
        </w:r>
      </w:ins>
      <w:ins w:id="4428"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429" w:author="Rev 19 Allen Wirfs-Brock" w:date="2013-09-12T09:49:00Z">
        <w:r>
          <w:rPr>
            <w:lang w:eastAsia="en-US"/>
          </w:rPr>
          <w:fldChar w:fldCharType="separate"/>
        </w:r>
      </w:ins>
      <w:ins w:id="4430" w:author="Rev 19 Allen Wirfs-Brock" w:date="2013-09-27T13:21:00Z">
        <w:r w:rsidR="00D433E8">
          <w:rPr>
            <w:lang w:eastAsia="en-US"/>
          </w:rPr>
          <w:t>12.2.1.2</w:t>
        </w:r>
      </w:ins>
      <w:ins w:id="4431"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432" w:author="Rev 19 Allen Wirfs-Brock" w:date="2013-09-12T09:49:00Z">
        <w:r>
          <w:rPr>
            <w:lang w:eastAsia="en-US"/>
          </w:rPr>
          <w:fldChar w:fldCharType="separate"/>
        </w:r>
      </w:ins>
      <w:ins w:id="4433" w:author="Rev 19 Allen Wirfs-Brock" w:date="2013-09-27T13:21:00Z">
        <w:r w:rsidR="00D433E8">
          <w:rPr>
            <w:lang w:eastAsia="en-US"/>
          </w:rPr>
          <w:t>12.4.2</w:t>
        </w:r>
      </w:ins>
      <w:ins w:id="4434"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435" w:author="Rev 19 Allen Wirfs-Brock" w:date="2013-09-12T09:49:00Z">
        <w:r>
          <w:rPr>
            <w:lang w:eastAsia="en-US"/>
          </w:rPr>
          <w:fldChar w:fldCharType="separate"/>
        </w:r>
      </w:ins>
      <w:ins w:id="4436" w:author="Rev 19 Allen Wirfs-Brock" w:date="2013-09-27T13:21:00Z">
        <w:r w:rsidR="00D433E8">
          <w:rPr>
            <w:lang w:eastAsia="en-US"/>
          </w:rPr>
          <w:t>12.5.1</w:t>
        </w:r>
      </w:ins>
      <w:ins w:id="4437"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438" w:author="Rev 19 Allen Wirfs-Brock" w:date="2013-09-12T09:49:00Z">
        <w:r>
          <w:rPr>
            <w:lang w:eastAsia="en-US"/>
          </w:rPr>
          <w:fldChar w:fldCharType="separate"/>
        </w:r>
      </w:ins>
      <w:ins w:id="4439" w:author="Rev 19 Allen Wirfs-Brock" w:date="2013-09-27T13:21:00Z">
        <w:r w:rsidR="00D433E8">
          <w:rPr>
            <w:lang w:eastAsia="en-US"/>
          </w:rPr>
          <w:t>12.6.1</w:t>
        </w:r>
      </w:ins>
      <w:ins w:id="4440"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441" w:author="Rev 19 Allen Wirfs-Brock" w:date="2013-09-12T09:49:00Z">
        <w:r>
          <w:rPr>
            <w:lang w:eastAsia="en-US"/>
          </w:rPr>
          <w:fldChar w:fldCharType="separate"/>
        </w:r>
      </w:ins>
      <w:ins w:id="4442" w:author="Rev 19 Allen Wirfs-Brock" w:date="2013-09-27T13:21:00Z">
        <w:r w:rsidR="00D433E8">
          <w:rPr>
            <w:lang w:eastAsia="en-US"/>
          </w:rPr>
          <w:t>12.7.1</w:t>
        </w:r>
      </w:ins>
      <w:ins w:id="4443"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444" w:author="Rev 19 Allen Wirfs-Brock" w:date="2013-09-12T09:49:00Z">
        <w:r>
          <w:rPr>
            <w:lang w:eastAsia="en-US"/>
          </w:rPr>
          <w:fldChar w:fldCharType="separate"/>
        </w:r>
      </w:ins>
      <w:ins w:id="4445" w:author="Rev 19 Allen Wirfs-Brock" w:date="2013-09-27T13:21:00Z">
        <w:r w:rsidR="00D433E8">
          <w:rPr>
            <w:lang w:eastAsia="en-US"/>
          </w:rPr>
          <w:t>12.8.1</w:t>
        </w:r>
      </w:ins>
      <w:ins w:id="4446"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447" w:author="Rev 19 Allen Wirfs-Brock" w:date="2013-09-12T09:49:00Z">
        <w:r>
          <w:rPr>
            <w:lang w:eastAsia="en-US"/>
          </w:rPr>
          <w:fldChar w:fldCharType="separate"/>
        </w:r>
      </w:ins>
      <w:ins w:id="4448" w:author="Rev 19 Allen Wirfs-Brock" w:date="2013-09-27T13:21:00Z">
        <w:r w:rsidR="00D433E8">
          <w:rPr>
            <w:lang w:eastAsia="en-US"/>
          </w:rPr>
          <w:t>12.9.1</w:t>
        </w:r>
      </w:ins>
      <w:ins w:id="4449"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450" w:author="Rev 19 Allen Wirfs-Brock" w:date="2013-09-12T09:49:00Z">
        <w:r>
          <w:rPr>
            <w:lang w:eastAsia="en-US"/>
          </w:rPr>
          <w:fldChar w:fldCharType="separate"/>
        </w:r>
      </w:ins>
      <w:ins w:id="4451" w:author="Rev 19 Allen Wirfs-Brock" w:date="2013-09-27T13:21:00Z">
        <w:r w:rsidR="00D433E8">
          <w:rPr>
            <w:lang w:eastAsia="en-US"/>
          </w:rPr>
          <w:t>12.10.1</w:t>
        </w:r>
      </w:ins>
      <w:ins w:id="4452"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453" w:author="Rev 19 Allen Wirfs-Brock" w:date="2013-09-12T09:49:00Z">
        <w:r>
          <w:rPr>
            <w:lang w:eastAsia="en-US"/>
          </w:rPr>
          <w:fldChar w:fldCharType="separate"/>
        </w:r>
      </w:ins>
      <w:ins w:id="4454" w:author="Rev 19 Allen Wirfs-Brock" w:date="2013-09-27T13:21:00Z">
        <w:r w:rsidR="00D433E8">
          <w:rPr>
            <w:lang w:eastAsia="en-US"/>
          </w:rPr>
          <w:t>12.11.1</w:t>
        </w:r>
      </w:ins>
      <w:ins w:id="4455"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456" w:author="Rev 19 Allen Wirfs-Brock" w:date="2013-09-12T09:49:00Z">
        <w:r>
          <w:rPr>
            <w:lang w:eastAsia="en-US"/>
          </w:rPr>
          <w:fldChar w:fldCharType="separate"/>
        </w:r>
      </w:ins>
      <w:ins w:id="4457" w:author="Rev 19 Allen Wirfs-Brock" w:date="2013-09-27T13:21:00Z">
        <w:r w:rsidR="00D433E8">
          <w:rPr>
            <w:lang w:eastAsia="en-US"/>
          </w:rPr>
          <w:t>12.12.1</w:t>
        </w:r>
      </w:ins>
      <w:ins w:id="4458"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459" w:author="Rev 19 Allen Wirfs-Brock" w:date="2013-09-12T09:49:00Z">
        <w:r>
          <w:rPr>
            <w:lang w:eastAsia="en-US"/>
          </w:rPr>
          <w:fldChar w:fldCharType="separate"/>
        </w:r>
      </w:ins>
      <w:ins w:id="4460" w:author="Rev 19 Allen Wirfs-Brock" w:date="2013-09-27T13:21:00Z">
        <w:r w:rsidR="00D433E8">
          <w:rPr>
            <w:lang w:eastAsia="en-US"/>
          </w:rPr>
          <w:t>12.13.2</w:t>
        </w:r>
      </w:ins>
      <w:ins w:id="4461"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462" w:author="Rev 19 Allen Wirfs-Brock" w:date="2013-09-12T09:49:00Z">
        <w:r>
          <w:rPr>
            <w:lang w:eastAsia="en-US"/>
          </w:rPr>
          <w:fldChar w:fldCharType="separate"/>
        </w:r>
      </w:ins>
      <w:ins w:id="4463" w:author="Rev 19 Allen Wirfs-Brock" w:date="2013-09-27T13:21:00Z">
        <w:r w:rsidR="00D433E8">
          <w:rPr>
            <w:lang w:eastAsia="en-US"/>
          </w:rPr>
          <w:t>12.14.1</w:t>
        </w:r>
      </w:ins>
      <w:ins w:id="4464" w:author="Rev 19 Allen Wirfs-Brock" w:date="2013-09-12T09:49:00Z">
        <w:r>
          <w:rPr>
            <w:lang w:eastAsia="en-US"/>
          </w:rPr>
          <w:fldChar w:fldCharType="end"/>
        </w:r>
      </w:ins>
    </w:p>
    <w:p w14:paraId="5E1B80FD" w14:textId="77777777" w:rsidR="00D90D13" w:rsidRPr="00120381" w:rsidRDefault="00D90D13" w:rsidP="00D90D13">
      <w:pPr>
        <w:pStyle w:val="SyntaxRule"/>
      </w:pPr>
      <w:r w:rsidRPr="00120381">
        <w:t xml:space="preserve">PostfixExpression </w:t>
      </w:r>
      <w:r w:rsidRPr="00120381">
        <w:rPr>
          <w:rFonts w:ascii="Arial" w:hAnsi="Arial"/>
          <w:b/>
          <w:i w:val="0"/>
        </w:rPr>
        <w:t>:</w:t>
      </w:r>
    </w:p>
    <w:p w14:paraId="60304579" w14:textId="77777777" w:rsidR="00D90D13" w:rsidRPr="00675B74" w:rsidRDefault="00D90D13" w:rsidP="00D90D13">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14:paraId="36E60B73" w14:textId="77777777" w:rsidR="00D90D13" w:rsidRPr="00E77497" w:rsidRDefault="00D90D13" w:rsidP="00D90D13">
      <w:pPr>
        <w:pStyle w:val="Alg4"/>
        <w:numPr>
          <w:ilvl w:val="0"/>
          <w:numId w:val="969"/>
        </w:numPr>
        <w:spacing w:after="220"/>
        <w:contextualSpacing/>
      </w:pPr>
      <w:r w:rsidRPr="00E77497">
        <w:t xml:space="preserve">Return </w:t>
      </w:r>
      <w:r w:rsidRPr="00BD6E56">
        <w:rPr>
          <w:b/>
        </w:rPr>
        <w:t>false</w:t>
      </w:r>
      <w:r w:rsidRPr="00E77497">
        <w:t>.</w:t>
      </w:r>
    </w:p>
    <w:p w14:paraId="3252021C" w14:textId="77777777" w:rsidR="004C02EF" w:rsidRPr="00E77497" w:rsidRDefault="004C02EF" w:rsidP="00D148E9">
      <w:pPr>
        <w:pStyle w:val="30"/>
      </w:pPr>
      <w:bookmarkStart w:id="4465" w:name="_Ref366133008"/>
      <w:bookmarkStart w:id="4466" w:name="_Toc368050384"/>
      <w:r w:rsidRPr="00E77497">
        <w:t>Postfix Increment Operato</w:t>
      </w:r>
      <w:bookmarkEnd w:id="4405"/>
      <w:bookmarkEnd w:id="4406"/>
      <w:r w:rsidRPr="00E77497">
        <w:t>r</w:t>
      </w:r>
      <w:bookmarkEnd w:id="4408"/>
      <w:bookmarkEnd w:id="4409"/>
      <w:bookmarkEnd w:id="4410"/>
      <w:bookmarkEnd w:id="4411"/>
      <w:bookmarkEnd w:id="4412"/>
      <w:bookmarkEnd w:id="4413"/>
      <w:bookmarkEnd w:id="4465"/>
      <w:bookmarkEnd w:id="4466"/>
    </w:p>
    <w:p w14:paraId="0F27C304" w14:textId="77777777" w:rsidR="00326D0A" w:rsidRPr="00E77497" w:rsidRDefault="00326D0A" w:rsidP="006A78DC">
      <w:pPr>
        <w:pStyle w:val="40"/>
      </w:pPr>
      <w:r w:rsidRPr="00E77497">
        <w:t xml:space="preserve">Runtime Semantics: </w:t>
      </w:r>
      <w:r w:rsidRPr="00E77497">
        <w:rPr>
          <w:spacing w:val="6"/>
        </w:rPr>
        <w:t>Evaluation</w:t>
      </w:r>
    </w:p>
    <w:p w14:paraId="037137F0" w14:textId="77777777"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p>
    <w:p w14:paraId="297BB09B" w14:textId="77777777"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0932E98D" w14:textId="77777777"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14:paraId="01368564" w14:textId="77777777" w:rsidR="004736CE" w:rsidRDefault="000C090B" w:rsidP="004736CE">
      <w:pPr>
        <w:pStyle w:val="Alg4"/>
        <w:numPr>
          <w:ilvl w:val="0"/>
          <w:numId w:val="68"/>
        </w:numPr>
        <w:contextualSpacing/>
      </w:pPr>
      <w:r>
        <w:t>ReturnIfAbrupt(</w:t>
      </w:r>
      <w:r>
        <w:rPr>
          <w:i/>
        </w:rPr>
        <w:t>oldValue</w:t>
      </w:r>
      <w:r>
        <w:t>).</w:t>
      </w:r>
    </w:p>
    <w:p w14:paraId="23A80587" w14:textId="77777777"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ins w:id="4467" w:author="Rev 19 Allen Wirfs-Brock" w:date="2013-09-27T13:21:00Z">
        <w:r w:rsidR="00D433E8">
          <w:t>12.6.4</w:t>
        </w:r>
      </w:ins>
      <w:del w:id="4468" w:author="Rev 19 Allen Wirfs-Brock" w:date="2013-09-27T08:39:00Z">
        <w:r w:rsidR="00083CEC" w:rsidDel="009E7E9E">
          <w:delText>12.6.3</w:delText>
        </w:r>
      </w:del>
      <w:r w:rsidR="00C04626">
        <w:fldChar w:fldCharType="end"/>
      </w:r>
      <w:r w:rsidRPr="00E77497">
        <w:t>).</w:t>
      </w:r>
    </w:p>
    <w:p w14:paraId="7FE8C85C" w14:textId="77777777" w:rsidR="004C02EF" w:rsidRPr="00E77497" w:rsidRDefault="00C43FAF" w:rsidP="00441AED">
      <w:pPr>
        <w:pStyle w:val="Alg3"/>
        <w:numPr>
          <w:ilvl w:val="0"/>
          <w:numId w:val="68"/>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14:paraId="205B5F3B" w14:textId="77777777" w:rsidR="00C43FAF" w:rsidRDefault="00C43FAF" w:rsidP="00C43FAF">
      <w:pPr>
        <w:pStyle w:val="Alg3"/>
        <w:numPr>
          <w:ilvl w:val="0"/>
          <w:numId w:val="68"/>
        </w:numPr>
        <w:spacing w:after="220"/>
        <w:contextualSpacing/>
      </w:pPr>
      <w:r>
        <w:t>ReturnIfAbrupt(</w:t>
      </w:r>
      <w:r w:rsidRPr="0034651E">
        <w:rPr>
          <w:i/>
        </w:rPr>
        <w:t>status</w:t>
      </w:r>
      <w:r>
        <w:t>).</w:t>
      </w:r>
    </w:p>
    <w:p w14:paraId="6C612895" w14:textId="77777777"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4469" w:name="_Toc385672194"/>
      <w:bookmarkStart w:id="4470" w:name="_Toc393690289"/>
    </w:p>
    <w:p w14:paraId="665EC746" w14:textId="77777777" w:rsidR="004C02EF" w:rsidRPr="00E77497" w:rsidRDefault="004C02EF" w:rsidP="00D148E9">
      <w:pPr>
        <w:pStyle w:val="30"/>
      </w:pPr>
      <w:bookmarkStart w:id="4471" w:name="_Ref457707576"/>
      <w:bookmarkStart w:id="4472" w:name="_Toc472818829"/>
      <w:bookmarkStart w:id="4473" w:name="_Toc235503403"/>
      <w:bookmarkStart w:id="4474" w:name="_Toc241509178"/>
      <w:bookmarkStart w:id="4475" w:name="_Toc244416665"/>
      <w:bookmarkStart w:id="4476" w:name="_Toc276631029"/>
      <w:bookmarkStart w:id="4477" w:name="_Toc368050385"/>
      <w:r w:rsidRPr="00E77497">
        <w:t>Postfix Decrement Operato</w:t>
      </w:r>
      <w:bookmarkEnd w:id="4469"/>
      <w:bookmarkEnd w:id="4470"/>
      <w:r w:rsidRPr="00E77497">
        <w:t>r</w:t>
      </w:r>
      <w:bookmarkEnd w:id="4471"/>
      <w:bookmarkEnd w:id="4472"/>
      <w:bookmarkEnd w:id="4473"/>
      <w:bookmarkEnd w:id="4474"/>
      <w:bookmarkEnd w:id="4475"/>
      <w:bookmarkEnd w:id="4476"/>
      <w:bookmarkEnd w:id="4477"/>
    </w:p>
    <w:p w14:paraId="5D0FBF0A" w14:textId="77777777" w:rsidR="00326D0A" w:rsidRPr="00E77497" w:rsidRDefault="00326D0A" w:rsidP="006A78DC">
      <w:pPr>
        <w:pStyle w:val="40"/>
      </w:pPr>
      <w:r w:rsidRPr="00E77497">
        <w:t xml:space="preserve">Runtime Semantics: </w:t>
      </w:r>
      <w:r w:rsidRPr="00E77497">
        <w:rPr>
          <w:spacing w:val="6"/>
        </w:rPr>
        <w:t>Evaluation</w:t>
      </w:r>
    </w:p>
    <w:p w14:paraId="4020D114" w14:textId="77777777"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p>
    <w:p w14:paraId="4601BC10" w14:textId="77777777"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4B989CCF" w14:textId="77777777"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14:paraId="38C499BA" w14:textId="77777777"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w:t>
      </w:r>
      <w:r w:rsidR="00C04626">
        <w:fldChar w:fldCharType="begin"/>
      </w:r>
      <w:r w:rsidR="00C04626">
        <w:instrText xml:space="preserve"> REF _Ref424533048 \r \h </w:instrText>
      </w:r>
      <w:r w:rsidR="00C04626">
        <w:fldChar w:fldCharType="separate"/>
      </w:r>
      <w:ins w:id="4478" w:author="Rev 19 Allen Wirfs-Brock" w:date="2013-09-27T13:21:00Z">
        <w:r w:rsidR="00D433E8">
          <w:t>12.6.4</w:t>
        </w:r>
      </w:ins>
      <w:del w:id="4479" w:author="Rev 19 Allen Wirfs-Brock" w:date="2013-09-27T08:39:00Z">
        <w:r w:rsidR="00083CEC" w:rsidDel="009E7E9E">
          <w:delText>12.6.3</w:delText>
        </w:r>
      </w:del>
      <w:r w:rsidR="00C04626">
        <w:fldChar w:fldCharType="end"/>
      </w:r>
      <w:r w:rsidRPr="00E77497">
        <w:t>).</w:t>
      </w:r>
    </w:p>
    <w:p w14:paraId="694A36F4" w14:textId="77777777" w:rsidR="004C02EF" w:rsidRPr="00E77497" w:rsidRDefault="00C43FAF" w:rsidP="00441AED">
      <w:pPr>
        <w:pStyle w:val="Alg3"/>
        <w:numPr>
          <w:ilvl w:val="0"/>
          <w:numId w:val="70"/>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14:paraId="5F2B2C4B" w14:textId="77777777" w:rsidR="00C43FAF" w:rsidRDefault="00C43FAF" w:rsidP="00C43FAF">
      <w:pPr>
        <w:pStyle w:val="Alg3"/>
        <w:numPr>
          <w:ilvl w:val="0"/>
          <w:numId w:val="70"/>
        </w:numPr>
        <w:spacing w:after="220"/>
        <w:contextualSpacing/>
      </w:pPr>
      <w:r>
        <w:t>ReturnIfAbrupt(</w:t>
      </w:r>
      <w:r w:rsidRPr="0034651E">
        <w:rPr>
          <w:i/>
        </w:rPr>
        <w:t>status</w:t>
      </w:r>
      <w:r>
        <w:t>).</w:t>
      </w:r>
    </w:p>
    <w:p w14:paraId="164F2A8A" w14:textId="77777777"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4480" w:name="_Toc385672195"/>
      <w:bookmarkStart w:id="4481" w:name="_Toc393690290"/>
    </w:p>
    <w:p w14:paraId="761FBC2F" w14:textId="77777777" w:rsidR="004C02EF" w:rsidRPr="00E77497" w:rsidRDefault="004C02EF" w:rsidP="00D148E9">
      <w:pPr>
        <w:pStyle w:val="20"/>
      </w:pPr>
      <w:bookmarkStart w:id="4482" w:name="_Ref457437595"/>
      <w:bookmarkStart w:id="4483" w:name="_Toc472818830"/>
      <w:bookmarkStart w:id="4484" w:name="_Toc235503404"/>
      <w:bookmarkStart w:id="4485" w:name="_Toc241509179"/>
      <w:bookmarkStart w:id="4486" w:name="_Toc244416666"/>
      <w:bookmarkStart w:id="4487" w:name="_Toc276631030"/>
      <w:bookmarkStart w:id="4488" w:name="_Toc368050386"/>
      <w:r w:rsidRPr="00E77497">
        <w:t>Unary Operator</w:t>
      </w:r>
      <w:bookmarkStart w:id="4489" w:name="_Toc382202837"/>
      <w:bookmarkEnd w:id="4399"/>
      <w:bookmarkEnd w:id="4400"/>
      <w:bookmarkEnd w:id="4401"/>
      <w:bookmarkEnd w:id="4402"/>
      <w:bookmarkEnd w:id="4403"/>
      <w:bookmarkEnd w:id="4404"/>
      <w:bookmarkEnd w:id="4480"/>
      <w:bookmarkEnd w:id="4481"/>
      <w:bookmarkEnd w:id="4489"/>
      <w:r w:rsidRPr="00E77497">
        <w:t>s</w:t>
      </w:r>
      <w:bookmarkEnd w:id="4482"/>
      <w:bookmarkEnd w:id="4483"/>
      <w:bookmarkEnd w:id="4484"/>
      <w:bookmarkEnd w:id="4485"/>
      <w:bookmarkEnd w:id="4486"/>
      <w:bookmarkEnd w:id="4487"/>
      <w:bookmarkEnd w:id="4488"/>
    </w:p>
    <w:p w14:paraId="3A833EED" w14:textId="77777777" w:rsidR="004C02EF" w:rsidRPr="00E77497" w:rsidRDefault="004C02EF" w:rsidP="004C02EF">
      <w:pPr>
        <w:pStyle w:val="Syntax"/>
      </w:pPr>
      <w:r w:rsidRPr="00E77497">
        <w:t>Syntax</w:t>
      </w:r>
    </w:p>
    <w:p w14:paraId="5811DAA5" w14:textId="77777777" w:rsidR="004C02EF" w:rsidRPr="00E77497" w:rsidRDefault="004C02EF" w:rsidP="004C02EF">
      <w:pPr>
        <w:pStyle w:val="SyntaxRule"/>
      </w:pPr>
      <w:r w:rsidRPr="00E77497">
        <w:t xml:space="preserve">UnaryExpression </w:t>
      </w:r>
      <w:r w:rsidRPr="00E77497">
        <w:rPr>
          <w:rFonts w:ascii="Arial" w:hAnsi="Arial"/>
          <w:b/>
          <w:i w:val="0"/>
        </w:rPr>
        <w:t>:</w:t>
      </w:r>
    </w:p>
    <w:p w14:paraId="3FFDCFE5" w14:textId="77777777"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4490" w:name="_Ref375019246"/>
      <w:bookmarkStart w:id="4491" w:name="_Toc375031173"/>
      <w:bookmarkStart w:id="4492" w:name="_Toc381513687"/>
      <w:bookmarkStart w:id="4493" w:name="_Toc382202838"/>
      <w:bookmarkStart w:id="4494" w:name="_Toc382212209"/>
      <w:bookmarkStart w:id="4495" w:name="_Toc382212486"/>
      <w:bookmarkStart w:id="4496" w:name="_Toc382291554"/>
      <w:bookmarkStart w:id="4497" w:name="_Toc385672196"/>
      <w:bookmarkStart w:id="4498" w:name="_Toc393690291"/>
    </w:p>
    <w:p w14:paraId="071D69DF" w14:textId="77777777" w:rsidR="00795735" w:rsidDel="008A3536" w:rsidRDefault="00795735" w:rsidP="00795735">
      <w:pPr>
        <w:rPr>
          <w:del w:id="4499" w:author="Rev 19 Allen Wirfs-Brock" w:date="2013-09-11T17:41:00Z"/>
          <w:rFonts w:ascii="Helvetica" w:hAnsi="Helvetica"/>
          <w:b/>
        </w:rPr>
      </w:pPr>
      <w:bookmarkStart w:id="4500" w:name="_Ref424531014"/>
      <w:bookmarkStart w:id="4501" w:name="_Toc472818831"/>
      <w:bookmarkStart w:id="4502" w:name="_Toc235503405"/>
      <w:bookmarkStart w:id="4503" w:name="_Toc241509180"/>
      <w:bookmarkStart w:id="4504" w:name="_Toc244416667"/>
      <w:bookmarkStart w:id="4505" w:name="_Toc276631031"/>
      <w:del w:id="4506" w:author="Rev 19 Allen Wirfs-Brock" w:date="2013-09-11T17:41:00Z">
        <w:r w:rsidRPr="00E77497" w:rsidDel="008A3536">
          <w:rPr>
            <w:rFonts w:ascii="Helvetica" w:hAnsi="Helvetica"/>
            <w:b/>
          </w:rPr>
          <w:delText>Static Semantics</w:delText>
        </w:r>
        <w:bookmarkStart w:id="4507" w:name="_Toc368034387"/>
        <w:bookmarkStart w:id="4508" w:name="_Toc368049610"/>
        <w:bookmarkStart w:id="4509" w:name="_Toc368050387"/>
        <w:bookmarkEnd w:id="4507"/>
        <w:bookmarkEnd w:id="4508"/>
        <w:bookmarkEnd w:id="4509"/>
      </w:del>
    </w:p>
    <w:p w14:paraId="0E735626" w14:textId="77777777" w:rsidR="00795735" w:rsidRPr="00E77497" w:rsidRDefault="00304798" w:rsidP="006A78DC">
      <w:pPr>
        <w:pStyle w:val="30"/>
      </w:pPr>
      <w:bookmarkStart w:id="4510" w:name="_Toc368050388"/>
      <w:r w:rsidRPr="00E77497">
        <w:t xml:space="preserve">Static Semantics:  </w:t>
      </w:r>
      <w:r w:rsidR="00795735" w:rsidRPr="00E77497">
        <w:t>Early Errors</w:t>
      </w:r>
      <w:bookmarkEnd w:id="4510"/>
    </w:p>
    <w:p w14:paraId="79BCA3E0" w14:textId="77777777" w:rsidR="00165530" w:rsidRPr="00120381" w:rsidRDefault="00165530" w:rsidP="00165530">
      <w:pPr>
        <w:pStyle w:val="SyntaxRule"/>
      </w:pPr>
      <w:r w:rsidRPr="00E77497">
        <w:t>UnaryExpression</w:t>
      </w:r>
      <w:r>
        <w:t xml:space="preserve"> </w:t>
      </w:r>
      <w:r w:rsidRPr="00120381">
        <w:rPr>
          <w:rFonts w:ascii="Arial" w:hAnsi="Arial"/>
          <w:b/>
          <w:i w:val="0"/>
        </w:rPr>
        <w:t>:</w:t>
      </w:r>
    </w:p>
    <w:p w14:paraId="54E7D1CB" w14:textId="77777777" w:rsidR="00165530" w:rsidRPr="00675B74" w:rsidRDefault="00165530" w:rsidP="00165530">
      <w:pPr>
        <w:pStyle w:val="SyntaxDefinition"/>
      </w:pP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5C6837AE" w14:textId="77777777" w:rsidR="00165530" w:rsidRPr="00E77497" w:rsidRDefault="00D90D13" w:rsidP="00165530">
      <w:pPr>
        <w:numPr>
          <w:ilvl w:val="0"/>
          <w:numId w:val="737"/>
        </w:numPr>
        <w:spacing w:after="220"/>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Pr>
          <w:rStyle w:val="bnf"/>
        </w:rPr>
        <w:t>Unary</w:t>
      </w:r>
      <w:r w:rsidRPr="00E04E1E">
        <w:rPr>
          <w:rStyle w:val="bnf"/>
        </w:rPr>
        <w:t>Expression</w:t>
      </w:r>
      <w:r w:rsidRPr="00BD6E56">
        <w:rPr>
          <w:rStyle w:val="bnf"/>
        </w:rPr>
        <w:t xml:space="preserve"> </w:t>
      </w:r>
      <w:r>
        <w:t xml:space="preserve">is </w:t>
      </w:r>
      <w:r w:rsidRPr="00E04E1E">
        <w:rPr>
          <w:rFonts w:ascii="Times New Roman" w:hAnsi="Times New Roman"/>
          <w:b/>
        </w:rPr>
        <w:t>false</w:t>
      </w:r>
      <w:r>
        <w:t>.</w:t>
      </w:r>
    </w:p>
    <w:p w14:paraId="252CED5F" w14:textId="77777777" w:rsidR="00A97CF5" w:rsidRPr="00E77497" w:rsidRDefault="00A97CF5" w:rsidP="006A78DC">
      <w:pPr>
        <w:pStyle w:val="30"/>
      </w:pPr>
      <w:bookmarkStart w:id="4511" w:name="_Ref366741943"/>
      <w:bookmarkStart w:id="4512" w:name="_Toc368050389"/>
      <w:r w:rsidRPr="00E77497">
        <w:t xml:space="preserve">Static Semantics:  </w:t>
      </w:r>
      <w:r w:rsidRPr="00BD6E56">
        <w:rPr>
          <w:lang w:eastAsia="en-US"/>
        </w:rPr>
        <w:t>IsValidSimpleAssignmentTarget</w:t>
      </w:r>
      <w:bookmarkEnd w:id="4511"/>
      <w:bookmarkEnd w:id="4512"/>
    </w:p>
    <w:p w14:paraId="479B2336" w14:textId="77777777" w:rsidR="002E15BF" w:rsidRPr="00C81794" w:rsidRDefault="002E15BF" w:rsidP="002E15BF">
      <w:pPr>
        <w:rPr>
          <w:ins w:id="4513" w:author="Rev 19 Allen Wirfs-Brock" w:date="2013-09-12T09:50:00Z"/>
          <w:lang w:eastAsia="en-US"/>
        </w:rPr>
      </w:pPr>
      <w:ins w:id="4514" w:author="Rev 19 Allen Wirfs-Brock" w:date="2013-09-12T09:50: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515" w:author="Rev 19 Allen Wirfs-Brock" w:date="2013-09-12T09:50:00Z">
        <w:r>
          <w:rPr>
            <w:lang w:eastAsia="en-US"/>
          </w:rPr>
          <w:fldChar w:fldCharType="separate"/>
        </w:r>
      </w:ins>
      <w:ins w:id="4516" w:author="Rev 19 Allen Wirfs-Brock" w:date="2013-09-27T13:21:00Z">
        <w:r w:rsidR="00D433E8">
          <w:rPr>
            <w:lang w:eastAsia="en-US"/>
          </w:rPr>
          <w:t>12.1.0.2</w:t>
        </w:r>
      </w:ins>
      <w:ins w:id="451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518" w:author="Rev 19 Allen Wirfs-Brock" w:date="2013-09-12T09:50:00Z">
        <w:r>
          <w:rPr>
            <w:lang w:eastAsia="en-US"/>
          </w:rPr>
          <w:fldChar w:fldCharType="separate"/>
        </w:r>
      </w:ins>
      <w:ins w:id="4519" w:author="Rev 19 Allen Wirfs-Brock" w:date="2013-09-27T13:21:00Z">
        <w:r w:rsidR="00D433E8">
          <w:rPr>
            <w:lang w:eastAsia="en-US"/>
          </w:rPr>
          <w:t>12.1.10.2</w:t>
        </w:r>
      </w:ins>
      <w:ins w:id="4520"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521" w:author="Rev 19 Allen Wirfs-Brock" w:date="2013-09-12T09:50:00Z">
        <w:r>
          <w:rPr>
            <w:lang w:eastAsia="en-US"/>
          </w:rPr>
          <w:fldChar w:fldCharType="separate"/>
        </w:r>
      </w:ins>
      <w:ins w:id="4522" w:author="Rev 19 Allen Wirfs-Brock" w:date="2013-09-27T13:21:00Z">
        <w:r w:rsidR="00D433E8">
          <w:rPr>
            <w:lang w:eastAsia="en-US"/>
          </w:rPr>
          <w:t>12.2.1.2</w:t>
        </w:r>
      </w:ins>
      <w:ins w:id="452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524" w:author="Rev 19 Allen Wirfs-Brock" w:date="2013-09-12T09:50:00Z">
        <w:r>
          <w:rPr>
            <w:lang w:eastAsia="en-US"/>
          </w:rPr>
          <w:fldChar w:fldCharType="separate"/>
        </w:r>
      </w:ins>
      <w:ins w:id="4525" w:author="Rev 19 Allen Wirfs-Brock" w:date="2013-09-27T13:21:00Z">
        <w:r w:rsidR="00D433E8">
          <w:rPr>
            <w:lang w:eastAsia="en-US"/>
          </w:rPr>
          <w:t>12.3.2</w:t>
        </w:r>
      </w:ins>
      <w:ins w:id="4526"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527" w:author="Rev 19 Allen Wirfs-Brock" w:date="2013-09-12T09:50:00Z">
        <w:r>
          <w:rPr>
            <w:lang w:eastAsia="en-US"/>
          </w:rPr>
          <w:fldChar w:fldCharType="separate"/>
        </w:r>
      </w:ins>
      <w:ins w:id="4528" w:author="Rev 19 Allen Wirfs-Brock" w:date="2013-09-27T13:21:00Z">
        <w:r w:rsidR="00D433E8">
          <w:rPr>
            <w:lang w:eastAsia="en-US"/>
          </w:rPr>
          <w:t>12.5.1</w:t>
        </w:r>
      </w:ins>
      <w:ins w:id="452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530" w:author="Rev 19 Allen Wirfs-Brock" w:date="2013-09-12T09:50:00Z">
        <w:r>
          <w:rPr>
            <w:lang w:eastAsia="en-US"/>
          </w:rPr>
          <w:fldChar w:fldCharType="separate"/>
        </w:r>
      </w:ins>
      <w:ins w:id="4531" w:author="Rev 19 Allen Wirfs-Brock" w:date="2013-09-27T13:21:00Z">
        <w:r w:rsidR="00D433E8">
          <w:rPr>
            <w:lang w:eastAsia="en-US"/>
          </w:rPr>
          <w:t>12.6.1</w:t>
        </w:r>
      </w:ins>
      <w:ins w:id="453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533" w:author="Rev 19 Allen Wirfs-Brock" w:date="2013-09-12T09:50:00Z">
        <w:r>
          <w:rPr>
            <w:lang w:eastAsia="en-US"/>
          </w:rPr>
          <w:fldChar w:fldCharType="separate"/>
        </w:r>
      </w:ins>
      <w:ins w:id="4534" w:author="Rev 19 Allen Wirfs-Brock" w:date="2013-09-27T13:21:00Z">
        <w:r w:rsidR="00D433E8">
          <w:rPr>
            <w:lang w:eastAsia="en-US"/>
          </w:rPr>
          <w:t>12.7.1</w:t>
        </w:r>
      </w:ins>
      <w:ins w:id="453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536" w:author="Rev 19 Allen Wirfs-Brock" w:date="2013-09-12T09:50:00Z">
        <w:r>
          <w:rPr>
            <w:lang w:eastAsia="en-US"/>
          </w:rPr>
          <w:fldChar w:fldCharType="separate"/>
        </w:r>
      </w:ins>
      <w:ins w:id="4537" w:author="Rev 19 Allen Wirfs-Brock" w:date="2013-09-27T13:21:00Z">
        <w:r w:rsidR="00D433E8">
          <w:rPr>
            <w:lang w:eastAsia="en-US"/>
          </w:rPr>
          <w:t>12.8.1</w:t>
        </w:r>
      </w:ins>
      <w:ins w:id="4538"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539" w:author="Rev 19 Allen Wirfs-Brock" w:date="2013-09-12T09:50:00Z">
        <w:r>
          <w:rPr>
            <w:lang w:eastAsia="en-US"/>
          </w:rPr>
          <w:fldChar w:fldCharType="separate"/>
        </w:r>
      </w:ins>
      <w:ins w:id="4540" w:author="Rev 19 Allen Wirfs-Brock" w:date="2013-09-27T13:21:00Z">
        <w:r w:rsidR="00D433E8">
          <w:rPr>
            <w:lang w:eastAsia="en-US"/>
          </w:rPr>
          <w:t>12.9.1</w:t>
        </w:r>
      </w:ins>
      <w:ins w:id="4541"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542" w:author="Rev 19 Allen Wirfs-Brock" w:date="2013-09-12T09:50:00Z">
        <w:r>
          <w:rPr>
            <w:lang w:eastAsia="en-US"/>
          </w:rPr>
          <w:fldChar w:fldCharType="separate"/>
        </w:r>
      </w:ins>
      <w:ins w:id="4543" w:author="Rev 19 Allen Wirfs-Brock" w:date="2013-09-27T13:21:00Z">
        <w:r w:rsidR="00D433E8">
          <w:rPr>
            <w:lang w:eastAsia="en-US"/>
          </w:rPr>
          <w:t>12.10.1</w:t>
        </w:r>
      </w:ins>
      <w:ins w:id="4544"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545" w:author="Rev 19 Allen Wirfs-Brock" w:date="2013-09-12T09:50:00Z">
        <w:r>
          <w:rPr>
            <w:lang w:eastAsia="en-US"/>
          </w:rPr>
          <w:fldChar w:fldCharType="separate"/>
        </w:r>
      </w:ins>
      <w:ins w:id="4546" w:author="Rev 19 Allen Wirfs-Brock" w:date="2013-09-27T13:21:00Z">
        <w:r w:rsidR="00D433E8">
          <w:rPr>
            <w:lang w:eastAsia="en-US"/>
          </w:rPr>
          <w:t>12.11.1</w:t>
        </w:r>
      </w:ins>
      <w:ins w:id="454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548" w:author="Rev 19 Allen Wirfs-Brock" w:date="2013-09-12T09:50:00Z">
        <w:r>
          <w:rPr>
            <w:lang w:eastAsia="en-US"/>
          </w:rPr>
          <w:fldChar w:fldCharType="separate"/>
        </w:r>
      </w:ins>
      <w:ins w:id="4549" w:author="Rev 19 Allen Wirfs-Brock" w:date="2013-09-27T13:21:00Z">
        <w:r w:rsidR="00D433E8">
          <w:rPr>
            <w:lang w:eastAsia="en-US"/>
          </w:rPr>
          <w:t>12.12.1</w:t>
        </w:r>
      </w:ins>
      <w:ins w:id="4550"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551" w:author="Rev 19 Allen Wirfs-Brock" w:date="2013-09-12T09:50:00Z">
        <w:r>
          <w:rPr>
            <w:lang w:eastAsia="en-US"/>
          </w:rPr>
          <w:fldChar w:fldCharType="separate"/>
        </w:r>
      </w:ins>
      <w:ins w:id="4552" w:author="Rev 19 Allen Wirfs-Brock" w:date="2013-09-27T13:21:00Z">
        <w:r w:rsidR="00D433E8">
          <w:rPr>
            <w:lang w:eastAsia="en-US"/>
          </w:rPr>
          <w:t>12.13.2</w:t>
        </w:r>
      </w:ins>
      <w:ins w:id="455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554" w:author="Rev 19 Allen Wirfs-Brock" w:date="2013-09-12T09:50:00Z">
        <w:r>
          <w:rPr>
            <w:lang w:eastAsia="en-US"/>
          </w:rPr>
          <w:fldChar w:fldCharType="separate"/>
        </w:r>
      </w:ins>
      <w:ins w:id="4555" w:author="Rev 19 Allen Wirfs-Brock" w:date="2013-09-27T13:21:00Z">
        <w:r w:rsidR="00D433E8">
          <w:rPr>
            <w:lang w:eastAsia="en-US"/>
          </w:rPr>
          <w:t>12.14.1</w:t>
        </w:r>
      </w:ins>
      <w:ins w:id="4556" w:author="Rev 19 Allen Wirfs-Brock" w:date="2013-09-12T09:50:00Z">
        <w:r>
          <w:rPr>
            <w:lang w:eastAsia="en-US"/>
          </w:rPr>
          <w:fldChar w:fldCharType="end"/>
        </w:r>
      </w:ins>
    </w:p>
    <w:p w14:paraId="25A2B652" w14:textId="77777777" w:rsidR="00A97CF5" w:rsidRPr="00E77497" w:rsidRDefault="00A97CF5" w:rsidP="00A97CF5">
      <w:pPr>
        <w:pStyle w:val="SyntaxRule"/>
      </w:pPr>
      <w:r w:rsidRPr="00E77497">
        <w:t xml:space="preserve">UnaryExpression </w:t>
      </w:r>
      <w:r w:rsidRPr="00E77497">
        <w:rPr>
          <w:rFonts w:ascii="Arial" w:hAnsi="Arial"/>
          <w:b/>
          <w:i w:val="0"/>
        </w:rPr>
        <w:t>:</w:t>
      </w:r>
    </w:p>
    <w:p w14:paraId="6E392A3F" w14:textId="77777777" w:rsidR="00A97CF5" w:rsidRPr="00E77497" w:rsidRDefault="00A97CF5" w:rsidP="00A97CF5">
      <w:pPr>
        <w:pStyle w:val="SyntaxDefinition"/>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2216B783" w14:textId="77777777" w:rsidR="00A97CF5" w:rsidRPr="00E77497" w:rsidRDefault="00A97CF5" w:rsidP="00A97CF5">
      <w:pPr>
        <w:pStyle w:val="Alg4"/>
        <w:numPr>
          <w:ilvl w:val="0"/>
          <w:numId w:val="970"/>
        </w:numPr>
        <w:spacing w:after="220"/>
        <w:contextualSpacing/>
      </w:pPr>
      <w:r w:rsidRPr="00E77497">
        <w:t xml:space="preserve">Return </w:t>
      </w:r>
      <w:r w:rsidRPr="00BD6E56">
        <w:rPr>
          <w:b/>
        </w:rPr>
        <w:t>false</w:t>
      </w:r>
      <w:r w:rsidRPr="00E77497">
        <w:t>.</w:t>
      </w:r>
    </w:p>
    <w:p w14:paraId="5C8AE38C" w14:textId="77777777" w:rsidR="004C02EF" w:rsidRPr="00E77497" w:rsidRDefault="004C02EF" w:rsidP="00D148E9">
      <w:pPr>
        <w:pStyle w:val="30"/>
      </w:pPr>
      <w:bookmarkStart w:id="4557" w:name="_Ref366133744"/>
      <w:bookmarkStart w:id="4558" w:name="_Toc368050390"/>
      <w:r w:rsidRPr="00E77497">
        <w:t xml:space="preserve">The </w:t>
      </w:r>
      <w:r w:rsidRPr="00E77497">
        <w:rPr>
          <w:rFonts w:ascii="Courier New" w:hAnsi="Courier New"/>
          <w:sz w:val="22"/>
        </w:rPr>
        <w:t>delete</w:t>
      </w:r>
      <w:r w:rsidRPr="00E77497">
        <w:t xml:space="preserve"> Operato</w:t>
      </w:r>
      <w:bookmarkStart w:id="4559" w:name="_Toc382202839"/>
      <w:bookmarkEnd w:id="4490"/>
      <w:bookmarkEnd w:id="4491"/>
      <w:bookmarkEnd w:id="4492"/>
      <w:bookmarkEnd w:id="4493"/>
      <w:bookmarkEnd w:id="4494"/>
      <w:bookmarkEnd w:id="4495"/>
      <w:bookmarkEnd w:id="4496"/>
      <w:bookmarkEnd w:id="4497"/>
      <w:bookmarkEnd w:id="4498"/>
      <w:bookmarkEnd w:id="4559"/>
      <w:r w:rsidRPr="00E77497">
        <w:t>r</w:t>
      </w:r>
      <w:bookmarkEnd w:id="4500"/>
      <w:bookmarkEnd w:id="4501"/>
      <w:bookmarkEnd w:id="4502"/>
      <w:bookmarkEnd w:id="4503"/>
      <w:bookmarkEnd w:id="4504"/>
      <w:bookmarkEnd w:id="4505"/>
      <w:bookmarkEnd w:id="4557"/>
      <w:bookmarkEnd w:id="4558"/>
    </w:p>
    <w:p w14:paraId="57484C39" w14:textId="77777777" w:rsidR="008A7F90" w:rsidRPr="00E77497" w:rsidRDefault="008A7F90" w:rsidP="006A78DC">
      <w:pPr>
        <w:pStyle w:val="40"/>
      </w:pPr>
      <w:r w:rsidRPr="00E77497">
        <w:t>Static Semantics:  Early Errors</w:t>
      </w:r>
    </w:p>
    <w:p w14:paraId="0BA102CC" w14:textId="77777777" w:rsidR="008A7F90" w:rsidRPr="00E77497" w:rsidRDefault="008A7F90" w:rsidP="008A7F90">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p>
    <w:p w14:paraId="3AF508A7" w14:textId="77777777" w:rsidR="006D2337" w:rsidRPr="00E77497" w:rsidRDefault="006D2337" w:rsidP="00B92641">
      <w:pPr>
        <w:numPr>
          <w:ilvl w:val="0"/>
          <w:numId w:val="737"/>
        </w:numPr>
        <w:contextualSpacing/>
      </w:pPr>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sidR="00B92641">
        <w:t>derived</w:t>
      </w:r>
      <w:r w:rsidR="00B92641" w:rsidRPr="00E77497">
        <w:t xml:space="preserve"> </w:t>
      </w:r>
      <w:r>
        <w:rPr>
          <w:rStyle w:val="bnf"/>
        </w:rPr>
        <w:t>Unary</w:t>
      </w:r>
      <w:r w:rsidRPr="00E77497">
        <w:rPr>
          <w:rStyle w:val="bnf"/>
        </w:rPr>
        <w:t>Expression</w:t>
      </w:r>
      <w:r w:rsidRPr="00E77497">
        <w:t xml:space="preserve"> </w:t>
      </w:r>
      <w:r w:rsidR="00B92641">
        <w:t>is</w:t>
      </w:r>
      <w:r w:rsidRPr="00E77497">
        <w:t xml:space="preserve"> </w:t>
      </w:r>
      <w:r w:rsidR="00B92641" w:rsidRPr="00145775">
        <w:rPr>
          <w:rStyle w:val="bnf"/>
        </w:rPr>
        <w:t>PrimaryExpression</w:t>
      </w:r>
      <w:r w:rsidR="00B92641">
        <w:t xml:space="preserve"> : </w:t>
      </w:r>
      <w:r w:rsidRPr="00B92641">
        <w:rPr>
          <w:rStyle w:val="bnf"/>
        </w:rPr>
        <w:t>Identifier</w:t>
      </w:r>
      <w:r w:rsidRPr="008D16CB">
        <w:rPr>
          <w:rStyle w:val="bnf"/>
          <w:rFonts w:ascii="Arial" w:hAnsi="Arial" w:cs="Arial"/>
          <w:i w:val="0"/>
        </w:rPr>
        <w:t>.</w:t>
      </w:r>
    </w:p>
    <w:p w14:paraId="6559BF83" w14:textId="77777777" w:rsidR="00B92641" w:rsidRPr="00E77497" w:rsidRDefault="00B92641" w:rsidP="00E208A2">
      <w:pPr>
        <w:numPr>
          <w:ilvl w:val="0"/>
          <w:numId w:val="737"/>
        </w:numPr>
        <w:spacing w:after="220"/>
        <w:jc w:val="left"/>
      </w:pPr>
      <w:r w:rsidRPr="00E77497">
        <w:t xml:space="preserve">It is a Syntax Error if the </w:t>
      </w:r>
      <w:r>
        <w:t>derived</w:t>
      </w:r>
      <w:r w:rsidRPr="00E77497">
        <w:t xml:space="preserve"> </w:t>
      </w:r>
      <w:r>
        <w:rPr>
          <w:rStyle w:val="bnf"/>
        </w:rPr>
        <w:t>Unary</w:t>
      </w:r>
      <w:r w:rsidRPr="00E77497">
        <w:rPr>
          <w:rStyle w:val="bnf"/>
        </w:rPr>
        <w:t>Expression</w:t>
      </w:r>
      <w:r w:rsidRPr="00E77497">
        <w:t xml:space="preserve"> is</w:t>
      </w:r>
      <w:r>
        <w:br/>
      </w:r>
      <w:r>
        <w:rPr>
          <w:rStyle w:val="bnf"/>
        </w:rPr>
        <w:t xml:space="preserve">      </w:t>
      </w:r>
      <w:r w:rsidRPr="00E77497">
        <w:rPr>
          <w:rStyle w:val="bnf"/>
        </w:rPr>
        <w:t xml:space="preserve">PrimaryExpression </w:t>
      </w:r>
      <w:r w:rsidRPr="00E77497">
        <w:rPr>
          <w:rStyle w:val="bnf"/>
          <w:i w:val="0"/>
        </w:rPr>
        <w:t xml:space="preserve">: </w:t>
      </w:r>
      <w:r w:rsidRPr="00777698">
        <w:rPr>
          <w:rStyle w:val="bnf"/>
        </w:rPr>
        <w:t>CoverParenthesi</w:t>
      </w:r>
      <w:r w:rsidR="00CB07B9">
        <w:rPr>
          <w:rStyle w:val="bnf"/>
        </w:rPr>
        <w:t>s</w:t>
      </w:r>
      <w:r w:rsidRPr="00777698">
        <w:rPr>
          <w:rStyle w:val="bnf"/>
        </w:rPr>
        <w:t>edExpressionAndArrowParameterList</w:t>
      </w:r>
      <w:r>
        <w:rPr>
          <w:rStyle w:val="bnf"/>
        </w:rPr>
        <w:br/>
      </w:r>
      <w:r w:rsidRPr="00E77497">
        <w:t>and derive</w:t>
      </w:r>
      <w:r>
        <w:t>s</w:t>
      </w:r>
      <w:r w:rsidRPr="00E77497">
        <w:t xml:space="preserve"> a production that</w:t>
      </w:r>
      <w:r w:rsidR="00BF0BF4">
        <w:t>,</w:t>
      </w:r>
      <w:r w:rsidRPr="00E77497">
        <w:t xml:space="preserve"> </w:t>
      </w:r>
      <w:r w:rsidR="00E208A2">
        <w:t>if</w:t>
      </w:r>
      <w:r>
        <w:t xml:space="preserve"> used in place of </w:t>
      </w:r>
      <w:r>
        <w:rPr>
          <w:rStyle w:val="bnf"/>
        </w:rPr>
        <w:t>Unary</w:t>
      </w:r>
      <w:r w:rsidRPr="00E77497">
        <w:rPr>
          <w:rStyle w:val="bnf"/>
        </w:rPr>
        <w:t>Expression</w:t>
      </w:r>
      <w:r w:rsidR="00BF0BF4" w:rsidRPr="00BF0BF4">
        <w:rPr>
          <w:rStyle w:val="bnf"/>
          <w:rFonts w:ascii="Arial" w:hAnsi="Arial" w:cs="Arial"/>
          <w:i w:val="0"/>
          <w:iCs/>
        </w:rPr>
        <w:t>,</w:t>
      </w:r>
      <w:r w:rsidRPr="00E77497">
        <w:t xml:space="preserve"> would produce a Syntax Error according to these rules. This rule is recursively applied.</w:t>
      </w:r>
    </w:p>
    <w:p w14:paraId="3F15046B" w14:textId="77777777" w:rsidR="00E208A2" w:rsidRDefault="00E208A2" w:rsidP="00E338B1">
      <w:pPr>
        <w:pStyle w:val="Note"/>
        <w:ind w:left="806" w:hanging="720"/>
        <w:jc w:val="left"/>
      </w:pPr>
      <w:r>
        <w:t>NOTE</w:t>
      </w:r>
      <w:r>
        <w:tab/>
        <w:t>The last rule means that expressions such as</w:t>
      </w:r>
      <w:r>
        <w:br/>
        <w:t xml:space="preserve">        </w:t>
      </w:r>
      <w:r w:rsidRPr="00E338B1">
        <w:rPr>
          <w:rFonts w:ascii="Courier New" w:hAnsi="Courier New" w:cs="Courier New"/>
          <w:b/>
          <w:bCs/>
        </w:rPr>
        <w:t>delete (((foo)))</w:t>
      </w:r>
      <w:r>
        <w:br/>
      </w:r>
      <w:r w:rsidR="00E338B1">
        <w:t>produce early errors because of recursive application of the first rule.</w:t>
      </w:r>
    </w:p>
    <w:p w14:paraId="24575211" w14:textId="77777777" w:rsidR="00326D0A" w:rsidRPr="00E77497" w:rsidRDefault="00326D0A" w:rsidP="006A78DC">
      <w:pPr>
        <w:pStyle w:val="40"/>
      </w:pPr>
      <w:r w:rsidRPr="00E77497">
        <w:t xml:space="preserve">Runtime Semantics: </w:t>
      </w:r>
      <w:r w:rsidRPr="00E77497">
        <w:rPr>
          <w:spacing w:val="6"/>
        </w:rPr>
        <w:t>Evaluation</w:t>
      </w:r>
    </w:p>
    <w:p w14:paraId="44F41DCF" w14:textId="77777777"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bookmarkStart w:id="4560" w:name="_Toc382212487"/>
    </w:p>
    <w:p w14:paraId="64285A8D" w14:textId="77777777"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4560"/>
      <w:r w:rsidRPr="00E77497">
        <w:t>.</w:t>
      </w:r>
      <w:bookmarkStart w:id="4561" w:name="_Toc382212488"/>
    </w:p>
    <w:p w14:paraId="7B26B094" w14:textId="77777777" w:rsidR="00122292" w:rsidRDefault="0056239B" w:rsidP="00122292">
      <w:pPr>
        <w:pStyle w:val="Alg4"/>
        <w:numPr>
          <w:ilvl w:val="0"/>
          <w:numId w:val="71"/>
        </w:numPr>
        <w:contextualSpacing/>
      </w:pPr>
      <w:r>
        <w:t>ReturnIfAbrupt(</w:t>
      </w:r>
      <w:r>
        <w:rPr>
          <w:i/>
        </w:rPr>
        <w:t>ref</w:t>
      </w:r>
      <w:r>
        <w:t>).</w:t>
      </w:r>
    </w:p>
    <w:p w14:paraId="16512A69" w14:textId="77777777"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14:paraId="42D4AF5F" w14:textId="77777777"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r w:rsidR="00795735">
        <w:t xml:space="preserve">is </w:t>
      </w:r>
      <w:r w:rsidR="00795735">
        <w:rPr>
          <w:b/>
        </w:rPr>
        <w:t>true</w:t>
      </w:r>
      <w:r w:rsidR="00795735">
        <w:t xml:space="preserve">, </w:t>
      </w:r>
      <w:r w:rsidRPr="00E77497">
        <w:t>then,</w:t>
      </w:r>
    </w:p>
    <w:p w14:paraId="7458B64F" w14:textId="77777777"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w:t>
      </w:r>
      <w:r w:rsidR="0046541A">
        <w:t xml:space="preserve">then </w:t>
      </w:r>
      <w:r w:rsidRPr="00E77497">
        <w:t xml:space="preserve">throw a </w:t>
      </w:r>
      <w:r w:rsidRPr="00E77497">
        <w:rPr>
          <w:b/>
        </w:rPr>
        <w:t>SyntaxError</w:t>
      </w:r>
      <w:r w:rsidRPr="00E77497">
        <w:t xml:space="preserve"> exception.</w:t>
      </w:r>
    </w:p>
    <w:p w14:paraId="0A56FCFF" w14:textId="77777777" w:rsidR="004C02EF" w:rsidRPr="00E77497" w:rsidRDefault="0046541A" w:rsidP="00795735">
      <w:pPr>
        <w:pStyle w:val="Alg3"/>
        <w:numPr>
          <w:ilvl w:val="1"/>
          <w:numId w:val="71"/>
        </w:numPr>
        <w:spacing w:after="220"/>
        <w:contextualSpacing/>
      </w:pPr>
      <w:r>
        <w:t>R</w:t>
      </w:r>
      <w:r w:rsidR="004C02EF" w:rsidRPr="00E77497">
        <w:t xml:space="preserve">eturn </w:t>
      </w:r>
      <w:r w:rsidR="004C02EF" w:rsidRPr="00E77497">
        <w:rPr>
          <w:b/>
        </w:rPr>
        <w:t>true</w:t>
      </w:r>
      <w:r w:rsidR="004C02EF" w:rsidRPr="00E77497">
        <w:t>.</w:t>
      </w:r>
    </w:p>
    <w:p w14:paraId="463485B3" w14:textId="77777777"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14:paraId="67F9ED4E" w14:textId="77777777" w:rsidR="003B43C7" w:rsidRDefault="003B43C7" w:rsidP="00441AED">
      <w:pPr>
        <w:pStyle w:val="Alg3"/>
        <w:numPr>
          <w:ilvl w:val="1"/>
          <w:numId w:val="71"/>
        </w:numPr>
        <w:spacing w:after="220"/>
        <w:contextualSpacing/>
      </w:pPr>
      <w:bookmarkStart w:id="4562" w:name="_Toc382212492"/>
      <w:bookmarkStart w:id="4563" w:name="_Ref458400786"/>
      <w:bookmarkEnd w:id="4561"/>
      <w:r>
        <w:t>If IsSuperReference(</w:t>
      </w:r>
      <w:r w:rsidRPr="003B43C7">
        <w:rPr>
          <w:i/>
        </w:rPr>
        <w:t>ref</w:t>
      </w:r>
      <w:r>
        <w:t xml:space="preserve">), then throw a </w:t>
      </w:r>
      <w:r w:rsidRPr="003B43C7">
        <w:rPr>
          <w:b/>
        </w:rPr>
        <w:t>ReferenceError</w:t>
      </w:r>
      <w:r>
        <w:t xml:space="preserve"> exception.</w:t>
      </w:r>
    </w:p>
    <w:p w14:paraId="7A11BBE6" w14:textId="77777777" w:rsidR="004C02EF" w:rsidRPr="00E77497" w:rsidRDefault="0046541A" w:rsidP="0046541A">
      <w:pPr>
        <w:pStyle w:val="Alg3"/>
        <w:numPr>
          <w:ilvl w:val="1"/>
          <w:numId w:val="71"/>
        </w:numPr>
        <w:spacing w:after="220"/>
        <w:contextualSpacing/>
      </w:pPr>
      <w:r>
        <w:t xml:space="preserve">Let </w:t>
      </w:r>
      <w:r w:rsidRPr="0046541A">
        <w:rPr>
          <w:i/>
          <w:iCs/>
        </w:rPr>
        <w:t>deleteStatus</w:t>
      </w:r>
      <w:r>
        <w:t xml:space="preserve"> be</w:t>
      </w:r>
      <w:r w:rsidRPr="00E77497">
        <w:t xml:space="preserve"> </w:t>
      </w:r>
      <w:r w:rsidR="004C02EF" w:rsidRPr="00E77497">
        <w:t>the result of calling the [[Delete]] internal method on ToObject(GetBase(</w:t>
      </w:r>
      <w:r w:rsidR="004C02EF" w:rsidRPr="00E77497">
        <w:rPr>
          <w:i/>
        </w:rPr>
        <w:t>ref)</w:t>
      </w:r>
      <w:r w:rsidR="004C02EF" w:rsidRPr="00E77497">
        <w:t>)</w:t>
      </w:r>
      <w:r w:rsidR="00DB33BD">
        <w:t>,</w:t>
      </w:r>
      <w:r w:rsidR="004C02EF" w:rsidRPr="00E77497">
        <w:t xml:space="preserve"> providing GetReferencedName(</w:t>
      </w:r>
      <w:r w:rsidR="004C02EF" w:rsidRPr="00E77497">
        <w:rPr>
          <w:i/>
        </w:rPr>
        <w:t>ref</w:t>
      </w:r>
      <w:r w:rsidR="004C02EF" w:rsidRPr="00E77497">
        <w:t>) as the argument</w:t>
      </w:r>
      <w:bookmarkEnd w:id="4562"/>
      <w:r w:rsidR="004C02EF" w:rsidRPr="00E77497">
        <w:t>.</w:t>
      </w:r>
      <w:bookmarkStart w:id="4564" w:name="_Toc382212493"/>
      <w:bookmarkEnd w:id="4563"/>
    </w:p>
    <w:p w14:paraId="15625C58" w14:textId="77777777" w:rsidR="0046541A" w:rsidRDefault="0046541A" w:rsidP="0046541A">
      <w:pPr>
        <w:pStyle w:val="Alg3"/>
        <w:numPr>
          <w:ilvl w:val="1"/>
          <w:numId w:val="71"/>
        </w:numPr>
        <w:spacing w:after="220"/>
        <w:contextualSpacing/>
      </w:pPr>
      <w:r>
        <w:t>ReturnIfAbrupt(</w:t>
      </w:r>
      <w:r w:rsidRPr="0046541A">
        <w:rPr>
          <w:i/>
          <w:iCs/>
        </w:rPr>
        <w:t>deleteStatus</w:t>
      </w:r>
      <w:r>
        <w:t>).</w:t>
      </w:r>
    </w:p>
    <w:p w14:paraId="797D641F" w14:textId="77777777" w:rsidR="0046541A" w:rsidRDefault="0046541A" w:rsidP="0054772B">
      <w:pPr>
        <w:pStyle w:val="Alg3"/>
        <w:numPr>
          <w:ilvl w:val="1"/>
          <w:numId w:val="71"/>
        </w:numPr>
        <w:spacing w:after="220"/>
        <w:contextualSpacing/>
      </w:pPr>
      <w:r>
        <w:t xml:space="preserve">If </w:t>
      </w:r>
      <w:r>
        <w:rPr>
          <w:i/>
          <w:iCs/>
        </w:rPr>
        <w:t>deleteStatus</w:t>
      </w:r>
      <w:r>
        <w:t xml:space="preserve"> is </w:t>
      </w:r>
      <w:r>
        <w:rPr>
          <w:b/>
          <w:bCs/>
        </w:rPr>
        <w:t>false</w:t>
      </w:r>
      <w:r>
        <w:t xml:space="preserve"> and </w:t>
      </w:r>
      <w:r w:rsidRPr="00E77497">
        <w:t>IsStrictReference(</w:t>
      </w:r>
      <w:r w:rsidRPr="00E77497">
        <w:rPr>
          <w:i/>
        </w:rPr>
        <w:t>ref</w:t>
      </w:r>
      <w:r w:rsidRPr="00E77497">
        <w:t xml:space="preserve">) is </w:t>
      </w:r>
      <w:r w:rsidRPr="00E77497">
        <w:rPr>
          <w:b/>
        </w:rPr>
        <w:t>true</w:t>
      </w:r>
      <w:r w:rsidRPr="00E77497">
        <w:t xml:space="preserve">, </w:t>
      </w:r>
      <w:r>
        <w:t xml:space="preserve">then </w:t>
      </w:r>
      <w:r w:rsidRPr="00E77497">
        <w:t xml:space="preserve">throw a </w:t>
      </w:r>
      <w:r w:rsidR="0054772B">
        <w:rPr>
          <w:b/>
        </w:rPr>
        <w:t>T</w:t>
      </w:r>
      <w:r>
        <w:rPr>
          <w:b/>
        </w:rPr>
        <w:t>ypeError</w:t>
      </w:r>
      <w:r w:rsidRPr="00E77497">
        <w:t xml:space="preserve"> exception.</w:t>
      </w:r>
    </w:p>
    <w:p w14:paraId="5A76F664" w14:textId="77777777" w:rsidR="0046541A" w:rsidRPr="00E77497" w:rsidRDefault="0046541A" w:rsidP="00B17B5E">
      <w:pPr>
        <w:pStyle w:val="Alg3"/>
        <w:numPr>
          <w:ilvl w:val="1"/>
          <w:numId w:val="71"/>
        </w:numPr>
        <w:spacing w:after="220"/>
        <w:contextualSpacing/>
      </w:pPr>
      <w:r>
        <w:t>R</w:t>
      </w:r>
      <w:r w:rsidRPr="00E77497">
        <w:t xml:space="preserve">eturn </w:t>
      </w:r>
      <w:r w:rsidR="00B17B5E" w:rsidRPr="00B17B5E">
        <w:rPr>
          <w:i/>
          <w:iCs/>
        </w:rPr>
        <w:t xml:space="preserve"> </w:t>
      </w:r>
      <w:r w:rsidR="00B17B5E">
        <w:rPr>
          <w:i/>
          <w:iCs/>
        </w:rPr>
        <w:t>deleteStatus</w:t>
      </w:r>
      <w:r w:rsidRPr="00E77497">
        <w:t>.</w:t>
      </w:r>
    </w:p>
    <w:p w14:paraId="20D7415B" w14:textId="77777777" w:rsidR="004C02EF" w:rsidRPr="00E77497" w:rsidRDefault="004C02EF" w:rsidP="008002D2">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w:t>
      </w:r>
    </w:p>
    <w:p w14:paraId="7CF31087" w14:textId="77777777"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14:paraId="13CE0E65" w14:textId="77777777"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630AFC33" w14:textId="77777777" w:rsidR="004C02EF" w:rsidRPr="00E77497" w:rsidRDefault="004C02EF" w:rsidP="004C02EF">
      <w:pPr>
        <w:pStyle w:val="Note"/>
      </w:pPr>
      <w:bookmarkStart w:id="4565" w:name="_Toc472818832"/>
      <w:bookmarkEnd w:id="4564"/>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377A239E" w14:textId="77777777" w:rsidR="004C02EF" w:rsidRPr="00E77497" w:rsidRDefault="004C02EF" w:rsidP="00D148E9">
      <w:pPr>
        <w:pStyle w:val="30"/>
      </w:pPr>
      <w:bookmarkStart w:id="4566" w:name="_Toc235503406"/>
      <w:bookmarkStart w:id="4567" w:name="_Toc241509181"/>
      <w:bookmarkStart w:id="4568" w:name="_Toc244416668"/>
      <w:bookmarkStart w:id="4569" w:name="_Toc276631032"/>
      <w:bookmarkStart w:id="4570" w:name="_Toc368050391"/>
      <w:r w:rsidRPr="00E77497">
        <w:t xml:space="preserve">The </w:t>
      </w:r>
      <w:r w:rsidRPr="00E77497">
        <w:rPr>
          <w:rFonts w:ascii="Courier New" w:hAnsi="Courier New"/>
          <w:sz w:val="22"/>
        </w:rPr>
        <w:t>void</w:t>
      </w:r>
      <w:r w:rsidRPr="00E77497">
        <w:t xml:space="preserve"> Operato</w:t>
      </w:r>
      <w:bookmarkStart w:id="4571" w:name="_Toc382202841"/>
      <w:bookmarkEnd w:id="4571"/>
      <w:r w:rsidRPr="00E77497">
        <w:t>r</w:t>
      </w:r>
      <w:bookmarkEnd w:id="4565"/>
      <w:bookmarkEnd w:id="4566"/>
      <w:bookmarkEnd w:id="4567"/>
      <w:bookmarkEnd w:id="4568"/>
      <w:bookmarkEnd w:id="4569"/>
      <w:bookmarkEnd w:id="4570"/>
    </w:p>
    <w:p w14:paraId="63B53E3C" w14:textId="77777777"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3B217BD5" w14:textId="77777777"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bookmarkStart w:id="4572" w:name="_Toc382212498"/>
    </w:p>
    <w:p w14:paraId="0E9873C6" w14:textId="77777777" w:rsidR="004C02EF" w:rsidRPr="00E77497" w:rsidRDefault="004C02EF" w:rsidP="00B31C73">
      <w:pPr>
        <w:pStyle w:val="Alg3"/>
        <w:numPr>
          <w:ilvl w:val="0"/>
          <w:numId w:val="72"/>
        </w:numPr>
        <w:contextualSpacing/>
      </w:pPr>
      <w:r w:rsidRPr="00E77497">
        <w:t xml:space="preserve">Let </w:t>
      </w:r>
      <w:r w:rsidRPr="00E77497">
        <w:rPr>
          <w:i/>
        </w:rPr>
        <w:t>expr</w:t>
      </w:r>
      <w:r w:rsidRPr="00E77497">
        <w:t xml:space="preserve"> be the result of evaluating </w:t>
      </w:r>
      <w:r w:rsidRPr="00E77497">
        <w:rPr>
          <w:i/>
        </w:rPr>
        <w:t>UnaryExpression</w:t>
      </w:r>
      <w:bookmarkEnd w:id="4572"/>
      <w:r w:rsidRPr="00E77497">
        <w:t>.</w:t>
      </w:r>
      <w:bookmarkStart w:id="4573" w:name="_Toc382212499"/>
    </w:p>
    <w:p w14:paraId="099E1ACC" w14:textId="77777777" w:rsidR="004C02EF" w:rsidRPr="00E77497" w:rsidRDefault="003B3043" w:rsidP="00F25D17">
      <w:pPr>
        <w:pStyle w:val="Alg3"/>
        <w:numPr>
          <w:ilvl w:val="0"/>
          <w:numId w:val="72"/>
        </w:numPr>
        <w:contextualSpacing/>
      </w:pPr>
      <w:r>
        <w:t xml:space="preserve">Let </w:t>
      </w:r>
      <w:r w:rsidRPr="003B3043">
        <w:rPr>
          <w:i/>
          <w:iCs/>
        </w:rPr>
        <w:t>status</w:t>
      </w:r>
      <w:r>
        <w:t xml:space="preserve"> be </w:t>
      </w:r>
      <w:r w:rsidR="004C02EF" w:rsidRPr="00E77497">
        <w:t>GetValue(</w:t>
      </w:r>
      <w:r w:rsidR="004C02EF" w:rsidRPr="00E77497">
        <w:rPr>
          <w:i/>
        </w:rPr>
        <w:t>expr</w:t>
      </w:r>
      <w:r w:rsidR="004C02EF" w:rsidRPr="00E77497">
        <w:t>)</w:t>
      </w:r>
      <w:bookmarkEnd w:id="4573"/>
      <w:r w:rsidR="004C02EF" w:rsidRPr="00E77497">
        <w:t>.</w:t>
      </w:r>
      <w:bookmarkStart w:id="4574" w:name="_Toc382212500"/>
    </w:p>
    <w:p w14:paraId="1176A980" w14:textId="77777777" w:rsidR="003B3043" w:rsidRDefault="003B3043" w:rsidP="003B3043">
      <w:pPr>
        <w:pStyle w:val="Alg4"/>
        <w:numPr>
          <w:ilvl w:val="0"/>
          <w:numId w:val="72"/>
        </w:numPr>
        <w:contextualSpacing/>
      </w:pPr>
      <w:r>
        <w:t>ReturnIfAbrupt(</w:t>
      </w:r>
      <w:r w:rsidRPr="003B3043">
        <w:rPr>
          <w:i/>
          <w:iCs/>
        </w:rPr>
        <w:t>status</w:t>
      </w:r>
      <w:r>
        <w:t>).</w:t>
      </w:r>
    </w:p>
    <w:p w14:paraId="10515F7B" w14:textId="77777777"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4574"/>
      <w:r w:rsidRPr="00E77497">
        <w:t>.</w:t>
      </w:r>
      <w:bookmarkStart w:id="4575" w:name="_Toc375031175"/>
      <w:bookmarkStart w:id="4576" w:name="_Ref379174824"/>
      <w:bookmarkStart w:id="4577" w:name="_Ref379914513"/>
      <w:bookmarkStart w:id="4578" w:name="_Toc381513689"/>
      <w:bookmarkStart w:id="4579" w:name="_Toc382202842"/>
      <w:bookmarkStart w:id="4580" w:name="_Toc382212211"/>
      <w:bookmarkStart w:id="4581" w:name="_Toc382212501"/>
      <w:bookmarkStart w:id="4582" w:name="_Toc382291556"/>
      <w:bookmarkStart w:id="4583" w:name="_Toc385672198"/>
      <w:bookmarkStart w:id="4584" w:name="_Toc393690293"/>
    </w:p>
    <w:p w14:paraId="1CC8AC34" w14:textId="77777777" w:rsidR="004C02EF" w:rsidRPr="00E77497" w:rsidRDefault="004C02EF" w:rsidP="004C02EF">
      <w:pPr>
        <w:pStyle w:val="Note"/>
      </w:pPr>
      <w:bookmarkStart w:id="4585" w:name="_Toc472818833"/>
      <w:r w:rsidRPr="00E77497">
        <w:t>NOTE</w:t>
      </w:r>
      <w:r w:rsidRPr="00E77497">
        <w:tab/>
        <w:t>GetValue must be called even though its value is not used because it may have observable side-effects.</w:t>
      </w:r>
    </w:p>
    <w:p w14:paraId="59831B69" w14:textId="77777777" w:rsidR="004C02EF" w:rsidRPr="00E77497" w:rsidRDefault="004C02EF" w:rsidP="00D148E9">
      <w:pPr>
        <w:pStyle w:val="30"/>
      </w:pPr>
      <w:bookmarkStart w:id="4586" w:name="_Toc235503407"/>
      <w:bookmarkStart w:id="4587" w:name="_Toc241509182"/>
      <w:bookmarkStart w:id="4588" w:name="_Toc244416669"/>
      <w:bookmarkStart w:id="4589" w:name="_Toc276631033"/>
      <w:bookmarkStart w:id="4590" w:name="_Toc368050392"/>
      <w:r w:rsidRPr="00E77497">
        <w:t xml:space="preserve">The </w:t>
      </w:r>
      <w:r w:rsidRPr="00E77497">
        <w:rPr>
          <w:rFonts w:ascii="Courier New" w:hAnsi="Courier New"/>
        </w:rPr>
        <w:t>typeof</w:t>
      </w:r>
      <w:r w:rsidRPr="00E77497">
        <w:t xml:space="preserve"> Operato</w:t>
      </w:r>
      <w:bookmarkEnd w:id="4575"/>
      <w:bookmarkEnd w:id="4576"/>
      <w:bookmarkEnd w:id="4577"/>
      <w:bookmarkEnd w:id="4578"/>
      <w:bookmarkEnd w:id="4579"/>
      <w:bookmarkEnd w:id="4580"/>
      <w:bookmarkEnd w:id="4581"/>
      <w:bookmarkEnd w:id="4582"/>
      <w:bookmarkEnd w:id="4583"/>
      <w:bookmarkEnd w:id="4584"/>
      <w:r w:rsidRPr="00E77497">
        <w:t>r</w:t>
      </w:r>
      <w:bookmarkEnd w:id="4585"/>
      <w:bookmarkEnd w:id="4586"/>
      <w:bookmarkEnd w:id="4587"/>
      <w:bookmarkEnd w:id="4588"/>
      <w:bookmarkEnd w:id="4589"/>
      <w:bookmarkEnd w:id="4590"/>
    </w:p>
    <w:p w14:paraId="15BF60CA" w14:textId="77777777" w:rsidR="00326D0A" w:rsidRPr="00E77497" w:rsidRDefault="00326D0A" w:rsidP="006A78DC">
      <w:pPr>
        <w:pStyle w:val="40"/>
      </w:pPr>
      <w:r w:rsidRPr="00E77497">
        <w:t xml:space="preserve">Runtime Semantics: </w:t>
      </w:r>
      <w:r w:rsidRPr="00E77497">
        <w:rPr>
          <w:spacing w:val="6"/>
        </w:rPr>
        <w:t>Evaluation</w:t>
      </w:r>
    </w:p>
    <w:p w14:paraId="69F0F075" w14:textId="77777777"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bookmarkStart w:id="4591" w:name="_Toc382212502"/>
    </w:p>
    <w:p w14:paraId="5B45B8DB" w14:textId="77777777"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4591"/>
      <w:r w:rsidRPr="00E77497">
        <w:t>.</w:t>
      </w:r>
      <w:bookmarkStart w:id="4592" w:name="_Toc382212503"/>
    </w:p>
    <w:p w14:paraId="1CD1892B" w14:textId="77777777"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4592"/>
      <w:r w:rsidRPr="00E77497">
        <w:t xml:space="preserve">, </w:t>
      </w:r>
      <w:bookmarkStart w:id="4593" w:name="_Toc382212504"/>
      <w:r w:rsidRPr="00E77497">
        <w:t>then</w:t>
      </w:r>
    </w:p>
    <w:p w14:paraId="2D8807C5" w14:textId="77777777"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569EDF8A" w14:textId="77777777"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4593"/>
      <w:r w:rsidRPr="00E77497">
        <w:t>.</w:t>
      </w:r>
      <w:bookmarkStart w:id="4594" w:name="_Toc382212505"/>
    </w:p>
    <w:p w14:paraId="27F29C35" w14:textId="77777777" w:rsidR="00122292" w:rsidRDefault="0056239B" w:rsidP="00122292">
      <w:pPr>
        <w:pStyle w:val="Alg4"/>
        <w:numPr>
          <w:ilvl w:val="0"/>
          <w:numId w:val="73"/>
        </w:numPr>
        <w:contextualSpacing/>
      </w:pPr>
      <w:r>
        <w:t>ReturnIfAbrupt(</w:t>
      </w:r>
      <w:r w:rsidRPr="00342FD6">
        <w:rPr>
          <w:i/>
        </w:rPr>
        <w:t>val</w:t>
      </w:r>
      <w:r>
        <w:t>).</w:t>
      </w:r>
    </w:p>
    <w:p w14:paraId="215F6663" w14:textId="77777777" w:rsidR="004C02EF" w:rsidRPr="00E77497" w:rsidRDefault="004C02EF" w:rsidP="00CD0C17">
      <w:pPr>
        <w:pStyle w:val="Alg3"/>
        <w:numPr>
          <w:ilvl w:val="0"/>
          <w:numId w:val="73"/>
        </w:numPr>
        <w:spacing w:after="220"/>
        <w:contextualSpacing/>
      </w:pPr>
      <w:r w:rsidRPr="00E77497">
        <w:t>Return a String determined by Type(</w:t>
      </w:r>
      <w:r w:rsidRPr="00E77497">
        <w:rPr>
          <w:i/>
        </w:rPr>
        <w:t>val</w:t>
      </w:r>
      <w:r w:rsidRPr="00E77497">
        <w:t xml:space="preserve">) according </w:t>
      </w:r>
      <w:bookmarkEnd w:id="4594"/>
      <w:r w:rsidR="00DA3686">
        <w:t xml:space="preserve">to </w:t>
      </w:r>
      <w:r w:rsidR="00DA3686">
        <w:fldChar w:fldCharType="begin"/>
      </w:r>
      <w:r w:rsidR="00DA3686">
        <w:instrText xml:space="preserve"> REF _Ref327355399 \h </w:instrText>
      </w:r>
      <w:r w:rsidR="00DA3686">
        <w:fldChar w:fldCharType="separate"/>
      </w:r>
      <w:ins w:id="4595" w:author="Rev 19 Allen Wirfs-Brock" w:date="2013-09-27T13:21:00Z">
        <w:r w:rsidR="00D433E8" w:rsidRPr="008339A8">
          <w:t xml:space="preserve">Table </w:t>
        </w:r>
        <w:r w:rsidR="00D433E8">
          <w:rPr>
            <w:noProof/>
          </w:rPr>
          <w:t>31</w:t>
        </w:r>
      </w:ins>
      <w:ins w:id="4596" w:author="Rev 18 Allen Wirfs-Brock" w:date="2013-09-05T11:12:00Z">
        <w:del w:id="4597" w:author="Rev 19 Allen Wirfs-Brock" w:date="2013-09-27T08:39:00Z">
          <w:r w:rsidR="00C37EEF" w:rsidRPr="008339A8" w:rsidDel="009E7E9E">
            <w:delText xml:space="preserve">Table </w:delText>
          </w:r>
          <w:r w:rsidR="00C37EEF" w:rsidDel="009E7E9E">
            <w:rPr>
              <w:noProof/>
            </w:rPr>
            <w:delText>31</w:delText>
          </w:r>
        </w:del>
      </w:ins>
      <w:del w:id="4598" w:author="Rev 19 Allen Wirfs-Brock" w:date="2013-09-27T08:39:00Z">
        <w:r w:rsidR="00FB0307" w:rsidRPr="008339A8" w:rsidDel="009E7E9E">
          <w:delText xml:space="preserve">Table </w:delText>
        </w:r>
        <w:r w:rsidR="00FB0307" w:rsidDel="009E7E9E">
          <w:rPr>
            <w:noProof/>
          </w:rPr>
          <w:delText>31</w:delText>
        </w:r>
      </w:del>
      <w:r w:rsidR="00DA3686">
        <w:fldChar w:fldCharType="end"/>
      </w:r>
      <w:r w:rsidR="00DA3686">
        <w:t>.</w:t>
      </w:r>
    </w:p>
    <w:p w14:paraId="63E7A23A" w14:textId="77777777" w:rsidR="004C02EF" w:rsidRPr="008339A8" w:rsidRDefault="00676727" w:rsidP="004B49EB">
      <w:pPr>
        <w:pStyle w:val="Tabletitle"/>
      </w:pPr>
      <w:bookmarkStart w:id="4599" w:name="_Ref327355399"/>
      <w:r w:rsidRPr="008339A8">
        <w:t xml:space="preserve">Table </w:t>
      </w:r>
      <w:r w:rsidRPr="008339A8">
        <w:fldChar w:fldCharType="begin"/>
      </w:r>
      <w:r w:rsidRPr="008339A8">
        <w:instrText xml:space="preserve"> SEQ Table \* ARABIC </w:instrText>
      </w:r>
      <w:r w:rsidRPr="008339A8">
        <w:fldChar w:fldCharType="separate"/>
      </w:r>
      <w:r w:rsidR="00D433E8">
        <w:rPr>
          <w:noProof/>
        </w:rPr>
        <w:t>31</w:t>
      </w:r>
      <w:r w:rsidRPr="008339A8">
        <w:fldChar w:fldCharType="end"/>
      </w:r>
      <w:bookmarkEnd w:id="4599"/>
      <w:r w:rsidR="00CD0C17">
        <w:rPr>
          <w:rFonts w:eastAsia="Arial Unicode MS"/>
        </w:rPr>
        <w:t xml:space="preserve"> </w:t>
      </w:r>
      <w:r w:rsidR="004C02EF" w:rsidRPr="008339A8">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14"/>
        <w:gridCol w:w="3431"/>
      </w:tblGrid>
      <w:tr w:rsidR="004C02EF" w:rsidRPr="00E77497" w14:paraId="31139602" w14:textId="77777777" w:rsidTr="00B6249A">
        <w:trPr>
          <w:cantSplit/>
          <w:trHeight w:val="347"/>
          <w:jc w:val="center"/>
        </w:trPr>
        <w:tc>
          <w:tcPr>
            <w:tcW w:w="2714" w:type="dxa"/>
            <w:tcBorders>
              <w:top w:val="single" w:sz="12" w:space="0" w:color="000000"/>
              <w:left w:val="single" w:sz="6" w:space="0" w:color="000000"/>
              <w:bottom w:val="single" w:sz="6" w:space="0" w:color="000000"/>
              <w:right w:val="nil"/>
            </w:tcBorders>
            <w:shd w:val="solid" w:color="C0C0C0" w:fill="FFFFFF"/>
          </w:tcPr>
          <w:p w14:paraId="48478919" w14:textId="77777777" w:rsidR="004C02EF" w:rsidRPr="003B4312" w:rsidRDefault="004C02EF" w:rsidP="003A4B22">
            <w:pPr>
              <w:keepNext/>
              <w:shd w:val="solid" w:color="C0C0C0" w:fill="FFFFFF"/>
              <w:spacing w:after="0"/>
              <w:rPr>
                <w:b/>
                <w:i/>
                <w:shd w:val="solid" w:color="C0C0C0" w:fill="FFFFFF"/>
              </w:rPr>
            </w:pPr>
            <w:bookmarkStart w:id="4600" w:name="_Toc382212506"/>
            <w:r w:rsidRPr="003B4312">
              <w:rPr>
                <w:b/>
                <w:i/>
                <w:shd w:val="solid" w:color="C0C0C0" w:fill="FFFFFF"/>
              </w:rPr>
              <w:t>Type</w:t>
            </w:r>
            <w:bookmarkEnd w:id="4600"/>
            <w:r w:rsidRPr="003B4312">
              <w:rPr>
                <w:b/>
                <w:i/>
                <w:shd w:val="solid" w:color="C0C0C0" w:fill="FFFFFF"/>
              </w:rPr>
              <w:t xml:space="preserve"> of </w:t>
            </w:r>
            <w:r w:rsidRPr="003B4312">
              <w:rPr>
                <w:rFonts w:ascii="Times New Roman" w:hAnsi="Times New Roman"/>
                <w:i/>
                <w:shd w:val="solid" w:color="C0C0C0" w:fill="FFFFFF"/>
              </w:rPr>
              <w:t>val</w:t>
            </w:r>
          </w:p>
        </w:tc>
        <w:tc>
          <w:tcPr>
            <w:tcW w:w="3431" w:type="dxa"/>
            <w:tcBorders>
              <w:top w:val="single" w:sz="12" w:space="0" w:color="000000"/>
              <w:left w:val="nil"/>
              <w:bottom w:val="single" w:sz="6" w:space="0" w:color="000000"/>
              <w:right w:val="single" w:sz="6" w:space="0" w:color="000000"/>
            </w:tcBorders>
            <w:shd w:val="solid" w:color="C0C0C0" w:fill="FFFFFF"/>
          </w:tcPr>
          <w:p w14:paraId="7B6371D9" w14:textId="77777777" w:rsidR="004C02EF" w:rsidRPr="006B6D0A" w:rsidRDefault="004C02EF" w:rsidP="003A4B22">
            <w:pPr>
              <w:keepNext/>
              <w:shd w:val="solid" w:color="C0C0C0" w:fill="FFFFFF"/>
              <w:spacing w:after="0"/>
              <w:rPr>
                <w:b/>
                <w:i/>
                <w:shd w:val="solid" w:color="C0C0C0" w:fill="FFFFFF"/>
              </w:rPr>
            </w:pPr>
            <w:bookmarkStart w:id="4601" w:name="_Toc382212507"/>
            <w:r w:rsidRPr="006B6D0A">
              <w:rPr>
                <w:b/>
                <w:i/>
                <w:shd w:val="solid" w:color="C0C0C0" w:fill="FFFFFF"/>
              </w:rPr>
              <w:t>Result</w:t>
            </w:r>
            <w:bookmarkEnd w:id="4601"/>
          </w:p>
        </w:tc>
      </w:tr>
      <w:tr w:rsidR="004C02EF" w:rsidRPr="00E77497" w14:paraId="0DDDB887" w14:textId="77777777" w:rsidTr="00B6249A">
        <w:trPr>
          <w:cantSplit/>
          <w:jc w:val="center"/>
        </w:trPr>
        <w:tc>
          <w:tcPr>
            <w:tcW w:w="2714" w:type="dxa"/>
            <w:tcBorders>
              <w:top w:val="nil"/>
            </w:tcBorders>
          </w:tcPr>
          <w:p w14:paraId="576E8E16" w14:textId="77777777" w:rsidR="004C02EF" w:rsidRPr="00E77497" w:rsidRDefault="004C02EF" w:rsidP="003A4B22">
            <w:pPr>
              <w:keepNext/>
              <w:spacing w:after="60"/>
            </w:pPr>
            <w:bookmarkStart w:id="4602" w:name="_Toc382212508"/>
            <w:r w:rsidRPr="00E77497">
              <w:t>Undefin</w:t>
            </w:r>
            <w:bookmarkEnd w:id="4602"/>
            <w:r w:rsidRPr="00E77497">
              <w:t>ed</w:t>
            </w:r>
          </w:p>
        </w:tc>
        <w:tc>
          <w:tcPr>
            <w:tcW w:w="3431" w:type="dxa"/>
            <w:tcBorders>
              <w:top w:val="nil"/>
            </w:tcBorders>
          </w:tcPr>
          <w:p w14:paraId="474DC725" w14:textId="77777777" w:rsidR="004C02EF" w:rsidRPr="00E77497" w:rsidRDefault="004C02EF" w:rsidP="003A4B22">
            <w:pPr>
              <w:keepNext/>
              <w:spacing w:after="60"/>
              <w:rPr>
                <w:rFonts w:ascii="Courier" w:hAnsi="Courier"/>
                <w:b/>
              </w:rPr>
            </w:pPr>
            <w:bookmarkStart w:id="4603" w:name="_Toc382212509"/>
            <w:r w:rsidRPr="00E77497">
              <w:rPr>
                <w:rFonts w:ascii="Courier New" w:hAnsi="Courier New"/>
                <w:b/>
              </w:rPr>
              <w:t>"undefine</w:t>
            </w:r>
            <w:bookmarkEnd w:id="4603"/>
            <w:r w:rsidRPr="00E77497">
              <w:rPr>
                <w:rFonts w:ascii="Courier New" w:hAnsi="Courier New"/>
                <w:b/>
              </w:rPr>
              <w:t>d"</w:t>
            </w:r>
          </w:p>
        </w:tc>
      </w:tr>
      <w:tr w:rsidR="004C02EF" w:rsidRPr="00E77497" w14:paraId="635C634F" w14:textId="77777777" w:rsidTr="00B6249A">
        <w:trPr>
          <w:cantSplit/>
          <w:jc w:val="center"/>
        </w:trPr>
        <w:tc>
          <w:tcPr>
            <w:tcW w:w="2714" w:type="dxa"/>
          </w:tcPr>
          <w:p w14:paraId="0DFCBD9B" w14:textId="77777777" w:rsidR="004C02EF" w:rsidRPr="00E77497" w:rsidRDefault="004C02EF" w:rsidP="003A4B22">
            <w:pPr>
              <w:keepNext/>
              <w:spacing w:after="60"/>
            </w:pPr>
            <w:bookmarkStart w:id="4604" w:name="_Toc382212510"/>
            <w:r w:rsidRPr="00E77497">
              <w:t>Nu</w:t>
            </w:r>
            <w:bookmarkEnd w:id="4604"/>
            <w:r w:rsidRPr="00E77497">
              <w:t>ll</w:t>
            </w:r>
          </w:p>
        </w:tc>
        <w:tc>
          <w:tcPr>
            <w:tcW w:w="3431" w:type="dxa"/>
          </w:tcPr>
          <w:p w14:paraId="34029D61" w14:textId="77777777" w:rsidR="004C02EF" w:rsidRPr="00E77497" w:rsidRDefault="004C02EF" w:rsidP="003A4B22">
            <w:pPr>
              <w:keepNext/>
              <w:spacing w:after="60"/>
              <w:rPr>
                <w:rFonts w:ascii="Courier" w:hAnsi="Courier"/>
                <w:b/>
              </w:rPr>
            </w:pPr>
            <w:bookmarkStart w:id="4605" w:name="_Toc382212511"/>
            <w:r w:rsidRPr="00E77497">
              <w:rPr>
                <w:rFonts w:ascii="Courier New" w:hAnsi="Courier New"/>
                <w:b/>
              </w:rPr>
              <w:t>"objec</w:t>
            </w:r>
            <w:bookmarkEnd w:id="4605"/>
            <w:r w:rsidRPr="00E77497">
              <w:rPr>
                <w:rFonts w:ascii="Courier New" w:hAnsi="Courier New"/>
                <w:b/>
              </w:rPr>
              <w:t>t"</w:t>
            </w:r>
          </w:p>
        </w:tc>
      </w:tr>
      <w:tr w:rsidR="004C02EF" w:rsidRPr="00E77497" w14:paraId="7E065043" w14:textId="77777777" w:rsidTr="00B6249A">
        <w:trPr>
          <w:cantSplit/>
          <w:jc w:val="center"/>
        </w:trPr>
        <w:tc>
          <w:tcPr>
            <w:tcW w:w="2714" w:type="dxa"/>
          </w:tcPr>
          <w:p w14:paraId="6A5ABC11" w14:textId="77777777" w:rsidR="004C02EF" w:rsidRPr="00E77497" w:rsidRDefault="004C02EF" w:rsidP="003A4B22">
            <w:pPr>
              <w:keepNext/>
              <w:spacing w:after="60"/>
            </w:pPr>
            <w:bookmarkStart w:id="4606" w:name="_Toc382212512"/>
            <w:r w:rsidRPr="00E77497">
              <w:t>Boole</w:t>
            </w:r>
            <w:bookmarkEnd w:id="4606"/>
            <w:r w:rsidRPr="00E77497">
              <w:t>an</w:t>
            </w:r>
          </w:p>
        </w:tc>
        <w:tc>
          <w:tcPr>
            <w:tcW w:w="3431" w:type="dxa"/>
          </w:tcPr>
          <w:p w14:paraId="35EDC75F" w14:textId="77777777" w:rsidR="004C02EF" w:rsidRPr="00E77497" w:rsidRDefault="004C02EF" w:rsidP="003A4B22">
            <w:pPr>
              <w:keepNext/>
              <w:spacing w:after="60"/>
              <w:rPr>
                <w:rFonts w:ascii="Courier" w:hAnsi="Courier"/>
                <w:b/>
              </w:rPr>
            </w:pPr>
            <w:bookmarkStart w:id="4607" w:name="_Toc382212513"/>
            <w:r w:rsidRPr="00E77497">
              <w:rPr>
                <w:rFonts w:ascii="Courier New" w:hAnsi="Courier New"/>
                <w:b/>
              </w:rPr>
              <w:t>"boolea</w:t>
            </w:r>
            <w:bookmarkEnd w:id="4607"/>
            <w:r w:rsidRPr="00E77497">
              <w:rPr>
                <w:rFonts w:ascii="Courier New" w:hAnsi="Courier New"/>
                <w:b/>
              </w:rPr>
              <w:t>n"</w:t>
            </w:r>
          </w:p>
        </w:tc>
      </w:tr>
      <w:tr w:rsidR="004C02EF" w:rsidRPr="00E77497" w14:paraId="4D97C3DE" w14:textId="77777777" w:rsidTr="00B6249A">
        <w:trPr>
          <w:cantSplit/>
          <w:jc w:val="center"/>
        </w:trPr>
        <w:tc>
          <w:tcPr>
            <w:tcW w:w="2714" w:type="dxa"/>
          </w:tcPr>
          <w:p w14:paraId="534228DA" w14:textId="77777777" w:rsidR="004C02EF" w:rsidRPr="00E77497" w:rsidRDefault="004C02EF" w:rsidP="003A4B22">
            <w:pPr>
              <w:keepNext/>
              <w:spacing w:after="60"/>
            </w:pPr>
            <w:bookmarkStart w:id="4608" w:name="_Toc382212514"/>
            <w:r w:rsidRPr="00E77497">
              <w:t>Numb</w:t>
            </w:r>
            <w:bookmarkEnd w:id="4608"/>
            <w:r w:rsidRPr="00E77497">
              <w:t>er</w:t>
            </w:r>
          </w:p>
        </w:tc>
        <w:tc>
          <w:tcPr>
            <w:tcW w:w="3431" w:type="dxa"/>
          </w:tcPr>
          <w:p w14:paraId="2C261F9E" w14:textId="77777777" w:rsidR="004C02EF" w:rsidRPr="00E77497" w:rsidRDefault="004C02EF" w:rsidP="003A4B22">
            <w:pPr>
              <w:keepNext/>
              <w:spacing w:after="60"/>
              <w:rPr>
                <w:rFonts w:ascii="Courier" w:hAnsi="Courier"/>
                <w:b/>
              </w:rPr>
            </w:pPr>
            <w:bookmarkStart w:id="4609" w:name="_Toc382212515"/>
            <w:r w:rsidRPr="00E77497">
              <w:rPr>
                <w:rFonts w:ascii="Courier New" w:hAnsi="Courier New"/>
                <w:b/>
              </w:rPr>
              <w:t>"numbe</w:t>
            </w:r>
            <w:bookmarkEnd w:id="4609"/>
            <w:r w:rsidRPr="00E77497">
              <w:rPr>
                <w:rFonts w:ascii="Courier New" w:hAnsi="Courier New"/>
                <w:b/>
              </w:rPr>
              <w:t>r"</w:t>
            </w:r>
          </w:p>
        </w:tc>
      </w:tr>
      <w:tr w:rsidR="004C02EF" w:rsidRPr="00E77497" w14:paraId="6414358E" w14:textId="77777777" w:rsidTr="00B6249A">
        <w:trPr>
          <w:cantSplit/>
          <w:jc w:val="center"/>
        </w:trPr>
        <w:tc>
          <w:tcPr>
            <w:tcW w:w="2714" w:type="dxa"/>
          </w:tcPr>
          <w:p w14:paraId="524202D3" w14:textId="77777777" w:rsidR="004C02EF" w:rsidRPr="00E77497" w:rsidRDefault="004C02EF" w:rsidP="003A4B22">
            <w:pPr>
              <w:keepNext/>
              <w:spacing w:after="60"/>
            </w:pPr>
            <w:bookmarkStart w:id="4610" w:name="_Toc382212516"/>
            <w:r w:rsidRPr="00E77497">
              <w:t>Stri</w:t>
            </w:r>
            <w:bookmarkEnd w:id="4610"/>
            <w:r w:rsidRPr="00E77497">
              <w:t>ng</w:t>
            </w:r>
          </w:p>
        </w:tc>
        <w:tc>
          <w:tcPr>
            <w:tcW w:w="3431" w:type="dxa"/>
          </w:tcPr>
          <w:p w14:paraId="49733710" w14:textId="77777777" w:rsidR="004C02EF" w:rsidRPr="00E77497" w:rsidRDefault="004C02EF" w:rsidP="003A4B22">
            <w:pPr>
              <w:keepNext/>
              <w:spacing w:after="60"/>
              <w:rPr>
                <w:rFonts w:ascii="Courier" w:hAnsi="Courier"/>
                <w:b/>
              </w:rPr>
            </w:pPr>
            <w:bookmarkStart w:id="4611" w:name="_Toc382212517"/>
            <w:r w:rsidRPr="00E77497">
              <w:rPr>
                <w:rFonts w:ascii="Courier New" w:hAnsi="Courier New"/>
                <w:b/>
              </w:rPr>
              <w:t>"strin</w:t>
            </w:r>
            <w:bookmarkEnd w:id="4611"/>
            <w:r w:rsidRPr="00E77497">
              <w:rPr>
                <w:rFonts w:ascii="Courier New" w:hAnsi="Courier New"/>
                <w:b/>
              </w:rPr>
              <w:t>g"</w:t>
            </w:r>
          </w:p>
        </w:tc>
      </w:tr>
      <w:tr w:rsidR="006A55CE" w:rsidRPr="00E77497" w14:paraId="63C48B26" w14:textId="77777777" w:rsidTr="00B6249A">
        <w:trPr>
          <w:cantSplit/>
          <w:jc w:val="center"/>
          <w:ins w:id="4612" w:author="Rev 19 Allen Wirfs-Brock" w:date="2013-09-24T17:16:00Z"/>
        </w:trPr>
        <w:tc>
          <w:tcPr>
            <w:tcW w:w="2714" w:type="dxa"/>
          </w:tcPr>
          <w:p w14:paraId="76577322" w14:textId="77777777" w:rsidR="006A55CE" w:rsidRPr="00E77497" w:rsidRDefault="006A55CE" w:rsidP="003A4B22">
            <w:pPr>
              <w:keepNext/>
              <w:spacing w:after="60"/>
              <w:rPr>
                <w:ins w:id="4613" w:author="Rev 19 Allen Wirfs-Brock" w:date="2013-09-24T17:16:00Z"/>
              </w:rPr>
            </w:pPr>
            <w:ins w:id="4614" w:author="Rev 19 Allen Wirfs-Brock" w:date="2013-09-24T17:16:00Z">
              <w:r>
                <w:t>Symbol</w:t>
              </w:r>
            </w:ins>
          </w:p>
        </w:tc>
        <w:tc>
          <w:tcPr>
            <w:tcW w:w="3431" w:type="dxa"/>
          </w:tcPr>
          <w:p w14:paraId="13E8C46F" w14:textId="77777777" w:rsidR="006A55CE" w:rsidRPr="00E77497" w:rsidRDefault="006A55CE" w:rsidP="003A4B22">
            <w:pPr>
              <w:keepNext/>
              <w:spacing w:after="60"/>
              <w:rPr>
                <w:ins w:id="4615" w:author="Rev 19 Allen Wirfs-Brock" w:date="2013-09-24T17:16:00Z"/>
                <w:rFonts w:ascii="Courier New" w:hAnsi="Courier New"/>
                <w:b/>
              </w:rPr>
            </w:pPr>
            <w:ins w:id="4616" w:author="Rev 19 Allen Wirfs-Brock" w:date="2013-09-24T17:17:00Z">
              <w:r w:rsidRPr="00E77497">
                <w:rPr>
                  <w:rFonts w:ascii="Courier New" w:hAnsi="Courier New"/>
                  <w:b/>
                </w:rPr>
                <w:t>"s</w:t>
              </w:r>
              <w:r>
                <w:rPr>
                  <w:rFonts w:ascii="Courier New" w:hAnsi="Courier New"/>
                  <w:b/>
                </w:rPr>
                <w:t>ymbol</w:t>
              </w:r>
              <w:r w:rsidRPr="00E77497">
                <w:rPr>
                  <w:rFonts w:ascii="Courier New" w:hAnsi="Courier New"/>
                  <w:b/>
                </w:rPr>
                <w:t>"</w:t>
              </w:r>
            </w:ins>
          </w:p>
        </w:tc>
      </w:tr>
      <w:tr w:rsidR="006A55CE" w:rsidRPr="00E77497" w14:paraId="4000B841" w14:textId="77777777" w:rsidTr="00B6249A">
        <w:trPr>
          <w:cantSplit/>
          <w:jc w:val="center"/>
        </w:trPr>
        <w:tc>
          <w:tcPr>
            <w:tcW w:w="2714" w:type="dxa"/>
          </w:tcPr>
          <w:p w14:paraId="061B0CD2" w14:textId="77777777" w:rsidR="006A55CE" w:rsidRPr="00E77497" w:rsidRDefault="006A55CE" w:rsidP="00B6249A">
            <w:pPr>
              <w:keepNext/>
              <w:spacing w:after="60"/>
              <w:jc w:val="left"/>
            </w:pPr>
            <w:bookmarkStart w:id="4617" w:name="_Toc382212518"/>
            <w:r w:rsidRPr="00E77497">
              <w:t>Object (</w:t>
            </w:r>
            <w:r>
              <w:t>ordinary</w:t>
            </w:r>
            <w:r w:rsidRPr="00E77497">
              <w:t xml:space="preserve"> and does not implement [[Call]</w:t>
            </w:r>
            <w:bookmarkEnd w:id="4617"/>
            <w:r w:rsidRPr="00E77497">
              <w:t>])</w:t>
            </w:r>
          </w:p>
        </w:tc>
        <w:tc>
          <w:tcPr>
            <w:tcW w:w="3431" w:type="dxa"/>
          </w:tcPr>
          <w:p w14:paraId="56C789DD" w14:textId="77777777" w:rsidR="006A55CE" w:rsidRPr="00E77497" w:rsidRDefault="006A55CE" w:rsidP="003A4B22">
            <w:pPr>
              <w:keepNext/>
              <w:spacing w:after="60"/>
              <w:rPr>
                <w:rFonts w:ascii="Courier" w:hAnsi="Courier"/>
                <w:b/>
              </w:rPr>
            </w:pPr>
            <w:bookmarkStart w:id="4618" w:name="_Toc382212519"/>
            <w:r w:rsidRPr="00E77497">
              <w:rPr>
                <w:rFonts w:ascii="Courier New" w:hAnsi="Courier New"/>
                <w:b/>
              </w:rPr>
              <w:t>"objec</w:t>
            </w:r>
            <w:bookmarkEnd w:id="4618"/>
            <w:r w:rsidRPr="00E77497">
              <w:rPr>
                <w:rFonts w:ascii="Courier New" w:hAnsi="Courier New"/>
                <w:b/>
              </w:rPr>
              <w:t>t"</w:t>
            </w:r>
          </w:p>
        </w:tc>
      </w:tr>
      <w:tr w:rsidR="006A55CE" w:rsidRPr="00E77497" w:rsidDel="006A55CE" w14:paraId="34F1900C" w14:textId="77777777" w:rsidTr="00B6249A">
        <w:trPr>
          <w:cantSplit/>
          <w:jc w:val="center"/>
          <w:del w:id="4619" w:author="Rev 19 Allen Wirfs-Brock" w:date="2013-09-24T17:17:00Z"/>
        </w:trPr>
        <w:tc>
          <w:tcPr>
            <w:tcW w:w="2714" w:type="dxa"/>
          </w:tcPr>
          <w:p w14:paraId="76A96EB3" w14:textId="77777777" w:rsidR="006A55CE" w:rsidRPr="00E77497" w:rsidDel="006A55CE" w:rsidRDefault="006A55CE" w:rsidP="0065390F">
            <w:pPr>
              <w:spacing w:after="60"/>
              <w:jc w:val="left"/>
              <w:rPr>
                <w:del w:id="4620" w:author="Rev 19 Allen Wirfs-Brock" w:date="2013-09-24T17:17:00Z"/>
              </w:rPr>
            </w:pPr>
            <w:del w:id="4621" w:author="Rev 19 Allen Wirfs-Brock" w:date="2013-09-24T17:17:00Z">
              <w:r w:rsidRPr="00E77497" w:rsidDel="006A55CE">
                <w:delText>Object (</w:delText>
              </w:r>
              <w:r w:rsidDel="006A55CE">
                <w:delText>is a Symbol exotic object</w:delText>
              </w:r>
              <w:r w:rsidRPr="00E77497" w:rsidDel="006A55CE">
                <w:delText>)</w:delText>
              </w:r>
            </w:del>
          </w:p>
        </w:tc>
        <w:tc>
          <w:tcPr>
            <w:tcW w:w="3431" w:type="dxa"/>
          </w:tcPr>
          <w:p w14:paraId="5D08C81B" w14:textId="77777777" w:rsidR="006A55CE" w:rsidRPr="00E77497" w:rsidDel="006A55CE" w:rsidRDefault="006A55CE" w:rsidP="003A4B22">
            <w:pPr>
              <w:spacing w:after="60"/>
              <w:rPr>
                <w:del w:id="4622" w:author="Rev 19 Allen Wirfs-Brock" w:date="2013-09-24T17:17:00Z"/>
                <w:rFonts w:ascii="Courier New" w:hAnsi="Courier New"/>
                <w:b/>
              </w:rPr>
            </w:pPr>
            <w:del w:id="4623" w:author="Rev 19 Allen Wirfs-Brock" w:date="2013-09-24T17:17:00Z">
              <w:r w:rsidRPr="00E77497" w:rsidDel="006A55CE">
                <w:rPr>
                  <w:rFonts w:ascii="Courier New" w:hAnsi="Courier New"/>
                  <w:b/>
                </w:rPr>
                <w:delText>"s</w:delText>
              </w:r>
              <w:r w:rsidDel="006A55CE">
                <w:rPr>
                  <w:rFonts w:ascii="Courier New" w:hAnsi="Courier New"/>
                  <w:b/>
                </w:rPr>
                <w:delText>ymbol</w:delText>
              </w:r>
              <w:r w:rsidRPr="00E77497" w:rsidDel="006A55CE">
                <w:rPr>
                  <w:rFonts w:ascii="Courier New" w:hAnsi="Courier New"/>
                  <w:b/>
                </w:rPr>
                <w:delText>"</w:delText>
              </w:r>
            </w:del>
          </w:p>
        </w:tc>
      </w:tr>
      <w:tr w:rsidR="006A55CE" w:rsidRPr="00E77497" w14:paraId="06EAB656" w14:textId="77777777" w:rsidTr="00B6249A">
        <w:trPr>
          <w:cantSplit/>
          <w:jc w:val="center"/>
        </w:trPr>
        <w:tc>
          <w:tcPr>
            <w:tcW w:w="2714" w:type="dxa"/>
          </w:tcPr>
          <w:p w14:paraId="322FE6D7" w14:textId="77777777" w:rsidR="006A55CE" w:rsidRPr="00E77497" w:rsidRDefault="006A55CE" w:rsidP="006A55CE">
            <w:pPr>
              <w:spacing w:after="60"/>
              <w:jc w:val="left"/>
            </w:pPr>
            <w:r w:rsidRPr="00E77497">
              <w:t>Object (</w:t>
            </w:r>
            <w:r>
              <w:t xml:space="preserve">standard exotic </w:t>
            </w:r>
            <w:del w:id="4624" w:author="Rev 19 Allen Wirfs-Brock" w:date="2013-09-24T17:17:00Z">
              <w:r w:rsidDel="006A55CE">
                <w:delText>other than Symbol</w:delText>
              </w:r>
              <w:r w:rsidRPr="00E77497" w:rsidDel="006A55CE">
                <w:delText xml:space="preserve"> </w:delText>
              </w:r>
            </w:del>
            <w:r w:rsidRPr="00E77497">
              <w:t>and does not implement [[Call]])</w:t>
            </w:r>
          </w:p>
        </w:tc>
        <w:tc>
          <w:tcPr>
            <w:tcW w:w="3431" w:type="dxa"/>
          </w:tcPr>
          <w:p w14:paraId="72B78EB5" w14:textId="77777777" w:rsidR="006A55CE" w:rsidRPr="00E77497" w:rsidRDefault="006A55CE" w:rsidP="003A4B22">
            <w:pPr>
              <w:spacing w:after="60"/>
              <w:rPr>
                <w:rFonts w:ascii="Courier New" w:hAnsi="Courier New"/>
                <w:b/>
              </w:rPr>
            </w:pPr>
            <w:r w:rsidRPr="00E77497">
              <w:rPr>
                <w:rFonts w:ascii="Courier New" w:hAnsi="Courier New"/>
                <w:b/>
              </w:rPr>
              <w:t>"object"</w:t>
            </w:r>
          </w:p>
        </w:tc>
      </w:tr>
      <w:tr w:rsidR="006A55CE" w:rsidRPr="00E77497" w14:paraId="5C56C28C" w14:textId="77777777" w:rsidTr="00B6249A">
        <w:trPr>
          <w:cantSplit/>
          <w:jc w:val="center"/>
        </w:trPr>
        <w:tc>
          <w:tcPr>
            <w:tcW w:w="2714" w:type="dxa"/>
          </w:tcPr>
          <w:p w14:paraId="7561A907" w14:textId="77777777" w:rsidR="006A55CE" w:rsidRPr="00E77497" w:rsidRDefault="006A55CE" w:rsidP="00B6249A">
            <w:pPr>
              <w:spacing w:after="60"/>
              <w:jc w:val="left"/>
            </w:pPr>
            <w:bookmarkStart w:id="4625" w:name="_Toc382212520"/>
            <w:r w:rsidRPr="00E77497">
              <w:t>Object (implement</w:t>
            </w:r>
            <w:r>
              <w:t xml:space="preserve">s </w:t>
            </w:r>
            <w:r w:rsidRPr="00E77497">
              <w:t>[[Call]</w:t>
            </w:r>
            <w:bookmarkEnd w:id="4625"/>
            <w:r w:rsidRPr="00E77497">
              <w:t>])</w:t>
            </w:r>
          </w:p>
        </w:tc>
        <w:tc>
          <w:tcPr>
            <w:tcW w:w="3431" w:type="dxa"/>
          </w:tcPr>
          <w:p w14:paraId="3E9E5CB1" w14:textId="77777777" w:rsidR="006A55CE" w:rsidRPr="00E77497" w:rsidRDefault="006A55CE" w:rsidP="003A4B22">
            <w:pPr>
              <w:spacing w:after="60"/>
              <w:rPr>
                <w:rFonts w:ascii="Courier" w:hAnsi="Courier"/>
                <w:b/>
              </w:rPr>
            </w:pPr>
            <w:bookmarkStart w:id="4626" w:name="_Toc382212521"/>
            <w:r w:rsidRPr="00E77497">
              <w:rPr>
                <w:rFonts w:ascii="Courier New" w:hAnsi="Courier New"/>
                <w:b/>
              </w:rPr>
              <w:t>"functio</w:t>
            </w:r>
            <w:bookmarkEnd w:id="4626"/>
            <w:r w:rsidRPr="00E77497">
              <w:rPr>
                <w:rFonts w:ascii="Courier New" w:hAnsi="Courier New"/>
                <w:b/>
              </w:rPr>
              <w:t>n"</w:t>
            </w:r>
          </w:p>
        </w:tc>
      </w:tr>
      <w:tr w:rsidR="006A55CE" w:rsidRPr="00E77497" w14:paraId="3EDF3E59" w14:textId="77777777" w:rsidTr="00B6249A">
        <w:trPr>
          <w:cantSplit/>
          <w:jc w:val="center"/>
        </w:trPr>
        <w:tc>
          <w:tcPr>
            <w:tcW w:w="2714" w:type="dxa"/>
          </w:tcPr>
          <w:p w14:paraId="0772634F" w14:textId="77777777" w:rsidR="006A55CE" w:rsidRPr="00E77497" w:rsidRDefault="006A55CE" w:rsidP="00A266B5">
            <w:pPr>
              <w:spacing w:after="60"/>
            </w:pPr>
            <w:bookmarkStart w:id="4627" w:name="_Toc382212522"/>
            <w:r w:rsidRPr="00E77497">
              <w:t>Object (</w:t>
            </w:r>
            <w:r>
              <w:t xml:space="preserve">non-standard </w:t>
            </w:r>
            <w:bookmarkEnd w:id="4627"/>
            <w:r>
              <w:t xml:space="preserve">exotic </w:t>
            </w:r>
            <w:r w:rsidRPr="00E77497">
              <w:t>and does not implement [[Call]])</w:t>
            </w:r>
          </w:p>
        </w:tc>
        <w:tc>
          <w:tcPr>
            <w:tcW w:w="3431" w:type="dxa"/>
          </w:tcPr>
          <w:p w14:paraId="4A587722" w14:textId="77777777" w:rsidR="006A55CE" w:rsidRPr="00E77497" w:rsidRDefault="006A55CE" w:rsidP="00B52E2A">
            <w:pPr>
              <w:spacing w:after="60"/>
              <w:jc w:val="left"/>
            </w:pPr>
            <w:bookmarkStart w:id="4628" w:name="_Toc382212523"/>
            <w:r w:rsidRPr="00E77497">
              <w:t>Implementation-</w:t>
            </w:r>
            <w:bookmarkEnd w:id="4628"/>
            <w:r w:rsidRPr="00E77497">
              <w:t>defined</w:t>
            </w:r>
            <w:r>
              <w:t>. M</w:t>
            </w:r>
            <w:r w:rsidRPr="00E77497">
              <w:t xml:space="preserve">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xml:space="preserve">", </w:t>
            </w:r>
            <w:r w:rsidRPr="00E77497">
              <w:rPr>
                <w:rFonts w:ascii="Courier New" w:hAnsi="Courier New"/>
                <w:b/>
              </w:rPr>
              <w:t>"s</w:t>
            </w:r>
            <w:r>
              <w:rPr>
                <w:rFonts w:ascii="Courier New" w:hAnsi="Courier New"/>
                <w:b/>
              </w:rPr>
              <w:t>ymbol</w:t>
            </w:r>
            <w:r w:rsidRPr="00E77497">
              <w:rPr>
                <w:rFonts w:ascii="Courier New" w:hAnsi="Courier New"/>
                <w:b/>
              </w:rPr>
              <w:t>"</w:t>
            </w:r>
            <w:r w:rsidRPr="00E77497">
              <w:t>, or</w:t>
            </w:r>
            <w:r w:rsidRPr="00E77497">
              <w:rPr>
                <w:rFonts w:ascii="Courier New" w:hAnsi="Courier New"/>
                <w:b/>
              </w:rPr>
              <w:t xml:space="preserve"> "string".</w:t>
            </w:r>
          </w:p>
        </w:tc>
      </w:tr>
    </w:tbl>
    <w:p w14:paraId="1567C4DC" w14:textId="77777777" w:rsidR="00B52E2A" w:rsidRDefault="00B52E2A" w:rsidP="00FF3FB1">
      <w:pPr>
        <w:pStyle w:val="Note"/>
        <w:spacing w:before="240"/>
      </w:pPr>
      <w:bookmarkStart w:id="4629" w:name="_Toc375031176"/>
      <w:bookmarkStart w:id="4630" w:name="_Ref378388513"/>
      <w:bookmarkStart w:id="4631" w:name="_Ref379174898"/>
      <w:bookmarkStart w:id="4632" w:name="_Toc381513690"/>
      <w:bookmarkStart w:id="4633" w:name="_Toc382202843"/>
      <w:bookmarkStart w:id="4634" w:name="_Toc382212212"/>
      <w:bookmarkStart w:id="4635" w:name="_Toc382212524"/>
      <w:bookmarkStart w:id="4636" w:name="_Toc382291557"/>
      <w:bookmarkStart w:id="4637" w:name="_Toc385672199"/>
      <w:bookmarkStart w:id="4638" w:name="_Toc393690294"/>
      <w:bookmarkStart w:id="4639" w:name="_Toc472818834"/>
      <w:bookmarkStart w:id="4640" w:name="_Toc235503408"/>
      <w:bookmarkStart w:id="4641" w:name="_Toc241509183"/>
      <w:bookmarkStart w:id="4642" w:name="_Toc244416670"/>
      <w:bookmarkStart w:id="4643" w:name="_Toc276631034"/>
      <w:r>
        <w:t>NOTE</w:t>
      </w:r>
      <w:r>
        <w:tab/>
        <w:t xml:space="preserve">Implementations are discouraged from defining new </w:t>
      </w:r>
      <w:r w:rsidRPr="00FF3FB1">
        <w:rPr>
          <w:rFonts w:ascii="Courier New" w:hAnsi="Courier New" w:cs="Courier New"/>
          <w:b/>
          <w:bCs/>
        </w:rPr>
        <w:t>typeof</w:t>
      </w:r>
      <w:r>
        <w:t xml:space="preserve"> result values for non-standard e</w:t>
      </w:r>
      <w:r w:rsidR="00FF3FB1">
        <w:t>x</w:t>
      </w:r>
      <w:r>
        <w:t>otic objects. If possible</w:t>
      </w:r>
      <w:r w:rsidR="00FF3FB1">
        <w:t xml:space="preserve"> </w:t>
      </w:r>
      <w:r w:rsidR="00FF3FB1" w:rsidRPr="00E77497">
        <w:rPr>
          <w:rFonts w:ascii="Courier New" w:hAnsi="Courier New"/>
          <w:b/>
        </w:rPr>
        <w:t>"object"</w:t>
      </w:r>
      <w:r w:rsidR="00FF3FB1">
        <w:t>should be used for such objects.</w:t>
      </w:r>
    </w:p>
    <w:p w14:paraId="48F7EE4F" w14:textId="77777777" w:rsidR="004C02EF" w:rsidRPr="00E77497" w:rsidRDefault="004C02EF" w:rsidP="00D148E9">
      <w:pPr>
        <w:pStyle w:val="30"/>
      </w:pPr>
      <w:bookmarkStart w:id="4644" w:name="_Ref366133094"/>
      <w:bookmarkStart w:id="4645" w:name="_Toc368050393"/>
      <w:r w:rsidRPr="00E77497">
        <w:t>Prefix Increment Operato</w:t>
      </w:r>
      <w:bookmarkEnd w:id="4629"/>
      <w:bookmarkEnd w:id="4630"/>
      <w:bookmarkEnd w:id="4631"/>
      <w:bookmarkEnd w:id="4632"/>
      <w:bookmarkEnd w:id="4633"/>
      <w:bookmarkEnd w:id="4634"/>
      <w:bookmarkEnd w:id="4635"/>
      <w:bookmarkEnd w:id="4636"/>
      <w:bookmarkEnd w:id="4637"/>
      <w:bookmarkEnd w:id="4638"/>
      <w:r w:rsidRPr="00E77497">
        <w:t>r</w:t>
      </w:r>
      <w:bookmarkEnd w:id="4639"/>
      <w:bookmarkEnd w:id="4640"/>
      <w:bookmarkEnd w:id="4641"/>
      <w:bookmarkEnd w:id="4642"/>
      <w:bookmarkEnd w:id="4643"/>
      <w:bookmarkEnd w:id="4644"/>
      <w:bookmarkEnd w:id="4645"/>
    </w:p>
    <w:p w14:paraId="6A7E23FD" w14:textId="77777777" w:rsidR="00326D0A" w:rsidRPr="00E77497" w:rsidRDefault="00326D0A" w:rsidP="006A55CE">
      <w:pPr>
        <w:pStyle w:val="40"/>
      </w:pPr>
      <w:r w:rsidRPr="00E77497">
        <w:t xml:space="preserve">Runtime Semantics: </w:t>
      </w:r>
      <w:r w:rsidRPr="00E77497">
        <w:rPr>
          <w:spacing w:val="6"/>
        </w:rPr>
        <w:t>Evaluation</w:t>
      </w:r>
    </w:p>
    <w:p w14:paraId="04379235" w14:textId="77777777"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bookmarkStart w:id="4646" w:name="_Toc382212525"/>
    </w:p>
    <w:p w14:paraId="62F0A0F1" w14:textId="77777777"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4646"/>
      <w:r w:rsidRPr="00E77497">
        <w:t>.</w:t>
      </w:r>
      <w:bookmarkStart w:id="4647" w:name="_Toc382212526"/>
    </w:p>
    <w:p w14:paraId="445B2567" w14:textId="77777777" w:rsidR="004C02EF" w:rsidRPr="00E77497" w:rsidRDefault="004C02EF" w:rsidP="0051483D">
      <w:pPr>
        <w:pStyle w:val="Alg3"/>
        <w:numPr>
          <w:ilvl w:val="0"/>
          <w:numId w:val="74"/>
        </w:numPr>
        <w:contextualSpacing/>
      </w:pPr>
      <w:bookmarkStart w:id="4648" w:name="_Toc382212527"/>
      <w:bookmarkEnd w:id="4647"/>
      <w:r w:rsidRPr="00E77497">
        <w:t xml:space="preserve">Let </w:t>
      </w:r>
      <w:r w:rsidRPr="00E77497">
        <w:rPr>
          <w:i/>
        </w:rPr>
        <w:t>oldValue</w:t>
      </w:r>
      <w:r w:rsidRPr="00E77497">
        <w:t xml:space="preserve"> be ToNumber(GetValue(</w:t>
      </w:r>
      <w:r w:rsidRPr="00E77497">
        <w:rPr>
          <w:i/>
        </w:rPr>
        <w:t>expr</w:t>
      </w:r>
      <w:r w:rsidRPr="00E77497">
        <w:t>))</w:t>
      </w:r>
      <w:bookmarkEnd w:id="4648"/>
      <w:r w:rsidRPr="00E77497">
        <w:t>.</w:t>
      </w:r>
      <w:bookmarkStart w:id="4649" w:name="_Toc382212528"/>
    </w:p>
    <w:p w14:paraId="77B6B0D0" w14:textId="77777777" w:rsidR="00122292" w:rsidRDefault="000C090B" w:rsidP="00122292">
      <w:pPr>
        <w:pStyle w:val="Alg4"/>
        <w:numPr>
          <w:ilvl w:val="0"/>
          <w:numId w:val="74"/>
        </w:numPr>
        <w:contextualSpacing/>
      </w:pPr>
      <w:r>
        <w:t>ReturnIfAbrupt(</w:t>
      </w:r>
      <w:r>
        <w:rPr>
          <w:i/>
        </w:rPr>
        <w:t>oldValue</w:t>
      </w:r>
      <w:r>
        <w:t>).</w:t>
      </w:r>
    </w:p>
    <w:p w14:paraId="36AA17F2" w14:textId="77777777"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ins w:id="4650" w:author="Rev 19 Allen Wirfs-Brock" w:date="2013-09-27T13:21:00Z">
        <w:r w:rsidR="00D433E8">
          <w:t>12.6.4</w:t>
        </w:r>
      </w:ins>
      <w:del w:id="4651" w:author="Rev 19 Allen Wirfs-Brock" w:date="2013-09-27T08:39:00Z">
        <w:r w:rsidR="00083CEC" w:rsidDel="009E7E9E">
          <w:delText>12.6.3</w:delText>
        </w:r>
      </w:del>
      <w:r w:rsidR="00C04626">
        <w:fldChar w:fldCharType="end"/>
      </w:r>
      <w:r w:rsidRPr="00E77497">
        <w:t>).</w:t>
      </w:r>
      <w:bookmarkStart w:id="4652" w:name="_Toc382212529"/>
      <w:bookmarkEnd w:id="4649"/>
    </w:p>
    <w:p w14:paraId="36656679" w14:textId="77777777" w:rsidR="004C02EF" w:rsidRPr="00E77497" w:rsidRDefault="00C43FAF" w:rsidP="00441AED">
      <w:pPr>
        <w:pStyle w:val="Alg3"/>
        <w:numPr>
          <w:ilvl w:val="0"/>
          <w:numId w:val="74"/>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4652"/>
      <w:r w:rsidR="004C02EF" w:rsidRPr="00E77497">
        <w:t>.</w:t>
      </w:r>
      <w:bookmarkStart w:id="4653" w:name="_Toc382212530"/>
    </w:p>
    <w:p w14:paraId="6B18F557" w14:textId="77777777" w:rsidR="00C43FAF" w:rsidRDefault="00C43FAF" w:rsidP="00C43FAF">
      <w:pPr>
        <w:pStyle w:val="Alg3"/>
        <w:numPr>
          <w:ilvl w:val="0"/>
          <w:numId w:val="74"/>
        </w:numPr>
        <w:spacing w:after="220"/>
        <w:contextualSpacing/>
      </w:pPr>
      <w:r>
        <w:t>ReturnIfAbrupt(</w:t>
      </w:r>
      <w:r w:rsidRPr="0034651E">
        <w:rPr>
          <w:i/>
        </w:rPr>
        <w:t>status</w:t>
      </w:r>
      <w:r>
        <w:t>).</w:t>
      </w:r>
    </w:p>
    <w:p w14:paraId="3788EC17" w14:textId="77777777"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4653"/>
      <w:r w:rsidRPr="00E77497">
        <w:t>.</w:t>
      </w:r>
      <w:bookmarkStart w:id="4654" w:name="_Toc385672200"/>
      <w:bookmarkStart w:id="4655" w:name="_Toc393690295"/>
      <w:bookmarkStart w:id="4656" w:name="_Toc375031177"/>
      <w:bookmarkStart w:id="4657" w:name="_Ref378388811"/>
      <w:bookmarkStart w:id="4658" w:name="_Toc381513691"/>
      <w:bookmarkStart w:id="4659" w:name="_Toc382202844"/>
      <w:bookmarkStart w:id="4660" w:name="_Toc382212213"/>
      <w:bookmarkStart w:id="4661" w:name="_Toc382212531"/>
      <w:bookmarkStart w:id="4662" w:name="_Toc382291558"/>
    </w:p>
    <w:p w14:paraId="1AD5EDF9" w14:textId="77777777" w:rsidR="004C02EF" w:rsidRPr="00E77497" w:rsidRDefault="004C02EF" w:rsidP="00D148E9">
      <w:pPr>
        <w:pStyle w:val="30"/>
      </w:pPr>
      <w:bookmarkStart w:id="4663" w:name="_Toc472818835"/>
      <w:bookmarkStart w:id="4664" w:name="_Toc235503409"/>
      <w:bookmarkStart w:id="4665" w:name="_Toc241509184"/>
      <w:bookmarkStart w:id="4666" w:name="_Toc244416671"/>
      <w:bookmarkStart w:id="4667" w:name="_Toc276631035"/>
      <w:bookmarkStart w:id="4668" w:name="_Ref366133109"/>
      <w:bookmarkStart w:id="4669" w:name="_Toc368050394"/>
      <w:r w:rsidRPr="00E77497">
        <w:t>Prefix Decrement Operato</w:t>
      </w:r>
      <w:bookmarkEnd w:id="4654"/>
      <w:bookmarkEnd w:id="4655"/>
      <w:r w:rsidRPr="00E77497">
        <w:t>r</w:t>
      </w:r>
      <w:bookmarkEnd w:id="4663"/>
      <w:bookmarkEnd w:id="4664"/>
      <w:bookmarkEnd w:id="4665"/>
      <w:bookmarkEnd w:id="4666"/>
      <w:bookmarkEnd w:id="4667"/>
      <w:bookmarkEnd w:id="4668"/>
      <w:bookmarkEnd w:id="4669"/>
    </w:p>
    <w:p w14:paraId="1C17251A" w14:textId="77777777" w:rsidR="00326D0A" w:rsidRPr="00E77497" w:rsidRDefault="00326D0A" w:rsidP="006A78DC">
      <w:pPr>
        <w:pStyle w:val="40"/>
      </w:pPr>
      <w:r w:rsidRPr="00E77497">
        <w:t xml:space="preserve">Runtime Semantics: </w:t>
      </w:r>
      <w:r w:rsidRPr="00E77497">
        <w:rPr>
          <w:spacing w:val="6"/>
        </w:rPr>
        <w:t>Evaluation</w:t>
      </w:r>
    </w:p>
    <w:p w14:paraId="3EF72066" w14:textId="77777777"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p>
    <w:p w14:paraId="29A2CD9C" w14:textId="77777777"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r w:rsidRPr="00E77497">
        <w:t>.</w:t>
      </w:r>
    </w:p>
    <w:p w14:paraId="65B6AA5E" w14:textId="77777777"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14:paraId="2BB2CA0A" w14:textId="77777777" w:rsidR="00855852" w:rsidRDefault="000C090B" w:rsidP="00855852">
      <w:pPr>
        <w:pStyle w:val="Alg4"/>
        <w:numPr>
          <w:ilvl w:val="0"/>
          <w:numId w:val="75"/>
        </w:numPr>
        <w:contextualSpacing/>
      </w:pPr>
      <w:r>
        <w:t>ReturnIfAbrupt(</w:t>
      </w:r>
      <w:r>
        <w:rPr>
          <w:i/>
        </w:rPr>
        <w:t>oldValue</w:t>
      </w:r>
      <w:r>
        <w:t>).</w:t>
      </w:r>
    </w:p>
    <w:p w14:paraId="04FDBF13" w14:textId="77777777"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ins w:id="4670" w:author="Rev 19 Allen Wirfs-Brock" w:date="2013-09-27T13:21:00Z">
        <w:r w:rsidR="00D433E8">
          <w:t>12.6.4</w:t>
        </w:r>
      </w:ins>
      <w:del w:id="4671" w:author="Rev 19 Allen Wirfs-Brock" w:date="2013-09-27T08:39:00Z">
        <w:r w:rsidR="00083CEC" w:rsidDel="009E7E9E">
          <w:delText>12.6.3</w:delText>
        </w:r>
      </w:del>
      <w:r w:rsidR="00C04626">
        <w:fldChar w:fldCharType="end"/>
      </w:r>
      <w:r w:rsidRPr="00E77497">
        <w:t>).</w:t>
      </w:r>
    </w:p>
    <w:p w14:paraId="1597DC6D" w14:textId="77777777" w:rsidR="004C02EF" w:rsidRPr="00E77497" w:rsidRDefault="0034651E" w:rsidP="00877B57">
      <w:pPr>
        <w:pStyle w:val="Alg3"/>
        <w:numPr>
          <w:ilvl w:val="0"/>
          <w:numId w:val="75"/>
        </w:numPr>
        <w:spacing w:after="220"/>
        <w:contextualSpacing/>
      </w:pPr>
      <w:r>
        <w:t xml:space="preserve">Let </w:t>
      </w:r>
      <w:r w:rsidRPr="0034651E">
        <w:rPr>
          <w:i/>
        </w:rPr>
        <w:t>status</w:t>
      </w:r>
      <w:r>
        <w:t xml:space="preserve"> be</w:t>
      </w:r>
      <w:r w:rsidR="00855852"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p>
    <w:p w14:paraId="7DEFEEA0" w14:textId="77777777" w:rsidR="0034651E" w:rsidRDefault="0034651E" w:rsidP="00877B57">
      <w:pPr>
        <w:pStyle w:val="Alg3"/>
        <w:numPr>
          <w:ilvl w:val="0"/>
          <w:numId w:val="75"/>
        </w:numPr>
        <w:spacing w:after="220"/>
        <w:contextualSpacing/>
      </w:pPr>
      <w:r>
        <w:t>ReturnIfAbrupt(</w:t>
      </w:r>
      <w:r w:rsidRPr="0034651E">
        <w:rPr>
          <w:i/>
        </w:rPr>
        <w:t>status</w:t>
      </w:r>
      <w:r>
        <w:t>).</w:t>
      </w:r>
    </w:p>
    <w:p w14:paraId="78A276B1" w14:textId="77777777"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4672" w:name="_Toc385672201"/>
      <w:bookmarkStart w:id="4673" w:name="_Toc393690296"/>
    </w:p>
    <w:p w14:paraId="0BB06D33" w14:textId="77777777" w:rsidR="004C02EF" w:rsidRPr="00E77497" w:rsidRDefault="004C02EF" w:rsidP="00D148E9">
      <w:pPr>
        <w:pStyle w:val="30"/>
      </w:pPr>
      <w:bookmarkStart w:id="4674" w:name="_Toc472818836"/>
      <w:bookmarkStart w:id="4675" w:name="_Toc235503410"/>
      <w:bookmarkStart w:id="4676" w:name="_Toc241509185"/>
      <w:bookmarkStart w:id="4677" w:name="_Toc244416672"/>
      <w:bookmarkStart w:id="4678" w:name="_Toc276631036"/>
      <w:bookmarkStart w:id="4679" w:name="_Toc368050395"/>
      <w:r w:rsidRPr="00E77497">
        <w:t xml:space="preserve">Unary </w:t>
      </w:r>
      <w:r w:rsidRPr="00E77497">
        <w:rPr>
          <w:rFonts w:ascii="Courier New" w:hAnsi="Courier New"/>
          <w:sz w:val="22"/>
        </w:rPr>
        <w:t>+</w:t>
      </w:r>
      <w:r w:rsidRPr="00E77497">
        <w:t xml:space="preserve"> Operato</w:t>
      </w:r>
      <w:bookmarkEnd w:id="4656"/>
      <w:bookmarkEnd w:id="4657"/>
      <w:bookmarkEnd w:id="4658"/>
      <w:bookmarkEnd w:id="4659"/>
      <w:bookmarkEnd w:id="4660"/>
      <w:bookmarkEnd w:id="4661"/>
      <w:bookmarkEnd w:id="4662"/>
      <w:bookmarkEnd w:id="4672"/>
      <w:bookmarkEnd w:id="4673"/>
      <w:r w:rsidRPr="00E77497">
        <w:t>r</w:t>
      </w:r>
      <w:bookmarkEnd w:id="4674"/>
      <w:bookmarkEnd w:id="4675"/>
      <w:bookmarkEnd w:id="4676"/>
      <w:bookmarkEnd w:id="4677"/>
      <w:bookmarkEnd w:id="4678"/>
      <w:bookmarkEnd w:id="4679"/>
    </w:p>
    <w:p w14:paraId="0A59EB9D" w14:textId="77777777" w:rsidR="004C02EF" w:rsidRPr="0034651E" w:rsidRDefault="00BC0A73" w:rsidP="004C02EF">
      <w:pPr>
        <w:rPr>
          <w:sz w:val="18"/>
        </w:rPr>
      </w:pPr>
      <w:r w:rsidRPr="00E77497">
        <w:rPr>
          <w:sz w:val="18"/>
        </w:rPr>
        <w:t>NOTE</w:t>
      </w:r>
      <w:r w:rsidRPr="00E77497">
        <w:rPr>
          <w:sz w:val="18"/>
        </w:rPr>
        <w:tab/>
      </w:r>
      <w:r w:rsidR="004C02EF" w:rsidRPr="0034651E">
        <w:rPr>
          <w:sz w:val="18"/>
        </w:rPr>
        <w:t>The unary + operator converts its operand to Number type.</w:t>
      </w:r>
    </w:p>
    <w:p w14:paraId="36B08E59" w14:textId="77777777" w:rsidR="00BC0A73" w:rsidRPr="003B4312" w:rsidRDefault="00BC0A73" w:rsidP="006A78DC">
      <w:pPr>
        <w:pStyle w:val="40"/>
      </w:pPr>
      <w:r w:rsidRPr="004D1BD1">
        <w:t xml:space="preserve">Runtime Semantics: </w:t>
      </w:r>
      <w:r w:rsidRPr="003B4312">
        <w:rPr>
          <w:spacing w:val="6"/>
        </w:rPr>
        <w:t>Evaluation</w:t>
      </w:r>
    </w:p>
    <w:p w14:paraId="2E51BB88" w14:textId="77777777" w:rsidR="004C02EF" w:rsidRPr="00675B74" w:rsidRDefault="004C02EF" w:rsidP="004C02EF">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bookmarkStart w:id="4680" w:name="_Toc382212532"/>
    </w:p>
    <w:p w14:paraId="10942A06" w14:textId="77777777"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4680"/>
      <w:r w:rsidRPr="00E77497">
        <w:t>.</w:t>
      </w:r>
      <w:bookmarkStart w:id="4681" w:name="_Toc382212533"/>
    </w:p>
    <w:p w14:paraId="1F1CE4F3" w14:textId="77777777" w:rsidR="004C02EF" w:rsidRPr="00E77497" w:rsidRDefault="004C02EF" w:rsidP="00877B57">
      <w:pPr>
        <w:pStyle w:val="Alg3"/>
        <w:numPr>
          <w:ilvl w:val="0"/>
          <w:numId w:val="76"/>
        </w:numPr>
        <w:spacing w:after="220"/>
        <w:contextualSpacing/>
      </w:pPr>
      <w:bookmarkStart w:id="4682" w:name="_Toc382212534"/>
      <w:bookmarkEnd w:id="4681"/>
      <w:r w:rsidRPr="00E77497">
        <w:t>Return ToNumber(GetValue(</w:t>
      </w:r>
      <w:r w:rsidRPr="00E77497">
        <w:rPr>
          <w:i/>
        </w:rPr>
        <w:t>expr</w:t>
      </w:r>
      <w:r w:rsidRPr="00E77497">
        <w:t>)).</w:t>
      </w:r>
      <w:bookmarkStart w:id="4683" w:name="_Toc382212535"/>
      <w:bookmarkEnd w:id="4682"/>
    </w:p>
    <w:p w14:paraId="3287FDAB" w14:textId="77777777" w:rsidR="004C02EF" w:rsidRPr="00E77497" w:rsidRDefault="004C02EF" w:rsidP="00D148E9">
      <w:pPr>
        <w:pStyle w:val="30"/>
      </w:pPr>
      <w:bookmarkStart w:id="4684" w:name="_Toc385672202"/>
      <w:bookmarkStart w:id="4685" w:name="_Toc393690297"/>
      <w:bookmarkStart w:id="4686" w:name="_Toc472818837"/>
      <w:bookmarkStart w:id="4687" w:name="_Toc235503411"/>
      <w:bookmarkStart w:id="4688" w:name="_Toc241509186"/>
      <w:bookmarkStart w:id="4689" w:name="_Toc244416673"/>
      <w:bookmarkStart w:id="4690" w:name="_Toc276631037"/>
      <w:bookmarkStart w:id="4691" w:name="_Toc368050396"/>
      <w:bookmarkEnd w:id="4683"/>
      <w:r w:rsidRPr="00E77497">
        <w:t xml:space="preserve">Unary </w:t>
      </w:r>
      <w:r w:rsidRPr="00E77497">
        <w:rPr>
          <w:rFonts w:ascii="Courier New" w:hAnsi="Courier New"/>
          <w:sz w:val="22"/>
        </w:rPr>
        <w:t>-</w:t>
      </w:r>
      <w:r w:rsidRPr="00E77497">
        <w:t xml:space="preserve"> Operato</w:t>
      </w:r>
      <w:bookmarkEnd w:id="4684"/>
      <w:bookmarkEnd w:id="4685"/>
      <w:r w:rsidRPr="00E77497">
        <w:t>r</w:t>
      </w:r>
      <w:bookmarkEnd w:id="4686"/>
      <w:bookmarkEnd w:id="4687"/>
      <w:bookmarkEnd w:id="4688"/>
      <w:bookmarkEnd w:id="4689"/>
      <w:bookmarkEnd w:id="4690"/>
      <w:bookmarkEnd w:id="4691"/>
    </w:p>
    <w:p w14:paraId="261B5639" w14:textId="77777777" w:rsidR="004C02EF" w:rsidRPr="004D1BD1" w:rsidRDefault="00BC0A73" w:rsidP="004C02EF">
      <w:r w:rsidRPr="00E77497">
        <w:rPr>
          <w:sz w:val="18"/>
        </w:rPr>
        <w:t>NOTE</w:t>
      </w:r>
      <w:r w:rsidRPr="00E77497">
        <w:rPr>
          <w:sz w:val="18"/>
        </w:rPr>
        <w:tab/>
      </w:r>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r w:rsidRPr="0051483D">
        <w:rPr>
          <w:sz w:val="18"/>
        </w:rPr>
        <w:t xml:space="preserve">Negating </w:t>
      </w:r>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14:paraId="01C79F07" w14:textId="77777777" w:rsidR="00BC0A73" w:rsidRPr="008B7F6F" w:rsidRDefault="00BC0A73" w:rsidP="006A78DC">
      <w:pPr>
        <w:pStyle w:val="40"/>
      </w:pPr>
      <w:r w:rsidRPr="003B4312">
        <w:t xml:space="preserve">Runtime Semantics: </w:t>
      </w:r>
      <w:r w:rsidRPr="003B4312">
        <w:rPr>
          <w:spacing w:val="6"/>
        </w:rPr>
        <w:t>Evaluation</w:t>
      </w:r>
    </w:p>
    <w:p w14:paraId="622C8C9C" w14:textId="77777777" w:rsidR="004C02EF" w:rsidRPr="00E77497" w:rsidRDefault="004C02EF" w:rsidP="004C02EF">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bookmarkStart w:id="4692" w:name="_Toc382212536"/>
    </w:p>
    <w:p w14:paraId="621B17EF" w14:textId="77777777"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4692"/>
      <w:r w:rsidRPr="00E77497">
        <w:t>.</w:t>
      </w:r>
      <w:bookmarkStart w:id="4693" w:name="_Toc382212537"/>
    </w:p>
    <w:p w14:paraId="447225CF" w14:textId="77777777" w:rsidR="004C02EF" w:rsidRPr="00E77497" w:rsidRDefault="004C02EF" w:rsidP="0051483D">
      <w:pPr>
        <w:pStyle w:val="Alg3"/>
        <w:numPr>
          <w:ilvl w:val="0"/>
          <w:numId w:val="77"/>
        </w:numPr>
        <w:contextualSpacing/>
      </w:pPr>
      <w:bookmarkStart w:id="4694" w:name="_Toc382212538"/>
      <w:bookmarkEnd w:id="4693"/>
      <w:r w:rsidRPr="00E77497">
        <w:t xml:space="preserve">Let </w:t>
      </w:r>
      <w:r w:rsidRPr="00E77497">
        <w:rPr>
          <w:i/>
        </w:rPr>
        <w:t>oldValue</w:t>
      </w:r>
      <w:r w:rsidRPr="00E77497">
        <w:t xml:space="preserve"> be ToNumber(GetValue(</w:t>
      </w:r>
      <w:r w:rsidRPr="00E77497">
        <w:rPr>
          <w:i/>
        </w:rPr>
        <w:t>expr</w:t>
      </w:r>
      <w:r w:rsidRPr="00E77497">
        <w:t>)).</w:t>
      </w:r>
      <w:bookmarkStart w:id="4695" w:name="_Toc382212539"/>
      <w:bookmarkEnd w:id="4694"/>
    </w:p>
    <w:p w14:paraId="6A2144F2" w14:textId="77777777" w:rsidR="00855852" w:rsidRDefault="000C090B" w:rsidP="00855852">
      <w:pPr>
        <w:pStyle w:val="Alg4"/>
        <w:numPr>
          <w:ilvl w:val="0"/>
          <w:numId w:val="77"/>
        </w:numPr>
        <w:contextualSpacing/>
      </w:pPr>
      <w:r>
        <w:t>ReturnIfAbrupt(</w:t>
      </w:r>
      <w:r>
        <w:rPr>
          <w:i/>
        </w:rPr>
        <w:t>oldValue</w:t>
      </w:r>
      <w:r>
        <w:t>).</w:t>
      </w:r>
    </w:p>
    <w:p w14:paraId="195EF473" w14:textId="77777777"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4695"/>
      <w:r w:rsidRPr="00E77497">
        <w:rPr>
          <w:b/>
        </w:rPr>
        <w:t>NaN</w:t>
      </w:r>
      <w:r w:rsidRPr="00E77497">
        <w:t>.</w:t>
      </w:r>
      <w:bookmarkStart w:id="4696" w:name="_Toc382212540"/>
    </w:p>
    <w:p w14:paraId="6AD48EE8" w14:textId="77777777"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4696"/>
      <w:r w:rsidRPr="00E77497">
        <w:t>.</w:t>
      </w:r>
      <w:bookmarkStart w:id="4697" w:name="_Toc382212541"/>
    </w:p>
    <w:p w14:paraId="777B3DC8" w14:textId="77777777" w:rsidR="004C02EF" w:rsidRPr="00E77497" w:rsidRDefault="004C02EF" w:rsidP="00D148E9">
      <w:pPr>
        <w:pStyle w:val="30"/>
      </w:pPr>
      <w:bookmarkStart w:id="4698" w:name="_Toc375031178"/>
      <w:bookmarkStart w:id="4699" w:name="_Toc381513692"/>
      <w:bookmarkStart w:id="4700" w:name="_Toc382202845"/>
      <w:bookmarkStart w:id="4701" w:name="_Toc382212214"/>
      <w:bookmarkStart w:id="4702" w:name="_Toc382212542"/>
      <w:bookmarkStart w:id="4703" w:name="_Toc382291559"/>
      <w:bookmarkStart w:id="4704" w:name="_Toc385672203"/>
      <w:bookmarkStart w:id="4705" w:name="_Toc393690298"/>
      <w:bookmarkStart w:id="4706" w:name="_Toc472818838"/>
      <w:bookmarkStart w:id="4707" w:name="_Toc235503412"/>
      <w:bookmarkStart w:id="4708" w:name="_Toc241509187"/>
      <w:bookmarkStart w:id="4709" w:name="_Toc244416674"/>
      <w:bookmarkStart w:id="4710" w:name="_Toc276631038"/>
      <w:bookmarkStart w:id="4711" w:name="_Toc368050397"/>
      <w:bookmarkEnd w:id="4697"/>
      <w:r w:rsidRPr="00E77497">
        <w:t xml:space="preserve">Bitwise NOT Operator ( </w:t>
      </w:r>
      <w:r w:rsidRPr="00E77497">
        <w:rPr>
          <w:rFonts w:ascii="Courier New" w:hAnsi="Courier New"/>
        </w:rPr>
        <w:t>~</w:t>
      </w:r>
      <w:r w:rsidRPr="00E77497">
        <w:t xml:space="preserve"> </w:t>
      </w:r>
      <w:bookmarkStart w:id="4712" w:name="_Toc382202846"/>
      <w:bookmarkEnd w:id="4698"/>
      <w:bookmarkEnd w:id="4699"/>
      <w:bookmarkEnd w:id="4700"/>
      <w:bookmarkEnd w:id="4701"/>
      <w:bookmarkEnd w:id="4702"/>
      <w:bookmarkEnd w:id="4703"/>
      <w:bookmarkEnd w:id="4704"/>
      <w:bookmarkEnd w:id="4705"/>
      <w:bookmarkEnd w:id="4712"/>
      <w:r w:rsidRPr="00E77497">
        <w:t>)</w:t>
      </w:r>
      <w:bookmarkEnd w:id="4706"/>
      <w:bookmarkEnd w:id="4707"/>
      <w:bookmarkEnd w:id="4708"/>
      <w:bookmarkEnd w:id="4709"/>
      <w:bookmarkEnd w:id="4710"/>
      <w:bookmarkEnd w:id="4711"/>
    </w:p>
    <w:p w14:paraId="4DFE2A40" w14:textId="77777777" w:rsidR="00500F37" w:rsidRPr="00E77497" w:rsidRDefault="00500F37" w:rsidP="006A78DC">
      <w:pPr>
        <w:pStyle w:val="40"/>
      </w:pPr>
      <w:r w:rsidRPr="00E77497">
        <w:t xml:space="preserve">Runtime Semantics: </w:t>
      </w:r>
      <w:r w:rsidRPr="00E77497">
        <w:rPr>
          <w:spacing w:val="6"/>
        </w:rPr>
        <w:t>Evaluation</w:t>
      </w:r>
    </w:p>
    <w:p w14:paraId="2AA7B830" w14:textId="77777777"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4713" w:name="_Toc382212543"/>
    </w:p>
    <w:p w14:paraId="7F51C23B" w14:textId="77777777"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4713"/>
      <w:r w:rsidRPr="00E77497">
        <w:t>.</w:t>
      </w:r>
      <w:bookmarkStart w:id="4714" w:name="_Toc382212544"/>
    </w:p>
    <w:p w14:paraId="7E95457E" w14:textId="77777777" w:rsidR="004C02EF" w:rsidRPr="00E77497" w:rsidRDefault="004C02EF" w:rsidP="0051483D">
      <w:pPr>
        <w:pStyle w:val="Alg3"/>
        <w:numPr>
          <w:ilvl w:val="0"/>
          <w:numId w:val="78"/>
        </w:numPr>
        <w:contextualSpacing/>
      </w:pPr>
      <w:bookmarkStart w:id="4715" w:name="_Toc382212545"/>
      <w:bookmarkEnd w:id="4714"/>
      <w:r w:rsidRPr="00E77497">
        <w:t xml:space="preserve">Let </w:t>
      </w:r>
      <w:r w:rsidRPr="00E77497">
        <w:rPr>
          <w:i/>
        </w:rPr>
        <w:t>oldValue</w:t>
      </w:r>
      <w:r w:rsidRPr="00E77497">
        <w:t xml:space="preserve"> be ToInt32(GetValue(</w:t>
      </w:r>
      <w:r w:rsidRPr="00E77497">
        <w:rPr>
          <w:i/>
        </w:rPr>
        <w:t>expr</w:t>
      </w:r>
      <w:r w:rsidRPr="00E77497">
        <w:t>))</w:t>
      </w:r>
      <w:bookmarkEnd w:id="4715"/>
      <w:r w:rsidRPr="00E77497">
        <w:t>.</w:t>
      </w:r>
      <w:bookmarkStart w:id="4716" w:name="_Toc382212546"/>
    </w:p>
    <w:p w14:paraId="3F9800EA" w14:textId="77777777" w:rsidR="00855852" w:rsidRDefault="000C090B" w:rsidP="00855852">
      <w:pPr>
        <w:pStyle w:val="Alg4"/>
        <w:numPr>
          <w:ilvl w:val="0"/>
          <w:numId w:val="78"/>
        </w:numPr>
        <w:contextualSpacing/>
      </w:pPr>
      <w:r>
        <w:t>ReturnIfAbrupt(</w:t>
      </w:r>
      <w:r>
        <w:rPr>
          <w:i/>
        </w:rPr>
        <w:t>oldValue</w:t>
      </w:r>
      <w:r>
        <w:t>).</w:t>
      </w:r>
    </w:p>
    <w:p w14:paraId="4567DA83" w14:textId="77777777"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4716"/>
      <w:r w:rsidRPr="00E77497">
        <w:t>. The result is a signed 32-bit integer.</w:t>
      </w:r>
      <w:bookmarkStart w:id="4717" w:name="_Toc382212547"/>
    </w:p>
    <w:p w14:paraId="3C36B4B3" w14:textId="77777777" w:rsidR="004C02EF" w:rsidRPr="00E77497" w:rsidRDefault="004C02EF" w:rsidP="006A78DC">
      <w:pPr>
        <w:pStyle w:val="40"/>
      </w:pPr>
      <w:bookmarkStart w:id="4718" w:name="_Toc375031179"/>
      <w:bookmarkStart w:id="4719" w:name="_Toc381513693"/>
      <w:bookmarkStart w:id="4720" w:name="_Toc382202847"/>
      <w:bookmarkStart w:id="4721" w:name="_Toc382212215"/>
      <w:bookmarkStart w:id="4722" w:name="_Toc382212548"/>
      <w:bookmarkStart w:id="4723" w:name="_Toc382291560"/>
      <w:bookmarkStart w:id="4724" w:name="_Toc385672204"/>
      <w:bookmarkStart w:id="4725" w:name="_Toc393690299"/>
      <w:bookmarkStart w:id="4726" w:name="_Toc472818839"/>
      <w:bookmarkStart w:id="4727" w:name="_Toc235503413"/>
      <w:bookmarkStart w:id="4728" w:name="_Toc241509188"/>
      <w:bookmarkStart w:id="4729" w:name="_Toc244416675"/>
      <w:bookmarkStart w:id="4730" w:name="_Toc276631039"/>
      <w:bookmarkEnd w:id="4717"/>
      <w:r w:rsidRPr="00E77497">
        <w:t xml:space="preserve">Logical NOT Operator ( </w:t>
      </w:r>
      <w:r w:rsidRPr="00E77497">
        <w:rPr>
          <w:rFonts w:ascii="Courier New" w:hAnsi="Courier New"/>
        </w:rPr>
        <w:t>!</w:t>
      </w:r>
      <w:r w:rsidRPr="00E77497">
        <w:t xml:space="preserve"> </w:t>
      </w:r>
      <w:bookmarkStart w:id="4731" w:name="_Toc382202848"/>
      <w:bookmarkEnd w:id="4718"/>
      <w:bookmarkEnd w:id="4719"/>
      <w:bookmarkEnd w:id="4720"/>
      <w:bookmarkEnd w:id="4721"/>
      <w:bookmarkEnd w:id="4722"/>
      <w:bookmarkEnd w:id="4723"/>
      <w:bookmarkEnd w:id="4724"/>
      <w:bookmarkEnd w:id="4725"/>
      <w:bookmarkEnd w:id="4731"/>
      <w:r w:rsidRPr="00E77497">
        <w:t>)</w:t>
      </w:r>
      <w:bookmarkEnd w:id="4726"/>
      <w:bookmarkEnd w:id="4727"/>
      <w:bookmarkEnd w:id="4728"/>
      <w:bookmarkEnd w:id="4729"/>
      <w:bookmarkEnd w:id="4730"/>
    </w:p>
    <w:p w14:paraId="19BEFA17" w14:textId="77777777"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4E8D0DA3" w14:textId="77777777"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4732" w:name="_Toc382212549"/>
    </w:p>
    <w:p w14:paraId="1450F26B" w14:textId="77777777"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4732"/>
      <w:r w:rsidRPr="00E77497">
        <w:t>.</w:t>
      </w:r>
      <w:bookmarkStart w:id="4733" w:name="_Toc382212550"/>
    </w:p>
    <w:p w14:paraId="0070C24D" w14:textId="77777777" w:rsidR="004C02EF" w:rsidRPr="00E77497" w:rsidRDefault="004C02EF" w:rsidP="0051483D">
      <w:pPr>
        <w:pStyle w:val="Alg3"/>
        <w:numPr>
          <w:ilvl w:val="0"/>
          <w:numId w:val="79"/>
        </w:numPr>
        <w:contextualSpacing/>
      </w:pPr>
      <w:bookmarkStart w:id="4734" w:name="_Toc382212551"/>
      <w:bookmarkEnd w:id="4733"/>
      <w:r w:rsidRPr="00E77497">
        <w:t xml:space="preserve">Let </w:t>
      </w:r>
      <w:r w:rsidRPr="00E77497">
        <w:rPr>
          <w:i/>
        </w:rPr>
        <w:t>oldValue</w:t>
      </w:r>
      <w:r w:rsidRPr="00E77497">
        <w:t xml:space="preserve"> be ToBoolean(GetValue(</w:t>
      </w:r>
      <w:r w:rsidRPr="00E77497">
        <w:rPr>
          <w:i/>
        </w:rPr>
        <w:t>expr</w:t>
      </w:r>
      <w:r w:rsidRPr="00E77497">
        <w:t>))</w:t>
      </w:r>
      <w:bookmarkEnd w:id="4734"/>
      <w:r w:rsidRPr="00E77497">
        <w:t>.</w:t>
      </w:r>
      <w:bookmarkStart w:id="4735" w:name="_Toc382212552"/>
    </w:p>
    <w:p w14:paraId="00DAA5C5" w14:textId="77777777" w:rsidR="00855852" w:rsidRDefault="000C090B" w:rsidP="00855852">
      <w:pPr>
        <w:pStyle w:val="Alg4"/>
        <w:numPr>
          <w:ilvl w:val="0"/>
          <w:numId w:val="79"/>
        </w:numPr>
        <w:contextualSpacing/>
      </w:pPr>
      <w:r>
        <w:t>ReturnIfAbrupt(</w:t>
      </w:r>
      <w:r>
        <w:rPr>
          <w:i/>
        </w:rPr>
        <w:t>oldValue</w:t>
      </w:r>
      <w:r>
        <w:t>).</w:t>
      </w:r>
    </w:p>
    <w:p w14:paraId="5F1626F8" w14:textId="77777777"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4735"/>
      <w:r w:rsidRPr="00E77497">
        <w:t>.</w:t>
      </w:r>
      <w:bookmarkStart w:id="4736" w:name="_Toc382212553"/>
    </w:p>
    <w:p w14:paraId="6FE1EA78" w14:textId="77777777"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4736"/>
      <w:r w:rsidRPr="00E77497">
        <w:t>.</w:t>
      </w:r>
      <w:bookmarkStart w:id="4737" w:name="_Toc375031180"/>
      <w:bookmarkStart w:id="4738" w:name="_Ref378390263"/>
      <w:bookmarkStart w:id="4739" w:name="_Toc381513694"/>
      <w:bookmarkStart w:id="4740" w:name="_Toc382202849"/>
      <w:bookmarkStart w:id="4741" w:name="_Toc382212216"/>
      <w:bookmarkStart w:id="4742" w:name="_Toc382212554"/>
      <w:bookmarkStart w:id="4743" w:name="_Toc382291561"/>
      <w:bookmarkStart w:id="4744" w:name="_Toc385672205"/>
      <w:bookmarkStart w:id="4745" w:name="_Toc393690300"/>
    </w:p>
    <w:p w14:paraId="48ECDE2D" w14:textId="77777777" w:rsidR="004C02EF" w:rsidRPr="00E77497" w:rsidRDefault="004C02EF" w:rsidP="00D148E9">
      <w:pPr>
        <w:pStyle w:val="20"/>
      </w:pPr>
      <w:bookmarkStart w:id="4746" w:name="_Ref457437596"/>
      <w:bookmarkStart w:id="4747" w:name="_Toc472818840"/>
      <w:bookmarkStart w:id="4748" w:name="_Toc235503414"/>
      <w:bookmarkStart w:id="4749" w:name="_Toc241509189"/>
      <w:bookmarkStart w:id="4750" w:name="_Toc244416676"/>
      <w:bookmarkStart w:id="4751" w:name="_Toc276631040"/>
      <w:bookmarkStart w:id="4752" w:name="_Toc368050398"/>
      <w:r w:rsidRPr="00E77497">
        <w:t>Multiplicative Operator</w:t>
      </w:r>
      <w:bookmarkEnd w:id="4737"/>
      <w:bookmarkEnd w:id="4738"/>
      <w:bookmarkEnd w:id="4739"/>
      <w:bookmarkEnd w:id="4740"/>
      <w:bookmarkEnd w:id="4741"/>
      <w:bookmarkEnd w:id="4742"/>
      <w:bookmarkEnd w:id="4743"/>
      <w:bookmarkEnd w:id="4744"/>
      <w:bookmarkEnd w:id="4745"/>
      <w:r w:rsidRPr="00E77497">
        <w:t>s</w:t>
      </w:r>
      <w:bookmarkEnd w:id="4746"/>
      <w:bookmarkEnd w:id="4747"/>
      <w:bookmarkEnd w:id="4748"/>
      <w:bookmarkEnd w:id="4749"/>
      <w:bookmarkEnd w:id="4750"/>
      <w:bookmarkEnd w:id="4751"/>
      <w:bookmarkEnd w:id="4752"/>
    </w:p>
    <w:p w14:paraId="4214436F" w14:textId="77777777" w:rsidR="004C02EF" w:rsidRPr="00E77497" w:rsidRDefault="004C02EF" w:rsidP="004C02EF">
      <w:pPr>
        <w:pStyle w:val="Syntax"/>
      </w:pPr>
      <w:r w:rsidRPr="00E77497">
        <w:t>Syntax</w:t>
      </w:r>
    </w:p>
    <w:p w14:paraId="1E6BC00F" w14:textId="77777777" w:rsidR="004C02EF" w:rsidRPr="00E77497" w:rsidRDefault="004C02EF" w:rsidP="004C02EF">
      <w:pPr>
        <w:pStyle w:val="SyntaxRule"/>
      </w:pPr>
      <w:r w:rsidRPr="00E77497">
        <w:t xml:space="preserve">MultiplicativeExpression </w:t>
      </w:r>
      <w:r w:rsidRPr="00E77497">
        <w:rPr>
          <w:rFonts w:ascii="Arial" w:hAnsi="Arial"/>
          <w:b/>
          <w:i w:val="0"/>
        </w:rPr>
        <w:t>:</w:t>
      </w:r>
    </w:p>
    <w:p w14:paraId="26B3C4E9" w14:textId="77777777"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5995E0BB" w14:textId="77777777" w:rsidR="00A97CF5" w:rsidRPr="00E77497" w:rsidRDefault="00A97CF5" w:rsidP="006A78DC">
      <w:pPr>
        <w:pStyle w:val="30"/>
      </w:pPr>
      <w:bookmarkStart w:id="4753" w:name="_Ref366741975"/>
      <w:bookmarkStart w:id="4754" w:name="_Toc368050399"/>
      <w:r w:rsidRPr="00E77497">
        <w:t xml:space="preserve">Static Semantics:  </w:t>
      </w:r>
      <w:r w:rsidRPr="00BD6E56">
        <w:rPr>
          <w:lang w:eastAsia="en-US"/>
        </w:rPr>
        <w:t>IsValidSimpleAssignmentTarget</w:t>
      </w:r>
      <w:bookmarkEnd w:id="4753"/>
      <w:bookmarkEnd w:id="4754"/>
    </w:p>
    <w:p w14:paraId="65DB47B7" w14:textId="77777777" w:rsidR="002E15BF" w:rsidRPr="00C81794" w:rsidRDefault="002E15BF" w:rsidP="002E15BF">
      <w:pPr>
        <w:rPr>
          <w:ins w:id="4755" w:author="Rev 19 Allen Wirfs-Brock" w:date="2013-09-12T09:50:00Z"/>
          <w:lang w:eastAsia="en-US"/>
        </w:rPr>
      </w:pPr>
      <w:ins w:id="4756" w:author="Rev 19 Allen Wirfs-Brock" w:date="2013-09-12T09:50: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757" w:author="Rev 19 Allen Wirfs-Brock" w:date="2013-09-12T09:50:00Z">
        <w:r>
          <w:rPr>
            <w:lang w:eastAsia="en-US"/>
          </w:rPr>
          <w:fldChar w:fldCharType="separate"/>
        </w:r>
      </w:ins>
      <w:ins w:id="4758" w:author="Rev 19 Allen Wirfs-Brock" w:date="2013-09-27T13:21:00Z">
        <w:r w:rsidR="00D433E8">
          <w:rPr>
            <w:lang w:eastAsia="en-US"/>
          </w:rPr>
          <w:t>12.1.0.2</w:t>
        </w:r>
      </w:ins>
      <w:ins w:id="475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760" w:author="Rev 19 Allen Wirfs-Brock" w:date="2013-09-12T09:50:00Z">
        <w:r>
          <w:rPr>
            <w:lang w:eastAsia="en-US"/>
          </w:rPr>
          <w:fldChar w:fldCharType="separate"/>
        </w:r>
      </w:ins>
      <w:ins w:id="4761" w:author="Rev 19 Allen Wirfs-Brock" w:date="2013-09-27T13:21:00Z">
        <w:r w:rsidR="00D433E8">
          <w:rPr>
            <w:lang w:eastAsia="en-US"/>
          </w:rPr>
          <w:t>12.1.10.2</w:t>
        </w:r>
      </w:ins>
      <w:ins w:id="476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763" w:author="Rev 19 Allen Wirfs-Brock" w:date="2013-09-12T09:50:00Z">
        <w:r>
          <w:rPr>
            <w:lang w:eastAsia="en-US"/>
          </w:rPr>
          <w:fldChar w:fldCharType="separate"/>
        </w:r>
      </w:ins>
      <w:ins w:id="4764" w:author="Rev 19 Allen Wirfs-Brock" w:date="2013-09-27T13:21:00Z">
        <w:r w:rsidR="00D433E8">
          <w:rPr>
            <w:lang w:eastAsia="en-US"/>
          </w:rPr>
          <w:t>12.2.1.2</w:t>
        </w:r>
      </w:ins>
      <w:ins w:id="476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766" w:author="Rev 19 Allen Wirfs-Brock" w:date="2013-09-12T09:50:00Z">
        <w:r>
          <w:rPr>
            <w:lang w:eastAsia="en-US"/>
          </w:rPr>
          <w:fldChar w:fldCharType="separate"/>
        </w:r>
      </w:ins>
      <w:ins w:id="4767" w:author="Rev 19 Allen Wirfs-Brock" w:date="2013-09-27T13:21:00Z">
        <w:r w:rsidR="00D433E8">
          <w:rPr>
            <w:lang w:eastAsia="en-US"/>
          </w:rPr>
          <w:t>12.3.2</w:t>
        </w:r>
      </w:ins>
      <w:ins w:id="4768"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769" w:author="Rev 19 Allen Wirfs-Brock" w:date="2013-09-12T09:50:00Z">
        <w:r>
          <w:rPr>
            <w:lang w:eastAsia="en-US"/>
          </w:rPr>
          <w:fldChar w:fldCharType="separate"/>
        </w:r>
      </w:ins>
      <w:ins w:id="4770" w:author="Rev 19 Allen Wirfs-Brock" w:date="2013-09-27T13:21:00Z">
        <w:r w:rsidR="00D433E8">
          <w:rPr>
            <w:lang w:eastAsia="en-US"/>
          </w:rPr>
          <w:t>12.4.2</w:t>
        </w:r>
      </w:ins>
      <w:ins w:id="4771"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772" w:author="Rev 19 Allen Wirfs-Brock" w:date="2013-09-12T09:50:00Z">
        <w:r>
          <w:rPr>
            <w:lang w:eastAsia="en-US"/>
          </w:rPr>
          <w:fldChar w:fldCharType="separate"/>
        </w:r>
      </w:ins>
      <w:ins w:id="4773" w:author="Rev 19 Allen Wirfs-Brock" w:date="2013-09-27T13:21:00Z">
        <w:r w:rsidR="00D433E8">
          <w:rPr>
            <w:lang w:eastAsia="en-US"/>
          </w:rPr>
          <w:t>12.6.1</w:t>
        </w:r>
      </w:ins>
      <w:ins w:id="4774"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775" w:author="Rev 19 Allen Wirfs-Brock" w:date="2013-09-12T09:50:00Z">
        <w:r>
          <w:rPr>
            <w:lang w:eastAsia="en-US"/>
          </w:rPr>
          <w:fldChar w:fldCharType="separate"/>
        </w:r>
      </w:ins>
      <w:ins w:id="4776" w:author="Rev 19 Allen Wirfs-Brock" w:date="2013-09-27T13:21:00Z">
        <w:r w:rsidR="00D433E8">
          <w:rPr>
            <w:lang w:eastAsia="en-US"/>
          </w:rPr>
          <w:t>12.7.1</w:t>
        </w:r>
      </w:ins>
      <w:ins w:id="477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778" w:author="Rev 19 Allen Wirfs-Brock" w:date="2013-09-12T09:50:00Z">
        <w:r>
          <w:rPr>
            <w:lang w:eastAsia="en-US"/>
          </w:rPr>
          <w:fldChar w:fldCharType="separate"/>
        </w:r>
      </w:ins>
      <w:ins w:id="4779" w:author="Rev 19 Allen Wirfs-Brock" w:date="2013-09-27T13:21:00Z">
        <w:r w:rsidR="00D433E8">
          <w:rPr>
            <w:lang w:eastAsia="en-US"/>
          </w:rPr>
          <w:t>12.8.1</w:t>
        </w:r>
      </w:ins>
      <w:ins w:id="4780"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781" w:author="Rev 19 Allen Wirfs-Brock" w:date="2013-09-12T09:50:00Z">
        <w:r>
          <w:rPr>
            <w:lang w:eastAsia="en-US"/>
          </w:rPr>
          <w:fldChar w:fldCharType="separate"/>
        </w:r>
      </w:ins>
      <w:ins w:id="4782" w:author="Rev 19 Allen Wirfs-Brock" w:date="2013-09-27T13:21:00Z">
        <w:r w:rsidR="00D433E8">
          <w:rPr>
            <w:lang w:eastAsia="en-US"/>
          </w:rPr>
          <w:t>12.9.1</w:t>
        </w:r>
      </w:ins>
      <w:ins w:id="478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784" w:author="Rev 19 Allen Wirfs-Brock" w:date="2013-09-12T09:50:00Z">
        <w:r>
          <w:rPr>
            <w:lang w:eastAsia="en-US"/>
          </w:rPr>
          <w:fldChar w:fldCharType="separate"/>
        </w:r>
      </w:ins>
      <w:ins w:id="4785" w:author="Rev 19 Allen Wirfs-Brock" w:date="2013-09-27T13:21:00Z">
        <w:r w:rsidR="00D433E8">
          <w:rPr>
            <w:lang w:eastAsia="en-US"/>
          </w:rPr>
          <w:t>12.10.1</w:t>
        </w:r>
      </w:ins>
      <w:ins w:id="4786"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787" w:author="Rev 19 Allen Wirfs-Brock" w:date="2013-09-12T09:50:00Z">
        <w:r>
          <w:rPr>
            <w:lang w:eastAsia="en-US"/>
          </w:rPr>
          <w:fldChar w:fldCharType="separate"/>
        </w:r>
      </w:ins>
      <w:ins w:id="4788" w:author="Rev 19 Allen Wirfs-Brock" w:date="2013-09-27T13:21:00Z">
        <w:r w:rsidR="00D433E8">
          <w:rPr>
            <w:lang w:eastAsia="en-US"/>
          </w:rPr>
          <w:t>12.11.1</w:t>
        </w:r>
      </w:ins>
      <w:ins w:id="478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790" w:author="Rev 19 Allen Wirfs-Brock" w:date="2013-09-12T09:50:00Z">
        <w:r>
          <w:rPr>
            <w:lang w:eastAsia="en-US"/>
          </w:rPr>
          <w:fldChar w:fldCharType="separate"/>
        </w:r>
      </w:ins>
      <w:ins w:id="4791" w:author="Rev 19 Allen Wirfs-Brock" w:date="2013-09-27T13:21:00Z">
        <w:r w:rsidR="00D433E8">
          <w:rPr>
            <w:lang w:eastAsia="en-US"/>
          </w:rPr>
          <w:t>12.12.1</w:t>
        </w:r>
      </w:ins>
      <w:ins w:id="479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793" w:author="Rev 19 Allen Wirfs-Brock" w:date="2013-09-12T09:50:00Z">
        <w:r>
          <w:rPr>
            <w:lang w:eastAsia="en-US"/>
          </w:rPr>
          <w:fldChar w:fldCharType="separate"/>
        </w:r>
      </w:ins>
      <w:ins w:id="4794" w:author="Rev 19 Allen Wirfs-Brock" w:date="2013-09-27T13:21:00Z">
        <w:r w:rsidR="00D433E8">
          <w:rPr>
            <w:lang w:eastAsia="en-US"/>
          </w:rPr>
          <w:t>12.13.2</w:t>
        </w:r>
      </w:ins>
      <w:ins w:id="479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796" w:author="Rev 19 Allen Wirfs-Brock" w:date="2013-09-12T09:50:00Z">
        <w:r>
          <w:rPr>
            <w:lang w:eastAsia="en-US"/>
          </w:rPr>
          <w:fldChar w:fldCharType="separate"/>
        </w:r>
      </w:ins>
      <w:ins w:id="4797" w:author="Rev 19 Allen Wirfs-Brock" w:date="2013-09-27T13:21:00Z">
        <w:r w:rsidR="00D433E8">
          <w:rPr>
            <w:lang w:eastAsia="en-US"/>
          </w:rPr>
          <w:t>12.14.1</w:t>
        </w:r>
      </w:ins>
      <w:ins w:id="4798" w:author="Rev 19 Allen Wirfs-Brock" w:date="2013-09-12T09:50:00Z">
        <w:r>
          <w:rPr>
            <w:lang w:eastAsia="en-US"/>
          </w:rPr>
          <w:fldChar w:fldCharType="end"/>
        </w:r>
      </w:ins>
    </w:p>
    <w:p w14:paraId="285B12E5" w14:textId="77777777" w:rsidR="00A97CF5" w:rsidRPr="00E77497" w:rsidRDefault="00A97CF5" w:rsidP="00A97CF5">
      <w:pPr>
        <w:pStyle w:val="SyntaxRule"/>
      </w:pPr>
      <w:r w:rsidRPr="00E77497">
        <w:t xml:space="preserve">MultiplicativeExpression </w:t>
      </w:r>
      <w:r w:rsidRPr="00E77497">
        <w:rPr>
          <w:rFonts w:ascii="Arial" w:hAnsi="Arial"/>
          <w:b/>
          <w:i w:val="0"/>
        </w:rPr>
        <w:t>:</w:t>
      </w:r>
    </w:p>
    <w:p w14:paraId="48F0A5BF" w14:textId="77777777" w:rsidR="00A97CF5" w:rsidRPr="00E77497" w:rsidRDefault="00A97CF5" w:rsidP="00A97CF5">
      <w:pPr>
        <w:pStyle w:val="SyntaxDefinition"/>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53135FF6" w14:textId="77777777" w:rsidR="00A97CF5" w:rsidRPr="00E77497" w:rsidRDefault="00A97CF5" w:rsidP="00A97CF5">
      <w:pPr>
        <w:pStyle w:val="Alg4"/>
        <w:numPr>
          <w:ilvl w:val="0"/>
          <w:numId w:val="971"/>
        </w:numPr>
        <w:spacing w:after="220"/>
        <w:contextualSpacing/>
      </w:pPr>
      <w:r w:rsidRPr="00E77497">
        <w:t xml:space="preserve">Return </w:t>
      </w:r>
      <w:r w:rsidRPr="00BD6E56">
        <w:rPr>
          <w:b/>
        </w:rPr>
        <w:t>false</w:t>
      </w:r>
      <w:r w:rsidRPr="00E77497">
        <w:t>.</w:t>
      </w:r>
    </w:p>
    <w:p w14:paraId="29553676" w14:textId="77777777" w:rsidR="00500F37" w:rsidRPr="00E77497" w:rsidRDefault="00500F37" w:rsidP="006A78DC">
      <w:pPr>
        <w:pStyle w:val="30"/>
      </w:pPr>
      <w:bookmarkStart w:id="4799" w:name="_Toc368050400"/>
      <w:r w:rsidRPr="00E77497">
        <w:t xml:space="preserve">Runtime Semantics: </w:t>
      </w:r>
      <w:r w:rsidRPr="00E77497">
        <w:rPr>
          <w:spacing w:val="6"/>
        </w:rPr>
        <w:t>Evaluation</w:t>
      </w:r>
      <w:bookmarkEnd w:id="4799"/>
    </w:p>
    <w:p w14:paraId="45171B64" w14:textId="77777777"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4800" w:name="_Toc382212555"/>
    </w:p>
    <w:p w14:paraId="2282B2F5" w14:textId="77777777"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w:t>
      </w:r>
      <w:r w:rsidRPr="000A37B6">
        <w:rPr>
          <w:i/>
          <w:iCs/>
        </w:rPr>
        <w:t>MultiplicativeExpressio</w:t>
      </w:r>
      <w:bookmarkEnd w:id="4800"/>
      <w:r w:rsidRPr="000A37B6">
        <w:rPr>
          <w:i/>
          <w:iCs/>
        </w:rPr>
        <w:t>n</w:t>
      </w:r>
      <w:bookmarkStart w:id="4801" w:name="_Toc382212556"/>
      <w:r w:rsidRPr="00E77497">
        <w:t>.</w:t>
      </w:r>
    </w:p>
    <w:p w14:paraId="0B181C80" w14:textId="77777777"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4801"/>
      <w:r w:rsidRPr="00E77497">
        <w:t>)</w:t>
      </w:r>
      <w:bookmarkStart w:id="4802" w:name="_Toc382212557"/>
      <w:r w:rsidRPr="00E77497">
        <w:t>.</w:t>
      </w:r>
    </w:p>
    <w:p w14:paraId="370A1685" w14:textId="77777777" w:rsidR="003B3A98" w:rsidRDefault="0056239B" w:rsidP="003B3A98">
      <w:pPr>
        <w:pStyle w:val="Alg4"/>
        <w:numPr>
          <w:ilvl w:val="0"/>
          <w:numId w:val="80"/>
        </w:numPr>
        <w:contextualSpacing/>
      </w:pPr>
      <w:r>
        <w:t>ReturnIfAbrupt(</w:t>
      </w:r>
      <w:r w:rsidR="00EA1B5F" w:rsidRPr="00E77497">
        <w:rPr>
          <w:i/>
        </w:rPr>
        <w:t>leftValue</w:t>
      </w:r>
      <w:r>
        <w:t>).</w:t>
      </w:r>
    </w:p>
    <w:p w14:paraId="190EB2C0" w14:textId="77777777"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w:t>
      </w:r>
      <w:r w:rsidRPr="000A37B6">
        <w:rPr>
          <w:i/>
          <w:iCs/>
        </w:rPr>
        <w:t>UnaryExpressio</w:t>
      </w:r>
      <w:bookmarkEnd w:id="4802"/>
      <w:r w:rsidRPr="000A37B6">
        <w:rPr>
          <w:i/>
          <w:iCs/>
        </w:rPr>
        <w:t>n</w:t>
      </w:r>
      <w:bookmarkStart w:id="4803" w:name="_Toc382212558"/>
      <w:r w:rsidRPr="00E77497">
        <w:t>.</w:t>
      </w:r>
    </w:p>
    <w:p w14:paraId="63EC3FB2" w14:textId="77777777"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4803"/>
      <w:r w:rsidRPr="00E77497">
        <w:t>)</w:t>
      </w:r>
      <w:bookmarkStart w:id="4804" w:name="_Toc382212559"/>
      <w:r w:rsidRPr="00E77497">
        <w:t>.</w:t>
      </w:r>
    </w:p>
    <w:p w14:paraId="79548898" w14:textId="77777777" w:rsidR="004C02EF" w:rsidRPr="00E77497" w:rsidRDefault="004C02EF" w:rsidP="00441AED">
      <w:pPr>
        <w:pStyle w:val="Alg4"/>
        <w:numPr>
          <w:ilvl w:val="0"/>
          <w:numId w:val="80"/>
        </w:numPr>
      </w:pPr>
      <w:r w:rsidRPr="00E77497">
        <w:t xml:space="preserve">Let </w:t>
      </w:r>
      <w:r w:rsidR="0034651E" w:rsidRPr="00E77497">
        <w:rPr>
          <w:i/>
        </w:rPr>
        <w:t>l</w:t>
      </w:r>
      <w:r w:rsidR="0034651E">
        <w:rPr>
          <w:i/>
        </w:rPr>
        <w:t>n</w:t>
      </w:r>
      <w:r w:rsidR="0034651E" w:rsidRPr="00E77497">
        <w:rPr>
          <w:i/>
        </w:rPr>
        <w:t>um</w:t>
      </w:r>
      <w:r w:rsidR="0034651E" w:rsidRPr="00E77497">
        <w:t xml:space="preserve"> </w:t>
      </w:r>
      <w:r w:rsidRPr="00E77497">
        <w:t>be ToNumber(</w:t>
      </w:r>
      <w:r w:rsidRPr="00E77497">
        <w:rPr>
          <w:i/>
        </w:rPr>
        <w:t>leftValue</w:t>
      </w:r>
      <w:bookmarkEnd w:id="4804"/>
      <w:r w:rsidRPr="00E77497">
        <w:t>)</w:t>
      </w:r>
      <w:bookmarkStart w:id="4805" w:name="_Toc382212560"/>
      <w:r w:rsidRPr="00E77497">
        <w:t>.</w:t>
      </w:r>
    </w:p>
    <w:p w14:paraId="3B0935DE" w14:textId="77777777" w:rsidR="003B3A98" w:rsidRDefault="000C090B" w:rsidP="003B3A98">
      <w:pPr>
        <w:pStyle w:val="Alg4"/>
        <w:numPr>
          <w:ilvl w:val="0"/>
          <w:numId w:val="80"/>
        </w:numPr>
        <w:contextualSpacing/>
      </w:pPr>
      <w:r>
        <w:t>ReturnIfAbrupt(</w:t>
      </w:r>
      <w:r w:rsidRPr="00342FD6">
        <w:rPr>
          <w:i/>
        </w:rPr>
        <w:t>l</w:t>
      </w:r>
      <w:r w:rsidR="0034651E">
        <w:rPr>
          <w:i/>
        </w:rPr>
        <w:t>n</w:t>
      </w:r>
      <w:r>
        <w:rPr>
          <w:i/>
        </w:rPr>
        <w:t>u</w:t>
      </w:r>
      <w:r w:rsidR="00EA1B5F">
        <w:rPr>
          <w:i/>
        </w:rPr>
        <w:t>m</w:t>
      </w:r>
      <w:r>
        <w:t>).</w:t>
      </w:r>
    </w:p>
    <w:p w14:paraId="6B6448DB" w14:textId="77777777" w:rsidR="004C02EF" w:rsidRPr="00E77497" w:rsidRDefault="004C02EF" w:rsidP="00441AED">
      <w:pPr>
        <w:pStyle w:val="Alg4"/>
        <w:numPr>
          <w:ilvl w:val="0"/>
          <w:numId w:val="80"/>
        </w:numPr>
      </w:pPr>
      <w:r w:rsidRPr="00E77497">
        <w:t xml:space="preserve">Let </w:t>
      </w:r>
      <w:r w:rsidR="0034651E" w:rsidRPr="00E77497">
        <w:rPr>
          <w:i/>
        </w:rPr>
        <w:t>r</w:t>
      </w:r>
      <w:r w:rsidR="0034651E">
        <w:rPr>
          <w:i/>
        </w:rPr>
        <w:t>n</w:t>
      </w:r>
      <w:r w:rsidR="0034651E" w:rsidRPr="00E77497">
        <w:rPr>
          <w:i/>
        </w:rPr>
        <w:t>um</w:t>
      </w:r>
      <w:r w:rsidR="0034651E" w:rsidRPr="00E77497">
        <w:t xml:space="preserve"> </w:t>
      </w:r>
      <w:r w:rsidRPr="00E77497">
        <w:t>be ToNumber(</w:t>
      </w:r>
      <w:r w:rsidRPr="00E77497">
        <w:rPr>
          <w:i/>
        </w:rPr>
        <w:t>rightValue</w:t>
      </w:r>
      <w:bookmarkEnd w:id="4805"/>
      <w:r w:rsidRPr="00E77497">
        <w:t>)</w:t>
      </w:r>
      <w:bookmarkStart w:id="4806" w:name="_Toc382212561"/>
      <w:r w:rsidRPr="00E77497">
        <w:t>.</w:t>
      </w:r>
    </w:p>
    <w:p w14:paraId="014BF724" w14:textId="77777777" w:rsidR="003B3A98" w:rsidRDefault="0034651E" w:rsidP="003B3A98">
      <w:pPr>
        <w:pStyle w:val="Alg4"/>
        <w:numPr>
          <w:ilvl w:val="0"/>
          <w:numId w:val="80"/>
        </w:numPr>
        <w:contextualSpacing/>
      </w:pPr>
      <w:r>
        <w:t>ReturnIfAbrupt(</w:t>
      </w:r>
      <w:r>
        <w:rPr>
          <w:i/>
        </w:rPr>
        <w:t>rnu</w:t>
      </w:r>
      <w:r w:rsidR="00EA1B5F">
        <w:rPr>
          <w:i/>
        </w:rPr>
        <w:t>m</w:t>
      </w:r>
      <w:r>
        <w:t>).</w:t>
      </w:r>
    </w:p>
    <w:p w14:paraId="5A54E409" w14:textId="77777777" w:rsidR="004C02EF" w:rsidRPr="004D1BD1" w:rsidRDefault="004C02EF" w:rsidP="00441AED">
      <w:pPr>
        <w:pStyle w:val="Alg4"/>
        <w:numPr>
          <w:ilvl w:val="0"/>
          <w:numId w:val="80"/>
        </w:numPr>
        <w:spacing w:after="220"/>
      </w:pPr>
      <w:r w:rsidRPr="00E77497">
        <w:t xml:space="preserve">Return the result of applying the specified operation (*, /, or %) to </w:t>
      </w:r>
      <w:r w:rsidR="0034651E" w:rsidRPr="00E77497">
        <w:rPr>
          <w:i/>
        </w:rPr>
        <w:t>l</w:t>
      </w:r>
      <w:r w:rsidR="0034651E">
        <w:rPr>
          <w:i/>
        </w:rPr>
        <w:t>n</w:t>
      </w:r>
      <w:r w:rsidR="0034651E" w:rsidRPr="00E77497">
        <w:rPr>
          <w:i/>
        </w:rPr>
        <w:t>um</w:t>
      </w:r>
      <w:r w:rsidR="0034651E" w:rsidRPr="00E77497">
        <w:t xml:space="preserve"> </w:t>
      </w:r>
      <w:r w:rsidRPr="00E77497">
        <w:t xml:space="preserve">and </w:t>
      </w:r>
      <w:r w:rsidR="0034651E" w:rsidRPr="00E77497">
        <w:rPr>
          <w:i/>
        </w:rPr>
        <w:t>r</w:t>
      </w:r>
      <w:r w:rsidR="0034651E">
        <w:rPr>
          <w:i/>
        </w:rPr>
        <w:t>n</w:t>
      </w:r>
      <w:r w:rsidR="0034651E" w:rsidRPr="00E77497">
        <w:rPr>
          <w:i/>
        </w:rPr>
        <w:t>um</w:t>
      </w:r>
      <w:r w:rsidRPr="00E77497">
        <w:t xml:space="preserve">. See the Notes below </w:t>
      </w:r>
      <w:r w:rsidR="00C04626">
        <w:fldChar w:fldCharType="begin"/>
      </w:r>
      <w:r w:rsidR="00C04626">
        <w:instrText xml:space="preserve"> REF _Ref365539820 \r \h </w:instrText>
      </w:r>
      <w:r w:rsidR="00C04626">
        <w:fldChar w:fldCharType="separate"/>
      </w:r>
      <w:ins w:id="4807" w:author="Rev 19 Allen Wirfs-Brock" w:date="2013-09-27T13:21:00Z">
        <w:r w:rsidR="00D433E8">
          <w:t>12.5.2.1</w:t>
        </w:r>
      </w:ins>
      <w:del w:id="4808" w:author="Rev 19 Allen Wirfs-Brock" w:date="2013-09-27T08:39:00Z">
        <w:r w:rsidR="00083CEC" w:rsidDel="009E7E9E">
          <w:delText>12.5.1</w:delText>
        </w:r>
      </w:del>
      <w:r w:rsidR="00C04626">
        <w:fldChar w:fldCharType="end"/>
      </w:r>
      <w:r w:rsidRPr="00E77497">
        <w:t xml:space="preserve">, </w:t>
      </w:r>
      <w:bookmarkEnd w:id="4806"/>
      <w:r w:rsidR="00C04626">
        <w:fldChar w:fldCharType="begin"/>
      </w:r>
      <w:r w:rsidR="00C04626">
        <w:instrText xml:space="preserve"> REF _Ref424535329 \r \h </w:instrText>
      </w:r>
      <w:r w:rsidR="00C04626">
        <w:fldChar w:fldCharType="separate"/>
      </w:r>
      <w:ins w:id="4809" w:author="Rev 19 Allen Wirfs-Brock" w:date="2013-09-27T13:21:00Z">
        <w:r w:rsidR="00D433E8">
          <w:t>12.5.2.2</w:t>
        </w:r>
      </w:ins>
      <w:del w:id="4810" w:author="Rev 19 Allen Wirfs-Brock" w:date="2013-09-27T08:39:00Z">
        <w:r w:rsidR="00083CEC" w:rsidDel="009E7E9E">
          <w:delText>12.5.2</w:delText>
        </w:r>
      </w:del>
      <w:r w:rsidR="00C04626">
        <w:fldChar w:fldCharType="end"/>
      </w:r>
      <w:r w:rsidRPr="00120381">
        <w:t xml:space="preserve">, </w:t>
      </w:r>
      <w:r w:rsidR="00C04626">
        <w:fldChar w:fldCharType="begin"/>
      </w:r>
      <w:r w:rsidR="00C04626">
        <w:instrText xml:space="preserve"> REF _Ref424535339 \r \h </w:instrText>
      </w:r>
      <w:r w:rsidR="00C04626">
        <w:fldChar w:fldCharType="separate"/>
      </w:r>
      <w:ins w:id="4811" w:author="Rev 19 Allen Wirfs-Brock" w:date="2013-09-27T13:21:00Z">
        <w:r w:rsidR="00D433E8">
          <w:t>12.5.2.3</w:t>
        </w:r>
      </w:ins>
      <w:del w:id="4812" w:author="Rev 19 Allen Wirfs-Brock" w:date="2013-09-27T08:39:00Z">
        <w:r w:rsidR="00083CEC" w:rsidDel="009E7E9E">
          <w:delText>12.5.3</w:delText>
        </w:r>
      </w:del>
      <w:r w:rsidR="00C04626">
        <w:fldChar w:fldCharType="end"/>
      </w:r>
      <w:bookmarkStart w:id="4813" w:name="_Toc382212562"/>
      <w:r w:rsidRPr="004D1BD1">
        <w:t>.</w:t>
      </w:r>
      <w:bookmarkStart w:id="4814" w:name="_Ref382715556"/>
      <w:bookmarkStart w:id="4815" w:name="_Toc385672206"/>
      <w:bookmarkStart w:id="4816" w:name="_Toc393690301"/>
      <w:bookmarkStart w:id="4817" w:name="_Ref424535318"/>
      <w:bookmarkStart w:id="4818" w:name="_Ref424667968"/>
      <w:bookmarkStart w:id="4819" w:name="_Toc472818841"/>
      <w:bookmarkEnd w:id="4813"/>
    </w:p>
    <w:p w14:paraId="05BD23D0" w14:textId="77777777" w:rsidR="004C02EF" w:rsidRPr="008B7F6F" w:rsidRDefault="004C02EF" w:rsidP="006A78DC">
      <w:pPr>
        <w:pStyle w:val="40"/>
      </w:pPr>
      <w:bookmarkStart w:id="4820" w:name="_Toc235503415"/>
      <w:bookmarkStart w:id="4821" w:name="_Toc241509190"/>
      <w:bookmarkStart w:id="4822" w:name="_Toc244416677"/>
      <w:bookmarkStart w:id="4823" w:name="_Toc276631041"/>
      <w:bookmarkStart w:id="4824" w:name="_Ref365539820"/>
      <w:r w:rsidRPr="003B4312">
        <w:t xml:space="preserve">Applying the </w:t>
      </w:r>
      <w:r w:rsidRPr="003B4312">
        <w:rPr>
          <w:rFonts w:ascii="Courier New" w:hAnsi="Courier New"/>
        </w:rPr>
        <w:t>*</w:t>
      </w:r>
      <w:r w:rsidRPr="008B7F6F">
        <w:t xml:space="preserve"> Operato</w:t>
      </w:r>
      <w:bookmarkEnd w:id="4814"/>
      <w:bookmarkEnd w:id="4815"/>
      <w:bookmarkEnd w:id="4816"/>
      <w:r w:rsidRPr="008B7F6F">
        <w:t>r</w:t>
      </w:r>
      <w:bookmarkEnd w:id="4817"/>
      <w:bookmarkEnd w:id="4818"/>
      <w:bookmarkEnd w:id="4819"/>
      <w:bookmarkEnd w:id="4820"/>
      <w:bookmarkEnd w:id="4821"/>
      <w:bookmarkEnd w:id="4822"/>
      <w:bookmarkEnd w:id="4823"/>
      <w:bookmarkEnd w:id="4824"/>
    </w:p>
    <w:p w14:paraId="441388C7" w14:textId="77777777"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3C730632" w14:textId="77777777" w:rsidR="004C02EF" w:rsidRPr="00675B74" w:rsidRDefault="004C02EF" w:rsidP="004C02EF">
      <w:pPr>
        <w:spacing w:after="60"/>
      </w:pPr>
      <w:r w:rsidRPr="00B820AB">
        <w:t>The result of a floating-point multiplication is governed by the rules of IE</w:t>
      </w:r>
      <w:r w:rsidRPr="00675B74">
        <w:t>EE 754 binary double-precision arithmetic:</w:t>
      </w:r>
    </w:p>
    <w:p w14:paraId="23C1861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524185E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36BAEA8D"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3BC4F1D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0D7DF3E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340202D7" w14:textId="77777777"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4825" w:name="_Ref382715602"/>
      <w:bookmarkStart w:id="4826" w:name="_Toc385672207"/>
      <w:bookmarkStart w:id="4827" w:name="_Toc393690302"/>
    </w:p>
    <w:p w14:paraId="4C33AE7F" w14:textId="77777777" w:rsidR="004C02EF" w:rsidRPr="00E77497" w:rsidRDefault="004C02EF" w:rsidP="006A78DC">
      <w:pPr>
        <w:pStyle w:val="40"/>
      </w:pPr>
      <w:bookmarkStart w:id="4828" w:name="_Ref424535329"/>
      <w:bookmarkStart w:id="4829" w:name="_Toc472818842"/>
      <w:bookmarkStart w:id="4830" w:name="_Toc235503416"/>
      <w:bookmarkStart w:id="4831" w:name="_Toc241509191"/>
      <w:bookmarkStart w:id="4832" w:name="_Toc244416678"/>
      <w:bookmarkStart w:id="4833" w:name="_Toc276631042"/>
      <w:r w:rsidRPr="00E77497">
        <w:t xml:space="preserve">Applying the </w:t>
      </w:r>
      <w:r w:rsidRPr="00E77497">
        <w:rPr>
          <w:rFonts w:ascii="Courier New" w:hAnsi="Courier New"/>
        </w:rPr>
        <w:t>/</w:t>
      </w:r>
      <w:r w:rsidRPr="00E77497">
        <w:t xml:space="preserve"> Operato</w:t>
      </w:r>
      <w:bookmarkEnd w:id="4825"/>
      <w:bookmarkEnd w:id="4826"/>
      <w:bookmarkEnd w:id="4827"/>
      <w:r w:rsidRPr="00E77497">
        <w:t>r</w:t>
      </w:r>
      <w:bookmarkEnd w:id="4828"/>
      <w:bookmarkEnd w:id="4829"/>
      <w:bookmarkEnd w:id="4830"/>
      <w:bookmarkEnd w:id="4831"/>
      <w:bookmarkEnd w:id="4832"/>
      <w:bookmarkEnd w:id="4833"/>
    </w:p>
    <w:p w14:paraId="75BA2768" w14:textId="77777777"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0186C8D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2AD427A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28018D4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5E94D15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14:paraId="0E2ED25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35479DA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14:paraId="1778184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7547A132"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57FFF9B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4834" w:name="_Ref382715606"/>
      <w:bookmarkStart w:id="4835" w:name="_Toc385672208"/>
      <w:bookmarkStart w:id="4836" w:name="_Toc393690303"/>
    </w:p>
    <w:p w14:paraId="121BD9BE" w14:textId="77777777" w:rsidR="004C02EF" w:rsidRPr="00E77497" w:rsidRDefault="004C02EF" w:rsidP="006A78DC">
      <w:pPr>
        <w:pStyle w:val="40"/>
      </w:pPr>
      <w:bookmarkStart w:id="4837" w:name="_Ref424535339"/>
      <w:bookmarkStart w:id="4838" w:name="_Toc472818843"/>
      <w:bookmarkStart w:id="4839" w:name="_Toc235503417"/>
      <w:bookmarkStart w:id="4840" w:name="_Toc241509192"/>
      <w:bookmarkStart w:id="4841" w:name="_Toc244416679"/>
      <w:bookmarkStart w:id="4842" w:name="_Toc276631043"/>
      <w:r w:rsidRPr="00E77497">
        <w:t xml:space="preserve">Applying the </w:t>
      </w:r>
      <w:r w:rsidRPr="00E77497">
        <w:rPr>
          <w:rFonts w:ascii="Courier New" w:hAnsi="Courier New"/>
        </w:rPr>
        <w:t>%</w:t>
      </w:r>
      <w:r w:rsidRPr="00E77497">
        <w:t xml:space="preserve"> Operato</w:t>
      </w:r>
      <w:bookmarkEnd w:id="4834"/>
      <w:bookmarkEnd w:id="4835"/>
      <w:bookmarkEnd w:id="4836"/>
      <w:r w:rsidRPr="00E77497">
        <w:t>r</w:t>
      </w:r>
      <w:bookmarkEnd w:id="4837"/>
      <w:bookmarkEnd w:id="4838"/>
      <w:bookmarkEnd w:id="4839"/>
      <w:bookmarkEnd w:id="4840"/>
      <w:bookmarkEnd w:id="4841"/>
      <w:bookmarkEnd w:id="4842"/>
    </w:p>
    <w:p w14:paraId="517D15F4" w14:textId="77777777"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46C019DE" w14:textId="77777777"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14:paraId="52AD2686" w14:textId="77777777"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57ABCA74" w14:textId="77777777" w:rsidR="004C02EF" w:rsidRPr="00E77497" w:rsidRDefault="004C02EF" w:rsidP="004C02EF">
      <w:pPr>
        <w:spacing w:after="60"/>
      </w:pPr>
      <w:r w:rsidRPr="00E77497">
        <w:t>The result of an ECMAScript floating-point remainder operation is determined by the rules of IEEE arithmetic:</w:t>
      </w:r>
    </w:p>
    <w:p w14:paraId="7482B3E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553DB1F6"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14:paraId="3AE117FD"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686214C8"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14:paraId="15C42EA0"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14:paraId="223D6E2B" w14:textId="77777777"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29B82A62" w14:textId="77777777" w:rsidR="004C02EF" w:rsidRPr="00E77497" w:rsidRDefault="004C02EF" w:rsidP="00D148E9">
      <w:pPr>
        <w:pStyle w:val="20"/>
      </w:pPr>
      <w:bookmarkStart w:id="4843" w:name="_Hlt457723851"/>
      <w:bookmarkStart w:id="4844" w:name="_Ref457437597"/>
      <w:bookmarkStart w:id="4845" w:name="_Toc472818844"/>
      <w:bookmarkStart w:id="4846" w:name="_Toc235503418"/>
      <w:bookmarkStart w:id="4847" w:name="_Toc241509193"/>
      <w:bookmarkStart w:id="4848" w:name="_Toc244416680"/>
      <w:bookmarkStart w:id="4849" w:name="_Toc276631044"/>
      <w:bookmarkStart w:id="4850" w:name="_Toc368050401"/>
      <w:bookmarkEnd w:id="4843"/>
      <w:r w:rsidRPr="00E77497">
        <w:t>Additive Operators</w:t>
      </w:r>
      <w:bookmarkEnd w:id="4844"/>
      <w:bookmarkEnd w:id="4845"/>
      <w:bookmarkEnd w:id="4846"/>
      <w:bookmarkEnd w:id="4847"/>
      <w:bookmarkEnd w:id="4848"/>
      <w:bookmarkEnd w:id="4849"/>
      <w:bookmarkEnd w:id="4850"/>
    </w:p>
    <w:p w14:paraId="193EC560" w14:textId="77777777" w:rsidR="004C02EF" w:rsidRPr="00E77497" w:rsidRDefault="004C02EF" w:rsidP="004C02EF">
      <w:pPr>
        <w:pStyle w:val="Syntax"/>
      </w:pPr>
      <w:r w:rsidRPr="00E77497">
        <w:t>Syntax</w:t>
      </w:r>
    </w:p>
    <w:p w14:paraId="1826AA33" w14:textId="77777777"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1E5C3475" w14:textId="77777777"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4851" w:name="_Toc375031182"/>
      <w:bookmarkStart w:id="4852" w:name="_Ref383834802"/>
      <w:bookmarkStart w:id="4853" w:name="_Ref384028360"/>
      <w:bookmarkStart w:id="4854" w:name="_Toc385672210"/>
      <w:bookmarkStart w:id="4855" w:name="_Toc393690305"/>
    </w:p>
    <w:p w14:paraId="52551C62" w14:textId="77777777" w:rsidR="00A97CF5" w:rsidRPr="00E77497" w:rsidRDefault="00A97CF5" w:rsidP="006A78DC">
      <w:pPr>
        <w:pStyle w:val="30"/>
      </w:pPr>
      <w:bookmarkStart w:id="4856" w:name="_Ref366742011"/>
      <w:bookmarkStart w:id="4857" w:name="_Toc368050402"/>
      <w:bookmarkStart w:id="4858" w:name="_Toc472818845"/>
      <w:bookmarkStart w:id="4859" w:name="_Toc235503419"/>
      <w:bookmarkStart w:id="4860" w:name="_Toc241509194"/>
      <w:bookmarkStart w:id="4861" w:name="_Toc244416681"/>
      <w:bookmarkStart w:id="4862" w:name="_Toc276631045"/>
      <w:r w:rsidRPr="00E77497">
        <w:t xml:space="preserve">Static Semantics:  </w:t>
      </w:r>
      <w:r w:rsidRPr="00BD6E56">
        <w:rPr>
          <w:lang w:eastAsia="en-US"/>
        </w:rPr>
        <w:t>IsValidSimpleAssignmentTarget</w:t>
      </w:r>
      <w:bookmarkEnd w:id="4856"/>
      <w:bookmarkEnd w:id="4857"/>
    </w:p>
    <w:p w14:paraId="262EB811" w14:textId="77777777" w:rsidR="002E15BF" w:rsidRPr="00C81794" w:rsidRDefault="002E15BF" w:rsidP="002E15BF">
      <w:pPr>
        <w:rPr>
          <w:ins w:id="4863" w:author="Rev 19 Allen Wirfs-Brock" w:date="2013-09-12T09:50:00Z"/>
          <w:lang w:eastAsia="en-US"/>
        </w:rPr>
      </w:pPr>
      <w:ins w:id="4864" w:author="Rev 19 Allen Wirfs-Brock" w:date="2013-09-12T09:50: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865" w:author="Rev 19 Allen Wirfs-Brock" w:date="2013-09-12T09:50:00Z">
        <w:r>
          <w:rPr>
            <w:lang w:eastAsia="en-US"/>
          </w:rPr>
          <w:fldChar w:fldCharType="separate"/>
        </w:r>
      </w:ins>
      <w:ins w:id="4866" w:author="Rev 19 Allen Wirfs-Brock" w:date="2013-09-27T13:21:00Z">
        <w:r w:rsidR="00D433E8">
          <w:rPr>
            <w:lang w:eastAsia="en-US"/>
          </w:rPr>
          <w:t>12.1.0.2</w:t>
        </w:r>
      </w:ins>
      <w:ins w:id="486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868" w:author="Rev 19 Allen Wirfs-Brock" w:date="2013-09-12T09:50:00Z">
        <w:r>
          <w:rPr>
            <w:lang w:eastAsia="en-US"/>
          </w:rPr>
          <w:fldChar w:fldCharType="separate"/>
        </w:r>
      </w:ins>
      <w:ins w:id="4869" w:author="Rev 19 Allen Wirfs-Brock" w:date="2013-09-27T13:21:00Z">
        <w:r w:rsidR="00D433E8">
          <w:rPr>
            <w:lang w:eastAsia="en-US"/>
          </w:rPr>
          <w:t>12.1.10.2</w:t>
        </w:r>
      </w:ins>
      <w:ins w:id="4870"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871" w:author="Rev 19 Allen Wirfs-Brock" w:date="2013-09-12T09:50:00Z">
        <w:r>
          <w:rPr>
            <w:lang w:eastAsia="en-US"/>
          </w:rPr>
          <w:fldChar w:fldCharType="separate"/>
        </w:r>
      </w:ins>
      <w:ins w:id="4872" w:author="Rev 19 Allen Wirfs-Brock" w:date="2013-09-27T13:21:00Z">
        <w:r w:rsidR="00D433E8">
          <w:rPr>
            <w:lang w:eastAsia="en-US"/>
          </w:rPr>
          <w:t>12.2.1.2</w:t>
        </w:r>
      </w:ins>
      <w:ins w:id="487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874" w:author="Rev 19 Allen Wirfs-Brock" w:date="2013-09-12T09:50:00Z">
        <w:r>
          <w:rPr>
            <w:lang w:eastAsia="en-US"/>
          </w:rPr>
          <w:fldChar w:fldCharType="separate"/>
        </w:r>
      </w:ins>
      <w:ins w:id="4875" w:author="Rev 19 Allen Wirfs-Brock" w:date="2013-09-27T13:21:00Z">
        <w:r w:rsidR="00D433E8">
          <w:rPr>
            <w:lang w:eastAsia="en-US"/>
          </w:rPr>
          <w:t>12.3.2</w:t>
        </w:r>
      </w:ins>
      <w:ins w:id="4876"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877" w:author="Rev 19 Allen Wirfs-Brock" w:date="2013-09-12T09:50:00Z">
        <w:r>
          <w:rPr>
            <w:lang w:eastAsia="en-US"/>
          </w:rPr>
          <w:fldChar w:fldCharType="separate"/>
        </w:r>
      </w:ins>
      <w:ins w:id="4878" w:author="Rev 19 Allen Wirfs-Brock" w:date="2013-09-27T13:21:00Z">
        <w:r w:rsidR="00D433E8">
          <w:rPr>
            <w:lang w:eastAsia="en-US"/>
          </w:rPr>
          <w:t>12.4.2</w:t>
        </w:r>
      </w:ins>
      <w:ins w:id="487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880" w:author="Rev 19 Allen Wirfs-Brock" w:date="2013-09-12T09:50:00Z">
        <w:r>
          <w:rPr>
            <w:lang w:eastAsia="en-US"/>
          </w:rPr>
          <w:fldChar w:fldCharType="separate"/>
        </w:r>
      </w:ins>
      <w:ins w:id="4881" w:author="Rev 19 Allen Wirfs-Brock" w:date="2013-09-27T13:21:00Z">
        <w:r w:rsidR="00D433E8">
          <w:rPr>
            <w:lang w:eastAsia="en-US"/>
          </w:rPr>
          <w:t>12.5.1</w:t>
        </w:r>
      </w:ins>
      <w:ins w:id="488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883" w:author="Rev 19 Allen Wirfs-Brock" w:date="2013-09-12T09:50:00Z">
        <w:r>
          <w:rPr>
            <w:lang w:eastAsia="en-US"/>
          </w:rPr>
          <w:fldChar w:fldCharType="separate"/>
        </w:r>
      </w:ins>
      <w:ins w:id="4884" w:author="Rev 19 Allen Wirfs-Brock" w:date="2013-09-27T13:21:00Z">
        <w:r w:rsidR="00D433E8">
          <w:rPr>
            <w:lang w:eastAsia="en-US"/>
          </w:rPr>
          <w:t>12.7.1</w:t>
        </w:r>
      </w:ins>
      <w:ins w:id="488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886" w:author="Rev 19 Allen Wirfs-Brock" w:date="2013-09-12T09:50:00Z">
        <w:r>
          <w:rPr>
            <w:lang w:eastAsia="en-US"/>
          </w:rPr>
          <w:fldChar w:fldCharType="separate"/>
        </w:r>
      </w:ins>
      <w:ins w:id="4887" w:author="Rev 19 Allen Wirfs-Brock" w:date="2013-09-27T13:21:00Z">
        <w:r w:rsidR="00D433E8">
          <w:rPr>
            <w:lang w:eastAsia="en-US"/>
          </w:rPr>
          <w:t>12.8.1</w:t>
        </w:r>
      </w:ins>
      <w:ins w:id="4888"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889" w:author="Rev 19 Allen Wirfs-Brock" w:date="2013-09-12T09:50:00Z">
        <w:r>
          <w:rPr>
            <w:lang w:eastAsia="en-US"/>
          </w:rPr>
          <w:fldChar w:fldCharType="separate"/>
        </w:r>
      </w:ins>
      <w:ins w:id="4890" w:author="Rev 19 Allen Wirfs-Brock" w:date="2013-09-27T13:21:00Z">
        <w:r w:rsidR="00D433E8">
          <w:rPr>
            <w:lang w:eastAsia="en-US"/>
          </w:rPr>
          <w:t>12.9.1</w:t>
        </w:r>
      </w:ins>
      <w:ins w:id="4891"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892" w:author="Rev 19 Allen Wirfs-Brock" w:date="2013-09-12T09:50:00Z">
        <w:r>
          <w:rPr>
            <w:lang w:eastAsia="en-US"/>
          </w:rPr>
          <w:fldChar w:fldCharType="separate"/>
        </w:r>
      </w:ins>
      <w:ins w:id="4893" w:author="Rev 19 Allen Wirfs-Brock" w:date="2013-09-27T13:21:00Z">
        <w:r w:rsidR="00D433E8">
          <w:rPr>
            <w:lang w:eastAsia="en-US"/>
          </w:rPr>
          <w:t>12.10.1</w:t>
        </w:r>
      </w:ins>
      <w:ins w:id="4894"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895" w:author="Rev 19 Allen Wirfs-Brock" w:date="2013-09-12T09:50:00Z">
        <w:r>
          <w:rPr>
            <w:lang w:eastAsia="en-US"/>
          </w:rPr>
          <w:fldChar w:fldCharType="separate"/>
        </w:r>
      </w:ins>
      <w:ins w:id="4896" w:author="Rev 19 Allen Wirfs-Brock" w:date="2013-09-27T13:21:00Z">
        <w:r w:rsidR="00D433E8">
          <w:rPr>
            <w:lang w:eastAsia="en-US"/>
          </w:rPr>
          <w:t>12.11.1</w:t>
        </w:r>
      </w:ins>
      <w:ins w:id="489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898" w:author="Rev 19 Allen Wirfs-Brock" w:date="2013-09-12T09:50:00Z">
        <w:r>
          <w:rPr>
            <w:lang w:eastAsia="en-US"/>
          </w:rPr>
          <w:fldChar w:fldCharType="separate"/>
        </w:r>
      </w:ins>
      <w:ins w:id="4899" w:author="Rev 19 Allen Wirfs-Brock" w:date="2013-09-27T13:21:00Z">
        <w:r w:rsidR="00D433E8">
          <w:rPr>
            <w:lang w:eastAsia="en-US"/>
          </w:rPr>
          <w:t>12.12.1</w:t>
        </w:r>
      </w:ins>
      <w:ins w:id="4900"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901" w:author="Rev 19 Allen Wirfs-Brock" w:date="2013-09-12T09:50:00Z">
        <w:r>
          <w:rPr>
            <w:lang w:eastAsia="en-US"/>
          </w:rPr>
          <w:fldChar w:fldCharType="separate"/>
        </w:r>
      </w:ins>
      <w:ins w:id="4902" w:author="Rev 19 Allen Wirfs-Brock" w:date="2013-09-27T13:21:00Z">
        <w:r w:rsidR="00D433E8">
          <w:rPr>
            <w:lang w:eastAsia="en-US"/>
          </w:rPr>
          <w:t>12.13.2</w:t>
        </w:r>
      </w:ins>
      <w:ins w:id="490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904" w:author="Rev 19 Allen Wirfs-Brock" w:date="2013-09-12T09:50:00Z">
        <w:r>
          <w:rPr>
            <w:lang w:eastAsia="en-US"/>
          </w:rPr>
          <w:fldChar w:fldCharType="separate"/>
        </w:r>
      </w:ins>
      <w:ins w:id="4905" w:author="Rev 19 Allen Wirfs-Brock" w:date="2013-09-27T13:21:00Z">
        <w:r w:rsidR="00D433E8">
          <w:rPr>
            <w:lang w:eastAsia="en-US"/>
          </w:rPr>
          <w:t>12.14.1</w:t>
        </w:r>
      </w:ins>
      <w:ins w:id="4906" w:author="Rev 19 Allen Wirfs-Brock" w:date="2013-09-12T09:50:00Z">
        <w:r>
          <w:rPr>
            <w:lang w:eastAsia="en-US"/>
          </w:rPr>
          <w:fldChar w:fldCharType="end"/>
        </w:r>
      </w:ins>
    </w:p>
    <w:p w14:paraId="69581D32" w14:textId="77777777" w:rsidR="00A97CF5" w:rsidRPr="00E77497" w:rsidRDefault="00A97CF5" w:rsidP="00A97CF5">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7464E9C4" w14:textId="77777777" w:rsidR="00A97CF5" w:rsidRPr="00E77497" w:rsidRDefault="00A97CF5" w:rsidP="00A97CF5">
      <w:pPr>
        <w:pStyle w:val="SyntaxDefinition"/>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14:paraId="5E6905E7" w14:textId="77777777" w:rsidR="00A97CF5" w:rsidRPr="00E77497" w:rsidRDefault="00A97CF5" w:rsidP="00A97CF5">
      <w:pPr>
        <w:pStyle w:val="Alg4"/>
        <w:numPr>
          <w:ilvl w:val="0"/>
          <w:numId w:val="972"/>
        </w:numPr>
        <w:spacing w:after="220"/>
        <w:contextualSpacing/>
      </w:pPr>
      <w:r w:rsidRPr="00E77497">
        <w:t xml:space="preserve">Return </w:t>
      </w:r>
      <w:r w:rsidRPr="00BD6E56">
        <w:rPr>
          <w:b/>
        </w:rPr>
        <w:t>false</w:t>
      </w:r>
      <w:r w:rsidRPr="00E77497">
        <w:t>.</w:t>
      </w:r>
    </w:p>
    <w:p w14:paraId="7E1458F0" w14:textId="77777777" w:rsidR="004C02EF" w:rsidRPr="00E77497" w:rsidRDefault="004C02EF" w:rsidP="00D148E9">
      <w:pPr>
        <w:pStyle w:val="30"/>
      </w:pPr>
      <w:bookmarkStart w:id="4907" w:name="_Ref368042275"/>
      <w:bookmarkStart w:id="4908" w:name="_Toc368050403"/>
      <w:r w:rsidRPr="00E77497">
        <w:t xml:space="preserve">The Addition operator ( </w:t>
      </w:r>
      <w:r w:rsidRPr="00E77497">
        <w:rPr>
          <w:rFonts w:ascii="Courier New" w:hAnsi="Courier New"/>
        </w:rPr>
        <w:t>+</w:t>
      </w:r>
      <w:r w:rsidRPr="00E77497">
        <w:t xml:space="preserve"> </w:t>
      </w:r>
      <w:bookmarkEnd w:id="4851"/>
      <w:bookmarkEnd w:id="4852"/>
      <w:bookmarkEnd w:id="4853"/>
      <w:bookmarkEnd w:id="4854"/>
      <w:bookmarkEnd w:id="4855"/>
      <w:r w:rsidRPr="00E77497">
        <w:t>)</w:t>
      </w:r>
      <w:bookmarkEnd w:id="4858"/>
      <w:bookmarkEnd w:id="4859"/>
      <w:bookmarkEnd w:id="4860"/>
      <w:bookmarkEnd w:id="4861"/>
      <w:bookmarkEnd w:id="4862"/>
      <w:bookmarkEnd w:id="4907"/>
      <w:bookmarkEnd w:id="4908"/>
    </w:p>
    <w:p w14:paraId="6DA4F036" w14:textId="77777777" w:rsidR="004C02EF" w:rsidRPr="004D1BD1" w:rsidRDefault="00AF60D2" w:rsidP="00962DF2">
      <w:pPr>
        <w:pStyle w:val="Note"/>
      </w:pPr>
      <w:r w:rsidRPr="00E77497">
        <w:t>NOTE</w:t>
      </w:r>
      <w:r w:rsidRPr="00E77497">
        <w:tab/>
      </w:r>
      <w:r w:rsidR="004C02EF" w:rsidRPr="005D449B">
        <w:t>The addition operator either performs string concatenation or numeric addition.</w:t>
      </w:r>
    </w:p>
    <w:p w14:paraId="6BA03FBA" w14:textId="77777777" w:rsidR="00AF60D2" w:rsidRPr="008B7F6F" w:rsidRDefault="00AF60D2" w:rsidP="006A78DC">
      <w:pPr>
        <w:pStyle w:val="40"/>
      </w:pPr>
      <w:r w:rsidRPr="003B4312">
        <w:t xml:space="preserve">Runtime Semantics: </w:t>
      </w:r>
      <w:r w:rsidRPr="003B4312">
        <w:rPr>
          <w:spacing w:val="6"/>
        </w:rPr>
        <w:t>Evaluation</w:t>
      </w:r>
    </w:p>
    <w:p w14:paraId="7DB9A300" w14:textId="77777777" w:rsidR="004C02EF" w:rsidRPr="00E77497" w:rsidRDefault="004C02EF" w:rsidP="004C02EF">
      <w:pPr>
        <w:keepNext/>
      </w:pPr>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4909" w:name="_Toc382212564"/>
    </w:p>
    <w:p w14:paraId="55AF2E82" w14:textId="77777777"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w:t>
      </w:r>
      <w:r w:rsidRPr="000A37B6">
        <w:rPr>
          <w:i/>
          <w:iCs/>
        </w:rPr>
        <w:t>AdditiveExpression</w:t>
      </w:r>
      <w:bookmarkEnd w:id="4909"/>
      <w:r w:rsidRPr="00E77497">
        <w:t>.</w:t>
      </w:r>
      <w:bookmarkStart w:id="4910" w:name="_Toc382212565"/>
    </w:p>
    <w:p w14:paraId="3C9826A4" w14:textId="77777777"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4910"/>
      <w:r w:rsidRPr="00E77497">
        <w:t>.</w:t>
      </w:r>
      <w:bookmarkStart w:id="4911" w:name="_Toc382212566"/>
    </w:p>
    <w:p w14:paraId="340F2D42" w14:textId="77777777" w:rsidR="003B3A98" w:rsidRDefault="0056239B" w:rsidP="003B3A98">
      <w:pPr>
        <w:pStyle w:val="Alg4"/>
        <w:numPr>
          <w:ilvl w:val="0"/>
          <w:numId w:val="81"/>
        </w:numPr>
        <w:contextualSpacing/>
      </w:pPr>
      <w:r>
        <w:t>ReturnIfAbrupt(</w:t>
      </w:r>
      <w:r w:rsidRPr="00342FD6">
        <w:rPr>
          <w:i/>
        </w:rPr>
        <w:t>lval</w:t>
      </w:r>
      <w:r>
        <w:t>).</w:t>
      </w:r>
    </w:p>
    <w:p w14:paraId="454801FC" w14:textId="77777777"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w:t>
      </w:r>
      <w:r w:rsidRPr="000A37B6">
        <w:rPr>
          <w:i/>
          <w:iCs/>
        </w:rPr>
        <w:t>MultiplicativeExpression</w:t>
      </w:r>
      <w:bookmarkEnd w:id="4911"/>
      <w:r w:rsidRPr="00E77497">
        <w:t>.</w:t>
      </w:r>
      <w:bookmarkStart w:id="4912" w:name="_Toc382212567"/>
    </w:p>
    <w:p w14:paraId="7681058C" w14:textId="77777777"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4912"/>
      <w:r w:rsidRPr="00E77497">
        <w:t>.</w:t>
      </w:r>
      <w:bookmarkStart w:id="4913" w:name="_Toc382212568"/>
    </w:p>
    <w:p w14:paraId="4EBEC65E" w14:textId="77777777" w:rsidR="003B3A98" w:rsidRDefault="000C090B" w:rsidP="003B3A98">
      <w:pPr>
        <w:pStyle w:val="Alg4"/>
        <w:numPr>
          <w:ilvl w:val="0"/>
          <w:numId w:val="81"/>
        </w:numPr>
        <w:contextualSpacing/>
      </w:pPr>
      <w:r>
        <w:t>ReturnIfAbrupt(</w:t>
      </w:r>
      <w:r>
        <w:rPr>
          <w:i/>
        </w:rPr>
        <w:t>r</w:t>
      </w:r>
      <w:r w:rsidRPr="00342FD6">
        <w:rPr>
          <w:i/>
        </w:rPr>
        <w:t>val</w:t>
      </w:r>
      <w:r>
        <w:t>).</w:t>
      </w:r>
    </w:p>
    <w:p w14:paraId="07CCDD64" w14:textId="77777777"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4913"/>
      <w:r w:rsidRPr="00E77497">
        <w:t>.</w:t>
      </w:r>
      <w:bookmarkStart w:id="4914" w:name="_Toc382212569"/>
    </w:p>
    <w:p w14:paraId="5956059E" w14:textId="77777777" w:rsidR="003B3A98" w:rsidRDefault="0034651E" w:rsidP="003B3A98">
      <w:pPr>
        <w:pStyle w:val="Alg4"/>
        <w:numPr>
          <w:ilvl w:val="0"/>
          <w:numId w:val="81"/>
        </w:numPr>
        <w:contextualSpacing/>
      </w:pPr>
      <w:r>
        <w:t>ReturnIfAbrupt(</w:t>
      </w:r>
      <w:r w:rsidRPr="00342FD6">
        <w:rPr>
          <w:i/>
        </w:rPr>
        <w:t>l</w:t>
      </w:r>
      <w:r>
        <w:rPr>
          <w:i/>
        </w:rPr>
        <w:t>prim</w:t>
      </w:r>
      <w:r>
        <w:t>).</w:t>
      </w:r>
    </w:p>
    <w:p w14:paraId="54225264" w14:textId="77777777"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4914"/>
      <w:r w:rsidRPr="00E77497">
        <w:t>.</w:t>
      </w:r>
      <w:bookmarkStart w:id="4915" w:name="_Toc382212570"/>
    </w:p>
    <w:p w14:paraId="43BFB7EB" w14:textId="77777777" w:rsidR="003B3A98" w:rsidRDefault="0034651E" w:rsidP="003B3A98">
      <w:pPr>
        <w:pStyle w:val="Alg4"/>
        <w:numPr>
          <w:ilvl w:val="0"/>
          <w:numId w:val="81"/>
        </w:numPr>
        <w:contextualSpacing/>
      </w:pPr>
      <w:r>
        <w:t>ReturnIfAbrupt(</w:t>
      </w:r>
      <w:r>
        <w:rPr>
          <w:i/>
        </w:rPr>
        <w:t>rprim</w:t>
      </w:r>
      <w:r>
        <w:t>).</w:t>
      </w:r>
    </w:p>
    <w:p w14:paraId="2CFF9A4C" w14:textId="77777777"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4915"/>
      <w:r w:rsidRPr="00E77497">
        <w:t xml:space="preserve">then </w:t>
      </w:r>
      <w:bookmarkStart w:id="4916" w:name="_Toc382212571"/>
    </w:p>
    <w:p w14:paraId="64CF2CF9" w14:textId="77777777"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7AFD44B7" w14:textId="77777777" w:rsidR="004C02EF" w:rsidRPr="00E77497" w:rsidRDefault="004C02EF" w:rsidP="00441AED">
      <w:pPr>
        <w:pStyle w:val="Alg4"/>
        <w:numPr>
          <w:ilvl w:val="0"/>
          <w:numId w:val="81"/>
        </w:numPr>
        <w:spacing w:after="120"/>
      </w:pPr>
      <w:bookmarkStart w:id="4917" w:name="_Toc382212574"/>
      <w:bookmarkEnd w:id="4916"/>
      <w:r w:rsidRPr="00E77497">
        <w:t>Return the result of applying the addition operation to ToNumber(</w:t>
      </w:r>
      <w:r w:rsidRPr="00E77497">
        <w:rPr>
          <w:i/>
        </w:rPr>
        <w:t>lprim</w:t>
      </w:r>
      <w:r w:rsidRPr="00E77497">
        <w:t>) and ToNumber(</w:t>
      </w:r>
      <w:r w:rsidRPr="00E77497">
        <w:rPr>
          <w:i/>
        </w:rPr>
        <w:t>rprim</w:t>
      </w:r>
      <w:r w:rsidRPr="00E77497">
        <w:t xml:space="preserve">). See the Note below </w:t>
      </w:r>
      <w:r w:rsidR="00C04626">
        <w:fldChar w:fldCharType="begin"/>
      </w:r>
      <w:r w:rsidR="00C04626">
        <w:instrText xml:space="preserve"> REF _Ref424533048 \r \h </w:instrText>
      </w:r>
      <w:r w:rsidR="00C04626">
        <w:fldChar w:fldCharType="separate"/>
      </w:r>
      <w:ins w:id="4918" w:author="Rev 19 Allen Wirfs-Brock" w:date="2013-09-27T13:21:00Z">
        <w:r w:rsidR="00D433E8">
          <w:t>12.6.4</w:t>
        </w:r>
      </w:ins>
      <w:del w:id="4919" w:author="Rev 19 Allen Wirfs-Brock" w:date="2013-09-27T08:39:00Z">
        <w:r w:rsidR="00083CEC" w:rsidDel="009E7E9E">
          <w:delText>12.6.3</w:delText>
        </w:r>
      </w:del>
      <w:r w:rsidR="00C04626">
        <w:fldChar w:fldCharType="end"/>
      </w:r>
      <w:bookmarkEnd w:id="4917"/>
      <w:r w:rsidRPr="00E77497">
        <w:t>.</w:t>
      </w:r>
      <w:bookmarkStart w:id="4920" w:name="_Toc382212575"/>
    </w:p>
    <w:bookmarkEnd w:id="4920"/>
    <w:p w14:paraId="61420EC6" w14:textId="77777777" w:rsidR="004C02EF" w:rsidRPr="00E77497" w:rsidRDefault="004C02EF" w:rsidP="00AC37E7">
      <w:pPr>
        <w:pStyle w:val="Note"/>
      </w:pPr>
      <w:r w:rsidRPr="00E77497">
        <w:t>NOTE 1</w:t>
      </w:r>
      <w:r w:rsidRPr="00E77497">
        <w:tab/>
        <w:t xml:space="preserve">No hint is provided in the calls to ToPrimitive in steps </w:t>
      </w:r>
      <w:r w:rsidR="00AC37E7">
        <w:t>7</w:t>
      </w:r>
      <w:r w:rsidR="00AC37E7" w:rsidRPr="00E77497">
        <w:t xml:space="preserve"> </w:t>
      </w:r>
      <w:r w:rsidRPr="00E77497">
        <w:t xml:space="preserve">and </w:t>
      </w:r>
      <w:r w:rsidR="00AC37E7">
        <w:t>9</w:t>
      </w:r>
      <w:r w:rsidRPr="00E77497">
        <w:t xml:space="preserve">. All </w:t>
      </w:r>
      <w:r w:rsidR="001A1BE6">
        <w:t>standard</w:t>
      </w:r>
      <w:r w:rsidR="001A1BE6" w:rsidRPr="00E77497">
        <w:t xml:space="preserve"> </w:t>
      </w:r>
      <w:r w:rsidRPr="00E77497">
        <w:t xml:space="preserve">ECMAScript objects except Date objects handle the absence of a hint as if the hint Number were given; Date objects handle the absence of a hint as if the hint String were given. </w:t>
      </w:r>
      <w:r w:rsidR="003D5776">
        <w:t>Exotic</w:t>
      </w:r>
      <w:r w:rsidR="003D5776" w:rsidRPr="00E77497">
        <w:t xml:space="preserve"> </w:t>
      </w:r>
      <w:r w:rsidRPr="00E77497">
        <w:t>objects may handle the absence of a hint in some other manner.</w:t>
      </w:r>
      <w:bookmarkStart w:id="4921" w:name="_Toc375031183"/>
      <w:bookmarkStart w:id="4922" w:name="_Toc381513696"/>
      <w:bookmarkStart w:id="4923" w:name="_Toc382202851"/>
      <w:bookmarkStart w:id="4924" w:name="_Toc382212218"/>
      <w:bookmarkStart w:id="4925" w:name="_Toc382212580"/>
      <w:bookmarkStart w:id="4926" w:name="_Toc382291563"/>
      <w:bookmarkStart w:id="4927" w:name="_Toc385672211"/>
      <w:bookmarkStart w:id="4928" w:name="_Toc393690306"/>
    </w:p>
    <w:p w14:paraId="3E3DAA28" w14:textId="77777777" w:rsidR="004C02EF" w:rsidRPr="00E77497" w:rsidRDefault="004C02EF" w:rsidP="00AC37E7">
      <w:pPr>
        <w:pStyle w:val="Note"/>
      </w:pPr>
      <w:r w:rsidRPr="00E77497">
        <w:t>NOTE 2</w:t>
      </w:r>
      <w:r w:rsidRPr="00E77497">
        <w:tab/>
        <w:t xml:space="preserve">Step </w:t>
      </w:r>
      <w:r w:rsidR="00AC37E7">
        <w:t>11</w:t>
      </w:r>
      <w:r w:rsidR="00AC37E7" w:rsidRPr="00E77497">
        <w:t xml:space="preserve"> </w:t>
      </w:r>
      <w:r w:rsidRPr="00E77497">
        <w:t xml:space="preserve">differs from step </w:t>
      </w:r>
      <w:r w:rsidR="00AC37E7">
        <w:t>5</w:t>
      </w:r>
      <w:r w:rsidR="00AC37E7" w:rsidRPr="00E77497">
        <w:t xml:space="preserve"> </w:t>
      </w:r>
      <w:r w:rsidRPr="00E77497">
        <w:t xml:space="preserve">of the </w:t>
      </w:r>
      <w:r w:rsidR="00AC37E7">
        <w:t>Abstract Relational C</w:t>
      </w:r>
      <w:r w:rsidR="00AC37E7" w:rsidRPr="00E77497">
        <w:t xml:space="preserve">omparison </w:t>
      </w:r>
      <w:r w:rsidRPr="00E77497">
        <w:t>algorithm (</w:t>
      </w:r>
      <w:r w:rsidR="00CE51AB">
        <w:fldChar w:fldCharType="begin"/>
      </w:r>
      <w:r w:rsidR="00CE51AB">
        <w:instrText xml:space="preserve"> REF _Ref365540413 \r \h </w:instrText>
      </w:r>
      <w:r w:rsidR="00CE51AB">
        <w:fldChar w:fldCharType="separate"/>
      </w:r>
      <w:r w:rsidR="00D433E8">
        <w:t>7.2.8</w:t>
      </w:r>
      <w:r w:rsidR="00CE51AB">
        <w:fldChar w:fldCharType="end"/>
      </w:r>
      <w:r w:rsidRPr="00E77497">
        <w:t>), by using the logical-or operation instead of the logical-and operation.</w:t>
      </w:r>
    </w:p>
    <w:p w14:paraId="5EB58D68" w14:textId="77777777" w:rsidR="004C02EF" w:rsidRPr="00E77497" w:rsidRDefault="004C02EF" w:rsidP="00D148E9">
      <w:pPr>
        <w:pStyle w:val="30"/>
      </w:pPr>
      <w:bookmarkStart w:id="4929" w:name="_Toc472818846"/>
      <w:bookmarkStart w:id="4930" w:name="_Toc235503420"/>
      <w:bookmarkStart w:id="4931" w:name="_Toc241509195"/>
      <w:bookmarkStart w:id="4932" w:name="_Toc244416682"/>
      <w:bookmarkStart w:id="4933" w:name="_Toc276631046"/>
      <w:bookmarkStart w:id="4934" w:name="_Toc368050404"/>
      <w:r w:rsidRPr="00E77497">
        <w:t xml:space="preserve">The Subtraction Operator ( </w:t>
      </w:r>
      <w:r w:rsidRPr="00E77497">
        <w:rPr>
          <w:rFonts w:ascii="Courier New" w:hAnsi="Courier New"/>
        </w:rPr>
        <w:t>-</w:t>
      </w:r>
      <w:r w:rsidRPr="00E77497">
        <w:t xml:space="preserve"> </w:t>
      </w:r>
      <w:bookmarkStart w:id="4935" w:name="_Toc382202852"/>
      <w:bookmarkEnd w:id="4921"/>
      <w:bookmarkEnd w:id="4922"/>
      <w:bookmarkEnd w:id="4923"/>
      <w:bookmarkEnd w:id="4924"/>
      <w:bookmarkEnd w:id="4925"/>
      <w:bookmarkEnd w:id="4926"/>
      <w:bookmarkEnd w:id="4927"/>
      <w:bookmarkEnd w:id="4928"/>
      <w:bookmarkEnd w:id="4935"/>
      <w:r w:rsidRPr="00E77497">
        <w:t>)</w:t>
      </w:r>
      <w:bookmarkEnd w:id="4929"/>
      <w:bookmarkEnd w:id="4930"/>
      <w:bookmarkEnd w:id="4931"/>
      <w:bookmarkEnd w:id="4932"/>
      <w:bookmarkEnd w:id="4933"/>
      <w:bookmarkEnd w:id="4934"/>
    </w:p>
    <w:p w14:paraId="75FEB68E" w14:textId="77777777" w:rsidR="00AF60D2" w:rsidRPr="00E77497" w:rsidRDefault="00AF60D2" w:rsidP="006A78DC">
      <w:pPr>
        <w:pStyle w:val="40"/>
      </w:pPr>
      <w:r w:rsidRPr="00E77497">
        <w:t xml:space="preserve">Runtime Semantics: </w:t>
      </w:r>
      <w:r w:rsidRPr="00E77497">
        <w:rPr>
          <w:spacing w:val="6"/>
        </w:rPr>
        <w:t>Evaluation</w:t>
      </w:r>
    </w:p>
    <w:p w14:paraId="47AE5561" w14:textId="77777777" w:rsidR="004C02EF" w:rsidRPr="00E77497" w:rsidRDefault="004C02EF" w:rsidP="004C02EF">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4936" w:name="_Toc382212581"/>
    </w:p>
    <w:p w14:paraId="060E4462" w14:textId="77777777"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w:t>
      </w:r>
      <w:r w:rsidRPr="000A37B6">
        <w:rPr>
          <w:i/>
          <w:iCs/>
        </w:rPr>
        <w:t>AdditiveExpression</w:t>
      </w:r>
      <w:bookmarkEnd w:id="4936"/>
      <w:r w:rsidRPr="00E77497">
        <w:t>.</w:t>
      </w:r>
      <w:bookmarkStart w:id="4937" w:name="_Toc382212582"/>
    </w:p>
    <w:p w14:paraId="6C62046B" w14:textId="77777777"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4938" w:name="_Toc382212583"/>
      <w:bookmarkEnd w:id="4937"/>
    </w:p>
    <w:p w14:paraId="07506C25" w14:textId="77777777" w:rsidR="003258C2" w:rsidRDefault="0056239B" w:rsidP="00AE5A8E">
      <w:pPr>
        <w:pStyle w:val="Alg4"/>
        <w:numPr>
          <w:ilvl w:val="0"/>
          <w:numId w:val="82"/>
        </w:numPr>
        <w:contextualSpacing/>
      </w:pPr>
      <w:r>
        <w:t>ReturnIfAbrupt(</w:t>
      </w:r>
      <w:r w:rsidRPr="00342FD6">
        <w:rPr>
          <w:i/>
        </w:rPr>
        <w:t>lval</w:t>
      </w:r>
      <w:r>
        <w:t>)</w:t>
      </w:r>
      <w:r w:rsidR="00AE5A8E">
        <w:t>.</w:t>
      </w:r>
    </w:p>
    <w:p w14:paraId="335170E1" w14:textId="77777777"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w:t>
      </w:r>
      <w:r w:rsidRPr="000A37B6">
        <w:rPr>
          <w:i/>
          <w:iCs/>
        </w:rPr>
        <w:t>MultiplicativeExpression</w:t>
      </w:r>
      <w:bookmarkEnd w:id="4938"/>
      <w:r w:rsidRPr="00E77497">
        <w:t>.</w:t>
      </w:r>
      <w:bookmarkStart w:id="4939" w:name="_Toc382212584"/>
    </w:p>
    <w:p w14:paraId="56642C5F" w14:textId="77777777"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4939"/>
      <w:r w:rsidRPr="00E77497">
        <w:t>.</w:t>
      </w:r>
      <w:bookmarkStart w:id="4940" w:name="_Toc382212585"/>
    </w:p>
    <w:p w14:paraId="5C072109" w14:textId="77777777" w:rsidR="003258C2" w:rsidRDefault="000C090B" w:rsidP="003258C2">
      <w:pPr>
        <w:pStyle w:val="Alg4"/>
        <w:numPr>
          <w:ilvl w:val="0"/>
          <w:numId w:val="82"/>
        </w:numPr>
        <w:contextualSpacing/>
      </w:pPr>
      <w:r>
        <w:t>ReturnIfAbrupt(</w:t>
      </w:r>
      <w:r>
        <w:rPr>
          <w:i/>
        </w:rPr>
        <w:t>r</w:t>
      </w:r>
      <w:r w:rsidRPr="00342FD6">
        <w:rPr>
          <w:i/>
        </w:rPr>
        <w:t>val</w:t>
      </w:r>
      <w:r>
        <w:t>).</w:t>
      </w:r>
    </w:p>
    <w:p w14:paraId="188B3F06" w14:textId="77777777"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4940"/>
      <w:r w:rsidRPr="00E77497">
        <w:t>.</w:t>
      </w:r>
      <w:bookmarkStart w:id="4941" w:name="_Toc382212586"/>
    </w:p>
    <w:p w14:paraId="30FD7A1C" w14:textId="77777777" w:rsidR="003258C2" w:rsidRDefault="000C090B" w:rsidP="003258C2">
      <w:pPr>
        <w:pStyle w:val="Alg4"/>
        <w:numPr>
          <w:ilvl w:val="0"/>
          <w:numId w:val="82"/>
        </w:numPr>
        <w:contextualSpacing/>
      </w:pPr>
      <w:r>
        <w:t>ReturnIfAbrupt(</w:t>
      </w:r>
      <w:r w:rsidRPr="000C090B">
        <w:rPr>
          <w:i/>
        </w:rPr>
        <w:t>l</w:t>
      </w:r>
      <w:r>
        <w:rPr>
          <w:i/>
        </w:rPr>
        <w:t>num</w:t>
      </w:r>
      <w:r>
        <w:t>).</w:t>
      </w:r>
    </w:p>
    <w:p w14:paraId="07424F1B" w14:textId="77777777"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4942" w:name="_Toc382212587"/>
      <w:bookmarkEnd w:id="4941"/>
    </w:p>
    <w:p w14:paraId="15E16480" w14:textId="77777777" w:rsidR="003258C2" w:rsidRDefault="000C090B" w:rsidP="003258C2">
      <w:pPr>
        <w:pStyle w:val="Alg4"/>
        <w:numPr>
          <w:ilvl w:val="0"/>
          <w:numId w:val="82"/>
        </w:numPr>
        <w:contextualSpacing/>
      </w:pPr>
      <w:r>
        <w:t>ReturnIfAbrupt(</w:t>
      </w:r>
      <w:r>
        <w:rPr>
          <w:i/>
        </w:rPr>
        <w:t>rnum</w:t>
      </w:r>
      <w:r>
        <w:t>).</w:t>
      </w:r>
    </w:p>
    <w:p w14:paraId="02D943FE" w14:textId="77777777"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xml:space="preserve">. See the note below </w:t>
      </w:r>
      <w:r w:rsidR="003D2603">
        <w:fldChar w:fldCharType="begin"/>
      </w:r>
      <w:r w:rsidR="003D2603">
        <w:instrText xml:space="preserve"> REF _Ref424533048 \r \h </w:instrText>
      </w:r>
      <w:r w:rsidR="003D2603">
        <w:fldChar w:fldCharType="separate"/>
      </w:r>
      <w:ins w:id="4943" w:author="Rev 19 Allen Wirfs-Brock" w:date="2013-09-27T13:21:00Z">
        <w:r w:rsidR="00D433E8">
          <w:t>12.6.4</w:t>
        </w:r>
      </w:ins>
      <w:del w:id="4944" w:author="Rev 19 Allen Wirfs-Brock" w:date="2013-09-27T08:39:00Z">
        <w:r w:rsidR="00083CEC" w:rsidDel="009E7E9E">
          <w:delText>12.6.3</w:delText>
        </w:r>
      </w:del>
      <w:r w:rsidR="003D2603">
        <w:fldChar w:fldCharType="end"/>
      </w:r>
      <w:bookmarkEnd w:id="4942"/>
      <w:r w:rsidRPr="00E77497">
        <w:t>.</w:t>
      </w:r>
      <w:bookmarkStart w:id="4945" w:name="_Toc382212588"/>
    </w:p>
    <w:p w14:paraId="6412114E" w14:textId="77777777" w:rsidR="004C02EF" w:rsidRPr="00E77497" w:rsidRDefault="004C02EF" w:rsidP="00D148E9">
      <w:pPr>
        <w:pStyle w:val="30"/>
      </w:pPr>
      <w:bookmarkStart w:id="4946" w:name="_Ref383593633"/>
      <w:bookmarkStart w:id="4947" w:name="_Toc385672212"/>
      <w:bookmarkStart w:id="4948" w:name="_Toc393690307"/>
      <w:bookmarkStart w:id="4949" w:name="_Ref424533048"/>
      <w:bookmarkStart w:id="4950" w:name="_Ref424533073"/>
      <w:bookmarkStart w:id="4951" w:name="_Ref424533092"/>
      <w:bookmarkStart w:id="4952" w:name="_Ref424535393"/>
      <w:bookmarkStart w:id="4953" w:name="_Ref424535434"/>
      <w:bookmarkStart w:id="4954" w:name="_Ref424667869"/>
      <w:bookmarkStart w:id="4955" w:name="_Ref424667882"/>
      <w:bookmarkStart w:id="4956" w:name="_Ref424667915"/>
      <w:bookmarkStart w:id="4957" w:name="_Ref424667925"/>
      <w:bookmarkStart w:id="4958" w:name="_Ref424668007"/>
      <w:bookmarkStart w:id="4959" w:name="_Ref424668017"/>
      <w:bookmarkStart w:id="4960" w:name="_Toc472818847"/>
      <w:bookmarkStart w:id="4961" w:name="_Toc235503421"/>
      <w:bookmarkStart w:id="4962" w:name="_Toc241509196"/>
      <w:bookmarkStart w:id="4963" w:name="_Toc244416683"/>
      <w:bookmarkStart w:id="4964" w:name="_Toc276631047"/>
      <w:bookmarkStart w:id="4965" w:name="_Toc368050405"/>
      <w:bookmarkEnd w:id="4945"/>
      <w:r w:rsidRPr="00E77497">
        <w:t>Applying the Additive Operators to Number</w:t>
      </w:r>
      <w:bookmarkEnd w:id="4946"/>
      <w:bookmarkEnd w:id="4947"/>
      <w:bookmarkEnd w:id="4948"/>
      <w:r w:rsidRPr="00E77497">
        <w:t>s</w:t>
      </w:r>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p>
    <w:p w14:paraId="242ED9B9"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34634667" w14:textId="77777777" w:rsidR="004C02EF" w:rsidRPr="00E77497" w:rsidRDefault="004C02EF" w:rsidP="004C02EF">
      <w:r w:rsidRPr="00E77497">
        <w:t>Addition is a commutative operation, but not always associative.</w:t>
      </w:r>
    </w:p>
    <w:p w14:paraId="5F90C019" w14:textId="77777777" w:rsidR="004C02EF" w:rsidRPr="00E77497" w:rsidRDefault="004C02EF" w:rsidP="004C02EF">
      <w:pPr>
        <w:spacing w:after="60"/>
      </w:pPr>
      <w:r w:rsidRPr="00E77497">
        <w:t>The result of an addition is determined using the rules of IEEE 754 binary double-precision arithmetic:</w:t>
      </w:r>
    </w:p>
    <w:p w14:paraId="4F26616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0E72F8C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6BBF57D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14:paraId="2698BF2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14:paraId="4CE8EC2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1EB7FFC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14:paraId="13DCB2A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14BDF148" w14:textId="77777777"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55DE175E" w14:textId="77777777" w:rsidR="004C02EF" w:rsidRPr="00E77497" w:rsidRDefault="003D2603" w:rsidP="006A78DC">
      <w:pPr>
        <w:pStyle w:val="Note"/>
      </w:pPr>
      <w:ins w:id="4966" w:author="Rev 18 Allen Wirfs-Brock" w:date="2013-08-30T15:03:00Z">
        <w:r>
          <w:t>NOTE</w:t>
        </w:r>
        <w:r>
          <w:tab/>
        </w:r>
      </w:ins>
      <w:r w:rsidR="004C02EF" w:rsidRPr="00E77497">
        <w:t xml:space="preserve">The </w:t>
      </w:r>
      <w:r w:rsidR="004C02EF" w:rsidRPr="00E77497">
        <w:rPr>
          <w:rFonts w:ascii="Courier New" w:hAnsi="Courier New"/>
          <w:b/>
        </w:rPr>
        <w:t>-</w:t>
      </w:r>
      <w:r w:rsidR="004C02EF" w:rsidRPr="00E77497">
        <w:t xml:space="preserve"> operator performs subtraction when applied to two operands of numeric type, producing the difference of its operands; the left operand is the minuend and the right operand is the subtrahend. Given numeric operands </w:t>
      </w:r>
      <w:r w:rsidR="004C02EF" w:rsidRPr="00E77497">
        <w:rPr>
          <w:rFonts w:ascii="Times New Roman" w:hAnsi="Times New Roman"/>
          <w:i/>
        </w:rPr>
        <w:t>a</w:t>
      </w:r>
      <w:r w:rsidR="004C02EF" w:rsidRPr="00E77497">
        <w:t xml:space="preserve"> and </w:t>
      </w:r>
      <w:r w:rsidR="004C02EF" w:rsidRPr="00E77497">
        <w:rPr>
          <w:rFonts w:ascii="Times New Roman" w:hAnsi="Times New Roman"/>
          <w:i/>
        </w:rPr>
        <w:t>b</w:t>
      </w:r>
      <w:r w:rsidR="004C02EF" w:rsidRPr="00E77497">
        <w:t xml:space="preserve">, it is always the case that </w:t>
      </w:r>
      <w:r w:rsidR="004C02EF" w:rsidRPr="00E77497">
        <w:rPr>
          <w:rFonts w:ascii="Times New Roman" w:hAnsi="Times New Roman"/>
          <w:i/>
        </w:rPr>
        <w:t>a</w:t>
      </w:r>
      <w:r w:rsidR="004C02EF" w:rsidRPr="00E77497">
        <w:rPr>
          <w:rFonts w:ascii="Courier New" w:hAnsi="Courier New"/>
          <w:i/>
        </w:rPr>
        <w:t>–</w:t>
      </w:r>
      <w:r w:rsidR="004C02EF" w:rsidRPr="00E77497">
        <w:rPr>
          <w:rFonts w:ascii="Times New Roman" w:hAnsi="Times New Roman"/>
          <w:i/>
        </w:rPr>
        <w:t>b</w:t>
      </w:r>
      <w:r w:rsidR="004C02EF" w:rsidRPr="00E77497">
        <w:t xml:space="preserve"> produces the same result as </w:t>
      </w:r>
      <w:r w:rsidR="004C02EF" w:rsidRPr="00E77497">
        <w:rPr>
          <w:rFonts w:ascii="Times New Roman" w:hAnsi="Times New Roman"/>
          <w:i/>
        </w:rPr>
        <w:t xml:space="preserve">a </w:t>
      </w:r>
      <w:r w:rsidR="004C02EF" w:rsidRPr="00E77497">
        <w:rPr>
          <w:rFonts w:ascii="Courier New" w:hAnsi="Courier New"/>
          <w:i/>
        </w:rPr>
        <w:t>+(–</w:t>
      </w:r>
      <w:r w:rsidR="004C02EF" w:rsidRPr="00E77497">
        <w:rPr>
          <w:rFonts w:ascii="Times New Roman" w:hAnsi="Times New Roman"/>
          <w:i/>
        </w:rPr>
        <w:t>b</w:t>
      </w:r>
      <w:r w:rsidR="004C02EF" w:rsidRPr="00E77497">
        <w:rPr>
          <w:rFonts w:ascii="Courier New" w:hAnsi="Courier New"/>
          <w:i/>
        </w:rPr>
        <w:t>)</w:t>
      </w:r>
      <w:bookmarkStart w:id="4967" w:name="_Toc375031184"/>
      <w:bookmarkStart w:id="4968" w:name="_Ref381183061"/>
      <w:bookmarkStart w:id="4969" w:name="_Toc381513697"/>
      <w:bookmarkStart w:id="4970" w:name="_Toc382202853"/>
      <w:bookmarkStart w:id="4971" w:name="_Toc382212219"/>
      <w:bookmarkStart w:id="4972" w:name="_Toc382212589"/>
      <w:bookmarkStart w:id="4973" w:name="_Toc382291564"/>
      <w:bookmarkStart w:id="4974" w:name="_Toc385672213"/>
      <w:bookmarkStart w:id="4975" w:name="_Toc393690308"/>
      <w:r w:rsidR="004C02EF" w:rsidRPr="00E77497">
        <w:t>.</w:t>
      </w:r>
    </w:p>
    <w:p w14:paraId="4433648A" w14:textId="77777777" w:rsidR="004C02EF" w:rsidRPr="00E77497" w:rsidRDefault="004C02EF" w:rsidP="00D148E9">
      <w:pPr>
        <w:pStyle w:val="20"/>
      </w:pPr>
      <w:bookmarkStart w:id="4976" w:name="_Ref457437603"/>
      <w:bookmarkStart w:id="4977" w:name="_Ref457449400"/>
      <w:bookmarkStart w:id="4978" w:name="_Toc472818848"/>
      <w:bookmarkStart w:id="4979" w:name="_Toc235503422"/>
      <w:bookmarkStart w:id="4980" w:name="_Toc241509197"/>
      <w:bookmarkStart w:id="4981" w:name="_Toc244416684"/>
      <w:bookmarkStart w:id="4982" w:name="_Toc276631048"/>
      <w:bookmarkStart w:id="4983" w:name="_Toc368050406"/>
      <w:r w:rsidRPr="00E77497">
        <w:t>Bitwise Shift Operator</w:t>
      </w:r>
      <w:bookmarkStart w:id="4984" w:name="_Toc382202854"/>
      <w:bookmarkEnd w:id="4967"/>
      <w:bookmarkEnd w:id="4968"/>
      <w:bookmarkEnd w:id="4969"/>
      <w:bookmarkEnd w:id="4970"/>
      <w:bookmarkEnd w:id="4971"/>
      <w:bookmarkEnd w:id="4972"/>
      <w:bookmarkEnd w:id="4973"/>
      <w:bookmarkEnd w:id="4974"/>
      <w:bookmarkEnd w:id="4975"/>
      <w:bookmarkEnd w:id="4984"/>
      <w:r w:rsidRPr="00E77497">
        <w:t>s</w:t>
      </w:r>
      <w:bookmarkEnd w:id="4976"/>
      <w:bookmarkEnd w:id="4977"/>
      <w:bookmarkEnd w:id="4978"/>
      <w:bookmarkEnd w:id="4979"/>
      <w:bookmarkEnd w:id="4980"/>
      <w:bookmarkEnd w:id="4981"/>
      <w:bookmarkEnd w:id="4982"/>
      <w:bookmarkEnd w:id="4983"/>
    </w:p>
    <w:p w14:paraId="02A4D17C" w14:textId="77777777" w:rsidR="004C02EF" w:rsidRPr="00E77497" w:rsidRDefault="004C02EF" w:rsidP="004C02EF">
      <w:pPr>
        <w:pStyle w:val="Syntax"/>
      </w:pPr>
      <w:r w:rsidRPr="00E77497">
        <w:t>Syntax</w:t>
      </w:r>
    </w:p>
    <w:p w14:paraId="0805433D" w14:textId="77777777"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4CF12FB0" w14:textId="77777777"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4985" w:name="_Toc375031185"/>
      <w:bookmarkStart w:id="4986" w:name="_Ref378391230"/>
      <w:bookmarkStart w:id="4987" w:name="_Toc381513698"/>
      <w:bookmarkStart w:id="4988" w:name="_Toc382202855"/>
      <w:bookmarkStart w:id="4989" w:name="_Toc382212220"/>
      <w:bookmarkStart w:id="4990" w:name="_Toc382212590"/>
      <w:bookmarkStart w:id="4991" w:name="_Toc382291565"/>
      <w:bookmarkStart w:id="4992" w:name="_Toc385672214"/>
      <w:bookmarkStart w:id="4993" w:name="_Toc393690309"/>
    </w:p>
    <w:p w14:paraId="5BBF4A12" w14:textId="77777777" w:rsidR="00A97CF5" w:rsidRPr="00E77497" w:rsidRDefault="00A97CF5" w:rsidP="006A78DC">
      <w:pPr>
        <w:pStyle w:val="30"/>
      </w:pPr>
      <w:bookmarkStart w:id="4994" w:name="_Ref366742037"/>
      <w:bookmarkStart w:id="4995" w:name="_Toc368050407"/>
      <w:bookmarkStart w:id="4996" w:name="_Toc472818849"/>
      <w:bookmarkStart w:id="4997" w:name="_Toc235503423"/>
      <w:bookmarkStart w:id="4998" w:name="_Toc241509198"/>
      <w:bookmarkStart w:id="4999" w:name="_Toc244416685"/>
      <w:bookmarkStart w:id="5000" w:name="_Toc276631049"/>
      <w:r w:rsidRPr="00E77497">
        <w:t xml:space="preserve">Static Semantics:  </w:t>
      </w:r>
      <w:r w:rsidRPr="00BD6E56">
        <w:rPr>
          <w:lang w:eastAsia="en-US"/>
        </w:rPr>
        <w:t>IsValidSimpleAssignmentTarget</w:t>
      </w:r>
      <w:bookmarkEnd w:id="4994"/>
      <w:bookmarkEnd w:id="4995"/>
    </w:p>
    <w:p w14:paraId="5489689C" w14:textId="77777777" w:rsidR="002E15BF" w:rsidRPr="00C81794" w:rsidRDefault="002E15BF" w:rsidP="002E15BF">
      <w:pPr>
        <w:rPr>
          <w:ins w:id="5001" w:author="Rev 19 Allen Wirfs-Brock" w:date="2013-09-12T09:51:00Z"/>
          <w:lang w:eastAsia="en-US"/>
        </w:rPr>
      </w:pPr>
      <w:ins w:id="5002" w:author="Rev 19 Allen Wirfs-Brock" w:date="2013-09-12T09:51: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003" w:author="Rev 19 Allen Wirfs-Brock" w:date="2013-09-12T09:51:00Z">
        <w:r>
          <w:rPr>
            <w:lang w:eastAsia="en-US"/>
          </w:rPr>
          <w:fldChar w:fldCharType="separate"/>
        </w:r>
      </w:ins>
      <w:ins w:id="5004" w:author="Rev 19 Allen Wirfs-Brock" w:date="2013-09-27T13:21:00Z">
        <w:r w:rsidR="00D433E8">
          <w:rPr>
            <w:lang w:eastAsia="en-US"/>
          </w:rPr>
          <w:t>12.1.0.2</w:t>
        </w:r>
      </w:ins>
      <w:ins w:id="5005"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006" w:author="Rev 19 Allen Wirfs-Brock" w:date="2013-09-12T09:51:00Z">
        <w:r>
          <w:rPr>
            <w:lang w:eastAsia="en-US"/>
          </w:rPr>
          <w:fldChar w:fldCharType="separate"/>
        </w:r>
      </w:ins>
      <w:ins w:id="5007" w:author="Rev 19 Allen Wirfs-Brock" w:date="2013-09-27T13:21:00Z">
        <w:r w:rsidR="00D433E8">
          <w:rPr>
            <w:lang w:eastAsia="en-US"/>
          </w:rPr>
          <w:t>12.1.10.2</w:t>
        </w:r>
      </w:ins>
      <w:ins w:id="500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009" w:author="Rev 19 Allen Wirfs-Brock" w:date="2013-09-12T09:51:00Z">
        <w:r>
          <w:rPr>
            <w:lang w:eastAsia="en-US"/>
          </w:rPr>
          <w:fldChar w:fldCharType="separate"/>
        </w:r>
      </w:ins>
      <w:ins w:id="5010" w:author="Rev 19 Allen Wirfs-Brock" w:date="2013-09-27T13:21:00Z">
        <w:r w:rsidR="00D433E8">
          <w:rPr>
            <w:lang w:eastAsia="en-US"/>
          </w:rPr>
          <w:t>12.2.1.2</w:t>
        </w:r>
      </w:ins>
      <w:ins w:id="501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012" w:author="Rev 19 Allen Wirfs-Brock" w:date="2013-09-12T09:51:00Z">
        <w:r>
          <w:rPr>
            <w:lang w:eastAsia="en-US"/>
          </w:rPr>
          <w:fldChar w:fldCharType="separate"/>
        </w:r>
      </w:ins>
      <w:ins w:id="5013" w:author="Rev 19 Allen Wirfs-Brock" w:date="2013-09-27T13:21:00Z">
        <w:r w:rsidR="00D433E8">
          <w:rPr>
            <w:lang w:eastAsia="en-US"/>
          </w:rPr>
          <w:t>12.3.2</w:t>
        </w:r>
      </w:ins>
      <w:ins w:id="501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015" w:author="Rev 19 Allen Wirfs-Brock" w:date="2013-09-12T09:51:00Z">
        <w:r>
          <w:rPr>
            <w:lang w:eastAsia="en-US"/>
          </w:rPr>
          <w:fldChar w:fldCharType="separate"/>
        </w:r>
      </w:ins>
      <w:ins w:id="5016" w:author="Rev 19 Allen Wirfs-Brock" w:date="2013-09-27T13:21:00Z">
        <w:r w:rsidR="00D433E8">
          <w:rPr>
            <w:lang w:eastAsia="en-US"/>
          </w:rPr>
          <w:t>12.4.2</w:t>
        </w:r>
      </w:ins>
      <w:ins w:id="501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018" w:author="Rev 19 Allen Wirfs-Brock" w:date="2013-09-12T09:51:00Z">
        <w:r>
          <w:rPr>
            <w:lang w:eastAsia="en-US"/>
          </w:rPr>
          <w:fldChar w:fldCharType="separate"/>
        </w:r>
      </w:ins>
      <w:ins w:id="5019" w:author="Rev 19 Allen Wirfs-Brock" w:date="2013-09-27T13:21:00Z">
        <w:r w:rsidR="00D433E8">
          <w:rPr>
            <w:lang w:eastAsia="en-US"/>
          </w:rPr>
          <w:t>12.5.1</w:t>
        </w:r>
      </w:ins>
      <w:ins w:id="502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021" w:author="Rev 19 Allen Wirfs-Brock" w:date="2013-09-12T09:51:00Z">
        <w:r>
          <w:rPr>
            <w:lang w:eastAsia="en-US"/>
          </w:rPr>
          <w:fldChar w:fldCharType="separate"/>
        </w:r>
      </w:ins>
      <w:ins w:id="5022" w:author="Rev 19 Allen Wirfs-Brock" w:date="2013-09-27T13:21:00Z">
        <w:r w:rsidR="00D433E8">
          <w:rPr>
            <w:lang w:eastAsia="en-US"/>
          </w:rPr>
          <w:t>12.6.1</w:t>
        </w:r>
      </w:ins>
      <w:ins w:id="5023"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024" w:author="Rev 19 Allen Wirfs-Brock" w:date="2013-09-12T09:51:00Z">
        <w:r>
          <w:rPr>
            <w:lang w:eastAsia="en-US"/>
          </w:rPr>
          <w:fldChar w:fldCharType="separate"/>
        </w:r>
      </w:ins>
      <w:ins w:id="5025" w:author="Rev 19 Allen Wirfs-Brock" w:date="2013-09-27T13:21:00Z">
        <w:r w:rsidR="00D433E8">
          <w:rPr>
            <w:lang w:eastAsia="en-US"/>
          </w:rPr>
          <w:t>12.8.1</w:t>
        </w:r>
      </w:ins>
      <w:ins w:id="5026"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027" w:author="Rev 19 Allen Wirfs-Brock" w:date="2013-09-12T09:51:00Z">
        <w:r>
          <w:rPr>
            <w:lang w:eastAsia="en-US"/>
          </w:rPr>
          <w:fldChar w:fldCharType="separate"/>
        </w:r>
      </w:ins>
      <w:ins w:id="5028" w:author="Rev 19 Allen Wirfs-Brock" w:date="2013-09-27T13:21:00Z">
        <w:r w:rsidR="00D433E8">
          <w:rPr>
            <w:lang w:eastAsia="en-US"/>
          </w:rPr>
          <w:t>12.9.1</w:t>
        </w:r>
      </w:ins>
      <w:ins w:id="5029"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030" w:author="Rev 19 Allen Wirfs-Brock" w:date="2013-09-12T09:51:00Z">
        <w:r>
          <w:rPr>
            <w:lang w:eastAsia="en-US"/>
          </w:rPr>
          <w:fldChar w:fldCharType="separate"/>
        </w:r>
      </w:ins>
      <w:ins w:id="5031" w:author="Rev 19 Allen Wirfs-Brock" w:date="2013-09-27T13:21:00Z">
        <w:r w:rsidR="00D433E8">
          <w:rPr>
            <w:lang w:eastAsia="en-US"/>
          </w:rPr>
          <w:t>12.10.1</w:t>
        </w:r>
      </w:ins>
      <w:ins w:id="5032"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033" w:author="Rev 19 Allen Wirfs-Brock" w:date="2013-09-12T09:51:00Z">
        <w:r>
          <w:rPr>
            <w:lang w:eastAsia="en-US"/>
          </w:rPr>
          <w:fldChar w:fldCharType="separate"/>
        </w:r>
      </w:ins>
      <w:ins w:id="5034" w:author="Rev 19 Allen Wirfs-Brock" w:date="2013-09-27T13:21:00Z">
        <w:r w:rsidR="00D433E8">
          <w:rPr>
            <w:lang w:eastAsia="en-US"/>
          </w:rPr>
          <w:t>12.11.1</w:t>
        </w:r>
      </w:ins>
      <w:ins w:id="5035"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036" w:author="Rev 19 Allen Wirfs-Brock" w:date="2013-09-12T09:51:00Z">
        <w:r>
          <w:rPr>
            <w:lang w:eastAsia="en-US"/>
          </w:rPr>
          <w:fldChar w:fldCharType="separate"/>
        </w:r>
      </w:ins>
      <w:ins w:id="5037" w:author="Rev 19 Allen Wirfs-Brock" w:date="2013-09-27T13:21:00Z">
        <w:r w:rsidR="00D433E8">
          <w:rPr>
            <w:lang w:eastAsia="en-US"/>
          </w:rPr>
          <w:t>12.12.1</w:t>
        </w:r>
      </w:ins>
      <w:ins w:id="503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039" w:author="Rev 19 Allen Wirfs-Brock" w:date="2013-09-12T09:51:00Z">
        <w:r>
          <w:rPr>
            <w:lang w:eastAsia="en-US"/>
          </w:rPr>
          <w:fldChar w:fldCharType="separate"/>
        </w:r>
      </w:ins>
      <w:ins w:id="5040" w:author="Rev 19 Allen Wirfs-Brock" w:date="2013-09-27T13:21:00Z">
        <w:r w:rsidR="00D433E8">
          <w:rPr>
            <w:lang w:eastAsia="en-US"/>
          </w:rPr>
          <w:t>12.13.2</w:t>
        </w:r>
      </w:ins>
      <w:ins w:id="504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042" w:author="Rev 19 Allen Wirfs-Brock" w:date="2013-09-12T09:51:00Z">
        <w:r>
          <w:rPr>
            <w:lang w:eastAsia="en-US"/>
          </w:rPr>
          <w:fldChar w:fldCharType="separate"/>
        </w:r>
      </w:ins>
      <w:ins w:id="5043" w:author="Rev 19 Allen Wirfs-Brock" w:date="2013-09-27T13:21:00Z">
        <w:r w:rsidR="00D433E8">
          <w:rPr>
            <w:lang w:eastAsia="en-US"/>
          </w:rPr>
          <w:t>12.14.1</w:t>
        </w:r>
      </w:ins>
      <w:ins w:id="5044" w:author="Rev 19 Allen Wirfs-Brock" w:date="2013-09-12T09:51:00Z">
        <w:r>
          <w:rPr>
            <w:lang w:eastAsia="en-US"/>
          </w:rPr>
          <w:fldChar w:fldCharType="end"/>
        </w:r>
      </w:ins>
    </w:p>
    <w:p w14:paraId="367EFADE" w14:textId="77777777" w:rsidR="00A97CF5" w:rsidRPr="00E77497" w:rsidRDefault="00A97CF5" w:rsidP="00A97CF5">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406AFA74" w14:textId="77777777" w:rsidR="00A97CF5" w:rsidRPr="00E77497" w:rsidRDefault="00A97CF5" w:rsidP="00A97CF5">
      <w:pPr>
        <w:pStyle w:val="SyntaxDefinition"/>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14:paraId="63170BE1" w14:textId="77777777" w:rsidR="00A97CF5" w:rsidRPr="00E77497" w:rsidRDefault="00A97CF5" w:rsidP="00A97CF5">
      <w:pPr>
        <w:pStyle w:val="Alg4"/>
        <w:numPr>
          <w:ilvl w:val="0"/>
          <w:numId w:val="973"/>
        </w:numPr>
        <w:spacing w:after="220"/>
        <w:contextualSpacing/>
      </w:pPr>
      <w:r w:rsidRPr="00E77497">
        <w:t xml:space="preserve">Return </w:t>
      </w:r>
      <w:r w:rsidRPr="00BD6E56">
        <w:rPr>
          <w:b/>
        </w:rPr>
        <w:t>false</w:t>
      </w:r>
      <w:r w:rsidRPr="00E77497">
        <w:t>.</w:t>
      </w:r>
    </w:p>
    <w:p w14:paraId="062FAB7B" w14:textId="77777777" w:rsidR="004C02EF" w:rsidRPr="00E77497" w:rsidRDefault="004C02EF" w:rsidP="00D148E9">
      <w:pPr>
        <w:pStyle w:val="30"/>
      </w:pPr>
      <w:bookmarkStart w:id="5045" w:name="_Toc368050408"/>
      <w:r w:rsidRPr="00E77497">
        <w:t xml:space="preserve">The Left Shift Operator ( </w:t>
      </w:r>
      <w:r w:rsidRPr="00E77497">
        <w:rPr>
          <w:rFonts w:ascii="Courier New" w:hAnsi="Courier New"/>
        </w:rPr>
        <w:t>&lt;&lt;</w:t>
      </w:r>
      <w:r w:rsidRPr="00E77497">
        <w:t xml:space="preserve"> </w:t>
      </w:r>
      <w:bookmarkStart w:id="5046" w:name="_Toc382202856"/>
      <w:bookmarkEnd w:id="4985"/>
      <w:bookmarkEnd w:id="4986"/>
      <w:bookmarkEnd w:id="4987"/>
      <w:bookmarkEnd w:id="4988"/>
      <w:bookmarkEnd w:id="4989"/>
      <w:bookmarkEnd w:id="4990"/>
      <w:bookmarkEnd w:id="4991"/>
      <w:bookmarkEnd w:id="4992"/>
      <w:bookmarkEnd w:id="4993"/>
      <w:bookmarkEnd w:id="5046"/>
      <w:r w:rsidRPr="00E77497">
        <w:t>)</w:t>
      </w:r>
      <w:bookmarkEnd w:id="4996"/>
      <w:bookmarkEnd w:id="4997"/>
      <w:bookmarkEnd w:id="4998"/>
      <w:bookmarkEnd w:id="4999"/>
      <w:bookmarkEnd w:id="5000"/>
      <w:bookmarkEnd w:id="5045"/>
    </w:p>
    <w:p w14:paraId="6DD24102" w14:textId="77777777" w:rsidR="004C02EF" w:rsidRPr="005D449B" w:rsidRDefault="009D1CDA" w:rsidP="00962DF2">
      <w:pPr>
        <w:pStyle w:val="Note"/>
      </w:pPr>
      <w:r w:rsidRPr="005D449B">
        <w:t>NOTE</w:t>
      </w:r>
      <w:r w:rsidRPr="005D449B">
        <w:tab/>
      </w:r>
      <w:r w:rsidR="004C02EF" w:rsidRPr="005D449B">
        <w:t>Performs a bitwise left shift operation on the left operand by the amount specified by the right operand.</w:t>
      </w:r>
    </w:p>
    <w:p w14:paraId="3614D3D3" w14:textId="77777777" w:rsidR="00AF60D2" w:rsidRPr="003B4312" w:rsidRDefault="00AF60D2" w:rsidP="006A78DC">
      <w:pPr>
        <w:pStyle w:val="40"/>
      </w:pPr>
      <w:r w:rsidRPr="004D1BD1">
        <w:t xml:space="preserve">Runtime Semantics: </w:t>
      </w:r>
      <w:r w:rsidRPr="003B4312">
        <w:rPr>
          <w:spacing w:val="6"/>
        </w:rPr>
        <w:t>Evaluation</w:t>
      </w:r>
    </w:p>
    <w:p w14:paraId="580F2748" w14:textId="77777777"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bookmarkStart w:id="5047" w:name="_Toc382212591"/>
    </w:p>
    <w:p w14:paraId="5862E8FF" w14:textId="77777777"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5047"/>
      <w:r w:rsidRPr="00E77497">
        <w:t>.</w:t>
      </w:r>
      <w:bookmarkStart w:id="5048" w:name="_Toc382212592"/>
    </w:p>
    <w:p w14:paraId="6591516E" w14:textId="77777777"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5048"/>
      <w:r w:rsidRPr="00E77497">
        <w:t>.</w:t>
      </w:r>
      <w:bookmarkStart w:id="5049" w:name="_Toc382212593"/>
    </w:p>
    <w:p w14:paraId="12EDDE27" w14:textId="77777777" w:rsidR="003258C2" w:rsidRDefault="0056239B" w:rsidP="003258C2">
      <w:pPr>
        <w:pStyle w:val="Alg4"/>
        <w:numPr>
          <w:ilvl w:val="0"/>
          <w:numId w:val="83"/>
        </w:numPr>
        <w:contextualSpacing/>
      </w:pPr>
      <w:r>
        <w:t>ReturnIfAbrupt(</w:t>
      </w:r>
      <w:r w:rsidRPr="00342FD6">
        <w:rPr>
          <w:i/>
        </w:rPr>
        <w:t>lval</w:t>
      </w:r>
      <w:r>
        <w:t>).</w:t>
      </w:r>
    </w:p>
    <w:p w14:paraId="4A7034F1" w14:textId="77777777"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5049"/>
      <w:r w:rsidRPr="00E77497">
        <w:t>.</w:t>
      </w:r>
      <w:bookmarkStart w:id="5050" w:name="_Toc382212594"/>
    </w:p>
    <w:p w14:paraId="4DABD2EC" w14:textId="77777777"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5051" w:name="_Toc382212595"/>
      <w:bookmarkEnd w:id="5050"/>
    </w:p>
    <w:p w14:paraId="53C78B9D" w14:textId="77777777" w:rsidR="003258C2" w:rsidRDefault="000C090B" w:rsidP="003258C2">
      <w:pPr>
        <w:pStyle w:val="Alg4"/>
        <w:numPr>
          <w:ilvl w:val="0"/>
          <w:numId w:val="83"/>
        </w:numPr>
        <w:contextualSpacing/>
      </w:pPr>
      <w:r>
        <w:t>ReturnIfAbrupt(</w:t>
      </w:r>
      <w:r>
        <w:rPr>
          <w:i/>
        </w:rPr>
        <w:t>r</w:t>
      </w:r>
      <w:r w:rsidRPr="00342FD6">
        <w:rPr>
          <w:i/>
        </w:rPr>
        <w:t>val</w:t>
      </w:r>
      <w:r>
        <w:t>).</w:t>
      </w:r>
    </w:p>
    <w:p w14:paraId="2943E4BF" w14:textId="77777777"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5051"/>
      <w:r w:rsidRPr="00E77497">
        <w:t>.</w:t>
      </w:r>
      <w:bookmarkStart w:id="5052" w:name="_Toc382212596"/>
    </w:p>
    <w:p w14:paraId="2CAB3DA4" w14:textId="77777777" w:rsidR="003258C2" w:rsidRDefault="0034651E" w:rsidP="003258C2">
      <w:pPr>
        <w:pStyle w:val="Alg4"/>
        <w:numPr>
          <w:ilvl w:val="0"/>
          <w:numId w:val="83"/>
        </w:numPr>
        <w:contextualSpacing/>
      </w:pPr>
      <w:r>
        <w:t>ReturnIfAbrupt(</w:t>
      </w:r>
      <w:r w:rsidRPr="00342FD6">
        <w:rPr>
          <w:i/>
        </w:rPr>
        <w:t>l</w:t>
      </w:r>
      <w:r>
        <w:rPr>
          <w:i/>
        </w:rPr>
        <w:t>nu</w:t>
      </w:r>
      <w:r w:rsidR="00EA1B5F">
        <w:rPr>
          <w:i/>
        </w:rPr>
        <w:t>m</w:t>
      </w:r>
      <w:r>
        <w:t>).</w:t>
      </w:r>
    </w:p>
    <w:p w14:paraId="406896A4" w14:textId="77777777"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5052"/>
      <w:r w:rsidRPr="00E77497">
        <w:t>.</w:t>
      </w:r>
      <w:bookmarkStart w:id="5053" w:name="_Toc382212597"/>
    </w:p>
    <w:p w14:paraId="0767F829" w14:textId="77777777" w:rsidR="003258C2" w:rsidRDefault="0034651E" w:rsidP="003258C2">
      <w:pPr>
        <w:pStyle w:val="Alg4"/>
        <w:numPr>
          <w:ilvl w:val="0"/>
          <w:numId w:val="83"/>
        </w:numPr>
        <w:contextualSpacing/>
      </w:pPr>
      <w:r>
        <w:t>ReturnIfAbrupt(</w:t>
      </w:r>
      <w:r>
        <w:rPr>
          <w:i/>
        </w:rPr>
        <w:t>rnu</w:t>
      </w:r>
      <w:r w:rsidR="00EA1B5F">
        <w:rPr>
          <w:i/>
        </w:rPr>
        <w:t>m</w:t>
      </w:r>
      <w:r>
        <w:t>).</w:t>
      </w:r>
    </w:p>
    <w:p w14:paraId="3AA7E38F" w14:textId="77777777"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5053"/>
      <w:r w:rsidRPr="00E77497">
        <w:t>.</w:t>
      </w:r>
      <w:bookmarkStart w:id="5054" w:name="_Toc382212598"/>
    </w:p>
    <w:p w14:paraId="55D1B44C" w14:textId="77777777"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5054"/>
      <w:r w:rsidRPr="00E77497">
        <w:t>.</w:t>
      </w:r>
      <w:bookmarkStart w:id="5055" w:name="_Toc382212599"/>
    </w:p>
    <w:p w14:paraId="68FEAF28" w14:textId="77777777" w:rsidR="004C02EF" w:rsidRPr="00E77497" w:rsidRDefault="004C02EF" w:rsidP="00D148E9">
      <w:pPr>
        <w:pStyle w:val="30"/>
      </w:pPr>
      <w:bookmarkStart w:id="5056" w:name="_Toc375031186"/>
      <w:bookmarkStart w:id="5057" w:name="_Toc381513699"/>
      <w:bookmarkStart w:id="5058" w:name="_Toc382202857"/>
      <w:bookmarkStart w:id="5059" w:name="_Toc382212221"/>
      <w:bookmarkStart w:id="5060" w:name="_Toc382212600"/>
      <w:bookmarkStart w:id="5061" w:name="_Toc382291566"/>
      <w:bookmarkStart w:id="5062" w:name="_Toc385672215"/>
      <w:bookmarkStart w:id="5063" w:name="_Toc393690310"/>
      <w:bookmarkStart w:id="5064" w:name="_Toc472818850"/>
      <w:bookmarkStart w:id="5065" w:name="_Toc235503424"/>
      <w:bookmarkStart w:id="5066" w:name="_Toc241509199"/>
      <w:bookmarkStart w:id="5067" w:name="_Toc244416686"/>
      <w:bookmarkStart w:id="5068" w:name="_Toc276631050"/>
      <w:bookmarkStart w:id="5069" w:name="_Toc368050409"/>
      <w:bookmarkEnd w:id="5055"/>
      <w:r w:rsidRPr="00E77497">
        <w:t xml:space="preserve">The Signed Right Shift Operator ( </w:t>
      </w:r>
      <w:r w:rsidRPr="00E77497">
        <w:rPr>
          <w:rFonts w:ascii="Courier New" w:hAnsi="Courier New"/>
        </w:rPr>
        <w:t>&gt;&gt;</w:t>
      </w:r>
      <w:r w:rsidRPr="00E77497">
        <w:t xml:space="preserve"> </w:t>
      </w:r>
      <w:bookmarkStart w:id="5070" w:name="_Toc382202858"/>
      <w:bookmarkEnd w:id="5056"/>
      <w:bookmarkEnd w:id="5057"/>
      <w:bookmarkEnd w:id="5058"/>
      <w:bookmarkEnd w:id="5059"/>
      <w:bookmarkEnd w:id="5060"/>
      <w:bookmarkEnd w:id="5061"/>
      <w:bookmarkEnd w:id="5062"/>
      <w:bookmarkEnd w:id="5063"/>
      <w:bookmarkEnd w:id="5070"/>
      <w:r w:rsidRPr="00E77497">
        <w:t>)</w:t>
      </w:r>
      <w:bookmarkEnd w:id="5064"/>
      <w:bookmarkEnd w:id="5065"/>
      <w:bookmarkEnd w:id="5066"/>
      <w:bookmarkEnd w:id="5067"/>
      <w:bookmarkEnd w:id="5068"/>
      <w:bookmarkEnd w:id="5069"/>
    </w:p>
    <w:p w14:paraId="0D9292C9" w14:textId="77777777" w:rsidR="004C02EF" w:rsidRPr="005D449B" w:rsidRDefault="009D1CDA" w:rsidP="00962DF2">
      <w:pPr>
        <w:pStyle w:val="Note"/>
      </w:pPr>
      <w:r w:rsidRPr="005D449B">
        <w:t>NOTE</w:t>
      </w:r>
      <w:r w:rsidRPr="005D449B">
        <w:tab/>
      </w:r>
      <w:r w:rsidR="004C02EF" w:rsidRPr="005D449B">
        <w:t>Performs a sign-filling bitwise right shift operation on the left operand by the amount specified by the right operand.</w:t>
      </w:r>
    </w:p>
    <w:p w14:paraId="4B15E928" w14:textId="77777777" w:rsidR="00AF60D2" w:rsidRPr="003B4312" w:rsidRDefault="00AF60D2" w:rsidP="006A78DC">
      <w:pPr>
        <w:pStyle w:val="40"/>
      </w:pPr>
      <w:r w:rsidRPr="004D1BD1">
        <w:t xml:space="preserve">Runtime Semantics: </w:t>
      </w:r>
      <w:r w:rsidRPr="003B4312">
        <w:rPr>
          <w:spacing w:val="6"/>
        </w:rPr>
        <w:t>Evaluation</w:t>
      </w:r>
    </w:p>
    <w:p w14:paraId="229E8FF4" w14:textId="77777777"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bookmarkStart w:id="5071" w:name="_Toc382212601"/>
    </w:p>
    <w:p w14:paraId="3805571D" w14:textId="77777777"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5071"/>
      <w:r w:rsidRPr="00E77497">
        <w:t>.</w:t>
      </w:r>
      <w:bookmarkStart w:id="5072" w:name="_Toc382212602"/>
    </w:p>
    <w:p w14:paraId="3FEBB459" w14:textId="77777777"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5073" w:name="_Toc382212603"/>
      <w:bookmarkEnd w:id="5072"/>
    </w:p>
    <w:p w14:paraId="507298BE" w14:textId="77777777" w:rsidR="003258C2" w:rsidRDefault="0056239B" w:rsidP="003258C2">
      <w:pPr>
        <w:pStyle w:val="Alg4"/>
        <w:numPr>
          <w:ilvl w:val="0"/>
          <w:numId w:val="84"/>
        </w:numPr>
        <w:contextualSpacing/>
      </w:pPr>
      <w:r>
        <w:t>ReturnIfAbrupt(</w:t>
      </w:r>
      <w:r w:rsidRPr="00342FD6">
        <w:rPr>
          <w:i/>
        </w:rPr>
        <w:t>lval</w:t>
      </w:r>
      <w:r>
        <w:t>).</w:t>
      </w:r>
    </w:p>
    <w:p w14:paraId="575A85C4" w14:textId="77777777"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5073"/>
      <w:r w:rsidRPr="00E77497">
        <w:t>.</w:t>
      </w:r>
      <w:bookmarkStart w:id="5074" w:name="_Toc382212604"/>
    </w:p>
    <w:p w14:paraId="46CA9AC0" w14:textId="77777777"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5075" w:name="_Toc382212605"/>
      <w:bookmarkEnd w:id="5074"/>
    </w:p>
    <w:p w14:paraId="659F9CD4" w14:textId="77777777" w:rsidR="00722F95" w:rsidRDefault="000C090B" w:rsidP="00722F95">
      <w:pPr>
        <w:pStyle w:val="Alg4"/>
        <w:numPr>
          <w:ilvl w:val="0"/>
          <w:numId w:val="84"/>
        </w:numPr>
        <w:contextualSpacing/>
      </w:pPr>
      <w:r>
        <w:t>ReturnIfAbrupt(</w:t>
      </w:r>
      <w:r>
        <w:rPr>
          <w:i/>
        </w:rPr>
        <w:t>r</w:t>
      </w:r>
      <w:r w:rsidRPr="00342FD6">
        <w:rPr>
          <w:i/>
        </w:rPr>
        <w:t>val</w:t>
      </w:r>
      <w:r>
        <w:t>).</w:t>
      </w:r>
    </w:p>
    <w:p w14:paraId="37504C21" w14:textId="77777777"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5076" w:name="_Toc382212606"/>
      <w:bookmarkEnd w:id="5075"/>
    </w:p>
    <w:p w14:paraId="1E856309" w14:textId="77777777" w:rsidR="00CB6687" w:rsidRDefault="0034651E" w:rsidP="00CB6687">
      <w:pPr>
        <w:pStyle w:val="Alg4"/>
        <w:numPr>
          <w:ilvl w:val="0"/>
          <w:numId w:val="84"/>
        </w:numPr>
        <w:contextualSpacing/>
      </w:pPr>
      <w:r>
        <w:t>ReturnIfAbrupt(</w:t>
      </w:r>
      <w:r w:rsidRPr="00342FD6">
        <w:rPr>
          <w:i/>
        </w:rPr>
        <w:t>l</w:t>
      </w:r>
      <w:r>
        <w:rPr>
          <w:i/>
        </w:rPr>
        <w:t>nu</w:t>
      </w:r>
      <w:r w:rsidR="00EA1B5F">
        <w:rPr>
          <w:i/>
        </w:rPr>
        <w:t>m</w:t>
      </w:r>
      <w:r>
        <w:t>).</w:t>
      </w:r>
    </w:p>
    <w:p w14:paraId="7E3509F6" w14:textId="77777777"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5077" w:name="_Toc382212607"/>
      <w:bookmarkEnd w:id="5076"/>
    </w:p>
    <w:p w14:paraId="53CC1D53" w14:textId="77777777" w:rsidR="00CB6687" w:rsidRDefault="0034651E" w:rsidP="00CB6687">
      <w:pPr>
        <w:pStyle w:val="Alg4"/>
        <w:numPr>
          <w:ilvl w:val="0"/>
          <w:numId w:val="84"/>
        </w:numPr>
        <w:contextualSpacing/>
      </w:pPr>
      <w:r>
        <w:t>ReturnIfAbrupt(</w:t>
      </w:r>
      <w:r>
        <w:rPr>
          <w:i/>
        </w:rPr>
        <w:t>rnu</w:t>
      </w:r>
      <w:r w:rsidR="00EA1B5F">
        <w:rPr>
          <w:i/>
        </w:rPr>
        <w:t>m</w:t>
      </w:r>
      <w:r>
        <w:t>).</w:t>
      </w:r>
    </w:p>
    <w:p w14:paraId="588DD5D6" w14:textId="77777777"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54516708" w14:textId="77777777" w:rsidR="004C02EF" w:rsidRPr="00E77497" w:rsidRDefault="004C02EF" w:rsidP="00441AED">
      <w:pPr>
        <w:pStyle w:val="Alg4"/>
        <w:numPr>
          <w:ilvl w:val="0"/>
          <w:numId w:val="84"/>
        </w:numPr>
        <w:spacing w:after="240"/>
      </w:pPr>
      <w:bookmarkStart w:id="5078" w:name="_Toc382212608"/>
      <w:bookmarkEnd w:id="5077"/>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5078"/>
      <w:r w:rsidRPr="00E77497">
        <w:t>.</w:t>
      </w:r>
      <w:bookmarkStart w:id="5079" w:name="_Toc382212609"/>
    </w:p>
    <w:p w14:paraId="51EA7426" w14:textId="77777777" w:rsidR="004C02EF" w:rsidRPr="00E77497" w:rsidRDefault="004C02EF" w:rsidP="00D148E9">
      <w:pPr>
        <w:pStyle w:val="30"/>
      </w:pPr>
      <w:bookmarkStart w:id="5080" w:name="_Toc375031187"/>
      <w:bookmarkStart w:id="5081" w:name="_Toc381513700"/>
      <w:bookmarkStart w:id="5082" w:name="_Toc382202859"/>
      <w:bookmarkStart w:id="5083" w:name="_Toc382212222"/>
      <w:bookmarkStart w:id="5084" w:name="_Toc382212610"/>
      <w:bookmarkStart w:id="5085" w:name="_Toc382291567"/>
      <w:bookmarkStart w:id="5086" w:name="_Toc385672216"/>
      <w:bookmarkStart w:id="5087" w:name="_Toc393690311"/>
      <w:bookmarkStart w:id="5088" w:name="_Toc472818851"/>
      <w:bookmarkStart w:id="5089" w:name="_Toc235503425"/>
      <w:bookmarkStart w:id="5090" w:name="_Toc241509200"/>
      <w:bookmarkStart w:id="5091" w:name="_Toc244416687"/>
      <w:bookmarkStart w:id="5092" w:name="_Toc276631051"/>
      <w:bookmarkStart w:id="5093" w:name="_Toc368050410"/>
      <w:bookmarkEnd w:id="5079"/>
      <w:r w:rsidRPr="00E77497">
        <w:t xml:space="preserve">The Unsigned Right Shift Operator ( </w:t>
      </w:r>
      <w:r w:rsidRPr="00E77497">
        <w:rPr>
          <w:rFonts w:ascii="Courier New" w:hAnsi="Courier New"/>
        </w:rPr>
        <w:t>&gt;&gt;&gt;</w:t>
      </w:r>
      <w:r w:rsidRPr="00E77497">
        <w:t xml:space="preserve"> </w:t>
      </w:r>
      <w:bookmarkStart w:id="5094" w:name="_Toc382202860"/>
      <w:bookmarkEnd w:id="5080"/>
      <w:bookmarkEnd w:id="5081"/>
      <w:bookmarkEnd w:id="5082"/>
      <w:bookmarkEnd w:id="5083"/>
      <w:bookmarkEnd w:id="5084"/>
      <w:bookmarkEnd w:id="5085"/>
      <w:bookmarkEnd w:id="5086"/>
      <w:bookmarkEnd w:id="5087"/>
      <w:bookmarkEnd w:id="5094"/>
      <w:r w:rsidRPr="00E77497">
        <w:t>)</w:t>
      </w:r>
      <w:bookmarkEnd w:id="5088"/>
      <w:bookmarkEnd w:id="5089"/>
      <w:bookmarkEnd w:id="5090"/>
      <w:bookmarkEnd w:id="5091"/>
      <w:bookmarkEnd w:id="5092"/>
      <w:bookmarkEnd w:id="5093"/>
    </w:p>
    <w:p w14:paraId="2A76B245" w14:textId="77777777" w:rsidR="004C02EF" w:rsidRPr="005D449B" w:rsidRDefault="009D1CDA" w:rsidP="00962DF2">
      <w:pPr>
        <w:pStyle w:val="Note"/>
      </w:pPr>
      <w:r w:rsidRPr="005D449B">
        <w:t>NOTE</w:t>
      </w:r>
      <w:r w:rsidRPr="005D449B">
        <w:tab/>
      </w:r>
      <w:r w:rsidR="004C02EF" w:rsidRPr="005D449B">
        <w:t>Performs a zero-filling bitwise right shift operation on the left operand by the amount specified by the right operand.</w:t>
      </w:r>
    </w:p>
    <w:p w14:paraId="26A1BA17" w14:textId="77777777" w:rsidR="00AF60D2" w:rsidRPr="003B4312" w:rsidRDefault="00AF60D2" w:rsidP="006A78DC">
      <w:pPr>
        <w:pStyle w:val="40"/>
      </w:pPr>
      <w:r w:rsidRPr="004D1BD1">
        <w:t xml:space="preserve">Runtime Semantics: </w:t>
      </w:r>
      <w:r w:rsidRPr="003B4312">
        <w:rPr>
          <w:spacing w:val="6"/>
        </w:rPr>
        <w:t>Evaluation</w:t>
      </w:r>
    </w:p>
    <w:p w14:paraId="256CC09A" w14:textId="77777777"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bookmarkStart w:id="5095" w:name="_Toc382212611"/>
    </w:p>
    <w:p w14:paraId="582588EB" w14:textId="77777777"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5095"/>
      <w:r w:rsidRPr="00E77497">
        <w:t>.</w:t>
      </w:r>
      <w:bookmarkStart w:id="5096" w:name="_Toc382212612"/>
    </w:p>
    <w:p w14:paraId="33028952" w14:textId="77777777"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5097" w:name="_Toc382212613"/>
      <w:bookmarkEnd w:id="5096"/>
    </w:p>
    <w:p w14:paraId="035AE27D" w14:textId="77777777" w:rsidR="003258C2" w:rsidRDefault="0056239B" w:rsidP="003258C2">
      <w:pPr>
        <w:pStyle w:val="Alg4"/>
        <w:numPr>
          <w:ilvl w:val="0"/>
          <w:numId w:val="85"/>
        </w:numPr>
        <w:contextualSpacing/>
      </w:pPr>
      <w:r>
        <w:t>ReturnIfAbrupt(</w:t>
      </w:r>
      <w:r w:rsidRPr="00342FD6">
        <w:rPr>
          <w:i/>
        </w:rPr>
        <w:t>lval</w:t>
      </w:r>
      <w:r>
        <w:t>).</w:t>
      </w:r>
    </w:p>
    <w:p w14:paraId="50AF84C4" w14:textId="77777777"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5097"/>
      <w:r w:rsidRPr="00E77497">
        <w:t>.</w:t>
      </w:r>
      <w:bookmarkStart w:id="5098" w:name="_Toc382212614"/>
    </w:p>
    <w:p w14:paraId="7885253F" w14:textId="77777777"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5099" w:name="_Toc382212615"/>
      <w:bookmarkEnd w:id="5098"/>
    </w:p>
    <w:p w14:paraId="26F2DE1F" w14:textId="77777777" w:rsidR="00722F95" w:rsidRDefault="000C090B" w:rsidP="00722F95">
      <w:pPr>
        <w:pStyle w:val="Alg4"/>
        <w:numPr>
          <w:ilvl w:val="0"/>
          <w:numId w:val="85"/>
        </w:numPr>
        <w:contextualSpacing/>
      </w:pPr>
      <w:r>
        <w:t>ReturnIfAbrupt(</w:t>
      </w:r>
      <w:r>
        <w:rPr>
          <w:i/>
        </w:rPr>
        <w:t>r</w:t>
      </w:r>
      <w:r w:rsidRPr="00342FD6">
        <w:rPr>
          <w:i/>
        </w:rPr>
        <w:t>val</w:t>
      </w:r>
      <w:r>
        <w:t>).</w:t>
      </w:r>
    </w:p>
    <w:p w14:paraId="4E400508" w14:textId="77777777"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5100" w:name="_Toc382212616"/>
      <w:bookmarkEnd w:id="5099"/>
    </w:p>
    <w:p w14:paraId="090DDF79" w14:textId="77777777" w:rsidR="00CB6687" w:rsidRDefault="0034651E" w:rsidP="00CB6687">
      <w:pPr>
        <w:pStyle w:val="Alg4"/>
        <w:numPr>
          <w:ilvl w:val="0"/>
          <w:numId w:val="85"/>
        </w:numPr>
        <w:contextualSpacing/>
      </w:pPr>
      <w:r>
        <w:t>ReturnIfAbrupt(</w:t>
      </w:r>
      <w:r w:rsidRPr="00342FD6">
        <w:rPr>
          <w:i/>
        </w:rPr>
        <w:t>l</w:t>
      </w:r>
      <w:r>
        <w:rPr>
          <w:i/>
        </w:rPr>
        <w:t>nu</w:t>
      </w:r>
      <w:r w:rsidR="00EA1B5F">
        <w:rPr>
          <w:i/>
        </w:rPr>
        <w:t>m</w:t>
      </w:r>
      <w:r>
        <w:t>).</w:t>
      </w:r>
    </w:p>
    <w:p w14:paraId="7442D715" w14:textId="77777777"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5101" w:name="_Toc382212617"/>
      <w:bookmarkEnd w:id="5100"/>
    </w:p>
    <w:p w14:paraId="43422E53" w14:textId="77777777" w:rsidR="00CB6687" w:rsidRDefault="0034651E" w:rsidP="00CB6687">
      <w:pPr>
        <w:pStyle w:val="Alg4"/>
        <w:numPr>
          <w:ilvl w:val="0"/>
          <w:numId w:val="85"/>
        </w:numPr>
        <w:contextualSpacing/>
      </w:pPr>
      <w:r>
        <w:t>ReturnIfAbrupt(</w:t>
      </w:r>
      <w:r>
        <w:rPr>
          <w:i/>
        </w:rPr>
        <w:t>rnu</w:t>
      </w:r>
      <w:r w:rsidR="00EA1B5F">
        <w:rPr>
          <w:i/>
        </w:rPr>
        <w:t>m</w:t>
      </w:r>
      <w:r>
        <w:t>).</w:t>
      </w:r>
    </w:p>
    <w:p w14:paraId="5CF7FCFE" w14:textId="77777777"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5102" w:name="_Toc382212618"/>
      <w:bookmarkEnd w:id="5101"/>
    </w:p>
    <w:p w14:paraId="30B18A1F" w14:textId="77777777"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5102"/>
      <w:r w:rsidRPr="00E77497">
        <w:t>.</w:t>
      </w:r>
      <w:bookmarkStart w:id="5103" w:name="_Toc382212619"/>
    </w:p>
    <w:p w14:paraId="260C85AE" w14:textId="77777777" w:rsidR="004C02EF" w:rsidRPr="00E77497" w:rsidRDefault="004C02EF" w:rsidP="00D148E9">
      <w:pPr>
        <w:pStyle w:val="20"/>
      </w:pPr>
      <w:bookmarkStart w:id="5104" w:name="_Toc382202861"/>
      <w:bookmarkStart w:id="5105" w:name="_Toc382212223"/>
      <w:bookmarkStart w:id="5106" w:name="_Toc382212620"/>
      <w:bookmarkStart w:id="5107" w:name="_Toc382291568"/>
      <w:bookmarkStart w:id="5108" w:name="_Toc385672217"/>
      <w:bookmarkStart w:id="5109" w:name="_Toc393690312"/>
      <w:bookmarkStart w:id="5110" w:name="_Ref440438334"/>
      <w:bookmarkStart w:id="5111" w:name="_Toc472818852"/>
      <w:bookmarkStart w:id="5112" w:name="_Toc235503426"/>
      <w:bookmarkStart w:id="5113" w:name="_Toc241509201"/>
      <w:bookmarkStart w:id="5114" w:name="_Toc244416688"/>
      <w:bookmarkStart w:id="5115" w:name="_Toc276631052"/>
      <w:bookmarkStart w:id="5116" w:name="_Toc368050411"/>
      <w:bookmarkEnd w:id="5103"/>
      <w:r w:rsidRPr="00E77497">
        <w:t>Relational Operator</w:t>
      </w:r>
      <w:bookmarkStart w:id="5117" w:name="_Toc382202862"/>
      <w:bookmarkEnd w:id="5104"/>
      <w:bookmarkEnd w:id="5105"/>
      <w:bookmarkEnd w:id="5106"/>
      <w:bookmarkEnd w:id="5107"/>
      <w:bookmarkEnd w:id="5108"/>
      <w:bookmarkEnd w:id="5109"/>
      <w:bookmarkEnd w:id="5117"/>
      <w:r w:rsidRPr="00E77497">
        <w:t>s</w:t>
      </w:r>
      <w:bookmarkEnd w:id="5110"/>
      <w:bookmarkEnd w:id="5111"/>
      <w:bookmarkEnd w:id="5112"/>
      <w:bookmarkEnd w:id="5113"/>
      <w:bookmarkEnd w:id="5114"/>
      <w:bookmarkEnd w:id="5115"/>
      <w:bookmarkEnd w:id="5116"/>
    </w:p>
    <w:p w14:paraId="49712373" w14:textId="77777777" w:rsidR="00AA0621" w:rsidRPr="005D449B" w:rsidRDefault="00AA0621" w:rsidP="00962DF2">
      <w:pPr>
        <w:pStyle w:val="Note"/>
      </w:pPr>
      <w:r w:rsidRPr="005D449B">
        <w:t>NOTE</w:t>
      </w:r>
      <w:r w:rsidRPr="005D449B">
        <w:tab/>
        <w:t>The result of evaluating a relational operator is always of type Boolean, reflecting whether the relationship named by the operator holds between its two operands.</w:t>
      </w:r>
    </w:p>
    <w:p w14:paraId="1469D84F" w14:textId="77777777" w:rsidR="004C02EF" w:rsidRPr="003B4312" w:rsidRDefault="004C02EF" w:rsidP="004C02EF">
      <w:pPr>
        <w:pStyle w:val="Syntax"/>
      </w:pPr>
      <w:r w:rsidRPr="004D1BD1">
        <w:t>Syntax</w:t>
      </w:r>
    </w:p>
    <w:p w14:paraId="3B9C06E5" w14:textId="77777777"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6BC161DF" w14:textId="77777777"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74D48A51" w14:textId="77777777" w:rsidR="00D00EA4" w:rsidRPr="00E77497" w:rsidRDefault="00D00EA4" w:rsidP="00D00EA4">
      <w:pPr>
        <w:pStyle w:val="SyntaxRule"/>
        <w:rPr>
          <w:ins w:id="5118" w:author="Rev 19 Allen Wirfs-Brock" w:date="2013-09-06T14:24:00Z"/>
        </w:rPr>
      </w:pPr>
      <w:ins w:id="5119" w:author="Rev 19 Allen Wirfs-Brock" w:date="2013-09-06T14:24:00Z">
        <w:r w:rsidRPr="00E77497">
          <w:t xml:space="preserve">RelationalExpressionNoIn </w:t>
        </w:r>
        <w:r w:rsidRPr="00E77497">
          <w:rPr>
            <w:rFonts w:ascii="Arial" w:hAnsi="Arial"/>
            <w:b/>
            <w:i w:val="0"/>
          </w:rPr>
          <w:t>:</w:t>
        </w:r>
      </w:ins>
    </w:p>
    <w:p w14:paraId="18CB2B42" w14:textId="77777777" w:rsidR="00D00EA4" w:rsidRPr="00D23887" w:rsidRDefault="00D00EA4" w:rsidP="00D00EA4">
      <w:pPr>
        <w:pStyle w:val="SyntaxDefinition"/>
        <w:rPr>
          <w:ins w:id="5120" w:author="Rev 19 Allen Wirfs-Brock" w:date="2013-09-06T14:24:00Z"/>
          <w:b/>
        </w:rPr>
      </w:pPr>
      <w:ins w:id="5121" w:author="Rev 19 Allen Wirfs-Brock" w:date="2013-09-06T14:24:00Z">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r>
        <w:r w:rsidRPr="00D00EA4">
          <w:t xml:space="preserve">RelationalExpressionNoIn </w:t>
        </w:r>
        <w:r w:rsidRPr="009A5AC5">
          <w:rPr>
            <w:rFonts w:ascii="Courier New" w:hAnsi="Courier New"/>
            <w:b/>
            <w:i w:val="0"/>
          </w:rPr>
          <w:t>instanceof</w:t>
        </w:r>
        <w:r w:rsidRPr="00D23887">
          <w:rPr>
            <w:b/>
          </w:rPr>
          <w:t xml:space="preserve"> </w:t>
        </w:r>
        <w:r w:rsidRPr="00D00EA4">
          <w:t>ShiftExpression</w:t>
        </w:r>
      </w:ins>
    </w:p>
    <w:p w14:paraId="454730C2" w14:textId="77777777" w:rsidR="00D00EA4" w:rsidRPr="00E77497" w:rsidRDefault="00D00EA4" w:rsidP="00D00EA4">
      <w:pPr>
        <w:rPr>
          <w:ins w:id="5122" w:author="Rev 19 Allen Wirfs-Brock" w:date="2013-09-06T14:24:00Z"/>
        </w:rPr>
      </w:pPr>
      <w:ins w:id="5123" w:author="Rev 19 Allen Wirfs-Brock" w:date="2013-09-06T14:24:00Z">
        <w:r w:rsidRPr="00E77497">
          <w:t xml:space="preserve">The semantics of the </w:t>
        </w:r>
        <w:r w:rsidRPr="00E77497">
          <w:rPr>
            <w:rStyle w:val="bnf"/>
          </w:rPr>
          <w:t>RelationalExpressionNoIn</w:t>
        </w:r>
        <w:r w:rsidRPr="00E77497">
          <w:t xml:space="preserve"> productions are the same 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used in place of the contained </w:t>
        </w:r>
        <w:r w:rsidRPr="00E77497">
          <w:rPr>
            <w:rStyle w:val="bnf"/>
          </w:rPr>
          <w:t>RelationalExpression</w:t>
        </w:r>
        <w:r w:rsidRPr="00E77497">
          <w:t>.</w:t>
        </w:r>
      </w:ins>
    </w:p>
    <w:p w14:paraId="57265BA4" w14:textId="77777777" w:rsidR="00D00EA4" w:rsidRPr="00D00EA4" w:rsidRDefault="00D00EA4" w:rsidP="00D00EA4">
      <w:pPr>
        <w:pStyle w:val="Note"/>
        <w:rPr>
          <w:ins w:id="5124" w:author="Rev 19 Allen Wirfs-Brock" w:date="2013-09-06T14:24:00Z"/>
        </w:rPr>
      </w:pPr>
      <w:ins w:id="5125" w:author="Rev 19 Allen Wirfs-Brock" w:date="2013-09-06T14:24:00Z">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ins>
    </w:p>
    <w:p w14:paraId="75968242" w14:textId="77777777" w:rsidR="00A97CF5" w:rsidRPr="00E77497" w:rsidRDefault="00A97CF5" w:rsidP="006A78DC">
      <w:pPr>
        <w:pStyle w:val="30"/>
      </w:pPr>
      <w:bookmarkStart w:id="5126" w:name="_Ref366742067"/>
      <w:bookmarkStart w:id="5127" w:name="_Toc368050412"/>
      <w:r w:rsidRPr="00E77497">
        <w:t xml:space="preserve">Static Semantics:  </w:t>
      </w:r>
      <w:r w:rsidRPr="00BD6E56">
        <w:rPr>
          <w:lang w:eastAsia="en-US"/>
        </w:rPr>
        <w:t>IsValidSimpleAssignmentTarget</w:t>
      </w:r>
      <w:bookmarkEnd w:id="5126"/>
      <w:bookmarkEnd w:id="5127"/>
    </w:p>
    <w:p w14:paraId="2A101C75" w14:textId="77777777" w:rsidR="002E15BF" w:rsidRPr="00C81794" w:rsidRDefault="002E15BF" w:rsidP="002E15BF">
      <w:pPr>
        <w:rPr>
          <w:ins w:id="5128" w:author="Rev 19 Allen Wirfs-Brock" w:date="2013-09-12T09:51:00Z"/>
          <w:lang w:eastAsia="en-US"/>
        </w:rPr>
      </w:pPr>
      <w:ins w:id="5129" w:author="Rev 19 Allen Wirfs-Brock" w:date="2013-09-12T09:51: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130" w:author="Rev 19 Allen Wirfs-Brock" w:date="2013-09-12T09:51:00Z">
        <w:r>
          <w:rPr>
            <w:lang w:eastAsia="en-US"/>
          </w:rPr>
          <w:fldChar w:fldCharType="separate"/>
        </w:r>
      </w:ins>
      <w:ins w:id="5131" w:author="Rev 19 Allen Wirfs-Brock" w:date="2013-09-27T13:21:00Z">
        <w:r w:rsidR="00D433E8">
          <w:rPr>
            <w:lang w:eastAsia="en-US"/>
          </w:rPr>
          <w:t>12.1.0.2</w:t>
        </w:r>
      </w:ins>
      <w:ins w:id="5132"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133" w:author="Rev 19 Allen Wirfs-Brock" w:date="2013-09-12T09:51:00Z">
        <w:r>
          <w:rPr>
            <w:lang w:eastAsia="en-US"/>
          </w:rPr>
          <w:fldChar w:fldCharType="separate"/>
        </w:r>
      </w:ins>
      <w:ins w:id="5134" w:author="Rev 19 Allen Wirfs-Brock" w:date="2013-09-27T13:21:00Z">
        <w:r w:rsidR="00D433E8">
          <w:rPr>
            <w:lang w:eastAsia="en-US"/>
          </w:rPr>
          <w:t>12.1.10.2</w:t>
        </w:r>
      </w:ins>
      <w:ins w:id="5135"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136" w:author="Rev 19 Allen Wirfs-Brock" w:date="2013-09-12T09:51:00Z">
        <w:r>
          <w:rPr>
            <w:lang w:eastAsia="en-US"/>
          </w:rPr>
          <w:fldChar w:fldCharType="separate"/>
        </w:r>
      </w:ins>
      <w:ins w:id="5137" w:author="Rev 19 Allen Wirfs-Brock" w:date="2013-09-27T13:21:00Z">
        <w:r w:rsidR="00D433E8">
          <w:rPr>
            <w:lang w:eastAsia="en-US"/>
          </w:rPr>
          <w:t>12.2.1.2</w:t>
        </w:r>
      </w:ins>
      <w:ins w:id="513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139" w:author="Rev 19 Allen Wirfs-Brock" w:date="2013-09-12T09:51:00Z">
        <w:r>
          <w:rPr>
            <w:lang w:eastAsia="en-US"/>
          </w:rPr>
          <w:fldChar w:fldCharType="separate"/>
        </w:r>
      </w:ins>
      <w:ins w:id="5140" w:author="Rev 19 Allen Wirfs-Brock" w:date="2013-09-27T13:21:00Z">
        <w:r w:rsidR="00D433E8">
          <w:rPr>
            <w:lang w:eastAsia="en-US"/>
          </w:rPr>
          <w:t>12.3.2</w:t>
        </w:r>
      </w:ins>
      <w:ins w:id="514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142" w:author="Rev 19 Allen Wirfs-Brock" w:date="2013-09-12T09:51:00Z">
        <w:r>
          <w:rPr>
            <w:lang w:eastAsia="en-US"/>
          </w:rPr>
          <w:fldChar w:fldCharType="separate"/>
        </w:r>
      </w:ins>
      <w:ins w:id="5143" w:author="Rev 19 Allen Wirfs-Brock" w:date="2013-09-27T13:21:00Z">
        <w:r w:rsidR="00D433E8">
          <w:rPr>
            <w:lang w:eastAsia="en-US"/>
          </w:rPr>
          <w:t>12.4.2</w:t>
        </w:r>
      </w:ins>
      <w:ins w:id="514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145" w:author="Rev 19 Allen Wirfs-Brock" w:date="2013-09-12T09:51:00Z">
        <w:r>
          <w:rPr>
            <w:lang w:eastAsia="en-US"/>
          </w:rPr>
          <w:fldChar w:fldCharType="separate"/>
        </w:r>
      </w:ins>
      <w:ins w:id="5146" w:author="Rev 19 Allen Wirfs-Brock" w:date="2013-09-27T13:21:00Z">
        <w:r w:rsidR="00D433E8">
          <w:rPr>
            <w:lang w:eastAsia="en-US"/>
          </w:rPr>
          <w:t>12.5.1</w:t>
        </w:r>
      </w:ins>
      <w:ins w:id="514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148" w:author="Rev 19 Allen Wirfs-Brock" w:date="2013-09-12T09:51:00Z">
        <w:r>
          <w:rPr>
            <w:lang w:eastAsia="en-US"/>
          </w:rPr>
          <w:fldChar w:fldCharType="separate"/>
        </w:r>
      </w:ins>
      <w:ins w:id="5149" w:author="Rev 19 Allen Wirfs-Brock" w:date="2013-09-27T13:21:00Z">
        <w:r w:rsidR="00D433E8">
          <w:rPr>
            <w:lang w:eastAsia="en-US"/>
          </w:rPr>
          <w:t>12.6.1</w:t>
        </w:r>
      </w:ins>
      <w:ins w:id="515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151" w:author="Rev 19 Allen Wirfs-Brock" w:date="2013-09-12T09:51:00Z">
        <w:r>
          <w:rPr>
            <w:lang w:eastAsia="en-US"/>
          </w:rPr>
          <w:fldChar w:fldCharType="separate"/>
        </w:r>
      </w:ins>
      <w:ins w:id="5152" w:author="Rev 19 Allen Wirfs-Brock" w:date="2013-09-27T13:21:00Z">
        <w:r w:rsidR="00D433E8">
          <w:rPr>
            <w:lang w:eastAsia="en-US"/>
          </w:rPr>
          <w:t>12.7.1</w:t>
        </w:r>
      </w:ins>
      <w:ins w:id="5153"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154" w:author="Rev 19 Allen Wirfs-Brock" w:date="2013-09-12T09:51:00Z">
        <w:r>
          <w:rPr>
            <w:lang w:eastAsia="en-US"/>
          </w:rPr>
          <w:fldChar w:fldCharType="separate"/>
        </w:r>
      </w:ins>
      <w:ins w:id="5155" w:author="Rev 19 Allen Wirfs-Brock" w:date="2013-09-27T13:21:00Z">
        <w:r w:rsidR="00D433E8">
          <w:rPr>
            <w:lang w:eastAsia="en-US"/>
          </w:rPr>
          <w:t>12.9.1</w:t>
        </w:r>
      </w:ins>
      <w:ins w:id="5156"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157" w:author="Rev 19 Allen Wirfs-Brock" w:date="2013-09-12T09:51:00Z">
        <w:r>
          <w:rPr>
            <w:lang w:eastAsia="en-US"/>
          </w:rPr>
          <w:fldChar w:fldCharType="separate"/>
        </w:r>
      </w:ins>
      <w:ins w:id="5158" w:author="Rev 19 Allen Wirfs-Brock" w:date="2013-09-27T13:21:00Z">
        <w:r w:rsidR="00D433E8">
          <w:rPr>
            <w:lang w:eastAsia="en-US"/>
          </w:rPr>
          <w:t>12.10.1</w:t>
        </w:r>
      </w:ins>
      <w:ins w:id="5159"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160" w:author="Rev 19 Allen Wirfs-Brock" w:date="2013-09-12T09:51:00Z">
        <w:r>
          <w:rPr>
            <w:lang w:eastAsia="en-US"/>
          </w:rPr>
          <w:fldChar w:fldCharType="separate"/>
        </w:r>
      </w:ins>
      <w:ins w:id="5161" w:author="Rev 19 Allen Wirfs-Brock" w:date="2013-09-27T13:21:00Z">
        <w:r w:rsidR="00D433E8">
          <w:rPr>
            <w:lang w:eastAsia="en-US"/>
          </w:rPr>
          <w:t>12.11.1</w:t>
        </w:r>
      </w:ins>
      <w:ins w:id="5162"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163" w:author="Rev 19 Allen Wirfs-Brock" w:date="2013-09-12T09:51:00Z">
        <w:r>
          <w:rPr>
            <w:lang w:eastAsia="en-US"/>
          </w:rPr>
          <w:fldChar w:fldCharType="separate"/>
        </w:r>
      </w:ins>
      <w:ins w:id="5164" w:author="Rev 19 Allen Wirfs-Brock" w:date="2013-09-27T13:21:00Z">
        <w:r w:rsidR="00D433E8">
          <w:rPr>
            <w:lang w:eastAsia="en-US"/>
          </w:rPr>
          <w:t>12.12.1</w:t>
        </w:r>
      </w:ins>
      <w:ins w:id="5165"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166" w:author="Rev 19 Allen Wirfs-Brock" w:date="2013-09-12T09:51:00Z">
        <w:r>
          <w:rPr>
            <w:lang w:eastAsia="en-US"/>
          </w:rPr>
          <w:fldChar w:fldCharType="separate"/>
        </w:r>
      </w:ins>
      <w:ins w:id="5167" w:author="Rev 19 Allen Wirfs-Brock" w:date="2013-09-27T13:21:00Z">
        <w:r w:rsidR="00D433E8">
          <w:rPr>
            <w:lang w:eastAsia="en-US"/>
          </w:rPr>
          <w:t>12.13.2</w:t>
        </w:r>
      </w:ins>
      <w:ins w:id="516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169" w:author="Rev 19 Allen Wirfs-Brock" w:date="2013-09-12T09:51:00Z">
        <w:r>
          <w:rPr>
            <w:lang w:eastAsia="en-US"/>
          </w:rPr>
          <w:fldChar w:fldCharType="separate"/>
        </w:r>
      </w:ins>
      <w:ins w:id="5170" w:author="Rev 19 Allen Wirfs-Brock" w:date="2013-09-27T13:21:00Z">
        <w:r w:rsidR="00D433E8">
          <w:rPr>
            <w:lang w:eastAsia="en-US"/>
          </w:rPr>
          <w:t>12.14.1</w:t>
        </w:r>
      </w:ins>
      <w:ins w:id="5171" w:author="Rev 19 Allen Wirfs-Brock" w:date="2013-09-12T09:51:00Z">
        <w:r>
          <w:rPr>
            <w:lang w:eastAsia="en-US"/>
          </w:rPr>
          <w:fldChar w:fldCharType="end"/>
        </w:r>
      </w:ins>
    </w:p>
    <w:p w14:paraId="47207F5B" w14:textId="77777777" w:rsidR="00A97CF5" w:rsidRPr="006B6D0A" w:rsidRDefault="00A97CF5" w:rsidP="00A97CF5">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44C2B181" w14:textId="77777777" w:rsidR="00A97CF5" w:rsidRPr="00E77497" w:rsidRDefault="00A97CF5" w:rsidP="00A97CF5">
      <w:pPr>
        <w:pStyle w:val="SyntaxDefinition"/>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7C208DD5" w14:textId="77777777" w:rsidR="00A97CF5" w:rsidRPr="00E77497" w:rsidRDefault="00A97CF5" w:rsidP="00A97CF5">
      <w:pPr>
        <w:pStyle w:val="Alg4"/>
        <w:numPr>
          <w:ilvl w:val="0"/>
          <w:numId w:val="974"/>
        </w:numPr>
        <w:spacing w:after="220"/>
        <w:contextualSpacing/>
      </w:pPr>
      <w:r w:rsidRPr="00E77497">
        <w:t xml:space="preserve">Return </w:t>
      </w:r>
      <w:r w:rsidRPr="00BD6E56">
        <w:rPr>
          <w:b/>
        </w:rPr>
        <w:t>false</w:t>
      </w:r>
      <w:r w:rsidRPr="00E77497">
        <w:t>.</w:t>
      </w:r>
    </w:p>
    <w:p w14:paraId="07EE1AC5" w14:textId="77777777" w:rsidR="00F63F0D" w:rsidRPr="00E77497" w:rsidDel="0067578E" w:rsidRDefault="00F63F0D" w:rsidP="00D148E9">
      <w:pPr>
        <w:pStyle w:val="30"/>
        <w:rPr>
          <w:del w:id="5172" w:author="Rev 19 Allen Wirfs-Brock" w:date="2013-09-11T17:49:00Z"/>
        </w:rPr>
      </w:pPr>
      <w:bookmarkStart w:id="5173" w:name="_Ref365539993"/>
      <w:bookmarkStart w:id="5174" w:name="_Ref365548729"/>
      <w:bookmarkStart w:id="5175" w:name="_Toc393690313"/>
      <w:bookmarkStart w:id="5176" w:name="_Ref440425001"/>
      <w:bookmarkStart w:id="5177" w:name="_Toc472818853"/>
      <w:bookmarkStart w:id="5178" w:name="_Toc235503427"/>
      <w:bookmarkStart w:id="5179" w:name="_Toc241509202"/>
      <w:bookmarkStart w:id="5180" w:name="_Toc244416689"/>
      <w:bookmarkStart w:id="5181" w:name="_Toc276631053"/>
      <w:del w:id="5182" w:author="Rev 19 Allen Wirfs-Brock" w:date="2013-09-11T17:49:00Z">
        <w:r w:rsidRPr="00E77497" w:rsidDel="0067578E">
          <w:delText>Runtime Semantics</w:delText>
        </w:r>
        <w:bookmarkStart w:id="5183" w:name="_Toc368034413"/>
        <w:bookmarkStart w:id="5184" w:name="_Toc368049636"/>
        <w:bookmarkStart w:id="5185" w:name="_Toc368050413"/>
        <w:bookmarkEnd w:id="5173"/>
        <w:bookmarkEnd w:id="5174"/>
        <w:bookmarkEnd w:id="5183"/>
        <w:bookmarkEnd w:id="5184"/>
        <w:bookmarkEnd w:id="5185"/>
      </w:del>
    </w:p>
    <w:p w14:paraId="5485AABE" w14:textId="77777777" w:rsidR="00F63F0D" w:rsidRPr="006B6D0A" w:rsidRDefault="00F63F0D" w:rsidP="006A78DC">
      <w:pPr>
        <w:pStyle w:val="30"/>
      </w:pPr>
      <w:bookmarkStart w:id="5186" w:name="_Toc368050414"/>
      <w:r w:rsidRPr="003B4312">
        <w:t xml:space="preserve">Runtime Semantics: </w:t>
      </w:r>
      <w:r w:rsidRPr="008B7F6F">
        <w:rPr>
          <w:spacing w:val="6"/>
        </w:rPr>
        <w:t>Evaluation</w:t>
      </w:r>
      <w:bookmarkEnd w:id="5186"/>
    </w:p>
    <w:bookmarkEnd w:id="5175"/>
    <w:bookmarkEnd w:id="5176"/>
    <w:bookmarkEnd w:id="5177"/>
    <w:bookmarkEnd w:id="5178"/>
    <w:bookmarkEnd w:id="5179"/>
    <w:bookmarkEnd w:id="5180"/>
    <w:bookmarkEnd w:id="5181"/>
    <w:p w14:paraId="26F41730" w14:textId="77777777" w:rsidR="004C02EF" w:rsidRPr="00E77497" w:rsidRDefault="004C02EF" w:rsidP="004C02EF">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p>
    <w:p w14:paraId="7D2A4FF2" w14:textId="77777777"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5B49EA01" w14:textId="77777777"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14:paraId="3DA30234" w14:textId="77777777" w:rsidR="003258C2" w:rsidRDefault="0056239B" w:rsidP="003258C2">
      <w:pPr>
        <w:pStyle w:val="Alg4"/>
        <w:numPr>
          <w:ilvl w:val="0"/>
          <w:numId w:val="86"/>
        </w:numPr>
        <w:contextualSpacing/>
      </w:pPr>
      <w:r>
        <w:t>ReturnIfAbrupt(</w:t>
      </w:r>
      <w:r w:rsidRPr="00342FD6">
        <w:rPr>
          <w:i/>
        </w:rPr>
        <w:t>lval</w:t>
      </w:r>
      <w:r>
        <w:t>).</w:t>
      </w:r>
    </w:p>
    <w:p w14:paraId="31985690" w14:textId="77777777"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3C3DABB4" w14:textId="77777777"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14:paraId="24F0E69E" w14:textId="77777777" w:rsidR="004C02EF" w:rsidRPr="00E77497" w:rsidRDefault="004C02EF" w:rsidP="00AC37E7">
      <w:pPr>
        <w:pStyle w:val="Alg4"/>
        <w:numPr>
          <w:ilvl w:val="0"/>
          <w:numId w:val="86"/>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(see </w:t>
      </w:r>
      <w:r w:rsidR="002021D1">
        <w:fldChar w:fldCharType="begin"/>
      </w:r>
      <w:r w:rsidR="002021D1">
        <w:instrText xml:space="preserve"> REF _Ref365540413 \r \h </w:instrText>
      </w:r>
      <w:r w:rsidR="002021D1">
        <w:fldChar w:fldCharType="separate"/>
      </w:r>
      <w:r w:rsidR="00D433E8">
        <w:t>7.2.8</w:t>
      </w:r>
      <w:r w:rsidR="002021D1">
        <w:fldChar w:fldCharType="end"/>
      </w:r>
      <w:r w:rsidRPr="00E77497">
        <w:t>)</w:t>
      </w:r>
    </w:p>
    <w:p w14:paraId="48CC0727" w14:textId="77777777" w:rsidR="000C090B" w:rsidRDefault="000C090B" w:rsidP="000C090B">
      <w:pPr>
        <w:pStyle w:val="Alg4"/>
        <w:numPr>
          <w:ilvl w:val="0"/>
          <w:numId w:val="86"/>
        </w:numPr>
        <w:spacing w:after="240"/>
        <w:contextualSpacing/>
      </w:pPr>
      <w:r>
        <w:t>ReturnIfAbrupt(</w:t>
      </w:r>
      <w:r>
        <w:rPr>
          <w:i/>
        </w:rPr>
        <w:t>r</w:t>
      </w:r>
      <w:r>
        <w:t>).</w:t>
      </w:r>
    </w:p>
    <w:p w14:paraId="563B2F25" w14:textId="77777777"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5187" w:name="_Toc393690314"/>
      <w:r w:rsidRPr="00E77497">
        <w:t>.</w:t>
      </w:r>
    </w:p>
    <w:bookmarkEnd w:id="5187"/>
    <w:p w14:paraId="378C7F53" w14:textId="77777777" w:rsidR="004C02EF" w:rsidRPr="00E77497" w:rsidRDefault="004C02EF" w:rsidP="004C02EF">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p>
    <w:p w14:paraId="23FD67AC" w14:textId="77777777"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4B7F0721" w14:textId="77777777"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14:paraId="63414811" w14:textId="77777777" w:rsidR="003258C2" w:rsidRDefault="0056239B" w:rsidP="003258C2">
      <w:pPr>
        <w:pStyle w:val="Alg4"/>
        <w:numPr>
          <w:ilvl w:val="0"/>
          <w:numId w:val="87"/>
        </w:numPr>
        <w:contextualSpacing/>
      </w:pPr>
      <w:r>
        <w:t>ReturnIfAbrupt(</w:t>
      </w:r>
      <w:r w:rsidRPr="00342FD6">
        <w:rPr>
          <w:i/>
        </w:rPr>
        <w:t>lval</w:t>
      </w:r>
      <w:r>
        <w:t>).</w:t>
      </w:r>
    </w:p>
    <w:p w14:paraId="5A768E2A" w14:textId="77777777"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1138C0DF" w14:textId="77777777"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14:paraId="494BD5CC" w14:textId="77777777" w:rsidR="004C02EF" w:rsidRPr="00E77497" w:rsidRDefault="004C02EF" w:rsidP="00AC37E7">
      <w:pPr>
        <w:pStyle w:val="Alg4"/>
        <w:numPr>
          <w:ilvl w:val="0"/>
          <w:numId w:val="87"/>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14:paraId="7D55C215" w14:textId="77777777" w:rsidR="000C090B" w:rsidRDefault="000C090B" w:rsidP="000C090B">
      <w:pPr>
        <w:pStyle w:val="Alg4"/>
        <w:numPr>
          <w:ilvl w:val="0"/>
          <w:numId w:val="87"/>
        </w:numPr>
        <w:spacing w:after="240"/>
        <w:contextualSpacing/>
      </w:pPr>
      <w:r>
        <w:t>ReturnIfAbrupt(</w:t>
      </w:r>
      <w:r>
        <w:rPr>
          <w:i/>
        </w:rPr>
        <w:t>r</w:t>
      </w:r>
      <w:r>
        <w:t>).</w:t>
      </w:r>
    </w:p>
    <w:p w14:paraId="5E038AB3" w14:textId="77777777"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5188" w:name="_Toc393690315"/>
    </w:p>
    <w:bookmarkEnd w:id="5188"/>
    <w:p w14:paraId="48ECE498" w14:textId="77777777"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p>
    <w:p w14:paraId="430A86D1" w14:textId="77777777"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05E2D37A" w14:textId="77777777"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14:paraId="69D790BC" w14:textId="77777777" w:rsidR="003258C2" w:rsidRDefault="0056239B" w:rsidP="003258C2">
      <w:pPr>
        <w:pStyle w:val="Alg4"/>
        <w:numPr>
          <w:ilvl w:val="0"/>
          <w:numId w:val="88"/>
        </w:numPr>
        <w:contextualSpacing/>
      </w:pPr>
      <w:r>
        <w:t>ReturnIfAbrupt(</w:t>
      </w:r>
      <w:r w:rsidRPr="00342FD6">
        <w:rPr>
          <w:i/>
        </w:rPr>
        <w:t>lval</w:t>
      </w:r>
      <w:r>
        <w:t>).</w:t>
      </w:r>
    </w:p>
    <w:p w14:paraId="0DD87CF4" w14:textId="77777777"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453E4B65" w14:textId="77777777"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14:paraId="01DF48B9" w14:textId="77777777" w:rsidR="004C02EF" w:rsidRPr="00E77497" w:rsidRDefault="004C02EF" w:rsidP="00AC37E7">
      <w:pPr>
        <w:pStyle w:val="Alg4"/>
        <w:numPr>
          <w:ilvl w:val="0"/>
          <w:numId w:val="88"/>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14:paraId="6DF58B50" w14:textId="77777777" w:rsidR="000C090B" w:rsidRDefault="000C090B" w:rsidP="00C91100">
      <w:pPr>
        <w:pStyle w:val="Alg4"/>
        <w:numPr>
          <w:ilvl w:val="0"/>
          <w:numId w:val="88"/>
        </w:numPr>
        <w:spacing w:after="240"/>
        <w:contextualSpacing/>
      </w:pPr>
      <w:r>
        <w:t>ReturnIfAbrupt(</w:t>
      </w:r>
      <w:r>
        <w:rPr>
          <w:i/>
        </w:rPr>
        <w:t>r</w:t>
      </w:r>
      <w:r>
        <w:t>).</w:t>
      </w:r>
    </w:p>
    <w:p w14:paraId="7FEE7F69" w14:textId="77777777"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189" w:name="_Toc393690316"/>
      <w:r w:rsidRPr="00E77497">
        <w:t>.</w:t>
      </w:r>
    </w:p>
    <w:bookmarkEnd w:id="5189"/>
    <w:p w14:paraId="7B9ADFF1" w14:textId="77777777"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p>
    <w:p w14:paraId="7F8E2A0A" w14:textId="77777777"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0BEFCDD4" w14:textId="77777777"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14:paraId="09B7EBCD" w14:textId="77777777" w:rsidR="003258C2" w:rsidRDefault="0056239B" w:rsidP="003258C2">
      <w:pPr>
        <w:pStyle w:val="Alg4"/>
        <w:numPr>
          <w:ilvl w:val="0"/>
          <w:numId w:val="89"/>
        </w:numPr>
        <w:contextualSpacing/>
      </w:pPr>
      <w:r>
        <w:t>ReturnIfAbrupt(</w:t>
      </w:r>
      <w:r w:rsidRPr="00342FD6">
        <w:rPr>
          <w:i/>
        </w:rPr>
        <w:t>lval</w:t>
      </w:r>
      <w:r>
        <w:t>).</w:t>
      </w:r>
    </w:p>
    <w:p w14:paraId="6FDDCA45" w14:textId="77777777"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2AA5BF1D" w14:textId="77777777"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14:paraId="33A193BA" w14:textId="77777777" w:rsidR="004C02EF" w:rsidRPr="00E77497" w:rsidRDefault="004C02EF" w:rsidP="00AC37E7">
      <w:pPr>
        <w:pStyle w:val="Alg4"/>
        <w:numPr>
          <w:ilvl w:val="0"/>
          <w:numId w:val="89"/>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w:t>
      </w:r>
    </w:p>
    <w:p w14:paraId="58AD1864" w14:textId="77777777" w:rsidR="00605DF9" w:rsidRDefault="00605DF9" w:rsidP="00C91100">
      <w:pPr>
        <w:pStyle w:val="Alg4"/>
        <w:numPr>
          <w:ilvl w:val="0"/>
          <w:numId w:val="89"/>
        </w:numPr>
        <w:spacing w:after="240"/>
        <w:contextualSpacing/>
      </w:pPr>
      <w:r>
        <w:t>ReturnIfAbrupt(</w:t>
      </w:r>
      <w:r>
        <w:rPr>
          <w:i/>
        </w:rPr>
        <w:t>r</w:t>
      </w:r>
      <w:r>
        <w:t>).</w:t>
      </w:r>
    </w:p>
    <w:p w14:paraId="038D9BA9" w14:textId="77777777"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190" w:name="_Ref393523057"/>
      <w:bookmarkStart w:id="5191" w:name="_Toc393690317"/>
      <w:r w:rsidRPr="00E77497">
        <w:t>.</w:t>
      </w:r>
      <w:bookmarkStart w:id="5192" w:name="_Ref424533139"/>
    </w:p>
    <w:p w14:paraId="6A994203" w14:textId="77777777" w:rsidR="004C02EF" w:rsidRPr="00E77497" w:rsidRDefault="004C02EF" w:rsidP="004C02EF">
      <w:bookmarkStart w:id="5193" w:name="_Toc375031189"/>
      <w:bookmarkStart w:id="5194" w:name="_Toc381513702"/>
      <w:bookmarkStart w:id="5195" w:name="_Ref381523787"/>
      <w:bookmarkStart w:id="5196" w:name="_Toc382202863"/>
      <w:bookmarkStart w:id="5197" w:name="_Toc382212224"/>
      <w:bookmarkStart w:id="5198" w:name="_Toc382212636"/>
      <w:bookmarkStart w:id="5199" w:name="_Toc382291569"/>
      <w:bookmarkStart w:id="5200" w:name="_Toc385672218"/>
      <w:bookmarkStart w:id="5201" w:name="_Toc393690318"/>
      <w:bookmarkEnd w:id="5190"/>
      <w:bookmarkEnd w:id="5191"/>
      <w:bookmarkEnd w:id="5192"/>
      <w:r w:rsidRPr="00E77497">
        <w:rPr>
          <w:rStyle w:val="bnf"/>
        </w:rPr>
        <w:t>RelationalExpression</w:t>
      </w:r>
      <w:r w:rsidR="002313AB">
        <w:rPr>
          <w:rStyle w:val="bnf"/>
          <w:i w:val="0"/>
          <w:iCs/>
        </w:rPr>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p>
    <w:p w14:paraId="14865FF5" w14:textId="77777777"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021BFEF1" w14:textId="77777777"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14:paraId="07101B3A" w14:textId="77777777" w:rsidR="003258C2" w:rsidRDefault="0056239B" w:rsidP="003258C2">
      <w:pPr>
        <w:pStyle w:val="Alg4"/>
        <w:numPr>
          <w:ilvl w:val="0"/>
          <w:numId w:val="91"/>
        </w:numPr>
        <w:contextualSpacing/>
      </w:pPr>
      <w:r>
        <w:t>ReturnIfAbrupt(</w:t>
      </w:r>
      <w:r w:rsidRPr="00342FD6">
        <w:rPr>
          <w:i/>
        </w:rPr>
        <w:t>lval</w:t>
      </w:r>
      <w:r>
        <w:t>).</w:t>
      </w:r>
    </w:p>
    <w:p w14:paraId="0FF131FA" w14:textId="77777777"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33170D3E" w14:textId="77777777"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14:paraId="1663CE6B" w14:textId="77777777" w:rsidR="00722F95" w:rsidRDefault="00605DF9" w:rsidP="00722F95">
      <w:pPr>
        <w:pStyle w:val="Alg4"/>
        <w:numPr>
          <w:ilvl w:val="0"/>
          <w:numId w:val="91"/>
        </w:numPr>
        <w:contextualSpacing/>
      </w:pPr>
      <w:r>
        <w:t>ReturnIfAbrupt(</w:t>
      </w:r>
      <w:r>
        <w:rPr>
          <w:i/>
        </w:rPr>
        <w:t>r</w:t>
      </w:r>
      <w:r w:rsidRPr="00ED2E78">
        <w:rPr>
          <w:i/>
        </w:rPr>
        <w:t>val</w:t>
      </w:r>
      <w:r>
        <w:t>).</w:t>
      </w:r>
    </w:p>
    <w:p w14:paraId="0DF29443" w14:textId="77777777" w:rsidR="004C02EF" w:rsidRPr="00E77497" w:rsidRDefault="004C02EF" w:rsidP="000766ED">
      <w:pPr>
        <w:pStyle w:val="Alg3"/>
        <w:numPr>
          <w:ilvl w:val="0"/>
          <w:numId w:val="91"/>
        </w:numPr>
        <w:spacing w:after="220"/>
      </w:pPr>
      <w:r w:rsidRPr="00E77497">
        <w:t>Return the result of</w:t>
      </w:r>
      <w:r w:rsidR="00C60D09">
        <w:t xml:space="preserve"> </w:t>
      </w:r>
      <w:r w:rsidR="00536F3B">
        <w:t>instance</w:t>
      </w:r>
      <w:r w:rsidR="000766ED">
        <w:t>o</w:t>
      </w:r>
      <w:r w:rsidR="00536F3B">
        <w:t>f</w:t>
      </w:r>
      <w:r w:rsidR="00C60D09">
        <w:t>Operator</w:t>
      </w:r>
      <w:r w:rsidR="000766ED">
        <w:t>(</w:t>
      </w:r>
      <w:r w:rsidR="000766ED" w:rsidRPr="0070125A">
        <w:rPr>
          <w:i/>
          <w:iCs/>
        </w:rPr>
        <w:t>l</w:t>
      </w:r>
      <w:r w:rsidRPr="00E77497">
        <w:rPr>
          <w:i/>
        </w:rPr>
        <w:t>val</w:t>
      </w:r>
      <w:r w:rsidR="000766ED">
        <w:t>,</w:t>
      </w:r>
      <w:r w:rsidRPr="00E77497">
        <w:t xml:space="preserve"> </w:t>
      </w:r>
      <w:r w:rsidR="000766ED">
        <w:rPr>
          <w:i/>
        </w:rPr>
        <w:t>r</w:t>
      </w:r>
      <w:r w:rsidR="000766ED" w:rsidRPr="00E77497">
        <w:rPr>
          <w:i/>
        </w:rPr>
        <w:t>val</w:t>
      </w:r>
      <w:r w:rsidR="000766ED">
        <w:rPr>
          <w:iCs/>
        </w:rPr>
        <w:t>)</w:t>
      </w:r>
      <w:r w:rsidRPr="00E77497">
        <w:t>.</w:t>
      </w:r>
    </w:p>
    <w:p w14:paraId="2E2E7EB5" w14:textId="77777777" w:rsidR="00461B74" w:rsidRPr="00E77497" w:rsidDel="0067578E" w:rsidRDefault="00461B74" w:rsidP="000766ED">
      <w:pPr>
        <w:rPr>
          <w:del w:id="5202" w:author="Rev 19 Allen Wirfs-Brock" w:date="2013-09-11T17:51:00Z"/>
        </w:rPr>
      </w:pPr>
      <w:bookmarkStart w:id="5203" w:name="_Ref440443312"/>
      <w:bookmarkStart w:id="5204" w:name="_Toc472818859"/>
      <w:bookmarkStart w:id="5205" w:name="_Toc235503433"/>
      <w:bookmarkStart w:id="5206" w:name="_Toc241509208"/>
      <w:bookmarkStart w:id="5207" w:name="_Toc244416695"/>
      <w:bookmarkStart w:id="5208" w:name="_Toc276631059"/>
      <w:del w:id="5209" w:author="Rev 19 Allen Wirfs-Brock" w:date="2013-09-11T17:51:00Z">
        <w:r w:rsidDel="0067578E">
          <w:delText>T</w:delText>
        </w:r>
        <w:r w:rsidRPr="00675B74" w:rsidDel="0067578E">
          <w:delText>he</w:delText>
        </w:r>
        <w:r w:rsidRPr="000801CC" w:rsidDel="0067578E">
          <w:delText xml:space="preserve"> </w:delText>
        </w:r>
        <w:r w:rsidDel="0067578E">
          <w:delText>abstract operation</w:delText>
        </w:r>
        <w:r w:rsidRPr="00675B74" w:rsidDel="0067578E">
          <w:delText xml:space="preserve"> </w:delText>
        </w:r>
        <w:r w:rsidR="000766ED" w:rsidDel="0067578E">
          <w:rPr>
            <w:rFonts w:ascii="Times New Roman" w:eastAsia="Times New Roman" w:hAnsi="Times New Roman"/>
            <w:spacing w:val="6"/>
            <w:lang w:eastAsia="en-US"/>
          </w:rPr>
          <w:delText>i</w:delText>
        </w:r>
        <w:r w:rsidRPr="000801CC" w:rsidDel="0067578E">
          <w:rPr>
            <w:rFonts w:ascii="Times New Roman" w:eastAsia="Times New Roman" w:hAnsi="Times New Roman"/>
            <w:spacing w:val="6"/>
            <w:lang w:eastAsia="en-US"/>
          </w:rPr>
          <w:delText>nstance</w:delText>
        </w:r>
        <w:r w:rsidR="000766ED" w:rsidDel="0067578E">
          <w:rPr>
            <w:rFonts w:ascii="Times New Roman" w:eastAsia="Times New Roman" w:hAnsi="Times New Roman"/>
            <w:spacing w:val="6"/>
            <w:lang w:eastAsia="en-US"/>
          </w:rPr>
          <w:delText>of</w:delText>
        </w:r>
        <w:r w:rsidDel="0067578E">
          <w:rPr>
            <w:rFonts w:ascii="Times New Roman" w:eastAsia="Times New Roman" w:hAnsi="Times New Roman"/>
            <w:spacing w:val="6"/>
            <w:lang w:eastAsia="en-US"/>
          </w:rPr>
          <w:delText>Operator</w:delText>
        </w:r>
        <w:r w:rsidR="000766ED" w:rsidDel="0067578E">
          <w:rPr>
            <w:rFonts w:ascii="Times New Roman" w:eastAsia="Times New Roman" w:hAnsi="Times New Roman"/>
            <w:spacing w:val="6"/>
            <w:lang w:eastAsia="en-US"/>
          </w:rPr>
          <w:delText>(</w:delText>
        </w:r>
        <w:r w:rsidR="000766ED" w:rsidRPr="005670F3" w:rsidDel="0067578E">
          <w:rPr>
            <w:rFonts w:ascii="Times New Roman" w:eastAsia="Times New Roman" w:hAnsi="Times New Roman"/>
            <w:i/>
            <w:iCs/>
            <w:spacing w:val="6"/>
            <w:lang w:eastAsia="en-US"/>
          </w:rPr>
          <w:delText>O</w:delText>
        </w:r>
        <w:r w:rsidR="000766ED" w:rsidDel="0067578E">
          <w:rPr>
            <w:rFonts w:ascii="Times New Roman" w:eastAsia="Times New Roman" w:hAnsi="Times New Roman"/>
            <w:spacing w:val="6"/>
            <w:lang w:eastAsia="en-US"/>
          </w:rPr>
          <w:delText>,</w:delText>
        </w:r>
        <w:r w:rsidR="005670F3" w:rsidDel="0067578E">
          <w:rPr>
            <w:rFonts w:ascii="Times New Roman" w:eastAsia="Times New Roman" w:hAnsi="Times New Roman"/>
            <w:spacing w:val="6"/>
            <w:lang w:eastAsia="en-US"/>
          </w:rPr>
          <w:delText xml:space="preserve"> </w:delText>
        </w:r>
        <w:r w:rsidR="000766ED" w:rsidRPr="005670F3" w:rsidDel="0067578E">
          <w:rPr>
            <w:rFonts w:ascii="Times New Roman" w:eastAsia="Times New Roman" w:hAnsi="Times New Roman"/>
            <w:i/>
            <w:iCs/>
            <w:spacing w:val="6"/>
            <w:lang w:eastAsia="en-US"/>
          </w:rPr>
          <w:delText>C</w:delText>
        </w:r>
        <w:r w:rsidR="000766ED" w:rsidDel="0067578E">
          <w:rPr>
            <w:rFonts w:ascii="Times New Roman" w:eastAsia="Times New Roman" w:hAnsi="Times New Roman"/>
            <w:spacing w:val="6"/>
            <w:lang w:eastAsia="en-US"/>
          </w:rPr>
          <w:delText>)</w:delText>
        </w:r>
        <w:r w:rsidDel="0067578E">
          <w:delText xml:space="preserve"> implements the generic algorithm for determining if an object </w:delText>
        </w:r>
        <w:r w:rsidRPr="000801CC" w:rsidDel="0067578E">
          <w:rPr>
            <w:rFonts w:ascii="Times New Roman" w:eastAsia="Times New Roman" w:hAnsi="Times New Roman"/>
            <w:i/>
            <w:iCs/>
            <w:spacing w:val="6"/>
            <w:lang w:eastAsia="en-US"/>
          </w:rPr>
          <w:delText>O</w:delText>
        </w:r>
        <w:r w:rsidDel="0067578E">
          <w:delText xml:space="preserve"> inherits from the inheritance path defined by constructor </w:delText>
        </w:r>
        <w:r w:rsidRPr="000801CC" w:rsidDel="0067578E">
          <w:rPr>
            <w:rFonts w:ascii="Times New Roman" w:eastAsia="Times New Roman" w:hAnsi="Times New Roman"/>
            <w:i/>
            <w:iCs/>
            <w:spacing w:val="6"/>
            <w:lang w:eastAsia="en-US"/>
          </w:rPr>
          <w:delText>C</w:delText>
        </w:r>
        <w:r w:rsidDel="0067578E">
          <w:delText>. This abstract operation performs</w:delText>
        </w:r>
        <w:r w:rsidRPr="00E77497" w:rsidDel="0067578E">
          <w:delText xml:space="preserve"> the following steps:</w:delText>
        </w:r>
      </w:del>
    </w:p>
    <w:p w14:paraId="48BFB5F7" w14:textId="77777777" w:rsidR="00762D1A" w:rsidRPr="00E77497" w:rsidDel="0067578E" w:rsidRDefault="00762D1A" w:rsidP="00762D1A">
      <w:pPr>
        <w:pStyle w:val="Alg3"/>
        <w:numPr>
          <w:ilvl w:val="0"/>
          <w:numId w:val="1225"/>
        </w:numPr>
        <w:rPr>
          <w:del w:id="5210" w:author="Rev 19 Allen Wirfs-Brock" w:date="2013-09-11T17:51:00Z"/>
        </w:rPr>
      </w:pPr>
      <w:del w:id="5211" w:author="Rev 19 Allen Wirfs-Brock" w:date="2013-09-11T17:51:00Z">
        <w:r w:rsidRPr="00E77497" w:rsidDel="0067578E">
          <w:delText>If Type(</w:delText>
        </w:r>
        <w:r w:rsidDel="0067578E">
          <w:rPr>
            <w:i/>
          </w:rPr>
          <w:delText>C</w:delText>
        </w:r>
        <w:r w:rsidRPr="00E77497" w:rsidDel="0067578E">
          <w:delText xml:space="preserve">) is not Object, throw a </w:delText>
        </w:r>
        <w:r w:rsidRPr="00E77497" w:rsidDel="0067578E">
          <w:rPr>
            <w:b/>
          </w:rPr>
          <w:delText>TypeError</w:delText>
        </w:r>
        <w:r w:rsidRPr="00E77497" w:rsidDel="0067578E">
          <w:delText xml:space="preserve"> exception.</w:delText>
        </w:r>
      </w:del>
    </w:p>
    <w:p w14:paraId="7DB49C81" w14:textId="77777777" w:rsidR="00461B74" w:rsidDel="0067578E" w:rsidRDefault="00461B74" w:rsidP="00536F3B">
      <w:pPr>
        <w:pStyle w:val="Alg3"/>
        <w:numPr>
          <w:ilvl w:val="0"/>
          <w:numId w:val="1225"/>
        </w:numPr>
        <w:rPr>
          <w:del w:id="5212" w:author="Rev 19 Allen Wirfs-Brock" w:date="2013-09-11T17:51:00Z"/>
        </w:rPr>
      </w:pPr>
      <w:del w:id="5213" w:author="Rev 19 Allen Wirfs-Brock" w:date="2013-09-11T17:51:00Z">
        <w:r w:rsidDel="0067578E">
          <w:delText xml:space="preserve">Let </w:delText>
        </w:r>
        <w:r w:rsidDel="0067578E">
          <w:rPr>
            <w:i/>
          </w:rPr>
          <w:delText>instOf</w:delText>
        </w:r>
        <w:r w:rsidRPr="0035419E" w:rsidDel="0067578E">
          <w:rPr>
            <w:i/>
          </w:rPr>
          <w:delText>Handler</w:delText>
        </w:r>
        <w:r w:rsidDel="0067578E">
          <w:delText xml:space="preserve"> be the result of GetMethod(</w:delText>
        </w:r>
        <w:r w:rsidDel="0067578E">
          <w:rPr>
            <w:i/>
          </w:rPr>
          <w:delText>C</w:delText>
        </w:r>
        <w:r w:rsidDel="0067578E">
          <w:delText>,@@</w:delText>
        </w:r>
        <w:r w:rsidR="00536F3B" w:rsidDel="0067578E">
          <w:delText>hasInstance</w:delText>
        </w:r>
        <w:r w:rsidDel="0067578E">
          <w:delText>).</w:delText>
        </w:r>
      </w:del>
    </w:p>
    <w:p w14:paraId="14E50C3C" w14:textId="77777777" w:rsidR="00461B74" w:rsidDel="0067578E" w:rsidRDefault="00461B74" w:rsidP="00461B74">
      <w:pPr>
        <w:pStyle w:val="Alg4"/>
        <w:numPr>
          <w:ilvl w:val="0"/>
          <w:numId w:val="1225"/>
        </w:numPr>
        <w:contextualSpacing/>
        <w:rPr>
          <w:del w:id="5214" w:author="Rev 19 Allen Wirfs-Brock" w:date="2013-09-11T17:51:00Z"/>
        </w:rPr>
      </w:pPr>
      <w:del w:id="5215" w:author="Rev 19 Allen Wirfs-Brock" w:date="2013-09-11T17:51:00Z">
        <w:r w:rsidDel="0067578E">
          <w:delText>ReturnIfAbrupt(</w:delText>
        </w:r>
        <w:r w:rsidDel="0067578E">
          <w:rPr>
            <w:i/>
          </w:rPr>
          <w:delText>instOf</w:delText>
        </w:r>
        <w:r w:rsidRPr="0035419E" w:rsidDel="0067578E">
          <w:rPr>
            <w:i/>
          </w:rPr>
          <w:delText>Handler</w:delText>
        </w:r>
        <w:r w:rsidDel="0067578E">
          <w:delText>).</w:delText>
        </w:r>
      </w:del>
    </w:p>
    <w:p w14:paraId="32130794" w14:textId="77777777" w:rsidR="00461B74" w:rsidDel="0067578E" w:rsidRDefault="00461B74" w:rsidP="00461B74">
      <w:pPr>
        <w:pStyle w:val="Alg3"/>
        <w:numPr>
          <w:ilvl w:val="0"/>
          <w:numId w:val="1225"/>
        </w:numPr>
        <w:rPr>
          <w:del w:id="5216" w:author="Rev 19 Allen Wirfs-Brock" w:date="2013-09-11T17:51:00Z"/>
        </w:rPr>
      </w:pPr>
      <w:del w:id="5217" w:author="Rev 19 Allen Wirfs-Brock" w:date="2013-09-11T17:51:00Z">
        <w:r w:rsidRPr="00E77497" w:rsidDel="0067578E">
          <w:delText xml:space="preserve">If </w:delText>
        </w:r>
        <w:r w:rsidDel="0067578E">
          <w:rPr>
            <w:i/>
          </w:rPr>
          <w:delText>instOf</w:delText>
        </w:r>
        <w:r w:rsidRPr="0035419E" w:rsidDel="0067578E">
          <w:rPr>
            <w:i/>
          </w:rPr>
          <w:delText>Handler</w:delText>
        </w:r>
        <w:r w:rsidDel="0067578E">
          <w:delText xml:space="preserve"> is not </w:delText>
        </w:r>
        <w:r w:rsidDel="0067578E">
          <w:rPr>
            <w:b/>
            <w:bCs/>
          </w:rPr>
          <w:delText>undefined</w:delText>
        </w:r>
        <w:r w:rsidDel="0067578E">
          <w:delText>, then</w:delText>
        </w:r>
      </w:del>
    </w:p>
    <w:p w14:paraId="1F1691EF" w14:textId="77777777" w:rsidR="00461B74" w:rsidDel="0067578E" w:rsidRDefault="00232DF8" w:rsidP="00461B74">
      <w:pPr>
        <w:pStyle w:val="Alg3"/>
        <w:numPr>
          <w:ilvl w:val="1"/>
          <w:numId w:val="1225"/>
        </w:numPr>
        <w:rPr>
          <w:del w:id="5218" w:author="Rev 19 Allen Wirfs-Brock" w:date="2013-09-11T17:51:00Z"/>
        </w:rPr>
      </w:pPr>
      <w:del w:id="5219" w:author="Rev 19 Allen Wirfs-Brock" w:date="2013-09-11T17:51:00Z">
        <w:r w:rsidDel="0067578E">
          <w:delText xml:space="preserve">Let </w:delText>
        </w:r>
        <w:r w:rsidDel="0067578E">
          <w:rPr>
            <w:i/>
            <w:iCs/>
          </w:rPr>
          <w:delText>result</w:delText>
        </w:r>
        <w:r w:rsidDel="0067578E">
          <w:delText xml:space="preserve"> be</w:delText>
        </w:r>
        <w:r w:rsidR="00461B74" w:rsidDel="0067578E">
          <w:delText xml:space="preserve"> the result of calling the [[Call]] internal method of </w:delText>
        </w:r>
        <w:r w:rsidR="00461B74" w:rsidDel="0067578E">
          <w:rPr>
            <w:i/>
          </w:rPr>
          <w:delText>instOf</w:delText>
        </w:r>
        <w:r w:rsidR="00461B74" w:rsidRPr="0035419E" w:rsidDel="0067578E">
          <w:rPr>
            <w:i/>
          </w:rPr>
          <w:delText>Handler</w:delText>
        </w:r>
        <w:r w:rsidR="00461B74" w:rsidDel="0067578E">
          <w:delText xml:space="preserve"> </w:delText>
        </w:r>
        <w:r w:rsidR="00461B74" w:rsidDel="0067578E">
          <w:rPr>
            <w:iCs/>
          </w:rPr>
          <w:delText>passing</w:delText>
        </w:r>
        <w:r w:rsidR="00461B74" w:rsidRPr="006E1302" w:rsidDel="0067578E">
          <w:rPr>
            <w:i/>
          </w:rPr>
          <w:delText xml:space="preserve"> </w:delText>
        </w:r>
        <w:r w:rsidR="00461B74" w:rsidDel="0067578E">
          <w:rPr>
            <w:i/>
          </w:rPr>
          <w:delText>C</w:delText>
        </w:r>
        <w:r w:rsidR="00461B74" w:rsidDel="0067578E">
          <w:rPr>
            <w:iCs/>
          </w:rPr>
          <w:delText xml:space="preserve"> </w:delText>
        </w:r>
        <w:r w:rsidR="00461B74" w:rsidRPr="00E77497" w:rsidDel="0067578E">
          <w:delText xml:space="preserve">as </w:delText>
        </w:r>
        <w:r w:rsidR="00461B74" w:rsidRPr="006637C6" w:rsidDel="0067578E">
          <w:rPr>
            <w:i/>
          </w:rPr>
          <w:delText>this</w:delText>
        </w:r>
        <w:r w:rsidR="00461B74" w:rsidDel="0067578E">
          <w:rPr>
            <w:i/>
          </w:rPr>
          <w:delText>Argument</w:delText>
        </w:r>
        <w:r w:rsidR="00461B74" w:rsidRPr="00E77497" w:rsidDel="0067578E">
          <w:delText xml:space="preserve"> and </w:delText>
        </w:r>
        <w:r w:rsidR="00461B74" w:rsidDel="0067578E">
          <w:rPr>
            <w:iCs/>
          </w:rPr>
          <w:delText xml:space="preserve">a new List containing </w:delText>
        </w:r>
        <w:r w:rsidR="00461B74" w:rsidDel="0067578E">
          <w:rPr>
            <w:i/>
          </w:rPr>
          <w:delText>O</w:delText>
        </w:r>
        <w:r w:rsidR="00461B74" w:rsidDel="0067578E">
          <w:rPr>
            <w:iCs/>
          </w:rPr>
          <w:delText xml:space="preserve"> as </w:delText>
        </w:r>
        <w:r w:rsidR="00461B74" w:rsidDel="0067578E">
          <w:rPr>
            <w:i/>
          </w:rPr>
          <w:delText>argumentsList</w:delText>
        </w:r>
        <w:r w:rsidR="00461B74" w:rsidRPr="00E77497" w:rsidDel="0067578E">
          <w:delText>.</w:delText>
        </w:r>
      </w:del>
    </w:p>
    <w:p w14:paraId="3FE93725" w14:textId="77777777" w:rsidR="00232DF8" w:rsidDel="0067578E" w:rsidRDefault="00232DF8" w:rsidP="00232DF8">
      <w:pPr>
        <w:pStyle w:val="Alg3"/>
        <w:numPr>
          <w:ilvl w:val="1"/>
          <w:numId w:val="1225"/>
        </w:numPr>
        <w:spacing w:after="220"/>
        <w:contextualSpacing/>
        <w:rPr>
          <w:del w:id="5220" w:author="Rev 19 Allen Wirfs-Brock" w:date="2013-09-11T17:51:00Z"/>
        </w:rPr>
      </w:pPr>
      <w:del w:id="5221" w:author="Rev 19 Allen Wirfs-Brock" w:date="2013-09-11T17:51:00Z">
        <w:r w:rsidDel="0067578E">
          <w:delText>Return ToBoolean(</w:delText>
        </w:r>
        <w:r w:rsidRPr="00232DF8" w:rsidDel="0067578E">
          <w:rPr>
            <w:i/>
            <w:iCs/>
          </w:rPr>
          <w:delText>result</w:delText>
        </w:r>
        <w:r w:rsidDel="0067578E">
          <w:delText>).</w:delText>
        </w:r>
      </w:del>
    </w:p>
    <w:p w14:paraId="70F55E8E" w14:textId="77777777" w:rsidR="005D14A5" w:rsidDel="0067578E" w:rsidRDefault="005D14A5" w:rsidP="007B40AF">
      <w:pPr>
        <w:pStyle w:val="Alg3"/>
        <w:numPr>
          <w:ilvl w:val="0"/>
          <w:numId w:val="1225"/>
        </w:numPr>
        <w:spacing w:after="220"/>
        <w:contextualSpacing/>
        <w:rPr>
          <w:del w:id="5222" w:author="Rev 19 Allen Wirfs-Brock" w:date="2013-09-11T17:51:00Z"/>
        </w:rPr>
      </w:pPr>
      <w:del w:id="5223" w:author="Rev 19 Allen Wirfs-Brock" w:date="2013-09-11T17:51:00Z">
        <w:r w:rsidDel="0067578E">
          <w:delText>If IsCallable(</w:delText>
        </w:r>
        <w:r w:rsidRPr="005D14A5" w:rsidDel="0067578E">
          <w:rPr>
            <w:i/>
            <w:iCs/>
          </w:rPr>
          <w:delText>C</w:delText>
        </w:r>
        <w:r w:rsidDel="0067578E">
          <w:delText xml:space="preserve">) is </w:delText>
        </w:r>
        <w:r w:rsidRPr="003F3BD9" w:rsidDel="0067578E">
          <w:rPr>
            <w:b/>
            <w:bCs/>
          </w:rPr>
          <w:delText>false</w:delText>
        </w:r>
        <w:r w:rsidDel="0067578E">
          <w:delText xml:space="preserve">, then </w:delText>
        </w:r>
        <w:r w:rsidRPr="00E77497" w:rsidDel="0067578E">
          <w:delText xml:space="preserve">throw a </w:delText>
        </w:r>
        <w:r w:rsidRPr="00E77497" w:rsidDel="0067578E">
          <w:rPr>
            <w:b/>
          </w:rPr>
          <w:delText>TypeError</w:delText>
        </w:r>
        <w:r w:rsidRPr="00E77497" w:rsidDel="0067578E">
          <w:delText xml:space="preserve"> exception.</w:delText>
        </w:r>
      </w:del>
    </w:p>
    <w:p w14:paraId="10395ECE" w14:textId="77777777" w:rsidR="00461B74" w:rsidRPr="00E77497" w:rsidDel="0067578E" w:rsidRDefault="00461B74" w:rsidP="00461B74">
      <w:pPr>
        <w:pStyle w:val="Alg3"/>
        <w:numPr>
          <w:ilvl w:val="0"/>
          <w:numId w:val="1225"/>
        </w:numPr>
        <w:spacing w:after="220"/>
        <w:rPr>
          <w:del w:id="5224" w:author="Rev 19 Allen Wirfs-Brock" w:date="2013-09-11T17:51:00Z"/>
        </w:rPr>
      </w:pPr>
      <w:del w:id="5225" w:author="Rev 19 Allen Wirfs-Brock" w:date="2013-09-11T17:51:00Z">
        <w:r w:rsidRPr="00E77497" w:rsidDel="0067578E">
          <w:delText xml:space="preserve">Return the result of </w:delText>
        </w:r>
        <w:r w:rsidR="00C60D09" w:rsidDel="0067578E">
          <w:delText>Ordinary</w:delText>
        </w:r>
        <w:r w:rsidRPr="00E77497" w:rsidDel="0067578E">
          <w:delText>HasInstance</w:delText>
        </w:r>
        <w:r w:rsidDel="0067578E">
          <w:delText>(</w:delText>
        </w:r>
        <w:r w:rsidDel="0067578E">
          <w:rPr>
            <w:i/>
          </w:rPr>
          <w:delText>C</w:delText>
        </w:r>
        <w:r w:rsidDel="0067578E">
          <w:delText>,</w:delText>
        </w:r>
        <w:r w:rsidRPr="00E77497" w:rsidDel="0067578E">
          <w:delText xml:space="preserve"> </w:delText>
        </w:r>
        <w:r w:rsidDel="0067578E">
          <w:rPr>
            <w:i/>
          </w:rPr>
          <w:delText>O</w:delText>
        </w:r>
        <w:r w:rsidDel="0067578E">
          <w:rPr>
            <w:iCs/>
          </w:rPr>
          <w:delText>)</w:delText>
        </w:r>
        <w:r w:rsidRPr="00E77497" w:rsidDel="0067578E">
          <w:delText>.</w:delText>
        </w:r>
      </w:del>
    </w:p>
    <w:p w14:paraId="03F6CA00" w14:textId="77777777" w:rsidR="005D14A5" w:rsidDel="0067578E" w:rsidRDefault="005D14A5" w:rsidP="00232DF8">
      <w:pPr>
        <w:pStyle w:val="Note"/>
        <w:rPr>
          <w:del w:id="5226" w:author="Rev 19 Allen Wirfs-Brock" w:date="2013-09-11T17:51:00Z"/>
        </w:rPr>
      </w:pPr>
      <w:del w:id="5227" w:author="Rev 19 Allen Wirfs-Brock" w:date="2013-09-11T17:51:00Z">
        <w:r w:rsidDel="0067578E">
          <w:delText>NOTE</w:delText>
        </w:r>
        <w:r w:rsidDel="0067578E">
          <w:tab/>
          <w:delText xml:space="preserve">Steps 5 and 6 provide </w:delText>
        </w:r>
        <w:r w:rsidR="006751DF" w:rsidDel="0067578E">
          <w:delText>compatibility</w:delText>
        </w:r>
        <w:r w:rsidDel="0067578E">
          <w:delText xml:space="preserve"> with previous editions of ECMAScript that did not use a @@hasInstance method to define the </w:delText>
        </w:r>
        <w:r w:rsidRPr="007B40AF" w:rsidDel="0067578E">
          <w:rPr>
            <w:rFonts w:ascii="Courier New" w:hAnsi="Courier New" w:cs="Courier New"/>
            <w:b/>
            <w:bCs/>
          </w:rPr>
          <w:delText>in</w:delText>
        </w:r>
        <w:r w:rsidR="006751DF" w:rsidRPr="007B40AF" w:rsidDel="0067578E">
          <w:rPr>
            <w:rFonts w:ascii="Courier New" w:hAnsi="Courier New" w:cs="Courier New"/>
            <w:b/>
            <w:bCs/>
          </w:rPr>
          <w:delText>s</w:delText>
        </w:r>
        <w:r w:rsidRPr="007B40AF" w:rsidDel="0067578E">
          <w:rPr>
            <w:rFonts w:ascii="Courier New" w:hAnsi="Courier New" w:cs="Courier New"/>
            <w:b/>
            <w:bCs/>
          </w:rPr>
          <w:delText>tanceof</w:delText>
        </w:r>
        <w:r w:rsidDel="0067578E">
          <w:delText xml:space="preserve"> operator semantics. If a function object </w:delText>
        </w:r>
        <w:r w:rsidR="006751DF" w:rsidDel="0067578E">
          <w:delText>does not define</w:delText>
        </w:r>
        <w:r w:rsidR="00634874" w:rsidDel="0067578E">
          <w:delText xml:space="preserve"> or inherit</w:delText>
        </w:r>
        <w:r w:rsidR="006751DF" w:rsidDel="0067578E">
          <w:delText xml:space="preserve"> @@hasInstance </w:delText>
        </w:r>
        <w:r w:rsidR="00232DF8" w:rsidDel="0067578E">
          <w:delText>it</w:delText>
        </w:r>
        <w:r w:rsidR="006751DF" w:rsidDel="0067578E">
          <w:delText xml:space="preserve"> </w:delText>
        </w:r>
        <w:r w:rsidR="00634874" w:rsidDel="0067578E">
          <w:delText>uses</w:delText>
        </w:r>
        <w:r w:rsidR="006751DF" w:rsidDel="0067578E">
          <w:delText xml:space="preserve"> the default </w:delText>
        </w:r>
        <w:r w:rsidR="006751DF" w:rsidRPr="007B40AF" w:rsidDel="0067578E">
          <w:rPr>
            <w:rFonts w:ascii="Courier New" w:hAnsi="Courier New" w:cs="Courier New"/>
            <w:b/>
            <w:bCs/>
          </w:rPr>
          <w:delText>instanceof</w:delText>
        </w:r>
        <w:r w:rsidR="006751DF" w:rsidDel="0067578E">
          <w:delText xml:space="preserve"> semantics.</w:delText>
        </w:r>
      </w:del>
    </w:p>
    <w:bookmarkEnd w:id="5203"/>
    <w:bookmarkEnd w:id="5204"/>
    <w:bookmarkEnd w:id="5205"/>
    <w:bookmarkEnd w:id="5206"/>
    <w:bookmarkEnd w:id="5207"/>
    <w:bookmarkEnd w:id="5208"/>
    <w:p w14:paraId="2DB00837" w14:textId="77777777" w:rsidR="004C02EF" w:rsidRPr="00E77497" w:rsidRDefault="004C02EF" w:rsidP="004C02EF">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p>
    <w:p w14:paraId="5537F1E2" w14:textId="77777777"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5E474504" w14:textId="77777777"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14:paraId="6F2F8317" w14:textId="77777777" w:rsidR="003258C2" w:rsidRDefault="0056239B" w:rsidP="003258C2">
      <w:pPr>
        <w:pStyle w:val="Alg4"/>
        <w:numPr>
          <w:ilvl w:val="0"/>
          <w:numId w:val="92"/>
        </w:numPr>
        <w:contextualSpacing/>
      </w:pPr>
      <w:r>
        <w:t>ReturnIfAbrupt(</w:t>
      </w:r>
      <w:r w:rsidRPr="00342FD6">
        <w:rPr>
          <w:i/>
        </w:rPr>
        <w:t>lval</w:t>
      </w:r>
      <w:r>
        <w:t>).</w:t>
      </w:r>
    </w:p>
    <w:p w14:paraId="0CC504FE" w14:textId="77777777"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7D5D2CA8" w14:textId="77777777"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14:paraId="7A87258F" w14:textId="77777777" w:rsidR="00722F95" w:rsidRDefault="00605DF9" w:rsidP="00722F95">
      <w:pPr>
        <w:pStyle w:val="Alg4"/>
        <w:numPr>
          <w:ilvl w:val="0"/>
          <w:numId w:val="92"/>
        </w:numPr>
        <w:contextualSpacing/>
      </w:pPr>
      <w:r>
        <w:t>ReturnIfAbrupt(</w:t>
      </w:r>
      <w:r>
        <w:rPr>
          <w:i/>
        </w:rPr>
        <w:t>r</w:t>
      </w:r>
      <w:r w:rsidRPr="00ED2E78">
        <w:rPr>
          <w:i/>
        </w:rPr>
        <w:t>val</w:t>
      </w:r>
      <w:r>
        <w:t>).</w:t>
      </w:r>
    </w:p>
    <w:p w14:paraId="2DB8DAF5" w14:textId="77777777"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27B4B429" w14:textId="77777777" w:rsidR="004C02EF" w:rsidRPr="00E77497" w:rsidRDefault="004C02EF" w:rsidP="006E1302">
      <w:pPr>
        <w:pStyle w:val="Alg3"/>
        <w:numPr>
          <w:ilvl w:val="0"/>
          <w:numId w:val="92"/>
        </w:numPr>
        <w:spacing w:after="220"/>
      </w:pPr>
      <w:r w:rsidRPr="00E77497">
        <w:t>Return the result</w:t>
      </w:r>
      <w:r w:rsidR="006E1302">
        <w:t xml:space="preserve"> of</w:t>
      </w:r>
      <w:r w:rsidRPr="00E77497">
        <w:t xml:space="preserve"> </w:t>
      </w:r>
      <w:r w:rsidR="00542A13">
        <w:t>HasProperty(</w:t>
      </w:r>
      <w:r w:rsidRPr="00E77497">
        <w:rPr>
          <w:i/>
        </w:rPr>
        <w:t>rval</w:t>
      </w:r>
      <w:r w:rsidR="00542A13">
        <w:t>,</w:t>
      </w:r>
      <w:r w:rsidRPr="00E77497">
        <w:t xml:space="preserve"> </w:t>
      </w:r>
      <w:r w:rsidR="006E1302" w:rsidRPr="00E77497">
        <w:t>To</w:t>
      </w:r>
      <w:r w:rsidR="006E1302">
        <w:t>PropertyKey</w:t>
      </w:r>
      <w:r w:rsidRPr="00E77497">
        <w:t>(</w:t>
      </w:r>
      <w:r w:rsidRPr="00E77497">
        <w:rPr>
          <w:i/>
        </w:rPr>
        <w:t>lval</w:t>
      </w:r>
      <w:r w:rsidRPr="00E77497">
        <w:t>)</w:t>
      </w:r>
      <w:r w:rsidR="00542A13">
        <w:t>)</w:t>
      </w:r>
      <w:r w:rsidRPr="00E77497">
        <w:t>.</w:t>
      </w:r>
    </w:p>
    <w:p w14:paraId="5A70437D" w14:textId="77777777" w:rsidR="0067578E" w:rsidRDefault="0067578E" w:rsidP="006A78DC">
      <w:pPr>
        <w:pStyle w:val="30"/>
        <w:rPr>
          <w:ins w:id="5228" w:author="Rev 19 Allen Wirfs-Brock" w:date="2013-09-11T17:51:00Z"/>
        </w:rPr>
      </w:pPr>
      <w:bookmarkStart w:id="5229" w:name="_Toc368050415"/>
      <w:bookmarkStart w:id="5230" w:name="_Ref368050899"/>
      <w:bookmarkStart w:id="5231" w:name="_Ref440445008"/>
      <w:bookmarkStart w:id="5232" w:name="_Toc472818860"/>
      <w:bookmarkStart w:id="5233" w:name="_Toc235503434"/>
      <w:bookmarkStart w:id="5234" w:name="_Toc241509209"/>
      <w:bookmarkStart w:id="5235" w:name="_Toc244416696"/>
      <w:bookmarkStart w:id="5236" w:name="_Toc276631060"/>
      <w:ins w:id="5237" w:author="Rev 19 Allen Wirfs-Brock" w:date="2013-09-11T17:51:00Z">
        <w:r>
          <w:t>Runtime Semantics: InstanceofOperator(O, C)</w:t>
        </w:r>
        <w:bookmarkEnd w:id="5229"/>
        <w:bookmarkEnd w:id="5230"/>
      </w:ins>
    </w:p>
    <w:p w14:paraId="1FD9EDE6" w14:textId="77777777" w:rsidR="0067578E" w:rsidRPr="00E77497" w:rsidRDefault="0067578E" w:rsidP="0067578E">
      <w:pPr>
        <w:rPr>
          <w:ins w:id="5238" w:author="Rev 19 Allen Wirfs-Brock" w:date="2013-09-11T17:51:00Z"/>
        </w:rPr>
      </w:pPr>
      <w:ins w:id="5239" w:author="Rev 19 Allen Wirfs-Brock" w:date="2013-09-11T17:51:00Z">
        <w:r>
          <w:t>T</w:t>
        </w:r>
        <w:r w:rsidRPr="00675B74">
          <w:t>he</w:t>
        </w:r>
        <w:r w:rsidRPr="000801CC">
          <w:t xml:space="preserve"> </w:t>
        </w:r>
        <w:r>
          <w:t>abstract operation</w:t>
        </w:r>
        <w:r w:rsidRPr="00675B74">
          <w:t xml:space="preserve"> </w:t>
        </w:r>
        <w:r>
          <w:rPr>
            <w:rFonts w:ascii="Times New Roman" w:eastAsia="Times New Roman" w:hAnsi="Times New Roman"/>
            <w:spacing w:val="6"/>
            <w:lang w:eastAsia="en-US"/>
          </w:rPr>
          <w:t>i</w:t>
        </w:r>
        <w:r w:rsidRPr="000801CC">
          <w:rPr>
            <w:rFonts w:ascii="Times New Roman" w:eastAsia="Times New Roman" w:hAnsi="Times New Roman"/>
            <w:spacing w:val="6"/>
            <w:lang w:eastAsia="en-US"/>
          </w:rPr>
          <w:t>nstance</w:t>
        </w:r>
        <w:r>
          <w:rPr>
            <w:rFonts w:ascii="Times New Roman" w:eastAsia="Times New Roman" w:hAnsi="Times New Roman"/>
            <w:spacing w:val="6"/>
            <w:lang w:eastAsia="en-US"/>
          </w:rPr>
          <w:t>ofOperator(</w:t>
        </w:r>
        <w:r w:rsidRPr="005670F3">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w:t>
        </w:r>
        <w:r w:rsidRPr="005670F3">
          <w:rPr>
            <w:rFonts w:ascii="Times New Roman" w:eastAsia="Times New Roman" w:hAnsi="Times New Roman"/>
            <w:i/>
            <w:iCs/>
            <w:spacing w:val="6"/>
            <w:lang w:eastAsia="en-US"/>
          </w:rPr>
          <w:t>C</w:t>
        </w:r>
        <w:r>
          <w:rPr>
            <w:rFonts w:ascii="Times New Roman" w:eastAsia="Times New Roman" w:hAnsi="Times New Roman"/>
            <w:spacing w:val="6"/>
            <w:lang w:eastAsia="en-US"/>
          </w:rPr>
          <w:t>)</w:t>
        </w:r>
        <w:r>
          <w:t xml:space="preserve"> implements the generic algorithm for determining if an object </w:t>
        </w:r>
        <w:r w:rsidRPr="000801CC">
          <w:rPr>
            <w:rFonts w:ascii="Times New Roman" w:eastAsia="Times New Roman" w:hAnsi="Times New Roman"/>
            <w:i/>
            <w:iCs/>
            <w:spacing w:val="6"/>
            <w:lang w:eastAsia="en-US"/>
          </w:rPr>
          <w:t>O</w:t>
        </w:r>
        <w:r>
          <w:t xml:space="preserve"> inherits from the inheritance path defined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ins>
    </w:p>
    <w:p w14:paraId="06886215" w14:textId="77777777" w:rsidR="0067578E" w:rsidRPr="00E77497" w:rsidRDefault="0067578E" w:rsidP="0067578E">
      <w:pPr>
        <w:pStyle w:val="Alg3"/>
        <w:numPr>
          <w:ilvl w:val="0"/>
          <w:numId w:val="1225"/>
        </w:numPr>
        <w:rPr>
          <w:ins w:id="5240" w:author="Rev 19 Allen Wirfs-Brock" w:date="2013-09-11T17:51:00Z"/>
        </w:rPr>
      </w:pPr>
      <w:ins w:id="5241" w:author="Rev 19 Allen Wirfs-Brock" w:date="2013-09-11T17:51:00Z">
        <w:r w:rsidRPr="00E77497">
          <w:t>If Type(</w:t>
        </w:r>
        <w:r>
          <w:rPr>
            <w:i/>
          </w:rPr>
          <w:t>C</w:t>
        </w:r>
        <w:r w:rsidRPr="00E77497">
          <w:t xml:space="preserve">) is not Object, throw a </w:t>
        </w:r>
        <w:r w:rsidRPr="00E77497">
          <w:rPr>
            <w:b/>
          </w:rPr>
          <w:t>TypeError</w:t>
        </w:r>
        <w:r w:rsidRPr="00E77497">
          <w:t xml:space="preserve"> exception.</w:t>
        </w:r>
      </w:ins>
    </w:p>
    <w:p w14:paraId="392764B8" w14:textId="77777777" w:rsidR="0067578E" w:rsidRDefault="0067578E" w:rsidP="0067578E">
      <w:pPr>
        <w:pStyle w:val="Alg3"/>
        <w:numPr>
          <w:ilvl w:val="0"/>
          <w:numId w:val="1225"/>
        </w:numPr>
        <w:rPr>
          <w:ins w:id="5242" w:author="Rev 19 Allen Wirfs-Brock" w:date="2013-09-11T17:51:00Z"/>
        </w:rPr>
      </w:pPr>
      <w:ins w:id="5243" w:author="Rev 19 Allen Wirfs-Brock" w:date="2013-09-11T17:51:00Z">
        <w:r>
          <w:t xml:space="preserve">Let </w:t>
        </w:r>
        <w:r>
          <w:rPr>
            <w:i/>
          </w:rPr>
          <w:t>instOf</w:t>
        </w:r>
        <w:r w:rsidRPr="0035419E">
          <w:rPr>
            <w:i/>
          </w:rPr>
          <w:t>Handler</w:t>
        </w:r>
        <w:r>
          <w:t xml:space="preserve"> be the result of GetMethod(</w:t>
        </w:r>
        <w:r>
          <w:rPr>
            <w:i/>
          </w:rPr>
          <w:t>C</w:t>
        </w:r>
        <w:r>
          <w:t>,@@hasInstance).</w:t>
        </w:r>
      </w:ins>
    </w:p>
    <w:p w14:paraId="374FBD50" w14:textId="77777777" w:rsidR="0067578E" w:rsidRDefault="0067578E" w:rsidP="0067578E">
      <w:pPr>
        <w:pStyle w:val="Alg4"/>
        <w:numPr>
          <w:ilvl w:val="0"/>
          <w:numId w:val="1225"/>
        </w:numPr>
        <w:contextualSpacing/>
        <w:rPr>
          <w:ins w:id="5244" w:author="Rev 19 Allen Wirfs-Brock" w:date="2013-09-11T17:51:00Z"/>
        </w:rPr>
      </w:pPr>
      <w:ins w:id="5245" w:author="Rev 19 Allen Wirfs-Brock" w:date="2013-09-11T17:51:00Z">
        <w:r>
          <w:t>ReturnIfAbrupt(</w:t>
        </w:r>
        <w:r>
          <w:rPr>
            <w:i/>
          </w:rPr>
          <w:t>instOf</w:t>
        </w:r>
        <w:r w:rsidRPr="0035419E">
          <w:rPr>
            <w:i/>
          </w:rPr>
          <w:t>Handler</w:t>
        </w:r>
        <w:r>
          <w:t>).</w:t>
        </w:r>
      </w:ins>
    </w:p>
    <w:p w14:paraId="091E7112" w14:textId="77777777" w:rsidR="0067578E" w:rsidRDefault="0067578E" w:rsidP="0067578E">
      <w:pPr>
        <w:pStyle w:val="Alg3"/>
        <w:numPr>
          <w:ilvl w:val="0"/>
          <w:numId w:val="1225"/>
        </w:numPr>
        <w:rPr>
          <w:ins w:id="5246" w:author="Rev 19 Allen Wirfs-Brock" w:date="2013-09-11T17:51:00Z"/>
        </w:rPr>
      </w:pPr>
      <w:ins w:id="5247" w:author="Rev 19 Allen Wirfs-Brock" w:date="2013-09-11T17:51:00Z">
        <w:r w:rsidRPr="00E77497">
          <w:t xml:space="preserve">If </w:t>
        </w:r>
        <w:r>
          <w:rPr>
            <w:i/>
          </w:rPr>
          <w:t>instOf</w:t>
        </w:r>
        <w:r w:rsidRPr="0035419E">
          <w:rPr>
            <w:i/>
          </w:rPr>
          <w:t>Handler</w:t>
        </w:r>
        <w:r>
          <w:t xml:space="preserve"> is not </w:t>
        </w:r>
        <w:r>
          <w:rPr>
            <w:b/>
            <w:bCs/>
          </w:rPr>
          <w:t>undefined</w:t>
        </w:r>
        <w:r>
          <w:t>, then</w:t>
        </w:r>
      </w:ins>
    </w:p>
    <w:p w14:paraId="6FE46C32" w14:textId="77777777" w:rsidR="0067578E" w:rsidRDefault="0067578E" w:rsidP="0067578E">
      <w:pPr>
        <w:pStyle w:val="Alg3"/>
        <w:numPr>
          <w:ilvl w:val="1"/>
          <w:numId w:val="1225"/>
        </w:numPr>
        <w:rPr>
          <w:ins w:id="5248" w:author="Rev 19 Allen Wirfs-Brock" w:date="2013-09-11T17:51:00Z"/>
        </w:rPr>
      </w:pPr>
      <w:ins w:id="5249" w:author="Rev 19 Allen Wirfs-Brock" w:date="2013-09-11T17:51:00Z">
        <w:r>
          <w:t xml:space="preserve">Let </w:t>
        </w:r>
        <w:r>
          <w:rPr>
            <w:i/>
            <w:iCs/>
          </w:rPr>
          <w:t>result</w:t>
        </w:r>
        <w:r>
          <w:t xml:space="preserve"> be the result of calling the [[Call]] internal method of </w:t>
        </w:r>
        <w:r>
          <w:rPr>
            <w:i/>
          </w:rPr>
          <w:t>instOf</w:t>
        </w:r>
        <w:r w:rsidRPr="0035419E">
          <w:rPr>
            <w:i/>
          </w:rPr>
          <w:t>Handler</w:t>
        </w:r>
        <w:r>
          <w:t xml:space="preserve"> </w:t>
        </w:r>
        <w:r>
          <w:rPr>
            <w:iCs/>
          </w:rPr>
          <w:t>passing</w:t>
        </w:r>
        <w:r w:rsidRPr="006E1302">
          <w:rPr>
            <w:i/>
          </w:rPr>
          <w:t xml:space="preserve"> </w:t>
        </w:r>
        <w:r>
          <w:rPr>
            <w:i/>
          </w:rPr>
          <w:t>C</w:t>
        </w:r>
        <w:r>
          <w:rPr>
            <w:iCs/>
          </w:rPr>
          <w:t xml:space="preserve"> </w:t>
        </w:r>
        <w:r w:rsidRPr="00E77497">
          <w:t xml:space="preserve">as </w:t>
        </w:r>
        <w:r w:rsidRPr="006637C6">
          <w:rPr>
            <w:i/>
          </w:rPr>
          <w:t>this</w:t>
        </w:r>
        <w:r>
          <w:rPr>
            <w:i/>
          </w:rPr>
          <w:t>Argument</w:t>
        </w:r>
        <w:r w:rsidRPr="00E77497">
          <w:t xml:space="preserve"> and </w:t>
        </w:r>
        <w:r>
          <w:rPr>
            <w:iCs/>
          </w:rPr>
          <w:t xml:space="preserve">a new List containing </w:t>
        </w:r>
        <w:r>
          <w:rPr>
            <w:i/>
          </w:rPr>
          <w:t>O</w:t>
        </w:r>
        <w:r>
          <w:rPr>
            <w:iCs/>
          </w:rPr>
          <w:t xml:space="preserve"> as </w:t>
        </w:r>
        <w:r>
          <w:rPr>
            <w:i/>
          </w:rPr>
          <w:t>argumentsList</w:t>
        </w:r>
        <w:r w:rsidRPr="00E77497">
          <w:t>.</w:t>
        </w:r>
      </w:ins>
    </w:p>
    <w:p w14:paraId="29179DE5" w14:textId="77777777" w:rsidR="0067578E" w:rsidRDefault="0067578E" w:rsidP="0067578E">
      <w:pPr>
        <w:pStyle w:val="Alg3"/>
        <w:numPr>
          <w:ilvl w:val="1"/>
          <w:numId w:val="1225"/>
        </w:numPr>
        <w:spacing w:after="220"/>
        <w:contextualSpacing/>
        <w:rPr>
          <w:ins w:id="5250" w:author="Rev 19 Allen Wirfs-Brock" w:date="2013-09-11T17:51:00Z"/>
        </w:rPr>
      </w:pPr>
      <w:ins w:id="5251" w:author="Rev 19 Allen Wirfs-Brock" w:date="2013-09-11T17:51:00Z">
        <w:r>
          <w:t>Return ToBoolean(</w:t>
        </w:r>
        <w:r w:rsidRPr="00232DF8">
          <w:rPr>
            <w:i/>
            <w:iCs/>
          </w:rPr>
          <w:t>result</w:t>
        </w:r>
        <w:r>
          <w:t>).</w:t>
        </w:r>
      </w:ins>
    </w:p>
    <w:p w14:paraId="0A112B0B" w14:textId="77777777" w:rsidR="0067578E" w:rsidRDefault="0067578E" w:rsidP="0067578E">
      <w:pPr>
        <w:pStyle w:val="Alg3"/>
        <w:numPr>
          <w:ilvl w:val="0"/>
          <w:numId w:val="1225"/>
        </w:numPr>
        <w:spacing w:after="220"/>
        <w:contextualSpacing/>
        <w:rPr>
          <w:ins w:id="5252" w:author="Rev 19 Allen Wirfs-Brock" w:date="2013-09-11T17:51:00Z"/>
        </w:rPr>
      </w:pPr>
      <w:ins w:id="5253" w:author="Rev 19 Allen Wirfs-Brock" w:date="2013-09-11T17:51:00Z">
        <w:r>
          <w:t>If IsCallable(</w:t>
        </w:r>
        <w:r w:rsidRPr="005D14A5">
          <w:rPr>
            <w:i/>
            <w:iCs/>
          </w:rPr>
          <w:t>C</w:t>
        </w:r>
        <w:r>
          <w:t xml:space="preserve">) is </w:t>
        </w:r>
        <w:r w:rsidRPr="003F3BD9">
          <w:rPr>
            <w:b/>
            <w:bCs/>
          </w:rPr>
          <w:t>false</w:t>
        </w:r>
        <w:r>
          <w:t xml:space="preserve">, then </w:t>
        </w:r>
        <w:r w:rsidRPr="00E77497">
          <w:t xml:space="preserve">throw a </w:t>
        </w:r>
        <w:r w:rsidRPr="00E77497">
          <w:rPr>
            <w:b/>
          </w:rPr>
          <w:t>TypeError</w:t>
        </w:r>
        <w:r w:rsidRPr="00E77497">
          <w:t xml:space="preserve"> exception.</w:t>
        </w:r>
      </w:ins>
    </w:p>
    <w:p w14:paraId="4FACF819" w14:textId="77777777" w:rsidR="0067578E" w:rsidRPr="00E77497" w:rsidRDefault="0067578E" w:rsidP="0067578E">
      <w:pPr>
        <w:pStyle w:val="Alg3"/>
        <w:numPr>
          <w:ilvl w:val="0"/>
          <w:numId w:val="1225"/>
        </w:numPr>
        <w:spacing w:after="220"/>
        <w:rPr>
          <w:ins w:id="5254" w:author="Rev 19 Allen Wirfs-Brock" w:date="2013-09-11T17:51:00Z"/>
        </w:rPr>
      </w:pPr>
      <w:ins w:id="5255" w:author="Rev 19 Allen Wirfs-Brock" w:date="2013-09-11T17:51:00Z">
        <w:r w:rsidRPr="00E77497">
          <w:t xml:space="preserve">Return the result of </w:t>
        </w:r>
        <w:r>
          <w:t>Ordinary</w:t>
        </w:r>
        <w:r w:rsidRPr="00E77497">
          <w:t>HasInstance</w:t>
        </w:r>
        <w:r>
          <w:t>(</w:t>
        </w:r>
        <w:r>
          <w:rPr>
            <w:i/>
          </w:rPr>
          <w:t>C</w:t>
        </w:r>
        <w:r>
          <w:t>,</w:t>
        </w:r>
        <w:r w:rsidRPr="00E77497">
          <w:t xml:space="preserve"> </w:t>
        </w:r>
        <w:r>
          <w:rPr>
            <w:i/>
          </w:rPr>
          <w:t>O</w:t>
        </w:r>
        <w:r>
          <w:rPr>
            <w:iCs/>
          </w:rPr>
          <w:t>)</w:t>
        </w:r>
        <w:r w:rsidRPr="00E77497">
          <w:t>.</w:t>
        </w:r>
      </w:ins>
    </w:p>
    <w:p w14:paraId="39B6AC47" w14:textId="77777777" w:rsidR="0067578E" w:rsidRDefault="0067578E" w:rsidP="0067578E">
      <w:pPr>
        <w:pStyle w:val="Note"/>
        <w:rPr>
          <w:ins w:id="5256" w:author="Rev 19 Allen Wirfs-Brock" w:date="2013-09-11T17:51:00Z"/>
        </w:rPr>
      </w:pPr>
      <w:ins w:id="5257" w:author="Rev 19 Allen Wirfs-Brock" w:date="2013-09-11T17:51:00Z">
        <w:r>
          <w:t>NOTE</w:t>
        </w:r>
        <w:r>
          <w:tab/>
          <w:t xml:space="preserve">Steps 5 and 6 provide compatibility with previous editions of ECMAScript that did not use a @@hasInstance method to define the </w:t>
        </w:r>
        <w:r w:rsidRPr="007B40AF">
          <w:rPr>
            <w:rFonts w:ascii="Courier New" w:hAnsi="Courier New" w:cs="Courier New"/>
            <w:b/>
            <w:bCs/>
          </w:rPr>
          <w:t>instanceof</w:t>
        </w:r>
        <w:r>
          <w:t xml:space="preserve"> operator semantics. If a function object does not define or inherit @@hasInstance it uses the default </w:t>
        </w:r>
        <w:r w:rsidRPr="007B40AF">
          <w:rPr>
            <w:rFonts w:ascii="Courier New" w:hAnsi="Courier New" w:cs="Courier New"/>
            <w:b/>
            <w:bCs/>
          </w:rPr>
          <w:t>instanceof</w:t>
        </w:r>
        <w:r>
          <w:t xml:space="preserve"> semantics.</w:t>
        </w:r>
      </w:ins>
    </w:p>
    <w:p w14:paraId="2FFBE76D" w14:textId="77777777" w:rsidR="004C02EF" w:rsidRPr="00E77497" w:rsidRDefault="004C02EF" w:rsidP="00D148E9">
      <w:pPr>
        <w:pStyle w:val="20"/>
      </w:pPr>
      <w:bookmarkStart w:id="5258" w:name="_Toc368050416"/>
      <w:r w:rsidRPr="00E77497">
        <w:t>Equality Operator</w:t>
      </w:r>
      <w:bookmarkStart w:id="5259" w:name="_Toc382202864"/>
      <w:bookmarkEnd w:id="5193"/>
      <w:bookmarkEnd w:id="5194"/>
      <w:bookmarkEnd w:id="5195"/>
      <w:bookmarkEnd w:id="5196"/>
      <w:bookmarkEnd w:id="5197"/>
      <w:bookmarkEnd w:id="5198"/>
      <w:bookmarkEnd w:id="5199"/>
      <w:bookmarkEnd w:id="5200"/>
      <w:bookmarkEnd w:id="5201"/>
      <w:bookmarkEnd w:id="5259"/>
      <w:r w:rsidRPr="00E77497">
        <w:t>s</w:t>
      </w:r>
      <w:bookmarkEnd w:id="5231"/>
      <w:bookmarkEnd w:id="5232"/>
      <w:bookmarkEnd w:id="5233"/>
      <w:bookmarkEnd w:id="5234"/>
      <w:bookmarkEnd w:id="5235"/>
      <w:bookmarkEnd w:id="5236"/>
      <w:bookmarkEnd w:id="5258"/>
    </w:p>
    <w:p w14:paraId="6DEA0CF2" w14:textId="77777777" w:rsidR="007813BC" w:rsidRPr="004712DB" w:rsidRDefault="007813BC" w:rsidP="00962DF2">
      <w:pPr>
        <w:pStyle w:val="Note"/>
      </w:pPr>
      <w:r w:rsidRPr="004712DB">
        <w:t>NOTE</w:t>
      </w:r>
      <w:r w:rsidRPr="004712DB">
        <w:tab/>
        <w:t>The result of evaluating an equality operator is always of type Boolean, reflecting whether the relationship named by the operator holds between its two operands.</w:t>
      </w:r>
    </w:p>
    <w:p w14:paraId="46FFA3A3" w14:textId="77777777" w:rsidR="004C02EF" w:rsidRPr="003B4312" w:rsidRDefault="004C02EF" w:rsidP="004C02EF">
      <w:pPr>
        <w:pStyle w:val="Syntax"/>
      </w:pPr>
      <w:r w:rsidRPr="004D1BD1">
        <w:t>Syntax</w:t>
      </w:r>
    </w:p>
    <w:p w14:paraId="58358AA4" w14:textId="77777777" w:rsidR="004C02EF" w:rsidRPr="006B6D0A" w:rsidRDefault="004C02EF" w:rsidP="004C02EF">
      <w:pPr>
        <w:pStyle w:val="SyntaxRule"/>
      </w:pPr>
      <w:r w:rsidRPr="003B4312">
        <w:t xml:space="preserve">EqualityExpression </w:t>
      </w:r>
      <w:r w:rsidRPr="008B7F6F">
        <w:rPr>
          <w:rFonts w:ascii="Arial" w:hAnsi="Arial"/>
          <w:b/>
          <w:i w:val="0"/>
        </w:rPr>
        <w:t>:</w:t>
      </w:r>
    </w:p>
    <w:p w14:paraId="19149B09" w14:textId="77777777" w:rsidR="004C02EF" w:rsidRPr="00E77497" w:rsidRDefault="004C02EF" w:rsidP="001C638E">
      <w:pPr>
        <w:pStyle w:val="SyntaxDefinition"/>
      </w:pPr>
      <w:r w:rsidRPr="006B6D0A">
        <w:t>RelationalExpression</w:t>
      </w:r>
      <w:r w:rsidRPr="006B6D0A">
        <w:br/>
        <w:t>EqualityExpression</w:t>
      </w:r>
      <w:r w:rsidR="000F21F2" w:rsidRPr="007870CC">
        <w:rPr>
          <w:rFonts w:ascii="Courier New" w:hAnsi="Courier New" w:cs="Courier New"/>
          <w:i w:val="0"/>
        </w:rPr>
        <w:t xml:space="preserve"> </w:t>
      </w:r>
      <w:r w:rsidRPr="006B6D0A">
        <w:rPr>
          <w:rFonts w:ascii="Courier New" w:hAnsi="Courier New"/>
          <w:b/>
          <w:i w:val="0"/>
        </w:rPr>
        <w:t>==</w:t>
      </w:r>
      <w:r w:rsidR="000F21F2"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000F21F2" w:rsidRPr="007870CC">
        <w:rPr>
          <w:rFonts w:ascii="Courier New" w:hAnsi="Courier New" w:cs="Courier New"/>
          <w:i w:val="0"/>
        </w:rPr>
        <w:t xml:space="preserve"> </w:t>
      </w:r>
      <w:r w:rsidRPr="00B820AB">
        <w:t>RelationalExpression</w:t>
      </w:r>
      <w:r w:rsidRPr="00B820AB">
        <w:br/>
        <w:t>EqualityExpression</w:t>
      </w:r>
      <w:r w:rsidR="000F21F2" w:rsidRPr="007870CC">
        <w:rPr>
          <w:rFonts w:ascii="Courier New" w:hAnsi="Courier New" w:cs="Courier New"/>
          <w:i w:val="0"/>
        </w:rPr>
        <w:t xml:space="preserve"> </w:t>
      </w:r>
      <w:r w:rsidRPr="00675B74">
        <w:rPr>
          <w:rFonts w:ascii="Courier New" w:hAnsi="Courier New"/>
          <w:b/>
          <w:i w:val="0"/>
        </w:rPr>
        <w:t>===</w:t>
      </w:r>
      <w:r w:rsidR="000F21F2" w:rsidRPr="007870CC">
        <w:rPr>
          <w:rFonts w:ascii="Courier New" w:hAnsi="Courier New" w:cs="Courier New"/>
          <w:i w:val="0"/>
        </w:rPr>
        <w:t xml:space="preserve"> </w:t>
      </w:r>
      <w:r w:rsidRPr="00E77497">
        <w:t>RelationalExpression</w:t>
      </w:r>
      <w:r w:rsidRPr="00E77497">
        <w:br/>
        <w:t>EqualityExpression</w:t>
      </w:r>
      <w:r w:rsidR="000F21F2" w:rsidRPr="00952396">
        <w:rPr>
          <w:rFonts w:ascii="Courier New" w:hAnsi="Courier New" w:cs="Courier New"/>
          <w:i w:val="0"/>
        </w:rPr>
        <w:t xml:space="preserve"> </w:t>
      </w:r>
      <w:r w:rsidRPr="00E77497">
        <w:rPr>
          <w:rFonts w:ascii="Courier New" w:hAnsi="Courier New"/>
          <w:b/>
          <w:i w:val="0"/>
        </w:rPr>
        <w:t>!==</w:t>
      </w:r>
      <w:r w:rsidR="000F21F2" w:rsidRPr="007870CC">
        <w:rPr>
          <w:rFonts w:ascii="Courier New" w:hAnsi="Courier New" w:cs="Courier New"/>
          <w:i w:val="0"/>
        </w:rPr>
        <w:t xml:space="preserve"> </w:t>
      </w:r>
      <w:r w:rsidRPr="00E77497">
        <w:t>RelationalExpression</w:t>
      </w:r>
    </w:p>
    <w:p w14:paraId="468C597F" w14:textId="77777777" w:rsidR="00D00EA4" w:rsidRPr="00E77497" w:rsidRDefault="00D00EA4" w:rsidP="00D00EA4">
      <w:pPr>
        <w:pStyle w:val="SyntaxRule"/>
        <w:rPr>
          <w:ins w:id="5260" w:author="Rev 19 Allen Wirfs-Brock" w:date="2013-09-06T14:26:00Z"/>
        </w:rPr>
      </w:pPr>
      <w:bookmarkStart w:id="5261" w:name="_Toc393690319"/>
      <w:bookmarkStart w:id="5262" w:name="_Toc472818861"/>
      <w:bookmarkStart w:id="5263" w:name="_Toc235503435"/>
      <w:bookmarkStart w:id="5264" w:name="_Toc241509210"/>
      <w:bookmarkStart w:id="5265" w:name="_Toc244416697"/>
      <w:bookmarkStart w:id="5266" w:name="_Toc276631061"/>
      <w:ins w:id="5267" w:author="Rev 19 Allen Wirfs-Brock" w:date="2013-09-06T14:26:00Z">
        <w:r w:rsidRPr="00E77497">
          <w:t xml:space="preserve">EqualityExpressionNoIn </w:t>
        </w:r>
        <w:r w:rsidRPr="00E77497">
          <w:rPr>
            <w:rFonts w:ascii="Arial" w:hAnsi="Arial"/>
            <w:b/>
            <w:i w:val="0"/>
          </w:rPr>
          <w:t>:</w:t>
        </w:r>
      </w:ins>
    </w:p>
    <w:p w14:paraId="115243F1" w14:textId="77777777" w:rsidR="00D00EA4" w:rsidRPr="00E77497" w:rsidRDefault="00D00EA4" w:rsidP="00D00EA4">
      <w:pPr>
        <w:pStyle w:val="SyntaxDefinition"/>
        <w:rPr>
          <w:ins w:id="5268" w:author="Rev 19 Allen Wirfs-Brock" w:date="2013-09-06T14:26:00Z"/>
        </w:rPr>
      </w:pPr>
      <w:ins w:id="5269" w:author="Rev 19 Allen Wirfs-Brock" w:date="2013-09-06T14:26:00Z">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952396">
          <w:t xml:space="preserve"> </w:t>
        </w:r>
      </w:ins>
    </w:p>
    <w:p w14:paraId="1C05301F" w14:textId="77777777" w:rsidR="00D00EA4" w:rsidRPr="00E77497" w:rsidRDefault="00D00EA4" w:rsidP="00D00EA4">
      <w:pPr>
        <w:rPr>
          <w:ins w:id="5270" w:author="Rev 19 Allen Wirfs-Brock" w:date="2013-09-06T14:26:00Z"/>
        </w:rPr>
      </w:pPr>
      <w:ins w:id="5271" w:author="Rev 19 Allen Wirfs-Brock" w:date="2013-09-06T14:26:00Z">
        <w:r w:rsidRPr="00E77497">
          <w:t xml:space="preserve">The semantics of the </w:t>
        </w:r>
        <w:r w:rsidRPr="00E77497">
          <w:rPr>
            <w:rStyle w:val="bnf"/>
          </w:rPr>
          <w:t>EqualityExpressionNoIn</w:t>
        </w:r>
        <w:r w:rsidRPr="00E77497">
          <w:t xml:space="preserve"> productions are the same 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used in place of the contained </w:t>
        </w:r>
        <w:r w:rsidRPr="00E77497">
          <w:rPr>
            <w:rStyle w:val="bnf"/>
          </w:rPr>
          <w:t>EqualityExpression</w:t>
        </w:r>
        <w:r w:rsidRPr="00E77497">
          <w:t xml:space="preserve"> and </w:t>
        </w:r>
        <w:r w:rsidRPr="00E77497">
          <w:rPr>
            <w:rStyle w:val="bnf"/>
          </w:rPr>
          <w:t>RelationalExpression</w:t>
        </w:r>
        <w:r w:rsidRPr="00E77497">
          <w:t>, respectively.</w:t>
        </w:r>
      </w:ins>
    </w:p>
    <w:p w14:paraId="0E13D840" w14:textId="77777777" w:rsidR="00A97CF5" w:rsidRPr="00E77497" w:rsidRDefault="00A97CF5" w:rsidP="006A78DC">
      <w:pPr>
        <w:pStyle w:val="30"/>
      </w:pPr>
      <w:bookmarkStart w:id="5272" w:name="_Ref366742113"/>
      <w:bookmarkStart w:id="5273" w:name="_Toc368050417"/>
      <w:r w:rsidRPr="00E77497">
        <w:t xml:space="preserve">Static Semantics:  </w:t>
      </w:r>
      <w:r w:rsidRPr="00BD6E56">
        <w:rPr>
          <w:lang w:eastAsia="en-US"/>
        </w:rPr>
        <w:t>IsValidSimpleAssignmentTarget</w:t>
      </w:r>
      <w:bookmarkEnd w:id="5272"/>
      <w:bookmarkEnd w:id="5273"/>
    </w:p>
    <w:p w14:paraId="2A5BD190" w14:textId="77777777" w:rsidR="002E15BF" w:rsidRPr="00C81794" w:rsidRDefault="002E15BF" w:rsidP="002E15BF">
      <w:pPr>
        <w:rPr>
          <w:ins w:id="5274" w:author="Rev 19 Allen Wirfs-Brock" w:date="2013-09-12T09:51:00Z"/>
          <w:lang w:eastAsia="en-US"/>
        </w:rPr>
      </w:pPr>
      <w:ins w:id="5275" w:author="Rev 19 Allen Wirfs-Brock" w:date="2013-09-12T09:51: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276" w:author="Rev 19 Allen Wirfs-Brock" w:date="2013-09-12T09:51:00Z">
        <w:r>
          <w:rPr>
            <w:lang w:eastAsia="en-US"/>
          </w:rPr>
          <w:fldChar w:fldCharType="separate"/>
        </w:r>
      </w:ins>
      <w:ins w:id="5277" w:author="Rev 19 Allen Wirfs-Brock" w:date="2013-09-27T13:21:00Z">
        <w:r w:rsidR="00D433E8">
          <w:rPr>
            <w:lang w:eastAsia="en-US"/>
          </w:rPr>
          <w:t>12.1.0.2</w:t>
        </w:r>
      </w:ins>
      <w:ins w:id="527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279" w:author="Rev 19 Allen Wirfs-Brock" w:date="2013-09-12T09:51:00Z">
        <w:r>
          <w:rPr>
            <w:lang w:eastAsia="en-US"/>
          </w:rPr>
          <w:fldChar w:fldCharType="separate"/>
        </w:r>
      </w:ins>
      <w:ins w:id="5280" w:author="Rev 19 Allen Wirfs-Brock" w:date="2013-09-27T13:21:00Z">
        <w:r w:rsidR="00D433E8">
          <w:rPr>
            <w:lang w:eastAsia="en-US"/>
          </w:rPr>
          <w:t>12.1.10.2</w:t>
        </w:r>
      </w:ins>
      <w:ins w:id="528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282" w:author="Rev 19 Allen Wirfs-Brock" w:date="2013-09-12T09:51:00Z">
        <w:r>
          <w:rPr>
            <w:lang w:eastAsia="en-US"/>
          </w:rPr>
          <w:fldChar w:fldCharType="separate"/>
        </w:r>
      </w:ins>
      <w:ins w:id="5283" w:author="Rev 19 Allen Wirfs-Brock" w:date="2013-09-27T13:21:00Z">
        <w:r w:rsidR="00D433E8">
          <w:rPr>
            <w:lang w:eastAsia="en-US"/>
          </w:rPr>
          <w:t>12.2.1.2</w:t>
        </w:r>
      </w:ins>
      <w:ins w:id="528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285" w:author="Rev 19 Allen Wirfs-Brock" w:date="2013-09-12T09:51:00Z">
        <w:r>
          <w:rPr>
            <w:lang w:eastAsia="en-US"/>
          </w:rPr>
          <w:fldChar w:fldCharType="separate"/>
        </w:r>
      </w:ins>
      <w:ins w:id="5286" w:author="Rev 19 Allen Wirfs-Brock" w:date="2013-09-27T13:21:00Z">
        <w:r w:rsidR="00D433E8">
          <w:rPr>
            <w:lang w:eastAsia="en-US"/>
          </w:rPr>
          <w:t>12.3.2</w:t>
        </w:r>
      </w:ins>
      <w:ins w:id="528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288" w:author="Rev 19 Allen Wirfs-Brock" w:date="2013-09-12T09:51:00Z">
        <w:r>
          <w:rPr>
            <w:lang w:eastAsia="en-US"/>
          </w:rPr>
          <w:fldChar w:fldCharType="separate"/>
        </w:r>
      </w:ins>
      <w:ins w:id="5289" w:author="Rev 19 Allen Wirfs-Brock" w:date="2013-09-27T13:21:00Z">
        <w:r w:rsidR="00D433E8">
          <w:rPr>
            <w:lang w:eastAsia="en-US"/>
          </w:rPr>
          <w:t>12.4.2</w:t>
        </w:r>
      </w:ins>
      <w:ins w:id="529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291" w:author="Rev 19 Allen Wirfs-Brock" w:date="2013-09-12T09:51:00Z">
        <w:r>
          <w:rPr>
            <w:lang w:eastAsia="en-US"/>
          </w:rPr>
          <w:fldChar w:fldCharType="separate"/>
        </w:r>
      </w:ins>
      <w:ins w:id="5292" w:author="Rev 19 Allen Wirfs-Brock" w:date="2013-09-27T13:21:00Z">
        <w:r w:rsidR="00D433E8">
          <w:rPr>
            <w:lang w:eastAsia="en-US"/>
          </w:rPr>
          <w:t>12.5.1</w:t>
        </w:r>
      </w:ins>
      <w:ins w:id="5293"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294" w:author="Rev 19 Allen Wirfs-Brock" w:date="2013-09-12T09:51:00Z">
        <w:r>
          <w:rPr>
            <w:lang w:eastAsia="en-US"/>
          </w:rPr>
          <w:fldChar w:fldCharType="separate"/>
        </w:r>
      </w:ins>
      <w:ins w:id="5295" w:author="Rev 19 Allen Wirfs-Brock" w:date="2013-09-27T13:21:00Z">
        <w:r w:rsidR="00D433E8">
          <w:rPr>
            <w:lang w:eastAsia="en-US"/>
          </w:rPr>
          <w:t>12.6.1</w:t>
        </w:r>
      </w:ins>
      <w:ins w:id="5296"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297" w:author="Rev 19 Allen Wirfs-Brock" w:date="2013-09-12T09:51:00Z">
        <w:r>
          <w:rPr>
            <w:lang w:eastAsia="en-US"/>
          </w:rPr>
          <w:fldChar w:fldCharType="separate"/>
        </w:r>
      </w:ins>
      <w:ins w:id="5298" w:author="Rev 19 Allen Wirfs-Brock" w:date="2013-09-27T13:21:00Z">
        <w:r w:rsidR="00D433E8">
          <w:rPr>
            <w:lang w:eastAsia="en-US"/>
          </w:rPr>
          <w:t>12.7.1</w:t>
        </w:r>
      </w:ins>
      <w:ins w:id="5299"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300" w:author="Rev 19 Allen Wirfs-Brock" w:date="2013-09-12T09:51:00Z">
        <w:r>
          <w:rPr>
            <w:lang w:eastAsia="en-US"/>
          </w:rPr>
          <w:fldChar w:fldCharType="separate"/>
        </w:r>
      </w:ins>
      <w:ins w:id="5301" w:author="Rev 19 Allen Wirfs-Brock" w:date="2013-09-27T13:21:00Z">
        <w:r w:rsidR="00D433E8">
          <w:rPr>
            <w:lang w:eastAsia="en-US"/>
          </w:rPr>
          <w:t>12.8.1</w:t>
        </w:r>
      </w:ins>
      <w:ins w:id="5302"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303" w:author="Rev 19 Allen Wirfs-Brock" w:date="2013-09-12T09:51:00Z">
        <w:r>
          <w:rPr>
            <w:lang w:eastAsia="en-US"/>
          </w:rPr>
          <w:fldChar w:fldCharType="separate"/>
        </w:r>
      </w:ins>
      <w:ins w:id="5304" w:author="Rev 19 Allen Wirfs-Brock" w:date="2013-09-27T13:21:00Z">
        <w:r w:rsidR="00D433E8">
          <w:rPr>
            <w:lang w:eastAsia="en-US"/>
          </w:rPr>
          <w:t>12.10.1</w:t>
        </w:r>
      </w:ins>
      <w:ins w:id="5305"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306" w:author="Rev 19 Allen Wirfs-Brock" w:date="2013-09-12T09:51:00Z">
        <w:r>
          <w:rPr>
            <w:lang w:eastAsia="en-US"/>
          </w:rPr>
          <w:fldChar w:fldCharType="separate"/>
        </w:r>
      </w:ins>
      <w:ins w:id="5307" w:author="Rev 19 Allen Wirfs-Brock" w:date="2013-09-27T13:21:00Z">
        <w:r w:rsidR="00D433E8">
          <w:rPr>
            <w:lang w:eastAsia="en-US"/>
          </w:rPr>
          <w:t>12.11.1</w:t>
        </w:r>
      </w:ins>
      <w:ins w:id="530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309" w:author="Rev 19 Allen Wirfs-Brock" w:date="2013-09-12T09:51:00Z">
        <w:r>
          <w:rPr>
            <w:lang w:eastAsia="en-US"/>
          </w:rPr>
          <w:fldChar w:fldCharType="separate"/>
        </w:r>
      </w:ins>
      <w:ins w:id="5310" w:author="Rev 19 Allen Wirfs-Brock" w:date="2013-09-27T13:21:00Z">
        <w:r w:rsidR="00D433E8">
          <w:rPr>
            <w:lang w:eastAsia="en-US"/>
          </w:rPr>
          <w:t>12.12.1</w:t>
        </w:r>
      </w:ins>
      <w:ins w:id="531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312" w:author="Rev 19 Allen Wirfs-Brock" w:date="2013-09-12T09:51:00Z">
        <w:r>
          <w:rPr>
            <w:lang w:eastAsia="en-US"/>
          </w:rPr>
          <w:fldChar w:fldCharType="separate"/>
        </w:r>
      </w:ins>
      <w:ins w:id="5313" w:author="Rev 19 Allen Wirfs-Brock" w:date="2013-09-27T13:21:00Z">
        <w:r w:rsidR="00D433E8">
          <w:rPr>
            <w:lang w:eastAsia="en-US"/>
          </w:rPr>
          <w:t>12.13.2</w:t>
        </w:r>
      </w:ins>
      <w:ins w:id="531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315" w:author="Rev 19 Allen Wirfs-Brock" w:date="2013-09-12T09:51:00Z">
        <w:r>
          <w:rPr>
            <w:lang w:eastAsia="en-US"/>
          </w:rPr>
          <w:fldChar w:fldCharType="separate"/>
        </w:r>
      </w:ins>
      <w:ins w:id="5316" w:author="Rev 19 Allen Wirfs-Brock" w:date="2013-09-27T13:21:00Z">
        <w:r w:rsidR="00D433E8">
          <w:rPr>
            <w:lang w:eastAsia="en-US"/>
          </w:rPr>
          <w:t>12.14.1</w:t>
        </w:r>
      </w:ins>
      <w:ins w:id="5317" w:author="Rev 19 Allen Wirfs-Brock" w:date="2013-09-12T09:51:00Z">
        <w:r>
          <w:rPr>
            <w:lang w:eastAsia="en-US"/>
          </w:rPr>
          <w:fldChar w:fldCharType="end"/>
        </w:r>
      </w:ins>
    </w:p>
    <w:p w14:paraId="1F8351A3" w14:textId="77777777" w:rsidR="00A97CF5" w:rsidRPr="006B6D0A" w:rsidRDefault="00A97CF5" w:rsidP="00A97CF5">
      <w:pPr>
        <w:pStyle w:val="SyntaxRule"/>
      </w:pPr>
      <w:r w:rsidRPr="003B4312">
        <w:t xml:space="preserve">EqualityExpression </w:t>
      </w:r>
      <w:r w:rsidRPr="008B7F6F">
        <w:rPr>
          <w:rFonts w:ascii="Arial" w:hAnsi="Arial"/>
          <w:b/>
          <w:i w:val="0"/>
        </w:rPr>
        <w:t>:</w:t>
      </w:r>
    </w:p>
    <w:p w14:paraId="0BDFA945" w14:textId="77777777" w:rsidR="00A97CF5" w:rsidRPr="00E77497" w:rsidRDefault="00A97CF5" w:rsidP="001C638E">
      <w:pPr>
        <w:pStyle w:val="SyntaxDefinition"/>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14:paraId="1E6D6162" w14:textId="77777777" w:rsidR="00A97CF5" w:rsidRPr="00E77497" w:rsidRDefault="00A97CF5" w:rsidP="00A97CF5">
      <w:pPr>
        <w:pStyle w:val="Alg4"/>
        <w:numPr>
          <w:ilvl w:val="0"/>
          <w:numId w:val="975"/>
        </w:numPr>
        <w:spacing w:after="220"/>
        <w:contextualSpacing/>
      </w:pPr>
      <w:r w:rsidRPr="00E77497">
        <w:t xml:space="preserve">Return </w:t>
      </w:r>
      <w:r w:rsidRPr="00BD6E56">
        <w:rPr>
          <w:b/>
        </w:rPr>
        <w:t>false</w:t>
      </w:r>
      <w:r w:rsidRPr="00E77497">
        <w:t>.</w:t>
      </w:r>
    </w:p>
    <w:p w14:paraId="653DB19C" w14:textId="77777777" w:rsidR="00B85690" w:rsidRPr="00E77497" w:rsidDel="0067578E" w:rsidRDefault="00B85690">
      <w:pPr>
        <w:pStyle w:val="30"/>
        <w:rPr>
          <w:del w:id="5318" w:author="Rev 19 Allen Wirfs-Brock" w:date="2013-09-11T17:53:00Z"/>
        </w:rPr>
      </w:pPr>
      <w:del w:id="5319" w:author="Rev 19 Allen Wirfs-Brock" w:date="2013-09-11T17:53:00Z">
        <w:r w:rsidRPr="00E77497" w:rsidDel="0067578E">
          <w:delText>Runtime Semantics</w:delText>
        </w:r>
        <w:bookmarkStart w:id="5320" w:name="_Toc368034418"/>
        <w:bookmarkStart w:id="5321" w:name="_Toc368049641"/>
        <w:bookmarkStart w:id="5322" w:name="_Toc368050418"/>
        <w:bookmarkEnd w:id="5320"/>
        <w:bookmarkEnd w:id="5321"/>
        <w:bookmarkEnd w:id="5322"/>
      </w:del>
    </w:p>
    <w:p w14:paraId="0AD392AE" w14:textId="77777777" w:rsidR="00B85690" w:rsidRPr="00E77497" w:rsidRDefault="00B85690" w:rsidP="006A78DC">
      <w:pPr>
        <w:pStyle w:val="30"/>
        <w:rPr>
          <w:rFonts w:ascii="Helvetica" w:hAnsi="Helvetica"/>
        </w:rPr>
      </w:pPr>
      <w:bookmarkStart w:id="5323" w:name="_Toc368050419"/>
      <w:r w:rsidRPr="00E77497">
        <w:rPr>
          <w:rFonts w:ascii="Helvetica" w:hAnsi="Helvetica"/>
        </w:rPr>
        <w:t xml:space="preserve">Runtime Semantics: </w:t>
      </w:r>
      <w:r w:rsidRPr="00E77497">
        <w:rPr>
          <w:rFonts w:ascii="Helvetica" w:hAnsi="Helvetica"/>
          <w:spacing w:val="6"/>
        </w:rPr>
        <w:t>Evaluation</w:t>
      </w:r>
      <w:bookmarkEnd w:id="5323"/>
    </w:p>
    <w:bookmarkEnd w:id="5261"/>
    <w:bookmarkEnd w:id="5262"/>
    <w:bookmarkEnd w:id="5263"/>
    <w:bookmarkEnd w:id="5264"/>
    <w:bookmarkEnd w:id="5265"/>
    <w:bookmarkEnd w:id="5266"/>
    <w:p w14:paraId="71AECAFD" w14:textId="77777777" w:rsidR="004C02EF" w:rsidRPr="00E65A34" w:rsidRDefault="004C02EF" w:rsidP="004C02EF">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p>
    <w:p w14:paraId="59AE4B70" w14:textId="77777777"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14:paraId="0E90E786" w14:textId="77777777"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14:paraId="680EBF5E" w14:textId="77777777" w:rsidR="003258C2" w:rsidRDefault="0056239B" w:rsidP="003258C2">
      <w:pPr>
        <w:pStyle w:val="Alg4"/>
        <w:numPr>
          <w:ilvl w:val="0"/>
          <w:numId w:val="93"/>
        </w:numPr>
        <w:contextualSpacing/>
      </w:pPr>
      <w:r>
        <w:t>ReturnIfAbrupt(</w:t>
      </w:r>
      <w:r w:rsidRPr="00342FD6">
        <w:rPr>
          <w:i/>
        </w:rPr>
        <w:t>lval</w:t>
      </w:r>
      <w:r>
        <w:t>).</w:t>
      </w:r>
    </w:p>
    <w:p w14:paraId="18D06220" w14:textId="77777777"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0D512B76" w14:textId="77777777"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14:paraId="7DFD0C6E" w14:textId="77777777" w:rsidR="00EA1B5F" w:rsidRDefault="00EA1B5F" w:rsidP="00EA1B5F">
      <w:pPr>
        <w:pStyle w:val="Alg4"/>
        <w:numPr>
          <w:ilvl w:val="0"/>
          <w:numId w:val="93"/>
        </w:numPr>
        <w:contextualSpacing/>
      </w:pPr>
      <w:r>
        <w:t>ReturnIfAbrupt(</w:t>
      </w:r>
      <w:r>
        <w:rPr>
          <w:i/>
        </w:rPr>
        <w:t>rval</w:t>
      </w:r>
      <w:r>
        <w:t>).</w:t>
      </w:r>
    </w:p>
    <w:p w14:paraId="6FD2CB7F" w14:textId="77777777" w:rsidR="004C02EF" w:rsidRPr="00E77497" w:rsidRDefault="004C02EF" w:rsidP="00102782">
      <w:pPr>
        <w:pStyle w:val="Alg3"/>
        <w:numPr>
          <w:ilvl w:val="0"/>
          <w:numId w:val="93"/>
        </w:numPr>
        <w:spacing w:after="220"/>
      </w:pPr>
      <w:r w:rsidRPr="00E77497">
        <w:t xml:space="preserve">Return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14:paraId="04D5CAF1" w14:textId="77777777"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14:paraId="18D72026" w14:textId="77777777"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0FF905CF" w14:textId="77777777"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14:paraId="5F608BEC" w14:textId="77777777" w:rsidR="00722F95" w:rsidRDefault="0056239B" w:rsidP="00722F95">
      <w:pPr>
        <w:pStyle w:val="Alg4"/>
        <w:numPr>
          <w:ilvl w:val="0"/>
          <w:numId w:val="94"/>
        </w:numPr>
        <w:contextualSpacing/>
      </w:pPr>
      <w:r>
        <w:t>ReturnIfAbrupt(</w:t>
      </w:r>
      <w:r w:rsidRPr="00342FD6">
        <w:rPr>
          <w:i/>
        </w:rPr>
        <w:t>lval</w:t>
      </w:r>
      <w:r>
        <w:t>).</w:t>
      </w:r>
    </w:p>
    <w:p w14:paraId="15E4BFA5" w14:textId="77777777"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0398C76E" w14:textId="77777777"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14:paraId="17277A11" w14:textId="77777777" w:rsidR="00722F95" w:rsidRDefault="0034651E" w:rsidP="00722F95">
      <w:pPr>
        <w:pStyle w:val="Alg4"/>
        <w:numPr>
          <w:ilvl w:val="0"/>
          <w:numId w:val="94"/>
        </w:numPr>
        <w:contextualSpacing/>
      </w:pPr>
      <w:r>
        <w:t>ReturnIfAbrupt(</w:t>
      </w:r>
      <w:r>
        <w:rPr>
          <w:i/>
        </w:rPr>
        <w:t>rval</w:t>
      </w:r>
      <w:r>
        <w:t>).</w:t>
      </w:r>
    </w:p>
    <w:p w14:paraId="60828D01" w14:textId="77777777" w:rsidR="004C02EF" w:rsidRPr="00E77497" w:rsidRDefault="004C02EF" w:rsidP="00102782">
      <w:pPr>
        <w:pStyle w:val="Alg3"/>
        <w:numPr>
          <w:ilvl w:val="0"/>
          <w:numId w:val="94"/>
        </w:numPr>
      </w:pPr>
      <w:r w:rsidRPr="00E77497">
        <w:t xml:space="preserve">Let </w:t>
      </w:r>
      <w:r w:rsidRPr="00E77497">
        <w:rPr>
          <w:i/>
        </w:rPr>
        <w:t>r</w:t>
      </w:r>
      <w:r w:rsidRPr="00E77497">
        <w:t xml:space="preserve"> be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14:paraId="0B684D5D" w14:textId="77777777"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5324" w:name="_Ref393523209"/>
      <w:bookmarkStart w:id="5325" w:name="_Toc393690321"/>
      <w:r w:rsidRPr="00E77497">
        <w:t>.</w:t>
      </w:r>
      <w:bookmarkStart w:id="5326" w:name="_Ref424533194"/>
    </w:p>
    <w:p w14:paraId="3B6C8EC6" w14:textId="77777777" w:rsidR="004C02EF" w:rsidRPr="00B820AB" w:rsidRDefault="004C02EF" w:rsidP="004C02EF">
      <w:bookmarkStart w:id="5327" w:name="_Toc375031190"/>
      <w:bookmarkStart w:id="5328" w:name="_Ref378391680"/>
      <w:bookmarkStart w:id="5329" w:name="_Toc381513703"/>
      <w:bookmarkStart w:id="5330" w:name="_Toc382202865"/>
      <w:bookmarkStart w:id="5331" w:name="_Toc382212225"/>
      <w:bookmarkStart w:id="5332" w:name="_Toc382212654"/>
      <w:bookmarkStart w:id="5333" w:name="_Toc382291570"/>
      <w:bookmarkStart w:id="5334" w:name="_Toc385672219"/>
      <w:bookmarkStart w:id="5335" w:name="_Toc393690322"/>
      <w:bookmarkStart w:id="5336" w:name="_Toc398440770"/>
      <w:bookmarkStart w:id="5337" w:name="_Toc403317150"/>
      <w:bookmarkStart w:id="5338" w:name="_Toc403362705"/>
      <w:bookmarkEnd w:id="5324"/>
      <w:bookmarkEnd w:id="5325"/>
      <w:bookmarkEnd w:id="5326"/>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p>
    <w:p w14:paraId="4EAE1F4A" w14:textId="77777777"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08F3402A" w14:textId="77777777"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14:paraId="76F13C68" w14:textId="77777777" w:rsidR="00722F95" w:rsidRDefault="00605DF9" w:rsidP="00722F95">
      <w:pPr>
        <w:pStyle w:val="Alg4"/>
        <w:numPr>
          <w:ilvl w:val="0"/>
          <w:numId w:val="96"/>
        </w:numPr>
        <w:contextualSpacing/>
      </w:pPr>
      <w:r>
        <w:t>ReturnIfAbrupt(</w:t>
      </w:r>
      <w:r>
        <w:rPr>
          <w:i/>
        </w:rPr>
        <w:t>l</w:t>
      </w:r>
      <w:r w:rsidRPr="00ED2E78">
        <w:rPr>
          <w:i/>
        </w:rPr>
        <w:t>val</w:t>
      </w:r>
      <w:r>
        <w:t>)</w:t>
      </w:r>
    </w:p>
    <w:p w14:paraId="1FA767FB" w14:textId="77777777"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744CC7F2" w14:textId="77777777"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14:paraId="409F7EDB" w14:textId="77777777" w:rsidR="00EA1B5F" w:rsidRDefault="00EA1B5F" w:rsidP="00EA1B5F">
      <w:pPr>
        <w:pStyle w:val="Alg4"/>
        <w:numPr>
          <w:ilvl w:val="0"/>
          <w:numId w:val="96"/>
        </w:numPr>
        <w:contextualSpacing/>
      </w:pPr>
      <w:r>
        <w:t>ReturnIfAbrupt(</w:t>
      </w:r>
      <w:r>
        <w:rPr>
          <w:i/>
        </w:rPr>
        <w:t>rval</w:t>
      </w:r>
      <w:r>
        <w:t>).</w:t>
      </w:r>
    </w:p>
    <w:p w14:paraId="41D27FC9" w14:textId="77777777" w:rsidR="004C02EF" w:rsidRPr="00E77497" w:rsidRDefault="004C02EF" w:rsidP="00621C54">
      <w:pPr>
        <w:pStyle w:val="Alg3"/>
        <w:numPr>
          <w:ilvl w:val="0"/>
          <w:numId w:val="96"/>
        </w:numPr>
        <w:spacing w:after="220"/>
      </w:pPr>
      <w:r w:rsidRPr="00E77497">
        <w:t xml:space="preserve">Return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14:paraId="437D0EE5" w14:textId="77777777"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14:paraId="2FB14EF8" w14:textId="77777777"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402F4986" w14:textId="77777777"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14:paraId="712473D1" w14:textId="77777777" w:rsidR="00722F95" w:rsidRDefault="0056239B" w:rsidP="00722F95">
      <w:pPr>
        <w:pStyle w:val="Alg4"/>
        <w:numPr>
          <w:ilvl w:val="0"/>
          <w:numId w:val="98"/>
        </w:numPr>
        <w:contextualSpacing/>
      </w:pPr>
      <w:r>
        <w:t>ReturnIfAbrupt(</w:t>
      </w:r>
      <w:r w:rsidRPr="00342FD6">
        <w:rPr>
          <w:i/>
        </w:rPr>
        <w:t>lval</w:t>
      </w:r>
      <w:r>
        <w:t>).</w:t>
      </w:r>
    </w:p>
    <w:p w14:paraId="1E7C0679" w14:textId="77777777"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17111904" w14:textId="77777777"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14:paraId="05F965C1" w14:textId="77777777" w:rsidR="00EA1B5F" w:rsidRDefault="00EA1B5F" w:rsidP="00EA1B5F">
      <w:pPr>
        <w:pStyle w:val="Alg4"/>
        <w:numPr>
          <w:ilvl w:val="0"/>
          <w:numId w:val="98"/>
        </w:numPr>
        <w:contextualSpacing/>
      </w:pPr>
      <w:r>
        <w:t>ReturnIfAbrupt(</w:t>
      </w:r>
      <w:r>
        <w:rPr>
          <w:i/>
        </w:rPr>
        <w:t>r</w:t>
      </w:r>
      <w:r w:rsidR="0092308F">
        <w:rPr>
          <w:i/>
        </w:rPr>
        <w:t>val</w:t>
      </w:r>
      <w:r>
        <w:t>).</w:t>
      </w:r>
    </w:p>
    <w:p w14:paraId="4BC15289" w14:textId="77777777" w:rsidR="004C02EF" w:rsidRPr="00E77497" w:rsidRDefault="004C02EF" w:rsidP="00102782">
      <w:pPr>
        <w:pStyle w:val="Alg3"/>
        <w:numPr>
          <w:ilvl w:val="0"/>
          <w:numId w:val="98"/>
        </w:numPr>
      </w:pPr>
      <w:r w:rsidRPr="00E77497">
        <w:t xml:space="preserve">Let </w:t>
      </w:r>
      <w:r w:rsidRPr="00E77497">
        <w:rPr>
          <w:i/>
        </w:rPr>
        <w:t>r</w:t>
      </w:r>
      <w:r w:rsidRPr="00E77497">
        <w:t xml:space="preserve"> be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14:paraId="52883F2A" w14:textId="77777777"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4FEC0F97" w14:textId="77777777" w:rsidR="002021D1" w:rsidRPr="00E77497" w:rsidRDefault="002021D1" w:rsidP="002021D1">
      <w:pPr>
        <w:pStyle w:val="Note"/>
        <w:spacing w:after="60"/>
        <w:rPr>
          <w:szCs w:val="18"/>
        </w:rPr>
      </w:pPr>
      <w:bookmarkStart w:id="5339" w:name="_Ref440445026"/>
      <w:bookmarkStart w:id="5340" w:name="_Toc472818867"/>
      <w:bookmarkStart w:id="5341" w:name="_Toc235503441"/>
      <w:bookmarkStart w:id="5342" w:name="_Toc241509216"/>
      <w:bookmarkStart w:id="5343" w:name="_Toc244416703"/>
      <w:bookmarkStart w:id="5344" w:name="_Toc276631067"/>
      <w:bookmarkEnd w:id="5327"/>
      <w:bookmarkEnd w:id="5328"/>
      <w:bookmarkEnd w:id="5329"/>
      <w:bookmarkEnd w:id="5330"/>
      <w:bookmarkEnd w:id="5331"/>
      <w:bookmarkEnd w:id="5332"/>
      <w:bookmarkEnd w:id="5333"/>
      <w:bookmarkEnd w:id="5334"/>
      <w:bookmarkEnd w:id="5335"/>
      <w:bookmarkEnd w:id="5336"/>
      <w:bookmarkEnd w:id="5337"/>
      <w:bookmarkEnd w:id="5338"/>
      <w:r w:rsidRPr="00E77497">
        <w:rPr>
          <w:szCs w:val="18"/>
        </w:rPr>
        <w:t>NOTE 1</w:t>
      </w:r>
      <w:r w:rsidRPr="00E77497">
        <w:rPr>
          <w:szCs w:val="18"/>
        </w:rPr>
        <w:tab/>
        <w:t>Given the above definition of equality:</w:t>
      </w:r>
    </w:p>
    <w:p w14:paraId="2E1EEBD3" w14:textId="77777777" w:rsidR="002021D1" w:rsidRPr="00E77497" w:rsidRDefault="002021D1" w:rsidP="002021D1">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7349BA91" w14:textId="77777777" w:rsidR="002021D1" w:rsidRPr="00E77497" w:rsidRDefault="002021D1" w:rsidP="002021D1">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6E87405D" w14:textId="77777777" w:rsidR="002021D1" w:rsidRPr="00E77497" w:rsidRDefault="002021D1" w:rsidP="002021D1">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55BD1B02" w14:textId="77777777" w:rsidR="002021D1" w:rsidRPr="00E77497" w:rsidRDefault="002021D1" w:rsidP="002021D1">
      <w:pPr>
        <w:pStyle w:val="Note"/>
        <w:spacing w:after="60"/>
        <w:contextualSpacing/>
        <w:rPr>
          <w:szCs w:val="18"/>
        </w:rPr>
      </w:pPr>
      <w:r w:rsidRPr="00E77497">
        <w:rPr>
          <w:szCs w:val="18"/>
        </w:rPr>
        <w:t>NOTE 2</w:t>
      </w:r>
      <w:r w:rsidRPr="00E77497">
        <w:rPr>
          <w:szCs w:val="18"/>
        </w:rPr>
        <w:tab/>
        <w:t>The equality operators maintain the following invariants:</w:t>
      </w:r>
    </w:p>
    <w:p w14:paraId="52C1F2DE" w14:textId="77777777" w:rsidR="002021D1" w:rsidRPr="00E77497" w:rsidRDefault="002021D1" w:rsidP="002021D1">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758F1200" w14:textId="77777777" w:rsidR="002021D1" w:rsidRPr="00E77497" w:rsidRDefault="002021D1" w:rsidP="002021D1">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0CB284A9" w14:textId="77777777" w:rsidR="002021D1" w:rsidRPr="00E77497" w:rsidRDefault="002021D1" w:rsidP="002021D1">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37980835" w14:textId="77777777" w:rsidR="002021D1" w:rsidRPr="00E77497" w:rsidRDefault="002021D1" w:rsidP="002021D1">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5E7FB7A9" w14:textId="77777777" w:rsidR="002021D1" w:rsidRPr="00E77497" w:rsidRDefault="002021D1" w:rsidP="002021D1">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64B5C980" w14:textId="77777777" w:rsidR="002021D1" w:rsidRPr="00E77497" w:rsidRDefault="002021D1" w:rsidP="002021D1">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14:paraId="2D001E0D" w14:textId="77777777" w:rsidR="004C02EF" w:rsidRPr="00E77497" w:rsidRDefault="004C02EF" w:rsidP="00D148E9">
      <w:pPr>
        <w:pStyle w:val="20"/>
      </w:pPr>
      <w:bookmarkStart w:id="5345" w:name="_Toc361663241"/>
      <w:bookmarkStart w:id="5346" w:name="_Toc361665084"/>
      <w:bookmarkStart w:id="5347" w:name="_Toc361666924"/>
      <w:bookmarkStart w:id="5348" w:name="_Toc361668753"/>
      <w:bookmarkStart w:id="5349" w:name="_Toc364934775"/>
      <w:bookmarkStart w:id="5350" w:name="_Toc365474019"/>
      <w:bookmarkStart w:id="5351" w:name="_Toc361663249"/>
      <w:bookmarkStart w:id="5352" w:name="_Toc361665092"/>
      <w:bookmarkStart w:id="5353" w:name="_Toc361666932"/>
      <w:bookmarkStart w:id="5354" w:name="_Toc361668761"/>
      <w:bookmarkStart w:id="5355" w:name="_Toc364934783"/>
      <w:bookmarkStart w:id="5356" w:name="_Toc365474027"/>
      <w:bookmarkStart w:id="5357" w:name="_Toc368050420"/>
      <w:bookmarkEnd w:id="5345"/>
      <w:bookmarkEnd w:id="5346"/>
      <w:bookmarkEnd w:id="5347"/>
      <w:bookmarkEnd w:id="5348"/>
      <w:bookmarkEnd w:id="5349"/>
      <w:bookmarkEnd w:id="5350"/>
      <w:bookmarkEnd w:id="5351"/>
      <w:bookmarkEnd w:id="5352"/>
      <w:bookmarkEnd w:id="5353"/>
      <w:bookmarkEnd w:id="5354"/>
      <w:bookmarkEnd w:id="5355"/>
      <w:bookmarkEnd w:id="5356"/>
      <w:r w:rsidRPr="00E77497">
        <w:t>Binary Bitwise Operator</w:t>
      </w:r>
      <w:bookmarkStart w:id="5358" w:name="_Toc382202866"/>
      <w:bookmarkEnd w:id="5358"/>
      <w:r w:rsidRPr="00E77497">
        <w:t>s</w:t>
      </w:r>
      <w:bookmarkEnd w:id="5339"/>
      <w:bookmarkEnd w:id="5340"/>
      <w:bookmarkEnd w:id="5341"/>
      <w:bookmarkEnd w:id="5342"/>
      <w:bookmarkEnd w:id="5343"/>
      <w:bookmarkEnd w:id="5344"/>
      <w:bookmarkEnd w:id="5357"/>
    </w:p>
    <w:p w14:paraId="788D976F" w14:textId="77777777" w:rsidR="004C02EF" w:rsidRPr="00E77497" w:rsidRDefault="004C02EF" w:rsidP="004C02EF">
      <w:pPr>
        <w:pStyle w:val="Syntax"/>
      </w:pPr>
      <w:r w:rsidRPr="00E77497">
        <w:t>Syntax</w:t>
      </w:r>
    </w:p>
    <w:p w14:paraId="6AF77ECC" w14:textId="77777777" w:rsidR="004C02EF" w:rsidRPr="00E77497" w:rsidRDefault="004C02EF" w:rsidP="004C02EF">
      <w:pPr>
        <w:pStyle w:val="SyntaxRule"/>
      </w:pPr>
      <w:r w:rsidRPr="00E77497">
        <w:t xml:space="preserve">BitwiseANDExpression </w:t>
      </w:r>
      <w:r w:rsidRPr="00E77497">
        <w:rPr>
          <w:rFonts w:ascii="Arial" w:hAnsi="Arial"/>
          <w:b/>
          <w:i w:val="0"/>
        </w:rPr>
        <w:t>:</w:t>
      </w:r>
    </w:p>
    <w:p w14:paraId="33C85384" w14:textId="77777777"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14:paraId="2738CF17" w14:textId="77777777" w:rsidR="00D00EA4" w:rsidRPr="00E77497" w:rsidRDefault="00D00EA4" w:rsidP="00D00EA4">
      <w:pPr>
        <w:pStyle w:val="SyntaxRule"/>
        <w:rPr>
          <w:ins w:id="5359" w:author="Rev 19 Allen Wirfs-Brock" w:date="2013-09-06T14:28:00Z"/>
        </w:rPr>
      </w:pPr>
      <w:ins w:id="5360" w:author="Rev 19 Allen Wirfs-Brock" w:date="2013-09-06T14:28:00Z">
        <w:r w:rsidRPr="00E77497">
          <w:t xml:space="preserve">BitwiseANDExpressionNoIn </w:t>
        </w:r>
        <w:r w:rsidRPr="00E77497">
          <w:rPr>
            <w:rFonts w:ascii="Arial" w:hAnsi="Arial"/>
            <w:b/>
            <w:i w:val="0"/>
          </w:rPr>
          <w:t>:</w:t>
        </w:r>
      </w:ins>
    </w:p>
    <w:p w14:paraId="496D5A8E" w14:textId="77777777" w:rsidR="00D00EA4" w:rsidRPr="00E77497" w:rsidRDefault="00D00EA4" w:rsidP="00D00EA4">
      <w:pPr>
        <w:pStyle w:val="SyntaxDefinition"/>
        <w:rPr>
          <w:ins w:id="5361" w:author="Rev 19 Allen Wirfs-Brock" w:date="2013-09-06T14:28:00Z"/>
        </w:rPr>
      </w:pPr>
      <w:ins w:id="5362" w:author="Rev 19 Allen Wirfs-Brock" w:date="2013-09-06T14:28:00Z">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ins>
    </w:p>
    <w:p w14:paraId="0337D215" w14:textId="77777777" w:rsidR="004C02EF" w:rsidRPr="00E77497" w:rsidRDefault="004C02EF" w:rsidP="004C02EF">
      <w:pPr>
        <w:pStyle w:val="SyntaxRule"/>
      </w:pPr>
      <w:r w:rsidRPr="00E77497">
        <w:t xml:space="preserve">BitwiseXORExpression </w:t>
      </w:r>
      <w:r w:rsidRPr="00E77497">
        <w:rPr>
          <w:rFonts w:ascii="Arial" w:hAnsi="Arial"/>
          <w:b/>
          <w:i w:val="0"/>
        </w:rPr>
        <w:t>:</w:t>
      </w:r>
    </w:p>
    <w:p w14:paraId="0F83109A" w14:textId="77777777"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3220946D" w14:textId="77777777" w:rsidR="00D00EA4" w:rsidRPr="00E77497" w:rsidRDefault="00D00EA4" w:rsidP="00D00EA4">
      <w:pPr>
        <w:pStyle w:val="SyntaxRule"/>
        <w:rPr>
          <w:ins w:id="5363" w:author="Rev 19 Allen Wirfs-Brock" w:date="2013-09-06T14:28:00Z"/>
        </w:rPr>
      </w:pPr>
      <w:ins w:id="5364" w:author="Rev 19 Allen Wirfs-Brock" w:date="2013-09-06T14:28:00Z">
        <w:r w:rsidRPr="00E77497">
          <w:t xml:space="preserve">BitwiseXORExpressionNoIn </w:t>
        </w:r>
        <w:r w:rsidRPr="00E77497">
          <w:rPr>
            <w:rFonts w:ascii="Arial" w:hAnsi="Arial"/>
            <w:b/>
            <w:i w:val="0"/>
          </w:rPr>
          <w:t>:</w:t>
        </w:r>
      </w:ins>
    </w:p>
    <w:p w14:paraId="26EAF816" w14:textId="77777777" w:rsidR="00D00EA4" w:rsidRPr="00E77497" w:rsidRDefault="00D00EA4" w:rsidP="00D00EA4">
      <w:pPr>
        <w:pStyle w:val="SyntaxDefinition"/>
        <w:rPr>
          <w:ins w:id="5365" w:author="Rev 19 Allen Wirfs-Brock" w:date="2013-09-06T14:28:00Z"/>
        </w:rPr>
      </w:pPr>
      <w:ins w:id="5366" w:author="Rev 19 Allen Wirfs-Brock" w:date="2013-09-06T14:28:00Z">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ins>
    </w:p>
    <w:p w14:paraId="1F3C1958" w14:textId="77777777" w:rsidR="004C02EF" w:rsidRPr="00E77497" w:rsidRDefault="004C02EF" w:rsidP="004C02EF">
      <w:pPr>
        <w:pStyle w:val="SyntaxRule"/>
      </w:pPr>
      <w:r w:rsidRPr="00E77497">
        <w:t xml:space="preserve">BitwiseORExpression </w:t>
      </w:r>
      <w:r w:rsidRPr="00E77497">
        <w:rPr>
          <w:rFonts w:ascii="Arial" w:hAnsi="Arial"/>
          <w:b/>
          <w:i w:val="0"/>
        </w:rPr>
        <w:t>:</w:t>
      </w:r>
    </w:p>
    <w:p w14:paraId="5FA50508" w14:textId="77777777"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58BEE95C" w14:textId="77777777" w:rsidR="00D00EA4" w:rsidRPr="00E77497" w:rsidRDefault="00D00EA4" w:rsidP="00D00EA4">
      <w:pPr>
        <w:pStyle w:val="SyntaxRule"/>
        <w:rPr>
          <w:ins w:id="5367" w:author="Rev 19 Allen Wirfs-Brock" w:date="2013-09-06T14:31:00Z"/>
        </w:rPr>
      </w:pPr>
      <w:ins w:id="5368" w:author="Rev 19 Allen Wirfs-Brock" w:date="2013-09-06T14:31:00Z">
        <w:r w:rsidRPr="00E77497">
          <w:t xml:space="preserve">BitwiseORExpressionNoIn </w:t>
        </w:r>
        <w:r w:rsidRPr="00E77497">
          <w:rPr>
            <w:rFonts w:ascii="Arial" w:hAnsi="Arial"/>
            <w:b/>
            <w:i w:val="0"/>
          </w:rPr>
          <w:t>:</w:t>
        </w:r>
      </w:ins>
    </w:p>
    <w:p w14:paraId="2F0B4604" w14:textId="77777777" w:rsidR="00D00EA4" w:rsidRPr="00E77497" w:rsidRDefault="00D00EA4" w:rsidP="00D00EA4">
      <w:pPr>
        <w:pStyle w:val="SyntaxDefinition"/>
        <w:rPr>
          <w:ins w:id="5369" w:author="Rev 19 Allen Wirfs-Brock" w:date="2013-09-06T14:31:00Z"/>
        </w:rPr>
      </w:pPr>
      <w:ins w:id="5370" w:author="Rev 19 Allen Wirfs-Brock" w:date="2013-09-06T14:31:00Z">
        <w:r w:rsidRPr="00E77497">
          <w:t>BitwiseXORExpressionNoIn</w:t>
        </w:r>
        <w:r w:rsidRPr="00E77497">
          <w:br/>
          <w:t xml:space="preserve">BitwiseORExpressionNoIn </w:t>
        </w:r>
        <w:r>
          <w:rPr>
            <w:rFonts w:ascii="Courier New" w:hAnsi="Courier New"/>
            <w:b/>
            <w:i w:val="0"/>
          </w:rPr>
          <w:t>|</w:t>
        </w:r>
        <w:r w:rsidRPr="00E77497">
          <w:t xml:space="preserve"> Bitwise</w:t>
        </w:r>
      </w:ins>
      <w:ins w:id="5371" w:author="Rev 19 Allen Wirfs-Brock" w:date="2013-09-06T14:32:00Z">
        <w:r>
          <w:t>XOR</w:t>
        </w:r>
      </w:ins>
      <w:ins w:id="5372" w:author="Rev 19 Allen Wirfs-Brock" w:date="2013-09-06T14:31:00Z">
        <w:r w:rsidRPr="00E77497">
          <w:t>ExpressionNoIn</w:t>
        </w:r>
      </w:ins>
    </w:p>
    <w:p w14:paraId="5E89C7E4" w14:textId="77777777" w:rsidR="00D00EA4" w:rsidRPr="00E77497" w:rsidRDefault="00D00EA4" w:rsidP="00D00EA4">
      <w:pPr>
        <w:rPr>
          <w:ins w:id="5373" w:author="Rev 19 Allen Wirfs-Brock" w:date="2013-09-06T14:33:00Z"/>
        </w:rPr>
      </w:pPr>
      <w:ins w:id="5374" w:author="Rev 19 Allen Wirfs-Brock" w:date="2013-09-06T14:33:00Z">
        <w:r w:rsidRPr="00E77497">
          <w:t xml:space="preserve">The semantics of the </w:t>
        </w:r>
        <w:r>
          <w:rPr>
            <w:rStyle w:val="bnf"/>
          </w:rPr>
          <w:t>Bitwise</w:t>
        </w:r>
        <w:r w:rsidRPr="00E77497">
          <w:rPr>
            <w:rStyle w:val="bnf"/>
          </w:rPr>
          <w:t>ANDExpressionNoIn</w:t>
        </w:r>
      </w:ins>
      <w:ins w:id="5375" w:author="Rev 19 Allen Wirfs-Brock" w:date="2013-09-06T14:34:00Z">
        <w:r>
          <w:rPr>
            <w:rStyle w:val="bnf"/>
            <w:rFonts w:ascii="Arial" w:hAnsi="Arial" w:cs="Arial"/>
            <w:i w:val="0"/>
          </w:rPr>
          <w:t xml:space="preserve">, </w:t>
        </w:r>
        <w:r>
          <w:rPr>
            <w:rStyle w:val="bnf"/>
          </w:rPr>
          <w:t>BitwiseX</w:t>
        </w:r>
        <w:r w:rsidRPr="00E77497">
          <w:rPr>
            <w:rStyle w:val="bnf"/>
          </w:rPr>
          <w:t>ORExpressionNoIn</w:t>
        </w:r>
      </w:ins>
      <w:ins w:id="5376" w:author="Rev 19 Allen Wirfs-Brock" w:date="2013-09-06T14:33:00Z">
        <w:r w:rsidRPr="00E77497">
          <w:t xml:space="preserve"> and </w:t>
        </w:r>
        <w:r>
          <w:rPr>
            <w:rStyle w:val="bnf"/>
          </w:rPr>
          <w:t>Bitwise</w:t>
        </w:r>
        <w:r w:rsidRPr="00E77497">
          <w:rPr>
            <w:rStyle w:val="bnf"/>
          </w:rPr>
          <w:t>ORExpressionNoIn</w:t>
        </w:r>
        <w:r w:rsidRPr="00E77497">
          <w:t xml:space="preserve"> productions are the same as the </w:t>
        </w:r>
      </w:ins>
      <w:ins w:id="5377" w:author="Rev 19 Allen Wirfs-Brock" w:date="2013-09-06T14:35:00Z">
        <w:r>
          <w:rPr>
            <w:rStyle w:val="bnf"/>
          </w:rPr>
          <w:t>Bitwise</w:t>
        </w:r>
      </w:ins>
      <w:ins w:id="5378" w:author="Rev 19 Allen Wirfs-Brock" w:date="2013-09-06T14:33:00Z">
        <w:r w:rsidRPr="00E77497">
          <w:rPr>
            <w:rStyle w:val="bnf"/>
          </w:rPr>
          <w:t>ANDExpression</w:t>
        </w:r>
      </w:ins>
      <w:ins w:id="5379" w:author="Rev 19 Allen Wirfs-Brock" w:date="2013-09-06T14:36:00Z">
        <w:r>
          <w:rPr>
            <w:rStyle w:val="bnf"/>
            <w:rFonts w:ascii="Arial" w:hAnsi="Arial" w:cs="Arial"/>
            <w:i w:val="0"/>
          </w:rPr>
          <w:t xml:space="preserve">, </w:t>
        </w:r>
        <w:r>
          <w:rPr>
            <w:rStyle w:val="bnf"/>
          </w:rPr>
          <w:t>BitwiseX</w:t>
        </w:r>
        <w:r w:rsidRPr="00E77497">
          <w:rPr>
            <w:rStyle w:val="bnf"/>
          </w:rPr>
          <w:t>ORExpression</w:t>
        </w:r>
      </w:ins>
      <w:ins w:id="5380" w:author="Rev 19 Allen Wirfs-Brock" w:date="2013-09-06T14:33:00Z">
        <w:r w:rsidRPr="00E77497">
          <w:t xml:space="preserve"> and </w:t>
        </w:r>
      </w:ins>
      <w:ins w:id="5381" w:author="Rev 19 Allen Wirfs-Brock" w:date="2013-09-06T14:35:00Z">
        <w:r>
          <w:rPr>
            <w:rStyle w:val="bnf"/>
          </w:rPr>
          <w:t>Bitwise</w:t>
        </w:r>
      </w:ins>
      <w:ins w:id="5382" w:author="Rev 19 Allen Wirfs-Brock" w:date="2013-09-06T14:33:00Z">
        <w:r w:rsidRPr="00E77497">
          <w:rPr>
            <w:rStyle w:val="bnf"/>
          </w:rPr>
          <w:t>ORExpression</w:t>
        </w:r>
        <w:r w:rsidRPr="00E77497">
          <w:t xml:space="preserve"> productions except that the contained </w:t>
        </w:r>
      </w:ins>
      <w:ins w:id="5383" w:author="Rev 19 Allen Wirfs-Brock" w:date="2013-09-06T14:37:00Z">
        <w:r w:rsidRPr="00D00EA4">
          <w:rPr>
            <w:rStyle w:val="bnf"/>
          </w:rPr>
          <w:t>Equality</w:t>
        </w:r>
      </w:ins>
      <w:ins w:id="5384" w:author="Rev 19 Allen Wirfs-Brock" w:date="2013-09-06T14:33:00Z">
        <w:r w:rsidRPr="00E77497">
          <w:rPr>
            <w:rStyle w:val="bnf"/>
          </w:rPr>
          <w:t>ExpressionNoIn</w:t>
        </w:r>
      </w:ins>
      <w:ins w:id="5385" w:author="Rev 19 Allen Wirfs-Brock" w:date="2013-09-06T14:39:00Z">
        <w:r w:rsidRPr="00E77497">
          <w:t xml:space="preserve">, </w:t>
        </w:r>
        <w:r w:rsidRPr="00E77497">
          <w:rPr>
            <w:rStyle w:val="bnf"/>
          </w:rPr>
          <w:t>Bitwise</w:t>
        </w:r>
        <w:r>
          <w:rPr>
            <w:rStyle w:val="bnf"/>
          </w:rPr>
          <w:t>And</w:t>
        </w:r>
        <w:r w:rsidRPr="00E77497">
          <w:rPr>
            <w:rStyle w:val="bnf"/>
          </w:rPr>
          <w:t>ExpressionNoIn</w:t>
        </w:r>
      </w:ins>
      <w:ins w:id="5386" w:author="Rev 19 Allen Wirfs-Brock" w:date="2013-09-06T14:33:00Z">
        <w:r w:rsidRPr="00E77497">
          <w:t xml:space="preserve">, </w:t>
        </w:r>
        <w:r w:rsidRPr="00E77497">
          <w:rPr>
            <w:rStyle w:val="bnf"/>
          </w:rPr>
          <w:t>BitwiseORExpressionNoIn</w:t>
        </w:r>
        <w:r w:rsidRPr="00E77497">
          <w:t xml:space="preserve"> and </w:t>
        </w:r>
      </w:ins>
      <w:ins w:id="5387" w:author="Rev 19 Allen Wirfs-Brock" w:date="2013-09-06T14:40:00Z">
        <w:r w:rsidRPr="00E77497">
          <w:rPr>
            <w:rStyle w:val="bnf"/>
          </w:rPr>
          <w:t>Bitwise</w:t>
        </w:r>
        <w:r>
          <w:rPr>
            <w:rStyle w:val="bnf"/>
          </w:rPr>
          <w:t>X</w:t>
        </w:r>
        <w:r w:rsidRPr="00E77497">
          <w:rPr>
            <w:rStyle w:val="bnf"/>
          </w:rPr>
          <w:t>OR</w:t>
        </w:r>
      </w:ins>
      <w:ins w:id="5388" w:author="Rev 19 Allen Wirfs-Brock" w:date="2013-09-06T14:33:00Z">
        <w:r w:rsidRPr="00E77497">
          <w:rPr>
            <w:rStyle w:val="bnf"/>
          </w:rPr>
          <w:t>ExpressionNoIn</w:t>
        </w:r>
        <w:r w:rsidRPr="00E77497">
          <w:t xml:space="preserve"> are used in place of the contained </w:t>
        </w:r>
      </w:ins>
      <w:ins w:id="5389" w:author="Rev 19 Allen Wirfs-Brock" w:date="2013-09-06T14:41:00Z">
        <w:r w:rsidRPr="00D00EA4">
          <w:rPr>
            <w:rStyle w:val="bnf"/>
          </w:rPr>
          <w:t>Equality</w:t>
        </w:r>
        <w:r w:rsidRPr="00E77497">
          <w:rPr>
            <w:rStyle w:val="bnf"/>
          </w:rPr>
          <w:t>Expression</w:t>
        </w:r>
        <w:r w:rsidRPr="00E77497">
          <w:t xml:space="preserve">, </w:t>
        </w:r>
        <w:r w:rsidRPr="00E77497">
          <w:rPr>
            <w:rStyle w:val="bnf"/>
          </w:rPr>
          <w:t>Bitwise</w:t>
        </w:r>
        <w:r>
          <w:rPr>
            <w:rStyle w:val="bnf"/>
          </w:rPr>
          <w:t>And</w:t>
        </w:r>
        <w:r w:rsidRPr="00E77497">
          <w:rPr>
            <w:rStyle w:val="bnf"/>
          </w:rPr>
          <w:t>Expression</w:t>
        </w:r>
        <w:r w:rsidRPr="00E77497">
          <w:t xml:space="preserve">, </w:t>
        </w:r>
        <w:r w:rsidRPr="00E77497">
          <w:rPr>
            <w:rStyle w:val="bnf"/>
          </w:rPr>
          <w:t>BitwiseORExpression</w:t>
        </w:r>
        <w:r w:rsidRPr="00E77497">
          <w:t xml:space="preserve"> and </w:t>
        </w:r>
        <w:r w:rsidRPr="00E77497">
          <w:rPr>
            <w:rStyle w:val="bnf"/>
          </w:rPr>
          <w:t>Bitwise</w:t>
        </w:r>
        <w:r>
          <w:rPr>
            <w:rStyle w:val="bnf"/>
          </w:rPr>
          <w:t>X</w:t>
        </w:r>
        <w:r w:rsidRPr="00E77497">
          <w:rPr>
            <w:rStyle w:val="bnf"/>
          </w:rPr>
          <w:t>ORExpression</w:t>
        </w:r>
      </w:ins>
      <w:ins w:id="5390" w:author="Rev 19 Allen Wirfs-Brock" w:date="2013-09-06T14:33:00Z">
        <w:r w:rsidRPr="00E77497">
          <w:t>, respectively.</w:t>
        </w:r>
      </w:ins>
    </w:p>
    <w:p w14:paraId="66C657C2" w14:textId="77777777" w:rsidR="00A97CF5" w:rsidRPr="00E77497" w:rsidRDefault="00A97CF5" w:rsidP="006A78DC">
      <w:pPr>
        <w:pStyle w:val="30"/>
      </w:pPr>
      <w:bookmarkStart w:id="5391" w:name="_Ref366742141"/>
      <w:bookmarkStart w:id="5392" w:name="_Toc368050421"/>
      <w:r w:rsidRPr="00E77497">
        <w:t xml:space="preserve">Static Semantics:  </w:t>
      </w:r>
      <w:r w:rsidRPr="00BD6E56">
        <w:rPr>
          <w:lang w:eastAsia="en-US"/>
        </w:rPr>
        <w:t>IsValidSimpleAssignmentTarget</w:t>
      </w:r>
      <w:bookmarkEnd w:id="5391"/>
      <w:bookmarkEnd w:id="5392"/>
    </w:p>
    <w:p w14:paraId="622196D3" w14:textId="77777777" w:rsidR="002E15BF" w:rsidRPr="00C81794" w:rsidRDefault="002E15BF" w:rsidP="002E15BF">
      <w:pPr>
        <w:rPr>
          <w:ins w:id="5393" w:author="Rev 19 Allen Wirfs-Brock" w:date="2013-09-12T09:52:00Z"/>
          <w:lang w:eastAsia="en-US"/>
        </w:rPr>
      </w:pPr>
      <w:ins w:id="5394" w:author="Rev 19 Allen Wirfs-Brock" w:date="2013-09-12T09:52: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395" w:author="Rev 19 Allen Wirfs-Brock" w:date="2013-09-12T09:52:00Z">
        <w:r>
          <w:rPr>
            <w:lang w:eastAsia="en-US"/>
          </w:rPr>
          <w:fldChar w:fldCharType="separate"/>
        </w:r>
      </w:ins>
      <w:ins w:id="5396" w:author="Rev 19 Allen Wirfs-Brock" w:date="2013-09-27T13:21:00Z">
        <w:r w:rsidR="00D433E8">
          <w:rPr>
            <w:lang w:eastAsia="en-US"/>
          </w:rPr>
          <w:t>12.1.0.2</w:t>
        </w:r>
      </w:ins>
      <w:ins w:id="539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398" w:author="Rev 19 Allen Wirfs-Brock" w:date="2013-09-12T09:52:00Z">
        <w:r>
          <w:rPr>
            <w:lang w:eastAsia="en-US"/>
          </w:rPr>
          <w:fldChar w:fldCharType="separate"/>
        </w:r>
      </w:ins>
      <w:ins w:id="5399" w:author="Rev 19 Allen Wirfs-Brock" w:date="2013-09-27T13:21:00Z">
        <w:r w:rsidR="00D433E8">
          <w:rPr>
            <w:lang w:eastAsia="en-US"/>
          </w:rPr>
          <w:t>12.1.10.2</w:t>
        </w:r>
      </w:ins>
      <w:ins w:id="540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401" w:author="Rev 19 Allen Wirfs-Brock" w:date="2013-09-12T09:52:00Z">
        <w:r>
          <w:rPr>
            <w:lang w:eastAsia="en-US"/>
          </w:rPr>
          <w:fldChar w:fldCharType="separate"/>
        </w:r>
      </w:ins>
      <w:ins w:id="5402" w:author="Rev 19 Allen Wirfs-Brock" w:date="2013-09-27T13:21:00Z">
        <w:r w:rsidR="00D433E8">
          <w:rPr>
            <w:lang w:eastAsia="en-US"/>
          </w:rPr>
          <w:t>12.2.1.2</w:t>
        </w:r>
      </w:ins>
      <w:ins w:id="540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404" w:author="Rev 19 Allen Wirfs-Brock" w:date="2013-09-12T09:52:00Z">
        <w:r>
          <w:rPr>
            <w:lang w:eastAsia="en-US"/>
          </w:rPr>
          <w:fldChar w:fldCharType="separate"/>
        </w:r>
      </w:ins>
      <w:ins w:id="5405" w:author="Rev 19 Allen Wirfs-Brock" w:date="2013-09-27T13:21:00Z">
        <w:r w:rsidR="00D433E8">
          <w:rPr>
            <w:lang w:eastAsia="en-US"/>
          </w:rPr>
          <w:t>12.3.2</w:t>
        </w:r>
      </w:ins>
      <w:ins w:id="5406"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407" w:author="Rev 19 Allen Wirfs-Brock" w:date="2013-09-12T09:52:00Z">
        <w:r>
          <w:rPr>
            <w:lang w:eastAsia="en-US"/>
          </w:rPr>
          <w:fldChar w:fldCharType="separate"/>
        </w:r>
      </w:ins>
      <w:ins w:id="5408" w:author="Rev 19 Allen Wirfs-Brock" w:date="2013-09-27T13:21:00Z">
        <w:r w:rsidR="00D433E8">
          <w:rPr>
            <w:lang w:eastAsia="en-US"/>
          </w:rPr>
          <w:t>12.4.2</w:t>
        </w:r>
      </w:ins>
      <w:ins w:id="540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410" w:author="Rev 19 Allen Wirfs-Brock" w:date="2013-09-12T09:52:00Z">
        <w:r>
          <w:rPr>
            <w:lang w:eastAsia="en-US"/>
          </w:rPr>
          <w:fldChar w:fldCharType="separate"/>
        </w:r>
      </w:ins>
      <w:ins w:id="5411" w:author="Rev 19 Allen Wirfs-Brock" w:date="2013-09-27T13:21:00Z">
        <w:r w:rsidR="00D433E8">
          <w:rPr>
            <w:lang w:eastAsia="en-US"/>
          </w:rPr>
          <w:t>12.5.1</w:t>
        </w:r>
      </w:ins>
      <w:ins w:id="541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413" w:author="Rev 19 Allen Wirfs-Brock" w:date="2013-09-12T09:52:00Z">
        <w:r>
          <w:rPr>
            <w:lang w:eastAsia="en-US"/>
          </w:rPr>
          <w:fldChar w:fldCharType="separate"/>
        </w:r>
      </w:ins>
      <w:ins w:id="5414" w:author="Rev 19 Allen Wirfs-Brock" w:date="2013-09-27T13:21:00Z">
        <w:r w:rsidR="00D433E8">
          <w:rPr>
            <w:lang w:eastAsia="en-US"/>
          </w:rPr>
          <w:t>12.6.1</w:t>
        </w:r>
      </w:ins>
      <w:ins w:id="541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416" w:author="Rev 19 Allen Wirfs-Brock" w:date="2013-09-12T09:52:00Z">
        <w:r>
          <w:rPr>
            <w:lang w:eastAsia="en-US"/>
          </w:rPr>
          <w:fldChar w:fldCharType="separate"/>
        </w:r>
      </w:ins>
      <w:ins w:id="5417" w:author="Rev 19 Allen Wirfs-Brock" w:date="2013-09-27T13:21:00Z">
        <w:r w:rsidR="00D433E8">
          <w:rPr>
            <w:lang w:eastAsia="en-US"/>
          </w:rPr>
          <w:t>12.7.1</w:t>
        </w:r>
      </w:ins>
      <w:ins w:id="5418"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419" w:author="Rev 19 Allen Wirfs-Brock" w:date="2013-09-12T09:52:00Z">
        <w:r>
          <w:rPr>
            <w:lang w:eastAsia="en-US"/>
          </w:rPr>
          <w:fldChar w:fldCharType="separate"/>
        </w:r>
      </w:ins>
      <w:ins w:id="5420" w:author="Rev 19 Allen Wirfs-Brock" w:date="2013-09-27T13:21:00Z">
        <w:r w:rsidR="00D433E8">
          <w:rPr>
            <w:lang w:eastAsia="en-US"/>
          </w:rPr>
          <w:t>12.8.1</w:t>
        </w:r>
      </w:ins>
      <w:ins w:id="542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422" w:author="Rev 19 Allen Wirfs-Brock" w:date="2013-09-12T09:52:00Z">
        <w:r>
          <w:rPr>
            <w:lang w:eastAsia="en-US"/>
          </w:rPr>
          <w:fldChar w:fldCharType="separate"/>
        </w:r>
      </w:ins>
      <w:ins w:id="5423" w:author="Rev 19 Allen Wirfs-Brock" w:date="2013-09-27T13:21:00Z">
        <w:r w:rsidR="00D433E8">
          <w:rPr>
            <w:lang w:eastAsia="en-US"/>
          </w:rPr>
          <w:t>12.9.1</w:t>
        </w:r>
      </w:ins>
      <w:ins w:id="5424"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425" w:author="Rev 19 Allen Wirfs-Brock" w:date="2013-09-12T09:52:00Z">
        <w:r>
          <w:rPr>
            <w:lang w:eastAsia="en-US"/>
          </w:rPr>
          <w:fldChar w:fldCharType="separate"/>
        </w:r>
      </w:ins>
      <w:ins w:id="5426" w:author="Rev 19 Allen Wirfs-Brock" w:date="2013-09-27T13:21:00Z">
        <w:r w:rsidR="00D433E8">
          <w:rPr>
            <w:lang w:eastAsia="en-US"/>
          </w:rPr>
          <w:t>12.11.1</w:t>
        </w:r>
      </w:ins>
      <w:ins w:id="542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428" w:author="Rev 19 Allen Wirfs-Brock" w:date="2013-09-12T09:52:00Z">
        <w:r>
          <w:rPr>
            <w:lang w:eastAsia="en-US"/>
          </w:rPr>
          <w:fldChar w:fldCharType="separate"/>
        </w:r>
      </w:ins>
      <w:ins w:id="5429" w:author="Rev 19 Allen Wirfs-Brock" w:date="2013-09-27T13:21:00Z">
        <w:r w:rsidR="00D433E8">
          <w:rPr>
            <w:lang w:eastAsia="en-US"/>
          </w:rPr>
          <w:t>12.12.1</w:t>
        </w:r>
      </w:ins>
      <w:ins w:id="543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431" w:author="Rev 19 Allen Wirfs-Brock" w:date="2013-09-12T09:52:00Z">
        <w:r>
          <w:rPr>
            <w:lang w:eastAsia="en-US"/>
          </w:rPr>
          <w:fldChar w:fldCharType="separate"/>
        </w:r>
      </w:ins>
      <w:ins w:id="5432" w:author="Rev 19 Allen Wirfs-Brock" w:date="2013-09-27T13:21:00Z">
        <w:r w:rsidR="00D433E8">
          <w:rPr>
            <w:lang w:eastAsia="en-US"/>
          </w:rPr>
          <w:t>12.13.2</w:t>
        </w:r>
      </w:ins>
      <w:ins w:id="543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434" w:author="Rev 19 Allen Wirfs-Brock" w:date="2013-09-12T09:52:00Z">
        <w:r>
          <w:rPr>
            <w:lang w:eastAsia="en-US"/>
          </w:rPr>
          <w:fldChar w:fldCharType="separate"/>
        </w:r>
      </w:ins>
      <w:ins w:id="5435" w:author="Rev 19 Allen Wirfs-Brock" w:date="2013-09-27T13:21:00Z">
        <w:r w:rsidR="00D433E8">
          <w:rPr>
            <w:lang w:eastAsia="en-US"/>
          </w:rPr>
          <w:t>12.14.1</w:t>
        </w:r>
      </w:ins>
      <w:ins w:id="5436" w:author="Rev 19 Allen Wirfs-Brock" w:date="2013-09-12T09:52:00Z">
        <w:r>
          <w:rPr>
            <w:lang w:eastAsia="en-US"/>
          </w:rPr>
          <w:fldChar w:fldCharType="end"/>
        </w:r>
      </w:ins>
    </w:p>
    <w:p w14:paraId="3DA40554" w14:textId="77777777" w:rsidR="00A97CF5" w:rsidRPr="00E77497" w:rsidRDefault="00A97CF5" w:rsidP="00A97CF5">
      <w:pPr>
        <w:pStyle w:val="SyntaxRule"/>
      </w:pPr>
      <w:r w:rsidRPr="00E77497">
        <w:t xml:space="preserve">BitwiseANDExpression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p>
    <w:p w14:paraId="586D37D6" w14:textId="77777777" w:rsidR="00A97CF5" w:rsidRPr="00E77497" w:rsidRDefault="00A97CF5" w:rsidP="00A97CF5">
      <w:pPr>
        <w:pStyle w:val="SyntaxRule"/>
      </w:pPr>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p>
    <w:p w14:paraId="71040227" w14:textId="77777777" w:rsidR="00A97CF5" w:rsidRPr="00E77497" w:rsidRDefault="00A97CF5" w:rsidP="00A97CF5">
      <w:pPr>
        <w:pStyle w:val="SyntaxRule"/>
        <w:spacing w:after="240"/>
      </w:pPr>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p>
    <w:p w14:paraId="41D38436" w14:textId="77777777" w:rsidR="00A97CF5" w:rsidRPr="00E77497" w:rsidRDefault="00A97CF5" w:rsidP="00A97CF5">
      <w:pPr>
        <w:pStyle w:val="Alg4"/>
        <w:numPr>
          <w:ilvl w:val="0"/>
          <w:numId w:val="976"/>
        </w:numPr>
        <w:spacing w:after="220"/>
        <w:contextualSpacing/>
      </w:pPr>
      <w:r w:rsidRPr="00E77497">
        <w:t xml:space="preserve">Return </w:t>
      </w:r>
      <w:r w:rsidRPr="00BD6E56">
        <w:rPr>
          <w:b/>
        </w:rPr>
        <w:t>false</w:t>
      </w:r>
      <w:r w:rsidRPr="00E77497">
        <w:t>.</w:t>
      </w:r>
    </w:p>
    <w:p w14:paraId="6A83D0C6" w14:textId="77777777" w:rsidR="009A2F70" w:rsidRPr="00E77497" w:rsidRDefault="009A2F70" w:rsidP="006A78DC">
      <w:pPr>
        <w:pStyle w:val="30"/>
      </w:pPr>
      <w:bookmarkStart w:id="5437" w:name="_Toc368050422"/>
      <w:r w:rsidRPr="00E77497">
        <w:t xml:space="preserve">Runtime Semantics: </w:t>
      </w:r>
      <w:r w:rsidRPr="00E77497">
        <w:rPr>
          <w:spacing w:val="6"/>
        </w:rPr>
        <w:t>Evaluation</w:t>
      </w:r>
      <w:bookmarkEnd w:id="5437"/>
    </w:p>
    <w:p w14:paraId="5DED2EDE" w14:textId="77777777"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5438" w:name="_Toc382212655"/>
    </w:p>
    <w:p w14:paraId="6F2BECE9" w14:textId="77777777"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5438"/>
      <w:r w:rsidRPr="00E77497">
        <w:t>.</w:t>
      </w:r>
      <w:bookmarkStart w:id="5439" w:name="_Toc382212656"/>
    </w:p>
    <w:p w14:paraId="032CA6ED" w14:textId="77777777"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5440" w:name="_Toc382212657"/>
      <w:bookmarkEnd w:id="5439"/>
    </w:p>
    <w:p w14:paraId="630C845F" w14:textId="77777777" w:rsidR="00722F95" w:rsidRDefault="0056239B" w:rsidP="00722F95">
      <w:pPr>
        <w:pStyle w:val="Alg4"/>
        <w:numPr>
          <w:ilvl w:val="0"/>
          <w:numId w:val="99"/>
        </w:numPr>
        <w:contextualSpacing/>
      </w:pPr>
      <w:r>
        <w:t>ReturnIfAbrupt(</w:t>
      </w:r>
      <w:r w:rsidRPr="00342FD6">
        <w:rPr>
          <w:i/>
        </w:rPr>
        <w:t>lval</w:t>
      </w:r>
      <w:r>
        <w:t>).</w:t>
      </w:r>
    </w:p>
    <w:p w14:paraId="723F2C25" w14:textId="77777777"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5440"/>
      <w:r w:rsidRPr="00E77497">
        <w:t>.</w:t>
      </w:r>
      <w:bookmarkStart w:id="5441" w:name="_Toc382212658"/>
    </w:p>
    <w:p w14:paraId="7C8D6D0A" w14:textId="77777777"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5442" w:name="_Toc382212659"/>
      <w:bookmarkEnd w:id="5441"/>
    </w:p>
    <w:p w14:paraId="589D2486" w14:textId="77777777" w:rsidR="00722F95" w:rsidRDefault="0056239B" w:rsidP="00722F95">
      <w:pPr>
        <w:pStyle w:val="Alg4"/>
        <w:numPr>
          <w:ilvl w:val="0"/>
          <w:numId w:val="99"/>
        </w:numPr>
        <w:contextualSpacing/>
      </w:pPr>
      <w:r>
        <w:t>ReturnIfAbrupt(</w:t>
      </w:r>
      <w:r>
        <w:rPr>
          <w:i/>
        </w:rPr>
        <w:t>r</w:t>
      </w:r>
      <w:r w:rsidRPr="00ED2E78">
        <w:rPr>
          <w:i/>
        </w:rPr>
        <w:t>val</w:t>
      </w:r>
      <w:r>
        <w:t>).</w:t>
      </w:r>
    </w:p>
    <w:p w14:paraId="1F8F0751" w14:textId="77777777"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5443" w:name="_Toc382212660"/>
      <w:bookmarkEnd w:id="5442"/>
    </w:p>
    <w:p w14:paraId="4D1871B6" w14:textId="77777777" w:rsidR="00CB6687" w:rsidRDefault="0056239B" w:rsidP="00CB6687">
      <w:pPr>
        <w:pStyle w:val="Alg4"/>
        <w:numPr>
          <w:ilvl w:val="0"/>
          <w:numId w:val="99"/>
        </w:numPr>
        <w:contextualSpacing/>
      </w:pPr>
      <w:r>
        <w:t>ReturnIfAbrupt(</w:t>
      </w:r>
      <w:r>
        <w:rPr>
          <w:i/>
        </w:rPr>
        <w:t>lnum</w:t>
      </w:r>
      <w:r>
        <w:t>).</w:t>
      </w:r>
    </w:p>
    <w:p w14:paraId="3DCF314D" w14:textId="77777777"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5444" w:name="_Toc382212661"/>
      <w:bookmarkEnd w:id="5443"/>
    </w:p>
    <w:p w14:paraId="50A33D2D" w14:textId="77777777" w:rsidR="00CB6687" w:rsidRDefault="0056239B" w:rsidP="00CB6687">
      <w:pPr>
        <w:pStyle w:val="Alg4"/>
        <w:numPr>
          <w:ilvl w:val="0"/>
          <w:numId w:val="99"/>
        </w:numPr>
        <w:contextualSpacing/>
      </w:pPr>
      <w:r>
        <w:t>ReturnIfAbrupt(</w:t>
      </w:r>
      <w:r>
        <w:rPr>
          <w:i/>
        </w:rPr>
        <w:t>rnum</w:t>
      </w:r>
      <w:r>
        <w:t>).</w:t>
      </w:r>
    </w:p>
    <w:p w14:paraId="216EB7E6" w14:textId="77777777"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5444"/>
      <w:r w:rsidRPr="00E77497">
        <w:t>.</w:t>
      </w:r>
      <w:bookmarkStart w:id="5445" w:name="_Toc382212662"/>
    </w:p>
    <w:p w14:paraId="2F91B026" w14:textId="77777777" w:rsidR="004C02EF" w:rsidRPr="00E77497" w:rsidRDefault="004C02EF" w:rsidP="00D148E9">
      <w:pPr>
        <w:pStyle w:val="20"/>
      </w:pPr>
      <w:bookmarkStart w:id="5446" w:name="_Toc375031191"/>
      <w:bookmarkStart w:id="5447" w:name="_Ref381090012"/>
      <w:bookmarkStart w:id="5448" w:name="_Toc381513704"/>
      <w:bookmarkStart w:id="5449" w:name="_Toc382202867"/>
      <w:bookmarkStart w:id="5450" w:name="_Toc382212226"/>
      <w:bookmarkStart w:id="5451" w:name="_Toc382212663"/>
      <w:bookmarkStart w:id="5452" w:name="_Toc382291571"/>
      <w:bookmarkStart w:id="5453" w:name="_Toc385672220"/>
      <w:bookmarkStart w:id="5454" w:name="_Toc393690323"/>
      <w:bookmarkStart w:id="5455" w:name="_Ref440445041"/>
      <w:bookmarkStart w:id="5456" w:name="_Toc472818868"/>
      <w:bookmarkStart w:id="5457" w:name="_Toc235503442"/>
      <w:bookmarkStart w:id="5458" w:name="_Toc241509217"/>
      <w:bookmarkStart w:id="5459" w:name="_Toc244416704"/>
      <w:bookmarkStart w:id="5460" w:name="_Toc276631068"/>
      <w:bookmarkStart w:id="5461" w:name="_Toc368050423"/>
      <w:bookmarkEnd w:id="5445"/>
      <w:r w:rsidRPr="00E77497">
        <w:t>Binary Logical Operator</w:t>
      </w:r>
      <w:bookmarkStart w:id="5462" w:name="_Toc382202868"/>
      <w:bookmarkEnd w:id="5446"/>
      <w:bookmarkEnd w:id="5447"/>
      <w:bookmarkEnd w:id="5448"/>
      <w:bookmarkEnd w:id="5449"/>
      <w:bookmarkEnd w:id="5450"/>
      <w:bookmarkEnd w:id="5451"/>
      <w:bookmarkEnd w:id="5452"/>
      <w:bookmarkEnd w:id="5453"/>
      <w:bookmarkEnd w:id="5454"/>
      <w:bookmarkEnd w:id="5462"/>
      <w:r w:rsidRPr="00E77497">
        <w:t>s</w:t>
      </w:r>
      <w:bookmarkEnd w:id="5455"/>
      <w:bookmarkEnd w:id="5456"/>
      <w:bookmarkEnd w:id="5457"/>
      <w:bookmarkEnd w:id="5458"/>
      <w:bookmarkEnd w:id="5459"/>
      <w:bookmarkEnd w:id="5460"/>
      <w:bookmarkEnd w:id="5461"/>
    </w:p>
    <w:p w14:paraId="031F6120" w14:textId="77777777" w:rsidR="004C02EF" w:rsidRPr="00E77497" w:rsidRDefault="004C02EF" w:rsidP="004C02EF">
      <w:pPr>
        <w:pStyle w:val="Syntax"/>
      </w:pPr>
      <w:r w:rsidRPr="00E77497">
        <w:t>Syntax</w:t>
      </w:r>
    </w:p>
    <w:p w14:paraId="65DDA865" w14:textId="77777777"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14:paraId="03920523" w14:textId="77777777"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13DBBD0D" w14:textId="77777777" w:rsidR="00233D6B" w:rsidRPr="00E77497" w:rsidRDefault="00233D6B" w:rsidP="00233D6B">
      <w:pPr>
        <w:pStyle w:val="SyntaxRule"/>
        <w:rPr>
          <w:ins w:id="5463" w:author="Rev 19 Allen Wirfs-Brock" w:date="2013-09-06T14:43:00Z"/>
          <w:rFonts w:ascii="Arial" w:hAnsi="Arial"/>
        </w:rPr>
      </w:pPr>
      <w:ins w:id="5464" w:author="Rev 19 Allen Wirfs-Brock" w:date="2013-09-06T14:43:00Z">
        <w:r w:rsidRPr="00E77497">
          <w:t>LogicalANDExpressionNoIn</w:t>
        </w:r>
        <w:r w:rsidRPr="00E77497">
          <w:rPr>
            <w:rFonts w:ascii="Arial" w:hAnsi="Arial"/>
          </w:rPr>
          <w:t xml:space="preserve"> </w:t>
        </w:r>
        <w:r w:rsidRPr="00E77497">
          <w:rPr>
            <w:rFonts w:ascii="Arial" w:hAnsi="Arial"/>
            <w:b/>
            <w:i w:val="0"/>
          </w:rPr>
          <w:t>:</w:t>
        </w:r>
      </w:ins>
    </w:p>
    <w:p w14:paraId="6FF04B13" w14:textId="77777777" w:rsidR="00233D6B" w:rsidRPr="00E77497" w:rsidRDefault="00233D6B" w:rsidP="00233D6B">
      <w:pPr>
        <w:pStyle w:val="SyntaxDefinition"/>
        <w:rPr>
          <w:ins w:id="5465" w:author="Rev 19 Allen Wirfs-Brock" w:date="2013-09-06T14:43:00Z"/>
          <w:rFonts w:ascii="Arial" w:hAnsi="Arial"/>
        </w:rPr>
      </w:pPr>
      <w:ins w:id="5466" w:author="Rev 19 Allen Wirfs-Brock" w:date="2013-09-06T14:43:00Z">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ins>
    </w:p>
    <w:p w14:paraId="707D104F" w14:textId="77777777"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14:paraId="08E7A302" w14:textId="77777777"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39654464" w14:textId="77777777" w:rsidR="00233D6B" w:rsidRPr="00E77497" w:rsidRDefault="00233D6B" w:rsidP="00233D6B">
      <w:pPr>
        <w:pStyle w:val="SyntaxRule"/>
        <w:rPr>
          <w:ins w:id="5467" w:author="Rev 19 Allen Wirfs-Brock" w:date="2013-09-06T14:43:00Z"/>
          <w:rFonts w:ascii="Arial" w:hAnsi="Arial"/>
        </w:rPr>
      </w:pPr>
      <w:ins w:id="5468" w:author="Rev 19 Allen Wirfs-Brock" w:date="2013-09-06T14:43:00Z">
        <w:r w:rsidRPr="00E77497">
          <w:t>LogicalORExpressionNoIn</w:t>
        </w:r>
        <w:r w:rsidRPr="00E77497">
          <w:rPr>
            <w:rFonts w:ascii="Arial" w:hAnsi="Arial"/>
          </w:rPr>
          <w:t xml:space="preserve"> </w:t>
        </w:r>
        <w:r w:rsidRPr="00E77497">
          <w:rPr>
            <w:rFonts w:ascii="Arial" w:hAnsi="Arial"/>
            <w:b/>
            <w:i w:val="0"/>
          </w:rPr>
          <w:t>:</w:t>
        </w:r>
      </w:ins>
    </w:p>
    <w:p w14:paraId="7CFD80CC" w14:textId="77777777" w:rsidR="00233D6B" w:rsidRPr="00E77497" w:rsidRDefault="00233D6B" w:rsidP="00233D6B">
      <w:pPr>
        <w:pStyle w:val="SyntaxDefinition"/>
        <w:rPr>
          <w:ins w:id="5469" w:author="Rev 19 Allen Wirfs-Brock" w:date="2013-09-06T14:43:00Z"/>
          <w:rFonts w:ascii="Arial" w:hAnsi="Arial"/>
        </w:rPr>
      </w:pPr>
      <w:ins w:id="5470" w:author="Rev 19 Allen Wirfs-Brock" w:date="2013-09-06T14:43:00Z">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ins>
    </w:p>
    <w:p w14:paraId="24431576" w14:textId="77777777" w:rsidR="00233D6B" w:rsidRPr="00E77497" w:rsidRDefault="00233D6B" w:rsidP="00233D6B">
      <w:pPr>
        <w:rPr>
          <w:ins w:id="5471" w:author="Rev 19 Allen Wirfs-Brock" w:date="2013-09-06T14:43:00Z"/>
        </w:rPr>
      </w:pPr>
      <w:ins w:id="5472" w:author="Rev 19 Allen Wirfs-Brock" w:date="2013-09-06T14:43:00Z">
        <w:r w:rsidRPr="00E77497">
          <w:t xml:space="preserve">The semantics of the </w:t>
        </w:r>
        <w:r w:rsidRPr="00E77497">
          <w:rPr>
            <w:rStyle w:val="bnf"/>
          </w:rPr>
          <w:t>LogicalANDExpressionNoIn</w:t>
        </w:r>
        <w:r w:rsidRPr="00E77497">
          <w:t xml:space="preserve"> and </w:t>
        </w:r>
        <w:r w:rsidRPr="00E77497">
          <w:rPr>
            <w:rStyle w:val="bnf"/>
          </w:rPr>
          <w:t>LogicalORExpressionNoIn</w:t>
        </w:r>
        <w:r w:rsidRPr="00E77497">
          <w:t xml:space="preserve"> productions are the same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used in place 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ins>
    </w:p>
    <w:p w14:paraId="3C9B1361" w14:textId="77777777"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24433CF8" w14:textId="77777777" w:rsidR="008625A5" w:rsidRPr="00E77497" w:rsidRDefault="008625A5" w:rsidP="006A78DC">
      <w:pPr>
        <w:pStyle w:val="30"/>
      </w:pPr>
      <w:bookmarkStart w:id="5473" w:name="_Ref366742156"/>
      <w:bookmarkStart w:id="5474" w:name="_Toc368050424"/>
      <w:r w:rsidRPr="00E77497">
        <w:t xml:space="preserve">Static Semantics:  </w:t>
      </w:r>
      <w:r w:rsidRPr="00BD6E56">
        <w:rPr>
          <w:lang w:eastAsia="en-US"/>
        </w:rPr>
        <w:t>IsValidSimpleAssignmentTarget</w:t>
      </w:r>
      <w:bookmarkEnd w:id="5473"/>
      <w:bookmarkEnd w:id="5474"/>
    </w:p>
    <w:p w14:paraId="4286A992" w14:textId="77777777" w:rsidR="002E15BF" w:rsidRPr="00C81794" w:rsidRDefault="002E15BF" w:rsidP="002E15BF">
      <w:pPr>
        <w:rPr>
          <w:ins w:id="5475" w:author="Rev 19 Allen Wirfs-Brock" w:date="2013-09-12T09:52:00Z"/>
          <w:lang w:eastAsia="en-US"/>
        </w:rPr>
      </w:pPr>
      <w:ins w:id="5476" w:author="Rev 19 Allen Wirfs-Brock" w:date="2013-09-12T09:52: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477" w:author="Rev 19 Allen Wirfs-Brock" w:date="2013-09-12T09:52:00Z">
        <w:r>
          <w:rPr>
            <w:lang w:eastAsia="en-US"/>
          </w:rPr>
          <w:fldChar w:fldCharType="separate"/>
        </w:r>
      </w:ins>
      <w:ins w:id="5478" w:author="Rev 19 Allen Wirfs-Brock" w:date="2013-09-27T13:21:00Z">
        <w:r w:rsidR="00D433E8">
          <w:rPr>
            <w:lang w:eastAsia="en-US"/>
          </w:rPr>
          <w:t>12.1.0.2</w:t>
        </w:r>
      </w:ins>
      <w:ins w:id="547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480" w:author="Rev 19 Allen Wirfs-Brock" w:date="2013-09-12T09:52:00Z">
        <w:r>
          <w:rPr>
            <w:lang w:eastAsia="en-US"/>
          </w:rPr>
          <w:fldChar w:fldCharType="separate"/>
        </w:r>
      </w:ins>
      <w:ins w:id="5481" w:author="Rev 19 Allen Wirfs-Brock" w:date="2013-09-27T13:21:00Z">
        <w:r w:rsidR="00D433E8">
          <w:rPr>
            <w:lang w:eastAsia="en-US"/>
          </w:rPr>
          <w:t>12.1.10.2</w:t>
        </w:r>
      </w:ins>
      <w:ins w:id="548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483" w:author="Rev 19 Allen Wirfs-Brock" w:date="2013-09-12T09:52:00Z">
        <w:r>
          <w:rPr>
            <w:lang w:eastAsia="en-US"/>
          </w:rPr>
          <w:fldChar w:fldCharType="separate"/>
        </w:r>
      </w:ins>
      <w:ins w:id="5484" w:author="Rev 19 Allen Wirfs-Brock" w:date="2013-09-27T13:21:00Z">
        <w:r w:rsidR="00D433E8">
          <w:rPr>
            <w:lang w:eastAsia="en-US"/>
          </w:rPr>
          <w:t>12.2.1.2</w:t>
        </w:r>
      </w:ins>
      <w:ins w:id="548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486" w:author="Rev 19 Allen Wirfs-Brock" w:date="2013-09-12T09:52:00Z">
        <w:r>
          <w:rPr>
            <w:lang w:eastAsia="en-US"/>
          </w:rPr>
          <w:fldChar w:fldCharType="separate"/>
        </w:r>
      </w:ins>
      <w:ins w:id="5487" w:author="Rev 19 Allen Wirfs-Brock" w:date="2013-09-27T13:21:00Z">
        <w:r w:rsidR="00D433E8">
          <w:rPr>
            <w:lang w:eastAsia="en-US"/>
          </w:rPr>
          <w:t>12.3.2</w:t>
        </w:r>
      </w:ins>
      <w:ins w:id="5488"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489" w:author="Rev 19 Allen Wirfs-Brock" w:date="2013-09-12T09:52:00Z">
        <w:r>
          <w:rPr>
            <w:lang w:eastAsia="en-US"/>
          </w:rPr>
          <w:fldChar w:fldCharType="separate"/>
        </w:r>
      </w:ins>
      <w:ins w:id="5490" w:author="Rev 19 Allen Wirfs-Brock" w:date="2013-09-27T13:21:00Z">
        <w:r w:rsidR="00D433E8">
          <w:rPr>
            <w:lang w:eastAsia="en-US"/>
          </w:rPr>
          <w:t>12.4.2</w:t>
        </w:r>
      </w:ins>
      <w:ins w:id="549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492" w:author="Rev 19 Allen Wirfs-Brock" w:date="2013-09-12T09:52:00Z">
        <w:r>
          <w:rPr>
            <w:lang w:eastAsia="en-US"/>
          </w:rPr>
          <w:fldChar w:fldCharType="separate"/>
        </w:r>
      </w:ins>
      <w:ins w:id="5493" w:author="Rev 19 Allen Wirfs-Brock" w:date="2013-09-27T13:21:00Z">
        <w:r w:rsidR="00D433E8">
          <w:rPr>
            <w:lang w:eastAsia="en-US"/>
          </w:rPr>
          <w:t>12.5.1</w:t>
        </w:r>
      </w:ins>
      <w:ins w:id="5494"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495" w:author="Rev 19 Allen Wirfs-Brock" w:date="2013-09-12T09:52:00Z">
        <w:r>
          <w:rPr>
            <w:lang w:eastAsia="en-US"/>
          </w:rPr>
          <w:fldChar w:fldCharType="separate"/>
        </w:r>
      </w:ins>
      <w:ins w:id="5496" w:author="Rev 19 Allen Wirfs-Brock" w:date="2013-09-27T13:21:00Z">
        <w:r w:rsidR="00D433E8">
          <w:rPr>
            <w:lang w:eastAsia="en-US"/>
          </w:rPr>
          <w:t>12.6.1</w:t>
        </w:r>
      </w:ins>
      <w:ins w:id="549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498" w:author="Rev 19 Allen Wirfs-Brock" w:date="2013-09-12T09:52:00Z">
        <w:r>
          <w:rPr>
            <w:lang w:eastAsia="en-US"/>
          </w:rPr>
          <w:fldChar w:fldCharType="separate"/>
        </w:r>
      </w:ins>
      <w:ins w:id="5499" w:author="Rev 19 Allen Wirfs-Brock" w:date="2013-09-27T13:21:00Z">
        <w:r w:rsidR="00D433E8">
          <w:rPr>
            <w:lang w:eastAsia="en-US"/>
          </w:rPr>
          <w:t>12.7.1</w:t>
        </w:r>
      </w:ins>
      <w:ins w:id="550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501" w:author="Rev 19 Allen Wirfs-Brock" w:date="2013-09-12T09:52:00Z">
        <w:r>
          <w:rPr>
            <w:lang w:eastAsia="en-US"/>
          </w:rPr>
          <w:fldChar w:fldCharType="separate"/>
        </w:r>
      </w:ins>
      <w:ins w:id="5502" w:author="Rev 19 Allen Wirfs-Brock" w:date="2013-09-27T13:21:00Z">
        <w:r w:rsidR="00D433E8">
          <w:rPr>
            <w:lang w:eastAsia="en-US"/>
          </w:rPr>
          <w:t>12.8.1</w:t>
        </w:r>
      </w:ins>
      <w:ins w:id="550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504" w:author="Rev 19 Allen Wirfs-Brock" w:date="2013-09-12T09:52:00Z">
        <w:r>
          <w:rPr>
            <w:lang w:eastAsia="en-US"/>
          </w:rPr>
          <w:fldChar w:fldCharType="separate"/>
        </w:r>
      </w:ins>
      <w:ins w:id="5505" w:author="Rev 19 Allen Wirfs-Brock" w:date="2013-09-27T13:21:00Z">
        <w:r w:rsidR="00D433E8">
          <w:rPr>
            <w:lang w:eastAsia="en-US"/>
          </w:rPr>
          <w:t>12.9.1</w:t>
        </w:r>
      </w:ins>
      <w:ins w:id="5506"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507" w:author="Rev 19 Allen Wirfs-Brock" w:date="2013-09-12T09:52:00Z">
        <w:r>
          <w:rPr>
            <w:lang w:eastAsia="en-US"/>
          </w:rPr>
          <w:fldChar w:fldCharType="separate"/>
        </w:r>
      </w:ins>
      <w:ins w:id="5508" w:author="Rev 19 Allen Wirfs-Brock" w:date="2013-09-27T13:21:00Z">
        <w:r w:rsidR="00D433E8">
          <w:rPr>
            <w:lang w:eastAsia="en-US"/>
          </w:rPr>
          <w:t>12.10.1</w:t>
        </w:r>
      </w:ins>
      <w:ins w:id="550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510" w:author="Rev 19 Allen Wirfs-Brock" w:date="2013-09-12T09:52:00Z">
        <w:r>
          <w:rPr>
            <w:lang w:eastAsia="en-US"/>
          </w:rPr>
          <w:fldChar w:fldCharType="separate"/>
        </w:r>
      </w:ins>
      <w:ins w:id="5511" w:author="Rev 19 Allen Wirfs-Brock" w:date="2013-09-27T13:21:00Z">
        <w:r w:rsidR="00D433E8">
          <w:rPr>
            <w:lang w:eastAsia="en-US"/>
          </w:rPr>
          <w:t>12.12.1</w:t>
        </w:r>
      </w:ins>
      <w:ins w:id="551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513" w:author="Rev 19 Allen Wirfs-Brock" w:date="2013-09-12T09:52:00Z">
        <w:r>
          <w:rPr>
            <w:lang w:eastAsia="en-US"/>
          </w:rPr>
          <w:fldChar w:fldCharType="separate"/>
        </w:r>
      </w:ins>
      <w:ins w:id="5514" w:author="Rev 19 Allen Wirfs-Brock" w:date="2013-09-27T13:21:00Z">
        <w:r w:rsidR="00D433E8">
          <w:rPr>
            <w:lang w:eastAsia="en-US"/>
          </w:rPr>
          <w:t>12.13.2</w:t>
        </w:r>
      </w:ins>
      <w:ins w:id="551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516" w:author="Rev 19 Allen Wirfs-Brock" w:date="2013-09-12T09:52:00Z">
        <w:r>
          <w:rPr>
            <w:lang w:eastAsia="en-US"/>
          </w:rPr>
          <w:fldChar w:fldCharType="separate"/>
        </w:r>
      </w:ins>
      <w:ins w:id="5517" w:author="Rev 19 Allen Wirfs-Brock" w:date="2013-09-27T13:21:00Z">
        <w:r w:rsidR="00D433E8">
          <w:rPr>
            <w:lang w:eastAsia="en-US"/>
          </w:rPr>
          <w:t>12.14.1</w:t>
        </w:r>
      </w:ins>
      <w:ins w:id="5518" w:author="Rev 19 Allen Wirfs-Brock" w:date="2013-09-12T09:52:00Z">
        <w:r>
          <w:rPr>
            <w:lang w:eastAsia="en-US"/>
          </w:rPr>
          <w:fldChar w:fldCharType="end"/>
        </w:r>
      </w:ins>
    </w:p>
    <w:p w14:paraId="432417B6" w14:textId="77777777" w:rsidR="008625A5" w:rsidRPr="00E77497" w:rsidRDefault="008625A5" w:rsidP="008625A5">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r w:rsidRPr="00E77497">
        <w:t xml:space="preserve"> 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5AAE7A81" w14:textId="77777777" w:rsidR="008625A5" w:rsidRPr="008625A5" w:rsidRDefault="008625A5" w:rsidP="008625A5">
      <w:pPr>
        <w:pStyle w:val="SyntaxRule"/>
        <w:spacing w:after="240"/>
        <w:rPr>
          <w:rFonts w:ascii="Arial" w:hAnsi="Arial"/>
        </w:rPr>
      </w:pPr>
      <w:r w:rsidRPr="00E77497">
        <w:t>LogicalORExpression</w:t>
      </w:r>
      <w:r w:rsidRPr="00E77497">
        <w:rPr>
          <w:rFonts w:ascii="Arial" w:hAnsi="Arial"/>
        </w:rPr>
        <w:t xml:space="preserve"> </w:t>
      </w:r>
      <w:r w:rsidRPr="00E77497">
        <w:rPr>
          <w:rFonts w:ascii="Arial" w:hAnsi="Arial"/>
          <w:b/>
          <w:i w:val="0"/>
        </w:rPr>
        <w:t>:</w:t>
      </w:r>
      <w:r w:rsidRPr="00E77497">
        <w:t xml:space="preserve"> 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729E9B73" w14:textId="77777777" w:rsidR="008625A5" w:rsidRPr="00E77497" w:rsidRDefault="008625A5" w:rsidP="008625A5">
      <w:pPr>
        <w:pStyle w:val="Alg4"/>
        <w:numPr>
          <w:ilvl w:val="0"/>
          <w:numId w:val="977"/>
        </w:numPr>
        <w:spacing w:after="220"/>
        <w:contextualSpacing/>
      </w:pPr>
      <w:r w:rsidRPr="00E77497">
        <w:t xml:space="preserve">Return </w:t>
      </w:r>
      <w:r w:rsidRPr="00BD6E56">
        <w:rPr>
          <w:b/>
        </w:rPr>
        <w:t>false</w:t>
      </w:r>
      <w:r w:rsidRPr="00E77497">
        <w:t>.</w:t>
      </w:r>
    </w:p>
    <w:p w14:paraId="49BE7CE5" w14:textId="77777777" w:rsidR="009A2F70" w:rsidRPr="00E77497" w:rsidRDefault="009A2F70" w:rsidP="006A78DC">
      <w:pPr>
        <w:pStyle w:val="30"/>
      </w:pPr>
      <w:bookmarkStart w:id="5519" w:name="_Toc368050425"/>
      <w:r w:rsidRPr="00E77497">
        <w:t xml:space="preserve">Runtime Semantics: </w:t>
      </w:r>
      <w:r w:rsidRPr="00E77497">
        <w:rPr>
          <w:spacing w:val="6"/>
        </w:rPr>
        <w:t>Evaluation</w:t>
      </w:r>
      <w:bookmarkEnd w:id="5519"/>
    </w:p>
    <w:p w14:paraId="2BCA293F" w14:textId="77777777" w:rsidR="004C02EF" w:rsidRPr="00E77497" w:rsidRDefault="004C02EF" w:rsidP="004C02EF">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bookmarkStart w:id="5520" w:name="_Toc382212664"/>
    </w:p>
    <w:p w14:paraId="059D1761" w14:textId="77777777"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5520"/>
      <w:r w:rsidRPr="00E77497">
        <w:t>.</w:t>
      </w:r>
      <w:bookmarkStart w:id="5521" w:name="_Toc382212665"/>
    </w:p>
    <w:p w14:paraId="76968E45" w14:textId="77777777" w:rsidR="004C02EF" w:rsidRPr="00E77497" w:rsidRDefault="004C02EF" w:rsidP="00FA3203">
      <w:pPr>
        <w:pStyle w:val="Alg2"/>
        <w:numPr>
          <w:ilvl w:val="0"/>
          <w:numId w:val="100"/>
        </w:numPr>
      </w:pPr>
      <w:r w:rsidRPr="00E77497">
        <w:t xml:space="preserve">Let </w:t>
      </w:r>
      <w:r w:rsidRPr="00E77497">
        <w:rPr>
          <w:i/>
        </w:rPr>
        <w:t>lval</w:t>
      </w:r>
      <w:r w:rsidRPr="00E77497">
        <w:t xml:space="preserve"> be GetValue(</w:t>
      </w:r>
      <w:r w:rsidRPr="00E77497">
        <w:rPr>
          <w:i/>
        </w:rPr>
        <w:t>lref</w:t>
      </w:r>
      <w:r w:rsidRPr="00E77497">
        <w:t>).</w:t>
      </w:r>
      <w:bookmarkStart w:id="5522" w:name="_Toc382212666"/>
      <w:bookmarkEnd w:id="5521"/>
    </w:p>
    <w:p w14:paraId="08DCE973" w14:textId="77777777" w:rsidR="00970124" w:rsidRDefault="00970124" w:rsidP="00970124">
      <w:pPr>
        <w:pStyle w:val="Alg4"/>
        <w:numPr>
          <w:ilvl w:val="0"/>
          <w:numId w:val="100"/>
        </w:numPr>
        <w:contextualSpacing/>
      </w:pPr>
      <w:bookmarkStart w:id="5523" w:name="_Toc382212667"/>
      <w:bookmarkEnd w:id="5522"/>
      <w:r>
        <w:t xml:space="preserve">Let </w:t>
      </w:r>
      <w:r w:rsidRPr="00970124">
        <w:rPr>
          <w:i/>
          <w:iCs/>
        </w:rPr>
        <w:t>lbool</w:t>
      </w:r>
      <w:r>
        <w:t xml:space="preserve"> be </w:t>
      </w:r>
      <w:r w:rsidRPr="00E77497">
        <w:t>ToBoolean(</w:t>
      </w:r>
      <w:r w:rsidRPr="00E77497">
        <w:rPr>
          <w:i/>
        </w:rPr>
        <w:t>lval</w:t>
      </w:r>
      <w:r>
        <w:t>)</w:t>
      </w:r>
      <w:r w:rsidRPr="00E77497">
        <w:t>.</w:t>
      </w:r>
    </w:p>
    <w:p w14:paraId="1DF4A856" w14:textId="77777777" w:rsidR="00722F95" w:rsidRDefault="0056239B" w:rsidP="00970124">
      <w:pPr>
        <w:pStyle w:val="Alg4"/>
        <w:numPr>
          <w:ilvl w:val="0"/>
          <w:numId w:val="100"/>
        </w:numPr>
        <w:contextualSpacing/>
      </w:pPr>
      <w:r>
        <w:t>ReturnIfAbrupt(</w:t>
      </w:r>
      <w:r w:rsidR="00970124" w:rsidRPr="00970124">
        <w:rPr>
          <w:i/>
          <w:iCs/>
        </w:rPr>
        <w:t>lbool</w:t>
      </w:r>
      <w:r>
        <w:t>).</w:t>
      </w:r>
    </w:p>
    <w:p w14:paraId="4DEAB0A0" w14:textId="77777777" w:rsidR="004C02EF" w:rsidRPr="00E77497" w:rsidRDefault="004C02EF" w:rsidP="00970124">
      <w:pPr>
        <w:pStyle w:val="Alg2"/>
        <w:numPr>
          <w:ilvl w:val="0"/>
          <w:numId w:val="100"/>
        </w:numPr>
      </w:pPr>
      <w:r w:rsidRPr="00E77497">
        <w:t xml:space="preserve">If </w:t>
      </w:r>
      <w:r w:rsidR="00970124" w:rsidRPr="00970124">
        <w:rPr>
          <w:i/>
        </w:rPr>
        <w:t xml:space="preserve">lbool </w:t>
      </w:r>
      <w:r w:rsidRPr="00E77497">
        <w:t xml:space="preserve">is </w:t>
      </w:r>
      <w:r w:rsidRPr="00E77497">
        <w:rPr>
          <w:b/>
        </w:rPr>
        <w:t>false</w:t>
      </w:r>
      <w:r w:rsidRPr="00E77497">
        <w:t xml:space="preserve">, return </w:t>
      </w:r>
      <w:r w:rsidRPr="00E77497">
        <w:rPr>
          <w:i/>
        </w:rPr>
        <w:t>lval</w:t>
      </w:r>
      <w:bookmarkEnd w:id="5523"/>
      <w:r w:rsidRPr="00E77497">
        <w:t>.</w:t>
      </w:r>
      <w:bookmarkStart w:id="5524" w:name="_Toc382212668"/>
    </w:p>
    <w:p w14:paraId="3F86CB9B" w14:textId="77777777"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5524"/>
      <w:r w:rsidRPr="00E77497">
        <w:t>.</w:t>
      </w:r>
      <w:bookmarkStart w:id="5525" w:name="_Toc382212669"/>
    </w:p>
    <w:bookmarkEnd w:id="5525"/>
    <w:p w14:paraId="313DDF36" w14:textId="77777777"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14:paraId="2DA8F5A8" w14:textId="77777777" w:rsidR="004C02EF" w:rsidRPr="00E77497" w:rsidRDefault="004C02EF" w:rsidP="004C02EF">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bookmarkStart w:id="5526" w:name="_Toc382212670"/>
    </w:p>
    <w:p w14:paraId="45E4FC1B" w14:textId="77777777"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5526"/>
      <w:r w:rsidRPr="00E77497">
        <w:t>.</w:t>
      </w:r>
      <w:bookmarkStart w:id="5527" w:name="_Toc382212671"/>
    </w:p>
    <w:p w14:paraId="7CA87BFC" w14:textId="77777777" w:rsidR="004C02EF" w:rsidRPr="00E77497" w:rsidRDefault="004C02EF" w:rsidP="00FA3203">
      <w:pPr>
        <w:pStyle w:val="Alg2"/>
        <w:numPr>
          <w:ilvl w:val="0"/>
          <w:numId w:val="101"/>
        </w:numPr>
      </w:pPr>
      <w:r w:rsidRPr="00E77497">
        <w:t xml:space="preserve">Let </w:t>
      </w:r>
      <w:r w:rsidRPr="00E77497">
        <w:rPr>
          <w:i/>
        </w:rPr>
        <w:t>lval</w:t>
      </w:r>
      <w:r w:rsidRPr="00E77497">
        <w:t xml:space="preserve"> be GetValue(</w:t>
      </w:r>
      <w:r w:rsidRPr="00E77497">
        <w:rPr>
          <w:i/>
        </w:rPr>
        <w:t>lref</w:t>
      </w:r>
      <w:r w:rsidRPr="00E77497">
        <w:t>).</w:t>
      </w:r>
      <w:bookmarkStart w:id="5528" w:name="_Toc382212672"/>
      <w:bookmarkEnd w:id="5527"/>
    </w:p>
    <w:p w14:paraId="66A96D21" w14:textId="77777777" w:rsidR="00970124" w:rsidRDefault="00970124" w:rsidP="00970124">
      <w:pPr>
        <w:pStyle w:val="Alg4"/>
        <w:numPr>
          <w:ilvl w:val="0"/>
          <w:numId w:val="101"/>
        </w:numPr>
        <w:contextualSpacing/>
      </w:pPr>
      <w:bookmarkStart w:id="5529" w:name="_Toc382212673"/>
      <w:bookmarkEnd w:id="5528"/>
      <w:r>
        <w:t xml:space="preserve">Let </w:t>
      </w:r>
      <w:r w:rsidRPr="00970124">
        <w:rPr>
          <w:i/>
          <w:iCs/>
        </w:rPr>
        <w:t>lbool</w:t>
      </w:r>
      <w:r>
        <w:t xml:space="preserve"> be </w:t>
      </w:r>
      <w:r w:rsidRPr="00E77497">
        <w:t>ToBoolean(</w:t>
      </w:r>
      <w:r w:rsidRPr="00E77497">
        <w:rPr>
          <w:i/>
        </w:rPr>
        <w:t>lval</w:t>
      </w:r>
      <w:r>
        <w:t>)</w:t>
      </w:r>
      <w:r w:rsidRPr="00E77497">
        <w:t>.</w:t>
      </w:r>
    </w:p>
    <w:p w14:paraId="0CCC6B20" w14:textId="77777777" w:rsidR="00722F95" w:rsidRDefault="0056239B" w:rsidP="00970124">
      <w:pPr>
        <w:pStyle w:val="Alg4"/>
        <w:numPr>
          <w:ilvl w:val="0"/>
          <w:numId w:val="101"/>
        </w:numPr>
        <w:contextualSpacing/>
      </w:pPr>
      <w:r>
        <w:t>ReturnIfAbrupt(</w:t>
      </w:r>
      <w:r w:rsidR="00970124" w:rsidRPr="00970124">
        <w:rPr>
          <w:i/>
          <w:iCs/>
        </w:rPr>
        <w:t>lbool</w:t>
      </w:r>
      <w:r>
        <w:t>).</w:t>
      </w:r>
    </w:p>
    <w:p w14:paraId="19365FD4" w14:textId="77777777" w:rsidR="004C02EF" w:rsidRPr="00E77497" w:rsidRDefault="004C02EF" w:rsidP="00970124">
      <w:pPr>
        <w:pStyle w:val="Alg2"/>
        <w:numPr>
          <w:ilvl w:val="0"/>
          <w:numId w:val="101"/>
        </w:numPr>
      </w:pPr>
      <w:r w:rsidRPr="00E77497">
        <w:t xml:space="preserve">If </w:t>
      </w:r>
      <w:r w:rsidR="00970124" w:rsidRPr="00970124">
        <w:rPr>
          <w:i/>
          <w:iCs/>
        </w:rPr>
        <w:t>lbool</w:t>
      </w:r>
      <w:r w:rsidR="00970124">
        <w:rPr>
          <w:i/>
          <w:iCs/>
        </w:rPr>
        <w:t xml:space="preserve"> </w:t>
      </w:r>
      <w:r w:rsidRPr="00E77497">
        <w:t xml:space="preserve">is </w:t>
      </w:r>
      <w:r w:rsidRPr="00E77497">
        <w:rPr>
          <w:b/>
        </w:rPr>
        <w:t>true</w:t>
      </w:r>
      <w:r w:rsidRPr="00E77497">
        <w:t xml:space="preserve">, return </w:t>
      </w:r>
      <w:r w:rsidRPr="00E77497">
        <w:rPr>
          <w:i/>
        </w:rPr>
        <w:t>lval</w:t>
      </w:r>
      <w:bookmarkEnd w:id="5529"/>
      <w:r w:rsidRPr="00E77497">
        <w:t>.</w:t>
      </w:r>
      <w:bookmarkStart w:id="5530" w:name="_Toc382212674"/>
    </w:p>
    <w:p w14:paraId="5606FA24" w14:textId="77777777"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5530"/>
      <w:r w:rsidRPr="00E77497">
        <w:t>.</w:t>
      </w:r>
      <w:bookmarkStart w:id="5531" w:name="_Toc382212675"/>
    </w:p>
    <w:p w14:paraId="64B724C5" w14:textId="77777777" w:rsidR="004C02EF" w:rsidRPr="00E77497" w:rsidRDefault="004C02EF" w:rsidP="00FA3203">
      <w:pPr>
        <w:pStyle w:val="Alg2"/>
        <w:numPr>
          <w:ilvl w:val="0"/>
          <w:numId w:val="101"/>
        </w:numPr>
        <w:spacing w:after="220"/>
      </w:pPr>
      <w:bookmarkStart w:id="5532" w:name="_Toc382212676"/>
      <w:bookmarkEnd w:id="5531"/>
      <w:r w:rsidRPr="00E77497">
        <w:t>Return GetValue(</w:t>
      </w:r>
      <w:r w:rsidRPr="00E77497">
        <w:rPr>
          <w:i/>
        </w:rPr>
        <w:t>rref</w:t>
      </w:r>
      <w:r w:rsidRPr="00E77497">
        <w:t>)</w:t>
      </w:r>
      <w:bookmarkEnd w:id="5532"/>
      <w:r w:rsidRPr="00E77497">
        <w:t>.</w:t>
      </w:r>
      <w:bookmarkStart w:id="5533" w:name="_Toc375031192"/>
      <w:bookmarkStart w:id="5534" w:name="_Ref378391886"/>
      <w:bookmarkStart w:id="5535" w:name="_Ref379915204"/>
      <w:bookmarkStart w:id="5536" w:name="_Toc381513705"/>
      <w:bookmarkStart w:id="5537" w:name="_Toc382202869"/>
      <w:bookmarkStart w:id="5538" w:name="_Toc382212227"/>
      <w:bookmarkStart w:id="5539" w:name="_Toc382212677"/>
      <w:bookmarkStart w:id="5540" w:name="_Toc382291572"/>
      <w:bookmarkStart w:id="5541" w:name="_Toc385672221"/>
    </w:p>
    <w:p w14:paraId="610A96C5" w14:textId="77777777" w:rsidR="004C02EF" w:rsidRPr="00120381" w:rsidRDefault="004C02EF" w:rsidP="00D148E9">
      <w:pPr>
        <w:pStyle w:val="20"/>
      </w:pPr>
      <w:bookmarkStart w:id="5542" w:name="_Toc393690324"/>
      <w:bookmarkStart w:id="5543" w:name="_Ref440445056"/>
      <w:bookmarkStart w:id="5544" w:name="_Toc472818869"/>
      <w:bookmarkStart w:id="5545" w:name="_Toc235503443"/>
      <w:bookmarkStart w:id="5546" w:name="_Toc241509218"/>
      <w:bookmarkStart w:id="5547" w:name="_Toc244416705"/>
      <w:bookmarkStart w:id="5548" w:name="_Toc276631069"/>
      <w:bookmarkStart w:id="5549" w:name="_Toc368050426"/>
      <w:r w:rsidRPr="00120381">
        <w:t>Conditional Operator (</w:t>
      </w:r>
      <w:r w:rsidRPr="00F46CA1">
        <w:rPr>
          <w:rFonts w:ascii="Courier New" w:hAnsi="Courier New"/>
          <w:caps/>
        </w:rPr>
        <w:t xml:space="preserve"> ? : )</w:t>
      </w:r>
      <w:bookmarkStart w:id="5550" w:name="_Toc382202870"/>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p>
    <w:p w14:paraId="6E46F169" w14:textId="77777777" w:rsidR="004C02EF" w:rsidRPr="00120381" w:rsidRDefault="004C02EF" w:rsidP="004C02EF">
      <w:pPr>
        <w:pStyle w:val="Syntax"/>
      </w:pPr>
      <w:r w:rsidRPr="00120381">
        <w:t>Syntax</w:t>
      </w:r>
    </w:p>
    <w:p w14:paraId="32A82DED" w14:textId="77777777"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14:paraId="78F69C69" w14:textId="77777777"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27DB54A4" w14:textId="77777777" w:rsidR="00233D6B" w:rsidRPr="00120381" w:rsidRDefault="00233D6B" w:rsidP="00233D6B">
      <w:pPr>
        <w:pStyle w:val="SyntaxRule"/>
        <w:rPr>
          <w:ins w:id="5551" w:author="Rev 19 Allen Wirfs-Brock" w:date="2013-09-06T14:44:00Z"/>
          <w:rFonts w:ascii="Arial" w:hAnsi="Arial"/>
        </w:rPr>
      </w:pPr>
      <w:ins w:id="5552" w:author="Rev 19 Allen Wirfs-Brock" w:date="2013-09-06T14:44:00Z">
        <w:r w:rsidRPr="00120381">
          <w:t>ConditionalExpressionNoIn</w:t>
        </w:r>
        <w:r w:rsidRPr="00120381">
          <w:rPr>
            <w:rFonts w:ascii="Arial" w:hAnsi="Arial"/>
          </w:rPr>
          <w:t xml:space="preserve"> </w:t>
        </w:r>
        <w:r w:rsidRPr="00120381">
          <w:rPr>
            <w:rFonts w:ascii="Arial" w:hAnsi="Arial"/>
            <w:b/>
            <w:i w:val="0"/>
          </w:rPr>
          <w:t>:</w:t>
        </w:r>
      </w:ins>
    </w:p>
    <w:p w14:paraId="244AF205" w14:textId="77777777" w:rsidR="00233D6B" w:rsidRPr="00120381" w:rsidRDefault="00233D6B" w:rsidP="00233D6B">
      <w:pPr>
        <w:pStyle w:val="SyntaxDefinition"/>
        <w:rPr>
          <w:ins w:id="5553" w:author="Rev 19 Allen Wirfs-Brock" w:date="2013-09-06T14:44:00Z"/>
          <w:rFonts w:ascii="Arial" w:hAnsi="Arial"/>
        </w:rPr>
      </w:pPr>
      <w:ins w:id="5554" w:author="Rev 19 Allen Wirfs-Brock" w:date="2013-09-06T14:44:00Z">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ins>
    </w:p>
    <w:p w14:paraId="6A336682" w14:textId="77777777" w:rsidR="00233D6B" w:rsidRPr="00E77497" w:rsidRDefault="00233D6B" w:rsidP="00233D6B">
      <w:pPr>
        <w:rPr>
          <w:ins w:id="5555" w:author="Rev 19 Allen Wirfs-Brock" w:date="2013-09-06T14:44:00Z"/>
        </w:rPr>
      </w:pPr>
      <w:ins w:id="5556" w:author="Rev 19 Allen Wirfs-Brock" w:date="2013-09-06T14:44:00Z">
        <w:r w:rsidRPr="004D1BD1">
          <w:t>The</w:t>
        </w:r>
        <w:r w:rsidRPr="003B4312">
          <w:t xml:space="preserve"> semantics of the </w:t>
        </w:r>
        <w:r w:rsidRPr="003B4312">
          <w:rPr>
            <w:rStyle w:val="bnf"/>
          </w:rPr>
          <w:t>ConditionalExpressionNoIn</w:t>
        </w:r>
        <w:r w:rsidRPr="008B7F6F">
          <w:t xml:space="preserve"> production is </w:t>
        </w:r>
        <w:r w:rsidRPr="006B6D0A">
          <w:t xml:space="preserve">the same </w:t>
        </w:r>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used in place 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ins>
    </w:p>
    <w:p w14:paraId="50F06803" w14:textId="77777777" w:rsidR="006A0093" w:rsidRPr="00E77497" w:rsidRDefault="006A0093" w:rsidP="006A0093">
      <w:pPr>
        <w:pStyle w:val="Note"/>
      </w:pPr>
      <w:r w:rsidRPr="00E77497">
        <w:t>NOTE</w:t>
      </w:r>
      <w:r w:rsidRPr="00E77497">
        <w:tab/>
        <w:t xml:space="preserve">The grammar for a ConditionalExpression in ECMAScript is </w:t>
      </w:r>
      <w:del w:id="5557" w:author="Rev 19 Allen Wirfs-Brock" w:date="2013-09-06T14:44:00Z">
        <w:r w:rsidRPr="00E77497" w:rsidDel="00233D6B">
          <w:delText>a little bit</w:delText>
        </w:r>
      </w:del>
      <w:ins w:id="5558" w:author="Rev 19 Allen Wirfs-Brock" w:date="2013-09-06T14:44:00Z">
        <w:r w:rsidR="00233D6B">
          <w:t>slightly</w:t>
        </w:r>
      </w:ins>
      <w:r w:rsidRPr="00E77497">
        <w:t xml:space="preserve">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14:paraId="31D30C50" w14:textId="77777777" w:rsidR="008625A5" w:rsidRPr="00E77497" w:rsidRDefault="008625A5" w:rsidP="006A78DC">
      <w:pPr>
        <w:pStyle w:val="30"/>
      </w:pPr>
      <w:bookmarkStart w:id="5559" w:name="_Ref366742187"/>
      <w:bookmarkStart w:id="5560" w:name="_Toc368050427"/>
      <w:r w:rsidRPr="00E77497">
        <w:t xml:space="preserve">Static Semantics:  </w:t>
      </w:r>
      <w:r w:rsidRPr="00BD6E56">
        <w:rPr>
          <w:lang w:eastAsia="en-US"/>
        </w:rPr>
        <w:t>IsValidSimpleAssignmentTarget</w:t>
      </w:r>
      <w:bookmarkEnd w:id="5559"/>
      <w:bookmarkEnd w:id="5560"/>
    </w:p>
    <w:p w14:paraId="088C2F02" w14:textId="77777777" w:rsidR="002E15BF" w:rsidRPr="00C81794" w:rsidRDefault="002E15BF" w:rsidP="002E15BF">
      <w:pPr>
        <w:rPr>
          <w:ins w:id="5561" w:author="Rev 19 Allen Wirfs-Brock" w:date="2013-09-12T09:52:00Z"/>
          <w:lang w:eastAsia="en-US"/>
        </w:rPr>
      </w:pPr>
      <w:ins w:id="5562" w:author="Rev 19 Allen Wirfs-Brock" w:date="2013-09-12T09:52: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563" w:author="Rev 19 Allen Wirfs-Brock" w:date="2013-09-12T09:52:00Z">
        <w:r>
          <w:rPr>
            <w:lang w:eastAsia="en-US"/>
          </w:rPr>
          <w:fldChar w:fldCharType="separate"/>
        </w:r>
      </w:ins>
      <w:ins w:id="5564" w:author="Rev 19 Allen Wirfs-Brock" w:date="2013-09-27T13:21:00Z">
        <w:r w:rsidR="00D433E8">
          <w:rPr>
            <w:lang w:eastAsia="en-US"/>
          </w:rPr>
          <w:t>12.1.0.2</w:t>
        </w:r>
      </w:ins>
      <w:ins w:id="556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566" w:author="Rev 19 Allen Wirfs-Brock" w:date="2013-09-12T09:52:00Z">
        <w:r>
          <w:rPr>
            <w:lang w:eastAsia="en-US"/>
          </w:rPr>
          <w:fldChar w:fldCharType="separate"/>
        </w:r>
      </w:ins>
      <w:ins w:id="5567" w:author="Rev 19 Allen Wirfs-Brock" w:date="2013-09-27T13:21:00Z">
        <w:r w:rsidR="00D433E8">
          <w:rPr>
            <w:lang w:eastAsia="en-US"/>
          </w:rPr>
          <w:t>12.1.10.2</w:t>
        </w:r>
      </w:ins>
      <w:ins w:id="5568"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569" w:author="Rev 19 Allen Wirfs-Brock" w:date="2013-09-12T09:52:00Z">
        <w:r>
          <w:rPr>
            <w:lang w:eastAsia="en-US"/>
          </w:rPr>
          <w:fldChar w:fldCharType="separate"/>
        </w:r>
      </w:ins>
      <w:ins w:id="5570" w:author="Rev 19 Allen Wirfs-Brock" w:date="2013-09-27T13:21:00Z">
        <w:r w:rsidR="00D433E8">
          <w:rPr>
            <w:lang w:eastAsia="en-US"/>
          </w:rPr>
          <w:t>12.2.1.2</w:t>
        </w:r>
      </w:ins>
      <w:ins w:id="557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572" w:author="Rev 19 Allen Wirfs-Brock" w:date="2013-09-12T09:52:00Z">
        <w:r>
          <w:rPr>
            <w:lang w:eastAsia="en-US"/>
          </w:rPr>
          <w:fldChar w:fldCharType="separate"/>
        </w:r>
      </w:ins>
      <w:ins w:id="5573" w:author="Rev 19 Allen Wirfs-Brock" w:date="2013-09-27T13:21:00Z">
        <w:r w:rsidR="00D433E8">
          <w:rPr>
            <w:lang w:eastAsia="en-US"/>
          </w:rPr>
          <w:t>12.3.2</w:t>
        </w:r>
      </w:ins>
      <w:ins w:id="5574"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575" w:author="Rev 19 Allen Wirfs-Brock" w:date="2013-09-12T09:52:00Z">
        <w:r>
          <w:rPr>
            <w:lang w:eastAsia="en-US"/>
          </w:rPr>
          <w:fldChar w:fldCharType="separate"/>
        </w:r>
      </w:ins>
      <w:ins w:id="5576" w:author="Rev 19 Allen Wirfs-Brock" w:date="2013-09-27T13:21:00Z">
        <w:r w:rsidR="00D433E8">
          <w:rPr>
            <w:lang w:eastAsia="en-US"/>
          </w:rPr>
          <w:t>12.4.2</w:t>
        </w:r>
      </w:ins>
      <w:ins w:id="557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578" w:author="Rev 19 Allen Wirfs-Brock" w:date="2013-09-12T09:52:00Z">
        <w:r>
          <w:rPr>
            <w:lang w:eastAsia="en-US"/>
          </w:rPr>
          <w:fldChar w:fldCharType="separate"/>
        </w:r>
      </w:ins>
      <w:ins w:id="5579" w:author="Rev 19 Allen Wirfs-Brock" w:date="2013-09-27T13:21:00Z">
        <w:r w:rsidR="00D433E8">
          <w:rPr>
            <w:lang w:eastAsia="en-US"/>
          </w:rPr>
          <w:t>12.5.1</w:t>
        </w:r>
      </w:ins>
      <w:ins w:id="558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581" w:author="Rev 19 Allen Wirfs-Brock" w:date="2013-09-12T09:52:00Z">
        <w:r>
          <w:rPr>
            <w:lang w:eastAsia="en-US"/>
          </w:rPr>
          <w:fldChar w:fldCharType="separate"/>
        </w:r>
      </w:ins>
      <w:ins w:id="5582" w:author="Rev 19 Allen Wirfs-Brock" w:date="2013-09-27T13:21:00Z">
        <w:r w:rsidR="00D433E8">
          <w:rPr>
            <w:lang w:eastAsia="en-US"/>
          </w:rPr>
          <w:t>12.6.1</w:t>
        </w:r>
      </w:ins>
      <w:ins w:id="558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584" w:author="Rev 19 Allen Wirfs-Brock" w:date="2013-09-12T09:52:00Z">
        <w:r>
          <w:rPr>
            <w:lang w:eastAsia="en-US"/>
          </w:rPr>
          <w:fldChar w:fldCharType="separate"/>
        </w:r>
      </w:ins>
      <w:ins w:id="5585" w:author="Rev 19 Allen Wirfs-Brock" w:date="2013-09-27T13:21:00Z">
        <w:r w:rsidR="00D433E8">
          <w:rPr>
            <w:lang w:eastAsia="en-US"/>
          </w:rPr>
          <w:t>12.7.1</w:t>
        </w:r>
      </w:ins>
      <w:ins w:id="5586"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587" w:author="Rev 19 Allen Wirfs-Brock" w:date="2013-09-12T09:52:00Z">
        <w:r>
          <w:rPr>
            <w:lang w:eastAsia="en-US"/>
          </w:rPr>
          <w:fldChar w:fldCharType="separate"/>
        </w:r>
      </w:ins>
      <w:ins w:id="5588" w:author="Rev 19 Allen Wirfs-Brock" w:date="2013-09-27T13:21:00Z">
        <w:r w:rsidR="00D433E8">
          <w:rPr>
            <w:lang w:eastAsia="en-US"/>
          </w:rPr>
          <w:t>12.8.1</w:t>
        </w:r>
      </w:ins>
      <w:ins w:id="558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590" w:author="Rev 19 Allen Wirfs-Brock" w:date="2013-09-12T09:52:00Z">
        <w:r>
          <w:rPr>
            <w:lang w:eastAsia="en-US"/>
          </w:rPr>
          <w:fldChar w:fldCharType="separate"/>
        </w:r>
      </w:ins>
      <w:ins w:id="5591" w:author="Rev 19 Allen Wirfs-Brock" w:date="2013-09-27T13:21:00Z">
        <w:r w:rsidR="00D433E8">
          <w:rPr>
            <w:lang w:eastAsia="en-US"/>
          </w:rPr>
          <w:t>12.9.1</w:t>
        </w:r>
      </w:ins>
      <w:ins w:id="559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593" w:author="Rev 19 Allen Wirfs-Brock" w:date="2013-09-12T09:52:00Z">
        <w:r>
          <w:rPr>
            <w:lang w:eastAsia="en-US"/>
          </w:rPr>
          <w:fldChar w:fldCharType="separate"/>
        </w:r>
      </w:ins>
      <w:ins w:id="5594" w:author="Rev 19 Allen Wirfs-Brock" w:date="2013-09-27T13:21:00Z">
        <w:r w:rsidR="00D433E8">
          <w:rPr>
            <w:lang w:eastAsia="en-US"/>
          </w:rPr>
          <w:t>12.10.1</w:t>
        </w:r>
      </w:ins>
      <w:ins w:id="559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596" w:author="Rev 19 Allen Wirfs-Brock" w:date="2013-09-12T09:52:00Z">
        <w:r>
          <w:rPr>
            <w:lang w:eastAsia="en-US"/>
          </w:rPr>
          <w:fldChar w:fldCharType="separate"/>
        </w:r>
      </w:ins>
      <w:ins w:id="5597" w:author="Rev 19 Allen Wirfs-Brock" w:date="2013-09-27T13:21:00Z">
        <w:r w:rsidR="00D433E8">
          <w:rPr>
            <w:lang w:eastAsia="en-US"/>
          </w:rPr>
          <w:t>12.11.1</w:t>
        </w:r>
      </w:ins>
      <w:ins w:id="5598"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599" w:author="Rev 19 Allen Wirfs-Brock" w:date="2013-09-12T09:52:00Z">
        <w:r>
          <w:rPr>
            <w:lang w:eastAsia="en-US"/>
          </w:rPr>
          <w:fldChar w:fldCharType="separate"/>
        </w:r>
      </w:ins>
      <w:ins w:id="5600" w:author="Rev 19 Allen Wirfs-Brock" w:date="2013-09-27T13:21:00Z">
        <w:r w:rsidR="00D433E8">
          <w:rPr>
            <w:lang w:eastAsia="en-US"/>
          </w:rPr>
          <w:t>12.13.2</w:t>
        </w:r>
      </w:ins>
      <w:ins w:id="560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602" w:author="Rev 19 Allen Wirfs-Brock" w:date="2013-09-12T09:52:00Z">
        <w:r>
          <w:rPr>
            <w:lang w:eastAsia="en-US"/>
          </w:rPr>
          <w:fldChar w:fldCharType="separate"/>
        </w:r>
      </w:ins>
      <w:ins w:id="5603" w:author="Rev 19 Allen Wirfs-Brock" w:date="2013-09-27T13:21:00Z">
        <w:r w:rsidR="00D433E8">
          <w:rPr>
            <w:lang w:eastAsia="en-US"/>
          </w:rPr>
          <w:t>12.14.1</w:t>
        </w:r>
      </w:ins>
      <w:ins w:id="5604" w:author="Rev 19 Allen Wirfs-Brock" w:date="2013-09-12T09:52:00Z">
        <w:r>
          <w:rPr>
            <w:lang w:eastAsia="en-US"/>
          </w:rPr>
          <w:fldChar w:fldCharType="end"/>
        </w:r>
      </w:ins>
    </w:p>
    <w:p w14:paraId="04F42052" w14:textId="77777777" w:rsidR="008625A5" w:rsidRPr="00120381" w:rsidRDefault="008625A5" w:rsidP="008625A5">
      <w:pPr>
        <w:pStyle w:val="SyntaxRule"/>
        <w:spacing w:after="240"/>
        <w:rPr>
          <w:rFonts w:ascii="Arial" w:hAnsi="Arial"/>
        </w:rPr>
      </w:pPr>
      <w:r w:rsidRPr="00120381">
        <w:t>ConditionalExpression</w:t>
      </w:r>
      <w:r w:rsidRPr="00120381">
        <w:rPr>
          <w:rFonts w:ascii="Arial" w:hAnsi="Arial"/>
        </w:rPr>
        <w:t xml:space="preserve"> </w:t>
      </w:r>
      <w:r w:rsidRPr="00120381">
        <w:rPr>
          <w:rFonts w:ascii="Arial" w:hAnsi="Arial"/>
          <w:b/>
          <w:i w:val="0"/>
        </w:rPr>
        <w:t>:</w:t>
      </w:r>
      <w:r w:rsidRPr="00120381">
        <w:t xml:space="preserve"> 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24888CEF" w14:textId="77777777" w:rsidR="008625A5" w:rsidRPr="00E77497" w:rsidRDefault="008625A5" w:rsidP="008625A5">
      <w:pPr>
        <w:pStyle w:val="Alg4"/>
        <w:numPr>
          <w:ilvl w:val="0"/>
          <w:numId w:val="978"/>
        </w:numPr>
        <w:spacing w:after="220"/>
        <w:contextualSpacing/>
      </w:pPr>
      <w:r w:rsidRPr="00E77497">
        <w:t xml:space="preserve">Return </w:t>
      </w:r>
      <w:r w:rsidRPr="00BD6E56">
        <w:rPr>
          <w:b/>
        </w:rPr>
        <w:t>false</w:t>
      </w:r>
      <w:r w:rsidRPr="00E77497">
        <w:t>.</w:t>
      </w:r>
    </w:p>
    <w:p w14:paraId="25936792" w14:textId="77777777" w:rsidR="009A2F70" w:rsidRPr="00E77497" w:rsidRDefault="009A2F70" w:rsidP="006A78DC">
      <w:pPr>
        <w:pStyle w:val="30"/>
      </w:pPr>
      <w:bookmarkStart w:id="5605" w:name="_Toc368050428"/>
      <w:r w:rsidRPr="00E77497">
        <w:t xml:space="preserve">Runtime Semantics: </w:t>
      </w:r>
      <w:r w:rsidRPr="00E77497">
        <w:rPr>
          <w:spacing w:val="6"/>
        </w:rPr>
        <w:t>Evaluation</w:t>
      </w:r>
      <w:bookmarkEnd w:id="5605"/>
    </w:p>
    <w:p w14:paraId="22F90F1A" w14:textId="77777777" w:rsidR="004C02EF" w:rsidRPr="006B6D0A" w:rsidRDefault="004C02EF" w:rsidP="004C02EF">
      <w:pPr>
        <w:jc w:val="left"/>
      </w:pPr>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p>
    <w:p w14:paraId="47C521BA" w14:textId="77777777"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14:paraId="70ABA8C5" w14:textId="77777777" w:rsidR="00722F95" w:rsidRPr="00E77497" w:rsidRDefault="00722F95" w:rsidP="00722F95">
      <w:pPr>
        <w:pStyle w:val="Alg2"/>
        <w:numPr>
          <w:ilvl w:val="0"/>
          <w:numId w:val="102"/>
        </w:numPr>
      </w:pPr>
      <w:r w:rsidRPr="00E77497">
        <w:t xml:space="preserve">Let </w:t>
      </w:r>
      <w:r w:rsidRPr="00E77497">
        <w:rPr>
          <w:i/>
        </w:rPr>
        <w:t>lval</w:t>
      </w:r>
      <w:r w:rsidRPr="00E77497">
        <w:t xml:space="preserve"> be ToBoolean(GetValue(</w:t>
      </w:r>
      <w:r w:rsidRPr="00E77497">
        <w:rPr>
          <w:i/>
        </w:rPr>
        <w:t>lref</w:t>
      </w:r>
      <w:r>
        <w:t>)</w:t>
      </w:r>
      <w:r w:rsidRPr="00E77497">
        <w:t>).</w:t>
      </w:r>
    </w:p>
    <w:p w14:paraId="0476835C" w14:textId="77777777" w:rsidR="00722F95" w:rsidRDefault="0056239B" w:rsidP="00722F95">
      <w:pPr>
        <w:pStyle w:val="Alg4"/>
        <w:numPr>
          <w:ilvl w:val="0"/>
          <w:numId w:val="102"/>
        </w:numPr>
        <w:contextualSpacing/>
      </w:pPr>
      <w:r>
        <w:t>ReturnIfAbrupt(</w:t>
      </w:r>
      <w:r w:rsidRPr="00342FD6">
        <w:rPr>
          <w:i/>
        </w:rPr>
        <w:t>lval</w:t>
      </w:r>
      <w:r>
        <w:t>).</w:t>
      </w:r>
    </w:p>
    <w:p w14:paraId="519A0237" w14:textId="77777777" w:rsidR="004C02EF" w:rsidRPr="00E77497" w:rsidRDefault="004C02EF" w:rsidP="00FA3203">
      <w:pPr>
        <w:pStyle w:val="Alg2"/>
        <w:numPr>
          <w:ilvl w:val="0"/>
          <w:numId w:val="102"/>
        </w:numPr>
      </w:pPr>
      <w:r w:rsidRPr="00E77497">
        <w:t xml:space="preserve">If </w:t>
      </w:r>
      <w:r w:rsidR="00722F95" w:rsidRPr="00E77497">
        <w:rPr>
          <w:i/>
        </w:rPr>
        <w:t>lval</w:t>
      </w:r>
      <w:r w:rsidRPr="00E77497">
        <w:t xml:space="preserve"> is </w:t>
      </w:r>
      <w:r w:rsidRPr="00E77497">
        <w:rPr>
          <w:b/>
        </w:rPr>
        <w:t>true</w:t>
      </w:r>
      <w:r w:rsidRPr="00E77497">
        <w:t>, then</w:t>
      </w:r>
    </w:p>
    <w:p w14:paraId="1C53CEC0" w14:textId="77777777"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14:paraId="562F5C43" w14:textId="77777777" w:rsidR="004C02EF" w:rsidRPr="00E77497" w:rsidRDefault="004C02EF" w:rsidP="00FA3203">
      <w:pPr>
        <w:pStyle w:val="Alg2"/>
        <w:numPr>
          <w:ilvl w:val="1"/>
          <w:numId w:val="102"/>
        </w:numPr>
      </w:pPr>
      <w:r w:rsidRPr="00E77497">
        <w:t>Return GetValue(</w:t>
      </w:r>
      <w:r w:rsidRPr="00E77497">
        <w:rPr>
          <w:i/>
        </w:rPr>
        <w:t>trueRef</w:t>
      </w:r>
      <w:r w:rsidRPr="00E77497">
        <w:t>).</w:t>
      </w:r>
    </w:p>
    <w:p w14:paraId="71F35F3D" w14:textId="77777777" w:rsidR="004C02EF" w:rsidRPr="00E77497" w:rsidRDefault="004C02EF" w:rsidP="00FA3203">
      <w:pPr>
        <w:pStyle w:val="Alg2"/>
        <w:numPr>
          <w:ilvl w:val="0"/>
          <w:numId w:val="102"/>
        </w:numPr>
      </w:pPr>
      <w:r w:rsidRPr="00E77497">
        <w:t>Else</w:t>
      </w:r>
    </w:p>
    <w:p w14:paraId="20998C64" w14:textId="77777777"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14:paraId="3DAB9B17" w14:textId="77777777"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14:paraId="7B69951F" w14:textId="77777777" w:rsidR="004C02EF" w:rsidRPr="00E77497" w:rsidRDefault="004C02EF" w:rsidP="00D148E9">
      <w:pPr>
        <w:pStyle w:val="20"/>
      </w:pPr>
      <w:bookmarkStart w:id="5606" w:name="_Hlt457449446"/>
      <w:bookmarkStart w:id="5607" w:name="_Toc375031193"/>
      <w:bookmarkStart w:id="5608" w:name="_Ref381183204"/>
      <w:bookmarkStart w:id="5609" w:name="_Toc381513706"/>
      <w:bookmarkStart w:id="5610" w:name="_Toc382202871"/>
      <w:bookmarkStart w:id="5611" w:name="_Toc382212228"/>
      <w:bookmarkStart w:id="5612" w:name="_Toc382212688"/>
      <w:bookmarkStart w:id="5613" w:name="_Toc382291573"/>
      <w:bookmarkStart w:id="5614" w:name="_Ref382717195"/>
      <w:bookmarkStart w:id="5615" w:name="_Toc385672222"/>
      <w:bookmarkStart w:id="5616" w:name="_Toc393690325"/>
      <w:bookmarkStart w:id="5617" w:name="_Ref440445075"/>
      <w:bookmarkStart w:id="5618" w:name="_Toc472818870"/>
      <w:bookmarkStart w:id="5619" w:name="_Toc235503444"/>
      <w:bookmarkStart w:id="5620" w:name="_Toc241509219"/>
      <w:bookmarkStart w:id="5621" w:name="_Toc244416706"/>
      <w:bookmarkStart w:id="5622" w:name="_Toc276631070"/>
      <w:bookmarkStart w:id="5623" w:name="_Toc368050429"/>
      <w:bookmarkEnd w:id="5606"/>
      <w:r w:rsidRPr="00E77497">
        <w:t>Assignment Operator</w:t>
      </w:r>
      <w:bookmarkStart w:id="5624" w:name="_Toc382202872"/>
      <w:bookmarkEnd w:id="5607"/>
      <w:bookmarkEnd w:id="5608"/>
      <w:bookmarkEnd w:id="5609"/>
      <w:bookmarkEnd w:id="5610"/>
      <w:bookmarkEnd w:id="5611"/>
      <w:bookmarkEnd w:id="5612"/>
      <w:bookmarkEnd w:id="5613"/>
      <w:bookmarkEnd w:id="5614"/>
      <w:bookmarkEnd w:id="5615"/>
      <w:bookmarkEnd w:id="5616"/>
      <w:bookmarkEnd w:id="5624"/>
      <w:r w:rsidRPr="00E77497">
        <w:t>s</w:t>
      </w:r>
      <w:bookmarkEnd w:id="5617"/>
      <w:bookmarkEnd w:id="5618"/>
      <w:bookmarkEnd w:id="5619"/>
      <w:bookmarkEnd w:id="5620"/>
      <w:bookmarkEnd w:id="5621"/>
      <w:bookmarkEnd w:id="5622"/>
      <w:bookmarkEnd w:id="5623"/>
    </w:p>
    <w:p w14:paraId="1C8AC950" w14:textId="77777777" w:rsidR="004C02EF" w:rsidRPr="00E77497" w:rsidRDefault="004C02EF" w:rsidP="004C02EF">
      <w:pPr>
        <w:pStyle w:val="Syntax"/>
      </w:pPr>
      <w:r w:rsidRPr="00E77497">
        <w:t>Syntax</w:t>
      </w:r>
    </w:p>
    <w:p w14:paraId="1359D011" w14:textId="77777777"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778FD305" w14:textId="77777777" w:rsidR="004C02EF" w:rsidRPr="00E77497" w:rsidRDefault="004C02EF" w:rsidP="004C02EF">
      <w:pPr>
        <w:pStyle w:val="SyntaxDefinition"/>
      </w:pPr>
      <w:r w:rsidRPr="00E77497">
        <w:t>ConditionalExpression</w:t>
      </w:r>
      <w:r w:rsidR="001E419C">
        <w:br/>
      </w:r>
      <w:ins w:id="5625" w:author="Rev 19 Allen Wirfs-Brock" w:date="2013-09-06T17:16:00Z">
        <w:r w:rsidR="00426938">
          <w:rPr>
            <w:rFonts w:ascii="Arial" w:hAnsi="Arial" w:cs="Arial"/>
            <w:i w:val="0"/>
            <w:sz w:val="16"/>
          </w:rPr>
          <w:t>[Only match if</w:t>
        </w:r>
      </w:ins>
      <w:ins w:id="5626" w:author="Rev 19 Allen Wirfs-Brock" w:date="2013-09-06T17:11:00Z">
        <w:r w:rsidR="00426938">
          <w:rPr>
            <w:rFonts w:ascii="Arial" w:hAnsi="Arial" w:cs="Arial"/>
            <w:i w:val="0"/>
            <w:sz w:val="16"/>
          </w:rPr>
          <w:t xml:space="preserve"> within the </w:t>
        </w:r>
        <w:r w:rsidR="00426938" w:rsidRPr="00426938">
          <w:rPr>
            <w:sz w:val="16"/>
          </w:rPr>
          <w:t>FunctionBody</w:t>
        </w:r>
        <w:r w:rsidR="00426938">
          <w:rPr>
            <w:rFonts w:ascii="Arial" w:hAnsi="Arial" w:cs="Arial"/>
            <w:i w:val="0"/>
            <w:sz w:val="16"/>
          </w:rPr>
          <w:t xml:space="preserve"> of a </w:t>
        </w:r>
      </w:ins>
      <w:ins w:id="5627" w:author="Rev 19 Allen Wirfs-Brock" w:date="2013-09-06T17:15:00Z">
        <w:r w:rsidR="00426938" w:rsidRPr="00426938">
          <w:rPr>
            <w:sz w:val="16"/>
          </w:rPr>
          <w:t>GeneratorMethod</w:t>
        </w:r>
        <w:r w:rsidR="00426938">
          <w:rPr>
            <w:rFonts w:ascii="Arial" w:hAnsi="Arial" w:cs="Arial"/>
            <w:i w:val="0"/>
            <w:sz w:val="16"/>
          </w:rPr>
          <w:t xml:space="preserve">, </w:t>
        </w:r>
        <w:r w:rsidR="00426938" w:rsidRPr="00426938">
          <w:rPr>
            <w:sz w:val="16"/>
          </w:rPr>
          <w:t>GeneratorDeclaration</w:t>
        </w:r>
        <w:r w:rsidR="00426938">
          <w:rPr>
            <w:rFonts w:ascii="Arial" w:hAnsi="Arial" w:cs="Arial"/>
            <w:i w:val="0"/>
            <w:sz w:val="16"/>
          </w:rPr>
          <w:t xml:space="preserve">, or </w:t>
        </w:r>
        <w:r w:rsidR="00426938" w:rsidRPr="00426938">
          <w:rPr>
            <w:sz w:val="16"/>
          </w:rPr>
          <w:t>GeneratorExpression</w:t>
        </w:r>
      </w:ins>
      <w:ins w:id="5628" w:author="Rev 19 Allen Wirfs-Brock" w:date="2013-09-06T16:42:00Z">
        <w:r w:rsidR="003B43FB">
          <w:rPr>
            <w:rFonts w:ascii="Arial" w:hAnsi="Arial" w:cs="Arial"/>
            <w:i w:val="0"/>
            <w:sz w:val="16"/>
          </w:rPr>
          <w:t xml:space="preserve"> </w:t>
        </w:r>
      </w:ins>
      <w:ins w:id="5629" w:author="Rev 19 Allen Wirfs-Brock" w:date="2013-09-06T16:41:00Z">
        <w:r w:rsidR="003B43FB" w:rsidRPr="00E77497">
          <w:rPr>
            <w:rFonts w:ascii="Arial" w:hAnsi="Arial" w:cs="Arial"/>
            <w:i w:val="0"/>
            <w:sz w:val="16"/>
          </w:rPr>
          <w:t>]</w:t>
        </w:r>
        <w:r w:rsidR="003B43FB">
          <w:rPr>
            <w:rFonts w:ascii="Arial" w:hAnsi="Arial" w:cs="Arial"/>
            <w:i w:val="0"/>
            <w:sz w:val="16"/>
          </w:rPr>
          <w:t xml:space="preserve"> </w:t>
        </w:r>
      </w:ins>
      <w:r w:rsidR="001E419C">
        <w:t>YieldExpression</w:t>
      </w:r>
      <w:r w:rsidR="007E18E5">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639F6585" w14:textId="77777777" w:rsidR="00233D6B" w:rsidRPr="00E77497" w:rsidRDefault="00233D6B" w:rsidP="00233D6B">
      <w:pPr>
        <w:pStyle w:val="SyntaxRule"/>
        <w:rPr>
          <w:ins w:id="5630" w:author="Rev 19 Allen Wirfs-Brock" w:date="2013-09-06T14:46:00Z"/>
          <w:rFonts w:ascii="Arial" w:hAnsi="Arial"/>
        </w:rPr>
      </w:pPr>
      <w:ins w:id="5631" w:author="Rev 19 Allen Wirfs-Brock" w:date="2013-09-06T14:46:00Z">
        <w:r w:rsidRPr="00E77497">
          <w:t>AssignmentExpressionNoIn</w:t>
        </w:r>
        <w:r w:rsidRPr="00E77497">
          <w:rPr>
            <w:rFonts w:ascii="Arial" w:hAnsi="Arial"/>
          </w:rPr>
          <w:t xml:space="preserve"> </w:t>
        </w:r>
        <w:r w:rsidRPr="00E77497">
          <w:rPr>
            <w:rFonts w:ascii="Arial" w:hAnsi="Arial"/>
            <w:b/>
            <w:i w:val="0"/>
          </w:rPr>
          <w:t>:</w:t>
        </w:r>
      </w:ins>
    </w:p>
    <w:p w14:paraId="75067F26" w14:textId="77777777" w:rsidR="00233D6B" w:rsidRPr="00E77497" w:rsidRDefault="00233D6B" w:rsidP="00233D6B">
      <w:pPr>
        <w:pStyle w:val="SyntaxDefinition"/>
        <w:rPr>
          <w:ins w:id="5632" w:author="Rev 19 Allen Wirfs-Brock" w:date="2013-09-06T14:46:00Z"/>
        </w:rPr>
      </w:pPr>
      <w:ins w:id="5633" w:author="Rev 19 Allen Wirfs-Brock" w:date="2013-09-06T14:46:00Z">
        <w:r w:rsidRPr="00E77497">
          <w:t>ConditionalExpressionNoIn</w:t>
        </w:r>
        <w:r w:rsidRPr="007E18E5">
          <w:t xml:space="preserve"> </w:t>
        </w:r>
        <w:r>
          <w:br/>
          <w:t>YieldExpression</w:t>
        </w:r>
      </w:ins>
      <w:ins w:id="5634" w:author="Rev 19 Allen Wirfs-Brock" w:date="2013-09-06T15:11:00Z">
        <w:r w:rsidRPr="00E77497">
          <w:t>NoIn</w:t>
        </w:r>
      </w:ins>
      <w:ins w:id="5635" w:author="Rev 19 Allen Wirfs-Brock" w:date="2013-09-06T14:46:00Z">
        <w:r>
          <w:br/>
          <w:t>ArrowFunction</w:t>
        </w:r>
      </w:ins>
      <w:ins w:id="5636" w:author="Rev 19 Allen Wirfs-Brock" w:date="2013-09-06T15:11:00Z">
        <w:r w:rsidRPr="00E77497">
          <w:t>NoIn</w:t>
        </w:r>
      </w:ins>
      <w:ins w:id="5637" w:author="Rev 19 Allen Wirfs-Brock" w:date="2013-09-06T14:46:00Z">
        <w:r w:rsidRPr="00E77497">
          <w:br/>
          <w:t xml:space="preserve">LeftHandSideExpression </w:t>
        </w:r>
        <w:r>
          <w:t xml:space="preserve"> </w:t>
        </w:r>
        <w:r w:rsidRPr="00E77497">
          <w:rPr>
            <w:rFonts w:ascii="Courier New" w:hAnsi="Courier New" w:cs="Courier New"/>
            <w:b/>
            <w:i w:val="0"/>
          </w:rPr>
          <w:t>=</w:t>
        </w:r>
        <w:r w:rsidRPr="00E77497">
          <w:t xml:space="preserve"> AssignmentExpressionNoIn</w:t>
        </w:r>
        <w:r w:rsidRPr="00E77497">
          <w:br/>
          <w:t>LeftHandSideExpression AssignmentOperator AssignmentExpressionNoIn</w:t>
        </w:r>
      </w:ins>
    </w:p>
    <w:p w14:paraId="1548BADC" w14:textId="77777777"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14:paraId="7EBD97C3" w14:textId="77777777" w:rsidTr="004712DB">
        <w:trPr>
          <w:trHeight w:hRule="exact" w:val="240"/>
        </w:trPr>
        <w:tc>
          <w:tcPr>
            <w:tcW w:w="648" w:type="dxa"/>
          </w:tcPr>
          <w:p w14:paraId="22354CAF" w14:textId="77777777" w:rsidR="004C02EF" w:rsidRPr="00E77497" w:rsidRDefault="004C02EF" w:rsidP="003A4B22">
            <w:pPr>
              <w:pStyle w:val="SyntaxOneOf"/>
            </w:pPr>
            <w:r w:rsidRPr="00E77497">
              <w:t>*=</w:t>
            </w:r>
          </w:p>
        </w:tc>
        <w:tc>
          <w:tcPr>
            <w:tcW w:w="648" w:type="dxa"/>
          </w:tcPr>
          <w:p w14:paraId="71CBA957" w14:textId="77777777" w:rsidR="004C02EF" w:rsidRPr="00E77497" w:rsidRDefault="004C02EF" w:rsidP="003A4B22">
            <w:pPr>
              <w:pStyle w:val="SyntaxOneOf"/>
            </w:pPr>
            <w:r w:rsidRPr="00E77497">
              <w:t>/=</w:t>
            </w:r>
          </w:p>
        </w:tc>
        <w:tc>
          <w:tcPr>
            <w:tcW w:w="648" w:type="dxa"/>
          </w:tcPr>
          <w:p w14:paraId="2D2C71A8" w14:textId="77777777" w:rsidR="004C02EF" w:rsidRPr="00E77497" w:rsidRDefault="004C02EF" w:rsidP="003A4B22">
            <w:pPr>
              <w:pStyle w:val="SyntaxOneOf"/>
            </w:pPr>
            <w:r w:rsidRPr="00E77497">
              <w:t>%=</w:t>
            </w:r>
          </w:p>
        </w:tc>
        <w:tc>
          <w:tcPr>
            <w:tcW w:w="648" w:type="dxa"/>
          </w:tcPr>
          <w:p w14:paraId="1D110809" w14:textId="77777777" w:rsidR="004C02EF" w:rsidRPr="00E77497" w:rsidRDefault="004C02EF" w:rsidP="003A4B22">
            <w:pPr>
              <w:pStyle w:val="SyntaxOneOf"/>
            </w:pPr>
            <w:r w:rsidRPr="00E77497">
              <w:t>+=</w:t>
            </w:r>
          </w:p>
        </w:tc>
        <w:tc>
          <w:tcPr>
            <w:tcW w:w="648" w:type="dxa"/>
          </w:tcPr>
          <w:p w14:paraId="316DF81E" w14:textId="77777777" w:rsidR="004C02EF" w:rsidRPr="00E77497" w:rsidRDefault="004C02EF" w:rsidP="003A4B22">
            <w:pPr>
              <w:pStyle w:val="SyntaxOneOf"/>
            </w:pPr>
            <w:r w:rsidRPr="00E77497">
              <w:t>-=</w:t>
            </w:r>
          </w:p>
        </w:tc>
        <w:tc>
          <w:tcPr>
            <w:tcW w:w="648" w:type="dxa"/>
          </w:tcPr>
          <w:p w14:paraId="62D46F3D" w14:textId="77777777" w:rsidR="004C02EF" w:rsidRPr="00E77497" w:rsidRDefault="004C02EF" w:rsidP="003A4B22">
            <w:pPr>
              <w:pStyle w:val="SyntaxOneOf"/>
            </w:pPr>
            <w:r w:rsidRPr="00E77497">
              <w:t>&lt;&lt;=</w:t>
            </w:r>
          </w:p>
        </w:tc>
        <w:tc>
          <w:tcPr>
            <w:tcW w:w="648" w:type="dxa"/>
          </w:tcPr>
          <w:p w14:paraId="0ABC56EC" w14:textId="77777777" w:rsidR="004C02EF" w:rsidRPr="00E77497" w:rsidRDefault="004C02EF" w:rsidP="003A4B22">
            <w:pPr>
              <w:pStyle w:val="SyntaxOneOf"/>
            </w:pPr>
            <w:r w:rsidRPr="00E77497">
              <w:t>&gt;&gt;=</w:t>
            </w:r>
          </w:p>
        </w:tc>
        <w:tc>
          <w:tcPr>
            <w:tcW w:w="648" w:type="dxa"/>
          </w:tcPr>
          <w:p w14:paraId="765F5474" w14:textId="77777777" w:rsidR="004C02EF" w:rsidRPr="00E77497" w:rsidRDefault="004C02EF" w:rsidP="003A4B22">
            <w:pPr>
              <w:pStyle w:val="SyntaxOneOf"/>
            </w:pPr>
            <w:r w:rsidRPr="00E77497">
              <w:t>&gt;&gt;&gt;=</w:t>
            </w:r>
          </w:p>
        </w:tc>
        <w:tc>
          <w:tcPr>
            <w:tcW w:w="648" w:type="dxa"/>
          </w:tcPr>
          <w:p w14:paraId="4237D33D" w14:textId="77777777" w:rsidR="004C02EF" w:rsidRPr="00E77497" w:rsidRDefault="004C02EF" w:rsidP="003A4B22">
            <w:pPr>
              <w:pStyle w:val="SyntaxOneOf"/>
            </w:pPr>
            <w:r w:rsidRPr="00E77497">
              <w:t>&amp;=</w:t>
            </w:r>
          </w:p>
        </w:tc>
        <w:tc>
          <w:tcPr>
            <w:tcW w:w="648" w:type="dxa"/>
          </w:tcPr>
          <w:p w14:paraId="72AF909E" w14:textId="77777777" w:rsidR="004C02EF" w:rsidRPr="00E77497" w:rsidRDefault="004C02EF" w:rsidP="003A4B22">
            <w:pPr>
              <w:pStyle w:val="SyntaxOneOf"/>
            </w:pPr>
            <w:r w:rsidRPr="00E77497">
              <w:t>^=</w:t>
            </w:r>
          </w:p>
        </w:tc>
        <w:tc>
          <w:tcPr>
            <w:tcW w:w="648" w:type="dxa"/>
          </w:tcPr>
          <w:p w14:paraId="544BE5D9" w14:textId="77777777" w:rsidR="004C02EF" w:rsidRPr="00E77497" w:rsidRDefault="004C02EF" w:rsidP="003A4B22">
            <w:pPr>
              <w:pStyle w:val="SyntaxOneOf"/>
            </w:pPr>
            <w:r w:rsidRPr="00E77497">
              <w:t>|=</w:t>
            </w:r>
          </w:p>
        </w:tc>
      </w:tr>
    </w:tbl>
    <w:p w14:paraId="4A73FD30" w14:textId="77777777" w:rsidR="00233D6B" w:rsidRPr="00E77497" w:rsidRDefault="00233D6B" w:rsidP="00233D6B">
      <w:pPr>
        <w:rPr>
          <w:ins w:id="5638" w:author="Rev 19 Allen Wirfs-Brock" w:date="2013-09-06T14:46:00Z"/>
        </w:rPr>
      </w:pPr>
      <w:bookmarkStart w:id="5639" w:name="_Toc361663264"/>
      <w:bookmarkStart w:id="5640" w:name="_Toc361665107"/>
      <w:bookmarkStart w:id="5641" w:name="_Toc361666947"/>
      <w:bookmarkStart w:id="5642" w:name="_Toc361668776"/>
      <w:bookmarkStart w:id="5643" w:name="_Toc364934799"/>
      <w:bookmarkStart w:id="5644" w:name="_Toc365474043"/>
      <w:bookmarkStart w:id="5645" w:name="_Toc361663265"/>
      <w:bookmarkStart w:id="5646" w:name="_Toc361665108"/>
      <w:bookmarkStart w:id="5647" w:name="_Toc361666948"/>
      <w:bookmarkStart w:id="5648" w:name="_Toc361668777"/>
      <w:bookmarkStart w:id="5649" w:name="_Toc364934800"/>
      <w:bookmarkStart w:id="5650" w:name="_Toc365474044"/>
      <w:bookmarkStart w:id="5651" w:name="_Toc361663266"/>
      <w:bookmarkStart w:id="5652" w:name="_Toc361665109"/>
      <w:bookmarkStart w:id="5653" w:name="_Toc361666949"/>
      <w:bookmarkStart w:id="5654" w:name="_Toc361668778"/>
      <w:bookmarkStart w:id="5655" w:name="_Toc364934801"/>
      <w:bookmarkStart w:id="5656" w:name="_Toc365474045"/>
      <w:bookmarkStart w:id="5657" w:name="_Toc361663268"/>
      <w:bookmarkStart w:id="5658" w:name="_Toc361665111"/>
      <w:bookmarkStart w:id="5659" w:name="_Toc361666951"/>
      <w:bookmarkStart w:id="5660" w:name="_Toc361668780"/>
      <w:bookmarkStart w:id="5661" w:name="_Toc364934803"/>
      <w:bookmarkStart w:id="5662" w:name="_Toc365474047"/>
      <w:bookmarkStart w:id="5663" w:name="_Toc361663270"/>
      <w:bookmarkStart w:id="5664" w:name="_Toc361665113"/>
      <w:bookmarkStart w:id="5665" w:name="_Toc361666953"/>
      <w:bookmarkStart w:id="5666" w:name="_Toc361668782"/>
      <w:bookmarkStart w:id="5667" w:name="_Toc364934805"/>
      <w:bookmarkStart w:id="5668" w:name="_Toc365474049"/>
      <w:bookmarkStart w:id="5669" w:name="_Toc361663272"/>
      <w:bookmarkStart w:id="5670" w:name="_Toc361665115"/>
      <w:bookmarkStart w:id="5671" w:name="_Toc361666955"/>
      <w:bookmarkStart w:id="5672" w:name="_Toc361668784"/>
      <w:bookmarkStart w:id="5673" w:name="_Toc364934807"/>
      <w:bookmarkStart w:id="5674" w:name="_Toc365474051"/>
      <w:bookmarkStart w:id="5675" w:name="_Toc361663274"/>
      <w:bookmarkStart w:id="5676" w:name="_Toc361665117"/>
      <w:bookmarkStart w:id="5677" w:name="_Toc361666957"/>
      <w:bookmarkStart w:id="5678" w:name="_Toc361668786"/>
      <w:bookmarkStart w:id="5679" w:name="_Toc364934809"/>
      <w:bookmarkStart w:id="5680" w:name="_Toc365474053"/>
      <w:bookmarkStart w:id="5681" w:name="_Toc361663276"/>
      <w:bookmarkStart w:id="5682" w:name="_Toc361665119"/>
      <w:bookmarkStart w:id="5683" w:name="_Toc361666959"/>
      <w:bookmarkStart w:id="5684" w:name="_Toc361668788"/>
      <w:bookmarkStart w:id="5685" w:name="_Toc364934811"/>
      <w:bookmarkStart w:id="5686" w:name="_Toc365474055"/>
      <w:bookmarkStart w:id="5687" w:name="_Toc361663278"/>
      <w:bookmarkStart w:id="5688" w:name="_Toc361665121"/>
      <w:bookmarkStart w:id="5689" w:name="_Toc361666961"/>
      <w:bookmarkStart w:id="5690" w:name="_Toc361668790"/>
      <w:bookmarkStart w:id="5691" w:name="_Toc364934813"/>
      <w:bookmarkStart w:id="5692" w:name="_Toc365474057"/>
      <w:bookmarkStart w:id="5693" w:name="_Toc361663280"/>
      <w:bookmarkStart w:id="5694" w:name="_Toc361665123"/>
      <w:bookmarkStart w:id="5695" w:name="_Toc361666963"/>
      <w:bookmarkStart w:id="5696" w:name="_Toc361668792"/>
      <w:bookmarkStart w:id="5697" w:name="_Toc364934815"/>
      <w:bookmarkStart w:id="5698" w:name="_Toc365474059"/>
      <w:bookmarkStart w:id="5699" w:name="_Toc361663281"/>
      <w:bookmarkStart w:id="5700" w:name="_Toc361665124"/>
      <w:bookmarkStart w:id="5701" w:name="_Toc361666964"/>
      <w:bookmarkStart w:id="5702" w:name="_Toc361668793"/>
      <w:bookmarkStart w:id="5703" w:name="_Toc364934816"/>
      <w:bookmarkStart w:id="5704" w:name="_Toc365474060"/>
      <w:bookmarkStart w:id="5705" w:name="_Toc375031194"/>
      <w:bookmarkStart w:id="5706" w:name="_Ref378392063"/>
      <w:bookmarkStart w:id="5707" w:name="_Toc381513707"/>
      <w:bookmarkStart w:id="5708" w:name="_Toc382202873"/>
      <w:bookmarkStart w:id="5709" w:name="_Toc382212229"/>
      <w:bookmarkStart w:id="5710" w:name="_Toc382212689"/>
      <w:bookmarkStart w:id="5711" w:name="_Toc382291574"/>
      <w:bookmarkStart w:id="5712" w:name="_Toc385672223"/>
      <w:bookmarkStart w:id="5713" w:name="_Toc393690326"/>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ins w:id="5714" w:author="Rev 19 Allen Wirfs-Brock" w:date="2013-09-06T14:46:00Z">
        <w:r w:rsidRPr="00E77497">
          <w:t xml:space="preserve">The semantics of the </w:t>
        </w:r>
        <w:r w:rsidRPr="00E77497">
          <w:rPr>
            <w:rFonts w:ascii="Times New Roman" w:hAnsi="Times New Roman"/>
            <w:i/>
          </w:rPr>
          <w:t>AssignmentExpressionNoIn</w:t>
        </w:r>
        <w:r w:rsidRPr="00E77497">
          <w:t xml:space="preserve"> productions are the same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ins>
      <w:ins w:id="5715" w:author="Rev 19 Allen Wirfs-Brock" w:date="2013-09-06T15:12:00Z">
        <w:r w:rsidRPr="00E77497">
          <w:t>,</w:t>
        </w:r>
        <w:r>
          <w:t xml:space="preserve"> </w:t>
        </w:r>
      </w:ins>
      <w:ins w:id="5716" w:author="Rev 19 Allen Wirfs-Brock" w:date="2013-09-06T15:13:00Z">
        <w:r w:rsidRPr="00233D6B">
          <w:rPr>
            <w:rStyle w:val="bnf"/>
          </w:rPr>
          <w:t>YieldExpressionNoIn</w:t>
        </w:r>
      </w:ins>
      <w:ins w:id="5717" w:author="Rev 19 Allen Wirfs-Brock" w:date="2013-09-06T15:12:00Z">
        <w:r>
          <w:t>,</w:t>
        </w:r>
      </w:ins>
      <w:ins w:id="5718" w:author="Rev 19 Allen Wirfs-Brock" w:date="2013-09-06T15:13:00Z">
        <w:r>
          <w:t xml:space="preserve"> </w:t>
        </w:r>
        <w:r w:rsidRPr="00233D6B">
          <w:rPr>
            <w:rStyle w:val="bnf"/>
          </w:rPr>
          <w:t>ArrowFunctionNoIn</w:t>
        </w:r>
      </w:ins>
      <w:ins w:id="5719" w:author="Rev 19 Allen Wirfs-Brock" w:date="2013-09-06T14:46:00Z">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ins>
      <w:ins w:id="5720" w:author="Rev 19 Allen Wirfs-Brock" w:date="2013-09-06T15:14:00Z">
        <w:r w:rsidRPr="00E77497">
          <w:t>,</w:t>
        </w:r>
        <w:r>
          <w:t xml:space="preserve"> </w:t>
        </w:r>
        <w:r w:rsidRPr="00233D6B">
          <w:rPr>
            <w:rStyle w:val="bnf"/>
          </w:rPr>
          <w:t>YieldExpressionNo</w:t>
        </w:r>
        <w:r>
          <w:t xml:space="preserve">, </w:t>
        </w:r>
        <w:r w:rsidRPr="00233D6B">
          <w:rPr>
            <w:rStyle w:val="bnf"/>
          </w:rPr>
          <w:t>ArrowFunctionNo</w:t>
        </w:r>
      </w:ins>
      <w:ins w:id="5721" w:author="Rev 19 Allen Wirfs-Brock" w:date="2013-09-06T14:46:00Z">
        <w:r w:rsidRPr="00E77497">
          <w:t xml:space="preserve"> and </w:t>
        </w:r>
        <w:r w:rsidRPr="00E77497">
          <w:rPr>
            <w:rFonts w:ascii="Times New Roman" w:hAnsi="Times New Roman"/>
            <w:i/>
          </w:rPr>
          <w:t>AssignmentExpression</w:t>
        </w:r>
        <w:r w:rsidRPr="00E77497">
          <w:t>, respectively.</w:t>
        </w:r>
      </w:ins>
    </w:p>
    <w:p w14:paraId="5EC50343" w14:textId="77777777" w:rsidR="007806CA" w:rsidRPr="00E77497" w:rsidDel="0067578E" w:rsidRDefault="007806CA">
      <w:pPr>
        <w:pStyle w:val="30"/>
        <w:rPr>
          <w:del w:id="5722" w:author="Rev 19 Allen Wirfs-Brock" w:date="2013-09-11T17:55:00Z"/>
        </w:rPr>
      </w:pPr>
      <w:del w:id="5723" w:author="Rev 19 Allen Wirfs-Brock" w:date="2013-09-11T17:55:00Z">
        <w:r w:rsidRPr="00E77497" w:rsidDel="0067578E">
          <w:delText>Static Semantics</w:delText>
        </w:r>
        <w:bookmarkStart w:id="5724" w:name="_Toc368034430"/>
        <w:bookmarkStart w:id="5725" w:name="_Toc368049653"/>
        <w:bookmarkStart w:id="5726" w:name="_Toc368050430"/>
        <w:bookmarkEnd w:id="5724"/>
        <w:bookmarkEnd w:id="5725"/>
        <w:bookmarkEnd w:id="5726"/>
      </w:del>
    </w:p>
    <w:p w14:paraId="471AFF99" w14:textId="77777777" w:rsidR="007806CA" w:rsidRPr="00E77497" w:rsidRDefault="00C9049C" w:rsidP="006A78DC">
      <w:pPr>
        <w:pStyle w:val="30"/>
        <w:rPr>
          <w:rFonts w:ascii="Helvetica" w:hAnsi="Helvetica"/>
        </w:rPr>
      </w:pPr>
      <w:bookmarkStart w:id="5727" w:name="_Toc368050431"/>
      <w:r w:rsidRPr="00E77497">
        <w:rPr>
          <w:rFonts w:ascii="Helvetica" w:hAnsi="Helvetica"/>
        </w:rPr>
        <w:t xml:space="preserve">Static Semantics:  </w:t>
      </w:r>
      <w:r w:rsidR="007806CA" w:rsidRPr="00E77497">
        <w:rPr>
          <w:rFonts w:ascii="Helvetica" w:hAnsi="Helvetica"/>
        </w:rPr>
        <w:t>Early Errors</w:t>
      </w:r>
      <w:bookmarkEnd w:id="5727"/>
    </w:p>
    <w:bookmarkEnd w:id="5705"/>
    <w:bookmarkEnd w:id="5706"/>
    <w:bookmarkEnd w:id="5707"/>
    <w:bookmarkEnd w:id="5708"/>
    <w:bookmarkEnd w:id="5709"/>
    <w:bookmarkEnd w:id="5710"/>
    <w:bookmarkEnd w:id="5711"/>
    <w:bookmarkEnd w:id="5712"/>
    <w:bookmarkEnd w:id="5713"/>
    <w:p w14:paraId="71CC7DC0" w14:textId="77777777" w:rsidR="00520E07" w:rsidRPr="00E77497" w:rsidRDefault="00520E07" w:rsidP="00120381">
      <w:pPr>
        <w:pStyle w:val="SyntaxRule"/>
        <w:spacing w:after="220"/>
        <w:jc w:val="left"/>
        <w:rPr>
          <w:rFonts w:ascii="Arial" w:hAnsi="Arial"/>
        </w:rPr>
      </w:pPr>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rsidR="00C11D93">
        <w:t xml:space="preserve"> </w:t>
      </w:r>
      <w:r w:rsidRPr="00E77497">
        <w:t xml:space="preserve"> </w:t>
      </w:r>
      <w:r w:rsidRPr="00E77497">
        <w:rPr>
          <w:rFonts w:ascii="Courier New" w:hAnsi="Courier New" w:cs="Courier New"/>
          <w:b/>
          <w:i w:val="0"/>
        </w:rPr>
        <w:t>=</w:t>
      </w:r>
      <w:r w:rsidRPr="00E77497">
        <w:t xml:space="preserve"> AssignmentExpression </w:t>
      </w:r>
    </w:p>
    <w:p w14:paraId="4D01218A" w14:textId="77777777" w:rsidR="007108A2" w:rsidRDefault="007108A2" w:rsidP="008625A5">
      <w:pPr>
        <w:numPr>
          <w:ilvl w:val="0"/>
          <w:numId w:val="737"/>
        </w:numPr>
        <w:contextualSpacing/>
      </w:pPr>
      <w:r>
        <w:t>It is a Syntax Error</w:t>
      </w:r>
      <w:r w:rsidR="007B3D06">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14:paraId="3F708F76" w14:textId="77777777" w:rsidR="007108A2" w:rsidRDefault="007108A2" w:rsidP="007108A2">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14:paraId="5C3C8406" w14:textId="77777777" w:rsidR="00B74C9A" w:rsidRDefault="00B74C9A" w:rsidP="007B3D06">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14:paraId="18A1B213" w14:textId="77777777" w:rsidR="002E6EE7" w:rsidRDefault="002E6EE7" w:rsidP="008625A5">
      <w:pPr>
        <w:numPr>
          <w:ilvl w:val="0"/>
          <w:numId w:val="737"/>
        </w:numPr>
        <w:contextualSpacing/>
      </w:pPr>
      <w:r>
        <w:t>It is an early Reference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00BD6E56" w:rsidRPr="00BD6E56">
        <w:rPr>
          <w:rStyle w:val="bnf"/>
        </w:rPr>
        <w:t xml:space="preserve"> </w:t>
      </w:r>
      <w:r w:rsidR="00BD6E56" w:rsidRPr="00E04E1E">
        <w:rPr>
          <w:rStyle w:val="bnf"/>
        </w:rPr>
        <w:t>LeftHandSideExpression</w:t>
      </w:r>
      <w:r w:rsidR="00BD6E56" w:rsidRPr="00BD6E56">
        <w:rPr>
          <w:rStyle w:val="bnf"/>
        </w:rPr>
        <w:t xml:space="preserve"> </w:t>
      </w:r>
      <w:r>
        <w:t xml:space="preserve">is </w:t>
      </w:r>
      <w:r w:rsidRPr="008625A5">
        <w:rPr>
          <w:rFonts w:ascii="Times New Roman" w:hAnsi="Times New Roman"/>
          <w:b/>
        </w:rPr>
        <w:t>false</w:t>
      </w:r>
      <w:r>
        <w:t>.</w:t>
      </w:r>
    </w:p>
    <w:p w14:paraId="0E3938DB" w14:textId="77777777" w:rsidR="00BD6E56" w:rsidRPr="00E77497" w:rsidRDefault="00BD6E56" w:rsidP="00BD6E56">
      <w:pPr>
        <w:pStyle w:val="SyntaxRule"/>
        <w:spacing w:after="220"/>
        <w:jc w:val="left"/>
        <w:rPr>
          <w:rFonts w:ascii="Arial" w:hAnsi="Arial"/>
        </w:rPr>
      </w:pPr>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t xml:space="preserve"> </w:t>
      </w:r>
      <w:r w:rsidRPr="00E77497">
        <w:t xml:space="preserve"> AssignmentOperator AssignmentExpression </w:t>
      </w:r>
    </w:p>
    <w:p w14:paraId="4446D4A4" w14:textId="77777777" w:rsidR="008625A5" w:rsidRDefault="008625A5" w:rsidP="008625A5">
      <w:pPr>
        <w:numPr>
          <w:ilvl w:val="0"/>
          <w:numId w:val="737"/>
        </w:numPr>
        <w:contextualSpacing/>
      </w:pPr>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14:paraId="6C58826C" w14:textId="77777777" w:rsidR="00BD6E56" w:rsidRDefault="00BD6E56" w:rsidP="00F46CA1">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14:paraId="1A906A30" w14:textId="77777777" w:rsidR="008625A5" w:rsidRPr="00E77497" w:rsidRDefault="008625A5" w:rsidP="006A78DC">
      <w:pPr>
        <w:pStyle w:val="30"/>
      </w:pPr>
      <w:bookmarkStart w:id="5728" w:name="_Ref366742212"/>
      <w:bookmarkStart w:id="5729" w:name="_Toc368050432"/>
      <w:r w:rsidRPr="00E77497">
        <w:t xml:space="preserve">Static Semantics:  </w:t>
      </w:r>
      <w:r w:rsidRPr="00BD6E56">
        <w:rPr>
          <w:lang w:eastAsia="en-US"/>
        </w:rPr>
        <w:t>IsValidSimpleAssignmentTarget</w:t>
      </w:r>
      <w:bookmarkEnd w:id="5728"/>
      <w:bookmarkEnd w:id="5729"/>
    </w:p>
    <w:p w14:paraId="31467E24" w14:textId="77777777" w:rsidR="002E15BF" w:rsidRPr="00C81794" w:rsidRDefault="002E15BF" w:rsidP="002E15BF">
      <w:pPr>
        <w:rPr>
          <w:ins w:id="5730" w:author="Rev 19 Allen Wirfs-Brock" w:date="2013-09-12T09:53:00Z"/>
          <w:lang w:eastAsia="en-US"/>
        </w:rPr>
      </w:pPr>
      <w:ins w:id="5731" w:author="Rev 19 Allen Wirfs-Brock" w:date="2013-09-12T09:53: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732" w:author="Rev 19 Allen Wirfs-Brock" w:date="2013-09-12T09:53:00Z">
        <w:r>
          <w:rPr>
            <w:lang w:eastAsia="en-US"/>
          </w:rPr>
          <w:fldChar w:fldCharType="separate"/>
        </w:r>
      </w:ins>
      <w:ins w:id="5733" w:author="Rev 19 Allen Wirfs-Brock" w:date="2013-09-27T13:21:00Z">
        <w:r w:rsidR="00D433E8">
          <w:rPr>
            <w:lang w:eastAsia="en-US"/>
          </w:rPr>
          <w:t>12.1.0.2</w:t>
        </w:r>
      </w:ins>
      <w:ins w:id="5734"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735" w:author="Rev 19 Allen Wirfs-Brock" w:date="2013-09-12T09:53:00Z">
        <w:r>
          <w:rPr>
            <w:lang w:eastAsia="en-US"/>
          </w:rPr>
          <w:fldChar w:fldCharType="separate"/>
        </w:r>
      </w:ins>
      <w:ins w:id="5736" w:author="Rev 19 Allen Wirfs-Brock" w:date="2013-09-27T13:21:00Z">
        <w:r w:rsidR="00D433E8">
          <w:rPr>
            <w:lang w:eastAsia="en-US"/>
          </w:rPr>
          <w:t>12.1.10.2</w:t>
        </w:r>
      </w:ins>
      <w:ins w:id="5737"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738" w:author="Rev 19 Allen Wirfs-Brock" w:date="2013-09-12T09:53:00Z">
        <w:r>
          <w:rPr>
            <w:lang w:eastAsia="en-US"/>
          </w:rPr>
          <w:fldChar w:fldCharType="separate"/>
        </w:r>
      </w:ins>
      <w:ins w:id="5739" w:author="Rev 19 Allen Wirfs-Brock" w:date="2013-09-27T13:21:00Z">
        <w:r w:rsidR="00D433E8">
          <w:rPr>
            <w:lang w:eastAsia="en-US"/>
          </w:rPr>
          <w:t>12.2.1.2</w:t>
        </w:r>
      </w:ins>
      <w:ins w:id="5740"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741" w:author="Rev 19 Allen Wirfs-Brock" w:date="2013-09-12T09:53:00Z">
        <w:r>
          <w:rPr>
            <w:lang w:eastAsia="en-US"/>
          </w:rPr>
          <w:fldChar w:fldCharType="separate"/>
        </w:r>
      </w:ins>
      <w:ins w:id="5742" w:author="Rev 19 Allen Wirfs-Brock" w:date="2013-09-27T13:21:00Z">
        <w:r w:rsidR="00D433E8">
          <w:rPr>
            <w:lang w:eastAsia="en-US"/>
          </w:rPr>
          <w:t>12.3.2</w:t>
        </w:r>
      </w:ins>
      <w:ins w:id="5743"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744" w:author="Rev 19 Allen Wirfs-Brock" w:date="2013-09-12T09:53:00Z">
        <w:r>
          <w:rPr>
            <w:lang w:eastAsia="en-US"/>
          </w:rPr>
          <w:fldChar w:fldCharType="separate"/>
        </w:r>
      </w:ins>
      <w:ins w:id="5745" w:author="Rev 19 Allen Wirfs-Brock" w:date="2013-09-27T13:21:00Z">
        <w:r w:rsidR="00D433E8">
          <w:rPr>
            <w:lang w:eastAsia="en-US"/>
          </w:rPr>
          <w:t>12.4.2</w:t>
        </w:r>
      </w:ins>
      <w:ins w:id="5746"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747" w:author="Rev 19 Allen Wirfs-Brock" w:date="2013-09-12T09:53:00Z">
        <w:r>
          <w:rPr>
            <w:lang w:eastAsia="en-US"/>
          </w:rPr>
          <w:fldChar w:fldCharType="separate"/>
        </w:r>
      </w:ins>
      <w:ins w:id="5748" w:author="Rev 19 Allen Wirfs-Brock" w:date="2013-09-27T13:21:00Z">
        <w:r w:rsidR="00D433E8">
          <w:rPr>
            <w:lang w:eastAsia="en-US"/>
          </w:rPr>
          <w:t>12.5.1</w:t>
        </w:r>
      </w:ins>
      <w:ins w:id="5749"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750" w:author="Rev 19 Allen Wirfs-Brock" w:date="2013-09-12T09:53:00Z">
        <w:r>
          <w:rPr>
            <w:lang w:eastAsia="en-US"/>
          </w:rPr>
          <w:fldChar w:fldCharType="separate"/>
        </w:r>
      </w:ins>
      <w:ins w:id="5751" w:author="Rev 19 Allen Wirfs-Brock" w:date="2013-09-27T13:21:00Z">
        <w:r w:rsidR="00D433E8">
          <w:rPr>
            <w:lang w:eastAsia="en-US"/>
          </w:rPr>
          <w:t>12.6.1</w:t>
        </w:r>
      </w:ins>
      <w:ins w:id="5752"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753" w:author="Rev 19 Allen Wirfs-Brock" w:date="2013-09-12T09:53:00Z">
        <w:r>
          <w:rPr>
            <w:lang w:eastAsia="en-US"/>
          </w:rPr>
          <w:fldChar w:fldCharType="separate"/>
        </w:r>
      </w:ins>
      <w:ins w:id="5754" w:author="Rev 19 Allen Wirfs-Brock" w:date="2013-09-27T13:21:00Z">
        <w:r w:rsidR="00D433E8">
          <w:rPr>
            <w:lang w:eastAsia="en-US"/>
          </w:rPr>
          <w:t>12.7.1</w:t>
        </w:r>
      </w:ins>
      <w:ins w:id="5755"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756" w:author="Rev 19 Allen Wirfs-Brock" w:date="2013-09-12T09:53:00Z">
        <w:r>
          <w:rPr>
            <w:lang w:eastAsia="en-US"/>
          </w:rPr>
          <w:fldChar w:fldCharType="separate"/>
        </w:r>
      </w:ins>
      <w:ins w:id="5757" w:author="Rev 19 Allen Wirfs-Brock" w:date="2013-09-27T13:21:00Z">
        <w:r w:rsidR="00D433E8">
          <w:rPr>
            <w:lang w:eastAsia="en-US"/>
          </w:rPr>
          <w:t>12.8.1</w:t>
        </w:r>
      </w:ins>
      <w:ins w:id="5758"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759" w:author="Rev 19 Allen Wirfs-Brock" w:date="2013-09-12T09:53:00Z">
        <w:r>
          <w:rPr>
            <w:lang w:eastAsia="en-US"/>
          </w:rPr>
          <w:fldChar w:fldCharType="separate"/>
        </w:r>
      </w:ins>
      <w:ins w:id="5760" w:author="Rev 19 Allen Wirfs-Brock" w:date="2013-09-27T13:21:00Z">
        <w:r w:rsidR="00D433E8">
          <w:rPr>
            <w:lang w:eastAsia="en-US"/>
          </w:rPr>
          <w:t>12.9.1</w:t>
        </w:r>
      </w:ins>
      <w:ins w:id="5761"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762" w:author="Rev 19 Allen Wirfs-Brock" w:date="2013-09-12T09:53:00Z">
        <w:r>
          <w:rPr>
            <w:lang w:eastAsia="en-US"/>
          </w:rPr>
          <w:fldChar w:fldCharType="separate"/>
        </w:r>
      </w:ins>
      <w:ins w:id="5763" w:author="Rev 19 Allen Wirfs-Brock" w:date="2013-09-27T13:21:00Z">
        <w:r w:rsidR="00D433E8">
          <w:rPr>
            <w:lang w:eastAsia="en-US"/>
          </w:rPr>
          <w:t>12.10.1</w:t>
        </w:r>
      </w:ins>
      <w:ins w:id="5764"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765" w:author="Rev 19 Allen Wirfs-Brock" w:date="2013-09-12T09:53:00Z">
        <w:r>
          <w:rPr>
            <w:lang w:eastAsia="en-US"/>
          </w:rPr>
          <w:fldChar w:fldCharType="separate"/>
        </w:r>
      </w:ins>
      <w:ins w:id="5766" w:author="Rev 19 Allen Wirfs-Brock" w:date="2013-09-27T13:21:00Z">
        <w:r w:rsidR="00D433E8">
          <w:rPr>
            <w:lang w:eastAsia="en-US"/>
          </w:rPr>
          <w:t>12.11.1</w:t>
        </w:r>
      </w:ins>
      <w:ins w:id="5767"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768" w:author="Rev 19 Allen Wirfs-Brock" w:date="2013-09-12T09:53:00Z">
        <w:r>
          <w:rPr>
            <w:lang w:eastAsia="en-US"/>
          </w:rPr>
          <w:fldChar w:fldCharType="separate"/>
        </w:r>
      </w:ins>
      <w:ins w:id="5769" w:author="Rev 19 Allen Wirfs-Brock" w:date="2013-09-27T13:21:00Z">
        <w:r w:rsidR="00D433E8">
          <w:rPr>
            <w:lang w:eastAsia="en-US"/>
          </w:rPr>
          <w:t>12.12.1</w:t>
        </w:r>
      </w:ins>
      <w:ins w:id="5770"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771" w:author="Rev 19 Allen Wirfs-Brock" w:date="2013-09-12T09:53:00Z">
        <w:r>
          <w:rPr>
            <w:lang w:eastAsia="en-US"/>
          </w:rPr>
          <w:fldChar w:fldCharType="separate"/>
        </w:r>
      </w:ins>
      <w:ins w:id="5772" w:author="Rev 19 Allen Wirfs-Brock" w:date="2013-09-27T13:21:00Z">
        <w:r w:rsidR="00D433E8">
          <w:rPr>
            <w:lang w:eastAsia="en-US"/>
          </w:rPr>
          <w:t>12.14.1</w:t>
        </w:r>
      </w:ins>
      <w:ins w:id="5773" w:author="Rev 19 Allen Wirfs-Brock" w:date="2013-09-12T09:53:00Z">
        <w:r>
          <w:rPr>
            <w:lang w:eastAsia="en-US"/>
          </w:rPr>
          <w:fldChar w:fldCharType="end"/>
        </w:r>
      </w:ins>
    </w:p>
    <w:p w14:paraId="78620896" w14:textId="77777777" w:rsidR="008625A5" w:rsidRPr="00E77497" w:rsidRDefault="008625A5" w:rsidP="008625A5">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63F056B4" w14:textId="77777777" w:rsidR="008625A5" w:rsidRPr="00E77497" w:rsidRDefault="008625A5" w:rsidP="008625A5">
      <w:pPr>
        <w:pStyle w:val="SyntaxDefinition"/>
      </w:pPr>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163B2D1B" w14:textId="77777777" w:rsidR="008625A5" w:rsidRPr="00E77497" w:rsidRDefault="008625A5" w:rsidP="008625A5">
      <w:pPr>
        <w:pStyle w:val="Alg4"/>
        <w:numPr>
          <w:ilvl w:val="0"/>
          <w:numId w:val="979"/>
        </w:numPr>
        <w:spacing w:after="220"/>
        <w:contextualSpacing/>
      </w:pPr>
      <w:r w:rsidRPr="00E77497">
        <w:t xml:space="preserve">Return </w:t>
      </w:r>
      <w:r w:rsidRPr="00BD6E56">
        <w:rPr>
          <w:b/>
        </w:rPr>
        <w:t>false</w:t>
      </w:r>
      <w:r w:rsidRPr="00E77497">
        <w:t>.</w:t>
      </w:r>
    </w:p>
    <w:p w14:paraId="773E25FE" w14:textId="77777777" w:rsidR="00295437" w:rsidRPr="00E77497" w:rsidDel="0067578E" w:rsidRDefault="00295437">
      <w:pPr>
        <w:pStyle w:val="30"/>
        <w:rPr>
          <w:del w:id="5774" w:author="Rev 19 Allen Wirfs-Brock" w:date="2013-09-11T17:55:00Z"/>
        </w:rPr>
      </w:pPr>
      <w:del w:id="5775" w:author="Rev 19 Allen Wirfs-Brock" w:date="2013-09-11T17:55:00Z">
        <w:r w:rsidRPr="00E77497" w:rsidDel="0067578E">
          <w:delText>Runtime Semantics</w:delText>
        </w:r>
        <w:bookmarkStart w:id="5776" w:name="_Toc368034433"/>
        <w:bookmarkStart w:id="5777" w:name="_Toc368049656"/>
        <w:bookmarkStart w:id="5778" w:name="_Toc368050433"/>
        <w:bookmarkEnd w:id="5776"/>
        <w:bookmarkEnd w:id="5777"/>
        <w:bookmarkEnd w:id="5778"/>
      </w:del>
    </w:p>
    <w:p w14:paraId="26448287" w14:textId="77777777" w:rsidR="007806CA" w:rsidRPr="00E77497" w:rsidRDefault="007806CA" w:rsidP="006A78DC">
      <w:pPr>
        <w:pStyle w:val="30"/>
      </w:pPr>
      <w:bookmarkStart w:id="5779" w:name="_Toc368050434"/>
      <w:r w:rsidRPr="00E77497">
        <w:rPr>
          <w:rFonts w:ascii="Helvetica" w:hAnsi="Helvetica"/>
        </w:rPr>
        <w:t xml:space="preserve">Runtime Semantics: </w:t>
      </w:r>
      <w:r w:rsidRPr="00E77497">
        <w:rPr>
          <w:rFonts w:ascii="Helvetica" w:hAnsi="Helvetica"/>
          <w:spacing w:val="6"/>
        </w:rPr>
        <w:t>Evaluation</w:t>
      </w:r>
      <w:bookmarkEnd w:id="5779"/>
      <w:r w:rsidRPr="00E77497">
        <w:t xml:space="preserve"> </w:t>
      </w:r>
    </w:p>
    <w:p w14:paraId="2D503542" w14:textId="77777777" w:rsidR="004C02EF" w:rsidRPr="00E77497" w:rsidRDefault="004C02EF" w:rsidP="004C02EF">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5780" w:name="_Toc382212690"/>
    </w:p>
    <w:p w14:paraId="7917F200" w14:textId="77777777" w:rsidR="004C0865" w:rsidRPr="008E7E56" w:rsidRDefault="004C0865" w:rsidP="002410A4">
      <w:pPr>
        <w:pStyle w:val="Alg3"/>
        <w:numPr>
          <w:ilvl w:val="0"/>
          <w:numId w:val="103"/>
        </w:numPr>
      </w:pPr>
      <w:r w:rsidRPr="008E7E56">
        <w:t xml:space="preserve">If </w:t>
      </w:r>
      <w:r w:rsidRPr="008E7E56">
        <w:rPr>
          <w:i/>
        </w:rPr>
        <w:t>LeftHandSideExpression</w:t>
      </w:r>
      <w:r w:rsidRPr="008E7E56">
        <w:t xml:space="preserve"> is neither an </w:t>
      </w:r>
      <w:r w:rsidRPr="008E7E56">
        <w:rPr>
          <w:i/>
        </w:rPr>
        <w:t>ObjectLiteral</w:t>
      </w:r>
      <w:r w:rsidRPr="008E7E56">
        <w:t xml:space="preserve"> nor an</w:t>
      </w:r>
      <w:r w:rsidRPr="008E7E56">
        <w:rPr>
          <w:i/>
        </w:rPr>
        <w:t xml:space="preserve"> ArrayLiteral  </w:t>
      </w:r>
      <w:r w:rsidRPr="008E7E56">
        <w:t>then</w:t>
      </w:r>
    </w:p>
    <w:p w14:paraId="26ABDFB7" w14:textId="77777777"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5780"/>
      <w:r w:rsidRPr="00E77497">
        <w:t>.</w:t>
      </w:r>
      <w:bookmarkStart w:id="5781" w:name="_Toc382212691"/>
    </w:p>
    <w:p w14:paraId="2AB230BF" w14:textId="77777777" w:rsidR="00392591" w:rsidRDefault="00342FD6" w:rsidP="002410A4">
      <w:pPr>
        <w:pStyle w:val="Alg4"/>
        <w:numPr>
          <w:ilvl w:val="1"/>
          <w:numId w:val="103"/>
        </w:numPr>
        <w:contextualSpacing/>
      </w:pPr>
      <w:r>
        <w:t>ReturnIfAbrupt(</w:t>
      </w:r>
      <w:r w:rsidRPr="00342FD6">
        <w:rPr>
          <w:i/>
        </w:rPr>
        <w:t>l</w:t>
      </w:r>
      <w:r>
        <w:rPr>
          <w:i/>
        </w:rPr>
        <w:t>ref</w:t>
      </w:r>
      <w:r>
        <w:t>).</w:t>
      </w:r>
    </w:p>
    <w:p w14:paraId="1104CAE2" w14:textId="77777777"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5781"/>
      <w:r w:rsidRPr="00E77497">
        <w:t>.</w:t>
      </w:r>
      <w:bookmarkStart w:id="5782" w:name="_Toc382212692"/>
    </w:p>
    <w:p w14:paraId="7FE7FC1E" w14:textId="77777777"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5782"/>
      <w:r w:rsidRPr="00E77497">
        <w:t>.</w:t>
      </w:r>
      <w:bookmarkStart w:id="5783" w:name="_Toc382212693"/>
    </w:p>
    <w:p w14:paraId="01BFF7B3" w14:textId="77777777" w:rsidR="004C02EF" w:rsidRPr="00E77497" w:rsidRDefault="0056239B" w:rsidP="00FA3203">
      <w:pPr>
        <w:pStyle w:val="Alg3"/>
        <w:numPr>
          <w:ilvl w:val="1"/>
          <w:numId w:val="103"/>
        </w:numPr>
      </w:pPr>
      <w:r w:rsidRPr="0056239B">
        <w:t xml:space="preserve"> </w:t>
      </w:r>
      <w:r>
        <w:t xml:space="preserve">Let </w:t>
      </w:r>
      <w:r w:rsidRPr="00342FD6">
        <w:rPr>
          <w:i/>
        </w:rPr>
        <w:t>status</w:t>
      </w:r>
      <w:r>
        <w:t xml:space="preserve"> be</w:t>
      </w:r>
      <w:r w:rsidRPr="00E77497">
        <w:t xml:space="preserve"> </w:t>
      </w:r>
      <w:r w:rsidR="004C02EF" w:rsidRPr="00E77497">
        <w:t>PutValue(</w:t>
      </w:r>
      <w:r w:rsidR="004C02EF" w:rsidRPr="00E77497">
        <w:rPr>
          <w:i/>
        </w:rPr>
        <w:t>lref</w:t>
      </w:r>
      <w:r w:rsidR="004C02EF" w:rsidRPr="00E77497">
        <w:t xml:space="preserve">, </w:t>
      </w:r>
      <w:r w:rsidR="004C02EF" w:rsidRPr="00E77497">
        <w:rPr>
          <w:i/>
        </w:rPr>
        <w:t>rval</w:t>
      </w:r>
      <w:r w:rsidR="004C02EF" w:rsidRPr="00E77497">
        <w:t>)</w:t>
      </w:r>
      <w:bookmarkEnd w:id="5783"/>
      <w:r w:rsidR="004C02EF" w:rsidRPr="00E77497">
        <w:t>.</w:t>
      </w:r>
      <w:bookmarkStart w:id="5784" w:name="_Toc382212694"/>
    </w:p>
    <w:p w14:paraId="3C8E379D" w14:textId="77777777" w:rsidR="0056239B" w:rsidRDefault="0056239B" w:rsidP="00FA3203">
      <w:pPr>
        <w:pStyle w:val="Alg3"/>
        <w:numPr>
          <w:ilvl w:val="1"/>
          <w:numId w:val="103"/>
        </w:numPr>
      </w:pPr>
      <w:r>
        <w:t>ReturnIfAbrupt(</w:t>
      </w:r>
      <w:r w:rsidRPr="00ED2E78">
        <w:rPr>
          <w:i/>
        </w:rPr>
        <w:t>status</w:t>
      </w:r>
      <w:r>
        <w:t>).</w:t>
      </w:r>
    </w:p>
    <w:p w14:paraId="36F8549C" w14:textId="77777777" w:rsidR="004C0865" w:rsidRPr="00E77497" w:rsidRDefault="004C0865" w:rsidP="00FA3203">
      <w:pPr>
        <w:pStyle w:val="Alg3"/>
        <w:numPr>
          <w:ilvl w:val="1"/>
          <w:numId w:val="103"/>
        </w:numPr>
      </w:pPr>
      <w:r w:rsidRPr="00E77497">
        <w:t xml:space="preserve">Return </w:t>
      </w:r>
      <w:r w:rsidRPr="00E77497">
        <w:rPr>
          <w:i/>
        </w:rPr>
        <w:t>rval</w:t>
      </w:r>
      <w:r w:rsidRPr="00E77497">
        <w:t>.</w:t>
      </w:r>
    </w:p>
    <w:p w14:paraId="6FD2B598" w14:textId="77777777" w:rsidR="00C707BD" w:rsidRPr="00E77497" w:rsidRDefault="00C707BD" w:rsidP="00FA3203">
      <w:pPr>
        <w:pStyle w:val="Alg3"/>
        <w:numPr>
          <w:ilvl w:val="0"/>
          <w:numId w:val="103"/>
        </w:numPr>
      </w:pPr>
      <w:r w:rsidRPr="003B4312">
        <w:t xml:space="preserve">Let </w:t>
      </w:r>
      <w:r w:rsidRPr="008B7F6F">
        <w:rPr>
          <w:i/>
        </w:rPr>
        <w:t>AssignmentPattern</w:t>
      </w:r>
      <w:r w:rsidRPr="006B6D0A">
        <w:t xml:space="preserve"> be the parse of the source code corresponding to </w:t>
      </w:r>
      <w:r w:rsidRPr="006B6D0A">
        <w:rPr>
          <w:i/>
        </w:rPr>
        <w:t>LeftHandSideExp</w:t>
      </w:r>
      <w:r w:rsidR="00CD7A72" w:rsidRPr="006B6D0A">
        <w:rPr>
          <w:i/>
        </w:rPr>
        <w:t>r</w:t>
      </w:r>
      <w:r w:rsidRPr="00E65A34">
        <w:rPr>
          <w:i/>
        </w:rPr>
        <w:t>ess</w:t>
      </w:r>
      <w:r w:rsidR="0096712D" w:rsidRPr="009C202C">
        <w:rPr>
          <w:i/>
        </w:rPr>
        <w:t>i</w:t>
      </w:r>
      <w:r w:rsidRPr="00B820AB">
        <w:rPr>
          <w:i/>
        </w:rPr>
        <w:t>on</w:t>
      </w:r>
      <w:r w:rsidRPr="00675B74">
        <w:t xml:space="preserve"> using </w:t>
      </w:r>
      <w:r w:rsidRPr="00E77497">
        <w:rPr>
          <w:i/>
        </w:rPr>
        <w:t>AssignmentPattern</w:t>
      </w:r>
      <w:r w:rsidRPr="00E77497">
        <w:t xml:space="preserve"> as the goal symbol.</w:t>
      </w:r>
    </w:p>
    <w:p w14:paraId="018D68A8" w14:textId="77777777" w:rsidR="00C707BD" w:rsidRPr="00E77497" w:rsidRDefault="00C707BD" w:rsidP="00FA3203">
      <w:pPr>
        <w:pStyle w:val="Alg3"/>
        <w:numPr>
          <w:ilvl w:val="0"/>
          <w:numId w:val="103"/>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28F49FD1" w14:textId="77777777" w:rsidR="00C707BD" w:rsidRPr="00E77497" w:rsidRDefault="00C707BD" w:rsidP="00B54857">
      <w:pPr>
        <w:pStyle w:val="Alg3"/>
        <w:numPr>
          <w:ilvl w:val="0"/>
          <w:numId w:val="103"/>
        </w:numPr>
      </w:pPr>
      <w:r w:rsidRPr="00E77497">
        <w:t xml:space="preserve">Let </w:t>
      </w:r>
      <w:r w:rsidRPr="00E77497">
        <w:rPr>
          <w:i/>
        </w:rPr>
        <w:t>rval</w:t>
      </w:r>
      <w:r w:rsidRPr="00E77497">
        <w:t xml:space="preserve"> be GetValue(</w:t>
      </w:r>
      <w:r w:rsidRPr="00E77497">
        <w:rPr>
          <w:i/>
        </w:rPr>
        <w:t>rref</w:t>
      </w:r>
      <w:r w:rsidRPr="00E77497">
        <w:t>).</w:t>
      </w:r>
    </w:p>
    <w:p w14:paraId="4BA3E3E7" w14:textId="77777777" w:rsidR="002410A4" w:rsidRDefault="00342FD6" w:rsidP="002410A4">
      <w:pPr>
        <w:pStyle w:val="Alg4"/>
        <w:numPr>
          <w:ilvl w:val="0"/>
          <w:numId w:val="103"/>
        </w:numPr>
        <w:contextualSpacing/>
      </w:pPr>
      <w:r>
        <w:t>ReturnIfAbrupt(</w:t>
      </w:r>
      <w:r>
        <w:rPr>
          <w:i/>
        </w:rPr>
        <w:t>r</w:t>
      </w:r>
      <w:r w:rsidRPr="00ED2E78">
        <w:rPr>
          <w:i/>
        </w:rPr>
        <w:t>val</w:t>
      </w:r>
      <w:r>
        <w:t>).</w:t>
      </w:r>
    </w:p>
    <w:p w14:paraId="696AE520" w14:textId="77777777" w:rsidR="00B54857" w:rsidRDefault="00B54857" w:rsidP="00B54857">
      <w:pPr>
        <w:pStyle w:val="Alg2"/>
        <w:numPr>
          <w:ilvl w:val="0"/>
          <w:numId w:val="103"/>
        </w:numPr>
      </w:pPr>
      <w:r>
        <w:t>If Type(</w:t>
      </w:r>
      <w:r>
        <w:rPr>
          <w:i/>
          <w:iCs/>
        </w:rPr>
        <w:t>rval</w:t>
      </w:r>
      <w:r>
        <w:t xml:space="preserve">) is not Object, then throw a </w:t>
      </w:r>
      <w:r w:rsidRPr="00B54857">
        <w:rPr>
          <w:b/>
          <w:bCs/>
        </w:rPr>
        <w:t>TypeError</w:t>
      </w:r>
      <w:r>
        <w:t xml:space="preserve"> exception.</w:t>
      </w:r>
    </w:p>
    <w:p w14:paraId="44E4FACE" w14:textId="77777777" w:rsidR="00C707BD" w:rsidRPr="00E77497" w:rsidRDefault="002410A4" w:rsidP="00FA3203">
      <w:pPr>
        <w:pStyle w:val="Alg3"/>
        <w:numPr>
          <w:ilvl w:val="0"/>
          <w:numId w:val="103"/>
        </w:numPr>
      </w:pPr>
      <w:r>
        <w:t xml:space="preserve">Let </w:t>
      </w:r>
      <w:r w:rsidRPr="002410A4">
        <w:rPr>
          <w:i/>
        </w:rPr>
        <w:t>status</w:t>
      </w:r>
      <w:r>
        <w:t xml:space="preserve"> be the result of p</w:t>
      </w:r>
      <w:r w:rsidR="005D43BD">
        <w:t>erform</w:t>
      </w:r>
      <w:r>
        <w:t>ing</w:t>
      </w:r>
      <w:r w:rsidR="005D43BD">
        <w:t xml:space="preserve"> Destructuring</w:t>
      </w:r>
      <w:del w:id="5785" w:author="Rev 19 Allen Wirfs-Brock" w:date="2013-09-12T10:55:00Z">
        <w:r w:rsidR="005D43BD" w:rsidDel="00CA2DE9">
          <w:delText xml:space="preserve"> </w:delText>
        </w:r>
      </w:del>
      <w:r w:rsidR="005D43BD">
        <w:t>Assignment</w:t>
      </w:r>
      <w:del w:id="5786" w:author="Rev 19 Allen Wirfs-Brock" w:date="2013-09-12T10:55:00Z">
        <w:r w:rsidR="005D43BD" w:rsidDel="00CA2DE9">
          <w:delText xml:space="preserve"> </w:delText>
        </w:r>
      </w:del>
      <w:r w:rsidR="005D43BD">
        <w:t>Evaluation of</w:t>
      </w:r>
      <w:r w:rsidR="005D43BD" w:rsidRPr="00E77497">
        <w:t xml:space="preserve"> </w:t>
      </w:r>
      <w:r w:rsidR="00C707BD" w:rsidRPr="00E77497">
        <w:rPr>
          <w:i/>
        </w:rPr>
        <w:t>AssignmentPattern</w:t>
      </w:r>
      <w:r w:rsidR="00C707BD" w:rsidRPr="00E77497">
        <w:t xml:space="preserve"> using </w:t>
      </w:r>
      <w:r w:rsidR="00C707BD" w:rsidRPr="00E77497">
        <w:rPr>
          <w:i/>
        </w:rPr>
        <w:t>rval</w:t>
      </w:r>
      <w:r w:rsidR="00C707BD" w:rsidRPr="00E77497">
        <w:t xml:space="preserve"> as the </w:t>
      </w:r>
      <w:r w:rsidR="005D43BD">
        <w:t>argument</w:t>
      </w:r>
      <w:r w:rsidR="00C707BD" w:rsidRPr="00E77497">
        <w:t>.</w:t>
      </w:r>
    </w:p>
    <w:p w14:paraId="1F76862E" w14:textId="77777777" w:rsidR="002410A4" w:rsidRDefault="00342FD6" w:rsidP="002410A4">
      <w:pPr>
        <w:pStyle w:val="Alg4"/>
        <w:numPr>
          <w:ilvl w:val="0"/>
          <w:numId w:val="103"/>
        </w:numPr>
        <w:contextualSpacing/>
      </w:pPr>
      <w:r>
        <w:t>ReturnIfAbrupt(</w:t>
      </w:r>
      <w:r w:rsidRPr="00ED2E78">
        <w:rPr>
          <w:i/>
        </w:rPr>
        <w:t>status</w:t>
      </w:r>
      <w:r>
        <w:t>).</w:t>
      </w:r>
    </w:p>
    <w:p w14:paraId="21066848" w14:textId="77777777" w:rsidR="004C0865" w:rsidRPr="00E77497" w:rsidRDefault="004C02EF" w:rsidP="00FA3203">
      <w:pPr>
        <w:pStyle w:val="Alg3"/>
        <w:numPr>
          <w:ilvl w:val="0"/>
          <w:numId w:val="103"/>
        </w:numPr>
        <w:spacing w:after="220"/>
      </w:pPr>
      <w:r w:rsidRPr="00E77497">
        <w:t xml:space="preserve">Return </w:t>
      </w:r>
      <w:r w:rsidRPr="00E77497">
        <w:rPr>
          <w:i/>
        </w:rPr>
        <w:t>rval</w:t>
      </w:r>
      <w:bookmarkEnd w:id="5784"/>
      <w:r w:rsidRPr="00E77497">
        <w:t>.</w:t>
      </w:r>
      <w:bookmarkStart w:id="5787" w:name="_Toc375031195"/>
      <w:bookmarkStart w:id="5788" w:name="_Toc381513708"/>
      <w:bookmarkStart w:id="5789" w:name="_Toc382202874"/>
      <w:bookmarkStart w:id="5790" w:name="_Toc382212230"/>
      <w:bookmarkStart w:id="5791" w:name="_Toc382212695"/>
      <w:bookmarkStart w:id="5792" w:name="_Toc382291575"/>
      <w:bookmarkStart w:id="5793" w:name="_Toc385672224"/>
      <w:bookmarkStart w:id="5794" w:name="_Toc393690327"/>
    </w:p>
    <w:p w14:paraId="0DDB5645" w14:textId="77777777" w:rsidR="007806CA" w:rsidRPr="00E77497" w:rsidRDefault="007806CA" w:rsidP="007806CA">
      <w:pPr>
        <w:jc w:val="left"/>
      </w:pPr>
      <w:bookmarkStart w:id="5795"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p>
    <w:p w14:paraId="32894CD0" w14:textId="77777777"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5854A6CC" w14:textId="77777777"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14:paraId="428FB4C7" w14:textId="77777777" w:rsidR="002410A4" w:rsidRDefault="00342FD6" w:rsidP="002410A4">
      <w:pPr>
        <w:pStyle w:val="Alg4"/>
        <w:numPr>
          <w:ilvl w:val="0"/>
          <w:numId w:val="104"/>
        </w:numPr>
        <w:contextualSpacing/>
      </w:pPr>
      <w:r>
        <w:t>ReturnIfAbrupt(</w:t>
      </w:r>
      <w:r w:rsidRPr="00342FD6">
        <w:rPr>
          <w:i/>
        </w:rPr>
        <w:t>lval</w:t>
      </w:r>
      <w:r>
        <w:t>).</w:t>
      </w:r>
    </w:p>
    <w:p w14:paraId="1E1719E0" w14:textId="77777777"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77486935" w14:textId="77777777"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14:paraId="2FF9175B" w14:textId="77777777" w:rsidR="002410A4" w:rsidRDefault="00342FD6" w:rsidP="002410A4">
      <w:pPr>
        <w:pStyle w:val="Alg4"/>
        <w:numPr>
          <w:ilvl w:val="0"/>
          <w:numId w:val="104"/>
        </w:numPr>
        <w:contextualSpacing/>
      </w:pPr>
      <w:r>
        <w:t>ReturnIfAbrupt(</w:t>
      </w:r>
      <w:r>
        <w:rPr>
          <w:i/>
        </w:rPr>
        <w:t>r</w:t>
      </w:r>
      <w:r w:rsidRPr="00ED2E78">
        <w:rPr>
          <w:i/>
        </w:rPr>
        <w:t>val</w:t>
      </w:r>
      <w:r>
        <w:t>).</w:t>
      </w:r>
    </w:p>
    <w:p w14:paraId="0201D6B4" w14:textId="77777777" w:rsidR="00C85441" w:rsidRDefault="00C85441" w:rsidP="00FA3203">
      <w:pPr>
        <w:pStyle w:val="Alg3"/>
        <w:numPr>
          <w:ilvl w:val="0"/>
          <w:numId w:val="104"/>
        </w:numPr>
      </w:pPr>
      <w:r>
        <w:t xml:space="preserve">Let </w:t>
      </w:r>
      <w:r w:rsidRPr="00120381">
        <w:rPr>
          <w:i/>
        </w:rPr>
        <w:t>operator</w:t>
      </w:r>
      <w:r>
        <w:t xml:space="preserve"> </w:t>
      </w:r>
      <w:r w:rsidR="003F7C52">
        <w:t xml:space="preserve">be the </w:t>
      </w:r>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p>
    <w:p w14:paraId="1B96664C" w14:textId="77777777"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73DF4035" w14:textId="77777777" w:rsidR="007806CA" w:rsidRPr="00E77497" w:rsidRDefault="00342FD6" w:rsidP="00FA3203">
      <w:pPr>
        <w:pStyle w:val="Alg3"/>
        <w:numPr>
          <w:ilvl w:val="0"/>
          <w:numId w:val="104"/>
        </w:numPr>
      </w:pPr>
      <w:r>
        <w:t xml:space="preserve">Let </w:t>
      </w:r>
      <w:r w:rsidRPr="00342FD6">
        <w:rPr>
          <w:i/>
        </w:rPr>
        <w:t>status</w:t>
      </w:r>
      <w:r>
        <w:t xml:space="preserve"> be</w:t>
      </w:r>
      <w:r w:rsidR="002410A4" w:rsidRPr="00E77497">
        <w:t xml:space="preserve"> </w:t>
      </w:r>
      <w:r w:rsidR="007806CA" w:rsidRPr="00E77497">
        <w:t>PutValue(</w:t>
      </w:r>
      <w:r w:rsidR="007806CA" w:rsidRPr="00E77497">
        <w:rPr>
          <w:i/>
        </w:rPr>
        <w:t>lref</w:t>
      </w:r>
      <w:r w:rsidR="007806CA" w:rsidRPr="00E77497">
        <w:t xml:space="preserve">, </w:t>
      </w:r>
      <w:r w:rsidR="007806CA" w:rsidRPr="00E77497">
        <w:rPr>
          <w:i/>
        </w:rPr>
        <w:t>r</w:t>
      </w:r>
      <w:r w:rsidR="007806CA" w:rsidRPr="00E77497">
        <w:t>).</w:t>
      </w:r>
    </w:p>
    <w:p w14:paraId="56AF36DA" w14:textId="77777777" w:rsidR="00342FD6" w:rsidRDefault="00342FD6" w:rsidP="00342FD6">
      <w:pPr>
        <w:pStyle w:val="Alg4"/>
        <w:numPr>
          <w:ilvl w:val="0"/>
          <w:numId w:val="104"/>
        </w:numPr>
        <w:contextualSpacing/>
      </w:pPr>
      <w:r>
        <w:t>ReturnIfAbrupt(</w:t>
      </w:r>
      <w:r w:rsidRPr="00ED2E78">
        <w:rPr>
          <w:i/>
        </w:rPr>
        <w:t>status</w:t>
      </w:r>
      <w:r>
        <w:t>).</w:t>
      </w:r>
    </w:p>
    <w:p w14:paraId="1AD81DF1" w14:textId="77777777" w:rsidR="007806CA" w:rsidRPr="00E77497" w:rsidRDefault="007806CA" w:rsidP="00FA3203">
      <w:pPr>
        <w:pStyle w:val="Alg3"/>
        <w:numPr>
          <w:ilvl w:val="0"/>
          <w:numId w:val="104"/>
        </w:numPr>
        <w:spacing w:after="220"/>
      </w:pPr>
      <w:r w:rsidRPr="00E77497">
        <w:t xml:space="preserve">Return </w:t>
      </w:r>
      <w:r w:rsidRPr="00E77497">
        <w:rPr>
          <w:i/>
        </w:rPr>
        <w:t>r</w:t>
      </w:r>
      <w:r w:rsidRPr="00E77497">
        <w:t>.</w:t>
      </w:r>
    </w:p>
    <w:p w14:paraId="70016ABC" w14:textId="77777777" w:rsidR="007806CA" w:rsidRPr="00E77497" w:rsidRDefault="004C02EF" w:rsidP="00962DF2">
      <w:pPr>
        <w:pStyle w:val="Note"/>
      </w:pPr>
      <w:r w:rsidRPr="00E77497">
        <w:t>NOTE</w:t>
      </w:r>
      <w:r w:rsidRPr="00E77497">
        <w:tab/>
        <w:t>When an assignment occurs within strict mode code,</w:t>
      </w:r>
      <w:r w:rsidR="006C2F27">
        <w:t xml:space="preserve"> it is an runtime error if</w:t>
      </w:r>
      <w:r w:rsidRPr="00E77497">
        <w:t xml:space="preserve"> </w:t>
      </w:r>
      <w:r w:rsidR="00C707BD" w:rsidRPr="00E77497">
        <w:rPr>
          <w:rFonts w:ascii="Times New Roman" w:hAnsi="Times New Roman"/>
          <w:i/>
        </w:rPr>
        <w:t>lref</w:t>
      </w:r>
      <w:r w:rsidR="00C707BD" w:rsidRPr="00E77497">
        <w:t xml:space="preserve"> in step 1.</w:t>
      </w:r>
      <w:r w:rsidR="006C2F27">
        <w:t>e</w:t>
      </w:r>
      <w:r w:rsidR="003F7C52">
        <w:t xml:space="preserve"> of the first</w:t>
      </w:r>
      <w:r w:rsidR="006C2F27">
        <w:t xml:space="preserve"> algorithm or step 9 of the second algorithm</w:t>
      </w:r>
      <w:r w:rsidR="003F7C52">
        <w:t xml:space="preserve"> </w:t>
      </w:r>
      <w:r w:rsidR="006C2F27">
        <w:t>it is an</w:t>
      </w:r>
      <w:r w:rsidRPr="00E77497">
        <w:t xml:space="preserve"> unresolvable reference. If it </w:t>
      </w:r>
      <w:r w:rsidR="00C707BD" w:rsidRPr="00E77497">
        <w:t xml:space="preserve">is, </w:t>
      </w:r>
      <w:r w:rsidRPr="00E77497">
        <w:t xml:space="preserve">a </w:t>
      </w:r>
      <w:r w:rsidRPr="00E77497">
        <w:rPr>
          <w:b/>
        </w:rPr>
        <w:t>ReferenceError</w:t>
      </w:r>
      <w:r w:rsidRPr="00E77497">
        <w:t xml:space="preserve"> exception is thrown.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t>
      </w:r>
      <w:r w:rsidR="001D1445">
        <w:t>for which the</w:t>
      </w:r>
      <w:r w:rsidR="008137D2" w:rsidRPr="00E77497">
        <w:t xml:space="preserve"> </w:t>
      </w:r>
      <w:r w:rsidR="00BD5B36">
        <w:t>Is</w:t>
      </w:r>
      <w:r w:rsidRPr="00E77497">
        <w:t>Extensible</w:t>
      </w:r>
      <w:r w:rsidR="001D1445">
        <w:t xml:space="preserve"> predicate </w:t>
      </w:r>
      <w:r w:rsidR="008137D2">
        <w:t>returns</w:t>
      </w:r>
      <w:r w:rsidR="008137D2" w:rsidRPr="00E77497">
        <w:t xml:space="preserve"> </w:t>
      </w:r>
      <w:r w:rsidRPr="00E77497">
        <w:t xml:space="preserve">the value </w:t>
      </w:r>
      <w:r w:rsidRPr="00E77497">
        <w:rPr>
          <w:b/>
        </w:rPr>
        <w:t>false</w:t>
      </w:r>
      <w:r w:rsidRPr="00E77497">
        <w:t xml:space="preserve">. In these cases a </w:t>
      </w:r>
      <w:r w:rsidRPr="00E77497">
        <w:rPr>
          <w:b/>
        </w:rPr>
        <w:t>TypeError</w:t>
      </w:r>
      <w:r w:rsidRPr="00E77497">
        <w:t xml:space="preserve"> exception is thrown.</w:t>
      </w:r>
    </w:p>
    <w:p w14:paraId="01689361" w14:textId="77777777" w:rsidR="00C707BD" w:rsidRPr="00E77497" w:rsidRDefault="00C707BD" w:rsidP="00D148E9">
      <w:pPr>
        <w:pStyle w:val="30"/>
      </w:pPr>
      <w:bookmarkStart w:id="5796" w:name="_Ref365636282"/>
      <w:bookmarkStart w:id="5797" w:name="_Ref365636358"/>
      <w:bookmarkStart w:id="5798" w:name="_Toc368050435"/>
      <w:r w:rsidRPr="00E77497">
        <w:t>Destructuring Assignment</w:t>
      </w:r>
      <w:bookmarkEnd w:id="5796"/>
      <w:bookmarkEnd w:id="5797"/>
      <w:bookmarkEnd w:id="5798"/>
    </w:p>
    <w:p w14:paraId="23EAA511" w14:textId="77777777" w:rsidR="001F7486" w:rsidRPr="00E77497" w:rsidRDefault="001F7486" w:rsidP="001F7486">
      <w:pPr>
        <w:pStyle w:val="Syntax"/>
      </w:pPr>
      <w:r w:rsidRPr="00E77497">
        <w:t>Supplemental Syntax</w:t>
      </w:r>
    </w:p>
    <w:p w14:paraId="7BCB32D3" w14:textId="77777777" w:rsidR="001F7486" w:rsidRPr="00E77497" w:rsidRDefault="001F7486" w:rsidP="001F7486">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p>
    <w:p w14:paraId="3D69B017" w14:textId="77777777" w:rsidR="001F7486" w:rsidRPr="00E77497" w:rsidRDefault="001F7486" w:rsidP="001F7486">
      <w:pPr>
        <w:pStyle w:val="SyntaxRule"/>
        <w:rPr>
          <w:rFonts w:ascii="Arial" w:hAnsi="Arial"/>
        </w:rPr>
      </w:pPr>
      <w:r w:rsidRPr="00E77497">
        <w:t xml:space="preserve">AssignmentPattern </w:t>
      </w:r>
      <w:r w:rsidRPr="00E77497">
        <w:rPr>
          <w:rFonts w:ascii="Arial" w:hAnsi="Arial"/>
          <w:b/>
          <w:i w:val="0"/>
        </w:rPr>
        <w:t>:</w:t>
      </w:r>
    </w:p>
    <w:p w14:paraId="1A954616" w14:textId="77777777" w:rsidR="001F7486" w:rsidRPr="00E77497" w:rsidRDefault="001F7486" w:rsidP="001F7486">
      <w:pPr>
        <w:pStyle w:val="SyntaxDefinition"/>
        <w:rPr>
          <w:rFonts w:ascii="Courier New" w:hAnsi="Courier New" w:cs="Courier New"/>
          <w:b/>
          <w:i w:val="0"/>
        </w:rPr>
      </w:pPr>
      <w:r w:rsidRPr="00E77497">
        <w:t>ObjectAssignmentPattern</w:t>
      </w:r>
      <w:r w:rsidRPr="00E77497">
        <w:br/>
        <w:t>ArrayAssignmentPattern</w:t>
      </w:r>
      <w:r w:rsidRPr="00E77497">
        <w:rPr>
          <w:rFonts w:ascii="Courier New" w:hAnsi="Courier New" w:cs="Courier New"/>
          <w:b/>
          <w:i w:val="0"/>
        </w:rPr>
        <w:t xml:space="preserve"> </w:t>
      </w:r>
    </w:p>
    <w:p w14:paraId="6BAE8AC3" w14:textId="77777777" w:rsidR="001F7486" w:rsidRPr="00E77497" w:rsidRDefault="001F7486" w:rsidP="001F7486">
      <w:pPr>
        <w:pStyle w:val="SyntaxRule"/>
        <w:rPr>
          <w:rFonts w:ascii="Arial" w:hAnsi="Arial"/>
        </w:rPr>
      </w:pPr>
      <w:r w:rsidRPr="00E77497">
        <w:t xml:space="preserve">ObjectAssignmentPattern </w:t>
      </w:r>
      <w:r w:rsidRPr="00E77497">
        <w:rPr>
          <w:rFonts w:ascii="Arial" w:hAnsi="Arial"/>
          <w:b/>
          <w:i w:val="0"/>
        </w:rPr>
        <w:t>:</w:t>
      </w:r>
    </w:p>
    <w:p w14:paraId="220E53B4" w14:textId="77777777"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p>
    <w:p w14:paraId="1AADD36B" w14:textId="77777777" w:rsidR="001F7486" w:rsidRPr="00E77497" w:rsidRDefault="001F7486" w:rsidP="001F7486">
      <w:pPr>
        <w:pStyle w:val="SyntaxRule"/>
        <w:rPr>
          <w:rFonts w:ascii="Arial" w:hAnsi="Arial"/>
        </w:rPr>
      </w:pPr>
      <w:r w:rsidRPr="00E77497">
        <w:t xml:space="preserve">ArrayAssignmentPattern </w:t>
      </w:r>
      <w:r w:rsidRPr="00E77497">
        <w:rPr>
          <w:rFonts w:ascii="Arial" w:hAnsi="Arial"/>
          <w:b/>
          <w:i w:val="0"/>
        </w:rPr>
        <w:t>:</w:t>
      </w:r>
    </w:p>
    <w:p w14:paraId="19947E19" w14:textId="77777777"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p>
    <w:p w14:paraId="70B650D5" w14:textId="77777777" w:rsidR="001F7486" w:rsidRPr="00E77497" w:rsidRDefault="001F7486" w:rsidP="001F7486">
      <w:pPr>
        <w:pStyle w:val="SyntaxRule"/>
        <w:rPr>
          <w:rFonts w:ascii="Arial" w:hAnsi="Arial"/>
        </w:rPr>
      </w:pPr>
      <w:r w:rsidRPr="00E77497">
        <w:t xml:space="preserve">AssignmentPropertyList </w:t>
      </w:r>
      <w:r w:rsidRPr="00E77497">
        <w:rPr>
          <w:rFonts w:ascii="Arial" w:hAnsi="Arial"/>
          <w:b/>
          <w:i w:val="0"/>
        </w:rPr>
        <w:t>:</w:t>
      </w:r>
    </w:p>
    <w:p w14:paraId="1D47EDB9" w14:textId="77777777" w:rsidR="001F7486" w:rsidRPr="00E77497" w:rsidRDefault="001F7486" w:rsidP="001F7486">
      <w:pPr>
        <w:pStyle w:val="SyntaxDefinition"/>
      </w:pPr>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p>
    <w:p w14:paraId="6B778CE0" w14:textId="77777777" w:rsidR="001F7486" w:rsidRPr="00E77497" w:rsidRDefault="001F7486" w:rsidP="001F7486">
      <w:pPr>
        <w:pStyle w:val="SyntaxRule"/>
        <w:rPr>
          <w:rFonts w:ascii="Arial" w:hAnsi="Arial"/>
        </w:rPr>
      </w:pPr>
      <w:r w:rsidRPr="00E77497">
        <w:t>AssignmentElementList</w:t>
      </w:r>
      <w:r w:rsidRPr="00E77497">
        <w:rPr>
          <w:rFonts w:ascii="Arial" w:hAnsi="Arial"/>
        </w:rPr>
        <w:t xml:space="preserve"> </w:t>
      </w:r>
      <w:r w:rsidRPr="00E77497">
        <w:rPr>
          <w:rFonts w:ascii="Arial" w:hAnsi="Arial"/>
          <w:b/>
          <w:i w:val="0"/>
        </w:rPr>
        <w:t>:</w:t>
      </w:r>
    </w:p>
    <w:p w14:paraId="64644FD4" w14:textId="77777777" w:rsidR="001F7486" w:rsidRPr="00E77497" w:rsidRDefault="001F7486" w:rsidP="001F7486">
      <w:pPr>
        <w:pStyle w:val="SyntaxDefinition"/>
      </w:pPr>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p>
    <w:p w14:paraId="77576BED" w14:textId="77777777" w:rsidR="001F7486" w:rsidRPr="00E77497" w:rsidRDefault="001F7486" w:rsidP="001F7486">
      <w:pPr>
        <w:pStyle w:val="SyntaxRule"/>
        <w:rPr>
          <w:rFonts w:ascii="Arial" w:hAnsi="Arial"/>
        </w:rPr>
      </w:pPr>
      <w:r w:rsidRPr="00E77497">
        <w:t xml:space="preserve">AssignmentProperty </w:t>
      </w:r>
      <w:r w:rsidRPr="00E77497">
        <w:rPr>
          <w:rFonts w:ascii="Arial" w:hAnsi="Arial"/>
          <w:b/>
          <w:i w:val="0"/>
        </w:rPr>
        <w:t>:</w:t>
      </w:r>
    </w:p>
    <w:p w14:paraId="6FD46339" w14:textId="77777777" w:rsidR="001F7486" w:rsidRPr="00E77497" w:rsidRDefault="001F7486" w:rsidP="001F7486">
      <w:pPr>
        <w:pStyle w:val="SyntaxDefinition"/>
      </w:pPr>
      <w:r w:rsidRPr="00E77497">
        <w:t>Identifier</w:t>
      </w:r>
      <w:r w:rsidR="006A7258">
        <w:t xml:space="preserve"> </w:t>
      </w:r>
      <w:r w:rsidR="006A7258" w:rsidRPr="00E77497">
        <w:t>Initialiser</w:t>
      </w:r>
      <w:r w:rsidR="006A7258" w:rsidRPr="00E77497">
        <w:rPr>
          <w:rFonts w:ascii="Arial" w:hAnsi="Arial" w:cs="Arial"/>
          <w:i w:val="0"/>
          <w:vertAlign w:val="subscript"/>
        </w:rPr>
        <w:t>opt</w:t>
      </w:r>
      <w:r w:rsidRPr="00E77497">
        <w:br/>
        <w:t>PropertyName</w:t>
      </w:r>
      <w:r w:rsidRPr="00E77497">
        <w:rPr>
          <w:rFonts w:ascii="Courier New" w:hAnsi="Courier New" w:cs="Courier New"/>
          <w:b/>
          <w:i w:val="0"/>
        </w:rPr>
        <w:t xml:space="preserve"> : </w:t>
      </w:r>
      <w:r w:rsidR="00BF6B6C">
        <w:t>AssignmentElement</w:t>
      </w:r>
    </w:p>
    <w:p w14:paraId="41EF72ED" w14:textId="77777777" w:rsidR="001F7486" w:rsidRPr="00E77497" w:rsidRDefault="001F7486" w:rsidP="001F7486">
      <w:pPr>
        <w:pStyle w:val="SyntaxRule"/>
        <w:rPr>
          <w:rFonts w:ascii="Arial" w:hAnsi="Arial"/>
        </w:rPr>
      </w:pPr>
      <w:r w:rsidRPr="00E77497">
        <w:t xml:space="preserve">AssignmentElement </w:t>
      </w:r>
      <w:r w:rsidRPr="00E77497">
        <w:rPr>
          <w:rFonts w:ascii="Arial" w:hAnsi="Arial"/>
          <w:b/>
          <w:i w:val="0"/>
        </w:rPr>
        <w:t>:</w:t>
      </w:r>
    </w:p>
    <w:p w14:paraId="1A18B342" w14:textId="77777777" w:rsidR="001F7486" w:rsidRPr="00E77497" w:rsidRDefault="001F7486" w:rsidP="00EC6FB2">
      <w:pPr>
        <w:pStyle w:val="SyntaxDefinition"/>
      </w:pPr>
      <w:r w:rsidRPr="00E77497">
        <w:rPr>
          <w:rFonts w:ascii="Arial" w:hAnsi="Arial" w:cs="Arial"/>
          <w:i w:val="0"/>
          <w:sz w:val="16"/>
          <w:szCs w:val="16"/>
        </w:rPr>
        <w:t xml:space="preserve"> </w:t>
      </w:r>
      <w:r w:rsidR="00EC6FB2">
        <w:t>DestructuringAssignmentTarget</w:t>
      </w:r>
      <w:r w:rsidR="006A7258">
        <w:t xml:space="preserve"> </w:t>
      </w:r>
      <w:r w:rsidR="006A7258" w:rsidRPr="00E77497">
        <w:t>Initialiser</w:t>
      </w:r>
      <w:r w:rsidR="006A7258" w:rsidRPr="00E77497">
        <w:rPr>
          <w:rFonts w:ascii="Arial" w:hAnsi="Arial" w:cs="Arial"/>
          <w:i w:val="0"/>
          <w:vertAlign w:val="subscript"/>
        </w:rPr>
        <w:t>opt</w:t>
      </w:r>
    </w:p>
    <w:p w14:paraId="40A1B78E" w14:textId="77777777" w:rsidR="001F7486" w:rsidRPr="00E77497" w:rsidRDefault="001F7486" w:rsidP="00EC6FB2">
      <w:pPr>
        <w:pStyle w:val="SyntaxRule"/>
        <w:tabs>
          <w:tab w:val="clear" w:pos="7920"/>
          <w:tab w:val="left" w:pos="2490"/>
        </w:tabs>
        <w:rPr>
          <w:rFonts w:ascii="Arial" w:hAnsi="Arial"/>
        </w:rPr>
      </w:pPr>
      <w:r w:rsidRPr="00E77497">
        <w:t xml:space="preserve">AssignmentRestElement </w:t>
      </w:r>
      <w:r w:rsidRPr="00E77497">
        <w:rPr>
          <w:rFonts w:ascii="Arial" w:hAnsi="Arial"/>
          <w:b/>
          <w:i w:val="0"/>
        </w:rPr>
        <w:t>:</w:t>
      </w:r>
      <w:r w:rsidR="00EC6FB2">
        <w:rPr>
          <w:rFonts w:ascii="Arial" w:hAnsi="Arial"/>
          <w:b/>
          <w:i w:val="0"/>
        </w:rPr>
        <w:tab/>
      </w:r>
    </w:p>
    <w:p w14:paraId="170B8E7E" w14:textId="77777777" w:rsidR="001F7486" w:rsidRDefault="00C1136A" w:rsidP="00EC6FB2">
      <w:pPr>
        <w:pStyle w:val="SyntaxDefinition"/>
      </w:pPr>
      <w:r>
        <w:rPr>
          <w:rFonts w:ascii="Courier New" w:hAnsi="Courier New" w:cs="Courier New"/>
          <w:b/>
          <w:i w:val="0"/>
        </w:rPr>
        <w:t>...</w:t>
      </w:r>
      <w:r w:rsidR="001F7486" w:rsidRPr="00E77497">
        <w:rPr>
          <w:rFonts w:ascii="Arial" w:hAnsi="Arial" w:cs="Arial"/>
          <w:i w:val="0"/>
          <w:sz w:val="16"/>
          <w:szCs w:val="16"/>
        </w:rPr>
        <w:t xml:space="preserve"> </w:t>
      </w:r>
      <w:r w:rsidR="00EC6FB2">
        <w:t>DestructuringAssignmentTarget</w:t>
      </w:r>
    </w:p>
    <w:p w14:paraId="31662B53" w14:textId="77777777" w:rsidR="00EC6FB2" w:rsidRPr="00E77497" w:rsidRDefault="00EC6FB2" w:rsidP="00EC6FB2">
      <w:pPr>
        <w:pStyle w:val="SyntaxRule"/>
        <w:tabs>
          <w:tab w:val="clear" w:pos="7920"/>
          <w:tab w:val="left" w:pos="2490"/>
        </w:tabs>
        <w:rPr>
          <w:rFonts w:ascii="Arial" w:hAnsi="Arial"/>
        </w:rPr>
      </w:pPr>
      <w:r>
        <w:t>Destructuring</w:t>
      </w:r>
      <w:r w:rsidR="004D6E40">
        <w:t>Assignment</w:t>
      </w:r>
      <w:r>
        <w:t>Target</w:t>
      </w:r>
      <w:r w:rsidRPr="00E77497">
        <w:t xml:space="preserve"> </w:t>
      </w:r>
      <w:r w:rsidRPr="00E77497">
        <w:rPr>
          <w:rFonts w:ascii="Arial" w:hAnsi="Arial"/>
          <w:b/>
          <w:i w:val="0"/>
        </w:rPr>
        <w:t>:</w:t>
      </w:r>
      <w:r>
        <w:rPr>
          <w:rFonts w:ascii="Arial" w:hAnsi="Arial"/>
          <w:b/>
          <w:i w:val="0"/>
        </w:rPr>
        <w:tab/>
      </w:r>
    </w:p>
    <w:p w14:paraId="3798E7CB" w14:textId="77777777" w:rsidR="00EC6FB2" w:rsidRDefault="00EC6FB2" w:rsidP="00EC6FB2">
      <w:pPr>
        <w:pStyle w:val="SyntaxDefinition"/>
      </w:pPr>
      <w:r w:rsidRPr="00E77497">
        <w:rPr>
          <w:rFonts w:ascii="Arial" w:hAnsi="Arial" w:cs="Arial"/>
          <w:i w:val="0"/>
          <w:sz w:val="16"/>
          <w:szCs w:val="16"/>
        </w:rPr>
        <w:t xml:space="preserve">  </w:t>
      </w:r>
      <w:r w:rsidRPr="00E77497">
        <w:t>LeftHandSideExpression</w:t>
      </w:r>
    </w:p>
    <w:p w14:paraId="00012C05" w14:textId="77777777" w:rsidR="00EC6FB2" w:rsidRPr="00E77497" w:rsidRDefault="00EC6FB2" w:rsidP="007B7042">
      <w:pPr>
        <w:pStyle w:val="SyntaxDefinition"/>
        <w:ind w:left="0"/>
      </w:pPr>
    </w:p>
    <w:p w14:paraId="4802640E" w14:textId="77777777" w:rsidR="006C296B" w:rsidRPr="00E77497" w:rsidDel="0067578E" w:rsidRDefault="006C296B">
      <w:pPr>
        <w:pStyle w:val="40"/>
        <w:rPr>
          <w:del w:id="5799" w:author="Rev 19 Allen Wirfs-Brock" w:date="2013-09-11T17:56:00Z"/>
        </w:rPr>
      </w:pPr>
      <w:del w:id="5800" w:author="Rev 19 Allen Wirfs-Brock" w:date="2013-09-11T17:56:00Z">
        <w:r w:rsidRPr="00E77497" w:rsidDel="0067578E">
          <w:delText>Static Semantics</w:delText>
        </w:r>
      </w:del>
    </w:p>
    <w:p w14:paraId="1EC53552" w14:textId="77777777" w:rsidR="00D012F5" w:rsidRPr="00E77497" w:rsidRDefault="00C9049C" w:rsidP="006A78DC">
      <w:pPr>
        <w:pStyle w:val="40"/>
        <w:rPr>
          <w:rFonts w:ascii="Helvetica" w:hAnsi="Helvetica"/>
        </w:rPr>
      </w:pPr>
      <w:r w:rsidRPr="00E77497">
        <w:rPr>
          <w:rFonts w:ascii="Helvetica" w:hAnsi="Helvetica"/>
        </w:rPr>
        <w:t xml:space="preserve">Static Semantics:  </w:t>
      </w:r>
      <w:r w:rsidR="006C296B" w:rsidRPr="00E77497">
        <w:rPr>
          <w:rFonts w:ascii="Helvetica" w:hAnsi="Helvetica"/>
        </w:rPr>
        <w:t>Early Errors</w:t>
      </w:r>
    </w:p>
    <w:p w14:paraId="0E9B5007" w14:textId="77777777" w:rsidR="00D012F5" w:rsidRPr="00E77497" w:rsidRDefault="00D012F5" w:rsidP="00D012F5">
      <w:pPr>
        <w:jc w:val="left"/>
        <w:rPr>
          <w:rStyle w:val="bnf"/>
        </w:rPr>
      </w:pPr>
      <w:r w:rsidRPr="00E77497">
        <w:rPr>
          <w:rStyle w:val="bnf"/>
        </w:rPr>
        <w:t xml:space="preserve">AssignmentProperty </w:t>
      </w:r>
      <w:r w:rsidRPr="00E77497">
        <w:rPr>
          <w:b/>
        </w:rPr>
        <w:t xml:space="preserve">: </w:t>
      </w:r>
      <w:r w:rsidR="00BF6B6C">
        <w:rPr>
          <w:rStyle w:val="bnf"/>
        </w:rPr>
        <w:t>Identifier</w:t>
      </w:r>
      <w:r w:rsidRPr="00E77497">
        <w:rPr>
          <w:rStyle w:val="bnf"/>
        </w:rPr>
        <w:t xml:space="preserve"> </w:t>
      </w:r>
      <w:r w:rsidR="00BF6B6C">
        <w:rPr>
          <w:rStyle w:val="bnf"/>
          <w:b/>
          <w:i w:val="0"/>
        </w:rPr>
        <w:t xml:space="preserve"> </w:t>
      </w:r>
      <w:r w:rsidRPr="00E77497">
        <w:rPr>
          <w:rStyle w:val="bnf"/>
        </w:rPr>
        <w:t xml:space="preserve"> </w:t>
      </w:r>
      <w:r w:rsidR="00BF6B6C" w:rsidRPr="001E1EC2">
        <w:rPr>
          <w:rStyle w:val="bnf"/>
        </w:rPr>
        <w:t>Initialiser</w:t>
      </w:r>
      <w:r w:rsidR="00BF6B6C" w:rsidRPr="001E1EC2">
        <w:rPr>
          <w:rFonts w:eastAsia="Times New Roman" w:cs="Arial"/>
          <w:vertAlign w:val="subscript"/>
          <w:lang w:eastAsia="en-US"/>
        </w:rPr>
        <w:t>opt</w:t>
      </w:r>
    </w:p>
    <w:p w14:paraId="7759C9B9" w14:textId="77777777" w:rsidR="001D4A8C" w:rsidRPr="009C202C" w:rsidRDefault="001D4A8C" w:rsidP="001D4A8C">
      <w:pPr>
        <w:numPr>
          <w:ilvl w:val="0"/>
          <w:numId w:val="737"/>
        </w:numPr>
        <w:spacing w:after="0"/>
      </w:pPr>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14:paraId="4A9CAC5A" w14:textId="77777777" w:rsidR="001D4A8C" w:rsidRPr="003B4312" w:rsidRDefault="001D4A8C" w:rsidP="00126ECD">
      <w:pPr>
        <w:numPr>
          <w:ilvl w:val="0"/>
          <w:numId w:val="737"/>
        </w:numPr>
        <w:spacing w:after="220"/>
      </w:pPr>
      <w:r w:rsidRPr="00E77497">
        <w:t xml:space="preserve">It is a Syntax Error if </w:t>
      </w:r>
      <w:r w:rsidRPr="00E77497">
        <w:rPr>
          <w:rStyle w:val="bnf"/>
        </w:rPr>
        <w:t>Identifier</w:t>
      </w:r>
      <w:r w:rsidRPr="00E77497">
        <w:rPr>
          <w:rStyle w:val="bnf"/>
          <w:rFonts w:ascii="Arial" w:hAnsi="Arial" w:cs="Arial"/>
        </w:rPr>
        <w:t xml:space="preserve"> </w:t>
      </w:r>
      <w:commentRangeStart w:id="5801"/>
      <w:r w:rsidRPr="00E77497">
        <w:rPr>
          <w:rStyle w:val="bnf"/>
          <w:rFonts w:ascii="Arial" w:hAnsi="Arial" w:cs="Arial"/>
          <w:i w:val="0"/>
        </w:rPr>
        <w:t xml:space="preserve">does not statically resolve to a declarative environment record binding or </w:t>
      </w:r>
      <w:commentRangeEnd w:id="5801"/>
      <w:r w:rsidRPr="00CB5F32">
        <w:rPr>
          <w:rStyle w:val="af6"/>
          <w:rFonts w:cs="Arial"/>
          <w:lang w:val="en-GB"/>
        </w:rPr>
        <w:commentReference w:id="5801"/>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p>
    <w:p w14:paraId="778CD321" w14:textId="77777777" w:rsidR="00803FE9" w:rsidRPr="00197BED" w:rsidRDefault="00581BF0" w:rsidP="00197BED">
      <w:pPr>
        <w:jc w:val="left"/>
        <w:rPr>
          <w:rFonts w:ascii="Times New Roman" w:hAnsi="Times New Roman"/>
          <w:i/>
        </w:rPr>
      </w:pPr>
      <w:r w:rsidRPr="00E77497">
        <w:rPr>
          <w:rStyle w:val="bnf"/>
        </w:rPr>
        <w:t xml:space="preserve">AssignmentRestElement </w:t>
      </w:r>
      <w:r w:rsidRPr="00C7794D">
        <w:rPr>
          <w:b/>
        </w:rPr>
        <w:t>:</w:t>
      </w:r>
      <w:r w:rsidRPr="004D1BD1">
        <w:t xml:space="preserve"> </w:t>
      </w:r>
      <w:r w:rsidRPr="00145775">
        <w:rPr>
          <w:rFonts w:ascii="Courier New" w:hAnsi="Courier New" w:cs="Courier New"/>
          <w:b/>
        </w:rPr>
        <w:t>...</w:t>
      </w:r>
      <w:r w:rsidRPr="003B4312">
        <w:rPr>
          <w:b/>
        </w:rPr>
        <w:t xml:space="preserve"> </w:t>
      </w:r>
      <w:r w:rsidRPr="003308DD">
        <w:rPr>
          <w:rStyle w:val="bnf"/>
        </w:rPr>
        <w:t>DestructuringAssignmentTarget</w:t>
      </w:r>
    </w:p>
    <w:p w14:paraId="708CA267" w14:textId="77777777" w:rsidR="00803FE9" w:rsidRPr="003B4312" w:rsidRDefault="00803FE9" w:rsidP="00581BF0">
      <w:pPr>
        <w:numPr>
          <w:ilvl w:val="0"/>
          <w:numId w:val="737"/>
        </w:numPr>
        <w:spacing w:after="220"/>
      </w:pPr>
      <w:r w:rsidRPr="00E77497">
        <w:t>It is a Syntax Error if</w:t>
      </w:r>
      <w:r w:rsidR="00581BF0">
        <w:t xml:space="preserve"> </w:t>
      </w:r>
      <w:r w:rsidRPr="00E77497">
        <w:t xml:space="preserve"> </w:t>
      </w:r>
      <w:r w:rsidR="00581BF0" w:rsidRPr="008625A5">
        <w:rPr>
          <w:rFonts w:ascii="Times New Roman" w:hAnsi="Times New Roman"/>
        </w:rPr>
        <w:t>IsValidSimpleAssignmentTarget</w:t>
      </w:r>
      <w:r w:rsidR="00581BF0">
        <w:t xml:space="preserve"> of</w:t>
      </w:r>
      <w:r w:rsidR="00581BF0" w:rsidRPr="00BD6E56">
        <w:rPr>
          <w:rStyle w:val="bnf"/>
        </w:rPr>
        <w:t xml:space="preserve"> </w:t>
      </w:r>
      <w:r w:rsidR="00581BF0" w:rsidRPr="003308DD">
        <w:rPr>
          <w:rStyle w:val="bnf"/>
        </w:rPr>
        <w:t>DestructuringAssignmentTarget</w:t>
      </w:r>
      <w:r w:rsidR="00581BF0">
        <w:t xml:space="preserve"> is </w:t>
      </w:r>
      <w:r w:rsidR="00581BF0" w:rsidRPr="008625A5">
        <w:rPr>
          <w:rFonts w:ascii="Times New Roman" w:hAnsi="Times New Roman"/>
          <w:b/>
        </w:rPr>
        <w:t>false</w:t>
      </w:r>
      <w:r w:rsidRPr="003B4312">
        <w:rPr>
          <w:rStyle w:val="bnf"/>
          <w:i w:val="0"/>
        </w:rPr>
        <w:t>.</w:t>
      </w:r>
    </w:p>
    <w:p w14:paraId="5E3F4EB7" w14:textId="77777777" w:rsidR="00EC6FB2" w:rsidRPr="00E77497" w:rsidRDefault="00EC6FB2" w:rsidP="00EC6FB2">
      <w:pPr>
        <w:pStyle w:val="SyntaxRule"/>
        <w:spacing w:after="220"/>
        <w:jc w:val="left"/>
        <w:rPr>
          <w:rFonts w:ascii="Arial" w:hAnsi="Arial"/>
        </w:rPr>
      </w:pPr>
      <w:r w:rsidRPr="00EC6FB2">
        <w:t>Destructuring</w:t>
      </w:r>
      <w:r w:rsidR="004D6E40">
        <w:t>Assignment</w:t>
      </w:r>
      <w:r w:rsidRPr="00EC6FB2">
        <w:t>Target</w:t>
      </w:r>
      <w:r>
        <w:t xml:space="preserve"> </w:t>
      </w:r>
      <w:r w:rsidRPr="00E77497">
        <w:rPr>
          <w:rFonts w:ascii="Arial" w:hAnsi="Arial"/>
          <w:b/>
          <w:i w:val="0"/>
        </w:rPr>
        <w:t xml:space="preserve">: </w:t>
      </w:r>
      <w:r w:rsidRPr="00E77497">
        <w:t>LeftHandSideExpression</w:t>
      </w:r>
      <w:r>
        <w:t xml:space="preserve"> </w:t>
      </w:r>
      <w:r w:rsidRPr="00E77497">
        <w:t xml:space="preserve"> </w:t>
      </w:r>
    </w:p>
    <w:p w14:paraId="3DBBA1B7" w14:textId="77777777" w:rsidR="00EC6FB2" w:rsidRDefault="00EC6FB2" w:rsidP="00F0301E">
      <w:pPr>
        <w:numPr>
          <w:ilvl w:val="0"/>
          <w:numId w:val="737"/>
        </w:numPr>
        <w:contextualSpacing/>
      </w:pPr>
      <w:r>
        <w:t>It is a Syntax Error</w:t>
      </w:r>
      <w:r w:rsidR="008300E9">
        <w:t xml:space="preserve"> if </w:t>
      </w:r>
      <w:r w:rsidRPr="008625A5">
        <w:rPr>
          <w:rStyle w:val="bnf"/>
        </w:rPr>
        <w:t>LeftHandSideExpression</w:t>
      </w:r>
      <w:r w:rsidRPr="008E7E56">
        <w:t xml:space="preserve"> </w:t>
      </w:r>
      <w:r>
        <w:t>is</w:t>
      </w:r>
      <w:r w:rsidRPr="008E7E56">
        <w:t xml:space="preserve">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14:paraId="6237BE26" w14:textId="77777777" w:rsidR="00A96672" w:rsidRDefault="00A96672" w:rsidP="00A96672">
      <w:pPr>
        <w:numPr>
          <w:ilvl w:val="0"/>
          <w:numId w:val="737"/>
        </w:numPr>
        <w:contextualSpacing/>
      </w:pPr>
      <w:r>
        <w:t>It is a Syntax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14:paraId="0F869B63" w14:textId="77777777" w:rsidR="00EC6FB2" w:rsidRDefault="00EC6FB2"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14:paraId="3A03E7CD" w14:textId="77777777" w:rsidR="00D012F5" w:rsidRPr="009C202C" w:rsidRDefault="00D012F5" w:rsidP="001D4A8C">
      <w:pPr>
        <w:numPr>
          <w:ilvl w:val="0"/>
          <w:numId w:val="737"/>
        </w:numPr>
        <w:spacing w:after="0"/>
      </w:pPr>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14:paraId="42E07E36" w14:textId="77777777" w:rsidR="00D012F5" w:rsidRPr="00E77497" w:rsidRDefault="00D012F5" w:rsidP="00F0301E">
      <w:pPr>
        <w:numPr>
          <w:ilvl w:val="0"/>
          <w:numId w:val="737"/>
        </w:numPr>
        <w:jc w:val="left"/>
      </w:pPr>
      <w:r w:rsidRPr="00E77497">
        <w:t xml:space="preserve">It is a Syntax Error if </w:t>
      </w:r>
      <w:r w:rsidRPr="00E77497">
        <w:rPr>
          <w:rStyle w:val="bnf"/>
        </w:rPr>
        <w:t>LeftHandSideExpression</w:t>
      </w:r>
      <w:r w:rsidRPr="00E77497">
        <w:t xml:space="preserve"> is </w:t>
      </w:r>
      <w:r w:rsidR="004D6E40">
        <w:t xml:space="preserve">                  </w:t>
      </w:r>
      <w:r w:rsidR="004D6E40" w:rsidRPr="006E6733">
        <w:rPr>
          <w:rFonts w:ascii="Times New Roman" w:hAnsi="Times New Roman"/>
          <w:i/>
        </w:rPr>
        <w:t>CoverParenthesi</w:t>
      </w:r>
      <w:r w:rsidR="00CB07B9">
        <w:rPr>
          <w:rFonts w:ascii="Times New Roman" w:hAnsi="Times New Roman"/>
          <w:i/>
        </w:rPr>
        <w:t>s</w:t>
      </w:r>
      <w:r w:rsidR="004D6E40" w:rsidRPr="006E6733">
        <w:rPr>
          <w:rFonts w:ascii="Times New Roman" w:hAnsi="Times New Roman"/>
          <w:i/>
        </w:rPr>
        <w:t>edExpressionAndArrowParameterList</w:t>
      </w:r>
      <w:r w:rsidR="004D6E40">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sidR="004D6E40">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E338B1">
        <w:t xml:space="preserve"> if </w:t>
      </w:r>
      <w:r w:rsidR="00C5525D">
        <w:t>that production</w:t>
      </w:r>
      <w:r w:rsidR="00E338B1">
        <w:t xml:space="preserve"> is substituted for </w:t>
      </w:r>
      <w:r w:rsidR="00E338B1" w:rsidRPr="00E77497">
        <w:rPr>
          <w:rStyle w:val="bnf"/>
        </w:rPr>
        <w:t>LeftHandSideExpression</w:t>
      </w:r>
      <w:r w:rsidRPr="00E77497">
        <w:t>. This rule is recursively applied.</w:t>
      </w:r>
    </w:p>
    <w:p w14:paraId="3956B62F" w14:textId="77777777" w:rsidR="00E338B1" w:rsidRDefault="00E338B1" w:rsidP="00E338B1">
      <w:pPr>
        <w:pStyle w:val="Note"/>
        <w:ind w:left="806" w:hanging="720"/>
        <w:jc w:val="left"/>
      </w:pPr>
      <w:r>
        <w:t>NOTE</w:t>
      </w:r>
      <w:r>
        <w:tab/>
        <w:t>The last rule means that the other rules are applied even if multiple levels of nested parenthesis</w:t>
      </w:r>
      <w:r w:rsidR="00C5525D">
        <w:t>es</w:t>
      </w:r>
      <w:r>
        <w:t xml:space="preserve"> surround </w:t>
      </w:r>
      <w:r w:rsidRPr="00E77497">
        <w:rPr>
          <w:rStyle w:val="bnf"/>
        </w:rPr>
        <w:t>Expression</w:t>
      </w:r>
      <w:r>
        <w:t>.</w:t>
      </w:r>
    </w:p>
    <w:p w14:paraId="4E97F760" w14:textId="77777777" w:rsidR="00295437" w:rsidRPr="00E77497" w:rsidDel="0067578E" w:rsidRDefault="00295437" w:rsidP="00D148E9">
      <w:pPr>
        <w:pStyle w:val="40"/>
        <w:rPr>
          <w:del w:id="5802" w:author="Rev 19 Allen Wirfs-Brock" w:date="2013-09-11T17:56:00Z"/>
        </w:rPr>
      </w:pPr>
      <w:del w:id="5803" w:author="Rev 19 Allen Wirfs-Brock" w:date="2013-09-11T17:56:00Z">
        <w:r w:rsidRPr="00E77497" w:rsidDel="0067578E">
          <w:delText>Runtime Semantics</w:delText>
        </w:r>
      </w:del>
    </w:p>
    <w:p w14:paraId="36F9F099" w14:textId="77777777" w:rsidR="00D012F5" w:rsidRPr="00E77497" w:rsidRDefault="00D012F5" w:rsidP="006A78DC">
      <w:pPr>
        <w:pStyle w:val="40"/>
      </w:pPr>
      <w:r w:rsidRPr="00E77497">
        <w:t xml:space="preserve">Runtime Semantics: </w:t>
      </w:r>
      <w:r w:rsidR="005D43BD">
        <w:t>Destructuring</w:t>
      </w:r>
      <w:del w:id="5804" w:author="Rev 19 Allen Wirfs-Brock" w:date="2013-09-12T10:55:00Z">
        <w:r w:rsidR="005D43BD" w:rsidDel="00CA2DE9">
          <w:delText xml:space="preserve"> </w:delText>
        </w:r>
      </w:del>
      <w:r w:rsidR="005D43BD">
        <w:t>Assignment</w:t>
      </w:r>
      <w:del w:id="5805" w:author="Rev 19 Allen Wirfs-Brock" w:date="2013-09-12T10:55:00Z">
        <w:r w:rsidR="005D43BD" w:rsidDel="00CA2DE9">
          <w:delText xml:space="preserve"> </w:delText>
        </w:r>
      </w:del>
      <w:r w:rsidRPr="00E77497">
        <w:rPr>
          <w:spacing w:val="6"/>
        </w:rPr>
        <w:t>Evaluation</w:t>
      </w:r>
      <w:r w:rsidRPr="00E77497">
        <w:t xml:space="preserve"> </w:t>
      </w:r>
    </w:p>
    <w:p w14:paraId="2D8FE571" w14:textId="77777777" w:rsidR="005D43BD" w:rsidRPr="00E77497" w:rsidRDefault="005D43BD" w:rsidP="005D43BD">
      <w:pPr>
        <w:ind w:left="360"/>
      </w:pPr>
      <w:r w:rsidRPr="00E77497">
        <w:t xml:space="preserve">with parameter </w:t>
      </w:r>
      <w:r w:rsidRPr="00E77497">
        <w:rPr>
          <w:rStyle w:val="bnf"/>
        </w:rPr>
        <w:t>obj</w:t>
      </w:r>
    </w:p>
    <w:p w14:paraId="0461DAF3" w14:textId="77777777" w:rsidR="00D012F5" w:rsidRPr="00E77497" w:rsidRDefault="00C707BD" w:rsidP="00C7794D">
      <w:pPr>
        <w:contextualSpacing/>
        <w:rPr>
          <w:rFonts w:ascii="Courier New" w:hAnsi="Courier New" w:cs="Courier New"/>
          <w:b/>
        </w:rPr>
      </w:pPr>
      <w:r w:rsidRPr="00E77497">
        <w:rPr>
          <w:rStyle w:val="bnf"/>
        </w:rPr>
        <w:t xml:space="preserve">ObjectAssignmentPattern </w:t>
      </w:r>
      <w:r w:rsidRPr="00E77497">
        <w:rPr>
          <w:b/>
        </w:rPr>
        <w:t xml:space="preserve">: </w:t>
      </w:r>
      <w:r w:rsidRPr="00E77497">
        <w:rPr>
          <w:rFonts w:ascii="Courier New" w:hAnsi="Courier New" w:cs="Courier New"/>
          <w:b/>
        </w:rPr>
        <w:t>{ }</w:t>
      </w:r>
    </w:p>
    <w:p w14:paraId="391946EA" w14:textId="77777777" w:rsidR="005D43BD" w:rsidRPr="00E77497" w:rsidRDefault="005D43BD" w:rsidP="00C7794D">
      <w:pPr>
        <w:spacing w:after="0"/>
      </w:pPr>
      <w:r>
        <w:t>and</w:t>
      </w:r>
    </w:p>
    <w:p w14:paraId="19C2400C" w14:textId="77777777" w:rsidR="005D43BD" w:rsidRPr="00E77497" w:rsidRDefault="005D43BD" w:rsidP="005D43BD">
      <w:pPr>
        <w:pStyle w:val="SyntaxRule"/>
        <w:rPr>
          <w:rFonts w:ascii="Arial" w:hAnsi="Arial"/>
        </w:rPr>
      </w:pPr>
      <w:r w:rsidRPr="00E77497">
        <w:t xml:space="preserve">ArrayAssignmentPattern </w:t>
      </w:r>
      <w:r w:rsidRPr="00E77497">
        <w:rPr>
          <w:rFonts w:ascii="Arial" w:hAnsi="Arial"/>
          <w:b/>
          <w:i w:val="0"/>
        </w:rPr>
        <w:t>:</w:t>
      </w:r>
    </w:p>
    <w:p w14:paraId="4C1FD94F" w14:textId="77777777" w:rsidR="005D43BD" w:rsidRPr="00E77497" w:rsidRDefault="005D43BD" w:rsidP="005D43BD">
      <w:pPr>
        <w:pStyle w:val="SyntaxDefinition"/>
        <w:rPr>
          <w:rFonts w:ascii="Courier New" w:hAnsi="Courier New" w:cs="Courier New"/>
          <w:b/>
          <w:i w:val="0"/>
        </w:rPr>
      </w:pPr>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p>
    <w:p w14:paraId="7CE09A71" w14:textId="77777777" w:rsidR="00D012F5" w:rsidRPr="00E77497" w:rsidRDefault="00D012F5" w:rsidP="00FA3203">
      <w:pPr>
        <w:pStyle w:val="Alg3"/>
        <w:numPr>
          <w:ilvl w:val="0"/>
          <w:numId w:val="591"/>
        </w:numPr>
        <w:spacing w:after="240"/>
      </w:pPr>
      <w:r w:rsidRPr="00E77497">
        <w:t>Return</w:t>
      </w:r>
      <w:r w:rsidR="009508C6">
        <w:t xml:space="preserve"> NormalComp</w:t>
      </w:r>
      <w:r w:rsidR="000358AB">
        <w:t>l</w:t>
      </w:r>
      <w:r w:rsidR="009508C6">
        <w:t>etion(</w:t>
      </w:r>
      <w:r w:rsidR="009508C6" w:rsidRPr="00126ECD">
        <w:rPr>
          <w:rFonts w:ascii="Arial" w:hAnsi="Arial" w:cs="Arial"/>
        </w:rPr>
        <w:t>empty</w:t>
      </w:r>
      <w:r w:rsidR="009508C6">
        <w:t>)</w:t>
      </w:r>
      <w:r w:rsidRPr="00E77497">
        <w:t>.</w:t>
      </w:r>
    </w:p>
    <w:p w14:paraId="4F91CCB9" w14:textId="77777777" w:rsidR="00A916DC" w:rsidRPr="00E77497" w:rsidRDefault="00C707BD" w:rsidP="005550F0">
      <w:pPr>
        <w:contextualSpacing/>
        <w:rPr>
          <w:rStyle w:val="bnf"/>
        </w:rPr>
      </w:pPr>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p>
    <w:p w14:paraId="2767AFCC" w14:textId="77777777" w:rsidR="00C707BD" w:rsidRPr="00E77497" w:rsidRDefault="006C2F27" w:rsidP="00FA3203">
      <w:pPr>
        <w:pStyle w:val="Alg3"/>
        <w:numPr>
          <w:ilvl w:val="0"/>
          <w:numId w:val="408"/>
        </w:numPr>
      </w:pPr>
      <w:r>
        <w:t xml:space="preserve">Let </w:t>
      </w:r>
      <w:r w:rsidRPr="004712DB">
        <w:rPr>
          <w:i/>
        </w:rPr>
        <w:t>status</w:t>
      </w:r>
      <w:r>
        <w:t xml:space="preserve"> be the result of performing </w:t>
      </w:r>
      <w:r w:rsidR="006B1B28">
        <w:t>Destructuring</w:t>
      </w:r>
      <w:del w:id="5806" w:author="Rev 19 Allen Wirfs-Brock" w:date="2013-09-12T10:55:00Z">
        <w:r w:rsidR="006B1B28" w:rsidDel="00CA2DE9">
          <w:delText xml:space="preserve"> </w:delText>
        </w:r>
      </w:del>
      <w:r w:rsidR="006B1B28">
        <w:t>Assignment</w:t>
      </w:r>
      <w:del w:id="5807" w:author="Rev 19 Allen Wirfs-Brock" w:date="2013-09-12T10:55:00Z">
        <w:r w:rsidR="006B1B28" w:rsidDel="00CA2DE9">
          <w:delText xml:space="preserve"> </w:delText>
        </w:r>
      </w:del>
      <w:r w:rsidR="006B1B28">
        <w:t xml:space="preserve">Evaluation </w:t>
      </w:r>
      <w:r w:rsidR="0004792F">
        <w:t>for</w:t>
      </w:r>
      <w:r w:rsidR="006B1B28" w:rsidRPr="00E77497">
        <w:t xml:space="preserve"> </w:t>
      </w:r>
      <w:r w:rsidR="00C707BD" w:rsidRPr="00E77497">
        <w:rPr>
          <w:rStyle w:val="bnf"/>
        </w:rPr>
        <w:t>AssignmentPropertyList</w:t>
      </w:r>
      <w:r w:rsidR="00C707BD"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14:paraId="4FCFEFBD" w14:textId="77777777" w:rsidR="006C2F27" w:rsidRDefault="008A65A0" w:rsidP="006C2F27">
      <w:pPr>
        <w:pStyle w:val="Alg4"/>
        <w:numPr>
          <w:ilvl w:val="0"/>
          <w:numId w:val="408"/>
        </w:numPr>
        <w:contextualSpacing/>
      </w:pPr>
      <w:r>
        <w:t>ReturnIfAbrupt(</w:t>
      </w:r>
      <w:r w:rsidR="0058620A" w:rsidRPr="006A5E27">
        <w:rPr>
          <w:i/>
        </w:rPr>
        <w:t>status</w:t>
      </w:r>
      <w:r>
        <w:t>)</w:t>
      </w:r>
      <w:r w:rsidR="006C2F27">
        <w:t>.</w:t>
      </w:r>
    </w:p>
    <w:p w14:paraId="772CFC33" w14:textId="77777777" w:rsidR="00C707BD" w:rsidRPr="00E77497" w:rsidRDefault="006C2F27" w:rsidP="007B3D06">
      <w:pPr>
        <w:pStyle w:val="Alg3"/>
        <w:numPr>
          <w:ilvl w:val="0"/>
          <w:numId w:val="408"/>
        </w:numPr>
      </w:pPr>
      <w:r>
        <w:t xml:space="preserve">Return the result of performing </w:t>
      </w:r>
      <w:r w:rsidR="006B1B28">
        <w:t>Destructuring</w:t>
      </w:r>
      <w:del w:id="5808" w:author="Rev 19 Allen Wirfs-Brock" w:date="2013-09-12T10:55:00Z">
        <w:r w:rsidR="006B1B28" w:rsidDel="00CA2DE9">
          <w:delText xml:space="preserve"> </w:delText>
        </w:r>
      </w:del>
      <w:r w:rsidR="006B1B28">
        <w:t>Assignment</w:t>
      </w:r>
      <w:del w:id="5809" w:author="Rev 19 Allen Wirfs-Brock" w:date="2013-09-12T10:56:00Z">
        <w:r w:rsidR="006B1B28" w:rsidDel="00CA2DE9">
          <w:delText xml:space="preserve"> </w:delText>
        </w:r>
      </w:del>
      <w:r w:rsidR="006B1B28">
        <w:t xml:space="preserve">Evaluation </w:t>
      </w:r>
      <w:r w:rsidR="0004792F">
        <w:t>for</w:t>
      </w:r>
      <w:r w:rsidR="0004792F" w:rsidRPr="0004792F">
        <w:rPr>
          <w:rStyle w:val="bnf"/>
        </w:rPr>
        <w:t xml:space="preserve"> </w:t>
      </w:r>
      <w:r w:rsidR="0004792F" w:rsidRPr="00E77497">
        <w:rPr>
          <w:rStyle w:val="bnf"/>
        </w:rPr>
        <w:t>AssignmentProperty</w:t>
      </w:r>
      <w:r w:rsidR="0004792F"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14:paraId="13D428DD" w14:textId="77777777" w:rsidR="00C707BD" w:rsidRPr="00E77497" w:rsidRDefault="00C707BD" w:rsidP="00C707BD">
      <w:pPr>
        <w:pStyle w:val="Alg3"/>
        <w:tabs>
          <w:tab w:val="clear" w:pos="360"/>
        </w:tabs>
        <w:ind w:left="0" w:firstLine="0"/>
      </w:pPr>
    </w:p>
    <w:p w14:paraId="4D307556" w14:textId="77777777" w:rsidR="00A916DC"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Identifier</w:t>
      </w:r>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p>
    <w:p w14:paraId="57122FEB" w14:textId="77777777" w:rsidR="00295173" w:rsidRDefault="00295173" w:rsidP="00295173">
      <w:pPr>
        <w:pStyle w:val="Alg3"/>
        <w:numPr>
          <w:ilvl w:val="0"/>
          <w:numId w:val="409"/>
        </w:numPr>
      </w:pPr>
      <w:r w:rsidRPr="004418C4">
        <w:t xml:space="preserve">Let </w:t>
      </w:r>
      <w:r w:rsidRPr="004418C4">
        <w:rPr>
          <w:i/>
        </w:rPr>
        <w:t>P</w:t>
      </w:r>
      <w:r w:rsidRPr="004418C4">
        <w:t xml:space="preserve"> be </w:t>
      </w:r>
      <w:r>
        <w:t xml:space="preserve">StringValue of </w:t>
      </w:r>
      <w:r>
        <w:rPr>
          <w:i/>
        </w:rPr>
        <w:t>Identifier</w:t>
      </w:r>
      <w:r w:rsidRPr="004418C4">
        <w:t>.</w:t>
      </w:r>
    </w:p>
    <w:p w14:paraId="6FC535BE" w14:textId="77777777" w:rsidR="00295173" w:rsidRPr="00E77497" w:rsidRDefault="00295173" w:rsidP="00E63775">
      <w:pPr>
        <w:pStyle w:val="Alg3"/>
        <w:numPr>
          <w:ilvl w:val="0"/>
          <w:numId w:val="409"/>
        </w:numPr>
        <w:tabs>
          <w:tab w:val="left" w:pos="720"/>
        </w:tabs>
      </w:pPr>
      <w:r w:rsidRPr="00E77497">
        <w:t xml:space="preserve">Let </w:t>
      </w:r>
      <w:r w:rsidRPr="00E77497">
        <w:rPr>
          <w:i/>
        </w:rPr>
        <w:t>v</w:t>
      </w:r>
      <w:r w:rsidRPr="00E77497">
        <w:t xml:space="preserve"> be the result of calling Get</w:t>
      </w:r>
      <w:r w:rsidR="00E63775">
        <w:t>(</w:t>
      </w:r>
      <w:r>
        <w:rPr>
          <w:i/>
        </w:rPr>
        <w:t>obj</w:t>
      </w:r>
      <w:r w:rsidR="00E63775">
        <w:t>,</w:t>
      </w:r>
      <w:r w:rsidRPr="00E77497">
        <w:t xml:space="preserve"> </w:t>
      </w:r>
      <w:r w:rsidRPr="004418C4">
        <w:rPr>
          <w:i/>
        </w:rPr>
        <w:t>P</w:t>
      </w:r>
      <w:r w:rsidR="00E63775">
        <w:rPr>
          <w:iCs/>
        </w:rPr>
        <w:t>)</w:t>
      </w:r>
      <w:r w:rsidRPr="00E77497">
        <w:t>.</w:t>
      </w:r>
    </w:p>
    <w:p w14:paraId="7BAB9F06" w14:textId="77777777" w:rsidR="008A65A0" w:rsidRDefault="008A65A0" w:rsidP="008A65A0">
      <w:pPr>
        <w:pStyle w:val="Alg2"/>
        <w:numPr>
          <w:ilvl w:val="0"/>
          <w:numId w:val="409"/>
        </w:numPr>
        <w:contextualSpacing/>
      </w:pPr>
      <w:r>
        <w:t>ReturnIfAbrupt(</w:t>
      </w:r>
      <w:r>
        <w:rPr>
          <w:i/>
        </w:rPr>
        <w:t>v</w:t>
      </w:r>
      <w:r>
        <w:t>).</w:t>
      </w:r>
    </w:p>
    <w:p w14:paraId="0200A3B1" w14:textId="77777777" w:rsidR="00295173" w:rsidRPr="00E77497" w:rsidRDefault="00295173" w:rsidP="00C91100">
      <w:pPr>
        <w:pStyle w:val="Alg3"/>
        <w:numPr>
          <w:ilvl w:val="0"/>
          <w:numId w:val="409"/>
        </w:numPr>
        <w:tabs>
          <w:tab w:val="left" w:pos="720"/>
        </w:tabs>
      </w:pPr>
      <w:r w:rsidRPr="00E77497">
        <w:t xml:space="preserve">If </w:t>
      </w:r>
      <w:r w:rsidRPr="00E77497">
        <w:rPr>
          <w:i/>
        </w:rPr>
        <w:t>Initialiser</w:t>
      </w:r>
      <w:r w:rsidRPr="00E77497">
        <w:rPr>
          <w:vertAlign w:val="subscript"/>
        </w:rPr>
        <w:t>opt</w:t>
      </w:r>
      <w:r w:rsidRPr="00E77497">
        <w:t xml:space="preserve"> is present</w:t>
      </w:r>
      <w:r w:rsidR="008A65A0" w:rsidRPr="008A65A0">
        <w:t xml:space="preserve"> </w:t>
      </w:r>
      <w:r w:rsidR="008A65A0">
        <w:t xml:space="preserve">and </w:t>
      </w:r>
      <w:r w:rsidR="008A65A0" w:rsidRPr="001E1845">
        <w:rPr>
          <w:i/>
        </w:rPr>
        <w:t>v</w:t>
      </w:r>
      <w:r w:rsidR="008A65A0">
        <w:t xml:space="preserve"> is </w:t>
      </w:r>
      <w:r w:rsidR="008A65A0" w:rsidRPr="001E1845">
        <w:rPr>
          <w:b/>
        </w:rPr>
        <w:t>undefined</w:t>
      </w:r>
      <w:r w:rsidRPr="00E77497">
        <w:t>, then</w:t>
      </w:r>
    </w:p>
    <w:p w14:paraId="6D94702D" w14:textId="77777777" w:rsidR="00295173" w:rsidRPr="00E77497" w:rsidRDefault="00295173" w:rsidP="00C91100">
      <w:pPr>
        <w:pStyle w:val="Alg3"/>
        <w:numPr>
          <w:ilvl w:val="1"/>
          <w:numId w:val="409"/>
        </w:numPr>
        <w:tabs>
          <w:tab w:val="num" w:pos="2160"/>
        </w:tabs>
      </w:pPr>
      <w:r w:rsidRPr="00E77497">
        <w:t xml:space="preserve">Let </w:t>
      </w:r>
      <w:r w:rsidR="008A65A0">
        <w:rPr>
          <w:i/>
        </w:rPr>
        <w:t>defaultValue</w:t>
      </w:r>
      <w:r w:rsidRPr="00E77497">
        <w:t xml:space="preserve"> be the result of evaluating</w:t>
      </w:r>
      <w:r w:rsidRPr="00E77497">
        <w:rPr>
          <w:i/>
        </w:rPr>
        <w:t xml:space="preserve"> Initialiser</w:t>
      </w:r>
      <w:r w:rsidRPr="00E77497">
        <w:t>.</w:t>
      </w:r>
    </w:p>
    <w:p w14:paraId="72A05500" w14:textId="77777777" w:rsidR="00295173" w:rsidRPr="00E77497" w:rsidRDefault="008A65A0" w:rsidP="00295173">
      <w:pPr>
        <w:pStyle w:val="Alg3"/>
        <w:numPr>
          <w:ilvl w:val="1"/>
          <w:numId w:val="409"/>
        </w:numPr>
        <w:tabs>
          <w:tab w:val="num" w:pos="1440"/>
        </w:tabs>
      </w:pPr>
      <w:r>
        <w:t xml:space="preserve">Let </w:t>
      </w:r>
      <w:r w:rsidRPr="001E28FF">
        <w:rPr>
          <w:i/>
        </w:rPr>
        <w:t>v</w:t>
      </w:r>
      <w:r>
        <w:t xml:space="preserve"> be ToObject(</w:t>
      </w:r>
      <w:r w:rsidR="00386A79">
        <w:t>GetValue(</w:t>
      </w:r>
      <w:r w:rsidRPr="001E28FF">
        <w:rPr>
          <w:i/>
        </w:rPr>
        <w:t>defaultValue</w:t>
      </w:r>
      <w:r w:rsidR="00386A79">
        <w:rPr>
          <w:iCs/>
        </w:rPr>
        <w:t>)</w:t>
      </w:r>
      <w:r>
        <w:t>).</w:t>
      </w:r>
    </w:p>
    <w:p w14:paraId="0BE9CC13" w14:textId="77777777" w:rsidR="00295173" w:rsidRDefault="00295173" w:rsidP="00295173">
      <w:pPr>
        <w:pStyle w:val="Alg2"/>
        <w:numPr>
          <w:ilvl w:val="0"/>
          <w:numId w:val="409"/>
        </w:numPr>
        <w:contextualSpacing/>
      </w:pPr>
      <w:r>
        <w:t>ReturnIfAbrupt(</w:t>
      </w:r>
      <w:r>
        <w:rPr>
          <w:i/>
        </w:rPr>
        <w:t>v</w:t>
      </w:r>
      <w:r>
        <w:t>).</w:t>
      </w:r>
    </w:p>
    <w:p w14:paraId="2346BE1C" w14:textId="77777777" w:rsidR="00C707BD" w:rsidRPr="00E77497" w:rsidRDefault="00C707BD" w:rsidP="00FA3203">
      <w:pPr>
        <w:pStyle w:val="Alg3"/>
        <w:numPr>
          <w:ilvl w:val="0"/>
          <w:numId w:val="409"/>
        </w:numPr>
      </w:pPr>
      <w:r w:rsidRPr="00E77497">
        <w:t xml:space="preserve">Let </w:t>
      </w:r>
      <w:r w:rsidRPr="00E77497">
        <w:rPr>
          <w:i/>
        </w:rPr>
        <w:t>lref</w:t>
      </w:r>
      <w:r w:rsidRPr="00E77497">
        <w:t xml:space="preserve"> be the result of performing Identifier Resolution(</w:t>
      </w:r>
      <w:r w:rsidR="002021D1">
        <w:fldChar w:fldCharType="begin"/>
      </w:r>
      <w:r w:rsidR="002021D1">
        <w:instrText xml:space="preserve"> REF _Ref365540884 \r \h </w:instrText>
      </w:r>
      <w:r w:rsidR="002021D1">
        <w:fldChar w:fldCharType="separate"/>
      </w:r>
      <w:r w:rsidR="00D433E8">
        <w:t>8.3.1</w:t>
      </w:r>
      <w:r w:rsidR="002021D1">
        <w:fldChar w:fldCharType="end"/>
      </w:r>
      <w:r w:rsidRPr="00E77497">
        <w:t xml:space="preserve">) </w:t>
      </w:r>
      <w:r w:rsidR="00C7794D">
        <w:t>with</w:t>
      </w:r>
      <w:r w:rsidR="00C7794D" w:rsidRPr="00E77497">
        <w:t xml:space="preserve"> </w:t>
      </w:r>
      <w:r w:rsidR="00D91572" w:rsidRPr="00E77497">
        <w:t xml:space="preserve">the </w:t>
      </w:r>
      <w:r w:rsidR="00D91572" w:rsidRPr="00E77497">
        <w:rPr>
          <w:rStyle w:val="bnf"/>
        </w:rPr>
        <w:t>IdentifierName</w:t>
      </w:r>
      <w:r w:rsidR="00D91572" w:rsidRPr="00E77497">
        <w:t xml:space="preserve"> corresponding to</w:t>
      </w:r>
      <w:r w:rsidRPr="00E77497">
        <w:t xml:space="preserve"> </w:t>
      </w:r>
      <w:r w:rsidRPr="00E77497">
        <w:rPr>
          <w:i/>
        </w:rPr>
        <w:t>Identifier</w:t>
      </w:r>
      <w:r w:rsidRPr="00E77497">
        <w:t>.</w:t>
      </w:r>
    </w:p>
    <w:p w14:paraId="6BF7FD67" w14:textId="77777777" w:rsidR="00C707BD" w:rsidRPr="00E77497" w:rsidRDefault="001F5817" w:rsidP="00FA3203">
      <w:pPr>
        <w:pStyle w:val="Alg3"/>
        <w:numPr>
          <w:ilvl w:val="0"/>
          <w:numId w:val="409"/>
        </w:numPr>
        <w:spacing w:after="240"/>
      </w:pPr>
      <w:r>
        <w:t>Return</w:t>
      </w:r>
      <w:r w:rsidR="00C707BD" w:rsidRPr="00E77497">
        <w:t xml:space="preserve"> PutValue(</w:t>
      </w:r>
      <w:r w:rsidR="00C707BD" w:rsidRPr="00E77497">
        <w:rPr>
          <w:i/>
        </w:rPr>
        <w:t>lref</w:t>
      </w:r>
      <w:r w:rsidR="00C707BD" w:rsidRPr="00E77497">
        <w:t>,</w:t>
      </w:r>
      <w:r w:rsidR="00C707BD" w:rsidRPr="00E77497">
        <w:rPr>
          <w:i/>
        </w:rPr>
        <w:t>v</w:t>
      </w:r>
      <w:r w:rsidR="00C707BD" w:rsidRPr="00E77497">
        <w:t>).</w:t>
      </w:r>
    </w:p>
    <w:p w14:paraId="23C15254" w14:textId="77777777" w:rsidR="00206F62"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r w:rsidR="006F7E7C" w:rsidRPr="006F7E7C">
        <w:rPr>
          <w:rFonts w:ascii="Times New Roman" w:hAnsi="Times New Roman"/>
          <w:i/>
        </w:rPr>
        <w:t>AssignmentElement</w:t>
      </w:r>
    </w:p>
    <w:p w14:paraId="4A80285F" w14:textId="77777777" w:rsidR="00C707BD" w:rsidRPr="00E77497" w:rsidRDefault="00C707BD" w:rsidP="00820342">
      <w:pPr>
        <w:pStyle w:val="Alg3"/>
        <w:numPr>
          <w:ilvl w:val="0"/>
          <w:numId w:val="410"/>
        </w:numPr>
      </w:pPr>
      <w:r w:rsidRPr="00E77497">
        <w:t xml:space="preserve">Let </w:t>
      </w:r>
      <w:r w:rsidRPr="00E77497">
        <w:rPr>
          <w:i/>
        </w:rPr>
        <w:t>name</w:t>
      </w:r>
      <w:r w:rsidRPr="00E77497">
        <w:t xml:space="preserve"> be </w:t>
      </w:r>
      <w:r w:rsidR="00820342" w:rsidRPr="00820342">
        <w:t xml:space="preserve"> </w:t>
      </w:r>
      <w:r w:rsidR="00820342" w:rsidRPr="00E77497">
        <w:t>the result of evaluating</w:t>
      </w:r>
      <w:r w:rsidR="007E7FCF">
        <w:t xml:space="preserve"> </w:t>
      </w:r>
      <w:r w:rsidRPr="00E77497">
        <w:rPr>
          <w:rStyle w:val="bnf"/>
        </w:rPr>
        <w:t>PropertyName</w:t>
      </w:r>
      <w:r w:rsidRPr="00E77497">
        <w:t>.</w:t>
      </w:r>
    </w:p>
    <w:p w14:paraId="3199A5C5" w14:textId="77777777" w:rsidR="004A09B9" w:rsidRDefault="004A09B9" w:rsidP="00F0301E">
      <w:pPr>
        <w:pStyle w:val="Alg4"/>
        <w:numPr>
          <w:ilvl w:val="0"/>
          <w:numId w:val="410"/>
        </w:numPr>
        <w:contextualSpacing/>
      </w:pPr>
      <w:r>
        <w:t>ReturnIfAbrupt(</w:t>
      </w:r>
      <w:r w:rsidR="00F0301E">
        <w:rPr>
          <w:i/>
        </w:rPr>
        <w:t>n</w:t>
      </w:r>
      <w:r>
        <w:rPr>
          <w:i/>
        </w:rPr>
        <w:t>ame</w:t>
      </w:r>
      <w:r>
        <w:t>).</w:t>
      </w:r>
    </w:p>
    <w:p w14:paraId="6E794790" w14:textId="77777777" w:rsidR="001535CA" w:rsidRDefault="001535CA" w:rsidP="001535CA">
      <w:pPr>
        <w:pStyle w:val="Alg3"/>
        <w:numPr>
          <w:ilvl w:val="0"/>
          <w:numId w:val="410"/>
        </w:numPr>
        <w:spacing w:after="240"/>
      </w:pPr>
      <w:r>
        <w:t xml:space="preserve">Return the result of performing </w:t>
      </w:r>
      <w:r w:rsidR="0004792F">
        <w:t>Keyed</w:t>
      </w:r>
      <w:del w:id="5810" w:author="Rev 19 Allen Wirfs-Brock" w:date="2013-09-12T10:51:00Z">
        <w:r w:rsidDel="00CA2DE9">
          <w:delText xml:space="preserve"> </w:delText>
        </w:r>
      </w:del>
      <w:r>
        <w:t>Destructuring</w:t>
      </w:r>
      <w:del w:id="5811" w:author="Rev 19 Allen Wirfs-Brock" w:date="2013-09-12T10:51:00Z">
        <w:r w:rsidDel="00CA2DE9">
          <w:delText xml:space="preserve"> </w:delText>
        </w:r>
      </w:del>
      <w:r>
        <w:t>Assignment</w:t>
      </w:r>
      <w:del w:id="5812" w:author="Rev 19 Allen Wirfs-Brock" w:date="2013-09-12T10:51:00Z">
        <w:r w:rsidDel="00CA2DE9">
          <w:delText xml:space="preserve"> </w:delText>
        </w:r>
      </w:del>
      <w:r>
        <w:t>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p>
    <w:p w14:paraId="3DBB46B7" w14:textId="77777777" w:rsidR="005D4122" w:rsidRPr="00B820AB" w:rsidRDefault="00C707BD" w:rsidP="005550F0">
      <w:pPr>
        <w:contextualSpacing/>
        <w:rPr>
          <w:rFonts w:ascii="Courier New" w:hAnsi="Courier New" w:cs="Courier New"/>
          <w:b/>
        </w:rPr>
      </w:pPr>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r w:rsidRPr="006B6D0A">
        <w:rPr>
          <w:rStyle w:val="bnf"/>
        </w:rPr>
        <w:t>AssignmentRestElement</w:t>
      </w:r>
      <w:r w:rsidRPr="00E65A34">
        <w:rPr>
          <w:rFonts w:cs="Arial"/>
          <w:i/>
          <w:vertAlign w:val="subscript"/>
        </w:rPr>
        <w:t xml:space="preserve"> </w:t>
      </w:r>
      <w:r w:rsidRPr="009C202C">
        <w:rPr>
          <w:rFonts w:ascii="Courier New" w:hAnsi="Courier New" w:cs="Courier New"/>
          <w:b/>
        </w:rPr>
        <w:t>]</w:t>
      </w:r>
    </w:p>
    <w:p w14:paraId="5494A76E" w14:textId="77777777" w:rsidR="000E305D" w:rsidRPr="00E77497" w:rsidRDefault="00597D1C" w:rsidP="00FA3203">
      <w:pPr>
        <w:pStyle w:val="Alg3"/>
        <w:numPr>
          <w:ilvl w:val="0"/>
          <w:numId w:val="411"/>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65E815B4" w14:textId="77777777" w:rsidR="00C707BD" w:rsidRPr="00E77497" w:rsidRDefault="004B56D8" w:rsidP="00FA3203">
      <w:pPr>
        <w:pStyle w:val="Alg3"/>
        <w:numPr>
          <w:ilvl w:val="0"/>
          <w:numId w:val="411"/>
        </w:numPr>
        <w:spacing w:after="240"/>
        <w:contextualSpacing/>
      </w:pPr>
      <w:r>
        <w:t xml:space="preserve">Return the result of performing </w:t>
      </w:r>
      <w:r w:rsidR="006B1B28">
        <w:t>Indexed</w:t>
      </w:r>
      <w:del w:id="5813" w:author="Rev 19 Allen Wirfs-Brock" w:date="2013-09-12T10:53:00Z">
        <w:r w:rsidR="006B1B28" w:rsidDel="00CA2DE9">
          <w:delText xml:space="preserve"> </w:delText>
        </w:r>
      </w:del>
      <w:r w:rsidR="006B1B28">
        <w:t>Destructuring</w:t>
      </w:r>
      <w:del w:id="5814" w:author="Rev 19 Allen Wirfs-Brock" w:date="2013-09-12T10:53:00Z">
        <w:r w:rsidR="006B1B28" w:rsidDel="00CA2DE9">
          <w:delText xml:space="preserve"> </w:delText>
        </w:r>
      </w:del>
      <w:r w:rsidR="006B1B28">
        <w:t>Assignment</w:t>
      </w:r>
      <w:del w:id="5815" w:author="Rev 19 Allen Wirfs-Brock" w:date="2013-09-12T10:53:00Z">
        <w:r w:rsidR="006B1B28" w:rsidDel="00CA2DE9">
          <w:delText xml:space="preserve"> </w:delText>
        </w:r>
      </w:del>
      <w:r w:rsidR="006B1B28">
        <w:t>Evaluation of</w:t>
      </w:r>
      <w:r w:rsidR="006B1B28" w:rsidRPr="00E77497">
        <w:t xml:space="preserve"> </w:t>
      </w:r>
      <w:r w:rsidR="00C707BD" w:rsidRPr="00E77497">
        <w:rPr>
          <w:rStyle w:val="bnf"/>
        </w:rPr>
        <w:t>AssignmentRestElement</w:t>
      </w:r>
      <w:r w:rsidR="00C707BD" w:rsidRPr="00E77497">
        <w:rPr>
          <w:rFonts w:ascii="Courier New" w:hAnsi="Courier New" w:cs="Courier New"/>
          <w:b/>
        </w:rPr>
        <w:t xml:space="preserve"> </w:t>
      </w:r>
      <w:r w:rsidR="00C7794D">
        <w:t>with</w:t>
      </w:r>
      <w:r w:rsidR="00C7794D" w:rsidRPr="00E77497">
        <w:t xml:space="preserve"> </w:t>
      </w:r>
      <w:r w:rsidR="00C9532C" w:rsidRPr="00C9532C">
        <w:rPr>
          <w:i/>
        </w:rPr>
        <w:t>obj</w:t>
      </w:r>
      <w:r w:rsidR="00C9532C">
        <w:t xml:space="preserve"> </w:t>
      </w:r>
      <w:r w:rsidR="00C707BD" w:rsidRPr="00E77497">
        <w:t xml:space="preserve">and </w:t>
      </w:r>
      <w:r w:rsidR="000E305D" w:rsidRPr="00E77497">
        <w:rPr>
          <w:i/>
        </w:rPr>
        <w:t>skip</w:t>
      </w:r>
      <w:r w:rsidR="000E305D" w:rsidRPr="00E77497">
        <w:t xml:space="preserve"> </w:t>
      </w:r>
      <w:r w:rsidR="00C707BD" w:rsidRPr="00E77497">
        <w:t xml:space="preserve">as the </w:t>
      </w:r>
      <w:r w:rsidR="006B1B28">
        <w:t>arguments</w:t>
      </w:r>
      <w:r w:rsidR="00C707BD" w:rsidRPr="00E77497">
        <w:t>.</w:t>
      </w:r>
    </w:p>
    <w:p w14:paraId="13958611" w14:textId="77777777" w:rsidR="001837C6" w:rsidRPr="00E77497" w:rsidRDefault="001837C6" w:rsidP="001837C6">
      <w:pPr>
        <w:contextualSpacing/>
        <w:jc w:val="left"/>
      </w:pPr>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p>
    <w:p w14:paraId="6A44EE53" w14:textId="77777777" w:rsidR="004B56D8" w:rsidRPr="00E77497" w:rsidRDefault="004B56D8" w:rsidP="004B56D8">
      <w:pPr>
        <w:pStyle w:val="Alg3"/>
        <w:numPr>
          <w:ilvl w:val="0"/>
          <w:numId w:val="412"/>
        </w:numPr>
        <w:spacing w:after="240"/>
      </w:pPr>
      <w:r>
        <w:t>Return the result of performing Indexed</w:t>
      </w:r>
      <w:del w:id="5816" w:author="Rev 19 Allen Wirfs-Brock" w:date="2013-09-12T10:54:00Z">
        <w:r w:rsidDel="00CA2DE9">
          <w:delText xml:space="preserve"> </w:delText>
        </w:r>
      </w:del>
      <w:r>
        <w:t>Destructuring</w:t>
      </w:r>
      <w:del w:id="5817" w:author="Rev 19 Allen Wirfs-Brock" w:date="2013-09-12T10:54:00Z">
        <w:r w:rsidDel="00CA2DE9">
          <w:delText xml:space="preserve"> </w:delText>
        </w:r>
      </w:del>
      <w:r>
        <w:t>Assignment</w:t>
      </w:r>
      <w:del w:id="5818" w:author="Rev 19 Allen Wirfs-Brock" w:date="2013-09-12T10:54:00Z">
        <w:r w:rsidDel="00CA2DE9">
          <w:delText xml:space="preserve"> </w:delText>
        </w:r>
      </w:del>
      <w:r>
        <w:t>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p>
    <w:p w14:paraId="7177D02C" w14:textId="77777777" w:rsidR="005D4122" w:rsidRPr="00E77497" w:rsidRDefault="00620189" w:rsidP="005550F0">
      <w:pPr>
        <w:contextualSpacing/>
        <w:jc w:val="left"/>
      </w:pPr>
      <w:r w:rsidRPr="00E77497">
        <w:rPr>
          <w:rStyle w:val="bnf"/>
        </w:rPr>
        <w:t xml:space="preserve">ArrayAssignmentPattern </w:t>
      </w:r>
      <w:r w:rsidR="00C707BD" w:rsidRPr="00E77497">
        <w:rPr>
          <w:b/>
        </w:rPr>
        <w:t xml:space="preserve">: </w:t>
      </w:r>
      <w:r w:rsidR="00C707BD" w:rsidRPr="00E77497">
        <w:rPr>
          <w:rFonts w:ascii="Courier New" w:hAnsi="Courier New" w:cs="Courier New"/>
          <w:b/>
        </w:rPr>
        <w:t>[</w:t>
      </w:r>
      <w:r w:rsidR="00C707BD" w:rsidRPr="00E77497">
        <w:t xml:space="preserve"> </w:t>
      </w:r>
      <w:r w:rsidR="00C707BD" w:rsidRPr="00E77497">
        <w:rPr>
          <w:rStyle w:val="bnf"/>
        </w:rPr>
        <w:t>AssignmentElementList</w:t>
      </w:r>
      <w:r w:rsidR="00C707BD" w:rsidRPr="00E77497">
        <w:rPr>
          <w:rFonts w:ascii="Courier New" w:hAnsi="Courier New" w:cs="Courier New"/>
          <w:b/>
          <w:i/>
        </w:rPr>
        <w:t xml:space="preserve"> </w:t>
      </w:r>
      <w:r w:rsidR="00C707BD" w:rsidRPr="00E77497">
        <w:rPr>
          <w:rFonts w:ascii="Courier New" w:hAnsi="Courier New" w:cs="Courier New"/>
          <w:b/>
        </w:rPr>
        <w:t>,</w:t>
      </w:r>
      <w:r w:rsidR="00C707BD" w:rsidRPr="00E77497">
        <w:rPr>
          <w:rFonts w:ascii="Courier New" w:hAnsi="Courier New" w:cs="Courier New"/>
          <w:b/>
          <w:i/>
        </w:rPr>
        <w:t xml:space="preserve"> </w:t>
      </w:r>
      <w:r w:rsidR="00C707BD" w:rsidRPr="00E77497">
        <w:rPr>
          <w:rStyle w:val="bnf"/>
        </w:rPr>
        <w:t>Elision</w:t>
      </w:r>
      <w:r w:rsidR="00C707BD" w:rsidRPr="00E77497">
        <w:rPr>
          <w:rFonts w:cs="Arial"/>
          <w:vertAlign w:val="subscript"/>
        </w:rPr>
        <w:t>opt</w:t>
      </w:r>
      <w:r w:rsidR="00C707BD" w:rsidRPr="00E77497">
        <w:rPr>
          <w:rFonts w:ascii="Courier New" w:hAnsi="Courier New" w:cs="Courier New"/>
          <w:b/>
          <w:i/>
        </w:rPr>
        <w:t xml:space="preserve"> </w:t>
      </w:r>
      <w:r w:rsidR="00C707BD" w:rsidRPr="00E77497">
        <w:rPr>
          <w:rStyle w:val="bnf"/>
        </w:rPr>
        <w:t>AssignmentRestElement</w:t>
      </w:r>
      <w:r w:rsidR="00C707BD" w:rsidRPr="00E77497">
        <w:rPr>
          <w:rStyle w:val="bnf"/>
          <w:rFonts w:ascii="Arial" w:hAnsi="Arial" w:cs="Arial"/>
          <w:i w:val="0"/>
          <w:vertAlign w:val="subscript"/>
        </w:rPr>
        <w:t>opt</w:t>
      </w:r>
      <w:r w:rsidR="00C707BD" w:rsidRPr="00E77497">
        <w:rPr>
          <w:rFonts w:cs="Arial"/>
          <w:i/>
          <w:vertAlign w:val="subscript"/>
        </w:rPr>
        <w:t xml:space="preserve"> </w:t>
      </w:r>
      <w:r w:rsidR="00C707BD" w:rsidRPr="00E77497">
        <w:rPr>
          <w:rFonts w:ascii="Courier New" w:hAnsi="Courier New" w:cs="Courier New"/>
          <w:b/>
        </w:rPr>
        <w:t>]</w:t>
      </w:r>
    </w:p>
    <w:p w14:paraId="1C7A2903" w14:textId="77777777" w:rsidR="00C707BD" w:rsidRPr="00E77497" w:rsidRDefault="00C707BD" w:rsidP="004B56D8">
      <w:pPr>
        <w:pStyle w:val="Alg3"/>
        <w:numPr>
          <w:ilvl w:val="0"/>
          <w:numId w:val="668"/>
        </w:numPr>
      </w:pPr>
      <w:r w:rsidRPr="00E77497">
        <w:t xml:space="preserve">Let </w:t>
      </w:r>
      <w:r w:rsidR="00D8162F" w:rsidRPr="00E77497">
        <w:rPr>
          <w:i/>
        </w:rPr>
        <w:t>lastIndex</w:t>
      </w:r>
      <w:r w:rsidRPr="00E77497">
        <w:t xml:space="preserve"> be the result of </w:t>
      </w:r>
      <w:r w:rsidR="006B1B28">
        <w:t>performing Indexed</w:t>
      </w:r>
      <w:del w:id="5819" w:author="Rev 19 Allen Wirfs-Brock" w:date="2013-09-12T10:53:00Z">
        <w:r w:rsidR="006B1B28" w:rsidDel="00CA2DE9">
          <w:delText xml:space="preserve"> </w:delText>
        </w:r>
      </w:del>
      <w:r w:rsidR="006B1B28">
        <w:t>Destructuring</w:t>
      </w:r>
      <w:del w:id="5820" w:author="Rev 19 Allen Wirfs-Brock" w:date="2013-09-12T10:54:00Z">
        <w:r w:rsidR="006B1B28" w:rsidDel="00CA2DE9">
          <w:delText xml:space="preserve"> </w:delText>
        </w:r>
      </w:del>
      <w:r w:rsidR="006B1B28">
        <w:t>Assignment</w:t>
      </w:r>
      <w:del w:id="5821" w:author="Rev 19 Allen Wirfs-Brock" w:date="2013-09-12T10:54:00Z">
        <w:r w:rsidR="006B1B28" w:rsidDel="00CA2DE9">
          <w:delText xml:space="preserve"> </w:delText>
        </w:r>
      </w:del>
      <w:r w:rsidR="006B1B28">
        <w:t>Evaluation of</w:t>
      </w:r>
      <w:r w:rsidR="006B1B28"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rsidR="006B1B28">
        <w:t>arguments</w:t>
      </w:r>
      <w:r w:rsidRPr="00E77497">
        <w:t>.</w:t>
      </w:r>
    </w:p>
    <w:p w14:paraId="158429D7" w14:textId="77777777" w:rsidR="004B56D8" w:rsidRDefault="0004792F" w:rsidP="004B56D8">
      <w:pPr>
        <w:pStyle w:val="Alg4"/>
        <w:numPr>
          <w:ilvl w:val="0"/>
          <w:numId w:val="668"/>
        </w:numPr>
        <w:contextualSpacing/>
      </w:pPr>
      <w:r>
        <w:t>ReturnIfAbrupt(</w:t>
      </w:r>
      <w:r w:rsidR="004B56D8" w:rsidRPr="00E77497">
        <w:rPr>
          <w:i/>
        </w:rPr>
        <w:t>lastIndex</w:t>
      </w:r>
      <w:r>
        <w:t>)</w:t>
      </w:r>
      <w:r w:rsidR="004B56D8">
        <w:t>.</w:t>
      </w:r>
    </w:p>
    <w:p w14:paraId="0A45D71B" w14:textId="77777777" w:rsidR="00C707BD" w:rsidRPr="00E77497" w:rsidRDefault="00766C2E" w:rsidP="004B56D8">
      <w:pPr>
        <w:pStyle w:val="Alg3"/>
        <w:numPr>
          <w:ilvl w:val="0"/>
          <w:numId w:val="668"/>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3459CA8D" w14:textId="77777777" w:rsidR="00C707BD" w:rsidRPr="004F79DA" w:rsidRDefault="00C707BD" w:rsidP="0058620A">
      <w:pPr>
        <w:pStyle w:val="Alg3"/>
        <w:numPr>
          <w:ilvl w:val="0"/>
          <w:numId w:val="668"/>
        </w:numPr>
        <w:spacing w:after="240"/>
        <w:contextualSpacing/>
      </w:pPr>
      <w:r w:rsidRPr="00E77497">
        <w:t xml:space="preserve">If </w:t>
      </w:r>
      <w:r w:rsidRPr="00E77497">
        <w:rPr>
          <w:rStyle w:val="bnf"/>
        </w:rPr>
        <w:t>AssignmentRestElement</w:t>
      </w:r>
      <w:r w:rsidRPr="00E77497">
        <w:t xml:space="preserve"> is present, then </w:t>
      </w:r>
      <w:r w:rsidR="004B56D8">
        <w:t>return the result of performing</w:t>
      </w:r>
      <w:r w:rsidR="006B1B28">
        <w:t xml:space="preserve"> Indexed</w:t>
      </w:r>
      <w:del w:id="5822" w:author="Rev 19 Allen Wirfs-Brock" w:date="2013-09-12T10:54:00Z">
        <w:r w:rsidR="006B1B28" w:rsidDel="00CA2DE9">
          <w:delText xml:space="preserve"> </w:delText>
        </w:r>
      </w:del>
      <w:r w:rsidR="006B1B28">
        <w:t>Destructuring</w:t>
      </w:r>
      <w:del w:id="5823" w:author="Rev 19 Allen Wirfs-Brock" w:date="2013-09-12T10:54:00Z">
        <w:r w:rsidR="006B1B28" w:rsidDel="00CA2DE9">
          <w:delText xml:space="preserve"> </w:delText>
        </w:r>
      </w:del>
      <w:r w:rsidR="006B1B28">
        <w:t>Assignment</w:t>
      </w:r>
      <w:del w:id="5824" w:author="Rev 19 Allen Wirfs-Brock" w:date="2013-09-12T10:54:00Z">
        <w:r w:rsidR="006B1B28" w:rsidDel="00CA2DE9">
          <w:delText xml:space="preserve"> </w:delText>
        </w:r>
      </w:del>
      <w:r w:rsidR="006B1B28">
        <w:t>Evaluation of</w:t>
      </w:r>
      <w:r w:rsidR="006B1B28" w:rsidRPr="00E77497">
        <w:t xml:space="preserve"> </w:t>
      </w:r>
      <w:r w:rsidRPr="00E77497">
        <w:rPr>
          <w:rStyle w:val="bnf"/>
        </w:rPr>
        <w:t>AssignmentRestElement</w:t>
      </w:r>
      <w:r w:rsidRPr="00E77497">
        <w:rPr>
          <w:rFonts w:ascii="Courier New" w:hAnsi="Courier New" w:cs="Courier New"/>
          <w:b/>
        </w:rPr>
        <w:t xml:space="preserve"> </w:t>
      </w:r>
      <w:r w:rsidR="00C7794D">
        <w:t>with</w:t>
      </w:r>
      <w:r w:rsidR="00C7794D" w:rsidRPr="00E77497">
        <w:t xml:space="preserve"> </w:t>
      </w:r>
      <w:r w:rsidRPr="00E77497">
        <w:rPr>
          <w:i/>
        </w:rPr>
        <w:t>obj</w:t>
      </w:r>
      <w:r w:rsidRPr="00E77497">
        <w:t xml:space="preserve"> and </w:t>
      </w:r>
      <w:r w:rsidR="00D8162F" w:rsidRPr="00E77497">
        <w:rPr>
          <w:i/>
        </w:rPr>
        <w:t>lastI</w:t>
      </w:r>
      <w:r w:rsidRPr="00E77497">
        <w:rPr>
          <w:i/>
        </w:rPr>
        <w:t>ndex</w:t>
      </w:r>
      <w:r w:rsidRPr="00E77497">
        <w:t>+</w:t>
      </w:r>
      <w:r w:rsidRPr="00E77497">
        <w:rPr>
          <w:i/>
        </w:rPr>
        <w:t>skip</w:t>
      </w:r>
      <w:r w:rsidRPr="00E77497">
        <w:t xml:space="preserve"> as the </w:t>
      </w:r>
      <w:r w:rsidR="006B1B28">
        <w:t>arguments</w:t>
      </w:r>
      <w:r w:rsidRPr="00E77497">
        <w:t>.</w:t>
      </w:r>
    </w:p>
    <w:p w14:paraId="73BC4F59" w14:textId="77777777" w:rsidR="004B56D8" w:rsidRPr="0058620A" w:rsidRDefault="004B56D8" w:rsidP="0058620A">
      <w:pPr>
        <w:pStyle w:val="Alg3"/>
        <w:numPr>
          <w:ilvl w:val="0"/>
          <w:numId w:val="668"/>
        </w:numPr>
        <w:spacing w:after="240"/>
        <w:rPr>
          <w:b/>
        </w:rPr>
      </w:pPr>
      <w:r w:rsidRPr="004F79DA">
        <w:t>Return</w:t>
      </w:r>
      <w:r w:rsidRPr="0058620A">
        <w:rPr>
          <w:b/>
        </w:rPr>
        <w:t xml:space="preserve"> </w:t>
      </w:r>
      <w:r w:rsidRPr="0058620A">
        <w:rPr>
          <w:i/>
        </w:rPr>
        <w:t>lastIndex</w:t>
      </w:r>
      <w:r>
        <w:t>.</w:t>
      </w:r>
    </w:p>
    <w:p w14:paraId="1A3CF827" w14:textId="77777777" w:rsidR="005D43BD" w:rsidRPr="00E77497" w:rsidRDefault="005D43BD" w:rsidP="006A78DC">
      <w:pPr>
        <w:pStyle w:val="40"/>
      </w:pPr>
      <w:r w:rsidRPr="00E77497">
        <w:t xml:space="preserve">Runtime Semantics: </w:t>
      </w:r>
      <w:r>
        <w:t>Indexed</w:t>
      </w:r>
      <w:del w:id="5825" w:author="Rev 19 Allen Wirfs-Brock" w:date="2013-09-12T10:53:00Z">
        <w:r w:rsidDel="00CA2DE9">
          <w:delText xml:space="preserve"> </w:delText>
        </w:r>
      </w:del>
      <w:r>
        <w:t>Destructuring</w:t>
      </w:r>
      <w:del w:id="5826" w:author="Rev 19 Allen Wirfs-Brock" w:date="2013-09-12T10:53:00Z">
        <w:r w:rsidDel="00CA2DE9">
          <w:delText xml:space="preserve"> </w:delText>
        </w:r>
      </w:del>
      <w:r>
        <w:t>Assignment</w:t>
      </w:r>
      <w:del w:id="5827" w:author="Rev 19 Allen Wirfs-Brock" w:date="2013-09-12T10:53:00Z">
        <w:r w:rsidDel="00CA2DE9">
          <w:delText xml:space="preserve"> </w:delText>
        </w:r>
      </w:del>
      <w:r w:rsidRPr="00E77497">
        <w:rPr>
          <w:spacing w:val="6"/>
        </w:rPr>
        <w:t>Evaluation</w:t>
      </w:r>
      <w:r w:rsidRPr="00E77497">
        <w:t xml:space="preserve"> </w:t>
      </w:r>
    </w:p>
    <w:p w14:paraId="3008BC85" w14:textId="77777777" w:rsidR="005D43BD" w:rsidRPr="00E77497" w:rsidRDefault="005D43BD" w:rsidP="005D43BD">
      <w:pPr>
        <w:ind w:left="360"/>
      </w:pPr>
      <w:r w:rsidRPr="00E77497">
        <w:t xml:space="preserve">with parameters </w:t>
      </w:r>
      <w:r w:rsidRPr="00E77497">
        <w:rPr>
          <w:rStyle w:val="bnf"/>
        </w:rPr>
        <w:t>obj</w:t>
      </w:r>
      <w:r w:rsidRPr="00E77497">
        <w:t xml:space="preserve"> and </w:t>
      </w:r>
      <w:r w:rsidRPr="00E77497">
        <w:rPr>
          <w:rStyle w:val="bnf"/>
        </w:rPr>
        <w:t>index</w:t>
      </w:r>
      <w:r w:rsidRPr="00E77497">
        <w:t xml:space="preserve"> </w:t>
      </w:r>
    </w:p>
    <w:p w14:paraId="5A3517AD" w14:textId="77777777" w:rsidR="00C0486D" w:rsidRPr="00E77497" w:rsidRDefault="00C707BD" w:rsidP="005550F0">
      <w:pPr>
        <w:contextualSpacing/>
        <w:rPr>
          <w:rFonts w:cs="Arial"/>
          <w:i/>
          <w:vertAlign w:val="subscript"/>
        </w:rPr>
      </w:pPr>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14:paraId="41DA2E20" w14:textId="77777777" w:rsidR="00C707BD" w:rsidRPr="00E77497" w:rsidRDefault="00766C2E" w:rsidP="00FA3203">
      <w:pPr>
        <w:pStyle w:val="Alg3"/>
        <w:numPr>
          <w:ilvl w:val="0"/>
          <w:numId w:val="413"/>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6A285924" w14:textId="77777777" w:rsidR="0004792F" w:rsidRPr="00E77497" w:rsidRDefault="0004792F" w:rsidP="0004792F">
      <w:pPr>
        <w:pStyle w:val="Alg3"/>
        <w:numPr>
          <w:ilvl w:val="0"/>
          <w:numId w:val="413"/>
        </w:numPr>
      </w:pPr>
      <w:r w:rsidRPr="00E77497">
        <w:t xml:space="preserve">Let </w:t>
      </w:r>
      <w:r w:rsidRPr="00E77497">
        <w:rPr>
          <w:i/>
        </w:rPr>
        <w:t>name</w:t>
      </w:r>
      <w:r w:rsidRPr="00E77497">
        <w:t xml:space="preserve"> be ToString(</w:t>
      </w:r>
      <w:r w:rsidRPr="00E77497">
        <w:rPr>
          <w:i/>
        </w:rPr>
        <w:t>index</w:t>
      </w:r>
      <w:r w:rsidRPr="00E77497">
        <w:t>+</w:t>
      </w:r>
      <w:r w:rsidRPr="00E77497">
        <w:rPr>
          <w:i/>
        </w:rPr>
        <w:t>skip</w:t>
      </w:r>
      <w:r w:rsidRPr="00E77497">
        <w:t>).</w:t>
      </w:r>
    </w:p>
    <w:p w14:paraId="28F099EA" w14:textId="77777777" w:rsidR="00C707BD" w:rsidRPr="00E77497" w:rsidRDefault="0058620A" w:rsidP="00FA3203">
      <w:pPr>
        <w:pStyle w:val="Alg3"/>
        <w:numPr>
          <w:ilvl w:val="0"/>
          <w:numId w:val="413"/>
        </w:numPr>
      </w:pPr>
      <w:r>
        <w:t xml:space="preserve">Let </w:t>
      </w:r>
      <w:r w:rsidRPr="0058620A">
        <w:rPr>
          <w:i/>
        </w:rPr>
        <w:t>status</w:t>
      </w:r>
      <w:r>
        <w:t xml:space="preserve"> be the result of performing</w:t>
      </w:r>
      <w:r w:rsidR="006B1B28">
        <w:t xml:space="preserve"> </w:t>
      </w:r>
      <w:r w:rsidR="0004792F">
        <w:t>Keyed</w:t>
      </w:r>
      <w:del w:id="5828" w:author="Rev 19 Allen Wirfs-Brock" w:date="2013-09-12T10:51:00Z">
        <w:r w:rsidR="006B1B28" w:rsidDel="00CA2DE9">
          <w:delText xml:space="preserve"> </w:delText>
        </w:r>
      </w:del>
      <w:r w:rsidR="006B1B28">
        <w:t>Destructuring</w:t>
      </w:r>
      <w:del w:id="5829" w:author="Rev 19 Allen Wirfs-Brock" w:date="2013-09-12T10:52:00Z">
        <w:r w:rsidR="006B1B28" w:rsidDel="00CA2DE9">
          <w:delText xml:space="preserve"> </w:delText>
        </w:r>
      </w:del>
      <w:r w:rsidR="006B1B28">
        <w:t>Assignment</w:t>
      </w:r>
      <w:del w:id="5830" w:author="Rev 19 Allen Wirfs-Brock" w:date="2013-09-12T10:52:00Z">
        <w:r w:rsidR="006B1B28" w:rsidDel="00CA2DE9">
          <w:delText xml:space="preserve"> </w:delText>
        </w:r>
      </w:del>
      <w:r w:rsidR="006B1B28">
        <w:t>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E77497">
        <w:rPr>
          <w:i/>
        </w:rPr>
        <w:t>name</w:t>
      </w:r>
      <w:r w:rsidR="00C707BD" w:rsidRPr="00E77497">
        <w:t xml:space="preserve"> as the </w:t>
      </w:r>
      <w:r w:rsidR="006B1B28">
        <w:t>arguments</w:t>
      </w:r>
      <w:r w:rsidR="00C707BD" w:rsidRPr="00E77497">
        <w:t>.</w:t>
      </w:r>
    </w:p>
    <w:p w14:paraId="314D65B3" w14:textId="77777777" w:rsidR="0058620A" w:rsidRDefault="006552DF" w:rsidP="0058620A">
      <w:pPr>
        <w:pStyle w:val="Alg4"/>
        <w:numPr>
          <w:ilvl w:val="0"/>
          <w:numId w:val="413"/>
        </w:numPr>
        <w:contextualSpacing/>
      </w:pPr>
      <w:r>
        <w:t>ReturnIfAbrupt(</w:t>
      </w:r>
      <w:r>
        <w:rPr>
          <w:i/>
        </w:rPr>
        <w:t>status</w:t>
      </w:r>
      <w:r>
        <w:t>)</w:t>
      </w:r>
      <w:r w:rsidR="0058620A">
        <w:t>.</w:t>
      </w:r>
    </w:p>
    <w:p w14:paraId="014346A5" w14:textId="77777777" w:rsidR="00C707BD" w:rsidRPr="006B6D0A" w:rsidRDefault="00C707BD" w:rsidP="00FA3203">
      <w:pPr>
        <w:pStyle w:val="Alg3"/>
        <w:numPr>
          <w:ilvl w:val="0"/>
          <w:numId w:val="413"/>
        </w:numPr>
        <w:spacing w:after="240"/>
      </w:pPr>
      <w:r w:rsidRPr="00E77497">
        <w:t xml:space="preserve">Return </w:t>
      </w:r>
      <w:r w:rsidRPr="00E77497">
        <w:rPr>
          <w:i/>
        </w:rPr>
        <w:t>index</w:t>
      </w:r>
      <w:r w:rsidR="00551535" w:rsidRPr="00C7794D">
        <w:t>+</w:t>
      </w:r>
      <w:r w:rsidR="00551535" w:rsidRPr="004D1BD1">
        <w:rPr>
          <w:i/>
        </w:rPr>
        <w:t>skip</w:t>
      </w:r>
      <w:r w:rsidR="00551535" w:rsidRPr="003B4312">
        <w:t>+1</w:t>
      </w:r>
      <w:r w:rsidRPr="006B6D0A">
        <w:t>.</w:t>
      </w:r>
    </w:p>
    <w:p w14:paraId="0CF9C76A" w14:textId="77777777" w:rsidR="004912C9" w:rsidRPr="00E77497" w:rsidRDefault="00C707BD" w:rsidP="00C7794D">
      <w:pPr>
        <w:contextualSpacing/>
        <w:rPr>
          <w:rFonts w:cs="Arial"/>
          <w:i/>
          <w:vertAlign w:val="subscript"/>
        </w:rPr>
      </w:pPr>
      <w:r w:rsidRPr="00675B74">
        <w:rPr>
          <w:rStyle w:val="bnf"/>
        </w:rPr>
        <w:t xml:space="preserve">AssignmentElementList </w:t>
      </w:r>
      <w:r w:rsidRPr="00E77497">
        <w:rPr>
          <w:b/>
        </w:rPr>
        <w:t xml:space="preserve">: </w:t>
      </w:r>
      <w:r w:rsidRPr="00E77497">
        <w:rPr>
          <w:rStyle w:val="bnf"/>
        </w:rPr>
        <w:t xml:space="preserve">AssignmentElementList </w:t>
      </w:r>
      <w:r w:rsidR="00620189"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14:paraId="6563EC12" w14:textId="77777777" w:rsidR="00C707BD" w:rsidRPr="00E77497" w:rsidRDefault="00C707BD" w:rsidP="00FA3203">
      <w:pPr>
        <w:pStyle w:val="Alg3"/>
        <w:numPr>
          <w:ilvl w:val="0"/>
          <w:numId w:val="414"/>
        </w:numPr>
      </w:pPr>
      <w:r w:rsidRPr="00E77497">
        <w:t xml:space="preserve">Let </w:t>
      </w:r>
      <w:r w:rsidR="0024012F" w:rsidRPr="00E77497">
        <w:rPr>
          <w:i/>
        </w:rPr>
        <w:t>list</w:t>
      </w:r>
      <w:r w:rsidR="00551535" w:rsidRPr="00E77497">
        <w:rPr>
          <w:i/>
        </w:rPr>
        <w:t>Next</w:t>
      </w:r>
      <w:r w:rsidRPr="00E77497">
        <w:t xml:space="preserve"> be the result of </w:t>
      </w:r>
      <w:r w:rsidR="006B1B28">
        <w:t>performing Indexed</w:t>
      </w:r>
      <w:del w:id="5831" w:author="Rev 19 Allen Wirfs-Brock" w:date="2013-09-12T10:53:00Z">
        <w:r w:rsidR="006B1B28" w:rsidDel="00CA2DE9">
          <w:delText xml:space="preserve"> </w:delText>
        </w:r>
      </w:del>
      <w:r w:rsidR="006B1B28">
        <w:t>Destructuring</w:t>
      </w:r>
      <w:del w:id="5832" w:author="Rev 19 Allen Wirfs-Brock" w:date="2013-09-12T10:53:00Z">
        <w:r w:rsidR="006B1B28" w:rsidDel="00CA2DE9">
          <w:delText xml:space="preserve"> </w:delText>
        </w:r>
      </w:del>
      <w:r w:rsidR="006B1B28">
        <w:t>Assignment</w:t>
      </w:r>
      <w:del w:id="5833" w:author="Rev 19 Allen Wirfs-Brock" w:date="2013-09-12T10:53:00Z">
        <w:r w:rsidR="006B1B28" w:rsidDel="00CA2DE9">
          <w:delText xml:space="preserve"> </w:delText>
        </w:r>
      </w:del>
      <w:r w:rsidR="006B1B28">
        <w:t>Evaluation of</w:t>
      </w:r>
      <w:r w:rsidR="006B1B28" w:rsidRPr="00E77497">
        <w:t xml:space="preserve"> </w:t>
      </w:r>
      <w:r w:rsidRPr="00E77497">
        <w:rPr>
          <w:rStyle w:val="bnf"/>
        </w:rPr>
        <w:t>AssignmentElement</w:t>
      </w:r>
      <w:r w:rsidR="0024012F" w:rsidRPr="00E77497">
        <w:rPr>
          <w:rStyle w:val="bnf"/>
        </w:rPr>
        <w:t>List</w:t>
      </w:r>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p>
    <w:p w14:paraId="45646D94" w14:textId="77777777" w:rsidR="00C707BD" w:rsidRPr="00E77497" w:rsidRDefault="00766C2E" w:rsidP="00FA3203">
      <w:pPr>
        <w:pStyle w:val="Alg3"/>
        <w:numPr>
          <w:ilvl w:val="0"/>
          <w:numId w:val="414"/>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38CCB2AA" w14:textId="77777777" w:rsidR="0058620A" w:rsidRDefault="006552DF" w:rsidP="0058620A">
      <w:pPr>
        <w:pStyle w:val="Alg4"/>
        <w:numPr>
          <w:ilvl w:val="0"/>
          <w:numId w:val="414"/>
        </w:numPr>
        <w:contextualSpacing/>
      </w:pPr>
      <w:r>
        <w:t>ReturnIfAbrupt(</w:t>
      </w:r>
      <w:r>
        <w:rPr>
          <w:i/>
        </w:rPr>
        <w:t>listNext</w:t>
      </w:r>
      <w:r>
        <w:t>)</w:t>
      </w:r>
      <w:r w:rsidR="0058620A">
        <w:t>.</w:t>
      </w:r>
    </w:p>
    <w:p w14:paraId="1FEEECD1" w14:textId="77777777" w:rsidR="0004792F" w:rsidRPr="00E77497" w:rsidRDefault="0004792F" w:rsidP="0004792F">
      <w:pPr>
        <w:pStyle w:val="Alg3"/>
        <w:numPr>
          <w:ilvl w:val="0"/>
          <w:numId w:val="414"/>
        </w:numPr>
      </w:pPr>
      <w:r w:rsidRPr="00E77497">
        <w:t xml:space="preserve">Let </w:t>
      </w:r>
      <w:r w:rsidRPr="00E77497">
        <w:rPr>
          <w:i/>
        </w:rPr>
        <w:t>name</w:t>
      </w:r>
      <w:r w:rsidRPr="00E77497">
        <w:t xml:space="preserve"> be ToString(</w:t>
      </w:r>
      <w:r w:rsidRPr="00E77497">
        <w:rPr>
          <w:i/>
        </w:rPr>
        <w:t>listNext</w:t>
      </w:r>
      <w:r w:rsidRPr="00E77497">
        <w:t>+</w:t>
      </w:r>
      <w:r w:rsidRPr="00E77497">
        <w:rPr>
          <w:i/>
        </w:rPr>
        <w:t>skip</w:t>
      </w:r>
      <w:r w:rsidRPr="00E77497">
        <w:t>).</w:t>
      </w:r>
    </w:p>
    <w:p w14:paraId="2BFFC539" w14:textId="77777777" w:rsidR="00C707BD" w:rsidRPr="00E77497" w:rsidRDefault="0058620A" w:rsidP="00B31C73">
      <w:pPr>
        <w:pStyle w:val="Alg3"/>
        <w:numPr>
          <w:ilvl w:val="0"/>
          <w:numId w:val="414"/>
        </w:numPr>
      </w:pPr>
      <w:r>
        <w:t xml:space="preserve">Let </w:t>
      </w:r>
      <w:r w:rsidRPr="0058620A">
        <w:rPr>
          <w:i/>
        </w:rPr>
        <w:t>status</w:t>
      </w:r>
      <w:r>
        <w:t xml:space="preserve"> be the result of performing </w:t>
      </w:r>
      <w:r w:rsidR="0004792F">
        <w:t>Keyed</w:t>
      </w:r>
      <w:del w:id="5834" w:author="Rev 19 Allen Wirfs-Brock" w:date="2013-09-12T10:52:00Z">
        <w:r w:rsidR="006B1B28" w:rsidDel="00CA2DE9">
          <w:delText xml:space="preserve"> </w:delText>
        </w:r>
      </w:del>
      <w:r w:rsidR="006B1B28">
        <w:t>Destructuring</w:t>
      </w:r>
      <w:del w:id="5835" w:author="Rev 19 Allen Wirfs-Brock" w:date="2013-09-12T10:52:00Z">
        <w:r w:rsidR="006B1B28" w:rsidDel="00CA2DE9">
          <w:delText xml:space="preserve"> </w:delText>
        </w:r>
      </w:del>
      <w:r w:rsidR="006B1B28">
        <w:t>Assignment</w:t>
      </w:r>
      <w:del w:id="5836" w:author="Rev 19 Allen Wirfs-Brock" w:date="2013-09-12T10:52:00Z">
        <w:r w:rsidR="006B1B28" w:rsidDel="00CA2DE9">
          <w:delText xml:space="preserve"> </w:delText>
        </w:r>
      </w:del>
      <w:r w:rsidR="006B1B28">
        <w:t>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04792F">
        <w:rPr>
          <w:i/>
        </w:rPr>
        <w:t xml:space="preserve"> </w:t>
      </w:r>
      <w:r w:rsidR="0004792F" w:rsidRPr="00E77497">
        <w:rPr>
          <w:i/>
        </w:rPr>
        <w:t>name</w:t>
      </w:r>
      <w:r w:rsidR="0004792F" w:rsidRPr="00E77497">
        <w:t xml:space="preserve"> </w:t>
      </w:r>
      <w:r w:rsidR="00C707BD" w:rsidRPr="00E77497">
        <w:t xml:space="preserve"> as the </w:t>
      </w:r>
      <w:r w:rsidR="006B1B28">
        <w:t>arguments</w:t>
      </w:r>
      <w:r w:rsidR="00C707BD" w:rsidRPr="00E77497">
        <w:t>.</w:t>
      </w:r>
    </w:p>
    <w:p w14:paraId="0E3DF77F" w14:textId="77777777" w:rsidR="0058620A" w:rsidRDefault="006552DF" w:rsidP="0058620A">
      <w:pPr>
        <w:pStyle w:val="Alg4"/>
        <w:numPr>
          <w:ilvl w:val="0"/>
          <w:numId w:val="414"/>
        </w:numPr>
        <w:contextualSpacing/>
      </w:pPr>
      <w:r>
        <w:t>ReturnIfAbrupt(</w:t>
      </w:r>
      <w:r>
        <w:rPr>
          <w:i/>
        </w:rPr>
        <w:t>status</w:t>
      </w:r>
      <w:r>
        <w:t>)</w:t>
      </w:r>
      <w:r w:rsidR="0058620A">
        <w:t>.</w:t>
      </w:r>
    </w:p>
    <w:p w14:paraId="7A4C8A2A" w14:textId="77777777" w:rsidR="00C707BD" w:rsidRPr="00E77497" w:rsidRDefault="00C707BD" w:rsidP="00FA3203">
      <w:pPr>
        <w:pStyle w:val="Alg3"/>
        <w:numPr>
          <w:ilvl w:val="0"/>
          <w:numId w:val="414"/>
        </w:numPr>
        <w:spacing w:after="240"/>
      </w:pPr>
      <w:r w:rsidRPr="00E77497">
        <w:t xml:space="preserve">Return </w:t>
      </w:r>
      <w:r w:rsidR="0024012F" w:rsidRPr="00E77497">
        <w:rPr>
          <w:i/>
        </w:rPr>
        <w:t>l</w:t>
      </w:r>
      <w:r w:rsidR="004813EB" w:rsidRPr="00E77497">
        <w:rPr>
          <w:i/>
        </w:rPr>
        <w:t>i</w:t>
      </w:r>
      <w:r w:rsidR="0024012F" w:rsidRPr="00E77497">
        <w:rPr>
          <w:i/>
        </w:rPr>
        <w:t>st</w:t>
      </w:r>
      <w:r w:rsidR="004813EB" w:rsidRPr="00E77497">
        <w:rPr>
          <w:i/>
        </w:rPr>
        <w:t>Next</w:t>
      </w:r>
      <w:r w:rsidRPr="00E77497">
        <w:t>+</w:t>
      </w:r>
      <w:r w:rsidRPr="00E77497">
        <w:rPr>
          <w:i/>
        </w:rPr>
        <w:t>skip+</w:t>
      </w:r>
      <w:r w:rsidRPr="00E77497">
        <w:t>1.</w:t>
      </w:r>
    </w:p>
    <w:p w14:paraId="655D74F3" w14:textId="77777777" w:rsidR="004912C9" w:rsidRPr="003B4312" w:rsidRDefault="00C707BD" w:rsidP="00C1136A">
      <w:pPr>
        <w:contextualSpacing/>
        <w:rPr>
          <w:rStyle w:val="bnf"/>
        </w:rPr>
      </w:pPr>
      <w:r w:rsidRPr="00E77497">
        <w:rPr>
          <w:rStyle w:val="bnf"/>
        </w:rPr>
        <w:t xml:space="preserve">AssignmentRestElement </w:t>
      </w:r>
      <w:r w:rsidRPr="00C7794D">
        <w:rPr>
          <w:b/>
        </w:rPr>
        <w:t>:</w:t>
      </w:r>
      <w:r w:rsidRPr="004D1BD1">
        <w:t xml:space="preserve"> </w:t>
      </w:r>
      <w:r w:rsidR="00C1136A" w:rsidRPr="00145775">
        <w:rPr>
          <w:rFonts w:ascii="Courier New" w:hAnsi="Courier New" w:cs="Courier New"/>
          <w:b/>
        </w:rPr>
        <w:t>...</w:t>
      </w:r>
      <w:r w:rsidRPr="003B4312">
        <w:rPr>
          <w:b/>
        </w:rPr>
        <w:t xml:space="preserve"> </w:t>
      </w:r>
      <w:r w:rsidR="003308DD" w:rsidRPr="003308DD">
        <w:rPr>
          <w:rStyle w:val="bnf"/>
        </w:rPr>
        <w:t>DestructuringAssignmentTarget</w:t>
      </w:r>
    </w:p>
    <w:p w14:paraId="4D5C8CAE" w14:textId="77777777" w:rsidR="00C707BD" w:rsidRPr="00E77497" w:rsidRDefault="00C707BD" w:rsidP="003308DD">
      <w:pPr>
        <w:pStyle w:val="Alg3"/>
        <w:numPr>
          <w:ilvl w:val="0"/>
          <w:numId w:val="416"/>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14:paraId="728DD975" w14:textId="77777777" w:rsidR="0058620A" w:rsidRDefault="0004792F" w:rsidP="0058620A">
      <w:pPr>
        <w:pStyle w:val="Alg4"/>
        <w:numPr>
          <w:ilvl w:val="0"/>
          <w:numId w:val="416"/>
        </w:numPr>
        <w:contextualSpacing/>
      </w:pPr>
      <w:r>
        <w:t>ReturnIfAbrupt(</w:t>
      </w:r>
      <w:r w:rsidR="0058620A" w:rsidRPr="00E77497">
        <w:rPr>
          <w:i/>
        </w:rPr>
        <w:t>lref</w:t>
      </w:r>
      <w:r>
        <w:t>)</w:t>
      </w:r>
      <w:r w:rsidR="0058620A">
        <w:t>.</w:t>
      </w:r>
    </w:p>
    <w:p w14:paraId="46DC4D12" w14:textId="77777777" w:rsidR="00C707BD" w:rsidRPr="00E77497" w:rsidRDefault="00C707BD" w:rsidP="00E63775">
      <w:pPr>
        <w:pStyle w:val="Alg3"/>
        <w:numPr>
          <w:ilvl w:val="0"/>
          <w:numId w:val="416"/>
        </w:numPr>
      </w:pPr>
      <w:r w:rsidRPr="00E77497">
        <w:t xml:space="preserve">Let </w:t>
      </w:r>
      <w:r w:rsidRPr="00E77497">
        <w:rPr>
          <w:i/>
        </w:rPr>
        <w:t>lenVal</w:t>
      </w:r>
      <w:r w:rsidRPr="00E77497">
        <w:t xml:space="preserve"> be the result of Get</w:t>
      </w:r>
      <w:r w:rsidR="00E63775">
        <w:t>(</w:t>
      </w:r>
      <w:r w:rsidRPr="00E77497">
        <w:rPr>
          <w:i/>
        </w:rPr>
        <w:t>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966F28">
        <w:t>.</w:t>
      </w:r>
    </w:p>
    <w:p w14:paraId="0C859737" w14:textId="77777777" w:rsidR="00C707BD" w:rsidRPr="00E77497" w:rsidRDefault="00C707BD" w:rsidP="00FA3203">
      <w:pPr>
        <w:pStyle w:val="Alg3"/>
        <w:numPr>
          <w:ilvl w:val="0"/>
          <w:numId w:val="416"/>
        </w:numPr>
      </w:pPr>
      <w:r w:rsidRPr="00E77497">
        <w:t xml:space="preserve">Let </w:t>
      </w:r>
      <w:r w:rsidRPr="00E77497">
        <w:rPr>
          <w:i/>
        </w:rPr>
        <w:t>len</w:t>
      </w:r>
      <w:r w:rsidRPr="00E77497">
        <w:t xml:space="preserve"> be </w:t>
      </w:r>
      <w:r w:rsidR="00920F94" w:rsidRPr="00E77497">
        <w:t>T</w:t>
      </w:r>
      <w:r w:rsidRPr="00E77497">
        <w:t>oUint32(</w:t>
      </w:r>
      <w:r w:rsidRPr="00E77497">
        <w:rPr>
          <w:i/>
        </w:rPr>
        <w:t>lenVal</w:t>
      </w:r>
      <w:r w:rsidRPr="00E77497">
        <w:t>).</w:t>
      </w:r>
    </w:p>
    <w:p w14:paraId="7C06CD21" w14:textId="77777777" w:rsidR="0058620A" w:rsidRDefault="00725391" w:rsidP="0058620A">
      <w:pPr>
        <w:pStyle w:val="Alg4"/>
        <w:numPr>
          <w:ilvl w:val="0"/>
          <w:numId w:val="416"/>
        </w:numPr>
        <w:contextualSpacing/>
      </w:pPr>
      <w:r>
        <w:t>ReturnIfAbrupt(</w:t>
      </w:r>
      <w:r w:rsidRPr="00725391">
        <w:rPr>
          <w:i/>
        </w:rPr>
        <w:t>len</w:t>
      </w:r>
      <w:r>
        <w:t>)</w:t>
      </w:r>
      <w:r w:rsidR="0058620A">
        <w:t>.</w:t>
      </w:r>
    </w:p>
    <w:p w14:paraId="2BF85503" w14:textId="77777777" w:rsidR="00C707BD" w:rsidRPr="00E77497" w:rsidRDefault="00C707BD" w:rsidP="00937565">
      <w:pPr>
        <w:pStyle w:val="Alg3"/>
        <w:numPr>
          <w:ilvl w:val="0"/>
          <w:numId w:val="416"/>
        </w:numPr>
      </w:pPr>
      <w:r w:rsidRPr="00E77497">
        <w:t xml:space="preserve">Let </w:t>
      </w:r>
      <w:r w:rsidRPr="00E77497">
        <w:rPr>
          <w:i/>
        </w:rPr>
        <w:t>A</w:t>
      </w:r>
      <w:r w:rsidRPr="00E77497">
        <w:t xml:space="preserve"> be </w:t>
      </w:r>
      <w:r w:rsidR="00F44A1F">
        <w:t>the result of the abstract operation ArrayCreate with argument 0</w:t>
      </w:r>
      <w:r w:rsidRPr="00E77497">
        <w:t>.</w:t>
      </w:r>
    </w:p>
    <w:p w14:paraId="70E22ED3" w14:textId="77777777" w:rsidR="00C707BD" w:rsidRPr="00E77497" w:rsidRDefault="00C707BD" w:rsidP="00FA3203">
      <w:pPr>
        <w:pStyle w:val="Alg3"/>
        <w:numPr>
          <w:ilvl w:val="0"/>
          <w:numId w:val="416"/>
        </w:numPr>
      </w:pPr>
      <w:r w:rsidRPr="00E77497">
        <w:t xml:space="preserve">Let </w:t>
      </w:r>
      <w:r w:rsidRPr="00E77497">
        <w:rPr>
          <w:i/>
        </w:rPr>
        <w:t>n</w:t>
      </w:r>
      <w:r w:rsidRPr="00E77497">
        <w:t>=0;</w:t>
      </w:r>
    </w:p>
    <w:p w14:paraId="302B5395" w14:textId="77777777" w:rsidR="00C707BD" w:rsidRPr="00E77497" w:rsidRDefault="00C707BD" w:rsidP="00FA3203">
      <w:pPr>
        <w:pStyle w:val="Alg3"/>
        <w:numPr>
          <w:ilvl w:val="0"/>
          <w:numId w:val="416"/>
        </w:numPr>
      </w:pPr>
      <w:r w:rsidRPr="00E77497">
        <w:t xml:space="preserve">Repeat, while </w:t>
      </w:r>
      <w:r w:rsidRPr="00E77497">
        <w:rPr>
          <w:i/>
        </w:rPr>
        <w:t>index</w:t>
      </w:r>
      <w:r w:rsidRPr="00E77497">
        <w:t xml:space="preserve"> &lt; </w:t>
      </w:r>
      <w:r w:rsidRPr="00E77497">
        <w:rPr>
          <w:i/>
        </w:rPr>
        <w:t>len</w:t>
      </w:r>
    </w:p>
    <w:p w14:paraId="09324995" w14:textId="77777777" w:rsidR="00C7334F" w:rsidRPr="00E77497" w:rsidRDefault="00C7334F" w:rsidP="00FA3203">
      <w:pPr>
        <w:pStyle w:val="Alg3"/>
        <w:numPr>
          <w:ilvl w:val="1"/>
          <w:numId w:val="416"/>
        </w:numPr>
      </w:pPr>
      <w:r w:rsidRPr="00E77497">
        <w:t xml:space="preserve">Let </w:t>
      </w:r>
      <w:r w:rsidRPr="00E77497">
        <w:rPr>
          <w:i/>
        </w:rPr>
        <w:t>P</w:t>
      </w:r>
      <w:r w:rsidRPr="00E77497">
        <w:t xml:space="preserve"> be ToString(</w:t>
      </w:r>
      <w:r w:rsidRPr="00E77497">
        <w:rPr>
          <w:i/>
        </w:rPr>
        <w:t>index</w:t>
      </w:r>
      <w:r w:rsidRPr="00E77497">
        <w:t>).</w:t>
      </w:r>
    </w:p>
    <w:p w14:paraId="693D936C" w14:textId="77777777" w:rsidR="00C7334F" w:rsidRPr="00E77497" w:rsidRDefault="00C7334F" w:rsidP="00542A13">
      <w:pPr>
        <w:pStyle w:val="Alg3"/>
        <w:numPr>
          <w:ilvl w:val="1"/>
          <w:numId w:val="416"/>
        </w:numPr>
      </w:pPr>
      <w:r w:rsidRPr="00E77497">
        <w:t xml:space="preserve">Let </w:t>
      </w:r>
      <w:r w:rsidRPr="00E77497">
        <w:rPr>
          <w:i/>
        </w:rPr>
        <w:t>exists</w:t>
      </w:r>
      <w:r w:rsidRPr="00E77497">
        <w:t xml:space="preserve"> be the result of </w:t>
      </w:r>
      <w:r w:rsidR="00542A13">
        <w:t>HasProperty(</w:t>
      </w:r>
      <w:r w:rsidRPr="00E77497">
        <w:rPr>
          <w:i/>
        </w:rPr>
        <w:t>obj</w:t>
      </w:r>
      <w:r w:rsidR="00542A13">
        <w:t>,</w:t>
      </w:r>
      <w:r w:rsidRPr="00E77497">
        <w:t xml:space="preserve"> </w:t>
      </w:r>
      <w:r w:rsidRPr="00E77497">
        <w:rPr>
          <w:i/>
        </w:rPr>
        <w:t>P</w:t>
      </w:r>
      <w:r w:rsidR="00542A13">
        <w:rPr>
          <w:iCs/>
        </w:rPr>
        <w:t>)</w:t>
      </w:r>
      <w:r w:rsidRPr="00E77497">
        <w:t>.</w:t>
      </w:r>
    </w:p>
    <w:p w14:paraId="7A4D7C35" w14:textId="77777777" w:rsidR="000950D9" w:rsidRDefault="000950D9" w:rsidP="000950D9">
      <w:pPr>
        <w:pStyle w:val="Alg3"/>
        <w:numPr>
          <w:ilvl w:val="1"/>
          <w:numId w:val="416"/>
        </w:numPr>
        <w:tabs>
          <w:tab w:val="left" w:pos="720"/>
        </w:tabs>
      </w:pPr>
      <w:r>
        <w:t>ReturnIfAbrupt(</w:t>
      </w:r>
      <w:r>
        <w:rPr>
          <w:i/>
          <w:iCs/>
        </w:rPr>
        <w:t>exists</w:t>
      </w:r>
      <w:r>
        <w:t>).</w:t>
      </w:r>
    </w:p>
    <w:p w14:paraId="09A305A1" w14:textId="77777777" w:rsidR="00C7334F" w:rsidRPr="00E77497" w:rsidRDefault="00C7334F" w:rsidP="00FA3203">
      <w:pPr>
        <w:pStyle w:val="Alg3"/>
        <w:numPr>
          <w:ilvl w:val="1"/>
          <w:numId w:val="416"/>
        </w:numPr>
      </w:pPr>
      <w:r w:rsidRPr="00E77497">
        <w:t xml:space="preserve">If </w:t>
      </w:r>
      <w:r w:rsidRPr="00E77497">
        <w:rPr>
          <w:i/>
        </w:rPr>
        <w:t>exists</w:t>
      </w:r>
      <w:r w:rsidRPr="00E77497">
        <w:t xml:space="preserve"> is </w:t>
      </w:r>
      <w:r w:rsidRPr="00E77497">
        <w:rPr>
          <w:b/>
        </w:rPr>
        <w:t>true</w:t>
      </w:r>
      <w:r w:rsidRPr="00E77497">
        <w:t>, then</w:t>
      </w:r>
    </w:p>
    <w:p w14:paraId="4E1B9514" w14:textId="77777777" w:rsidR="00C707BD" w:rsidRPr="00E77497" w:rsidRDefault="00C707BD" w:rsidP="00E63775">
      <w:pPr>
        <w:pStyle w:val="Alg3"/>
        <w:numPr>
          <w:ilvl w:val="2"/>
          <w:numId w:val="416"/>
        </w:numPr>
        <w:tabs>
          <w:tab w:val="clear" w:pos="1800"/>
          <w:tab w:val="num" w:pos="1350"/>
        </w:tabs>
        <w:ind w:left="1350" w:hanging="270"/>
      </w:pPr>
      <w:r w:rsidRPr="00E77497">
        <w:t xml:space="preserve">Let </w:t>
      </w:r>
      <w:r w:rsidRPr="00E77497">
        <w:rPr>
          <w:i/>
        </w:rPr>
        <w:t>v</w:t>
      </w:r>
      <w:r w:rsidRPr="00E77497">
        <w:t xml:space="preserve"> be the result of Get</w:t>
      </w:r>
      <w:r w:rsidR="00E63775">
        <w:t>(</w:t>
      </w:r>
      <w:r w:rsidRPr="00E77497">
        <w:rPr>
          <w:i/>
        </w:rPr>
        <w:t>obj</w:t>
      </w:r>
      <w:r w:rsidR="00E63775">
        <w:t>,</w:t>
      </w:r>
      <w:r w:rsidRPr="00E77497">
        <w:t xml:space="preserve"> ToString(</w:t>
      </w:r>
      <w:r w:rsidRPr="00E77497">
        <w:rPr>
          <w:i/>
        </w:rPr>
        <w:t>index</w:t>
      </w:r>
      <w:r w:rsidRPr="00E77497">
        <w:t>)</w:t>
      </w:r>
      <w:r w:rsidR="00E63775">
        <w:t>)</w:t>
      </w:r>
      <w:r w:rsidRPr="00E77497">
        <w:t>.</w:t>
      </w:r>
    </w:p>
    <w:p w14:paraId="133304D3" w14:textId="77777777" w:rsidR="00376F67" w:rsidRDefault="00725391" w:rsidP="007E6452">
      <w:pPr>
        <w:pStyle w:val="Alg4"/>
        <w:numPr>
          <w:ilvl w:val="2"/>
          <w:numId w:val="416"/>
        </w:numPr>
        <w:tabs>
          <w:tab w:val="clear" w:pos="1800"/>
          <w:tab w:val="num" w:pos="1350"/>
        </w:tabs>
        <w:ind w:hanging="720"/>
        <w:contextualSpacing/>
      </w:pPr>
      <w:r>
        <w:t>ReturnIfAbrupt(</w:t>
      </w:r>
      <w:r w:rsidRPr="00725391">
        <w:rPr>
          <w:i/>
        </w:rPr>
        <w:t>len</w:t>
      </w:r>
      <w:r>
        <w:t>).</w:t>
      </w:r>
    </w:p>
    <w:p w14:paraId="274CBCFD" w14:textId="77777777" w:rsidR="00C707BD" w:rsidRPr="00E77497" w:rsidRDefault="00C707BD" w:rsidP="004C61C8">
      <w:pPr>
        <w:pStyle w:val="Alg3"/>
        <w:numPr>
          <w:ilvl w:val="2"/>
          <w:numId w:val="416"/>
        </w:numPr>
        <w:tabs>
          <w:tab w:val="clear" w:pos="1800"/>
          <w:tab w:val="num" w:pos="1350"/>
        </w:tabs>
        <w:ind w:left="1350" w:hanging="270"/>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rsidR="004C61C8">
        <w:t xml:space="preserve"> and</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5FB0170" w14:textId="77777777" w:rsidR="00C707BD" w:rsidRPr="00E77497" w:rsidRDefault="00C707BD" w:rsidP="00FA3203">
      <w:pPr>
        <w:pStyle w:val="Alg3"/>
        <w:numPr>
          <w:ilvl w:val="1"/>
          <w:numId w:val="416"/>
        </w:numPr>
      </w:pPr>
      <w:r w:rsidRPr="00E77497">
        <w:t xml:space="preserve">Let </w:t>
      </w:r>
      <w:r w:rsidRPr="00E77497">
        <w:rPr>
          <w:i/>
        </w:rPr>
        <w:t>n</w:t>
      </w:r>
      <w:r w:rsidRPr="00E77497">
        <w:t xml:space="preserve"> = </w:t>
      </w:r>
      <w:r w:rsidRPr="00E77497">
        <w:rPr>
          <w:i/>
        </w:rPr>
        <w:t>n</w:t>
      </w:r>
      <w:r w:rsidRPr="00E77497">
        <w:t>+1.</w:t>
      </w:r>
    </w:p>
    <w:p w14:paraId="4973031F" w14:textId="77777777" w:rsidR="00C707BD" w:rsidRPr="00E77497" w:rsidRDefault="00C707BD" w:rsidP="00FA3203">
      <w:pPr>
        <w:pStyle w:val="Alg3"/>
        <w:numPr>
          <w:ilvl w:val="1"/>
          <w:numId w:val="416"/>
        </w:numPr>
      </w:pPr>
      <w:r w:rsidRPr="00E77497">
        <w:t xml:space="preserve">Let </w:t>
      </w:r>
      <w:r w:rsidRPr="00E77497">
        <w:rPr>
          <w:i/>
        </w:rPr>
        <w:t>index</w:t>
      </w:r>
      <w:r w:rsidRPr="00E77497">
        <w:t xml:space="preserve"> = </w:t>
      </w:r>
      <w:r w:rsidRPr="00E77497">
        <w:rPr>
          <w:i/>
        </w:rPr>
        <w:t>index</w:t>
      </w:r>
      <w:r w:rsidRPr="00E77497">
        <w:t>+1.</w:t>
      </w:r>
    </w:p>
    <w:p w14:paraId="5C4BA981" w14:textId="77777777" w:rsidR="00C707BD" w:rsidRPr="00E77497" w:rsidRDefault="00376F67" w:rsidP="00FA3203">
      <w:pPr>
        <w:pStyle w:val="Alg3"/>
        <w:numPr>
          <w:ilvl w:val="0"/>
          <w:numId w:val="416"/>
        </w:numPr>
        <w:spacing w:after="240"/>
      </w:pPr>
      <w:r>
        <w:t>Return</w:t>
      </w:r>
      <w:r w:rsidR="00C707BD" w:rsidRPr="00E77497">
        <w:t xml:space="preserve"> PutValue(</w:t>
      </w:r>
      <w:r w:rsidR="00C707BD" w:rsidRPr="00E77497">
        <w:rPr>
          <w:i/>
        </w:rPr>
        <w:t>lref</w:t>
      </w:r>
      <w:r w:rsidR="00C707BD" w:rsidRPr="00E77497">
        <w:t>,</w:t>
      </w:r>
      <w:r w:rsidR="00C707BD" w:rsidRPr="00E77497">
        <w:rPr>
          <w:i/>
        </w:rPr>
        <w:t>A</w:t>
      </w:r>
      <w:r w:rsidR="00C707BD" w:rsidRPr="00E77497">
        <w:t>).</w:t>
      </w:r>
    </w:p>
    <w:p w14:paraId="5DB2B39F" w14:textId="77777777" w:rsidR="0004792F" w:rsidRPr="00E77497" w:rsidRDefault="0004792F" w:rsidP="007A6741">
      <w:pPr>
        <w:pStyle w:val="40"/>
      </w:pPr>
      <w:bookmarkStart w:id="5837" w:name="_Toc375031196"/>
      <w:bookmarkStart w:id="5838" w:name="_Toc381513709"/>
      <w:bookmarkStart w:id="5839" w:name="_Toc382202876"/>
      <w:bookmarkStart w:id="5840" w:name="_Toc382212231"/>
      <w:bookmarkStart w:id="5841" w:name="_Toc382212703"/>
      <w:bookmarkStart w:id="5842" w:name="_Toc382291576"/>
      <w:bookmarkStart w:id="5843" w:name="_Toc385672225"/>
      <w:bookmarkStart w:id="5844" w:name="_Toc393690328"/>
      <w:bookmarkStart w:id="5845" w:name="_Ref440445088"/>
      <w:bookmarkStart w:id="5846" w:name="_Toc472818873"/>
      <w:bookmarkStart w:id="5847" w:name="_Toc235503447"/>
      <w:bookmarkStart w:id="5848" w:name="_Toc241509222"/>
      <w:bookmarkStart w:id="5849" w:name="_Toc244416709"/>
      <w:bookmarkStart w:id="5850" w:name="_Toc276631073"/>
      <w:bookmarkEnd w:id="5787"/>
      <w:bookmarkEnd w:id="5788"/>
      <w:bookmarkEnd w:id="5789"/>
      <w:bookmarkEnd w:id="5790"/>
      <w:bookmarkEnd w:id="5791"/>
      <w:bookmarkEnd w:id="5792"/>
      <w:bookmarkEnd w:id="5793"/>
      <w:bookmarkEnd w:id="5794"/>
      <w:bookmarkEnd w:id="5795"/>
      <w:r w:rsidRPr="00E77497">
        <w:t xml:space="preserve">Runtime Semantics: </w:t>
      </w:r>
      <w:r>
        <w:t>Keyed</w:t>
      </w:r>
      <w:del w:id="5851" w:author="Rev 19 Allen Wirfs-Brock" w:date="2013-09-12T10:52:00Z">
        <w:r w:rsidDel="00CA2DE9">
          <w:delText xml:space="preserve"> </w:delText>
        </w:r>
      </w:del>
      <w:r>
        <w:t>Destructuring</w:t>
      </w:r>
      <w:del w:id="5852" w:author="Rev 19 Allen Wirfs-Brock" w:date="2013-09-12T10:52:00Z">
        <w:r w:rsidDel="00CA2DE9">
          <w:delText xml:space="preserve"> </w:delText>
        </w:r>
      </w:del>
      <w:r>
        <w:t>Assignment</w:t>
      </w:r>
      <w:del w:id="5853" w:author="Rev 19 Allen Wirfs-Brock" w:date="2013-09-12T10:52:00Z">
        <w:r w:rsidDel="00CA2DE9">
          <w:delText xml:space="preserve"> </w:delText>
        </w:r>
      </w:del>
      <w:r w:rsidRPr="00E77497">
        <w:rPr>
          <w:spacing w:val="6"/>
        </w:rPr>
        <w:t>Evaluation</w:t>
      </w:r>
      <w:r w:rsidRPr="00E77497">
        <w:t xml:space="preserve"> </w:t>
      </w:r>
    </w:p>
    <w:p w14:paraId="2BA1BAF9" w14:textId="77777777" w:rsidR="0004792F" w:rsidRPr="00E77497" w:rsidRDefault="0004792F" w:rsidP="007A6741">
      <w:pPr>
        <w:ind w:left="360"/>
      </w:pPr>
      <w:r w:rsidRPr="00E77497">
        <w:t xml:space="preserve">with parameters </w:t>
      </w:r>
      <w:r w:rsidRPr="00E77497">
        <w:rPr>
          <w:rStyle w:val="bnf"/>
        </w:rPr>
        <w:t>obj</w:t>
      </w:r>
      <w:r w:rsidRPr="00E77497">
        <w:t xml:space="preserve"> and </w:t>
      </w:r>
      <w:r>
        <w:rPr>
          <w:rFonts w:ascii="Times New Roman" w:hAnsi="Times New Roman"/>
          <w:i/>
        </w:rPr>
        <w:t>propertyName</w:t>
      </w:r>
      <w:ins w:id="5854" w:author="Rev 19 Allen Wirfs-Brock" w:date="2013-09-12T10:50:00Z">
        <w:r w:rsidR="00CA2DE9">
          <w:rPr>
            <w:rFonts w:ascii="Times New Roman" w:hAnsi="Times New Roman"/>
            <w:i/>
          </w:rPr>
          <w:tab/>
        </w:r>
      </w:ins>
    </w:p>
    <w:p w14:paraId="768E9E9F" w14:textId="77777777" w:rsidR="0004792F" w:rsidRPr="00DD02E6" w:rsidRDefault="0004792F" w:rsidP="003308DD">
      <w:pPr>
        <w:contextualSpacing/>
        <w:rPr>
          <w:rStyle w:val="bnf"/>
          <w:i w:val="0"/>
        </w:rPr>
      </w:pPr>
      <w:r w:rsidRPr="00E77497">
        <w:rPr>
          <w:rStyle w:val="bnf"/>
        </w:rPr>
        <w:t xml:space="preserve">AssignmentElement </w:t>
      </w:r>
      <w:r w:rsidRPr="00C7794D">
        <w:rPr>
          <w:b/>
        </w:rPr>
        <w:t>:</w:t>
      </w:r>
      <w:r w:rsidRPr="004D1BD1">
        <w:rPr>
          <w:b/>
        </w:rPr>
        <w:t xml:space="preserve"> </w:t>
      </w:r>
      <w:r w:rsidR="003308DD" w:rsidRPr="003308DD">
        <w:rPr>
          <w:rStyle w:val="bnf"/>
        </w:rPr>
        <w:t>DestructuringAssignmentTarget</w:t>
      </w:r>
      <w:r w:rsidR="008339A8">
        <w:rPr>
          <w:rStyle w:val="bnf"/>
        </w:rPr>
        <w:t xml:space="preserve">  </w:t>
      </w:r>
      <w:r w:rsidRPr="00DD02E6">
        <w:rPr>
          <w:rFonts w:ascii="Times New Roman" w:hAnsi="Times New Roman"/>
          <w:i/>
        </w:rPr>
        <w:t>Initialiser</w:t>
      </w:r>
      <w:r w:rsidRPr="00126ECD">
        <w:rPr>
          <w:rFonts w:cs="Arial"/>
          <w:vertAlign w:val="subscript"/>
        </w:rPr>
        <w:t>opt</w:t>
      </w:r>
    </w:p>
    <w:p w14:paraId="5868347E" w14:textId="77777777" w:rsidR="00D17B0F" w:rsidDel="007A6741" w:rsidRDefault="00D17B0F" w:rsidP="00D17B0F">
      <w:pPr>
        <w:pStyle w:val="Alg3"/>
        <w:numPr>
          <w:ilvl w:val="0"/>
          <w:numId w:val="920"/>
        </w:numPr>
        <w:rPr>
          <w:del w:id="5855" w:author="Rev 19 Allen Wirfs-Brock" w:date="2013-09-25T10:59:00Z"/>
        </w:rPr>
      </w:pPr>
      <w:del w:id="5856" w:author="Rev 19 Allen Wirfs-Brock" w:date="2013-09-25T10:59:00Z">
        <w:r w:rsidDel="007A6741">
          <w:delText xml:space="preserve">Let </w:delText>
        </w:r>
        <w:r w:rsidRPr="002B1BC1" w:rsidDel="007A6741">
          <w:rPr>
            <w:i/>
            <w:iCs/>
          </w:rPr>
          <w:delText>exists</w:delText>
        </w:r>
        <w:r w:rsidDel="007A6741">
          <w:delText xml:space="preserve"> be the result of HasPropety(</w:delText>
        </w:r>
        <w:r w:rsidDel="007A6741">
          <w:rPr>
            <w:i/>
            <w:iCs/>
          </w:rPr>
          <w:delText>obj</w:delText>
        </w:r>
        <w:r w:rsidDel="007A6741">
          <w:delText xml:space="preserve">, </w:delText>
        </w:r>
        <w:r w:rsidDel="007A6741">
          <w:rPr>
            <w:i/>
            <w:iCs/>
          </w:rPr>
          <w:delText>propertyName</w:delText>
        </w:r>
        <w:r w:rsidDel="007A6741">
          <w:delText>).</w:delText>
        </w:r>
      </w:del>
    </w:p>
    <w:p w14:paraId="30B2B3FF" w14:textId="77777777" w:rsidR="00D17B0F" w:rsidDel="007A6741" w:rsidRDefault="00D17B0F" w:rsidP="00D17B0F">
      <w:pPr>
        <w:pStyle w:val="Alg3"/>
        <w:numPr>
          <w:ilvl w:val="0"/>
          <w:numId w:val="920"/>
        </w:numPr>
        <w:rPr>
          <w:del w:id="5857" w:author="Rev 19 Allen Wirfs-Brock" w:date="2013-09-25T10:59:00Z"/>
        </w:rPr>
      </w:pPr>
      <w:del w:id="5858" w:author="Rev 19 Allen Wirfs-Brock" w:date="2013-09-25T10:59:00Z">
        <w:r w:rsidDel="007A6741">
          <w:delText>ReturnIfAbrupt(</w:delText>
        </w:r>
        <w:r w:rsidDel="007A6741">
          <w:rPr>
            <w:i/>
          </w:rPr>
          <w:delText>exists</w:delText>
        </w:r>
        <w:r w:rsidDel="007A6741">
          <w:delText>).</w:delText>
        </w:r>
      </w:del>
    </w:p>
    <w:p w14:paraId="52AFF888" w14:textId="77777777" w:rsidR="00D17B0F" w:rsidRPr="00922A99" w:rsidDel="007A6741" w:rsidRDefault="00D17B0F" w:rsidP="00D17B0F">
      <w:pPr>
        <w:pStyle w:val="Alg3"/>
        <w:numPr>
          <w:ilvl w:val="0"/>
          <w:numId w:val="920"/>
        </w:numPr>
        <w:rPr>
          <w:del w:id="5859" w:author="Rev 19 Allen Wirfs-Brock" w:date="2013-09-25T10:59:00Z"/>
        </w:rPr>
      </w:pPr>
      <w:del w:id="5860" w:author="Rev 19 Allen Wirfs-Brock" w:date="2013-09-25T10:59:00Z">
        <w:r w:rsidDel="007A6741">
          <w:delText xml:space="preserve">If </w:delText>
        </w:r>
        <w:r w:rsidDel="007A6741">
          <w:rPr>
            <w:i/>
            <w:iCs/>
          </w:rPr>
          <w:delText>exists</w:delText>
        </w:r>
        <w:r w:rsidDel="007A6741">
          <w:delText xml:space="preserve"> is </w:delText>
        </w:r>
        <w:r w:rsidDel="007A6741">
          <w:rPr>
            <w:b/>
            <w:bCs/>
          </w:rPr>
          <w:delText>false</w:delText>
        </w:r>
        <w:r w:rsidRPr="00922A99" w:rsidDel="007A6741">
          <w:delText>, then</w:delText>
        </w:r>
      </w:del>
    </w:p>
    <w:p w14:paraId="43DE4A67" w14:textId="77777777" w:rsidR="00D17B0F" w:rsidDel="007A6741" w:rsidRDefault="00D17B0F" w:rsidP="00D17B0F">
      <w:pPr>
        <w:pStyle w:val="Alg3"/>
        <w:numPr>
          <w:ilvl w:val="1"/>
          <w:numId w:val="920"/>
        </w:numPr>
        <w:rPr>
          <w:del w:id="5861" w:author="Rev 19 Allen Wirfs-Brock" w:date="2013-09-25T10:59:00Z"/>
        </w:rPr>
      </w:pPr>
      <w:del w:id="5862" w:author="Rev 19 Allen Wirfs-Brock" w:date="2013-09-25T10:59:00Z">
        <w:r w:rsidDel="007A6741">
          <w:delText>If</w:delText>
        </w:r>
        <w:r w:rsidRPr="002B1BC1" w:rsidDel="007A6741">
          <w:rPr>
            <w:i/>
          </w:rPr>
          <w:delText xml:space="preserve"> </w:delText>
        </w:r>
        <w:r w:rsidRPr="001E1845" w:rsidDel="007A6741">
          <w:rPr>
            <w:i/>
          </w:rPr>
          <w:delText>Initialiser</w:delText>
        </w:r>
        <w:r w:rsidRPr="001E1845" w:rsidDel="007A6741">
          <w:rPr>
            <w:vertAlign w:val="subscript"/>
          </w:rPr>
          <w:delText>opt</w:delText>
        </w:r>
        <w:r w:rsidRPr="00E77497" w:rsidDel="007A6741">
          <w:delText xml:space="preserve"> is </w:delText>
        </w:r>
        <w:r w:rsidDel="007A6741">
          <w:delText xml:space="preserve">not </w:delText>
        </w:r>
        <w:r w:rsidRPr="00E77497" w:rsidDel="007A6741">
          <w:delText>present</w:delText>
        </w:r>
        <w:r w:rsidDel="007A6741">
          <w:delText xml:space="preserve">, then throw a </w:delText>
        </w:r>
        <w:r w:rsidRPr="002B1BC1" w:rsidDel="007A6741">
          <w:rPr>
            <w:b/>
            <w:bCs/>
          </w:rPr>
          <w:delText>TypeError</w:delText>
        </w:r>
        <w:r w:rsidDel="007A6741">
          <w:delText xml:space="preserve"> exception.</w:delText>
        </w:r>
      </w:del>
    </w:p>
    <w:p w14:paraId="41D938D2" w14:textId="77777777" w:rsidR="00D17B0F" w:rsidRPr="00324197" w:rsidDel="007A6741" w:rsidRDefault="00D17B0F" w:rsidP="00D17B0F">
      <w:pPr>
        <w:pStyle w:val="Alg3"/>
        <w:numPr>
          <w:ilvl w:val="1"/>
          <w:numId w:val="920"/>
        </w:numPr>
        <w:rPr>
          <w:del w:id="5863" w:author="Rev 19 Allen Wirfs-Brock" w:date="2013-09-25T10:59:00Z"/>
        </w:rPr>
      </w:pPr>
      <w:del w:id="5864" w:author="Rev 19 Allen Wirfs-Brock" w:date="2013-09-25T10:59: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14:paraId="45659D3E" w14:textId="77777777" w:rsidR="00D17B0F" w:rsidDel="007A6741" w:rsidRDefault="00D17B0F" w:rsidP="00D17B0F">
      <w:pPr>
        <w:pStyle w:val="Alg3"/>
        <w:numPr>
          <w:ilvl w:val="0"/>
          <w:numId w:val="920"/>
        </w:numPr>
        <w:rPr>
          <w:del w:id="5865" w:author="Rev 19 Allen Wirfs-Brock" w:date="2013-09-25T10:59:00Z"/>
        </w:rPr>
      </w:pPr>
      <w:del w:id="5866" w:author="Rev 19 Allen Wirfs-Brock" w:date="2013-09-25T10:59:00Z">
        <w:r w:rsidDel="007A6741">
          <w:delText xml:space="preserve">Else, </w:delText>
        </w:r>
      </w:del>
    </w:p>
    <w:p w14:paraId="664E1BE7" w14:textId="77777777" w:rsidR="0004792F" w:rsidRPr="00E77497" w:rsidRDefault="0004792F" w:rsidP="007A6741">
      <w:pPr>
        <w:pStyle w:val="Alg3"/>
        <w:numPr>
          <w:ilvl w:val="0"/>
          <w:numId w:val="920"/>
        </w:numPr>
        <w:tabs>
          <w:tab w:val="left" w:pos="720"/>
        </w:tabs>
      </w:pPr>
      <w:r w:rsidRPr="00E77497">
        <w:t xml:space="preserve">Let </w:t>
      </w:r>
      <w:r w:rsidRPr="00E77497">
        <w:rPr>
          <w:i/>
        </w:rPr>
        <w:t>v</w:t>
      </w:r>
      <w:r w:rsidRPr="00E77497">
        <w:t xml:space="preserve"> be the result of Get</w:t>
      </w:r>
      <w:r w:rsidR="00E63775">
        <w:t>(</w:t>
      </w:r>
      <w:r>
        <w:rPr>
          <w:i/>
        </w:rPr>
        <w:t>obj</w:t>
      </w:r>
      <w:r w:rsidR="00E63775">
        <w:t>,</w:t>
      </w:r>
      <w:r w:rsidRPr="00E77497">
        <w:t xml:space="preserve"> </w:t>
      </w:r>
      <w:r>
        <w:rPr>
          <w:i/>
        </w:rPr>
        <w:t>propertyName</w:t>
      </w:r>
      <w:r w:rsidR="00E63775">
        <w:rPr>
          <w:iCs/>
        </w:rPr>
        <w:t>)</w:t>
      </w:r>
      <w:r w:rsidRPr="00E77497">
        <w:t>.</w:t>
      </w:r>
    </w:p>
    <w:p w14:paraId="5D915897" w14:textId="77777777" w:rsidR="0004792F" w:rsidRDefault="0004792F" w:rsidP="007A6741">
      <w:pPr>
        <w:pStyle w:val="Alg2"/>
        <w:numPr>
          <w:ilvl w:val="0"/>
          <w:numId w:val="920"/>
        </w:numPr>
        <w:contextualSpacing/>
      </w:pPr>
      <w:r>
        <w:t>ReturnIfAbrupt(</w:t>
      </w:r>
      <w:r>
        <w:rPr>
          <w:i/>
        </w:rPr>
        <w:t>v</w:t>
      </w:r>
      <w:r>
        <w:t>).</w:t>
      </w:r>
    </w:p>
    <w:p w14:paraId="2C00735F" w14:textId="77777777" w:rsidR="0004792F" w:rsidRPr="00E77497" w:rsidRDefault="0004792F" w:rsidP="0004792F">
      <w:pPr>
        <w:pStyle w:val="Alg3"/>
        <w:numPr>
          <w:ilvl w:val="0"/>
          <w:numId w:val="920"/>
        </w:numPr>
        <w:tabs>
          <w:tab w:val="left" w:pos="720"/>
        </w:tabs>
      </w:pPr>
      <w:r w:rsidRPr="00E77497">
        <w:t xml:space="preserve">If </w:t>
      </w:r>
      <w:r w:rsidRPr="00E77497">
        <w:rPr>
          <w:i/>
        </w:rPr>
        <w:t>Initialiser</w:t>
      </w:r>
      <w:r w:rsidRPr="00E77497">
        <w:rPr>
          <w:vertAlign w:val="subscript"/>
        </w:rPr>
        <w:t>opt</w:t>
      </w:r>
      <w:r w:rsidRPr="00E77497">
        <w:t xml:space="preserve"> is present</w:t>
      </w:r>
      <w:r>
        <w:t xml:space="preserve"> and </w:t>
      </w:r>
      <w:r w:rsidRPr="002D03A6">
        <w:rPr>
          <w:i/>
        </w:rPr>
        <w:t>v</w:t>
      </w:r>
      <w:r>
        <w:t xml:space="preserve"> is </w:t>
      </w:r>
      <w:r w:rsidRPr="002D03A6">
        <w:rPr>
          <w:b/>
        </w:rPr>
        <w:t>undefined</w:t>
      </w:r>
      <w:r w:rsidRPr="00E77497">
        <w:t>, then</w:t>
      </w:r>
    </w:p>
    <w:p w14:paraId="2856C72C" w14:textId="77777777" w:rsidR="0004792F" w:rsidRPr="00E77497" w:rsidRDefault="0004792F" w:rsidP="003F2BDA">
      <w:pPr>
        <w:pStyle w:val="Alg3"/>
        <w:numPr>
          <w:ilvl w:val="1"/>
          <w:numId w:val="920"/>
        </w:numPr>
        <w:tabs>
          <w:tab w:val="num" w:pos="2160"/>
        </w:tabs>
      </w:pPr>
      <w:r w:rsidRPr="00E77497">
        <w:t xml:space="preserve">Let </w:t>
      </w:r>
      <w:r w:rsidR="003F2BDA" w:rsidRPr="001E28FF">
        <w:rPr>
          <w:i/>
        </w:rPr>
        <w:t>defaultValue</w:t>
      </w:r>
      <w:r w:rsidRPr="00E77497">
        <w:t xml:space="preserve"> be the result of evaluating</w:t>
      </w:r>
      <w:r w:rsidRPr="00E77497">
        <w:rPr>
          <w:i/>
        </w:rPr>
        <w:t xml:space="preserve"> Initialiser</w:t>
      </w:r>
      <w:r w:rsidRPr="00E77497">
        <w:t>.</w:t>
      </w:r>
    </w:p>
    <w:p w14:paraId="2423BDA6" w14:textId="77777777" w:rsidR="00386A79" w:rsidRDefault="003F2BDA" w:rsidP="003F2BDA">
      <w:pPr>
        <w:pStyle w:val="Alg3"/>
        <w:numPr>
          <w:ilvl w:val="1"/>
          <w:numId w:val="920"/>
        </w:numPr>
      </w:pPr>
      <w:r>
        <w:t xml:space="preserve">Let </w:t>
      </w:r>
      <w:r w:rsidRPr="001E28FF">
        <w:rPr>
          <w:i/>
        </w:rPr>
        <w:t>v</w:t>
      </w:r>
      <w:r>
        <w:t xml:space="preserve"> be GetValue(</w:t>
      </w:r>
      <w:r w:rsidRPr="001E28FF">
        <w:rPr>
          <w:i/>
        </w:rPr>
        <w:t>defaultValue</w:t>
      </w:r>
      <w:r>
        <w:t>)</w:t>
      </w:r>
    </w:p>
    <w:p w14:paraId="0A2F5AE8" w14:textId="77777777" w:rsidR="00D17B0F" w:rsidRDefault="00D17B0F" w:rsidP="00E74C84">
      <w:pPr>
        <w:pStyle w:val="Alg2"/>
        <w:numPr>
          <w:ilvl w:val="1"/>
          <w:numId w:val="920"/>
        </w:numPr>
        <w:contextualSpacing/>
      </w:pPr>
      <w:r>
        <w:t>ReturnIfAbrupt(</w:t>
      </w:r>
      <w:r>
        <w:rPr>
          <w:i/>
        </w:rPr>
        <w:t>v</w:t>
      </w:r>
      <w:r>
        <w:t>).</w:t>
      </w:r>
    </w:p>
    <w:p w14:paraId="55BF2257" w14:textId="77777777" w:rsidR="0004792F" w:rsidRPr="00E77497" w:rsidRDefault="0004792F" w:rsidP="003308DD">
      <w:pPr>
        <w:pStyle w:val="Alg3"/>
        <w:numPr>
          <w:ilvl w:val="0"/>
          <w:numId w:val="920"/>
        </w:numPr>
      </w:pPr>
      <w:r w:rsidRPr="00E77497">
        <w:t xml:space="preserve">If </w:t>
      </w:r>
      <w:r w:rsidR="003308DD" w:rsidRPr="003308DD">
        <w:rPr>
          <w:rStyle w:val="bnf"/>
        </w:rPr>
        <w:t>DestructuringAssignmentTarget</w:t>
      </w:r>
      <w:r w:rsidR="003308DD">
        <w:rPr>
          <w:rStyle w:val="bnf"/>
        </w:rPr>
        <w:t xml:space="preserve"> </w:t>
      </w:r>
      <w:r w:rsidRPr="00E77497">
        <w:t xml:space="preserve">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p>
    <w:p w14:paraId="209535F4" w14:textId="77777777" w:rsidR="0004792F" w:rsidRPr="00E77497" w:rsidRDefault="0004792F" w:rsidP="003308DD">
      <w:pPr>
        <w:pStyle w:val="Alg3"/>
        <w:numPr>
          <w:ilvl w:val="1"/>
          <w:numId w:val="920"/>
        </w:numPr>
      </w:pPr>
      <w:r w:rsidRPr="00E77497">
        <w:t xml:space="preserve">Let </w:t>
      </w:r>
      <w:r w:rsidRPr="00E77497">
        <w:rPr>
          <w:i/>
        </w:rPr>
        <w:t>AssignmentPattern</w:t>
      </w:r>
      <w:r w:rsidRPr="00E77497">
        <w:t xml:space="preserve"> be the parse of the source code corresponding to </w:t>
      </w:r>
      <w:r w:rsidR="003308DD" w:rsidRPr="003308DD">
        <w:rPr>
          <w:i/>
        </w:rPr>
        <w:t>DestructuringAssignmentTarget</w:t>
      </w:r>
      <w:r w:rsidRPr="00E77497">
        <w:t xml:space="preserve"> using </w:t>
      </w:r>
      <w:r w:rsidRPr="00E77497">
        <w:rPr>
          <w:i/>
        </w:rPr>
        <w:t>AssignmentPattern</w:t>
      </w:r>
      <w:r w:rsidRPr="00E77497">
        <w:t xml:space="preserve"> as the goal symbol</w:t>
      </w:r>
    </w:p>
    <w:p w14:paraId="17439D05" w14:textId="77777777" w:rsidR="00D17B0F" w:rsidRDefault="00D17B0F" w:rsidP="00E74C84">
      <w:pPr>
        <w:pStyle w:val="Alg4"/>
        <w:numPr>
          <w:ilvl w:val="1"/>
          <w:numId w:val="920"/>
        </w:numPr>
        <w:contextualSpacing/>
      </w:pPr>
      <w:r>
        <w:t>If Type(</w:t>
      </w:r>
      <w:r>
        <w:rPr>
          <w:i/>
          <w:iCs/>
        </w:rPr>
        <w:t>v</w:t>
      </w:r>
      <w:r>
        <w:t xml:space="preserve">) is not Object, then throw a </w:t>
      </w:r>
      <w:r w:rsidRPr="002B1BC1">
        <w:rPr>
          <w:b/>
          <w:bCs/>
        </w:rPr>
        <w:t>TypeError</w:t>
      </w:r>
      <w:r>
        <w:t xml:space="preserve"> exception.</w:t>
      </w:r>
    </w:p>
    <w:p w14:paraId="17EB9851" w14:textId="77777777" w:rsidR="0004792F" w:rsidRPr="00E77497" w:rsidRDefault="0004792F" w:rsidP="00D17B0F">
      <w:pPr>
        <w:pStyle w:val="Alg3"/>
        <w:numPr>
          <w:ilvl w:val="1"/>
          <w:numId w:val="920"/>
        </w:numPr>
      </w:pPr>
      <w:r>
        <w:t xml:space="preserve">Return the result of </w:t>
      </w:r>
      <w:r w:rsidR="0003414D">
        <w:t>performing</w:t>
      </w:r>
      <w:r w:rsidRPr="00E77497">
        <w:t xml:space="preserve"> </w:t>
      </w:r>
      <w:r>
        <w:t>Destructuring</w:t>
      </w:r>
      <w:del w:id="5867" w:author="Rev 19 Allen Wirfs-Brock" w:date="2013-09-12T10:55:00Z">
        <w:r w:rsidDel="00CA2DE9">
          <w:delText xml:space="preserve"> </w:delText>
        </w:r>
      </w:del>
      <w:r>
        <w:t>Assignment</w:t>
      </w:r>
      <w:del w:id="5868" w:author="Rev 19 Allen Wirfs-Brock" w:date="2013-09-12T10:55:00Z">
        <w:r w:rsidDel="00CA2DE9">
          <w:delText xml:space="preserve"> </w:delText>
        </w:r>
      </w:del>
      <w:r>
        <w:t>Evaluation of</w:t>
      </w:r>
      <w:r w:rsidRPr="00E77497">
        <w:t xml:space="preserve"> </w:t>
      </w:r>
      <w:r w:rsidRPr="00E77497">
        <w:rPr>
          <w:i/>
        </w:rPr>
        <w:t>AssignmentPattern</w:t>
      </w:r>
      <w:r w:rsidRPr="00E77497">
        <w:t xml:space="preserve"> </w:t>
      </w:r>
      <w:r>
        <w:t>with</w:t>
      </w:r>
      <w:r w:rsidRPr="00E77497">
        <w:t xml:space="preserve"> </w:t>
      </w:r>
      <w:r w:rsidRPr="00E77497">
        <w:rPr>
          <w:i/>
        </w:rPr>
        <w:t>v</w:t>
      </w:r>
      <w:r w:rsidRPr="00E77497">
        <w:t xml:space="preserve"> as the </w:t>
      </w:r>
      <w:r>
        <w:t>argument</w:t>
      </w:r>
      <w:r w:rsidRPr="00E77497">
        <w:t>.</w:t>
      </w:r>
    </w:p>
    <w:p w14:paraId="443F2A8D" w14:textId="77777777" w:rsidR="0004792F" w:rsidRPr="00E77497" w:rsidRDefault="0004792F" w:rsidP="003308DD">
      <w:pPr>
        <w:pStyle w:val="Alg3"/>
        <w:numPr>
          <w:ilvl w:val="0"/>
          <w:numId w:val="920"/>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14:paraId="465035DE" w14:textId="77777777" w:rsidR="0004792F" w:rsidRPr="00E77497" w:rsidRDefault="0004792F" w:rsidP="0004792F">
      <w:pPr>
        <w:pStyle w:val="Alg3"/>
        <w:numPr>
          <w:ilvl w:val="0"/>
          <w:numId w:val="920"/>
        </w:numPr>
        <w:spacing w:after="240"/>
      </w:pPr>
      <w:r>
        <w:t>Return</w:t>
      </w:r>
      <w:r w:rsidRPr="00E77497">
        <w:t xml:space="preserve"> PutValue(</w:t>
      </w:r>
      <w:r w:rsidRPr="00E77497">
        <w:rPr>
          <w:i/>
        </w:rPr>
        <w:t>lref</w:t>
      </w:r>
      <w:r w:rsidRPr="00E77497">
        <w:t>,</w:t>
      </w:r>
      <w:r w:rsidRPr="00E77497">
        <w:rPr>
          <w:i/>
        </w:rPr>
        <w:t>v</w:t>
      </w:r>
      <w:r w:rsidRPr="00E77497">
        <w:t>).</w:t>
      </w:r>
    </w:p>
    <w:p w14:paraId="0E2F6CE7" w14:textId="77777777" w:rsidR="004C02EF" w:rsidRPr="00E77497" w:rsidRDefault="004C02EF" w:rsidP="00D148E9">
      <w:pPr>
        <w:pStyle w:val="20"/>
      </w:pPr>
      <w:bookmarkStart w:id="5869" w:name="_Toc368050436"/>
      <w:r w:rsidRPr="00E77497">
        <w:t>Comma Operator (</w:t>
      </w:r>
      <w:r w:rsidRPr="004712DB">
        <w:rPr>
          <w:rFonts w:ascii="Courier New" w:hAnsi="Courier New"/>
          <w:smallCaps/>
        </w:rPr>
        <w:t xml:space="preserve"> , )</w:t>
      </w:r>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69"/>
    </w:p>
    <w:p w14:paraId="4C7198EF" w14:textId="77777777" w:rsidR="004C02EF" w:rsidRPr="00E77497" w:rsidRDefault="004C02EF" w:rsidP="004C02EF">
      <w:pPr>
        <w:pStyle w:val="Syntax"/>
      </w:pPr>
      <w:r w:rsidRPr="00E77497">
        <w:t>Syntax</w:t>
      </w:r>
    </w:p>
    <w:p w14:paraId="3D04D973" w14:textId="77777777"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14:paraId="7E16D555" w14:textId="77777777"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14:paraId="4D0325CC" w14:textId="77777777" w:rsidR="00233D6B" w:rsidRPr="00E77497" w:rsidRDefault="00233D6B" w:rsidP="00233D6B">
      <w:pPr>
        <w:pStyle w:val="SyntaxRule"/>
        <w:rPr>
          <w:ins w:id="5870" w:author="Rev 19 Allen Wirfs-Brock" w:date="2013-09-06T14:47:00Z"/>
        </w:rPr>
      </w:pPr>
      <w:ins w:id="5871" w:author="Rev 19 Allen Wirfs-Brock" w:date="2013-09-06T14:47:00Z">
        <w:r w:rsidRPr="00E77497">
          <w:t xml:space="preserve">ExpressionNoIn </w:t>
        </w:r>
        <w:r w:rsidRPr="00E77497">
          <w:rPr>
            <w:rFonts w:ascii="Arial" w:hAnsi="Arial"/>
            <w:b/>
            <w:i w:val="0"/>
          </w:rPr>
          <w:t>:</w:t>
        </w:r>
      </w:ins>
    </w:p>
    <w:p w14:paraId="0CCDF022" w14:textId="77777777" w:rsidR="00233D6B" w:rsidRPr="00E77497" w:rsidRDefault="00233D6B" w:rsidP="00233D6B">
      <w:pPr>
        <w:pStyle w:val="SyntaxDefinition"/>
        <w:rPr>
          <w:ins w:id="5872" w:author="Rev 19 Allen Wirfs-Brock" w:date="2013-09-06T14:47:00Z"/>
        </w:rPr>
      </w:pPr>
      <w:ins w:id="5873" w:author="Rev 19 Allen Wirfs-Brock" w:date="2013-09-06T14:47:00Z">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ins>
    </w:p>
    <w:p w14:paraId="538206D7" w14:textId="77777777" w:rsidR="00233D6B" w:rsidRPr="00E77497" w:rsidRDefault="00233D6B" w:rsidP="00233D6B">
      <w:pPr>
        <w:rPr>
          <w:ins w:id="5874" w:author="Rev 19 Allen Wirfs-Brock" w:date="2013-09-06T14:47:00Z"/>
        </w:rPr>
      </w:pPr>
      <w:ins w:id="5875" w:author="Rev 19 Allen Wirfs-Brock" w:date="2013-09-06T14:47:00Z">
        <w:r w:rsidRPr="00E77497">
          <w:t xml:space="preserve">The semantics of the </w:t>
        </w:r>
        <w:r w:rsidRPr="00E77497">
          <w:rPr>
            <w:rStyle w:val="bnf"/>
          </w:rPr>
          <w:t>ExpressionNoIn</w:t>
        </w:r>
        <w:r w:rsidRPr="00E77497">
          <w:t xml:space="preserve"> production is the same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used in place of the contained </w:t>
        </w:r>
        <w:r w:rsidRPr="00E77497">
          <w:rPr>
            <w:rStyle w:val="bnf"/>
          </w:rPr>
          <w:t>Expression</w:t>
        </w:r>
        <w:r w:rsidRPr="00E77497">
          <w:t xml:space="preserve"> and </w:t>
        </w:r>
        <w:r w:rsidRPr="00E77497">
          <w:rPr>
            <w:rStyle w:val="bnf"/>
          </w:rPr>
          <w:t>AssignmentExpression</w:t>
        </w:r>
        <w:r w:rsidRPr="00E77497">
          <w:t>, respectively.</w:t>
        </w:r>
      </w:ins>
    </w:p>
    <w:p w14:paraId="3E4D52AD" w14:textId="77777777" w:rsidR="00B74C9A" w:rsidRPr="00E77497" w:rsidRDefault="00B74C9A" w:rsidP="006A78DC">
      <w:pPr>
        <w:pStyle w:val="30"/>
      </w:pPr>
      <w:bookmarkStart w:id="5876" w:name="_Ref366742230"/>
      <w:bookmarkStart w:id="5877" w:name="_Toc368050437"/>
      <w:r w:rsidRPr="00E77497">
        <w:t xml:space="preserve">Static Semantics:  </w:t>
      </w:r>
      <w:r w:rsidRPr="00BD6E56">
        <w:rPr>
          <w:lang w:eastAsia="en-US"/>
        </w:rPr>
        <w:t>IsValidSimpleAssignmentTarget</w:t>
      </w:r>
      <w:bookmarkEnd w:id="5876"/>
      <w:bookmarkEnd w:id="5877"/>
    </w:p>
    <w:p w14:paraId="37699841" w14:textId="77777777" w:rsidR="002E15BF" w:rsidRPr="00C81794" w:rsidRDefault="002E15BF" w:rsidP="002E15BF">
      <w:pPr>
        <w:rPr>
          <w:ins w:id="5878" w:author="Rev 19 Allen Wirfs-Brock" w:date="2013-09-12T09:53:00Z"/>
          <w:lang w:eastAsia="en-US"/>
        </w:rPr>
      </w:pPr>
      <w:ins w:id="5879" w:author="Rev 19 Allen Wirfs-Brock" w:date="2013-09-12T09:53: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880" w:author="Rev 19 Allen Wirfs-Brock" w:date="2013-09-12T09:53:00Z">
        <w:r>
          <w:rPr>
            <w:lang w:eastAsia="en-US"/>
          </w:rPr>
          <w:fldChar w:fldCharType="separate"/>
        </w:r>
      </w:ins>
      <w:ins w:id="5881" w:author="Rev 19 Allen Wirfs-Brock" w:date="2013-09-27T13:21:00Z">
        <w:r w:rsidR="00D433E8">
          <w:rPr>
            <w:lang w:eastAsia="en-US"/>
          </w:rPr>
          <w:t>12.1.0.2</w:t>
        </w:r>
      </w:ins>
      <w:ins w:id="5882"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883" w:author="Rev 19 Allen Wirfs-Brock" w:date="2013-09-12T09:53:00Z">
        <w:r>
          <w:rPr>
            <w:lang w:eastAsia="en-US"/>
          </w:rPr>
          <w:fldChar w:fldCharType="separate"/>
        </w:r>
      </w:ins>
      <w:ins w:id="5884" w:author="Rev 19 Allen Wirfs-Brock" w:date="2013-09-27T13:21:00Z">
        <w:r w:rsidR="00D433E8">
          <w:rPr>
            <w:lang w:eastAsia="en-US"/>
          </w:rPr>
          <w:t>12.1.10.2</w:t>
        </w:r>
      </w:ins>
      <w:ins w:id="5885"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886" w:author="Rev 19 Allen Wirfs-Brock" w:date="2013-09-12T09:53:00Z">
        <w:r>
          <w:rPr>
            <w:lang w:eastAsia="en-US"/>
          </w:rPr>
          <w:fldChar w:fldCharType="separate"/>
        </w:r>
      </w:ins>
      <w:ins w:id="5887" w:author="Rev 19 Allen Wirfs-Brock" w:date="2013-09-27T13:21:00Z">
        <w:r w:rsidR="00D433E8">
          <w:rPr>
            <w:lang w:eastAsia="en-US"/>
          </w:rPr>
          <w:t>12.2.1.2</w:t>
        </w:r>
      </w:ins>
      <w:ins w:id="5888"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889" w:author="Rev 19 Allen Wirfs-Brock" w:date="2013-09-12T09:53:00Z">
        <w:r>
          <w:rPr>
            <w:lang w:eastAsia="en-US"/>
          </w:rPr>
          <w:fldChar w:fldCharType="separate"/>
        </w:r>
      </w:ins>
      <w:ins w:id="5890" w:author="Rev 19 Allen Wirfs-Brock" w:date="2013-09-27T13:21:00Z">
        <w:r w:rsidR="00D433E8">
          <w:rPr>
            <w:lang w:eastAsia="en-US"/>
          </w:rPr>
          <w:t>12.3.2</w:t>
        </w:r>
      </w:ins>
      <w:ins w:id="5891"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892" w:author="Rev 19 Allen Wirfs-Brock" w:date="2013-09-12T09:53:00Z">
        <w:r>
          <w:rPr>
            <w:lang w:eastAsia="en-US"/>
          </w:rPr>
          <w:fldChar w:fldCharType="separate"/>
        </w:r>
      </w:ins>
      <w:ins w:id="5893" w:author="Rev 19 Allen Wirfs-Brock" w:date="2013-09-27T13:21:00Z">
        <w:r w:rsidR="00D433E8">
          <w:rPr>
            <w:lang w:eastAsia="en-US"/>
          </w:rPr>
          <w:t>12.4.2</w:t>
        </w:r>
      </w:ins>
      <w:ins w:id="5894"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895" w:author="Rev 19 Allen Wirfs-Brock" w:date="2013-09-12T09:53:00Z">
        <w:r>
          <w:rPr>
            <w:lang w:eastAsia="en-US"/>
          </w:rPr>
          <w:fldChar w:fldCharType="separate"/>
        </w:r>
      </w:ins>
      <w:ins w:id="5896" w:author="Rev 19 Allen Wirfs-Brock" w:date="2013-09-27T13:21:00Z">
        <w:r w:rsidR="00D433E8">
          <w:rPr>
            <w:lang w:eastAsia="en-US"/>
          </w:rPr>
          <w:t>12.5.1</w:t>
        </w:r>
      </w:ins>
      <w:ins w:id="5897"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898" w:author="Rev 19 Allen Wirfs-Brock" w:date="2013-09-12T09:53:00Z">
        <w:r>
          <w:rPr>
            <w:lang w:eastAsia="en-US"/>
          </w:rPr>
          <w:fldChar w:fldCharType="separate"/>
        </w:r>
      </w:ins>
      <w:ins w:id="5899" w:author="Rev 19 Allen Wirfs-Brock" w:date="2013-09-27T13:21:00Z">
        <w:r w:rsidR="00D433E8">
          <w:rPr>
            <w:lang w:eastAsia="en-US"/>
          </w:rPr>
          <w:t>12.6.1</w:t>
        </w:r>
      </w:ins>
      <w:ins w:id="5900"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901" w:author="Rev 19 Allen Wirfs-Brock" w:date="2013-09-12T09:53:00Z">
        <w:r>
          <w:rPr>
            <w:lang w:eastAsia="en-US"/>
          </w:rPr>
          <w:fldChar w:fldCharType="separate"/>
        </w:r>
      </w:ins>
      <w:ins w:id="5902" w:author="Rev 19 Allen Wirfs-Brock" w:date="2013-09-27T13:21:00Z">
        <w:r w:rsidR="00D433E8">
          <w:rPr>
            <w:lang w:eastAsia="en-US"/>
          </w:rPr>
          <w:t>12.7.1</w:t>
        </w:r>
      </w:ins>
      <w:ins w:id="5903"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904" w:author="Rev 19 Allen Wirfs-Brock" w:date="2013-09-12T09:53:00Z">
        <w:r>
          <w:rPr>
            <w:lang w:eastAsia="en-US"/>
          </w:rPr>
          <w:fldChar w:fldCharType="separate"/>
        </w:r>
      </w:ins>
      <w:ins w:id="5905" w:author="Rev 19 Allen Wirfs-Brock" w:date="2013-09-27T13:21:00Z">
        <w:r w:rsidR="00D433E8">
          <w:rPr>
            <w:lang w:eastAsia="en-US"/>
          </w:rPr>
          <w:t>12.8.1</w:t>
        </w:r>
      </w:ins>
      <w:ins w:id="5906"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907" w:author="Rev 19 Allen Wirfs-Brock" w:date="2013-09-12T09:53:00Z">
        <w:r>
          <w:rPr>
            <w:lang w:eastAsia="en-US"/>
          </w:rPr>
          <w:fldChar w:fldCharType="separate"/>
        </w:r>
      </w:ins>
      <w:ins w:id="5908" w:author="Rev 19 Allen Wirfs-Brock" w:date="2013-09-27T13:21:00Z">
        <w:r w:rsidR="00D433E8">
          <w:rPr>
            <w:lang w:eastAsia="en-US"/>
          </w:rPr>
          <w:t>12.9.1</w:t>
        </w:r>
      </w:ins>
      <w:ins w:id="5909"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910" w:author="Rev 19 Allen Wirfs-Brock" w:date="2013-09-12T09:53:00Z">
        <w:r>
          <w:rPr>
            <w:lang w:eastAsia="en-US"/>
          </w:rPr>
          <w:fldChar w:fldCharType="separate"/>
        </w:r>
      </w:ins>
      <w:ins w:id="5911" w:author="Rev 19 Allen Wirfs-Brock" w:date="2013-09-27T13:21:00Z">
        <w:r w:rsidR="00D433E8">
          <w:rPr>
            <w:lang w:eastAsia="en-US"/>
          </w:rPr>
          <w:t>12.10.1</w:t>
        </w:r>
      </w:ins>
      <w:ins w:id="5912"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913" w:author="Rev 19 Allen Wirfs-Brock" w:date="2013-09-12T09:53:00Z">
        <w:r>
          <w:rPr>
            <w:lang w:eastAsia="en-US"/>
          </w:rPr>
          <w:fldChar w:fldCharType="separate"/>
        </w:r>
      </w:ins>
      <w:ins w:id="5914" w:author="Rev 19 Allen Wirfs-Brock" w:date="2013-09-27T13:21:00Z">
        <w:r w:rsidR="00D433E8">
          <w:rPr>
            <w:lang w:eastAsia="en-US"/>
          </w:rPr>
          <w:t>12.11.1</w:t>
        </w:r>
      </w:ins>
      <w:ins w:id="5915"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916" w:author="Rev 19 Allen Wirfs-Brock" w:date="2013-09-12T09:53:00Z">
        <w:r>
          <w:rPr>
            <w:lang w:eastAsia="en-US"/>
          </w:rPr>
          <w:fldChar w:fldCharType="separate"/>
        </w:r>
      </w:ins>
      <w:ins w:id="5917" w:author="Rev 19 Allen Wirfs-Brock" w:date="2013-09-27T13:21:00Z">
        <w:r w:rsidR="00D433E8">
          <w:rPr>
            <w:lang w:eastAsia="en-US"/>
          </w:rPr>
          <w:t>12.12.1</w:t>
        </w:r>
      </w:ins>
      <w:ins w:id="5918"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919" w:author="Rev 19 Allen Wirfs-Brock" w:date="2013-09-12T09:53:00Z">
        <w:r>
          <w:rPr>
            <w:lang w:eastAsia="en-US"/>
          </w:rPr>
          <w:fldChar w:fldCharType="separate"/>
        </w:r>
      </w:ins>
      <w:ins w:id="5920" w:author="Rev 19 Allen Wirfs-Brock" w:date="2013-09-27T13:21:00Z">
        <w:r w:rsidR="00D433E8">
          <w:rPr>
            <w:lang w:eastAsia="en-US"/>
          </w:rPr>
          <w:t>12.13.2</w:t>
        </w:r>
      </w:ins>
      <w:ins w:id="5921" w:author="Rev 19 Allen Wirfs-Brock" w:date="2013-09-12T09:53:00Z">
        <w:r>
          <w:rPr>
            <w:lang w:eastAsia="en-US"/>
          </w:rPr>
          <w:fldChar w:fldCharType="end"/>
        </w:r>
      </w:ins>
    </w:p>
    <w:p w14:paraId="6902D48C" w14:textId="77777777" w:rsidR="00B74C9A" w:rsidRPr="00E77497" w:rsidRDefault="00B74C9A" w:rsidP="00B74C9A">
      <w:pPr>
        <w:pStyle w:val="SyntaxRule"/>
        <w:spacing w:after="240"/>
      </w:pPr>
      <w:r w:rsidRPr="00E77497">
        <w:rPr>
          <w:rStyle w:val="bnf"/>
          <w:i/>
        </w:rPr>
        <w:t>Expression</w:t>
      </w:r>
      <w:r w:rsidRPr="00E77497">
        <w:t xml:space="preserve"> </w:t>
      </w:r>
      <w:r w:rsidRPr="00E77497">
        <w:rPr>
          <w:rFonts w:ascii="Arial" w:hAnsi="Arial"/>
          <w:b/>
          <w:i w:val="0"/>
        </w:rPr>
        <w:t>:</w:t>
      </w:r>
      <w:r>
        <w:rPr>
          <w:rStyle w:val="bnf"/>
          <w:i/>
        </w:rPr>
        <w:t xml:space="preserve"> </w:t>
      </w:r>
      <w:r w:rsidRPr="00E77497">
        <w:t xml:space="preserve">Expression </w:t>
      </w:r>
      <w:r w:rsidRPr="00E77497">
        <w:rPr>
          <w:rFonts w:ascii="Courier New" w:hAnsi="Courier New"/>
          <w:b/>
          <w:i w:val="0"/>
        </w:rPr>
        <w:t>,</w:t>
      </w:r>
      <w:r w:rsidRPr="00E77497">
        <w:t xml:space="preserve"> AssignmentExpression</w:t>
      </w:r>
    </w:p>
    <w:p w14:paraId="2CA0DE05" w14:textId="77777777" w:rsidR="00B74C9A" w:rsidRPr="00E77497" w:rsidRDefault="00B74C9A" w:rsidP="00B74C9A">
      <w:pPr>
        <w:pStyle w:val="Alg4"/>
        <w:numPr>
          <w:ilvl w:val="0"/>
          <w:numId w:val="980"/>
        </w:numPr>
        <w:spacing w:after="220"/>
        <w:contextualSpacing/>
      </w:pPr>
      <w:r w:rsidRPr="00E77497">
        <w:t xml:space="preserve">Return </w:t>
      </w:r>
      <w:r w:rsidRPr="00BD6E56">
        <w:rPr>
          <w:b/>
        </w:rPr>
        <w:t>false</w:t>
      </w:r>
      <w:r w:rsidRPr="00E77497">
        <w:t>.</w:t>
      </w:r>
    </w:p>
    <w:p w14:paraId="32723385" w14:textId="77777777" w:rsidR="005B5983" w:rsidRPr="00E77497" w:rsidRDefault="005B5983" w:rsidP="006A78DC">
      <w:pPr>
        <w:pStyle w:val="30"/>
      </w:pPr>
      <w:bookmarkStart w:id="5922" w:name="_Toc368050438"/>
      <w:r w:rsidRPr="00E77497">
        <w:t xml:space="preserve">Runtime Semantics: </w:t>
      </w:r>
      <w:r w:rsidRPr="00E77497">
        <w:rPr>
          <w:spacing w:val="6"/>
        </w:rPr>
        <w:t>Evaluation</w:t>
      </w:r>
      <w:bookmarkEnd w:id="5922"/>
    </w:p>
    <w:p w14:paraId="622F36A7" w14:textId="77777777" w:rsidR="004C02EF" w:rsidRPr="00E77497" w:rsidRDefault="004C02EF" w:rsidP="004C02EF">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5923" w:name="_Toc382212704"/>
    </w:p>
    <w:p w14:paraId="48508D7E" w14:textId="77777777"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5923"/>
      <w:r w:rsidRPr="00E77497">
        <w:t>.</w:t>
      </w:r>
      <w:bookmarkStart w:id="5924" w:name="_Toc382212705"/>
    </w:p>
    <w:p w14:paraId="5550F908" w14:textId="77777777" w:rsidR="004C02EF" w:rsidRPr="00E77497" w:rsidRDefault="006552DF" w:rsidP="00FA3203">
      <w:pPr>
        <w:pStyle w:val="Alg2"/>
        <w:numPr>
          <w:ilvl w:val="0"/>
          <w:numId w:val="105"/>
        </w:numPr>
      </w:pPr>
      <w:r>
        <w:t>ReturnIfAbrupt(</w:t>
      </w:r>
      <w:r w:rsidR="004C02EF" w:rsidRPr="00E77497">
        <w:t>GetValue(</w:t>
      </w:r>
      <w:r w:rsidR="004C02EF" w:rsidRPr="00E77497">
        <w:rPr>
          <w:i/>
        </w:rPr>
        <w:t>lref</w:t>
      </w:r>
      <w:r w:rsidR="004C02EF" w:rsidRPr="00E77497">
        <w:t>)</w:t>
      </w:r>
      <w:bookmarkEnd w:id="5924"/>
      <w:r>
        <w:t>)</w:t>
      </w:r>
      <w:bookmarkStart w:id="5925" w:name="_Toc382212706"/>
    </w:p>
    <w:p w14:paraId="1E6E9514" w14:textId="77777777"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5925"/>
      <w:r w:rsidRPr="00E77497">
        <w:t>.</w:t>
      </w:r>
      <w:bookmarkStart w:id="5926" w:name="_Toc382212707"/>
    </w:p>
    <w:p w14:paraId="1359ECB2" w14:textId="77777777"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5927" w:name="_Toc382212708"/>
      <w:bookmarkEnd w:id="5926"/>
    </w:p>
    <w:p w14:paraId="7BDA26A0" w14:textId="77777777" w:rsidR="004C02EF" w:rsidRPr="00E77497" w:rsidRDefault="004C02EF" w:rsidP="004C02EF">
      <w:pPr>
        <w:pStyle w:val="Note"/>
      </w:pPr>
      <w:bookmarkStart w:id="5928" w:name="_Toc375031197"/>
      <w:bookmarkStart w:id="5929" w:name="_Ref379923281"/>
      <w:bookmarkStart w:id="5930" w:name="_Toc381513710"/>
      <w:bookmarkStart w:id="5931" w:name="_Toc382212232"/>
      <w:bookmarkStart w:id="5932" w:name="_Toc382212709"/>
      <w:bookmarkStart w:id="5933" w:name="_Toc382291577"/>
      <w:bookmarkStart w:id="5934" w:name="_Toc385672226"/>
      <w:bookmarkStart w:id="5935" w:name="_Ref386878652"/>
      <w:bookmarkStart w:id="5936" w:name="_Toc393690329"/>
      <w:bookmarkStart w:id="5937" w:name="_Ref424532497"/>
      <w:bookmarkEnd w:id="5927"/>
      <w:r w:rsidRPr="00E77497">
        <w:t>NOTE</w:t>
      </w:r>
      <w:r w:rsidRPr="00E77497">
        <w:tab/>
        <w:t>GetValue must be called even though its value is not used because it may have observable side-effects.</w:t>
      </w:r>
    </w:p>
    <w:p w14:paraId="7B08D0A4" w14:textId="77777777" w:rsidR="004C02EF" w:rsidRPr="00E77497" w:rsidRDefault="006F1A4D" w:rsidP="00D22EEE">
      <w:pPr>
        <w:pStyle w:val="1"/>
      </w:pPr>
      <w:bookmarkStart w:id="5938" w:name="_Ref457437637"/>
      <w:bookmarkStart w:id="5939" w:name="_Toc472818874"/>
      <w:bookmarkStart w:id="5940" w:name="_Toc235503448"/>
      <w:bookmarkStart w:id="5941" w:name="_Toc241509223"/>
      <w:bookmarkStart w:id="5942" w:name="_Toc244416710"/>
      <w:bookmarkStart w:id="5943" w:name="_Toc276631074"/>
      <w:bookmarkStart w:id="5944" w:name="_Ref365530130"/>
      <w:bookmarkStart w:id="5945" w:name="_Toc368050439"/>
      <w:r>
        <w:t xml:space="preserve">ECMAScript Language: </w:t>
      </w:r>
      <w:r w:rsidR="004C02EF" w:rsidRPr="00E77497">
        <w:t>Statement</w:t>
      </w:r>
      <w:bookmarkEnd w:id="5928"/>
      <w:bookmarkEnd w:id="5929"/>
      <w:bookmarkEnd w:id="5930"/>
      <w:bookmarkEnd w:id="5931"/>
      <w:bookmarkEnd w:id="5932"/>
      <w:bookmarkEnd w:id="5933"/>
      <w:bookmarkEnd w:id="5934"/>
      <w:bookmarkEnd w:id="5935"/>
      <w:bookmarkEnd w:id="5936"/>
      <w:r w:rsidR="004C02EF" w:rsidRPr="00E77497">
        <w:t>s</w:t>
      </w:r>
      <w:bookmarkEnd w:id="5937"/>
      <w:bookmarkEnd w:id="5938"/>
      <w:bookmarkEnd w:id="5939"/>
      <w:bookmarkEnd w:id="5940"/>
      <w:bookmarkEnd w:id="5941"/>
      <w:bookmarkEnd w:id="5942"/>
      <w:bookmarkEnd w:id="5943"/>
      <w:r w:rsidR="00624D8F" w:rsidRPr="00E77497">
        <w:t xml:space="preserve"> and Declarations</w:t>
      </w:r>
      <w:bookmarkEnd w:id="5944"/>
      <w:bookmarkEnd w:id="5945"/>
    </w:p>
    <w:p w14:paraId="1C3921FC" w14:textId="77777777" w:rsidR="004C02EF" w:rsidRPr="00E77497" w:rsidRDefault="004C02EF" w:rsidP="004C02EF">
      <w:pPr>
        <w:pStyle w:val="Syntax"/>
      </w:pPr>
      <w:r w:rsidRPr="00E77497">
        <w:t>Syntax</w:t>
      </w:r>
    </w:p>
    <w:p w14:paraId="56D98481" w14:textId="77777777" w:rsidR="004C02EF" w:rsidRPr="00E77497" w:rsidRDefault="004C02EF" w:rsidP="004C02EF">
      <w:pPr>
        <w:pStyle w:val="SyntaxRule"/>
      </w:pPr>
      <w:r w:rsidRPr="00E77497">
        <w:t xml:space="preserve">Statement </w:t>
      </w:r>
      <w:r w:rsidRPr="00E77497">
        <w:rPr>
          <w:rFonts w:ascii="Arial" w:hAnsi="Arial"/>
          <w:b/>
          <w:i w:val="0"/>
        </w:rPr>
        <w:t>:</w:t>
      </w:r>
    </w:p>
    <w:p w14:paraId="71BD3F66" w14:textId="77777777" w:rsidR="004C02EF" w:rsidRPr="00E77497" w:rsidRDefault="004C02EF" w:rsidP="004C02EF">
      <w:pPr>
        <w:pStyle w:val="SyntaxDefinition"/>
      </w:pPr>
      <w:r w:rsidRPr="00E77497">
        <w:t>Block</w:t>
      </w:r>
      <w:r w:rsidR="001434CE" w:rsidRPr="00E77497">
        <w:t>Statement</w:t>
      </w:r>
      <w:r w:rsidRPr="00E77497">
        <w:br/>
        <w:t>VariableStatement</w:t>
      </w:r>
      <w:r w:rsidRPr="00E77497">
        <w:br/>
        <w:t>EmptyStatement</w:t>
      </w:r>
      <w:r w:rsidRPr="00E77497">
        <w:br/>
        <w:t>ExpressionStatement</w:t>
      </w:r>
      <w:r w:rsidRPr="00E77497">
        <w:br/>
        <w:t>IfStatement</w:t>
      </w:r>
      <w:r w:rsidRPr="00E77497">
        <w:br/>
      </w:r>
      <w:r w:rsidR="00D951C4">
        <w:t>Breakable</w:t>
      </w:r>
      <w:r w:rsidR="00D951C4" w:rsidRPr="00E77497">
        <w:t>Statement</w:t>
      </w:r>
      <w:r w:rsidRPr="00E77497">
        <w:br/>
        <w:t>ContinueStatement</w:t>
      </w:r>
      <w:r w:rsidRPr="00E77497">
        <w:br/>
        <w:t>BreakStatement</w:t>
      </w:r>
      <w:r w:rsidRPr="00E77497">
        <w:br/>
        <w:t>ReturnStatement</w:t>
      </w:r>
      <w:r w:rsidRPr="00E77497">
        <w:br/>
        <w:t>WithStatement</w:t>
      </w:r>
      <w:bookmarkStart w:id="5946" w:name="_Toc393690330"/>
      <w:r w:rsidRPr="00E77497">
        <w:br/>
        <w:t>LabelledStatement</w:t>
      </w:r>
      <w:r w:rsidRPr="00E77497">
        <w:br/>
        <w:t>ThrowStatement</w:t>
      </w:r>
      <w:r w:rsidRPr="00E77497">
        <w:br/>
        <w:t>TryStatement</w:t>
      </w:r>
      <w:r w:rsidRPr="00E77497">
        <w:br/>
        <w:t>DebuggerStatement</w:t>
      </w:r>
    </w:p>
    <w:p w14:paraId="04361389" w14:textId="77777777" w:rsidR="00624D8F" w:rsidRPr="00E77497" w:rsidRDefault="00624D8F" w:rsidP="00624D8F">
      <w:pPr>
        <w:pStyle w:val="SyntaxRule"/>
      </w:pPr>
      <w:r w:rsidRPr="00E77497">
        <w:t xml:space="preserve">Declaration </w:t>
      </w:r>
      <w:r w:rsidRPr="00E77497">
        <w:rPr>
          <w:rFonts w:ascii="Arial" w:hAnsi="Arial"/>
          <w:b/>
          <w:i w:val="0"/>
        </w:rPr>
        <w:t>:</w:t>
      </w:r>
    </w:p>
    <w:p w14:paraId="29981C67" w14:textId="77777777" w:rsidR="00624D8F" w:rsidRPr="00E77497" w:rsidRDefault="00CB7EF2" w:rsidP="00782470">
      <w:pPr>
        <w:pStyle w:val="SyntaxDefinition"/>
      </w:pPr>
      <w:r w:rsidRPr="00E77497">
        <w:t>FunctionDeclaration</w:t>
      </w:r>
      <w:r w:rsidR="00782470">
        <w:br/>
        <w:t>GeneratorDeclaration</w:t>
      </w:r>
      <w:r w:rsidRPr="00E77497">
        <w:br/>
      </w:r>
      <w:r w:rsidR="00782470">
        <w:t>ClassDeclaration</w:t>
      </w:r>
      <w:r w:rsidR="00782470">
        <w:br/>
      </w:r>
      <w:r w:rsidR="00633DD3">
        <w:t>Lexical</w:t>
      </w:r>
      <w:r w:rsidR="00201852" w:rsidRPr="00E77497">
        <w:t>Declaration</w:t>
      </w:r>
    </w:p>
    <w:p w14:paraId="4B8666A5" w14:textId="77777777" w:rsidR="00D951C4" w:rsidRPr="00E77497" w:rsidRDefault="00D951C4" w:rsidP="00D951C4">
      <w:pPr>
        <w:pStyle w:val="SyntaxRule"/>
      </w:pPr>
      <w:r>
        <w:t>BreakableStatement</w:t>
      </w:r>
      <w:r w:rsidRPr="00E77497">
        <w:t xml:space="preserve"> </w:t>
      </w:r>
      <w:r w:rsidRPr="00E77497">
        <w:rPr>
          <w:rFonts w:ascii="Arial" w:hAnsi="Arial"/>
          <w:b/>
          <w:i w:val="0"/>
        </w:rPr>
        <w:t>:</w:t>
      </w:r>
    </w:p>
    <w:p w14:paraId="7E1CAFDD" w14:textId="77777777" w:rsidR="00624D8F" w:rsidRPr="00E77497" w:rsidRDefault="00D951C4" w:rsidP="00D951C4">
      <w:pPr>
        <w:pStyle w:val="SyntaxDefinition"/>
      </w:pPr>
      <w:r>
        <w:t>IterationStatement</w:t>
      </w:r>
      <w:r w:rsidRPr="00E77497">
        <w:br/>
        <w:t>SwitchStatement</w:t>
      </w:r>
    </w:p>
    <w:p w14:paraId="2D93AF04" w14:textId="77777777" w:rsidR="004C02EF" w:rsidRPr="0093237E" w:rsidRDefault="00BC58E2" w:rsidP="00BC58E2">
      <w:pPr>
        <w:pStyle w:val="20"/>
        <w:numPr>
          <w:ilvl w:val="1"/>
          <w:numId w:val="1598"/>
        </w:numPr>
      </w:pPr>
      <w:bookmarkStart w:id="5947" w:name="_Toc368050440"/>
      <w:ins w:id="5948" w:author="Rev 19 Allen Wirfs-Brock" w:date="2013-09-23T13:13:00Z">
        <w:r>
          <w:t xml:space="preserve">Statement </w:t>
        </w:r>
      </w:ins>
      <w:del w:id="5949" w:author="Rev 19 Allen Wirfs-Brock" w:date="2013-09-11T18:20:00Z">
        <w:r w:rsidR="003B5B66" w:rsidRPr="0093237E" w:rsidDel="00FD7525">
          <w:delText xml:space="preserve">Static </w:delText>
        </w:r>
      </w:del>
      <w:r w:rsidR="004C02EF" w:rsidRPr="0093237E">
        <w:t>Semantics</w:t>
      </w:r>
      <w:bookmarkEnd w:id="5947"/>
    </w:p>
    <w:p w14:paraId="15ADFE81" w14:textId="77777777" w:rsidR="00210077" w:rsidRPr="00E77497" w:rsidRDefault="00210077" w:rsidP="00BC58E2">
      <w:pPr>
        <w:pStyle w:val="30"/>
      </w:pPr>
      <w:bookmarkStart w:id="5950" w:name="_Ref367705708"/>
      <w:bookmarkStart w:id="5951" w:name="_Toc368050441"/>
      <w:r w:rsidRPr="00E77497">
        <w:t xml:space="preserve">Static Semantics:  </w:t>
      </w:r>
      <w:r w:rsidRPr="00E77497">
        <w:rPr>
          <w:lang w:eastAsia="en-US"/>
        </w:rPr>
        <w:t>VarDeclaredNames</w:t>
      </w:r>
      <w:bookmarkEnd w:id="5950"/>
      <w:bookmarkEnd w:id="5951"/>
    </w:p>
    <w:p w14:paraId="4F094A5E" w14:textId="77777777" w:rsidR="00BC58E2" w:rsidRPr="00F742D3" w:rsidRDefault="00BC58E2" w:rsidP="00BC58E2">
      <w:pPr>
        <w:rPr>
          <w:ins w:id="5952" w:author="Rev 19 Allen Wirfs-Brock" w:date="2013-09-23T13:17:00Z"/>
        </w:rPr>
      </w:pPr>
      <w:ins w:id="5953" w:author="Rev 19 Allen Wirfs-Brock" w:date="2013-09-23T13:17:00Z">
        <w:r>
          <w:t xml:space="preserve">See also: </w:t>
        </w:r>
      </w:ins>
      <w:ins w:id="5954" w:author="Rev 19 Allen Wirfs-Brock" w:date="2013-09-23T13:19:00Z">
        <w:r>
          <w:fldChar w:fldCharType="begin"/>
        </w:r>
        <w:r>
          <w:instrText xml:space="preserve"> REF _Ref367705688 \r \h </w:instrText>
        </w:r>
      </w:ins>
      <w:r>
        <w:fldChar w:fldCharType="separate"/>
      </w:r>
      <w:ins w:id="5955" w:author="Rev 19 Allen Wirfs-Brock" w:date="2013-09-27T13:21:00Z">
        <w:r w:rsidR="00D433E8">
          <w:t>13.1.8</w:t>
        </w:r>
      </w:ins>
      <w:ins w:id="5956" w:author="Rev 19 Allen Wirfs-Brock" w:date="2013-09-23T13:19:00Z">
        <w:r>
          <w:fldChar w:fldCharType="end"/>
        </w:r>
        <w:r>
          <w:t xml:space="preserve">, </w:t>
        </w:r>
      </w:ins>
      <w:ins w:id="5957" w:author="Rev 19 Allen Wirfs-Brock" w:date="2013-09-23T13:20:00Z">
        <w:r w:rsidR="002E137C">
          <w:fldChar w:fldCharType="begin"/>
        </w:r>
        <w:r w:rsidR="002E137C">
          <w:instrText xml:space="preserve"> REF _Ref367705747 \r \h </w:instrText>
        </w:r>
      </w:ins>
      <w:r w:rsidR="002E137C">
        <w:fldChar w:fldCharType="separate"/>
      </w:r>
      <w:ins w:id="5958" w:author="Rev 19 Allen Wirfs-Brock" w:date="2013-09-27T13:21:00Z">
        <w:r w:rsidR="00D433E8">
          <w:t>13.5.1</w:t>
        </w:r>
      </w:ins>
      <w:ins w:id="5959" w:author="Rev 19 Allen Wirfs-Brock" w:date="2013-09-23T13:20:00Z">
        <w:r w:rsidR="002E137C">
          <w:fldChar w:fldCharType="end"/>
        </w:r>
        <w:r w:rsidR="002E137C">
          <w:t xml:space="preserve">, </w:t>
        </w:r>
      </w:ins>
      <w:ins w:id="5960" w:author="Rev 19 Allen Wirfs-Brock" w:date="2013-09-23T13:21:00Z">
        <w:r w:rsidR="002E137C">
          <w:fldChar w:fldCharType="begin"/>
        </w:r>
        <w:r w:rsidR="002E137C">
          <w:instrText xml:space="preserve"> REF _Ref367705814 \r \h </w:instrText>
        </w:r>
      </w:ins>
      <w:r w:rsidR="002E137C">
        <w:fldChar w:fldCharType="separate"/>
      </w:r>
      <w:ins w:id="5961" w:author="Rev 19 Allen Wirfs-Brock" w:date="2013-09-27T13:21:00Z">
        <w:r w:rsidR="00D433E8">
          <w:t>13.6.1.1</w:t>
        </w:r>
      </w:ins>
      <w:ins w:id="5962" w:author="Rev 19 Allen Wirfs-Brock" w:date="2013-09-23T13:21:00Z">
        <w:r w:rsidR="002E137C">
          <w:fldChar w:fldCharType="end"/>
        </w:r>
        <w:r w:rsidR="002E137C">
          <w:t xml:space="preserve">, </w:t>
        </w:r>
        <w:r w:rsidR="002E137C">
          <w:fldChar w:fldCharType="begin"/>
        </w:r>
        <w:r w:rsidR="002E137C">
          <w:instrText xml:space="preserve"> REF _Ref367705839 \r \h </w:instrText>
        </w:r>
      </w:ins>
      <w:r w:rsidR="002E137C">
        <w:fldChar w:fldCharType="separate"/>
      </w:r>
      <w:ins w:id="5963" w:author="Rev 19 Allen Wirfs-Brock" w:date="2013-09-27T13:21:00Z">
        <w:r w:rsidR="00D433E8">
          <w:t>13.6.2.1</w:t>
        </w:r>
      </w:ins>
      <w:ins w:id="5964" w:author="Rev 19 Allen Wirfs-Brock" w:date="2013-09-23T13:21:00Z">
        <w:r w:rsidR="002E137C">
          <w:fldChar w:fldCharType="end"/>
        </w:r>
        <w:r w:rsidR="002E137C">
          <w:t xml:space="preserve">, </w:t>
        </w:r>
      </w:ins>
      <w:ins w:id="5965" w:author="Rev 19 Allen Wirfs-Brock" w:date="2013-09-23T13:22:00Z">
        <w:r w:rsidR="002E137C">
          <w:fldChar w:fldCharType="begin"/>
        </w:r>
        <w:r w:rsidR="002E137C">
          <w:instrText xml:space="preserve"> REF _Ref367705856 \r \h </w:instrText>
        </w:r>
      </w:ins>
      <w:r w:rsidR="002E137C">
        <w:fldChar w:fldCharType="separate"/>
      </w:r>
      <w:ins w:id="5966" w:author="Rev 19 Allen Wirfs-Brock" w:date="2013-09-27T13:21:00Z">
        <w:r w:rsidR="00D433E8">
          <w:t>13.6.3.1</w:t>
        </w:r>
      </w:ins>
      <w:ins w:id="5967" w:author="Rev 19 Allen Wirfs-Brock" w:date="2013-09-23T13:22:00Z">
        <w:r w:rsidR="002E137C">
          <w:fldChar w:fldCharType="end"/>
        </w:r>
        <w:r w:rsidR="002E137C">
          <w:t xml:space="preserve">, </w:t>
        </w:r>
        <w:r w:rsidR="002E137C">
          <w:fldChar w:fldCharType="begin"/>
        </w:r>
        <w:r w:rsidR="002E137C">
          <w:instrText xml:space="preserve"> REF _Ref367705878 \r \h </w:instrText>
        </w:r>
      </w:ins>
      <w:r w:rsidR="002E137C">
        <w:fldChar w:fldCharType="separate"/>
      </w:r>
      <w:ins w:id="5968" w:author="Rev 19 Allen Wirfs-Brock" w:date="2013-09-27T13:22:00Z">
        <w:r w:rsidR="00D433E8">
          <w:t>13.6.4.3</w:t>
        </w:r>
      </w:ins>
      <w:ins w:id="5969" w:author="Rev 19 Allen Wirfs-Brock" w:date="2013-09-23T13:22:00Z">
        <w:r w:rsidR="002E137C">
          <w:fldChar w:fldCharType="end"/>
        </w:r>
        <w:r w:rsidR="002E137C">
          <w:t>,</w:t>
        </w:r>
      </w:ins>
      <w:ins w:id="5970" w:author="Rev 19 Allen Wirfs-Brock" w:date="2013-09-23T13:23:00Z">
        <w:r w:rsidR="002E137C">
          <w:t xml:space="preserve"> </w:t>
        </w:r>
      </w:ins>
      <w:ins w:id="5971" w:author="Rev 19 Allen Wirfs-Brock" w:date="2013-09-23T13:22:00Z">
        <w:r w:rsidR="002E137C">
          <w:fldChar w:fldCharType="begin"/>
        </w:r>
        <w:r w:rsidR="002E137C">
          <w:instrText xml:space="preserve"> REF _Ref367705897 \r \h </w:instrText>
        </w:r>
      </w:ins>
      <w:r w:rsidR="002E137C">
        <w:fldChar w:fldCharType="separate"/>
      </w:r>
      <w:ins w:id="5972" w:author="Rev 19 Allen Wirfs-Brock" w:date="2013-09-27T13:22:00Z">
        <w:r w:rsidR="00D433E8">
          <w:t>13.10.2</w:t>
        </w:r>
      </w:ins>
      <w:ins w:id="5973" w:author="Rev 19 Allen Wirfs-Brock" w:date="2013-09-23T13:22:00Z">
        <w:r w:rsidR="002E137C">
          <w:fldChar w:fldCharType="end"/>
        </w:r>
      </w:ins>
      <w:ins w:id="5974" w:author="Rev 19 Allen Wirfs-Brock" w:date="2013-09-23T13:23:00Z">
        <w:r w:rsidR="002E137C">
          <w:t xml:space="preserve">, </w:t>
        </w:r>
        <w:r w:rsidR="002E137C">
          <w:fldChar w:fldCharType="begin"/>
        </w:r>
        <w:r w:rsidR="002E137C">
          <w:instrText xml:space="preserve"> REF _Ref367705925 \r \h </w:instrText>
        </w:r>
      </w:ins>
      <w:r w:rsidR="002E137C">
        <w:fldChar w:fldCharType="separate"/>
      </w:r>
      <w:ins w:id="5975" w:author="Rev 19 Allen Wirfs-Brock" w:date="2013-09-27T13:22:00Z">
        <w:r w:rsidR="00D433E8">
          <w:t>13.11.4</w:t>
        </w:r>
      </w:ins>
      <w:ins w:id="5976" w:author="Rev 19 Allen Wirfs-Brock" w:date="2013-09-23T13:23:00Z">
        <w:r w:rsidR="002E137C">
          <w:fldChar w:fldCharType="end"/>
        </w:r>
        <w:r w:rsidR="002E137C">
          <w:t xml:space="preserve">, </w:t>
        </w:r>
        <w:r w:rsidR="002E137C">
          <w:fldChar w:fldCharType="begin"/>
        </w:r>
        <w:r w:rsidR="002E137C">
          <w:instrText xml:space="preserve"> REF _Ref367705949 \r \h </w:instrText>
        </w:r>
      </w:ins>
      <w:r w:rsidR="002E137C">
        <w:fldChar w:fldCharType="separate"/>
      </w:r>
      <w:ins w:id="5977" w:author="Rev 19 Allen Wirfs-Brock" w:date="2013-09-27T13:22:00Z">
        <w:r w:rsidR="00D433E8">
          <w:t>13.12.2</w:t>
        </w:r>
      </w:ins>
      <w:ins w:id="5978" w:author="Rev 19 Allen Wirfs-Brock" w:date="2013-09-23T13:23:00Z">
        <w:r w:rsidR="002E137C">
          <w:fldChar w:fldCharType="end"/>
        </w:r>
        <w:r w:rsidR="002E137C">
          <w:t xml:space="preserve">, </w:t>
        </w:r>
      </w:ins>
      <w:ins w:id="5979" w:author="Rev 19 Allen Wirfs-Brock" w:date="2013-09-23T13:24:00Z">
        <w:r w:rsidR="002E137C">
          <w:fldChar w:fldCharType="begin"/>
        </w:r>
        <w:r w:rsidR="002E137C">
          <w:instrText xml:space="preserve"> REF _Ref367705968 \r \h </w:instrText>
        </w:r>
      </w:ins>
      <w:r w:rsidR="002E137C">
        <w:fldChar w:fldCharType="separate"/>
      </w:r>
      <w:ins w:id="5980" w:author="Rev 19 Allen Wirfs-Brock" w:date="2013-09-27T13:22:00Z">
        <w:r w:rsidR="00D433E8">
          <w:t>13.14.2</w:t>
        </w:r>
      </w:ins>
      <w:ins w:id="5981" w:author="Rev 19 Allen Wirfs-Brock" w:date="2013-09-23T13:24:00Z">
        <w:r w:rsidR="002E137C">
          <w:fldChar w:fldCharType="end"/>
        </w:r>
        <w:r w:rsidR="002E137C">
          <w:t xml:space="preserve">, </w:t>
        </w:r>
        <w:r w:rsidR="002E137C">
          <w:fldChar w:fldCharType="begin"/>
        </w:r>
        <w:r w:rsidR="002E137C">
          <w:instrText xml:space="preserve"> REF _Ref367705999 \r \h </w:instrText>
        </w:r>
      </w:ins>
      <w:r w:rsidR="002E137C">
        <w:fldChar w:fldCharType="separate"/>
      </w:r>
      <w:ins w:id="5982" w:author="Rev 19 Allen Wirfs-Brock" w:date="2013-09-27T13:22:00Z">
        <w:r w:rsidR="00D433E8">
          <w:t>14.1.10</w:t>
        </w:r>
      </w:ins>
      <w:ins w:id="5983" w:author="Rev 19 Allen Wirfs-Brock" w:date="2013-09-23T13:24:00Z">
        <w:r w:rsidR="002E137C">
          <w:fldChar w:fldCharType="end"/>
        </w:r>
      </w:ins>
      <w:ins w:id="5984" w:author="Rev 19 Allen Wirfs-Brock" w:date="2013-09-23T13:25:00Z">
        <w:r w:rsidR="002E137C">
          <w:t xml:space="preserve">, </w:t>
        </w:r>
        <w:r w:rsidR="002E137C">
          <w:fldChar w:fldCharType="begin"/>
        </w:r>
        <w:r w:rsidR="002E137C">
          <w:instrText xml:space="preserve"> REF _Ref367706057 \r \h </w:instrText>
        </w:r>
      </w:ins>
      <w:r w:rsidR="002E137C">
        <w:fldChar w:fldCharType="separate"/>
      </w:r>
      <w:ins w:id="5985" w:author="Rev 19 Allen Wirfs-Brock" w:date="2013-09-27T13:22:00Z">
        <w:r w:rsidR="00D433E8">
          <w:t>14.4.8</w:t>
        </w:r>
      </w:ins>
      <w:ins w:id="5986" w:author="Rev 19 Allen Wirfs-Brock" w:date="2013-09-23T13:25:00Z">
        <w:r w:rsidR="002E137C">
          <w:fldChar w:fldCharType="end"/>
        </w:r>
        <w:r w:rsidR="002E137C">
          <w:t xml:space="preserve">, </w:t>
        </w:r>
        <w:r w:rsidR="002E137C">
          <w:fldChar w:fldCharType="begin"/>
        </w:r>
        <w:r w:rsidR="002E137C">
          <w:instrText xml:space="preserve"> REF _Ref367706084 \r \h </w:instrText>
        </w:r>
      </w:ins>
      <w:r w:rsidR="002E137C">
        <w:fldChar w:fldCharType="separate"/>
      </w:r>
      <w:ins w:id="5987" w:author="Rev 19 Allen Wirfs-Brock" w:date="2013-09-27T13:22:00Z">
        <w:r w:rsidR="00D433E8">
          <w:t>14.5.13</w:t>
        </w:r>
      </w:ins>
      <w:ins w:id="5988" w:author="Rev 19 Allen Wirfs-Brock" w:date="2013-09-23T13:25:00Z">
        <w:r w:rsidR="002E137C">
          <w:fldChar w:fldCharType="end"/>
        </w:r>
      </w:ins>
      <w:ins w:id="5989" w:author="Rev 19 Allen Wirfs-Brock" w:date="2013-09-23T13:26:00Z">
        <w:r w:rsidR="002E137C">
          <w:t xml:space="preserve">, </w:t>
        </w:r>
        <w:r w:rsidR="002E137C">
          <w:fldChar w:fldCharType="begin"/>
        </w:r>
        <w:r w:rsidR="002E137C">
          <w:instrText xml:space="preserve"> REF _Ref367706111 \r \h </w:instrText>
        </w:r>
      </w:ins>
      <w:r w:rsidR="002E137C">
        <w:fldChar w:fldCharType="separate"/>
      </w:r>
      <w:ins w:id="5990" w:author="Rev 19 Allen Wirfs-Brock" w:date="2013-09-27T13:22:00Z">
        <w:r w:rsidR="00D433E8">
          <w:t>15.1.0.5</w:t>
        </w:r>
      </w:ins>
      <w:ins w:id="5991" w:author="Rev 19 Allen Wirfs-Brock" w:date="2013-09-23T13:26:00Z">
        <w:r w:rsidR="002E137C">
          <w:fldChar w:fldCharType="end"/>
        </w:r>
        <w:r w:rsidR="002E137C">
          <w:t xml:space="preserve">, </w:t>
        </w:r>
        <w:r w:rsidR="002E137C">
          <w:fldChar w:fldCharType="begin"/>
        </w:r>
        <w:r w:rsidR="002E137C">
          <w:instrText xml:space="preserve"> REF _Ref367706146 \r \h </w:instrText>
        </w:r>
      </w:ins>
      <w:r w:rsidR="002E137C">
        <w:fldChar w:fldCharType="separate"/>
      </w:r>
      <w:ins w:id="5992" w:author="Rev 19 Allen Wirfs-Brock" w:date="2013-09-27T13:22:00Z">
        <w:r w:rsidR="00D433E8">
          <w:t>15.2.5</w:t>
        </w:r>
      </w:ins>
      <w:ins w:id="5993" w:author="Rev 19 Allen Wirfs-Brock" w:date="2013-09-23T13:26:00Z">
        <w:r w:rsidR="002E137C">
          <w:fldChar w:fldCharType="end"/>
        </w:r>
      </w:ins>
      <w:ins w:id="5994" w:author="Rev 19 Allen Wirfs-Brock" w:date="2013-09-23T13:27:00Z">
        <w:r w:rsidR="002E137C">
          <w:t>.</w:t>
        </w:r>
      </w:ins>
    </w:p>
    <w:p w14:paraId="3276D822" w14:textId="77777777" w:rsidR="00210077" w:rsidRPr="00E77497" w:rsidRDefault="00210077" w:rsidP="00210077">
      <w:pPr>
        <w:pStyle w:val="SyntaxRule"/>
      </w:pPr>
      <w:r w:rsidRPr="00E77497">
        <w:t xml:space="preserve">Statement </w:t>
      </w:r>
      <w:r w:rsidRPr="00E77497">
        <w:rPr>
          <w:rFonts w:ascii="Arial" w:hAnsi="Arial"/>
          <w:b/>
          <w:i w:val="0"/>
        </w:rPr>
        <w:t>:</w:t>
      </w:r>
    </w:p>
    <w:p w14:paraId="144E5DFB" w14:textId="77777777" w:rsidR="00210077" w:rsidRPr="00E77497" w:rsidRDefault="00210077" w:rsidP="00210077">
      <w:pPr>
        <w:pStyle w:val="SyntaxDefinition"/>
      </w:pPr>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p>
    <w:p w14:paraId="1D78208E" w14:textId="77777777" w:rsidR="00EB0D59" w:rsidRPr="00E77497" w:rsidRDefault="00EB0D59" w:rsidP="00FA3203">
      <w:pPr>
        <w:pStyle w:val="Alg4"/>
        <w:numPr>
          <w:ilvl w:val="0"/>
          <w:numId w:val="467"/>
        </w:numPr>
        <w:spacing w:after="220"/>
        <w:contextualSpacing/>
      </w:pPr>
      <w:r w:rsidRPr="00E77497">
        <w:t>Return a new empty List.</w:t>
      </w:r>
    </w:p>
    <w:p w14:paraId="2485AE2C" w14:textId="77777777" w:rsidR="00D951C4" w:rsidRPr="0093237E" w:rsidDel="00FD7525" w:rsidRDefault="00D951C4">
      <w:pPr>
        <w:pStyle w:val="30"/>
        <w:rPr>
          <w:del w:id="5995" w:author="Rev 19 Allen Wirfs-Brock" w:date="2013-09-11T18:21:00Z"/>
        </w:rPr>
        <w:pPrChange w:id="5996" w:author="Rev 19 Allen Wirfs-Brock" w:date="2013-09-11T18:21:00Z">
          <w:pPr/>
        </w:pPrChange>
      </w:pPr>
      <w:del w:id="5997" w:author="Rev 19 Allen Wirfs-Brock" w:date="2013-09-11T18:21:00Z">
        <w:r w:rsidRPr="0093237E" w:rsidDel="00FD7525">
          <w:delText>Runtime Semantics</w:delText>
        </w:r>
        <w:bookmarkStart w:id="5998" w:name="_Toc368034442"/>
        <w:bookmarkStart w:id="5999" w:name="_Toc368049665"/>
        <w:bookmarkStart w:id="6000" w:name="_Toc368050442"/>
        <w:bookmarkEnd w:id="5998"/>
        <w:bookmarkEnd w:id="5999"/>
        <w:bookmarkEnd w:id="6000"/>
      </w:del>
    </w:p>
    <w:p w14:paraId="37778582" w14:textId="77777777" w:rsidR="00D951C4" w:rsidRDefault="00D951C4" w:rsidP="00BC58E2">
      <w:pPr>
        <w:pStyle w:val="30"/>
        <w:rPr>
          <w:spacing w:val="6"/>
        </w:rPr>
      </w:pPr>
      <w:bookmarkStart w:id="6001" w:name="_Ref367706686"/>
      <w:bookmarkStart w:id="6002" w:name="_Toc368050443"/>
      <w:r w:rsidRPr="00E77497">
        <w:t xml:space="preserve">Runtime Semantics: </w:t>
      </w:r>
      <w:r>
        <w:rPr>
          <w:spacing w:val="6"/>
        </w:rPr>
        <w:t>Labelled</w:t>
      </w:r>
      <w:del w:id="6003" w:author="Rev 19 Allen Wirfs-Brock" w:date="2013-09-23T13:37:00Z">
        <w:r w:rsidDel="00CF4D09">
          <w:rPr>
            <w:spacing w:val="6"/>
          </w:rPr>
          <w:delText xml:space="preserve"> </w:delText>
        </w:r>
      </w:del>
      <w:r>
        <w:rPr>
          <w:spacing w:val="6"/>
        </w:rPr>
        <w:t>Evaluation</w:t>
      </w:r>
      <w:bookmarkEnd w:id="6001"/>
      <w:bookmarkEnd w:id="6002"/>
    </w:p>
    <w:p w14:paraId="7F49968D" w14:textId="77777777" w:rsidR="00D951C4" w:rsidRPr="00FA3203" w:rsidRDefault="00D951C4" w:rsidP="00D951C4">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14:paraId="4521A69E" w14:textId="77777777" w:rsidR="00CF4D09" w:rsidRPr="00F742D3" w:rsidRDefault="00CF4D09" w:rsidP="00CF4D09">
      <w:pPr>
        <w:rPr>
          <w:ins w:id="6004" w:author="Rev 19 Allen Wirfs-Brock" w:date="2013-09-23T13:35:00Z"/>
        </w:rPr>
      </w:pPr>
      <w:ins w:id="6005" w:author="Rev 19 Allen Wirfs-Brock" w:date="2013-09-23T13:35:00Z">
        <w:r>
          <w:t xml:space="preserve">See also: </w:t>
        </w:r>
      </w:ins>
      <w:ins w:id="6006" w:author="Rev 19 Allen Wirfs-Brock" w:date="2013-09-23T13:38:00Z">
        <w:r>
          <w:fldChar w:fldCharType="begin"/>
        </w:r>
        <w:r>
          <w:instrText xml:space="preserve"> REF _Ref367706859 \r \h </w:instrText>
        </w:r>
      </w:ins>
      <w:r>
        <w:fldChar w:fldCharType="separate"/>
      </w:r>
      <w:ins w:id="6007" w:author="Rev 19 Allen Wirfs-Brock" w:date="2013-09-27T13:22:00Z">
        <w:r w:rsidR="00D433E8">
          <w:t>13.6.1.2</w:t>
        </w:r>
      </w:ins>
      <w:ins w:id="6008" w:author="Rev 19 Allen Wirfs-Brock" w:date="2013-09-23T13:38:00Z">
        <w:r>
          <w:fldChar w:fldCharType="end"/>
        </w:r>
      </w:ins>
      <w:ins w:id="6009" w:author="Rev 19 Allen Wirfs-Brock" w:date="2013-09-23T13:39:00Z">
        <w:r>
          <w:t xml:space="preserve">, </w:t>
        </w:r>
        <w:r>
          <w:fldChar w:fldCharType="begin"/>
        </w:r>
        <w:r>
          <w:instrText xml:space="preserve"> REF _Ref367706902 \r \h </w:instrText>
        </w:r>
      </w:ins>
      <w:r>
        <w:fldChar w:fldCharType="separate"/>
      </w:r>
      <w:ins w:id="6010" w:author="Rev 19 Allen Wirfs-Brock" w:date="2013-09-27T13:22:00Z">
        <w:r w:rsidR="00D433E8">
          <w:t>13.6.2.2</w:t>
        </w:r>
      </w:ins>
      <w:ins w:id="6011" w:author="Rev 19 Allen Wirfs-Brock" w:date="2013-09-23T13:39:00Z">
        <w:r>
          <w:fldChar w:fldCharType="end"/>
        </w:r>
      </w:ins>
      <w:ins w:id="6012" w:author="Rev 19 Allen Wirfs-Brock" w:date="2013-09-23T13:40:00Z">
        <w:r>
          <w:t xml:space="preserve">, </w:t>
        </w:r>
        <w:r>
          <w:fldChar w:fldCharType="begin"/>
        </w:r>
        <w:r>
          <w:instrText xml:space="preserve"> REF _Ref367706960 \r \h </w:instrText>
        </w:r>
      </w:ins>
      <w:r>
        <w:fldChar w:fldCharType="separate"/>
      </w:r>
      <w:ins w:id="6013" w:author="Rev 19 Allen Wirfs-Brock" w:date="2013-09-27T13:22:00Z">
        <w:r w:rsidR="00D433E8">
          <w:t>13.6.3.2</w:t>
        </w:r>
      </w:ins>
      <w:ins w:id="6014" w:author="Rev 19 Allen Wirfs-Brock" w:date="2013-09-23T13:40:00Z">
        <w:r>
          <w:fldChar w:fldCharType="end"/>
        </w:r>
      </w:ins>
      <w:ins w:id="6015" w:author="Rev 19 Allen Wirfs-Brock" w:date="2013-09-23T13:41:00Z">
        <w:r>
          <w:t xml:space="preserve">, </w:t>
        </w:r>
        <w:r>
          <w:fldChar w:fldCharType="begin"/>
        </w:r>
        <w:r>
          <w:instrText xml:space="preserve"> REF _Ref367707000 \r \h </w:instrText>
        </w:r>
      </w:ins>
      <w:r>
        <w:fldChar w:fldCharType="separate"/>
      </w:r>
      <w:ins w:id="6016" w:author="Rev 19 Allen Wirfs-Brock" w:date="2013-09-27T13:22:00Z">
        <w:r w:rsidR="00D433E8">
          <w:t>13.6.4.5</w:t>
        </w:r>
      </w:ins>
      <w:ins w:id="6017" w:author="Rev 19 Allen Wirfs-Brock" w:date="2013-09-23T13:41:00Z">
        <w:r>
          <w:fldChar w:fldCharType="end"/>
        </w:r>
      </w:ins>
      <w:ins w:id="6018" w:author="Rev 19 Allen Wirfs-Brock" w:date="2013-09-23T13:42:00Z">
        <w:r>
          <w:t xml:space="preserve">, </w:t>
        </w:r>
        <w:r>
          <w:fldChar w:fldCharType="begin"/>
        </w:r>
        <w:r>
          <w:instrText xml:space="preserve"> REF _Ref367707068 \r \h </w:instrText>
        </w:r>
      </w:ins>
      <w:r>
        <w:fldChar w:fldCharType="separate"/>
      </w:r>
      <w:ins w:id="6019" w:author="Rev 19 Allen Wirfs-Brock" w:date="2013-09-27T13:22:00Z">
        <w:r w:rsidR="00D433E8">
          <w:t>13.12.3</w:t>
        </w:r>
      </w:ins>
      <w:ins w:id="6020" w:author="Rev 19 Allen Wirfs-Brock" w:date="2013-09-23T13:42:00Z">
        <w:r>
          <w:fldChar w:fldCharType="end"/>
        </w:r>
      </w:ins>
      <w:ins w:id="6021" w:author="Rev 19 Allen Wirfs-Brock" w:date="2013-09-23T13:35:00Z">
        <w:r>
          <w:t>.</w:t>
        </w:r>
      </w:ins>
    </w:p>
    <w:p w14:paraId="3701DDEE" w14:textId="77777777" w:rsidR="00666D1F" w:rsidRPr="00E77497" w:rsidRDefault="00666D1F" w:rsidP="00666D1F">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IterationStatement</w:t>
      </w:r>
      <w:r w:rsidRPr="00E77497">
        <w:t xml:space="preserve"> </w:t>
      </w:r>
    </w:p>
    <w:p w14:paraId="5DABC7D4" w14:textId="77777777" w:rsidR="00D951C4" w:rsidRPr="00E77497" w:rsidRDefault="00D951C4" w:rsidP="00666D1F">
      <w:pPr>
        <w:pStyle w:val="Alg2"/>
        <w:numPr>
          <w:ilvl w:val="0"/>
          <w:numId w:val="514"/>
        </w:numPr>
      </w:pPr>
      <w:r w:rsidRPr="00E77497">
        <w:t xml:space="preserve">Let </w:t>
      </w:r>
      <w:r>
        <w:rPr>
          <w:i/>
        </w:rPr>
        <w:t>stmtResult</w:t>
      </w:r>
      <w:r w:rsidRPr="00E77497">
        <w:t xml:space="preserve"> be the result</w:t>
      </w:r>
      <w:r w:rsidR="0003414D">
        <w:t xml:space="preserve"> of</w:t>
      </w:r>
      <w:r w:rsidRPr="00E77497">
        <w:t xml:space="preserve"> </w:t>
      </w:r>
      <w:r w:rsidR="00666D1F">
        <w:t>performing Labelled</w:t>
      </w:r>
      <w:del w:id="6022" w:author="Rev 19 Allen Wirfs-Brock" w:date="2013-09-23T13:37:00Z">
        <w:r w:rsidR="00666D1F" w:rsidDel="00CF4D09">
          <w:delText xml:space="preserve"> </w:delText>
        </w:r>
      </w:del>
      <w:r w:rsidR="00666D1F">
        <w:t>Evaluation of</w:t>
      </w:r>
      <w:r w:rsidR="00666D1F" w:rsidRPr="00666D1F">
        <w:t xml:space="preserve"> </w:t>
      </w:r>
      <w:r w:rsidR="00666D1F" w:rsidRPr="00666D1F">
        <w:rPr>
          <w:i/>
        </w:rPr>
        <w:t>IterationStatement</w:t>
      </w:r>
      <w:r w:rsidR="00666D1F">
        <w:t xml:space="preserve"> w</w:t>
      </w:r>
      <w:r w:rsidR="00533E91">
        <w:t>i</w:t>
      </w:r>
      <w:r w:rsidR="00666D1F">
        <w:t xml:space="preserve">th argument </w:t>
      </w:r>
      <w:r w:rsidR="0039293A">
        <w:rPr>
          <w:i/>
        </w:rPr>
        <w:t>l</w:t>
      </w:r>
      <w:r w:rsidR="00666D1F" w:rsidRPr="006B5B38">
        <w:rPr>
          <w:i/>
        </w:rPr>
        <w:t>abelSet</w:t>
      </w:r>
      <w:r w:rsidRPr="00E77497">
        <w:t>.</w:t>
      </w:r>
    </w:p>
    <w:p w14:paraId="221DFE16" w14:textId="77777777" w:rsidR="00D951C4" w:rsidRDefault="00D951C4" w:rsidP="00D951C4">
      <w:pPr>
        <w:pStyle w:val="Alg2"/>
        <w:numPr>
          <w:ilvl w:val="0"/>
          <w:numId w:val="514"/>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14:paraId="73A9654F" w14:textId="77777777" w:rsidR="00FD7F41" w:rsidRDefault="00FD7F41" w:rsidP="00FD7F41">
      <w:pPr>
        <w:pStyle w:val="Alg2"/>
        <w:numPr>
          <w:ilvl w:val="1"/>
          <w:numId w:val="514"/>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14:paraId="44A0874D" w14:textId="77777777" w:rsidR="00D951C4" w:rsidRDefault="00FD7F41" w:rsidP="00FD7F41">
      <w:pPr>
        <w:pStyle w:val="Alg2"/>
        <w:numPr>
          <w:ilvl w:val="1"/>
          <w:numId w:val="514"/>
        </w:numPr>
        <w:contextualSpacing/>
      </w:pPr>
      <w:r>
        <w:t>Else, l</w:t>
      </w:r>
      <w:r w:rsidR="00D951C4">
        <w:t xml:space="preserve">et </w:t>
      </w:r>
      <w:r w:rsidR="00D951C4" w:rsidRPr="000C550F">
        <w:rPr>
          <w:i/>
        </w:rPr>
        <w:t>stmtResult</w:t>
      </w:r>
      <w:r w:rsidR="00D951C4">
        <w:t xml:space="preserve"> be NormalCompletion(</w:t>
      </w:r>
      <w:r w:rsidR="00D951C4" w:rsidRPr="000C550F">
        <w:rPr>
          <w:i/>
        </w:rPr>
        <w:t>stmtResult</w:t>
      </w:r>
      <w:r w:rsidR="00D951C4">
        <w:t>.[[value]])</w:t>
      </w:r>
    </w:p>
    <w:p w14:paraId="5D737BB3" w14:textId="77777777" w:rsidR="00D951C4" w:rsidRPr="00E77497" w:rsidRDefault="00D951C4" w:rsidP="00D951C4">
      <w:pPr>
        <w:pStyle w:val="Alg4"/>
        <w:numPr>
          <w:ilvl w:val="0"/>
          <w:numId w:val="514"/>
        </w:numPr>
        <w:spacing w:after="220"/>
        <w:contextualSpacing/>
      </w:pPr>
      <w:r w:rsidRPr="00E77497">
        <w:t xml:space="preserve">Return </w:t>
      </w:r>
      <w:r>
        <w:rPr>
          <w:i/>
        </w:rPr>
        <w:t>stmtResult</w:t>
      </w:r>
      <w:r w:rsidRPr="00E77497">
        <w:t>.</w:t>
      </w:r>
    </w:p>
    <w:p w14:paraId="325D5CFE" w14:textId="77777777" w:rsidR="00666D1F" w:rsidRPr="00E77497" w:rsidRDefault="00666D1F" w:rsidP="00FD7F41">
      <w:pPr>
        <w:keepNext/>
      </w:pPr>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p>
    <w:p w14:paraId="42C54361" w14:textId="77777777" w:rsidR="00666D1F" w:rsidRPr="00E77497" w:rsidRDefault="00666D1F" w:rsidP="00FD7F41">
      <w:pPr>
        <w:pStyle w:val="Alg2"/>
        <w:numPr>
          <w:ilvl w:val="0"/>
          <w:numId w:val="1281"/>
        </w:numPr>
      </w:pPr>
      <w:r w:rsidRPr="00E77497">
        <w:t xml:space="preserve">Let </w:t>
      </w:r>
      <w:r>
        <w:rPr>
          <w:i/>
        </w:rPr>
        <w:t>stmtResult</w:t>
      </w:r>
      <w:r w:rsidRPr="00E77497">
        <w:t xml:space="preserve"> be the result of evaluating</w:t>
      </w:r>
      <w:r>
        <w:t xml:space="preserve"> </w:t>
      </w:r>
      <w:r w:rsidRPr="00666D1F">
        <w:rPr>
          <w:i/>
        </w:rPr>
        <w:t>SwitchStatement</w:t>
      </w:r>
      <w:r w:rsidRPr="00E77497">
        <w:t>.</w:t>
      </w:r>
    </w:p>
    <w:p w14:paraId="24B6C88A" w14:textId="77777777" w:rsidR="00666D1F" w:rsidRDefault="00666D1F" w:rsidP="00FD7F41">
      <w:pPr>
        <w:pStyle w:val="Alg2"/>
        <w:numPr>
          <w:ilvl w:val="0"/>
          <w:numId w:val="1281"/>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14:paraId="133829FB" w14:textId="77777777" w:rsidR="00FD7F41" w:rsidRDefault="00FD7F41" w:rsidP="00FD7F41">
      <w:pPr>
        <w:pStyle w:val="Alg2"/>
        <w:numPr>
          <w:ilvl w:val="1"/>
          <w:numId w:val="1281"/>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14:paraId="6CAF3F79" w14:textId="77777777" w:rsidR="00666D1F" w:rsidRDefault="00FD7F41" w:rsidP="00FD7F41">
      <w:pPr>
        <w:pStyle w:val="Alg2"/>
        <w:numPr>
          <w:ilvl w:val="1"/>
          <w:numId w:val="1281"/>
        </w:numPr>
        <w:contextualSpacing/>
      </w:pPr>
      <w:r>
        <w:t>Else, l</w:t>
      </w:r>
      <w:r w:rsidR="00666D1F">
        <w:t xml:space="preserve">et </w:t>
      </w:r>
      <w:r w:rsidR="00666D1F" w:rsidRPr="000C550F">
        <w:rPr>
          <w:i/>
        </w:rPr>
        <w:t>stmtResult</w:t>
      </w:r>
      <w:r w:rsidR="00666D1F">
        <w:t xml:space="preserve"> be NormalCompletion(</w:t>
      </w:r>
      <w:r w:rsidR="00666D1F" w:rsidRPr="000C550F">
        <w:rPr>
          <w:i/>
        </w:rPr>
        <w:t>stmtResult</w:t>
      </w:r>
      <w:r w:rsidR="00666D1F">
        <w:t>.[[value]])</w:t>
      </w:r>
    </w:p>
    <w:p w14:paraId="1A22F521" w14:textId="77777777" w:rsidR="00666D1F" w:rsidRPr="00E77497" w:rsidRDefault="00666D1F" w:rsidP="00FD7F41">
      <w:pPr>
        <w:pStyle w:val="Alg4"/>
        <w:numPr>
          <w:ilvl w:val="0"/>
          <w:numId w:val="1281"/>
        </w:numPr>
        <w:spacing w:after="220"/>
        <w:contextualSpacing/>
      </w:pPr>
      <w:r w:rsidRPr="00E77497">
        <w:t xml:space="preserve">Return </w:t>
      </w:r>
      <w:r>
        <w:rPr>
          <w:i/>
        </w:rPr>
        <w:t>stmtResult</w:t>
      </w:r>
      <w:r w:rsidRPr="00E77497">
        <w:t>.</w:t>
      </w:r>
    </w:p>
    <w:p w14:paraId="4A22A351" w14:textId="77777777" w:rsidR="00BD3771" w:rsidRPr="00E77497" w:rsidRDefault="00BD3771" w:rsidP="00BD3771">
      <w:pPr>
        <w:pStyle w:val="Note"/>
      </w:pPr>
      <w:r w:rsidRPr="00E77497">
        <w:t>NOTE</w:t>
      </w:r>
      <w:r w:rsidRPr="00E77497">
        <w:tab/>
      </w:r>
      <w:r>
        <w:t xml:space="preserve">A </w:t>
      </w:r>
      <w:r w:rsidRPr="00E77497">
        <w:t xml:space="preserve"> </w:t>
      </w:r>
      <w:r>
        <w:rPr>
          <w:rStyle w:val="bnf"/>
        </w:rPr>
        <w:t>BreakableStatement</w:t>
      </w:r>
      <w:r w:rsidRPr="00E77497">
        <w:t xml:space="preserve"> </w:t>
      </w:r>
      <w:r>
        <w:t xml:space="preserve">is one that can be exited via an unlabelled </w:t>
      </w:r>
      <w:r w:rsidRPr="00E77497">
        <w:t xml:space="preserve"> </w:t>
      </w:r>
      <w:r>
        <w:rPr>
          <w:rStyle w:val="bnf"/>
        </w:rPr>
        <w:t>BreakStatement</w:t>
      </w:r>
      <w:r>
        <w:rPr>
          <w:rStyle w:val="bnf"/>
          <w:i w:val="0"/>
        </w:rPr>
        <w:t>.</w:t>
      </w:r>
      <w:r w:rsidRPr="00E77497">
        <w:t xml:space="preserve"> </w:t>
      </w:r>
    </w:p>
    <w:p w14:paraId="2DE03A56" w14:textId="77777777" w:rsidR="00636FE6" w:rsidRPr="00E77497" w:rsidRDefault="00636FE6" w:rsidP="006A78DC">
      <w:pPr>
        <w:pStyle w:val="30"/>
      </w:pPr>
      <w:bookmarkStart w:id="6023" w:name="_Toc368050444"/>
      <w:r w:rsidRPr="00E77497">
        <w:t xml:space="preserve">Runtime Semantics: </w:t>
      </w:r>
      <w:r w:rsidRPr="00E77497">
        <w:rPr>
          <w:spacing w:val="6"/>
        </w:rPr>
        <w:t>Evaluation</w:t>
      </w:r>
      <w:bookmarkEnd w:id="6023"/>
    </w:p>
    <w:p w14:paraId="0E2ABBE7" w14:textId="77777777" w:rsidR="00672123" w:rsidRPr="00E77497" w:rsidRDefault="00672123" w:rsidP="00672123">
      <w:pPr>
        <w:pStyle w:val="SyntaxRule"/>
      </w:pPr>
      <w:r>
        <w:t>BreakableStatement</w:t>
      </w:r>
      <w:r w:rsidRPr="00E77497">
        <w:t xml:space="preserve"> </w:t>
      </w:r>
      <w:r w:rsidRPr="00E77497">
        <w:rPr>
          <w:rFonts w:ascii="Arial" w:hAnsi="Arial"/>
          <w:b/>
          <w:i w:val="0"/>
        </w:rPr>
        <w:t>:</w:t>
      </w:r>
    </w:p>
    <w:p w14:paraId="18774B69" w14:textId="77777777" w:rsidR="00672123" w:rsidRPr="00E77497" w:rsidRDefault="00672123" w:rsidP="00672123">
      <w:pPr>
        <w:pStyle w:val="SyntaxDefinition"/>
      </w:pPr>
      <w:r>
        <w:t>IterationStatement</w:t>
      </w:r>
      <w:r w:rsidRPr="00E77497">
        <w:br/>
        <w:t>SwitchStatement</w:t>
      </w:r>
    </w:p>
    <w:p w14:paraId="3394C15A" w14:textId="77777777" w:rsidR="00672123" w:rsidRDefault="00672123" w:rsidP="00672123">
      <w:pPr>
        <w:pStyle w:val="Alg2"/>
        <w:numPr>
          <w:ilvl w:val="0"/>
          <w:numId w:val="678"/>
        </w:numPr>
      </w:pPr>
      <w:r>
        <w:t xml:space="preserve">Let </w:t>
      </w:r>
      <w:r>
        <w:rPr>
          <w:i/>
        </w:rPr>
        <w:t xml:space="preserve">newLabelSet </w:t>
      </w:r>
      <w:r>
        <w:t xml:space="preserve"> be a new empty List.</w:t>
      </w:r>
    </w:p>
    <w:p w14:paraId="6CCA7B1A" w14:textId="77777777" w:rsidR="00672123" w:rsidRPr="00E77497" w:rsidRDefault="00672123" w:rsidP="00672123">
      <w:pPr>
        <w:pStyle w:val="Alg2"/>
        <w:numPr>
          <w:ilvl w:val="0"/>
          <w:numId w:val="678"/>
        </w:numPr>
        <w:spacing w:after="220"/>
      </w:pPr>
      <w:r w:rsidRPr="00E77497">
        <w:t>Return the result of</w:t>
      </w:r>
      <w:r>
        <w:t xml:space="preserve"> performing Labelled</w:t>
      </w:r>
      <w:del w:id="6024" w:author="Rev 19 Allen Wirfs-Brock" w:date="2013-09-23T13:37:00Z">
        <w:r w:rsidDel="00CF4D09">
          <w:delText xml:space="preserve"> </w:delText>
        </w:r>
      </w:del>
      <w:r>
        <w:t xml:space="preserve">Evaluation of this </w:t>
      </w:r>
      <w:r>
        <w:rPr>
          <w:i/>
        </w:rPr>
        <w:t>BreakableStatement</w:t>
      </w:r>
      <w:r w:rsidRPr="00E77497">
        <w:rPr>
          <w:i/>
        </w:rPr>
        <w:t xml:space="preserve"> </w:t>
      </w:r>
      <w:r>
        <w:t>w</w:t>
      </w:r>
      <w:r w:rsidR="00533E91">
        <w:t>i</w:t>
      </w:r>
      <w:r>
        <w:t xml:space="preserve">th argument </w:t>
      </w:r>
      <w:r w:rsidRPr="00364EA2">
        <w:rPr>
          <w:i/>
        </w:rPr>
        <w:t>newLabelSet</w:t>
      </w:r>
      <w:r>
        <w:t>.</w:t>
      </w:r>
    </w:p>
    <w:p w14:paraId="2EE17361" w14:textId="77777777" w:rsidR="004C02EF" w:rsidRPr="00E77497" w:rsidRDefault="004C02EF" w:rsidP="00D148E9">
      <w:pPr>
        <w:pStyle w:val="20"/>
      </w:pPr>
      <w:bookmarkStart w:id="6025" w:name="_Ref440445201"/>
      <w:bookmarkStart w:id="6026" w:name="_Toc472818875"/>
      <w:bookmarkStart w:id="6027" w:name="_Toc235503449"/>
      <w:bookmarkStart w:id="6028" w:name="_Toc241509224"/>
      <w:bookmarkStart w:id="6029" w:name="_Toc244416711"/>
      <w:bookmarkStart w:id="6030" w:name="_Toc276631075"/>
      <w:bookmarkStart w:id="6031" w:name="_Toc368050445"/>
      <w:r w:rsidRPr="00E77497">
        <w:t>Bloc</w:t>
      </w:r>
      <w:bookmarkEnd w:id="5946"/>
      <w:r w:rsidRPr="00E77497">
        <w:t>k</w:t>
      </w:r>
      <w:bookmarkEnd w:id="6025"/>
      <w:bookmarkEnd w:id="6026"/>
      <w:bookmarkEnd w:id="6027"/>
      <w:bookmarkEnd w:id="6028"/>
      <w:bookmarkEnd w:id="6029"/>
      <w:bookmarkEnd w:id="6030"/>
      <w:bookmarkEnd w:id="6031"/>
    </w:p>
    <w:p w14:paraId="1A142F7A" w14:textId="77777777" w:rsidR="004C02EF" w:rsidRPr="00E77497" w:rsidRDefault="004C02EF" w:rsidP="004C02EF">
      <w:pPr>
        <w:pStyle w:val="Syntax"/>
      </w:pPr>
      <w:r w:rsidRPr="00E77497">
        <w:t>Syntax</w:t>
      </w:r>
    </w:p>
    <w:p w14:paraId="136E09A1" w14:textId="77777777" w:rsidR="001434CE" w:rsidRPr="00E77497" w:rsidRDefault="001434CE" w:rsidP="001434CE">
      <w:pPr>
        <w:pStyle w:val="SyntaxRule"/>
      </w:pPr>
      <w:r w:rsidRPr="00E77497">
        <w:t xml:space="preserve">BlockStatement </w:t>
      </w:r>
      <w:r w:rsidRPr="00E77497">
        <w:rPr>
          <w:rFonts w:ascii="Arial" w:hAnsi="Arial"/>
          <w:b/>
          <w:i w:val="0"/>
        </w:rPr>
        <w:t>:</w:t>
      </w:r>
    </w:p>
    <w:p w14:paraId="7F7422B3" w14:textId="77777777" w:rsidR="001434CE" w:rsidRPr="00E77497" w:rsidRDefault="001434CE" w:rsidP="001434CE">
      <w:pPr>
        <w:pStyle w:val="SyntaxDefinition"/>
      </w:pPr>
      <w:r w:rsidRPr="00E77497">
        <w:t xml:space="preserve">Block </w:t>
      </w:r>
    </w:p>
    <w:p w14:paraId="25643C98" w14:textId="77777777" w:rsidR="004C02EF" w:rsidRPr="00E77497" w:rsidRDefault="004C02EF" w:rsidP="004C02EF">
      <w:pPr>
        <w:pStyle w:val="SyntaxRule"/>
      </w:pPr>
      <w:r w:rsidRPr="00E77497">
        <w:t xml:space="preserve">Block </w:t>
      </w:r>
      <w:r w:rsidRPr="00E77497">
        <w:rPr>
          <w:rFonts w:ascii="Arial" w:hAnsi="Arial"/>
          <w:b/>
          <w:i w:val="0"/>
        </w:rPr>
        <w:t>:</w:t>
      </w:r>
    </w:p>
    <w:p w14:paraId="11754799" w14:textId="77777777"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5B486AC8" w14:textId="77777777" w:rsidR="004C02EF" w:rsidRPr="00E77497" w:rsidRDefault="004C02EF" w:rsidP="004C02EF">
      <w:pPr>
        <w:pStyle w:val="SyntaxRule"/>
      </w:pPr>
      <w:r w:rsidRPr="00E77497">
        <w:t xml:space="preserve">StatementList </w:t>
      </w:r>
      <w:r w:rsidRPr="00E77497">
        <w:rPr>
          <w:rFonts w:ascii="Arial" w:hAnsi="Arial"/>
          <w:b/>
          <w:i w:val="0"/>
        </w:rPr>
        <w:t>:</w:t>
      </w:r>
    </w:p>
    <w:p w14:paraId="04356F53" w14:textId="77777777" w:rsidR="004C02EF" w:rsidRPr="00E77497" w:rsidRDefault="004C02EF" w:rsidP="004C02EF">
      <w:pPr>
        <w:pStyle w:val="SyntaxDefinition"/>
      </w:pPr>
      <w:r w:rsidRPr="00E77497">
        <w:t>Statement</w:t>
      </w:r>
      <w:r w:rsidR="00201852" w:rsidRPr="00E77497">
        <w:t>ListItem</w:t>
      </w:r>
      <w:r w:rsidRPr="00E77497">
        <w:br/>
        <w:t>StatementList Statement</w:t>
      </w:r>
      <w:r w:rsidR="00201852" w:rsidRPr="00E77497">
        <w:t>ListItem</w:t>
      </w:r>
    </w:p>
    <w:p w14:paraId="10FC6F83" w14:textId="77777777" w:rsidR="00201852" w:rsidRPr="00E77497" w:rsidRDefault="00201852" w:rsidP="00201852">
      <w:pPr>
        <w:pStyle w:val="SyntaxRule"/>
      </w:pPr>
      <w:r w:rsidRPr="00E77497">
        <w:t xml:space="preserve">StatementListItem </w:t>
      </w:r>
      <w:r w:rsidRPr="00E77497">
        <w:rPr>
          <w:rFonts w:ascii="Arial" w:hAnsi="Arial"/>
          <w:b/>
          <w:i w:val="0"/>
        </w:rPr>
        <w:t>:</w:t>
      </w:r>
    </w:p>
    <w:p w14:paraId="3F4EBC72" w14:textId="77777777" w:rsidR="00201852" w:rsidRPr="00E77497" w:rsidRDefault="00201852" w:rsidP="00201852">
      <w:pPr>
        <w:pStyle w:val="SyntaxDefinition"/>
      </w:pPr>
      <w:r w:rsidRPr="00E77497">
        <w:t>Statement</w:t>
      </w:r>
      <w:r w:rsidRPr="00E77497">
        <w:br/>
        <w:t>Declaration</w:t>
      </w:r>
    </w:p>
    <w:p w14:paraId="4AA042AC" w14:textId="77777777" w:rsidR="004C02EF" w:rsidRPr="00E77497" w:rsidDel="00FD7525" w:rsidRDefault="003B5B66">
      <w:pPr>
        <w:pStyle w:val="30"/>
        <w:rPr>
          <w:del w:id="6032" w:author="Rev 19 Allen Wirfs-Brock" w:date="2013-09-11T18:22:00Z"/>
        </w:rPr>
      </w:pPr>
      <w:del w:id="6033" w:author="Rev 19 Allen Wirfs-Brock" w:date="2013-09-11T18:22:00Z">
        <w:r w:rsidRPr="00E77497" w:rsidDel="00FD7525">
          <w:delText xml:space="preserve">Static </w:delText>
        </w:r>
        <w:r w:rsidR="004C02EF" w:rsidRPr="00E77497" w:rsidDel="00FD7525">
          <w:delText>Semantics</w:delText>
        </w:r>
        <w:bookmarkStart w:id="6034" w:name="_Toc368034446"/>
        <w:bookmarkStart w:id="6035" w:name="_Toc368049669"/>
        <w:bookmarkStart w:id="6036" w:name="_Toc368050446"/>
        <w:bookmarkEnd w:id="6034"/>
        <w:bookmarkEnd w:id="6035"/>
        <w:bookmarkEnd w:id="6036"/>
      </w:del>
    </w:p>
    <w:p w14:paraId="012A917C" w14:textId="77777777" w:rsidR="003B5B66" w:rsidRPr="00E77497" w:rsidRDefault="00C9049C" w:rsidP="006A78DC">
      <w:pPr>
        <w:pStyle w:val="30"/>
        <w:rPr>
          <w:rFonts w:ascii="Helvetica" w:hAnsi="Helvetica"/>
        </w:rPr>
      </w:pPr>
      <w:bookmarkStart w:id="6037" w:name="_Toc368050447"/>
      <w:r w:rsidRPr="00E77497">
        <w:rPr>
          <w:rFonts w:ascii="Helvetica" w:hAnsi="Helvetica"/>
        </w:rPr>
        <w:t xml:space="preserve">Static Semantics:  </w:t>
      </w:r>
      <w:r w:rsidR="003B5B66" w:rsidRPr="00E77497">
        <w:rPr>
          <w:rFonts w:ascii="Helvetica" w:hAnsi="Helvetica"/>
        </w:rPr>
        <w:t>Early Errors</w:t>
      </w:r>
      <w:bookmarkEnd w:id="6037"/>
    </w:p>
    <w:p w14:paraId="591C0315" w14:textId="77777777" w:rsidR="006A380D" w:rsidRPr="00E77497" w:rsidRDefault="006A380D" w:rsidP="006A380D">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p>
    <w:p w14:paraId="22AF2FF2" w14:textId="77777777" w:rsidR="006A380D" w:rsidRPr="00E77497" w:rsidRDefault="006A380D" w:rsidP="00D5580A">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14:paraId="35CF2AC3" w14:textId="77777777" w:rsidR="006A380D" w:rsidRPr="00E77497" w:rsidRDefault="006A380D" w:rsidP="00D5580A">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14:paraId="67A83821" w14:textId="77777777" w:rsidR="0052272C" w:rsidRPr="00E77497" w:rsidRDefault="0052272C" w:rsidP="006A78DC">
      <w:pPr>
        <w:pStyle w:val="30"/>
      </w:pPr>
      <w:bookmarkStart w:id="6038" w:name="_Ref367707470"/>
      <w:bookmarkStart w:id="6039" w:name="_Toc368050448"/>
      <w:r w:rsidRPr="00E77497">
        <w:t xml:space="preserve">Static Semantics:  </w:t>
      </w:r>
      <w:r w:rsidRPr="00E77497">
        <w:rPr>
          <w:lang w:eastAsia="en-US"/>
        </w:rPr>
        <w:t>LexicalDeclarations</w:t>
      </w:r>
      <w:bookmarkEnd w:id="6038"/>
      <w:bookmarkEnd w:id="6039"/>
    </w:p>
    <w:p w14:paraId="3B7E3A28" w14:textId="77777777" w:rsidR="006C45FF" w:rsidRPr="00F742D3" w:rsidRDefault="006C45FF" w:rsidP="006C45FF">
      <w:pPr>
        <w:rPr>
          <w:ins w:id="6040" w:author="Rev 19 Allen Wirfs-Brock" w:date="2013-09-23T13:48:00Z"/>
        </w:rPr>
      </w:pPr>
      <w:ins w:id="6041" w:author="Rev 19 Allen Wirfs-Brock" w:date="2013-09-23T13:48:00Z">
        <w:r>
          <w:t xml:space="preserve">See also: </w:t>
        </w:r>
      </w:ins>
      <w:ins w:id="6042" w:author="Rev 19 Allen Wirfs-Brock" w:date="2013-09-23T13:49:00Z">
        <w:r>
          <w:fldChar w:fldCharType="begin"/>
        </w:r>
        <w:r>
          <w:instrText xml:space="preserve"> REF _Ref367707516 \r \h </w:instrText>
        </w:r>
      </w:ins>
      <w:r>
        <w:fldChar w:fldCharType="separate"/>
      </w:r>
      <w:ins w:id="6043" w:author="Rev 19 Allen Wirfs-Brock" w:date="2013-09-27T13:22:00Z">
        <w:r w:rsidR="00D433E8">
          <w:t>13.11.2</w:t>
        </w:r>
      </w:ins>
      <w:ins w:id="6044" w:author="Rev 19 Allen Wirfs-Brock" w:date="2013-09-23T13:49:00Z">
        <w:r>
          <w:fldChar w:fldCharType="end"/>
        </w:r>
      </w:ins>
      <w:ins w:id="6045" w:author="Rev 19 Allen Wirfs-Brock" w:date="2013-09-23T13:48:00Z">
        <w:r>
          <w:t>.</w:t>
        </w:r>
      </w:ins>
    </w:p>
    <w:p w14:paraId="7489E725" w14:textId="77777777" w:rsidR="00D440FA" w:rsidRPr="00E77497" w:rsidRDefault="00D440FA" w:rsidP="00D440F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697575BE" w14:textId="77777777" w:rsidR="00D440FA" w:rsidRPr="00E77497" w:rsidRDefault="00D440FA" w:rsidP="007B6658">
      <w:pPr>
        <w:pStyle w:val="Alg4"/>
        <w:numPr>
          <w:ilvl w:val="0"/>
          <w:numId w:val="527"/>
        </w:numPr>
        <w:spacing w:after="220"/>
        <w:contextualSpacing/>
      </w:pPr>
      <w:r w:rsidRPr="00E77497">
        <w:t xml:space="preserve">Let </w:t>
      </w:r>
      <w:r w:rsidRPr="00E77497">
        <w:rPr>
          <w:i/>
        </w:rPr>
        <w:t xml:space="preserve">declarations </w:t>
      </w:r>
      <w:r w:rsidRPr="00E77497">
        <w:t xml:space="preserve">be LexicalDeclarations of </w:t>
      </w:r>
      <w:r w:rsidRPr="00E77497">
        <w:rPr>
          <w:i/>
        </w:rPr>
        <w:t>StatementList</w:t>
      </w:r>
      <w:r w:rsidRPr="00E77497">
        <w:t>.</w:t>
      </w:r>
    </w:p>
    <w:p w14:paraId="5A32EB3D" w14:textId="77777777" w:rsidR="00D440FA" w:rsidRPr="00E77497" w:rsidRDefault="00D440FA" w:rsidP="007B6658">
      <w:pPr>
        <w:pStyle w:val="Alg4"/>
        <w:numPr>
          <w:ilvl w:val="0"/>
          <w:numId w:val="527"/>
        </w:numPr>
        <w:spacing w:after="220"/>
        <w:contextualSpacing/>
        <w:rPr>
          <w:rStyle w:val="bnf"/>
          <w:i w:val="0"/>
        </w:rPr>
      </w:pPr>
      <w:r w:rsidRPr="00E77497">
        <w:t xml:space="preserve">Append to </w:t>
      </w:r>
      <w:r w:rsidR="00EA1B5F" w:rsidRPr="00E77497">
        <w:rPr>
          <w:i/>
        </w:rPr>
        <w:t xml:space="preserve">declarations </w:t>
      </w:r>
      <w:r w:rsidRPr="00E77497">
        <w:t xml:space="preserve">the elements of the LexicalDeclarations of </w:t>
      </w:r>
      <w:r w:rsidRPr="00E77497">
        <w:rPr>
          <w:i/>
        </w:rPr>
        <w:t>StatementListItem</w:t>
      </w:r>
      <w:r w:rsidRPr="00E77497">
        <w:rPr>
          <w:rStyle w:val="bnf"/>
        </w:rPr>
        <w:t>.</w:t>
      </w:r>
    </w:p>
    <w:p w14:paraId="6E776E9B" w14:textId="77777777" w:rsidR="00D440FA" w:rsidRPr="00E77497" w:rsidRDefault="00D440FA" w:rsidP="007B6658">
      <w:pPr>
        <w:pStyle w:val="Alg4"/>
        <w:numPr>
          <w:ilvl w:val="0"/>
          <w:numId w:val="527"/>
        </w:numPr>
        <w:spacing w:after="220"/>
        <w:contextualSpacing/>
      </w:pPr>
      <w:r w:rsidRPr="00E77497">
        <w:t xml:space="preserve">Return </w:t>
      </w:r>
      <w:r w:rsidRPr="00E77497">
        <w:rPr>
          <w:i/>
        </w:rPr>
        <w:t>declarations</w:t>
      </w:r>
      <w:r w:rsidRPr="00E77497">
        <w:t>.</w:t>
      </w:r>
    </w:p>
    <w:p w14:paraId="76DB1C47" w14:textId="77777777"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14:paraId="4ED8C641" w14:textId="77777777" w:rsidR="001731CD" w:rsidRPr="00E77497" w:rsidRDefault="001731CD" w:rsidP="007B6658">
      <w:pPr>
        <w:pStyle w:val="Alg4"/>
        <w:numPr>
          <w:ilvl w:val="0"/>
          <w:numId w:val="465"/>
        </w:numPr>
        <w:spacing w:after="220"/>
        <w:contextualSpacing/>
      </w:pPr>
      <w:r w:rsidRPr="00E77497">
        <w:t>Return a new empty List.</w:t>
      </w:r>
    </w:p>
    <w:p w14:paraId="6D3A8C32" w14:textId="77777777" w:rsidR="006E14C7" w:rsidRPr="00E77497" w:rsidRDefault="006E14C7" w:rsidP="006E14C7">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7A21392B" w14:textId="77777777" w:rsidR="006E14C7" w:rsidRPr="00E77497" w:rsidRDefault="006E14C7" w:rsidP="007B6658">
      <w:pPr>
        <w:pStyle w:val="Alg4"/>
        <w:numPr>
          <w:ilvl w:val="0"/>
          <w:numId w:val="530"/>
        </w:numPr>
        <w:spacing w:after="220"/>
        <w:contextualSpacing/>
      </w:pPr>
      <w:r w:rsidRPr="00E77497">
        <w:t xml:space="preserve">Return a new List containing </w:t>
      </w:r>
      <w:r w:rsidRPr="00E77497">
        <w:rPr>
          <w:i/>
        </w:rPr>
        <w:t>Declaration</w:t>
      </w:r>
      <w:r w:rsidRPr="00E77497">
        <w:t>.</w:t>
      </w:r>
    </w:p>
    <w:p w14:paraId="679B331C" w14:textId="77777777" w:rsidR="00DD7BE8" w:rsidRPr="00C7794D" w:rsidRDefault="00402C31" w:rsidP="007069E1">
      <w:pPr>
        <w:pStyle w:val="30"/>
      </w:pPr>
      <w:bookmarkStart w:id="6046" w:name="_Ref367707791"/>
      <w:bookmarkStart w:id="6047" w:name="_Toc368050449"/>
      <w:r w:rsidRPr="00E77497">
        <w:t xml:space="preserve">Static Semantics:  </w:t>
      </w:r>
      <w:r w:rsidRPr="00E77497">
        <w:rPr>
          <w:lang w:eastAsia="en-US"/>
        </w:rPr>
        <w:t>LexicallyDeclaredNames</w:t>
      </w:r>
      <w:bookmarkEnd w:id="6046"/>
      <w:bookmarkEnd w:id="6047"/>
    </w:p>
    <w:p w14:paraId="4804A931" w14:textId="77777777" w:rsidR="006C45FF" w:rsidRPr="00F742D3" w:rsidRDefault="006C45FF" w:rsidP="006C45FF">
      <w:pPr>
        <w:rPr>
          <w:ins w:id="6048" w:author="Rev 19 Allen Wirfs-Brock" w:date="2013-09-23T13:54:00Z"/>
        </w:rPr>
      </w:pPr>
      <w:ins w:id="6049" w:author="Rev 19 Allen Wirfs-Brock" w:date="2013-09-23T13:54:00Z">
        <w:r>
          <w:t xml:space="preserve">See also: </w:t>
        </w:r>
      </w:ins>
      <w:ins w:id="6050" w:author="Rev 19 Allen Wirfs-Brock" w:date="2013-09-23T13:55:00Z">
        <w:r>
          <w:fldChar w:fldCharType="begin"/>
        </w:r>
        <w:r>
          <w:instrText xml:space="preserve"> REF _Ref367707886 \r \h </w:instrText>
        </w:r>
      </w:ins>
      <w:r>
        <w:fldChar w:fldCharType="separate"/>
      </w:r>
      <w:ins w:id="6051" w:author="Rev 19 Allen Wirfs-Brock" w:date="2013-09-27T13:22:00Z">
        <w:r w:rsidR="00D433E8">
          <w:t>13.11.3</w:t>
        </w:r>
      </w:ins>
      <w:ins w:id="6052" w:author="Rev 19 Allen Wirfs-Brock" w:date="2013-09-23T13:55:00Z">
        <w:r>
          <w:fldChar w:fldCharType="end"/>
        </w:r>
      </w:ins>
      <w:ins w:id="6053" w:author="Rev 19 Allen Wirfs-Brock" w:date="2013-09-23T13:57:00Z">
        <w:r>
          <w:t xml:space="preserve">, </w:t>
        </w:r>
        <w:r>
          <w:fldChar w:fldCharType="begin"/>
        </w:r>
        <w:r>
          <w:instrText xml:space="preserve"> REF _Ref367707965 \r \h </w:instrText>
        </w:r>
      </w:ins>
      <w:r>
        <w:fldChar w:fldCharType="separate"/>
      </w:r>
      <w:ins w:id="6054" w:author="Rev 19 Allen Wirfs-Brock" w:date="2013-09-27T13:22:00Z">
        <w:r w:rsidR="00D433E8">
          <w:t>14.1.9</w:t>
        </w:r>
      </w:ins>
      <w:ins w:id="6055" w:author="Rev 19 Allen Wirfs-Brock" w:date="2013-09-23T13:57:00Z">
        <w:r>
          <w:fldChar w:fldCharType="end"/>
        </w:r>
        <w:r>
          <w:t xml:space="preserve">, </w:t>
        </w:r>
        <w:r>
          <w:fldChar w:fldCharType="begin"/>
        </w:r>
        <w:r>
          <w:instrText xml:space="preserve"> REF _Ref367708006 \r \h </w:instrText>
        </w:r>
      </w:ins>
      <w:r>
        <w:fldChar w:fldCharType="separate"/>
      </w:r>
      <w:ins w:id="6056" w:author="Rev 19 Allen Wirfs-Brock" w:date="2013-09-27T13:22:00Z">
        <w:r w:rsidR="00D433E8">
          <w:t>14.2.7</w:t>
        </w:r>
      </w:ins>
      <w:ins w:id="6057" w:author="Rev 19 Allen Wirfs-Brock" w:date="2013-09-23T13:57:00Z">
        <w:r>
          <w:fldChar w:fldCharType="end"/>
        </w:r>
      </w:ins>
      <w:ins w:id="6058" w:author="Rev 19 Allen Wirfs-Brock" w:date="2013-09-23T13:58:00Z">
        <w:r>
          <w:t xml:space="preserve">, </w:t>
        </w:r>
        <w:r>
          <w:fldChar w:fldCharType="begin"/>
        </w:r>
        <w:r>
          <w:instrText xml:space="preserve"> REF _Ref367708053 \r \h </w:instrText>
        </w:r>
      </w:ins>
      <w:r>
        <w:fldChar w:fldCharType="separate"/>
      </w:r>
      <w:ins w:id="6059" w:author="Rev 19 Allen Wirfs-Brock" w:date="2013-09-27T13:22:00Z">
        <w:r w:rsidR="00D433E8">
          <w:t>14.4.5</w:t>
        </w:r>
      </w:ins>
      <w:ins w:id="6060" w:author="Rev 19 Allen Wirfs-Brock" w:date="2013-09-23T13:58:00Z">
        <w:r>
          <w:fldChar w:fldCharType="end"/>
        </w:r>
      </w:ins>
      <w:ins w:id="6061" w:author="Rev 19 Allen Wirfs-Brock" w:date="2013-09-23T13:59:00Z">
        <w:r>
          <w:t xml:space="preserve">, </w:t>
        </w:r>
        <w:r>
          <w:fldChar w:fldCharType="begin"/>
        </w:r>
        <w:r>
          <w:instrText xml:space="preserve"> REF _Ref367708091 \r \h </w:instrText>
        </w:r>
      </w:ins>
      <w:r>
        <w:fldChar w:fldCharType="separate"/>
      </w:r>
      <w:ins w:id="6062" w:author="Rev 19 Allen Wirfs-Brock" w:date="2013-09-27T13:22:00Z">
        <w:r w:rsidR="00D433E8">
          <w:t>14.5.7</w:t>
        </w:r>
      </w:ins>
      <w:ins w:id="6063" w:author="Rev 19 Allen Wirfs-Brock" w:date="2013-09-23T13:59:00Z">
        <w:r>
          <w:fldChar w:fldCharType="end"/>
        </w:r>
        <w:r>
          <w:t xml:space="preserve">, </w:t>
        </w:r>
      </w:ins>
      <w:ins w:id="6064" w:author="Rev 19 Allen Wirfs-Brock" w:date="2013-09-23T14:00:00Z">
        <w:r w:rsidR="002B5C9A">
          <w:fldChar w:fldCharType="begin"/>
        </w:r>
        <w:r w:rsidR="002B5C9A">
          <w:instrText xml:space="preserve"> REF _Ref367708152 \r \h </w:instrText>
        </w:r>
      </w:ins>
      <w:r w:rsidR="002B5C9A">
        <w:fldChar w:fldCharType="separate"/>
      </w:r>
      <w:ins w:id="6065" w:author="Rev 19 Allen Wirfs-Brock" w:date="2013-09-27T13:22:00Z">
        <w:r w:rsidR="00D433E8">
          <w:t>15.1.0.3</w:t>
        </w:r>
      </w:ins>
      <w:ins w:id="6066" w:author="Rev 19 Allen Wirfs-Brock" w:date="2013-09-23T14:00:00Z">
        <w:r w:rsidR="002B5C9A">
          <w:fldChar w:fldCharType="end"/>
        </w:r>
        <w:r w:rsidR="002B5C9A">
          <w:t xml:space="preserve">, </w:t>
        </w:r>
        <w:r w:rsidR="002B5C9A">
          <w:fldChar w:fldCharType="begin"/>
        </w:r>
        <w:r w:rsidR="002B5C9A">
          <w:instrText xml:space="preserve"> REF _Ref367708185 \r \h </w:instrText>
        </w:r>
      </w:ins>
      <w:r w:rsidR="002B5C9A">
        <w:fldChar w:fldCharType="separate"/>
      </w:r>
      <w:ins w:id="6067" w:author="Rev 19 Allen Wirfs-Brock" w:date="2013-09-27T13:22:00Z">
        <w:r w:rsidR="00D433E8">
          <w:t>15.2.3</w:t>
        </w:r>
      </w:ins>
      <w:ins w:id="6068" w:author="Rev 19 Allen Wirfs-Brock" w:date="2013-09-23T14:00:00Z">
        <w:r w:rsidR="002B5C9A">
          <w:fldChar w:fldCharType="end"/>
        </w:r>
      </w:ins>
      <w:ins w:id="6069" w:author="Rev 19 Allen Wirfs-Brock" w:date="2013-09-23T13:54:00Z">
        <w:r>
          <w:t>.</w:t>
        </w:r>
      </w:ins>
    </w:p>
    <w:p w14:paraId="75DB857A" w14:textId="77777777" w:rsidR="00FF1DF7" w:rsidRPr="00E77497" w:rsidRDefault="00FF1DF7" w:rsidP="00FF1DF7">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p>
    <w:p w14:paraId="019CA0DF" w14:textId="77777777" w:rsidR="00FF1DF7" w:rsidRPr="00E77497" w:rsidRDefault="00FF1DF7" w:rsidP="007B6658">
      <w:pPr>
        <w:pStyle w:val="Alg4"/>
        <w:numPr>
          <w:ilvl w:val="0"/>
          <w:numId w:val="473"/>
        </w:numPr>
        <w:spacing w:after="220"/>
        <w:contextualSpacing/>
      </w:pPr>
      <w:r w:rsidRPr="00E77497">
        <w:t>Return a new empty List.</w:t>
      </w:r>
    </w:p>
    <w:p w14:paraId="70D42EC0" w14:textId="77777777" w:rsidR="00CE663B" w:rsidRPr="00E77497" w:rsidRDefault="00CE663B" w:rsidP="00CE663B">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17126E3F" w14:textId="77777777" w:rsidR="00CE663B" w:rsidRPr="00E77497" w:rsidRDefault="00CE663B" w:rsidP="007B6658">
      <w:pPr>
        <w:pStyle w:val="Alg4"/>
        <w:numPr>
          <w:ilvl w:val="0"/>
          <w:numId w:val="463"/>
        </w:numPr>
        <w:spacing w:after="220"/>
        <w:contextualSpacing/>
      </w:pPr>
      <w:r w:rsidRPr="00E77497">
        <w:t xml:space="preserve">Let </w:t>
      </w:r>
      <w:r w:rsidRPr="00E77497">
        <w:rPr>
          <w:i/>
        </w:rPr>
        <w:t xml:space="preserve">names </w:t>
      </w:r>
      <w:r w:rsidRPr="00E77497">
        <w:t xml:space="preserve">be LexicallyDeclaredNames of </w:t>
      </w:r>
      <w:r w:rsidRPr="00E77497">
        <w:rPr>
          <w:i/>
        </w:rPr>
        <w:t>StatementList</w:t>
      </w:r>
      <w:r w:rsidRPr="00E77497">
        <w:t>.</w:t>
      </w:r>
    </w:p>
    <w:p w14:paraId="391C1485" w14:textId="77777777" w:rsidR="00CE663B" w:rsidRPr="00E77497" w:rsidRDefault="00CE663B" w:rsidP="007B6658">
      <w:pPr>
        <w:pStyle w:val="Alg4"/>
        <w:numPr>
          <w:ilvl w:val="0"/>
          <w:numId w:val="463"/>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p>
    <w:p w14:paraId="054BFD8C" w14:textId="77777777" w:rsidR="00CE663B" w:rsidRPr="00E77497" w:rsidRDefault="00CE663B" w:rsidP="007B6658">
      <w:pPr>
        <w:pStyle w:val="Alg4"/>
        <w:numPr>
          <w:ilvl w:val="0"/>
          <w:numId w:val="463"/>
        </w:numPr>
        <w:spacing w:after="220"/>
        <w:contextualSpacing/>
      </w:pPr>
      <w:r w:rsidRPr="00E77497">
        <w:t xml:space="preserve">Return </w:t>
      </w:r>
      <w:r w:rsidRPr="00E77497">
        <w:rPr>
          <w:rStyle w:val="bnf"/>
        </w:rPr>
        <w:t>names</w:t>
      </w:r>
      <w:r w:rsidRPr="00E77497">
        <w:t>.</w:t>
      </w:r>
    </w:p>
    <w:p w14:paraId="4F4AA56C" w14:textId="77777777"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14:paraId="7DB8F799" w14:textId="77777777" w:rsidR="001731CD" w:rsidRPr="00E77497" w:rsidRDefault="001731CD" w:rsidP="007B6658">
      <w:pPr>
        <w:pStyle w:val="Alg4"/>
        <w:numPr>
          <w:ilvl w:val="0"/>
          <w:numId w:val="598"/>
        </w:numPr>
        <w:spacing w:after="220"/>
        <w:contextualSpacing/>
      </w:pPr>
      <w:r w:rsidRPr="00E77497">
        <w:t>Return a new empty List.</w:t>
      </w:r>
    </w:p>
    <w:p w14:paraId="3BFFA0D8" w14:textId="77777777" w:rsidR="003A2216" w:rsidRPr="00E77497" w:rsidRDefault="003A2216" w:rsidP="003A2216">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58CA4679" w14:textId="77777777" w:rsidR="003A2216" w:rsidRPr="00E77497" w:rsidRDefault="003A2216" w:rsidP="007B6658">
      <w:pPr>
        <w:pStyle w:val="Alg4"/>
        <w:numPr>
          <w:ilvl w:val="0"/>
          <w:numId w:val="468"/>
        </w:numPr>
        <w:spacing w:after="220"/>
        <w:contextualSpacing/>
      </w:pPr>
      <w:r w:rsidRPr="00E77497">
        <w:t xml:space="preserve">Return the BoundNames of </w:t>
      </w:r>
      <w:r w:rsidRPr="00E77497">
        <w:rPr>
          <w:i/>
        </w:rPr>
        <w:t>Declaration</w:t>
      </w:r>
      <w:r w:rsidRPr="00E77497">
        <w:t>.</w:t>
      </w:r>
    </w:p>
    <w:p w14:paraId="62FE7F26" w14:textId="77777777" w:rsidR="00B55844" w:rsidRPr="00C7794D" w:rsidRDefault="00B55844" w:rsidP="006A78DC">
      <w:pPr>
        <w:pStyle w:val="30"/>
      </w:pPr>
      <w:bookmarkStart w:id="6070" w:name="_Ref367714049"/>
      <w:bookmarkStart w:id="6071" w:name="_Toc368050450"/>
      <w:r w:rsidRPr="00E77497">
        <w:t xml:space="preserve">Static Semantics:  </w:t>
      </w:r>
      <w:r>
        <w:t>TopLevel</w:t>
      </w:r>
      <w:r w:rsidRPr="00E77497">
        <w:rPr>
          <w:lang w:eastAsia="en-US"/>
        </w:rPr>
        <w:t>LexicallyDeclaredNames</w:t>
      </w:r>
      <w:bookmarkEnd w:id="6070"/>
      <w:bookmarkEnd w:id="6071"/>
    </w:p>
    <w:p w14:paraId="5860C3EC" w14:textId="77777777" w:rsidR="00B55844" w:rsidRPr="00E77497" w:rsidRDefault="00B55844" w:rsidP="00B55844">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13491CE3" w14:textId="77777777" w:rsidR="00B55844" w:rsidRPr="00E77497" w:rsidRDefault="00B55844" w:rsidP="00B55844">
      <w:pPr>
        <w:pStyle w:val="Alg4"/>
        <w:numPr>
          <w:ilvl w:val="0"/>
          <w:numId w:val="1018"/>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sidRPr="00E77497">
        <w:rPr>
          <w:i/>
        </w:rPr>
        <w:t>StatementList</w:t>
      </w:r>
      <w:r w:rsidRPr="00E77497">
        <w:t>.</w:t>
      </w:r>
    </w:p>
    <w:p w14:paraId="76E5F65F" w14:textId="77777777" w:rsidR="00B55844" w:rsidRPr="00E77497" w:rsidRDefault="00B55844" w:rsidP="00B55844">
      <w:pPr>
        <w:pStyle w:val="Alg4"/>
        <w:numPr>
          <w:ilvl w:val="0"/>
          <w:numId w:val="1018"/>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LexicallyDeclaredNames of </w:t>
      </w:r>
      <w:r w:rsidRPr="00E77497">
        <w:rPr>
          <w:i/>
        </w:rPr>
        <w:t>StatementListItem</w:t>
      </w:r>
      <w:r w:rsidRPr="00E77497">
        <w:rPr>
          <w:rStyle w:val="bnf"/>
        </w:rPr>
        <w:t>.</w:t>
      </w:r>
    </w:p>
    <w:p w14:paraId="6F298668" w14:textId="77777777" w:rsidR="00B55844" w:rsidRPr="00E77497" w:rsidRDefault="00B55844" w:rsidP="00B55844">
      <w:pPr>
        <w:pStyle w:val="Alg4"/>
        <w:numPr>
          <w:ilvl w:val="0"/>
          <w:numId w:val="1018"/>
        </w:numPr>
        <w:spacing w:after="220"/>
        <w:contextualSpacing/>
      </w:pPr>
      <w:r w:rsidRPr="00E77497">
        <w:t xml:space="preserve">Return </w:t>
      </w:r>
      <w:r w:rsidRPr="00E77497">
        <w:rPr>
          <w:rStyle w:val="bnf"/>
        </w:rPr>
        <w:t>names</w:t>
      </w:r>
      <w:r w:rsidRPr="00E77497">
        <w:t>.</w:t>
      </w:r>
    </w:p>
    <w:p w14:paraId="27163334" w14:textId="77777777"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14:paraId="19B70944" w14:textId="77777777" w:rsidR="00B55844" w:rsidRPr="00E77497" w:rsidRDefault="00B55844" w:rsidP="00B55844">
      <w:pPr>
        <w:pStyle w:val="Alg4"/>
        <w:numPr>
          <w:ilvl w:val="0"/>
          <w:numId w:val="1019"/>
        </w:numPr>
        <w:spacing w:after="220"/>
        <w:contextualSpacing/>
      </w:pPr>
      <w:r w:rsidRPr="00E77497">
        <w:t>Return a new empty List.</w:t>
      </w:r>
    </w:p>
    <w:p w14:paraId="1DEB3219" w14:textId="77777777"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62EDABFE" w14:textId="77777777" w:rsidR="00B55844" w:rsidRDefault="00B55844" w:rsidP="00B55844">
      <w:pPr>
        <w:pStyle w:val="Alg4"/>
        <w:numPr>
          <w:ilvl w:val="0"/>
          <w:numId w:val="529"/>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14:paraId="52EC10FB" w14:textId="77777777" w:rsidR="00B55844" w:rsidRPr="00E77497" w:rsidRDefault="00B55844" w:rsidP="00B55844">
      <w:pPr>
        <w:pStyle w:val="Alg4"/>
        <w:numPr>
          <w:ilvl w:val="0"/>
          <w:numId w:val="529"/>
        </w:numPr>
        <w:spacing w:after="220"/>
        <w:contextualSpacing/>
      </w:pPr>
      <w:r w:rsidRPr="00E77497">
        <w:t xml:space="preserve">Return the BoundNames of </w:t>
      </w:r>
      <w:r w:rsidRPr="00E77497">
        <w:rPr>
          <w:i/>
        </w:rPr>
        <w:t>Declaration</w:t>
      </w:r>
      <w:r w:rsidRPr="00E77497">
        <w:t>.</w:t>
      </w:r>
    </w:p>
    <w:p w14:paraId="455441A1" w14:textId="77777777" w:rsidR="00B55844" w:rsidRPr="00253B6F" w:rsidRDefault="00B55844" w:rsidP="00AE5A8E">
      <w:pPr>
        <w:pStyle w:val="Note"/>
        <w:rPr>
          <w:lang w:eastAsia="en-US"/>
        </w:rPr>
      </w:pPr>
      <w:r>
        <w:rPr>
          <w:lang w:eastAsia="en-US"/>
        </w:rPr>
        <w:t>NOTE</w:t>
      </w:r>
      <w:r>
        <w:rPr>
          <w:lang w:eastAsia="en-US"/>
        </w:rPr>
        <w:tab/>
        <w:t xml:space="preserve">At the top level of a function, </w:t>
      </w:r>
      <w:r w:rsidR="003E1032">
        <w:rPr>
          <w:lang w:eastAsia="en-US"/>
        </w:rPr>
        <w:t xml:space="preserve">or script, </w:t>
      </w:r>
      <w:r>
        <w:rPr>
          <w:lang w:eastAsia="en-US"/>
        </w:rPr>
        <w:t xml:space="preserve"> function declarations are treated like var declarations rather than like lexical declarations</w:t>
      </w:r>
      <w:r w:rsidR="00AE5A8E">
        <w:rPr>
          <w:lang w:eastAsia="en-US"/>
        </w:rPr>
        <w:t>.</w:t>
      </w:r>
      <w:r>
        <w:rPr>
          <w:lang w:eastAsia="en-US"/>
        </w:rPr>
        <w:t xml:space="preserve"> </w:t>
      </w:r>
    </w:p>
    <w:p w14:paraId="4C668C2A" w14:textId="77777777" w:rsidR="003E1032" w:rsidRPr="00E77497" w:rsidRDefault="003E1032" w:rsidP="006A78DC">
      <w:pPr>
        <w:pStyle w:val="30"/>
      </w:pPr>
      <w:bookmarkStart w:id="6072" w:name="_Ref367714274"/>
      <w:bookmarkStart w:id="6073" w:name="_Toc368050451"/>
      <w:r w:rsidRPr="00E77497">
        <w:t xml:space="preserve">Static Semantics:  </w:t>
      </w:r>
      <w:r>
        <w:t>TopLevel</w:t>
      </w:r>
      <w:r w:rsidRPr="00E77497">
        <w:rPr>
          <w:lang w:eastAsia="en-US"/>
        </w:rPr>
        <w:t>Lexical</w:t>
      </w:r>
      <w:r>
        <w:rPr>
          <w:lang w:eastAsia="en-US"/>
        </w:rPr>
        <w:t>lyScoped</w:t>
      </w:r>
      <w:r w:rsidRPr="00E77497">
        <w:rPr>
          <w:lang w:eastAsia="en-US"/>
        </w:rPr>
        <w:t>Declarations</w:t>
      </w:r>
      <w:bookmarkEnd w:id="6072"/>
      <w:bookmarkEnd w:id="6073"/>
    </w:p>
    <w:p w14:paraId="151BF676" w14:textId="77777777"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6CCAC01E" w14:textId="77777777" w:rsidR="003E1032" w:rsidRPr="00E77497" w:rsidRDefault="003E1032" w:rsidP="003E1032">
      <w:pPr>
        <w:pStyle w:val="Alg4"/>
        <w:numPr>
          <w:ilvl w:val="0"/>
          <w:numId w:val="1055"/>
        </w:numPr>
        <w:spacing w:after="220"/>
        <w:contextualSpacing/>
      </w:pPr>
      <w:r w:rsidRPr="00E77497">
        <w:t xml:space="preserve">Let </w:t>
      </w:r>
      <w:r w:rsidRPr="00E77497">
        <w:rPr>
          <w:i/>
        </w:rPr>
        <w:t xml:space="preserve">declarations </w:t>
      </w:r>
      <w:r w:rsidRPr="00E77497">
        <w:t xml:space="preserve">be </w:t>
      </w:r>
      <w:r>
        <w:t>TopLevel</w:t>
      </w:r>
      <w:r w:rsidRPr="00E77497">
        <w:t>Lexical</w:t>
      </w:r>
      <w:r>
        <w:t>lyScoped</w:t>
      </w:r>
      <w:r w:rsidRPr="00E77497">
        <w:t xml:space="preserve">Declarations of </w:t>
      </w:r>
      <w:r w:rsidRPr="00E77497">
        <w:rPr>
          <w:i/>
        </w:rPr>
        <w:t>StatementList</w:t>
      </w:r>
      <w:r w:rsidRPr="00E77497">
        <w:t>.</w:t>
      </w:r>
    </w:p>
    <w:p w14:paraId="39392208" w14:textId="77777777" w:rsidR="003E1032" w:rsidRPr="00E77497" w:rsidRDefault="003E1032" w:rsidP="003E1032">
      <w:pPr>
        <w:pStyle w:val="Alg4"/>
        <w:numPr>
          <w:ilvl w:val="0"/>
          <w:numId w:val="1055"/>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w:t>
      </w:r>
      <w:r w:rsidRPr="00E77497">
        <w:t>Lexical</w:t>
      </w:r>
      <w:r>
        <w:t>lyScoped</w:t>
      </w:r>
      <w:r w:rsidRPr="00E77497">
        <w:t xml:space="preserve">Declarations of </w:t>
      </w:r>
      <w:r w:rsidRPr="00E77497">
        <w:rPr>
          <w:i/>
        </w:rPr>
        <w:t>StatementListItem</w:t>
      </w:r>
      <w:r w:rsidRPr="00E77497">
        <w:rPr>
          <w:rStyle w:val="bnf"/>
        </w:rPr>
        <w:t>.</w:t>
      </w:r>
    </w:p>
    <w:p w14:paraId="5FDB4C5E" w14:textId="77777777" w:rsidR="003E1032" w:rsidRPr="00E77497" w:rsidRDefault="003E1032" w:rsidP="003E1032">
      <w:pPr>
        <w:pStyle w:val="Alg4"/>
        <w:numPr>
          <w:ilvl w:val="0"/>
          <w:numId w:val="1055"/>
        </w:numPr>
        <w:spacing w:after="220"/>
        <w:contextualSpacing/>
      </w:pPr>
      <w:r w:rsidRPr="00E77497">
        <w:t xml:space="preserve">Return </w:t>
      </w:r>
      <w:r w:rsidRPr="00E77497">
        <w:rPr>
          <w:i/>
        </w:rPr>
        <w:t>declarations</w:t>
      </w:r>
      <w:r w:rsidRPr="00E77497">
        <w:t>.</w:t>
      </w:r>
    </w:p>
    <w:p w14:paraId="7B0DAC94" w14:textId="77777777"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14:paraId="56A2A253" w14:textId="77777777" w:rsidR="003E1032" w:rsidRPr="00E77497" w:rsidRDefault="003E1032" w:rsidP="003E1032">
      <w:pPr>
        <w:pStyle w:val="Alg4"/>
        <w:numPr>
          <w:ilvl w:val="0"/>
          <w:numId w:val="1054"/>
        </w:numPr>
        <w:spacing w:after="220"/>
        <w:contextualSpacing/>
      </w:pPr>
      <w:r w:rsidRPr="00E77497">
        <w:t>Return a new empty List.</w:t>
      </w:r>
    </w:p>
    <w:p w14:paraId="383A2E08" w14:textId="77777777"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2B04C79E" w14:textId="77777777" w:rsidR="003E1032" w:rsidRDefault="003E1032" w:rsidP="00B13178">
      <w:pPr>
        <w:pStyle w:val="Alg4"/>
        <w:numPr>
          <w:ilvl w:val="0"/>
          <w:numId w:val="1058"/>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14:paraId="716AC2A6" w14:textId="77777777" w:rsidR="003E1032" w:rsidRPr="00E77497" w:rsidRDefault="003E1032" w:rsidP="00B13178">
      <w:pPr>
        <w:pStyle w:val="Alg4"/>
        <w:numPr>
          <w:ilvl w:val="0"/>
          <w:numId w:val="1058"/>
        </w:numPr>
        <w:spacing w:after="220"/>
        <w:contextualSpacing/>
      </w:pPr>
      <w:r w:rsidRPr="00E77497">
        <w:t xml:space="preserve">Return a new List containing </w:t>
      </w:r>
      <w:r w:rsidRPr="00E77497">
        <w:rPr>
          <w:i/>
        </w:rPr>
        <w:t>Declaration</w:t>
      </w:r>
      <w:r w:rsidRPr="00E77497">
        <w:t>.</w:t>
      </w:r>
    </w:p>
    <w:p w14:paraId="27BA5ABC" w14:textId="77777777" w:rsidR="004A46DA" w:rsidRPr="00E77497" w:rsidRDefault="004A46DA" w:rsidP="006A78DC">
      <w:pPr>
        <w:pStyle w:val="30"/>
      </w:pPr>
      <w:bookmarkStart w:id="6074" w:name="_Toc368050452"/>
      <w:r w:rsidRPr="00E77497">
        <w:t xml:space="preserve">Static Semantics:  </w:t>
      </w:r>
      <w:r>
        <w:t>TopLevel</w:t>
      </w:r>
      <w:r w:rsidRPr="00E77497">
        <w:rPr>
          <w:lang w:eastAsia="en-US"/>
        </w:rPr>
        <w:t>VarDeclaredNames</w:t>
      </w:r>
      <w:bookmarkEnd w:id="6074"/>
    </w:p>
    <w:p w14:paraId="33379EA9" w14:textId="77777777" w:rsidR="004A46DA" w:rsidRPr="00E77497" w:rsidRDefault="004A46DA" w:rsidP="004A46D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77CE945B" w14:textId="77777777" w:rsidR="004A46DA" w:rsidRPr="00E77497" w:rsidRDefault="004A46DA" w:rsidP="004A46DA">
      <w:pPr>
        <w:pStyle w:val="Alg4"/>
        <w:numPr>
          <w:ilvl w:val="0"/>
          <w:numId w:val="464"/>
        </w:numPr>
        <w:spacing w:after="220"/>
        <w:contextualSpacing/>
      </w:pPr>
      <w:r w:rsidRPr="00E77497">
        <w:t xml:space="preserve">Let </w:t>
      </w:r>
      <w:r w:rsidRPr="00E77497">
        <w:rPr>
          <w:i/>
        </w:rPr>
        <w:t xml:space="preserve">names </w:t>
      </w:r>
      <w:r w:rsidRPr="00E77497">
        <w:t xml:space="preserve">be </w:t>
      </w:r>
      <w:r>
        <w:t>TopLevel</w:t>
      </w:r>
      <w:r w:rsidRPr="00E77497">
        <w:t xml:space="preserve">VarDeclaredNames of </w:t>
      </w:r>
      <w:r w:rsidRPr="00E77497">
        <w:rPr>
          <w:i/>
        </w:rPr>
        <w:t>StatementList</w:t>
      </w:r>
      <w:r w:rsidRPr="00E77497">
        <w:t>.</w:t>
      </w:r>
    </w:p>
    <w:p w14:paraId="4B1E5487" w14:textId="77777777" w:rsidR="004A46DA" w:rsidRPr="00E77497" w:rsidRDefault="004A46DA" w:rsidP="004A46DA">
      <w:pPr>
        <w:pStyle w:val="Alg4"/>
        <w:numPr>
          <w:ilvl w:val="0"/>
          <w:numId w:val="464"/>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VarDeclaredNames of </w:t>
      </w:r>
      <w:r w:rsidRPr="00E77497">
        <w:rPr>
          <w:i/>
        </w:rPr>
        <w:t>StatementListItem</w:t>
      </w:r>
      <w:r w:rsidRPr="00E77497">
        <w:rPr>
          <w:rStyle w:val="bnf"/>
        </w:rPr>
        <w:t>.</w:t>
      </w:r>
    </w:p>
    <w:p w14:paraId="659DA76B" w14:textId="77777777" w:rsidR="004A46DA" w:rsidRPr="00E77497" w:rsidRDefault="004A46DA" w:rsidP="004A46DA">
      <w:pPr>
        <w:pStyle w:val="Alg4"/>
        <w:numPr>
          <w:ilvl w:val="0"/>
          <w:numId w:val="464"/>
        </w:numPr>
        <w:spacing w:after="220"/>
        <w:contextualSpacing/>
      </w:pPr>
      <w:r w:rsidRPr="00E77497">
        <w:t xml:space="preserve">Return </w:t>
      </w:r>
      <w:r w:rsidRPr="00E77497">
        <w:rPr>
          <w:rStyle w:val="bnf"/>
        </w:rPr>
        <w:t>names</w:t>
      </w:r>
      <w:r w:rsidRPr="00E77497">
        <w:t>.</w:t>
      </w:r>
    </w:p>
    <w:p w14:paraId="6C2C8EAF" w14:textId="77777777"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046AAF1D" w14:textId="77777777" w:rsidR="004A46DA" w:rsidRDefault="004A46DA" w:rsidP="001C7046">
      <w:pPr>
        <w:pStyle w:val="Alg4"/>
        <w:numPr>
          <w:ilvl w:val="0"/>
          <w:numId w:val="1065"/>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the LexicallyDeclaredNames of </w:t>
      </w:r>
      <w:r w:rsidRPr="00B55844">
        <w:rPr>
          <w:i/>
        </w:rPr>
        <w:t>Declaration</w:t>
      </w:r>
      <w:r w:rsidR="00B55844">
        <w:t>.</w:t>
      </w:r>
    </w:p>
    <w:p w14:paraId="0BCC8F6E" w14:textId="77777777" w:rsidR="004A46DA" w:rsidRPr="00E77497" w:rsidRDefault="004A46DA" w:rsidP="001C7046">
      <w:pPr>
        <w:pStyle w:val="Alg4"/>
        <w:numPr>
          <w:ilvl w:val="0"/>
          <w:numId w:val="1065"/>
        </w:numPr>
        <w:spacing w:after="220"/>
        <w:contextualSpacing/>
      </w:pPr>
      <w:r w:rsidRPr="00E77497">
        <w:t>Return a new empty List.</w:t>
      </w:r>
    </w:p>
    <w:p w14:paraId="41A722A9" w14:textId="77777777"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w:t>
      </w:r>
      <w:r>
        <w:rPr>
          <w:rFonts w:ascii="Times New Roman" w:hAnsi="Times New Roman"/>
          <w:i/>
        </w:rPr>
        <w:t>Statement</w:t>
      </w:r>
      <w:r w:rsidRPr="00E77497">
        <w:t xml:space="preserve"> </w:t>
      </w:r>
    </w:p>
    <w:p w14:paraId="43E993F9" w14:textId="77777777" w:rsidR="004A46DA" w:rsidRDefault="004A46DA" w:rsidP="004A46DA">
      <w:pPr>
        <w:pStyle w:val="Alg4"/>
        <w:numPr>
          <w:ilvl w:val="0"/>
          <w:numId w:val="1017"/>
        </w:numPr>
        <w:spacing w:after="220"/>
        <w:contextualSpacing/>
      </w:pPr>
      <w:r w:rsidRPr="00E77497">
        <w:t xml:space="preserve">Return </w:t>
      </w:r>
      <w:r w:rsidRPr="001A29AB">
        <w:rPr>
          <w:iCs/>
        </w:rPr>
        <w:t>VarDeclaredNames</w:t>
      </w:r>
      <w:r>
        <w:t xml:space="preserve"> of </w:t>
      </w:r>
      <w:r w:rsidRPr="004A46DA">
        <w:rPr>
          <w:i/>
        </w:rPr>
        <w:t>Statement</w:t>
      </w:r>
      <w:r w:rsidRPr="00E77497">
        <w:t>.</w:t>
      </w:r>
    </w:p>
    <w:p w14:paraId="72DE847B" w14:textId="77777777" w:rsidR="00B55844" w:rsidRPr="00B55844" w:rsidRDefault="00B55844" w:rsidP="00B55844">
      <w:pPr>
        <w:pStyle w:val="Note"/>
        <w:rPr>
          <w:lang w:eastAsia="en-US"/>
        </w:rPr>
      </w:pPr>
      <w:r>
        <w:rPr>
          <w:lang w:eastAsia="en-US"/>
        </w:rPr>
        <w:t>NOTE</w:t>
      </w:r>
      <w:r>
        <w:rPr>
          <w:lang w:eastAsia="en-US"/>
        </w:rPr>
        <w:tab/>
        <w:t>At the top level of a function</w:t>
      </w:r>
      <w:r w:rsidR="003E1032">
        <w:rPr>
          <w:lang w:eastAsia="en-US"/>
        </w:rPr>
        <w:t xml:space="preserve"> or script</w:t>
      </w:r>
      <w:r>
        <w:rPr>
          <w:lang w:eastAsia="en-US"/>
        </w:rPr>
        <w:t xml:space="preserve">, inner function declarations are treated like var declarations. </w:t>
      </w:r>
    </w:p>
    <w:p w14:paraId="5D8D5865" w14:textId="77777777" w:rsidR="003E1032" w:rsidRPr="00E77497" w:rsidRDefault="003E1032" w:rsidP="006A78DC">
      <w:pPr>
        <w:pStyle w:val="30"/>
      </w:pPr>
      <w:bookmarkStart w:id="6075" w:name="_Toc368050453"/>
      <w:r w:rsidRPr="00E77497">
        <w:t xml:space="preserve">Static Semantics:  </w:t>
      </w:r>
      <w:r>
        <w:t>TopLevel</w:t>
      </w:r>
      <w:r>
        <w:rPr>
          <w:lang w:eastAsia="en-US"/>
        </w:rPr>
        <w:t>VarScoped</w:t>
      </w:r>
      <w:r w:rsidRPr="00E77497">
        <w:rPr>
          <w:lang w:eastAsia="en-US"/>
        </w:rPr>
        <w:t>Declarations</w:t>
      </w:r>
      <w:bookmarkEnd w:id="6075"/>
    </w:p>
    <w:p w14:paraId="12850252" w14:textId="77777777"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13B6BF49" w14:textId="77777777" w:rsidR="003E1032" w:rsidRPr="00E77497" w:rsidRDefault="003E1032" w:rsidP="003E1032">
      <w:pPr>
        <w:pStyle w:val="Alg4"/>
        <w:numPr>
          <w:ilvl w:val="0"/>
          <w:numId w:val="1056"/>
        </w:numPr>
        <w:spacing w:after="220"/>
        <w:contextualSpacing/>
      </w:pPr>
      <w:r w:rsidRPr="00E77497">
        <w:t xml:space="preserve">Let </w:t>
      </w:r>
      <w:r w:rsidRPr="00E77497">
        <w:rPr>
          <w:i/>
        </w:rPr>
        <w:t xml:space="preserve">declarations </w:t>
      </w:r>
      <w:r w:rsidRPr="00E77497">
        <w:t xml:space="preserve">be </w:t>
      </w:r>
      <w:r>
        <w:t>TopLevelVarScoped</w:t>
      </w:r>
      <w:r w:rsidRPr="00E77497">
        <w:t xml:space="preserve">Declarations of </w:t>
      </w:r>
      <w:r w:rsidRPr="00E77497">
        <w:rPr>
          <w:i/>
        </w:rPr>
        <w:t>StatementList</w:t>
      </w:r>
      <w:r w:rsidRPr="00E77497">
        <w:t>.</w:t>
      </w:r>
    </w:p>
    <w:p w14:paraId="64D50F89" w14:textId="77777777" w:rsidR="003E1032" w:rsidRPr="00E77497" w:rsidRDefault="003E1032" w:rsidP="003E1032">
      <w:pPr>
        <w:pStyle w:val="Alg4"/>
        <w:numPr>
          <w:ilvl w:val="0"/>
          <w:numId w:val="1056"/>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TopLevelVarScoped</w:t>
      </w:r>
      <w:r w:rsidRPr="00E77497">
        <w:t xml:space="preserve">Declarations of </w:t>
      </w:r>
      <w:r w:rsidRPr="00E77497">
        <w:rPr>
          <w:i/>
        </w:rPr>
        <w:t>StatementListItem</w:t>
      </w:r>
      <w:r w:rsidRPr="00E77497">
        <w:rPr>
          <w:rStyle w:val="bnf"/>
        </w:rPr>
        <w:t>.</w:t>
      </w:r>
    </w:p>
    <w:p w14:paraId="5CC1E790" w14:textId="77777777" w:rsidR="003E1032" w:rsidRPr="00E77497" w:rsidRDefault="003E1032" w:rsidP="003E1032">
      <w:pPr>
        <w:pStyle w:val="Alg4"/>
        <w:numPr>
          <w:ilvl w:val="0"/>
          <w:numId w:val="1056"/>
        </w:numPr>
        <w:spacing w:after="220"/>
        <w:contextualSpacing/>
      </w:pPr>
      <w:r w:rsidRPr="00E77497">
        <w:t xml:space="preserve">Return </w:t>
      </w:r>
      <w:r w:rsidRPr="00E77497">
        <w:rPr>
          <w:i/>
        </w:rPr>
        <w:t>declarations</w:t>
      </w:r>
      <w:r w:rsidRPr="00E77497">
        <w:t>.</w:t>
      </w:r>
    </w:p>
    <w:p w14:paraId="15DD75A1" w14:textId="77777777"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14:paraId="6BF64DB2" w14:textId="77777777" w:rsidR="00B13178" w:rsidRDefault="00B13178" w:rsidP="00B13178">
      <w:pPr>
        <w:pStyle w:val="Alg4"/>
        <w:numPr>
          <w:ilvl w:val="0"/>
          <w:numId w:val="1057"/>
        </w:numPr>
        <w:spacing w:after="220"/>
        <w:contextualSpacing/>
      </w:pPr>
      <w:r>
        <w:t xml:space="preserve">If </w:t>
      </w:r>
      <w:r>
        <w:rPr>
          <w:i/>
        </w:rPr>
        <w:t>Statement</w:t>
      </w:r>
      <w:r>
        <w:t xml:space="preserve"> is </w:t>
      </w:r>
      <w:r>
        <w:rPr>
          <w:i/>
        </w:rPr>
        <w:t>Statement</w:t>
      </w:r>
      <w:r>
        <w:t xml:space="preserve"> </w:t>
      </w:r>
      <w:r w:rsidRPr="004A46DA">
        <w:rPr>
          <w:rFonts w:ascii="Arial" w:hAnsi="Arial" w:cs="Arial"/>
          <w:b/>
        </w:rPr>
        <w:t>:</w:t>
      </w:r>
      <w:r>
        <w:t xml:space="preserve"> </w:t>
      </w:r>
      <w:r>
        <w:rPr>
          <w:i/>
        </w:rPr>
        <w:t>VariableStatement</w:t>
      </w:r>
      <w:r>
        <w:t xml:space="preserve">, then return </w:t>
      </w:r>
      <w:r w:rsidRPr="00E77497">
        <w:t>a new</w:t>
      </w:r>
      <w:r w:rsidRPr="00B13178">
        <w:t xml:space="preserve"> </w:t>
      </w:r>
      <w:r w:rsidRPr="00E77497">
        <w:t xml:space="preserve">List containing </w:t>
      </w:r>
      <w:r>
        <w:rPr>
          <w:i/>
        </w:rPr>
        <w:t>VariableStatement</w:t>
      </w:r>
      <w:r>
        <w:t>.</w:t>
      </w:r>
    </w:p>
    <w:p w14:paraId="630F85F2" w14:textId="77777777" w:rsidR="003E1032" w:rsidRPr="00E77497" w:rsidRDefault="003E1032" w:rsidP="001C7046">
      <w:pPr>
        <w:pStyle w:val="Alg4"/>
        <w:numPr>
          <w:ilvl w:val="0"/>
          <w:numId w:val="1057"/>
        </w:numPr>
        <w:spacing w:after="220"/>
        <w:contextualSpacing/>
      </w:pPr>
      <w:r w:rsidRPr="00E77497">
        <w:t>Return a new empty List.</w:t>
      </w:r>
    </w:p>
    <w:p w14:paraId="65927E7C" w14:textId="77777777"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400B58A1" w14:textId="77777777" w:rsidR="003E1032" w:rsidRDefault="003E1032" w:rsidP="001C7046">
      <w:pPr>
        <w:pStyle w:val="Alg4"/>
        <w:numPr>
          <w:ilvl w:val="0"/>
          <w:numId w:val="106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 xml:space="preserve">a </w:t>
      </w:r>
      <w:r w:rsidR="00B13178" w:rsidRPr="00E77497">
        <w:t xml:space="preserve">new List containing </w:t>
      </w:r>
      <w:r w:rsidR="00B13178" w:rsidRPr="00E77497">
        <w:rPr>
          <w:i/>
        </w:rPr>
        <w:t>Declaration</w:t>
      </w:r>
      <w:r>
        <w:t>.</w:t>
      </w:r>
    </w:p>
    <w:p w14:paraId="0E53DC74" w14:textId="77777777" w:rsidR="003E1032" w:rsidRPr="00E77497" w:rsidRDefault="003E1032" w:rsidP="001C7046">
      <w:pPr>
        <w:pStyle w:val="Alg4"/>
        <w:numPr>
          <w:ilvl w:val="0"/>
          <w:numId w:val="1064"/>
        </w:numPr>
        <w:spacing w:after="220"/>
        <w:contextualSpacing/>
      </w:pPr>
      <w:r w:rsidRPr="00E77497">
        <w:t xml:space="preserve">Return a </w:t>
      </w:r>
      <w:r w:rsidR="00B13178" w:rsidRPr="00E77497">
        <w:t>new empty List</w:t>
      </w:r>
      <w:r w:rsidRPr="00E77497">
        <w:t>.</w:t>
      </w:r>
    </w:p>
    <w:p w14:paraId="423CF7F3" w14:textId="77777777" w:rsidR="00210077" w:rsidRPr="00E77497" w:rsidRDefault="00210077" w:rsidP="006A78DC">
      <w:pPr>
        <w:pStyle w:val="30"/>
      </w:pPr>
      <w:bookmarkStart w:id="6076" w:name="_Ref367705688"/>
      <w:bookmarkStart w:id="6077" w:name="_Toc368050454"/>
      <w:r w:rsidRPr="00E77497">
        <w:t xml:space="preserve">Static Semantics:  </w:t>
      </w:r>
      <w:r w:rsidRPr="00E77497">
        <w:rPr>
          <w:lang w:eastAsia="en-US"/>
        </w:rPr>
        <w:t>VarDeclaredNames</w:t>
      </w:r>
      <w:bookmarkEnd w:id="6076"/>
      <w:bookmarkEnd w:id="6077"/>
    </w:p>
    <w:p w14:paraId="38010CC1" w14:textId="77777777" w:rsidR="002E137C" w:rsidRPr="00F742D3" w:rsidRDefault="002E137C" w:rsidP="002E137C">
      <w:pPr>
        <w:rPr>
          <w:ins w:id="6078" w:author="Rev 19 Allen Wirfs-Brock" w:date="2013-09-23T13:28:00Z"/>
        </w:rPr>
      </w:pPr>
      <w:ins w:id="6079" w:author="Rev 19 Allen Wirfs-Brock" w:date="2013-09-23T13:28:00Z">
        <w:r>
          <w:t xml:space="preserve">See also: </w:t>
        </w:r>
        <w:r>
          <w:fldChar w:fldCharType="begin"/>
        </w:r>
        <w:r>
          <w:instrText xml:space="preserve"> REF _Ref367705708 \r \h </w:instrText>
        </w:r>
      </w:ins>
      <w:ins w:id="6080" w:author="Rev 19 Allen Wirfs-Brock" w:date="2013-09-23T13:28:00Z">
        <w:r>
          <w:fldChar w:fldCharType="separate"/>
        </w:r>
      </w:ins>
      <w:ins w:id="6081" w:author="Rev 19 Allen Wirfs-Brock" w:date="2013-09-27T13:22:00Z">
        <w:r w:rsidR="00D433E8">
          <w:t>13.0.1</w:t>
        </w:r>
      </w:ins>
      <w:ins w:id="6082" w:author="Rev 19 Allen Wirfs-Brock" w:date="2013-09-23T13:28:00Z">
        <w:r>
          <w:fldChar w:fldCharType="end"/>
        </w:r>
        <w:r>
          <w:t xml:space="preserve">, </w:t>
        </w:r>
        <w:r>
          <w:fldChar w:fldCharType="begin"/>
        </w:r>
        <w:r>
          <w:instrText xml:space="preserve"> REF _Ref367705747 \r \h </w:instrText>
        </w:r>
      </w:ins>
      <w:ins w:id="6083" w:author="Rev 19 Allen Wirfs-Brock" w:date="2013-09-23T13:28:00Z">
        <w:r>
          <w:fldChar w:fldCharType="separate"/>
        </w:r>
      </w:ins>
      <w:ins w:id="6084" w:author="Rev 19 Allen Wirfs-Brock" w:date="2013-09-27T13:22:00Z">
        <w:r w:rsidR="00D433E8">
          <w:t>13.5.1</w:t>
        </w:r>
      </w:ins>
      <w:ins w:id="6085" w:author="Rev 19 Allen Wirfs-Brock" w:date="2013-09-23T13:28:00Z">
        <w:r>
          <w:fldChar w:fldCharType="end"/>
        </w:r>
        <w:r>
          <w:t xml:space="preserve">, </w:t>
        </w:r>
        <w:r>
          <w:fldChar w:fldCharType="begin"/>
        </w:r>
        <w:r>
          <w:instrText xml:space="preserve"> REF _Ref367705814 \r \h </w:instrText>
        </w:r>
      </w:ins>
      <w:ins w:id="6086" w:author="Rev 19 Allen Wirfs-Brock" w:date="2013-09-23T13:28:00Z">
        <w:r>
          <w:fldChar w:fldCharType="separate"/>
        </w:r>
      </w:ins>
      <w:ins w:id="6087" w:author="Rev 19 Allen Wirfs-Brock" w:date="2013-09-27T13:22:00Z">
        <w:r w:rsidR="00D433E8">
          <w:t>13.6.1.1</w:t>
        </w:r>
      </w:ins>
      <w:ins w:id="6088" w:author="Rev 19 Allen Wirfs-Brock" w:date="2013-09-23T13:28:00Z">
        <w:r>
          <w:fldChar w:fldCharType="end"/>
        </w:r>
        <w:r>
          <w:t xml:space="preserve">, </w:t>
        </w:r>
        <w:r>
          <w:fldChar w:fldCharType="begin"/>
        </w:r>
        <w:r>
          <w:instrText xml:space="preserve"> REF _Ref367705839 \r \h </w:instrText>
        </w:r>
      </w:ins>
      <w:ins w:id="6089" w:author="Rev 19 Allen Wirfs-Brock" w:date="2013-09-23T13:28:00Z">
        <w:r>
          <w:fldChar w:fldCharType="separate"/>
        </w:r>
      </w:ins>
      <w:ins w:id="6090" w:author="Rev 19 Allen Wirfs-Brock" w:date="2013-09-27T13:22:00Z">
        <w:r w:rsidR="00D433E8">
          <w:t>13.6.2.1</w:t>
        </w:r>
      </w:ins>
      <w:ins w:id="6091" w:author="Rev 19 Allen Wirfs-Brock" w:date="2013-09-23T13:28:00Z">
        <w:r>
          <w:fldChar w:fldCharType="end"/>
        </w:r>
        <w:r>
          <w:t xml:space="preserve">, </w:t>
        </w:r>
        <w:r>
          <w:fldChar w:fldCharType="begin"/>
        </w:r>
        <w:r>
          <w:instrText xml:space="preserve"> REF _Ref367705856 \r \h </w:instrText>
        </w:r>
      </w:ins>
      <w:ins w:id="6092" w:author="Rev 19 Allen Wirfs-Brock" w:date="2013-09-23T13:28:00Z">
        <w:r>
          <w:fldChar w:fldCharType="separate"/>
        </w:r>
      </w:ins>
      <w:ins w:id="6093" w:author="Rev 19 Allen Wirfs-Brock" w:date="2013-09-27T13:22:00Z">
        <w:r w:rsidR="00D433E8">
          <w:t>13.6.3.1</w:t>
        </w:r>
      </w:ins>
      <w:ins w:id="6094" w:author="Rev 19 Allen Wirfs-Brock" w:date="2013-09-23T13:28:00Z">
        <w:r>
          <w:fldChar w:fldCharType="end"/>
        </w:r>
        <w:r>
          <w:t xml:space="preserve">, </w:t>
        </w:r>
        <w:r>
          <w:fldChar w:fldCharType="begin"/>
        </w:r>
        <w:r>
          <w:instrText xml:space="preserve"> REF _Ref367705878 \r \h </w:instrText>
        </w:r>
      </w:ins>
      <w:ins w:id="6095" w:author="Rev 19 Allen Wirfs-Brock" w:date="2013-09-23T13:28:00Z">
        <w:r>
          <w:fldChar w:fldCharType="separate"/>
        </w:r>
      </w:ins>
      <w:ins w:id="6096" w:author="Rev 19 Allen Wirfs-Brock" w:date="2013-09-27T13:22:00Z">
        <w:r w:rsidR="00D433E8">
          <w:t>13.6.4.3</w:t>
        </w:r>
      </w:ins>
      <w:ins w:id="6097" w:author="Rev 19 Allen Wirfs-Brock" w:date="2013-09-23T13:28:00Z">
        <w:r>
          <w:fldChar w:fldCharType="end"/>
        </w:r>
        <w:r>
          <w:t xml:space="preserve">, </w:t>
        </w:r>
        <w:r>
          <w:fldChar w:fldCharType="begin"/>
        </w:r>
        <w:r>
          <w:instrText xml:space="preserve"> REF _Ref367705897 \r \h </w:instrText>
        </w:r>
      </w:ins>
      <w:ins w:id="6098" w:author="Rev 19 Allen Wirfs-Brock" w:date="2013-09-23T13:28:00Z">
        <w:r>
          <w:fldChar w:fldCharType="separate"/>
        </w:r>
      </w:ins>
      <w:ins w:id="6099" w:author="Rev 19 Allen Wirfs-Brock" w:date="2013-09-27T13:22:00Z">
        <w:r w:rsidR="00D433E8">
          <w:t>13.10.2</w:t>
        </w:r>
      </w:ins>
      <w:ins w:id="6100" w:author="Rev 19 Allen Wirfs-Brock" w:date="2013-09-23T13:28:00Z">
        <w:r>
          <w:fldChar w:fldCharType="end"/>
        </w:r>
        <w:r>
          <w:t xml:space="preserve">, </w:t>
        </w:r>
        <w:r>
          <w:fldChar w:fldCharType="begin"/>
        </w:r>
        <w:r>
          <w:instrText xml:space="preserve"> REF _Ref367705925 \r \h </w:instrText>
        </w:r>
      </w:ins>
      <w:ins w:id="6101" w:author="Rev 19 Allen Wirfs-Brock" w:date="2013-09-23T13:28:00Z">
        <w:r>
          <w:fldChar w:fldCharType="separate"/>
        </w:r>
      </w:ins>
      <w:ins w:id="6102" w:author="Rev 19 Allen Wirfs-Brock" w:date="2013-09-27T13:22:00Z">
        <w:r w:rsidR="00D433E8">
          <w:t>13.11.4</w:t>
        </w:r>
      </w:ins>
      <w:ins w:id="6103" w:author="Rev 19 Allen Wirfs-Brock" w:date="2013-09-23T13:28:00Z">
        <w:r>
          <w:fldChar w:fldCharType="end"/>
        </w:r>
        <w:r>
          <w:t xml:space="preserve">, </w:t>
        </w:r>
        <w:r>
          <w:fldChar w:fldCharType="begin"/>
        </w:r>
        <w:r>
          <w:instrText xml:space="preserve"> REF _Ref367705949 \r \h </w:instrText>
        </w:r>
      </w:ins>
      <w:ins w:id="6104" w:author="Rev 19 Allen Wirfs-Brock" w:date="2013-09-23T13:28:00Z">
        <w:r>
          <w:fldChar w:fldCharType="separate"/>
        </w:r>
      </w:ins>
      <w:ins w:id="6105" w:author="Rev 19 Allen Wirfs-Brock" w:date="2013-09-27T13:22:00Z">
        <w:r w:rsidR="00D433E8">
          <w:t>13.12.2</w:t>
        </w:r>
      </w:ins>
      <w:ins w:id="6106" w:author="Rev 19 Allen Wirfs-Brock" w:date="2013-09-23T13:28:00Z">
        <w:r>
          <w:fldChar w:fldCharType="end"/>
        </w:r>
        <w:r>
          <w:t xml:space="preserve">, </w:t>
        </w:r>
        <w:r>
          <w:fldChar w:fldCharType="begin"/>
        </w:r>
        <w:r>
          <w:instrText xml:space="preserve"> REF _Ref367705968 \r \h </w:instrText>
        </w:r>
      </w:ins>
      <w:ins w:id="6107" w:author="Rev 19 Allen Wirfs-Brock" w:date="2013-09-23T13:28:00Z">
        <w:r>
          <w:fldChar w:fldCharType="separate"/>
        </w:r>
      </w:ins>
      <w:ins w:id="6108" w:author="Rev 19 Allen Wirfs-Brock" w:date="2013-09-27T13:22:00Z">
        <w:r w:rsidR="00D433E8">
          <w:t>13.14.2</w:t>
        </w:r>
      </w:ins>
      <w:ins w:id="6109" w:author="Rev 19 Allen Wirfs-Brock" w:date="2013-09-23T13:28:00Z">
        <w:r>
          <w:fldChar w:fldCharType="end"/>
        </w:r>
        <w:r>
          <w:t xml:space="preserve">, </w:t>
        </w:r>
        <w:r>
          <w:fldChar w:fldCharType="begin"/>
        </w:r>
        <w:r>
          <w:instrText xml:space="preserve"> REF _Ref367705999 \r \h </w:instrText>
        </w:r>
      </w:ins>
      <w:ins w:id="6110" w:author="Rev 19 Allen Wirfs-Brock" w:date="2013-09-23T13:28:00Z">
        <w:r>
          <w:fldChar w:fldCharType="separate"/>
        </w:r>
      </w:ins>
      <w:ins w:id="6111" w:author="Rev 19 Allen Wirfs-Brock" w:date="2013-09-27T13:22:00Z">
        <w:r w:rsidR="00D433E8">
          <w:t>14.1.10</w:t>
        </w:r>
      </w:ins>
      <w:ins w:id="6112" w:author="Rev 19 Allen Wirfs-Brock" w:date="2013-09-23T13:28:00Z">
        <w:r>
          <w:fldChar w:fldCharType="end"/>
        </w:r>
        <w:r>
          <w:t xml:space="preserve">, </w:t>
        </w:r>
        <w:r>
          <w:fldChar w:fldCharType="begin"/>
        </w:r>
        <w:r>
          <w:instrText xml:space="preserve"> REF _Ref367706057 \r \h </w:instrText>
        </w:r>
      </w:ins>
      <w:ins w:id="6113" w:author="Rev 19 Allen Wirfs-Brock" w:date="2013-09-23T13:28:00Z">
        <w:r>
          <w:fldChar w:fldCharType="separate"/>
        </w:r>
      </w:ins>
      <w:ins w:id="6114" w:author="Rev 19 Allen Wirfs-Brock" w:date="2013-09-27T13:22:00Z">
        <w:r w:rsidR="00D433E8">
          <w:t>14.4.8</w:t>
        </w:r>
      </w:ins>
      <w:ins w:id="6115" w:author="Rev 19 Allen Wirfs-Brock" w:date="2013-09-23T13:28:00Z">
        <w:r>
          <w:fldChar w:fldCharType="end"/>
        </w:r>
        <w:r>
          <w:t xml:space="preserve">, </w:t>
        </w:r>
        <w:r>
          <w:fldChar w:fldCharType="begin"/>
        </w:r>
        <w:r>
          <w:instrText xml:space="preserve"> REF _Ref367706084 \r \h </w:instrText>
        </w:r>
      </w:ins>
      <w:ins w:id="6116" w:author="Rev 19 Allen Wirfs-Brock" w:date="2013-09-23T13:28:00Z">
        <w:r>
          <w:fldChar w:fldCharType="separate"/>
        </w:r>
      </w:ins>
      <w:ins w:id="6117" w:author="Rev 19 Allen Wirfs-Brock" w:date="2013-09-27T13:22:00Z">
        <w:r w:rsidR="00D433E8">
          <w:t>14.5.13</w:t>
        </w:r>
      </w:ins>
      <w:ins w:id="6118" w:author="Rev 19 Allen Wirfs-Brock" w:date="2013-09-23T13:28:00Z">
        <w:r>
          <w:fldChar w:fldCharType="end"/>
        </w:r>
        <w:r>
          <w:t xml:space="preserve">, </w:t>
        </w:r>
        <w:r>
          <w:fldChar w:fldCharType="begin"/>
        </w:r>
        <w:r>
          <w:instrText xml:space="preserve"> REF _Ref367706111 \r \h </w:instrText>
        </w:r>
      </w:ins>
      <w:ins w:id="6119" w:author="Rev 19 Allen Wirfs-Brock" w:date="2013-09-23T13:28:00Z">
        <w:r>
          <w:fldChar w:fldCharType="separate"/>
        </w:r>
      </w:ins>
      <w:ins w:id="6120" w:author="Rev 19 Allen Wirfs-Brock" w:date="2013-09-27T13:22:00Z">
        <w:r w:rsidR="00D433E8">
          <w:t>15.1.0.5</w:t>
        </w:r>
      </w:ins>
      <w:ins w:id="6121" w:author="Rev 19 Allen Wirfs-Brock" w:date="2013-09-23T13:28:00Z">
        <w:r>
          <w:fldChar w:fldCharType="end"/>
        </w:r>
        <w:r>
          <w:t xml:space="preserve">, </w:t>
        </w:r>
        <w:r>
          <w:fldChar w:fldCharType="begin"/>
        </w:r>
        <w:r>
          <w:instrText xml:space="preserve"> REF _Ref367706146 \r \h </w:instrText>
        </w:r>
      </w:ins>
      <w:ins w:id="6122" w:author="Rev 19 Allen Wirfs-Brock" w:date="2013-09-23T13:28:00Z">
        <w:r>
          <w:fldChar w:fldCharType="separate"/>
        </w:r>
      </w:ins>
      <w:ins w:id="6123" w:author="Rev 19 Allen Wirfs-Brock" w:date="2013-09-27T13:22:00Z">
        <w:r w:rsidR="00D433E8">
          <w:t>15.2.5</w:t>
        </w:r>
      </w:ins>
      <w:ins w:id="6124" w:author="Rev 19 Allen Wirfs-Brock" w:date="2013-09-23T13:28:00Z">
        <w:r>
          <w:fldChar w:fldCharType="end"/>
        </w:r>
        <w:r>
          <w:t>.</w:t>
        </w:r>
      </w:ins>
    </w:p>
    <w:p w14:paraId="1B531C09" w14:textId="77777777" w:rsidR="002135E7" w:rsidRPr="00E77497" w:rsidRDefault="002135E7" w:rsidP="002135E7">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p>
    <w:p w14:paraId="5E674987" w14:textId="77777777" w:rsidR="002135E7" w:rsidRPr="00E77497" w:rsidRDefault="002135E7" w:rsidP="007B6658">
      <w:pPr>
        <w:pStyle w:val="Alg4"/>
        <w:numPr>
          <w:ilvl w:val="0"/>
          <w:numId w:val="568"/>
        </w:numPr>
        <w:spacing w:after="220"/>
        <w:contextualSpacing/>
      </w:pPr>
      <w:r w:rsidRPr="00E77497">
        <w:t>Return a new empty List.</w:t>
      </w:r>
    </w:p>
    <w:p w14:paraId="3B7CAC17" w14:textId="77777777" w:rsidR="00AB4ADD" w:rsidRPr="00E77497" w:rsidRDefault="00AB4ADD" w:rsidP="00AB4ADD">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14:paraId="38E2C559" w14:textId="77777777" w:rsidR="00AB4ADD" w:rsidRPr="00E77497" w:rsidRDefault="00AB4ADD" w:rsidP="004A46DA">
      <w:pPr>
        <w:pStyle w:val="Alg4"/>
        <w:numPr>
          <w:ilvl w:val="0"/>
          <w:numId w:val="1016"/>
        </w:numPr>
        <w:spacing w:after="220"/>
        <w:contextualSpacing/>
      </w:pPr>
      <w:r w:rsidRPr="00E77497">
        <w:t xml:space="preserve">Let </w:t>
      </w:r>
      <w:r w:rsidRPr="00E77497">
        <w:rPr>
          <w:i/>
        </w:rPr>
        <w:t xml:space="preserve">names </w:t>
      </w:r>
      <w:r w:rsidRPr="00E77497">
        <w:t xml:space="preserve">be VarDeclaredNames of </w:t>
      </w:r>
      <w:r w:rsidRPr="00E77497">
        <w:rPr>
          <w:i/>
        </w:rPr>
        <w:t>StatementList</w:t>
      </w:r>
      <w:r w:rsidRPr="00E77497">
        <w:t>.</w:t>
      </w:r>
    </w:p>
    <w:p w14:paraId="6EB9BCBF" w14:textId="77777777" w:rsidR="00AB4ADD" w:rsidRPr="00E77497" w:rsidRDefault="00AB4ADD" w:rsidP="004A46DA">
      <w:pPr>
        <w:pStyle w:val="Alg4"/>
        <w:numPr>
          <w:ilvl w:val="0"/>
          <w:numId w:val="1016"/>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p>
    <w:p w14:paraId="668AEE49" w14:textId="77777777" w:rsidR="00AB4ADD" w:rsidRPr="00E77497" w:rsidRDefault="00AB4ADD" w:rsidP="004A46DA">
      <w:pPr>
        <w:pStyle w:val="Alg4"/>
        <w:numPr>
          <w:ilvl w:val="0"/>
          <w:numId w:val="1016"/>
        </w:numPr>
        <w:spacing w:after="220"/>
        <w:contextualSpacing/>
      </w:pPr>
      <w:r w:rsidRPr="00E77497">
        <w:t xml:space="preserve">Return </w:t>
      </w:r>
      <w:r w:rsidRPr="00E77497">
        <w:rPr>
          <w:rStyle w:val="bnf"/>
        </w:rPr>
        <w:t>names</w:t>
      </w:r>
      <w:r w:rsidRPr="00E77497">
        <w:t>.</w:t>
      </w:r>
    </w:p>
    <w:p w14:paraId="7AE44CF1" w14:textId="77777777" w:rsidR="0028527D" w:rsidRPr="00E77497" w:rsidRDefault="0028527D" w:rsidP="0028527D">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2368C55E" w14:textId="77777777" w:rsidR="0028527D" w:rsidRPr="00E77497" w:rsidRDefault="0028527D" w:rsidP="008F7A25">
      <w:pPr>
        <w:pStyle w:val="Alg4"/>
        <w:numPr>
          <w:ilvl w:val="0"/>
          <w:numId w:val="1537"/>
        </w:numPr>
        <w:spacing w:after="220"/>
        <w:contextualSpacing/>
      </w:pPr>
      <w:r w:rsidRPr="00E77497">
        <w:t>Return a new empty List.</w:t>
      </w:r>
    </w:p>
    <w:p w14:paraId="05687EE5" w14:textId="77777777" w:rsidR="0052272C" w:rsidRPr="00E77497" w:rsidDel="00FD7525" w:rsidRDefault="0052272C">
      <w:pPr>
        <w:pStyle w:val="30"/>
        <w:rPr>
          <w:del w:id="6125" w:author="Rev 19 Allen Wirfs-Brock" w:date="2013-09-11T18:24:00Z"/>
        </w:rPr>
      </w:pPr>
      <w:bookmarkStart w:id="6126" w:name="_Ref365637141"/>
      <w:del w:id="6127" w:author="Rev 19 Allen Wirfs-Brock" w:date="2013-09-11T18:24:00Z">
        <w:r w:rsidRPr="00E77497" w:rsidDel="00FD7525">
          <w:delText>Runtime Semantics</w:delText>
        </w:r>
        <w:bookmarkStart w:id="6128" w:name="_Toc368034455"/>
        <w:bookmarkStart w:id="6129" w:name="_Toc368049678"/>
        <w:bookmarkStart w:id="6130" w:name="_Toc368050455"/>
        <w:bookmarkEnd w:id="6126"/>
        <w:bookmarkEnd w:id="6128"/>
        <w:bookmarkEnd w:id="6129"/>
        <w:bookmarkEnd w:id="6130"/>
      </w:del>
    </w:p>
    <w:p w14:paraId="14D8BF35" w14:textId="77777777" w:rsidR="0052272C" w:rsidRPr="00E77497" w:rsidRDefault="0052272C" w:rsidP="006A78DC">
      <w:pPr>
        <w:pStyle w:val="30"/>
        <w:rPr>
          <w:rFonts w:ascii="Helvetica" w:hAnsi="Helvetica"/>
        </w:rPr>
      </w:pPr>
      <w:bookmarkStart w:id="6131" w:name="_Toc368050456"/>
      <w:bookmarkStart w:id="6132" w:name="_Ref368051074"/>
      <w:r w:rsidRPr="00E77497">
        <w:rPr>
          <w:rFonts w:ascii="Helvetica" w:hAnsi="Helvetica"/>
        </w:rPr>
        <w:t xml:space="preserve">Runtime Semantics: </w:t>
      </w:r>
      <w:r w:rsidRPr="00E77497">
        <w:rPr>
          <w:rFonts w:ascii="Helvetica" w:hAnsi="Helvetica"/>
          <w:spacing w:val="6"/>
        </w:rPr>
        <w:t>Evaluation</w:t>
      </w:r>
      <w:bookmarkEnd w:id="6131"/>
      <w:bookmarkEnd w:id="6132"/>
    </w:p>
    <w:p w14:paraId="5A2C0794" w14:textId="77777777"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p>
    <w:p w14:paraId="662BA2DD" w14:textId="77777777" w:rsidR="004C02EF" w:rsidRPr="00E77497" w:rsidRDefault="004C02EF" w:rsidP="00970924">
      <w:pPr>
        <w:pStyle w:val="Alg2"/>
        <w:numPr>
          <w:ilvl w:val="0"/>
          <w:numId w:val="515"/>
        </w:numPr>
        <w:spacing w:after="220"/>
      </w:pPr>
      <w:commentRangeStart w:id="6133"/>
      <w:r w:rsidRPr="00E77497">
        <w:t xml:space="preserve">Return </w:t>
      </w:r>
      <w:r w:rsidR="009D60F6">
        <w:t>NormalCompletion</w:t>
      </w:r>
      <w:r w:rsidRPr="00E77497">
        <w:t>(</w:t>
      </w:r>
      <w:commentRangeStart w:id="6134"/>
      <w:r w:rsidR="00970924" w:rsidRPr="00AC0382">
        <w:rPr>
          <w:b/>
          <w:bCs/>
        </w:rPr>
        <w:t>undefined</w:t>
      </w:r>
      <w:commentRangeEnd w:id="6134"/>
      <w:r w:rsidR="00970924">
        <w:rPr>
          <w:rStyle w:val="af6"/>
          <w:rFonts w:ascii="Arial" w:eastAsia="MS Mincho" w:hAnsi="Arial"/>
          <w:spacing w:val="0"/>
          <w:lang w:eastAsia="ja-JP"/>
        </w:rPr>
        <w:commentReference w:id="6134"/>
      </w:r>
      <w:r w:rsidRPr="00E77497">
        <w:t>).</w:t>
      </w:r>
      <w:commentRangeEnd w:id="6133"/>
      <w:r w:rsidR="00742E31">
        <w:rPr>
          <w:rStyle w:val="af6"/>
          <w:rFonts w:ascii="Arial" w:eastAsia="MS Mincho" w:hAnsi="Arial"/>
          <w:spacing w:val="0"/>
          <w:lang w:eastAsia="ja-JP"/>
        </w:rPr>
        <w:commentReference w:id="6133"/>
      </w:r>
    </w:p>
    <w:p w14:paraId="3313D9EB" w14:textId="77777777"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p>
    <w:p w14:paraId="1B9BD9D9" w14:textId="77777777" w:rsidR="000E330C" w:rsidRPr="00E77497" w:rsidRDefault="000E330C" w:rsidP="007B6658">
      <w:pPr>
        <w:pStyle w:val="Alg2"/>
        <w:numPr>
          <w:ilvl w:val="0"/>
          <w:numId w:val="106"/>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14:paraId="45012CA1" w14:textId="77777777" w:rsidR="000E330C" w:rsidRPr="00E77497" w:rsidRDefault="000E330C" w:rsidP="007B6658">
      <w:pPr>
        <w:pStyle w:val="Alg2"/>
        <w:numPr>
          <w:ilvl w:val="0"/>
          <w:numId w:val="106"/>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14:paraId="5919EB50" w14:textId="77777777" w:rsidR="000E330C" w:rsidRPr="00E77497" w:rsidRDefault="000E330C" w:rsidP="007B6658">
      <w:pPr>
        <w:pStyle w:val="Alg2"/>
        <w:numPr>
          <w:ilvl w:val="0"/>
          <w:numId w:val="106"/>
        </w:numPr>
        <w:spacing w:after="220"/>
        <w:contextualSpacing/>
      </w:pPr>
      <w:r w:rsidRPr="00E77497">
        <w:t xml:space="preserve">Perform Block Declaration Instantiation using </w:t>
      </w:r>
      <w:r w:rsidRPr="00E77497">
        <w:rPr>
          <w:i/>
        </w:rPr>
        <w:t>StatementList</w:t>
      </w:r>
      <w:r w:rsidR="004851C4" w:rsidRPr="00E77497">
        <w:t xml:space="preserve"> and</w:t>
      </w:r>
      <w:r w:rsidRPr="00E77497">
        <w:t xml:space="preserve"> </w:t>
      </w:r>
      <w:r w:rsidRPr="00E77497">
        <w:rPr>
          <w:i/>
        </w:rPr>
        <w:t>blockEnv</w:t>
      </w:r>
      <w:r w:rsidR="00DD7BE8" w:rsidRPr="00E77497">
        <w:t>.</w:t>
      </w:r>
    </w:p>
    <w:p w14:paraId="52653933" w14:textId="77777777" w:rsidR="00C479AB" w:rsidRPr="00E77497" w:rsidRDefault="00C479AB"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blockEnv</w:t>
      </w:r>
      <w:r w:rsidRPr="00E77497">
        <w:t>.</w:t>
      </w:r>
    </w:p>
    <w:p w14:paraId="10502AE7" w14:textId="77777777" w:rsidR="000E330C" w:rsidRPr="00E77497" w:rsidRDefault="000E330C" w:rsidP="007B6658">
      <w:pPr>
        <w:pStyle w:val="Alg2"/>
        <w:numPr>
          <w:ilvl w:val="0"/>
          <w:numId w:val="106"/>
        </w:numPr>
        <w:spacing w:after="220"/>
        <w:contextualSpacing/>
      </w:pPr>
      <w:r w:rsidRPr="00E77497">
        <w:t xml:space="preserve">Let </w:t>
      </w:r>
      <w:r w:rsidRPr="00E77497">
        <w:rPr>
          <w:i/>
        </w:rPr>
        <w:t>blockValue</w:t>
      </w:r>
      <w:r w:rsidRPr="00E77497">
        <w:t xml:space="preserve"> be </w:t>
      </w:r>
      <w:r w:rsidR="00F30646" w:rsidRPr="00E77497">
        <w:t xml:space="preserve">the result of evaluating </w:t>
      </w:r>
      <w:r w:rsidR="00F30646" w:rsidRPr="00E77497">
        <w:rPr>
          <w:i/>
        </w:rPr>
        <w:t>StatementList</w:t>
      </w:r>
      <w:r w:rsidR="00F30646" w:rsidRPr="00E77497">
        <w:t>.</w:t>
      </w:r>
    </w:p>
    <w:p w14:paraId="6E8A9D6E" w14:textId="77777777" w:rsidR="000E330C" w:rsidRPr="00E77497" w:rsidRDefault="00F30646"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14:paraId="56C68A08" w14:textId="77777777" w:rsidR="00970924" w:rsidRDefault="00970924" w:rsidP="00970924">
      <w:pPr>
        <w:pStyle w:val="Alg2"/>
        <w:numPr>
          <w:ilvl w:val="0"/>
          <w:numId w:val="106"/>
        </w:numPr>
        <w:spacing w:after="220"/>
        <w:contextualSpacing/>
      </w:pPr>
      <w:r>
        <w:t xml:space="preserve">If </w:t>
      </w:r>
      <w:r>
        <w:rPr>
          <w:i/>
          <w:iCs/>
        </w:rPr>
        <w:t>blockValue</w:t>
      </w:r>
      <w:r>
        <w:t xml:space="preserve">.[[type]] is </w:t>
      </w:r>
      <w:r w:rsidRPr="00AC0382">
        <w:rPr>
          <w:rFonts w:ascii="Arial" w:hAnsi="Arial" w:cs="Arial"/>
        </w:rPr>
        <w:t>n</w:t>
      </w:r>
      <w:r w:rsidRPr="007B40AF">
        <w:rPr>
          <w:rFonts w:ascii="Arial" w:hAnsi="Arial" w:cs="Arial"/>
        </w:rPr>
        <w:t>ormal</w:t>
      </w:r>
      <w:r>
        <w:t xml:space="preserve"> and </w:t>
      </w:r>
      <w:r>
        <w:rPr>
          <w:i/>
          <w:iCs/>
        </w:rPr>
        <w:t>blockValue</w:t>
      </w:r>
      <w:r>
        <w:t xml:space="preserve">.[[value]] is </w:t>
      </w:r>
      <w:r w:rsidRPr="007B40AF">
        <w:rPr>
          <w:rFonts w:ascii="Arial" w:hAnsi="Arial" w:cs="Arial"/>
        </w:rPr>
        <w:t>empty</w:t>
      </w:r>
      <w:r>
        <w:t xml:space="preserve">,  then </w:t>
      </w:r>
    </w:p>
    <w:p w14:paraId="19AA4587" w14:textId="77777777" w:rsidR="00970924" w:rsidRDefault="00970924" w:rsidP="007B40AF">
      <w:pPr>
        <w:pStyle w:val="Alg2"/>
        <w:numPr>
          <w:ilvl w:val="1"/>
          <w:numId w:val="106"/>
        </w:numPr>
        <w:spacing w:after="220"/>
        <w:contextualSpacing/>
      </w:pPr>
      <w:r>
        <w:t>Return NormalCompletion</w:t>
      </w:r>
      <w:r w:rsidRPr="00E77497">
        <w:t>(</w:t>
      </w:r>
      <w:commentRangeStart w:id="6135"/>
      <w:r w:rsidRPr="00970924">
        <w:rPr>
          <w:b/>
          <w:bCs/>
        </w:rPr>
        <w:t>undefined</w:t>
      </w:r>
      <w:commentRangeEnd w:id="6135"/>
      <w:r>
        <w:rPr>
          <w:rStyle w:val="af6"/>
          <w:rFonts w:ascii="Arial" w:eastAsia="MS Mincho" w:hAnsi="Arial"/>
          <w:spacing w:val="0"/>
          <w:lang w:eastAsia="ja-JP"/>
        </w:rPr>
        <w:commentReference w:id="6135"/>
      </w:r>
      <w:r w:rsidRPr="00E77497">
        <w:t>).</w:t>
      </w:r>
    </w:p>
    <w:p w14:paraId="3439FFBF" w14:textId="77777777" w:rsidR="00F14B7C" w:rsidRPr="00E77497" w:rsidRDefault="004C02EF" w:rsidP="007B6658">
      <w:pPr>
        <w:pStyle w:val="Alg2"/>
        <w:numPr>
          <w:ilvl w:val="0"/>
          <w:numId w:val="106"/>
        </w:numPr>
        <w:spacing w:after="220"/>
      </w:pPr>
      <w:r w:rsidRPr="00E77497">
        <w:t xml:space="preserve">Return </w:t>
      </w:r>
      <w:r w:rsidR="00F30646" w:rsidRPr="00E77497">
        <w:rPr>
          <w:i/>
        </w:rPr>
        <w:t>blockValue</w:t>
      </w:r>
      <w:r w:rsidRPr="00E77497">
        <w:t>.</w:t>
      </w:r>
    </w:p>
    <w:p w14:paraId="3015029A" w14:textId="77777777" w:rsidR="00AB30FE" w:rsidRPr="00E77497" w:rsidRDefault="00AB30FE" w:rsidP="00AB30FE">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14:paraId="31119AF9" w14:textId="77777777" w:rsidR="004C02EF" w:rsidRPr="00E77497" w:rsidRDefault="004C02EF" w:rsidP="004C02EF">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r w:rsidR="009A6DAE" w:rsidRPr="00E77497">
        <w:rPr>
          <w:rFonts w:ascii="Times New Roman" w:hAnsi="Times New Roman"/>
          <w:i/>
        </w:rPr>
        <w:t>ListItem</w:t>
      </w:r>
      <w:r w:rsidRPr="00E77497">
        <w:t xml:space="preserve"> </w:t>
      </w:r>
      <w:bookmarkStart w:id="6136" w:name="_Toc382212710"/>
    </w:p>
    <w:p w14:paraId="0B7311CF" w14:textId="77777777"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6136"/>
      <w:r w:rsidRPr="00E77497">
        <w:t>.</w:t>
      </w:r>
    </w:p>
    <w:p w14:paraId="587EF363" w14:textId="77777777" w:rsidR="004C02EF" w:rsidRPr="00E77497" w:rsidRDefault="006552DF" w:rsidP="007B6658">
      <w:pPr>
        <w:pStyle w:val="Alg2"/>
        <w:numPr>
          <w:ilvl w:val="0"/>
          <w:numId w:val="108"/>
        </w:numPr>
      </w:pPr>
      <w:r>
        <w:t>ReturnIfAbrupt(</w:t>
      </w:r>
      <w:r>
        <w:rPr>
          <w:i/>
        </w:rPr>
        <w:t>sl</w:t>
      </w:r>
      <w:r>
        <w:t>)</w:t>
      </w:r>
      <w:r w:rsidR="004C02EF" w:rsidRPr="00E77497">
        <w:t>.</w:t>
      </w:r>
      <w:bookmarkStart w:id="6137" w:name="_Toc382212711"/>
    </w:p>
    <w:p w14:paraId="194BF7DB" w14:textId="77777777"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6137"/>
      <w:r w:rsidR="00AF63E6">
        <w:rPr>
          <w:i/>
        </w:rPr>
        <w:t>ListItem</w:t>
      </w:r>
      <w:r w:rsidRPr="00E77497">
        <w:t>.</w:t>
      </w:r>
    </w:p>
    <w:p w14:paraId="12704CB3" w14:textId="77777777" w:rsidR="004C02EF" w:rsidRPr="00E77497" w:rsidRDefault="004C02EF" w:rsidP="007B6658">
      <w:pPr>
        <w:pStyle w:val="Alg2"/>
        <w:numPr>
          <w:ilvl w:val="0"/>
          <w:numId w:val="108"/>
        </w:numPr>
      </w:pPr>
      <w:r w:rsidRPr="00E77497">
        <w:t xml:space="preserve">If </w:t>
      </w:r>
      <w:r w:rsidR="00E55220" w:rsidRPr="00681A60">
        <w:rPr>
          <w:i/>
        </w:rPr>
        <w:t>s</w:t>
      </w:r>
      <w:r w:rsidR="00E55220">
        <w:t xml:space="preserve">.[[type]] is </w:t>
      </w:r>
      <w:r w:rsidRPr="00E77497">
        <w:rPr>
          <w:rFonts w:ascii="Arial" w:hAnsi="Arial" w:cs="Arial"/>
        </w:rPr>
        <w:t>throw</w:t>
      </w:r>
      <w:r w:rsidRPr="00E77497">
        <w:t xml:space="preserve">,  </w:t>
      </w:r>
      <w:r w:rsidR="00E55220">
        <w:t xml:space="preserve">return </w:t>
      </w:r>
      <w:r w:rsidR="00E55220" w:rsidRPr="0027695A">
        <w:rPr>
          <w:i/>
        </w:rPr>
        <w:t>s</w:t>
      </w:r>
      <w:r w:rsidR="00E55220">
        <w:t>.</w:t>
      </w:r>
      <w:r w:rsidR="00E55220" w:rsidRPr="00E77497">
        <w:t xml:space="preserve"> </w:t>
      </w:r>
    </w:p>
    <w:p w14:paraId="793B3515" w14:textId="77777777" w:rsidR="004C02EF" w:rsidRPr="00E77497" w:rsidRDefault="004C02EF" w:rsidP="007B6658">
      <w:pPr>
        <w:pStyle w:val="Alg2"/>
        <w:numPr>
          <w:ilvl w:val="0"/>
          <w:numId w:val="108"/>
        </w:numPr>
      </w:pPr>
      <w:r w:rsidRPr="00E77497">
        <w:t xml:space="preserve">If </w:t>
      </w:r>
      <w:r w:rsidRPr="00E77497">
        <w:rPr>
          <w:i/>
        </w:rPr>
        <w:t>s</w:t>
      </w:r>
      <w:r w:rsidRPr="00E77497">
        <w:t>.</w:t>
      </w:r>
      <w:r w:rsidR="00E55220">
        <w:t>[[</w:t>
      </w:r>
      <w:r w:rsidRPr="00E77497">
        <w:t>value</w:t>
      </w:r>
      <w:r w:rsidR="00E55220">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rsidR="00E55220">
        <w:t>[[</w:t>
      </w:r>
      <w:r w:rsidRPr="00E77497">
        <w:t>value</w:t>
      </w:r>
      <w:r w:rsidR="00E55220">
        <w:t>]]</w:t>
      </w:r>
      <w:r w:rsidRPr="00E77497">
        <w:t xml:space="preserve">, otherwise let </w:t>
      </w:r>
      <w:r w:rsidRPr="00E77497">
        <w:rPr>
          <w:i/>
        </w:rPr>
        <w:t>V</w:t>
      </w:r>
      <w:r w:rsidRPr="00E77497">
        <w:t xml:space="preserve"> = </w:t>
      </w:r>
      <w:r w:rsidRPr="00E77497">
        <w:rPr>
          <w:i/>
        </w:rPr>
        <w:t>s</w:t>
      </w:r>
      <w:r w:rsidRPr="00E77497">
        <w:t>.</w:t>
      </w:r>
      <w:r w:rsidR="00E55220">
        <w:t>[[v</w:t>
      </w:r>
      <w:r w:rsidR="00E55220" w:rsidRPr="00E77497">
        <w:t>alue</w:t>
      </w:r>
      <w:r w:rsidR="00E55220">
        <w:t>]]</w:t>
      </w:r>
      <w:r w:rsidRPr="00E77497">
        <w:t>.</w:t>
      </w:r>
    </w:p>
    <w:p w14:paraId="6F706076" w14:textId="77777777" w:rsidR="004C02EF" w:rsidRPr="00E77497" w:rsidRDefault="004C02EF" w:rsidP="007B6658">
      <w:pPr>
        <w:pStyle w:val="Alg2"/>
        <w:numPr>
          <w:ilvl w:val="0"/>
          <w:numId w:val="108"/>
        </w:numPr>
        <w:spacing w:after="220"/>
      </w:pPr>
      <w:r w:rsidRPr="00E77497">
        <w:t xml:space="preserve">Return </w:t>
      </w:r>
      <w:r w:rsidR="00E55220">
        <w:t>Completion {</w:t>
      </w:r>
      <w:r w:rsidR="00327BF7">
        <w:t>[[</w:t>
      </w:r>
      <w:r w:rsidR="00E55220">
        <w:t>type</w:t>
      </w:r>
      <w:r w:rsidR="00327BF7">
        <w:t>]]</w:t>
      </w:r>
      <w:r w:rsidR="00E55220">
        <w:t xml:space="preserve">: </w:t>
      </w:r>
      <w:r w:rsidRPr="00E77497">
        <w:rPr>
          <w:i/>
        </w:rPr>
        <w:t>s</w:t>
      </w:r>
      <w:r w:rsidRPr="00E77497">
        <w:t>.</w:t>
      </w:r>
      <w:r w:rsidR="00E55220">
        <w:t>[[t</w:t>
      </w:r>
      <w:r w:rsidR="00E55220" w:rsidRPr="00E77497">
        <w:t>ype</w:t>
      </w:r>
      <w:r w:rsidR="00E55220">
        <w:t>]]</w:t>
      </w:r>
      <w:r w:rsidRPr="00E77497">
        <w:t xml:space="preserve">, </w:t>
      </w:r>
      <w:r w:rsidR="00327BF7">
        <w:t>[[</w:t>
      </w:r>
      <w:r w:rsidR="00E55220">
        <w:t>value</w:t>
      </w:r>
      <w:r w:rsidR="00327BF7">
        <w:t>]]</w:t>
      </w:r>
      <w:r w:rsidR="00E55220">
        <w:t xml:space="preserve">: </w:t>
      </w:r>
      <w:r w:rsidRPr="00E77497">
        <w:rPr>
          <w:i/>
        </w:rPr>
        <w:t>V</w:t>
      </w:r>
      <w:r w:rsidRPr="00E77497">
        <w:t xml:space="preserve">, </w:t>
      </w:r>
      <w:r w:rsidR="00327BF7">
        <w:t>[[</w:t>
      </w:r>
      <w:r w:rsidR="00E55220">
        <w:t>target</w:t>
      </w:r>
      <w:r w:rsidR="00327BF7">
        <w:t>]]</w:t>
      </w:r>
      <w:r w:rsidR="00E55220">
        <w:t xml:space="preserve">: </w:t>
      </w:r>
      <w:r w:rsidRPr="00E77497">
        <w:rPr>
          <w:i/>
        </w:rPr>
        <w:t>s</w:t>
      </w:r>
      <w:r w:rsidRPr="00E77497">
        <w:t>.</w:t>
      </w:r>
      <w:r w:rsidR="00E55220">
        <w:t>[[</w:t>
      </w:r>
      <w:r w:rsidRPr="00E77497">
        <w:t>target</w:t>
      </w:r>
      <w:r w:rsidR="00481DAC">
        <w:t>]]}</w:t>
      </w:r>
      <w:r w:rsidR="00481DAC" w:rsidRPr="00E77497">
        <w:t>.</w:t>
      </w:r>
    </w:p>
    <w:p w14:paraId="45317631" w14:textId="77777777" w:rsidR="004C02EF" w:rsidRPr="00E77497" w:rsidRDefault="004C02EF" w:rsidP="00621C54">
      <w:pPr>
        <w:pStyle w:val="Note"/>
        <w:spacing w:after="60"/>
      </w:pPr>
      <w:bookmarkStart w:id="6138" w:name="_Toc417706216"/>
      <w:bookmarkStart w:id="6139" w:name="_Ref440445249"/>
      <w:bookmarkStart w:id="6140" w:name="_Ref457437644"/>
      <w:bookmarkStart w:id="6141" w:name="_Ref457437645"/>
      <w:bookmarkStart w:id="6142" w:name="_Ref457437646"/>
      <w:bookmarkStart w:id="6143" w:name="_Ref457437647"/>
      <w:bookmarkStart w:id="6144" w:name="_Ref457437648"/>
      <w:bookmarkStart w:id="6145" w:name="_Ref457437652"/>
      <w:bookmarkStart w:id="6146" w:name="_Ref457437653"/>
      <w:bookmarkStart w:id="6147" w:name="_Ref457708381"/>
      <w:bookmarkStart w:id="6148" w:name="_Ref457792811"/>
      <w:bookmarkStart w:id="6149" w:name="_Toc472818876"/>
      <w:bookmarkStart w:id="6150" w:name="_Toc235503450"/>
      <w:bookmarkStart w:id="6151" w:name="_Toc241509225"/>
      <w:bookmarkStart w:id="6152" w:name="_Toc244416712"/>
      <w:r w:rsidRPr="00E77497">
        <w:t>NOTE</w:t>
      </w:r>
      <w:r w:rsidRPr="00E77497">
        <w:tab/>
        <w:t xml:space="preserve">Steps </w:t>
      </w:r>
      <w:r w:rsidR="00621C54">
        <w:t>5</w:t>
      </w:r>
      <w:r w:rsidR="00E55220" w:rsidRPr="00E77497">
        <w:t xml:space="preserve"> </w:t>
      </w:r>
      <w:r w:rsidRPr="00E77497">
        <w:t xml:space="preserve">and </w:t>
      </w:r>
      <w:r w:rsidR="00621C54">
        <w:t>6</w:t>
      </w:r>
      <w:r w:rsidR="00E55220" w:rsidRPr="00E77497">
        <w:t xml:space="preserve"> </w:t>
      </w:r>
      <w:r w:rsidRPr="00E77497">
        <w:t>of the above algorit</w:t>
      </w:r>
      <w:r w:rsidR="00861AE4">
        <w:t>h</w:t>
      </w:r>
      <w:r w:rsidRPr="00E77497">
        <w:t xml:space="preserve">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1590223A"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557DB82D" w14:textId="77777777" w:rsidR="004C02EF" w:rsidRPr="00E77497" w:rsidRDefault="004C02EF" w:rsidP="004C02EF">
      <w:pPr>
        <w:ind w:left="720"/>
        <w:contextualSpacing/>
        <w:rPr>
          <w:rFonts w:ascii="Courier New" w:hAnsi="Courier New" w:cs="Courier New"/>
          <w:b/>
          <w:sz w:val="18"/>
          <w:szCs w:val="18"/>
        </w:rPr>
      </w:pPr>
      <w:commentRangeStart w:id="6153"/>
      <w:r w:rsidRPr="00E77497">
        <w:rPr>
          <w:rFonts w:ascii="Courier New" w:hAnsi="Courier New" w:cs="Courier New"/>
          <w:b/>
          <w:sz w:val="18"/>
          <w:szCs w:val="18"/>
        </w:rPr>
        <w:t>eval("1;{}")</w:t>
      </w:r>
      <w:commentRangeEnd w:id="6153"/>
      <w:r w:rsidR="00742E31">
        <w:rPr>
          <w:rStyle w:val="af6"/>
        </w:rPr>
        <w:commentReference w:id="6153"/>
      </w:r>
    </w:p>
    <w:p w14:paraId="530F7D86" w14:textId="77777777"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14:paraId="144F5C18" w14:textId="77777777" w:rsidR="009553A4" w:rsidRPr="008B7F6F" w:rsidRDefault="00FD7525" w:rsidP="006A78DC">
      <w:pPr>
        <w:pStyle w:val="30"/>
      </w:pPr>
      <w:bookmarkStart w:id="6154" w:name="_Toc368050457"/>
      <w:bookmarkStart w:id="6155" w:name="_Toc360524423"/>
      <w:bookmarkStart w:id="6156" w:name="_Toc276631076"/>
      <w:ins w:id="6157" w:author="Rev 19 Allen Wirfs-Brock" w:date="2013-09-11T18:24:00Z">
        <w:r>
          <w:t xml:space="preserve">Runtime Semantics: </w:t>
        </w:r>
      </w:ins>
      <w:commentRangeStart w:id="6158"/>
      <w:r w:rsidR="009553A4" w:rsidRPr="003B4312">
        <w:t xml:space="preserve">Block Declaration </w:t>
      </w:r>
      <w:r w:rsidR="009553A4" w:rsidRPr="008B7F6F">
        <w:t>Instantiation</w:t>
      </w:r>
      <w:commentRangeEnd w:id="6158"/>
      <w:r w:rsidR="009553A4">
        <w:rPr>
          <w:rStyle w:val="af6"/>
          <w:b w:val="0"/>
        </w:rPr>
        <w:commentReference w:id="6158"/>
      </w:r>
      <w:bookmarkEnd w:id="6154"/>
    </w:p>
    <w:p w14:paraId="438CB319" w14:textId="77777777" w:rsidR="009553A4" w:rsidRPr="006164EE" w:rsidRDefault="009553A4" w:rsidP="009553A4">
      <w:pPr>
        <w:rPr>
          <w:sz w:val="18"/>
        </w:rPr>
      </w:pPr>
      <w:r w:rsidRPr="006164EE">
        <w:rPr>
          <w:sz w:val="18"/>
        </w:rPr>
        <w:t>N</w:t>
      </w:r>
      <w:r w:rsidRPr="004D1BD1">
        <w:rPr>
          <w:sz w:val="18"/>
        </w:rPr>
        <w:t>OTE</w:t>
      </w:r>
      <w:r w:rsidRPr="004D1BD1">
        <w:rPr>
          <w:sz w:val="18"/>
        </w:rPr>
        <w:tab/>
      </w:r>
      <w:r w:rsidRPr="004D1BD1">
        <w:t xml:space="preserve"> </w:t>
      </w:r>
      <w:r w:rsidRPr="006164EE">
        <w:rPr>
          <w:sz w:val="18"/>
        </w:rPr>
        <w:t xml:space="preserve">When a </w:t>
      </w:r>
      <w:r w:rsidRPr="006164EE">
        <w:rPr>
          <w:rFonts w:ascii="Times New Roman" w:eastAsia="Times New Roman" w:hAnsi="Times New Roman"/>
          <w:i/>
          <w:spacing w:val="6"/>
          <w:sz w:val="18"/>
          <w:lang w:eastAsia="en-US"/>
        </w:rPr>
        <w:t>Block</w:t>
      </w:r>
      <w:r w:rsidRPr="006164EE">
        <w:rPr>
          <w:sz w:val="18"/>
        </w:rPr>
        <w:t xml:space="preserve"> or </w:t>
      </w:r>
      <w:r w:rsidRPr="006164EE">
        <w:rPr>
          <w:rFonts w:ascii="Times New Roman" w:eastAsia="Times New Roman" w:hAnsi="Times New Roman"/>
          <w:i/>
          <w:spacing w:val="6"/>
          <w:sz w:val="18"/>
          <w:lang w:eastAsia="en-US"/>
        </w:rPr>
        <w:t>CaseBlock</w:t>
      </w:r>
      <w:r w:rsidRPr="006164EE">
        <w:rPr>
          <w:sz w:val="18"/>
        </w:rPr>
        <w:t xml:space="preserve"> production is evaluated a new Declarative Environment Record is created and bindings for each block scoped variable, constant, or function declarated in the block are instantiated in the environment record. </w:t>
      </w:r>
    </w:p>
    <w:p w14:paraId="07BFB0A2" w14:textId="77777777" w:rsidR="009553A4" w:rsidRPr="006B6D0A" w:rsidRDefault="009553A4" w:rsidP="009553A4">
      <w:r w:rsidRPr="004D1BD1">
        <w:t xml:space="preserve">Block Declaration Instantiation is performed as follows using arguments </w:t>
      </w:r>
      <w:r w:rsidRPr="004D1BD1">
        <w:rPr>
          <w:rFonts w:ascii="Times New Roman" w:eastAsia="Times New Roman" w:hAnsi="Times New Roman"/>
          <w:i/>
          <w:spacing w:val="6"/>
          <w:lang w:eastAsia="en-US"/>
        </w:rPr>
        <w:t>code</w:t>
      </w:r>
      <w:r w:rsidRPr="004D1BD1">
        <w:t xml:space="preserve"> and </w:t>
      </w:r>
      <w:r w:rsidRPr="004D1BD1">
        <w:rPr>
          <w:rFonts w:ascii="Times New Roman" w:eastAsia="Times New Roman" w:hAnsi="Times New Roman"/>
          <w:i/>
          <w:spacing w:val="6"/>
          <w:lang w:eastAsia="en-US"/>
        </w:rPr>
        <w:t>env</w:t>
      </w:r>
      <w:r w:rsidRPr="004D1BD1">
        <w:t xml:space="preserve">. </w:t>
      </w:r>
      <w:r w:rsidRPr="003B4312">
        <w:rPr>
          <w:rFonts w:ascii="Times New Roman" w:eastAsia="Times New Roman" w:hAnsi="Times New Roman"/>
          <w:i/>
          <w:spacing w:val="6"/>
          <w:lang w:eastAsia="en-US"/>
        </w:rPr>
        <w:t>code</w:t>
      </w:r>
      <w:r w:rsidRPr="003B4312">
        <w:t xml:space="preserve"> is the grammar production corresponding </w:t>
      </w:r>
      <w:r w:rsidRPr="008B7F6F">
        <w:t xml:space="preserve">to the body of the block.  </w:t>
      </w:r>
      <w:r w:rsidRPr="008B7F6F">
        <w:rPr>
          <w:rFonts w:ascii="Times New Roman" w:eastAsia="Times New Roman" w:hAnsi="Times New Roman"/>
          <w:i/>
          <w:spacing w:val="6"/>
          <w:lang w:eastAsia="en-US"/>
        </w:rPr>
        <w:t>env</w:t>
      </w:r>
      <w:r w:rsidRPr="008B7F6F">
        <w:t xml:space="preserve"> is </w:t>
      </w:r>
      <w:r w:rsidRPr="006B6D0A">
        <w:t>the declarative environment record in which bindings are to be</w:t>
      </w:r>
      <w:r>
        <w:t xml:space="preserve"> created</w:t>
      </w:r>
      <w:r w:rsidRPr="006B6D0A">
        <w:t xml:space="preserve">. </w:t>
      </w:r>
    </w:p>
    <w:p w14:paraId="5FE7F591" w14:textId="77777777" w:rsidR="009553A4" w:rsidRPr="00B820AB" w:rsidRDefault="009553A4" w:rsidP="009553A4">
      <w:pPr>
        <w:pStyle w:val="Alg4"/>
        <w:numPr>
          <w:ilvl w:val="0"/>
          <w:numId w:val="525"/>
        </w:numPr>
      </w:pPr>
      <w:r w:rsidRPr="009C202C">
        <w:t xml:space="preserve">Let </w:t>
      </w:r>
      <w:r w:rsidRPr="009C202C">
        <w:rPr>
          <w:i/>
        </w:rPr>
        <w:t>declarations</w:t>
      </w:r>
      <w:r w:rsidRPr="009C202C">
        <w:t xml:space="preserve"> be the LexicalDeclarations of</w:t>
      </w:r>
      <w:r w:rsidRPr="00B820AB">
        <w:t xml:space="preserve"> </w:t>
      </w:r>
      <w:r w:rsidRPr="00B820AB">
        <w:rPr>
          <w:i/>
        </w:rPr>
        <w:t>code</w:t>
      </w:r>
      <w:r w:rsidRPr="00B820AB">
        <w:t>.</w:t>
      </w:r>
    </w:p>
    <w:p w14:paraId="60C496C9" w14:textId="77777777" w:rsidR="009553A4" w:rsidRPr="00E77497" w:rsidRDefault="009553A4" w:rsidP="009553A4">
      <w:pPr>
        <w:pStyle w:val="Alg4"/>
        <w:numPr>
          <w:ilvl w:val="0"/>
          <w:numId w:val="525"/>
        </w:numPr>
      </w:pPr>
      <w:r w:rsidRPr="00E77497">
        <w:t xml:space="preserve">Let </w:t>
      </w:r>
      <w:r>
        <w:rPr>
          <w:i/>
        </w:rPr>
        <w:t>functionsToInitialise</w:t>
      </w:r>
      <w:r w:rsidRPr="00E77497">
        <w:t xml:space="preserve"> be an empty</w:t>
      </w:r>
      <w:r>
        <w:t xml:space="preserve"> </w:t>
      </w:r>
      <w:r w:rsidRPr="00E77497">
        <w:t>List.</w:t>
      </w:r>
    </w:p>
    <w:p w14:paraId="70D9986C" w14:textId="77777777" w:rsidR="009553A4" w:rsidRPr="00E77497" w:rsidRDefault="009553A4" w:rsidP="009553A4">
      <w:pPr>
        <w:pStyle w:val="Alg4"/>
        <w:numPr>
          <w:ilvl w:val="0"/>
          <w:numId w:val="525"/>
        </w:numPr>
      </w:pPr>
      <w:r w:rsidRPr="00675B74">
        <w:t xml:space="preserve">For each element </w:t>
      </w:r>
      <w:r w:rsidRPr="00E77497">
        <w:rPr>
          <w:i/>
        </w:rPr>
        <w:t xml:space="preserve">d </w:t>
      </w:r>
      <w:r w:rsidRPr="00E77497">
        <w:t xml:space="preserve">in </w:t>
      </w:r>
      <w:r w:rsidRPr="00E77497">
        <w:rPr>
          <w:i/>
        </w:rPr>
        <w:t>declarations</w:t>
      </w:r>
      <w:r w:rsidRPr="00E77497">
        <w:t xml:space="preserve"> do</w:t>
      </w:r>
    </w:p>
    <w:p w14:paraId="66B96DA7" w14:textId="77777777" w:rsidR="009553A4" w:rsidRPr="00E77497" w:rsidRDefault="009553A4" w:rsidP="009553A4">
      <w:pPr>
        <w:pStyle w:val="Alg4"/>
        <w:numPr>
          <w:ilvl w:val="1"/>
          <w:numId w:val="525"/>
        </w:numPr>
        <w:tabs>
          <w:tab w:val="clear" w:pos="1080"/>
          <w:tab w:val="num" w:pos="720"/>
        </w:tabs>
        <w:ind w:hanging="720"/>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72B09AC6" w14:textId="77777777" w:rsidR="009553A4" w:rsidRPr="00E77497" w:rsidRDefault="009553A4" w:rsidP="009553A4">
      <w:pPr>
        <w:pStyle w:val="Alg4"/>
        <w:numPr>
          <w:ilvl w:val="2"/>
          <w:numId w:val="525"/>
        </w:numPr>
        <w:tabs>
          <w:tab w:val="clear" w:pos="1800"/>
          <w:tab w:val="num" w:pos="990"/>
        </w:tabs>
        <w:ind w:left="990" w:hanging="270"/>
      </w:pPr>
      <w:r w:rsidRPr="00E77497">
        <w:t>If</w:t>
      </w:r>
      <w:r>
        <w:t xml:space="preserve"> IsConstantDeclaration of</w:t>
      </w:r>
      <w:r w:rsidRPr="00E77497">
        <w:t xml:space="preserve"> </w:t>
      </w:r>
      <w:r w:rsidRPr="00E77497">
        <w:rPr>
          <w:i/>
        </w:rPr>
        <w:t>d</w:t>
      </w:r>
      <w:r w:rsidRPr="00E77497">
        <w:t xml:space="preserve"> is </w:t>
      </w:r>
      <w:r w:rsidRPr="00C91100">
        <w:rPr>
          <w:b/>
        </w:rPr>
        <w:t>true</w:t>
      </w:r>
      <w:r w:rsidRPr="00E77497">
        <w:t>, then</w:t>
      </w:r>
    </w:p>
    <w:p w14:paraId="7C2E8879" w14:textId="77777777" w:rsidR="009553A4" w:rsidRPr="00E77497" w:rsidRDefault="009553A4" w:rsidP="009553A4">
      <w:pPr>
        <w:pStyle w:val="Alg4"/>
        <w:numPr>
          <w:ilvl w:val="3"/>
          <w:numId w:val="525"/>
        </w:numPr>
        <w:tabs>
          <w:tab w:val="clear" w:pos="2520"/>
        </w:tabs>
        <w:spacing w:after="220"/>
        <w:ind w:left="1620" w:hanging="45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14:paraId="2036958D" w14:textId="77777777" w:rsidR="009553A4" w:rsidRPr="00E77497" w:rsidRDefault="009553A4" w:rsidP="009553A4">
      <w:pPr>
        <w:pStyle w:val="Alg4"/>
        <w:numPr>
          <w:ilvl w:val="2"/>
          <w:numId w:val="525"/>
        </w:numPr>
        <w:tabs>
          <w:tab w:val="clear" w:pos="1800"/>
          <w:tab w:val="num" w:pos="990"/>
        </w:tabs>
        <w:spacing w:after="220"/>
        <w:ind w:hanging="1080"/>
        <w:contextualSpacing/>
      </w:pPr>
      <w:r w:rsidRPr="00E77497">
        <w:t>Else,</w:t>
      </w:r>
    </w:p>
    <w:p w14:paraId="691404FB" w14:textId="77777777" w:rsidR="009553A4" w:rsidRPr="00E77497" w:rsidRDefault="009553A4" w:rsidP="009553A4">
      <w:pPr>
        <w:pStyle w:val="Alg4"/>
        <w:numPr>
          <w:ilvl w:val="3"/>
          <w:numId w:val="525"/>
        </w:numPr>
        <w:tabs>
          <w:tab w:val="clear" w:pos="2520"/>
          <w:tab w:val="num" w:pos="1620"/>
        </w:tabs>
        <w:spacing w:after="220"/>
        <w:ind w:left="1620" w:hanging="45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40100B51" w14:textId="77777777" w:rsidR="009553A4" w:rsidRDefault="009553A4" w:rsidP="009553A4">
      <w:pPr>
        <w:pStyle w:val="Alg4"/>
        <w:numPr>
          <w:ilvl w:val="3"/>
          <w:numId w:val="525"/>
        </w:numPr>
        <w:tabs>
          <w:tab w:val="clear" w:pos="2520"/>
          <w:tab w:val="num" w:pos="1620"/>
        </w:tabs>
        <w:spacing w:after="220"/>
        <w:ind w:hanging="1350"/>
        <w:contextualSpacing/>
      </w:pPr>
      <w:r>
        <w:t xml:space="preserve">Assert: </w:t>
      </w:r>
      <w:r w:rsidRPr="00DC4878">
        <w:rPr>
          <w:i/>
          <w:iCs/>
        </w:rPr>
        <w:t>status</w:t>
      </w:r>
      <w:r>
        <w:t xml:space="preserve"> is never an abrupt completion.</w:t>
      </w:r>
    </w:p>
    <w:p w14:paraId="428EFF1D" w14:textId="77777777" w:rsidR="009553A4" w:rsidRDefault="009553A4" w:rsidP="009553A4">
      <w:pPr>
        <w:pStyle w:val="Alg4"/>
        <w:numPr>
          <w:ilvl w:val="1"/>
          <w:numId w:val="525"/>
        </w:numPr>
        <w:tabs>
          <w:tab w:val="clear" w:pos="1080"/>
          <w:tab w:val="num" w:pos="720"/>
        </w:tabs>
        <w:ind w:hanging="720"/>
      </w:pPr>
      <w:r w:rsidRPr="007A0F2F">
        <w:t xml:space="preserve">If </w:t>
      </w:r>
      <w:r w:rsidRPr="007A0F2F">
        <w:rPr>
          <w:i/>
          <w:iCs/>
        </w:rPr>
        <w:t>d</w:t>
      </w:r>
      <w:r w:rsidRPr="007A0F2F">
        <w:t xml:space="preserve"> is a </w:t>
      </w:r>
      <w:r w:rsidRPr="007A0F2F">
        <w:rPr>
          <w:i/>
          <w:iCs/>
        </w:rPr>
        <w:t>GeneratorDeclaration</w:t>
      </w:r>
      <w:r w:rsidRPr="007A0F2F">
        <w:t xml:space="preserve"> production</w:t>
      </w:r>
      <w:r>
        <w:t xml:space="preserve"> or a </w:t>
      </w:r>
      <w:r>
        <w:rPr>
          <w:i/>
          <w:iCs/>
        </w:rPr>
        <w:t>FunctionDeclaration</w:t>
      </w:r>
      <w:r>
        <w:t xml:space="preserve"> production</w:t>
      </w:r>
      <w:r w:rsidRPr="007A0F2F">
        <w:t>, then</w:t>
      </w:r>
    </w:p>
    <w:p w14:paraId="02DDC977" w14:textId="77777777" w:rsidR="009553A4" w:rsidRDefault="009553A4" w:rsidP="009553A4">
      <w:pPr>
        <w:pStyle w:val="Alg4"/>
        <w:numPr>
          <w:ilvl w:val="2"/>
          <w:numId w:val="525"/>
        </w:numPr>
        <w:tabs>
          <w:tab w:val="clear" w:pos="1800"/>
          <w:tab w:val="num" w:pos="990"/>
        </w:tabs>
        <w:spacing w:after="220"/>
        <w:ind w:hanging="1080"/>
        <w:contextualSpacing/>
      </w:pPr>
      <w:r w:rsidRPr="003B4312">
        <w:t xml:space="preserve">Append </w:t>
      </w:r>
      <w:r w:rsidRPr="007A0F2F">
        <w:rPr>
          <w:i/>
          <w:iCs/>
        </w:rPr>
        <w:t>d</w:t>
      </w:r>
      <w:r w:rsidRPr="008B7F6F">
        <w:t xml:space="preserve"> to </w:t>
      </w:r>
      <w:r w:rsidRPr="007A0F2F">
        <w:rPr>
          <w:i/>
          <w:iCs/>
        </w:rPr>
        <w:t>functionsToInitial</w:t>
      </w:r>
      <w:r>
        <w:rPr>
          <w:i/>
          <w:iCs/>
        </w:rPr>
        <w:t>ise</w:t>
      </w:r>
      <w:r w:rsidRPr="008B7F6F">
        <w:t>.</w:t>
      </w:r>
    </w:p>
    <w:p w14:paraId="11868A1D" w14:textId="77777777" w:rsidR="009553A4" w:rsidRPr="00E77497" w:rsidRDefault="009553A4" w:rsidP="009553A4">
      <w:pPr>
        <w:pStyle w:val="Alg4"/>
        <w:numPr>
          <w:ilvl w:val="0"/>
          <w:numId w:val="525"/>
        </w:numPr>
      </w:pPr>
      <w:r w:rsidRPr="00E77497">
        <w:t xml:space="preserve">For each </w:t>
      </w:r>
      <w:r>
        <w:rPr>
          <w:iCs/>
        </w:rPr>
        <w:t>production</w:t>
      </w:r>
      <w:r w:rsidRPr="00E77497">
        <w:t xml:space="preserve"> </w:t>
      </w:r>
      <w:r w:rsidRPr="00E77497">
        <w:rPr>
          <w:i/>
        </w:rPr>
        <w:t>f</w:t>
      </w:r>
      <w:r w:rsidRPr="00E77497">
        <w:t xml:space="preserve"> in </w:t>
      </w:r>
      <w:r w:rsidRPr="007A0F2F">
        <w:rPr>
          <w:i/>
          <w:iCs/>
        </w:rPr>
        <w:t>functionsToInitial</w:t>
      </w:r>
      <w:r>
        <w:rPr>
          <w:i/>
          <w:iCs/>
        </w:rPr>
        <w:t>ise</w:t>
      </w:r>
      <w:r w:rsidRPr="00E77497">
        <w:t>, in list order do</w:t>
      </w:r>
    </w:p>
    <w:p w14:paraId="716D30A2" w14:textId="77777777" w:rsidR="009553A4" w:rsidRPr="00E77497" w:rsidRDefault="009553A4" w:rsidP="009553A4">
      <w:pPr>
        <w:pStyle w:val="Alg4"/>
        <w:numPr>
          <w:ilvl w:val="1"/>
          <w:numId w:val="525"/>
        </w:numPr>
        <w:tabs>
          <w:tab w:val="clear" w:pos="1080"/>
          <w:tab w:val="num" w:pos="720"/>
        </w:tabs>
        <w:ind w:hanging="720"/>
        <w:rPr>
          <w:i/>
        </w:rPr>
      </w:pPr>
      <w:r w:rsidRPr="00E77497">
        <w:t xml:space="preserve">Let </w:t>
      </w:r>
      <w:r w:rsidRPr="00E77497">
        <w:rPr>
          <w:i/>
        </w:rPr>
        <w:t>fn</w:t>
      </w:r>
      <w:r w:rsidRPr="00E77497">
        <w:t xml:space="preserve"> be the sole element of the BoundNames of </w:t>
      </w:r>
      <w:r w:rsidRPr="00E77497">
        <w:rPr>
          <w:i/>
        </w:rPr>
        <w:t>f.</w:t>
      </w:r>
    </w:p>
    <w:p w14:paraId="04EFAD3E" w14:textId="77777777" w:rsidR="009553A4" w:rsidRPr="00E77497" w:rsidRDefault="009553A4" w:rsidP="009553A4">
      <w:pPr>
        <w:pStyle w:val="Alg4"/>
        <w:numPr>
          <w:ilvl w:val="1"/>
          <w:numId w:val="525"/>
        </w:numPr>
        <w:tabs>
          <w:tab w:val="clear" w:pos="1080"/>
          <w:tab w:val="num" w:pos="720"/>
        </w:tabs>
        <w:ind w:hanging="720"/>
      </w:pPr>
      <w:r w:rsidRPr="00E77497">
        <w:t xml:space="preserve">Let </w:t>
      </w:r>
      <w:r w:rsidRPr="00E77497">
        <w:rPr>
          <w:i/>
        </w:rPr>
        <w:t>fo</w:t>
      </w:r>
      <w:r w:rsidRPr="00E77497">
        <w:t xml:space="preserve"> be the result of </w:t>
      </w:r>
      <w:r>
        <w:t>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w:t>
      </w:r>
      <w:r w:rsidRPr="00E77497" w:rsidDel="00CB4E96">
        <w:t xml:space="preserve"> </w:t>
      </w:r>
      <w:r w:rsidRPr="00E77497">
        <w:rPr>
          <w:i/>
        </w:rPr>
        <w:t>f</w:t>
      </w:r>
      <w:r>
        <w:rPr>
          <w:iCs/>
        </w:rPr>
        <w:t xml:space="preserve"> with argument </w:t>
      </w:r>
      <w:r w:rsidRPr="009E4458">
        <w:rPr>
          <w:i/>
        </w:rPr>
        <w:t>env</w:t>
      </w:r>
      <w:r w:rsidRPr="00E77497">
        <w:t>.</w:t>
      </w:r>
    </w:p>
    <w:p w14:paraId="79D5D6B2" w14:textId="77777777" w:rsidR="009553A4" w:rsidRDefault="009553A4" w:rsidP="009553A4">
      <w:pPr>
        <w:pStyle w:val="Alg4"/>
        <w:numPr>
          <w:ilvl w:val="1"/>
          <w:numId w:val="525"/>
        </w:numPr>
        <w:tabs>
          <w:tab w:val="clear" w:pos="1080"/>
          <w:tab w:val="num" w:pos="720"/>
        </w:tabs>
        <w:spacing w:after="240"/>
        <w:ind w:hanging="720"/>
      </w:pPr>
      <w:r w:rsidRPr="003B4312">
        <w:t xml:space="preserve">Call </w:t>
      </w:r>
      <w:r w:rsidRPr="003B4312">
        <w:rPr>
          <w:i/>
        </w:rPr>
        <w:t>env</w:t>
      </w:r>
      <w:r w:rsidRPr="008B7F6F">
        <w:t xml:space="preserve">’s </w:t>
      </w:r>
      <w:r>
        <w:t>InitialiseBinding</w:t>
      </w:r>
      <w:r w:rsidRPr="008B7F6F">
        <w:t xml:space="preserve"> concrete method passing </w:t>
      </w:r>
      <w:r w:rsidRPr="008B7F6F">
        <w:rPr>
          <w:i/>
        </w:rPr>
        <w:t>fn</w:t>
      </w:r>
      <w:r w:rsidRPr="008B7F6F">
        <w:t xml:space="preserve">, and </w:t>
      </w:r>
      <w:r w:rsidRPr="008B7F6F">
        <w:rPr>
          <w:i/>
        </w:rPr>
        <w:t>fo</w:t>
      </w:r>
      <w:r w:rsidRPr="008B7F6F">
        <w:t xml:space="preserve"> </w:t>
      </w:r>
      <w:r w:rsidRPr="006B6D0A">
        <w:t>as the arguments.</w:t>
      </w:r>
    </w:p>
    <w:p w14:paraId="1B9A6D31" w14:textId="77777777" w:rsidR="004C02EF" w:rsidRPr="00E77497" w:rsidRDefault="00CB30C3" w:rsidP="00D148E9">
      <w:pPr>
        <w:pStyle w:val="20"/>
      </w:pPr>
      <w:bookmarkStart w:id="6159" w:name="_Toc368050458"/>
      <w:bookmarkEnd w:id="6155"/>
      <w:r w:rsidRPr="00E77497">
        <w:t xml:space="preserve">Declarations and the </w:t>
      </w:r>
      <w:r w:rsidR="004C02EF" w:rsidRPr="00E77497">
        <w:t xml:space="preserve">Variable </w:t>
      </w:r>
      <w:bookmarkEnd w:id="6138"/>
      <w:bookmarkEnd w:id="6139"/>
      <w:bookmarkEnd w:id="6140"/>
      <w:bookmarkEnd w:id="6141"/>
      <w:bookmarkEnd w:id="6142"/>
      <w:bookmarkEnd w:id="6143"/>
      <w:bookmarkEnd w:id="6144"/>
      <w:bookmarkEnd w:id="6145"/>
      <w:bookmarkEnd w:id="6146"/>
      <w:bookmarkEnd w:id="6147"/>
      <w:bookmarkEnd w:id="6148"/>
      <w:bookmarkEnd w:id="6149"/>
      <w:bookmarkEnd w:id="6150"/>
      <w:r w:rsidR="004C02EF" w:rsidRPr="00E77497">
        <w:t>Statement</w:t>
      </w:r>
      <w:bookmarkEnd w:id="6151"/>
      <w:bookmarkEnd w:id="6152"/>
      <w:bookmarkEnd w:id="6156"/>
      <w:bookmarkEnd w:id="6159"/>
    </w:p>
    <w:p w14:paraId="0E5BB477" w14:textId="77777777" w:rsidR="00884D1C" w:rsidRPr="00E77497" w:rsidRDefault="00884D1C" w:rsidP="00D148E9">
      <w:pPr>
        <w:pStyle w:val="30"/>
      </w:pPr>
      <w:bookmarkStart w:id="6160" w:name="_Ref366486138"/>
      <w:bookmarkStart w:id="6161" w:name="_Toc368050459"/>
      <w:r w:rsidRPr="00E77497">
        <w:t xml:space="preserve">Let </w:t>
      </w:r>
      <w:r w:rsidR="00633DD3">
        <w:t xml:space="preserve">and Const </w:t>
      </w:r>
      <w:r w:rsidRPr="00E77497">
        <w:t>Declaration</w:t>
      </w:r>
      <w:r w:rsidR="00633DD3">
        <w:t>s</w:t>
      </w:r>
      <w:bookmarkEnd w:id="6160"/>
      <w:bookmarkEnd w:id="6161"/>
    </w:p>
    <w:p w14:paraId="6F26ED87" w14:textId="77777777" w:rsidR="00791AD1" w:rsidRPr="00E77497" w:rsidRDefault="00791AD1" w:rsidP="00CE0C74">
      <w:pPr>
        <w:rPr>
          <w:sz w:val="18"/>
        </w:rPr>
      </w:pPr>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r w:rsidR="00A345F7">
        <w:rPr>
          <w:sz w:val="18"/>
        </w:rPr>
        <w:t xml:space="preserve">and </w:t>
      </w:r>
      <w:r w:rsidR="00A345F7" w:rsidRPr="00E77497">
        <w:rPr>
          <w:rFonts w:ascii="Courier New" w:hAnsi="Courier New"/>
          <w:b/>
          <w:sz w:val="18"/>
        </w:rPr>
        <w:t>const</w:t>
      </w:r>
      <w:r w:rsidR="00A345F7" w:rsidRPr="00E77497">
        <w:rPr>
          <w:sz w:val="18"/>
        </w:rPr>
        <w:t xml:space="preserve"> </w:t>
      </w:r>
      <w:r w:rsidRPr="00E77497">
        <w:rPr>
          <w:sz w:val="18"/>
        </w:rPr>
        <w:t>declaration</w:t>
      </w:r>
      <w:r w:rsidR="00A345F7">
        <w:rPr>
          <w:sz w:val="18"/>
        </w:rPr>
        <w:t>s</w:t>
      </w:r>
      <w:r w:rsidRPr="00E77497">
        <w:rPr>
          <w:sz w:val="18"/>
        </w:rPr>
        <w:t xml:space="preserve"> define variables that are scoped to the </w:t>
      </w:r>
      <w:r w:rsidR="00B33FB4">
        <w:rPr>
          <w:sz w:val="18"/>
        </w:rPr>
        <w:t>running</w:t>
      </w:r>
      <w:r w:rsidRPr="00E77497">
        <w:rPr>
          <w:sz w:val="18"/>
        </w:rPr>
        <w:t xml:space="preserve"> execution context’s LexicalEnvironment. </w:t>
      </w:r>
      <w:r w:rsidR="00A345F7">
        <w:rPr>
          <w:sz w:val="18"/>
        </w:rPr>
        <w:t>The</w:t>
      </w:r>
      <w:r w:rsidRPr="00E77497">
        <w:rPr>
          <w:sz w:val="18"/>
        </w:rPr>
        <w:t xml:space="preserve"> variables are created when their containing Lexical Environment is instantiated but may not be acc</w:t>
      </w:r>
      <w:r w:rsidR="00E72714">
        <w:rPr>
          <w:sz w:val="18"/>
        </w:rPr>
        <w:t>e</w:t>
      </w:r>
      <w:r w:rsidRPr="00E77497">
        <w:rPr>
          <w:sz w:val="18"/>
        </w:rPr>
        <w:t xml:space="preserve">ssed in any way until the variable’s </w:t>
      </w:r>
      <w:r w:rsidR="00A345F7">
        <w:rPr>
          <w:rFonts w:ascii="Times New Roman" w:hAnsi="Times New Roman"/>
          <w:i/>
          <w:sz w:val="18"/>
        </w:rPr>
        <w:t>Lexical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A variable defined by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not when the variable is created. If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r w:rsidRPr="00E77497">
        <w:rPr>
          <w:sz w:val="18"/>
        </w:rPr>
        <w:t xml:space="preserve">does not have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E72714">
        <w:rPr>
          <w:sz w:val="18"/>
        </w:rPr>
        <w:t>evaluated</w:t>
      </w:r>
      <w:r w:rsidRPr="00E77497">
        <w:rPr>
          <w:sz w:val="18"/>
        </w:rPr>
        <w:t>.</w:t>
      </w:r>
    </w:p>
    <w:p w14:paraId="43734C01" w14:textId="77777777" w:rsidR="00884D1C" w:rsidRPr="00E77497" w:rsidRDefault="00884D1C" w:rsidP="00884D1C">
      <w:pPr>
        <w:pStyle w:val="Syntax"/>
      </w:pPr>
      <w:r w:rsidRPr="00E77497">
        <w:t>Syntax</w:t>
      </w:r>
    </w:p>
    <w:p w14:paraId="393794DC" w14:textId="77777777" w:rsidR="00884D1C" w:rsidRPr="00E77497" w:rsidRDefault="00337ABA" w:rsidP="00884D1C">
      <w:pPr>
        <w:pStyle w:val="SyntaxRule"/>
      </w:pPr>
      <w:r w:rsidRPr="00E77497">
        <w:t>Le</w:t>
      </w:r>
      <w:r>
        <w:t>xical</w:t>
      </w:r>
      <w:r w:rsidR="00884D1C" w:rsidRPr="00E77497">
        <w:t xml:space="preserve">Declaration </w:t>
      </w:r>
      <w:r w:rsidR="00884D1C" w:rsidRPr="00E77497">
        <w:rPr>
          <w:rFonts w:ascii="Arial" w:hAnsi="Arial"/>
          <w:b/>
          <w:i w:val="0"/>
        </w:rPr>
        <w:t>:</w:t>
      </w:r>
    </w:p>
    <w:p w14:paraId="2456953D" w14:textId="77777777" w:rsidR="00884D1C" w:rsidRPr="00E77497" w:rsidRDefault="00337ABA" w:rsidP="00884D1C">
      <w:pPr>
        <w:pStyle w:val="SyntaxDefinition"/>
      </w:pPr>
      <w:r w:rsidRPr="00E77497">
        <w:t>Let</w:t>
      </w:r>
      <w:r>
        <w:t xml:space="preserve">OrConst </w:t>
      </w:r>
      <w:r w:rsidR="00884D1C" w:rsidRPr="00E77497">
        <w:t xml:space="preserve">BindingList </w:t>
      </w:r>
      <w:r w:rsidR="00884D1C" w:rsidRPr="00E77497">
        <w:rPr>
          <w:rFonts w:ascii="Courier New" w:hAnsi="Courier New"/>
          <w:b/>
          <w:i w:val="0"/>
        </w:rPr>
        <w:t>;</w:t>
      </w:r>
    </w:p>
    <w:p w14:paraId="28A80C6B" w14:textId="77777777" w:rsidR="00233D6B" w:rsidRPr="00E77497" w:rsidRDefault="00233D6B" w:rsidP="00233D6B">
      <w:pPr>
        <w:pStyle w:val="SyntaxRule"/>
        <w:rPr>
          <w:ins w:id="6162" w:author="Rev 19 Allen Wirfs-Brock" w:date="2013-09-06T14:49:00Z"/>
        </w:rPr>
      </w:pPr>
      <w:ins w:id="6163" w:author="Rev 19 Allen Wirfs-Brock" w:date="2013-09-06T14:49:00Z">
        <w:r w:rsidRPr="00E77497">
          <w:t>Le</w:t>
        </w:r>
        <w:r>
          <w:t>xical</w:t>
        </w:r>
        <w:r w:rsidRPr="00E77497">
          <w:t>Declaration</w:t>
        </w:r>
        <w:r>
          <w:t>NoIn</w:t>
        </w:r>
        <w:r w:rsidRPr="00E77497">
          <w:t xml:space="preserve"> </w:t>
        </w:r>
        <w:r w:rsidRPr="00E77497">
          <w:rPr>
            <w:rFonts w:ascii="Arial" w:hAnsi="Arial"/>
            <w:b/>
            <w:i w:val="0"/>
          </w:rPr>
          <w:t>:</w:t>
        </w:r>
      </w:ins>
    </w:p>
    <w:p w14:paraId="51F134BE" w14:textId="77777777" w:rsidR="00233D6B" w:rsidRPr="00E77497" w:rsidRDefault="00233D6B" w:rsidP="00233D6B">
      <w:pPr>
        <w:pStyle w:val="SyntaxDefinition"/>
        <w:rPr>
          <w:ins w:id="6164" w:author="Rev 19 Allen Wirfs-Brock" w:date="2013-09-06T14:49:00Z"/>
        </w:rPr>
      </w:pPr>
      <w:ins w:id="6165" w:author="Rev 19 Allen Wirfs-Brock" w:date="2013-09-06T14:49:00Z">
        <w:r w:rsidRPr="00E77497">
          <w:t>Let</w:t>
        </w:r>
        <w:r>
          <w:t xml:space="preserve">OrConst </w:t>
        </w:r>
        <w:r w:rsidRPr="00E77497">
          <w:t>BindingList</w:t>
        </w:r>
        <w:r>
          <w:t>NoIn</w:t>
        </w:r>
      </w:ins>
    </w:p>
    <w:p w14:paraId="2D814EFE" w14:textId="77777777" w:rsidR="009E34B2" w:rsidRPr="00E77497" w:rsidRDefault="009E34B2" w:rsidP="009E34B2">
      <w:pPr>
        <w:pStyle w:val="SyntaxRule"/>
      </w:pPr>
      <w:r w:rsidRPr="00E77497">
        <w:t>Let</w:t>
      </w:r>
      <w:r>
        <w:t xml:space="preserve">OrConst </w:t>
      </w:r>
      <w:r w:rsidRPr="00E77497">
        <w:rPr>
          <w:rFonts w:ascii="Arial" w:hAnsi="Arial"/>
          <w:b/>
          <w:i w:val="0"/>
        </w:rPr>
        <w:t>:</w:t>
      </w:r>
    </w:p>
    <w:p w14:paraId="54C02450" w14:textId="77777777" w:rsidR="009E34B2" w:rsidRPr="00E77497" w:rsidRDefault="009E34B2" w:rsidP="009E34B2">
      <w:pPr>
        <w:pStyle w:val="SyntaxDefinition"/>
      </w:pPr>
      <w:r>
        <w:rPr>
          <w:rFonts w:ascii="Courier New" w:hAnsi="Courier New"/>
          <w:b/>
          <w:i w:val="0"/>
        </w:rPr>
        <w:t>let</w:t>
      </w:r>
      <w:r w:rsidRPr="00E77497">
        <w:br/>
      </w:r>
      <w:r>
        <w:rPr>
          <w:rFonts w:ascii="Courier New" w:hAnsi="Courier New"/>
          <w:b/>
          <w:i w:val="0"/>
        </w:rPr>
        <w:t>const</w:t>
      </w:r>
      <w:r w:rsidRPr="00E77497">
        <w:t xml:space="preserve"> </w:t>
      </w:r>
    </w:p>
    <w:p w14:paraId="6A3DFA2F" w14:textId="77777777" w:rsidR="00884D1C" w:rsidRPr="00E77497" w:rsidRDefault="00884D1C" w:rsidP="00884D1C">
      <w:pPr>
        <w:pStyle w:val="SyntaxRule"/>
      </w:pPr>
      <w:r w:rsidRPr="00E77497">
        <w:t xml:space="preserve">BindingList </w:t>
      </w:r>
      <w:r w:rsidRPr="00E77497">
        <w:rPr>
          <w:rFonts w:ascii="Arial" w:hAnsi="Arial"/>
          <w:b/>
          <w:i w:val="0"/>
        </w:rPr>
        <w:t>:</w:t>
      </w:r>
    </w:p>
    <w:p w14:paraId="66B3D735" w14:textId="77777777" w:rsidR="00884D1C" w:rsidRPr="00E77497" w:rsidRDefault="00337ABA" w:rsidP="00884D1C">
      <w:pPr>
        <w:pStyle w:val="SyntaxDefinition"/>
      </w:pPr>
      <w:r>
        <w:t>Lexical</w:t>
      </w:r>
      <w:r w:rsidR="00884D1C" w:rsidRPr="00E77497">
        <w:t>Binding</w:t>
      </w:r>
      <w:r w:rsidR="00884D1C" w:rsidRPr="00E77497">
        <w:br/>
        <w:t xml:space="preserve">BindingList </w:t>
      </w:r>
      <w:r w:rsidR="00884D1C" w:rsidRPr="00E77497">
        <w:rPr>
          <w:rFonts w:ascii="Courier New" w:hAnsi="Courier New"/>
          <w:b/>
          <w:i w:val="0"/>
        </w:rPr>
        <w:t>,</w:t>
      </w:r>
      <w:r w:rsidR="00884D1C" w:rsidRPr="00E77497">
        <w:t xml:space="preserve"> </w:t>
      </w:r>
      <w:r>
        <w:t>Lexical</w:t>
      </w:r>
      <w:r w:rsidR="00884D1C" w:rsidRPr="00E77497">
        <w:t>Binding</w:t>
      </w:r>
    </w:p>
    <w:p w14:paraId="1C53E8F1" w14:textId="77777777" w:rsidR="00233D6B" w:rsidRPr="00E77497" w:rsidRDefault="00233D6B" w:rsidP="00233D6B">
      <w:pPr>
        <w:pStyle w:val="SyntaxRule"/>
        <w:rPr>
          <w:ins w:id="6166" w:author="Rev 19 Allen Wirfs-Brock" w:date="2013-09-06T14:51:00Z"/>
        </w:rPr>
      </w:pPr>
      <w:ins w:id="6167" w:author="Rev 19 Allen Wirfs-Brock" w:date="2013-09-06T14:51:00Z">
        <w:r w:rsidRPr="00E77497">
          <w:t xml:space="preserve">BindingListNoIn </w:t>
        </w:r>
        <w:r w:rsidRPr="00E77497">
          <w:rPr>
            <w:rFonts w:ascii="Arial" w:hAnsi="Arial"/>
            <w:b/>
            <w:i w:val="0"/>
          </w:rPr>
          <w:t>:</w:t>
        </w:r>
      </w:ins>
    </w:p>
    <w:p w14:paraId="5A1C337A" w14:textId="77777777" w:rsidR="00233D6B" w:rsidRPr="00E77497" w:rsidRDefault="00233D6B" w:rsidP="00233D6B">
      <w:pPr>
        <w:pStyle w:val="SyntaxDefinition"/>
        <w:rPr>
          <w:ins w:id="6168" w:author="Rev 19 Allen Wirfs-Brock" w:date="2013-09-06T14:51:00Z"/>
        </w:rPr>
      </w:pPr>
      <w:ins w:id="6169" w:author="Rev 19 Allen Wirfs-Brock" w:date="2013-09-06T14:51:00Z">
        <w:r>
          <w:t>Lexical</w:t>
        </w:r>
        <w:r w:rsidRPr="00E77497">
          <w:t>BindingNoIn</w:t>
        </w:r>
        <w:r w:rsidRPr="00E77497">
          <w:br/>
          <w:t xml:space="preserve">BindingListNoIn </w:t>
        </w:r>
        <w:r w:rsidRPr="00E77497">
          <w:rPr>
            <w:rFonts w:ascii="Courier New" w:hAnsi="Courier New"/>
            <w:b/>
            <w:i w:val="0"/>
          </w:rPr>
          <w:t>,</w:t>
        </w:r>
        <w:r w:rsidRPr="00E77497">
          <w:t xml:space="preserve"> </w:t>
        </w:r>
        <w:r>
          <w:t>Lexical</w:t>
        </w:r>
        <w:r w:rsidRPr="00E77497">
          <w:t>BindingNoIn</w:t>
        </w:r>
      </w:ins>
    </w:p>
    <w:p w14:paraId="06EFA591" w14:textId="77777777" w:rsidR="00884D1C" w:rsidRPr="00E77497" w:rsidRDefault="00337ABA" w:rsidP="00884D1C">
      <w:pPr>
        <w:pStyle w:val="SyntaxRule"/>
      </w:pPr>
      <w:r>
        <w:t>Lexical</w:t>
      </w:r>
      <w:r w:rsidR="00884D1C" w:rsidRPr="00E77497">
        <w:t xml:space="preserve">Binding </w:t>
      </w:r>
      <w:r w:rsidR="00884D1C" w:rsidRPr="00E77497">
        <w:rPr>
          <w:rFonts w:ascii="Arial" w:hAnsi="Arial"/>
          <w:b/>
          <w:i w:val="0"/>
        </w:rPr>
        <w:t>:</w:t>
      </w:r>
    </w:p>
    <w:p w14:paraId="32AF61C6" w14:textId="77777777"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14:paraId="0D46C851" w14:textId="77777777" w:rsidR="00233D6B" w:rsidRPr="00E77497" w:rsidRDefault="00233D6B" w:rsidP="00233D6B">
      <w:pPr>
        <w:pStyle w:val="SyntaxRule"/>
        <w:rPr>
          <w:ins w:id="6170" w:author="Rev 19 Allen Wirfs-Brock" w:date="2013-09-06T14:50:00Z"/>
        </w:rPr>
      </w:pPr>
      <w:ins w:id="6171" w:author="Rev 19 Allen Wirfs-Brock" w:date="2013-09-06T14:50:00Z">
        <w:r>
          <w:t>Lexical</w:t>
        </w:r>
        <w:r w:rsidRPr="00E77497">
          <w:t xml:space="preserve">BindingNoIn </w:t>
        </w:r>
        <w:r w:rsidRPr="00E77497">
          <w:rPr>
            <w:rFonts w:ascii="Arial" w:hAnsi="Arial"/>
            <w:b/>
            <w:i w:val="0"/>
          </w:rPr>
          <w:t>:</w:t>
        </w:r>
      </w:ins>
    </w:p>
    <w:p w14:paraId="6F7F87AA" w14:textId="77777777" w:rsidR="00233D6B" w:rsidRPr="00E77497" w:rsidRDefault="00233D6B" w:rsidP="00233D6B">
      <w:pPr>
        <w:pStyle w:val="SyntaxDefinition"/>
        <w:rPr>
          <w:ins w:id="6172" w:author="Rev 19 Allen Wirfs-Brock" w:date="2013-09-06T14:50:00Z"/>
        </w:rPr>
      </w:pPr>
      <w:ins w:id="6173" w:author="Rev 19 Allen Wirfs-Brock" w:date="2013-09-06T14:50: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0A848676" w14:textId="77777777" w:rsidR="000103D2" w:rsidRPr="00E77497" w:rsidRDefault="000103D2" w:rsidP="000103D2">
      <w:pPr>
        <w:pStyle w:val="SyntaxRule"/>
        <w:rPr>
          <w:rFonts w:ascii="Arial" w:hAnsi="Arial"/>
        </w:rPr>
      </w:pPr>
      <w:r w:rsidRPr="00E77497">
        <w:t xml:space="preserve">BindingIdentifier  </w:t>
      </w:r>
      <w:r w:rsidRPr="00E77497">
        <w:rPr>
          <w:rFonts w:ascii="Arial" w:hAnsi="Arial"/>
          <w:b/>
          <w:i w:val="0"/>
        </w:rPr>
        <w:t>:</w:t>
      </w:r>
    </w:p>
    <w:p w14:paraId="19272088" w14:textId="77777777" w:rsidR="000103D2" w:rsidRPr="00E77497" w:rsidRDefault="00AC6656" w:rsidP="000103D2">
      <w:pPr>
        <w:pStyle w:val="SyntaxDefinition"/>
      </w:pPr>
      <w:ins w:id="6174" w:author="Rev 19 Allen Wirfs-Brock" w:date="2013-09-12T17:31:00Z">
        <w:r>
          <w:rPr>
            <w:rFonts w:ascii="Courier New" w:hAnsi="Courier New"/>
            <w:b/>
            <w:i w:val="0"/>
          </w:rPr>
          <w:t>default</w:t>
        </w:r>
        <w:r w:rsidRPr="00E77497">
          <w:br/>
        </w:r>
      </w:ins>
      <w:ins w:id="6175" w:author="Rev 19 Allen Wirfs-Brock" w:date="2013-09-07T18:06:00Z">
        <w:r w:rsidR="002632DA">
          <w:rPr>
            <w:rFonts w:ascii="Courier New" w:hAnsi="Courier New"/>
            <w:b/>
            <w:i w:val="0"/>
          </w:rPr>
          <w:t>yield</w:t>
        </w:r>
      </w:ins>
      <w:ins w:id="6176" w:author="Rev 19 Allen Wirfs-Brock" w:date="2013-09-06T17:06:00Z">
        <w:r w:rsidR="00426938" w:rsidRPr="00E77497">
          <w:br/>
        </w:r>
      </w:ins>
      <w:r w:rsidR="000103D2" w:rsidRPr="00E77497">
        <w:t>Identifier</w:t>
      </w:r>
    </w:p>
    <w:p w14:paraId="0D17B5B6" w14:textId="77777777" w:rsidR="00233D6B" w:rsidRPr="00E77497" w:rsidRDefault="00233D6B" w:rsidP="00233D6B">
      <w:pPr>
        <w:pStyle w:val="SyntaxRule"/>
        <w:rPr>
          <w:ins w:id="6177" w:author="Rev 19 Allen Wirfs-Brock" w:date="2013-09-06T14:51:00Z"/>
        </w:rPr>
      </w:pPr>
      <w:ins w:id="6178" w:author="Rev 19 Allen Wirfs-Brock" w:date="2013-09-06T14:51:00Z">
        <w:r w:rsidRPr="00E77497">
          <w:t xml:space="preserve">InitialiserNoIn </w:t>
        </w:r>
        <w:r w:rsidRPr="00E77497">
          <w:rPr>
            <w:rFonts w:ascii="Arial" w:hAnsi="Arial"/>
            <w:b/>
            <w:i w:val="0"/>
          </w:rPr>
          <w:t>:</w:t>
        </w:r>
      </w:ins>
    </w:p>
    <w:p w14:paraId="61A2B259" w14:textId="77777777" w:rsidR="00233D6B" w:rsidRPr="00E77497" w:rsidRDefault="00233D6B" w:rsidP="00233D6B">
      <w:pPr>
        <w:pStyle w:val="SyntaxDefinition"/>
        <w:rPr>
          <w:ins w:id="6179" w:author="Rev 19 Allen Wirfs-Brock" w:date="2013-09-06T14:51:00Z"/>
        </w:rPr>
      </w:pPr>
      <w:ins w:id="6180" w:author="Rev 19 Allen Wirfs-Brock" w:date="2013-09-06T14:51:00Z">
        <w:r w:rsidRPr="00E77497">
          <w:rPr>
            <w:rFonts w:ascii="Courier New" w:hAnsi="Courier New"/>
            <w:b/>
            <w:i w:val="0"/>
          </w:rPr>
          <w:t>=</w:t>
        </w:r>
        <w:r w:rsidRPr="00E77497">
          <w:t xml:space="preserve"> AssignmentExpressionNoIn</w:t>
        </w:r>
      </w:ins>
    </w:p>
    <w:p w14:paraId="39A0F91E" w14:textId="77777777" w:rsidR="00233D6B" w:rsidRPr="00E77497" w:rsidRDefault="00233D6B" w:rsidP="00233D6B">
      <w:pPr>
        <w:rPr>
          <w:ins w:id="6181" w:author="Rev 19 Allen Wirfs-Brock" w:date="2013-09-06T14:51:00Z"/>
        </w:rPr>
      </w:pPr>
      <w:ins w:id="6182" w:author="Rev 19 Allen Wirfs-Brock" w:date="2013-09-06T14:51:00Z">
        <w:r w:rsidRPr="00AC6656">
          <w:t>The semantics of the LexicalDeclarationNoIn,</w:t>
        </w:r>
        <w:r w:rsidRPr="00AC6656" w:rsidDel="009E34B2">
          <w:rPr>
            <w:rStyle w:val="bnf"/>
          </w:rPr>
          <w:t xml:space="preserve"> </w:t>
        </w:r>
        <w:r w:rsidRPr="00AC6656">
          <w:rPr>
            <w:rStyle w:val="bnf"/>
          </w:rPr>
          <w:t>BindingListNoIn</w:t>
        </w:r>
        <w:r w:rsidRPr="00AC6656">
          <w:t xml:space="preserve">, </w:t>
        </w:r>
        <w:r w:rsidRPr="00AC6656">
          <w:rPr>
            <w:rStyle w:val="bnf"/>
          </w:rPr>
          <w:t>LexicalBindingNoIn</w:t>
        </w:r>
        <w:r w:rsidRPr="00AC6656">
          <w:t xml:space="preserve"> and </w:t>
        </w:r>
        <w:r w:rsidRPr="00AC6656">
          <w:rPr>
            <w:rStyle w:val="bnf"/>
          </w:rPr>
          <w:t>InitialiserNoIn</w:t>
        </w:r>
        <w:r w:rsidRPr="00E77497">
          <w:t xml:space="preserve"> productions are the same as the </w:t>
        </w:r>
        <w:r w:rsidRPr="00451D9D">
          <w:rPr>
            <w:rStyle w:val="bnf"/>
          </w:rPr>
          <w:t>LexicalDeclaration</w:t>
        </w:r>
        <w:r w:rsidRPr="00E77497">
          <w:t>,</w:t>
        </w:r>
        <w:r>
          <w:t xml:space="preserve"> </w:t>
        </w:r>
        <w:r w:rsidRPr="00E77497">
          <w:rPr>
            <w:rStyle w:val="bnf"/>
          </w:rPr>
          <w:t>BindingList</w:t>
        </w:r>
        <w:r w:rsidRPr="00E77497">
          <w:t xml:space="preserve">, </w:t>
        </w:r>
        <w:r w:rsidRPr="009E34B2">
          <w:rPr>
            <w:rFonts w:ascii="Times New Roman" w:hAnsi="Times New Roman"/>
            <w:i/>
          </w:rPr>
          <w:t>Lexical</w:t>
        </w:r>
        <w:r w:rsidRPr="00E77497">
          <w:rPr>
            <w:rStyle w:val="bnf"/>
          </w:rPr>
          <w:t>Binding</w:t>
        </w:r>
        <w:r w:rsidRPr="00E77497">
          <w:t xml:space="preserve"> and </w:t>
        </w:r>
        <w:r w:rsidRPr="00E77497">
          <w:rPr>
            <w:rStyle w:val="bnf"/>
          </w:rPr>
          <w:t>Initialiser</w:t>
        </w:r>
        <w:r w:rsidRPr="00E77497">
          <w:t xml:space="preserve"> productions except that the contained </w:t>
        </w:r>
        <w:r w:rsidRPr="00E77497">
          <w:rPr>
            <w:rStyle w:val="bnf"/>
          </w:rPr>
          <w:t>BindingListNoIn</w:t>
        </w:r>
        <w:r w:rsidRPr="00E77497">
          <w:t xml:space="preserve">, </w:t>
        </w:r>
        <w:r w:rsidRPr="009E34B2">
          <w:rPr>
            <w:rFonts w:ascii="Times New Roman" w:hAnsi="Times New Roman"/>
            <w:i/>
          </w:rPr>
          <w:t>Lexical</w:t>
        </w:r>
        <w:r w:rsidRPr="00E77497">
          <w:rPr>
            <w:rStyle w:val="bnf"/>
          </w:rPr>
          <w: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used in place of the contained </w:t>
        </w:r>
        <w:r w:rsidRPr="00E77497">
          <w:rPr>
            <w:rStyle w:val="bnf"/>
          </w:rPr>
          <w:t>BindingList</w:t>
        </w:r>
        <w:r w:rsidRPr="00E77497">
          <w:t xml:space="preserve">, </w:t>
        </w:r>
        <w:r w:rsidRPr="009E34B2">
          <w:rPr>
            <w:rFonts w:ascii="Times New Roman" w:hAnsi="Times New Roman"/>
            <w:i/>
          </w:rPr>
          <w:t>Lexical</w:t>
        </w:r>
        <w:r w:rsidRPr="00E77497">
          <w:rPr>
            <w:rStyle w:val="bnf"/>
          </w:rPr>
          <w: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6F81C63E" w14:textId="77777777" w:rsidR="00C37DE8" w:rsidRPr="00E77497" w:rsidDel="00FD7525" w:rsidRDefault="00210077">
      <w:pPr>
        <w:pStyle w:val="40"/>
        <w:rPr>
          <w:del w:id="6183" w:author="Rev 19 Allen Wirfs-Brock" w:date="2013-09-11T18:26:00Z"/>
        </w:rPr>
      </w:pPr>
      <w:del w:id="6184" w:author="Rev 19 Allen Wirfs-Brock" w:date="2013-09-11T18:26:00Z">
        <w:r w:rsidRPr="00E77497" w:rsidDel="00FD7525">
          <w:delText xml:space="preserve"> </w:delText>
        </w:r>
        <w:r w:rsidR="00C37DE8" w:rsidRPr="00E77497" w:rsidDel="00FD7525">
          <w:delText>Static Semantics</w:delText>
        </w:r>
      </w:del>
    </w:p>
    <w:p w14:paraId="609F2A43" w14:textId="77777777" w:rsidR="00C37DE8" w:rsidRPr="00E77497" w:rsidRDefault="00C9049C" w:rsidP="006A78DC">
      <w:pPr>
        <w:pStyle w:val="40"/>
        <w:rPr>
          <w:rFonts w:ascii="Helvetica" w:hAnsi="Helvetica"/>
        </w:rPr>
      </w:pPr>
      <w:r w:rsidRPr="00E77497">
        <w:rPr>
          <w:rFonts w:ascii="Helvetica" w:hAnsi="Helvetica"/>
        </w:rPr>
        <w:t xml:space="preserve">Static Semantics:  </w:t>
      </w:r>
      <w:r w:rsidR="00C37DE8" w:rsidRPr="00E77497">
        <w:rPr>
          <w:rFonts w:ascii="Helvetica" w:hAnsi="Helvetica"/>
        </w:rPr>
        <w:t>Early Errors</w:t>
      </w:r>
    </w:p>
    <w:p w14:paraId="5525425A" w14:textId="77777777" w:rsidR="004E4FC0" w:rsidRPr="00E77497" w:rsidRDefault="004E4FC0" w:rsidP="004E4FC0">
      <w:r>
        <w:rPr>
          <w:rStyle w:val="bnf"/>
        </w:rPr>
        <w:t>LexicalBinding</w:t>
      </w:r>
      <w:r w:rsidRPr="00E77497">
        <w:t xml:space="preserve"> </w:t>
      </w:r>
      <w:r w:rsidRPr="00E77497">
        <w:rPr>
          <w:rFonts w:ascii="Courier New" w:hAnsi="Courier New" w:cs="Courier New"/>
          <w:b/>
        </w:rPr>
        <w:t>:</w:t>
      </w:r>
      <w:r w:rsidRPr="00E77497">
        <w:t xml:space="preserve"> </w:t>
      </w:r>
      <w:r w:rsidRPr="004E4FC0">
        <w:rPr>
          <w:rFonts w:ascii="Times New Roman" w:hAnsi="Times New Roman"/>
          <w:i/>
        </w:rPr>
        <w:t>Binding</w:t>
      </w:r>
      <w:r w:rsidRPr="00E77497">
        <w:rPr>
          <w:rStyle w:val="bnf"/>
        </w:rPr>
        <w:t>Identifier</w:t>
      </w:r>
      <w:r w:rsidRPr="00E77497">
        <w:t xml:space="preserve"> </w:t>
      </w:r>
    </w:p>
    <w:p w14:paraId="116F53C2" w14:textId="77777777" w:rsidR="004E4FC0" w:rsidRPr="00E77497" w:rsidRDefault="004E4FC0" w:rsidP="00D5580A">
      <w:pPr>
        <w:numPr>
          <w:ilvl w:val="0"/>
          <w:numId w:val="737"/>
        </w:numPr>
      </w:pPr>
      <w:r w:rsidRPr="00E77497">
        <w:t xml:space="preserve">It is a Syntax Error </w:t>
      </w:r>
      <w:r>
        <w:t xml:space="preserve">if IsConstantDeclaration of the </w:t>
      </w:r>
      <w:r w:rsidRPr="004E4FC0">
        <w:rPr>
          <w:rFonts w:ascii="Times New Roman" w:hAnsi="Times New Roman"/>
          <w:i/>
        </w:rPr>
        <w:t>LexicalDeclaration</w:t>
      </w:r>
      <w:r w:rsidRPr="004E4FC0">
        <w:t xml:space="preserve"> </w:t>
      </w:r>
      <w:r>
        <w:t xml:space="preserve">containing this production is </w:t>
      </w:r>
      <w:r w:rsidRPr="004E4FC0">
        <w:rPr>
          <w:rFonts w:ascii="Times New Roman" w:hAnsi="Times New Roman"/>
          <w:b/>
        </w:rPr>
        <w:t>true</w:t>
      </w:r>
      <w:r w:rsidRPr="00E77497">
        <w:t>.</w:t>
      </w:r>
    </w:p>
    <w:p w14:paraId="76ED03E1" w14:textId="77777777" w:rsidR="00AC6656" w:rsidRPr="00E77497" w:rsidRDefault="00AC6656" w:rsidP="00AC6656">
      <w:pPr>
        <w:rPr>
          <w:ins w:id="6185" w:author="Rev 19 Allen Wirfs-Brock" w:date="2013-09-12T17:33:00Z"/>
        </w:rPr>
      </w:pPr>
      <w:ins w:id="6186" w:author="Rev 19 Allen Wirfs-Brock" w:date="2013-09-12T17:33:00Z">
        <w:r w:rsidRPr="00E77497">
          <w:rPr>
            <w:rStyle w:val="bnf"/>
          </w:rPr>
          <w:t>BindingIdentifier</w:t>
        </w:r>
        <w:r w:rsidRPr="00E77497">
          <w:t xml:space="preserve"> </w:t>
        </w:r>
        <w:r w:rsidRPr="00E77497">
          <w:rPr>
            <w:rFonts w:ascii="Courier New" w:hAnsi="Courier New" w:cs="Courier New"/>
            <w:b/>
          </w:rPr>
          <w:t>:</w:t>
        </w:r>
        <w:r w:rsidRPr="00E77497">
          <w:t xml:space="preserve"> </w:t>
        </w:r>
      </w:ins>
      <w:ins w:id="6187" w:author="Rev 19 Allen Wirfs-Brock" w:date="2013-09-12T17:37:00Z">
        <w:r>
          <w:rPr>
            <w:rFonts w:ascii="Courier New" w:hAnsi="Courier New"/>
            <w:b/>
          </w:rPr>
          <w:t>default</w:t>
        </w:r>
      </w:ins>
      <w:ins w:id="6188" w:author="Rev 19 Allen Wirfs-Brock" w:date="2013-09-12T17:33:00Z">
        <w:r w:rsidRPr="00E77497">
          <w:t xml:space="preserve"> </w:t>
        </w:r>
      </w:ins>
    </w:p>
    <w:p w14:paraId="7DBAB6BC" w14:textId="77777777" w:rsidR="00AC6656" w:rsidRPr="00E77497" w:rsidRDefault="00AC6656" w:rsidP="00AC6656">
      <w:pPr>
        <w:numPr>
          <w:ilvl w:val="0"/>
          <w:numId w:val="737"/>
        </w:numPr>
        <w:rPr>
          <w:ins w:id="6189" w:author="Rev 19 Allen Wirfs-Brock" w:date="2013-09-12T17:33:00Z"/>
        </w:rPr>
      </w:pPr>
      <w:commentRangeStart w:id="6190"/>
      <w:ins w:id="6191" w:author="Rev 19 Allen Wirfs-Brock" w:date="2013-09-12T17:38:00Z">
        <w:r>
          <w:t xml:space="preserve">It is a Syntax Error if the innermost </w:t>
        </w:r>
        <w:r w:rsidRPr="00AC6656">
          <w:rPr>
            <w:rFonts w:ascii="Times New Roman" w:hAnsi="Times New Roman"/>
            <w:i/>
          </w:rPr>
          <w:t>Declaration</w:t>
        </w:r>
        <w:r>
          <w:t xml:space="preserve"> or </w:t>
        </w:r>
        <w:r w:rsidRPr="00AC6656">
          <w:rPr>
            <w:rFonts w:ascii="Times New Roman" w:hAnsi="Times New Roman"/>
            <w:i/>
          </w:rPr>
          <w:t>VariableStatement</w:t>
        </w:r>
        <w:r>
          <w:t xml:space="preserve"> containing this production is not immediately contained in an </w:t>
        </w:r>
        <w:r w:rsidRPr="00AC6656">
          <w:rPr>
            <w:rFonts w:ascii="Times New Roman" w:hAnsi="Times New Roman"/>
            <w:i/>
          </w:rPr>
          <w:t>ExportDeclaration</w:t>
        </w:r>
        <w:r>
          <w:t>.</w:t>
        </w:r>
      </w:ins>
      <w:commentRangeEnd w:id="6190"/>
      <w:ins w:id="6192" w:author="Rev 19 Allen Wirfs-Brock" w:date="2013-09-12T17:45:00Z">
        <w:r w:rsidR="00321F60">
          <w:rPr>
            <w:rStyle w:val="af6"/>
          </w:rPr>
          <w:commentReference w:id="6190"/>
        </w:r>
      </w:ins>
    </w:p>
    <w:p w14:paraId="7F014EFE" w14:textId="77777777" w:rsidR="002632DA" w:rsidRPr="00E77497" w:rsidRDefault="002632DA" w:rsidP="002632DA">
      <w:pPr>
        <w:rPr>
          <w:ins w:id="6193" w:author="Rev 19 Allen Wirfs-Brock" w:date="2013-09-07T18:07:00Z"/>
        </w:rPr>
      </w:pPr>
      <w:ins w:id="6194" w:author="Rev 19 Allen Wirfs-Brock" w:date="2013-09-07T18:07:00Z">
        <w:r w:rsidRPr="00E77497">
          <w:rPr>
            <w:rStyle w:val="bnf"/>
          </w:rPr>
          <w:t>BindingIdentifier</w:t>
        </w:r>
        <w:r w:rsidRPr="00E77497">
          <w:t xml:space="preserve"> </w:t>
        </w:r>
        <w:r w:rsidRPr="00E77497">
          <w:rPr>
            <w:rFonts w:ascii="Courier New" w:hAnsi="Courier New" w:cs="Courier New"/>
            <w:b/>
          </w:rPr>
          <w:t>:</w:t>
        </w:r>
        <w:r w:rsidRPr="00E77497">
          <w:t xml:space="preserve"> </w:t>
        </w:r>
      </w:ins>
      <w:ins w:id="6195" w:author="Rev 19 Allen Wirfs-Brock" w:date="2013-09-07T18:08:00Z">
        <w:r w:rsidRPr="002632DA">
          <w:rPr>
            <w:rFonts w:ascii="Courier New" w:hAnsi="Courier New"/>
            <w:b/>
          </w:rPr>
          <w:t>yield</w:t>
        </w:r>
      </w:ins>
      <w:ins w:id="6196" w:author="Rev 19 Allen Wirfs-Brock" w:date="2013-09-07T18:07:00Z">
        <w:r w:rsidRPr="00E77497">
          <w:t xml:space="preserve"> </w:t>
        </w:r>
      </w:ins>
    </w:p>
    <w:p w14:paraId="70405A7C" w14:textId="77777777" w:rsidR="002632DA" w:rsidRPr="00E77497" w:rsidRDefault="002632DA" w:rsidP="002632DA">
      <w:pPr>
        <w:numPr>
          <w:ilvl w:val="0"/>
          <w:numId w:val="737"/>
        </w:numPr>
        <w:contextualSpacing/>
        <w:rPr>
          <w:ins w:id="6197" w:author="Rev 19 Allen Wirfs-Brock" w:date="2013-09-07T18:07:00Z"/>
        </w:rPr>
      </w:pPr>
      <w:ins w:id="6198" w:author="Rev 19 Allen Wirfs-Brock" w:date="2013-09-07T18:07:00Z">
        <w:r w:rsidRPr="00E77497">
          <w:t xml:space="preserve">It is a Syntax Error if </w:t>
        </w:r>
      </w:ins>
      <w:ins w:id="6199" w:author="Rev 19 Allen Wirfs-Brock" w:date="2013-09-07T18:09:00Z">
        <w:r>
          <w:t>this production</w:t>
        </w:r>
      </w:ins>
      <w:ins w:id="6200" w:author="Rev 19 Allen Wirfs-Brock" w:date="2013-09-07T18:07:00Z">
        <w:r w:rsidRPr="00E77497">
          <w:t xml:space="preserve"> is contained in strict code.</w:t>
        </w:r>
      </w:ins>
    </w:p>
    <w:p w14:paraId="6FDC3CC2" w14:textId="77777777" w:rsidR="002632DA" w:rsidRPr="00E77497" w:rsidRDefault="002632DA" w:rsidP="002632DA">
      <w:pPr>
        <w:numPr>
          <w:ilvl w:val="0"/>
          <w:numId w:val="737"/>
        </w:numPr>
        <w:rPr>
          <w:ins w:id="6201" w:author="Rev 19 Allen Wirfs-Brock" w:date="2013-09-07T18:11:00Z"/>
        </w:rPr>
      </w:pPr>
      <w:ins w:id="6202" w:author="Rev 19 Allen Wirfs-Brock" w:date="2013-09-07T18:11:00Z">
        <w:r w:rsidRPr="00E77497">
          <w:t xml:space="preserve">It is a Syntax Error if </w:t>
        </w:r>
        <w:r>
          <w:t>this production</w:t>
        </w:r>
        <w:r w:rsidRPr="00E77497">
          <w:t xml:space="preserve"> </w:t>
        </w:r>
        <w:r w:rsidRPr="00F837B1">
          <w:t xml:space="preserve">is contained in </w:t>
        </w:r>
      </w:ins>
      <w:ins w:id="6203" w:author="Rev 19 Allen Wirfs-Brock" w:date="2013-09-07T18:12:00Z">
        <w:r w:rsidRPr="00F837B1">
          <w:rPr>
            <w:rFonts w:cs="Arial"/>
          </w:rPr>
          <w:t>within the</w:t>
        </w:r>
        <w:r w:rsidRPr="00F837B1">
          <w:rPr>
            <w:rFonts w:cs="Arial"/>
            <w:i/>
          </w:rPr>
          <w:t xml:space="preserve"> </w:t>
        </w:r>
        <w:r w:rsidRPr="00F837B1">
          <w:rPr>
            <w:rFonts w:ascii="Times New Roman" w:hAnsi="Times New Roman"/>
            <w:i/>
          </w:rPr>
          <w:t>FunctionBody</w:t>
        </w:r>
        <w:r w:rsidRPr="00F837B1">
          <w:rPr>
            <w:rFonts w:cs="Arial"/>
            <w:i/>
          </w:rPr>
          <w:t xml:space="preserve"> </w:t>
        </w:r>
        <w:r w:rsidRPr="00F837B1">
          <w:rPr>
            <w:rFonts w:cs="Arial"/>
          </w:rPr>
          <w:t>of a</w:t>
        </w:r>
        <w:r w:rsidRPr="00F837B1">
          <w:rPr>
            <w:rFonts w:cs="Arial"/>
            <w:i/>
          </w:rPr>
          <w:t xml:space="preserve"> </w:t>
        </w:r>
        <w:r w:rsidRPr="00F837B1">
          <w:rPr>
            <w:rFonts w:ascii="Times New Roman" w:hAnsi="Times New Roman"/>
            <w:i/>
          </w:rPr>
          <w:t>GeneratorMethod</w:t>
        </w:r>
        <w:r w:rsidRPr="00F837B1">
          <w:rPr>
            <w:rFonts w:cs="Arial"/>
            <w:i/>
          </w:rPr>
          <w:t xml:space="preserve">, </w:t>
        </w:r>
        <w:r w:rsidRPr="00F837B1">
          <w:rPr>
            <w:rFonts w:ascii="Times New Roman" w:hAnsi="Times New Roman"/>
            <w:i/>
          </w:rPr>
          <w:t>GeneratorDeclaration</w:t>
        </w:r>
        <w:r w:rsidRPr="00F837B1">
          <w:rPr>
            <w:rFonts w:cs="Arial"/>
            <w:i/>
          </w:rPr>
          <w:t xml:space="preserve">, </w:t>
        </w:r>
        <w:r w:rsidRPr="00F837B1">
          <w:rPr>
            <w:rFonts w:cs="Arial"/>
          </w:rPr>
          <w:t>or</w:t>
        </w:r>
        <w:r w:rsidRPr="00F837B1">
          <w:rPr>
            <w:rFonts w:cs="Arial"/>
            <w:i/>
          </w:rPr>
          <w:t xml:space="preserve"> </w:t>
        </w:r>
        <w:r w:rsidRPr="00F837B1">
          <w:rPr>
            <w:rFonts w:ascii="Times New Roman" w:hAnsi="Times New Roman"/>
            <w:i/>
          </w:rPr>
          <w:t>GeneratorExpression</w:t>
        </w:r>
      </w:ins>
      <w:ins w:id="6204" w:author="Rev 19 Allen Wirfs-Brock" w:date="2013-09-07T18:11:00Z">
        <w:r w:rsidRPr="00E77497">
          <w:t>.</w:t>
        </w:r>
      </w:ins>
    </w:p>
    <w:p w14:paraId="6F13C61A" w14:textId="77777777" w:rsidR="00C00372" w:rsidRPr="00E77497" w:rsidRDefault="00C00372" w:rsidP="00C00372">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p>
    <w:p w14:paraId="64A3B560" w14:textId="77777777" w:rsidR="00C00372" w:rsidRPr="00E77497" w:rsidRDefault="00C00372" w:rsidP="00D5580A">
      <w:pPr>
        <w:numPr>
          <w:ilvl w:val="0"/>
          <w:numId w:val="737"/>
        </w:numPr>
      </w:pPr>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14:paraId="77720D4C" w14:textId="77777777" w:rsidR="00C37DE8" w:rsidRPr="00E77497" w:rsidRDefault="00C37DE8" w:rsidP="00D30056">
      <w:pPr>
        <w:pStyle w:val="40"/>
      </w:pPr>
      <w:bookmarkStart w:id="6205" w:name="_Ref367714652"/>
      <w:r w:rsidRPr="00E77497">
        <w:t xml:space="preserve">Static Semantics:  </w:t>
      </w:r>
      <w:r w:rsidR="00201325">
        <w:rPr>
          <w:lang w:eastAsia="en-US"/>
        </w:rPr>
        <w:t>BoundNames</w:t>
      </w:r>
      <w:bookmarkEnd w:id="6205"/>
    </w:p>
    <w:p w14:paraId="6D750C40" w14:textId="77777777" w:rsidR="007069E1" w:rsidRPr="00F742D3" w:rsidRDefault="007069E1" w:rsidP="007069E1">
      <w:pPr>
        <w:rPr>
          <w:ins w:id="6206" w:author="Rev 19 Allen Wirfs-Brock" w:date="2013-09-23T15:46:00Z"/>
        </w:rPr>
      </w:pPr>
      <w:ins w:id="6207" w:author="Rev 19 Allen Wirfs-Brock" w:date="2013-09-23T15:46:00Z">
        <w:r>
          <w:t>See also:</w:t>
        </w:r>
      </w:ins>
      <w:ins w:id="6208" w:author="Rev 19 Allen Wirfs-Brock" w:date="2013-09-23T15:49:00Z">
        <w:r w:rsidR="00D30056">
          <w:t>,</w:t>
        </w:r>
      </w:ins>
      <w:ins w:id="6209" w:author="Rev 19 Allen Wirfs-Brock" w:date="2013-09-23T15:50:00Z">
        <w:r w:rsidR="00D30056">
          <w:t xml:space="preserve"> </w:t>
        </w:r>
        <w:r w:rsidR="00D30056">
          <w:fldChar w:fldCharType="begin"/>
        </w:r>
        <w:r w:rsidR="00D30056">
          <w:instrText xml:space="preserve"> REF _Ref367714756 \r \h </w:instrText>
        </w:r>
      </w:ins>
      <w:r w:rsidR="00D30056">
        <w:fldChar w:fldCharType="separate"/>
      </w:r>
      <w:ins w:id="6210" w:author="Rev 19 Allen Wirfs-Brock" w:date="2013-09-27T13:22:00Z">
        <w:r w:rsidR="00D433E8">
          <w:t>13.2.3.2</w:t>
        </w:r>
      </w:ins>
      <w:ins w:id="6211" w:author="Rev 19 Allen Wirfs-Brock" w:date="2013-09-23T15:50:00Z">
        <w:r w:rsidR="00D30056">
          <w:fldChar w:fldCharType="end"/>
        </w:r>
        <w:r w:rsidR="00D30056">
          <w:t xml:space="preserve">, </w:t>
        </w:r>
        <w:r w:rsidR="00D30056">
          <w:fldChar w:fldCharType="begin"/>
        </w:r>
        <w:r w:rsidR="00D30056">
          <w:instrText xml:space="preserve"> REF _Ref367714785 \r \h </w:instrText>
        </w:r>
      </w:ins>
      <w:r w:rsidR="00D30056">
        <w:fldChar w:fldCharType="separate"/>
      </w:r>
      <w:ins w:id="6212" w:author="Rev 19 Allen Wirfs-Brock" w:date="2013-09-27T13:22:00Z">
        <w:r w:rsidR="00D433E8">
          <w:t>13.6.4.2</w:t>
        </w:r>
      </w:ins>
      <w:ins w:id="6213" w:author="Rev 19 Allen Wirfs-Brock" w:date="2013-09-23T15:50:00Z">
        <w:r w:rsidR="00D30056">
          <w:fldChar w:fldCharType="end"/>
        </w:r>
      </w:ins>
      <w:ins w:id="6214" w:author="Rev 19 Allen Wirfs-Brock" w:date="2013-09-23T15:51:00Z">
        <w:r w:rsidR="00D30056">
          <w:t xml:space="preserve">, </w:t>
        </w:r>
        <w:r w:rsidR="00D30056">
          <w:fldChar w:fldCharType="begin"/>
        </w:r>
        <w:r w:rsidR="00D30056">
          <w:instrText xml:space="preserve"> REF _Ref367714847 \r \h </w:instrText>
        </w:r>
      </w:ins>
      <w:r w:rsidR="00D30056">
        <w:fldChar w:fldCharType="separate"/>
      </w:r>
      <w:ins w:id="6215" w:author="Rev 19 Allen Wirfs-Brock" w:date="2013-09-27T13:22:00Z">
        <w:r w:rsidR="00D433E8">
          <w:t>14.1.2</w:t>
        </w:r>
      </w:ins>
      <w:ins w:id="6216" w:author="Rev 19 Allen Wirfs-Brock" w:date="2013-09-23T15:51:00Z">
        <w:r w:rsidR="00D30056">
          <w:fldChar w:fldCharType="end"/>
        </w:r>
      </w:ins>
      <w:ins w:id="6217" w:author="Rev 19 Allen Wirfs-Brock" w:date="2013-09-23T15:52:00Z">
        <w:r w:rsidR="00D30056">
          <w:t xml:space="preserve">, </w:t>
        </w:r>
        <w:r w:rsidR="00D30056">
          <w:fldChar w:fldCharType="begin"/>
        </w:r>
        <w:r w:rsidR="00D30056">
          <w:instrText xml:space="preserve"> REF _Ref367714869 \r \h </w:instrText>
        </w:r>
      </w:ins>
      <w:r w:rsidR="00D30056">
        <w:fldChar w:fldCharType="separate"/>
      </w:r>
      <w:ins w:id="6218" w:author="Rev 19 Allen Wirfs-Brock" w:date="2013-09-27T13:22:00Z">
        <w:r w:rsidR="00D433E8">
          <w:t>14.2.2</w:t>
        </w:r>
      </w:ins>
      <w:ins w:id="6219" w:author="Rev 19 Allen Wirfs-Brock" w:date="2013-09-23T15:52:00Z">
        <w:r w:rsidR="00D30056">
          <w:fldChar w:fldCharType="end"/>
        </w:r>
        <w:r w:rsidR="00D30056">
          <w:t xml:space="preserve">, </w:t>
        </w:r>
        <w:r w:rsidR="00D30056">
          <w:fldChar w:fldCharType="begin"/>
        </w:r>
        <w:r w:rsidR="00D30056">
          <w:instrText xml:space="preserve"> REF _Ref367714895 \r \h </w:instrText>
        </w:r>
      </w:ins>
      <w:r w:rsidR="00D30056">
        <w:fldChar w:fldCharType="separate"/>
      </w:r>
      <w:ins w:id="6220" w:author="Rev 19 Allen Wirfs-Brock" w:date="2013-09-27T13:22:00Z">
        <w:r w:rsidR="00D433E8">
          <w:t>14.4.2</w:t>
        </w:r>
      </w:ins>
      <w:ins w:id="6221" w:author="Rev 19 Allen Wirfs-Brock" w:date="2013-09-23T15:52:00Z">
        <w:r w:rsidR="00D30056">
          <w:fldChar w:fldCharType="end"/>
        </w:r>
      </w:ins>
      <w:ins w:id="6222" w:author="Rev 19 Allen Wirfs-Brock" w:date="2013-09-23T15:53:00Z">
        <w:r w:rsidR="00D30056">
          <w:t xml:space="preserve">, </w:t>
        </w:r>
        <w:r w:rsidR="00D30056">
          <w:fldChar w:fldCharType="begin"/>
        </w:r>
        <w:r w:rsidR="00D30056">
          <w:instrText xml:space="preserve"> REF _Ref367714927 \r \h </w:instrText>
        </w:r>
      </w:ins>
      <w:r w:rsidR="00D30056">
        <w:fldChar w:fldCharType="separate"/>
      </w:r>
      <w:ins w:id="6223" w:author="Rev 19 Allen Wirfs-Brock" w:date="2013-09-27T13:22:00Z">
        <w:r w:rsidR="00D433E8">
          <w:t>14.5.2</w:t>
        </w:r>
      </w:ins>
      <w:ins w:id="6224" w:author="Rev 19 Allen Wirfs-Brock" w:date="2013-09-23T15:53:00Z">
        <w:r w:rsidR="00D30056">
          <w:fldChar w:fldCharType="end"/>
        </w:r>
        <w:r w:rsidR="00D30056">
          <w:t xml:space="preserve">, </w:t>
        </w:r>
      </w:ins>
      <w:ins w:id="6225" w:author="Rev 19 Allen Wirfs-Brock" w:date="2013-09-23T15:54:00Z">
        <w:r w:rsidR="00D30056">
          <w:fldChar w:fldCharType="begin"/>
        </w:r>
        <w:r w:rsidR="00D30056">
          <w:instrText xml:space="preserve"> REF _Ref367714971 \r \h </w:instrText>
        </w:r>
      </w:ins>
      <w:r w:rsidR="00D30056">
        <w:fldChar w:fldCharType="separate"/>
      </w:r>
      <w:ins w:id="6226" w:author="Rev 19 Allen Wirfs-Brock" w:date="2013-09-27T13:22:00Z">
        <w:r w:rsidR="00D433E8">
          <w:t>15.1.1.2</w:t>
        </w:r>
      </w:ins>
      <w:ins w:id="6227" w:author="Rev 19 Allen Wirfs-Brock" w:date="2013-09-23T15:54:00Z">
        <w:r w:rsidR="00D30056">
          <w:fldChar w:fldCharType="end"/>
        </w:r>
        <w:r w:rsidR="00D30056">
          <w:t xml:space="preserve">, </w:t>
        </w:r>
        <w:r w:rsidR="00D30056">
          <w:fldChar w:fldCharType="begin"/>
        </w:r>
        <w:r w:rsidR="00D30056">
          <w:instrText xml:space="preserve"> REF _Ref367714989 \r \h </w:instrText>
        </w:r>
      </w:ins>
      <w:r w:rsidR="00D30056">
        <w:fldChar w:fldCharType="separate"/>
      </w:r>
      <w:ins w:id="6228" w:author="Rev 19 Allen Wirfs-Brock" w:date="2013-09-27T13:22:00Z">
        <w:r w:rsidR="00D433E8">
          <w:t>15.1.2.1</w:t>
        </w:r>
      </w:ins>
      <w:ins w:id="6229" w:author="Rev 19 Allen Wirfs-Brock" w:date="2013-09-23T15:54:00Z">
        <w:r w:rsidR="00D30056">
          <w:fldChar w:fldCharType="end"/>
        </w:r>
      </w:ins>
      <w:ins w:id="6230" w:author="Rev 19 Allen Wirfs-Brock" w:date="2013-09-23T15:46:00Z">
        <w:r>
          <w:t>.</w:t>
        </w:r>
      </w:ins>
    </w:p>
    <w:p w14:paraId="3E63E5F7" w14:textId="77777777" w:rsidR="00884D1C" w:rsidRPr="00E77497" w:rsidRDefault="009E34B2" w:rsidP="00884D1C">
      <w:r w:rsidRPr="009E34B2">
        <w:rPr>
          <w:rFonts w:ascii="Times New Roman" w:hAnsi="Times New Roman"/>
          <w:i/>
        </w:rPr>
        <w:t>Lexical</w:t>
      </w:r>
      <w:r w:rsidR="00884D1C" w:rsidRPr="00E77497">
        <w:rPr>
          <w:rFonts w:ascii="Times New Roman" w:hAnsi="Times New Roman"/>
          <w:i/>
        </w:rPr>
        <w:t xml:space="preserve">Declaration </w:t>
      </w:r>
      <w:r w:rsidR="00884D1C" w:rsidRPr="00E77497">
        <w:rPr>
          <w:b/>
        </w:rPr>
        <w:t>:</w:t>
      </w:r>
      <w:r w:rsidR="00884D1C" w:rsidRPr="00E77497">
        <w:rPr>
          <w:rFonts w:ascii="Times New Roman" w:hAnsi="Times New Roman"/>
          <w:i/>
        </w:rPr>
        <w:t xml:space="preserve"> </w:t>
      </w:r>
      <w:r w:rsidR="006B3D6C" w:rsidRPr="0027695A">
        <w:rPr>
          <w:rFonts w:ascii="Times New Roman" w:hAnsi="Times New Roman"/>
          <w:i/>
        </w:rPr>
        <w:t>LetOrConst BindingList</w:t>
      </w:r>
      <w:r w:rsidR="00884D1C" w:rsidRPr="006B3D6C">
        <w:rPr>
          <w:rFonts w:ascii="Times New Roman" w:hAnsi="Times New Roman"/>
          <w:i/>
        </w:rPr>
        <w:t xml:space="preserve"> </w:t>
      </w:r>
      <w:r w:rsidR="00884D1C" w:rsidRPr="00E77497">
        <w:rPr>
          <w:rFonts w:ascii="Courier New" w:hAnsi="Courier New"/>
          <w:b/>
        </w:rPr>
        <w:t>;</w:t>
      </w:r>
      <w:r w:rsidR="00884D1C" w:rsidRPr="00E77497">
        <w:t xml:space="preserve"> </w:t>
      </w:r>
    </w:p>
    <w:p w14:paraId="197A122B" w14:textId="77777777" w:rsidR="00884D1C" w:rsidRPr="00E77497" w:rsidRDefault="00884D1C" w:rsidP="00FA3203">
      <w:pPr>
        <w:pStyle w:val="Alg4"/>
        <w:numPr>
          <w:ilvl w:val="0"/>
          <w:numId w:val="457"/>
        </w:numPr>
        <w:spacing w:after="220"/>
        <w:contextualSpacing/>
      </w:pPr>
      <w:r w:rsidRPr="00E77497">
        <w:t xml:space="preserve">Return </w:t>
      </w:r>
      <w:r w:rsidR="002F6D6F">
        <w:t xml:space="preserve">the </w:t>
      </w:r>
      <w:r w:rsidR="00201325">
        <w:t>BoundNames</w:t>
      </w:r>
      <w:r w:rsidRPr="00E77497">
        <w:t xml:space="preserve"> of </w:t>
      </w:r>
      <w:r w:rsidRPr="00E77497">
        <w:rPr>
          <w:i/>
        </w:rPr>
        <w:t>BindingList</w:t>
      </w:r>
      <w:r w:rsidRPr="00E77497">
        <w:t>.</w:t>
      </w:r>
    </w:p>
    <w:p w14:paraId="7B17C280" w14:textId="77777777" w:rsidR="00974ED7" w:rsidRPr="00E77497" w:rsidRDefault="00974ED7" w:rsidP="00974ED7">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6B3D6C">
        <w:rPr>
          <w:rStyle w:val="bnf"/>
        </w:rPr>
        <w:t>Lexical</w:t>
      </w:r>
      <w:r w:rsidRPr="00E77497">
        <w:rPr>
          <w:rStyle w:val="bnf"/>
        </w:rPr>
        <w:t>Binding</w:t>
      </w:r>
      <w:r w:rsidRPr="00E77497">
        <w:t xml:space="preserve"> </w:t>
      </w:r>
    </w:p>
    <w:p w14:paraId="598DA242" w14:textId="77777777" w:rsidR="00974ED7" w:rsidRPr="00E77497" w:rsidRDefault="00974ED7" w:rsidP="00FA3203">
      <w:pPr>
        <w:pStyle w:val="Alg4"/>
        <w:numPr>
          <w:ilvl w:val="0"/>
          <w:numId w:val="456"/>
        </w:numPr>
        <w:spacing w:after="220"/>
        <w:contextualSpacing/>
      </w:pPr>
      <w:r w:rsidRPr="00E77497">
        <w:t xml:space="preserve">Let </w:t>
      </w:r>
      <w:r w:rsidRPr="00E77497">
        <w:rPr>
          <w:i/>
        </w:rPr>
        <w:t xml:space="preserve">names </w:t>
      </w:r>
      <w:r w:rsidRPr="00E77497">
        <w:t>be</w:t>
      </w:r>
      <w:r w:rsidR="002F6D6F">
        <w:t xml:space="preserve"> the</w:t>
      </w:r>
      <w:r w:rsidRPr="00E77497">
        <w:t xml:space="preserve"> Bound</w:t>
      </w:r>
      <w:r w:rsidR="00201325">
        <w:t>N</w:t>
      </w:r>
      <w:r w:rsidRPr="00E77497">
        <w:t xml:space="preserve">ames of </w:t>
      </w:r>
      <w:r w:rsidRPr="00E77497">
        <w:rPr>
          <w:i/>
        </w:rPr>
        <w:t>BindingList</w:t>
      </w:r>
      <w:r w:rsidRPr="00E77497">
        <w:t>.</w:t>
      </w:r>
    </w:p>
    <w:p w14:paraId="29969E43" w14:textId="77777777" w:rsidR="00974ED7" w:rsidRPr="00E77497" w:rsidRDefault="00974ED7" w:rsidP="00FA3203">
      <w:pPr>
        <w:pStyle w:val="Alg4"/>
        <w:numPr>
          <w:ilvl w:val="0"/>
          <w:numId w:val="456"/>
        </w:numPr>
        <w:spacing w:after="220"/>
        <w:contextualSpacing/>
        <w:rPr>
          <w:rStyle w:val="bnf"/>
          <w:i w:val="0"/>
        </w:rPr>
      </w:pPr>
      <w:r w:rsidRPr="00E77497">
        <w:t xml:space="preserve">Append to </w:t>
      </w:r>
      <w:r w:rsidRPr="00E77497">
        <w:rPr>
          <w:i/>
        </w:rPr>
        <w:t>names</w:t>
      </w:r>
      <w:r w:rsidRPr="00E77497">
        <w:t xml:space="preserve"> the elements </w:t>
      </w:r>
      <w:r w:rsidR="002F6D6F">
        <w:t>of the</w:t>
      </w:r>
      <w:r w:rsidRPr="00E77497">
        <w:t xml:space="preserve"> </w:t>
      </w:r>
      <w:r w:rsidR="00201325">
        <w:t>BoundNames</w:t>
      </w:r>
      <w:r w:rsidRPr="00E77497">
        <w:t xml:space="preserve"> of </w:t>
      </w:r>
      <w:r w:rsidR="006B3D6C">
        <w:rPr>
          <w:rStyle w:val="bnf"/>
        </w:rPr>
        <w:t>Lexi</w:t>
      </w:r>
      <w:r w:rsidR="00DE13A5">
        <w:rPr>
          <w:rStyle w:val="bnf"/>
        </w:rPr>
        <w:t>c</w:t>
      </w:r>
      <w:r w:rsidR="006B3D6C">
        <w:rPr>
          <w:rStyle w:val="bnf"/>
        </w:rPr>
        <w:t>al</w:t>
      </w:r>
      <w:r w:rsidRPr="00E77497">
        <w:rPr>
          <w:rStyle w:val="bnf"/>
        </w:rPr>
        <w:t>Binding.</w:t>
      </w:r>
    </w:p>
    <w:p w14:paraId="1242337B" w14:textId="77777777" w:rsidR="00974ED7" w:rsidRPr="00E77497" w:rsidRDefault="00974ED7" w:rsidP="00FA3203">
      <w:pPr>
        <w:pStyle w:val="Alg4"/>
        <w:numPr>
          <w:ilvl w:val="0"/>
          <w:numId w:val="456"/>
        </w:numPr>
        <w:spacing w:after="220"/>
        <w:contextualSpacing/>
      </w:pPr>
      <w:r w:rsidRPr="00E77497">
        <w:t xml:space="preserve">Return </w:t>
      </w:r>
      <w:r w:rsidRPr="00E77497">
        <w:rPr>
          <w:rStyle w:val="bnf"/>
        </w:rPr>
        <w:t>names</w:t>
      </w:r>
      <w:r w:rsidRPr="00E77497">
        <w:t>.</w:t>
      </w:r>
    </w:p>
    <w:p w14:paraId="10BD9F92" w14:textId="77777777" w:rsidR="00A7427A" w:rsidRPr="00E77497" w:rsidRDefault="006B3D6C" w:rsidP="00A7427A">
      <w:r>
        <w:rPr>
          <w:rStyle w:val="bnf"/>
        </w:rPr>
        <w:t>Lexical</w:t>
      </w:r>
      <w:r w:rsidR="00A7427A" w:rsidRPr="00E77497">
        <w:rPr>
          <w:rStyle w:val="bnf"/>
        </w:rPr>
        <w:t xml:space="preserve">Binding </w:t>
      </w:r>
      <w:r w:rsidR="00A7427A" w:rsidRPr="00E77497">
        <w:rPr>
          <w:b/>
        </w:rPr>
        <w:t>:</w:t>
      </w:r>
      <w:r w:rsidR="00A7427A" w:rsidRPr="00E77497">
        <w:t xml:space="preserve"> </w:t>
      </w:r>
      <w:r w:rsidR="00A7427A" w:rsidRPr="00E77497">
        <w:rPr>
          <w:rFonts w:ascii="Times New Roman" w:hAnsi="Times New Roman"/>
          <w:i/>
        </w:rPr>
        <w:t>BindingIdentifier Initialiser</w:t>
      </w:r>
      <w:r w:rsidR="00A7427A" w:rsidRPr="00E77497">
        <w:rPr>
          <w:rFonts w:ascii="Times New Roman" w:hAnsi="Times New Roman"/>
          <w:vertAlign w:val="subscript"/>
        </w:rPr>
        <w:t>opt</w:t>
      </w:r>
      <w:r w:rsidR="00A7427A" w:rsidRPr="00E77497">
        <w:t xml:space="preserve"> </w:t>
      </w:r>
    </w:p>
    <w:p w14:paraId="559F6C1E" w14:textId="77777777" w:rsidR="00A7427A" w:rsidRPr="00E77497" w:rsidRDefault="00A7427A" w:rsidP="00FA3203">
      <w:pPr>
        <w:pStyle w:val="Alg4"/>
        <w:numPr>
          <w:ilvl w:val="0"/>
          <w:numId w:val="450"/>
        </w:numPr>
        <w:spacing w:after="220"/>
        <w:contextualSpacing/>
      </w:pPr>
      <w:r w:rsidRPr="00E77497">
        <w:t xml:space="preserve">Return the </w:t>
      </w:r>
      <w:r w:rsidR="00201325">
        <w:t>BoundNames</w:t>
      </w:r>
      <w:r w:rsidRPr="00E77497">
        <w:t xml:space="preserve"> of </w:t>
      </w:r>
      <w:r w:rsidRPr="00E77497">
        <w:rPr>
          <w:i/>
        </w:rPr>
        <w:t>BindingIdentifier</w:t>
      </w:r>
      <w:r w:rsidRPr="00E77497">
        <w:t>.</w:t>
      </w:r>
    </w:p>
    <w:p w14:paraId="6003B10F" w14:textId="77777777" w:rsidR="00A7427A" w:rsidRPr="00E77497" w:rsidRDefault="006B3D6C" w:rsidP="00A7427A">
      <w:r>
        <w:rPr>
          <w:rStyle w:val="bnf"/>
        </w:rPr>
        <w:t>Lexical</w:t>
      </w:r>
      <w:r w:rsidR="00A7427A" w:rsidRPr="00E77497">
        <w:rPr>
          <w:rStyle w:val="bnf"/>
        </w:rPr>
        <w:t>Binding</w:t>
      </w:r>
      <w:r w:rsidR="004F79DA">
        <w:rPr>
          <w:rStyle w:val="bnf"/>
          <w:i w:val="0"/>
          <w:iCs/>
        </w:rPr>
        <w:t xml:space="preserve"> </w:t>
      </w:r>
      <w:r w:rsidR="00A7427A" w:rsidRPr="00E77497">
        <w:rPr>
          <w:b/>
        </w:rPr>
        <w:t>:</w:t>
      </w:r>
      <w:r w:rsidR="00A7427A" w:rsidRPr="00E77497">
        <w:t xml:space="preserve"> </w:t>
      </w:r>
      <w:r w:rsidR="00A7427A" w:rsidRPr="00E77497">
        <w:rPr>
          <w:rFonts w:ascii="Times New Roman" w:hAnsi="Times New Roman"/>
          <w:i/>
        </w:rPr>
        <w:t>BindingPattern Initialiser</w:t>
      </w:r>
      <w:r w:rsidR="00A7427A" w:rsidRPr="00E77497">
        <w:t xml:space="preserve"> </w:t>
      </w:r>
    </w:p>
    <w:p w14:paraId="08AC7773" w14:textId="77777777" w:rsidR="00A7427A" w:rsidRPr="00E77497" w:rsidRDefault="00A7427A" w:rsidP="00FA3203">
      <w:pPr>
        <w:pStyle w:val="Alg4"/>
        <w:numPr>
          <w:ilvl w:val="0"/>
          <w:numId w:val="459"/>
        </w:numPr>
        <w:spacing w:after="220"/>
        <w:contextualSpacing/>
      </w:pPr>
      <w:r w:rsidRPr="00E77497">
        <w:t xml:space="preserve">Return the </w:t>
      </w:r>
      <w:r w:rsidR="00201325">
        <w:t>BoundNames</w:t>
      </w:r>
      <w:r w:rsidRPr="00E77497">
        <w:t xml:space="preserve"> of </w:t>
      </w:r>
      <w:r w:rsidRPr="00E77497">
        <w:rPr>
          <w:i/>
        </w:rPr>
        <w:t>BindingPattern</w:t>
      </w:r>
      <w:r w:rsidRPr="00E77497">
        <w:t>.</w:t>
      </w:r>
    </w:p>
    <w:p w14:paraId="5B6F38F0" w14:textId="77777777" w:rsidR="008B0740" w:rsidRPr="00E77497" w:rsidRDefault="008B0740" w:rsidP="008B0740">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p>
    <w:p w14:paraId="54E837F0" w14:textId="77777777" w:rsidR="008B0740" w:rsidRPr="00E77497" w:rsidRDefault="008B0740" w:rsidP="00FA3203">
      <w:pPr>
        <w:pStyle w:val="Alg4"/>
        <w:numPr>
          <w:ilvl w:val="0"/>
          <w:numId w:val="451"/>
        </w:numPr>
        <w:spacing w:after="220"/>
        <w:contextualSpacing/>
      </w:pPr>
      <w:r w:rsidRPr="00E77497">
        <w:t xml:space="preserve">Return a new List containing the </w:t>
      </w:r>
      <w:r w:rsidR="008A3B07" w:rsidRPr="00E77497">
        <w:t>StringValue of</w:t>
      </w:r>
      <w:r w:rsidRPr="00E77497">
        <w:t xml:space="preserve"> </w:t>
      </w:r>
      <w:r w:rsidRPr="00E77497">
        <w:rPr>
          <w:rStyle w:val="bnf"/>
        </w:rPr>
        <w:t>Identifier</w:t>
      </w:r>
      <w:r w:rsidRPr="00E77497">
        <w:t>.</w:t>
      </w:r>
    </w:p>
    <w:p w14:paraId="6BB6C97A" w14:textId="77777777" w:rsidR="001A3047" w:rsidRPr="00E77497" w:rsidRDefault="001A3047" w:rsidP="001A3047">
      <w:pPr>
        <w:rPr>
          <w:ins w:id="6231" w:author="Rev 19 Allen Wirfs-Brock" w:date="2013-09-22T12:38:00Z"/>
        </w:rPr>
      </w:pPr>
      <w:ins w:id="6232" w:author="Rev 19 Allen Wirfs-Brock" w:date="2013-09-22T12:38:00Z">
        <w:r w:rsidRPr="00E77497">
          <w:rPr>
            <w:rStyle w:val="bnf"/>
          </w:rPr>
          <w:t>BindingIdentifier</w:t>
        </w:r>
        <w:r w:rsidRPr="00E77497">
          <w:t xml:space="preserve"> </w:t>
        </w:r>
        <w:r w:rsidRPr="00E77497">
          <w:rPr>
            <w:rFonts w:ascii="Courier New" w:hAnsi="Courier New" w:cs="Courier New"/>
            <w:b/>
          </w:rPr>
          <w:t>:</w:t>
        </w:r>
        <w:r w:rsidRPr="00E77497">
          <w:t xml:space="preserve"> </w:t>
        </w:r>
        <w:r>
          <w:rPr>
            <w:rFonts w:ascii="Courier New" w:hAnsi="Courier New"/>
            <w:b/>
          </w:rPr>
          <w:t>default</w:t>
        </w:r>
        <w:r w:rsidRPr="00E77497">
          <w:t xml:space="preserve"> </w:t>
        </w:r>
      </w:ins>
    </w:p>
    <w:p w14:paraId="5E5C3E9C" w14:textId="77777777" w:rsidR="001A3047" w:rsidRPr="00E77497" w:rsidRDefault="001A3047" w:rsidP="001A3047">
      <w:pPr>
        <w:pStyle w:val="Alg4"/>
        <w:numPr>
          <w:ilvl w:val="0"/>
          <w:numId w:val="1627"/>
        </w:numPr>
        <w:spacing w:after="220"/>
        <w:contextualSpacing/>
        <w:rPr>
          <w:ins w:id="6233" w:author="Rev 19 Allen Wirfs-Brock" w:date="2013-09-22T12:38:00Z"/>
        </w:rPr>
      </w:pPr>
      <w:ins w:id="6234" w:author="Rev 19 Allen Wirfs-Brock" w:date="2013-09-22T12:38:00Z">
        <w:r w:rsidRPr="00E77497">
          <w:t xml:space="preserve">Return a new List containing the </w:t>
        </w:r>
      </w:ins>
      <w:ins w:id="6235" w:author="Rev 19 Allen Wirfs-Brock" w:date="2013-09-22T12:42:00Z">
        <w:r>
          <w:t>s</w:t>
        </w:r>
      </w:ins>
      <w:ins w:id="6236" w:author="Rev 19 Allen Wirfs-Brock" w:date="2013-09-22T12:38:00Z">
        <w:r w:rsidRPr="00E77497">
          <w:t>tring</w:t>
        </w:r>
      </w:ins>
      <w:ins w:id="6237" w:author="Rev 19 Allen Wirfs-Brock" w:date="2013-09-22T12:39:00Z">
        <w:r>
          <w:t xml:space="preserve"> "</w:t>
        </w:r>
      </w:ins>
      <w:ins w:id="6238" w:author="Rev 19 Allen Wirfs-Brock" w:date="2013-09-22T12:40:00Z">
        <w:r>
          <w:rPr>
            <w:rFonts w:ascii="Courier New" w:hAnsi="Courier New"/>
            <w:b/>
          </w:rPr>
          <w:t>default</w:t>
        </w:r>
      </w:ins>
      <w:ins w:id="6239" w:author="Rev 19 Allen Wirfs-Brock" w:date="2013-09-22T12:39:00Z">
        <w:r>
          <w:t>"</w:t>
        </w:r>
      </w:ins>
      <w:ins w:id="6240" w:author="Rev 19 Allen Wirfs-Brock" w:date="2013-09-22T12:38:00Z">
        <w:r w:rsidRPr="00E77497">
          <w:t>.</w:t>
        </w:r>
      </w:ins>
    </w:p>
    <w:p w14:paraId="13DAD917" w14:textId="77777777" w:rsidR="001A3047" w:rsidRPr="00E77497" w:rsidRDefault="001A3047" w:rsidP="001A3047">
      <w:pPr>
        <w:rPr>
          <w:ins w:id="6241" w:author="Rev 19 Allen Wirfs-Brock" w:date="2013-09-22T12:40:00Z"/>
        </w:rPr>
      </w:pPr>
      <w:ins w:id="6242" w:author="Rev 19 Allen Wirfs-Brock" w:date="2013-09-22T12:40:00Z">
        <w:r w:rsidRPr="00E77497">
          <w:rPr>
            <w:rStyle w:val="bnf"/>
          </w:rPr>
          <w:t>BindingIdentifier</w:t>
        </w:r>
        <w:r w:rsidRPr="00E77497">
          <w:t xml:space="preserve"> </w:t>
        </w:r>
        <w:r w:rsidRPr="00E77497">
          <w:rPr>
            <w:rFonts w:ascii="Courier New" w:hAnsi="Courier New" w:cs="Courier New"/>
            <w:b/>
          </w:rPr>
          <w:t>:</w:t>
        </w:r>
        <w:r w:rsidRPr="00E77497">
          <w:t xml:space="preserve"> </w:t>
        </w:r>
        <w:r>
          <w:rPr>
            <w:rFonts w:ascii="Courier New" w:hAnsi="Courier New"/>
            <w:b/>
          </w:rPr>
          <w:t>yield</w:t>
        </w:r>
        <w:r w:rsidRPr="00E77497">
          <w:t xml:space="preserve"> </w:t>
        </w:r>
      </w:ins>
    </w:p>
    <w:p w14:paraId="4DC708D8" w14:textId="77777777" w:rsidR="001A3047" w:rsidRPr="00E77497" w:rsidRDefault="001A3047" w:rsidP="001A3047">
      <w:pPr>
        <w:pStyle w:val="Alg4"/>
        <w:numPr>
          <w:ilvl w:val="0"/>
          <w:numId w:val="1627"/>
        </w:numPr>
        <w:spacing w:after="220"/>
        <w:contextualSpacing/>
        <w:rPr>
          <w:ins w:id="6243" w:author="Rev 19 Allen Wirfs-Brock" w:date="2013-09-22T12:40:00Z"/>
        </w:rPr>
      </w:pPr>
      <w:ins w:id="6244" w:author="Rev 19 Allen Wirfs-Brock" w:date="2013-09-22T12:40:00Z">
        <w:r w:rsidRPr="00E77497">
          <w:t xml:space="preserve">Return a new List containing the </w:t>
        </w:r>
      </w:ins>
      <w:ins w:id="6245" w:author="Rev 19 Allen Wirfs-Brock" w:date="2013-09-22T12:42:00Z">
        <w:r>
          <w:t>s</w:t>
        </w:r>
      </w:ins>
      <w:ins w:id="6246" w:author="Rev 19 Allen Wirfs-Brock" w:date="2013-09-22T12:40:00Z">
        <w:r w:rsidRPr="00E77497">
          <w:t>tring</w:t>
        </w:r>
        <w:r>
          <w:t xml:space="preserve"> "</w:t>
        </w:r>
        <w:r>
          <w:rPr>
            <w:rFonts w:ascii="Courier New" w:hAnsi="Courier New"/>
            <w:b/>
          </w:rPr>
          <w:t>yield</w:t>
        </w:r>
        <w:r>
          <w:t>"</w:t>
        </w:r>
        <w:r w:rsidRPr="00E77497">
          <w:t>.</w:t>
        </w:r>
      </w:ins>
    </w:p>
    <w:p w14:paraId="67AB16DD" w14:textId="77777777" w:rsidR="009E34B2" w:rsidRPr="00E77497" w:rsidRDefault="009E34B2" w:rsidP="001A3047">
      <w:pPr>
        <w:pStyle w:val="40"/>
      </w:pPr>
      <w:bookmarkStart w:id="6247" w:name="_Ref367715448"/>
      <w:r w:rsidRPr="00E77497">
        <w:t xml:space="preserve">Static Semantics:  </w:t>
      </w:r>
      <w:r>
        <w:rPr>
          <w:lang w:eastAsia="en-US"/>
        </w:rPr>
        <w:t>IsConstant</w:t>
      </w:r>
      <w:r w:rsidR="006B3D6C">
        <w:rPr>
          <w:lang w:eastAsia="en-US"/>
        </w:rPr>
        <w:t>Declaration</w:t>
      </w:r>
      <w:bookmarkEnd w:id="6247"/>
    </w:p>
    <w:p w14:paraId="299918AB" w14:textId="77777777" w:rsidR="00D30056" w:rsidRPr="00F742D3" w:rsidRDefault="00D30056" w:rsidP="00D30056">
      <w:pPr>
        <w:rPr>
          <w:ins w:id="6248" w:author="Rev 19 Allen Wirfs-Brock" w:date="2013-09-23T16:01:00Z"/>
        </w:rPr>
      </w:pPr>
      <w:ins w:id="6249" w:author="Rev 19 Allen Wirfs-Brock" w:date="2013-09-23T16:01:00Z">
        <w:r>
          <w:t xml:space="preserve">See also: </w:t>
        </w:r>
      </w:ins>
      <w:ins w:id="6250" w:author="Rev 19 Allen Wirfs-Brock" w:date="2013-09-23T16:02:00Z">
        <w:r>
          <w:fldChar w:fldCharType="begin"/>
        </w:r>
        <w:r>
          <w:instrText xml:space="preserve"> REF _Ref367715502 \r \h </w:instrText>
        </w:r>
      </w:ins>
      <w:r>
        <w:fldChar w:fldCharType="separate"/>
      </w:r>
      <w:ins w:id="6251" w:author="Rev 19 Allen Wirfs-Brock" w:date="2013-09-27T13:22:00Z">
        <w:r w:rsidR="00D433E8">
          <w:t>14.1.6</w:t>
        </w:r>
      </w:ins>
      <w:ins w:id="6252" w:author="Rev 19 Allen Wirfs-Brock" w:date="2013-09-23T16:02:00Z">
        <w:r>
          <w:fldChar w:fldCharType="end"/>
        </w:r>
      </w:ins>
      <w:ins w:id="6253" w:author="Rev 19 Allen Wirfs-Brock" w:date="2013-09-23T16:03:00Z">
        <w:r>
          <w:t xml:space="preserve">, </w:t>
        </w:r>
        <w:r>
          <w:fldChar w:fldCharType="begin"/>
        </w:r>
        <w:r>
          <w:instrText xml:space="preserve"> REF _Ref367715540 \r \h </w:instrText>
        </w:r>
      </w:ins>
      <w:r>
        <w:fldChar w:fldCharType="separate"/>
      </w:r>
      <w:ins w:id="6254" w:author="Rev 19 Allen Wirfs-Brock" w:date="2013-09-27T13:22:00Z">
        <w:r w:rsidR="00D433E8">
          <w:t>14.4.4</w:t>
        </w:r>
      </w:ins>
      <w:ins w:id="6255" w:author="Rev 19 Allen Wirfs-Brock" w:date="2013-09-23T16:03:00Z">
        <w:r>
          <w:fldChar w:fldCharType="end"/>
        </w:r>
        <w:r>
          <w:t xml:space="preserve">, </w:t>
        </w:r>
      </w:ins>
      <w:ins w:id="6256" w:author="Rev 19 Allen Wirfs-Brock" w:date="2013-09-23T16:04:00Z">
        <w:r>
          <w:fldChar w:fldCharType="begin"/>
        </w:r>
        <w:r>
          <w:instrText xml:space="preserve"> REF _Ref367715568 \r \h </w:instrText>
        </w:r>
      </w:ins>
      <w:r>
        <w:fldChar w:fldCharType="separate"/>
      </w:r>
      <w:ins w:id="6257" w:author="Rev 19 Allen Wirfs-Brock" w:date="2013-09-27T13:22:00Z">
        <w:r w:rsidR="00D433E8">
          <w:t>14.5.5</w:t>
        </w:r>
      </w:ins>
      <w:ins w:id="6258" w:author="Rev 19 Allen Wirfs-Brock" w:date="2013-09-23T16:04:00Z">
        <w:r>
          <w:fldChar w:fldCharType="end"/>
        </w:r>
      </w:ins>
      <w:ins w:id="6259" w:author="Rev 19 Allen Wirfs-Brock" w:date="2013-09-23T16:01:00Z">
        <w:r>
          <w:t>.</w:t>
        </w:r>
      </w:ins>
    </w:p>
    <w:p w14:paraId="71541FAD" w14:textId="77777777" w:rsidR="009E34B2" w:rsidRPr="00E77497" w:rsidRDefault="006B3D6C" w:rsidP="009E34B2">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r w:rsidR="009E34B2" w:rsidRPr="00E77497">
        <w:t xml:space="preserve"> </w:t>
      </w:r>
    </w:p>
    <w:p w14:paraId="43501B98" w14:textId="77777777" w:rsidR="009E34B2" w:rsidRPr="00E77497" w:rsidRDefault="00EC0EFF" w:rsidP="006B3D6C">
      <w:pPr>
        <w:pStyle w:val="Alg4"/>
        <w:numPr>
          <w:ilvl w:val="0"/>
          <w:numId w:val="685"/>
        </w:numPr>
        <w:spacing w:after="220"/>
        <w:contextualSpacing/>
      </w:pPr>
      <w:r>
        <w:t>R</w:t>
      </w:r>
      <w:r w:rsidR="006B3D6C">
        <w:t>eturn</w:t>
      </w:r>
      <w:r>
        <w:t xml:space="preserve"> IsConstantDeclaration of</w:t>
      </w:r>
      <w:r w:rsidR="006B3D6C">
        <w:t xml:space="preserve"> </w:t>
      </w:r>
      <w:r w:rsidRPr="00451D9D">
        <w:rPr>
          <w:i/>
        </w:rPr>
        <w:t>LetOrConst</w:t>
      </w:r>
      <w:r w:rsidR="009E34B2" w:rsidRPr="00E77497">
        <w:t>.</w:t>
      </w:r>
    </w:p>
    <w:p w14:paraId="733F77D9" w14:textId="77777777"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sidRPr="00EC0EFF">
        <w:rPr>
          <w:rFonts w:ascii="Courier New" w:hAnsi="Courier New"/>
          <w:b/>
        </w:rPr>
        <w:t>let</w:t>
      </w:r>
    </w:p>
    <w:p w14:paraId="64E5B3AB" w14:textId="77777777" w:rsidR="00EC0EFF" w:rsidRPr="00E77497" w:rsidRDefault="00EC0EFF" w:rsidP="00EC0EFF">
      <w:pPr>
        <w:pStyle w:val="Alg4"/>
        <w:numPr>
          <w:ilvl w:val="0"/>
          <w:numId w:val="689"/>
        </w:numPr>
        <w:spacing w:after="220"/>
        <w:contextualSpacing/>
      </w:pPr>
      <w:r>
        <w:t xml:space="preserve">Return </w:t>
      </w:r>
      <w:r w:rsidRPr="00EC0EFF">
        <w:rPr>
          <w:b/>
        </w:rPr>
        <w:t>false</w:t>
      </w:r>
      <w:r w:rsidRPr="00E77497">
        <w:t>.</w:t>
      </w:r>
    </w:p>
    <w:p w14:paraId="5B2AA06E" w14:textId="77777777"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Pr>
          <w:rFonts w:ascii="Courier New" w:hAnsi="Courier New"/>
          <w:b/>
        </w:rPr>
        <w:t>const</w:t>
      </w:r>
    </w:p>
    <w:p w14:paraId="0D5978BA" w14:textId="77777777" w:rsidR="00EC0EFF" w:rsidRPr="00E77497" w:rsidRDefault="00EC0EFF" w:rsidP="0027695A">
      <w:pPr>
        <w:pStyle w:val="Alg4"/>
        <w:numPr>
          <w:ilvl w:val="0"/>
          <w:numId w:val="690"/>
        </w:numPr>
        <w:spacing w:after="220"/>
        <w:contextualSpacing/>
      </w:pPr>
      <w:r>
        <w:t xml:space="preserve">Return </w:t>
      </w:r>
      <w:r w:rsidR="00A019EE">
        <w:rPr>
          <w:b/>
        </w:rPr>
        <w:t>true</w:t>
      </w:r>
      <w:r w:rsidRPr="00E77497">
        <w:t>.</w:t>
      </w:r>
    </w:p>
    <w:p w14:paraId="3C79261A" w14:textId="77777777" w:rsidR="00974ED7" w:rsidRPr="00E77497" w:rsidDel="00FD7525" w:rsidRDefault="00974ED7">
      <w:pPr>
        <w:pStyle w:val="40"/>
        <w:rPr>
          <w:del w:id="6260" w:author="Rev 19 Allen Wirfs-Brock" w:date="2013-09-11T18:26:00Z"/>
        </w:rPr>
      </w:pPr>
      <w:del w:id="6261" w:author="Rev 19 Allen Wirfs-Brock" w:date="2013-09-11T18:26:00Z">
        <w:r w:rsidRPr="00E77497" w:rsidDel="00FD7525">
          <w:delText>Runtime Semantics</w:delText>
        </w:r>
      </w:del>
    </w:p>
    <w:p w14:paraId="0EB78592" w14:textId="77777777" w:rsidR="00F10D67" w:rsidRDefault="00F10D67" w:rsidP="001F1D00">
      <w:pPr>
        <w:pStyle w:val="40"/>
        <w:rPr>
          <w:rFonts w:ascii="Helvetica" w:hAnsi="Helvetica"/>
          <w:spacing w:val="6"/>
        </w:rPr>
      </w:pPr>
      <w:bookmarkStart w:id="6262" w:name="_Ref366743323"/>
      <w:r w:rsidRPr="00E77497">
        <w:rPr>
          <w:rFonts w:ascii="Helvetica" w:hAnsi="Helvetica"/>
        </w:rPr>
        <w:t xml:space="preserve">Runtime Semantics: </w:t>
      </w:r>
      <w:r w:rsidR="0003781B" w:rsidRPr="00E77497">
        <w:rPr>
          <w:rFonts w:ascii="Helvetica" w:hAnsi="Helvetica"/>
          <w:spacing w:val="6"/>
        </w:rPr>
        <w:t>Binding</w:t>
      </w:r>
      <w:del w:id="6263" w:author="Rev 19 Allen Wirfs-Brock" w:date="2013-09-23T16:48:00Z">
        <w:r w:rsidR="0003781B" w:rsidRPr="00E77497" w:rsidDel="00427ECF">
          <w:rPr>
            <w:rFonts w:ascii="Helvetica" w:hAnsi="Helvetica"/>
            <w:spacing w:val="6"/>
          </w:rPr>
          <w:delText xml:space="preserve"> </w:delText>
        </w:r>
      </w:del>
      <w:r w:rsidR="00A113E2">
        <w:rPr>
          <w:rFonts w:ascii="Helvetica" w:hAnsi="Helvetica"/>
          <w:spacing w:val="6"/>
        </w:rPr>
        <w:t>Initialisation</w:t>
      </w:r>
      <w:bookmarkEnd w:id="6262"/>
    </w:p>
    <w:p w14:paraId="318BE883" w14:textId="77777777" w:rsidR="00C969E3" w:rsidRPr="00FA3203" w:rsidRDefault="00C969E3" w:rsidP="00C7794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5F63C573" w14:textId="77777777" w:rsidR="002E15BF" w:rsidRPr="002E15BF" w:rsidRDefault="002E15BF" w:rsidP="002E15BF">
      <w:pPr>
        <w:tabs>
          <w:tab w:val="left" w:pos="2055"/>
        </w:tabs>
        <w:rPr>
          <w:ins w:id="6264" w:author="Rev 19 Allen Wirfs-Brock" w:date="2013-09-12T10:06:00Z"/>
        </w:rPr>
      </w:pPr>
      <w:ins w:id="6265" w:author="Rev 19 Allen Wirfs-Brock" w:date="2013-09-12T10:06:00Z">
        <w:r w:rsidRPr="002E15BF">
          <w:t xml:space="preserve">See also: </w:t>
        </w:r>
        <w:r w:rsidRPr="002E15BF">
          <w:fldChar w:fldCharType="begin"/>
        </w:r>
        <w:r w:rsidRPr="002E15BF">
          <w:instrText xml:space="preserve"> REF _Ref366743257 \r \h </w:instrText>
        </w:r>
        <w:r>
          <w:instrText xml:space="preserve"> \* MERGEFORMAT </w:instrText>
        </w:r>
      </w:ins>
      <w:ins w:id="6266" w:author="Rev 19 Allen Wirfs-Brock" w:date="2013-09-12T10:06:00Z">
        <w:r w:rsidRPr="002E15BF">
          <w:fldChar w:fldCharType="separate"/>
        </w:r>
      </w:ins>
      <w:ins w:id="6267" w:author="Rev 19 Allen Wirfs-Brock" w:date="2013-09-27T13:22:00Z">
        <w:r w:rsidR="00D433E8">
          <w:t>12.1.4.2.2</w:t>
        </w:r>
      </w:ins>
      <w:ins w:id="6268" w:author="Rev 19 Allen Wirfs-Brock" w:date="2013-09-12T10:06:00Z">
        <w:r w:rsidRPr="002E15BF">
          <w:fldChar w:fldCharType="end"/>
        </w:r>
        <w:r>
          <w:t xml:space="preserve">, </w:t>
        </w:r>
        <w:r>
          <w:fldChar w:fldCharType="begin"/>
        </w:r>
        <w:r>
          <w:instrText xml:space="preserve"> REF _Ref366743381 \r \h </w:instrText>
        </w:r>
      </w:ins>
      <w:ins w:id="6269" w:author="Rev 19 Allen Wirfs-Brock" w:date="2013-09-12T10:06:00Z">
        <w:r>
          <w:fldChar w:fldCharType="separate"/>
        </w:r>
      </w:ins>
      <w:ins w:id="6270" w:author="Rev 19 Allen Wirfs-Brock" w:date="2013-09-27T13:22:00Z">
        <w:r w:rsidR="00D433E8">
          <w:t>13.2.2.2</w:t>
        </w:r>
      </w:ins>
      <w:ins w:id="6271" w:author="Rev 19 Allen Wirfs-Brock" w:date="2013-09-12T10:06:00Z">
        <w:r>
          <w:fldChar w:fldCharType="end"/>
        </w:r>
        <w:r>
          <w:t xml:space="preserve">, </w:t>
        </w:r>
        <w:r>
          <w:fldChar w:fldCharType="begin"/>
        </w:r>
        <w:r>
          <w:instrText xml:space="preserve"> REF _Ref366743416 \r \h </w:instrText>
        </w:r>
      </w:ins>
      <w:ins w:id="6272" w:author="Rev 19 Allen Wirfs-Brock" w:date="2013-09-12T10:06:00Z">
        <w:r>
          <w:fldChar w:fldCharType="separate"/>
        </w:r>
      </w:ins>
      <w:ins w:id="6273" w:author="Rev 19 Allen Wirfs-Brock" w:date="2013-09-27T13:22:00Z">
        <w:r w:rsidR="00D433E8">
          <w:t>13.2.3.4</w:t>
        </w:r>
      </w:ins>
      <w:ins w:id="6274" w:author="Rev 19 Allen Wirfs-Brock" w:date="2013-09-12T10:06:00Z">
        <w:r>
          <w:fldChar w:fldCharType="end"/>
        </w:r>
        <w:r>
          <w:t xml:space="preserve">, </w:t>
        </w:r>
        <w:r>
          <w:fldChar w:fldCharType="begin"/>
        </w:r>
        <w:r>
          <w:instrText xml:space="preserve"> REF _Ref366743530 \r \h </w:instrText>
        </w:r>
      </w:ins>
      <w:ins w:id="6275" w:author="Rev 19 Allen Wirfs-Brock" w:date="2013-09-12T10:06:00Z">
        <w:r>
          <w:fldChar w:fldCharType="separate"/>
        </w:r>
      </w:ins>
      <w:ins w:id="6276" w:author="Rev 19 Allen Wirfs-Brock" w:date="2013-09-27T13:22:00Z">
        <w:r w:rsidR="00D433E8">
          <w:t>13.14.3</w:t>
        </w:r>
      </w:ins>
      <w:ins w:id="6277" w:author="Rev 19 Allen Wirfs-Brock" w:date="2013-09-12T10:06:00Z">
        <w:r>
          <w:fldChar w:fldCharType="end"/>
        </w:r>
        <w:r>
          <w:t xml:space="preserve">, </w:t>
        </w:r>
        <w:r>
          <w:fldChar w:fldCharType="begin"/>
        </w:r>
        <w:r>
          <w:instrText xml:space="preserve"> REF _Ref366743570 \r \h </w:instrText>
        </w:r>
      </w:ins>
      <w:ins w:id="6278" w:author="Rev 19 Allen Wirfs-Brock" w:date="2013-09-12T10:06:00Z">
        <w:r>
          <w:fldChar w:fldCharType="separate"/>
        </w:r>
      </w:ins>
      <w:ins w:id="6279" w:author="Rev 19 Allen Wirfs-Brock" w:date="2013-09-27T13:22:00Z">
        <w:r w:rsidR="00D433E8">
          <w:t>14.1.11</w:t>
        </w:r>
      </w:ins>
      <w:ins w:id="6280" w:author="Rev 19 Allen Wirfs-Brock" w:date="2013-09-12T10:06:00Z">
        <w:r>
          <w:fldChar w:fldCharType="end"/>
        </w:r>
        <w:r>
          <w:t xml:space="preserve">, </w:t>
        </w:r>
        <w:r>
          <w:fldChar w:fldCharType="begin"/>
        </w:r>
        <w:r>
          <w:instrText xml:space="preserve"> REF _Ref366743623 \r \h </w:instrText>
        </w:r>
      </w:ins>
      <w:ins w:id="6281" w:author="Rev 19 Allen Wirfs-Brock" w:date="2013-09-12T10:06:00Z">
        <w:r>
          <w:fldChar w:fldCharType="separate"/>
        </w:r>
      </w:ins>
      <w:ins w:id="6282" w:author="Rev 19 Allen Wirfs-Brock" w:date="2013-09-27T13:22:00Z">
        <w:r w:rsidR="00D433E8">
          <w:t>14.2.8</w:t>
        </w:r>
      </w:ins>
      <w:ins w:id="6283" w:author="Rev 19 Allen Wirfs-Brock" w:date="2013-09-12T10:06:00Z">
        <w:r>
          <w:fldChar w:fldCharType="end"/>
        </w:r>
        <w:r w:rsidRPr="002E15BF">
          <w:tab/>
        </w:r>
      </w:ins>
    </w:p>
    <w:p w14:paraId="119AC125" w14:textId="77777777" w:rsidR="00C73BA7" w:rsidRPr="008E00F6" w:rsidRDefault="00C73BA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14:paraId="78F05F49" w14:textId="77777777" w:rsidR="00BC2562" w:rsidRPr="004418C4" w:rsidRDefault="00BC2562" w:rsidP="00BC2562">
      <w:pPr>
        <w:contextualSpacing/>
      </w:pPr>
      <w:r w:rsidRPr="00E77497">
        <w:rPr>
          <w:rFonts w:ascii="Times New Roman" w:hAnsi="Times New Roman"/>
          <w:i/>
        </w:rPr>
        <w:t>BindingIdentifier</w:t>
      </w:r>
      <w:r w:rsidRPr="00572A2F">
        <w:rPr>
          <w:rFonts w:ascii="Times New Roman" w:hAnsi="Times New Roman"/>
        </w:rPr>
        <w:t xml:space="preserve"> </w:t>
      </w:r>
      <w:r w:rsidRPr="00572A2F">
        <w:rPr>
          <w:rStyle w:val="bnf"/>
          <w:rFonts w:ascii="Arial" w:hAnsi="Arial" w:cs="Arial"/>
          <w:b/>
          <w:i w:val="0"/>
        </w:rPr>
        <w:t>:</w:t>
      </w:r>
      <w:r w:rsidRPr="004418C4">
        <w:t xml:space="preserve"> </w:t>
      </w:r>
      <w:r w:rsidRPr="004418C4">
        <w:rPr>
          <w:rStyle w:val="bnf"/>
        </w:rPr>
        <w:t>Identifier</w:t>
      </w:r>
    </w:p>
    <w:p w14:paraId="38847239" w14:textId="77777777" w:rsidR="00F10D67" w:rsidRPr="00E77497" w:rsidRDefault="00F10D67" w:rsidP="00FA3203">
      <w:pPr>
        <w:pStyle w:val="Alg4"/>
        <w:numPr>
          <w:ilvl w:val="0"/>
          <w:numId w:val="559"/>
        </w:numPr>
        <w:spacing w:after="220"/>
        <w:contextualSpacing/>
      </w:pPr>
      <w:r w:rsidRPr="00675B74">
        <w:t xml:space="preserve">If </w:t>
      </w:r>
      <w:r w:rsidR="00767E5E">
        <w:rPr>
          <w:i/>
        </w:rPr>
        <w:t>environment</w:t>
      </w:r>
      <w:r w:rsidRPr="00E77497">
        <w:t xml:space="preserve"> is not </w:t>
      </w:r>
      <w:r w:rsidRPr="00E77497">
        <w:rPr>
          <w:b/>
        </w:rPr>
        <w:t>undefined</w:t>
      </w:r>
      <w:r w:rsidRPr="00E77497">
        <w:t xml:space="preserve">, then </w:t>
      </w:r>
    </w:p>
    <w:p w14:paraId="4C1ED48A" w14:textId="77777777" w:rsidR="00985C0D" w:rsidRDefault="00985C0D" w:rsidP="00FA3203">
      <w:pPr>
        <w:pStyle w:val="Alg4"/>
        <w:numPr>
          <w:ilvl w:val="1"/>
          <w:numId w:val="559"/>
        </w:numPr>
        <w:spacing w:after="220"/>
        <w:contextualSpacing/>
      </w:pPr>
      <w:r>
        <w:t xml:space="preserve">Let </w:t>
      </w:r>
      <w:r w:rsidRPr="00D56329">
        <w:rPr>
          <w:i/>
        </w:rPr>
        <w:t>name</w:t>
      </w:r>
      <w:r>
        <w:t xml:space="preserve"> be StringValue</w:t>
      </w:r>
      <w:r w:rsidR="00F07316">
        <w:t xml:space="preserve"> of</w:t>
      </w:r>
      <w:r>
        <w:t xml:space="preserve"> </w:t>
      </w:r>
      <w:r w:rsidRPr="00D56329">
        <w:rPr>
          <w:i/>
        </w:rPr>
        <w:t>Identifier</w:t>
      </w:r>
      <w:r>
        <w:t>.</w:t>
      </w:r>
    </w:p>
    <w:p w14:paraId="55CC982F" w14:textId="77777777" w:rsidR="003C480D" w:rsidRDefault="003C480D" w:rsidP="00FA3203">
      <w:pPr>
        <w:pStyle w:val="Alg4"/>
        <w:numPr>
          <w:ilvl w:val="1"/>
          <w:numId w:val="559"/>
        </w:numPr>
        <w:spacing w:after="220"/>
        <w:contextualSpacing/>
      </w:pPr>
      <w:r>
        <w:t xml:space="preserve">Let </w:t>
      </w:r>
      <w:r w:rsidRPr="00572A2F">
        <w:rPr>
          <w:i/>
        </w:rPr>
        <w:t>env</w:t>
      </w:r>
      <w:r>
        <w:t xml:space="preserve"> be the environment record component of </w:t>
      </w:r>
      <w:r w:rsidRPr="00572A2F">
        <w:rPr>
          <w:i/>
        </w:rPr>
        <w:t>environment</w:t>
      </w:r>
      <w:r>
        <w:t>.</w:t>
      </w:r>
    </w:p>
    <w:p w14:paraId="24F72C0D" w14:textId="77777777" w:rsidR="00F10D67" w:rsidRPr="00E77497" w:rsidRDefault="00F10D67" w:rsidP="00FA3203">
      <w:pPr>
        <w:pStyle w:val="Alg4"/>
        <w:numPr>
          <w:ilvl w:val="1"/>
          <w:numId w:val="559"/>
        </w:numPr>
        <w:spacing w:after="220"/>
        <w:contextualSpacing/>
      </w:pPr>
      <w:r w:rsidRPr="00E77497">
        <w:t xml:space="preserve">Call the </w:t>
      </w:r>
      <w:r w:rsidR="00861AE4">
        <w:t>InitialiseBinding</w:t>
      </w:r>
      <w:r w:rsidRPr="00E77497">
        <w:t xml:space="preserve"> concrete method of </w:t>
      </w:r>
      <w:r w:rsidR="003C480D" w:rsidRPr="003C480D">
        <w:rPr>
          <w:i/>
        </w:rPr>
        <w:t xml:space="preserve"> </w:t>
      </w:r>
      <w:r w:rsidR="003C480D" w:rsidRPr="00D56329">
        <w:rPr>
          <w:i/>
        </w:rPr>
        <w:t>env</w:t>
      </w:r>
      <w:r w:rsidR="003C480D">
        <w:t xml:space="preserve"> </w:t>
      </w:r>
      <w:r w:rsidRPr="00E77497">
        <w:t xml:space="preserve">passing </w:t>
      </w:r>
      <w:r w:rsidR="00985C0D" w:rsidRPr="00D56329">
        <w:rPr>
          <w:i/>
        </w:rPr>
        <w:t>name</w:t>
      </w:r>
      <w:r w:rsidR="00985C0D">
        <w:t xml:space="preserve"> </w:t>
      </w:r>
      <w:r w:rsidRPr="00E77497">
        <w:t xml:space="preserve">and </w:t>
      </w:r>
      <w:r w:rsidRPr="00E77497">
        <w:rPr>
          <w:i/>
        </w:rPr>
        <w:t>value</w:t>
      </w:r>
      <w:r w:rsidRPr="00E77497">
        <w:t xml:space="preserve"> as the arguments.</w:t>
      </w:r>
    </w:p>
    <w:p w14:paraId="3961B48E" w14:textId="77777777" w:rsidR="003C480D" w:rsidRDefault="003C480D" w:rsidP="00572A2F">
      <w:pPr>
        <w:pStyle w:val="Alg4"/>
        <w:numPr>
          <w:ilvl w:val="1"/>
          <w:numId w:val="559"/>
        </w:numPr>
        <w:spacing w:after="220"/>
        <w:contextualSpacing/>
      </w:pPr>
      <w:r>
        <w:t>Return Normal</w:t>
      </w:r>
      <w:r w:rsidR="004C2A25">
        <w:t>Completion</w:t>
      </w:r>
      <w:r>
        <w:t>(</w:t>
      </w:r>
      <w:r w:rsidRPr="00C332EF">
        <w:rPr>
          <w:b/>
        </w:rPr>
        <w:t>undefined</w:t>
      </w:r>
      <w:r>
        <w:t>).</w:t>
      </w:r>
    </w:p>
    <w:p w14:paraId="74589083" w14:textId="77777777" w:rsidR="00F10D67" w:rsidRPr="00E77497" w:rsidRDefault="00F10D67" w:rsidP="00FA3203">
      <w:pPr>
        <w:pStyle w:val="Alg4"/>
        <w:numPr>
          <w:ilvl w:val="0"/>
          <w:numId w:val="559"/>
        </w:numPr>
        <w:spacing w:after="220"/>
        <w:contextualSpacing/>
      </w:pPr>
      <w:r w:rsidRPr="00E77497">
        <w:t>Else</w:t>
      </w:r>
    </w:p>
    <w:p w14:paraId="04ACE522" w14:textId="77777777" w:rsidR="00F10D67" w:rsidRPr="00E77497" w:rsidRDefault="00F10D67" w:rsidP="00FA3203">
      <w:pPr>
        <w:pStyle w:val="Alg4"/>
        <w:numPr>
          <w:ilvl w:val="1"/>
          <w:numId w:val="559"/>
        </w:numPr>
        <w:spacing w:after="220"/>
        <w:contextualSpacing/>
      </w:pPr>
      <w:r w:rsidRPr="00E77497">
        <w:t xml:space="preserve">Let </w:t>
      </w:r>
      <w:r w:rsidRPr="00E77497">
        <w:rPr>
          <w:i/>
        </w:rPr>
        <w:t>lhs</w:t>
      </w:r>
      <w:r w:rsidRPr="00E77497">
        <w:t xml:space="preserve"> be the result of evaluating </w:t>
      </w:r>
      <w:r w:rsidRPr="00E77497">
        <w:rPr>
          <w:i/>
        </w:rPr>
        <w:t>Identifier</w:t>
      </w:r>
      <w:r w:rsidRPr="00E77497">
        <w:t xml:space="preserve"> as described in </w:t>
      </w:r>
      <w:r w:rsidR="00DF732B">
        <w:fldChar w:fldCharType="begin"/>
      </w:r>
      <w:r w:rsidR="00DF732B">
        <w:instrText xml:space="preserve"> REF _Ref424531495 \r \h </w:instrText>
      </w:r>
      <w:r w:rsidR="00DF732B">
        <w:fldChar w:fldCharType="separate"/>
      </w:r>
      <w:r w:rsidR="00D433E8">
        <w:t>12.1.2</w:t>
      </w:r>
      <w:r w:rsidR="00DF732B">
        <w:fldChar w:fldCharType="end"/>
      </w:r>
      <w:r w:rsidRPr="00E77497">
        <w:t>.</w:t>
      </w:r>
    </w:p>
    <w:p w14:paraId="77DF006C" w14:textId="77777777" w:rsidR="00F10D67" w:rsidRPr="00E77497" w:rsidRDefault="00B25FEE" w:rsidP="00FA3203">
      <w:pPr>
        <w:pStyle w:val="Alg4"/>
        <w:numPr>
          <w:ilvl w:val="1"/>
          <w:numId w:val="559"/>
        </w:numPr>
        <w:spacing w:after="220"/>
        <w:contextualSpacing/>
      </w:pPr>
      <w:r>
        <w:t>Return</w:t>
      </w:r>
      <w:r w:rsidR="00F10D67" w:rsidRPr="00E77497">
        <w:t xml:space="preserve"> PutValue(</w:t>
      </w:r>
      <w:r w:rsidR="00F10D67" w:rsidRPr="00E77497">
        <w:rPr>
          <w:i/>
        </w:rPr>
        <w:t>lhs</w:t>
      </w:r>
      <w:r w:rsidR="00F10D67" w:rsidRPr="00E77497">
        <w:t xml:space="preserve">, </w:t>
      </w:r>
      <w:r w:rsidR="00F10D67" w:rsidRPr="00E77497">
        <w:rPr>
          <w:i/>
        </w:rPr>
        <w:t>value</w:t>
      </w:r>
      <w:r w:rsidR="00F10D67" w:rsidRPr="00E77497">
        <w:t>).</w:t>
      </w:r>
    </w:p>
    <w:p w14:paraId="41201C7B" w14:textId="77777777" w:rsidR="00974ED7" w:rsidRPr="00E77497" w:rsidRDefault="00974ED7" w:rsidP="006A78DC">
      <w:pPr>
        <w:pStyle w:val="40"/>
      </w:pPr>
      <w:r w:rsidRPr="00E77497">
        <w:t xml:space="preserve">Runtime Semantics: </w:t>
      </w:r>
      <w:r w:rsidRPr="00E77497">
        <w:rPr>
          <w:spacing w:val="6"/>
        </w:rPr>
        <w:t>Evaluation</w:t>
      </w:r>
    </w:p>
    <w:p w14:paraId="07F16E3B" w14:textId="77777777" w:rsidR="00884D1C" w:rsidRPr="00E77497" w:rsidRDefault="004E4FC0" w:rsidP="00884D1C">
      <w:r w:rsidRPr="009E34B2">
        <w:rPr>
          <w:rFonts w:ascii="Times New Roman" w:hAnsi="Times New Roman"/>
          <w:i/>
        </w:rPr>
        <w:t>Lexical</w:t>
      </w:r>
      <w:r w:rsidRPr="00E77497">
        <w:rPr>
          <w:rFonts w:ascii="Times New Roman" w:hAnsi="Times New Roman"/>
          <w:i/>
        </w:rPr>
        <w:t>Declaration</w:t>
      </w:r>
      <w:r>
        <w:rPr>
          <w:rFonts w:ascii="Times New Roman" w:hAnsi="Times New Roman"/>
          <w:i/>
        </w:rPr>
        <w:t xml:space="preserve"> </w:t>
      </w:r>
      <w:r w:rsidR="00884D1C" w:rsidRPr="00E77497">
        <w:rPr>
          <w:b/>
        </w:rPr>
        <w:t>:</w:t>
      </w:r>
      <w:r w:rsidR="00884D1C" w:rsidRPr="00E77497">
        <w:rPr>
          <w:rFonts w:ascii="Times New Roman" w:hAnsi="Times New Roman"/>
          <w:i/>
        </w:rPr>
        <w:t xml:space="preserve"> </w:t>
      </w:r>
      <w:r w:rsidRPr="00451D9D">
        <w:rPr>
          <w:rFonts w:ascii="Times New Roman" w:hAnsi="Times New Roman"/>
          <w:i/>
        </w:rPr>
        <w:t xml:space="preserve">LetOrConst </w:t>
      </w:r>
      <w:r w:rsidR="00884D1C" w:rsidRPr="00E77497">
        <w:rPr>
          <w:rFonts w:ascii="Times New Roman" w:hAnsi="Times New Roman"/>
          <w:i/>
        </w:rPr>
        <w:t xml:space="preserve">BindingList </w:t>
      </w:r>
      <w:r w:rsidR="00884D1C" w:rsidRPr="00E77497">
        <w:rPr>
          <w:rFonts w:ascii="Courier New" w:hAnsi="Courier New"/>
          <w:b/>
        </w:rPr>
        <w:t>;</w:t>
      </w:r>
      <w:r w:rsidR="00884D1C" w:rsidRPr="00E77497">
        <w:t xml:space="preserve"> </w:t>
      </w:r>
    </w:p>
    <w:p w14:paraId="541E9537" w14:textId="77777777" w:rsidR="00884D1C" w:rsidRPr="00E77497" w:rsidRDefault="00B25FEE" w:rsidP="00FA3203">
      <w:pPr>
        <w:pStyle w:val="Alg2"/>
        <w:numPr>
          <w:ilvl w:val="0"/>
          <w:numId w:val="453"/>
        </w:numPr>
      </w:pPr>
      <w:r w:rsidRPr="00E77497">
        <w:t xml:space="preserve">Let </w:t>
      </w:r>
      <w:r>
        <w:rPr>
          <w:i/>
        </w:rPr>
        <w:t>next</w:t>
      </w:r>
      <w:r w:rsidRPr="00E77497">
        <w:rPr>
          <w:i/>
        </w:rPr>
        <w:t xml:space="preserve"> </w:t>
      </w:r>
      <w:r w:rsidRPr="00E77497">
        <w:t xml:space="preserve">be the result of evaluating </w:t>
      </w:r>
      <w:r w:rsidR="00884D1C" w:rsidRPr="00E77497">
        <w:rPr>
          <w:i/>
        </w:rPr>
        <w:t>BindingList</w:t>
      </w:r>
      <w:r w:rsidR="00884D1C" w:rsidRPr="00E77497">
        <w:t>.</w:t>
      </w:r>
    </w:p>
    <w:p w14:paraId="344F3945" w14:textId="77777777" w:rsidR="00B25FEE" w:rsidRDefault="001E28FF" w:rsidP="00541F73">
      <w:pPr>
        <w:pStyle w:val="Alg2"/>
        <w:numPr>
          <w:ilvl w:val="0"/>
          <w:numId w:val="453"/>
        </w:numPr>
        <w:spacing w:after="220"/>
        <w:contextualSpacing/>
      </w:pPr>
      <w:r>
        <w:t>ReturnIfAbrupt(</w:t>
      </w:r>
      <w:r>
        <w:rPr>
          <w:i/>
        </w:rPr>
        <w:t>next</w:t>
      </w:r>
      <w:r>
        <w:t>)</w:t>
      </w:r>
      <w:r w:rsidR="00B25FEE">
        <w:t>.</w:t>
      </w:r>
    </w:p>
    <w:p w14:paraId="5E54E12F" w14:textId="77777777" w:rsidR="00884D1C" w:rsidRPr="00E77497" w:rsidRDefault="00884D1C" w:rsidP="00FA3203">
      <w:pPr>
        <w:pStyle w:val="Alg2"/>
        <w:numPr>
          <w:ilvl w:val="0"/>
          <w:numId w:val="453"/>
        </w:numPr>
        <w:spacing w:after="220"/>
      </w:pPr>
      <w:r w:rsidRPr="00E77497">
        <w:t xml:space="preserve">Return </w:t>
      </w:r>
      <w:r w:rsidR="0055587E">
        <w:t>NormalCompletion(</w:t>
      </w:r>
      <w:r w:rsidRPr="00E77497">
        <w:rPr>
          <w:rFonts w:ascii="Arial" w:hAnsi="Arial" w:cs="Arial"/>
        </w:rPr>
        <w:t>empty</w:t>
      </w:r>
      <w:r w:rsidR="0055587E" w:rsidRPr="0055587E">
        <w:t>)</w:t>
      </w:r>
      <w:r w:rsidRPr="00E77497">
        <w:t>.</w:t>
      </w:r>
    </w:p>
    <w:p w14:paraId="794FAF19" w14:textId="77777777" w:rsidR="00884D1C" w:rsidRPr="00E77497" w:rsidRDefault="00884D1C" w:rsidP="00884D1C">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4E4FC0">
        <w:rPr>
          <w:rStyle w:val="bnf"/>
        </w:rPr>
        <w:t>Lexical</w:t>
      </w:r>
      <w:r w:rsidRPr="00E77497">
        <w:rPr>
          <w:rStyle w:val="bnf"/>
        </w:rPr>
        <w:t>Binding</w:t>
      </w:r>
      <w:r w:rsidRPr="00E77497">
        <w:t xml:space="preserve"> </w:t>
      </w:r>
    </w:p>
    <w:p w14:paraId="00FD48EC" w14:textId="77777777" w:rsidR="00884D1C" w:rsidRPr="00E77497" w:rsidRDefault="00481DAC" w:rsidP="00FA3203">
      <w:pPr>
        <w:pStyle w:val="Alg2"/>
        <w:keepNext/>
        <w:numPr>
          <w:ilvl w:val="0"/>
          <w:numId w:val="455"/>
        </w:numPr>
      </w:pPr>
      <w:r w:rsidRPr="00E77497">
        <w:t xml:space="preserve">Let </w:t>
      </w:r>
      <w:r>
        <w:rPr>
          <w:i/>
        </w:rPr>
        <w:t>next</w:t>
      </w:r>
      <w:r w:rsidRPr="00E77497">
        <w:rPr>
          <w:i/>
        </w:rPr>
        <w:t xml:space="preserve"> </w:t>
      </w:r>
      <w:r w:rsidRPr="00E77497">
        <w:t>be the result of evaluating</w:t>
      </w:r>
      <w:r w:rsidRPr="00E77497" w:rsidDel="00481DAC">
        <w:t xml:space="preserve"> </w:t>
      </w:r>
      <w:r w:rsidR="00884D1C" w:rsidRPr="00E77497">
        <w:rPr>
          <w:i/>
        </w:rPr>
        <w:t>BindingList</w:t>
      </w:r>
      <w:r w:rsidR="00884D1C" w:rsidRPr="00E77497">
        <w:t>.</w:t>
      </w:r>
    </w:p>
    <w:p w14:paraId="0FE33C83" w14:textId="77777777" w:rsidR="00481DAC" w:rsidRDefault="001E28FF" w:rsidP="00481DAC">
      <w:pPr>
        <w:pStyle w:val="Alg2"/>
        <w:numPr>
          <w:ilvl w:val="0"/>
          <w:numId w:val="455"/>
        </w:numPr>
        <w:spacing w:after="220"/>
        <w:contextualSpacing/>
      </w:pPr>
      <w:r>
        <w:t>ReturnIfAbrupt(</w:t>
      </w:r>
      <w:r>
        <w:rPr>
          <w:i/>
        </w:rPr>
        <w:t>next</w:t>
      </w:r>
      <w:r>
        <w:t>)</w:t>
      </w:r>
      <w:r w:rsidR="00481DAC">
        <w:t>.</w:t>
      </w:r>
    </w:p>
    <w:p w14:paraId="1B95189A" w14:textId="77777777" w:rsidR="00884D1C" w:rsidRPr="00E77497" w:rsidRDefault="00481DAC" w:rsidP="00FA3203">
      <w:pPr>
        <w:pStyle w:val="Alg2"/>
        <w:numPr>
          <w:ilvl w:val="0"/>
          <w:numId w:val="455"/>
        </w:numPr>
        <w:spacing w:after="220"/>
      </w:pPr>
      <w:r>
        <w:t>Return the result of evaluating</w:t>
      </w:r>
      <w:r w:rsidRPr="00E77497">
        <w:t xml:space="preserve"> </w:t>
      </w:r>
      <w:r w:rsidR="004E4FC0" w:rsidRPr="00273E7C">
        <w:rPr>
          <w:i/>
        </w:rPr>
        <w:t>Lexi</w:t>
      </w:r>
      <w:r w:rsidR="00DE13A5" w:rsidRPr="00273E7C">
        <w:rPr>
          <w:i/>
        </w:rPr>
        <w:t>c</w:t>
      </w:r>
      <w:r w:rsidR="004E4FC0" w:rsidRPr="00273E7C">
        <w:rPr>
          <w:i/>
        </w:rPr>
        <w:t>al</w:t>
      </w:r>
      <w:r w:rsidR="00884D1C" w:rsidRPr="00E77497">
        <w:rPr>
          <w:rStyle w:val="bnf"/>
        </w:rPr>
        <w:t>Binding</w:t>
      </w:r>
      <w:r w:rsidR="00884D1C" w:rsidRPr="00E77497">
        <w:t>.</w:t>
      </w:r>
    </w:p>
    <w:p w14:paraId="41DD94F7" w14:textId="77777777" w:rsidR="00884D1C" w:rsidRPr="00E77497" w:rsidRDefault="004E4FC0" w:rsidP="00884D1C">
      <w:r>
        <w:rPr>
          <w:rStyle w:val="bnf"/>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 xml:space="preserve">BindingIdentifier  </w:t>
      </w:r>
    </w:p>
    <w:p w14:paraId="6CA88EB9" w14:textId="77777777" w:rsidR="00884D1C" w:rsidRPr="00E77497" w:rsidRDefault="00884D1C" w:rsidP="00FA3203">
      <w:pPr>
        <w:pStyle w:val="Alg2"/>
        <w:numPr>
          <w:ilvl w:val="0"/>
          <w:numId w:val="113"/>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14:paraId="19784034" w14:textId="77777777" w:rsidR="00884D1C" w:rsidRPr="00E77497" w:rsidRDefault="00481DAC" w:rsidP="00FA3203">
      <w:pPr>
        <w:pStyle w:val="Alg2"/>
        <w:numPr>
          <w:ilvl w:val="0"/>
          <w:numId w:val="113"/>
        </w:numPr>
        <w:spacing w:after="220"/>
      </w:pPr>
      <w:r>
        <w:t>Return the result of p</w:t>
      </w:r>
      <w:r w:rsidRPr="004418C4">
        <w:t>erform</w:t>
      </w:r>
      <w:r>
        <w:t>ing</w:t>
      </w:r>
      <w:r w:rsidRPr="004418C4">
        <w:t xml:space="preserve"> </w:t>
      </w:r>
      <w:r w:rsidR="00884D1C" w:rsidRPr="00E77497">
        <w:t>Binding</w:t>
      </w:r>
      <w:del w:id="6284" w:author="Rev 19 Allen Wirfs-Brock" w:date="2013-09-23T16:48:00Z">
        <w:r w:rsidR="00662806" w:rsidRPr="00E77497" w:rsidDel="00427ECF">
          <w:delText xml:space="preserve"> </w:delText>
        </w:r>
      </w:del>
      <w:r w:rsidR="00A113E2">
        <w:t>Initialisation</w:t>
      </w:r>
      <w:r w:rsidR="00662806" w:rsidRPr="00E77497">
        <w:t xml:space="preserve"> for </w:t>
      </w:r>
      <w:r w:rsidR="00662806" w:rsidRPr="00E77497">
        <w:rPr>
          <w:i/>
        </w:rPr>
        <w:t>BindingIdentifier</w:t>
      </w:r>
      <w:r w:rsidR="00884D1C" w:rsidRPr="00E77497">
        <w:t xml:space="preserve"> passing </w:t>
      </w:r>
      <w:r w:rsidR="00662806" w:rsidRPr="00E77497">
        <w:rPr>
          <w:b/>
        </w:rPr>
        <w:t>undefined</w:t>
      </w:r>
      <w:r w:rsidR="00662806" w:rsidRPr="00E77497">
        <w:t xml:space="preserve"> </w:t>
      </w:r>
      <w:r w:rsidR="00884D1C" w:rsidRPr="00E77497">
        <w:t xml:space="preserve">and </w:t>
      </w:r>
      <w:r w:rsidR="00662806" w:rsidRPr="00E77497">
        <w:rPr>
          <w:i/>
        </w:rPr>
        <w:t>env</w:t>
      </w:r>
      <w:r w:rsidR="00662806" w:rsidRPr="00E77497">
        <w:t xml:space="preserve"> </w:t>
      </w:r>
      <w:r w:rsidR="00884D1C" w:rsidRPr="00E77497">
        <w:t>as the arguments.</w:t>
      </w:r>
    </w:p>
    <w:p w14:paraId="3543BB12" w14:textId="77777777" w:rsidR="00A345F7" w:rsidRPr="00E77497" w:rsidRDefault="00A345F7" w:rsidP="00A345F7">
      <w:r w:rsidRPr="00E77497">
        <w:rPr>
          <w:sz w:val="18"/>
        </w:rPr>
        <w:t>NOTE</w:t>
      </w:r>
      <w:r w:rsidRPr="00E77497">
        <w:rPr>
          <w:sz w:val="18"/>
        </w:rPr>
        <w:tab/>
      </w:r>
      <w:r>
        <w:rPr>
          <w:sz w:val="18"/>
        </w:rPr>
        <w:t>A static sem</w:t>
      </w:r>
      <w:r w:rsidR="00EA1B5F">
        <w:rPr>
          <w:sz w:val="18"/>
        </w:rPr>
        <w:t>a</w:t>
      </w:r>
      <w:r>
        <w:rPr>
          <w:sz w:val="18"/>
        </w:rPr>
        <w:t>ntic</w:t>
      </w:r>
      <w:r w:rsidR="00EA1B5F">
        <w:rPr>
          <w:sz w:val="18"/>
        </w:rPr>
        <w:t>s</w:t>
      </w:r>
      <w:r>
        <w:rPr>
          <w:sz w:val="18"/>
        </w:rPr>
        <w:t xml:space="preserve"> rule ensures that this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p>
    <w:p w14:paraId="026C7384" w14:textId="77777777" w:rsidR="00884D1C" w:rsidRPr="00E77497" w:rsidRDefault="00A345F7" w:rsidP="00884D1C">
      <w:r w:rsidRPr="00A345F7">
        <w:rPr>
          <w:rFonts w:ascii="Times New Roman" w:hAnsi="Times New Roman"/>
          <w:i/>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BindingIdentifier Initialiser</w:t>
      </w:r>
      <w:r w:rsidR="00884D1C" w:rsidRPr="00E77497">
        <w:t xml:space="preserve"> </w:t>
      </w:r>
    </w:p>
    <w:p w14:paraId="1598377E" w14:textId="77777777" w:rsidR="00884D1C" w:rsidRPr="00E77497" w:rsidRDefault="00884D1C" w:rsidP="00FA3203">
      <w:pPr>
        <w:pStyle w:val="Alg2"/>
        <w:numPr>
          <w:ilvl w:val="0"/>
          <w:numId w:val="499"/>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14:paraId="0B959A85" w14:textId="77777777" w:rsidR="00884D1C" w:rsidRPr="00E77497" w:rsidRDefault="00884D1C" w:rsidP="00FA3203">
      <w:pPr>
        <w:pStyle w:val="Alg2"/>
        <w:numPr>
          <w:ilvl w:val="0"/>
          <w:numId w:val="499"/>
        </w:numPr>
      </w:pPr>
      <w:r w:rsidRPr="00E77497">
        <w:t xml:space="preserve">Let </w:t>
      </w:r>
      <w:r w:rsidRPr="00E77497">
        <w:rPr>
          <w:i/>
        </w:rPr>
        <w:t xml:space="preserve">value </w:t>
      </w:r>
      <w:r w:rsidRPr="00E77497">
        <w:t>be GetValue(</w:t>
      </w:r>
      <w:r w:rsidRPr="00E77497">
        <w:rPr>
          <w:i/>
        </w:rPr>
        <w:t>rhs</w:t>
      </w:r>
      <w:r w:rsidRPr="00E77497">
        <w:t>).</w:t>
      </w:r>
    </w:p>
    <w:p w14:paraId="05559E36" w14:textId="77777777" w:rsidR="00633DD3" w:rsidRDefault="001E28FF" w:rsidP="00633DD3">
      <w:pPr>
        <w:pStyle w:val="Alg2"/>
        <w:numPr>
          <w:ilvl w:val="0"/>
          <w:numId w:val="499"/>
        </w:numPr>
        <w:spacing w:after="220"/>
        <w:contextualSpacing/>
      </w:pPr>
      <w:r>
        <w:t>ReturnIfAbrupt(</w:t>
      </w:r>
      <w:r>
        <w:rPr>
          <w:i/>
        </w:rPr>
        <w:t>value</w:t>
      </w:r>
      <w:r>
        <w:t>).</w:t>
      </w:r>
    </w:p>
    <w:p w14:paraId="40A33271" w14:textId="77777777" w:rsidR="00884D1C" w:rsidRPr="00E77497" w:rsidRDefault="00884D1C" w:rsidP="00FA3203">
      <w:pPr>
        <w:pStyle w:val="Alg2"/>
        <w:numPr>
          <w:ilvl w:val="0"/>
          <w:numId w:val="499"/>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14:paraId="4FD2F510" w14:textId="77777777" w:rsidR="00884D1C" w:rsidRPr="00E77497" w:rsidRDefault="00481DAC" w:rsidP="00FA3203">
      <w:pPr>
        <w:pStyle w:val="Alg2"/>
        <w:numPr>
          <w:ilvl w:val="0"/>
          <w:numId w:val="499"/>
        </w:numPr>
        <w:spacing w:after="220"/>
      </w:pPr>
      <w:r>
        <w:t>Return the result of p</w:t>
      </w:r>
      <w:r w:rsidRPr="004418C4">
        <w:t>erform</w:t>
      </w:r>
      <w:r>
        <w:t>ing</w:t>
      </w:r>
      <w:r w:rsidRPr="004418C4">
        <w:t xml:space="preserve"> </w:t>
      </w:r>
      <w:r w:rsidR="00561262" w:rsidRPr="00E77497">
        <w:t>Binding</w:t>
      </w:r>
      <w:del w:id="6285" w:author="Rev 19 Allen Wirfs-Brock" w:date="2013-09-23T16:48:00Z">
        <w:r w:rsidR="00561262" w:rsidRPr="00E77497" w:rsidDel="00427ECF">
          <w:delText xml:space="preserve"> </w:delText>
        </w:r>
      </w:del>
      <w:r w:rsidR="00A113E2">
        <w:t>Initialisation</w:t>
      </w:r>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p>
    <w:p w14:paraId="6B1042BF" w14:textId="77777777" w:rsidR="00884D1C" w:rsidRPr="00E77497" w:rsidRDefault="00A345F7" w:rsidP="00884D1C">
      <w:r>
        <w:rPr>
          <w:rStyle w:val="bnf"/>
        </w:rPr>
        <w:t>Lexical</w:t>
      </w:r>
      <w:r w:rsidR="00884D1C" w:rsidRPr="00E77497">
        <w:rPr>
          <w:rStyle w:val="bnf"/>
        </w:rPr>
        <w:t>Binding</w:t>
      </w:r>
      <w:r w:rsidR="004F79DA">
        <w:rPr>
          <w:rStyle w:val="bnf"/>
          <w:i w:val="0"/>
          <w:iCs/>
        </w:rPr>
        <w:t xml:space="preserve"> </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p>
    <w:p w14:paraId="69DD94B7" w14:textId="77777777" w:rsidR="00884D1C" w:rsidRPr="00E77497" w:rsidRDefault="00884D1C" w:rsidP="00FA3203">
      <w:pPr>
        <w:pStyle w:val="Alg2"/>
        <w:numPr>
          <w:ilvl w:val="0"/>
          <w:numId w:val="46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14:paraId="749F3015" w14:textId="77777777" w:rsidR="00884D1C" w:rsidRPr="00E77497" w:rsidRDefault="00884D1C" w:rsidP="00B54857">
      <w:pPr>
        <w:pStyle w:val="Alg3"/>
        <w:numPr>
          <w:ilvl w:val="0"/>
          <w:numId w:val="460"/>
        </w:numPr>
      </w:pPr>
      <w:r w:rsidRPr="00E77497">
        <w:t xml:space="preserve">Let </w:t>
      </w:r>
      <w:r w:rsidR="001E28FF">
        <w:rPr>
          <w:i/>
        </w:rPr>
        <w:t>value</w:t>
      </w:r>
      <w:r w:rsidRPr="00E77497">
        <w:t xml:space="preserve"> be GetValue(</w:t>
      </w:r>
      <w:r w:rsidRPr="00E77497">
        <w:rPr>
          <w:i/>
        </w:rPr>
        <w:t>rhs</w:t>
      </w:r>
      <w:r w:rsidRPr="00E77497">
        <w:t>).</w:t>
      </w:r>
    </w:p>
    <w:p w14:paraId="1A047C49" w14:textId="77777777" w:rsidR="00633DD3" w:rsidRDefault="001E28FF" w:rsidP="0092308F">
      <w:pPr>
        <w:pStyle w:val="Alg2"/>
        <w:numPr>
          <w:ilvl w:val="0"/>
          <w:numId w:val="460"/>
        </w:numPr>
        <w:spacing w:after="220"/>
        <w:contextualSpacing/>
      </w:pPr>
      <w:r>
        <w:t>ReturnIfAbrupt(</w:t>
      </w:r>
      <w:r w:rsidR="0092308F">
        <w:rPr>
          <w:i/>
        </w:rPr>
        <w:t>value</w:t>
      </w:r>
      <w:r>
        <w:t>)</w:t>
      </w:r>
      <w:r w:rsidR="00633DD3">
        <w:t>.</w:t>
      </w:r>
    </w:p>
    <w:p w14:paraId="3920AA4D" w14:textId="77777777" w:rsidR="00B54857" w:rsidRDefault="00B54857" w:rsidP="00B54857">
      <w:pPr>
        <w:pStyle w:val="Alg2"/>
        <w:numPr>
          <w:ilvl w:val="0"/>
          <w:numId w:val="460"/>
        </w:numPr>
      </w:pPr>
      <w:r>
        <w:t>If Type(</w:t>
      </w:r>
      <w:r>
        <w:rPr>
          <w:i/>
        </w:rPr>
        <w:t>value</w:t>
      </w:r>
      <w:r>
        <w:t xml:space="preserve">) is not Object, then throw a </w:t>
      </w:r>
      <w:r w:rsidRPr="00B54857">
        <w:rPr>
          <w:b/>
          <w:bCs/>
        </w:rPr>
        <w:t>TypeError</w:t>
      </w:r>
      <w:r>
        <w:t xml:space="preserve"> exception.</w:t>
      </w:r>
    </w:p>
    <w:p w14:paraId="35322523" w14:textId="77777777" w:rsidR="00884D1C" w:rsidRPr="00E77497" w:rsidRDefault="00884D1C" w:rsidP="00FA3203">
      <w:pPr>
        <w:pStyle w:val="Alg2"/>
        <w:numPr>
          <w:ilvl w:val="0"/>
          <w:numId w:val="460"/>
        </w:numPr>
        <w:spacing w:after="220"/>
        <w:contextualSpacing/>
      </w:pPr>
      <w:r w:rsidRPr="00E77497">
        <w:t xml:space="preserve">Let </w:t>
      </w:r>
      <w:r w:rsidRPr="00E77497">
        <w:rPr>
          <w:i/>
        </w:rPr>
        <w:t>env</w:t>
      </w:r>
      <w:r w:rsidRPr="00E77497">
        <w:t xml:space="preserve"> be the </w:t>
      </w:r>
      <w:r w:rsidR="00B33FB4">
        <w:t>running</w:t>
      </w:r>
      <w:r w:rsidRPr="00E77497">
        <w:t xml:space="preserve"> execution context’s LexicalEnvironment.</w:t>
      </w:r>
    </w:p>
    <w:p w14:paraId="5FC78F66" w14:textId="77777777" w:rsidR="00884D1C" w:rsidRPr="00E77497" w:rsidRDefault="00481DAC" w:rsidP="0092308F">
      <w:pPr>
        <w:pStyle w:val="Alg2"/>
        <w:numPr>
          <w:ilvl w:val="0"/>
          <w:numId w:val="460"/>
        </w:numPr>
        <w:spacing w:after="220"/>
      </w:pPr>
      <w:r>
        <w:t>Return the result of p</w:t>
      </w:r>
      <w:r w:rsidRPr="004418C4">
        <w:t>erform</w:t>
      </w:r>
      <w:r>
        <w:t>ing</w:t>
      </w:r>
      <w:r w:rsidRPr="004418C4">
        <w:t xml:space="preserve"> </w:t>
      </w:r>
      <w:r w:rsidR="00217939" w:rsidRPr="00E77497">
        <w:t>Binding</w:t>
      </w:r>
      <w:del w:id="6286" w:author="Rev 19 Allen Wirfs-Brock" w:date="2013-09-23T16:48:00Z">
        <w:r w:rsidR="00217939" w:rsidRPr="00E77497" w:rsidDel="00427ECF">
          <w:delText xml:space="preserve"> </w:delText>
        </w:r>
      </w:del>
      <w:r w:rsidR="00A113E2">
        <w:t>Initialisation</w:t>
      </w:r>
      <w:r w:rsidR="00217939" w:rsidRPr="00E77497">
        <w:t xml:space="preserve"> for </w:t>
      </w:r>
      <w:r w:rsidR="00884D1C" w:rsidRPr="00E77497">
        <w:rPr>
          <w:i/>
        </w:rPr>
        <w:t>BindingPattern</w:t>
      </w:r>
      <w:r w:rsidR="00884D1C" w:rsidRPr="00E77497">
        <w:t xml:space="preserve"> using </w:t>
      </w:r>
      <w:r w:rsidR="001E28FF">
        <w:rPr>
          <w:i/>
        </w:rPr>
        <w:t>value</w:t>
      </w:r>
      <w:r w:rsidR="00884D1C" w:rsidRPr="00E77497">
        <w:t xml:space="preserve"> and </w:t>
      </w:r>
      <w:r w:rsidR="00884D1C" w:rsidRPr="00E77497">
        <w:rPr>
          <w:i/>
        </w:rPr>
        <w:t>env</w:t>
      </w:r>
      <w:r w:rsidR="00884D1C" w:rsidRPr="00E77497">
        <w:t xml:space="preserve"> as the </w:t>
      </w:r>
      <w:r w:rsidR="0092308F">
        <w:rPr>
          <w:i/>
        </w:rPr>
        <w:t>arguments</w:t>
      </w:r>
      <w:r w:rsidR="00884D1C" w:rsidRPr="00E77497">
        <w:t>.</w:t>
      </w:r>
    </w:p>
    <w:p w14:paraId="05D5142D" w14:textId="77777777" w:rsidR="00884D1C" w:rsidRPr="00E77497" w:rsidRDefault="00884D1C" w:rsidP="00D148E9">
      <w:pPr>
        <w:pStyle w:val="30"/>
      </w:pPr>
      <w:bookmarkStart w:id="6287" w:name="_Toc361663311"/>
      <w:bookmarkStart w:id="6288" w:name="_Toc361665152"/>
      <w:bookmarkStart w:id="6289" w:name="_Toc361666992"/>
      <w:bookmarkStart w:id="6290" w:name="_Toc361668821"/>
      <w:bookmarkStart w:id="6291" w:name="_Toc364934846"/>
      <w:bookmarkStart w:id="6292" w:name="_Toc365474090"/>
      <w:bookmarkStart w:id="6293" w:name="_Toc361663320"/>
      <w:bookmarkStart w:id="6294" w:name="_Toc361665161"/>
      <w:bookmarkStart w:id="6295" w:name="_Toc361667001"/>
      <w:bookmarkStart w:id="6296" w:name="_Toc361668830"/>
      <w:bookmarkStart w:id="6297" w:name="_Toc364934855"/>
      <w:bookmarkStart w:id="6298" w:name="_Toc365474099"/>
      <w:bookmarkStart w:id="6299" w:name="_Toc361663331"/>
      <w:bookmarkStart w:id="6300" w:name="_Toc361665172"/>
      <w:bookmarkStart w:id="6301" w:name="_Toc361667012"/>
      <w:bookmarkStart w:id="6302" w:name="_Toc361668841"/>
      <w:bookmarkStart w:id="6303" w:name="_Toc364934866"/>
      <w:bookmarkStart w:id="6304" w:name="_Toc365474110"/>
      <w:bookmarkStart w:id="6305" w:name="_Toc361663338"/>
      <w:bookmarkStart w:id="6306" w:name="_Toc361665179"/>
      <w:bookmarkStart w:id="6307" w:name="_Toc361667019"/>
      <w:bookmarkStart w:id="6308" w:name="_Toc361668848"/>
      <w:bookmarkStart w:id="6309" w:name="_Toc364934873"/>
      <w:bookmarkStart w:id="6310" w:name="_Toc365474117"/>
      <w:bookmarkStart w:id="6311" w:name="_Toc361663345"/>
      <w:bookmarkStart w:id="6312" w:name="_Toc361665186"/>
      <w:bookmarkStart w:id="6313" w:name="_Toc361667026"/>
      <w:bookmarkStart w:id="6314" w:name="_Toc361668855"/>
      <w:bookmarkStart w:id="6315" w:name="_Toc364934880"/>
      <w:bookmarkStart w:id="6316" w:name="_Toc365474124"/>
      <w:bookmarkStart w:id="6317" w:name="_Toc361663355"/>
      <w:bookmarkStart w:id="6318" w:name="_Toc361665196"/>
      <w:bookmarkStart w:id="6319" w:name="_Toc361667036"/>
      <w:bookmarkStart w:id="6320" w:name="_Toc361668865"/>
      <w:bookmarkStart w:id="6321" w:name="_Toc364934890"/>
      <w:bookmarkStart w:id="6322" w:name="_Toc365474134"/>
      <w:bookmarkStart w:id="6323" w:name="_Toc361663366"/>
      <w:bookmarkStart w:id="6324" w:name="_Toc361665207"/>
      <w:bookmarkStart w:id="6325" w:name="_Toc361667047"/>
      <w:bookmarkStart w:id="6326" w:name="_Toc361668876"/>
      <w:bookmarkStart w:id="6327" w:name="_Toc364934901"/>
      <w:bookmarkStart w:id="6328" w:name="_Toc365474145"/>
      <w:bookmarkStart w:id="6329" w:name="_Toc361663367"/>
      <w:bookmarkStart w:id="6330" w:name="_Toc361665208"/>
      <w:bookmarkStart w:id="6331" w:name="_Toc361667048"/>
      <w:bookmarkStart w:id="6332" w:name="_Toc361668877"/>
      <w:bookmarkStart w:id="6333" w:name="_Toc364934902"/>
      <w:bookmarkStart w:id="6334" w:name="_Toc365474146"/>
      <w:bookmarkStart w:id="6335" w:name="_Ref366133794"/>
      <w:bookmarkStart w:id="6336" w:name="_Toc368050460"/>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r w:rsidRPr="00E77497">
        <w:t>Variable Statement</w:t>
      </w:r>
      <w:bookmarkEnd w:id="6335"/>
      <w:bookmarkEnd w:id="6336"/>
    </w:p>
    <w:p w14:paraId="5A73A6D6" w14:textId="77777777" w:rsidR="00297CB6" w:rsidRPr="00E77497" w:rsidRDefault="00297CB6" w:rsidP="00297CB6">
      <w:pPr>
        <w:rPr>
          <w:sz w:val="18"/>
        </w:rPr>
      </w:pPr>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r w:rsidR="00B33FB4">
        <w:rPr>
          <w:sz w:val="18"/>
        </w:rPr>
        <w:t>running</w:t>
      </w:r>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p>
    <w:p w14:paraId="21D44B31" w14:textId="77777777" w:rsidR="00884D1C" w:rsidRPr="00E77497" w:rsidRDefault="00884D1C" w:rsidP="00884D1C">
      <w:pPr>
        <w:pStyle w:val="Syntax"/>
      </w:pPr>
      <w:r w:rsidRPr="00E77497">
        <w:t>Syntax</w:t>
      </w:r>
    </w:p>
    <w:p w14:paraId="68555C68" w14:textId="77777777" w:rsidR="00884D1C" w:rsidRPr="00E77497" w:rsidRDefault="00884D1C" w:rsidP="00884D1C">
      <w:pPr>
        <w:pStyle w:val="SyntaxRule"/>
      </w:pPr>
      <w:r w:rsidRPr="00E77497">
        <w:t xml:space="preserve">VariableStatement </w:t>
      </w:r>
      <w:r w:rsidRPr="00E77497">
        <w:rPr>
          <w:rFonts w:ascii="Arial" w:hAnsi="Arial"/>
          <w:b/>
          <w:i w:val="0"/>
        </w:rPr>
        <w:t>:</w:t>
      </w:r>
    </w:p>
    <w:p w14:paraId="2DC6F82B" w14:textId="77777777" w:rsidR="00884D1C" w:rsidRPr="00E77497" w:rsidRDefault="00884D1C" w:rsidP="00884D1C">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452B6329" w14:textId="77777777" w:rsidR="00884D1C" w:rsidRPr="00E77497" w:rsidRDefault="00884D1C" w:rsidP="00884D1C">
      <w:pPr>
        <w:pStyle w:val="SyntaxRule"/>
      </w:pPr>
      <w:r w:rsidRPr="00E77497">
        <w:t xml:space="preserve">VariableDeclarationList </w:t>
      </w:r>
      <w:r w:rsidRPr="00E77497">
        <w:rPr>
          <w:rFonts w:ascii="Arial" w:hAnsi="Arial"/>
          <w:b/>
          <w:i w:val="0"/>
        </w:rPr>
        <w:t>:</w:t>
      </w:r>
    </w:p>
    <w:p w14:paraId="2C87F80F" w14:textId="77777777" w:rsidR="00884D1C" w:rsidRPr="00E77497" w:rsidRDefault="00884D1C" w:rsidP="00884D1C">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77441AF5" w14:textId="77777777" w:rsidR="00233D6B" w:rsidRPr="00E77497" w:rsidRDefault="00233D6B" w:rsidP="00233D6B">
      <w:pPr>
        <w:pStyle w:val="SyntaxRule"/>
        <w:rPr>
          <w:ins w:id="6337" w:author="Rev 19 Allen Wirfs-Brock" w:date="2013-09-06T14:52:00Z"/>
        </w:rPr>
      </w:pPr>
      <w:ins w:id="6338" w:author="Rev 19 Allen Wirfs-Brock" w:date="2013-09-06T14:52:00Z">
        <w:r w:rsidRPr="00E77497">
          <w:t xml:space="preserve">VariableDeclarationListNoIn </w:t>
        </w:r>
        <w:r w:rsidRPr="00E77497">
          <w:rPr>
            <w:rFonts w:ascii="Arial" w:hAnsi="Arial"/>
            <w:b/>
            <w:i w:val="0"/>
          </w:rPr>
          <w:t>:</w:t>
        </w:r>
      </w:ins>
    </w:p>
    <w:p w14:paraId="0ACB1C19" w14:textId="77777777" w:rsidR="00233D6B" w:rsidRPr="00E77497" w:rsidRDefault="00233D6B" w:rsidP="00233D6B">
      <w:pPr>
        <w:pStyle w:val="SyntaxDefinition"/>
        <w:rPr>
          <w:ins w:id="6339" w:author="Rev 19 Allen Wirfs-Brock" w:date="2013-09-06T14:52:00Z"/>
        </w:rPr>
      </w:pPr>
      <w:ins w:id="6340" w:author="Rev 19 Allen Wirfs-Brock" w:date="2013-09-06T14:52: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14:paraId="2D019E8F" w14:textId="77777777" w:rsidR="00884D1C" w:rsidRPr="00E77497" w:rsidRDefault="00884D1C" w:rsidP="00884D1C">
      <w:pPr>
        <w:pStyle w:val="SyntaxRule"/>
      </w:pPr>
      <w:r w:rsidRPr="00E77497">
        <w:t xml:space="preserve">VariableDeclaration </w:t>
      </w:r>
      <w:r w:rsidRPr="00E77497">
        <w:rPr>
          <w:rFonts w:ascii="Arial" w:hAnsi="Arial"/>
          <w:b/>
          <w:i w:val="0"/>
        </w:rPr>
        <w:t>:</w:t>
      </w:r>
    </w:p>
    <w:p w14:paraId="322CA59F" w14:textId="77777777"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14:paraId="75DA9E26" w14:textId="77777777" w:rsidR="00233D6B" w:rsidRPr="00E77497" w:rsidRDefault="00233D6B" w:rsidP="00233D6B">
      <w:pPr>
        <w:pStyle w:val="SyntaxRule"/>
        <w:rPr>
          <w:ins w:id="6341" w:author="Rev 19 Allen Wirfs-Brock" w:date="2013-09-06T14:53:00Z"/>
        </w:rPr>
      </w:pPr>
      <w:ins w:id="6342" w:author="Rev 19 Allen Wirfs-Brock" w:date="2013-09-06T14:53:00Z">
        <w:r w:rsidRPr="00E77497">
          <w:t xml:space="preserve">VariableDeclarationNoIn </w:t>
        </w:r>
        <w:r w:rsidRPr="00E77497">
          <w:rPr>
            <w:rFonts w:ascii="Arial" w:hAnsi="Arial"/>
            <w:b/>
            <w:i w:val="0"/>
          </w:rPr>
          <w:t>:</w:t>
        </w:r>
      </w:ins>
    </w:p>
    <w:p w14:paraId="5EF20C64" w14:textId="77777777" w:rsidR="00233D6B" w:rsidRPr="00E77497" w:rsidRDefault="00233D6B" w:rsidP="00233D6B">
      <w:pPr>
        <w:pStyle w:val="SyntaxDefinition"/>
        <w:rPr>
          <w:ins w:id="6343" w:author="Rev 19 Allen Wirfs-Brock" w:date="2013-09-06T14:53:00Z"/>
        </w:rPr>
      </w:pPr>
      <w:ins w:id="6344" w:author="Rev 19 Allen Wirfs-Brock" w:date="2013-09-06T14:53: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06D24A73" w14:textId="77777777" w:rsidR="00233D6B" w:rsidRPr="00E77497" w:rsidRDefault="00233D6B" w:rsidP="00233D6B">
      <w:pPr>
        <w:rPr>
          <w:ins w:id="6345" w:author="Rev 19 Allen Wirfs-Brock" w:date="2013-09-06T14:53:00Z"/>
        </w:rPr>
      </w:pPr>
      <w:ins w:id="6346" w:author="Rev 19 Allen Wirfs-Brock" w:date="2013-09-06T14:53:00Z">
        <w:r w:rsidRPr="00E77497">
          <w:t xml:space="preserve">The semantics of the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used in 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4C7EC364" w14:textId="77777777" w:rsidR="009728E8" w:rsidRPr="00E77497" w:rsidDel="006A65F3" w:rsidRDefault="009728E8" w:rsidP="00D148E9">
      <w:pPr>
        <w:pStyle w:val="40"/>
        <w:rPr>
          <w:del w:id="6347" w:author="Rev 19 Allen Wirfs-Brock" w:date="2013-09-11T18:27:00Z"/>
        </w:rPr>
      </w:pPr>
      <w:del w:id="6348" w:author="Rev 19 Allen Wirfs-Brock" w:date="2013-09-11T18:27:00Z">
        <w:r w:rsidRPr="00E77497" w:rsidDel="006A65F3">
          <w:delText>Static Semantics</w:delText>
        </w:r>
      </w:del>
    </w:p>
    <w:p w14:paraId="361AB436" w14:textId="77777777" w:rsidR="00E721B9" w:rsidRPr="00E77497" w:rsidRDefault="00E721B9" w:rsidP="006A78DC">
      <w:pPr>
        <w:pStyle w:val="40"/>
      </w:pPr>
      <w:bookmarkStart w:id="6349" w:name="_Ref367714706"/>
      <w:r w:rsidRPr="00E77497">
        <w:t xml:space="preserve">Static Semantics:  </w:t>
      </w:r>
      <w:r w:rsidRPr="00E77497">
        <w:rPr>
          <w:lang w:eastAsia="en-US"/>
        </w:rPr>
        <w:t>BoundNames</w:t>
      </w:r>
      <w:bookmarkEnd w:id="6349"/>
    </w:p>
    <w:p w14:paraId="39805023" w14:textId="77777777" w:rsidR="00D30056" w:rsidRPr="00F742D3" w:rsidRDefault="00D30056" w:rsidP="00D30056">
      <w:pPr>
        <w:rPr>
          <w:ins w:id="6350" w:author="Rev 19 Allen Wirfs-Brock" w:date="2013-09-23T15:56:00Z"/>
        </w:rPr>
      </w:pPr>
      <w:ins w:id="6351" w:author="Rev 19 Allen Wirfs-Brock" w:date="2013-09-23T15:56:00Z">
        <w:r>
          <w:t xml:space="preserve">See also: </w:t>
        </w:r>
        <w:r>
          <w:fldChar w:fldCharType="begin"/>
        </w:r>
        <w:r>
          <w:instrText xml:space="preserve"> REF _Ref367714652 \r \h </w:instrText>
        </w:r>
      </w:ins>
      <w:ins w:id="6352" w:author="Rev 19 Allen Wirfs-Brock" w:date="2013-09-23T15:56:00Z">
        <w:r>
          <w:fldChar w:fldCharType="separate"/>
        </w:r>
      </w:ins>
      <w:ins w:id="6353" w:author="Rev 19 Allen Wirfs-Brock" w:date="2013-09-27T13:22:00Z">
        <w:r w:rsidR="00D433E8">
          <w:t>13.2.1.2</w:t>
        </w:r>
      </w:ins>
      <w:ins w:id="6354" w:author="Rev 19 Allen Wirfs-Brock" w:date="2013-09-23T15:56:00Z">
        <w:r>
          <w:fldChar w:fldCharType="end"/>
        </w:r>
        <w:r>
          <w:t xml:space="preserve">, </w:t>
        </w:r>
        <w:r>
          <w:fldChar w:fldCharType="begin"/>
        </w:r>
        <w:r>
          <w:instrText xml:space="preserve"> REF _Ref367714756 \r \h </w:instrText>
        </w:r>
      </w:ins>
      <w:ins w:id="6355" w:author="Rev 19 Allen Wirfs-Brock" w:date="2013-09-23T15:56:00Z">
        <w:r>
          <w:fldChar w:fldCharType="separate"/>
        </w:r>
      </w:ins>
      <w:ins w:id="6356" w:author="Rev 19 Allen Wirfs-Brock" w:date="2013-09-27T13:22:00Z">
        <w:r w:rsidR="00D433E8">
          <w:t>13.2.3.2</w:t>
        </w:r>
      </w:ins>
      <w:ins w:id="6357" w:author="Rev 19 Allen Wirfs-Brock" w:date="2013-09-23T15:56:00Z">
        <w:r>
          <w:fldChar w:fldCharType="end"/>
        </w:r>
        <w:r>
          <w:t xml:space="preserve">, </w:t>
        </w:r>
        <w:r>
          <w:fldChar w:fldCharType="begin"/>
        </w:r>
        <w:r>
          <w:instrText xml:space="preserve"> REF _Ref367714785 \r \h </w:instrText>
        </w:r>
      </w:ins>
      <w:ins w:id="6358" w:author="Rev 19 Allen Wirfs-Brock" w:date="2013-09-23T15:56:00Z">
        <w:r>
          <w:fldChar w:fldCharType="separate"/>
        </w:r>
      </w:ins>
      <w:ins w:id="6359" w:author="Rev 19 Allen Wirfs-Brock" w:date="2013-09-27T13:22:00Z">
        <w:r w:rsidR="00D433E8">
          <w:t>13.6.4.2</w:t>
        </w:r>
      </w:ins>
      <w:ins w:id="6360" w:author="Rev 19 Allen Wirfs-Brock" w:date="2013-09-23T15:56:00Z">
        <w:r>
          <w:fldChar w:fldCharType="end"/>
        </w:r>
        <w:r>
          <w:t xml:space="preserve">, </w:t>
        </w:r>
        <w:r>
          <w:fldChar w:fldCharType="begin"/>
        </w:r>
        <w:r>
          <w:instrText xml:space="preserve"> REF _Ref367714847 \r \h </w:instrText>
        </w:r>
      </w:ins>
      <w:ins w:id="6361" w:author="Rev 19 Allen Wirfs-Brock" w:date="2013-09-23T15:56:00Z">
        <w:r>
          <w:fldChar w:fldCharType="separate"/>
        </w:r>
      </w:ins>
      <w:ins w:id="6362" w:author="Rev 19 Allen Wirfs-Brock" w:date="2013-09-27T13:22:00Z">
        <w:r w:rsidR="00D433E8">
          <w:t>14.1.2</w:t>
        </w:r>
      </w:ins>
      <w:ins w:id="6363" w:author="Rev 19 Allen Wirfs-Brock" w:date="2013-09-23T15:56:00Z">
        <w:r>
          <w:fldChar w:fldCharType="end"/>
        </w:r>
        <w:r>
          <w:t xml:space="preserve">, </w:t>
        </w:r>
        <w:r>
          <w:fldChar w:fldCharType="begin"/>
        </w:r>
        <w:r>
          <w:instrText xml:space="preserve"> REF _Ref367714869 \r \h </w:instrText>
        </w:r>
      </w:ins>
      <w:ins w:id="6364" w:author="Rev 19 Allen Wirfs-Brock" w:date="2013-09-23T15:56:00Z">
        <w:r>
          <w:fldChar w:fldCharType="separate"/>
        </w:r>
      </w:ins>
      <w:ins w:id="6365" w:author="Rev 19 Allen Wirfs-Brock" w:date="2013-09-27T13:22:00Z">
        <w:r w:rsidR="00D433E8">
          <w:t>14.2.2</w:t>
        </w:r>
      </w:ins>
      <w:ins w:id="6366" w:author="Rev 19 Allen Wirfs-Brock" w:date="2013-09-23T15:56:00Z">
        <w:r>
          <w:fldChar w:fldCharType="end"/>
        </w:r>
        <w:r>
          <w:t xml:space="preserve">, </w:t>
        </w:r>
        <w:r>
          <w:fldChar w:fldCharType="begin"/>
        </w:r>
        <w:r>
          <w:instrText xml:space="preserve"> REF _Ref367714895 \r \h </w:instrText>
        </w:r>
      </w:ins>
      <w:ins w:id="6367" w:author="Rev 19 Allen Wirfs-Brock" w:date="2013-09-23T15:56:00Z">
        <w:r>
          <w:fldChar w:fldCharType="separate"/>
        </w:r>
      </w:ins>
      <w:ins w:id="6368" w:author="Rev 19 Allen Wirfs-Brock" w:date="2013-09-27T13:22:00Z">
        <w:r w:rsidR="00D433E8">
          <w:t>14.4.2</w:t>
        </w:r>
      </w:ins>
      <w:ins w:id="6369" w:author="Rev 19 Allen Wirfs-Brock" w:date="2013-09-23T15:56:00Z">
        <w:r>
          <w:fldChar w:fldCharType="end"/>
        </w:r>
        <w:r>
          <w:t xml:space="preserve">, </w:t>
        </w:r>
        <w:r>
          <w:fldChar w:fldCharType="begin"/>
        </w:r>
        <w:r>
          <w:instrText xml:space="preserve"> REF _Ref367714927 \r \h </w:instrText>
        </w:r>
      </w:ins>
      <w:ins w:id="6370" w:author="Rev 19 Allen Wirfs-Brock" w:date="2013-09-23T15:56:00Z">
        <w:r>
          <w:fldChar w:fldCharType="separate"/>
        </w:r>
      </w:ins>
      <w:ins w:id="6371" w:author="Rev 19 Allen Wirfs-Brock" w:date="2013-09-27T13:22:00Z">
        <w:r w:rsidR="00D433E8">
          <w:t>14.5.2</w:t>
        </w:r>
      </w:ins>
      <w:ins w:id="6372" w:author="Rev 19 Allen Wirfs-Brock" w:date="2013-09-23T15:56:00Z">
        <w:r>
          <w:fldChar w:fldCharType="end"/>
        </w:r>
        <w:r>
          <w:t xml:space="preserve">, </w:t>
        </w:r>
        <w:r>
          <w:fldChar w:fldCharType="begin"/>
        </w:r>
        <w:r>
          <w:instrText xml:space="preserve"> REF _Ref367714971 \r \h </w:instrText>
        </w:r>
      </w:ins>
      <w:ins w:id="6373" w:author="Rev 19 Allen Wirfs-Brock" w:date="2013-09-23T15:56:00Z">
        <w:r>
          <w:fldChar w:fldCharType="separate"/>
        </w:r>
      </w:ins>
      <w:ins w:id="6374" w:author="Rev 19 Allen Wirfs-Brock" w:date="2013-09-27T13:22:00Z">
        <w:r w:rsidR="00D433E8">
          <w:t>15.1.1.2</w:t>
        </w:r>
      </w:ins>
      <w:ins w:id="6375" w:author="Rev 19 Allen Wirfs-Brock" w:date="2013-09-23T15:56:00Z">
        <w:r>
          <w:fldChar w:fldCharType="end"/>
        </w:r>
        <w:r>
          <w:t xml:space="preserve">, </w:t>
        </w:r>
        <w:r>
          <w:fldChar w:fldCharType="begin"/>
        </w:r>
        <w:r>
          <w:instrText xml:space="preserve"> REF _Ref367714989 \r \h </w:instrText>
        </w:r>
      </w:ins>
      <w:ins w:id="6376" w:author="Rev 19 Allen Wirfs-Brock" w:date="2013-09-23T15:56:00Z">
        <w:r>
          <w:fldChar w:fldCharType="separate"/>
        </w:r>
      </w:ins>
      <w:ins w:id="6377" w:author="Rev 19 Allen Wirfs-Brock" w:date="2013-09-27T13:22:00Z">
        <w:r w:rsidR="00D433E8">
          <w:t>15.1.2.1</w:t>
        </w:r>
      </w:ins>
      <w:ins w:id="6378" w:author="Rev 19 Allen Wirfs-Brock" w:date="2013-09-23T15:56:00Z">
        <w:r>
          <w:fldChar w:fldCharType="end"/>
        </w:r>
        <w:r>
          <w:t>.</w:t>
        </w:r>
      </w:ins>
    </w:p>
    <w:p w14:paraId="0A8F245D" w14:textId="77777777" w:rsidR="00FF4BEE" w:rsidRPr="00E77497" w:rsidRDefault="00FF4BEE" w:rsidP="00FF4BEE">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14:paraId="3072A880" w14:textId="77777777" w:rsidR="00FF4BEE" w:rsidRPr="00E77497" w:rsidRDefault="00FF4BEE" w:rsidP="00FA3203">
      <w:pPr>
        <w:pStyle w:val="Alg4"/>
        <w:numPr>
          <w:ilvl w:val="0"/>
          <w:numId w:val="495"/>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p>
    <w:p w14:paraId="39B7107D" w14:textId="77777777" w:rsidR="00FF4BEE" w:rsidRPr="00E77497" w:rsidRDefault="00FF4BEE" w:rsidP="00FA3203">
      <w:pPr>
        <w:pStyle w:val="Alg4"/>
        <w:numPr>
          <w:ilvl w:val="0"/>
          <w:numId w:val="49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VariableDeclaration.</w:t>
      </w:r>
    </w:p>
    <w:p w14:paraId="3F006B05" w14:textId="77777777" w:rsidR="00FF4BEE" w:rsidRPr="00E77497" w:rsidRDefault="00FF4BEE" w:rsidP="00FA3203">
      <w:pPr>
        <w:pStyle w:val="Alg4"/>
        <w:numPr>
          <w:ilvl w:val="0"/>
          <w:numId w:val="495"/>
        </w:numPr>
        <w:spacing w:after="220"/>
        <w:contextualSpacing/>
      </w:pPr>
      <w:r w:rsidRPr="00E77497">
        <w:t xml:space="preserve">Return </w:t>
      </w:r>
      <w:r w:rsidRPr="00E77497">
        <w:rPr>
          <w:rStyle w:val="bnf"/>
        </w:rPr>
        <w:t>names</w:t>
      </w:r>
      <w:r w:rsidRPr="00E77497">
        <w:t>.</w:t>
      </w:r>
    </w:p>
    <w:p w14:paraId="0E166FF8" w14:textId="77777777" w:rsidR="005A4AE3" w:rsidRPr="00E77497" w:rsidRDefault="005A4AE3" w:rsidP="005A4AE3">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p>
    <w:p w14:paraId="0DD225B5" w14:textId="77777777" w:rsidR="005A4AE3" w:rsidRPr="00E77497" w:rsidRDefault="005A4AE3" w:rsidP="00FA3203">
      <w:pPr>
        <w:pStyle w:val="Alg4"/>
        <w:numPr>
          <w:ilvl w:val="0"/>
          <w:numId w:val="512"/>
        </w:numPr>
        <w:spacing w:after="220"/>
        <w:contextualSpacing/>
      </w:pPr>
      <w:r w:rsidRPr="00E77497">
        <w:t xml:space="preserve">Return the BoundNames of </w:t>
      </w:r>
      <w:r w:rsidRPr="00E77497">
        <w:rPr>
          <w:i/>
        </w:rPr>
        <w:t>BindingIdentifier</w:t>
      </w:r>
      <w:r w:rsidRPr="00E77497">
        <w:t>.</w:t>
      </w:r>
    </w:p>
    <w:p w14:paraId="51FD5576" w14:textId="77777777" w:rsidR="00D128F0" w:rsidRPr="00E77497" w:rsidRDefault="00D128F0" w:rsidP="00D128F0">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p>
    <w:p w14:paraId="7EC47F5B" w14:textId="77777777" w:rsidR="00D128F0" w:rsidRPr="00E77497" w:rsidRDefault="00D128F0" w:rsidP="00FA3203">
      <w:pPr>
        <w:pStyle w:val="Alg4"/>
        <w:numPr>
          <w:ilvl w:val="0"/>
          <w:numId w:val="513"/>
        </w:numPr>
        <w:spacing w:after="220"/>
        <w:contextualSpacing/>
      </w:pPr>
      <w:r w:rsidRPr="00E77497">
        <w:t xml:space="preserve">Return the BoundNames of </w:t>
      </w:r>
      <w:r w:rsidRPr="00E77497">
        <w:rPr>
          <w:i/>
        </w:rPr>
        <w:t>BindingPattern</w:t>
      </w:r>
      <w:r w:rsidRPr="00E77497">
        <w:t>.</w:t>
      </w:r>
    </w:p>
    <w:p w14:paraId="5356D10D" w14:textId="77777777" w:rsidR="00E00CAD" w:rsidRPr="00E77497" w:rsidDel="006A65F3" w:rsidRDefault="00E00CAD">
      <w:pPr>
        <w:pStyle w:val="40"/>
        <w:rPr>
          <w:del w:id="6379" w:author="Rev 19 Allen Wirfs-Brock" w:date="2013-09-11T18:27:00Z"/>
        </w:rPr>
      </w:pPr>
      <w:del w:id="6380" w:author="Rev 19 Allen Wirfs-Brock" w:date="2013-09-11T18:27:00Z">
        <w:r w:rsidRPr="00E77497" w:rsidDel="006A65F3">
          <w:delText>Runtime Semantics</w:delText>
        </w:r>
      </w:del>
    </w:p>
    <w:p w14:paraId="449EB777" w14:textId="77777777" w:rsidR="00F84DC3" w:rsidRDefault="00F84DC3" w:rsidP="006A78DC">
      <w:pPr>
        <w:pStyle w:val="40"/>
        <w:rPr>
          <w:rFonts w:ascii="Helvetica" w:hAnsi="Helvetica"/>
          <w:spacing w:val="6"/>
        </w:rPr>
      </w:pPr>
      <w:bookmarkStart w:id="6381" w:name="_Ref366743381"/>
      <w:r w:rsidRPr="00E77497">
        <w:rPr>
          <w:rFonts w:ascii="Helvetica" w:hAnsi="Helvetica"/>
        </w:rPr>
        <w:t xml:space="preserve">Runtime Semantics: </w:t>
      </w:r>
      <w:r w:rsidRPr="00E77497">
        <w:rPr>
          <w:rFonts w:ascii="Helvetica" w:hAnsi="Helvetica"/>
          <w:spacing w:val="6"/>
        </w:rPr>
        <w:t>Binding</w:t>
      </w:r>
      <w:del w:id="6382" w:author="Rev 19 Allen Wirfs-Brock" w:date="2013-09-23T16:49:00Z">
        <w:r w:rsidRPr="00E77497" w:rsidDel="00427ECF">
          <w:rPr>
            <w:rFonts w:ascii="Helvetica" w:hAnsi="Helvetica"/>
            <w:spacing w:val="6"/>
          </w:rPr>
          <w:delText xml:space="preserve"> </w:delText>
        </w:r>
      </w:del>
      <w:r w:rsidR="00A113E2">
        <w:rPr>
          <w:rFonts w:ascii="Helvetica" w:hAnsi="Helvetica"/>
          <w:spacing w:val="6"/>
        </w:rPr>
        <w:t>Initialisation</w:t>
      </w:r>
      <w:bookmarkEnd w:id="6381"/>
    </w:p>
    <w:p w14:paraId="17F11E9C" w14:textId="77777777" w:rsidR="00F84DC3" w:rsidRPr="00FA3203" w:rsidRDefault="00F84DC3" w:rsidP="00F84DC3">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182FFA00" w14:textId="77777777" w:rsidR="002E15BF" w:rsidRPr="002E15BF" w:rsidRDefault="002E15BF" w:rsidP="002E15BF">
      <w:pPr>
        <w:tabs>
          <w:tab w:val="left" w:pos="2055"/>
        </w:tabs>
        <w:rPr>
          <w:ins w:id="6383" w:author="Rev 19 Allen Wirfs-Brock" w:date="2013-09-12T10:07:00Z"/>
        </w:rPr>
      </w:pPr>
      <w:ins w:id="6384" w:author="Rev 19 Allen Wirfs-Brock" w:date="2013-09-12T10:07:00Z">
        <w:r w:rsidRPr="002E15BF">
          <w:t xml:space="preserve">See also: </w:t>
        </w:r>
        <w:r w:rsidRPr="002E15BF">
          <w:fldChar w:fldCharType="begin"/>
        </w:r>
        <w:r w:rsidRPr="002E15BF">
          <w:instrText xml:space="preserve"> REF _Ref366743257 \r \h </w:instrText>
        </w:r>
        <w:r>
          <w:instrText xml:space="preserve"> \* MERGEFORMAT </w:instrText>
        </w:r>
      </w:ins>
      <w:ins w:id="6385" w:author="Rev 19 Allen Wirfs-Brock" w:date="2013-09-12T10:07:00Z">
        <w:r w:rsidRPr="002E15BF">
          <w:fldChar w:fldCharType="separate"/>
        </w:r>
      </w:ins>
      <w:ins w:id="6386" w:author="Rev 19 Allen Wirfs-Brock" w:date="2013-09-27T13:22:00Z">
        <w:r w:rsidR="00D433E8">
          <w:t>12.1.4.2.2</w:t>
        </w:r>
      </w:ins>
      <w:ins w:id="6387" w:author="Rev 19 Allen Wirfs-Brock" w:date="2013-09-12T10:07:00Z">
        <w:r w:rsidRPr="002E15BF">
          <w:fldChar w:fldCharType="end"/>
        </w:r>
        <w:r>
          <w:t xml:space="preserve">, </w:t>
        </w:r>
        <w:r>
          <w:fldChar w:fldCharType="begin"/>
        </w:r>
        <w:r>
          <w:instrText xml:space="preserve"> REF _Ref366743323 \r \h </w:instrText>
        </w:r>
      </w:ins>
      <w:ins w:id="6388" w:author="Rev 19 Allen Wirfs-Brock" w:date="2013-09-12T10:07:00Z">
        <w:r>
          <w:fldChar w:fldCharType="separate"/>
        </w:r>
      </w:ins>
      <w:ins w:id="6389" w:author="Rev 19 Allen Wirfs-Brock" w:date="2013-09-27T13:22:00Z">
        <w:r w:rsidR="00D433E8">
          <w:t>13.2.1.4</w:t>
        </w:r>
      </w:ins>
      <w:ins w:id="6390" w:author="Rev 19 Allen Wirfs-Brock" w:date="2013-09-12T10:07:00Z">
        <w:r>
          <w:fldChar w:fldCharType="end"/>
        </w:r>
        <w:r>
          <w:t xml:space="preserve">, </w:t>
        </w:r>
        <w:r>
          <w:fldChar w:fldCharType="begin"/>
        </w:r>
        <w:r>
          <w:instrText xml:space="preserve"> REF _Ref366743416 \r \h </w:instrText>
        </w:r>
      </w:ins>
      <w:ins w:id="6391" w:author="Rev 19 Allen Wirfs-Brock" w:date="2013-09-12T10:07:00Z">
        <w:r>
          <w:fldChar w:fldCharType="separate"/>
        </w:r>
      </w:ins>
      <w:ins w:id="6392" w:author="Rev 19 Allen Wirfs-Brock" w:date="2013-09-27T13:22:00Z">
        <w:r w:rsidR="00D433E8">
          <w:t>13.2.3.4</w:t>
        </w:r>
      </w:ins>
      <w:ins w:id="6393" w:author="Rev 19 Allen Wirfs-Brock" w:date="2013-09-12T10:07:00Z">
        <w:r>
          <w:fldChar w:fldCharType="end"/>
        </w:r>
        <w:r>
          <w:t xml:space="preserve">, </w:t>
        </w:r>
        <w:r>
          <w:fldChar w:fldCharType="begin"/>
        </w:r>
        <w:r>
          <w:instrText xml:space="preserve"> REF _Ref366743530 \r \h </w:instrText>
        </w:r>
      </w:ins>
      <w:ins w:id="6394" w:author="Rev 19 Allen Wirfs-Brock" w:date="2013-09-12T10:07:00Z">
        <w:r>
          <w:fldChar w:fldCharType="separate"/>
        </w:r>
      </w:ins>
      <w:ins w:id="6395" w:author="Rev 19 Allen Wirfs-Brock" w:date="2013-09-27T13:22:00Z">
        <w:r w:rsidR="00D433E8">
          <w:t>13.14.3</w:t>
        </w:r>
      </w:ins>
      <w:ins w:id="6396" w:author="Rev 19 Allen Wirfs-Brock" w:date="2013-09-12T10:07:00Z">
        <w:r>
          <w:fldChar w:fldCharType="end"/>
        </w:r>
        <w:r>
          <w:t xml:space="preserve">, </w:t>
        </w:r>
        <w:r>
          <w:fldChar w:fldCharType="begin"/>
        </w:r>
        <w:r>
          <w:instrText xml:space="preserve"> REF _Ref366743570 \r \h </w:instrText>
        </w:r>
      </w:ins>
      <w:ins w:id="6397" w:author="Rev 19 Allen Wirfs-Brock" w:date="2013-09-12T10:07:00Z">
        <w:r>
          <w:fldChar w:fldCharType="separate"/>
        </w:r>
      </w:ins>
      <w:ins w:id="6398" w:author="Rev 19 Allen Wirfs-Brock" w:date="2013-09-27T13:22:00Z">
        <w:r w:rsidR="00D433E8">
          <w:t>14.1.11</w:t>
        </w:r>
      </w:ins>
      <w:ins w:id="6399" w:author="Rev 19 Allen Wirfs-Brock" w:date="2013-09-12T10:07:00Z">
        <w:r>
          <w:fldChar w:fldCharType="end"/>
        </w:r>
        <w:r>
          <w:t xml:space="preserve">, </w:t>
        </w:r>
        <w:r>
          <w:fldChar w:fldCharType="begin"/>
        </w:r>
        <w:r>
          <w:instrText xml:space="preserve"> REF _Ref366743623 \r \h </w:instrText>
        </w:r>
      </w:ins>
      <w:ins w:id="6400" w:author="Rev 19 Allen Wirfs-Brock" w:date="2013-09-12T10:07:00Z">
        <w:r>
          <w:fldChar w:fldCharType="separate"/>
        </w:r>
      </w:ins>
      <w:ins w:id="6401" w:author="Rev 19 Allen Wirfs-Brock" w:date="2013-09-27T13:22:00Z">
        <w:r w:rsidR="00D433E8">
          <w:t>14.2.8</w:t>
        </w:r>
      </w:ins>
      <w:ins w:id="6402" w:author="Rev 19 Allen Wirfs-Brock" w:date="2013-09-12T10:07:00Z">
        <w:r>
          <w:fldChar w:fldCharType="end"/>
        </w:r>
        <w:r w:rsidRPr="002E15BF">
          <w:tab/>
        </w:r>
      </w:ins>
    </w:p>
    <w:p w14:paraId="039695BD" w14:textId="77777777" w:rsidR="00F84DC3" w:rsidRPr="008E00F6" w:rsidRDefault="00F84DC3"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14:paraId="42FB2EEE" w14:textId="77777777" w:rsidR="004708DF" w:rsidRPr="00E77497" w:rsidRDefault="004708DF" w:rsidP="004708DF">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14:paraId="39442DF0" w14:textId="77777777" w:rsidR="004708DF" w:rsidRPr="00E77497" w:rsidRDefault="00481DAC" w:rsidP="004708DF">
      <w:pPr>
        <w:pStyle w:val="Alg2"/>
        <w:numPr>
          <w:ilvl w:val="0"/>
          <w:numId w:val="112"/>
        </w:numPr>
        <w:spacing w:after="220"/>
      </w:pPr>
      <w:r>
        <w:t>Return the result of p</w:t>
      </w:r>
      <w:r w:rsidRPr="004418C4">
        <w:t>erform</w:t>
      </w:r>
      <w:r>
        <w:t>ing</w:t>
      </w:r>
      <w:r w:rsidRPr="004418C4">
        <w:t xml:space="preserve"> </w:t>
      </w:r>
      <w:r w:rsidR="004708DF" w:rsidRPr="00E77497">
        <w:t>Binding</w:t>
      </w:r>
      <w:del w:id="6403" w:author="Rev 19 Allen Wirfs-Brock" w:date="2013-09-23T16:49:00Z">
        <w:r w:rsidR="004708DF" w:rsidRPr="00E77497" w:rsidDel="00427ECF">
          <w:delText xml:space="preserve"> </w:delText>
        </w:r>
      </w:del>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14:paraId="07A322FD" w14:textId="77777777"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14:paraId="1881EC60" w14:textId="77777777" w:rsidR="004708DF" w:rsidRPr="00E77497" w:rsidRDefault="00481DAC" w:rsidP="004708DF">
      <w:pPr>
        <w:pStyle w:val="Alg2"/>
        <w:numPr>
          <w:ilvl w:val="0"/>
          <w:numId w:val="496"/>
        </w:numPr>
        <w:spacing w:after="220"/>
      </w:pPr>
      <w:r>
        <w:t>Return the result of p</w:t>
      </w:r>
      <w:r w:rsidRPr="004418C4">
        <w:t>erform</w:t>
      </w:r>
      <w:r>
        <w:t>ing</w:t>
      </w:r>
      <w:r w:rsidRPr="004418C4">
        <w:t xml:space="preserve"> </w:t>
      </w:r>
      <w:r w:rsidR="004708DF" w:rsidRPr="00E77497">
        <w:t>Binding</w:t>
      </w:r>
      <w:del w:id="6404" w:author="Rev 19 Allen Wirfs-Brock" w:date="2013-09-23T16:49:00Z">
        <w:r w:rsidR="004708DF" w:rsidRPr="00E77497" w:rsidDel="00427ECF">
          <w:delText xml:space="preserve"> </w:delText>
        </w:r>
      </w:del>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14:paraId="4B55D5A6" w14:textId="77777777"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14:paraId="36F212AD" w14:textId="77777777" w:rsidR="004708DF" w:rsidRPr="00E77497" w:rsidRDefault="00481DAC" w:rsidP="004708DF">
      <w:pPr>
        <w:pStyle w:val="Alg2"/>
        <w:numPr>
          <w:ilvl w:val="0"/>
          <w:numId w:val="497"/>
        </w:numPr>
        <w:spacing w:after="220"/>
      </w:pPr>
      <w:r>
        <w:t>Return the result of p</w:t>
      </w:r>
      <w:r w:rsidRPr="004418C4">
        <w:t>erform</w:t>
      </w:r>
      <w:r>
        <w:t>ing</w:t>
      </w:r>
      <w:r w:rsidRPr="004418C4">
        <w:t xml:space="preserve"> </w:t>
      </w:r>
      <w:r w:rsidR="004708DF" w:rsidRPr="00E77497">
        <w:t>Binding</w:t>
      </w:r>
      <w:del w:id="6405" w:author="Rev 19 Allen Wirfs-Brock" w:date="2013-09-23T16:49:00Z">
        <w:r w:rsidR="004708DF" w:rsidRPr="00E77497" w:rsidDel="00427ECF">
          <w:delText xml:space="preserve"> </w:delText>
        </w:r>
      </w:del>
      <w:r w:rsidR="00A113E2">
        <w:t>Initialisation</w:t>
      </w:r>
      <w:r w:rsidR="004708DF" w:rsidRPr="00E77497">
        <w:t xml:space="preserve"> for </w:t>
      </w:r>
      <w:r w:rsidR="004708DF" w:rsidRPr="00E77497">
        <w:rPr>
          <w:i/>
        </w:rPr>
        <w:t>BindingPattern</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14:paraId="7FC35AB9" w14:textId="77777777" w:rsidR="00E00CAD" w:rsidRPr="00E77497" w:rsidRDefault="00E00CAD" w:rsidP="006A78DC">
      <w:pPr>
        <w:pStyle w:val="40"/>
      </w:pPr>
      <w:r w:rsidRPr="006A78DC">
        <w:rPr>
          <w:rStyle w:val="43"/>
        </w:rPr>
        <w:t>Runtime</w:t>
      </w:r>
      <w:r w:rsidRPr="00E77497">
        <w:t xml:space="preserve"> Semantics: </w:t>
      </w:r>
      <w:r w:rsidRPr="00E77497">
        <w:rPr>
          <w:spacing w:val="6"/>
        </w:rPr>
        <w:t>Evaluation</w:t>
      </w:r>
    </w:p>
    <w:p w14:paraId="047C7049" w14:textId="77777777" w:rsidR="00884D1C" w:rsidRPr="00E77497" w:rsidRDefault="00884D1C" w:rsidP="00884D1C">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p>
    <w:p w14:paraId="34EC4469" w14:textId="77777777" w:rsidR="00884D1C" w:rsidRPr="00E77497" w:rsidRDefault="000348AE" w:rsidP="00FA3203">
      <w:pPr>
        <w:pStyle w:val="Alg2"/>
        <w:numPr>
          <w:ilvl w:val="0"/>
          <w:numId w:val="447"/>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14:paraId="67094A35" w14:textId="77777777" w:rsidR="006506E0" w:rsidRDefault="001E28FF" w:rsidP="006506E0">
      <w:pPr>
        <w:pStyle w:val="Alg2"/>
        <w:numPr>
          <w:ilvl w:val="0"/>
          <w:numId w:val="447"/>
        </w:numPr>
        <w:spacing w:after="220"/>
        <w:contextualSpacing/>
      </w:pPr>
      <w:r>
        <w:t>ReturnIfAbrupt(</w:t>
      </w:r>
      <w:r>
        <w:rPr>
          <w:i/>
        </w:rPr>
        <w:t>next</w:t>
      </w:r>
      <w:r>
        <w:t>)</w:t>
      </w:r>
      <w:r w:rsidR="006506E0">
        <w:t>.</w:t>
      </w:r>
    </w:p>
    <w:p w14:paraId="6A70B9D4" w14:textId="77777777" w:rsidR="00884D1C" w:rsidRPr="00E77497" w:rsidRDefault="00884D1C" w:rsidP="00FA3203">
      <w:pPr>
        <w:pStyle w:val="Alg2"/>
        <w:numPr>
          <w:ilvl w:val="0"/>
          <w:numId w:val="447"/>
        </w:numPr>
        <w:spacing w:after="220"/>
      </w:pPr>
      <w:r w:rsidRPr="00E77497">
        <w:t xml:space="preserve">Return </w:t>
      </w:r>
      <w:r w:rsidR="00DE1793">
        <w:t>NormalCompletion(</w:t>
      </w:r>
      <w:r w:rsidR="00DE1793" w:rsidRPr="00E77497" w:rsidDel="00D70AE0">
        <w:t xml:space="preserve"> </w:t>
      </w:r>
      <w:r w:rsidRPr="00E77497">
        <w:rPr>
          <w:rFonts w:ascii="Arial" w:hAnsi="Arial" w:cs="Arial"/>
        </w:rPr>
        <w:t>empt</w:t>
      </w:r>
      <w:r w:rsidR="00DE1793">
        <w:rPr>
          <w:rFonts w:ascii="Arial" w:hAnsi="Arial" w:cs="Arial"/>
        </w:rPr>
        <w:t>y</w:t>
      </w:r>
      <w:r w:rsidR="00DE1793" w:rsidRPr="00DE1793">
        <w:t>)</w:t>
      </w:r>
      <w:r w:rsidRPr="00E77497">
        <w:t>.</w:t>
      </w:r>
    </w:p>
    <w:p w14:paraId="0195ED69" w14:textId="77777777" w:rsidR="00884D1C" w:rsidRPr="00E77497" w:rsidRDefault="00884D1C" w:rsidP="00884D1C">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14:paraId="6FC17E21" w14:textId="77777777" w:rsidR="00884D1C" w:rsidRPr="00E77497" w:rsidRDefault="000348AE" w:rsidP="00FA3203">
      <w:pPr>
        <w:pStyle w:val="Alg2"/>
        <w:keepNext/>
        <w:numPr>
          <w:ilvl w:val="0"/>
          <w:numId w:val="449"/>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14:paraId="6D109F8A" w14:textId="77777777" w:rsidR="006506E0" w:rsidRDefault="001E28FF" w:rsidP="006506E0">
      <w:pPr>
        <w:pStyle w:val="Alg2"/>
        <w:numPr>
          <w:ilvl w:val="0"/>
          <w:numId w:val="449"/>
        </w:numPr>
        <w:spacing w:after="220"/>
        <w:contextualSpacing/>
      </w:pPr>
      <w:r>
        <w:t>ReturnIfAbrupt(</w:t>
      </w:r>
      <w:r>
        <w:rPr>
          <w:i/>
        </w:rPr>
        <w:t>next</w:t>
      </w:r>
      <w:r>
        <w:t>)</w:t>
      </w:r>
      <w:r w:rsidR="006506E0">
        <w:t>.</w:t>
      </w:r>
    </w:p>
    <w:p w14:paraId="31C55790" w14:textId="77777777" w:rsidR="00884D1C" w:rsidRPr="00E77497" w:rsidRDefault="000348AE" w:rsidP="00FA3203">
      <w:pPr>
        <w:pStyle w:val="Alg2"/>
        <w:numPr>
          <w:ilvl w:val="0"/>
          <w:numId w:val="449"/>
        </w:numPr>
        <w:spacing w:after="220"/>
      </w:pPr>
      <w:r>
        <w:t>Return the result of evaluating</w:t>
      </w:r>
      <w:r w:rsidRPr="00E77497">
        <w:t xml:space="preserve"> </w:t>
      </w:r>
      <w:r w:rsidR="00884D1C" w:rsidRPr="00E77497">
        <w:rPr>
          <w:i/>
        </w:rPr>
        <w:t>VariableDeclaration</w:t>
      </w:r>
      <w:r w:rsidR="00884D1C" w:rsidRPr="00E77497">
        <w:t>.</w:t>
      </w:r>
    </w:p>
    <w:p w14:paraId="7ABCEE79" w14:textId="77777777" w:rsidR="00884D1C" w:rsidRPr="00E77497" w:rsidRDefault="00884D1C" w:rsidP="00884D1C">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14:paraId="3D159CE1" w14:textId="77777777" w:rsidR="00884D1C" w:rsidRPr="00E77497" w:rsidRDefault="00884D1C" w:rsidP="00FB0D52">
      <w:pPr>
        <w:pStyle w:val="Alg2"/>
        <w:numPr>
          <w:ilvl w:val="0"/>
          <w:numId w:val="669"/>
        </w:numPr>
        <w:spacing w:after="220"/>
      </w:pPr>
      <w:r w:rsidRPr="00E77497">
        <w:t xml:space="preserve">Return </w:t>
      </w:r>
      <w:r w:rsidR="00FB0D52">
        <w:t>NormalCompletion(</w:t>
      </w:r>
      <w:r w:rsidR="00FB0D52" w:rsidRPr="0013710B">
        <w:rPr>
          <w:rFonts w:ascii="Arial" w:hAnsi="Arial" w:cs="Arial"/>
        </w:rPr>
        <w:t>empty</w:t>
      </w:r>
      <w:r w:rsidR="00FB0D52">
        <w:t>)</w:t>
      </w:r>
      <w:r w:rsidRPr="00E77497">
        <w:t>.</w:t>
      </w:r>
    </w:p>
    <w:p w14:paraId="01304693" w14:textId="77777777"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14:paraId="341018EB" w14:textId="77777777" w:rsidR="00884D1C" w:rsidRPr="00E77497" w:rsidRDefault="00884D1C" w:rsidP="00FB0D52">
      <w:pPr>
        <w:pStyle w:val="Alg2"/>
        <w:numPr>
          <w:ilvl w:val="0"/>
          <w:numId w:val="67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14:paraId="6898CCF5" w14:textId="77777777" w:rsidR="00884D1C" w:rsidRPr="00E77497" w:rsidRDefault="00884D1C" w:rsidP="00FB0D52">
      <w:pPr>
        <w:pStyle w:val="Alg2"/>
        <w:numPr>
          <w:ilvl w:val="0"/>
          <w:numId w:val="670"/>
        </w:numPr>
      </w:pPr>
      <w:r w:rsidRPr="00E77497">
        <w:t xml:space="preserve">Let </w:t>
      </w:r>
      <w:r w:rsidRPr="00E77497">
        <w:rPr>
          <w:i/>
        </w:rPr>
        <w:t xml:space="preserve">value </w:t>
      </w:r>
      <w:r w:rsidRPr="00E77497">
        <w:t>be GetValue(</w:t>
      </w:r>
      <w:r w:rsidRPr="00E77497">
        <w:rPr>
          <w:i/>
        </w:rPr>
        <w:t>rhs</w:t>
      </w:r>
      <w:r w:rsidRPr="00E77497">
        <w:t>).</w:t>
      </w:r>
    </w:p>
    <w:p w14:paraId="48FBB353" w14:textId="77777777" w:rsidR="00D70AE0" w:rsidRDefault="001E28FF" w:rsidP="00D70AE0">
      <w:pPr>
        <w:pStyle w:val="Alg2"/>
        <w:numPr>
          <w:ilvl w:val="0"/>
          <w:numId w:val="670"/>
        </w:numPr>
        <w:spacing w:after="220"/>
        <w:contextualSpacing/>
      </w:pPr>
      <w:r>
        <w:t>ReturnIfAbrupt(</w:t>
      </w:r>
      <w:r>
        <w:rPr>
          <w:i/>
        </w:rPr>
        <w:t>value</w:t>
      </w:r>
      <w:r>
        <w:t>)</w:t>
      </w:r>
      <w:r w:rsidR="00D70AE0">
        <w:t>.</w:t>
      </w:r>
    </w:p>
    <w:p w14:paraId="7B1B50EA" w14:textId="77777777" w:rsidR="00884D1C" w:rsidRPr="00E77497" w:rsidRDefault="00481DAC" w:rsidP="00FB0D52">
      <w:pPr>
        <w:pStyle w:val="Alg2"/>
        <w:numPr>
          <w:ilvl w:val="0"/>
          <w:numId w:val="670"/>
        </w:numPr>
        <w:spacing w:after="220"/>
      </w:pPr>
      <w:r>
        <w:t>Return the result of p</w:t>
      </w:r>
      <w:r w:rsidRPr="004418C4">
        <w:t>erform</w:t>
      </w:r>
      <w:r>
        <w:t>ing</w:t>
      </w:r>
      <w:r w:rsidRPr="004418C4">
        <w:t xml:space="preserve"> </w:t>
      </w:r>
      <w:r w:rsidR="004A71FF" w:rsidRPr="00E77497">
        <w:t>Binding</w:t>
      </w:r>
      <w:del w:id="6406" w:author="Rev 19 Allen Wirfs-Brock" w:date="2013-09-23T16:49:00Z">
        <w:r w:rsidR="004A71FF" w:rsidRPr="00E77497" w:rsidDel="00427ECF">
          <w:delText xml:space="preserve"> </w:delText>
        </w:r>
      </w:del>
      <w:r w:rsidR="00A113E2">
        <w:t>Initialisation</w:t>
      </w:r>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r w:rsidR="004A71FF" w:rsidRPr="00E77497">
        <w:rPr>
          <w:b/>
        </w:rPr>
        <w:t>undefined</w:t>
      </w:r>
      <w:r w:rsidR="004A71FF" w:rsidRPr="00E77497">
        <w:t xml:space="preserve"> as the arguments.</w:t>
      </w:r>
    </w:p>
    <w:p w14:paraId="61FC1213" w14:textId="77777777" w:rsidR="00884D1C" w:rsidRPr="00E77497" w:rsidRDefault="00884D1C" w:rsidP="00884D1C">
      <w:pPr>
        <w:pStyle w:val="Note"/>
        <w:rPr>
          <w:szCs w:val="18"/>
        </w:rPr>
      </w:pPr>
      <w:r w:rsidRPr="00E77497">
        <w:t xml:space="preserve">NOTE </w:t>
      </w:r>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r w:rsidR="001000E8" w:rsidRPr="00E77497">
        <w:rPr>
          <w:szCs w:val="18"/>
        </w:rPr>
        <w:t>3</w:t>
      </w:r>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p>
    <w:p w14:paraId="1E4E407D" w14:textId="77777777"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14:paraId="3B0CD03B" w14:textId="77777777" w:rsidR="00884D1C" w:rsidRPr="00E77497" w:rsidRDefault="00884D1C" w:rsidP="008F7A25">
      <w:pPr>
        <w:pStyle w:val="Alg2"/>
        <w:numPr>
          <w:ilvl w:val="0"/>
          <w:numId w:val="1538"/>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14:paraId="759D3295" w14:textId="77777777" w:rsidR="00884D1C" w:rsidRPr="00E77497" w:rsidRDefault="00884D1C" w:rsidP="00B54857">
      <w:pPr>
        <w:pStyle w:val="Alg3"/>
        <w:numPr>
          <w:ilvl w:val="0"/>
          <w:numId w:val="1538"/>
        </w:numPr>
      </w:pPr>
      <w:r w:rsidRPr="00E77497">
        <w:t xml:space="preserve">Let </w:t>
      </w:r>
      <w:r w:rsidRPr="00E77497">
        <w:rPr>
          <w:i/>
        </w:rPr>
        <w:t>rval</w:t>
      </w:r>
      <w:r w:rsidRPr="00E77497">
        <w:t xml:space="preserve"> be GetValue(</w:t>
      </w:r>
      <w:r w:rsidRPr="00E77497">
        <w:rPr>
          <w:i/>
        </w:rPr>
        <w:t>rhs</w:t>
      </w:r>
      <w:r w:rsidRPr="00E77497">
        <w:t>).</w:t>
      </w:r>
    </w:p>
    <w:p w14:paraId="2AAA8573" w14:textId="77777777" w:rsidR="006506E0" w:rsidRDefault="001E28FF" w:rsidP="008F7A25">
      <w:pPr>
        <w:pStyle w:val="Alg2"/>
        <w:numPr>
          <w:ilvl w:val="0"/>
          <w:numId w:val="1538"/>
        </w:numPr>
        <w:spacing w:after="220"/>
        <w:contextualSpacing/>
      </w:pPr>
      <w:r>
        <w:t>ReturnIfAbrupt(</w:t>
      </w:r>
      <w:r w:rsidRPr="00E77497">
        <w:rPr>
          <w:i/>
        </w:rPr>
        <w:t>rval</w:t>
      </w:r>
      <w:r>
        <w:t>)</w:t>
      </w:r>
      <w:r w:rsidR="006506E0">
        <w:t>.</w:t>
      </w:r>
    </w:p>
    <w:p w14:paraId="6ACE686A" w14:textId="77777777" w:rsidR="00B54857" w:rsidRDefault="00B54857" w:rsidP="00B54857">
      <w:pPr>
        <w:pStyle w:val="Alg2"/>
        <w:numPr>
          <w:ilvl w:val="0"/>
          <w:numId w:val="1538"/>
        </w:numPr>
      </w:pPr>
      <w:r>
        <w:t>If Type(</w:t>
      </w:r>
      <w:r>
        <w:rPr>
          <w:i/>
          <w:iCs/>
        </w:rPr>
        <w:t>rval</w:t>
      </w:r>
      <w:r>
        <w:t xml:space="preserve">) is not Object, then throw a </w:t>
      </w:r>
      <w:r w:rsidRPr="00B54857">
        <w:rPr>
          <w:b/>
          <w:bCs/>
        </w:rPr>
        <w:t>TypeError</w:t>
      </w:r>
      <w:r>
        <w:t xml:space="preserve"> exception.</w:t>
      </w:r>
    </w:p>
    <w:p w14:paraId="0B8889F8" w14:textId="77777777" w:rsidR="00884D1C" w:rsidRPr="00E77497" w:rsidRDefault="00481DAC" w:rsidP="008F7A25">
      <w:pPr>
        <w:pStyle w:val="Alg2"/>
        <w:numPr>
          <w:ilvl w:val="0"/>
          <w:numId w:val="1538"/>
        </w:numPr>
        <w:spacing w:after="220"/>
      </w:pPr>
      <w:r>
        <w:t>Return the result of p</w:t>
      </w:r>
      <w:r w:rsidRPr="004418C4">
        <w:t>erform</w:t>
      </w:r>
      <w:r>
        <w:t>ing</w:t>
      </w:r>
      <w:r w:rsidRPr="004418C4">
        <w:t xml:space="preserve"> </w:t>
      </w:r>
      <w:r w:rsidR="006445D5" w:rsidRPr="00E77497">
        <w:t>Binding</w:t>
      </w:r>
      <w:del w:id="6407" w:author="Rev 19 Allen Wirfs-Brock" w:date="2013-09-23T16:49:00Z">
        <w:r w:rsidR="006445D5" w:rsidRPr="00E77497" w:rsidDel="00427ECF">
          <w:delText xml:space="preserve"> </w:delText>
        </w:r>
      </w:del>
      <w:r w:rsidR="00A113E2">
        <w:t>Initialisation</w:t>
      </w:r>
      <w:r w:rsidR="006445D5" w:rsidRPr="00E77497">
        <w:t xml:space="preserve"> for </w:t>
      </w:r>
      <w:r w:rsidR="00884D1C" w:rsidRPr="00E77497">
        <w:rPr>
          <w:i/>
        </w:rPr>
        <w:t>BindingPattern</w:t>
      </w:r>
      <w:r w:rsidR="00884D1C" w:rsidRPr="00E77497">
        <w:t xml:space="preserve"> </w:t>
      </w:r>
      <w:r w:rsidR="005B6BDA">
        <w:t>passing</w:t>
      </w:r>
      <w:r w:rsidR="00884D1C" w:rsidRPr="00E77497">
        <w:t xml:space="preserve"> </w:t>
      </w:r>
      <w:r w:rsidR="00884D1C" w:rsidRPr="00E77497">
        <w:rPr>
          <w:i/>
        </w:rPr>
        <w:t>rval</w:t>
      </w:r>
      <w:r w:rsidR="00884D1C" w:rsidRPr="00E77497">
        <w:t xml:space="preserve"> and </w:t>
      </w:r>
      <w:r w:rsidR="00884D1C" w:rsidRPr="00E77497">
        <w:rPr>
          <w:b/>
        </w:rPr>
        <w:t>undefined</w:t>
      </w:r>
      <w:r w:rsidR="00884D1C" w:rsidRPr="00E77497">
        <w:t xml:space="preserve"> as </w:t>
      </w:r>
      <w:r w:rsidR="005B6BDA">
        <w:t>arguments</w:t>
      </w:r>
      <w:r w:rsidR="00884D1C" w:rsidRPr="00E77497">
        <w:t>.</w:t>
      </w:r>
    </w:p>
    <w:p w14:paraId="1021B275" w14:textId="77777777" w:rsidR="00884D1C" w:rsidRPr="00E77497" w:rsidRDefault="00884D1C" w:rsidP="00D148E9">
      <w:pPr>
        <w:pStyle w:val="30"/>
      </w:pPr>
      <w:bookmarkStart w:id="6408" w:name="_Toc368050461"/>
      <w:r w:rsidRPr="00E77497">
        <w:t>Destructuring Binding Patterns</w:t>
      </w:r>
      <w:bookmarkEnd w:id="6408"/>
    </w:p>
    <w:p w14:paraId="77C7F14A" w14:textId="77777777" w:rsidR="004C02EF" w:rsidRPr="00E77497" w:rsidRDefault="004C02EF" w:rsidP="004C02EF">
      <w:pPr>
        <w:pStyle w:val="Syntax"/>
      </w:pPr>
      <w:r w:rsidRPr="00E77497">
        <w:t>Syntax</w:t>
      </w:r>
    </w:p>
    <w:p w14:paraId="4C80AC54" w14:textId="77777777" w:rsidR="00542957" w:rsidRPr="00E77497" w:rsidRDefault="00542957" w:rsidP="00542957">
      <w:pPr>
        <w:pStyle w:val="SyntaxRule"/>
        <w:rPr>
          <w:rFonts w:ascii="Arial" w:hAnsi="Arial"/>
        </w:rPr>
      </w:pPr>
      <w:r w:rsidRPr="00E77497">
        <w:t xml:space="preserve">BindingPattern </w:t>
      </w:r>
      <w:r w:rsidRPr="00E77497">
        <w:rPr>
          <w:rFonts w:ascii="Arial" w:hAnsi="Arial"/>
          <w:b/>
          <w:i w:val="0"/>
        </w:rPr>
        <w:t>:</w:t>
      </w:r>
    </w:p>
    <w:p w14:paraId="7F5FE382" w14:textId="77777777" w:rsidR="00542957" w:rsidRPr="00E77497" w:rsidRDefault="00542957" w:rsidP="00542957">
      <w:pPr>
        <w:pStyle w:val="SyntaxDefinition"/>
        <w:rPr>
          <w:rFonts w:ascii="Courier New" w:hAnsi="Courier New" w:cs="Courier New"/>
          <w:b/>
          <w:i w:val="0"/>
        </w:rPr>
      </w:pPr>
      <w:r w:rsidRPr="00E77497">
        <w:t>ObjectBindingPattern</w:t>
      </w:r>
      <w:r w:rsidRPr="00E77497">
        <w:br/>
        <w:t>ArrayBindingPattern</w:t>
      </w:r>
      <w:r w:rsidRPr="00E77497">
        <w:rPr>
          <w:rFonts w:ascii="Courier New" w:hAnsi="Courier New" w:cs="Courier New"/>
          <w:b/>
          <w:i w:val="0"/>
        </w:rPr>
        <w:t xml:space="preserve"> </w:t>
      </w:r>
    </w:p>
    <w:p w14:paraId="1CA7FFFE" w14:textId="77777777" w:rsidR="00542957" w:rsidRPr="00E77497" w:rsidRDefault="00542957" w:rsidP="00542957">
      <w:pPr>
        <w:pStyle w:val="SyntaxRule"/>
        <w:rPr>
          <w:rFonts w:ascii="Arial" w:hAnsi="Arial"/>
        </w:rPr>
      </w:pPr>
      <w:r w:rsidRPr="00E77497">
        <w:t xml:space="preserve">ObjectBindingPattern </w:t>
      </w:r>
      <w:r w:rsidRPr="00E77497">
        <w:rPr>
          <w:rFonts w:ascii="Arial" w:hAnsi="Arial"/>
          <w:b/>
          <w:i w:val="0"/>
        </w:rPr>
        <w:t>:</w:t>
      </w:r>
    </w:p>
    <w:p w14:paraId="74148039" w14:textId="77777777"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p>
    <w:p w14:paraId="5187F973" w14:textId="77777777" w:rsidR="00542957" w:rsidRPr="00E77497" w:rsidRDefault="00542957" w:rsidP="00542957">
      <w:pPr>
        <w:pStyle w:val="SyntaxRule"/>
        <w:rPr>
          <w:rFonts w:ascii="Arial" w:hAnsi="Arial"/>
        </w:rPr>
      </w:pPr>
      <w:r w:rsidRPr="00E77497">
        <w:t xml:space="preserve">ArrayBindingPattern </w:t>
      </w:r>
      <w:r w:rsidRPr="00E77497">
        <w:rPr>
          <w:rFonts w:ascii="Arial" w:hAnsi="Arial"/>
          <w:b/>
          <w:i w:val="0"/>
        </w:rPr>
        <w:t>:</w:t>
      </w:r>
    </w:p>
    <w:p w14:paraId="68799C99" w14:textId="77777777"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0074281A" w:rsidRPr="00E77497">
        <w:rPr>
          <w:rFonts w:ascii="Courier New" w:hAnsi="Courier New" w:cs="Courier New"/>
          <w:b/>
          <w:i w:val="0"/>
        </w:rPr>
        <w:t>[</w:t>
      </w:r>
      <w:r w:rsidR="0074281A">
        <w:rPr>
          <w:rFonts w:ascii="Courier New" w:hAnsi="Courier New" w:cs="Courier New"/>
          <w:b/>
          <w:i w:val="0"/>
        </w:rPr>
        <w:t xml:space="preserve"> </w:t>
      </w:r>
      <w:r w:rsidR="0074281A" w:rsidRPr="00E77497">
        <w:t>BindingElementList</w:t>
      </w:r>
      <w:r w:rsidR="0074281A" w:rsidRPr="00E77497">
        <w:rPr>
          <w:rFonts w:ascii="Courier New" w:hAnsi="Courier New" w:cs="Courier New"/>
          <w:b/>
          <w:i w:val="0"/>
        </w:rPr>
        <w:t xml:space="preserve"> </w:t>
      </w:r>
      <w:r w:rsidR="0074281A" w:rsidRPr="00675B74">
        <w:rPr>
          <w:rFonts w:ascii="Courier New" w:hAnsi="Courier New" w:cs="Courier New"/>
          <w:b/>
          <w:i w:val="0"/>
        </w:rPr>
        <w:t>]</w:t>
      </w:r>
      <w:r w:rsidR="0074281A" w:rsidRPr="00675B74">
        <w:rPr>
          <w:rFonts w:ascii="Courier New" w:hAnsi="Courier New" w:cs="Courier New"/>
          <w:b/>
          <w:i w:val="0"/>
        </w:rPr>
        <w:br/>
      </w:r>
      <w:r w:rsidRPr="00675B74">
        <w:rPr>
          <w:rFonts w:ascii="Courier New" w:hAnsi="Courier New" w:cs="Courier New"/>
          <w:b/>
          <w:i w:val="0"/>
        </w:rPr>
        <w:t>[</w:t>
      </w:r>
      <w:r w:rsidR="0074281A">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p>
    <w:p w14:paraId="1C798209" w14:textId="77777777" w:rsidR="00542957" w:rsidRPr="00E77497" w:rsidRDefault="00542957" w:rsidP="00542957">
      <w:pPr>
        <w:pStyle w:val="SyntaxRule"/>
        <w:rPr>
          <w:rFonts w:ascii="Arial" w:hAnsi="Arial"/>
        </w:rPr>
      </w:pPr>
      <w:r w:rsidRPr="00E77497">
        <w:t xml:space="preserve">BindingPropertyList </w:t>
      </w:r>
      <w:r w:rsidRPr="00E77497">
        <w:rPr>
          <w:rFonts w:ascii="Arial" w:hAnsi="Arial"/>
          <w:b/>
          <w:i w:val="0"/>
        </w:rPr>
        <w:t>:</w:t>
      </w:r>
    </w:p>
    <w:p w14:paraId="7C7E4EAF" w14:textId="77777777" w:rsidR="00542957" w:rsidRPr="00E77497" w:rsidRDefault="00542957" w:rsidP="00542957">
      <w:pPr>
        <w:pStyle w:val="SyntaxDefinition"/>
      </w:pPr>
      <w:r w:rsidRPr="00E77497">
        <w:t>BindingProperty</w:t>
      </w:r>
      <w:r w:rsidRPr="00E77497">
        <w:br/>
        <w:t xml:space="preserve">BindingPropertyList </w:t>
      </w:r>
      <w:r w:rsidRPr="00E77497">
        <w:rPr>
          <w:rFonts w:ascii="Courier New" w:hAnsi="Courier New" w:cs="Courier New"/>
          <w:b/>
          <w:i w:val="0"/>
        </w:rPr>
        <w:t>,</w:t>
      </w:r>
      <w:r w:rsidRPr="00E77497">
        <w:t xml:space="preserve"> BindingProperty</w:t>
      </w:r>
    </w:p>
    <w:p w14:paraId="149D915A" w14:textId="77777777" w:rsidR="00542957" w:rsidRPr="00E77497" w:rsidRDefault="00542957" w:rsidP="00542957">
      <w:pPr>
        <w:pStyle w:val="SyntaxRule"/>
        <w:rPr>
          <w:rFonts w:ascii="Arial" w:hAnsi="Arial"/>
        </w:rPr>
      </w:pPr>
      <w:r w:rsidRPr="00E77497">
        <w:t>BindingElementList</w:t>
      </w:r>
      <w:r w:rsidRPr="00E77497">
        <w:rPr>
          <w:rFonts w:ascii="Arial" w:hAnsi="Arial"/>
        </w:rPr>
        <w:t xml:space="preserve"> </w:t>
      </w:r>
      <w:r w:rsidRPr="00E77497">
        <w:rPr>
          <w:rFonts w:ascii="Arial" w:hAnsi="Arial"/>
          <w:b/>
          <w:i w:val="0"/>
        </w:rPr>
        <w:t>:</w:t>
      </w:r>
    </w:p>
    <w:p w14:paraId="7BDDF43F" w14:textId="77777777" w:rsidR="00542957" w:rsidRPr="00E77497" w:rsidRDefault="00542957" w:rsidP="00542957">
      <w:pPr>
        <w:pStyle w:val="SyntaxDefinition"/>
      </w:pPr>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p>
    <w:p w14:paraId="0CF00AD4" w14:textId="77777777" w:rsidR="00542957" w:rsidRPr="00E77497" w:rsidRDefault="00542957" w:rsidP="00542957">
      <w:pPr>
        <w:pStyle w:val="SyntaxRule"/>
        <w:rPr>
          <w:rFonts w:ascii="Arial" w:hAnsi="Arial"/>
        </w:rPr>
      </w:pPr>
      <w:r w:rsidRPr="00E77497">
        <w:t xml:space="preserve">BindingProperty </w:t>
      </w:r>
      <w:r w:rsidRPr="00E77497">
        <w:rPr>
          <w:rFonts w:ascii="Arial" w:hAnsi="Arial"/>
          <w:b/>
          <w:i w:val="0"/>
        </w:rPr>
        <w:t>:</w:t>
      </w:r>
    </w:p>
    <w:p w14:paraId="6FDC16E4" w14:textId="77777777" w:rsidR="00542957" w:rsidRPr="00E77497" w:rsidRDefault="003F6A3C" w:rsidP="00DF689B">
      <w:pPr>
        <w:pStyle w:val="SyntaxDefinition"/>
      </w:pPr>
      <w:r w:rsidRPr="00E77497">
        <w:t>SingleNameBinding</w:t>
      </w:r>
      <w:r w:rsidR="007F533A" w:rsidRPr="00E77497">
        <w:t xml:space="preserve"> </w:t>
      </w:r>
      <w:r w:rsidR="009A7A92" w:rsidRPr="00E77497">
        <w:rPr>
          <w:rFonts w:ascii="Arial" w:hAnsi="Arial" w:cs="Arial"/>
          <w:i w:val="0"/>
          <w:vertAlign w:val="subscript"/>
        </w:rPr>
        <w:br/>
      </w:r>
      <w:r w:rsidR="00A360B4" w:rsidRPr="00675B74" w:rsidDel="00A360B4">
        <w:t xml:space="preserve"> </w:t>
      </w:r>
      <w:commentRangeStart w:id="6409"/>
      <w:r w:rsidR="00A360B4" w:rsidRPr="00E77497">
        <w:t>PropertyName</w:t>
      </w:r>
      <w:r w:rsidR="00A360B4" w:rsidRPr="00E77497">
        <w:rPr>
          <w:rFonts w:ascii="Courier New" w:hAnsi="Courier New" w:cs="Courier New"/>
          <w:b/>
          <w:i w:val="0"/>
        </w:rPr>
        <w:t xml:space="preserve"> </w:t>
      </w:r>
      <w:commentRangeEnd w:id="6409"/>
      <w:r w:rsidR="00DF689B">
        <w:rPr>
          <w:rStyle w:val="af6"/>
          <w:rFonts w:ascii="Arial" w:eastAsia="MS Mincho" w:hAnsi="Arial"/>
          <w:i w:val="0"/>
          <w:lang w:eastAsia="ja-JP"/>
        </w:rPr>
        <w:commentReference w:id="6409"/>
      </w:r>
      <w:r w:rsidR="00A360B4" w:rsidRPr="00E77497">
        <w:rPr>
          <w:rFonts w:ascii="Courier New" w:hAnsi="Courier New" w:cs="Courier New"/>
          <w:b/>
          <w:i w:val="0"/>
        </w:rPr>
        <w:t xml:space="preserve">: </w:t>
      </w:r>
      <w:r w:rsidR="00A360B4" w:rsidRPr="00E77497">
        <w:t>BindingElement</w:t>
      </w:r>
    </w:p>
    <w:p w14:paraId="69672BA7" w14:textId="77777777" w:rsidR="00542957" w:rsidRPr="00E77497" w:rsidRDefault="00542957" w:rsidP="00542957">
      <w:pPr>
        <w:pStyle w:val="SyntaxRule"/>
        <w:rPr>
          <w:rFonts w:ascii="Arial" w:hAnsi="Arial"/>
        </w:rPr>
      </w:pPr>
      <w:r w:rsidRPr="00E77497">
        <w:t xml:space="preserve">BindingElement </w:t>
      </w:r>
      <w:r w:rsidRPr="00E77497">
        <w:rPr>
          <w:rFonts w:ascii="Arial" w:hAnsi="Arial"/>
          <w:b/>
          <w:i w:val="0"/>
        </w:rPr>
        <w:t>:</w:t>
      </w:r>
    </w:p>
    <w:p w14:paraId="36028534" w14:textId="77777777" w:rsidR="00542957" w:rsidRPr="00E77497" w:rsidRDefault="003F6A3C" w:rsidP="00542957">
      <w:pPr>
        <w:pStyle w:val="SyntaxDefinition"/>
      </w:pPr>
      <w:r w:rsidRPr="00E77497">
        <w:t>SingleNameBinding</w:t>
      </w:r>
      <w:r w:rsidR="00670A44" w:rsidRPr="00E77497">
        <w:br/>
      </w:r>
      <w:r w:rsidR="00950128" w:rsidRPr="00E77497">
        <w:t>BindingPattern</w:t>
      </w:r>
      <w:r w:rsidR="007F533A" w:rsidRPr="00E77497">
        <w:t xml:space="preserve"> Initialiser</w:t>
      </w:r>
      <w:r w:rsidR="007F533A" w:rsidRPr="00E77497">
        <w:rPr>
          <w:rFonts w:ascii="Arial" w:hAnsi="Arial" w:cs="Arial"/>
          <w:i w:val="0"/>
          <w:vertAlign w:val="subscript"/>
        </w:rPr>
        <w:t>opt</w:t>
      </w:r>
    </w:p>
    <w:p w14:paraId="19BCE613" w14:textId="77777777" w:rsidR="00670A44" w:rsidRPr="00E77497" w:rsidRDefault="003F6A3C" w:rsidP="00670A44">
      <w:pPr>
        <w:pStyle w:val="SyntaxRule"/>
        <w:rPr>
          <w:rFonts w:ascii="Arial" w:hAnsi="Arial"/>
        </w:rPr>
      </w:pPr>
      <w:r w:rsidRPr="00E77497">
        <w:t>SingleNameBinding</w:t>
      </w:r>
      <w:r w:rsidR="00670A44" w:rsidRPr="00E77497">
        <w:t xml:space="preserve">  </w:t>
      </w:r>
      <w:r w:rsidR="00670A44" w:rsidRPr="00E77497">
        <w:rPr>
          <w:rFonts w:ascii="Arial" w:hAnsi="Arial"/>
          <w:b/>
          <w:i w:val="0"/>
        </w:rPr>
        <w:t>:</w:t>
      </w:r>
    </w:p>
    <w:p w14:paraId="7ED313A2" w14:textId="77777777" w:rsidR="00670A44" w:rsidRPr="00E77497" w:rsidRDefault="00D42EB6" w:rsidP="00670A44">
      <w:pPr>
        <w:pStyle w:val="SyntaxDefinition"/>
      </w:pPr>
      <w:r w:rsidRPr="00E77497">
        <w:t>Binding</w:t>
      </w:r>
      <w:r w:rsidR="00670A44" w:rsidRPr="00E77497">
        <w:t>Identifier Initialiser</w:t>
      </w:r>
      <w:r w:rsidR="00670A44" w:rsidRPr="00E77497">
        <w:rPr>
          <w:rFonts w:ascii="Arial" w:hAnsi="Arial" w:cs="Arial"/>
          <w:i w:val="0"/>
          <w:vertAlign w:val="subscript"/>
        </w:rPr>
        <w:t>opt</w:t>
      </w:r>
    </w:p>
    <w:p w14:paraId="02A5188E" w14:textId="77777777" w:rsidR="00542957" w:rsidRPr="00E77497" w:rsidRDefault="00542957" w:rsidP="00670A44">
      <w:pPr>
        <w:pStyle w:val="SyntaxRule"/>
        <w:rPr>
          <w:rFonts w:ascii="Arial" w:hAnsi="Arial"/>
        </w:rPr>
      </w:pPr>
      <w:r w:rsidRPr="00E77497">
        <w:t xml:space="preserve">BindingRestElement </w:t>
      </w:r>
      <w:r w:rsidRPr="00E77497">
        <w:rPr>
          <w:rFonts w:ascii="Arial" w:hAnsi="Arial"/>
          <w:b/>
          <w:i w:val="0"/>
        </w:rPr>
        <w:t>:</w:t>
      </w:r>
    </w:p>
    <w:p w14:paraId="12ABA5E1" w14:textId="77777777" w:rsidR="00542957" w:rsidRPr="00E77497" w:rsidRDefault="00905716" w:rsidP="00542957">
      <w:pPr>
        <w:pStyle w:val="SyntaxDefinition"/>
      </w:pPr>
      <w:r>
        <w:rPr>
          <w:rFonts w:ascii="Courier New" w:hAnsi="Courier New" w:cs="Courier New"/>
          <w:b/>
          <w:i w:val="0"/>
        </w:rPr>
        <w:t>...</w:t>
      </w:r>
      <w:r w:rsidR="00542957" w:rsidRPr="00E77497">
        <w:rPr>
          <w:rFonts w:ascii="Arial" w:hAnsi="Arial" w:cs="Arial"/>
          <w:i w:val="0"/>
          <w:sz w:val="16"/>
          <w:szCs w:val="16"/>
        </w:rPr>
        <w:t xml:space="preserve"> </w:t>
      </w:r>
      <w:r w:rsidR="003F6A3C" w:rsidRPr="00E77497">
        <w:t xml:space="preserve">BindingIdentifier  </w:t>
      </w:r>
    </w:p>
    <w:p w14:paraId="5E07553F" w14:textId="77777777" w:rsidR="000D4CC8" w:rsidRPr="00E77497" w:rsidDel="006A65F3" w:rsidRDefault="000D4CC8" w:rsidP="001F1D00">
      <w:pPr>
        <w:pStyle w:val="40"/>
        <w:rPr>
          <w:del w:id="6410" w:author="Rev 19 Allen Wirfs-Brock" w:date="2013-09-11T18:29:00Z"/>
        </w:rPr>
      </w:pPr>
      <w:del w:id="6411" w:author="Rev 19 Allen Wirfs-Brock" w:date="2013-09-11T18:29:00Z">
        <w:r w:rsidRPr="00E77497" w:rsidDel="006A65F3">
          <w:delText>Static Semantics</w:delText>
        </w:r>
      </w:del>
    </w:p>
    <w:p w14:paraId="5A5E3EAE" w14:textId="77777777" w:rsidR="002F6D6F" w:rsidRPr="00E77497" w:rsidRDefault="002F6D6F" w:rsidP="001F1D00">
      <w:pPr>
        <w:pStyle w:val="40"/>
        <w:rPr>
          <w:rFonts w:ascii="Helvetica" w:hAnsi="Helvetica"/>
        </w:rPr>
      </w:pPr>
      <w:r w:rsidRPr="00E77497">
        <w:rPr>
          <w:rFonts w:ascii="Helvetica" w:hAnsi="Helvetica"/>
        </w:rPr>
        <w:t>Static Semantics:  Early Errors</w:t>
      </w:r>
    </w:p>
    <w:p w14:paraId="6C978F85" w14:textId="77777777" w:rsidR="002F6D6F" w:rsidRPr="00E77497" w:rsidRDefault="002F6D6F" w:rsidP="002F6D6F">
      <w:r w:rsidRPr="00E77497">
        <w:rPr>
          <w:rStyle w:val="bnf"/>
        </w:rPr>
        <w:t xml:space="preserve">BindingPattern  </w:t>
      </w:r>
      <w:r w:rsidRPr="00E77497">
        <w:rPr>
          <w:b/>
        </w:rPr>
        <w:t>:</w:t>
      </w:r>
      <w:r w:rsidRPr="00E77497">
        <w:t xml:space="preserve"> </w:t>
      </w:r>
      <w:r w:rsidRPr="00E77497">
        <w:rPr>
          <w:rStyle w:val="bnf"/>
        </w:rPr>
        <w:t>ObjectBindingPattern</w:t>
      </w:r>
    </w:p>
    <w:p w14:paraId="0D69DA41" w14:textId="77777777"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14:paraId="30E6A9AF" w14:textId="77777777" w:rsidR="002F6D6F" w:rsidRPr="00E77497" w:rsidRDefault="002F6D6F" w:rsidP="00AF63E6">
      <w:r w:rsidRPr="00E77497">
        <w:rPr>
          <w:rStyle w:val="bnf"/>
        </w:rPr>
        <w:t xml:space="preserve">BindingPattern  </w:t>
      </w:r>
      <w:r w:rsidRPr="00E77497">
        <w:rPr>
          <w:b/>
        </w:rPr>
        <w:t>:</w:t>
      </w:r>
      <w:r w:rsidRPr="00E77497">
        <w:t xml:space="preserve"> </w:t>
      </w:r>
      <w:r w:rsidR="00AF63E6">
        <w:rPr>
          <w:rStyle w:val="bnf"/>
        </w:rPr>
        <w:t>Array</w:t>
      </w:r>
      <w:r w:rsidRPr="00E77497">
        <w:rPr>
          <w:rStyle w:val="bnf"/>
        </w:rPr>
        <w:t>BindingPattern</w:t>
      </w:r>
    </w:p>
    <w:p w14:paraId="1C086FA6" w14:textId="77777777"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14:paraId="0AAFFB50" w14:textId="77777777" w:rsidR="000D4CC8" w:rsidRPr="00E77497" w:rsidRDefault="000D4CC8" w:rsidP="001F1D00">
      <w:pPr>
        <w:pStyle w:val="40"/>
      </w:pPr>
      <w:bookmarkStart w:id="6412" w:name="_Ref367714756"/>
      <w:r w:rsidRPr="00E77497">
        <w:t xml:space="preserve">Static Semantics:  </w:t>
      </w:r>
      <w:r w:rsidR="00201325">
        <w:rPr>
          <w:lang w:eastAsia="en-US"/>
        </w:rPr>
        <w:t>BoundNames</w:t>
      </w:r>
      <w:bookmarkEnd w:id="6412"/>
    </w:p>
    <w:p w14:paraId="1C48F4E5" w14:textId="77777777" w:rsidR="00D30056" w:rsidRPr="00F742D3" w:rsidRDefault="00D30056" w:rsidP="00D30056">
      <w:pPr>
        <w:rPr>
          <w:ins w:id="6413" w:author="Rev 19 Allen Wirfs-Brock" w:date="2013-09-23T15:55:00Z"/>
        </w:rPr>
      </w:pPr>
      <w:bookmarkStart w:id="6414" w:name="_Toc235503451"/>
      <w:bookmarkStart w:id="6415" w:name="_Toc241509226"/>
      <w:bookmarkStart w:id="6416" w:name="_Toc244416713"/>
      <w:bookmarkStart w:id="6417" w:name="_Toc276631077"/>
      <w:bookmarkStart w:id="6418" w:name="_Ref381185764"/>
      <w:bookmarkStart w:id="6419" w:name="_Toc381513712"/>
      <w:bookmarkStart w:id="6420" w:name="_Toc382212234"/>
      <w:bookmarkStart w:id="6421" w:name="_Toc382212721"/>
      <w:bookmarkStart w:id="6422" w:name="_Toc382291579"/>
      <w:bookmarkStart w:id="6423" w:name="_Toc385672228"/>
      <w:bookmarkStart w:id="6424" w:name="_Toc393690332"/>
      <w:bookmarkStart w:id="6425" w:name="_Ref457437654"/>
      <w:bookmarkStart w:id="6426" w:name="_Toc472818877"/>
      <w:bookmarkStart w:id="6427" w:name="_Toc375031199"/>
      <w:bookmarkStart w:id="6428" w:name="_Ref381175098"/>
      <w:ins w:id="6429" w:author="Rev 19 Allen Wirfs-Brock" w:date="2013-09-23T15:55:00Z">
        <w:r>
          <w:t xml:space="preserve">See also: </w:t>
        </w:r>
        <w:r>
          <w:fldChar w:fldCharType="begin"/>
        </w:r>
        <w:r>
          <w:instrText xml:space="preserve"> REF _Ref367714652 \r \h </w:instrText>
        </w:r>
      </w:ins>
      <w:ins w:id="6430" w:author="Rev 19 Allen Wirfs-Brock" w:date="2013-09-23T15:55:00Z">
        <w:r>
          <w:fldChar w:fldCharType="separate"/>
        </w:r>
      </w:ins>
      <w:ins w:id="6431" w:author="Rev 19 Allen Wirfs-Brock" w:date="2013-09-27T13:22:00Z">
        <w:r w:rsidR="00D433E8">
          <w:t>13.2.1.2</w:t>
        </w:r>
      </w:ins>
      <w:ins w:id="6432" w:author="Rev 19 Allen Wirfs-Brock" w:date="2013-09-23T15:55:00Z">
        <w:r>
          <w:fldChar w:fldCharType="end"/>
        </w:r>
        <w:r>
          <w:t xml:space="preserve">, </w:t>
        </w:r>
        <w:r>
          <w:fldChar w:fldCharType="begin"/>
        </w:r>
        <w:r>
          <w:instrText xml:space="preserve"> REF _Ref367714706 \r \h </w:instrText>
        </w:r>
      </w:ins>
      <w:ins w:id="6433" w:author="Rev 19 Allen Wirfs-Brock" w:date="2013-09-23T15:55:00Z">
        <w:r>
          <w:fldChar w:fldCharType="separate"/>
        </w:r>
      </w:ins>
      <w:ins w:id="6434" w:author="Rev 19 Allen Wirfs-Brock" w:date="2013-09-27T13:22:00Z">
        <w:r w:rsidR="00D433E8">
          <w:t>13.2.2.1</w:t>
        </w:r>
      </w:ins>
      <w:ins w:id="6435" w:author="Rev 19 Allen Wirfs-Brock" w:date="2013-09-23T15:55:00Z">
        <w:r>
          <w:fldChar w:fldCharType="end"/>
        </w:r>
        <w:r>
          <w:t xml:space="preserve">, </w:t>
        </w:r>
        <w:r>
          <w:fldChar w:fldCharType="begin"/>
        </w:r>
        <w:r>
          <w:instrText xml:space="preserve"> REF _Ref367714785 \r \h </w:instrText>
        </w:r>
      </w:ins>
      <w:ins w:id="6436" w:author="Rev 19 Allen Wirfs-Brock" w:date="2013-09-23T15:55:00Z">
        <w:r>
          <w:fldChar w:fldCharType="separate"/>
        </w:r>
      </w:ins>
      <w:ins w:id="6437" w:author="Rev 19 Allen Wirfs-Brock" w:date="2013-09-27T13:22:00Z">
        <w:r w:rsidR="00D433E8">
          <w:t>13.6.4.2</w:t>
        </w:r>
      </w:ins>
      <w:ins w:id="6438" w:author="Rev 19 Allen Wirfs-Brock" w:date="2013-09-23T15:55:00Z">
        <w:r>
          <w:fldChar w:fldCharType="end"/>
        </w:r>
        <w:r>
          <w:t xml:space="preserve">, </w:t>
        </w:r>
        <w:r>
          <w:fldChar w:fldCharType="begin"/>
        </w:r>
        <w:r>
          <w:instrText xml:space="preserve"> REF _Ref367714847 \r \h </w:instrText>
        </w:r>
      </w:ins>
      <w:ins w:id="6439" w:author="Rev 19 Allen Wirfs-Brock" w:date="2013-09-23T15:55:00Z">
        <w:r>
          <w:fldChar w:fldCharType="separate"/>
        </w:r>
      </w:ins>
      <w:ins w:id="6440" w:author="Rev 19 Allen Wirfs-Brock" w:date="2013-09-27T13:22:00Z">
        <w:r w:rsidR="00D433E8">
          <w:t>14.1.2</w:t>
        </w:r>
      </w:ins>
      <w:ins w:id="6441" w:author="Rev 19 Allen Wirfs-Brock" w:date="2013-09-23T15:55:00Z">
        <w:r>
          <w:fldChar w:fldCharType="end"/>
        </w:r>
        <w:r>
          <w:t xml:space="preserve">, </w:t>
        </w:r>
        <w:r>
          <w:fldChar w:fldCharType="begin"/>
        </w:r>
        <w:r>
          <w:instrText xml:space="preserve"> REF _Ref367714869 \r \h </w:instrText>
        </w:r>
      </w:ins>
      <w:ins w:id="6442" w:author="Rev 19 Allen Wirfs-Brock" w:date="2013-09-23T15:55:00Z">
        <w:r>
          <w:fldChar w:fldCharType="separate"/>
        </w:r>
      </w:ins>
      <w:ins w:id="6443" w:author="Rev 19 Allen Wirfs-Brock" w:date="2013-09-27T13:22:00Z">
        <w:r w:rsidR="00D433E8">
          <w:t>14.2.2</w:t>
        </w:r>
      </w:ins>
      <w:ins w:id="6444" w:author="Rev 19 Allen Wirfs-Brock" w:date="2013-09-23T15:55:00Z">
        <w:r>
          <w:fldChar w:fldCharType="end"/>
        </w:r>
        <w:r>
          <w:t xml:space="preserve">, </w:t>
        </w:r>
        <w:r>
          <w:fldChar w:fldCharType="begin"/>
        </w:r>
        <w:r>
          <w:instrText xml:space="preserve"> REF _Ref367714895 \r \h </w:instrText>
        </w:r>
      </w:ins>
      <w:ins w:id="6445" w:author="Rev 19 Allen Wirfs-Brock" w:date="2013-09-23T15:55:00Z">
        <w:r>
          <w:fldChar w:fldCharType="separate"/>
        </w:r>
      </w:ins>
      <w:ins w:id="6446" w:author="Rev 19 Allen Wirfs-Brock" w:date="2013-09-27T13:22:00Z">
        <w:r w:rsidR="00D433E8">
          <w:t>14.4.2</w:t>
        </w:r>
      </w:ins>
      <w:ins w:id="6447" w:author="Rev 19 Allen Wirfs-Brock" w:date="2013-09-23T15:55:00Z">
        <w:r>
          <w:fldChar w:fldCharType="end"/>
        </w:r>
        <w:r>
          <w:t xml:space="preserve">, </w:t>
        </w:r>
        <w:r>
          <w:fldChar w:fldCharType="begin"/>
        </w:r>
        <w:r>
          <w:instrText xml:space="preserve"> REF _Ref367714927 \r \h </w:instrText>
        </w:r>
      </w:ins>
      <w:ins w:id="6448" w:author="Rev 19 Allen Wirfs-Brock" w:date="2013-09-23T15:55:00Z">
        <w:r>
          <w:fldChar w:fldCharType="separate"/>
        </w:r>
      </w:ins>
      <w:ins w:id="6449" w:author="Rev 19 Allen Wirfs-Brock" w:date="2013-09-27T13:22:00Z">
        <w:r w:rsidR="00D433E8">
          <w:t>14.5.2</w:t>
        </w:r>
      </w:ins>
      <w:ins w:id="6450" w:author="Rev 19 Allen Wirfs-Brock" w:date="2013-09-23T15:55:00Z">
        <w:r>
          <w:fldChar w:fldCharType="end"/>
        </w:r>
        <w:r>
          <w:t xml:space="preserve">, </w:t>
        </w:r>
        <w:r>
          <w:fldChar w:fldCharType="begin"/>
        </w:r>
        <w:r>
          <w:instrText xml:space="preserve"> REF _Ref367714971 \r \h </w:instrText>
        </w:r>
      </w:ins>
      <w:ins w:id="6451" w:author="Rev 19 Allen Wirfs-Brock" w:date="2013-09-23T15:55:00Z">
        <w:r>
          <w:fldChar w:fldCharType="separate"/>
        </w:r>
      </w:ins>
      <w:ins w:id="6452" w:author="Rev 19 Allen Wirfs-Brock" w:date="2013-09-27T13:22:00Z">
        <w:r w:rsidR="00D433E8">
          <w:t>15.1.1.2</w:t>
        </w:r>
      </w:ins>
      <w:ins w:id="6453" w:author="Rev 19 Allen Wirfs-Brock" w:date="2013-09-23T15:55:00Z">
        <w:r>
          <w:fldChar w:fldCharType="end"/>
        </w:r>
        <w:r>
          <w:t xml:space="preserve">, </w:t>
        </w:r>
        <w:r>
          <w:fldChar w:fldCharType="begin"/>
        </w:r>
        <w:r>
          <w:instrText xml:space="preserve"> REF _Ref367714989 \r \h </w:instrText>
        </w:r>
      </w:ins>
      <w:ins w:id="6454" w:author="Rev 19 Allen Wirfs-Brock" w:date="2013-09-23T15:55:00Z">
        <w:r>
          <w:fldChar w:fldCharType="separate"/>
        </w:r>
      </w:ins>
      <w:ins w:id="6455" w:author="Rev 19 Allen Wirfs-Brock" w:date="2013-09-27T13:22:00Z">
        <w:r w:rsidR="00D433E8">
          <w:t>15.1.2.1</w:t>
        </w:r>
      </w:ins>
      <w:ins w:id="6456" w:author="Rev 19 Allen Wirfs-Brock" w:date="2013-09-23T15:55:00Z">
        <w:r>
          <w:fldChar w:fldCharType="end"/>
        </w:r>
        <w:r>
          <w:t>.</w:t>
        </w:r>
      </w:ins>
    </w:p>
    <w:p w14:paraId="35E7BDF3" w14:textId="77777777" w:rsidR="003E2351" w:rsidRPr="00E77497" w:rsidRDefault="003E2351" w:rsidP="003E2351">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p>
    <w:p w14:paraId="166ED511" w14:textId="77777777" w:rsidR="003E2351" w:rsidRPr="00E77497" w:rsidRDefault="003E2351" w:rsidP="00427AC6">
      <w:pPr>
        <w:pStyle w:val="Alg4"/>
        <w:numPr>
          <w:ilvl w:val="0"/>
          <w:numId w:val="1482"/>
        </w:numPr>
        <w:spacing w:after="220"/>
        <w:contextualSpacing/>
      </w:pPr>
      <w:r w:rsidRPr="00E77497">
        <w:t>Return an empty List.</w:t>
      </w:r>
    </w:p>
    <w:p w14:paraId="34F0B316" w14:textId="77777777"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14:paraId="11131887" w14:textId="77777777" w:rsidR="003E2351" w:rsidRPr="00E77497" w:rsidRDefault="003E2351" w:rsidP="00FA3203">
      <w:pPr>
        <w:pStyle w:val="Alg4"/>
        <w:numPr>
          <w:ilvl w:val="0"/>
          <w:numId w:val="433"/>
        </w:numPr>
        <w:spacing w:after="220"/>
        <w:contextualSpacing/>
      </w:pPr>
      <w:r w:rsidRPr="00E77497">
        <w:t>Return an empty List.</w:t>
      </w:r>
    </w:p>
    <w:p w14:paraId="24A0BC1A" w14:textId="77777777"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14:paraId="455CE8BE" w14:textId="77777777" w:rsidR="003E2351" w:rsidRPr="00E77497" w:rsidRDefault="003E2351" w:rsidP="002B2EC5">
      <w:pPr>
        <w:pStyle w:val="Alg4"/>
        <w:numPr>
          <w:ilvl w:val="0"/>
          <w:numId w:val="434"/>
        </w:numPr>
        <w:spacing w:after="220"/>
        <w:contextualSpacing/>
      </w:pPr>
      <w:r w:rsidRPr="00E77497">
        <w:t xml:space="preserve">Return the BoundNames of </w:t>
      </w:r>
      <w:r w:rsidRPr="00E77497">
        <w:rPr>
          <w:rStyle w:val="bnf"/>
        </w:rPr>
        <w:t>Binding</w:t>
      </w:r>
      <w:r w:rsidR="002B2EC5">
        <w:rPr>
          <w:rStyle w:val="bnf"/>
        </w:rPr>
        <w:t>Rest</w:t>
      </w:r>
      <w:r w:rsidRPr="00E77497">
        <w:rPr>
          <w:rStyle w:val="bnf"/>
        </w:rPr>
        <w:t>Element</w:t>
      </w:r>
      <w:r w:rsidRPr="00E77497">
        <w:t>.</w:t>
      </w:r>
    </w:p>
    <w:p w14:paraId="18599CD0" w14:textId="77777777" w:rsidR="004878F5" w:rsidRPr="00E77497" w:rsidRDefault="004878F5" w:rsidP="004878F5">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00B34B48">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14:paraId="40E19E98" w14:textId="77777777" w:rsidR="004878F5" w:rsidRPr="00E77497" w:rsidRDefault="004878F5" w:rsidP="00FA3203">
      <w:pPr>
        <w:pStyle w:val="Alg4"/>
        <w:numPr>
          <w:ilvl w:val="0"/>
          <w:numId w:val="554"/>
        </w:numPr>
        <w:spacing w:after="220"/>
        <w:contextualSpacing/>
      </w:pPr>
      <w:r w:rsidRPr="00E77497">
        <w:t xml:space="preserve">Return the BoundNames of </w:t>
      </w:r>
      <w:r w:rsidRPr="00E77497">
        <w:rPr>
          <w:rStyle w:val="bnf"/>
        </w:rPr>
        <w:t>BindingElementList</w:t>
      </w:r>
      <w:r w:rsidRPr="00E77497">
        <w:t>.</w:t>
      </w:r>
    </w:p>
    <w:p w14:paraId="2A8E0E8D" w14:textId="77777777" w:rsidR="009062B9" w:rsidRPr="00E77497" w:rsidRDefault="009062B9" w:rsidP="009062B9">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14:paraId="26D10F31" w14:textId="77777777" w:rsidR="009062B9" w:rsidRPr="00E77497" w:rsidRDefault="009062B9" w:rsidP="00FA3203">
      <w:pPr>
        <w:pStyle w:val="Alg4"/>
        <w:numPr>
          <w:ilvl w:val="0"/>
          <w:numId w:val="435"/>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14:paraId="3D4087B8" w14:textId="77777777" w:rsidR="009062B9" w:rsidRPr="00E77497" w:rsidRDefault="009062B9" w:rsidP="00FA3203">
      <w:pPr>
        <w:pStyle w:val="Alg4"/>
        <w:numPr>
          <w:ilvl w:val="0"/>
          <w:numId w:val="43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BindingRestElement.</w:t>
      </w:r>
    </w:p>
    <w:p w14:paraId="6FA36B2B" w14:textId="77777777" w:rsidR="009062B9" w:rsidRPr="00E77497" w:rsidRDefault="009062B9" w:rsidP="00FA3203">
      <w:pPr>
        <w:pStyle w:val="Alg4"/>
        <w:numPr>
          <w:ilvl w:val="0"/>
          <w:numId w:val="435"/>
        </w:numPr>
        <w:spacing w:after="220"/>
        <w:contextualSpacing/>
      </w:pPr>
      <w:r w:rsidRPr="00E77497">
        <w:t xml:space="preserve">Return </w:t>
      </w:r>
      <w:r w:rsidRPr="00E77497">
        <w:rPr>
          <w:rStyle w:val="bnf"/>
        </w:rPr>
        <w:t>names</w:t>
      </w:r>
      <w:r w:rsidRPr="00E77497">
        <w:t>.</w:t>
      </w:r>
    </w:p>
    <w:p w14:paraId="6B533BD7" w14:textId="77777777" w:rsidR="005D234B" w:rsidRPr="00E77497" w:rsidRDefault="005D234B" w:rsidP="005D234B">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p>
    <w:p w14:paraId="732BA49C" w14:textId="77777777" w:rsidR="005D234B" w:rsidRPr="00E77497" w:rsidRDefault="005D234B" w:rsidP="00FA3203">
      <w:pPr>
        <w:pStyle w:val="Alg4"/>
        <w:numPr>
          <w:ilvl w:val="0"/>
          <w:numId w:val="437"/>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BindingPropertyList</w:t>
      </w:r>
      <w:r w:rsidRPr="00E77497">
        <w:t>.</w:t>
      </w:r>
    </w:p>
    <w:p w14:paraId="6C56D819" w14:textId="77777777" w:rsidR="005D234B" w:rsidRPr="00E77497" w:rsidRDefault="005D234B" w:rsidP="00FA3203">
      <w:pPr>
        <w:pStyle w:val="Alg4"/>
        <w:numPr>
          <w:ilvl w:val="0"/>
          <w:numId w:val="437"/>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BindingProperty.</w:t>
      </w:r>
    </w:p>
    <w:p w14:paraId="5AAD38C8" w14:textId="77777777" w:rsidR="005D234B" w:rsidRPr="00E77497" w:rsidRDefault="005D234B" w:rsidP="00FA3203">
      <w:pPr>
        <w:pStyle w:val="Alg4"/>
        <w:numPr>
          <w:ilvl w:val="0"/>
          <w:numId w:val="437"/>
        </w:numPr>
        <w:spacing w:after="220"/>
        <w:contextualSpacing/>
      </w:pPr>
      <w:r w:rsidRPr="00E77497">
        <w:t xml:space="preserve">Return </w:t>
      </w:r>
      <w:r w:rsidRPr="00E77497">
        <w:rPr>
          <w:rStyle w:val="bnf"/>
        </w:rPr>
        <w:t>names</w:t>
      </w:r>
      <w:r w:rsidRPr="00E77497">
        <w:t>.</w:t>
      </w:r>
    </w:p>
    <w:p w14:paraId="42683AAE" w14:textId="77777777" w:rsidR="00C35E30" w:rsidRPr="00E77497" w:rsidRDefault="00C35E30" w:rsidP="00C35E30">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p>
    <w:p w14:paraId="339FFFE0" w14:textId="77777777" w:rsidR="00C35E30" w:rsidRPr="00E77497" w:rsidRDefault="00C35E30" w:rsidP="00FA3203">
      <w:pPr>
        <w:pStyle w:val="Alg4"/>
        <w:numPr>
          <w:ilvl w:val="0"/>
          <w:numId w:val="438"/>
        </w:numPr>
        <w:spacing w:after="220"/>
        <w:contextualSpacing/>
      </w:pPr>
      <w:r w:rsidRPr="00E77497">
        <w:t xml:space="preserve">Return BoundNames of </w:t>
      </w:r>
      <w:r w:rsidRPr="00E77497">
        <w:rPr>
          <w:rStyle w:val="bnf"/>
        </w:rPr>
        <w:t>BindingElement</w:t>
      </w:r>
      <w:r w:rsidRPr="00E77497">
        <w:t>.</w:t>
      </w:r>
    </w:p>
    <w:p w14:paraId="1C2805F9" w14:textId="77777777" w:rsidR="00343429" w:rsidRPr="00E77497" w:rsidRDefault="00343429" w:rsidP="00343429">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p>
    <w:p w14:paraId="4679F3E1" w14:textId="77777777" w:rsidR="00343429" w:rsidRPr="00E77497" w:rsidRDefault="00343429" w:rsidP="00C47E72">
      <w:pPr>
        <w:pStyle w:val="Alg4"/>
        <w:numPr>
          <w:ilvl w:val="0"/>
          <w:numId w:val="439"/>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14:paraId="4F8DD115" w14:textId="77777777" w:rsidR="00343429" w:rsidRPr="00E77497" w:rsidRDefault="00343429" w:rsidP="00C47E72">
      <w:pPr>
        <w:pStyle w:val="Alg4"/>
        <w:numPr>
          <w:ilvl w:val="0"/>
          <w:numId w:val="439"/>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BindingElement.</w:t>
      </w:r>
    </w:p>
    <w:p w14:paraId="0E9B0460" w14:textId="77777777" w:rsidR="00343429" w:rsidRPr="00E77497" w:rsidRDefault="00343429" w:rsidP="00C47E72">
      <w:pPr>
        <w:pStyle w:val="Alg4"/>
        <w:numPr>
          <w:ilvl w:val="0"/>
          <w:numId w:val="439"/>
        </w:numPr>
        <w:spacing w:after="220"/>
        <w:contextualSpacing/>
      </w:pPr>
      <w:r w:rsidRPr="00E77497">
        <w:t xml:space="preserve">Return </w:t>
      </w:r>
      <w:r w:rsidRPr="00E77497">
        <w:rPr>
          <w:rStyle w:val="bnf"/>
        </w:rPr>
        <w:t>names</w:t>
      </w:r>
      <w:r w:rsidRPr="00E77497">
        <w:t>.</w:t>
      </w:r>
    </w:p>
    <w:p w14:paraId="6C038002" w14:textId="77777777" w:rsidR="005E5F0B" w:rsidRPr="00E77497" w:rsidRDefault="005E5F0B" w:rsidP="005E5F0B">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p>
    <w:p w14:paraId="5D52C236" w14:textId="77777777" w:rsidR="005E5F0B" w:rsidRPr="00E77497" w:rsidRDefault="005E5F0B" w:rsidP="00C47E72">
      <w:pPr>
        <w:pStyle w:val="Alg4"/>
        <w:numPr>
          <w:ilvl w:val="0"/>
          <w:numId w:val="569"/>
        </w:numPr>
        <w:spacing w:after="220"/>
        <w:contextualSpacing/>
      </w:pPr>
      <w:r w:rsidRPr="00E77497">
        <w:t xml:space="preserve">Return the BoundNames of </w:t>
      </w:r>
      <w:r w:rsidRPr="00E77497">
        <w:rPr>
          <w:rStyle w:val="bnf"/>
        </w:rPr>
        <w:t>BindingElement</w:t>
      </w:r>
      <w:r w:rsidRPr="00E77497">
        <w:t>.</w:t>
      </w:r>
    </w:p>
    <w:p w14:paraId="4AF18AA0" w14:textId="77777777" w:rsidR="005B3577" w:rsidRPr="00E77497" w:rsidRDefault="005B3577" w:rsidP="005B3577">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14:paraId="2F600361" w14:textId="77777777" w:rsidR="005B3577" w:rsidRPr="00E77497" w:rsidRDefault="005B3577" w:rsidP="00C47E72">
      <w:pPr>
        <w:pStyle w:val="Alg4"/>
        <w:numPr>
          <w:ilvl w:val="0"/>
          <w:numId w:val="442"/>
        </w:numPr>
        <w:spacing w:after="220"/>
        <w:contextualSpacing/>
      </w:pPr>
      <w:r w:rsidRPr="00E77497">
        <w:t xml:space="preserve">Return the BoundNames of </w:t>
      </w:r>
      <w:r w:rsidRPr="00E77497">
        <w:rPr>
          <w:rStyle w:val="bnf"/>
        </w:rPr>
        <w:t>BindingIdentifier</w:t>
      </w:r>
      <w:r w:rsidRPr="00E77497">
        <w:t>.</w:t>
      </w:r>
    </w:p>
    <w:p w14:paraId="116E5F42" w14:textId="77777777" w:rsidR="00010328" w:rsidRPr="00E77497" w:rsidRDefault="00010328" w:rsidP="00010328">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14:paraId="5249113C" w14:textId="77777777" w:rsidR="00010328" w:rsidRPr="00E77497" w:rsidRDefault="00010328" w:rsidP="00C47E72">
      <w:pPr>
        <w:pStyle w:val="Alg4"/>
        <w:numPr>
          <w:ilvl w:val="0"/>
          <w:numId w:val="565"/>
        </w:numPr>
        <w:spacing w:after="220"/>
        <w:contextualSpacing/>
      </w:pPr>
      <w:r w:rsidRPr="00E77497">
        <w:t xml:space="preserve">Return the BoundNames of </w:t>
      </w:r>
      <w:r w:rsidRPr="00E77497">
        <w:rPr>
          <w:rStyle w:val="bnf"/>
        </w:rPr>
        <w:t>BindingPattern</w:t>
      </w:r>
      <w:r w:rsidRPr="00E77497">
        <w:t>.</w:t>
      </w:r>
    </w:p>
    <w:p w14:paraId="582715B8" w14:textId="77777777" w:rsidR="009A6454" w:rsidRPr="00E77497" w:rsidRDefault="009A6454" w:rsidP="001F1D00">
      <w:pPr>
        <w:pStyle w:val="40"/>
      </w:pPr>
      <w:bookmarkStart w:id="6457" w:name="_Ref367715838"/>
      <w:r w:rsidRPr="00E77497">
        <w:t xml:space="preserve">Static Semantics:  </w:t>
      </w:r>
      <w:r w:rsidRPr="00E77497">
        <w:rPr>
          <w:lang w:eastAsia="en-US"/>
        </w:rPr>
        <w:t>HasInitialiser</w:t>
      </w:r>
      <w:bookmarkEnd w:id="6457"/>
    </w:p>
    <w:p w14:paraId="6E791566" w14:textId="77777777" w:rsidR="00D30056" w:rsidRPr="00F742D3" w:rsidRDefault="00D30056" w:rsidP="00D30056">
      <w:pPr>
        <w:rPr>
          <w:ins w:id="6458" w:author="Rev 19 Allen Wirfs-Brock" w:date="2013-09-23T16:07:00Z"/>
        </w:rPr>
      </w:pPr>
      <w:ins w:id="6459" w:author="Rev 19 Allen Wirfs-Brock" w:date="2013-09-23T16:07:00Z">
        <w:r>
          <w:t xml:space="preserve">See also: </w:t>
        </w:r>
      </w:ins>
      <w:ins w:id="6460" w:author="Rev 19 Allen Wirfs-Brock" w:date="2013-09-23T16:08:00Z">
        <w:r>
          <w:fldChar w:fldCharType="begin"/>
        </w:r>
        <w:r>
          <w:instrText xml:space="preserve"> REF _Ref367715859 \r \h </w:instrText>
        </w:r>
      </w:ins>
      <w:r>
        <w:fldChar w:fldCharType="separate"/>
      </w:r>
      <w:ins w:id="6461" w:author="Rev 19 Allen Wirfs-Brock" w:date="2013-09-27T13:22:00Z">
        <w:r w:rsidR="00D433E8">
          <w:t>14.1.5</w:t>
        </w:r>
      </w:ins>
      <w:ins w:id="6462" w:author="Rev 19 Allen Wirfs-Brock" w:date="2013-09-23T16:08:00Z">
        <w:r>
          <w:fldChar w:fldCharType="end"/>
        </w:r>
      </w:ins>
      <w:ins w:id="6463" w:author="Rev 19 Allen Wirfs-Brock" w:date="2013-09-23T16:07:00Z">
        <w:r>
          <w:t>.</w:t>
        </w:r>
      </w:ins>
    </w:p>
    <w:p w14:paraId="3636D6ED" w14:textId="77777777"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p>
    <w:p w14:paraId="70E01916" w14:textId="77777777" w:rsidR="009A6454" w:rsidRPr="00E77497" w:rsidRDefault="009A6454" w:rsidP="00C47E72">
      <w:pPr>
        <w:pStyle w:val="Alg4"/>
        <w:numPr>
          <w:ilvl w:val="0"/>
          <w:numId w:val="618"/>
        </w:numPr>
        <w:spacing w:after="220"/>
        <w:contextualSpacing/>
      </w:pPr>
      <w:r w:rsidRPr="00E77497">
        <w:t xml:space="preserve">Return </w:t>
      </w:r>
      <w:r w:rsidRPr="00E77497">
        <w:rPr>
          <w:b/>
        </w:rPr>
        <w:t>false</w:t>
      </w:r>
      <w:r w:rsidRPr="00E77497">
        <w:t>.</w:t>
      </w:r>
    </w:p>
    <w:p w14:paraId="602F5CC6" w14:textId="77777777"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p>
    <w:p w14:paraId="1406F478" w14:textId="77777777" w:rsidR="009A6454" w:rsidRPr="00E77497" w:rsidRDefault="009A6454" w:rsidP="00C47E72">
      <w:pPr>
        <w:pStyle w:val="Alg4"/>
        <w:numPr>
          <w:ilvl w:val="0"/>
          <w:numId w:val="428"/>
        </w:numPr>
        <w:spacing w:after="220"/>
        <w:contextualSpacing/>
      </w:pPr>
      <w:r w:rsidRPr="00E77497">
        <w:t xml:space="preserve">Return </w:t>
      </w:r>
      <w:r>
        <w:rPr>
          <w:b/>
        </w:rPr>
        <w:t>true</w:t>
      </w:r>
      <w:r w:rsidRPr="00E77497">
        <w:t>.</w:t>
      </w:r>
    </w:p>
    <w:p w14:paraId="69DD5F95" w14:textId="77777777"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p>
    <w:p w14:paraId="6CA8B59C" w14:textId="77777777" w:rsidR="009A6454" w:rsidRPr="00E77497" w:rsidRDefault="009A6454" w:rsidP="00C47E72">
      <w:pPr>
        <w:pStyle w:val="Alg4"/>
        <w:numPr>
          <w:ilvl w:val="0"/>
          <w:numId w:val="429"/>
        </w:numPr>
        <w:spacing w:after="220"/>
        <w:contextualSpacing/>
      </w:pPr>
      <w:r w:rsidRPr="00E77497">
        <w:t xml:space="preserve">Return </w:t>
      </w:r>
      <w:r>
        <w:rPr>
          <w:b/>
        </w:rPr>
        <w:t>false</w:t>
      </w:r>
      <w:r w:rsidRPr="00E77497">
        <w:t>.</w:t>
      </w:r>
    </w:p>
    <w:p w14:paraId="1F4C23C0" w14:textId="77777777"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p>
    <w:p w14:paraId="47043CD0" w14:textId="77777777" w:rsidR="009A6454" w:rsidRPr="00E77497" w:rsidRDefault="009A6454" w:rsidP="00C47E72">
      <w:pPr>
        <w:pStyle w:val="Alg4"/>
        <w:numPr>
          <w:ilvl w:val="0"/>
          <w:numId w:val="619"/>
        </w:numPr>
        <w:spacing w:after="220"/>
        <w:contextualSpacing/>
      </w:pPr>
      <w:r w:rsidRPr="00E77497">
        <w:t xml:space="preserve">Return </w:t>
      </w:r>
      <w:r w:rsidRPr="00E77497">
        <w:rPr>
          <w:b/>
        </w:rPr>
        <w:t>true</w:t>
      </w:r>
      <w:r w:rsidRPr="00E77497">
        <w:t>.</w:t>
      </w:r>
    </w:p>
    <w:p w14:paraId="089DDD05" w14:textId="77777777" w:rsidR="00065F45" w:rsidRPr="00E77497" w:rsidDel="006A65F3" w:rsidRDefault="00065F45">
      <w:pPr>
        <w:pStyle w:val="40"/>
        <w:rPr>
          <w:del w:id="6464" w:author="Rev 19 Allen Wirfs-Brock" w:date="2013-09-11T18:30:00Z"/>
        </w:rPr>
      </w:pPr>
      <w:del w:id="6465" w:author="Rev 19 Allen Wirfs-Brock" w:date="2013-09-11T18:30:00Z">
        <w:r w:rsidRPr="00E77497" w:rsidDel="006A65F3">
          <w:delText>Runtime Semantics</w:delText>
        </w:r>
      </w:del>
    </w:p>
    <w:p w14:paraId="2B34BA0C" w14:textId="77777777" w:rsidR="00715A67" w:rsidRDefault="00715A67" w:rsidP="006A78DC">
      <w:pPr>
        <w:pStyle w:val="40"/>
        <w:rPr>
          <w:rFonts w:ascii="Helvetica" w:hAnsi="Helvetica"/>
          <w:spacing w:val="6"/>
        </w:rPr>
      </w:pPr>
      <w:bookmarkStart w:id="6466" w:name="_Ref366743416"/>
      <w:r w:rsidRPr="004418C4">
        <w:rPr>
          <w:rFonts w:ascii="Helvetica" w:hAnsi="Helvetica"/>
        </w:rPr>
        <w:t xml:space="preserve">Runtime Semantics: </w:t>
      </w:r>
      <w:r w:rsidRPr="004418C4">
        <w:rPr>
          <w:rFonts w:ascii="Helvetica" w:hAnsi="Helvetica"/>
          <w:spacing w:val="6"/>
        </w:rPr>
        <w:t>Binding</w:t>
      </w:r>
      <w:del w:id="6467" w:author="Rev 19 Allen Wirfs-Brock" w:date="2013-09-23T16:45:00Z">
        <w:r w:rsidRPr="004418C4" w:rsidDel="00427ECF">
          <w:rPr>
            <w:rFonts w:ascii="Helvetica" w:hAnsi="Helvetica"/>
            <w:spacing w:val="6"/>
          </w:rPr>
          <w:delText xml:space="preserve"> </w:delText>
        </w:r>
      </w:del>
      <w:r w:rsidR="00A113E2">
        <w:rPr>
          <w:rFonts w:ascii="Helvetica" w:hAnsi="Helvetica"/>
          <w:spacing w:val="6"/>
        </w:rPr>
        <w:t>Initialisation</w:t>
      </w:r>
      <w:bookmarkEnd w:id="6466"/>
    </w:p>
    <w:p w14:paraId="20D21ECD" w14:textId="77777777" w:rsidR="00715A67" w:rsidRPr="004418C4" w:rsidRDefault="00715A67" w:rsidP="00715A67">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37F45A0B" w14:textId="77777777" w:rsidR="002E15BF" w:rsidRPr="002E15BF" w:rsidRDefault="002E15BF" w:rsidP="002E15BF">
      <w:pPr>
        <w:tabs>
          <w:tab w:val="left" w:pos="2055"/>
        </w:tabs>
        <w:rPr>
          <w:ins w:id="6468" w:author="Rev 19 Allen Wirfs-Brock" w:date="2013-09-12T10:07:00Z"/>
        </w:rPr>
      </w:pPr>
      <w:ins w:id="6469" w:author="Rev 19 Allen Wirfs-Brock" w:date="2013-09-12T10:07:00Z">
        <w:r w:rsidRPr="002E15BF">
          <w:t xml:space="preserve">See also: </w:t>
        </w:r>
        <w:r w:rsidRPr="002E15BF">
          <w:fldChar w:fldCharType="begin"/>
        </w:r>
        <w:r w:rsidRPr="002E15BF">
          <w:instrText xml:space="preserve"> REF _Ref366743257 \r \h </w:instrText>
        </w:r>
        <w:r>
          <w:instrText xml:space="preserve"> \* MERGEFORMAT </w:instrText>
        </w:r>
      </w:ins>
      <w:ins w:id="6470" w:author="Rev 19 Allen Wirfs-Brock" w:date="2013-09-12T10:07:00Z">
        <w:r w:rsidRPr="002E15BF">
          <w:fldChar w:fldCharType="separate"/>
        </w:r>
      </w:ins>
      <w:ins w:id="6471" w:author="Rev 19 Allen Wirfs-Brock" w:date="2013-09-27T13:22:00Z">
        <w:r w:rsidR="00D433E8">
          <w:t>12.1.4.2.2</w:t>
        </w:r>
      </w:ins>
      <w:ins w:id="6472" w:author="Rev 19 Allen Wirfs-Brock" w:date="2013-09-12T10:07:00Z">
        <w:r w:rsidRPr="002E15BF">
          <w:fldChar w:fldCharType="end"/>
        </w:r>
        <w:r>
          <w:t xml:space="preserve">, </w:t>
        </w:r>
        <w:r>
          <w:fldChar w:fldCharType="begin"/>
        </w:r>
        <w:r>
          <w:instrText xml:space="preserve"> REF _Ref366743323 \r \h </w:instrText>
        </w:r>
      </w:ins>
      <w:ins w:id="6473" w:author="Rev 19 Allen Wirfs-Brock" w:date="2013-09-12T10:07:00Z">
        <w:r>
          <w:fldChar w:fldCharType="separate"/>
        </w:r>
      </w:ins>
      <w:ins w:id="6474" w:author="Rev 19 Allen Wirfs-Brock" w:date="2013-09-27T13:22:00Z">
        <w:r w:rsidR="00D433E8">
          <w:t>13.2.1.4</w:t>
        </w:r>
      </w:ins>
      <w:ins w:id="6475" w:author="Rev 19 Allen Wirfs-Brock" w:date="2013-09-12T10:07:00Z">
        <w:r>
          <w:fldChar w:fldCharType="end"/>
        </w:r>
        <w:r>
          <w:t xml:space="preserve">, </w:t>
        </w:r>
        <w:r>
          <w:fldChar w:fldCharType="begin"/>
        </w:r>
        <w:r>
          <w:instrText xml:space="preserve"> REF _Ref366743381 \r \h </w:instrText>
        </w:r>
      </w:ins>
      <w:ins w:id="6476" w:author="Rev 19 Allen Wirfs-Brock" w:date="2013-09-12T10:07:00Z">
        <w:r>
          <w:fldChar w:fldCharType="separate"/>
        </w:r>
      </w:ins>
      <w:ins w:id="6477" w:author="Rev 19 Allen Wirfs-Brock" w:date="2013-09-27T13:22:00Z">
        <w:r w:rsidR="00D433E8">
          <w:t>13.2.2.2</w:t>
        </w:r>
      </w:ins>
      <w:ins w:id="6478" w:author="Rev 19 Allen Wirfs-Brock" w:date="2013-09-12T10:07:00Z">
        <w:r>
          <w:fldChar w:fldCharType="end"/>
        </w:r>
        <w:r>
          <w:t xml:space="preserve">, </w:t>
        </w:r>
        <w:r>
          <w:fldChar w:fldCharType="begin"/>
        </w:r>
        <w:r>
          <w:instrText xml:space="preserve"> REF _Ref366743530 \r \h </w:instrText>
        </w:r>
      </w:ins>
      <w:ins w:id="6479" w:author="Rev 19 Allen Wirfs-Brock" w:date="2013-09-12T10:07:00Z">
        <w:r>
          <w:fldChar w:fldCharType="separate"/>
        </w:r>
      </w:ins>
      <w:ins w:id="6480" w:author="Rev 19 Allen Wirfs-Brock" w:date="2013-09-27T13:22:00Z">
        <w:r w:rsidR="00D433E8">
          <w:t>13.14.3</w:t>
        </w:r>
      </w:ins>
      <w:ins w:id="6481" w:author="Rev 19 Allen Wirfs-Brock" w:date="2013-09-12T10:07:00Z">
        <w:r>
          <w:fldChar w:fldCharType="end"/>
        </w:r>
        <w:r>
          <w:t xml:space="preserve">, </w:t>
        </w:r>
        <w:r>
          <w:fldChar w:fldCharType="begin"/>
        </w:r>
        <w:r>
          <w:instrText xml:space="preserve"> REF _Ref366743570 \r \h </w:instrText>
        </w:r>
      </w:ins>
      <w:ins w:id="6482" w:author="Rev 19 Allen Wirfs-Brock" w:date="2013-09-12T10:07:00Z">
        <w:r>
          <w:fldChar w:fldCharType="separate"/>
        </w:r>
      </w:ins>
      <w:ins w:id="6483" w:author="Rev 19 Allen Wirfs-Brock" w:date="2013-09-27T13:22:00Z">
        <w:r w:rsidR="00D433E8">
          <w:t>14.1.11</w:t>
        </w:r>
      </w:ins>
      <w:ins w:id="6484" w:author="Rev 19 Allen Wirfs-Brock" w:date="2013-09-12T10:07:00Z">
        <w:r>
          <w:fldChar w:fldCharType="end"/>
        </w:r>
        <w:r>
          <w:t xml:space="preserve">, </w:t>
        </w:r>
        <w:r>
          <w:fldChar w:fldCharType="begin"/>
        </w:r>
        <w:r>
          <w:instrText xml:space="preserve"> REF _Ref366743623 \r \h </w:instrText>
        </w:r>
      </w:ins>
      <w:ins w:id="6485" w:author="Rev 19 Allen Wirfs-Brock" w:date="2013-09-12T10:07:00Z">
        <w:r>
          <w:fldChar w:fldCharType="separate"/>
        </w:r>
      </w:ins>
      <w:ins w:id="6486" w:author="Rev 19 Allen Wirfs-Brock" w:date="2013-09-27T13:22:00Z">
        <w:r w:rsidR="00D433E8">
          <w:t>14.2.8</w:t>
        </w:r>
      </w:ins>
      <w:ins w:id="6487" w:author="Rev 19 Allen Wirfs-Brock" w:date="2013-09-12T10:07:00Z">
        <w:r>
          <w:fldChar w:fldCharType="end"/>
        </w:r>
      </w:ins>
      <w:ins w:id="6488" w:author="Rev 19 Allen Wirfs-Brock" w:date="2013-09-23T16:41:00Z">
        <w:r w:rsidR="00427ECF">
          <w:t>.</w:t>
        </w:r>
      </w:ins>
      <w:ins w:id="6489" w:author="Rev 19 Allen Wirfs-Brock" w:date="2013-09-12T10:07:00Z">
        <w:r w:rsidRPr="002E15BF">
          <w:tab/>
        </w:r>
      </w:ins>
    </w:p>
    <w:p w14:paraId="342F1AFC" w14:textId="77777777" w:rsidR="00715A67" w:rsidRPr="008E00F6" w:rsidRDefault="00715A67"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14:paraId="0E2AF7DD" w14:textId="77777777" w:rsidR="009F731D" w:rsidRPr="00E77497" w:rsidRDefault="00CD14C4" w:rsidP="00C7794D">
      <w:pPr>
        <w:contextualSpacing/>
        <w:rPr>
          <w:rStyle w:val="bnf"/>
        </w:rPr>
      </w:pPr>
      <w:r w:rsidRPr="00675B74">
        <w:rPr>
          <w:rStyle w:val="bnf"/>
        </w:rPr>
        <w:t xml:space="preserve">BindingPattern  </w:t>
      </w:r>
      <w:r w:rsidRPr="00E77497">
        <w:rPr>
          <w:b/>
        </w:rPr>
        <w:t>:</w:t>
      </w:r>
      <w:r w:rsidRPr="00E77497">
        <w:t xml:space="preserve"> </w:t>
      </w:r>
      <w:r w:rsidRPr="00E77497">
        <w:rPr>
          <w:rStyle w:val="bnf"/>
        </w:rPr>
        <w:t>ObjectBindingPattern</w:t>
      </w:r>
    </w:p>
    <w:p w14:paraId="2173833F" w14:textId="77777777" w:rsidR="00E77497" w:rsidRPr="004418C4" w:rsidRDefault="001E28FF" w:rsidP="00C47E72">
      <w:pPr>
        <w:pStyle w:val="Alg3"/>
        <w:numPr>
          <w:ilvl w:val="0"/>
          <w:numId w:val="540"/>
        </w:numPr>
        <w:contextualSpacing/>
      </w:pPr>
      <w:r>
        <w:t>Assert: Type(</w:t>
      </w:r>
      <w:r w:rsidRPr="001E28FF">
        <w:rPr>
          <w:i/>
        </w:rPr>
        <w:t>value</w:t>
      </w:r>
      <w:r>
        <w:t>) is Object</w:t>
      </w:r>
    </w:p>
    <w:p w14:paraId="677ED6EF" w14:textId="77777777" w:rsidR="00CD14C4" w:rsidRPr="00E77497" w:rsidRDefault="00481DAC" w:rsidP="0092308F">
      <w:pPr>
        <w:pStyle w:val="Alg2"/>
        <w:numPr>
          <w:ilvl w:val="0"/>
          <w:numId w:val="540"/>
        </w:numPr>
        <w:spacing w:after="220"/>
      </w:pPr>
      <w:r w:rsidRPr="00481DAC">
        <w:t xml:space="preserve"> </w:t>
      </w:r>
      <w:r>
        <w:t>Return the result of p</w:t>
      </w:r>
      <w:r w:rsidRPr="004418C4">
        <w:t>erform</w:t>
      </w:r>
      <w:r>
        <w:t>ing</w:t>
      </w:r>
      <w:r w:rsidRPr="004418C4">
        <w:t xml:space="preserve"> </w:t>
      </w:r>
      <w:r w:rsidR="009E1969">
        <w:t>Binding</w:t>
      </w:r>
      <w:del w:id="6490" w:author="Rev 19 Allen Wirfs-Brock" w:date="2013-09-23T16:45:00Z">
        <w:r w:rsidR="009E1969" w:rsidDel="00427ECF">
          <w:delText xml:space="preserve"> </w:delText>
        </w:r>
      </w:del>
      <w:r w:rsidR="00A113E2">
        <w:t>Initialisation</w:t>
      </w:r>
      <w:r w:rsidR="009E1969">
        <w:t xml:space="preserve"> for</w:t>
      </w:r>
      <w:r w:rsidR="00CD14C4" w:rsidRPr="00675B74">
        <w:t xml:space="preserve"> </w:t>
      </w:r>
      <w:r w:rsidR="00CD14C4" w:rsidRPr="00675B74">
        <w:rPr>
          <w:rStyle w:val="bnf"/>
        </w:rPr>
        <w:t>ObjectBindingPattern</w:t>
      </w:r>
      <w:r w:rsidR="00CD14C4" w:rsidRPr="00E77497">
        <w:t xml:space="preserve"> using </w:t>
      </w:r>
      <w:r w:rsidR="0092308F">
        <w:rPr>
          <w:i/>
        </w:rPr>
        <w:t>value</w:t>
      </w:r>
      <w:r w:rsidR="00CD14C4" w:rsidRPr="00E77497">
        <w:rPr>
          <w:i/>
        </w:rPr>
        <w:t xml:space="preserve"> </w:t>
      </w:r>
      <w:r w:rsidR="00CD14C4" w:rsidRPr="00E77497">
        <w:t xml:space="preserve">and </w:t>
      </w:r>
      <w:r w:rsidR="00CD14C4" w:rsidRPr="00E77497">
        <w:rPr>
          <w:i/>
        </w:rPr>
        <w:t>environment</w:t>
      </w:r>
      <w:r w:rsidR="00CD14C4" w:rsidRPr="00E77497">
        <w:t xml:space="preserve"> </w:t>
      </w:r>
      <w:r w:rsidR="00E77497">
        <w:t>as arguments</w:t>
      </w:r>
      <w:r w:rsidR="00CD14C4" w:rsidRPr="00E77497">
        <w:t>.</w:t>
      </w:r>
    </w:p>
    <w:p w14:paraId="080880DE" w14:textId="77777777" w:rsidR="00135B3A" w:rsidRPr="00E77497" w:rsidRDefault="000269C8" w:rsidP="00C7794D">
      <w:pPr>
        <w:contextualSpacing/>
      </w:pPr>
      <w:r w:rsidRPr="00E77497">
        <w:rPr>
          <w:rStyle w:val="bnf"/>
        </w:rPr>
        <w:t xml:space="preserve">BindingPattern  </w:t>
      </w:r>
      <w:r w:rsidRPr="00E77497">
        <w:rPr>
          <w:b/>
        </w:rPr>
        <w:t>:</w:t>
      </w:r>
      <w:r w:rsidRPr="00E77497">
        <w:t xml:space="preserve"> </w:t>
      </w:r>
      <w:r w:rsidRPr="00E77497">
        <w:rPr>
          <w:rStyle w:val="bnf"/>
        </w:rPr>
        <w:t>ArrayBindingPattern</w:t>
      </w:r>
      <w:r w:rsidRPr="00E77497">
        <w:t xml:space="preserve"> </w:t>
      </w:r>
    </w:p>
    <w:p w14:paraId="494489A8" w14:textId="77777777" w:rsidR="00E77497" w:rsidRPr="004418C4" w:rsidRDefault="001E28FF" w:rsidP="00C47E72">
      <w:pPr>
        <w:pStyle w:val="Alg3"/>
        <w:numPr>
          <w:ilvl w:val="0"/>
          <w:numId w:val="541"/>
        </w:numPr>
        <w:contextualSpacing/>
      </w:pPr>
      <w:r>
        <w:t>Assert: Type(</w:t>
      </w:r>
      <w:r w:rsidRPr="001E28FF">
        <w:rPr>
          <w:i/>
        </w:rPr>
        <w:t>value</w:t>
      </w:r>
      <w:r>
        <w:t>) is Objec</w:t>
      </w:r>
      <w:r w:rsidR="0092308F">
        <w:t>t</w:t>
      </w:r>
    </w:p>
    <w:p w14:paraId="6561D708" w14:textId="77777777" w:rsidR="000269C8" w:rsidRPr="00675B74" w:rsidRDefault="00481DAC" w:rsidP="0092308F">
      <w:pPr>
        <w:pStyle w:val="Alg2"/>
        <w:numPr>
          <w:ilvl w:val="0"/>
          <w:numId w:val="541"/>
        </w:numPr>
        <w:spacing w:after="220"/>
      </w:pPr>
      <w:r>
        <w:t>Return the result of p</w:t>
      </w:r>
      <w:r w:rsidRPr="004418C4">
        <w:t>erform</w:t>
      </w:r>
      <w:r>
        <w:t>ing</w:t>
      </w:r>
      <w:r w:rsidRPr="004418C4">
        <w:t xml:space="preserve"> </w:t>
      </w:r>
      <w:r w:rsidR="00CB5F32">
        <w:t>Indexed</w:t>
      </w:r>
      <w:del w:id="6491" w:author="Rev 19 Allen Wirfs-Brock" w:date="2013-09-23T16:17:00Z">
        <w:r w:rsidR="00CB5F32" w:rsidDel="00D30056">
          <w:delText xml:space="preserve"> </w:delText>
        </w:r>
      </w:del>
      <w:r w:rsidR="009E1969">
        <w:t>Binding</w:t>
      </w:r>
      <w:del w:id="6492" w:author="Rev 19 Allen Wirfs-Brock" w:date="2013-09-23T16:17:00Z">
        <w:r w:rsidR="009E1969" w:rsidDel="00D30056">
          <w:delText xml:space="preserve"> </w:delText>
        </w:r>
      </w:del>
      <w:r w:rsidR="00A113E2">
        <w:t>Initialisation</w:t>
      </w:r>
      <w:r w:rsidR="009E1969">
        <w:t xml:space="preserve"> for</w:t>
      </w:r>
      <w:r w:rsidR="009E1969" w:rsidRPr="004418C4">
        <w:t xml:space="preserve"> </w:t>
      </w:r>
      <w:r w:rsidR="000269C8" w:rsidRPr="00675B74">
        <w:rPr>
          <w:rStyle w:val="bnf"/>
        </w:rPr>
        <w:t>ArrayBindingPattern</w:t>
      </w:r>
      <w:r w:rsidR="000269C8" w:rsidRPr="00E77497">
        <w:t xml:space="preserve"> using </w:t>
      </w:r>
      <w:r w:rsidR="0092308F">
        <w:rPr>
          <w:i/>
        </w:rPr>
        <w:t>value</w:t>
      </w:r>
      <w:r w:rsidR="00CB5F32">
        <w:t xml:space="preserve">, </w:t>
      </w:r>
      <w:r w:rsidR="00B840BD" w:rsidRPr="008E7E56">
        <w:t>0</w:t>
      </w:r>
      <w:r w:rsidR="00CB5F32">
        <w:t xml:space="preserve">, </w:t>
      </w:r>
      <w:r w:rsidR="000269C8" w:rsidRPr="00E77497">
        <w:t xml:space="preserve">and </w:t>
      </w:r>
      <w:r w:rsidR="000269C8" w:rsidRPr="00E77497">
        <w:rPr>
          <w:i/>
        </w:rPr>
        <w:t>environment</w:t>
      </w:r>
      <w:r w:rsidR="000269C8" w:rsidRPr="00E77497">
        <w:t xml:space="preserve"> </w:t>
      </w:r>
      <w:r w:rsidR="009E1969">
        <w:t>as arguments</w:t>
      </w:r>
      <w:r w:rsidR="000269C8" w:rsidRPr="00675B74">
        <w:t>.</w:t>
      </w:r>
    </w:p>
    <w:p w14:paraId="75834869" w14:textId="77777777" w:rsidR="00F012F7" w:rsidRPr="00E77497" w:rsidRDefault="00E479C5" w:rsidP="00197BED">
      <w:pPr>
        <w:ind w:left="403" w:hanging="403"/>
        <w:contextualSpacing/>
      </w:pPr>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xml:space="preserve">{ } </w:t>
      </w:r>
    </w:p>
    <w:p w14:paraId="487DE3AC" w14:textId="77777777" w:rsidR="00E479C5" w:rsidRPr="00E77497" w:rsidRDefault="001E28FF" w:rsidP="00C47E72">
      <w:pPr>
        <w:pStyle w:val="Alg2"/>
        <w:numPr>
          <w:ilvl w:val="0"/>
          <w:numId w:val="542"/>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E479C5" w:rsidRPr="00E77497">
        <w:t xml:space="preserve">. </w:t>
      </w:r>
    </w:p>
    <w:p w14:paraId="20941D52" w14:textId="77777777" w:rsidR="00044F12" w:rsidRPr="00E77497" w:rsidRDefault="0090427F" w:rsidP="00D4578E">
      <w:pPr>
        <w:contextualSpacing/>
      </w:pPr>
      <w:r w:rsidRPr="00E77497">
        <w:rPr>
          <w:rStyle w:val="bnf"/>
        </w:rPr>
        <w:t xml:space="preserve">BindingPropertyList </w:t>
      </w:r>
      <w:r w:rsidRPr="00E77497">
        <w:rPr>
          <w:b/>
        </w:rPr>
        <w:t>:</w:t>
      </w:r>
      <w:r w:rsidRPr="00E77497">
        <w:t xml:space="preserve"> </w:t>
      </w:r>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r w:rsidRPr="00E77497">
        <w:rPr>
          <w:rStyle w:val="bnf"/>
        </w:rPr>
        <w:t>BindingProperty</w:t>
      </w:r>
      <w:r w:rsidRPr="00E77497">
        <w:rPr>
          <w:rStyle w:val="bnf"/>
          <w:rFonts w:ascii="Courier New" w:hAnsi="Courier New" w:cs="Courier New"/>
          <w:b/>
          <w:i w:val="0"/>
        </w:rPr>
        <w:t xml:space="preserve"> </w:t>
      </w:r>
    </w:p>
    <w:p w14:paraId="6D35927A" w14:textId="77777777" w:rsidR="0090427F" w:rsidRPr="00675B74" w:rsidRDefault="000348AE" w:rsidP="00EB121A">
      <w:pPr>
        <w:pStyle w:val="Alg4"/>
        <w:numPr>
          <w:ilvl w:val="0"/>
          <w:numId w:val="548"/>
        </w:numPr>
        <w:contextualSpacing/>
      </w:pPr>
      <w:r w:rsidRPr="00E77497">
        <w:t xml:space="preserve">Let </w:t>
      </w:r>
      <w:r w:rsidR="0004792F">
        <w:rPr>
          <w:i/>
        </w:rPr>
        <w:t>status</w:t>
      </w:r>
      <w:r w:rsidRPr="00E77497">
        <w:rPr>
          <w:i/>
        </w:rPr>
        <w:t xml:space="preserve"> </w:t>
      </w:r>
      <w:r w:rsidRPr="00E77497">
        <w:t xml:space="preserve">be the result of </w:t>
      </w:r>
      <w:r>
        <w:t>performing</w:t>
      </w:r>
      <w:r w:rsidRPr="00E77497">
        <w:t xml:space="preserve"> </w:t>
      </w:r>
      <w:r w:rsidR="00D20B80">
        <w:t>Binding</w:t>
      </w:r>
      <w:del w:id="6493" w:author="Rev 19 Allen Wirfs-Brock" w:date="2013-09-23T16:46:00Z">
        <w:r w:rsidR="00D20B80" w:rsidDel="00427ECF">
          <w:delText xml:space="preserve"> </w:delText>
        </w:r>
      </w:del>
      <w:r w:rsidR="00A113E2">
        <w:t>Initialisation</w:t>
      </w:r>
      <w:r w:rsidR="00D20B80">
        <w:t xml:space="preserve"> for</w:t>
      </w:r>
      <w:r w:rsidR="00D20B80" w:rsidRPr="004418C4">
        <w:t xml:space="preserve"> </w:t>
      </w:r>
      <w:r w:rsidR="0090427F" w:rsidRPr="00675B74">
        <w:rPr>
          <w:rStyle w:val="bnf"/>
        </w:rPr>
        <w:t>BindingPropertyL</w:t>
      </w:r>
      <w:r w:rsidR="0090427F" w:rsidRPr="00E77497">
        <w:rPr>
          <w:rStyle w:val="bnf"/>
        </w:rPr>
        <w:t>ist</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14:paraId="3B413B4C" w14:textId="77777777" w:rsidR="006506E0" w:rsidRDefault="005715ED" w:rsidP="00EB121A">
      <w:pPr>
        <w:pStyle w:val="Alg2"/>
        <w:numPr>
          <w:ilvl w:val="0"/>
          <w:numId w:val="548"/>
        </w:numPr>
        <w:contextualSpacing/>
      </w:pPr>
      <w:r>
        <w:t>ReturnIfAbrupt(</w:t>
      </w:r>
      <w:r w:rsidR="0004792F">
        <w:rPr>
          <w:i/>
        </w:rPr>
        <w:t>status</w:t>
      </w:r>
      <w:r>
        <w:t>)</w:t>
      </w:r>
      <w:r w:rsidR="006506E0">
        <w:t>.</w:t>
      </w:r>
    </w:p>
    <w:p w14:paraId="508C9884" w14:textId="77777777" w:rsidR="0090427F" w:rsidRPr="00675B74" w:rsidRDefault="00481DAC" w:rsidP="00C47E72">
      <w:pPr>
        <w:pStyle w:val="Alg4"/>
        <w:numPr>
          <w:ilvl w:val="0"/>
          <w:numId w:val="548"/>
        </w:numPr>
        <w:spacing w:after="220"/>
        <w:contextualSpacing/>
      </w:pPr>
      <w:r>
        <w:t>Return the result of p</w:t>
      </w:r>
      <w:r w:rsidRPr="004418C4">
        <w:t>erform</w:t>
      </w:r>
      <w:r>
        <w:t>ing</w:t>
      </w:r>
      <w:r w:rsidRPr="004418C4">
        <w:t xml:space="preserve"> </w:t>
      </w:r>
      <w:r w:rsidR="00D20B80">
        <w:t>Binding</w:t>
      </w:r>
      <w:del w:id="6494" w:author="Rev 19 Allen Wirfs-Brock" w:date="2013-09-23T16:46:00Z">
        <w:r w:rsidR="00D20B80" w:rsidDel="00427ECF">
          <w:delText xml:space="preserve"> </w:delText>
        </w:r>
      </w:del>
      <w:r w:rsidR="00A113E2">
        <w:t>Initialisation</w:t>
      </w:r>
      <w:r w:rsidR="00D20B80">
        <w:t xml:space="preserve"> for</w:t>
      </w:r>
      <w:r w:rsidR="00D20B80" w:rsidRPr="004418C4">
        <w:t xml:space="preserve"> </w:t>
      </w:r>
      <w:r w:rsidR="0090427F" w:rsidRPr="00675B74">
        <w:rPr>
          <w:rStyle w:val="bnf"/>
        </w:rPr>
        <w:t>BindingProperty</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14:paraId="3CC3EBDA" w14:textId="77777777" w:rsidR="008C0F14" w:rsidRPr="004418C4" w:rsidRDefault="008C0F14" w:rsidP="008C0F14">
      <w:pPr>
        <w:contextualSpacing/>
      </w:pPr>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p>
    <w:p w14:paraId="433BD340" w14:textId="77777777" w:rsidR="008C0F14" w:rsidRPr="004418C4" w:rsidRDefault="008C0F14" w:rsidP="00C47E72">
      <w:pPr>
        <w:pStyle w:val="Alg3"/>
        <w:numPr>
          <w:ilvl w:val="0"/>
          <w:numId w:val="551"/>
        </w:numPr>
      </w:pPr>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4418C4">
        <w:rPr>
          <w:i/>
        </w:rPr>
        <w:t>SingleNameBinding</w:t>
      </w:r>
      <w:r w:rsidRPr="004418C4">
        <w:t>.</w:t>
      </w:r>
    </w:p>
    <w:p w14:paraId="69241BE8" w14:textId="77777777" w:rsidR="008C0F14" w:rsidRPr="004418C4" w:rsidRDefault="00481DAC" w:rsidP="00C47E72">
      <w:pPr>
        <w:pStyle w:val="Alg3"/>
        <w:numPr>
          <w:ilvl w:val="0"/>
          <w:numId w:val="551"/>
        </w:numPr>
        <w:spacing w:after="220"/>
      </w:pPr>
      <w:r>
        <w:t>Return the result of p</w:t>
      </w:r>
      <w:r w:rsidRPr="004418C4">
        <w:t>erform</w:t>
      </w:r>
      <w:r>
        <w:t>ing</w:t>
      </w:r>
      <w:r w:rsidRPr="004418C4">
        <w:t xml:space="preserve"> </w:t>
      </w:r>
      <w:r w:rsidR="008C0F14">
        <w:t>Keyed</w:t>
      </w:r>
      <w:del w:id="6495" w:author="Rev 19 Allen Wirfs-Brock" w:date="2013-09-23T16:21:00Z">
        <w:r w:rsidR="008C0F14" w:rsidDel="00D30056">
          <w:delText xml:space="preserve"> </w:delText>
        </w:r>
      </w:del>
      <w:r w:rsidR="008C0F14">
        <w:t>Binding</w:t>
      </w:r>
      <w:del w:id="6496" w:author="Rev 19 Allen Wirfs-Brock" w:date="2013-09-23T16:21:00Z">
        <w:r w:rsidR="008C0F14" w:rsidDel="00D30056">
          <w:delText xml:space="preserve"> </w:delText>
        </w:r>
      </w:del>
      <w:r w:rsidR="00A113E2">
        <w:t>Initialisation</w:t>
      </w:r>
      <w:r w:rsidR="008C0F14">
        <w:t xml:space="preserve"> for</w:t>
      </w:r>
      <w:r w:rsidR="008C0F14" w:rsidRPr="004418C4">
        <w:t xml:space="preserve"> </w:t>
      </w:r>
      <w:r w:rsidR="008C0F14" w:rsidRPr="004418C4">
        <w:rPr>
          <w:i/>
        </w:rPr>
        <w:t>SingleNameBinding</w:t>
      </w:r>
      <w:r w:rsidR="008C0F14" w:rsidRPr="004418C4">
        <w:t xml:space="preserve"> using  </w:t>
      </w:r>
      <w:r w:rsidR="008C0F14">
        <w:rPr>
          <w:rStyle w:val="bnf"/>
        </w:rPr>
        <w:t>value</w:t>
      </w:r>
      <w:r w:rsidR="008C0F14" w:rsidRPr="004418C4">
        <w:t xml:space="preserve">, </w:t>
      </w:r>
      <w:r w:rsidR="008C0F14" w:rsidRPr="00C7794D">
        <w:rPr>
          <w:i/>
        </w:rPr>
        <w:t>environment</w:t>
      </w:r>
      <w:r w:rsidR="008C0F14">
        <w:t xml:space="preserve">, </w:t>
      </w:r>
      <w:r w:rsidR="008C0F14" w:rsidRPr="004418C4">
        <w:t xml:space="preserve">and </w:t>
      </w:r>
      <w:r w:rsidR="008C0F14">
        <w:rPr>
          <w:i/>
        </w:rPr>
        <w:t>name</w:t>
      </w:r>
      <w:r w:rsidR="008C0F14" w:rsidRPr="004418C4">
        <w:t xml:space="preserve"> as the arguments.</w:t>
      </w:r>
    </w:p>
    <w:p w14:paraId="294F956F" w14:textId="77777777" w:rsidR="008C0F14" w:rsidRPr="004418C4" w:rsidRDefault="008C0F14" w:rsidP="008C0F14">
      <w:pPr>
        <w:contextualSpacing/>
        <w:rPr>
          <w:rFonts w:ascii="Times New Roman" w:hAnsi="Times New Roman"/>
          <w:i/>
        </w:rPr>
      </w:pPr>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p>
    <w:p w14:paraId="6D248A5B" w14:textId="77777777" w:rsidR="008C0F14" w:rsidRPr="004418C4" w:rsidRDefault="008C0F14" w:rsidP="004A09B9">
      <w:pPr>
        <w:pStyle w:val="Alg3"/>
        <w:numPr>
          <w:ilvl w:val="0"/>
          <w:numId w:val="557"/>
        </w:numPr>
      </w:pPr>
      <w:r w:rsidRPr="004418C4">
        <w:t xml:space="preserve">Let </w:t>
      </w:r>
      <w:r w:rsidRPr="004418C4">
        <w:rPr>
          <w:i/>
        </w:rPr>
        <w:t>P</w:t>
      </w:r>
      <w:r w:rsidRPr="004418C4">
        <w:t xml:space="preserve"> be the </w:t>
      </w:r>
      <w:r w:rsidR="004A09B9">
        <w:t>result of evaluating</w:t>
      </w:r>
      <w:r w:rsidRPr="004418C4">
        <w:t xml:space="preserve"> </w:t>
      </w:r>
      <w:r w:rsidRPr="004418C4">
        <w:rPr>
          <w:rStyle w:val="bnf"/>
        </w:rPr>
        <w:t>PropertyName</w:t>
      </w:r>
    </w:p>
    <w:p w14:paraId="2DDCA664" w14:textId="77777777" w:rsidR="004A09B9" w:rsidRDefault="004A09B9" w:rsidP="004A09B9">
      <w:pPr>
        <w:pStyle w:val="Alg4"/>
        <w:numPr>
          <w:ilvl w:val="0"/>
          <w:numId w:val="557"/>
        </w:numPr>
        <w:contextualSpacing/>
      </w:pPr>
      <w:r>
        <w:t>ReturnIfAbrupt(</w:t>
      </w:r>
      <w:r w:rsidRPr="004418C4">
        <w:rPr>
          <w:i/>
        </w:rPr>
        <w:t>P</w:t>
      </w:r>
      <w:r>
        <w:t>).</w:t>
      </w:r>
    </w:p>
    <w:p w14:paraId="04E8225F" w14:textId="77777777" w:rsidR="008C0F14" w:rsidRPr="004418C4" w:rsidRDefault="00481DAC" w:rsidP="00C47E72">
      <w:pPr>
        <w:pStyle w:val="Alg3"/>
        <w:numPr>
          <w:ilvl w:val="0"/>
          <w:numId w:val="557"/>
        </w:numPr>
        <w:spacing w:after="220"/>
      </w:pPr>
      <w:r>
        <w:t>Return the result of p</w:t>
      </w:r>
      <w:r w:rsidRPr="004418C4">
        <w:t>erform</w:t>
      </w:r>
      <w:r>
        <w:t>ing</w:t>
      </w:r>
      <w:r w:rsidRPr="004418C4">
        <w:t xml:space="preserve"> </w:t>
      </w:r>
      <w:r w:rsidR="001C1CAB">
        <w:t>Keyed</w:t>
      </w:r>
      <w:del w:id="6497" w:author="Rev 19 Allen Wirfs-Brock" w:date="2013-09-23T16:21:00Z">
        <w:r w:rsidR="001C1CAB" w:rsidDel="00D30056">
          <w:delText xml:space="preserve"> </w:delText>
        </w:r>
      </w:del>
      <w:r w:rsidR="001C1CAB">
        <w:t>Binding</w:t>
      </w:r>
      <w:del w:id="6498" w:author="Rev 19 Allen Wirfs-Brock" w:date="2013-09-23T16:21:00Z">
        <w:r w:rsidR="001C1CAB" w:rsidDel="00D30056">
          <w:delText xml:space="preserve"> </w:delText>
        </w:r>
      </w:del>
      <w:r w:rsidR="00A113E2">
        <w:t>Initialisation</w:t>
      </w:r>
      <w:r w:rsidR="001C1CAB">
        <w:t xml:space="preserve"> for</w:t>
      </w:r>
      <w:r w:rsidR="001C1CAB" w:rsidRPr="00675B74">
        <w:t xml:space="preserve"> </w:t>
      </w:r>
      <w:r w:rsidR="008C0F14" w:rsidRPr="004418C4">
        <w:rPr>
          <w:rStyle w:val="bnf"/>
        </w:rPr>
        <w:t>BindingElement</w:t>
      </w:r>
      <w:r w:rsidR="008C0F14" w:rsidRPr="004418C4">
        <w:rPr>
          <w:rFonts w:cs="Arial"/>
          <w:i/>
          <w:vertAlign w:val="subscript"/>
        </w:rPr>
        <w:t xml:space="preserve"> </w:t>
      </w:r>
      <w:r w:rsidR="008C0F14" w:rsidRPr="004418C4">
        <w:t xml:space="preserve">using </w:t>
      </w:r>
      <w:r w:rsidR="008C0F14">
        <w:rPr>
          <w:i/>
        </w:rPr>
        <w:t>value</w:t>
      </w:r>
      <w:r w:rsidR="008C0F14" w:rsidRPr="004418C4">
        <w:t xml:space="preserve">, </w:t>
      </w:r>
      <w:r w:rsidR="008C0F14" w:rsidRPr="004418C4">
        <w:rPr>
          <w:i/>
        </w:rPr>
        <w:t>env</w:t>
      </w:r>
      <w:r w:rsidR="008C0F14">
        <w:rPr>
          <w:i/>
        </w:rPr>
        <w:t>ir</w:t>
      </w:r>
      <w:r w:rsidR="006552DF">
        <w:rPr>
          <w:i/>
        </w:rPr>
        <w:t>o</w:t>
      </w:r>
      <w:r w:rsidR="008C0F14">
        <w:rPr>
          <w:i/>
        </w:rPr>
        <w:t>nment</w:t>
      </w:r>
      <w:r w:rsidR="008C0F14" w:rsidRPr="004418C4">
        <w:t xml:space="preserve">, and </w:t>
      </w:r>
      <w:r w:rsidR="008C0F14" w:rsidRPr="004418C4">
        <w:rPr>
          <w:i/>
        </w:rPr>
        <w:t>P</w:t>
      </w:r>
      <w:r w:rsidR="008C0F14" w:rsidRPr="004418C4">
        <w:t xml:space="preserve"> as </w:t>
      </w:r>
      <w:r w:rsidR="008C0F14">
        <w:t>arguments</w:t>
      </w:r>
      <w:r w:rsidR="008C0F14" w:rsidRPr="004418C4">
        <w:t>.</w:t>
      </w:r>
    </w:p>
    <w:p w14:paraId="587B5A65" w14:textId="77777777" w:rsidR="005E7156" w:rsidRDefault="005E7156" w:rsidP="00D30056">
      <w:pPr>
        <w:pStyle w:val="40"/>
        <w:rPr>
          <w:spacing w:val="6"/>
        </w:rPr>
      </w:pPr>
      <w:bookmarkStart w:id="6499" w:name="_Ref367716091"/>
      <w:r w:rsidRPr="004418C4">
        <w:t xml:space="preserve">Runtime Semantics: </w:t>
      </w:r>
      <w:r>
        <w:t>Indexed</w:t>
      </w:r>
      <w:del w:id="6500" w:author="Rev 19 Allen Wirfs-Brock" w:date="2013-09-23T16:13:00Z">
        <w:r w:rsidDel="00D30056">
          <w:delText xml:space="preserve"> </w:delText>
        </w:r>
      </w:del>
      <w:r w:rsidRPr="004418C4">
        <w:rPr>
          <w:spacing w:val="6"/>
        </w:rPr>
        <w:t>Binding</w:t>
      </w:r>
      <w:del w:id="6501" w:author="Rev 19 Allen Wirfs-Brock" w:date="2013-09-23T16:13:00Z">
        <w:r w:rsidRPr="004418C4" w:rsidDel="00D30056">
          <w:rPr>
            <w:spacing w:val="6"/>
          </w:rPr>
          <w:delText xml:space="preserve"> </w:delText>
        </w:r>
      </w:del>
      <w:r w:rsidR="00A113E2">
        <w:rPr>
          <w:spacing w:val="6"/>
        </w:rPr>
        <w:t>Initialisation</w:t>
      </w:r>
      <w:bookmarkEnd w:id="6499"/>
    </w:p>
    <w:p w14:paraId="0F47C443" w14:textId="77777777" w:rsidR="005E7156" w:rsidRPr="004418C4" w:rsidRDefault="005E7156" w:rsidP="005E7156">
      <w:pPr>
        <w:ind w:left="360"/>
      </w:pPr>
      <w:r>
        <w:t>W</w:t>
      </w:r>
      <w:r w:rsidRPr="004418C4">
        <w:t xml:space="preserve">ith </w:t>
      </w:r>
      <w:r>
        <w:t>parameters</w:t>
      </w:r>
      <w:r w:rsidRPr="004418C4">
        <w:t xml:space="preserve"> </w:t>
      </w:r>
      <w:r>
        <w:rPr>
          <w:rFonts w:ascii="Times New Roman" w:hAnsi="Times New Roman"/>
          <w:i/>
        </w:rPr>
        <w:t>array</w:t>
      </w:r>
      <w:r>
        <w:t>,</w:t>
      </w:r>
      <w:r w:rsidR="00CB5F32">
        <w:t xml:space="preserve"> </w:t>
      </w:r>
      <w:r w:rsidR="00CB5F32">
        <w:rPr>
          <w:rFonts w:ascii="Times New Roman" w:hAnsi="Times New Roman"/>
          <w:i/>
        </w:rPr>
        <w:t>nextIndex,</w:t>
      </w:r>
      <w:r w:rsidR="00CB5F32" w:rsidRPr="004418C4">
        <w:t xml:space="preserve"> and</w:t>
      </w:r>
      <w:r w:rsidR="00CB5F32">
        <w:rPr>
          <w:rFonts w:ascii="Times New Roman" w:hAnsi="Times New Roman"/>
          <w:i/>
        </w:rPr>
        <w:t xml:space="preserve"> </w:t>
      </w:r>
      <w:r w:rsidR="00CB5F32" w:rsidRPr="00827833">
        <w:t xml:space="preserve"> </w:t>
      </w:r>
      <w:r>
        <w:rPr>
          <w:rFonts w:ascii="Times New Roman" w:hAnsi="Times New Roman"/>
          <w:i/>
        </w:rPr>
        <w:t>environment</w:t>
      </w:r>
      <w:r>
        <w:t>.</w:t>
      </w:r>
    </w:p>
    <w:p w14:paraId="4F410393" w14:textId="77777777" w:rsidR="00D30056" w:rsidRPr="00F742D3" w:rsidRDefault="00D30056" w:rsidP="00D30056">
      <w:pPr>
        <w:rPr>
          <w:ins w:id="6502" w:author="Rev 19 Allen Wirfs-Brock" w:date="2013-09-23T16:12:00Z"/>
        </w:rPr>
      </w:pPr>
      <w:ins w:id="6503" w:author="Rev 19 Allen Wirfs-Brock" w:date="2013-09-23T16:12:00Z">
        <w:r>
          <w:t xml:space="preserve">See also: </w:t>
        </w:r>
      </w:ins>
      <w:ins w:id="6504" w:author="Rev 19 Allen Wirfs-Brock" w:date="2013-09-23T16:15:00Z">
        <w:r>
          <w:fldChar w:fldCharType="begin"/>
        </w:r>
        <w:r>
          <w:instrText xml:space="preserve"> REF _Ref367716286 \r \h </w:instrText>
        </w:r>
      </w:ins>
      <w:r>
        <w:fldChar w:fldCharType="separate"/>
      </w:r>
      <w:ins w:id="6505" w:author="Rev 19 Allen Wirfs-Brock" w:date="2013-09-27T13:22:00Z">
        <w:r w:rsidR="00D433E8">
          <w:t>14.1.13</w:t>
        </w:r>
      </w:ins>
      <w:ins w:id="6506" w:author="Rev 19 Allen Wirfs-Brock" w:date="2013-09-23T16:15:00Z">
        <w:r>
          <w:fldChar w:fldCharType="end"/>
        </w:r>
      </w:ins>
      <w:ins w:id="6507" w:author="Rev 19 Allen Wirfs-Brock" w:date="2013-09-23T16:12:00Z">
        <w:r>
          <w:t>.</w:t>
        </w:r>
      </w:ins>
    </w:p>
    <w:p w14:paraId="0C32F1F3" w14:textId="77777777" w:rsidR="005E7156" w:rsidRPr="008E00F6" w:rsidRDefault="005E7156"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14:paraId="1978BF10" w14:textId="77777777" w:rsidR="00CB5F32" w:rsidRPr="00E77497" w:rsidRDefault="00CB5F32" w:rsidP="00CB5F32">
      <w:pPr>
        <w:contextualSpacing/>
        <w:rPr>
          <w:rFonts w:ascii="Courier New" w:hAnsi="Courier New" w:cs="Courier New"/>
          <w:b/>
        </w:rPr>
      </w:pPr>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p>
    <w:p w14:paraId="48467CBD" w14:textId="77777777" w:rsidR="00CB5F32" w:rsidRPr="00E77497" w:rsidRDefault="001E28FF" w:rsidP="00B34B48">
      <w:pPr>
        <w:pStyle w:val="Alg2"/>
        <w:numPr>
          <w:ilvl w:val="0"/>
          <w:numId w:val="543"/>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CB5F32" w:rsidRPr="00E77497">
        <w:t xml:space="preserve">. </w:t>
      </w:r>
    </w:p>
    <w:p w14:paraId="532C33C7" w14:textId="77777777"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p>
    <w:p w14:paraId="61CB4051" w14:textId="77777777" w:rsidR="00CB5F32" w:rsidRPr="00E77497" w:rsidRDefault="00766C2E" w:rsidP="00B34B48">
      <w:pPr>
        <w:pStyle w:val="Alg3"/>
        <w:numPr>
          <w:ilvl w:val="0"/>
          <w:numId w:val="545"/>
        </w:numPr>
      </w:pPr>
      <w:r w:rsidRPr="00E77497">
        <w:t xml:space="preserve">Let </w:t>
      </w:r>
      <w:r>
        <w:rPr>
          <w:i/>
        </w:rPr>
        <w:t>nextIndex</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4D6F5A43" w14:textId="77777777" w:rsidR="00CB5F32" w:rsidRPr="00675B74" w:rsidRDefault="00481DAC" w:rsidP="00B34B48">
      <w:pPr>
        <w:pStyle w:val="Alg3"/>
        <w:numPr>
          <w:ilvl w:val="0"/>
          <w:numId w:val="545"/>
        </w:numPr>
        <w:spacing w:after="220"/>
      </w:pPr>
      <w:r>
        <w:t>Return the result of p</w:t>
      </w:r>
      <w:r w:rsidRPr="004418C4">
        <w:t>erform</w:t>
      </w:r>
      <w:r>
        <w:t>ing</w:t>
      </w:r>
      <w:r w:rsidRPr="004418C4">
        <w:t xml:space="preserve"> </w:t>
      </w:r>
      <w:r w:rsidR="00CB5F32">
        <w:t>Indexed</w:t>
      </w:r>
      <w:del w:id="6508" w:author="Rev 19 Allen Wirfs-Brock" w:date="2013-09-23T16:13:00Z">
        <w:r w:rsidR="00CB5F32" w:rsidDel="00D30056">
          <w:delText xml:space="preserve"> </w:delText>
        </w:r>
      </w:del>
      <w:r w:rsidR="00CB5F32">
        <w:t>Binding</w:t>
      </w:r>
      <w:del w:id="6509" w:author="Rev 19 Allen Wirfs-Brock" w:date="2013-09-23T16:13:00Z">
        <w:r w:rsidR="00CB5F32" w:rsidDel="00D30056">
          <w:delText xml:space="preserve"> </w:delText>
        </w:r>
      </w:del>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r w:rsidR="00CB5F32">
        <w:rPr>
          <w:i/>
        </w:rPr>
        <w:t>array, nextIndex</w:t>
      </w:r>
      <w:r w:rsidR="00CB5F32">
        <w:t>,</w:t>
      </w:r>
      <w:r w:rsidR="00CB5F32" w:rsidRPr="00675B74">
        <w:t xml:space="preserve"> </w:t>
      </w:r>
      <w:r w:rsidR="00CB5F32" w:rsidRPr="00E77497">
        <w:t xml:space="preserve">and </w:t>
      </w:r>
      <w:r w:rsidR="00CB5F32" w:rsidRPr="00675B74">
        <w:rPr>
          <w:i/>
        </w:rPr>
        <w:t>enviro</w:t>
      </w:r>
      <w:r w:rsidR="00CB5F32" w:rsidRPr="00E77497">
        <w:rPr>
          <w:i/>
        </w:rPr>
        <w:t>nment</w:t>
      </w:r>
      <w:r w:rsidR="00CB5F32" w:rsidRPr="00E77497">
        <w:t xml:space="preserve"> as </w:t>
      </w:r>
      <w:r w:rsidR="00CB5F32">
        <w:t>arguments</w:t>
      </w:r>
      <w:r w:rsidR="00CB5F32" w:rsidRPr="00675B74">
        <w:t>.</w:t>
      </w:r>
    </w:p>
    <w:p w14:paraId="43E69953" w14:textId="77777777" w:rsidR="00B34B48" w:rsidRPr="00E77497" w:rsidRDefault="00B34B48" w:rsidP="00B34B48">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p>
    <w:p w14:paraId="0094EEF5" w14:textId="77777777" w:rsidR="00B34B48" w:rsidRPr="00675B74" w:rsidRDefault="00481DAC" w:rsidP="00B34B48">
      <w:pPr>
        <w:pStyle w:val="Alg3"/>
        <w:numPr>
          <w:ilvl w:val="0"/>
          <w:numId w:val="546"/>
        </w:numPr>
        <w:spacing w:after="240"/>
      </w:pPr>
      <w:r>
        <w:t>Return the result of p</w:t>
      </w:r>
      <w:r w:rsidRPr="004418C4">
        <w:t>erform</w:t>
      </w:r>
      <w:r>
        <w:t>ing</w:t>
      </w:r>
      <w:r w:rsidRPr="004418C4">
        <w:t xml:space="preserve"> </w:t>
      </w:r>
      <w:r w:rsidR="00B34B48">
        <w:t>Indexed</w:t>
      </w:r>
      <w:del w:id="6510" w:author="Rev 19 Allen Wirfs-Brock" w:date="2013-09-23T16:13:00Z">
        <w:r w:rsidR="00B34B48" w:rsidDel="00D30056">
          <w:delText xml:space="preserve"> </w:delText>
        </w:r>
      </w:del>
      <w:r w:rsidR="00B34B48">
        <w:t>Binding</w:t>
      </w:r>
      <w:del w:id="6511" w:author="Rev 19 Allen Wirfs-Brock" w:date="2013-09-23T16:13:00Z">
        <w:r w:rsidR="00B34B48" w:rsidDel="00D30056">
          <w:delText xml:space="preserve"> </w:delText>
        </w:r>
      </w:del>
      <w:r w:rsidR="00A113E2">
        <w:t>Initialisation</w:t>
      </w:r>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p>
    <w:p w14:paraId="6C9FCC65" w14:textId="77777777"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p>
    <w:p w14:paraId="49714304" w14:textId="77777777" w:rsidR="00CB5F32" w:rsidRPr="00675B74" w:rsidRDefault="00481DAC" w:rsidP="00B840BD">
      <w:pPr>
        <w:pStyle w:val="Alg3"/>
        <w:numPr>
          <w:ilvl w:val="0"/>
          <w:numId w:val="627"/>
        </w:numPr>
        <w:spacing w:after="240"/>
      </w:pPr>
      <w:r>
        <w:t>Return the result of p</w:t>
      </w:r>
      <w:r w:rsidRPr="004418C4">
        <w:t>erform</w:t>
      </w:r>
      <w:r>
        <w:t>ing</w:t>
      </w:r>
      <w:r w:rsidRPr="004418C4">
        <w:t xml:space="preserve"> </w:t>
      </w:r>
      <w:r w:rsidR="00CB5F32">
        <w:t>Indexed</w:t>
      </w:r>
      <w:del w:id="6512" w:author="Rev 19 Allen Wirfs-Brock" w:date="2013-09-23T16:13:00Z">
        <w:r w:rsidR="00CB5F32" w:rsidDel="00D30056">
          <w:delText xml:space="preserve"> </w:delText>
        </w:r>
      </w:del>
      <w:r w:rsidR="00CB5F32">
        <w:t>Binding</w:t>
      </w:r>
      <w:del w:id="6513" w:author="Rev 19 Allen Wirfs-Brock" w:date="2013-09-23T16:13:00Z">
        <w:r w:rsidR="00CB5F32" w:rsidDel="00D30056">
          <w:delText xml:space="preserve"> </w:delText>
        </w:r>
      </w:del>
      <w:r w:rsidR="00A113E2">
        <w:t>Initialisation</w:t>
      </w:r>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r w:rsidR="00F12460">
        <w:rPr>
          <w:i/>
        </w:rPr>
        <w:t>array</w:t>
      </w:r>
      <w:r w:rsidR="00CB5F32" w:rsidRPr="00E77497">
        <w:t>,</w:t>
      </w:r>
      <w:r w:rsidR="00CB5F32" w:rsidRPr="00E77497">
        <w:rPr>
          <w:i/>
        </w:rPr>
        <w:t xml:space="preserve"> </w:t>
      </w:r>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675B74">
        <w:t xml:space="preserve">as </w:t>
      </w:r>
      <w:r w:rsidR="00CB5F32">
        <w:t>arguments</w:t>
      </w:r>
      <w:r w:rsidR="00CB5F32" w:rsidRPr="00675B74">
        <w:t>.</w:t>
      </w:r>
    </w:p>
    <w:p w14:paraId="1924CD4B" w14:textId="77777777" w:rsidR="00CB5F32" w:rsidRPr="00E77497" w:rsidRDefault="00CB5F32" w:rsidP="00CB5F32">
      <w:pPr>
        <w:contextualSpacing/>
        <w:rPr>
          <w:rFonts w:ascii="Courier New" w:hAnsi="Courier New" w:cs="Courier New"/>
          <w:b/>
        </w:rPr>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p>
    <w:p w14:paraId="33E46BBF" w14:textId="77777777" w:rsidR="00CB5F32" w:rsidRPr="00675B74" w:rsidRDefault="00CB5F32" w:rsidP="00B34B48">
      <w:pPr>
        <w:pStyle w:val="Alg3"/>
        <w:numPr>
          <w:ilvl w:val="0"/>
          <w:numId w:val="555"/>
        </w:numPr>
      </w:pPr>
      <w:r w:rsidRPr="00E77497">
        <w:t xml:space="preserve">Let </w:t>
      </w:r>
      <w:r w:rsidR="006552DF">
        <w:rPr>
          <w:i/>
        </w:rPr>
        <w:t>next</w:t>
      </w:r>
      <w:r w:rsidRPr="00E77497">
        <w:t xml:space="preserve"> be the result of </w:t>
      </w:r>
      <w:r>
        <w:t>performing Indexed</w:t>
      </w:r>
      <w:del w:id="6514" w:author="Rev 19 Allen Wirfs-Brock" w:date="2013-09-23T16:17:00Z">
        <w:r w:rsidDel="00D30056">
          <w:delText xml:space="preserve"> </w:delText>
        </w:r>
      </w:del>
      <w:r>
        <w:t>Binding</w:t>
      </w:r>
      <w:del w:id="6515" w:author="Rev 19 Allen Wirfs-Brock" w:date="2013-09-23T16:17:00Z">
        <w:r w:rsidDel="00D30056">
          <w:delText xml:space="preserve"> </w:delText>
        </w:r>
      </w:del>
      <w:r w:rsidR="00A113E2">
        <w:t>Initialisation</w:t>
      </w:r>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r w:rsidR="00F12460">
        <w:rPr>
          <w:i/>
        </w:rPr>
        <w:t>array</w:t>
      </w:r>
      <w:r w:rsidR="00F12460" w:rsidRPr="00E77497">
        <w:rPr>
          <w:i/>
        </w:rPr>
        <w:t xml:space="preserve"> </w:t>
      </w:r>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r w:rsidRPr="00E77497">
        <w:t xml:space="preserve"> as </w:t>
      </w:r>
      <w:r>
        <w:t>arguments</w:t>
      </w:r>
      <w:r w:rsidRPr="00675B74">
        <w:t>.</w:t>
      </w:r>
    </w:p>
    <w:p w14:paraId="5D064C63" w14:textId="77777777" w:rsidR="006506E0" w:rsidRDefault="005715ED" w:rsidP="00EB121A">
      <w:pPr>
        <w:pStyle w:val="Alg2"/>
        <w:numPr>
          <w:ilvl w:val="0"/>
          <w:numId w:val="555"/>
        </w:numPr>
        <w:contextualSpacing/>
      </w:pPr>
      <w:r>
        <w:t>ReturnIfAbrupt(</w:t>
      </w:r>
      <w:r w:rsidR="006552DF">
        <w:rPr>
          <w:i/>
        </w:rPr>
        <w:t>next</w:t>
      </w:r>
      <w:r>
        <w:t>).</w:t>
      </w:r>
    </w:p>
    <w:p w14:paraId="55AD4F2D" w14:textId="77777777" w:rsidR="00CB5F32" w:rsidRPr="00E77497" w:rsidRDefault="00766C2E" w:rsidP="00B34B48">
      <w:pPr>
        <w:pStyle w:val="Alg3"/>
        <w:numPr>
          <w:ilvl w:val="0"/>
          <w:numId w:val="555"/>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74C349AF" w14:textId="77777777" w:rsidR="00CB5F32" w:rsidRPr="00675B74" w:rsidRDefault="00481DAC" w:rsidP="00B34B48">
      <w:pPr>
        <w:pStyle w:val="Alg3"/>
        <w:numPr>
          <w:ilvl w:val="0"/>
          <w:numId w:val="555"/>
        </w:numPr>
        <w:spacing w:after="220"/>
      </w:pPr>
      <w:r>
        <w:t>Return the result of p</w:t>
      </w:r>
      <w:r w:rsidRPr="004418C4">
        <w:t>erform</w:t>
      </w:r>
      <w:r>
        <w:t>ing</w:t>
      </w:r>
      <w:r w:rsidRPr="004418C4">
        <w:t xml:space="preserve"> </w:t>
      </w:r>
      <w:r w:rsidR="00CB5F32">
        <w:t>Indexed</w:t>
      </w:r>
      <w:del w:id="6516" w:author="Rev 19 Allen Wirfs-Brock" w:date="2013-09-23T16:17:00Z">
        <w:r w:rsidR="00CB5F32" w:rsidDel="00D30056">
          <w:delText xml:space="preserve"> </w:delText>
        </w:r>
      </w:del>
      <w:r w:rsidR="00CB5F32">
        <w:t>Binding</w:t>
      </w:r>
      <w:del w:id="6517" w:author="Rev 19 Allen Wirfs-Brock" w:date="2013-09-23T16:17:00Z">
        <w:r w:rsidR="00CB5F32" w:rsidDel="00D30056">
          <w:delText xml:space="preserve"> </w:delText>
        </w:r>
      </w:del>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r w:rsidR="00F12460">
        <w:rPr>
          <w:i/>
        </w:rPr>
        <w:t xml:space="preserve">array, </w:t>
      </w:r>
      <w:r w:rsidR="006552DF">
        <w:rPr>
          <w:i/>
        </w:rPr>
        <w:t>next</w:t>
      </w:r>
      <w:r w:rsidR="00CB5F32" w:rsidRPr="00E77497">
        <w:t>+</w:t>
      </w:r>
      <w:r w:rsidR="00CB5F32" w:rsidRPr="00E77497">
        <w:rPr>
          <w:i/>
        </w:rPr>
        <w:t>skip</w:t>
      </w:r>
      <w:r w:rsidR="00CB5F32"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E77497">
        <w:t xml:space="preserve">as </w:t>
      </w:r>
      <w:r w:rsidR="00CB5F32">
        <w:t>arguments</w:t>
      </w:r>
      <w:r w:rsidR="00CB5F32" w:rsidRPr="00675B74">
        <w:t>.</w:t>
      </w:r>
    </w:p>
    <w:p w14:paraId="02EEC4B3" w14:textId="77777777" w:rsidR="000958E3" w:rsidRPr="00E77497" w:rsidRDefault="009E67EA" w:rsidP="00D4578E">
      <w:pPr>
        <w:contextualSpacing/>
      </w:pPr>
      <w:r w:rsidRPr="00E77497">
        <w:rPr>
          <w:rStyle w:val="bnf"/>
        </w:rPr>
        <w:t xml:space="preserve">BindingElementList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r w:rsidRPr="00E77497">
        <w:t xml:space="preserve"> </w:t>
      </w:r>
    </w:p>
    <w:p w14:paraId="1CFCBFE6" w14:textId="77777777" w:rsidR="009E67EA" w:rsidRPr="00E77497" w:rsidRDefault="00766C2E" w:rsidP="00B34B48">
      <w:pPr>
        <w:pStyle w:val="Alg3"/>
        <w:numPr>
          <w:ilvl w:val="0"/>
          <w:numId w:val="549"/>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275AAF3A" w14:textId="77777777" w:rsidR="009E67EA" w:rsidRPr="00675B74" w:rsidRDefault="006506E0" w:rsidP="00B34B48">
      <w:pPr>
        <w:pStyle w:val="Alg3"/>
        <w:numPr>
          <w:ilvl w:val="0"/>
          <w:numId w:val="549"/>
        </w:numPr>
      </w:pP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del w:id="6518" w:author="Rev 19 Allen Wirfs-Brock" w:date="2013-09-23T16:17:00Z">
        <w:r w:rsidR="005E7156" w:rsidDel="00D30056">
          <w:delText xml:space="preserve"> </w:delText>
        </w:r>
      </w:del>
      <w:r w:rsidR="00D20B80">
        <w:t>Binding</w:t>
      </w:r>
      <w:del w:id="6519" w:author="Rev 19 Allen Wirfs-Brock" w:date="2013-09-23T16:17:00Z">
        <w:r w:rsidR="00D20B80" w:rsidDel="00D30056">
          <w:delText xml:space="preserve"> </w:delText>
        </w:r>
      </w:del>
      <w:r w:rsidR="00A113E2">
        <w:t>Initialisation</w:t>
      </w:r>
      <w:r w:rsidR="00D20B80">
        <w:t xml:space="preserve"> for</w:t>
      </w:r>
      <w:r w:rsidR="00D20B80" w:rsidRPr="004418C4">
        <w:t xml:space="preserve"> </w:t>
      </w:r>
      <w:r w:rsidR="009E67EA" w:rsidRPr="00675B74">
        <w:rPr>
          <w:rStyle w:val="bnf"/>
        </w:rPr>
        <w:t>BindingElement</w:t>
      </w:r>
      <w:r w:rsidR="009E67EA" w:rsidRPr="00675B74">
        <w:rPr>
          <w:rFonts w:cs="Arial"/>
          <w:i/>
          <w:vertAlign w:val="subscript"/>
        </w:rPr>
        <w:t xml:space="preserve"> </w:t>
      </w:r>
      <w:r w:rsidR="009E67EA" w:rsidRPr="00E77497">
        <w:t xml:space="preserve"> using </w:t>
      </w:r>
      <w:r w:rsidR="005E7156">
        <w:rPr>
          <w:i/>
        </w:rPr>
        <w:t>array</w:t>
      </w:r>
      <w:r w:rsidR="005D3876" w:rsidRPr="00E77497">
        <w:t xml:space="preserve">, </w:t>
      </w:r>
      <w:r w:rsidR="00F12460">
        <w:rPr>
          <w:i/>
        </w:rPr>
        <w:t>nextIndex</w:t>
      </w:r>
      <w:r w:rsidR="00F12460" w:rsidRPr="00E77497">
        <w:t>+</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9E67EA" w:rsidRPr="00E77497">
        <w:t xml:space="preserve">as </w:t>
      </w:r>
      <w:r w:rsidR="005E7156">
        <w:t>arguments</w:t>
      </w:r>
      <w:r w:rsidR="009E67EA" w:rsidRPr="00675B74">
        <w:t>.</w:t>
      </w:r>
    </w:p>
    <w:p w14:paraId="5D01184A" w14:textId="77777777" w:rsidR="00A37763" w:rsidRDefault="005715ED" w:rsidP="00EB121A">
      <w:pPr>
        <w:pStyle w:val="Alg2"/>
        <w:numPr>
          <w:ilvl w:val="0"/>
          <w:numId w:val="549"/>
        </w:numPr>
        <w:contextualSpacing/>
      </w:pPr>
      <w:r>
        <w:t>ReturnIfAbrupt(</w:t>
      </w:r>
      <w:r w:rsidR="006552DF">
        <w:rPr>
          <w:i/>
        </w:rPr>
        <w:t>status</w:t>
      </w:r>
      <w:r>
        <w:t>).</w:t>
      </w:r>
    </w:p>
    <w:p w14:paraId="0E0DAF05" w14:textId="77777777" w:rsidR="009E67EA" w:rsidRPr="00E77497" w:rsidRDefault="009E67EA" w:rsidP="00B34B48">
      <w:pPr>
        <w:pStyle w:val="Alg3"/>
        <w:numPr>
          <w:ilvl w:val="0"/>
          <w:numId w:val="549"/>
        </w:numPr>
        <w:spacing w:after="220"/>
      </w:pPr>
      <w:r w:rsidRPr="00E77497">
        <w:t xml:space="preserve">Return </w:t>
      </w:r>
      <w:r w:rsidR="006552DF">
        <w:rPr>
          <w:i/>
        </w:rPr>
        <w:t>nextIndex</w:t>
      </w:r>
      <w:r w:rsidR="006552DF" w:rsidRPr="00E77497" w:rsidDel="006552DF">
        <w:rPr>
          <w:i/>
        </w:rPr>
        <w:t xml:space="preserve"> </w:t>
      </w:r>
      <w:r w:rsidRPr="00E77497">
        <w:t>+</w:t>
      </w:r>
      <w:r w:rsidRPr="00E77497">
        <w:rPr>
          <w:i/>
        </w:rPr>
        <w:t>skip</w:t>
      </w:r>
      <w:r w:rsidRPr="00E77497">
        <w:t>+1.</w:t>
      </w:r>
    </w:p>
    <w:p w14:paraId="3E000804" w14:textId="77777777" w:rsidR="00724A72" w:rsidRPr="00E77497" w:rsidRDefault="007E2957" w:rsidP="00C7794D">
      <w:pPr>
        <w:contextualSpacing/>
      </w:pPr>
      <w:r w:rsidRPr="00E77497">
        <w:rPr>
          <w:rStyle w:val="bnf"/>
        </w:rPr>
        <w:t xml:space="preserve">BindingElementList </w:t>
      </w:r>
      <w:r w:rsidRPr="00E77497">
        <w:rPr>
          <w:b/>
        </w:rPr>
        <w:t xml:space="preserve">: </w:t>
      </w:r>
      <w:r w:rsidRPr="00E77497">
        <w:rPr>
          <w:rStyle w:val="bnf"/>
        </w:rPr>
        <w:t xml:space="preserve">BindingElementList </w:t>
      </w:r>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p>
    <w:p w14:paraId="224059F2" w14:textId="77777777" w:rsidR="007E2957" w:rsidRPr="00675B74" w:rsidRDefault="007E2957" w:rsidP="00B34B48">
      <w:pPr>
        <w:pStyle w:val="Alg3"/>
        <w:numPr>
          <w:ilvl w:val="0"/>
          <w:numId w:val="550"/>
        </w:numPr>
      </w:pPr>
      <w:r w:rsidRPr="00E77497">
        <w:t xml:space="preserve">Let </w:t>
      </w:r>
      <w:r w:rsidRPr="00E77497">
        <w:rPr>
          <w:i/>
        </w:rPr>
        <w:t>listNext</w:t>
      </w:r>
      <w:r w:rsidRPr="00E77497">
        <w:t xml:space="preserve"> be the result of </w:t>
      </w:r>
      <w:r w:rsidR="005E7156">
        <w:t>performing Indexed</w:t>
      </w:r>
      <w:del w:id="6520" w:author="Rev 19 Allen Wirfs-Brock" w:date="2013-09-23T16:14:00Z">
        <w:r w:rsidR="005E7156" w:rsidDel="00D30056">
          <w:delText xml:space="preserve"> </w:delText>
        </w:r>
      </w:del>
      <w:r w:rsidR="005E7156">
        <w:t>Binding</w:t>
      </w:r>
      <w:del w:id="6521" w:author="Rev 19 Allen Wirfs-Brock" w:date="2013-09-23T16:14:00Z">
        <w:r w:rsidR="005E7156" w:rsidDel="00D30056">
          <w:delText xml:space="preserve"> </w:delText>
        </w:r>
      </w:del>
      <w:r w:rsidR="00A113E2">
        <w:t>Initialisation</w:t>
      </w:r>
      <w:r w:rsidR="005E7156">
        <w:t xml:space="preserve"> for</w:t>
      </w:r>
      <w:r w:rsidRPr="00675B74">
        <w:t xml:space="preserve"> </w:t>
      </w:r>
      <w:r w:rsidRPr="00675B74">
        <w:rPr>
          <w:rStyle w:val="bnf"/>
        </w:rPr>
        <w:t xml:space="preserve">BindingElementList </w:t>
      </w:r>
      <w:r w:rsidRPr="00675B74">
        <w:t xml:space="preserve">using </w:t>
      </w:r>
      <w:r w:rsidR="00F12460" w:rsidRPr="00F12460">
        <w:rPr>
          <w:i/>
        </w:rPr>
        <w:t xml:space="preserve"> </w:t>
      </w:r>
      <w:r w:rsidR="00F12460">
        <w:rPr>
          <w:i/>
        </w:rPr>
        <w:t>array,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r w:rsidRPr="00E77497">
        <w:t xml:space="preserve">as </w:t>
      </w:r>
      <w:r w:rsidR="005E7156">
        <w:t>arguments.</w:t>
      </w:r>
    </w:p>
    <w:p w14:paraId="19C76040" w14:textId="77777777" w:rsidR="00A37763" w:rsidRDefault="005715ED" w:rsidP="00EB121A">
      <w:pPr>
        <w:pStyle w:val="Alg2"/>
        <w:numPr>
          <w:ilvl w:val="0"/>
          <w:numId w:val="550"/>
        </w:numPr>
        <w:contextualSpacing/>
      </w:pPr>
      <w:r>
        <w:t>ReturnIfAbrupt(</w:t>
      </w:r>
      <w:r w:rsidR="006552DF" w:rsidRPr="00E77497">
        <w:rPr>
          <w:i/>
        </w:rPr>
        <w:t>listNext</w:t>
      </w:r>
      <w:r>
        <w:t>)</w:t>
      </w:r>
      <w:r w:rsidR="00A37763">
        <w:t>.</w:t>
      </w:r>
    </w:p>
    <w:p w14:paraId="10C427BB" w14:textId="77777777" w:rsidR="007E2957" w:rsidRPr="00E77497" w:rsidRDefault="00766C2E" w:rsidP="00B34B48">
      <w:pPr>
        <w:pStyle w:val="Alg3"/>
        <w:numPr>
          <w:ilvl w:val="0"/>
          <w:numId w:val="550"/>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14:paraId="5034F86A" w14:textId="77777777" w:rsidR="007E2957" w:rsidRPr="00675B74" w:rsidRDefault="006506E0" w:rsidP="00B34B48">
      <w:pPr>
        <w:pStyle w:val="Alg3"/>
        <w:numPr>
          <w:ilvl w:val="0"/>
          <w:numId w:val="550"/>
        </w:numPr>
      </w:pPr>
      <w:r w:rsidRPr="006506E0">
        <w:t xml:space="preserve"> </w:t>
      </w: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del w:id="6522" w:author="Rev 19 Allen Wirfs-Brock" w:date="2013-09-23T16:14:00Z">
        <w:r w:rsidR="005E7156" w:rsidDel="00D30056">
          <w:delText xml:space="preserve"> </w:delText>
        </w:r>
      </w:del>
      <w:r w:rsidR="005E7156">
        <w:t>Binding</w:t>
      </w:r>
      <w:del w:id="6523" w:author="Rev 19 Allen Wirfs-Brock" w:date="2013-09-23T16:14:00Z">
        <w:r w:rsidR="005E7156" w:rsidDel="00D30056">
          <w:delText xml:space="preserve"> </w:delText>
        </w:r>
      </w:del>
      <w:r w:rsidR="00A113E2">
        <w:t>Initialisation</w:t>
      </w:r>
      <w:r w:rsidR="005E7156">
        <w:t xml:space="preserve"> for</w:t>
      </w:r>
      <w:r w:rsidR="007E2957" w:rsidRPr="00675B74">
        <w:t xml:space="preserve"> </w:t>
      </w:r>
      <w:r w:rsidR="007E2957" w:rsidRPr="00675B74">
        <w:rPr>
          <w:rStyle w:val="bnf"/>
        </w:rPr>
        <w:t>BindingElement</w:t>
      </w:r>
      <w:r w:rsidR="007E2957" w:rsidRPr="00675B74">
        <w:rPr>
          <w:rFonts w:cs="Arial"/>
          <w:i/>
          <w:vertAlign w:val="subscript"/>
        </w:rPr>
        <w:t xml:space="preserve"> </w:t>
      </w:r>
      <w:r w:rsidR="007E2957" w:rsidRPr="00E77497">
        <w:t xml:space="preserve">using </w:t>
      </w:r>
      <w:r w:rsidR="005E7156">
        <w:rPr>
          <w:i/>
        </w:rPr>
        <w:t>array</w:t>
      </w:r>
      <w:r w:rsidR="001D3A4E" w:rsidRPr="00E77497">
        <w:t xml:space="preserve">, </w:t>
      </w:r>
      <w:r w:rsidR="007E2957" w:rsidRPr="00E77497">
        <w:t xml:space="preserve"> </w:t>
      </w:r>
      <w:r w:rsidR="007E2957" w:rsidRPr="00E77497">
        <w:rPr>
          <w:i/>
        </w:rPr>
        <w:t>listNext</w:t>
      </w:r>
      <w:r w:rsidR="007E2957" w:rsidRPr="00E77497">
        <w:t>+</w:t>
      </w:r>
      <w:r w:rsidR="007E2957" w:rsidRPr="00E77497">
        <w:rPr>
          <w:i/>
        </w:rPr>
        <w:t>skip</w:t>
      </w:r>
      <w:r w:rsidR="007E2957"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7E2957" w:rsidRPr="00E77497">
        <w:t xml:space="preserve">as </w:t>
      </w:r>
      <w:r w:rsidR="008C0F14">
        <w:t>arguments</w:t>
      </w:r>
      <w:r w:rsidR="007E2957" w:rsidRPr="00675B74">
        <w:t>.</w:t>
      </w:r>
    </w:p>
    <w:p w14:paraId="1B2ADF4A" w14:textId="77777777" w:rsidR="00A37763" w:rsidRDefault="005715ED" w:rsidP="00EB121A">
      <w:pPr>
        <w:pStyle w:val="Alg2"/>
        <w:numPr>
          <w:ilvl w:val="0"/>
          <w:numId w:val="550"/>
        </w:numPr>
        <w:contextualSpacing/>
      </w:pPr>
      <w:r>
        <w:t>ReturnIfAbrupt(</w:t>
      </w:r>
      <w:r w:rsidR="006552DF">
        <w:rPr>
          <w:i/>
        </w:rPr>
        <w:t>status</w:t>
      </w:r>
      <w:r>
        <w:t>)</w:t>
      </w:r>
      <w:r w:rsidR="00A37763">
        <w:t>.</w:t>
      </w:r>
    </w:p>
    <w:p w14:paraId="56C4D91F" w14:textId="77777777" w:rsidR="00805896" w:rsidRPr="004418C4" w:rsidRDefault="007E2957" w:rsidP="00B34B48">
      <w:pPr>
        <w:pStyle w:val="Alg3"/>
        <w:numPr>
          <w:ilvl w:val="0"/>
          <w:numId w:val="550"/>
        </w:numPr>
        <w:spacing w:after="220"/>
      </w:pPr>
      <w:r w:rsidRPr="00E77497">
        <w:t xml:space="preserve">Return </w:t>
      </w:r>
      <w:r w:rsidR="006552DF" w:rsidRPr="00E77497">
        <w:rPr>
          <w:i/>
        </w:rPr>
        <w:t>listNext</w:t>
      </w:r>
      <w:r w:rsidR="006552DF" w:rsidRPr="00E77497" w:rsidDel="006552DF">
        <w:rPr>
          <w:i/>
        </w:rPr>
        <w:t xml:space="preserve"> </w:t>
      </w:r>
      <w:r w:rsidRPr="00E77497">
        <w:t>+</w:t>
      </w:r>
      <w:r w:rsidRPr="00E77497">
        <w:rPr>
          <w:i/>
        </w:rPr>
        <w:t>skip+</w:t>
      </w:r>
      <w:r w:rsidRPr="00E77497">
        <w:t>1.</w:t>
      </w:r>
    </w:p>
    <w:p w14:paraId="58CA5FCA" w14:textId="77777777" w:rsidR="00243AB9" w:rsidRPr="00E77497" w:rsidRDefault="000709BD"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Fonts w:ascii="Times New Roman" w:hAnsi="Times New Roman"/>
          <w:i/>
        </w:rPr>
        <w:t>SingleNameBinding</w:t>
      </w:r>
      <w:r w:rsidRPr="00E77497">
        <w:t xml:space="preserve"> </w:t>
      </w:r>
    </w:p>
    <w:p w14:paraId="66C9A6F1" w14:textId="77777777" w:rsidR="000709BD" w:rsidRPr="00E77497" w:rsidRDefault="00481DAC" w:rsidP="00B34B48">
      <w:pPr>
        <w:pStyle w:val="Alg3"/>
        <w:numPr>
          <w:ilvl w:val="0"/>
          <w:numId w:val="564"/>
        </w:numPr>
        <w:spacing w:after="220"/>
      </w:pPr>
      <w:r>
        <w:t>Return the result of p</w:t>
      </w:r>
      <w:r w:rsidRPr="004418C4">
        <w:t>erform</w:t>
      </w:r>
      <w:r>
        <w:t>ing</w:t>
      </w:r>
      <w:r w:rsidRPr="004418C4">
        <w:t xml:space="preserve"> </w:t>
      </w:r>
      <w:r w:rsidR="001C1CAB">
        <w:t>Keyed</w:t>
      </w:r>
      <w:del w:id="6524" w:author="Rev 19 Allen Wirfs-Brock" w:date="2013-09-23T16:21:00Z">
        <w:r w:rsidR="001C1CAB" w:rsidDel="00D30056">
          <w:delText xml:space="preserve"> </w:delText>
        </w:r>
      </w:del>
      <w:r w:rsidR="001C1CAB">
        <w:t>Binding</w:t>
      </w:r>
      <w:del w:id="6525" w:author="Rev 19 Allen Wirfs-Brock" w:date="2013-09-23T16:21:00Z">
        <w:r w:rsidR="001C1CAB" w:rsidDel="00D30056">
          <w:delText xml:space="preserve"> </w:delText>
        </w:r>
      </w:del>
      <w:r w:rsidR="00A113E2">
        <w:t>Initialisation</w:t>
      </w:r>
      <w:r w:rsidR="001C1CAB">
        <w:t xml:space="preserve"> for</w:t>
      </w:r>
      <w:r w:rsidR="001C1CAB" w:rsidRPr="00675B74">
        <w:t xml:space="preserve"> </w:t>
      </w:r>
      <w:r w:rsidR="000709BD" w:rsidRPr="00E77497">
        <w:rPr>
          <w:i/>
        </w:rPr>
        <w:t>SingleNameBinding</w:t>
      </w:r>
      <w:r w:rsidR="000709BD" w:rsidRPr="00E77497">
        <w:t xml:space="preserve"> using  </w:t>
      </w:r>
      <w:r w:rsidR="00440001">
        <w:rPr>
          <w:rStyle w:val="bnf"/>
        </w:rPr>
        <w:t>array</w:t>
      </w:r>
      <w:r w:rsidR="000709BD" w:rsidRPr="00E77497">
        <w:t xml:space="preserve">, </w:t>
      </w:r>
      <w:r w:rsidR="00440001">
        <w:rPr>
          <w:i/>
        </w:rPr>
        <w:t>environment</w:t>
      </w:r>
      <w:r w:rsidR="00440001" w:rsidRPr="004418C4">
        <w:t>,</w:t>
      </w:r>
      <w:r w:rsidR="00440001">
        <w:t xml:space="preserve"> </w:t>
      </w:r>
      <w:r w:rsidR="000709BD" w:rsidRPr="00E77497">
        <w:t>and</w:t>
      </w:r>
      <w:r w:rsidR="00440001">
        <w:t xml:space="preserve"> ToString(</w:t>
      </w:r>
      <w:r w:rsidR="00217939" w:rsidRPr="004418C4">
        <w:rPr>
          <w:i/>
        </w:rPr>
        <w:t>nextIndex</w:t>
      </w:r>
      <w:r w:rsidR="00440001">
        <w:t>)</w:t>
      </w:r>
      <w:r w:rsidR="000709BD" w:rsidRPr="00E77497">
        <w:t xml:space="preserve"> as the arguments.</w:t>
      </w:r>
    </w:p>
    <w:p w14:paraId="61164E3B" w14:textId="77777777" w:rsidR="003F52AE" w:rsidRPr="00E77497" w:rsidRDefault="00A15A12"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14:paraId="2FC40FBE" w14:textId="77777777" w:rsidR="00DD66FD" w:rsidRDefault="00DD66FD" w:rsidP="00B34B48">
      <w:pPr>
        <w:pStyle w:val="Alg3"/>
        <w:numPr>
          <w:ilvl w:val="0"/>
          <w:numId w:val="566"/>
        </w:numPr>
        <w:tabs>
          <w:tab w:val="clear" w:pos="720"/>
          <w:tab w:val="num" w:pos="360"/>
        </w:tabs>
        <w:ind w:hanging="720"/>
      </w:pPr>
      <w:r w:rsidRPr="004418C4">
        <w:t xml:space="preserve">Let </w:t>
      </w:r>
      <w:r w:rsidRPr="004418C4">
        <w:rPr>
          <w:i/>
        </w:rPr>
        <w:t>P</w:t>
      </w:r>
      <w:r w:rsidRPr="004418C4">
        <w:t xml:space="preserve"> be ToString(</w:t>
      </w:r>
      <w:r w:rsidRPr="004418C4">
        <w:rPr>
          <w:i/>
        </w:rPr>
        <w:t>nextIndex</w:t>
      </w:r>
      <w:r w:rsidRPr="004418C4">
        <w:t>).</w:t>
      </w:r>
    </w:p>
    <w:p w14:paraId="0F9CAB7E" w14:textId="77777777" w:rsidR="001019A2" w:rsidDel="007A6741" w:rsidRDefault="001019A2" w:rsidP="001019A2">
      <w:pPr>
        <w:pStyle w:val="Alg3"/>
        <w:numPr>
          <w:ilvl w:val="0"/>
          <w:numId w:val="566"/>
        </w:numPr>
        <w:tabs>
          <w:tab w:val="clear" w:pos="720"/>
          <w:tab w:val="num" w:pos="360"/>
        </w:tabs>
        <w:ind w:hanging="720"/>
        <w:rPr>
          <w:del w:id="6526" w:author="Rev 19 Allen Wirfs-Brock" w:date="2013-09-25T10:58:00Z"/>
        </w:rPr>
      </w:pPr>
      <w:del w:id="6527" w:author="Rev 19 Allen Wirfs-Brock" w:date="2013-09-25T10:58:00Z">
        <w:r w:rsidDel="007A6741">
          <w:delText xml:space="preserve">Let </w:delText>
        </w:r>
        <w:r w:rsidRPr="002B1BC1" w:rsidDel="007A6741">
          <w:rPr>
            <w:i/>
            <w:iCs/>
          </w:rPr>
          <w:delText>exists</w:delText>
        </w:r>
        <w:r w:rsidDel="007A6741">
          <w:delText xml:space="preserve"> be the result of HasPropety(</w:delText>
        </w:r>
      </w:del>
      <w:del w:id="6528" w:author="Rev 19 Allen Wirfs-Brock" w:date="2013-09-10T12:32:00Z">
        <w:r w:rsidDel="00300CE1">
          <w:rPr>
            <w:i/>
            <w:iCs/>
          </w:rPr>
          <w:delText>obj</w:delText>
        </w:r>
      </w:del>
      <w:del w:id="6529" w:author="Rev 19 Allen Wirfs-Brock" w:date="2013-09-25T10:58:00Z">
        <w:r w:rsidDel="007A6741">
          <w:delText xml:space="preserve">, </w:delText>
        </w:r>
        <w:r w:rsidRPr="004418C4" w:rsidDel="007A6741">
          <w:rPr>
            <w:i/>
          </w:rPr>
          <w:delText>P</w:delText>
        </w:r>
        <w:r w:rsidDel="007A6741">
          <w:delText>).</w:delText>
        </w:r>
      </w:del>
    </w:p>
    <w:p w14:paraId="086BAE7C" w14:textId="77777777" w:rsidR="001019A2" w:rsidDel="007A6741" w:rsidRDefault="001019A2" w:rsidP="001019A2">
      <w:pPr>
        <w:pStyle w:val="Alg3"/>
        <w:numPr>
          <w:ilvl w:val="0"/>
          <w:numId w:val="566"/>
        </w:numPr>
        <w:tabs>
          <w:tab w:val="clear" w:pos="720"/>
          <w:tab w:val="num" w:pos="360"/>
        </w:tabs>
        <w:ind w:hanging="720"/>
        <w:rPr>
          <w:del w:id="6530" w:author="Rev 19 Allen Wirfs-Brock" w:date="2013-09-25T10:58:00Z"/>
        </w:rPr>
      </w:pPr>
      <w:del w:id="6531" w:author="Rev 19 Allen Wirfs-Brock" w:date="2013-09-25T10:58:00Z">
        <w:r w:rsidDel="007A6741">
          <w:delText>ReturnIfAbrupt(</w:delText>
        </w:r>
        <w:r w:rsidDel="007A6741">
          <w:rPr>
            <w:i/>
          </w:rPr>
          <w:delText>exists</w:delText>
        </w:r>
        <w:r w:rsidDel="007A6741">
          <w:delText>).</w:delText>
        </w:r>
      </w:del>
    </w:p>
    <w:p w14:paraId="261176E2" w14:textId="77777777" w:rsidR="001019A2" w:rsidRPr="00922A99" w:rsidDel="007A6741" w:rsidRDefault="001019A2" w:rsidP="001019A2">
      <w:pPr>
        <w:pStyle w:val="Alg3"/>
        <w:numPr>
          <w:ilvl w:val="0"/>
          <w:numId w:val="566"/>
        </w:numPr>
        <w:tabs>
          <w:tab w:val="clear" w:pos="720"/>
          <w:tab w:val="num" w:pos="360"/>
        </w:tabs>
        <w:ind w:hanging="720"/>
        <w:rPr>
          <w:del w:id="6532" w:author="Rev 19 Allen Wirfs-Brock" w:date="2013-09-25T10:58:00Z"/>
        </w:rPr>
      </w:pPr>
      <w:del w:id="6533" w:author="Rev 19 Allen Wirfs-Brock" w:date="2013-09-25T10:58:00Z">
        <w:r w:rsidDel="007A6741">
          <w:delText xml:space="preserve">If </w:delText>
        </w:r>
        <w:r w:rsidDel="007A6741">
          <w:rPr>
            <w:i/>
            <w:iCs/>
          </w:rPr>
          <w:delText>exists</w:delText>
        </w:r>
        <w:r w:rsidDel="007A6741">
          <w:delText xml:space="preserve"> is </w:delText>
        </w:r>
        <w:r w:rsidDel="007A6741">
          <w:rPr>
            <w:b/>
            <w:bCs/>
          </w:rPr>
          <w:delText>false</w:delText>
        </w:r>
        <w:r w:rsidRPr="00922A99" w:rsidDel="007A6741">
          <w:delText>, then</w:delText>
        </w:r>
      </w:del>
    </w:p>
    <w:p w14:paraId="070A798C" w14:textId="77777777" w:rsidR="001019A2" w:rsidDel="007A6741" w:rsidRDefault="001019A2" w:rsidP="00E74C84">
      <w:pPr>
        <w:pStyle w:val="Alg3"/>
        <w:numPr>
          <w:ilvl w:val="1"/>
          <w:numId w:val="566"/>
        </w:numPr>
        <w:tabs>
          <w:tab w:val="clear" w:pos="1440"/>
        </w:tabs>
        <w:ind w:left="720"/>
        <w:rPr>
          <w:del w:id="6534" w:author="Rev 19 Allen Wirfs-Brock" w:date="2013-09-25T10:58:00Z"/>
        </w:rPr>
      </w:pPr>
      <w:del w:id="6535" w:author="Rev 19 Allen Wirfs-Brock" w:date="2013-09-25T10:58:00Z">
        <w:r w:rsidDel="007A6741">
          <w:delText>If</w:delText>
        </w:r>
        <w:r w:rsidRPr="002B1BC1" w:rsidDel="007A6741">
          <w:rPr>
            <w:i/>
          </w:rPr>
          <w:delText xml:space="preserve"> </w:delText>
        </w:r>
        <w:r w:rsidRPr="001E1845" w:rsidDel="007A6741">
          <w:rPr>
            <w:i/>
          </w:rPr>
          <w:delText>Initialiser</w:delText>
        </w:r>
        <w:r w:rsidRPr="001E1845" w:rsidDel="007A6741">
          <w:rPr>
            <w:vertAlign w:val="subscript"/>
          </w:rPr>
          <w:delText>opt</w:delText>
        </w:r>
        <w:r w:rsidRPr="00E77497" w:rsidDel="007A6741">
          <w:delText xml:space="preserve"> is </w:delText>
        </w:r>
        <w:r w:rsidDel="007A6741">
          <w:delText xml:space="preserve">not </w:delText>
        </w:r>
        <w:r w:rsidRPr="00E77497" w:rsidDel="007A6741">
          <w:delText>present</w:delText>
        </w:r>
        <w:r w:rsidDel="007A6741">
          <w:delText xml:space="preserve">, then throw a </w:delText>
        </w:r>
        <w:r w:rsidRPr="002B1BC1" w:rsidDel="007A6741">
          <w:rPr>
            <w:b/>
            <w:bCs/>
          </w:rPr>
          <w:delText>TypeError</w:delText>
        </w:r>
        <w:r w:rsidDel="007A6741">
          <w:delText xml:space="preserve"> exception.</w:delText>
        </w:r>
      </w:del>
    </w:p>
    <w:p w14:paraId="37E5A13D" w14:textId="77777777" w:rsidR="001019A2" w:rsidRPr="00324197" w:rsidDel="007A6741" w:rsidRDefault="001019A2" w:rsidP="00E74C84">
      <w:pPr>
        <w:pStyle w:val="Alg3"/>
        <w:numPr>
          <w:ilvl w:val="1"/>
          <w:numId w:val="566"/>
        </w:numPr>
        <w:tabs>
          <w:tab w:val="clear" w:pos="1440"/>
          <w:tab w:val="num" w:pos="360"/>
        </w:tabs>
        <w:ind w:left="720"/>
        <w:rPr>
          <w:del w:id="6536" w:author="Rev 19 Allen Wirfs-Brock" w:date="2013-09-25T10:58:00Z"/>
        </w:rPr>
      </w:pPr>
      <w:del w:id="6537" w:author="Rev 19 Allen Wirfs-Brock" w:date="2013-09-25T10:58: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14:paraId="7F676F88" w14:textId="77777777" w:rsidR="001019A2" w:rsidDel="007A6741" w:rsidRDefault="001019A2" w:rsidP="001019A2">
      <w:pPr>
        <w:pStyle w:val="Alg3"/>
        <w:numPr>
          <w:ilvl w:val="0"/>
          <w:numId w:val="566"/>
        </w:numPr>
        <w:tabs>
          <w:tab w:val="clear" w:pos="720"/>
          <w:tab w:val="num" w:pos="360"/>
        </w:tabs>
        <w:ind w:hanging="720"/>
        <w:rPr>
          <w:del w:id="6538" w:author="Rev 19 Allen Wirfs-Brock" w:date="2013-09-25T10:58:00Z"/>
        </w:rPr>
      </w:pPr>
      <w:del w:id="6539" w:author="Rev 19 Allen Wirfs-Brock" w:date="2013-09-25T10:58:00Z">
        <w:r w:rsidDel="007A6741">
          <w:delText xml:space="preserve">Else, </w:delText>
        </w:r>
      </w:del>
    </w:p>
    <w:p w14:paraId="3E2EB476" w14:textId="77777777" w:rsidR="00A15A12" w:rsidRPr="00E77497" w:rsidRDefault="00A15A12" w:rsidP="007A6741">
      <w:pPr>
        <w:pStyle w:val="Alg3"/>
        <w:numPr>
          <w:ilvl w:val="0"/>
          <w:numId w:val="566"/>
        </w:numPr>
        <w:tabs>
          <w:tab w:val="clear" w:pos="720"/>
          <w:tab w:val="num" w:pos="360"/>
        </w:tabs>
        <w:ind w:left="360"/>
      </w:pPr>
      <w:r w:rsidRPr="00E77497">
        <w:t xml:space="preserve">Let </w:t>
      </w:r>
      <w:r w:rsidRPr="00E74C84">
        <w:rPr>
          <w:i/>
          <w:iCs/>
        </w:rPr>
        <w:t>v</w:t>
      </w:r>
      <w:r w:rsidRPr="00E77497">
        <w:t xml:space="preserve"> be the result of Get</w:t>
      </w:r>
      <w:r w:rsidR="00E63775">
        <w:t>(</w:t>
      </w:r>
      <w:r w:rsidR="003F7F32" w:rsidRPr="00E74C84">
        <w:rPr>
          <w:i/>
          <w:iCs/>
        </w:rPr>
        <w:t>array</w:t>
      </w:r>
      <w:r w:rsidR="00E63775">
        <w:t>,</w:t>
      </w:r>
      <w:r w:rsidR="003F7F32" w:rsidRPr="00E77497">
        <w:t xml:space="preserve"> </w:t>
      </w:r>
      <w:r w:rsidR="00217939" w:rsidRPr="00E74C84">
        <w:rPr>
          <w:i/>
          <w:iCs/>
        </w:rPr>
        <w:t>P</w:t>
      </w:r>
      <w:r w:rsidR="00E63775" w:rsidRPr="00E74C84">
        <w:t>)</w:t>
      </w:r>
      <w:r w:rsidRPr="00E77497">
        <w:t>.</w:t>
      </w:r>
    </w:p>
    <w:p w14:paraId="20CDD6AE" w14:textId="77777777" w:rsidR="001E1845" w:rsidRDefault="001E1845" w:rsidP="007A6741">
      <w:pPr>
        <w:pStyle w:val="Alg3"/>
        <w:numPr>
          <w:ilvl w:val="0"/>
          <w:numId w:val="566"/>
        </w:numPr>
        <w:tabs>
          <w:tab w:val="clear" w:pos="720"/>
          <w:tab w:val="num" w:pos="360"/>
          <w:tab w:val="left" w:pos="1530"/>
        </w:tabs>
        <w:ind w:left="360"/>
      </w:pPr>
      <w:r>
        <w:t>ReturnIfAbrupt(</w:t>
      </w:r>
      <w:r w:rsidRPr="00E74C84">
        <w:rPr>
          <w:i/>
          <w:iCs/>
        </w:rPr>
        <w:t>v</w:t>
      </w:r>
      <w:r>
        <w:t>).</w:t>
      </w:r>
    </w:p>
    <w:p w14:paraId="13B19373" w14:textId="77777777" w:rsidR="00A15A12" w:rsidRPr="00E77497" w:rsidRDefault="00A15A12" w:rsidP="001E28FF">
      <w:pPr>
        <w:pStyle w:val="Alg3"/>
        <w:numPr>
          <w:ilvl w:val="0"/>
          <w:numId w:val="566"/>
        </w:numPr>
        <w:tabs>
          <w:tab w:val="clear" w:pos="720"/>
          <w:tab w:val="num" w:pos="360"/>
        </w:tabs>
        <w:ind w:hanging="720"/>
      </w:pPr>
      <w:r w:rsidRPr="00E77497">
        <w:t xml:space="preserve">If </w:t>
      </w:r>
      <w:r w:rsidRPr="00E77497">
        <w:rPr>
          <w:i/>
        </w:rPr>
        <w:t>Initialiser</w:t>
      </w:r>
      <w:r w:rsidRPr="00E77497">
        <w:rPr>
          <w:vertAlign w:val="subscript"/>
        </w:rPr>
        <w:t>opt</w:t>
      </w:r>
      <w:r w:rsidRPr="00E77497">
        <w:t xml:space="preserve"> is present</w:t>
      </w:r>
      <w:r w:rsidR="001E1845">
        <w:t xml:space="preserve"> and </w:t>
      </w:r>
      <w:r w:rsidR="001E1845" w:rsidRPr="001E28FF">
        <w:rPr>
          <w:i/>
        </w:rPr>
        <w:t>v</w:t>
      </w:r>
      <w:r w:rsidR="001E1845">
        <w:t xml:space="preserve"> is </w:t>
      </w:r>
      <w:r w:rsidR="001E1845" w:rsidRPr="001E28FF">
        <w:rPr>
          <w:b/>
        </w:rPr>
        <w:t>undefined</w:t>
      </w:r>
      <w:r w:rsidRPr="00E77497">
        <w:t>, then</w:t>
      </w:r>
    </w:p>
    <w:p w14:paraId="1E726C22" w14:textId="77777777" w:rsidR="001E28FF" w:rsidRPr="00E77497" w:rsidRDefault="001E28FF" w:rsidP="001E28FF">
      <w:pPr>
        <w:pStyle w:val="Alg3"/>
        <w:numPr>
          <w:ilvl w:val="1"/>
          <w:numId w:val="556"/>
        </w:numPr>
        <w:tabs>
          <w:tab w:val="clear" w:pos="1080"/>
          <w:tab w:val="num" w:pos="720"/>
        </w:tabs>
        <w:ind w:left="720"/>
      </w:pPr>
      <w:r w:rsidRPr="00E77497">
        <w:t xml:space="preserve">Let </w:t>
      </w:r>
      <w:r w:rsidRPr="001E28FF">
        <w:rPr>
          <w:i/>
        </w:rPr>
        <w:t>defaultValue</w:t>
      </w:r>
      <w:r w:rsidRPr="00E77497">
        <w:t xml:space="preserve"> be the result of evaluating</w:t>
      </w:r>
      <w:r w:rsidRPr="001E28FF">
        <w:t xml:space="preserve"> </w:t>
      </w:r>
      <w:r w:rsidRPr="001E28FF">
        <w:rPr>
          <w:i/>
        </w:rPr>
        <w:t>Initialiser</w:t>
      </w:r>
      <w:r w:rsidRPr="00E77497">
        <w:t>.</w:t>
      </w:r>
    </w:p>
    <w:p w14:paraId="26AB2786" w14:textId="77777777" w:rsidR="001E28FF" w:rsidRDefault="001E28FF" w:rsidP="00670C0D">
      <w:pPr>
        <w:pStyle w:val="Alg3"/>
        <w:numPr>
          <w:ilvl w:val="1"/>
          <w:numId w:val="556"/>
        </w:numPr>
        <w:tabs>
          <w:tab w:val="clear" w:pos="1080"/>
          <w:tab w:val="num" w:pos="720"/>
        </w:tabs>
        <w:ind w:left="720"/>
      </w:pPr>
      <w:r>
        <w:t xml:space="preserve">Let </w:t>
      </w:r>
      <w:r w:rsidRPr="001E28FF">
        <w:rPr>
          <w:i/>
        </w:rPr>
        <w:t>v</w:t>
      </w:r>
      <w:r>
        <w:t xml:space="preserve"> be </w:t>
      </w:r>
      <w:r w:rsidR="003F2BDA">
        <w:t>GetValue(</w:t>
      </w:r>
      <w:r w:rsidRPr="001E28FF">
        <w:rPr>
          <w:i/>
        </w:rPr>
        <w:t>defaultValue</w:t>
      </w:r>
      <w:r w:rsidR="003F2BDA">
        <w:rPr>
          <w:iCs/>
        </w:rPr>
        <w:t>)</w:t>
      </w:r>
      <w:r>
        <w:t>.</w:t>
      </w:r>
    </w:p>
    <w:p w14:paraId="0F180AFC" w14:textId="77777777" w:rsidR="00EB121A" w:rsidRDefault="00725391" w:rsidP="00E74C84">
      <w:pPr>
        <w:pStyle w:val="Alg3"/>
        <w:numPr>
          <w:ilvl w:val="1"/>
          <w:numId w:val="556"/>
        </w:numPr>
        <w:tabs>
          <w:tab w:val="clear" w:pos="1080"/>
          <w:tab w:val="num" w:pos="720"/>
        </w:tabs>
        <w:ind w:left="720"/>
      </w:pPr>
      <w:r>
        <w:t>ReturnIfAbrupt(</w:t>
      </w:r>
      <w:r w:rsidRPr="00E74C84">
        <w:rPr>
          <w:i/>
          <w:iCs/>
        </w:rPr>
        <w:t>v</w:t>
      </w:r>
      <w:r>
        <w:t>).</w:t>
      </w:r>
    </w:p>
    <w:p w14:paraId="286A2E14" w14:textId="77777777" w:rsidR="00670C0D" w:rsidRDefault="00670C0D" w:rsidP="00F77DD8">
      <w:pPr>
        <w:pStyle w:val="Alg3"/>
        <w:numPr>
          <w:ilvl w:val="0"/>
          <w:numId w:val="566"/>
        </w:numPr>
        <w:tabs>
          <w:tab w:val="clear" w:pos="720"/>
          <w:tab w:val="num" w:pos="360"/>
        </w:tabs>
        <w:ind w:hanging="720"/>
      </w:pPr>
      <w:r>
        <w:t>If Type(</w:t>
      </w:r>
      <w:r w:rsidRPr="00F77DD8">
        <w:rPr>
          <w:i/>
          <w:iCs/>
        </w:rPr>
        <w:t>v</w:t>
      </w:r>
      <w:r>
        <w:t xml:space="preserve">) is not Object, then throw a </w:t>
      </w:r>
      <w:r w:rsidRPr="00F77DD8">
        <w:rPr>
          <w:b/>
          <w:bCs/>
        </w:rPr>
        <w:t>TypeError</w:t>
      </w:r>
      <w:r>
        <w:t xml:space="preserve"> exception.</w:t>
      </w:r>
    </w:p>
    <w:p w14:paraId="0C768884" w14:textId="77777777" w:rsidR="000709BD" w:rsidRPr="00E77497" w:rsidRDefault="00481DAC" w:rsidP="00B34B48">
      <w:pPr>
        <w:pStyle w:val="Alg2"/>
        <w:numPr>
          <w:ilvl w:val="0"/>
          <w:numId w:val="566"/>
        </w:numPr>
        <w:tabs>
          <w:tab w:val="clear" w:pos="720"/>
          <w:tab w:val="num" w:pos="360"/>
        </w:tabs>
        <w:spacing w:after="220"/>
        <w:ind w:hanging="720"/>
      </w:pPr>
      <w:r>
        <w:t>Return the result of p</w:t>
      </w:r>
      <w:r w:rsidRPr="004418C4">
        <w:t>erform</w:t>
      </w:r>
      <w:r>
        <w:t>ing</w:t>
      </w:r>
      <w:r w:rsidRPr="004418C4">
        <w:t xml:space="preserve"> </w:t>
      </w:r>
      <w:r w:rsidR="004A2653" w:rsidRPr="004418C4">
        <w:t>Binding</w:t>
      </w:r>
      <w:del w:id="6540" w:author="Rev 19 Allen Wirfs-Brock" w:date="2013-09-23T16:46:00Z">
        <w:r w:rsidR="004A2653" w:rsidRPr="004418C4" w:rsidDel="00427ECF">
          <w:delText xml:space="preserve"> </w:delText>
        </w:r>
      </w:del>
      <w:r w:rsidR="00A113E2">
        <w:t>Initialisation</w:t>
      </w:r>
      <w:r w:rsidR="004A2653" w:rsidRPr="004418C4">
        <w:t xml:space="preserve"> for </w:t>
      </w:r>
      <w:r w:rsidR="00A15A12" w:rsidRPr="00E77497">
        <w:rPr>
          <w:i/>
        </w:rPr>
        <w:t>BindingPattern</w:t>
      </w:r>
      <w:r w:rsidR="00A15A12" w:rsidRPr="00E77497">
        <w:t xml:space="preserve"> passing </w:t>
      </w:r>
      <w:r w:rsidR="004A2653">
        <w:rPr>
          <w:i/>
        </w:rPr>
        <w:t>v</w:t>
      </w:r>
      <w:r w:rsidR="004A2653" w:rsidRPr="004418C4">
        <w:t xml:space="preserve"> </w:t>
      </w:r>
      <w:r w:rsidR="00A15A12" w:rsidRPr="00E77497">
        <w:t xml:space="preserve">and </w:t>
      </w:r>
      <w:r w:rsidR="004A2653">
        <w:rPr>
          <w:i/>
        </w:rPr>
        <w:t xml:space="preserve">environment </w:t>
      </w:r>
      <w:r w:rsidR="00A15A12" w:rsidRPr="00E77497">
        <w:t>as arguments.</w:t>
      </w:r>
    </w:p>
    <w:p w14:paraId="3A5FDBDD" w14:textId="77777777" w:rsidR="00675B74" w:rsidRPr="004418C4" w:rsidRDefault="00675B74" w:rsidP="00C1136A">
      <w:pPr>
        <w:contextualSpacing/>
      </w:pPr>
      <w:r w:rsidRPr="004418C4">
        <w:rPr>
          <w:rStyle w:val="bnf"/>
        </w:rPr>
        <w:t xml:space="preserve">BindingRestElement </w:t>
      </w:r>
      <w:r w:rsidRPr="00145775">
        <w:rPr>
          <w:b/>
          <w:bCs/>
        </w:rPr>
        <w:t>:</w:t>
      </w:r>
      <w:r w:rsidRPr="004418C4">
        <w:t xml:space="preserve"> </w:t>
      </w:r>
      <w:r w:rsidR="00C1136A" w:rsidRPr="00145775">
        <w:rPr>
          <w:rFonts w:ascii="Courier New" w:hAnsi="Courier New" w:cs="Courier New"/>
          <w:b/>
        </w:rPr>
        <w:t>...</w:t>
      </w:r>
      <w:r w:rsidRPr="004418C4">
        <w:rPr>
          <w:b/>
        </w:rPr>
        <w:t xml:space="preserve"> </w:t>
      </w:r>
      <w:r w:rsidR="00C1136A">
        <w:rPr>
          <w:b/>
        </w:rPr>
        <w:t xml:space="preserve"> </w:t>
      </w:r>
      <w:r w:rsidRPr="004418C4">
        <w:rPr>
          <w:rStyle w:val="bnf"/>
        </w:rPr>
        <w:t>BindingIdentifier</w:t>
      </w:r>
      <w:r w:rsidRPr="004418C4">
        <w:t xml:space="preserve"> </w:t>
      </w:r>
    </w:p>
    <w:p w14:paraId="0A8271B3" w14:textId="77777777" w:rsidR="00675B74" w:rsidRPr="004418C4" w:rsidRDefault="00675B74" w:rsidP="00E74C84">
      <w:pPr>
        <w:pStyle w:val="Alg3"/>
        <w:numPr>
          <w:ilvl w:val="0"/>
          <w:numId w:val="1539"/>
        </w:numPr>
      </w:pPr>
      <w:r w:rsidRPr="004418C4">
        <w:t xml:space="preserve">Let </w:t>
      </w:r>
      <w:r w:rsidRPr="004418C4">
        <w:rPr>
          <w:i/>
        </w:rPr>
        <w:t>A</w:t>
      </w:r>
      <w:r w:rsidRPr="004418C4">
        <w:t xml:space="preserve"> be </w:t>
      </w:r>
      <w:r w:rsidR="00F44A1F">
        <w:t>the result of the abstract operation ArrayCreate with argument 0</w:t>
      </w:r>
      <w:r w:rsidRPr="004418C4">
        <w:t>.</w:t>
      </w:r>
    </w:p>
    <w:p w14:paraId="49508D49" w14:textId="77777777" w:rsidR="002A015C" w:rsidRPr="00E77497" w:rsidRDefault="002A015C" w:rsidP="00E74C84">
      <w:pPr>
        <w:pStyle w:val="Alg3"/>
        <w:numPr>
          <w:ilvl w:val="0"/>
          <w:numId w:val="1539"/>
        </w:numPr>
      </w:pPr>
      <w:r w:rsidRPr="00E77497">
        <w:t xml:space="preserve">Let </w:t>
      </w:r>
      <w:r w:rsidRPr="00E77497">
        <w:rPr>
          <w:i/>
        </w:rPr>
        <w:t>lenVal</w:t>
      </w:r>
      <w:r w:rsidRPr="00E77497">
        <w:t xml:space="preserve"> be the result of Get</w:t>
      </w:r>
      <w:r w:rsidR="00E63775">
        <w:t>(</w:t>
      </w:r>
      <w:r w:rsidR="000D108B">
        <w:rPr>
          <w:i/>
        </w:rPr>
        <w:t>array</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Pr="00966F28">
        <w:t>.</w:t>
      </w:r>
    </w:p>
    <w:p w14:paraId="3248F845" w14:textId="77777777" w:rsidR="002A015C" w:rsidRPr="00E77497" w:rsidRDefault="002A015C" w:rsidP="00E74C84">
      <w:pPr>
        <w:pStyle w:val="Alg3"/>
        <w:numPr>
          <w:ilvl w:val="0"/>
          <w:numId w:val="1539"/>
        </w:numPr>
      </w:pPr>
      <w:r w:rsidRPr="00E77497">
        <w:t xml:space="preserve">Let </w:t>
      </w:r>
      <w:r w:rsidR="000D108B">
        <w:rPr>
          <w:i/>
        </w:rPr>
        <w:t>arrayLength</w:t>
      </w:r>
      <w:r w:rsidRPr="00E77497">
        <w:t xml:space="preserve"> be To</w:t>
      </w:r>
      <w:r w:rsidR="001A616E">
        <w:t>Length</w:t>
      </w:r>
      <w:r w:rsidRPr="00E77497">
        <w:t>(</w:t>
      </w:r>
      <w:r w:rsidRPr="00E77497">
        <w:rPr>
          <w:i/>
        </w:rPr>
        <w:t>lenVal</w:t>
      </w:r>
      <w:r w:rsidRPr="00E77497">
        <w:t>).</w:t>
      </w:r>
    </w:p>
    <w:p w14:paraId="3469453C" w14:textId="77777777" w:rsidR="00A37763" w:rsidRDefault="00725391" w:rsidP="00E74C84">
      <w:pPr>
        <w:pStyle w:val="Alg2"/>
        <w:numPr>
          <w:ilvl w:val="0"/>
          <w:numId w:val="1539"/>
        </w:numPr>
        <w:contextualSpacing/>
      </w:pPr>
      <w:r>
        <w:t>ReturnIfAbrupt(</w:t>
      </w:r>
      <w:r>
        <w:rPr>
          <w:i/>
        </w:rPr>
        <w:t>arrayLength</w:t>
      </w:r>
      <w:r>
        <w:t>).</w:t>
      </w:r>
    </w:p>
    <w:p w14:paraId="4591E44A" w14:textId="77777777" w:rsidR="00675B74" w:rsidRPr="004418C4" w:rsidRDefault="00675B74" w:rsidP="00E74C84">
      <w:pPr>
        <w:pStyle w:val="Alg3"/>
        <w:numPr>
          <w:ilvl w:val="0"/>
          <w:numId w:val="1539"/>
        </w:numPr>
      </w:pPr>
      <w:r w:rsidRPr="004418C4">
        <w:t xml:space="preserve">Let </w:t>
      </w:r>
      <w:r w:rsidRPr="004418C4">
        <w:rPr>
          <w:i/>
        </w:rPr>
        <w:t>n</w:t>
      </w:r>
      <w:r w:rsidRPr="004418C4">
        <w:t>=0</w:t>
      </w:r>
      <w:r w:rsidR="00DD66FD">
        <w:t>.</w:t>
      </w:r>
    </w:p>
    <w:p w14:paraId="08EFCE64" w14:textId="77777777" w:rsidR="00DD66FD" w:rsidRDefault="00DD66FD" w:rsidP="00E74C84">
      <w:pPr>
        <w:pStyle w:val="Alg3"/>
        <w:numPr>
          <w:ilvl w:val="0"/>
          <w:numId w:val="1539"/>
        </w:numPr>
      </w:pPr>
      <w:r>
        <w:t xml:space="preserve">Let </w:t>
      </w:r>
      <w:r w:rsidRPr="00C7794D">
        <w:rPr>
          <w:i/>
        </w:rPr>
        <w:t>index</w:t>
      </w:r>
      <w:r>
        <w:t xml:space="preserve"> = </w:t>
      </w:r>
      <w:r w:rsidRPr="00C7794D">
        <w:rPr>
          <w:i/>
        </w:rPr>
        <w:t>nextIndex</w:t>
      </w:r>
      <w:r>
        <w:t>.</w:t>
      </w:r>
    </w:p>
    <w:p w14:paraId="72CD8E31" w14:textId="77777777" w:rsidR="00675B74" w:rsidRPr="004418C4" w:rsidRDefault="00675B74" w:rsidP="00E74C84">
      <w:pPr>
        <w:pStyle w:val="Alg3"/>
        <w:numPr>
          <w:ilvl w:val="0"/>
          <w:numId w:val="1539"/>
        </w:numPr>
      </w:pPr>
      <w:r w:rsidRPr="004418C4">
        <w:t xml:space="preserve">Repeat, while </w:t>
      </w:r>
      <w:r w:rsidRPr="004418C4">
        <w:rPr>
          <w:i/>
        </w:rPr>
        <w:t>index</w:t>
      </w:r>
      <w:r w:rsidRPr="004418C4">
        <w:t xml:space="preserve"> &lt; </w:t>
      </w:r>
      <w:r w:rsidR="006A7D66">
        <w:rPr>
          <w:i/>
        </w:rPr>
        <w:t>arrayLength</w:t>
      </w:r>
    </w:p>
    <w:p w14:paraId="52D4F306" w14:textId="77777777" w:rsidR="00675B74" w:rsidRPr="004418C4" w:rsidRDefault="00675B74" w:rsidP="00E74C84">
      <w:pPr>
        <w:pStyle w:val="Alg3"/>
        <w:numPr>
          <w:ilvl w:val="1"/>
          <w:numId w:val="1539"/>
        </w:numPr>
        <w:ind w:left="720"/>
      </w:pPr>
      <w:r w:rsidRPr="004418C4">
        <w:t xml:space="preserve">Let </w:t>
      </w:r>
      <w:r w:rsidRPr="004418C4">
        <w:rPr>
          <w:i/>
        </w:rPr>
        <w:t>P</w:t>
      </w:r>
      <w:r w:rsidRPr="004418C4">
        <w:t xml:space="preserve"> be ToString(</w:t>
      </w:r>
      <w:r w:rsidRPr="004418C4">
        <w:rPr>
          <w:i/>
        </w:rPr>
        <w:t>index</w:t>
      </w:r>
      <w:r w:rsidRPr="004418C4">
        <w:t>).</w:t>
      </w:r>
    </w:p>
    <w:p w14:paraId="4E7C0585" w14:textId="77777777" w:rsidR="00675B74" w:rsidRPr="004418C4" w:rsidRDefault="00675B74" w:rsidP="00E74C84">
      <w:pPr>
        <w:pStyle w:val="Alg3"/>
        <w:numPr>
          <w:ilvl w:val="1"/>
          <w:numId w:val="1539"/>
        </w:numPr>
        <w:ind w:left="720"/>
      </w:pPr>
      <w:r w:rsidRPr="004418C4">
        <w:t xml:space="preserve">Let </w:t>
      </w:r>
      <w:r w:rsidRPr="004418C4">
        <w:rPr>
          <w:i/>
        </w:rPr>
        <w:t>exists</w:t>
      </w:r>
      <w:r w:rsidRPr="004418C4">
        <w:t xml:space="preserve"> be the result of </w:t>
      </w:r>
      <w:r w:rsidR="00542A13">
        <w:t>HasProperty(</w:t>
      </w:r>
      <w:r w:rsidR="006A7D66">
        <w:rPr>
          <w:i/>
        </w:rPr>
        <w:t>array</w:t>
      </w:r>
      <w:r w:rsidR="00542A13">
        <w:t>,</w:t>
      </w:r>
      <w:r w:rsidRPr="004418C4">
        <w:t xml:space="preserve"> </w:t>
      </w:r>
      <w:r w:rsidRPr="004418C4">
        <w:rPr>
          <w:i/>
        </w:rPr>
        <w:t>P</w:t>
      </w:r>
      <w:r w:rsidR="00542A13">
        <w:rPr>
          <w:iCs/>
        </w:rPr>
        <w:t>)</w:t>
      </w:r>
      <w:r w:rsidRPr="004418C4">
        <w:t>.</w:t>
      </w:r>
    </w:p>
    <w:p w14:paraId="06EC9F14" w14:textId="77777777" w:rsidR="000950D9" w:rsidRDefault="000950D9" w:rsidP="00E74C84">
      <w:pPr>
        <w:pStyle w:val="Alg3"/>
        <w:numPr>
          <w:ilvl w:val="1"/>
          <w:numId w:val="1539"/>
        </w:numPr>
        <w:ind w:left="720"/>
      </w:pPr>
      <w:r>
        <w:t>ReturnIfAbrupt(</w:t>
      </w:r>
      <w:r w:rsidRPr="006A10C6">
        <w:rPr>
          <w:i/>
          <w:iCs/>
        </w:rPr>
        <w:t>exists</w:t>
      </w:r>
      <w:r>
        <w:t>).</w:t>
      </w:r>
    </w:p>
    <w:p w14:paraId="3E9F7AFD" w14:textId="77777777" w:rsidR="00675B74" w:rsidRPr="004418C4" w:rsidRDefault="00675B74" w:rsidP="00E74C84">
      <w:pPr>
        <w:pStyle w:val="Alg3"/>
        <w:numPr>
          <w:ilvl w:val="1"/>
          <w:numId w:val="1539"/>
        </w:numPr>
        <w:ind w:left="720"/>
      </w:pPr>
      <w:r w:rsidRPr="004418C4">
        <w:t xml:space="preserve">If </w:t>
      </w:r>
      <w:r w:rsidRPr="004418C4">
        <w:rPr>
          <w:i/>
        </w:rPr>
        <w:t>exists</w:t>
      </w:r>
      <w:r w:rsidRPr="004418C4">
        <w:t xml:space="preserve"> is </w:t>
      </w:r>
      <w:r w:rsidRPr="004418C4">
        <w:rPr>
          <w:b/>
        </w:rPr>
        <w:t>true</w:t>
      </w:r>
      <w:r w:rsidRPr="004418C4">
        <w:t>, then</w:t>
      </w:r>
    </w:p>
    <w:p w14:paraId="073E02A5" w14:textId="77777777" w:rsidR="00675B74" w:rsidRPr="004418C4" w:rsidRDefault="00675B74" w:rsidP="008F7A25">
      <w:pPr>
        <w:pStyle w:val="Alg3"/>
        <w:numPr>
          <w:ilvl w:val="2"/>
          <w:numId w:val="1539"/>
        </w:numPr>
        <w:ind w:left="990" w:hanging="180"/>
      </w:pPr>
      <w:r w:rsidRPr="004418C4">
        <w:t xml:space="preserve">Let </w:t>
      </w:r>
      <w:r w:rsidRPr="004418C4">
        <w:rPr>
          <w:i/>
        </w:rPr>
        <w:t>v</w:t>
      </w:r>
      <w:r w:rsidRPr="004418C4">
        <w:t xml:space="preserve"> be the result of Get</w:t>
      </w:r>
      <w:r w:rsidR="007805B0">
        <w:t>(</w:t>
      </w:r>
      <w:r w:rsidR="006A7D66">
        <w:rPr>
          <w:i/>
        </w:rPr>
        <w:t>array</w:t>
      </w:r>
      <w:r w:rsidR="007805B0">
        <w:t>,</w:t>
      </w:r>
      <w:r w:rsidRPr="004418C4">
        <w:t xml:space="preserve"> </w:t>
      </w:r>
      <w:r w:rsidRPr="004418C4">
        <w:rPr>
          <w:i/>
        </w:rPr>
        <w:t>P</w:t>
      </w:r>
      <w:r w:rsidR="007805B0">
        <w:t>)</w:t>
      </w:r>
      <w:r w:rsidRPr="004418C4">
        <w:t>.</w:t>
      </w:r>
    </w:p>
    <w:p w14:paraId="70F83966" w14:textId="77777777" w:rsidR="00A37763" w:rsidRDefault="00992271" w:rsidP="008F7A25">
      <w:pPr>
        <w:pStyle w:val="Alg2"/>
        <w:numPr>
          <w:ilvl w:val="2"/>
          <w:numId w:val="1539"/>
        </w:numPr>
        <w:ind w:hanging="990"/>
        <w:contextualSpacing/>
      </w:pPr>
      <w:r>
        <w:t>ReturnIfAbrupt(</w:t>
      </w:r>
      <w:r w:rsidRPr="00D5580A">
        <w:rPr>
          <w:i/>
        </w:rPr>
        <w:t>v</w:t>
      </w:r>
      <w:r>
        <w:t>)</w:t>
      </w:r>
      <w:r w:rsidR="00A37763">
        <w:t>.</w:t>
      </w:r>
    </w:p>
    <w:p w14:paraId="7DBEE680" w14:textId="77777777" w:rsidR="00675B74" w:rsidRPr="004418C4" w:rsidRDefault="00675B74" w:rsidP="008F7A25">
      <w:pPr>
        <w:pStyle w:val="Alg3"/>
        <w:numPr>
          <w:ilvl w:val="2"/>
          <w:numId w:val="1539"/>
        </w:numPr>
        <w:ind w:left="990" w:hanging="18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14:paraId="1F9DC4CC" w14:textId="77777777" w:rsidR="00675B74" w:rsidRPr="004418C4" w:rsidRDefault="00675B74" w:rsidP="008F7A25">
      <w:pPr>
        <w:pStyle w:val="Alg3"/>
        <w:numPr>
          <w:ilvl w:val="1"/>
          <w:numId w:val="1539"/>
        </w:numPr>
        <w:ind w:hanging="720"/>
      </w:pPr>
      <w:r w:rsidRPr="004418C4">
        <w:t xml:space="preserve">Let </w:t>
      </w:r>
      <w:r w:rsidRPr="004418C4">
        <w:rPr>
          <w:i/>
        </w:rPr>
        <w:t>n</w:t>
      </w:r>
      <w:r w:rsidRPr="004418C4">
        <w:t xml:space="preserve"> = </w:t>
      </w:r>
      <w:r w:rsidRPr="004418C4">
        <w:rPr>
          <w:i/>
        </w:rPr>
        <w:t>n</w:t>
      </w:r>
      <w:r w:rsidRPr="004418C4">
        <w:t>+1.</w:t>
      </w:r>
    </w:p>
    <w:p w14:paraId="0293892D" w14:textId="77777777" w:rsidR="00675B74" w:rsidRPr="004418C4" w:rsidRDefault="00675B74" w:rsidP="008F7A25">
      <w:pPr>
        <w:pStyle w:val="Alg3"/>
        <w:numPr>
          <w:ilvl w:val="1"/>
          <w:numId w:val="1539"/>
        </w:numPr>
        <w:ind w:hanging="720"/>
      </w:pPr>
      <w:r w:rsidRPr="004418C4">
        <w:t xml:space="preserve">Let </w:t>
      </w:r>
      <w:r w:rsidRPr="004418C4">
        <w:rPr>
          <w:i/>
        </w:rPr>
        <w:t>index</w:t>
      </w:r>
      <w:r w:rsidRPr="004418C4">
        <w:t xml:space="preserve"> = </w:t>
      </w:r>
      <w:r w:rsidRPr="004418C4">
        <w:rPr>
          <w:i/>
        </w:rPr>
        <w:t>index</w:t>
      </w:r>
      <w:r w:rsidRPr="004418C4">
        <w:t>+1.</w:t>
      </w:r>
    </w:p>
    <w:p w14:paraId="71022643" w14:textId="77777777" w:rsidR="00675B74" w:rsidRPr="004418C4" w:rsidRDefault="00481DAC" w:rsidP="008F7A25">
      <w:pPr>
        <w:pStyle w:val="Alg3"/>
        <w:numPr>
          <w:ilvl w:val="0"/>
          <w:numId w:val="1539"/>
        </w:numPr>
        <w:spacing w:after="240"/>
      </w:pPr>
      <w:r>
        <w:t>Return the result of p</w:t>
      </w:r>
      <w:r w:rsidRPr="004418C4">
        <w:t>erform</w:t>
      </w:r>
      <w:r>
        <w:t>ing</w:t>
      </w:r>
      <w:r w:rsidRPr="004418C4">
        <w:t xml:space="preserve"> </w:t>
      </w:r>
      <w:r w:rsidR="00675B74" w:rsidRPr="004418C4">
        <w:t>Binding</w:t>
      </w:r>
      <w:del w:id="6541" w:author="Rev 19 Allen Wirfs-Brock" w:date="2013-09-23T16:46:00Z">
        <w:r w:rsidR="00675B74" w:rsidRPr="004418C4" w:rsidDel="00427ECF">
          <w:delText xml:space="preserve"> </w:delText>
        </w:r>
      </w:del>
      <w:r w:rsidR="00A113E2">
        <w:t>Initialisation</w:t>
      </w:r>
      <w:r w:rsidR="00675B74" w:rsidRPr="004418C4">
        <w:t xml:space="preserve"> for </w:t>
      </w:r>
      <w:r w:rsidR="00675B74" w:rsidRPr="004418C4">
        <w:rPr>
          <w:i/>
        </w:rPr>
        <w:t>BindingIdentif</w:t>
      </w:r>
      <w:r w:rsidR="00B048D2">
        <w:rPr>
          <w:i/>
        </w:rPr>
        <w:t>i</w:t>
      </w:r>
      <w:r w:rsidR="00675B74" w:rsidRPr="004418C4">
        <w:rPr>
          <w:i/>
        </w:rPr>
        <w:t>er</w:t>
      </w:r>
      <w:r w:rsidR="00675B74" w:rsidRPr="004418C4">
        <w:t xml:space="preserve"> using </w:t>
      </w:r>
      <w:r w:rsidR="00B048D2">
        <w:rPr>
          <w:i/>
        </w:rPr>
        <w:t>A</w:t>
      </w:r>
      <w:r w:rsidR="00675B74" w:rsidRPr="004418C4">
        <w:t xml:space="preserve"> and </w:t>
      </w:r>
      <w:r w:rsidR="00675B74">
        <w:rPr>
          <w:i/>
        </w:rPr>
        <w:t xml:space="preserve">environment </w:t>
      </w:r>
      <w:r w:rsidR="00675B74">
        <w:t>as arguments</w:t>
      </w:r>
      <w:r w:rsidR="00675B74" w:rsidRPr="004418C4">
        <w:t>.</w:t>
      </w:r>
    </w:p>
    <w:p w14:paraId="7A82CAE7" w14:textId="77777777" w:rsidR="00675B74" w:rsidRDefault="00675B74" w:rsidP="00D30056">
      <w:pPr>
        <w:pStyle w:val="40"/>
        <w:rPr>
          <w:spacing w:val="6"/>
        </w:rPr>
      </w:pPr>
      <w:bookmarkStart w:id="6542" w:name="_Ref367716566"/>
      <w:r w:rsidRPr="004418C4">
        <w:t xml:space="preserve">Runtime Semantics: </w:t>
      </w:r>
      <w:r>
        <w:t>Keyed</w:t>
      </w:r>
      <w:del w:id="6543" w:author="Rev 19 Allen Wirfs-Brock" w:date="2013-09-23T16:21:00Z">
        <w:r w:rsidDel="00D30056">
          <w:delText xml:space="preserve"> </w:delText>
        </w:r>
      </w:del>
      <w:r w:rsidRPr="004418C4">
        <w:rPr>
          <w:spacing w:val="6"/>
        </w:rPr>
        <w:t>Binding</w:t>
      </w:r>
      <w:del w:id="6544" w:author="Rev 19 Allen Wirfs-Brock" w:date="2013-09-23T16:21:00Z">
        <w:r w:rsidRPr="004418C4" w:rsidDel="00D30056">
          <w:rPr>
            <w:spacing w:val="6"/>
          </w:rPr>
          <w:delText xml:space="preserve"> </w:delText>
        </w:r>
      </w:del>
      <w:r w:rsidR="00A113E2">
        <w:rPr>
          <w:spacing w:val="6"/>
        </w:rPr>
        <w:t>Initialisation</w:t>
      </w:r>
      <w:bookmarkEnd w:id="6542"/>
    </w:p>
    <w:p w14:paraId="06AF0CB6" w14:textId="77777777" w:rsidR="00675B74" w:rsidRPr="004418C4" w:rsidRDefault="00675B74" w:rsidP="00675B74">
      <w:pPr>
        <w:ind w:left="360"/>
      </w:pPr>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p>
    <w:p w14:paraId="04876149" w14:textId="77777777" w:rsidR="00675B74" w:rsidRPr="008E00F6" w:rsidRDefault="00675B74"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14:paraId="58ABE5B7" w14:textId="77777777" w:rsidR="00FD6556" w:rsidRPr="00E77497" w:rsidRDefault="00FD6556" w:rsidP="00FD6556">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000D108B">
        <w:rPr>
          <w:rStyle w:val="bnf"/>
        </w:rPr>
        <w:t xml:space="preserve">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14:paraId="55988029" w14:textId="77777777" w:rsidR="002B1BC1" w:rsidDel="007A6741" w:rsidRDefault="002B1BC1" w:rsidP="002B1BC1">
      <w:pPr>
        <w:pStyle w:val="Alg3"/>
        <w:numPr>
          <w:ilvl w:val="0"/>
          <w:numId w:val="918"/>
        </w:numPr>
        <w:rPr>
          <w:del w:id="6545" w:author="Rev 19 Allen Wirfs-Brock" w:date="2013-09-25T10:54:00Z"/>
        </w:rPr>
      </w:pPr>
      <w:del w:id="6546" w:author="Rev 19 Allen Wirfs-Brock" w:date="2013-09-25T10:54:00Z">
        <w:r w:rsidDel="007A6741">
          <w:delText xml:space="preserve">Let </w:delText>
        </w:r>
        <w:r w:rsidRPr="002B1BC1" w:rsidDel="007A6741">
          <w:rPr>
            <w:i/>
            <w:iCs/>
          </w:rPr>
          <w:delText>exists</w:delText>
        </w:r>
        <w:r w:rsidDel="007A6741">
          <w:delText xml:space="preserve"> be the result of HasPropety(</w:delText>
        </w:r>
        <w:r w:rsidDel="007A6741">
          <w:rPr>
            <w:i/>
            <w:iCs/>
          </w:rPr>
          <w:delText>obj</w:delText>
        </w:r>
        <w:r w:rsidDel="007A6741">
          <w:delText xml:space="preserve">, </w:delText>
        </w:r>
        <w:r w:rsidDel="007A6741">
          <w:rPr>
            <w:i/>
            <w:iCs/>
          </w:rPr>
          <w:delText>propertyName</w:delText>
        </w:r>
        <w:r w:rsidDel="007A6741">
          <w:delText>).</w:delText>
        </w:r>
      </w:del>
    </w:p>
    <w:p w14:paraId="56798733" w14:textId="77777777" w:rsidR="002B1BC1" w:rsidDel="007A6741" w:rsidRDefault="002B1BC1" w:rsidP="002B1BC1">
      <w:pPr>
        <w:pStyle w:val="Alg3"/>
        <w:numPr>
          <w:ilvl w:val="0"/>
          <w:numId w:val="918"/>
        </w:numPr>
        <w:rPr>
          <w:del w:id="6547" w:author="Rev 19 Allen Wirfs-Brock" w:date="2013-09-25T10:54:00Z"/>
        </w:rPr>
      </w:pPr>
      <w:del w:id="6548" w:author="Rev 19 Allen Wirfs-Brock" w:date="2013-09-25T10:54:00Z">
        <w:r w:rsidDel="007A6741">
          <w:delText>ReturnIfAbrupt(</w:delText>
        </w:r>
        <w:r w:rsidDel="007A6741">
          <w:rPr>
            <w:i/>
          </w:rPr>
          <w:delText>exists</w:delText>
        </w:r>
        <w:r w:rsidDel="007A6741">
          <w:delText>).</w:delText>
        </w:r>
      </w:del>
    </w:p>
    <w:p w14:paraId="0F44955C" w14:textId="77777777" w:rsidR="00633AA2" w:rsidRPr="00922A99" w:rsidDel="007A6741" w:rsidRDefault="002B1BC1" w:rsidP="002B1BC1">
      <w:pPr>
        <w:pStyle w:val="Alg3"/>
        <w:numPr>
          <w:ilvl w:val="0"/>
          <w:numId w:val="918"/>
        </w:numPr>
        <w:rPr>
          <w:del w:id="6549" w:author="Rev 19 Allen Wirfs-Brock" w:date="2013-09-25T10:54:00Z"/>
        </w:rPr>
      </w:pPr>
      <w:del w:id="6550" w:author="Rev 19 Allen Wirfs-Brock" w:date="2013-09-25T10:54:00Z">
        <w:r w:rsidDel="007A6741">
          <w:delText xml:space="preserve">If </w:delText>
        </w:r>
        <w:r w:rsidDel="007A6741">
          <w:rPr>
            <w:i/>
            <w:iCs/>
          </w:rPr>
          <w:delText>exists</w:delText>
        </w:r>
        <w:r w:rsidDel="007A6741">
          <w:delText xml:space="preserve"> is </w:delText>
        </w:r>
        <w:r w:rsidDel="007A6741">
          <w:rPr>
            <w:b/>
            <w:bCs/>
          </w:rPr>
          <w:delText>false</w:delText>
        </w:r>
        <w:r w:rsidR="00633AA2" w:rsidRPr="00922A99" w:rsidDel="007A6741">
          <w:delText>, then</w:delText>
        </w:r>
      </w:del>
    </w:p>
    <w:p w14:paraId="55229821" w14:textId="77777777" w:rsidR="002B1BC1" w:rsidDel="007A6741" w:rsidRDefault="00633AA2" w:rsidP="00922A99">
      <w:pPr>
        <w:pStyle w:val="Alg3"/>
        <w:numPr>
          <w:ilvl w:val="1"/>
          <w:numId w:val="918"/>
        </w:numPr>
        <w:rPr>
          <w:del w:id="6551" w:author="Rev 19 Allen Wirfs-Brock" w:date="2013-09-25T10:54:00Z"/>
        </w:rPr>
      </w:pPr>
      <w:del w:id="6552" w:author="Rev 19 Allen Wirfs-Brock" w:date="2013-09-25T10:54:00Z">
        <w:r w:rsidDel="007A6741">
          <w:delText>If</w:delText>
        </w:r>
        <w:r w:rsidR="002B1BC1" w:rsidRPr="002B1BC1" w:rsidDel="007A6741">
          <w:rPr>
            <w:i/>
          </w:rPr>
          <w:delText xml:space="preserve"> </w:delText>
        </w:r>
        <w:r w:rsidR="002B1BC1" w:rsidRPr="001E1845" w:rsidDel="007A6741">
          <w:rPr>
            <w:i/>
          </w:rPr>
          <w:delText>Initialiser</w:delText>
        </w:r>
        <w:r w:rsidR="002B1BC1" w:rsidRPr="001E1845" w:rsidDel="007A6741">
          <w:rPr>
            <w:vertAlign w:val="subscript"/>
          </w:rPr>
          <w:delText>opt</w:delText>
        </w:r>
        <w:r w:rsidR="002B1BC1" w:rsidRPr="00E77497" w:rsidDel="007A6741">
          <w:delText xml:space="preserve"> is </w:delText>
        </w:r>
        <w:r w:rsidR="002B1BC1" w:rsidDel="007A6741">
          <w:delText xml:space="preserve">not </w:delText>
        </w:r>
        <w:r w:rsidR="002B1BC1" w:rsidRPr="00E77497" w:rsidDel="007A6741">
          <w:delText>present</w:delText>
        </w:r>
        <w:r w:rsidR="002B1BC1" w:rsidDel="007A6741">
          <w:delText xml:space="preserve">, then throw a </w:delText>
        </w:r>
        <w:r w:rsidR="002B1BC1" w:rsidRPr="002B1BC1" w:rsidDel="007A6741">
          <w:rPr>
            <w:b/>
            <w:bCs/>
          </w:rPr>
          <w:delText>TypeError</w:delText>
        </w:r>
        <w:r w:rsidR="002B1BC1" w:rsidDel="007A6741">
          <w:delText xml:space="preserve"> exception.</w:delText>
        </w:r>
      </w:del>
    </w:p>
    <w:p w14:paraId="2B32FC30" w14:textId="77777777" w:rsidR="00633AA2" w:rsidRPr="00324197" w:rsidDel="007A6741" w:rsidRDefault="00633AA2" w:rsidP="00633AA2">
      <w:pPr>
        <w:pStyle w:val="Alg3"/>
        <w:numPr>
          <w:ilvl w:val="1"/>
          <w:numId w:val="918"/>
        </w:numPr>
        <w:rPr>
          <w:del w:id="6553" w:author="Rev 19 Allen Wirfs-Brock" w:date="2013-09-25T10:54:00Z"/>
        </w:rPr>
      </w:pPr>
      <w:del w:id="6554" w:author="Rev 19 Allen Wirfs-Brock" w:date="2013-09-25T10:54: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14:paraId="5E017AE1" w14:textId="77777777" w:rsidR="00633AA2" w:rsidDel="007A6741" w:rsidRDefault="00633AA2" w:rsidP="007805B0">
      <w:pPr>
        <w:pStyle w:val="Alg3"/>
        <w:numPr>
          <w:ilvl w:val="0"/>
          <w:numId w:val="918"/>
        </w:numPr>
        <w:rPr>
          <w:del w:id="6555" w:author="Rev 19 Allen Wirfs-Brock" w:date="2013-09-25T10:54:00Z"/>
        </w:rPr>
      </w:pPr>
      <w:del w:id="6556" w:author="Rev 19 Allen Wirfs-Brock" w:date="2013-09-25T10:54:00Z">
        <w:r w:rsidDel="007A6741">
          <w:delText xml:space="preserve">Else, </w:delText>
        </w:r>
      </w:del>
    </w:p>
    <w:p w14:paraId="79D3E17A" w14:textId="77777777" w:rsidR="001E1845" w:rsidRPr="00E77497" w:rsidRDefault="001E1845" w:rsidP="007A6741">
      <w:pPr>
        <w:pStyle w:val="Alg3"/>
        <w:numPr>
          <w:ilvl w:val="0"/>
          <w:numId w:val="918"/>
        </w:numPr>
      </w:pPr>
      <w:r w:rsidRPr="00E77497">
        <w:t xml:space="preserve">Let </w:t>
      </w:r>
      <w:r w:rsidRPr="001E1845">
        <w:rPr>
          <w:i/>
        </w:rPr>
        <w:t>v</w:t>
      </w:r>
      <w:r w:rsidRPr="00E77497">
        <w:t xml:space="preserve"> be the result of Get</w:t>
      </w:r>
      <w:r w:rsidR="007805B0">
        <w:t>(</w:t>
      </w:r>
      <w:r w:rsidRPr="007805B0">
        <w:rPr>
          <w:i/>
          <w:iCs/>
        </w:rPr>
        <w:t>obj</w:t>
      </w:r>
      <w:r w:rsidR="007805B0">
        <w:t>,</w:t>
      </w:r>
      <w:r w:rsidRPr="00E77497">
        <w:t xml:space="preserve"> </w:t>
      </w:r>
      <w:r w:rsidRPr="0004792F">
        <w:rPr>
          <w:i/>
        </w:rPr>
        <w:t>propertyName</w:t>
      </w:r>
      <w:r w:rsidR="007805B0">
        <w:rPr>
          <w:iCs/>
        </w:rPr>
        <w:t>)</w:t>
      </w:r>
      <w:r w:rsidRPr="00E77497">
        <w:t>.</w:t>
      </w:r>
    </w:p>
    <w:p w14:paraId="507DFA0F" w14:textId="77777777" w:rsidR="001E1845" w:rsidRDefault="001E1845" w:rsidP="007A6741">
      <w:pPr>
        <w:pStyle w:val="Alg3"/>
        <w:numPr>
          <w:ilvl w:val="0"/>
          <w:numId w:val="918"/>
        </w:numPr>
      </w:pPr>
      <w:r>
        <w:t>ReturnIfAbrupt(</w:t>
      </w:r>
      <w:r w:rsidRPr="001E1845">
        <w:rPr>
          <w:i/>
        </w:rPr>
        <w:t>v</w:t>
      </w:r>
      <w:r>
        <w:t>).</w:t>
      </w:r>
    </w:p>
    <w:p w14:paraId="0BEEEB4B" w14:textId="77777777" w:rsidR="00FD6556" w:rsidRPr="00E77497" w:rsidRDefault="00FD6556" w:rsidP="001E1845">
      <w:pPr>
        <w:pStyle w:val="Alg3"/>
        <w:numPr>
          <w:ilvl w:val="0"/>
          <w:numId w:val="918"/>
        </w:numPr>
      </w:pPr>
      <w:r w:rsidRPr="00E77497">
        <w:t xml:space="preserve">If </w:t>
      </w:r>
      <w:r w:rsidRPr="001E1845">
        <w:rPr>
          <w:i/>
        </w:rPr>
        <w:t>Initialiser</w:t>
      </w:r>
      <w:r w:rsidRPr="001E1845">
        <w:rPr>
          <w:vertAlign w:val="subscript"/>
        </w:rPr>
        <w:t>opt</w:t>
      </w:r>
      <w:r w:rsidRPr="00E77497">
        <w:t xml:space="preserve"> is present</w:t>
      </w:r>
      <w:r w:rsidR="001E1845">
        <w:t xml:space="preserve"> and </w:t>
      </w:r>
      <w:r w:rsidR="001E1845" w:rsidRPr="001E1845">
        <w:rPr>
          <w:i/>
        </w:rPr>
        <w:t>v</w:t>
      </w:r>
      <w:r w:rsidR="001E1845">
        <w:t xml:space="preserve"> is </w:t>
      </w:r>
      <w:r w:rsidR="001E1845" w:rsidRPr="001E1845">
        <w:rPr>
          <w:b/>
        </w:rPr>
        <w:t>undefined</w:t>
      </w:r>
      <w:r w:rsidRPr="00E77497">
        <w:t>, then</w:t>
      </w:r>
    </w:p>
    <w:p w14:paraId="67C5478D" w14:textId="77777777" w:rsidR="00FD6556" w:rsidRPr="00E77497" w:rsidRDefault="00FD6556" w:rsidP="00922A99">
      <w:pPr>
        <w:pStyle w:val="Alg3"/>
        <w:numPr>
          <w:ilvl w:val="1"/>
          <w:numId w:val="558"/>
        </w:numPr>
      </w:pPr>
      <w:r w:rsidRPr="00E77497">
        <w:t xml:space="preserve">Let </w:t>
      </w:r>
      <w:r w:rsidR="001E28FF">
        <w:rPr>
          <w:i/>
        </w:rPr>
        <w:t>defaultValue</w:t>
      </w:r>
      <w:r w:rsidRPr="00E77497">
        <w:t xml:space="preserve"> be the result of evaluating</w:t>
      </w:r>
      <w:r w:rsidRPr="00E77497">
        <w:rPr>
          <w:i/>
        </w:rPr>
        <w:t xml:space="preserve"> Initialiser</w:t>
      </w:r>
      <w:r w:rsidRPr="00E77497">
        <w:t>.</w:t>
      </w:r>
    </w:p>
    <w:p w14:paraId="1656EBFA" w14:textId="77777777" w:rsidR="001E28FF" w:rsidRDefault="001E28FF" w:rsidP="00922A99">
      <w:pPr>
        <w:pStyle w:val="Alg3"/>
        <w:numPr>
          <w:ilvl w:val="1"/>
          <w:numId w:val="558"/>
        </w:numPr>
      </w:pPr>
      <w:r>
        <w:t xml:space="preserve">Let </w:t>
      </w:r>
      <w:r w:rsidRPr="001E28FF">
        <w:rPr>
          <w:i/>
        </w:rPr>
        <w:t>v</w:t>
      </w:r>
      <w:r>
        <w:t xml:space="preserve"> be </w:t>
      </w:r>
      <w:r w:rsidR="003F2BDA">
        <w:t>GetValue(</w:t>
      </w:r>
      <w:r w:rsidRPr="001E28FF">
        <w:rPr>
          <w:i/>
        </w:rPr>
        <w:t>defaultValue</w:t>
      </w:r>
      <w:r>
        <w:t>).</w:t>
      </w:r>
    </w:p>
    <w:p w14:paraId="1FA7A40C" w14:textId="77777777" w:rsidR="00EB121A" w:rsidRDefault="00112290" w:rsidP="00922A99">
      <w:pPr>
        <w:pStyle w:val="Alg3"/>
        <w:numPr>
          <w:ilvl w:val="1"/>
          <w:numId w:val="558"/>
        </w:numPr>
      </w:pPr>
      <w:r>
        <w:t>ReturnIfAbrupt(</w:t>
      </w:r>
      <w:r w:rsidRPr="00922A99">
        <w:rPr>
          <w:i/>
          <w:iCs/>
        </w:rPr>
        <w:t>v</w:t>
      </w:r>
      <w:r>
        <w:t>).</w:t>
      </w:r>
    </w:p>
    <w:p w14:paraId="7D4D2C1C" w14:textId="77777777" w:rsidR="00633AA2" w:rsidRDefault="00633AA2" w:rsidP="001E28FF">
      <w:pPr>
        <w:pStyle w:val="Alg4"/>
        <w:numPr>
          <w:ilvl w:val="0"/>
          <w:numId w:val="918"/>
        </w:numPr>
        <w:spacing w:after="220"/>
        <w:contextualSpacing/>
      </w:pPr>
      <w:r>
        <w:t>If Type(</w:t>
      </w:r>
      <w:r w:rsidR="00061DA0">
        <w:rPr>
          <w:i/>
          <w:iCs/>
        </w:rPr>
        <w:t>v</w:t>
      </w:r>
      <w:r w:rsidR="00061DA0">
        <w:t xml:space="preserve">) is not Object, then throw a </w:t>
      </w:r>
      <w:r w:rsidR="00061DA0" w:rsidRPr="002B1BC1">
        <w:rPr>
          <w:b/>
          <w:bCs/>
        </w:rPr>
        <w:t>TypeError</w:t>
      </w:r>
      <w:r w:rsidR="00061DA0">
        <w:t xml:space="preserve"> exception.</w:t>
      </w:r>
    </w:p>
    <w:p w14:paraId="14A22084" w14:textId="77777777" w:rsidR="00FD6556" w:rsidRPr="00E77497" w:rsidRDefault="00481DAC" w:rsidP="001E28FF">
      <w:pPr>
        <w:pStyle w:val="Alg4"/>
        <w:numPr>
          <w:ilvl w:val="0"/>
          <w:numId w:val="918"/>
        </w:numPr>
        <w:spacing w:after="220"/>
        <w:contextualSpacing/>
      </w:pPr>
      <w:r>
        <w:t>Return the result of p</w:t>
      </w:r>
      <w:r w:rsidRPr="004418C4">
        <w:t>erform</w:t>
      </w:r>
      <w:r>
        <w:t>ing</w:t>
      </w:r>
      <w:r w:rsidRPr="004418C4">
        <w:t xml:space="preserve"> </w:t>
      </w:r>
      <w:r w:rsidR="00FD6556" w:rsidRPr="004418C4">
        <w:t>Binding</w:t>
      </w:r>
      <w:del w:id="6557" w:author="Rev 19 Allen Wirfs-Brock" w:date="2013-09-23T16:46:00Z">
        <w:r w:rsidR="00FD6556" w:rsidRPr="004418C4" w:rsidDel="00427ECF">
          <w:delText xml:space="preserve"> </w:delText>
        </w:r>
      </w:del>
      <w:r w:rsidR="00A113E2">
        <w:t>Initialisation</w:t>
      </w:r>
      <w:r w:rsidR="00FD6556" w:rsidRPr="004418C4">
        <w:t xml:space="preserve"> for </w:t>
      </w:r>
      <w:r w:rsidR="00FD6556" w:rsidRPr="007B3D06">
        <w:rPr>
          <w:i/>
          <w:iCs/>
        </w:rPr>
        <w:t>BindingPattern</w:t>
      </w:r>
      <w:r w:rsidR="00FD6556" w:rsidRPr="00E77497">
        <w:t xml:space="preserve"> passing </w:t>
      </w:r>
      <w:r w:rsidR="00FD6556" w:rsidRPr="001E1845">
        <w:rPr>
          <w:i/>
        </w:rPr>
        <w:t>v</w:t>
      </w:r>
      <w:r w:rsidR="00FD6556" w:rsidRPr="004418C4">
        <w:t xml:space="preserve"> </w:t>
      </w:r>
      <w:r w:rsidR="00FD6556" w:rsidRPr="00E77497">
        <w:t xml:space="preserve">and </w:t>
      </w:r>
      <w:r w:rsidR="00FD6556" w:rsidRPr="001E1845">
        <w:rPr>
          <w:i/>
        </w:rPr>
        <w:t>environment</w:t>
      </w:r>
      <w:r w:rsidR="00FD6556" w:rsidRPr="001E1845">
        <w:t xml:space="preserve"> </w:t>
      </w:r>
      <w:r w:rsidR="00FD6556" w:rsidRPr="00E77497">
        <w:t>as arguments.</w:t>
      </w:r>
    </w:p>
    <w:p w14:paraId="2AC622A0" w14:textId="77777777" w:rsidR="00675B74" w:rsidRPr="004418C4" w:rsidRDefault="00675B74" w:rsidP="00675B7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p>
    <w:p w14:paraId="0E2B1039" w14:textId="77777777" w:rsidR="00061DA0" w:rsidDel="007A6741" w:rsidRDefault="00061DA0" w:rsidP="00061DA0">
      <w:pPr>
        <w:pStyle w:val="Alg3"/>
        <w:numPr>
          <w:ilvl w:val="0"/>
          <w:numId w:val="919"/>
        </w:numPr>
        <w:rPr>
          <w:del w:id="6558" w:author="Rev 19 Allen Wirfs-Brock" w:date="2013-09-25T10:55:00Z"/>
        </w:rPr>
      </w:pPr>
      <w:del w:id="6559" w:author="Rev 19 Allen Wirfs-Brock" w:date="2013-09-25T10:55:00Z">
        <w:r w:rsidDel="007A6741">
          <w:delText xml:space="preserve">Let </w:delText>
        </w:r>
        <w:r w:rsidRPr="002B1BC1" w:rsidDel="007A6741">
          <w:rPr>
            <w:i/>
            <w:iCs/>
          </w:rPr>
          <w:delText>exists</w:delText>
        </w:r>
        <w:r w:rsidDel="007A6741">
          <w:delText xml:space="preserve"> be the result of HasPropety(</w:delText>
        </w:r>
        <w:r w:rsidDel="007A6741">
          <w:rPr>
            <w:i/>
            <w:iCs/>
          </w:rPr>
          <w:delText>obj</w:delText>
        </w:r>
        <w:r w:rsidDel="007A6741">
          <w:delText xml:space="preserve">, </w:delText>
        </w:r>
        <w:r w:rsidDel="007A6741">
          <w:rPr>
            <w:i/>
            <w:iCs/>
          </w:rPr>
          <w:delText>propertyName</w:delText>
        </w:r>
        <w:r w:rsidDel="007A6741">
          <w:delText>).</w:delText>
        </w:r>
      </w:del>
    </w:p>
    <w:p w14:paraId="251A01BF" w14:textId="77777777" w:rsidR="00061DA0" w:rsidDel="007A6741" w:rsidRDefault="00061DA0" w:rsidP="00061DA0">
      <w:pPr>
        <w:pStyle w:val="Alg3"/>
        <w:numPr>
          <w:ilvl w:val="0"/>
          <w:numId w:val="919"/>
        </w:numPr>
        <w:rPr>
          <w:del w:id="6560" w:author="Rev 19 Allen Wirfs-Brock" w:date="2013-09-25T10:55:00Z"/>
        </w:rPr>
      </w:pPr>
      <w:del w:id="6561" w:author="Rev 19 Allen Wirfs-Brock" w:date="2013-09-25T10:55:00Z">
        <w:r w:rsidDel="007A6741">
          <w:delText>ReturnIfAbrupt(</w:delText>
        </w:r>
        <w:r w:rsidDel="007A6741">
          <w:rPr>
            <w:i/>
          </w:rPr>
          <w:delText>exists</w:delText>
        </w:r>
        <w:r w:rsidDel="007A6741">
          <w:delText>).</w:delText>
        </w:r>
      </w:del>
    </w:p>
    <w:p w14:paraId="71C1C836" w14:textId="77777777" w:rsidR="00061DA0" w:rsidRPr="00812506" w:rsidDel="007A6741" w:rsidRDefault="00061DA0" w:rsidP="00061DA0">
      <w:pPr>
        <w:pStyle w:val="Alg3"/>
        <w:numPr>
          <w:ilvl w:val="0"/>
          <w:numId w:val="919"/>
        </w:numPr>
        <w:rPr>
          <w:del w:id="6562" w:author="Rev 19 Allen Wirfs-Brock" w:date="2013-09-25T10:55:00Z"/>
        </w:rPr>
      </w:pPr>
      <w:del w:id="6563" w:author="Rev 19 Allen Wirfs-Brock" w:date="2013-09-25T10:55:00Z">
        <w:r w:rsidDel="007A6741">
          <w:delText xml:space="preserve">If </w:delText>
        </w:r>
        <w:r w:rsidDel="007A6741">
          <w:rPr>
            <w:i/>
            <w:iCs/>
          </w:rPr>
          <w:delText>exists</w:delText>
        </w:r>
        <w:r w:rsidDel="007A6741">
          <w:delText xml:space="preserve"> is </w:delText>
        </w:r>
        <w:r w:rsidDel="007A6741">
          <w:rPr>
            <w:b/>
            <w:bCs/>
          </w:rPr>
          <w:delText>false</w:delText>
        </w:r>
        <w:r w:rsidRPr="00812506" w:rsidDel="007A6741">
          <w:delText>, then</w:delText>
        </w:r>
      </w:del>
    </w:p>
    <w:p w14:paraId="322AB8ED" w14:textId="77777777" w:rsidR="00061DA0" w:rsidDel="007A6741" w:rsidRDefault="00061DA0" w:rsidP="00061DA0">
      <w:pPr>
        <w:pStyle w:val="Alg3"/>
        <w:numPr>
          <w:ilvl w:val="1"/>
          <w:numId w:val="919"/>
        </w:numPr>
        <w:rPr>
          <w:del w:id="6564" w:author="Rev 19 Allen Wirfs-Brock" w:date="2013-09-25T10:55:00Z"/>
        </w:rPr>
      </w:pPr>
      <w:del w:id="6565" w:author="Rev 19 Allen Wirfs-Brock" w:date="2013-09-25T10:55:00Z">
        <w:r w:rsidDel="007A6741">
          <w:delText>If</w:delText>
        </w:r>
        <w:r w:rsidRPr="002B1BC1" w:rsidDel="007A6741">
          <w:rPr>
            <w:i/>
          </w:rPr>
          <w:delText xml:space="preserve"> </w:delText>
        </w:r>
        <w:r w:rsidRPr="001E1845" w:rsidDel="007A6741">
          <w:rPr>
            <w:i/>
          </w:rPr>
          <w:delText>Initialiser</w:delText>
        </w:r>
        <w:r w:rsidRPr="001E1845" w:rsidDel="007A6741">
          <w:rPr>
            <w:vertAlign w:val="subscript"/>
          </w:rPr>
          <w:delText>opt</w:delText>
        </w:r>
        <w:r w:rsidRPr="00E77497" w:rsidDel="007A6741">
          <w:delText xml:space="preserve"> is </w:delText>
        </w:r>
        <w:r w:rsidDel="007A6741">
          <w:delText xml:space="preserve">not </w:delText>
        </w:r>
        <w:r w:rsidRPr="00E77497" w:rsidDel="007A6741">
          <w:delText>present</w:delText>
        </w:r>
        <w:r w:rsidDel="007A6741">
          <w:delText xml:space="preserve">, then throw a </w:delText>
        </w:r>
        <w:r w:rsidRPr="002B1BC1" w:rsidDel="007A6741">
          <w:rPr>
            <w:b/>
            <w:bCs/>
          </w:rPr>
          <w:delText>TypeError</w:delText>
        </w:r>
        <w:r w:rsidDel="007A6741">
          <w:delText xml:space="preserve"> exception.</w:delText>
        </w:r>
      </w:del>
    </w:p>
    <w:p w14:paraId="2C0538EF" w14:textId="77777777" w:rsidR="00061DA0" w:rsidRPr="00324197" w:rsidDel="007A6741" w:rsidRDefault="00061DA0" w:rsidP="00061DA0">
      <w:pPr>
        <w:pStyle w:val="Alg3"/>
        <w:numPr>
          <w:ilvl w:val="1"/>
          <w:numId w:val="919"/>
        </w:numPr>
        <w:rPr>
          <w:del w:id="6566" w:author="Rev 19 Allen Wirfs-Brock" w:date="2013-09-25T10:55:00Z"/>
        </w:rPr>
      </w:pPr>
      <w:del w:id="6567" w:author="Rev 19 Allen Wirfs-Brock" w:date="2013-09-25T10:55: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14:paraId="5F6604AF" w14:textId="77777777" w:rsidR="00061DA0" w:rsidDel="007A6741" w:rsidRDefault="00061DA0" w:rsidP="00061DA0">
      <w:pPr>
        <w:pStyle w:val="Alg3"/>
        <w:numPr>
          <w:ilvl w:val="0"/>
          <w:numId w:val="919"/>
        </w:numPr>
        <w:rPr>
          <w:del w:id="6568" w:author="Rev 19 Allen Wirfs-Brock" w:date="2013-09-25T10:55:00Z"/>
        </w:rPr>
      </w:pPr>
      <w:del w:id="6569" w:author="Rev 19 Allen Wirfs-Brock" w:date="2013-09-25T10:55:00Z">
        <w:r w:rsidDel="007A6741">
          <w:delText xml:space="preserve">Else, </w:delText>
        </w:r>
      </w:del>
    </w:p>
    <w:p w14:paraId="67CEA1F0" w14:textId="77777777" w:rsidR="001E1845" w:rsidRPr="004418C4" w:rsidRDefault="001E1845" w:rsidP="007A6741">
      <w:pPr>
        <w:pStyle w:val="Alg3"/>
        <w:numPr>
          <w:ilvl w:val="0"/>
          <w:numId w:val="919"/>
        </w:numPr>
      </w:pPr>
      <w:r w:rsidRPr="004418C4">
        <w:t xml:space="preserve">Let </w:t>
      </w:r>
      <w:r w:rsidRPr="00922A99">
        <w:rPr>
          <w:i/>
          <w:iCs/>
        </w:rPr>
        <w:t>v</w:t>
      </w:r>
      <w:r w:rsidRPr="004418C4">
        <w:t xml:space="preserve"> be the result of Get</w:t>
      </w:r>
      <w:r w:rsidR="007805B0">
        <w:t>(</w:t>
      </w:r>
      <w:r w:rsidRPr="00922A99">
        <w:rPr>
          <w:i/>
        </w:rPr>
        <w:t>obj</w:t>
      </w:r>
      <w:r w:rsidR="007805B0">
        <w:t>,</w:t>
      </w:r>
      <w:r w:rsidRPr="004418C4">
        <w:t xml:space="preserve"> </w:t>
      </w:r>
      <w:r w:rsidRPr="00922A99">
        <w:rPr>
          <w:i/>
        </w:rPr>
        <w:t>propertyName</w:t>
      </w:r>
      <w:r w:rsidR="007805B0">
        <w:t>)</w:t>
      </w:r>
      <w:r w:rsidRPr="004418C4">
        <w:t>.</w:t>
      </w:r>
    </w:p>
    <w:p w14:paraId="7D275165" w14:textId="77777777" w:rsidR="001E1845" w:rsidRDefault="001E1845" w:rsidP="007A6741">
      <w:pPr>
        <w:pStyle w:val="Alg3"/>
        <w:numPr>
          <w:ilvl w:val="0"/>
          <w:numId w:val="919"/>
        </w:numPr>
      </w:pPr>
      <w:r>
        <w:t>ReturnIfAbrupt(</w:t>
      </w:r>
      <w:r w:rsidRPr="009540C3">
        <w:rPr>
          <w:i/>
          <w:iCs/>
        </w:rPr>
        <w:t>v</w:t>
      </w:r>
      <w:r>
        <w:t>).</w:t>
      </w:r>
    </w:p>
    <w:p w14:paraId="686A8E65" w14:textId="77777777" w:rsidR="00675B74" w:rsidRPr="004418C4" w:rsidRDefault="00675B74" w:rsidP="009540C3">
      <w:pPr>
        <w:pStyle w:val="Alg3"/>
        <w:numPr>
          <w:ilvl w:val="0"/>
          <w:numId w:val="919"/>
        </w:numPr>
      </w:pPr>
      <w:r w:rsidRPr="004418C4">
        <w:t xml:space="preserve">If </w:t>
      </w:r>
      <w:r w:rsidRPr="009540C3">
        <w:rPr>
          <w:i/>
          <w:iCs/>
        </w:rPr>
        <w:t>Initialiser</w:t>
      </w:r>
      <w:r w:rsidRPr="009540C3">
        <w:rPr>
          <w:vertAlign w:val="subscript"/>
        </w:rPr>
        <w:t>opt</w:t>
      </w:r>
      <w:r w:rsidRPr="004418C4">
        <w:t xml:space="preserve"> is present</w:t>
      </w:r>
      <w:r w:rsidR="001E28FF" w:rsidRPr="001E28FF">
        <w:t xml:space="preserve"> </w:t>
      </w:r>
      <w:r w:rsidR="001E28FF">
        <w:t xml:space="preserve">and </w:t>
      </w:r>
      <w:r w:rsidR="001E28FF" w:rsidRPr="009540C3">
        <w:rPr>
          <w:i/>
          <w:iCs/>
        </w:rPr>
        <w:t>v</w:t>
      </w:r>
      <w:r w:rsidR="001E28FF">
        <w:t xml:space="preserve"> is </w:t>
      </w:r>
      <w:r w:rsidR="001E28FF" w:rsidRPr="009540C3">
        <w:rPr>
          <w:b/>
          <w:bCs/>
        </w:rPr>
        <w:t>undefined</w:t>
      </w:r>
      <w:r w:rsidRPr="004418C4">
        <w:t>, then</w:t>
      </w:r>
    </w:p>
    <w:p w14:paraId="5AE59886" w14:textId="77777777" w:rsidR="00675B74" w:rsidRPr="004418C4" w:rsidRDefault="00675B74" w:rsidP="009540C3">
      <w:pPr>
        <w:pStyle w:val="Alg3"/>
        <w:numPr>
          <w:ilvl w:val="1"/>
          <w:numId w:val="1571"/>
        </w:numPr>
      </w:pPr>
      <w:r w:rsidRPr="004418C4">
        <w:t xml:space="preserve">Let </w:t>
      </w:r>
      <w:r w:rsidR="003F2BDA">
        <w:rPr>
          <w:i/>
        </w:rPr>
        <w:t>defaultValue</w:t>
      </w:r>
      <w:r w:rsidRPr="004418C4">
        <w:t xml:space="preserve"> be the result of evaluating</w:t>
      </w:r>
      <w:r w:rsidRPr="004418C4">
        <w:rPr>
          <w:i/>
        </w:rPr>
        <w:t xml:space="preserve"> Initialiser</w:t>
      </w:r>
      <w:r w:rsidRPr="004418C4">
        <w:t>.</w:t>
      </w:r>
    </w:p>
    <w:p w14:paraId="351932BC" w14:textId="77777777" w:rsidR="003F2BDA" w:rsidRDefault="003F2BDA" w:rsidP="009540C3">
      <w:pPr>
        <w:pStyle w:val="Alg3"/>
        <w:numPr>
          <w:ilvl w:val="1"/>
          <w:numId w:val="1571"/>
        </w:numPr>
      </w:pPr>
      <w:r>
        <w:t xml:space="preserve">Let </w:t>
      </w:r>
      <w:r>
        <w:rPr>
          <w:i/>
          <w:iCs/>
        </w:rPr>
        <w:t>v</w:t>
      </w:r>
      <w:r>
        <w:t xml:space="preserve"> be GetValue(</w:t>
      </w:r>
      <w:r>
        <w:rPr>
          <w:i/>
          <w:iCs/>
        </w:rPr>
        <w:t>defaultValue</w:t>
      </w:r>
      <w:r>
        <w:t>).</w:t>
      </w:r>
    </w:p>
    <w:p w14:paraId="22BC18E9" w14:textId="77777777" w:rsidR="00EB121A" w:rsidRDefault="00112290" w:rsidP="009540C3">
      <w:pPr>
        <w:pStyle w:val="Alg3"/>
        <w:numPr>
          <w:ilvl w:val="1"/>
          <w:numId w:val="1571"/>
        </w:numPr>
      </w:pPr>
      <w:r>
        <w:t>ReturnIfAbrupt(</w:t>
      </w:r>
      <w:r w:rsidRPr="009540C3">
        <w:rPr>
          <w:i/>
          <w:iCs/>
        </w:rPr>
        <w:t>v</w:t>
      </w:r>
      <w:r>
        <w:t>).</w:t>
      </w:r>
    </w:p>
    <w:p w14:paraId="2514687B" w14:textId="77777777" w:rsidR="00675B74" w:rsidRPr="004418C4" w:rsidRDefault="00481DAC" w:rsidP="00E74C84">
      <w:pPr>
        <w:pStyle w:val="Alg3"/>
        <w:numPr>
          <w:ilvl w:val="0"/>
          <w:numId w:val="919"/>
        </w:numPr>
        <w:spacing w:after="240"/>
      </w:pPr>
      <w:r>
        <w:t>Return the result of p</w:t>
      </w:r>
      <w:r w:rsidRPr="004418C4">
        <w:t>erform</w:t>
      </w:r>
      <w:r>
        <w:t>ing</w:t>
      </w:r>
      <w:r w:rsidRPr="004418C4">
        <w:t xml:space="preserve"> </w:t>
      </w:r>
      <w:r w:rsidR="00675B74" w:rsidRPr="004418C4">
        <w:t>Binding</w:t>
      </w:r>
      <w:del w:id="6570" w:author="Rev 19 Allen Wirfs-Brock" w:date="2013-09-23T16:46:00Z">
        <w:r w:rsidR="00675B74" w:rsidRPr="004418C4" w:rsidDel="00427ECF">
          <w:delText xml:space="preserve"> </w:delText>
        </w:r>
      </w:del>
      <w:r w:rsidR="00A113E2">
        <w:t>Initialisation</w:t>
      </w:r>
      <w:r w:rsidR="00675B74" w:rsidRPr="004418C4">
        <w:t xml:space="preserve"> for </w:t>
      </w:r>
      <w:r w:rsidR="00675B74" w:rsidRPr="009540C3">
        <w:rPr>
          <w:i/>
        </w:rPr>
        <w:t>BindingIdentif</w:t>
      </w:r>
      <w:r w:rsidR="00626B1E" w:rsidRPr="009540C3">
        <w:rPr>
          <w:i/>
        </w:rPr>
        <w:t>i</w:t>
      </w:r>
      <w:r w:rsidR="00675B74" w:rsidRPr="009540C3">
        <w:rPr>
          <w:i/>
        </w:rPr>
        <w:t>er</w:t>
      </w:r>
      <w:r w:rsidR="00675B74" w:rsidRPr="004418C4">
        <w:t xml:space="preserve"> </w:t>
      </w:r>
      <w:r w:rsidR="0074396A">
        <w:t>passing</w:t>
      </w:r>
      <w:r w:rsidR="00675B74" w:rsidRPr="004418C4">
        <w:t xml:space="preserve"> </w:t>
      </w:r>
      <w:r w:rsidR="00675B74" w:rsidRPr="009540C3">
        <w:rPr>
          <w:i/>
        </w:rPr>
        <w:t>v</w:t>
      </w:r>
      <w:r w:rsidR="00675B74" w:rsidRPr="00675B74">
        <w:t xml:space="preserve"> and </w:t>
      </w:r>
      <w:r w:rsidR="00767E5E" w:rsidRPr="009540C3">
        <w:rPr>
          <w:i/>
        </w:rPr>
        <w:t>environment</w:t>
      </w:r>
      <w:r w:rsidR="0074396A" w:rsidRPr="004418C4">
        <w:t xml:space="preserve"> </w:t>
      </w:r>
      <w:r w:rsidR="00675B74" w:rsidRPr="004418C4">
        <w:t xml:space="preserve">as </w:t>
      </w:r>
      <w:r w:rsidR="0074396A">
        <w:t>arguments</w:t>
      </w:r>
      <w:r w:rsidR="00675B74" w:rsidRPr="004418C4">
        <w:t>.</w:t>
      </w:r>
    </w:p>
    <w:p w14:paraId="1AF8F540" w14:textId="77777777" w:rsidR="004C02EF" w:rsidRPr="00E77497" w:rsidRDefault="004C02EF" w:rsidP="00D148E9">
      <w:pPr>
        <w:pStyle w:val="20"/>
      </w:pPr>
      <w:bookmarkStart w:id="6571" w:name="_Toc361663380"/>
      <w:bookmarkStart w:id="6572" w:name="_Toc361665221"/>
      <w:bookmarkStart w:id="6573" w:name="_Toc361667061"/>
      <w:bookmarkStart w:id="6574" w:name="_Toc361668890"/>
      <w:bookmarkStart w:id="6575" w:name="_Toc364934915"/>
      <w:bookmarkStart w:id="6576" w:name="_Toc365474159"/>
      <w:bookmarkStart w:id="6577" w:name="_Toc361663381"/>
      <w:bookmarkStart w:id="6578" w:name="_Toc361665222"/>
      <w:bookmarkStart w:id="6579" w:name="_Toc361667062"/>
      <w:bookmarkStart w:id="6580" w:name="_Toc361668891"/>
      <w:bookmarkStart w:id="6581" w:name="_Toc364934916"/>
      <w:bookmarkStart w:id="6582" w:name="_Toc365474160"/>
      <w:bookmarkStart w:id="6583" w:name="_Toc361663382"/>
      <w:bookmarkStart w:id="6584" w:name="_Toc361665223"/>
      <w:bookmarkStart w:id="6585" w:name="_Toc361667063"/>
      <w:bookmarkStart w:id="6586" w:name="_Toc361668892"/>
      <w:bookmarkStart w:id="6587" w:name="_Toc364934917"/>
      <w:bookmarkStart w:id="6588" w:name="_Toc365474161"/>
      <w:bookmarkStart w:id="6589" w:name="_Toc361663386"/>
      <w:bookmarkStart w:id="6590" w:name="_Toc361665227"/>
      <w:bookmarkStart w:id="6591" w:name="_Toc361667067"/>
      <w:bookmarkStart w:id="6592" w:name="_Toc361668896"/>
      <w:bookmarkStart w:id="6593" w:name="_Toc364934921"/>
      <w:bookmarkStart w:id="6594" w:name="_Toc365474165"/>
      <w:bookmarkStart w:id="6595" w:name="_Toc361663388"/>
      <w:bookmarkStart w:id="6596" w:name="_Toc361665229"/>
      <w:bookmarkStart w:id="6597" w:name="_Toc361667069"/>
      <w:bookmarkStart w:id="6598" w:name="_Toc361668898"/>
      <w:bookmarkStart w:id="6599" w:name="_Toc364934923"/>
      <w:bookmarkStart w:id="6600" w:name="_Toc365474167"/>
      <w:bookmarkStart w:id="6601" w:name="_Toc361663393"/>
      <w:bookmarkStart w:id="6602" w:name="_Toc361665234"/>
      <w:bookmarkStart w:id="6603" w:name="_Toc361667074"/>
      <w:bookmarkStart w:id="6604" w:name="_Toc361668903"/>
      <w:bookmarkStart w:id="6605" w:name="_Toc364934928"/>
      <w:bookmarkStart w:id="6606" w:name="_Toc365474172"/>
      <w:bookmarkStart w:id="6607" w:name="_Toc360524523"/>
      <w:bookmarkStart w:id="6608" w:name="_Toc361663395"/>
      <w:bookmarkStart w:id="6609" w:name="_Toc361665236"/>
      <w:bookmarkStart w:id="6610" w:name="_Toc361667076"/>
      <w:bookmarkStart w:id="6611" w:name="_Toc361668905"/>
      <w:bookmarkStart w:id="6612" w:name="_Toc364934930"/>
      <w:bookmarkStart w:id="6613" w:name="_Toc365474174"/>
      <w:bookmarkStart w:id="6614" w:name="_Toc360524524"/>
      <w:bookmarkStart w:id="6615" w:name="_Toc361663396"/>
      <w:bookmarkStart w:id="6616" w:name="_Toc361665237"/>
      <w:bookmarkStart w:id="6617" w:name="_Toc361667077"/>
      <w:bookmarkStart w:id="6618" w:name="_Toc361668906"/>
      <w:bookmarkStart w:id="6619" w:name="_Toc364934931"/>
      <w:bookmarkStart w:id="6620" w:name="_Toc365474175"/>
      <w:bookmarkStart w:id="6621" w:name="_Toc235503452"/>
      <w:bookmarkStart w:id="6622" w:name="_Toc241509227"/>
      <w:bookmarkStart w:id="6623" w:name="_Toc244416714"/>
      <w:bookmarkStart w:id="6624" w:name="_Toc276631078"/>
      <w:bookmarkStart w:id="6625" w:name="_Toc368050462"/>
      <w:bookmarkEnd w:id="6414"/>
      <w:bookmarkEnd w:id="6415"/>
      <w:bookmarkEnd w:id="6416"/>
      <w:bookmarkEnd w:id="6417"/>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r w:rsidRPr="00E77497">
        <w:t>Empty Statemen</w:t>
      </w:r>
      <w:bookmarkEnd w:id="6418"/>
      <w:bookmarkEnd w:id="6419"/>
      <w:bookmarkEnd w:id="6420"/>
      <w:bookmarkEnd w:id="6421"/>
      <w:bookmarkEnd w:id="6422"/>
      <w:bookmarkEnd w:id="6423"/>
      <w:bookmarkEnd w:id="6424"/>
      <w:r w:rsidRPr="00E77497">
        <w:t>t</w:t>
      </w:r>
      <w:bookmarkEnd w:id="6425"/>
      <w:bookmarkEnd w:id="6426"/>
      <w:bookmarkEnd w:id="6621"/>
      <w:bookmarkEnd w:id="6622"/>
      <w:bookmarkEnd w:id="6623"/>
      <w:bookmarkEnd w:id="6624"/>
      <w:bookmarkEnd w:id="6625"/>
    </w:p>
    <w:p w14:paraId="5BE5656D" w14:textId="77777777" w:rsidR="004C02EF" w:rsidRPr="00E77497" w:rsidRDefault="004C02EF" w:rsidP="004C02EF">
      <w:pPr>
        <w:pStyle w:val="Syntax"/>
      </w:pPr>
      <w:r w:rsidRPr="00E77497">
        <w:t>Syntax</w:t>
      </w:r>
    </w:p>
    <w:p w14:paraId="0A70E3E3" w14:textId="77777777" w:rsidR="004C02EF" w:rsidRPr="00E77497" w:rsidRDefault="004C02EF" w:rsidP="004C02EF">
      <w:pPr>
        <w:pStyle w:val="SyntaxRule"/>
      </w:pPr>
      <w:r w:rsidRPr="00E77497">
        <w:t xml:space="preserve">EmptyStatement </w:t>
      </w:r>
      <w:r w:rsidRPr="00E77497">
        <w:rPr>
          <w:rFonts w:ascii="Arial" w:hAnsi="Arial"/>
          <w:b/>
          <w:i w:val="0"/>
        </w:rPr>
        <w:t>:</w:t>
      </w:r>
    </w:p>
    <w:p w14:paraId="27E3346A"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14:paraId="525E7BC8" w14:textId="77777777" w:rsidR="004901F8" w:rsidRPr="00E77497" w:rsidDel="006A65F3" w:rsidRDefault="004901F8">
      <w:pPr>
        <w:pStyle w:val="30"/>
        <w:rPr>
          <w:del w:id="6626" w:author="Rev 19 Allen Wirfs-Brock" w:date="2013-09-11T18:30:00Z"/>
        </w:rPr>
      </w:pPr>
      <w:del w:id="6627" w:author="Rev 19 Allen Wirfs-Brock" w:date="2013-09-11T18:30:00Z">
        <w:r w:rsidRPr="00E77497" w:rsidDel="006A65F3">
          <w:delText>Runtime Semantics</w:delText>
        </w:r>
        <w:bookmarkStart w:id="6628" w:name="_Toc368034463"/>
        <w:bookmarkStart w:id="6629" w:name="_Toc368049686"/>
        <w:bookmarkStart w:id="6630" w:name="_Toc368050463"/>
        <w:bookmarkEnd w:id="6628"/>
        <w:bookmarkEnd w:id="6629"/>
        <w:bookmarkEnd w:id="6630"/>
      </w:del>
    </w:p>
    <w:p w14:paraId="0DBF871E" w14:textId="77777777" w:rsidR="00B245D9" w:rsidRPr="00E77497" w:rsidRDefault="00B245D9" w:rsidP="006A78DC">
      <w:pPr>
        <w:pStyle w:val="30"/>
        <w:rPr>
          <w:rFonts w:ascii="Helvetica" w:hAnsi="Helvetica"/>
        </w:rPr>
      </w:pPr>
      <w:bookmarkStart w:id="6631" w:name="_Toc368050464"/>
      <w:r w:rsidRPr="00E77497">
        <w:rPr>
          <w:rFonts w:ascii="Helvetica" w:hAnsi="Helvetica"/>
        </w:rPr>
        <w:t xml:space="preserve">Runtime Semantics: </w:t>
      </w:r>
      <w:r w:rsidRPr="00E77497">
        <w:rPr>
          <w:rFonts w:ascii="Helvetica" w:hAnsi="Helvetica"/>
          <w:spacing w:val="6"/>
        </w:rPr>
        <w:t>Evaluation</w:t>
      </w:r>
      <w:bookmarkEnd w:id="6631"/>
    </w:p>
    <w:p w14:paraId="07AF4D1D" w14:textId="77777777" w:rsidR="004C02EF" w:rsidRPr="00E77497" w:rsidRDefault="004C02EF" w:rsidP="004C02EF">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bookmarkStart w:id="6632" w:name="_Toc381513713"/>
    </w:p>
    <w:p w14:paraId="6B2E0263" w14:textId="77777777"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r w:rsidR="00DE1793">
        <w:t>NormalCompletion(</w:t>
      </w:r>
      <w:r w:rsidRPr="00E77497">
        <w:rPr>
          <w:rFonts w:ascii="Arial" w:hAnsi="Arial"/>
        </w:rPr>
        <w:t>empty</w:t>
      </w:r>
      <w:r w:rsidR="00DE1793">
        <w:t>)</w:t>
      </w:r>
      <w:r w:rsidR="00EB121A" w:rsidRPr="00E77497">
        <w:rPr>
          <w:rFonts w:ascii="Arial" w:hAnsi="Arial"/>
        </w:rPr>
        <w:t>.</w:t>
      </w:r>
    </w:p>
    <w:p w14:paraId="5F1E7A49" w14:textId="77777777" w:rsidR="004C02EF" w:rsidRPr="00E77497" w:rsidRDefault="004C02EF" w:rsidP="00D148E9">
      <w:pPr>
        <w:pStyle w:val="20"/>
      </w:pPr>
      <w:bookmarkStart w:id="6633" w:name="_Toc382212235"/>
      <w:bookmarkStart w:id="6634" w:name="_Toc382212722"/>
      <w:bookmarkStart w:id="6635" w:name="_Toc382291580"/>
      <w:bookmarkStart w:id="6636" w:name="_Toc385672229"/>
      <w:bookmarkStart w:id="6637" w:name="_Toc393690333"/>
      <w:bookmarkStart w:id="6638" w:name="_Ref456010696"/>
      <w:bookmarkStart w:id="6639" w:name="_Toc472818878"/>
      <w:bookmarkStart w:id="6640" w:name="_Toc235503453"/>
      <w:bookmarkStart w:id="6641" w:name="_Toc241509228"/>
      <w:bookmarkStart w:id="6642" w:name="_Toc244416715"/>
      <w:bookmarkStart w:id="6643" w:name="_Toc276631079"/>
      <w:bookmarkStart w:id="6644" w:name="_Toc368050465"/>
      <w:bookmarkEnd w:id="6427"/>
      <w:bookmarkEnd w:id="6428"/>
      <w:bookmarkEnd w:id="6632"/>
      <w:r w:rsidRPr="00E77497">
        <w:t>Expression Statemen</w:t>
      </w:r>
      <w:bookmarkEnd w:id="6633"/>
      <w:bookmarkEnd w:id="6634"/>
      <w:bookmarkEnd w:id="6635"/>
      <w:bookmarkEnd w:id="6636"/>
      <w:bookmarkEnd w:id="6637"/>
      <w:r w:rsidRPr="00E77497">
        <w:t>t</w:t>
      </w:r>
      <w:bookmarkEnd w:id="6638"/>
      <w:bookmarkEnd w:id="6639"/>
      <w:bookmarkEnd w:id="6640"/>
      <w:bookmarkEnd w:id="6641"/>
      <w:bookmarkEnd w:id="6642"/>
      <w:bookmarkEnd w:id="6643"/>
      <w:bookmarkEnd w:id="6644"/>
    </w:p>
    <w:p w14:paraId="2F463922" w14:textId="77777777" w:rsidR="004C02EF" w:rsidRPr="00E77497" w:rsidRDefault="004C02EF" w:rsidP="004C02EF">
      <w:pPr>
        <w:pStyle w:val="Syntax"/>
      </w:pPr>
      <w:r w:rsidRPr="00E77497">
        <w:t>Syntax</w:t>
      </w:r>
    </w:p>
    <w:p w14:paraId="340A956F" w14:textId="77777777" w:rsidR="004C02EF" w:rsidRPr="00E77497" w:rsidRDefault="004C02EF" w:rsidP="004C02EF">
      <w:pPr>
        <w:pStyle w:val="SyntaxRule"/>
      </w:pPr>
      <w:r w:rsidRPr="00E77497">
        <w:t xml:space="preserve">ExpressionStatement </w:t>
      </w:r>
      <w:r w:rsidRPr="00E77497">
        <w:rPr>
          <w:rFonts w:ascii="Arial" w:hAnsi="Arial"/>
          <w:b/>
          <w:i w:val="0"/>
        </w:rPr>
        <w:t>:</w:t>
      </w:r>
    </w:p>
    <w:p w14:paraId="15139320" w14:textId="77777777"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r w:rsidRPr="00E77497">
        <w:rPr>
          <w:i w:val="0"/>
          <w:sz w:val="16"/>
          <w:szCs w:val="16"/>
        </w:rPr>
        <w:t>}]</w:t>
      </w:r>
      <w:r w:rsidRPr="00E77497">
        <w:t xml:space="preserve"> Expression </w:t>
      </w:r>
      <w:r w:rsidRPr="00E77497">
        <w:rPr>
          <w:rFonts w:ascii="Courier New" w:hAnsi="Courier New"/>
          <w:b/>
          <w:i w:val="0"/>
        </w:rPr>
        <w:t>;</w:t>
      </w:r>
    </w:p>
    <w:p w14:paraId="2AFFF743" w14:textId="77777777"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r w:rsidR="00782470">
        <w:t>or</w:t>
      </w:r>
      <w:r w:rsidR="00782470" w:rsidRPr="00E77497">
        <w:t xml:space="preserve"> </w:t>
      </w:r>
      <w:r w:rsidR="00782470">
        <w:rPr>
          <w:rFonts w:ascii="Courier New" w:hAnsi="Courier New"/>
          <w:b/>
        </w:rPr>
        <w:t>class</w:t>
      </w:r>
      <w:r w:rsidR="00782470" w:rsidRPr="00E77497">
        <w:t xml:space="preserve"> </w:t>
      </w:r>
      <w:r w:rsidRPr="00E77497">
        <w:t>keyword</w:t>
      </w:r>
      <w:r w:rsidR="00782470">
        <w:t>s</w:t>
      </w:r>
      <w:r w:rsidRPr="00E77497">
        <w:t xml:space="preserve"> because that </w:t>
      </w:r>
      <w:r w:rsidR="00572A2F">
        <w:t>would</w:t>
      </w:r>
      <w:r w:rsidR="00572A2F" w:rsidRPr="00E77497">
        <w:t xml:space="preserve"> </w:t>
      </w:r>
      <w:r w:rsidRPr="00E77497">
        <w:t xml:space="preserve">make it ambiguous with a </w:t>
      </w:r>
      <w:r w:rsidRPr="00E77497">
        <w:rPr>
          <w:rStyle w:val="bnf"/>
        </w:rPr>
        <w:t>FunctionDeclaration</w:t>
      </w:r>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or</w:t>
      </w:r>
      <w:r w:rsidR="00782470" w:rsidRPr="00E77497">
        <w:t xml:space="preserve"> a</w:t>
      </w:r>
      <w:r w:rsidR="00782470">
        <w:rPr>
          <w:rStyle w:val="bnf"/>
        </w:rPr>
        <w:t xml:space="preserve"> Class</w:t>
      </w:r>
      <w:r w:rsidR="00782470" w:rsidRPr="00E77497">
        <w:rPr>
          <w:rStyle w:val="bnf"/>
        </w:rPr>
        <w:t>Declaration</w:t>
      </w:r>
      <w:r w:rsidRPr="00E77497">
        <w:t>.</w:t>
      </w:r>
    </w:p>
    <w:p w14:paraId="38BD8781" w14:textId="77777777" w:rsidR="004901F8" w:rsidRPr="00E77497" w:rsidDel="006A65F3" w:rsidRDefault="004901F8">
      <w:pPr>
        <w:pStyle w:val="30"/>
        <w:rPr>
          <w:del w:id="6645" w:author="Rev 19 Allen Wirfs-Brock" w:date="2013-09-11T18:31:00Z"/>
        </w:rPr>
      </w:pPr>
      <w:del w:id="6646" w:author="Rev 19 Allen Wirfs-Brock" w:date="2013-09-11T18:31:00Z">
        <w:r w:rsidRPr="00E77497" w:rsidDel="006A65F3">
          <w:delText>Runtime Semantics</w:delText>
        </w:r>
        <w:bookmarkStart w:id="6647" w:name="_Toc368034466"/>
        <w:bookmarkStart w:id="6648" w:name="_Toc368049689"/>
        <w:bookmarkStart w:id="6649" w:name="_Toc368050466"/>
        <w:bookmarkEnd w:id="6647"/>
        <w:bookmarkEnd w:id="6648"/>
        <w:bookmarkEnd w:id="6649"/>
      </w:del>
    </w:p>
    <w:p w14:paraId="5A042240" w14:textId="77777777" w:rsidR="00B245D9" w:rsidRPr="00E77497" w:rsidRDefault="00B245D9" w:rsidP="006A78DC">
      <w:pPr>
        <w:pStyle w:val="30"/>
        <w:rPr>
          <w:rFonts w:ascii="Helvetica" w:hAnsi="Helvetica"/>
        </w:rPr>
      </w:pPr>
      <w:bookmarkStart w:id="6650" w:name="_Toc368050467"/>
      <w:r w:rsidRPr="00E77497">
        <w:rPr>
          <w:rFonts w:ascii="Helvetica" w:hAnsi="Helvetica"/>
        </w:rPr>
        <w:t xml:space="preserve">Runtime Semantics: </w:t>
      </w:r>
      <w:r w:rsidRPr="00E77497">
        <w:rPr>
          <w:rFonts w:ascii="Helvetica" w:hAnsi="Helvetica"/>
          <w:spacing w:val="6"/>
        </w:rPr>
        <w:t>Evaluation</w:t>
      </w:r>
      <w:bookmarkEnd w:id="6650"/>
    </w:p>
    <w:p w14:paraId="6BA2C88A" w14:textId="77777777" w:rsidR="004C02EF" w:rsidRPr="00E77497" w:rsidRDefault="004C02EF" w:rsidP="004C02EF">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bookmarkStart w:id="6651" w:name="_Toc382212723"/>
    </w:p>
    <w:p w14:paraId="5EF4476C" w14:textId="77777777"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6651"/>
      <w:r w:rsidRPr="00E77497">
        <w:t>.</w:t>
      </w:r>
      <w:bookmarkStart w:id="6652" w:name="_Toc382212724"/>
    </w:p>
    <w:bookmarkEnd w:id="6652"/>
    <w:p w14:paraId="5C64ECA6" w14:textId="77777777" w:rsidR="00EB121A" w:rsidRDefault="00EB121A" w:rsidP="00EB121A">
      <w:pPr>
        <w:pStyle w:val="Alg2"/>
        <w:numPr>
          <w:ilvl w:val="0"/>
          <w:numId w:val="116"/>
        </w:numPr>
        <w:contextualSpacing/>
      </w:pPr>
      <w:r>
        <w:t xml:space="preserve">Let </w:t>
      </w:r>
      <w:r w:rsidRPr="0027695A">
        <w:rPr>
          <w:i/>
        </w:rPr>
        <w:t>value</w:t>
      </w:r>
      <w:r>
        <w:t xml:space="preserve"> be </w:t>
      </w:r>
      <w:r w:rsidRPr="00E77497">
        <w:t>GetValue(</w:t>
      </w:r>
      <w:r w:rsidRPr="00E77497">
        <w:rPr>
          <w:i/>
        </w:rPr>
        <w:t>exprRef</w:t>
      </w:r>
      <w:r w:rsidRPr="00E77497">
        <w:t>)</w:t>
      </w:r>
      <w:r>
        <w:t>.</w:t>
      </w:r>
    </w:p>
    <w:p w14:paraId="26D78428" w14:textId="77777777" w:rsidR="00EB121A" w:rsidRDefault="006552DF" w:rsidP="00EB121A">
      <w:pPr>
        <w:pStyle w:val="Alg2"/>
        <w:numPr>
          <w:ilvl w:val="0"/>
          <w:numId w:val="116"/>
        </w:numPr>
        <w:contextualSpacing/>
      </w:pPr>
      <w:r>
        <w:t>ReturnIfAbrupt(</w:t>
      </w:r>
      <w:r w:rsidRPr="006552DF">
        <w:rPr>
          <w:i/>
        </w:rPr>
        <w:t>value</w:t>
      </w:r>
      <w:r>
        <w:t>)</w:t>
      </w:r>
      <w:r w:rsidR="00EB121A">
        <w:t>.</w:t>
      </w:r>
    </w:p>
    <w:p w14:paraId="34F5C2EE" w14:textId="77777777" w:rsidR="004C02EF" w:rsidRPr="00E77497" w:rsidRDefault="004C02EF" w:rsidP="00B34B48">
      <w:pPr>
        <w:pStyle w:val="Alg2"/>
        <w:numPr>
          <w:ilvl w:val="0"/>
          <w:numId w:val="116"/>
        </w:numPr>
        <w:spacing w:after="220"/>
      </w:pPr>
      <w:r w:rsidRPr="00E77497">
        <w:t xml:space="preserve">Return </w:t>
      </w:r>
      <w:r w:rsidR="00DE1793">
        <w:t>NormalCompletion(</w:t>
      </w:r>
      <w:r w:rsidR="00EB121A" w:rsidRPr="00EB121A">
        <w:rPr>
          <w:i/>
        </w:rPr>
        <w:t>value</w:t>
      </w:r>
      <w:r w:rsidRPr="00E77497">
        <w:t>).</w:t>
      </w:r>
    </w:p>
    <w:p w14:paraId="5343FA7A" w14:textId="77777777" w:rsidR="004C02EF" w:rsidRPr="00E77497" w:rsidRDefault="004C02EF" w:rsidP="00D148E9">
      <w:pPr>
        <w:pStyle w:val="20"/>
      </w:pPr>
      <w:bookmarkStart w:id="6653" w:name="_Toc375031200"/>
      <w:bookmarkStart w:id="6654" w:name="_Toc381513714"/>
      <w:bookmarkStart w:id="6655" w:name="_Toc382212236"/>
      <w:bookmarkStart w:id="6656" w:name="_Toc382212725"/>
      <w:bookmarkStart w:id="6657" w:name="_Toc382291581"/>
      <w:bookmarkStart w:id="6658" w:name="_Toc385672230"/>
      <w:bookmarkStart w:id="6659" w:name="_Toc393690334"/>
      <w:bookmarkStart w:id="6660" w:name="_Ref457437655"/>
      <w:bookmarkStart w:id="6661" w:name="_Toc472818879"/>
      <w:bookmarkStart w:id="6662" w:name="_Toc235503454"/>
      <w:bookmarkStart w:id="6663" w:name="_Toc241509229"/>
      <w:bookmarkStart w:id="6664" w:name="_Toc244416716"/>
      <w:bookmarkStart w:id="6665" w:name="_Toc276631080"/>
      <w:bookmarkStart w:id="6666" w:name="_Toc368050468"/>
      <w:r w:rsidRPr="00E77497">
        <w:t xml:space="preserve">The </w:t>
      </w:r>
      <w:r w:rsidRPr="00E77497">
        <w:rPr>
          <w:rFonts w:ascii="Courier New" w:hAnsi="Courier New"/>
        </w:rPr>
        <w:t>if</w:t>
      </w:r>
      <w:r w:rsidRPr="00E77497">
        <w:t xml:space="preserve"> Statemen</w:t>
      </w:r>
      <w:bookmarkEnd w:id="6653"/>
      <w:bookmarkEnd w:id="6654"/>
      <w:bookmarkEnd w:id="6655"/>
      <w:bookmarkEnd w:id="6656"/>
      <w:bookmarkEnd w:id="6657"/>
      <w:bookmarkEnd w:id="6658"/>
      <w:bookmarkEnd w:id="6659"/>
      <w:r w:rsidRPr="00E77497">
        <w:t>t</w:t>
      </w:r>
      <w:bookmarkEnd w:id="6660"/>
      <w:bookmarkEnd w:id="6661"/>
      <w:bookmarkEnd w:id="6662"/>
      <w:bookmarkEnd w:id="6663"/>
      <w:bookmarkEnd w:id="6664"/>
      <w:bookmarkEnd w:id="6665"/>
      <w:bookmarkEnd w:id="6666"/>
    </w:p>
    <w:p w14:paraId="71ED083D" w14:textId="77777777" w:rsidR="004C02EF" w:rsidRPr="00E77497" w:rsidRDefault="004C02EF" w:rsidP="004C02EF">
      <w:pPr>
        <w:pStyle w:val="Syntax"/>
      </w:pPr>
      <w:r w:rsidRPr="00E77497">
        <w:t>Syntax</w:t>
      </w:r>
    </w:p>
    <w:p w14:paraId="2D61F7E9" w14:textId="77777777" w:rsidR="004C02EF" w:rsidRPr="00E77497" w:rsidRDefault="004C02EF" w:rsidP="004C02EF">
      <w:pPr>
        <w:pStyle w:val="SyntaxRule"/>
      </w:pPr>
      <w:r w:rsidRPr="00E77497">
        <w:t xml:space="preserve">IfStatement </w:t>
      </w:r>
      <w:r w:rsidRPr="00E77497">
        <w:rPr>
          <w:rFonts w:ascii="Arial" w:hAnsi="Arial"/>
          <w:b/>
          <w:i w:val="0"/>
        </w:rPr>
        <w:t>:</w:t>
      </w:r>
    </w:p>
    <w:p w14:paraId="227060EA" w14:textId="77777777"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4C42BE7C" w14:textId="77777777"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37926DD8" w14:textId="77777777" w:rsidR="00AD4164" w:rsidRPr="00E77497" w:rsidRDefault="00AD4164" w:rsidP="006A78DC">
      <w:pPr>
        <w:pStyle w:val="30"/>
      </w:pPr>
      <w:bookmarkStart w:id="6667" w:name="_Ref367705747"/>
      <w:bookmarkStart w:id="6668" w:name="_Toc368050469"/>
      <w:r w:rsidRPr="00E77497">
        <w:t xml:space="preserve">Static Semantics:  </w:t>
      </w:r>
      <w:r w:rsidRPr="00E77497">
        <w:rPr>
          <w:lang w:eastAsia="en-US"/>
        </w:rPr>
        <w:t>VarDeclaredNames</w:t>
      </w:r>
      <w:bookmarkEnd w:id="6667"/>
      <w:bookmarkEnd w:id="6668"/>
    </w:p>
    <w:p w14:paraId="078CC64C" w14:textId="77777777" w:rsidR="002E137C" w:rsidRPr="00F742D3" w:rsidRDefault="002E137C" w:rsidP="002E137C">
      <w:pPr>
        <w:rPr>
          <w:ins w:id="6669" w:author="Rev 19 Allen Wirfs-Brock" w:date="2013-09-23T13:28:00Z"/>
        </w:rPr>
      </w:pPr>
      <w:ins w:id="6670" w:author="Rev 19 Allen Wirfs-Brock" w:date="2013-09-23T13:28:00Z">
        <w:r>
          <w:t xml:space="preserve">See also: </w:t>
        </w:r>
        <w:r>
          <w:fldChar w:fldCharType="begin"/>
        </w:r>
        <w:r>
          <w:instrText xml:space="preserve"> REF _Ref367705708 \r \h </w:instrText>
        </w:r>
      </w:ins>
      <w:ins w:id="6671" w:author="Rev 19 Allen Wirfs-Brock" w:date="2013-09-23T13:28:00Z">
        <w:r>
          <w:fldChar w:fldCharType="separate"/>
        </w:r>
      </w:ins>
      <w:ins w:id="6672" w:author="Rev 19 Allen Wirfs-Brock" w:date="2013-09-27T13:22:00Z">
        <w:r w:rsidR="00D433E8">
          <w:t>13.0.1</w:t>
        </w:r>
      </w:ins>
      <w:ins w:id="6673" w:author="Rev 19 Allen Wirfs-Brock" w:date="2013-09-23T13:28:00Z">
        <w:r>
          <w:fldChar w:fldCharType="end"/>
        </w:r>
        <w:r>
          <w:t xml:space="preserve">, </w:t>
        </w:r>
        <w:r>
          <w:fldChar w:fldCharType="begin"/>
        </w:r>
        <w:r>
          <w:instrText xml:space="preserve"> REF _Ref367705688 \r \h </w:instrText>
        </w:r>
      </w:ins>
      <w:ins w:id="6674" w:author="Rev 19 Allen Wirfs-Brock" w:date="2013-09-23T13:28:00Z">
        <w:r>
          <w:fldChar w:fldCharType="separate"/>
        </w:r>
      </w:ins>
      <w:ins w:id="6675" w:author="Rev 19 Allen Wirfs-Brock" w:date="2013-09-27T13:22:00Z">
        <w:r w:rsidR="00D433E8">
          <w:t>13.1.8</w:t>
        </w:r>
      </w:ins>
      <w:ins w:id="6676" w:author="Rev 19 Allen Wirfs-Brock" w:date="2013-09-23T13:28:00Z">
        <w:r>
          <w:fldChar w:fldCharType="end"/>
        </w:r>
        <w:r>
          <w:t xml:space="preserve">, </w:t>
        </w:r>
        <w:r>
          <w:fldChar w:fldCharType="begin"/>
        </w:r>
        <w:r>
          <w:instrText xml:space="preserve"> REF _Ref367705814 \r \h </w:instrText>
        </w:r>
      </w:ins>
      <w:ins w:id="6677" w:author="Rev 19 Allen Wirfs-Brock" w:date="2013-09-23T13:28:00Z">
        <w:r>
          <w:fldChar w:fldCharType="separate"/>
        </w:r>
      </w:ins>
      <w:ins w:id="6678" w:author="Rev 19 Allen Wirfs-Brock" w:date="2013-09-27T13:22:00Z">
        <w:r w:rsidR="00D433E8">
          <w:t>13.6.1.1</w:t>
        </w:r>
      </w:ins>
      <w:ins w:id="6679" w:author="Rev 19 Allen Wirfs-Brock" w:date="2013-09-23T13:28:00Z">
        <w:r>
          <w:fldChar w:fldCharType="end"/>
        </w:r>
        <w:r>
          <w:t xml:space="preserve">, </w:t>
        </w:r>
        <w:r>
          <w:fldChar w:fldCharType="begin"/>
        </w:r>
        <w:r>
          <w:instrText xml:space="preserve"> REF _Ref367705839 \r \h </w:instrText>
        </w:r>
      </w:ins>
      <w:ins w:id="6680" w:author="Rev 19 Allen Wirfs-Brock" w:date="2013-09-23T13:28:00Z">
        <w:r>
          <w:fldChar w:fldCharType="separate"/>
        </w:r>
      </w:ins>
      <w:ins w:id="6681" w:author="Rev 19 Allen Wirfs-Brock" w:date="2013-09-27T13:22:00Z">
        <w:r w:rsidR="00D433E8">
          <w:t>13.6.2.1</w:t>
        </w:r>
      </w:ins>
      <w:ins w:id="6682" w:author="Rev 19 Allen Wirfs-Brock" w:date="2013-09-23T13:28:00Z">
        <w:r>
          <w:fldChar w:fldCharType="end"/>
        </w:r>
        <w:r>
          <w:t xml:space="preserve">, </w:t>
        </w:r>
        <w:r>
          <w:fldChar w:fldCharType="begin"/>
        </w:r>
        <w:r>
          <w:instrText xml:space="preserve"> REF _Ref367705856 \r \h </w:instrText>
        </w:r>
      </w:ins>
      <w:ins w:id="6683" w:author="Rev 19 Allen Wirfs-Brock" w:date="2013-09-23T13:28:00Z">
        <w:r>
          <w:fldChar w:fldCharType="separate"/>
        </w:r>
      </w:ins>
      <w:ins w:id="6684" w:author="Rev 19 Allen Wirfs-Brock" w:date="2013-09-27T13:22:00Z">
        <w:r w:rsidR="00D433E8">
          <w:t>13.6.3.1</w:t>
        </w:r>
      </w:ins>
      <w:ins w:id="6685" w:author="Rev 19 Allen Wirfs-Brock" w:date="2013-09-23T13:28:00Z">
        <w:r>
          <w:fldChar w:fldCharType="end"/>
        </w:r>
        <w:r>
          <w:t xml:space="preserve">, </w:t>
        </w:r>
        <w:r>
          <w:fldChar w:fldCharType="begin"/>
        </w:r>
        <w:r>
          <w:instrText xml:space="preserve"> REF _Ref367705878 \r \h </w:instrText>
        </w:r>
      </w:ins>
      <w:ins w:id="6686" w:author="Rev 19 Allen Wirfs-Brock" w:date="2013-09-23T13:28:00Z">
        <w:r>
          <w:fldChar w:fldCharType="separate"/>
        </w:r>
      </w:ins>
      <w:ins w:id="6687" w:author="Rev 19 Allen Wirfs-Brock" w:date="2013-09-27T13:22:00Z">
        <w:r w:rsidR="00D433E8">
          <w:t>13.6.4.3</w:t>
        </w:r>
      </w:ins>
      <w:ins w:id="6688" w:author="Rev 19 Allen Wirfs-Brock" w:date="2013-09-23T13:28:00Z">
        <w:r>
          <w:fldChar w:fldCharType="end"/>
        </w:r>
        <w:r>
          <w:t xml:space="preserve">, </w:t>
        </w:r>
        <w:r>
          <w:fldChar w:fldCharType="begin"/>
        </w:r>
        <w:r>
          <w:instrText xml:space="preserve"> REF _Ref367705897 \r \h </w:instrText>
        </w:r>
      </w:ins>
      <w:ins w:id="6689" w:author="Rev 19 Allen Wirfs-Brock" w:date="2013-09-23T13:28:00Z">
        <w:r>
          <w:fldChar w:fldCharType="separate"/>
        </w:r>
      </w:ins>
      <w:ins w:id="6690" w:author="Rev 19 Allen Wirfs-Brock" w:date="2013-09-27T13:22:00Z">
        <w:r w:rsidR="00D433E8">
          <w:t>13.10.2</w:t>
        </w:r>
      </w:ins>
      <w:ins w:id="6691" w:author="Rev 19 Allen Wirfs-Brock" w:date="2013-09-23T13:28:00Z">
        <w:r>
          <w:fldChar w:fldCharType="end"/>
        </w:r>
        <w:r>
          <w:t xml:space="preserve">, </w:t>
        </w:r>
        <w:r>
          <w:fldChar w:fldCharType="begin"/>
        </w:r>
        <w:r>
          <w:instrText xml:space="preserve"> REF _Ref367705925 \r \h </w:instrText>
        </w:r>
      </w:ins>
      <w:ins w:id="6692" w:author="Rev 19 Allen Wirfs-Brock" w:date="2013-09-23T13:28:00Z">
        <w:r>
          <w:fldChar w:fldCharType="separate"/>
        </w:r>
      </w:ins>
      <w:ins w:id="6693" w:author="Rev 19 Allen Wirfs-Brock" w:date="2013-09-27T13:22:00Z">
        <w:r w:rsidR="00D433E8">
          <w:t>13.11.4</w:t>
        </w:r>
      </w:ins>
      <w:ins w:id="6694" w:author="Rev 19 Allen Wirfs-Brock" w:date="2013-09-23T13:28:00Z">
        <w:r>
          <w:fldChar w:fldCharType="end"/>
        </w:r>
        <w:r>
          <w:t xml:space="preserve">, </w:t>
        </w:r>
        <w:r>
          <w:fldChar w:fldCharType="begin"/>
        </w:r>
        <w:r>
          <w:instrText xml:space="preserve"> REF _Ref367705949 \r \h </w:instrText>
        </w:r>
      </w:ins>
      <w:ins w:id="6695" w:author="Rev 19 Allen Wirfs-Brock" w:date="2013-09-23T13:28:00Z">
        <w:r>
          <w:fldChar w:fldCharType="separate"/>
        </w:r>
      </w:ins>
      <w:ins w:id="6696" w:author="Rev 19 Allen Wirfs-Brock" w:date="2013-09-27T13:22:00Z">
        <w:r w:rsidR="00D433E8">
          <w:t>13.12.2</w:t>
        </w:r>
      </w:ins>
      <w:ins w:id="6697" w:author="Rev 19 Allen Wirfs-Brock" w:date="2013-09-23T13:28:00Z">
        <w:r>
          <w:fldChar w:fldCharType="end"/>
        </w:r>
        <w:r>
          <w:t xml:space="preserve">, </w:t>
        </w:r>
        <w:r>
          <w:fldChar w:fldCharType="begin"/>
        </w:r>
        <w:r>
          <w:instrText xml:space="preserve"> REF _Ref367705968 \r \h </w:instrText>
        </w:r>
      </w:ins>
      <w:ins w:id="6698" w:author="Rev 19 Allen Wirfs-Brock" w:date="2013-09-23T13:28:00Z">
        <w:r>
          <w:fldChar w:fldCharType="separate"/>
        </w:r>
      </w:ins>
      <w:ins w:id="6699" w:author="Rev 19 Allen Wirfs-Brock" w:date="2013-09-27T13:22:00Z">
        <w:r w:rsidR="00D433E8">
          <w:t>13.14.2</w:t>
        </w:r>
      </w:ins>
      <w:ins w:id="6700" w:author="Rev 19 Allen Wirfs-Brock" w:date="2013-09-23T13:28:00Z">
        <w:r>
          <w:fldChar w:fldCharType="end"/>
        </w:r>
        <w:r>
          <w:t xml:space="preserve">, </w:t>
        </w:r>
        <w:r>
          <w:fldChar w:fldCharType="begin"/>
        </w:r>
        <w:r>
          <w:instrText xml:space="preserve"> REF _Ref367705999 \r \h </w:instrText>
        </w:r>
      </w:ins>
      <w:ins w:id="6701" w:author="Rev 19 Allen Wirfs-Brock" w:date="2013-09-23T13:28:00Z">
        <w:r>
          <w:fldChar w:fldCharType="separate"/>
        </w:r>
      </w:ins>
      <w:ins w:id="6702" w:author="Rev 19 Allen Wirfs-Brock" w:date="2013-09-27T13:22:00Z">
        <w:r w:rsidR="00D433E8">
          <w:t>14.1.10</w:t>
        </w:r>
      </w:ins>
      <w:ins w:id="6703" w:author="Rev 19 Allen Wirfs-Brock" w:date="2013-09-23T13:28:00Z">
        <w:r>
          <w:fldChar w:fldCharType="end"/>
        </w:r>
        <w:r>
          <w:t xml:space="preserve">, </w:t>
        </w:r>
        <w:r>
          <w:fldChar w:fldCharType="begin"/>
        </w:r>
        <w:r>
          <w:instrText xml:space="preserve"> REF _Ref367706057 \r \h </w:instrText>
        </w:r>
      </w:ins>
      <w:ins w:id="6704" w:author="Rev 19 Allen Wirfs-Brock" w:date="2013-09-23T13:28:00Z">
        <w:r>
          <w:fldChar w:fldCharType="separate"/>
        </w:r>
      </w:ins>
      <w:ins w:id="6705" w:author="Rev 19 Allen Wirfs-Brock" w:date="2013-09-27T13:22:00Z">
        <w:r w:rsidR="00D433E8">
          <w:t>14.4.8</w:t>
        </w:r>
      </w:ins>
      <w:ins w:id="6706" w:author="Rev 19 Allen Wirfs-Brock" w:date="2013-09-23T13:28:00Z">
        <w:r>
          <w:fldChar w:fldCharType="end"/>
        </w:r>
        <w:r>
          <w:t xml:space="preserve">, </w:t>
        </w:r>
        <w:r>
          <w:fldChar w:fldCharType="begin"/>
        </w:r>
        <w:r>
          <w:instrText xml:space="preserve"> REF _Ref367706084 \r \h </w:instrText>
        </w:r>
      </w:ins>
      <w:ins w:id="6707" w:author="Rev 19 Allen Wirfs-Brock" w:date="2013-09-23T13:28:00Z">
        <w:r>
          <w:fldChar w:fldCharType="separate"/>
        </w:r>
      </w:ins>
      <w:ins w:id="6708" w:author="Rev 19 Allen Wirfs-Brock" w:date="2013-09-27T13:22:00Z">
        <w:r w:rsidR="00D433E8">
          <w:t>14.5.13</w:t>
        </w:r>
      </w:ins>
      <w:ins w:id="6709" w:author="Rev 19 Allen Wirfs-Brock" w:date="2013-09-23T13:28:00Z">
        <w:r>
          <w:fldChar w:fldCharType="end"/>
        </w:r>
        <w:r>
          <w:t xml:space="preserve">, </w:t>
        </w:r>
        <w:r>
          <w:fldChar w:fldCharType="begin"/>
        </w:r>
        <w:r>
          <w:instrText xml:space="preserve"> REF _Ref367706111 \r \h </w:instrText>
        </w:r>
      </w:ins>
      <w:ins w:id="6710" w:author="Rev 19 Allen Wirfs-Brock" w:date="2013-09-23T13:28:00Z">
        <w:r>
          <w:fldChar w:fldCharType="separate"/>
        </w:r>
      </w:ins>
      <w:ins w:id="6711" w:author="Rev 19 Allen Wirfs-Brock" w:date="2013-09-27T13:22:00Z">
        <w:r w:rsidR="00D433E8">
          <w:t>15.1.0.5</w:t>
        </w:r>
      </w:ins>
      <w:ins w:id="6712" w:author="Rev 19 Allen Wirfs-Brock" w:date="2013-09-23T13:28:00Z">
        <w:r>
          <w:fldChar w:fldCharType="end"/>
        </w:r>
        <w:r>
          <w:t xml:space="preserve">, </w:t>
        </w:r>
        <w:r>
          <w:fldChar w:fldCharType="begin"/>
        </w:r>
        <w:r>
          <w:instrText xml:space="preserve"> REF _Ref367706146 \r \h </w:instrText>
        </w:r>
      </w:ins>
      <w:ins w:id="6713" w:author="Rev 19 Allen Wirfs-Brock" w:date="2013-09-23T13:28:00Z">
        <w:r>
          <w:fldChar w:fldCharType="separate"/>
        </w:r>
      </w:ins>
      <w:ins w:id="6714" w:author="Rev 19 Allen Wirfs-Brock" w:date="2013-09-27T13:22:00Z">
        <w:r w:rsidR="00D433E8">
          <w:t>15.2.5</w:t>
        </w:r>
      </w:ins>
      <w:ins w:id="6715" w:author="Rev 19 Allen Wirfs-Brock" w:date="2013-09-23T13:28:00Z">
        <w:r>
          <w:fldChar w:fldCharType="end"/>
        </w:r>
        <w:r>
          <w:t>.</w:t>
        </w:r>
      </w:ins>
    </w:p>
    <w:p w14:paraId="3EA00862" w14:textId="77777777" w:rsidR="00B41F00" w:rsidRPr="00E77497" w:rsidRDefault="00B41F00" w:rsidP="007B6D32">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p>
    <w:p w14:paraId="1C6E68FA" w14:textId="77777777" w:rsidR="00B41F00" w:rsidRPr="00E77497" w:rsidRDefault="00B41F00" w:rsidP="00B34B48">
      <w:pPr>
        <w:pStyle w:val="Alg4"/>
        <w:numPr>
          <w:ilvl w:val="0"/>
          <w:numId w:val="475"/>
        </w:numPr>
        <w:spacing w:after="220"/>
        <w:contextualSpacing/>
      </w:pPr>
      <w:r w:rsidRPr="00E77497">
        <w:t xml:space="preserve">Let </w:t>
      </w:r>
      <w:r w:rsidRPr="00E77497">
        <w:rPr>
          <w:i/>
        </w:rPr>
        <w:t xml:space="preserve">names </w:t>
      </w:r>
      <w:r w:rsidRPr="00E77497">
        <w:t xml:space="preserve">be VarDeclaredNames of the first </w:t>
      </w:r>
      <w:r w:rsidRPr="00E77497">
        <w:rPr>
          <w:i/>
        </w:rPr>
        <w:t>Statement</w:t>
      </w:r>
      <w:r w:rsidRPr="00E77497">
        <w:t>.</w:t>
      </w:r>
    </w:p>
    <w:p w14:paraId="52BDFC56" w14:textId="77777777" w:rsidR="00B41F00" w:rsidRPr="00E77497" w:rsidRDefault="00B41F00" w:rsidP="00B34B48">
      <w:pPr>
        <w:pStyle w:val="Alg4"/>
        <w:numPr>
          <w:ilvl w:val="0"/>
          <w:numId w:val="475"/>
        </w:numPr>
        <w:spacing w:after="220"/>
        <w:contextualSpacing/>
        <w:rPr>
          <w:rStyle w:val="bnf"/>
          <w:i w:val="0"/>
        </w:rPr>
      </w:pPr>
      <w:r w:rsidRPr="00E77497">
        <w:t xml:space="preserve">Append to </w:t>
      </w:r>
      <w:r w:rsidRPr="00E77497">
        <w:rPr>
          <w:i/>
        </w:rPr>
        <w:t>names</w:t>
      </w:r>
      <w:r w:rsidRPr="00E77497">
        <w:t xml:space="preserve"> the elements of the VarDeclaredNames of the </w:t>
      </w:r>
      <w:r w:rsidR="007B6D32" w:rsidRPr="00E77497">
        <w:t>second</w:t>
      </w:r>
      <w:r w:rsidRPr="00E77497">
        <w:t xml:space="preserve"> </w:t>
      </w:r>
      <w:r w:rsidRPr="00E77497">
        <w:rPr>
          <w:i/>
        </w:rPr>
        <w:t>Statement</w:t>
      </w:r>
      <w:r w:rsidRPr="00E77497">
        <w:rPr>
          <w:rStyle w:val="bnf"/>
        </w:rPr>
        <w:t>.</w:t>
      </w:r>
    </w:p>
    <w:p w14:paraId="5D864DF3" w14:textId="77777777" w:rsidR="00B41F00" w:rsidRPr="00E77497" w:rsidRDefault="00B41F00" w:rsidP="00B34B48">
      <w:pPr>
        <w:pStyle w:val="Alg4"/>
        <w:numPr>
          <w:ilvl w:val="0"/>
          <w:numId w:val="475"/>
        </w:numPr>
        <w:spacing w:after="220"/>
        <w:contextualSpacing/>
      </w:pPr>
      <w:r w:rsidRPr="00E77497">
        <w:t xml:space="preserve">Return </w:t>
      </w:r>
      <w:r w:rsidRPr="00E77497">
        <w:rPr>
          <w:rStyle w:val="bnf"/>
        </w:rPr>
        <w:t>names</w:t>
      </w:r>
      <w:r w:rsidRPr="00E77497">
        <w:t>.</w:t>
      </w:r>
    </w:p>
    <w:p w14:paraId="046953E6" w14:textId="77777777" w:rsidR="004D5676" w:rsidRPr="00E77497" w:rsidRDefault="004D5676" w:rsidP="004D5676">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p>
    <w:p w14:paraId="57C45241" w14:textId="77777777" w:rsidR="004D5676" w:rsidRPr="00E77497" w:rsidRDefault="004D5676" w:rsidP="00B34B48">
      <w:pPr>
        <w:pStyle w:val="Alg4"/>
        <w:numPr>
          <w:ilvl w:val="0"/>
          <w:numId w:val="476"/>
        </w:numPr>
        <w:spacing w:after="220"/>
        <w:contextualSpacing/>
      </w:pPr>
      <w:r w:rsidRPr="00E77497">
        <w:t xml:space="preserve">Return the VarDeclaredNames of </w:t>
      </w:r>
      <w:r w:rsidRPr="00E77497">
        <w:rPr>
          <w:i/>
        </w:rPr>
        <w:t>Statement</w:t>
      </w:r>
      <w:r w:rsidRPr="00E77497">
        <w:t>.</w:t>
      </w:r>
    </w:p>
    <w:p w14:paraId="21946E31" w14:textId="77777777" w:rsidR="004901F8" w:rsidRPr="00E77497" w:rsidDel="006A65F3" w:rsidRDefault="004901F8">
      <w:pPr>
        <w:pStyle w:val="30"/>
        <w:rPr>
          <w:del w:id="6716" w:author="Rev 19 Allen Wirfs-Brock" w:date="2013-09-11T18:31:00Z"/>
        </w:rPr>
      </w:pPr>
      <w:del w:id="6717" w:author="Rev 19 Allen Wirfs-Brock" w:date="2013-09-11T18:31:00Z">
        <w:r w:rsidRPr="00E77497" w:rsidDel="006A65F3">
          <w:delText>Runtime Semantics</w:delText>
        </w:r>
        <w:bookmarkStart w:id="6718" w:name="_Toc368034470"/>
        <w:bookmarkStart w:id="6719" w:name="_Toc368049693"/>
        <w:bookmarkStart w:id="6720" w:name="_Toc368050470"/>
        <w:bookmarkEnd w:id="6718"/>
        <w:bookmarkEnd w:id="6719"/>
        <w:bookmarkEnd w:id="6720"/>
      </w:del>
    </w:p>
    <w:p w14:paraId="56541AD3" w14:textId="77777777" w:rsidR="00AD4164" w:rsidRPr="00E77497" w:rsidRDefault="00AD4164" w:rsidP="006A78DC">
      <w:pPr>
        <w:pStyle w:val="30"/>
        <w:rPr>
          <w:rFonts w:ascii="Helvetica" w:hAnsi="Helvetica"/>
        </w:rPr>
      </w:pPr>
      <w:bookmarkStart w:id="6721" w:name="_Toc368050471"/>
      <w:r w:rsidRPr="00E77497">
        <w:rPr>
          <w:rFonts w:ascii="Helvetica" w:hAnsi="Helvetica"/>
        </w:rPr>
        <w:t xml:space="preserve">Runtime Semantics: </w:t>
      </w:r>
      <w:r w:rsidRPr="00E77497">
        <w:rPr>
          <w:rFonts w:ascii="Helvetica" w:hAnsi="Helvetica"/>
          <w:spacing w:val="6"/>
        </w:rPr>
        <w:t>Evaluation</w:t>
      </w:r>
      <w:bookmarkEnd w:id="6721"/>
    </w:p>
    <w:p w14:paraId="7396065D" w14:textId="77777777"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bookmarkStart w:id="6722" w:name="_Toc382212726"/>
    </w:p>
    <w:p w14:paraId="5D7F0556" w14:textId="77777777"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6722"/>
      <w:r w:rsidRPr="00E77497">
        <w:t>.</w:t>
      </w:r>
      <w:bookmarkStart w:id="6723" w:name="_Toc382212727"/>
    </w:p>
    <w:p w14:paraId="6CFC8F47" w14:textId="77777777" w:rsidR="00327BF7" w:rsidRDefault="00327BF7" w:rsidP="00327BF7">
      <w:pPr>
        <w:pStyle w:val="Alg2"/>
        <w:numPr>
          <w:ilvl w:val="0"/>
          <w:numId w:val="117"/>
        </w:numPr>
        <w:contextualSpacing/>
      </w:pPr>
      <w:bookmarkStart w:id="6724" w:name="_Toc382212729"/>
      <w:bookmarkEnd w:id="6723"/>
      <w:r>
        <w:t xml:space="preserve">Let </w:t>
      </w:r>
      <w:r w:rsidRPr="00327BF7">
        <w:rPr>
          <w:i/>
        </w:rPr>
        <w:t>exprValue</w:t>
      </w:r>
      <w:r>
        <w:t xml:space="preserve"> be </w:t>
      </w:r>
      <w:r w:rsidRPr="00E77497">
        <w:t>ToBoolean(GetValue(</w:t>
      </w:r>
      <w:r w:rsidRPr="00E77497">
        <w:rPr>
          <w:i/>
        </w:rPr>
        <w:t>exprRef</w:t>
      </w:r>
      <w:r w:rsidRPr="00E77497">
        <w:t>))</w:t>
      </w:r>
      <w:r>
        <w:t>.</w:t>
      </w:r>
    </w:p>
    <w:p w14:paraId="30118B3C" w14:textId="77777777" w:rsidR="00327BF7" w:rsidRDefault="006552DF" w:rsidP="00327BF7">
      <w:pPr>
        <w:pStyle w:val="Alg2"/>
        <w:numPr>
          <w:ilvl w:val="0"/>
          <w:numId w:val="117"/>
        </w:numPr>
        <w:contextualSpacing/>
      </w:pPr>
      <w:r>
        <w:t>ReturnIfAbrupt(</w:t>
      </w:r>
      <w:r w:rsidRPr="006A5E27">
        <w:rPr>
          <w:i/>
        </w:rPr>
        <w:t>exprValue</w:t>
      </w:r>
      <w:r>
        <w:t>)</w:t>
      </w:r>
      <w:r w:rsidR="00327BF7">
        <w:t>.</w:t>
      </w:r>
    </w:p>
    <w:p w14:paraId="2C173AC4" w14:textId="77777777" w:rsidR="004C02EF" w:rsidRPr="00E77497" w:rsidRDefault="004C02EF" w:rsidP="00B34B48">
      <w:pPr>
        <w:pStyle w:val="Alg2"/>
        <w:numPr>
          <w:ilvl w:val="0"/>
          <w:numId w:val="117"/>
        </w:numPr>
      </w:pPr>
      <w:r w:rsidRPr="00E77497">
        <w:t xml:space="preserve">If </w:t>
      </w:r>
      <w:r w:rsidR="00327BF7" w:rsidRPr="006A5E27">
        <w:rPr>
          <w:i/>
        </w:rPr>
        <w:t>exprValue</w:t>
      </w:r>
      <w:r w:rsidRPr="00E77497">
        <w:t xml:space="preserve"> is </w:t>
      </w:r>
      <w:r w:rsidRPr="00E77497">
        <w:rPr>
          <w:b/>
        </w:rPr>
        <w:t>true</w:t>
      </w:r>
      <w:r w:rsidRPr="00E77497">
        <w:t xml:space="preserve">, </w:t>
      </w:r>
      <w:bookmarkStart w:id="6725" w:name="_Toc382212730"/>
      <w:bookmarkEnd w:id="6724"/>
      <w:r w:rsidRPr="00E77497">
        <w:t>then</w:t>
      </w:r>
    </w:p>
    <w:p w14:paraId="12362D00" w14:textId="77777777" w:rsidR="004C02EF" w:rsidRPr="00E77497" w:rsidRDefault="00416EF7" w:rsidP="00B34B48">
      <w:pPr>
        <w:pStyle w:val="Alg2"/>
        <w:numPr>
          <w:ilvl w:val="1"/>
          <w:numId w:val="117"/>
        </w:numPr>
        <w:tabs>
          <w:tab w:val="left" w:pos="1620"/>
        </w:tabs>
      </w:pPr>
      <w:r>
        <w:t xml:space="preserve">Let </w:t>
      </w:r>
      <w:r>
        <w:rPr>
          <w:i/>
          <w:iCs/>
        </w:rPr>
        <w:t>stmtValue</w:t>
      </w:r>
      <w:r>
        <w:t xml:space="preserve"> be</w:t>
      </w:r>
      <w:r w:rsidRPr="00E77497">
        <w:t xml:space="preserve"> </w:t>
      </w:r>
      <w:r w:rsidR="004C02EF" w:rsidRPr="00E77497">
        <w:t xml:space="preserve">the result of evaluating the first </w:t>
      </w:r>
      <w:r w:rsidR="004C02EF" w:rsidRPr="00E77497">
        <w:rPr>
          <w:i/>
        </w:rPr>
        <w:t>Statement</w:t>
      </w:r>
      <w:bookmarkEnd w:id="6725"/>
      <w:r w:rsidR="004C02EF" w:rsidRPr="00E77497">
        <w:t>.</w:t>
      </w:r>
      <w:bookmarkStart w:id="6726" w:name="_Toc382212731"/>
    </w:p>
    <w:bookmarkEnd w:id="6726"/>
    <w:p w14:paraId="43690A87" w14:textId="77777777" w:rsidR="004C02EF" w:rsidRPr="00E77497" w:rsidRDefault="004C02EF" w:rsidP="00B34B48">
      <w:pPr>
        <w:pStyle w:val="Alg2"/>
        <w:numPr>
          <w:ilvl w:val="0"/>
          <w:numId w:val="117"/>
        </w:numPr>
      </w:pPr>
      <w:r w:rsidRPr="00E77497">
        <w:t>Else,</w:t>
      </w:r>
      <w:bookmarkStart w:id="6727" w:name="_Toc382212732"/>
    </w:p>
    <w:p w14:paraId="2FC5B95B" w14:textId="77777777" w:rsidR="004C02EF" w:rsidRPr="00E77497" w:rsidRDefault="00416EF7" w:rsidP="00416EF7">
      <w:pPr>
        <w:pStyle w:val="Alg2"/>
        <w:numPr>
          <w:ilvl w:val="1"/>
          <w:numId w:val="117"/>
        </w:numPr>
        <w:tabs>
          <w:tab w:val="left" w:pos="1620"/>
        </w:tabs>
        <w:spacing w:after="220"/>
        <w:contextualSpacing/>
      </w:pPr>
      <w:bookmarkStart w:id="6728" w:name="_Toc382212733"/>
      <w:bookmarkEnd w:id="6727"/>
      <w:r>
        <w:t xml:space="preserve">Let </w:t>
      </w:r>
      <w:r>
        <w:rPr>
          <w:i/>
          <w:iCs/>
        </w:rPr>
        <w:t>stmtValue</w:t>
      </w:r>
      <w:r>
        <w:t xml:space="preserve"> be</w:t>
      </w:r>
      <w:r w:rsidRPr="00E77497">
        <w:t xml:space="preserve"> </w:t>
      </w:r>
      <w:r w:rsidR="004C02EF" w:rsidRPr="00E77497">
        <w:t xml:space="preserve">the result of evaluating the second </w:t>
      </w:r>
      <w:r w:rsidR="004C02EF" w:rsidRPr="00E77497">
        <w:rPr>
          <w:i/>
        </w:rPr>
        <w:t>Statement</w:t>
      </w:r>
      <w:bookmarkEnd w:id="6728"/>
      <w:r w:rsidR="004C02EF" w:rsidRPr="00E77497">
        <w:t>.</w:t>
      </w:r>
    </w:p>
    <w:p w14:paraId="4F64A981" w14:textId="77777777" w:rsidR="00416EF7" w:rsidRDefault="00416EF7" w:rsidP="00416EF7">
      <w:pPr>
        <w:pStyle w:val="Alg2"/>
        <w:numPr>
          <w:ilvl w:val="0"/>
          <w:numId w:val="117"/>
        </w:numPr>
        <w:contextualSpacing/>
      </w:pPr>
      <w:commentRangeStart w:id="6729"/>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14:paraId="63C7A4B6" w14:textId="77777777" w:rsidR="00416EF7" w:rsidRDefault="00416EF7" w:rsidP="00416EF7">
      <w:pPr>
        <w:pStyle w:val="Alg2"/>
        <w:numPr>
          <w:ilvl w:val="1"/>
          <w:numId w:val="117"/>
        </w:numPr>
      </w:pPr>
      <w:r>
        <w:t>Return NormalCompletion(</w:t>
      </w:r>
      <w:r>
        <w:rPr>
          <w:b/>
          <w:bCs/>
        </w:rPr>
        <w:t>undefined</w:t>
      </w:r>
      <w:r>
        <w:t xml:space="preserve">). </w:t>
      </w:r>
      <w:commentRangeEnd w:id="6729"/>
      <w:r w:rsidR="00A53F35">
        <w:rPr>
          <w:rStyle w:val="af6"/>
          <w:rFonts w:ascii="Arial" w:eastAsia="MS Mincho" w:hAnsi="Arial"/>
          <w:spacing w:val="0"/>
          <w:lang w:eastAsia="ja-JP"/>
        </w:rPr>
        <w:commentReference w:id="6729"/>
      </w:r>
    </w:p>
    <w:p w14:paraId="7D06B4B4" w14:textId="77777777" w:rsidR="00416EF7" w:rsidRDefault="00416EF7" w:rsidP="00416EF7">
      <w:pPr>
        <w:pStyle w:val="Alg2"/>
        <w:numPr>
          <w:ilvl w:val="0"/>
          <w:numId w:val="117"/>
        </w:numPr>
        <w:spacing w:after="220"/>
      </w:pPr>
      <w:r>
        <w:t xml:space="preserve">Return </w:t>
      </w:r>
      <w:r>
        <w:rPr>
          <w:i/>
        </w:rPr>
        <w:t>stmt</w:t>
      </w:r>
      <w:r w:rsidRPr="006A5E27">
        <w:rPr>
          <w:i/>
        </w:rPr>
        <w:t>Value</w:t>
      </w:r>
      <w:r>
        <w:t>.</w:t>
      </w:r>
    </w:p>
    <w:p w14:paraId="054F4E63" w14:textId="77777777"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6730" w:name="_Toc382212734"/>
    </w:p>
    <w:p w14:paraId="4E7EDC25" w14:textId="77777777" w:rsidR="004C02EF" w:rsidRPr="00E77497" w:rsidRDefault="004C02EF" w:rsidP="00B34B48">
      <w:pPr>
        <w:pStyle w:val="Alg2"/>
        <w:numPr>
          <w:ilvl w:val="0"/>
          <w:numId w:val="399"/>
        </w:numPr>
      </w:pPr>
      <w:bookmarkStart w:id="6731" w:name="_Ref375016587"/>
      <w:bookmarkStart w:id="6732" w:name="_Ref375016604"/>
      <w:bookmarkStart w:id="6733" w:name="_Ref375016635"/>
      <w:bookmarkStart w:id="6734" w:name="_Toc375031201"/>
      <w:bookmarkStart w:id="6735" w:name="_Toc381513715"/>
      <w:bookmarkStart w:id="6736" w:name="_Toc382212237"/>
      <w:bookmarkStart w:id="6737" w:name="_Toc382212740"/>
      <w:bookmarkStart w:id="6738" w:name="_Toc382291582"/>
      <w:bookmarkStart w:id="6739" w:name="_Toc385672231"/>
      <w:bookmarkStart w:id="6740" w:name="_Toc393690335"/>
      <w:bookmarkStart w:id="6741" w:name="_Ref432004073"/>
      <w:bookmarkStart w:id="6742" w:name="_Toc472818880"/>
      <w:bookmarkStart w:id="6743" w:name="_Toc235503455"/>
      <w:bookmarkStart w:id="6744" w:name="_Toc241509230"/>
      <w:bookmarkStart w:id="6745" w:name="_Toc244416717"/>
      <w:bookmarkEnd w:id="6730"/>
      <w:r w:rsidRPr="00E77497">
        <w:t xml:space="preserve">Let </w:t>
      </w:r>
      <w:r w:rsidRPr="00E77497">
        <w:rPr>
          <w:i/>
        </w:rPr>
        <w:t>exprRef</w:t>
      </w:r>
      <w:r w:rsidRPr="00E77497">
        <w:t xml:space="preserve"> be the result of evaluating </w:t>
      </w:r>
      <w:r w:rsidRPr="00E77497">
        <w:rPr>
          <w:i/>
        </w:rPr>
        <w:t>Expression</w:t>
      </w:r>
      <w:r w:rsidRPr="00E77497">
        <w:t>.</w:t>
      </w:r>
      <w:bookmarkStart w:id="6746" w:name="_Toc382212735"/>
    </w:p>
    <w:p w14:paraId="73D04969" w14:textId="77777777" w:rsidR="00327BF7" w:rsidRDefault="00327BF7" w:rsidP="00327BF7">
      <w:pPr>
        <w:pStyle w:val="Alg2"/>
        <w:numPr>
          <w:ilvl w:val="0"/>
          <w:numId w:val="399"/>
        </w:numPr>
        <w:contextualSpacing/>
      </w:pPr>
      <w:bookmarkStart w:id="6747" w:name="_Toc382212737"/>
      <w:bookmarkEnd w:id="6746"/>
      <w:r>
        <w:t xml:space="preserve">Let </w:t>
      </w:r>
      <w:r w:rsidRPr="00327BF7">
        <w:rPr>
          <w:i/>
        </w:rPr>
        <w:t>exprValue</w:t>
      </w:r>
      <w:r>
        <w:t xml:space="preserve"> be </w:t>
      </w:r>
      <w:r w:rsidRPr="00E77497">
        <w:t>ToBoolean(GetValue(</w:t>
      </w:r>
      <w:r w:rsidRPr="00E77497">
        <w:rPr>
          <w:i/>
        </w:rPr>
        <w:t>exprRef</w:t>
      </w:r>
      <w:r w:rsidRPr="00E77497">
        <w:t>))</w:t>
      </w:r>
      <w:r>
        <w:t>.</w:t>
      </w:r>
    </w:p>
    <w:p w14:paraId="189D3669" w14:textId="77777777" w:rsidR="00327BF7" w:rsidRDefault="006552DF" w:rsidP="00327BF7">
      <w:pPr>
        <w:pStyle w:val="Alg2"/>
        <w:numPr>
          <w:ilvl w:val="0"/>
          <w:numId w:val="399"/>
        </w:numPr>
        <w:contextualSpacing/>
      </w:pPr>
      <w:r>
        <w:t>ReturnIfAbrupt(</w:t>
      </w:r>
      <w:r w:rsidRPr="006A5E27">
        <w:rPr>
          <w:i/>
        </w:rPr>
        <w:t>exprValue</w:t>
      </w:r>
      <w:r>
        <w:t>)</w:t>
      </w:r>
      <w:r w:rsidR="00327BF7">
        <w:t>.</w:t>
      </w:r>
    </w:p>
    <w:p w14:paraId="623D17F5" w14:textId="77777777" w:rsidR="00A53F35" w:rsidRDefault="004C02EF" w:rsidP="00B34B48">
      <w:pPr>
        <w:pStyle w:val="Alg2"/>
        <w:numPr>
          <w:ilvl w:val="0"/>
          <w:numId w:val="399"/>
        </w:numPr>
      </w:pPr>
      <w:r w:rsidRPr="00E77497">
        <w:t xml:space="preserve">If </w:t>
      </w:r>
      <w:r w:rsidR="00327BF7" w:rsidRPr="006A5E27">
        <w:rPr>
          <w:i/>
        </w:rPr>
        <w:t>exprValue</w:t>
      </w:r>
      <w:r w:rsidRPr="00E77497">
        <w:t xml:space="preserve"> is </w:t>
      </w:r>
      <w:r w:rsidRPr="00E77497">
        <w:rPr>
          <w:b/>
        </w:rPr>
        <w:t>false</w:t>
      </w:r>
      <w:r w:rsidRPr="00E77497">
        <w:t xml:space="preserve">, </w:t>
      </w:r>
      <w:r w:rsidR="00A53F35">
        <w:t>then</w:t>
      </w:r>
    </w:p>
    <w:p w14:paraId="5CCD0C96" w14:textId="77777777" w:rsidR="004C02EF" w:rsidRPr="00E77497" w:rsidRDefault="00A53F35" w:rsidP="00A53F35">
      <w:pPr>
        <w:pStyle w:val="Alg2"/>
        <w:numPr>
          <w:ilvl w:val="1"/>
          <w:numId w:val="399"/>
        </w:numPr>
      </w:pPr>
      <w:r>
        <w:t>R</w:t>
      </w:r>
      <w:r w:rsidRPr="00E77497">
        <w:t xml:space="preserve">eturn </w:t>
      </w:r>
      <w:r w:rsidR="00DE1793">
        <w:t>NormalCompletion(</w:t>
      </w:r>
      <w:commentRangeStart w:id="6748"/>
      <w:r w:rsidR="00BD5F8D" w:rsidRPr="00DE1793">
        <w:rPr>
          <w:b/>
        </w:rPr>
        <w:t>undefined</w:t>
      </w:r>
      <w:commentRangeEnd w:id="6748"/>
      <w:r w:rsidR="00BD5F8D">
        <w:rPr>
          <w:rStyle w:val="af6"/>
          <w:rFonts w:ascii="Arial" w:eastAsia="MS Mincho" w:hAnsi="Arial"/>
          <w:spacing w:val="0"/>
          <w:lang w:eastAsia="ja-JP"/>
        </w:rPr>
        <w:commentReference w:id="6748"/>
      </w:r>
      <w:bookmarkStart w:id="6749" w:name="_Toc382212738"/>
      <w:bookmarkEnd w:id="6747"/>
      <w:r w:rsidR="00DE1793">
        <w:t>)</w:t>
      </w:r>
      <w:r w:rsidR="00327BF7" w:rsidRPr="00E77497">
        <w:t>.</w:t>
      </w:r>
    </w:p>
    <w:p w14:paraId="4168B6A0" w14:textId="77777777" w:rsidR="00A53F35" w:rsidRDefault="00A53F35" w:rsidP="00A53F35">
      <w:pPr>
        <w:pStyle w:val="Alg2"/>
        <w:numPr>
          <w:ilvl w:val="0"/>
          <w:numId w:val="399"/>
        </w:numPr>
        <w:tabs>
          <w:tab w:val="left" w:pos="1620"/>
        </w:tabs>
        <w:spacing w:after="220"/>
        <w:contextualSpacing/>
      </w:pPr>
      <w:bookmarkStart w:id="6750" w:name="_Toc382212739"/>
      <w:bookmarkEnd w:id="6749"/>
      <w:r>
        <w:t xml:space="preserve">Else, </w:t>
      </w:r>
    </w:p>
    <w:p w14:paraId="6932F3AF" w14:textId="77777777" w:rsidR="00A53F35" w:rsidRPr="00E77497" w:rsidRDefault="00A53F35" w:rsidP="00A53F35">
      <w:pPr>
        <w:pStyle w:val="Alg2"/>
        <w:numPr>
          <w:ilvl w:val="1"/>
          <w:numId w:val="399"/>
        </w:numPr>
        <w:tabs>
          <w:tab w:val="left" w:pos="1620"/>
        </w:tabs>
        <w:spacing w:after="220"/>
        <w:contextualSpacing/>
      </w:pPr>
      <w:r>
        <w:t xml:space="preserve">Let </w:t>
      </w:r>
      <w:r>
        <w:rPr>
          <w:i/>
          <w:iCs/>
        </w:rPr>
        <w:t>stmtValue</w:t>
      </w:r>
      <w:r>
        <w:t xml:space="preserve"> be</w:t>
      </w:r>
      <w:r w:rsidRPr="00E77497">
        <w:t xml:space="preserve"> the result of evaluating </w:t>
      </w:r>
      <w:r w:rsidRPr="00E77497">
        <w:rPr>
          <w:i/>
        </w:rPr>
        <w:t>Statement</w:t>
      </w:r>
      <w:r w:rsidRPr="00E77497">
        <w:t>.</w:t>
      </w:r>
    </w:p>
    <w:p w14:paraId="62BB7F6D" w14:textId="77777777" w:rsidR="00A53F35" w:rsidRDefault="00A53F35" w:rsidP="00A53F35">
      <w:pPr>
        <w:pStyle w:val="Alg2"/>
        <w:numPr>
          <w:ilvl w:val="0"/>
          <w:numId w:val="399"/>
        </w:numPr>
        <w:contextualSpacing/>
      </w:pPr>
      <w:commentRangeStart w:id="6751"/>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14:paraId="4E14664B" w14:textId="77777777" w:rsidR="00A53F35" w:rsidRDefault="00A53F35" w:rsidP="00A53F35">
      <w:pPr>
        <w:pStyle w:val="Alg2"/>
        <w:numPr>
          <w:ilvl w:val="1"/>
          <w:numId w:val="399"/>
        </w:numPr>
      </w:pPr>
      <w:r>
        <w:t>Return NormalCompletion(</w:t>
      </w:r>
      <w:r>
        <w:rPr>
          <w:b/>
          <w:bCs/>
        </w:rPr>
        <w:t>undefined</w:t>
      </w:r>
      <w:r>
        <w:t xml:space="preserve">). </w:t>
      </w:r>
      <w:commentRangeEnd w:id="6751"/>
      <w:r>
        <w:rPr>
          <w:rStyle w:val="af6"/>
          <w:rFonts w:ascii="Arial" w:eastAsia="MS Mincho" w:hAnsi="Arial"/>
          <w:spacing w:val="0"/>
          <w:lang w:eastAsia="ja-JP"/>
        </w:rPr>
        <w:commentReference w:id="6751"/>
      </w:r>
    </w:p>
    <w:p w14:paraId="7FA52216" w14:textId="77777777" w:rsidR="00A53F35" w:rsidRDefault="00A53F35" w:rsidP="00A53F35">
      <w:pPr>
        <w:pStyle w:val="Alg2"/>
        <w:numPr>
          <w:ilvl w:val="0"/>
          <w:numId w:val="399"/>
        </w:numPr>
        <w:spacing w:after="220"/>
      </w:pPr>
      <w:r>
        <w:t xml:space="preserve">Return </w:t>
      </w:r>
      <w:r>
        <w:rPr>
          <w:i/>
        </w:rPr>
        <w:t>stmt</w:t>
      </w:r>
      <w:r w:rsidRPr="006A5E27">
        <w:rPr>
          <w:i/>
        </w:rPr>
        <w:t>Value</w:t>
      </w:r>
      <w:r>
        <w:t>.</w:t>
      </w:r>
    </w:p>
    <w:p w14:paraId="7D1993D5" w14:textId="77777777" w:rsidR="004C02EF" w:rsidRPr="00E77497" w:rsidRDefault="004C02EF" w:rsidP="00D148E9">
      <w:pPr>
        <w:pStyle w:val="20"/>
      </w:pPr>
      <w:bookmarkStart w:id="6752" w:name="_Toc276631081"/>
      <w:bookmarkStart w:id="6753" w:name="_Ref366135335"/>
      <w:bookmarkStart w:id="6754" w:name="_Ref366136304"/>
      <w:bookmarkStart w:id="6755" w:name="_Toc368050472"/>
      <w:bookmarkEnd w:id="6750"/>
      <w:r w:rsidRPr="00E77497">
        <w:t>Iteration Statement</w:t>
      </w:r>
      <w:bookmarkEnd w:id="6731"/>
      <w:bookmarkEnd w:id="6732"/>
      <w:bookmarkEnd w:id="6733"/>
      <w:bookmarkEnd w:id="6734"/>
      <w:bookmarkEnd w:id="6735"/>
      <w:bookmarkEnd w:id="6736"/>
      <w:bookmarkEnd w:id="6737"/>
      <w:bookmarkEnd w:id="6738"/>
      <w:bookmarkEnd w:id="6739"/>
      <w:bookmarkEnd w:id="6740"/>
      <w:r w:rsidRPr="00E77497">
        <w:t>s</w:t>
      </w:r>
      <w:bookmarkEnd w:id="6741"/>
      <w:bookmarkEnd w:id="6742"/>
      <w:bookmarkEnd w:id="6743"/>
      <w:bookmarkEnd w:id="6744"/>
      <w:bookmarkEnd w:id="6745"/>
      <w:bookmarkEnd w:id="6752"/>
      <w:bookmarkEnd w:id="6753"/>
      <w:bookmarkEnd w:id="6754"/>
      <w:bookmarkEnd w:id="6755"/>
    </w:p>
    <w:p w14:paraId="59495DAB" w14:textId="77777777" w:rsidR="004C02EF" w:rsidRPr="00E77497" w:rsidRDefault="004C02EF" w:rsidP="004C02EF">
      <w:pPr>
        <w:pStyle w:val="Syntax"/>
      </w:pPr>
      <w:r w:rsidRPr="00E77497">
        <w:t>Syntax</w:t>
      </w:r>
    </w:p>
    <w:p w14:paraId="6E9B5CBC" w14:textId="77777777" w:rsidR="004C02EF" w:rsidRPr="00E77497" w:rsidRDefault="004C02EF" w:rsidP="004C02EF">
      <w:pPr>
        <w:pStyle w:val="SyntaxRule"/>
      </w:pPr>
      <w:r w:rsidRPr="00E77497">
        <w:t xml:space="preserve">IterationStatement </w:t>
      </w:r>
      <w:r w:rsidRPr="00E77497">
        <w:rPr>
          <w:rFonts w:ascii="Arial" w:hAnsi="Arial"/>
          <w:b/>
          <w:i w:val="0"/>
        </w:rPr>
        <w:t>:</w:t>
      </w:r>
    </w:p>
    <w:p w14:paraId="59417C8D" w14:textId="77777777" w:rsidR="004C02EF" w:rsidRPr="00E77497" w:rsidRDefault="004C02EF" w:rsidP="00394DB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002E4AE1" w:rsidRPr="00E77497" w:rsidDel="002E4AE1">
        <w:rPr>
          <w:rFonts w:ascii="Courier New" w:hAnsi="Courier New"/>
          <w:b/>
          <w:i w:val="0"/>
        </w:rPr>
        <w:t xml:space="preserve"> </w:t>
      </w:r>
      <w:r w:rsidRPr="00E77497">
        <w:rPr>
          <w:rFonts w:ascii="Courier New" w:hAnsi="Courier New"/>
          <w:b/>
          <w:i w:val="0"/>
        </w:rPr>
        <w:t>;</w:t>
      </w:r>
      <w:r w:rsidR="006753C6" w:rsidRPr="006753C6">
        <w:rPr>
          <w:rFonts w:ascii="Arial" w:hAnsi="Arial" w:cs="Arial"/>
          <w:i w:val="0"/>
          <w:vertAlign w:val="subscript"/>
        </w:rPr>
        <w:t xml:space="preserve"> </w:t>
      </w:r>
      <w:r w:rsidR="006753C6" w:rsidRPr="00E77497">
        <w:rPr>
          <w:rFonts w:ascii="Arial" w:hAnsi="Arial" w:cs="Arial"/>
          <w:i w:val="0"/>
          <w:vertAlign w:val="subscript"/>
        </w:rPr>
        <w:t>opt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ins w:id="6756" w:author="Rev 19 Allen Wirfs-Brock" w:date="2013-09-06T14:55:00Z">
        <w:r w:rsidR="00233D6B" w:rsidRPr="00E77497">
          <w:t>NoIn</w:t>
        </w:r>
      </w:ins>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ins w:id="6757" w:author="Rev 19 Allen Wirfs-Brock" w:date="2013-09-06T14:55:00Z">
        <w:r w:rsidR="00233D6B" w:rsidRPr="00E77497">
          <w:t>NoIn</w:t>
        </w:r>
      </w:ins>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r w:rsidR="00B52BAA" w:rsidRPr="00323ECD">
        <w:t xml:space="preserve"> </w:t>
      </w:r>
      <w:r w:rsidR="00FD2CF3">
        <w:t>Lexical</w:t>
      </w:r>
      <w:r w:rsidR="00B52BAA">
        <w:t>Declaration</w:t>
      </w:r>
      <w:ins w:id="6758" w:author="Rev 19 Allen Wirfs-Brock" w:date="2013-09-06T14:55:00Z">
        <w:r w:rsidR="00233D6B" w:rsidRPr="00E77497">
          <w:t>NoIn</w:t>
        </w:r>
      </w:ins>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rsidR="004429A2">
        <w:t>For</w:t>
      </w:r>
      <w:r w:rsidR="00FC6066">
        <w:t>Binding</w:t>
      </w:r>
      <w:commentRangeStart w:id="6759"/>
      <w:r w:rsidR="00A019F2" w:rsidRPr="00E77497" w:rsidDel="00A019F2">
        <w:t xml:space="preserve"> </w:t>
      </w:r>
      <w:commentRangeEnd w:id="6759"/>
      <w:r w:rsidR="00D07025">
        <w:rPr>
          <w:rStyle w:val="af6"/>
          <w:rFonts w:ascii="Arial" w:eastAsia="MS Mincho" w:hAnsi="Arial"/>
          <w:i w:val="0"/>
          <w:lang w:eastAsia="ja-JP"/>
        </w:rPr>
        <w:commentReference w:id="6759"/>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6760" w:name="_Toc375031202"/>
      <w:bookmarkStart w:id="6761" w:name="_Toc381513716"/>
      <w:bookmarkStart w:id="6762" w:name="_Toc382212238"/>
      <w:bookmarkStart w:id="6763" w:name="_Toc382212741"/>
      <w:bookmarkStart w:id="6764" w:name="_Toc382291583"/>
      <w:bookmarkStart w:id="6765" w:name="_Toc385672232"/>
      <w:bookmarkStart w:id="6766" w:name="_Toc393690336"/>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D54263">
        <w:t xml:space="preserve"> </w:t>
      </w:r>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r w:rsidR="00FC6066">
        <w:t>ForBinding</w:t>
      </w:r>
      <w:r w:rsidR="00A019F2" w:rsidRPr="00E77497" w:rsidDel="00A019F2">
        <w:t xml:space="preserve"> </w:t>
      </w:r>
      <w:r w:rsidR="00AB39BE" w:rsidRPr="00345F94">
        <w:rPr>
          <w:rFonts w:ascii="Courier New" w:hAnsi="Courier New" w:cs="Courier New"/>
          <w:b/>
          <w:i w:val="0"/>
        </w:rPr>
        <w:t>o</w:t>
      </w:r>
      <w:r w:rsidR="00784795">
        <w:rPr>
          <w:rFonts w:ascii="Courier New" w:hAnsi="Courier New"/>
          <w:b/>
          <w:i w:val="0"/>
        </w:rPr>
        <w:t>f</w:t>
      </w:r>
      <w:r w:rsidR="00784795" w:rsidRPr="00E77497">
        <w:t xml:space="preserve"> </w:t>
      </w:r>
      <w:r w:rsidR="006067DC">
        <w:t>AssignmentExpression</w:t>
      </w:r>
      <w:r w:rsidR="00784795" w:rsidRPr="00E77497">
        <w:t xml:space="preserve">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B52BAA">
        <w:t xml:space="preserve"> </w:t>
      </w:r>
      <w:r w:rsidR="00784795" w:rsidRPr="00E77497">
        <w:t xml:space="preserve">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p>
    <w:p w14:paraId="40540890" w14:textId="77777777" w:rsidR="003B6A66" w:rsidRPr="00E77497" w:rsidRDefault="003B6A66" w:rsidP="003B6A66">
      <w:pPr>
        <w:pStyle w:val="SyntaxRule"/>
      </w:pPr>
      <w:bookmarkStart w:id="6767" w:name="_Toc472818881"/>
      <w:bookmarkStart w:id="6768" w:name="_Toc235503456"/>
      <w:bookmarkStart w:id="6769" w:name="_Toc241509231"/>
      <w:bookmarkStart w:id="6770" w:name="_Toc244416718"/>
      <w:bookmarkStart w:id="6771" w:name="_Toc276631082"/>
      <w:r>
        <w:t>For</w:t>
      </w:r>
      <w:r w:rsidRPr="00E77497">
        <w:t xml:space="preserve">Declaration </w:t>
      </w:r>
      <w:r w:rsidRPr="00E77497">
        <w:rPr>
          <w:rFonts w:ascii="Arial" w:hAnsi="Arial"/>
          <w:b/>
          <w:i w:val="0"/>
        </w:rPr>
        <w:t>:</w:t>
      </w:r>
    </w:p>
    <w:p w14:paraId="72D93FE5" w14:textId="77777777" w:rsidR="00B52BAA" w:rsidRDefault="000F5543" w:rsidP="00323ECD">
      <w:pPr>
        <w:pStyle w:val="SyntaxDefinition"/>
      </w:pPr>
      <w:r w:rsidRPr="00E77497">
        <w:t>Let</w:t>
      </w:r>
      <w:r>
        <w:t xml:space="preserve">OrConst  </w:t>
      </w:r>
      <w:r w:rsidR="00D54263">
        <w:t>For</w:t>
      </w:r>
      <w:r w:rsidR="003B6A66" w:rsidRPr="00E77497">
        <w:t xml:space="preserve">Binding </w:t>
      </w:r>
    </w:p>
    <w:p w14:paraId="13752E41" w14:textId="77777777" w:rsidR="00837D11" w:rsidRDefault="00837D11" w:rsidP="007C32C2">
      <w:pPr>
        <w:pStyle w:val="Note"/>
      </w:pPr>
      <w:r>
        <w:t>NOTE 1</w:t>
      </w:r>
      <w:r>
        <w:tab/>
      </w:r>
      <w:r w:rsidRPr="007C32C2">
        <w:rPr>
          <w:rFonts w:ascii="Times New Roman" w:hAnsi="Times New Roman"/>
          <w:i/>
        </w:rPr>
        <w:t>ForBinding</w:t>
      </w:r>
      <w:r>
        <w:t xml:space="preserve"> is defined in </w:t>
      </w:r>
      <w:r w:rsidR="00A51D25">
        <w:fldChar w:fldCharType="begin"/>
      </w:r>
      <w:r w:rsidR="00A51D25">
        <w:instrText xml:space="preserve"> REF _Ref365546940 \r \h </w:instrText>
      </w:r>
      <w:r w:rsidR="00A51D25">
        <w:fldChar w:fldCharType="separate"/>
      </w:r>
      <w:r w:rsidR="00D433E8">
        <w:t>12.1.4.2</w:t>
      </w:r>
      <w:r w:rsidR="00A51D25">
        <w:fldChar w:fldCharType="end"/>
      </w:r>
      <w:r>
        <w:t>.</w:t>
      </w:r>
    </w:p>
    <w:p w14:paraId="117C230C" w14:textId="77777777" w:rsidR="00345F94" w:rsidRPr="00837D11" w:rsidRDefault="00345F94" w:rsidP="00E25AF2">
      <w:pPr>
        <w:pStyle w:val="Note"/>
      </w:pPr>
      <w:commentRangeStart w:id="6772"/>
      <w:r w:rsidRPr="00837D11">
        <w:t>NOTE</w:t>
      </w:r>
      <w:r w:rsidR="00837D11" w:rsidRPr="00837D11">
        <w:t xml:space="preserve"> 2</w:t>
      </w:r>
      <w:r w:rsidRPr="00837D11">
        <w:tab/>
        <w:t xml:space="preserve">A semicolon is not required after a </w:t>
      </w:r>
      <w:r w:rsidRPr="00837D11">
        <w:rPr>
          <w:rFonts w:ascii="Courier New" w:hAnsi="Courier New" w:cs="Courier New"/>
          <w:b/>
        </w:rPr>
        <w:t>do-while</w:t>
      </w:r>
      <w:r w:rsidRPr="00837D11">
        <w:t xml:space="preserve"> statement. </w:t>
      </w:r>
      <w:commentRangeEnd w:id="6772"/>
      <w:r w:rsidRPr="007C32C2">
        <w:rPr>
          <w:rStyle w:val="af6"/>
          <w:rFonts w:cs="Arial"/>
          <w:sz w:val="18"/>
          <w:szCs w:val="18"/>
        </w:rPr>
        <w:commentReference w:id="6772"/>
      </w:r>
    </w:p>
    <w:p w14:paraId="62593602" w14:textId="77777777" w:rsidR="00491BC9" w:rsidRPr="006A65F3" w:rsidRDefault="00470F92" w:rsidP="00D30056">
      <w:pPr>
        <w:pStyle w:val="30"/>
        <w:numPr>
          <w:ilvl w:val="2"/>
          <w:numId w:val="1599"/>
        </w:numPr>
        <w:rPr>
          <w:rFonts w:ascii="Helvetica" w:hAnsi="Helvetica"/>
          <w:spacing w:val="6"/>
        </w:rPr>
      </w:pPr>
      <w:del w:id="6773" w:author="Rev 19 Allen Wirfs-Brock" w:date="2013-09-11T18:32:00Z">
        <w:r w:rsidRPr="002241B3" w:rsidDel="006A65F3">
          <w:delText xml:space="preserve">Runtime </w:delText>
        </w:r>
      </w:del>
      <w:bookmarkStart w:id="6774" w:name="_Toc368050473"/>
      <w:r w:rsidRPr="002241B3">
        <w:t>Semantics</w:t>
      </w:r>
      <w:bookmarkEnd w:id="6774"/>
    </w:p>
    <w:p w14:paraId="1379E2D7" w14:textId="77777777" w:rsidR="006D2B83" w:rsidRDefault="006D2B83" w:rsidP="00D30056">
      <w:pPr>
        <w:pStyle w:val="40"/>
      </w:pPr>
      <w:r w:rsidRPr="00E77497">
        <w:t xml:space="preserve">Runtime Semantics: </w:t>
      </w:r>
      <w:r w:rsidRPr="006D2B83">
        <w:t>LoopContinues</w:t>
      </w:r>
      <w:r>
        <w:t xml:space="preserve"> </w:t>
      </w:r>
      <w:del w:id="6775" w:author="Rev 19 Allen Wirfs-Brock" w:date="2013-09-23T16:24:00Z">
        <w:r w:rsidDel="00D30056">
          <w:delText>Abstract Operation</w:delText>
        </w:r>
      </w:del>
    </w:p>
    <w:p w14:paraId="46000C1A" w14:textId="77777777" w:rsidR="00542A4C" w:rsidRDefault="00491BC9" w:rsidP="00542A4C">
      <w:r>
        <w:t>T</w:t>
      </w:r>
      <w:r w:rsidR="00470F92">
        <w:t>he</w:t>
      </w:r>
      <w:r w:rsidR="00542A4C">
        <w:t xml:space="preserve"> abstract operation </w:t>
      </w:r>
      <w:r w:rsidR="007C32C2">
        <w:rPr>
          <w:rFonts w:ascii="Times New Roman" w:hAnsi="Times New Roman"/>
        </w:rPr>
        <w:t>LoopContinues</w:t>
      </w:r>
      <w:r w:rsidR="00542A4C">
        <w:t xml:space="preserve"> with arguments </w:t>
      </w:r>
      <w:r w:rsidR="00526AEF">
        <w:rPr>
          <w:rFonts w:ascii="Times New Roman" w:hAnsi="Times New Roman"/>
          <w:i/>
        </w:rPr>
        <w:t>c</w:t>
      </w:r>
      <w:r w:rsidR="00542A4C" w:rsidRPr="00542A4C">
        <w:rPr>
          <w:rFonts w:ascii="Times New Roman" w:hAnsi="Times New Roman"/>
          <w:i/>
        </w:rPr>
        <w:t>ompletion</w:t>
      </w:r>
      <w:r w:rsidR="00542A4C">
        <w:t xml:space="preserve"> and </w:t>
      </w:r>
      <w:r w:rsidR="00542A4C" w:rsidRPr="00470F92">
        <w:rPr>
          <w:rFonts w:ascii="Times New Roman" w:hAnsi="Times New Roman"/>
          <w:i/>
        </w:rPr>
        <w:t>labelSet</w:t>
      </w:r>
      <w:r w:rsidR="00542A4C">
        <w:t xml:space="preserve"> is defined by the following step:</w:t>
      </w:r>
    </w:p>
    <w:p w14:paraId="0ADD0B8E" w14:textId="77777777" w:rsidR="00526AEF" w:rsidRDefault="00526AEF" w:rsidP="00724A70">
      <w:pPr>
        <w:pStyle w:val="Alg3"/>
        <w:numPr>
          <w:ilvl w:val="0"/>
          <w:numId w:val="118"/>
        </w:numPr>
      </w:pPr>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p>
    <w:p w14:paraId="5D10EC59" w14:textId="77777777" w:rsidR="00B741A1" w:rsidRPr="00E77497" w:rsidRDefault="00B741A1" w:rsidP="00724A70">
      <w:pPr>
        <w:pStyle w:val="Alg3"/>
        <w:numPr>
          <w:ilvl w:val="0"/>
          <w:numId w:val="118"/>
        </w:numPr>
      </w:pPr>
      <w:r w:rsidRPr="00E77497">
        <w:t xml:space="preserve">If </w:t>
      </w:r>
      <w:r w:rsidR="00526AEF">
        <w:rPr>
          <w:i/>
        </w:rPr>
        <w:t>c</w:t>
      </w:r>
      <w:r w:rsidR="00526AEF" w:rsidRPr="00542A4C">
        <w:rPr>
          <w:i/>
        </w:rPr>
        <w:t>ompletion</w:t>
      </w:r>
      <w:r w:rsidRPr="00E77497">
        <w:t>.</w:t>
      </w:r>
      <w:r>
        <w:t>[[</w:t>
      </w:r>
      <w:r w:rsidRPr="00E77497">
        <w:t>type</w:t>
      </w:r>
      <w:r>
        <w:t>]]</w:t>
      </w:r>
      <w:r w:rsidRPr="00E77497">
        <w:t xml:space="preserve"> is not </w:t>
      </w:r>
      <w:r w:rsidRPr="00E77497">
        <w:rPr>
          <w:rFonts w:ascii="Arial" w:hAnsi="Arial" w:cs="Arial"/>
        </w:rPr>
        <w:t>continue</w:t>
      </w:r>
      <w:r w:rsidRPr="00E77497">
        <w:t>, then</w:t>
      </w:r>
      <w:r w:rsidR="00724A70">
        <w:t xml:space="preserve"> return </w:t>
      </w:r>
      <w:r w:rsidR="00724A70" w:rsidRPr="00B814B6">
        <w:rPr>
          <w:b/>
        </w:rPr>
        <w:t>false</w:t>
      </w:r>
      <w:r w:rsidR="00724A70">
        <w:t>.</w:t>
      </w:r>
    </w:p>
    <w:p w14:paraId="6D480126" w14:textId="77777777" w:rsidR="00542A4C" w:rsidRDefault="00724A70" w:rsidP="00724A70">
      <w:pPr>
        <w:pStyle w:val="Alg3"/>
        <w:numPr>
          <w:ilvl w:val="0"/>
          <w:numId w:val="118"/>
        </w:numPr>
      </w:pPr>
      <w:r>
        <w:t xml:space="preserve">If </w:t>
      </w:r>
      <w:r w:rsidR="00526AEF">
        <w:rPr>
          <w:i/>
        </w:rPr>
        <w:t>c</w:t>
      </w:r>
      <w:r w:rsidR="00526AEF" w:rsidRPr="00542A4C">
        <w:rPr>
          <w:i/>
        </w:rPr>
        <w:t>ompletion</w:t>
      </w:r>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p>
    <w:p w14:paraId="7E610171" w14:textId="77777777" w:rsidR="00724A70" w:rsidRDefault="00724A70" w:rsidP="00724A70">
      <w:pPr>
        <w:pStyle w:val="Alg3"/>
        <w:numPr>
          <w:ilvl w:val="0"/>
          <w:numId w:val="118"/>
        </w:numPr>
      </w:pPr>
      <w:r>
        <w:t xml:space="preserve">If </w:t>
      </w:r>
      <w:r w:rsidR="00526AEF">
        <w:rPr>
          <w:i/>
        </w:rPr>
        <w:t>c</w:t>
      </w:r>
      <w:r w:rsidR="00526AEF" w:rsidRPr="00542A4C">
        <w:rPr>
          <w:i/>
        </w:rPr>
        <w:t>ompletion</w:t>
      </w:r>
      <w:r w:rsidRPr="00E77497">
        <w:t>.</w:t>
      </w:r>
      <w:r>
        <w:t xml:space="preserve">[[target]] is an element of </w:t>
      </w:r>
      <w:r w:rsidRPr="00724A70">
        <w:rPr>
          <w:i/>
        </w:rPr>
        <w:t>labelSet</w:t>
      </w:r>
      <w:r w:rsidRPr="00E77497">
        <w:t>, then</w:t>
      </w:r>
      <w:r>
        <w:t xml:space="preserve"> return </w:t>
      </w:r>
      <w:r w:rsidRPr="00B814B6">
        <w:rPr>
          <w:b/>
        </w:rPr>
        <w:t>true</w:t>
      </w:r>
      <w:r>
        <w:t>.</w:t>
      </w:r>
    </w:p>
    <w:p w14:paraId="6A8148F4" w14:textId="77777777" w:rsidR="00B741A1" w:rsidRPr="00E77497" w:rsidRDefault="00542A4C" w:rsidP="00724A70">
      <w:pPr>
        <w:pStyle w:val="Alg3"/>
        <w:numPr>
          <w:ilvl w:val="0"/>
          <w:numId w:val="118"/>
        </w:numPr>
        <w:spacing w:after="240"/>
      </w:pPr>
      <w:r>
        <w:t xml:space="preserve">Return </w:t>
      </w:r>
      <w:r w:rsidRPr="00B814B6">
        <w:rPr>
          <w:b/>
        </w:rPr>
        <w:t>false</w:t>
      </w:r>
      <w:r w:rsidR="00B741A1" w:rsidRPr="00E77497">
        <w:t>.</w:t>
      </w:r>
    </w:p>
    <w:p w14:paraId="7CD8B10C" w14:textId="77777777" w:rsidR="00491BC9" w:rsidRDefault="00491BC9" w:rsidP="00D148E9">
      <w:pPr>
        <w:pStyle w:val="Note"/>
      </w:pPr>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w:t>
      </w:r>
      <w:r w:rsidR="0003414D">
        <w:t>to</w:t>
      </w:r>
      <w:r>
        <w:t xml:space="preserve"> begin a new iteration.</w:t>
      </w:r>
    </w:p>
    <w:p w14:paraId="200D1598" w14:textId="77777777" w:rsidR="004C02EF" w:rsidRPr="00E77497" w:rsidRDefault="004C02EF" w:rsidP="00D148E9">
      <w:pPr>
        <w:pStyle w:val="30"/>
      </w:pPr>
      <w:bookmarkStart w:id="6776" w:name="_Toc368050474"/>
      <w:r w:rsidRPr="00E77497">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6760"/>
      <w:bookmarkEnd w:id="6761"/>
      <w:bookmarkEnd w:id="6762"/>
      <w:bookmarkEnd w:id="6763"/>
      <w:bookmarkEnd w:id="6764"/>
      <w:bookmarkEnd w:id="6765"/>
      <w:bookmarkEnd w:id="6766"/>
      <w:r w:rsidRPr="00E77497">
        <w:t>t</w:t>
      </w:r>
      <w:bookmarkEnd w:id="6767"/>
      <w:bookmarkEnd w:id="6768"/>
      <w:bookmarkEnd w:id="6769"/>
      <w:bookmarkEnd w:id="6770"/>
      <w:bookmarkEnd w:id="6771"/>
      <w:bookmarkEnd w:id="6776"/>
    </w:p>
    <w:p w14:paraId="310221FD" w14:textId="77777777" w:rsidR="004D5676" w:rsidRPr="00E77497" w:rsidRDefault="004D5676" w:rsidP="00D30056">
      <w:pPr>
        <w:pStyle w:val="40"/>
      </w:pPr>
      <w:bookmarkStart w:id="6777" w:name="_Ref367705814"/>
      <w:r w:rsidRPr="00E77497">
        <w:t xml:space="preserve">Static Semantics:  </w:t>
      </w:r>
      <w:r w:rsidRPr="00E77497">
        <w:rPr>
          <w:lang w:eastAsia="en-US"/>
        </w:rPr>
        <w:t>VarDeclaredNames</w:t>
      </w:r>
      <w:bookmarkEnd w:id="6777"/>
    </w:p>
    <w:p w14:paraId="39DEC279" w14:textId="77777777" w:rsidR="002E137C" w:rsidRPr="00F742D3" w:rsidRDefault="002E137C" w:rsidP="002E137C">
      <w:pPr>
        <w:rPr>
          <w:ins w:id="6778" w:author="Rev 19 Allen Wirfs-Brock" w:date="2013-09-23T13:28:00Z"/>
        </w:rPr>
      </w:pPr>
      <w:ins w:id="6779" w:author="Rev 19 Allen Wirfs-Brock" w:date="2013-09-23T13:28:00Z">
        <w:r>
          <w:t xml:space="preserve">See also: </w:t>
        </w:r>
        <w:r>
          <w:fldChar w:fldCharType="begin"/>
        </w:r>
        <w:r>
          <w:instrText xml:space="preserve"> REF _Ref367705708 \r \h </w:instrText>
        </w:r>
      </w:ins>
      <w:ins w:id="6780" w:author="Rev 19 Allen Wirfs-Brock" w:date="2013-09-23T13:28:00Z">
        <w:r>
          <w:fldChar w:fldCharType="separate"/>
        </w:r>
      </w:ins>
      <w:ins w:id="6781" w:author="Rev 19 Allen Wirfs-Brock" w:date="2013-09-27T13:22:00Z">
        <w:r w:rsidR="00D433E8">
          <w:t>13.0.1</w:t>
        </w:r>
      </w:ins>
      <w:ins w:id="6782" w:author="Rev 19 Allen Wirfs-Brock" w:date="2013-09-23T13:28:00Z">
        <w:r>
          <w:fldChar w:fldCharType="end"/>
        </w:r>
        <w:r>
          <w:t xml:space="preserve">, </w:t>
        </w:r>
        <w:r>
          <w:fldChar w:fldCharType="begin"/>
        </w:r>
        <w:r>
          <w:instrText xml:space="preserve"> REF _Ref367705688 \r \h </w:instrText>
        </w:r>
      </w:ins>
      <w:ins w:id="6783" w:author="Rev 19 Allen Wirfs-Brock" w:date="2013-09-23T13:28:00Z">
        <w:r>
          <w:fldChar w:fldCharType="separate"/>
        </w:r>
      </w:ins>
      <w:ins w:id="6784" w:author="Rev 19 Allen Wirfs-Brock" w:date="2013-09-27T13:22:00Z">
        <w:r w:rsidR="00D433E8">
          <w:t>13.1.8</w:t>
        </w:r>
      </w:ins>
      <w:ins w:id="6785" w:author="Rev 19 Allen Wirfs-Brock" w:date="2013-09-23T13:28:00Z">
        <w:r>
          <w:fldChar w:fldCharType="end"/>
        </w:r>
        <w:r>
          <w:t xml:space="preserve">, </w:t>
        </w:r>
        <w:r>
          <w:fldChar w:fldCharType="begin"/>
        </w:r>
        <w:r>
          <w:instrText xml:space="preserve"> REF _Ref367705747 \r \h </w:instrText>
        </w:r>
      </w:ins>
      <w:ins w:id="6786" w:author="Rev 19 Allen Wirfs-Brock" w:date="2013-09-23T13:28:00Z">
        <w:r>
          <w:fldChar w:fldCharType="separate"/>
        </w:r>
      </w:ins>
      <w:ins w:id="6787" w:author="Rev 19 Allen Wirfs-Brock" w:date="2013-09-27T13:22:00Z">
        <w:r w:rsidR="00D433E8">
          <w:t>13.5.1</w:t>
        </w:r>
      </w:ins>
      <w:ins w:id="6788" w:author="Rev 19 Allen Wirfs-Brock" w:date="2013-09-23T13:28:00Z">
        <w:r>
          <w:fldChar w:fldCharType="end"/>
        </w:r>
        <w:r>
          <w:t xml:space="preserve">, </w:t>
        </w:r>
        <w:r>
          <w:fldChar w:fldCharType="begin"/>
        </w:r>
        <w:r>
          <w:instrText xml:space="preserve"> REF _Ref367705839 \r \h </w:instrText>
        </w:r>
      </w:ins>
      <w:ins w:id="6789" w:author="Rev 19 Allen Wirfs-Brock" w:date="2013-09-23T13:28:00Z">
        <w:r>
          <w:fldChar w:fldCharType="separate"/>
        </w:r>
      </w:ins>
      <w:ins w:id="6790" w:author="Rev 19 Allen Wirfs-Brock" w:date="2013-09-27T13:22:00Z">
        <w:r w:rsidR="00D433E8">
          <w:t>13.6.2.1</w:t>
        </w:r>
      </w:ins>
      <w:ins w:id="6791" w:author="Rev 19 Allen Wirfs-Brock" w:date="2013-09-23T13:28:00Z">
        <w:r>
          <w:fldChar w:fldCharType="end"/>
        </w:r>
        <w:r>
          <w:t xml:space="preserve">, </w:t>
        </w:r>
        <w:r>
          <w:fldChar w:fldCharType="begin"/>
        </w:r>
        <w:r>
          <w:instrText xml:space="preserve"> REF _Ref367705856 \r \h </w:instrText>
        </w:r>
      </w:ins>
      <w:ins w:id="6792" w:author="Rev 19 Allen Wirfs-Brock" w:date="2013-09-23T13:28:00Z">
        <w:r>
          <w:fldChar w:fldCharType="separate"/>
        </w:r>
      </w:ins>
      <w:ins w:id="6793" w:author="Rev 19 Allen Wirfs-Brock" w:date="2013-09-27T13:22:00Z">
        <w:r w:rsidR="00D433E8">
          <w:t>13.6.3.1</w:t>
        </w:r>
      </w:ins>
      <w:ins w:id="6794" w:author="Rev 19 Allen Wirfs-Brock" w:date="2013-09-23T13:28:00Z">
        <w:r>
          <w:fldChar w:fldCharType="end"/>
        </w:r>
        <w:r>
          <w:t xml:space="preserve">, </w:t>
        </w:r>
        <w:r>
          <w:fldChar w:fldCharType="begin"/>
        </w:r>
        <w:r>
          <w:instrText xml:space="preserve"> REF _Ref367705878 \r \h </w:instrText>
        </w:r>
      </w:ins>
      <w:ins w:id="6795" w:author="Rev 19 Allen Wirfs-Brock" w:date="2013-09-23T13:28:00Z">
        <w:r>
          <w:fldChar w:fldCharType="separate"/>
        </w:r>
      </w:ins>
      <w:ins w:id="6796" w:author="Rev 19 Allen Wirfs-Brock" w:date="2013-09-27T13:22:00Z">
        <w:r w:rsidR="00D433E8">
          <w:t>13.6.4.3</w:t>
        </w:r>
      </w:ins>
      <w:ins w:id="6797" w:author="Rev 19 Allen Wirfs-Brock" w:date="2013-09-23T13:28:00Z">
        <w:r>
          <w:fldChar w:fldCharType="end"/>
        </w:r>
        <w:r>
          <w:t xml:space="preserve">, </w:t>
        </w:r>
        <w:r>
          <w:fldChar w:fldCharType="begin"/>
        </w:r>
        <w:r>
          <w:instrText xml:space="preserve"> REF _Ref367705897 \r \h </w:instrText>
        </w:r>
      </w:ins>
      <w:ins w:id="6798" w:author="Rev 19 Allen Wirfs-Brock" w:date="2013-09-23T13:28:00Z">
        <w:r>
          <w:fldChar w:fldCharType="separate"/>
        </w:r>
      </w:ins>
      <w:ins w:id="6799" w:author="Rev 19 Allen Wirfs-Brock" w:date="2013-09-27T13:22:00Z">
        <w:r w:rsidR="00D433E8">
          <w:t>13.10.2</w:t>
        </w:r>
      </w:ins>
      <w:ins w:id="6800" w:author="Rev 19 Allen Wirfs-Brock" w:date="2013-09-23T13:28:00Z">
        <w:r>
          <w:fldChar w:fldCharType="end"/>
        </w:r>
        <w:r>
          <w:t xml:space="preserve">, </w:t>
        </w:r>
        <w:r>
          <w:fldChar w:fldCharType="begin"/>
        </w:r>
        <w:r>
          <w:instrText xml:space="preserve"> REF _Ref367705925 \r \h </w:instrText>
        </w:r>
      </w:ins>
      <w:ins w:id="6801" w:author="Rev 19 Allen Wirfs-Brock" w:date="2013-09-23T13:28:00Z">
        <w:r>
          <w:fldChar w:fldCharType="separate"/>
        </w:r>
      </w:ins>
      <w:ins w:id="6802" w:author="Rev 19 Allen Wirfs-Brock" w:date="2013-09-27T13:22:00Z">
        <w:r w:rsidR="00D433E8">
          <w:t>13.11.4</w:t>
        </w:r>
      </w:ins>
      <w:ins w:id="6803" w:author="Rev 19 Allen Wirfs-Brock" w:date="2013-09-23T13:28:00Z">
        <w:r>
          <w:fldChar w:fldCharType="end"/>
        </w:r>
        <w:r>
          <w:t xml:space="preserve">, </w:t>
        </w:r>
        <w:r>
          <w:fldChar w:fldCharType="begin"/>
        </w:r>
        <w:r>
          <w:instrText xml:space="preserve"> REF _Ref367705949 \r \h </w:instrText>
        </w:r>
      </w:ins>
      <w:ins w:id="6804" w:author="Rev 19 Allen Wirfs-Brock" w:date="2013-09-23T13:28:00Z">
        <w:r>
          <w:fldChar w:fldCharType="separate"/>
        </w:r>
      </w:ins>
      <w:ins w:id="6805" w:author="Rev 19 Allen Wirfs-Brock" w:date="2013-09-27T13:22:00Z">
        <w:r w:rsidR="00D433E8">
          <w:t>13.12.2</w:t>
        </w:r>
      </w:ins>
      <w:ins w:id="6806" w:author="Rev 19 Allen Wirfs-Brock" w:date="2013-09-23T13:28:00Z">
        <w:r>
          <w:fldChar w:fldCharType="end"/>
        </w:r>
        <w:r>
          <w:t xml:space="preserve">, </w:t>
        </w:r>
        <w:r>
          <w:fldChar w:fldCharType="begin"/>
        </w:r>
        <w:r>
          <w:instrText xml:space="preserve"> REF _Ref367705968 \r \h </w:instrText>
        </w:r>
      </w:ins>
      <w:ins w:id="6807" w:author="Rev 19 Allen Wirfs-Brock" w:date="2013-09-23T13:28:00Z">
        <w:r>
          <w:fldChar w:fldCharType="separate"/>
        </w:r>
      </w:ins>
      <w:ins w:id="6808" w:author="Rev 19 Allen Wirfs-Brock" w:date="2013-09-27T13:22:00Z">
        <w:r w:rsidR="00D433E8">
          <w:t>13.14.2</w:t>
        </w:r>
      </w:ins>
      <w:ins w:id="6809" w:author="Rev 19 Allen Wirfs-Brock" w:date="2013-09-23T13:28:00Z">
        <w:r>
          <w:fldChar w:fldCharType="end"/>
        </w:r>
        <w:r>
          <w:t xml:space="preserve">, </w:t>
        </w:r>
        <w:r>
          <w:fldChar w:fldCharType="begin"/>
        </w:r>
        <w:r>
          <w:instrText xml:space="preserve"> REF _Ref367705999 \r \h </w:instrText>
        </w:r>
      </w:ins>
      <w:ins w:id="6810" w:author="Rev 19 Allen Wirfs-Brock" w:date="2013-09-23T13:28:00Z">
        <w:r>
          <w:fldChar w:fldCharType="separate"/>
        </w:r>
      </w:ins>
      <w:ins w:id="6811" w:author="Rev 19 Allen Wirfs-Brock" w:date="2013-09-27T13:22:00Z">
        <w:r w:rsidR="00D433E8">
          <w:t>14.1.10</w:t>
        </w:r>
      </w:ins>
      <w:ins w:id="6812" w:author="Rev 19 Allen Wirfs-Brock" w:date="2013-09-23T13:28:00Z">
        <w:r>
          <w:fldChar w:fldCharType="end"/>
        </w:r>
        <w:r>
          <w:t xml:space="preserve">, </w:t>
        </w:r>
        <w:r>
          <w:fldChar w:fldCharType="begin"/>
        </w:r>
        <w:r>
          <w:instrText xml:space="preserve"> REF _Ref367706057 \r \h </w:instrText>
        </w:r>
      </w:ins>
      <w:ins w:id="6813" w:author="Rev 19 Allen Wirfs-Brock" w:date="2013-09-23T13:28:00Z">
        <w:r>
          <w:fldChar w:fldCharType="separate"/>
        </w:r>
      </w:ins>
      <w:ins w:id="6814" w:author="Rev 19 Allen Wirfs-Brock" w:date="2013-09-27T13:22:00Z">
        <w:r w:rsidR="00D433E8">
          <w:t>14.4.8</w:t>
        </w:r>
      </w:ins>
      <w:ins w:id="6815" w:author="Rev 19 Allen Wirfs-Brock" w:date="2013-09-23T13:28:00Z">
        <w:r>
          <w:fldChar w:fldCharType="end"/>
        </w:r>
        <w:r>
          <w:t xml:space="preserve">, </w:t>
        </w:r>
        <w:r>
          <w:fldChar w:fldCharType="begin"/>
        </w:r>
        <w:r>
          <w:instrText xml:space="preserve"> REF _Ref367706084 \r \h </w:instrText>
        </w:r>
      </w:ins>
      <w:ins w:id="6816" w:author="Rev 19 Allen Wirfs-Brock" w:date="2013-09-23T13:28:00Z">
        <w:r>
          <w:fldChar w:fldCharType="separate"/>
        </w:r>
      </w:ins>
      <w:ins w:id="6817" w:author="Rev 19 Allen Wirfs-Brock" w:date="2013-09-27T13:22:00Z">
        <w:r w:rsidR="00D433E8">
          <w:t>14.5.13</w:t>
        </w:r>
      </w:ins>
      <w:ins w:id="6818" w:author="Rev 19 Allen Wirfs-Brock" w:date="2013-09-23T13:28:00Z">
        <w:r>
          <w:fldChar w:fldCharType="end"/>
        </w:r>
        <w:r>
          <w:t xml:space="preserve">, </w:t>
        </w:r>
        <w:r>
          <w:fldChar w:fldCharType="begin"/>
        </w:r>
        <w:r>
          <w:instrText xml:space="preserve"> REF _Ref367706111 \r \h </w:instrText>
        </w:r>
      </w:ins>
      <w:ins w:id="6819" w:author="Rev 19 Allen Wirfs-Brock" w:date="2013-09-23T13:28:00Z">
        <w:r>
          <w:fldChar w:fldCharType="separate"/>
        </w:r>
      </w:ins>
      <w:ins w:id="6820" w:author="Rev 19 Allen Wirfs-Brock" w:date="2013-09-27T13:22:00Z">
        <w:r w:rsidR="00D433E8">
          <w:t>15.1.0.5</w:t>
        </w:r>
      </w:ins>
      <w:ins w:id="6821" w:author="Rev 19 Allen Wirfs-Brock" w:date="2013-09-23T13:28:00Z">
        <w:r>
          <w:fldChar w:fldCharType="end"/>
        </w:r>
        <w:r>
          <w:t xml:space="preserve">, </w:t>
        </w:r>
        <w:r>
          <w:fldChar w:fldCharType="begin"/>
        </w:r>
        <w:r>
          <w:instrText xml:space="preserve"> REF _Ref367706146 \r \h </w:instrText>
        </w:r>
      </w:ins>
      <w:ins w:id="6822" w:author="Rev 19 Allen Wirfs-Brock" w:date="2013-09-23T13:28:00Z">
        <w:r>
          <w:fldChar w:fldCharType="separate"/>
        </w:r>
      </w:ins>
      <w:ins w:id="6823" w:author="Rev 19 Allen Wirfs-Brock" w:date="2013-09-27T13:22:00Z">
        <w:r w:rsidR="00D433E8">
          <w:t>15.2.5</w:t>
        </w:r>
      </w:ins>
      <w:ins w:id="6824" w:author="Rev 19 Allen Wirfs-Brock" w:date="2013-09-23T13:28:00Z">
        <w:r>
          <w:fldChar w:fldCharType="end"/>
        </w:r>
        <w:r>
          <w:t>.</w:t>
        </w:r>
      </w:ins>
    </w:p>
    <w:p w14:paraId="31D77473" w14:textId="77777777" w:rsidR="00A04A9C" w:rsidRPr="00E77497" w:rsidRDefault="00F460AA" w:rsidP="00A04A9C">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r w:rsidR="006753C6" w:rsidRPr="006753C6">
        <w:rPr>
          <w:rFonts w:cs="Arial"/>
          <w:i/>
          <w:vertAlign w:val="subscript"/>
        </w:rPr>
        <w:t xml:space="preserve"> </w:t>
      </w:r>
      <w:r w:rsidR="006753C6" w:rsidRPr="006753C6">
        <w:rPr>
          <w:rFonts w:cs="Arial"/>
          <w:iCs/>
          <w:vertAlign w:val="subscript"/>
        </w:rPr>
        <w:t>opt</w:t>
      </w:r>
      <w:r w:rsidR="00A04A9C" w:rsidRPr="00E77497">
        <w:t xml:space="preserve"> </w:t>
      </w:r>
      <w:r w:rsidR="00A04A9C" w:rsidRPr="00E77497">
        <w:rPr>
          <w:rFonts w:ascii="Times New Roman" w:hAnsi="Times New Roman"/>
          <w:i/>
        </w:rPr>
        <w:t xml:space="preserve"> </w:t>
      </w:r>
    </w:p>
    <w:p w14:paraId="319B271C" w14:textId="77777777" w:rsidR="00A04A9C" w:rsidRPr="00E77497" w:rsidRDefault="00A04A9C" w:rsidP="00B34B48">
      <w:pPr>
        <w:pStyle w:val="Alg4"/>
        <w:numPr>
          <w:ilvl w:val="0"/>
          <w:numId w:val="477"/>
        </w:numPr>
        <w:spacing w:after="220"/>
        <w:contextualSpacing/>
      </w:pPr>
      <w:r w:rsidRPr="00E77497">
        <w:t xml:space="preserve">Return the VarDeclaredNames of </w:t>
      </w:r>
      <w:r w:rsidRPr="00E77497">
        <w:rPr>
          <w:i/>
        </w:rPr>
        <w:t>Statement</w:t>
      </w:r>
      <w:r w:rsidRPr="00E77497">
        <w:t>.</w:t>
      </w:r>
    </w:p>
    <w:p w14:paraId="28383404" w14:textId="77777777" w:rsidR="004901F8" w:rsidRPr="00E77497" w:rsidDel="006A65F3" w:rsidRDefault="004901F8" w:rsidP="00D148E9">
      <w:pPr>
        <w:pStyle w:val="40"/>
        <w:rPr>
          <w:del w:id="6825" w:author="Rev 19 Allen Wirfs-Brock" w:date="2013-09-11T18:34:00Z"/>
        </w:rPr>
      </w:pPr>
      <w:del w:id="6826" w:author="Rev 19 Allen Wirfs-Brock" w:date="2013-09-11T18:34:00Z">
        <w:r w:rsidRPr="00E77497" w:rsidDel="006A65F3">
          <w:delText>Runtime Semantics</w:delText>
        </w:r>
      </w:del>
    </w:p>
    <w:p w14:paraId="0F3044F0" w14:textId="77777777" w:rsidR="00B741A1" w:rsidRDefault="00B741A1" w:rsidP="00CF4D09">
      <w:pPr>
        <w:pStyle w:val="40"/>
      </w:pPr>
      <w:bookmarkStart w:id="6827" w:name="_Ref367706859"/>
      <w:r w:rsidRPr="00E77497">
        <w:t xml:space="preserve">Runtime Semantics: </w:t>
      </w:r>
      <w:r>
        <w:t>Labelled</w:t>
      </w:r>
      <w:del w:id="6828" w:author="Rev 19 Allen Wirfs-Brock" w:date="2013-09-23T13:38:00Z">
        <w:r w:rsidDel="00CF4D09">
          <w:delText xml:space="preserve"> </w:delText>
        </w:r>
      </w:del>
      <w:r>
        <w:t>Evaluation</w:t>
      </w:r>
      <w:bookmarkEnd w:id="6827"/>
    </w:p>
    <w:p w14:paraId="49D1699A" w14:textId="77777777" w:rsidR="00B741A1" w:rsidRPr="00FA3203" w:rsidRDefault="00B741A1" w:rsidP="00B741A1">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01CD1E8D" w14:textId="77777777" w:rsidR="00CF4D09" w:rsidRPr="00F742D3" w:rsidRDefault="00CF4D09" w:rsidP="00CF4D09">
      <w:pPr>
        <w:rPr>
          <w:ins w:id="6829" w:author="Rev 19 Allen Wirfs-Brock" w:date="2013-09-23T13:45:00Z"/>
        </w:rPr>
      </w:pPr>
      <w:ins w:id="6830" w:author="Rev 19 Allen Wirfs-Brock" w:date="2013-09-23T13:45:00Z">
        <w:r>
          <w:t xml:space="preserve">See also: </w:t>
        </w:r>
        <w:r>
          <w:fldChar w:fldCharType="begin"/>
        </w:r>
        <w:r>
          <w:instrText xml:space="preserve"> REF _Ref367706686 \r \h </w:instrText>
        </w:r>
      </w:ins>
      <w:ins w:id="6831" w:author="Rev 19 Allen Wirfs-Brock" w:date="2013-09-23T13:45:00Z">
        <w:r>
          <w:fldChar w:fldCharType="separate"/>
        </w:r>
      </w:ins>
      <w:ins w:id="6832" w:author="Rev 19 Allen Wirfs-Brock" w:date="2013-09-27T13:22:00Z">
        <w:r w:rsidR="00D433E8">
          <w:t>13.0.2</w:t>
        </w:r>
      </w:ins>
      <w:ins w:id="6833" w:author="Rev 19 Allen Wirfs-Brock" w:date="2013-09-23T13:45:00Z">
        <w:r>
          <w:fldChar w:fldCharType="end"/>
        </w:r>
        <w:r>
          <w:t xml:space="preserve">, </w:t>
        </w:r>
        <w:r>
          <w:fldChar w:fldCharType="begin"/>
        </w:r>
        <w:r>
          <w:instrText xml:space="preserve"> REF _Ref367706902 \r \h </w:instrText>
        </w:r>
      </w:ins>
      <w:ins w:id="6834" w:author="Rev 19 Allen Wirfs-Brock" w:date="2013-09-23T13:45:00Z">
        <w:r>
          <w:fldChar w:fldCharType="separate"/>
        </w:r>
      </w:ins>
      <w:ins w:id="6835" w:author="Rev 19 Allen Wirfs-Brock" w:date="2013-09-27T13:22:00Z">
        <w:r w:rsidR="00D433E8">
          <w:t>13.6.2.2</w:t>
        </w:r>
      </w:ins>
      <w:ins w:id="6836" w:author="Rev 19 Allen Wirfs-Brock" w:date="2013-09-23T13:45:00Z">
        <w:r>
          <w:fldChar w:fldCharType="end"/>
        </w:r>
        <w:r>
          <w:t xml:space="preserve">, </w:t>
        </w:r>
        <w:r>
          <w:fldChar w:fldCharType="begin"/>
        </w:r>
        <w:r>
          <w:instrText xml:space="preserve"> REF _Ref367706960 \r \h </w:instrText>
        </w:r>
      </w:ins>
      <w:ins w:id="6837" w:author="Rev 19 Allen Wirfs-Brock" w:date="2013-09-23T13:45:00Z">
        <w:r>
          <w:fldChar w:fldCharType="separate"/>
        </w:r>
      </w:ins>
      <w:ins w:id="6838" w:author="Rev 19 Allen Wirfs-Brock" w:date="2013-09-27T13:22:00Z">
        <w:r w:rsidR="00D433E8">
          <w:t>13.6.3.2</w:t>
        </w:r>
      </w:ins>
      <w:ins w:id="6839" w:author="Rev 19 Allen Wirfs-Brock" w:date="2013-09-23T13:45:00Z">
        <w:r>
          <w:fldChar w:fldCharType="end"/>
        </w:r>
        <w:r>
          <w:t xml:space="preserve">, </w:t>
        </w:r>
        <w:r>
          <w:fldChar w:fldCharType="begin"/>
        </w:r>
        <w:r>
          <w:instrText xml:space="preserve"> REF _Ref367707000 \r \h </w:instrText>
        </w:r>
      </w:ins>
      <w:ins w:id="6840" w:author="Rev 19 Allen Wirfs-Brock" w:date="2013-09-23T13:45:00Z">
        <w:r>
          <w:fldChar w:fldCharType="separate"/>
        </w:r>
      </w:ins>
      <w:ins w:id="6841" w:author="Rev 19 Allen Wirfs-Brock" w:date="2013-09-27T13:22:00Z">
        <w:r w:rsidR="00D433E8">
          <w:t>13.6.4.5</w:t>
        </w:r>
      </w:ins>
      <w:ins w:id="6842" w:author="Rev 19 Allen Wirfs-Brock" w:date="2013-09-23T13:45:00Z">
        <w:r>
          <w:fldChar w:fldCharType="end"/>
        </w:r>
        <w:r>
          <w:t xml:space="preserve">, </w:t>
        </w:r>
        <w:r>
          <w:fldChar w:fldCharType="begin"/>
        </w:r>
        <w:r>
          <w:instrText xml:space="preserve"> REF _Ref367707068 \r \h </w:instrText>
        </w:r>
      </w:ins>
      <w:ins w:id="6843" w:author="Rev 19 Allen Wirfs-Brock" w:date="2013-09-23T13:45:00Z">
        <w:r>
          <w:fldChar w:fldCharType="separate"/>
        </w:r>
      </w:ins>
      <w:ins w:id="6844" w:author="Rev 19 Allen Wirfs-Brock" w:date="2013-09-27T13:22:00Z">
        <w:r w:rsidR="00D433E8">
          <w:t>13.12.3</w:t>
        </w:r>
      </w:ins>
      <w:ins w:id="6845" w:author="Rev 19 Allen Wirfs-Brock" w:date="2013-09-23T13:45:00Z">
        <w:r>
          <w:fldChar w:fldCharType="end"/>
        </w:r>
        <w:r>
          <w:t>.</w:t>
        </w:r>
      </w:ins>
    </w:p>
    <w:p w14:paraId="3519C663" w14:textId="77777777" w:rsidR="004C02EF" w:rsidRPr="00E77497" w:rsidRDefault="00F460AA"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r w:rsidR="006753C6" w:rsidRPr="006753C6">
        <w:rPr>
          <w:rFonts w:cs="Arial"/>
          <w:iCs/>
          <w:vertAlign w:val="subscript"/>
        </w:rPr>
        <w:t xml:space="preserve"> opt</w:t>
      </w:r>
      <w:r w:rsidR="006753C6" w:rsidRPr="00E77497">
        <w:t xml:space="preserve"> </w:t>
      </w:r>
      <w:r w:rsidR="006753C6" w:rsidRPr="00E77497">
        <w:rPr>
          <w:rFonts w:ascii="Times New Roman" w:hAnsi="Times New Roman"/>
          <w:i/>
        </w:rPr>
        <w:t xml:space="preserve"> </w:t>
      </w:r>
      <w:bookmarkStart w:id="6846" w:name="_Toc375031203"/>
      <w:bookmarkStart w:id="6847" w:name="_Toc381513717"/>
    </w:p>
    <w:p w14:paraId="38DCA287" w14:textId="77777777" w:rsidR="004C02EF" w:rsidRPr="00E77497" w:rsidRDefault="004C02EF" w:rsidP="0027695A">
      <w:pPr>
        <w:pStyle w:val="Alg3"/>
        <w:numPr>
          <w:ilvl w:val="0"/>
          <w:numId w:val="683"/>
        </w:numPr>
      </w:pPr>
      <w:r w:rsidRPr="00E77497">
        <w:t xml:space="preserve">Let </w:t>
      </w:r>
      <w:r w:rsidRPr="00E77497">
        <w:rPr>
          <w:i/>
        </w:rPr>
        <w:t>V</w:t>
      </w:r>
      <w:r w:rsidRPr="00E77497">
        <w:t xml:space="preserve"> = </w:t>
      </w:r>
      <w:commentRangeStart w:id="6848"/>
      <w:r w:rsidR="00BD5F8D" w:rsidRPr="00F75D28">
        <w:rPr>
          <w:b/>
        </w:rPr>
        <w:t>undefined</w:t>
      </w:r>
      <w:commentRangeEnd w:id="6848"/>
      <w:r w:rsidR="00BD5F8D" w:rsidRPr="00F75D28">
        <w:rPr>
          <w:rStyle w:val="af6"/>
          <w:rFonts w:eastAsia="MS Mincho"/>
          <w:b/>
          <w:spacing w:val="0"/>
          <w:lang w:eastAsia="ja-JP"/>
        </w:rPr>
        <w:commentReference w:id="6848"/>
      </w:r>
      <w:r w:rsidRPr="00F75D28">
        <w:rPr>
          <w:b/>
        </w:rPr>
        <w:t>.</w:t>
      </w:r>
    </w:p>
    <w:p w14:paraId="0353E85E" w14:textId="77777777" w:rsidR="004C02EF" w:rsidRPr="00E77497" w:rsidRDefault="004C02EF" w:rsidP="0027695A">
      <w:pPr>
        <w:pStyle w:val="Alg3"/>
        <w:numPr>
          <w:ilvl w:val="0"/>
          <w:numId w:val="683"/>
        </w:numPr>
      </w:pPr>
      <w:r w:rsidRPr="00E77497">
        <w:t xml:space="preserve">Repeat </w:t>
      </w:r>
    </w:p>
    <w:p w14:paraId="45061106" w14:textId="77777777"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14:paraId="14C7F9D6" w14:textId="77777777" w:rsidR="004C02EF" w:rsidRPr="00E77497" w:rsidRDefault="004C02EF" w:rsidP="0027695A">
      <w:pPr>
        <w:pStyle w:val="Alg3"/>
        <w:numPr>
          <w:ilvl w:val="1"/>
          <w:numId w:val="683"/>
        </w:numPr>
      </w:pPr>
      <w:r w:rsidRPr="00E77497">
        <w:t xml:space="preserve">If </w:t>
      </w:r>
      <w:r w:rsidRPr="00E77497">
        <w:rPr>
          <w:i/>
        </w:rPr>
        <w:t>stmt</w:t>
      </w:r>
      <w:r w:rsidRPr="00E77497">
        <w:t>.</w:t>
      </w:r>
      <w:r w:rsidR="00F75D28">
        <w:t>[[</w:t>
      </w:r>
      <w:r w:rsidRPr="00E77497">
        <w:t>value</w:t>
      </w:r>
      <w:r w:rsidR="00F75D28">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F75D28">
        <w:t>[[</w:t>
      </w:r>
      <w:r w:rsidRPr="00E77497">
        <w:t>value</w:t>
      </w:r>
      <w:r w:rsidR="00F75D28">
        <w:t>]]</w:t>
      </w:r>
      <w:r w:rsidRPr="00E77497">
        <w:rPr>
          <w:i/>
        </w:rPr>
        <w:t>.</w:t>
      </w:r>
    </w:p>
    <w:p w14:paraId="56C84B60" w14:textId="77777777"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r w:rsidR="00724A70">
        <w:t xml:space="preserve"> and </w:t>
      </w:r>
      <w:r w:rsidR="007C32C2">
        <w:t>LoopContinues</w:t>
      </w:r>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r w:rsidRPr="00E77497">
        <w:t xml:space="preserve">, return </w:t>
      </w:r>
      <w:r w:rsidRPr="00E77497">
        <w:rPr>
          <w:i/>
        </w:rPr>
        <w:t>stmt</w:t>
      </w:r>
      <w:r w:rsidRPr="00E77497">
        <w:t>.</w:t>
      </w:r>
    </w:p>
    <w:p w14:paraId="5D008A66" w14:textId="77777777"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14:paraId="78CA53CD" w14:textId="77777777" w:rsidR="00F75D28" w:rsidRDefault="00F75D28" w:rsidP="0027695A">
      <w:pPr>
        <w:pStyle w:val="Alg2"/>
        <w:numPr>
          <w:ilvl w:val="1"/>
          <w:numId w:val="683"/>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14:paraId="04FDDD22" w14:textId="77777777" w:rsidR="004C02EF" w:rsidRPr="00E77497" w:rsidRDefault="004C02EF" w:rsidP="0027695A">
      <w:pPr>
        <w:pStyle w:val="Alg3"/>
        <w:numPr>
          <w:ilvl w:val="1"/>
          <w:numId w:val="683"/>
        </w:numPr>
      </w:pPr>
      <w:r w:rsidRPr="00E77497">
        <w:t xml:space="preserve">If </w:t>
      </w:r>
      <w:r w:rsidR="00F75D28" w:rsidRPr="006A5E27">
        <w:rPr>
          <w:i/>
        </w:rPr>
        <w:t>exprValue</w:t>
      </w:r>
      <w:r w:rsidRPr="00E77497">
        <w:t xml:space="preserve"> is </w:t>
      </w:r>
      <w:r w:rsidRPr="00E77497">
        <w:rPr>
          <w:b/>
        </w:rPr>
        <w:t>false</w:t>
      </w:r>
      <w:r w:rsidRPr="00E77497">
        <w:t xml:space="preserve">, </w:t>
      </w:r>
      <w:r w:rsidR="00724A70" w:rsidRPr="00E77497">
        <w:t xml:space="preserve">Return </w:t>
      </w:r>
      <w:r w:rsidR="00724A70">
        <w:t>NormalCompletion(</w:t>
      </w:r>
      <w:r w:rsidR="00724A70" w:rsidRPr="00E77497">
        <w:rPr>
          <w:i/>
        </w:rPr>
        <w:t>V</w:t>
      </w:r>
      <w:r w:rsidR="00724A70">
        <w:t>)</w:t>
      </w:r>
      <w:r w:rsidRPr="00E77497">
        <w:t>.</w:t>
      </w:r>
    </w:p>
    <w:p w14:paraId="1A1905FF" w14:textId="77777777" w:rsidR="00236961" w:rsidRDefault="00236961" w:rsidP="008D1E73">
      <w:pPr>
        <w:pStyle w:val="Alg3"/>
        <w:numPr>
          <w:ilvl w:val="1"/>
          <w:numId w:val="683"/>
        </w:numPr>
      </w:pPr>
      <w:r>
        <w:t xml:space="preserve">Else if </w:t>
      </w:r>
      <w:r w:rsidRPr="009E1306">
        <w:rPr>
          <w:i/>
        </w:rPr>
        <w:t>exprValue</w:t>
      </w:r>
      <w:r>
        <w:t xml:space="preserve"> is </w:t>
      </w:r>
      <w:r w:rsidR="008D1E73">
        <w:t xml:space="preserve">not </w:t>
      </w:r>
      <w:r w:rsidR="008D1E73">
        <w:rPr>
          <w:b/>
          <w:bCs/>
        </w:rPr>
        <w:t>true</w:t>
      </w:r>
      <w:r>
        <w:t xml:space="preserve">, </w:t>
      </w:r>
      <w:commentRangeStart w:id="6849"/>
      <w:r>
        <w:t>then</w:t>
      </w:r>
      <w:commentRangeEnd w:id="6849"/>
      <w:r w:rsidR="009E1306">
        <w:rPr>
          <w:rStyle w:val="af6"/>
          <w:rFonts w:ascii="Arial" w:eastAsia="MS Mincho" w:hAnsi="Arial"/>
          <w:spacing w:val="0"/>
          <w:lang w:eastAsia="ja-JP"/>
        </w:rPr>
        <w:commentReference w:id="6849"/>
      </w:r>
    </w:p>
    <w:p w14:paraId="4D07B44B" w14:textId="77777777" w:rsidR="006430AB" w:rsidRDefault="006430AB" w:rsidP="006430AB">
      <w:pPr>
        <w:pStyle w:val="Alg3"/>
        <w:numPr>
          <w:ilvl w:val="2"/>
          <w:numId w:val="683"/>
        </w:numPr>
        <w:ind w:left="1620" w:hanging="180"/>
      </w:pPr>
      <w:r>
        <w:t xml:space="preserve">Assert: </w:t>
      </w:r>
      <w:r w:rsidRPr="006430AB">
        <w:rPr>
          <w:i/>
        </w:rPr>
        <w:t>exprValue</w:t>
      </w:r>
      <w:r>
        <w:t xml:space="preserve"> is an abrupt completion.</w:t>
      </w:r>
    </w:p>
    <w:p w14:paraId="3B9C84FA" w14:textId="77777777" w:rsidR="00236961" w:rsidRPr="00E77497" w:rsidRDefault="00236961" w:rsidP="006430AB">
      <w:pPr>
        <w:pStyle w:val="Alg3"/>
        <w:numPr>
          <w:ilvl w:val="2"/>
          <w:numId w:val="683"/>
        </w:numPr>
        <w:spacing w:after="240"/>
        <w:ind w:left="1627" w:hanging="187"/>
      </w:pPr>
      <w:r>
        <w:t xml:space="preserve">If </w:t>
      </w:r>
      <w:r w:rsidRPr="00E77497">
        <w:t xml:space="preserve"> </w:t>
      </w:r>
      <w:r w:rsidR="007C32C2">
        <w:t>LoopContinues</w:t>
      </w:r>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p>
    <w:p w14:paraId="7EA63B97" w14:textId="77777777" w:rsidR="004C02EF" w:rsidRPr="00E77497" w:rsidRDefault="004C02EF" w:rsidP="00D148E9">
      <w:pPr>
        <w:pStyle w:val="30"/>
      </w:pPr>
      <w:bookmarkStart w:id="6850" w:name="_Toc361663403"/>
      <w:bookmarkStart w:id="6851" w:name="_Toc361665244"/>
      <w:bookmarkStart w:id="6852" w:name="_Toc361667084"/>
      <w:bookmarkStart w:id="6853" w:name="_Toc361668913"/>
      <w:bookmarkStart w:id="6854" w:name="_Toc364934941"/>
      <w:bookmarkStart w:id="6855" w:name="_Toc365474185"/>
      <w:bookmarkStart w:id="6856" w:name="_Toc417706222"/>
      <w:bookmarkStart w:id="6857" w:name="_Toc472818882"/>
      <w:bookmarkStart w:id="6858" w:name="_Toc235503457"/>
      <w:bookmarkStart w:id="6859" w:name="_Toc241509232"/>
      <w:bookmarkStart w:id="6860" w:name="_Toc244416719"/>
      <w:bookmarkStart w:id="6861" w:name="_Toc276631083"/>
      <w:bookmarkStart w:id="6862" w:name="_Toc368050475"/>
      <w:bookmarkEnd w:id="6850"/>
      <w:bookmarkEnd w:id="6851"/>
      <w:bookmarkEnd w:id="6852"/>
      <w:bookmarkEnd w:id="6853"/>
      <w:bookmarkEnd w:id="6854"/>
      <w:bookmarkEnd w:id="6855"/>
      <w:r w:rsidRPr="00E77497">
        <w:t xml:space="preserve">The </w:t>
      </w:r>
      <w:r w:rsidRPr="00E77497">
        <w:rPr>
          <w:rFonts w:ascii="Courier New" w:hAnsi="Courier New"/>
        </w:rPr>
        <w:t>while</w:t>
      </w:r>
      <w:r w:rsidRPr="00E77497">
        <w:t xml:space="preserve"> </w:t>
      </w:r>
      <w:bookmarkEnd w:id="6856"/>
      <w:bookmarkEnd w:id="6857"/>
      <w:bookmarkEnd w:id="6858"/>
      <w:r w:rsidRPr="00E77497">
        <w:t>Statement</w:t>
      </w:r>
      <w:bookmarkEnd w:id="6859"/>
      <w:bookmarkEnd w:id="6860"/>
      <w:bookmarkEnd w:id="6861"/>
      <w:bookmarkEnd w:id="6862"/>
    </w:p>
    <w:p w14:paraId="4A4908B7" w14:textId="77777777" w:rsidR="00687A3E" w:rsidRPr="00E77497" w:rsidRDefault="00687A3E" w:rsidP="006A78DC">
      <w:pPr>
        <w:pStyle w:val="40"/>
      </w:pPr>
      <w:bookmarkStart w:id="6863" w:name="_Ref367705839"/>
      <w:r w:rsidRPr="00E77497">
        <w:t xml:space="preserve">Static Semantics:  </w:t>
      </w:r>
      <w:r w:rsidRPr="00E77497">
        <w:rPr>
          <w:lang w:eastAsia="en-US"/>
        </w:rPr>
        <w:t>VarDeclaredNames</w:t>
      </w:r>
      <w:bookmarkEnd w:id="6863"/>
    </w:p>
    <w:p w14:paraId="6EE02DDE" w14:textId="77777777" w:rsidR="002E137C" w:rsidRPr="00F742D3" w:rsidRDefault="002E137C" w:rsidP="002E137C">
      <w:pPr>
        <w:rPr>
          <w:ins w:id="6864" w:author="Rev 19 Allen Wirfs-Brock" w:date="2013-09-23T13:29:00Z"/>
        </w:rPr>
      </w:pPr>
      <w:ins w:id="6865" w:author="Rev 19 Allen Wirfs-Brock" w:date="2013-09-23T13:29:00Z">
        <w:r>
          <w:t xml:space="preserve">See also: </w:t>
        </w:r>
        <w:r>
          <w:fldChar w:fldCharType="begin"/>
        </w:r>
        <w:r>
          <w:instrText xml:space="preserve"> REF _Ref367705708 \r \h </w:instrText>
        </w:r>
      </w:ins>
      <w:ins w:id="6866" w:author="Rev 19 Allen Wirfs-Brock" w:date="2013-09-23T13:29:00Z">
        <w:r>
          <w:fldChar w:fldCharType="separate"/>
        </w:r>
      </w:ins>
      <w:ins w:id="6867" w:author="Rev 19 Allen Wirfs-Brock" w:date="2013-09-27T13:22:00Z">
        <w:r w:rsidR="00D433E8">
          <w:t>13.0.1</w:t>
        </w:r>
      </w:ins>
      <w:ins w:id="6868" w:author="Rev 19 Allen Wirfs-Brock" w:date="2013-09-23T13:29:00Z">
        <w:r>
          <w:fldChar w:fldCharType="end"/>
        </w:r>
        <w:r>
          <w:t xml:space="preserve">, </w:t>
        </w:r>
        <w:r>
          <w:fldChar w:fldCharType="begin"/>
        </w:r>
        <w:r>
          <w:instrText xml:space="preserve"> REF _Ref367705688 \r \h </w:instrText>
        </w:r>
      </w:ins>
      <w:ins w:id="6869" w:author="Rev 19 Allen Wirfs-Brock" w:date="2013-09-23T13:29:00Z">
        <w:r>
          <w:fldChar w:fldCharType="separate"/>
        </w:r>
      </w:ins>
      <w:ins w:id="6870" w:author="Rev 19 Allen Wirfs-Brock" w:date="2013-09-27T13:22:00Z">
        <w:r w:rsidR="00D433E8">
          <w:t>13.1.8</w:t>
        </w:r>
      </w:ins>
      <w:ins w:id="6871" w:author="Rev 19 Allen Wirfs-Brock" w:date="2013-09-23T13:29:00Z">
        <w:r>
          <w:fldChar w:fldCharType="end"/>
        </w:r>
        <w:r>
          <w:t xml:space="preserve">, </w:t>
        </w:r>
        <w:r>
          <w:fldChar w:fldCharType="begin"/>
        </w:r>
        <w:r>
          <w:instrText xml:space="preserve"> REF _Ref367705747 \r \h </w:instrText>
        </w:r>
      </w:ins>
      <w:ins w:id="6872" w:author="Rev 19 Allen Wirfs-Brock" w:date="2013-09-23T13:29:00Z">
        <w:r>
          <w:fldChar w:fldCharType="separate"/>
        </w:r>
      </w:ins>
      <w:ins w:id="6873" w:author="Rev 19 Allen Wirfs-Brock" w:date="2013-09-27T13:22:00Z">
        <w:r w:rsidR="00D433E8">
          <w:t>13.5.1</w:t>
        </w:r>
      </w:ins>
      <w:ins w:id="6874" w:author="Rev 19 Allen Wirfs-Brock" w:date="2013-09-23T13:29:00Z">
        <w:r>
          <w:fldChar w:fldCharType="end"/>
        </w:r>
        <w:r>
          <w:t xml:space="preserve">, </w:t>
        </w:r>
        <w:r>
          <w:fldChar w:fldCharType="begin"/>
        </w:r>
        <w:r>
          <w:instrText xml:space="preserve"> REF _Ref367705814 \r \h </w:instrText>
        </w:r>
      </w:ins>
      <w:ins w:id="6875" w:author="Rev 19 Allen Wirfs-Brock" w:date="2013-09-23T13:29:00Z">
        <w:r>
          <w:fldChar w:fldCharType="separate"/>
        </w:r>
      </w:ins>
      <w:ins w:id="6876" w:author="Rev 19 Allen Wirfs-Brock" w:date="2013-09-27T13:22:00Z">
        <w:r w:rsidR="00D433E8">
          <w:t>13.6.1.1</w:t>
        </w:r>
      </w:ins>
      <w:ins w:id="6877" w:author="Rev 19 Allen Wirfs-Brock" w:date="2013-09-23T13:29:00Z">
        <w:r>
          <w:fldChar w:fldCharType="end"/>
        </w:r>
        <w:r>
          <w:t xml:space="preserve">, </w:t>
        </w:r>
        <w:r>
          <w:fldChar w:fldCharType="begin"/>
        </w:r>
        <w:r>
          <w:instrText xml:space="preserve"> REF _Ref367705856 \r \h </w:instrText>
        </w:r>
      </w:ins>
      <w:ins w:id="6878" w:author="Rev 19 Allen Wirfs-Brock" w:date="2013-09-23T13:29:00Z">
        <w:r>
          <w:fldChar w:fldCharType="separate"/>
        </w:r>
      </w:ins>
      <w:ins w:id="6879" w:author="Rev 19 Allen Wirfs-Brock" w:date="2013-09-27T13:22:00Z">
        <w:r w:rsidR="00D433E8">
          <w:t>13.6.3.1</w:t>
        </w:r>
      </w:ins>
      <w:ins w:id="6880" w:author="Rev 19 Allen Wirfs-Brock" w:date="2013-09-23T13:29:00Z">
        <w:r>
          <w:fldChar w:fldCharType="end"/>
        </w:r>
        <w:r>
          <w:t xml:space="preserve">, </w:t>
        </w:r>
        <w:r>
          <w:fldChar w:fldCharType="begin"/>
        </w:r>
        <w:r>
          <w:instrText xml:space="preserve"> REF _Ref367705878 \r \h </w:instrText>
        </w:r>
      </w:ins>
      <w:ins w:id="6881" w:author="Rev 19 Allen Wirfs-Brock" w:date="2013-09-23T13:29:00Z">
        <w:r>
          <w:fldChar w:fldCharType="separate"/>
        </w:r>
      </w:ins>
      <w:ins w:id="6882" w:author="Rev 19 Allen Wirfs-Brock" w:date="2013-09-27T13:22:00Z">
        <w:r w:rsidR="00D433E8">
          <w:t>13.6.4.3</w:t>
        </w:r>
      </w:ins>
      <w:ins w:id="6883" w:author="Rev 19 Allen Wirfs-Brock" w:date="2013-09-23T13:29:00Z">
        <w:r>
          <w:fldChar w:fldCharType="end"/>
        </w:r>
        <w:r>
          <w:t xml:space="preserve">, </w:t>
        </w:r>
        <w:r>
          <w:fldChar w:fldCharType="begin"/>
        </w:r>
        <w:r>
          <w:instrText xml:space="preserve"> REF _Ref367705897 \r \h </w:instrText>
        </w:r>
      </w:ins>
      <w:ins w:id="6884" w:author="Rev 19 Allen Wirfs-Brock" w:date="2013-09-23T13:29:00Z">
        <w:r>
          <w:fldChar w:fldCharType="separate"/>
        </w:r>
      </w:ins>
      <w:ins w:id="6885" w:author="Rev 19 Allen Wirfs-Brock" w:date="2013-09-27T13:22:00Z">
        <w:r w:rsidR="00D433E8">
          <w:t>13.10.2</w:t>
        </w:r>
      </w:ins>
      <w:ins w:id="6886" w:author="Rev 19 Allen Wirfs-Brock" w:date="2013-09-23T13:29:00Z">
        <w:r>
          <w:fldChar w:fldCharType="end"/>
        </w:r>
        <w:r>
          <w:t xml:space="preserve">, </w:t>
        </w:r>
        <w:r>
          <w:fldChar w:fldCharType="begin"/>
        </w:r>
        <w:r>
          <w:instrText xml:space="preserve"> REF _Ref367705925 \r \h </w:instrText>
        </w:r>
      </w:ins>
      <w:ins w:id="6887" w:author="Rev 19 Allen Wirfs-Brock" w:date="2013-09-23T13:29:00Z">
        <w:r>
          <w:fldChar w:fldCharType="separate"/>
        </w:r>
      </w:ins>
      <w:ins w:id="6888" w:author="Rev 19 Allen Wirfs-Brock" w:date="2013-09-27T13:22:00Z">
        <w:r w:rsidR="00D433E8">
          <w:t>13.11.4</w:t>
        </w:r>
      </w:ins>
      <w:ins w:id="6889" w:author="Rev 19 Allen Wirfs-Brock" w:date="2013-09-23T13:29:00Z">
        <w:r>
          <w:fldChar w:fldCharType="end"/>
        </w:r>
        <w:r>
          <w:t xml:space="preserve">, </w:t>
        </w:r>
        <w:r>
          <w:fldChar w:fldCharType="begin"/>
        </w:r>
        <w:r>
          <w:instrText xml:space="preserve"> REF _Ref367705949 \r \h </w:instrText>
        </w:r>
      </w:ins>
      <w:ins w:id="6890" w:author="Rev 19 Allen Wirfs-Brock" w:date="2013-09-23T13:29:00Z">
        <w:r>
          <w:fldChar w:fldCharType="separate"/>
        </w:r>
      </w:ins>
      <w:ins w:id="6891" w:author="Rev 19 Allen Wirfs-Brock" w:date="2013-09-27T13:22:00Z">
        <w:r w:rsidR="00D433E8">
          <w:t>13.12.2</w:t>
        </w:r>
      </w:ins>
      <w:ins w:id="6892" w:author="Rev 19 Allen Wirfs-Brock" w:date="2013-09-23T13:29:00Z">
        <w:r>
          <w:fldChar w:fldCharType="end"/>
        </w:r>
        <w:r>
          <w:t xml:space="preserve">, </w:t>
        </w:r>
        <w:r>
          <w:fldChar w:fldCharType="begin"/>
        </w:r>
        <w:r>
          <w:instrText xml:space="preserve"> REF _Ref367705968 \r \h </w:instrText>
        </w:r>
      </w:ins>
      <w:ins w:id="6893" w:author="Rev 19 Allen Wirfs-Brock" w:date="2013-09-23T13:29:00Z">
        <w:r>
          <w:fldChar w:fldCharType="separate"/>
        </w:r>
      </w:ins>
      <w:ins w:id="6894" w:author="Rev 19 Allen Wirfs-Brock" w:date="2013-09-27T13:22:00Z">
        <w:r w:rsidR="00D433E8">
          <w:t>13.14.2</w:t>
        </w:r>
      </w:ins>
      <w:ins w:id="6895" w:author="Rev 19 Allen Wirfs-Brock" w:date="2013-09-23T13:29:00Z">
        <w:r>
          <w:fldChar w:fldCharType="end"/>
        </w:r>
        <w:r>
          <w:t xml:space="preserve">, </w:t>
        </w:r>
        <w:r>
          <w:fldChar w:fldCharType="begin"/>
        </w:r>
        <w:r>
          <w:instrText xml:space="preserve"> REF _Ref367705999 \r \h </w:instrText>
        </w:r>
      </w:ins>
      <w:ins w:id="6896" w:author="Rev 19 Allen Wirfs-Brock" w:date="2013-09-23T13:29:00Z">
        <w:r>
          <w:fldChar w:fldCharType="separate"/>
        </w:r>
      </w:ins>
      <w:ins w:id="6897" w:author="Rev 19 Allen Wirfs-Brock" w:date="2013-09-27T13:22:00Z">
        <w:r w:rsidR="00D433E8">
          <w:t>14.1.10</w:t>
        </w:r>
      </w:ins>
      <w:ins w:id="6898" w:author="Rev 19 Allen Wirfs-Brock" w:date="2013-09-23T13:29:00Z">
        <w:r>
          <w:fldChar w:fldCharType="end"/>
        </w:r>
        <w:r>
          <w:t xml:space="preserve">, </w:t>
        </w:r>
        <w:r>
          <w:fldChar w:fldCharType="begin"/>
        </w:r>
        <w:r>
          <w:instrText xml:space="preserve"> REF _Ref367706057 \r \h </w:instrText>
        </w:r>
      </w:ins>
      <w:ins w:id="6899" w:author="Rev 19 Allen Wirfs-Brock" w:date="2013-09-23T13:29:00Z">
        <w:r>
          <w:fldChar w:fldCharType="separate"/>
        </w:r>
      </w:ins>
      <w:ins w:id="6900" w:author="Rev 19 Allen Wirfs-Brock" w:date="2013-09-27T13:22:00Z">
        <w:r w:rsidR="00D433E8">
          <w:t>14.4.8</w:t>
        </w:r>
      </w:ins>
      <w:ins w:id="6901" w:author="Rev 19 Allen Wirfs-Brock" w:date="2013-09-23T13:29:00Z">
        <w:r>
          <w:fldChar w:fldCharType="end"/>
        </w:r>
        <w:r>
          <w:t xml:space="preserve">, </w:t>
        </w:r>
        <w:r>
          <w:fldChar w:fldCharType="begin"/>
        </w:r>
        <w:r>
          <w:instrText xml:space="preserve"> REF _Ref367706084 \r \h </w:instrText>
        </w:r>
      </w:ins>
      <w:ins w:id="6902" w:author="Rev 19 Allen Wirfs-Brock" w:date="2013-09-23T13:29:00Z">
        <w:r>
          <w:fldChar w:fldCharType="separate"/>
        </w:r>
      </w:ins>
      <w:ins w:id="6903" w:author="Rev 19 Allen Wirfs-Brock" w:date="2013-09-27T13:22:00Z">
        <w:r w:rsidR="00D433E8">
          <w:t>14.5.13</w:t>
        </w:r>
      </w:ins>
      <w:ins w:id="6904" w:author="Rev 19 Allen Wirfs-Brock" w:date="2013-09-23T13:29:00Z">
        <w:r>
          <w:fldChar w:fldCharType="end"/>
        </w:r>
        <w:r>
          <w:t xml:space="preserve">, </w:t>
        </w:r>
        <w:r>
          <w:fldChar w:fldCharType="begin"/>
        </w:r>
        <w:r>
          <w:instrText xml:space="preserve"> REF _Ref367706111 \r \h </w:instrText>
        </w:r>
      </w:ins>
      <w:ins w:id="6905" w:author="Rev 19 Allen Wirfs-Brock" w:date="2013-09-23T13:29:00Z">
        <w:r>
          <w:fldChar w:fldCharType="separate"/>
        </w:r>
      </w:ins>
      <w:ins w:id="6906" w:author="Rev 19 Allen Wirfs-Brock" w:date="2013-09-27T13:22:00Z">
        <w:r w:rsidR="00D433E8">
          <w:t>15.1.0.5</w:t>
        </w:r>
      </w:ins>
      <w:ins w:id="6907" w:author="Rev 19 Allen Wirfs-Brock" w:date="2013-09-23T13:29:00Z">
        <w:r>
          <w:fldChar w:fldCharType="end"/>
        </w:r>
        <w:r>
          <w:t xml:space="preserve">, </w:t>
        </w:r>
        <w:r>
          <w:fldChar w:fldCharType="begin"/>
        </w:r>
        <w:r>
          <w:instrText xml:space="preserve"> REF _Ref367706146 \r \h </w:instrText>
        </w:r>
      </w:ins>
      <w:ins w:id="6908" w:author="Rev 19 Allen Wirfs-Brock" w:date="2013-09-23T13:29:00Z">
        <w:r>
          <w:fldChar w:fldCharType="separate"/>
        </w:r>
      </w:ins>
      <w:ins w:id="6909" w:author="Rev 19 Allen Wirfs-Brock" w:date="2013-09-27T13:22:00Z">
        <w:r w:rsidR="00D433E8">
          <w:t>15.2.5</w:t>
        </w:r>
      </w:ins>
      <w:ins w:id="6910" w:author="Rev 19 Allen Wirfs-Brock" w:date="2013-09-23T13:29:00Z">
        <w:r>
          <w:fldChar w:fldCharType="end"/>
        </w:r>
        <w:r>
          <w:t>.</w:t>
        </w:r>
      </w:ins>
    </w:p>
    <w:p w14:paraId="294C923D" w14:textId="77777777" w:rsidR="008B7162" w:rsidRPr="00E77497" w:rsidRDefault="008B7162" w:rsidP="008B7162">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00007356" w:rsidRPr="00007356">
        <w:rPr>
          <w:rFonts w:ascii="Times New Roman" w:hAnsi="Times New Roman"/>
          <w:i/>
        </w:rPr>
        <w:t xml:space="preserve"> </w:t>
      </w:r>
      <w:r w:rsidR="00007356" w:rsidRPr="00E77497">
        <w:rPr>
          <w:rFonts w:ascii="Times New Roman" w:hAnsi="Times New Roman"/>
          <w:i/>
        </w:rPr>
        <w:t>Statement</w:t>
      </w:r>
      <w:r w:rsidRPr="00E77497">
        <w:rPr>
          <w:rFonts w:ascii="Times New Roman" w:hAnsi="Times New Roman"/>
          <w:i/>
        </w:rPr>
        <w:t xml:space="preserve"> </w:t>
      </w:r>
    </w:p>
    <w:p w14:paraId="7992F9E9" w14:textId="77777777" w:rsidR="008B7162" w:rsidRPr="00E77497" w:rsidRDefault="008B7162" w:rsidP="00B34B48">
      <w:pPr>
        <w:pStyle w:val="Alg4"/>
        <w:numPr>
          <w:ilvl w:val="0"/>
          <w:numId w:val="478"/>
        </w:numPr>
        <w:spacing w:after="220"/>
        <w:contextualSpacing/>
      </w:pPr>
      <w:r w:rsidRPr="00E77497">
        <w:t xml:space="preserve">Return the VarDeclaredNames of </w:t>
      </w:r>
      <w:r w:rsidRPr="00E77497">
        <w:rPr>
          <w:i/>
        </w:rPr>
        <w:t>Statement</w:t>
      </w:r>
      <w:r w:rsidRPr="00E77497">
        <w:t>.</w:t>
      </w:r>
    </w:p>
    <w:p w14:paraId="168A51FD" w14:textId="77777777" w:rsidR="004901F8" w:rsidRPr="00E77497" w:rsidDel="006A65F3" w:rsidRDefault="004901F8">
      <w:pPr>
        <w:pStyle w:val="40"/>
        <w:rPr>
          <w:del w:id="6911" w:author="Rev 19 Allen Wirfs-Brock" w:date="2013-09-11T18:34:00Z"/>
        </w:rPr>
      </w:pPr>
      <w:del w:id="6912" w:author="Rev 19 Allen Wirfs-Brock" w:date="2013-09-11T18:34:00Z">
        <w:r w:rsidRPr="00E77497" w:rsidDel="006A65F3">
          <w:delText>Runtime Semantics</w:delText>
        </w:r>
      </w:del>
    </w:p>
    <w:p w14:paraId="53781194" w14:textId="77777777" w:rsidR="004901F8" w:rsidRDefault="004901F8" w:rsidP="00CF4D09">
      <w:pPr>
        <w:pStyle w:val="40"/>
        <w:rPr>
          <w:rFonts w:ascii="Helvetica" w:hAnsi="Helvetica"/>
          <w:spacing w:val="6"/>
        </w:rPr>
      </w:pPr>
      <w:bookmarkStart w:id="6913" w:name="_Ref367706902"/>
      <w:r w:rsidRPr="00E77497">
        <w:rPr>
          <w:rFonts w:ascii="Helvetica" w:hAnsi="Helvetica"/>
        </w:rPr>
        <w:t xml:space="preserve">Runtime Semantics: </w:t>
      </w:r>
      <w:r>
        <w:rPr>
          <w:rFonts w:ascii="Helvetica" w:hAnsi="Helvetica"/>
          <w:spacing w:val="6"/>
        </w:rPr>
        <w:t>Labelled</w:t>
      </w:r>
      <w:del w:id="6914" w:author="Rev 19 Allen Wirfs-Brock" w:date="2013-09-23T13:39:00Z">
        <w:r w:rsidDel="00CF4D09">
          <w:rPr>
            <w:rFonts w:ascii="Helvetica" w:hAnsi="Helvetica"/>
            <w:spacing w:val="6"/>
          </w:rPr>
          <w:delText xml:space="preserve"> </w:delText>
        </w:r>
      </w:del>
      <w:r>
        <w:rPr>
          <w:rFonts w:ascii="Helvetica" w:hAnsi="Helvetica"/>
          <w:spacing w:val="6"/>
        </w:rPr>
        <w:t>Evaluation</w:t>
      </w:r>
      <w:bookmarkEnd w:id="6913"/>
    </w:p>
    <w:p w14:paraId="40473D39" w14:textId="77777777"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0804811D" w14:textId="77777777" w:rsidR="00CF4D09" w:rsidRPr="00F742D3" w:rsidRDefault="00CF4D09" w:rsidP="00CF4D09">
      <w:pPr>
        <w:rPr>
          <w:ins w:id="6915" w:author="Rev 19 Allen Wirfs-Brock" w:date="2013-09-23T13:44:00Z"/>
        </w:rPr>
      </w:pPr>
      <w:ins w:id="6916" w:author="Rev 19 Allen Wirfs-Brock" w:date="2013-09-23T13:44:00Z">
        <w:r>
          <w:t xml:space="preserve">See also: </w:t>
        </w:r>
        <w:r>
          <w:fldChar w:fldCharType="begin"/>
        </w:r>
        <w:r>
          <w:instrText xml:space="preserve"> REF _Ref367706686 \r \h </w:instrText>
        </w:r>
      </w:ins>
      <w:ins w:id="6917" w:author="Rev 19 Allen Wirfs-Brock" w:date="2013-09-23T13:44:00Z">
        <w:r>
          <w:fldChar w:fldCharType="separate"/>
        </w:r>
      </w:ins>
      <w:ins w:id="6918" w:author="Rev 19 Allen Wirfs-Brock" w:date="2013-09-27T13:22:00Z">
        <w:r w:rsidR="00D433E8">
          <w:t>13.0.2</w:t>
        </w:r>
      </w:ins>
      <w:ins w:id="6919" w:author="Rev 19 Allen Wirfs-Brock" w:date="2013-09-23T13:44:00Z">
        <w:r>
          <w:fldChar w:fldCharType="end"/>
        </w:r>
        <w:r>
          <w:t xml:space="preserve">, </w:t>
        </w:r>
        <w:r>
          <w:fldChar w:fldCharType="begin"/>
        </w:r>
        <w:r>
          <w:instrText xml:space="preserve"> REF _Ref367706859 \r \h </w:instrText>
        </w:r>
      </w:ins>
      <w:ins w:id="6920" w:author="Rev 19 Allen Wirfs-Brock" w:date="2013-09-23T13:44:00Z">
        <w:r>
          <w:fldChar w:fldCharType="separate"/>
        </w:r>
      </w:ins>
      <w:ins w:id="6921" w:author="Rev 19 Allen Wirfs-Brock" w:date="2013-09-27T13:22:00Z">
        <w:r w:rsidR="00D433E8">
          <w:t>13.6.1.2</w:t>
        </w:r>
      </w:ins>
      <w:ins w:id="6922" w:author="Rev 19 Allen Wirfs-Brock" w:date="2013-09-23T13:44:00Z">
        <w:r>
          <w:fldChar w:fldCharType="end"/>
        </w:r>
        <w:r>
          <w:t xml:space="preserve">, </w:t>
        </w:r>
        <w:r>
          <w:fldChar w:fldCharType="begin"/>
        </w:r>
        <w:r>
          <w:instrText xml:space="preserve"> REF _Ref367706960 \r \h </w:instrText>
        </w:r>
      </w:ins>
      <w:ins w:id="6923" w:author="Rev 19 Allen Wirfs-Brock" w:date="2013-09-23T13:44:00Z">
        <w:r>
          <w:fldChar w:fldCharType="separate"/>
        </w:r>
      </w:ins>
      <w:ins w:id="6924" w:author="Rev 19 Allen Wirfs-Brock" w:date="2013-09-27T13:22:00Z">
        <w:r w:rsidR="00D433E8">
          <w:t>13.6.3.2</w:t>
        </w:r>
      </w:ins>
      <w:ins w:id="6925" w:author="Rev 19 Allen Wirfs-Brock" w:date="2013-09-23T13:44:00Z">
        <w:r>
          <w:fldChar w:fldCharType="end"/>
        </w:r>
        <w:r>
          <w:t xml:space="preserve">, </w:t>
        </w:r>
        <w:r>
          <w:fldChar w:fldCharType="begin"/>
        </w:r>
        <w:r>
          <w:instrText xml:space="preserve"> REF _Ref367707000 \r \h </w:instrText>
        </w:r>
      </w:ins>
      <w:ins w:id="6926" w:author="Rev 19 Allen Wirfs-Brock" w:date="2013-09-23T13:44:00Z">
        <w:r>
          <w:fldChar w:fldCharType="separate"/>
        </w:r>
      </w:ins>
      <w:ins w:id="6927" w:author="Rev 19 Allen Wirfs-Brock" w:date="2013-09-27T13:22:00Z">
        <w:r w:rsidR="00D433E8">
          <w:t>13.6.4.5</w:t>
        </w:r>
      </w:ins>
      <w:ins w:id="6928" w:author="Rev 19 Allen Wirfs-Brock" w:date="2013-09-23T13:44:00Z">
        <w:r>
          <w:fldChar w:fldCharType="end"/>
        </w:r>
        <w:r>
          <w:t xml:space="preserve">, </w:t>
        </w:r>
        <w:r>
          <w:fldChar w:fldCharType="begin"/>
        </w:r>
        <w:r>
          <w:instrText xml:space="preserve"> REF _Ref367707068 \r \h </w:instrText>
        </w:r>
      </w:ins>
      <w:ins w:id="6929" w:author="Rev 19 Allen Wirfs-Brock" w:date="2013-09-23T13:44:00Z">
        <w:r>
          <w:fldChar w:fldCharType="separate"/>
        </w:r>
      </w:ins>
      <w:ins w:id="6930" w:author="Rev 19 Allen Wirfs-Brock" w:date="2013-09-27T13:22:00Z">
        <w:r w:rsidR="00D433E8">
          <w:t>13.12.3</w:t>
        </w:r>
      </w:ins>
      <w:ins w:id="6931" w:author="Rev 19 Allen Wirfs-Brock" w:date="2013-09-23T13:44:00Z">
        <w:r>
          <w:fldChar w:fldCharType="end"/>
        </w:r>
        <w:r>
          <w:t>.</w:t>
        </w:r>
      </w:ins>
    </w:p>
    <w:p w14:paraId="2FD9DB00" w14:textId="77777777" w:rsidR="004C02EF" w:rsidRPr="00E77497" w:rsidRDefault="004C02EF"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14:paraId="53B361F2" w14:textId="77777777"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6932"/>
      <w:r w:rsidR="00BD5F8D" w:rsidRPr="00BC2562">
        <w:rPr>
          <w:b/>
        </w:rPr>
        <w:t>undefined</w:t>
      </w:r>
      <w:commentRangeEnd w:id="6932"/>
      <w:r w:rsidR="00BD5F8D" w:rsidRPr="00BC2562">
        <w:rPr>
          <w:rStyle w:val="af6"/>
          <w:rFonts w:ascii="Arial" w:eastAsia="MS Mincho" w:hAnsi="Arial"/>
          <w:b/>
          <w:spacing w:val="0"/>
          <w:lang w:eastAsia="ja-JP"/>
        </w:rPr>
        <w:commentReference w:id="6932"/>
      </w:r>
      <w:r w:rsidRPr="00BC2562">
        <w:t>.</w:t>
      </w:r>
    </w:p>
    <w:p w14:paraId="23C15DAD" w14:textId="77777777" w:rsidR="004C02EF" w:rsidRPr="00E77497" w:rsidRDefault="004C02EF" w:rsidP="00B34B48">
      <w:pPr>
        <w:pStyle w:val="Alg3"/>
        <w:numPr>
          <w:ilvl w:val="0"/>
          <w:numId w:val="119"/>
        </w:numPr>
      </w:pPr>
      <w:r w:rsidRPr="00E77497">
        <w:t>Repeat</w:t>
      </w:r>
    </w:p>
    <w:p w14:paraId="4C338ABE" w14:textId="77777777"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14:paraId="705E6D24" w14:textId="77777777" w:rsidR="00F75D28" w:rsidRDefault="00F75D28" w:rsidP="006430AB">
      <w:pPr>
        <w:pStyle w:val="Alg2"/>
        <w:numPr>
          <w:ilvl w:val="1"/>
          <w:numId w:val="119"/>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14:paraId="718E0146" w14:textId="77777777" w:rsidR="004C02EF" w:rsidRPr="00E77497" w:rsidRDefault="004C02EF" w:rsidP="00B34B48">
      <w:pPr>
        <w:pStyle w:val="Alg3"/>
        <w:numPr>
          <w:ilvl w:val="1"/>
          <w:numId w:val="119"/>
        </w:numPr>
      </w:pPr>
      <w:r w:rsidRPr="00E77497">
        <w:t xml:space="preserve">If </w:t>
      </w:r>
      <w:r w:rsidR="00F75D28" w:rsidRPr="006A5E27">
        <w:rPr>
          <w:i/>
        </w:rPr>
        <w:t>exprValue</w:t>
      </w:r>
      <w:r w:rsidRPr="00E77497">
        <w:t xml:space="preserve"> is </w:t>
      </w:r>
      <w:r w:rsidRPr="00E77497">
        <w:rPr>
          <w:b/>
        </w:rPr>
        <w:t>false</w:t>
      </w:r>
      <w:r w:rsidRPr="00E77497">
        <w:t xml:space="preserve">, return </w:t>
      </w:r>
      <w:r w:rsidR="001E2FDD">
        <w:t>NormalCompletion(</w:t>
      </w:r>
      <w:r w:rsidRPr="00E77497">
        <w:rPr>
          <w:i/>
        </w:rPr>
        <w:t>V</w:t>
      </w:r>
      <w:r w:rsidRPr="00E77497">
        <w:t>).</w:t>
      </w:r>
    </w:p>
    <w:p w14:paraId="6FD3DCBA" w14:textId="77777777" w:rsidR="009E1306" w:rsidRDefault="0019340D" w:rsidP="0019340D">
      <w:pPr>
        <w:pStyle w:val="Alg3"/>
        <w:numPr>
          <w:ilvl w:val="1"/>
          <w:numId w:val="119"/>
        </w:numPr>
      </w:pPr>
      <w:r>
        <w:t>I</w:t>
      </w:r>
      <w:r w:rsidR="009E1306">
        <w:t xml:space="preserve">f </w:t>
      </w:r>
      <w:r w:rsidR="009E1306" w:rsidRPr="009E1306">
        <w:rPr>
          <w:i/>
        </w:rPr>
        <w:t>exprValue</w:t>
      </w:r>
      <w:r w:rsidR="009E1306">
        <w:t xml:space="preserve"> is </w:t>
      </w:r>
      <w:r>
        <w:t xml:space="preserve">not </w:t>
      </w:r>
      <w:r>
        <w:rPr>
          <w:b/>
          <w:bCs/>
        </w:rPr>
        <w:t>true</w:t>
      </w:r>
      <w:r w:rsidR="009E1306">
        <w:t xml:space="preserve">, </w:t>
      </w:r>
      <w:commentRangeStart w:id="6933"/>
      <w:r w:rsidR="009E1306">
        <w:t>then</w:t>
      </w:r>
      <w:commentRangeEnd w:id="6933"/>
      <w:r w:rsidR="009E1306">
        <w:rPr>
          <w:rStyle w:val="af6"/>
          <w:rFonts w:ascii="Arial" w:eastAsia="MS Mincho" w:hAnsi="Arial"/>
          <w:spacing w:val="0"/>
          <w:lang w:eastAsia="ja-JP"/>
        </w:rPr>
        <w:commentReference w:id="6933"/>
      </w:r>
    </w:p>
    <w:p w14:paraId="2DC7C6FB" w14:textId="77777777" w:rsidR="006430AB" w:rsidRDefault="006430AB" w:rsidP="006430AB">
      <w:pPr>
        <w:pStyle w:val="Alg3"/>
        <w:numPr>
          <w:ilvl w:val="2"/>
          <w:numId w:val="119"/>
        </w:numPr>
        <w:tabs>
          <w:tab w:val="clear" w:pos="1800"/>
          <w:tab w:val="num" w:pos="1440"/>
        </w:tabs>
        <w:ind w:hanging="630"/>
      </w:pPr>
      <w:r>
        <w:t xml:space="preserve">Assert: </w:t>
      </w:r>
      <w:r w:rsidRPr="006430AB">
        <w:rPr>
          <w:i/>
        </w:rPr>
        <w:t>exprValue</w:t>
      </w:r>
      <w:r>
        <w:t xml:space="preserve"> is an abrupt completion.</w:t>
      </w:r>
    </w:p>
    <w:p w14:paraId="642944F4" w14:textId="77777777" w:rsidR="009E1306" w:rsidRPr="00E77497" w:rsidRDefault="006430AB" w:rsidP="006430AB">
      <w:pPr>
        <w:pStyle w:val="Alg3"/>
        <w:numPr>
          <w:ilvl w:val="2"/>
          <w:numId w:val="119"/>
        </w:numPr>
        <w:tabs>
          <w:tab w:val="clear" w:pos="1800"/>
          <w:tab w:val="left" w:pos="1440"/>
          <w:tab w:val="left" w:pos="2070"/>
          <w:tab w:val="left" w:pos="2160"/>
        </w:tabs>
        <w:ind w:left="1530"/>
      </w:pPr>
      <w:r>
        <w:t xml:space="preserve">If </w:t>
      </w:r>
      <w:r w:rsidRPr="00E77497">
        <w:t xml:space="preserve"> </w:t>
      </w:r>
      <w:r w:rsidR="007C32C2">
        <w:t>LoopContinues</w:t>
      </w:r>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p>
    <w:p w14:paraId="1E472035" w14:textId="77777777"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14:paraId="29AB4362" w14:textId="77777777" w:rsidR="004C02EF" w:rsidRPr="00E77497" w:rsidRDefault="004C02EF" w:rsidP="00B34B48">
      <w:pPr>
        <w:pStyle w:val="Alg3"/>
        <w:numPr>
          <w:ilvl w:val="1"/>
          <w:numId w:val="119"/>
        </w:numPr>
      </w:pPr>
      <w:r w:rsidRPr="00E77497">
        <w:t xml:space="preserve">If </w:t>
      </w:r>
      <w:r w:rsidRPr="00E77497">
        <w:rPr>
          <w:i/>
        </w:rPr>
        <w:t>stmt</w:t>
      </w:r>
      <w:r w:rsidRPr="00E77497">
        <w:t>.</w:t>
      </w:r>
      <w:r w:rsidR="009E1306">
        <w:t>[[</w:t>
      </w:r>
      <w:r w:rsidRPr="00E77497">
        <w:t>value</w:t>
      </w:r>
      <w:r w:rsidR="009E1306">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9E1306">
        <w:t>[[</w:t>
      </w:r>
      <w:r w:rsidRPr="00E77497">
        <w:t>value</w:t>
      </w:r>
      <w:r w:rsidR="009E1306">
        <w:t>]]</w:t>
      </w:r>
      <w:r w:rsidRPr="00E77497">
        <w:t>.</w:t>
      </w:r>
    </w:p>
    <w:p w14:paraId="2A44CDEF" w14:textId="77777777" w:rsidR="004C02EF" w:rsidRPr="00E77497" w:rsidRDefault="004C02EF" w:rsidP="00F204E5">
      <w:pPr>
        <w:pStyle w:val="Alg3"/>
        <w:numPr>
          <w:ilvl w:val="1"/>
          <w:numId w:val="119"/>
        </w:numPr>
        <w:spacing w:after="220"/>
      </w:pPr>
      <w:r w:rsidRPr="00E77497">
        <w:t xml:space="preserve">If </w:t>
      </w:r>
      <w:r w:rsidR="007C32C2">
        <w:t>LoopContinues</w:t>
      </w:r>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r w:rsidRPr="00E77497">
        <w:t xml:space="preserve">, return </w:t>
      </w:r>
      <w:r w:rsidRPr="00E77497">
        <w:rPr>
          <w:i/>
        </w:rPr>
        <w:t>stmt</w:t>
      </w:r>
      <w:r w:rsidRPr="00E77497">
        <w:t>.</w:t>
      </w:r>
    </w:p>
    <w:p w14:paraId="2C9D20AB" w14:textId="77777777" w:rsidR="004C02EF" w:rsidRPr="00E77497" w:rsidRDefault="004C02EF" w:rsidP="00D148E9">
      <w:pPr>
        <w:pStyle w:val="30"/>
      </w:pPr>
      <w:bookmarkStart w:id="6934" w:name="_Toc382212239"/>
      <w:bookmarkStart w:id="6935" w:name="_Toc382212753"/>
      <w:bookmarkStart w:id="6936" w:name="_Toc382291584"/>
      <w:bookmarkStart w:id="6937" w:name="_Toc385672233"/>
      <w:bookmarkStart w:id="6938" w:name="_Toc393690337"/>
      <w:bookmarkStart w:id="6939" w:name="_Ref432004090"/>
      <w:bookmarkStart w:id="6940" w:name="_Toc472818883"/>
      <w:bookmarkStart w:id="6941" w:name="_Toc235503458"/>
      <w:bookmarkStart w:id="6942" w:name="_Toc241509233"/>
      <w:bookmarkStart w:id="6943" w:name="_Toc244416720"/>
      <w:bookmarkStart w:id="6944" w:name="_Toc276631084"/>
      <w:bookmarkStart w:id="6945" w:name="_Ref365539544"/>
      <w:bookmarkStart w:id="6946" w:name="_Toc368050476"/>
      <w:commentRangeStart w:id="6947"/>
      <w:r w:rsidRPr="00E77497">
        <w:t xml:space="preserve">The </w:t>
      </w:r>
      <w:r w:rsidRPr="00E77497">
        <w:rPr>
          <w:rFonts w:ascii="Courier New" w:hAnsi="Courier New"/>
        </w:rPr>
        <w:t>for</w:t>
      </w:r>
      <w:r w:rsidRPr="00E77497">
        <w:t xml:space="preserve"> Statemen</w:t>
      </w:r>
      <w:bookmarkEnd w:id="6846"/>
      <w:bookmarkEnd w:id="6847"/>
      <w:bookmarkEnd w:id="6934"/>
      <w:bookmarkEnd w:id="6935"/>
      <w:bookmarkEnd w:id="6936"/>
      <w:bookmarkEnd w:id="6937"/>
      <w:bookmarkEnd w:id="6938"/>
      <w:r w:rsidRPr="00E77497">
        <w:t>t</w:t>
      </w:r>
      <w:bookmarkEnd w:id="6939"/>
      <w:bookmarkEnd w:id="6940"/>
      <w:bookmarkEnd w:id="6941"/>
      <w:bookmarkEnd w:id="6942"/>
      <w:bookmarkEnd w:id="6943"/>
      <w:bookmarkEnd w:id="6944"/>
      <w:commentRangeEnd w:id="6947"/>
      <w:r w:rsidR="00CC12F9" w:rsidRPr="00E77497">
        <w:rPr>
          <w:rStyle w:val="af6"/>
          <w:b w:val="0"/>
          <w:lang w:val="en-GB"/>
        </w:rPr>
        <w:commentReference w:id="6947"/>
      </w:r>
      <w:bookmarkEnd w:id="6945"/>
      <w:bookmarkEnd w:id="6946"/>
    </w:p>
    <w:p w14:paraId="22FB079B" w14:textId="77777777" w:rsidR="00533E91" w:rsidRPr="00E77497" w:rsidDel="006A65F3" w:rsidRDefault="00533E91">
      <w:pPr>
        <w:pStyle w:val="40"/>
        <w:rPr>
          <w:del w:id="6948" w:author="Rev 19 Allen Wirfs-Brock" w:date="2013-09-11T18:34:00Z"/>
        </w:rPr>
      </w:pPr>
      <w:del w:id="6949" w:author="Rev 19 Allen Wirfs-Brock" w:date="2013-09-11T18:34:00Z">
        <w:r w:rsidDel="006A65F3">
          <w:delText>Static</w:delText>
        </w:r>
        <w:r w:rsidRPr="00E77497" w:rsidDel="006A65F3">
          <w:delText xml:space="preserve"> Semantics</w:delText>
        </w:r>
      </w:del>
    </w:p>
    <w:p w14:paraId="135F83BA" w14:textId="77777777" w:rsidR="00687A3E" w:rsidRPr="00E77497" w:rsidRDefault="00687A3E" w:rsidP="006A78DC">
      <w:pPr>
        <w:pStyle w:val="40"/>
        <w:rPr>
          <w:rFonts w:ascii="Helvetica" w:hAnsi="Helvetica"/>
        </w:rPr>
      </w:pPr>
      <w:bookmarkStart w:id="6950" w:name="_Ref367705856"/>
      <w:r w:rsidRPr="00E77497">
        <w:rPr>
          <w:rFonts w:ascii="Helvetica" w:hAnsi="Helvetica"/>
        </w:rPr>
        <w:t xml:space="preserve">Static Semantics:  </w:t>
      </w:r>
      <w:r w:rsidRPr="00E77497">
        <w:rPr>
          <w:rFonts w:ascii="Helvetica" w:hAnsi="Helvetica"/>
          <w:lang w:eastAsia="en-US"/>
        </w:rPr>
        <w:t>VarDeclaredNames</w:t>
      </w:r>
      <w:bookmarkEnd w:id="6950"/>
    </w:p>
    <w:p w14:paraId="524D35CF" w14:textId="77777777" w:rsidR="002E137C" w:rsidRPr="00F742D3" w:rsidRDefault="002E137C" w:rsidP="002E137C">
      <w:pPr>
        <w:rPr>
          <w:ins w:id="6951" w:author="Rev 19 Allen Wirfs-Brock" w:date="2013-09-23T13:29:00Z"/>
        </w:rPr>
      </w:pPr>
      <w:ins w:id="6952" w:author="Rev 19 Allen Wirfs-Brock" w:date="2013-09-23T13:29:00Z">
        <w:r>
          <w:t xml:space="preserve">See also: </w:t>
        </w:r>
        <w:r>
          <w:fldChar w:fldCharType="begin"/>
        </w:r>
        <w:r>
          <w:instrText xml:space="preserve"> REF _Ref367705708 \r \h </w:instrText>
        </w:r>
      </w:ins>
      <w:ins w:id="6953" w:author="Rev 19 Allen Wirfs-Brock" w:date="2013-09-23T13:29:00Z">
        <w:r>
          <w:fldChar w:fldCharType="separate"/>
        </w:r>
      </w:ins>
      <w:ins w:id="6954" w:author="Rev 19 Allen Wirfs-Brock" w:date="2013-09-27T13:22:00Z">
        <w:r w:rsidR="00D433E8">
          <w:t>13.0.1</w:t>
        </w:r>
      </w:ins>
      <w:ins w:id="6955" w:author="Rev 19 Allen Wirfs-Brock" w:date="2013-09-23T13:29:00Z">
        <w:r>
          <w:fldChar w:fldCharType="end"/>
        </w:r>
        <w:r>
          <w:t xml:space="preserve">, </w:t>
        </w:r>
        <w:r>
          <w:fldChar w:fldCharType="begin"/>
        </w:r>
        <w:r>
          <w:instrText xml:space="preserve"> REF _Ref367705688 \r \h </w:instrText>
        </w:r>
      </w:ins>
      <w:ins w:id="6956" w:author="Rev 19 Allen Wirfs-Brock" w:date="2013-09-23T13:29:00Z">
        <w:r>
          <w:fldChar w:fldCharType="separate"/>
        </w:r>
      </w:ins>
      <w:ins w:id="6957" w:author="Rev 19 Allen Wirfs-Brock" w:date="2013-09-27T13:22:00Z">
        <w:r w:rsidR="00D433E8">
          <w:t>13.1.8</w:t>
        </w:r>
      </w:ins>
      <w:ins w:id="6958" w:author="Rev 19 Allen Wirfs-Brock" w:date="2013-09-23T13:29:00Z">
        <w:r>
          <w:fldChar w:fldCharType="end"/>
        </w:r>
        <w:r>
          <w:t xml:space="preserve">, </w:t>
        </w:r>
        <w:r>
          <w:fldChar w:fldCharType="begin"/>
        </w:r>
        <w:r>
          <w:instrText xml:space="preserve"> REF _Ref367705747 \r \h </w:instrText>
        </w:r>
      </w:ins>
      <w:ins w:id="6959" w:author="Rev 19 Allen Wirfs-Brock" w:date="2013-09-23T13:29:00Z">
        <w:r>
          <w:fldChar w:fldCharType="separate"/>
        </w:r>
      </w:ins>
      <w:ins w:id="6960" w:author="Rev 19 Allen Wirfs-Brock" w:date="2013-09-27T13:22:00Z">
        <w:r w:rsidR="00D433E8">
          <w:t>13.5.1</w:t>
        </w:r>
      </w:ins>
      <w:ins w:id="6961" w:author="Rev 19 Allen Wirfs-Brock" w:date="2013-09-23T13:29:00Z">
        <w:r>
          <w:fldChar w:fldCharType="end"/>
        </w:r>
        <w:r>
          <w:t xml:space="preserve">, </w:t>
        </w:r>
        <w:r>
          <w:fldChar w:fldCharType="begin"/>
        </w:r>
        <w:r>
          <w:instrText xml:space="preserve"> REF _Ref367705814 \r \h </w:instrText>
        </w:r>
      </w:ins>
      <w:ins w:id="6962" w:author="Rev 19 Allen Wirfs-Brock" w:date="2013-09-23T13:29:00Z">
        <w:r>
          <w:fldChar w:fldCharType="separate"/>
        </w:r>
      </w:ins>
      <w:ins w:id="6963" w:author="Rev 19 Allen Wirfs-Brock" w:date="2013-09-27T13:22:00Z">
        <w:r w:rsidR="00D433E8">
          <w:t>13.6.1.1</w:t>
        </w:r>
      </w:ins>
      <w:ins w:id="6964" w:author="Rev 19 Allen Wirfs-Brock" w:date="2013-09-23T13:29:00Z">
        <w:r>
          <w:fldChar w:fldCharType="end"/>
        </w:r>
        <w:r>
          <w:t xml:space="preserve">, </w:t>
        </w:r>
        <w:r>
          <w:fldChar w:fldCharType="begin"/>
        </w:r>
        <w:r>
          <w:instrText xml:space="preserve"> REF _Ref367705839 \r \h </w:instrText>
        </w:r>
      </w:ins>
      <w:ins w:id="6965" w:author="Rev 19 Allen Wirfs-Brock" w:date="2013-09-23T13:29:00Z">
        <w:r>
          <w:fldChar w:fldCharType="separate"/>
        </w:r>
      </w:ins>
      <w:ins w:id="6966" w:author="Rev 19 Allen Wirfs-Brock" w:date="2013-09-27T13:22:00Z">
        <w:r w:rsidR="00D433E8">
          <w:t>13.6.2.1</w:t>
        </w:r>
      </w:ins>
      <w:ins w:id="6967" w:author="Rev 19 Allen Wirfs-Brock" w:date="2013-09-23T13:29:00Z">
        <w:r>
          <w:fldChar w:fldCharType="end"/>
        </w:r>
        <w:r>
          <w:t xml:space="preserve">, </w:t>
        </w:r>
        <w:r>
          <w:fldChar w:fldCharType="begin"/>
        </w:r>
        <w:r>
          <w:instrText xml:space="preserve"> REF _Ref367705878 \r \h </w:instrText>
        </w:r>
      </w:ins>
      <w:ins w:id="6968" w:author="Rev 19 Allen Wirfs-Brock" w:date="2013-09-23T13:29:00Z">
        <w:r>
          <w:fldChar w:fldCharType="separate"/>
        </w:r>
      </w:ins>
      <w:ins w:id="6969" w:author="Rev 19 Allen Wirfs-Brock" w:date="2013-09-27T13:22:00Z">
        <w:r w:rsidR="00D433E8">
          <w:t>13.6.4.3</w:t>
        </w:r>
      </w:ins>
      <w:ins w:id="6970" w:author="Rev 19 Allen Wirfs-Brock" w:date="2013-09-23T13:29:00Z">
        <w:r>
          <w:fldChar w:fldCharType="end"/>
        </w:r>
        <w:r>
          <w:t xml:space="preserve">, </w:t>
        </w:r>
        <w:r>
          <w:fldChar w:fldCharType="begin"/>
        </w:r>
        <w:r>
          <w:instrText xml:space="preserve"> REF _Ref367705897 \r \h </w:instrText>
        </w:r>
      </w:ins>
      <w:ins w:id="6971" w:author="Rev 19 Allen Wirfs-Brock" w:date="2013-09-23T13:29:00Z">
        <w:r>
          <w:fldChar w:fldCharType="separate"/>
        </w:r>
      </w:ins>
      <w:ins w:id="6972" w:author="Rev 19 Allen Wirfs-Brock" w:date="2013-09-27T13:22:00Z">
        <w:r w:rsidR="00D433E8">
          <w:t>13.10.2</w:t>
        </w:r>
      </w:ins>
      <w:ins w:id="6973" w:author="Rev 19 Allen Wirfs-Brock" w:date="2013-09-23T13:29:00Z">
        <w:r>
          <w:fldChar w:fldCharType="end"/>
        </w:r>
        <w:r>
          <w:t xml:space="preserve">, </w:t>
        </w:r>
        <w:r>
          <w:fldChar w:fldCharType="begin"/>
        </w:r>
        <w:r>
          <w:instrText xml:space="preserve"> REF _Ref367705925 \r \h </w:instrText>
        </w:r>
      </w:ins>
      <w:ins w:id="6974" w:author="Rev 19 Allen Wirfs-Brock" w:date="2013-09-23T13:29:00Z">
        <w:r>
          <w:fldChar w:fldCharType="separate"/>
        </w:r>
      </w:ins>
      <w:ins w:id="6975" w:author="Rev 19 Allen Wirfs-Brock" w:date="2013-09-27T13:22:00Z">
        <w:r w:rsidR="00D433E8">
          <w:t>13.11.4</w:t>
        </w:r>
      </w:ins>
      <w:ins w:id="6976" w:author="Rev 19 Allen Wirfs-Brock" w:date="2013-09-23T13:29:00Z">
        <w:r>
          <w:fldChar w:fldCharType="end"/>
        </w:r>
        <w:r>
          <w:t xml:space="preserve">, </w:t>
        </w:r>
        <w:r>
          <w:fldChar w:fldCharType="begin"/>
        </w:r>
        <w:r>
          <w:instrText xml:space="preserve"> REF _Ref367705949 \r \h </w:instrText>
        </w:r>
      </w:ins>
      <w:ins w:id="6977" w:author="Rev 19 Allen Wirfs-Brock" w:date="2013-09-23T13:29:00Z">
        <w:r>
          <w:fldChar w:fldCharType="separate"/>
        </w:r>
      </w:ins>
      <w:ins w:id="6978" w:author="Rev 19 Allen Wirfs-Brock" w:date="2013-09-27T13:22:00Z">
        <w:r w:rsidR="00D433E8">
          <w:t>13.12.2</w:t>
        </w:r>
      </w:ins>
      <w:ins w:id="6979" w:author="Rev 19 Allen Wirfs-Brock" w:date="2013-09-23T13:29:00Z">
        <w:r>
          <w:fldChar w:fldCharType="end"/>
        </w:r>
        <w:r>
          <w:t xml:space="preserve">, </w:t>
        </w:r>
        <w:r>
          <w:fldChar w:fldCharType="begin"/>
        </w:r>
        <w:r>
          <w:instrText xml:space="preserve"> REF _Ref367705968 \r \h </w:instrText>
        </w:r>
      </w:ins>
      <w:ins w:id="6980" w:author="Rev 19 Allen Wirfs-Brock" w:date="2013-09-23T13:29:00Z">
        <w:r>
          <w:fldChar w:fldCharType="separate"/>
        </w:r>
      </w:ins>
      <w:ins w:id="6981" w:author="Rev 19 Allen Wirfs-Brock" w:date="2013-09-27T13:22:00Z">
        <w:r w:rsidR="00D433E8">
          <w:t>13.14.2</w:t>
        </w:r>
      </w:ins>
      <w:ins w:id="6982" w:author="Rev 19 Allen Wirfs-Brock" w:date="2013-09-23T13:29:00Z">
        <w:r>
          <w:fldChar w:fldCharType="end"/>
        </w:r>
        <w:r>
          <w:t xml:space="preserve">, </w:t>
        </w:r>
        <w:r>
          <w:fldChar w:fldCharType="begin"/>
        </w:r>
        <w:r>
          <w:instrText xml:space="preserve"> REF _Ref367705999 \r \h </w:instrText>
        </w:r>
      </w:ins>
      <w:ins w:id="6983" w:author="Rev 19 Allen Wirfs-Brock" w:date="2013-09-23T13:29:00Z">
        <w:r>
          <w:fldChar w:fldCharType="separate"/>
        </w:r>
      </w:ins>
      <w:ins w:id="6984" w:author="Rev 19 Allen Wirfs-Brock" w:date="2013-09-27T13:22:00Z">
        <w:r w:rsidR="00D433E8">
          <w:t>14.1.10</w:t>
        </w:r>
      </w:ins>
      <w:ins w:id="6985" w:author="Rev 19 Allen Wirfs-Brock" w:date="2013-09-23T13:29:00Z">
        <w:r>
          <w:fldChar w:fldCharType="end"/>
        </w:r>
        <w:r>
          <w:t xml:space="preserve">, </w:t>
        </w:r>
        <w:r>
          <w:fldChar w:fldCharType="begin"/>
        </w:r>
        <w:r>
          <w:instrText xml:space="preserve"> REF _Ref367706057 \r \h </w:instrText>
        </w:r>
      </w:ins>
      <w:ins w:id="6986" w:author="Rev 19 Allen Wirfs-Brock" w:date="2013-09-23T13:29:00Z">
        <w:r>
          <w:fldChar w:fldCharType="separate"/>
        </w:r>
      </w:ins>
      <w:ins w:id="6987" w:author="Rev 19 Allen Wirfs-Brock" w:date="2013-09-27T13:22:00Z">
        <w:r w:rsidR="00D433E8">
          <w:t>14.4.8</w:t>
        </w:r>
      </w:ins>
      <w:ins w:id="6988" w:author="Rev 19 Allen Wirfs-Brock" w:date="2013-09-23T13:29:00Z">
        <w:r>
          <w:fldChar w:fldCharType="end"/>
        </w:r>
        <w:r>
          <w:t xml:space="preserve">, </w:t>
        </w:r>
        <w:r>
          <w:fldChar w:fldCharType="begin"/>
        </w:r>
        <w:r>
          <w:instrText xml:space="preserve"> REF _Ref367706084 \r \h </w:instrText>
        </w:r>
      </w:ins>
      <w:ins w:id="6989" w:author="Rev 19 Allen Wirfs-Brock" w:date="2013-09-23T13:29:00Z">
        <w:r>
          <w:fldChar w:fldCharType="separate"/>
        </w:r>
      </w:ins>
      <w:ins w:id="6990" w:author="Rev 19 Allen Wirfs-Brock" w:date="2013-09-27T13:22:00Z">
        <w:r w:rsidR="00D433E8">
          <w:t>14.5.13</w:t>
        </w:r>
      </w:ins>
      <w:ins w:id="6991" w:author="Rev 19 Allen Wirfs-Brock" w:date="2013-09-23T13:29:00Z">
        <w:r>
          <w:fldChar w:fldCharType="end"/>
        </w:r>
        <w:r>
          <w:t xml:space="preserve">, </w:t>
        </w:r>
        <w:r>
          <w:fldChar w:fldCharType="begin"/>
        </w:r>
        <w:r>
          <w:instrText xml:space="preserve"> REF _Ref367706111 \r \h </w:instrText>
        </w:r>
      </w:ins>
      <w:ins w:id="6992" w:author="Rev 19 Allen Wirfs-Brock" w:date="2013-09-23T13:29:00Z">
        <w:r>
          <w:fldChar w:fldCharType="separate"/>
        </w:r>
      </w:ins>
      <w:ins w:id="6993" w:author="Rev 19 Allen Wirfs-Brock" w:date="2013-09-27T13:22:00Z">
        <w:r w:rsidR="00D433E8">
          <w:t>15.1.0.5</w:t>
        </w:r>
      </w:ins>
      <w:ins w:id="6994" w:author="Rev 19 Allen Wirfs-Brock" w:date="2013-09-23T13:29:00Z">
        <w:r>
          <w:fldChar w:fldCharType="end"/>
        </w:r>
        <w:r>
          <w:t xml:space="preserve">, </w:t>
        </w:r>
        <w:r>
          <w:fldChar w:fldCharType="begin"/>
        </w:r>
        <w:r>
          <w:instrText xml:space="preserve"> REF _Ref367706146 \r \h </w:instrText>
        </w:r>
      </w:ins>
      <w:ins w:id="6995" w:author="Rev 19 Allen Wirfs-Brock" w:date="2013-09-23T13:29:00Z">
        <w:r>
          <w:fldChar w:fldCharType="separate"/>
        </w:r>
      </w:ins>
      <w:ins w:id="6996" w:author="Rev 19 Allen Wirfs-Brock" w:date="2013-09-27T13:22:00Z">
        <w:r w:rsidR="00D433E8">
          <w:t>15.2.5</w:t>
        </w:r>
      </w:ins>
      <w:ins w:id="6997" w:author="Rev 19 Allen Wirfs-Brock" w:date="2013-09-23T13:29:00Z">
        <w:r>
          <w:fldChar w:fldCharType="end"/>
        </w:r>
        <w:r>
          <w:t>.</w:t>
        </w:r>
      </w:ins>
    </w:p>
    <w:p w14:paraId="77162BB9" w14:textId="77777777" w:rsidR="00466EC5"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w:t>
      </w:r>
      <w:ins w:id="6998" w:author="Rev 19 Allen Wirfs-Brock" w:date="2013-09-06T14:56:00Z">
        <w:r w:rsidR="00233D6B" w:rsidRPr="006A78DC">
          <w:rPr>
            <w:rStyle w:val="bnf"/>
          </w:rPr>
          <w:t>NoIn</w:t>
        </w:r>
      </w:ins>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r w:rsidR="00466EC5" w:rsidRPr="00E77497">
        <w:t xml:space="preserve"> </w:t>
      </w:r>
      <w:r w:rsidR="00466EC5" w:rsidRPr="00E77497">
        <w:rPr>
          <w:rFonts w:ascii="Times New Roman" w:hAnsi="Times New Roman"/>
          <w:i/>
        </w:rPr>
        <w:t xml:space="preserve"> </w:t>
      </w:r>
    </w:p>
    <w:p w14:paraId="28985D22" w14:textId="77777777" w:rsidR="00466EC5" w:rsidRPr="00E77497" w:rsidRDefault="00466EC5" w:rsidP="00B34B48">
      <w:pPr>
        <w:pStyle w:val="Alg4"/>
        <w:numPr>
          <w:ilvl w:val="0"/>
          <w:numId w:val="479"/>
        </w:numPr>
        <w:spacing w:after="220"/>
        <w:contextualSpacing/>
      </w:pPr>
      <w:r w:rsidRPr="00E77497">
        <w:t xml:space="preserve">Return the VarDeclaredNames of </w:t>
      </w:r>
      <w:r w:rsidRPr="00E77497">
        <w:rPr>
          <w:i/>
        </w:rPr>
        <w:t>Statement</w:t>
      </w:r>
      <w:r w:rsidRPr="00E77497">
        <w:t>.</w:t>
      </w:r>
    </w:p>
    <w:p w14:paraId="78399DD1" w14:textId="77777777" w:rsidR="00FD645E" w:rsidRPr="00E77497" w:rsidRDefault="00FD645E" w:rsidP="008E73AB">
      <w:pPr>
        <w:keepNext/>
        <w:rPr>
          <w:rFonts w:ascii="Helvetica" w:hAnsi="Helvetica"/>
          <w:b/>
        </w:rPr>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ins w:id="6999" w:author="Rev 19 Allen Wirfs-Brock" w:date="2013-09-06T14:57:00Z">
        <w:r w:rsidR="00233D6B" w:rsidRPr="00D23887">
          <w:rPr>
            <w:rStyle w:val="bnf"/>
          </w:rPr>
          <w:t>NoIn</w:t>
        </w:r>
      </w:ins>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p>
    <w:p w14:paraId="55684B2B" w14:textId="77777777" w:rsidR="00FD645E" w:rsidRPr="00E77497" w:rsidRDefault="00FD645E" w:rsidP="008E73AB">
      <w:pPr>
        <w:pStyle w:val="Alg4"/>
        <w:numPr>
          <w:ilvl w:val="0"/>
          <w:numId w:val="480"/>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ins w:id="7000" w:author="Rev 19 Allen Wirfs-Brock" w:date="2013-09-06T14:57:00Z">
        <w:r w:rsidR="00233D6B" w:rsidRPr="00D23887">
          <w:rPr>
            <w:rStyle w:val="bnf"/>
          </w:rPr>
          <w:t>NoIn</w:t>
        </w:r>
      </w:ins>
      <w:r w:rsidRPr="00E77497">
        <w:t>.</w:t>
      </w:r>
    </w:p>
    <w:p w14:paraId="1D188E5C" w14:textId="77777777" w:rsidR="00FD645E" w:rsidRPr="00E77497" w:rsidRDefault="00FD645E" w:rsidP="00B34B48">
      <w:pPr>
        <w:pStyle w:val="Alg4"/>
        <w:numPr>
          <w:ilvl w:val="0"/>
          <w:numId w:val="48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p>
    <w:p w14:paraId="521A1BD0" w14:textId="77777777" w:rsidR="00FD645E" w:rsidRPr="00E77497" w:rsidRDefault="00FD645E" w:rsidP="00B34B48">
      <w:pPr>
        <w:pStyle w:val="Alg4"/>
        <w:numPr>
          <w:ilvl w:val="0"/>
          <w:numId w:val="480"/>
        </w:numPr>
        <w:spacing w:after="220"/>
        <w:contextualSpacing/>
      </w:pPr>
      <w:r w:rsidRPr="00E77497">
        <w:t xml:space="preserve">Return </w:t>
      </w:r>
      <w:r w:rsidRPr="00E77497">
        <w:rPr>
          <w:rStyle w:val="bnf"/>
        </w:rPr>
        <w:t>names</w:t>
      </w:r>
      <w:r w:rsidRPr="00E77497">
        <w:t>.</w:t>
      </w:r>
    </w:p>
    <w:p w14:paraId="4EA9E3D6" w14:textId="77777777" w:rsidR="00FD2CF3"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FD2CF3" w:rsidRPr="00E77497">
        <w:rPr>
          <w:rFonts w:ascii="Courier New" w:hAnsi="Courier New"/>
          <w:b/>
        </w:rPr>
        <w:t>for</w:t>
      </w:r>
      <w:r w:rsidR="00FD2CF3" w:rsidRPr="00E77497">
        <w:t xml:space="preserve"> </w:t>
      </w:r>
      <w:r w:rsidR="00FD2CF3" w:rsidRPr="00E77497">
        <w:rPr>
          <w:rFonts w:ascii="Courier New" w:hAnsi="Courier New"/>
          <w:b/>
        </w:rPr>
        <w:t>(</w:t>
      </w:r>
      <w:r w:rsidR="00FD2CF3">
        <w:rPr>
          <w:rStyle w:val="bnf"/>
        </w:rPr>
        <w:t>LexicalDeclaration</w:t>
      </w:r>
      <w:ins w:id="7001" w:author="Rev 19 Allen Wirfs-Brock" w:date="2013-09-06T14:58:00Z">
        <w:r w:rsidR="00233D6B" w:rsidRPr="00D23887">
          <w:rPr>
            <w:rStyle w:val="bnf"/>
          </w:rPr>
          <w:t>NoIn</w:t>
        </w:r>
      </w:ins>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p>
    <w:p w14:paraId="66966A72" w14:textId="77777777" w:rsidR="00FD2CF3" w:rsidRPr="00E77497" w:rsidRDefault="00FD2CF3" w:rsidP="008E2AED">
      <w:pPr>
        <w:pStyle w:val="Alg4"/>
        <w:numPr>
          <w:ilvl w:val="0"/>
          <w:numId w:val="688"/>
        </w:numPr>
        <w:spacing w:after="220"/>
        <w:contextualSpacing/>
      </w:pPr>
      <w:r w:rsidRPr="00E77497">
        <w:t xml:space="preserve">Return the VarDeclaredNames of </w:t>
      </w:r>
      <w:r w:rsidRPr="00E77497">
        <w:rPr>
          <w:i/>
        </w:rPr>
        <w:t>Statement</w:t>
      </w:r>
      <w:r w:rsidRPr="00E77497">
        <w:t>.</w:t>
      </w:r>
    </w:p>
    <w:p w14:paraId="337E9239" w14:textId="77777777" w:rsidR="004901F8" w:rsidRPr="00E77497" w:rsidDel="006A65F3" w:rsidRDefault="004901F8">
      <w:pPr>
        <w:pStyle w:val="40"/>
        <w:rPr>
          <w:del w:id="7002" w:author="Rev 19 Allen Wirfs-Brock" w:date="2013-09-11T18:35:00Z"/>
        </w:rPr>
      </w:pPr>
      <w:del w:id="7003" w:author="Rev 19 Allen Wirfs-Brock" w:date="2013-09-11T18:35:00Z">
        <w:r w:rsidRPr="00E77497" w:rsidDel="006A65F3">
          <w:delText>Runtime Semantics</w:delText>
        </w:r>
      </w:del>
    </w:p>
    <w:p w14:paraId="19BC6362" w14:textId="77777777" w:rsidR="004901F8" w:rsidRDefault="004901F8" w:rsidP="00CF4D09">
      <w:pPr>
        <w:pStyle w:val="40"/>
        <w:rPr>
          <w:rFonts w:ascii="Helvetica" w:hAnsi="Helvetica"/>
          <w:spacing w:val="6"/>
        </w:rPr>
      </w:pPr>
      <w:bookmarkStart w:id="7004" w:name="_Ref367706960"/>
      <w:r w:rsidRPr="00E77497">
        <w:rPr>
          <w:rFonts w:ascii="Helvetica" w:hAnsi="Helvetica"/>
        </w:rPr>
        <w:t xml:space="preserve">Runtime Semantics: </w:t>
      </w:r>
      <w:r>
        <w:rPr>
          <w:rFonts w:ascii="Helvetica" w:hAnsi="Helvetica"/>
          <w:spacing w:val="6"/>
        </w:rPr>
        <w:t>Labelled</w:t>
      </w:r>
      <w:del w:id="7005" w:author="Rev 19 Allen Wirfs-Brock" w:date="2013-09-23T13:40:00Z">
        <w:r w:rsidDel="00CF4D09">
          <w:rPr>
            <w:rFonts w:ascii="Helvetica" w:hAnsi="Helvetica"/>
            <w:spacing w:val="6"/>
          </w:rPr>
          <w:delText xml:space="preserve"> </w:delText>
        </w:r>
      </w:del>
      <w:r>
        <w:rPr>
          <w:rFonts w:ascii="Helvetica" w:hAnsi="Helvetica"/>
          <w:spacing w:val="6"/>
        </w:rPr>
        <w:t>Evaluation</w:t>
      </w:r>
      <w:bookmarkEnd w:id="7004"/>
    </w:p>
    <w:p w14:paraId="6B3D75CC" w14:textId="77777777"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2FDD1317" w14:textId="77777777" w:rsidR="00CF4D09" w:rsidRPr="00F742D3" w:rsidRDefault="00CF4D09" w:rsidP="00CF4D09">
      <w:pPr>
        <w:rPr>
          <w:ins w:id="7006" w:author="Rev 19 Allen Wirfs-Brock" w:date="2013-09-23T13:45:00Z"/>
        </w:rPr>
      </w:pPr>
      <w:ins w:id="7007" w:author="Rev 19 Allen Wirfs-Brock" w:date="2013-09-23T13:45:00Z">
        <w:r>
          <w:t xml:space="preserve">See also: </w:t>
        </w:r>
        <w:r>
          <w:fldChar w:fldCharType="begin"/>
        </w:r>
        <w:r>
          <w:instrText xml:space="preserve"> REF _Ref367706686 \r \h </w:instrText>
        </w:r>
      </w:ins>
      <w:ins w:id="7008" w:author="Rev 19 Allen Wirfs-Brock" w:date="2013-09-23T13:45:00Z">
        <w:r>
          <w:fldChar w:fldCharType="separate"/>
        </w:r>
      </w:ins>
      <w:ins w:id="7009" w:author="Rev 19 Allen Wirfs-Brock" w:date="2013-09-27T13:22:00Z">
        <w:r w:rsidR="00D433E8">
          <w:t>13.0.2</w:t>
        </w:r>
      </w:ins>
      <w:ins w:id="7010" w:author="Rev 19 Allen Wirfs-Brock" w:date="2013-09-23T13:45:00Z">
        <w:r>
          <w:fldChar w:fldCharType="end"/>
        </w:r>
        <w:r>
          <w:t xml:space="preserve">, </w:t>
        </w:r>
        <w:r>
          <w:fldChar w:fldCharType="begin"/>
        </w:r>
        <w:r>
          <w:instrText xml:space="preserve"> REF _Ref367706859 \r \h </w:instrText>
        </w:r>
      </w:ins>
      <w:ins w:id="7011" w:author="Rev 19 Allen Wirfs-Brock" w:date="2013-09-23T13:45:00Z">
        <w:r>
          <w:fldChar w:fldCharType="separate"/>
        </w:r>
      </w:ins>
      <w:ins w:id="7012" w:author="Rev 19 Allen Wirfs-Brock" w:date="2013-09-27T13:22:00Z">
        <w:r w:rsidR="00D433E8">
          <w:t>13.6.1.2</w:t>
        </w:r>
      </w:ins>
      <w:ins w:id="7013" w:author="Rev 19 Allen Wirfs-Brock" w:date="2013-09-23T13:45:00Z">
        <w:r>
          <w:fldChar w:fldCharType="end"/>
        </w:r>
        <w:r>
          <w:t xml:space="preserve">, </w:t>
        </w:r>
        <w:r>
          <w:fldChar w:fldCharType="begin"/>
        </w:r>
        <w:r>
          <w:instrText xml:space="preserve"> REF _Ref367706902 \r \h </w:instrText>
        </w:r>
      </w:ins>
      <w:ins w:id="7014" w:author="Rev 19 Allen Wirfs-Brock" w:date="2013-09-23T13:45:00Z">
        <w:r>
          <w:fldChar w:fldCharType="separate"/>
        </w:r>
      </w:ins>
      <w:ins w:id="7015" w:author="Rev 19 Allen Wirfs-Brock" w:date="2013-09-27T13:22:00Z">
        <w:r w:rsidR="00D433E8">
          <w:t>13.6.2.2</w:t>
        </w:r>
      </w:ins>
      <w:ins w:id="7016" w:author="Rev 19 Allen Wirfs-Brock" w:date="2013-09-23T13:45:00Z">
        <w:r>
          <w:fldChar w:fldCharType="end"/>
        </w:r>
        <w:r>
          <w:t xml:space="preserve">, </w:t>
        </w:r>
        <w:r>
          <w:fldChar w:fldCharType="begin"/>
        </w:r>
        <w:r>
          <w:instrText xml:space="preserve"> REF _Ref367707000 \r \h </w:instrText>
        </w:r>
      </w:ins>
      <w:ins w:id="7017" w:author="Rev 19 Allen Wirfs-Brock" w:date="2013-09-23T13:45:00Z">
        <w:r>
          <w:fldChar w:fldCharType="separate"/>
        </w:r>
      </w:ins>
      <w:ins w:id="7018" w:author="Rev 19 Allen Wirfs-Brock" w:date="2013-09-27T13:22:00Z">
        <w:r w:rsidR="00D433E8">
          <w:t>13.6.4.5</w:t>
        </w:r>
      </w:ins>
      <w:ins w:id="7019" w:author="Rev 19 Allen Wirfs-Brock" w:date="2013-09-23T13:45:00Z">
        <w:r>
          <w:fldChar w:fldCharType="end"/>
        </w:r>
        <w:r>
          <w:t xml:space="preserve">, </w:t>
        </w:r>
        <w:r>
          <w:fldChar w:fldCharType="begin"/>
        </w:r>
        <w:r>
          <w:instrText xml:space="preserve"> REF _Ref367707068 \r \h </w:instrText>
        </w:r>
      </w:ins>
      <w:ins w:id="7020" w:author="Rev 19 Allen Wirfs-Brock" w:date="2013-09-23T13:45:00Z">
        <w:r>
          <w:fldChar w:fldCharType="separate"/>
        </w:r>
      </w:ins>
      <w:ins w:id="7021" w:author="Rev 19 Allen Wirfs-Brock" w:date="2013-09-27T13:22:00Z">
        <w:r w:rsidR="00D433E8">
          <w:t>13.12.3</w:t>
        </w:r>
      </w:ins>
      <w:ins w:id="7022" w:author="Rev 19 Allen Wirfs-Brock" w:date="2013-09-23T13:45:00Z">
        <w:r>
          <w:fldChar w:fldCharType="end"/>
        </w:r>
        <w:r>
          <w:t>.</w:t>
        </w:r>
      </w:ins>
    </w:p>
    <w:p w14:paraId="4F32161F" w14:textId="77777777" w:rsidR="004C02EF" w:rsidRPr="00E77497" w:rsidRDefault="004C02EF"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w:t>
      </w:r>
      <w:ins w:id="7023" w:author="Rev 19 Allen Wirfs-Brock" w:date="2013-09-06T14:58:00Z">
        <w:r w:rsidR="00233D6B" w:rsidRPr="00D23887">
          <w:rPr>
            <w:rStyle w:val="bnf"/>
          </w:rPr>
          <w:t>NoIn</w:t>
        </w:r>
      </w:ins>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p>
    <w:p w14:paraId="4F878904" w14:textId="77777777" w:rsidR="004C02EF" w:rsidRPr="00E77497" w:rsidRDefault="004C02EF" w:rsidP="008E73AB">
      <w:pPr>
        <w:pStyle w:val="Alg3"/>
        <w:numPr>
          <w:ilvl w:val="0"/>
          <w:numId w:val="120"/>
        </w:numPr>
      </w:pPr>
      <w:r w:rsidRPr="00E77497">
        <w:t xml:space="preserve">If </w:t>
      </w:r>
      <w:r w:rsidRPr="00E77497">
        <w:rPr>
          <w:i/>
        </w:rPr>
        <w:t>Expression</w:t>
      </w:r>
      <w:ins w:id="7024" w:author="Rev 19 Allen Wirfs-Brock" w:date="2013-09-06T14:58:00Z">
        <w:r w:rsidR="00233D6B" w:rsidRPr="00D23887">
          <w:rPr>
            <w:rStyle w:val="bnf"/>
          </w:rPr>
          <w:t>NoIn</w:t>
        </w:r>
      </w:ins>
      <w:r w:rsidRPr="00E77497">
        <w:t xml:space="preserve"> is present, then</w:t>
      </w:r>
    </w:p>
    <w:p w14:paraId="1DA02B8F" w14:textId="77777777" w:rsidR="004C02EF" w:rsidRPr="00E77497" w:rsidRDefault="004C02EF" w:rsidP="008E73AB">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w:t>
      </w:r>
      <w:ins w:id="7025" w:author="Rev 19 Allen Wirfs-Brock" w:date="2013-09-06T14:59:00Z">
        <w:r w:rsidR="00233D6B" w:rsidRPr="00D23887">
          <w:rPr>
            <w:rStyle w:val="bnf"/>
          </w:rPr>
          <w:t>NoIn</w:t>
        </w:r>
      </w:ins>
      <w:r w:rsidRPr="00E77497">
        <w:t>.</w:t>
      </w:r>
    </w:p>
    <w:p w14:paraId="24B3BCE8" w14:textId="77777777" w:rsidR="004C02EF" w:rsidRPr="00E77497" w:rsidRDefault="006327B6" w:rsidP="003B3043">
      <w:pPr>
        <w:pStyle w:val="Alg3"/>
        <w:numPr>
          <w:ilvl w:val="1"/>
          <w:numId w:val="120"/>
        </w:numPr>
      </w:pPr>
      <w:r>
        <w:t xml:space="preserve">Let </w:t>
      </w:r>
      <w:r w:rsidRPr="006A5E27">
        <w:rPr>
          <w:i/>
        </w:rPr>
        <w:t>exprValue</w:t>
      </w:r>
      <w:r>
        <w:t xml:space="preserve"> be</w:t>
      </w:r>
      <w:r w:rsidRPr="00E77497">
        <w:t xml:space="preserve"> </w:t>
      </w:r>
      <w:r w:rsidR="004C02EF" w:rsidRPr="00E77497">
        <w:t>GetValue(</w:t>
      </w:r>
      <w:r w:rsidR="004C02EF" w:rsidRPr="00E77497">
        <w:rPr>
          <w:i/>
        </w:rPr>
        <w:t>exprRef</w:t>
      </w:r>
      <w:r w:rsidR="004C02EF" w:rsidRPr="00E77497">
        <w:t xml:space="preserve">). </w:t>
      </w:r>
    </w:p>
    <w:p w14:paraId="1E62CD5A" w14:textId="77777777" w:rsidR="00F204E5" w:rsidRPr="00E77497" w:rsidRDefault="006327B6" w:rsidP="0013710B">
      <w:pPr>
        <w:pStyle w:val="Alg3"/>
        <w:numPr>
          <w:ilvl w:val="1"/>
          <w:numId w:val="120"/>
        </w:numPr>
      </w:pPr>
      <w:r>
        <w:t xml:space="preserve">If </w:t>
      </w:r>
      <w:r w:rsidR="007C32C2">
        <w:t>LoopContinues</w:t>
      </w:r>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p>
    <w:p w14:paraId="4F6CAA98" w14:textId="77777777" w:rsidR="00033CAC" w:rsidRPr="00E77497" w:rsidRDefault="00033CAC" w:rsidP="00033CAC">
      <w:pPr>
        <w:pStyle w:val="Alg3"/>
        <w:numPr>
          <w:ilvl w:val="0"/>
          <w:numId w:val="120"/>
        </w:numPr>
      </w:pPr>
      <w:r>
        <w:t>Return the result of perform</w:t>
      </w:r>
      <w:r w:rsidR="008A0F38">
        <w:t>ing</w:t>
      </w:r>
      <w:r>
        <w:t xml:space="preserve"> </w:t>
      </w:r>
      <w:r w:rsidR="00732086">
        <w:t>For</w:t>
      </w:r>
      <w:del w:id="7026" w:author="Rev 19 Allen Wirfs-Brock" w:date="2013-09-23T16:26:00Z">
        <w:r w:rsidR="00732086" w:rsidDel="00D30056">
          <w:delText xml:space="preserve"> </w:delText>
        </w:r>
      </w:del>
      <w:r w:rsidR="00732086">
        <w:t>Body</w:t>
      </w:r>
      <w:del w:id="7027" w:author="Rev 19 Allen Wirfs-Brock" w:date="2013-09-23T16:26:00Z">
        <w:r w:rsidR="00732086" w:rsidDel="00D30056">
          <w:delText xml:space="preserve"> </w:delText>
        </w:r>
      </w:del>
      <w:r w:rsidR="00732086">
        <w:t>Evaluation</w:t>
      </w:r>
      <w:r>
        <w:t xml:space="preserve">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t>
      </w:r>
      <w:r w:rsidR="004901F8">
        <w:t xml:space="preserve">with </w:t>
      </w:r>
      <w:r w:rsidR="004901F8" w:rsidRPr="004901F8">
        <w:rPr>
          <w:i/>
        </w:rPr>
        <w:t>labelSet</w:t>
      </w:r>
      <w:r w:rsidRPr="00E77497">
        <w:t>.</w:t>
      </w:r>
      <w:r w:rsidR="004901F8">
        <w:t xml:space="preserve">  </w:t>
      </w:r>
    </w:p>
    <w:p w14:paraId="16D96C34" w14:textId="77777777" w:rsidR="0013710B" w:rsidRDefault="0013710B" w:rsidP="0013710B">
      <w:pPr>
        <w:pStyle w:val="Alg3"/>
        <w:tabs>
          <w:tab w:val="clear" w:pos="360"/>
        </w:tabs>
        <w:ind w:left="0" w:firstLine="0"/>
      </w:pPr>
    </w:p>
    <w:p w14:paraId="2E18B858" w14:textId="77777777" w:rsidR="004901F8" w:rsidRPr="00E77497" w:rsidRDefault="004901F8"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ins w:id="7028" w:author="Rev 19 Allen Wirfs-Brock" w:date="2013-09-06T14:59:00Z">
        <w:r w:rsidR="00233D6B" w:rsidRPr="00D23887">
          <w:rPr>
            <w:rStyle w:val="bnf"/>
          </w:rPr>
          <w:t>NoIn</w:t>
        </w:r>
      </w:ins>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14:paraId="0564DD51" w14:textId="77777777" w:rsidR="004901F8" w:rsidRPr="00E77497" w:rsidRDefault="004901F8" w:rsidP="008E73AB">
      <w:pPr>
        <w:pStyle w:val="Alg3"/>
        <w:numPr>
          <w:ilvl w:val="0"/>
          <w:numId w:val="121"/>
        </w:numPr>
      </w:pPr>
      <w:r>
        <w:t xml:space="preserve">Let </w:t>
      </w:r>
      <w:r w:rsidRPr="00E7227A">
        <w:rPr>
          <w:i/>
        </w:rPr>
        <w:t>varDcl</w:t>
      </w:r>
      <w:r>
        <w:t xml:space="preserve"> be the result of evaluating</w:t>
      </w:r>
      <w:r w:rsidRPr="00E77497">
        <w:t xml:space="preserve"> </w:t>
      </w:r>
      <w:r w:rsidRPr="00E77497">
        <w:rPr>
          <w:i/>
        </w:rPr>
        <w:t>VariableDeclarationList</w:t>
      </w:r>
      <w:ins w:id="7029" w:author="Rev 19 Allen Wirfs-Brock" w:date="2013-09-06T14:59:00Z">
        <w:r w:rsidR="00233D6B" w:rsidRPr="00D23887">
          <w:rPr>
            <w:rStyle w:val="bnf"/>
          </w:rPr>
          <w:t>NoIn</w:t>
        </w:r>
      </w:ins>
      <w:r w:rsidRPr="00E77497">
        <w:t>.</w:t>
      </w:r>
    </w:p>
    <w:p w14:paraId="098B1BA2" w14:textId="77777777" w:rsidR="004901F8" w:rsidRPr="00E77497" w:rsidRDefault="004901F8" w:rsidP="004901F8">
      <w:pPr>
        <w:pStyle w:val="Alg3"/>
        <w:numPr>
          <w:ilvl w:val="0"/>
          <w:numId w:val="121"/>
        </w:numPr>
        <w:tabs>
          <w:tab w:val="left" w:pos="2160"/>
        </w:tabs>
      </w:pPr>
      <w:r w:rsidRPr="00E77497">
        <w:t xml:space="preserve">If </w:t>
      </w:r>
      <w:r w:rsidR="007C32C2">
        <w:t>LoopContinues</w:t>
      </w:r>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p>
    <w:p w14:paraId="38AFD9F6" w14:textId="77777777" w:rsidR="004C02EF" w:rsidRPr="00E77497" w:rsidRDefault="004901F8" w:rsidP="00C02B70">
      <w:pPr>
        <w:pStyle w:val="Alg3"/>
        <w:numPr>
          <w:ilvl w:val="0"/>
          <w:numId w:val="121"/>
        </w:numPr>
        <w:spacing w:after="240"/>
      </w:pPr>
      <w:r>
        <w:t>Return the result of perform</w:t>
      </w:r>
      <w:r w:rsidR="008A0F38">
        <w:t>ing</w:t>
      </w:r>
      <w:r>
        <w:t xml:space="preserve"> </w:t>
      </w:r>
      <w:r w:rsidR="00732086">
        <w:t>For</w:t>
      </w:r>
      <w:del w:id="7030" w:author="Rev 19 Allen Wirfs-Brock" w:date="2013-09-23T16:27:00Z">
        <w:r w:rsidR="00732086" w:rsidDel="00D30056">
          <w:delText xml:space="preserve"> </w:delText>
        </w:r>
      </w:del>
      <w:r w:rsidR="00732086">
        <w:t>Body</w:t>
      </w:r>
      <w:del w:id="7031" w:author="Rev 19 Allen Wirfs-Brock" w:date="2013-09-23T16:27:00Z">
        <w:r w:rsidR="00732086" w:rsidDel="00D30056">
          <w:delText xml:space="preserve"> </w:delText>
        </w:r>
      </w:del>
      <w:r w:rsidR="00732086">
        <w:t>Evaluation</w:t>
      </w:r>
      <w:r>
        <w:t xml:space="preserve"> with the first </w:t>
      </w:r>
      <w:r w:rsidRPr="004901F8">
        <w:rPr>
          <w:i/>
        </w:rPr>
        <w:t>Expression</w:t>
      </w:r>
      <w:r>
        <w:t xml:space="preserve"> as the </w:t>
      </w:r>
      <w:r w:rsidR="0003414D">
        <w:rPr>
          <w:i/>
        </w:rPr>
        <w:t>test</w:t>
      </w:r>
      <w:r w:rsidR="0003414D" w:rsidRPr="004901F8">
        <w:rPr>
          <w:i/>
        </w:rPr>
        <w:t>Expr</w:t>
      </w:r>
      <w:r w:rsidR="0003414D">
        <w:t xml:space="preserve"> </w:t>
      </w:r>
      <w:r>
        <w:t xml:space="preserve">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r>
        <w:t xml:space="preserve">  </w:t>
      </w:r>
      <w:bookmarkStart w:id="7032" w:name="_Ref375019192"/>
      <w:bookmarkStart w:id="7033" w:name="_Ref375019200"/>
      <w:bookmarkStart w:id="7034" w:name="_Toc375031204"/>
      <w:bookmarkStart w:id="7035" w:name="_Toc381513718"/>
    </w:p>
    <w:p w14:paraId="4D49907A" w14:textId="77777777" w:rsidR="009F099E" w:rsidRPr="00E77497" w:rsidRDefault="009F099E" w:rsidP="008E73AB">
      <w:pPr>
        <w:jc w:val="left"/>
      </w:pPr>
      <w:bookmarkStart w:id="7036" w:name="_Toc382212240"/>
      <w:bookmarkStart w:id="7037" w:name="_Toc382212769"/>
      <w:bookmarkStart w:id="7038" w:name="_Toc382291585"/>
      <w:bookmarkStart w:id="7039" w:name="_Ref383837418"/>
      <w:bookmarkStart w:id="7040" w:name="_Toc385672234"/>
      <w:bookmarkStart w:id="7041" w:name="_Toc393690338"/>
      <w:bookmarkStart w:id="7042" w:name="_Ref404493018"/>
      <w:bookmarkStart w:id="7043" w:name="_Ref424530966"/>
      <w:bookmarkStart w:id="7044" w:name="_Ref424667453"/>
      <w:bookmarkStart w:id="7045" w:name="_Toc472818884"/>
      <w:bookmarkStart w:id="7046" w:name="_Toc235503459"/>
      <w:bookmarkStart w:id="7047" w:name="_Toc241509234"/>
      <w:bookmarkStart w:id="7048" w:name="_Toc244416721"/>
      <w:bookmarkStart w:id="7049" w:name="_Toc276631085"/>
      <w:commentRangeStart w:id="7050"/>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008E2AED">
        <w:rPr>
          <w:rStyle w:val="bnf"/>
        </w:rPr>
        <w:t>Lexical</w:t>
      </w:r>
      <w:r w:rsidRPr="00E77497">
        <w:rPr>
          <w:rStyle w:val="bnf"/>
        </w:rPr>
        <w:t>Declaration</w:t>
      </w:r>
      <w:ins w:id="7051" w:author="Rev 19 Allen Wirfs-Brock" w:date="2013-09-06T14:59:00Z">
        <w:r w:rsidR="00233D6B" w:rsidRPr="00D23887">
          <w:rPr>
            <w:rStyle w:val="bnf"/>
          </w:rPr>
          <w:t>NoIn</w:t>
        </w:r>
      </w:ins>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commentRangeEnd w:id="7050"/>
      <w:r w:rsidR="00C8672F">
        <w:rPr>
          <w:rStyle w:val="af6"/>
        </w:rPr>
        <w:commentReference w:id="7050"/>
      </w:r>
    </w:p>
    <w:p w14:paraId="1A38778F" w14:textId="77777777" w:rsidR="00D57F8B" w:rsidRPr="00E77497" w:rsidRDefault="00D57F8B" w:rsidP="002068F0">
      <w:pPr>
        <w:pStyle w:val="Alg2"/>
        <w:numPr>
          <w:ilvl w:val="0"/>
          <w:numId w:val="662"/>
        </w:numPr>
        <w:ind w:hanging="54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14:paraId="034F5742" w14:textId="77777777" w:rsidR="00D57F8B" w:rsidRPr="00E77497" w:rsidRDefault="00D57F8B" w:rsidP="002068F0">
      <w:pPr>
        <w:pStyle w:val="Alg2"/>
        <w:numPr>
          <w:ilvl w:val="0"/>
          <w:numId w:val="662"/>
        </w:numPr>
        <w:ind w:hanging="540"/>
        <w:contextualSpacing/>
      </w:pPr>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p>
    <w:p w14:paraId="15D33C32" w14:textId="77777777" w:rsidR="008E2AED" w:rsidRPr="00732086" w:rsidRDefault="008E2AED" w:rsidP="008E73AB">
      <w:pPr>
        <w:pStyle w:val="Alg4"/>
        <w:numPr>
          <w:ilvl w:val="0"/>
          <w:numId w:val="662"/>
        </w:numPr>
        <w:ind w:hanging="540"/>
        <w:rPr>
          <w:i/>
        </w:rPr>
      </w:pPr>
      <w:r>
        <w:t xml:space="preserve">Let </w:t>
      </w:r>
      <w:r w:rsidRPr="00732086">
        <w:rPr>
          <w:i/>
        </w:rPr>
        <w:t>isConst</w:t>
      </w:r>
      <w:r>
        <w:t xml:space="preserve"> be the result of performing IsConstantDeclaration of</w:t>
      </w:r>
      <w:r w:rsidRPr="00E77497">
        <w:t xml:space="preserve"> </w:t>
      </w:r>
      <w:r w:rsidR="00A702CA">
        <w:rPr>
          <w:rStyle w:val="bnf"/>
        </w:rPr>
        <w:t>Lexical</w:t>
      </w:r>
      <w:r w:rsidR="00A702CA" w:rsidRPr="00E77497">
        <w:rPr>
          <w:rStyle w:val="bnf"/>
        </w:rPr>
        <w:t>Declaration</w:t>
      </w:r>
      <w:ins w:id="7052" w:author="Rev 19 Allen Wirfs-Brock" w:date="2013-09-06T15:00:00Z">
        <w:r w:rsidR="00233D6B" w:rsidRPr="00D23887">
          <w:rPr>
            <w:rStyle w:val="bnf"/>
          </w:rPr>
          <w:t>NoIn</w:t>
        </w:r>
      </w:ins>
      <w:r w:rsidR="008A0F38">
        <w:t>.</w:t>
      </w:r>
    </w:p>
    <w:p w14:paraId="63B90D00" w14:textId="77777777" w:rsidR="008E2AED" w:rsidRPr="00E77497" w:rsidRDefault="008E2AED" w:rsidP="008E73AB">
      <w:pPr>
        <w:pStyle w:val="Alg4"/>
        <w:numPr>
          <w:ilvl w:val="0"/>
          <w:numId w:val="662"/>
        </w:numPr>
        <w:ind w:hanging="540"/>
        <w:rPr>
          <w:i/>
        </w:rPr>
      </w:pPr>
      <w:r w:rsidRPr="00E77497">
        <w:t xml:space="preserve">For each element </w:t>
      </w:r>
      <w:r w:rsidRPr="00E77497">
        <w:rPr>
          <w:i/>
        </w:rPr>
        <w:t>dn</w:t>
      </w:r>
      <w:r w:rsidRPr="00E77497">
        <w:t xml:space="preserve"> of the BoundNames of </w:t>
      </w:r>
      <w:r>
        <w:rPr>
          <w:rStyle w:val="bnf"/>
        </w:rPr>
        <w:t>Lexical</w:t>
      </w:r>
      <w:r w:rsidRPr="00E77497">
        <w:rPr>
          <w:rStyle w:val="bnf"/>
        </w:rPr>
        <w:t>Declaration</w:t>
      </w:r>
      <w:ins w:id="7053" w:author="Rev 19 Allen Wirfs-Brock" w:date="2013-09-06T15:00:00Z">
        <w:r w:rsidR="00233D6B" w:rsidRPr="00D23887">
          <w:rPr>
            <w:rStyle w:val="bnf"/>
          </w:rPr>
          <w:t>NoIn</w:t>
        </w:r>
      </w:ins>
      <w:r w:rsidRPr="00E77497">
        <w:t xml:space="preserve"> do</w:t>
      </w:r>
    </w:p>
    <w:p w14:paraId="4D34AABE" w14:textId="77777777" w:rsidR="008E2AED" w:rsidRPr="00E77497" w:rsidRDefault="008E2AED" w:rsidP="002068F0">
      <w:pPr>
        <w:pStyle w:val="Alg4"/>
        <w:numPr>
          <w:ilvl w:val="1"/>
          <w:numId w:val="662"/>
        </w:numPr>
        <w:tabs>
          <w:tab w:val="num" w:pos="540"/>
        </w:tabs>
      </w:pPr>
      <w:r w:rsidRPr="00E77497">
        <w:t>If</w:t>
      </w:r>
      <w:r>
        <w:t xml:space="preserve"> </w:t>
      </w:r>
      <w:r w:rsidR="008A0F38" w:rsidRPr="00451D9D">
        <w:rPr>
          <w:i/>
        </w:rPr>
        <w:t>isConst</w:t>
      </w:r>
      <w:r w:rsidRPr="00E77497">
        <w:t xml:space="preserve"> is </w:t>
      </w:r>
      <w:r w:rsidRPr="00451D9D">
        <w:rPr>
          <w:b/>
        </w:rPr>
        <w:t>true</w:t>
      </w:r>
      <w:r w:rsidRPr="00E77497">
        <w:t>, then</w:t>
      </w:r>
    </w:p>
    <w:p w14:paraId="78870A85" w14:textId="77777777" w:rsidR="008E2AED" w:rsidRPr="00E77497" w:rsidRDefault="008E2AED" w:rsidP="002068F0">
      <w:pPr>
        <w:pStyle w:val="Alg4"/>
        <w:numPr>
          <w:ilvl w:val="2"/>
          <w:numId w:val="662"/>
        </w:numPr>
        <w:tabs>
          <w:tab w:val="num" w:pos="540"/>
        </w:tabs>
        <w:spacing w:after="220"/>
        <w:contextualSpacing/>
      </w:pPr>
      <w:r w:rsidRPr="00E77497">
        <w:t xml:space="preserve">Call </w:t>
      </w:r>
      <w:r w:rsidR="008A0F38">
        <w:rPr>
          <w:i/>
        </w:rPr>
        <w:t>loop</w:t>
      </w:r>
      <w:r w:rsidR="008A0F38" w:rsidRPr="00E77497">
        <w:rPr>
          <w:i/>
        </w:rPr>
        <w:t>Env</w:t>
      </w:r>
      <w:r w:rsidRPr="00E77497">
        <w:t xml:space="preserve">’s CreateImmutableBinding concrete method passing </w:t>
      </w:r>
      <w:r w:rsidRPr="00E77497">
        <w:rPr>
          <w:i/>
        </w:rPr>
        <w:t xml:space="preserve">dn </w:t>
      </w:r>
      <w:r w:rsidRPr="00E77497">
        <w:t>as the argument.</w:t>
      </w:r>
    </w:p>
    <w:p w14:paraId="6FAB85CD" w14:textId="77777777" w:rsidR="008E2AED" w:rsidRPr="00E77497" w:rsidRDefault="008E2AED" w:rsidP="002068F0">
      <w:pPr>
        <w:pStyle w:val="Alg4"/>
        <w:numPr>
          <w:ilvl w:val="1"/>
          <w:numId w:val="662"/>
        </w:numPr>
        <w:tabs>
          <w:tab w:val="num" w:pos="540"/>
        </w:tabs>
        <w:spacing w:after="220"/>
        <w:contextualSpacing/>
      </w:pPr>
      <w:r w:rsidRPr="00E77497">
        <w:t>Else,</w:t>
      </w:r>
    </w:p>
    <w:p w14:paraId="2239027C" w14:textId="77777777" w:rsidR="008E2AED" w:rsidRPr="00E77497" w:rsidRDefault="008E2AED" w:rsidP="002068F0">
      <w:pPr>
        <w:pStyle w:val="Alg4"/>
        <w:numPr>
          <w:ilvl w:val="2"/>
          <w:numId w:val="662"/>
        </w:numPr>
        <w:tabs>
          <w:tab w:val="num" w:pos="540"/>
        </w:tabs>
        <w:contextualSpacing/>
      </w:pPr>
      <w:r w:rsidRPr="00E77497">
        <w:t xml:space="preserve">Call </w:t>
      </w:r>
      <w:r w:rsidR="008A0F38">
        <w:rPr>
          <w:i/>
        </w:rPr>
        <w:t>loop</w:t>
      </w:r>
      <w:r w:rsidR="008A0F38"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00211004" w14:textId="77777777" w:rsidR="00394EAC" w:rsidRDefault="00394EAC" w:rsidP="00394EAC">
      <w:pPr>
        <w:pStyle w:val="Alg4"/>
        <w:numPr>
          <w:ilvl w:val="2"/>
          <w:numId w:val="662"/>
        </w:numPr>
        <w:contextualSpacing/>
      </w:pPr>
      <w:r>
        <w:t xml:space="preserve">Assert: </w:t>
      </w:r>
      <w:r>
        <w:rPr>
          <w:iCs/>
        </w:rPr>
        <w:t>The above call to CreateMutableBinding</w:t>
      </w:r>
      <w:r>
        <w:t xml:space="preserve"> will never </w:t>
      </w:r>
      <w:del w:id="7054" w:author="Rev 19 Allen Wirfs-Brock" w:date="2013-09-09T11:10:00Z">
        <w:r w:rsidDel="001349B2">
          <w:delText xml:space="preserve">an </w:delText>
        </w:r>
      </w:del>
      <w:r>
        <w:t>return an abrupt completion.</w:t>
      </w:r>
    </w:p>
    <w:p w14:paraId="0F700913" w14:textId="77777777" w:rsidR="008A0F38" w:rsidRPr="00E77497" w:rsidRDefault="008A0F38" w:rsidP="002068F0">
      <w:pPr>
        <w:pStyle w:val="Alg2"/>
        <w:numPr>
          <w:ilvl w:val="0"/>
          <w:numId w:val="662"/>
        </w:numPr>
        <w:ind w:hanging="540"/>
        <w:contextualSpacing/>
      </w:pPr>
      <w:r w:rsidRPr="00E77497">
        <w:t xml:space="preserve">Set the </w:t>
      </w:r>
      <w:r w:rsidR="00B33FB4">
        <w:t>running</w:t>
      </w:r>
      <w:r w:rsidRPr="00E77497">
        <w:t xml:space="preserve"> </w:t>
      </w:r>
      <w:r w:rsidRPr="000D5AB9">
        <w:t>execution</w:t>
      </w:r>
      <w:r w:rsidRPr="00E77497">
        <w:t xml:space="preserve"> context’s LexicalEnvironment to </w:t>
      </w:r>
      <w:r>
        <w:rPr>
          <w:i/>
        </w:rPr>
        <w:t>loop</w:t>
      </w:r>
      <w:r w:rsidRPr="00E77497">
        <w:rPr>
          <w:i/>
        </w:rPr>
        <w:t>Env</w:t>
      </w:r>
      <w:r w:rsidRPr="00E77497">
        <w:t>.</w:t>
      </w:r>
    </w:p>
    <w:p w14:paraId="5818EA68" w14:textId="77777777" w:rsidR="00D57F8B" w:rsidRDefault="004A16B0" w:rsidP="008E73AB">
      <w:pPr>
        <w:pStyle w:val="Alg3"/>
        <w:numPr>
          <w:ilvl w:val="0"/>
          <w:numId w:val="662"/>
        </w:numPr>
        <w:ind w:hanging="540"/>
      </w:pPr>
      <w:r>
        <w:t xml:space="preserve">Let </w:t>
      </w:r>
      <w:r>
        <w:rPr>
          <w:i/>
        </w:rPr>
        <w:t>for</w:t>
      </w:r>
      <w:r w:rsidRPr="00E7227A">
        <w:rPr>
          <w:i/>
        </w:rPr>
        <w:t>Dcl</w:t>
      </w:r>
      <w:r>
        <w:t xml:space="preserve"> be the result of </w:t>
      </w:r>
      <w:r w:rsidR="008A0F38">
        <w:t>evaluating</w:t>
      </w:r>
      <w:r w:rsidR="00D57F8B">
        <w:t xml:space="preserve"> </w:t>
      </w:r>
      <w:r w:rsidR="008A0F38">
        <w:rPr>
          <w:i/>
        </w:rPr>
        <w:t>Lexical</w:t>
      </w:r>
      <w:r w:rsidR="00DE4B08" w:rsidRPr="00E77497">
        <w:rPr>
          <w:i/>
        </w:rPr>
        <w:t>Declaration</w:t>
      </w:r>
      <w:ins w:id="7055" w:author="Rev 19 Allen Wirfs-Brock" w:date="2013-09-06T15:00:00Z">
        <w:r w:rsidR="00233D6B" w:rsidRPr="00D23887">
          <w:rPr>
            <w:rStyle w:val="bnf"/>
          </w:rPr>
          <w:t>NoIn</w:t>
        </w:r>
      </w:ins>
      <w:r w:rsidR="00D57F8B">
        <w:t>.</w:t>
      </w:r>
    </w:p>
    <w:p w14:paraId="4EE56B15" w14:textId="77777777" w:rsidR="008A0F38" w:rsidRDefault="008A0F38" w:rsidP="002068F0">
      <w:pPr>
        <w:pStyle w:val="Alg3"/>
        <w:numPr>
          <w:ilvl w:val="0"/>
          <w:numId w:val="662"/>
        </w:numPr>
        <w:tabs>
          <w:tab w:val="left" w:pos="2160"/>
        </w:tabs>
        <w:ind w:hanging="540"/>
      </w:pPr>
      <w:r w:rsidRPr="00E77497">
        <w:t xml:space="preserve">If </w:t>
      </w:r>
      <w:r w:rsidR="007C32C2">
        <w:t>LoopContinues</w:t>
      </w:r>
      <w:r w:rsidRPr="00DC5061">
        <w:t>(</w:t>
      </w:r>
      <w:r w:rsidR="00C700A2">
        <w:rPr>
          <w:i/>
        </w:rPr>
        <w:t>for</w:t>
      </w:r>
      <w:r w:rsidR="00C700A2" w:rsidRPr="00E7227A">
        <w:rPr>
          <w:i/>
        </w:rPr>
        <w:t>Dcl</w:t>
      </w:r>
      <w:r w:rsidRPr="00DC5061">
        <w:t>,</w:t>
      </w:r>
      <w:r w:rsidRPr="00DC5061">
        <w:rPr>
          <w:i/>
        </w:rPr>
        <w:t>labelSet</w:t>
      </w:r>
      <w:r w:rsidRPr="00DC5061">
        <w:t xml:space="preserve">) is </w:t>
      </w:r>
      <w:r w:rsidRPr="00DC5061">
        <w:rPr>
          <w:b/>
        </w:rPr>
        <w:t>false</w:t>
      </w:r>
      <w:r w:rsidRPr="00E77497">
        <w:t xml:space="preserve">, </w:t>
      </w:r>
      <w:r>
        <w:t>then</w:t>
      </w:r>
    </w:p>
    <w:p w14:paraId="5249E5BC" w14:textId="77777777" w:rsidR="008A0F38" w:rsidRDefault="00732086" w:rsidP="002068F0">
      <w:pPr>
        <w:pStyle w:val="Alg3"/>
        <w:numPr>
          <w:ilvl w:val="1"/>
          <w:numId w:val="662"/>
        </w:numPr>
        <w:tabs>
          <w:tab w:val="num" w:pos="540"/>
          <w:tab w:val="left" w:pos="2160"/>
        </w:tabs>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14:paraId="77FF46B8" w14:textId="77777777" w:rsidR="008A0F38" w:rsidRPr="00E77497" w:rsidRDefault="00732086" w:rsidP="002068F0">
      <w:pPr>
        <w:pStyle w:val="Alg3"/>
        <w:numPr>
          <w:ilvl w:val="1"/>
          <w:numId w:val="662"/>
        </w:numPr>
        <w:tabs>
          <w:tab w:val="num" w:pos="540"/>
          <w:tab w:val="left" w:pos="2160"/>
        </w:tabs>
      </w:pPr>
      <w:r>
        <w:t>R</w:t>
      </w:r>
      <w:r w:rsidR="008A0F38" w:rsidRPr="00E77497">
        <w:t xml:space="preserve">eturn </w:t>
      </w:r>
      <w:r w:rsidR="00C700A2">
        <w:rPr>
          <w:i/>
        </w:rPr>
        <w:t>for</w:t>
      </w:r>
      <w:r w:rsidR="00C700A2" w:rsidRPr="00E7227A">
        <w:rPr>
          <w:i/>
        </w:rPr>
        <w:t>Dcl</w:t>
      </w:r>
      <w:r w:rsidR="008A0F38" w:rsidRPr="00E77497">
        <w:t>.</w:t>
      </w:r>
    </w:p>
    <w:p w14:paraId="1748F07D" w14:textId="77777777" w:rsidR="009F099E" w:rsidRPr="00E77497" w:rsidRDefault="00732086" w:rsidP="002068F0">
      <w:pPr>
        <w:pStyle w:val="Alg3"/>
        <w:numPr>
          <w:ilvl w:val="0"/>
          <w:numId w:val="662"/>
        </w:numPr>
        <w:ind w:hanging="540"/>
      </w:pPr>
      <w:r>
        <w:t xml:space="preserve">Let </w:t>
      </w:r>
      <w:r w:rsidRPr="00732086">
        <w:rPr>
          <w:i/>
        </w:rPr>
        <w:t>bodyResult</w:t>
      </w:r>
      <w:r>
        <w:t xml:space="preserve"> be the result of performing For</w:t>
      </w:r>
      <w:del w:id="7056" w:author="Rev 19 Allen Wirfs-Brock" w:date="2013-09-23T16:27:00Z">
        <w:r w:rsidDel="00D30056">
          <w:delText xml:space="preserve"> </w:delText>
        </w:r>
      </w:del>
      <w:r>
        <w:t>Body</w:t>
      </w:r>
      <w:del w:id="7057" w:author="Rev 19 Allen Wirfs-Brock" w:date="2013-09-23T16:27:00Z">
        <w:r w:rsidDel="00D30056">
          <w:delText xml:space="preserve"> </w:delText>
        </w:r>
      </w:del>
      <w:r>
        <w:t xml:space="preserve">Evaluation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p>
    <w:p w14:paraId="643EB7C3" w14:textId="77777777" w:rsidR="009F099E" w:rsidRPr="00E77497" w:rsidRDefault="00732086" w:rsidP="002068F0">
      <w:pPr>
        <w:pStyle w:val="Alg3"/>
        <w:numPr>
          <w:ilvl w:val="0"/>
          <w:numId w:val="662"/>
        </w:numPr>
        <w:ind w:hanging="540"/>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14:paraId="551C9133" w14:textId="77777777" w:rsidR="009F099E" w:rsidRPr="00E77497" w:rsidRDefault="00732086" w:rsidP="002068F0">
      <w:pPr>
        <w:pStyle w:val="Alg3"/>
        <w:numPr>
          <w:ilvl w:val="0"/>
          <w:numId w:val="662"/>
        </w:numPr>
        <w:spacing w:after="220"/>
        <w:ind w:hanging="540"/>
      </w:pPr>
      <w:r>
        <w:t xml:space="preserve">Return </w:t>
      </w:r>
      <w:r w:rsidR="009F099E" w:rsidRPr="00E77497">
        <w:t xml:space="preserve"> </w:t>
      </w:r>
      <w:r w:rsidRPr="00732086">
        <w:rPr>
          <w:i/>
        </w:rPr>
        <w:t>bodyResult</w:t>
      </w:r>
      <w:r>
        <w:t>.</w:t>
      </w:r>
    </w:p>
    <w:p w14:paraId="43FB37CE" w14:textId="77777777" w:rsidR="006D2B83" w:rsidRDefault="006D2B83" w:rsidP="00D30056">
      <w:pPr>
        <w:pStyle w:val="40"/>
      </w:pPr>
      <w:r w:rsidRPr="00E77497">
        <w:t xml:space="preserve">Runtime Semantics: </w:t>
      </w:r>
      <w:r w:rsidRPr="006D2B83">
        <w:t>For</w:t>
      </w:r>
      <w:del w:id="7058" w:author="Rev 19 Allen Wirfs-Brock" w:date="2013-09-23T16:26:00Z">
        <w:r w:rsidRPr="006D2B83" w:rsidDel="00D30056">
          <w:delText xml:space="preserve"> </w:delText>
        </w:r>
      </w:del>
      <w:r w:rsidRPr="006D2B83">
        <w:t>Body</w:t>
      </w:r>
      <w:del w:id="7059" w:author="Rev 19 Allen Wirfs-Brock" w:date="2013-09-23T16:26:00Z">
        <w:r w:rsidRPr="006D2B83" w:rsidDel="00D30056">
          <w:delText xml:space="preserve"> </w:delText>
        </w:r>
      </w:del>
      <w:r w:rsidRPr="006D2B83">
        <w:t>Evaluation</w:t>
      </w:r>
      <w:r>
        <w:t xml:space="preserve"> </w:t>
      </w:r>
      <w:del w:id="7060" w:author="Rev 19 Allen Wirfs-Brock" w:date="2013-09-23T16:25:00Z">
        <w:r w:rsidDel="00D30056">
          <w:delText>Abstract Operation</w:delText>
        </w:r>
      </w:del>
    </w:p>
    <w:p w14:paraId="1798B15B" w14:textId="77777777" w:rsidR="006D2B83" w:rsidRPr="0013710B" w:rsidRDefault="006D2B83" w:rsidP="006D2B83">
      <w:pPr>
        <w:rPr>
          <w:lang w:eastAsia="en-US"/>
        </w:rPr>
      </w:pPr>
      <w:r>
        <w:rPr>
          <w:lang w:eastAsia="en-US"/>
        </w:rPr>
        <w:t>The abstract operation For</w:t>
      </w:r>
      <w:del w:id="7061" w:author="Rev 19 Allen Wirfs-Brock" w:date="2013-09-23T16:26:00Z">
        <w:r w:rsidDel="00D30056">
          <w:rPr>
            <w:lang w:eastAsia="en-US"/>
          </w:rPr>
          <w:delText xml:space="preserve"> </w:delText>
        </w:r>
      </w:del>
      <w:r>
        <w:rPr>
          <w:lang w:eastAsia="en-US"/>
        </w:rPr>
        <w:t>Body</w:t>
      </w:r>
      <w:del w:id="7062" w:author="Rev 19 Allen Wirfs-Brock" w:date="2013-09-23T16:26:00Z">
        <w:r w:rsidDel="00D30056">
          <w:rPr>
            <w:lang w:eastAsia="en-US"/>
          </w:rPr>
          <w:delText xml:space="preserve"> </w:delText>
        </w:r>
      </w:del>
      <w:r>
        <w:rPr>
          <w:lang w:eastAsia="en-US"/>
        </w:rPr>
        <w:t xml:space="preserve">Evaluation with arguments </w:t>
      </w:r>
      <w:r>
        <w:rPr>
          <w:rFonts w:ascii="Times New Roman" w:hAnsi="Times New Roman"/>
          <w:i/>
          <w:lang w:eastAsia="en-US"/>
        </w:rPr>
        <w:t>testExpr</w:t>
      </w:r>
      <w:r>
        <w:rPr>
          <w:lang w:eastAsia="en-US"/>
        </w:rPr>
        <w:t xml:space="preserve">, </w:t>
      </w:r>
      <w:r>
        <w:rPr>
          <w:rFonts w:ascii="Times New Roman" w:hAnsi="Times New Roman"/>
          <w:i/>
          <w:lang w:eastAsia="en-US"/>
        </w:rPr>
        <w:t>incrementExpr</w:t>
      </w:r>
      <w:r>
        <w:rPr>
          <w:lang w:eastAsia="en-US"/>
        </w:rPr>
        <w:t xml:space="preserve">, </w:t>
      </w:r>
      <w:r w:rsidR="002B2EC5" w:rsidRPr="002C1977">
        <w:rPr>
          <w:rFonts w:ascii="Times New Roman" w:hAnsi="Times New Roman"/>
          <w:i/>
          <w:iCs/>
          <w:lang w:eastAsia="en-US"/>
        </w:rPr>
        <w:t>stmt</w:t>
      </w:r>
      <w:r w:rsidR="002B2EC5">
        <w:rPr>
          <w:lang w:eastAsia="en-US"/>
        </w:rPr>
        <w:t>,</w:t>
      </w:r>
      <w:r w:rsidR="002B2EC5">
        <w:rPr>
          <w:i/>
          <w:iCs/>
          <w:lang w:eastAsia="en-US"/>
        </w:rPr>
        <w:t xml:space="preserve"> </w:t>
      </w:r>
      <w:r>
        <w:rPr>
          <w:lang w:eastAsia="en-US"/>
        </w:rPr>
        <w:t xml:space="preserve">and </w:t>
      </w:r>
      <w:r w:rsidRPr="00033CAC">
        <w:rPr>
          <w:rFonts w:ascii="Times New Roman" w:hAnsi="Times New Roman"/>
          <w:i/>
          <w:lang w:eastAsia="en-US"/>
        </w:rPr>
        <w:t>labelSet</w:t>
      </w:r>
      <w:r>
        <w:rPr>
          <w:lang w:eastAsia="en-US"/>
        </w:rPr>
        <w:t xml:space="preserve"> is performed as follows:</w:t>
      </w:r>
    </w:p>
    <w:p w14:paraId="57D8A987" w14:textId="77777777" w:rsidR="006D2B83" w:rsidRPr="00E77497" w:rsidRDefault="006D2B83" w:rsidP="006D2B83">
      <w:pPr>
        <w:pStyle w:val="Alg3"/>
        <w:numPr>
          <w:ilvl w:val="0"/>
          <w:numId w:val="684"/>
        </w:numPr>
      </w:pPr>
      <w:r w:rsidRPr="00E77497">
        <w:t xml:space="preserve">Let </w:t>
      </w:r>
      <w:r w:rsidRPr="0013710B">
        <w:rPr>
          <w:i/>
        </w:rPr>
        <w:t>V</w:t>
      </w:r>
      <w:r w:rsidRPr="00E77497">
        <w:t xml:space="preserve"> = </w:t>
      </w:r>
      <w:commentRangeStart w:id="7063"/>
      <w:r w:rsidRPr="0013710B">
        <w:rPr>
          <w:b/>
        </w:rPr>
        <w:t>undefined</w:t>
      </w:r>
      <w:commentRangeEnd w:id="7063"/>
      <w:r>
        <w:rPr>
          <w:rStyle w:val="af6"/>
          <w:rFonts w:ascii="Arial" w:eastAsia="MS Mincho" w:hAnsi="Arial"/>
          <w:spacing w:val="0"/>
          <w:lang w:eastAsia="ja-JP"/>
        </w:rPr>
        <w:commentReference w:id="7063"/>
      </w:r>
      <w:r w:rsidRPr="00E77497">
        <w:t>.</w:t>
      </w:r>
    </w:p>
    <w:p w14:paraId="2DEC8619" w14:textId="77777777" w:rsidR="006D2B83" w:rsidRPr="00E77497" w:rsidRDefault="006D2B83" w:rsidP="006D2B83">
      <w:pPr>
        <w:pStyle w:val="Alg3"/>
        <w:numPr>
          <w:ilvl w:val="0"/>
          <w:numId w:val="684"/>
        </w:numPr>
      </w:pPr>
      <w:r w:rsidRPr="00E77497">
        <w:t>Repeat</w:t>
      </w:r>
    </w:p>
    <w:p w14:paraId="65E12FB1" w14:textId="77777777" w:rsidR="006D2B83" w:rsidRPr="00E77497" w:rsidRDefault="006D2B83" w:rsidP="006D2B83">
      <w:pPr>
        <w:pStyle w:val="Alg3"/>
        <w:numPr>
          <w:ilvl w:val="1"/>
          <w:numId w:val="684"/>
        </w:numPr>
      </w:pPr>
      <w:r w:rsidRPr="00E77497">
        <w:t xml:space="preserve">If </w:t>
      </w:r>
      <w:r>
        <w:rPr>
          <w:i/>
        </w:rPr>
        <w:t>testExpr</w:t>
      </w:r>
      <w:r w:rsidRPr="00E77497">
        <w:t xml:space="preserve"> is</w:t>
      </w:r>
      <w:r>
        <w:t xml:space="preserve"> not</w:t>
      </w:r>
      <w:r w:rsidRPr="00E77497">
        <w:t xml:space="preserve"> </w:t>
      </w:r>
      <w:r w:rsidRPr="00E77497">
        <w:rPr>
          <w:sz w:val="16"/>
        </w:rPr>
        <w:t>[empty]</w:t>
      </w:r>
      <w:r w:rsidRPr="00E77497">
        <w:t>, then</w:t>
      </w:r>
    </w:p>
    <w:p w14:paraId="0AEF8580" w14:textId="77777777" w:rsidR="006D2B83" w:rsidRPr="00E77497" w:rsidRDefault="006D2B83" w:rsidP="006D2B83">
      <w:pPr>
        <w:pStyle w:val="Alg3"/>
        <w:numPr>
          <w:ilvl w:val="2"/>
          <w:numId w:val="684"/>
        </w:numPr>
      </w:pPr>
      <w:r w:rsidRPr="00E77497">
        <w:t xml:space="preserve">Let </w:t>
      </w:r>
      <w:r w:rsidRPr="00E77497">
        <w:rPr>
          <w:i/>
        </w:rPr>
        <w:t>testExprRef</w:t>
      </w:r>
      <w:r w:rsidRPr="00E77497">
        <w:t xml:space="preserve"> be the result of evaluating </w:t>
      </w:r>
      <w:r>
        <w:rPr>
          <w:i/>
        </w:rPr>
        <w:t>testExpr</w:t>
      </w:r>
      <w:r w:rsidRPr="00E77497">
        <w:t>.</w:t>
      </w:r>
    </w:p>
    <w:p w14:paraId="21E13E11" w14:textId="77777777" w:rsidR="006D2B83" w:rsidRDefault="006D2B83" w:rsidP="006D2B83">
      <w:pPr>
        <w:pStyle w:val="Alg3"/>
        <w:numPr>
          <w:ilvl w:val="2"/>
          <w:numId w:val="684"/>
        </w:numPr>
      </w:pPr>
      <w:r>
        <w:t xml:space="preserve">Let </w:t>
      </w:r>
      <w:r>
        <w:rPr>
          <w:i/>
        </w:rPr>
        <w:t>testE</w:t>
      </w:r>
      <w:r w:rsidRPr="009E1306">
        <w:rPr>
          <w:i/>
        </w:rPr>
        <w:t>xprValue</w:t>
      </w:r>
      <w:r>
        <w:t xml:space="preserve"> be </w:t>
      </w:r>
      <w:r w:rsidRPr="00E77497">
        <w:t>ToBoolean(GetValue(</w:t>
      </w:r>
      <w:r w:rsidRPr="00E77497">
        <w:rPr>
          <w:i/>
        </w:rPr>
        <w:t>testExprRef</w:t>
      </w:r>
      <w:r w:rsidRPr="00E77497">
        <w:t>))</w:t>
      </w:r>
    </w:p>
    <w:p w14:paraId="5916DF5A" w14:textId="77777777" w:rsidR="006D2B83" w:rsidRPr="00E77497" w:rsidRDefault="006D2B83" w:rsidP="006D2B83">
      <w:pPr>
        <w:pStyle w:val="Alg3"/>
        <w:numPr>
          <w:ilvl w:val="2"/>
          <w:numId w:val="684"/>
        </w:numPr>
      </w:pPr>
      <w:r w:rsidRPr="00E77497">
        <w:t xml:space="preserve">If </w:t>
      </w:r>
      <w:r>
        <w:rPr>
          <w:i/>
        </w:rPr>
        <w:t>testE</w:t>
      </w:r>
      <w:r w:rsidRPr="009E1306">
        <w:rPr>
          <w:i/>
        </w:rPr>
        <w:t>xprValue</w:t>
      </w:r>
      <w:r w:rsidRPr="00E77497">
        <w:t xml:space="preserve"> is </w:t>
      </w:r>
      <w:r w:rsidRPr="00E77497">
        <w:rPr>
          <w:b/>
        </w:rPr>
        <w:t>false</w:t>
      </w:r>
      <w:r w:rsidRPr="00E77497">
        <w:t xml:space="preserve">, return </w:t>
      </w:r>
      <w:r>
        <w:t>NormalCompletion(</w:t>
      </w:r>
      <w:r w:rsidRPr="00E77497">
        <w:rPr>
          <w:i/>
        </w:rPr>
        <w:t>V</w:t>
      </w:r>
      <w:r w:rsidRPr="00E77497">
        <w:t>).</w:t>
      </w:r>
    </w:p>
    <w:p w14:paraId="5D835CFB" w14:textId="77777777" w:rsidR="006D2B83" w:rsidRPr="00E77497" w:rsidRDefault="006D2B83" w:rsidP="006D2B83">
      <w:pPr>
        <w:pStyle w:val="Alg3"/>
        <w:numPr>
          <w:ilvl w:val="2"/>
          <w:numId w:val="684"/>
        </w:numPr>
      </w:pPr>
      <w:r>
        <w:t>Else if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p>
    <w:p w14:paraId="1392E87F" w14:textId="77777777" w:rsidR="006D2B83" w:rsidRPr="00E77497" w:rsidRDefault="006D2B83" w:rsidP="002B2EC5">
      <w:pPr>
        <w:pStyle w:val="Alg3"/>
        <w:numPr>
          <w:ilvl w:val="1"/>
          <w:numId w:val="684"/>
        </w:numPr>
      </w:pPr>
      <w:r w:rsidRPr="00E77497">
        <w:t xml:space="preserve">Let </w:t>
      </w:r>
      <w:r w:rsidR="002B2EC5">
        <w:rPr>
          <w:i/>
        </w:rPr>
        <w:t>result</w:t>
      </w:r>
      <w:r w:rsidRPr="00E77497">
        <w:t xml:space="preserve"> be the result of evaluating </w:t>
      </w:r>
      <w:r w:rsidR="002B2EC5" w:rsidRPr="002B2EC5">
        <w:rPr>
          <w:i/>
          <w:iCs/>
        </w:rPr>
        <w:t>stmt</w:t>
      </w:r>
      <w:r w:rsidRPr="00E77497">
        <w:t>.</w:t>
      </w:r>
    </w:p>
    <w:p w14:paraId="05EE056A" w14:textId="77777777" w:rsidR="006D2B83" w:rsidRPr="00E77497" w:rsidRDefault="006D2B83" w:rsidP="002B2EC5">
      <w:pPr>
        <w:pStyle w:val="Alg3"/>
        <w:numPr>
          <w:ilvl w:val="1"/>
          <w:numId w:val="684"/>
        </w:numPr>
      </w:pPr>
      <w:r w:rsidRPr="00E77497">
        <w:t xml:space="preserve">If </w:t>
      </w:r>
      <w:r w:rsidR="002B2EC5">
        <w:rPr>
          <w:i/>
        </w:rPr>
        <w:t>result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002B2EC5">
        <w:rPr>
          <w:i/>
        </w:rPr>
        <w:t>result</w:t>
      </w:r>
      <w:r w:rsidRPr="00E77497">
        <w:t>.</w:t>
      </w:r>
      <w:r>
        <w:t>[[</w:t>
      </w:r>
      <w:r w:rsidRPr="00E77497">
        <w:t>value</w:t>
      </w:r>
      <w:r>
        <w:t>]].</w:t>
      </w:r>
    </w:p>
    <w:p w14:paraId="17526C9B" w14:textId="77777777" w:rsidR="006D2B83" w:rsidRPr="00E77497" w:rsidRDefault="006D2B83" w:rsidP="002B2EC5">
      <w:pPr>
        <w:pStyle w:val="Alg3"/>
        <w:numPr>
          <w:ilvl w:val="1"/>
          <w:numId w:val="684"/>
        </w:numPr>
      </w:pPr>
      <w:r w:rsidRPr="00E77497">
        <w:t xml:space="preserve">If </w:t>
      </w:r>
      <w:r>
        <w:t>LoopContinues (</w:t>
      </w:r>
      <w:r w:rsidR="002B2EC5">
        <w:rPr>
          <w:i/>
        </w:rPr>
        <w:t>result</w:t>
      </w:r>
      <w:r>
        <w:t>,</w:t>
      </w:r>
      <w:r w:rsidRPr="00451D9D">
        <w:rPr>
          <w:i/>
        </w:rPr>
        <w:t>labelSet</w:t>
      </w:r>
      <w:r>
        <w:t xml:space="preserve">) is </w:t>
      </w:r>
      <w:r>
        <w:rPr>
          <w:b/>
        </w:rPr>
        <w:t>false</w:t>
      </w:r>
      <w:r w:rsidRPr="00E77497">
        <w:t xml:space="preserve">, return </w:t>
      </w:r>
      <w:r w:rsidR="002B2EC5">
        <w:rPr>
          <w:i/>
        </w:rPr>
        <w:t>result</w:t>
      </w:r>
      <w:r w:rsidRPr="00E77497">
        <w:t>.</w:t>
      </w:r>
    </w:p>
    <w:p w14:paraId="501D3985" w14:textId="77777777" w:rsidR="006D2B83" w:rsidRPr="00E77497" w:rsidRDefault="006D2B83" w:rsidP="006D2B83">
      <w:pPr>
        <w:pStyle w:val="Alg3"/>
        <w:numPr>
          <w:ilvl w:val="1"/>
          <w:numId w:val="684"/>
        </w:numPr>
      </w:pPr>
      <w:r w:rsidRPr="00E77497">
        <w:t xml:space="preserve">If </w:t>
      </w:r>
      <w:r>
        <w:rPr>
          <w:i/>
        </w:rPr>
        <w:t>incrementExpr</w:t>
      </w:r>
      <w:r w:rsidRPr="00E77497" w:rsidDel="00033CAC">
        <w:rPr>
          <w:i/>
        </w:rPr>
        <w:t xml:space="preserve"> </w:t>
      </w:r>
      <w:r w:rsidRPr="00E77497">
        <w:t>is</w:t>
      </w:r>
      <w:r>
        <w:t xml:space="preserve"> not</w:t>
      </w:r>
      <w:r w:rsidRPr="00E77497">
        <w:t xml:space="preserve"> </w:t>
      </w:r>
      <w:r w:rsidRPr="00E77497">
        <w:rPr>
          <w:sz w:val="16"/>
        </w:rPr>
        <w:t>[empty]</w:t>
      </w:r>
      <w:r w:rsidRPr="00E77497">
        <w:t>, then</w:t>
      </w:r>
    </w:p>
    <w:p w14:paraId="0C347A89" w14:textId="77777777" w:rsidR="006D2B83" w:rsidRPr="00E77497" w:rsidRDefault="006D2B83" w:rsidP="006D2B83">
      <w:pPr>
        <w:pStyle w:val="Alg3"/>
        <w:numPr>
          <w:ilvl w:val="2"/>
          <w:numId w:val="684"/>
        </w:numPr>
      </w:pPr>
      <w:r w:rsidRPr="00E77497">
        <w:t xml:space="preserve">Let </w:t>
      </w:r>
      <w:r w:rsidRPr="00E77497">
        <w:rPr>
          <w:i/>
        </w:rPr>
        <w:t>incExprRef</w:t>
      </w:r>
      <w:r w:rsidRPr="00E77497">
        <w:t xml:space="preserve"> be the result of evaluating </w:t>
      </w:r>
      <w:r>
        <w:rPr>
          <w:i/>
        </w:rPr>
        <w:t>incrementExpr</w:t>
      </w:r>
      <w:r w:rsidRPr="00E77497">
        <w:t>.</w:t>
      </w:r>
    </w:p>
    <w:p w14:paraId="544D9DBB" w14:textId="77777777" w:rsidR="006D2B83" w:rsidRDefault="006D2B83" w:rsidP="006D2B83">
      <w:pPr>
        <w:pStyle w:val="Alg3"/>
        <w:numPr>
          <w:ilvl w:val="2"/>
          <w:numId w:val="684"/>
        </w:numPr>
        <w:contextualSpacing/>
      </w:pPr>
      <w:r>
        <w:t xml:space="preserve">Let </w:t>
      </w:r>
      <w:r w:rsidRPr="00E77497">
        <w:rPr>
          <w:i/>
        </w:rPr>
        <w:t>incExpr</w:t>
      </w:r>
      <w:r>
        <w:rPr>
          <w:i/>
        </w:rPr>
        <w:t>Value</w:t>
      </w:r>
      <w:r w:rsidRPr="00E77497">
        <w:t xml:space="preserve"> </w:t>
      </w:r>
      <w:r>
        <w:t>be</w:t>
      </w:r>
      <w:r w:rsidRPr="00E77497">
        <w:t xml:space="preserve"> GetValue(</w:t>
      </w:r>
      <w:r w:rsidRPr="00E77497">
        <w:rPr>
          <w:i/>
        </w:rPr>
        <w:t>incExprRef</w:t>
      </w:r>
      <w:r w:rsidRPr="00E77497">
        <w:t xml:space="preserve">). </w:t>
      </w:r>
    </w:p>
    <w:p w14:paraId="40A8DF1B" w14:textId="77777777" w:rsidR="006D2B83" w:rsidRPr="00DC5061" w:rsidRDefault="006D2B83" w:rsidP="006D2B83">
      <w:pPr>
        <w:numPr>
          <w:ilvl w:val="2"/>
          <w:numId w:val="684"/>
        </w:numPr>
        <w:spacing w:line="240" w:lineRule="auto"/>
        <w:jc w:val="left"/>
        <w:rPr>
          <w:rFonts w:ascii="Times New Roman" w:eastAsia="Times New Roman" w:hAnsi="Times New Roman"/>
          <w:spacing w:val="6"/>
          <w:lang w:eastAsia="en-US"/>
        </w:rPr>
      </w:pPr>
      <w:r w:rsidRPr="00DC5061">
        <w:rPr>
          <w:rFonts w:ascii="Times New Roman" w:eastAsia="Times New Roman" w:hAnsi="Times New Roman"/>
          <w:spacing w:val="6"/>
          <w:lang w:eastAsia="en-US"/>
        </w:rPr>
        <w:t xml:space="preserve">If </w:t>
      </w:r>
      <w:r>
        <w:rPr>
          <w:rFonts w:ascii="Times New Roman" w:eastAsia="Times New Roman" w:hAnsi="Times New Roman"/>
          <w:spacing w:val="6"/>
          <w:lang w:eastAsia="en-US"/>
        </w:rPr>
        <w:t>LoopContinues</w:t>
      </w:r>
      <w:r w:rsidRPr="00DC5061">
        <w:rPr>
          <w:rFonts w:ascii="Times New Roman" w:eastAsia="Times New Roman" w:hAnsi="Times New Roman"/>
          <w:spacing w:val="6"/>
          <w:lang w:eastAsia="en-US"/>
        </w:rPr>
        <w:t>(</w:t>
      </w:r>
      <w:r w:rsidRPr="00DC5061">
        <w:rPr>
          <w:rFonts w:ascii="Times New Roman" w:hAnsi="Times New Roman"/>
          <w:i/>
        </w:rPr>
        <w:t>incExprValue</w:t>
      </w:r>
      <w:r w:rsidRPr="00DC5061">
        <w:rPr>
          <w:rFonts w:ascii="Times New Roman" w:eastAsia="Times New Roman" w:hAnsi="Times New Roman"/>
          <w:spacing w:val="6"/>
          <w:lang w:eastAsia="en-US"/>
        </w:rPr>
        <w:t>,</w:t>
      </w:r>
      <w:r w:rsidRPr="00DC5061">
        <w:rPr>
          <w:rFonts w:ascii="Times New Roman" w:eastAsia="Times New Roman" w:hAnsi="Times New Roman"/>
          <w:i/>
          <w:spacing w:val="6"/>
          <w:lang w:eastAsia="en-US"/>
        </w:rPr>
        <w:t>labelSet</w:t>
      </w:r>
      <w:r w:rsidRPr="00DC5061">
        <w:rPr>
          <w:rFonts w:ascii="Times New Roman" w:eastAsia="Times New Roman" w:hAnsi="Times New Roman"/>
          <w:spacing w:val="6"/>
          <w:lang w:eastAsia="en-US"/>
        </w:rPr>
        <w:t xml:space="preserve">) is </w:t>
      </w:r>
      <w:r w:rsidRPr="00DC5061">
        <w:rPr>
          <w:rFonts w:ascii="Times New Roman" w:eastAsia="Times New Roman" w:hAnsi="Times New Roman"/>
          <w:b/>
          <w:spacing w:val="6"/>
          <w:lang w:eastAsia="en-US"/>
        </w:rPr>
        <w:t>false</w:t>
      </w:r>
      <w:r w:rsidRPr="00DC5061">
        <w:rPr>
          <w:rFonts w:ascii="Times New Roman" w:eastAsia="Times New Roman" w:hAnsi="Times New Roman"/>
          <w:spacing w:val="6"/>
          <w:lang w:eastAsia="en-US"/>
        </w:rPr>
        <w:t xml:space="preserve">, return </w:t>
      </w:r>
      <w:r w:rsidRPr="00DC5061">
        <w:rPr>
          <w:rFonts w:ascii="Times New Roman" w:hAnsi="Times New Roman"/>
          <w:i/>
        </w:rPr>
        <w:t>incExprValue</w:t>
      </w:r>
      <w:r w:rsidRPr="00DC5061">
        <w:rPr>
          <w:rFonts w:ascii="Times New Roman" w:eastAsia="Times New Roman" w:hAnsi="Times New Roman"/>
          <w:i/>
          <w:spacing w:val="6"/>
          <w:lang w:eastAsia="en-US"/>
        </w:rPr>
        <w:t>.</w:t>
      </w:r>
    </w:p>
    <w:p w14:paraId="2983F649" w14:textId="77777777" w:rsidR="004C02EF" w:rsidRPr="00E77497" w:rsidRDefault="004C02EF" w:rsidP="00D148E9">
      <w:pPr>
        <w:pStyle w:val="30"/>
      </w:pPr>
      <w:bookmarkStart w:id="7064" w:name="_Ref365536873"/>
      <w:bookmarkStart w:id="7065" w:name="_Ref365536976"/>
      <w:bookmarkStart w:id="7066" w:name="_Ref365546092"/>
      <w:bookmarkStart w:id="7067" w:name="_Toc368050477"/>
      <w:r w:rsidRPr="00E77497">
        <w:t xml:space="preserve">The </w:t>
      </w:r>
      <w:r w:rsidRPr="00E77497">
        <w:rPr>
          <w:rFonts w:ascii="Courier New" w:hAnsi="Courier New"/>
        </w:rPr>
        <w:t>for</w:t>
      </w:r>
      <w:r w:rsidRPr="00E77497">
        <w:t>-</w:t>
      </w:r>
      <w:r w:rsidRPr="00E77497">
        <w:rPr>
          <w:rFonts w:ascii="Courier New" w:hAnsi="Courier New"/>
        </w:rPr>
        <w:t>in</w:t>
      </w:r>
      <w:r w:rsidRPr="00E77497">
        <w:t xml:space="preserve"> </w:t>
      </w:r>
      <w:r w:rsidR="00BD6B41">
        <w:t xml:space="preserve">and </w:t>
      </w:r>
      <w:r w:rsidR="00BD6B41" w:rsidRPr="00E77497">
        <w:rPr>
          <w:rFonts w:ascii="Courier New" w:hAnsi="Courier New"/>
        </w:rPr>
        <w:t>for</w:t>
      </w:r>
      <w:r w:rsidR="00BD6B41" w:rsidRPr="00E77497">
        <w:t>-</w:t>
      </w:r>
      <w:r w:rsidR="00BD6B41">
        <w:rPr>
          <w:rFonts w:ascii="Courier New" w:hAnsi="Courier New"/>
        </w:rPr>
        <w:t>of</w:t>
      </w:r>
      <w:r w:rsidR="00BD6B41">
        <w:t xml:space="preserve"> </w:t>
      </w:r>
      <w:r w:rsidRPr="00E77497">
        <w:t>Statemen</w:t>
      </w:r>
      <w:bookmarkEnd w:id="7032"/>
      <w:bookmarkEnd w:id="7033"/>
      <w:bookmarkEnd w:id="7034"/>
      <w:bookmarkEnd w:id="7035"/>
      <w:bookmarkEnd w:id="7036"/>
      <w:bookmarkEnd w:id="7037"/>
      <w:bookmarkEnd w:id="7038"/>
      <w:bookmarkEnd w:id="7039"/>
      <w:bookmarkEnd w:id="7040"/>
      <w:bookmarkEnd w:id="7041"/>
      <w:bookmarkEnd w:id="7042"/>
      <w:r w:rsidRPr="00E77497">
        <w:t>t</w:t>
      </w:r>
      <w:bookmarkEnd w:id="7043"/>
      <w:bookmarkEnd w:id="7044"/>
      <w:bookmarkEnd w:id="7045"/>
      <w:bookmarkEnd w:id="7046"/>
      <w:bookmarkEnd w:id="7047"/>
      <w:bookmarkEnd w:id="7048"/>
      <w:bookmarkEnd w:id="7049"/>
      <w:r w:rsidR="00BD6B41">
        <w:t>s</w:t>
      </w:r>
      <w:bookmarkEnd w:id="7064"/>
      <w:bookmarkEnd w:id="7065"/>
      <w:bookmarkEnd w:id="7066"/>
      <w:bookmarkEnd w:id="7067"/>
    </w:p>
    <w:p w14:paraId="468C2270" w14:textId="77777777" w:rsidR="00F5066A" w:rsidRPr="00E77497" w:rsidDel="006A65F3" w:rsidRDefault="00F5066A">
      <w:pPr>
        <w:pStyle w:val="40"/>
        <w:rPr>
          <w:del w:id="7068" w:author="Rev 19 Allen Wirfs-Brock" w:date="2013-09-11T18:35:00Z"/>
        </w:rPr>
      </w:pPr>
      <w:del w:id="7069" w:author="Rev 19 Allen Wirfs-Brock" w:date="2013-09-11T18:35:00Z">
        <w:r w:rsidRPr="00E77497" w:rsidDel="006A65F3">
          <w:delText>Static Semantics</w:delText>
        </w:r>
      </w:del>
    </w:p>
    <w:p w14:paraId="09120D50" w14:textId="77777777" w:rsidR="00AB39BE" w:rsidRPr="00E77497" w:rsidRDefault="00AB39BE" w:rsidP="006A78DC">
      <w:pPr>
        <w:pStyle w:val="40"/>
        <w:rPr>
          <w:rFonts w:ascii="Helvetica" w:hAnsi="Helvetica"/>
        </w:rPr>
      </w:pPr>
      <w:r w:rsidRPr="00E77497">
        <w:rPr>
          <w:rFonts w:ascii="Helvetica" w:hAnsi="Helvetica"/>
        </w:rPr>
        <w:t>Static Semantics:  Early Errors</w:t>
      </w:r>
    </w:p>
    <w:p w14:paraId="14957BC0" w14:textId="77777777" w:rsidR="0078764F" w:rsidRDefault="0078764F" w:rsidP="0078764F">
      <w:pPr>
        <w:contextualSpacing/>
        <w:jc w:val="left"/>
      </w:pPr>
      <w:r w:rsidRPr="00E77497">
        <w:rPr>
          <w:rFonts w:ascii="Times New Roman" w:hAnsi="Times New Roman"/>
          <w:i/>
        </w:rPr>
        <w:t>IterationStatement</w:t>
      </w:r>
      <w:r w:rsidRPr="00E77497">
        <w:t xml:space="preserve"> </w:t>
      </w:r>
      <w:r w:rsidRPr="00E77497">
        <w:rPr>
          <w:b/>
        </w:rPr>
        <w:t>:</w:t>
      </w:r>
      <w:r w:rsidRPr="00E77497">
        <w:t xml:space="preserve"> </w:t>
      </w:r>
    </w:p>
    <w:p w14:paraId="45B92561" w14:textId="77777777"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6ADBCFA7" w14:textId="77777777"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006067DC" w:rsidRPr="00C5668D">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0DBA3C92" w14:textId="77777777" w:rsidR="0038499E" w:rsidRDefault="0038499E" w:rsidP="0038499E">
      <w:pPr>
        <w:numPr>
          <w:ilvl w:val="0"/>
          <w:numId w:val="737"/>
        </w:numPr>
        <w:contextualSpacing/>
      </w:pPr>
      <w:r>
        <w:t>It is a Syntax Error</w:t>
      </w:r>
      <w:r w:rsidR="00F0301E">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14:paraId="3CB26D1A" w14:textId="77777777" w:rsidR="0038499E" w:rsidRDefault="0038499E" w:rsidP="0038499E">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14:paraId="241063E6" w14:textId="77777777" w:rsidR="0038499E" w:rsidRDefault="0038499E"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14:paraId="23D54626" w14:textId="77777777" w:rsidR="0038499E" w:rsidRDefault="0038499E" w:rsidP="0038499E">
      <w:pPr>
        <w:numPr>
          <w:ilvl w:val="0"/>
          <w:numId w:val="737"/>
        </w:numPr>
        <w:contextualSpacing/>
      </w:pPr>
      <w:r>
        <w:t xml:space="preserve">It is a </w:t>
      </w:r>
      <w:r w:rsidRPr="00E77497">
        <w:t xml:space="preserve">Syntax </w:t>
      </w:r>
      <w:r>
        <w:t>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14:paraId="47F0E03E" w14:textId="77777777" w:rsidR="009C5E83" w:rsidRPr="00E77497" w:rsidRDefault="009C5E83" w:rsidP="00E208A2">
      <w:pPr>
        <w:numPr>
          <w:ilvl w:val="0"/>
          <w:numId w:val="737"/>
        </w:numPr>
        <w:jc w:val="left"/>
      </w:pPr>
      <w:r w:rsidRPr="00E77497">
        <w:t xml:space="preserve">It is a Syntax Error if the </w:t>
      </w:r>
      <w:r w:rsidRPr="00E77497">
        <w:rPr>
          <w:rStyle w:val="bnf"/>
        </w:rPr>
        <w:t>LeftHandSideExpression</w:t>
      </w:r>
      <w:r w:rsidRPr="00E77497">
        <w:t xml:space="preserve"> is </w:t>
      </w:r>
      <w: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C5525D" w:rsidRPr="00C5525D">
        <w:t xml:space="preserve"> </w:t>
      </w:r>
      <w:r w:rsidR="00C5525D">
        <w:t xml:space="preserve">if that production is substituted for </w:t>
      </w:r>
      <w:r w:rsidR="00C5525D" w:rsidRPr="00E77497">
        <w:rPr>
          <w:rStyle w:val="bnf"/>
        </w:rPr>
        <w:t>LeftHandSideExpression</w:t>
      </w:r>
      <w:r w:rsidRPr="00E77497">
        <w:t>. This rule is recursively applied.</w:t>
      </w:r>
    </w:p>
    <w:p w14:paraId="7ED78C74" w14:textId="77777777" w:rsidR="00C5525D" w:rsidRDefault="00C5525D" w:rsidP="00C5525D">
      <w:pPr>
        <w:pStyle w:val="Note"/>
        <w:ind w:left="806" w:hanging="720"/>
        <w:jc w:val="left"/>
      </w:pPr>
      <w:r>
        <w:t>NOTE</w:t>
      </w:r>
      <w:r>
        <w:tab/>
        <w:t xml:space="preserve">The last rule means that the other rules are applied even if multiple levels of nested parenthesises surround </w:t>
      </w:r>
      <w:r w:rsidRPr="00E77497">
        <w:rPr>
          <w:rStyle w:val="bnf"/>
        </w:rPr>
        <w:t>Expression</w:t>
      </w:r>
      <w:r>
        <w:t>.</w:t>
      </w:r>
    </w:p>
    <w:p w14:paraId="2E34277E" w14:textId="77777777" w:rsidR="0078764F" w:rsidRDefault="0038499E" w:rsidP="0078764F">
      <w:pPr>
        <w:contextualSpacing/>
        <w:jc w:val="left"/>
      </w:pPr>
      <w:r>
        <w:rPr>
          <w:rFonts w:ascii="Times New Roman" w:hAnsi="Times New Roman"/>
          <w:i/>
        </w:rPr>
        <w:t>I</w:t>
      </w:r>
      <w:r w:rsidR="0078764F" w:rsidRPr="00E77497">
        <w:rPr>
          <w:rFonts w:ascii="Times New Roman" w:hAnsi="Times New Roman"/>
          <w:i/>
        </w:rPr>
        <w:t>terationStatement</w:t>
      </w:r>
      <w:r w:rsidR="0078764F" w:rsidRPr="00E77497">
        <w:t xml:space="preserve"> </w:t>
      </w:r>
      <w:r w:rsidR="0078764F" w:rsidRPr="00E77497">
        <w:rPr>
          <w:b/>
        </w:rPr>
        <w:t>:</w:t>
      </w:r>
      <w:r w:rsidR="0078764F" w:rsidRPr="00E77497">
        <w:t xml:space="preserve"> </w:t>
      </w:r>
    </w:p>
    <w:p w14:paraId="21DBCF3D" w14:textId="77777777"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08AA0F0F" w14:textId="77777777"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7F107941" w14:textId="77777777" w:rsidR="00AB39BE" w:rsidRPr="00E77497" w:rsidRDefault="00AB39BE" w:rsidP="003E3BEA">
      <w:pPr>
        <w:numPr>
          <w:ilvl w:val="0"/>
          <w:numId w:val="737"/>
        </w:numPr>
        <w:spacing w:after="220"/>
      </w:pPr>
      <w:r w:rsidRPr="00E77497">
        <w:t xml:space="preserve">It is a Syntax Error if any element of the </w:t>
      </w:r>
      <w:r w:rsidR="003E3BEA">
        <w:t>BoundNames</w:t>
      </w:r>
      <w:r w:rsidRPr="00E77497">
        <w:t xml:space="preserve"> of </w:t>
      </w:r>
      <w:r>
        <w:rPr>
          <w:rFonts w:ascii="Times New Roman" w:hAnsi="Times New Roman"/>
          <w:i/>
        </w:rPr>
        <w:t>ForDeclaration</w:t>
      </w:r>
      <w:r w:rsidRPr="00E77497">
        <w:t xml:space="preserve"> also occurs in the </w:t>
      </w:r>
      <w:r w:rsidR="00201325">
        <w:t>VarDeclaredNames</w:t>
      </w:r>
      <w:r w:rsidRPr="00E77497">
        <w:t xml:space="preserve"> of </w:t>
      </w:r>
      <w:r w:rsidRPr="00E77497">
        <w:rPr>
          <w:rFonts w:ascii="Times New Roman" w:hAnsi="Times New Roman"/>
          <w:i/>
        </w:rPr>
        <w:t>Statement</w:t>
      </w:r>
      <w:r w:rsidRPr="00E77497">
        <w:t>.</w:t>
      </w:r>
    </w:p>
    <w:p w14:paraId="3608A568" w14:textId="77777777" w:rsidR="001A6405" w:rsidRPr="00E77497" w:rsidRDefault="001A6405" w:rsidP="006A78DC">
      <w:pPr>
        <w:pStyle w:val="40"/>
      </w:pPr>
      <w:bookmarkStart w:id="7070" w:name="_Ref367714785"/>
      <w:r w:rsidRPr="00E77497">
        <w:t xml:space="preserve">Static Semantics:  </w:t>
      </w:r>
      <w:r w:rsidR="00201325">
        <w:rPr>
          <w:lang w:eastAsia="en-US"/>
        </w:rPr>
        <w:t>BoundNames</w:t>
      </w:r>
      <w:bookmarkEnd w:id="7070"/>
    </w:p>
    <w:p w14:paraId="04BE44C0" w14:textId="77777777" w:rsidR="00D30056" w:rsidRPr="00F742D3" w:rsidRDefault="00D30056" w:rsidP="00D30056">
      <w:pPr>
        <w:rPr>
          <w:ins w:id="7071" w:author="Rev 19 Allen Wirfs-Brock" w:date="2013-09-23T15:57:00Z"/>
        </w:rPr>
      </w:pPr>
      <w:ins w:id="7072" w:author="Rev 19 Allen Wirfs-Brock" w:date="2013-09-23T15:57:00Z">
        <w:r>
          <w:t xml:space="preserve">See also: </w:t>
        </w:r>
        <w:r>
          <w:fldChar w:fldCharType="begin"/>
        </w:r>
        <w:r>
          <w:instrText xml:space="preserve"> REF _Ref367714652 \r \h </w:instrText>
        </w:r>
      </w:ins>
      <w:ins w:id="7073" w:author="Rev 19 Allen Wirfs-Brock" w:date="2013-09-23T15:57:00Z">
        <w:r>
          <w:fldChar w:fldCharType="separate"/>
        </w:r>
      </w:ins>
      <w:ins w:id="7074" w:author="Rev 19 Allen Wirfs-Brock" w:date="2013-09-27T13:22:00Z">
        <w:r w:rsidR="00D433E8">
          <w:t>13.2.1.2</w:t>
        </w:r>
      </w:ins>
      <w:ins w:id="7075" w:author="Rev 19 Allen Wirfs-Brock" w:date="2013-09-23T15:57:00Z">
        <w:r>
          <w:fldChar w:fldCharType="end"/>
        </w:r>
        <w:r>
          <w:t xml:space="preserve">, </w:t>
        </w:r>
        <w:r>
          <w:fldChar w:fldCharType="begin"/>
        </w:r>
        <w:r>
          <w:instrText xml:space="preserve"> REF _Ref367714706 \r \h </w:instrText>
        </w:r>
      </w:ins>
      <w:ins w:id="7076" w:author="Rev 19 Allen Wirfs-Brock" w:date="2013-09-23T15:57:00Z">
        <w:r>
          <w:fldChar w:fldCharType="separate"/>
        </w:r>
      </w:ins>
      <w:ins w:id="7077" w:author="Rev 19 Allen Wirfs-Brock" w:date="2013-09-27T13:22:00Z">
        <w:r w:rsidR="00D433E8">
          <w:t>13.2.2.1</w:t>
        </w:r>
      </w:ins>
      <w:ins w:id="7078" w:author="Rev 19 Allen Wirfs-Brock" w:date="2013-09-23T15:57:00Z">
        <w:r>
          <w:fldChar w:fldCharType="end"/>
        </w:r>
        <w:r>
          <w:t xml:space="preserve">, </w:t>
        </w:r>
        <w:r>
          <w:fldChar w:fldCharType="begin"/>
        </w:r>
        <w:r>
          <w:instrText xml:space="preserve"> REF _Ref367714756 \r \h </w:instrText>
        </w:r>
      </w:ins>
      <w:ins w:id="7079" w:author="Rev 19 Allen Wirfs-Brock" w:date="2013-09-23T15:57:00Z">
        <w:r>
          <w:fldChar w:fldCharType="separate"/>
        </w:r>
      </w:ins>
      <w:ins w:id="7080" w:author="Rev 19 Allen Wirfs-Brock" w:date="2013-09-27T13:22:00Z">
        <w:r w:rsidR="00D433E8">
          <w:t>13.2.3.2</w:t>
        </w:r>
      </w:ins>
      <w:ins w:id="7081" w:author="Rev 19 Allen Wirfs-Brock" w:date="2013-09-23T15:57:00Z">
        <w:r>
          <w:fldChar w:fldCharType="end"/>
        </w:r>
        <w:r>
          <w:t xml:space="preserve">, </w:t>
        </w:r>
        <w:r>
          <w:fldChar w:fldCharType="begin"/>
        </w:r>
        <w:r>
          <w:instrText xml:space="preserve"> REF _Ref367714847 \r \h </w:instrText>
        </w:r>
      </w:ins>
      <w:ins w:id="7082" w:author="Rev 19 Allen Wirfs-Brock" w:date="2013-09-23T15:57:00Z">
        <w:r>
          <w:fldChar w:fldCharType="separate"/>
        </w:r>
      </w:ins>
      <w:ins w:id="7083" w:author="Rev 19 Allen Wirfs-Brock" w:date="2013-09-27T13:22:00Z">
        <w:r w:rsidR="00D433E8">
          <w:t>14.1.2</w:t>
        </w:r>
      </w:ins>
      <w:ins w:id="7084" w:author="Rev 19 Allen Wirfs-Brock" w:date="2013-09-23T15:57:00Z">
        <w:r>
          <w:fldChar w:fldCharType="end"/>
        </w:r>
        <w:r>
          <w:t xml:space="preserve">, </w:t>
        </w:r>
        <w:r>
          <w:fldChar w:fldCharType="begin"/>
        </w:r>
        <w:r>
          <w:instrText xml:space="preserve"> REF _Ref367714869 \r \h </w:instrText>
        </w:r>
      </w:ins>
      <w:ins w:id="7085" w:author="Rev 19 Allen Wirfs-Brock" w:date="2013-09-23T15:57:00Z">
        <w:r>
          <w:fldChar w:fldCharType="separate"/>
        </w:r>
      </w:ins>
      <w:ins w:id="7086" w:author="Rev 19 Allen Wirfs-Brock" w:date="2013-09-27T13:22:00Z">
        <w:r w:rsidR="00D433E8">
          <w:t>14.2.2</w:t>
        </w:r>
      </w:ins>
      <w:ins w:id="7087" w:author="Rev 19 Allen Wirfs-Brock" w:date="2013-09-23T15:57:00Z">
        <w:r>
          <w:fldChar w:fldCharType="end"/>
        </w:r>
        <w:r>
          <w:t xml:space="preserve">, </w:t>
        </w:r>
        <w:r>
          <w:fldChar w:fldCharType="begin"/>
        </w:r>
        <w:r>
          <w:instrText xml:space="preserve"> REF _Ref367714895 \r \h </w:instrText>
        </w:r>
      </w:ins>
      <w:ins w:id="7088" w:author="Rev 19 Allen Wirfs-Brock" w:date="2013-09-23T15:57:00Z">
        <w:r>
          <w:fldChar w:fldCharType="separate"/>
        </w:r>
      </w:ins>
      <w:ins w:id="7089" w:author="Rev 19 Allen Wirfs-Brock" w:date="2013-09-27T13:22:00Z">
        <w:r w:rsidR="00D433E8">
          <w:t>14.4.2</w:t>
        </w:r>
      </w:ins>
      <w:ins w:id="7090" w:author="Rev 19 Allen Wirfs-Brock" w:date="2013-09-23T15:57:00Z">
        <w:r>
          <w:fldChar w:fldCharType="end"/>
        </w:r>
        <w:r>
          <w:t xml:space="preserve">, </w:t>
        </w:r>
        <w:r>
          <w:fldChar w:fldCharType="begin"/>
        </w:r>
        <w:r>
          <w:instrText xml:space="preserve"> REF _Ref367714927 \r \h </w:instrText>
        </w:r>
      </w:ins>
      <w:ins w:id="7091" w:author="Rev 19 Allen Wirfs-Brock" w:date="2013-09-23T15:57:00Z">
        <w:r>
          <w:fldChar w:fldCharType="separate"/>
        </w:r>
      </w:ins>
      <w:ins w:id="7092" w:author="Rev 19 Allen Wirfs-Brock" w:date="2013-09-27T13:22:00Z">
        <w:r w:rsidR="00D433E8">
          <w:t>14.5.2</w:t>
        </w:r>
      </w:ins>
      <w:ins w:id="7093" w:author="Rev 19 Allen Wirfs-Brock" w:date="2013-09-23T15:57:00Z">
        <w:r>
          <w:fldChar w:fldCharType="end"/>
        </w:r>
        <w:r>
          <w:t xml:space="preserve">, </w:t>
        </w:r>
        <w:r>
          <w:fldChar w:fldCharType="begin"/>
        </w:r>
        <w:r>
          <w:instrText xml:space="preserve"> REF _Ref367714971 \r \h </w:instrText>
        </w:r>
      </w:ins>
      <w:ins w:id="7094" w:author="Rev 19 Allen Wirfs-Brock" w:date="2013-09-23T15:57:00Z">
        <w:r>
          <w:fldChar w:fldCharType="separate"/>
        </w:r>
      </w:ins>
      <w:ins w:id="7095" w:author="Rev 19 Allen Wirfs-Brock" w:date="2013-09-27T13:22:00Z">
        <w:r w:rsidR="00D433E8">
          <w:t>15.1.1.2</w:t>
        </w:r>
      </w:ins>
      <w:ins w:id="7096" w:author="Rev 19 Allen Wirfs-Brock" w:date="2013-09-23T15:57:00Z">
        <w:r>
          <w:fldChar w:fldCharType="end"/>
        </w:r>
        <w:r>
          <w:t xml:space="preserve">, </w:t>
        </w:r>
        <w:r>
          <w:fldChar w:fldCharType="begin"/>
        </w:r>
        <w:r>
          <w:instrText xml:space="preserve"> REF _Ref367714989 \r \h </w:instrText>
        </w:r>
      </w:ins>
      <w:ins w:id="7097" w:author="Rev 19 Allen Wirfs-Brock" w:date="2013-09-23T15:57:00Z">
        <w:r>
          <w:fldChar w:fldCharType="separate"/>
        </w:r>
      </w:ins>
      <w:ins w:id="7098" w:author="Rev 19 Allen Wirfs-Brock" w:date="2013-09-27T13:22:00Z">
        <w:r w:rsidR="00D433E8">
          <w:t>15.1.2.1</w:t>
        </w:r>
      </w:ins>
      <w:ins w:id="7099" w:author="Rev 19 Allen Wirfs-Brock" w:date="2013-09-23T15:57:00Z">
        <w:r>
          <w:fldChar w:fldCharType="end"/>
        </w:r>
        <w:r>
          <w:t>.</w:t>
        </w:r>
      </w:ins>
    </w:p>
    <w:p w14:paraId="1260358C" w14:textId="77777777" w:rsidR="001A6405" w:rsidRPr="00E77497" w:rsidRDefault="001A6405" w:rsidP="001A6405">
      <w:r w:rsidRPr="001A6405">
        <w:rPr>
          <w:rFonts w:ascii="Times New Roman" w:hAnsi="Times New Roman"/>
          <w:i/>
        </w:rPr>
        <w:t>ForDeclaration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DB251D" w:rsidRPr="0027695A">
        <w:rPr>
          <w:rFonts w:ascii="Times New Roman" w:hAnsi="Times New Roman"/>
          <w:i/>
        </w:rPr>
        <w:t>LetOrConst</w:t>
      </w:r>
      <w:r w:rsidR="00DB251D" w:rsidRPr="00DB251D">
        <w:rPr>
          <w:rFonts w:ascii="Courier New" w:hAnsi="Courier New"/>
          <w:b/>
          <w:i/>
        </w:rPr>
        <w:t xml:space="preserve"> </w:t>
      </w:r>
      <w:r w:rsidR="004A3CB8">
        <w:rPr>
          <w:rFonts w:ascii="Times New Roman" w:hAnsi="Times New Roman"/>
          <w:i/>
        </w:rPr>
        <w:t>For</w:t>
      </w:r>
      <w:r w:rsidRPr="00E77497">
        <w:rPr>
          <w:rFonts w:ascii="Times New Roman" w:hAnsi="Times New Roman"/>
          <w:i/>
        </w:rPr>
        <w:t xml:space="preserve">Binding </w:t>
      </w:r>
    </w:p>
    <w:p w14:paraId="0FF2ED64" w14:textId="77777777" w:rsidR="001A6405" w:rsidRPr="00E77497" w:rsidRDefault="001A6405" w:rsidP="00CA7892">
      <w:pPr>
        <w:pStyle w:val="Alg4"/>
        <w:numPr>
          <w:ilvl w:val="0"/>
          <w:numId w:val="646"/>
        </w:numPr>
        <w:spacing w:after="220"/>
        <w:contextualSpacing/>
      </w:pPr>
      <w:r w:rsidRPr="00E77497">
        <w:t xml:space="preserve">Return </w:t>
      </w:r>
      <w:r w:rsidR="002F6D6F">
        <w:t xml:space="preserve">the </w:t>
      </w:r>
      <w:r w:rsidR="00201325">
        <w:t>BoundNames</w:t>
      </w:r>
      <w:r w:rsidRPr="00E77497">
        <w:t xml:space="preserve"> of </w:t>
      </w:r>
      <w:r w:rsidR="004A3CB8">
        <w:rPr>
          <w:i/>
        </w:rPr>
        <w:t>For</w:t>
      </w:r>
      <w:r w:rsidRPr="00E77497">
        <w:rPr>
          <w:i/>
        </w:rPr>
        <w:t>Binding</w:t>
      </w:r>
      <w:r w:rsidRPr="00E77497">
        <w:t>.</w:t>
      </w:r>
    </w:p>
    <w:p w14:paraId="7589CB46" w14:textId="77777777" w:rsidR="00687A3E" w:rsidRPr="00E77497" w:rsidRDefault="00687A3E" w:rsidP="006A78DC">
      <w:pPr>
        <w:pStyle w:val="40"/>
      </w:pPr>
      <w:bookmarkStart w:id="7100" w:name="_Ref367705878"/>
      <w:r w:rsidRPr="00E77497">
        <w:t xml:space="preserve">Static Semantics:  </w:t>
      </w:r>
      <w:r w:rsidR="00201325">
        <w:rPr>
          <w:lang w:eastAsia="en-US"/>
        </w:rPr>
        <w:t>VarDeclaredNames</w:t>
      </w:r>
      <w:bookmarkEnd w:id="7100"/>
    </w:p>
    <w:p w14:paraId="4248343D" w14:textId="77777777" w:rsidR="002E137C" w:rsidRPr="00F742D3" w:rsidRDefault="002E137C" w:rsidP="002E137C">
      <w:pPr>
        <w:rPr>
          <w:ins w:id="7101" w:author="Rev 19 Allen Wirfs-Brock" w:date="2013-09-23T13:30:00Z"/>
        </w:rPr>
      </w:pPr>
      <w:ins w:id="7102" w:author="Rev 19 Allen Wirfs-Brock" w:date="2013-09-23T13:30:00Z">
        <w:r>
          <w:t xml:space="preserve">See also: </w:t>
        </w:r>
        <w:r>
          <w:fldChar w:fldCharType="begin"/>
        </w:r>
        <w:r>
          <w:instrText xml:space="preserve"> REF _Ref367705708 \r \h </w:instrText>
        </w:r>
      </w:ins>
      <w:ins w:id="7103" w:author="Rev 19 Allen Wirfs-Brock" w:date="2013-09-23T13:30:00Z">
        <w:r>
          <w:fldChar w:fldCharType="separate"/>
        </w:r>
      </w:ins>
      <w:ins w:id="7104" w:author="Rev 19 Allen Wirfs-Brock" w:date="2013-09-27T13:22:00Z">
        <w:r w:rsidR="00D433E8">
          <w:t>13.0.1</w:t>
        </w:r>
      </w:ins>
      <w:ins w:id="7105" w:author="Rev 19 Allen Wirfs-Brock" w:date="2013-09-23T13:30:00Z">
        <w:r>
          <w:fldChar w:fldCharType="end"/>
        </w:r>
        <w:r>
          <w:t xml:space="preserve">, </w:t>
        </w:r>
        <w:r>
          <w:fldChar w:fldCharType="begin"/>
        </w:r>
        <w:r>
          <w:instrText xml:space="preserve"> REF _Ref367705688 \r \h </w:instrText>
        </w:r>
      </w:ins>
      <w:ins w:id="7106" w:author="Rev 19 Allen Wirfs-Brock" w:date="2013-09-23T13:30:00Z">
        <w:r>
          <w:fldChar w:fldCharType="separate"/>
        </w:r>
      </w:ins>
      <w:ins w:id="7107" w:author="Rev 19 Allen Wirfs-Brock" w:date="2013-09-27T13:22:00Z">
        <w:r w:rsidR="00D433E8">
          <w:t>13.1.8</w:t>
        </w:r>
      </w:ins>
      <w:ins w:id="7108" w:author="Rev 19 Allen Wirfs-Brock" w:date="2013-09-23T13:30:00Z">
        <w:r>
          <w:fldChar w:fldCharType="end"/>
        </w:r>
        <w:r>
          <w:t xml:space="preserve">, </w:t>
        </w:r>
        <w:r>
          <w:fldChar w:fldCharType="begin"/>
        </w:r>
        <w:r>
          <w:instrText xml:space="preserve"> REF _Ref367705747 \r \h </w:instrText>
        </w:r>
      </w:ins>
      <w:ins w:id="7109" w:author="Rev 19 Allen Wirfs-Brock" w:date="2013-09-23T13:30:00Z">
        <w:r>
          <w:fldChar w:fldCharType="separate"/>
        </w:r>
      </w:ins>
      <w:ins w:id="7110" w:author="Rev 19 Allen Wirfs-Brock" w:date="2013-09-27T13:22:00Z">
        <w:r w:rsidR="00D433E8">
          <w:t>13.5.1</w:t>
        </w:r>
      </w:ins>
      <w:ins w:id="7111" w:author="Rev 19 Allen Wirfs-Brock" w:date="2013-09-23T13:30:00Z">
        <w:r>
          <w:fldChar w:fldCharType="end"/>
        </w:r>
        <w:r>
          <w:t xml:space="preserve">, </w:t>
        </w:r>
        <w:r>
          <w:fldChar w:fldCharType="begin"/>
        </w:r>
        <w:r>
          <w:instrText xml:space="preserve"> REF _Ref367705814 \r \h </w:instrText>
        </w:r>
      </w:ins>
      <w:ins w:id="7112" w:author="Rev 19 Allen Wirfs-Brock" w:date="2013-09-23T13:30:00Z">
        <w:r>
          <w:fldChar w:fldCharType="separate"/>
        </w:r>
      </w:ins>
      <w:ins w:id="7113" w:author="Rev 19 Allen Wirfs-Brock" w:date="2013-09-27T13:22:00Z">
        <w:r w:rsidR="00D433E8">
          <w:t>13.6.1.1</w:t>
        </w:r>
      </w:ins>
      <w:ins w:id="7114" w:author="Rev 19 Allen Wirfs-Brock" w:date="2013-09-23T13:30:00Z">
        <w:r>
          <w:fldChar w:fldCharType="end"/>
        </w:r>
        <w:r>
          <w:t xml:space="preserve">, </w:t>
        </w:r>
        <w:r>
          <w:fldChar w:fldCharType="begin"/>
        </w:r>
        <w:r>
          <w:instrText xml:space="preserve"> REF _Ref367705839 \r \h </w:instrText>
        </w:r>
      </w:ins>
      <w:ins w:id="7115" w:author="Rev 19 Allen Wirfs-Brock" w:date="2013-09-23T13:30:00Z">
        <w:r>
          <w:fldChar w:fldCharType="separate"/>
        </w:r>
      </w:ins>
      <w:ins w:id="7116" w:author="Rev 19 Allen Wirfs-Brock" w:date="2013-09-27T13:22:00Z">
        <w:r w:rsidR="00D433E8">
          <w:t>13.6.2.1</w:t>
        </w:r>
      </w:ins>
      <w:ins w:id="7117" w:author="Rev 19 Allen Wirfs-Brock" w:date="2013-09-23T13:30:00Z">
        <w:r>
          <w:fldChar w:fldCharType="end"/>
        </w:r>
        <w:r>
          <w:t xml:space="preserve">, </w:t>
        </w:r>
        <w:r>
          <w:fldChar w:fldCharType="begin"/>
        </w:r>
        <w:r>
          <w:instrText xml:space="preserve"> REF _Ref367705856 \r \h </w:instrText>
        </w:r>
      </w:ins>
      <w:ins w:id="7118" w:author="Rev 19 Allen Wirfs-Brock" w:date="2013-09-23T13:30:00Z">
        <w:r>
          <w:fldChar w:fldCharType="separate"/>
        </w:r>
      </w:ins>
      <w:ins w:id="7119" w:author="Rev 19 Allen Wirfs-Brock" w:date="2013-09-27T13:22:00Z">
        <w:r w:rsidR="00D433E8">
          <w:t>13.6.3.1</w:t>
        </w:r>
      </w:ins>
      <w:ins w:id="7120" w:author="Rev 19 Allen Wirfs-Brock" w:date="2013-09-23T13:30:00Z">
        <w:r>
          <w:fldChar w:fldCharType="end"/>
        </w:r>
        <w:r>
          <w:t xml:space="preserve">, </w:t>
        </w:r>
        <w:r>
          <w:fldChar w:fldCharType="begin"/>
        </w:r>
        <w:r>
          <w:instrText xml:space="preserve"> REF _Ref367705897 \r \h </w:instrText>
        </w:r>
      </w:ins>
      <w:ins w:id="7121" w:author="Rev 19 Allen Wirfs-Brock" w:date="2013-09-23T13:30:00Z">
        <w:r>
          <w:fldChar w:fldCharType="separate"/>
        </w:r>
      </w:ins>
      <w:ins w:id="7122" w:author="Rev 19 Allen Wirfs-Brock" w:date="2013-09-27T13:22:00Z">
        <w:r w:rsidR="00D433E8">
          <w:t>13.10.2</w:t>
        </w:r>
      </w:ins>
      <w:ins w:id="7123" w:author="Rev 19 Allen Wirfs-Brock" w:date="2013-09-23T13:30:00Z">
        <w:r>
          <w:fldChar w:fldCharType="end"/>
        </w:r>
        <w:r>
          <w:t xml:space="preserve">, </w:t>
        </w:r>
        <w:r>
          <w:fldChar w:fldCharType="begin"/>
        </w:r>
        <w:r>
          <w:instrText xml:space="preserve"> REF _Ref367705925 \r \h </w:instrText>
        </w:r>
      </w:ins>
      <w:ins w:id="7124" w:author="Rev 19 Allen Wirfs-Brock" w:date="2013-09-23T13:30:00Z">
        <w:r>
          <w:fldChar w:fldCharType="separate"/>
        </w:r>
      </w:ins>
      <w:ins w:id="7125" w:author="Rev 19 Allen Wirfs-Brock" w:date="2013-09-27T13:22:00Z">
        <w:r w:rsidR="00D433E8">
          <w:t>13.11.4</w:t>
        </w:r>
      </w:ins>
      <w:ins w:id="7126" w:author="Rev 19 Allen Wirfs-Brock" w:date="2013-09-23T13:30:00Z">
        <w:r>
          <w:fldChar w:fldCharType="end"/>
        </w:r>
        <w:r>
          <w:t xml:space="preserve">, </w:t>
        </w:r>
        <w:r>
          <w:fldChar w:fldCharType="begin"/>
        </w:r>
        <w:r>
          <w:instrText xml:space="preserve"> REF _Ref367705949 \r \h </w:instrText>
        </w:r>
      </w:ins>
      <w:ins w:id="7127" w:author="Rev 19 Allen Wirfs-Brock" w:date="2013-09-23T13:30:00Z">
        <w:r>
          <w:fldChar w:fldCharType="separate"/>
        </w:r>
      </w:ins>
      <w:ins w:id="7128" w:author="Rev 19 Allen Wirfs-Brock" w:date="2013-09-27T13:22:00Z">
        <w:r w:rsidR="00D433E8">
          <w:t>13.12.2</w:t>
        </w:r>
      </w:ins>
      <w:ins w:id="7129" w:author="Rev 19 Allen Wirfs-Brock" w:date="2013-09-23T13:30:00Z">
        <w:r>
          <w:fldChar w:fldCharType="end"/>
        </w:r>
        <w:r>
          <w:t xml:space="preserve">, </w:t>
        </w:r>
        <w:r>
          <w:fldChar w:fldCharType="begin"/>
        </w:r>
        <w:r>
          <w:instrText xml:space="preserve"> REF _Ref367705968 \r \h </w:instrText>
        </w:r>
      </w:ins>
      <w:ins w:id="7130" w:author="Rev 19 Allen Wirfs-Brock" w:date="2013-09-23T13:30:00Z">
        <w:r>
          <w:fldChar w:fldCharType="separate"/>
        </w:r>
      </w:ins>
      <w:ins w:id="7131" w:author="Rev 19 Allen Wirfs-Brock" w:date="2013-09-27T13:22:00Z">
        <w:r w:rsidR="00D433E8">
          <w:t>13.14.2</w:t>
        </w:r>
      </w:ins>
      <w:ins w:id="7132" w:author="Rev 19 Allen Wirfs-Brock" w:date="2013-09-23T13:30:00Z">
        <w:r>
          <w:fldChar w:fldCharType="end"/>
        </w:r>
        <w:r>
          <w:t xml:space="preserve">, </w:t>
        </w:r>
        <w:r>
          <w:fldChar w:fldCharType="begin"/>
        </w:r>
        <w:r>
          <w:instrText xml:space="preserve"> REF _Ref367705999 \r \h </w:instrText>
        </w:r>
      </w:ins>
      <w:ins w:id="7133" w:author="Rev 19 Allen Wirfs-Brock" w:date="2013-09-23T13:30:00Z">
        <w:r>
          <w:fldChar w:fldCharType="separate"/>
        </w:r>
      </w:ins>
      <w:ins w:id="7134" w:author="Rev 19 Allen Wirfs-Brock" w:date="2013-09-27T13:22:00Z">
        <w:r w:rsidR="00D433E8">
          <w:t>14.1.10</w:t>
        </w:r>
      </w:ins>
      <w:ins w:id="7135" w:author="Rev 19 Allen Wirfs-Brock" w:date="2013-09-23T13:30:00Z">
        <w:r>
          <w:fldChar w:fldCharType="end"/>
        </w:r>
        <w:r>
          <w:t xml:space="preserve">, </w:t>
        </w:r>
        <w:r>
          <w:fldChar w:fldCharType="begin"/>
        </w:r>
        <w:r>
          <w:instrText xml:space="preserve"> REF _Ref367706057 \r \h </w:instrText>
        </w:r>
      </w:ins>
      <w:ins w:id="7136" w:author="Rev 19 Allen Wirfs-Brock" w:date="2013-09-23T13:30:00Z">
        <w:r>
          <w:fldChar w:fldCharType="separate"/>
        </w:r>
      </w:ins>
      <w:ins w:id="7137" w:author="Rev 19 Allen Wirfs-Brock" w:date="2013-09-27T13:22:00Z">
        <w:r w:rsidR="00D433E8">
          <w:t>14.4.8</w:t>
        </w:r>
      </w:ins>
      <w:ins w:id="7138" w:author="Rev 19 Allen Wirfs-Brock" w:date="2013-09-23T13:30:00Z">
        <w:r>
          <w:fldChar w:fldCharType="end"/>
        </w:r>
        <w:r>
          <w:t xml:space="preserve">, </w:t>
        </w:r>
        <w:r>
          <w:fldChar w:fldCharType="begin"/>
        </w:r>
        <w:r>
          <w:instrText xml:space="preserve"> REF _Ref367706084 \r \h </w:instrText>
        </w:r>
      </w:ins>
      <w:ins w:id="7139" w:author="Rev 19 Allen Wirfs-Brock" w:date="2013-09-23T13:30:00Z">
        <w:r>
          <w:fldChar w:fldCharType="separate"/>
        </w:r>
      </w:ins>
      <w:ins w:id="7140" w:author="Rev 19 Allen Wirfs-Brock" w:date="2013-09-27T13:22:00Z">
        <w:r w:rsidR="00D433E8">
          <w:t>14.5.13</w:t>
        </w:r>
      </w:ins>
      <w:ins w:id="7141" w:author="Rev 19 Allen Wirfs-Brock" w:date="2013-09-23T13:30:00Z">
        <w:r>
          <w:fldChar w:fldCharType="end"/>
        </w:r>
        <w:r>
          <w:t xml:space="preserve">, </w:t>
        </w:r>
        <w:r>
          <w:fldChar w:fldCharType="begin"/>
        </w:r>
        <w:r>
          <w:instrText xml:space="preserve"> REF _Ref367706111 \r \h </w:instrText>
        </w:r>
      </w:ins>
      <w:ins w:id="7142" w:author="Rev 19 Allen Wirfs-Brock" w:date="2013-09-23T13:30:00Z">
        <w:r>
          <w:fldChar w:fldCharType="separate"/>
        </w:r>
      </w:ins>
      <w:ins w:id="7143" w:author="Rev 19 Allen Wirfs-Brock" w:date="2013-09-27T13:22:00Z">
        <w:r w:rsidR="00D433E8">
          <w:t>15.1.0.5</w:t>
        </w:r>
      </w:ins>
      <w:ins w:id="7144" w:author="Rev 19 Allen Wirfs-Brock" w:date="2013-09-23T13:30:00Z">
        <w:r>
          <w:fldChar w:fldCharType="end"/>
        </w:r>
        <w:r>
          <w:t xml:space="preserve">, </w:t>
        </w:r>
        <w:r>
          <w:fldChar w:fldCharType="begin"/>
        </w:r>
        <w:r>
          <w:instrText xml:space="preserve"> REF _Ref367706146 \r \h </w:instrText>
        </w:r>
      </w:ins>
      <w:ins w:id="7145" w:author="Rev 19 Allen Wirfs-Brock" w:date="2013-09-23T13:30:00Z">
        <w:r>
          <w:fldChar w:fldCharType="separate"/>
        </w:r>
      </w:ins>
      <w:ins w:id="7146" w:author="Rev 19 Allen Wirfs-Brock" w:date="2013-09-27T13:22:00Z">
        <w:r w:rsidR="00D433E8">
          <w:t>15.2.5</w:t>
        </w:r>
      </w:ins>
      <w:ins w:id="7147" w:author="Rev 19 Allen Wirfs-Brock" w:date="2013-09-23T13:30:00Z">
        <w:r>
          <w:fldChar w:fldCharType="end"/>
        </w:r>
        <w:r>
          <w:t>.</w:t>
        </w:r>
      </w:ins>
    </w:p>
    <w:p w14:paraId="6708F315" w14:textId="77777777" w:rsidR="00CC12F9" w:rsidRPr="00E77497" w:rsidRDefault="00F5066A" w:rsidP="00CC12F9">
      <w:pPr>
        <w:jc w:val="left"/>
      </w:pPr>
      <w:r w:rsidRPr="00E77497">
        <w:rPr>
          <w:rFonts w:ascii="Times New Roman" w:hAnsi="Times New Roman"/>
          <w:i/>
        </w:rPr>
        <w:t>IterationStatement</w:t>
      </w:r>
      <w:r w:rsidRPr="00E77497">
        <w:t xml:space="preserve"> </w:t>
      </w:r>
      <w:r w:rsidRPr="00E77497">
        <w:rPr>
          <w:b/>
        </w:rPr>
        <w:t>:</w:t>
      </w:r>
      <w:r w:rsidRPr="00E77497">
        <w:t xml:space="preserve"> </w:t>
      </w:r>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p>
    <w:p w14:paraId="5D624E2F" w14:textId="77777777" w:rsidR="00CC12F9" w:rsidRPr="00E77497" w:rsidRDefault="00CC12F9" w:rsidP="00B34B48">
      <w:pPr>
        <w:pStyle w:val="Alg4"/>
        <w:numPr>
          <w:ilvl w:val="0"/>
          <w:numId w:val="48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14:paraId="1F5E4DF3" w14:textId="77777777" w:rsidR="00D25231" w:rsidRPr="00E77497" w:rsidRDefault="00D25231" w:rsidP="00D25231">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FC6066">
        <w:rPr>
          <w:rFonts w:ascii="Times New Roman" w:hAnsi="Times New Roman"/>
          <w:i/>
        </w:rPr>
        <w:t>ForBinding</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7FE113D4" w14:textId="77777777" w:rsidR="00D25231" w:rsidRPr="00E77497" w:rsidRDefault="00D25231" w:rsidP="00B34B48">
      <w:pPr>
        <w:pStyle w:val="Alg4"/>
        <w:numPr>
          <w:ilvl w:val="0"/>
          <w:numId w:val="48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FC6066">
        <w:rPr>
          <w:i/>
        </w:rPr>
        <w:t>ForBinding</w:t>
      </w:r>
      <w:r w:rsidRPr="00E77497">
        <w:t>.</w:t>
      </w:r>
    </w:p>
    <w:p w14:paraId="78C2A0D3" w14:textId="77777777" w:rsidR="00D25231" w:rsidRPr="00C7794D" w:rsidRDefault="00D25231" w:rsidP="00B34B48">
      <w:pPr>
        <w:pStyle w:val="Alg4"/>
        <w:numPr>
          <w:ilvl w:val="0"/>
          <w:numId w:val="48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14:paraId="5DA0C5BF" w14:textId="77777777" w:rsidR="00D25231" w:rsidRPr="006B6D0A" w:rsidRDefault="00D25231" w:rsidP="00B34B48">
      <w:pPr>
        <w:pStyle w:val="Alg4"/>
        <w:numPr>
          <w:ilvl w:val="0"/>
          <w:numId w:val="482"/>
        </w:numPr>
        <w:spacing w:after="220"/>
        <w:contextualSpacing/>
        <w:rPr>
          <w:rStyle w:val="bnf"/>
        </w:rPr>
      </w:pPr>
      <w:r w:rsidRPr="004D1BD1">
        <w:t xml:space="preserve">Return </w:t>
      </w:r>
      <w:r w:rsidRPr="003B4312">
        <w:rPr>
          <w:rStyle w:val="bnf"/>
        </w:rPr>
        <w:t>names</w:t>
      </w:r>
    </w:p>
    <w:p w14:paraId="7BCF1D67" w14:textId="77777777" w:rsidR="00A45298" w:rsidRPr="00E77497" w:rsidRDefault="00F5066A" w:rsidP="00A45298">
      <w:pPr>
        <w:jc w:val="left"/>
      </w:pPr>
      <w:r w:rsidRPr="00E77497">
        <w:rPr>
          <w:rFonts w:ascii="Times New Roman" w:hAnsi="Times New Roman"/>
          <w:i/>
        </w:rPr>
        <w:t>IterationStatement</w:t>
      </w:r>
      <w:r w:rsidRPr="00E77497">
        <w:t xml:space="preserve"> </w:t>
      </w:r>
      <w:r w:rsidRPr="00E77497">
        <w:rPr>
          <w:b/>
        </w:rPr>
        <w:t>:</w:t>
      </w:r>
      <w:r w:rsidRPr="00E77497">
        <w:t xml:space="preserve"> </w:t>
      </w:r>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p>
    <w:p w14:paraId="53A803A2" w14:textId="77777777" w:rsidR="00A45298" w:rsidRPr="00E77497" w:rsidRDefault="00A45298" w:rsidP="00A45298">
      <w:pPr>
        <w:pStyle w:val="Alg4"/>
        <w:numPr>
          <w:ilvl w:val="0"/>
          <w:numId w:val="63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14:paraId="6FA04A92" w14:textId="77777777"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7359B261" w14:textId="77777777" w:rsidR="00F5066A" w:rsidRPr="00E77497" w:rsidRDefault="00F5066A" w:rsidP="00F5066A">
      <w:pPr>
        <w:pStyle w:val="Alg4"/>
        <w:numPr>
          <w:ilvl w:val="0"/>
          <w:numId w:val="64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14:paraId="531D3071" w14:textId="77777777"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CA7892"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21D84CF9" w14:textId="77777777" w:rsidR="00F5066A" w:rsidRPr="00E77497" w:rsidRDefault="00F5066A" w:rsidP="00F5066A">
      <w:pPr>
        <w:pStyle w:val="Alg4"/>
        <w:numPr>
          <w:ilvl w:val="0"/>
          <w:numId w:val="64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9F1BE2">
        <w:rPr>
          <w:i/>
        </w:rPr>
        <w:t>ForBinding</w:t>
      </w:r>
      <w:r w:rsidRPr="00E77497">
        <w:t>.</w:t>
      </w:r>
    </w:p>
    <w:p w14:paraId="020DB1D8" w14:textId="77777777" w:rsidR="00F5066A" w:rsidRPr="00C7794D" w:rsidRDefault="00F5066A" w:rsidP="00F5066A">
      <w:pPr>
        <w:pStyle w:val="Alg4"/>
        <w:numPr>
          <w:ilvl w:val="0"/>
          <w:numId w:val="64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14:paraId="626C6696" w14:textId="77777777" w:rsidR="00F5066A" w:rsidRPr="006B6D0A" w:rsidRDefault="00F5066A" w:rsidP="00F5066A">
      <w:pPr>
        <w:pStyle w:val="Alg4"/>
        <w:numPr>
          <w:ilvl w:val="0"/>
          <w:numId w:val="642"/>
        </w:numPr>
        <w:spacing w:after="220"/>
        <w:contextualSpacing/>
        <w:rPr>
          <w:rStyle w:val="bnf"/>
        </w:rPr>
      </w:pPr>
      <w:r w:rsidRPr="004D1BD1">
        <w:t xml:space="preserve">Return </w:t>
      </w:r>
      <w:r w:rsidRPr="003B4312">
        <w:rPr>
          <w:rStyle w:val="bnf"/>
        </w:rPr>
        <w:t>names</w:t>
      </w:r>
    </w:p>
    <w:p w14:paraId="73A86E65" w14:textId="77777777"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1FA00ABC" w14:textId="77777777" w:rsidR="00F5066A" w:rsidRPr="00E77497" w:rsidRDefault="00F5066A" w:rsidP="00F5066A">
      <w:pPr>
        <w:pStyle w:val="Alg4"/>
        <w:numPr>
          <w:ilvl w:val="0"/>
          <w:numId w:val="64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14:paraId="59C89374" w14:textId="77777777" w:rsidR="00F5066A" w:rsidRPr="00E77497" w:rsidDel="006A65F3" w:rsidRDefault="00F5066A">
      <w:pPr>
        <w:pStyle w:val="40"/>
        <w:rPr>
          <w:del w:id="7148" w:author="Rev 19 Allen Wirfs-Brock" w:date="2013-09-11T18:36:00Z"/>
        </w:rPr>
      </w:pPr>
      <w:del w:id="7149" w:author="Rev 19 Allen Wirfs-Brock" w:date="2013-09-11T18:36:00Z">
        <w:r w:rsidRPr="00E77497" w:rsidDel="006A65F3">
          <w:delText>Runtime Semantics</w:delText>
        </w:r>
      </w:del>
    </w:p>
    <w:p w14:paraId="7ECDBC14" w14:textId="77777777" w:rsidR="009F5E7D" w:rsidRDefault="009F5E7D" w:rsidP="006A78DC">
      <w:pPr>
        <w:pStyle w:val="40"/>
        <w:rPr>
          <w:rFonts w:ascii="Helvetica" w:hAnsi="Helvetica"/>
          <w:spacing w:val="6"/>
        </w:rPr>
      </w:pPr>
      <w:r w:rsidRPr="00E77497">
        <w:rPr>
          <w:rFonts w:ascii="Helvetica" w:hAnsi="Helvetica"/>
        </w:rPr>
        <w:t xml:space="preserve">Runtime Semantics: </w:t>
      </w:r>
      <w:r w:rsidRPr="00E77497">
        <w:rPr>
          <w:rFonts w:ascii="Helvetica" w:hAnsi="Helvetica"/>
          <w:spacing w:val="6"/>
        </w:rPr>
        <w:t>Binding</w:t>
      </w:r>
      <w:del w:id="7150" w:author="Rev 19 Allen Wirfs-Brock" w:date="2013-09-23T16:30:00Z">
        <w:r w:rsidRPr="00E77497" w:rsidDel="00427ECF">
          <w:rPr>
            <w:rFonts w:ascii="Helvetica" w:hAnsi="Helvetica"/>
            <w:spacing w:val="6"/>
          </w:rPr>
          <w:delText xml:space="preserve"> </w:delText>
        </w:r>
      </w:del>
      <w:r>
        <w:rPr>
          <w:rFonts w:ascii="Helvetica" w:hAnsi="Helvetica"/>
          <w:spacing w:val="6"/>
        </w:rPr>
        <w:t>Instantiation</w:t>
      </w:r>
    </w:p>
    <w:p w14:paraId="35B53D88" w14:textId="77777777" w:rsidR="009F5E7D" w:rsidRPr="00FA3203" w:rsidRDefault="009F5E7D" w:rsidP="009F5E7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05066466" w14:textId="77777777" w:rsidR="00427ECF" w:rsidRPr="00F742D3" w:rsidRDefault="00427ECF" w:rsidP="00427ECF">
      <w:pPr>
        <w:rPr>
          <w:ins w:id="7151" w:author="Rev 19 Allen Wirfs-Brock" w:date="2013-09-23T16:39:00Z"/>
        </w:rPr>
      </w:pPr>
      <w:ins w:id="7152" w:author="Rev 19 Allen Wirfs-Brock" w:date="2013-09-23T16:39:00Z">
        <w:r>
          <w:t xml:space="preserve">See also: </w:t>
        </w:r>
        <w:r>
          <w:fldChar w:fldCharType="begin"/>
        </w:r>
        <w:r>
          <w:instrText xml:space="preserve"> REF _Ref367706686 \r \h </w:instrText>
        </w:r>
      </w:ins>
      <w:ins w:id="7153" w:author="Rev 19 Allen Wirfs-Brock" w:date="2013-09-23T16:39:00Z">
        <w:r>
          <w:fldChar w:fldCharType="separate"/>
        </w:r>
      </w:ins>
      <w:ins w:id="7154" w:author="Rev 19 Allen Wirfs-Brock" w:date="2013-09-27T13:22:00Z">
        <w:r w:rsidR="00D433E8">
          <w:t>13.0.2</w:t>
        </w:r>
      </w:ins>
      <w:ins w:id="7155" w:author="Rev 19 Allen Wirfs-Brock" w:date="2013-09-23T16:39:00Z">
        <w:r>
          <w:fldChar w:fldCharType="end"/>
        </w:r>
        <w:r>
          <w:t xml:space="preserve">, </w:t>
        </w:r>
        <w:r>
          <w:fldChar w:fldCharType="begin"/>
        </w:r>
        <w:r>
          <w:instrText xml:space="preserve"> REF _Ref367706859 \r \h </w:instrText>
        </w:r>
      </w:ins>
      <w:ins w:id="7156" w:author="Rev 19 Allen Wirfs-Brock" w:date="2013-09-23T16:39:00Z">
        <w:r>
          <w:fldChar w:fldCharType="separate"/>
        </w:r>
      </w:ins>
      <w:ins w:id="7157" w:author="Rev 19 Allen Wirfs-Brock" w:date="2013-09-27T13:22:00Z">
        <w:r w:rsidR="00D433E8">
          <w:t>13.6.1.2</w:t>
        </w:r>
      </w:ins>
      <w:ins w:id="7158" w:author="Rev 19 Allen Wirfs-Brock" w:date="2013-09-23T16:39:00Z">
        <w:r>
          <w:fldChar w:fldCharType="end"/>
        </w:r>
        <w:r>
          <w:t xml:space="preserve">, </w:t>
        </w:r>
        <w:r>
          <w:fldChar w:fldCharType="begin"/>
        </w:r>
        <w:r>
          <w:instrText xml:space="preserve"> REF _Ref367706902 \r \h </w:instrText>
        </w:r>
      </w:ins>
      <w:ins w:id="7159" w:author="Rev 19 Allen Wirfs-Brock" w:date="2013-09-23T16:39:00Z">
        <w:r>
          <w:fldChar w:fldCharType="separate"/>
        </w:r>
      </w:ins>
      <w:ins w:id="7160" w:author="Rev 19 Allen Wirfs-Brock" w:date="2013-09-27T13:22:00Z">
        <w:r w:rsidR="00D433E8">
          <w:t>13.6.2.2</w:t>
        </w:r>
      </w:ins>
      <w:ins w:id="7161" w:author="Rev 19 Allen Wirfs-Brock" w:date="2013-09-23T16:39:00Z">
        <w:r>
          <w:fldChar w:fldCharType="end"/>
        </w:r>
        <w:r>
          <w:t xml:space="preserve">, </w:t>
        </w:r>
        <w:r>
          <w:fldChar w:fldCharType="begin"/>
        </w:r>
        <w:r>
          <w:instrText xml:space="preserve"> REF _Ref367706960 \r \h </w:instrText>
        </w:r>
      </w:ins>
      <w:ins w:id="7162" w:author="Rev 19 Allen Wirfs-Brock" w:date="2013-09-23T16:39:00Z">
        <w:r>
          <w:fldChar w:fldCharType="separate"/>
        </w:r>
      </w:ins>
      <w:ins w:id="7163" w:author="Rev 19 Allen Wirfs-Brock" w:date="2013-09-27T13:22:00Z">
        <w:r w:rsidR="00D433E8">
          <w:t>13.6.3.2</w:t>
        </w:r>
      </w:ins>
      <w:ins w:id="7164" w:author="Rev 19 Allen Wirfs-Brock" w:date="2013-09-23T16:39:00Z">
        <w:r>
          <w:fldChar w:fldCharType="end"/>
        </w:r>
        <w:r>
          <w:t xml:space="preserve">, </w:t>
        </w:r>
        <w:r>
          <w:fldChar w:fldCharType="begin"/>
        </w:r>
        <w:r>
          <w:instrText xml:space="preserve"> REF _Ref367707068 \r \h </w:instrText>
        </w:r>
      </w:ins>
      <w:ins w:id="7165" w:author="Rev 19 Allen Wirfs-Brock" w:date="2013-09-23T16:39:00Z">
        <w:r>
          <w:fldChar w:fldCharType="separate"/>
        </w:r>
      </w:ins>
      <w:ins w:id="7166" w:author="Rev 19 Allen Wirfs-Brock" w:date="2013-09-27T13:22:00Z">
        <w:r w:rsidR="00D433E8">
          <w:t>13.12.3</w:t>
        </w:r>
      </w:ins>
      <w:ins w:id="7167" w:author="Rev 19 Allen Wirfs-Brock" w:date="2013-09-23T16:39:00Z">
        <w:r>
          <w:fldChar w:fldCharType="end"/>
        </w:r>
        <w:r>
          <w:t>.</w:t>
        </w:r>
      </w:ins>
    </w:p>
    <w:p w14:paraId="6146564C" w14:textId="77777777" w:rsidR="00F04E83" w:rsidRPr="00E77497" w:rsidRDefault="00F04E83" w:rsidP="00F04E83">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r w:rsidR="00DB251D" w:rsidRPr="00451D9D">
        <w:rPr>
          <w:rFonts w:ascii="Times New Roman" w:hAnsi="Times New Roman"/>
          <w:i/>
        </w:rPr>
        <w:t>LetOrConst</w:t>
      </w:r>
      <w:r w:rsidR="00DB251D" w:rsidRPr="00DB251D">
        <w:rPr>
          <w:rFonts w:ascii="Courier New" w:hAnsi="Courier New"/>
          <w:b/>
          <w:i/>
        </w:rPr>
        <w:t xml:space="preserve"> </w:t>
      </w:r>
      <w:r w:rsidRPr="000B0083">
        <w:rPr>
          <w:rFonts w:ascii="Times New Roman" w:hAnsi="Times New Roman"/>
          <w:i/>
        </w:rPr>
        <w:t>ForBinding</w:t>
      </w:r>
      <w:r w:rsidRPr="00E77497">
        <w:rPr>
          <w:rFonts w:ascii="Times New Roman" w:hAnsi="Times New Roman"/>
          <w:i/>
        </w:rPr>
        <w:t xml:space="preserve"> </w:t>
      </w:r>
    </w:p>
    <w:p w14:paraId="6269991E" w14:textId="77777777" w:rsidR="00F04E83" w:rsidRPr="00E77497" w:rsidRDefault="00F04E83" w:rsidP="00390EC9">
      <w:pPr>
        <w:pStyle w:val="Alg4"/>
        <w:numPr>
          <w:ilvl w:val="0"/>
          <w:numId w:val="650"/>
        </w:numPr>
        <w:rPr>
          <w:i/>
        </w:rPr>
      </w:pPr>
      <w:r w:rsidRPr="00E77497">
        <w:t xml:space="preserve">For each element </w:t>
      </w:r>
      <w:r>
        <w:rPr>
          <w:i/>
        </w:rPr>
        <w:t>name</w:t>
      </w:r>
      <w:r w:rsidRPr="00E77497">
        <w:t xml:space="preserve"> of the </w:t>
      </w:r>
      <w:r w:rsidR="00201325">
        <w:t>BoundNames</w:t>
      </w:r>
      <w:r w:rsidRPr="00E77497">
        <w:t xml:space="preserve"> of </w:t>
      </w:r>
      <w:r>
        <w:rPr>
          <w:i/>
        </w:rPr>
        <w:t>ForBinding</w:t>
      </w:r>
      <w:r w:rsidRPr="00E77497">
        <w:t xml:space="preserve"> do</w:t>
      </w:r>
    </w:p>
    <w:p w14:paraId="0824093D" w14:textId="77777777" w:rsidR="00EC0EFF" w:rsidRPr="00EC0EFF" w:rsidRDefault="00EC0EFF" w:rsidP="00EC0EFF">
      <w:pPr>
        <w:pStyle w:val="Alg4"/>
        <w:numPr>
          <w:ilvl w:val="1"/>
          <w:numId w:val="650"/>
        </w:numPr>
        <w:spacing w:after="220"/>
        <w:contextualSpacing/>
      </w:pPr>
      <w:r>
        <w:t xml:space="preserve">If IsConstantDeclaration of </w:t>
      </w:r>
      <w:r w:rsidRPr="00451D9D">
        <w:rPr>
          <w:i/>
        </w:rPr>
        <w:t>LetOrConst</w:t>
      </w:r>
      <w:r>
        <w:t xml:space="preserve"> is </w:t>
      </w:r>
      <w:r w:rsidRPr="00EC0EFF">
        <w:rPr>
          <w:b/>
        </w:rPr>
        <w:t>false</w:t>
      </w:r>
      <w:r>
        <w:t>, then</w:t>
      </w:r>
    </w:p>
    <w:p w14:paraId="69832DDE" w14:textId="77777777" w:rsidR="00F04E83" w:rsidRPr="00E77497" w:rsidRDefault="00F04E83" w:rsidP="00EC0EFF">
      <w:pPr>
        <w:pStyle w:val="Alg4"/>
        <w:numPr>
          <w:ilvl w:val="2"/>
          <w:numId w:val="650"/>
        </w:numPr>
        <w:spacing w:after="220"/>
        <w:contextualSpacing/>
      </w:pPr>
      <w:r w:rsidRPr="00E77497">
        <w:t xml:space="preserve">Call </w:t>
      </w:r>
      <w:r w:rsidR="00767E5E">
        <w:rPr>
          <w:i/>
        </w:rPr>
        <w:t>environment</w:t>
      </w:r>
      <w:r w:rsidRPr="00E77497">
        <w:t xml:space="preserve">’s CreateMutableBinding concrete method </w:t>
      </w:r>
      <w:r w:rsidR="000B07FE">
        <w:t>with argument</w:t>
      </w:r>
      <w:r w:rsidRPr="00E77497">
        <w:t xml:space="preserve"> </w:t>
      </w:r>
      <w:r>
        <w:rPr>
          <w:i/>
        </w:rPr>
        <w:t>name</w:t>
      </w:r>
      <w:r w:rsidRPr="00E77497">
        <w:t>.</w:t>
      </w:r>
    </w:p>
    <w:p w14:paraId="68838D24" w14:textId="77777777" w:rsidR="00394EAC" w:rsidRDefault="00394EAC" w:rsidP="00394EAC">
      <w:pPr>
        <w:pStyle w:val="Alg4"/>
        <w:numPr>
          <w:ilvl w:val="2"/>
          <w:numId w:val="650"/>
        </w:numPr>
        <w:contextualSpacing/>
      </w:pPr>
      <w:r>
        <w:t xml:space="preserve">Assert: </w:t>
      </w:r>
      <w:r>
        <w:rPr>
          <w:iCs/>
        </w:rPr>
        <w:t>The above call to CreateMutableBinding</w:t>
      </w:r>
      <w:r>
        <w:t xml:space="preserve"> will never </w:t>
      </w:r>
      <w:del w:id="7168" w:author="Rev 19 Allen Wirfs-Brock" w:date="2013-09-09T11:10:00Z">
        <w:r w:rsidDel="001349B2">
          <w:delText xml:space="preserve">an </w:delText>
        </w:r>
      </w:del>
      <w:r>
        <w:t>return an abrupt completion.</w:t>
      </w:r>
    </w:p>
    <w:p w14:paraId="19CA82B6" w14:textId="77777777" w:rsidR="00EC0EFF" w:rsidRDefault="00EC0EFF" w:rsidP="00EC0EFF">
      <w:pPr>
        <w:pStyle w:val="Alg4"/>
        <w:numPr>
          <w:ilvl w:val="1"/>
          <w:numId w:val="650"/>
        </w:numPr>
        <w:spacing w:after="220"/>
        <w:contextualSpacing/>
      </w:pPr>
      <w:r>
        <w:t xml:space="preserve">Else, </w:t>
      </w:r>
    </w:p>
    <w:p w14:paraId="0905316C" w14:textId="77777777" w:rsidR="00EC0EFF" w:rsidRPr="00E77497" w:rsidRDefault="00EC0EFF" w:rsidP="00EC0EFF">
      <w:pPr>
        <w:pStyle w:val="Alg4"/>
        <w:numPr>
          <w:ilvl w:val="2"/>
          <w:numId w:val="650"/>
        </w:numPr>
        <w:spacing w:after="220"/>
        <w:contextualSpacing/>
      </w:pPr>
      <w:r w:rsidRPr="00E77497">
        <w:t xml:space="preserve">Call </w:t>
      </w:r>
      <w:r w:rsidR="00767E5E">
        <w:rPr>
          <w:i/>
        </w:rPr>
        <w:t>environment</w:t>
      </w:r>
      <w:r w:rsidRPr="00E77497">
        <w:t xml:space="preserve">’s CreateImmutableBinding concrete method </w:t>
      </w:r>
      <w:r>
        <w:t>with argument</w:t>
      </w:r>
      <w:r w:rsidRPr="00E77497">
        <w:t xml:space="preserve"> </w:t>
      </w:r>
      <w:r>
        <w:rPr>
          <w:i/>
        </w:rPr>
        <w:t>name</w:t>
      </w:r>
      <w:r w:rsidRPr="00E77497">
        <w:t>.</w:t>
      </w:r>
    </w:p>
    <w:p w14:paraId="2745C3A5" w14:textId="77777777" w:rsidR="00F04E83" w:rsidRPr="00E77497" w:rsidRDefault="00DE0144" w:rsidP="00F04E83">
      <w:pPr>
        <w:pStyle w:val="Alg4"/>
        <w:numPr>
          <w:ilvl w:val="0"/>
          <w:numId w:val="650"/>
        </w:numPr>
        <w:spacing w:after="220"/>
        <w:contextualSpacing/>
      </w:pPr>
      <w:r>
        <w:t>Return the result of performing</w:t>
      </w:r>
      <w:r w:rsidR="00F04E83" w:rsidRPr="004418C4">
        <w:t xml:space="preserve"> Binding</w:t>
      </w:r>
      <w:del w:id="7169" w:author="Rev 19 Allen Wirfs-Brock" w:date="2013-09-23T16:47:00Z">
        <w:r w:rsidR="00F04E83" w:rsidRPr="004418C4" w:rsidDel="00427ECF">
          <w:delText xml:space="preserve"> </w:delText>
        </w:r>
      </w:del>
      <w:r w:rsidR="00A113E2">
        <w:t>Initialisation</w:t>
      </w:r>
      <w:r w:rsidR="00F04E83" w:rsidRPr="004418C4">
        <w:t xml:space="preserve"> for </w:t>
      </w:r>
      <w:r w:rsidR="00F04E83" w:rsidRPr="000B0083">
        <w:rPr>
          <w:i/>
        </w:rPr>
        <w:t>For</w:t>
      </w:r>
      <w:r w:rsidR="00F04E83">
        <w:rPr>
          <w:i/>
        </w:rPr>
        <w:t>Binding</w:t>
      </w:r>
      <w:r w:rsidR="00F04E83" w:rsidRPr="004418C4">
        <w:t xml:space="preserve"> passing</w:t>
      </w:r>
      <w:r w:rsidR="00F04E83" w:rsidRPr="004418C4">
        <w:rPr>
          <w:i/>
        </w:rPr>
        <w:t xml:space="preserve"> </w:t>
      </w:r>
      <w:r w:rsidR="00F04E83">
        <w:rPr>
          <w:i/>
        </w:rPr>
        <w:t>value</w:t>
      </w:r>
      <w:r w:rsidR="00F04E83">
        <w:t xml:space="preserve"> </w:t>
      </w:r>
      <w:r w:rsidR="00F04E83" w:rsidRPr="004418C4">
        <w:t xml:space="preserve">and </w:t>
      </w:r>
      <w:r w:rsidR="00767E5E">
        <w:rPr>
          <w:i/>
        </w:rPr>
        <w:t>environment</w:t>
      </w:r>
      <w:r w:rsidR="00F04E83" w:rsidRPr="004418C4">
        <w:t xml:space="preserve"> as the arguments.</w:t>
      </w:r>
    </w:p>
    <w:p w14:paraId="3A6F4864" w14:textId="77777777" w:rsidR="0068432C" w:rsidRDefault="0068432C" w:rsidP="00CF4D09">
      <w:pPr>
        <w:pStyle w:val="40"/>
      </w:pPr>
      <w:bookmarkStart w:id="7170" w:name="_Ref367707000"/>
      <w:r w:rsidRPr="00E77497">
        <w:t xml:space="preserve">Runtime Semantics: </w:t>
      </w:r>
      <w:r>
        <w:t>Labelled</w:t>
      </w:r>
      <w:del w:id="7171" w:author="Rev 19 Allen Wirfs-Brock" w:date="2013-09-23T13:40:00Z">
        <w:r w:rsidDel="00CF4D09">
          <w:delText xml:space="preserve"> </w:delText>
        </w:r>
      </w:del>
      <w:r>
        <w:t>Evaluation</w:t>
      </w:r>
      <w:bookmarkEnd w:id="7170"/>
    </w:p>
    <w:p w14:paraId="5A38E7B0" w14:textId="77777777" w:rsidR="0068432C" w:rsidRPr="00FA3203" w:rsidRDefault="0068432C" w:rsidP="0068432C">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14:paraId="541D3017" w14:textId="77777777" w:rsidR="00CF4D09" w:rsidRPr="00F742D3" w:rsidRDefault="00CF4D09" w:rsidP="00CF4D09">
      <w:pPr>
        <w:rPr>
          <w:ins w:id="7172" w:author="Rev 19 Allen Wirfs-Brock" w:date="2013-09-23T13:46:00Z"/>
        </w:rPr>
      </w:pPr>
      <w:ins w:id="7173" w:author="Rev 19 Allen Wirfs-Brock" w:date="2013-09-23T13:46:00Z">
        <w:r>
          <w:t xml:space="preserve">See also: </w:t>
        </w:r>
        <w:r>
          <w:fldChar w:fldCharType="begin"/>
        </w:r>
        <w:r>
          <w:instrText xml:space="preserve"> REF _Ref367706686 \r \h </w:instrText>
        </w:r>
      </w:ins>
      <w:ins w:id="7174" w:author="Rev 19 Allen Wirfs-Brock" w:date="2013-09-23T13:46:00Z">
        <w:r>
          <w:fldChar w:fldCharType="separate"/>
        </w:r>
      </w:ins>
      <w:ins w:id="7175" w:author="Rev 19 Allen Wirfs-Brock" w:date="2013-09-27T13:22:00Z">
        <w:r w:rsidR="00D433E8">
          <w:t>13.0.2</w:t>
        </w:r>
      </w:ins>
      <w:ins w:id="7176" w:author="Rev 19 Allen Wirfs-Brock" w:date="2013-09-23T13:46:00Z">
        <w:r>
          <w:fldChar w:fldCharType="end"/>
        </w:r>
        <w:r>
          <w:t xml:space="preserve">, </w:t>
        </w:r>
        <w:r>
          <w:fldChar w:fldCharType="begin"/>
        </w:r>
        <w:r>
          <w:instrText xml:space="preserve"> REF _Ref367706859 \r \h </w:instrText>
        </w:r>
      </w:ins>
      <w:ins w:id="7177" w:author="Rev 19 Allen Wirfs-Brock" w:date="2013-09-23T13:46:00Z">
        <w:r>
          <w:fldChar w:fldCharType="separate"/>
        </w:r>
      </w:ins>
      <w:ins w:id="7178" w:author="Rev 19 Allen Wirfs-Brock" w:date="2013-09-27T13:22:00Z">
        <w:r w:rsidR="00D433E8">
          <w:t>13.6.1.2</w:t>
        </w:r>
      </w:ins>
      <w:ins w:id="7179" w:author="Rev 19 Allen Wirfs-Brock" w:date="2013-09-23T13:46:00Z">
        <w:r>
          <w:fldChar w:fldCharType="end"/>
        </w:r>
        <w:r>
          <w:t xml:space="preserve">, </w:t>
        </w:r>
        <w:r>
          <w:fldChar w:fldCharType="begin"/>
        </w:r>
        <w:r>
          <w:instrText xml:space="preserve"> REF _Ref367706902 \r \h </w:instrText>
        </w:r>
      </w:ins>
      <w:ins w:id="7180" w:author="Rev 19 Allen Wirfs-Brock" w:date="2013-09-23T13:46:00Z">
        <w:r>
          <w:fldChar w:fldCharType="separate"/>
        </w:r>
      </w:ins>
      <w:ins w:id="7181" w:author="Rev 19 Allen Wirfs-Brock" w:date="2013-09-27T13:22:00Z">
        <w:r w:rsidR="00D433E8">
          <w:t>13.6.2.2</w:t>
        </w:r>
      </w:ins>
      <w:ins w:id="7182" w:author="Rev 19 Allen Wirfs-Brock" w:date="2013-09-23T13:46:00Z">
        <w:r>
          <w:fldChar w:fldCharType="end"/>
        </w:r>
        <w:r>
          <w:t xml:space="preserve">, </w:t>
        </w:r>
        <w:r>
          <w:fldChar w:fldCharType="begin"/>
        </w:r>
        <w:r>
          <w:instrText xml:space="preserve"> REF _Ref367706960 \r \h </w:instrText>
        </w:r>
      </w:ins>
      <w:ins w:id="7183" w:author="Rev 19 Allen Wirfs-Brock" w:date="2013-09-23T13:46:00Z">
        <w:r>
          <w:fldChar w:fldCharType="separate"/>
        </w:r>
      </w:ins>
      <w:ins w:id="7184" w:author="Rev 19 Allen Wirfs-Brock" w:date="2013-09-27T13:22:00Z">
        <w:r w:rsidR="00D433E8">
          <w:t>13.6.3.2</w:t>
        </w:r>
      </w:ins>
      <w:ins w:id="7185" w:author="Rev 19 Allen Wirfs-Brock" w:date="2013-09-23T13:46:00Z">
        <w:r>
          <w:fldChar w:fldCharType="end"/>
        </w:r>
        <w:r>
          <w:t xml:space="preserve">, </w:t>
        </w:r>
        <w:r>
          <w:fldChar w:fldCharType="begin"/>
        </w:r>
        <w:r>
          <w:instrText xml:space="preserve"> REF _Ref367707068 \r \h </w:instrText>
        </w:r>
      </w:ins>
      <w:ins w:id="7186" w:author="Rev 19 Allen Wirfs-Brock" w:date="2013-09-23T13:46:00Z">
        <w:r>
          <w:fldChar w:fldCharType="separate"/>
        </w:r>
      </w:ins>
      <w:ins w:id="7187" w:author="Rev 19 Allen Wirfs-Brock" w:date="2013-09-27T13:22:00Z">
        <w:r w:rsidR="00D433E8">
          <w:t>13.12.3</w:t>
        </w:r>
      </w:ins>
      <w:ins w:id="7188" w:author="Rev 19 Allen Wirfs-Brock" w:date="2013-09-23T13:46:00Z">
        <w:r>
          <w:fldChar w:fldCharType="end"/>
        </w:r>
        <w:r>
          <w:t>.</w:t>
        </w:r>
      </w:ins>
    </w:p>
    <w:p w14:paraId="7ECAC46F" w14:textId="77777777" w:rsidR="004C02EF" w:rsidRPr="00E77497" w:rsidRDefault="004C02EF" w:rsidP="004C02EF">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43DECD9C" w14:textId="77777777" w:rsidR="00E21F6A" w:rsidRPr="00E21F6A" w:rsidRDefault="00E21F6A" w:rsidP="00C12827">
      <w:pPr>
        <w:pStyle w:val="Alg3"/>
        <w:numPr>
          <w:ilvl w:val="0"/>
          <w:numId w:val="122"/>
        </w:numPr>
      </w:pPr>
      <w:r w:rsidRPr="00E77497">
        <w:t xml:space="preserve">Let </w:t>
      </w:r>
      <w:r>
        <w:rPr>
          <w:i/>
        </w:rPr>
        <w:t>keyResult</w:t>
      </w:r>
      <w:r w:rsidRPr="00E77497">
        <w:t xml:space="preserve"> be the result of </w:t>
      </w:r>
      <w:r>
        <w:t>performing For</w:t>
      </w:r>
      <w:del w:id="7189" w:author="Rev 19 Allen Wirfs-Brock" w:date="2013-09-23T16:31:00Z">
        <w:r w:rsidDel="00427ECF">
          <w:delText xml:space="preserve"> </w:delText>
        </w:r>
      </w:del>
      <w:r>
        <w:t>In/Of</w:t>
      </w:r>
      <w:del w:id="7190" w:author="Rev 19 Allen Wirfs-Brock" w:date="2013-09-23T16:31:00Z">
        <w:r w:rsidDel="00427ECF">
          <w:delText xml:space="preserve"> </w:delText>
        </w:r>
      </w:del>
      <w:r>
        <w:t>Expression</w:t>
      </w:r>
      <w:del w:id="7191" w:author="Rev 19 Allen Wirfs-Brock" w:date="2013-09-23T16:31:00Z">
        <w:r w:rsidDel="00427ECF">
          <w:delText xml:space="preserve"> </w:delText>
        </w:r>
      </w:del>
      <w:r>
        <w:t>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14:paraId="5582BA1B" w14:textId="77777777" w:rsidR="00E21F6A" w:rsidRDefault="00FA7F97" w:rsidP="00E21F6A">
      <w:pPr>
        <w:pStyle w:val="Alg3"/>
        <w:numPr>
          <w:ilvl w:val="0"/>
          <w:numId w:val="122"/>
        </w:numPr>
        <w:tabs>
          <w:tab w:val="left" w:pos="2160"/>
        </w:tabs>
      </w:pPr>
      <w:r>
        <w:t>ReturnIfAbrupt(</w:t>
      </w:r>
      <w:r w:rsidR="00E21F6A">
        <w:rPr>
          <w:i/>
        </w:rPr>
        <w:t>keyResult</w:t>
      </w:r>
      <w:r>
        <w:t>)</w:t>
      </w:r>
      <w:r w:rsidR="00514B53">
        <w:t>.</w:t>
      </w:r>
    </w:p>
    <w:p w14:paraId="132A6EE2" w14:textId="77777777" w:rsidR="00E21F6A" w:rsidRDefault="00164D8C" w:rsidP="004B3A2D">
      <w:pPr>
        <w:pStyle w:val="Alg3"/>
        <w:numPr>
          <w:ilvl w:val="0"/>
          <w:numId w:val="122"/>
        </w:numPr>
        <w:spacing w:after="240"/>
      </w:pPr>
      <w:r>
        <w:t>Return</w:t>
      </w:r>
      <w:r w:rsidRPr="00E77497">
        <w:t xml:space="preserve"> the result of </w:t>
      </w:r>
      <w:r>
        <w:t>performing For</w:t>
      </w:r>
      <w:del w:id="7192" w:author="Rev 19 Allen Wirfs-Brock" w:date="2013-09-23T16:31:00Z">
        <w:r w:rsidDel="00427ECF">
          <w:delText xml:space="preserve"> </w:delText>
        </w:r>
      </w:del>
      <w:r>
        <w:t>In/Of</w:t>
      </w:r>
      <w:del w:id="7193" w:author="Rev 19 Allen Wirfs-Brock" w:date="2013-09-23T16:31:00Z">
        <w:r w:rsidDel="00427ECF">
          <w:delText xml:space="preserve"> </w:delText>
        </w:r>
      </w:del>
      <w:r>
        <w:t>Body</w:t>
      </w:r>
      <w:del w:id="7194" w:author="Rev 19 Allen Wirfs-Brock" w:date="2013-09-23T16:31:00Z">
        <w:r w:rsidDel="00427ECF">
          <w:delText xml:space="preserve"> </w:delText>
        </w:r>
      </w:del>
      <w:r>
        <w:t>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w:t>
      </w:r>
      <w:r w:rsidR="00F4124C">
        <w:t xml:space="preserve"> </w:t>
      </w:r>
      <w:r>
        <w:t xml:space="preserve"> </w:t>
      </w:r>
      <w:r>
        <w:rPr>
          <w:rFonts w:ascii="Arial" w:hAnsi="Arial" w:cs="Arial"/>
        </w:rPr>
        <w:t>assignment</w:t>
      </w:r>
      <w:r>
        <w:t xml:space="preserve">, and </w:t>
      </w:r>
      <w:r w:rsidRPr="00E21F6A">
        <w:rPr>
          <w:i/>
        </w:rPr>
        <w:t>labelSet</w:t>
      </w:r>
      <w:r>
        <w:t>.</w:t>
      </w:r>
    </w:p>
    <w:p w14:paraId="5DEC9C1B"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4429A2">
        <w:rPr>
          <w:i/>
        </w:rPr>
        <w:t xml:space="preserve"> </w:t>
      </w:r>
      <w:r w:rsidR="004429A2" w:rsidRPr="004418C4">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592DA700" w14:textId="77777777" w:rsidR="00514B53" w:rsidRPr="00E21F6A" w:rsidRDefault="00514B53" w:rsidP="00C12827">
      <w:pPr>
        <w:pStyle w:val="Alg3"/>
        <w:numPr>
          <w:ilvl w:val="0"/>
          <w:numId w:val="123"/>
        </w:numPr>
      </w:pPr>
      <w:r w:rsidRPr="00E77497">
        <w:t xml:space="preserve">Let </w:t>
      </w:r>
      <w:r>
        <w:rPr>
          <w:i/>
        </w:rPr>
        <w:t>keyResult</w:t>
      </w:r>
      <w:r w:rsidRPr="00E77497">
        <w:t xml:space="preserve"> be the result of </w:t>
      </w:r>
      <w:r>
        <w:t>performing For</w:t>
      </w:r>
      <w:del w:id="7195" w:author="Rev 19 Allen Wirfs-Brock" w:date="2013-09-23T16:31:00Z">
        <w:r w:rsidDel="00427ECF">
          <w:delText xml:space="preserve"> </w:delText>
        </w:r>
      </w:del>
      <w:r>
        <w:t>In/Of</w:t>
      </w:r>
      <w:del w:id="7196" w:author="Rev 19 Allen Wirfs-Brock" w:date="2013-09-23T16:31:00Z">
        <w:r w:rsidDel="00427ECF">
          <w:delText xml:space="preserve"> </w:delText>
        </w:r>
      </w:del>
      <w:r>
        <w:t>Expression</w:t>
      </w:r>
      <w:del w:id="7197" w:author="Rev 19 Allen Wirfs-Brock" w:date="2013-09-23T16:31:00Z">
        <w:r w:rsidDel="00427ECF">
          <w:delText xml:space="preserve"> </w:delText>
        </w:r>
      </w:del>
      <w:r>
        <w:t>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14:paraId="476C9A1E" w14:textId="77777777" w:rsidR="00514B53" w:rsidRDefault="00514B53" w:rsidP="00514B53">
      <w:pPr>
        <w:pStyle w:val="Alg3"/>
        <w:numPr>
          <w:ilvl w:val="0"/>
          <w:numId w:val="123"/>
        </w:numPr>
        <w:tabs>
          <w:tab w:val="left" w:pos="2160"/>
        </w:tabs>
      </w:pPr>
      <w:r>
        <w:t>ReturnIfAbrupt(</w:t>
      </w:r>
      <w:r>
        <w:rPr>
          <w:i/>
        </w:rPr>
        <w:t>keyResult</w:t>
      </w:r>
      <w:r>
        <w:t>).</w:t>
      </w:r>
    </w:p>
    <w:p w14:paraId="2C61590D" w14:textId="77777777" w:rsidR="00514B53" w:rsidRDefault="00514B53" w:rsidP="004B3A2D">
      <w:pPr>
        <w:pStyle w:val="Alg3"/>
        <w:numPr>
          <w:ilvl w:val="0"/>
          <w:numId w:val="123"/>
        </w:numPr>
        <w:spacing w:after="240"/>
      </w:pPr>
      <w:r>
        <w:t>Return</w:t>
      </w:r>
      <w:r w:rsidRPr="00E77497">
        <w:t xml:space="preserve"> the result of </w:t>
      </w:r>
      <w:r>
        <w:t>performing For</w:t>
      </w:r>
      <w:del w:id="7198" w:author="Rev 19 Allen Wirfs-Brock" w:date="2013-09-23T16:31:00Z">
        <w:r w:rsidDel="00427ECF">
          <w:delText xml:space="preserve"> </w:delText>
        </w:r>
      </w:del>
      <w:r>
        <w:t>In/Of</w:t>
      </w:r>
      <w:del w:id="7199" w:author="Rev 19 Allen Wirfs-Brock" w:date="2013-09-23T16:31:00Z">
        <w:r w:rsidDel="00427ECF">
          <w:delText xml:space="preserve"> </w:delText>
        </w:r>
      </w:del>
      <w:r>
        <w:t>Body</w:t>
      </w:r>
      <w:del w:id="7200" w:author="Rev 19 Allen Wirfs-Brock" w:date="2013-09-23T16:31:00Z">
        <w:r w:rsidDel="00427ECF">
          <w:delText xml:space="preserve"> </w:delText>
        </w:r>
      </w:del>
      <w:r>
        <w:t>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14:paraId="2DA20DA2"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3CF1C563" w14:textId="77777777" w:rsidR="00514B53" w:rsidRPr="00E21F6A" w:rsidRDefault="00514B53" w:rsidP="00C12827">
      <w:pPr>
        <w:pStyle w:val="Alg3"/>
        <w:numPr>
          <w:ilvl w:val="0"/>
          <w:numId w:val="693"/>
        </w:numPr>
      </w:pPr>
      <w:r w:rsidRPr="00E77497">
        <w:t xml:space="preserve">Let </w:t>
      </w:r>
      <w:r>
        <w:rPr>
          <w:i/>
        </w:rPr>
        <w:t>keyResult</w:t>
      </w:r>
      <w:r w:rsidRPr="00E77497">
        <w:t xml:space="preserve"> be the result of </w:t>
      </w:r>
      <w:r>
        <w:t>performing For</w:t>
      </w:r>
      <w:del w:id="7201" w:author="Rev 19 Allen Wirfs-Brock" w:date="2013-09-23T16:31:00Z">
        <w:r w:rsidDel="00427ECF">
          <w:delText xml:space="preserve"> </w:delText>
        </w:r>
      </w:del>
      <w:r>
        <w:t>In/Of</w:t>
      </w:r>
      <w:del w:id="7202" w:author="Rev 19 Allen Wirfs-Brock" w:date="2013-09-23T16:31:00Z">
        <w:r w:rsidDel="00427ECF">
          <w:delText xml:space="preserve"> </w:delText>
        </w:r>
      </w:del>
      <w:r>
        <w:t>Expression</w:t>
      </w:r>
      <w:del w:id="7203" w:author="Rev 19 Allen Wirfs-Brock" w:date="2013-09-23T16:32:00Z">
        <w:r w:rsidDel="00427ECF">
          <w:delText xml:space="preserve"> </w:delText>
        </w:r>
      </w:del>
      <w:r>
        <w:t>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14:paraId="222E3006" w14:textId="77777777" w:rsidR="00514B53" w:rsidRDefault="00514B53" w:rsidP="004B3A2D">
      <w:pPr>
        <w:pStyle w:val="Alg3"/>
        <w:numPr>
          <w:ilvl w:val="0"/>
          <w:numId w:val="693"/>
        </w:numPr>
        <w:tabs>
          <w:tab w:val="left" w:pos="2160"/>
        </w:tabs>
      </w:pPr>
      <w:r>
        <w:t>ReturnIfAbrupt(</w:t>
      </w:r>
      <w:r>
        <w:rPr>
          <w:i/>
        </w:rPr>
        <w:t>keyResult</w:t>
      </w:r>
      <w:r>
        <w:t>).</w:t>
      </w:r>
    </w:p>
    <w:p w14:paraId="60F50D7A" w14:textId="77777777" w:rsidR="00514B53" w:rsidRDefault="00514B53" w:rsidP="004B3A2D">
      <w:pPr>
        <w:pStyle w:val="Alg3"/>
        <w:numPr>
          <w:ilvl w:val="0"/>
          <w:numId w:val="693"/>
        </w:numPr>
        <w:spacing w:after="240"/>
      </w:pPr>
      <w:r>
        <w:t>Return</w:t>
      </w:r>
      <w:r w:rsidRPr="00E77497">
        <w:t xml:space="preserve"> the result of </w:t>
      </w:r>
      <w:r>
        <w:t>performing For</w:t>
      </w:r>
      <w:del w:id="7204" w:author="Rev 19 Allen Wirfs-Brock" w:date="2013-09-23T16:32:00Z">
        <w:r w:rsidDel="00427ECF">
          <w:delText xml:space="preserve"> </w:delText>
        </w:r>
      </w:del>
      <w:r>
        <w:t>In/Of</w:t>
      </w:r>
      <w:del w:id="7205" w:author="Rev 19 Allen Wirfs-Brock" w:date="2013-09-23T16:32:00Z">
        <w:r w:rsidDel="00427ECF">
          <w:delText xml:space="preserve"> </w:delText>
        </w:r>
      </w:del>
      <w:r>
        <w:t>Body</w:t>
      </w:r>
      <w:del w:id="7206" w:author="Rev 19 Allen Wirfs-Brock" w:date="2013-09-23T16:32:00Z">
        <w:r w:rsidDel="00427ECF">
          <w:delText xml:space="preserve"> </w:delText>
        </w:r>
      </w:del>
      <w:r>
        <w:t>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14:paraId="3412DD1C" w14:textId="77777777" w:rsidR="00514B53" w:rsidRPr="00E77497" w:rsidRDefault="00514B53" w:rsidP="00514B53">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14:paraId="52B94234" w14:textId="77777777" w:rsidR="00514B53" w:rsidRPr="00E21F6A" w:rsidRDefault="00514B53" w:rsidP="00F319DC">
      <w:pPr>
        <w:pStyle w:val="Alg3"/>
        <w:numPr>
          <w:ilvl w:val="0"/>
          <w:numId w:val="696"/>
        </w:numPr>
      </w:pPr>
      <w:r w:rsidRPr="00E77497">
        <w:t xml:space="preserve">Let </w:t>
      </w:r>
      <w:r>
        <w:rPr>
          <w:i/>
        </w:rPr>
        <w:t>keyResult</w:t>
      </w:r>
      <w:r w:rsidRPr="00E77497">
        <w:t xml:space="preserve"> be the result of </w:t>
      </w:r>
      <w:r>
        <w:t>performing For</w:t>
      </w:r>
      <w:del w:id="7207" w:author="Rev 19 Allen Wirfs-Brock" w:date="2013-09-23T16:32:00Z">
        <w:r w:rsidDel="00427ECF">
          <w:delText xml:space="preserve"> </w:delText>
        </w:r>
      </w:del>
      <w:r>
        <w:t>In/Of</w:t>
      </w:r>
      <w:del w:id="7208" w:author="Rev 19 Allen Wirfs-Brock" w:date="2013-09-23T16:32:00Z">
        <w:r w:rsidDel="00427ECF">
          <w:delText xml:space="preserve"> </w:delText>
        </w:r>
      </w:del>
      <w:r>
        <w:t>Expression</w:t>
      </w:r>
      <w:del w:id="7209" w:author="Rev 19 Allen Wirfs-Brock" w:date="2013-09-23T16:32:00Z">
        <w:r w:rsidDel="00427ECF">
          <w:delText xml:space="preserve"> </w:delText>
        </w:r>
      </w:del>
      <w:r>
        <w:t>Eval</w:t>
      </w:r>
      <w:r w:rsidR="000358AB">
        <w:t>u</w:t>
      </w:r>
      <w:r>
        <w:t xml:space="preserve">ation with </w:t>
      </w:r>
      <w:r w:rsidRPr="00E77497">
        <w:t xml:space="preserve"> </w:t>
      </w:r>
      <w:r w:rsidR="006067DC" w:rsidRPr="006067DC">
        <w:rPr>
          <w:i/>
          <w:iCs/>
        </w:rPr>
        <w:t>Assignment</w:t>
      </w:r>
      <w:r w:rsidR="00F319DC">
        <w:rPr>
          <w:i/>
        </w:rPr>
        <w:t>Expression</w:t>
      </w:r>
      <w:r>
        <w:t xml:space="preserve">, </w:t>
      </w:r>
      <w:r w:rsidR="004B3A2D">
        <w:rPr>
          <w:rFonts w:ascii="Arial" w:hAnsi="Arial" w:cs="Arial"/>
        </w:rPr>
        <w:t>iterate</w:t>
      </w:r>
      <w:r>
        <w:t xml:space="preserve">, and </w:t>
      </w:r>
      <w:r w:rsidRPr="00E21F6A">
        <w:rPr>
          <w:i/>
        </w:rPr>
        <w:t>labelSet</w:t>
      </w:r>
      <w:r>
        <w:t>.</w:t>
      </w:r>
    </w:p>
    <w:p w14:paraId="282DA639" w14:textId="77777777" w:rsidR="00514B53" w:rsidRDefault="00514B53" w:rsidP="004B3A2D">
      <w:pPr>
        <w:pStyle w:val="Alg3"/>
        <w:numPr>
          <w:ilvl w:val="0"/>
          <w:numId w:val="696"/>
        </w:numPr>
        <w:tabs>
          <w:tab w:val="left" w:pos="2160"/>
        </w:tabs>
      </w:pPr>
      <w:r>
        <w:t>ReturnIfAbrupt(</w:t>
      </w:r>
      <w:r>
        <w:rPr>
          <w:i/>
        </w:rPr>
        <w:t>keyResult</w:t>
      </w:r>
      <w:r>
        <w:t>).</w:t>
      </w:r>
    </w:p>
    <w:p w14:paraId="7A4EB0AB" w14:textId="77777777" w:rsidR="00514B53" w:rsidRDefault="00514B53" w:rsidP="004B3A2D">
      <w:pPr>
        <w:pStyle w:val="Alg3"/>
        <w:numPr>
          <w:ilvl w:val="0"/>
          <w:numId w:val="696"/>
        </w:numPr>
        <w:spacing w:after="240"/>
      </w:pPr>
      <w:r>
        <w:t>Return</w:t>
      </w:r>
      <w:r w:rsidRPr="00E77497">
        <w:t xml:space="preserve"> the result of </w:t>
      </w:r>
      <w:r>
        <w:t>performing For</w:t>
      </w:r>
      <w:del w:id="7210" w:author="Rev 19 Allen Wirfs-Brock" w:date="2013-09-23T16:32:00Z">
        <w:r w:rsidDel="00427ECF">
          <w:delText xml:space="preserve"> </w:delText>
        </w:r>
      </w:del>
      <w:r>
        <w:t>In/Of</w:t>
      </w:r>
      <w:del w:id="7211" w:author="Rev 19 Allen Wirfs-Brock" w:date="2013-09-23T16:32:00Z">
        <w:r w:rsidDel="00427ECF">
          <w:delText xml:space="preserve"> </w:delText>
        </w:r>
      </w:del>
      <w:r>
        <w:t>Body</w:t>
      </w:r>
      <w:del w:id="7212" w:author="Rev 19 Allen Wirfs-Brock" w:date="2013-09-23T16:32:00Z">
        <w:r w:rsidDel="00427ECF">
          <w:delText xml:space="preserve"> </w:delText>
        </w:r>
      </w:del>
      <w:r>
        <w:t>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 xml:space="preserve">,  </w:t>
      </w:r>
      <w:r>
        <w:rPr>
          <w:rFonts w:ascii="Arial" w:hAnsi="Arial" w:cs="Arial"/>
        </w:rPr>
        <w:t>assignment</w:t>
      </w:r>
      <w:r>
        <w:t xml:space="preserve">, and </w:t>
      </w:r>
      <w:r w:rsidRPr="00E21F6A">
        <w:rPr>
          <w:i/>
        </w:rPr>
        <w:t>labelSet</w:t>
      </w:r>
      <w:r>
        <w:t>.</w:t>
      </w:r>
    </w:p>
    <w:p w14:paraId="37DC99C4"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Pr>
          <w:i/>
        </w:rPr>
        <w:t xml:space="preserve"> </w:t>
      </w:r>
      <w:r w:rsidRPr="004418C4">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2503C19B" w14:textId="77777777" w:rsidR="00514B53" w:rsidRPr="00E21F6A" w:rsidRDefault="00514B53" w:rsidP="004B3A2D">
      <w:pPr>
        <w:pStyle w:val="Alg3"/>
        <w:numPr>
          <w:ilvl w:val="0"/>
          <w:numId w:val="695"/>
        </w:numPr>
      </w:pPr>
      <w:r w:rsidRPr="00E77497">
        <w:t xml:space="preserve">Let </w:t>
      </w:r>
      <w:r>
        <w:rPr>
          <w:i/>
        </w:rPr>
        <w:t>keyResult</w:t>
      </w:r>
      <w:r w:rsidRPr="00E77497">
        <w:t xml:space="preserve"> be the result of </w:t>
      </w:r>
      <w:r>
        <w:t>performing For</w:t>
      </w:r>
      <w:del w:id="7213" w:author="Rev 19 Allen Wirfs-Brock" w:date="2013-09-23T16:32:00Z">
        <w:r w:rsidDel="00427ECF">
          <w:delText xml:space="preserve"> </w:delText>
        </w:r>
      </w:del>
      <w:r>
        <w:t>In/Of</w:t>
      </w:r>
      <w:del w:id="7214" w:author="Rev 19 Allen Wirfs-Brock" w:date="2013-09-23T16:32:00Z">
        <w:r w:rsidDel="00427ECF">
          <w:delText xml:space="preserve"> </w:delText>
        </w:r>
      </w:del>
      <w:r>
        <w:t>Expression</w:t>
      </w:r>
      <w:del w:id="7215" w:author="Rev 19 Allen Wirfs-Brock" w:date="2013-09-23T16:32:00Z">
        <w:r w:rsidDel="00427ECF">
          <w:delText xml:space="preserve"> </w:delText>
        </w:r>
      </w:del>
      <w:r>
        <w:t>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14:paraId="1C272323" w14:textId="77777777" w:rsidR="00514B53" w:rsidRDefault="00514B53" w:rsidP="004B3A2D">
      <w:pPr>
        <w:pStyle w:val="Alg3"/>
        <w:numPr>
          <w:ilvl w:val="0"/>
          <w:numId w:val="695"/>
        </w:numPr>
        <w:tabs>
          <w:tab w:val="left" w:pos="2160"/>
        </w:tabs>
      </w:pPr>
      <w:r>
        <w:t>ReturnIfAbrupt(</w:t>
      </w:r>
      <w:r>
        <w:rPr>
          <w:i/>
        </w:rPr>
        <w:t>keyResult</w:t>
      </w:r>
      <w:r>
        <w:t>).</w:t>
      </w:r>
    </w:p>
    <w:p w14:paraId="247BC8AA" w14:textId="77777777" w:rsidR="00514B53" w:rsidRDefault="00514B53" w:rsidP="004B3A2D">
      <w:pPr>
        <w:pStyle w:val="Alg3"/>
        <w:numPr>
          <w:ilvl w:val="0"/>
          <w:numId w:val="695"/>
        </w:numPr>
        <w:spacing w:after="240"/>
      </w:pPr>
      <w:r>
        <w:t>Return</w:t>
      </w:r>
      <w:r w:rsidRPr="00E77497">
        <w:t xml:space="preserve"> the result of </w:t>
      </w:r>
      <w:r>
        <w:t>performing For</w:t>
      </w:r>
      <w:del w:id="7216" w:author="Rev 19 Allen Wirfs-Brock" w:date="2013-09-23T16:32:00Z">
        <w:r w:rsidDel="00427ECF">
          <w:delText xml:space="preserve"> </w:delText>
        </w:r>
      </w:del>
      <w:r>
        <w:t>In/Of</w:t>
      </w:r>
      <w:del w:id="7217" w:author="Rev 19 Allen Wirfs-Brock" w:date="2013-09-23T16:32:00Z">
        <w:r w:rsidDel="00427ECF">
          <w:delText xml:space="preserve"> </w:delText>
        </w:r>
      </w:del>
      <w:r>
        <w:t>Body</w:t>
      </w:r>
      <w:del w:id="7218" w:author="Rev 19 Allen Wirfs-Brock" w:date="2013-09-23T16:32:00Z">
        <w:r w:rsidDel="00427ECF">
          <w:delText xml:space="preserve"> </w:delText>
        </w:r>
      </w:del>
      <w:r>
        <w:t>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14:paraId="3BCDD828"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62EA4B6C" w14:textId="77777777" w:rsidR="00514B53" w:rsidRPr="00E21F6A" w:rsidRDefault="00514B53" w:rsidP="004D6903">
      <w:pPr>
        <w:pStyle w:val="Alg3"/>
        <w:numPr>
          <w:ilvl w:val="0"/>
          <w:numId w:val="1399"/>
        </w:numPr>
      </w:pPr>
      <w:r w:rsidRPr="00E77497">
        <w:t xml:space="preserve">Let </w:t>
      </w:r>
      <w:r>
        <w:rPr>
          <w:i/>
        </w:rPr>
        <w:t>keyResult</w:t>
      </w:r>
      <w:r w:rsidRPr="00E77497">
        <w:t xml:space="preserve"> be the result of </w:t>
      </w:r>
      <w:r>
        <w:t>performing For</w:t>
      </w:r>
      <w:del w:id="7219" w:author="Rev 19 Allen Wirfs-Brock" w:date="2013-09-23T16:34:00Z">
        <w:r w:rsidDel="00427ECF">
          <w:delText xml:space="preserve"> </w:delText>
        </w:r>
      </w:del>
      <w:r>
        <w:t>In/Of</w:t>
      </w:r>
      <w:del w:id="7220" w:author="Rev 19 Allen Wirfs-Brock" w:date="2013-09-23T16:34:00Z">
        <w:r w:rsidDel="00427ECF">
          <w:delText xml:space="preserve"> </w:delText>
        </w:r>
      </w:del>
      <w:r>
        <w:t>Expression</w:t>
      </w:r>
      <w:del w:id="7221" w:author="Rev 19 Allen Wirfs-Brock" w:date="2013-09-23T16:34:00Z">
        <w:r w:rsidDel="00427ECF">
          <w:delText xml:space="preserve"> </w:delText>
        </w:r>
      </w:del>
      <w:r>
        <w:t>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14:paraId="515C66B8" w14:textId="77777777" w:rsidR="00514B53" w:rsidRDefault="00514B53" w:rsidP="004D6903">
      <w:pPr>
        <w:pStyle w:val="Alg3"/>
        <w:numPr>
          <w:ilvl w:val="0"/>
          <w:numId w:val="1399"/>
        </w:numPr>
        <w:tabs>
          <w:tab w:val="left" w:pos="2160"/>
        </w:tabs>
      </w:pPr>
      <w:r>
        <w:t>ReturnIfAbrupt(</w:t>
      </w:r>
      <w:r>
        <w:rPr>
          <w:i/>
        </w:rPr>
        <w:t>keyResult</w:t>
      </w:r>
      <w:r>
        <w:t>).</w:t>
      </w:r>
    </w:p>
    <w:p w14:paraId="60DD7DAE" w14:textId="77777777" w:rsidR="00514B53" w:rsidRDefault="00514B53" w:rsidP="004D6903">
      <w:pPr>
        <w:pStyle w:val="Alg3"/>
        <w:numPr>
          <w:ilvl w:val="0"/>
          <w:numId w:val="1399"/>
        </w:numPr>
        <w:spacing w:after="240"/>
      </w:pPr>
      <w:r>
        <w:t>Return</w:t>
      </w:r>
      <w:r w:rsidRPr="00E77497">
        <w:t xml:space="preserve"> the result of </w:t>
      </w:r>
      <w:r>
        <w:t>performing For</w:t>
      </w:r>
      <w:del w:id="7222" w:author="Rev 19 Allen Wirfs-Brock" w:date="2013-09-23T16:34:00Z">
        <w:r w:rsidDel="00427ECF">
          <w:delText xml:space="preserve"> </w:delText>
        </w:r>
      </w:del>
      <w:r>
        <w:t>In/Of</w:t>
      </w:r>
      <w:del w:id="7223" w:author="Rev 19 Allen Wirfs-Brock" w:date="2013-09-23T16:34:00Z">
        <w:r w:rsidDel="00427ECF">
          <w:delText xml:space="preserve"> </w:delText>
        </w:r>
      </w:del>
      <w:r>
        <w:t>Body</w:t>
      </w:r>
      <w:del w:id="7224" w:author="Rev 19 Allen Wirfs-Brock" w:date="2013-09-23T16:34:00Z">
        <w:r w:rsidDel="00427ECF">
          <w:delText xml:space="preserve"> </w:delText>
        </w:r>
      </w:del>
      <w:r>
        <w:t>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14:paraId="2C2B5813" w14:textId="77777777" w:rsidR="006D2B83" w:rsidRDefault="006D2B83" w:rsidP="001F1D00">
      <w:pPr>
        <w:pStyle w:val="40"/>
      </w:pPr>
      <w:r w:rsidRPr="00E77497">
        <w:t xml:space="preserve">Runtime Semantics: </w:t>
      </w:r>
      <w:r w:rsidRPr="006D2B83">
        <w:t>For</w:t>
      </w:r>
      <w:del w:id="7225" w:author="Rev 19 Allen Wirfs-Brock" w:date="2013-09-23T16:33:00Z">
        <w:r w:rsidRPr="006D2B83" w:rsidDel="00427ECF">
          <w:delText xml:space="preserve"> </w:delText>
        </w:r>
      </w:del>
      <w:r w:rsidRPr="006D2B83">
        <w:t>In/Of</w:t>
      </w:r>
      <w:del w:id="7226" w:author="Rev 19 Allen Wirfs-Brock" w:date="2013-09-23T16:33:00Z">
        <w:r w:rsidRPr="006D2B83" w:rsidDel="00427ECF">
          <w:delText xml:space="preserve"> </w:delText>
        </w:r>
      </w:del>
      <w:r w:rsidRPr="006D2B83">
        <w:t>Expression</w:t>
      </w:r>
      <w:del w:id="7227" w:author="Rev 19 Allen Wirfs-Brock" w:date="2013-09-23T16:33:00Z">
        <w:r w:rsidRPr="006D2B83" w:rsidDel="00427ECF">
          <w:delText xml:space="preserve"> </w:delText>
        </w:r>
      </w:del>
      <w:r w:rsidRPr="006D2B83">
        <w:t>Evaluation</w:t>
      </w:r>
      <w:r>
        <w:t xml:space="preserve"> Abstract Operation</w:t>
      </w:r>
    </w:p>
    <w:p w14:paraId="15DE9EE8" w14:textId="77777777" w:rsidR="00E21F6A" w:rsidRPr="0013710B" w:rsidRDefault="00E21F6A" w:rsidP="00E21F6A">
      <w:pPr>
        <w:rPr>
          <w:lang w:eastAsia="en-US"/>
        </w:rPr>
      </w:pPr>
      <w:r>
        <w:rPr>
          <w:lang w:eastAsia="en-US"/>
        </w:rPr>
        <w:t>The abstract operation For</w:t>
      </w:r>
      <w:del w:id="7228" w:author="Rev 19 Allen Wirfs-Brock" w:date="2013-09-23T16:33:00Z">
        <w:r w:rsidDel="00427ECF">
          <w:rPr>
            <w:lang w:eastAsia="en-US"/>
          </w:rPr>
          <w:delText xml:space="preserve"> </w:delText>
        </w:r>
      </w:del>
      <w:r>
        <w:rPr>
          <w:lang w:eastAsia="en-US"/>
        </w:rPr>
        <w:t>In/Of</w:t>
      </w:r>
      <w:del w:id="7229" w:author="Rev 19 Allen Wirfs-Brock" w:date="2013-09-23T16:33:00Z">
        <w:r w:rsidDel="00427ECF">
          <w:rPr>
            <w:lang w:eastAsia="en-US"/>
          </w:rPr>
          <w:delText xml:space="preserve"> </w:delText>
        </w:r>
      </w:del>
      <w:r>
        <w:rPr>
          <w:lang w:eastAsia="en-US"/>
        </w:rPr>
        <w:t>Expression</w:t>
      </w:r>
      <w:del w:id="7230" w:author="Rev 19 Allen Wirfs-Brock" w:date="2013-09-23T16:33:00Z">
        <w:r w:rsidDel="00427ECF">
          <w:rPr>
            <w:lang w:eastAsia="en-US"/>
          </w:rPr>
          <w:delText xml:space="preserve"> </w:delText>
        </w:r>
      </w:del>
      <w:r>
        <w:rPr>
          <w:lang w:eastAsia="en-US"/>
        </w:rPr>
        <w:t xml:space="preserve">Evaluation </w:t>
      </w:r>
      <w:r w:rsidR="002241B3">
        <w:rPr>
          <w:lang w:eastAsia="en-US"/>
        </w:rPr>
        <w:t xml:space="preserve">is called </w:t>
      </w:r>
      <w:r>
        <w:rPr>
          <w:lang w:eastAsia="en-US"/>
        </w:rPr>
        <w:t xml:space="preserve">with arguments </w:t>
      </w:r>
      <w:r>
        <w:rPr>
          <w:rFonts w:ascii="Times New Roman" w:hAnsi="Times New Roman"/>
          <w:i/>
          <w:lang w:eastAsia="en-US"/>
        </w:rPr>
        <w:t>expr</w:t>
      </w:r>
      <w:r>
        <w:rPr>
          <w:lang w:eastAsia="en-US"/>
        </w:rPr>
        <w:t xml:space="preserve">, </w:t>
      </w:r>
      <w:r>
        <w:rPr>
          <w:rFonts w:ascii="Times New Roman" w:hAnsi="Times New Roman"/>
          <w:i/>
          <w:lang w:eastAsia="en-US"/>
        </w:rPr>
        <w:t>iterationKind</w:t>
      </w:r>
      <w:r>
        <w:rPr>
          <w:lang w:eastAsia="en-US"/>
        </w:rPr>
        <w:t xml:space="preserve">, and </w:t>
      </w:r>
      <w:r w:rsidRPr="00033CAC">
        <w:rPr>
          <w:rFonts w:ascii="Times New Roman" w:hAnsi="Times New Roman"/>
          <w:i/>
          <w:lang w:eastAsia="en-US"/>
        </w:rPr>
        <w:t>labelSet</w:t>
      </w:r>
      <w:r w:rsidR="00B7141C">
        <w:rPr>
          <w:rFonts w:ascii="Times New Roman" w:hAnsi="Times New Roman"/>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iterationKind</w:t>
      </w:r>
      <w:r w:rsidR="00B7141C">
        <w:rPr>
          <w:lang w:eastAsia="en-US"/>
        </w:rPr>
        <w:t xml:space="preserve"> is either </w:t>
      </w:r>
      <w:r w:rsidR="00B7141C" w:rsidRPr="00B7141C">
        <w:rPr>
          <w:b/>
          <w:lang w:eastAsia="en-US"/>
        </w:rPr>
        <w:t>enumerate</w:t>
      </w:r>
      <w:r w:rsidR="00B7141C">
        <w:rPr>
          <w:lang w:eastAsia="en-US"/>
        </w:rPr>
        <w:t xml:space="preserve"> or </w:t>
      </w:r>
      <w:r w:rsidR="00B7141C" w:rsidRPr="00B7141C">
        <w:rPr>
          <w:b/>
          <w:lang w:eastAsia="en-US"/>
        </w:rPr>
        <w:t>iterate</w:t>
      </w:r>
      <w:r w:rsidR="00B7141C">
        <w:rPr>
          <w:lang w:eastAsia="en-US"/>
        </w:rPr>
        <w:t xml:space="preserve">. </w:t>
      </w:r>
    </w:p>
    <w:p w14:paraId="1882E122" w14:textId="77777777" w:rsidR="004C02EF" w:rsidRPr="00E77497" w:rsidRDefault="004C02EF" w:rsidP="00E21F6A">
      <w:pPr>
        <w:pStyle w:val="Alg3"/>
        <w:numPr>
          <w:ilvl w:val="0"/>
          <w:numId w:val="691"/>
        </w:numPr>
      </w:pPr>
      <w:commentRangeStart w:id="7231"/>
      <w:r w:rsidRPr="00E77497">
        <w:t xml:space="preserve">Let </w:t>
      </w:r>
      <w:r w:rsidRPr="00E77497">
        <w:rPr>
          <w:i/>
        </w:rPr>
        <w:t>exprRef</w:t>
      </w:r>
      <w:r w:rsidRPr="00E77497">
        <w:t xml:space="preserve"> be the result of evaluating the</w:t>
      </w:r>
      <w:r w:rsidR="00E21F6A">
        <w:t xml:space="preserve"> production that is</w:t>
      </w:r>
      <w:r w:rsidRPr="00E77497">
        <w:t xml:space="preserve"> </w:t>
      </w:r>
      <w:r w:rsidR="00E21F6A">
        <w:rPr>
          <w:i/>
        </w:rPr>
        <w:t>expr</w:t>
      </w:r>
      <w:r w:rsidRPr="00E77497">
        <w:t>.</w:t>
      </w:r>
      <w:commentRangeEnd w:id="7231"/>
      <w:r w:rsidR="004D6903">
        <w:rPr>
          <w:rStyle w:val="af6"/>
          <w:rFonts w:ascii="Arial" w:eastAsia="MS Mincho" w:hAnsi="Arial"/>
          <w:spacing w:val="0"/>
          <w:lang w:eastAsia="ja-JP"/>
        </w:rPr>
        <w:commentReference w:id="7231"/>
      </w:r>
    </w:p>
    <w:p w14:paraId="70038753" w14:textId="77777777" w:rsidR="004C02EF" w:rsidRPr="00E77497" w:rsidRDefault="004C02EF" w:rsidP="00E21F6A">
      <w:pPr>
        <w:pStyle w:val="Alg3"/>
        <w:numPr>
          <w:ilvl w:val="0"/>
          <w:numId w:val="691"/>
        </w:numPr>
      </w:pPr>
      <w:r w:rsidRPr="00E77497">
        <w:t xml:space="preserve">Let </w:t>
      </w:r>
      <w:r w:rsidRPr="00E77497">
        <w:rPr>
          <w:i/>
        </w:rPr>
        <w:t>exprValue</w:t>
      </w:r>
      <w:r w:rsidRPr="00E77497">
        <w:t xml:space="preserve"> be GetValue(</w:t>
      </w:r>
      <w:r w:rsidRPr="00E77497">
        <w:rPr>
          <w:i/>
        </w:rPr>
        <w:t>exprRef</w:t>
      </w:r>
      <w:r w:rsidRPr="00E77497">
        <w:t>).</w:t>
      </w:r>
    </w:p>
    <w:p w14:paraId="526B8146" w14:textId="77777777" w:rsidR="00351628" w:rsidRPr="00E77497" w:rsidRDefault="00351628" w:rsidP="0055450D">
      <w:pPr>
        <w:pStyle w:val="Alg3"/>
        <w:numPr>
          <w:ilvl w:val="0"/>
          <w:numId w:val="691"/>
        </w:numPr>
        <w:tabs>
          <w:tab w:val="left" w:pos="2160"/>
        </w:tabs>
      </w:pPr>
      <w:r w:rsidRPr="00E77497">
        <w:t xml:space="preserve">If </w:t>
      </w:r>
      <w:r w:rsidRPr="00E77497">
        <w:rPr>
          <w:i/>
        </w:rPr>
        <w:t>exprValue</w:t>
      </w:r>
      <w:r w:rsidRPr="00E77497">
        <w:t xml:space="preserve"> is an abrupt completion</w:t>
      </w:r>
      <w:r w:rsidR="00523976">
        <w:t xml:space="preserve">, </w:t>
      </w:r>
    </w:p>
    <w:p w14:paraId="014B39AB" w14:textId="77777777" w:rsidR="00FA7F97" w:rsidRPr="00E77497" w:rsidRDefault="00FA7F97" w:rsidP="00FA7F97">
      <w:pPr>
        <w:pStyle w:val="Alg3"/>
        <w:numPr>
          <w:ilvl w:val="1"/>
          <w:numId w:val="691"/>
        </w:numPr>
        <w:tabs>
          <w:tab w:val="left" w:pos="2160"/>
        </w:tabs>
      </w:pPr>
      <w:r>
        <w:t xml:space="preserve">If </w:t>
      </w:r>
      <w:r w:rsidR="007C32C2">
        <w:t>LoopContinues</w:t>
      </w:r>
      <w:r w:rsidRPr="00DC5061">
        <w:t>(</w:t>
      </w:r>
      <w:r w:rsidRPr="00E77497">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E77497">
        <w:rPr>
          <w:i/>
        </w:rPr>
        <w:t>exprValue</w:t>
      </w:r>
      <w:r w:rsidRPr="00E77497">
        <w:t>.</w:t>
      </w:r>
    </w:p>
    <w:p w14:paraId="3DF0036D" w14:textId="77777777" w:rsidR="00FA7F97" w:rsidRDefault="00FA7F97" w:rsidP="00FA7F97">
      <w:pPr>
        <w:pStyle w:val="Alg3"/>
        <w:numPr>
          <w:ilvl w:val="1"/>
          <w:numId w:val="691"/>
        </w:numPr>
      </w:pPr>
      <w:r>
        <w:t xml:space="preserve">Else, </w:t>
      </w:r>
      <w:commentRangeStart w:id="7232"/>
      <w:r>
        <w:t xml:space="preserve">return </w:t>
      </w:r>
      <w:commentRangeEnd w:id="7232"/>
      <w:r>
        <w:rPr>
          <w:rStyle w:val="af6"/>
          <w:rFonts w:ascii="Arial" w:eastAsia="MS Mincho" w:hAnsi="Arial"/>
          <w:spacing w:val="0"/>
          <w:lang w:eastAsia="ja-JP"/>
        </w:rPr>
        <w:commentReference w:id="7232"/>
      </w:r>
      <w:r>
        <w:t>Completion</w:t>
      </w:r>
      <w:r w:rsidR="008C0532">
        <w:t xml:space="preserve"> </w:t>
      </w:r>
      <w:r>
        <w:t>{</w:t>
      </w:r>
      <w:r w:rsidR="004B2239">
        <w:t>[[</w:t>
      </w:r>
      <w:r>
        <w:t>type</w:t>
      </w:r>
      <w:r w:rsidR="004B2239">
        <w:t>]]</w:t>
      </w:r>
      <w:r>
        <w:t xml:space="preserve">: </w:t>
      </w:r>
      <w:r>
        <w:rPr>
          <w:rFonts w:ascii="Arial" w:hAnsi="Arial" w:cs="Arial"/>
        </w:rPr>
        <w:t>break</w:t>
      </w:r>
      <w:r>
        <w:t xml:space="preserve">, </w:t>
      </w:r>
      <w:r w:rsidR="004B2239">
        <w:t>[[</w:t>
      </w:r>
      <w:r>
        <w:t>value</w:t>
      </w:r>
      <w:r w:rsidR="004B2239">
        <w:t>]]</w:t>
      </w:r>
      <w:r>
        <w:t xml:space="preserve">: </w:t>
      </w:r>
      <w:r w:rsidR="008C0532" w:rsidRPr="008C0532">
        <w:rPr>
          <w:rFonts w:ascii="Arial" w:hAnsi="Arial" w:cs="Arial"/>
        </w:rPr>
        <w:t>empty</w:t>
      </w:r>
      <w:r w:rsidR="009632C7">
        <w:rPr>
          <w:rFonts w:ascii="Arial" w:hAnsi="Arial" w:cs="Arial"/>
        </w:rPr>
        <w:t>,</w:t>
      </w:r>
      <w:r>
        <w:t xml:space="preserve"> </w:t>
      </w:r>
      <w:r w:rsidR="004B2239">
        <w:t>[[</w:t>
      </w:r>
      <w:r>
        <w:t>target</w:t>
      </w:r>
      <w:r w:rsidR="004B2239">
        <w:t>]]</w:t>
      </w:r>
      <w:r>
        <w:t xml:space="preserve">: </w:t>
      </w:r>
      <w:r w:rsidRPr="00FA7F97">
        <w:rPr>
          <w:rFonts w:ascii="Arial" w:hAnsi="Arial" w:cs="Arial"/>
        </w:rPr>
        <w:t>empty</w:t>
      </w:r>
      <w:r>
        <w:t>}.</w:t>
      </w:r>
    </w:p>
    <w:p w14:paraId="3BC0502E" w14:textId="77777777" w:rsidR="004C02EF" w:rsidRPr="00E77497" w:rsidRDefault="004C02EF" w:rsidP="0055450D">
      <w:pPr>
        <w:pStyle w:val="Alg3"/>
        <w:numPr>
          <w:ilvl w:val="0"/>
          <w:numId w:val="691"/>
        </w:numPr>
      </w:pPr>
      <w:r w:rsidRPr="00E77497">
        <w:t xml:space="preserve">If </w:t>
      </w:r>
      <w:r w:rsidRPr="00E77497">
        <w:rPr>
          <w:i/>
        </w:rPr>
        <w:t>exprValue</w:t>
      </w:r>
      <w:r w:rsidR="0068432C">
        <w:t>.[</w:t>
      </w:r>
      <w:r w:rsidR="004B2239">
        <w:t>[</w:t>
      </w:r>
      <w:r w:rsidR="0068432C">
        <w:t>value]]</w:t>
      </w:r>
      <w:r w:rsidRPr="00E77497">
        <w:t xml:space="preserve"> is </w:t>
      </w:r>
      <w:r w:rsidRPr="00E77497">
        <w:rPr>
          <w:b/>
        </w:rPr>
        <w:t>null</w:t>
      </w:r>
      <w:r w:rsidRPr="00E77497">
        <w:t xml:space="preserve"> or </w:t>
      </w:r>
      <w:r w:rsidRPr="00E77497">
        <w:rPr>
          <w:b/>
        </w:rPr>
        <w:t>undefined</w:t>
      </w:r>
      <w:r w:rsidRPr="00E77497">
        <w:t>, return</w:t>
      </w:r>
      <w:r w:rsidR="00FA7F97" w:rsidRPr="00FA7F97">
        <w:t xml:space="preserve"> </w:t>
      </w:r>
      <w:r w:rsidR="00FA7F97">
        <w:t>Completion</w:t>
      </w:r>
      <w:r w:rsidR="008C0532">
        <w:t xml:space="preserve"> </w:t>
      </w:r>
      <w:r w:rsidR="00FA7F97">
        <w:t>{</w:t>
      </w:r>
      <w:r w:rsidR="004B2239">
        <w:t>[[</w:t>
      </w:r>
      <w:r w:rsidR="00FA7F97">
        <w:t>type</w:t>
      </w:r>
      <w:r w:rsidR="004B2239">
        <w:t>]]</w:t>
      </w:r>
      <w:r w:rsidR="00FA7F97">
        <w:t xml:space="preserve">: </w:t>
      </w:r>
      <w:r w:rsidR="00FA7F97">
        <w:rPr>
          <w:rFonts w:ascii="Arial" w:hAnsi="Arial" w:cs="Arial"/>
        </w:rPr>
        <w:t>break</w:t>
      </w:r>
      <w:r w:rsidR="00FA7F97">
        <w:t xml:space="preserve">, </w:t>
      </w:r>
      <w:r w:rsidR="004B2239">
        <w:t>[[</w:t>
      </w:r>
      <w:r w:rsidR="00FA7F97">
        <w:t>value</w:t>
      </w:r>
      <w:r w:rsidR="004B2239">
        <w:t>]]</w:t>
      </w:r>
      <w:r w:rsidR="00FA7F97">
        <w:t xml:space="preserve">: </w:t>
      </w:r>
      <w:r w:rsidR="008C0532" w:rsidRPr="008C0532">
        <w:rPr>
          <w:rFonts w:ascii="Arial" w:hAnsi="Arial" w:cs="Arial"/>
        </w:rPr>
        <w:t>empty</w:t>
      </w:r>
      <w:r w:rsidR="009632C7">
        <w:rPr>
          <w:rFonts w:ascii="Arial" w:hAnsi="Arial" w:cs="Arial"/>
        </w:rPr>
        <w:t>,</w:t>
      </w:r>
      <w:r w:rsidR="00FA7F97">
        <w:t xml:space="preserve"> </w:t>
      </w:r>
      <w:r w:rsidR="004B2239">
        <w:t>[[</w:t>
      </w:r>
      <w:r w:rsidR="00FA7F97">
        <w:t>target</w:t>
      </w:r>
      <w:r w:rsidR="004B2239">
        <w:t>]]</w:t>
      </w:r>
      <w:r w:rsidR="00FA7F97">
        <w:t xml:space="preserve">: </w:t>
      </w:r>
      <w:r w:rsidR="00FA7F97" w:rsidRPr="00FA7F97">
        <w:rPr>
          <w:rFonts w:ascii="Arial" w:hAnsi="Arial" w:cs="Arial"/>
        </w:rPr>
        <w:t>empty</w:t>
      </w:r>
      <w:r w:rsidR="00FA7F97">
        <w:t>}</w:t>
      </w:r>
      <w:r w:rsidRPr="00E77497">
        <w:t>.</w:t>
      </w:r>
    </w:p>
    <w:p w14:paraId="5BD0C302" w14:textId="77777777"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exprValue</w:t>
      </w:r>
      <w:r w:rsidRPr="00E77497">
        <w:t>).</w:t>
      </w:r>
    </w:p>
    <w:p w14:paraId="72D61CCF" w14:textId="77777777" w:rsidR="0055450D" w:rsidRDefault="0055450D" w:rsidP="0055450D">
      <w:pPr>
        <w:pStyle w:val="Alg3"/>
        <w:keepNext/>
        <w:numPr>
          <w:ilvl w:val="0"/>
          <w:numId w:val="691"/>
        </w:numPr>
      </w:pPr>
      <w:r>
        <w:t xml:space="preserve">If </w:t>
      </w:r>
      <w:r w:rsidRPr="0055450D">
        <w:rPr>
          <w:i/>
        </w:rPr>
        <w:t>iterationKind</w:t>
      </w:r>
      <w:r>
        <w:t xml:space="preserve"> is </w:t>
      </w:r>
      <w:r w:rsidRPr="0055450D">
        <w:rPr>
          <w:rFonts w:ascii="Arial" w:hAnsi="Arial" w:cs="Arial"/>
        </w:rPr>
        <w:t>enumerate</w:t>
      </w:r>
      <w:r>
        <w:t>, then</w:t>
      </w:r>
    </w:p>
    <w:p w14:paraId="1B1C1F6C" w14:textId="77777777" w:rsidR="00FB33C0" w:rsidRDefault="00FB33C0" w:rsidP="008D1A96">
      <w:pPr>
        <w:pStyle w:val="Alg3"/>
        <w:keepNext/>
        <w:numPr>
          <w:ilvl w:val="1"/>
          <w:numId w:val="691"/>
        </w:numPr>
      </w:pPr>
      <w:r>
        <w:t xml:space="preserve">Let </w:t>
      </w:r>
      <w:r w:rsidRPr="00EA0311">
        <w:rPr>
          <w:i/>
        </w:rPr>
        <w:t>keys</w:t>
      </w:r>
      <w:r>
        <w:t xml:space="preserve"> be the result of calling the [[Enumerate]] internal method of </w:t>
      </w:r>
      <w:r w:rsidRPr="00EA0311">
        <w:rPr>
          <w:i/>
        </w:rPr>
        <w:t>obj</w:t>
      </w:r>
      <w:r w:rsidR="002F0FA8">
        <w:t xml:space="preserve"> with </w:t>
      </w:r>
      <w:r w:rsidR="008D1A96">
        <w:t>no arguments</w:t>
      </w:r>
      <w:r>
        <w:t>.</w:t>
      </w:r>
    </w:p>
    <w:p w14:paraId="20EE2D35" w14:textId="77777777" w:rsidR="0055450D" w:rsidRDefault="0055450D" w:rsidP="0055450D">
      <w:pPr>
        <w:pStyle w:val="Alg3"/>
        <w:numPr>
          <w:ilvl w:val="0"/>
          <w:numId w:val="691"/>
        </w:numPr>
      </w:pPr>
      <w:r>
        <w:t>Else,</w:t>
      </w:r>
    </w:p>
    <w:p w14:paraId="6C48FBDB" w14:textId="77777777" w:rsidR="00514B53" w:rsidRDefault="00514B53" w:rsidP="0055450D">
      <w:pPr>
        <w:pStyle w:val="Alg3"/>
        <w:keepNext/>
        <w:numPr>
          <w:ilvl w:val="1"/>
          <w:numId w:val="691"/>
        </w:numPr>
      </w:pPr>
      <w:r>
        <w:t>Assert</w:t>
      </w:r>
      <w:ins w:id="7233" w:author="Rev 19 Allen Wirfs-Brock" w:date="2013-09-27T10:40:00Z">
        <w:r w:rsidR="00C36B1B">
          <w:t>:</w:t>
        </w:r>
      </w:ins>
      <w:r>
        <w:t xml:space="preserve"> </w:t>
      </w:r>
      <w:r w:rsidRPr="0055450D">
        <w:rPr>
          <w:i/>
        </w:rPr>
        <w:t>iterationKind</w:t>
      </w:r>
      <w:r>
        <w:t xml:space="preserve"> is </w:t>
      </w:r>
      <w:r>
        <w:rPr>
          <w:rFonts w:ascii="Arial" w:hAnsi="Arial" w:cs="Arial"/>
        </w:rPr>
        <w:t>iterate</w:t>
      </w:r>
      <w:r w:rsidRPr="00514B53">
        <w:t>.</w:t>
      </w:r>
    </w:p>
    <w:p w14:paraId="46F2E3D7" w14:textId="77777777" w:rsidR="00E819DC" w:rsidRDefault="00E819DC" w:rsidP="005A7686">
      <w:pPr>
        <w:pStyle w:val="Alg4"/>
        <w:numPr>
          <w:ilvl w:val="1"/>
          <w:numId w:val="691"/>
        </w:numPr>
      </w:pPr>
      <w:r>
        <w:t xml:space="preserve">Let </w:t>
      </w:r>
      <w:r w:rsidR="004D6903" w:rsidRPr="00402531">
        <w:rPr>
          <w:i/>
          <w:iCs/>
        </w:rPr>
        <w:t>iterator</w:t>
      </w:r>
      <w:r w:rsidR="004D6903" w:rsidRPr="00EA0311" w:rsidDel="004D6903">
        <w:rPr>
          <w:i/>
        </w:rPr>
        <w:t xml:space="preserve"> </w:t>
      </w:r>
      <w:r>
        <w:t xml:space="preserve">be the result of performing Invoke with arguments </w:t>
      </w:r>
      <w:r w:rsidRPr="00966F28">
        <w:rPr>
          <w:i/>
          <w:iCs/>
        </w:rPr>
        <w:t>obj</w:t>
      </w:r>
      <w:r>
        <w:t xml:space="preserve">, </w:t>
      </w:r>
      <w:r w:rsidR="005A7686">
        <w:t>@@</w:t>
      </w:r>
      <w:r>
        <w:t>iterator and an empty List.</w:t>
      </w:r>
    </w:p>
    <w:p w14:paraId="6F1B7C81" w14:textId="77777777" w:rsidR="004D6903" w:rsidRDefault="004D6903" w:rsidP="004D6903">
      <w:pPr>
        <w:pStyle w:val="Alg4"/>
        <w:numPr>
          <w:ilvl w:val="1"/>
          <w:numId w:val="691"/>
        </w:numPr>
      </w:pPr>
      <w:r>
        <w:t xml:space="preserve">Let </w:t>
      </w:r>
      <w:r>
        <w:rPr>
          <w:i/>
          <w:iCs/>
        </w:rPr>
        <w:t>keys</w:t>
      </w:r>
      <w:r>
        <w:t xml:space="preserve"> be ToObject(</w:t>
      </w:r>
      <w:r w:rsidRPr="00402531">
        <w:rPr>
          <w:i/>
          <w:iCs/>
        </w:rPr>
        <w:t>iterator</w:t>
      </w:r>
      <w:r>
        <w:t>).</w:t>
      </w:r>
    </w:p>
    <w:p w14:paraId="0C84530F" w14:textId="77777777" w:rsidR="00FB33C0" w:rsidRDefault="00FB33C0" w:rsidP="0055450D">
      <w:pPr>
        <w:pStyle w:val="Alg3"/>
        <w:numPr>
          <w:ilvl w:val="0"/>
          <w:numId w:val="691"/>
        </w:numPr>
      </w:pPr>
      <w:r>
        <w:t xml:space="preserve">If </w:t>
      </w:r>
      <w:r>
        <w:rPr>
          <w:i/>
        </w:rPr>
        <w:t>keys</w:t>
      </w:r>
      <w:r>
        <w:t xml:space="preserve"> is </w:t>
      </w:r>
      <w:r w:rsidRPr="00E77497">
        <w:t>an abrupt completion</w:t>
      </w:r>
      <w:r>
        <w:t xml:space="preserve">, </w:t>
      </w:r>
      <w:commentRangeStart w:id="7234"/>
      <w:r>
        <w:t>then</w:t>
      </w:r>
      <w:commentRangeEnd w:id="7234"/>
      <w:r>
        <w:rPr>
          <w:rStyle w:val="af6"/>
          <w:rFonts w:ascii="Arial" w:eastAsia="MS Mincho" w:hAnsi="Arial"/>
          <w:spacing w:val="0"/>
          <w:lang w:eastAsia="ja-JP"/>
        </w:rPr>
        <w:commentReference w:id="7234"/>
      </w:r>
    </w:p>
    <w:p w14:paraId="4B731308" w14:textId="77777777" w:rsidR="009F062A" w:rsidRDefault="009F062A" w:rsidP="0055450D">
      <w:pPr>
        <w:pStyle w:val="Alg3"/>
        <w:numPr>
          <w:ilvl w:val="1"/>
          <w:numId w:val="691"/>
        </w:numPr>
        <w:tabs>
          <w:tab w:val="left" w:pos="2070"/>
          <w:tab w:val="left" w:pos="2160"/>
        </w:tabs>
      </w:pPr>
      <w:r>
        <w:t xml:space="preserve">If </w:t>
      </w:r>
      <w:r w:rsidR="007C32C2">
        <w:t>LoopContinues</w:t>
      </w:r>
      <w:r w:rsidRPr="00DC5061">
        <w:t>(</w:t>
      </w:r>
      <w:r w:rsidRPr="0068432C">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exprValue</w:t>
      </w:r>
      <w:r w:rsidRPr="00E77497">
        <w:t>.</w:t>
      </w:r>
    </w:p>
    <w:p w14:paraId="18ADF6AC" w14:textId="77777777" w:rsidR="009F062A" w:rsidRDefault="009F062A" w:rsidP="0055450D">
      <w:pPr>
        <w:pStyle w:val="Alg3"/>
        <w:numPr>
          <w:ilvl w:val="1"/>
          <w:numId w:val="691"/>
        </w:numPr>
        <w:tabs>
          <w:tab w:val="left" w:pos="2070"/>
          <w:tab w:val="left" w:pos="2160"/>
        </w:tabs>
      </w:pPr>
      <w:r>
        <w:t>Asse</w:t>
      </w:r>
      <w:r w:rsidR="003679DC">
        <w:t>r</w:t>
      </w:r>
      <w:r>
        <w:t xml:space="preserve">t: </w:t>
      </w:r>
      <w:r w:rsidR="00FB33C0">
        <w:t xml:space="preserve"> </w:t>
      </w:r>
      <w:r w:rsidR="00FB33C0" w:rsidRPr="00E77497">
        <w:t xml:space="preserve"> </w:t>
      </w:r>
      <w:r>
        <w:rPr>
          <w:i/>
        </w:rPr>
        <w:t>keys</w:t>
      </w:r>
      <w:r w:rsidR="00FB33C0" w:rsidRPr="00E77497">
        <w:t>.</w:t>
      </w:r>
      <w:r w:rsidR="00FB33C0">
        <w:t>[[</w:t>
      </w:r>
      <w:r w:rsidR="00FB33C0" w:rsidRPr="00E77497">
        <w:t>type</w:t>
      </w:r>
      <w:r w:rsidR="00FB33C0">
        <w:t>]]</w:t>
      </w:r>
      <w:r w:rsidR="00FB33C0" w:rsidRPr="00E77497">
        <w:t xml:space="preserve"> is </w:t>
      </w:r>
      <w:commentRangeStart w:id="7235"/>
      <w:r w:rsidR="00FB33C0" w:rsidRPr="00E77497">
        <w:rPr>
          <w:rFonts w:ascii="Arial" w:hAnsi="Arial" w:cs="Arial"/>
        </w:rPr>
        <w:t>continue</w:t>
      </w:r>
      <w:commentRangeEnd w:id="7235"/>
      <w:r w:rsidR="00FB33C0">
        <w:rPr>
          <w:rStyle w:val="af6"/>
          <w:rFonts w:ascii="Arial" w:eastAsia="MS Mincho" w:hAnsi="Arial"/>
          <w:spacing w:val="0"/>
          <w:lang w:eastAsia="ja-JP"/>
        </w:rPr>
        <w:commentReference w:id="7235"/>
      </w:r>
    </w:p>
    <w:p w14:paraId="64DCD303" w14:textId="77777777" w:rsidR="00FB33C0" w:rsidRDefault="009F062A" w:rsidP="0055450D">
      <w:pPr>
        <w:pStyle w:val="Alg3"/>
        <w:numPr>
          <w:ilvl w:val="1"/>
          <w:numId w:val="691"/>
        </w:numPr>
        <w:tabs>
          <w:tab w:val="left" w:pos="2070"/>
          <w:tab w:val="left" w:pos="2160"/>
        </w:tabs>
      </w:pPr>
      <w:r>
        <w:t>R</w:t>
      </w:r>
      <w:r w:rsidR="00FB33C0">
        <w:t xml:space="preserve">eturn </w:t>
      </w:r>
      <w:r w:rsidR="0055450D">
        <w:t>Completion</w:t>
      </w:r>
      <w:r w:rsidR="008C0532">
        <w:t xml:space="preserve"> </w:t>
      </w:r>
      <w:r w:rsidR="0055450D">
        <w:t>{</w:t>
      </w:r>
      <w:r w:rsidR="004B2239">
        <w:t>[[</w:t>
      </w:r>
      <w:r w:rsidR="0055450D">
        <w:t>type</w:t>
      </w:r>
      <w:r w:rsidR="004B2239">
        <w:t>]]</w:t>
      </w:r>
      <w:r w:rsidR="0055450D">
        <w:t xml:space="preserve">: </w:t>
      </w:r>
      <w:r w:rsidR="00FA7F97">
        <w:rPr>
          <w:rFonts w:ascii="Arial" w:hAnsi="Arial" w:cs="Arial"/>
        </w:rPr>
        <w:t>break</w:t>
      </w:r>
      <w:r w:rsidR="0055450D">
        <w:t xml:space="preserve">, </w:t>
      </w:r>
      <w:r w:rsidR="004B2239">
        <w:t>[[</w:t>
      </w:r>
      <w:r w:rsidR="0055450D">
        <w:t>value</w:t>
      </w:r>
      <w:r w:rsidR="004B2239">
        <w:t>]]</w:t>
      </w:r>
      <w:r w:rsidR="0055450D">
        <w:t xml:space="preserve">: </w:t>
      </w:r>
      <w:r w:rsidR="008C0532" w:rsidRPr="008C0532">
        <w:rPr>
          <w:rFonts w:ascii="Arial" w:hAnsi="Arial" w:cs="Arial"/>
        </w:rPr>
        <w:t>empty</w:t>
      </w:r>
      <w:r w:rsidR="008C0532">
        <w:t>,</w:t>
      </w:r>
      <w:r w:rsidR="0055450D">
        <w:t xml:space="preserve"> </w:t>
      </w:r>
      <w:r w:rsidR="004B2239">
        <w:t>[[</w:t>
      </w:r>
      <w:r w:rsidR="0055450D">
        <w:t>target</w:t>
      </w:r>
      <w:r w:rsidR="004B2239">
        <w:t>]]</w:t>
      </w:r>
      <w:r w:rsidR="0055450D">
        <w:t xml:space="preserve">: </w:t>
      </w:r>
      <w:r w:rsidR="0055450D" w:rsidRPr="00FA7F97">
        <w:rPr>
          <w:rFonts w:ascii="Arial" w:hAnsi="Arial" w:cs="Arial"/>
        </w:rPr>
        <w:t>empty</w:t>
      </w:r>
      <w:r w:rsidR="0055450D">
        <w:t>}</w:t>
      </w:r>
      <w:r w:rsidR="00FB33C0">
        <w:t>.</w:t>
      </w:r>
    </w:p>
    <w:p w14:paraId="06981294" w14:textId="77777777" w:rsidR="0055450D" w:rsidRDefault="0055450D" w:rsidP="00FA7F97">
      <w:pPr>
        <w:pStyle w:val="Alg3"/>
        <w:numPr>
          <w:ilvl w:val="0"/>
          <w:numId w:val="691"/>
        </w:numPr>
        <w:spacing w:after="240"/>
      </w:pPr>
      <w:r>
        <w:t xml:space="preserve">Return </w:t>
      </w:r>
      <w:r w:rsidRPr="0055450D">
        <w:rPr>
          <w:i/>
        </w:rPr>
        <w:t>keys</w:t>
      </w:r>
      <w:r>
        <w:t>.</w:t>
      </w:r>
    </w:p>
    <w:p w14:paraId="130D6E3E" w14:textId="77777777" w:rsidR="006D2B83" w:rsidRDefault="006D2B83" w:rsidP="00427ECF">
      <w:pPr>
        <w:pStyle w:val="40"/>
      </w:pPr>
      <w:r w:rsidRPr="00E77497">
        <w:t xml:space="preserve">Runtime Semantics: </w:t>
      </w:r>
      <w:r w:rsidRPr="006D2B83">
        <w:t>For</w:t>
      </w:r>
      <w:del w:id="7236" w:author="Rev 19 Allen Wirfs-Brock" w:date="2013-09-23T16:34:00Z">
        <w:r w:rsidRPr="006D2B83" w:rsidDel="00427ECF">
          <w:delText xml:space="preserve"> </w:delText>
        </w:r>
      </w:del>
      <w:r w:rsidRPr="006D2B83">
        <w:t>In/Of</w:t>
      </w:r>
      <w:del w:id="7237" w:author="Rev 19 Allen Wirfs-Brock" w:date="2013-09-23T16:34:00Z">
        <w:r w:rsidRPr="006D2B83" w:rsidDel="00427ECF">
          <w:delText xml:space="preserve"> </w:delText>
        </w:r>
      </w:del>
      <w:r w:rsidRPr="006D2B83">
        <w:t>Body</w:t>
      </w:r>
      <w:del w:id="7238" w:author="Rev 19 Allen Wirfs-Brock" w:date="2013-09-23T16:35:00Z">
        <w:r w:rsidRPr="006D2B83" w:rsidDel="00427ECF">
          <w:delText xml:space="preserve"> </w:delText>
        </w:r>
      </w:del>
      <w:r w:rsidRPr="006D2B83">
        <w:t>Evaluation</w:t>
      </w:r>
      <w:r>
        <w:t xml:space="preserve"> </w:t>
      </w:r>
      <w:del w:id="7239" w:author="Rev 19 Allen Wirfs-Brock" w:date="2013-09-23T16:34:00Z">
        <w:r w:rsidDel="00427ECF">
          <w:delText>Abstract Operation</w:delText>
        </w:r>
      </w:del>
    </w:p>
    <w:p w14:paraId="054AF607" w14:textId="77777777" w:rsidR="001E7A63" w:rsidRPr="0013710B" w:rsidRDefault="001E7A63" w:rsidP="001E7A63">
      <w:pPr>
        <w:rPr>
          <w:lang w:eastAsia="en-US"/>
        </w:rPr>
      </w:pPr>
      <w:r>
        <w:rPr>
          <w:lang w:eastAsia="en-US"/>
        </w:rPr>
        <w:t>The abstract operation For</w:t>
      </w:r>
      <w:del w:id="7240" w:author="Rev 19 Allen Wirfs-Brock" w:date="2013-09-23T16:33:00Z">
        <w:r w:rsidDel="00427ECF">
          <w:rPr>
            <w:lang w:eastAsia="en-US"/>
          </w:rPr>
          <w:delText xml:space="preserve"> </w:delText>
        </w:r>
      </w:del>
      <w:r>
        <w:rPr>
          <w:lang w:eastAsia="en-US"/>
        </w:rPr>
        <w:t>In/Of</w:t>
      </w:r>
      <w:del w:id="7241" w:author="Rev 19 Allen Wirfs-Brock" w:date="2013-09-23T16:33:00Z">
        <w:r w:rsidDel="00427ECF">
          <w:rPr>
            <w:lang w:eastAsia="en-US"/>
          </w:rPr>
          <w:delText xml:space="preserve"> </w:delText>
        </w:r>
      </w:del>
      <w:r w:rsidR="00FA7F97">
        <w:rPr>
          <w:lang w:eastAsia="en-US"/>
        </w:rPr>
        <w:t>Body</w:t>
      </w:r>
      <w:del w:id="7242" w:author="Rev 19 Allen Wirfs-Brock" w:date="2013-09-23T16:33:00Z">
        <w:r w:rsidDel="00427ECF">
          <w:rPr>
            <w:lang w:eastAsia="en-US"/>
          </w:rPr>
          <w:delText xml:space="preserve"> </w:delText>
        </w:r>
      </w:del>
      <w:r>
        <w:rPr>
          <w:lang w:eastAsia="en-US"/>
        </w:rPr>
        <w:t xml:space="preserve">Evaluation </w:t>
      </w:r>
      <w:r w:rsidR="002241B3">
        <w:rPr>
          <w:lang w:eastAsia="en-US"/>
        </w:rPr>
        <w:t xml:space="preserve">is called </w:t>
      </w:r>
      <w:r>
        <w:rPr>
          <w:lang w:eastAsia="en-US"/>
        </w:rPr>
        <w:t xml:space="preserve">with arguments </w:t>
      </w:r>
      <w:r w:rsidR="00164D8C" w:rsidRPr="003806A6">
        <w:rPr>
          <w:rFonts w:ascii="Times New Roman" w:hAnsi="Times New Roman"/>
          <w:i/>
          <w:lang w:eastAsia="en-US"/>
        </w:rPr>
        <w:t>lhs</w:t>
      </w:r>
      <w:r w:rsidR="00164D8C">
        <w:rPr>
          <w:lang w:eastAsia="en-US"/>
        </w:rPr>
        <w:t xml:space="preserve">, </w:t>
      </w:r>
      <w:r>
        <w:rPr>
          <w:rFonts w:ascii="Times New Roman" w:hAnsi="Times New Roman"/>
          <w:i/>
          <w:lang w:eastAsia="en-US"/>
        </w:rPr>
        <w:t>stmt</w:t>
      </w:r>
      <w:r w:rsidRPr="003806A6">
        <w:rPr>
          <w:rFonts w:ascii="Times New Roman" w:hAnsi="Times New Roman"/>
          <w:i/>
          <w:lang w:eastAsia="en-US"/>
        </w:rPr>
        <w:t>,</w:t>
      </w:r>
      <w:r w:rsidR="00164D8C" w:rsidRPr="003806A6">
        <w:rPr>
          <w:rFonts w:ascii="Times New Roman" w:hAnsi="Times New Roman"/>
          <w:i/>
          <w:lang w:eastAsia="en-US"/>
        </w:rPr>
        <w:t xml:space="preserve"> keys,</w:t>
      </w:r>
      <w:r>
        <w:rPr>
          <w:lang w:eastAsia="en-US"/>
        </w:rPr>
        <w:t xml:space="preserve"> </w:t>
      </w:r>
      <w:r w:rsidR="00164D8C">
        <w:rPr>
          <w:rFonts w:ascii="Times New Roman" w:hAnsi="Times New Roman"/>
          <w:i/>
          <w:lang w:eastAsia="en-US"/>
        </w:rPr>
        <w:t>lhsKind</w:t>
      </w:r>
      <w:r>
        <w:rPr>
          <w:lang w:eastAsia="en-US"/>
        </w:rPr>
        <w:t>,</w:t>
      </w:r>
      <w:r w:rsidR="00F4124C">
        <w:rPr>
          <w:lang w:eastAsia="en-US"/>
        </w:rPr>
        <w:t xml:space="preserve"> </w:t>
      </w:r>
      <w:r>
        <w:rPr>
          <w:lang w:eastAsia="en-US"/>
        </w:rPr>
        <w:t xml:space="preserve">and </w:t>
      </w:r>
      <w:r w:rsidRPr="00033CAC">
        <w:rPr>
          <w:rFonts w:ascii="Times New Roman" w:hAnsi="Times New Roman"/>
          <w:i/>
          <w:lang w:eastAsia="en-US"/>
        </w:rPr>
        <w:t>labelSet</w:t>
      </w:r>
      <w:r w:rsidR="00B7141C">
        <w:rPr>
          <w:rFonts w:ascii="Times New Roman" w:hAnsi="Times New Roman"/>
          <w:i/>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lhsKind</w:t>
      </w:r>
      <w:r w:rsidR="00B7141C">
        <w:rPr>
          <w:lang w:eastAsia="en-US"/>
        </w:rPr>
        <w:t xml:space="preserve"> is either </w:t>
      </w:r>
      <w:r w:rsidR="00B7141C">
        <w:rPr>
          <w:b/>
          <w:lang w:eastAsia="en-US"/>
        </w:rPr>
        <w:t>assignment</w:t>
      </w:r>
      <w:r w:rsidR="00B7141C" w:rsidRPr="008E7E56">
        <w:rPr>
          <w:lang w:eastAsia="en-US"/>
        </w:rPr>
        <w:t>,</w:t>
      </w:r>
      <w:r w:rsidR="00B7141C">
        <w:rPr>
          <w:b/>
          <w:lang w:eastAsia="en-US"/>
        </w:rPr>
        <w:t xml:space="preserve"> varBinding</w:t>
      </w:r>
      <w:r w:rsidR="00B7141C">
        <w:rPr>
          <w:lang w:eastAsia="en-US"/>
        </w:rPr>
        <w:t xml:space="preserve"> or </w:t>
      </w:r>
      <w:r w:rsidR="00B7141C">
        <w:rPr>
          <w:b/>
          <w:lang w:eastAsia="en-US"/>
        </w:rPr>
        <w:t>lexicalBinding</w:t>
      </w:r>
      <w:r w:rsidR="00B7141C">
        <w:rPr>
          <w:lang w:eastAsia="en-US"/>
        </w:rPr>
        <w:t>.</w:t>
      </w:r>
    </w:p>
    <w:p w14:paraId="27CD122F" w14:textId="77777777" w:rsidR="0079389E" w:rsidRPr="00E77497" w:rsidRDefault="0079389E" w:rsidP="0079389E">
      <w:pPr>
        <w:pStyle w:val="Alg2"/>
        <w:numPr>
          <w:ilvl w:val="0"/>
          <w:numId w:val="692"/>
        </w:numPr>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14:paraId="013F4BED" w14:textId="77777777"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7243"/>
      <w:r w:rsidR="0068432C" w:rsidRPr="00E77497">
        <w:rPr>
          <w:b/>
        </w:rPr>
        <w:t>undefined</w:t>
      </w:r>
      <w:commentRangeEnd w:id="7243"/>
      <w:r w:rsidR="0068432C">
        <w:rPr>
          <w:rStyle w:val="af6"/>
          <w:rFonts w:ascii="Arial" w:eastAsia="MS Mincho" w:hAnsi="Arial"/>
          <w:spacing w:val="0"/>
          <w:lang w:eastAsia="ja-JP"/>
        </w:rPr>
        <w:commentReference w:id="7243"/>
      </w:r>
      <w:r w:rsidR="00B7141C" w:rsidDel="00B7141C">
        <w:t xml:space="preserve"> </w:t>
      </w:r>
      <w:r w:rsidRPr="00E77497">
        <w:t>.</w:t>
      </w:r>
    </w:p>
    <w:p w14:paraId="74507512" w14:textId="77777777" w:rsidR="004C02EF" w:rsidRPr="00E77497" w:rsidRDefault="004C02EF" w:rsidP="003806A6">
      <w:pPr>
        <w:pStyle w:val="Alg3"/>
        <w:numPr>
          <w:ilvl w:val="0"/>
          <w:numId w:val="692"/>
        </w:numPr>
      </w:pPr>
      <w:r w:rsidRPr="00E77497">
        <w:t>Repeat</w:t>
      </w:r>
    </w:p>
    <w:p w14:paraId="4DA839A9" w14:textId="77777777" w:rsidR="00FB33C0" w:rsidRDefault="00FB33C0" w:rsidP="00C41BCA">
      <w:pPr>
        <w:pStyle w:val="Alg3"/>
        <w:numPr>
          <w:ilvl w:val="1"/>
          <w:numId w:val="692"/>
        </w:numPr>
      </w:pPr>
      <w:r>
        <w:t xml:space="preserve">Let </w:t>
      </w:r>
      <w:r w:rsidR="00342FB6">
        <w:rPr>
          <w:i/>
          <w:iCs/>
        </w:rPr>
        <w:t>nextResult</w:t>
      </w:r>
      <w:r w:rsidR="00342FB6" w:rsidRPr="004848CA" w:rsidDel="00342FB6">
        <w:rPr>
          <w:i/>
        </w:rPr>
        <w:t xml:space="preserve"> </w:t>
      </w:r>
      <w:r>
        <w:t xml:space="preserve">be the result of </w:t>
      </w:r>
      <w:del w:id="7244" w:author="Rev 19 Allen Wirfs-Brock" w:date="2013-09-22T11:17:00Z">
        <w:r w:rsidR="00C41BCA" w:rsidDel="00F877DA">
          <w:delText>IteratorNext</w:delText>
        </w:r>
      </w:del>
      <w:ins w:id="7245" w:author="Rev 19 Allen Wirfs-Brock" w:date="2013-09-22T11:17:00Z">
        <w:r w:rsidR="00F877DA">
          <w:t>IteratorStep</w:t>
        </w:r>
      </w:ins>
      <w:r w:rsidR="00930E93">
        <w:t>(</w:t>
      </w:r>
      <w:r w:rsidR="00930E93">
        <w:rPr>
          <w:i/>
        </w:rPr>
        <w:t>keys</w:t>
      </w:r>
      <w:r w:rsidR="00930E93">
        <w:t>)</w:t>
      </w:r>
      <w:r w:rsidR="004848CA">
        <w:t>.</w:t>
      </w:r>
    </w:p>
    <w:p w14:paraId="49B8F304" w14:textId="77777777" w:rsidR="00180BFD" w:rsidRDefault="00180BFD" w:rsidP="00180BFD">
      <w:pPr>
        <w:pStyle w:val="Alg4"/>
        <w:numPr>
          <w:ilvl w:val="1"/>
          <w:numId w:val="692"/>
        </w:numPr>
        <w:contextualSpacing/>
      </w:pPr>
      <w:r>
        <w:t>ReturnIfAbrupt(</w:t>
      </w:r>
      <w:r>
        <w:rPr>
          <w:i/>
          <w:iCs/>
        </w:rPr>
        <w:t>nextResult</w:t>
      </w:r>
      <w:r>
        <w:t>).</w:t>
      </w:r>
    </w:p>
    <w:p w14:paraId="574FCC80" w14:textId="77777777" w:rsidR="00A51405" w:rsidDel="00F877DA" w:rsidRDefault="00A51405" w:rsidP="00EA1871">
      <w:pPr>
        <w:numPr>
          <w:ilvl w:val="1"/>
          <w:numId w:val="692"/>
        </w:numPr>
        <w:contextualSpacing/>
        <w:rPr>
          <w:del w:id="7246" w:author="Rev 19 Allen Wirfs-Brock" w:date="2013-09-22T11:17:00Z"/>
          <w:rFonts w:ascii="Times New Roman" w:hAnsi="Times New Roman"/>
        </w:rPr>
      </w:pPr>
      <w:del w:id="7247" w:author="Rev 19 Allen Wirfs-Brock" w:date="2013-09-22T11:17: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00EA1871" w:rsidDel="00F877DA">
          <w:rPr>
            <w:rFonts w:ascii="Times New Roman" w:hAnsi="Times New Roman"/>
            <w:i/>
            <w:iCs/>
          </w:rPr>
          <w:delText>next</w:delText>
        </w:r>
        <w:r w:rsidDel="00F877DA">
          <w:rPr>
            <w:rFonts w:ascii="Times New Roman" w:hAnsi="Times New Roman"/>
            <w:i/>
            <w:iCs/>
          </w:rPr>
          <w:delText>Result</w:delText>
        </w:r>
        <w:r w:rsidDel="00F877DA">
          <w:rPr>
            <w:rFonts w:ascii="Times New Roman" w:hAnsi="Times New Roman"/>
          </w:rPr>
          <w:delText>).</w:delText>
        </w:r>
      </w:del>
    </w:p>
    <w:p w14:paraId="2B65217E" w14:textId="77777777" w:rsidR="00A51405" w:rsidDel="00F877DA" w:rsidRDefault="00A51405" w:rsidP="00A51405">
      <w:pPr>
        <w:numPr>
          <w:ilvl w:val="1"/>
          <w:numId w:val="692"/>
        </w:numPr>
        <w:spacing w:after="0"/>
        <w:contextualSpacing/>
        <w:rPr>
          <w:del w:id="7248" w:author="Rev 19 Allen Wirfs-Brock" w:date="2013-09-22T11:17:00Z"/>
          <w:rFonts w:ascii="Times New Roman" w:hAnsi="Times New Roman"/>
        </w:rPr>
      </w:pPr>
      <w:del w:id="7249" w:author="Rev 19 Allen Wirfs-Brock" w:date="2013-09-22T11:17: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14:paraId="61C2B431" w14:textId="77777777" w:rsidR="00EA0311" w:rsidRDefault="004848CA" w:rsidP="00A51405">
      <w:pPr>
        <w:pStyle w:val="Alg3"/>
        <w:numPr>
          <w:ilvl w:val="1"/>
          <w:numId w:val="692"/>
        </w:numPr>
      </w:pPr>
      <w:r>
        <w:t xml:space="preserve">If </w:t>
      </w:r>
      <w:ins w:id="7250" w:author="Rev 19 Allen Wirfs-Brock" w:date="2013-09-22T11:18:00Z">
        <w:r w:rsidR="00F877DA">
          <w:rPr>
            <w:i/>
            <w:iCs/>
          </w:rPr>
          <w:t>nextResult</w:t>
        </w:r>
        <w:r w:rsidR="00F877DA" w:rsidRPr="004848CA" w:rsidDel="00342FB6">
          <w:rPr>
            <w:i/>
          </w:rPr>
          <w:t xml:space="preserve"> </w:t>
        </w:r>
      </w:ins>
      <w:del w:id="7251" w:author="Rev 19 Allen Wirfs-Brock" w:date="2013-09-22T11:18:00Z">
        <w:r w:rsidR="00A51405" w:rsidDel="00F877DA">
          <w:rPr>
            <w:i/>
            <w:iCs/>
          </w:rPr>
          <w:delText>done</w:delText>
        </w:r>
        <w:r w:rsidDel="00F877DA">
          <w:delText xml:space="preserve"> </w:delText>
        </w:r>
      </w:del>
      <w:r>
        <w:t xml:space="preserve">is </w:t>
      </w:r>
      <w:del w:id="7252" w:author="Rev 19 Allen Wirfs-Brock" w:date="2013-09-22T11:18:00Z">
        <w:r w:rsidRPr="00BC2562" w:rsidDel="00F877DA">
          <w:rPr>
            <w:b/>
          </w:rPr>
          <w:delText>true</w:delText>
        </w:r>
      </w:del>
      <w:ins w:id="7253" w:author="Rev 19 Allen Wirfs-Brock" w:date="2013-09-22T11:18:00Z">
        <w:r w:rsidR="00F877DA">
          <w:rPr>
            <w:b/>
          </w:rPr>
          <w:t>false</w:t>
        </w:r>
      </w:ins>
      <w:r>
        <w:t>, the</w:t>
      </w:r>
      <w:r w:rsidR="00372375">
        <w:t>n</w:t>
      </w:r>
      <w:r>
        <w:t xml:space="preserve"> </w:t>
      </w:r>
      <w:r w:rsidR="00EA0311" w:rsidRPr="00E77497">
        <w:t xml:space="preserve">return </w:t>
      </w:r>
      <w:r w:rsidR="00BB752E">
        <w:t>NormalCompletion</w:t>
      </w:r>
      <w:r>
        <w:t>(</w:t>
      </w:r>
      <w:r w:rsidRPr="0011682D">
        <w:rPr>
          <w:i/>
        </w:rPr>
        <w:t>V</w:t>
      </w:r>
      <w:r w:rsidR="00EA0311" w:rsidRPr="00E77497">
        <w:t>).</w:t>
      </w:r>
    </w:p>
    <w:p w14:paraId="05879857" w14:textId="77777777" w:rsidR="00342FB6" w:rsidRDefault="00342FB6" w:rsidP="00180BFD">
      <w:pPr>
        <w:pStyle w:val="Alg3"/>
        <w:numPr>
          <w:ilvl w:val="1"/>
          <w:numId w:val="692"/>
        </w:numPr>
      </w:pPr>
      <w:r>
        <w:t xml:space="preserve">Let </w:t>
      </w:r>
      <w:r w:rsidR="00180BFD" w:rsidRPr="0079389E">
        <w:rPr>
          <w:i/>
        </w:rPr>
        <w:t>nextValue</w:t>
      </w:r>
      <w:r w:rsidR="00180BFD">
        <w:t xml:space="preserve"> </w:t>
      </w:r>
      <w:r>
        <w:t>be the result of IteratorValue(</w:t>
      </w:r>
      <w:r w:rsidR="00B6463B">
        <w:rPr>
          <w:i/>
          <w:iCs/>
        </w:rPr>
        <w:t>nextResult</w:t>
      </w:r>
      <w:r w:rsidR="00B6463B">
        <w:t>).</w:t>
      </w:r>
    </w:p>
    <w:p w14:paraId="3DEC0198" w14:textId="77777777" w:rsidR="00180BFD" w:rsidRDefault="00180BFD" w:rsidP="00180BFD">
      <w:pPr>
        <w:pStyle w:val="Alg4"/>
        <w:numPr>
          <w:ilvl w:val="1"/>
          <w:numId w:val="692"/>
        </w:numPr>
        <w:contextualSpacing/>
      </w:pPr>
      <w:r>
        <w:t>ReturnIfAbrupt(</w:t>
      </w:r>
      <w:r w:rsidRPr="0079389E">
        <w:rPr>
          <w:i/>
        </w:rPr>
        <w:t>nextValue</w:t>
      </w:r>
      <w:r>
        <w:t>).</w:t>
      </w:r>
    </w:p>
    <w:p w14:paraId="220602B5" w14:textId="77777777" w:rsidR="00164D8C" w:rsidRDefault="00164D8C" w:rsidP="00180BFD">
      <w:pPr>
        <w:pStyle w:val="Alg3"/>
        <w:numPr>
          <w:ilvl w:val="1"/>
          <w:numId w:val="692"/>
        </w:numPr>
      </w:pPr>
      <w:r>
        <w:t xml:space="preserve">If </w:t>
      </w:r>
      <w:r w:rsidRPr="0079389E">
        <w:rPr>
          <w:i/>
        </w:rPr>
        <w:t>lhs</w:t>
      </w:r>
      <w:r w:rsidR="00CF609A">
        <w:rPr>
          <w:i/>
        </w:rPr>
        <w:t>Kind</w:t>
      </w:r>
      <w:r>
        <w:t xml:space="preserve"> is </w:t>
      </w:r>
      <w:r w:rsidR="00CF609A">
        <w:rPr>
          <w:rFonts w:ascii="Arial" w:hAnsi="Arial" w:cs="Arial"/>
        </w:rPr>
        <w:t>assignment</w:t>
      </w:r>
      <w:r>
        <w:t>, then</w:t>
      </w:r>
    </w:p>
    <w:p w14:paraId="5BA28F1A" w14:textId="77777777" w:rsidR="007C32C2" w:rsidRDefault="007C32C2" w:rsidP="00180BFD">
      <w:pPr>
        <w:pStyle w:val="Alg3"/>
        <w:numPr>
          <w:ilvl w:val="2"/>
          <w:numId w:val="692"/>
        </w:numPr>
      </w:pPr>
      <w:r>
        <w:t xml:space="preserve">Assert: </w:t>
      </w:r>
      <w:r w:rsidRPr="00EA4F82">
        <w:rPr>
          <w:i/>
        </w:rPr>
        <w:t>lhs</w:t>
      </w:r>
      <w:r>
        <w:t xml:space="preserve"> is a </w:t>
      </w:r>
      <w:r w:rsidRPr="00EA4F82">
        <w:rPr>
          <w:i/>
        </w:rPr>
        <w:t>LeftHandSideExpression</w:t>
      </w:r>
      <w:r w:rsidR="00EA4F82">
        <w:t>.</w:t>
      </w:r>
    </w:p>
    <w:p w14:paraId="0658BEE0" w14:textId="77777777" w:rsidR="0078764F" w:rsidRPr="00E51F91" w:rsidRDefault="0078764F" w:rsidP="00180BFD">
      <w:pPr>
        <w:pStyle w:val="Alg3"/>
        <w:numPr>
          <w:ilvl w:val="2"/>
          <w:numId w:val="692"/>
        </w:numPr>
      </w:pPr>
      <w:r w:rsidRPr="00E51F91">
        <w:t xml:space="preserve">If </w:t>
      </w:r>
      <w:r w:rsidR="00164D8C">
        <w:rPr>
          <w:i/>
        </w:rPr>
        <w:t>lhs</w:t>
      </w:r>
      <w:r w:rsidRPr="00E51F91">
        <w:t xml:space="preserve"> is neither an </w:t>
      </w:r>
      <w:r w:rsidRPr="00E51F91">
        <w:rPr>
          <w:i/>
        </w:rPr>
        <w:t>ObjectLiteral</w:t>
      </w:r>
      <w:r w:rsidRPr="00E51F91">
        <w:t xml:space="preserve"> nor an</w:t>
      </w:r>
      <w:r w:rsidRPr="00E51F91">
        <w:rPr>
          <w:i/>
        </w:rPr>
        <w:t xml:space="preserve"> ArrayLiteral  </w:t>
      </w:r>
      <w:r w:rsidRPr="00E51F91">
        <w:t>then</w:t>
      </w:r>
    </w:p>
    <w:p w14:paraId="159F5678" w14:textId="77777777" w:rsidR="004C02EF" w:rsidRPr="00E77497" w:rsidRDefault="004C02EF" w:rsidP="00180BFD">
      <w:pPr>
        <w:pStyle w:val="Alg3"/>
        <w:numPr>
          <w:ilvl w:val="3"/>
          <w:numId w:val="692"/>
        </w:numPr>
      </w:pPr>
      <w:r w:rsidRPr="00E77497">
        <w:t xml:space="preserve">Let </w:t>
      </w:r>
      <w:r w:rsidRPr="00E77497">
        <w:rPr>
          <w:i/>
        </w:rPr>
        <w:t>lhsRef</w:t>
      </w:r>
      <w:r w:rsidRPr="00E77497">
        <w:t xml:space="preserve"> be the result of evaluating </w:t>
      </w:r>
      <w:r w:rsidR="00EA4F82">
        <w:rPr>
          <w:i/>
        </w:rPr>
        <w:t>lhs</w:t>
      </w:r>
      <w:r w:rsidR="00EA4F82" w:rsidRPr="00E77497">
        <w:t xml:space="preserve"> </w:t>
      </w:r>
      <w:r w:rsidRPr="00E77497">
        <w:t>( it may be evaluated repeatedly).</w:t>
      </w:r>
    </w:p>
    <w:p w14:paraId="1CC4EAD3" w14:textId="77777777" w:rsidR="004C02EF" w:rsidRPr="00E77497" w:rsidRDefault="0011682D" w:rsidP="00180BFD">
      <w:pPr>
        <w:pStyle w:val="Alg3"/>
        <w:numPr>
          <w:ilvl w:val="3"/>
          <w:numId w:val="692"/>
        </w:numPr>
      </w:pPr>
      <w:r>
        <w:t xml:space="preserve">Let </w:t>
      </w:r>
      <w:r w:rsidRPr="0011682D">
        <w:rPr>
          <w:i/>
        </w:rPr>
        <w:t>status</w:t>
      </w:r>
      <w:r>
        <w:t xml:space="preserve"> be the result of performing</w:t>
      </w:r>
      <w:r w:rsidRPr="00E77497">
        <w:t xml:space="preserve"> </w:t>
      </w:r>
      <w:r w:rsidR="004C02EF" w:rsidRPr="00E77497">
        <w:t>PutValue(</w:t>
      </w:r>
      <w:r w:rsidR="004C02EF" w:rsidRPr="00E77497">
        <w:rPr>
          <w:i/>
        </w:rPr>
        <w:t>lhsRef</w:t>
      </w:r>
      <w:r w:rsidR="004C02EF" w:rsidRPr="00E77497">
        <w:t xml:space="preserve">, </w:t>
      </w:r>
      <w:r w:rsidR="0079389E" w:rsidRPr="0079389E">
        <w:rPr>
          <w:i/>
        </w:rPr>
        <w:t xml:space="preserve"> nextValue</w:t>
      </w:r>
      <w:r w:rsidR="004C02EF" w:rsidRPr="00E77497">
        <w:t>).</w:t>
      </w:r>
    </w:p>
    <w:p w14:paraId="49716117" w14:textId="77777777" w:rsidR="00E51F91" w:rsidRDefault="00E51F91" w:rsidP="00180BFD">
      <w:pPr>
        <w:pStyle w:val="Alg3"/>
        <w:numPr>
          <w:ilvl w:val="2"/>
          <w:numId w:val="692"/>
        </w:numPr>
      </w:pPr>
      <w:r>
        <w:t>Else</w:t>
      </w:r>
    </w:p>
    <w:p w14:paraId="1DA6914A" w14:textId="77777777" w:rsidR="00E51F91" w:rsidRPr="00E77497" w:rsidRDefault="00E51F91" w:rsidP="00197BED">
      <w:pPr>
        <w:pStyle w:val="Alg3"/>
        <w:numPr>
          <w:ilvl w:val="3"/>
          <w:numId w:val="692"/>
        </w:numPr>
      </w:pPr>
      <w:r w:rsidRPr="003B4312">
        <w:t xml:space="preserve">Let </w:t>
      </w:r>
      <w:del w:id="7254" w:author="Rev 19 Allen Wirfs-Brock" w:date="2013-09-25T16:55:00Z">
        <w:r w:rsidRPr="008B7F6F" w:rsidDel="001F1D00">
          <w:rPr>
            <w:i/>
          </w:rPr>
          <w:delText>AssignmentPattern</w:delText>
        </w:r>
        <w:r w:rsidRPr="006B6D0A" w:rsidDel="001F1D00">
          <w:delText xml:space="preserve"> </w:delText>
        </w:r>
      </w:del>
      <w:ins w:id="7255" w:author="Rev 19 Allen Wirfs-Brock" w:date="2013-09-25T16:55:00Z">
        <w:r w:rsidR="001F1D00">
          <w:rPr>
            <w:i/>
          </w:rPr>
          <w:t>a</w:t>
        </w:r>
        <w:r w:rsidR="001F1D00" w:rsidRPr="008B7F6F">
          <w:rPr>
            <w:i/>
          </w:rPr>
          <w:t>ssignmentPattern</w:t>
        </w:r>
        <w:r w:rsidR="001F1D00" w:rsidRPr="006B6D0A">
          <w:t xml:space="preserve"> </w:t>
        </w:r>
      </w:ins>
      <w:r w:rsidRPr="006B6D0A">
        <w:t xml:space="preserve">be the parse of the source code corresponding to </w:t>
      </w:r>
      <w:r w:rsidR="00CF609A">
        <w:rPr>
          <w:i/>
        </w:rPr>
        <w:t>lhs</w:t>
      </w:r>
      <w:r w:rsidR="00CF609A" w:rsidRPr="00E51F91">
        <w:t xml:space="preserve"> </w:t>
      </w:r>
      <w:r w:rsidRPr="00675B74">
        <w:t xml:space="preserve">using </w:t>
      </w:r>
      <w:r w:rsidRPr="00E77497">
        <w:rPr>
          <w:i/>
        </w:rPr>
        <w:t>AssignmentPattern</w:t>
      </w:r>
      <w:r w:rsidRPr="00E77497">
        <w:t xml:space="preserve"> as the goal symbol.</w:t>
      </w:r>
    </w:p>
    <w:p w14:paraId="1A2086DF" w14:textId="77777777" w:rsidR="00E51F91" w:rsidRPr="00E77497" w:rsidDel="001F1D00" w:rsidRDefault="00E51F91" w:rsidP="00197BED">
      <w:pPr>
        <w:pStyle w:val="Alg3"/>
        <w:numPr>
          <w:ilvl w:val="3"/>
          <w:numId w:val="692"/>
        </w:numPr>
        <w:rPr>
          <w:del w:id="7256" w:author="Rev 19 Allen Wirfs-Brock" w:date="2013-09-25T16:54:00Z"/>
        </w:rPr>
      </w:pPr>
      <w:del w:id="7257" w:author="Rev 19 Allen Wirfs-Brock" w:date="2013-09-25T16:54:00Z">
        <w:r w:rsidRPr="00E77497" w:rsidDel="001F1D00">
          <w:delText xml:space="preserve">Let </w:delText>
        </w:r>
        <w:r w:rsidRPr="00E77497" w:rsidDel="001F1D00">
          <w:rPr>
            <w:i/>
          </w:rPr>
          <w:delText>rval</w:delText>
        </w:r>
        <w:r w:rsidRPr="00E77497" w:rsidDel="001F1D00">
          <w:delText xml:space="preserve"> be ToObject(</w:delText>
        </w:r>
        <w:r w:rsidR="0079389E" w:rsidRPr="0079389E" w:rsidDel="001F1D00">
          <w:rPr>
            <w:i/>
          </w:rPr>
          <w:delText>nextValue</w:delText>
        </w:r>
        <w:r w:rsidRPr="00E77497" w:rsidDel="001F1D00">
          <w:delText>).</w:delText>
        </w:r>
      </w:del>
    </w:p>
    <w:p w14:paraId="6CE2DB52" w14:textId="77777777" w:rsidR="00CF609A" w:rsidRDefault="001F1D00" w:rsidP="00197BED">
      <w:pPr>
        <w:pStyle w:val="Alg3"/>
        <w:numPr>
          <w:ilvl w:val="3"/>
          <w:numId w:val="692"/>
        </w:numPr>
      </w:pPr>
      <w:ins w:id="7258" w:author="Rev 19 Allen Wirfs-Brock" w:date="2013-09-25T16:54:00Z">
        <w:r>
          <w:t>If Type(</w:t>
        </w:r>
        <w:r>
          <w:rPr>
            <w:i/>
            <w:iCs/>
          </w:rPr>
          <w:t>rval</w:t>
        </w:r>
        <w:r>
          <w:t xml:space="preserve">) is not Object, then throw a </w:t>
        </w:r>
        <w:r w:rsidRPr="00B54857">
          <w:rPr>
            <w:b/>
            <w:bCs/>
          </w:rPr>
          <w:t>TypeError</w:t>
        </w:r>
        <w:r>
          <w:t xml:space="preserve"> exception.</w:t>
        </w:r>
      </w:ins>
      <w:del w:id="7259" w:author="Rev 19 Allen Wirfs-Brock" w:date="2013-09-25T16:54:00Z">
        <w:r w:rsidR="00CF609A" w:rsidDel="001F1D00">
          <w:delText xml:space="preserve">If </w:delText>
        </w:r>
        <w:r w:rsidR="00CF609A" w:rsidRPr="00CF609A" w:rsidDel="001F1D00">
          <w:rPr>
            <w:i/>
          </w:rPr>
          <w:delText>rval</w:delText>
        </w:r>
        <w:r w:rsidR="00CF609A" w:rsidDel="001F1D00">
          <w:delText xml:space="preserve"> is an abrupt completion, then let </w:delText>
        </w:r>
        <w:r w:rsidR="00CF609A" w:rsidRPr="00CF609A" w:rsidDel="001F1D00">
          <w:rPr>
            <w:i/>
          </w:rPr>
          <w:delText>status</w:delText>
        </w:r>
        <w:r w:rsidR="00CF609A" w:rsidDel="001F1D00">
          <w:delText xml:space="preserve"> be </w:delText>
        </w:r>
        <w:r w:rsidR="00CF609A" w:rsidRPr="00CF609A" w:rsidDel="001F1D00">
          <w:rPr>
            <w:i/>
          </w:rPr>
          <w:delText>rval</w:delText>
        </w:r>
        <w:r w:rsidR="00CF609A" w:rsidDel="001F1D00">
          <w:delText>.</w:delText>
        </w:r>
      </w:del>
    </w:p>
    <w:p w14:paraId="5604CF79" w14:textId="77777777" w:rsidR="00E51F91" w:rsidRPr="00E77497" w:rsidRDefault="00CF609A" w:rsidP="00197BED">
      <w:pPr>
        <w:pStyle w:val="Alg3"/>
        <w:numPr>
          <w:ilvl w:val="3"/>
          <w:numId w:val="692"/>
        </w:numPr>
      </w:pPr>
      <w:del w:id="7260" w:author="Rev 19 Allen Wirfs-Brock" w:date="2013-09-25T16:54:00Z">
        <w:r w:rsidDel="001F1D00">
          <w:delText>Else, l</w:delText>
        </w:r>
      </w:del>
      <w:ins w:id="7261" w:author="Rev 19 Allen Wirfs-Brock" w:date="2013-09-25T16:54:00Z">
        <w:r w:rsidR="001F1D00">
          <w:t>L</w:t>
        </w:r>
      </w:ins>
      <w:r w:rsidR="0011682D">
        <w:t xml:space="preserve">et </w:t>
      </w:r>
      <w:r w:rsidR="0011682D" w:rsidRPr="0011682D">
        <w:rPr>
          <w:i/>
        </w:rPr>
        <w:t>status</w:t>
      </w:r>
      <w:r w:rsidR="0011682D">
        <w:t xml:space="preserve"> be the result of performing</w:t>
      </w:r>
      <w:r w:rsidR="0011682D" w:rsidRPr="00E77497">
        <w:t xml:space="preserve"> </w:t>
      </w:r>
      <w:commentRangeStart w:id="7262"/>
      <w:r w:rsidR="00E51F91">
        <w:t>Destructuring</w:t>
      </w:r>
      <w:del w:id="7263" w:author="Rev 19 Allen Wirfs-Brock" w:date="2013-09-12T10:55:00Z">
        <w:r w:rsidR="00E51F91" w:rsidDel="00CA2DE9">
          <w:delText xml:space="preserve"> </w:delText>
        </w:r>
      </w:del>
      <w:r w:rsidR="00E51F91">
        <w:t>Assignment</w:t>
      </w:r>
      <w:del w:id="7264" w:author="Rev 19 Allen Wirfs-Brock" w:date="2013-09-12T10:55:00Z">
        <w:r w:rsidR="00E51F91" w:rsidDel="00CA2DE9">
          <w:delText xml:space="preserve"> </w:delText>
        </w:r>
      </w:del>
      <w:r w:rsidR="00E51F91">
        <w:t xml:space="preserve">Evaluation </w:t>
      </w:r>
      <w:commentRangeEnd w:id="7262"/>
      <w:r w:rsidR="0011682D">
        <w:rPr>
          <w:rStyle w:val="af6"/>
          <w:rFonts w:ascii="Arial" w:eastAsia="MS Mincho" w:hAnsi="Arial"/>
          <w:spacing w:val="0"/>
          <w:lang w:eastAsia="ja-JP"/>
        </w:rPr>
        <w:commentReference w:id="7262"/>
      </w:r>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p>
    <w:p w14:paraId="11984A5F" w14:textId="77777777" w:rsidR="00F4124C" w:rsidRDefault="00F4124C" w:rsidP="00197BED">
      <w:pPr>
        <w:pStyle w:val="Alg3"/>
        <w:numPr>
          <w:ilvl w:val="1"/>
          <w:numId w:val="692"/>
        </w:numPr>
      </w:pPr>
      <w:r>
        <w:t xml:space="preserve">Else if </w:t>
      </w:r>
      <w:r w:rsidR="0079389E" w:rsidRPr="00451D9D">
        <w:rPr>
          <w:i/>
        </w:rPr>
        <w:t>lhs</w:t>
      </w:r>
      <w:r w:rsidR="0079389E">
        <w:rPr>
          <w:i/>
        </w:rPr>
        <w:t>Kind</w:t>
      </w:r>
      <w:r w:rsidR="0079389E">
        <w:t xml:space="preserve"> </w:t>
      </w:r>
      <w:r>
        <w:t xml:space="preserve">is </w:t>
      </w:r>
      <w:r w:rsidR="0079389E">
        <w:rPr>
          <w:rFonts w:ascii="Arial" w:hAnsi="Arial" w:cs="Arial"/>
        </w:rPr>
        <w:t>varBinding</w:t>
      </w:r>
      <w:r>
        <w:t>, then</w:t>
      </w:r>
    </w:p>
    <w:p w14:paraId="1A69EA31" w14:textId="77777777" w:rsidR="00EA4F82" w:rsidRDefault="00EA4F82" w:rsidP="00197BED">
      <w:pPr>
        <w:pStyle w:val="Alg3"/>
        <w:numPr>
          <w:ilvl w:val="2"/>
          <w:numId w:val="692"/>
        </w:numPr>
      </w:pPr>
      <w:r>
        <w:t xml:space="preserve">Assert: </w:t>
      </w:r>
      <w:r w:rsidRPr="00EA4F82">
        <w:rPr>
          <w:i/>
        </w:rPr>
        <w:t>lhs</w:t>
      </w:r>
      <w:r>
        <w:t xml:space="preserve"> is a </w:t>
      </w:r>
      <w:r>
        <w:rPr>
          <w:i/>
        </w:rPr>
        <w:t>ForBinding</w:t>
      </w:r>
      <w:r>
        <w:t>.</w:t>
      </w:r>
    </w:p>
    <w:p w14:paraId="6C4A1ECF" w14:textId="77777777" w:rsidR="00CF609A" w:rsidRPr="00E77497" w:rsidRDefault="00CF609A" w:rsidP="00197BED">
      <w:pPr>
        <w:pStyle w:val="Alg3"/>
        <w:numPr>
          <w:ilvl w:val="2"/>
          <w:numId w:val="692"/>
        </w:numPr>
      </w:pPr>
      <w:r>
        <w:t xml:space="preserve">Let </w:t>
      </w:r>
      <w:r w:rsidRPr="0011682D">
        <w:rPr>
          <w:i/>
        </w:rPr>
        <w:t>status</w:t>
      </w:r>
      <w:r>
        <w:t xml:space="preserve"> be the result of performing</w:t>
      </w:r>
      <w:r w:rsidRPr="00E77497">
        <w:t xml:space="preserve"> </w:t>
      </w:r>
      <w:r w:rsidRPr="004418C4">
        <w:t>Binding</w:t>
      </w:r>
      <w:del w:id="7265" w:author="Rev 19 Allen Wirfs-Brock" w:date="2013-09-23T16:47:00Z">
        <w:r w:rsidRPr="004418C4" w:rsidDel="00427ECF">
          <w:delText xml:space="preserve"> </w:delText>
        </w:r>
      </w:del>
      <w:r w:rsidR="00A113E2">
        <w:t>Initialisation</w:t>
      </w:r>
      <w:r w:rsidRPr="004418C4">
        <w:t xml:space="preserve"> for </w:t>
      </w:r>
      <w:r>
        <w:rPr>
          <w:i/>
        </w:rPr>
        <w:t>lhs</w:t>
      </w:r>
      <w:r w:rsidRPr="005C189A" w:rsidDel="00A019F2">
        <w:rPr>
          <w:i/>
        </w:rPr>
        <w:t xml:space="preserve"> </w:t>
      </w:r>
      <w:r w:rsidRPr="004418C4">
        <w:t>passing</w:t>
      </w:r>
      <w:r w:rsidRPr="004418C4">
        <w:rPr>
          <w:i/>
        </w:rPr>
        <w:t xml:space="preserve"> </w:t>
      </w:r>
      <w:r w:rsidR="0079389E" w:rsidRPr="0079389E">
        <w:rPr>
          <w:i/>
        </w:rPr>
        <w:t>nextValue</w:t>
      </w:r>
      <w:r w:rsidR="0079389E">
        <w:t xml:space="preserve"> </w:t>
      </w:r>
      <w:r w:rsidRPr="004418C4">
        <w:t xml:space="preserve">and </w:t>
      </w:r>
      <w:r w:rsidRPr="005C189A">
        <w:rPr>
          <w:b/>
        </w:rPr>
        <w:t>undefined</w:t>
      </w:r>
      <w:r w:rsidRPr="004418C4">
        <w:t xml:space="preserve"> as the arguments</w:t>
      </w:r>
      <w:r w:rsidRPr="00E77497">
        <w:t>.</w:t>
      </w:r>
    </w:p>
    <w:p w14:paraId="728CD033" w14:textId="77777777" w:rsidR="0079389E" w:rsidRPr="0079389E" w:rsidRDefault="00CF609A" w:rsidP="00197BED">
      <w:pPr>
        <w:pStyle w:val="Alg3"/>
        <w:numPr>
          <w:ilvl w:val="1"/>
          <w:numId w:val="692"/>
        </w:numPr>
      </w:pPr>
      <w:r>
        <w:t>Else</w:t>
      </w:r>
      <w:r w:rsidR="0079389E">
        <w:t xml:space="preserve">, </w:t>
      </w:r>
    </w:p>
    <w:p w14:paraId="1F1C2F0A" w14:textId="77777777" w:rsidR="0079389E" w:rsidRDefault="0079389E" w:rsidP="00197BED">
      <w:pPr>
        <w:pStyle w:val="Alg3"/>
        <w:numPr>
          <w:ilvl w:val="2"/>
          <w:numId w:val="692"/>
        </w:numPr>
      </w:pPr>
      <w:r>
        <w:t>Asse</w:t>
      </w:r>
      <w:r w:rsidR="003679DC">
        <w:t>r</w:t>
      </w:r>
      <w:r>
        <w:t>t</w:t>
      </w:r>
      <w:ins w:id="7266" w:author="Rev 19 Allen Wirfs-Brock" w:date="2013-09-27T10:40:00Z">
        <w:r w:rsidR="00C36B1B">
          <w:t>:</w:t>
        </w:r>
      </w:ins>
      <w:r>
        <w:t xml:space="preserve"> </w:t>
      </w:r>
      <w:r w:rsidRPr="0079389E">
        <w:rPr>
          <w:i/>
        </w:rPr>
        <w:t>lhsKind</w:t>
      </w:r>
      <w:r>
        <w:t xml:space="preserve"> is </w:t>
      </w:r>
      <w:r w:rsidR="00A22135">
        <w:rPr>
          <w:rFonts w:ascii="Arial" w:hAnsi="Arial" w:cs="Arial"/>
        </w:rPr>
        <w:t>lexicalBinding</w:t>
      </w:r>
      <w:r>
        <w:t>.</w:t>
      </w:r>
    </w:p>
    <w:p w14:paraId="17454583" w14:textId="77777777" w:rsidR="00EA4F82" w:rsidRDefault="00EA4F82" w:rsidP="00197BED">
      <w:pPr>
        <w:pStyle w:val="Alg3"/>
        <w:numPr>
          <w:ilvl w:val="2"/>
          <w:numId w:val="692"/>
        </w:numPr>
      </w:pPr>
      <w:r>
        <w:t xml:space="preserve">Assert: </w:t>
      </w:r>
      <w:r w:rsidRPr="00EA4F82">
        <w:rPr>
          <w:i/>
        </w:rPr>
        <w:t>lhs</w:t>
      </w:r>
      <w:r>
        <w:t xml:space="preserve"> is a </w:t>
      </w:r>
      <w:r>
        <w:rPr>
          <w:i/>
        </w:rPr>
        <w:t>ForDeclaration</w:t>
      </w:r>
      <w:r>
        <w:t>.</w:t>
      </w:r>
    </w:p>
    <w:p w14:paraId="578872E1" w14:textId="77777777" w:rsidR="0079389E" w:rsidRPr="00E77497" w:rsidRDefault="0079389E" w:rsidP="00197BED">
      <w:pPr>
        <w:pStyle w:val="Alg2"/>
        <w:numPr>
          <w:ilvl w:val="2"/>
          <w:numId w:val="692"/>
        </w:numPr>
        <w:contextualSpacing/>
      </w:pPr>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p>
    <w:p w14:paraId="28ABF5BC" w14:textId="77777777" w:rsidR="0079389E" w:rsidRDefault="0079389E" w:rsidP="00197BED">
      <w:pPr>
        <w:pStyle w:val="Alg3"/>
        <w:numPr>
          <w:ilvl w:val="2"/>
          <w:numId w:val="692"/>
        </w:numPr>
      </w:pPr>
      <w:r>
        <w:t>Perform Binding</w:t>
      </w:r>
      <w:del w:id="7267" w:author="Rev 19 Allen Wirfs-Brock" w:date="2013-09-23T16:30:00Z">
        <w:r w:rsidDel="00427ECF">
          <w:delText xml:space="preserve"> </w:delText>
        </w:r>
      </w:del>
      <w:r>
        <w:t xml:space="preserve">Instantiation for </w:t>
      </w:r>
      <w:r>
        <w:rPr>
          <w:i/>
        </w:rPr>
        <w:t>lhs</w:t>
      </w:r>
      <w:r>
        <w:t xml:space="preserve"> passing </w:t>
      </w:r>
      <w:r w:rsidRPr="0079389E">
        <w:rPr>
          <w:i/>
        </w:rPr>
        <w:t>nextValue</w:t>
      </w:r>
      <w:r>
        <w:t xml:space="preserve"> and </w:t>
      </w:r>
      <w:r>
        <w:rPr>
          <w:i/>
        </w:rPr>
        <w:t>iteration</w:t>
      </w:r>
      <w:r w:rsidRPr="00E77497">
        <w:rPr>
          <w:i/>
        </w:rPr>
        <w:t>Env</w:t>
      </w:r>
      <w:r w:rsidRPr="00E77497">
        <w:t xml:space="preserve"> </w:t>
      </w:r>
      <w:r>
        <w:t>as arguments.</w:t>
      </w:r>
    </w:p>
    <w:p w14:paraId="67FEF886" w14:textId="77777777" w:rsidR="00CD6A7E" w:rsidRDefault="00CD6A7E" w:rsidP="00197BED">
      <w:pPr>
        <w:pStyle w:val="Alg2"/>
        <w:numPr>
          <w:ilvl w:val="2"/>
          <w:numId w:val="692"/>
        </w:numPr>
        <w:contextualSpacing/>
      </w:pPr>
      <w:commentRangeStart w:id="7268"/>
      <w:r>
        <w:t xml:space="preserve">Let </w:t>
      </w:r>
      <w:r w:rsidRPr="003806A6">
        <w:rPr>
          <w:i/>
        </w:rPr>
        <w:t>status</w:t>
      </w:r>
      <w:r>
        <w:t xml:space="preserve"> be NormalCompletion(</w:t>
      </w:r>
      <w:r w:rsidRPr="003806A6">
        <w:rPr>
          <w:rFonts w:ascii="Arial" w:hAnsi="Arial" w:cs="Arial"/>
        </w:rPr>
        <w:t>empty</w:t>
      </w:r>
      <w:r>
        <w:t>)</w:t>
      </w:r>
      <w:commentRangeEnd w:id="7268"/>
      <w:r w:rsidR="00837E61">
        <w:rPr>
          <w:rStyle w:val="af6"/>
          <w:rFonts w:ascii="Arial" w:eastAsia="MS Mincho" w:hAnsi="Arial"/>
          <w:spacing w:val="0"/>
          <w:lang w:eastAsia="ja-JP"/>
        </w:rPr>
        <w:commentReference w:id="7268"/>
      </w:r>
    </w:p>
    <w:p w14:paraId="3B91149B" w14:textId="77777777" w:rsidR="0079389E" w:rsidRPr="00E77497" w:rsidRDefault="0079389E" w:rsidP="00197BED">
      <w:pPr>
        <w:pStyle w:val="Alg2"/>
        <w:numPr>
          <w:ilvl w:val="2"/>
          <w:numId w:val="692"/>
        </w:numPr>
        <w:contextualSpacing/>
      </w:pPr>
      <w:r w:rsidRPr="00E77497">
        <w:t xml:space="preserve">Set the </w:t>
      </w:r>
      <w:r w:rsidR="00B33FB4">
        <w:t>running</w:t>
      </w:r>
      <w:r w:rsidRPr="00E77497">
        <w:t xml:space="preserve"> </w:t>
      </w:r>
      <w:r w:rsidRPr="002F42C1">
        <w:t>execution</w:t>
      </w:r>
      <w:r w:rsidRPr="00E77497">
        <w:t xml:space="preserve"> context’s LexicalEnvironment to </w:t>
      </w:r>
      <w:r>
        <w:rPr>
          <w:i/>
        </w:rPr>
        <w:t>iteration</w:t>
      </w:r>
      <w:r w:rsidRPr="00E77497">
        <w:rPr>
          <w:i/>
        </w:rPr>
        <w:t>Env</w:t>
      </w:r>
      <w:r w:rsidRPr="00E77497">
        <w:t>.</w:t>
      </w:r>
    </w:p>
    <w:p w14:paraId="47D055AD" w14:textId="77777777" w:rsidR="00CD6A7E" w:rsidRDefault="0098463B" w:rsidP="00197BED">
      <w:pPr>
        <w:pStyle w:val="Alg3"/>
        <w:numPr>
          <w:ilvl w:val="1"/>
          <w:numId w:val="692"/>
        </w:numPr>
      </w:pPr>
      <w:r>
        <w:t xml:space="preserve">If </w:t>
      </w:r>
      <w:r w:rsidR="00CD6A7E">
        <w:rPr>
          <w:i/>
        </w:rPr>
        <w:t>status</w:t>
      </w:r>
      <w:r w:rsidR="00CD6A7E">
        <w:t xml:space="preserve">.[[type]] is </w:t>
      </w:r>
      <w:r w:rsidR="00CD6A7E" w:rsidRPr="0011682D">
        <w:rPr>
          <w:rFonts w:ascii="Arial" w:hAnsi="Arial" w:cs="Arial"/>
        </w:rPr>
        <w:t>normal</w:t>
      </w:r>
      <w:r w:rsidRPr="00E77497">
        <w:t xml:space="preserve">, </w:t>
      </w:r>
      <w:r>
        <w:t>then</w:t>
      </w:r>
    </w:p>
    <w:p w14:paraId="1E739FBF" w14:textId="77777777" w:rsidR="004C02EF" w:rsidRPr="00E77497" w:rsidRDefault="004C02EF" w:rsidP="00197BED">
      <w:pPr>
        <w:pStyle w:val="Alg3"/>
        <w:numPr>
          <w:ilvl w:val="2"/>
          <w:numId w:val="692"/>
        </w:numPr>
      </w:pPr>
      <w:r w:rsidRPr="00E77497">
        <w:t xml:space="preserve">Let </w:t>
      </w:r>
      <w:r w:rsidR="000A1661">
        <w:rPr>
          <w:i/>
        </w:rPr>
        <w:t>status</w:t>
      </w:r>
      <w:r w:rsidR="000A1661" w:rsidRPr="00E77497">
        <w:t xml:space="preserve"> </w:t>
      </w:r>
      <w:r w:rsidRPr="00E77497">
        <w:t>be the result</w:t>
      </w:r>
      <w:r w:rsidR="00FF7312">
        <w:t xml:space="preserve"> </w:t>
      </w:r>
      <w:r w:rsidRPr="00E77497">
        <w:t xml:space="preserve"> of evaluating </w:t>
      </w:r>
      <w:r w:rsidR="00CD6A7E">
        <w:rPr>
          <w:i/>
        </w:rPr>
        <w:t>stmt</w:t>
      </w:r>
      <w:r w:rsidRPr="00E77497">
        <w:t>.</w:t>
      </w:r>
    </w:p>
    <w:p w14:paraId="54C42A51" w14:textId="77777777" w:rsidR="0098463B" w:rsidRDefault="0098463B" w:rsidP="00197BED">
      <w:pPr>
        <w:pStyle w:val="Alg3"/>
        <w:numPr>
          <w:ilvl w:val="2"/>
          <w:numId w:val="692"/>
        </w:numPr>
      </w:pPr>
      <w:r>
        <w:t xml:space="preserve">If </w:t>
      </w:r>
      <w:r w:rsidR="000A1661">
        <w:rPr>
          <w:i/>
        </w:rPr>
        <w:t>status</w:t>
      </w:r>
      <w:r w:rsidR="000A1661">
        <w:t xml:space="preserve">.[[type]] is </w:t>
      </w:r>
      <w:r w:rsidR="000A1661" w:rsidRPr="0011682D">
        <w:rPr>
          <w:rFonts w:ascii="Arial" w:hAnsi="Arial" w:cs="Arial"/>
        </w:rPr>
        <w:t>normal</w:t>
      </w:r>
      <w:r w:rsidR="000A1661" w:rsidRPr="000A1661">
        <w:t xml:space="preserve"> </w:t>
      </w:r>
      <w:r w:rsidR="000A1661">
        <w:t>and</w:t>
      </w:r>
      <w:r w:rsidR="000A1661" w:rsidRPr="00E77497">
        <w:t xml:space="preserve"> </w:t>
      </w:r>
      <w:r w:rsidR="003806A6">
        <w:rPr>
          <w:i/>
        </w:rPr>
        <w:t>status</w:t>
      </w:r>
      <w:r w:rsidR="000A1661" w:rsidRPr="00E77497">
        <w:t>.</w:t>
      </w:r>
      <w:r w:rsidR="000A1661">
        <w:t>[[</w:t>
      </w:r>
      <w:r w:rsidR="003806A6">
        <w:t>value</w:t>
      </w:r>
      <w:r w:rsidR="000A1661">
        <w:t xml:space="preserve">]] </w:t>
      </w:r>
      <w:r w:rsidR="0003414D">
        <w:t xml:space="preserve">is </w:t>
      </w:r>
      <w:r w:rsidR="000A1661">
        <w:t>not</w:t>
      </w:r>
      <w:r w:rsidR="000A1661" w:rsidRPr="00E77497">
        <w:t xml:space="preserve"> </w:t>
      </w:r>
      <w:r w:rsidR="000A1661" w:rsidRPr="0027695A">
        <w:rPr>
          <w:rFonts w:ascii="Arial" w:hAnsi="Arial" w:cs="Arial"/>
        </w:rPr>
        <w:t>empty</w:t>
      </w:r>
      <w:r w:rsidRPr="00E77497">
        <w:t xml:space="preserve">, </w:t>
      </w:r>
      <w:r>
        <w:t xml:space="preserve">then </w:t>
      </w:r>
    </w:p>
    <w:p w14:paraId="04984DA8" w14:textId="77777777" w:rsidR="004C02EF" w:rsidRPr="00E77497" w:rsidRDefault="000A1661" w:rsidP="00197BED">
      <w:pPr>
        <w:pStyle w:val="Alg3"/>
        <w:numPr>
          <w:ilvl w:val="3"/>
          <w:numId w:val="692"/>
        </w:numPr>
      </w:pPr>
      <w:r>
        <w:t>L</w:t>
      </w:r>
      <w:r w:rsidR="004C02EF" w:rsidRPr="00E77497">
        <w:t xml:space="preserve">et </w:t>
      </w:r>
      <w:r w:rsidR="004C02EF" w:rsidRPr="00E77497">
        <w:rPr>
          <w:i/>
        </w:rPr>
        <w:t>V</w:t>
      </w:r>
      <w:r w:rsidR="004C02EF" w:rsidRPr="00E77497">
        <w:t xml:space="preserve"> = </w:t>
      </w:r>
      <w:r w:rsidR="003806A6">
        <w:rPr>
          <w:i/>
        </w:rPr>
        <w:t>status</w:t>
      </w:r>
      <w:r w:rsidR="004C02EF" w:rsidRPr="00E77497">
        <w:t>.</w:t>
      </w:r>
      <w:r w:rsidR="0098463B">
        <w:t>[[</w:t>
      </w:r>
      <w:r w:rsidR="004C02EF" w:rsidRPr="00E77497">
        <w:t>value</w:t>
      </w:r>
      <w:r w:rsidR="0098463B">
        <w:t>]]</w:t>
      </w:r>
      <w:r w:rsidR="004C02EF" w:rsidRPr="00E77497">
        <w:t>.</w:t>
      </w:r>
    </w:p>
    <w:p w14:paraId="61E7CC8B" w14:textId="77777777" w:rsidR="000A1661" w:rsidRDefault="000A1661" w:rsidP="00197BED">
      <w:pPr>
        <w:pStyle w:val="Alg3"/>
        <w:numPr>
          <w:ilvl w:val="1"/>
          <w:numId w:val="692"/>
        </w:numPr>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14:paraId="149ED846" w14:textId="77777777" w:rsidR="00CD6A7E" w:rsidRDefault="00CD6A7E" w:rsidP="00197BED">
      <w:pPr>
        <w:pStyle w:val="Alg3"/>
        <w:numPr>
          <w:ilvl w:val="1"/>
          <w:numId w:val="692"/>
        </w:numPr>
      </w:pPr>
      <w:r>
        <w:t>If</w:t>
      </w:r>
      <w:r w:rsidR="000A1661">
        <w:t xml:space="preserve"> </w:t>
      </w:r>
      <w:r w:rsidR="000A1661" w:rsidRPr="00BF2010">
        <w:rPr>
          <w:i/>
        </w:rPr>
        <w:t>status</w:t>
      </w:r>
      <w:r w:rsidR="000A1661">
        <w:t xml:space="preserve"> is an abrupt completion and </w:t>
      </w:r>
      <w:r>
        <w:t xml:space="preserve"> </w:t>
      </w:r>
      <w:r w:rsidR="007C32C2">
        <w:t>LoopContinues</w:t>
      </w:r>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r w:rsidR="003806A6" w:rsidRPr="003806A6">
        <w:t xml:space="preserve"> </w:t>
      </w:r>
      <w:r w:rsidR="003806A6">
        <w:t>r</w:t>
      </w:r>
      <w:r w:rsidR="003806A6" w:rsidRPr="00E77497">
        <w:t xml:space="preserve">eturn </w:t>
      </w:r>
      <w:r w:rsidR="003806A6">
        <w:rPr>
          <w:i/>
        </w:rPr>
        <w:t>status</w:t>
      </w:r>
      <w:r w:rsidR="003806A6" w:rsidRPr="00E77497">
        <w:t>.</w:t>
      </w:r>
    </w:p>
    <w:p w14:paraId="2CDBBEDC" w14:textId="77777777" w:rsidR="0098463B" w:rsidRDefault="0098463B" w:rsidP="004C02EF">
      <w:pPr>
        <w:jc w:val="left"/>
      </w:pPr>
    </w:p>
    <w:p w14:paraId="0535D811" w14:textId="77777777" w:rsidR="004C02EF" w:rsidRPr="00E77497" w:rsidRDefault="004C02EF" w:rsidP="00D148E9">
      <w:pPr>
        <w:pStyle w:val="20"/>
      </w:pPr>
      <w:bookmarkStart w:id="7269" w:name="_Toc361663409"/>
      <w:bookmarkStart w:id="7270" w:name="_Toc361665250"/>
      <w:bookmarkStart w:id="7271" w:name="_Toc361667090"/>
      <w:bookmarkStart w:id="7272" w:name="_Toc361668919"/>
      <w:bookmarkStart w:id="7273" w:name="_Toc364934947"/>
      <w:bookmarkStart w:id="7274" w:name="_Toc365474191"/>
      <w:bookmarkStart w:id="7275" w:name="_Toc375031206"/>
      <w:bookmarkStart w:id="7276" w:name="_Toc381513719"/>
      <w:bookmarkStart w:id="7277" w:name="_Toc382212241"/>
      <w:bookmarkStart w:id="7278" w:name="_Toc382212783"/>
      <w:bookmarkStart w:id="7279" w:name="_Toc382291586"/>
      <w:bookmarkStart w:id="7280" w:name="_Ref382717821"/>
      <w:bookmarkStart w:id="7281" w:name="_Toc385672235"/>
      <w:bookmarkStart w:id="7282" w:name="_Toc393690339"/>
      <w:bookmarkStart w:id="7283" w:name="_Ref440445453"/>
      <w:bookmarkStart w:id="7284" w:name="_Toc472818885"/>
      <w:bookmarkStart w:id="7285" w:name="_Toc235503460"/>
      <w:bookmarkStart w:id="7286" w:name="_Toc241509235"/>
      <w:bookmarkStart w:id="7287" w:name="_Toc244416722"/>
      <w:bookmarkStart w:id="7288" w:name="_Toc276631086"/>
      <w:bookmarkStart w:id="7289" w:name="_Toc368050478"/>
      <w:bookmarkEnd w:id="7269"/>
      <w:bookmarkEnd w:id="7270"/>
      <w:bookmarkEnd w:id="7271"/>
      <w:bookmarkEnd w:id="7272"/>
      <w:bookmarkEnd w:id="7273"/>
      <w:bookmarkEnd w:id="7274"/>
      <w:r w:rsidRPr="00E77497">
        <w:t xml:space="preserve">The </w:t>
      </w:r>
      <w:r w:rsidRPr="00E77497">
        <w:rPr>
          <w:rFonts w:ascii="Courier New" w:hAnsi="Courier New"/>
        </w:rPr>
        <w:t>continue</w:t>
      </w:r>
      <w:r w:rsidRPr="00E77497">
        <w:t xml:space="preserve"> Statement</w:t>
      </w:r>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p>
    <w:p w14:paraId="7DAEA4FE" w14:textId="77777777" w:rsidR="004C02EF" w:rsidRPr="00E77497" w:rsidRDefault="004C02EF" w:rsidP="004C02EF">
      <w:pPr>
        <w:pStyle w:val="Syntax"/>
      </w:pPr>
      <w:r w:rsidRPr="00E77497">
        <w:t>Syntax</w:t>
      </w:r>
    </w:p>
    <w:p w14:paraId="2FFC938B" w14:textId="77777777" w:rsidR="004C02EF" w:rsidRPr="00E77497" w:rsidRDefault="004C02EF" w:rsidP="004C02EF">
      <w:pPr>
        <w:pStyle w:val="SyntaxRule"/>
      </w:pPr>
      <w:r w:rsidRPr="00E77497">
        <w:t xml:space="preserve">ContinueStatement </w:t>
      </w:r>
      <w:r w:rsidRPr="00E77497">
        <w:rPr>
          <w:rFonts w:ascii="Arial" w:hAnsi="Arial"/>
          <w:b/>
          <w:i w:val="0"/>
        </w:rPr>
        <w:t>:</w:t>
      </w:r>
    </w:p>
    <w:p w14:paraId="07B50B4C" w14:textId="77777777"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14:paraId="477F273E" w14:textId="77777777" w:rsidR="00726A32" w:rsidRPr="00E77497" w:rsidDel="00B336AA" w:rsidRDefault="00726A32" w:rsidP="001F1D00">
      <w:pPr>
        <w:pStyle w:val="30"/>
        <w:rPr>
          <w:del w:id="7290" w:author="Rev 19 Allen Wirfs-Brock" w:date="2013-09-11T18:37:00Z"/>
        </w:rPr>
      </w:pPr>
      <w:del w:id="7291" w:author="Rev 19 Allen Wirfs-Brock" w:date="2013-09-11T18:37:00Z">
        <w:r w:rsidRPr="00E77497" w:rsidDel="00B336AA">
          <w:delText>Static Semantics</w:delText>
        </w:r>
        <w:bookmarkStart w:id="7292" w:name="_Toc368034479"/>
        <w:bookmarkStart w:id="7293" w:name="_Toc368049702"/>
        <w:bookmarkStart w:id="7294" w:name="_Toc368050479"/>
        <w:bookmarkEnd w:id="7292"/>
        <w:bookmarkEnd w:id="7293"/>
        <w:bookmarkEnd w:id="7294"/>
      </w:del>
    </w:p>
    <w:p w14:paraId="74115E0C" w14:textId="77777777" w:rsidR="00726A32" w:rsidRPr="00E77497" w:rsidRDefault="00726A32" w:rsidP="001F1D00">
      <w:pPr>
        <w:pStyle w:val="30"/>
        <w:rPr>
          <w:rFonts w:ascii="Helvetica" w:hAnsi="Helvetica"/>
        </w:rPr>
      </w:pPr>
      <w:bookmarkStart w:id="7295" w:name="_Toc368050480"/>
      <w:r w:rsidRPr="00E77497">
        <w:rPr>
          <w:rFonts w:ascii="Helvetica" w:hAnsi="Helvetica"/>
        </w:rPr>
        <w:t>Static Semantics:  Early Errors</w:t>
      </w:r>
      <w:bookmarkEnd w:id="7295"/>
    </w:p>
    <w:p w14:paraId="5951DB1C" w14:textId="77777777" w:rsidR="00726A32" w:rsidRPr="0035100D" w:rsidRDefault="00726A32" w:rsidP="00726A32">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35100D">
        <w:t xml:space="preserve"> </w:t>
      </w:r>
    </w:p>
    <w:p w14:paraId="344F989D" w14:textId="77777777" w:rsidR="004C02EF" w:rsidRPr="00E77497" w:rsidRDefault="00726A32" w:rsidP="004C02EF">
      <w:pPr>
        <w:pStyle w:val="Bullet2Notlast"/>
        <w:numPr>
          <w:ilvl w:val="0"/>
          <w:numId w:val="26"/>
        </w:numPr>
        <w:ind w:left="1080"/>
        <w:rPr>
          <w:rFonts w:ascii="Arial" w:hAnsi="Arial"/>
        </w:rPr>
      </w:pPr>
      <w:bookmarkStart w:id="7296" w:name="_Toc382212784"/>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14:paraId="6C9E97E6" w14:textId="77777777"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14:paraId="1B363CBB" w14:textId="77777777" w:rsidR="004C02EF" w:rsidRPr="00E77497" w:rsidRDefault="0035100D" w:rsidP="004C02EF">
      <w:pPr>
        <w:pStyle w:val="Bullet2Last"/>
        <w:numPr>
          <w:ilvl w:val="0"/>
          <w:numId w:val="26"/>
        </w:numPr>
        <w:ind w:left="1080"/>
        <w:rPr>
          <w:rFonts w:ascii="Arial" w:hAnsi="Arial"/>
        </w:rPr>
      </w:pPr>
      <w:r w:rsidRPr="0035100D">
        <w:rPr>
          <w:rFonts w:ascii="Arial" w:hAnsi="Arial" w:cs="Arial"/>
        </w:rPr>
        <w:t>It is a Syntax Error if</w:t>
      </w:r>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14:paraId="0AC49440" w14:textId="77777777" w:rsidR="0035100D" w:rsidRPr="00E77497" w:rsidDel="00B336AA" w:rsidRDefault="0035100D">
      <w:pPr>
        <w:pStyle w:val="30"/>
        <w:rPr>
          <w:del w:id="7297" w:author="Rev 19 Allen Wirfs-Brock" w:date="2013-09-11T18:37:00Z"/>
        </w:rPr>
      </w:pPr>
      <w:del w:id="7298" w:author="Rev 19 Allen Wirfs-Brock" w:date="2013-09-11T18:37:00Z">
        <w:r w:rsidRPr="00E77497" w:rsidDel="00B336AA">
          <w:delText>Runtime Semantics</w:delText>
        </w:r>
        <w:bookmarkStart w:id="7299" w:name="_Toc368034481"/>
        <w:bookmarkStart w:id="7300" w:name="_Toc368049704"/>
        <w:bookmarkStart w:id="7301" w:name="_Toc368050481"/>
        <w:bookmarkEnd w:id="7299"/>
        <w:bookmarkEnd w:id="7300"/>
        <w:bookmarkEnd w:id="7301"/>
      </w:del>
    </w:p>
    <w:p w14:paraId="32780536" w14:textId="77777777" w:rsidR="00726A32" w:rsidRPr="00E77497" w:rsidRDefault="00726A32" w:rsidP="001F1D00">
      <w:pPr>
        <w:pStyle w:val="30"/>
        <w:rPr>
          <w:rFonts w:ascii="Helvetica" w:hAnsi="Helvetica"/>
        </w:rPr>
      </w:pPr>
      <w:bookmarkStart w:id="7302" w:name="_Toc368050482"/>
      <w:r w:rsidRPr="00E77497">
        <w:rPr>
          <w:rFonts w:ascii="Helvetica" w:hAnsi="Helvetica"/>
        </w:rPr>
        <w:t xml:space="preserve">Runtime Semantics: </w:t>
      </w:r>
      <w:r w:rsidRPr="00E77497">
        <w:rPr>
          <w:rFonts w:ascii="Helvetica" w:hAnsi="Helvetica"/>
          <w:spacing w:val="6"/>
        </w:rPr>
        <w:t>Evaluation</w:t>
      </w:r>
      <w:bookmarkEnd w:id="7302"/>
    </w:p>
    <w:p w14:paraId="416CB7AB" w14:textId="77777777"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p>
    <w:p w14:paraId="02CEE6CD" w14:textId="77777777" w:rsidR="004C02EF" w:rsidRPr="00E77497" w:rsidRDefault="004C02EF" w:rsidP="00B34B48">
      <w:pPr>
        <w:pStyle w:val="Alg2"/>
        <w:numPr>
          <w:ilvl w:val="0"/>
          <w:numId w:val="124"/>
        </w:numPr>
        <w:spacing w:after="220"/>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14:paraId="56790B7B" w14:textId="77777777"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14:paraId="7CBA52B0" w14:textId="77777777" w:rsidR="004C02EF" w:rsidRPr="00E77497" w:rsidRDefault="004C02EF" w:rsidP="00B34B48">
      <w:pPr>
        <w:pStyle w:val="Alg2"/>
        <w:numPr>
          <w:ilvl w:val="0"/>
          <w:numId w:val="125"/>
        </w:numPr>
        <w:spacing w:after="220"/>
        <w:rPr>
          <w:rFonts w:ascii="Arial" w:hAnsi="Arial"/>
        </w:rPr>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rPr>
        <w:t>empty</w:t>
      </w:r>
      <w:r w:rsidRPr="00E77497">
        <w:t>,</w:t>
      </w:r>
      <w:r w:rsidRPr="00E77497">
        <w:rPr>
          <w:rFonts w:ascii="Arial" w:hAnsi="Arial"/>
        </w:rPr>
        <w:t xml:space="preserve"> </w:t>
      </w:r>
      <w:r w:rsidR="00675312">
        <w:t xml:space="preserve">[[target]]: </w:t>
      </w:r>
      <w:r w:rsidRPr="00E77497">
        <w:rPr>
          <w:i/>
        </w:rPr>
        <w:t>Identifier</w:t>
      </w:r>
      <w:r w:rsidR="00675312">
        <w:t>}</w:t>
      </w:r>
      <w:r w:rsidR="00675312" w:rsidRPr="00E77497">
        <w:t>.</w:t>
      </w:r>
    </w:p>
    <w:p w14:paraId="13031517" w14:textId="77777777" w:rsidR="004C02EF" w:rsidRPr="00E77497" w:rsidRDefault="004C02EF" w:rsidP="00D148E9">
      <w:pPr>
        <w:pStyle w:val="20"/>
      </w:pPr>
      <w:bookmarkStart w:id="7303" w:name="_Toc375031207"/>
      <w:bookmarkStart w:id="7304" w:name="_Toc381513720"/>
      <w:bookmarkStart w:id="7305" w:name="_Toc382212242"/>
      <w:bookmarkStart w:id="7306" w:name="_Toc382212785"/>
      <w:bookmarkStart w:id="7307" w:name="_Toc382291587"/>
      <w:bookmarkStart w:id="7308" w:name="_Ref382717823"/>
      <w:bookmarkStart w:id="7309" w:name="_Toc385672236"/>
      <w:bookmarkStart w:id="7310" w:name="_Toc393690340"/>
      <w:bookmarkStart w:id="7311" w:name="_Ref440445472"/>
      <w:bookmarkStart w:id="7312" w:name="_Toc472818886"/>
      <w:bookmarkStart w:id="7313" w:name="_Toc235503461"/>
      <w:bookmarkStart w:id="7314" w:name="_Toc241509236"/>
      <w:bookmarkStart w:id="7315" w:name="_Toc244416723"/>
      <w:bookmarkStart w:id="7316" w:name="_Toc276631087"/>
      <w:bookmarkStart w:id="7317" w:name="_Toc368050483"/>
      <w:bookmarkEnd w:id="7296"/>
      <w:r w:rsidRPr="00E77497">
        <w:t xml:space="preserve">The </w:t>
      </w:r>
      <w:r w:rsidRPr="00E77497">
        <w:rPr>
          <w:rFonts w:ascii="Courier New" w:hAnsi="Courier New"/>
        </w:rPr>
        <w:t>break</w:t>
      </w:r>
      <w:r w:rsidRPr="00E77497">
        <w:t xml:space="preserve"> Statemen</w:t>
      </w:r>
      <w:bookmarkEnd w:id="7303"/>
      <w:bookmarkEnd w:id="7304"/>
      <w:bookmarkEnd w:id="7305"/>
      <w:bookmarkEnd w:id="7306"/>
      <w:bookmarkEnd w:id="7307"/>
      <w:bookmarkEnd w:id="7308"/>
      <w:bookmarkEnd w:id="7309"/>
      <w:bookmarkEnd w:id="7310"/>
      <w:r w:rsidRPr="00E77497">
        <w:t>t</w:t>
      </w:r>
      <w:bookmarkEnd w:id="7311"/>
      <w:bookmarkEnd w:id="7312"/>
      <w:bookmarkEnd w:id="7313"/>
      <w:bookmarkEnd w:id="7314"/>
      <w:bookmarkEnd w:id="7315"/>
      <w:bookmarkEnd w:id="7316"/>
      <w:bookmarkEnd w:id="7317"/>
    </w:p>
    <w:p w14:paraId="784CBD3D" w14:textId="77777777" w:rsidR="004C02EF" w:rsidRPr="00E77497" w:rsidRDefault="004C02EF" w:rsidP="004C02EF">
      <w:pPr>
        <w:pStyle w:val="Syntax"/>
      </w:pPr>
      <w:r w:rsidRPr="00E77497">
        <w:t>Syntax</w:t>
      </w:r>
    </w:p>
    <w:p w14:paraId="3304BB9B" w14:textId="77777777" w:rsidR="004C02EF" w:rsidRPr="00E77497" w:rsidRDefault="004C02EF" w:rsidP="004C02EF">
      <w:pPr>
        <w:pStyle w:val="SyntaxRule"/>
      </w:pPr>
      <w:r w:rsidRPr="00E77497">
        <w:t xml:space="preserve">BreakStatement </w:t>
      </w:r>
      <w:r w:rsidRPr="00E77497">
        <w:rPr>
          <w:rFonts w:ascii="Arial" w:hAnsi="Arial"/>
          <w:b/>
          <w:i w:val="0"/>
        </w:rPr>
        <w:t>:</w:t>
      </w:r>
    </w:p>
    <w:p w14:paraId="579DF942" w14:textId="77777777"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14:paraId="62702B8C" w14:textId="77777777" w:rsidR="0035100D" w:rsidRPr="00E77497" w:rsidDel="00B336AA" w:rsidRDefault="0035100D">
      <w:pPr>
        <w:pStyle w:val="30"/>
        <w:rPr>
          <w:del w:id="7318" w:author="Rev 19 Allen Wirfs-Brock" w:date="2013-09-11T18:37:00Z"/>
        </w:rPr>
      </w:pPr>
      <w:del w:id="7319" w:author="Rev 19 Allen Wirfs-Brock" w:date="2013-09-11T18:37:00Z">
        <w:r w:rsidRPr="00E77497" w:rsidDel="00B336AA">
          <w:delText>Static Semantics</w:delText>
        </w:r>
        <w:bookmarkStart w:id="7320" w:name="_Toc368034484"/>
        <w:bookmarkStart w:id="7321" w:name="_Toc368049707"/>
        <w:bookmarkStart w:id="7322" w:name="_Toc368050484"/>
        <w:bookmarkEnd w:id="7320"/>
        <w:bookmarkEnd w:id="7321"/>
        <w:bookmarkEnd w:id="7322"/>
      </w:del>
    </w:p>
    <w:p w14:paraId="04437A25" w14:textId="77777777" w:rsidR="0035100D" w:rsidRPr="00E77497" w:rsidRDefault="0035100D" w:rsidP="006A78DC">
      <w:pPr>
        <w:pStyle w:val="30"/>
        <w:rPr>
          <w:rFonts w:ascii="Helvetica" w:hAnsi="Helvetica"/>
        </w:rPr>
      </w:pPr>
      <w:bookmarkStart w:id="7323" w:name="_Toc368050485"/>
      <w:r w:rsidRPr="00E77497">
        <w:rPr>
          <w:rFonts w:ascii="Helvetica" w:hAnsi="Helvetica"/>
        </w:rPr>
        <w:t>Static Semantics:  Early Errors</w:t>
      </w:r>
      <w:bookmarkEnd w:id="7323"/>
    </w:p>
    <w:p w14:paraId="2BB1A094" w14:textId="77777777"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14:paraId="586A1E03" w14:textId="77777777" w:rsidR="004C02EF" w:rsidRPr="00E77497" w:rsidRDefault="000377FF" w:rsidP="004C02EF">
      <w:pPr>
        <w:pStyle w:val="Bullet2Notlast"/>
        <w:numPr>
          <w:ilvl w:val="0"/>
          <w:numId w:val="26"/>
        </w:numPr>
        <w:ind w:left="1080"/>
        <w:rPr>
          <w:rFonts w:ascii="Arial" w:hAnsi="Arial"/>
        </w:rPr>
      </w:pPr>
      <w:bookmarkStart w:id="7324" w:name="_Toc382212786"/>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w:t>
      </w:r>
      <w:r w:rsidR="00E30280">
        <w:rPr>
          <w:rFonts w:ascii="Arial" w:hAnsi="Arial"/>
        </w:rPr>
        <w:t xml:space="preserve">is </w:t>
      </w:r>
      <w:r w:rsidR="004C02EF" w:rsidRPr="00E77497">
        <w:rPr>
          <w:rFonts w:ascii="Arial" w:hAnsi="Arial"/>
        </w:rPr>
        <w:t xml:space="preserve">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14:paraId="7A0E4788" w14:textId="77777777"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p>
    <w:p w14:paraId="10DB2292" w14:textId="77777777" w:rsidR="004C02EF" w:rsidRPr="00E77497" w:rsidRDefault="000377FF" w:rsidP="004C02EF">
      <w:pPr>
        <w:pStyle w:val="Bullet2Last"/>
        <w:numPr>
          <w:ilvl w:val="0"/>
          <w:numId w:val="26"/>
        </w:numPr>
        <w:ind w:left="1080"/>
        <w:rPr>
          <w:rFonts w:ascii="Arial" w:hAnsi="Arial"/>
        </w:rPr>
      </w:pPr>
      <w:r w:rsidRPr="0035100D">
        <w:rPr>
          <w:rFonts w:ascii="Arial" w:hAnsi="Arial" w:cs="Arial"/>
        </w:rPr>
        <w:t>It is a Syntax Error if</w:t>
      </w:r>
      <w:r w:rsidRPr="006B6D0A">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14:paraId="41C9FFC0" w14:textId="77777777" w:rsidR="000377FF" w:rsidRPr="00E77497" w:rsidDel="00B336AA" w:rsidRDefault="000377FF">
      <w:pPr>
        <w:pStyle w:val="30"/>
        <w:rPr>
          <w:del w:id="7325" w:author="Rev 19 Allen Wirfs-Brock" w:date="2013-09-11T18:38:00Z"/>
        </w:rPr>
      </w:pPr>
      <w:del w:id="7326" w:author="Rev 19 Allen Wirfs-Brock" w:date="2013-09-11T18:38:00Z">
        <w:r w:rsidRPr="00E77497" w:rsidDel="00B336AA">
          <w:delText>Runtime Semantics</w:delText>
        </w:r>
        <w:bookmarkStart w:id="7327" w:name="_Toc368034486"/>
        <w:bookmarkStart w:id="7328" w:name="_Toc368049709"/>
        <w:bookmarkStart w:id="7329" w:name="_Toc368050486"/>
        <w:bookmarkEnd w:id="7327"/>
        <w:bookmarkEnd w:id="7328"/>
        <w:bookmarkEnd w:id="7329"/>
      </w:del>
    </w:p>
    <w:p w14:paraId="7D6531E0" w14:textId="77777777" w:rsidR="000377FF" w:rsidRPr="00E77497" w:rsidRDefault="000377FF" w:rsidP="006A78DC">
      <w:pPr>
        <w:pStyle w:val="30"/>
        <w:rPr>
          <w:rFonts w:ascii="Helvetica" w:hAnsi="Helvetica"/>
        </w:rPr>
      </w:pPr>
      <w:bookmarkStart w:id="7330" w:name="_Toc368050487"/>
      <w:r w:rsidRPr="00E77497">
        <w:rPr>
          <w:rFonts w:ascii="Helvetica" w:hAnsi="Helvetica"/>
        </w:rPr>
        <w:t xml:space="preserve">Runtime Semantics: </w:t>
      </w:r>
      <w:r w:rsidRPr="00E77497">
        <w:rPr>
          <w:rFonts w:ascii="Helvetica" w:hAnsi="Helvetica"/>
          <w:spacing w:val="6"/>
        </w:rPr>
        <w:t>Evaluation</w:t>
      </w:r>
      <w:bookmarkEnd w:id="7330"/>
    </w:p>
    <w:p w14:paraId="2E37695E" w14:textId="77777777"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14:paraId="1ED212E4" w14:textId="77777777" w:rsidR="004C02EF" w:rsidRPr="00E77497" w:rsidRDefault="004C02EF" w:rsidP="00B34B48">
      <w:pPr>
        <w:pStyle w:val="Alg2"/>
        <w:numPr>
          <w:ilvl w:val="0"/>
          <w:numId w:val="126"/>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14:paraId="7C2B8333" w14:textId="77777777"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p>
    <w:p w14:paraId="2C553B95" w14:textId="77777777" w:rsidR="004C02EF" w:rsidRPr="00E77497" w:rsidRDefault="004C02EF" w:rsidP="00B34B48">
      <w:pPr>
        <w:pStyle w:val="Alg2"/>
        <w:numPr>
          <w:ilvl w:val="0"/>
          <w:numId w:val="127"/>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w:t>
      </w:r>
      <w:r w:rsidRPr="00E77497">
        <w:rPr>
          <w:i/>
        </w:rPr>
        <w:t xml:space="preserve"> </w:t>
      </w:r>
      <w:r w:rsidR="00675312">
        <w:t xml:space="preserve">[[target]]: </w:t>
      </w:r>
      <w:r w:rsidRPr="00E77497">
        <w:rPr>
          <w:i/>
        </w:rPr>
        <w:t>Identifier</w:t>
      </w:r>
      <w:r w:rsidR="00675312">
        <w:t>}</w:t>
      </w:r>
      <w:r w:rsidR="00675312" w:rsidRPr="00E77497">
        <w:t>.</w:t>
      </w:r>
    </w:p>
    <w:p w14:paraId="5CDB86F0" w14:textId="77777777" w:rsidR="004C02EF" w:rsidRPr="00E77497" w:rsidRDefault="004C02EF" w:rsidP="00D148E9">
      <w:pPr>
        <w:pStyle w:val="20"/>
      </w:pPr>
      <w:bookmarkStart w:id="7331" w:name="_Toc417706227"/>
      <w:bookmarkStart w:id="7332" w:name="_Ref449966595"/>
      <w:bookmarkStart w:id="7333" w:name="_Ref457437662"/>
      <w:bookmarkStart w:id="7334" w:name="_Ref457705349"/>
      <w:bookmarkStart w:id="7335" w:name="_Ref457792665"/>
      <w:bookmarkStart w:id="7336" w:name="_Toc472818887"/>
      <w:bookmarkStart w:id="7337" w:name="_Toc235503462"/>
      <w:bookmarkStart w:id="7338" w:name="_Toc241509237"/>
      <w:bookmarkStart w:id="7339" w:name="_Toc244416724"/>
      <w:bookmarkStart w:id="7340" w:name="_Toc276631088"/>
      <w:bookmarkStart w:id="7341" w:name="_Toc368050488"/>
      <w:bookmarkEnd w:id="7324"/>
      <w:r w:rsidRPr="00E77497">
        <w:t xml:space="preserve">The </w:t>
      </w:r>
      <w:r w:rsidRPr="00E77497">
        <w:rPr>
          <w:rFonts w:ascii="Courier New" w:hAnsi="Courier New"/>
        </w:rPr>
        <w:t>return</w:t>
      </w:r>
      <w:r w:rsidRPr="00E77497">
        <w:t xml:space="preserve"> Statement</w:t>
      </w:r>
      <w:bookmarkEnd w:id="7331"/>
      <w:bookmarkEnd w:id="7332"/>
      <w:bookmarkEnd w:id="7333"/>
      <w:bookmarkEnd w:id="7334"/>
      <w:bookmarkEnd w:id="7335"/>
      <w:bookmarkEnd w:id="7336"/>
      <w:bookmarkEnd w:id="7337"/>
      <w:bookmarkEnd w:id="7338"/>
      <w:bookmarkEnd w:id="7339"/>
      <w:bookmarkEnd w:id="7340"/>
      <w:bookmarkEnd w:id="7341"/>
    </w:p>
    <w:p w14:paraId="6CD48DC9" w14:textId="77777777" w:rsidR="004C02EF" w:rsidRPr="00E77497" w:rsidRDefault="004C02EF" w:rsidP="004C02EF">
      <w:pPr>
        <w:pStyle w:val="Syntax"/>
      </w:pPr>
      <w:r w:rsidRPr="00E77497">
        <w:t>Syntax</w:t>
      </w:r>
    </w:p>
    <w:p w14:paraId="315047BD" w14:textId="77777777" w:rsidR="004C02EF" w:rsidRPr="00E77497" w:rsidRDefault="004C02EF" w:rsidP="004C02EF">
      <w:pPr>
        <w:pStyle w:val="SyntaxRule"/>
      </w:pPr>
      <w:r w:rsidRPr="00E77497">
        <w:t xml:space="preserve">ReturnStatement </w:t>
      </w:r>
      <w:r w:rsidRPr="00E77497">
        <w:rPr>
          <w:rFonts w:ascii="Arial" w:hAnsi="Arial"/>
          <w:b/>
          <w:i w:val="0"/>
        </w:rPr>
        <w:t>:</w:t>
      </w:r>
    </w:p>
    <w:p w14:paraId="6FDCF0E7" w14:textId="77777777"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14:paraId="0A12C68E" w14:textId="77777777" w:rsidR="000377FF" w:rsidRPr="006B426D" w:rsidRDefault="000377FF" w:rsidP="000377FF">
      <w:pPr>
        <w:rPr>
          <w:sz w:val="18"/>
          <w:szCs w:val="18"/>
        </w:rPr>
      </w:pPr>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p>
    <w:p w14:paraId="0D57FA26" w14:textId="77777777" w:rsidR="00726A32" w:rsidRPr="00726A32" w:rsidDel="00B336AA" w:rsidRDefault="00726A32">
      <w:pPr>
        <w:pStyle w:val="30"/>
        <w:rPr>
          <w:del w:id="7342" w:author="Rev 19 Allen Wirfs-Brock" w:date="2013-09-11T18:38:00Z"/>
        </w:rPr>
      </w:pPr>
      <w:del w:id="7343" w:author="Rev 19 Allen Wirfs-Brock" w:date="2013-09-11T18:38:00Z">
        <w:r w:rsidRPr="00726A32" w:rsidDel="00B336AA">
          <w:delText>Static Semantics</w:delText>
        </w:r>
        <w:bookmarkStart w:id="7344" w:name="_Toc368034489"/>
        <w:bookmarkStart w:id="7345" w:name="_Toc368049712"/>
        <w:bookmarkStart w:id="7346" w:name="_Toc368050489"/>
        <w:bookmarkEnd w:id="7344"/>
        <w:bookmarkEnd w:id="7345"/>
        <w:bookmarkEnd w:id="7346"/>
      </w:del>
    </w:p>
    <w:p w14:paraId="03243F01" w14:textId="77777777" w:rsidR="00726A32" w:rsidRPr="00726A32" w:rsidRDefault="00726A32" w:rsidP="006A78DC">
      <w:pPr>
        <w:pStyle w:val="30"/>
        <w:rPr>
          <w:rFonts w:ascii="Helvetica" w:hAnsi="Helvetica"/>
        </w:rPr>
      </w:pPr>
      <w:bookmarkStart w:id="7347" w:name="_Toc368050490"/>
      <w:r w:rsidRPr="00726A32">
        <w:rPr>
          <w:rFonts w:ascii="Helvetica" w:hAnsi="Helvetica"/>
        </w:rPr>
        <w:t>Static Semantics:  Early Errors</w:t>
      </w:r>
      <w:bookmarkEnd w:id="7347"/>
    </w:p>
    <w:p w14:paraId="2091A983" w14:textId="77777777" w:rsidR="004C02EF" w:rsidRPr="00E77497" w:rsidRDefault="006B426D" w:rsidP="008F0987">
      <w:pPr>
        <w:numPr>
          <w:ilvl w:val="0"/>
          <w:numId w:val="737"/>
        </w:numPr>
      </w:pPr>
      <w:r w:rsidRPr="0035100D">
        <w:rPr>
          <w:rFonts w:cs="Arial"/>
        </w:rPr>
        <w:t>It is a Syntax Error if</w:t>
      </w:r>
      <w:r w:rsidR="004C02EF" w:rsidRPr="00E77497">
        <w:t xml:space="preserve"> a </w:t>
      </w:r>
      <w:r w:rsidR="004C02EF" w:rsidRPr="00E77497">
        <w:rPr>
          <w:rFonts w:ascii="Courier New" w:hAnsi="Courier New"/>
          <w:b/>
        </w:rPr>
        <w:t>return</w:t>
      </w:r>
      <w:r w:rsidR="004C02EF" w:rsidRPr="00E77497">
        <w:t xml:space="preserve"> statement is not within a </w:t>
      </w:r>
      <w:r w:rsidR="004C02EF" w:rsidRPr="00E77497">
        <w:rPr>
          <w:rFonts w:ascii="Times New Roman" w:hAnsi="Times New Roman"/>
          <w:i/>
        </w:rPr>
        <w:t>FunctionBody</w:t>
      </w:r>
      <w:r w:rsidR="008F0987">
        <w:rPr>
          <w:rFonts w:ascii="Times New Roman" w:hAnsi="Times New Roman"/>
          <w:iCs/>
        </w:rPr>
        <w:t xml:space="preserve"> </w:t>
      </w:r>
      <w:r w:rsidR="008F0987" w:rsidRPr="008F0987">
        <w:t>or a</w:t>
      </w:r>
      <w:r w:rsidR="008F0987">
        <w:rPr>
          <w:rFonts w:ascii="Times New Roman" w:hAnsi="Times New Roman"/>
          <w:iCs/>
        </w:rPr>
        <w:t xml:space="preserve"> </w:t>
      </w:r>
      <w:r w:rsidR="008F0987" w:rsidRPr="00197BED">
        <w:rPr>
          <w:rFonts w:ascii="Times New Roman" w:hAnsi="Times New Roman"/>
          <w:i/>
        </w:rPr>
        <w:t>GeneratorBody</w:t>
      </w:r>
      <w:r w:rsidR="004C02EF" w:rsidRPr="00E77497">
        <w:t xml:space="preserve">. </w:t>
      </w:r>
    </w:p>
    <w:p w14:paraId="0F20B726" w14:textId="77777777" w:rsidR="000377FF" w:rsidRPr="00E77497" w:rsidDel="00B336AA" w:rsidRDefault="000377FF">
      <w:pPr>
        <w:pStyle w:val="30"/>
        <w:rPr>
          <w:del w:id="7348" w:author="Rev 19 Allen Wirfs-Brock" w:date="2013-09-11T18:38:00Z"/>
        </w:rPr>
      </w:pPr>
      <w:del w:id="7349" w:author="Rev 19 Allen Wirfs-Brock" w:date="2013-09-11T18:38:00Z">
        <w:r w:rsidRPr="00E77497" w:rsidDel="00B336AA">
          <w:delText>Runtime Semantics</w:delText>
        </w:r>
        <w:bookmarkStart w:id="7350" w:name="_Toc368034491"/>
        <w:bookmarkStart w:id="7351" w:name="_Toc368049714"/>
        <w:bookmarkStart w:id="7352" w:name="_Toc368050491"/>
        <w:bookmarkEnd w:id="7350"/>
        <w:bookmarkEnd w:id="7351"/>
        <w:bookmarkEnd w:id="7352"/>
      </w:del>
    </w:p>
    <w:p w14:paraId="751EEBE4" w14:textId="77777777" w:rsidR="000377FF" w:rsidRPr="00E77497" w:rsidRDefault="000377FF" w:rsidP="006A78DC">
      <w:pPr>
        <w:pStyle w:val="30"/>
        <w:rPr>
          <w:rFonts w:ascii="Helvetica" w:hAnsi="Helvetica"/>
        </w:rPr>
      </w:pPr>
      <w:bookmarkStart w:id="7353" w:name="_Toc368050492"/>
      <w:r w:rsidRPr="00E77497">
        <w:rPr>
          <w:rFonts w:ascii="Helvetica" w:hAnsi="Helvetica"/>
        </w:rPr>
        <w:t xml:space="preserve">Runtime Semantics: </w:t>
      </w:r>
      <w:r w:rsidRPr="00E77497">
        <w:rPr>
          <w:rFonts w:ascii="Helvetica" w:hAnsi="Helvetica"/>
          <w:spacing w:val="6"/>
        </w:rPr>
        <w:t>Evaluation</w:t>
      </w:r>
      <w:bookmarkEnd w:id="7353"/>
    </w:p>
    <w:p w14:paraId="3E4C87C8" w14:textId="77777777" w:rsidR="000377FF" w:rsidRPr="00E77497" w:rsidRDefault="000377FF" w:rsidP="000377FF">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p>
    <w:p w14:paraId="1901EA89" w14:textId="77777777" w:rsidR="004C02EF" w:rsidRPr="00E77497" w:rsidRDefault="000377FF" w:rsidP="0027695A">
      <w:pPr>
        <w:pStyle w:val="Alg2"/>
        <w:numPr>
          <w:ilvl w:val="0"/>
          <w:numId w:val="128"/>
        </w:numPr>
        <w:spacing w:after="240"/>
      </w:pPr>
      <w:r>
        <w:t>R</w:t>
      </w:r>
      <w:r w:rsidR="004C02EF" w:rsidRPr="00E77497">
        <w:t xml:space="preserve">eturn </w:t>
      </w:r>
      <w:r w:rsidR="00675312">
        <w:t xml:space="preserve">Completion {[[type]]: </w:t>
      </w:r>
      <w:r w:rsidR="004C02EF" w:rsidRPr="00E77497">
        <w:rPr>
          <w:rFonts w:ascii="Arial" w:hAnsi="Arial" w:cs="Arial"/>
        </w:rPr>
        <w:t>return</w:t>
      </w:r>
      <w:r w:rsidR="004C02EF" w:rsidRPr="00E77497">
        <w:t xml:space="preserve">, </w:t>
      </w:r>
      <w:r w:rsidR="00675312">
        <w:t xml:space="preserve">[[value]]: </w:t>
      </w:r>
      <w:r w:rsidR="00675312" w:rsidRPr="00675312">
        <w:rPr>
          <w:i/>
        </w:rPr>
        <w:t xml:space="preserve"> </w:t>
      </w:r>
      <w:r w:rsidR="004C02EF" w:rsidRPr="00675312">
        <w:rPr>
          <w:b/>
        </w:rPr>
        <w:t>undefined</w:t>
      </w:r>
      <w:r w:rsidR="004C02EF" w:rsidRPr="00E77497">
        <w:t xml:space="preserve">, </w:t>
      </w:r>
      <w:r w:rsidR="00675312">
        <w:t xml:space="preserve">[[target]]: </w:t>
      </w:r>
      <w:r w:rsidR="00675312" w:rsidRPr="00675312">
        <w:rPr>
          <w:i/>
        </w:rPr>
        <w:t xml:space="preserve"> </w:t>
      </w:r>
      <w:r w:rsidR="004C02EF" w:rsidRPr="00E77497">
        <w:rPr>
          <w:rFonts w:ascii="Arial" w:hAnsi="Arial" w:cs="Arial"/>
        </w:rPr>
        <w:t>empty</w:t>
      </w:r>
      <w:r w:rsidR="00675312">
        <w:t>}</w:t>
      </w:r>
      <w:r w:rsidR="00675312" w:rsidRPr="00E77497">
        <w:t>.</w:t>
      </w:r>
    </w:p>
    <w:p w14:paraId="798F4C4D" w14:textId="77777777" w:rsidR="000377FF" w:rsidRPr="00E77497" w:rsidRDefault="000377FF" w:rsidP="000377FF">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Pr>
          <w:rFonts w:ascii="Times New Roman" w:hAnsi="Times New Roman"/>
          <w:i/>
        </w:rPr>
        <w:t>Expression</w:t>
      </w:r>
      <w:r w:rsidRPr="006A5E27">
        <w:rPr>
          <w:rFonts w:ascii="Courier New" w:hAnsi="Courier New"/>
          <w:b/>
        </w:rPr>
        <w:t>;</w:t>
      </w:r>
      <w:r w:rsidRPr="00E77497">
        <w:t xml:space="preserve"> </w:t>
      </w:r>
    </w:p>
    <w:p w14:paraId="096F3191" w14:textId="77777777"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14:paraId="09CD4A71" w14:textId="77777777" w:rsidR="00675312" w:rsidRDefault="00675312" w:rsidP="006B426D">
      <w:pPr>
        <w:pStyle w:val="Alg2"/>
        <w:numPr>
          <w:ilvl w:val="0"/>
          <w:numId w:val="671"/>
        </w:numPr>
        <w:contextualSpacing/>
      </w:pPr>
      <w:r>
        <w:t xml:space="preserve">Let </w:t>
      </w:r>
      <w:r w:rsidRPr="00327BF7">
        <w:rPr>
          <w:i/>
        </w:rPr>
        <w:t>exprValue</w:t>
      </w:r>
      <w:r>
        <w:t xml:space="preserve"> be </w:t>
      </w:r>
      <w:r w:rsidRPr="00E77497">
        <w:t>GetValue(</w:t>
      </w:r>
      <w:r w:rsidRPr="00E77497">
        <w:rPr>
          <w:i/>
        </w:rPr>
        <w:t>exprRef</w:t>
      </w:r>
      <w:r w:rsidRPr="00E77497">
        <w:t>)</w:t>
      </w:r>
      <w:r>
        <w:t>.</w:t>
      </w:r>
    </w:p>
    <w:p w14:paraId="23AD7E76" w14:textId="77777777" w:rsidR="00675312" w:rsidRDefault="006552DF" w:rsidP="006B426D">
      <w:pPr>
        <w:pStyle w:val="Alg2"/>
        <w:numPr>
          <w:ilvl w:val="0"/>
          <w:numId w:val="671"/>
        </w:numPr>
        <w:contextualSpacing/>
      </w:pPr>
      <w:r>
        <w:t>ReturnIfAbrupt(</w:t>
      </w:r>
      <w:r w:rsidRPr="006A5E27">
        <w:rPr>
          <w:i/>
        </w:rPr>
        <w:t>exprValue</w:t>
      </w:r>
      <w:r>
        <w:t>)</w:t>
      </w:r>
      <w:r w:rsidR="00675312">
        <w:t>.</w:t>
      </w:r>
    </w:p>
    <w:p w14:paraId="51D92B30" w14:textId="77777777" w:rsidR="004C02EF" w:rsidRPr="00E77497" w:rsidRDefault="004C02EF" w:rsidP="006B426D">
      <w:pPr>
        <w:pStyle w:val="Alg2"/>
        <w:numPr>
          <w:ilvl w:val="0"/>
          <w:numId w:val="671"/>
        </w:numPr>
        <w:spacing w:after="220"/>
      </w:pPr>
      <w:r w:rsidRPr="00E77497">
        <w:t xml:space="preserve">Return </w:t>
      </w:r>
      <w:r w:rsidR="00675312">
        <w:t xml:space="preserve">Completion {[[type]]: </w:t>
      </w:r>
      <w:r w:rsidRPr="00E77497">
        <w:rPr>
          <w:rFonts w:ascii="Arial" w:hAnsi="Arial" w:cs="Arial"/>
        </w:rPr>
        <w:t>return</w:t>
      </w:r>
      <w:r w:rsidRPr="00E77497">
        <w:t xml:space="preserve">, </w:t>
      </w:r>
      <w:r w:rsidR="00675312">
        <w:t xml:space="preserve">[[value]]: </w:t>
      </w:r>
      <w:r w:rsidR="00675312" w:rsidRPr="00675312">
        <w:rPr>
          <w:i/>
        </w:rPr>
        <w:t xml:space="preserve"> </w:t>
      </w:r>
      <w:r w:rsidR="00675312" w:rsidRPr="006A5E27">
        <w:rPr>
          <w:i/>
        </w:rPr>
        <w:t>exprValue</w:t>
      </w:r>
      <w:r w:rsidRPr="00E77497">
        <w:t xml:space="preserve">, </w:t>
      </w:r>
      <w:r w:rsidR="00675312">
        <w:t xml:space="preserve">[[target]]: </w:t>
      </w:r>
      <w:r w:rsidRPr="00E77497">
        <w:rPr>
          <w:rFonts w:ascii="Arial" w:hAnsi="Arial" w:cs="Arial"/>
        </w:rPr>
        <w:t>empty</w:t>
      </w:r>
      <w:r w:rsidR="00675312">
        <w:t>}</w:t>
      </w:r>
      <w:r w:rsidR="00675312" w:rsidRPr="00E77497">
        <w:t>.</w:t>
      </w:r>
    </w:p>
    <w:p w14:paraId="135AC4BB" w14:textId="77777777" w:rsidR="004C02EF" w:rsidRPr="00E77497" w:rsidRDefault="004C02EF" w:rsidP="00D148E9">
      <w:pPr>
        <w:pStyle w:val="20"/>
      </w:pPr>
      <w:bookmarkStart w:id="7354" w:name="_Toc417706228"/>
      <w:bookmarkStart w:id="7355" w:name="_Ref440445541"/>
      <w:bookmarkStart w:id="7356" w:name="_Ref457437663"/>
      <w:bookmarkStart w:id="7357" w:name="_Ref457707585"/>
      <w:bookmarkStart w:id="7358" w:name="_Ref457792686"/>
      <w:bookmarkStart w:id="7359" w:name="_Ref458333739"/>
      <w:bookmarkStart w:id="7360" w:name="_Ref458336610"/>
      <w:bookmarkStart w:id="7361" w:name="_Toc472818888"/>
      <w:bookmarkStart w:id="7362" w:name="_Toc235503463"/>
      <w:bookmarkStart w:id="7363" w:name="_Toc241509238"/>
      <w:bookmarkStart w:id="7364" w:name="_Toc244416725"/>
      <w:bookmarkStart w:id="7365" w:name="_Toc276631089"/>
      <w:bookmarkStart w:id="7366" w:name="_Ref363828502"/>
      <w:bookmarkStart w:id="7367" w:name="_Ref365531285"/>
      <w:bookmarkStart w:id="7368" w:name="_Ref366133814"/>
      <w:bookmarkStart w:id="7369" w:name="_Toc368050493"/>
      <w:r w:rsidRPr="00E77497">
        <w:t xml:space="preserve">The </w:t>
      </w:r>
      <w:r w:rsidRPr="00E77497">
        <w:rPr>
          <w:rFonts w:ascii="Courier New" w:hAnsi="Courier New"/>
        </w:rPr>
        <w:t>with</w:t>
      </w:r>
      <w:r w:rsidRPr="00E77497">
        <w:t xml:space="preserve"> Statement</w:t>
      </w:r>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p>
    <w:p w14:paraId="1C39E9D1" w14:textId="77777777" w:rsidR="004C02EF" w:rsidRPr="00E77497" w:rsidRDefault="004C02EF" w:rsidP="004C02EF">
      <w:pPr>
        <w:pStyle w:val="Syntax"/>
      </w:pPr>
      <w:r w:rsidRPr="00E77497">
        <w:t>Syntax</w:t>
      </w:r>
    </w:p>
    <w:p w14:paraId="74CBAD05" w14:textId="77777777" w:rsidR="004C02EF" w:rsidRPr="00E77497" w:rsidRDefault="004C02EF" w:rsidP="004C02EF">
      <w:pPr>
        <w:pStyle w:val="SyntaxRule"/>
      </w:pPr>
      <w:r w:rsidRPr="00E77497">
        <w:t xml:space="preserve">WithStatement </w:t>
      </w:r>
      <w:r w:rsidRPr="00E77497">
        <w:rPr>
          <w:rFonts w:ascii="Arial" w:hAnsi="Arial"/>
          <w:b/>
          <w:i w:val="0"/>
        </w:rPr>
        <w:t>:</w:t>
      </w:r>
    </w:p>
    <w:p w14:paraId="44B99E90" w14:textId="77777777"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2004DCFF" w14:textId="77777777" w:rsidR="004C02EF" w:rsidRPr="00C7794D" w:rsidRDefault="00211FB7" w:rsidP="004C02EF">
      <w:pPr>
        <w:rPr>
          <w:sz w:val="18"/>
        </w:rPr>
      </w:pPr>
      <w:r w:rsidRPr="00E77497">
        <w:rPr>
          <w:sz w:val="18"/>
        </w:rPr>
        <w:t>NOTE</w:t>
      </w:r>
      <w:r w:rsidRPr="00E77497">
        <w:rPr>
          <w:sz w:val="18"/>
        </w:rPr>
        <w:tab/>
      </w:r>
      <w:r w:rsidR="004C02EF" w:rsidRPr="00C7794D">
        <w:rPr>
          <w:sz w:val="18"/>
        </w:rPr>
        <w:t xml:space="preserve">The </w:t>
      </w:r>
      <w:r w:rsidR="004C02EF" w:rsidRPr="00C7794D">
        <w:rPr>
          <w:rFonts w:ascii="Courier New" w:hAnsi="Courier New"/>
          <w:b/>
          <w:sz w:val="18"/>
        </w:rPr>
        <w:t xml:space="preserve">with </w:t>
      </w:r>
      <w:r w:rsidR="004C02EF" w:rsidRPr="00C7794D">
        <w:rPr>
          <w:sz w:val="18"/>
        </w:rPr>
        <w:t xml:space="preserve">statement adds an object environment record for a computed object to the lexical environment of the </w:t>
      </w:r>
      <w:r w:rsidR="00B33FB4">
        <w:rPr>
          <w:sz w:val="18"/>
        </w:rPr>
        <w:t>running</w:t>
      </w:r>
      <w:r w:rsidR="00B33FB4" w:rsidRPr="00C7794D">
        <w:rPr>
          <w:sz w:val="18"/>
        </w:rPr>
        <w:t xml:space="preserve"> </w:t>
      </w:r>
      <w:r w:rsidR="004C02EF" w:rsidRPr="00C7794D">
        <w:rPr>
          <w:sz w:val="18"/>
        </w:rPr>
        <w:t>execution context. It then executes a statement using this augmented lexical environment. Finally, it restores the original lexical environment.</w:t>
      </w:r>
    </w:p>
    <w:p w14:paraId="759EDE94" w14:textId="77777777" w:rsidR="00726A32" w:rsidRPr="00726A32" w:rsidDel="00B336AA" w:rsidRDefault="00726A32" w:rsidP="00BF68FF">
      <w:pPr>
        <w:pStyle w:val="30"/>
        <w:rPr>
          <w:del w:id="7370" w:author="Rev 19 Allen Wirfs-Brock" w:date="2013-09-11T18:38:00Z"/>
        </w:rPr>
      </w:pPr>
      <w:del w:id="7371" w:author="Rev 19 Allen Wirfs-Brock" w:date="2013-09-11T18:38:00Z">
        <w:r w:rsidRPr="00726A32" w:rsidDel="00B336AA">
          <w:delText>Static Semantics</w:delText>
        </w:r>
        <w:bookmarkStart w:id="7372" w:name="_Toc368034494"/>
        <w:bookmarkStart w:id="7373" w:name="_Toc368049717"/>
        <w:bookmarkStart w:id="7374" w:name="_Toc368050494"/>
        <w:bookmarkEnd w:id="7372"/>
        <w:bookmarkEnd w:id="7373"/>
        <w:bookmarkEnd w:id="7374"/>
      </w:del>
    </w:p>
    <w:p w14:paraId="6ACDB997" w14:textId="77777777" w:rsidR="00726A32" w:rsidRPr="00726A32" w:rsidRDefault="00726A32" w:rsidP="00BF68FF">
      <w:pPr>
        <w:pStyle w:val="30"/>
        <w:rPr>
          <w:rFonts w:ascii="Helvetica" w:hAnsi="Helvetica"/>
        </w:rPr>
      </w:pPr>
      <w:bookmarkStart w:id="7375" w:name="_Toc368050495"/>
      <w:r w:rsidRPr="00726A32">
        <w:rPr>
          <w:rFonts w:ascii="Helvetica" w:hAnsi="Helvetica"/>
        </w:rPr>
        <w:t>Static Semantics:  Early Errors</w:t>
      </w:r>
      <w:bookmarkEnd w:id="7375"/>
    </w:p>
    <w:p w14:paraId="7155D05C" w14:textId="77777777" w:rsidR="00514CF8" w:rsidRPr="00E77497" w:rsidRDefault="00514CF8" w:rsidP="00514CF8">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14:paraId="04275907" w14:textId="77777777" w:rsidR="00514CF8" w:rsidRPr="00E77497" w:rsidRDefault="00514CF8" w:rsidP="00D5580A">
      <w:pPr>
        <w:numPr>
          <w:ilvl w:val="0"/>
          <w:numId w:val="737"/>
        </w:numPr>
        <w:spacing w:after="220"/>
      </w:pPr>
      <w:r w:rsidRPr="00E77497">
        <w:t xml:space="preserve">It is a Syntax Error if the code that matches this production is contained in </w:t>
      </w:r>
      <w:r w:rsidR="00DE0462">
        <w:t>strict</w:t>
      </w:r>
      <w:r w:rsidRPr="00E77497">
        <w:t xml:space="preserve"> code.  </w:t>
      </w:r>
    </w:p>
    <w:p w14:paraId="748F21E7" w14:textId="77777777" w:rsidR="00DE0462" w:rsidRPr="00E77497" w:rsidRDefault="00DE0462" w:rsidP="00BF68FF">
      <w:pPr>
        <w:pStyle w:val="30"/>
      </w:pPr>
      <w:bookmarkStart w:id="7376" w:name="_Ref367705897"/>
      <w:bookmarkStart w:id="7377" w:name="_Toc368050496"/>
      <w:r w:rsidRPr="00E77497">
        <w:t xml:space="preserve">Static Semantics:  </w:t>
      </w:r>
      <w:r w:rsidRPr="00E77497">
        <w:rPr>
          <w:lang w:eastAsia="en-US"/>
        </w:rPr>
        <w:t>VarDeclaredNames</w:t>
      </w:r>
      <w:bookmarkEnd w:id="7376"/>
      <w:bookmarkEnd w:id="7377"/>
    </w:p>
    <w:p w14:paraId="32149C3F" w14:textId="77777777" w:rsidR="002E137C" w:rsidRPr="00F742D3" w:rsidRDefault="002E137C" w:rsidP="002E137C">
      <w:pPr>
        <w:rPr>
          <w:ins w:id="7378" w:author="Rev 19 Allen Wirfs-Brock" w:date="2013-09-23T13:30:00Z"/>
        </w:rPr>
      </w:pPr>
      <w:ins w:id="7379" w:author="Rev 19 Allen Wirfs-Brock" w:date="2013-09-23T13:30:00Z">
        <w:r>
          <w:t xml:space="preserve">See also: </w:t>
        </w:r>
        <w:r>
          <w:fldChar w:fldCharType="begin"/>
        </w:r>
        <w:r>
          <w:instrText xml:space="preserve"> REF _Ref367705708 \r \h </w:instrText>
        </w:r>
      </w:ins>
      <w:ins w:id="7380" w:author="Rev 19 Allen Wirfs-Brock" w:date="2013-09-23T13:30:00Z">
        <w:r>
          <w:fldChar w:fldCharType="separate"/>
        </w:r>
      </w:ins>
      <w:ins w:id="7381" w:author="Rev 19 Allen Wirfs-Brock" w:date="2013-09-27T13:22:00Z">
        <w:r w:rsidR="00D433E8">
          <w:t>13.0.1</w:t>
        </w:r>
      </w:ins>
      <w:ins w:id="7382" w:author="Rev 19 Allen Wirfs-Brock" w:date="2013-09-23T13:30:00Z">
        <w:r>
          <w:fldChar w:fldCharType="end"/>
        </w:r>
        <w:r>
          <w:t xml:space="preserve">, </w:t>
        </w:r>
        <w:r>
          <w:fldChar w:fldCharType="begin"/>
        </w:r>
        <w:r>
          <w:instrText xml:space="preserve"> REF _Ref367705688 \r \h </w:instrText>
        </w:r>
      </w:ins>
      <w:ins w:id="7383" w:author="Rev 19 Allen Wirfs-Brock" w:date="2013-09-23T13:30:00Z">
        <w:r>
          <w:fldChar w:fldCharType="separate"/>
        </w:r>
      </w:ins>
      <w:ins w:id="7384" w:author="Rev 19 Allen Wirfs-Brock" w:date="2013-09-27T13:22:00Z">
        <w:r w:rsidR="00D433E8">
          <w:t>13.1.8</w:t>
        </w:r>
      </w:ins>
      <w:ins w:id="7385" w:author="Rev 19 Allen Wirfs-Brock" w:date="2013-09-23T13:30:00Z">
        <w:r>
          <w:fldChar w:fldCharType="end"/>
        </w:r>
        <w:r>
          <w:t xml:space="preserve">, </w:t>
        </w:r>
        <w:r>
          <w:fldChar w:fldCharType="begin"/>
        </w:r>
        <w:r>
          <w:instrText xml:space="preserve"> REF _Ref367705747 \r \h </w:instrText>
        </w:r>
      </w:ins>
      <w:ins w:id="7386" w:author="Rev 19 Allen Wirfs-Brock" w:date="2013-09-23T13:30:00Z">
        <w:r>
          <w:fldChar w:fldCharType="separate"/>
        </w:r>
      </w:ins>
      <w:ins w:id="7387" w:author="Rev 19 Allen Wirfs-Brock" w:date="2013-09-27T13:22:00Z">
        <w:r w:rsidR="00D433E8">
          <w:t>13.5.1</w:t>
        </w:r>
      </w:ins>
      <w:ins w:id="7388" w:author="Rev 19 Allen Wirfs-Brock" w:date="2013-09-23T13:30:00Z">
        <w:r>
          <w:fldChar w:fldCharType="end"/>
        </w:r>
        <w:r>
          <w:t xml:space="preserve">, </w:t>
        </w:r>
        <w:r>
          <w:fldChar w:fldCharType="begin"/>
        </w:r>
        <w:r>
          <w:instrText xml:space="preserve"> REF _Ref367705814 \r \h </w:instrText>
        </w:r>
      </w:ins>
      <w:ins w:id="7389" w:author="Rev 19 Allen Wirfs-Brock" w:date="2013-09-23T13:30:00Z">
        <w:r>
          <w:fldChar w:fldCharType="separate"/>
        </w:r>
      </w:ins>
      <w:ins w:id="7390" w:author="Rev 19 Allen Wirfs-Brock" w:date="2013-09-27T13:22:00Z">
        <w:r w:rsidR="00D433E8">
          <w:t>13.6.1.1</w:t>
        </w:r>
      </w:ins>
      <w:ins w:id="7391" w:author="Rev 19 Allen Wirfs-Brock" w:date="2013-09-23T13:30:00Z">
        <w:r>
          <w:fldChar w:fldCharType="end"/>
        </w:r>
        <w:r>
          <w:t xml:space="preserve">, </w:t>
        </w:r>
        <w:r>
          <w:fldChar w:fldCharType="begin"/>
        </w:r>
        <w:r>
          <w:instrText xml:space="preserve"> REF _Ref367705839 \r \h </w:instrText>
        </w:r>
      </w:ins>
      <w:ins w:id="7392" w:author="Rev 19 Allen Wirfs-Brock" w:date="2013-09-23T13:30:00Z">
        <w:r>
          <w:fldChar w:fldCharType="separate"/>
        </w:r>
      </w:ins>
      <w:ins w:id="7393" w:author="Rev 19 Allen Wirfs-Brock" w:date="2013-09-27T13:22:00Z">
        <w:r w:rsidR="00D433E8">
          <w:t>13.6.2.1</w:t>
        </w:r>
      </w:ins>
      <w:ins w:id="7394" w:author="Rev 19 Allen Wirfs-Brock" w:date="2013-09-23T13:30:00Z">
        <w:r>
          <w:fldChar w:fldCharType="end"/>
        </w:r>
        <w:r>
          <w:t xml:space="preserve">, </w:t>
        </w:r>
        <w:r>
          <w:fldChar w:fldCharType="begin"/>
        </w:r>
        <w:r>
          <w:instrText xml:space="preserve"> REF _Ref367705856 \r \h </w:instrText>
        </w:r>
      </w:ins>
      <w:ins w:id="7395" w:author="Rev 19 Allen Wirfs-Brock" w:date="2013-09-23T13:30:00Z">
        <w:r>
          <w:fldChar w:fldCharType="separate"/>
        </w:r>
      </w:ins>
      <w:ins w:id="7396" w:author="Rev 19 Allen Wirfs-Brock" w:date="2013-09-27T13:22:00Z">
        <w:r w:rsidR="00D433E8">
          <w:t>13.6.3.1</w:t>
        </w:r>
      </w:ins>
      <w:ins w:id="7397" w:author="Rev 19 Allen Wirfs-Brock" w:date="2013-09-23T13:30:00Z">
        <w:r>
          <w:fldChar w:fldCharType="end"/>
        </w:r>
        <w:r>
          <w:t xml:space="preserve">, </w:t>
        </w:r>
        <w:r>
          <w:fldChar w:fldCharType="begin"/>
        </w:r>
        <w:r>
          <w:instrText xml:space="preserve"> REF _Ref367705878 \r \h </w:instrText>
        </w:r>
      </w:ins>
      <w:ins w:id="7398" w:author="Rev 19 Allen Wirfs-Brock" w:date="2013-09-23T13:30:00Z">
        <w:r>
          <w:fldChar w:fldCharType="separate"/>
        </w:r>
      </w:ins>
      <w:ins w:id="7399" w:author="Rev 19 Allen Wirfs-Brock" w:date="2013-09-27T13:22:00Z">
        <w:r w:rsidR="00D433E8">
          <w:t>13.6.4.3</w:t>
        </w:r>
      </w:ins>
      <w:ins w:id="7400" w:author="Rev 19 Allen Wirfs-Brock" w:date="2013-09-23T13:30:00Z">
        <w:r>
          <w:fldChar w:fldCharType="end"/>
        </w:r>
        <w:r>
          <w:t xml:space="preserve">, </w:t>
        </w:r>
        <w:r>
          <w:fldChar w:fldCharType="begin"/>
        </w:r>
        <w:r>
          <w:instrText xml:space="preserve"> REF _Ref367705925 \r \h </w:instrText>
        </w:r>
      </w:ins>
      <w:ins w:id="7401" w:author="Rev 19 Allen Wirfs-Brock" w:date="2013-09-23T13:30:00Z">
        <w:r>
          <w:fldChar w:fldCharType="separate"/>
        </w:r>
      </w:ins>
      <w:ins w:id="7402" w:author="Rev 19 Allen Wirfs-Brock" w:date="2013-09-27T13:22:00Z">
        <w:r w:rsidR="00D433E8">
          <w:t>13.11.4</w:t>
        </w:r>
      </w:ins>
      <w:ins w:id="7403" w:author="Rev 19 Allen Wirfs-Brock" w:date="2013-09-23T13:30:00Z">
        <w:r>
          <w:fldChar w:fldCharType="end"/>
        </w:r>
        <w:r>
          <w:t xml:space="preserve">, </w:t>
        </w:r>
        <w:r>
          <w:fldChar w:fldCharType="begin"/>
        </w:r>
        <w:r>
          <w:instrText xml:space="preserve"> REF _Ref367705949 \r \h </w:instrText>
        </w:r>
      </w:ins>
      <w:ins w:id="7404" w:author="Rev 19 Allen Wirfs-Brock" w:date="2013-09-23T13:30:00Z">
        <w:r>
          <w:fldChar w:fldCharType="separate"/>
        </w:r>
      </w:ins>
      <w:ins w:id="7405" w:author="Rev 19 Allen Wirfs-Brock" w:date="2013-09-27T13:22:00Z">
        <w:r w:rsidR="00D433E8">
          <w:t>13.12.2</w:t>
        </w:r>
      </w:ins>
      <w:ins w:id="7406" w:author="Rev 19 Allen Wirfs-Brock" w:date="2013-09-23T13:30:00Z">
        <w:r>
          <w:fldChar w:fldCharType="end"/>
        </w:r>
        <w:r>
          <w:t xml:space="preserve">, </w:t>
        </w:r>
        <w:r>
          <w:fldChar w:fldCharType="begin"/>
        </w:r>
        <w:r>
          <w:instrText xml:space="preserve"> REF _Ref367705968 \r \h </w:instrText>
        </w:r>
      </w:ins>
      <w:ins w:id="7407" w:author="Rev 19 Allen Wirfs-Brock" w:date="2013-09-23T13:30:00Z">
        <w:r>
          <w:fldChar w:fldCharType="separate"/>
        </w:r>
      </w:ins>
      <w:ins w:id="7408" w:author="Rev 19 Allen Wirfs-Brock" w:date="2013-09-27T13:22:00Z">
        <w:r w:rsidR="00D433E8">
          <w:t>13.14.2</w:t>
        </w:r>
      </w:ins>
      <w:ins w:id="7409" w:author="Rev 19 Allen Wirfs-Brock" w:date="2013-09-23T13:30:00Z">
        <w:r>
          <w:fldChar w:fldCharType="end"/>
        </w:r>
        <w:r>
          <w:t xml:space="preserve">, </w:t>
        </w:r>
        <w:r>
          <w:fldChar w:fldCharType="begin"/>
        </w:r>
        <w:r>
          <w:instrText xml:space="preserve"> REF _Ref367705999 \r \h </w:instrText>
        </w:r>
      </w:ins>
      <w:ins w:id="7410" w:author="Rev 19 Allen Wirfs-Brock" w:date="2013-09-23T13:30:00Z">
        <w:r>
          <w:fldChar w:fldCharType="separate"/>
        </w:r>
      </w:ins>
      <w:ins w:id="7411" w:author="Rev 19 Allen Wirfs-Brock" w:date="2013-09-27T13:22:00Z">
        <w:r w:rsidR="00D433E8">
          <w:t>14.1.10</w:t>
        </w:r>
      </w:ins>
      <w:ins w:id="7412" w:author="Rev 19 Allen Wirfs-Brock" w:date="2013-09-23T13:30:00Z">
        <w:r>
          <w:fldChar w:fldCharType="end"/>
        </w:r>
        <w:r>
          <w:t xml:space="preserve">, </w:t>
        </w:r>
        <w:r>
          <w:fldChar w:fldCharType="begin"/>
        </w:r>
        <w:r>
          <w:instrText xml:space="preserve"> REF _Ref367706057 \r \h </w:instrText>
        </w:r>
      </w:ins>
      <w:ins w:id="7413" w:author="Rev 19 Allen Wirfs-Brock" w:date="2013-09-23T13:30:00Z">
        <w:r>
          <w:fldChar w:fldCharType="separate"/>
        </w:r>
      </w:ins>
      <w:ins w:id="7414" w:author="Rev 19 Allen Wirfs-Brock" w:date="2013-09-27T13:22:00Z">
        <w:r w:rsidR="00D433E8">
          <w:t>14.4.8</w:t>
        </w:r>
      </w:ins>
      <w:ins w:id="7415" w:author="Rev 19 Allen Wirfs-Brock" w:date="2013-09-23T13:30:00Z">
        <w:r>
          <w:fldChar w:fldCharType="end"/>
        </w:r>
        <w:r>
          <w:t xml:space="preserve">, </w:t>
        </w:r>
        <w:r>
          <w:fldChar w:fldCharType="begin"/>
        </w:r>
        <w:r>
          <w:instrText xml:space="preserve"> REF _Ref367706084 \r \h </w:instrText>
        </w:r>
      </w:ins>
      <w:ins w:id="7416" w:author="Rev 19 Allen Wirfs-Brock" w:date="2013-09-23T13:30:00Z">
        <w:r>
          <w:fldChar w:fldCharType="separate"/>
        </w:r>
      </w:ins>
      <w:ins w:id="7417" w:author="Rev 19 Allen Wirfs-Brock" w:date="2013-09-27T13:22:00Z">
        <w:r w:rsidR="00D433E8">
          <w:t>14.5.13</w:t>
        </w:r>
      </w:ins>
      <w:ins w:id="7418" w:author="Rev 19 Allen Wirfs-Brock" w:date="2013-09-23T13:30:00Z">
        <w:r>
          <w:fldChar w:fldCharType="end"/>
        </w:r>
        <w:r>
          <w:t xml:space="preserve">, </w:t>
        </w:r>
        <w:r>
          <w:fldChar w:fldCharType="begin"/>
        </w:r>
        <w:r>
          <w:instrText xml:space="preserve"> REF _Ref367706111 \r \h </w:instrText>
        </w:r>
      </w:ins>
      <w:ins w:id="7419" w:author="Rev 19 Allen Wirfs-Brock" w:date="2013-09-23T13:30:00Z">
        <w:r>
          <w:fldChar w:fldCharType="separate"/>
        </w:r>
      </w:ins>
      <w:ins w:id="7420" w:author="Rev 19 Allen Wirfs-Brock" w:date="2013-09-27T13:22:00Z">
        <w:r w:rsidR="00D433E8">
          <w:t>15.1.0.5</w:t>
        </w:r>
      </w:ins>
      <w:ins w:id="7421" w:author="Rev 19 Allen Wirfs-Brock" w:date="2013-09-23T13:30:00Z">
        <w:r>
          <w:fldChar w:fldCharType="end"/>
        </w:r>
        <w:r>
          <w:t xml:space="preserve">, </w:t>
        </w:r>
        <w:r>
          <w:fldChar w:fldCharType="begin"/>
        </w:r>
        <w:r>
          <w:instrText xml:space="preserve"> REF _Ref367706146 \r \h </w:instrText>
        </w:r>
      </w:ins>
      <w:ins w:id="7422" w:author="Rev 19 Allen Wirfs-Brock" w:date="2013-09-23T13:30:00Z">
        <w:r>
          <w:fldChar w:fldCharType="separate"/>
        </w:r>
      </w:ins>
      <w:ins w:id="7423" w:author="Rev 19 Allen Wirfs-Brock" w:date="2013-09-27T13:22:00Z">
        <w:r w:rsidR="00D433E8">
          <w:t>15.2.5</w:t>
        </w:r>
      </w:ins>
      <w:ins w:id="7424" w:author="Rev 19 Allen Wirfs-Brock" w:date="2013-09-23T13:30:00Z">
        <w:r>
          <w:fldChar w:fldCharType="end"/>
        </w:r>
        <w:r>
          <w:t>.</w:t>
        </w:r>
      </w:ins>
    </w:p>
    <w:p w14:paraId="5BBAE424" w14:textId="77777777" w:rsidR="00D72593" w:rsidRPr="00E77497" w:rsidRDefault="00D72593" w:rsidP="00D72593">
      <w:pPr>
        <w:jc w:val="left"/>
      </w:pPr>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14:paraId="2BCF2F51" w14:textId="77777777" w:rsidR="00D72593" w:rsidRPr="00E77497" w:rsidRDefault="00D72593" w:rsidP="00B34B48">
      <w:pPr>
        <w:pStyle w:val="Alg4"/>
        <w:numPr>
          <w:ilvl w:val="0"/>
          <w:numId w:val="483"/>
        </w:numPr>
        <w:spacing w:after="220"/>
        <w:contextualSpacing/>
      </w:pPr>
      <w:r w:rsidRPr="00E77497">
        <w:t xml:space="preserve">Return the VarDeclaredNames of </w:t>
      </w:r>
      <w:r w:rsidRPr="00E77497">
        <w:rPr>
          <w:i/>
        </w:rPr>
        <w:t>Statement</w:t>
      </w:r>
      <w:r w:rsidRPr="00E77497">
        <w:t>.</w:t>
      </w:r>
    </w:p>
    <w:p w14:paraId="46570207" w14:textId="77777777" w:rsidR="00DE0462" w:rsidRPr="00E77497" w:rsidDel="00B336AA" w:rsidRDefault="00DE0462">
      <w:pPr>
        <w:pStyle w:val="30"/>
        <w:rPr>
          <w:del w:id="7425" w:author="Rev 19 Allen Wirfs-Brock" w:date="2013-09-11T18:39:00Z"/>
        </w:rPr>
      </w:pPr>
      <w:del w:id="7426" w:author="Rev 19 Allen Wirfs-Brock" w:date="2013-09-11T18:39:00Z">
        <w:r w:rsidRPr="00E77497" w:rsidDel="00B336AA">
          <w:delText>Runtime Semantics</w:delText>
        </w:r>
        <w:bookmarkStart w:id="7427" w:name="_Toc368034497"/>
        <w:bookmarkStart w:id="7428" w:name="_Toc368049720"/>
        <w:bookmarkStart w:id="7429" w:name="_Toc368050497"/>
        <w:bookmarkEnd w:id="7427"/>
        <w:bookmarkEnd w:id="7428"/>
        <w:bookmarkEnd w:id="7429"/>
      </w:del>
    </w:p>
    <w:p w14:paraId="12F5AAF3" w14:textId="77777777" w:rsidR="00DE0462" w:rsidRPr="00E77497" w:rsidRDefault="00DE0462" w:rsidP="00BF68FF">
      <w:pPr>
        <w:pStyle w:val="30"/>
        <w:rPr>
          <w:rFonts w:ascii="Helvetica" w:hAnsi="Helvetica"/>
        </w:rPr>
      </w:pPr>
      <w:bookmarkStart w:id="7430" w:name="_Toc368050498"/>
      <w:r w:rsidRPr="00E77497">
        <w:rPr>
          <w:rFonts w:ascii="Helvetica" w:hAnsi="Helvetica"/>
        </w:rPr>
        <w:t xml:space="preserve">Runtime Semantics: </w:t>
      </w:r>
      <w:r w:rsidRPr="00E77497">
        <w:rPr>
          <w:rFonts w:ascii="Helvetica" w:hAnsi="Helvetica"/>
          <w:spacing w:val="6"/>
        </w:rPr>
        <w:t>Evaluation</w:t>
      </w:r>
      <w:bookmarkEnd w:id="7430"/>
    </w:p>
    <w:p w14:paraId="75ABEF09" w14:textId="77777777" w:rsidR="004C02EF" w:rsidRPr="00E77497" w:rsidRDefault="004C02EF" w:rsidP="004C02EF">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7431" w:name="_Toc382212791"/>
    </w:p>
    <w:p w14:paraId="5FFE2667" w14:textId="77777777"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7431"/>
      <w:r w:rsidRPr="00E77497">
        <w:t>.</w:t>
      </w:r>
      <w:bookmarkStart w:id="7432" w:name="_Toc382212792"/>
    </w:p>
    <w:p w14:paraId="34141A41" w14:textId="77777777"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7432"/>
      <w:r w:rsidRPr="00E77497">
        <w:t>).</w:t>
      </w:r>
      <w:bookmarkStart w:id="7433" w:name="_Toc382212793"/>
    </w:p>
    <w:p w14:paraId="02400B7B" w14:textId="77777777" w:rsidR="00DE0462" w:rsidRDefault="006552DF" w:rsidP="00DE0462">
      <w:pPr>
        <w:pStyle w:val="Alg2"/>
        <w:numPr>
          <w:ilvl w:val="0"/>
          <w:numId w:val="129"/>
        </w:numPr>
        <w:contextualSpacing/>
      </w:pPr>
      <w:bookmarkStart w:id="7434" w:name="_Toc382212794"/>
      <w:bookmarkEnd w:id="7433"/>
      <w:r>
        <w:t>ReturnIfAbrupt(</w:t>
      </w:r>
      <w:r>
        <w:rPr>
          <w:i/>
        </w:rPr>
        <w:t>obj</w:t>
      </w:r>
      <w:r>
        <w:t>)</w:t>
      </w:r>
      <w:r w:rsidR="00DE0462">
        <w:t>.</w:t>
      </w:r>
    </w:p>
    <w:p w14:paraId="6E051551" w14:textId="77777777"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r w:rsidR="00B33FB4">
        <w:t>running</w:t>
      </w:r>
      <w:r w:rsidR="002F42C1" w:rsidRPr="00E77497">
        <w:t xml:space="preserve"> </w:t>
      </w:r>
      <w:r w:rsidRPr="00E77497">
        <w:t>execution context’s LexicalEnvironment.</w:t>
      </w:r>
    </w:p>
    <w:p w14:paraId="540FC800" w14:textId="77777777"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7435" w:name="_Toc382212795"/>
      <w:bookmarkEnd w:id="7434"/>
      <w:r w:rsidRPr="00E77497">
        <w:t>.</w:t>
      </w:r>
    </w:p>
    <w:p w14:paraId="7C78976A" w14:textId="77777777" w:rsidR="004C02EF" w:rsidRPr="00E77497" w:rsidRDefault="004C02EF" w:rsidP="00B34B48">
      <w:pPr>
        <w:pStyle w:val="Alg2"/>
        <w:numPr>
          <w:ilvl w:val="0"/>
          <w:numId w:val="129"/>
        </w:numPr>
      </w:pPr>
      <w:r w:rsidRPr="00E77497">
        <w:t xml:space="preserve">Set the </w:t>
      </w:r>
      <w:r w:rsidR="00933B52">
        <w:rPr>
          <w:i/>
        </w:rPr>
        <w:t>withEnvironment</w:t>
      </w:r>
      <w:r w:rsidR="00933B52" w:rsidRPr="00E77497">
        <w:t xml:space="preserve"> </w:t>
      </w:r>
      <w:r w:rsidRPr="00E77497">
        <w:t xml:space="preserve">flag of </w:t>
      </w:r>
      <w:r w:rsidRPr="00E77497">
        <w:rPr>
          <w:i/>
        </w:rPr>
        <w:t>newEnv</w:t>
      </w:r>
      <w:r w:rsidR="0065158F">
        <w:rPr>
          <w:i/>
        </w:rPr>
        <w:t xml:space="preserve">’s </w:t>
      </w:r>
      <w:r w:rsidR="0065158F" w:rsidRPr="00E77497">
        <w:t>environment record</w:t>
      </w:r>
      <w:r w:rsidRPr="00E77497">
        <w:t xml:space="preserve"> to </w:t>
      </w:r>
      <w:r w:rsidRPr="00E77497">
        <w:rPr>
          <w:b/>
        </w:rPr>
        <w:t>true</w:t>
      </w:r>
      <w:r w:rsidRPr="00E77497">
        <w:t>.</w:t>
      </w:r>
    </w:p>
    <w:p w14:paraId="3955C188" w14:textId="77777777" w:rsidR="0065158F" w:rsidDel="00BF68FF" w:rsidRDefault="0065158F" w:rsidP="0065158F">
      <w:pPr>
        <w:pStyle w:val="Alg2"/>
        <w:numPr>
          <w:ilvl w:val="0"/>
          <w:numId w:val="129"/>
        </w:numPr>
        <w:rPr>
          <w:del w:id="7436" w:author="Rev 19 Allen Wirfs-Brock" w:date="2013-09-25T13:20:00Z"/>
        </w:rPr>
      </w:pPr>
      <w:del w:id="7437" w:author="Rev 19 Allen Wirfs-Brock" w:date="2013-09-25T13:20:00Z">
        <w:r w:rsidDel="00BF68FF">
          <w:delText xml:space="preserve">Let </w:delText>
        </w:r>
        <w:r w:rsidDel="00BF68FF">
          <w:rPr>
            <w:i/>
            <w:iCs/>
          </w:rPr>
          <w:delText>blackListArray</w:delText>
        </w:r>
        <w:r w:rsidDel="00BF68FF">
          <w:delText xml:space="preserve"> be the result of Get(</w:delText>
        </w:r>
        <w:r w:rsidDel="00BF68FF">
          <w:rPr>
            <w:i/>
            <w:iCs/>
          </w:rPr>
          <w:delText>obj</w:delText>
        </w:r>
        <w:r w:rsidDel="00BF68FF">
          <w:delText>,@@unscopables).</w:delText>
        </w:r>
      </w:del>
    </w:p>
    <w:p w14:paraId="29EE5A58" w14:textId="77777777" w:rsidR="0065158F" w:rsidDel="00BF68FF" w:rsidRDefault="0065158F" w:rsidP="00B34B48">
      <w:pPr>
        <w:pStyle w:val="Alg2"/>
        <w:numPr>
          <w:ilvl w:val="0"/>
          <w:numId w:val="129"/>
        </w:numPr>
        <w:rPr>
          <w:del w:id="7438" w:author="Rev 19 Allen Wirfs-Brock" w:date="2013-09-25T13:20:00Z"/>
        </w:rPr>
      </w:pPr>
      <w:del w:id="7439" w:author="Rev 19 Allen Wirfs-Brock" w:date="2013-09-25T13:20:00Z">
        <w:r w:rsidDel="00BF68FF">
          <w:delText>ReturnIfAbrupt(</w:delText>
        </w:r>
        <w:r w:rsidDel="00BF68FF">
          <w:rPr>
            <w:i/>
            <w:iCs/>
          </w:rPr>
          <w:delText>blackListArray</w:delText>
        </w:r>
        <w:r w:rsidDel="00BF68FF">
          <w:delText>).</w:delText>
        </w:r>
      </w:del>
    </w:p>
    <w:p w14:paraId="380CB6F0" w14:textId="77777777" w:rsidR="0065158F" w:rsidDel="00BF68FF" w:rsidRDefault="0065158F" w:rsidP="0065158F">
      <w:pPr>
        <w:pStyle w:val="Alg2"/>
        <w:numPr>
          <w:ilvl w:val="0"/>
          <w:numId w:val="129"/>
        </w:numPr>
        <w:rPr>
          <w:del w:id="7440" w:author="Rev 19 Allen Wirfs-Brock" w:date="2013-09-25T13:20:00Z"/>
        </w:rPr>
      </w:pPr>
      <w:del w:id="7441" w:author="Rev 19 Allen Wirfs-Brock" w:date="2013-09-25T13:20:00Z">
        <w:r w:rsidDel="00BF68FF">
          <w:delText>If Type(</w:delText>
        </w:r>
        <w:r w:rsidDel="00BF68FF">
          <w:rPr>
            <w:i/>
            <w:iCs/>
          </w:rPr>
          <w:delText>blackListArray</w:delText>
        </w:r>
        <w:r w:rsidDel="00BF68FF">
          <w:delText xml:space="preserve">) is Object, then </w:delText>
        </w:r>
      </w:del>
    </w:p>
    <w:p w14:paraId="5AD2EE47" w14:textId="77777777" w:rsidR="0065158F" w:rsidDel="00BF68FF" w:rsidRDefault="0065158F" w:rsidP="00E74C84">
      <w:pPr>
        <w:pStyle w:val="Alg2"/>
        <w:numPr>
          <w:ilvl w:val="1"/>
          <w:numId w:val="129"/>
        </w:numPr>
        <w:rPr>
          <w:del w:id="7442" w:author="Rev 19 Allen Wirfs-Brock" w:date="2013-09-25T13:20:00Z"/>
        </w:rPr>
      </w:pPr>
      <w:del w:id="7443" w:author="Rev 19 Allen Wirfs-Brock" w:date="2013-09-25T13:20:00Z">
        <w:r w:rsidDel="00BF68FF">
          <w:delText xml:space="preserve">Let </w:delText>
        </w:r>
        <w:r w:rsidDel="00BF68FF">
          <w:rPr>
            <w:i/>
            <w:iCs/>
          </w:rPr>
          <w:delText>blacklist</w:delText>
        </w:r>
        <w:r w:rsidDel="00BF68FF">
          <w:delText xml:space="preserve"> be CreateListFromArray(</w:delText>
        </w:r>
        <w:r w:rsidDel="00BF68FF">
          <w:rPr>
            <w:i/>
            <w:iCs/>
          </w:rPr>
          <w:delText>blackListArray</w:delText>
        </w:r>
        <w:r w:rsidDel="00BF68FF">
          <w:delText>).</w:delText>
        </w:r>
      </w:del>
    </w:p>
    <w:p w14:paraId="690BF282" w14:textId="77777777" w:rsidR="0065158F" w:rsidDel="00BF68FF" w:rsidRDefault="0065158F" w:rsidP="00E74C84">
      <w:pPr>
        <w:pStyle w:val="Alg2"/>
        <w:numPr>
          <w:ilvl w:val="1"/>
          <w:numId w:val="129"/>
        </w:numPr>
        <w:rPr>
          <w:del w:id="7444" w:author="Rev 19 Allen Wirfs-Brock" w:date="2013-09-25T13:20:00Z"/>
        </w:rPr>
      </w:pPr>
      <w:del w:id="7445" w:author="Rev 19 Allen Wirfs-Brock" w:date="2013-09-25T13:20:00Z">
        <w:r w:rsidDel="00BF68FF">
          <w:delText>ReturnIfAbrupt(</w:delText>
        </w:r>
      </w:del>
      <w:del w:id="7446" w:author="Rev 19 Allen Wirfs-Brock" w:date="2013-09-10T12:28:00Z">
        <w:r w:rsidDel="00300CE1">
          <w:rPr>
            <w:i/>
            <w:iCs/>
          </w:rPr>
          <w:delText>blackListArray</w:delText>
        </w:r>
      </w:del>
      <w:del w:id="7447" w:author="Rev 19 Allen Wirfs-Brock" w:date="2013-09-25T13:20:00Z">
        <w:r w:rsidDel="00BF68FF">
          <w:delText>).</w:delText>
        </w:r>
      </w:del>
    </w:p>
    <w:p w14:paraId="0A634178" w14:textId="77777777" w:rsidR="0065158F" w:rsidDel="00BF68FF" w:rsidRDefault="0065158F" w:rsidP="00E74C84">
      <w:pPr>
        <w:pStyle w:val="Alg2"/>
        <w:numPr>
          <w:ilvl w:val="1"/>
          <w:numId w:val="129"/>
        </w:numPr>
        <w:rPr>
          <w:del w:id="7448" w:author="Rev 19 Allen Wirfs-Brock" w:date="2013-09-25T13:20:00Z"/>
        </w:rPr>
      </w:pPr>
      <w:del w:id="7449" w:author="Rev 19 Allen Wirfs-Brock" w:date="2013-09-25T13:20:00Z">
        <w:r w:rsidDel="00BF68FF">
          <w:delText xml:space="preserve">Set </w:delText>
        </w:r>
      </w:del>
      <w:del w:id="7450" w:author="Rev 19 Allen Wirfs-Brock" w:date="2013-09-10T10:30:00Z">
        <w:r w:rsidDel="001A5537">
          <w:rPr>
            <w:i/>
          </w:rPr>
          <w:delText>withEnvironment</w:delText>
        </w:r>
        <w:r w:rsidRPr="00E77497" w:rsidDel="001A5537">
          <w:delText xml:space="preserve"> </w:delText>
        </w:r>
      </w:del>
      <w:del w:id="7451" w:author="Rev 19 Allen Wirfs-Brock" w:date="2013-09-25T13:20:00Z">
        <w:r w:rsidRPr="00E77497" w:rsidDel="00BF68FF">
          <w:delText xml:space="preserve">of </w:delText>
        </w:r>
        <w:r w:rsidRPr="00E77497" w:rsidDel="00BF68FF">
          <w:rPr>
            <w:i/>
          </w:rPr>
          <w:delText>newEnv</w:delText>
        </w:r>
        <w:r w:rsidDel="00BF68FF">
          <w:rPr>
            <w:i/>
          </w:rPr>
          <w:delText xml:space="preserve">’s </w:delText>
        </w:r>
        <w:r w:rsidRPr="00E77497" w:rsidDel="00BF68FF">
          <w:delText>environment record to</w:delText>
        </w:r>
        <w:r w:rsidDel="00BF68FF">
          <w:delText xml:space="preserve"> </w:delText>
        </w:r>
      </w:del>
      <w:del w:id="7452" w:author="Rev 19 Allen Wirfs-Brock" w:date="2013-09-10T12:28:00Z">
        <w:r w:rsidDel="00300CE1">
          <w:rPr>
            <w:i/>
            <w:iCs/>
          </w:rPr>
          <w:delText>blackListArray</w:delText>
        </w:r>
      </w:del>
      <w:del w:id="7453" w:author="Rev 19 Allen Wirfs-Brock" w:date="2013-09-25T13:20:00Z">
        <w:r w:rsidDel="00BF68FF">
          <w:rPr>
            <w:iCs/>
          </w:rPr>
          <w:delText>.</w:delText>
        </w:r>
      </w:del>
    </w:p>
    <w:p w14:paraId="1CD33CB6" w14:textId="77777777"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LexicalEnvironment to </w:t>
      </w:r>
      <w:r w:rsidRPr="00E77497">
        <w:rPr>
          <w:i/>
        </w:rPr>
        <w:t>newEnv</w:t>
      </w:r>
      <w:r w:rsidRPr="00E77497">
        <w:t>.</w:t>
      </w:r>
    </w:p>
    <w:p w14:paraId="6ECCDAB8" w14:textId="77777777"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r w:rsidR="00DE0462">
        <w:t>.</w:t>
      </w:r>
      <w:r w:rsidRPr="00E77497">
        <w:rPr>
          <w:i/>
        </w:rPr>
        <w:t xml:space="preserve"> </w:t>
      </w:r>
      <w:bookmarkStart w:id="7454" w:name="_Toc382212796"/>
      <w:bookmarkEnd w:id="7435"/>
    </w:p>
    <w:p w14:paraId="43EFC56C" w14:textId="77777777"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 Environment to </w:t>
      </w:r>
      <w:r w:rsidRPr="00E77497">
        <w:rPr>
          <w:i/>
        </w:rPr>
        <w:t>oldEnv</w:t>
      </w:r>
      <w:r w:rsidRPr="00E77497">
        <w:t>.</w:t>
      </w:r>
    </w:p>
    <w:bookmarkEnd w:id="7454"/>
    <w:p w14:paraId="60758E62" w14:textId="77777777"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14:paraId="18E430C0" w14:textId="77777777"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7455" w:name="_Toc381513723"/>
      <w:bookmarkStart w:id="7456" w:name="_Toc382212245"/>
      <w:bookmarkStart w:id="7457" w:name="_Toc382212808"/>
      <w:bookmarkStart w:id="7458" w:name="_Toc382291590"/>
      <w:r w:rsidRPr="00E77497">
        <w:t>.</w:t>
      </w:r>
      <w:bookmarkStart w:id="7459" w:name="_Toc385672239"/>
      <w:bookmarkStart w:id="7460" w:name="_Ref386878658"/>
      <w:bookmarkStart w:id="7461" w:name="_Toc393690343"/>
    </w:p>
    <w:p w14:paraId="052F05DA" w14:textId="77777777" w:rsidR="004C02EF" w:rsidRPr="00E77497" w:rsidRDefault="004C02EF" w:rsidP="00D148E9">
      <w:pPr>
        <w:pStyle w:val="20"/>
      </w:pPr>
      <w:bookmarkStart w:id="7462" w:name="_Toc417706229"/>
      <w:bookmarkStart w:id="7463" w:name="_Ref457437670"/>
      <w:bookmarkStart w:id="7464" w:name="_Ref457437671"/>
      <w:bookmarkStart w:id="7465" w:name="_Ref457437672"/>
      <w:bookmarkStart w:id="7466" w:name="_Ref457437673"/>
      <w:bookmarkStart w:id="7467" w:name="_Ref457437674"/>
      <w:bookmarkStart w:id="7468" w:name="_Toc472818889"/>
      <w:bookmarkStart w:id="7469" w:name="_Toc235503465"/>
      <w:bookmarkStart w:id="7470" w:name="_Toc241509240"/>
      <w:bookmarkStart w:id="7471" w:name="_Toc244416727"/>
      <w:bookmarkStart w:id="7472" w:name="_Toc276631091"/>
      <w:bookmarkStart w:id="7473" w:name="_Toc368050499"/>
      <w:r w:rsidRPr="00E77497">
        <w:t xml:space="preserve">The </w:t>
      </w:r>
      <w:r w:rsidRPr="00E77497">
        <w:rPr>
          <w:rFonts w:ascii="Courier New" w:hAnsi="Courier New"/>
          <w:sz w:val="20"/>
        </w:rPr>
        <w:t>switch</w:t>
      </w:r>
      <w:r w:rsidRPr="00E77497">
        <w:t xml:space="preserve"> Statement</w:t>
      </w:r>
      <w:bookmarkEnd w:id="7462"/>
      <w:bookmarkEnd w:id="7463"/>
      <w:bookmarkEnd w:id="7464"/>
      <w:bookmarkEnd w:id="7465"/>
      <w:bookmarkEnd w:id="7466"/>
      <w:bookmarkEnd w:id="7467"/>
      <w:bookmarkEnd w:id="7468"/>
      <w:bookmarkEnd w:id="7469"/>
      <w:bookmarkEnd w:id="7470"/>
      <w:bookmarkEnd w:id="7471"/>
      <w:bookmarkEnd w:id="7472"/>
      <w:bookmarkEnd w:id="7473"/>
    </w:p>
    <w:p w14:paraId="78003656" w14:textId="77777777" w:rsidR="004C02EF" w:rsidRPr="00E77497" w:rsidRDefault="004C02EF" w:rsidP="004C02EF">
      <w:pPr>
        <w:pStyle w:val="Syntax"/>
      </w:pPr>
      <w:r w:rsidRPr="00E77497">
        <w:t>Syntax</w:t>
      </w:r>
    </w:p>
    <w:p w14:paraId="3B317FA6" w14:textId="77777777" w:rsidR="004C02EF" w:rsidRPr="00E77497" w:rsidRDefault="004C02EF" w:rsidP="004C02EF">
      <w:pPr>
        <w:pStyle w:val="SyntaxRule"/>
      </w:pPr>
      <w:r w:rsidRPr="00E77497">
        <w:t xml:space="preserve">SwitchStatement </w:t>
      </w:r>
      <w:r w:rsidRPr="00E77497">
        <w:rPr>
          <w:rFonts w:ascii="Arial" w:hAnsi="Arial"/>
          <w:b/>
          <w:i w:val="0"/>
        </w:rPr>
        <w:t>:</w:t>
      </w:r>
    </w:p>
    <w:p w14:paraId="74FAC743" w14:textId="77777777"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53BB4BE0" w14:textId="77777777" w:rsidR="004C02EF" w:rsidRPr="00E77497" w:rsidRDefault="004C02EF" w:rsidP="004C02EF">
      <w:pPr>
        <w:pStyle w:val="SyntaxRule"/>
      </w:pPr>
      <w:r w:rsidRPr="00E77497">
        <w:t xml:space="preserve">CaseBlock </w:t>
      </w:r>
      <w:r w:rsidRPr="00E77497">
        <w:rPr>
          <w:rFonts w:ascii="Arial" w:hAnsi="Arial"/>
          <w:b/>
          <w:i w:val="0"/>
        </w:rPr>
        <w:t>:</w:t>
      </w:r>
    </w:p>
    <w:p w14:paraId="535AB800" w14:textId="77777777"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14:paraId="5A51B9DB" w14:textId="77777777" w:rsidR="004C02EF" w:rsidRPr="00E77497" w:rsidRDefault="004C02EF" w:rsidP="004C02EF">
      <w:pPr>
        <w:pStyle w:val="SyntaxRule"/>
      </w:pPr>
      <w:r w:rsidRPr="00E77497">
        <w:t xml:space="preserve">CaseClauses </w:t>
      </w:r>
      <w:r w:rsidRPr="00E77497">
        <w:rPr>
          <w:rFonts w:ascii="Arial" w:hAnsi="Arial"/>
          <w:b/>
          <w:i w:val="0"/>
        </w:rPr>
        <w:t>:</w:t>
      </w:r>
    </w:p>
    <w:p w14:paraId="0C53E8F1" w14:textId="77777777" w:rsidR="004C02EF" w:rsidRPr="00E77497" w:rsidRDefault="004C02EF" w:rsidP="004C02EF">
      <w:pPr>
        <w:pStyle w:val="SyntaxDefinition"/>
      </w:pPr>
      <w:r w:rsidRPr="00E77497">
        <w:t>CaseClause</w:t>
      </w:r>
      <w:r w:rsidRPr="00E77497">
        <w:br/>
        <w:t>CaseClauses CaseClause</w:t>
      </w:r>
    </w:p>
    <w:p w14:paraId="0A1C2BFD" w14:textId="77777777" w:rsidR="004C02EF" w:rsidRPr="00E77497" w:rsidRDefault="004C02EF" w:rsidP="004C02EF">
      <w:pPr>
        <w:pStyle w:val="SyntaxRule"/>
      </w:pPr>
      <w:r w:rsidRPr="00E77497">
        <w:t xml:space="preserve">CaseClause </w:t>
      </w:r>
      <w:r w:rsidRPr="00E77497">
        <w:rPr>
          <w:rFonts w:ascii="Arial" w:hAnsi="Arial"/>
          <w:b/>
          <w:i w:val="0"/>
        </w:rPr>
        <w:t>:</w:t>
      </w:r>
    </w:p>
    <w:p w14:paraId="75D0327E" w14:textId="77777777"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4F2E04B5" w14:textId="77777777" w:rsidR="004C02EF" w:rsidRPr="00E77497" w:rsidRDefault="004C02EF" w:rsidP="004C02EF">
      <w:pPr>
        <w:pStyle w:val="SyntaxRule"/>
      </w:pPr>
      <w:r w:rsidRPr="00E77497">
        <w:t xml:space="preserve">DefaultClause </w:t>
      </w:r>
      <w:r w:rsidRPr="00E77497">
        <w:rPr>
          <w:rFonts w:ascii="Arial" w:hAnsi="Arial"/>
          <w:b/>
          <w:i w:val="0"/>
        </w:rPr>
        <w:t>:</w:t>
      </w:r>
    </w:p>
    <w:p w14:paraId="33777430" w14:textId="77777777"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08B12683" w14:textId="77777777" w:rsidR="003C2189" w:rsidRPr="00E77497" w:rsidDel="00B336AA" w:rsidRDefault="003C2189">
      <w:pPr>
        <w:pStyle w:val="30"/>
        <w:rPr>
          <w:del w:id="7474" w:author="Rev 19 Allen Wirfs-Brock" w:date="2013-09-11T18:39:00Z"/>
        </w:rPr>
      </w:pPr>
      <w:del w:id="7475" w:author="Rev 19 Allen Wirfs-Brock" w:date="2013-09-11T18:39:00Z">
        <w:r w:rsidRPr="00E77497" w:rsidDel="00B336AA">
          <w:delText>Static Semantics</w:delText>
        </w:r>
        <w:bookmarkStart w:id="7476" w:name="_Toc368034500"/>
        <w:bookmarkStart w:id="7477" w:name="_Toc368049723"/>
        <w:bookmarkStart w:id="7478" w:name="_Toc368050500"/>
        <w:bookmarkEnd w:id="7476"/>
        <w:bookmarkEnd w:id="7477"/>
        <w:bookmarkEnd w:id="7478"/>
      </w:del>
    </w:p>
    <w:p w14:paraId="0F1F3799" w14:textId="77777777" w:rsidR="003C2189" w:rsidRPr="00E77497" w:rsidRDefault="003C2189" w:rsidP="006A78DC">
      <w:pPr>
        <w:pStyle w:val="30"/>
        <w:rPr>
          <w:rFonts w:ascii="Helvetica" w:hAnsi="Helvetica"/>
        </w:rPr>
      </w:pPr>
      <w:bookmarkStart w:id="7479" w:name="_Toc368050501"/>
      <w:r w:rsidRPr="00E77497">
        <w:rPr>
          <w:rFonts w:ascii="Helvetica" w:hAnsi="Helvetica"/>
        </w:rPr>
        <w:t>Static Semantics:  Early Errors</w:t>
      </w:r>
      <w:bookmarkEnd w:id="7479"/>
    </w:p>
    <w:p w14:paraId="3BA4B16A" w14:textId="77777777" w:rsidR="003C1856" w:rsidRPr="003B4312" w:rsidRDefault="003C1856" w:rsidP="003C1856">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p>
    <w:p w14:paraId="3836F844" w14:textId="77777777" w:rsidR="003C1856" w:rsidRPr="004D1BD1" w:rsidRDefault="003C1856" w:rsidP="00BC2562">
      <w:pPr>
        <w:numPr>
          <w:ilvl w:val="0"/>
          <w:numId w:val="737"/>
        </w:numPr>
        <w:spacing w:after="220"/>
        <w:contextualSpacing/>
      </w:pPr>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entr</w:t>
      </w:r>
      <w:r w:rsidR="00650D6A">
        <w:t>i</w:t>
      </w:r>
      <w:r w:rsidRPr="004D1BD1">
        <w:t>es.</w:t>
      </w:r>
    </w:p>
    <w:p w14:paraId="2FDF0A7E" w14:textId="77777777" w:rsidR="003C1856" w:rsidRPr="004D1BD1" w:rsidRDefault="003C1856" w:rsidP="00BC2562">
      <w:pPr>
        <w:numPr>
          <w:ilvl w:val="0"/>
          <w:numId w:val="737"/>
        </w:numPr>
        <w:spacing w:after="220"/>
      </w:pPr>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p>
    <w:p w14:paraId="1AA249AF" w14:textId="77777777" w:rsidR="00352017" w:rsidRPr="00E77497" w:rsidRDefault="00352017" w:rsidP="006A78DC">
      <w:pPr>
        <w:pStyle w:val="30"/>
      </w:pPr>
      <w:bookmarkStart w:id="7480" w:name="_Ref367707516"/>
      <w:bookmarkStart w:id="7481" w:name="_Toc368050502"/>
      <w:r w:rsidRPr="00E77497">
        <w:t xml:space="preserve">Static Semantics:  </w:t>
      </w:r>
      <w:r w:rsidRPr="00E77497">
        <w:rPr>
          <w:lang w:eastAsia="en-US"/>
        </w:rPr>
        <w:t>LexicalDeclarations</w:t>
      </w:r>
      <w:bookmarkEnd w:id="7480"/>
      <w:bookmarkEnd w:id="7481"/>
    </w:p>
    <w:p w14:paraId="5EF1841B" w14:textId="77777777" w:rsidR="006C45FF" w:rsidRPr="00F742D3" w:rsidRDefault="006C45FF" w:rsidP="006C45FF">
      <w:pPr>
        <w:rPr>
          <w:ins w:id="7482" w:author="Rev 19 Allen Wirfs-Brock" w:date="2013-09-23T13:53:00Z"/>
        </w:rPr>
      </w:pPr>
      <w:ins w:id="7483" w:author="Rev 19 Allen Wirfs-Brock" w:date="2013-09-23T13:53:00Z">
        <w:r>
          <w:t xml:space="preserve">See also: </w:t>
        </w:r>
        <w:r>
          <w:fldChar w:fldCharType="begin"/>
        </w:r>
        <w:r>
          <w:instrText xml:space="preserve"> REF _Ref367707470 \r \h </w:instrText>
        </w:r>
      </w:ins>
      <w:ins w:id="7484" w:author="Rev 19 Allen Wirfs-Brock" w:date="2013-09-23T13:53:00Z">
        <w:r>
          <w:fldChar w:fldCharType="separate"/>
        </w:r>
      </w:ins>
      <w:ins w:id="7485" w:author="Rev 19 Allen Wirfs-Brock" w:date="2013-09-27T13:22:00Z">
        <w:r w:rsidR="00D433E8">
          <w:t>13.1.2</w:t>
        </w:r>
      </w:ins>
      <w:ins w:id="7486" w:author="Rev 19 Allen Wirfs-Brock" w:date="2013-09-23T13:53:00Z">
        <w:r>
          <w:fldChar w:fldCharType="end"/>
        </w:r>
        <w:r>
          <w:t>.</w:t>
        </w:r>
      </w:ins>
    </w:p>
    <w:p w14:paraId="7265EF39" w14:textId="77777777"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14:paraId="4B9761BB" w14:textId="77777777" w:rsidR="00383225" w:rsidRPr="003B4312" w:rsidRDefault="00383225" w:rsidP="00B34B48">
      <w:pPr>
        <w:pStyle w:val="Alg4"/>
        <w:numPr>
          <w:ilvl w:val="0"/>
          <w:numId w:val="485"/>
        </w:numPr>
        <w:spacing w:after="220"/>
        <w:contextualSpacing/>
      </w:pPr>
      <w:r w:rsidRPr="003B4312">
        <w:t>Return a new empty List.</w:t>
      </w:r>
    </w:p>
    <w:p w14:paraId="098D1EE0" w14:textId="77777777" w:rsidR="0030338C" w:rsidRPr="004D1BD1" w:rsidRDefault="0030338C" w:rsidP="0030338C">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14:paraId="05E625FC" w14:textId="77777777" w:rsidR="0030338C" w:rsidRPr="004D1BD1" w:rsidRDefault="0030338C" w:rsidP="00B34B48">
      <w:pPr>
        <w:pStyle w:val="Alg4"/>
        <w:numPr>
          <w:ilvl w:val="0"/>
          <w:numId w:val="532"/>
        </w:numPr>
        <w:spacing w:after="220"/>
        <w:contextualSpacing/>
      </w:pPr>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p>
    <w:p w14:paraId="694BE745" w14:textId="77777777" w:rsidR="0030338C" w:rsidRPr="006B6D0A" w:rsidRDefault="0030338C" w:rsidP="00B34B48">
      <w:pPr>
        <w:pStyle w:val="Alg4"/>
        <w:numPr>
          <w:ilvl w:val="0"/>
          <w:numId w:val="532"/>
        </w:numPr>
        <w:spacing w:after="220"/>
        <w:contextualSpacing/>
      </w:pPr>
      <w:r w:rsidRPr="003B4312">
        <w:t xml:space="preserve">Else let </w:t>
      </w:r>
      <w:r w:rsidRPr="006B6D0A">
        <w:rPr>
          <w:i/>
        </w:rPr>
        <w:t xml:space="preserve">declarations </w:t>
      </w:r>
      <w:r w:rsidRPr="006B6D0A">
        <w:t>be a new empty List.</w:t>
      </w:r>
    </w:p>
    <w:p w14:paraId="1FF44126" w14:textId="77777777" w:rsidR="0030338C" w:rsidRPr="003B4312" w:rsidRDefault="0030338C" w:rsidP="00B34B48">
      <w:pPr>
        <w:pStyle w:val="Alg4"/>
        <w:numPr>
          <w:ilvl w:val="0"/>
          <w:numId w:val="532"/>
        </w:numPr>
        <w:spacing w:after="220"/>
        <w:contextualSpacing/>
        <w:rPr>
          <w:rStyle w:val="bnf"/>
          <w:i w:val="0"/>
        </w:rPr>
      </w:pPr>
      <w:r w:rsidRPr="006B6D0A">
        <w:t xml:space="preserve">Append to </w:t>
      </w:r>
      <w:r w:rsidRPr="00E65A34">
        <w:rPr>
          <w:i/>
        </w:rPr>
        <w:t xml:space="preserve">declarations </w:t>
      </w:r>
      <w:r w:rsidRPr="009C202C">
        <w:t xml:space="preserve">the elements of the </w:t>
      </w:r>
      <w:r w:rsidR="00C700A2" w:rsidRPr="006B6D0A">
        <w:t xml:space="preserve">LexicalDeclarations </w:t>
      </w:r>
      <w:r w:rsidRPr="009C202C">
        <w:t xml:space="preserve">of the </w:t>
      </w:r>
      <w:r w:rsidRPr="00C7794D">
        <w:rPr>
          <w:i/>
        </w:rPr>
        <w:t>DefaultClause</w:t>
      </w:r>
      <w:r w:rsidRPr="004D1BD1">
        <w:rPr>
          <w:rStyle w:val="bnf"/>
        </w:rPr>
        <w:t>.</w:t>
      </w:r>
    </w:p>
    <w:p w14:paraId="787404AD" w14:textId="77777777" w:rsidR="0030338C" w:rsidRPr="006B6D0A" w:rsidRDefault="0030338C" w:rsidP="00B34B48">
      <w:pPr>
        <w:pStyle w:val="Alg4"/>
        <w:numPr>
          <w:ilvl w:val="0"/>
          <w:numId w:val="532"/>
        </w:numPr>
        <w:spacing w:after="220"/>
        <w:contextualSpacing/>
      </w:pPr>
      <w:r w:rsidRPr="006B6D0A">
        <w:t xml:space="preserve">If the second </w:t>
      </w:r>
      <w:r w:rsidRPr="00C7794D">
        <w:rPr>
          <w:i/>
        </w:rPr>
        <w:t>CaseClauses</w:t>
      </w:r>
      <w:r w:rsidRPr="004D1BD1">
        <w:t xml:space="preserve"> is not present, return </w:t>
      </w:r>
      <w:r w:rsidR="00C700A2" w:rsidRPr="00E65A34">
        <w:rPr>
          <w:i/>
        </w:rPr>
        <w:t>declarations</w:t>
      </w:r>
      <w:r w:rsidRPr="006B6D0A">
        <w:t>.</w:t>
      </w:r>
    </w:p>
    <w:p w14:paraId="15E451B1" w14:textId="77777777" w:rsidR="0030338C" w:rsidRPr="004D1BD1" w:rsidRDefault="0030338C" w:rsidP="00B34B48">
      <w:pPr>
        <w:pStyle w:val="Alg4"/>
        <w:numPr>
          <w:ilvl w:val="0"/>
          <w:numId w:val="532"/>
        </w:numPr>
        <w:spacing w:after="220"/>
        <w:contextualSpacing/>
      </w:pPr>
      <w:r w:rsidRPr="006B6D0A">
        <w:t>Else return the result of append</w:t>
      </w:r>
      <w:r w:rsidR="00F77917">
        <w:t>ing</w:t>
      </w:r>
      <w:r w:rsidRPr="006B6D0A">
        <w:t xml:space="preserve"> to </w:t>
      </w:r>
      <w:r w:rsidR="00C700A2" w:rsidRPr="00E65A34">
        <w:rPr>
          <w:i/>
        </w:rPr>
        <w:t xml:space="preserve">declarations </w:t>
      </w:r>
      <w:r w:rsidRPr="006B6D0A">
        <w:t>the elements of the Lexical</w:t>
      </w:r>
      <w:r w:rsidR="00C700A2">
        <w:t>Declarations</w:t>
      </w:r>
      <w:r w:rsidRPr="006B6D0A">
        <w:t xml:space="preserve"> of the second </w:t>
      </w:r>
      <w:r w:rsidRPr="00C7794D">
        <w:rPr>
          <w:i/>
        </w:rPr>
        <w:t>CaseClauses</w:t>
      </w:r>
      <w:r w:rsidRPr="004D1BD1">
        <w:t>.</w:t>
      </w:r>
    </w:p>
    <w:p w14:paraId="731EBC0E" w14:textId="77777777" w:rsidR="00712597" w:rsidRPr="00E77497" w:rsidRDefault="00712597" w:rsidP="00712597">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14:paraId="7D214D3C" w14:textId="77777777" w:rsidR="00712597" w:rsidRPr="00E77497" w:rsidRDefault="00712597" w:rsidP="00435B72">
      <w:pPr>
        <w:pStyle w:val="Alg4"/>
        <w:numPr>
          <w:ilvl w:val="0"/>
          <w:numId w:val="534"/>
        </w:numPr>
        <w:spacing w:after="220"/>
        <w:contextualSpacing/>
      </w:pPr>
      <w:r w:rsidRPr="00E77497">
        <w:t xml:space="preserve">Let </w:t>
      </w:r>
      <w:r w:rsidRPr="00E77497">
        <w:rPr>
          <w:i/>
        </w:rPr>
        <w:t xml:space="preserve">declarations </w:t>
      </w:r>
      <w:r w:rsidRPr="00E77497">
        <w:t xml:space="preserve">be LexicalDeclarations of </w:t>
      </w:r>
      <w:r w:rsidRPr="00E77497">
        <w:rPr>
          <w:i/>
        </w:rPr>
        <w:t>CaseClauses</w:t>
      </w:r>
      <w:r w:rsidRPr="00E77497">
        <w:t>.</w:t>
      </w:r>
    </w:p>
    <w:p w14:paraId="019CE339" w14:textId="77777777" w:rsidR="00712597" w:rsidRPr="00E77497" w:rsidRDefault="00712597" w:rsidP="00435B72">
      <w:pPr>
        <w:pStyle w:val="Alg4"/>
        <w:numPr>
          <w:ilvl w:val="0"/>
          <w:numId w:val="534"/>
        </w:numPr>
        <w:spacing w:after="220"/>
        <w:contextualSpacing/>
        <w:rPr>
          <w:rStyle w:val="bnf"/>
          <w:i w:val="0"/>
        </w:rPr>
      </w:pPr>
      <w:r w:rsidRPr="00E77497">
        <w:t xml:space="preserve">Append to </w:t>
      </w:r>
      <w:r w:rsidR="00C700A2" w:rsidRPr="00E77497">
        <w:rPr>
          <w:i/>
        </w:rPr>
        <w:t xml:space="preserve">declarations </w:t>
      </w:r>
      <w:r w:rsidRPr="00E77497">
        <w:t xml:space="preserve">the elements of the LexicalDeclarations of </w:t>
      </w:r>
      <w:r w:rsidRPr="00E77497">
        <w:rPr>
          <w:i/>
        </w:rPr>
        <w:t>CaseClause</w:t>
      </w:r>
      <w:r w:rsidRPr="00E77497">
        <w:rPr>
          <w:rStyle w:val="bnf"/>
        </w:rPr>
        <w:t>.</w:t>
      </w:r>
    </w:p>
    <w:p w14:paraId="7AC5AEE3" w14:textId="77777777" w:rsidR="00712597" w:rsidRPr="00E77497" w:rsidRDefault="00712597" w:rsidP="00435B72">
      <w:pPr>
        <w:pStyle w:val="Alg4"/>
        <w:numPr>
          <w:ilvl w:val="0"/>
          <w:numId w:val="534"/>
        </w:numPr>
        <w:spacing w:after="220"/>
        <w:contextualSpacing/>
      </w:pPr>
      <w:r w:rsidRPr="00E77497">
        <w:t xml:space="preserve">Return </w:t>
      </w:r>
      <w:r w:rsidRPr="00E77497">
        <w:rPr>
          <w:i/>
        </w:rPr>
        <w:t>declarations</w:t>
      </w:r>
      <w:r w:rsidRPr="00E77497">
        <w:t>.</w:t>
      </w:r>
    </w:p>
    <w:p w14:paraId="0CD3289D" w14:textId="77777777"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14:paraId="1BC9CE81" w14:textId="77777777" w:rsidR="006A32A0" w:rsidRPr="00E77497" w:rsidRDefault="006A32A0" w:rsidP="00435B72">
      <w:pPr>
        <w:pStyle w:val="Alg4"/>
        <w:numPr>
          <w:ilvl w:val="0"/>
          <w:numId w:val="535"/>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14:paraId="2803D892" w14:textId="77777777" w:rsidR="006A32A0" w:rsidRPr="00E77497" w:rsidRDefault="006A32A0" w:rsidP="00435B72">
      <w:pPr>
        <w:pStyle w:val="Alg4"/>
        <w:numPr>
          <w:ilvl w:val="0"/>
          <w:numId w:val="535"/>
        </w:numPr>
        <w:spacing w:after="220"/>
        <w:contextualSpacing/>
      </w:pPr>
      <w:r w:rsidRPr="00E77497">
        <w:t>Else return a new empty List.</w:t>
      </w:r>
    </w:p>
    <w:p w14:paraId="36982B3C" w14:textId="77777777" w:rsidR="00D97D35" w:rsidRPr="00E77497" w:rsidRDefault="00D97D35" w:rsidP="00D97D35">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14:paraId="06BF809B" w14:textId="77777777" w:rsidR="00D97D35" w:rsidRPr="00E77497" w:rsidRDefault="00D97D35" w:rsidP="00435B72">
      <w:pPr>
        <w:pStyle w:val="Alg4"/>
        <w:numPr>
          <w:ilvl w:val="0"/>
          <w:numId w:val="536"/>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14:paraId="7BB56BAF" w14:textId="77777777" w:rsidR="00D97D35" w:rsidRPr="00E77497" w:rsidRDefault="00D97D35" w:rsidP="00435B72">
      <w:pPr>
        <w:pStyle w:val="Alg4"/>
        <w:numPr>
          <w:ilvl w:val="0"/>
          <w:numId w:val="536"/>
        </w:numPr>
        <w:spacing w:after="220"/>
        <w:contextualSpacing/>
      </w:pPr>
      <w:r w:rsidRPr="00E77497">
        <w:t>Else return a new empty List.</w:t>
      </w:r>
    </w:p>
    <w:p w14:paraId="79F10D4F" w14:textId="77777777" w:rsidR="00001CB2" w:rsidRPr="00E77497" w:rsidRDefault="00001CB2" w:rsidP="006A78DC">
      <w:pPr>
        <w:pStyle w:val="30"/>
      </w:pPr>
      <w:bookmarkStart w:id="7487" w:name="_Ref367707886"/>
      <w:bookmarkStart w:id="7488" w:name="_Toc368050503"/>
      <w:r w:rsidRPr="00E77497">
        <w:t xml:space="preserve">Static Semantics:  </w:t>
      </w:r>
      <w:r w:rsidRPr="00E77497">
        <w:rPr>
          <w:lang w:eastAsia="en-US"/>
        </w:rPr>
        <w:t>LexicallyDeclaredNames</w:t>
      </w:r>
      <w:bookmarkEnd w:id="7487"/>
      <w:bookmarkEnd w:id="7488"/>
    </w:p>
    <w:p w14:paraId="2F988FE7" w14:textId="77777777" w:rsidR="002B5C9A" w:rsidRPr="00F742D3" w:rsidRDefault="002B5C9A" w:rsidP="002B5C9A">
      <w:pPr>
        <w:rPr>
          <w:ins w:id="7489" w:author="Rev 19 Allen Wirfs-Brock" w:date="2013-09-23T14:01:00Z"/>
        </w:rPr>
      </w:pPr>
      <w:ins w:id="7490" w:author="Rev 19 Allen Wirfs-Brock" w:date="2013-09-23T14:01:00Z">
        <w:r>
          <w:t xml:space="preserve">See also: </w:t>
        </w:r>
        <w:r>
          <w:fldChar w:fldCharType="begin"/>
        </w:r>
        <w:r>
          <w:instrText xml:space="preserve"> REF _Ref367707791 \r \h </w:instrText>
        </w:r>
      </w:ins>
      <w:ins w:id="7491" w:author="Rev 19 Allen Wirfs-Brock" w:date="2013-09-23T14:01:00Z">
        <w:r>
          <w:fldChar w:fldCharType="separate"/>
        </w:r>
      </w:ins>
      <w:ins w:id="7492" w:author="Rev 19 Allen Wirfs-Brock" w:date="2013-09-27T13:22:00Z">
        <w:r w:rsidR="00D433E8">
          <w:t>13.1.3</w:t>
        </w:r>
      </w:ins>
      <w:ins w:id="7493" w:author="Rev 19 Allen Wirfs-Brock" w:date="2013-09-23T14:01:00Z">
        <w:r>
          <w:fldChar w:fldCharType="end"/>
        </w:r>
        <w:r>
          <w:t xml:space="preserve">, </w:t>
        </w:r>
        <w:r>
          <w:fldChar w:fldCharType="begin"/>
        </w:r>
        <w:r>
          <w:instrText xml:space="preserve"> REF _Ref367707965 \r \h </w:instrText>
        </w:r>
      </w:ins>
      <w:ins w:id="7494" w:author="Rev 19 Allen Wirfs-Brock" w:date="2013-09-23T14:01:00Z">
        <w:r>
          <w:fldChar w:fldCharType="separate"/>
        </w:r>
      </w:ins>
      <w:ins w:id="7495" w:author="Rev 19 Allen Wirfs-Brock" w:date="2013-09-27T13:22:00Z">
        <w:r w:rsidR="00D433E8">
          <w:t>14.1.9</w:t>
        </w:r>
      </w:ins>
      <w:ins w:id="7496" w:author="Rev 19 Allen Wirfs-Brock" w:date="2013-09-23T14:01:00Z">
        <w:r>
          <w:fldChar w:fldCharType="end"/>
        </w:r>
        <w:r>
          <w:t xml:space="preserve">, </w:t>
        </w:r>
        <w:r>
          <w:fldChar w:fldCharType="begin"/>
        </w:r>
        <w:r>
          <w:instrText xml:space="preserve"> REF _Ref367708006 \r \h </w:instrText>
        </w:r>
      </w:ins>
      <w:ins w:id="7497" w:author="Rev 19 Allen Wirfs-Brock" w:date="2013-09-23T14:01:00Z">
        <w:r>
          <w:fldChar w:fldCharType="separate"/>
        </w:r>
      </w:ins>
      <w:ins w:id="7498" w:author="Rev 19 Allen Wirfs-Brock" w:date="2013-09-27T13:22:00Z">
        <w:r w:rsidR="00D433E8">
          <w:t>14.2.7</w:t>
        </w:r>
      </w:ins>
      <w:ins w:id="7499" w:author="Rev 19 Allen Wirfs-Brock" w:date="2013-09-23T14:01:00Z">
        <w:r>
          <w:fldChar w:fldCharType="end"/>
        </w:r>
        <w:r>
          <w:t xml:space="preserve">, </w:t>
        </w:r>
        <w:r>
          <w:fldChar w:fldCharType="begin"/>
        </w:r>
        <w:r>
          <w:instrText xml:space="preserve"> REF _Ref367708053 \r \h </w:instrText>
        </w:r>
      </w:ins>
      <w:ins w:id="7500" w:author="Rev 19 Allen Wirfs-Brock" w:date="2013-09-23T14:01:00Z">
        <w:r>
          <w:fldChar w:fldCharType="separate"/>
        </w:r>
      </w:ins>
      <w:ins w:id="7501" w:author="Rev 19 Allen Wirfs-Brock" w:date="2013-09-27T13:22:00Z">
        <w:r w:rsidR="00D433E8">
          <w:t>14.4.5</w:t>
        </w:r>
      </w:ins>
      <w:ins w:id="7502" w:author="Rev 19 Allen Wirfs-Brock" w:date="2013-09-23T14:01:00Z">
        <w:r>
          <w:fldChar w:fldCharType="end"/>
        </w:r>
        <w:r>
          <w:t xml:space="preserve">, </w:t>
        </w:r>
        <w:r>
          <w:fldChar w:fldCharType="begin"/>
        </w:r>
        <w:r>
          <w:instrText xml:space="preserve"> REF _Ref367708091 \r \h </w:instrText>
        </w:r>
      </w:ins>
      <w:ins w:id="7503" w:author="Rev 19 Allen Wirfs-Brock" w:date="2013-09-23T14:01:00Z">
        <w:r>
          <w:fldChar w:fldCharType="separate"/>
        </w:r>
      </w:ins>
      <w:ins w:id="7504" w:author="Rev 19 Allen Wirfs-Brock" w:date="2013-09-27T13:22:00Z">
        <w:r w:rsidR="00D433E8">
          <w:t>14.5.7</w:t>
        </w:r>
      </w:ins>
      <w:ins w:id="7505" w:author="Rev 19 Allen Wirfs-Brock" w:date="2013-09-23T14:01:00Z">
        <w:r>
          <w:fldChar w:fldCharType="end"/>
        </w:r>
        <w:r>
          <w:t xml:space="preserve">, </w:t>
        </w:r>
        <w:r>
          <w:fldChar w:fldCharType="begin"/>
        </w:r>
        <w:r>
          <w:instrText xml:space="preserve"> REF _Ref367708152 \r \h </w:instrText>
        </w:r>
      </w:ins>
      <w:ins w:id="7506" w:author="Rev 19 Allen Wirfs-Brock" w:date="2013-09-23T14:01:00Z">
        <w:r>
          <w:fldChar w:fldCharType="separate"/>
        </w:r>
      </w:ins>
      <w:ins w:id="7507" w:author="Rev 19 Allen Wirfs-Brock" w:date="2013-09-27T13:22:00Z">
        <w:r w:rsidR="00D433E8">
          <w:t>15.1.0.3</w:t>
        </w:r>
      </w:ins>
      <w:ins w:id="7508" w:author="Rev 19 Allen Wirfs-Brock" w:date="2013-09-23T14:01:00Z">
        <w:r>
          <w:fldChar w:fldCharType="end"/>
        </w:r>
        <w:r>
          <w:t xml:space="preserve">, </w:t>
        </w:r>
        <w:r>
          <w:fldChar w:fldCharType="begin"/>
        </w:r>
        <w:r>
          <w:instrText xml:space="preserve"> REF _Ref367708185 \r \h </w:instrText>
        </w:r>
      </w:ins>
      <w:ins w:id="7509" w:author="Rev 19 Allen Wirfs-Brock" w:date="2013-09-23T14:01:00Z">
        <w:r>
          <w:fldChar w:fldCharType="separate"/>
        </w:r>
      </w:ins>
      <w:ins w:id="7510" w:author="Rev 19 Allen Wirfs-Brock" w:date="2013-09-27T13:22:00Z">
        <w:r w:rsidR="00D433E8">
          <w:t>15.2.3</w:t>
        </w:r>
      </w:ins>
      <w:ins w:id="7511" w:author="Rev 19 Allen Wirfs-Brock" w:date="2013-09-23T14:01:00Z">
        <w:r>
          <w:fldChar w:fldCharType="end"/>
        </w:r>
        <w:r>
          <w:t>.</w:t>
        </w:r>
      </w:ins>
    </w:p>
    <w:p w14:paraId="0AD562AB" w14:textId="77777777"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14:paraId="3736F41E" w14:textId="77777777" w:rsidR="00383225" w:rsidRPr="003B4312" w:rsidRDefault="00383225" w:rsidP="00435B72">
      <w:pPr>
        <w:pStyle w:val="Alg4"/>
        <w:numPr>
          <w:ilvl w:val="0"/>
          <w:numId w:val="600"/>
        </w:numPr>
        <w:spacing w:after="220"/>
        <w:contextualSpacing/>
      </w:pPr>
      <w:r w:rsidRPr="003B4312">
        <w:t>Return a new empty List.</w:t>
      </w:r>
    </w:p>
    <w:p w14:paraId="523FED00" w14:textId="77777777" w:rsidR="008B496E" w:rsidRPr="004D1BD1" w:rsidRDefault="008B496E" w:rsidP="008B496E">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14:paraId="79740B7D" w14:textId="77777777" w:rsidR="008B496E" w:rsidRPr="004D1BD1" w:rsidRDefault="008B496E" w:rsidP="00435B72">
      <w:pPr>
        <w:pStyle w:val="Alg4"/>
        <w:numPr>
          <w:ilvl w:val="0"/>
          <w:numId w:val="487"/>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p>
    <w:p w14:paraId="73E9A93A" w14:textId="77777777" w:rsidR="008B496E" w:rsidRPr="006B6D0A" w:rsidRDefault="008B496E" w:rsidP="00435B72">
      <w:pPr>
        <w:pStyle w:val="Alg4"/>
        <w:numPr>
          <w:ilvl w:val="0"/>
          <w:numId w:val="487"/>
        </w:numPr>
        <w:spacing w:after="220"/>
        <w:contextualSpacing/>
      </w:pPr>
      <w:r w:rsidRPr="003B4312">
        <w:t xml:space="preserve">Else let </w:t>
      </w:r>
      <w:r w:rsidRPr="006B6D0A">
        <w:rPr>
          <w:i/>
        </w:rPr>
        <w:t>names</w:t>
      </w:r>
      <w:r w:rsidRPr="006B6D0A">
        <w:t xml:space="preserve"> be a new empty List.</w:t>
      </w:r>
    </w:p>
    <w:p w14:paraId="660E08C9" w14:textId="77777777" w:rsidR="008B496E" w:rsidRPr="003B4312" w:rsidRDefault="008B496E" w:rsidP="00435B72">
      <w:pPr>
        <w:pStyle w:val="Alg4"/>
        <w:numPr>
          <w:ilvl w:val="0"/>
          <w:numId w:val="487"/>
        </w:numPr>
        <w:spacing w:after="220"/>
        <w:contextualSpacing/>
        <w:rPr>
          <w:rStyle w:val="bnf"/>
          <w:i w:val="0"/>
        </w:rPr>
      </w:pPr>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p>
    <w:p w14:paraId="4373E475" w14:textId="77777777" w:rsidR="008B496E" w:rsidRPr="006B6D0A" w:rsidRDefault="008B496E" w:rsidP="00435B72">
      <w:pPr>
        <w:pStyle w:val="Alg4"/>
        <w:numPr>
          <w:ilvl w:val="0"/>
          <w:numId w:val="487"/>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14:paraId="50102363" w14:textId="77777777" w:rsidR="008B496E" w:rsidRPr="004D1BD1" w:rsidRDefault="008B496E" w:rsidP="00435B72">
      <w:pPr>
        <w:pStyle w:val="Alg4"/>
        <w:numPr>
          <w:ilvl w:val="0"/>
          <w:numId w:val="487"/>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LexicallyDeclaredNames of the second </w:t>
      </w:r>
      <w:r w:rsidRPr="00C7794D">
        <w:rPr>
          <w:i/>
        </w:rPr>
        <w:t>CaseClauses</w:t>
      </w:r>
      <w:r w:rsidRPr="004D1BD1">
        <w:t>.</w:t>
      </w:r>
    </w:p>
    <w:p w14:paraId="162A605D" w14:textId="77777777" w:rsidR="00330832" w:rsidRPr="00E77497" w:rsidRDefault="00330832" w:rsidP="00330832">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14:paraId="72BF89A1" w14:textId="77777777" w:rsidR="00330832" w:rsidRPr="00E77497" w:rsidRDefault="00330832" w:rsidP="00435B72">
      <w:pPr>
        <w:pStyle w:val="Alg4"/>
        <w:numPr>
          <w:ilvl w:val="0"/>
          <w:numId w:val="521"/>
        </w:numPr>
        <w:spacing w:after="220"/>
        <w:contextualSpacing/>
      </w:pPr>
      <w:r w:rsidRPr="00E77497">
        <w:t xml:space="preserve">Let </w:t>
      </w:r>
      <w:r w:rsidRPr="00E77497">
        <w:rPr>
          <w:i/>
        </w:rPr>
        <w:t xml:space="preserve">names </w:t>
      </w:r>
      <w:r w:rsidRPr="00E77497">
        <w:t xml:space="preserve">be LexicallyDeclaredNames of </w:t>
      </w:r>
      <w:r w:rsidRPr="00E77497">
        <w:rPr>
          <w:i/>
        </w:rPr>
        <w:t>CaseClauses</w:t>
      </w:r>
      <w:r w:rsidRPr="00E77497">
        <w:t>.</w:t>
      </w:r>
    </w:p>
    <w:p w14:paraId="390FC805" w14:textId="77777777" w:rsidR="00330832" w:rsidRPr="00E77497" w:rsidRDefault="00330832" w:rsidP="00435B72">
      <w:pPr>
        <w:pStyle w:val="Alg4"/>
        <w:numPr>
          <w:ilvl w:val="0"/>
          <w:numId w:val="521"/>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p>
    <w:p w14:paraId="2D793C43" w14:textId="77777777" w:rsidR="00330832" w:rsidRPr="00E77497" w:rsidRDefault="00330832" w:rsidP="00435B72">
      <w:pPr>
        <w:pStyle w:val="Alg4"/>
        <w:numPr>
          <w:ilvl w:val="0"/>
          <w:numId w:val="521"/>
        </w:numPr>
        <w:spacing w:after="220"/>
        <w:contextualSpacing/>
      </w:pPr>
      <w:r w:rsidRPr="00E77497">
        <w:t xml:space="preserve">Return </w:t>
      </w:r>
      <w:r w:rsidRPr="00E77497">
        <w:rPr>
          <w:rStyle w:val="bnf"/>
        </w:rPr>
        <w:t>names</w:t>
      </w:r>
      <w:r w:rsidRPr="00E77497">
        <w:t>.</w:t>
      </w:r>
    </w:p>
    <w:p w14:paraId="1F09A504" w14:textId="77777777"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14:paraId="500C59A7" w14:textId="77777777" w:rsidR="006A32A0" w:rsidRPr="00E77497" w:rsidRDefault="006A32A0" w:rsidP="00435B72">
      <w:pPr>
        <w:pStyle w:val="Alg4"/>
        <w:numPr>
          <w:ilvl w:val="0"/>
          <w:numId w:val="488"/>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14:paraId="04D83549" w14:textId="77777777" w:rsidR="006A32A0" w:rsidRPr="00E77497" w:rsidRDefault="006A32A0" w:rsidP="00435B72">
      <w:pPr>
        <w:pStyle w:val="Alg4"/>
        <w:numPr>
          <w:ilvl w:val="0"/>
          <w:numId w:val="488"/>
        </w:numPr>
        <w:spacing w:after="220"/>
        <w:contextualSpacing/>
      </w:pPr>
      <w:r w:rsidRPr="00E77497">
        <w:t>Else return a new empty List.</w:t>
      </w:r>
    </w:p>
    <w:p w14:paraId="7580EE49" w14:textId="77777777" w:rsidR="00885940" w:rsidRPr="00E77497" w:rsidRDefault="00885940" w:rsidP="0088594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14:paraId="6E424C45" w14:textId="77777777" w:rsidR="00885940" w:rsidRPr="00E77497" w:rsidRDefault="00885940" w:rsidP="00435B72">
      <w:pPr>
        <w:pStyle w:val="Alg4"/>
        <w:numPr>
          <w:ilvl w:val="0"/>
          <w:numId w:val="523"/>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14:paraId="0074E6AF" w14:textId="77777777" w:rsidR="00885940" w:rsidRPr="00E77497" w:rsidRDefault="00885940" w:rsidP="00435B72">
      <w:pPr>
        <w:pStyle w:val="Alg4"/>
        <w:numPr>
          <w:ilvl w:val="0"/>
          <w:numId w:val="523"/>
        </w:numPr>
        <w:spacing w:after="220"/>
        <w:contextualSpacing/>
      </w:pPr>
      <w:r w:rsidRPr="00E77497">
        <w:t>Else return a new empty List.</w:t>
      </w:r>
    </w:p>
    <w:p w14:paraId="1FC2858B" w14:textId="77777777" w:rsidR="003C2189" w:rsidRPr="00E77497" w:rsidRDefault="003C2189" w:rsidP="006A78DC">
      <w:pPr>
        <w:pStyle w:val="30"/>
      </w:pPr>
      <w:bookmarkStart w:id="7512" w:name="_Ref367705925"/>
      <w:bookmarkStart w:id="7513" w:name="_Toc368050504"/>
      <w:r w:rsidRPr="00E77497">
        <w:t xml:space="preserve">Static Semantics:  </w:t>
      </w:r>
      <w:r w:rsidRPr="00E77497">
        <w:rPr>
          <w:lang w:eastAsia="en-US"/>
        </w:rPr>
        <w:t>VarDeclaredNames</w:t>
      </w:r>
      <w:bookmarkEnd w:id="7512"/>
      <w:bookmarkEnd w:id="7513"/>
    </w:p>
    <w:p w14:paraId="0489E14B" w14:textId="77777777" w:rsidR="002E137C" w:rsidRPr="00F742D3" w:rsidRDefault="002E137C" w:rsidP="002E137C">
      <w:pPr>
        <w:rPr>
          <w:ins w:id="7514" w:author="Rev 19 Allen Wirfs-Brock" w:date="2013-09-23T13:30:00Z"/>
        </w:rPr>
      </w:pPr>
      <w:ins w:id="7515" w:author="Rev 19 Allen Wirfs-Brock" w:date="2013-09-23T13:30:00Z">
        <w:r>
          <w:t xml:space="preserve">See also: </w:t>
        </w:r>
        <w:r>
          <w:fldChar w:fldCharType="begin"/>
        </w:r>
        <w:r>
          <w:instrText xml:space="preserve"> REF _Ref367705708 \r \h </w:instrText>
        </w:r>
      </w:ins>
      <w:ins w:id="7516" w:author="Rev 19 Allen Wirfs-Brock" w:date="2013-09-23T13:30:00Z">
        <w:r>
          <w:fldChar w:fldCharType="separate"/>
        </w:r>
      </w:ins>
      <w:ins w:id="7517" w:author="Rev 19 Allen Wirfs-Brock" w:date="2013-09-27T13:22:00Z">
        <w:r w:rsidR="00D433E8">
          <w:t>13.0.1</w:t>
        </w:r>
      </w:ins>
      <w:ins w:id="7518" w:author="Rev 19 Allen Wirfs-Brock" w:date="2013-09-23T13:30:00Z">
        <w:r>
          <w:fldChar w:fldCharType="end"/>
        </w:r>
        <w:r>
          <w:t xml:space="preserve">, </w:t>
        </w:r>
        <w:r>
          <w:fldChar w:fldCharType="begin"/>
        </w:r>
        <w:r>
          <w:instrText xml:space="preserve"> REF _Ref367705688 \r \h </w:instrText>
        </w:r>
      </w:ins>
      <w:ins w:id="7519" w:author="Rev 19 Allen Wirfs-Brock" w:date="2013-09-23T13:30:00Z">
        <w:r>
          <w:fldChar w:fldCharType="separate"/>
        </w:r>
      </w:ins>
      <w:ins w:id="7520" w:author="Rev 19 Allen Wirfs-Brock" w:date="2013-09-27T13:22:00Z">
        <w:r w:rsidR="00D433E8">
          <w:t>13.1.8</w:t>
        </w:r>
      </w:ins>
      <w:ins w:id="7521" w:author="Rev 19 Allen Wirfs-Brock" w:date="2013-09-23T13:30:00Z">
        <w:r>
          <w:fldChar w:fldCharType="end"/>
        </w:r>
        <w:r>
          <w:t xml:space="preserve">, </w:t>
        </w:r>
        <w:r>
          <w:fldChar w:fldCharType="begin"/>
        </w:r>
        <w:r>
          <w:instrText xml:space="preserve"> REF _Ref367705747 \r \h </w:instrText>
        </w:r>
      </w:ins>
      <w:ins w:id="7522" w:author="Rev 19 Allen Wirfs-Brock" w:date="2013-09-23T13:30:00Z">
        <w:r>
          <w:fldChar w:fldCharType="separate"/>
        </w:r>
      </w:ins>
      <w:ins w:id="7523" w:author="Rev 19 Allen Wirfs-Brock" w:date="2013-09-27T13:22:00Z">
        <w:r w:rsidR="00D433E8">
          <w:t>13.5.1</w:t>
        </w:r>
      </w:ins>
      <w:ins w:id="7524" w:author="Rev 19 Allen Wirfs-Brock" w:date="2013-09-23T13:30:00Z">
        <w:r>
          <w:fldChar w:fldCharType="end"/>
        </w:r>
        <w:r>
          <w:t xml:space="preserve">, </w:t>
        </w:r>
        <w:r>
          <w:fldChar w:fldCharType="begin"/>
        </w:r>
        <w:r>
          <w:instrText xml:space="preserve"> REF _Ref367705814 \r \h </w:instrText>
        </w:r>
      </w:ins>
      <w:ins w:id="7525" w:author="Rev 19 Allen Wirfs-Brock" w:date="2013-09-23T13:30:00Z">
        <w:r>
          <w:fldChar w:fldCharType="separate"/>
        </w:r>
      </w:ins>
      <w:ins w:id="7526" w:author="Rev 19 Allen Wirfs-Brock" w:date="2013-09-27T13:22:00Z">
        <w:r w:rsidR="00D433E8">
          <w:t>13.6.1.1</w:t>
        </w:r>
      </w:ins>
      <w:ins w:id="7527" w:author="Rev 19 Allen Wirfs-Brock" w:date="2013-09-23T13:30:00Z">
        <w:r>
          <w:fldChar w:fldCharType="end"/>
        </w:r>
        <w:r>
          <w:t xml:space="preserve">, </w:t>
        </w:r>
        <w:r>
          <w:fldChar w:fldCharType="begin"/>
        </w:r>
        <w:r>
          <w:instrText xml:space="preserve"> REF _Ref367705839 \r \h </w:instrText>
        </w:r>
      </w:ins>
      <w:ins w:id="7528" w:author="Rev 19 Allen Wirfs-Brock" w:date="2013-09-23T13:30:00Z">
        <w:r>
          <w:fldChar w:fldCharType="separate"/>
        </w:r>
      </w:ins>
      <w:ins w:id="7529" w:author="Rev 19 Allen Wirfs-Brock" w:date="2013-09-27T13:22:00Z">
        <w:r w:rsidR="00D433E8">
          <w:t>13.6.2.1</w:t>
        </w:r>
      </w:ins>
      <w:ins w:id="7530" w:author="Rev 19 Allen Wirfs-Brock" w:date="2013-09-23T13:30:00Z">
        <w:r>
          <w:fldChar w:fldCharType="end"/>
        </w:r>
        <w:r>
          <w:t xml:space="preserve">, </w:t>
        </w:r>
        <w:r>
          <w:fldChar w:fldCharType="begin"/>
        </w:r>
        <w:r>
          <w:instrText xml:space="preserve"> REF _Ref367705856 \r \h </w:instrText>
        </w:r>
      </w:ins>
      <w:ins w:id="7531" w:author="Rev 19 Allen Wirfs-Brock" w:date="2013-09-23T13:30:00Z">
        <w:r>
          <w:fldChar w:fldCharType="separate"/>
        </w:r>
      </w:ins>
      <w:ins w:id="7532" w:author="Rev 19 Allen Wirfs-Brock" w:date="2013-09-27T13:22:00Z">
        <w:r w:rsidR="00D433E8">
          <w:t>13.6.3.1</w:t>
        </w:r>
      </w:ins>
      <w:ins w:id="7533" w:author="Rev 19 Allen Wirfs-Brock" w:date="2013-09-23T13:30:00Z">
        <w:r>
          <w:fldChar w:fldCharType="end"/>
        </w:r>
        <w:r>
          <w:t xml:space="preserve">, </w:t>
        </w:r>
        <w:r>
          <w:fldChar w:fldCharType="begin"/>
        </w:r>
        <w:r>
          <w:instrText xml:space="preserve"> REF _Ref367705878 \r \h </w:instrText>
        </w:r>
      </w:ins>
      <w:ins w:id="7534" w:author="Rev 19 Allen Wirfs-Brock" w:date="2013-09-23T13:30:00Z">
        <w:r>
          <w:fldChar w:fldCharType="separate"/>
        </w:r>
      </w:ins>
      <w:ins w:id="7535" w:author="Rev 19 Allen Wirfs-Brock" w:date="2013-09-27T13:22:00Z">
        <w:r w:rsidR="00D433E8">
          <w:t>13.6.4.3</w:t>
        </w:r>
      </w:ins>
      <w:ins w:id="7536" w:author="Rev 19 Allen Wirfs-Brock" w:date="2013-09-23T13:30:00Z">
        <w:r>
          <w:fldChar w:fldCharType="end"/>
        </w:r>
        <w:r>
          <w:t xml:space="preserve">, </w:t>
        </w:r>
        <w:r>
          <w:fldChar w:fldCharType="begin"/>
        </w:r>
        <w:r>
          <w:instrText xml:space="preserve"> REF _Ref367705897 \r \h </w:instrText>
        </w:r>
      </w:ins>
      <w:ins w:id="7537" w:author="Rev 19 Allen Wirfs-Brock" w:date="2013-09-23T13:30:00Z">
        <w:r>
          <w:fldChar w:fldCharType="separate"/>
        </w:r>
      </w:ins>
      <w:ins w:id="7538" w:author="Rev 19 Allen Wirfs-Brock" w:date="2013-09-27T13:22:00Z">
        <w:r w:rsidR="00D433E8">
          <w:t>13.10.2</w:t>
        </w:r>
      </w:ins>
      <w:ins w:id="7539" w:author="Rev 19 Allen Wirfs-Brock" w:date="2013-09-23T13:30:00Z">
        <w:r>
          <w:fldChar w:fldCharType="end"/>
        </w:r>
        <w:r>
          <w:t xml:space="preserve">, </w:t>
        </w:r>
        <w:r>
          <w:fldChar w:fldCharType="begin"/>
        </w:r>
        <w:r>
          <w:instrText xml:space="preserve"> REF _Ref367705949 \r \h </w:instrText>
        </w:r>
      </w:ins>
      <w:ins w:id="7540" w:author="Rev 19 Allen Wirfs-Brock" w:date="2013-09-23T13:30:00Z">
        <w:r>
          <w:fldChar w:fldCharType="separate"/>
        </w:r>
      </w:ins>
      <w:ins w:id="7541" w:author="Rev 19 Allen Wirfs-Brock" w:date="2013-09-27T13:22:00Z">
        <w:r w:rsidR="00D433E8">
          <w:t>13.12.2</w:t>
        </w:r>
      </w:ins>
      <w:ins w:id="7542" w:author="Rev 19 Allen Wirfs-Brock" w:date="2013-09-23T13:30:00Z">
        <w:r>
          <w:fldChar w:fldCharType="end"/>
        </w:r>
        <w:r>
          <w:t xml:space="preserve">, </w:t>
        </w:r>
        <w:r>
          <w:fldChar w:fldCharType="begin"/>
        </w:r>
        <w:r>
          <w:instrText xml:space="preserve"> REF _Ref367705968 \r \h </w:instrText>
        </w:r>
      </w:ins>
      <w:ins w:id="7543" w:author="Rev 19 Allen Wirfs-Brock" w:date="2013-09-23T13:30:00Z">
        <w:r>
          <w:fldChar w:fldCharType="separate"/>
        </w:r>
      </w:ins>
      <w:ins w:id="7544" w:author="Rev 19 Allen Wirfs-Brock" w:date="2013-09-27T13:22:00Z">
        <w:r w:rsidR="00D433E8">
          <w:t>13.14.2</w:t>
        </w:r>
      </w:ins>
      <w:ins w:id="7545" w:author="Rev 19 Allen Wirfs-Brock" w:date="2013-09-23T13:30:00Z">
        <w:r>
          <w:fldChar w:fldCharType="end"/>
        </w:r>
        <w:r>
          <w:t xml:space="preserve">, </w:t>
        </w:r>
        <w:r>
          <w:fldChar w:fldCharType="begin"/>
        </w:r>
        <w:r>
          <w:instrText xml:space="preserve"> REF _Ref367705999 \r \h </w:instrText>
        </w:r>
      </w:ins>
      <w:ins w:id="7546" w:author="Rev 19 Allen Wirfs-Brock" w:date="2013-09-23T13:30:00Z">
        <w:r>
          <w:fldChar w:fldCharType="separate"/>
        </w:r>
      </w:ins>
      <w:ins w:id="7547" w:author="Rev 19 Allen Wirfs-Brock" w:date="2013-09-27T13:22:00Z">
        <w:r w:rsidR="00D433E8">
          <w:t>14.1.10</w:t>
        </w:r>
      </w:ins>
      <w:ins w:id="7548" w:author="Rev 19 Allen Wirfs-Brock" w:date="2013-09-23T13:30:00Z">
        <w:r>
          <w:fldChar w:fldCharType="end"/>
        </w:r>
        <w:r>
          <w:t xml:space="preserve">, </w:t>
        </w:r>
        <w:r>
          <w:fldChar w:fldCharType="begin"/>
        </w:r>
        <w:r>
          <w:instrText xml:space="preserve"> REF _Ref367706057 \r \h </w:instrText>
        </w:r>
      </w:ins>
      <w:ins w:id="7549" w:author="Rev 19 Allen Wirfs-Brock" w:date="2013-09-23T13:30:00Z">
        <w:r>
          <w:fldChar w:fldCharType="separate"/>
        </w:r>
      </w:ins>
      <w:ins w:id="7550" w:author="Rev 19 Allen Wirfs-Brock" w:date="2013-09-27T13:22:00Z">
        <w:r w:rsidR="00D433E8">
          <w:t>14.4.8</w:t>
        </w:r>
      </w:ins>
      <w:ins w:id="7551" w:author="Rev 19 Allen Wirfs-Brock" w:date="2013-09-23T13:30:00Z">
        <w:r>
          <w:fldChar w:fldCharType="end"/>
        </w:r>
        <w:r>
          <w:t xml:space="preserve">, </w:t>
        </w:r>
        <w:r>
          <w:fldChar w:fldCharType="begin"/>
        </w:r>
        <w:r>
          <w:instrText xml:space="preserve"> REF _Ref367706084 \r \h </w:instrText>
        </w:r>
      </w:ins>
      <w:ins w:id="7552" w:author="Rev 19 Allen Wirfs-Brock" w:date="2013-09-23T13:30:00Z">
        <w:r>
          <w:fldChar w:fldCharType="separate"/>
        </w:r>
      </w:ins>
      <w:ins w:id="7553" w:author="Rev 19 Allen Wirfs-Brock" w:date="2013-09-27T13:22:00Z">
        <w:r w:rsidR="00D433E8">
          <w:t>14.5.13</w:t>
        </w:r>
      </w:ins>
      <w:ins w:id="7554" w:author="Rev 19 Allen Wirfs-Brock" w:date="2013-09-23T13:30:00Z">
        <w:r>
          <w:fldChar w:fldCharType="end"/>
        </w:r>
        <w:r>
          <w:t xml:space="preserve">, </w:t>
        </w:r>
        <w:r>
          <w:fldChar w:fldCharType="begin"/>
        </w:r>
        <w:r>
          <w:instrText xml:space="preserve"> REF _Ref367706111 \r \h </w:instrText>
        </w:r>
      </w:ins>
      <w:ins w:id="7555" w:author="Rev 19 Allen Wirfs-Brock" w:date="2013-09-23T13:30:00Z">
        <w:r>
          <w:fldChar w:fldCharType="separate"/>
        </w:r>
      </w:ins>
      <w:ins w:id="7556" w:author="Rev 19 Allen Wirfs-Brock" w:date="2013-09-27T13:22:00Z">
        <w:r w:rsidR="00D433E8">
          <w:t>15.1.0.5</w:t>
        </w:r>
      </w:ins>
      <w:ins w:id="7557" w:author="Rev 19 Allen Wirfs-Brock" w:date="2013-09-23T13:30:00Z">
        <w:r>
          <w:fldChar w:fldCharType="end"/>
        </w:r>
        <w:r>
          <w:t xml:space="preserve">, </w:t>
        </w:r>
        <w:r>
          <w:fldChar w:fldCharType="begin"/>
        </w:r>
        <w:r>
          <w:instrText xml:space="preserve"> REF _Ref367706146 \r \h </w:instrText>
        </w:r>
      </w:ins>
      <w:ins w:id="7558" w:author="Rev 19 Allen Wirfs-Brock" w:date="2013-09-23T13:30:00Z">
        <w:r>
          <w:fldChar w:fldCharType="separate"/>
        </w:r>
      </w:ins>
      <w:ins w:id="7559" w:author="Rev 19 Allen Wirfs-Brock" w:date="2013-09-27T13:22:00Z">
        <w:r w:rsidR="00D433E8">
          <w:t>15.2.5</w:t>
        </w:r>
      </w:ins>
      <w:ins w:id="7560" w:author="Rev 19 Allen Wirfs-Brock" w:date="2013-09-23T13:30:00Z">
        <w:r>
          <w:fldChar w:fldCharType="end"/>
        </w:r>
        <w:r>
          <w:t>.</w:t>
        </w:r>
      </w:ins>
    </w:p>
    <w:p w14:paraId="3894B747" w14:textId="77777777" w:rsidR="00211FB7" w:rsidRPr="00E77497" w:rsidRDefault="00211FB7" w:rsidP="00211FB7">
      <w:pPr>
        <w:jc w:val="left"/>
      </w:pPr>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14:paraId="3C47E364" w14:textId="77777777" w:rsidR="00211FB7" w:rsidRPr="00E77497" w:rsidRDefault="00211FB7" w:rsidP="00C47E72">
      <w:pPr>
        <w:pStyle w:val="Alg4"/>
        <w:numPr>
          <w:ilvl w:val="0"/>
          <w:numId w:val="484"/>
        </w:numPr>
        <w:spacing w:after="220"/>
        <w:contextualSpacing/>
      </w:pPr>
      <w:r w:rsidRPr="00E77497">
        <w:t xml:space="preserve">Return the VarDeclaredNames of </w:t>
      </w:r>
      <w:r w:rsidR="00A834BB" w:rsidRPr="00E77497">
        <w:rPr>
          <w:i/>
        </w:rPr>
        <w:t>CaseBlock</w:t>
      </w:r>
      <w:r w:rsidRPr="00E77497">
        <w:t>.</w:t>
      </w:r>
    </w:p>
    <w:p w14:paraId="2CEB4527" w14:textId="77777777"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14:paraId="58C8AA21" w14:textId="77777777" w:rsidR="00383225" w:rsidRPr="003B4312" w:rsidRDefault="00383225" w:rsidP="00C47E72">
      <w:pPr>
        <w:pStyle w:val="Alg4"/>
        <w:numPr>
          <w:ilvl w:val="0"/>
          <w:numId w:val="601"/>
        </w:numPr>
        <w:spacing w:after="220"/>
        <w:contextualSpacing/>
      </w:pPr>
      <w:r w:rsidRPr="003B4312">
        <w:t>Return a new empty List.</w:t>
      </w:r>
    </w:p>
    <w:p w14:paraId="2533A056" w14:textId="77777777" w:rsidR="001B37E6" w:rsidRPr="004D1BD1" w:rsidRDefault="001B37E6" w:rsidP="001B37E6">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14:paraId="489ACFBE" w14:textId="77777777" w:rsidR="001B37E6" w:rsidRPr="004D1BD1" w:rsidRDefault="001B37E6" w:rsidP="00C47E72">
      <w:pPr>
        <w:pStyle w:val="Alg4"/>
        <w:numPr>
          <w:ilvl w:val="0"/>
          <w:numId w:val="518"/>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p>
    <w:p w14:paraId="76209751" w14:textId="77777777" w:rsidR="001B37E6" w:rsidRPr="006B6D0A" w:rsidRDefault="001B37E6" w:rsidP="00C47E72">
      <w:pPr>
        <w:pStyle w:val="Alg4"/>
        <w:numPr>
          <w:ilvl w:val="0"/>
          <w:numId w:val="518"/>
        </w:numPr>
        <w:spacing w:after="220"/>
        <w:contextualSpacing/>
      </w:pPr>
      <w:r w:rsidRPr="003B4312">
        <w:t xml:space="preserve">Else let </w:t>
      </w:r>
      <w:r w:rsidRPr="006B6D0A">
        <w:rPr>
          <w:i/>
        </w:rPr>
        <w:t>names</w:t>
      </w:r>
      <w:r w:rsidRPr="006B6D0A">
        <w:t xml:space="preserve"> be a new empty List.</w:t>
      </w:r>
    </w:p>
    <w:p w14:paraId="5B5A02D3" w14:textId="77777777" w:rsidR="001B37E6" w:rsidRPr="003B4312" w:rsidRDefault="001B37E6" w:rsidP="00C47E72">
      <w:pPr>
        <w:pStyle w:val="Alg4"/>
        <w:numPr>
          <w:ilvl w:val="0"/>
          <w:numId w:val="518"/>
        </w:numPr>
        <w:spacing w:after="220"/>
        <w:contextualSpacing/>
        <w:rPr>
          <w:rStyle w:val="bnf"/>
          <w:i w:val="0"/>
        </w:rPr>
      </w:pPr>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p>
    <w:p w14:paraId="272B30FF" w14:textId="77777777" w:rsidR="001B37E6" w:rsidRPr="006B6D0A" w:rsidRDefault="001B37E6" w:rsidP="00C47E72">
      <w:pPr>
        <w:pStyle w:val="Alg4"/>
        <w:numPr>
          <w:ilvl w:val="0"/>
          <w:numId w:val="518"/>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14:paraId="3F036008" w14:textId="77777777" w:rsidR="001B37E6" w:rsidRPr="004D1BD1" w:rsidRDefault="001B37E6" w:rsidP="00C47E72">
      <w:pPr>
        <w:pStyle w:val="Alg4"/>
        <w:numPr>
          <w:ilvl w:val="0"/>
          <w:numId w:val="518"/>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VarDeclaredNames of the se</w:t>
      </w:r>
      <w:r w:rsidRPr="009C202C">
        <w:t xml:space="preserve">cond </w:t>
      </w:r>
      <w:r w:rsidRPr="00C7794D">
        <w:rPr>
          <w:i/>
        </w:rPr>
        <w:t>CaseClauses</w:t>
      </w:r>
      <w:r w:rsidRPr="004D1BD1">
        <w:t>.</w:t>
      </w:r>
    </w:p>
    <w:p w14:paraId="7F87F1FD" w14:textId="77777777" w:rsidR="003B4033" w:rsidRPr="00E77497" w:rsidRDefault="003B4033" w:rsidP="003B4033">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14:paraId="1D5B6402" w14:textId="77777777" w:rsidR="003B4033" w:rsidRPr="00E77497" w:rsidRDefault="003B4033" w:rsidP="00C47E72">
      <w:pPr>
        <w:pStyle w:val="Alg4"/>
        <w:numPr>
          <w:ilvl w:val="0"/>
          <w:numId w:val="522"/>
        </w:numPr>
        <w:spacing w:after="220"/>
        <w:contextualSpacing/>
      </w:pPr>
      <w:r w:rsidRPr="00E77497">
        <w:t xml:space="preserve">Let </w:t>
      </w:r>
      <w:r w:rsidRPr="00E77497">
        <w:rPr>
          <w:i/>
        </w:rPr>
        <w:t xml:space="preserve">names </w:t>
      </w:r>
      <w:r w:rsidRPr="00E77497">
        <w:t xml:space="preserve">be VarDeclaredNames of </w:t>
      </w:r>
      <w:r w:rsidRPr="00E77497">
        <w:rPr>
          <w:i/>
        </w:rPr>
        <w:t>CaseClauses</w:t>
      </w:r>
      <w:r w:rsidRPr="00E77497">
        <w:t>.</w:t>
      </w:r>
    </w:p>
    <w:p w14:paraId="5618662F" w14:textId="77777777" w:rsidR="003B4033" w:rsidRPr="00E77497" w:rsidRDefault="003B4033" w:rsidP="00C47E72">
      <w:pPr>
        <w:pStyle w:val="Alg4"/>
        <w:numPr>
          <w:ilvl w:val="0"/>
          <w:numId w:val="52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p>
    <w:p w14:paraId="01150187" w14:textId="77777777" w:rsidR="003B4033" w:rsidRPr="00E77497" w:rsidRDefault="003B4033" w:rsidP="00C47E72">
      <w:pPr>
        <w:pStyle w:val="Alg4"/>
        <w:numPr>
          <w:ilvl w:val="0"/>
          <w:numId w:val="522"/>
        </w:numPr>
        <w:spacing w:after="220"/>
        <w:contextualSpacing/>
      </w:pPr>
      <w:r w:rsidRPr="00E77497">
        <w:t xml:space="preserve">Return </w:t>
      </w:r>
      <w:r w:rsidRPr="00E77497">
        <w:rPr>
          <w:rStyle w:val="bnf"/>
        </w:rPr>
        <w:t>names</w:t>
      </w:r>
      <w:r w:rsidRPr="00E77497">
        <w:t>.</w:t>
      </w:r>
    </w:p>
    <w:p w14:paraId="1DE85377" w14:textId="77777777" w:rsidR="006E623C" w:rsidRPr="00E77497" w:rsidRDefault="006E623C" w:rsidP="006E623C">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14:paraId="74D6B147" w14:textId="77777777" w:rsidR="006E623C" w:rsidRPr="00E77497" w:rsidRDefault="006E623C" w:rsidP="00C47E72">
      <w:pPr>
        <w:pStyle w:val="Alg4"/>
        <w:numPr>
          <w:ilvl w:val="0"/>
          <w:numId w:val="567"/>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14:paraId="6B5BED36" w14:textId="77777777" w:rsidR="006E623C" w:rsidRPr="00E77497" w:rsidRDefault="006E623C" w:rsidP="00C47E72">
      <w:pPr>
        <w:pStyle w:val="Alg4"/>
        <w:numPr>
          <w:ilvl w:val="0"/>
          <w:numId w:val="567"/>
        </w:numPr>
        <w:spacing w:after="220"/>
        <w:contextualSpacing/>
      </w:pPr>
      <w:r w:rsidRPr="00E77497">
        <w:t>Else return a new empty List.</w:t>
      </w:r>
    </w:p>
    <w:p w14:paraId="40A80EF4" w14:textId="77777777" w:rsidR="00A12F50" w:rsidRPr="00E77497" w:rsidRDefault="00A12F50" w:rsidP="00A12F5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14:paraId="0A52747F" w14:textId="77777777" w:rsidR="00A12F50" w:rsidRPr="00E77497" w:rsidRDefault="00A12F50" w:rsidP="00C47E72">
      <w:pPr>
        <w:pStyle w:val="Alg4"/>
        <w:numPr>
          <w:ilvl w:val="0"/>
          <w:numId w:val="524"/>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14:paraId="184BD50D" w14:textId="77777777" w:rsidR="00A12F50" w:rsidRPr="00E77497" w:rsidRDefault="00A12F50" w:rsidP="00C47E72">
      <w:pPr>
        <w:pStyle w:val="Alg4"/>
        <w:numPr>
          <w:ilvl w:val="0"/>
          <w:numId w:val="524"/>
        </w:numPr>
        <w:spacing w:after="220"/>
        <w:contextualSpacing/>
      </w:pPr>
      <w:r w:rsidRPr="00E77497">
        <w:t>Else return a new empty List.</w:t>
      </w:r>
    </w:p>
    <w:p w14:paraId="30390DF1" w14:textId="77777777" w:rsidR="003C2189" w:rsidRPr="00E77497" w:rsidDel="00B336AA" w:rsidRDefault="003C2189">
      <w:pPr>
        <w:pStyle w:val="30"/>
        <w:rPr>
          <w:del w:id="7561" w:author="Rev 19 Allen Wirfs-Brock" w:date="2013-09-11T18:40:00Z"/>
        </w:rPr>
      </w:pPr>
      <w:del w:id="7562" w:author="Rev 19 Allen Wirfs-Brock" w:date="2013-09-11T18:40:00Z">
        <w:r w:rsidRPr="00E77497" w:rsidDel="00B336AA">
          <w:delText>Runtime Semantics</w:delText>
        </w:r>
        <w:bookmarkStart w:id="7563" w:name="_Toc368034505"/>
        <w:bookmarkStart w:id="7564" w:name="_Toc368049728"/>
        <w:bookmarkStart w:id="7565" w:name="_Toc368050505"/>
        <w:bookmarkEnd w:id="7563"/>
        <w:bookmarkEnd w:id="7564"/>
        <w:bookmarkEnd w:id="7565"/>
      </w:del>
    </w:p>
    <w:p w14:paraId="17D8B590" w14:textId="77777777" w:rsidR="005D7E43" w:rsidRDefault="00052EFC" w:rsidP="006A78DC">
      <w:pPr>
        <w:pStyle w:val="30"/>
        <w:rPr>
          <w:rFonts w:ascii="Helvetica" w:hAnsi="Helvetica"/>
          <w:spacing w:val="6"/>
        </w:rPr>
      </w:pPr>
      <w:bookmarkStart w:id="7566" w:name="_Toc368050506"/>
      <w:r w:rsidRPr="00E77497">
        <w:rPr>
          <w:rFonts w:ascii="Helvetica" w:hAnsi="Helvetica"/>
        </w:rPr>
        <w:t xml:space="preserve">Runtime Semantics: </w:t>
      </w:r>
      <w:r>
        <w:rPr>
          <w:rFonts w:ascii="Helvetica" w:hAnsi="Helvetica"/>
        </w:rPr>
        <w:t>Case</w:t>
      </w:r>
      <w:del w:id="7567" w:author="Rev 19 Allen Wirfs-Brock" w:date="2013-09-23T16:35:00Z">
        <w:r w:rsidR="009523C0" w:rsidDel="00427ECF">
          <w:rPr>
            <w:rFonts w:ascii="Helvetica" w:hAnsi="Helvetica"/>
          </w:rPr>
          <w:delText xml:space="preserve"> </w:delText>
        </w:r>
      </w:del>
      <w:r w:rsidR="009523C0">
        <w:rPr>
          <w:rFonts w:ascii="Helvetica" w:hAnsi="Helvetica"/>
        </w:rPr>
        <w:t>Block</w:t>
      </w:r>
      <w:del w:id="7568" w:author="Rev 19 Allen Wirfs-Brock" w:date="2013-09-23T16:35:00Z">
        <w:r w:rsidDel="00427ECF">
          <w:rPr>
            <w:rFonts w:ascii="Helvetica" w:hAnsi="Helvetica"/>
          </w:rPr>
          <w:delText xml:space="preserve"> </w:delText>
        </w:r>
      </w:del>
      <w:r w:rsidRPr="00E77497">
        <w:rPr>
          <w:rFonts w:ascii="Helvetica" w:hAnsi="Helvetica"/>
          <w:spacing w:val="6"/>
        </w:rPr>
        <w:t>Evaluation</w:t>
      </w:r>
      <w:bookmarkEnd w:id="7566"/>
    </w:p>
    <w:p w14:paraId="6FBA1513" w14:textId="77777777" w:rsidR="005D7E43" w:rsidRPr="00FA3203" w:rsidRDefault="005D7E43" w:rsidP="005D7E43">
      <w:pPr>
        <w:ind w:left="360"/>
      </w:pPr>
      <w:r>
        <w:t>W</w:t>
      </w:r>
      <w:r w:rsidRPr="004418C4">
        <w:t xml:space="preserve">ith argument </w:t>
      </w:r>
      <w:r>
        <w:rPr>
          <w:rFonts w:ascii="Times New Roman" w:hAnsi="Times New Roman"/>
          <w:i/>
        </w:rPr>
        <w:t>input</w:t>
      </w:r>
      <w:r>
        <w:t>.</w:t>
      </w:r>
    </w:p>
    <w:p w14:paraId="50C769D8" w14:textId="77777777"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p>
    <w:p w14:paraId="0D346BB3"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7569"/>
      <w:r w:rsidR="005D7E43" w:rsidRPr="00DA1E6A">
        <w:rPr>
          <w:rFonts w:ascii="Times New Roman" w:eastAsia="Times New Roman" w:hAnsi="Times New Roman"/>
          <w:b/>
          <w:spacing w:val="6"/>
          <w:lang w:eastAsia="en-US"/>
        </w:rPr>
        <w:t>undefined</w:t>
      </w:r>
      <w:commentRangeEnd w:id="7569"/>
      <w:r w:rsidR="005D7E43">
        <w:rPr>
          <w:rStyle w:val="af6"/>
        </w:rPr>
        <w:commentReference w:id="7569"/>
      </w:r>
      <w:r w:rsidRPr="00C7794D">
        <w:rPr>
          <w:rFonts w:ascii="Times New Roman" w:hAnsi="Times New Roman"/>
        </w:rPr>
        <w:t>.</w:t>
      </w:r>
    </w:p>
    <w:p w14:paraId="2F14588B"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14:paraId="3A958DE9"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14:paraId="1671ED14"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14:paraId="2BA0CC0B"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14:paraId="52C0892D" w14:textId="77777777" w:rsidR="004C02EF" w:rsidRPr="00C7794D" w:rsidRDefault="004C02EF" w:rsidP="008D6401">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D6401">
        <w:rPr>
          <w:rFonts w:ascii="Times New Roman" w:hAnsi="Times New Roman"/>
        </w:rPr>
        <w:t>Case</w:t>
      </w:r>
      <w:del w:id="7570" w:author="Rev 19 Allen Wirfs-Brock" w:date="2013-09-23T16:37:00Z">
        <w:r w:rsidR="008D6401" w:rsidDel="00427ECF">
          <w:rPr>
            <w:rFonts w:ascii="Times New Roman" w:hAnsi="Times New Roman"/>
          </w:rPr>
          <w:delText xml:space="preserve"> </w:delText>
        </w:r>
      </w:del>
      <w:r w:rsidR="008D6401">
        <w:rPr>
          <w:rFonts w:ascii="Times New Roman" w:hAnsi="Times New Roman"/>
        </w:rPr>
        <w:t>Selector</w:t>
      </w:r>
      <w:del w:id="7571" w:author="Rev 19 Allen Wirfs-Brock" w:date="2013-09-23T16:37:00Z">
        <w:r w:rsidR="008D6401" w:rsidDel="00427ECF">
          <w:rPr>
            <w:rFonts w:ascii="Times New Roman" w:hAnsi="Times New Roman"/>
          </w:rPr>
          <w:delText xml:space="preserve"> </w:delText>
        </w:r>
      </w:del>
      <w:r w:rsidR="008D6401">
        <w:rPr>
          <w:rFonts w:ascii="Times New Roman" w:hAnsi="Times New Roman"/>
        </w:rPr>
        <w:t>Evaluation of</w:t>
      </w:r>
      <w:r w:rsidR="008D6401"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14:paraId="3F5B729E" w14:textId="77777777" w:rsidR="00DA1E6A" w:rsidRDefault="006552DF" w:rsidP="00DA1E6A">
      <w:pPr>
        <w:pStyle w:val="Alg2"/>
        <w:numPr>
          <w:ilvl w:val="1"/>
          <w:numId w:val="131"/>
        </w:numPr>
        <w:contextualSpacing/>
      </w:pPr>
      <w:r>
        <w:t>ReturnIfAbrupt(</w:t>
      </w:r>
      <w:r w:rsidRPr="00C7794D">
        <w:rPr>
          <w:i/>
        </w:rPr>
        <w:t>clauseSelector</w:t>
      </w:r>
      <w:r>
        <w:t>)</w:t>
      </w:r>
      <w:r w:rsidR="00DA1E6A">
        <w:t>.</w:t>
      </w:r>
    </w:p>
    <w:p w14:paraId="3248E720" w14:textId="77777777" w:rsidR="00102782" w:rsidRDefault="00102782" w:rsidP="00102782">
      <w:pPr>
        <w:numPr>
          <w:ilvl w:val="1"/>
          <w:numId w:val="131"/>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102782">
        <w:rPr>
          <w:rFonts w:ascii="Times New Roman" w:hAnsi="Times New Roman"/>
          <w:i/>
          <w:iCs/>
        </w:rPr>
        <w:t>matched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14:paraId="31D7744B" w14:textId="77777777" w:rsidR="004C02EF" w:rsidRPr="00C7794D" w:rsidRDefault="004C02EF" w:rsidP="00102782">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00102782" w:rsidRPr="00102782">
        <w:rPr>
          <w:rFonts w:ascii="Times New Roman" w:hAnsi="Times New Roman"/>
          <w:i/>
          <w:iCs/>
        </w:rPr>
        <w:t>matched</w:t>
      </w:r>
      <w:r w:rsidR="00102782">
        <w:rPr>
          <w:rFonts w:ascii="Times New Roman" w:hAnsi="Times New Roman"/>
        </w:rPr>
        <w:t xml:space="preserve"> </w:t>
      </w:r>
      <w:r w:rsidRPr="00C7794D">
        <w:rPr>
          <w:rFonts w:ascii="Times New Roman" w:hAnsi="Times New Roman"/>
        </w:rPr>
        <w:t xml:space="preserve">is </w:t>
      </w:r>
      <w:r w:rsidR="00102782">
        <w:rPr>
          <w:rFonts w:ascii="Times New Roman" w:hAnsi="Times New Roman"/>
          <w:b/>
          <w:bCs/>
        </w:rPr>
        <w:t>true</w:t>
      </w:r>
      <w:r w:rsidRPr="00C7794D">
        <w:rPr>
          <w:rFonts w:ascii="Times New Roman" w:hAnsi="Times New Roman"/>
        </w:rPr>
        <w:t>, then</w:t>
      </w:r>
    </w:p>
    <w:p w14:paraId="31952788"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14:paraId="421A4E6B"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063F39B0" w14:textId="77777777" w:rsidR="004C02EF" w:rsidRPr="00C7794D" w:rsidRDefault="00D8486C" w:rsidP="008D6401">
      <w:pPr>
        <w:numPr>
          <w:ilvl w:val="3"/>
          <w:numId w:val="131"/>
        </w:numPr>
        <w:autoSpaceDE w:val="0"/>
        <w:autoSpaceDN w:val="0"/>
        <w:adjustRightInd w:val="0"/>
        <w:spacing w:before="100" w:after="100" w:line="240" w:lineRule="auto"/>
        <w:contextualSpacing/>
        <w:jc w:val="left"/>
        <w:rPr>
          <w:rFonts w:ascii="Times New Roman" w:hAnsi="Times New Roman"/>
        </w:rPr>
      </w:pPr>
      <w:ins w:id="7572" w:author="Rev 19 Allen Wirfs-Brock" w:date="2013-09-10T10:21:00Z">
        <w:r>
          <w:rPr>
            <w:rFonts w:ascii="Times New Roman" w:hAnsi="Times New Roman"/>
          </w:rPr>
          <w:t>L</w:t>
        </w:r>
        <w:r w:rsidRPr="00C7794D">
          <w:rPr>
            <w:rFonts w:ascii="Times New Roman" w:hAnsi="Times New Roman"/>
          </w:rPr>
          <w:t xml:space="preserve">et </w:t>
        </w:r>
        <w:r>
          <w:rPr>
            <w:rFonts w:ascii="Times New Roman" w:hAnsi="Times New Roman"/>
            <w:i/>
            <w:iCs/>
          </w:rPr>
          <w:t>V</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573" w:author="Rev 19 Allen Wirfs-Brock" w:date="2013-09-10T10:21:00Z">
        <w:r w:rsidR="004C02EF" w:rsidRPr="00C7794D" w:rsidDel="00D8486C">
          <w:rPr>
            <w:rFonts w:ascii="Times New Roman" w:hAnsi="Times New Roman"/>
          </w:rPr>
          <w:delText>Evaluate</w:delText>
        </w:r>
        <w:r w:rsidR="004C02EF" w:rsidRPr="00C7794D" w:rsidDel="00D8486C">
          <w:rPr>
            <w:rFonts w:ascii="Times New Roman" w:hAnsi="Times New Roman"/>
            <w:i/>
            <w:iCs/>
          </w:rPr>
          <w:delText xml:space="preserve"> </w:delText>
        </w:r>
      </w:del>
      <w:r w:rsidR="004C02EF" w:rsidRPr="00C7794D">
        <w:rPr>
          <w:rFonts w:ascii="Times New Roman" w:hAnsi="Times New Roman"/>
          <w:i/>
          <w:iCs/>
        </w:rPr>
        <w:t>C</w:t>
      </w:r>
      <w:r w:rsidR="004C02EF" w:rsidRPr="00C7794D">
        <w:rPr>
          <w:rFonts w:ascii="Times New Roman" w:hAnsi="Times New Roman"/>
        </w:rPr>
        <w:t xml:space="preserve">’s </w:t>
      </w:r>
      <w:r w:rsidR="004C02EF" w:rsidRPr="00C7794D">
        <w:rPr>
          <w:rFonts w:ascii="Times New Roman" w:hAnsi="Times New Roman"/>
          <w:i/>
        </w:rPr>
        <w:t>StatementList</w:t>
      </w:r>
      <w:del w:id="7574" w:author="Rev 19 Allen Wirfs-Brock" w:date="2013-09-10T10:21:00Z">
        <w:r w:rsidR="004C02EF" w:rsidRPr="00C7794D" w:rsidDel="00D8486C">
          <w:rPr>
            <w:rFonts w:ascii="Times New Roman" w:hAnsi="Times New Roman"/>
          </w:rPr>
          <w:delText xml:space="preserve"> and let</w:delText>
        </w:r>
        <w:r w:rsidR="004C02EF" w:rsidRPr="00C7794D" w:rsidDel="00D8486C">
          <w:rPr>
            <w:rFonts w:ascii="Times New Roman" w:hAnsi="Times New Roman"/>
            <w:i/>
            <w:iCs/>
          </w:rPr>
          <w:delText xml:space="preserve"> </w:delText>
        </w:r>
        <w:r w:rsidR="008D6401" w:rsidDel="00D8486C">
          <w:rPr>
            <w:rFonts w:ascii="Times New Roman" w:hAnsi="Times New Roman"/>
            <w:i/>
            <w:iCs/>
          </w:rPr>
          <w:delText>V</w:delText>
        </w:r>
        <w:r w:rsidR="008D6401" w:rsidRPr="00C7794D" w:rsidDel="00D8486C">
          <w:rPr>
            <w:rFonts w:ascii="Times New Roman" w:hAnsi="Times New Roman"/>
          </w:rPr>
          <w:delText xml:space="preserve"> </w:delText>
        </w:r>
        <w:r w:rsidR="004C02EF" w:rsidRPr="00C7794D" w:rsidDel="00D8486C">
          <w:rPr>
            <w:rFonts w:ascii="Times New Roman" w:hAnsi="Times New Roman"/>
          </w:rPr>
          <w:delText>be the result</w:delText>
        </w:r>
      </w:del>
      <w:r w:rsidR="004C02EF" w:rsidRPr="00C7794D">
        <w:rPr>
          <w:rFonts w:ascii="Times New Roman" w:hAnsi="Times New Roman"/>
        </w:rPr>
        <w:t>.</w:t>
      </w:r>
    </w:p>
    <w:p w14:paraId="4294CE1C" w14:textId="77777777" w:rsidR="004C02EF" w:rsidRPr="00C7794D" w:rsidRDefault="006552DF" w:rsidP="008D6401">
      <w:pPr>
        <w:numPr>
          <w:ilvl w:val="3"/>
          <w:numId w:val="131"/>
        </w:numPr>
        <w:autoSpaceDE w:val="0"/>
        <w:autoSpaceDN w:val="0"/>
        <w:adjustRightInd w:val="0"/>
        <w:spacing w:before="100" w:after="100" w:line="240" w:lineRule="auto"/>
        <w:contextualSpacing/>
        <w:jc w:val="left"/>
        <w:rPr>
          <w:rFonts w:ascii="Times New Roman" w:hAnsi="Times New Roman"/>
        </w:rPr>
      </w:pPr>
      <w:r w:rsidRPr="004012E4">
        <w:rPr>
          <w:rFonts w:ascii="Times New Roman" w:hAnsi="Times New Roman"/>
        </w:rPr>
        <w:t>ReturnIfAbrupt(</w:t>
      </w:r>
      <w:r w:rsidR="008D6401">
        <w:rPr>
          <w:rFonts w:ascii="Times New Roman" w:hAnsi="Times New Roman"/>
          <w:i/>
        </w:rPr>
        <w:t>V</w:t>
      </w:r>
      <w:r w:rsidRPr="004012E4">
        <w:rPr>
          <w:rFonts w:ascii="Times New Roman" w:hAnsi="Times New Roman"/>
        </w:rPr>
        <w:t>)</w:t>
      </w:r>
      <w:r w:rsidR="004C02EF" w:rsidRPr="00C7794D">
        <w:rPr>
          <w:rFonts w:ascii="Times New Roman" w:hAnsi="Times New Roman"/>
        </w:rPr>
        <w:t>.</w:t>
      </w:r>
    </w:p>
    <w:p w14:paraId="61B3D259"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14:paraId="4A9999CA"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14:paraId="01ADC516"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026E8349" w14:textId="77777777" w:rsidR="004C02EF" w:rsidRPr="00C7794D" w:rsidRDefault="00D8486C" w:rsidP="00C47E72">
      <w:pPr>
        <w:numPr>
          <w:ilvl w:val="2"/>
          <w:numId w:val="131"/>
        </w:numPr>
        <w:autoSpaceDE w:val="0"/>
        <w:autoSpaceDN w:val="0"/>
        <w:adjustRightInd w:val="0"/>
        <w:spacing w:before="100" w:after="100" w:line="240" w:lineRule="auto"/>
        <w:contextualSpacing/>
        <w:jc w:val="left"/>
        <w:rPr>
          <w:rFonts w:ascii="Times New Roman" w:hAnsi="Times New Roman"/>
        </w:rPr>
      </w:pPr>
      <w:ins w:id="7575" w:author="Rev 19 Allen Wirfs-Brock" w:date="2013-09-10T10:21: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576" w:author="Rev 19 Allen Wirfs-Brock" w:date="2013-09-10T10:21:00Z">
        <w:r w:rsidR="004C02EF" w:rsidRPr="00C7794D" w:rsidDel="00D8486C">
          <w:rPr>
            <w:rFonts w:ascii="Times New Roman" w:hAnsi="Times New Roman"/>
          </w:rPr>
          <w:delText>Evaluate</w:delText>
        </w:r>
        <w:r w:rsidR="004C02EF" w:rsidRPr="00C7794D" w:rsidDel="00D8486C">
          <w:rPr>
            <w:rFonts w:ascii="Times New Roman" w:hAnsi="Times New Roman"/>
            <w:i/>
            <w:iCs/>
          </w:rPr>
          <w:delText xml:space="preserve"> </w:delText>
        </w:r>
      </w:del>
      <w:r w:rsidR="004C02EF" w:rsidRPr="00C7794D">
        <w:rPr>
          <w:rFonts w:ascii="Times New Roman" w:hAnsi="Times New Roman"/>
          <w:i/>
          <w:iCs/>
        </w:rPr>
        <w:t>C</w:t>
      </w:r>
      <w:r w:rsidR="004C02EF" w:rsidRPr="00C7794D">
        <w:rPr>
          <w:rFonts w:ascii="Times New Roman" w:hAnsi="Times New Roman"/>
        </w:rPr>
        <w:t xml:space="preserve">’s </w:t>
      </w:r>
      <w:r w:rsidR="004C02EF" w:rsidRPr="00C7794D">
        <w:rPr>
          <w:rFonts w:ascii="Times New Roman" w:hAnsi="Times New Roman"/>
          <w:i/>
        </w:rPr>
        <w:t>StatementList</w:t>
      </w:r>
      <w:del w:id="7577" w:author="Rev 19 Allen Wirfs-Brock" w:date="2013-09-10T10:21:00Z">
        <w:r w:rsidR="004C02EF" w:rsidRPr="00C7794D" w:rsidDel="00D8486C">
          <w:rPr>
            <w:rFonts w:ascii="Times New Roman" w:hAnsi="Times New Roman"/>
          </w:rPr>
          <w:delText xml:space="preserve"> and let</w:delText>
        </w:r>
        <w:r w:rsidR="004C02EF" w:rsidRPr="00C7794D" w:rsidDel="00D8486C">
          <w:rPr>
            <w:rFonts w:ascii="Times New Roman" w:hAnsi="Times New Roman"/>
            <w:i/>
            <w:iCs/>
          </w:rPr>
          <w:delText xml:space="preserve"> 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14:paraId="64AF3407"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DA1E6A">
        <w:rPr>
          <w:rFonts w:ascii="Times New Roman" w:hAnsi="Times New Roman"/>
        </w:rPr>
        <w:t>[[</w:t>
      </w:r>
      <w:r w:rsidRPr="00C7794D">
        <w:rPr>
          <w:rFonts w:ascii="Times New Roman" w:hAnsi="Times New Roman"/>
        </w:rPr>
        <w:t>value</w:t>
      </w:r>
      <w:r w:rsidR="00DA1E6A">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E3118B">
        <w:rPr>
          <w:rFonts w:ascii="Times New Roman" w:hAnsi="Times New Roman"/>
        </w:rPr>
        <w:t>[[</w:t>
      </w:r>
      <w:r w:rsidRPr="00C7794D">
        <w:rPr>
          <w:rFonts w:ascii="Times New Roman" w:hAnsi="Times New Roman"/>
        </w:rPr>
        <w:t>value</w:t>
      </w:r>
      <w:r w:rsidR="00E3118B">
        <w:rPr>
          <w:rFonts w:ascii="Times New Roman" w:hAnsi="Times New Roman"/>
        </w:rPr>
        <w:t>]]</w:t>
      </w:r>
      <w:r w:rsidRPr="00C7794D">
        <w:rPr>
          <w:rFonts w:ascii="Times New Roman" w:hAnsi="Times New Roman"/>
        </w:rPr>
        <w:t>.</w:t>
      </w:r>
    </w:p>
    <w:p w14:paraId="306BDD56" w14:textId="77777777"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type</w:t>
      </w:r>
      <w:r w:rsidR="00176950">
        <w:rPr>
          <w:rFonts w:ascii="Times New Roman" w:hAnsi="Times New Roman"/>
        </w:rPr>
        <w:t>]]</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[[value]]:</w:t>
      </w:r>
      <w:r w:rsidR="00176950">
        <w:t xml:space="preserve"> </w:t>
      </w:r>
      <w:r w:rsidR="00176950" w:rsidRPr="00675312">
        <w:rPr>
          <w:i/>
        </w:rPr>
        <w:t xml:space="preserve"> </w:t>
      </w:r>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[[target]]:</w:t>
      </w:r>
      <w:r w:rsidR="00176950">
        <w:t xml:space="preserve"> </w:t>
      </w:r>
      <w:r w:rsidR="00176950" w:rsidRPr="00675312">
        <w:rPr>
          <w:i/>
        </w:rPr>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14:paraId="3516F48D" w14:textId="77777777"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p>
    <w:p w14:paraId="4CB08390" w14:textId="77777777" w:rsidR="004C02EF" w:rsidRPr="00C7794D" w:rsidRDefault="004C02EF" w:rsidP="00AE5A8E">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r w:rsidR="00176950" w:rsidRPr="00DA1E6A">
        <w:rPr>
          <w:rFonts w:ascii="Times New Roman" w:eastAsia="Times New Roman" w:hAnsi="Times New Roman"/>
          <w:b/>
          <w:spacing w:val="6"/>
          <w:lang w:eastAsia="en-US"/>
        </w:rPr>
        <w:t>undefined</w:t>
      </w:r>
      <w:r w:rsidR="00176950">
        <w:rPr>
          <w:rStyle w:val="af6"/>
        </w:rPr>
        <w:commentReference w:id="7578"/>
      </w:r>
      <w:r w:rsidR="00AE5A8E">
        <w:rPr>
          <w:rFonts w:ascii="Times New Roman" w:hAnsi="Times New Roman"/>
        </w:rPr>
        <w:t>.</w:t>
      </w:r>
    </w:p>
    <w:p w14:paraId="2AB409F3"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14:paraId="57EE7290"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71ADDC7F"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14:paraId="35F0DA57"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14:paraId="73F50C27" w14:textId="77777777"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w:t>
      </w:r>
      <w:del w:id="7579" w:author="Rev 19 Allen Wirfs-Brock" w:date="2013-09-23T16:37:00Z">
        <w:r w:rsidR="008B44E0" w:rsidDel="00427ECF">
          <w:rPr>
            <w:rFonts w:ascii="Times New Roman" w:hAnsi="Times New Roman"/>
          </w:rPr>
          <w:delText xml:space="preserve"> </w:delText>
        </w:r>
      </w:del>
      <w:r w:rsidR="008B44E0">
        <w:rPr>
          <w:rFonts w:ascii="Times New Roman" w:hAnsi="Times New Roman"/>
        </w:rPr>
        <w:t>Selector</w:t>
      </w:r>
      <w:del w:id="7580" w:author="Rev 19 Allen Wirfs-Brock" w:date="2013-09-23T16:37:00Z">
        <w:r w:rsidR="008B44E0" w:rsidDel="00427ECF">
          <w:rPr>
            <w:rFonts w:ascii="Times New Roman" w:hAnsi="Times New Roman"/>
          </w:rPr>
          <w:delText xml:space="preserve"> </w:delText>
        </w:r>
      </w:del>
      <w:r w:rsidR="008B44E0">
        <w:rPr>
          <w:rFonts w:ascii="Times New Roman" w:hAnsi="Times New Roman"/>
        </w:rPr>
        <w:t>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14:paraId="1AE01820" w14:textId="77777777" w:rsidR="00980260" w:rsidRDefault="00B467AC" w:rsidP="00980260">
      <w:pPr>
        <w:pStyle w:val="Alg2"/>
        <w:numPr>
          <w:ilvl w:val="2"/>
          <w:numId w:val="132"/>
        </w:numPr>
        <w:contextualSpacing/>
      </w:pPr>
      <w:r>
        <w:t xml:space="preserve">If </w:t>
      </w:r>
      <w:r w:rsidRPr="00C7794D">
        <w:rPr>
          <w:i/>
        </w:rPr>
        <w:t>clauseSelector</w:t>
      </w:r>
      <w:r w:rsidRPr="00C7794D">
        <w:t xml:space="preserve"> </w:t>
      </w:r>
      <w:r>
        <w:t xml:space="preserve">is an abrupt completion, </w:t>
      </w:r>
      <w:r w:rsidR="00980260">
        <w:t>then</w:t>
      </w:r>
    </w:p>
    <w:p w14:paraId="220A4317" w14:textId="77777777" w:rsidR="00980260" w:rsidRDefault="00980260" w:rsidP="00980260">
      <w:pPr>
        <w:pStyle w:val="Alg2"/>
        <w:numPr>
          <w:ilvl w:val="3"/>
          <w:numId w:val="132"/>
        </w:numPr>
        <w:contextualSpacing/>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14:paraId="7EBC9D6C" w14:textId="77777777" w:rsidR="00B467AC" w:rsidRDefault="00980260" w:rsidP="00980260">
      <w:pPr>
        <w:pStyle w:val="Alg2"/>
        <w:numPr>
          <w:ilvl w:val="3"/>
          <w:numId w:val="132"/>
        </w:numPr>
        <w:contextualSpacing/>
      </w:pPr>
      <w:r>
        <w:t xml:space="preserve">Else, </w:t>
      </w:r>
      <w:r w:rsidR="00B467AC">
        <w:t xml:space="preserve">return </w:t>
      </w:r>
      <w:r w:rsidR="00B467AC" w:rsidRPr="00C7794D">
        <w:rPr>
          <w:i/>
        </w:rPr>
        <w:t>clauseSelector</w:t>
      </w:r>
      <w:r w:rsidR="00B467AC">
        <w:t>.</w:t>
      </w:r>
    </w:p>
    <w:p w14:paraId="24F030CC" w14:textId="77777777" w:rsidR="00102782" w:rsidRDefault="00102782" w:rsidP="00E74C84">
      <w:pPr>
        <w:numPr>
          <w:ilvl w:val="2"/>
          <w:numId w:val="132"/>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00642578">
        <w:rPr>
          <w:rFonts w:ascii="Times New Roman" w:hAnsi="Times New Roman"/>
          <w:i/>
          <w:iCs/>
        </w:rPr>
        <w:t>found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14:paraId="2D8CBFA1"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14:paraId="0BA03BD6" w14:textId="77777777" w:rsidR="004C02EF" w:rsidRPr="00C7794D" w:rsidRDefault="00D8486C" w:rsidP="008B44E0">
      <w:pPr>
        <w:numPr>
          <w:ilvl w:val="2"/>
          <w:numId w:val="132"/>
        </w:numPr>
        <w:spacing w:after="120" w:line="240" w:lineRule="auto"/>
        <w:contextualSpacing/>
        <w:jc w:val="left"/>
        <w:rPr>
          <w:rFonts w:ascii="Times New Roman" w:hAnsi="Times New Roman"/>
        </w:rPr>
      </w:pPr>
      <w:ins w:id="7581" w:author="Rev 19 Allen Wirfs-Brock" w:date="2013-09-10T10:20: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582" w:author="Rev 19 Allen Wirfs-Brock" w:date="2013-09-10T10:20:00Z">
        <w:r w:rsidR="004C02EF" w:rsidRPr="00C7794D" w:rsidDel="00D8486C">
          <w:rPr>
            <w:rFonts w:ascii="Times New Roman" w:hAnsi="Times New Roman"/>
          </w:rPr>
          <w:delText xml:space="preserve">Evaluate </w:delText>
        </w:r>
      </w:del>
      <w:r w:rsidR="008B44E0" w:rsidRPr="00C7794D">
        <w:rPr>
          <w:rFonts w:ascii="Times New Roman" w:hAnsi="Times New Roman"/>
          <w:i/>
        </w:rPr>
        <w:t>CaseClause</w:t>
      </w:r>
      <w:r w:rsidR="008B44E0" w:rsidRPr="00C7794D">
        <w:rPr>
          <w:rFonts w:ascii="Times New Roman" w:hAnsi="Times New Roman"/>
        </w:rPr>
        <w:t xml:space="preserve"> </w:t>
      </w:r>
      <w:r w:rsidR="004C02EF" w:rsidRPr="00C7794D">
        <w:rPr>
          <w:rFonts w:ascii="Times New Roman" w:hAnsi="Times New Roman"/>
          <w:i/>
          <w:iCs/>
        </w:rPr>
        <w:t>C</w:t>
      </w:r>
      <w:del w:id="7583" w:author="Rev 19 Allen Wirfs-Brock" w:date="2013-09-10T10:20:00Z">
        <w:r w:rsidR="004C02EF" w:rsidRPr="00C7794D" w:rsidDel="00D8486C">
          <w:rPr>
            <w:rFonts w:ascii="Times New Roman" w:hAnsi="Times New Roman"/>
          </w:rPr>
          <w:delText xml:space="preserve"> and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14:paraId="1D244B00" w14:textId="77777777"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w:t>
      </w:r>
    </w:p>
    <w:p w14:paraId="145DF2B4" w14:textId="77777777" w:rsidR="004C02EF" w:rsidRPr="00C7794D" w:rsidRDefault="00B467AC" w:rsidP="008B44E0">
      <w:pPr>
        <w:numPr>
          <w:ilvl w:val="2"/>
          <w:numId w:val="132"/>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14:paraId="7334A39A"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45753E56"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14:paraId="3DE53897" w14:textId="77777777" w:rsidR="00D237FD" w:rsidRPr="00C7794D" w:rsidRDefault="00D237FD" w:rsidP="00D93359">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14:paraId="1DB8E069"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p>
    <w:p w14:paraId="5885D0AB" w14:textId="77777777" w:rsidR="008B44E0" w:rsidRPr="00A6104D" w:rsidRDefault="008B44E0" w:rsidP="008B44E0">
      <w:pPr>
        <w:numPr>
          <w:ilvl w:val="2"/>
          <w:numId w:val="132"/>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008C12B4">
        <w:rPr>
          <w:rFonts w:ascii="Times New Roman" w:hAnsi="Times New Roman"/>
          <w:b/>
        </w:rPr>
        <w:t>false</w:t>
      </w:r>
      <w:r w:rsidR="008C12B4">
        <w:rPr>
          <w:rFonts w:ascii="Times New Roman" w:hAnsi="Times New Roman"/>
        </w:rPr>
        <w:t>,</w:t>
      </w:r>
      <w:r w:rsidRPr="00C7794D">
        <w:rPr>
          <w:rFonts w:ascii="Times New Roman" w:hAnsi="Times New Roman"/>
        </w:rPr>
        <w:t xml:space="preserve"> </w:t>
      </w:r>
      <w:r w:rsidRPr="00A6104D">
        <w:rPr>
          <w:rFonts w:ascii="Times New Roman" w:hAnsi="Times New Roman"/>
        </w:rPr>
        <w:t>then</w:t>
      </w:r>
    </w:p>
    <w:p w14:paraId="20A316A0" w14:textId="77777777"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w:t>
      </w:r>
      <w:del w:id="7584" w:author="Rev 19 Allen Wirfs-Brock" w:date="2013-09-23T16:37:00Z">
        <w:r w:rsidR="008B44E0" w:rsidDel="00427ECF">
          <w:rPr>
            <w:rFonts w:ascii="Times New Roman" w:hAnsi="Times New Roman"/>
          </w:rPr>
          <w:delText xml:space="preserve"> </w:delText>
        </w:r>
      </w:del>
      <w:r w:rsidR="008B44E0">
        <w:rPr>
          <w:rFonts w:ascii="Times New Roman" w:hAnsi="Times New Roman"/>
        </w:rPr>
        <w:t>Selector</w:t>
      </w:r>
      <w:del w:id="7585" w:author="Rev 19 Allen Wirfs-Brock" w:date="2013-09-23T16:37:00Z">
        <w:r w:rsidR="008B44E0" w:rsidDel="00427ECF">
          <w:rPr>
            <w:rFonts w:ascii="Times New Roman" w:hAnsi="Times New Roman"/>
          </w:rPr>
          <w:delText xml:space="preserve"> </w:delText>
        </w:r>
      </w:del>
      <w:r w:rsidR="008B44E0">
        <w:rPr>
          <w:rFonts w:ascii="Times New Roman" w:hAnsi="Times New Roman"/>
        </w:rPr>
        <w:t>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14:paraId="2BA7BE2F" w14:textId="77777777" w:rsidR="00B467AC" w:rsidRDefault="00B467AC" w:rsidP="00740A9B">
      <w:pPr>
        <w:pStyle w:val="Alg2"/>
        <w:numPr>
          <w:ilvl w:val="3"/>
          <w:numId w:val="132"/>
        </w:numPr>
        <w:contextualSpacing/>
      </w:pPr>
      <w:r>
        <w:t xml:space="preserve">If </w:t>
      </w:r>
      <w:r w:rsidRPr="00C7794D">
        <w:rPr>
          <w:i/>
        </w:rPr>
        <w:t>clauseSelector</w:t>
      </w:r>
      <w:r w:rsidRPr="00C7794D">
        <w:t xml:space="preserve"> </w:t>
      </w:r>
      <w:r>
        <w:t xml:space="preserve">is an abrupt completion, </w:t>
      </w:r>
      <w:r w:rsidR="00980260">
        <w:t>then</w:t>
      </w:r>
    </w:p>
    <w:p w14:paraId="5D37E48B" w14:textId="77777777" w:rsidR="00980260" w:rsidRDefault="00980260" w:rsidP="008B44E0">
      <w:pPr>
        <w:pStyle w:val="Alg2"/>
        <w:numPr>
          <w:ilvl w:val="4"/>
          <w:numId w:val="814"/>
        </w:numPr>
        <w:contextualSpacing/>
        <w:jc w:val="left"/>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14:paraId="44478FAC" w14:textId="77777777" w:rsidR="00980260" w:rsidRDefault="00980260" w:rsidP="008B44E0">
      <w:pPr>
        <w:pStyle w:val="Alg2"/>
        <w:numPr>
          <w:ilvl w:val="4"/>
          <w:numId w:val="814"/>
        </w:numPr>
        <w:contextualSpacing/>
      </w:pPr>
      <w:r>
        <w:t xml:space="preserve">Else, return </w:t>
      </w:r>
      <w:r w:rsidRPr="00C7794D">
        <w:rPr>
          <w:i/>
        </w:rPr>
        <w:t>clauseSelector</w:t>
      </w:r>
      <w:r>
        <w:t>.</w:t>
      </w:r>
    </w:p>
    <w:p w14:paraId="085F97E6" w14:textId="77777777" w:rsidR="00642578" w:rsidRDefault="00642578" w:rsidP="008F7A25">
      <w:pPr>
        <w:numPr>
          <w:ilvl w:val="3"/>
          <w:numId w:val="814"/>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D237FD">
        <w:rPr>
          <w:rFonts w:ascii="Times New Roman" w:hAnsi="Times New Roman"/>
          <w:i/>
        </w:rPr>
        <w:t>foundInB</w:t>
      </w:r>
      <w:r w:rsidRPr="00D237FD">
        <w:rPr>
          <w:rFonts w:ascii="Times New Roman" w:hAnsi="Times New Roman"/>
        </w:rPr>
        <w:t xml:space="preserve"> </w:t>
      </w:r>
      <w:r>
        <w:rPr>
          <w:rFonts w:ascii="Times New Roman" w:hAnsi="Times New Roman"/>
        </w:rPr>
        <w:t xml:space="preserve">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14:paraId="565300EF" w14:textId="77777777" w:rsidR="004C02EF" w:rsidRPr="00A6104D" w:rsidRDefault="00D237FD" w:rsidP="008C12B4">
      <w:pPr>
        <w:numPr>
          <w:ilvl w:val="2"/>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008C12B4">
        <w:rPr>
          <w:rFonts w:ascii="Times New Roman" w:hAnsi="Times New Roman"/>
        </w:rPr>
        <w:t>,</w:t>
      </w:r>
      <w:r w:rsidRPr="00C7794D">
        <w:rPr>
          <w:rFonts w:ascii="Times New Roman" w:hAnsi="Times New Roman"/>
        </w:rPr>
        <w:t xml:space="preserve"> </w:t>
      </w:r>
      <w:r w:rsidR="004C02EF" w:rsidRPr="00A6104D">
        <w:rPr>
          <w:rFonts w:ascii="Times New Roman" w:hAnsi="Times New Roman"/>
        </w:rPr>
        <w:t>then</w:t>
      </w:r>
    </w:p>
    <w:p w14:paraId="4957BB5F" w14:textId="77777777" w:rsidR="004C02EF" w:rsidRPr="00C7794D" w:rsidRDefault="00D8486C" w:rsidP="00D15B64">
      <w:pPr>
        <w:numPr>
          <w:ilvl w:val="3"/>
          <w:numId w:val="133"/>
        </w:numPr>
        <w:spacing w:after="120" w:line="240" w:lineRule="auto"/>
        <w:contextualSpacing/>
        <w:jc w:val="left"/>
        <w:rPr>
          <w:rFonts w:ascii="Times New Roman" w:hAnsi="Times New Roman"/>
        </w:rPr>
      </w:pPr>
      <w:ins w:id="7586" w:author="Rev 19 Allen Wirfs-Brock" w:date="2013-09-10T10:18: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ins>
      <w:del w:id="7587" w:author="Rev 19 Allen Wirfs-Brock" w:date="2013-09-10T10:18:00Z">
        <w:r w:rsidR="004C02EF" w:rsidRPr="00C7794D" w:rsidDel="00D8486C">
          <w:rPr>
            <w:rFonts w:ascii="Times New Roman" w:hAnsi="Times New Roman"/>
          </w:rPr>
          <w:delText xml:space="preserve">Evaluate </w:delText>
        </w:r>
      </w:del>
      <w:ins w:id="7588" w:author="Rev 19 Allen Wirfs-Brock" w:date="2013-09-10T10:18:00Z">
        <w:r>
          <w:rPr>
            <w:rFonts w:ascii="Times New Roman" w:hAnsi="Times New Roman"/>
          </w:rPr>
          <w:t>of evaluating</w:t>
        </w:r>
        <w:r w:rsidRPr="00C7794D">
          <w:rPr>
            <w:rFonts w:ascii="Times New Roman" w:hAnsi="Times New Roman"/>
          </w:rPr>
          <w:t xml:space="preserve"> </w:t>
        </w:r>
      </w:ins>
      <w:r w:rsidR="008B44E0" w:rsidRPr="00C7794D">
        <w:rPr>
          <w:rFonts w:ascii="Times New Roman" w:hAnsi="Times New Roman"/>
          <w:i/>
        </w:rPr>
        <w:t>CaseClause</w:t>
      </w:r>
      <w:r w:rsidR="00880BCF">
        <w:rPr>
          <w:rFonts w:ascii="Times New Roman" w:hAnsi="Times New Roman"/>
          <w:i/>
        </w:rPr>
        <w:t xml:space="preserve"> C</w:t>
      </w:r>
      <w:del w:id="7589" w:author="Rev 19 Allen Wirfs-Brock" w:date="2013-09-10T10:18:00Z">
        <w:r w:rsidR="008B44E0" w:rsidRPr="00C7794D" w:rsidDel="00D8486C">
          <w:rPr>
            <w:rFonts w:ascii="Times New Roman" w:hAnsi="Times New Roman"/>
          </w:rPr>
          <w:delText xml:space="preserve"> </w:delText>
        </w:r>
        <w:r w:rsidR="004C02EF" w:rsidRPr="00C7794D" w:rsidDel="00D8486C">
          <w:rPr>
            <w:rFonts w:ascii="Times New Roman" w:hAnsi="Times New Roman"/>
          </w:rPr>
          <w:delText xml:space="preserve">and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14:paraId="45BC1097" w14:textId="77777777"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14:paraId="5AD54BF8" w14:textId="77777777" w:rsidR="004C02EF" w:rsidRPr="00C7794D" w:rsidRDefault="00B467AC" w:rsidP="00D15B64">
      <w:pPr>
        <w:numPr>
          <w:ilvl w:val="3"/>
          <w:numId w:val="133"/>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14:paraId="43D03E23" w14:textId="77777777" w:rsidR="00D237FD" w:rsidRDefault="00D237FD" w:rsidP="003679DC">
      <w:pPr>
        <w:numPr>
          <w:ilvl w:val="0"/>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r>
        <w:rPr>
          <w:rFonts w:ascii="Times New Roman" w:hAnsi="Times New Roman"/>
        </w:rPr>
        <w:t xml:space="preserve"> </w:t>
      </w:r>
      <w:r w:rsidRPr="00C7794D">
        <w:rPr>
          <w:rFonts w:ascii="Times New Roman" w:hAnsi="Times New Roman"/>
        </w:rPr>
        <w:t xml:space="preserve">return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14:paraId="26ECA4C6" w14:textId="77777777" w:rsidR="004C02EF" w:rsidRPr="00C7794D" w:rsidRDefault="00D8486C" w:rsidP="003679DC">
      <w:pPr>
        <w:numPr>
          <w:ilvl w:val="0"/>
          <w:numId w:val="814"/>
        </w:numPr>
        <w:spacing w:after="120" w:line="240" w:lineRule="auto"/>
        <w:contextualSpacing/>
        <w:jc w:val="left"/>
        <w:rPr>
          <w:rFonts w:ascii="Times New Roman" w:hAnsi="Times New Roman"/>
        </w:rPr>
      </w:pPr>
      <w:ins w:id="7590" w:author="Rev 19 Allen Wirfs-Brock" w:date="2013-09-10T10:19: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591" w:author="Rev 19 Allen Wirfs-Brock" w:date="2013-09-10T10:19:00Z">
        <w:r w:rsidR="004C02EF" w:rsidRPr="00C7794D" w:rsidDel="00D8486C">
          <w:rPr>
            <w:rFonts w:ascii="Times New Roman" w:hAnsi="Times New Roman"/>
          </w:rPr>
          <w:delText xml:space="preserve">Evaluate </w:delText>
        </w:r>
      </w:del>
      <w:r w:rsidR="004C02EF" w:rsidRPr="00C7794D">
        <w:rPr>
          <w:rFonts w:ascii="Times New Roman" w:hAnsi="Times New Roman"/>
          <w:i/>
        </w:rPr>
        <w:t>DefaultClause</w:t>
      </w:r>
      <w:del w:id="7592" w:author="Rev 19 Allen Wirfs-Brock" w:date="2013-09-10T10:19:00Z">
        <w:r w:rsidR="004C02EF" w:rsidRPr="00C7794D" w:rsidDel="00D8486C">
          <w:rPr>
            <w:rFonts w:ascii="Times New Roman" w:hAnsi="Times New Roman"/>
          </w:rPr>
          <w:delText xml:space="preserve"> and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14:paraId="5F7A1486"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14:paraId="6972354A"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14:paraId="5D734534" w14:textId="77777777" w:rsidR="00D237FD" w:rsidRPr="00C7794D" w:rsidRDefault="00D237FD" w:rsidP="00D93359">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14:paraId="2A32B641"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r w:rsidRPr="00C7794D">
        <w:rPr>
          <w:rFonts w:ascii="Times New Roman" w:hAnsi="Times New Roman"/>
        </w:rPr>
        <w:t xml:space="preserve"> (</w:t>
      </w:r>
      <w:r w:rsidR="00D15B64" w:rsidRPr="00D15B64">
        <w:rPr>
          <w:rFonts w:ascii="Times New Roman" w:hAnsi="Times New Roman"/>
          <w:sz w:val="18"/>
          <w:szCs w:val="18"/>
        </w:rPr>
        <w:t xml:space="preserve">NOTE  </w:t>
      </w:r>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r w:rsidRPr="00C7794D">
        <w:rPr>
          <w:rFonts w:ascii="Times New Roman" w:hAnsi="Times New Roman"/>
        </w:rPr>
        <w:t>)</w:t>
      </w:r>
    </w:p>
    <w:p w14:paraId="7686B7B2" w14:textId="77777777" w:rsidR="008F7A25" w:rsidRPr="008F7A25" w:rsidRDefault="00D8486C" w:rsidP="008F7A25">
      <w:pPr>
        <w:numPr>
          <w:ilvl w:val="1"/>
          <w:numId w:val="814"/>
        </w:numPr>
        <w:spacing w:after="120" w:line="240" w:lineRule="auto"/>
        <w:contextualSpacing/>
        <w:jc w:val="left"/>
        <w:rPr>
          <w:rFonts w:ascii="Times New Roman" w:hAnsi="Times New Roman"/>
        </w:rPr>
      </w:pPr>
      <w:ins w:id="7593" w:author="Rev 19 Allen Wirfs-Brock" w:date="2013-09-10T10:16: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w:t>
        </w:r>
        <w:r>
          <w:rPr>
            <w:rFonts w:ascii="Times New Roman" w:hAnsi="Times New Roman"/>
          </w:rPr>
          <w:t xml:space="preserve">t </w:t>
        </w:r>
      </w:ins>
      <w:del w:id="7594" w:author="Rev 19 Allen Wirfs-Brock" w:date="2013-09-10T10:16:00Z">
        <w:r w:rsidR="008F7A25" w:rsidDel="00D8486C">
          <w:rPr>
            <w:rFonts w:ascii="Times New Roman" w:hAnsi="Times New Roman"/>
          </w:rPr>
          <w:delText>E</w:delText>
        </w:r>
        <w:r w:rsidR="004C02EF" w:rsidRPr="00C7794D" w:rsidDel="00D8486C">
          <w:rPr>
            <w:rFonts w:ascii="Times New Roman" w:hAnsi="Times New Roman"/>
          </w:rPr>
          <w:delText>valuate</w:delText>
        </w:r>
        <w:r w:rsidR="00E46C84" w:rsidRPr="00E46C84" w:rsidDel="00D8486C">
          <w:rPr>
            <w:rFonts w:ascii="Times New Roman" w:hAnsi="Times New Roman"/>
            <w:i/>
          </w:rPr>
          <w:delText xml:space="preserve"> </w:delText>
        </w:r>
      </w:del>
      <w:ins w:id="7595" w:author="Rev 19 Allen Wirfs-Brock" w:date="2013-09-10T10:16:00Z">
        <w:r>
          <w:rPr>
            <w:rFonts w:ascii="Times New Roman" w:hAnsi="Times New Roman"/>
          </w:rPr>
          <w:t>of evaluating</w:t>
        </w:r>
        <w:r w:rsidRPr="00E46C84">
          <w:rPr>
            <w:rFonts w:ascii="Times New Roman" w:hAnsi="Times New Roman"/>
            <w:i/>
          </w:rPr>
          <w:t xml:space="preserve"> </w:t>
        </w:r>
      </w:ins>
      <w:r w:rsidR="00E46C84" w:rsidRPr="00C7794D">
        <w:rPr>
          <w:rFonts w:ascii="Times New Roman" w:hAnsi="Times New Roman"/>
          <w:i/>
        </w:rPr>
        <w:t>CaseClause</w:t>
      </w:r>
      <w:r w:rsidR="004C02EF" w:rsidRPr="00C7794D">
        <w:rPr>
          <w:rFonts w:ascii="Times New Roman" w:hAnsi="Times New Roman"/>
        </w:rPr>
        <w:t xml:space="preserve"> </w:t>
      </w:r>
      <w:r w:rsidR="004C02EF" w:rsidRPr="00C7794D">
        <w:rPr>
          <w:rFonts w:ascii="Times New Roman" w:hAnsi="Times New Roman"/>
          <w:i/>
          <w:iCs/>
        </w:rPr>
        <w:t>C</w:t>
      </w:r>
      <w:ins w:id="7596" w:author="Rev 19 Allen Wirfs-Brock" w:date="2013-09-10T10:17:00Z">
        <w:r>
          <w:rPr>
            <w:rFonts w:ascii="Times New Roman" w:hAnsi="Times New Roman"/>
          </w:rPr>
          <w:t>.</w:t>
        </w:r>
      </w:ins>
      <w:del w:id="7597" w:author="Rev 19 Allen Wirfs-Brock" w:date="2013-09-10T10:17:00Z">
        <w:r w:rsidR="004C02EF" w:rsidRPr="00C7794D" w:rsidDel="00D8486C">
          <w:rPr>
            <w:rFonts w:ascii="Times New Roman" w:hAnsi="Times New Roman"/>
          </w:rPr>
          <w:delText xml:space="preserve"> and</w:delText>
        </w:r>
      </w:del>
      <w:del w:id="7598" w:author="Rev 19 Allen Wirfs-Brock" w:date="2013-09-10T10:16:00Z">
        <w:r w:rsidR="004C02EF" w:rsidRPr="00C7794D" w:rsidDel="00D8486C">
          <w:rPr>
            <w:rFonts w:ascii="Times New Roman" w:hAnsi="Times New Roman"/>
          </w:rPr>
          <w:delText xml:space="preserve">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w:delText>
        </w:r>
      </w:del>
      <w:ins w:id="7599" w:author="Rev 19 Allen Wirfs-Brock" w:date="2013-09-10T10:16:00Z">
        <w:r>
          <w:rPr>
            <w:rFonts w:ascii="Times New Roman" w:hAnsi="Times New Roman"/>
          </w:rPr>
          <w:t>.</w:t>
        </w:r>
      </w:ins>
    </w:p>
    <w:p w14:paraId="294230EF"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14:paraId="6B5C11AB"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r w:rsidR="009523C0">
        <w:rPr>
          <w:rFonts w:ascii="Times New Roman" w:hAnsi="Times New Roman"/>
        </w:rPr>
        <w:t xml:space="preserve"> return</w:t>
      </w:r>
      <w:r w:rsidRPr="00C7794D">
        <w:rPr>
          <w:rFonts w:ascii="Times New Roman" w:hAnsi="Times New Roman"/>
        </w:rPr>
        <w:t xml:space="preserve">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14:paraId="461ECCF3" w14:textId="77777777" w:rsidR="00A6104D" w:rsidRDefault="00A6104D" w:rsidP="008C12B4">
      <w:pPr>
        <w:numPr>
          <w:ilvl w:val="0"/>
          <w:numId w:val="814"/>
        </w:numPr>
        <w:spacing w:after="120" w:line="240" w:lineRule="auto"/>
        <w:jc w:val="left"/>
        <w:rPr>
          <w:rFonts w:ascii="Times New Roman" w:hAnsi="Times New Roman"/>
        </w:rPr>
      </w:pPr>
      <w:r>
        <w:rPr>
          <w:rFonts w:ascii="Times New Roman" w:hAnsi="Times New Roman"/>
        </w:rPr>
        <w:t>R</w:t>
      </w:r>
      <w:r w:rsidRPr="00C7794D">
        <w:rPr>
          <w:rFonts w:ascii="Times New Roman" w:hAnsi="Times New Roman"/>
        </w:rPr>
        <w:t xml:space="preserve">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14:paraId="26A95B9F" w14:textId="77777777" w:rsidR="009523C0" w:rsidRDefault="009523C0" w:rsidP="006A78DC">
      <w:pPr>
        <w:pStyle w:val="30"/>
        <w:rPr>
          <w:spacing w:val="6"/>
        </w:rPr>
      </w:pPr>
      <w:bookmarkStart w:id="7600" w:name="_Toc368050507"/>
      <w:r w:rsidRPr="00E77497">
        <w:t xml:space="preserve">Runtime Semantics: </w:t>
      </w:r>
      <w:r>
        <w:t>Case</w:t>
      </w:r>
      <w:del w:id="7601" w:author="Rev 19 Allen Wirfs-Brock" w:date="2013-09-23T16:36:00Z">
        <w:r w:rsidDel="00427ECF">
          <w:delText xml:space="preserve"> </w:delText>
        </w:r>
      </w:del>
      <w:r>
        <w:t>Selector</w:t>
      </w:r>
      <w:del w:id="7602" w:author="Rev 19 Allen Wirfs-Brock" w:date="2013-09-23T16:36:00Z">
        <w:r w:rsidDel="00427ECF">
          <w:delText xml:space="preserve"> </w:delText>
        </w:r>
      </w:del>
      <w:r w:rsidRPr="00E77497">
        <w:rPr>
          <w:spacing w:val="6"/>
        </w:rPr>
        <w:t>Evaluation</w:t>
      </w:r>
      <w:bookmarkEnd w:id="7600"/>
    </w:p>
    <w:p w14:paraId="4A2CB854" w14:textId="77777777"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14:paraId="30A858FD" w14:textId="77777777"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14:paraId="456AC005" w14:textId="77777777"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14:paraId="2B555F0D" w14:textId="77777777" w:rsidR="009523C0" w:rsidRPr="00E77497" w:rsidRDefault="009523C0" w:rsidP="009523C0">
      <w:pPr>
        <w:pStyle w:val="Note"/>
      </w:pPr>
      <w:r w:rsidRPr="00E77497">
        <w:t>NOTE</w:t>
      </w:r>
      <w:r w:rsidRPr="00E77497">
        <w:tab/>
      </w:r>
      <w:r>
        <w:t>Case</w:t>
      </w:r>
      <w:del w:id="7603" w:author="Rev 19 Allen Wirfs-Brock" w:date="2013-09-23T16:36:00Z">
        <w:r w:rsidDel="00427ECF">
          <w:delText xml:space="preserve"> </w:delText>
        </w:r>
      </w:del>
      <w:r>
        <w:t>Selector</w:t>
      </w:r>
      <w:del w:id="7604" w:author="Rev 19 Allen Wirfs-Brock" w:date="2013-09-23T16:36:00Z">
        <w:r w:rsidDel="00427ECF">
          <w:delText xml:space="preserve"> </w:delText>
        </w:r>
      </w:del>
      <w:r>
        <w:t>Evaluation</w:t>
      </w:r>
      <w:r w:rsidRPr="00E77497">
        <w:t xml:space="preserve"> 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14:paraId="052C4A65" w14:textId="77777777" w:rsidR="00176950" w:rsidRPr="00E77497" w:rsidRDefault="00176950" w:rsidP="006A78DC">
      <w:pPr>
        <w:pStyle w:val="30"/>
      </w:pPr>
      <w:bookmarkStart w:id="7605" w:name="_Toc368050508"/>
      <w:r w:rsidRPr="00E77497">
        <w:t xml:space="preserve">Runtime Semantics: </w:t>
      </w:r>
      <w:r w:rsidRPr="00E77497">
        <w:rPr>
          <w:spacing w:val="6"/>
        </w:rPr>
        <w:t>Evaluation</w:t>
      </w:r>
      <w:bookmarkEnd w:id="7605"/>
    </w:p>
    <w:p w14:paraId="0F2EC1E9" w14:textId="77777777" w:rsidR="00176950" w:rsidRPr="00E77497" w:rsidRDefault="00176950" w:rsidP="00176950">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14:paraId="0FD1CA7C" w14:textId="77777777" w:rsidR="00176950" w:rsidRPr="00E77497" w:rsidRDefault="00176950" w:rsidP="00176950">
      <w:pPr>
        <w:pStyle w:val="Alg2"/>
        <w:numPr>
          <w:ilvl w:val="0"/>
          <w:numId w:val="130"/>
        </w:numPr>
      </w:pPr>
      <w:r w:rsidRPr="00E77497">
        <w:t xml:space="preserve">Let </w:t>
      </w:r>
      <w:r w:rsidRPr="00E77497">
        <w:rPr>
          <w:i/>
        </w:rPr>
        <w:t>exprRef</w:t>
      </w:r>
      <w:r w:rsidRPr="00E77497">
        <w:t xml:space="preserve"> be the result of evaluating </w:t>
      </w:r>
      <w:r w:rsidRPr="00E77497">
        <w:rPr>
          <w:i/>
        </w:rPr>
        <w:t>Expression</w:t>
      </w:r>
      <w:r w:rsidRPr="00E77497">
        <w:t>.</w:t>
      </w:r>
    </w:p>
    <w:p w14:paraId="7E51AB6B" w14:textId="77777777" w:rsidR="00176950" w:rsidRDefault="00176950" w:rsidP="00176950">
      <w:pPr>
        <w:pStyle w:val="Alg2"/>
        <w:numPr>
          <w:ilvl w:val="0"/>
          <w:numId w:val="130"/>
        </w:numPr>
        <w:contextualSpacing/>
      </w:pPr>
      <w:r>
        <w:t xml:space="preserve">Let </w:t>
      </w:r>
      <w:r w:rsidRPr="00646EAD">
        <w:rPr>
          <w:i/>
        </w:rPr>
        <w:t>switchValue</w:t>
      </w:r>
      <w:r>
        <w:t xml:space="preserve"> be </w:t>
      </w:r>
      <w:r w:rsidRPr="00E77497">
        <w:t>GetValue(</w:t>
      </w:r>
      <w:r w:rsidRPr="00E77497">
        <w:rPr>
          <w:i/>
        </w:rPr>
        <w:t>exprRef</w:t>
      </w:r>
      <w:r w:rsidRPr="00E77497">
        <w:t>)</w:t>
      </w:r>
      <w:r>
        <w:t>.</w:t>
      </w:r>
    </w:p>
    <w:p w14:paraId="1E2A26CD" w14:textId="77777777" w:rsidR="00176950" w:rsidRDefault="006552DF" w:rsidP="00176950">
      <w:pPr>
        <w:pStyle w:val="Alg2"/>
        <w:numPr>
          <w:ilvl w:val="0"/>
          <w:numId w:val="130"/>
        </w:numPr>
        <w:contextualSpacing/>
      </w:pPr>
      <w:r>
        <w:t>ReturnIfAbrupt(</w:t>
      </w:r>
      <w:r w:rsidRPr="00646EAD">
        <w:rPr>
          <w:i/>
        </w:rPr>
        <w:t>switchValue</w:t>
      </w:r>
      <w:r>
        <w:t>)</w:t>
      </w:r>
      <w:r w:rsidR="00176950">
        <w:t>.</w:t>
      </w:r>
    </w:p>
    <w:p w14:paraId="521F54EC" w14:textId="77777777" w:rsidR="00176950" w:rsidRPr="00E77497" w:rsidRDefault="00176950" w:rsidP="00176950">
      <w:pPr>
        <w:pStyle w:val="Alg2"/>
        <w:numPr>
          <w:ilvl w:val="0"/>
          <w:numId w:val="130"/>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14:paraId="1709C265" w14:textId="77777777" w:rsidR="00176950" w:rsidRPr="00E77497" w:rsidRDefault="00176950" w:rsidP="00176950">
      <w:pPr>
        <w:pStyle w:val="Alg2"/>
        <w:numPr>
          <w:ilvl w:val="0"/>
          <w:numId w:val="130"/>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14:paraId="6C735C4E" w14:textId="77777777" w:rsidR="00176950" w:rsidRPr="00E77497" w:rsidRDefault="00176950" w:rsidP="00176950">
      <w:pPr>
        <w:pStyle w:val="Alg2"/>
        <w:numPr>
          <w:ilvl w:val="0"/>
          <w:numId w:val="130"/>
        </w:numPr>
        <w:spacing w:after="220"/>
        <w:contextualSpacing/>
      </w:pPr>
      <w:r w:rsidRPr="00E77497">
        <w:t xml:space="preserve">Perform Block Declaration Instantiation using </w:t>
      </w:r>
      <w:r w:rsidRPr="00E77497">
        <w:rPr>
          <w:i/>
        </w:rPr>
        <w:t>CaseBlock</w:t>
      </w:r>
      <w:r w:rsidRPr="00E77497">
        <w:t xml:space="preserve"> and </w:t>
      </w:r>
      <w:r w:rsidRPr="00E77497">
        <w:rPr>
          <w:i/>
        </w:rPr>
        <w:t>blockEnv</w:t>
      </w:r>
      <w:r w:rsidRPr="00E77497">
        <w:t>.</w:t>
      </w:r>
    </w:p>
    <w:p w14:paraId="20A8FE58" w14:textId="77777777" w:rsidR="00176950" w:rsidRPr="00E77497" w:rsidRDefault="00176950" w:rsidP="00176950">
      <w:pPr>
        <w:pStyle w:val="Alg2"/>
        <w:numPr>
          <w:ilvl w:val="0"/>
          <w:numId w:val="130"/>
        </w:numPr>
      </w:pPr>
      <w:r w:rsidRPr="00E77497">
        <w:t xml:space="preserve">Let </w:t>
      </w:r>
      <w:r w:rsidRPr="00E77497">
        <w:rPr>
          <w:i/>
        </w:rPr>
        <w:t>R</w:t>
      </w:r>
      <w:r w:rsidRPr="00E77497">
        <w:t xml:space="preserve"> be the result of </w:t>
      </w:r>
      <w:r>
        <w:t>performing Case</w:t>
      </w:r>
      <w:del w:id="7606" w:author="Rev 19 Allen Wirfs-Brock" w:date="2013-09-23T16:36:00Z">
        <w:r w:rsidR="00C23FE8" w:rsidDel="00427ECF">
          <w:delText xml:space="preserve"> </w:delText>
        </w:r>
      </w:del>
      <w:r w:rsidR="00C23FE8">
        <w:t>Block</w:t>
      </w:r>
      <w:del w:id="7607" w:author="Rev 19 Allen Wirfs-Brock" w:date="2013-09-23T16:36:00Z">
        <w:r w:rsidDel="00427ECF">
          <w:delText xml:space="preserve"> </w:delText>
        </w:r>
      </w:del>
      <w:r>
        <w:t>Evaluation</w:t>
      </w:r>
      <w:r w:rsidR="009523C0">
        <w:t xml:space="preserve"> of</w:t>
      </w:r>
      <w:r w:rsidRPr="00E77497">
        <w:t xml:space="preserve"> </w:t>
      </w:r>
      <w:r w:rsidRPr="00E77497">
        <w:rPr>
          <w:i/>
        </w:rPr>
        <w:t>CaseBlock</w:t>
      </w:r>
      <w:r>
        <w:t xml:space="preserve"> with argument</w:t>
      </w:r>
      <w:r w:rsidRPr="00E77497">
        <w:t xml:space="preserve"> </w:t>
      </w:r>
      <w:r w:rsidRPr="00646EAD">
        <w:rPr>
          <w:i/>
        </w:rPr>
        <w:t>switchValue</w:t>
      </w:r>
      <w:r w:rsidRPr="00E77497">
        <w:t>.</w:t>
      </w:r>
    </w:p>
    <w:p w14:paraId="0E323FED" w14:textId="77777777" w:rsidR="00176950" w:rsidRPr="00E77497" w:rsidRDefault="00176950" w:rsidP="00176950">
      <w:pPr>
        <w:pStyle w:val="Alg2"/>
        <w:numPr>
          <w:ilvl w:val="0"/>
          <w:numId w:val="130"/>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14:paraId="38CB254A" w14:textId="77777777" w:rsidR="00176950" w:rsidRPr="00E77497" w:rsidRDefault="00176950" w:rsidP="00176950">
      <w:pPr>
        <w:pStyle w:val="Alg2"/>
        <w:numPr>
          <w:ilvl w:val="0"/>
          <w:numId w:val="130"/>
        </w:numPr>
        <w:spacing w:after="220"/>
      </w:pPr>
      <w:r w:rsidRPr="00E77497">
        <w:t xml:space="preserve">Return </w:t>
      </w:r>
      <w:r w:rsidRPr="00E77497">
        <w:rPr>
          <w:i/>
        </w:rPr>
        <w:t>R</w:t>
      </w:r>
      <w:r w:rsidRPr="00E77497">
        <w:t>.</w:t>
      </w:r>
    </w:p>
    <w:p w14:paraId="64625894" w14:textId="77777777" w:rsidR="00176950" w:rsidRPr="00E77497" w:rsidRDefault="00176950" w:rsidP="00176950">
      <w:pPr>
        <w:pStyle w:val="Note"/>
      </w:pPr>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p>
    <w:p w14:paraId="2BED17A8" w14:textId="77777777" w:rsidR="004D7410" w:rsidRPr="00E77497" w:rsidRDefault="004D7410" w:rsidP="00C979D9">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p>
    <w:p w14:paraId="41B16578" w14:textId="77777777" w:rsidR="004D7410" w:rsidRPr="00E77497" w:rsidRDefault="004D7410" w:rsidP="004D7410">
      <w:pPr>
        <w:pStyle w:val="Alg2"/>
        <w:numPr>
          <w:ilvl w:val="0"/>
          <w:numId w:val="812"/>
        </w:numPr>
        <w:spacing w:after="220"/>
      </w:pPr>
      <w:r w:rsidRPr="00E77497">
        <w:t xml:space="preserve">Return </w:t>
      </w:r>
      <w:r w:rsidR="00E46C84">
        <w:t>NormalCompletion(</w:t>
      </w:r>
      <w:r w:rsidR="00E46C84" w:rsidRPr="00E46C84">
        <w:rPr>
          <w:rFonts w:ascii="Arial" w:hAnsi="Arial" w:cs="Arial"/>
          <w:iCs/>
        </w:rPr>
        <w:t>empty</w:t>
      </w:r>
      <w:r w:rsidR="00E46C84" w:rsidRPr="00C7794D">
        <w:t>)</w:t>
      </w:r>
      <w:r w:rsidRPr="00E77497">
        <w:t>.</w:t>
      </w:r>
    </w:p>
    <w:p w14:paraId="4D8E737A" w14:textId="77777777" w:rsidR="004C02EF" w:rsidRPr="00E77497" w:rsidRDefault="004C02EF" w:rsidP="004C02EF">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t xml:space="preserve"> </w:t>
      </w:r>
    </w:p>
    <w:p w14:paraId="6CF0E2B7" w14:textId="77777777" w:rsidR="00E46C84" w:rsidRPr="00E77497" w:rsidRDefault="00E46C84" w:rsidP="008C12B4">
      <w:pPr>
        <w:pStyle w:val="Alg2"/>
        <w:numPr>
          <w:ilvl w:val="0"/>
          <w:numId w:val="813"/>
        </w:numPr>
        <w:spacing w:after="220"/>
      </w:pPr>
      <w:r w:rsidRPr="00E77497">
        <w:t xml:space="preserve">Return the result of evaluating </w:t>
      </w:r>
      <w:r>
        <w:rPr>
          <w:i/>
        </w:rPr>
        <w:t>StatementList</w:t>
      </w:r>
      <w:r w:rsidRPr="00E77497">
        <w:t>.</w:t>
      </w:r>
    </w:p>
    <w:p w14:paraId="703666B0" w14:textId="77777777" w:rsidR="008C12B4" w:rsidRPr="00E77497" w:rsidRDefault="008C12B4" w:rsidP="00C979D9">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w:t>
      </w:r>
    </w:p>
    <w:p w14:paraId="720E5077" w14:textId="77777777" w:rsidR="008C12B4" w:rsidRPr="00E77497" w:rsidRDefault="008C12B4" w:rsidP="008C12B4">
      <w:pPr>
        <w:pStyle w:val="Alg2"/>
        <w:numPr>
          <w:ilvl w:val="0"/>
          <w:numId w:val="815"/>
        </w:numPr>
        <w:spacing w:after="220"/>
      </w:pPr>
      <w:r w:rsidRPr="00E77497">
        <w:t xml:space="preserve">Return </w:t>
      </w:r>
      <w:r>
        <w:t>NormalCompletion(</w:t>
      </w:r>
      <w:r w:rsidRPr="00E46C84">
        <w:rPr>
          <w:rFonts w:ascii="Arial" w:hAnsi="Arial" w:cs="Arial"/>
          <w:iCs/>
        </w:rPr>
        <w:t>empty</w:t>
      </w:r>
      <w:r w:rsidRPr="00C7794D">
        <w:t>)</w:t>
      </w:r>
      <w:r w:rsidRPr="00E77497">
        <w:t>.</w:t>
      </w:r>
    </w:p>
    <w:p w14:paraId="2A31E00A" w14:textId="77777777" w:rsidR="008C12B4" w:rsidRPr="00E77497" w:rsidRDefault="008C12B4" w:rsidP="008C12B4">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StatementList</w:t>
      </w:r>
      <w:r w:rsidRPr="00E77497">
        <w:t xml:space="preserve"> </w:t>
      </w:r>
    </w:p>
    <w:p w14:paraId="566CAE62" w14:textId="77777777" w:rsidR="008C12B4" w:rsidRPr="00E77497" w:rsidRDefault="008C12B4" w:rsidP="008C12B4">
      <w:pPr>
        <w:pStyle w:val="Alg2"/>
        <w:numPr>
          <w:ilvl w:val="0"/>
          <w:numId w:val="816"/>
        </w:numPr>
        <w:spacing w:after="220"/>
      </w:pPr>
      <w:r w:rsidRPr="00E77497">
        <w:t xml:space="preserve">Return the result of evaluating </w:t>
      </w:r>
      <w:r>
        <w:rPr>
          <w:i/>
        </w:rPr>
        <w:t>StatementList</w:t>
      </w:r>
      <w:r w:rsidRPr="00E77497">
        <w:t>.</w:t>
      </w:r>
    </w:p>
    <w:p w14:paraId="226ABBC5" w14:textId="77777777" w:rsidR="004C02EF" w:rsidRPr="00E77497" w:rsidRDefault="004C02EF" w:rsidP="00D148E9">
      <w:pPr>
        <w:pStyle w:val="20"/>
      </w:pPr>
      <w:bookmarkStart w:id="7608" w:name="_Toc361663439"/>
      <w:bookmarkStart w:id="7609" w:name="_Toc361665280"/>
      <w:bookmarkStart w:id="7610" w:name="_Toc361667120"/>
      <w:bookmarkStart w:id="7611" w:name="_Toc361668949"/>
      <w:bookmarkStart w:id="7612" w:name="_Toc364934987"/>
      <w:bookmarkStart w:id="7613" w:name="_Toc365474231"/>
      <w:bookmarkStart w:id="7614" w:name="_Toc417706230"/>
      <w:bookmarkStart w:id="7615" w:name="_Ref457437678"/>
      <w:bookmarkStart w:id="7616" w:name="_Toc472818890"/>
      <w:bookmarkStart w:id="7617" w:name="_Toc235503466"/>
      <w:bookmarkStart w:id="7618" w:name="_Toc241509241"/>
      <w:bookmarkStart w:id="7619" w:name="_Toc244416728"/>
      <w:bookmarkStart w:id="7620" w:name="_Toc276631092"/>
      <w:bookmarkStart w:id="7621" w:name="_Toc368050509"/>
      <w:bookmarkEnd w:id="7608"/>
      <w:bookmarkEnd w:id="7609"/>
      <w:bookmarkEnd w:id="7610"/>
      <w:bookmarkEnd w:id="7611"/>
      <w:bookmarkEnd w:id="7612"/>
      <w:bookmarkEnd w:id="7613"/>
      <w:r w:rsidRPr="00E77497">
        <w:t>Labelled Statements</w:t>
      </w:r>
      <w:bookmarkEnd w:id="7614"/>
      <w:bookmarkEnd w:id="7615"/>
      <w:bookmarkEnd w:id="7616"/>
      <w:bookmarkEnd w:id="7617"/>
      <w:bookmarkEnd w:id="7618"/>
      <w:bookmarkEnd w:id="7619"/>
      <w:bookmarkEnd w:id="7620"/>
      <w:bookmarkEnd w:id="7621"/>
    </w:p>
    <w:p w14:paraId="73B24A0F" w14:textId="77777777" w:rsidR="004C02EF" w:rsidRPr="00E77497" w:rsidRDefault="004C02EF" w:rsidP="004C02EF">
      <w:pPr>
        <w:pStyle w:val="Syntax"/>
      </w:pPr>
      <w:r w:rsidRPr="00E77497">
        <w:t>Syntax</w:t>
      </w:r>
    </w:p>
    <w:p w14:paraId="19D004F5" w14:textId="77777777" w:rsidR="004C02EF" w:rsidRPr="00E77497" w:rsidRDefault="004C02EF" w:rsidP="004C02EF">
      <w:pPr>
        <w:pStyle w:val="SyntaxRule"/>
      </w:pPr>
      <w:r w:rsidRPr="00E77497">
        <w:t xml:space="preserve">LabelledStatement </w:t>
      </w:r>
      <w:r w:rsidRPr="00E77497">
        <w:rPr>
          <w:rFonts w:ascii="Arial" w:hAnsi="Arial"/>
          <w:b/>
          <w:i w:val="0"/>
        </w:rPr>
        <w:t>:</w:t>
      </w:r>
    </w:p>
    <w:p w14:paraId="5C5AE6DF" w14:textId="77777777"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14:paraId="2657D7DF" w14:textId="77777777" w:rsidR="00C56970" w:rsidRPr="00C56970" w:rsidRDefault="005648C3" w:rsidP="00C56970">
      <w:pPr>
        <w:rPr>
          <w:sz w:val="18"/>
          <w:szCs w:val="18"/>
        </w:rPr>
      </w:pPr>
      <w:r w:rsidRPr="00E77497">
        <w:rPr>
          <w:sz w:val="18"/>
        </w:rPr>
        <w:t>NOTE</w:t>
      </w:r>
      <w:r w:rsidRPr="00E77497">
        <w:rPr>
          <w:sz w:val="18"/>
        </w:rPr>
        <w:tab/>
      </w:r>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r w:rsidR="00C56970" w:rsidRPr="00C56970">
        <w:rPr>
          <w:sz w:val="18"/>
          <w:szCs w:val="18"/>
        </w:rPr>
        <w:t xml:space="preserve"> 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p>
    <w:p w14:paraId="13015E35" w14:textId="77777777" w:rsidR="00C56970" w:rsidRPr="00C7794D" w:rsidRDefault="00C56970" w:rsidP="004C02EF">
      <w:pPr>
        <w:rPr>
          <w:sz w:val="18"/>
        </w:rPr>
      </w:pPr>
    </w:p>
    <w:p w14:paraId="3687C2B7" w14:textId="77777777" w:rsidR="00147F71" w:rsidRPr="00E77497" w:rsidDel="00B336AA" w:rsidRDefault="00147F71">
      <w:pPr>
        <w:pStyle w:val="30"/>
        <w:rPr>
          <w:del w:id="7622" w:author="Rev 19 Allen Wirfs-Brock" w:date="2013-09-11T18:40:00Z"/>
        </w:rPr>
      </w:pPr>
      <w:del w:id="7623" w:author="Rev 19 Allen Wirfs-Brock" w:date="2013-09-11T18:40:00Z">
        <w:r w:rsidRPr="00E77497" w:rsidDel="00B336AA">
          <w:delText>Static Semantics</w:delText>
        </w:r>
        <w:bookmarkStart w:id="7624" w:name="_Toc368034510"/>
        <w:bookmarkStart w:id="7625" w:name="_Toc368049733"/>
        <w:bookmarkStart w:id="7626" w:name="_Toc368050510"/>
        <w:bookmarkEnd w:id="7624"/>
        <w:bookmarkEnd w:id="7625"/>
        <w:bookmarkEnd w:id="7626"/>
      </w:del>
    </w:p>
    <w:p w14:paraId="1145A772" w14:textId="77777777" w:rsidR="00147F71" w:rsidRPr="00E77497" w:rsidRDefault="00147F71" w:rsidP="006A78DC">
      <w:pPr>
        <w:pStyle w:val="30"/>
        <w:rPr>
          <w:rFonts w:ascii="Helvetica" w:hAnsi="Helvetica"/>
        </w:rPr>
      </w:pPr>
      <w:bookmarkStart w:id="7627" w:name="_Toc368050511"/>
      <w:r w:rsidRPr="00E77497">
        <w:rPr>
          <w:rFonts w:ascii="Helvetica" w:hAnsi="Helvetica"/>
        </w:rPr>
        <w:t>Static Semantics:  Early Errors</w:t>
      </w:r>
      <w:bookmarkEnd w:id="7627"/>
    </w:p>
    <w:p w14:paraId="38358666" w14:textId="77777777" w:rsidR="00AF515E" w:rsidRPr="00675B74" w:rsidRDefault="00AF515E" w:rsidP="00AF515E">
      <w:pPr>
        <w:numPr>
          <w:ilvl w:val="0"/>
          <w:numId w:val="676"/>
        </w:numPr>
      </w:pPr>
      <w:r w:rsidRPr="006B6D0A">
        <w:t xml:space="preserve">It is a Syntax Error if </w:t>
      </w:r>
      <w:r w:rsidR="004C02EF" w:rsidRPr="004D1BD1">
        <w:t xml:space="preserve">a </w:t>
      </w:r>
      <w:r w:rsidR="004C02EF" w:rsidRPr="003B4312">
        <w:rPr>
          <w:rFonts w:ascii="Times New Roman" w:hAnsi="Times New Roman"/>
          <w:i/>
        </w:rPr>
        <w:t>LabelledStatement</w:t>
      </w:r>
      <w:r w:rsidR="004C02EF" w:rsidRPr="006B6D0A">
        <w:t xml:space="preserve"> 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w:t>
      </w:r>
      <w:r w:rsidR="00574DDF">
        <w:t xml:space="preserve">the enclosed </w:t>
      </w:r>
      <w:r w:rsidR="00574DDF" w:rsidRPr="003B4312">
        <w:rPr>
          <w:rFonts w:ascii="Times New Roman" w:hAnsi="Times New Roman"/>
          <w:i/>
        </w:rPr>
        <w:t>LabelledStatement</w:t>
      </w:r>
      <w:r w:rsidR="004C02EF" w:rsidRPr="009C202C">
        <w:t>. This does not apply to</w:t>
      </w:r>
      <w:r w:rsidR="00574DDF">
        <w:t xml:space="preserve"> a</w:t>
      </w:r>
      <w:r w:rsidR="004C02EF" w:rsidRPr="009C202C">
        <w:t xml:space="preserve"> </w:t>
      </w:r>
      <w:r w:rsidR="00574DDF" w:rsidRPr="006B6D0A">
        <w:rPr>
          <w:rFonts w:ascii="Times New Roman" w:hAnsi="Times New Roman"/>
          <w:i/>
        </w:rPr>
        <w:t>LabelledStatement</w:t>
      </w:r>
      <w:r w:rsidR="00574DDF" w:rsidRPr="006B6D0A">
        <w:t xml:space="preserve"> </w:t>
      </w:r>
      <w:r w:rsidR="004C02EF" w:rsidRPr="009C202C">
        <w:t xml:space="preserve">appearing within the body of a </w:t>
      </w:r>
      <w:r w:rsidR="004C02EF" w:rsidRPr="00B820AB">
        <w:rPr>
          <w:rFonts w:ascii="Times New Roman" w:hAnsi="Times New Roman"/>
          <w:i/>
        </w:rPr>
        <w:t>FunctionDeclaration</w:t>
      </w:r>
      <w:r w:rsidR="004C02EF" w:rsidRPr="00675B74">
        <w:t xml:space="preserve"> </w:t>
      </w:r>
      <w:r w:rsidR="00574DDF">
        <w:t xml:space="preserve">and a </w:t>
      </w:r>
      <w:r w:rsidR="00574DDF" w:rsidRPr="003B4312">
        <w:rPr>
          <w:rFonts w:ascii="Times New Roman" w:hAnsi="Times New Roman"/>
          <w:i/>
        </w:rPr>
        <w:t>LabelledStatement</w:t>
      </w:r>
      <w:r w:rsidR="00574DDF" w:rsidRPr="00675B74">
        <w:t xml:space="preserve"> </w:t>
      </w:r>
      <w:r w:rsidR="00574DDF">
        <w:t>that</w:t>
      </w:r>
      <w:r w:rsidR="00574DDF" w:rsidRPr="00675B74">
        <w:t xml:space="preserve"> </w:t>
      </w:r>
      <w:r w:rsidR="00574DDF" w:rsidRPr="006B6D0A">
        <w:t>enclose</w:t>
      </w:r>
      <w:r w:rsidR="00574DDF">
        <w:t>s</w:t>
      </w:r>
      <w:r w:rsidR="004C02EF" w:rsidRPr="00675B74">
        <w:t>, directly or indirectly</w:t>
      </w:r>
      <w:r w:rsidR="00574DDF">
        <w:t xml:space="preserve"> the</w:t>
      </w:r>
      <w:r w:rsidR="00574DDF" w:rsidRPr="00675B74">
        <w:t xml:space="preserve"> </w:t>
      </w:r>
      <w:r w:rsidR="00574DDF" w:rsidRPr="00B820AB">
        <w:rPr>
          <w:rFonts w:ascii="Times New Roman" w:hAnsi="Times New Roman"/>
          <w:i/>
        </w:rPr>
        <w:t>FunctionDeclaration</w:t>
      </w:r>
      <w:r w:rsidR="00574DDF" w:rsidRPr="00675B74">
        <w:t xml:space="preserve"> </w:t>
      </w:r>
      <w:r w:rsidR="004C02EF" w:rsidRPr="00675B74">
        <w:t>.</w:t>
      </w:r>
    </w:p>
    <w:p w14:paraId="7871C38E" w14:textId="77777777" w:rsidR="00AF515E" w:rsidRPr="00E77497" w:rsidRDefault="00AF515E" w:rsidP="006A78DC">
      <w:pPr>
        <w:pStyle w:val="30"/>
      </w:pPr>
      <w:bookmarkStart w:id="7628" w:name="_Ref367705949"/>
      <w:bookmarkStart w:id="7629" w:name="_Toc368050512"/>
      <w:r w:rsidRPr="00E77497">
        <w:t xml:space="preserve">Static Semantics:  </w:t>
      </w:r>
      <w:r w:rsidRPr="00E77497">
        <w:rPr>
          <w:lang w:eastAsia="en-US"/>
        </w:rPr>
        <w:t>VarDeclaredNames</w:t>
      </w:r>
      <w:bookmarkEnd w:id="7628"/>
      <w:bookmarkEnd w:id="7629"/>
    </w:p>
    <w:p w14:paraId="3F6809E2" w14:textId="77777777" w:rsidR="002E137C" w:rsidRPr="00F742D3" w:rsidRDefault="002E137C" w:rsidP="002E137C">
      <w:pPr>
        <w:rPr>
          <w:ins w:id="7630" w:author="Rev 19 Allen Wirfs-Brock" w:date="2013-09-23T13:31:00Z"/>
        </w:rPr>
      </w:pPr>
      <w:ins w:id="7631" w:author="Rev 19 Allen Wirfs-Brock" w:date="2013-09-23T13:31:00Z">
        <w:r>
          <w:t xml:space="preserve">See also: </w:t>
        </w:r>
        <w:r>
          <w:fldChar w:fldCharType="begin"/>
        </w:r>
        <w:r>
          <w:instrText xml:space="preserve"> REF _Ref367705708 \r \h </w:instrText>
        </w:r>
      </w:ins>
      <w:ins w:id="7632" w:author="Rev 19 Allen Wirfs-Brock" w:date="2013-09-23T13:31:00Z">
        <w:r>
          <w:fldChar w:fldCharType="separate"/>
        </w:r>
      </w:ins>
      <w:ins w:id="7633" w:author="Rev 19 Allen Wirfs-Brock" w:date="2013-09-27T13:22:00Z">
        <w:r w:rsidR="00D433E8">
          <w:t>13.0.1</w:t>
        </w:r>
      </w:ins>
      <w:ins w:id="7634" w:author="Rev 19 Allen Wirfs-Brock" w:date="2013-09-23T13:31:00Z">
        <w:r>
          <w:fldChar w:fldCharType="end"/>
        </w:r>
        <w:r>
          <w:t xml:space="preserve">, </w:t>
        </w:r>
        <w:r>
          <w:fldChar w:fldCharType="begin"/>
        </w:r>
        <w:r>
          <w:instrText xml:space="preserve"> REF _Ref367705688 \r \h </w:instrText>
        </w:r>
      </w:ins>
      <w:ins w:id="7635" w:author="Rev 19 Allen Wirfs-Brock" w:date="2013-09-23T13:31:00Z">
        <w:r>
          <w:fldChar w:fldCharType="separate"/>
        </w:r>
      </w:ins>
      <w:ins w:id="7636" w:author="Rev 19 Allen Wirfs-Brock" w:date="2013-09-27T13:22:00Z">
        <w:r w:rsidR="00D433E8">
          <w:t>13.1.8</w:t>
        </w:r>
      </w:ins>
      <w:ins w:id="7637" w:author="Rev 19 Allen Wirfs-Brock" w:date="2013-09-23T13:31:00Z">
        <w:r>
          <w:fldChar w:fldCharType="end"/>
        </w:r>
        <w:r>
          <w:t xml:space="preserve">, </w:t>
        </w:r>
        <w:r>
          <w:fldChar w:fldCharType="begin"/>
        </w:r>
        <w:r>
          <w:instrText xml:space="preserve"> REF _Ref367705747 \r \h </w:instrText>
        </w:r>
      </w:ins>
      <w:ins w:id="7638" w:author="Rev 19 Allen Wirfs-Brock" w:date="2013-09-23T13:31:00Z">
        <w:r>
          <w:fldChar w:fldCharType="separate"/>
        </w:r>
      </w:ins>
      <w:ins w:id="7639" w:author="Rev 19 Allen Wirfs-Brock" w:date="2013-09-27T13:22:00Z">
        <w:r w:rsidR="00D433E8">
          <w:t>13.5.1</w:t>
        </w:r>
      </w:ins>
      <w:ins w:id="7640" w:author="Rev 19 Allen Wirfs-Brock" w:date="2013-09-23T13:31:00Z">
        <w:r>
          <w:fldChar w:fldCharType="end"/>
        </w:r>
        <w:r>
          <w:t xml:space="preserve">, </w:t>
        </w:r>
        <w:r>
          <w:fldChar w:fldCharType="begin"/>
        </w:r>
        <w:r>
          <w:instrText xml:space="preserve"> REF _Ref367705814 \r \h </w:instrText>
        </w:r>
      </w:ins>
      <w:ins w:id="7641" w:author="Rev 19 Allen Wirfs-Brock" w:date="2013-09-23T13:31:00Z">
        <w:r>
          <w:fldChar w:fldCharType="separate"/>
        </w:r>
      </w:ins>
      <w:ins w:id="7642" w:author="Rev 19 Allen Wirfs-Brock" w:date="2013-09-27T13:22:00Z">
        <w:r w:rsidR="00D433E8">
          <w:t>13.6.1.1</w:t>
        </w:r>
      </w:ins>
      <w:ins w:id="7643" w:author="Rev 19 Allen Wirfs-Brock" w:date="2013-09-23T13:31:00Z">
        <w:r>
          <w:fldChar w:fldCharType="end"/>
        </w:r>
        <w:r>
          <w:t xml:space="preserve">, </w:t>
        </w:r>
        <w:r>
          <w:fldChar w:fldCharType="begin"/>
        </w:r>
        <w:r>
          <w:instrText xml:space="preserve"> REF _Ref367705839 \r \h </w:instrText>
        </w:r>
      </w:ins>
      <w:ins w:id="7644" w:author="Rev 19 Allen Wirfs-Brock" w:date="2013-09-23T13:31:00Z">
        <w:r>
          <w:fldChar w:fldCharType="separate"/>
        </w:r>
      </w:ins>
      <w:ins w:id="7645" w:author="Rev 19 Allen Wirfs-Brock" w:date="2013-09-27T13:22:00Z">
        <w:r w:rsidR="00D433E8">
          <w:t>13.6.2.1</w:t>
        </w:r>
      </w:ins>
      <w:ins w:id="7646" w:author="Rev 19 Allen Wirfs-Brock" w:date="2013-09-23T13:31:00Z">
        <w:r>
          <w:fldChar w:fldCharType="end"/>
        </w:r>
        <w:r>
          <w:t xml:space="preserve">, </w:t>
        </w:r>
        <w:r>
          <w:fldChar w:fldCharType="begin"/>
        </w:r>
        <w:r>
          <w:instrText xml:space="preserve"> REF _Ref367705856 \r \h </w:instrText>
        </w:r>
      </w:ins>
      <w:ins w:id="7647" w:author="Rev 19 Allen Wirfs-Brock" w:date="2013-09-23T13:31:00Z">
        <w:r>
          <w:fldChar w:fldCharType="separate"/>
        </w:r>
      </w:ins>
      <w:ins w:id="7648" w:author="Rev 19 Allen Wirfs-Brock" w:date="2013-09-27T13:22:00Z">
        <w:r w:rsidR="00D433E8">
          <w:t>13.6.3.1</w:t>
        </w:r>
      </w:ins>
      <w:ins w:id="7649" w:author="Rev 19 Allen Wirfs-Brock" w:date="2013-09-23T13:31:00Z">
        <w:r>
          <w:fldChar w:fldCharType="end"/>
        </w:r>
        <w:r>
          <w:t xml:space="preserve">, </w:t>
        </w:r>
        <w:r>
          <w:fldChar w:fldCharType="begin"/>
        </w:r>
        <w:r>
          <w:instrText xml:space="preserve"> REF _Ref367705878 \r \h </w:instrText>
        </w:r>
      </w:ins>
      <w:ins w:id="7650" w:author="Rev 19 Allen Wirfs-Brock" w:date="2013-09-23T13:31:00Z">
        <w:r>
          <w:fldChar w:fldCharType="separate"/>
        </w:r>
      </w:ins>
      <w:ins w:id="7651" w:author="Rev 19 Allen Wirfs-Brock" w:date="2013-09-27T13:22:00Z">
        <w:r w:rsidR="00D433E8">
          <w:t>13.6.4.3</w:t>
        </w:r>
      </w:ins>
      <w:ins w:id="7652" w:author="Rev 19 Allen Wirfs-Brock" w:date="2013-09-23T13:31:00Z">
        <w:r>
          <w:fldChar w:fldCharType="end"/>
        </w:r>
        <w:r>
          <w:t xml:space="preserve">, </w:t>
        </w:r>
        <w:r>
          <w:fldChar w:fldCharType="begin"/>
        </w:r>
        <w:r>
          <w:instrText xml:space="preserve"> REF _Ref367705897 \r \h </w:instrText>
        </w:r>
      </w:ins>
      <w:ins w:id="7653" w:author="Rev 19 Allen Wirfs-Brock" w:date="2013-09-23T13:31:00Z">
        <w:r>
          <w:fldChar w:fldCharType="separate"/>
        </w:r>
      </w:ins>
      <w:ins w:id="7654" w:author="Rev 19 Allen Wirfs-Brock" w:date="2013-09-27T13:22:00Z">
        <w:r w:rsidR="00D433E8">
          <w:t>13.10.2</w:t>
        </w:r>
      </w:ins>
      <w:ins w:id="7655" w:author="Rev 19 Allen Wirfs-Brock" w:date="2013-09-23T13:31:00Z">
        <w:r>
          <w:fldChar w:fldCharType="end"/>
        </w:r>
        <w:r>
          <w:t xml:space="preserve">, </w:t>
        </w:r>
        <w:r>
          <w:fldChar w:fldCharType="begin"/>
        </w:r>
        <w:r>
          <w:instrText xml:space="preserve"> REF _Ref367705925 \r \h </w:instrText>
        </w:r>
      </w:ins>
      <w:ins w:id="7656" w:author="Rev 19 Allen Wirfs-Brock" w:date="2013-09-23T13:31:00Z">
        <w:r>
          <w:fldChar w:fldCharType="separate"/>
        </w:r>
      </w:ins>
      <w:ins w:id="7657" w:author="Rev 19 Allen Wirfs-Brock" w:date="2013-09-27T13:22:00Z">
        <w:r w:rsidR="00D433E8">
          <w:t>13.11.4</w:t>
        </w:r>
      </w:ins>
      <w:ins w:id="7658" w:author="Rev 19 Allen Wirfs-Brock" w:date="2013-09-23T13:31:00Z">
        <w:r>
          <w:fldChar w:fldCharType="end"/>
        </w:r>
        <w:r>
          <w:t xml:space="preserve">, </w:t>
        </w:r>
        <w:r>
          <w:fldChar w:fldCharType="begin"/>
        </w:r>
        <w:r>
          <w:instrText xml:space="preserve"> REF _Ref367705968 \r \h </w:instrText>
        </w:r>
      </w:ins>
      <w:ins w:id="7659" w:author="Rev 19 Allen Wirfs-Brock" w:date="2013-09-23T13:31:00Z">
        <w:r>
          <w:fldChar w:fldCharType="separate"/>
        </w:r>
      </w:ins>
      <w:ins w:id="7660" w:author="Rev 19 Allen Wirfs-Brock" w:date="2013-09-27T13:22:00Z">
        <w:r w:rsidR="00D433E8">
          <w:t>13.14.2</w:t>
        </w:r>
      </w:ins>
      <w:ins w:id="7661" w:author="Rev 19 Allen Wirfs-Brock" w:date="2013-09-23T13:31:00Z">
        <w:r>
          <w:fldChar w:fldCharType="end"/>
        </w:r>
        <w:r>
          <w:t xml:space="preserve">, </w:t>
        </w:r>
        <w:r>
          <w:fldChar w:fldCharType="begin"/>
        </w:r>
        <w:r>
          <w:instrText xml:space="preserve"> REF _Ref367705999 \r \h </w:instrText>
        </w:r>
      </w:ins>
      <w:ins w:id="7662" w:author="Rev 19 Allen Wirfs-Brock" w:date="2013-09-23T13:31:00Z">
        <w:r>
          <w:fldChar w:fldCharType="separate"/>
        </w:r>
      </w:ins>
      <w:ins w:id="7663" w:author="Rev 19 Allen Wirfs-Brock" w:date="2013-09-27T13:22:00Z">
        <w:r w:rsidR="00D433E8">
          <w:t>14.1.10</w:t>
        </w:r>
      </w:ins>
      <w:ins w:id="7664" w:author="Rev 19 Allen Wirfs-Brock" w:date="2013-09-23T13:31:00Z">
        <w:r>
          <w:fldChar w:fldCharType="end"/>
        </w:r>
        <w:r>
          <w:t xml:space="preserve">, </w:t>
        </w:r>
        <w:r>
          <w:fldChar w:fldCharType="begin"/>
        </w:r>
        <w:r>
          <w:instrText xml:space="preserve"> REF _Ref367706057 \r \h </w:instrText>
        </w:r>
      </w:ins>
      <w:ins w:id="7665" w:author="Rev 19 Allen Wirfs-Brock" w:date="2013-09-23T13:31:00Z">
        <w:r>
          <w:fldChar w:fldCharType="separate"/>
        </w:r>
      </w:ins>
      <w:ins w:id="7666" w:author="Rev 19 Allen Wirfs-Brock" w:date="2013-09-27T13:22:00Z">
        <w:r w:rsidR="00D433E8">
          <w:t>14.4.8</w:t>
        </w:r>
      </w:ins>
      <w:ins w:id="7667" w:author="Rev 19 Allen Wirfs-Brock" w:date="2013-09-23T13:31:00Z">
        <w:r>
          <w:fldChar w:fldCharType="end"/>
        </w:r>
        <w:r>
          <w:t xml:space="preserve">, </w:t>
        </w:r>
        <w:r>
          <w:fldChar w:fldCharType="begin"/>
        </w:r>
        <w:r>
          <w:instrText xml:space="preserve"> REF _Ref367706084 \r \h </w:instrText>
        </w:r>
      </w:ins>
      <w:ins w:id="7668" w:author="Rev 19 Allen Wirfs-Brock" w:date="2013-09-23T13:31:00Z">
        <w:r>
          <w:fldChar w:fldCharType="separate"/>
        </w:r>
      </w:ins>
      <w:ins w:id="7669" w:author="Rev 19 Allen Wirfs-Brock" w:date="2013-09-27T13:22:00Z">
        <w:r w:rsidR="00D433E8">
          <w:t>14.5.13</w:t>
        </w:r>
      </w:ins>
      <w:ins w:id="7670" w:author="Rev 19 Allen Wirfs-Brock" w:date="2013-09-23T13:31:00Z">
        <w:r>
          <w:fldChar w:fldCharType="end"/>
        </w:r>
        <w:r>
          <w:t xml:space="preserve">, </w:t>
        </w:r>
        <w:r>
          <w:fldChar w:fldCharType="begin"/>
        </w:r>
        <w:r>
          <w:instrText xml:space="preserve"> REF _Ref367706111 \r \h </w:instrText>
        </w:r>
      </w:ins>
      <w:ins w:id="7671" w:author="Rev 19 Allen Wirfs-Brock" w:date="2013-09-23T13:31:00Z">
        <w:r>
          <w:fldChar w:fldCharType="separate"/>
        </w:r>
      </w:ins>
      <w:ins w:id="7672" w:author="Rev 19 Allen Wirfs-Brock" w:date="2013-09-27T13:22:00Z">
        <w:r w:rsidR="00D433E8">
          <w:t>15.1.0.5</w:t>
        </w:r>
      </w:ins>
      <w:ins w:id="7673" w:author="Rev 19 Allen Wirfs-Brock" w:date="2013-09-23T13:31:00Z">
        <w:r>
          <w:fldChar w:fldCharType="end"/>
        </w:r>
        <w:r>
          <w:t xml:space="preserve">, </w:t>
        </w:r>
        <w:r>
          <w:fldChar w:fldCharType="begin"/>
        </w:r>
        <w:r>
          <w:instrText xml:space="preserve"> REF _Ref367706146 \r \h </w:instrText>
        </w:r>
      </w:ins>
      <w:ins w:id="7674" w:author="Rev 19 Allen Wirfs-Brock" w:date="2013-09-23T13:31:00Z">
        <w:r>
          <w:fldChar w:fldCharType="separate"/>
        </w:r>
      </w:ins>
      <w:ins w:id="7675" w:author="Rev 19 Allen Wirfs-Brock" w:date="2013-09-27T13:22:00Z">
        <w:r w:rsidR="00D433E8">
          <w:t>15.2.5</w:t>
        </w:r>
      </w:ins>
      <w:ins w:id="7676" w:author="Rev 19 Allen Wirfs-Brock" w:date="2013-09-23T13:31:00Z">
        <w:r>
          <w:fldChar w:fldCharType="end"/>
        </w:r>
        <w:r>
          <w:t>.</w:t>
        </w:r>
      </w:ins>
    </w:p>
    <w:p w14:paraId="15500124" w14:textId="77777777" w:rsidR="005648C3" w:rsidRPr="00E77497" w:rsidRDefault="00AF515E" w:rsidP="005648C3">
      <w:pPr>
        <w:jc w:val="left"/>
      </w:pPr>
      <w:r>
        <w:rPr>
          <w:rFonts w:ascii="Times New Roman" w:hAnsi="Times New Roman"/>
          <w:i/>
        </w:rPr>
        <w:t>LabelledStatement</w:t>
      </w:r>
      <w:r w:rsidR="005648C3" w:rsidRPr="00E77497">
        <w:rPr>
          <w:rFonts w:ascii="Times New Roman" w:hAnsi="Times New Roman"/>
          <w:i/>
        </w:rPr>
        <w:t xml:space="preserve"> </w:t>
      </w:r>
      <w:r w:rsidR="005648C3" w:rsidRPr="00E77497">
        <w:rPr>
          <w:b/>
        </w:rPr>
        <w:t>:</w:t>
      </w:r>
      <w:r w:rsidR="005648C3" w:rsidRPr="00E77497">
        <w:rPr>
          <w:rFonts w:ascii="Times New Roman" w:hAnsi="Times New Roman"/>
          <w:i/>
        </w:rPr>
        <w:t xml:space="preserve"> Identifier </w:t>
      </w:r>
      <w:r w:rsidR="005648C3" w:rsidRPr="00E77497">
        <w:rPr>
          <w:rFonts w:ascii="Courier New" w:hAnsi="Courier New"/>
          <w:b/>
        </w:rPr>
        <w:t>:</w:t>
      </w:r>
      <w:r w:rsidR="005648C3" w:rsidRPr="00E77497">
        <w:rPr>
          <w:rFonts w:ascii="Times New Roman" w:hAnsi="Times New Roman"/>
          <w:i/>
        </w:rPr>
        <w:t xml:space="preserve"> Statemen</w:t>
      </w:r>
      <w:r>
        <w:rPr>
          <w:rFonts w:ascii="Times New Roman" w:hAnsi="Times New Roman"/>
          <w:i/>
        </w:rPr>
        <w:t>t</w:t>
      </w:r>
    </w:p>
    <w:p w14:paraId="394873FB" w14:textId="77777777" w:rsidR="005648C3" w:rsidRPr="00E77497" w:rsidRDefault="005648C3" w:rsidP="00C47E72">
      <w:pPr>
        <w:pStyle w:val="Alg4"/>
        <w:numPr>
          <w:ilvl w:val="0"/>
          <w:numId w:val="489"/>
        </w:numPr>
        <w:spacing w:after="220"/>
        <w:contextualSpacing/>
      </w:pPr>
      <w:r w:rsidRPr="00E77497">
        <w:t xml:space="preserve">Return the VarDeclaredNames of </w:t>
      </w:r>
      <w:r w:rsidRPr="00E77497">
        <w:rPr>
          <w:i/>
        </w:rPr>
        <w:t>Statement</w:t>
      </w:r>
      <w:r w:rsidRPr="00E77497">
        <w:t>.</w:t>
      </w:r>
    </w:p>
    <w:p w14:paraId="2B963CFA" w14:textId="77777777" w:rsidR="00AF515E" w:rsidRPr="00E77497" w:rsidDel="00B336AA" w:rsidRDefault="00AF515E">
      <w:pPr>
        <w:pStyle w:val="30"/>
        <w:rPr>
          <w:del w:id="7677" w:author="Rev 19 Allen Wirfs-Brock" w:date="2013-09-11T18:40:00Z"/>
        </w:rPr>
      </w:pPr>
      <w:del w:id="7678" w:author="Rev 19 Allen Wirfs-Brock" w:date="2013-09-11T18:40:00Z">
        <w:r w:rsidRPr="00E77497" w:rsidDel="00B336AA">
          <w:delText>Runtime Semantics</w:delText>
        </w:r>
        <w:bookmarkStart w:id="7679" w:name="_Toc368034513"/>
        <w:bookmarkStart w:id="7680" w:name="_Toc368049736"/>
        <w:bookmarkStart w:id="7681" w:name="_Toc368050513"/>
        <w:bookmarkEnd w:id="7679"/>
        <w:bookmarkEnd w:id="7680"/>
        <w:bookmarkEnd w:id="7681"/>
      </w:del>
    </w:p>
    <w:p w14:paraId="3DADFFAA" w14:textId="77777777" w:rsidR="006B5B38" w:rsidRDefault="006B5B38" w:rsidP="00CF4D09">
      <w:pPr>
        <w:pStyle w:val="30"/>
        <w:rPr>
          <w:rFonts w:ascii="Helvetica" w:hAnsi="Helvetica"/>
          <w:spacing w:val="6"/>
        </w:rPr>
      </w:pPr>
      <w:bookmarkStart w:id="7682" w:name="_Ref367707068"/>
      <w:bookmarkStart w:id="7683" w:name="_Toc368050514"/>
      <w:r w:rsidRPr="00E77497">
        <w:rPr>
          <w:rFonts w:ascii="Helvetica" w:hAnsi="Helvetica"/>
        </w:rPr>
        <w:t xml:space="preserve">Runtime Semantics: </w:t>
      </w:r>
      <w:r>
        <w:rPr>
          <w:rFonts w:ascii="Helvetica" w:hAnsi="Helvetica"/>
          <w:spacing w:val="6"/>
        </w:rPr>
        <w:t>Labelled</w:t>
      </w:r>
      <w:del w:id="7684" w:author="Rev 19 Allen Wirfs-Brock" w:date="2013-09-23T13:41:00Z">
        <w:r w:rsidDel="00CF4D09">
          <w:rPr>
            <w:rFonts w:ascii="Helvetica" w:hAnsi="Helvetica"/>
            <w:spacing w:val="6"/>
          </w:rPr>
          <w:delText xml:space="preserve"> </w:delText>
        </w:r>
      </w:del>
      <w:r>
        <w:rPr>
          <w:rFonts w:ascii="Helvetica" w:hAnsi="Helvetica"/>
          <w:spacing w:val="6"/>
        </w:rPr>
        <w:t>Evaluation</w:t>
      </w:r>
      <w:bookmarkEnd w:id="7682"/>
      <w:bookmarkEnd w:id="7683"/>
    </w:p>
    <w:p w14:paraId="5735E31D" w14:textId="77777777" w:rsidR="006B5B38" w:rsidRPr="00FA3203" w:rsidRDefault="006B5B38" w:rsidP="006B5B38">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14:paraId="4956BEE1" w14:textId="77777777" w:rsidR="00CF4D09" w:rsidRPr="00F742D3" w:rsidRDefault="00CF4D09" w:rsidP="00CF4D09">
      <w:pPr>
        <w:rPr>
          <w:ins w:id="7685" w:author="Rev 19 Allen Wirfs-Brock" w:date="2013-09-23T13:46:00Z"/>
        </w:rPr>
      </w:pPr>
      <w:ins w:id="7686" w:author="Rev 19 Allen Wirfs-Brock" w:date="2013-09-23T13:46:00Z">
        <w:r>
          <w:t xml:space="preserve">See also: </w:t>
        </w:r>
        <w:r>
          <w:fldChar w:fldCharType="begin"/>
        </w:r>
        <w:r>
          <w:instrText xml:space="preserve"> REF _Ref367706686 \r \h </w:instrText>
        </w:r>
      </w:ins>
      <w:ins w:id="7687" w:author="Rev 19 Allen Wirfs-Brock" w:date="2013-09-23T13:46:00Z">
        <w:r>
          <w:fldChar w:fldCharType="separate"/>
        </w:r>
      </w:ins>
      <w:ins w:id="7688" w:author="Rev 19 Allen Wirfs-Brock" w:date="2013-09-27T13:22:00Z">
        <w:r w:rsidR="00D433E8">
          <w:t>13.0.2</w:t>
        </w:r>
      </w:ins>
      <w:ins w:id="7689" w:author="Rev 19 Allen Wirfs-Brock" w:date="2013-09-23T13:46:00Z">
        <w:r>
          <w:fldChar w:fldCharType="end"/>
        </w:r>
        <w:r>
          <w:t xml:space="preserve">, </w:t>
        </w:r>
        <w:r>
          <w:fldChar w:fldCharType="begin"/>
        </w:r>
        <w:r>
          <w:instrText xml:space="preserve"> REF _Ref367706859 \r \h </w:instrText>
        </w:r>
      </w:ins>
      <w:ins w:id="7690" w:author="Rev 19 Allen Wirfs-Brock" w:date="2013-09-23T13:46:00Z">
        <w:r>
          <w:fldChar w:fldCharType="separate"/>
        </w:r>
      </w:ins>
      <w:ins w:id="7691" w:author="Rev 19 Allen Wirfs-Brock" w:date="2013-09-27T13:22:00Z">
        <w:r w:rsidR="00D433E8">
          <w:t>13.6.1.2</w:t>
        </w:r>
      </w:ins>
      <w:ins w:id="7692" w:author="Rev 19 Allen Wirfs-Brock" w:date="2013-09-23T13:46:00Z">
        <w:r>
          <w:fldChar w:fldCharType="end"/>
        </w:r>
        <w:r>
          <w:t xml:space="preserve">, </w:t>
        </w:r>
        <w:r>
          <w:fldChar w:fldCharType="begin"/>
        </w:r>
        <w:r>
          <w:instrText xml:space="preserve"> REF _Ref367706902 \r \h </w:instrText>
        </w:r>
      </w:ins>
      <w:ins w:id="7693" w:author="Rev 19 Allen Wirfs-Brock" w:date="2013-09-23T13:46:00Z">
        <w:r>
          <w:fldChar w:fldCharType="separate"/>
        </w:r>
      </w:ins>
      <w:ins w:id="7694" w:author="Rev 19 Allen Wirfs-Brock" w:date="2013-09-27T13:22:00Z">
        <w:r w:rsidR="00D433E8">
          <w:t>13.6.2.2</w:t>
        </w:r>
      </w:ins>
      <w:ins w:id="7695" w:author="Rev 19 Allen Wirfs-Brock" w:date="2013-09-23T13:46:00Z">
        <w:r>
          <w:fldChar w:fldCharType="end"/>
        </w:r>
        <w:r>
          <w:t xml:space="preserve">, </w:t>
        </w:r>
        <w:r>
          <w:fldChar w:fldCharType="begin"/>
        </w:r>
        <w:r>
          <w:instrText xml:space="preserve"> REF _Ref367706960 \r \h </w:instrText>
        </w:r>
      </w:ins>
      <w:ins w:id="7696" w:author="Rev 19 Allen Wirfs-Brock" w:date="2013-09-23T13:46:00Z">
        <w:r>
          <w:fldChar w:fldCharType="separate"/>
        </w:r>
      </w:ins>
      <w:ins w:id="7697" w:author="Rev 19 Allen Wirfs-Brock" w:date="2013-09-27T13:22:00Z">
        <w:r w:rsidR="00D433E8">
          <w:t>13.6.3.2</w:t>
        </w:r>
      </w:ins>
      <w:ins w:id="7698" w:author="Rev 19 Allen Wirfs-Brock" w:date="2013-09-23T13:46:00Z">
        <w:r>
          <w:fldChar w:fldCharType="end"/>
        </w:r>
        <w:r>
          <w:t xml:space="preserve">, </w:t>
        </w:r>
        <w:r>
          <w:fldChar w:fldCharType="begin"/>
        </w:r>
        <w:r>
          <w:instrText xml:space="preserve"> REF _Ref367707000 \r \h </w:instrText>
        </w:r>
      </w:ins>
      <w:ins w:id="7699" w:author="Rev 19 Allen Wirfs-Brock" w:date="2013-09-23T13:46:00Z">
        <w:r>
          <w:fldChar w:fldCharType="separate"/>
        </w:r>
      </w:ins>
      <w:ins w:id="7700" w:author="Rev 19 Allen Wirfs-Brock" w:date="2013-09-27T13:22:00Z">
        <w:r w:rsidR="00D433E8">
          <w:t>13.6.4.5</w:t>
        </w:r>
      </w:ins>
      <w:ins w:id="7701" w:author="Rev 19 Allen Wirfs-Brock" w:date="2013-09-23T13:46:00Z">
        <w:r>
          <w:fldChar w:fldCharType="end"/>
        </w:r>
        <w:r>
          <w:t>.</w:t>
        </w:r>
      </w:ins>
    </w:p>
    <w:p w14:paraId="1FE5946F" w14:textId="77777777" w:rsidR="006B5B38" w:rsidRPr="00E77497" w:rsidRDefault="006B5B38" w:rsidP="006B5B38">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14:paraId="457C1FDF" w14:textId="77777777" w:rsidR="006B5B38" w:rsidRDefault="006B5B38" w:rsidP="006B5B38">
      <w:pPr>
        <w:pStyle w:val="Alg2"/>
        <w:numPr>
          <w:ilvl w:val="0"/>
          <w:numId w:val="677"/>
        </w:numPr>
      </w:pPr>
      <w:r>
        <w:t xml:space="preserve">Let </w:t>
      </w:r>
      <w:r w:rsidRPr="007E4BB5">
        <w:rPr>
          <w:i/>
        </w:rPr>
        <w:t>label</w:t>
      </w:r>
      <w:r>
        <w:t xml:space="preserve"> be the StringValue of </w:t>
      </w:r>
      <w:r w:rsidRPr="0020208B">
        <w:rPr>
          <w:i/>
        </w:rPr>
        <w:t>Identifi</w:t>
      </w:r>
      <w:r>
        <w:rPr>
          <w:i/>
        </w:rPr>
        <w:t>er</w:t>
      </w:r>
      <w:r>
        <w:t>.</w:t>
      </w:r>
    </w:p>
    <w:p w14:paraId="45DF74AB" w14:textId="77777777" w:rsidR="006B5B38" w:rsidRDefault="006B5B38" w:rsidP="006B5B38">
      <w:pPr>
        <w:pStyle w:val="Alg2"/>
        <w:numPr>
          <w:ilvl w:val="0"/>
          <w:numId w:val="677"/>
        </w:numPr>
      </w:pPr>
      <w:r>
        <w:t xml:space="preserve">Let </w:t>
      </w:r>
      <w:r>
        <w:rPr>
          <w:i/>
        </w:rPr>
        <w:t xml:space="preserve">newLabelSet </w:t>
      </w:r>
      <w:r>
        <w:t xml:space="preserve"> be a new List containing  </w:t>
      </w:r>
      <w:r w:rsidRPr="007E4BB5">
        <w:rPr>
          <w:i/>
        </w:rPr>
        <w:t>label</w:t>
      </w:r>
      <w:r>
        <w:t xml:space="preserve"> and the elements of  </w:t>
      </w:r>
      <w:r w:rsidR="0039293A">
        <w:rPr>
          <w:i/>
        </w:rPr>
        <w:t>l</w:t>
      </w:r>
      <w:r w:rsidRPr="006A5E27">
        <w:rPr>
          <w:i/>
        </w:rPr>
        <w:t>abe</w:t>
      </w:r>
      <w:r>
        <w:rPr>
          <w:i/>
        </w:rPr>
        <w:t>l</w:t>
      </w:r>
      <w:r w:rsidRPr="006A5E27">
        <w:rPr>
          <w:i/>
        </w:rPr>
        <w:t>Set</w:t>
      </w:r>
      <w:r>
        <w:t>.</w:t>
      </w:r>
    </w:p>
    <w:p w14:paraId="288BA8FA" w14:textId="77777777" w:rsidR="006B5B38" w:rsidRDefault="006B5B38" w:rsidP="006B5B38">
      <w:pPr>
        <w:pStyle w:val="Alg2"/>
        <w:numPr>
          <w:ilvl w:val="0"/>
          <w:numId w:val="677"/>
        </w:numPr>
      </w:pPr>
      <w:r>
        <w:t xml:space="preserve">If </w:t>
      </w:r>
      <w:r w:rsidRPr="00FA5D11">
        <w:rPr>
          <w:i/>
          <w:iCs/>
        </w:rPr>
        <w:t>Statement</w:t>
      </w:r>
      <w:r>
        <w:t xml:space="preserve"> is </w:t>
      </w:r>
      <w:r w:rsidR="0039293A">
        <w:t>either</w:t>
      </w:r>
      <w:r>
        <w:t xml:space="preserve"> </w:t>
      </w:r>
      <w:r w:rsidRPr="006B5B38">
        <w:rPr>
          <w:i/>
        </w:rPr>
        <w:t>LabelledStatement</w:t>
      </w:r>
      <w:r>
        <w:t xml:space="preserve"> or </w:t>
      </w:r>
      <w:r w:rsidR="0039293A">
        <w:rPr>
          <w:i/>
        </w:rPr>
        <w:t>Breakable</w:t>
      </w:r>
      <w:r w:rsidRPr="00E77497">
        <w:rPr>
          <w:i/>
        </w:rPr>
        <w:t>Statement</w:t>
      </w:r>
      <w:r w:rsidR="00364EA2">
        <w:t>,</w:t>
      </w:r>
      <w:r>
        <w:t xml:space="preserve"> then</w:t>
      </w:r>
    </w:p>
    <w:p w14:paraId="10DE4508" w14:textId="77777777" w:rsidR="00364EA2" w:rsidRDefault="00364EA2" w:rsidP="00364EA2">
      <w:pPr>
        <w:pStyle w:val="Alg2"/>
        <w:numPr>
          <w:ilvl w:val="1"/>
          <w:numId w:val="677"/>
        </w:numPr>
      </w:pPr>
      <w:r w:rsidRPr="00E77497">
        <w:t xml:space="preserve">Let </w:t>
      </w:r>
      <w:r>
        <w:rPr>
          <w:i/>
        </w:rPr>
        <w:t>stmtResult</w:t>
      </w:r>
      <w:r w:rsidRPr="00E77497">
        <w:t xml:space="preserve"> be the result of</w:t>
      </w:r>
      <w:r>
        <w:t xml:space="preserve"> performing Labelled</w:t>
      </w:r>
      <w:del w:id="7702" w:author="Rev 19 Allen Wirfs-Brock" w:date="2013-09-23T13:42:00Z">
        <w:r w:rsidDel="00CF4D09">
          <w:delText xml:space="preserve"> </w:delText>
        </w:r>
      </w:del>
      <w:r>
        <w:t xml:space="preserve">Evaluation of </w:t>
      </w:r>
      <w:r>
        <w:rPr>
          <w:i/>
        </w:rPr>
        <w:t>Statement</w:t>
      </w:r>
      <w:r w:rsidRPr="00E77497">
        <w:rPr>
          <w:i/>
        </w:rPr>
        <w:t xml:space="preserve"> </w:t>
      </w:r>
      <w:r>
        <w:t xml:space="preserve">with argument </w:t>
      </w:r>
      <w:r w:rsidRPr="00364EA2">
        <w:rPr>
          <w:i/>
        </w:rPr>
        <w:t>newLabelSet</w:t>
      </w:r>
      <w:r>
        <w:t>.</w:t>
      </w:r>
    </w:p>
    <w:p w14:paraId="3A0AFEF3" w14:textId="77777777" w:rsidR="00364EA2" w:rsidRDefault="00364EA2" w:rsidP="006B5B38">
      <w:pPr>
        <w:pStyle w:val="Alg2"/>
        <w:numPr>
          <w:ilvl w:val="0"/>
          <w:numId w:val="677"/>
        </w:numPr>
      </w:pPr>
      <w:r>
        <w:t>Else,</w:t>
      </w:r>
    </w:p>
    <w:p w14:paraId="52E38F36" w14:textId="77777777" w:rsidR="006B5B38" w:rsidRPr="00E77497" w:rsidRDefault="006B5B38" w:rsidP="00364EA2">
      <w:pPr>
        <w:pStyle w:val="Alg2"/>
        <w:numPr>
          <w:ilvl w:val="1"/>
          <w:numId w:val="677"/>
        </w:numPr>
      </w:pPr>
      <w:r w:rsidRPr="00E77497">
        <w:t xml:space="preserve">Let </w:t>
      </w:r>
      <w:r>
        <w:rPr>
          <w:i/>
        </w:rPr>
        <w:t>stmtResult</w:t>
      </w:r>
      <w:r w:rsidRPr="00E77497">
        <w:t xml:space="preserve"> be the result of evaluating </w:t>
      </w:r>
      <w:r>
        <w:rPr>
          <w:i/>
        </w:rPr>
        <w:t>Statement</w:t>
      </w:r>
      <w:r w:rsidRPr="00E77497">
        <w:t>.</w:t>
      </w:r>
    </w:p>
    <w:p w14:paraId="7EF9E9C6" w14:textId="77777777" w:rsidR="006B5B38" w:rsidRPr="007E4BB5" w:rsidRDefault="006B5B38" w:rsidP="006B5B38">
      <w:pPr>
        <w:pStyle w:val="Alg2"/>
        <w:numPr>
          <w:ilvl w:val="0"/>
          <w:numId w:val="677"/>
        </w:numPr>
        <w:contextualSpacing/>
      </w:pPr>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p>
    <w:p w14:paraId="548A44FE" w14:textId="77777777" w:rsidR="006B5B38" w:rsidRDefault="006B5B38" w:rsidP="006B5B38">
      <w:pPr>
        <w:pStyle w:val="Alg2"/>
        <w:numPr>
          <w:ilvl w:val="1"/>
          <w:numId w:val="677"/>
        </w:numPr>
        <w:contextualSpacing/>
      </w:pPr>
      <w:r>
        <w:t xml:space="preserve">Let </w:t>
      </w:r>
      <w:r w:rsidRPr="0053000C">
        <w:rPr>
          <w:i/>
        </w:rPr>
        <w:t>result</w:t>
      </w:r>
      <w:r>
        <w:t xml:space="preserve"> be NormalCompletion(</w:t>
      </w:r>
      <w:r>
        <w:rPr>
          <w:i/>
        </w:rPr>
        <w:t>stmtResult</w:t>
      </w:r>
      <w:r>
        <w:t>.[[value]]).</w:t>
      </w:r>
    </w:p>
    <w:p w14:paraId="5785AC0C" w14:textId="77777777" w:rsidR="008002D2" w:rsidRDefault="006B5B38" w:rsidP="008002D2">
      <w:pPr>
        <w:pStyle w:val="Alg2"/>
        <w:numPr>
          <w:ilvl w:val="0"/>
          <w:numId w:val="677"/>
        </w:numPr>
        <w:contextualSpacing/>
      </w:pPr>
      <w:r>
        <w:t>Else,</w:t>
      </w:r>
    </w:p>
    <w:p w14:paraId="3E263827" w14:textId="77777777" w:rsidR="006B5B38" w:rsidRDefault="008002D2" w:rsidP="008002D2">
      <w:pPr>
        <w:pStyle w:val="Alg2"/>
        <w:numPr>
          <w:ilvl w:val="1"/>
          <w:numId w:val="677"/>
        </w:numPr>
        <w:contextualSpacing/>
      </w:pPr>
      <w:r>
        <w:t>L</w:t>
      </w:r>
      <w:r w:rsidR="006B5B38">
        <w:t xml:space="preserve">et </w:t>
      </w:r>
      <w:r w:rsidR="006B5B38" w:rsidRPr="00537A6F">
        <w:rPr>
          <w:i/>
        </w:rPr>
        <w:t>result</w:t>
      </w:r>
      <w:r w:rsidR="006B5B38">
        <w:t xml:space="preserve"> be </w:t>
      </w:r>
      <w:r w:rsidR="006B5B38" w:rsidRPr="00537A6F">
        <w:rPr>
          <w:i/>
        </w:rPr>
        <w:t>stmtResult</w:t>
      </w:r>
      <w:r w:rsidR="006B5B38">
        <w:t>.</w:t>
      </w:r>
    </w:p>
    <w:p w14:paraId="5B450A4E" w14:textId="77777777" w:rsidR="006B5B38" w:rsidRPr="00E77497" w:rsidRDefault="006B5B38" w:rsidP="006B5B38">
      <w:pPr>
        <w:pStyle w:val="Alg2"/>
        <w:numPr>
          <w:ilvl w:val="0"/>
          <w:numId w:val="677"/>
        </w:numPr>
        <w:spacing w:after="220"/>
      </w:pPr>
      <w:r w:rsidRPr="00E77497">
        <w:t xml:space="preserve">Return </w:t>
      </w:r>
      <w:r w:rsidRPr="00F460AA">
        <w:rPr>
          <w:i/>
        </w:rPr>
        <w:t>result</w:t>
      </w:r>
      <w:r w:rsidRPr="00E77497">
        <w:t>.</w:t>
      </w:r>
    </w:p>
    <w:p w14:paraId="02A93FE3" w14:textId="77777777" w:rsidR="00AF515E" w:rsidRDefault="00AF515E" w:rsidP="00CF4D09">
      <w:pPr>
        <w:pStyle w:val="30"/>
        <w:rPr>
          <w:spacing w:val="6"/>
        </w:rPr>
      </w:pPr>
      <w:bookmarkStart w:id="7703" w:name="_Toc368050515"/>
      <w:r w:rsidRPr="00E77497">
        <w:t xml:space="preserve">Runtime Semantics: </w:t>
      </w:r>
      <w:r>
        <w:rPr>
          <w:spacing w:val="6"/>
        </w:rPr>
        <w:t>Evaluation</w:t>
      </w:r>
      <w:bookmarkEnd w:id="7703"/>
    </w:p>
    <w:p w14:paraId="32048A02" w14:textId="77777777" w:rsidR="00506721" w:rsidRPr="00E77497" w:rsidRDefault="00506721" w:rsidP="00506721">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14:paraId="732F3E73" w14:textId="77777777" w:rsidR="007E4BB5" w:rsidRDefault="00364EA2" w:rsidP="008F7A25">
      <w:pPr>
        <w:pStyle w:val="Alg2"/>
        <w:numPr>
          <w:ilvl w:val="0"/>
          <w:numId w:val="1540"/>
        </w:numPr>
      </w:pPr>
      <w:r>
        <w:t xml:space="preserve">Let </w:t>
      </w:r>
      <w:r>
        <w:rPr>
          <w:i/>
        </w:rPr>
        <w:t xml:space="preserve">newLabelSet </w:t>
      </w:r>
      <w:r>
        <w:t xml:space="preserve"> be a new empty List.</w:t>
      </w:r>
    </w:p>
    <w:p w14:paraId="767BBCCE" w14:textId="77777777" w:rsidR="00506721" w:rsidRPr="00E77497" w:rsidRDefault="00506721" w:rsidP="008F7A25">
      <w:pPr>
        <w:pStyle w:val="Alg2"/>
        <w:numPr>
          <w:ilvl w:val="0"/>
          <w:numId w:val="1540"/>
        </w:numPr>
        <w:spacing w:after="220"/>
      </w:pPr>
      <w:r w:rsidRPr="00E77497">
        <w:t xml:space="preserve">Return </w:t>
      </w:r>
      <w:r w:rsidR="00364EA2" w:rsidRPr="00E77497">
        <w:t>the result of</w:t>
      </w:r>
      <w:r w:rsidR="00364EA2">
        <w:t xml:space="preserve"> performing Labelled</w:t>
      </w:r>
      <w:del w:id="7704" w:author="Rev 19 Allen Wirfs-Brock" w:date="2013-09-23T13:43:00Z">
        <w:r w:rsidR="00364EA2" w:rsidDel="00CF4D09">
          <w:delText xml:space="preserve"> </w:delText>
        </w:r>
      </w:del>
      <w:r w:rsidR="00364EA2">
        <w:t xml:space="preserve">Evaluation of this </w:t>
      </w:r>
      <w:r w:rsidR="00364EA2">
        <w:rPr>
          <w:i/>
        </w:rPr>
        <w:t>LabelledStatement</w:t>
      </w:r>
      <w:r w:rsidR="00364EA2" w:rsidRPr="00E77497">
        <w:rPr>
          <w:i/>
        </w:rPr>
        <w:t xml:space="preserve"> </w:t>
      </w:r>
      <w:r w:rsidR="00364EA2">
        <w:t>w</w:t>
      </w:r>
      <w:r w:rsidR="00533E91">
        <w:t>i</w:t>
      </w:r>
      <w:r w:rsidR="00364EA2">
        <w:t xml:space="preserve">th argument </w:t>
      </w:r>
      <w:r w:rsidR="00364EA2" w:rsidRPr="00364EA2">
        <w:rPr>
          <w:i/>
        </w:rPr>
        <w:t>newLabelSet</w:t>
      </w:r>
      <w:r w:rsidR="00364EA2">
        <w:t>.</w:t>
      </w:r>
    </w:p>
    <w:p w14:paraId="040734EF" w14:textId="77777777" w:rsidR="004C02EF" w:rsidRPr="00E77497" w:rsidRDefault="004C02EF" w:rsidP="00D148E9">
      <w:pPr>
        <w:pStyle w:val="20"/>
      </w:pPr>
      <w:bookmarkStart w:id="7705" w:name="_Toc417706231"/>
      <w:bookmarkStart w:id="7706" w:name="_Ref456011222"/>
      <w:bookmarkStart w:id="7707" w:name="_Ref457437679"/>
      <w:bookmarkStart w:id="7708" w:name="_Ref457707594"/>
      <w:bookmarkStart w:id="7709" w:name="_Ref457792687"/>
      <w:bookmarkStart w:id="7710" w:name="_Toc472818891"/>
      <w:bookmarkStart w:id="7711" w:name="_Toc235503467"/>
      <w:bookmarkStart w:id="7712" w:name="_Toc241509242"/>
      <w:bookmarkStart w:id="7713" w:name="_Toc244416729"/>
      <w:bookmarkStart w:id="7714" w:name="_Toc276631093"/>
      <w:bookmarkStart w:id="7715" w:name="_Toc368050516"/>
      <w:bookmarkStart w:id="7716" w:name="_Toc404439291"/>
      <w:r w:rsidRPr="00E77497">
        <w:t xml:space="preserve">The </w:t>
      </w:r>
      <w:r w:rsidRPr="00E77497">
        <w:rPr>
          <w:rFonts w:ascii="Courier New" w:hAnsi="Courier New"/>
          <w:sz w:val="20"/>
        </w:rPr>
        <w:t>throw</w:t>
      </w:r>
      <w:r w:rsidRPr="00E77497">
        <w:t xml:space="preserve"> </w:t>
      </w:r>
      <w:bookmarkEnd w:id="7705"/>
      <w:bookmarkEnd w:id="7706"/>
      <w:bookmarkEnd w:id="7707"/>
      <w:bookmarkEnd w:id="7708"/>
      <w:bookmarkEnd w:id="7709"/>
      <w:bookmarkEnd w:id="7710"/>
      <w:bookmarkEnd w:id="7711"/>
      <w:r w:rsidRPr="00E77497">
        <w:t>Statement</w:t>
      </w:r>
      <w:bookmarkEnd w:id="7712"/>
      <w:bookmarkEnd w:id="7713"/>
      <w:bookmarkEnd w:id="7714"/>
      <w:bookmarkEnd w:id="7715"/>
    </w:p>
    <w:p w14:paraId="23865F50" w14:textId="77777777" w:rsidR="004C02EF" w:rsidRPr="00E77497" w:rsidRDefault="004C02EF" w:rsidP="004C02EF">
      <w:pPr>
        <w:pStyle w:val="Syntax"/>
      </w:pPr>
      <w:r w:rsidRPr="00E77497">
        <w:t>Syntax</w:t>
      </w:r>
    </w:p>
    <w:p w14:paraId="75033329" w14:textId="77777777"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14:paraId="16CEA774" w14:textId="77777777"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14:paraId="10FAD4DA" w14:textId="77777777" w:rsidR="00137648" w:rsidRDefault="00137648" w:rsidP="00CF4D09">
      <w:pPr>
        <w:pStyle w:val="30"/>
        <w:rPr>
          <w:spacing w:val="6"/>
        </w:rPr>
      </w:pPr>
      <w:bookmarkStart w:id="7717" w:name="_Toc368050517"/>
      <w:r w:rsidRPr="00E77497">
        <w:t xml:space="preserve">Runtime Semantics: </w:t>
      </w:r>
      <w:r>
        <w:rPr>
          <w:spacing w:val="6"/>
        </w:rPr>
        <w:t>Evaluation</w:t>
      </w:r>
      <w:bookmarkEnd w:id="7717"/>
    </w:p>
    <w:p w14:paraId="01C45C28" w14:textId="77777777"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14:paraId="65101D68" w14:textId="77777777"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14:paraId="36450570" w14:textId="77777777" w:rsidR="003679DC" w:rsidRPr="003679DC" w:rsidRDefault="003679DC" w:rsidP="007F4002">
      <w:pPr>
        <w:pStyle w:val="Alg2"/>
        <w:numPr>
          <w:ilvl w:val="0"/>
          <w:numId w:val="135"/>
        </w:numPr>
        <w:spacing w:after="220"/>
        <w:contextualSpacing/>
      </w:pPr>
      <w:r>
        <w:t xml:space="preserve">Let </w:t>
      </w:r>
      <w:r w:rsidRPr="007F4002">
        <w:rPr>
          <w:i/>
        </w:rPr>
        <w:t>exprValue</w:t>
      </w:r>
      <w:r>
        <w:t xml:space="preserve"> be GetValue(</w:t>
      </w:r>
      <w:r w:rsidRPr="007F4002">
        <w:rPr>
          <w:i/>
        </w:rPr>
        <w:t>exprRef</w:t>
      </w:r>
      <w:r>
        <w:t>).</w:t>
      </w:r>
    </w:p>
    <w:p w14:paraId="10EE5E53" w14:textId="77777777" w:rsidR="003679DC" w:rsidRDefault="003679DC" w:rsidP="007F4002">
      <w:pPr>
        <w:pStyle w:val="Alg2"/>
        <w:numPr>
          <w:ilvl w:val="0"/>
          <w:numId w:val="135"/>
        </w:numPr>
        <w:spacing w:after="220"/>
        <w:contextualSpacing/>
      </w:pPr>
      <w:r>
        <w:t>ReturnIfAbrupt(</w:t>
      </w:r>
      <w:r w:rsidRPr="007F4002">
        <w:rPr>
          <w:i/>
        </w:rPr>
        <w:t>exprValue</w:t>
      </w:r>
      <w:r>
        <w:t>).</w:t>
      </w:r>
    </w:p>
    <w:p w14:paraId="23A55851" w14:textId="77777777" w:rsidR="004C02EF" w:rsidRPr="00E77497" w:rsidRDefault="004C02EF" w:rsidP="008D6401">
      <w:pPr>
        <w:pStyle w:val="Alg2"/>
        <w:numPr>
          <w:ilvl w:val="0"/>
          <w:numId w:val="135"/>
        </w:numPr>
        <w:spacing w:after="220"/>
      </w:pPr>
      <w:r w:rsidRPr="00E77497">
        <w:t xml:space="preserve">Return </w:t>
      </w:r>
      <w:r w:rsidR="003679DC">
        <w:t xml:space="preserve">Completion {[[type]]: </w:t>
      </w:r>
      <w:r w:rsidRPr="00E77497">
        <w:rPr>
          <w:rFonts w:ascii="Arial" w:hAnsi="Arial" w:cs="Arial"/>
        </w:rPr>
        <w:t>throw</w:t>
      </w:r>
      <w:r w:rsidRPr="00E77497">
        <w:t xml:space="preserve">, </w:t>
      </w:r>
      <w:r w:rsidR="003679DC">
        <w:t xml:space="preserve">[[value]]: </w:t>
      </w:r>
      <w:r w:rsidR="008D6401" w:rsidRPr="007F4002">
        <w:rPr>
          <w:i/>
        </w:rPr>
        <w:t>exprValue</w:t>
      </w:r>
      <w:r w:rsidRPr="00E77497">
        <w:t xml:space="preserve">, </w:t>
      </w:r>
      <w:r w:rsidR="003679DC">
        <w:t xml:space="preserve">[[target]]: </w:t>
      </w:r>
      <w:r w:rsidRPr="00E77497">
        <w:rPr>
          <w:rFonts w:ascii="Arial" w:hAnsi="Arial" w:cs="Arial"/>
        </w:rPr>
        <w:t>empty</w:t>
      </w:r>
      <w:r w:rsidR="003679DC">
        <w:t>}</w:t>
      </w:r>
      <w:r w:rsidR="003679DC" w:rsidRPr="00E77497">
        <w:t>.</w:t>
      </w:r>
    </w:p>
    <w:p w14:paraId="1939DDD1" w14:textId="77777777" w:rsidR="004C02EF" w:rsidRPr="00E77497" w:rsidRDefault="004C02EF" w:rsidP="00D148E9">
      <w:pPr>
        <w:pStyle w:val="20"/>
      </w:pPr>
      <w:bookmarkStart w:id="7718" w:name="_Toc417706232"/>
      <w:bookmarkStart w:id="7719" w:name="_Ref440445607"/>
      <w:bookmarkStart w:id="7720" w:name="_Ref440445697"/>
      <w:bookmarkStart w:id="7721" w:name="_Ref451680203"/>
      <w:bookmarkStart w:id="7722" w:name="_Ref457437680"/>
      <w:bookmarkStart w:id="7723" w:name="_Ref457437681"/>
      <w:bookmarkStart w:id="7724" w:name="_Ref457437682"/>
      <w:bookmarkStart w:id="7725" w:name="_Ref457707597"/>
      <w:bookmarkStart w:id="7726" w:name="_Ref457708469"/>
      <w:bookmarkStart w:id="7727" w:name="_Ref457708470"/>
      <w:bookmarkStart w:id="7728" w:name="_Ref457792688"/>
      <w:bookmarkStart w:id="7729" w:name="_Ref457792814"/>
      <w:bookmarkStart w:id="7730" w:name="_Ref457792815"/>
      <w:bookmarkStart w:id="7731" w:name="_Ref458336613"/>
      <w:bookmarkStart w:id="7732" w:name="_Toc472818892"/>
      <w:bookmarkStart w:id="7733" w:name="_Toc235503468"/>
      <w:bookmarkStart w:id="7734" w:name="_Toc241509243"/>
      <w:bookmarkStart w:id="7735" w:name="_Toc244416730"/>
      <w:bookmarkStart w:id="7736" w:name="_Toc276631094"/>
      <w:bookmarkStart w:id="7737" w:name="_Ref366133840"/>
      <w:bookmarkStart w:id="7738" w:name="_Ref366135404"/>
      <w:bookmarkStart w:id="7739" w:name="_Toc368050518"/>
      <w:r w:rsidRPr="00E77497">
        <w:t xml:space="preserve">The </w:t>
      </w:r>
      <w:r w:rsidRPr="00E77497">
        <w:rPr>
          <w:rFonts w:ascii="Courier New" w:hAnsi="Courier New"/>
          <w:sz w:val="20"/>
        </w:rPr>
        <w:t>try</w:t>
      </w:r>
      <w:r w:rsidRPr="00E77497">
        <w:t xml:space="preserve"> </w:t>
      </w:r>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r w:rsidRPr="00E77497">
        <w:t>Statement</w:t>
      </w:r>
      <w:bookmarkEnd w:id="7734"/>
      <w:bookmarkEnd w:id="7735"/>
      <w:bookmarkEnd w:id="7736"/>
      <w:bookmarkEnd w:id="7737"/>
      <w:bookmarkEnd w:id="7738"/>
      <w:bookmarkEnd w:id="7739"/>
    </w:p>
    <w:p w14:paraId="5BFF4BDA" w14:textId="77777777" w:rsidR="004C02EF" w:rsidRPr="00E77497" w:rsidRDefault="004C02EF" w:rsidP="004C02EF">
      <w:pPr>
        <w:pStyle w:val="Syntax"/>
      </w:pPr>
      <w:r w:rsidRPr="00E77497">
        <w:t>Syntax</w:t>
      </w:r>
    </w:p>
    <w:p w14:paraId="6C0DDB7C" w14:textId="77777777" w:rsidR="004C02EF" w:rsidRPr="00E77497" w:rsidRDefault="004C02EF" w:rsidP="004C02EF">
      <w:pPr>
        <w:pStyle w:val="SyntaxRule"/>
      </w:pPr>
      <w:r w:rsidRPr="00E77497">
        <w:t xml:space="preserve">TryStatement </w:t>
      </w:r>
      <w:r w:rsidRPr="00E77497">
        <w:rPr>
          <w:rFonts w:ascii="Arial" w:hAnsi="Arial"/>
          <w:b/>
          <w:i w:val="0"/>
        </w:rPr>
        <w:t>:</w:t>
      </w:r>
    </w:p>
    <w:p w14:paraId="6AAA1676" w14:textId="77777777"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1A2C94CC" w14:textId="77777777" w:rsidR="004C02EF" w:rsidRPr="00E77497" w:rsidRDefault="004C02EF" w:rsidP="004C02EF">
      <w:pPr>
        <w:pStyle w:val="SyntaxRule"/>
      </w:pPr>
      <w:r w:rsidRPr="00E77497">
        <w:t xml:space="preserve">Catch </w:t>
      </w:r>
      <w:r w:rsidRPr="00E77497">
        <w:rPr>
          <w:rFonts w:ascii="Arial" w:hAnsi="Arial"/>
          <w:b/>
          <w:i w:val="0"/>
        </w:rPr>
        <w:t>:</w:t>
      </w:r>
    </w:p>
    <w:p w14:paraId="3B55071D" w14:textId="77777777"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007E5BF2" w:rsidRPr="00E77497">
        <w:t>CatchParameter</w:t>
      </w:r>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14:paraId="47FEB56E" w14:textId="77777777" w:rsidR="004C02EF" w:rsidRPr="00E77497" w:rsidRDefault="004C02EF" w:rsidP="004C02EF">
      <w:pPr>
        <w:pStyle w:val="SyntaxRule"/>
      </w:pPr>
      <w:r w:rsidRPr="00E77497">
        <w:t xml:space="preserve">Finally </w:t>
      </w:r>
      <w:r w:rsidRPr="00E77497">
        <w:rPr>
          <w:rFonts w:ascii="Arial" w:hAnsi="Arial"/>
          <w:b/>
          <w:i w:val="0"/>
        </w:rPr>
        <w:t>:</w:t>
      </w:r>
    </w:p>
    <w:p w14:paraId="11832B42" w14:textId="77777777"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14:paraId="701F44D6" w14:textId="77777777" w:rsidR="0015789C" w:rsidRPr="00E77497" w:rsidRDefault="007E5BF2" w:rsidP="0015789C">
      <w:pPr>
        <w:pStyle w:val="SyntaxRule"/>
      </w:pPr>
      <w:r w:rsidRPr="00E77497">
        <w:t>C</w:t>
      </w:r>
      <w:r w:rsidR="0015789C" w:rsidRPr="00E77497">
        <w:t xml:space="preserve">atchParameter </w:t>
      </w:r>
      <w:r w:rsidR="0015789C" w:rsidRPr="00E77497">
        <w:rPr>
          <w:rFonts w:ascii="Arial" w:hAnsi="Arial"/>
          <w:b/>
          <w:i w:val="0"/>
        </w:rPr>
        <w:t>:</w:t>
      </w:r>
    </w:p>
    <w:p w14:paraId="7AA0B8FB" w14:textId="77777777" w:rsidR="0015789C" w:rsidRPr="00E77497" w:rsidRDefault="007E5BF2" w:rsidP="0015789C">
      <w:pPr>
        <w:pStyle w:val="SyntaxDefinition"/>
        <w:rPr>
          <w:vertAlign w:val="subscript"/>
        </w:rPr>
      </w:pPr>
      <w:r w:rsidRPr="00E77497">
        <w:t>BindingIdentifier</w:t>
      </w:r>
      <w:r w:rsidR="0015789C" w:rsidRPr="00E77497">
        <w:rPr>
          <w:vertAlign w:val="subscript"/>
        </w:rPr>
        <w:br/>
      </w:r>
      <w:r w:rsidRPr="00E77497">
        <w:t>BindingPattern</w:t>
      </w:r>
      <w:r w:rsidR="0015789C" w:rsidRPr="00E77497">
        <w:t xml:space="preserve"> </w:t>
      </w:r>
    </w:p>
    <w:p w14:paraId="02E55D1D" w14:textId="77777777" w:rsidR="004C02EF" w:rsidRPr="0027695A" w:rsidRDefault="009778F8" w:rsidP="00E25AF2">
      <w:pPr>
        <w:pStyle w:val="Note"/>
      </w:pPr>
      <w:r w:rsidRPr="0027695A">
        <w:t>NOTE</w:t>
      </w:r>
      <w:r w:rsidRPr="0027695A">
        <w:tab/>
      </w:r>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861AE4">
        <w:rPr>
          <w:rFonts w:ascii="Times New Roman" w:hAnsi="Times New Roman"/>
          <w:i/>
        </w:rPr>
        <w:t>CatchParameter</w:t>
      </w:r>
      <w:r w:rsidR="00861AE4" w:rsidRPr="0027695A">
        <w:t xml:space="preserve"> </w:t>
      </w:r>
      <w:r w:rsidR="004C02EF" w:rsidRPr="0027695A">
        <w:t>is bound to that exception.</w:t>
      </w:r>
    </w:p>
    <w:p w14:paraId="3431D29D" w14:textId="77777777" w:rsidR="00C9049C" w:rsidRPr="00E77497" w:rsidDel="00B336AA" w:rsidRDefault="00C9049C">
      <w:pPr>
        <w:pStyle w:val="30"/>
        <w:rPr>
          <w:del w:id="7740" w:author="Rev 19 Allen Wirfs-Brock" w:date="2013-09-11T18:41:00Z"/>
        </w:rPr>
      </w:pPr>
      <w:del w:id="7741" w:author="Rev 19 Allen Wirfs-Brock" w:date="2013-09-11T18:41:00Z">
        <w:r w:rsidRPr="00E77497" w:rsidDel="00B336AA">
          <w:delText>Static Semantics</w:delText>
        </w:r>
        <w:bookmarkStart w:id="7742" w:name="_Toc368034519"/>
        <w:bookmarkStart w:id="7743" w:name="_Toc368049742"/>
        <w:bookmarkStart w:id="7744" w:name="_Toc368050519"/>
        <w:bookmarkEnd w:id="7742"/>
        <w:bookmarkEnd w:id="7743"/>
        <w:bookmarkEnd w:id="7744"/>
      </w:del>
    </w:p>
    <w:p w14:paraId="7669A9E6" w14:textId="77777777" w:rsidR="00C9049C" w:rsidRPr="00E77497" w:rsidRDefault="00C9049C" w:rsidP="006A78DC">
      <w:pPr>
        <w:pStyle w:val="30"/>
        <w:rPr>
          <w:rFonts w:ascii="Helvetica" w:hAnsi="Helvetica"/>
        </w:rPr>
      </w:pPr>
      <w:bookmarkStart w:id="7745" w:name="_Toc368050520"/>
      <w:r w:rsidRPr="00E77497">
        <w:rPr>
          <w:rFonts w:ascii="Helvetica" w:hAnsi="Helvetica"/>
        </w:rPr>
        <w:t>Static Semantics:  Early Errors</w:t>
      </w:r>
      <w:bookmarkEnd w:id="7745"/>
    </w:p>
    <w:p w14:paraId="4EA7DDBB" w14:textId="77777777" w:rsidR="006E4292" w:rsidRPr="00E77497" w:rsidRDefault="006E4292" w:rsidP="006E4292">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p>
    <w:p w14:paraId="18F22E78" w14:textId="77777777" w:rsidR="006E4292" w:rsidRPr="00E77497" w:rsidRDefault="006E4292" w:rsidP="00052EFC">
      <w:pPr>
        <w:numPr>
          <w:ilvl w:val="0"/>
          <w:numId w:val="737"/>
        </w:numPr>
        <w:spacing w:after="220"/>
        <w:contextualSpacing/>
      </w:pPr>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p>
    <w:p w14:paraId="1DED7BC6" w14:textId="77777777" w:rsidR="006E4292" w:rsidRPr="00E77497" w:rsidRDefault="006E4292" w:rsidP="00052EFC">
      <w:pPr>
        <w:numPr>
          <w:ilvl w:val="0"/>
          <w:numId w:val="737"/>
        </w:numPr>
        <w:spacing w:after="220"/>
      </w:pPr>
      <w:commentRangeStart w:id="7746"/>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commentRangeEnd w:id="7746"/>
      <w:r w:rsidR="00516F75">
        <w:rPr>
          <w:rStyle w:val="af6"/>
        </w:rPr>
        <w:commentReference w:id="7746"/>
      </w:r>
    </w:p>
    <w:p w14:paraId="3AB22E07" w14:textId="77777777" w:rsidR="00C9049C" w:rsidRPr="00E77497" w:rsidRDefault="00C9049C" w:rsidP="006A78DC">
      <w:pPr>
        <w:pStyle w:val="30"/>
      </w:pPr>
      <w:bookmarkStart w:id="7747" w:name="_Ref367705968"/>
      <w:bookmarkStart w:id="7748" w:name="_Toc368050521"/>
      <w:r w:rsidRPr="00E77497">
        <w:t xml:space="preserve">Static Semantics:  </w:t>
      </w:r>
      <w:r w:rsidRPr="00E77497">
        <w:rPr>
          <w:lang w:eastAsia="en-US"/>
        </w:rPr>
        <w:t>VarDeclaredNames</w:t>
      </w:r>
      <w:bookmarkEnd w:id="7747"/>
      <w:bookmarkEnd w:id="7748"/>
    </w:p>
    <w:p w14:paraId="609C86E0" w14:textId="77777777" w:rsidR="002E137C" w:rsidRPr="00F742D3" w:rsidRDefault="002E137C" w:rsidP="002E137C">
      <w:pPr>
        <w:rPr>
          <w:ins w:id="7749" w:author="Rev 19 Allen Wirfs-Brock" w:date="2013-09-23T13:31:00Z"/>
        </w:rPr>
      </w:pPr>
      <w:ins w:id="7750" w:author="Rev 19 Allen Wirfs-Brock" w:date="2013-09-23T13:31:00Z">
        <w:r>
          <w:t xml:space="preserve">See also: </w:t>
        </w:r>
        <w:r>
          <w:fldChar w:fldCharType="begin"/>
        </w:r>
        <w:r>
          <w:instrText xml:space="preserve"> REF _Ref367705708 \r \h </w:instrText>
        </w:r>
      </w:ins>
      <w:ins w:id="7751" w:author="Rev 19 Allen Wirfs-Brock" w:date="2013-09-23T13:31:00Z">
        <w:r>
          <w:fldChar w:fldCharType="separate"/>
        </w:r>
      </w:ins>
      <w:ins w:id="7752" w:author="Rev 19 Allen Wirfs-Brock" w:date="2013-09-27T13:22:00Z">
        <w:r w:rsidR="00D433E8">
          <w:t>13.0.1</w:t>
        </w:r>
      </w:ins>
      <w:ins w:id="7753" w:author="Rev 19 Allen Wirfs-Brock" w:date="2013-09-23T13:31:00Z">
        <w:r>
          <w:fldChar w:fldCharType="end"/>
        </w:r>
        <w:r>
          <w:t xml:space="preserve">, </w:t>
        </w:r>
        <w:r>
          <w:fldChar w:fldCharType="begin"/>
        </w:r>
        <w:r>
          <w:instrText xml:space="preserve"> REF _Ref367705688 \r \h </w:instrText>
        </w:r>
      </w:ins>
      <w:ins w:id="7754" w:author="Rev 19 Allen Wirfs-Brock" w:date="2013-09-23T13:31:00Z">
        <w:r>
          <w:fldChar w:fldCharType="separate"/>
        </w:r>
      </w:ins>
      <w:ins w:id="7755" w:author="Rev 19 Allen Wirfs-Brock" w:date="2013-09-27T13:22:00Z">
        <w:r w:rsidR="00D433E8">
          <w:t>13.1.8</w:t>
        </w:r>
      </w:ins>
      <w:ins w:id="7756" w:author="Rev 19 Allen Wirfs-Brock" w:date="2013-09-23T13:31:00Z">
        <w:r>
          <w:fldChar w:fldCharType="end"/>
        </w:r>
        <w:r>
          <w:t xml:space="preserve">, </w:t>
        </w:r>
        <w:r>
          <w:fldChar w:fldCharType="begin"/>
        </w:r>
        <w:r>
          <w:instrText xml:space="preserve"> REF _Ref367705747 \r \h </w:instrText>
        </w:r>
      </w:ins>
      <w:ins w:id="7757" w:author="Rev 19 Allen Wirfs-Brock" w:date="2013-09-23T13:31:00Z">
        <w:r>
          <w:fldChar w:fldCharType="separate"/>
        </w:r>
      </w:ins>
      <w:ins w:id="7758" w:author="Rev 19 Allen Wirfs-Brock" w:date="2013-09-27T13:22:00Z">
        <w:r w:rsidR="00D433E8">
          <w:t>13.5.1</w:t>
        </w:r>
      </w:ins>
      <w:ins w:id="7759" w:author="Rev 19 Allen Wirfs-Brock" w:date="2013-09-23T13:31:00Z">
        <w:r>
          <w:fldChar w:fldCharType="end"/>
        </w:r>
        <w:r>
          <w:t xml:space="preserve">, </w:t>
        </w:r>
        <w:r>
          <w:fldChar w:fldCharType="begin"/>
        </w:r>
        <w:r>
          <w:instrText xml:space="preserve"> REF _Ref367705814 \r \h </w:instrText>
        </w:r>
      </w:ins>
      <w:ins w:id="7760" w:author="Rev 19 Allen Wirfs-Brock" w:date="2013-09-23T13:31:00Z">
        <w:r>
          <w:fldChar w:fldCharType="separate"/>
        </w:r>
      </w:ins>
      <w:ins w:id="7761" w:author="Rev 19 Allen Wirfs-Brock" w:date="2013-09-27T13:22:00Z">
        <w:r w:rsidR="00D433E8">
          <w:t>13.6.1.1</w:t>
        </w:r>
      </w:ins>
      <w:ins w:id="7762" w:author="Rev 19 Allen Wirfs-Brock" w:date="2013-09-23T13:31:00Z">
        <w:r>
          <w:fldChar w:fldCharType="end"/>
        </w:r>
        <w:r>
          <w:t xml:space="preserve">, </w:t>
        </w:r>
        <w:r>
          <w:fldChar w:fldCharType="begin"/>
        </w:r>
        <w:r>
          <w:instrText xml:space="preserve"> REF _Ref367705839 \r \h </w:instrText>
        </w:r>
      </w:ins>
      <w:ins w:id="7763" w:author="Rev 19 Allen Wirfs-Brock" w:date="2013-09-23T13:31:00Z">
        <w:r>
          <w:fldChar w:fldCharType="separate"/>
        </w:r>
      </w:ins>
      <w:ins w:id="7764" w:author="Rev 19 Allen Wirfs-Brock" w:date="2013-09-27T13:22:00Z">
        <w:r w:rsidR="00D433E8">
          <w:t>13.6.2.1</w:t>
        </w:r>
      </w:ins>
      <w:ins w:id="7765" w:author="Rev 19 Allen Wirfs-Brock" w:date="2013-09-23T13:31:00Z">
        <w:r>
          <w:fldChar w:fldCharType="end"/>
        </w:r>
        <w:r>
          <w:t xml:space="preserve">, </w:t>
        </w:r>
        <w:r>
          <w:fldChar w:fldCharType="begin"/>
        </w:r>
        <w:r>
          <w:instrText xml:space="preserve"> REF _Ref367705856 \r \h </w:instrText>
        </w:r>
      </w:ins>
      <w:ins w:id="7766" w:author="Rev 19 Allen Wirfs-Brock" w:date="2013-09-23T13:31:00Z">
        <w:r>
          <w:fldChar w:fldCharType="separate"/>
        </w:r>
      </w:ins>
      <w:ins w:id="7767" w:author="Rev 19 Allen Wirfs-Brock" w:date="2013-09-27T13:22:00Z">
        <w:r w:rsidR="00D433E8">
          <w:t>13.6.3.1</w:t>
        </w:r>
      </w:ins>
      <w:ins w:id="7768" w:author="Rev 19 Allen Wirfs-Brock" w:date="2013-09-23T13:31:00Z">
        <w:r>
          <w:fldChar w:fldCharType="end"/>
        </w:r>
        <w:r>
          <w:t xml:space="preserve">, </w:t>
        </w:r>
        <w:r>
          <w:fldChar w:fldCharType="begin"/>
        </w:r>
        <w:r>
          <w:instrText xml:space="preserve"> REF _Ref367705878 \r \h </w:instrText>
        </w:r>
      </w:ins>
      <w:ins w:id="7769" w:author="Rev 19 Allen Wirfs-Brock" w:date="2013-09-23T13:31:00Z">
        <w:r>
          <w:fldChar w:fldCharType="separate"/>
        </w:r>
      </w:ins>
      <w:ins w:id="7770" w:author="Rev 19 Allen Wirfs-Brock" w:date="2013-09-27T13:22:00Z">
        <w:r w:rsidR="00D433E8">
          <w:t>13.6.4.3</w:t>
        </w:r>
      </w:ins>
      <w:ins w:id="7771" w:author="Rev 19 Allen Wirfs-Brock" w:date="2013-09-23T13:31:00Z">
        <w:r>
          <w:fldChar w:fldCharType="end"/>
        </w:r>
        <w:r>
          <w:t xml:space="preserve">, </w:t>
        </w:r>
        <w:r>
          <w:fldChar w:fldCharType="begin"/>
        </w:r>
        <w:r>
          <w:instrText xml:space="preserve"> REF _Ref367705897 \r \h </w:instrText>
        </w:r>
      </w:ins>
      <w:ins w:id="7772" w:author="Rev 19 Allen Wirfs-Brock" w:date="2013-09-23T13:31:00Z">
        <w:r>
          <w:fldChar w:fldCharType="separate"/>
        </w:r>
      </w:ins>
      <w:ins w:id="7773" w:author="Rev 19 Allen Wirfs-Brock" w:date="2013-09-27T13:22:00Z">
        <w:r w:rsidR="00D433E8">
          <w:t>13.10.2</w:t>
        </w:r>
      </w:ins>
      <w:ins w:id="7774" w:author="Rev 19 Allen Wirfs-Brock" w:date="2013-09-23T13:31:00Z">
        <w:r>
          <w:fldChar w:fldCharType="end"/>
        </w:r>
        <w:r>
          <w:t xml:space="preserve">, </w:t>
        </w:r>
        <w:r>
          <w:fldChar w:fldCharType="begin"/>
        </w:r>
        <w:r>
          <w:instrText xml:space="preserve"> REF _Ref367705925 \r \h </w:instrText>
        </w:r>
      </w:ins>
      <w:ins w:id="7775" w:author="Rev 19 Allen Wirfs-Brock" w:date="2013-09-23T13:31:00Z">
        <w:r>
          <w:fldChar w:fldCharType="separate"/>
        </w:r>
      </w:ins>
      <w:ins w:id="7776" w:author="Rev 19 Allen Wirfs-Brock" w:date="2013-09-27T13:22:00Z">
        <w:r w:rsidR="00D433E8">
          <w:t>13.11.4</w:t>
        </w:r>
      </w:ins>
      <w:ins w:id="7777" w:author="Rev 19 Allen Wirfs-Brock" w:date="2013-09-23T13:31:00Z">
        <w:r>
          <w:fldChar w:fldCharType="end"/>
        </w:r>
        <w:r>
          <w:t xml:space="preserve">, </w:t>
        </w:r>
        <w:r>
          <w:fldChar w:fldCharType="begin"/>
        </w:r>
        <w:r>
          <w:instrText xml:space="preserve"> REF _Ref367705949 \r \h </w:instrText>
        </w:r>
      </w:ins>
      <w:ins w:id="7778" w:author="Rev 19 Allen Wirfs-Brock" w:date="2013-09-23T13:31:00Z">
        <w:r>
          <w:fldChar w:fldCharType="separate"/>
        </w:r>
      </w:ins>
      <w:ins w:id="7779" w:author="Rev 19 Allen Wirfs-Brock" w:date="2013-09-27T13:22:00Z">
        <w:r w:rsidR="00D433E8">
          <w:t>13.12.2</w:t>
        </w:r>
      </w:ins>
      <w:ins w:id="7780" w:author="Rev 19 Allen Wirfs-Brock" w:date="2013-09-23T13:31:00Z">
        <w:r>
          <w:fldChar w:fldCharType="end"/>
        </w:r>
        <w:r>
          <w:t xml:space="preserve">, </w:t>
        </w:r>
        <w:r>
          <w:fldChar w:fldCharType="begin"/>
        </w:r>
        <w:r>
          <w:instrText xml:space="preserve"> REF _Ref367705999 \r \h </w:instrText>
        </w:r>
      </w:ins>
      <w:ins w:id="7781" w:author="Rev 19 Allen Wirfs-Brock" w:date="2013-09-23T13:31:00Z">
        <w:r>
          <w:fldChar w:fldCharType="separate"/>
        </w:r>
      </w:ins>
      <w:ins w:id="7782" w:author="Rev 19 Allen Wirfs-Brock" w:date="2013-09-27T13:22:00Z">
        <w:r w:rsidR="00D433E8">
          <w:t>14.1.10</w:t>
        </w:r>
      </w:ins>
      <w:ins w:id="7783" w:author="Rev 19 Allen Wirfs-Brock" w:date="2013-09-23T13:31:00Z">
        <w:r>
          <w:fldChar w:fldCharType="end"/>
        </w:r>
        <w:r>
          <w:t xml:space="preserve">, </w:t>
        </w:r>
        <w:r>
          <w:fldChar w:fldCharType="begin"/>
        </w:r>
        <w:r>
          <w:instrText xml:space="preserve"> REF _Ref367706057 \r \h </w:instrText>
        </w:r>
      </w:ins>
      <w:ins w:id="7784" w:author="Rev 19 Allen Wirfs-Brock" w:date="2013-09-23T13:31:00Z">
        <w:r>
          <w:fldChar w:fldCharType="separate"/>
        </w:r>
      </w:ins>
      <w:ins w:id="7785" w:author="Rev 19 Allen Wirfs-Brock" w:date="2013-09-27T13:22:00Z">
        <w:r w:rsidR="00D433E8">
          <w:t>14.4.8</w:t>
        </w:r>
      </w:ins>
      <w:ins w:id="7786" w:author="Rev 19 Allen Wirfs-Brock" w:date="2013-09-23T13:31:00Z">
        <w:r>
          <w:fldChar w:fldCharType="end"/>
        </w:r>
        <w:r>
          <w:t xml:space="preserve">, </w:t>
        </w:r>
        <w:r>
          <w:fldChar w:fldCharType="begin"/>
        </w:r>
        <w:r>
          <w:instrText xml:space="preserve"> REF _Ref367706084 \r \h </w:instrText>
        </w:r>
      </w:ins>
      <w:ins w:id="7787" w:author="Rev 19 Allen Wirfs-Brock" w:date="2013-09-23T13:31:00Z">
        <w:r>
          <w:fldChar w:fldCharType="separate"/>
        </w:r>
      </w:ins>
      <w:ins w:id="7788" w:author="Rev 19 Allen Wirfs-Brock" w:date="2013-09-27T13:22:00Z">
        <w:r w:rsidR="00D433E8">
          <w:t>14.5.13</w:t>
        </w:r>
      </w:ins>
      <w:ins w:id="7789" w:author="Rev 19 Allen Wirfs-Brock" w:date="2013-09-23T13:31:00Z">
        <w:r>
          <w:fldChar w:fldCharType="end"/>
        </w:r>
        <w:r>
          <w:t xml:space="preserve">, </w:t>
        </w:r>
        <w:r>
          <w:fldChar w:fldCharType="begin"/>
        </w:r>
        <w:r>
          <w:instrText xml:space="preserve"> REF _Ref367706111 \r \h </w:instrText>
        </w:r>
      </w:ins>
      <w:ins w:id="7790" w:author="Rev 19 Allen Wirfs-Brock" w:date="2013-09-23T13:31:00Z">
        <w:r>
          <w:fldChar w:fldCharType="separate"/>
        </w:r>
      </w:ins>
      <w:ins w:id="7791" w:author="Rev 19 Allen Wirfs-Brock" w:date="2013-09-27T13:22:00Z">
        <w:r w:rsidR="00D433E8">
          <w:t>15.1.0.5</w:t>
        </w:r>
      </w:ins>
      <w:ins w:id="7792" w:author="Rev 19 Allen Wirfs-Brock" w:date="2013-09-23T13:31:00Z">
        <w:r>
          <w:fldChar w:fldCharType="end"/>
        </w:r>
        <w:r>
          <w:t xml:space="preserve">, </w:t>
        </w:r>
        <w:r>
          <w:fldChar w:fldCharType="begin"/>
        </w:r>
        <w:r>
          <w:instrText xml:space="preserve"> REF _Ref367706146 \r \h </w:instrText>
        </w:r>
      </w:ins>
      <w:ins w:id="7793" w:author="Rev 19 Allen Wirfs-Brock" w:date="2013-09-23T13:31:00Z">
        <w:r>
          <w:fldChar w:fldCharType="separate"/>
        </w:r>
      </w:ins>
      <w:ins w:id="7794" w:author="Rev 19 Allen Wirfs-Brock" w:date="2013-09-27T13:22:00Z">
        <w:r w:rsidR="00D433E8">
          <w:t>15.2.5</w:t>
        </w:r>
      </w:ins>
      <w:ins w:id="7795" w:author="Rev 19 Allen Wirfs-Brock" w:date="2013-09-23T13:31:00Z">
        <w:r>
          <w:fldChar w:fldCharType="end"/>
        </w:r>
        <w:r>
          <w:t>.</w:t>
        </w:r>
      </w:ins>
    </w:p>
    <w:p w14:paraId="6FEF3263" w14:textId="77777777" w:rsidR="009A5AED" w:rsidRPr="00E77497" w:rsidRDefault="009A5AED" w:rsidP="009A5AED">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14:paraId="466CF933" w14:textId="77777777" w:rsidR="009A5AED" w:rsidRPr="00E77497" w:rsidRDefault="009A5AED" w:rsidP="00C47E72">
      <w:pPr>
        <w:pStyle w:val="Alg4"/>
        <w:numPr>
          <w:ilvl w:val="0"/>
          <w:numId w:val="490"/>
        </w:numPr>
        <w:spacing w:after="220"/>
        <w:contextualSpacing/>
      </w:pPr>
      <w:r w:rsidRPr="00E77497">
        <w:t xml:space="preserve">Let </w:t>
      </w:r>
      <w:r w:rsidRPr="00E77497">
        <w:rPr>
          <w:i/>
        </w:rPr>
        <w:t xml:space="preserve">names </w:t>
      </w:r>
      <w:r w:rsidRPr="00E77497">
        <w:t xml:space="preserve">be VarDeclaredNames of </w:t>
      </w:r>
      <w:r w:rsidR="004464AD" w:rsidRPr="00E77497">
        <w:rPr>
          <w:i/>
        </w:rPr>
        <w:t>Block</w:t>
      </w:r>
      <w:r w:rsidRPr="00E77497">
        <w:t>.</w:t>
      </w:r>
    </w:p>
    <w:p w14:paraId="5DA0EF78" w14:textId="77777777" w:rsidR="009A5AED" w:rsidRPr="00E77497" w:rsidRDefault="009A5AED" w:rsidP="00C47E72">
      <w:pPr>
        <w:pStyle w:val="Alg4"/>
        <w:numPr>
          <w:ilvl w:val="0"/>
          <w:numId w:val="49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004464AD" w:rsidRPr="00E77497">
        <w:rPr>
          <w:i/>
        </w:rPr>
        <w:t>Catch</w:t>
      </w:r>
      <w:r w:rsidRPr="00E77497">
        <w:rPr>
          <w:rStyle w:val="bnf"/>
        </w:rPr>
        <w:t>.</w:t>
      </w:r>
    </w:p>
    <w:p w14:paraId="020FB58D" w14:textId="77777777" w:rsidR="009A5AED" w:rsidRPr="00E77497" w:rsidRDefault="009A5AED" w:rsidP="00C47E72">
      <w:pPr>
        <w:pStyle w:val="Alg4"/>
        <w:numPr>
          <w:ilvl w:val="0"/>
          <w:numId w:val="490"/>
        </w:numPr>
        <w:spacing w:after="220"/>
        <w:contextualSpacing/>
      </w:pPr>
      <w:r w:rsidRPr="00E77497">
        <w:t xml:space="preserve">Return </w:t>
      </w:r>
      <w:r w:rsidRPr="00E77497">
        <w:rPr>
          <w:rStyle w:val="bnf"/>
        </w:rPr>
        <w:t>names</w:t>
      </w:r>
      <w:r w:rsidRPr="00E77497">
        <w:t>.</w:t>
      </w:r>
    </w:p>
    <w:p w14:paraId="2FB4855E" w14:textId="77777777"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14:paraId="3B6D21E5" w14:textId="77777777" w:rsidR="004C2687" w:rsidRPr="00E77497" w:rsidRDefault="004C2687" w:rsidP="00C47E72">
      <w:pPr>
        <w:pStyle w:val="Alg4"/>
        <w:numPr>
          <w:ilvl w:val="0"/>
          <w:numId w:val="491"/>
        </w:numPr>
        <w:spacing w:after="220"/>
        <w:contextualSpacing/>
      </w:pPr>
      <w:r w:rsidRPr="00E77497">
        <w:t xml:space="preserve">Let </w:t>
      </w:r>
      <w:r w:rsidRPr="00E77497">
        <w:rPr>
          <w:i/>
        </w:rPr>
        <w:t xml:space="preserve">names </w:t>
      </w:r>
      <w:r w:rsidRPr="00E77497">
        <w:t xml:space="preserve">be VarDeclaredNames of </w:t>
      </w:r>
      <w:r w:rsidRPr="00E77497">
        <w:rPr>
          <w:i/>
        </w:rPr>
        <w:t>Block</w:t>
      </w:r>
      <w:r w:rsidRPr="00E77497">
        <w:t>.</w:t>
      </w:r>
    </w:p>
    <w:p w14:paraId="64BA2841" w14:textId="77777777" w:rsidR="004C2687" w:rsidRPr="00E77497" w:rsidRDefault="004C2687" w:rsidP="00C47E72">
      <w:pPr>
        <w:pStyle w:val="Alg4"/>
        <w:numPr>
          <w:ilvl w:val="0"/>
          <w:numId w:val="491"/>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14:paraId="54A72C30" w14:textId="77777777" w:rsidR="004C2687" w:rsidRPr="00E77497" w:rsidRDefault="004C2687" w:rsidP="00C47E72">
      <w:pPr>
        <w:pStyle w:val="Alg4"/>
        <w:numPr>
          <w:ilvl w:val="0"/>
          <w:numId w:val="491"/>
        </w:numPr>
        <w:spacing w:after="220"/>
        <w:contextualSpacing/>
      </w:pPr>
      <w:r w:rsidRPr="00E77497">
        <w:t xml:space="preserve">Return </w:t>
      </w:r>
      <w:r w:rsidRPr="00E77497">
        <w:rPr>
          <w:rStyle w:val="bnf"/>
        </w:rPr>
        <w:t>names</w:t>
      </w:r>
      <w:r w:rsidRPr="00E77497">
        <w:t>.</w:t>
      </w:r>
    </w:p>
    <w:p w14:paraId="2C5720D4" w14:textId="77777777"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14:paraId="2593345E" w14:textId="77777777" w:rsidR="004C2687" w:rsidRPr="00E77497" w:rsidRDefault="004C2687" w:rsidP="00C47E72">
      <w:pPr>
        <w:pStyle w:val="Alg4"/>
        <w:numPr>
          <w:ilvl w:val="0"/>
          <w:numId w:val="492"/>
        </w:numPr>
        <w:spacing w:after="220"/>
        <w:contextualSpacing/>
      </w:pPr>
      <w:r w:rsidRPr="00E77497">
        <w:t xml:space="preserve">Let </w:t>
      </w:r>
      <w:r w:rsidRPr="00E77497">
        <w:rPr>
          <w:i/>
        </w:rPr>
        <w:t xml:space="preserve">names </w:t>
      </w:r>
      <w:r w:rsidRPr="00E77497">
        <w:t xml:space="preserve">be VarDeclaredNames of </w:t>
      </w:r>
      <w:r w:rsidRPr="00E77497">
        <w:rPr>
          <w:i/>
        </w:rPr>
        <w:t>Block</w:t>
      </w:r>
      <w:r w:rsidRPr="00E77497">
        <w:t>.</w:t>
      </w:r>
    </w:p>
    <w:p w14:paraId="1B4CBB57" w14:textId="77777777"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p>
    <w:p w14:paraId="69BBAD21" w14:textId="77777777"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14:paraId="5FEDB17D" w14:textId="77777777" w:rsidR="004C2687" w:rsidRPr="00E77497" w:rsidRDefault="004C2687" w:rsidP="00C47E72">
      <w:pPr>
        <w:pStyle w:val="Alg4"/>
        <w:numPr>
          <w:ilvl w:val="0"/>
          <w:numId w:val="492"/>
        </w:numPr>
        <w:spacing w:after="220"/>
        <w:contextualSpacing/>
      </w:pPr>
      <w:r w:rsidRPr="00E77497">
        <w:t xml:space="preserve">Return </w:t>
      </w:r>
      <w:r w:rsidRPr="00E77497">
        <w:rPr>
          <w:rStyle w:val="bnf"/>
        </w:rPr>
        <w:t>names</w:t>
      </w:r>
      <w:r w:rsidRPr="00E77497">
        <w:t>.</w:t>
      </w:r>
    </w:p>
    <w:p w14:paraId="3CBEF4D5" w14:textId="77777777" w:rsidR="006E4292" w:rsidRPr="00E77497" w:rsidRDefault="006E4292" w:rsidP="006E4292">
      <w:pPr>
        <w:jc w:val="left"/>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14:paraId="04C362DA" w14:textId="77777777" w:rsidR="006E4292" w:rsidRPr="00E77497" w:rsidRDefault="006E4292" w:rsidP="00C47E72">
      <w:pPr>
        <w:pStyle w:val="Alg4"/>
        <w:numPr>
          <w:ilvl w:val="0"/>
          <w:numId w:val="493"/>
        </w:numPr>
        <w:spacing w:after="220"/>
        <w:contextualSpacing/>
      </w:pPr>
      <w:r w:rsidRPr="00E77497">
        <w:t xml:space="preserve">Return the VarDeclaredNames of </w:t>
      </w:r>
      <w:r w:rsidRPr="00E77497">
        <w:rPr>
          <w:i/>
        </w:rPr>
        <w:t>Block</w:t>
      </w:r>
      <w:r w:rsidRPr="00E77497">
        <w:t>.</w:t>
      </w:r>
    </w:p>
    <w:p w14:paraId="56B40602" w14:textId="77777777" w:rsidR="004C2687" w:rsidRPr="00E77497" w:rsidDel="00B336AA" w:rsidRDefault="004C2687">
      <w:pPr>
        <w:pStyle w:val="30"/>
        <w:rPr>
          <w:del w:id="7796" w:author="Rev 19 Allen Wirfs-Brock" w:date="2013-09-11T18:41:00Z"/>
        </w:rPr>
      </w:pPr>
      <w:del w:id="7797" w:author="Rev 19 Allen Wirfs-Brock" w:date="2013-09-11T18:41:00Z">
        <w:r w:rsidRPr="00E77497" w:rsidDel="00B336AA">
          <w:delText>Runtime Semantics</w:delText>
        </w:r>
        <w:bookmarkStart w:id="7798" w:name="_Toc368034522"/>
        <w:bookmarkStart w:id="7799" w:name="_Toc368049745"/>
        <w:bookmarkStart w:id="7800" w:name="_Toc368050522"/>
        <w:bookmarkEnd w:id="7798"/>
        <w:bookmarkEnd w:id="7799"/>
        <w:bookmarkEnd w:id="7800"/>
      </w:del>
    </w:p>
    <w:p w14:paraId="53575923" w14:textId="77777777" w:rsidR="00295437" w:rsidRDefault="00295437" w:rsidP="006A78DC">
      <w:pPr>
        <w:pStyle w:val="30"/>
        <w:rPr>
          <w:rFonts w:ascii="Helvetica" w:hAnsi="Helvetica"/>
          <w:spacing w:val="6"/>
        </w:rPr>
      </w:pPr>
      <w:bookmarkStart w:id="7801" w:name="_Ref366743530"/>
      <w:bookmarkStart w:id="7802" w:name="_Toc368050523"/>
      <w:r w:rsidRPr="00E77497">
        <w:rPr>
          <w:rFonts w:ascii="Helvetica" w:hAnsi="Helvetica"/>
        </w:rPr>
        <w:t xml:space="preserve">Runtime Semantics: </w:t>
      </w:r>
      <w:r w:rsidRPr="00E77497">
        <w:rPr>
          <w:rFonts w:ascii="Helvetica" w:hAnsi="Helvetica"/>
          <w:spacing w:val="6"/>
        </w:rPr>
        <w:t>Binding</w:t>
      </w:r>
      <w:del w:id="7803" w:author="Rev 19 Allen Wirfs-Brock" w:date="2013-09-23T16:43:00Z">
        <w:r w:rsidRPr="00E77497" w:rsidDel="00427ECF">
          <w:rPr>
            <w:rFonts w:ascii="Helvetica" w:hAnsi="Helvetica"/>
            <w:spacing w:val="6"/>
          </w:rPr>
          <w:delText xml:space="preserve"> </w:delText>
        </w:r>
      </w:del>
      <w:r w:rsidR="00A113E2">
        <w:rPr>
          <w:rFonts w:ascii="Helvetica" w:hAnsi="Helvetica"/>
          <w:spacing w:val="6"/>
        </w:rPr>
        <w:t>Initialisation</w:t>
      </w:r>
      <w:bookmarkEnd w:id="7801"/>
      <w:bookmarkEnd w:id="7802"/>
    </w:p>
    <w:p w14:paraId="59036875" w14:textId="77777777" w:rsidR="00295437" w:rsidRPr="004418C4" w:rsidRDefault="00295437" w:rsidP="00295437">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72CB3B0D" w14:textId="77777777" w:rsidR="00295437" w:rsidRPr="008E00F6" w:rsidRDefault="0029543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14:paraId="79A546CC" w14:textId="77777777" w:rsidR="00427ECF" w:rsidRPr="002E15BF" w:rsidRDefault="00427ECF" w:rsidP="00427ECF">
      <w:pPr>
        <w:tabs>
          <w:tab w:val="left" w:pos="2055"/>
        </w:tabs>
        <w:rPr>
          <w:ins w:id="7804" w:author="Rev 19 Allen Wirfs-Brock" w:date="2013-09-23T16:42:00Z"/>
        </w:rPr>
      </w:pPr>
      <w:ins w:id="7805" w:author="Rev 19 Allen Wirfs-Brock" w:date="2013-09-23T16:42:00Z">
        <w:r w:rsidRPr="002E15BF">
          <w:t xml:space="preserve">See also: </w:t>
        </w:r>
        <w:r w:rsidRPr="002E15BF">
          <w:fldChar w:fldCharType="begin"/>
        </w:r>
        <w:r w:rsidRPr="002E15BF">
          <w:instrText xml:space="preserve"> REF _Ref366743257 \r \h </w:instrText>
        </w:r>
        <w:r>
          <w:instrText xml:space="preserve"> \* MERGEFORMAT </w:instrText>
        </w:r>
      </w:ins>
      <w:ins w:id="7806" w:author="Rev 19 Allen Wirfs-Brock" w:date="2013-09-23T16:42:00Z">
        <w:r w:rsidRPr="002E15BF">
          <w:fldChar w:fldCharType="separate"/>
        </w:r>
      </w:ins>
      <w:ins w:id="7807" w:author="Rev 19 Allen Wirfs-Brock" w:date="2013-09-27T13:22:00Z">
        <w:r w:rsidR="00D433E8">
          <w:t>12.1.4.2.2</w:t>
        </w:r>
      </w:ins>
      <w:ins w:id="7808" w:author="Rev 19 Allen Wirfs-Brock" w:date="2013-09-23T16:42:00Z">
        <w:r w:rsidRPr="002E15BF">
          <w:fldChar w:fldCharType="end"/>
        </w:r>
        <w:r>
          <w:t xml:space="preserve">, </w:t>
        </w:r>
        <w:r>
          <w:fldChar w:fldCharType="begin"/>
        </w:r>
        <w:r>
          <w:instrText xml:space="preserve"> REF _Ref366743323 \r \h </w:instrText>
        </w:r>
      </w:ins>
      <w:ins w:id="7809" w:author="Rev 19 Allen Wirfs-Brock" w:date="2013-09-23T16:42:00Z">
        <w:r>
          <w:fldChar w:fldCharType="separate"/>
        </w:r>
      </w:ins>
      <w:ins w:id="7810" w:author="Rev 19 Allen Wirfs-Brock" w:date="2013-09-27T13:22:00Z">
        <w:r w:rsidR="00D433E8">
          <w:t>13.2.1.4</w:t>
        </w:r>
      </w:ins>
      <w:ins w:id="7811" w:author="Rev 19 Allen Wirfs-Brock" w:date="2013-09-23T16:42:00Z">
        <w:r>
          <w:fldChar w:fldCharType="end"/>
        </w:r>
        <w:r>
          <w:t xml:space="preserve">, </w:t>
        </w:r>
        <w:r>
          <w:fldChar w:fldCharType="begin"/>
        </w:r>
        <w:r>
          <w:instrText xml:space="preserve"> REF _Ref366743381 \r \h </w:instrText>
        </w:r>
      </w:ins>
      <w:ins w:id="7812" w:author="Rev 19 Allen Wirfs-Brock" w:date="2013-09-23T16:42:00Z">
        <w:r>
          <w:fldChar w:fldCharType="separate"/>
        </w:r>
      </w:ins>
      <w:ins w:id="7813" w:author="Rev 19 Allen Wirfs-Brock" w:date="2013-09-27T13:22:00Z">
        <w:r w:rsidR="00D433E8">
          <w:t>13.2.2.2</w:t>
        </w:r>
      </w:ins>
      <w:ins w:id="7814" w:author="Rev 19 Allen Wirfs-Brock" w:date="2013-09-23T16:42:00Z">
        <w:r>
          <w:fldChar w:fldCharType="end"/>
        </w:r>
        <w:r>
          <w:t xml:space="preserve">, </w:t>
        </w:r>
        <w:r>
          <w:fldChar w:fldCharType="begin"/>
        </w:r>
        <w:r>
          <w:instrText xml:space="preserve"> REF _Ref366743416 \r \h </w:instrText>
        </w:r>
      </w:ins>
      <w:r>
        <w:fldChar w:fldCharType="separate"/>
      </w:r>
      <w:ins w:id="7815" w:author="Rev 19 Allen Wirfs-Brock" w:date="2013-09-27T13:22:00Z">
        <w:r w:rsidR="00D433E8">
          <w:t>13.2.3.4</w:t>
        </w:r>
      </w:ins>
      <w:ins w:id="7816" w:author="Rev 19 Allen Wirfs-Brock" w:date="2013-09-23T16:42:00Z">
        <w:r>
          <w:fldChar w:fldCharType="end"/>
        </w:r>
        <w:r>
          <w:t xml:space="preserve">, </w:t>
        </w:r>
        <w:r>
          <w:fldChar w:fldCharType="begin"/>
        </w:r>
        <w:r>
          <w:instrText xml:space="preserve"> REF _Ref366743570 \r \h </w:instrText>
        </w:r>
      </w:ins>
      <w:ins w:id="7817" w:author="Rev 19 Allen Wirfs-Brock" w:date="2013-09-23T16:42:00Z">
        <w:r>
          <w:fldChar w:fldCharType="separate"/>
        </w:r>
      </w:ins>
      <w:ins w:id="7818" w:author="Rev 19 Allen Wirfs-Brock" w:date="2013-09-27T13:22:00Z">
        <w:r w:rsidR="00D433E8">
          <w:t>14.1.11</w:t>
        </w:r>
      </w:ins>
      <w:ins w:id="7819" w:author="Rev 19 Allen Wirfs-Brock" w:date="2013-09-23T16:42:00Z">
        <w:r>
          <w:fldChar w:fldCharType="end"/>
        </w:r>
        <w:r>
          <w:t xml:space="preserve">, </w:t>
        </w:r>
        <w:r>
          <w:fldChar w:fldCharType="begin"/>
        </w:r>
        <w:r>
          <w:instrText xml:space="preserve"> REF _Ref366743623 \r \h </w:instrText>
        </w:r>
      </w:ins>
      <w:ins w:id="7820" w:author="Rev 19 Allen Wirfs-Brock" w:date="2013-09-23T16:42:00Z">
        <w:r>
          <w:fldChar w:fldCharType="separate"/>
        </w:r>
      </w:ins>
      <w:ins w:id="7821" w:author="Rev 19 Allen Wirfs-Brock" w:date="2013-09-27T13:22:00Z">
        <w:r w:rsidR="00D433E8">
          <w:t>14.2.8</w:t>
        </w:r>
      </w:ins>
      <w:ins w:id="7822" w:author="Rev 19 Allen Wirfs-Brock" w:date="2013-09-23T16:42:00Z">
        <w:r>
          <w:fldChar w:fldCharType="end"/>
        </w:r>
        <w:r>
          <w:t>.</w:t>
        </w:r>
        <w:r w:rsidRPr="002E15BF">
          <w:tab/>
        </w:r>
      </w:ins>
    </w:p>
    <w:p w14:paraId="549A01A9" w14:textId="77777777" w:rsidR="0074396A" w:rsidRPr="00E77497" w:rsidRDefault="0074396A" w:rsidP="0074396A">
      <w:pPr>
        <w:contextualSpacing/>
      </w:pPr>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14:paraId="333E8C7C" w14:textId="77777777" w:rsidR="0074396A" w:rsidRPr="00E77497" w:rsidDel="001F1D00" w:rsidRDefault="0074396A" w:rsidP="00E74C84">
      <w:pPr>
        <w:pStyle w:val="Alg3"/>
        <w:numPr>
          <w:ilvl w:val="0"/>
          <w:numId w:val="1452"/>
        </w:numPr>
        <w:rPr>
          <w:del w:id="7823" w:author="Rev 19 Allen Wirfs-Brock" w:date="2013-09-25T17:02:00Z"/>
        </w:rPr>
      </w:pPr>
      <w:commentRangeStart w:id="7824"/>
      <w:del w:id="7825" w:author="Rev 19 Allen Wirfs-Brock" w:date="2013-09-25T17:02:00Z">
        <w:r w:rsidRPr="00E77497" w:rsidDel="001F1D00">
          <w:delText xml:space="preserve">Let </w:delText>
        </w:r>
        <w:r w:rsidDel="001F1D00">
          <w:rPr>
            <w:i/>
          </w:rPr>
          <w:delText>exceptionObj</w:delText>
        </w:r>
        <w:r w:rsidRPr="00E77497" w:rsidDel="001F1D00">
          <w:delText xml:space="preserve"> be ToObject(</w:delText>
        </w:r>
        <w:r w:rsidDel="001F1D00">
          <w:rPr>
            <w:i/>
          </w:rPr>
          <w:delText>value</w:delText>
        </w:r>
        <w:r w:rsidRPr="00E77497" w:rsidDel="001F1D00">
          <w:delText>).</w:delText>
        </w:r>
      </w:del>
    </w:p>
    <w:p w14:paraId="01A02D98" w14:textId="77777777" w:rsidR="00ED63AB" w:rsidRDefault="001F1D00" w:rsidP="00E74C84">
      <w:pPr>
        <w:pStyle w:val="Alg2"/>
        <w:numPr>
          <w:ilvl w:val="0"/>
          <w:numId w:val="1452"/>
        </w:numPr>
        <w:spacing w:after="220"/>
        <w:contextualSpacing/>
      </w:pPr>
      <w:ins w:id="7826" w:author="Rev 19 Allen Wirfs-Brock" w:date="2013-09-25T17:01:00Z">
        <w:r>
          <w:t>If Type(</w:t>
        </w:r>
        <w:r>
          <w:rPr>
            <w:i/>
            <w:iCs/>
          </w:rPr>
          <w:t>value</w:t>
        </w:r>
        <w:r>
          <w:t xml:space="preserve">) is not Object, then throw a </w:t>
        </w:r>
        <w:r w:rsidRPr="00B54857">
          <w:rPr>
            <w:b/>
            <w:bCs/>
          </w:rPr>
          <w:t>TypeError</w:t>
        </w:r>
        <w:r>
          <w:t xml:space="preserve"> exception.</w:t>
        </w:r>
      </w:ins>
      <w:del w:id="7827" w:author="Rev 19 Allen Wirfs-Brock" w:date="2013-09-25T17:01:00Z">
        <w:r w:rsidR="00ED63AB" w:rsidDel="001F1D00">
          <w:delText>ReturnIfAbrupt(</w:delText>
        </w:r>
        <w:r w:rsidR="00ED63AB" w:rsidDel="001F1D00">
          <w:rPr>
            <w:i/>
          </w:rPr>
          <w:delText>exceptionObj</w:delText>
        </w:r>
        <w:r w:rsidR="00ED63AB" w:rsidDel="001F1D00">
          <w:delText>).</w:delText>
        </w:r>
        <w:commentRangeEnd w:id="7824"/>
        <w:r w:rsidR="00ED63AB" w:rsidDel="001F1D00">
          <w:rPr>
            <w:rStyle w:val="af6"/>
            <w:rFonts w:ascii="Arial" w:eastAsia="MS Mincho" w:hAnsi="Arial"/>
            <w:spacing w:val="0"/>
            <w:lang w:eastAsia="ja-JP"/>
          </w:rPr>
          <w:commentReference w:id="7824"/>
        </w:r>
      </w:del>
    </w:p>
    <w:p w14:paraId="7901CAB3" w14:textId="77777777" w:rsidR="0074396A" w:rsidRPr="004418C4" w:rsidRDefault="00A90B01" w:rsidP="00E74C84">
      <w:pPr>
        <w:pStyle w:val="Alg2"/>
        <w:numPr>
          <w:ilvl w:val="0"/>
          <w:numId w:val="1452"/>
        </w:numPr>
        <w:spacing w:after="220"/>
      </w:pPr>
      <w:r>
        <w:t>Return the result of performing</w:t>
      </w:r>
      <w:r w:rsidR="0074396A" w:rsidRPr="004418C4">
        <w:t xml:space="preserve"> Binding</w:t>
      </w:r>
      <w:del w:id="7828" w:author="Rev 19 Allen Wirfs-Brock" w:date="2013-09-23T16:43:00Z">
        <w:r w:rsidR="0074396A" w:rsidRPr="004418C4" w:rsidDel="00427ECF">
          <w:delText xml:space="preserve"> </w:delText>
        </w:r>
      </w:del>
      <w:r w:rsidR="00A113E2">
        <w:t>Initialisation</w:t>
      </w:r>
      <w:r w:rsidR="0074396A" w:rsidRPr="004418C4">
        <w:t xml:space="preserve"> for </w:t>
      </w:r>
      <w:r w:rsidR="0074396A" w:rsidRPr="00E77497">
        <w:rPr>
          <w:i/>
        </w:rPr>
        <w:t>Binding</w:t>
      </w:r>
      <w:r w:rsidR="0074396A">
        <w:rPr>
          <w:rStyle w:val="bnf"/>
        </w:rPr>
        <w:t>Pattern</w:t>
      </w:r>
      <w:r w:rsidR="0074396A" w:rsidRPr="004418C4">
        <w:t xml:space="preserve"> passing</w:t>
      </w:r>
      <w:r w:rsidR="0074396A" w:rsidRPr="004418C4">
        <w:rPr>
          <w:i/>
        </w:rPr>
        <w:t xml:space="preserve"> </w:t>
      </w:r>
      <w:del w:id="7829" w:author="Rev 19 Allen Wirfs-Brock" w:date="2013-09-25T17:01:00Z">
        <w:r w:rsidR="0074396A" w:rsidDel="001F1D00">
          <w:rPr>
            <w:i/>
          </w:rPr>
          <w:delText>exceptionObj</w:delText>
        </w:r>
        <w:r w:rsidR="0074396A" w:rsidRPr="00E77497" w:rsidDel="001F1D00">
          <w:delText xml:space="preserve"> </w:delText>
        </w:r>
      </w:del>
      <w:ins w:id="7830" w:author="Rev 19 Allen Wirfs-Brock" w:date="2013-09-25T17:01:00Z">
        <w:r w:rsidR="001F1D00">
          <w:rPr>
            <w:i/>
          </w:rPr>
          <w:t>value</w:t>
        </w:r>
        <w:r w:rsidR="001F1D00" w:rsidRPr="00E77497">
          <w:t xml:space="preserve"> </w:t>
        </w:r>
      </w:ins>
      <w:r w:rsidR="0074396A" w:rsidRPr="004418C4">
        <w:t xml:space="preserve">and </w:t>
      </w:r>
      <w:r w:rsidR="00767E5E">
        <w:rPr>
          <w:i/>
        </w:rPr>
        <w:t>environment</w:t>
      </w:r>
      <w:r w:rsidR="0074396A" w:rsidRPr="004418C4">
        <w:t xml:space="preserve"> as the arguments.</w:t>
      </w:r>
    </w:p>
    <w:p w14:paraId="54CA34DB" w14:textId="77777777" w:rsidR="006A1523" w:rsidRDefault="006A1523" w:rsidP="00427ECF">
      <w:pPr>
        <w:pStyle w:val="30"/>
      </w:pPr>
      <w:bookmarkStart w:id="7831" w:name="_Toc368050524"/>
      <w:r w:rsidRPr="00E77497">
        <w:t xml:space="preserve">Runtime Semantics: </w:t>
      </w:r>
      <w:r>
        <w:t>Catch</w:t>
      </w:r>
      <w:del w:id="7832" w:author="Rev 19 Allen Wirfs-Brock" w:date="2013-09-23T16:50:00Z">
        <w:r w:rsidDel="00427ECF">
          <w:delText xml:space="preserve"> </w:delText>
        </w:r>
      </w:del>
      <w:r>
        <w:t>Clause</w:t>
      </w:r>
      <w:del w:id="7833" w:author="Rev 19 Allen Wirfs-Brock" w:date="2013-09-23T16:51:00Z">
        <w:r w:rsidDel="00427ECF">
          <w:delText xml:space="preserve"> </w:delText>
        </w:r>
      </w:del>
      <w:r>
        <w:t>Evaluation</w:t>
      </w:r>
      <w:bookmarkEnd w:id="7831"/>
    </w:p>
    <w:p w14:paraId="6C5A964A" w14:textId="77777777" w:rsidR="006A1523" w:rsidRPr="00E77497" w:rsidRDefault="006A1523" w:rsidP="006A1523">
      <w:pPr>
        <w:ind w:firstLine="360"/>
      </w:pPr>
      <w:r w:rsidRPr="00E77497">
        <w:t xml:space="preserve">with parameter </w:t>
      </w:r>
      <w:r>
        <w:rPr>
          <w:rFonts w:ascii="Times New Roman" w:eastAsia="Times New Roman" w:hAnsi="Times New Roman"/>
          <w:i/>
          <w:spacing w:val="6"/>
          <w:lang w:eastAsia="en-US"/>
        </w:rPr>
        <w:t>thrownValue</w:t>
      </w:r>
      <w:r w:rsidRPr="00E77497">
        <w:t xml:space="preserve"> </w:t>
      </w:r>
    </w:p>
    <w:p w14:paraId="6A4481D4" w14:textId="77777777" w:rsidR="006A1523" w:rsidRPr="00E77497" w:rsidRDefault="006A1523" w:rsidP="006A1523">
      <w:pPr>
        <w:contextualSpacing/>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14:paraId="6135800D" w14:textId="77777777" w:rsidR="006A1523" w:rsidRPr="00E77497" w:rsidRDefault="006A1523" w:rsidP="00C47E72">
      <w:pPr>
        <w:pStyle w:val="Alg2"/>
        <w:numPr>
          <w:ilvl w:val="0"/>
          <w:numId w:val="139"/>
        </w:numPr>
      </w:pPr>
      <w:r w:rsidRPr="00E77497">
        <w:t xml:space="preserve">Let </w:t>
      </w:r>
      <w:r w:rsidRPr="00E77497">
        <w:rPr>
          <w:i/>
        </w:rPr>
        <w:t>oldEnv</w:t>
      </w:r>
      <w:r w:rsidRPr="00E77497">
        <w:t xml:space="preserve"> be the </w:t>
      </w:r>
      <w:r w:rsidR="00B33FB4">
        <w:t>running</w:t>
      </w:r>
      <w:r w:rsidRPr="00E77497">
        <w:t xml:space="preserve"> execution context’s LexicalEnvironment.</w:t>
      </w:r>
    </w:p>
    <w:p w14:paraId="5C7E4AFD" w14:textId="77777777" w:rsidR="006A1523" w:rsidRPr="00E77497" w:rsidRDefault="006A1523" w:rsidP="00C47E72">
      <w:pPr>
        <w:pStyle w:val="Alg2"/>
        <w:numPr>
          <w:ilvl w:val="0"/>
          <w:numId w:val="139"/>
        </w:numPr>
      </w:pPr>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p>
    <w:p w14:paraId="740FA4B3" w14:textId="77777777" w:rsidR="006A1523" w:rsidRPr="00E77497" w:rsidRDefault="006A1523" w:rsidP="00C47E72">
      <w:pPr>
        <w:pStyle w:val="Alg2"/>
        <w:numPr>
          <w:ilvl w:val="0"/>
          <w:numId w:val="139"/>
        </w:numPr>
      </w:pPr>
      <w:r w:rsidRPr="00E77497">
        <w:t xml:space="preserve">For each element </w:t>
      </w:r>
      <w:r w:rsidRPr="00E77497">
        <w:rPr>
          <w:i/>
        </w:rPr>
        <w:t>argName</w:t>
      </w:r>
      <w:r w:rsidRPr="00E77497">
        <w:t xml:space="preserve"> of the BoundNames of </w:t>
      </w:r>
      <w:r w:rsidRPr="00E77497">
        <w:rPr>
          <w:i/>
        </w:rPr>
        <w:t>CatchParameter</w:t>
      </w:r>
      <w:r w:rsidRPr="004012E4">
        <w:t>, do</w:t>
      </w:r>
    </w:p>
    <w:p w14:paraId="172E4A3C" w14:textId="77777777" w:rsidR="006A1523" w:rsidRPr="00E77497" w:rsidRDefault="006A1523" w:rsidP="00C47E72">
      <w:pPr>
        <w:pStyle w:val="Alg2"/>
        <w:numPr>
          <w:ilvl w:val="1"/>
          <w:numId w:val="139"/>
        </w:numPr>
        <w:tabs>
          <w:tab w:val="clear" w:pos="1080"/>
          <w:tab w:val="num" w:pos="720"/>
        </w:tabs>
        <w:ind w:hanging="720"/>
      </w:pPr>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p>
    <w:p w14:paraId="65E2A627" w14:textId="77777777" w:rsidR="00394EAC" w:rsidRDefault="00394EAC" w:rsidP="00394EAC">
      <w:pPr>
        <w:pStyle w:val="Alg2"/>
        <w:numPr>
          <w:ilvl w:val="1"/>
          <w:numId w:val="139"/>
        </w:numPr>
        <w:tabs>
          <w:tab w:val="clear" w:pos="1080"/>
          <w:tab w:val="num" w:pos="720"/>
        </w:tabs>
        <w:ind w:hanging="720"/>
      </w:pPr>
      <w:r>
        <w:t xml:space="preserve">Assert: </w:t>
      </w:r>
      <w:r>
        <w:rPr>
          <w:iCs/>
        </w:rPr>
        <w:t xml:space="preserve">The </w:t>
      </w:r>
      <w:r w:rsidRPr="00394EAC">
        <w:t>above</w:t>
      </w:r>
      <w:r>
        <w:rPr>
          <w:iCs/>
        </w:rPr>
        <w:t xml:space="preserve"> call to CreateMutableBinding</w:t>
      </w:r>
      <w:r>
        <w:t xml:space="preserve"> will never </w:t>
      </w:r>
      <w:del w:id="7834" w:author="Rev 19 Allen Wirfs-Brock" w:date="2013-09-09T11:11:00Z">
        <w:r w:rsidDel="001349B2">
          <w:delText xml:space="preserve">an </w:delText>
        </w:r>
      </w:del>
      <w:r>
        <w:t>return an abrupt completion.</w:t>
      </w:r>
    </w:p>
    <w:p w14:paraId="430D1583" w14:textId="77777777" w:rsidR="006A1523" w:rsidRPr="00E77497" w:rsidRDefault="00A90B01" w:rsidP="00C47E72">
      <w:pPr>
        <w:pStyle w:val="Alg2"/>
        <w:numPr>
          <w:ilvl w:val="0"/>
          <w:numId w:val="139"/>
        </w:numPr>
      </w:pPr>
      <w:r>
        <w:t xml:space="preserve">Let </w:t>
      </w:r>
      <w:r w:rsidRPr="00A90B01">
        <w:rPr>
          <w:i/>
        </w:rPr>
        <w:t>status</w:t>
      </w:r>
      <w:r>
        <w:t xml:space="preserve"> be the result of performing</w:t>
      </w:r>
      <w:r w:rsidR="006A1523" w:rsidRPr="004418C4">
        <w:t xml:space="preserve"> Binding</w:t>
      </w:r>
      <w:del w:id="7835" w:author="Rev 19 Allen Wirfs-Brock" w:date="2013-09-23T16:44:00Z">
        <w:r w:rsidR="006A1523" w:rsidRPr="004418C4" w:rsidDel="00427ECF">
          <w:delText xml:space="preserve"> </w:delText>
        </w:r>
      </w:del>
      <w:r w:rsidR="00A113E2">
        <w:t>Initialisation</w:t>
      </w:r>
      <w:r w:rsidR="006A1523" w:rsidRPr="004418C4">
        <w:t xml:space="preserve"> for </w:t>
      </w:r>
      <w:r w:rsidR="006A1523" w:rsidRPr="00E77497">
        <w:rPr>
          <w:i/>
        </w:rPr>
        <w:t>CatchParameter</w:t>
      </w:r>
      <w:r w:rsidR="006A1523" w:rsidRPr="00E77497" w:rsidDel="00B61411">
        <w:t xml:space="preserve"> </w:t>
      </w:r>
      <w:r w:rsidR="006A1523">
        <w:t>passing</w:t>
      </w:r>
      <w:r w:rsidR="006A1523" w:rsidRPr="00E77497">
        <w:t xml:space="preserve"> </w:t>
      </w:r>
      <w:r w:rsidR="006A1523">
        <w:rPr>
          <w:i/>
        </w:rPr>
        <w:t>thrownValue</w:t>
      </w:r>
      <w:r w:rsidR="006A1523" w:rsidRPr="00E77497">
        <w:rPr>
          <w:i/>
        </w:rPr>
        <w:t xml:space="preserve"> </w:t>
      </w:r>
      <w:r w:rsidR="006A1523" w:rsidRPr="00E77497">
        <w:t xml:space="preserve">and </w:t>
      </w:r>
      <w:r w:rsidR="006A1523" w:rsidRPr="00E77497">
        <w:rPr>
          <w:i/>
        </w:rPr>
        <w:t>cat</w:t>
      </w:r>
      <w:r w:rsidR="006A1523">
        <w:rPr>
          <w:i/>
        </w:rPr>
        <w:t>c</w:t>
      </w:r>
      <w:r>
        <w:rPr>
          <w:i/>
        </w:rPr>
        <w:t>h</w:t>
      </w:r>
      <w:r w:rsidR="006A1523" w:rsidRPr="00E77497">
        <w:rPr>
          <w:i/>
        </w:rPr>
        <w:t>Env</w:t>
      </w:r>
      <w:r w:rsidR="006A1523" w:rsidRPr="00E77497">
        <w:rPr>
          <w:b/>
        </w:rPr>
        <w:t xml:space="preserve"> </w:t>
      </w:r>
      <w:r w:rsidR="006A1523" w:rsidRPr="00E77497">
        <w:t xml:space="preserve">as arguments. </w:t>
      </w:r>
    </w:p>
    <w:p w14:paraId="67FF1948" w14:textId="77777777" w:rsidR="006A1523" w:rsidRPr="00E77497" w:rsidRDefault="00ED63AB" w:rsidP="00C47E72">
      <w:pPr>
        <w:pStyle w:val="Alg2"/>
        <w:numPr>
          <w:ilvl w:val="0"/>
          <w:numId w:val="139"/>
        </w:numPr>
      </w:pPr>
      <w:r>
        <w:t>ReturnIfAbrupt(</w:t>
      </w:r>
      <w:r w:rsidRPr="00A90B01">
        <w:rPr>
          <w:i/>
        </w:rPr>
        <w:t>status</w:t>
      </w:r>
      <w:r>
        <w:t>)</w:t>
      </w:r>
      <w:r w:rsidR="00A90B01">
        <w:t>.</w:t>
      </w:r>
    </w:p>
    <w:p w14:paraId="4079BF11" w14:textId="77777777"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catchEnv</w:t>
      </w:r>
      <w:r w:rsidRPr="00E77497">
        <w:t>.</w:t>
      </w:r>
    </w:p>
    <w:p w14:paraId="19A3B5D6" w14:textId="77777777" w:rsidR="006A1523" w:rsidRPr="00E77497" w:rsidRDefault="006A1523" w:rsidP="00C47E72">
      <w:pPr>
        <w:pStyle w:val="Alg2"/>
        <w:numPr>
          <w:ilvl w:val="0"/>
          <w:numId w:val="139"/>
        </w:numPr>
      </w:pPr>
      <w:r w:rsidRPr="00E77497">
        <w:t xml:space="preserve">Let </w:t>
      </w:r>
      <w:r w:rsidRPr="00E77497">
        <w:rPr>
          <w:i/>
        </w:rPr>
        <w:t>B</w:t>
      </w:r>
      <w:r w:rsidRPr="00E77497">
        <w:t xml:space="preserve"> be the result of evaluating </w:t>
      </w:r>
      <w:r w:rsidRPr="00E77497">
        <w:rPr>
          <w:i/>
        </w:rPr>
        <w:t>Block</w:t>
      </w:r>
      <w:r w:rsidRPr="00E77497">
        <w:t>.</w:t>
      </w:r>
    </w:p>
    <w:p w14:paraId="3883913C" w14:textId="77777777"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oldEnv</w:t>
      </w:r>
      <w:r w:rsidRPr="00E77497">
        <w:t>.</w:t>
      </w:r>
    </w:p>
    <w:p w14:paraId="2A677102" w14:textId="77777777" w:rsidR="006A1523" w:rsidRPr="00E77497" w:rsidRDefault="006A1523" w:rsidP="00C47E72">
      <w:pPr>
        <w:pStyle w:val="Alg2"/>
        <w:numPr>
          <w:ilvl w:val="0"/>
          <w:numId w:val="139"/>
        </w:numPr>
        <w:spacing w:after="220"/>
      </w:pPr>
      <w:r w:rsidRPr="00E77497">
        <w:t xml:space="preserve">Return </w:t>
      </w:r>
      <w:r w:rsidRPr="00E77497">
        <w:rPr>
          <w:i/>
        </w:rPr>
        <w:t>B</w:t>
      </w:r>
      <w:r w:rsidRPr="00E77497">
        <w:t>.</w:t>
      </w:r>
    </w:p>
    <w:p w14:paraId="5D6714C5" w14:textId="77777777" w:rsidR="006A1523" w:rsidRPr="00E77497" w:rsidRDefault="006A1523" w:rsidP="006A1523">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14:paraId="5694A880" w14:textId="77777777" w:rsidR="004C2687" w:rsidRPr="00E77497" w:rsidRDefault="004C2687" w:rsidP="006A78DC">
      <w:pPr>
        <w:pStyle w:val="30"/>
      </w:pPr>
      <w:bookmarkStart w:id="7836" w:name="_Toc368050525"/>
      <w:r w:rsidRPr="00E77497">
        <w:t xml:space="preserve">Runtime Semantics: </w:t>
      </w:r>
      <w:r w:rsidRPr="00E77497">
        <w:rPr>
          <w:spacing w:val="6"/>
        </w:rPr>
        <w:t>Evaluation</w:t>
      </w:r>
      <w:bookmarkEnd w:id="7836"/>
    </w:p>
    <w:p w14:paraId="201115A9" w14:textId="77777777"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14:paraId="4A78C218" w14:textId="77777777"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14:paraId="15BAFA6C" w14:textId="77777777" w:rsidR="004C02EF" w:rsidRPr="00E77497" w:rsidRDefault="004C02EF" w:rsidP="00C47E72">
      <w:pPr>
        <w:pStyle w:val="Alg2"/>
        <w:numPr>
          <w:ilvl w:val="0"/>
          <w:numId w:val="136"/>
        </w:numPr>
      </w:pPr>
      <w:r w:rsidRPr="00E77497">
        <w:t xml:space="preserve">If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t xml:space="preserve">, return </w:t>
      </w:r>
      <w:r w:rsidRPr="00E77497">
        <w:rPr>
          <w:i/>
        </w:rPr>
        <w:t>B</w:t>
      </w:r>
      <w:r w:rsidRPr="00E77497">
        <w:t>.</w:t>
      </w:r>
    </w:p>
    <w:p w14:paraId="4125C3B2" w14:textId="77777777" w:rsidR="004C02EF" w:rsidRPr="00E77497" w:rsidRDefault="004C02EF" w:rsidP="00C47E72">
      <w:pPr>
        <w:pStyle w:val="Alg2"/>
        <w:numPr>
          <w:ilvl w:val="0"/>
          <w:numId w:val="136"/>
        </w:numPr>
        <w:spacing w:after="220"/>
      </w:pPr>
      <w:r w:rsidRPr="00E77497">
        <w:t xml:space="preserve">Return the result of </w:t>
      </w:r>
      <w:r w:rsidR="006A1523">
        <w:t>performing Catch</w:t>
      </w:r>
      <w:del w:id="7837" w:author="Rev 19 Allen Wirfs-Brock" w:date="2013-09-23T16:51:00Z">
        <w:r w:rsidR="006A1523" w:rsidDel="00427ECF">
          <w:delText xml:space="preserve"> </w:delText>
        </w:r>
      </w:del>
      <w:r w:rsidR="006A1523">
        <w:t>Clause</w:t>
      </w:r>
      <w:del w:id="7838" w:author="Rev 19 Allen Wirfs-Brock" w:date="2013-09-23T16:51:00Z">
        <w:r w:rsidR="006A1523" w:rsidDel="00427ECF">
          <w:delText xml:space="preserve"> </w:delText>
        </w:r>
      </w:del>
      <w:r w:rsidR="006A1523">
        <w:t>Evaluation of</w:t>
      </w:r>
      <w:r w:rsidR="006A1523" w:rsidRPr="00E77497">
        <w:t xml:space="preserve"> </w:t>
      </w:r>
      <w:r w:rsidRPr="00E77497">
        <w:rPr>
          <w:i/>
        </w:rPr>
        <w:t>Catch</w:t>
      </w:r>
      <w:r w:rsidRPr="00E77497">
        <w:t xml:space="preserve"> with parameter </w:t>
      </w:r>
      <w:r w:rsidRPr="00E77497">
        <w:rPr>
          <w:i/>
        </w:rPr>
        <w:t>B</w:t>
      </w:r>
      <w:r w:rsidRPr="00E77497">
        <w:t>.</w:t>
      </w:r>
      <w:r w:rsidR="00A90B01">
        <w:t>[[</w:t>
      </w:r>
      <w:r w:rsidRPr="00E77497">
        <w:t>value</w:t>
      </w:r>
      <w:r w:rsidR="00A90B01">
        <w:t>]]</w:t>
      </w:r>
      <w:r w:rsidRPr="00E77497">
        <w:t>.</w:t>
      </w:r>
    </w:p>
    <w:p w14:paraId="60D161EC" w14:textId="77777777"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14:paraId="5BA687E7" w14:textId="77777777"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14:paraId="1EB89BB6" w14:textId="77777777"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14:paraId="2B3A5316" w14:textId="77777777" w:rsidR="004C02EF" w:rsidRPr="00E77497" w:rsidRDefault="004C02EF" w:rsidP="00C47E72">
      <w:pPr>
        <w:pStyle w:val="Alg2"/>
        <w:numPr>
          <w:ilvl w:val="0"/>
          <w:numId w:val="137"/>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B</w:t>
      </w:r>
      <w:r w:rsidRPr="00E77497">
        <w:t>.</w:t>
      </w:r>
    </w:p>
    <w:p w14:paraId="77922EC8" w14:textId="77777777"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14:paraId="3E19ACE9" w14:textId="77777777"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14:paraId="7A0B4307" w14:textId="77777777"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14:paraId="1D176253" w14:textId="77777777" w:rsidR="004C02EF" w:rsidRPr="00E77497" w:rsidRDefault="004C02EF" w:rsidP="00150A49">
      <w:pPr>
        <w:pStyle w:val="Alg2"/>
        <w:numPr>
          <w:ilvl w:val="0"/>
          <w:numId w:val="138"/>
        </w:numPr>
      </w:pPr>
      <w:r w:rsidRPr="00E77497">
        <w:t xml:space="preserve">If </w:t>
      </w:r>
      <w:r w:rsidRPr="00E77497">
        <w:rPr>
          <w:i/>
        </w:rPr>
        <w:t>B</w:t>
      </w:r>
      <w:r w:rsidRPr="00E77497">
        <w:t>.</w:t>
      </w:r>
      <w:r w:rsidR="00A90B01">
        <w:t>[[</w:t>
      </w:r>
      <w:r w:rsidRPr="00E77497">
        <w:t>type</w:t>
      </w:r>
      <w:r w:rsidR="00A90B01">
        <w:t>]]</w:t>
      </w:r>
      <w:r w:rsidRPr="00E77497">
        <w:t xml:space="preserve"> is </w:t>
      </w:r>
      <w:r w:rsidRPr="00E77497">
        <w:rPr>
          <w:rFonts w:ascii="Arial" w:hAnsi="Arial" w:cs="Arial"/>
        </w:rPr>
        <w:t>throw</w:t>
      </w:r>
      <w:r w:rsidRPr="00E77497">
        <w:t>, then</w:t>
      </w:r>
    </w:p>
    <w:p w14:paraId="2523CA85"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r w:rsidR="006A1523">
        <w:t>performing Catch</w:t>
      </w:r>
      <w:del w:id="7839" w:author="Rev 19 Allen Wirfs-Brock" w:date="2013-09-23T16:51:00Z">
        <w:r w:rsidR="006A1523" w:rsidDel="00427ECF">
          <w:delText xml:space="preserve"> </w:delText>
        </w:r>
      </w:del>
      <w:r w:rsidR="006A1523">
        <w:t>Clause</w:t>
      </w:r>
      <w:del w:id="7840" w:author="Rev 19 Allen Wirfs-Brock" w:date="2013-09-23T16:51:00Z">
        <w:r w:rsidR="006A1523" w:rsidDel="00427ECF">
          <w:delText xml:space="preserve"> </w:delText>
        </w:r>
      </w:del>
      <w:r w:rsidR="006A1523">
        <w:t>Evaluation of</w:t>
      </w:r>
      <w:r w:rsidR="006A1523" w:rsidRPr="00E77497">
        <w:t xml:space="preserve"> </w:t>
      </w:r>
      <w:r w:rsidRPr="00E77497">
        <w:rPr>
          <w:i/>
        </w:rPr>
        <w:t>Catch</w:t>
      </w:r>
      <w:r w:rsidRPr="00E77497">
        <w:t xml:space="preserve"> with parameter </w:t>
      </w:r>
      <w:r w:rsidRPr="00E77497">
        <w:rPr>
          <w:i/>
        </w:rPr>
        <w:t>B</w:t>
      </w:r>
      <w:r w:rsidRPr="00E77497">
        <w:t>.value.</w:t>
      </w:r>
    </w:p>
    <w:p w14:paraId="691D04EA" w14:textId="77777777" w:rsidR="004C02EF" w:rsidRPr="00E77497" w:rsidRDefault="004C02EF" w:rsidP="008002D2">
      <w:pPr>
        <w:pStyle w:val="Alg2"/>
        <w:numPr>
          <w:ilvl w:val="0"/>
          <w:numId w:val="138"/>
        </w:numPr>
      </w:pPr>
      <w:r w:rsidRPr="00E77497">
        <w:t xml:space="preserve">Else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rPr>
          <w:b/>
        </w:rPr>
        <w:t>,</w:t>
      </w:r>
    </w:p>
    <w:p w14:paraId="1952727B"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14:paraId="0AFE9AA0" w14:textId="77777777"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14:paraId="647E999B" w14:textId="77777777" w:rsidR="004C02EF" w:rsidRPr="00E77497" w:rsidRDefault="004C02EF" w:rsidP="00150A49">
      <w:pPr>
        <w:pStyle w:val="Alg2"/>
        <w:numPr>
          <w:ilvl w:val="0"/>
          <w:numId w:val="138"/>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C</w:t>
      </w:r>
      <w:r w:rsidRPr="00E77497">
        <w:t>.</w:t>
      </w:r>
    </w:p>
    <w:p w14:paraId="67D7B2F6" w14:textId="77777777"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14:paraId="58F97789" w14:textId="77777777" w:rsidR="004C02EF" w:rsidRPr="00E77497" w:rsidRDefault="004C02EF" w:rsidP="00D148E9">
      <w:pPr>
        <w:pStyle w:val="20"/>
      </w:pPr>
      <w:bookmarkStart w:id="7841" w:name="_Toc361663444"/>
      <w:bookmarkStart w:id="7842" w:name="_Toc361665285"/>
      <w:bookmarkStart w:id="7843" w:name="_Toc361667125"/>
      <w:bookmarkStart w:id="7844" w:name="_Toc361668954"/>
      <w:bookmarkStart w:id="7845" w:name="_Toc364934998"/>
      <w:bookmarkStart w:id="7846" w:name="_Toc365474242"/>
      <w:bookmarkStart w:id="7847" w:name="_Toc361663448"/>
      <w:bookmarkStart w:id="7848" w:name="_Toc361665289"/>
      <w:bookmarkStart w:id="7849" w:name="_Toc361667129"/>
      <w:bookmarkStart w:id="7850" w:name="_Toc361668958"/>
      <w:bookmarkStart w:id="7851" w:name="_Toc364935002"/>
      <w:bookmarkStart w:id="7852" w:name="_Toc365474246"/>
      <w:bookmarkStart w:id="7853" w:name="_Toc361663463"/>
      <w:bookmarkStart w:id="7854" w:name="_Toc361665304"/>
      <w:bookmarkStart w:id="7855" w:name="_Toc361667144"/>
      <w:bookmarkStart w:id="7856" w:name="_Toc361668973"/>
      <w:bookmarkStart w:id="7857" w:name="_Toc364935017"/>
      <w:bookmarkStart w:id="7858" w:name="_Toc365474261"/>
      <w:bookmarkStart w:id="7859" w:name="_Toc361663464"/>
      <w:bookmarkStart w:id="7860" w:name="_Toc361665305"/>
      <w:bookmarkStart w:id="7861" w:name="_Toc361667145"/>
      <w:bookmarkStart w:id="7862" w:name="_Toc361668974"/>
      <w:bookmarkStart w:id="7863" w:name="_Toc364935018"/>
      <w:bookmarkStart w:id="7864" w:name="_Toc365474262"/>
      <w:bookmarkStart w:id="7865" w:name="_Toc361663468"/>
      <w:bookmarkStart w:id="7866" w:name="_Toc361665309"/>
      <w:bookmarkStart w:id="7867" w:name="_Toc361667149"/>
      <w:bookmarkStart w:id="7868" w:name="_Toc361668978"/>
      <w:bookmarkStart w:id="7869" w:name="_Toc364935022"/>
      <w:bookmarkStart w:id="7870" w:name="_Toc365474266"/>
      <w:bookmarkStart w:id="7871" w:name="_Toc235503470"/>
      <w:bookmarkStart w:id="7872" w:name="_Toc241509245"/>
      <w:bookmarkStart w:id="7873" w:name="_Toc244416732"/>
      <w:bookmarkStart w:id="7874" w:name="_Toc276631096"/>
      <w:bookmarkStart w:id="7875" w:name="_Toc368050526"/>
      <w:bookmarkStart w:id="7876" w:name="_Ref424532508"/>
      <w:bookmarkStart w:id="7877" w:name="_Ref449941631"/>
      <w:bookmarkStart w:id="7878" w:name="_Ref457101484"/>
      <w:bookmarkStart w:id="7879" w:name="_Toc472818893"/>
      <w:bookmarkEnd w:id="7455"/>
      <w:bookmarkEnd w:id="7456"/>
      <w:bookmarkEnd w:id="7457"/>
      <w:bookmarkEnd w:id="7458"/>
      <w:bookmarkEnd w:id="7459"/>
      <w:bookmarkEnd w:id="7460"/>
      <w:bookmarkEnd w:id="7461"/>
      <w:bookmarkEnd w:id="7716"/>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r w:rsidRPr="00E77497">
        <w:t xml:space="preserve">The </w:t>
      </w:r>
      <w:r w:rsidRPr="00E77497">
        <w:rPr>
          <w:rFonts w:ascii="Courier New" w:hAnsi="Courier New"/>
          <w:sz w:val="20"/>
        </w:rPr>
        <w:t>debugger</w:t>
      </w:r>
      <w:r w:rsidRPr="00E77497">
        <w:t xml:space="preserve"> statement</w:t>
      </w:r>
      <w:bookmarkEnd w:id="7871"/>
      <w:bookmarkEnd w:id="7872"/>
      <w:bookmarkEnd w:id="7873"/>
      <w:bookmarkEnd w:id="7874"/>
      <w:bookmarkEnd w:id="7875"/>
    </w:p>
    <w:p w14:paraId="756B9962" w14:textId="77777777" w:rsidR="004C02EF" w:rsidRPr="00E77497" w:rsidRDefault="004C02EF" w:rsidP="004C02EF">
      <w:pPr>
        <w:pStyle w:val="Syntax"/>
      </w:pPr>
      <w:r w:rsidRPr="00E77497">
        <w:t>Syntax</w:t>
      </w:r>
    </w:p>
    <w:p w14:paraId="3BE843E8" w14:textId="77777777" w:rsidR="004C02EF" w:rsidRPr="00E77497" w:rsidRDefault="004C02EF" w:rsidP="004C02EF">
      <w:pPr>
        <w:pStyle w:val="SyntaxRule"/>
      </w:pPr>
      <w:r w:rsidRPr="00E77497">
        <w:t xml:space="preserve">DebuggerStatement </w:t>
      </w:r>
      <w:r w:rsidRPr="00E77497">
        <w:rPr>
          <w:rFonts w:ascii="Arial" w:hAnsi="Arial"/>
          <w:b/>
          <w:i w:val="0"/>
        </w:rPr>
        <w:t>:</w:t>
      </w:r>
    </w:p>
    <w:p w14:paraId="5881E622" w14:textId="77777777" w:rsidR="004C02EF" w:rsidRPr="00E77497" w:rsidRDefault="004C02EF" w:rsidP="004C02EF">
      <w:pPr>
        <w:pStyle w:val="SyntaxDefinition"/>
      </w:pPr>
      <w:r w:rsidRPr="00E77497">
        <w:rPr>
          <w:rFonts w:ascii="Courier New" w:hAnsi="Courier New" w:cs="Courier New"/>
          <w:b/>
          <w:i w:val="0"/>
        </w:rPr>
        <w:t>debugger ;</w:t>
      </w:r>
    </w:p>
    <w:p w14:paraId="0A6691CD" w14:textId="77777777" w:rsidR="00137648" w:rsidRPr="00E77497" w:rsidRDefault="00137648" w:rsidP="00C464F8">
      <w:pPr>
        <w:pStyle w:val="30"/>
      </w:pPr>
      <w:bookmarkStart w:id="7880" w:name="_Toc368050527"/>
      <w:r w:rsidRPr="00E77497">
        <w:t xml:space="preserve">Runtime Semantics: </w:t>
      </w:r>
      <w:r w:rsidRPr="00E77497">
        <w:rPr>
          <w:spacing w:val="6"/>
        </w:rPr>
        <w:t>Evaluation</w:t>
      </w:r>
      <w:bookmarkEnd w:id="7880"/>
    </w:p>
    <w:p w14:paraId="1BF42B15" w14:textId="77777777" w:rsidR="004C02EF" w:rsidRPr="00C7794D" w:rsidRDefault="0094796B" w:rsidP="004C02EF">
      <w:pPr>
        <w:rPr>
          <w:sz w:val="18"/>
        </w:rPr>
      </w:pPr>
      <w:r w:rsidRPr="00C7794D">
        <w:rPr>
          <w:sz w:val="18"/>
        </w:rPr>
        <w:t>NOTE</w:t>
      </w:r>
      <w:r w:rsidRPr="00C7794D">
        <w:rPr>
          <w:sz w:val="18"/>
        </w:rPr>
        <w:tab/>
      </w:r>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14:paraId="012594A8" w14:textId="77777777"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14:paraId="19C4A436" w14:textId="77777777"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14:paraId="27DC616B" w14:textId="77777777" w:rsidR="004C02EF" w:rsidRPr="00E77497" w:rsidRDefault="004C02EF" w:rsidP="00150A49">
      <w:pPr>
        <w:pStyle w:val="Alg2"/>
        <w:numPr>
          <w:ilvl w:val="1"/>
          <w:numId w:val="141"/>
        </w:numPr>
        <w:spacing w:after="220"/>
        <w:contextualSpacing/>
      </w:pPr>
      <w:r w:rsidRPr="00E77497">
        <w:t>Perform an implementation defined debugging action.</w:t>
      </w:r>
    </w:p>
    <w:p w14:paraId="4C9214E2"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14:paraId="1B37FD7B" w14:textId="77777777" w:rsidR="004C02EF" w:rsidRPr="00E77497" w:rsidRDefault="004C02EF" w:rsidP="00150A49">
      <w:pPr>
        <w:pStyle w:val="Alg2"/>
        <w:numPr>
          <w:ilvl w:val="0"/>
          <w:numId w:val="141"/>
        </w:numPr>
        <w:spacing w:after="220"/>
        <w:contextualSpacing/>
      </w:pPr>
      <w:r w:rsidRPr="00E77497">
        <w:t>Else</w:t>
      </w:r>
    </w:p>
    <w:p w14:paraId="4E040B89"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r w:rsidR="00B868C9">
        <w:t>NormalCompletion(</w:t>
      </w:r>
      <w:r w:rsidRPr="00E77497">
        <w:rPr>
          <w:rFonts w:ascii="Arial" w:hAnsi="Arial" w:cs="Arial"/>
        </w:rPr>
        <w:t>empty</w:t>
      </w:r>
      <w:r w:rsidRPr="00E77497">
        <w:t>).</w:t>
      </w:r>
    </w:p>
    <w:p w14:paraId="0C3B54EC" w14:textId="77777777"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14:paraId="5B35A684" w14:textId="77777777" w:rsidR="00BB761E" w:rsidRDefault="006F1A4D" w:rsidP="00D22EEE">
      <w:pPr>
        <w:pStyle w:val="1"/>
      </w:pPr>
      <w:bookmarkStart w:id="7881" w:name="_Ref365530152"/>
      <w:bookmarkStart w:id="7882" w:name="_Toc368050528"/>
      <w:bookmarkStart w:id="7883" w:name="_Toc235503471"/>
      <w:bookmarkStart w:id="7884" w:name="_Toc241509246"/>
      <w:bookmarkStart w:id="7885" w:name="_Toc244416733"/>
      <w:bookmarkStart w:id="7886" w:name="_Toc276631097"/>
      <w:r>
        <w:t xml:space="preserve">ECMAScript Language: </w:t>
      </w:r>
      <w:r w:rsidR="00BB761E">
        <w:t xml:space="preserve">Functions and </w:t>
      </w:r>
      <w:r>
        <w:t>Classes</w:t>
      </w:r>
      <w:bookmarkEnd w:id="7881"/>
      <w:bookmarkEnd w:id="7882"/>
    </w:p>
    <w:p w14:paraId="34420C6A" w14:textId="77777777" w:rsidR="004316E3" w:rsidRDefault="004316E3" w:rsidP="004316E3">
      <w:pPr>
        <w:pStyle w:val="Note"/>
        <w:rPr>
          <w:ins w:id="7887" w:author="Rev 19 Allen Wirfs-Brock" w:date="2013-09-10T18:27:00Z"/>
        </w:rPr>
      </w:pPr>
      <w:bookmarkStart w:id="7888" w:name="_Ref365533716"/>
      <w:bookmarkStart w:id="7889" w:name="_Ref365546706"/>
      <w:ins w:id="7890" w:author="Rev 19 Allen Wirfs-Brock" w:date="2013-09-10T18:27:00Z">
        <w:r>
          <w:t>NOTE</w:t>
        </w:r>
        <w:r>
          <w:tab/>
        </w:r>
      </w:ins>
      <w:ins w:id="7891" w:author="Rev 19 Allen Wirfs-Brock" w:date="2013-09-10T18:32:00Z">
        <w:r>
          <w:t>V</w:t>
        </w:r>
      </w:ins>
      <w:ins w:id="7892" w:author="Rev 19 Allen Wirfs-Brock" w:date="2013-09-10T18:27:00Z">
        <w:r>
          <w:t xml:space="preserve">arious ECMAScript language elements cause the creation of </w:t>
        </w:r>
      </w:ins>
      <w:ins w:id="7893" w:author="Rev 19 Allen Wirfs-Brock" w:date="2013-09-10T18:28:00Z">
        <w:r>
          <w:t>ordinary</w:t>
        </w:r>
      </w:ins>
      <w:ins w:id="7894" w:author="Rev 19 Allen Wirfs-Brock" w:date="2013-09-10T18:27:00Z">
        <w:r>
          <w:t xml:space="preserve"> </w:t>
        </w:r>
      </w:ins>
      <w:ins w:id="7895" w:author="Rev 19 Allen Wirfs-Brock" w:date="2013-09-10T18:28:00Z">
        <w:r>
          <w:t xml:space="preserve">function objects </w:t>
        </w:r>
      </w:ins>
      <w:ins w:id="7896" w:author="Rev 19 Allen Wirfs-Brock" w:date="2013-09-10T18:29:00Z">
        <w:r>
          <w:t>(</w:t>
        </w:r>
        <w:r>
          <w:fldChar w:fldCharType="begin"/>
        </w:r>
        <w:r>
          <w:instrText xml:space="preserve"> REF _Ref365529387 \r \h </w:instrText>
        </w:r>
      </w:ins>
      <w:r>
        <w:fldChar w:fldCharType="separate"/>
      </w:r>
      <w:ins w:id="7897" w:author="Rev 19 Allen Wirfs-Brock" w:date="2013-09-27T13:21:00Z">
        <w:r w:rsidR="00D433E8">
          <w:t>9.1.15</w:t>
        </w:r>
      </w:ins>
      <w:ins w:id="7898" w:author="Rev 19 Allen Wirfs-Brock" w:date="2013-09-10T18:29:00Z">
        <w:r>
          <w:fldChar w:fldCharType="end"/>
        </w:r>
        <w:r>
          <w:t xml:space="preserve">). Evaluation of such functions starts with the execution of their [[Call]] internal method </w:t>
        </w:r>
      </w:ins>
      <w:ins w:id="7899" w:author="Rev 19 Allen Wirfs-Brock" w:date="2013-09-10T18:30:00Z">
        <w:r>
          <w:t>(</w:t>
        </w:r>
        <w:r>
          <w:fldChar w:fldCharType="begin"/>
        </w:r>
        <w:r>
          <w:instrText xml:space="preserve"> REF _Ref366601140 \r \h </w:instrText>
        </w:r>
      </w:ins>
      <w:r>
        <w:fldChar w:fldCharType="separate"/>
      </w:r>
      <w:ins w:id="7900" w:author="Rev 19 Allen Wirfs-Brock" w:date="2013-09-27T13:21:00Z">
        <w:r w:rsidR="00D433E8">
          <w:t>9.1.15.1</w:t>
        </w:r>
      </w:ins>
      <w:ins w:id="7901" w:author="Rev 19 Allen Wirfs-Brock" w:date="2013-09-10T18:30:00Z">
        <w:r>
          <w:fldChar w:fldCharType="end"/>
        </w:r>
        <w:r>
          <w:t>).</w:t>
        </w:r>
      </w:ins>
    </w:p>
    <w:p w14:paraId="64E31F03" w14:textId="77777777" w:rsidR="004C02EF" w:rsidRPr="00E77497" w:rsidRDefault="004C02EF" w:rsidP="00D148E9">
      <w:pPr>
        <w:pStyle w:val="20"/>
      </w:pPr>
      <w:bookmarkStart w:id="7902" w:name="_Toc368050529"/>
      <w:r w:rsidRPr="00E77497">
        <w:t>Function Definition</w:t>
      </w:r>
      <w:bookmarkEnd w:id="7876"/>
      <w:bookmarkEnd w:id="7877"/>
      <w:bookmarkEnd w:id="7878"/>
      <w:bookmarkEnd w:id="7879"/>
      <w:bookmarkEnd w:id="7883"/>
      <w:bookmarkEnd w:id="7884"/>
      <w:bookmarkEnd w:id="7885"/>
      <w:bookmarkEnd w:id="7886"/>
      <w:r w:rsidR="00DA3106">
        <w:t>s</w:t>
      </w:r>
      <w:bookmarkEnd w:id="7888"/>
      <w:bookmarkEnd w:id="7889"/>
      <w:bookmarkEnd w:id="7902"/>
    </w:p>
    <w:p w14:paraId="7829B47E" w14:textId="77777777" w:rsidR="004C02EF" w:rsidRPr="00E77497" w:rsidRDefault="004C02EF" w:rsidP="004C02EF">
      <w:pPr>
        <w:pStyle w:val="Syntax"/>
      </w:pPr>
      <w:r w:rsidRPr="00E77497">
        <w:t>Syntax</w:t>
      </w:r>
    </w:p>
    <w:p w14:paraId="72FE3005" w14:textId="77777777" w:rsidR="004C02EF" w:rsidRPr="00E77497" w:rsidRDefault="004C02EF" w:rsidP="004C02EF">
      <w:pPr>
        <w:pStyle w:val="SyntaxRule"/>
      </w:pPr>
      <w:r w:rsidRPr="00E77497">
        <w:t xml:space="preserve">FunctionDeclaration </w:t>
      </w:r>
      <w:r w:rsidRPr="00E77497">
        <w:rPr>
          <w:rFonts w:ascii="Arial" w:hAnsi="Arial"/>
          <w:b/>
          <w:i w:val="0"/>
        </w:rPr>
        <w:t>:</w:t>
      </w:r>
    </w:p>
    <w:p w14:paraId="1C851F89" w14:textId="77777777"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 xml:space="preserve">Identifier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3A179E04" w14:textId="77777777" w:rsidR="004C02EF" w:rsidRPr="00E77497" w:rsidRDefault="004C02EF" w:rsidP="004C02EF">
      <w:pPr>
        <w:pStyle w:val="SyntaxRule"/>
      </w:pPr>
      <w:r w:rsidRPr="00E77497">
        <w:t xml:space="preserve">FunctionExpression </w:t>
      </w:r>
      <w:r w:rsidRPr="00E77497">
        <w:rPr>
          <w:rFonts w:ascii="Arial" w:hAnsi="Arial"/>
          <w:b/>
          <w:i w:val="0"/>
        </w:rPr>
        <w:t>:</w:t>
      </w:r>
    </w:p>
    <w:p w14:paraId="3715D1BA" w14:textId="77777777"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5B1B90FB" w14:textId="77777777" w:rsidR="00016AA2" w:rsidRPr="00E77497" w:rsidRDefault="00016AA2" w:rsidP="00016AA2">
      <w:pPr>
        <w:pStyle w:val="SyntaxRule"/>
      </w:pPr>
      <w:r>
        <w:t>StrictF</w:t>
      </w:r>
      <w:r w:rsidRPr="00675B74">
        <w:t>ormal</w:t>
      </w:r>
      <w:r w:rsidRPr="00E77497">
        <w:t>Parameter</w:t>
      </w:r>
      <w:r>
        <w:t>s</w:t>
      </w:r>
      <w:r w:rsidRPr="00E77497">
        <w:t xml:space="preserve"> </w:t>
      </w:r>
      <w:r w:rsidRPr="00E77497">
        <w:rPr>
          <w:rFonts w:ascii="Arial" w:hAnsi="Arial"/>
          <w:b/>
          <w:i w:val="0"/>
        </w:rPr>
        <w:t>:</w:t>
      </w:r>
    </w:p>
    <w:p w14:paraId="4B95C0CE" w14:textId="77777777" w:rsidR="00016AA2" w:rsidRPr="00E77497" w:rsidRDefault="00016AA2" w:rsidP="00016AA2">
      <w:pPr>
        <w:pStyle w:val="SyntaxDefinition"/>
      </w:pPr>
      <w:r>
        <w:t>FormalParameters</w:t>
      </w:r>
      <w:r w:rsidRPr="00E77497">
        <w:t xml:space="preserve"> </w:t>
      </w:r>
    </w:p>
    <w:p w14:paraId="4B126D96" w14:textId="77777777" w:rsidR="00855C6C" w:rsidRPr="00E77497" w:rsidRDefault="00855C6C" w:rsidP="00855C6C">
      <w:pPr>
        <w:pStyle w:val="SyntaxRule"/>
      </w:pPr>
      <w:r w:rsidRPr="00E77497">
        <w:t>FormalParameter</w:t>
      </w:r>
      <w:r>
        <w:t>s</w:t>
      </w:r>
      <w:r w:rsidRPr="00E77497">
        <w:t xml:space="preserve"> </w:t>
      </w:r>
      <w:r w:rsidRPr="00E77497">
        <w:rPr>
          <w:rFonts w:ascii="Arial" w:hAnsi="Arial"/>
          <w:b/>
          <w:i w:val="0"/>
        </w:rPr>
        <w:t>:</w:t>
      </w:r>
    </w:p>
    <w:p w14:paraId="1D02E9AA" w14:textId="77777777" w:rsidR="00855C6C" w:rsidRPr="00E77497" w:rsidRDefault="00855C6C" w:rsidP="00855C6C">
      <w:pPr>
        <w:pStyle w:val="SyntaxDefinition"/>
      </w:pPr>
      <w:r w:rsidRPr="00C7794D">
        <w:rPr>
          <w:rFonts w:ascii="Arial" w:hAnsi="Arial" w:cs="Arial"/>
          <w:i w:val="0"/>
          <w:sz w:val="16"/>
          <w:szCs w:val="16"/>
        </w:rPr>
        <w:t>[empty]</w:t>
      </w:r>
      <w:r w:rsidRPr="004D1BD1">
        <w:rPr>
          <w:rFonts w:ascii="Courier New" w:hAnsi="Courier New" w:cs="Courier New"/>
          <w:b/>
          <w:i w:val="0"/>
        </w:rPr>
        <w:br/>
      </w:r>
      <w:r>
        <w:t>FormalParameterList</w:t>
      </w:r>
    </w:p>
    <w:p w14:paraId="13CACDE4" w14:textId="77777777" w:rsidR="00521EAD" w:rsidRPr="00E77497" w:rsidRDefault="00521EAD" w:rsidP="00521EAD">
      <w:pPr>
        <w:pStyle w:val="SyntaxRule"/>
      </w:pPr>
      <w:r w:rsidRPr="00E77497">
        <w:t xml:space="preserve">FormalParameterList </w:t>
      </w:r>
      <w:r w:rsidRPr="00E77497">
        <w:rPr>
          <w:rFonts w:ascii="Arial" w:hAnsi="Arial"/>
          <w:b/>
          <w:i w:val="0"/>
        </w:rPr>
        <w:t>:</w:t>
      </w:r>
    </w:p>
    <w:p w14:paraId="664960F8" w14:textId="77777777" w:rsidR="00521EAD" w:rsidRPr="00E77497" w:rsidRDefault="008639FD" w:rsidP="00521EAD">
      <w:pPr>
        <w:pStyle w:val="SyntaxDefinition"/>
      </w:pPr>
      <w:r w:rsidRPr="004418C4">
        <w:t>Function</w:t>
      </w:r>
      <w:r>
        <w:t>RestParameter</w:t>
      </w:r>
      <w:r w:rsidR="00521EAD" w:rsidRPr="006B6D0A">
        <w:br/>
        <w:t>FormalsList</w:t>
      </w:r>
      <w:r w:rsidR="00521EAD" w:rsidRPr="006B6D0A">
        <w:br/>
      </w:r>
      <w:r w:rsidR="00521EAD" w:rsidRPr="00E65A34">
        <w:t>FormalsList</w:t>
      </w:r>
      <w:r w:rsidR="00521EAD" w:rsidRPr="009C202C">
        <w:rPr>
          <w:rFonts w:ascii="Courier New" w:hAnsi="Courier New"/>
          <w:b/>
          <w:i w:val="0"/>
        </w:rPr>
        <w:t>,</w:t>
      </w:r>
      <w:r w:rsidR="00521EAD" w:rsidRPr="00B820AB">
        <w:rPr>
          <w:rFonts w:ascii="Courier New" w:hAnsi="Courier New"/>
          <w:b/>
          <w:i w:val="0"/>
        </w:rPr>
        <w:t xml:space="preserve"> </w:t>
      </w:r>
      <w:r w:rsidRPr="004418C4">
        <w:t>Function</w:t>
      </w:r>
      <w:r>
        <w:t>RestParameter</w:t>
      </w:r>
    </w:p>
    <w:p w14:paraId="2819EC54" w14:textId="77777777" w:rsidR="004C02EF" w:rsidRPr="00E77497" w:rsidRDefault="00521EAD" w:rsidP="004C02EF">
      <w:pPr>
        <w:pStyle w:val="SyntaxRule"/>
      </w:pPr>
      <w:r w:rsidRPr="00E77497">
        <w:t xml:space="preserve">FormalsList </w:t>
      </w:r>
      <w:r w:rsidR="004C02EF" w:rsidRPr="00E77497">
        <w:rPr>
          <w:rFonts w:ascii="Arial" w:hAnsi="Arial"/>
          <w:b/>
          <w:i w:val="0"/>
        </w:rPr>
        <w:t>:</w:t>
      </w:r>
    </w:p>
    <w:p w14:paraId="058C0B04" w14:textId="77777777" w:rsidR="004C02EF" w:rsidRPr="00E77497" w:rsidRDefault="00521EAD" w:rsidP="004C02EF">
      <w:pPr>
        <w:pStyle w:val="SyntaxDefinition"/>
      </w:pPr>
      <w:r w:rsidRPr="00E77497">
        <w:t>FormalParameter</w:t>
      </w:r>
      <w:r w:rsidR="004C02EF" w:rsidRPr="00E77497">
        <w:br/>
      </w:r>
      <w:r w:rsidRPr="00E77497">
        <w:t xml:space="preserve">FormalsList </w:t>
      </w:r>
      <w:r w:rsidR="004C02EF" w:rsidRPr="00E77497">
        <w:rPr>
          <w:rFonts w:ascii="Courier New" w:hAnsi="Courier New"/>
          <w:b/>
          <w:i w:val="0"/>
        </w:rPr>
        <w:t>,</w:t>
      </w:r>
      <w:r w:rsidR="004C02EF" w:rsidRPr="00E77497">
        <w:t xml:space="preserve"> </w:t>
      </w:r>
      <w:r w:rsidRPr="00E77497">
        <w:t>FormalParameter</w:t>
      </w:r>
    </w:p>
    <w:p w14:paraId="688F4A47" w14:textId="77777777" w:rsidR="008639FD" w:rsidRPr="004418C4" w:rsidRDefault="008639FD" w:rsidP="008639FD">
      <w:pPr>
        <w:pStyle w:val="SyntaxRule"/>
      </w:pPr>
      <w:r w:rsidRPr="004418C4">
        <w:t>Function</w:t>
      </w:r>
      <w:r>
        <w:t>RestParameter</w:t>
      </w:r>
      <w:r w:rsidRPr="004418C4">
        <w:t xml:space="preserve"> </w:t>
      </w:r>
      <w:r w:rsidRPr="004418C4">
        <w:rPr>
          <w:rFonts w:ascii="Arial" w:hAnsi="Arial"/>
          <w:b/>
          <w:i w:val="0"/>
        </w:rPr>
        <w:t>:</w:t>
      </w:r>
    </w:p>
    <w:p w14:paraId="5C217DFA" w14:textId="77777777" w:rsidR="008639FD" w:rsidRPr="004418C4" w:rsidRDefault="008639FD" w:rsidP="008639FD">
      <w:pPr>
        <w:pStyle w:val="SyntaxDefinition"/>
      </w:pPr>
      <w:r w:rsidRPr="003B4312">
        <w:rPr>
          <w:rFonts w:ascii="Courier New" w:hAnsi="Courier New" w:cs="Courier New"/>
          <w:b/>
          <w:i w:val="0"/>
        </w:rPr>
        <w:t>...</w:t>
      </w:r>
      <w:r w:rsidRPr="006B6D0A">
        <w:t xml:space="preserve"> </w:t>
      </w:r>
      <w:r w:rsidR="004322E4">
        <w:t>Binding</w:t>
      </w:r>
      <w:r w:rsidRPr="006B6D0A">
        <w:t>Identifier</w:t>
      </w:r>
    </w:p>
    <w:p w14:paraId="0BEAC726" w14:textId="77777777" w:rsidR="00521EAD" w:rsidRPr="00E77497" w:rsidRDefault="00521EAD" w:rsidP="00521EAD">
      <w:pPr>
        <w:pStyle w:val="SyntaxRule"/>
      </w:pPr>
      <w:r w:rsidRPr="00675B74">
        <w:t>Formal</w:t>
      </w:r>
      <w:r w:rsidRPr="00E77497">
        <w:t xml:space="preserve">Parameter </w:t>
      </w:r>
      <w:r w:rsidRPr="00E77497">
        <w:rPr>
          <w:rFonts w:ascii="Arial" w:hAnsi="Arial"/>
          <w:b/>
          <w:i w:val="0"/>
        </w:rPr>
        <w:t>:</w:t>
      </w:r>
    </w:p>
    <w:p w14:paraId="48E6C2CA" w14:textId="77777777" w:rsidR="00521EAD" w:rsidRPr="00E77497" w:rsidRDefault="00521EAD" w:rsidP="00521EAD">
      <w:pPr>
        <w:pStyle w:val="SyntaxDefinition"/>
      </w:pPr>
      <w:r w:rsidRPr="00E77497">
        <w:t>Binding</w:t>
      </w:r>
      <w:r w:rsidR="00860028">
        <w:t>Element</w:t>
      </w:r>
      <w:r w:rsidRPr="00E77497">
        <w:t xml:space="preserve"> </w:t>
      </w:r>
    </w:p>
    <w:p w14:paraId="57CB8BE2" w14:textId="77777777" w:rsidR="004C02EF" w:rsidRPr="00E77497" w:rsidRDefault="004C02EF" w:rsidP="004C02EF">
      <w:pPr>
        <w:pStyle w:val="SyntaxRule"/>
      </w:pPr>
      <w:r w:rsidRPr="00E77497">
        <w:t xml:space="preserve">FunctionBody </w:t>
      </w:r>
      <w:r w:rsidRPr="00E77497">
        <w:rPr>
          <w:rFonts w:ascii="Arial" w:hAnsi="Arial"/>
          <w:b/>
          <w:i w:val="0"/>
        </w:rPr>
        <w:t>:</w:t>
      </w:r>
    </w:p>
    <w:p w14:paraId="36C24866" w14:textId="77777777" w:rsidR="004C02EF" w:rsidRPr="00E77497" w:rsidRDefault="00620E09" w:rsidP="00AE38E2">
      <w:pPr>
        <w:pStyle w:val="SyntaxDefinition"/>
      </w:pPr>
      <w:r>
        <w:t>Function</w:t>
      </w:r>
      <w:r w:rsidR="0004187D" w:rsidRPr="00E77497">
        <w:t xml:space="preserve">StatementList </w:t>
      </w:r>
    </w:p>
    <w:p w14:paraId="56604F17" w14:textId="77777777" w:rsidR="00620E09" w:rsidRPr="00E77497" w:rsidRDefault="00620E09" w:rsidP="00620E09">
      <w:pPr>
        <w:pStyle w:val="SyntaxRule"/>
      </w:pPr>
      <w:r w:rsidRPr="00E77497">
        <w:t>Function</w:t>
      </w:r>
      <w:r>
        <w:t>StatementList</w:t>
      </w:r>
      <w:r w:rsidRPr="00E77497">
        <w:t xml:space="preserve"> </w:t>
      </w:r>
      <w:r w:rsidRPr="00E77497">
        <w:rPr>
          <w:rFonts w:ascii="Arial" w:hAnsi="Arial"/>
          <w:b/>
          <w:i w:val="0"/>
        </w:rPr>
        <w:t>:</w:t>
      </w:r>
    </w:p>
    <w:p w14:paraId="47C6FD9F" w14:textId="77777777" w:rsidR="00620E09" w:rsidRPr="00E77497" w:rsidRDefault="00620E09" w:rsidP="00620E09">
      <w:pPr>
        <w:pStyle w:val="SyntaxDefinition"/>
      </w:pPr>
      <w:r w:rsidRPr="00E77497">
        <w:t>StatementList</w:t>
      </w:r>
      <w:r w:rsidR="00AE38E2" w:rsidRPr="00E77497">
        <w:rPr>
          <w:rFonts w:ascii="Arial" w:hAnsi="Arial"/>
          <w:i w:val="0"/>
          <w:vertAlign w:val="subscript"/>
        </w:rPr>
        <w:t>opt</w:t>
      </w:r>
      <w:r w:rsidRPr="00E77497">
        <w:t xml:space="preserve"> </w:t>
      </w:r>
    </w:p>
    <w:p w14:paraId="37FC958D" w14:textId="77777777" w:rsidR="000C491B" w:rsidRPr="00E77497" w:rsidRDefault="000C491B" w:rsidP="000C491B">
      <w:pPr>
        <w:pStyle w:val="Syntax"/>
      </w:pPr>
      <w:r w:rsidRPr="00E77497">
        <w:t>Supplemental Syntax</w:t>
      </w:r>
    </w:p>
    <w:p w14:paraId="7002256D" w14:textId="77777777" w:rsidR="000C491B" w:rsidRPr="00E77497" w:rsidRDefault="001C54F6" w:rsidP="001C54F6">
      <w:r>
        <w:t>The following productions are used as an aid in specifying the semantics of certain ECMAScript language features. They are not used when parsing ECMAScript source code.</w:t>
      </w:r>
      <w:r w:rsidR="000C491B" w:rsidRPr="00E77497">
        <w:t xml:space="preserve"> </w:t>
      </w:r>
    </w:p>
    <w:p w14:paraId="1D62B352" w14:textId="77777777" w:rsidR="000C491B" w:rsidRPr="00E77497" w:rsidRDefault="000C491B" w:rsidP="000C491B">
      <w:pPr>
        <w:pStyle w:val="SyntaxRule"/>
      </w:pPr>
      <w:r>
        <w:t>FunctionBody</w:t>
      </w:r>
      <w:r w:rsidRPr="00E77497">
        <w:t xml:space="preserve"> </w:t>
      </w:r>
      <w:r w:rsidRPr="00E77497">
        <w:rPr>
          <w:rFonts w:ascii="Arial" w:hAnsi="Arial"/>
          <w:b/>
          <w:i w:val="0"/>
        </w:rPr>
        <w:t>:</w:t>
      </w:r>
    </w:p>
    <w:p w14:paraId="6E8619D7" w14:textId="77777777" w:rsidR="000C491B" w:rsidRPr="00E77497" w:rsidRDefault="000C491B" w:rsidP="000C491B">
      <w:pPr>
        <w:pStyle w:val="SyntaxDefinition"/>
      </w:pPr>
      <w:r>
        <w:rPr>
          <w:rFonts w:ascii="Courier New" w:hAnsi="Courier New"/>
          <w:b/>
          <w:i w:val="0"/>
        </w:rPr>
        <w:t xml:space="preserve"> </w:t>
      </w:r>
      <w:r>
        <w:t>ThrowTypeError</w:t>
      </w:r>
    </w:p>
    <w:p w14:paraId="299A5121" w14:textId="77777777" w:rsidR="001C54F6" w:rsidRPr="00E77497" w:rsidRDefault="001C54F6" w:rsidP="001C54F6">
      <w:pPr>
        <w:pStyle w:val="SyntaxRule"/>
      </w:pPr>
      <w:r>
        <w:t>ThrowTypeError</w:t>
      </w:r>
      <w:r w:rsidRPr="00E77497">
        <w:t xml:space="preserve"> </w:t>
      </w:r>
      <w:r w:rsidRPr="00E77497">
        <w:rPr>
          <w:rFonts w:ascii="Arial" w:hAnsi="Arial"/>
          <w:b/>
          <w:i w:val="0"/>
        </w:rPr>
        <w:t>:</w:t>
      </w:r>
    </w:p>
    <w:p w14:paraId="20273AED" w14:textId="77777777" w:rsidR="001C54F6" w:rsidRPr="00E77497" w:rsidRDefault="001C54F6" w:rsidP="001C54F6">
      <w:pPr>
        <w:pStyle w:val="SyntaxDefinition"/>
      </w:pPr>
      <w:r>
        <w:rPr>
          <w:rFonts w:ascii="Courier New" w:hAnsi="Courier New"/>
          <w:b/>
          <w:i w:val="0"/>
        </w:rPr>
        <w:t xml:space="preserve"> </w:t>
      </w:r>
      <w:r w:rsidRPr="00470C0B">
        <w:rPr>
          <w:rFonts w:ascii="Arial" w:hAnsi="Arial" w:cs="Arial"/>
          <w:i w:val="0"/>
          <w:iCs/>
          <w:sz w:val="16"/>
        </w:rPr>
        <w:t>[empty]</w:t>
      </w:r>
    </w:p>
    <w:p w14:paraId="1C0C6B12" w14:textId="77777777" w:rsidR="00F22CBA" w:rsidRPr="00E77497" w:rsidDel="001E120D" w:rsidRDefault="00F22CBA" w:rsidP="006A78DC">
      <w:pPr>
        <w:pStyle w:val="30"/>
        <w:rPr>
          <w:del w:id="7903" w:author="Rev 19 Allen Wirfs-Brock" w:date="2013-09-11T19:02:00Z"/>
        </w:rPr>
      </w:pPr>
      <w:del w:id="7904" w:author="Rev 19 Allen Wirfs-Brock" w:date="2013-09-11T19:02:00Z">
        <w:r w:rsidRPr="00E77497" w:rsidDel="001E120D">
          <w:delText>Static Semantics</w:delText>
        </w:r>
        <w:bookmarkStart w:id="7905" w:name="_Toc368034530"/>
        <w:bookmarkStart w:id="7906" w:name="_Toc368049753"/>
        <w:bookmarkStart w:id="7907" w:name="_Toc368050530"/>
        <w:bookmarkEnd w:id="7905"/>
        <w:bookmarkEnd w:id="7906"/>
        <w:bookmarkEnd w:id="7907"/>
      </w:del>
    </w:p>
    <w:p w14:paraId="23744445" w14:textId="77777777" w:rsidR="00F22CBA" w:rsidRPr="00E77497" w:rsidRDefault="00C9049C" w:rsidP="006A78DC">
      <w:pPr>
        <w:pStyle w:val="30"/>
        <w:rPr>
          <w:rFonts w:ascii="Helvetica" w:hAnsi="Helvetica"/>
        </w:rPr>
      </w:pPr>
      <w:bookmarkStart w:id="7908" w:name="_Toc368050531"/>
      <w:r w:rsidRPr="00E77497">
        <w:rPr>
          <w:rFonts w:ascii="Helvetica" w:hAnsi="Helvetica"/>
        </w:rPr>
        <w:t xml:space="preserve">Static Semantics:  </w:t>
      </w:r>
      <w:r w:rsidR="00F22CBA" w:rsidRPr="00E77497">
        <w:rPr>
          <w:rFonts w:ascii="Helvetica" w:hAnsi="Helvetica"/>
        </w:rPr>
        <w:t>Early Errors</w:t>
      </w:r>
      <w:bookmarkEnd w:id="7908"/>
    </w:p>
    <w:p w14:paraId="3E6BBD6B" w14:textId="77777777" w:rsidR="005A7DC0" w:rsidRPr="00E77497" w:rsidRDefault="005A7DC0" w:rsidP="00855C6C">
      <w:pPr>
        <w:jc w:val="left"/>
      </w:pPr>
      <w:bookmarkStart w:id="7909" w:name="_Toc375031212"/>
      <w:bookmarkStart w:id="7910" w:name="_Toc381513724"/>
      <w:bookmarkStart w:id="7911" w:name="_Toc382212246"/>
      <w:bookmarkStart w:id="7912" w:name="_Toc382212809"/>
      <w:bookmarkStart w:id="7913" w:name="_Toc382291591"/>
      <w:bookmarkStart w:id="7914" w:name="_Toc385672240"/>
      <w:bookmarkStart w:id="7915" w:name="_Ref386878660"/>
      <w:bookmarkStart w:id="7916" w:name="_Toc393690344"/>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855C6C">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r w:rsidR="002B1CE2" w:rsidRPr="00E77497">
        <w:t>and</w:t>
      </w:r>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w:t>
      </w:r>
      <w:r w:rsidR="00855C6C">
        <w:rPr>
          <w:rFonts w:ascii="Times New Roman" w:hAnsi="Times New Roman"/>
          <w:i/>
        </w:rPr>
        <w:t>s</w:t>
      </w:r>
      <w:r w:rsidR="002B1CE2" w:rsidRPr="00E77497">
        <w:rPr>
          <w:rFonts w:ascii="Times New Roman" w:hAnsi="Times New Roman"/>
          <w:i/>
        </w:rPr>
        <w:t xml:space="preserve">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p>
    <w:p w14:paraId="464E8E1C" w14:textId="77777777" w:rsidR="001F54A9" w:rsidRPr="00E77497" w:rsidRDefault="001F54A9" w:rsidP="00470C0B">
      <w:pPr>
        <w:numPr>
          <w:ilvl w:val="0"/>
          <w:numId w:val="737"/>
        </w:numPr>
        <w:spacing w:after="220"/>
        <w:contextualSpacing/>
      </w:pPr>
      <w:r>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14:paraId="4EAE92A6" w14:textId="77777777" w:rsidR="007F7FBF" w:rsidRDefault="007F7FBF" w:rsidP="001F54A9">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14:paraId="1A3CD947" w14:textId="77777777" w:rsidR="007931B3" w:rsidRDefault="007931B3" w:rsidP="00E2245F">
      <w:pPr>
        <w:spacing w:after="220"/>
        <w:ind w:left="720"/>
        <w:contextualSpacing/>
      </w:pPr>
      <w:r w:rsidRPr="00E77497">
        <w:t xml:space="preserve">It is a Syntax Error if </w:t>
      </w:r>
      <w:r w:rsidR="00531CEF">
        <w:t xml:space="preserve">IsSimpleParameterList of </w:t>
      </w:r>
      <w:r w:rsidR="00531CEF" w:rsidRPr="00E77497">
        <w:rPr>
          <w:rFonts w:ascii="Times New Roman" w:hAnsi="Times New Roman"/>
          <w:i/>
        </w:rPr>
        <w:t>FormalParameter</w:t>
      </w:r>
      <w:r w:rsidR="001E463E">
        <w:rPr>
          <w:rFonts w:ascii="Times New Roman" w:hAnsi="Times New Roman"/>
          <w:i/>
        </w:rPr>
        <w:t>s</w:t>
      </w:r>
      <w:r w:rsidR="00531CEF" w:rsidRPr="00E77497">
        <w:t xml:space="preserve"> </w:t>
      </w:r>
      <w:r w:rsidR="00531CEF">
        <w:t xml:space="preserve">is </w:t>
      </w:r>
      <w:r w:rsidR="001F54A9">
        <w:rPr>
          <w:rFonts w:ascii="Times New Roman" w:hAnsi="Times New Roman"/>
          <w:b/>
          <w:bCs/>
        </w:rPr>
        <w:t>false</w:t>
      </w:r>
      <w:r w:rsidR="00531CEF">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00531CEF">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14:paraId="2B682CA5" w14:textId="77777777" w:rsidR="00C22BBD" w:rsidRDefault="00C22BBD" w:rsidP="001E463E">
      <w:pPr>
        <w:numPr>
          <w:ilvl w:val="0"/>
          <w:numId w:val="737"/>
        </w:numPr>
        <w:spacing w:after="220"/>
        <w:contextualSpacing/>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14:paraId="56858417" w14:textId="77777777" w:rsidR="007931B3" w:rsidRPr="00E77497" w:rsidRDefault="00812A59" w:rsidP="001E463E">
      <w:pPr>
        <w:pStyle w:val="Note"/>
      </w:pPr>
      <w:r>
        <w:t>NOTE</w:t>
      </w:r>
      <w:r>
        <w:tab/>
        <w:t xml:space="preserve">The </w:t>
      </w:r>
      <w:r w:rsidRPr="00812A59">
        <w:rPr>
          <w:rFonts w:ascii="Times New Roman" w:hAnsi="Times New Roman"/>
        </w:rPr>
        <w:t>LexicallyDeclaredNames</w:t>
      </w:r>
      <w:r>
        <w:t xml:space="preserve"> of a </w:t>
      </w:r>
      <w:r w:rsidRPr="00812A59">
        <w:rPr>
          <w:rFonts w:ascii="Times New Roman" w:hAnsi="Times New Roman"/>
          <w:i/>
        </w:rPr>
        <w:t>FunctionBody</w:t>
      </w:r>
      <w:r>
        <w:t xml:space="preserve"> </w:t>
      </w:r>
      <w:r w:rsidR="00A47263">
        <w:t>does no</w:t>
      </w:r>
      <w:r w:rsidR="00F328F2">
        <w:t>t</w:t>
      </w:r>
      <w:r w:rsidR="002D68DA">
        <w:t xml:space="preserve"> include</w:t>
      </w:r>
      <w:r>
        <w:t xml:space="preserve"> </w:t>
      </w:r>
      <w:r w:rsidR="002D68DA">
        <w:t>identifiers</w:t>
      </w:r>
      <w:r>
        <w:t xml:space="preserve"> </w:t>
      </w:r>
      <w:r w:rsidR="002D68DA">
        <w:t>bound</w:t>
      </w:r>
      <w:r>
        <w:t xml:space="preserve"> </w:t>
      </w:r>
      <w:r w:rsidR="002D68DA">
        <w:t>using</w:t>
      </w:r>
      <w:r>
        <w:t xml:space="preserve"> var or function declarations.</w:t>
      </w:r>
      <w:r w:rsidR="002D68DA">
        <w:t xml:space="preserve"> Simple parameter lists bind identifiers as VarDeclaredNames.  Parameter lists that contain destructuring patterns, default value initialisers, or a rest parameter bind identif</w:t>
      </w:r>
      <w:r w:rsidR="00970124">
        <w:t>i</w:t>
      </w:r>
      <w:r w:rsidR="002D68DA">
        <w:t>ers as LexicallyDeclaredNames.</w:t>
      </w:r>
      <w:r w:rsidR="00346CC0">
        <w:t xml:space="preserve"> </w:t>
      </w:r>
    </w:p>
    <w:p w14:paraId="5B295180" w14:textId="77777777" w:rsidR="00016AA2" w:rsidRPr="00E77497" w:rsidRDefault="00016AA2" w:rsidP="00016AA2">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rsidRPr="00E77497">
        <w:rPr>
          <w:rFonts w:ascii="Times New Roman" w:hAnsi="Times New Roman"/>
          <w:i/>
        </w:rPr>
        <w:t xml:space="preserve"> </w:t>
      </w:r>
    </w:p>
    <w:p w14:paraId="5B2891F6" w14:textId="77777777" w:rsidR="00016AA2" w:rsidRPr="006B6D0A" w:rsidRDefault="00016AA2" w:rsidP="008F1A22">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008F1A22">
        <w:rPr>
          <w:rStyle w:val="bnf"/>
        </w:rPr>
        <w:t>s</w:t>
      </w:r>
      <w:r w:rsidRPr="00E77497">
        <w:t xml:space="preserve"> contains any duplicate elements</w:t>
      </w:r>
      <w:r w:rsidRPr="006B6D0A">
        <w:t>.</w:t>
      </w:r>
    </w:p>
    <w:p w14:paraId="3E746AE0" w14:textId="77777777" w:rsidR="00016AA2" w:rsidRPr="006B6D0A" w:rsidRDefault="00016AA2" w:rsidP="008F1A22">
      <w:pPr>
        <w:numPr>
          <w:ilvl w:val="0"/>
          <w:numId w:val="737"/>
        </w:numPr>
        <w:spacing w:after="220"/>
      </w:pPr>
      <w:r w:rsidRPr="009C202C">
        <w:t>It is a Syntax Error</w:t>
      </w:r>
      <w:r>
        <w:t xml:space="preserve"> if</w:t>
      </w:r>
      <w:r w:rsidRPr="002D68DA">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w:t>
      </w:r>
      <w:r w:rsidR="008F1A22">
        <w:rPr>
          <w:rFonts w:ascii="Times New Roman" w:hAnsi="Times New Roman"/>
          <w:i/>
        </w:rPr>
        <w:t>s</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14:paraId="1334EB6B" w14:textId="77777777" w:rsidR="001E463E" w:rsidRPr="00E77497" w:rsidRDefault="001E463E" w:rsidP="001E463E">
      <w:r>
        <w:rPr>
          <w:rFonts w:ascii="Times New Roman" w:hAnsi="Times New Roman"/>
          <w:i/>
        </w:rPr>
        <w: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w:t>
      </w:r>
      <w:r w:rsidRPr="00E77497">
        <w:rPr>
          <w:rFonts w:ascii="Times New Roman" w:hAnsi="Times New Roman"/>
          <w:i/>
        </w:rPr>
        <w:t xml:space="preserve">List </w:t>
      </w:r>
    </w:p>
    <w:p w14:paraId="70382BC1" w14:textId="77777777" w:rsidR="001F54A9" w:rsidRPr="00E77497" w:rsidRDefault="001F54A9" w:rsidP="001F54A9">
      <w:pPr>
        <w:numPr>
          <w:ilvl w:val="0"/>
          <w:numId w:val="737"/>
        </w:numPr>
        <w:spacing w:after="220"/>
        <w:contextualSpacing/>
      </w:pPr>
      <w:r>
        <w:t xml:space="preserve">It is a Syntax Error if </w:t>
      </w:r>
      <w:r>
        <w:rPr>
          <w:rFonts w:ascii="Times New Roman" w:hAnsi="Times New Roman"/>
          <w:i/>
        </w:rPr>
        <w:t>FormalParameters</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Pr="001F54A9">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14:paraId="35F37AAF" w14:textId="77777777" w:rsidR="001E463E" w:rsidRPr="006B6D0A" w:rsidRDefault="001E463E" w:rsidP="001E463E">
      <w:pPr>
        <w:numPr>
          <w:ilvl w:val="0"/>
          <w:numId w:val="737"/>
        </w:numPr>
        <w:spacing w:after="220"/>
        <w:contextualSpacing/>
      </w:pPr>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14:paraId="58B650E2" w14:textId="77777777" w:rsidR="001E463E" w:rsidRPr="006B6D0A" w:rsidRDefault="001E463E" w:rsidP="001E463E">
      <w:pPr>
        <w:numPr>
          <w:ilvl w:val="0"/>
          <w:numId w:val="737"/>
        </w:numPr>
        <w:spacing w:after="220"/>
        <w:contextualSpacing/>
      </w:pPr>
      <w:r w:rsidRPr="009C202C">
        <w:t>It is a Syntax Error</w:t>
      </w:r>
      <w:r>
        <w:t xml:space="preserve"> if</w:t>
      </w:r>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FormalParameterList</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14:paraId="6549C89D" w14:textId="77777777" w:rsidR="001E463E" w:rsidRPr="006B6D0A" w:rsidRDefault="001E463E" w:rsidP="00470C0B">
      <w:pPr>
        <w:numPr>
          <w:ilvl w:val="0"/>
          <w:numId w:val="737"/>
        </w:numPr>
        <w:spacing w:after="220"/>
      </w:pPr>
      <w:r w:rsidRPr="009C202C">
        <w:t xml:space="preserve">It is a Syntax Error if the source code matching this production is strict code </w:t>
      </w:r>
      <w:r>
        <w:t xml:space="preserve">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14:paraId="5AA2190F" w14:textId="77777777" w:rsidR="001E463E" w:rsidRPr="00E77497" w:rsidRDefault="001E463E" w:rsidP="00016AA2">
      <w:pPr>
        <w:pStyle w:val="Note"/>
      </w:pPr>
      <w:r>
        <w:t>NOTE</w:t>
      </w:r>
      <w:r>
        <w:tab/>
        <w:t xml:space="preserve">Multiple occurrences of the same </w:t>
      </w:r>
      <w:r w:rsidRPr="000344F7">
        <w:rPr>
          <w:rStyle w:val="bnf"/>
          <w:szCs w:val="18"/>
        </w:rPr>
        <w:t>Identifier</w:t>
      </w:r>
      <w:r>
        <w:t xml:space="preserve"> in a </w:t>
      </w:r>
      <w:r w:rsidRPr="000344F7">
        <w:rPr>
          <w:rStyle w:val="bnf"/>
          <w:szCs w:val="18"/>
        </w:rPr>
        <w:t>FormalParamterList</w:t>
      </w:r>
      <w:r>
        <w:t xml:space="preserve"> is only allowed for non-strict functions </w:t>
      </w:r>
      <w:r w:rsidR="00016AA2">
        <w:t xml:space="preserve">and generator functions that have </w:t>
      </w:r>
      <w:r>
        <w:t>simple parameter lists.</w:t>
      </w:r>
    </w:p>
    <w:p w14:paraId="17A82F1E" w14:textId="77777777" w:rsidR="002C779F" w:rsidRPr="00E77497" w:rsidRDefault="002C779F" w:rsidP="002E6C8B">
      <w:r w:rsidRPr="00E77497">
        <w:rPr>
          <w:rFonts w:ascii="Times New Roman" w:hAnsi="Times New Roman"/>
          <w:i/>
        </w:rPr>
        <w:t>Function</w:t>
      </w:r>
      <w:r w:rsidR="002E6C8B">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StatementList </w:t>
      </w:r>
    </w:p>
    <w:p w14:paraId="2A243D22" w14:textId="77777777" w:rsidR="002C779F" w:rsidRPr="00E77497" w:rsidRDefault="002C779F" w:rsidP="00FE5F37">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14:paraId="4B4A13C6" w14:textId="77777777" w:rsidR="002C779F" w:rsidRPr="00E77497" w:rsidRDefault="002C779F" w:rsidP="00FE5F37">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14:paraId="73E56546" w14:textId="77777777" w:rsidR="000E01AF" w:rsidRPr="00E65A34" w:rsidRDefault="000E01AF" w:rsidP="000E01AF">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r w:rsidR="0069636E">
        <w:rPr>
          <w:rStyle w:val="bnf"/>
        </w:rPr>
        <w:t>Element</w:t>
      </w:r>
      <w:r w:rsidRPr="00E65A34">
        <w:rPr>
          <w:rStyle w:val="bnf"/>
        </w:rPr>
        <w:t xml:space="preserve"> </w:t>
      </w:r>
    </w:p>
    <w:p w14:paraId="426B202C" w14:textId="77777777" w:rsidR="009338AE" w:rsidRPr="00E77497" w:rsidRDefault="009338AE" w:rsidP="007B7042">
      <w:pPr>
        <w:numPr>
          <w:ilvl w:val="0"/>
          <w:numId w:val="737"/>
        </w:numPr>
        <w:spacing w:after="220"/>
      </w:pPr>
      <w:r>
        <w:t xml:space="preserve">It is a Syntax Error if </w:t>
      </w:r>
      <w:r w:rsidRPr="00E77497">
        <w:rPr>
          <w:rStyle w:val="bnf"/>
        </w:rPr>
        <w:t>Binding</w:t>
      </w:r>
      <w:r>
        <w:rPr>
          <w:rStyle w:val="bnf"/>
        </w:rPr>
        <w:t>Element</w:t>
      </w:r>
      <w:r w:rsidRPr="00E77497">
        <w:rPr>
          <w:rStyle w:val="bnf"/>
        </w:rPr>
        <w:t xml:space="preserve">  </w:t>
      </w:r>
      <w:r>
        <w:rPr>
          <w:rFonts w:ascii="Times New Roman" w:hAnsi="Times New Roman"/>
        </w:rPr>
        <w:t>Contains</w:t>
      </w:r>
      <w:r w:rsidRPr="00E77497">
        <w:t xml:space="preserve"> </w:t>
      </w:r>
      <w:r>
        <w:rPr>
          <w:rFonts w:ascii="Times New Roman" w:hAnsi="Times New Roman"/>
          <w:i/>
        </w:rPr>
        <w:t>YieldExpression.</w:t>
      </w:r>
    </w:p>
    <w:p w14:paraId="22BE07A3" w14:textId="77777777" w:rsidR="00FC55A8" w:rsidRPr="00E77497" w:rsidRDefault="00FC55A8" w:rsidP="006A78DC">
      <w:pPr>
        <w:pStyle w:val="30"/>
      </w:pPr>
      <w:bookmarkStart w:id="7917" w:name="_Ref367714847"/>
      <w:bookmarkStart w:id="7918" w:name="_Toc368050532"/>
      <w:r w:rsidRPr="00E77497">
        <w:t xml:space="preserve">Static Semantics:  </w:t>
      </w:r>
      <w:r w:rsidR="00256A92" w:rsidRPr="00E77497">
        <w:rPr>
          <w:lang w:eastAsia="en-US"/>
        </w:rPr>
        <w:t>BoundNames</w:t>
      </w:r>
      <w:bookmarkEnd w:id="7917"/>
      <w:bookmarkEnd w:id="7918"/>
    </w:p>
    <w:p w14:paraId="6F37AEE9" w14:textId="77777777" w:rsidR="00D30056" w:rsidRPr="00F742D3" w:rsidRDefault="00D30056" w:rsidP="00D30056">
      <w:pPr>
        <w:rPr>
          <w:ins w:id="7919" w:author="Rev 19 Allen Wirfs-Brock" w:date="2013-09-23T15:57:00Z"/>
        </w:rPr>
      </w:pPr>
      <w:ins w:id="7920" w:author="Rev 19 Allen Wirfs-Brock" w:date="2013-09-23T15:57:00Z">
        <w:r>
          <w:t xml:space="preserve">See also: </w:t>
        </w:r>
        <w:r>
          <w:fldChar w:fldCharType="begin"/>
        </w:r>
        <w:r>
          <w:instrText xml:space="preserve"> REF _Ref367714652 \r \h </w:instrText>
        </w:r>
      </w:ins>
      <w:ins w:id="7921" w:author="Rev 19 Allen Wirfs-Brock" w:date="2013-09-23T15:57:00Z">
        <w:r>
          <w:fldChar w:fldCharType="separate"/>
        </w:r>
      </w:ins>
      <w:ins w:id="7922" w:author="Rev 19 Allen Wirfs-Brock" w:date="2013-09-27T13:22:00Z">
        <w:r w:rsidR="00D433E8">
          <w:t>13.2.1.2</w:t>
        </w:r>
      </w:ins>
      <w:ins w:id="7923" w:author="Rev 19 Allen Wirfs-Brock" w:date="2013-09-23T15:57:00Z">
        <w:r>
          <w:fldChar w:fldCharType="end"/>
        </w:r>
        <w:r>
          <w:t xml:space="preserve">, </w:t>
        </w:r>
        <w:r>
          <w:fldChar w:fldCharType="begin"/>
        </w:r>
        <w:r>
          <w:instrText xml:space="preserve"> REF _Ref367714706 \r \h </w:instrText>
        </w:r>
      </w:ins>
      <w:ins w:id="7924" w:author="Rev 19 Allen Wirfs-Brock" w:date="2013-09-23T15:57:00Z">
        <w:r>
          <w:fldChar w:fldCharType="separate"/>
        </w:r>
      </w:ins>
      <w:ins w:id="7925" w:author="Rev 19 Allen Wirfs-Brock" w:date="2013-09-27T13:22:00Z">
        <w:r w:rsidR="00D433E8">
          <w:t>13.2.2.1</w:t>
        </w:r>
      </w:ins>
      <w:ins w:id="7926" w:author="Rev 19 Allen Wirfs-Brock" w:date="2013-09-23T15:57:00Z">
        <w:r>
          <w:fldChar w:fldCharType="end"/>
        </w:r>
        <w:r>
          <w:t xml:space="preserve">, </w:t>
        </w:r>
        <w:r>
          <w:fldChar w:fldCharType="begin"/>
        </w:r>
        <w:r>
          <w:instrText xml:space="preserve"> REF _Ref367714756 \r \h </w:instrText>
        </w:r>
      </w:ins>
      <w:ins w:id="7927" w:author="Rev 19 Allen Wirfs-Brock" w:date="2013-09-23T15:57:00Z">
        <w:r>
          <w:fldChar w:fldCharType="separate"/>
        </w:r>
      </w:ins>
      <w:ins w:id="7928" w:author="Rev 19 Allen Wirfs-Brock" w:date="2013-09-27T13:22:00Z">
        <w:r w:rsidR="00D433E8">
          <w:t>13.2.3.2</w:t>
        </w:r>
      </w:ins>
      <w:ins w:id="7929" w:author="Rev 19 Allen Wirfs-Brock" w:date="2013-09-23T15:57:00Z">
        <w:r>
          <w:fldChar w:fldCharType="end"/>
        </w:r>
        <w:r>
          <w:t xml:space="preserve">, </w:t>
        </w:r>
        <w:r>
          <w:fldChar w:fldCharType="begin"/>
        </w:r>
        <w:r>
          <w:instrText xml:space="preserve"> REF _Ref367714785 \r \h </w:instrText>
        </w:r>
      </w:ins>
      <w:ins w:id="7930" w:author="Rev 19 Allen Wirfs-Brock" w:date="2013-09-23T15:57:00Z">
        <w:r>
          <w:fldChar w:fldCharType="separate"/>
        </w:r>
      </w:ins>
      <w:ins w:id="7931" w:author="Rev 19 Allen Wirfs-Brock" w:date="2013-09-27T13:22:00Z">
        <w:r w:rsidR="00D433E8">
          <w:t>13.6.4.2</w:t>
        </w:r>
      </w:ins>
      <w:ins w:id="7932" w:author="Rev 19 Allen Wirfs-Brock" w:date="2013-09-23T15:57:00Z">
        <w:r>
          <w:fldChar w:fldCharType="end"/>
        </w:r>
        <w:r>
          <w:t xml:space="preserve">, </w:t>
        </w:r>
        <w:r>
          <w:fldChar w:fldCharType="begin"/>
        </w:r>
        <w:r>
          <w:instrText xml:space="preserve"> REF _Ref367714869 \r \h </w:instrText>
        </w:r>
      </w:ins>
      <w:ins w:id="7933" w:author="Rev 19 Allen Wirfs-Brock" w:date="2013-09-23T15:57:00Z">
        <w:r>
          <w:fldChar w:fldCharType="separate"/>
        </w:r>
      </w:ins>
      <w:ins w:id="7934" w:author="Rev 19 Allen Wirfs-Brock" w:date="2013-09-27T13:22:00Z">
        <w:r w:rsidR="00D433E8">
          <w:t>14.2.2</w:t>
        </w:r>
      </w:ins>
      <w:ins w:id="7935" w:author="Rev 19 Allen Wirfs-Brock" w:date="2013-09-23T15:57:00Z">
        <w:r>
          <w:fldChar w:fldCharType="end"/>
        </w:r>
        <w:r>
          <w:t xml:space="preserve">, </w:t>
        </w:r>
        <w:r>
          <w:fldChar w:fldCharType="begin"/>
        </w:r>
        <w:r>
          <w:instrText xml:space="preserve"> REF _Ref367714895 \r \h </w:instrText>
        </w:r>
      </w:ins>
      <w:ins w:id="7936" w:author="Rev 19 Allen Wirfs-Brock" w:date="2013-09-23T15:57:00Z">
        <w:r>
          <w:fldChar w:fldCharType="separate"/>
        </w:r>
      </w:ins>
      <w:ins w:id="7937" w:author="Rev 19 Allen Wirfs-Brock" w:date="2013-09-27T13:22:00Z">
        <w:r w:rsidR="00D433E8">
          <w:t>14.4.2</w:t>
        </w:r>
      </w:ins>
      <w:ins w:id="7938" w:author="Rev 19 Allen Wirfs-Brock" w:date="2013-09-23T15:57:00Z">
        <w:r>
          <w:fldChar w:fldCharType="end"/>
        </w:r>
        <w:r>
          <w:t xml:space="preserve">, </w:t>
        </w:r>
        <w:r>
          <w:fldChar w:fldCharType="begin"/>
        </w:r>
        <w:r>
          <w:instrText xml:space="preserve"> REF _Ref367714927 \r \h </w:instrText>
        </w:r>
      </w:ins>
      <w:ins w:id="7939" w:author="Rev 19 Allen Wirfs-Brock" w:date="2013-09-23T15:57:00Z">
        <w:r>
          <w:fldChar w:fldCharType="separate"/>
        </w:r>
      </w:ins>
      <w:ins w:id="7940" w:author="Rev 19 Allen Wirfs-Brock" w:date="2013-09-27T13:22:00Z">
        <w:r w:rsidR="00D433E8">
          <w:t>14.5.2</w:t>
        </w:r>
      </w:ins>
      <w:ins w:id="7941" w:author="Rev 19 Allen Wirfs-Brock" w:date="2013-09-23T15:57:00Z">
        <w:r>
          <w:fldChar w:fldCharType="end"/>
        </w:r>
        <w:r>
          <w:t xml:space="preserve">, </w:t>
        </w:r>
        <w:r>
          <w:fldChar w:fldCharType="begin"/>
        </w:r>
        <w:r>
          <w:instrText xml:space="preserve"> REF _Ref367714971 \r \h </w:instrText>
        </w:r>
      </w:ins>
      <w:ins w:id="7942" w:author="Rev 19 Allen Wirfs-Brock" w:date="2013-09-23T15:57:00Z">
        <w:r>
          <w:fldChar w:fldCharType="separate"/>
        </w:r>
      </w:ins>
      <w:ins w:id="7943" w:author="Rev 19 Allen Wirfs-Brock" w:date="2013-09-27T13:22:00Z">
        <w:r w:rsidR="00D433E8">
          <w:t>15.1.1.2</w:t>
        </w:r>
      </w:ins>
      <w:ins w:id="7944" w:author="Rev 19 Allen Wirfs-Brock" w:date="2013-09-23T15:57:00Z">
        <w:r>
          <w:fldChar w:fldCharType="end"/>
        </w:r>
        <w:r>
          <w:t xml:space="preserve">, </w:t>
        </w:r>
        <w:r>
          <w:fldChar w:fldCharType="begin"/>
        </w:r>
        <w:r>
          <w:instrText xml:space="preserve"> REF _Ref367714989 \r \h </w:instrText>
        </w:r>
      </w:ins>
      <w:ins w:id="7945" w:author="Rev 19 Allen Wirfs-Brock" w:date="2013-09-23T15:57:00Z">
        <w:r>
          <w:fldChar w:fldCharType="separate"/>
        </w:r>
      </w:ins>
      <w:ins w:id="7946" w:author="Rev 19 Allen Wirfs-Brock" w:date="2013-09-27T13:22:00Z">
        <w:r w:rsidR="00D433E8">
          <w:t>15.1.2.1</w:t>
        </w:r>
      </w:ins>
      <w:ins w:id="7947" w:author="Rev 19 Allen Wirfs-Brock" w:date="2013-09-23T15:57:00Z">
        <w:r>
          <w:fldChar w:fldCharType="end"/>
        </w:r>
        <w:r>
          <w:t>.</w:t>
        </w:r>
      </w:ins>
    </w:p>
    <w:p w14:paraId="463E1169" w14:textId="77777777" w:rsidR="0038665D" w:rsidRPr="00E77497" w:rsidRDefault="0038665D"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562ED138" w14:textId="77777777" w:rsidR="0038665D" w:rsidRPr="00E77497" w:rsidRDefault="0038665D" w:rsidP="004322E4">
      <w:pPr>
        <w:pStyle w:val="Alg4"/>
        <w:numPr>
          <w:ilvl w:val="0"/>
          <w:numId w:val="471"/>
        </w:numPr>
        <w:spacing w:after="220"/>
        <w:contextualSpacing/>
      </w:pPr>
      <w:r w:rsidRPr="00E77497">
        <w:t xml:space="preserve">Return the BoundNames of </w:t>
      </w:r>
      <w:r w:rsidRPr="00E77497">
        <w:rPr>
          <w:i/>
        </w:rPr>
        <w:t>BindingIdentifier</w:t>
      </w:r>
      <w:r w:rsidRPr="00E77497">
        <w:t>.</w:t>
      </w:r>
    </w:p>
    <w:p w14:paraId="5D1D36A5" w14:textId="77777777" w:rsidR="00AA42F1" w:rsidRPr="00E77497" w:rsidRDefault="00AA42F1" w:rsidP="001E463E">
      <w:pPr>
        <w:pStyle w:val="SyntaxRule"/>
        <w:spacing w:after="240"/>
      </w:pPr>
      <w:r w:rsidRPr="00E77497">
        <w:t>FormalParameter</w:t>
      </w:r>
      <w:r w:rsidR="001E463E">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44C647F6" w14:textId="77777777" w:rsidR="00D26016" w:rsidRPr="00E77497" w:rsidRDefault="00D26016" w:rsidP="004322E4">
      <w:pPr>
        <w:pStyle w:val="Alg4"/>
        <w:numPr>
          <w:ilvl w:val="0"/>
          <w:numId w:val="594"/>
        </w:numPr>
        <w:spacing w:after="220"/>
        <w:contextualSpacing/>
      </w:pPr>
      <w:r w:rsidRPr="00E77497">
        <w:t>Return an empty List.</w:t>
      </w:r>
    </w:p>
    <w:p w14:paraId="05C3710D" w14:textId="77777777" w:rsidR="00287677" w:rsidRPr="00675B74" w:rsidRDefault="00287677" w:rsidP="00287677">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0002777F" w:rsidRPr="004418C4">
        <w:t>Function</w:t>
      </w:r>
      <w:r w:rsidR="0002777F">
        <w:t>RestParameter</w:t>
      </w:r>
    </w:p>
    <w:p w14:paraId="35D4BA8B" w14:textId="77777777" w:rsidR="00026B5F" w:rsidRPr="00E77497" w:rsidRDefault="00026B5F" w:rsidP="004322E4">
      <w:pPr>
        <w:pStyle w:val="Alg4"/>
        <w:numPr>
          <w:ilvl w:val="0"/>
          <w:numId w:val="423"/>
        </w:numPr>
        <w:spacing w:after="220"/>
        <w:contextualSpacing/>
      </w:pPr>
      <w:r w:rsidRPr="00E77497">
        <w:t xml:space="preserve">Let </w:t>
      </w:r>
      <w:r w:rsidRPr="00E77497">
        <w:rPr>
          <w:i/>
        </w:rPr>
        <w:t xml:space="preserve">names </w:t>
      </w:r>
      <w:r w:rsidRPr="00E77497">
        <w:t xml:space="preserve">be BoundNames of </w:t>
      </w:r>
      <w:r w:rsidRPr="00E77497">
        <w:rPr>
          <w:rStyle w:val="bnf"/>
        </w:rPr>
        <w:t>FormalsList</w:t>
      </w:r>
      <w:r w:rsidRPr="00E77497">
        <w:t>.</w:t>
      </w:r>
    </w:p>
    <w:p w14:paraId="3D053087" w14:textId="77777777" w:rsidR="00026B5F" w:rsidRPr="00E77497" w:rsidRDefault="00026B5F" w:rsidP="004322E4">
      <w:pPr>
        <w:pStyle w:val="Alg4"/>
        <w:numPr>
          <w:ilvl w:val="0"/>
          <w:numId w:val="423"/>
        </w:numPr>
        <w:spacing w:after="220"/>
        <w:contextualSpacing/>
      </w:pPr>
      <w:r w:rsidRPr="00E77497">
        <w:t xml:space="preserve">Append to </w:t>
      </w:r>
      <w:r w:rsidRPr="00E77497">
        <w:rPr>
          <w:i/>
        </w:rPr>
        <w:t>names</w:t>
      </w:r>
      <w:r w:rsidRPr="00E77497">
        <w:t xml:space="preserve"> the </w:t>
      </w:r>
      <w:r w:rsidR="00954547" w:rsidRPr="004418C4">
        <w:t xml:space="preserve">BoundNames of </w:t>
      </w:r>
      <w:r w:rsidR="00954547" w:rsidRPr="00954547">
        <w:rPr>
          <w:i/>
        </w:rPr>
        <w:t>FunctionRestParameter</w:t>
      </w:r>
      <w:r w:rsidRPr="00675B74">
        <w:rPr>
          <w:rStyle w:val="bnf"/>
        </w:rPr>
        <w:t>.</w:t>
      </w:r>
    </w:p>
    <w:p w14:paraId="0B237035" w14:textId="77777777" w:rsidR="00026B5F" w:rsidRPr="00E77497" w:rsidRDefault="00026B5F" w:rsidP="004322E4">
      <w:pPr>
        <w:pStyle w:val="Alg4"/>
        <w:numPr>
          <w:ilvl w:val="0"/>
          <w:numId w:val="423"/>
        </w:numPr>
        <w:spacing w:after="220"/>
        <w:contextualSpacing/>
      </w:pPr>
      <w:r w:rsidRPr="00E77497">
        <w:t xml:space="preserve">Return </w:t>
      </w:r>
      <w:r w:rsidRPr="00E77497">
        <w:rPr>
          <w:i/>
        </w:rPr>
        <w:t>names</w:t>
      </w:r>
      <w:r w:rsidRPr="00E77497">
        <w:t>.</w:t>
      </w:r>
    </w:p>
    <w:p w14:paraId="69944777" w14:textId="77777777" w:rsidR="00FC55A8" w:rsidRPr="00E77497" w:rsidRDefault="00FC55A8" w:rsidP="00FC55A8">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14:paraId="7886927E" w14:textId="77777777" w:rsidR="00FC55A8" w:rsidRPr="00E77497" w:rsidRDefault="00FC55A8" w:rsidP="004322E4">
      <w:pPr>
        <w:pStyle w:val="Alg4"/>
        <w:numPr>
          <w:ilvl w:val="0"/>
          <w:numId w:val="626"/>
        </w:numPr>
        <w:spacing w:after="220"/>
        <w:contextualSpacing/>
      </w:pPr>
      <w:r w:rsidRPr="00E77497">
        <w:t xml:space="preserve">Let </w:t>
      </w:r>
      <w:r w:rsidRPr="00E77497">
        <w:rPr>
          <w:i/>
        </w:rPr>
        <w:t xml:space="preserve">names </w:t>
      </w:r>
      <w:r w:rsidRPr="00E77497">
        <w:t xml:space="preserve">be BoundNames of </w:t>
      </w:r>
      <w:r w:rsidR="00A4389F" w:rsidRPr="00E77497">
        <w:rPr>
          <w:rStyle w:val="bnf"/>
        </w:rPr>
        <w:t>FormalsList</w:t>
      </w:r>
      <w:r w:rsidRPr="00E77497">
        <w:t>.</w:t>
      </w:r>
    </w:p>
    <w:p w14:paraId="5DAEEC0D" w14:textId="77777777" w:rsidR="00FC55A8" w:rsidRPr="00E77497" w:rsidRDefault="00FC55A8" w:rsidP="004322E4">
      <w:pPr>
        <w:pStyle w:val="Alg4"/>
        <w:numPr>
          <w:ilvl w:val="0"/>
          <w:numId w:val="626"/>
        </w:numPr>
        <w:spacing w:after="220"/>
        <w:contextualSpacing/>
      </w:pPr>
      <w:r w:rsidRPr="00E77497">
        <w:t xml:space="preserve">Append to </w:t>
      </w:r>
      <w:r w:rsidRPr="00E77497">
        <w:rPr>
          <w:i/>
        </w:rPr>
        <w:t>names</w:t>
      </w:r>
      <w:r w:rsidRPr="00E77497">
        <w:t xml:space="preserve"> the elements of BoundNames of </w:t>
      </w:r>
      <w:r w:rsidRPr="00E77497">
        <w:rPr>
          <w:rStyle w:val="bnf"/>
        </w:rPr>
        <w:t>FormalParameter.</w:t>
      </w:r>
    </w:p>
    <w:p w14:paraId="1AA2875E" w14:textId="77777777" w:rsidR="00FC55A8" w:rsidRPr="00E77497" w:rsidRDefault="00FC55A8" w:rsidP="004322E4">
      <w:pPr>
        <w:pStyle w:val="Alg4"/>
        <w:numPr>
          <w:ilvl w:val="0"/>
          <w:numId w:val="626"/>
        </w:numPr>
        <w:spacing w:after="220"/>
        <w:contextualSpacing/>
      </w:pPr>
      <w:r w:rsidRPr="00E77497">
        <w:t xml:space="preserve">Return </w:t>
      </w:r>
      <w:r w:rsidRPr="00E77497">
        <w:rPr>
          <w:i/>
        </w:rPr>
        <w:t>names</w:t>
      </w:r>
      <w:r w:rsidRPr="00E77497">
        <w:t>.</w:t>
      </w:r>
    </w:p>
    <w:p w14:paraId="682FD00D" w14:textId="77777777" w:rsidR="00AA7F77" w:rsidRPr="00E77497" w:rsidRDefault="00AA7F77" w:rsidP="006A78DC">
      <w:pPr>
        <w:pStyle w:val="30"/>
      </w:pPr>
      <w:bookmarkStart w:id="7948" w:name="_Ref366747171"/>
      <w:bookmarkStart w:id="7949" w:name="_Toc368050533"/>
      <w:r w:rsidRPr="00E77497">
        <w:t xml:space="preserve">Static Semantics:  </w:t>
      </w:r>
      <w:r>
        <w:rPr>
          <w:lang w:eastAsia="en-US"/>
        </w:rPr>
        <w:t>Contains</w:t>
      </w:r>
      <w:bookmarkEnd w:id="7948"/>
      <w:bookmarkEnd w:id="7949"/>
    </w:p>
    <w:p w14:paraId="0D4D77B0" w14:textId="77777777"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14:paraId="6FF5632A" w14:textId="77777777" w:rsidR="00CA2DE9" w:rsidRPr="002E15BF" w:rsidRDefault="00CA2DE9" w:rsidP="00CA2DE9">
      <w:pPr>
        <w:tabs>
          <w:tab w:val="left" w:pos="2055"/>
        </w:tabs>
        <w:rPr>
          <w:ins w:id="7950" w:author="Rev 19 Allen Wirfs-Brock" w:date="2013-09-12T11:07:00Z"/>
        </w:rPr>
      </w:pPr>
      <w:ins w:id="7951" w:author="Rev 19 Allen Wirfs-Brock" w:date="2013-09-12T11:07:00Z">
        <w:r w:rsidRPr="002E15BF">
          <w:t>See also:</w:t>
        </w:r>
        <w:r>
          <w:t xml:space="preserve"> </w:t>
        </w:r>
        <w:r>
          <w:fldChar w:fldCharType="begin"/>
        </w:r>
        <w:r>
          <w:instrText xml:space="preserve"> REF _Ref366747031 \r \h </w:instrText>
        </w:r>
      </w:ins>
      <w:ins w:id="7952" w:author="Rev 19 Allen Wirfs-Brock" w:date="2013-09-12T11:07:00Z">
        <w:r>
          <w:fldChar w:fldCharType="separate"/>
        </w:r>
      </w:ins>
      <w:ins w:id="7953" w:author="Rev 19 Allen Wirfs-Brock" w:date="2013-09-27T13:22:00Z">
        <w:r w:rsidR="00D433E8">
          <w:t>5.3</w:t>
        </w:r>
      </w:ins>
      <w:ins w:id="7954" w:author="Rev 19 Allen Wirfs-Brock" w:date="2013-09-12T11:07:00Z">
        <w:r>
          <w:fldChar w:fldCharType="end"/>
        </w:r>
        <w:r>
          <w:t xml:space="preserve">, </w:t>
        </w:r>
        <w:r>
          <w:fldChar w:fldCharType="begin"/>
        </w:r>
        <w:r>
          <w:instrText xml:space="preserve"> REF _Ref366747005 \r \h </w:instrText>
        </w:r>
      </w:ins>
      <w:ins w:id="7955" w:author="Rev 19 Allen Wirfs-Brock" w:date="2013-09-12T11:07:00Z">
        <w:r>
          <w:fldChar w:fldCharType="separate"/>
        </w:r>
      </w:ins>
      <w:ins w:id="7956" w:author="Rev 19 Allen Wirfs-Brock" w:date="2013-09-27T13:22:00Z">
        <w:r w:rsidR="00D433E8">
          <w:t>12.1.5.2</w:t>
        </w:r>
      </w:ins>
      <w:ins w:id="7957" w:author="Rev 19 Allen Wirfs-Brock" w:date="2013-09-12T11:07:00Z">
        <w:r>
          <w:fldChar w:fldCharType="end"/>
        </w:r>
        <w:r>
          <w:t xml:space="preserve">, </w:t>
        </w:r>
        <w:r>
          <w:fldChar w:fldCharType="begin"/>
        </w:r>
        <w:r>
          <w:instrText xml:space="preserve"> REF _Ref366747129 \r \h </w:instrText>
        </w:r>
      </w:ins>
      <w:ins w:id="7958" w:author="Rev 19 Allen Wirfs-Brock" w:date="2013-09-12T11:07:00Z">
        <w:r>
          <w:fldChar w:fldCharType="separate"/>
        </w:r>
      </w:ins>
      <w:ins w:id="7959" w:author="Rev 19 Allen Wirfs-Brock" w:date="2013-09-27T13:22:00Z">
        <w:r w:rsidR="00D433E8">
          <w:t>12.2.1.1</w:t>
        </w:r>
      </w:ins>
      <w:ins w:id="7960" w:author="Rev 19 Allen Wirfs-Brock" w:date="2013-09-12T11:07:00Z">
        <w:r>
          <w:fldChar w:fldCharType="end"/>
        </w:r>
        <w:r>
          <w:t xml:space="preserve">, </w:t>
        </w:r>
        <w:r>
          <w:fldChar w:fldCharType="begin"/>
        </w:r>
        <w:r>
          <w:instrText xml:space="preserve"> REF _Ref366747196 \r \h </w:instrText>
        </w:r>
      </w:ins>
      <w:ins w:id="7961" w:author="Rev 19 Allen Wirfs-Brock" w:date="2013-09-12T11:07:00Z">
        <w:r>
          <w:fldChar w:fldCharType="separate"/>
        </w:r>
      </w:ins>
      <w:ins w:id="7962" w:author="Rev 19 Allen Wirfs-Brock" w:date="2013-09-27T13:22:00Z">
        <w:r w:rsidR="00D433E8">
          <w:t>14.2.3</w:t>
        </w:r>
      </w:ins>
      <w:ins w:id="7963" w:author="Rev 19 Allen Wirfs-Brock" w:date="2013-09-12T11:07:00Z">
        <w:r>
          <w:fldChar w:fldCharType="end"/>
        </w:r>
        <w:r>
          <w:t xml:space="preserve">, </w:t>
        </w:r>
        <w:r>
          <w:fldChar w:fldCharType="begin"/>
        </w:r>
        <w:r>
          <w:instrText xml:space="preserve"> REF _Ref366747244 \r \h </w:instrText>
        </w:r>
      </w:ins>
      <w:ins w:id="7964" w:author="Rev 19 Allen Wirfs-Brock" w:date="2013-09-12T11:07:00Z">
        <w:r>
          <w:fldChar w:fldCharType="separate"/>
        </w:r>
      </w:ins>
      <w:ins w:id="7965" w:author="Rev 19 Allen Wirfs-Brock" w:date="2013-09-27T13:22:00Z">
        <w:r w:rsidR="00D433E8">
          <w:t>14.4.3</w:t>
        </w:r>
      </w:ins>
      <w:ins w:id="7966" w:author="Rev 19 Allen Wirfs-Brock" w:date="2013-09-12T11:07:00Z">
        <w:r>
          <w:fldChar w:fldCharType="end"/>
        </w:r>
        <w:r>
          <w:t xml:space="preserve">, </w:t>
        </w:r>
        <w:r>
          <w:fldChar w:fldCharType="begin"/>
        </w:r>
        <w:r>
          <w:instrText xml:space="preserve"> REF _Ref366747276 \r \h </w:instrText>
        </w:r>
      </w:ins>
      <w:ins w:id="7967" w:author="Rev 19 Allen Wirfs-Brock" w:date="2013-09-12T11:07:00Z">
        <w:r>
          <w:fldChar w:fldCharType="separate"/>
        </w:r>
      </w:ins>
      <w:ins w:id="7968" w:author="Rev 19 Allen Wirfs-Brock" w:date="2013-09-27T13:22:00Z">
        <w:r w:rsidR="00D433E8">
          <w:t>14.5.4</w:t>
        </w:r>
      </w:ins>
      <w:ins w:id="7969" w:author="Rev 19 Allen Wirfs-Brock" w:date="2013-09-12T11:07:00Z">
        <w:r>
          <w:fldChar w:fldCharType="end"/>
        </w:r>
      </w:ins>
    </w:p>
    <w:p w14:paraId="33EA465C" w14:textId="77777777" w:rsidR="00AA7F77" w:rsidRPr="00E77497" w:rsidRDefault="00AA7F77"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3D99F3E4" w14:textId="77777777" w:rsidR="00AA7F77" w:rsidRPr="00E77497" w:rsidRDefault="00AA7F77" w:rsidP="00AA7F77">
      <w:pPr>
        <w:pStyle w:val="Alg4"/>
        <w:numPr>
          <w:ilvl w:val="0"/>
          <w:numId w:val="723"/>
        </w:numPr>
        <w:spacing w:after="220"/>
        <w:contextualSpacing/>
      </w:pPr>
      <w:r w:rsidRPr="00E77497">
        <w:t xml:space="preserve">Return </w:t>
      </w:r>
      <w:r w:rsidRPr="00AA7F77">
        <w:rPr>
          <w:b/>
        </w:rPr>
        <w:t>false</w:t>
      </w:r>
      <w:r>
        <w:t>.</w:t>
      </w:r>
    </w:p>
    <w:p w14:paraId="562E3BB5" w14:textId="77777777" w:rsidR="00AA7F77" w:rsidRPr="00E77497" w:rsidRDefault="00AA7F77" w:rsidP="001E463E">
      <w:pPr>
        <w:jc w:val="left"/>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46B56C57" w14:textId="77777777" w:rsidR="00AA7F77" w:rsidRPr="00E77497" w:rsidRDefault="00AA7F77" w:rsidP="00BD7B76">
      <w:pPr>
        <w:pStyle w:val="Alg4"/>
        <w:numPr>
          <w:ilvl w:val="0"/>
          <w:numId w:val="1273"/>
        </w:numPr>
        <w:spacing w:after="220"/>
        <w:contextualSpacing/>
      </w:pPr>
      <w:r w:rsidRPr="00E77497">
        <w:t xml:space="preserve">Return </w:t>
      </w:r>
      <w:r w:rsidRPr="00AA7F77">
        <w:rPr>
          <w:b/>
        </w:rPr>
        <w:t>false</w:t>
      </w:r>
      <w:r>
        <w:t>.</w:t>
      </w:r>
    </w:p>
    <w:p w14:paraId="390A1A6D" w14:textId="77777777" w:rsidR="00AA7F77" w:rsidRDefault="00AA7F77" w:rsidP="00052EFC">
      <w:pPr>
        <w:pStyle w:val="Note"/>
      </w:pPr>
      <w:r>
        <w:t>NOTE</w:t>
      </w:r>
      <w:r>
        <w:tab/>
        <w:t>Static semantic rules that depend upon substructure generally do not look into function definitions.</w:t>
      </w:r>
    </w:p>
    <w:p w14:paraId="53A492C0" w14:textId="77777777" w:rsidR="00E2297F" w:rsidRPr="00E77497" w:rsidRDefault="00E2297F" w:rsidP="006A78DC">
      <w:pPr>
        <w:pStyle w:val="30"/>
      </w:pPr>
      <w:bookmarkStart w:id="7970" w:name="_Ref368036138"/>
      <w:bookmarkStart w:id="7971" w:name="_Toc368050534"/>
      <w:r w:rsidRPr="00E77497">
        <w:t xml:space="preserve">Static Semantics:  </w:t>
      </w:r>
      <w:r w:rsidRPr="00E77497">
        <w:rPr>
          <w:lang w:eastAsia="en-US"/>
        </w:rPr>
        <w:t>ExpectedArgumentCount</w:t>
      </w:r>
      <w:bookmarkEnd w:id="7970"/>
      <w:bookmarkEnd w:id="7971"/>
    </w:p>
    <w:p w14:paraId="6B9EB0B4" w14:textId="77777777" w:rsidR="00902612" w:rsidRPr="00F742D3" w:rsidRDefault="00902612" w:rsidP="00902612">
      <w:pPr>
        <w:rPr>
          <w:ins w:id="7972" w:author="Rev 19 Allen Wirfs-Brock" w:date="2013-09-27T09:07:00Z"/>
        </w:rPr>
      </w:pPr>
      <w:ins w:id="7973" w:author="Rev 19 Allen Wirfs-Brock" w:date="2013-09-27T09:07:00Z">
        <w:r>
          <w:t xml:space="preserve">See also: </w:t>
        </w:r>
        <w:r>
          <w:fldChar w:fldCharType="begin"/>
        </w:r>
        <w:r>
          <w:instrText xml:space="preserve"> REF _Ref368036022 \r \h </w:instrText>
        </w:r>
      </w:ins>
      <w:ins w:id="7974" w:author="Rev 19 Allen Wirfs-Brock" w:date="2013-09-27T09:07:00Z">
        <w:r>
          <w:fldChar w:fldCharType="separate"/>
        </w:r>
      </w:ins>
      <w:ins w:id="7975" w:author="Rev 19 Allen Wirfs-Brock" w:date="2013-09-27T13:22:00Z">
        <w:r w:rsidR="00D433E8">
          <w:t>14.2.5</w:t>
        </w:r>
      </w:ins>
      <w:ins w:id="7976" w:author="Rev 19 Allen Wirfs-Brock" w:date="2013-09-27T09:07:00Z">
        <w:r>
          <w:fldChar w:fldCharType="end"/>
        </w:r>
        <w:r>
          <w:t xml:space="preserve">, </w:t>
        </w:r>
        <w:r>
          <w:fldChar w:fldCharType="begin"/>
        </w:r>
        <w:r>
          <w:instrText xml:space="preserve"> REF _Ref368036092 \r \h </w:instrText>
        </w:r>
      </w:ins>
      <w:ins w:id="7977" w:author="Rev 19 Allen Wirfs-Brock" w:date="2013-09-27T09:07:00Z">
        <w:r>
          <w:fldChar w:fldCharType="separate"/>
        </w:r>
      </w:ins>
      <w:ins w:id="7978" w:author="Rev 19 Allen Wirfs-Brock" w:date="2013-09-27T13:22:00Z">
        <w:r w:rsidR="00D433E8">
          <w:t>14.3.2</w:t>
        </w:r>
      </w:ins>
      <w:ins w:id="7979" w:author="Rev 19 Allen Wirfs-Brock" w:date="2013-09-27T09:07:00Z">
        <w:r>
          <w:fldChar w:fldCharType="end"/>
        </w:r>
        <w:r>
          <w:t>.</w:t>
        </w:r>
      </w:ins>
    </w:p>
    <w:p w14:paraId="41EDEB3E" w14:textId="77777777" w:rsidR="001E463E" w:rsidRPr="00E77497" w:rsidRDefault="001E463E" w:rsidP="00197BED">
      <w:pPr>
        <w:pStyle w:val="SyntaxRule"/>
        <w:spacing w:after="220"/>
      </w:pPr>
      <w:r w:rsidRPr="00E77497">
        <w:t>FormalParameter</w:t>
      </w:r>
      <w:r>
        <w:t>s</w:t>
      </w:r>
      <w:r w:rsidRPr="00E77497">
        <w:t xml:space="preserve"> </w:t>
      </w:r>
      <w:r w:rsidRPr="00E77497">
        <w:rPr>
          <w:rFonts w:ascii="Arial" w:hAnsi="Arial"/>
          <w:b/>
          <w:i w:val="0"/>
        </w:rPr>
        <w:t>:</w:t>
      </w:r>
      <w:r>
        <w:rPr>
          <w:rFonts w:ascii="Arial" w:hAnsi="Arial"/>
          <w:b/>
          <w:i w:val="0"/>
        </w:rPr>
        <w:t xml:space="preserve"> </w:t>
      </w:r>
      <w:r w:rsidRPr="00E77497">
        <w:rPr>
          <w:rFonts w:ascii="Arial" w:hAnsi="Arial" w:cs="Arial"/>
          <w:i w:val="0"/>
          <w:sz w:val="16"/>
          <w:szCs w:val="16"/>
        </w:rPr>
        <w:t>[empty]</w:t>
      </w:r>
    </w:p>
    <w:p w14:paraId="5F667B1E" w14:textId="77777777" w:rsidR="001E463E" w:rsidRPr="00E77497" w:rsidRDefault="001E463E" w:rsidP="001E463E">
      <w:pPr>
        <w:pStyle w:val="Alg4"/>
        <w:numPr>
          <w:ilvl w:val="0"/>
          <w:numId w:val="424"/>
        </w:numPr>
        <w:spacing w:after="220"/>
        <w:contextualSpacing/>
      </w:pPr>
      <w:r w:rsidRPr="00E77497">
        <w:t>Return 0.</w:t>
      </w:r>
    </w:p>
    <w:p w14:paraId="798E26AE" w14:textId="77777777" w:rsidR="00B41033" w:rsidRPr="00675B74" w:rsidRDefault="00B41033" w:rsidP="00197BED">
      <w:pPr>
        <w:pStyle w:val="SyntaxRule"/>
        <w:spacing w:after="220"/>
      </w:pPr>
      <w:r w:rsidRPr="00E77497">
        <w:t xml:space="preserve">FormalParameterList </w:t>
      </w:r>
      <w:r w:rsidRPr="00E77497">
        <w:rPr>
          <w:rFonts w:ascii="Arial" w:hAnsi="Arial"/>
          <w:b/>
          <w:i w:val="0"/>
        </w:rPr>
        <w:t>:</w:t>
      </w:r>
      <w:r w:rsidR="001E463E" w:rsidRPr="00E77497" w:rsidDel="001E463E">
        <w:t xml:space="preserve"> </w:t>
      </w:r>
      <w:r w:rsidR="00954547" w:rsidRPr="004418C4">
        <w:t>Function</w:t>
      </w:r>
      <w:r w:rsidR="00954547">
        <w:t>RestParameter</w:t>
      </w:r>
    </w:p>
    <w:p w14:paraId="5D6ED9EB" w14:textId="77777777" w:rsidR="00E2297F" w:rsidRPr="00E77497" w:rsidRDefault="00E2297F" w:rsidP="00197BED">
      <w:pPr>
        <w:pStyle w:val="Alg4"/>
        <w:numPr>
          <w:ilvl w:val="0"/>
          <w:numId w:val="1422"/>
        </w:numPr>
        <w:spacing w:after="220"/>
        <w:contextualSpacing/>
      </w:pPr>
      <w:r w:rsidRPr="00E77497">
        <w:t>Return 0.</w:t>
      </w:r>
    </w:p>
    <w:p w14:paraId="00AAFE31" w14:textId="77777777" w:rsidR="00E660D2" w:rsidRPr="00675B74" w:rsidRDefault="00E660D2" w:rsidP="00AF63E6">
      <w:pPr>
        <w:pStyle w:val="SyntaxRule"/>
        <w:spacing w:after="240"/>
      </w:pPr>
      <w:r w:rsidRPr="00E77497">
        <w:t xml:space="preserve">FormalParameterList </w:t>
      </w:r>
      <w:r w:rsidRPr="00E77497">
        <w:rPr>
          <w:rFonts w:ascii="Arial" w:hAnsi="Arial"/>
          <w:b/>
          <w:i w:val="0"/>
        </w:rPr>
        <w:t>:</w:t>
      </w:r>
      <w:r w:rsidR="00AF63E6">
        <w:rPr>
          <w:rFonts w:ascii="Arial" w:hAnsi="Arial"/>
          <w:b/>
          <w:i w:val="0"/>
        </w:rPr>
        <w:t xml:space="preserve"> </w:t>
      </w:r>
      <w:r w:rsidRPr="00E77497">
        <w:t>FormalsList</w:t>
      </w:r>
      <w:r w:rsidR="00954547">
        <w:t xml:space="preserve"> </w:t>
      </w:r>
      <w:r w:rsidRPr="00675B74">
        <w:rPr>
          <w:rFonts w:ascii="Courier New" w:hAnsi="Courier New"/>
          <w:b/>
        </w:rPr>
        <w:t xml:space="preserve">, </w:t>
      </w:r>
      <w:r w:rsidR="00954547" w:rsidRPr="004418C4">
        <w:t>Function</w:t>
      </w:r>
      <w:r w:rsidR="00954547">
        <w:t>RestParameter</w:t>
      </w:r>
    </w:p>
    <w:p w14:paraId="3AE64DE8" w14:textId="77777777" w:rsidR="00E2297F" w:rsidRPr="00E77497" w:rsidRDefault="00E2297F" w:rsidP="004322E4">
      <w:pPr>
        <w:pStyle w:val="Alg4"/>
        <w:numPr>
          <w:ilvl w:val="0"/>
          <w:numId w:val="425"/>
        </w:numPr>
        <w:spacing w:after="220"/>
        <w:contextualSpacing/>
      </w:pPr>
      <w:r w:rsidRPr="00E77497">
        <w:t xml:space="preserve">Return the ExpectedArgumentCount of </w:t>
      </w:r>
      <w:r w:rsidRPr="00E77497">
        <w:rPr>
          <w:rStyle w:val="bnf"/>
        </w:rPr>
        <w:t>FormalsList</w:t>
      </w:r>
      <w:r w:rsidRPr="00E77497">
        <w:t>.</w:t>
      </w:r>
    </w:p>
    <w:p w14:paraId="30478849" w14:textId="77777777" w:rsidR="00E2297F" w:rsidRPr="00E77497" w:rsidRDefault="00E2297F" w:rsidP="00E2297F">
      <w:pPr>
        <w:pStyle w:val="Note"/>
      </w:pPr>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r w:rsidR="00FE5F37" w:rsidRPr="00FE5F37">
        <w:t xml:space="preserve"> </w:t>
      </w:r>
      <w:r w:rsidR="00FE5F37">
        <w:t xml:space="preserve">A </w:t>
      </w:r>
      <w:r w:rsidR="00FE5F37" w:rsidRPr="00FE5F37">
        <w:rPr>
          <w:rFonts w:ascii="Times New Roman" w:hAnsi="Times New Roman"/>
          <w:i/>
        </w:rPr>
        <w:t>FormalParameter</w:t>
      </w:r>
      <w:r w:rsidR="00FE5F37" w:rsidRPr="00E77497">
        <w:t xml:space="preserve"> </w:t>
      </w:r>
      <w:r w:rsidR="00FE5F37">
        <w:t>without an initial</w:t>
      </w:r>
      <w:r w:rsidR="006B2604">
        <w:t>ise</w:t>
      </w:r>
      <w:r w:rsidR="00FE5F37">
        <w:t xml:space="preserve">r </w:t>
      </w:r>
      <w:r w:rsidR="00E65FB6">
        <w:t>is</w:t>
      </w:r>
      <w:r w:rsidR="00FE5F37">
        <w:t xml:space="preserve"> allowed after the first parameter with an initial</w:t>
      </w:r>
      <w:r w:rsidR="006B2604">
        <w:t>ise</w:t>
      </w:r>
      <w:r w:rsidR="00FE5F37">
        <w:t xml:space="preserve">r but such parameters are considered to be optional with </w:t>
      </w:r>
      <w:r w:rsidR="00FE5F37" w:rsidRPr="00FE5F37">
        <w:rPr>
          <w:rFonts w:ascii="Times New Roman" w:hAnsi="Times New Roman"/>
          <w:b/>
        </w:rPr>
        <w:t>undefined</w:t>
      </w:r>
      <w:r w:rsidR="00FE5F37">
        <w:t xml:space="preserve"> as their default value.</w:t>
      </w:r>
    </w:p>
    <w:p w14:paraId="43443701" w14:textId="77777777" w:rsidR="00E2297F" w:rsidRPr="00E77497" w:rsidRDefault="00E2297F" w:rsidP="00E2297F">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14:paraId="2AFEFD14" w14:textId="77777777" w:rsidR="00E2297F" w:rsidRPr="00E77497" w:rsidRDefault="00E2297F" w:rsidP="004322E4">
      <w:pPr>
        <w:pStyle w:val="Alg4"/>
        <w:numPr>
          <w:ilvl w:val="0"/>
          <w:numId w:val="574"/>
        </w:numPr>
        <w:spacing w:after="220"/>
        <w:contextualSpacing/>
      </w:pPr>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p>
    <w:p w14:paraId="133FA855" w14:textId="77777777" w:rsidR="00E2297F" w:rsidRPr="00E77497" w:rsidRDefault="00E2297F" w:rsidP="004322E4">
      <w:pPr>
        <w:pStyle w:val="Alg4"/>
        <w:numPr>
          <w:ilvl w:val="0"/>
          <w:numId w:val="574"/>
        </w:numPr>
        <w:spacing w:after="220"/>
        <w:contextualSpacing/>
      </w:pPr>
      <w:r w:rsidRPr="00E77497">
        <w:t>Return 1.</w:t>
      </w:r>
    </w:p>
    <w:p w14:paraId="0C2983F9" w14:textId="77777777" w:rsidR="00F21891" w:rsidRPr="00E77497" w:rsidRDefault="00F21891" w:rsidP="00F21891">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14:paraId="2FB898B0" w14:textId="77777777" w:rsidR="00F21891" w:rsidRPr="00E77497" w:rsidRDefault="00F21891" w:rsidP="004322E4">
      <w:pPr>
        <w:pStyle w:val="Alg4"/>
        <w:numPr>
          <w:ilvl w:val="0"/>
          <w:numId w:val="426"/>
        </w:numPr>
        <w:spacing w:after="220"/>
        <w:contextualSpacing/>
      </w:pPr>
      <w:r w:rsidRPr="00E77497">
        <w:t xml:space="preserve">Let </w:t>
      </w:r>
      <w:r w:rsidRPr="00E77497">
        <w:rPr>
          <w:i/>
        </w:rPr>
        <w:t>count</w:t>
      </w:r>
      <w:r w:rsidRPr="00E77497">
        <w:t xml:space="preserve"> be the ExpectedArgumentCount of </w:t>
      </w:r>
      <w:r w:rsidRPr="00E77497">
        <w:rPr>
          <w:rStyle w:val="bnf"/>
        </w:rPr>
        <w:t>FormalsList.</w:t>
      </w:r>
    </w:p>
    <w:p w14:paraId="57C65860" w14:textId="77777777" w:rsidR="00F21891" w:rsidRPr="00E77497" w:rsidRDefault="00F21891" w:rsidP="004322E4">
      <w:pPr>
        <w:pStyle w:val="Alg4"/>
        <w:numPr>
          <w:ilvl w:val="0"/>
          <w:numId w:val="426"/>
        </w:numPr>
        <w:spacing w:after="220"/>
        <w:contextualSpacing/>
      </w:pPr>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p>
    <w:p w14:paraId="6F393CCE" w14:textId="77777777" w:rsidR="00F21891" w:rsidRPr="00E77497" w:rsidRDefault="00F21891" w:rsidP="004322E4">
      <w:pPr>
        <w:pStyle w:val="Alg4"/>
        <w:numPr>
          <w:ilvl w:val="0"/>
          <w:numId w:val="426"/>
        </w:numPr>
        <w:spacing w:after="220"/>
        <w:contextualSpacing/>
      </w:pPr>
      <w:r w:rsidRPr="00E77497">
        <w:t xml:space="preserve">Return </w:t>
      </w:r>
      <w:r w:rsidRPr="00E77497">
        <w:rPr>
          <w:i/>
        </w:rPr>
        <w:t>count</w:t>
      </w:r>
      <w:r w:rsidRPr="00E77497">
        <w:t>+1.</w:t>
      </w:r>
    </w:p>
    <w:p w14:paraId="01DE9430" w14:textId="77777777" w:rsidR="00C34EDF" w:rsidRPr="00E77497" w:rsidRDefault="00C34EDF" w:rsidP="006A78DC">
      <w:pPr>
        <w:pStyle w:val="30"/>
      </w:pPr>
      <w:bookmarkStart w:id="7980" w:name="_Ref367715859"/>
      <w:bookmarkStart w:id="7981" w:name="_Toc368050535"/>
      <w:r w:rsidRPr="00E77497">
        <w:t xml:space="preserve">Static Semantics:  </w:t>
      </w:r>
      <w:r w:rsidR="001A5789" w:rsidRPr="00E77497">
        <w:rPr>
          <w:lang w:eastAsia="en-US"/>
        </w:rPr>
        <w:t>HasInitialiser</w:t>
      </w:r>
      <w:bookmarkEnd w:id="7980"/>
      <w:bookmarkEnd w:id="7981"/>
    </w:p>
    <w:p w14:paraId="52E7B7E6" w14:textId="77777777" w:rsidR="00D30056" w:rsidRPr="00F742D3" w:rsidRDefault="00D30056" w:rsidP="00D30056">
      <w:pPr>
        <w:rPr>
          <w:ins w:id="7982" w:author="Rev 19 Allen Wirfs-Brock" w:date="2013-09-23T16:10:00Z"/>
        </w:rPr>
      </w:pPr>
      <w:ins w:id="7983" w:author="Rev 19 Allen Wirfs-Brock" w:date="2013-09-23T16:10:00Z">
        <w:r>
          <w:t xml:space="preserve">See also: </w:t>
        </w:r>
        <w:r>
          <w:fldChar w:fldCharType="begin"/>
        </w:r>
        <w:r>
          <w:instrText xml:space="preserve"> REF _Ref367715838 \r \h </w:instrText>
        </w:r>
      </w:ins>
      <w:ins w:id="7984" w:author="Rev 19 Allen Wirfs-Brock" w:date="2013-09-23T16:10:00Z">
        <w:r>
          <w:fldChar w:fldCharType="separate"/>
        </w:r>
      </w:ins>
      <w:ins w:id="7985" w:author="Rev 19 Allen Wirfs-Brock" w:date="2013-09-27T13:22:00Z">
        <w:r w:rsidR="00D433E8">
          <w:t>13.2.3.3</w:t>
        </w:r>
      </w:ins>
      <w:ins w:id="7986" w:author="Rev 19 Allen Wirfs-Brock" w:date="2013-09-23T16:10:00Z">
        <w:r>
          <w:fldChar w:fldCharType="end"/>
        </w:r>
        <w:r>
          <w:t>.</w:t>
        </w:r>
      </w:ins>
    </w:p>
    <w:p w14:paraId="1E86D0D2" w14:textId="77777777" w:rsidR="00C34EDF" w:rsidRPr="00E77497" w:rsidRDefault="00C34EDF" w:rsidP="00C34EDF">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14:paraId="3505BFBD" w14:textId="77777777" w:rsidR="00C34EDF" w:rsidRPr="00E77497" w:rsidRDefault="00C34EDF" w:rsidP="004322E4">
      <w:pPr>
        <w:pStyle w:val="Alg4"/>
        <w:numPr>
          <w:ilvl w:val="0"/>
          <w:numId w:val="427"/>
        </w:numPr>
        <w:spacing w:after="220"/>
        <w:contextualSpacing/>
      </w:pPr>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14:paraId="38997905" w14:textId="77777777" w:rsidR="00C34EDF" w:rsidRPr="00E77497" w:rsidRDefault="00C34EDF" w:rsidP="004322E4">
      <w:pPr>
        <w:pStyle w:val="Alg4"/>
        <w:numPr>
          <w:ilvl w:val="0"/>
          <w:numId w:val="427"/>
        </w:numPr>
        <w:spacing w:after="220"/>
        <w:contextualSpacing/>
      </w:pPr>
      <w:r w:rsidRPr="00E77497">
        <w:t xml:space="preserve">Return HasInitialiser of </w:t>
      </w:r>
      <w:r w:rsidRPr="00E77497">
        <w:rPr>
          <w:rStyle w:val="bnf"/>
        </w:rPr>
        <w:t>FormalParameter</w:t>
      </w:r>
      <w:r w:rsidRPr="00E77497">
        <w:t>.</w:t>
      </w:r>
    </w:p>
    <w:p w14:paraId="72C499F8" w14:textId="77777777" w:rsidR="00B33855" w:rsidRPr="00E77497" w:rsidRDefault="00B33855" w:rsidP="00D30056">
      <w:pPr>
        <w:pStyle w:val="30"/>
      </w:pPr>
      <w:bookmarkStart w:id="7987" w:name="_Ref367715502"/>
      <w:bookmarkStart w:id="7988" w:name="_Toc368050536"/>
      <w:r w:rsidRPr="00E77497">
        <w:t xml:space="preserve">Static Semantics:  </w:t>
      </w:r>
      <w:r>
        <w:rPr>
          <w:lang w:eastAsia="en-US"/>
        </w:rPr>
        <w:t>IsConstantDeclaration</w:t>
      </w:r>
      <w:bookmarkEnd w:id="7987"/>
      <w:bookmarkEnd w:id="7988"/>
    </w:p>
    <w:p w14:paraId="7B53A12C" w14:textId="77777777" w:rsidR="00D30056" w:rsidRPr="00F742D3" w:rsidRDefault="00D30056" w:rsidP="00D30056">
      <w:pPr>
        <w:rPr>
          <w:ins w:id="7989" w:author="Rev 19 Allen Wirfs-Brock" w:date="2013-09-23T16:04:00Z"/>
        </w:rPr>
      </w:pPr>
      <w:ins w:id="7990" w:author="Rev 19 Allen Wirfs-Brock" w:date="2013-09-23T16:04:00Z">
        <w:r>
          <w:t xml:space="preserve">See also: </w:t>
        </w:r>
        <w:r>
          <w:fldChar w:fldCharType="begin"/>
        </w:r>
        <w:r>
          <w:instrText xml:space="preserve"> REF _Ref367715448 \r \h </w:instrText>
        </w:r>
      </w:ins>
      <w:ins w:id="7991" w:author="Rev 19 Allen Wirfs-Brock" w:date="2013-09-23T16:04:00Z">
        <w:r>
          <w:fldChar w:fldCharType="separate"/>
        </w:r>
      </w:ins>
      <w:ins w:id="7992" w:author="Rev 19 Allen Wirfs-Brock" w:date="2013-09-27T13:22:00Z">
        <w:r w:rsidR="00D433E8">
          <w:t>13.2.1.3</w:t>
        </w:r>
      </w:ins>
      <w:ins w:id="7993" w:author="Rev 19 Allen Wirfs-Brock" w:date="2013-09-23T16:04:00Z">
        <w:r>
          <w:fldChar w:fldCharType="end"/>
        </w:r>
        <w:r>
          <w:t xml:space="preserve">, </w:t>
        </w:r>
        <w:r>
          <w:fldChar w:fldCharType="begin"/>
        </w:r>
        <w:r>
          <w:instrText xml:space="preserve"> REF _Ref367715540 \r \h </w:instrText>
        </w:r>
      </w:ins>
      <w:ins w:id="7994" w:author="Rev 19 Allen Wirfs-Brock" w:date="2013-09-23T16:04:00Z">
        <w:r>
          <w:fldChar w:fldCharType="separate"/>
        </w:r>
      </w:ins>
      <w:ins w:id="7995" w:author="Rev 19 Allen Wirfs-Brock" w:date="2013-09-27T13:22:00Z">
        <w:r w:rsidR="00D433E8">
          <w:t>14.4.4</w:t>
        </w:r>
      </w:ins>
      <w:ins w:id="7996" w:author="Rev 19 Allen Wirfs-Brock" w:date="2013-09-23T16:04:00Z">
        <w:r>
          <w:fldChar w:fldCharType="end"/>
        </w:r>
        <w:r>
          <w:t xml:space="preserve">, </w:t>
        </w:r>
        <w:r>
          <w:fldChar w:fldCharType="begin"/>
        </w:r>
        <w:r>
          <w:instrText xml:space="preserve"> REF _Ref367715568 \r \h </w:instrText>
        </w:r>
      </w:ins>
      <w:ins w:id="7997" w:author="Rev 19 Allen Wirfs-Brock" w:date="2013-09-23T16:04:00Z">
        <w:r>
          <w:fldChar w:fldCharType="separate"/>
        </w:r>
      </w:ins>
      <w:ins w:id="7998" w:author="Rev 19 Allen Wirfs-Brock" w:date="2013-09-27T13:22:00Z">
        <w:r w:rsidR="00D433E8">
          <w:t>14.5.5</w:t>
        </w:r>
      </w:ins>
      <w:ins w:id="7999" w:author="Rev 19 Allen Wirfs-Brock" w:date="2013-09-23T16:04:00Z">
        <w:r>
          <w:fldChar w:fldCharType="end"/>
        </w:r>
        <w:r>
          <w:t>.</w:t>
        </w:r>
      </w:ins>
    </w:p>
    <w:p w14:paraId="525B0C58" w14:textId="77777777" w:rsidR="00B33855" w:rsidRPr="006B3D6C" w:rsidRDefault="00B33855" w:rsidP="00C71418">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p>
    <w:p w14:paraId="09F57373" w14:textId="77777777" w:rsidR="00B33855" w:rsidRPr="00E77497" w:rsidRDefault="00B33855" w:rsidP="00B33855">
      <w:pPr>
        <w:pStyle w:val="Alg4"/>
        <w:numPr>
          <w:ilvl w:val="0"/>
          <w:numId w:val="686"/>
        </w:numPr>
        <w:spacing w:after="220"/>
        <w:contextualSpacing/>
      </w:pPr>
      <w:r>
        <w:t xml:space="preserve">Return </w:t>
      </w:r>
      <w:r>
        <w:rPr>
          <w:b/>
        </w:rPr>
        <w:t>false</w:t>
      </w:r>
      <w:r w:rsidRPr="00E77497">
        <w:t>.</w:t>
      </w:r>
    </w:p>
    <w:p w14:paraId="285AB056" w14:textId="77777777" w:rsidR="00B97AD5" w:rsidRPr="00E77497" w:rsidRDefault="00B97AD5" w:rsidP="006A78DC">
      <w:pPr>
        <w:pStyle w:val="30"/>
      </w:pPr>
      <w:bookmarkStart w:id="8000" w:name="_Toc368050537"/>
      <w:r w:rsidRPr="00E77497">
        <w:t xml:space="preserve">Static Semantics:  </w:t>
      </w:r>
      <w:r>
        <w:rPr>
          <w:lang w:eastAsia="en-US"/>
        </w:rPr>
        <w:t>IsSimple</w:t>
      </w:r>
      <w:r w:rsidR="00D158A6">
        <w:rPr>
          <w:lang w:eastAsia="en-US"/>
        </w:rPr>
        <w:t>Parameter</w:t>
      </w:r>
      <w:r>
        <w:rPr>
          <w:lang w:eastAsia="en-US"/>
        </w:rPr>
        <w:t>List</w:t>
      </w:r>
      <w:bookmarkEnd w:id="8000"/>
    </w:p>
    <w:p w14:paraId="3A2B9781" w14:textId="77777777" w:rsidR="00B97AD5" w:rsidRPr="00E77497" w:rsidRDefault="00B97AD5" w:rsidP="00C71418">
      <w:pPr>
        <w:pStyle w:val="SyntaxRule"/>
        <w:spacing w:after="240"/>
      </w:pPr>
      <w:r w:rsidRPr="00E77497">
        <w:t>FormalParameter</w:t>
      </w:r>
      <w:r w:rsidR="00C71418">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14:paraId="355FF58C" w14:textId="77777777" w:rsidR="00B97AD5" w:rsidRPr="00E77497" w:rsidRDefault="00B97AD5" w:rsidP="00B97AD5">
      <w:pPr>
        <w:pStyle w:val="Alg4"/>
        <w:numPr>
          <w:ilvl w:val="0"/>
          <w:numId w:val="1066"/>
        </w:numPr>
        <w:spacing w:after="220"/>
        <w:contextualSpacing/>
      </w:pPr>
      <w:r w:rsidRPr="00E77497">
        <w:t xml:space="preserve">Return </w:t>
      </w:r>
      <w:r w:rsidRPr="00B97AD5">
        <w:rPr>
          <w:b/>
          <w:bCs/>
        </w:rPr>
        <w:t>true</w:t>
      </w:r>
      <w:r w:rsidRPr="00E77497">
        <w:t>.</w:t>
      </w:r>
    </w:p>
    <w:p w14:paraId="3D5BD2DA" w14:textId="77777777" w:rsidR="00971DDF" w:rsidRPr="00675B74" w:rsidRDefault="00971DDF" w:rsidP="00971DDF">
      <w:pPr>
        <w:pStyle w:val="SyntaxRule"/>
        <w:spacing w:after="240"/>
      </w:pPr>
      <w:r w:rsidRPr="00E77497">
        <w:t xml:space="preserve">FormalParameterList </w:t>
      </w:r>
      <w:r w:rsidRPr="00E77497">
        <w:rPr>
          <w:rFonts w:ascii="Arial" w:hAnsi="Arial"/>
          <w:b/>
          <w:i w:val="0"/>
        </w:rPr>
        <w:t xml:space="preserve">: </w:t>
      </w:r>
      <w:r w:rsidRPr="004418C4">
        <w:t>Function</w:t>
      </w:r>
      <w:r>
        <w:t>RestParameter</w:t>
      </w:r>
    </w:p>
    <w:p w14:paraId="06B4CA9E" w14:textId="77777777" w:rsidR="00971DDF" w:rsidRPr="00E77497" w:rsidRDefault="00971DDF" w:rsidP="00971DDF">
      <w:pPr>
        <w:pStyle w:val="Alg4"/>
        <w:numPr>
          <w:ilvl w:val="0"/>
          <w:numId w:val="1067"/>
        </w:numPr>
        <w:spacing w:after="220"/>
        <w:contextualSpacing/>
      </w:pPr>
      <w:r w:rsidRPr="00E77497">
        <w:t xml:space="preserve">Return </w:t>
      </w:r>
      <w:r w:rsidRPr="00B97AD5">
        <w:rPr>
          <w:b/>
          <w:bCs/>
          <w:iCs/>
        </w:rPr>
        <w:t>false</w:t>
      </w:r>
      <w:r w:rsidRPr="00E77497">
        <w:t>.</w:t>
      </w:r>
    </w:p>
    <w:p w14:paraId="60CDC592" w14:textId="77777777" w:rsidR="00B97AD5" w:rsidRPr="00675B74" w:rsidRDefault="00B97AD5" w:rsidP="00B97AD5">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14:paraId="51215864" w14:textId="77777777" w:rsidR="00B97AD5" w:rsidRPr="00E77497" w:rsidRDefault="00B97AD5" w:rsidP="00971DDF">
      <w:pPr>
        <w:pStyle w:val="Alg4"/>
        <w:numPr>
          <w:ilvl w:val="0"/>
          <w:numId w:val="1070"/>
        </w:numPr>
        <w:spacing w:after="220"/>
        <w:contextualSpacing/>
      </w:pPr>
      <w:r w:rsidRPr="00E77497">
        <w:t xml:space="preserve">Return </w:t>
      </w:r>
      <w:r w:rsidRPr="00B97AD5">
        <w:rPr>
          <w:b/>
          <w:bCs/>
          <w:iCs/>
        </w:rPr>
        <w:t>false</w:t>
      </w:r>
      <w:r w:rsidRPr="00E77497">
        <w:t>.</w:t>
      </w:r>
    </w:p>
    <w:p w14:paraId="0748D2D1" w14:textId="77777777" w:rsidR="00B97AD5" w:rsidRPr="00E77497" w:rsidRDefault="00B97AD5" w:rsidP="00B97AD5">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14:paraId="0FCC5147" w14:textId="77777777" w:rsidR="00B97AD5" w:rsidRPr="00E77497" w:rsidRDefault="00B97AD5" w:rsidP="00B97AD5">
      <w:pPr>
        <w:pStyle w:val="Alg4"/>
        <w:numPr>
          <w:ilvl w:val="0"/>
          <w:numId w:val="1068"/>
        </w:numPr>
        <w:spacing w:after="220"/>
        <w:contextualSpacing/>
      </w:pPr>
      <w:r>
        <w:t>If IsSimple</w:t>
      </w:r>
      <w:r w:rsidR="00D158A6">
        <w:t>Parameter</w:t>
      </w:r>
      <w:r>
        <w:t xml:space="preserve">List of </w:t>
      </w:r>
      <w:r w:rsidRPr="00B97AD5">
        <w:rPr>
          <w:i/>
          <w:iCs/>
        </w:rPr>
        <w:t>FormalsList</w:t>
      </w:r>
      <w:r>
        <w:t xml:space="preserve"> is </w:t>
      </w:r>
      <w:r>
        <w:rPr>
          <w:b/>
          <w:bCs/>
        </w:rPr>
        <w:t>false</w:t>
      </w:r>
      <w:r>
        <w:t xml:space="preserve">, return </w:t>
      </w:r>
      <w:r>
        <w:rPr>
          <w:b/>
          <w:bCs/>
        </w:rPr>
        <w:t>false</w:t>
      </w:r>
      <w:r>
        <w:t>.</w:t>
      </w:r>
    </w:p>
    <w:p w14:paraId="2C56D0DC" w14:textId="77777777" w:rsidR="00B97AD5" w:rsidRPr="00E77497" w:rsidRDefault="00B97AD5" w:rsidP="00A249CF">
      <w:pPr>
        <w:pStyle w:val="Alg4"/>
        <w:numPr>
          <w:ilvl w:val="0"/>
          <w:numId w:val="1068"/>
        </w:numPr>
        <w:spacing w:after="220"/>
        <w:contextualSpacing/>
      </w:pPr>
      <w:r w:rsidRPr="00E77497">
        <w:t xml:space="preserve">Return </w:t>
      </w:r>
      <w:r w:rsidR="00A249CF">
        <w:t>IsSimple</w:t>
      </w:r>
      <w:r w:rsidR="00D158A6">
        <w:t>Parameter</w:t>
      </w:r>
      <w:r w:rsidR="00A249CF">
        <w:t xml:space="preserve">List of </w:t>
      </w:r>
      <w:r w:rsidR="00A249CF" w:rsidRPr="00E77497">
        <w:rPr>
          <w:rStyle w:val="bnf"/>
        </w:rPr>
        <w:t>FormalParameter</w:t>
      </w:r>
      <w:r w:rsidRPr="00E77497">
        <w:t>.</w:t>
      </w:r>
    </w:p>
    <w:p w14:paraId="19974704" w14:textId="77777777" w:rsidR="00A249CF" w:rsidRPr="00E77497" w:rsidRDefault="00A249CF" w:rsidP="00A249CF">
      <w:r w:rsidRPr="00E77497">
        <w:rPr>
          <w:rStyle w:val="bnf"/>
        </w:rPr>
        <w:t>FormalParameter</w:t>
      </w:r>
      <w:r>
        <w:rPr>
          <w:rStyle w:val="bnf"/>
        </w:rPr>
        <w:t xml:space="preserve"> </w:t>
      </w:r>
      <w:r w:rsidRPr="00E77497">
        <w:rPr>
          <w:b/>
        </w:rPr>
        <w:t>:</w:t>
      </w:r>
      <w:r w:rsidRPr="00E77497">
        <w:t xml:space="preserve"> </w:t>
      </w:r>
      <w:r>
        <w:rPr>
          <w:rStyle w:val="bnf"/>
        </w:rPr>
        <w:t>BindingElement</w:t>
      </w:r>
      <w:r w:rsidRPr="00E77497">
        <w:t xml:space="preserve"> </w:t>
      </w:r>
    </w:p>
    <w:p w14:paraId="5B8C15AE" w14:textId="77777777" w:rsidR="00A249CF" w:rsidRPr="00E77497" w:rsidRDefault="00A249CF" w:rsidP="00A249CF">
      <w:pPr>
        <w:pStyle w:val="Alg4"/>
        <w:numPr>
          <w:ilvl w:val="0"/>
          <w:numId w:val="1069"/>
        </w:numPr>
        <w:spacing w:after="220"/>
        <w:contextualSpacing/>
      </w:pPr>
      <w:r>
        <w:t xml:space="preserve">If </w:t>
      </w:r>
      <w:r w:rsidRPr="00E77497">
        <w:t xml:space="preserve">HasInitialiser of </w:t>
      </w:r>
      <w:r>
        <w:rPr>
          <w:rStyle w:val="bnf"/>
        </w:rPr>
        <w:t>BindingElement</w:t>
      </w:r>
      <w:r w:rsidRPr="00E77497">
        <w:t xml:space="preserve"> </w:t>
      </w:r>
      <w:r>
        <w:t xml:space="preserve">is </w:t>
      </w:r>
      <w:r>
        <w:rPr>
          <w:b/>
          <w:bCs/>
        </w:rPr>
        <w:t>true</w:t>
      </w:r>
      <w:r>
        <w:t xml:space="preserve">, return </w:t>
      </w:r>
      <w:r>
        <w:rPr>
          <w:b/>
          <w:bCs/>
        </w:rPr>
        <w:t>false</w:t>
      </w:r>
      <w:r>
        <w:t>.</w:t>
      </w:r>
    </w:p>
    <w:p w14:paraId="28289B04" w14:textId="77777777" w:rsidR="00A249CF" w:rsidRDefault="00A249CF" w:rsidP="00A249CF">
      <w:pPr>
        <w:pStyle w:val="Alg4"/>
        <w:numPr>
          <w:ilvl w:val="0"/>
          <w:numId w:val="1069"/>
        </w:numPr>
        <w:spacing w:after="220"/>
        <w:contextualSpacing/>
      </w:pPr>
      <w:r>
        <w:t xml:space="preserve">If </w:t>
      </w:r>
      <w:r w:rsidRPr="00E77497">
        <w:rPr>
          <w:rStyle w:val="bnf"/>
        </w:rPr>
        <w:t>FormalParameter</w:t>
      </w:r>
      <w:r w:rsidRPr="00A249CF">
        <w:t xml:space="preserve"> </w:t>
      </w:r>
      <w:r w:rsidRPr="00CE127F">
        <w:rPr>
          <w:rStyle w:val="bnf"/>
          <w:i w:val="0"/>
        </w:rPr>
        <w:t>Contains</w:t>
      </w:r>
      <w:r w:rsidRPr="00E77497">
        <w:t xml:space="preserve"> </w:t>
      </w:r>
      <w:r w:rsidRPr="00CE127F">
        <w:rPr>
          <w:rStyle w:val="bnf"/>
        </w:rPr>
        <w:t>BindingPattern</w:t>
      </w:r>
      <w:r>
        <w:rPr>
          <w:rStyle w:val="bnf"/>
          <w:i w:val="0"/>
          <w:iCs/>
        </w:rPr>
        <w:t xml:space="preserve"> is </w:t>
      </w:r>
      <w:r>
        <w:rPr>
          <w:rStyle w:val="bnf"/>
          <w:b/>
          <w:bCs/>
          <w:i w:val="0"/>
          <w:iCs/>
        </w:rPr>
        <w:t>true</w:t>
      </w:r>
      <w:r>
        <w:rPr>
          <w:rStyle w:val="bnf"/>
          <w:i w:val="0"/>
          <w:iCs/>
        </w:rPr>
        <w:t xml:space="preserve">, return </w:t>
      </w:r>
      <w:r>
        <w:rPr>
          <w:rStyle w:val="bnf"/>
          <w:b/>
          <w:bCs/>
          <w:i w:val="0"/>
          <w:iCs/>
        </w:rPr>
        <w:t>false</w:t>
      </w:r>
      <w:r>
        <w:rPr>
          <w:rStyle w:val="bnf"/>
          <w:i w:val="0"/>
          <w:iCs/>
        </w:rPr>
        <w:t>.</w:t>
      </w:r>
    </w:p>
    <w:p w14:paraId="38CFA406" w14:textId="77777777" w:rsidR="00A249CF" w:rsidRPr="00E77497" w:rsidRDefault="00A249CF" w:rsidP="00A249CF">
      <w:pPr>
        <w:pStyle w:val="Alg4"/>
        <w:numPr>
          <w:ilvl w:val="0"/>
          <w:numId w:val="1069"/>
        </w:numPr>
        <w:spacing w:after="220"/>
        <w:contextualSpacing/>
      </w:pPr>
      <w:r w:rsidRPr="00E77497">
        <w:t xml:space="preserve">Return </w:t>
      </w:r>
      <w:r>
        <w:rPr>
          <w:b/>
          <w:bCs/>
          <w:iCs/>
        </w:rPr>
        <w:t>true</w:t>
      </w:r>
      <w:r w:rsidRPr="00E77497">
        <w:t>.</w:t>
      </w:r>
    </w:p>
    <w:p w14:paraId="10D43D2B" w14:textId="77777777" w:rsidR="001819E8" w:rsidRPr="00E77497" w:rsidRDefault="001819E8" w:rsidP="006A78DC">
      <w:pPr>
        <w:pStyle w:val="30"/>
      </w:pPr>
      <w:bookmarkStart w:id="8001" w:name="_Ref368037126"/>
      <w:bookmarkStart w:id="8002" w:name="_Toc368050538"/>
      <w:r w:rsidRPr="00E77497">
        <w:t xml:space="preserve">Static Semantics:  </w:t>
      </w:r>
      <w:r>
        <w:rPr>
          <w:lang w:eastAsia="en-US"/>
        </w:rPr>
        <w:t>IsStrict</w:t>
      </w:r>
      <w:bookmarkEnd w:id="8001"/>
      <w:bookmarkEnd w:id="8002"/>
    </w:p>
    <w:p w14:paraId="393B5CEF" w14:textId="77777777" w:rsidR="00902612" w:rsidRPr="00F742D3" w:rsidRDefault="00902612" w:rsidP="00902612">
      <w:pPr>
        <w:rPr>
          <w:ins w:id="8003" w:author="Rev 19 Allen Wirfs-Brock" w:date="2013-09-27T09:22:00Z"/>
        </w:rPr>
      </w:pPr>
      <w:ins w:id="8004" w:author="Rev 19 Allen Wirfs-Brock" w:date="2013-09-27T09:22:00Z">
        <w:r>
          <w:t>See also:</w:t>
        </w:r>
      </w:ins>
      <w:ins w:id="8005" w:author="Rev 19 Allen Wirfs-Brock" w:date="2013-09-27T09:23:00Z">
        <w:r>
          <w:t xml:space="preserve"> </w:t>
        </w:r>
      </w:ins>
      <w:ins w:id="8006" w:author="Rev 19 Allen Wirfs-Brock" w:date="2013-09-27T09:24:00Z">
        <w:r>
          <w:fldChar w:fldCharType="begin"/>
        </w:r>
        <w:r>
          <w:instrText xml:space="preserve"> REF _Ref368037171 \r \h </w:instrText>
        </w:r>
      </w:ins>
      <w:r>
        <w:fldChar w:fldCharType="separate"/>
      </w:r>
      <w:ins w:id="8007" w:author="Rev 19 Allen Wirfs-Brock" w:date="2013-09-27T13:22:00Z">
        <w:r w:rsidR="00D433E8">
          <w:t>15.1.0.2</w:t>
        </w:r>
      </w:ins>
      <w:ins w:id="8008" w:author="Rev 19 Allen Wirfs-Brock" w:date="2013-09-27T09:24:00Z">
        <w:r>
          <w:fldChar w:fldCharType="end"/>
        </w:r>
        <w:r>
          <w:t xml:space="preserve">, </w:t>
        </w:r>
        <w:r>
          <w:fldChar w:fldCharType="begin"/>
        </w:r>
        <w:r>
          <w:instrText xml:space="preserve"> REF _Ref368037197 \r \h </w:instrText>
        </w:r>
      </w:ins>
      <w:r>
        <w:fldChar w:fldCharType="separate"/>
      </w:r>
      <w:ins w:id="8009" w:author="Rev 19 Allen Wirfs-Brock" w:date="2013-09-27T13:22:00Z">
        <w:r w:rsidR="00D433E8">
          <w:t>15.2.2</w:t>
        </w:r>
      </w:ins>
      <w:ins w:id="8010" w:author="Rev 19 Allen Wirfs-Brock" w:date="2013-09-27T09:24:00Z">
        <w:r>
          <w:fldChar w:fldCharType="end"/>
        </w:r>
      </w:ins>
      <w:ins w:id="8011" w:author="Rev 19 Allen Wirfs-Brock" w:date="2013-09-27T09:22:00Z">
        <w:r>
          <w:t>.</w:t>
        </w:r>
      </w:ins>
    </w:p>
    <w:p w14:paraId="35690D26" w14:textId="77777777" w:rsidR="001819E8" w:rsidRPr="006B3D6C" w:rsidRDefault="001819E8" w:rsidP="00AE38E2">
      <w:r w:rsidRPr="00E77497">
        <w:rPr>
          <w:rFonts w:ascii="Times New Roman" w:hAnsi="Times New Roman"/>
          <w:i/>
        </w:rPr>
        <w:t>Function</w:t>
      </w:r>
      <w:r w:rsidR="00AE38E2">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620E09" w:rsidRPr="00620E09">
        <w:rPr>
          <w:rFonts w:ascii="Times New Roman" w:hAnsi="Times New Roman"/>
          <w:i/>
        </w:rPr>
        <w:t>StatementList</w:t>
      </w:r>
      <w:r w:rsidR="00620E09" w:rsidRPr="00197BED">
        <w:rPr>
          <w:rFonts w:cs="Arial"/>
          <w:iCs/>
          <w:vertAlign w:val="subscript"/>
        </w:rPr>
        <w:t>opt</w:t>
      </w:r>
      <w:r w:rsidRPr="00E77497">
        <w:rPr>
          <w:rFonts w:ascii="Times New Roman" w:hAnsi="Times New Roman"/>
          <w:i/>
        </w:rPr>
        <w:t xml:space="preserve"> </w:t>
      </w:r>
      <w:r w:rsidRPr="00E77497">
        <w:t xml:space="preserve"> </w:t>
      </w:r>
    </w:p>
    <w:p w14:paraId="1A2A39DB" w14:textId="77777777" w:rsidR="001819E8" w:rsidRPr="00D158A6" w:rsidRDefault="001819E8" w:rsidP="00D158A6">
      <w:pPr>
        <w:pStyle w:val="Alg4"/>
        <w:numPr>
          <w:ilvl w:val="0"/>
          <w:numId w:val="916"/>
        </w:numPr>
        <w:spacing w:after="220"/>
        <w:contextualSpacing/>
      </w:pPr>
      <w:commentRangeStart w:id="8012"/>
      <w:r>
        <w:t>I</w:t>
      </w:r>
      <w:r w:rsidRPr="00FE5E17">
        <w:t>f th</w:t>
      </w:r>
      <w:r>
        <w:t>is</w:t>
      </w:r>
      <w:r w:rsidRPr="00E77497">
        <w:t xml:space="preserve"> </w:t>
      </w:r>
      <w:r w:rsidR="00FF36B2">
        <w:rPr>
          <w:rStyle w:val="bnf"/>
        </w:rPr>
        <w:t>Function</w:t>
      </w:r>
      <w:r w:rsidR="00BC1AE0">
        <w:rPr>
          <w:rStyle w:val="bnf"/>
        </w:rPr>
        <w:t>StatementList</w:t>
      </w:r>
      <w:r w:rsidRPr="00E77497">
        <w:t xml:space="preserve"> </w:t>
      </w:r>
      <w:r w:rsidRPr="00FE5E17">
        <w:t xml:space="preserve">is contained in strict code or if </w:t>
      </w:r>
      <w:r w:rsidR="00FF36B2">
        <w:rPr>
          <w:i/>
        </w:rPr>
        <w:t>StatementList</w:t>
      </w:r>
      <w:r w:rsidRPr="008B7F6F">
        <w:rPr>
          <w:rFonts w:ascii="Courier New" w:hAnsi="Courier New" w:cs="Courier New"/>
          <w:b/>
          <w:iCs/>
        </w:rPr>
        <w:t xml:space="preserve"> </w:t>
      </w:r>
      <w:r w:rsidRPr="00FE5E17">
        <w:t>is strict code</w:t>
      </w:r>
      <w:r>
        <w:t xml:space="preserve">, then </w:t>
      </w:r>
      <w:r w:rsidR="00FF36B2">
        <w:t>return</w:t>
      </w:r>
      <w:r>
        <w:t xml:space="preserve"> </w:t>
      </w:r>
      <w:r w:rsidRPr="0006447F">
        <w:rPr>
          <w:b/>
        </w:rPr>
        <w:t>true</w:t>
      </w:r>
      <w:r>
        <w:t xml:space="preserve">.  Otherwise, </w:t>
      </w:r>
      <w:r w:rsidR="00FF36B2">
        <w:t>return</w:t>
      </w:r>
      <w:r>
        <w:t xml:space="preserve"> </w:t>
      </w:r>
      <w:r w:rsidRPr="00FE5E17">
        <w:rPr>
          <w:b/>
        </w:rPr>
        <w:t>false</w:t>
      </w:r>
      <w:r w:rsidRPr="00E77497">
        <w:t>.</w:t>
      </w:r>
      <w:commentRangeEnd w:id="8012"/>
      <w:r w:rsidR="00FF36B2">
        <w:rPr>
          <w:rStyle w:val="af6"/>
          <w:rFonts w:ascii="Arial" w:eastAsia="MS Mincho" w:hAnsi="Arial"/>
          <w:spacing w:val="0"/>
          <w:lang w:eastAsia="ja-JP"/>
        </w:rPr>
        <w:commentReference w:id="8012"/>
      </w:r>
    </w:p>
    <w:p w14:paraId="60FA523C" w14:textId="77777777" w:rsidR="00F22CBA" w:rsidRPr="00E77497" w:rsidRDefault="00F22CBA" w:rsidP="006A78DC">
      <w:pPr>
        <w:pStyle w:val="30"/>
      </w:pPr>
      <w:bookmarkStart w:id="8013" w:name="_Ref367707965"/>
      <w:bookmarkStart w:id="8014" w:name="_Toc368050539"/>
      <w:r w:rsidRPr="00E77497">
        <w:t xml:space="preserve">Static Semantics:  </w:t>
      </w:r>
      <w:r w:rsidRPr="00E77497">
        <w:rPr>
          <w:lang w:eastAsia="en-US"/>
        </w:rPr>
        <w:t>LexicallyDeclaredNames</w:t>
      </w:r>
      <w:bookmarkEnd w:id="8013"/>
      <w:bookmarkEnd w:id="8014"/>
    </w:p>
    <w:p w14:paraId="7E31B32A" w14:textId="77777777" w:rsidR="002B5C9A" w:rsidRPr="00F742D3" w:rsidRDefault="002B5C9A" w:rsidP="002B5C9A">
      <w:pPr>
        <w:rPr>
          <w:ins w:id="8015" w:author="Rev 19 Allen Wirfs-Brock" w:date="2013-09-23T14:02:00Z"/>
        </w:rPr>
      </w:pPr>
      <w:ins w:id="8016" w:author="Rev 19 Allen Wirfs-Brock" w:date="2013-09-23T14:02:00Z">
        <w:r>
          <w:t xml:space="preserve">See also: </w:t>
        </w:r>
        <w:r>
          <w:fldChar w:fldCharType="begin"/>
        </w:r>
        <w:r>
          <w:instrText xml:space="preserve"> REF _Ref367707791 \r \h </w:instrText>
        </w:r>
      </w:ins>
      <w:ins w:id="8017" w:author="Rev 19 Allen Wirfs-Brock" w:date="2013-09-23T14:02:00Z">
        <w:r>
          <w:fldChar w:fldCharType="separate"/>
        </w:r>
      </w:ins>
      <w:ins w:id="8018" w:author="Rev 19 Allen Wirfs-Brock" w:date="2013-09-27T13:22:00Z">
        <w:r w:rsidR="00D433E8">
          <w:t>13.1.3</w:t>
        </w:r>
      </w:ins>
      <w:ins w:id="8019" w:author="Rev 19 Allen Wirfs-Brock" w:date="2013-09-23T14:02:00Z">
        <w:r>
          <w:fldChar w:fldCharType="end"/>
        </w:r>
        <w:r>
          <w:t xml:space="preserve">, </w:t>
        </w:r>
        <w:r>
          <w:fldChar w:fldCharType="begin"/>
        </w:r>
        <w:r>
          <w:instrText xml:space="preserve"> REF _Ref367707886 \r \h </w:instrText>
        </w:r>
      </w:ins>
      <w:ins w:id="8020" w:author="Rev 19 Allen Wirfs-Brock" w:date="2013-09-23T14:02:00Z">
        <w:r>
          <w:fldChar w:fldCharType="separate"/>
        </w:r>
      </w:ins>
      <w:ins w:id="8021" w:author="Rev 19 Allen Wirfs-Brock" w:date="2013-09-27T13:22:00Z">
        <w:r w:rsidR="00D433E8">
          <w:t>13.11.3</w:t>
        </w:r>
      </w:ins>
      <w:ins w:id="8022" w:author="Rev 19 Allen Wirfs-Brock" w:date="2013-09-23T14:02:00Z">
        <w:r>
          <w:fldChar w:fldCharType="end"/>
        </w:r>
        <w:r>
          <w:t xml:space="preserve">, </w:t>
        </w:r>
        <w:r>
          <w:fldChar w:fldCharType="begin"/>
        </w:r>
        <w:r>
          <w:instrText xml:space="preserve"> REF _Ref367708006 \r \h </w:instrText>
        </w:r>
      </w:ins>
      <w:ins w:id="8023" w:author="Rev 19 Allen Wirfs-Brock" w:date="2013-09-23T14:02:00Z">
        <w:r>
          <w:fldChar w:fldCharType="separate"/>
        </w:r>
      </w:ins>
      <w:ins w:id="8024" w:author="Rev 19 Allen Wirfs-Brock" w:date="2013-09-27T13:22:00Z">
        <w:r w:rsidR="00D433E8">
          <w:t>14.2.7</w:t>
        </w:r>
      </w:ins>
      <w:ins w:id="8025" w:author="Rev 19 Allen Wirfs-Brock" w:date="2013-09-23T14:02:00Z">
        <w:r>
          <w:fldChar w:fldCharType="end"/>
        </w:r>
        <w:r>
          <w:t xml:space="preserve">, </w:t>
        </w:r>
        <w:r>
          <w:fldChar w:fldCharType="begin"/>
        </w:r>
        <w:r>
          <w:instrText xml:space="preserve"> REF _Ref367708053 \r \h </w:instrText>
        </w:r>
      </w:ins>
      <w:ins w:id="8026" w:author="Rev 19 Allen Wirfs-Brock" w:date="2013-09-23T14:02:00Z">
        <w:r>
          <w:fldChar w:fldCharType="separate"/>
        </w:r>
      </w:ins>
      <w:ins w:id="8027" w:author="Rev 19 Allen Wirfs-Brock" w:date="2013-09-27T13:22:00Z">
        <w:r w:rsidR="00D433E8">
          <w:t>14.4.5</w:t>
        </w:r>
      </w:ins>
      <w:ins w:id="8028" w:author="Rev 19 Allen Wirfs-Brock" w:date="2013-09-23T14:02:00Z">
        <w:r>
          <w:fldChar w:fldCharType="end"/>
        </w:r>
        <w:r>
          <w:t xml:space="preserve">, </w:t>
        </w:r>
        <w:r>
          <w:fldChar w:fldCharType="begin"/>
        </w:r>
        <w:r>
          <w:instrText xml:space="preserve"> REF _Ref367708091 \r \h </w:instrText>
        </w:r>
      </w:ins>
      <w:ins w:id="8029" w:author="Rev 19 Allen Wirfs-Brock" w:date="2013-09-23T14:02:00Z">
        <w:r>
          <w:fldChar w:fldCharType="separate"/>
        </w:r>
      </w:ins>
      <w:ins w:id="8030" w:author="Rev 19 Allen Wirfs-Brock" w:date="2013-09-27T13:22:00Z">
        <w:r w:rsidR="00D433E8">
          <w:t>14.5.7</w:t>
        </w:r>
      </w:ins>
      <w:ins w:id="8031" w:author="Rev 19 Allen Wirfs-Brock" w:date="2013-09-23T14:02:00Z">
        <w:r>
          <w:fldChar w:fldCharType="end"/>
        </w:r>
        <w:r>
          <w:t xml:space="preserve">, </w:t>
        </w:r>
        <w:r>
          <w:fldChar w:fldCharType="begin"/>
        </w:r>
        <w:r>
          <w:instrText xml:space="preserve"> REF _Ref367708152 \r \h </w:instrText>
        </w:r>
      </w:ins>
      <w:ins w:id="8032" w:author="Rev 19 Allen Wirfs-Brock" w:date="2013-09-23T14:02:00Z">
        <w:r>
          <w:fldChar w:fldCharType="separate"/>
        </w:r>
      </w:ins>
      <w:ins w:id="8033" w:author="Rev 19 Allen Wirfs-Brock" w:date="2013-09-27T13:22:00Z">
        <w:r w:rsidR="00D433E8">
          <w:t>15.1.0.3</w:t>
        </w:r>
      </w:ins>
      <w:ins w:id="8034" w:author="Rev 19 Allen Wirfs-Brock" w:date="2013-09-23T14:02:00Z">
        <w:r>
          <w:fldChar w:fldCharType="end"/>
        </w:r>
        <w:r>
          <w:t xml:space="preserve">, </w:t>
        </w:r>
        <w:r>
          <w:fldChar w:fldCharType="begin"/>
        </w:r>
        <w:r>
          <w:instrText xml:space="preserve"> REF _Ref367708185 \r \h </w:instrText>
        </w:r>
      </w:ins>
      <w:ins w:id="8035" w:author="Rev 19 Allen Wirfs-Brock" w:date="2013-09-23T14:02:00Z">
        <w:r>
          <w:fldChar w:fldCharType="separate"/>
        </w:r>
      </w:ins>
      <w:ins w:id="8036" w:author="Rev 19 Allen Wirfs-Brock" w:date="2013-09-27T13:22:00Z">
        <w:r w:rsidR="00D433E8">
          <w:t>15.2.3</w:t>
        </w:r>
      </w:ins>
      <w:ins w:id="8037" w:author="Rev 19 Allen Wirfs-Brock" w:date="2013-09-23T14:02:00Z">
        <w:r>
          <w:fldChar w:fldCharType="end"/>
        </w:r>
        <w:r>
          <w:t>.</w:t>
        </w:r>
      </w:ins>
    </w:p>
    <w:p w14:paraId="53B35DA0" w14:textId="77777777" w:rsidR="00D97798" w:rsidRPr="00E77497" w:rsidRDefault="00D97798"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231B9746" w14:textId="77777777" w:rsidR="00D97798" w:rsidRPr="00E77497" w:rsidRDefault="00D97798" w:rsidP="00D97798">
      <w:pPr>
        <w:pStyle w:val="Alg4"/>
        <w:numPr>
          <w:ilvl w:val="0"/>
          <w:numId w:val="846"/>
        </w:numPr>
        <w:spacing w:after="220"/>
        <w:contextualSpacing/>
      </w:pPr>
      <w:r w:rsidRPr="00E77497">
        <w:t xml:space="preserve">Return the BoundNames of </w:t>
      </w:r>
      <w:r w:rsidRPr="00E77497">
        <w:rPr>
          <w:i/>
        </w:rPr>
        <w:t>BindingIdentifier</w:t>
      </w:r>
      <w:r w:rsidRPr="00E77497">
        <w:t>.</w:t>
      </w:r>
    </w:p>
    <w:p w14:paraId="74870B3A" w14:textId="77777777" w:rsidR="009F72FD" w:rsidRPr="00E77497" w:rsidRDefault="009F72FD"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7BC6B61D" w14:textId="77777777" w:rsidR="009F72FD" w:rsidRPr="00E77497" w:rsidRDefault="009F72FD" w:rsidP="00B33855">
      <w:pPr>
        <w:pStyle w:val="Alg4"/>
        <w:numPr>
          <w:ilvl w:val="0"/>
          <w:numId w:val="687"/>
        </w:numPr>
        <w:spacing w:after="220"/>
        <w:contextualSpacing/>
      </w:pPr>
      <w:r w:rsidRPr="00E77497">
        <w:t>Return an empty List.</w:t>
      </w:r>
    </w:p>
    <w:p w14:paraId="11457518" w14:textId="77777777" w:rsidR="00812A59" w:rsidRPr="00E77497" w:rsidRDefault="00812A59"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812A59">
        <w:rPr>
          <w:rFonts w:eastAsia="MS Mincho"/>
          <w:lang w:eastAsia="ja-JP"/>
        </w:rPr>
        <w:t>StatementList</w:t>
      </w:r>
    </w:p>
    <w:p w14:paraId="30A9C541" w14:textId="77777777" w:rsidR="00812A59" w:rsidRPr="00E77497" w:rsidRDefault="00812A59" w:rsidP="00812A59">
      <w:pPr>
        <w:pStyle w:val="Alg4"/>
        <w:numPr>
          <w:ilvl w:val="0"/>
          <w:numId w:val="1021"/>
        </w:numPr>
        <w:spacing w:after="220"/>
        <w:contextualSpacing/>
      </w:pPr>
      <w:r w:rsidRPr="00E77497">
        <w:t xml:space="preserve">Return </w:t>
      </w:r>
      <w:r>
        <w:t xml:space="preserve">TopLevelLexicallyDeclaredNames of </w:t>
      </w:r>
      <w:r w:rsidRPr="00812A59">
        <w:rPr>
          <w:i/>
        </w:rPr>
        <w:t>StatementList</w:t>
      </w:r>
      <w:r w:rsidRPr="00E77497">
        <w:t>.</w:t>
      </w:r>
    </w:p>
    <w:p w14:paraId="7C01168B" w14:textId="77777777" w:rsidR="00067949" w:rsidRPr="00E77497" w:rsidRDefault="00067949" w:rsidP="006A78DC">
      <w:pPr>
        <w:pStyle w:val="30"/>
      </w:pPr>
      <w:bookmarkStart w:id="8038" w:name="_Ref367705999"/>
      <w:bookmarkStart w:id="8039" w:name="_Toc368050540"/>
      <w:r w:rsidRPr="00E77497">
        <w:t xml:space="preserve">Static Semantics:  </w:t>
      </w:r>
      <w:r w:rsidRPr="00E77497">
        <w:rPr>
          <w:lang w:eastAsia="en-US"/>
        </w:rPr>
        <w:t>VarDeclaredNames</w:t>
      </w:r>
      <w:bookmarkEnd w:id="8038"/>
      <w:bookmarkEnd w:id="8039"/>
    </w:p>
    <w:p w14:paraId="50CABAB8" w14:textId="77777777" w:rsidR="002E137C" w:rsidRPr="00F742D3" w:rsidRDefault="002E137C" w:rsidP="002E137C">
      <w:pPr>
        <w:rPr>
          <w:ins w:id="8040" w:author="Rev 19 Allen Wirfs-Brock" w:date="2013-09-23T13:32:00Z"/>
        </w:rPr>
      </w:pPr>
      <w:ins w:id="8041" w:author="Rev 19 Allen Wirfs-Brock" w:date="2013-09-23T13:32:00Z">
        <w:r>
          <w:t xml:space="preserve">See also: </w:t>
        </w:r>
        <w:r>
          <w:fldChar w:fldCharType="begin"/>
        </w:r>
        <w:r>
          <w:instrText xml:space="preserve"> REF _Ref367705708 \r \h </w:instrText>
        </w:r>
      </w:ins>
      <w:ins w:id="8042" w:author="Rev 19 Allen Wirfs-Brock" w:date="2013-09-23T13:32:00Z">
        <w:r>
          <w:fldChar w:fldCharType="separate"/>
        </w:r>
      </w:ins>
      <w:ins w:id="8043" w:author="Rev 19 Allen Wirfs-Brock" w:date="2013-09-27T13:22:00Z">
        <w:r w:rsidR="00D433E8">
          <w:t>13.0.1</w:t>
        </w:r>
      </w:ins>
      <w:ins w:id="8044" w:author="Rev 19 Allen Wirfs-Brock" w:date="2013-09-23T13:32:00Z">
        <w:r>
          <w:fldChar w:fldCharType="end"/>
        </w:r>
        <w:r>
          <w:t xml:space="preserve">, </w:t>
        </w:r>
        <w:r>
          <w:fldChar w:fldCharType="begin"/>
        </w:r>
        <w:r>
          <w:instrText xml:space="preserve"> REF _Ref367705688 \r \h </w:instrText>
        </w:r>
      </w:ins>
      <w:ins w:id="8045" w:author="Rev 19 Allen Wirfs-Brock" w:date="2013-09-23T13:32:00Z">
        <w:r>
          <w:fldChar w:fldCharType="separate"/>
        </w:r>
      </w:ins>
      <w:ins w:id="8046" w:author="Rev 19 Allen Wirfs-Brock" w:date="2013-09-27T13:22:00Z">
        <w:r w:rsidR="00D433E8">
          <w:t>13.1.8</w:t>
        </w:r>
      </w:ins>
      <w:ins w:id="8047" w:author="Rev 19 Allen Wirfs-Brock" w:date="2013-09-23T13:32:00Z">
        <w:r>
          <w:fldChar w:fldCharType="end"/>
        </w:r>
        <w:r>
          <w:t xml:space="preserve">, </w:t>
        </w:r>
        <w:r>
          <w:fldChar w:fldCharType="begin"/>
        </w:r>
        <w:r>
          <w:instrText xml:space="preserve"> REF _Ref367705747 \r \h </w:instrText>
        </w:r>
      </w:ins>
      <w:ins w:id="8048" w:author="Rev 19 Allen Wirfs-Brock" w:date="2013-09-23T13:32:00Z">
        <w:r>
          <w:fldChar w:fldCharType="separate"/>
        </w:r>
      </w:ins>
      <w:ins w:id="8049" w:author="Rev 19 Allen Wirfs-Brock" w:date="2013-09-27T13:22:00Z">
        <w:r w:rsidR="00D433E8">
          <w:t>13.5.1</w:t>
        </w:r>
      </w:ins>
      <w:ins w:id="8050" w:author="Rev 19 Allen Wirfs-Brock" w:date="2013-09-23T13:32:00Z">
        <w:r>
          <w:fldChar w:fldCharType="end"/>
        </w:r>
        <w:r>
          <w:t xml:space="preserve">, </w:t>
        </w:r>
        <w:r>
          <w:fldChar w:fldCharType="begin"/>
        </w:r>
        <w:r>
          <w:instrText xml:space="preserve"> REF _Ref367705814 \r \h </w:instrText>
        </w:r>
      </w:ins>
      <w:ins w:id="8051" w:author="Rev 19 Allen Wirfs-Brock" w:date="2013-09-23T13:32:00Z">
        <w:r>
          <w:fldChar w:fldCharType="separate"/>
        </w:r>
      </w:ins>
      <w:ins w:id="8052" w:author="Rev 19 Allen Wirfs-Brock" w:date="2013-09-27T13:22:00Z">
        <w:r w:rsidR="00D433E8">
          <w:t>13.6.1.1</w:t>
        </w:r>
      </w:ins>
      <w:ins w:id="8053" w:author="Rev 19 Allen Wirfs-Brock" w:date="2013-09-23T13:32:00Z">
        <w:r>
          <w:fldChar w:fldCharType="end"/>
        </w:r>
        <w:r>
          <w:t xml:space="preserve">, </w:t>
        </w:r>
        <w:r>
          <w:fldChar w:fldCharType="begin"/>
        </w:r>
        <w:r>
          <w:instrText xml:space="preserve"> REF _Ref367705839 \r \h </w:instrText>
        </w:r>
      </w:ins>
      <w:ins w:id="8054" w:author="Rev 19 Allen Wirfs-Brock" w:date="2013-09-23T13:32:00Z">
        <w:r>
          <w:fldChar w:fldCharType="separate"/>
        </w:r>
      </w:ins>
      <w:ins w:id="8055" w:author="Rev 19 Allen Wirfs-Brock" w:date="2013-09-27T13:22:00Z">
        <w:r w:rsidR="00D433E8">
          <w:t>13.6.2.1</w:t>
        </w:r>
      </w:ins>
      <w:ins w:id="8056" w:author="Rev 19 Allen Wirfs-Brock" w:date="2013-09-23T13:32:00Z">
        <w:r>
          <w:fldChar w:fldCharType="end"/>
        </w:r>
        <w:r>
          <w:t xml:space="preserve">, </w:t>
        </w:r>
        <w:r>
          <w:fldChar w:fldCharType="begin"/>
        </w:r>
        <w:r>
          <w:instrText xml:space="preserve"> REF _Ref367705856 \r \h </w:instrText>
        </w:r>
      </w:ins>
      <w:ins w:id="8057" w:author="Rev 19 Allen Wirfs-Brock" w:date="2013-09-23T13:32:00Z">
        <w:r>
          <w:fldChar w:fldCharType="separate"/>
        </w:r>
      </w:ins>
      <w:ins w:id="8058" w:author="Rev 19 Allen Wirfs-Brock" w:date="2013-09-27T13:22:00Z">
        <w:r w:rsidR="00D433E8">
          <w:t>13.6.3.1</w:t>
        </w:r>
      </w:ins>
      <w:ins w:id="8059" w:author="Rev 19 Allen Wirfs-Brock" w:date="2013-09-23T13:32:00Z">
        <w:r>
          <w:fldChar w:fldCharType="end"/>
        </w:r>
        <w:r>
          <w:t xml:space="preserve">, </w:t>
        </w:r>
        <w:r>
          <w:fldChar w:fldCharType="begin"/>
        </w:r>
        <w:r>
          <w:instrText xml:space="preserve"> REF _Ref367705878 \r \h </w:instrText>
        </w:r>
      </w:ins>
      <w:ins w:id="8060" w:author="Rev 19 Allen Wirfs-Brock" w:date="2013-09-23T13:32:00Z">
        <w:r>
          <w:fldChar w:fldCharType="separate"/>
        </w:r>
      </w:ins>
      <w:ins w:id="8061" w:author="Rev 19 Allen Wirfs-Brock" w:date="2013-09-27T13:22:00Z">
        <w:r w:rsidR="00D433E8">
          <w:t>13.6.4.3</w:t>
        </w:r>
      </w:ins>
      <w:ins w:id="8062" w:author="Rev 19 Allen Wirfs-Brock" w:date="2013-09-23T13:32:00Z">
        <w:r>
          <w:fldChar w:fldCharType="end"/>
        </w:r>
        <w:r>
          <w:t xml:space="preserve">, </w:t>
        </w:r>
        <w:r>
          <w:fldChar w:fldCharType="begin"/>
        </w:r>
        <w:r>
          <w:instrText xml:space="preserve"> REF _Ref367705897 \r \h </w:instrText>
        </w:r>
      </w:ins>
      <w:ins w:id="8063" w:author="Rev 19 Allen Wirfs-Brock" w:date="2013-09-23T13:32:00Z">
        <w:r>
          <w:fldChar w:fldCharType="separate"/>
        </w:r>
      </w:ins>
      <w:ins w:id="8064" w:author="Rev 19 Allen Wirfs-Brock" w:date="2013-09-27T13:22:00Z">
        <w:r w:rsidR="00D433E8">
          <w:t>13.10.2</w:t>
        </w:r>
      </w:ins>
      <w:ins w:id="8065" w:author="Rev 19 Allen Wirfs-Brock" w:date="2013-09-23T13:32:00Z">
        <w:r>
          <w:fldChar w:fldCharType="end"/>
        </w:r>
        <w:r>
          <w:t xml:space="preserve">, </w:t>
        </w:r>
        <w:r>
          <w:fldChar w:fldCharType="begin"/>
        </w:r>
        <w:r>
          <w:instrText xml:space="preserve"> REF _Ref367705925 \r \h </w:instrText>
        </w:r>
      </w:ins>
      <w:ins w:id="8066" w:author="Rev 19 Allen Wirfs-Brock" w:date="2013-09-23T13:32:00Z">
        <w:r>
          <w:fldChar w:fldCharType="separate"/>
        </w:r>
      </w:ins>
      <w:ins w:id="8067" w:author="Rev 19 Allen Wirfs-Brock" w:date="2013-09-27T13:22:00Z">
        <w:r w:rsidR="00D433E8">
          <w:t>13.11.4</w:t>
        </w:r>
      </w:ins>
      <w:ins w:id="8068" w:author="Rev 19 Allen Wirfs-Brock" w:date="2013-09-23T13:32:00Z">
        <w:r>
          <w:fldChar w:fldCharType="end"/>
        </w:r>
        <w:r>
          <w:t xml:space="preserve">, </w:t>
        </w:r>
        <w:r>
          <w:fldChar w:fldCharType="begin"/>
        </w:r>
        <w:r>
          <w:instrText xml:space="preserve"> REF _Ref367705949 \r \h </w:instrText>
        </w:r>
      </w:ins>
      <w:ins w:id="8069" w:author="Rev 19 Allen Wirfs-Brock" w:date="2013-09-23T13:32:00Z">
        <w:r>
          <w:fldChar w:fldCharType="separate"/>
        </w:r>
      </w:ins>
      <w:ins w:id="8070" w:author="Rev 19 Allen Wirfs-Brock" w:date="2013-09-27T13:22:00Z">
        <w:r w:rsidR="00D433E8">
          <w:t>13.12.2</w:t>
        </w:r>
      </w:ins>
      <w:ins w:id="8071" w:author="Rev 19 Allen Wirfs-Brock" w:date="2013-09-23T13:32:00Z">
        <w:r>
          <w:fldChar w:fldCharType="end"/>
        </w:r>
        <w:r>
          <w:t xml:space="preserve">, </w:t>
        </w:r>
        <w:r>
          <w:fldChar w:fldCharType="begin"/>
        </w:r>
        <w:r>
          <w:instrText xml:space="preserve"> REF _Ref367705968 \r \h </w:instrText>
        </w:r>
      </w:ins>
      <w:ins w:id="8072" w:author="Rev 19 Allen Wirfs-Brock" w:date="2013-09-23T13:32:00Z">
        <w:r>
          <w:fldChar w:fldCharType="separate"/>
        </w:r>
      </w:ins>
      <w:ins w:id="8073" w:author="Rev 19 Allen Wirfs-Brock" w:date="2013-09-27T13:22:00Z">
        <w:r w:rsidR="00D433E8">
          <w:t>13.14.2</w:t>
        </w:r>
      </w:ins>
      <w:ins w:id="8074" w:author="Rev 19 Allen Wirfs-Brock" w:date="2013-09-23T13:32:00Z">
        <w:r>
          <w:fldChar w:fldCharType="end"/>
        </w:r>
        <w:r>
          <w:t xml:space="preserve">, </w:t>
        </w:r>
        <w:r>
          <w:fldChar w:fldCharType="begin"/>
        </w:r>
        <w:r>
          <w:instrText xml:space="preserve"> REF _Ref367706057 \r \h </w:instrText>
        </w:r>
      </w:ins>
      <w:ins w:id="8075" w:author="Rev 19 Allen Wirfs-Brock" w:date="2013-09-23T13:32:00Z">
        <w:r>
          <w:fldChar w:fldCharType="separate"/>
        </w:r>
      </w:ins>
      <w:ins w:id="8076" w:author="Rev 19 Allen Wirfs-Brock" w:date="2013-09-27T13:22:00Z">
        <w:r w:rsidR="00D433E8">
          <w:t>14.4.8</w:t>
        </w:r>
      </w:ins>
      <w:ins w:id="8077" w:author="Rev 19 Allen Wirfs-Brock" w:date="2013-09-23T13:32:00Z">
        <w:r>
          <w:fldChar w:fldCharType="end"/>
        </w:r>
        <w:r>
          <w:t xml:space="preserve">, </w:t>
        </w:r>
        <w:r>
          <w:fldChar w:fldCharType="begin"/>
        </w:r>
        <w:r>
          <w:instrText xml:space="preserve"> REF _Ref367706084 \r \h </w:instrText>
        </w:r>
      </w:ins>
      <w:ins w:id="8078" w:author="Rev 19 Allen Wirfs-Brock" w:date="2013-09-23T13:32:00Z">
        <w:r>
          <w:fldChar w:fldCharType="separate"/>
        </w:r>
      </w:ins>
      <w:ins w:id="8079" w:author="Rev 19 Allen Wirfs-Brock" w:date="2013-09-27T13:22:00Z">
        <w:r w:rsidR="00D433E8">
          <w:t>14.5.13</w:t>
        </w:r>
      </w:ins>
      <w:ins w:id="8080" w:author="Rev 19 Allen Wirfs-Brock" w:date="2013-09-23T13:32:00Z">
        <w:r>
          <w:fldChar w:fldCharType="end"/>
        </w:r>
        <w:r>
          <w:t xml:space="preserve">, </w:t>
        </w:r>
        <w:r>
          <w:fldChar w:fldCharType="begin"/>
        </w:r>
        <w:r>
          <w:instrText xml:space="preserve"> REF _Ref367706111 \r \h </w:instrText>
        </w:r>
      </w:ins>
      <w:ins w:id="8081" w:author="Rev 19 Allen Wirfs-Brock" w:date="2013-09-23T13:32:00Z">
        <w:r>
          <w:fldChar w:fldCharType="separate"/>
        </w:r>
      </w:ins>
      <w:ins w:id="8082" w:author="Rev 19 Allen Wirfs-Brock" w:date="2013-09-27T13:22:00Z">
        <w:r w:rsidR="00D433E8">
          <w:t>15.1.0.5</w:t>
        </w:r>
      </w:ins>
      <w:ins w:id="8083" w:author="Rev 19 Allen Wirfs-Brock" w:date="2013-09-23T13:32:00Z">
        <w:r>
          <w:fldChar w:fldCharType="end"/>
        </w:r>
        <w:r>
          <w:t xml:space="preserve">, </w:t>
        </w:r>
        <w:r>
          <w:fldChar w:fldCharType="begin"/>
        </w:r>
        <w:r>
          <w:instrText xml:space="preserve"> REF _Ref367706146 \r \h </w:instrText>
        </w:r>
      </w:ins>
      <w:ins w:id="8084" w:author="Rev 19 Allen Wirfs-Brock" w:date="2013-09-23T13:32:00Z">
        <w:r>
          <w:fldChar w:fldCharType="separate"/>
        </w:r>
      </w:ins>
      <w:ins w:id="8085" w:author="Rev 19 Allen Wirfs-Brock" w:date="2013-09-27T13:22:00Z">
        <w:r w:rsidR="00D433E8">
          <w:t>15.2.5</w:t>
        </w:r>
      </w:ins>
      <w:ins w:id="8086" w:author="Rev 19 Allen Wirfs-Brock" w:date="2013-09-23T13:32:00Z">
        <w:r>
          <w:fldChar w:fldCharType="end"/>
        </w:r>
        <w:r>
          <w:t>.</w:t>
        </w:r>
      </w:ins>
    </w:p>
    <w:p w14:paraId="0C6A1829" w14:textId="77777777" w:rsidR="00067949" w:rsidRPr="00E77497" w:rsidRDefault="00067949"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5D2DA546" w14:textId="77777777" w:rsidR="00067949" w:rsidRPr="00E77497" w:rsidRDefault="00067949" w:rsidP="004322E4">
      <w:pPr>
        <w:pStyle w:val="Alg4"/>
        <w:numPr>
          <w:ilvl w:val="0"/>
          <w:numId w:val="596"/>
        </w:numPr>
        <w:spacing w:after="220"/>
        <w:contextualSpacing/>
      </w:pPr>
      <w:r w:rsidRPr="00E77497">
        <w:t>Return an empty List.</w:t>
      </w:r>
    </w:p>
    <w:p w14:paraId="3B2A5A1A" w14:textId="77777777" w:rsidR="00067949" w:rsidRPr="00E77497" w:rsidRDefault="00067949" w:rsidP="00067949">
      <w:pPr>
        <w:pStyle w:val="SyntaxRule"/>
        <w:spacing w:after="240"/>
      </w:pPr>
      <w:r w:rsidRPr="00E77497">
        <w:t>FunctionBody</w:t>
      </w:r>
      <w:ins w:id="8087" w:author="Rev 19 Allen Wirfs-Brock" w:date="2013-09-26T18:27:00Z">
        <w:r w:rsidR="008F31E7">
          <w:t>StatementList</w:t>
        </w:r>
      </w:ins>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14:paraId="62CF71F5" w14:textId="77777777" w:rsidR="00067949" w:rsidRPr="00E77497" w:rsidRDefault="00067949" w:rsidP="004322E4">
      <w:pPr>
        <w:pStyle w:val="Alg4"/>
        <w:numPr>
          <w:ilvl w:val="0"/>
          <w:numId w:val="602"/>
        </w:numPr>
        <w:spacing w:after="220"/>
        <w:contextualSpacing/>
      </w:pPr>
      <w:r w:rsidRPr="00E77497">
        <w:t>Return an empty List.</w:t>
      </w:r>
    </w:p>
    <w:p w14:paraId="4B53AE07" w14:textId="77777777" w:rsidR="00812A59" w:rsidRPr="00E77497" w:rsidRDefault="00812A59" w:rsidP="00812A59">
      <w:pPr>
        <w:pStyle w:val="SyntaxRule"/>
        <w:spacing w:after="240"/>
      </w:pPr>
      <w:r w:rsidRPr="00E77497">
        <w:t>FunctionBody</w:t>
      </w:r>
      <w:ins w:id="8088" w:author="Rev 19 Allen Wirfs-Brock" w:date="2013-09-26T18:27:00Z">
        <w:r w:rsidR="008F31E7">
          <w:t>StatementList</w:t>
        </w:r>
      </w:ins>
      <w:r w:rsidRPr="00E77497">
        <w:t xml:space="preserve"> </w:t>
      </w:r>
      <w:r w:rsidRPr="00E77497">
        <w:rPr>
          <w:rFonts w:ascii="Arial" w:hAnsi="Arial"/>
          <w:b/>
          <w:i w:val="0"/>
        </w:rPr>
        <w:t xml:space="preserve">:  </w:t>
      </w:r>
      <w:r w:rsidRPr="00812A59">
        <w:rPr>
          <w:rFonts w:eastAsia="MS Mincho"/>
          <w:lang w:eastAsia="ja-JP"/>
        </w:rPr>
        <w:t>StatementList</w:t>
      </w:r>
    </w:p>
    <w:p w14:paraId="64481D34" w14:textId="77777777" w:rsidR="00812A59" w:rsidRPr="00E77497" w:rsidRDefault="00812A59" w:rsidP="00812A59">
      <w:pPr>
        <w:pStyle w:val="Alg4"/>
        <w:numPr>
          <w:ilvl w:val="0"/>
          <w:numId w:val="1022"/>
        </w:numPr>
        <w:spacing w:after="220"/>
        <w:contextualSpacing/>
      </w:pPr>
      <w:r w:rsidRPr="00E77497">
        <w:t xml:space="preserve">Return </w:t>
      </w:r>
      <w:r>
        <w:t xml:space="preserve">TopLevelVarDeclaredNames of </w:t>
      </w:r>
      <w:r w:rsidRPr="00253B6F">
        <w:rPr>
          <w:i/>
        </w:rPr>
        <w:t>StatementList</w:t>
      </w:r>
      <w:r w:rsidRPr="00E77497">
        <w:t>.</w:t>
      </w:r>
    </w:p>
    <w:p w14:paraId="3D954BDA" w14:textId="77777777" w:rsidR="00F22CBA" w:rsidRPr="00E77497" w:rsidDel="001E120D" w:rsidRDefault="00F22CBA">
      <w:pPr>
        <w:pStyle w:val="30"/>
        <w:rPr>
          <w:del w:id="8089" w:author="Rev 19 Allen Wirfs-Brock" w:date="2013-09-11T19:04:00Z"/>
        </w:rPr>
      </w:pPr>
      <w:del w:id="8090" w:author="Rev 19 Allen Wirfs-Brock" w:date="2013-09-11T19:04:00Z">
        <w:r w:rsidRPr="00E77497" w:rsidDel="001E120D">
          <w:delText>Runtime Semantics</w:delText>
        </w:r>
        <w:bookmarkStart w:id="8091" w:name="_Toc368034541"/>
        <w:bookmarkStart w:id="8092" w:name="_Toc368049764"/>
        <w:bookmarkStart w:id="8093" w:name="_Toc368050541"/>
        <w:bookmarkEnd w:id="8091"/>
        <w:bookmarkEnd w:id="8092"/>
        <w:bookmarkEnd w:id="8093"/>
      </w:del>
    </w:p>
    <w:p w14:paraId="238BBC9E" w14:textId="77777777" w:rsidR="00C73BA7" w:rsidRDefault="00C73BA7" w:rsidP="006A78DC">
      <w:pPr>
        <w:pStyle w:val="30"/>
        <w:rPr>
          <w:rFonts w:ascii="Helvetica" w:hAnsi="Helvetica"/>
          <w:spacing w:val="6"/>
        </w:rPr>
      </w:pPr>
      <w:bookmarkStart w:id="8094" w:name="_Ref366743570"/>
      <w:bookmarkStart w:id="8095" w:name="_Toc368050542"/>
      <w:r w:rsidRPr="004418C4">
        <w:rPr>
          <w:rFonts w:ascii="Helvetica" w:hAnsi="Helvetica"/>
        </w:rPr>
        <w:t xml:space="preserve">Runtime Semantics: </w:t>
      </w:r>
      <w:r w:rsidRPr="004418C4">
        <w:rPr>
          <w:rFonts w:ascii="Helvetica" w:hAnsi="Helvetica"/>
          <w:spacing w:val="6"/>
        </w:rPr>
        <w:t>Binding</w:t>
      </w:r>
      <w:del w:id="8096" w:author="Rev 19 Allen Wirfs-Brock" w:date="2013-09-23T16:44:00Z">
        <w:r w:rsidRPr="004418C4" w:rsidDel="00427ECF">
          <w:rPr>
            <w:rFonts w:ascii="Helvetica" w:hAnsi="Helvetica"/>
            <w:spacing w:val="6"/>
          </w:rPr>
          <w:delText xml:space="preserve"> </w:delText>
        </w:r>
      </w:del>
      <w:r w:rsidR="00A113E2">
        <w:rPr>
          <w:rFonts w:ascii="Helvetica" w:hAnsi="Helvetica"/>
          <w:spacing w:val="6"/>
        </w:rPr>
        <w:t>Initialisation</w:t>
      </w:r>
      <w:bookmarkEnd w:id="8094"/>
      <w:bookmarkEnd w:id="8095"/>
    </w:p>
    <w:p w14:paraId="42CFCBBF" w14:textId="77777777" w:rsidR="00C73BA7" w:rsidRPr="004418C4" w:rsidRDefault="00C73BA7" w:rsidP="005F5D40">
      <w:pPr>
        <w:ind w:left="360"/>
      </w:pPr>
      <w:r>
        <w:t>W</w:t>
      </w:r>
      <w:r w:rsidRPr="004418C4">
        <w:t xml:space="preserve">ith </w:t>
      </w:r>
      <w:r w:rsidR="00827833">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14:paraId="38C829C4" w14:textId="77777777" w:rsidR="002E15BF" w:rsidRPr="002E15BF" w:rsidRDefault="002E15BF" w:rsidP="002E15BF">
      <w:pPr>
        <w:tabs>
          <w:tab w:val="left" w:pos="2055"/>
        </w:tabs>
        <w:rPr>
          <w:ins w:id="8097" w:author="Rev 19 Allen Wirfs-Brock" w:date="2013-09-12T10:08:00Z"/>
        </w:rPr>
      </w:pPr>
      <w:ins w:id="8098" w:author="Rev 19 Allen Wirfs-Brock" w:date="2013-09-12T10:08:00Z">
        <w:r w:rsidRPr="002E15BF">
          <w:t xml:space="preserve">See also: </w:t>
        </w:r>
        <w:r w:rsidRPr="002E15BF">
          <w:fldChar w:fldCharType="begin"/>
        </w:r>
        <w:r w:rsidRPr="002E15BF">
          <w:instrText xml:space="preserve"> REF _Ref366743257 \r \h </w:instrText>
        </w:r>
        <w:r>
          <w:instrText xml:space="preserve"> \* MERGEFORMAT </w:instrText>
        </w:r>
      </w:ins>
      <w:ins w:id="8099" w:author="Rev 19 Allen Wirfs-Brock" w:date="2013-09-12T10:08:00Z">
        <w:r w:rsidRPr="002E15BF">
          <w:fldChar w:fldCharType="separate"/>
        </w:r>
      </w:ins>
      <w:ins w:id="8100" w:author="Rev 19 Allen Wirfs-Brock" w:date="2013-09-27T13:22:00Z">
        <w:r w:rsidR="00D433E8">
          <w:t>12.1.4.2.2</w:t>
        </w:r>
      </w:ins>
      <w:ins w:id="8101" w:author="Rev 19 Allen Wirfs-Brock" w:date="2013-09-12T10:08:00Z">
        <w:r w:rsidRPr="002E15BF">
          <w:fldChar w:fldCharType="end"/>
        </w:r>
        <w:r>
          <w:t xml:space="preserve">, </w:t>
        </w:r>
        <w:r>
          <w:fldChar w:fldCharType="begin"/>
        </w:r>
        <w:r>
          <w:instrText xml:space="preserve"> REF _Ref366743323 \r \h </w:instrText>
        </w:r>
      </w:ins>
      <w:ins w:id="8102" w:author="Rev 19 Allen Wirfs-Brock" w:date="2013-09-12T10:08:00Z">
        <w:r>
          <w:fldChar w:fldCharType="separate"/>
        </w:r>
      </w:ins>
      <w:ins w:id="8103" w:author="Rev 19 Allen Wirfs-Brock" w:date="2013-09-27T13:22:00Z">
        <w:r w:rsidR="00D433E8">
          <w:t>13.2.1.4</w:t>
        </w:r>
      </w:ins>
      <w:ins w:id="8104" w:author="Rev 19 Allen Wirfs-Brock" w:date="2013-09-12T10:08:00Z">
        <w:r>
          <w:fldChar w:fldCharType="end"/>
        </w:r>
        <w:r>
          <w:t xml:space="preserve">, </w:t>
        </w:r>
        <w:r>
          <w:fldChar w:fldCharType="begin"/>
        </w:r>
        <w:r>
          <w:instrText xml:space="preserve"> REF _Ref366743381 \r \h </w:instrText>
        </w:r>
      </w:ins>
      <w:ins w:id="8105" w:author="Rev 19 Allen Wirfs-Brock" w:date="2013-09-12T10:08:00Z">
        <w:r>
          <w:fldChar w:fldCharType="separate"/>
        </w:r>
      </w:ins>
      <w:ins w:id="8106" w:author="Rev 19 Allen Wirfs-Brock" w:date="2013-09-27T13:22:00Z">
        <w:r w:rsidR="00D433E8">
          <w:t>13.2.2.2</w:t>
        </w:r>
      </w:ins>
      <w:ins w:id="8107" w:author="Rev 19 Allen Wirfs-Brock" w:date="2013-09-12T10:08:00Z">
        <w:r>
          <w:fldChar w:fldCharType="end"/>
        </w:r>
        <w:r>
          <w:t xml:space="preserve">, </w:t>
        </w:r>
        <w:r>
          <w:fldChar w:fldCharType="begin"/>
        </w:r>
        <w:r>
          <w:instrText xml:space="preserve"> REF _Ref366743416 \r \h </w:instrText>
        </w:r>
      </w:ins>
      <w:ins w:id="8108" w:author="Rev 19 Allen Wirfs-Brock" w:date="2013-09-12T10:08:00Z">
        <w:r>
          <w:fldChar w:fldCharType="separate"/>
        </w:r>
      </w:ins>
      <w:ins w:id="8109" w:author="Rev 19 Allen Wirfs-Brock" w:date="2013-09-27T13:22:00Z">
        <w:r w:rsidR="00D433E8">
          <w:t>13.2.3.4</w:t>
        </w:r>
      </w:ins>
      <w:ins w:id="8110" w:author="Rev 19 Allen Wirfs-Brock" w:date="2013-09-12T10:08:00Z">
        <w:r>
          <w:fldChar w:fldCharType="end"/>
        </w:r>
        <w:r>
          <w:t xml:space="preserve">, </w:t>
        </w:r>
        <w:r>
          <w:fldChar w:fldCharType="begin"/>
        </w:r>
        <w:r>
          <w:instrText xml:space="preserve"> REF _Ref366743530 \r \h </w:instrText>
        </w:r>
      </w:ins>
      <w:ins w:id="8111" w:author="Rev 19 Allen Wirfs-Brock" w:date="2013-09-12T10:08:00Z">
        <w:r>
          <w:fldChar w:fldCharType="separate"/>
        </w:r>
      </w:ins>
      <w:ins w:id="8112" w:author="Rev 19 Allen Wirfs-Brock" w:date="2013-09-27T13:22:00Z">
        <w:r w:rsidR="00D433E8">
          <w:t>13.14.3</w:t>
        </w:r>
      </w:ins>
      <w:ins w:id="8113" w:author="Rev 19 Allen Wirfs-Brock" w:date="2013-09-12T10:08:00Z">
        <w:r>
          <w:fldChar w:fldCharType="end"/>
        </w:r>
        <w:r>
          <w:t xml:space="preserve">, </w:t>
        </w:r>
        <w:r>
          <w:fldChar w:fldCharType="begin"/>
        </w:r>
        <w:r>
          <w:instrText xml:space="preserve"> REF _Ref366743623 \r \h </w:instrText>
        </w:r>
      </w:ins>
      <w:ins w:id="8114" w:author="Rev 19 Allen Wirfs-Brock" w:date="2013-09-12T10:08:00Z">
        <w:r>
          <w:fldChar w:fldCharType="separate"/>
        </w:r>
      </w:ins>
      <w:ins w:id="8115" w:author="Rev 19 Allen Wirfs-Brock" w:date="2013-09-27T13:22:00Z">
        <w:r w:rsidR="00D433E8">
          <w:t>14.2.8</w:t>
        </w:r>
      </w:ins>
      <w:ins w:id="8116" w:author="Rev 19 Allen Wirfs-Brock" w:date="2013-09-12T10:08:00Z">
        <w:r>
          <w:fldChar w:fldCharType="end"/>
        </w:r>
        <w:r w:rsidRPr="002E15BF">
          <w:tab/>
        </w:r>
      </w:ins>
    </w:p>
    <w:p w14:paraId="71F713B3" w14:textId="77777777" w:rsidR="00C73BA7" w:rsidRPr="008E00F6" w:rsidRDefault="00C73BA7" w:rsidP="00CB07B9">
      <w:pPr>
        <w:rPr>
          <w:sz w:val="18"/>
        </w:rPr>
      </w:pPr>
      <w:r w:rsidRPr="008E00F6">
        <w:rPr>
          <w:sz w:val="18"/>
        </w:rPr>
        <w:t>NOTE</w:t>
      </w:r>
      <w:r w:rsidRPr="008E00F6">
        <w:rPr>
          <w:sz w:val="18"/>
        </w:rPr>
        <w:tab/>
      </w:r>
      <w:r w:rsidR="00624DFF">
        <w:rPr>
          <w:sz w:val="18"/>
        </w:rPr>
        <w:t>When</w:t>
      </w:r>
      <w:r w:rsidR="00624DFF"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sidR="00624DFF">
        <w:rPr>
          <w:sz w:val="18"/>
        </w:rPr>
        <w:t>it</w:t>
      </w:r>
      <w:r w:rsidRPr="008E00F6">
        <w:rPr>
          <w:sz w:val="18"/>
        </w:rPr>
        <w:t xml:space="preserve"> indicate</w:t>
      </w:r>
      <w:r w:rsidR="00624DFF">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14:paraId="2EBBAF84" w14:textId="77777777" w:rsidR="008639FD" w:rsidRPr="004418C4" w:rsidRDefault="008639FD" w:rsidP="00C71418">
      <w:pPr>
        <w:pStyle w:val="SyntaxRule"/>
        <w:spacing w:after="240"/>
      </w:pPr>
      <w:r w:rsidRPr="004418C4">
        <w:t>FormalParameter</w:t>
      </w:r>
      <w:r w:rsidR="00C71418">
        <w:t>s</w:t>
      </w:r>
      <w:r w:rsidRPr="004418C4">
        <w:t xml:space="preserve"> </w:t>
      </w:r>
      <w:r w:rsidRPr="004418C4">
        <w:rPr>
          <w:rFonts w:ascii="Arial" w:hAnsi="Arial"/>
          <w:b/>
          <w:i w:val="0"/>
        </w:rPr>
        <w:t>:</w:t>
      </w:r>
      <w:r>
        <w:rPr>
          <w:rFonts w:ascii="Arial" w:hAnsi="Arial"/>
          <w:b/>
          <w:i w:val="0"/>
        </w:rPr>
        <w:t xml:space="preserve"> </w:t>
      </w:r>
      <w:r w:rsidRPr="004418C4">
        <w:rPr>
          <w:rFonts w:ascii="Arial" w:hAnsi="Arial" w:cs="Arial"/>
          <w:i w:val="0"/>
          <w:sz w:val="16"/>
          <w:szCs w:val="16"/>
        </w:rPr>
        <w:t>[empty]</w:t>
      </w:r>
    </w:p>
    <w:p w14:paraId="71492D99" w14:textId="77777777" w:rsidR="00C73BA7" w:rsidRPr="004418C4" w:rsidRDefault="008639FD" w:rsidP="004322E4">
      <w:pPr>
        <w:pStyle w:val="Alg4"/>
        <w:numPr>
          <w:ilvl w:val="0"/>
          <w:numId w:val="607"/>
        </w:numPr>
        <w:spacing w:after="220"/>
        <w:contextualSpacing/>
      </w:pPr>
      <w:r>
        <w:t>Return</w:t>
      </w:r>
      <w:r w:rsidR="00355E22">
        <w:t xml:space="preserve"> NormalCompletion(</w:t>
      </w:r>
      <w:r w:rsidR="00355E22" w:rsidRPr="00355E22">
        <w:rPr>
          <w:rFonts w:ascii="Arial" w:hAnsi="Arial" w:cs="Arial"/>
        </w:rPr>
        <w:t>empty</w:t>
      </w:r>
      <w:r w:rsidR="00355E22">
        <w:t>)</w:t>
      </w:r>
      <w:r w:rsidR="00C73BA7" w:rsidRPr="004418C4">
        <w:t>.</w:t>
      </w:r>
    </w:p>
    <w:p w14:paraId="1F672DD6" w14:textId="77777777" w:rsidR="00624DFF" w:rsidRPr="004418C4" w:rsidRDefault="00624DFF" w:rsidP="00624DFF">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p>
    <w:p w14:paraId="545629E8" w14:textId="77777777" w:rsidR="00624DFF" w:rsidRPr="004418C4" w:rsidRDefault="00355E22" w:rsidP="00AE5A8E">
      <w:pPr>
        <w:pStyle w:val="Alg3"/>
        <w:numPr>
          <w:ilvl w:val="0"/>
          <w:numId w:val="610"/>
        </w:numPr>
        <w:spacing w:after="240"/>
        <w:contextualSpacing/>
      </w:pPr>
      <w:r>
        <w:t>Return the result of performing</w:t>
      </w:r>
      <w:r w:rsidR="00827833">
        <w:t xml:space="preserve"> </w:t>
      </w:r>
      <w:r w:rsidR="0037654E">
        <w:t>Indexed</w:t>
      </w:r>
      <w:del w:id="8117" w:author="Rev 19 Allen Wirfs-Brock" w:date="2013-09-23T16:14:00Z">
        <w:r w:rsidR="0037654E" w:rsidDel="00D30056">
          <w:delText xml:space="preserve"> </w:delText>
        </w:r>
      </w:del>
      <w:r w:rsidR="00827833">
        <w:t>Binding</w:t>
      </w:r>
      <w:del w:id="8118" w:author="Rev 19 Allen Wirfs-Brock" w:date="2013-09-23T16:14:00Z">
        <w:r w:rsidR="00827833" w:rsidDel="00D30056">
          <w:delText xml:space="preserve"> </w:delText>
        </w:r>
      </w:del>
      <w:r w:rsidR="00A113E2">
        <w:t>Initialisation</w:t>
      </w:r>
      <w:r w:rsidR="00827833">
        <w:t xml:space="preserve"> for</w:t>
      </w:r>
      <w:r w:rsidR="00827833" w:rsidRPr="004418C4">
        <w:t xml:space="preserve"> </w:t>
      </w:r>
      <w:r w:rsidR="00827833" w:rsidRPr="00827833">
        <w:rPr>
          <w:i/>
        </w:rPr>
        <w:t xml:space="preserve">FunctionRestParameter </w:t>
      </w:r>
      <w:r w:rsidR="00827833" w:rsidRPr="004418C4">
        <w:t xml:space="preserve">using </w:t>
      </w:r>
      <w:r w:rsidR="00827833">
        <w:rPr>
          <w:i/>
        </w:rPr>
        <w:t>value</w:t>
      </w:r>
      <w:r w:rsidR="00827833" w:rsidRPr="004418C4">
        <w:t>,</w:t>
      </w:r>
      <w:r w:rsidR="0037654E" w:rsidRPr="0037654E">
        <w:rPr>
          <w:i/>
        </w:rPr>
        <w:t xml:space="preserve"> </w:t>
      </w:r>
      <w:r w:rsidR="00CD359C" w:rsidRPr="004418C4">
        <w:t>0</w:t>
      </w:r>
      <w:r w:rsidR="00CD359C">
        <w:t>,</w:t>
      </w:r>
      <w:r w:rsidR="00CD359C" w:rsidRPr="004418C4">
        <w:t xml:space="preserve"> and </w:t>
      </w:r>
      <w:r w:rsidR="00CD359C">
        <w:rPr>
          <w:i/>
        </w:rPr>
        <w:t>environment</w:t>
      </w:r>
      <w:r w:rsidR="00CD359C">
        <w:t xml:space="preserve"> </w:t>
      </w:r>
      <w:r w:rsidR="00827833" w:rsidRPr="004418C4">
        <w:t xml:space="preserve">as the </w:t>
      </w:r>
      <w:r w:rsidR="00827833" w:rsidRPr="00C7794D">
        <w:t>arguments</w:t>
      </w:r>
      <w:r w:rsidR="00AE5A8E">
        <w:t>.</w:t>
      </w:r>
    </w:p>
    <w:p w14:paraId="089287D8" w14:textId="77777777" w:rsidR="00531C57" w:rsidRPr="004418C4" w:rsidRDefault="00531C57" w:rsidP="00531C57">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p>
    <w:p w14:paraId="787225C8" w14:textId="77777777" w:rsidR="00531C57" w:rsidRPr="004418C4" w:rsidRDefault="00355E22" w:rsidP="00355E22">
      <w:pPr>
        <w:pStyle w:val="Alg3"/>
        <w:numPr>
          <w:ilvl w:val="0"/>
          <w:numId w:val="611"/>
        </w:numPr>
        <w:spacing w:after="240"/>
        <w:contextualSpacing/>
      </w:pPr>
      <w:r>
        <w:t xml:space="preserve">Return the result of performing </w:t>
      </w:r>
      <w:r w:rsidR="00CD359C">
        <w:t>Indexed</w:t>
      </w:r>
      <w:del w:id="8119" w:author="Rev 19 Allen Wirfs-Brock" w:date="2013-09-23T16:14:00Z">
        <w:r w:rsidR="00CD359C" w:rsidDel="00D30056">
          <w:delText xml:space="preserve"> </w:delText>
        </w:r>
      </w:del>
      <w:r w:rsidR="00531C57">
        <w:t>Binding</w:t>
      </w:r>
      <w:del w:id="8120" w:author="Rev 19 Allen Wirfs-Brock" w:date="2013-09-23T16:14:00Z">
        <w:r w:rsidR="00531C57" w:rsidDel="00D30056">
          <w:delText xml:space="preserve"> </w:delText>
        </w:r>
      </w:del>
      <w:r w:rsidR="00A113E2">
        <w:t>Initialisation</w:t>
      </w:r>
      <w:r w:rsidR="00531C57">
        <w:t xml:space="preserve"> for</w:t>
      </w:r>
      <w:r w:rsidR="00531C57" w:rsidRPr="004418C4">
        <w:t xml:space="preserve"> </w:t>
      </w:r>
      <w:r w:rsidR="0096494E" w:rsidRPr="0096494E">
        <w:rPr>
          <w:i/>
        </w:rPr>
        <w:t xml:space="preserve">FormalsList </w:t>
      </w:r>
      <w:r w:rsidR="00531C57" w:rsidRPr="004418C4">
        <w:t xml:space="preserve">using </w:t>
      </w:r>
      <w:r w:rsidR="00531C57">
        <w:rPr>
          <w:i/>
        </w:rPr>
        <w:t>value</w:t>
      </w:r>
      <w:r w:rsidR="00531C57" w:rsidRPr="004418C4">
        <w:t>,</w:t>
      </w:r>
      <w:r w:rsidR="00531C57" w:rsidRPr="004418C4">
        <w:rPr>
          <w:i/>
        </w:rPr>
        <w:t xml:space="preserve"> </w:t>
      </w:r>
      <w:r w:rsidR="0037654E" w:rsidRPr="004418C4">
        <w:t>0</w:t>
      </w:r>
      <w:r w:rsidR="0037654E">
        <w:t>,</w:t>
      </w:r>
      <w:r w:rsidR="0037654E" w:rsidRPr="004418C4">
        <w:t xml:space="preserve"> and </w:t>
      </w:r>
      <w:r w:rsidR="0037654E">
        <w:rPr>
          <w:i/>
        </w:rPr>
        <w:t>environment</w:t>
      </w:r>
      <w:r w:rsidR="0037654E">
        <w:t xml:space="preserve"> </w:t>
      </w:r>
      <w:r w:rsidR="00531C57" w:rsidRPr="004418C4">
        <w:t>as the arguments.</w:t>
      </w:r>
    </w:p>
    <w:p w14:paraId="4E207253" w14:textId="77777777" w:rsidR="0096494E" w:rsidRPr="004418C4" w:rsidRDefault="0096494E" w:rsidP="0096494E">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p>
    <w:p w14:paraId="4DCEBFFB" w14:textId="77777777" w:rsidR="0096494E" w:rsidRPr="004418C4" w:rsidRDefault="0096494E" w:rsidP="00596CFD">
      <w:pPr>
        <w:pStyle w:val="Alg3"/>
        <w:numPr>
          <w:ilvl w:val="0"/>
          <w:numId w:val="612"/>
        </w:numPr>
        <w:contextualSpacing/>
      </w:pPr>
      <w:r>
        <w:t xml:space="preserve">Let </w:t>
      </w:r>
      <w:r w:rsidR="00035180">
        <w:rPr>
          <w:i/>
        </w:rPr>
        <w:t>restI</w:t>
      </w:r>
      <w:r w:rsidRPr="00C7794D">
        <w:rPr>
          <w:i/>
        </w:rPr>
        <w:t>ndex</w:t>
      </w:r>
      <w:r>
        <w:t xml:space="preserve"> be the result of performing </w:t>
      </w:r>
      <w:r w:rsidR="0037654E">
        <w:t>Indexed</w:t>
      </w:r>
      <w:del w:id="8121" w:author="Rev 19 Allen Wirfs-Brock" w:date="2013-09-23T16:14:00Z">
        <w:r w:rsidR="0037654E" w:rsidDel="00D30056">
          <w:delText xml:space="preserve"> </w:delText>
        </w:r>
      </w:del>
      <w:r>
        <w:t>Binding</w:t>
      </w:r>
      <w:del w:id="8122" w:author="Rev 19 Allen Wirfs-Brock" w:date="2013-09-23T16:45:00Z">
        <w:r w:rsidDel="00427ECF">
          <w:delText xml:space="preserve"> </w:delText>
        </w:r>
      </w:del>
      <w:r w:rsidR="00A113E2">
        <w:t>Initialisation</w:t>
      </w:r>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r w:rsidR="0037654E" w:rsidRPr="004418C4">
        <w:t>0</w:t>
      </w:r>
      <w:r w:rsidR="0037654E">
        <w:t>,</w:t>
      </w:r>
      <w:r w:rsidR="0037654E" w:rsidRPr="004418C4">
        <w:t xml:space="preserve"> and </w:t>
      </w:r>
      <w:r w:rsidR="0037654E">
        <w:rPr>
          <w:i/>
        </w:rPr>
        <w:t>environment</w:t>
      </w:r>
      <w:r w:rsidRPr="004418C4">
        <w:t xml:space="preserve"> as the arguments.</w:t>
      </w:r>
    </w:p>
    <w:p w14:paraId="0FA7D442" w14:textId="77777777" w:rsidR="00351628" w:rsidRDefault="00351628" w:rsidP="00351628">
      <w:pPr>
        <w:pStyle w:val="Alg4"/>
        <w:numPr>
          <w:ilvl w:val="0"/>
          <w:numId w:val="612"/>
        </w:numPr>
        <w:contextualSpacing/>
      </w:pPr>
      <w:r>
        <w:t>ReturnIfAbrupt(</w:t>
      </w:r>
      <w:r>
        <w:rPr>
          <w:i/>
        </w:rPr>
        <w:t>restI</w:t>
      </w:r>
      <w:r w:rsidRPr="00C7794D">
        <w:rPr>
          <w:i/>
        </w:rPr>
        <w:t>ndex</w:t>
      </w:r>
      <w:r>
        <w:t>).</w:t>
      </w:r>
    </w:p>
    <w:p w14:paraId="348693D0" w14:textId="77777777" w:rsidR="0096494E" w:rsidRPr="004418C4" w:rsidRDefault="00355E22" w:rsidP="00355E22">
      <w:pPr>
        <w:pStyle w:val="Alg3"/>
        <w:numPr>
          <w:ilvl w:val="0"/>
          <w:numId w:val="612"/>
        </w:numPr>
        <w:spacing w:after="240"/>
        <w:contextualSpacing/>
      </w:pPr>
      <w:r>
        <w:t xml:space="preserve">Return the result of performing </w:t>
      </w:r>
      <w:r w:rsidR="0037654E">
        <w:t>Indexed</w:t>
      </w:r>
      <w:del w:id="8123" w:author="Rev 19 Allen Wirfs-Brock" w:date="2013-09-23T16:14:00Z">
        <w:r w:rsidR="0037654E" w:rsidDel="00D30056">
          <w:delText xml:space="preserve"> </w:delText>
        </w:r>
      </w:del>
      <w:r w:rsidR="0096494E">
        <w:t>Binding</w:t>
      </w:r>
      <w:del w:id="8124" w:author="Rev 19 Allen Wirfs-Brock" w:date="2013-09-23T16:14:00Z">
        <w:r w:rsidR="0096494E" w:rsidDel="00D30056">
          <w:delText xml:space="preserve"> </w:delText>
        </w:r>
      </w:del>
      <w:r w:rsidR="00A113E2">
        <w:t>Initialisation</w:t>
      </w:r>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r w:rsidR="0037654E">
        <w:rPr>
          <w:i/>
        </w:rPr>
        <w:t>restI</w:t>
      </w:r>
      <w:r w:rsidR="0037654E" w:rsidRPr="004418C4">
        <w:rPr>
          <w:i/>
        </w:rPr>
        <w:t>ndex</w:t>
      </w:r>
      <w:r w:rsidR="0037654E">
        <w:t>,</w:t>
      </w:r>
      <w:r w:rsidR="0037654E" w:rsidRPr="004418C4">
        <w:t xml:space="preserve"> and </w:t>
      </w:r>
      <w:r w:rsidR="0037654E">
        <w:rPr>
          <w:i/>
        </w:rPr>
        <w:t>environment</w:t>
      </w:r>
      <w:r w:rsidR="0037654E">
        <w:t xml:space="preserve"> </w:t>
      </w:r>
      <w:r w:rsidR="0096494E" w:rsidRPr="004418C4">
        <w:t>as the arguments.</w:t>
      </w:r>
    </w:p>
    <w:p w14:paraId="29E15001" w14:textId="77777777" w:rsidR="004259BD" w:rsidRPr="00E77497" w:rsidRDefault="004259BD" w:rsidP="006A78DC">
      <w:pPr>
        <w:pStyle w:val="30"/>
      </w:pPr>
      <w:bookmarkStart w:id="8125" w:name="_Ref368036366"/>
      <w:bookmarkStart w:id="8126" w:name="_Toc368050543"/>
      <w:r w:rsidRPr="00675B74">
        <w:t>Runtime Semantics</w:t>
      </w:r>
      <w:r w:rsidR="00732D6D">
        <w:t>:</w:t>
      </w:r>
      <w:r>
        <w:t xml:space="preserve"> Evaluate</w:t>
      </w:r>
      <w:r>
        <w:rPr>
          <w:spacing w:val="6"/>
        </w:rPr>
        <w:t>Body</w:t>
      </w:r>
      <w:bookmarkEnd w:id="8125"/>
      <w:bookmarkEnd w:id="8126"/>
    </w:p>
    <w:p w14:paraId="43C70E1B" w14:textId="77777777"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14:paraId="4674F02F" w14:textId="77777777" w:rsidR="00902612" w:rsidRPr="00F742D3" w:rsidRDefault="00902612">
      <w:pPr>
        <w:tabs>
          <w:tab w:val="left" w:pos="3586"/>
        </w:tabs>
        <w:rPr>
          <w:ins w:id="8127" w:author="Rev 19 Allen Wirfs-Brock" w:date="2013-09-27T09:10:00Z"/>
        </w:rPr>
        <w:pPrChange w:id="8128" w:author="Rev 19 Allen Wirfs-Brock" w:date="2013-09-27T09:11:00Z">
          <w:pPr/>
        </w:pPrChange>
      </w:pPr>
      <w:ins w:id="8129" w:author="Rev 19 Allen Wirfs-Brock" w:date="2013-09-27T09:10:00Z">
        <w:r>
          <w:t xml:space="preserve">See also: </w:t>
        </w:r>
      </w:ins>
      <w:ins w:id="8130" w:author="Rev 19 Allen Wirfs-Brock" w:date="2013-09-27T09:11:00Z">
        <w:r>
          <w:fldChar w:fldCharType="begin"/>
        </w:r>
        <w:r>
          <w:instrText xml:space="preserve"> REF _Ref368036404 \r \h </w:instrText>
        </w:r>
      </w:ins>
      <w:r>
        <w:fldChar w:fldCharType="separate"/>
      </w:r>
      <w:ins w:id="8131" w:author="Rev 19 Allen Wirfs-Brock" w:date="2013-09-27T13:22:00Z">
        <w:r w:rsidR="00D433E8">
          <w:t>14.2.9</w:t>
        </w:r>
      </w:ins>
      <w:ins w:id="8132" w:author="Rev 19 Allen Wirfs-Brock" w:date="2013-09-27T09:11:00Z">
        <w:r>
          <w:fldChar w:fldCharType="end"/>
        </w:r>
        <w:r>
          <w:t xml:space="preserve">, </w:t>
        </w:r>
        <w:r>
          <w:fldChar w:fldCharType="begin"/>
        </w:r>
        <w:r>
          <w:instrText xml:space="preserve"> REF _Ref368036428 \r \h </w:instrText>
        </w:r>
      </w:ins>
      <w:r>
        <w:fldChar w:fldCharType="separate"/>
      </w:r>
      <w:ins w:id="8133" w:author="Rev 19 Allen Wirfs-Brock" w:date="2013-09-27T13:22:00Z">
        <w:r w:rsidR="00D433E8">
          <w:t>14.4.9</w:t>
        </w:r>
      </w:ins>
      <w:ins w:id="8134" w:author="Rev 19 Allen Wirfs-Brock" w:date="2013-09-27T09:11:00Z">
        <w:r>
          <w:fldChar w:fldCharType="end"/>
        </w:r>
      </w:ins>
      <w:ins w:id="8135" w:author="Rev 19 Allen Wirfs-Brock" w:date="2013-09-27T09:10:00Z">
        <w:r>
          <w:t>.</w:t>
        </w:r>
      </w:ins>
    </w:p>
    <w:p w14:paraId="0F2F14C4" w14:textId="77777777"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Function</w:t>
      </w:r>
      <w:r w:rsidRPr="00E77497">
        <w:rPr>
          <w:rFonts w:ascii="Times New Roman" w:hAnsi="Times New Roman"/>
          <w:i/>
        </w:rPr>
        <w:t>StatementList</w:t>
      </w:r>
      <w:del w:id="8136" w:author="Rev 19 Allen Wirfs-Brock" w:date="2013-09-26T18:29:00Z">
        <w:r w:rsidRPr="00E77497" w:rsidDel="008F31E7">
          <w:rPr>
            <w:rFonts w:cs="Arial"/>
            <w:vertAlign w:val="subscript"/>
          </w:rPr>
          <w:delText>opt</w:delText>
        </w:r>
      </w:del>
      <w:r w:rsidRPr="00E77497">
        <w:rPr>
          <w:rFonts w:ascii="Times New Roman" w:hAnsi="Times New Roman"/>
          <w:i/>
        </w:rPr>
        <w:t xml:space="preserve"> </w:t>
      </w:r>
      <w:r w:rsidRPr="00E77497">
        <w:t xml:space="preserve"> </w:t>
      </w:r>
    </w:p>
    <w:p w14:paraId="1C3C66F1" w14:textId="77777777" w:rsidR="004259BD" w:rsidRPr="00E77497" w:rsidRDefault="004259BD" w:rsidP="004259BD">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is strict mode code if it is contained in strict mode code or if the Directive Prologue (</w:t>
      </w:r>
      <w:r w:rsidR="00DF732B">
        <w:rPr>
          <w:rFonts w:ascii="Times New Roman" w:hAnsi="Times New Roman"/>
        </w:rPr>
        <w:fldChar w:fldCharType="begin"/>
      </w:r>
      <w:r w:rsidR="00DF732B">
        <w:rPr>
          <w:rFonts w:ascii="Times New Roman" w:hAnsi="Times New Roman"/>
        </w:rPr>
        <w:instrText xml:space="preserve"> REF _Ref365636601 \r \h </w:instrText>
      </w:r>
      <w:r w:rsidR="00DF732B">
        <w:rPr>
          <w:rFonts w:ascii="Times New Roman" w:hAnsi="Times New Roman"/>
        </w:rPr>
      </w:r>
      <w:r w:rsidR="00DF732B">
        <w:rPr>
          <w:rFonts w:ascii="Times New Roman" w:hAnsi="Times New Roman"/>
        </w:rPr>
        <w:fldChar w:fldCharType="separate"/>
      </w:r>
      <w:ins w:id="8137" w:author="Rev 19 Allen Wirfs-Brock" w:date="2013-09-27T13:22:00Z">
        <w:r w:rsidR="00D433E8">
          <w:rPr>
            <w:rFonts w:ascii="Times New Roman" w:hAnsi="Times New Roman"/>
          </w:rPr>
          <w:t>15.3</w:t>
        </w:r>
      </w:ins>
      <w:del w:id="8138" w:author="Rev 19 Allen Wirfs-Brock" w:date="2013-09-27T08:39:00Z">
        <w:r w:rsidR="00083CEC" w:rsidDel="009E7E9E">
          <w:rPr>
            <w:rFonts w:ascii="Times New Roman" w:hAnsi="Times New Roman"/>
          </w:rPr>
          <w:delText>15.2</w:delText>
        </w:r>
      </w:del>
      <w:r w:rsidR="00DF732B">
        <w:rPr>
          <w:rFonts w:ascii="Times New Roman" w:hAnsi="Times New Roman"/>
        </w:rPr>
        <w:fldChar w:fldCharType="end"/>
      </w:r>
      <w:r w:rsidRPr="00E77497">
        <w:rPr>
          <w:rFonts w:ascii="Times New Roman" w:hAnsi="Times New Roman"/>
        </w:rPr>
        <w:t xml:space="preserve">) of its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contains a</w:t>
      </w:r>
      <w:ins w:id="8139" w:author="Rev 19 Allen Wirfs-Brock" w:date="2013-09-26T17:34:00Z">
        <w:r w:rsidR="00284A05">
          <w:rPr>
            <w:rFonts w:ascii="Times New Roman" w:hAnsi="Times New Roman"/>
          </w:rPr>
          <w:t>n</w:t>
        </w:r>
      </w:ins>
      <w:r w:rsidRPr="00E77497">
        <w:rPr>
          <w:rFonts w:ascii="Times New Roman" w:hAnsi="Times New Roman"/>
        </w:rPr>
        <w:t xml:space="preserve"> Use Strict Directive or if any of the conditions in </w:t>
      </w:r>
      <w:r w:rsidR="00DF732B">
        <w:rPr>
          <w:rFonts w:ascii="Times New Roman" w:hAnsi="Times New Roman"/>
        </w:rPr>
        <w:fldChar w:fldCharType="begin"/>
      </w:r>
      <w:r w:rsidR="00DF732B">
        <w:rPr>
          <w:rFonts w:ascii="Times New Roman" w:hAnsi="Times New Roman"/>
        </w:rPr>
        <w:instrText xml:space="preserve"> REF _Ref365636665 \r \h </w:instrText>
      </w:r>
      <w:r w:rsidR="00DF732B">
        <w:rPr>
          <w:rFonts w:ascii="Times New Roman" w:hAnsi="Times New Roman"/>
        </w:rPr>
      </w:r>
      <w:r w:rsidR="00DF732B">
        <w:rPr>
          <w:rFonts w:ascii="Times New Roman" w:hAnsi="Times New Roman"/>
        </w:rPr>
        <w:fldChar w:fldCharType="separate"/>
      </w:r>
      <w:ins w:id="8140" w:author="Rev 19 Allen Wirfs-Brock" w:date="2013-09-27T13:22:00Z">
        <w:r w:rsidR="00D433E8">
          <w:rPr>
            <w:rFonts w:ascii="Times New Roman" w:hAnsi="Times New Roman"/>
          </w:rPr>
          <w:t>10.2.1</w:t>
        </w:r>
      </w:ins>
      <w:del w:id="8141" w:author="Rev 19 Allen Wirfs-Brock" w:date="2013-09-27T08:39:00Z">
        <w:r w:rsidR="00083CEC" w:rsidDel="009E7E9E">
          <w:rPr>
            <w:rFonts w:ascii="Times New Roman" w:hAnsi="Times New Roman"/>
          </w:rPr>
          <w:delText>10.1.1</w:delText>
        </w:r>
      </w:del>
      <w:r w:rsidR="00DF732B">
        <w:rPr>
          <w:rFonts w:ascii="Times New Roman" w:hAnsi="Times New Roman"/>
        </w:rPr>
        <w:fldChar w:fldCharType="end"/>
      </w:r>
      <w:r w:rsidRPr="00E77497">
        <w:rPr>
          <w:rFonts w:ascii="Times New Roman" w:hAnsi="Times New Roman"/>
        </w:rPr>
        <w:t xml:space="preserve">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is evaluated in the following steps as strict mode code. Otherwise, </w:t>
      </w:r>
      <w:r w:rsidRPr="00E77497">
        <w:rPr>
          <w:rFonts w:ascii="Times New Roman" w:hAnsi="Times New Roman"/>
          <w:i/>
        </w:rPr>
        <w:t>StatementList</w:t>
      </w:r>
      <w:r w:rsidRPr="00E77497">
        <w:rPr>
          <w:rFonts w:ascii="Times New Roman" w:hAnsi="Times New Roman"/>
        </w:rPr>
        <w:t xml:space="preserve"> is evaluated in the following steps as non-strict mode code.</w:t>
      </w:r>
    </w:p>
    <w:p w14:paraId="5445E6D1" w14:textId="77777777" w:rsidR="004259BD" w:rsidDel="009A4D9F" w:rsidRDefault="004259BD" w:rsidP="004259BD">
      <w:pPr>
        <w:numPr>
          <w:ilvl w:val="0"/>
          <w:numId w:val="145"/>
        </w:numPr>
        <w:contextualSpacing/>
        <w:rPr>
          <w:del w:id="8142" w:author="Rev 19 Allen Wirfs-Brock" w:date="2013-09-26T18:41:00Z"/>
          <w:rFonts w:ascii="Times New Roman" w:hAnsi="Times New Roman"/>
        </w:rPr>
      </w:pPr>
      <w:del w:id="8143" w:author="Rev 19 Allen Wirfs-Brock" w:date="2013-09-26T18:41:00Z">
        <w:r w:rsidRPr="00E77497" w:rsidDel="009A4D9F">
          <w:rPr>
            <w:rFonts w:ascii="Times New Roman" w:hAnsi="Times New Roman"/>
          </w:rPr>
          <w:delText xml:space="preserve">If </w:delText>
        </w:r>
        <w:r w:rsidDel="009A4D9F">
          <w:rPr>
            <w:rFonts w:ascii="Times New Roman" w:hAnsi="Times New Roman"/>
            <w:i/>
            <w:iCs/>
          </w:rPr>
          <w:delText>Function</w:delText>
        </w:r>
        <w:r w:rsidRPr="00E77497" w:rsidDel="009A4D9F">
          <w:rPr>
            <w:rFonts w:ascii="Times New Roman" w:hAnsi="Times New Roman"/>
            <w:i/>
          </w:rPr>
          <w:delText>StatementList</w:delText>
        </w:r>
        <w:r w:rsidRPr="00E77497" w:rsidDel="009A4D9F">
          <w:rPr>
            <w:rFonts w:ascii="Times New Roman" w:hAnsi="Times New Roman"/>
          </w:rPr>
          <w:delText xml:space="preserve"> is </w:delText>
        </w:r>
        <w:r w:rsidDel="009A4D9F">
          <w:rPr>
            <w:rFonts w:ascii="Times New Roman" w:hAnsi="Times New Roman"/>
          </w:rPr>
          <w:delText xml:space="preserve">not </w:delText>
        </w:r>
        <w:r w:rsidRPr="00E77497" w:rsidDel="009A4D9F">
          <w:rPr>
            <w:rFonts w:ascii="Times New Roman" w:hAnsi="Times New Roman"/>
          </w:rPr>
          <w:delText>present</w:delText>
        </w:r>
        <w:r w:rsidDel="009A4D9F">
          <w:rPr>
            <w:rFonts w:ascii="Times New Roman" w:hAnsi="Times New Roman"/>
          </w:rPr>
          <w:delText>, then</w:delText>
        </w:r>
        <w:r w:rsidRPr="00E77497" w:rsidDel="009A4D9F">
          <w:rPr>
            <w:rFonts w:ascii="Times New Roman" w:hAnsi="Times New Roman"/>
          </w:rPr>
          <w:delText xml:space="preserve"> return </w:delText>
        </w:r>
        <w:r w:rsidDel="009A4D9F">
          <w:rPr>
            <w:rFonts w:ascii="Times New Roman" w:hAnsi="Times New Roman"/>
          </w:rPr>
          <w:delText>NormalCompletion</w:delText>
        </w:r>
        <w:r w:rsidRPr="00E77497" w:rsidDel="009A4D9F">
          <w:rPr>
            <w:rFonts w:ascii="Times New Roman" w:hAnsi="Times New Roman"/>
          </w:rPr>
          <w:delText>(</w:delText>
        </w:r>
        <w:r w:rsidRPr="00E77497" w:rsidDel="009A4D9F">
          <w:rPr>
            <w:rFonts w:ascii="Times New Roman" w:hAnsi="Times New Roman"/>
            <w:b/>
          </w:rPr>
          <w:delText>undefined</w:delText>
        </w:r>
        <w:r w:rsidRPr="00E77497" w:rsidDel="009A4D9F">
          <w:rPr>
            <w:rFonts w:ascii="Times New Roman" w:hAnsi="Times New Roman"/>
          </w:rPr>
          <w:delText>).</w:delText>
        </w:r>
      </w:del>
    </w:p>
    <w:p w14:paraId="18B4D3C5" w14:textId="77777777" w:rsidR="004259BD" w:rsidRPr="00E77497" w:rsidRDefault="004259BD" w:rsidP="004259BD">
      <w:pPr>
        <w:numPr>
          <w:ilvl w:val="0"/>
          <w:numId w:val="14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w:t>
      </w:r>
      <w:r w:rsidRPr="00E77497">
        <w:rPr>
          <w:rFonts w:ascii="Times New Roman" w:hAnsi="Times New Roman"/>
        </w:rPr>
        <w:t xml:space="preserve"> result of evaluating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w:t>
      </w:r>
    </w:p>
    <w:p w14:paraId="6C2CD8FF" w14:textId="77777777" w:rsidR="004259BD" w:rsidRDefault="004259BD" w:rsidP="004259BD">
      <w:pPr>
        <w:numPr>
          <w:ilvl w:val="0"/>
          <w:numId w:val="145"/>
        </w:numPr>
        <w:contextualSpacing/>
        <w:rPr>
          <w:rFonts w:ascii="Times New Roman" w:hAnsi="Times New Roman"/>
        </w:rPr>
      </w:pPr>
      <w:r w:rsidRPr="00B00852">
        <w:rPr>
          <w:rFonts w:ascii="Times New Roman" w:hAnsi="Times New Roman"/>
        </w:rPr>
        <w:t xml:space="preserve">If </w:t>
      </w:r>
      <w:r w:rsidRPr="00B00852">
        <w:rPr>
          <w:rFonts w:ascii="Times New Roman" w:hAnsi="Times New Roman"/>
          <w:i/>
        </w:rPr>
        <w:t>result</w:t>
      </w:r>
      <w:r w:rsidRPr="00B00852">
        <w:rPr>
          <w:rFonts w:ascii="Times New Roman" w:hAnsi="Times New Roman"/>
        </w:rPr>
        <w:t>.</w:t>
      </w:r>
      <w:r>
        <w:rPr>
          <w:rFonts w:ascii="Times New Roman" w:hAnsi="Times New Roman"/>
        </w:rPr>
        <w:t>[[</w:t>
      </w:r>
      <w:r w:rsidRPr="00B00852">
        <w:rPr>
          <w:rFonts w:ascii="Times New Roman" w:hAnsi="Times New Roman"/>
        </w:rPr>
        <w:t>type</w:t>
      </w:r>
      <w:r>
        <w:rPr>
          <w:rFonts w:ascii="Times New Roman" w:hAnsi="Times New Roman"/>
        </w:rPr>
        <w:t>]]</w:t>
      </w:r>
      <w:r w:rsidRPr="00B00852">
        <w:rPr>
          <w:rFonts w:ascii="Times New Roman" w:hAnsi="Times New Roman"/>
        </w:rPr>
        <w:t xml:space="preserve"> is </w:t>
      </w:r>
      <w:r w:rsidRPr="00B00852">
        <w:rPr>
          <w:rFonts w:cs="Arial"/>
        </w:rPr>
        <w:t>return</w:t>
      </w:r>
      <w:r w:rsidRPr="00B00852">
        <w:rPr>
          <w:rFonts w:ascii="Times New Roman" w:hAnsi="Times New Roman"/>
        </w:rPr>
        <w:t xml:space="preserve"> then return NormalCompletion(</w:t>
      </w:r>
      <w:r w:rsidRPr="00B00852">
        <w:rPr>
          <w:rFonts w:ascii="Times New Roman" w:hAnsi="Times New Roman"/>
          <w:i/>
        </w:rPr>
        <w:t>result</w:t>
      </w:r>
      <w:r w:rsidRPr="00B00852">
        <w:rPr>
          <w:rFonts w:ascii="Times New Roman" w:hAnsi="Times New Roman"/>
        </w:rPr>
        <w:t>.[[value]])</w:t>
      </w:r>
    </w:p>
    <w:p w14:paraId="0F8DA3D4" w14:textId="77777777" w:rsidR="004259BD" w:rsidRDefault="004259BD" w:rsidP="004259BD">
      <w:pPr>
        <w:numPr>
          <w:ilvl w:val="0"/>
          <w:numId w:val="14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14:paraId="47D2B2CA" w14:textId="77777777" w:rsidR="004259BD" w:rsidRPr="00E77497" w:rsidRDefault="004259BD" w:rsidP="004259BD">
      <w:pPr>
        <w:numPr>
          <w:ilvl w:val="0"/>
          <w:numId w:val="145"/>
        </w:numPr>
        <w:rPr>
          <w:rFonts w:ascii="Times New Roman" w:hAnsi="Times New Roman"/>
        </w:rPr>
      </w:pPr>
      <w:r>
        <w:rPr>
          <w:rFonts w:ascii="Times New Roman" w:hAnsi="Times New Roman"/>
        </w:rPr>
        <w:t>R</w:t>
      </w:r>
      <w:r w:rsidRPr="00E77497">
        <w:rPr>
          <w:rFonts w:ascii="Times New Roman" w:hAnsi="Times New Roman"/>
        </w:rPr>
        <w:t xml:space="preserve">eturn </w:t>
      </w:r>
      <w:r>
        <w:rPr>
          <w:rFonts w:ascii="Times New Roman" w:hAnsi="Times New Roman"/>
        </w:rPr>
        <w:t>NormalCompletion</w:t>
      </w:r>
      <w:r w:rsidRPr="00E77497">
        <w:rPr>
          <w:rFonts w:ascii="Times New Roman" w:hAnsi="Times New Roman"/>
        </w:rPr>
        <w:t>(</w:t>
      </w:r>
      <w:r w:rsidRPr="00E77497">
        <w:rPr>
          <w:rFonts w:ascii="Times New Roman" w:hAnsi="Times New Roman"/>
          <w:b/>
        </w:rPr>
        <w:t>undefined</w:t>
      </w:r>
      <w:r w:rsidRPr="00E77497">
        <w:rPr>
          <w:rFonts w:ascii="Times New Roman" w:hAnsi="Times New Roman"/>
        </w:rPr>
        <w:t>).</w:t>
      </w:r>
    </w:p>
    <w:p w14:paraId="7921C0C0" w14:textId="77777777" w:rsidR="009A4D9F" w:rsidRPr="00E77497" w:rsidRDefault="009A4D9F" w:rsidP="009A4D9F">
      <w:pPr>
        <w:pStyle w:val="SyntaxRule"/>
        <w:spacing w:after="240"/>
        <w:rPr>
          <w:ins w:id="8144" w:author="Rev 19 Allen Wirfs-Brock" w:date="2013-09-26T18:40:00Z"/>
        </w:rPr>
      </w:pPr>
      <w:ins w:id="8145" w:author="Rev 19 Allen Wirfs-Brock" w:date="2013-09-26T18:40:00Z">
        <w:r w:rsidRPr="00E77497">
          <w:t>FunctionBody</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14:paraId="1EEC8FFF" w14:textId="77777777" w:rsidR="009A4D9F" w:rsidRPr="00E77497" w:rsidRDefault="009A4D9F" w:rsidP="009A4D9F">
      <w:pPr>
        <w:pStyle w:val="Alg4"/>
        <w:numPr>
          <w:ilvl w:val="0"/>
          <w:numId w:val="1647"/>
        </w:numPr>
        <w:spacing w:after="220"/>
        <w:contextualSpacing/>
        <w:rPr>
          <w:ins w:id="8146" w:author="Rev 19 Allen Wirfs-Brock" w:date="2013-09-26T18:40:00Z"/>
        </w:rPr>
      </w:pPr>
      <w:ins w:id="8147" w:author="Rev 19 Allen Wirfs-Brock" w:date="2013-09-26T18:41:00Z">
        <w:r>
          <w:t>R</w:t>
        </w:r>
        <w:r w:rsidRPr="00E77497">
          <w:t xml:space="preserve">eturn </w:t>
        </w:r>
        <w:r>
          <w:t>NormalCompletion</w:t>
        </w:r>
        <w:r w:rsidRPr="00E77497">
          <w:t>(</w:t>
        </w:r>
        <w:r w:rsidRPr="00E77497">
          <w:rPr>
            <w:b/>
          </w:rPr>
          <w:t>undefined</w:t>
        </w:r>
        <w:r w:rsidRPr="00E77497">
          <w:t>).</w:t>
        </w:r>
      </w:ins>
    </w:p>
    <w:p w14:paraId="745CE20E" w14:textId="77777777"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ThrowTypeError</w:t>
      </w:r>
      <w:r w:rsidRPr="00E77497">
        <w:rPr>
          <w:rFonts w:ascii="Times New Roman" w:hAnsi="Times New Roman"/>
          <w:i/>
        </w:rPr>
        <w:t xml:space="preserve"> </w:t>
      </w:r>
      <w:r w:rsidRPr="00E77497">
        <w:t xml:space="preserve"> </w:t>
      </w:r>
    </w:p>
    <w:p w14:paraId="2A592AAC" w14:textId="77777777" w:rsidR="004259BD" w:rsidRPr="00E77497" w:rsidRDefault="004259BD" w:rsidP="004259BD">
      <w:pPr>
        <w:numPr>
          <w:ilvl w:val="0"/>
          <w:numId w:val="1408"/>
        </w:numPr>
        <w:rPr>
          <w:rFonts w:ascii="Times New Roman" w:hAnsi="Times New Roman"/>
        </w:rPr>
      </w:pPr>
      <w:r>
        <w:rPr>
          <w:rFonts w:ascii="Times New Roman" w:hAnsi="Times New Roman"/>
        </w:rPr>
        <w:t xml:space="preserve">Throw a </w:t>
      </w:r>
      <w:r w:rsidRPr="00CA3B59">
        <w:rPr>
          <w:rFonts w:ascii="Times New Roman" w:hAnsi="Times New Roman"/>
          <w:b/>
          <w:bCs/>
        </w:rPr>
        <w:t>TypeError</w:t>
      </w:r>
      <w:r>
        <w:rPr>
          <w:rFonts w:ascii="Times New Roman" w:hAnsi="Times New Roman"/>
        </w:rPr>
        <w:t xml:space="preserve"> exception</w:t>
      </w:r>
      <w:r w:rsidRPr="00E77497">
        <w:rPr>
          <w:rFonts w:ascii="Times New Roman" w:hAnsi="Times New Roman"/>
        </w:rPr>
        <w:t>.</w:t>
      </w:r>
    </w:p>
    <w:p w14:paraId="39C6DE6E" w14:textId="77777777" w:rsidR="00CD359C" w:rsidRDefault="00CD359C" w:rsidP="00D30056">
      <w:pPr>
        <w:pStyle w:val="30"/>
        <w:rPr>
          <w:spacing w:val="6"/>
        </w:rPr>
      </w:pPr>
      <w:bookmarkStart w:id="8148" w:name="_Ref367716286"/>
      <w:bookmarkStart w:id="8149" w:name="_Toc368050544"/>
      <w:r w:rsidRPr="004418C4">
        <w:t xml:space="preserve">Runtime Semantics: </w:t>
      </w:r>
      <w:r>
        <w:t>Indexed</w:t>
      </w:r>
      <w:del w:id="8150" w:author="Rev 19 Allen Wirfs-Brock" w:date="2013-09-23T16:15:00Z">
        <w:r w:rsidDel="00D30056">
          <w:delText xml:space="preserve"> </w:delText>
        </w:r>
      </w:del>
      <w:r w:rsidRPr="004418C4">
        <w:rPr>
          <w:spacing w:val="6"/>
        </w:rPr>
        <w:t>Binding</w:t>
      </w:r>
      <w:del w:id="8151" w:author="Rev 19 Allen Wirfs-Brock" w:date="2013-09-23T16:15:00Z">
        <w:r w:rsidRPr="004418C4" w:rsidDel="00D30056">
          <w:rPr>
            <w:spacing w:val="6"/>
          </w:rPr>
          <w:delText xml:space="preserve"> </w:delText>
        </w:r>
      </w:del>
      <w:r w:rsidR="00A113E2">
        <w:rPr>
          <w:spacing w:val="6"/>
        </w:rPr>
        <w:t>Initialisation</w:t>
      </w:r>
      <w:bookmarkEnd w:id="8148"/>
      <w:bookmarkEnd w:id="8149"/>
    </w:p>
    <w:p w14:paraId="1D4FE28D" w14:textId="77777777" w:rsidR="00CD359C" w:rsidRPr="004418C4" w:rsidRDefault="00CD359C" w:rsidP="00CD359C">
      <w:pPr>
        <w:ind w:left="360"/>
      </w:pPr>
      <w:r>
        <w:t>W</w:t>
      </w:r>
      <w:r w:rsidRPr="004418C4">
        <w:t xml:space="preserve">ith </w:t>
      </w:r>
      <w:r>
        <w:t>parameters</w:t>
      </w:r>
      <w:r w:rsidRPr="004418C4">
        <w:t xml:space="preserve"> </w:t>
      </w:r>
      <w:r>
        <w:rPr>
          <w:rFonts w:ascii="Times New Roman" w:hAnsi="Times New Roman"/>
          <w:i/>
        </w:rPr>
        <w:t>array</w:t>
      </w:r>
      <w:r>
        <w:t xml:space="preserve">, </w:t>
      </w:r>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p>
    <w:p w14:paraId="1CB304BB" w14:textId="77777777" w:rsidR="00D30056" w:rsidRPr="008E00F6" w:rsidRDefault="00D30056" w:rsidP="00D30056">
      <w:pPr>
        <w:rPr>
          <w:ins w:id="8152" w:author="Rev 19 Allen Wirfs-Brock" w:date="2013-09-23T16:16:00Z"/>
          <w:sz w:val="18"/>
        </w:rPr>
      </w:pPr>
      <w:ins w:id="8153" w:author="Rev 19 Allen Wirfs-Brock" w:date="2013-09-23T16:1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Pr>
            <w:sz w:val="18"/>
          </w:rPr>
          <w:t>s</w:t>
        </w:r>
        <w:r w:rsidRPr="008E00F6">
          <w:rPr>
            <w:sz w:val="18"/>
          </w:rPr>
          <w:t xml:space="preserve">ed </w:t>
        </w:r>
        <w:r>
          <w:rPr>
            <w:sz w:val="18"/>
          </w:rPr>
          <w:t>in order to deal with the possibility of multiple parameters with the same name</w:t>
        </w:r>
        <w:r w:rsidRPr="008E00F6">
          <w:rPr>
            <w:sz w:val="18"/>
          </w:rPr>
          <w:t xml:space="preserve">. </w:t>
        </w:r>
      </w:ins>
    </w:p>
    <w:p w14:paraId="1AC934AE" w14:textId="77777777" w:rsidR="00D30056" w:rsidRPr="00F742D3" w:rsidRDefault="00D30056" w:rsidP="00D30056">
      <w:pPr>
        <w:rPr>
          <w:ins w:id="8154" w:author="Rev 19 Allen Wirfs-Brock" w:date="2013-09-23T16:19:00Z"/>
        </w:rPr>
      </w:pPr>
      <w:ins w:id="8155" w:author="Rev 19 Allen Wirfs-Brock" w:date="2013-09-23T16:19:00Z">
        <w:r>
          <w:t xml:space="preserve">See also: </w:t>
        </w:r>
        <w:r>
          <w:fldChar w:fldCharType="begin"/>
        </w:r>
        <w:r>
          <w:instrText xml:space="preserve"> REF _Ref367716091 \r \h </w:instrText>
        </w:r>
      </w:ins>
      <w:ins w:id="8156" w:author="Rev 19 Allen Wirfs-Brock" w:date="2013-09-23T16:19:00Z">
        <w:r>
          <w:fldChar w:fldCharType="separate"/>
        </w:r>
      </w:ins>
      <w:ins w:id="8157" w:author="Rev 19 Allen Wirfs-Brock" w:date="2013-09-27T13:22:00Z">
        <w:r w:rsidR="00D433E8">
          <w:t>13.2.3.5</w:t>
        </w:r>
      </w:ins>
      <w:ins w:id="8158" w:author="Rev 19 Allen Wirfs-Brock" w:date="2013-09-23T16:19:00Z">
        <w:r>
          <w:fldChar w:fldCharType="end"/>
        </w:r>
        <w:r>
          <w:t>.</w:t>
        </w:r>
      </w:ins>
    </w:p>
    <w:p w14:paraId="33F6BA46" w14:textId="77777777" w:rsidR="00E72872" w:rsidRPr="004418C4" w:rsidRDefault="00E72872" w:rsidP="00E72872">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t>FormalParameter</w:t>
      </w:r>
    </w:p>
    <w:p w14:paraId="1B54D8B6" w14:textId="77777777" w:rsidR="00E72872" w:rsidRPr="004418C4" w:rsidRDefault="00355E22" w:rsidP="00596CFD">
      <w:pPr>
        <w:pStyle w:val="Alg3"/>
        <w:numPr>
          <w:ilvl w:val="0"/>
          <w:numId w:val="613"/>
        </w:numPr>
        <w:contextualSpacing/>
      </w:pPr>
      <w:r>
        <w:t xml:space="preserve">Let </w:t>
      </w:r>
      <w:r w:rsidRPr="00351628">
        <w:rPr>
          <w:i/>
        </w:rPr>
        <w:t>status</w:t>
      </w:r>
      <w:r>
        <w:t xml:space="preserve"> be the result of performing </w:t>
      </w:r>
      <w:r w:rsidR="00055BD5">
        <w:t>Indexed</w:t>
      </w:r>
      <w:del w:id="8159" w:author="Rev 19 Allen Wirfs-Brock" w:date="2013-09-23T16:16:00Z">
        <w:r w:rsidR="00735C7E" w:rsidDel="00D30056">
          <w:delText xml:space="preserve"> </w:delText>
        </w:r>
      </w:del>
      <w:r w:rsidR="00E72872">
        <w:t>Binding</w:t>
      </w:r>
      <w:del w:id="8160" w:author="Rev 19 Allen Wirfs-Brock" w:date="2013-09-23T16:16:00Z">
        <w:r w:rsidR="00E72872" w:rsidDel="00D30056">
          <w:delText xml:space="preserve"> </w:delText>
        </w:r>
      </w:del>
      <w:r w:rsidR="00A113E2">
        <w:t>Initialisation</w:t>
      </w:r>
      <w:r w:rsidR="00E72872">
        <w:t xml:space="preserve"> for</w:t>
      </w:r>
      <w:r w:rsidR="00E72872" w:rsidRPr="004418C4">
        <w:t xml:space="preserve"> </w:t>
      </w:r>
      <w:r w:rsidR="00035180" w:rsidRPr="00035180">
        <w:rPr>
          <w:i/>
        </w:rPr>
        <w:t xml:space="preserve">FormalParameter </w:t>
      </w:r>
      <w:r w:rsidR="00E72872" w:rsidRPr="004418C4">
        <w:t xml:space="preserve">using </w:t>
      </w:r>
      <w:r w:rsidR="00B438FC">
        <w:rPr>
          <w:i/>
        </w:rPr>
        <w:t>array</w:t>
      </w:r>
      <w:r w:rsidR="00E72872" w:rsidRPr="004418C4">
        <w:t>,</w:t>
      </w:r>
      <w:r w:rsidR="00E72872" w:rsidRPr="004418C4">
        <w:rPr>
          <w:i/>
        </w:rPr>
        <w:t xml:space="preserve"> </w:t>
      </w:r>
      <w:r w:rsidR="00E72872" w:rsidRPr="004418C4">
        <w:t xml:space="preserve"> </w:t>
      </w:r>
      <w:r w:rsidR="00735C7E">
        <w:rPr>
          <w:i/>
        </w:rPr>
        <w:t>nextI</w:t>
      </w:r>
      <w:r w:rsidR="00E72872" w:rsidRPr="004418C4">
        <w:rPr>
          <w:i/>
        </w:rPr>
        <w:t>ndex</w:t>
      </w:r>
      <w:r w:rsidR="00C700A2" w:rsidRPr="004418C4">
        <w:t>,  and</w:t>
      </w:r>
      <w:r w:rsidR="00C700A2">
        <w:t xml:space="preserve"> </w:t>
      </w:r>
      <w:r w:rsidR="00C700A2" w:rsidRPr="00C700A2">
        <w:rPr>
          <w:i/>
        </w:rPr>
        <w:t>environment</w:t>
      </w:r>
      <w:r w:rsidR="00E72872" w:rsidRPr="004418C4">
        <w:t xml:space="preserve"> as the arguments.</w:t>
      </w:r>
    </w:p>
    <w:p w14:paraId="210A8A52" w14:textId="77777777" w:rsidR="00355E22" w:rsidRDefault="00355E22" w:rsidP="00355E22">
      <w:pPr>
        <w:pStyle w:val="Alg4"/>
        <w:numPr>
          <w:ilvl w:val="0"/>
          <w:numId w:val="613"/>
        </w:numPr>
        <w:spacing w:after="220"/>
        <w:contextualSpacing/>
      </w:pPr>
      <w:r>
        <w:t>ReturnIfAbrupt(</w:t>
      </w:r>
      <w:r w:rsidRPr="00351628">
        <w:rPr>
          <w:i/>
        </w:rPr>
        <w:t>status</w:t>
      </w:r>
      <w:r>
        <w:t>).</w:t>
      </w:r>
    </w:p>
    <w:p w14:paraId="2C693B37" w14:textId="77777777" w:rsidR="00E72872" w:rsidRPr="004418C4" w:rsidRDefault="00E72872" w:rsidP="00596CFD">
      <w:pPr>
        <w:pStyle w:val="Alg4"/>
        <w:numPr>
          <w:ilvl w:val="0"/>
          <w:numId w:val="613"/>
        </w:numPr>
        <w:spacing w:after="220"/>
        <w:contextualSpacing/>
      </w:pPr>
      <w:r>
        <w:t xml:space="preserve">Return </w:t>
      </w:r>
      <w:r w:rsidR="00735C7E">
        <w:rPr>
          <w:i/>
        </w:rPr>
        <w:t>nextI</w:t>
      </w:r>
      <w:r w:rsidRPr="00C7794D">
        <w:rPr>
          <w:i/>
        </w:rPr>
        <w:t>ndex</w:t>
      </w:r>
      <w:r>
        <w:t xml:space="preserve"> + 1</w:t>
      </w:r>
      <w:r w:rsidRPr="004418C4">
        <w:t>.</w:t>
      </w:r>
    </w:p>
    <w:p w14:paraId="5C117523" w14:textId="77777777" w:rsidR="00035180" w:rsidRPr="004418C4" w:rsidRDefault="00035180" w:rsidP="00035180">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p>
    <w:p w14:paraId="24C7967C" w14:textId="77777777" w:rsidR="00035180" w:rsidRPr="004418C4" w:rsidRDefault="00035180" w:rsidP="00C700A2">
      <w:pPr>
        <w:pStyle w:val="Alg3"/>
        <w:numPr>
          <w:ilvl w:val="0"/>
          <w:numId w:val="921"/>
        </w:numPr>
        <w:contextualSpacing/>
      </w:pPr>
      <w:r>
        <w:t xml:space="preserve">Let </w:t>
      </w:r>
      <w:r>
        <w:rPr>
          <w:i/>
        </w:rPr>
        <w:t>lastI</w:t>
      </w:r>
      <w:r w:rsidRPr="004418C4">
        <w:rPr>
          <w:i/>
        </w:rPr>
        <w:t>ndex</w:t>
      </w:r>
      <w:r>
        <w:t xml:space="preserve"> be the result of performing </w:t>
      </w:r>
      <w:r w:rsidR="0037654E">
        <w:t>Indexed</w:t>
      </w:r>
      <w:del w:id="8161" w:author="Rev 19 Allen Wirfs-Brock" w:date="2013-09-23T16:17:00Z">
        <w:r w:rsidR="0037654E" w:rsidDel="00D30056">
          <w:delText xml:space="preserve"> </w:delText>
        </w:r>
      </w:del>
      <w:r>
        <w:t>Binding</w:t>
      </w:r>
      <w:del w:id="8162" w:author="Rev 19 Allen Wirfs-Brock" w:date="2013-09-23T16:17:00Z">
        <w:r w:rsidDel="00D30056">
          <w:delText xml:space="preserve"> </w:delText>
        </w:r>
      </w:del>
      <w:r w:rsidR="00A113E2">
        <w:t>Initialisation</w:t>
      </w:r>
      <w:r>
        <w:t xml:space="preserve"> for</w:t>
      </w:r>
      <w:r w:rsidRPr="004418C4">
        <w:t xml:space="preserve"> </w:t>
      </w:r>
      <w:r w:rsidRPr="0096494E">
        <w:rPr>
          <w:i/>
        </w:rPr>
        <w:t xml:space="preserve">FormalsList </w:t>
      </w:r>
      <w:r w:rsidRPr="004418C4">
        <w:t xml:space="preserve">using </w:t>
      </w:r>
      <w:r w:rsidR="00D14561">
        <w:rPr>
          <w:i/>
        </w:rPr>
        <w:t>array</w:t>
      </w:r>
      <w:r w:rsidRPr="004418C4">
        <w:t>,</w:t>
      </w:r>
      <w:r w:rsidR="00A34113">
        <w:rPr>
          <w:i/>
        </w:rPr>
        <w:t xml:space="preserve"> </w:t>
      </w:r>
      <w:r w:rsidR="0037654E" w:rsidRPr="004418C4">
        <w:rPr>
          <w:i/>
        </w:rPr>
        <w:t xml:space="preserve"> </w:t>
      </w:r>
      <w:r w:rsidR="0037654E">
        <w:rPr>
          <w:i/>
        </w:rPr>
        <w:t>nextIndex</w:t>
      </w:r>
      <w:r w:rsidR="0037654E">
        <w:t>,</w:t>
      </w:r>
      <w:r w:rsidR="0037654E" w:rsidRPr="004418C4">
        <w:t xml:space="preserve"> and </w:t>
      </w:r>
      <w:r w:rsidR="0037654E">
        <w:rPr>
          <w:i/>
        </w:rPr>
        <w:t>environment</w:t>
      </w:r>
      <w:r w:rsidR="0037654E">
        <w:t xml:space="preserve"> </w:t>
      </w:r>
      <w:r w:rsidRPr="004418C4">
        <w:t>as the arguments.</w:t>
      </w:r>
    </w:p>
    <w:p w14:paraId="17E4D390" w14:textId="77777777" w:rsidR="00735C7E" w:rsidRDefault="00735C7E" w:rsidP="00C700A2">
      <w:pPr>
        <w:pStyle w:val="Alg3"/>
        <w:numPr>
          <w:ilvl w:val="0"/>
          <w:numId w:val="921"/>
        </w:numPr>
        <w:contextualSpacing/>
      </w:pPr>
      <w:r>
        <w:t>ReturnIfAbrupt(</w:t>
      </w:r>
      <w:r>
        <w:rPr>
          <w:i/>
        </w:rPr>
        <w:t>lastIndex</w:t>
      </w:r>
      <w:r>
        <w:t>).</w:t>
      </w:r>
    </w:p>
    <w:p w14:paraId="4094FDD9" w14:textId="77777777" w:rsidR="00035180" w:rsidRPr="004418C4" w:rsidRDefault="00355E22" w:rsidP="00C700A2">
      <w:pPr>
        <w:pStyle w:val="Alg3"/>
        <w:numPr>
          <w:ilvl w:val="0"/>
          <w:numId w:val="921"/>
        </w:numPr>
        <w:contextualSpacing/>
      </w:pPr>
      <w:r>
        <w:t xml:space="preserve">Let </w:t>
      </w:r>
      <w:r w:rsidRPr="00DE13A5">
        <w:rPr>
          <w:i/>
        </w:rPr>
        <w:t>status</w:t>
      </w:r>
      <w:r>
        <w:t xml:space="preserve"> be the result of performing</w:t>
      </w:r>
      <w:r w:rsidR="00035180">
        <w:t xml:space="preserve"> </w:t>
      </w:r>
      <w:r w:rsidR="0037654E">
        <w:t>Indexed</w:t>
      </w:r>
      <w:del w:id="8163" w:author="Rev 19 Allen Wirfs-Brock" w:date="2013-09-23T16:16:00Z">
        <w:r w:rsidR="0037654E" w:rsidDel="00D30056">
          <w:delText xml:space="preserve"> </w:delText>
        </w:r>
      </w:del>
      <w:r w:rsidR="00035180">
        <w:t>Binding</w:t>
      </w:r>
      <w:del w:id="8164" w:author="Rev 19 Allen Wirfs-Brock" w:date="2013-09-23T16:16:00Z">
        <w:r w:rsidR="00035180" w:rsidDel="00D30056">
          <w:delText xml:space="preserve"> </w:delText>
        </w:r>
      </w:del>
      <w:r w:rsidR="00A113E2">
        <w:t>Initialisation</w:t>
      </w:r>
      <w:r w:rsidR="00035180">
        <w:t xml:space="preserve"> for</w:t>
      </w:r>
      <w:r w:rsidR="00035180" w:rsidRPr="004418C4">
        <w:t xml:space="preserve"> </w:t>
      </w:r>
      <w:r w:rsidR="00035180" w:rsidRPr="00035180">
        <w:rPr>
          <w:i/>
        </w:rPr>
        <w:t xml:space="preserve">FormalParameter </w:t>
      </w:r>
      <w:r w:rsidR="00035180" w:rsidRPr="004418C4">
        <w:t xml:space="preserve">using </w:t>
      </w:r>
      <w:r w:rsidR="00D14561">
        <w:rPr>
          <w:i/>
        </w:rPr>
        <w:t>array</w:t>
      </w:r>
      <w:r w:rsidR="00035180" w:rsidRPr="004418C4">
        <w:t>,</w:t>
      </w:r>
      <w:r w:rsidR="00035180" w:rsidRPr="004418C4">
        <w:rPr>
          <w:i/>
        </w:rPr>
        <w:t xml:space="preserve"> </w:t>
      </w:r>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r w:rsidR="00035180" w:rsidRPr="004418C4">
        <w:t>as the arguments.</w:t>
      </w:r>
    </w:p>
    <w:p w14:paraId="2EDB5310" w14:textId="77777777" w:rsidR="00355E22" w:rsidRDefault="00355E22" w:rsidP="00C700A2">
      <w:pPr>
        <w:pStyle w:val="Alg4"/>
        <w:numPr>
          <w:ilvl w:val="0"/>
          <w:numId w:val="921"/>
        </w:numPr>
        <w:spacing w:after="220"/>
        <w:contextualSpacing/>
      </w:pPr>
      <w:r>
        <w:t>ReturnIfAbrupt(</w:t>
      </w:r>
      <w:r w:rsidRPr="00DE13A5">
        <w:rPr>
          <w:i/>
        </w:rPr>
        <w:t>status</w:t>
      </w:r>
      <w:r>
        <w:t>).</w:t>
      </w:r>
    </w:p>
    <w:p w14:paraId="2F0E4F80" w14:textId="77777777" w:rsidR="00035180" w:rsidRPr="004418C4" w:rsidRDefault="00035180" w:rsidP="00C700A2">
      <w:pPr>
        <w:pStyle w:val="Alg4"/>
        <w:numPr>
          <w:ilvl w:val="0"/>
          <w:numId w:val="921"/>
        </w:numPr>
        <w:spacing w:after="220"/>
        <w:contextualSpacing/>
      </w:pPr>
      <w:r>
        <w:t xml:space="preserve">Return </w:t>
      </w:r>
      <w:r>
        <w:rPr>
          <w:i/>
        </w:rPr>
        <w:t>lastI</w:t>
      </w:r>
      <w:r w:rsidRPr="004418C4">
        <w:rPr>
          <w:i/>
        </w:rPr>
        <w:t>ndex</w:t>
      </w:r>
      <w:r>
        <w:t xml:space="preserve"> + 1</w:t>
      </w:r>
      <w:r w:rsidRPr="004418C4">
        <w:t>.</w:t>
      </w:r>
    </w:p>
    <w:p w14:paraId="530CAE4D" w14:textId="77777777" w:rsidR="00035180" w:rsidRPr="00C7794D" w:rsidRDefault="00035180" w:rsidP="00C7794D">
      <w:pPr>
        <w:pStyle w:val="SyntaxRule"/>
        <w:spacing w:after="240"/>
        <w:rPr>
          <w:sz w:val="22"/>
        </w:rPr>
      </w:pPr>
      <w:r w:rsidRPr="00C7794D">
        <w:rPr>
          <w:sz w:val="22"/>
        </w:rPr>
        <w:t xml:space="preserve">FunctionRestParameter </w:t>
      </w:r>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r w:rsidR="00596CFD">
        <w:rPr>
          <w:sz w:val="22"/>
        </w:rPr>
        <w:t>Binding</w:t>
      </w:r>
      <w:r w:rsidRPr="00C7794D">
        <w:rPr>
          <w:sz w:val="22"/>
        </w:rPr>
        <w:t>Identifier</w:t>
      </w:r>
    </w:p>
    <w:p w14:paraId="2887A0C8" w14:textId="77777777" w:rsidR="00D14561" w:rsidRDefault="00D14561" w:rsidP="00D14561">
      <w:pPr>
        <w:pStyle w:val="Alg3"/>
        <w:numPr>
          <w:ilvl w:val="0"/>
          <w:numId w:val="615"/>
        </w:numPr>
        <w:contextualSpacing/>
      </w:pPr>
      <w:r>
        <w:t>Asse</w:t>
      </w:r>
      <w:r w:rsidR="003679DC">
        <w:t>r</w:t>
      </w:r>
      <w:r>
        <w:t xml:space="preserve">t: </w:t>
      </w:r>
      <w:r>
        <w:rPr>
          <w:i/>
        </w:rPr>
        <w:t>array</w:t>
      </w:r>
      <w:r>
        <w:t xml:space="preserve"> is a well formed arguments object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p>
    <w:p w14:paraId="762FE634" w14:textId="77777777" w:rsidR="00D14561" w:rsidRDefault="00D14561" w:rsidP="001A4B30">
      <w:pPr>
        <w:pStyle w:val="Alg3"/>
        <w:numPr>
          <w:ilvl w:val="0"/>
          <w:numId w:val="615"/>
        </w:numPr>
        <w:contextualSpacing/>
      </w:pPr>
      <w:r>
        <w:t xml:space="preserve">Let </w:t>
      </w:r>
      <w:r w:rsidR="00C700A2">
        <w:rPr>
          <w:i/>
        </w:rPr>
        <w:t>status</w:t>
      </w:r>
      <w:r>
        <w:t xml:space="preserve"> be the result of Get</w:t>
      </w:r>
      <w:r w:rsidR="001A4B30">
        <w:t>(</w:t>
      </w:r>
      <w:r w:rsidR="00C700A2">
        <w:rPr>
          <w:i/>
        </w:rPr>
        <w:t>array</w:t>
      </w:r>
      <w:r w:rsidR="001A4B30">
        <w:t>,</w:t>
      </w:r>
      <w:r>
        <w:t xml:space="preserve"> </w:t>
      </w:r>
      <w:r>
        <w:rPr>
          <w:rFonts w:ascii="Courier New" w:hAnsi="Courier New" w:cs="Courier New"/>
        </w:rPr>
        <w:t>"</w:t>
      </w:r>
      <w:r w:rsidRPr="00355E22">
        <w:rPr>
          <w:rFonts w:ascii="Courier New" w:hAnsi="Courier New" w:cs="Courier New"/>
          <w:b/>
        </w:rPr>
        <w:t>length</w:t>
      </w:r>
      <w:r>
        <w:rPr>
          <w:rFonts w:ascii="Courier New" w:hAnsi="Courier New" w:cs="Courier New"/>
        </w:rPr>
        <w:t>"</w:t>
      </w:r>
      <w:r w:rsidR="001A4B30" w:rsidRPr="00844B9F">
        <w:t>)</w:t>
      </w:r>
      <w:r>
        <w:t>.</w:t>
      </w:r>
    </w:p>
    <w:p w14:paraId="269F5905" w14:textId="77777777" w:rsidR="00D14561" w:rsidRDefault="00D14561" w:rsidP="00596CFD">
      <w:pPr>
        <w:pStyle w:val="Alg3"/>
        <w:numPr>
          <w:ilvl w:val="0"/>
          <w:numId w:val="615"/>
        </w:numPr>
      </w:pPr>
      <w:r>
        <w:t xml:space="preserve">Let </w:t>
      </w:r>
      <w:r w:rsidR="00B048D2">
        <w:rPr>
          <w:i/>
        </w:rPr>
        <w:t>argumentsLength</w:t>
      </w:r>
      <w:r w:rsidR="00B048D2">
        <w:t xml:space="preserve"> </w:t>
      </w:r>
      <w:r>
        <w:t xml:space="preserve">be </w:t>
      </w:r>
      <w:r w:rsidR="00C700A2">
        <w:rPr>
          <w:i/>
        </w:rPr>
        <w:t>status</w:t>
      </w:r>
      <w:r>
        <w:t>.[[value]].</w:t>
      </w:r>
    </w:p>
    <w:p w14:paraId="4A26DFAB" w14:textId="77777777" w:rsidR="00035180" w:rsidRPr="004418C4" w:rsidRDefault="00035180" w:rsidP="00937565">
      <w:pPr>
        <w:pStyle w:val="Alg3"/>
        <w:numPr>
          <w:ilvl w:val="0"/>
          <w:numId w:val="615"/>
        </w:numPr>
      </w:pPr>
      <w:r w:rsidRPr="004418C4">
        <w:t xml:space="preserve">Let </w:t>
      </w:r>
      <w:r w:rsidRPr="004418C4">
        <w:rPr>
          <w:i/>
        </w:rPr>
        <w:t>A</w:t>
      </w:r>
      <w:r w:rsidRPr="004418C4">
        <w:t xml:space="preserve"> be </w:t>
      </w:r>
      <w:r w:rsidR="00F44A1F">
        <w:t>the result of the abstract operation ArrayCreate with argument 0</w:t>
      </w:r>
      <w:r w:rsidRPr="004418C4">
        <w:t>.</w:t>
      </w:r>
    </w:p>
    <w:p w14:paraId="505F8E91" w14:textId="77777777" w:rsidR="00035180" w:rsidRPr="004418C4" w:rsidRDefault="00035180" w:rsidP="00596CFD">
      <w:pPr>
        <w:pStyle w:val="Alg3"/>
        <w:numPr>
          <w:ilvl w:val="0"/>
          <w:numId w:val="615"/>
        </w:numPr>
      </w:pPr>
      <w:r w:rsidRPr="004418C4">
        <w:t xml:space="preserve">Let </w:t>
      </w:r>
      <w:r w:rsidRPr="004418C4">
        <w:rPr>
          <w:i/>
        </w:rPr>
        <w:t>n</w:t>
      </w:r>
      <w:r w:rsidRPr="004418C4">
        <w:t>=0;</w:t>
      </w:r>
    </w:p>
    <w:p w14:paraId="7CED3CA5" w14:textId="77777777" w:rsidR="00035180" w:rsidRPr="004418C4" w:rsidRDefault="00035180" w:rsidP="00596CFD">
      <w:pPr>
        <w:pStyle w:val="Alg3"/>
        <w:numPr>
          <w:ilvl w:val="0"/>
          <w:numId w:val="615"/>
        </w:numPr>
      </w:pPr>
      <w:r w:rsidRPr="004418C4">
        <w:t xml:space="preserve">Repeat, while </w:t>
      </w:r>
      <w:r w:rsidR="00A34113">
        <w:rPr>
          <w:i/>
        </w:rPr>
        <w:t>nextIndex</w:t>
      </w:r>
      <w:r w:rsidR="00A34113" w:rsidRPr="004418C4">
        <w:t xml:space="preserve"> </w:t>
      </w:r>
      <w:r w:rsidRPr="004418C4">
        <w:t xml:space="preserve">&lt; </w:t>
      </w:r>
      <w:r w:rsidR="00B048D2">
        <w:rPr>
          <w:i/>
        </w:rPr>
        <w:t>argumentsLength</w:t>
      </w:r>
    </w:p>
    <w:p w14:paraId="343C7C54" w14:textId="77777777" w:rsidR="00035180" w:rsidRPr="004418C4" w:rsidRDefault="00035180" w:rsidP="00596CFD">
      <w:pPr>
        <w:pStyle w:val="Alg3"/>
        <w:numPr>
          <w:ilvl w:val="1"/>
          <w:numId w:val="615"/>
        </w:numPr>
        <w:tabs>
          <w:tab w:val="clear" w:pos="1080"/>
          <w:tab w:val="num" w:pos="720"/>
        </w:tabs>
        <w:ind w:left="720"/>
      </w:pPr>
      <w:r w:rsidRPr="004418C4">
        <w:t xml:space="preserve">Let </w:t>
      </w:r>
      <w:r w:rsidRPr="004418C4">
        <w:rPr>
          <w:i/>
        </w:rPr>
        <w:t>P</w:t>
      </w:r>
      <w:r w:rsidRPr="004418C4">
        <w:t xml:space="preserve"> be ToString(</w:t>
      </w:r>
      <w:r w:rsidR="00A34113">
        <w:rPr>
          <w:i/>
        </w:rPr>
        <w:t>nextIndex</w:t>
      </w:r>
      <w:r w:rsidRPr="004418C4">
        <w:t>).</w:t>
      </w:r>
    </w:p>
    <w:p w14:paraId="0F7A7C0F" w14:textId="77777777" w:rsidR="00035180" w:rsidRPr="004418C4" w:rsidRDefault="00585329" w:rsidP="00596CFD">
      <w:pPr>
        <w:pStyle w:val="Alg3"/>
        <w:numPr>
          <w:ilvl w:val="1"/>
          <w:numId w:val="615"/>
        </w:numPr>
        <w:tabs>
          <w:tab w:val="clear" w:pos="1080"/>
          <w:tab w:val="num" w:pos="720"/>
        </w:tabs>
        <w:ind w:left="720"/>
      </w:pPr>
      <w:r>
        <w:t xml:space="preserve">Assert: </w:t>
      </w:r>
      <w:r w:rsidR="00A34113">
        <w:rPr>
          <w:i/>
        </w:rPr>
        <w:t>array</w:t>
      </w:r>
      <w:r w:rsidR="00A34113">
        <w:t xml:space="preserve"> is a well formed arguments object,</w:t>
      </w:r>
      <w:r>
        <w:t xml:space="preserve"> hence</w:t>
      </w:r>
      <w:r w:rsidR="00A34113">
        <w:t xml:space="preserve"> it must have a property </w:t>
      </w:r>
      <w:r w:rsidR="00A34113" w:rsidRPr="00C979D9">
        <w:rPr>
          <w:i/>
        </w:rPr>
        <w:t>P</w:t>
      </w:r>
      <w:r w:rsidR="00A34113">
        <w:t>.</w:t>
      </w:r>
    </w:p>
    <w:p w14:paraId="68F6013F" w14:textId="77777777" w:rsidR="00035180" w:rsidRPr="004418C4" w:rsidRDefault="00035180" w:rsidP="001A4B30">
      <w:pPr>
        <w:pStyle w:val="Alg3"/>
        <w:numPr>
          <w:ilvl w:val="1"/>
          <w:numId w:val="615"/>
        </w:numPr>
        <w:tabs>
          <w:tab w:val="clear" w:pos="1080"/>
          <w:tab w:val="num" w:pos="720"/>
        </w:tabs>
        <w:ind w:hanging="720"/>
      </w:pPr>
      <w:r w:rsidRPr="004418C4">
        <w:t xml:space="preserve">Let </w:t>
      </w:r>
      <w:r w:rsidRPr="004418C4">
        <w:rPr>
          <w:i/>
        </w:rPr>
        <w:t>v</w:t>
      </w:r>
      <w:r w:rsidRPr="004418C4">
        <w:t xml:space="preserve"> be the result of Get</w:t>
      </w:r>
      <w:r w:rsidR="001A4B30">
        <w:t>(</w:t>
      </w:r>
      <w:r w:rsidR="00A34113">
        <w:rPr>
          <w:i/>
        </w:rPr>
        <w:t>array</w:t>
      </w:r>
      <w:r w:rsidR="001A4B30">
        <w:t>,</w:t>
      </w:r>
      <w:r w:rsidRPr="004418C4">
        <w:t xml:space="preserve"> </w:t>
      </w:r>
      <w:r w:rsidRPr="004418C4">
        <w:rPr>
          <w:i/>
        </w:rPr>
        <w:t>P</w:t>
      </w:r>
      <w:r w:rsidR="001A4B30">
        <w:t>)</w:t>
      </w:r>
      <w:r w:rsidRPr="004418C4">
        <w:t>.</w:t>
      </w:r>
    </w:p>
    <w:p w14:paraId="409AB7C3" w14:textId="77777777" w:rsidR="00035180" w:rsidRPr="004418C4" w:rsidRDefault="00035180" w:rsidP="004C61C8">
      <w:pPr>
        <w:pStyle w:val="Alg3"/>
        <w:numPr>
          <w:ilvl w:val="1"/>
          <w:numId w:val="615"/>
        </w:numPr>
        <w:tabs>
          <w:tab w:val="clear" w:pos="1080"/>
          <w:tab w:val="num" w:pos="720"/>
        </w:tabs>
        <w:ind w:left="72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00112290">
        <w:t>.[[value]]</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14:paraId="0A888092" w14:textId="77777777" w:rsidR="00035180" w:rsidRPr="004418C4" w:rsidRDefault="00035180" w:rsidP="00596CFD">
      <w:pPr>
        <w:pStyle w:val="Alg3"/>
        <w:numPr>
          <w:ilvl w:val="1"/>
          <w:numId w:val="615"/>
        </w:numPr>
        <w:tabs>
          <w:tab w:val="clear" w:pos="1080"/>
          <w:tab w:val="num" w:pos="720"/>
        </w:tabs>
        <w:ind w:hanging="720"/>
      </w:pPr>
      <w:r w:rsidRPr="004418C4">
        <w:t xml:space="preserve">Let </w:t>
      </w:r>
      <w:r w:rsidRPr="004418C4">
        <w:rPr>
          <w:i/>
        </w:rPr>
        <w:t>n</w:t>
      </w:r>
      <w:r w:rsidRPr="004418C4">
        <w:t xml:space="preserve"> = </w:t>
      </w:r>
      <w:r w:rsidRPr="004418C4">
        <w:rPr>
          <w:i/>
        </w:rPr>
        <w:t>n</w:t>
      </w:r>
      <w:r w:rsidRPr="004418C4">
        <w:t>+1.</w:t>
      </w:r>
    </w:p>
    <w:p w14:paraId="31B91484" w14:textId="77777777" w:rsidR="00035180" w:rsidRPr="004418C4" w:rsidRDefault="00035180" w:rsidP="00596CFD">
      <w:pPr>
        <w:pStyle w:val="Alg3"/>
        <w:numPr>
          <w:ilvl w:val="1"/>
          <w:numId w:val="615"/>
        </w:numPr>
        <w:tabs>
          <w:tab w:val="clear" w:pos="1080"/>
          <w:tab w:val="num" w:pos="720"/>
        </w:tabs>
        <w:ind w:hanging="720"/>
      </w:pPr>
      <w:r w:rsidRPr="004418C4">
        <w:t xml:space="preserve">Let </w:t>
      </w:r>
      <w:r w:rsidR="00A34113">
        <w:rPr>
          <w:i/>
        </w:rPr>
        <w:t>nextIndex</w:t>
      </w:r>
      <w:r w:rsidR="00A34113" w:rsidRPr="004418C4">
        <w:t xml:space="preserve"> </w:t>
      </w:r>
      <w:r w:rsidRPr="004418C4">
        <w:t xml:space="preserve">= </w:t>
      </w:r>
      <w:r w:rsidR="00A34113">
        <w:rPr>
          <w:i/>
        </w:rPr>
        <w:t>nextIndex</w:t>
      </w:r>
      <w:r w:rsidR="00A34113" w:rsidRPr="004418C4">
        <w:t xml:space="preserve"> </w:t>
      </w:r>
      <w:r w:rsidRPr="004418C4">
        <w:t>+1.</w:t>
      </w:r>
    </w:p>
    <w:p w14:paraId="2454DDA1" w14:textId="77777777" w:rsidR="00035180" w:rsidRPr="004418C4" w:rsidRDefault="00355E22" w:rsidP="00596CFD">
      <w:pPr>
        <w:pStyle w:val="Alg3"/>
        <w:numPr>
          <w:ilvl w:val="0"/>
          <w:numId w:val="615"/>
        </w:numPr>
        <w:spacing w:after="240"/>
      </w:pPr>
      <w:r>
        <w:t xml:space="preserve">Return the result of performing </w:t>
      </w:r>
      <w:r w:rsidR="00035180" w:rsidRPr="004418C4">
        <w:t>Binding</w:t>
      </w:r>
      <w:del w:id="8165" w:author="Rev 19 Allen Wirfs-Brock" w:date="2013-09-23T16:45:00Z">
        <w:r w:rsidR="00035180" w:rsidRPr="004418C4" w:rsidDel="00427ECF">
          <w:delText xml:space="preserve"> </w:delText>
        </w:r>
      </w:del>
      <w:r w:rsidR="00A113E2">
        <w:t>Initialisation</w:t>
      </w:r>
      <w:r w:rsidR="00035180" w:rsidRPr="004418C4">
        <w:t xml:space="preserve"> for </w:t>
      </w:r>
      <w:r w:rsidR="00596CFD" w:rsidRPr="00596CFD">
        <w:rPr>
          <w:i/>
          <w:sz w:val="22"/>
        </w:rPr>
        <w:t>Binding</w:t>
      </w:r>
      <w:r w:rsidR="00035180" w:rsidRPr="004418C4">
        <w:rPr>
          <w:i/>
        </w:rPr>
        <w:t>Identif</w:t>
      </w:r>
      <w:r w:rsidR="00B048D2">
        <w:rPr>
          <w:i/>
        </w:rPr>
        <w:t>i</w:t>
      </w:r>
      <w:r w:rsidR="00035180" w:rsidRPr="004418C4">
        <w:rPr>
          <w:i/>
        </w:rPr>
        <w:t>er</w:t>
      </w:r>
      <w:r w:rsidR="00035180" w:rsidRPr="004418C4">
        <w:t xml:space="preserve"> using </w:t>
      </w:r>
      <w:r w:rsidR="00035180" w:rsidRPr="004418C4">
        <w:rPr>
          <w:i/>
        </w:rPr>
        <w:t>A</w:t>
      </w:r>
      <w:r w:rsidR="00035180" w:rsidRPr="004418C4">
        <w:t xml:space="preserve"> and </w:t>
      </w:r>
      <w:r w:rsidR="00A34113">
        <w:rPr>
          <w:i/>
        </w:rPr>
        <w:t>environment</w:t>
      </w:r>
      <w:r w:rsidR="00A34113" w:rsidRPr="004418C4">
        <w:t xml:space="preserve"> </w:t>
      </w:r>
      <w:r w:rsidR="00035180" w:rsidRPr="004418C4">
        <w:t xml:space="preserve">as </w:t>
      </w:r>
      <w:r w:rsidR="00A34113">
        <w:t>arguments</w:t>
      </w:r>
      <w:r w:rsidR="00035180" w:rsidRPr="004418C4">
        <w:t>.</w:t>
      </w:r>
    </w:p>
    <w:p w14:paraId="66C71C83" w14:textId="77777777" w:rsidR="00CB4E96" w:rsidRPr="00E77497" w:rsidRDefault="00CB4E96" w:rsidP="006A78DC">
      <w:pPr>
        <w:pStyle w:val="30"/>
      </w:pPr>
      <w:bookmarkStart w:id="8166" w:name="_Toc368050545"/>
      <w:r w:rsidRPr="00675B74">
        <w:t xml:space="preserve">Runtime Semantics: </w:t>
      </w:r>
      <w:r w:rsidR="002F1A2E" w:rsidRPr="002F1A2E">
        <w:t>InstantiateFunctionObject</w:t>
      </w:r>
      <w:bookmarkEnd w:id="8166"/>
    </w:p>
    <w:p w14:paraId="7F9DC22D" w14:textId="77777777" w:rsidR="009E4458" w:rsidRPr="004418C4" w:rsidRDefault="009E4458" w:rsidP="009E4458">
      <w:pPr>
        <w:ind w:left="360"/>
      </w:pPr>
      <w:r>
        <w:t>W</w:t>
      </w:r>
      <w:r w:rsidRPr="004418C4">
        <w:t xml:space="preserve">ith </w:t>
      </w:r>
      <w:r>
        <w:t>parameter</w:t>
      </w:r>
      <w:r w:rsidRPr="004418C4">
        <w:t xml:space="preserve"> </w:t>
      </w:r>
      <w:r>
        <w:rPr>
          <w:rFonts w:ascii="Times New Roman" w:hAnsi="Times New Roman"/>
          <w:i/>
        </w:rPr>
        <w:t>scope</w:t>
      </w:r>
      <w:r>
        <w:t>.</w:t>
      </w:r>
    </w:p>
    <w:p w14:paraId="622F2A76" w14:textId="77777777" w:rsidR="00CB4E96" w:rsidRPr="00E77497" w:rsidRDefault="00CB4E96"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467CE348" w14:textId="77777777" w:rsidR="00CB4E96" w:rsidRPr="0006447F" w:rsidRDefault="00CB4E96" w:rsidP="00C71418">
      <w:pPr>
        <w:numPr>
          <w:ilvl w:val="0"/>
          <w:numId w:val="1423"/>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r>
        <w:rPr>
          <w:rFonts w:ascii="Times New Roman" w:hAnsi="Times New Roman"/>
          <w:i/>
        </w:rPr>
        <w:t>Declaration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40282902" w14:textId="77777777" w:rsidR="00CB4E96" w:rsidRPr="0006447F" w:rsidRDefault="00CB4E96" w:rsidP="00C71418">
      <w:pPr>
        <w:numPr>
          <w:ilvl w:val="0"/>
          <w:numId w:val="1423"/>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5FBA021F" w14:textId="77777777" w:rsidR="00CB4E96" w:rsidRDefault="00CB4E96" w:rsidP="00C71418">
      <w:pPr>
        <w:numPr>
          <w:ilvl w:val="0"/>
          <w:numId w:val="1423"/>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Pr>
          <w:rFonts w:ascii="Times New Roman" w:hAnsi="Times New Roman"/>
        </w:rPr>
        <w:t>.</w:t>
      </w:r>
    </w:p>
    <w:p w14:paraId="7DF05BA4" w14:textId="77777777" w:rsidR="00CB4E96" w:rsidRPr="00E77497" w:rsidRDefault="00CB4E96" w:rsidP="00C71418">
      <w:pPr>
        <w:numPr>
          <w:ilvl w:val="0"/>
          <w:numId w:val="1423"/>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14:paraId="08F89080" w14:textId="77777777" w:rsidR="00F22CBA" w:rsidRPr="00E77497" w:rsidRDefault="00F22CBA" w:rsidP="006A78DC">
      <w:pPr>
        <w:pStyle w:val="30"/>
      </w:pPr>
      <w:bookmarkStart w:id="8167" w:name="_Toc368050546"/>
      <w:r w:rsidRPr="00675B74">
        <w:t xml:space="preserve">Runtime Semantics: </w:t>
      </w:r>
      <w:r w:rsidRPr="00E77497">
        <w:rPr>
          <w:spacing w:val="6"/>
        </w:rPr>
        <w:t>Evaluation</w:t>
      </w:r>
      <w:bookmarkEnd w:id="8167"/>
    </w:p>
    <w:p w14:paraId="42CC43F5" w14:textId="77777777" w:rsidR="004C02EF" w:rsidRPr="00E77497" w:rsidRDefault="004C02EF"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3157F675" w14:textId="77777777" w:rsidR="004C02EF" w:rsidRPr="00E77497" w:rsidRDefault="00B02983" w:rsidP="00777AB4">
      <w:pPr>
        <w:numPr>
          <w:ilvl w:val="0"/>
          <w:numId w:val="142"/>
        </w:numPr>
        <w:rPr>
          <w:rFonts w:ascii="Times New Roman" w:hAnsi="Times New Roman"/>
        </w:rPr>
      </w:pPr>
      <w:r w:rsidRPr="00546435">
        <w:rPr>
          <w:rFonts w:ascii="Times New Roman" w:hAnsi="Times New Roman"/>
        </w:rPr>
        <w:t>Return</w:t>
      </w:r>
      <w:r w:rsidRPr="004D1BD1">
        <w:t xml:space="preserve"> </w:t>
      </w:r>
      <w:r w:rsidR="00777AB4" w:rsidRPr="007B7042">
        <w:rPr>
          <w:rFonts w:ascii="Times New Roman" w:hAnsi="Times New Roman"/>
        </w:rPr>
        <w:t>NormalCompletion(</w:t>
      </w:r>
      <w:r w:rsidR="00777AB4" w:rsidRPr="00355E22">
        <w:rPr>
          <w:rFonts w:cs="Arial"/>
        </w:rPr>
        <w:t>empty</w:t>
      </w:r>
      <w:r w:rsidR="00777AB4" w:rsidRPr="007B7042">
        <w:rPr>
          <w:rFonts w:ascii="Times New Roman" w:hAnsi="Times New Roman"/>
        </w:rPr>
        <w:t>)</w:t>
      </w:r>
    </w:p>
    <w:p w14:paraId="1696A1ED" w14:textId="77777777" w:rsidR="004C02EF" w:rsidRPr="00E77497" w:rsidRDefault="004C02EF" w:rsidP="00C71418">
      <w:pPr>
        <w:jc w:val="left"/>
      </w:pPr>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p>
    <w:p w14:paraId="2BCEB626" w14:textId="77777777" w:rsidR="00744CC3" w:rsidRPr="0006447F" w:rsidRDefault="00744CC3" w:rsidP="00052EFC">
      <w:pPr>
        <w:numPr>
          <w:ilvl w:val="0"/>
          <w:numId w:val="759"/>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342E9A5C" w14:textId="77777777" w:rsidR="00744CC3" w:rsidRDefault="00744CC3" w:rsidP="00052EFC">
      <w:pPr>
        <w:numPr>
          <w:ilvl w:val="0"/>
          <w:numId w:val="759"/>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14:paraId="7AE48AFE" w14:textId="77777777" w:rsidR="00744CC3" w:rsidRPr="0006447F" w:rsidRDefault="00744CC3" w:rsidP="00C71418">
      <w:pPr>
        <w:numPr>
          <w:ilvl w:val="0"/>
          <w:numId w:val="759"/>
        </w:numPr>
        <w:contextualSpacing/>
        <w:rPr>
          <w:rFonts w:ascii="Times New Roman" w:hAnsi="Times New Roman"/>
        </w:rPr>
      </w:pPr>
      <w:r>
        <w:rPr>
          <w:rFonts w:ascii="Times New Roman" w:hAnsi="Times New Roman"/>
        </w:rPr>
        <w:t xml:space="preserve">Let </w:t>
      </w:r>
      <w:r w:rsidR="000133D3" w:rsidRPr="00E77497">
        <w:rPr>
          <w:rFonts w:ascii="Times New Roman" w:hAnsi="Times New Roman"/>
          <w:i/>
        </w:rPr>
        <w:t>closure</w:t>
      </w:r>
      <w:r>
        <w:rPr>
          <w:rFonts w:ascii="Times New Roman" w:hAnsi="Times New Roman"/>
        </w:rPr>
        <w:t xml:space="preserve"> be the result of </w:t>
      </w:r>
      <w:r w:rsidR="0006447F">
        <w:rPr>
          <w:rFonts w:ascii="Times New Roman" w:hAnsi="Times New Roman"/>
        </w:rPr>
        <w:t>performing</w:t>
      </w:r>
      <w:r>
        <w:rPr>
          <w:rFonts w:ascii="Times New Roman" w:hAnsi="Times New Roman"/>
        </w:rPr>
        <w:t xml:space="preserve">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2CB52EBB" w14:textId="77777777" w:rsidR="00744CC3" w:rsidRDefault="0006447F" w:rsidP="00052EFC">
      <w:pPr>
        <w:numPr>
          <w:ilvl w:val="0"/>
          <w:numId w:val="759"/>
        </w:numPr>
        <w:contextualSpacing/>
        <w:rPr>
          <w:rFonts w:ascii="Times New Roman" w:hAnsi="Times New Roman"/>
        </w:rPr>
      </w:pPr>
      <w:r>
        <w:rPr>
          <w:rFonts w:ascii="Times New Roman" w:hAnsi="Times New Roman"/>
        </w:rPr>
        <w:t xml:space="preserve">Perform the abstract operation MakeConstructor with argument </w:t>
      </w:r>
      <w:r w:rsidR="000133D3" w:rsidRPr="00E77497">
        <w:rPr>
          <w:rFonts w:ascii="Times New Roman" w:hAnsi="Times New Roman"/>
          <w:i/>
        </w:rPr>
        <w:t>closure</w:t>
      </w:r>
      <w:r>
        <w:rPr>
          <w:rFonts w:ascii="Times New Roman" w:hAnsi="Times New Roman"/>
        </w:rPr>
        <w:t>.</w:t>
      </w:r>
    </w:p>
    <w:p w14:paraId="3DCE8A89" w14:textId="77777777"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r w:rsidR="0006447F">
        <w:rPr>
          <w:rFonts w:ascii="Times New Roman" w:hAnsi="Times New Roman"/>
        </w:rPr>
        <w:t xml:space="preserve"> </w:t>
      </w:r>
      <w:r w:rsidR="000133D3" w:rsidRPr="00E77497">
        <w:rPr>
          <w:rFonts w:ascii="Times New Roman" w:hAnsi="Times New Roman"/>
          <w:i/>
        </w:rPr>
        <w:t>closure</w:t>
      </w:r>
      <w:r w:rsidRPr="00E77497">
        <w:rPr>
          <w:rFonts w:ascii="Times New Roman" w:hAnsi="Times New Roman"/>
        </w:rPr>
        <w:t>.</w:t>
      </w:r>
    </w:p>
    <w:p w14:paraId="37A57200" w14:textId="77777777" w:rsidR="004C02EF" w:rsidRPr="00E77497" w:rsidRDefault="004C02EF" w:rsidP="00C71418">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611347BC" w14:textId="77777777" w:rsidR="0006447F" w:rsidRPr="0006447F" w:rsidRDefault="0006447F" w:rsidP="0006447F">
      <w:pPr>
        <w:numPr>
          <w:ilvl w:val="0"/>
          <w:numId w:val="14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3BB3DA0E"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context’s Lexical Environment as the argument</w:t>
      </w:r>
    </w:p>
    <w:p w14:paraId="7DC10DFE"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7242D157" w14:textId="77777777" w:rsidR="00742BFC" w:rsidRDefault="00742BFC" w:rsidP="00150A49">
      <w:pPr>
        <w:numPr>
          <w:ilvl w:val="0"/>
          <w:numId w:val="144"/>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14:paraId="0865F16B"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rPr>
        <w:t xml:space="preserve"> as the argument.</w:t>
      </w:r>
    </w:p>
    <w:p w14:paraId="49EB3E42" w14:textId="77777777" w:rsidR="0006447F" w:rsidRPr="0006447F" w:rsidRDefault="0006447F" w:rsidP="00C71418">
      <w:pPr>
        <w:numPr>
          <w:ilvl w:val="0"/>
          <w:numId w:val="14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FunctionCreate abstract operation with arguments </w:t>
      </w:r>
      <w:r w:rsidRPr="00912F02">
        <w:t>Normal</w:t>
      </w:r>
      <w:r>
        <w:t xml:space="preserve">, </w:t>
      </w:r>
      <w:r w:rsidR="00C71418"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60C04024" w14:textId="77777777" w:rsidR="0006447F" w:rsidRDefault="0006447F" w:rsidP="007F4002">
      <w:pPr>
        <w:numPr>
          <w:ilvl w:val="0"/>
          <w:numId w:val="144"/>
        </w:numPr>
        <w:spacing w:after="0"/>
        <w:contextualSpacing/>
        <w:rPr>
          <w:rFonts w:ascii="Times New Roman" w:hAnsi="Times New Roman"/>
        </w:rPr>
      </w:pPr>
      <w:r>
        <w:rPr>
          <w:rFonts w:ascii="Times New Roman" w:hAnsi="Times New Roman"/>
        </w:rPr>
        <w:t xml:space="preserve">Perform the abstract operation MakeConstructor with argument </w:t>
      </w:r>
      <w:r w:rsidRPr="00E77497">
        <w:rPr>
          <w:rFonts w:ascii="Times New Roman" w:hAnsi="Times New Roman"/>
          <w:i/>
        </w:rPr>
        <w:t>closure</w:t>
      </w:r>
      <w:r>
        <w:rPr>
          <w:rFonts w:ascii="Times New Roman" w:hAnsi="Times New Roman"/>
        </w:rPr>
        <w:t>.</w:t>
      </w:r>
    </w:p>
    <w:p w14:paraId="4A69A0EF" w14:textId="77777777" w:rsidR="004C02EF" w:rsidRPr="00E77497" w:rsidRDefault="004C02EF" w:rsidP="008D4801">
      <w:pPr>
        <w:numPr>
          <w:ilvl w:val="0"/>
          <w:numId w:val="144"/>
        </w:numPr>
        <w:tabs>
          <w:tab w:val="left" w:pos="4680"/>
        </w:tabs>
        <w:contextualSpacing/>
        <w:rPr>
          <w:rFonts w:ascii="Times New Roman" w:hAnsi="Times New Roman"/>
        </w:rPr>
      </w:pPr>
      <w:r w:rsidRPr="00E77497">
        <w:rPr>
          <w:rFonts w:ascii="Times New Roman" w:hAnsi="Times New Roman"/>
        </w:rPr>
        <w:t>Call the Initial</w:t>
      </w:r>
      <w:r w:rsidR="006B2604">
        <w:rPr>
          <w:rFonts w:ascii="Times New Roman" w:hAnsi="Times New Roman"/>
        </w:rPr>
        <w:t>ise</w:t>
      </w:r>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514FD454"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r w:rsidR="00742BFC">
        <w:rPr>
          <w:rFonts w:ascii="Times New Roman" w:hAnsi="Times New Roman"/>
        </w:rPr>
        <w:t>Normal</w:t>
      </w:r>
      <w:r w:rsidR="004C2A25">
        <w:rPr>
          <w:rFonts w:ascii="Times New Roman" w:hAnsi="Times New Roman"/>
        </w:rPr>
        <w:t>Completion</w:t>
      </w:r>
      <w:r w:rsidR="00742BFC">
        <w:rPr>
          <w:rFonts w:ascii="Times New Roman" w:hAnsi="Times New Roman"/>
        </w:rPr>
        <w:t>(</w:t>
      </w:r>
      <w:r w:rsidRPr="00E77497">
        <w:rPr>
          <w:rFonts w:ascii="Times New Roman" w:hAnsi="Times New Roman"/>
          <w:i/>
        </w:rPr>
        <w:t>closure</w:t>
      </w:r>
      <w:r w:rsidR="00742BFC">
        <w:rPr>
          <w:rFonts w:ascii="Times New Roman" w:hAnsi="Times New Roman"/>
        </w:rPr>
        <w:t>)</w:t>
      </w:r>
      <w:r w:rsidRPr="00E77497">
        <w:rPr>
          <w:rFonts w:ascii="Times New Roman" w:hAnsi="Times New Roman"/>
        </w:rPr>
        <w:t>.</w:t>
      </w:r>
    </w:p>
    <w:p w14:paraId="7E917CBE" w14:textId="77777777" w:rsidR="004C02EF" w:rsidRPr="00E77497" w:rsidRDefault="004C02EF" w:rsidP="004C02EF">
      <w:pPr>
        <w:pStyle w:val="Note"/>
      </w:pPr>
      <w:r w:rsidRPr="00E77497">
        <w:t>NOTE</w:t>
      </w:r>
      <w:r w:rsidR="00D30F05">
        <w:t xml:space="preserve"> 1</w:t>
      </w:r>
      <w:r w:rsidRPr="00E77497">
        <w:tab/>
        <w:t xml:space="preserve">The </w:t>
      </w:r>
      <w:r w:rsidR="00AF72C7" w:rsidRPr="00546435">
        <w:rPr>
          <w:rStyle w:val="bnf"/>
        </w:rPr>
        <w:t>Binding</w:t>
      </w:r>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r w:rsidR="00AF72C7" w:rsidRPr="00546435">
        <w:rPr>
          <w:rFonts w:ascii="Times New Roman" w:hAnsi="Times New Roman"/>
          <w:i/>
        </w:rPr>
        <w:t>Binding</w:t>
      </w:r>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2E6B8A3F" w14:textId="77777777" w:rsidR="00254DA7" w:rsidRPr="00E77497" w:rsidRDefault="00254DA7" w:rsidP="00254DA7">
      <w:pPr>
        <w:pStyle w:val="Note"/>
      </w:pPr>
      <w:r w:rsidRPr="00E77497">
        <w:t>NOTE</w:t>
      </w:r>
      <w:r w:rsidR="00D30F05">
        <w:t xml:space="preserve"> 2</w:t>
      </w:r>
      <w:r w:rsidRPr="00E77497">
        <w:tab/>
        <w:t xml:space="preserve">A </w:t>
      </w:r>
      <w:r w:rsidRPr="00E77497">
        <w:rPr>
          <w:rFonts w:ascii="Courier New" w:hAnsi="Courier New"/>
          <w:b/>
          <w:color w:val="000000"/>
        </w:rPr>
        <w:t>prototype</w:t>
      </w:r>
      <w:r w:rsidRPr="00E77497">
        <w:t xml:space="preserve"> property is automatically created for every function</w:t>
      </w:r>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r w:rsidRPr="00E77497">
        <w:t>, to allow for the possibility that the function will be used as a constructor.</w:t>
      </w:r>
    </w:p>
    <w:p w14:paraId="6EA36B3A" w14:textId="77777777" w:rsidR="0024296C" w:rsidRPr="00E77497" w:rsidRDefault="00560A4D" w:rsidP="00D148E9">
      <w:pPr>
        <w:pStyle w:val="20"/>
      </w:pPr>
      <w:bookmarkStart w:id="8168" w:name="_Toc361663478"/>
      <w:bookmarkStart w:id="8169" w:name="_Toc361665319"/>
      <w:bookmarkStart w:id="8170" w:name="_Toc361667159"/>
      <w:bookmarkStart w:id="8171" w:name="_Toc361668988"/>
      <w:bookmarkStart w:id="8172" w:name="_Toc364935032"/>
      <w:bookmarkStart w:id="8173" w:name="_Toc365474276"/>
      <w:bookmarkStart w:id="8174" w:name="_Toc361663480"/>
      <w:bookmarkStart w:id="8175" w:name="_Toc361665321"/>
      <w:bookmarkStart w:id="8176" w:name="_Toc361667161"/>
      <w:bookmarkStart w:id="8177" w:name="_Toc361668990"/>
      <w:bookmarkStart w:id="8178" w:name="_Toc364935034"/>
      <w:bookmarkStart w:id="8179" w:name="_Toc365474278"/>
      <w:bookmarkStart w:id="8180" w:name="_Toc361663481"/>
      <w:bookmarkStart w:id="8181" w:name="_Toc361665322"/>
      <w:bookmarkStart w:id="8182" w:name="_Toc361667162"/>
      <w:bookmarkStart w:id="8183" w:name="_Toc361668991"/>
      <w:bookmarkStart w:id="8184" w:name="_Toc364935035"/>
      <w:bookmarkStart w:id="8185" w:name="_Toc365474279"/>
      <w:bookmarkStart w:id="8186" w:name="_Ref365533727"/>
      <w:bookmarkStart w:id="8187" w:name="_Toc368050547"/>
      <w:bookmarkStart w:id="8188" w:name="_Toc235503472"/>
      <w:bookmarkStart w:id="8189" w:name="_Toc241509247"/>
      <w:bookmarkStart w:id="8190" w:name="_Toc244416734"/>
      <w:bookmarkStart w:id="8191" w:name="_Toc276631098"/>
      <w:bookmarkStart w:id="8192" w:name="_Ref449943299"/>
      <w:bookmarkStart w:id="8193" w:name="_Toc47281889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r>
        <w:t xml:space="preserve">Arrow </w:t>
      </w:r>
      <w:r w:rsidR="0024296C" w:rsidRPr="00E77497">
        <w:t>Function Definition</w:t>
      </w:r>
      <w:r w:rsidR="0024296C">
        <w:t>s</w:t>
      </w:r>
      <w:bookmarkEnd w:id="8186"/>
      <w:bookmarkEnd w:id="8187"/>
    </w:p>
    <w:p w14:paraId="0E556FD5" w14:textId="77777777" w:rsidR="0024296C" w:rsidRPr="00E77497" w:rsidRDefault="0024296C" w:rsidP="0024296C">
      <w:pPr>
        <w:pStyle w:val="Syntax"/>
      </w:pPr>
      <w:r w:rsidRPr="00E77497">
        <w:t>Syntax</w:t>
      </w:r>
    </w:p>
    <w:p w14:paraId="7EAFF73F" w14:textId="77777777" w:rsidR="0024296C" w:rsidRPr="00E77497" w:rsidRDefault="0024296C" w:rsidP="0024296C">
      <w:pPr>
        <w:pStyle w:val="SyntaxRule"/>
      </w:pPr>
      <w:r>
        <w:t>ArrowFunction</w:t>
      </w:r>
      <w:r w:rsidRPr="00E77497">
        <w:t xml:space="preserve"> </w:t>
      </w:r>
      <w:r w:rsidRPr="00E77497">
        <w:rPr>
          <w:rFonts w:ascii="Arial" w:hAnsi="Arial"/>
          <w:b/>
          <w:i w:val="0"/>
        </w:rPr>
        <w:t>:</w:t>
      </w:r>
    </w:p>
    <w:p w14:paraId="3FAD26EB" w14:textId="77777777" w:rsidR="0024296C" w:rsidRPr="00E77497" w:rsidRDefault="0024296C" w:rsidP="0024296C">
      <w:pPr>
        <w:pStyle w:val="SyntaxDefinition"/>
      </w:pPr>
      <w:r>
        <w:t xml:space="preserve">ArrowParameters </w:t>
      </w:r>
      <w:r w:rsidRPr="00E77497">
        <w:t xml:space="preserve"> </w:t>
      </w:r>
      <w:r>
        <w:rPr>
          <w:rFonts w:ascii="Courier New" w:hAnsi="Courier New"/>
          <w:b/>
          <w:i w:val="0"/>
        </w:rPr>
        <w:t>=&gt;</w:t>
      </w:r>
      <w:r w:rsidRPr="00E77497">
        <w:t xml:space="preserve"> </w:t>
      </w:r>
      <w:r w:rsidR="001F444B">
        <w:t>Concise</w:t>
      </w:r>
      <w:r>
        <w:t>Body</w:t>
      </w:r>
    </w:p>
    <w:p w14:paraId="70BAE919" w14:textId="77777777" w:rsidR="00233D6B" w:rsidRPr="00E77497" w:rsidRDefault="00233D6B" w:rsidP="00233D6B">
      <w:pPr>
        <w:pStyle w:val="SyntaxRule"/>
        <w:rPr>
          <w:ins w:id="8194" w:author="Rev 19 Allen Wirfs-Brock" w:date="2013-09-06T15:20:00Z"/>
        </w:rPr>
      </w:pPr>
      <w:ins w:id="8195" w:author="Rev 19 Allen Wirfs-Brock" w:date="2013-09-06T15:20:00Z">
        <w:r>
          <w:t>ArrowFunctionNoIn</w:t>
        </w:r>
        <w:r w:rsidRPr="00E77497">
          <w:t xml:space="preserve"> </w:t>
        </w:r>
        <w:r w:rsidRPr="00E77497">
          <w:rPr>
            <w:rFonts w:ascii="Arial" w:hAnsi="Arial"/>
            <w:b/>
            <w:i w:val="0"/>
          </w:rPr>
          <w:t>:</w:t>
        </w:r>
      </w:ins>
    </w:p>
    <w:p w14:paraId="4D8D5B38" w14:textId="77777777" w:rsidR="00233D6B" w:rsidRPr="00E77497" w:rsidRDefault="00233D6B" w:rsidP="00233D6B">
      <w:pPr>
        <w:pStyle w:val="SyntaxDefinition"/>
        <w:rPr>
          <w:ins w:id="8196" w:author="Rev 19 Allen Wirfs-Brock" w:date="2013-09-06T15:20:00Z"/>
        </w:rPr>
      </w:pPr>
      <w:ins w:id="8197" w:author="Rev 19 Allen Wirfs-Brock" w:date="2013-09-06T15:20:00Z">
        <w:r>
          <w:t xml:space="preserve">ArrowParameters </w:t>
        </w:r>
        <w:r w:rsidRPr="00E77497">
          <w:t xml:space="preserve"> </w:t>
        </w:r>
        <w:r>
          <w:rPr>
            <w:rFonts w:ascii="Courier New" w:hAnsi="Courier New"/>
            <w:b/>
            <w:i w:val="0"/>
          </w:rPr>
          <w:t>=&gt;</w:t>
        </w:r>
        <w:r w:rsidRPr="00E77497">
          <w:t xml:space="preserve"> </w:t>
        </w:r>
        <w:r>
          <w:t>ConciseBody</w:t>
        </w:r>
      </w:ins>
      <w:ins w:id="8198" w:author="Rev 19 Allen Wirfs-Brock" w:date="2013-09-06T15:21:00Z">
        <w:r>
          <w:t>NoIn</w:t>
        </w:r>
      </w:ins>
    </w:p>
    <w:p w14:paraId="42F145FD" w14:textId="77777777" w:rsidR="0024296C" w:rsidRPr="00E77497" w:rsidRDefault="0024296C" w:rsidP="0024296C">
      <w:pPr>
        <w:pStyle w:val="SyntaxRule"/>
      </w:pPr>
      <w:r>
        <w:t xml:space="preserve">ArrowParameters </w:t>
      </w:r>
      <w:r w:rsidRPr="00E77497">
        <w:t xml:space="preserve"> </w:t>
      </w:r>
      <w:r w:rsidRPr="00E77497">
        <w:rPr>
          <w:rFonts w:ascii="Arial" w:hAnsi="Arial"/>
          <w:b/>
          <w:i w:val="0"/>
        </w:rPr>
        <w:t>:</w:t>
      </w:r>
    </w:p>
    <w:p w14:paraId="3D16E229" w14:textId="77777777" w:rsidR="0024296C" w:rsidRPr="00E77497" w:rsidRDefault="00125774" w:rsidP="00CB07B9">
      <w:pPr>
        <w:pStyle w:val="SyntaxDefinition"/>
      </w:pPr>
      <w:r>
        <w:t>Binding</w:t>
      </w:r>
      <w:r w:rsidR="0024296C">
        <w:t>Identif</w:t>
      </w:r>
      <w:r w:rsidR="00626B1E">
        <w:t>i</w:t>
      </w:r>
      <w:r w:rsidR="0024296C">
        <w:t>er</w:t>
      </w:r>
      <w:r w:rsidR="0024296C" w:rsidRPr="00E77497">
        <w:br/>
      </w:r>
      <w:r w:rsidR="00E650A6">
        <w:t>CoverParenthesi</w:t>
      </w:r>
      <w:r w:rsidR="00CB07B9">
        <w:t>s</w:t>
      </w:r>
      <w:r w:rsidR="00E650A6">
        <w:t>edExpressionAndArrowParameter</w:t>
      </w:r>
      <w:r w:rsidR="00967C9E">
        <w:t>List</w:t>
      </w:r>
    </w:p>
    <w:p w14:paraId="31EF2446" w14:textId="77777777" w:rsidR="0024296C" w:rsidRPr="00E77497" w:rsidRDefault="001F444B" w:rsidP="0024296C">
      <w:pPr>
        <w:pStyle w:val="SyntaxRule"/>
      </w:pPr>
      <w:r>
        <w:t xml:space="preserve">ConciseBody </w:t>
      </w:r>
      <w:r w:rsidR="0024296C" w:rsidRPr="00E77497">
        <w:rPr>
          <w:rFonts w:ascii="Arial" w:hAnsi="Arial"/>
          <w:b/>
          <w:i w:val="0"/>
        </w:rPr>
        <w:t>:</w:t>
      </w:r>
    </w:p>
    <w:p w14:paraId="3E4F620E" w14:textId="77777777" w:rsidR="0024296C" w:rsidRPr="00E77497" w:rsidRDefault="0024296C" w:rsidP="0024296C">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p>
    <w:p w14:paraId="067177A6" w14:textId="77777777" w:rsidR="00233D6B" w:rsidRPr="00E77497" w:rsidRDefault="00233D6B" w:rsidP="00233D6B">
      <w:pPr>
        <w:pStyle w:val="SyntaxRule"/>
        <w:rPr>
          <w:ins w:id="8199" w:author="Rev 19 Allen Wirfs-Brock" w:date="2013-09-06T15:24:00Z"/>
        </w:rPr>
      </w:pPr>
      <w:ins w:id="8200" w:author="Rev 19 Allen Wirfs-Brock" w:date="2013-09-06T15:24:00Z">
        <w:r>
          <w:t xml:space="preserve">ConciseBodyNoIn </w:t>
        </w:r>
        <w:r w:rsidRPr="00E77497">
          <w:rPr>
            <w:rFonts w:ascii="Arial" w:hAnsi="Arial"/>
            <w:b/>
            <w:i w:val="0"/>
          </w:rPr>
          <w:t>:</w:t>
        </w:r>
      </w:ins>
    </w:p>
    <w:p w14:paraId="4A07D67F" w14:textId="77777777" w:rsidR="00233D6B" w:rsidRPr="00E77497" w:rsidRDefault="00233D6B" w:rsidP="00233D6B">
      <w:pPr>
        <w:pStyle w:val="SyntaxDefinition"/>
        <w:rPr>
          <w:ins w:id="8201" w:author="Rev 19 Allen Wirfs-Brock" w:date="2013-09-06T15:24:00Z"/>
        </w:rPr>
      </w:pPr>
      <w:ins w:id="8202" w:author="Rev 19 Allen Wirfs-Brock" w:date="2013-09-06T15:24:00Z">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Expression</w:t>
        </w:r>
        <w:r>
          <w:t>NoIn</w:t>
        </w:r>
        <w:r w:rsidRPr="00E77497">
          <w:t xml:space="preserve"> </w:t>
        </w:r>
        <w:r>
          <w:br/>
        </w:r>
        <w:r w:rsidRPr="00E77497">
          <w:rPr>
            <w:rFonts w:ascii="Courier New" w:hAnsi="Courier New"/>
            <w:b/>
            <w:i w:val="0"/>
          </w:rPr>
          <w:t>{</w:t>
        </w:r>
        <w:r w:rsidRPr="00E77497">
          <w:t xml:space="preserve"> FunctionBody </w:t>
        </w:r>
        <w:r w:rsidRPr="00E77497">
          <w:rPr>
            <w:rFonts w:ascii="Courier New" w:hAnsi="Courier New"/>
            <w:b/>
            <w:i w:val="0"/>
          </w:rPr>
          <w:t>}</w:t>
        </w:r>
      </w:ins>
    </w:p>
    <w:p w14:paraId="29BCB302" w14:textId="77777777" w:rsidR="00233D6B" w:rsidRPr="00E77497" w:rsidRDefault="00233D6B" w:rsidP="00233D6B">
      <w:pPr>
        <w:rPr>
          <w:ins w:id="8203" w:author="Rev 19 Allen Wirfs-Brock" w:date="2013-09-06T15:20:00Z"/>
        </w:rPr>
      </w:pPr>
      <w:ins w:id="8204" w:author="Rev 19 Allen Wirfs-Brock" w:date="2013-09-06T15:20:00Z">
        <w:r w:rsidRPr="00E77497">
          <w:t xml:space="preserve">The semantics of the </w:t>
        </w:r>
      </w:ins>
      <w:ins w:id="8205" w:author="Rev 19 Allen Wirfs-Brock" w:date="2013-09-06T15:21:00Z">
        <w:r>
          <w:rPr>
            <w:rStyle w:val="bnf"/>
          </w:rPr>
          <w:t>A</w:t>
        </w:r>
      </w:ins>
      <w:ins w:id="8206" w:author="Rev 19 Allen Wirfs-Brock" w:date="2013-09-06T15:23:00Z">
        <w:r>
          <w:rPr>
            <w:rStyle w:val="bnf"/>
          </w:rPr>
          <w:t>rr</w:t>
        </w:r>
      </w:ins>
      <w:ins w:id="8207" w:author="Rev 19 Allen Wirfs-Brock" w:date="2013-09-06T15:21:00Z">
        <w:r>
          <w:rPr>
            <w:rStyle w:val="bnf"/>
          </w:rPr>
          <w:t>owFunction</w:t>
        </w:r>
      </w:ins>
      <w:ins w:id="8208" w:author="Rev 19 Allen Wirfs-Brock" w:date="2013-09-06T15:20:00Z">
        <w:r w:rsidRPr="00E77497">
          <w:rPr>
            <w:rStyle w:val="bnf"/>
          </w:rPr>
          <w:t>NoIn</w:t>
        </w:r>
        <w:r w:rsidRPr="00E77497">
          <w:t xml:space="preserve"> </w:t>
        </w:r>
      </w:ins>
      <w:ins w:id="8209" w:author="Rev 19 Allen Wirfs-Brock" w:date="2013-09-06T15:24:00Z">
        <w:r>
          <w:t>and</w:t>
        </w:r>
      </w:ins>
      <w:ins w:id="8210" w:author="Rev 19 Allen Wirfs-Brock" w:date="2013-09-06T15:25:00Z">
        <w:r w:rsidRPr="00233D6B">
          <w:t xml:space="preserve"> </w:t>
        </w:r>
        <w:r w:rsidRPr="00233D6B">
          <w:rPr>
            <w:rStyle w:val="bnf"/>
          </w:rPr>
          <w:t>ConciseBodyNoIn</w:t>
        </w:r>
      </w:ins>
      <w:ins w:id="8211" w:author="Rev 19 Allen Wirfs-Brock" w:date="2013-09-06T15:24:00Z">
        <w:r>
          <w:t xml:space="preserve"> </w:t>
        </w:r>
      </w:ins>
      <w:ins w:id="8212" w:author="Rev 19 Allen Wirfs-Brock" w:date="2013-09-06T15:20:00Z">
        <w:r w:rsidRPr="00E77497">
          <w:t xml:space="preserve">productions are the same as the </w:t>
        </w:r>
      </w:ins>
      <w:ins w:id="8213" w:author="Rev 19 Allen Wirfs-Brock" w:date="2013-09-06T15:23:00Z">
        <w:r>
          <w:rPr>
            <w:rStyle w:val="bnf"/>
          </w:rPr>
          <w:t xml:space="preserve">ArrowFunction </w:t>
        </w:r>
      </w:ins>
      <w:ins w:id="8214" w:author="Rev 19 Allen Wirfs-Brock" w:date="2013-09-06T15:25:00Z">
        <w:r>
          <w:t>and</w:t>
        </w:r>
        <w:r w:rsidRPr="00233D6B">
          <w:t xml:space="preserve"> </w:t>
        </w:r>
        <w:r w:rsidRPr="00233D6B">
          <w:rPr>
            <w:rStyle w:val="bnf"/>
          </w:rPr>
          <w:t>ConciseBodyNoIn</w:t>
        </w:r>
        <w:r>
          <w:t xml:space="preserve"> </w:t>
        </w:r>
      </w:ins>
      <w:ins w:id="8215" w:author="Rev 19 Allen Wirfs-Brock" w:date="2013-09-06T15:20:00Z">
        <w:r w:rsidRPr="00E77497">
          <w:t xml:space="preserve">productions except that the contained </w:t>
        </w:r>
      </w:ins>
      <w:ins w:id="8216" w:author="Rev 19 Allen Wirfs-Brock" w:date="2013-09-06T15:26:00Z">
        <w:r w:rsidR="00D054E9" w:rsidRPr="00233D6B">
          <w:rPr>
            <w:rStyle w:val="bnf"/>
          </w:rPr>
          <w:t>ConciseBodyNoIn</w:t>
        </w:r>
        <w:r w:rsidR="00D054E9">
          <w:t xml:space="preserve"> </w:t>
        </w:r>
      </w:ins>
      <w:ins w:id="8217" w:author="Rev 19 Allen Wirfs-Brock" w:date="2013-09-06T15:20:00Z">
        <w:r w:rsidRPr="00E77497">
          <w:t xml:space="preserve">and </w:t>
        </w:r>
      </w:ins>
      <w:ins w:id="8218" w:author="Rev 19 Allen Wirfs-Brock" w:date="2013-09-06T15:26:00Z">
        <w:r w:rsidR="00D054E9" w:rsidRPr="00D054E9">
          <w:rPr>
            <w:rStyle w:val="bnf"/>
          </w:rPr>
          <w:t>AssignmentExpressionNoIn</w:t>
        </w:r>
        <w:r w:rsidR="00D054E9" w:rsidRPr="00E77497">
          <w:t xml:space="preserve"> </w:t>
        </w:r>
      </w:ins>
      <w:ins w:id="8219" w:author="Rev 19 Allen Wirfs-Brock" w:date="2013-09-06T15:20:00Z">
        <w:r w:rsidRPr="00E77497">
          <w:t xml:space="preserve">are used in place of the contained </w:t>
        </w:r>
      </w:ins>
      <w:ins w:id="8220" w:author="Rev 19 Allen Wirfs-Brock" w:date="2013-09-06T15:26:00Z">
        <w:r w:rsidR="00D054E9" w:rsidRPr="00233D6B">
          <w:rPr>
            <w:rStyle w:val="bnf"/>
          </w:rPr>
          <w:t>ConciseBody</w:t>
        </w:r>
      </w:ins>
      <w:ins w:id="8221" w:author="Rev 19 Allen Wirfs-Brock" w:date="2013-09-06T15:20:00Z">
        <w:r w:rsidRPr="00E77497">
          <w:t xml:space="preserve">and </w:t>
        </w:r>
      </w:ins>
      <w:ins w:id="8222" w:author="Rev 19 Allen Wirfs-Brock" w:date="2013-09-06T15:26:00Z">
        <w:r w:rsidR="00D054E9" w:rsidRPr="00D054E9">
          <w:rPr>
            <w:rStyle w:val="bnf"/>
          </w:rPr>
          <w:t>Assignment</w:t>
        </w:r>
      </w:ins>
      <w:ins w:id="8223" w:author="Rev 19 Allen Wirfs-Brock" w:date="2013-09-06T15:20:00Z">
        <w:r w:rsidRPr="00E77497">
          <w:rPr>
            <w:rStyle w:val="bnf"/>
          </w:rPr>
          <w:t>Expression</w:t>
        </w:r>
        <w:r w:rsidRPr="00E77497">
          <w:t>, respectively.</w:t>
        </w:r>
      </w:ins>
    </w:p>
    <w:p w14:paraId="472C2AA5" w14:textId="77777777" w:rsidR="00967C9E" w:rsidRPr="00E77497" w:rsidRDefault="00967C9E" w:rsidP="00967C9E">
      <w:pPr>
        <w:pStyle w:val="Syntax"/>
      </w:pPr>
      <w:r w:rsidRPr="00E77497">
        <w:t>Supplemental Syntax</w:t>
      </w:r>
    </w:p>
    <w:p w14:paraId="046CCA65" w14:textId="77777777" w:rsidR="00967C9E" w:rsidRPr="00E77497" w:rsidRDefault="00967C9E" w:rsidP="00CB07B9">
      <w:r>
        <w:t>W</w:t>
      </w:r>
      <w:r w:rsidRPr="00E77497">
        <w:t xml:space="preserve">hen processing the production </w:t>
      </w:r>
      <w:r w:rsidR="009C0ACA" w:rsidRPr="009C0ACA">
        <w:rPr>
          <w:rStyle w:val="bnf"/>
        </w:rPr>
        <w:t xml:space="preserve">ArrowParameters  </w:t>
      </w:r>
      <w:r w:rsidRPr="00E77497">
        <w:rPr>
          <w:b/>
        </w:rPr>
        <w:t>:</w:t>
      </w:r>
      <w:r w:rsidRPr="00E77497">
        <w:t xml:space="preserve"> </w:t>
      </w:r>
      <w:r w:rsidR="009C0ACA" w:rsidRPr="009C0ACA">
        <w:rPr>
          <w:rStyle w:val="bnf"/>
        </w:rPr>
        <w:t>CoverParenthesi</w:t>
      </w:r>
      <w:r w:rsidR="00CB07B9">
        <w:rPr>
          <w:rStyle w:val="bnf"/>
        </w:rPr>
        <w:t>s</w:t>
      </w:r>
      <w:r w:rsidR="009C0ACA" w:rsidRPr="009C0ACA">
        <w:rPr>
          <w:rStyle w:val="bnf"/>
        </w:rPr>
        <w:t>edExpressionAndArrowParameterList</w:t>
      </w:r>
      <w:r w:rsidRPr="00967C9E">
        <w:rPr>
          <w:rStyle w:val="bnf"/>
        </w:rPr>
        <w:t xml:space="preserve"> </w:t>
      </w:r>
      <w:r w:rsidRPr="00E77497">
        <w:t xml:space="preserve">the following grammar is used to refine the interpretation of  </w:t>
      </w:r>
      <w:r w:rsidR="009C0ACA" w:rsidRPr="009C0ACA">
        <w:rPr>
          <w:rStyle w:val="bnf"/>
        </w:rPr>
        <w:t>CoverParenthesi</w:t>
      </w:r>
      <w:r w:rsidR="00CB07B9">
        <w:rPr>
          <w:rStyle w:val="bnf"/>
        </w:rPr>
        <w:t>s</w:t>
      </w:r>
      <w:r w:rsidR="009C0ACA" w:rsidRPr="009C0ACA">
        <w:rPr>
          <w:rStyle w:val="bnf"/>
        </w:rPr>
        <w:t>edExpressionAndArrowParameterList</w:t>
      </w:r>
      <w:r w:rsidRPr="00E77497">
        <w:t>.</w:t>
      </w:r>
    </w:p>
    <w:p w14:paraId="5C9D3EFC" w14:textId="77777777" w:rsidR="00967C9E" w:rsidRPr="00E77497" w:rsidRDefault="00967C9E" w:rsidP="00C71418">
      <w:pPr>
        <w:pStyle w:val="SyntaxRule"/>
      </w:pPr>
      <w:r>
        <w:t>Arrow</w:t>
      </w:r>
      <w:r w:rsidRPr="00E77497">
        <w:t>FormalParameter</w:t>
      </w:r>
      <w:r w:rsidR="00C71418">
        <w:t>s</w:t>
      </w:r>
      <w:r w:rsidRPr="00E77497">
        <w:t xml:space="preserve"> </w:t>
      </w:r>
      <w:r w:rsidRPr="00E77497">
        <w:rPr>
          <w:rFonts w:ascii="Arial" w:hAnsi="Arial"/>
          <w:b/>
          <w:i w:val="0"/>
        </w:rPr>
        <w:t>:</w:t>
      </w:r>
    </w:p>
    <w:p w14:paraId="17862F87" w14:textId="77777777" w:rsidR="00967C9E" w:rsidRPr="00E77497" w:rsidRDefault="001C316E" w:rsidP="00C71418">
      <w:pPr>
        <w:pStyle w:val="SyntaxDefinition"/>
      </w:pPr>
      <w:r>
        <w:rPr>
          <w:rFonts w:ascii="Courier New" w:hAnsi="Courier New"/>
          <w:b/>
          <w:i w:val="0"/>
        </w:rPr>
        <w:t xml:space="preserve"> </w:t>
      </w:r>
      <w:r w:rsidR="00967C9E">
        <w:rPr>
          <w:rFonts w:ascii="Courier New" w:hAnsi="Courier New"/>
          <w:b/>
          <w:i w:val="0"/>
        </w:rPr>
        <w:t xml:space="preserve">( </w:t>
      </w:r>
      <w:r w:rsidR="00C56E2D" w:rsidRPr="00197BED">
        <w:t>Strict</w:t>
      </w:r>
      <w:r w:rsidR="00967C9E" w:rsidRPr="00E65A34">
        <w:t>Formal</w:t>
      </w:r>
      <w:r>
        <w:t>Parameter</w:t>
      </w:r>
      <w:r w:rsidR="00C71418">
        <w:t>s</w:t>
      </w:r>
      <w:r>
        <w:rPr>
          <w:rFonts w:ascii="Courier New" w:hAnsi="Courier New"/>
          <w:b/>
          <w:i w:val="0"/>
        </w:rPr>
        <w:t xml:space="preserve"> </w:t>
      </w:r>
      <w:r w:rsidR="00967C9E">
        <w:rPr>
          <w:rFonts w:ascii="Courier New" w:hAnsi="Courier New"/>
          <w:b/>
          <w:i w:val="0"/>
        </w:rPr>
        <w:t>)</w:t>
      </w:r>
    </w:p>
    <w:p w14:paraId="11DA09B0" w14:textId="77777777" w:rsidR="0024296C" w:rsidRPr="00E77497" w:rsidDel="001E120D" w:rsidRDefault="0024296C" w:rsidP="006A78DC">
      <w:pPr>
        <w:pStyle w:val="30"/>
        <w:rPr>
          <w:del w:id="8224" w:author="Rev 19 Allen Wirfs-Brock" w:date="2013-09-11T19:05:00Z"/>
        </w:rPr>
      </w:pPr>
      <w:del w:id="8225" w:author="Rev 19 Allen Wirfs-Brock" w:date="2013-09-11T19:05:00Z">
        <w:r w:rsidRPr="00E77497" w:rsidDel="001E120D">
          <w:delText>Static Semantics</w:delText>
        </w:r>
        <w:bookmarkStart w:id="8226" w:name="_Toc368034548"/>
        <w:bookmarkStart w:id="8227" w:name="_Toc368049771"/>
        <w:bookmarkStart w:id="8228" w:name="_Toc368050548"/>
        <w:bookmarkEnd w:id="8226"/>
        <w:bookmarkEnd w:id="8227"/>
        <w:bookmarkEnd w:id="8228"/>
      </w:del>
    </w:p>
    <w:p w14:paraId="74B26EE4" w14:textId="77777777" w:rsidR="0024296C" w:rsidRPr="00E77497" w:rsidRDefault="0024296C" w:rsidP="006A78DC">
      <w:pPr>
        <w:pStyle w:val="30"/>
        <w:rPr>
          <w:rFonts w:ascii="Helvetica" w:hAnsi="Helvetica"/>
        </w:rPr>
      </w:pPr>
      <w:bookmarkStart w:id="8229" w:name="_Toc368050549"/>
      <w:r w:rsidRPr="00E77497">
        <w:rPr>
          <w:rFonts w:ascii="Helvetica" w:hAnsi="Helvetica"/>
        </w:rPr>
        <w:t>Static Semantics:  Early Errors</w:t>
      </w:r>
      <w:bookmarkEnd w:id="8229"/>
    </w:p>
    <w:p w14:paraId="7C550561" w14:textId="77777777" w:rsidR="0024296C" w:rsidRPr="00E77497" w:rsidRDefault="00560A4D" w:rsidP="0024296C">
      <w:pPr>
        <w:jc w:val="left"/>
      </w:pPr>
      <w:r>
        <w:rPr>
          <w:rFonts w:ascii="Times New Roman" w:hAnsi="Times New Roman"/>
          <w:i/>
        </w:rPr>
        <w:t>ArrowFunction</w:t>
      </w:r>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0024296C" w:rsidRPr="00E77497">
        <w:rPr>
          <w:rFonts w:ascii="Times New Roman" w:hAnsi="Times New Roman"/>
          <w:i/>
        </w:rPr>
        <w:t xml:space="preserve"> </w:t>
      </w:r>
      <w:r>
        <w:rPr>
          <w:rFonts w:ascii="Courier New" w:hAnsi="Courier New"/>
          <w:b/>
          <w:i/>
        </w:rPr>
        <w:t>=&gt;</w:t>
      </w:r>
      <w:r w:rsidR="0024296C" w:rsidRPr="00E77497">
        <w:rPr>
          <w:rFonts w:ascii="Times New Roman" w:hAnsi="Times New Roman"/>
          <w:i/>
        </w:rPr>
        <w:t xml:space="preserve"> </w:t>
      </w:r>
      <w:r w:rsidR="0024296C" w:rsidRPr="00E77497">
        <w:t xml:space="preserve"> </w:t>
      </w:r>
      <w:r w:rsidR="007110FE">
        <w:rPr>
          <w:rFonts w:ascii="Times New Roman" w:hAnsi="Times New Roman"/>
          <w:i/>
        </w:rPr>
        <w:t>ConciseBody</w:t>
      </w:r>
      <w:r w:rsidR="0024296C" w:rsidRPr="00E77497">
        <w:t xml:space="preserve"> </w:t>
      </w:r>
    </w:p>
    <w:p w14:paraId="64BC5173" w14:textId="77777777" w:rsidR="00F328F2" w:rsidRDefault="00F328F2"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A10493">
        <w:rPr>
          <w:rFonts w:ascii="Times New Roman" w:hAnsi="Times New Roman"/>
          <w:i/>
        </w:rPr>
        <w:t>Arrow</w:t>
      </w:r>
      <w:r w:rsidR="00A10493" w:rsidRPr="00E77497">
        <w:rPr>
          <w:rFonts w:ascii="Times New Roman" w:hAnsi="Times New Roman"/>
          <w:i/>
        </w:rPr>
        <w:t>Parameter</w:t>
      </w:r>
      <w:r w:rsidR="00A10493">
        <w:rPr>
          <w:rFonts w:ascii="Times New Roman" w:hAnsi="Times New Roman"/>
          <w:i/>
        </w:rPr>
        <w:t>s</w:t>
      </w:r>
      <w:r w:rsidR="00A10493"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Pr>
          <w:rFonts w:ascii="Times New Roman" w:hAnsi="Times New Roman"/>
          <w:i/>
        </w:rPr>
        <w:t>ConciseBody</w:t>
      </w:r>
      <w:r w:rsidRPr="00E77497">
        <w:t>.</w:t>
      </w:r>
    </w:p>
    <w:p w14:paraId="278D8252" w14:textId="77777777" w:rsidR="0024296C" w:rsidRDefault="0024296C" w:rsidP="001F444B">
      <w:pPr>
        <w:numPr>
          <w:ilvl w:val="0"/>
          <w:numId w:val="403"/>
        </w:numPr>
        <w:spacing w:after="220"/>
        <w:contextualSpacing/>
      </w:pPr>
      <w:r w:rsidRPr="00E77497">
        <w:t xml:space="preserve">It is a Syntax Error if any element of the </w:t>
      </w:r>
      <w:r w:rsidRPr="00197BED">
        <w:rPr>
          <w:rFonts w:ascii="Times New Roman" w:hAnsi="Times New Roman"/>
        </w:rPr>
        <w:t>BoundNames</w:t>
      </w:r>
      <w:r w:rsidRPr="00E77497">
        <w:t xml:space="preserve"> of </w:t>
      </w:r>
      <w:r w:rsidR="00560A4D">
        <w:rPr>
          <w:rFonts w:ascii="Times New Roman" w:hAnsi="Times New Roman"/>
          <w:i/>
        </w:rPr>
        <w:t>Arrow</w:t>
      </w:r>
      <w:r w:rsidRPr="00E77497">
        <w:rPr>
          <w:rFonts w:ascii="Times New Roman" w:hAnsi="Times New Roman"/>
          <w:i/>
        </w:rPr>
        <w:t>Parameter</w:t>
      </w:r>
      <w:r w:rsidR="00560A4D">
        <w:rPr>
          <w:rFonts w:ascii="Times New Roman" w:hAnsi="Times New Roman"/>
          <w:i/>
        </w:rPr>
        <w:t>s</w:t>
      </w:r>
      <w:r w:rsidRPr="00E77497">
        <w:t xml:space="preserve"> also occurs in the LexicallyDeclaredNames of </w:t>
      </w:r>
      <w:r w:rsidR="007110FE">
        <w:rPr>
          <w:rFonts w:ascii="Times New Roman" w:hAnsi="Times New Roman"/>
          <w:i/>
        </w:rPr>
        <w:t>ConciseBody</w:t>
      </w:r>
      <w:r w:rsidRPr="00E77497">
        <w:t>.</w:t>
      </w:r>
    </w:p>
    <w:p w14:paraId="7ACD3996" w14:textId="77777777" w:rsidR="0024296C" w:rsidRDefault="0024296C" w:rsidP="00036926">
      <w:pPr>
        <w:spacing w:after="220"/>
      </w:pPr>
    </w:p>
    <w:p w14:paraId="2E27195E" w14:textId="77777777" w:rsidR="00125774" w:rsidRPr="00E77497" w:rsidRDefault="00125774" w:rsidP="00125774">
      <w:pPr>
        <w:jc w:val="left"/>
      </w:pPr>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E070DB">
        <w:rPr>
          <w:rFonts w:ascii="Times New Roman" w:hAnsi="Times New Roman"/>
          <w:i/>
        </w:rPr>
        <w:t>BindingIdentifier</w:t>
      </w:r>
      <w:r w:rsidRPr="00E77497">
        <w:rPr>
          <w:rFonts w:ascii="Times New Roman" w:hAnsi="Times New Roman"/>
          <w:i/>
        </w:rPr>
        <w:t xml:space="preserve"> </w:t>
      </w:r>
    </w:p>
    <w:p w14:paraId="2D04F7F4" w14:textId="77777777" w:rsidR="00125774" w:rsidRPr="00E77497" w:rsidRDefault="00125774" w:rsidP="001F444B">
      <w:pPr>
        <w:numPr>
          <w:ilvl w:val="0"/>
          <w:numId w:val="403"/>
        </w:numPr>
      </w:pPr>
      <w:r w:rsidRPr="00E77497">
        <w:t xml:space="preserve">It is a Syntax Error </w:t>
      </w:r>
      <w:r w:rsidR="008D4801">
        <w:t xml:space="preserve">if </w:t>
      </w:r>
      <w:r w:rsidR="00AD3F16">
        <w:t xml:space="preserve">the </w:t>
      </w:r>
      <w:r w:rsidR="00AD3F16" w:rsidRPr="00AD3F16">
        <w:rPr>
          <w:rFonts w:ascii="Times New Roman" w:hAnsi="Times New Roman"/>
        </w:rPr>
        <w:t>StringValue</w:t>
      </w:r>
      <w:r w:rsidR="00AD3F16">
        <w:t xml:space="preserve"> of the sole element of </w:t>
      </w:r>
      <w:r w:rsidR="00AD3F16" w:rsidRPr="00AD3F16">
        <w:rPr>
          <w:rFonts w:ascii="Times New Roman" w:hAnsi="Times New Roman"/>
        </w:rPr>
        <w:t>the BoundNames</w:t>
      </w:r>
      <w:r w:rsidR="00AD3F16">
        <w:t xml:space="preserve"> of</w:t>
      </w:r>
      <w:r w:rsidRPr="00E77497">
        <w:t xml:space="preserve"> </w:t>
      </w:r>
      <w:r w:rsidR="00AD3F16" w:rsidRPr="00AD3F16">
        <w:rPr>
          <w:rFonts w:ascii="Times New Roman" w:hAnsi="Times New Roman"/>
          <w:i/>
        </w:rPr>
        <w:t>Binding</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14:paraId="32A90616" w14:textId="77777777" w:rsidR="001F4382" w:rsidRPr="00E77497" w:rsidRDefault="00967C9E" w:rsidP="00CB07B9">
      <w:pPr>
        <w:jc w:val="left"/>
      </w:pPr>
      <w:r w:rsidRPr="00560A4D">
        <w:rPr>
          <w:rFonts w:ascii="Times New Roman" w:hAnsi="Times New Roman"/>
          <w:i/>
        </w:rPr>
        <w:t>ArrowParameters</w:t>
      </w:r>
      <w:r w:rsidR="001F4382" w:rsidRPr="00E77497">
        <w:rPr>
          <w:rFonts w:ascii="Times New Roman" w:hAnsi="Times New Roman"/>
          <w:i/>
        </w:rPr>
        <w:t xml:space="preserve"> </w:t>
      </w:r>
      <w:r w:rsidR="001F4382" w:rsidRPr="00E77497">
        <w:rPr>
          <w:b/>
        </w:rPr>
        <w:t>:</w:t>
      </w:r>
      <w:r w:rsidR="001F4382" w:rsidRPr="00E77497">
        <w:rPr>
          <w:rFonts w:ascii="Times New Roman" w:hAnsi="Times New Roman"/>
          <w:i/>
        </w:rPr>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1F4382" w:rsidRPr="00E77497">
        <w:rPr>
          <w:rFonts w:ascii="Times New Roman" w:hAnsi="Times New Roman"/>
          <w:i/>
        </w:rPr>
        <w:t xml:space="preserve"> </w:t>
      </w:r>
    </w:p>
    <w:p w14:paraId="195B478C" w14:textId="77777777" w:rsidR="001F4382" w:rsidRDefault="001F4382" w:rsidP="00197BED">
      <w:pPr>
        <w:numPr>
          <w:ilvl w:val="0"/>
          <w:numId w:val="403"/>
        </w:numPr>
        <w:spacing w:after="220"/>
        <w:contextualSpacing/>
        <w:jc w:val="left"/>
      </w:pPr>
      <w:r w:rsidRPr="003B4312">
        <w:t xml:space="preserve">It is a Syntax Error if </w:t>
      </w:r>
      <w:r w:rsidRPr="00675B74">
        <w:t xml:space="preserve">the </w:t>
      </w:r>
      <w:r w:rsidR="006E6733">
        <w:t>lexical token sequence</w:t>
      </w:r>
      <w:r w:rsidRPr="00675B74">
        <w:t xml:space="preserve"> </w:t>
      </w:r>
      <w:r w:rsidR="006E6733">
        <w:t>matched by</w:t>
      </w:r>
      <w:r w:rsidRPr="00675B74">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6E6733" w:rsidRPr="00E77497">
        <w:rPr>
          <w:rFonts w:ascii="Times New Roman" w:hAnsi="Times New Roman"/>
          <w:i/>
        </w:rPr>
        <w:t xml:space="preserve"> </w:t>
      </w:r>
      <w:r w:rsidRPr="00E77497">
        <w:t>cannot be parsed</w:t>
      </w:r>
      <w:r w:rsidR="001C316E" w:rsidRPr="001C316E">
        <w:t xml:space="preserve"> </w:t>
      </w:r>
      <w:r w:rsidR="001C316E">
        <w:t>with no tokens left over</w:t>
      </w:r>
      <w:r w:rsidRPr="00E77497">
        <w:t xml:space="preserve"> using </w:t>
      </w:r>
      <w:r w:rsidR="006E6733" w:rsidRPr="009C0ACA">
        <w:rPr>
          <w:rFonts w:ascii="Times New Roman" w:hAnsi="Times New Roman"/>
          <w:i/>
        </w:rPr>
        <w:t>ArrowFormalParameter</w:t>
      </w:r>
      <w:r w:rsidR="00C71418">
        <w:rPr>
          <w:rFonts w:ascii="Times New Roman" w:hAnsi="Times New Roman"/>
          <w:i/>
        </w:rPr>
        <w:t>s</w:t>
      </w:r>
      <w:r w:rsidR="006E6733" w:rsidDel="006E6733">
        <w:rPr>
          <w:rStyle w:val="bnf"/>
        </w:rPr>
        <w:t xml:space="preserve"> </w:t>
      </w:r>
      <w:r w:rsidRPr="00E77497">
        <w:t>as the goal symbol.</w:t>
      </w:r>
    </w:p>
    <w:p w14:paraId="5DD47942" w14:textId="77777777" w:rsidR="001F1E48" w:rsidRDefault="001F1E48" w:rsidP="00CB07B9">
      <w:pPr>
        <w:numPr>
          <w:ilvl w:val="0"/>
          <w:numId w:val="403"/>
        </w:numPr>
        <w:spacing w:after="220"/>
        <w:jc w:val="left"/>
      </w:pPr>
      <w:r>
        <w:t xml:space="preserve">It is a Syntax Error </w:t>
      </w:r>
      <w:r w:rsidR="0082076D">
        <w:t>if any early errors are present for CoveredFormalsList of</w:t>
      </w:r>
      <w:r w:rsidR="0082076D" w:rsidRPr="00E77497">
        <w:t xml:space="preserve"> </w:t>
      </w:r>
      <w:r w:rsidR="0082076D" w:rsidRPr="0082076D">
        <w:rPr>
          <w:rFonts w:ascii="Times New Roman" w:hAnsi="Times New Roman"/>
          <w:i/>
        </w:rPr>
        <w:t>CoverParenthesi</w:t>
      </w:r>
      <w:r w:rsidR="00CB07B9">
        <w:rPr>
          <w:rFonts w:ascii="Times New Roman" w:hAnsi="Times New Roman"/>
          <w:i/>
        </w:rPr>
        <w:t>s</w:t>
      </w:r>
      <w:r w:rsidR="0082076D" w:rsidRPr="0082076D">
        <w:rPr>
          <w:rFonts w:ascii="Times New Roman" w:hAnsi="Times New Roman"/>
          <w:i/>
        </w:rPr>
        <w:t>edExpressionAndArrowParameterList</w:t>
      </w:r>
      <w:r w:rsidR="0082076D">
        <w:t>.</w:t>
      </w:r>
    </w:p>
    <w:p w14:paraId="3B3CCA0B" w14:textId="77777777" w:rsidR="00036926" w:rsidRPr="00E77497" w:rsidRDefault="00036926" w:rsidP="00036926">
      <w:pPr>
        <w:jc w:val="left"/>
      </w:pPr>
      <w:r w:rsidRPr="00036926">
        <w:rPr>
          <w:rFonts w:ascii="Times New Roman" w:hAnsi="Times New Roman"/>
          <w:i/>
        </w:rPr>
        <w:t>ConciseBody</w:t>
      </w:r>
      <w:r>
        <w:rPr>
          <w:rFonts w:ascii="Times New Roman" w:hAnsi="Times New Roman"/>
          <w:iCs/>
        </w:rPr>
        <w:t xml:space="preserve"> </w:t>
      </w:r>
      <w:r w:rsidRPr="00E77497">
        <w:rPr>
          <w:b/>
        </w:rPr>
        <w:t>:</w:t>
      </w:r>
      <w:r w:rsidRPr="00E77497">
        <w:rPr>
          <w:rFonts w:ascii="Times New Roman" w:hAnsi="Times New Roman"/>
          <w:i/>
        </w:rPr>
        <w:t xml:space="preserve"> </w:t>
      </w:r>
      <w:r w:rsidRPr="00036926">
        <w:rPr>
          <w:rFonts w:cs="Arial"/>
          <w:iCs/>
          <w:sz w:val="16"/>
          <w:szCs w:val="16"/>
        </w:rPr>
        <w:t xml:space="preserve">[lookahead </w:t>
      </w:r>
      <w:r w:rsidRPr="00036926">
        <w:rPr>
          <w:rFonts w:cs="Arial"/>
          <w:iCs/>
          <w:sz w:val="16"/>
          <w:szCs w:val="16"/>
        </w:rPr>
        <w:sym w:font="Symbol" w:char="F0CF"/>
      </w:r>
      <w:r w:rsidRPr="00036926">
        <w:rPr>
          <w:rFonts w:cs="Arial"/>
          <w:iCs/>
          <w:sz w:val="16"/>
          <w:szCs w:val="16"/>
        </w:rPr>
        <w:t xml:space="preserve"> { </w:t>
      </w:r>
      <w:r w:rsidRPr="00036926">
        <w:rPr>
          <w:rFonts w:ascii="Courier New" w:hAnsi="Courier New"/>
          <w:b/>
          <w:iCs/>
        </w:rPr>
        <w:t>{</w:t>
      </w:r>
      <w:r w:rsidRPr="00036926">
        <w:rPr>
          <w:rFonts w:cs="Arial"/>
          <w:iCs/>
          <w:sz w:val="16"/>
          <w:szCs w:val="16"/>
        </w:rPr>
        <w:t xml:space="preserve"> }]</w:t>
      </w:r>
      <w:r>
        <w:rPr>
          <w:rFonts w:ascii="Times New Roman" w:hAnsi="Times New Roman"/>
          <w:i/>
        </w:rPr>
        <w:t xml:space="preserve"> </w:t>
      </w:r>
      <w:r w:rsidRPr="00036926">
        <w:rPr>
          <w:rFonts w:ascii="Times New Roman" w:hAnsi="Times New Roman"/>
          <w:i/>
        </w:rPr>
        <w:t>AssignmentExpression</w:t>
      </w:r>
    </w:p>
    <w:p w14:paraId="261FE582" w14:textId="77777777" w:rsidR="00036926" w:rsidRPr="00E77497" w:rsidRDefault="00036926" w:rsidP="00036926">
      <w:pPr>
        <w:numPr>
          <w:ilvl w:val="0"/>
          <w:numId w:val="403"/>
        </w:numPr>
        <w:spacing w:after="220"/>
        <w:contextualSpacing/>
      </w:pPr>
      <w:r>
        <w:t xml:space="preserve">It is a Syntax Error if </w:t>
      </w:r>
      <w:r w:rsidRPr="00036926">
        <w:rPr>
          <w:rFonts w:ascii="Times New Roman" w:hAnsi="Times New Roman"/>
          <w:i/>
        </w:rPr>
        <w:t xml:space="preserve">AssignmentExpression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14:paraId="30B47A14" w14:textId="77777777" w:rsidR="00036926" w:rsidRDefault="00036926" w:rsidP="00036926">
      <w:pPr>
        <w:spacing w:after="220"/>
        <w:ind w:left="720"/>
      </w:pPr>
    </w:p>
    <w:p w14:paraId="16BC208B" w14:textId="77777777" w:rsidR="00911D45" w:rsidRPr="00E77497" w:rsidRDefault="00911D45" w:rsidP="006A78DC">
      <w:pPr>
        <w:pStyle w:val="30"/>
      </w:pPr>
      <w:bookmarkStart w:id="8230" w:name="_Ref367714869"/>
      <w:bookmarkStart w:id="8231" w:name="_Toc368050550"/>
      <w:r w:rsidRPr="00E77497">
        <w:t xml:space="preserve">Static Semantics:  </w:t>
      </w:r>
      <w:r w:rsidRPr="00E77497">
        <w:rPr>
          <w:lang w:eastAsia="en-US"/>
        </w:rPr>
        <w:t>BoundNames</w:t>
      </w:r>
      <w:bookmarkEnd w:id="8230"/>
      <w:bookmarkEnd w:id="8231"/>
    </w:p>
    <w:p w14:paraId="4A392EB7" w14:textId="77777777" w:rsidR="00D30056" w:rsidRPr="00F742D3" w:rsidRDefault="00D30056" w:rsidP="00D30056">
      <w:pPr>
        <w:rPr>
          <w:ins w:id="8232" w:author="Rev 19 Allen Wirfs-Brock" w:date="2013-09-23T15:57:00Z"/>
        </w:rPr>
      </w:pPr>
      <w:ins w:id="8233" w:author="Rev 19 Allen Wirfs-Brock" w:date="2013-09-23T15:57:00Z">
        <w:r>
          <w:t xml:space="preserve">See also: </w:t>
        </w:r>
        <w:r>
          <w:fldChar w:fldCharType="begin"/>
        </w:r>
        <w:r>
          <w:instrText xml:space="preserve"> REF _Ref367714652 \r \h </w:instrText>
        </w:r>
      </w:ins>
      <w:ins w:id="8234" w:author="Rev 19 Allen Wirfs-Brock" w:date="2013-09-23T15:57:00Z">
        <w:r>
          <w:fldChar w:fldCharType="separate"/>
        </w:r>
      </w:ins>
      <w:ins w:id="8235" w:author="Rev 19 Allen Wirfs-Brock" w:date="2013-09-27T13:22:00Z">
        <w:r w:rsidR="00D433E8">
          <w:t>13.2.1.2</w:t>
        </w:r>
      </w:ins>
      <w:ins w:id="8236" w:author="Rev 19 Allen Wirfs-Brock" w:date="2013-09-23T15:57:00Z">
        <w:r>
          <w:fldChar w:fldCharType="end"/>
        </w:r>
        <w:r>
          <w:t xml:space="preserve">, </w:t>
        </w:r>
        <w:r>
          <w:fldChar w:fldCharType="begin"/>
        </w:r>
        <w:r>
          <w:instrText xml:space="preserve"> REF _Ref367714706 \r \h </w:instrText>
        </w:r>
      </w:ins>
      <w:ins w:id="8237" w:author="Rev 19 Allen Wirfs-Brock" w:date="2013-09-23T15:57:00Z">
        <w:r>
          <w:fldChar w:fldCharType="separate"/>
        </w:r>
      </w:ins>
      <w:ins w:id="8238" w:author="Rev 19 Allen Wirfs-Brock" w:date="2013-09-27T13:22:00Z">
        <w:r w:rsidR="00D433E8">
          <w:t>13.2.2.1</w:t>
        </w:r>
      </w:ins>
      <w:ins w:id="8239" w:author="Rev 19 Allen Wirfs-Brock" w:date="2013-09-23T15:57:00Z">
        <w:r>
          <w:fldChar w:fldCharType="end"/>
        </w:r>
        <w:r>
          <w:t xml:space="preserve">, </w:t>
        </w:r>
        <w:r>
          <w:fldChar w:fldCharType="begin"/>
        </w:r>
        <w:r>
          <w:instrText xml:space="preserve"> REF _Ref367714756 \r \h </w:instrText>
        </w:r>
      </w:ins>
      <w:ins w:id="8240" w:author="Rev 19 Allen Wirfs-Brock" w:date="2013-09-23T15:57:00Z">
        <w:r>
          <w:fldChar w:fldCharType="separate"/>
        </w:r>
      </w:ins>
      <w:ins w:id="8241" w:author="Rev 19 Allen Wirfs-Brock" w:date="2013-09-27T13:22:00Z">
        <w:r w:rsidR="00D433E8">
          <w:t>13.2.3.2</w:t>
        </w:r>
      </w:ins>
      <w:ins w:id="8242" w:author="Rev 19 Allen Wirfs-Brock" w:date="2013-09-23T15:57:00Z">
        <w:r>
          <w:fldChar w:fldCharType="end"/>
        </w:r>
        <w:r>
          <w:t xml:space="preserve">, </w:t>
        </w:r>
        <w:r>
          <w:fldChar w:fldCharType="begin"/>
        </w:r>
        <w:r>
          <w:instrText xml:space="preserve"> REF _Ref367714785 \r \h </w:instrText>
        </w:r>
      </w:ins>
      <w:ins w:id="8243" w:author="Rev 19 Allen Wirfs-Brock" w:date="2013-09-23T15:57:00Z">
        <w:r>
          <w:fldChar w:fldCharType="separate"/>
        </w:r>
      </w:ins>
      <w:ins w:id="8244" w:author="Rev 19 Allen Wirfs-Brock" w:date="2013-09-27T13:22:00Z">
        <w:r w:rsidR="00D433E8">
          <w:t>13.6.4.2</w:t>
        </w:r>
      </w:ins>
      <w:ins w:id="8245" w:author="Rev 19 Allen Wirfs-Brock" w:date="2013-09-23T15:57:00Z">
        <w:r>
          <w:fldChar w:fldCharType="end"/>
        </w:r>
        <w:r>
          <w:t xml:space="preserve">, </w:t>
        </w:r>
        <w:r>
          <w:fldChar w:fldCharType="begin"/>
        </w:r>
        <w:r>
          <w:instrText xml:space="preserve"> REF _Ref367714847 \r \h </w:instrText>
        </w:r>
      </w:ins>
      <w:ins w:id="8246" w:author="Rev 19 Allen Wirfs-Brock" w:date="2013-09-23T15:57:00Z">
        <w:r>
          <w:fldChar w:fldCharType="separate"/>
        </w:r>
      </w:ins>
      <w:ins w:id="8247" w:author="Rev 19 Allen Wirfs-Brock" w:date="2013-09-27T13:22:00Z">
        <w:r w:rsidR="00D433E8">
          <w:t>14.1.2</w:t>
        </w:r>
      </w:ins>
      <w:ins w:id="8248" w:author="Rev 19 Allen Wirfs-Brock" w:date="2013-09-23T15:57:00Z">
        <w:r>
          <w:fldChar w:fldCharType="end"/>
        </w:r>
        <w:r>
          <w:t xml:space="preserve">, </w:t>
        </w:r>
        <w:r>
          <w:fldChar w:fldCharType="begin"/>
        </w:r>
        <w:r>
          <w:instrText xml:space="preserve"> REF _Ref367714895 \r \h </w:instrText>
        </w:r>
      </w:ins>
      <w:ins w:id="8249" w:author="Rev 19 Allen Wirfs-Brock" w:date="2013-09-23T15:57:00Z">
        <w:r>
          <w:fldChar w:fldCharType="separate"/>
        </w:r>
      </w:ins>
      <w:ins w:id="8250" w:author="Rev 19 Allen Wirfs-Brock" w:date="2013-09-27T13:22:00Z">
        <w:r w:rsidR="00D433E8">
          <w:t>14.4.2</w:t>
        </w:r>
      </w:ins>
      <w:ins w:id="8251" w:author="Rev 19 Allen Wirfs-Brock" w:date="2013-09-23T15:57:00Z">
        <w:r>
          <w:fldChar w:fldCharType="end"/>
        </w:r>
        <w:r>
          <w:t xml:space="preserve">, </w:t>
        </w:r>
        <w:r>
          <w:fldChar w:fldCharType="begin"/>
        </w:r>
        <w:r>
          <w:instrText xml:space="preserve"> REF _Ref367714927 \r \h </w:instrText>
        </w:r>
      </w:ins>
      <w:ins w:id="8252" w:author="Rev 19 Allen Wirfs-Brock" w:date="2013-09-23T15:57:00Z">
        <w:r>
          <w:fldChar w:fldCharType="separate"/>
        </w:r>
      </w:ins>
      <w:ins w:id="8253" w:author="Rev 19 Allen Wirfs-Brock" w:date="2013-09-27T13:22:00Z">
        <w:r w:rsidR="00D433E8">
          <w:t>14.5.2</w:t>
        </w:r>
      </w:ins>
      <w:ins w:id="8254" w:author="Rev 19 Allen Wirfs-Brock" w:date="2013-09-23T15:57:00Z">
        <w:r>
          <w:fldChar w:fldCharType="end"/>
        </w:r>
        <w:r>
          <w:t xml:space="preserve">, </w:t>
        </w:r>
        <w:r>
          <w:fldChar w:fldCharType="begin"/>
        </w:r>
        <w:r>
          <w:instrText xml:space="preserve"> REF _Ref367714971 \r \h </w:instrText>
        </w:r>
      </w:ins>
      <w:ins w:id="8255" w:author="Rev 19 Allen Wirfs-Brock" w:date="2013-09-23T15:57:00Z">
        <w:r>
          <w:fldChar w:fldCharType="separate"/>
        </w:r>
      </w:ins>
      <w:ins w:id="8256" w:author="Rev 19 Allen Wirfs-Brock" w:date="2013-09-27T13:22:00Z">
        <w:r w:rsidR="00D433E8">
          <w:t>15.1.1.2</w:t>
        </w:r>
      </w:ins>
      <w:ins w:id="8257" w:author="Rev 19 Allen Wirfs-Brock" w:date="2013-09-23T15:57:00Z">
        <w:r>
          <w:fldChar w:fldCharType="end"/>
        </w:r>
        <w:r>
          <w:t xml:space="preserve">, </w:t>
        </w:r>
        <w:r>
          <w:fldChar w:fldCharType="begin"/>
        </w:r>
        <w:r>
          <w:instrText xml:space="preserve"> REF _Ref367714989 \r \h </w:instrText>
        </w:r>
      </w:ins>
      <w:ins w:id="8258" w:author="Rev 19 Allen Wirfs-Brock" w:date="2013-09-23T15:57:00Z">
        <w:r>
          <w:fldChar w:fldCharType="separate"/>
        </w:r>
      </w:ins>
      <w:ins w:id="8259" w:author="Rev 19 Allen Wirfs-Brock" w:date="2013-09-27T13:22:00Z">
        <w:r w:rsidR="00D433E8">
          <w:t>15.1.2.1</w:t>
        </w:r>
      </w:ins>
      <w:ins w:id="8260" w:author="Rev 19 Allen Wirfs-Brock" w:date="2013-09-23T15:57:00Z">
        <w:r>
          <w:fldChar w:fldCharType="end"/>
        </w:r>
        <w:r>
          <w:t>.</w:t>
        </w:r>
      </w:ins>
    </w:p>
    <w:p w14:paraId="0EC2017E" w14:textId="77777777"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14:paraId="43BFFE8A" w14:textId="77777777" w:rsidR="00E34FC1" w:rsidRDefault="00E34FC1" w:rsidP="00CB07B9">
      <w:pPr>
        <w:pStyle w:val="Alg4"/>
        <w:numPr>
          <w:ilvl w:val="0"/>
          <w:numId w:val="1008"/>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14:paraId="3794BDB7" w14:textId="77777777" w:rsidR="00E34FC1" w:rsidRPr="00E77497" w:rsidRDefault="00E34FC1" w:rsidP="00E34FC1">
      <w:pPr>
        <w:pStyle w:val="Alg4"/>
        <w:numPr>
          <w:ilvl w:val="0"/>
          <w:numId w:val="1008"/>
        </w:numPr>
        <w:spacing w:after="220"/>
        <w:contextualSpacing/>
      </w:pPr>
      <w:r w:rsidRPr="00E77497">
        <w:t xml:space="preserve">Return the </w:t>
      </w:r>
      <w:r>
        <w:t>BoundNames</w:t>
      </w:r>
      <w:r w:rsidRPr="00E77497">
        <w:t xml:space="preserve"> of</w:t>
      </w:r>
      <w:r>
        <w:t xml:space="preserve"> </w:t>
      </w:r>
      <w:r w:rsidRPr="00253B6F">
        <w:rPr>
          <w:i/>
        </w:rPr>
        <w:t>formals</w:t>
      </w:r>
      <w:r w:rsidRPr="00E77497">
        <w:t>.</w:t>
      </w:r>
    </w:p>
    <w:p w14:paraId="603ED731" w14:textId="77777777" w:rsidR="00AA7F77" w:rsidRPr="00E77497" w:rsidRDefault="00AA7F77" w:rsidP="006A78DC">
      <w:pPr>
        <w:pStyle w:val="30"/>
      </w:pPr>
      <w:bookmarkStart w:id="8261" w:name="_Ref366747196"/>
      <w:bookmarkStart w:id="8262" w:name="_Toc368050551"/>
      <w:r w:rsidRPr="00E77497">
        <w:t xml:space="preserve">Static Semantics:  </w:t>
      </w:r>
      <w:r>
        <w:rPr>
          <w:lang w:eastAsia="en-US"/>
        </w:rPr>
        <w:t>Contains</w:t>
      </w:r>
      <w:bookmarkEnd w:id="8261"/>
      <w:bookmarkEnd w:id="8262"/>
    </w:p>
    <w:p w14:paraId="65D2581A" w14:textId="77777777"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14:paraId="518ACD76" w14:textId="77777777" w:rsidR="00CA2DE9" w:rsidRPr="002E15BF" w:rsidRDefault="00CA2DE9" w:rsidP="00CA2DE9">
      <w:pPr>
        <w:tabs>
          <w:tab w:val="left" w:pos="2055"/>
        </w:tabs>
        <w:rPr>
          <w:ins w:id="8263" w:author="Rev 19 Allen Wirfs-Brock" w:date="2013-09-12T11:07:00Z"/>
        </w:rPr>
      </w:pPr>
      <w:ins w:id="8264" w:author="Rev 19 Allen Wirfs-Brock" w:date="2013-09-12T11:07:00Z">
        <w:r w:rsidRPr="002E15BF">
          <w:t>See also:</w:t>
        </w:r>
        <w:r>
          <w:t xml:space="preserve"> </w:t>
        </w:r>
        <w:r>
          <w:fldChar w:fldCharType="begin"/>
        </w:r>
        <w:r>
          <w:instrText xml:space="preserve"> REF _Ref366747031 \r \h </w:instrText>
        </w:r>
      </w:ins>
      <w:ins w:id="8265" w:author="Rev 19 Allen Wirfs-Brock" w:date="2013-09-12T11:07:00Z">
        <w:r>
          <w:fldChar w:fldCharType="separate"/>
        </w:r>
      </w:ins>
      <w:ins w:id="8266" w:author="Rev 19 Allen Wirfs-Brock" w:date="2013-09-27T13:22:00Z">
        <w:r w:rsidR="00D433E8">
          <w:t>5.3</w:t>
        </w:r>
      </w:ins>
      <w:ins w:id="8267" w:author="Rev 19 Allen Wirfs-Brock" w:date="2013-09-12T11:07:00Z">
        <w:r>
          <w:fldChar w:fldCharType="end"/>
        </w:r>
        <w:r>
          <w:t xml:space="preserve">, </w:t>
        </w:r>
        <w:r>
          <w:fldChar w:fldCharType="begin"/>
        </w:r>
        <w:r>
          <w:instrText xml:space="preserve"> REF _Ref366747005 \r \h </w:instrText>
        </w:r>
      </w:ins>
      <w:ins w:id="8268" w:author="Rev 19 Allen Wirfs-Brock" w:date="2013-09-12T11:07:00Z">
        <w:r>
          <w:fldChar w:fldCharType="separate"/>
        </w:r>
      </w:ins>
      <w:ins w:id="8269" w:author="Rev 19 Allen Wirfs-Brock" w:date="2013-09-27T13:22:00Z">
        <w:r w:rsidR="00D433E8">
          <w:t>12.1.5.2</w:t>
        </w:r>
      </w:ins>
      <w:ins w:id="8270" w:author="Rev 19 Allen Wirfs-Brock" w:date="2013-09-12T11:07:00Z">
        <w:r>
          <w:fldChar w:fldCharType="end"/>
        </w:r>
        <w:r>
          <w:t xml:space="preserve">, </w:t>
        </w:r>
        <w:r>
          <w:fldChar w:fldCharType="begin"/>
        </w:r>
        <w:r>
          <w:instrText xml:space="preserve"> REF _Ref366747129 \r \h </w:instrText>
        </w:r>
      </w:ins>
      <w:ins w:id="8271" w:author="Rev 19 Allen Wirfs-Brock" w:date="2013-09-12T11:07:00Z">
        <w:r>
          <w:fldChar w:fldCharType="separate"/>
        </w:r>
      </w:ins>
      <w:ins w:id="8272" w:author="Rev 19 Allen Wirfs-Brock" w:date="2013-09-27T13:22:00Z">
        <w:r w:rsidR="00D433E8">
          <w:t>12.2.1.1</w:t>
        </w:r>
      </w:ins>
      <w:ins w:id="8273" w:author="Rev 19 Allen Wirfs-Brock" w:date="2013-09-12T11:07:00Z">
        <w:r>
          <w:fldChar w:fldCharType="end"/>
        </w:r>
        <w:r>
          <w:t xml:space="preserve">, </w:t>
        </w:r>
        <w:r>
          <w:fldChar w:fldCharType="begin"/>
        </w:r>
        <w:r>
          <w:instrText xml:space="preserve"> REF _Ref366747171 \r \h </w:instrText>
        </w:r>
      </w:ins>
      <w:ins w:id="8274" w:author="Rev 19 Allen Wirfs-Brock" w:date="2013-09-12T11:07:00Z">
        <w:r>
          <w:fldChar w:fldCharType="separate"/>
        </w:r>
      </w:ins>
      <w:ins w:id="8275" w:author="Rev 19 Allen Wirfs-Brock" w:date="2013-09-27T13:22:00Z">
        <w:r w:rsidR="00D433E8">
          <w:t>14.1.3</w:t>
        </w:r>
      </w:ins>
      <w:ins w:id="8276" w:author="Rev 19 Allen Wirfs-Brock" w:date="2013-09-12T11:07:00Z">
        <w:r>
          <w:fldChar w:fldCharType="end"/>
        </w:r>
        <w:r>
          <w:t xml:space="preserve">, </w:t>
        </w:r>
        <w:r>
          <w:fldChar w:fldCharType="begin"/>
        </w:r>
        <w:r>
          <w:instrText xml:space="preserve"> REF _Ref366747244 \r \h </w:instrText>
        </w:r>
      </w:ins>
      <w:ins w:id="8277" w:author="Rev 19 Allen Wirfs-Brock" w:date="2013-09-12T11:07:00Z">
        <w:r>
          <w:fldChar w:fldCharType="separate"/>
        </w:r>
      </w:ins>
      <w:ins w:id="8278" w:author="Rev 19 Allen Wirfs-Brock" w:date="2013-09-27T13:22:00Z">
        <w:r w:rsidR="00D433E8">
          <w:t>14.4.3</w:t>
        </w:r>
      </w:ins>
      <w:ins w:id="8279" w:author="Rev 19 Allen Wirfs-Brock" w:date="2013-09-12T11:07:00Z">
        <w:r>
          <w:fldChar w:fldCharType="end"/>
        </w:r>
        <w:r>
          <w:t xml:space="preserve">, </w:t>
        </w:r>
        <w:r>
          <w:fldChar w:fldCharType="begin"/>
        </w:r>
        <w:r>
          <w:instrText xml:space="preserve"> REF _Ref366747276 \r \h </w:instrText>
        </w:r>
      </w:ins>
      <w:ins w:id="8280" w:author="Rev 19 Allen Wirfs-Brock" w:date="2013-09-12T11:07:00Z">
        <w:r>
          <w:fldChar w:fldCharType="separate"/>
        </w:r>
      </w:ins>
      <w:ins w:id="8281" w:author="Rev 19 Allen Wirfs-Brock" w:date="2013-09-27T13:22:00Z">
        <w:r w:rsidR="00D433E8">
          <w:t>14.5.4</w:t>
        </w:r>
      </w:ins>
      <w:ins w:id="8282" w:author="Rev 19 Allen Wirfs-Brock" w:date="2013-09-12T11:07:00Z">
        <w:r>
          <w:fldChar w:fldCharType="end"/>
        </w:r>
      </w:ins>
    </w:p>
    <w:p w14:paraId="54F916E9" w14:textId="77777777" w:rsidR="00AA7F77" w:rsidRPr="00E77497" w:rsidRDefault="00AA7F77" w:rsidP="00AA7F77">
      <w:pPr>
        <w:jc w:val="left"/>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sidR="007110FE">
        <w:rPr>
          <w:rFonts w:ascii="Times New Roman" w:hAnsi="Times New Roman"/>
          <w:i/>
        </w:rPr>
        <w:t>ConciseBody</w:t>
      </w:r>
    </w:p>
    <w:p w14:paraId="72F0C9D3" w14:textId="77777777" w:rsidR="002E018B" w:rsidRDefault="002E018B" w:rsidP="00AA7F77">
      <w:pPr>
        <w:pStyle w:val="Alg4"/>
        <w:numPr>
          <w:ilvl w:val="0"/>
          <w:numId w:val="725"/>
        </w:numPr>
        <w:spacing w:after="220"/>
        <w:contextualSpacing/>
      </w:pPr>
      <w:r>
        <w:t xml:space="preserve">If </w:t>
      </w:r>
      <w:r>
        <w:rPr>
          <w:i/>
          <w:iCs/>
        </w:rPr>
        <w:t>symbol</w:t>
      </w:r>
      <w:r>
        <w:t xml:space="preserve"> is neither </w:t>
      </w:r>
      <w:r w:rsidRPr="00791C7A">
        <w:rPr>
          <w:rFonts w:ascii="Courier New" w:hAnsi="Courier New" w:cs="Courier New"/>
          <w:b/>
          <w:bCs/>
        </w:rPr>
        <w:t>super</w:t>
      </w:r>
      <w:r>
        <w:t xml:space="preserve"> or </w:t>
      </w:r>
      <w:r w:rsidRPr="00791C7A">
        <w:rPr>
          <w:rFonts w:ascii="Courier New" w:hAnsi="Courier New" w:cs="Courier New"/>
          <w:b/>
          <w:bCs/>
        </w:rPr>
        <w:t>this</w:t>
      </w:r>
      <w:r>
        <w:t xml:space="preserve">, then return </w:t>
      </w:r>
      <w:r w:rsidRPr="002E018B">
        <w:rPr>
          <w:b/>
          <w:bCs/>
        </w:rPr>
        <w:t>false</w:t>
      </w:r>
      <w:r>
        <w:t>.</w:t>
      </w:r>
    </w:p>
    <w:p w14:paraId="1A7B940C" w14:textId="77777777" w:rsidR="00140F69" w:rsidRDefault="00140F69" w:rsidP="00AA7F77">
      <w:pPr>
        <w:pStyle w:val="Alg4"/>
        <w:numPr>
          <w:ilvl w:val="0"/>
          <w:numId w:val="725"/>
        </w:numPr>
        <w:spacing w:after="220"/>
        <w:contextualSpacing/>
      </w:pPr>
      <w:r>
        <w:t xml:space="preserve">If </w:t>
      </w:r>
      <w:r w:rsidRPr="00140F69">
        <w:rPr>
          <w:i/>
        </w:rPr>
        <w:t>ArrowParameters</w:t>
      </w:r>
      <w:r>
        <w:t xml:space="preserve"> Contains </w:t>
      </w:r>
      <w:r w:rsidRPr="00140F69">
        <w:rPr>
          <w:i/>
        </w:rPr>
        <w:t>symbol</w:t>
      </w:r>
      <w:r>
        <w:t xml:space="preserve"> is </w:t>
      </w:r>
      <w:r w:rsidRPr="00140F69">
        <w:rPr>
          <w:b/>
        </w:rPr>
        <w:t>true</w:t>
      </w:r>
      <w:r>
        <w:t xml:space="preserve">, return </w:t>
      </w:r>
      <w:r w:rsidRPr="00140F69">
        <w:rPr>
          <w:b/>
        </w:rPr>
        <w:t>true</w:t>
      </w:r>
      <w:r>
        <w:t>;</w:t>
      </w:r>
    </w:p>
    <w:p w14:paraId="11EB5585" w14:textId="77777777" w:rsidR="00AA7F77" w:rsidRPr="00E77497" w:rsidRDefault="00AA7F77" w:rsidP="00AA7F77">
      <w:pPr>
        <w:pStyle w:val="Alg4"/>
        <w:numPr>
          <w:ilvl w:val="0"/>
          <w:numId w:val="725"/>
        </w:numPr>
        <w:spacing w:after="220"/>
        <w:contextualSpacing/>
      </w:pPr>
      <w:r w:rsidRPr="00E77497">
        <w:t>Return</w:t>
      </w:r>
      <w:r w:rsidR="00140F69">
        <w:t xml:space="preserve"> </w:t>
      </w:r>
      <w:r w:rsidR="00140F69" w:rsidRPr="00140F69">
        <w:rPr>
          <w:i/>
        </w:rPr>
        <w:t>ConciseBody</w:t>
      </w:r>
      <w:r w:rsidR="00140F69" w:rsidRPr="00140F69">
        <w:t xml:space="preserve"> </w:t>
      </w:r>
      <w:r w:rsidR="00140F69">
        <w:t xml:space="preserve">Contains </w:t>
      </w:r>
      <w:r w:rsidR="00140F69" w:rsidRPr="00ED2E78">
        <w:rPr>
          <w:i/>
        </w:rPr>
        <w:t>symbol</w:t>
      </w:r>
      <w:r w:rsidR="00140F69">
        <w:t xml:space="preserve"> </w:t>
      </w:r>
      <w:r>
        <w:t>.</w:t>
      </w:r>
    </w:p>
    <w:p w14:paraId="0C3C9BE6" w14:textId="77777777" w:rsidR="00791C7A" w:rsidRDefault="00791C7A" w:rsidP="00791C7A">
      <w:pPr>
        <w:pStyle w:val="Note"/>
      </w:pPr>
      <w:r>
        <w:t>NOTE</w:t>
      </w:r>
      <w:r>
        <w:tab/>
      </w:r>
      <w:r w:rsidRPr="00AC0382">
        <w:rPr>
          <w:rFonts w:cs="Arial"/>
        </w:rPr>
        <w:t xml:space="preserve">Normally, </w:t>
      </w:r>
      <w:r w:rsidRPr="00791C7A">
        <w:rPr>
          <w:rFonts w:ascii="Times New Roman" w:hAnsi="Times New Roman"/>
        </w:rPr>
        <w:t>Contains</w:t>
      </w:r>
      <w:r w:rsidRPr="00AC0382">
        <w:rPr>
          <w:rFonts w:cs="Arial"/>
        </w:rPr>
        <w:t xml:space="preserve"> does not look inside most function forms  However,</w:t>
      </w:r>
      <w:r w:rsidRPr="00AC0382">
        <w:rPr>
          <w:rFonts w:ascii="Times New Roman" w:hAnsi="Times New Roman"/>
        </w:rPr>
        <w:t xml:space="preserve"> </w:t>
      </w:r>
      <w:r w:rsidRPr="009C0ACA">
        <w:rPr>
          <w:rFonts w:ascii="Times New Roman" w:hAnsi="Times New Roman"/>
        </w:rPr>
        <w:t>Contains</w:t>
      </w:r>
      <w:r>
        <w:t xml:space="preserve"> is used to detect </w:t>
      </w:r>
      <w:r>
        <w:rPr>
          <w:rFonts w:ascii="Courier New" w:hAnsi="Courier New" w:cs="Courier New"/>
          <w:b/>
        </w:rPr>
        <w:t>this</w:t>
      </w:r>
      <w:r>
        <w:t xml:space="preserve"> and </w:t>
      </w:r>
      <w:r w:rsidRPr="00D90FEA">
        <w:rPr>
          <w:rFonts w:ascii="Courier New" w:hAnsi="Courier New" w:cs="Courier New"/>
          <w:b/>
        </w:rPr>
        <w:t>super</w:t>
      </w:r>
      <w:r>
        <w:t xml:space="preserve"> usage within an </w:t>
      </w:r>
      <w:r w:rsidRPr="00D90FEA">
        <w:rPr>
          <w:rFonts w:ascii="Times New Roman" w:hAnsi="Times New Roman"/>
          <w:i/>
        </w:rPr>
        <w:t>ArrowFunction</w:t>
      </w:r>
      <w:r>
        <w:t>.</w:t>
      </w:r>
    </w:p>
    <w:p w14:paraId="0C356C19" w14:textId="77777777" w:rsidR="005D0307" w:rsidRDefault="005D0307" w:rsidP="00CB07B9">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14:paraId="7880AEA1" w14:textId="77777777" w:rsidR="005D0307" w:rsidRDefault="005D0307" w:rsidP="00CB07B9">
      <w:pPr>
        <w:pStyle w:val="Alg4"/>
        <w:numPr>
          <w:ilvl w:val="0"/>
          <w:numId w:val="767"/>
        </w:numPr>
        <w:spacing w:after="220"/>
        <w:contextualSpacing/>
      </w:pPr>
      <w:r>
        <w:t xml:space="preserve">Let </w:t>
      </w:r>
      <w:r w:rsidRPr="009C0ACA">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14:paraId="7BB8557D" w14:textId="77777777" w:rsidR="005D0307" w:rsidRPr="00E77497" w:rsidRDefault="005D0307" w:rsidP="005D0307">
      <w:pPr>
        <w:pStyle w:val="Alg4"/>
        <w:numPr>
          <w:ilvl w:val="0"/>
          <w:numId w:val="767"/>
        </w:numPr>
        <w:spacing w:after="220"/>
        <w:contextualSpacing/>
      </w:pPr>
      <w:r w:rsidRPr="00E77497">
        <w:t xml:space="preserve">Return </w:t>
      </w:r>
      <w:r>
        <w:rPr>
          <w:i/>
        </w:rPr>
        <w:t>formals</w:t>
      </w:r>
      <w:r>
        <w:t xml:space="preserve"> Contains </w:t>
      </w:r>
      <w:r w:rsidRPr="009C0ACA">
        <w:rPr>
          <w:i/>
        </w:rPr>
        <w:t>symbol</w:t>
      </w:r>
      <w:r w:rsidRPr="00E77497">
        <w:t>.</w:t>
      </w:r>
    </w:p>
    <w:p w14:paraId="69B4981D" w14:textId="77777777" w:rsidR="00184B2F" w:rsidRPr="00E77497" w:rsidRDefault="00184B2F" w:rsidP="006A78DC">
      <w:pPr>
        <w:pStyle w:val="30"/>
      </w:pPr>
      <w:bookmarkStart w:id="8283" w:name="_Toc368050552"/>
      <w:r w:rsidRPr="00E77497">
        <w:t xml:space="preserve">Static Semantics:  </w:t>
      </w:r>
      <w:r>
        <w:rPr>
          <w:lang w:eastAsia="en-US"/>
        </w:rPr>
        <w:t>CoveredFormalsList</w:t>
      </w:r>
      <w:bookmarkEnd w:id="8283"/>
    </w:p>
    <w:p w14:paraId="503C8C8A" w14:textId="77777777" w:rsidR="002B37BD" w:rsidRDefault="002B37BD" w:rsidP="002B37BD">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14:paraId="3DE87B93" w14:textId="77777777" w:rsidR="002B37BD" w:rsidRPr="00E77497" w:rsidRDefault="002B37BD" w:rsidP="002B37BD">
      <w:pPr>
        <w:pStyle w:val="Alg4"/>
        <w:numPr>
          <w:ilvl w:val="0"/>
          <w:numId w:val="764"/>
        </w:numPr>
        <w:spacing w:after="220"/>
      </w:pPr>
      <w:r w:rsidRPr="00E77497">
        <w:t xml:space="preserve">Return </w:t>
      </w:r>
      <w:r>
        <w:rPr>
          <w:i/>
          <w:iCs/>
        </w:rPr>
        <w:t>BindingIdentifier</w:t>
      </w:r>
      <w:r w:rsidRPr="00E77497">
        <w:t>.</w:t>
      </w:r>
    </w:p>
    <w:p w14:paraId="1AD99065" w14:textId="77777777" w:rsidR="00020FE6" w:rsidRPr="00E77497" w:rsidRDefault="00020FE6" w:rsidP="00CB07B9">
      <w:pPr>
        <w:pStyle w:val="SyntaxRule"/>
      </w:pPr>
      <w:r>
        <w:t>CoverParenthesi</w:t>
      </w:r>
      <w:r w:rsidR="00CB07B9">
        <w:t>s</w:t>
      </w:r>
      <w:r>
        <w:t>edExpressionAndArrowParameter</w:t>
      </w:r>
      <w:r w:rsidR="009C5E83">
        <w:t>Li</w:t>
      </w:r>
      <w:r>
        <w:t>s</w:t>
      </w:r>
      <w:r w:rsidR="009C5E83">
        <w:t>t</w:t>
      </w:r>
      <w:r w:rsidR="004F79DA">
        <w:rPr>
          <w:i w:val="0"/>
          <w:iCs/>
        </w:rPr>
        <w:t xml:space="preserve"> </w:t>
      </w:r>
      <w:r w:rsidRPr="00E77497">
        <w:rPr>
          <w:rFonts w:ascii="Arial" w:hAnsi="Arial" w:cs="Arial"/>
          <w:b/>
          <w:i w:val="0"/>
        </w:rPr>
        <w:t>:</w:t>
      </w:r>
    </w:p>
    <w:p w14:paraId="27852BF0" w14:textId="77777777" w:rsidR="00020FE6" w:rsidRPr="00E650A6" w:rsidRDefault="00020FE6" w:rsidP="00020FE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Identifier</w:t>
      </w:r>
      <w:r w:rsidRPr="00E77497">
        <w:rPr>
          <w:rFonts w:ascii="Courier New" w:hAnsi="Courier New"/>
          <w:b/>
          <w:i w:val="0"/>
        </w:rPr>
        <w:t>)</w:t>
      </w:r>
    </w:p>
    <w:p w14:paraId="3AF36756" w14:textId="77777777" w:rsidR="00184B2F" w:rsidRPr="00E77497" w:rsidRDefault="00184B2F" w:rsidP="00CB07B9">
      <w:pPr>
        <w:pStyle w:val="Alg4"/>
        <w:numPr>
          <w:ilvl w:val="0"/>
          <w:numId w:val="717"/>
        </w:numPr>
        <w:spacing w:after="220"/>
        <w:contextualSpacing/>
      </w:pPr>
      <w:r w:rsidRPr="00E77497">
        <w:t xml:space="preserve">Return the </w:t>
      </w:r>
      <w:r w:rsidR="007B0127">
        <w:t>result of</w:t>
      </w:r>
      <w:r w:rsidR="007B0127" w:rsidRPr="00E77497">
        <w:t xml:space="preserve"> pars</w:t>
      </w:r>
      <w:r w:rsidR="007B0127">
        <w:t>ing</w:t>
      </w:r>
      <w:r w:rsidR="007B0127" w:rsidRPr="007B0127">
        <w:t xml:space="preserve"> </w:t>
      </w:r>
      <w:r w:rsidR="007B0127" w:rsidRPr="00675B74">
        <w:t xml:space="preserve">the </w:t>
      </w:r>
      <w:r w:rsidR="00020FE6">
        <w:t>lexical token stream</w:t>
      </w:r>
      <w:r w:rsidR="007B0127" w:rsidRPr="00675B74">
        <w:t xml:space="preserve"> </w:t>
      </w:r>
      <w:r w:rsidR="00020FE6">
        <w:t xml:space="preserve">matched by </w:t>
      </w:r>
      <w:r w:rsidR="007B0127" w:rsidRPr="00E77497">
        <w:t xml:space="preserve"> </w:t>
      </w:r>
      <w:r w:rsidR="00020FE6" w:rsidRPr="009C0ACA">
        <w:rPr>
          <w:i/>
        </w:rPr>
        <w:t>CoverParenthesi</w:t>
      </w:r>
      <w:r w:rsidR="00CB07B9">
        <w:rPr>
          <w:i/>
        </w:rPr>
        <w:t>s</w:t>
      </w:r>
      <w:r w:rsidR="00020FE6" w:rsidRPr="009C0ACA">
        <w:rPr>
          <w:i/>
        </w:rPr>
        <w:t>edExpressionAndArrowParameter</w:t>
      </w:r>
      <w:r w:rsidR="009C5E83">
        <w:rPr>
          <w:i/>
        </w:rPr>
        <w:t>Li</w:t>
      </w:r>
      <w:r w:rsidR="00020FE6" w:rsidRPr="009C0ACA">
        <w:rPr>
          <w:i/>
        </w:rPr>
        <w:t>s</w:t>
      </w:r>
      <w:r w:rsidR="009C5E83">
        <w:rPr>
          <w:i/>
        </w:rPr>
        <w:t>t</w:t>
      </w:r>
      <w:r w:rsidR="00020FE6" w:rsidRPr="00AD3F16" w:rsidDel="00020FE6">
        <w:rPr>
          <w:i/>
        </w:rPr>
        <w:t xml:space="preserve"> </w:t>
      </w:r>
      <w:r w:rsidR="007B0127" w:rsidRPr="00E77497">
        <w:t xml:space="preserve">using </w:t>
      </w:r>
      <w:r w:rsidR="00020FE6" w:rsidRPr="00020FE6">
        <w:rPr>
          <w:i/>
        </w:rPr>
        <w:t>ArrowFormalParameter</w:t>
      </w:r>
      <w:r w:rsidR="001F1E48">
        <w:rPr>
          <w:i/>
        </w:rPr>
        <w:t>s</w:t>
      </w:r>
      <w:r w:rsidR="00020FE6" w:rsidRPr="00020FE6" w:rsidDel="00020FE6">
        <w:rPr>
          <w:i/>
        </w:rPr>
        <w:t xml:space="preserve"> </w:t>
      </w:r>
      <w:r w:rsidR="007B0127">
        <w:t>as the goal symbol</w:t>
      </w:r>
      <w:r w:rsidRPr="00675B74">
        <w:t>.</w:t>
      </w:r>
    </w:p>
    <w:p w14:paraId="26D01D38" w14:textId="77777777" w:rsidR="004B4DD2" w:rsidRPr="00E77497" w:rsidRDefault="004B4DD2" w:rsidP="006A78DC">
      <w:pPr>
        <w:pStyle w:val="30"/>
      </w:pPr>
      <w:bookmarkStart w:id="8284" w:name="_Ref368036022"/>
      <w:bookmarkStart w:id="8285" w:name="_Toc368050553"/>
      <w:r w:rsidRPr="00E77497">
        <w:t xml:space="preserve">Static Semantics:  </w:t>
      </w:r>
      <w:r w:rsidRPr="00E77497">
        <w:rPr>
          <w:lang w:eastAsia="en-US"/>
        </w:rPr>
        <w:t>ExpectedArgumentCount</w:t>
      </w:r>
      <w:bookmarkEnd w:id="8284"/>
      <w:bookmarkEnd w:id="8285"/>
    </w:p>
    <w:p w14:paraId="18FDB20E" w14:textId="77777777" w:rsidR="00902612" w:rsidRPr="00F742D3" w:rsidRDefault="00902612" w:rsidP="00902612">
      <w:pPr>
        <w:rPr>
          <w:ins w:id="8286" w:author="Rev 19 Allen Wirfs-Brock" w:date="2013-09-27T09:04:00Z"/>
        </w:rPr>
      </w:pPr>
      <w:ins w:id="8287" w:author="Rev 19 Allen Wirfs-Brock" w:date="2013-09-27T09:04:00Z">
        <w:r>
          <w:t xml:space="preserve">See also: </w:t>
        </w:r>
      </w:ins>
      <w:ins w:id="8288" w:author="Rev 19 Allen Wirfs-Brock" w:date="2013-09-27T09:06:00Z">
        <w:r>
          <w:fldChar w:fldCharType="begin"/>
        </w:r>
        <w:r>
          <w:instrText xml:space="preserve"> REF _Ref368036138 \r \h </w:instrText>
        </w:r>
      </w:ins>
      <w:r>
        <w:fldChar w:fldCharType="separate"/>
      </w:r>
      <w:ins w:id="8289" w:author="Rev 19 Allen Wirfs-Brock" w:date="2013-09-27T13:22:00Z">
        <w:r w:rsidR="00D433E8">
          <w:t>14.1.4</w:t>
        </w:r>
      </w:ins>
      <w:ins w:id="8290" w:author="Rev 19 Allen Wirfs-Brock" w:date="2013-09-27T09:06:00Z">
        <w:r>
          <w:fldChar w:fldCharType="end"/>
        </w:r>
        <w:r>
          <w:t xml:space="preserve">, </w:t>
        </w:r>
        <w:r>
          <w:fldChar w:fldCharType="begin"/>
        </w:r>
        <w:r>
          <w:instrText xml:space="preserve"> REF _Ref368036092 \r \h </w:instrText>
        </w:r>
      </w:ins>
      <w:r>
        <w:fldChar w:fldCharType="separate"/>
      </w:r>
      <w:ins w:id="8291" w:author="Rev 19 Allen Wirfs-Brock" w:date="2013-09-27T13:22:00Z">
        <w:r w:rsidR="00D433E8">
          <w:t>14.3.2</w:t>
        </w:r>
      </w:ins>
      <w:ins w:id="8292" w:author="Rev 19 Allen Wirfs-Brock" w:date="2013-09-27T09:06:00Z">
        <w:r>
          <w:fldChar w:fldCharType="end"/>
        </w:r>
      </w:ins>
      <w:ins w:id="8293" w:author="Rev 19 Allen Wirfs-Brock" w:date="2013-09-27T09:04:00Z">
        <w:r>
          <w:t>.</w:t>
        </w:r>
      </w:ins>
    </w:p>
    <w:p w14:paraId="57A48C37" w14:textId="77777777" w:rsidR="004B4DD2" w:rsidRDefault="004B4DD2" w:rsidP="003A1718">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14:paraId="5EA3FE9C" w14:textId="77777777" w:rsidR="004B4DD2" w:rsidRPr="00E77497" w:rsidRDefault="004B4DD2" w:rsidP="008F7A25">
      <w:pPr>
        <w:pStyle w:val="Alg4"/>
        <w:numPr>
          <w:ilvl w:val="0"/>
          <w:numId w:val="1541"/>
        </w:numPr>
        <w:spacing w:after="220"/>
      </w:pPr>
      <w:r w:rsidRPr="00E77497">
        <w:t xml:space="preserve">Return </w:t>
      </w:r>
      <w:r w:rsidR="003A1718">
        <w:t>1</w:t>
      </w:r>
      <w:r w:rsidRPr="00E77497">
        <w:t>.</w:t>
      </w:r>
    </w:p>
    <w:p w14:paraId="546B7E56" w14:textId="77777777" w:rsidR="00020FE6" w:rsidRDefault="00020FE6"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14:paraId="3ADA9703" w14:textId="77777777" w:rsidR="00E34FC1" w:rsidRDefault="00E34FC1" w:rsidP="00CB07B9">
      <w:pPr>
        <w:pStyle w:val="Alg4"/>
        <w:numPr>
          <w:ilvl w:val="0"/>
          <w:numId w:val="1009"/>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14:paraId="6EE02BE6" w14:textId="77777777" w:rsidR="004B4DD2" w:rsidRPr="00E77497" w:rsidRDefault="004B4DD2" w:rsidP="009C0ACA">
      <w:pPr>
        <w:pStyle w:val="Alg4"/>
        <w:numPr>
          <w:ilvl w:val="0"/>
          <w:numId w:val="1009"/>
        </w:numPr>
        <w:spacing w:after="220"/>
        <w:contextualSpacing/>
      </w:pPr>
      <w:r w:rsidRPr="00E77497">
        <w:t>Return the ExpectedArgumentCount of</w:t>
      </w:r>
      <w:r w:rsidR="003A1718">
        <w:t xml:space="preserve"> </w:t>
      </w:r>
      <w:r w:rsidR="00E34FC1" w:rsidRPr="00253B6F">
        <w:rPr>
          <w:i/>
        </w:rPr>
        <w:t>formals</w:t>
      </w:r>
      <w:r w:rsidRPr="00E77497">
        <w:t>.</w:t>
      </w:r>
    </w:p>
    <w:p w14:paraId="29010048" w14:textId="77777777" w:rsidR="00B9654F" w:rsidRPr="00E77497" w:rsidRDefault="00B9654F" w:rsidP="006A78DC">
      <w:pPr>
        <w:pStyle w:val="30"/>
      </w:pPr>
      <w:bookmarkStart w:id="8294" w:name="_Toc368050554"/>
      <w:r w:rsidRPr="00E77497">
        <w:t xml:space="preserve">Static Semantics:  </w:t>
      </w:r>
      <w:r>
        <w:rPr>
          <w:lang w:eastAsia="en-US"/>
        </w:rPr>
        <w:t>IsSimpleParameterList</w:t>
      </w:r>
      <w:bookmarkEnd w:id="8294"/>
    </w:p>
    <w:p w14:paraId="26748906" w14:textId="77777777" w:rsidR="00B9654F" w:rsidRDefault="00B9654F" w:rsidP="00B9654F">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14:paraId="5FB96DDD" w14:textId="77777777" w:rsidR="00B9654F" w:rsidRPr="00E77497" w:rsidRDefault="00B9654F" w:rsidP="00B9654F">
      <w:pPr>
        <w:pStyle w:val="Alg4"/>
        <w:numPr>
          <w:ilvl w:val="0"/>
          <w:numId w:val="1099"/>
        </w:numPr>
        <w:spacing w:after="220"/>
      </w:pPr>
      <w:r w:rsidRPr="00E77497">
        <w:t xml:space="preserve">Return </w:t>
      </w:r>
      <w:r>
        <w:rPr>
          <w:b/>
          <w:bCs/>
        </w:rPr>
        <w:t>true</w:t>
      </w:r>
      <w:r w:rsidRPr="00E77497">
        <w:t>.</w:t>
      </w:r>
    </w:p>
    <w:p w14:paraId="67B8AA73" w14:textId="77777777" w:rsidR="00B9654F" w:rsidRDefault="00B9654F"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14:paraId="326FDE96" w14:textId="77777777" w:rsidR="00B9654F" w:rsidRDefault="00B9654F" w:rsidP="00CB07B9">
      <w:pPr>
        <w:pStyle w:val="Alg4"/>
        <w:numPr>
          <w:ilvl w:val="0"/>
          <w:numId w:val="110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14:paraId="08BAEE0C" w14:textId="77777777" w:rsidR="00B9654F" w:rsidRPr="00E77497" w:rsidRDefault="00B9654F" w:rsidP="00B9654F">
      <w:pPr>
        <w:pStyle w:val="Alg4"/>
        <w:numPr>
          <w:ilvl w:val="0"/>
          <w:numId w:val="1100"/>
        </w:numPr>
        <w:spacing w:after="220"/>
        <w:contextualSpacing/>
      </w:pPr>
      <w:r w:rsidRPr="00E77497">
        <w:t xml:space="preserve">Return the </w:t>
      </w:r>
      <w:r w:rsidRPr="00B9654F">
        <w:t xml:space="preserve">IsSimpleParameterList </w:t>
      </w:r>
      <w:r w:rsidRPr="00E77497">
        <w:t>of</w:t>
      </w:r>
      <w:r>
        <w:t xml:space="preserve"> </w:t>
      </w:r>
      <w:r w:rsidRPr="00253B6F">
        <w:rPr>
          <w:i/>
        </w:rPr>
        <w:t>formals</w:t>
      </w:r>
      <w:r w:rsidRPr="00E77497">
        <w:t>.</w:t>
      </w:r>
    </w:p>
    <w:p w14:paraId="064AF5C4" w14:textId="77777777" w:rsidR="00E11548" w:rsidRPr="00E77497" w:rsidRDefault="00E11548" w:rsidP="006A78DC">
      <w:pPr>
        <w:pStyle w:val="30"/>
      </w:pPr>
      <w:bookmarkStart w:id="8295" w:name="_Ref367708006"/>
      <w:bookmarkStart w:id="8296" w:name="_Toc368050555"/>
      <w:r w:rsidRPr="00E77497">
        <w:t xml:space="preserve">Static Semantics:  </w:t>
      </w:r>
      <w:r w:rsidRPr="00E77497">
        <w:rPr>
          <w:lang w:eastAsia="en-US"/>
        </w:rPr>
        <w:t>LexicallyDeclaredNames</w:t>
      </w:r>
      <w:bookmarkEnd w:id="8295"/>
      <w:bookmarkEnd w:id="8296"/>
    </w:p>
    <w:p w14:paraId="04C3048C" w14:textId="77777777" w:rsidR="002B5C9A" w:rsidRPr="00F742D3" w:rsidRDefault="002B5C9A" w:rsidP="002B5C9A">
      <w:pPr>
        <w:rPr>
          <w:ins w:id="8297" w:author="Rev 19 Allen Wirfs-Brock" w:date="2013-09-23T14:02:00Z"/>
        </w:rPr>
      </w:pPr>
      <w:ins w:id="8298" w:author="Rev 19 Allen Wirfs-Brock" w:date="2013-09-23T14:02:00Z">
        <w:r>
          <w:t xml:space="preserve">See also: </w:t>
        </w:r>
        <w:r>
          <w:fldChar w:fldCharType="begin"/>
        </w:r>
        <w:r>
          <w:instrText xml:space="preserve"> REF _Ref367707791 \r \h </w:instrText>
        </w:r>
      </w:ins>
      <w:ins w:id="8299" w:author="Rev 19 Allen Wirfs-Brock" w:date="2013-09-23T14:02:00Z">
        <w:r>
          <w:fldChar w:fldCharType="separate"/>
        </w:r>
      </w:ins>
      <w:ins w:id="8300" w:author="Rev 19 Allen Wirfs-Brock" w:date="2013-09-27T13:22:00Z">
        <w:r w:rsidR="00D433E8">
          <w:t>13.1.3</w:t>
        </w:r>
      </w:ins>
      <w:ins w:id="8301" w:author="Rev 19 Allen Wirfs-Brock" w:date="2013-09-23T14:02:00Z">
        <w:r>
          <w:fldChar w:fldCharType="end"/>
        </w:r>
        <w:r>
          <w:t xml:space="preserve">, </w:t>
        </w:r>
        <w:r>
          <w:fldChar w:fldCharType="begin"/>
        </w:r>
        <w:r>
          <w:instrText xml:space="preserve"> REF _Ref367707886 \r \h </w:instrText>
        </w:r>
      </w:ins>
      <w:ins w:id="8302" w:author="Rev 19 Allen Wirfs-Brock" w:date="2013-09-23T14:02:00Z">
        <w:r>
          <w:fldChar w:fldCharType="separate"/>
        </w:r>
      </w:ins>
      <w:ins w:id="8303" w:author="Rev 19 Allen Wirfs-Brock" w:date="2013-09-27T13:22:00Z">
        <w:r w:rsidR="00D433E8">
          <w:t>13.11.3</w:t>
        </w:r>
      </w:ins>
      <w:ins w:id="8304" w:author="Rev 19 Allen Wirfs-Brock" w:date="2013-09-23T14:02:00Z">
        <w:r>
          <w:fldChar w:fldCharType="end"/>
        </w:r>
        <w:r>
          <w:t xml:space="preserve">, </w:t>
        </w:r>
        <w:r>
          <w:fldChar w:fldCharType="begin"/>
        </w:r>
        <w:r>
          <w:instrText xml:space="preserve"> REF _Ref367707965 \r \h </w:instrText>
        </w:r>
      </w:ins>
      <w:ins w:id="8305" w:author="Rev 19 Allen Wirfs-Brock" w:date="2013-09-23T14:02:00Z">
        <w:r>
          <w:fldChar w:fldCharType="separate"/>
        </w:r>
      </w:ins>
      <w:ins w:id="8306" w:author="Rev 19 Allen Wirfs-Brock" w:date="2013-09-27T13:22:00Z">
        <w:r w:rsidR="00D433E8">
          <w:t>14.1.9</w:t>
        </w:r>
      </w:ins>
      <w:ins w:id="8307" w:author="Rev 19 Allen Wirfs-Brock" w:date="2013-09-23T14:02:00Z">
        <w:r>
          <w:fldChar w:fldCharType="end"/>
        </w:r>
        <w:r>
          <w:t xml:space="preserve">, </w:t>
        </w:r>
        <w:r>
          <w:fldChar w:fldCharType="begin"/>
        </w:r>
        <w:r>
          <w:instrText xml:space="preserve"> REF _Ref367708053 \r \h </w:instrText>
        </w:r>
      </w:ins>
      <w:ins w:id="8308" w:author="Rev 19 Allen Wirfs-Brock" w:date="2013-09-23T14:02:00Z">
        <w:r>
          <w:fldChar w:fldCharType="separate"/>
        </w:r>
      </w:ins>
      <w:ins w:id="8309" w:author="Rev 19 Allen Wirfs-Brock" w:date="2013-09-27T13:22:00Z">
        <w:r w:rsidR="00D433E8">
          <w:t>14.4.5</w:t>
        </w:r>
      </w:ins>
      <w:ins w:id="8310" w:author="Rev 19 Allen Wirfs-Brock" w:date="2013-09-23T14:02:00Z">
        <w:r>
          <w:fldChar w:fldCharType="end"/>
        </w:r>
        <w:r>
          <w:t xml:space="preserve">, </w:t>
        </w:r>
        <w:r>
          <w:fldChar w:fldCharType="begin"/>
        </w:r>
        <w:r>
          <w:instrText xml:space="preserve"> REF _Ref367708091 \r \h </w:instrText>
        </w:r>
      </w:ins>
      <w:ins w:id="8311" w:author="Rev 19 Allen Wirfs-Brock" w:date="2013-09-23T14:02:00Z">
        <w:r>
          <w:fldChar w:fldCharType="separate"/>
        </w:r>
      </w:ins>
      <w:ins w:id="8312" w:author="Rev 19 Allen Wirfs-Brock" w:date="2013-09-27T13:22:00Z">
        <w:r w:rsidR="00D433E8">
          <w:t>14.5.7</w:t>
        </w:r>
      </w:ins>
      <w:ins w:id="8313" w:author="Rev 19 Allen Wirfs-Brock" w:date="2013-09-23T14:02:00Z">
        <w:r>
          <w:fldChar w:fldCharType="end"/>
        </w:r>
        <w:r>
          <w:t xml:space="preserve">, </w:t>
        </w:r>
        <w:r>
          <w:fldChar w:fldCharType="begin"/>
        </w:r>
        <w:r>
          <w:instrText xml:space="preserve"> REF _Ref367708152 \r \h </w:instrText>
        </w:r>
      </w:ins>
      <w:ins w:id="8314" w:author="Rev 19 Allen Wirfs-Brock" w:date="2013-09-23T14:02:00Z">
        <w:r>
          <w:fldChar w:fldCharType="separate"/>
        </w:r>
      </w:ins>
      <w:ins w:id="8315" w:author="Rev 19 Allen Wirfs-Brock" w:date="2013-09-27T13:22:00Z">
        <w:r w:rsidR="00D433E8">
          <w:t>15.1.0.3</w:t>
        </w:r>
      </w:ins>
      <w:ins w:id="8316" w:author="Rev 19 Allen Wirfs-Brock" w:date="2013-09-23T14:02:00Z">
        <w:r>
          <w:fldChar w:fldCharType="end"/>
        </w:r>
        <w:r>
          <w:t xml:space="preserve">, </w:t>
        </w:r>
        <w:r>
          <w:fldChar w:fldCharType="begin"/>
        </w:r>
        <w:r>
          <w:instrText xml:space="preserve"> REF _Ref367708185 \r \h </w:instrText>
        </w:r>
      </w:ins>
      <w:ins w:id="8317" w:author="Rev 19 Allen Wirfs-Brock" w:date="2013-09-23T14:02:00Z">
        <w:r>
          <w:fldChar w:fldCharType="separate"/>
        </w:r>
      </w:ins>
      <w:ins w:id="8318" w:author="Rev 19 Allen Wirfs-Brock" w:date="2013-09-27T13:22:00Z">
        <w:r w:rsidR="00D433E8">
          <w:t>15.2.3</w:t>
        </w:r>
      </w:ins>
      <w:ins w:id="8319" w:author="Rev 19 Allen Wirfs-Brock" w:date="2013-09-23T14:02:00Z">
        <w:r>
          <w:fldChar w:fldCharType="end"/>
        </w:r>
        <w:r>
          <w:t>.</w:t>
        </w:r>
      </w:ins>
    </w:p>
    <w:p w14:paraId="48922602" w14:textId="77777777" w:rsidR="00E11548" w:rsidRPr="00E77497" w:rsidRDefault="007110FE" w:rsidP="00E11548">
      <w:pPr>
        <w:pStyle w:val="SyntaxRule"/>
        <w:spacing w:after="240"/>
      </w:pPr>
      <w:r>
        <w:t>ConciseBody</w:t>
      </w:r>
      <w:r w:rsidR="001F444B">
        <w:rPr>
          <w:i w:val="0"/>
        </w:rPr>
        <w:t xml:space="preserve"> </w:t>
      </w:r>
      <w:r w:rsidR="00E11548" w:rsidRPr="00E77497">
        <w:rPr>
          <w:rFonts w:ascii="Arial" w:hAnsi="Arial"/>
          <w:b/>
          <w:i w:val="0"/>
        </w:rPr>
        <w:t xml:space="preserve">:  </w:t>
      </w:r>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r w:rsidR="00E11548">
        <w:t>Assignment</w:t>
      </w:r>
      <w:r w:rsidR="00E11548" w:rsidRPr="00E77497">
        <w:t xml:space="preserve">Expression </w:t>
      </w:r>
    </w:p>
    <w:p w14:paraId="29C8E894" w14:textId="77777777" w:rsidR="00E11548" w:rsidRPr="00E77497" w:rsidRDefault="00E11548" w:rsidP="00E11548">
      <w:pPr>
        <w:pStyle w:val="Alg4"/>
        <w:numPr>
          <w:ilvl w:val="0"/>
          <w:numId w:val="719"/>
        </w:numPr>
        <w:spacing w:after="220"/>
        <w:contextualSpacing/>
      </w:pPr>
      <w:r w:rsidRPr="00E77497">
        <w:t>Return an empty List.</w:t>
      </w:r>
    </w:p>
    <w:p w14:paraId="1B8F450B" w14:textId="77777777" w:rsidR="00AA5DC6" w:rsidRPr="00E77497" w:rsidDel="001E120D" w:rsidRDefault="00AA5DC6">
      <w:pPr>
        <w:pStyle w:val="30"/>
        <w:rPr>
          <w:del w:id="8320" w:author="Rev 19 Allen Wirfs-Brock" w:date="2013-09-11T19:05:00Z"/>
        </w:rPr>
        <w:pPrChange w:id="8321" w:author="Rev 19 Allen Wirfs-Brock" w:date="2013-09-11T19:05:00Z">
          <w:pPr>
            <w:pStyle w:val="40"/>
          </w:pPr>
        </w:pPrChange>
      </w:pPr>
      <w:del w:id="8322" w:author="Rev 19 Allen Wirfs-Brock" w:date="2013-09-11T19:05:00Z">
        <w:r w:rsidRPr="00E77497" w:rsidDel="001E120D">
          <w:delText>Runtime Semantics</w:delText>
        </w:r>
        <w:bookmarkStart w:id="8323" w:name="_Toc368034556"/>
        <w:bookmarkStart w:id="8324" w:name="_Toc368049779"/>
        <w:bookmarkStart w:id="8325" w:name="_Toc368050556"/>
        <w:bookmarkEnd w:id="8323"/>
        <w:bookmarkEnd w:id="8324"/>
        <w:bookmarkEnd w:id="8325"/>
      </w:del>
    </w:p>
    <w:p w14:paraId="62587137" w14:textId="77777777" w:rsidR="0022453A" w:rsidRDefault="0022453A" w:rsidP="006A78DC">
      <w:pPr>
        <w:pStyle w:val="30"/>
        <w:rPr>
          <w:rFonts w:ascii="Helvetica" w:hAnsi="Helvetica"/>
          <w:spacing w:val="6"/>
        </w:rPr>
      </w:pPr>
      <w:bookmarkStart w:id="8326" w:name="_Ref366743623"/>
      <w:bookmarkStart w:id="8327" w:name="_Toc368050557"/>
      <w:r w:rsidRPr="004418C4">
        <w:rPr>
          <w:rFonts w:ascii="Helvetica" w:hAnsi="Helvetica"/>
        </w:rPr>
        <w:t xml:space="preserve">Runtime Semantics: </w:t>
      </w:r>
      <w:r w:rsidRPr="004418C4">
        <w:rPr>
          <w:rFonts w:ascii="Helvetica" w:hAnsi="Helvetica"/>
          <w:spacing w:val="6"/>
        </w:rPr>
        <w:t>Binding</w:t>
      </w:r>
      <w:del w:id="8328" w:author="Rev 19 Allen Wirfs-Brock" w:date="2013-09-23T16:45:00Z">
        <w:r w:rsidRPr="004418C4" w:rsidDel="00427ECF">
          <w:rPr>
            <w:rFonts w:ascii="Helvetica" w:hAnsi="Helvetica"/>
            <w:spacing w:val="6"/>
          </w:rPr>
          <w:delText xml:space="preserve"> </w:delText>
        </w:r>
      </w:del>
      <w:r>
        <w:rPr>
          <w:rFonts w:ascii="Helvetica" w:hAnsi="Helvetica"/>
          <w:spacing w:val="6"/>
        </w:rPr>
        <w:t>Initialisation</w:t>
      </w:r>
      <w:bookmarkEnd w:id="8326"/>
      <w:bookmarkEnd w:id="8327"/>
    </w:p>
    <w:p w14:paraId="75FC29FD" w14:textId="77777777" w:rsidR="0022453A" w:rsidRPr="004418C4" w:rsidRDefault="0022453A" w:rsidP="005F5D40">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t>.</w:t>
      </w:r>
    </w:p>
    <w:p w14:paraId="65E3B509" w14:textId="77777777" w:rsidR="002E15BF" w:rsidRPr="002E15BF" w:rsidRDefault="002E15BF" w:rsidP="002E15BF">
      <w:pPr>
        <w:tabs>
          <w:tab w:val="left" w:pos="2055"/>
        </w:tabs>
        <w:rPr>
          <w:ins w:id="8329" w:author="Rev 19 Allen Wirfs-Brock" w:date="2013-09-12T10:08:00Z"/>
        </w:rPr>
      </w:pPr>
      <w:ins w:id="8330" w:author="Rev 19 Allen Wirfs-Brock" w:date="2013-09-12T10:08:00Z">
        <w:r w:rsidRPr="002E15BF">
          <w:t xml:space="preserve">See also: </w:t>
        </w:r>
        <w:r w:rsidRPr="002E15BF">
          <w:fldChar w:fldCharType="begin"/>
        </w:r>
        <w:r w:rsidRPr="002E15BF">
          <w:instrText xml:space="preserve"> REF _Ref366743257 \r \h </w:instrText>
        </w:r>
        <w:r>
          <w:instrText xml:space="preserve"> \* MERGEFORMAT </w:instrText>
        </w:r>
      </w:ins>
      <w:ins w:id="8331" w:author="Rev 19 Allen Wirfs-Brock" w:date="2013-09-12T10:08:00Z">
        <w:r w:rsidRPr="002E15BF">
          <w:fldChar w:fldCharType="separate"/>
        </w:r>
      </w:ins>
      <w:ins w:id="8332" w:author="Rev 19 Allen Wirfs-Brock" w:date="2013-09-27T13:22:00Z">
        <w:r w:rsidR="00D433E8">
          <w:t>12.1.4.2.2</w:t>
        </w:r>
      </w:ins>
      <w:ins w:id="8333" w:author="Rev 19 Allen Wirfs-Brock" w:date="2013-09-12T10:08:00Z">
        <w:r w:rsidRPr="002E15BF">
          <w:fldChar w:fldCharType="end"/>
        </w:r>
        <w:r>
          <w:t xml:space="preserve">, </w:t>
        </w:r>
        <w:r>
          <w:fldChar w:fldCharType="begin"/>
        </w:r>
        <w:r>
          <w:instrText xml:space="preserve"> REF _Ref366743323 \r \h </w:instrText>
        </w:r>
      </w:ins>
      <w:ins w:id="8334" w:author="Rev 19 Allen Wirfs-Brock" w:date="2013-09-12T10:08:00Z">
        <w:r>
          <w:fldChar w:fldCharType="separate"/>
        </w:r>
      </w:ins>
      <w:ins w:id="8335" w:author="Rev 19 Allen Wirfs-Brock" w:date="2013-09-27T13:22:00Z">
        <w:r w:rsidR="00D433E8">
          <w:t>13.2.1.4</w:t>
        </w:r>
      </w:ins>
      <w:ins w:id="8336" w:author="Rev 19 Allen Wirfs-Brock" w:date="2013-09-12T10:08:00Z">
        <w:r>
          <w:fldChar w:fldCharType="end"/>
        </w:r>
        <w:r>
          <w:t xml:space="preserve">, </w:t>
        </w:r>
        <w:r>
          <w:fldChar w:fldCharType="begin"/>
        </w:r>
        <w:r>
          <w:instrText xml:space="preserve"> REF _Ref366743381 \r \h </w:instrText>
        </w:r>
      </w:ins>
      <w:ins w:id="8337" w:author="Rev 19 Allen Wirfs-Brock" w:date="2013-09-12T10:08:00Z">
        <w:r>
          <w:fldChar w:fldCharType="separate"/>
        </w:r>
      </w:ins>
      <w:ins w:id="8338" w:author="Rev 19 Allen Wirfs-Brock" w:date="2013-09-27T13:22:00Z">
        <w:r w:rsidR="00D433E8">
          <w:t>13.2.2.2</w:t>
        </w:r>
      </w:ins>
      <w:ins w:id="8339" w:author="Rev 19 Allen Wirfs-Brock" w:date="2013-09-12T10:08:00Z">
        <w:r>
          <w:fldChar w:fldCharType="end"/>
        </w:r>
        <w:r>
          <w:t xml:space="preserve">, </w:t>
        </w:r>
        <w:r>
          <w:fldChar w:fldCharType="begin"/>
        </w:r>
        <w:r>
          <w:instrText xml:space="preserve"> REF _Ref366743416 \r \h </w:instrText>
        </w:r>
      </w:ins>
      <w:ins w:id="8340" w:author="Rev 19 Allen Wirfs-Brock" w:date="2013-09-12T10:08:00Z">
        <w:r>
          <w:fldChar w:fldCharType="separate"/>
        </w:r>
      </w:ins>
      <w:ins w:id="8341" w:author="Rev 19 Allen Wirfs-Brock" w:date="2013-09-27T13:22:00Z">
        <w:r w:rsidR="00D433E8">
          <w:t>13.2.3.4</w:t>
        </w:r>
      </w:ins>
      <w:ins w:id="8342" w:author="Rev 19 Allen Wirfs-Brock" w:date="2013-09-12T10:08:00Z">
        <w:r>
          <w:fldChar w:fldCharType="end"/>
        </w:r>
        <w:r>
          <w:t xml:space="preserve">, </w:t>
        </w:r>
        <w:r>
          <w:fldChar w:fldCharType="begin"/>
        </w:r>
        <w:r>
          <w:instrText xml:space="preserve"> REF _Ref366743530 \r \h </w:instrText>
        </w:r>
      </w:ins>
      <w:ins w:id="8343" w:author="Rev 19 Allen Wirfs-Brock" w:date="2013-09-12T10:08:00Z">
        <w:r>
          <w:fldChar w:fldCharType="separate"/>
        </w:r>
      </w:ins>
      <w:ins w:id="8344" w:author="Rev 19 Allen Wirfs-Brock" w:date="2013-09-27T13:22:00Z">
        <w:r w:rsidR="00D433E8">
          <w:t>13.14.3</w:t>
        </w:r>
      </w:ins>
      <w:ins w:id="8345" w:author="Rev 19 Allen Wirfs-Brock" w:date="2013-09-12T10:08:00Z">
        <w:r>
          <w:fldChar w:fldCharType="end"/>
        </w:r>
        <w:r>
          <w:t xml:space="preserve">, </w:t>
        </w:r>
        <w:r>
          <w:fldChar w:fldCharType="begin"/>
        </w:r>
        <w:r>
          <w:instrText xml:space="preserve"> REF _Ref366743570 \r \h </w:instrText>
        </w:r>
      </w:ins>
      <w:ins w:id="8346" w:author="Rev 19 Allen Wirfs-Brock" w:date="2013-09-12T10:08:00Z">
        <w:r>
          <w:fldChar w:fldCharType="separate"/>
        </w:r>
      </w:ins>
      <w:ins w:id="8347" w:author="Rev 19 Allen Wirfs-Brock" w:date="2013-09-27T13:22:00Z">
        <w:r w:rsidR="00D433E8">
          <w:t>14.1.11</w:t>
        </w:r>
      </w:ins>
      <w:ins w:id="8348" w:author="Rev 19 Allen Wirfs-Brock" w:date="2013-09-12T10:08:00Z">
        <w:r>
          <w:fldChar w:fldCharType="end"/>
        </w:r>
        <w:r w:rsidRPr="002E15BF">
          <w:tab/>
        </w:r>
      </w:ins>
    </w:p>
    <w:p w14:paraId="6BA50A49" w14:textId="77777777" w:rsidR="0022453A" w:rsidRPr="008E00F6" w:rsidRDefault="0022453A"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14:paraId="35888190" w14:textId="77777777" w:rsidR="0022453A" w:rsidRDefault="0022453A" w:rsidP="0022453A">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14:paraId="50DF52A5" w14:textId="77777777" w:rsidR="0022453A" w:rsidRPr="004418C4" w:rsidRDefault="0022453A" w:rsidP="00040A7E">
      <w:pPr>
        <w:pStyle w:val="Alg3"/>
        <w:numPr>
          <w:ilvl w:val="0"/>
          <w:numId w:val="769"/>
        </w:numPr>
        <w:spacing w:after="240"/>
        <w:contextualSpacing/>
      </w:pPr>
      <w:r>
        <w:t>Return the result of performing Binding</w:t>
      </w:r>
      <w:del w:id="8349" w:author="Rev 19 Allen Wirfs-Brock" w:date="2013-09-23T16:45:00Z">
        <w:r w:rsidDel="00427ECF">
          <w:delText xml:space="preserve"> </w:delText>
        </w:r>
      </w:del>
      <w:r>
        <w:t>Initialisation for</w:t>
      </w:r>
      <w:r w:rsidRPr="004418C4">
        <w:t xml:space="preserve"> </w:t>
      </w:r>
      <w:r>
        <w:rPr>
          <w:i/>
        </w:rPr>
        <w:t>BindingIdentifier</w:t>
      </w:r>
      <w:r w:rsidRPr="0096494E">
        <w:rPr>
          <w:i/>
        </w:rPr>
        <w:t xml:space="preserve"> </w:t>
      </w:r>
      <w:r w:rsidRPr="004418C4">
        <w:t xml:space="preserve">using </w:t>
      </w:r>
      <w:r>
        <w:rPr>
          <w:i/>
        </w:rPr>
        <w:t>value</w:t>
      </w:r>
      <w:r w:rsidRPr="004418C4">
        <w:rPr>
          <w:i/>
        </w:rPr>
        <w:t xml:space="preserve"> </w:t>
      </w:r>
      <w:r w:rsidRPr="004418C4">
        <w:t xml:space="preserve">and </w:t>
      </w:r>
      <w:r>
        <w:rPr>
          <w:i/>
        </w:rPr>
        <w:t>environment</w:t>
      </w:r>
      <w:r>
        <w:t xml:space="preserve"> </w:t>
      </w:r>
      <w:r w:rsidRPr="004418C4">
        <w:t>as the arguments.</w:t>
      </w:r>
    </w:p>
    <w:p w14:paraId="22725BE9" w14:textId="77777777"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14:paraId="183CB690" w14:textId="77777777" w:rsidR="00E34FC1" w:rsidRDefault="00E34FC1" w:rsidP="00CB07B9">
      <w:pPr>
        <w:pStyle w:val="Alg4"/>
        <w:numPr>
          <w:ilvl w:val="0"/>
          <w:numId w:val="101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14:paraId="6C347FA3" w14:textId="77777777" w:rsidR="00E34FC1" w:rsidRPr="00E77497" w:rsidRDefault="00E34FC1" w:rsidP="0070125A">
      <w:pPr>
        <w:pStyle w:val="Alg4"/>
        <w:numPr>
          <w:ilvl w:val="0"/>
          <w:numId w:val="1010"/>
        </w:numPr>
        <w:spacing w:after="220"/>
        <w:contextualSpacing/>
      </w:pPr>
      <w:r w:rsidRPr="00E77497">
        <w:t>Return the</w:t>
      </w:r>
      <w:r>
        <w:t xml:space="preserve"> result of perf</w:t>
      </w:r>
      <w:r w:rsidR="007B3D06">
        <w:t>or</w:t>
      </w:r>
      <w:r>
        <w:t xml:space="preserve">ming </w:t>
      </w:r>
      <w:r w:rsidRPr="00E77497">
        <w:t xml:space="preserve"> </w:t>
      </w:r>
      <w:r>
        <w:t>Binding</w:t>
      </w:r>
      <w:del w:id="8350" w:author="Rev 19 Allen Wirfs-Brock" w:date="2013-09-23T16:45:00Z">
        <w:r w:rsidDel="00427ECF">
          <w:delText xml:space="preserve"> </w:delText>
        </w:r>
      </w:del>
      <w:r w:rsidR="0070125A">
        <w:t>I</w:t>
      </w:r>
      <w:r>
        <w:t>nitiali</w:t>
      </w:r>
      <w:r w:rsidR="0043620C">
        <w:t>s</w:t>
      </w:r>
      <w:r>
        <w:t>ation</w:t>
      </w:r>
      <w:r w:rsidRPr="00E77497">
        <w:t xml:space="preserve"> of</w:t>
      </w:r>
      <w:r>
        <w:t xml:space="preserve"> </w:t>
      </w:r>
      <w:r w:rsidRPr="00253B6F">
        <w:rPr>
          <w:i/>
        </w:rPr>
        <w:t>formals</w:t>
      </w:r>
      <w:r>
        <w:t xml:space="preserve"> with arguments </w:t>
      </w:r>
      <w:r w:rsidRPr="009C0ACA">
        <w:rPr>
          <w:i/>
        </w:rPr>
        <w:t>value</w:t>
      </w:r>
      <w:r>
        <w:t xml:space="preserve"> and </w:t>
      </w:r>
      <w:r w:rsidRPr="009C0ACA">
        <w:rPr>
          <w:i/>
        </w:rPr>
        <w:t>environment</w:t>
      </w:r>
      <w:r w:rsidRPr="00E77497">
        <w:t>.</w:t>
      </w:r>
    </w:p>
    <w:p w14:paraId="35117B70" w14:textId="77777777" w:rsidR="004259BD" w:rsidRPr="00E77497" w:rsidRDefault="004259BD" w:rsidP="006A78DC">
      <w:pPr>
        <w:pStyle w:val="30"/>
      </w:pPr>
      <w:bookmarkStart w:id="8351" w:name="_Ref368036404"/>
      <w:bookmarkStart w:id="8352" w:name="_Toc368050558"/>
      <w:r w:rsidRPr="00675B74">
        <w:t>Runtime Semantics</w:t>
      </w:r>
      <w:r w:rsidR="00732D6D">
        <w:t>:</w:t>
      </w:r>
      <w:r>
        <w:t xml:space="preserve"> Evaluate</w:t>
      </w:r>
      <w:r>
        <w:rPr>
          <w:spacing w:val="6"/>
        </w:rPr>
        <w:t>Body</w:t>
      </w:r>
      <w:bookmarkEnd w:id="8351"/>
      <w:bookmarkEnd w:id="8352"/>
    </w:p>
    <w:p w14:paraId="7AB94ED3" w14:textId="77777777"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14:paraId="3211FE5F" w14:textId="77777777" w:rsidR="00902612" w:rsidRPr="00F742D3" w:rsidRDefault="00902612" w:rsidP="00902612">
      <w:pPr>
        <w:tabs>
          <w:tab w:val="left" w:pos="3586"/>
        </w:tabs>
        <w:rPr>
          <w:ins w:id="8353" w:author="Rev 19 Allen Wirfs-Brock" w:date="2013-09-27T09:12:00Z"/>
        </w:rPr>
      </w:pPr>
      <w:ins w:id="8354" w:author="Rev 19 Allen Wirfs-Brock" w:date="2013-09-27T09:12:00Z">
        <w:r>
          <w:t xml:space="preserve">See also: </w:t>
        </w:r>
        <w:r>
          <w:fldChar w:fldCharType="begin"/>
        </w:r>
        <w:r>
          <w:instrText xml:space="preserve"> REF _Ref368036366 \r \h </w:instrText>
        </w:r>
      </w:ins>
      <w:ins w:id="8355" w:author="Rev 19 Allen Wirfs-Brock" w:date="2013-09-27T09:12:00Z">
        <w:r>
          <w:fldChar w:fldCharType="separate"/>
        </w:r>
      </w:ins>
      <w:ins w:id="8356" w:author="Rev 19 Allen Wirfs-Brock" w:date="2013-09-27T13:22:00Z">
        <w:r w:rsidR="00D433E8">
          <w:t>14.1.12</w:t>
        </w:r>
      </w:ins>
      <w:ins w:id="8357" w:author="Rev 19 Allen Wirfs-Brock" w:date="2013-09-27T09:12:00Z">
        <w:r>
          <w:fldChar w:fldCharType="end"/>
        </w:r>
        <w:r>
          <w:t xml:space="preserve">, </w:t>
        </w:r>
        <w:r>
          <w:fldChar w:fldCharType="begin"/>
        </w:r>
        <w:r>
          <w:instrText xml:space="preserve"> REF _Ref368036428 \r \h </w:instrText>
        </w:r>
      </w:ins>
      <w:ins w:id="8358" w:author="Rev 19 Allen Wirfs-Brock" w:date="2013-09-27T09:12:00Z">
        <w:r>
          <w:fldChar w:fldCharType="separate"/>
        </w:r>
      </w:ins>
      <w:ins w:id="8359" w:author="Rev 19 Allen Wirfs-Brock" w:date="2013-09-27T13:22:00Z">
        <w:r w:rsidR="00D433E8">
          <w:t>14.4.9</w:t>
        </w:r>
      </w:ins>
      <w:ins w:id="8360" w:author="Rev 19 Allen Wirfs-Brock" w:date="2013-09-27T09:12:00Z">
        <w:r>
          <w:fldChar w:fldCharType="end"/>
        </w:r>
        <w:r>
          <w:t>.</w:t>
        </w:r>
      </w:ins>
    </w:p>
    <w:p w14:paraId="775856F4" w14:textId="77777777" w:rsidR="004259BD" w:rsidRPr="00E77497" w:rsidRDefault="004259BD" w:rsidP="004259BD">
      <w:pPr>
        <w:pStyle w:val="SyntaxRule"/>
        <w:spacing w:after="240"/>
      </w:pPr>
      <w:r>
        <w:t>ConciseBody</w:t>
      </w:r>
      <w:r w:rsidRPr="00E77497">
        <w:t xml:space="preserve"> </w:t>
      </w:r>
      <w:r w:rsidRPr="00E77497">
        <w:rPr>
          <w:rFonts w:ascii="Arial" w:hAnsi="Arial"/>
          <w:b/>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E77497">
        <w:rPr>
          <w:i w:val="0"/>
          <w:sz w:val="16"/>
          <w:szCs w:val="16"/>
        </w:rPr>
        <w:t>}</w:t>
      </w:r>
      <w:r w:rsidRPr="00701A7B">
        <w:rPr>
          <w:rFonts w:ascii="Arial" w:hAnsi="Arial" w:cs="Arial"/>
          <w:i w:val="0"/>
          <w:sz w:val="16"/>
          <w:szCs w:val="16"/>
        </w:rPr>
        <w:t>]</w:t>
      </w:r>
      <w:r>
        <w:rPr>
          <w:rFonts w:ascii="Arial" w:hAnsi="Arial" w:cs="Arial"/>
          <w:i w:val="0"/>
          <w:sz w:val="16"/>
          <w:szCs w:val="16"/>
        </w:rPr>
        <w:t xml:space="preserve">  </w:t>
      </w:r>
      <w:r>
        <w:t>Assignment</w:t>
      </w:r>
      <w:r w:rsidRPr="00E77497">
        <w:t xml:space="preserve">Expression </w:t>
      </w:r>
    </w:p>
    <w:p w14:paraId="130CC3AF" w14:textId="77777777" w:rsidR="004259BD" w:rsidRPr="00E77497" w:rsidRDefault="004259BD" w:rsidP="004259BD">
      <w:pPr>
        <w:numPr>
          <w:ilvl w:val="0"/>
          <w:numId w:val="741"/>
        </w:numPr>
        <w:contextualSpacing/>
        <w:rPr>
          <w:rFonts w:ascii="Times New Roman" w:hAnsi="Times New Roman"/>
        </w:rPr>
      </w:pPr>
      <w:r w:rsidRPr="00E77497">
        <w:rPr>
          <w:rFonts w:ascii="Times New Roman" w:hAnsi="Times New Roman"/>
        </w:rPr>
        <w:t xml:space="preserve">The code of this </w:t>
      </w:r>
      <w:r>
        <w:rPr>
          <w:rFonts w:ascii="Times New Roman" w:hAnsi="Times New Roman"/>
          <w:i/>
        </w:rPr>
        <w:t>Concise</w:t>
      </w:r>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r w:rsidRPr="007413A3">
        <w:rPr>
          <w:rFonts w:ascii="Times New Roman" w:hAnsi="Times New Roman"/>
        </w:rPr>
        <w:t xml:space="preserve"> </w:t>
      </w:r>
      <w:r w:rsidRPr="00E77497">
        <w:rPr>
          <w:rFonts w:ascii="Times New Roman" w:hAnsi="Times New Roman"/>
        </w:rPr>
        <w:t xml:space="preserve">or if any of the conditions in </w:t>
      </w:r>
      <w:r w:rsidR="00DF732B">
        <w:rPr>
          <w:rFonts w:ascii="Times New Roman" w:hAnsi="Times New Roman"/>
        </w:rPr>
        <w:fldChar w:fldCharType="begin"/>
      </w:r>
      <w:r w:rsidR="00DF732B">
        <w:rPr>
          <w:rFonts w:ascii="Times New Roman" w:hAnsi="Times New Roman"/>
        </w:rPr>
        <w:instrText xml:space="preserve"> REF _Ref365636730 \r \h </w:instrText>
      </w:r>
      <w:r w:rsidR="00DF732B">
        <w:rPr>
          <w:rFonts w:ascii="Times New Roman" w:hAnsi="Times New Roman"/>
        </w:rPr>
      </w:r>
      <w:r w:rsidR="00DF732B">
        <w:rPr>
          <w:rFonts w:ascii="Times New Roman" w:hAnsi="Times New Roman"/>
        </w:rPr>
        <w:fldChar w:fldCharType="separate"/>
      </w:r>
      <w:ins w:id="8361" w:author="Rev 19 Allen Wirfs-Brock" w:date="2013-09-27T13:22:00Z">
        <w:r w:rsidR="00D433E8">
          <w:rPr>
            <w:rFonts w:ascii="Times New Roman" w:hAnsi="Times New Roman"/>
          </w:rPr>
          <w:t>10.2.1</w:t>
        </w:r>
      </w:ins>
      <w:del w:id="8362" w:author="Rev 19 Allen Wirfs-Brock" w:date="2013-09-27T08:39:00Z">
        <w:r w:rsidR="00083CEC" w:rsidDel="009E7E9E">
          <w:rPr>
            <w:rFonts w:ascii="Times New Roman" w:hAnsi="Times New Roman"/>
          </w:rPr>
          <w:delText>10.1.1</w:delText>
        </w:r>
      </w:del>
      <w:r w:rsidR="00DF732B">
        <w:rPr>
          <w:rFonts w:ascii="Times New Roman" w:hAnsi="Times New Roman"/>
        </w:rPr>
        <w:fldChar w:fldCharType="end"/>
      </w:r>
      <w:r w:rsidRPr="00E77497">
        <w:rPr>
          <w:rFonts w:ascii="Times New Roman" w:hAnsi="Times New Roman"/>
        </w:rPr>
        <w:t xml:space="preserve"> apply</w:t>
      </w:r>
      <w:r w:rsidR="00DF732B">
        <w:rPr>
          <w:rFonts w:ascii="Times New Roman" w:hAnsi="Times New Roman"/>
        </w:rPr>
        <w:t>.</w:t>
      </w:r>
      <w:r w:rsidRPr="00E77497">
        <w:rPr>
          <w:rFonts w:ascii="Times New Roman" w:hAnsi="Times New Roman"/>
        </w:rPr>
        <w:t xml:space="preserve"> If the code of this </w:t>
      </w:r>
      <w:r>
        <w:rPr>
          <w:rFonts w:ascii="Times New Roman" w:hAnsi="Times New Roman"/>
          <w:i/>
        </w:rPr>
        <w:t>Concise</w:t>
      </w:r>
      <w:r w:rsidRPr="000C179D">
        <w:rPr>
          <w:rFonts w:ascii="Times New Roman" w:hAnsi="Times New Roman"/>
          <w:i/>
        </w:rPr>
        <w:t xml:space="preserve">Body </w:t>
      </w:r>
      <w:r w:rsidRPr="00E77497">
        <w:rPr>
          <w:rFonts w:ascii="Times New Roman" w:hAnsi="Times New Roman"/>
        </w:rPr>
        <w:t xml:space="preserve">is strict mode code, </w:t>
      </w:r>
      <w:r>
        <w:rPr>
          <w:rFonts w:ascii="Times New Roman" w:hAnsi="Times New Roman"/>
          <w:i/>
        </w:rPr>
        <w:t>AssignmentExpression</w:t>
      </w:r>
      <w:r w:rsidRPr="00E77497">
        <w:rPr>
          <w:rFonts w:ascii="Times New Roman" w:hAnsi="Times New Roman"/>
        </w:rPr>
        <w:t xml:space="preserve"> is evaluated in the following steps as strict mode code. Otherwise, </w:t>
      </w:r>
      <w:r>
        <w:rPr>
          <w:rFonts w:ascii="Times New Roman" w:hAnsi="Times New Roman"/>
          <w:i/>
        </w:rPr>
        <w:t>AssignmentExpression</w:t>
      </w:r>
      <w:r w:rsidRPr="00E77497">
        <w:rPr>
          <w:rFonts w:ascii="Times New Roman" w:hAnsi="Times New Roman"/>
        </w:rPr>
        <w:t xml:space="preserve"> is evaluated in the following steps as non-strict mode code.</w:t>
      </w:r>
    </w:p>
    <w:p w14:paraId="6BBBB98F" w14:textId="77777777" w:rsidR="004259BD" w:rsidRPr="00E77497" w:rsidRDefault="004259BD" w:rsidP="004259BD">
      <w:pPr>
        <w:numPr>
          <w:ilvl w:val="0"/>
          <w:numId w:val="741"/>
        </w:numPr>
        <w:spacing w:after="0"/>
        <w:contextualSpacing/>
        <w:rPr>
          <w:rFonts w:ascii="Times New Roman" w:hAnsi="Times New Roman"/>
        </w:rPr>
      </w:pPr>
      <w:r>
        <w:rPr>
          <w:rFonts w:ascii="Times New Roman" w:hAnsi="Times New Roman"/>
        </w:rPr>
        <w:t xml:space="preserve">Let </w:t>
      </w:r>
      <w:r w:rsidRPr="00A8521B">
        <w:rPr>
          <w:rFonts w:ascii="Times New Roman" w:eastAsia="Times New Roman" w:hAnsi="Times New Roman"/>
          <w:i/>
          <w:spacing w:val="6"/>
          <w:lang w:eastAsia="en-US"/>
        </w:rPr>
        <w:t>exprRef</w:t>
      </w:r>
      <w:r w:rsidRPr="00E77497">
        <w:t xml:space="preserve"> </w:t>
      </w:r>
      <w:r>
        <w:rPr>
          <w:rFonts w:ascii="Times New Roman" w:hAnsi="Times New Roman"/>
        </w:rPr>
        <w:t>be</w:t>
      </w:r>
      <w:r w:rsidRPr="00E77497">
        <w:rPr>
          <w:rFonts w:ascii="Times New Roman" w:hAnsi="Times New Roman"/>
        </w:rPr>
        <w:t xml:space="preserve"> the result of evaluating </w:t>
      </w:r>
      <w:r>
        <w:rPr>
          <w:rFonts w:ascii="Times New Roman" w:hAnsi="Times New Roman"/>
          <w:i/>
        </w:rPr>
        <w:t>AssignmentExpression</w:t>
      </w:r>
      <w:r w:rsidRPr="00E77497">
        <w:rPr>
          <w:rFonts w:ascii="Times New Roman" w:hAnsi="Times New Roman"/>
        </w:rPr>
        <w:t>.</w:t>
      </w:r>
    </w:p>
    <w:p w14:paraId="1BCA8A81" w14:textId="77777777" w:rsidR="004259BD" w:rsidRDefault="004259BD" w:rsidP="004259BD">
      <w:pPr>
        <w:pStyle w:val="Alg2"/>
        <w:numPr>
          <w:ilvl w:val="0"/>
          <w:numId w:val="741"/>
        </w:numPr>
        <w:contextualSpacing/>
      </w:pPr>
      <w:r>
        <w:t xml:space="preserve">Let </w:t>
      </w:r>
      <w:r w:rsidRPr="00327BF7">
        <w:rPr>
          <w:i/>
        </w:rPr>
        <w:t>exprValue</w:t>
      </w:r>
      <w:r>
        <w:t xml:space="preserve"> be </w:t>
      </w:r>
      <w:r w:rsidRPr="00E77497">
        <w:t>GetValue(</w:t>
      </w:r>
      <w:r w:rsidRPr="00E77497">
        <w:rPr>
          <w:i/>
        </w:rPr>
        <w:t>exprRef</w:t>
      </w:r>
      <w:r w:rsidRPr="00E77497">
        <w:t>)</w:t>
      </w:r>
      <w:r>
        <w:t>.</w:t>
      </w:r>
    </w:p>
    <w:p w14:paraId="44302B8A" w14:textId="77777777" w:rsidR="004259BD" w:rsidRPr="00E77497" w:rsidRDefault="004259BD" w:rsidP="00D22734">
      <w:pPr>
        <w:pStyle w:val="Alg4"/>
        <w:numPr>
          <w:ilvl w:val="0"/>
          <w:numId w:val="741"/>
        </w:numPr>
      </w:pPr>
      <w:r w:rsidRPr="00E77497">
        <w:t xml:space="preserve">If </w:t>
      </w:r>
      <w:r w:rsidRPr="00327BF7">
        <w:rPr>
          <w:i/>
        </w:rPr>
        <w:t>exprValue</w:t>
      </w:r>
      <w:r w:rsidRPr="00E77497">
        <w:t>.</w:t>
      </w:r>
      <w:r>
        <w:t>[[</w:t>
      </w:r>
      <w:r w:rsidRPr="00E77497">
        <w:t>type</w:t>
      </w:r>
      <w:r>
        <w:t>]]</w:t>
      </w:r>
      <w:r w:rsidRPr="00E77497">
        <w:t xml:space="preserve"> is </w:t>
      </w:r>
      <w:r w:rsidRPr="00E77497">
        <w:rPr>
          <w:rFonts w:ascii="Arial" w:hAnsi="Arial" w:cs="Arial"/>
        </w:rPr>
        <w:t>return</w:t>
      </w:r>
      <w:r w:rsidRPr="00E77497">
        <w:t xml:space="preserve"> then return </w:t>
      </w:r>
      <w:r>
        <w:t>NormalCompletion</w:t>
      </w:r>
      <w:r w:rsidRPr="00E77497">
        <w:t>(</w:t>
      </w:r>
      <w:r w:rsidR="00D22734">
        <w:rPr>
          <w:i/>
        </w:rPr>
        <w:t>exprValue</w:t>
      </w:r>
      <w:r w:rsidRPr="00E77497">
        <w:t>.</w:t>
      </w:r>
      <w:r>
        <w:t>[[</w:t>
      </w:r>
      <w:r w:rsidRPr="00E77497">
        <w:t>value</w:t>
      </w:r>
      <w:r>
        <w:t>]]</w:t>
      </w:r>
      <w:r w:rsidRPr="00E77497">
        <w:t>).</w:t>
      </w:r>
    </w:p>
    <w:p w14:paraId="07031B36" w14:textId="77777777" w:rsidR="004259BD" w:rsidRDefault="004259BD" w:rsidP="004259BD">
      <w:pPr>
        <w:pStyle w:val="Alg2"/>
        <w:numPr>
          <w:ilvl w:val="0"/>
          <w:numId w:val="741"/>
        </w:numPr>
        <w:contextualSpacing/>
      </w:pPr>
      <w:r>
        <w:t>ReturnIfAbrupt(</w:t>
      </w:r>
      <w:r w:rsidRPr="006A5E27">
        <w:rPr>
          <w:i/>
        </w:rPr>
        <w:t>exprValue</w:t>
      </w:r>
      <w:r>
        <w:t>).</w:t>
      </w:r>
    </w:p>
    <w:p w14:paraId="1D37A46F" w14:textId="77777777" w:rsidR="004259BD" w:rsidRPr="00E77497" w:rsidRDefault="004259BD" w:rsidP="004259BD">
      <w:pPr>
        <w:pStyle w:val="Alg2"/>
        <w:numPr>
          <w:ilvl w:val="0"/>
          <w:numId w:val="741"/>
        </w:numPr>
        <w:spacing w:after="220"/>
      </w:pPr>
      <w:r w:rsidRPr="00E77497">
        <w:t xml:space="preserve">Return </w:t>
      </w:r>
      <w:r>
        <w:t>NormalCompletion(</w:t>
      </w:r>
      <w:r w:rsidRPr="006A5E27">
        <w:rPr>
          <w:i/>
        </w:rPr>
        <w:t>exprValue</w:t>
      </w:r>
      <w:r>
        <w:t>)</w:t>
      </w:r>
      <w:r w:rsidRPr="00E77497">
        <w:t>.</w:t>
      </w:r>
    </w:p>
    <w:p w14:paraId="7AAC0A8A" w14:textId="77777777" w:rsidR="004259BD" w:rsidRPr="00765A15" w:rsidRDefault="004259BD" w:rsidP="004259BD">
      <w:pPr>
        <w:pStyle w:val="Note"/>
      </w:pPr>
      <w:r>
        <w:t>NOTE</w:t>
      </w:r>
      <w:r>
        <w:tab/>
        <w:t xml:space="preserve">In the absence of extensions to this specification, the test is step 4 will never be </w:t>
      </w:r>
      <w:r>
        <w:rPr>
          <w:b/>
          <w:bCs/>
        </w:rPr>
        <w:t>true</w:t>
      </w:r>
      <w:r>
        <w:t>.</w:t>
      </w:r>
    </w:p>
    <w:p w14:paraId="351D56A1" w14:textId="77777777" w:rsidR="00AA5DC6" w:rsidRPr="00E77497" w:rsidRDefault="00AA5DC6" w:rsidP="006A78DC">
      <w:pPr>
        <w:pStyle w:val="30"/>
      </w:pPr>
      <w:bookmarkStart w:id="8363" w:name="_Toc368050559"/>
      <w:r w:rsidRPr="00675B74">
        <w:t xml:space="preserve">Runtime Semantics: </w:t>
      </w:r>
      <w:r w:rsidRPr="00E77497">
        <w:rPr>
          <w:spacing w:val="6"/>
        </w:rPr>
        <w:t>Evaluation</w:t>
      </w:r>
      <w:bookmarkEnd w:id="8363"/>
    </w:p>
    <w:p w14:paraId="41913A20" w14:textId="77777777" w:rsidR="00AA5DC6" w:rsidRPr="00E77497" w:rsidRDefault="0097041B" w:rsidP="00AA5DC6">
      <w:pPr>
        <w:jc w:val="left"/>
      </w:pPr>
      <w:r w:rsidRPr="0097041B">
        <w:rPr>
          <w:rFonts w:ascii="Times New Roman" w:hAnsi="Times New Roman"/>
          <w:i/>
        </w:rPr>
        <w:t>ArrowFunction</w:t>
      </w:r>
      <w:r>
        <w:rPr>
          <w:rFonts w:ascii="Times New Roman" w:hAnsi="Times New Roman"/>
          <w:i/>
        </w:rPr>
        <w:t xml:space="preserve"> </w:t>
      </w:r>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r w:rsidR="007110FE">
        <w:rPr>
          <w:rFonts w:ascii="Times New Roman" w:hAnsi="Times New Roman"/>
          <w:i/>
        </w:rPr>
        <w:t>ConciseBody</w:t>
      </w:r>
      <w:r w:rsidR="00AA5DC6" w:rsidRPr="00E77497">
        <w:t xml:space="preserve"> </w:t>
      </w:r>
    </w:p>
    <w:p w14:paraId="7B6FBD15" w14:textId="77777777" w:rsidR="000133D3" w:rsidRPr="0006447F" w:rsidRDefault="001F1D00" w:rsidP="001F1D00">
      <w:pPr>
        <w:numPr>
          <w:ilvl w:val="0"/>
          <w:numId w:val="763"/>
        </w:numPr>
        <w:contextualSpacing/>
        <w:rPr>
          <w:rFonts w:ascii="Times New Roman" w:hAnsi="Times New Roman"/>
        </w:rPr>
      </w:pPr>
      <w:ins w:id="8364" w:author="Rev 19 Allen Wirfs-Brock" w:date="2013-09-25T17:05:00Z">
        <w:r>
          <w:rPr>
            <w:rFonts w:ascii="Times New Roman" w:hAnsi="Times New Roman"/>
          </w:rPr>
          <w:t>If</w:t>
        </w:r>
      </w:ins>
      <w:ins w:id="8365" w:author="Rev 19 Allen Wirfs-Brock" w:date="2013-09-25T17:04:00Z">
        <w:r w:rsidRPr="00E77497">
          <w:rPr>
            <w:rFonts w:ascii="Times New Roman" w:hAnsi="Times New Roman"/>
          </w:rPr>
          <w:t xml:space="preserve"> code of this </w:t>
        </w:r>
      </w:ins>
      <w:ins w:id="8366" w:author="Rev 19 Allen Wirfs-Brock" w:date="2013-09-25T17:05:00Z">
        <w:r>
          <w:rPr>
            <w:rFonts w:ascii="Times New Roman" w:hAnsi="Times New Roman"/>
            <w:i/>
          </w:rPr>
          <w:t>ArrowFunction</w:t>
        </w:r>
      </w:ins>
      <w:ins w:id="8367" w:author="Rev 19 Allen Wirfs-Brock" w:date="2013-09-25T17:04:00Z">
        <w:r w:rsidRPr="000C179D">
          <w:rPr>
            <w:rFonts w:ascii="Times New Roman" w:hAnsi="Times New Roman"/>
          </w:rPr>
          <w:t xml:space="preserve"> </w:t>
        </w:r>
        <w:r w:rsidRPr="00E77497">
          <w:rPr>
            <w:rFonts w:ascii="Times New Roman" w:hAnsi="Times New Roman"/>
          </w:rPr>
          <w:t>is contained in strict mode code</w:t>
        </w:r>
        <w:r w:rsidRPr="007413A3">
          <w:rPr>
            <w:rFonts w:ascii="Times New Roman" w:hAnsi="Times New Roman"/>
          </w:rPr>
          <w:t xml:space="preserve"> </w:t>
        </w:r>
        <w:r w:rsidRPr="00E77497">
          <w:rPr>
            <w:rFonts w:ascii="Times New Roman" w:hAnsi="Times New Roman"/>
          </w:rPr>
          <w:t xml:space="preserve">or if any of the conditions in </w:t>
        </w:r>
        <w:r>
          <w:rPr>
            <w:rFonts w:ascii="Times New Roman" w:hAnsi="Times New Roman"/>
          </w:rPr>
          <w:fldChar w:fldCharType="begin"/>
        </w:r>
        <w:r>
          <w:rPr>
            <w:rFonts w:ascii="Times New Roman" w:hAnsi="Times New Roman"/>
          </w:rPr>
          <w:instrText xml:space="preserve"> REF _Ref365636730 \r \h </w:instrText>
        </w:r>
      </w:ins>
      <w:r>
        <w:rPr>
          <w:rFonts w:ascii="Times New Roman" w:hAnsi="Times New Roman"/>
        </w:rPr>
      </w:r>
      <w:ins w:id="8368" w:author="Rev 19 Allen Wirfs-Brock" w:date="2013-09-25T17:04:00Z">
        <w:r>
          <w:rPr>
            <w:rFonts w:ascii="Times New Roman" w:hAnsi="Times New Roman"/>
          </w:rPr>
          <w:fldChar w:fldCharType="separate"/>
        </w:r>
      </w:ins>
      <w:ins w:id="8369" w:author="Rev 19 Allen Wirfs-Brock" w:date="2013-09-27T13:22:00Z">
        <w:r w:rsidR="00D433E8">
          <w:rPr>
            <w:rFonts w:ascii="Times New Roman" w:hAnsi="Times New Roman"/>
          </w:rPr>
          <w:t>10.2.1</w:t>
        </w:r>
      </w:ins>
      <w:ins w:id="8370" w:author="Rev 19 Allen Wirfs-Brock" w:date="2013-09-25T17:04:00Z">
        <w:r>
          <w:rPr>
            <w:rFonts w:ascii="Times New Roman" w:hAnsi="Times New Roman"/>
          </w:rPr>
          <w:fldChar w:fldCharType="end"/>
        </w:r>
        <w:r w:rsidRPr="00E77497">
          <w:rPr>
            <w:rFonts w:ascii="Times New Roman" w:hAnsi="Times New Roman"/>
          </w:rPr>
          <w:t xml:space="preserve"> apply</w:t>
        </w:r>
      </w:ins>
      <w:ins w:id="8371" w:author="Rev 19 Allen Wirfs-Brock" w:date="2013-09-25T17:06:00Z">
        <w:r>
          <w:rPr>
            <w:rFonts w:ascii="Times New Roman" w:hAnsi="Times New Roman"/>
          </w:rPr>
          <w:t xml:space="preserve">, then let </w:t>
        </w:r>
      </w:ins>
      <w:ins w:id="8372" w:author="Rev 19 Allen Wirfs-Brock" w:date="2013-09-25T17:04:00Z">
        <w:r w:rsidRPr="00E77497">
          <w:rPr>
            <w:rFonts w:ascii="Times New Roman" w:hAnsi="Times New Roman"/>
          </w:rPr>
          <w:t xml:space="preserve"> </w:t>
        </w:r>
      </w:ins>
      <w:del w:id="8373" w:author="Rev 19 Allen Wirfs-Brock" w:date="2013-09-25T17:06:00Z">
        <w:r w:rsidR="000133D3" w:rsidDel="001F1D00">
          <w:rPr>
            <w:rFonts w:ascii="Times New Roman" w:hAnsi="Times New Roman"/>
          </w:rPr>
          <w:delText xml:space="preserve">Let </w:delText>
        </w:r>
      </w:del>
      <w:r w:rsidR="000133D3" w:rsidRPr="0006447F">
        <w:rPr>
          <w:rFonts w:ascii="Times New Roman" w:hAnsi="Times New Roman"/>
          <w:i/>
        </w:rPr>
        <w:t>strict</w:t>
      </w:r>
      <w:r w:rsidR="000133D3">
        <w:rPr>
          <w:rFonts w:ascii="Times New Roman" w:hAnsi="Times New Roman"/>
        </w:rPr>
        <w:t xml:space="preserve"> be </w:t>
      </w:r>
      <w:r w:rsidR="000133D3" w:rsidRPr="0006447F">
        <w:rPr>
          <w:rFonts w:ascii="Times New Roman" w:hAnsi="Times New Roman"/>
          <w:b/>
        </w:rPr>
        <w:t>true</w:t>
      </w:r>
      <w:r w:rsidR="000133D3">
        <w:rPr>
          <w:rFonts w:ascii="Times New Roman" w:hAnsi="Times New Roman"/>
        </w:rPr>
        <w:t xml:space="preserve">. </w:t>
      </w:r>
      <w:ins w:id="8374" w:author="Rev 19 Allen Wirfs-Brock" w:date="2013-09-25T17:06:00Z">
        <w:r>
          <w:rPr>
            <w:rFonts w:ascii="Times New Roman" w:hAnsi="Times New Roman"/>
          </w:rPr>
          <w:t xml:space="preserve">Otherwise let </w:t>
        </w:r>
        <w:r>
          <w:rPr>
            <w:rFonts w:ascii="Times New Roman" w:hAnsi="Times New Roman"/>
            <w:i/>
          </w:rPr>
          <w:t>strict</w:t>
        </w:r>
        <w:r>
          <w:rPr>
            <w:rFonts w:ascii="Times New Roman" w:hAnsi="Times New Roman"/>
          </w:rPr>
          <w:t xml:space="preserve"> be </w:t>
        </w:r>
        <w:r w:rsidRPr="001F1D00">
          <w:rPr>
            <w:rFonts w:ascii="Times New Roman" w:hAnsi="Times New Roman"/>
            <w:b/>
          </w:rPr>
          <w:t>false</w:t>
        </w:r>
        <w:r>
          <w:rPr>
            <w:rFonts w:ascii="Times New Roman" w:hAnsi="Times New Roman"/>
          </w:rPr>
          <w:t>.</w:t>
        </w:r>
      </w:ins>
      <w:r w:rsidR="000133D3">
        <w:rPr>
          <w:rFonts w:ascii="Times New Roman" w:hAnsi="Times New Roman"/>
        </w:rPr>
        <w:t xml:space="preserve"> </w:t>
      </w:r>
    </w:p>
    <w:p w14:paraId="08B5B835" w14:textId="77777777" w:rsidR="000133D3" w:rsidRDefault="000133D3" w:rsidP="000133D3">
      <w:pPr>
        <w:numPr>
          <w:ilvl w:val="0"/>
          <w:numId w:val="763"/>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14:paraId="3E687A2F" w14:textId="77777777" w:rsidR="002B37BD" w:rsidRDefault="002B37BD" w:rsidP="002B37BD">
      <w:pPr>
        <w:numPr>
          <w:ilvl w:val="0"/>
          <w:numId w:val="763"/>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Pr="002B37BD">
        <w:rPr>
          <w:rFonts w:ascii="Times New Roman" w:hAnsi="Times New Roman"/>
        </w:rPr>
        <w:t>CoveredFormalsList of</w:t>
      </w:r>
      <w:r>
        <w:rPr>
          <w:rFonts w:ascii="Times New Roman" w:hAnsi="Times New Roman"/>
        </w:rPr>
        <w:t xml:space="preserve"> </w:t>
      </w:r>
      <w:r>
        <w:rPr>
          <w:rFonts w:ascii="Times New Roman" w:hAnsi="Times New Roman"/>
          <w:i/>
        </w:rPr>
        <w:t>Arrow</w:t>
      </w:r>
      <w:r w:rsidRPr="00E77497">
        <w:rPr>
          <w:rFonts w:ascii="Times New Roman" w:hAnsi="Times New Roman"/>
          <w:i/>
        </w:rPr>
        <w:t>Parameter</w:t>
      </w:r>
      <w:r>
        <w:rPr>
          <w:rFonts w:ascii="Times New Roman" w:hAnsi="Times New Roman"/>
          <w:i/>
        </w:rPr>
        <w:t>s</w:t>
      </w:r>
      <w:r>
        <w:t>.</w:t>
      </w:r>
    </w:p>
    <w:p w14:paraId="49242801" w14:textId="77777777" w:rsidR="000133D3" w:rsidRPr="0006447F" w:rsidRDefault="000133D3" w:rsidP="002B37BD">
      <w:pPr>
        <w:numPr>
          <w:ilvl w:val="0"/>
          <w:numId w:val="763"/>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r w:rsidR="002B37BD">
        <w:rPr>
          <w:rFonts w:ascii="Times New Roman" w:hAnsi="Times New Roman"/>
          <w:i/>
          <w:iCs/>
        </w:rPr>
        <w:t>parameters</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0B1F7A6B" w14:textId="77777777" w:rsidR="000133D3" w:rsidRPr="00E77497" w:rsidRDefault="000133D3" w:rsidP="000133D3">
      <w:pPr>
        <w:numPr>
          <w:ilvl w:val="0"/>
          <w:numId w:val="763"/>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14:paraId="51A81C5C" w14:textId="77777777" w:rsidR="00A62007" w:rsidRPr="00496B7F" w:rsidRDefault="00A62007" w:rsidP="00496B7F">
      <w:pPr>
        <w:pStyle w:val="Note"/>
      </w:pPr>
      <w:r>
        <w:t>NOTE</w:t>
      </w:r>
      <w:r>
        <w:tab/>
        <w:t xml:space="preserve">Even though an </w:t>
      </w:r>
      <w:r w:rsidRPr="00AC0382">
        <w:rPr>
          <w:rFonts w:ascii="Times New Roman" w:hAnsi="Times New Roman"/>
          <w:i/>
          <w:iCs/>
        </w:rPr>
        <w:t>ArrowFunction</w:t>
      </w:r>
      <w:r>
        <w:t xml:space="preserve"> may contain references to </w:t>
      </w:r>
      <w:r w:rsidRPr="00496B7F">
        <w:rPr>
          <w:rFonts w:ascii="Courier New" w:hAnsi="Courier New" w:cs="Courier New"/>
          <w:b/>
          <w:bCs/>
        </w:rPr>
        <w:t>super</w:t>
      </w:r>
      <w:r>
        <w:t xml:space="preserve">, the </w:t>
      </w:r>
      <w:r w:rsidRPr="00AC0382">
        <w:rPr>
          <w:rFonts w:ascii="Times New Roman" w:hAnsi="Times New Roman"/>
        </w:rPr>
        <w:t>FunctionCreate</w:t>
      </w:r>
      <w:r>
        <w:t xml:space="preserve"> call in step 3 is not passed the optional </w:t>
      </w:r>
      <w:r w:rsidRPr="00AC0382">
        <w:rPr>
          <w:rFonts w:ascii="Times New Roman" w:hAnsi="Times New Roman"/>
          <w:i/>
          <w:iCs/>
        </w:rPr>
        <w:t>homeObject</w:t>
      </w:r>
      <w:r>
        <w:t xml:space="preserve"> and </w:t>
      </w:r>
      <w:r w:rsidRPr="00AC0382">
        <w:rPr>
          <w:rFonts w:ascii="Times New Roman" w:hAnsi="Times New Roman"/>
          <w:i/>
          <w:iCs/>
        </w:rPr>
        <w:t>methodName</w:t>
      </w:r>
      <w:r>
        <w:t xml:space="preserve"> parameters. </w:t>
      </w:r>
      <w:r w:rsidR="00496B7F">
        <w:t>An</w:t>
      </w:r>
      <w:r>
        <w:t xml:space="preserve"> </w:t>
      </w:r>
      <w:r w:rsidRPr="00AC0382">
        <w:rPr>
          <w:rFonts w:ascii="Times New Roman" w:hAnsi="Times New Roman"/>
          <w:i/>
          <w:iCs/>
        </w:rPr>
        <w:t>ArrowFunction</w:t>
      </w:r>
      <w:r>
        <w:t xml:space="preserve"> </w:t>
      </w:r>
      <w:r w:rsidR="00496B7F">
        <w:t xml:space="preserve">that references </w:t>
      </w:r>
      <w:r w:rsidR="00496B7F" w:rsidRPr="00496B7F">
        <w:rPr>
          <w:rFonts w:ascii="Courier New" w:hAnsi="Courier New" w:cs="Courier New"/>
          <w:b/>
          <w:bCs/>
        </w:rPr>
        <w:t>super</w:t>
      </w:r>
      <w:r w:rsidR="00496B7F">
        <w:t xml:space="preserve"> is</w:t>
      </w:r>
      <w:r>
        <w:t xml:space="preserve"> always contained within a non-</w:t>
      </w:r>
      <w:r w:rsidRPr="00AC0382">
        <w:rPr>
          <w:rFonts w:ascii="Times New Roman" w:hAnsi="Times New Roman"/>
          <w:i/>
          <w:iCs/>
        </w:rPr>
        <w:t>ArrowFunction</w:t>
      </w:r>
      <w:r>
        <w:t xml:space="preserve"> and the necessary state to implement </w:t>
      </w:r>
      <w:r w:rsidRPr="00496B7F">
        <w:rPr>
          <w:rFonts w:ascii="Courier New" w:hAnsi="Courier New" w:cs="Courier New"/>
          <w:b/>
          <w:bCs/>
        </w:rPr>
        <w:t>super</w:t>
      </w:r>
      <w:r>
        <w:t xml:space="preserve"> is </w:t>
      </w:r>
      <w:r w:rsidR="00496B7F">
        <w:t>accessible</w:t>
      </w:r>
      <w:r>
        <w:t xml:space="preserve"> via the </w:t>
      </w:r>
      <w:r w:rsidRPr="00AC0382">
        <w:rPr>
          <w:rFonts w:ascii="Times New Roman" w:hAnsi="Times New Roman"/>
          <w:i/>
          <w:iCs/>
        </w:rPr>
        <w:t>scope</w:t>
      </w:r>
      <w:r>
        <w:t xml:space="preserve"> that is captured by the function object of the </w:t>
      </w:r>
      <w:r w:rsidRPr="00AC0382">
        <w:rPr>
          <w:rFonts w:ascii="Times New Roman" w:hAnsi="Times New Roman"/>
          <w:i/>
          <w:iCs/>
        </w:rPr>
        <w:t>ArrowFunction</w:t>
      </w:r>
      <w:r w:rsidR="00496B7F" w:rsidRPr="00AC0382">
        <w:rPr>
          <w:rFonts w:ascii="Times New Roman" w:hAnsi="Times New Roman"/>
        </w:rPr>
        <w:t>.</w:t>
      </w:r>
    </w:p>
    <w:p w14:paraId="3954C5D2" w14:textId="77777777" w:rsidR="00572B17" w:rsidRPr="00E77497" w:rsidRDefault="00572B17" w:rsidP="00D148E9">
      <w:pPr>
        <w:pStyle w:val="20"/>
      </w:pPr>
      <w:bookmarkStart w:id="8375" w:name="_Toc361663485"/>
      <w:bookmarkStart w:id="8376" w:name="_Toc361665326"/>
      <w:bookmarkStart w:id="8377" w:name="_Toc361667166"/>
      <w:bookmarkStart w:id="8378" w:name="_Toc361668995"/>
      <w:bookmarkStart w:id="8379" w:name="_Toc364935039"/>
      <w:bookmarkStart w:id="8380" w:name="_Toc365474283"/>
      <w:bookmarkStart w:id="8381" w:name="_Toc361663491"/>
      <w:bookmarkStart w:id="8382" w:name="_Toc361665332"/>
      <w:bookmarkStart w:id="8383" w:name="_Toc361667172"/>
      <w:bookmarkStart w:id="8384" w:name="_Toc361669001"/>
      <w:bookmarkStart w:id="8385" w:name="_Toc364935045"/>
      <w:bookmarkStart w:id="8386" w:name="_Toc365474289"/>
      <w:bookmarkStart w:id="8387" w:name="_Toc361663492"/>
      <w:bookmarkStart w:id="8388" w:name="_Toc361665333"/>
      <w:bookmarkStart w:id="8389" w:name="_Toc361667173"/>
      <w:bookmarkStart w:id="8390" w:name="_Toc361669002"/>
      <w:bookmarkStart w:id="8391" w:name="_Toc364935046"/>
      <w:bookmarkStart w:id="8392" w:name="_Toc365474290"/>
      <w:bookmarkStart w:id="8393" w:name="_Ref365533743"/>
      <w:bookmarkStart w:id="8394" w:name="_Ref365539614"/>
      <w:bookmarkStart w:id="8395" w:name="_Toc368050560"/>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r>
        <w:t>Method</w:t>
      </w:r>
      <w:r w:rsidRPr="00E77497">
        <w:t xml:space="preserve"> Definition</w:t>
      </w:r>
      <w:r>
        <w:t>s</w:t>
      </w:r>
      <w:bookmarkEnd w:id="8393"/>
      <w:bookmarkEnd w:id="8394"/>
      <w:bookmarkEnd w:id="8395"/>
    </w:p>
    <w:p w14:paraId="0435DF50" w14:textId="77777777" w:rsidR="00572B17" w:rsidRPr="00E77497" w:rsidRDefault="00572B17" w:rsidP="00572B17">
      <w:pPr>
        <w:pStyle w:val="Syntax"/>
      </w:pPr>
      <w:r w:rsidRPr="00E77497">
        <w:t>Syntax</w:t>
      </w:r>
    </w:p>
    <w:p w14:paraId="21C4A142" w14:textId="77777777" w:rsidR="00572B17" w:rsidRPr="00E77497" w:rsidRDefault="00572B17" w:rsidP="00572B17">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0F6B265D" w14:textId="77777777" w:rsidR="00572B17" w:rsidRPr="00E77497" w:rsidRDefault="00572B17" w:rsidP="00794721">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rsidR="00C56E2D">
        <w:t>Strict</w:t>
      </w:r>
      <w:r w:rsidRPr="00E77497">
        <w:t>FormalParameter</w:t>
      </w:r>
      <w:r w:rsidR="00794721">
        <w:t>s</w:t>
      </w:r>
      <w:r w:rsidRPr="00E77497">
        <w:t xml:space="preserve"> </w:t>
      </w:r>
      <w:r w:rsidRPr="00E77497">
        <w:rPr>
          <w:rFonts w:ascii="Courier New" w:hAnsi="Courier New"/>
          <w:b/>
          <w:i w:val="0"/>
        </w:rPr>
        <w:t>)</w:t>
      </w:r>
      <w:r w:rsidRPr="00E77497">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F5321D" w:rsidRPr="00E77497">
        <w:rPr>
          <w:rFonts w:ascii="Courier New" w:hAnsi="Courier New"/>
          <w:b/>
          <w:i w:val="0"/>
        </w:rPr>
        <w:t xml:space="preserve"> </w:t>
      </w:r>
      <w:r w:rsidRPr="00F75C52">
        <w:t xml:space="preserve"> </w:t>
      </w:r>
      <w:r w:rsidRPr="00E77497">
        <w:br/>
      </w:r>
      <w:r w:rsidR="00A43BD9">
        <w:t>GeneratorMethod</w:t>
      </w:r>
      <w:r w:rsidRPr="00E77497">
        <w:rPr>
          <w:rFonts w:ascii="Courier New" w:hAnsi="Courier New" w:cs="Courier New"/>
          <w:i w:val="0"/>
        </w:rPr>
        <w:t xml:space="preserve"> </w:t>
      </w:r>
      <w:r w:rsidR="00F5321D"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p>
    <w:p w14:paraId="1CAB78E8" w14:textId="77777777"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794A1BD1" w14:textId="77777777" w:rsidR="00572B17" w:rsidRPr="00E77497" w:rsidRDefault="00572B17" w:rsidP="00572B17">
      <w:pPr>
        <w:pStyle w:val="SyntaxDefinition"/>
      </w:pPr>
      <w:r w:rsidRPr="00E77497">
        <w:t xml:space="preserve">BindingIdentifier </w:t>
      </w:r>
      <w:r w:rsidRPr="00E77497">
        <w:br/>
        <w:t xml:space="preserve">BindingPattern </w:t>
      </w:r>
    </w:p>
    <w:p w14:paraId="2B1A2254" w14:textId="77777777" w:rsidR="008D463B" w:rsidRPr="008D463B" w:rsidRDefault="008D463B" w:rsidP="00AE5A8E">
      <w:pPr>
        <w:pStyle w:val="Note"/>
      </w:pPr>
      <w:r>
        <w:t>NOTE</w:t>
      </w:r>
      <w:r>
        <w:tab/>
        <w:t xml:space="preserve">The single element of a </w:t>
      </w:r>
      <w:r w:rsidRPr="00002F60">
        <w:rPr>
          <w:rFonts w:ascii="Times New Roman" w:hAnsi="Times New Roman"/>
          <w:i/>
          <w:iCs/>
        </w:rPr>
        <w:t>PropertySetParameterList</w:t>
      </w:r>
      <w:r>
        <w:t xml:space="preserve"> may not have a default value </w:t>
      </w:r>
      <w:r w:rsidRPr="00002F60">
        <w:rPr>
          <w:rFonts w:ascii="Times New Roman" w:hAnsi="Times New Roman"/>
          <w:i/>
          <w:iCs/>
        </w:rPr>
        <w:t>Initialiser</w:t>
      </w:r>
      <w:r>
        <w:t xml:space="preserve"> because</w:t>
      </w:r>
      <w:r w:rsidR="00AE5A8E">
        <w:t xml:space="preserve"> set accessor are always called with an implicitly provided argument</w:t>
      </w:r>
      <w:r>
        <w:t>.</w:t>
      </w:r>
    </w:p>
    <w:p w14:paraId="24A3BEAB" w14:textId="77777777" w:rsidR="00BF5CDF" w:rsidRPr="00E77497" w:rsidDel="001E120D" w:rsidRDefault="00BF5CDF" w:rsidP="006A78DC">
      <w:pPr>
        <w:pStyle w:val="30"/>
        <w:rPr>
          <w:del w:id="8396" w:author="Rev 19 Allen Wirfs-Brock" w:date="2013-09-11T19:06:00Z"/>
        </w:rPr>
      </w:pPr>
      <w:del w:id="8397" w:author="Rev 19 Allen Wirfs-Brock" w:date="2013-09-11T19:06:00Z">
        <w:r w:rsidRPr="00E77497" w:rsidDel="001E120D">
          <w:delText>Static Semantics</w:delText>
        </w:r>
        <w:bookmarkStart w:id="8398" w:name="_Toc368034561"/>
        <w:bookmarkStart w:id="8399" w:name="_Toc368049784"/>
        <w:bookmarkStart w:id="8400" w:name="_Toc368050561"/>
        <w:bookmarkEnd w:id="8398"/>
        <w:bookmarkEnd w:id="8399"/>
        <w:bookmarkEnd w:id="8400"/>
      </w:del>
    </w:p>
    <w:p w14:paraId="38D66AE8" w14:textId="77777777" w:rsidR="00BF5CDF" w:rsidRPr="00E77497" w:rsidRDefault="005B42C4" w:rsidP="006A78DC">
      <w:pPr>
        <w:pStyle w:val="30"/>
      </w:pPr>
      <w:bookmarkStart w:id="8401" w:name="_Toc368050562"/>
      <w:r w:rsidRPr="00E77497">
        <w:t xml:space="preserve">Static Semantics:  </w:t>
      </w:r>
      <w:r w:rsidR="00BF5CDF" w:rsidRPr="00E77497">
        <w:t>Early Errors</w:t>
      </w:r>
      <w:bookmarkEnd w:id="8401"/>
    </w:p>
    <w:p w14:paraId="14D01662" w14:textId="77777777" w:rsidR="00CE6269" w:rsidRPr="008B7F6F" w:rsidRDefault="00CE6269" w:rsidP="00C56E2D">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00C56E2D">
        <w:rPr>
          <w:rStyle w:val="bnf"/>
        </w:rPr>
        <w:t>StrictF</w:t>
      </w:r>
      <w:r>
        <w:rPr>
          <w:rStyle w:val="bnf"/>
        </w:rPr>
        <w:t>ormalParameter</w:t>
      </w:r>
      <w:r w:rsidR="00975168">
        <w:rPr>
          <w:rStyle w:val="bnf"/>
        </w:rPr>
        <w:t>s</w:t>
      </w:r>
      <w:r w:rsidRPr="00120381">
        <w:rPr>
          <w:rFonts w:ascii="Courier New" w:hAnsi="Courier New" w:cs="Courier New"/>
          <w:b/>
          <w:iCs/>
        </w:rPr>
        <w:t xml:space="preserve"> )</w:t>
      </w:r>
      <w:r w:rsidRPr="004D1BD1">
        <w:rPr>
          <w:rFonts w:ascii="Courier New" w:hAnsi="Courier New" w:cs="Courier New"/>
          <w:iCs/>
        </w:rPr>
        <w:t xml:space="preserve"> </w:t>
      </w:r>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p>
    <w:p w14:paraId="0DF767C0" w14:textId="77777777" w:rsidR="0032292A" w:rsidRDefault="0032292A"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C56E2D">
        <w:rPr>
          <w:rFonts w:ascii="Times New Roman" w:hAnsi="Times New Roman"/>
          <w:i/>
        </w:rPr>
        <w:t>StrictF</w:t>
      </w:r>
      <w:r w:rsidRPr="00E77497">
        <w:rPr>
          <w:rFonts w:ascii="Times New Roman" w:hAnsi="Times New Roman"/>
          <w:i/>
        </w:rPr>
        <w:t>ormalParameter</w:t>
      </w:r>
      <w:r w:rsidR="00C56E2D">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14:paraId="6753E26D" w14:textId="77777777" w:rsidR="0032292A" w:rsidRDefault="0032292A" w:rsidP="00197BED">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00C56E2D" w:rsidRPr="00E77497">
        <w:t xml:space="preserve"> </w:t>
      </w:r>
      <w:r w:rsidRPr="00E77497">
        <w:t xml:space="preserve">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14:paraId="182259D9" w14:textId="77777777" w:rsidR="00BF5CDF" w:rsidRPr="008B7F6F" w:rsidRDefault="00BF5CDF" w:rsidP="00BF5CDF">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r w:rsidR="00C318A3" w:rsidRPr="008B7F6F">
        <w:rPr>
          <w:rFonts w:ascii="Courier New" w:hAnsi="Courier New" w:cs="Courier New"/>
          <w:b/>
          <w:iCs/>
        </w:rPr>
        <w:t xml:space="preserve"> </w:t>
      </w:r>
    </w:p>
    <w:p w14:paraId="78DDA309" w14:textId="77777777" w:rsidR="00856D58" w:rsidRDefault="00856D58" w:rsidP="00CF7A6A">
      <w:pPr>
        <w:numPr>
          <w:ilvl w:val="0"/>
          <w:numId w:val="737"/>
        </w:numPr>
        <w:spacing w:after="220"/>
        <w:contextualSpacing/>
      </w:pPr>
      <w:r w:rsidRPr="00E77497">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sidR="00CF7A6A">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14:paraId="69C47BDD" w14:textId="77777777" w:rsidR="00856D58" w:rsidRPr="006B6D0A" w:rsidRDefault="00856D58" w:rsidP="003E423C">
      <w:pPr>
        <w:numPr>
          <w:ilvl w:val="0"/>
          <w:numId w:val="737"/>
        </w:numPr>
        <w:spacing w:after="220"/>
        <w:contextualSpacing/>
      </w:pPr>
      <w:r w:rsidRPr="009C202C">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contains any duplicate elements</w:t>
      </w:r>
      <w:r w:rsidRPr="006B6D0A">
        <w:t>.</w:t>
      </w:r>
    </w:p>
    <w:p w14:paraId="31D0C732" w14:textId="77777777" w:rsidR="00856D58" w:rsidRPr="006B6D0A" w:rsidRDefault="00856D58" w:rsidP="003E423C">
      <w:pPr>
        <w:numPr>
          <w:ilvl w:val="0"/>
          <w:numId w:val="737"/>
        </w:numPr>
        <w:spacing w:after="220"/>
        <w:contextualSpacing/>
      </w:pPr>
      <w:r w:rsidRPr="009C202C">
        <w:t>It is a Syntax Error</w:t>
      </w:r>
      <w:r>
        <w:t xml:space="preserve"> if</w:t>
      </w:r>
      <w:r w:rsidRPr="002D68DA">
        <w:t xml:space="preserve">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14:paraId="317690F2" w14:textId="77777777" w:rsidR="00C22BBD" w:rsidRPr="006B6D0A" w:rsidRDefault="00C22BBD" w:rsidP="00C22BBD">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8B7F6F">
        <w:rPr>
          <w:rStyle w:val="bnf"/>
        </w:rPr>
        <w:t>PropertySetParameterList</w:t>
      </w:r>
      <w:r w:rsidRPr="00E77497">
        <w:t xml:space="preserve"> contains any duplicate elements</w:t>
      </w:r>
      <w:r w:rsidRPr="006B6D0A">
        <w:t>.</w:t>
      </w:r>
    </w:p>
    <w:p w14:paraId="2CA36E34" w14:textId="77777777" w:rsidR="00BF5CDF" w:rsidRPr="003B4312" w:rsidRDefault="00BF5CDF" w:rsidP="00FE5F37">
      <w:pPr>
        <w:numPr>
          <w:ilvl w:val="0"/>
          <w:numId w:val="737"/>
        </w:numPr>
        <w:spacing w:after="220"/>
        <w:contextualSpacing/>
      </w:pPr>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r w:rsidR="00B87562">
        <w:rPr>
          <w:rFonts w:ascii="Times New Roman" w:hAnsi="Times New Roman"/>
          <w:i/>
        </w:rPr>
        <w:t>Function</w:t>
      </w:r>
      <w:r w:rsidR="00B87562" w:rsidRPr="00B820AB">
        <w:rPr>
          <w:rFonts w:ascii="Times New Roman" w:hAnsi="Times New Roman"/>
          <w:i/>
        </w:rPr>
        <w:t>Body</w:t>
      </w:r>
      <w:r w:rsidRPr="003B4312">
        <w:t>.</w:t>
      </w:r>
    </w:p>
    <w:p w14:paraId="14C79603" w14:textId="77777777" w:rsidR="00CE72A9" w:rsidRPr="00E77497" w:rsidRDefault="00CE72A9" w:rsidP="00197BED">
      <w:pPr>
        <w:numPr>
          <w:ilvl w:val="0"/>
          <w:numId w:val="737"/>
        </w:numPr>
        <w:spacing w:after="220"/>
      </w:pPr>
      <w:r>
        <w:t>It is a Syntax Error if</w:t>
      </w:r>
      <w:r w:rsidRPr="00140F69">
        <w:rPr>
          <w:rFonts w:ascii="Times New Roman" w:hAnsi="Times New Roman"/>
          <w:i/>
        </w:rPr>
        <w:t xml:space="preserve"> </w:t>
      </w:r>
      <w:r w:rsidRPr="008B7F6F">
        <w:rPr>
          <w:rStyle w:val="bnf"/>
        </w:rPr>
        <w:t>PropertySetParameterList</w:t>
      </w:r>
      <w:r w:rsidRPr="00120381">
        <w:rPr>
          <w:rFonts w:ascii="Courier New" w:hAnsi="Courier New" w:cs="Courier New"/>
          <w:b/>
          <w:iCs/>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14:paraId="47D2B1C1" w14:textId="77777777" w:rsidR="00BF5CDF" w:rsidRPr="00E77497" w:rsidRDefault="00BF5CDF" w:rsidP="006A78DC">
      <w:pPr>
        <w:pStyle w:val="30"/>
      </w:pPr>
      <w:bookmarkStart w:id="8402" w:name="_Ref368036092"/>
      <w:bookmarkStart w:id="8403" w:name="_Toc368050563"/>
      <w:r w:rsidRPr="00E77497">
        <w:t xml:space="preserve">Static Semantics:  </w:t>
      </w:r>
      <w:r w:rsidRPr="00E77497">
        <w:rPr>
          <w:lang w:eastAsia="en-US"/>
        </w:rPr>
        <w:t>ExpectedArgumentCount</w:t>
      </w:r>
      <w:bookmarkEnd w:id="8402"/>
      <w:bookmarkEnd w:id="8403"/>
    </w:p>
    <w:p w14:paraId="78FA0995" w14:textId="77777777" w:rsidR="00902612" w:rsidRPr="00F742D3" w:rsidRDefault="00902612" w:rsidP="00902612">
      <w:pPr>
        <w:rPr>
          <w:ins w:id="8404" w:author="Rev 19 Allen Wirfs-Brock" w:date="2013-09-27T09:08:00Z"/>
        </w:rPr>
      </w:pPr>
      <w:ins w:id="8405" w:author="Rev 19 Allen Wirfs-Brock" w:date="2013-09-27T09:08:00Z">
        <w:r>
          <w:t xml:space="preserve">See also: </w:t>
        </w:r>
        <w:r>
          <w:fldChar w:fldCharType="begin"/>
        </w:r>
        <w:r>
          <w:instrText xml:space="preserve"> REF _Ref368036138 \r \h </w:instrText>
        </w:r>
      </w:ins>
      <w:ins w:id="8406" w:author="Rev 19 Allen Wirfs-Brock" w:date="2013-09-27T09:08:00Z">
        <w:r>
          <w:fldChar w:fldCharType="separate"/>
        </w:r>
      </w:ins>
      <w:ins w:id="8407" w:author="Rev 19 Allen Wirfs-Brock" w:date="2013-09-27T13:22:00Z">
        <w:r w:rsidR="00D433E8">
          <w:t>14.1.4</w:t>
        </w:r>
      </w:ins>
      <w:ins w:id="8408" w:author="Rev 19 Allen Wirfs-Brock" w:date="2013-09-27T09:08:00Z">
        <w:r>
          <w:fldChar w:fldCharType="end"/>
        </w:r>
        <w:r>
          <w:t xml:space="preserve">, </w:t>
        </w:r>
        <w:r>
          <w:fldChar w:fldCharType="begin"/>
        </w:r>
        <w:r>
          <w:instrText xml:space="preserve"> REF _Ref368036022 \r \h </w:instrText>
        </w:r>
      </w:ins>
      <w:ins w:id="8409" w:author="Rev 19 Allen Wirfs-Brock" w:date="2013-09-27T09:08:00Z">
        <w:r>
          <w:fldChar w:fldCharType="separate"/>
        </w:r>
      </w:ins>
      <w:ins w:id="8410" w:author="Rev 19 Allen Wirfs-Brock" w:date="2013-09-27T13:22:00Z">
        <w:r w:rsidR="00D433E8">
          <w:t>14.2.5</w:t>
        </w:r>
      </w:ins>
      <w:ins w:id="8411" w:author="Rev 19 Allen Wirfs-Brock" w:date="2013-09-27T09:08:00Z">
        <w:r>
          <w:fldChar w:fldCharType="end"/>
        </w:r>
        <w:r>
          <w:t>.</w:t>
        </w:r>
      </w:ins>
    </w:p>
    <w:p w14:paraId="2B4E9C7B" w14:textId="77777777"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p>
    <w:p w14:paraId="01D5DE33" w14:textId="77777777" w:rsidR="00BF5CDF" w:rsidRPr="00E77497" w:rsidRDefault="00BF5CDF" w:rsidP="004A7791">
      <w:pPr>
        <w:pStyle w:val="Alg4"/>
        <w:numPr>
          <w:ilvl w:val="0"/>
          <w:numId w:val="746"/>
        </w:numPr>
        <w:spacing w:after="220"/>
        <w:contextualSpacing/>
      </w:pPr>
      <w:r w:rsidRPr="00E77497">
        <w:t>Return 1.</w:t>
      </w:r>
    </w:p>
    <w:p w14:paraId="04B9F0E5" w14:textId="77777777"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Style w:val="bnf"/>
        </w:rPr>
        <w:t xml:space="preserve">BindingPattern </w:t>
      </w:r>
    </w:p>
    <w:p w14:paraId="6C5B34AB" w14:textId="77777777" w:rsidR="00BF5CDF" w:rsidRPr="00E77497" w:rsidRDefault="00BF5CDF" w:rsidP="004A7791">
      <w:pPr>
        <w:pStyle w:val="Alg4"/>
        <w:numPr>
          <w:ilvl w:val="0"/>
          <w:numId w:val="747"/>
        </w:numPr>
        <w:spacing w:after="220"/>
        <w:contextualSpacing/>
      </w:pPr>
      <w:r w:rsidRPr="00E77497">
        <w:t>Return 1.</w:t>
      </w:r>
    </w:p>
    <w:p w14:paraId="02006CCA" w14:textId="77777777" w:rsidR="003E423C" w:rsidRPr="00E77497" w:rsidRDefault="003E423C" w:rsidP="006A78DC">
      <w:pPr>
        <w:pStyle w:val="30"/>
      </w:pPr>
      <w:bookmarkStart w:id="8412" w:name="_Toc368050564"/>
      <w:r w:rsidRPr="00E77497">
        <w:t xml:space="preserve">Static Semantics:  </w:t>
      </w:r>
      <w:r>
        <w:rPr>
          <w:lang w:eastAsia="en-US"/>
        </w:rPr>
        <w:t>IsSimpleParameterList</w:t>
      </w:r>
      <w:bookmarkEnd w:id="8412"/>
    </w:p>
    <w:p w14:paraId="655A427E" w14:textId="77777777" w:rsidR="003E423C" w:rsidRPr="00675B74" w:rsidRDefault="00A10493" w:rsidP="003E423C">
      <w:pPr>
        <w:pStyle w:val="SyntaxRule"/>
        <w:spacing w:after="240"/>
      </w:pPr>
      <w:r w:rsidRPr="00A10493">
        <w:t xml:space="preserve">PropertySetParameterList </w:t>
      </w:r>
      <w:r w:rsidRPr="00844B9F">
        <w:rPr>
          <w:rFonts w:ascii="Arial" w:hAnsi="Arial" w:cs="Arial"/>
          <w:b/>
          <w:bCs/>
          <w:i w:val="0"/>
          <w:iCs/>
        </w:rPr>
        <w:t xml:space="preserve">: </w:t>
      </w:r>
      <w:r w:rsidRPr="00A10493">
        <w:t>BindingIdentifier</w:t>
      </w:r>
    </w:p>
    <w:p w14:paraId="52B5D60F" w14:textId="77777777" w:rsidR="003E423C" w:rsidRPr="00E77497" w:rsidRDefault="003E423C" w:rsidP="00A10493">
      <w:pPr>
        <w:pStyle w:val="Alg4"/>
        <w:numPr>
          <w:ilvl w:val="0"/>
          <w:numId w:val="1114"/>
        </w:numPr>
        <w:spacing w:after="220"/>
        <w:contextualSpacing/>
      </w:pPr>
      <w:r w:rsidRPr="00E77497">
        <w:t xml:space="preserve">Return </w:t>
      </w:r>
      <w:r w:rsidR="00A10493">
        <w:rPr>
          <w:b/>
          <w:bCs/>
          <w:iCs/>
        </w:rPr>
        <w:t>true</w:t>
      </w:r>
      <w:r w:rsidRPr="00E77497">
        <w:t>.</w:t>
      </w:r>
    </w:p>
    <w:p w14:paraId="24E1D8B7" w14:textId="77777777" w:rsidR="00A10493" w:rsidRPr="00E77497" w:rsidRDefault="00A10493" w:rsidP="00A10493">
      <w:r w:rsidRPr="00E77497">
        <w:rPr>
          <w:rStyle w:val="bnf"/>
        </w:rPr>
        <w:t xml:space="preserve">PropertySetParameterList </w:t>
      </w:r>
      <w:r w:rsidRPr="00E77497">
        <w:rPr>
          <w:b/>
        </w:rPr>
        <w:t>:</w:t>
      </w:r>
      <w:r w:rsidRPr="00E77497">
        <w:t xml:space="preserve"> </w:t>
      </w:r>
      <w:r w:rsidRPr="00E77497">
        <w:rPr>
          <w:rStyle w:val="bnf"/>
        </w:rPr>
        <w:t xml:space="preserve">BindingPattern </w:t>
      </w:r>
    </w:p>
    <w:p w14:paraId="0743A11A" w14:textId="77777777" w:rsidR="003E423C" w:rsidRPr="00E77497" w:rsidRDefault="003E423C" w:rsidP="00A10493">
      <w:pPr>
        <w:pStyle w:val="Alg4"/>
        <w:numPr>
          <w:ilvl w:val="0"/>
          <w:numId w:val="1115"/>
        </w:numPr>
        <w:spacing w:after="220"/>
        <w:contextualSpacing/>
      </w:pPr>
      <w:r w:rsidRPr="00E77497">
        <w:t xml:space="preserve">Return </w:t>
      </w:r>
      <w:r w:rsidR="00A10493">
        <w:rPr>
          <w:b/>
          <w:bCs/>
          <w:iCs/>
        </w:rPr>
        <w:t>false</w:t>
      </w:r>
      <w:r w:rsidRPr="00E77497">
        <w:t>.</w:t>
      </w:r>
    </w:p>
    <w:p w14:paraId="488813E6" w14:textId="77777777" w:rsidR="00BF5CDF" w:rsidRPr="00E77497" w:rsidRDefault="00BF5CDF" w:rsidP="006A78DC">
      <w:pPr>
        <w:pStyle w:val="30"/>
      </w:pPr>
      <w:bookmarkStart w:id="8413" w:name="_Ref366744641"/>
      <w:bookmarkStart w:id="8414" w:name="_Toc368050565"/>
      <w:r w:rsidRPr="00E77497">
        <w:t xml:space="preserve">Static Semantics:  </w:t>
      </w:r>
      <w:r w:rsidRPr="00E77497">
        <w:rPr>
          <w:rStyle w:val="bnf"/>
          <w:rFonts w:ascii="Helvetica" w:hAnsi="Helvetica"/>
          <w:b w:val="0"/>
          <w:i w:val="0"/>
        </w:rPr>
        <w:t>PropName</w:t>
      </w:r>
      <w:bookmarkEnd w:id="8413"/>
      <w:bookmarkEnd w:id="8414"/>
    </w:p>
    <w:p w14:paraId="277033E6" w14:textId="77777777" w:rsidR="00E23611" w:rsidRPr="00E23611" w:rsidRDefault="00E23611" w:rsidP="00E23611">
      <w:pPr>
        <w:rPr>
          <w:ins w:id="8415" w:author="Rev 19 Allen Wirfs-Brock" w:date="2013-09-12T10:24:00Z"/>
        </w:rPr>
      </w:pPr>
      <w:ins w:id="8416" w:author="Rev 19 Allen Wirfs-Brock" w:date="2013-09-12T10:24:00Z">
        <w:r>
          <w:rPr>
            <w:b/>
          </w:rPr>
          <w:t>See also:</w:t>
        </w:r>
        <w:r>
          <w:t xml:space="preserve"> </w:t>
        </w:r>
        <w:r>
          <w:fldChar w:fldCharType="begin"/>
        </w:r>
        <w:r>
          <w:instrText xml:space="preserve"> REF _Ref366744593 \r \h </w:instrText>
        </w:r>
      </w:ins>
      <w:ins w:id="8417" w:author="Rev 19 Allen Wirfs-Brock" w:date="2013-09-12T10:24:00Z">
        <w:r>
          <w:fldChar w:fldCharType="separate"/>
        </w:r>
      </w:ins>
      <w:ins w:id="8418" w:author="Rev 19 Allen Wirfs-Brock" w:date="2013-09-27T13:22:00Z">
        <w:r w:rsidR="00D433E8">
          <w:t>12.1.5.4</w:t>
        </w:r>
      </w:ins>
      <w:ins w:id="8419" w:author="Rev 19 Allen Wirfs-Brock" w:date="2013-09-12T10:24:00Z">
        <w:r>
          <w:fldChar w:fldCharType="end"/>
        </w:r>
        <w:r>
          <w:t xml:space="preserve">, </w:t>
        </w:r>
        <w:r>
          <w:fldChar w:fldCharType="begin"/>
        </w:r>
        <w:r>
          <w:instrText xml:space="preserve"> REF _Ref366744682 \r \h </w:instrText>
        </w:r>
      </w:ins>
      <w:ins w:id="8420" w:author="Rev 19 Allen Wirfs-Brock" w:date="2013-09-12T10:24:00Z">
        <w:r>
          <w:fldChar w:fldCharType="separate"/>
        </w:r>
      </w:ins>
      <w:ins w:id="8421" w:author="Rev 19 Allen Wirfs-Brock" w:date="2013-09-27T13:22:00Z">
        <w:r w:rsidR="00D433E8">
          <w:t>14.4.6</w:t>
        </w:r>
      </w:ins>
      <w:ins w:id="8422" w:author="Rev 19 Allen Wirfs-Brock" w:date="2013-09-12T10:24:00Z">
        <w:r>
          <w:fldChar w:fldCharType="end"/>
        </w:r>
        <w:r>
          <w:t xml:space="preserve">, </w:t>
        </w:r>
        <w:r>
          <w:fldChar w:fldCharType="begin"/>
        </w:r>
        <w:r>
          <w:instrText xml:space="preserve"> REF _Ref366744732 \r \h </w:instrText>
        </w:r>
      </w:ins>
      <w:ins w:id="8423" w:author="Rev 19 Allen Wirfs-Brock" w:date="2013-09-12T10:24:00Z">
        <w:r>
          <w:fldChar w:fldCharType="separate"/>
        </w:r>
      </w:ins>
      <w:ins w:id="8424" w:author="Rev 19 Allen Wirfs-Brock" w:date="2013-09-27T13:22:00Z">
        <w:r w:rsidR="00D433E8">
          <w:t>14.5.10</w:t>
        </w:r>
      </w:ins>
      <w:ins w:id="8425" w:author="Rev 19 Allen Wirfs-Brock" w:date="2013-09-12T10:24:00Z">
        <w:r>
          <w:fldChar w:fldCharType="end"/>
        </w:r>
        <w:r>
          <w:t xml:space="preserve"> </w:t>
        </w:r>
      </w:ins>
    </w:p>
    <w:p w14:paraId="1683D420" w14:textId="77777777" w:rsidR="0021118F" w:rsidRPr="00E77497" w:rsidRDefault="0021118F" w:rsidP="0021118F">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5A6D93BC" w14:textId="77777777" w:rsidR="0021118F" w:rsidRPr="00E77497" w:rsidRDefault="0021118F" w:rsidP="00197BED">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ins w:id="8426" w:author="Rev 19 Allen Wirfs-Brock" w:date="2013-09-26T18:43:00Z">
        <w:r w:rsidR="009A4D9F">
          <w:t>Strict</w:t>
        </w:r>
      </w:ins>
      <w:r w:rsidRPr="00E77497">
        <w:t>FormalParameter</w:t>
      </w:r>
      <w:r w:rsidR="00805AF1">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38C97168" w14:textId="77777777" w:rsidR="00BF5CDF" w:rsidRPr="00E77497" w:rsidRDefault="00BF5CDF" w:rsidP="004A7791">
      <w:pPr>
        <w:pStyle w:val="Alg4"/>
        <w:numPr>
          <w:ilvl w:val="0"/>
          <w:numId w:val="750"/>
        </w:numPr>
        <w:spacing w:after="220"/>
        <w:contextualSpacing/>
      </w:pPr>
      <w:r w:rsidRPr="00E77497">
        <w:t>Return PropName</w:t>
      </w:r>
      <w:r w:rsidRPr="008D6EE3">
        <w:t xml:space="preserve"> </w:t>
      </w:r>
      <w:r w:rsidRPr="00E77497">
        <w:t xml:space="preserve">of </w:t>
      </w:r>
      <w:r w:rsidRPr="00E77497">
        <w:rPr>
          <w:i/>
        </w:rPr>
        <w:t>PropertyName</w:t>
      </w:r>
      <w:r w:rsidRPr="00E77497">
        <w:t>.</w:t>
      </w:r>
    </w:p>
    <w:p w14:paraId="23108204" w14:textId="77777777" w:rsidR="0021118F" w:rsidRPr="00E77497" w:rsidRDefault="0021118F" w:rsidP="006A78DC">
      <w:pPr>
        <w:pStyle w:val="30"/>
      </w:pPr>
      <w:bookmarkStart w:id="8427" w:name="_Ref368036729"/>
      <w:bookmarkStart w:id="8428" w:name="_Toc368050566"/>
      <w:r w:rsidRPr="00E77497">
        <w:t xml:space="preserve">Static Semantics:  </w:t>
      </w:r>
      <w:r w:rsidRPr="009A4D9F">
        <w:rPr>
          <w:rStyle w:val="bnf"/>
          <w:rFonts w:ascii="Arial" w:hAnsi="Arial" w:cs="Arial"/>
          <w:i w:val="0"/>
        </w:rPr>
        <w:t>ReferencesSuper</w:t>
      </w:r>
      <w:bookmarkEnd w:id="8427"/>
      <w:bookmarkEnd w:id="8428"/>
    </w:p>
    <w:p w14:paraId="4B58A81F" w14:textId="77777777" w:rsidR="00902612" w:rsidRPr="00F742D3" w:rsidRDefault="00902612" w:rsidP="00902612">
      <w:pPr>
        <w:tabs>
          <w:tab w:val="left" w:pos="3586"/>
        </w:tabs>
        <w:rPr>
          <w:ins w:id="8429" w:author="Rev 19 Allen Wirfs-Brock" w:date="2013-09-27T09:16:00Z"/>
        </w:rPr>
      </w:pPr>
      <w:ins w:id="8430" w:author="Rev 19 Allen Wirfs-Brock" w:date="2013-09-27T09:16:00Z">
        <w:r>
          <w:t xml:space="preserve">See also: </w:t>
        </w:r>
        <w:r>
          <w:fldChar w:fldCharType="begin"/>
        </w:r>
        <w:r>
          <w:instrText xml:space="preserve"> REF _Ref368036663 \r \h </w:instrText>
        </w:r>
      </w:ins>
      <w:ins w:id="8431" w:author="Rev 19 Allen Wirfs-Brock" w:date="2013-09-27T09:16:00Z">
        <w:r>
          <w:fldChar w:fldCharType="separate"/>
        </w:r>
      </w:ins>
      <w:ins w:id="8432" w:author="Rev 19 Allen Wirfs-Brock" w:date="2013-09-27T13:22:00Z">
        <w:r w:rsidR="00D433E8">
          <w:t>14.4.7</w:t>
        </w:r>
      </w:ins>
      <w:ins w:id="8433" w:author="Rev 19 Allen Wirfs-Brock" w:date="2013-09-27T09:16:00Z">
        <w:r>
          <w:fldChar w:fldCharType="end"/>
        </w:r>
        <w:r>
          <w:t>.</w:t>
        </w:r>
      </w:ins>
    </w:p>
    <w:p w14:paraId="233690D8" w14:textId="77777777" w:rsidR="0021118F" w:rsidRPr="00E77497" w:rsidRDefault="0021118F" w:rsidP="00066646">
      <w:pPr>
        <w:pStyle w:val="SyntaxRule"/>
        <w:spacing w:after="220"/>
      </w:pPr>
      <w:r>
        <w:t>MethodDefinition</w:t>
      </w:r>
      <w:r w:rsidRPr="00E77497">
        <w:rPr>
          <w:rFonts w:ascii="Arial" w:hAnsi="Arial" w:cs="Arial"/>
          <w:b/>
        </w:rPr>
        <w:t xml:space="preserve"> </w:t>
      </w:r>
      <w:r w:rsidRPr="00E77497">
        <w:rPr>
          <w:rFonts w:ascii="Arial" w:hAnsi="Arial" w:cs="Arial"/>
          <w:b/>
          <w:i w:val="0"/>
        </w:rPr>
        <w:t>:</w:t>
      </w:r>
      <w:r w:rsidR="00A43BD9">
        <w:rPr>
          <w:rFonts w:ascii="Arial" w:hAnsi="Arial" w:cs="Arial"/>
          <w:b/>
          <w:i w:val="0"/>
        </w:rPr>
        <w:t xml:space="preserve"> </w:t>
      </w:r>
      <w:r w:rsidRPr="00E77497">
        <w:t>PropertyName</w:t>
      </w:r>
      <w:r w:rsidRPr="00E77497">
        <w:rPr>
          <w:rFonts w:ascii="Courier New" w:hAnsi="Courier New" w:cs="Courier New"/>
        </w:rPr>
        <w:t xml:space="preserve"> </w:t>
      </w:r>
      <w:r w:rsidRPr="00E2245F">
        <w:rPr>
          <w:rFonts w:ascii="Courier New" w:hAnsi="Courier New"/>
          <w:b/>
          <w:i w:val="0"/>
          <w:iCs/>
        </w:rPr>
        <w:t>(</w:t>
      </w:r>
      <w:r w:rsidRPr="00E77497">
        <w:t xml:space="preserve"> </w:t>
      </w:r>
      <w:ins w:id="8434" w:author="Rev 19 Allen Wirfs-Brock" w:date="2013-09-26T18:43:00Z">
        <w:r w:rsidR="009A4D9F">
          <w:t>Strict</w:t>
        </w:r>
      </w:ins>
      <w:r w:rsidRPr="00E77497">
        <w:t>FormalParameter</w:t>
      </w:r>
      <w:r w:rsidR="00805AF1">
        <w:t>s</w:t>
      </w:r>
      <w:r w:rsidRPr="00E2245F">
        <w:rPr>
          <w:i w:val="0"/>
          <w:iCs/>
        </w:rPr>
        <w:t xml:space="preserve"> </w:t>
      </w:r>
      <w:r w:rsidRPr="00E2245F">
        <w:rPr>
          <w:rFonts w:ascii="Courier New" w:hAnsi="Courier New"/>
          <w:b/>
          <w:i w:val="0"/>
          <w:iCs/>
        </w:rPr>
        <w:t>)</w:t>
      </w:r>
      <w:r w:rsidRPr="00E77497">
        <w:t xml:space="preserve"> </w:t>
      </w:r>
      <w:r w:rsidRPr="00D969B2">
        <w:rPr>
          <w:rFonts w:ascii="Courier New" w:hAnsi="Courier New"/>
          <w:b/>
        </w:rPr>
        <w:t xml:space="preserve"> </w:t>
      </w:r>
      <w:r w:rsidRPr="00E2245F">
        <w:rPr>
          <w:rFonts w:ascii="Courier New" w:hAnsi="Courier New"/>
          <w:b/>
          <w:i w:val="0"/>
          <w:iCs/>
        </w:rPr>
        <w:t>{</w:t>
      </w:r>
      <w:r w:rsidRPr="00E77497">
        <w:t xml:space="preserve"> FunctionBody</w:t>
      </w:r>
      <w:r w:rsidR="00066646">
        <w:rPr>
          <w:i w:val="0"/>
          <w:iCs/>
        </w:rPr>
        <w:t xml:space="preserve"> </w:t>
      </w:r>
      <w:r w:rsidR="00066646">
        <w:rPr>
          <w:rFonts w:ascii="Courier New" w:hAnsi="Courier New"/>
          <w:b/>
          <w:i w:val="0"/>
          <w:iCs/>
        </w:rPr>
        <w:t>}</w:t>
      </w:r>
      <w:r w:rsidRPr="00E77497">
        <w:t xml:space="preserve"> </w:t>
      </w:r>
    </w:p>
    <w:p w14:paraId="7F5F714D" w14:textId="77777777" w:rsidR="00A62505" w:rsidRDefault="00A62505" w:rsidP="00805AF1">
      <w:pPr>
        <w:pStyle w:val="Alg4"/>
        <w:numPr>
          <w:ilvl w:val="0"/>
          <w:numId w:val="874"/>
        </w:numPr>
        <w:spacing w:after="220"/>
        <w:contextualSpacing/>
      </w:pPr>
      <w:r>
        <w:t xml:space="preserve">If </w:t>
      </w:r>
      <w:ins w:id="8435" w:author="Rev 19 Allen Wirfs-Brock" w:date="2013-09-26T18:43:00Z">
        <w:r w:rsidR="009A4D9F" w:rsidRPr="009A4D9F">
          <w:rPr>
            <w:i/>
          </w:rPr>
          <w:t>Strict</w:t>
        </w:r>
      </w:ins>
      <w:r>
        <w:rPr>
          <w:i/>
        </w:rPr>
        <w:t>FormalParameter</w:t>
      </w:r>
      <w:r w:rsidR="00805AF1">
        <w:rPr>
          <w:i/>
        </w:rPr>
        <w:t>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0B8A9814" w14:textId="77777777" w:rsidR="0021118F" w:rsidRPr="006B6D0A" w:rsidRDefault="0021118F" w:rsidP="0021118F">
      <w:pPr>
        <w:pStyle w:val="Alg4"/>
        <w:numPr>
          <w:ilvl w:val="0"/>
          <w:numId w:val="8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5EF8E98A" w14:textId="77777777" w:rsidR="00A62505" w:rsidRPr="00E77497" w:rsidRDefault="00A62505" w:rsidP="009C6894">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0E244EC5" w14:textId="77777777" w:rsidR="00A62505" w:rsidRPr="006B6D0A" w:rsidRDefault="00A62505" w:rsidP="00A62505">
      <w:pPr>
        <w:pStyle w:val="Alg4"/>
        <w:numPr>
          <w:ilvl w:val="0"/>
          <w:numId w:val="12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21EE83CE" w14:textId="77777777" w:rsidR="00A62505" w:rsidRPr="00E77497" w:rsidRDefault="00A62505" w:rsidP="00A62505">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Pr>
          <w:rFonts w:ascii="Courier New" w:hAnsi="Courier New" w:cs="Courier New"/>
          <w:b/>
          <w:i w:val="0"/>
        </w:rPr>
        <w:t>s</w:t>
      </w:r>
      <w:r w:rsidRPr="00E77497">
        <w:rPr>
          <w:rFonts w:ascii="Courier New" w:hAnsi="Courier New" w:cs="Courier New"/>
          <w:b/>
          <w:i w:val="0"/>
        </w:rPr>
        <w:t xml:space="preserve">et </w:t>
      </w:r>
      <w:r w:rsidRPr="00E77497">
        <w:t>PropertyName</w:t>
      </w:r>
      <w:r w:rsidRPr="00E77497">
        <w:rPr>
          <w:rFonts w:ascii="Courier New" w:hAnsi="Courier New" w:cs="Courier New"/>
          <w:i w:val="0"/>
        </w:rPr>
        <w:t xml:space="preserve"> </w:t>
      </w:r>
      <w:r w:rsidRPr="00E77497">
        <w:rPr>
          <w:rFonts w:ascii="Courier New" w:hAnsi="Courier New" w:cs="Courier New"/>
          <w:b/>
          <w:i w:val="0"/>
        </w:rPr>
        <w:t>(</w:t>
      </w:r>
      <w:r>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14:paraId="56433E11" w14:textId="77777777" w:rsidR="00A62505" w:rsidRDefault="00A62505" w:rsidP="00A62505">
      <w:pPr>
        <w:pStyle w:val="Alg4"/>
        <w:numPr>
          <w:ilvl w:val="0"/>
          <w:numId w:val="1275"/>
        </w:numPr>
        <w:spacing w:after="220"/>
        <w:contextualSpacing/>
      </w:pPr>
      <w:r>
        <w:t xml:space="preserve">If </w:t>
      </w:r>
      <w:r>
        <w:rPr>
          <w:i/>
        </w:rPr>
        <w:t>PropertySetParameterList</w:t>
      </w:r>
      <w:r w:rsidRPr="00E77497">
        <w:t xml:space="preserve"> </w:t>
      </w:r>
      <w:r>
        <w:t>Contains</w:t>
      </w:r>
      <w:r w:rsidRPr="00E77497">
        <w:t xml:space="preserve"> </w:t>
      </w:r>
      <w:r>
        <w:rPr>
          <w:rFonts w:ascii="Courier New" w:hAnsi="Courier New" w:cs="Courier New"/>
          <w:b/>
        </w:rPr>
        <w:t>super</w:t>
      </w:r>
      <w:r w:rsidRPr="00A62505">
        <w:rPr>
          <w:bCs/>
        </w:rPr>
        <w:t xml:space="preserve"> is </w:t>
      </w:r>
      <w:r w:rsidRPr="00A62505">
        <w:rPr>
          <w:b/>
        </w:rPr>
        <w:t>true</w:t>
      </w:r>
      <w:r w:rsidRPr="00A62505">
        <w:rPr>
          <w:bCs/>
        </w:rPr>
        <w:t xml:space="preserve">, then return </w:t>
      </w:r>
      <w:r w:rsidRPr="00A62505">
        <w:rPr>
          <w:b/>
        </w:rPr>
        <w:t>true.</w:t>
      </w:r>
    </w:p>
    <w:p w14:paraId="6CB0EFE9" w14:textId="77777777" w:rsidR="00A62505" w:rsidRPr="006B6D0A" w:rsidRDefault="00A62505" w:rsidP="00A62505">
      <w:pPr>
        <w:pStyle w:val="Alg4"/>
        <w:numPr>
          <w:ilvl w:val="0"/>
          <w:numId w:val="1275"/>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14:paraId="5AF0A066" w14:textId="77777777" w:rsidR="00266D2C" w:rsidRPr="00E77497" w:rsidRDefault="00266D2C" w:rsidP="006A78DC">
      <w:pPr>
        <w:pStyle w:val="30"/>
      </w:pPr>
      <w:bookmarkStart w:id="8436" w:name="_Toc368050567"/>
      <w:r w:rsidRPr="00E77497">
        <w:t xml:space="preserve">Static Semantics:  </w:t>
      </w:r>
      <w:r w:rsidRPr="006A78DC">
        <w:rPr>
          <w:rStyle w:val="bnf"/>
          <w:rFonts w:ascii="Arial" w:hAnsi="Arial" w:cs="Arial"/>
          <w:i w:val="0"/>
        </w:rPr>
        <w:t>SpecialMethod</w:t>
      </w:r>
      <w:bookmarkEnd w:id="8436"/>
    </w:p>
    <w:p w14:paraId="5C46527A" w14:textId="77777777" w:rsidR="00266D2C" w:rsidRPr="00E77497" w:rsidRDefault="00266D2C"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p>
    <w:p w14:paraId="10D701F7" w14:textId="77777777" w:rsidR="00266D2C" w:rsidRPr="00E77497" w:rsidRDefault="00266D2C" w:rsidP="00266D2C">
      <w:pPr>
        <w:pStyle w:val="Alg4"/>
        <w:numPr>
          <w:ilvl w:val="0"/>
          <w:numId w:val="864"/>
        </w:numPr>
        <w:spacing w:after="220"/>
        <w:contextualSpacing/>
      </w:pPr>
      <w:r w:rsidRPr="00E77497">
        <w:t xml:space="preserve">Return </w:t>
      </w:r>
      <w:r w:rsidRPr="00266D2C">
        <w:rPr>
          <w:b/>
        </w:rPr>
        <w:t>false</w:t>
      </w:r>
      <w:r w:rsidRPr="00E77497">
        <w:t>.</w:t>
      </w:r>
    </w:p>
    <w:p w14:paraId="23732CEF" w14:textId="77777777" w:rsidR="00266D2C" w:rsidRPr="00E77497" w:rsidRDefault="00266D2C" w:rsidP="00266D2C">
      <w:pPr>
        <w:pStyle w:val="SyntaxRule"/>
        <w:rPr>
          <w:b/>
        </w:rPr>
      </w:pPr>
      <w:r>
        <w:t>MethodDefinition</w:t>
      </w:r>
      <w:r w:rsidRPr="00E77497">
        <w:rPr>
          <w:rFonts w:ascii="Arial" w:hAnsi="Arial" w:cs="Arial"/>
          <w:b/>
        </w:rPr>
        <w:t xml:space="preserve"> </w:t>
      </w:r>
      <w:r w:rsidRPr="00E77497">
        <w:rPr>
          <w:rFonts w:ascii="Arial" w:hAnsi="Arial" w:cs="Arial"/>
          <w:b/>
          <w:i w:val="0"/>
        </w:rPr>
        <w:t>:</w:t>
      </w:r>
    </w:p>
    <w:p w14:paraId="148F9C40" w14:textId="77777777" w:rsidR="00266D2C" w:rsidRPr="00E77497" w:rsidRDefault="003D5BBB" w:rsidP="003D5BBB">
      <w:pPr>
        <w:pStyle w:val="SyntaxDefinition"/>
      </w:pPr>
      <w:r>
        <w:t>GeneratorMethod</w:t>
      </w:r>
      <w:r w:rsidRPr="00E77497" w:rsidDel="003D5BBB">
        <w:t xml:space="preserve"> </w:t>
      </w:r>
      <w:r w:rsidR="00266D2C" w:rsidRPr="00E77497">
        <w:rPr>
          <w:rFonts w:ascii="Courier New" w:hAnsi="Courier New"/>
          <w:b/>
          <w:i w:val="0"/>
        </w:rPr>
        <w:t xml:space="preserve"> </w:t>
      </w:r>
      <w:r w:rsidR="00266D2C" w:rsidRPr="00E77497">
        <w:br/>
      </w:r>
      <w:r w:rsidR="00266D2C" w:rsidRPr="00E77497">
        <w:rPr>
          <w:rFonts w:ascii="Courier New" w:hAnsi="Courier New" w:cs="Courier New"/>
          <w:b/>
          <w:i w:val="0"/>
        </w:rPr>
        <w:t xml:space="preserve">get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w:t>
      </w:r>
      <w:r w:rsidR="00266D2C" w:rsidRPr="00E77497">
        <w:rPr>
          <w:rFonts w:ascii="Courier New" w:hAnsi="Courier New" w:cs="Courier New"/>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r w:rsidR="00266D2C" w:rsidRPr="00E77497">
        <w:rPr>
          <w:b/>
        </w:rPr>
        <w:br/>
      </w:r>
      <w:r w:rsidR="00266D2C" w:rsidRPr="00E77497">
        <w:rPr>
          <w:rFonts w:ascii="Courier New" w:hAnsi="Courier New" w:cs="Courier New"/>
          <w:b/>
          <w:i w:val="0"/>
        </w:rPr>
        <w:t xml:space="preserve">set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xml:space="preserve">( </w:t>
      </w:r>
      <w:r w:rsidR="00266D2C" w:rsidRPr="00E77497">
        <w:t>PropertySetParameterList</w:t>
      </w:r>
      <w:r w:rsidR="00266D2C" w:rsidRPr="00E77497">
        <w:rPr>
          <w:rFonts w:ascii="Courier New" w:hAnsi="Courier New" w:cs="Courier New"/>
          <w:b/>
          <w:i w:val="0"/>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p>
    <w:p w14:paraId="646A0B67" w14:textId="77777777" w:rsidR="00266D2C" w:rsidRPr="00E77497" w:rsidRDefault="00266D2C" w:rsidP="00266D2C">
      <w:pPr>
        <w:pStyle w:val="Alg4"/>
        <w:numPr>
          <w:ilvl w:val="0"/>
          <w:numId w:val="865"/>
        </w:numPr>
        <w:spacing w:after="220"/>
        <w:contextualSpacing/>
      </w:pPr>
      <w:r w:rsidRPr="00E77497">
        <w:t xml:space="preserve">Return </w:t>
      </w:r>
      <w:r>
        <w:rPr>
          <w:b/>
        </w:rPr>
        <w:t>true</w:t>
      </w:r>
      <w:r w:rsidRPr="00E77497">
        <w:t>.</w:t>
      </w:r>
    </w:p>
    <w:p w14:paraId="53446B8C" w14:textId="77777777" w:rsidR="004A7791" w:rsidRPr="00E77497" w:rsidDel="001E120D" w:rsidRDefault="004A7791">
      <w:pPr>
        <w:pStyle w:val="30"/>
        <w:rPr>
          <w:del w:id="8437" w:author="Rev 19 Allen Wirfs-Brock" w:date="2013-09-11T19:08:00Z"/>
        </w:rPr>
        <w:pPrChange w:id="8438" w:author="Rev 19 Allen Wirfs-Brock" w:date="2013-09-11T19:08:00Z">
          <w:pPr>
            <w:pStyle w:val="40"/>
          </w:pPr>
        </w:pPrChange>
      </w:pPr>
      <w:del w:id="8439" w:author="Rev 19 Allen Wirfs-Brock" w:date="2013-09-11T19:08:00Z">
        <w:r w:rsidRPr="00E77497" w:rsidDel="001E120D">
          <w:delText>Runtime Semantics</w:delText>
        </w:r>
        <w:bookmarkStart w:id="8440" w:name="_Toc368034568"/>
        <w:bookmarkStart w:id="8441" w:name="_Toc368049791"/>
        <w:bookmarkStart w:id="8442" w:name="_Toc368050568"/>
        <w:bookmarkEnd w:id="8440"/>
        <w:bookmarkEnd w:id="8441"/>
        <w:bookmarkEnd w:id="8442"/>
      </w:del>
    </w:p>
    <w:p w14:paraId="02DEC0BD" w14:textId="77777777" w:rsidR="004A7791" w:rsidRPr="00E77497" w:rsidRDefault="004A7791" w:rsidP="006A78DC">
      <w:pPr>
        <w:pStyle w:val="30"/>
      </w:pPr>
      <w:bookmarkStart w:id="8443" w:name="_Ref366745226"/>
      <w:bookmarkStart w:id="8444" w:name="_Toc368050569"/>
      <w:r w:rsidRPr="00E77497">
        <w:t xml:space="preserve">Runtime Semantics: </w:t>
      </w:r>
      <w:r>
        <w:t>Property</w:t>
      </w:r>
      <w:del w:id="8445" w:author="Rev 19 Allen Wirfs-Brock" w:date="2013-09-27T09:18:00Z">
        <w:r w:rsidDel="00902612">
          <w:delText xml:space="preserve"> </w:delText>
        </w:r>
      </w:del>
      <w:r>
        <w:t>Definition</w:t>
      </w:r>
      <w:del w:id="8446" w:author="Rev 19 Allen Wirfs-Brock" w:date="2013-09-27T09:18:00Z">
        <w:r w:rsidDel="00902612">
          <w:delText xml:space="preserve"> </w:delText>
        </w:r>
      </w:del>
      <w:r w:rsidRPr="00E77497">
        <w:rPr>
          <w:spacing w:val="6"/>
        </w:rPr>
        <w:t>Evaluation</w:t>
      </w:r>
      <w:bookmarkEnd w:id="8443"/>
      <w:bookmarkEnd w:id="8444"/>
    </w:p>
    <w:p w14:paraId="3694D533" w14:textId="77777777" w:rsidR="004A7791" w:rsidRPr="004418C4" w:rsidRDefault="004A7791" w:rsidP="003C3971">
      <w:pPr>
        <w:ind w:left="360"/>
      </w:pPr>
      <w:r>
        <w:t>W</w:t>
      </w:r>
      <w:r w:rsidRPr="004418C4">
        <w:t xml:space="preserve">ith </w:t>
      </w:r>
      <w:r>
        <w:t>parameter</w:t>
      </w:r>
      <w:r w:rsidRPr="004418C4">
        <w:t xml:space="preserve"> </w:t>
      </w:r>
      <w:r>
        <w:rPr>
          <w:rFonts w:ascii="Times New Roman" w:hAnsi="Times New Roman"/>
          <w:i/>
        </w:rPr>
        <w:t>object</w:t>
      </w:r>
      <w:r w:rsidR="003C3971">
        <w:t xml:space="preserve"> and optional parameter </w:t>
      </w:r>
      <w:r w:rsidR="003C3971">
        <w:rPr>
          <w:rFonts w:ascii="Times New Roman" w:hAnsi="Times New Roman"/>
          <w:i/>
        </w:rPr>
        <w:t>functionPrototype</w:t>
      </w:r>
      <w:r w:rsidR="003656DE">
        <w:rPr>
          <w:rFonts w:ascii="Times New Roman" w:hAnsi="Times New Roman"/>
          <w:iCs/>
        </w:rPr>
        <w:t>.</w:t>
      </w:r>
      <w:r w:rsidR="003C3971">
        <w:t xml:space="preserve"> </w:t>
      </w:r>
    </w:p>
    <w:p w14:paraId="06C3C466" w14:textId="77777777" w:rsidR="00CA2DE9" w:rsidRPr="00E23611" w:rsidRDefault="00CA2DE9" w:rsidP="00CA2DE9">
      <w:pPr>
        <w:rPr>
          <w:ins w:id="8447" w:author="Rev 19 Allen Wirfs-Brock" w:date="2013-09-12T10:36:00Z"/>
        </w:rPr>
      </w:pPr>
      <w:ins w:id="8448" w:author="Rev 19 Allen Wirfs-Brock" w:date="2013-09-12T10:36:00Z">
        <w:r w:rsidRPr="00CA2DE9">
          <w:t>See also:</w:t>
        </w:r>
        <w:r>
          <w:t xml:space="preserve"> </w:t>
        </w:r>
        <w:r>
          <w:fldChar w:fldCharType="begin"/>
        </w:r>
        <w:r>
          <w:instrText xml:space="preserve"> REF _Ref366745196 \r \h </w:instrText>
        </w:r>
      </w:ins>
      <w:ins w:id="8449" w:author="Rev 19 Allen Wirfs-Brock" w:date="2013-09-12T10:36:00Z">
        <w:r>
          <w:fldChar w:fldCharType="separate"/>
        </w:r>
      </w:ins>
      <w:ins w:id="8450" w:author="Rev 19 Allen Wirfs-Brock" w:date="2013-09-27T13:22:00Z">
        <w:r w:rsidR="00D433E8">
          <w:t>12.1.5.7</w:t>
        </w:r>
      </w:ins>
      <w:ins w:id="8451" w:author="Rev 19 Allen Wirfs-Brock" w:date="2013-09-12T10:36:00Z">
        <w:r>
          <w:fldChar w:fldCharType="end"/>
        </w:r>
        <w:r>
          <w:t xml:space="preserve">, </w:t>
        </w:r>
        <w:r>
          <w:fldChar w:fldCharType="begin"/>
        </w:r>
        <w:r>
          <w:instrText xml:space="preserve"> REF _Ref366745263 \r \h </w:instrText>
        </w:r>
      </w:ins>
      <w:ins w:id="8452" w:author="Rev 19 Allen Wirfs-Brock" w:date="2013-09-12T10:36:00Z">
        <w:r>
          <w:fldChar w:fldCharType="separate"/>
        </w:r>
      </w:ins>
      <w:ins w:id="8453" w:author="Rev 19 Allen Wirfs-Brock" w:date="2013-09-27T13:22:00Z">
        <w:r w:rsidR="00D433E8">
          <w:t>14.4.11</w:t>
        </w:r>
      </w:ins>
      <w:ins w:id="8454" w:author="Rev 19 Allen Wirfs-Brock" w:date="2013-09-12T10:36:00Z">
        <w:r>
          <w:fldChar w:fldCharType="end"/>
        </w:r>
        <w:r>
          <w:t>, B.3.1</w:t>
        </w:r>
      </w:ins>
    </w:p>
    <w:p w14:paraId="1F523062" w14:textId="77777777" w:rsidR="004A7791" w:rsidRPr="00E77497" w:rsidRDefault="004A7791"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14:paraId="2F16E357" w14:textId="77777777" w:rsidR="004A7791" w:rsidRPr="00E77497" w:rsidRDefault="004A7791" w:rsidP="001B2656">
      <w:pPr>
        <w:pStyle w:val="Alg4"/>
        <w:numPr>
          <w:ilvl w:val="0"/>
          <w:numId w:val="754"/>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4A09B9">
        <w:t>the result of evaluating</w:t>
      </w:r>
      <w:r>
        <w:t xml:space="preserve"> </w:t>
      </w:r>
      <w:r w:rsidRPr="00E77497">
        <w:rPr>
          <w:i/>
        </w:rPr>
        <w:t>PropertyName</w:t>
      </w:r>
      <w:r w:rsidRPr="00E77497">
        <w:t>.</w:t>
      </w:r>
    </w:p>
    <w:p w14:paraId="1C1C3BE0" w14:textId="77777777" w:rsidR="004A09B9" w:rsidRDefault="004A09B9" w:rsidP="001B2656">
      <w:pPr>
        <w:numPr>
          <w:ilvl w:val="0"/>
          <w:numId w:val="75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14:paraId="0231CDDB" w14:textId="77777777" w:rsidR="00905A0F" w:rsidRPr="0006447F" w:rsidRDefault="00905A0F" w:rsidP="00905A0F">
      <w:pPr>
        <w:numPr>
          <w:ilvl w:val="0"/>
          <w:numId w:val="75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001819E8" w:rsidRPr="00BC2562">
        <w:rPr>
          <w:rFonts w:ascii="Times New Roman" w:hAnsi="Times New Roman"/>
        </w:rPr>
        <w:t xml:space="preserve">IsStrict of </w:t>
      </w:r>
      <w:r w:rsidR="001819E8" w:rsidRPr="00BC2562">
        <w:rPr>
          <w:rFonts w:ascii="Times New Roman" w:hAnsi="Times New Roman"/>
          <w:i/>
        </w:rPr>
        <w:t>FunctionBody</w:t>
      </w:r>
      <w:r>
        <w:rPr>
          <w:rFonts w:ascii="Times New Roman" w:hAnsi="Times New Roman"/>
        </w:rPr>
        <w:t xml:space="preserve">.  </w:t>
      </w:r>
    </w:p>
    <w:p w14:paraId="4BB2F6FE" w14:textId="77777777" w:rsidR="00905A0F" w:rsidRDefault="00905A0F" w:rsidP="00E74C84">
      <w:pPr>
        <w:numPr>
          <w:ilvl w:val="0"/>
          <w:numId w:val="75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002F42C1"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002F42C1" w:rsidRPr="00E77497">
        <w:rPr>
          <w:rFonts w:ascii="Times New Roman" w:hAnsi="Times New Roman"/>
        </w:rPr>
        <w:t>execution context</w:t>
      </w:r>
      <w:r w:rsidR="002F42C1">
        <w:rPr>
          <w:rFonts w:ascii="Times New Roman" w:hAnsi="Times New Roman"/>
        </w:rPr>
        <w:t>’s</w:t>
      </w:r>
      <w:r w:rsidRPr="00E77497">
        <w:rPr>
          <w:rFonts w:ascii="Times New Roman" w:hAnsi="Times New Roman"/>
        </w:rPr>
        <w:t xml:space="preserve"> LexicalEnvironment</w:t>
      </w:r>
      <w:r>
        <w:rPr>
          <w:rFonts w:ascii="Times New Roman" w:hAnsi="Times New Roman"/>
        </w:rPr>
        <w:t>.</w:t>
      </w:r>
    </w:p>
    <w:p w14:paraId="2BBA3D1A" w14:textId="77777777" w:rsidR="001B2656" w:rsidRDefault="001B2656" w:rsidP="001B2656">
      <w:pPr>
        <w:pStyle w:val="Alg4"/>
        <w:numPr>
          <w:ilvl w:val="0"/>
          <w:numId w:val="754"/>
        </w:numPr>
        <w:spacing w:after="220"/>
        <w:contextualSpacing/>
      </w:pPr>
      <w:r>
        <w:t xml:space="preserve">If </w:t>
      </w:r>
      <w:del w:id="8455" w:author="Rev 19 Allen Wirfs-Brock" w:date="2013-09-10T12:49:00Z">
        <w:r w:rsidDel="00E22304">
          <w:delText>isComputedPropertyName</w:delText>
        </w:r>
      </w:del>
      <w:ins w:id="8456"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14:paraId="22C6DC39" w14:textId="77777777" w:rsidR="001B2656" w:rsidRDefault="001B2656" w:rsidP="001B2656">
      <w:pPr>
        <w:pStyle w:val="Alg4"/>
        <w:numPr>
          <w:ilvl w:val="1"/>
          <w:numId w:val="754"/>
        </w:numPr>
        <w:spacing w:after="220"/>
        <w:contextualSpacing/>
      </w:pPr>
      <w:r>
        <w:t xml:space="preserve">Let </w:t>
      </w:r>
      <w:r>
        <w:rPr>
          <w:i/>
          <w:iCs/>
        </w:rPr>
        <w:t>duplicateKey</w:t>
      </w:r>
      <w:r>
        <w:t xml:space="preserve"> be </w:t>
      </w:r>
      <w:r w:rsidRPr="00E77497">
        <w:t xml:space="preserve">the result of </w:t>
      </w:r>
      <w:del w:id="8457" w:author="Rev 19 Allen Wirfs-Brock" w:date="2013-09-26T09:52:00Z">
        <w:r w:rsidRPr="00E77497" w:rsidDel="00873DB1">
          <w:delText>calling the [[</w:delText>
        </w:r>
      </w:del>
      <w:r>
        <w:t>HasOwn</w:t>
      </w:r>
      <w:r w:rsidRPr="00E77497">
        <w:t>Property</w:t>
      </w:r>
      <w:del w:id="8458" w:author="Rev 19 Allen Wirfs-Brock" w:date="2013-09-26T09:52:00Z">
        <w:r w:rsidRPr="00E77497" w:rsidDel="00873DB1">
          <w:delText>]] internal method of</w:delText>
        </w:r>
      </w:del>
      <w:ins w:id="8459" w:author="Rev 19 Allen Wirfs-Brock" w:date="2013-09-26T09:52:00Z">
        <w:r w:rsidR="00873DB1">
          <w:t>(</w:t>
        </w:r>
      </w:ins>
      <w:del w:id="8460" w:author="Rev 19 Allen Wirfs-Brock" w:date="2013-09-26T09:52:00Z">
        <w:r w:rsidRPr="00E77497" w:rsidDel="00873DB1">
          <w:delText xml:space="preserve"> </w:delText>
        </w:r>
      </w:del>
      <w:r w:rsidRPr="00E77497">
        <w:rPr>
          <w:i/>
        </w:rPr>
        <w:t>obj</w:t>
      </w:r>
      <w:r>
        <w:rPr>
          <w:i/>
        </w:rPr>
        <w:t>ect</w:t>
      </w:r>
      <w:ins w:id="8461" w:author="Rev 19 Allen Wirfs-Brock" w:date="2013-09-26T09:52:00Z">
        <w:r w:rsidR="00873DB1">
          <w:t>,</w:t>
        </w:r>
      </w:ins>
      <w:r w:rsidRPr="00E77497">
        <w:rPr>
          <w:i/>
        </w:rPr>
        <w:t xml:space="preserve"> </w:t>
      </w:r>
      <w:del w:id="8462" w:author="Rev 19 Allen Wirfs-Brock" w:date="2013-09-26T09:52: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8463" w:author="Rev 19 Allen Wirfs-Brock" w:date="2013-09-26T09:52:00Z">
        <w:r w:rsidR="00873DB1">
          <w:t>)</w:t>
        </w:r>
      </w:ins>
      <w:r>
        <w:rPr>
          <w:iCs/>
        </w:rPr>
        <w:t>.</w:t>
      </w:r>
    </w:p>
    <w:p w14:paraId="41FB3F03" w14:textId="77777777" w:rsidR="001B2656" w:rsidRDefault="001B2656" w:rsidP="001B2656">
      <w:pPr>
        <w:pStyle w:val="Alg4"/>
        <w:numPr>
          <w:ilvl w:val="1"/>
          <w:numId w:val="754"/>
        </w:numPr>
        <w:spacing w:after="220"/>
        <w:contextualSpacing/>
      </w:pPr>
      <w:r>
        <w:t>ReturnIfAbrupt(</w:t>
      </w:r>
      <w:r>
        <w:rPr>
          <w:i/>
          <w:iCs/>
        </w:rPr>
        <w:t>duplicateKey</w:t>
      </w:r>
      <w:r>
        <w:t>).</w:t>
      </w:r>
    </w:p>
    <w:p w14:paraId="5EAD3ACB" w14:textId="77777777" w:rsidR="001B2656" w:rsidRDefault="001B2656" w:rsidP="00E74C84">
      <w:pPr>
        <w:pStyle w:val="Alg4"/>
        <w:numPr>
          <w:ilvl w:val="1"/>
          <w:numId w:val="75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36B55C62" w14:textId="77777777" w:rsidR="00CC0E28" w:rsidRDefault="00CC0E28" w:rsidP="006F76B1">
      <w:pPr>
        <w:numPr>
          <w:ilvl w:val="0"/>
          <w:numId w:val="754"/>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14:paraId="66A5DEE3" w14:textId="77777777" w:rsidR="00905A0F" w:rsidRPr="0006447F" w:rsidRDefault="00905A0F" w:rsidP="001B2656">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sidR="007310B3">
        <w:rPr>
          <w:rFonts w:ascii="Times New Roman" w:hAnsi="Times New Roman"/>
          <w:i/>
        </w:rPr>
        <w:t>Function</w:t>
      </w:r>
      <w:r w:rsidR="007310B3"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r w:rsidR="00F62C9B">
        <w:rPr>
          <w:rFonts w:ascii="Times New Roman" w:hAnsi="Times New Roman"/>
          <w:i/>
        </w:rPr>
        <w:t xml:space="preserve"> </w:t>
      </w:r>
      <w:r w:rsidR="00F62C9B">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sidR="00F62C9B">
        <w:rPr>
          <w:rFonts w:ascii="Times New Roman" w:hAnsi="Times New Roman"/>
        </w:rPr>
        <w:t>as the</w:t>
      </w:r>
      <w:r w:rsidR="00F62C9B">
        <w:t xml:space="preserve"> </w:t>
      </w:r>
      <w:r w:rsidR="00F62C9B" w:rsidRPr="00ED240D">
        <w:rPr>
          <w:rFonts w:ascii="Times New Roman" w:hAnsi="Times New Roman"/>
          <w:i/>
        </w:rPr>
        <w:t>methodNam</w:t>
      </w:r>
      <w:r w:rsidR="00F62C9B" w:rsidRPr="00DA3106">
        <w:rPr>
          <w:rFonts w:ascii="Times New Roman" w:hAnsi="Times New Roman"/>
          <w:i/>
        </w:rPr>
        <w:t>e</w:t>
      </w:r>
      <w:r w:rsidR="00F62C9B" w:rsidRPr="00F62C9B">
        <w:rPr>
          <w:rFonts w:ascii="Times New Roman" w:hAnsi="Times New Roman"/>
        </w:rPr>
        <w:t xml:space="preserve"> </w:t>
      </w:r>
      <w:r w:rsidR="00F62C9B">
        <w:rPr>
          <w:rFonts w:ascii="Times New Roman" w:hAnsi="Times New Roman"/>
        </w:rPr>
        <w:t>optional argument</w:t>
      </w:r>
      <w:r>
        <w:t>.</w:t>
      </w:r>
      <w:r w:rsidR="003C3971" w:rsidRPr="00004DF1">
        <w:rPr>
          <w:rFonts w:ascii="Times New Roman" w:hAnsi="Times New Roman"/>
        </w:rPr>
        <w:t xml:space="preserve"> If </w:t>
      </w:r>
      <w:r w:rsidR="003C3971" w:rsidRPr="00004DF1">
        <w:rPr>
          <w:rFonts w:ascii="Times New Roman" w:hAnsi="Times New Roman"/>
          <w:i/>
          <w:iCs/>
        </w:rPr>
        <w:t>functionPrototype</w:t>
      </w:r>
      <w:r w:rsidR="003C3971" w:rsidRPr="00004DF1">
        <w:rPr>
          <w:rFonts w:ascii="Times New Roman" w:hAnsi="Times New Roman"/>
        </w:rPr>
        <w:t xml:space="preserve"> was passed as a parameter then also pass its value as the </w:t>
      </w:r>
      <w:r w:rsidR="003C3971" w:rsidRPr="00004DF1">
        <w:rPr>
          <w:rFonts w:ascii="Times New Roman" w:hAnsi="Times New Roman"/>
          <w:i/>
          <w:iCs/>
        </w:rPr>
        <w:t>functionPrototype</w:t>
      </w:r>
      <w:r w:rsidR="003C3971" w:rsidRPr="00004DF1">
        <w:rPr>
          <w:rFonts w:ascii="Times New Roman" w:hAnsi="Times New Roman"/>
        </w:rPr>
        <w:t xml:space="preserve"> optional argument of FunctionCreate.</w:t>
      </w:r>
    </w:p>
    <w:p w14:paraId="046488A7" w14:textId="77777777" w:rsidR="00CC0E28" w:rsidRDefault="00CC0E28" w:rsidP="00CC0E28">
      <w:pPr>
        <w:numPr>
          <w:ilvl w:val="0"/>
          <w:numId w:val="754"/>
        </w:numPr>
        <w:spacing w:after="220"/>
        <w:contextualSpacing/>
        <w:rPr>
          <w:rFonts w:ascii="Times New Roman" w:hAnsi="Times New Roman"/>
        </w:rPr>
      </w:pPr>
      <w:r>
        <w:rPr>
          <w:rFonts w:ascii="Times New Roman" w:hAnsi="Times New Roman"/>
        </w:rPr>
        <w:t xml:space="preserve">Else </w:t>
      </w:r>
    </w:p>
    <w:p w14:paraId="1FDB2E82" w14:textId="77777777" w:rsidR="00CC0E28" w:rsidRPr="0006447F" w:rsidRDefault="00CC0E28" w:rsidP="00C56E2D">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r w:rsidR="003C3971">
        <w:t xml:space="preserve"> </w:t>
      </w:r>
      <w:r w:rsidR="003C3971" w:rsidRPr="003C3971">
        <w:rPr>
          <w:rFonts w:ascii="Times New Roman" w:hAnsi="Times New Roman"/>
        </w:rPr>
        <w:t xml:space="preserve">If </w:t>
      </w:r>
      <w:r w:rsidR="003C3971" w:rsidRPr="003C3971">
        <w:rPr>
          <w:rFonts w:ascii="Times New Roman" w:hAnsi="Times New Roman"/>
          <w:i/>
          <w:iCs/>
        </w:rPr>
        <w:t>functionPrototype</w:t>
      </w:r>
      <w:r w:rsidR="003C3971" w:rsidRPr="003C3971">
        <w:rPr>
          <w:rFonts w:ascii="Times New Roman" w:hAnsi="Times New Roman"/>
        </w:rPr>
        <w:t xml:space="preserve"> was passed as a parameter then also pass its value as the </w:t>
      </w:r>
      <w:r w:rsidR="003C3971" w:rsidRPr="003C3971">
        <w:rPr>
          <w:rFonts w:ascii="Times New Roman" w:hAnsi="Times New Roman"/>
          <w:i/>
          <w:iCs/>
        </w:rPr>
        <w:t>functionPrototype</w:t>
      </w:r>
      <w:r w:rsidR="003C3971" w:rsidRPr="003C3971">
        <w:rPr>
          <w:rFonts w:ascii="Times New Roman" w:hAnsi="Times New Roman"/>
        </w:rPr>
        <w:t xml:space="preserve"> optional argument of FunctionCreate.</w:t>
      </w:r>
    </w:p>
    <w:p w14:paraId="369401C6" w14:textId="77777777" w:rsidR="004A7791" w:rsidRPr="00F62C9B" w:rsidRDefault="004A7791" w:rsidP="00F62C9B">
      <w:pPr>
        <w:numPr>
          <w:ilvl w:val="0"/>
          <w:numId w:val="75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F62C9B">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r w:rsidR="001819E8">
        <w:rPr>
          <w:rFonts w:ascii="Times New Roman" w:hAnsi="Times New Roman"/>
          <w:b/>
        </w:rPr>
        <w:t>true</w:t>
      </w:r>
      <w:r w:rsidR="0003414D" w:rsidRPr="00F62C9B">
        <w:rPr>
          <w:rFonts w:ascii="Times New Roman" w:hAnsi="Times New Roman"/>
        </w:rPr>
        <w:t>,</w:t>
      </w:r>
      <w:r w:rsidR="00F62C9B" w:rsidRPr="00F62C9B">
        <w:rPr>
          <w:rFonts w:ascii="Times New Roman" w:hAnsi="Times New Roman"/>
        </w:rPr>
        <w:t xml:space="preserve"> </w:t>
      </w:r>
      <w:r w:rsidRPr="00F62C9B">
        <w:rPr>
          <w:rFonts w:ascii="Times New Roman" w:hAnsi="Times New Roman"/>
        </w:rPr>
        <w:t xml:space="preserve">[[Enumerable]]: </w:t>
      </w:r>
      <w:commentRangeStart w:id="8464"/>
      <w:r w:rsidR="00E81125">
        <w:rPr>
          <w:rFonts w:ascii="Times New Roman" w:hAnsi="Times New Roman"/>
          <w:b/>
        </w:rPr>
        <w:t>true</w:t>
      </w:r>
      <w:commentRangeEnd w:id="8464"/>
      <w:r w:rsidR="00E81125">
        <w:rPr>
          <w:rStyle w:val="af6"/>
        </w:rPr>
        <w:commentReference w:id="8464"/>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sidR="00066663">
        <w:rPr>
          <w:rFonts w:ascii="Times New Roman" w:hAnsi="Times New Roman"/>
        </w:rPr>
        <w:t>.</w:t>
      </w:r>
    </w:p>
    <w:p w14:paraId="6714ECE2" w14:textId="77777777" w:rsidR="004A7791" w:rsidRDefault="00056550" w:rsidP="001B2656">
      <w:pPr>
        <w:numPr>
          <w:ilvl w:val="0"/>
          <w:numId w:val="75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004A7791" w:rsidRPr="00F62C9B">
        <w:rPr>
          <w:rFonts w:ascii="Times New Roman" w:hAnsi="Times New Roman"/>
        </w:rPr>
        <w:t xml:space="preserve"> the result of DefineProperty</w:t>
      </w:r>
      <w:r w:rsidR="006B283E">
        <w:rPr>
          <w:rFonts w:ascii="Times New Roman" w:hAnsi="Times New Roman"/>
        </w:rPr>
        <w:t>OrThrow(</w:t>
      </w:r>
      <w:r w:rsidR="004A7791" w:rsidRPr="00F62C9B">
        <w:rPr>
          <w:rFonts w:ascii="Times New Roman" w:hAnsi="Times New Roman"/>
          <w:i/>
        </w:rPr>
        <w:t>object</w:t>
      </w:r>
      <w:r w:rsidR="006B283E">
        <w:rPr>
          <w:rFonts w:ascii="Times New Roman" w:hAnsi="Times New Roman"/>
          <w:iCs/>
        </w:rPr>
        <w:t>,</w:t>
      </w:r>
      <w:r w:rsidR="004A7791" w:rsidRPr="00F62C9B">
        <w:rPr>
          <w:rFonts w:ascii="Times New Roman" w:hAnsi="Times New Roman"/>
        </w:rPr>
        <w:t xml:space="preserve"> </w:t>
      </w:r>
      <w:r w:rsidR="001B2656" w:rsidRPr="001B2656">
        <w:rPr>
          <w:rFonts w:ascii="Times New Roman" w:hAnsi="Times New Roman"/>
          <w:i/>
          <w:iCs/>
        </w:rPr>
        <w:t>propKey</w:t>
      </w:r>
      <w:r w:rsidR="001228A8">
        <w:rPr>
          <w:rFonts w:ascii="Times New Roman" w:hAnsi="Times New Roman"/>
          <w:iCs/>
        </w:rPr>
        <w:t>,</w:t>
      </w:r>
      <w:r w:rsidR="004C61C8">
        <w:rPr>
          <w:rFonts w:ascii="Times New Roman" w:hAnsi="Times New Roman"/>
        </w:rPr>
        <w:t xml:space="preserve"> </w:t>
      </w:r>
      <w:r w:rsidR="004A7791" w:rsidRPr="00F62C9B">
        <w:rPr>
          <w:rFonts w:ascii="Times New Roman" w:hAnsi="Times New Roman"/>
          <w:i/>
        </w:rPr>
        <w:t>desc</w:t>
      </w:r>
      <w:r w:rsidR="006B283E">
        <w:rPr>
          <w:rFonts w:ascii="Times New Roman" w:hAnsi="Times New Roman"/>
          <w:iCs/>
        </w:rPr>
        <w:t>)</w:t>
      </w:r>
      <w:r w:rsidR="004A7791" w:rsidRPr="00F62C9B">
        <w:rPr>
          <w:rFonts w:ascii="Times New Roman" w:hAnsi="Times New Roman"/>
        </w:rPr>
        <w:t>.</w:t>
      </w:r>
    </w:p>
    <w:p w14:paraId="28D07FC8" w14:textId="77777777" w:rsidR="00056550" w:rsidRDefault="00056550" w:rsidP="00056550">
      <w:pPr>
        <w:numPr>
          <w:ilvl w:val="0"/>
          <w:numId w:val="754"/>
        </w:numPr>
        <w:spacing w:after="220"/>
        <w:contextualSpacing/>
        <w:rPr>
          <w:rFonts w:ascii="Times New Roman" w:hAnsi="Times New Roman"/>
        </w:rPr>
      </w:pPr>
      <w:r>
        <w:rPr>
          <w:rFonts w:ascii="Times New Roman" w:hAnsi="Times New Roman"/>
        </w:rPr>
        <w:t>ReturnIfAbrupt(</w:t>
      </w:r>
      <w:r w:rsidRPr="00056550">
        <w:rPr>
          <w:rFonts w:ascii="Times New Roman" w:hAnsi="Times New Roman"/>
          <w:i/>
        </w:rPr>
        <w:t>status</w:t>
      </w:r>
      <w:r>
        <w:rPr>
          <w:rFonts w:ascii="Times New Roman" w:hAnsi="Times New Roman"/>
        </w:rPr>
        <w:t>).</w:t>
      </w:r>
    </w:p>
    <w:p w14:paraId="61C2E1CA" w14:textId="77777777" w:rsidR="00056550" w:rsidRPr="00F62C9B" w:rsidRDefault="00D8486C" w:rsidP="00F62C9B">
      <w:pPr>
        <w:numPr>
          <w:ilvl w:val="0"/>
          <w:numId w:val="754"/>
        </w:numPr>
        <w:spacing w:after="220"/>
        <w:rPr>
          <w:rFonts w:ascii="Times New Roman" w:hAnsi="Times New Roman"/>
        </w:rPr>
      </w:pPr>
      <w:ins w:id="8465" w:author="Rev 19 Allen Wirfs-Brock" w:date="2013-09-10T10:14:00Z">
        <w:r>
          <w:rPr>
            <w:rFonts w:ascii="Times New Roman" w:hAnsi="Times New Roman"/>
          </w:rPr>
          <w:t xml:space="preserve">Return </w:t>
        </w:r>
      </w:ins>
      <w:r w:rsidR="00056550">
        <w:rPr>
          <w:rFonts w:ascii="Times New Roman" w:hAnsi="Times New Roman"/>
        </w:rPr>
        <w:t>NormalCompletion(</w:t>
      </w:r>
      <w:r w:rsidR="00056550" w:rsidRPr="008F1A22">
        <w:rPr>
          <w:rFonts w:ascii="Times New Roman" w:hAnsi="Times New Roman"/>
          <w:i/>
          <w:iCs/>
        </w:rPr>
        <w:t>closure</w:t>
      </w:r>
      <w:r w:rsidR="00056550">
        <w:rPr>
          <w:rFonts w:ascii="Times New Roman" w:hAnsi="Times New Roman"/>
        </w:rPr>
        <w:t>).</w:t>
      </w:r>
    </w:p>
    <w:p w14:paraId="0C5CDCD3" w14:textId="77777777" w:rsidR="00805AF1" w:rsidRDefault="00805AF1" w:rsidP="00805AF1">
      <w:r>
        <w:rPr>
          <w:rStyle w:val="bnf"/>
        </w:rPr>
        <w:t>MethodDefinition</w:t>
      </w:r>
      <w:r w:rsidRPr="00E77497">
        <w:t xml:space="preserve"> </w:t>
      </w:r>
      <w:r w:rsidRPr="00E77497">
        <w:rPr>
          <w:b/>
        </w:rPr>
        <w:t>:</w:t>
      </w:r>
      <w:r w:rsidRPr="00E77497">
        <w:t xml:space="preserve"> </w:t>
      </w:r>
      <w:r w:rsidR="003D5BBB" w:rsidRPr="003D5BBB">
        <w:rPr>
          <w:rFonts w:ascii="Times New Roman" w:hAnsi="Times New Roman"/>
          <w:i/>
        </w:rPr>
        <w:t>GeneratorMethod</w:t>
      </w:r>
      <w:r w:rsidR="004A7791" w:rsidRPr="00E77497">
        <w:t xml:space="preserve"> </w:t>
      </w:r>
    </w:p>
    <w:p w14:paraId="61904758" w14:textId="77777777" w:rsidR="004A7791" w:rsidRPr="00E77497" w:rsidRDefault="00805AF1" w:rsidP="00805AF1">
      <w:r>
        <w:t xml:space="preserve">See </w:t>
      </w:r>
      <w:r w:rsidR="00A51D25">
        <w:fldChar w:fldCharType="begin"/>
      </w:r>
      <w:r w:rsidR="00A51D25">
        <w:instrText xml:space="preserve"> REF _Ref365533912 \r \h </w:instrText>
      </w:r>
      <w:r w:rsidR="00A51D25">
        <w:fldChar w:fldCharType="separate"/>
      </w:r>
      <w:r w:rsidR="00D433E8">
        <w:t>14.4</w:t>
      </w:r>
      <w:r w:rsidR="00A51D25">
        <w:fldChar w:fldCharType="end"/>
      </w:r>
      <w:r>
        <w:t>.</w:t>
      </w:r>
    </w:p>
    <w:p w14:paraId="770DD9C0" w14:textId="77777777" w:rsidR="004A7791" w:rsidRPr="00E77497"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14:paraId="69679255" w14:textId="77777777" w:rsidR="00E6537A" w:rsidRPr="00E77497" w:rsidRDefault="00E6537A" w:rsidP="001B2656">
      <w:pPr>
        <w:pStyle w:val="Alg4"/>
        <w:numPr>
          <w:ilvl w:val="0"/>
          <w:numId w:val="761"/>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14:paraId="4565C32F" w14:textId="77777777" w:rsidR="004A09B9" w:rsidRDefault="004A09B9" w:rsidP="001B2656">
      <w:pPr>
        <w:numPr>
          <w:ilvl w:val="0"/>
          <w:numId w:val="761"/>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14:paraId="6BFDC906" w14:textId="77777777" w:rsidR="00E6537A" w:rsidRPr="0006447F" w:rsidRDefault="00FF36B2" w:rsidP="00E6537A">
      <w:pPr>
        <w:numPr>
          <w:ilvl w:val="0"/>
          <w:numId w:val="761"/>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14:paraId="0215DB0D" w14:textId="77777777" w:rsidR="002F42C1" w:rsidRDefault="002F42C1" w:rsidP="002F42C1">
      <w:pPr>
        <w:numPr>
          <w:ilvl w:val="0"/>
          <w:numId w:val="761"/>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14:paraId="1B813C8B" w14:textId="77777777" w:rsidR="00FE5E17" w:rsidRDefault="00FE5E17" w:rsidP="00E74C84">
      <w:pPr>
        <w:numPr>
          <w:ilvl w:val="0"/>
          <w:numId w:val="761"/>
        </w:numPr>
        <w:spacing w:after="0"/>
        <w:contextualSpacing/>
        <w:rPr>
          <w:rFonts w:ascii="Times New Roman" w:hAnsi="Times New Roman"/>
        </w:rPr>
      </w:pPr>
      <w:r>
        <w:rPr>
          <w:rFonts w:ascii="Times New Roman" w:hAnsi="Times New Roman"/>
        </w:rPr>
        <w:t xml:space="preserve">Let </w:t>
      </w:r>
      <w:r w:rsidRPr="00FE5E17">
        <w:rPr>
          <w:rFonts w:ascii="Times New Roman" w:hAnsi="Times New Roman"/>
          <w:i/>
        </w:rPr>
        <w:t>formalP</w:t>
      </w:r>
      <w:r w:rsidR="00C700A2">
        <w:rPr>
          <w:rFonts w:ascii="Times New Roman" w:hAnsi="Times New Roman"/>
          <w:i/>
        </w:rPr>
        <w:t>a</w:t>
      </w:r>
      <w:r w:rsidRPr="00FE5E17">
        <w:rPr>
          <w:rFonts w:ascii="Times New Roman" w:hAnsi="Times New Roman"/>
          <w:i/>
        </w:rPr>
        <w:t>rameterList</w:t>
      </w:r>
      <w:r>
        <w:rPr>
          <w:rFonts w:ascii="Times New Roman" w:hAnsi="Times New Roman"/>
        </w:rPr>
        <w:t xml:space="preserve"> be the production  </w:t>
      </w:r>
      <w:r w:rsidRPr="00E77497">
        <w:rPr>
          <w:rStyle w:val="bnf"/>
        </w:rPr>
        <w:t>FormalParameter</w:t>
      </w:r>
      <w:r w:rsidR="007C41ED">
        <w:rPr>
          <w:rStyle w:val="bnf"/>
        </w:rPr>
        <w:t>s</w:t>
      </w:r>
      <w:r w:rsidR="002313AB">
        <w:rPr>
          <w:rStyle w:val="bnf"/>
          <w:i w:val="0"/>
          <w:iCs/>
        </w:rPr>
        <w:t xml:space="preserve"> </w:t>
      </w:r>
      <w:r w:rsidRPr="00E77497">
        <w:rPr>
          <w:b/>
        </w:rPr>
        <w:t>:</w:t>
      </w:r>
      <w:r w:rsidRPr="00E77497">
        <w:rPr>
          <w:sz w:val="16"/>
        </w:rPr>
        <w:t xml:space="preserve"> [empty]</w:t>
      </w:r>
    </w:p>
    <w:p w14:paraId="47FC6A87" w14:textId="77777777" w:rsidR="001B2656" w:rsidRDefault="001B2656" w:rsidP="001B2656">
      <w:pPr>
        <w:pStyle w:val="Alg4"/>
        <w:numPr>
          <w:ilvl w:val="0"/>
          <w:numId w:val="761"/>
        </w:numPr>
        <w:spacing w:after="220"/>
        <w:contextualSpacing/>
      </w:pPr>
      <w:r>
        <w:t xml:space="preserve">If </w:t>
      </w:r>
      <w:del w:id="8466" w:author="Rev 19 Allen Wirfs-Brock" w:date="2013-09-10T12:49:00Z">
        <w:r w:rsidDel="00E22304">
          <w:delText>isComputedPropertyName</w:delText>
        </w:r>
      </w:del>
      <w:ins w:id="8467"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14:paraId="398F9935" w14:textId="77777777" w:rsidR="001B2656" w:rsidRDefault="001B2656" w:rsidP="001B2656">
      <w:pPr>
        <w:pStyle w:val="Alg4"/>
        <w:numPr>
          <w:ilvl w:val="1"/>
          <w:numId w:val="761"/>
        </w:numPr>
        <w:spacing w:after="220"/>
        <w:contextualSpacing/>
      </w:pPr>
      <w:r>
        <w:t xml:space="preserve">Let </w:t>
      </w:r>
      <w:r>
        <w:rPr>
          <w:i/>
          <w:iCs/>
        </w:rPr>
        <w:t>duplicateKey</w:t>
      </w:r>
      <w:r>
        <w:t xml:space="preserve"> be </w:t>
      </w:r>
      <w:r w:rsidRPr="00E77497">
        <w:t xml:space="preserve">the result of </w:t>
      </w:r>
      <w:del w:id="8468" w:author="Rev 19 Allen Wirfs-Brock" w:date="2013-09-26T09:53:00Z">
        <w:r w:rsidRPr="00E77497" w:rsidDel="00873DB1">
          <w:delText>calling the [[</w:delText>
        </w:r>
      </w:del>
      <w:r>
        <w:t>HasOwn</w:t>
      </w:r>
      <w:r w:rsidRPr="00E77497">
        <w:t>Property</w:t>
      </w:r>
      <w:del w:id="8469" w:author="Rev 19 Allen Wirfs-Brock" w:date="2013-09-26T09:53:00Z">
        <w:r w:rsidRPr="00E77497" w:rsidDel="00873DB1">
          <w:delText>]] internal method of</w:delText>
        </w:r>
      </w:del>
      <w:ins w:id="8470" w:author="Rev 19 Allen Wirfs-Brock" w:date="2013-09-26T09:53:00Z">
        <w:r w:rsidR="00873DB1">
          <w:t>(</w:t>
        </w:r>
      </w:ins>
      <w:del w:id="8471" w:author="Rev 19 Allen Wirfs-Brock" w:date="2013-09-26T09:53:00Z">
        <w:r w:rsidRPr="00E77497" w:rsidDel="00873DB1">
          <w:delText xml:space="preserve"> </w:delText>
        </w:r>
      </w:del>
      <w:r w:rsidRPr="00E77497">
        <w:rPr>
          <w:i/>
        </w:rPr>
        <w:t>obj</w:t>
      </w:r>
      <w:r>
        <w:rPr>
          <w:i/>
        </w:rPr>
        <w:t>ect</w:t>
      </w:r>
      <w:ins w:id="8472" w:author="Rev 19 Allen Wirfs-Brock" w:date="2013-09-26T09:53:00Z">
        <w:r w:rsidR="00873DB1">
          <w:t>,</w:t>
        </w:r>
      </w:ins>
      <w:r w:rsidRPr="00E77497">
        <w:rPr>
          <w:i/>
        </w:rPr>
        <w:t xml:space="preserve"> </w:t>
      </w:r>
      <w:del w:id="8473" w:author="Rev 19 Allen Wirfs-Brock" w:date="2013-09-26T09:53: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8474" w:author="Rev 19 Allen Wirfs-Brock" w:date="2013-09-26T09:53:00Z">
        <w:r w:rsidR="00873DB1">
          <w:t>)</w:t>
        </w:r>
      </w:ins>
      <w:r>
        <w:rPr>
          <w:iCs/>
        </w:rPr>
        <w:t>.</w:t>
      </w:r>
    </w:p>
    <w:p w14:paraId="54F549C3" w14:textId="77777777" w:rsidR="001B2656" w:rsidRDefault="001B2656" w:rsidP="001B2656">
      <w:pPr>
        <w:pStyle w:val="Alg4"/>
        <w:numPr>
          <w:ilvl w:val="1"/>
          <w:numId w:val="761"/>
        </w:numPr>
        <w:spacing w:after="220"/>
        <w:contextualSpacing/>
      </w:pPr>
      <w:r>
        <w:t>ReturnIfAbrupt(</w:t>
      </w:r>
      <w:r>
        <w:rPr>
          <w:i/>
          <w:iCs/>
        </w:rPr>
        <w:t>duplicateKey</w:t>
      </w:r>
      <w:r>
        <w:t>).</w:t>
      </w:r>
    </w:p>
    <w:p w14:paraId="611BB0EE" w14:textId="77777777" w:rsidR="001B2656" w:rsidRDefault="001B2656" w:rsidP="001B2656">
      <w:pPr>
        <w:pStyle w:val="Alg4"/>
        <w:numPr>
          <w:ilvl w:val="1"/>
          <w:numId w:val="761"/>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7E5F744C" w14:textId="77777777" w:rsidR="00543D25" w:rsidRDefault="00543D25" w:rsidP="006F76B1">
      <w:pPr>
        <w:numPr>
          <w:ilvl w:val="0"/>
          <w:numId w:val="761"/>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14:paraId="2EFD7FA5" w14:textId="77777777" w:rsidR="00543D25" w:rsidRPr="0006447F" w:rsidRDefault="00543D25" w:rsidP="001B2656">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14:paraId="4E16B67B" w14:textId="77777777" w:rsidR="00543D25" w:rsidRDefault="00543D25" w:rsidP="00543D25">
      <w:pPr>
        <w:numPr>
          <w:ilvl w:val="0"/>
          <w:numId w:val="761"/>
        </w:numPr>
        <w:spacing w:after="220"/>
        <w:contextualSpacing/>
        <w:rPr>
          <w:rFonts w:ascii="Times New Roman" w:hAnsi="Times New Roman"/>
        </w:rPr>
      </w:pPr>
      <w:r>
        <w:rPr>
          <w:rFonts w:ascii="Times New Roman" w:hAnsi="Times New Roman"/>
        </w:rPr>
        <w:t xml:space="preserve">Else </w:t>
      </w:r>
    </w:p>
    <w:p w14:paraId="586368D8" w14:textId="77777777" w:rsidR="00543D25" w:rsidRPr="0006447F" w:rsidRDefault="00543D25" w:rsidP="00543D25">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78BA1057" w14:textId="77777777" w:rsidR="00E6537A" w:rsidRPr="00F62C9B" w:rsidRDefault="00E6537A" w:rsidP="00E6537A">
      <w:pPr>
        <w:numPr>
          <w:ilvl w:val="0"/>
          <w:numId w:val="761"/>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sidR="00FE5E17">
        <w:rPr>
          <w:rFonts w:ascii="Times New Roman" w:hAnsi="Times New Roman"/>
        </w:rPr>
        <w:t>Get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sidR="00FE5E17">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14:paraId="1511CCB3" w14:textId="77777777" w:rsidR="00E6537A" w:rsidRPr="00F62C9B" w:rsidRDefault="00056550" w:rsidP="001B2656">
      <w:pPr>
        <w:numPr>
          <w:ilvl w:val="0"/>
          <w:numId w:val="761"/>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E6537A" w:rsidRPr="00F62C9B">
        <w:rPr>
          <w:rFonts w:ascii="Times New Roman" w:hAnsi="Times New Roman"/>
        </w:rPr>
        <w:t xml:space="preserve">the result of </w:t>
      </w:r>
      <w:r w:rsidR="00555FBA" w:rsidRPr="00F62C9B">
        <w:rPr>
          <w:rFonts w:ascii="Times New Roman" w:hAnsi="Times New Roman"/>
        </w:rPr>
        <w:t>DefineProperty</w:t>
      </w:r>
      <w:r w:rsidR="00555FBA">
        <w:rPr>
          <w:rFonts w:ascii="Times New Roman" w:hAnsi="Times New Roman"/>
        </w:rPr>
        <w:t>OrThrow(</w:t>
      </w:r>
      <w:r w:rsidR="00555FBA" w:rsidRPr="00F62C9B">
        <w:rPr>
          <w:rFonts w:ascii="Times New Roman" w:hAnsi="Times New Roman"/>
          <w:i/>
        </w:rPr>
        <w:t>object</w:t>
      </w:r>
      <w:r w:rsidR="00555FBA">
        <w:rPr>
          <w:rFonts w:ascii="Times New Roman" w:hAnsi="Times New Roman"/>
          <w:iCs/>
        </w:rPr>
        <w:t>,</w:t>
      </w:r>
      <w:r w:rsidR="00555FBA" w:rsidRPr="00F62C9B">
        <w:rPr>
          <w:rFonts w:ascii="Times New Roman" w:hAnsi="Times New Roman"/>
        </w:rPr>
        <w:t xml:space="preserve"> </w:t>
      </w:r>
      <w:r w:rsidR="001B2656" w:rsidRPr="001B2656">
        <w:rPr>
          <w:rFonts w:ascii="Times New Roman" w:hAnsi="Times New Roman"/>
          <w:i/>
        </w:rPr>
        <w:t>propKey</w:t>
      </w:r>
      <w:r w:rsidR="00555FBA">
        <w:rPr>
          <w:rFonts w:ascii="Times New Roman" w:hAnsi="Times New Roman"/>
          <w:iCs/>
        </w:rPr>
        <w:t>,</w:t>
      </w:r>
      <w:r w:rsidR="00555FBA">
        <w:rPr>
          <w:rFonts w:ascii="Times New Roman" w:hAnsi="Times New Roman"/>
        </w:rPr>
        <w:t xml:space="preserve"> </w:t>
      </w:r>
      <w:r w:rsidR="00555FBA" w:rsidRPr="00F62C9B">
        <w:rPr>
          <w:rFonts w:ascii="Times New Roman" w:hAnsi="Times New Roman"/>
          <w:i/>
        </w:rPr>
        <w:t>desc</w:t>
      </w:r>
      <w:r w:rsidR="00555FBA">
        <w:rPr>
          <w:rFonts w:ascii="Times New Roman" w:hAnsi="Times New Roman"/>
          <w:iCs/>
        </w:rPr>
        <w:t>)</w:t>
      </w:r>
      <w:r w:rsidR="00E6537A" w:rsidRPr="00F62C9B">
        <w:rPr>
          <w:rFonts w:ascii="Times New Roman" w:hAnsi="Times New Roman"/>
        </w:rPr>
        <w:t>.</w:t>
      </w:r>
    </w:p>
    <w:p w14:paraId="66E6A280" w14:textId="77777777" w:rsidR="00056550" w:rsidRDefault="00056550" w:rsidP="00056550">
      <w:pPr>
        <w:numPr>
          <w:ilvl w:val="0"/>
          <w:numId w:val="761"/>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14:paraId="38F50089" w14:textId="77777777" w:rsidR="00056550" w:rsidRPr="00F62C9B" w:rsidRDefault="002F1A2E" w:rsidP="00056550">
      <w:pPr>
        <w:numPr>
          <w:ilvl w:val="0"/>
          <w:numId w:val="761"/>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14:paraId="2A226129" w14:textId="77777777" w:rsidR="004A7791" w:rsidRPr="006B6D0A"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14:paraId="03F63020" w14:textId="77777777" w:rsidR="00B439EA" w:rsidRPr="00E77497" w:rsidRDefault="00B439EA" w:rsidP="001B2656">
      <w:pPr>
        <w:pStyle w:val="Alg4"/>
        <w:numPr>
          <w:ilvl w:val="0"/>
          <w:numId w:val="762"/>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14:paraId="16A0E104" w14:textId="77777777" w:rsidR="004A09B9" w:rsidRDefault="004A09B9" w:rsidP="001B2656">
      <w:pPr>
        <w:numPr>
          <w:ilvl w:val="0"/>
          <w:numId w:val="762"/>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14:paraId="34E5226E" w14:textId="77777777" w:rsidR="00B439EA" w:rsidRPr="0006447F" w:rsidRDefault="00FF36B2" w:rsidP="00791806">
      <w:pPr>
        <w:numPr>
          <w:ilvl w:val="0"/>
          <w:numId w:val="762"/>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14:paraId="5566B6D8" w14:textId="77777777" w:rsidR="002F42C1" w:rsidRDefault="002F42C1" w:rsidP="00E74C84">
      <w:pPr>
        <w:numPr>
          <w:ilvl w:val="0"/>
          <w:numId w:val="762"/>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14:paraId="608150FC" w14:textId="77777777" w:rsidR="001B2656" w:rsidRDefault="001B2656" w:rsidP="001B2656">
      <w:pPr>
        <w:pStyle w:val="Alg4"/>
        <w:numPr>
          <w:ilvl w:val="0"/>
          <w:numId w:val="762"/>
        </w:numPr>
        <w:spacing w:after="220"/>
        <w:contextualSpacing/>
      </w:pPr>
      <w:r>
        <w:t xml:space="preserve">If </w:t>
      </w:r>
      <w:del w:id="8475" w:author="Rev 19 Allen Wirfs-Brock" w:date="2013-09-10T12:49:00Z">
        <w:r w:rsidDel="00E22304">
          <w:delText>isComputedPropertyName</w:delText>
        </w:r>
      </w:del>
      <w:ins w:id="8476"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14:paraId="5C0CCF8D" w14:textId="77777777" w:rsidR="001B2656" w:rsidRDefault="001B2656" w:rsidP="001B2656">
      <w:pPr>
        <w:pStyle w:val="Alg4"/>
        <w:numPr>
          <w:ilvl w:val="1"/>
          <w:numId w:val="762"/>
        </w:numPr>
        <w:spacing w:after="220"/>
        <w:contextualSpacing/>
      </w:pPr>
      <w:r>
        <w:t xml:space="preserve">Let </w:t>
      </w:r>
      <w:r>
        <w:rPr>
          <w:i/>
          <w:iCs/>
        </w:rPr>
        <w:t>duplicateKey</w:t>
      </w:r>
      <w:r>
        <w:t xml:space="preserve"> be </w:t>
      </w:r>
      <w:r w:rsidRPr="00E77497">
        <w:t xml:space="preserve">the result of </w:t>
      </w:r>
      <w:del w:id="8477" w:author="Rev 19 Allen Wirfs-Brock" w:date="2013-09-26T09:53:00Z">
        <w:r w:rsidRPr="00E77497" w:rsidDel="00873DB1">
          <w:delText>calling the [[</w:delText>
        </w:r>
      </w:del>
      <w:r>
        <w:t>HasOwn</w:t>
      </w:r>
      <w:r w:rsidRPr="00E77497">
        <w:t>Property</w:t>
      </w:r>
      <w:del w:id="8478" w:author="Rev 19 Allen Wirfs-Brock" w:date="2013-09-26T09:54:00Z">
        <w:r w:rsidRPr="00E77497" w:rsidDel="00873DB1">
          <w:delText>]] internal method of</w:delText>
        </w:r>
      </w:del>
      <w:ins w:id="8479" w:author="Rev 19 Allen Wirfs-Brock" w:date="2013-09-26T09:54:00Z">
        <w:r w:rsidR="00873DB1">
          <w:t>(</w:t>
        </w:r>
      </w:ins>
      <w:del w:id="8480" w:author="Rev 19 Allen Wirfs-Brock" w:date="2013-09-26T09:54:00Z">
        <w:r w:rsidRPr="00E77497" w:rsidDel="00873DB1">
          <w:delText xml:space="preserve"> </w:delText>
        </w:r>
      </w:del>
      <w:r w:rsidRPr="00E77497">
        <w:rPr>
          <w:i/>
        </w:rPr>
        <w:t>obj</w:t>
      </w:r>
      <w:r>
        <w:rPr>
          <w:i/>
        </w:rPr>
        <w:t>ect</w:t>
      </w:r>
      <w:ins w:id="8481" w:author="Rev 19 Allen Wirfs-Brock" w:date="2013-09-26T09:54:00Z">
        <w:r w:rsidR="00873DB1">
          <w:t>,</w:t>
        </w:r>
      </w:ins>
      <w:r w:rsidRPr="00E77497">
        <w:rPr>
          <w:i/>
        </w:rPr>
        <w:t xml:space="preserve"> </w:t>
      </w:r>
      <w:r>
        <w:rPr>
          <w:iCs/>
        </w:rPr>
        <w:t xml:space="preserve">with </w:t>
      </w:r>
      <w:r>
        <w:t>argument</w:t>
      </w:r>
      <w:ins w:id="8482" w:author="Rev 19 Allen Wirfs-Brock" w:date="2013-09-26T09:54:00Z">
        <w:r w:rsidR="00873DB1">
          <w:t xml:space="preserve"> </w:t>
        </w:r>
      </w:ins>
      <w:del w:id="8483" w:author="Rev 19 Allen Wirfs-Brock" w:date="2013-09-26T09:54:00Z">
        <w:r w:rsidRPr="00E77497" w:rsidDel="00873DB1">
          <w:delText xml:space="preserve"> </w:delText>
        </w:r>
      </w:del>
      <w:r w:rsidRPr="00E77497">
        <w:rPr>
          <w:i/>
        </w:rPr>
        <w:t>prop</w:t>
      </w:r>
      <w:r>
        <w:rPr>
          <w:i/>
        </w:rPr>
        <w:t>Key</w:t>
      </w:r>
      <w:ins w:id="8484" w:author="Rev 19 Allen Wirfs-Brock" w:date="2013-09-26T09:54:00Z">
        <w:r w:rsidR="00873DB1">
          <w:t>)</w:t>
        </w:r>
      </w:ins>
      <w:r>
        <w:rPr>
          <w:iCs/>
        </w:rPr>
        <w:t>.</w:t>
      </w:r>
    </w:p>
    <w:p w14:paraId="728345A9" w14:textId="77777777" w:rsidR="001B2656" w:rsidRDefault="001B2656" w:rsidP="001B2656">
      <w:pPr>
        <w:pStyle w:val="Alg4"/>
        <w:numPr>
          <w:ilvl w:val="1"/>
          <w:numId w:val="762"/>
        </w:numPr>
        <w:spacing w:after="220"/>
        <w:contextualSpacing/>
      </w:pPr>
      <w:r>
        <w:t>ReturnIfAbrupt(</w:t>
      </w:r>
      <w:r>
        <w:rPr>
          <w:i/>
          <w:iCs/>
        </w:rPr>
        <w:t>duplicateKey</w:t>
      </w:r>
      <w:r>
        <w:t>).</w:t>
      </w:r>
    </w:p>
    <w:p w14:paraId="311464BF" w14:textId="77777777" w:rsidR="001B2656" w:rsidRDefault="001B2656" w:rsidP="001B2656">
      <w:pPr>
        <w:pStyle w:val="Alg4"/>
        <w:numPr>
          <w:ilvl w:val="1"/>
          <w:numId w:val="762"/>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7669D311" w14:textId="77777777" w:rsidR="00543D25" w:rsidRDefault="00543D25" w:rsidP="006F76B1">
      <w:pPr>
        <w:numPr>
          <w:ilvl w:val="0"/>
          <w:numId w:val="762"/>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14:paraId="54D331A7" w14:textId="77777777" w:rsidR="00543D25" w:rsidRPr="0006447F" w:rsidRDefault="00543D25" w:rsidP="001B2656">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14:paraId="4524C4E2" w14:textId="77777777" w:rsidR="00543D25" w:rsidRDefault="00543D25" w:rsidP="00543D25">
      <w:pPr>
        <w:numPr>
          <w:ilvl w:val="0"/>
          <w:numId w:val="762"/>
        </w:numPr>
        <w:spacing w:after="220"/>
        <w:contextualSpacing/>
        <w:rPr>
          <w:rFonts w:ascii="Times New Roman" w:hAnsi="Times New Roman"/>
        </w:rPr>
      </w:pPr>
      <w:r>
        <w:rPr>
          <w:rFonts w:ascii="Times New Roman" w:hAnsi="Times New Roman"/>
        </w:rPr>
        <w:t xml:space="preserve">Else </w:t>
      </w:r>
    </w:p>
    <w:p w14:paraId="2EA1FD8D" w14:textId="77777777" w:rsidR="00543D25" w:rsidRPr="0006447F" w:rsidRDefault="00543D25" w:rsidP="00543D25">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1788CFD5" w14:textId="77777777" w:rsidR="00B439EA" w:rsidRPr="00F62C9B" w:rsidRDefault="00B439EA" w:rsidP="00791806">
      <w:pPr>
        <w:numPr>
          <w:ilvl w:val="0"/>
          <w:numId w:val="762"/>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14:paraId="7699EE66" w14:textId="77777777" w:rsidR="00B439EA" w:rsidRPr="00F62C9B" w:rsidRDefault="00056550" w:rsidP="001B2656">
      <w:pPr>
        <w:numPr>
          <w:ilvl w:val="0"/>
          <w:numId w:val="762"/>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B439EA" w:rsidRPr="00F62C9B">
        <w:rPr>
          <w:rFonts w:ascii="Times New Roman" w:hAnsi="Times New Roman"/>
        </w:rPr>
        <w:t>the result of DefineProperty</w:t>
      </w:r>
      <w:r w:rsidR="00A92721">
        <w:rPr>
          <w:rFonts w:ascii="Times New Roman" w:hAnsi="Times New Roman"/>
        </w:rPr>
        <w:t>OrThrow(</w:t>
      </w:r>
      <w:r w:rsidR="00B439EA" w:rsidRPr="00F62C9B">
        <w:rPr>
          <w:rFonts w:ascii="Times New Roman" w:hAnsi="Times New Roman"/>
          <w:i/>
        </w:rPr>
        <w:t>object</w:t>
      </w:r>
      <w:r w:rsidR="00A92721">
        <w:rPr>
          <w:rFonts w:ascii="Times New Roman" w:hAnsi="Times New Roman"/>
          <w:iCs/>
        </w:rPr>
        <w:t>,</w:t>
      </w:r>
      <w:r w:rsidR="00B439EA" w:rsidRPr="00F62C9B">
        <w:rPr>
          <w:rFonts w:ascii="Times New Roman" w:hAnsi="Times New Roman"/>
        </w:rPr>
        <w:t xml:space="preserve"> </w:t>
      </w:r>
      <w:r w:rsidR="001B2656" w:rsidRPr="001B2656">
        <w:rPr>
          <w:rFonts w:ascii="Times New Roman" w:hAnsi="Times New Roman"/>
          <w:i/>
          <w:iCs/>
        </w:rPr>
        <w:t>propKey</w:t>
      </w:r>
      <w:r w:rsidR="008F1A22">
        <w:rPr>
          <w:rFonts w:ascii="Times New Roman" w:hAnsi="Times New Roman"/>
          <w:iCs/>
        </w:rPr>
        <w:t>,</w:t>
      </w:r>
      <w:r w:rsidR="004C61C8">
        <w:rPr>
          <w:rFonts w:ascii="Times New Roman" w:hAnsi="Times New Roman"/>
        </w:rPr>
        <w:t xml:space="preserve"> </w:t>
      </w:r>
      <w:r w:rsidR="00B439EA" w:rsidRPr="00F62C9B">
        <w:rPr>
          <w:rFonts w:ascii="Times New Roman" w:hAnsi="Times New Roman"/>
          <w:i/>
        </w:rPr>
        <w:t>desc</w:t>
      </w:r>
      <w:r w:rsidR="00A92721">
        <w:rPr>
          <w:rFonts w:ascii="Times New Roman" w:hAnsi="Times New Roman"/>
          <w:iCs/>
        </w:rPr>
        <w:t>)</w:t>
      </w:r>
      <w:r w:rsidR="00B439EA" w:rsidRPr="00F62C9B">
        <w:rPr>
          <w:rFonts w:ascii="Times New Roman" w:hAnsi="Times New Roman"/>
        </w:rPr>
        <w:t>.</w:t>
      </w:r>
    </w:p>
    <w:p w14:paraId="0A5BBEF6" w14:textId="77777777" w:rsidR="00056550" w:rsidRDefault="00056550" w:rsidP="00056550">
      <w:pPr>
        <w:numPr>
          <w:ilvl w:val="0"/>
          <w:numId w:val="762"/>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14:paraId="7CB9993D" w14:textId="77777777" w:rsidR="00056550" w:rsidRPr="00F62C9B" w:rsidRDefault="002F1A2E" w:rsidP="00056550">
      <w:pPr>
        <w:numPr>
          <w:ilvl w:val="0"/>
          <w:numId w:val="762"/>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14:paraId="7738AA00" w14:textId="77777777" w:rsidR="00981659" w:rsidRDefault="00981659" w:rsidP="00D148E9">
      <w:pPr>
        <w:pStyle w:val="20"/>
      </w:pPr>
      <w:bookmarkStart w:id="8485" w:name="_Ref365533912"/>
      <w:bookmarkStart w:id="8486" w:name="_Toc368050570"/>
      <w:bookmarkStart w:id="8487" w:name="_Toc360524607"/>
      <w:r>
        <w:t>Generator</w:t>
      </w:r>
      <w:r w:rsidRPr="00E77497">
        <w:t xml:space="preserve"> </w:t>
      </w:r>
      <w:r>
        <w:t xml:space="preserve">Function </w:t>
      </w:r>
      <w:r w:rsidRPr="00E77497">
        <w:t>Definition</w:t>
      </w:r>
      <w:r>
        <w:t>s</w:t>
      </w:r>
      <w:bookmarkEnd w:id="8485"/>
      <w:bookmarkEnd w:id="8486"/>
    </w:p>
    <w:p w14:paraId="53DEB11E" w14:textId="77777777" w:rsidR="00560A4D" w:rsidRPr="00E77497" w:rsidRDefault="00560A4D" w:rsidP="00560A4D">
      <w:pPr>
        <w:pStyle w:val="Syntax"/>
      </w:pPr>
      <w:bookmarkStart w:id="8488" w:name="_Toc361663495"/>
      <w:bookmarkStart w:id="8489" w:name="_Toc361665336"/>
      <w:bookmarkStart w:id="8490" w:name="_Toc361667176"/>
      <w:bookmarkStart w:id="8491" w:name="_Toc361669005"/>
      <w:bookmarkStart w:id="8492" w:name="_Toc364935049"/>
      <w:bookmarkStart w:id="8493" w:name="_Toc365474293"/>
      <w:bookmarkEnd w:id="8487"/>
      <w:bookmarkEnd w:id="8488"/>
      <w:bookmarkEnd w:id="8489"/>
      <w:bookmarkEnd w:id="8490"/>
      <w:bookmarkEnd w:id="8491"/>
      <w:bookmarkEnd w:id="8492"/>
      <w:bookmarkEnd w:id="8493"/>
      <w:r w:rsidRPr="00E77497">
        <w:t>Syntax</w:t>
      </w:r>
    </w:p>
    <w:p w14:paraId="213DB420" w14:textId="77777777" w:rsidR="001E02E5" w:rsidRPr="00E77497" w:rsidRDefault="001E02E5" w:rsidP="001E02E5">
      <w:pPr>
        <w:pStyle w:val="SyntaxRule"/>
        <w:rPr>
          <w:b/>
        </w:rPr>
      </w:pPr>
      <w:r>
        <w:t>GeneratorMethod</w:t>
      </w:r>
      <w:r w:rsidRPr="00E77497">
        <w:rPr>
          <w:rFonts w:ascii="Arial" w:hAnsi="Arial" w:cs="Arial"/>
          <w:b/>
        </w:rPr>
        <w:t xml:space="preserve"> </w:t>
      </w:r>
      <w:r w:rsidRPr="00E77497">
        <w:rPr>
          <w:rFonts w:ascii="Arial" w:hAnsi="Arial" w:cs="Arial"/>
          <w:b/>
          <w:i w:val="0"/>
        </w:rPr>
        <w:t>:</w:t>
      </w:r>
    </w:p>
    <w:p w14:paraId="5733FC80" w14:textId="77777777" w:rsidR="001E02E5" w:rsidRPr="00E77497" w:rsidRDefault="001E02E5" w:rsidP="00BC1AE0">
      <w:pPr>
        <w:pStyle w:val="SyntaxDefinition"/>
      </w:pP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00C56E2D" w:rsidRPr="00C56E2D">
        <w:t>StrictFormalParameters</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BC1AE0">
        <w:t>Function</w:t>
      </w:r>
      <w:r w:rsidRPr="0032292A">
        <w:t xml:space="preserve">Body </w:t>
      </w:r>
      <w:r w:rsidRPr="00E77497">
        <w:rPr>
          <w:rFonts w:ascii="Courier New" w:hAnsi="Courier New"/>
          <w:b/>
          <w:i w:val="0"/>
        </w:rPr>
        <w:t>}</w:t>
      </w:r>
      <w:r w:rsidRPr="00E77497" w:rsidDel="00C318A3">
        <w:t xml:space="preserve"> </w:t>
      </w:r>
    </w:p>
    <w:p w14:paraId="006AA248" w14:textId="77777777" w:rsidR="00560A4D" w:rsidRPr="00E77497" w:rsidRDefault="00560A4D" w:rsidP="00560A4D">
      <w:pPr>
        <w:pStyle w:val="SyntaxRule"/>
      </w:pPr>
      <w:r>
        <w:t>Generator</w:t>
      </w:r>
      <w:r w:rsidRPr="00E77497">
        <w:t xml:space="preserve">Declaration </w:t>
      </w:r>
      <w:r w:rsidRPr="00E77497">
        <w:rPr>
          <w:rFonts w:ascii="Arial" w:hAnsi="Arial"/>
          <w:b/>
          <w:i w:val="0"/>
        </w:rPr>
        <w:t>:</w:t>
      </w:r>
    </w:p>
    <w:p w14:paraId="15E0473A" w14:textId="77777777"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14:paraId="58192FD9" w14:textId="77777777" w:rsidR="00560A4D" w:rsidRPr="00E77497" w:rsidRDefault="00560A4D" w:rsidP="00560A4D">
      <w:pPr>
        <w:pStyle w:val="SyntaxRule"/>
      </w:pPr>
      <w:r>
        <w:t>Generator</w:t>
      </w:r>
      <w:r w:rsidRPr="00E77497">
        <w:t xml:space="preserve">Expression </w:t>
      </w:r>
      <w:r w:rsidRPr="00E77497">
        <w:rPr>
          <w:rFonts w:ascii="Arial" w:hAnsi="Arial"/>
          <w:b/>
          <w:i w:val="0"/>
        </w:rPr>
        <w:t>:</w:t>
      </w:r>
    </w:p>
    <w:p w14:paraId="594D6A84" w14:textId="77777777"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14:paraId="09FC2179" w14:textId="77777777" w:rsidR="00D90FEA" w:rsidRPr="00E77497" w:rsidRDefault="00D90FEA" w:rsidP="00D90FEA">
      <w:pPr>
        <w:pStyle w:val="SyntaxRule"/>
      </w:pPr>
      <w:r>
        <w:t>YieldExpression</w:t>
      </w:r>
      <w:r w:rsidRPr="00E77497">
        <w:t xml:space="preserve"> </w:t>
      </w:r>
      <w:r w:rsidRPr="00E77497">
        <w:rPr>
          <w:rFonts w:ascii="Arial" w:hAnsi="Arial"/>
          <w:b/>
          <w:i w:val="0"/>
        </w:rPr>
        <w:t>:</w:t>
      </w:r>
    </w:p>
    <w:p w14:paraId="289CD86E" w14:textId="77777777" w:rsidR="00D90FEA" w:rsidRDefault="003B43FB" w:rsidP="00482029">
      <w:pPr>
        <w:pStyle w:val="SyntaxDefinition"/>
      </w:pPr>
      <w:ins w:id="8494" w:author="Rev 19 Allen Wirfs-Brock" w:date="2013-09-06T16:37:00Z">
        <w:r>
          <w:rPr>
            <w:rFonts w:ascii="Courier New" w:hAnsi="Courier New"/>
            <w:b/>
            <w:i w:val="0"/>
          </w:rPr>
          <w:t>yield</w:t>
        </w:r>
        <w:r w:rsidRPr="00E77497">
          <w:br/>
        </w:r>
      </w:ins>
      <w:ins w:id="8495" w:author="Rev 19 Allen Wirfs-Brock" w:date="2013-09-06T16:45:00Z">
        <w:r>
          <w:rPr>
            <w:rFonts w:ascii="Courier New" w:hAnsi="Courier New"/>
            <w:b/>
            <w:i w:val="0"/>
          </w:rPr>
          <w:t>yield</w:t>
        </w:r>
      </w:ins>
      <w:ins w:id="8496" w:author="Rev 19 Allen Wirfs-Brock" w:date="2013-09-22T12:10:00Z">
        <w:r w:rsidR="00887D85">
          <w:rPr>
            <w:rFonts w:ascii="Courier New" w:hAnsi="Courier New"/>
            <w:b/>
            <w:i w:val="0"/>
          </w:rPr>
          <w:t xml:space="preserve"> </w:t>
        </w:r>
        <w:r w:rsidR="00887D85" w:rsidRPr="00E77497">
          <w:rPr>
            <w:rFonts w:ascii="Arial" w:hAnsi="Arial" w:cs="Arial"/>
            <w:i w:val="0"/>
            <w:sz w:val="16"/>
          </w:rPr>
          <w:t xml:space="preserve">[no </w:t>
        </w:r>
        <w:r w:rsidR="00887D85" w:rsidRPr="00E77497">
          <w:rPr>
            <w:sz w:val="16"/>
          </w:rPr>
          <w:t>LineTerminator</w:t>
        </w:r>
        <w:r w:rsidR="00887D85" w:rsidRPr="00E77497">
          <w:rPr>
            <w:rFonts w:ascii="Arial" w:hAnsi="Arial" w:cs="Arial"/>
            <w:i w:val="0"/>
            <w:sz w:val="16"/>
          </w:rPr>
          <w:t xml:space="preserve"> here]</w:t>
        </w:r>
      </w:ins>
      <w:ins w:id="8497" w:author="Rev 19 Allen Wirfs-Brock" w:date="2013-09-06T16:45:00Z">
        <w:r>
          <w:rPr>
            <w:rFonts w:ascii="Courier New" w:hAnsi="Courier New"/>
            <w:b/>
            <w:i w:val="0"/>
          </w:rPr>
          <w:t xml:space="preserve"> </w:t>
        </w:r>
        <w:commentRangeStart w:id="8498"/>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commentRangeEnd w:id="8498"/>
        <w:r>
          <w:rPr>
            <w:rStyle w:val="af6"/>
            <w:rFonts w:ascii="Arial" w:eastAsia="MS Mincho" w:hAnsi="Arial"/>
            <w:i w:val="0"/>
            <w:lang w:eastAsia="ja-JP"/>
          </w:rPr>
          <w:commentReference w:id="8498"/>
        </w:r>
        <w:r w:rsidRPr="00E77497">
          <w:t xml:space="preserve"> </w:t>
        </w:r>
        <w:r>
          <w:t>AssignmentExpression</w:t>
        </w:r>
        <w:r w:rsidRPr="00E77497">
          <w:br/>
        </w:r>
      </w:ins>
      <w:r w:rsidR="00D90FEA">
        <w:rPr>
          <w:rFonts w:ascii="Courier New" w:hAnsi="Courier New"/>
          <w:b/>
          <w:i w:val="0"/>
        </w:rPr>
        <w:t xml:space="preserve">yield </w:t>
      </w:r>
      <w:ins w:id="8499" w:author="Rev 19 Allen Wirfs-Brock" w:date="2013-09-06T16:46:00Z">
        <w:r>
          <w:rPr>
            <w:rFonts w:ascii="Courier New" w:hAnsi="Courier New"/>
            <w:b/>
            <w:i w:val="0"/>
          </w:rPr>
          <w:t>*</w:t>
        </w:r>
      </w:ins>
      <w:del w:id="8500" w:author="Rev 19 Allen Wirfs-Brock" w:date="2013-09-06T16:46:00Z">
        <w:r w:rsidR="00482029" w:rsidDel="003B43FB">
          <w:delText>YieldDelegator</w:delText>
        </w:r>
        <w:r w:rsidR="00482029" w:rsidRPr="00E77497" w:rsidDel="003B43FB">
          <w:rPr>
            <w:rFonts w:ascii="Arial" w:hAnsi="Arial" w:cs="Arial"/>
            <w:i w:val="0"/>
            <w:vertAlign w:val="subscript"/>
          </w:rPr>
          <w:delText>opt</w:delText>
        </w:r>
      </w:del>
      <w:r w:rsidR="00D90FEA" w:rsidRPr="00E77497">
        <w:t xml:space="preserve"> </w:t>
      </w:r>
      <w:r w:rsidR="00597D7A">
        <w:rPr>
          <w:i w:val="0"/>
        </w:rPr>
        <w:t xml:space="preserve"> </w:t>
      </w:r>
      <w:commentRangeStart w:id="8501"/>
      <w:r w:rsidR="00597D7A" w:rsidRPr="00E77497">
        <w:rPr>
          <w:rFonts w:ascii="Arial" w:hAnsi="Arial" w:cs="Arial"/>
          <w:i w:val="0"/>
          <w:sz w:val="16"/>
        </w:rPr>
        <w:t>[</w:t>
      </w:r>
      <w:r w:rsidR="00597D7A">
        <w:rPr>
          <w:rFonts w:ascii="Arial" w:hAnsi="Arial" w:cs="Arial"/>
          <w:i w:val="0"/>
          <w:sz w:val="16"/>
        </w:rPr>
        <w:t>Lexical goal</w:t>
      </w:r>
      <w:r w:rsidR="00597D7A" w:rsidRPr="00E77497">
        <w:rPr>
          <w:rFonts w:ascii="Arial" w:hAnsi="Arial" w:cs="Arial"/>
          <w:i w:val="0"/>
          <w:sz w:val="16"/>
        </w:rPr>
        <w:t xml:space="preserve"> </w:t>
      </w:r>
      <w:r w:rsidR="00597D7A">
        <w:rPr>
          <w:sz w:val="16"/>
        </w:rPr>
        <w:t>InputElementRegExp</w:t>
      </w:r>
      <w:r w:rsidR="00597D7A" w:rsidRPr="00E77497">
        <w:rPr>
          <w:rFonts w:ascii="Arial" w:hAnsi="Arial" w:cs="Arial"/>
          <w:i w:val="0"/>
          <w:sz w:val="16"/>
        </w:rPr>
        <w:t>]</w:t>
      </w:r>
      <w:r w:rsidR="00597D7A">
        <w:rPr>
          <w:rFonts w:ascii="Arial" w:hAnsi="Arial" w:cs="Arial"/>
          <w:i w:val="0"/>
          <w:sz w:val="16"/>
        </w:rPr>
        <w:t xml:space="preserve"> </w:t>
      </w:r>
      <w:commentRangeEnd w:id="8501"/>
      <w:r w:rsidR="00597D7A">
        <w:rPr>
          <w:rStyle w:val="af6"/>
          <w:rFonts w:ascii="Arial" w:eastAsia="MS Mincho" w:hAnsi="Arial"/>
          <w:i w:val="0"/>
          <w:lang w:eastAsia="ja-JP"/>
        </w:rPr>
        <w:commentReference w:id="8501"/>
      </w:r>
      <w:r w:rsidR="00D90FEA" w:rsidRPr="00E77497">
        <w:t xml:space="preserve"> </w:t>
      </w:r>
      <w:r w:rsidR="00482029">
        <w:t>AssignmentExpression</w:t>
      </w:r>
      <w:r w:rsidR="00D90FEA" w:rsidRPr="00E77497">
        <w:t xml:space="preserve"> </w:t>
      </w:r>
    </w:p>
    <w:p w14:paraId="2427B3A7" w14:textId="77777777" w:rsidR="00D054E9" w:rsidRPr="00E77497" w:rsidRDefault="00D054E9" w:rsidP="00D054E9">
      <w:pPr>
        <w:pStyle w:val="SyntaxRule"/>
        <w:rPr>
          <w:ins w:id="8502" w:author="Rev 19 Allen Wirfs-Brock" w:date="2013-09-06T15:48:00Z"/>
        </w:rPr>
      </w:pPr>
      <w:ins w:id="8503" w:author="Rev 19 Allen Wirfs-Brock" w:date="2013-09-06T15:48:00Z">
        <w:r>
          <w:t>YieldExpression</w:t>
        </w:r>
      </w:ins>
      <w:ins w:id="8504" w:author="Rev 19 Allen Wirfs-Brock" w:date="2013-09-06T15:49:00Z">
        <w:r>
          <w:t>NoIn</w:t>
        </w:r>
      </w:ins>
      <w:ins w:id="8505" w:author="Rev 19 Allen Wirfs-Brock" w:date="2013-09-06T15:48:00Z">
        <w:r w:rsidRPr="00E77497">
          <w:t xml:space="preserve"> </w:t>
        </w:r>
        <w:r w:rsidRPr="00E77497">
          <w:rPr>
            <w:rFonts w:ascii="Arial" w:hAnsi="Arial"/>
            <w:b/>
            <w:i w:val="0"/>
          </w:rPr>
          <w:t>:</w:t>
        </w:r>
      </w:ins>
    </w:p>
    <w:p w14:paraId="2223D048" w14:textId="77777777" w:rsidR="00D054E9" w:rsidRDefault="00DF1D00" w:rsidP="00D054E9">
      <w:pPr>
        <w:pStyle w:val="SyntaxDefinition"/>
        <w:rPr>
          <w:ins w:id="8506" w:author="Rev 19 Allen Wirfs-Brock" w:date="2013-09-06T15:48:00Z"/>
        </w:rPr>
      </w:pPr>
      <w:ins w:id="8507" w:author="Rev 19 Allen Wirfs-Brock" w:date="2013-09-06T16:47:00Z">
        <w:r>
          <w:rPr>
            <w:rFonts w:ascii="Courier New" w:hAnsi="Courier New"/>
            <w:b/>
            <w:i w:val="0"/>
          </w:rPr>
          <w:t>yield</w:t>
        </w:r>
        <w:r w:rsidRPr="00E77497">
          <w:br/>
        </w:r>
        <w:r>
          <w:rPr>
            <w:rFonts w:ascii="Courier New" w:hAnsi="Courier New"/>
            <w:b/>
            <w:i w:val="0"/>
          </w:rPr>
          <w:t>yield</w:t>
        </w:r>
      </w:ins>
      <w:ins w:id="8508" w:author="Rev 19 Allen Wirfs-Brock" w:date="2013-09-22T12:10:00Z">
        <w:r w:rsidR="00887D85">
          <w:rPr>
            <w:rFonts w:ascii="Courier New" w:hAnsi="Courier New"/>
            <w:b/>
            <w:i w:val="0"/>
          </w:rPr>
          <w:t xml:space="preserve"> </w:t>
        </w:r>
        <w:r w:rsidR="00887D85" w:rsidRPr="00E77497">
          <w:rPr>
            <w:rFonts w:ascii="Arial" w:hAnsi="Arial" w:cs="Arial"/>
            <w:i w:val="0"/>
            <w:sz w:val="16"/>
          </w:rPr>
          <w:t xml:space="preserve">[no </w:t>
        </w:r>
        <w:r w:rsidR="00887D85" w:rsidRPr="00E77497">
          <w:rPr>
            <w:sz w:val="16"/>
          </w:rPr>
          <w:t>LineTerminator</w:t>
        </w:r>
        <w:r w:rsidR="00887D85" w:rsidRPr="00E77497">
          <w:rPr>
            <w:rFonts w:ascii="Arial" w:hAnsi="Arial" w:cs="Arial"/>
            <w:i w:val="0"/>
            <w:sz w:val="16"/>
          </w:rPr>
          <w:t xml:space="preserve"> here]</w:t>
        </w:r>
      </w:ins>
      <w:ins w:id="8509" w:author="Rev 19 Allen Wirfs-Brock" w:date="2013-09-06T16:47:00Z">
        <w:r>
          <w:rPr>
            <w:rFonts w:ascii="Courier New" w:hAnsi="Courier New"/>
            <w:b/>
            <w:i w:val="0"/>
          </w:rPr>
          <w:t xml:space="preserve"> </w:t>
        </w:r>
        <w:commentRangeStart w:id="8510"/>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commentRangeEnd w:id="8510"/>
        <w:r>
          <w:rPr>
            <w:rStyle w:val="af6"/>
            <w:rFonts w:ascii="Arial" w:eastAsia="MS Mincho" w:hAnsi="Arial"/>
            <w:i w:val="0"/>
            <w:lang w:eastAsia="ja-JP"/>
          </w:rPr>
          <w:commentReference w:id="8510"/>
        </w:r>
        <w:r w:rsidRPr="00E77497">
          <w:t xml:space="preserve"> </w:t>
        </w:r>
        <w:r>
          <w:t>AssignmentExpressionNoIn</w:t>
        </w:r>
        <w:r w:rsidRPr="00E77497">
          <w:br/>
        </w:r>
      </w:ins>
      <w:ins w:id="8511" w:author="Rev 19 Allen Wirfs-Brock" w:date="2013-09-06T15:48:00Z">
        <w:r w:rsidR="00D054E9">
          <w:rPr>
            <w:rFonts w:ascii="Courier New" w:hAnsi="Courier New"/>
            <w:b/>
            <w:i w:val="0"/>
          </w:rPr>
          <w:t xml:space="preserve">yield </w:t>
        </w:r>
      </w:ins>
      <w:ins w:id="8512" w:author="Rev 19 Allen Wirfs-Brock" w:date="2013-09-06T16:47:00Z">
        <w:r>
          <w:rPr>
            <w:rFonts w:ascii="Courier New" w:hAnsi="Courier New"/>
            <w:b/>
            <w:i w:val="0"/>
          </w:rPr>
          <w:t xml:space="preserve">* </w:t>
        </w:r>
        <w:r w:rsidRPr="00E77497">
          <w:rPr>
            <w:rFonts w:ascii="Arial" w:hAnsi="Arial" w:cs="Arial"/>
            <w:i w:val="0"/>
            <w:sz w:val="16"/>
          </w:rPr>
          <w:t xml:space="preserve"> </w:t>
        </w:r>
      </w:ins>
      <w:commentRangeStart w:id="8513"/>
      <w:ins w:id="8514" w:author="Rev 19 Allen Wirfs-Brock" w:date="2013-09-06T15:48:00Z">
        <w:r w:rsidR="00D054E9" w:rsidRPr="00E77497">
          <w:rPr>
            <w:rFonts w:ascii="Arial" w:hAnsi="Arial" w:cs="Arial"/>
            <w:i w:val="0"/>
            <w:sz w:val="16"/>
          </w:rPr>
          <w:t>[</w:t>
        </w:r>
        <w:r w:rsidR="00D054E9">
          <w:rPr>
            <w:rFonts w:ascii="Arial" w:hAnsi="Arial" w:cs="Arial"/>
            <w:i w:val="0"/>
            <w:sz w:val="16"/>
          </w:rPr>
          <w:t>Lexical goal</w:t>
        </w:r>
        <w:r w:rsidR="00D054E9" w:rsidRPr="00E77497">
          <w:rPr>
            <w:rFonts w:ascii="Arial" w:hAnsi="Arial" w:cs="Arial"/>
            <w:i w:val="0"/>
            <w:sz w:val="16"/>
          </w:rPr>
          <w:t xml:space="preserve"> </w:t>
        </w:r>
        <w:r w:rsidR="00D054E9">
          <w:rPr>
            <w:sz w:val="16"/>
          </w:rPr>
          <w:t>InputElementRegExp</w:t>
        </w:r>
        <w:r w:rsidR="00D054E9" w:rsidRPr="00E77497">
          <w:rPr>
            <w:rFonts w:ascii="Arial" w:hAnsi="Arial" w:cs="Arial"/>
            <w:i w:val="0"/>
            <w:sz w:val="16"/>
          </w:rPr>
          <w:t>]</w:t>
        </w:r>
        <w:r w:rsidR="00D054E9">
          <w:rPr>
            <w:rFonts w:ascii="Arial" w:hAnsi="Arial" w:cs="Arial"/>
            <w:i w:val="0"/>
            <w:sz w:val="16"/>
          </w:rPr>
          <w:t xml:space="preserve"> </w:t>
        </w:r>
        <w:commentRangeEnd w:id="8513"/>
        <w:r w:rsidR="00D054E9">
          <w:rPr>
            <w:rStyle w:val="af6"/>
            <w:rFonts w:ascii="Arial" w:eastAsia="MS Mincho" w:hAnsi="Arial"/>
            <w:i w:val="0"/>
            <w:lang w:eastAsia="ja-JP"/>
          </w:rPr>
          <w:commentReference w:id="8513"/>
        </w:r>
        <w:r w:rsidR="00D054E9" w:rsidRPr="00E77497">
          <w:t xml:space="preserve"> </w:t>
        </w:r>
        <w:r w:rsidR="00D054E9">
          <w:t>AssignmentExpression</w:t>
        </w:r>
      </w:ins>
      <w:ins w:id="8515" w:author="Rev 19 Allen Wirfs-Brock" w:date="2013-09-06T15:49:00Z">
        <w:r w:rsidR="00D054E9">
          <w:t>NoIn</w:t>
        </w:r>
      </w:ins>
      <w:ins w:id="8516" w:author="Rev 19 Allen Wirfs-Brock" w:date="2013-09-06T15:48:00Z">
        <w:r w:rsidR="00D054E9" w:rsidRPr="00E77497">
          <w:t xml:space="preserve"> </w:t>
        </w:r>
      </w:ins>
    </w:p>
    <w:p w14:paraId="52FA1FFD" w14:textId="77777777" w:rsidR="00482029" w:rsidRPr="00E77497" w:rsidDel="00887D85" w:rsidRDefault="00482029" w:rsidP="00482029">
      <w:pPr>
        <w:pStyle w:val="SyntaxRule"/>
        <w:rPr>
          <w:del w:id="8517" w:author="Rev 19 Allen Wirfs-Brock" w:date="2013-09-22T12:13:00Z"/>
        </w:rPr>
      </w:pPr>
      <w:del w:id="8518" w:author="Rev 19 Allen Wirfs-Brock" w:date="2013-09-22T12:13:00Z">
        <w:r w:rsidDel="00887D85">
          <w:delText>YieldDelegator</w:delText>
        </w:r>
        <w:r w:rsidRPr="00E77497" w:rsidDel="00887D85">
          <w:delText xml:space="preserve"> </w:delText>
        </w:r>
        <w:r w:rsidRPr="00E77497" w:rsidDel="00887D85">
          <w:rPr>
            <w:rFonts w:ascii="Arial" w:hAnsi="Arial"/>
            <w:b/>
            <w:i w:val="0"/>
          </w:rPr>
          <w:delText>:</w:delText>
        </w:r>
      </w:del>
    </w:p>
    <w:p w14:paraId="60AA11D6" w14:textId="77777777" w:rsidR="00482029" w:rsidDel="00887D85" w:rsidRDefault="00482029" w:rsidP="00482029">
      <w:pPr>
        <w:pStyle w:val="SyntaxDefinition"/>
        <w:rPr>
          <w:del w:id="8519" w:author="Rev 19 Allen Wirfs-Brock" w:date="2013-09-22T12:13:00Z"/>
        </w:rPr>
      </w:pPr>
      <w:del w:id="8520" w:author="Rev 19 Allen Wirfs-Brock" w:date="2013-09-22T12:13:00Z">
        <w:r w:rsidDel="00887D85">
          <w:rPr>
            <w:rFonts w:ascii="Courier New" w:hAnsi="Courier New"/>
            <w:b/>
            <w:i w:val="0"/>
          </w:rPr>
          <w:delText xml:space="preserve">* </w:delText>
        </w:r>
      </w:del>
    </w:p>
    <w:p w14:paraId="777B3247" w14:textId="77777777" w:rsidR="00D054E9" w:rsidRPr="00E77497" w:rsidRDefault="00D054E9" w:rsidP="00D054E9">
      <w:pPr>
        <w:rPr>
          <w:ins w:id="8521" w:author="Rev 19 Allen Wirfs-Brock" w:date="2013-09-06T15:48:00Z"/>
        </w:rPr>
      </w:pPr>
      <w:ins w:id="8522" w:author="Rev 19 Allen Wirfs-Brock" w:date="2013-09-06T15:48:00Z">
        <w:r w:rsidRPr="00E77497">
          <w:t xml:space="preserve">The semantics of the </w:t>
        </w:r>
      </w:ins>
      <w:ins w:id="8523" w:author="Rev 19 Allen Wirfs-Brock" w:date="2013-09-06T15:50:00Z">
        <w:r>
          <w:rPr>
            <w:rFonts w:ascii="Times New Roman" w:hAnsi="Times New Roman"/>
            <w:i/>
          </w:rPr>
          <w:t>Yield</w:t>
        </w:r>
      </w:ins>
      <w:ins w:id="8524" w:author="Rev 19 Allen Wirfs-Brock" w:date="2013-09-06T15:48:00Z">
        <w:r w:rsidRPr="00E77497">
          <w:rPr>
            <w:rFonts w:ascii="Times New Roman" w:hAnsi="Times New Roman"/>
            <w:i/>
          </w:rPr>
          <w:t>ExpressionNoIn</w:t>
        </w:r>
        <w:r w:rsidRPr="00E77497">
          <w:t xml:space="preserve"> productions are the same as the </w:t>
        </w:r>
      </w:ins>
      <w:ins w:id="8525" w:author="Rev 19 Allen Wirfs-Brock" w:date="2013-09-06T15:51:00Z">
        <w:r>
          <w:rPr>
            <w:rFonts w:ascii="Times New Roman" w:hAnsi="Times New Roman"/>
            <w:i/>
          </w:rPr>
          <w:t>Yield</w:t>
        </w:r>
      </w:ins>
      <w:ins w:id="8526" w:author="Rev 19 Allen Wirfs-Brock" w:date="2013-09-06T15:48:00Z">
        <w:r w:rsidRPr="00E77497">
          <w:rPr>
            <w:rFonts w:ascii="Times New Roman" w:hAnsi="Times New Roman"/>
            <w:i/>
          </w:rPr>
          <w:t>Expression</w:t>
        </w:r>
        <w:r w:rsidRPr="00E77497">
          <w:t xml:space="preserve"> productions except that the contained </w:t>
        </w:r>
        <w:r w:rsidRPr="00E77497">
          <w:rPr>
            <w:rFonts w:ascii="Times New Roman" w:hAnsi="Times New Roman"/>
            <w:i/>
          </w:rPr>
          <w:t>AssignmentExpressionNoIn</w:t>
        </w:r>
        <w:r w:rsidRPr="00E77497">
          <w:t xml:space="preserve"> </w:t>
        </w:r>
      </w:ins>
      <w:ins w:id="8527" w:author="Rev 19 Allen Wirfs-Brock" w:date="2013-09-06T15:51:00Z">
        <w:r>
          <w:t>is</w:t>
        </w:r>
      </w:ins>
      <w:ins w:id="8528" w:author="Rev 19 Allen Wirfs-Brock" w:date="2013-09-06T15:48:00Z">
        <w:r w:rsidRPr="00E77497">
          <w:t xml:space="preserve"> used in place of the contained </w:t>
        </w:r>
        <w:r w:rsidRPr="00E77497">
          <w:rPr>
            <w:rFonts w:ascii="Times New Roman" w:hAnsi="Times New Roman"/>
            <w:i/>
          </w:rPr>
          <w:t>AssignmentExpression</w:t>
        </w:r>
        <w:r w:rsidRPr="00E77497">
          <w:t>.</w:t>
        </w:r>
      </w:ins>
    </w:p>
    <w:p w14:paraId="4C44D171" w14:textId="77777777" w:rsidR="008A3BC7" w:rsidRPr="00E77497" w:rsidRDefault="008A3BC7" w:rsidP="008A3BC7">
      <w:pPr>
        <w:pStyle w:val="Syntax"/>
      </w:pPr>
      <w:r w:rsidRPr="00E77497">
        <w:t>Supplemental Syntax</w:t>
      </w:r>
    </w:p>
    <w:p w14:paraId="0723BB70" w14:textId="77777777" w:rsidR="008A3BC7" w:rsidRPr="00E77497" w:rsidRDefault="008A3BC7" w:rsidP="00BC1AE0">
      <w:r>
        <w:t>The following production</w:t>
      </w:r>
      <w:r w:rsidR="00BC1AE0">
        <w:t>s</w:t>
      </w:r>
      <w:r>
        <w:t xml:space="preserve"> are used as an aid in specifying the semantics of certain ECMAScript language features. </w:t>
      </w:r>
      <w:r w:rsidR="00BC1AE0">
        <w:t>They</w:t>
      </w:r>
      <w:r>
        <w:t xml:space="preserve"> are not used when parsing ECMAScript source code.</w:t>
      </w:r>
      <w:r w:rsidRPr="00E77497">
        <w:t xml:space="preserve"> </w:t>
      </w:r>
    </w:p>
    <w:p w14:paraId="00DA73EF" w14:textId="77777777" w:rsidR="008A3BC7" w:rsidRPr="00E77497" w:rsidRDefault="008A3BC7" w:rsidP="00BC1AE0">
      <w:pPr>
        <w:pStyle w:val="SyntaxRule"/>
      </w:pPr>
      <w:r>
        <w:t>GeneratorBody</w:t>
      </w:r>
      <w:r w:rsidRPr="00E77497">
        <w:t xml:space="preserve"> </w:t>
      </w:r>
      <w:r w:rsidRPr="00E77497">
        <w:rPr>
          <w:rFonts w:ascii="Arial" w:hAnsi="Arial"/>
          <w:b/>
          <w:i w:val="0"/>
        </w:rPr>
        <w:t>:</w:t>
      </w:r>
    </w:p>
    <w:p w14:paraId="579E4CCC" w14:textId="77777777" w:rsidR="008A3BC7" w:rsidRPr="00E77497" w:rsidRDefault="00BC1AE0" w:rsidP="008A3BC7">
      <w:pPr>
        <w:pStyle w:val="SyntaxDefinition"/>
      </w:pPr>
      <w:r w:rsidRPr="00197BED">
        <w:t>FunctionBody</w:t>
      </w:r>
      <w:r>
        <w:rPr>
          <w:rFonts w:ascii="Courier New" w:hAnsi="Courier New"/>
          <w:b/>
          <w:i w:val="0"/>
        </w:rPr>
        <w:br/>
      </w:r>
      <w:r w:rsidR="008A3BC7">
        <w:t>Comprehension</w:t>
      </w:r>
    </w:p>
    <w:p w14:paraId="6EF5180E" w14:textId="77777777" w:rsidR="001E120D" w:rsidRDefault="001E120D" w:rsidP="001E120D">
      <w:pPr>
        <w:pStyle w:val="Note"/>
      </w:pPr>
      <w:ins w:id="8529" w:author="Rev 19 Allen Wirfs-Brock" w:date="2013-09-11T19:11:00Z">
        <w:r>
          <w:t>NOTE:</w:t>
        </w:r>
        <w:r>
          <w:tab/>
          <w:t xml:space="preserve">Abstract operations relating to generator objects are defined in </w:t>
        </w:r>
        <w:r>
          <w:fldChar w:fldCharType="begin"/>
        </w:r>
        <w:r>
          <w:instrText xml:space="preserve"> REF _Ref359327247 \r \h </w:instrText>
        </w:r>
      </w:ins>
      <w:ins w:id="8530" w:author="Rev 19 Allen Wirfs-Brock" w:date="2013-09-11T19:11:00Z">
        <w:r>
          <w:fldChar w:fldCharType="separate"/>
        </w:r>
      </w:ins>
      <w:ins w:id="8531" w:author="Rev 19 Allen Wirfs-Brock" w:date="2013-09-27T13:22:00Z">
        <w:r w:rsidR="00D433E8">
          <w:t>25.4.3</w:t>
        </w:r>
      </w:ins>
      <w:ins w:id="8532" w:author="Rev 19 Allen Wirfs-Brock" w:date="2013-09-11T19:11:00Z">
        <w:r>
          <w:fldChar w:fldCharType="end"/>
        </w:r>
        <w:r>
          <w:t>.</w:t>
        </w:r>
      </w:ins>
    </w:p>
    <w:p w14:paraId="4BA8D69C" w14:textId="77777777" w:rsidR="00AA7F77" w:rsidRPr="00E77497" w:rsidDel="001E120D" w:rsidRDefault="00AA7F77" w:rsidP="006A78DC">
      <w:pPr>
        <w:pStyle w:val="30"/>
        <w:rPr>
          <w:del w:id="8533" w:author="Rev 19 Allen Wirfs-Brock" w:date="2013-09-11T19:08:00Z"/>
        </w:rPr>
      </w:pPr>
      <w:del w:id="8534" w:author="Rev 19 Allen Wirfs-Brock" w:date="2013-09-11T19:08:00Z">
        <w:r w:rsidRPr="00E77497" w:rsidDel="001E120D">
          <w:delText>Static Semantics</w:delText>
        </w:r>
        <w:bookmarkStart w:id="8535" w:name="_Toc368034571"/>
        <w:bookmarkStart w:id="8536" w:name="_Toc368049794"/>
        <w:bookmarkStart w:id="8537" w:name="_Toc368050571"/>
        <w:bookmarkEnd w:id="8535"/>
        <w:bookmarkEnd w:id="8536"/>
        <w:bookmarkEnd w:id="8537"/>
      </w:del>
    </w:p>
    <w:p w14:paraId="273DEC86" w14:textId="77777777" w:rsidR="005B04CE" w:rsidRPr="00E77497" w:rsidRDefault="005B04CE" w:rsidP="006A78DC">
      <w:pPr>
        <w:pStyle w:val="30"/>
      </w:pPr>
      <w:bookmarkStart w:id="8538" w:name="_Toc368050572"/>
      <w:r w:rsidRPr="00E77497">
        <w:t>Static Semantics:  Early Errors</w:t>
      </w:r>
      <w:bookmarkEnd w:id="8538"/>
    </w:p>
    <w:p w14:paraId="0DA79FF5" w14:textId="77777777" w:rsidR="00CF7A6A" w:rsidRPr="00E77497" w:rsidRDefault="00CF7A6A" w:rsidP="001F54A9">
      <w:pPr>
        <w:spacing w:after="220"/>
      </w:pPr>
      <w:r w:rsidRPr="008F43E0">
        <w:rPr>
          <w:rStyle w:val="bnf"/>
        </w:rPr>
        <w:t>GeneratorMethod</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00016AA2" w:rsidRPr="00016AA2">
        <w:rPr>
          <w:rStyle w:val="bnf"/>
        </w:rPr>
        <w:t>StrictFormalParameters</w:t>
      </w:r>
      <w:r w:rsidR="00016AA2">
        <w:rPr>
          <w:rStyle w:val="bnf"/>
        </w:rPr>
        <w:t xml:space="preserve"> </w:t>
      </w:r>
      <w:r w:rsidRPr="00120381">
        <w:rPr>
          <w:rFonts w:ascii="Courier New" w:hAnsi="Courier New" w:cs="Courier New"/>
          <w:b/>
          <w:iCs/>
        </w:rPr>
        <w:t>)</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E06E2D">
        <w:rPr>
          <w:rFonts w:ascii="Times New Roman" w:hAnsi="Times New Roman"/>
          <w:i/>
        </w:rPr>
        <w:t>Function</w:t>
      </w:r>
      <w:r w:rsidR="00E06E2D" w:rsidRPr="0032292A">
        <w:rPr>
          <w:rFonts w:ascii="Times New Roman" w:hAnsi="Times New Roman"/>
          <w:i/>
        </w:rPr>
        <w:t xml:space="preserve">Body </w:t>
      </w:r>
      <w:r w:rsidRPr="00D56329">
        <w:rPr>
          <w:rFonts w:ascii="Courier New" w:eastAsia="Times New Roman" w:hAnsi="Courier New"/>
          <w:b/>
          <w:lang w:eastAsia="en-US"/>
        </w:rPr>
        <w:t>}</w:t>
      </w:r>
    </w:p>
    <w:p w14:paraId="72B03438" w14:textId="77777777" w:rsidR="00CF7A6A" w:rsidRDefault="00CF7A6A" w:rsidP="00197BED">
      <w:pPr>
        <w:numPr>
          <w:ilvl w:val="0"/>
          <w:numId w:val="737"/>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016AA2">
        <w:rPr>
          <w:rFonts w:ascii="Times New Roman" w:hAnsi="Times New Roman"/>
          <w:i/>
        </w:rPr>
        <w:t>StrictF</w:t>
      </w:r>
      <w:r w:rsidR="00016AA2" w:rsidRPr="00E77497">
        <w:rPr>
          <w:rFonts w:ascii="Times New Roman" w:hAnsi="Times New Roman"/>
          <w:i/>
        </w:rPr>
        <w:t>ormalParameter</w:t>
      </w:r>
      <w:r w:rsidR="00016AA2">
        <w:rPr>
          <w:rFonts w:ascii="Times New Roman" w:hAnsi="Times New Roman"/>
          <w:i/>
        </w:rPr>
        <w:t>s</w:t>
      </w:r>
      <w:r w:rsidR="00016AA2"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00E06E2D">
        <w:rPr>
          <w:rFonts w:ascii="Times New Roman" w:hAnsi="Times New Roman"/>
          <w:i/>
        </w:rPr>
        <w:t>Function</w:t>
      </w:r>
      <w:r w:rsidR="00E06E2D" w:rsidRPr="0032292A">
        <w:rPr>
          <w:rFonts w:ascii="Times New Roman" w:hAnsi="Times New Roman"/>
          <w:i/>
        </w:rPr>
        <w:t>Body</w:t>
      </w:r>
      <w:r w:rsidRPr="00E77497">
        <w:t>.</w:t>
      </w:r>
    </w:p>
    <w:p w14:paraId="6CD04DB7" w14:textId="77777777" w:rsidR="00991471" w:rsidRDefault="00991471" w:rsidP="00991471">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14:paraId="0E424B9C" w14:textId="77777777" w:rsidR="00CF7A6A" w:rsidRPr="00E77497" w:rsidRDefault="00CF7A6A" w:rsidP="00E06E2D">
      <w:pPr>
        <w:jc w:val="left"/>
      </w:pPr>
      <w:r>
        <w:rPr>
          <w:rFonts w:ascii="Times New Roman" w:hAnsi="Times New Roman"/>
          <w:i/>
        </w:rPr>
        <w:t>Generator</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r>
        <w:t xml:space="preserve"> </w:t>
      </w:r>
      <w:r w:rsidRPr="00FE5F37">
        <w:rPr>
          <w:rFonts w:ascii="Courier New" w:hAnsi="Courier New"/>
          <w:b/>
        </w:rPr>
        <w:t>*</w:t>
      </w:r>
      <w:r>
        <w:rPr>
          <w:rFonts w:ascii="Courier New" w:hAnsi="Courier New"/>
          <w:b/>
          <w:i/>
        </w:rPr>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r w:rsidRPr="00E77497">
        <w:br/>
        <w:t>and</w:t>
      </w:r>
      <w:r w:rsidRPr="00E77497">
        <w:br/>
      </w:r>
      <w:r>
        <w:rPr>
          <w:rFonts w:ascii="Times New Roman" w:hAnsi="Times New Roman"/>
          <w:i/>
        </w:rPr>
        <w:t>Generator</w:t>
      </w:r>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r>
        <w:rPr>
          <w:rFonts w:ascii="Courier New" w:hAnsi="Courier New"/>
          <w:b/>
        </w:rPr>
        <w:t xml:space="preserve"> </w:t>
      </w:r>
      <w:r w:rsidRPr="00FE5F37">
        <w:rPr>
          <w:rFonts w:ascii="Courier New" w:hAnsi="Courier New"/>
          <w:b/>
        </w:rPr>
        <w:t>*</w:t>
      </w:r>
      <w:r>
        <w:rPr>
          <w:rFonts w:ascii="Courier New" w:hAnsi="Courier New"/>
          <w:b/>
          <w:i/>
        </w:rPr>
        <w:t xml:space="preserve"> </w:t>
      </w:r>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p>
    <w:p w14:paraId="205B6954" w14:textId="77777777" w:rsidR="007F7FBF" w:rsidRDefault="007F7FBF" w:rsidP="007F7FBF">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14:paraId="6DE48432" w14:textId="77777777" w:rsidR="00E06E2D" w:rsidRDefault="00E06E2D" w:rsidP="00197BED">
      <w:pPr>
        <w:numPr>
          <w:ilvl w:val="0"/>
          <w:numId w:val="737"/>
        </w:numPr>
        <w:spacing w:after="220"/>
        <w:contextualSpacing/>
      </w:pPr>
      <w:r w:rsidRPr="00E77497">
        <w:t xml:space="preserve">It is a Syntax Error if </w:t>
      </w:r>
      <w:r>
        <w:t xml:space="preserve">IsSimpleParameterList of </w:t>
      </w:r>
      <w:r w:rsidRPr="00E77497">
        <w:rPr>
          <w:rFonts w:ascii="Times New Roman" w:hAnsi="Times New Roman"/>
          <w:i/>
        </w:rPr>
        <w:t>FormalParameter</w:t>
      </w:r>
      <w:r>
        <w:rPr>
          <w:rFonts w:ascii="Times New Roman" w:hAnsi="Times New Roman"/>
          <w:i/>
        </w:rPr>
        <w:t>s</w:t>
      </w:r>
      <w:r w:rsidRPr="00E77497">
        <w:t xml:space="preserve"> </w:t>
      </w:r>
      <w:r>
        <w:t xml:space="preserve">is </w:t>
      </w:r>
      <w:r w:rsidR="001F54A9">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14:paraId="72B05358" w14:textId="77777777" w:rsidR="00016AA2" w:rsidRDefault="00016AA2" w:rsidP="00197BED">
      <w:pPr>
        <w:numPr>
          <w:ilvl w:val="0"/>
          <w:numId w:val="737"/>
        </w:numPr>
        <w:spacing w:after="220"/>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14:paraId="717A476F" w14:textId="77777777" w:rsidR="00636E38" w:rsidRPr="00E77497" w:rsidRDefault="00636E38" w:rsidP="006A78DC">
      <w:pPr>
        <w:pStyle w:val="30"/>
      </w:pPr>
      <w:bookmarkStart w:id="8539" w:name="_Ref367714895"/>
      <w:bookmarkStart w:id="8540" w:name="_Toc368050573"/>
      <w:r w:rsidRPr="00E77497">
        <w:t xml:space="preserve">Static Semantics:  </w:t>
      </w:r>
      <w:r w:rsidRPr="00E77497">
        <w:rPr>
          <w:lang w:eastAsia="en-US"/>
        </w:rPr>
        <w:t>BoundNames</w:t>
      </w:r>
      <w:bookmarkEnd w:id="8539"/>
      <w:bookmarkEnd w:id="8540"/>
    </w:p>
    <w:p w14:paraId="7B135FE3" w14:textId="77777777" w:rsidR="00D30056" w:rsidRPr="00F742D3" w:rsidRDefault="00D30056" w:rsidP="00D30056">
      <w:pPr>
        <w:rPr>
          <w:ins w:id="8541" w:author="Rev 19 Allen Wirfs-Brock" w:date="2013-09-23T15:58:00Z"/>
        </w:rPr>
      </w:pPr>
      <w:ins w:id="8542" w:author="Rev 19 Allen Wirfs-Brock" w:date="2013-09-23T15:58:00Z">
        <w:r>
          <w:t xml:space="preserve">See also: </w:t>
        </w:r>
        <w:r>
          <w:fldChar w:fldCharType="begin"/>
        </w:r>
        <w:r>
          <w:instrText xml:space="preserve"> REF _Ref367714652 \r \h </w:instrText>
        </w:r>
      </w:ins>
      <w:ins w:id="8543" w:author="Rev 19 Allen Wirfs-Brock" w:date="2013-09-23T15:58:00Z">
        <w:r>
          <w:fldChar w:fldCharType="separate"/>
        </w:r>
      </w:ins>
      <w:ins w:id="8544" w:author="Rev 19 Allen Wirfs-Brock" w:date="2013-09-27T13:22:00Z">
        <w:r w:rsidR="00D433E8">
          <w:t>13.2.1.2</w:t>
        </w:r>
      </w:ins>
      <w:ins w:id="8545" w:author="Rev 19 Allen Wirfs-Brock" w:date="2013-09-23T15:58:00Z">
        <w:r>
          <w:fldChar w:fldCharType="end"/>
        </w:r>
        <w:r>
          <w:t xml:space="preserve">, </w:t>
        </w:r>
        <w:r>
          <w:fldChar w:fldCharType="begin"/>
        </w:r>
        <w:r>
          <w:instrText xml:space="preserve"> REF _Ref367714706 \r \h </w:instrText>
        </w:r>
      </w:ins>
      <w:ins w:id="8546" w:author="Rev 19 Allen Wirfs-Brock" w:date="2013-09-23T15:58:00Z">
        <w:r>
          <w:fldChar w:fldCharType="separate"/>
        </w:r>
      </w:ins>
      <w:ins w:id="8547" w:author="Rev 19 Allen Wirfs-Brock" w:date="2013-09-27T13:22:00Z">
        <w:r w:rsidR="00D433E8">
          <w:t>13.2.2.1</w:t>
        </w:r>
      </w:ins>
      <w:ins w:id="8548" w:author="Rev 19 Allen Wirfs-Brock" w:date="2013-09-23T15:58:00Z">
        <w:r>
          <w:fldChar w:fldCharType="end"/>
        </w:r>
        <w:r>
          <w:t xml:space="preserve">, </w:t>
        </w:r>
        <w:r>
          <w:fldChar w:fldCharType="begin"/>
        </w:r>
        <w:r>
          <w:instrText xml:space="preserve"> REF _Ref367714756 \r \h </w:instrText>
        </w:r>
      </w:ins>
      <w:ins w:id="8549" w:author="Rev 19 Allen Wirfs-Brock" w:date="2013-09-23T15:58:00Z">
        <w:r>
          <w:fldChar w:fldCharType="separate"/>
        </w:r>
      </w:ins>
      <w:ins w:id="8550" w:author="Rev 19 Allen Wirfs-Brock" w:date="2013-09-27T13:22:00Z">
        <w:r w:rsidR="00D433E8">
          <w:t>13.2.3.2</w:t>
        </w:r>
      </w:ins>
      <w:ins w:id="8551" w:author="Rev 19 Allen Wirfs-Brock" w:date="2013-09-23T15:58:00Z">
        <w:r>
          <w:fldChar w:fldCharType="end"/>
        </w:r>
        <w:r>
          <w:t xml:space="preserve">, </w:t>
        </w:r>
        <w:r>
          <w:fldChar w:fldCharType="begin"/>
        </w:r>
        <w:r>
          <w:instrText xml:space="preserve"> REF _Ref367714785 \r \h </w:instrText>
        </w:r>
      </w:ins>
      <w:ins w:id="8552" w:author="Rev 19 Allen Wirfs-Brock" w:date="2013-09-23T15:58:00Z">
        <w:r>
          <w:fldChar w:fldCharType="separate"/>
        </w:r>
      </w:ins>
      <w:ins w:id="8553" w:author="Rev 19 Allen Wirfs-Brock" w:date="2013-09-27T13:22:00Z">
        <w:r w:rsidR="00D433E8">
          <w:t>13.6.4.2</w:t>
        </w:r>
      </w:ins>
      <w:ins w:id="8554" w:author="Rev 19 Allen Wirfs-Brock" w:date="2013-09-23T15:58:00Z">
        <w:r>
          <w:fldChar w:fldCharType="end"/>
        </w:r>
        <w:r>
          <w:t xml:space="preserve">, </w:t>
        </w:r>
        <w:r>
          <w:fldChar w:fldCharType="begin"/>
        </w:r>
        <w:r>
          <w:instrText xml:space="preserve"> REF _Ref367714847 \r \h </w:instrText>
        </w:r>
      </w:ins>
      <w:ins w:id="8555" w:author="Rev 19 Allen Wirfs-Brock" w:date="2013-09-23T15:58:00Z">
        <w:r>
          <w:fldChar w:fldCharType="separate"/>
        </w:r>
      </w:ins>
      <w:ins w:id="8556" w:author="Rev 19 Allen Wirfs-Brock" w:date="2013-09-27T13:22:00Z">
        <w:r w:rsidR="00D433E8">
          <w:t>14.1.2</w:t>
        </w:r>
      </w:ins>
      <w:ins w:id="8557" w:author="Rev 19 Allen Wirfs-Brock" w:date="2013-09-23T15:58:00Z">
        <w:r>
          <w:fldChar w:fldCharType="end"/>
        </w:r>
        <w:r>
          <w:t xml:space="preserve">, </w:t>
        </w:r>
        <w:r>
          <w:fldChar w:fldCharType="begin"/>
        </w:r>
        <w:r>
          <w:instrText xml:space="preserve"> REF _Ref367714869 \r \h </w:instrText>
        </w:r>
      </w:ins>
      <w:ins w:id="8558" w:author="Rev 19 Allen Wirfs-Brock" w:date="2013-09-23T15:58:00Z">
        <w:r>
          <w:fldChar w:fldCharType="separate"/>
        </w:r>
      </w:ins>
      <w:ins w:id="8559" w:author="Rev 19 Allen Wirfs-Brock" w:date="2013-09-27T13:22:00Z">
        <w:r w:rsidR="00D433E8">
          <w:t>14.2.2</w:t>
        </w:r>
      </w:ins>
      <w:ins w:id="8560" w:author="Rev 19 Allen Wirfs-Brock" w:date="2013-09-23T15:58:00Z">
        <w:r>
          <w:fldChar w:fldCharType="end"/>
        </w:r>
        <w:r>
          <w:t xml:space="preserve">, </w:t>
        </w:r>
        <w:r>
          <w:fldChar w:fldCharType="begin"/>
        </w:r>
        <w:r>
          <w:instrText xml:space="preserve"> REF _Ref367714927 \r \h </w:instrText>
        </w:r>
      </w:ins>
      <w:ins w:id="8561" w:author="Rev 19 Allen Wirfs-Brock" w:date="2013-09-23T15:58:00Z">
        <w:r>
          <w:fldChar w:fldCharType="separate"/>
        </w:r>
      </w:ins>
      <w:ins w:id="8562" w:author="Rev 19 Allen Wirfs-Brock" w:date="2013-09-27T13:22:00Z">
        <w:r w:rsidR="00D433E8">
          <w:t>14.5.2</w:t>
        </w:r>
      </w:ins>
      <w:ins w:id="8563" w:author="Rev 19 Allen Wirfs-Brock" w:date="2013-09-23T15:58:00Z">
        <w:r>
          <w:fldChar w:fldCharType="end"/>
        </w:r>
        <w:r>
          <w:t xml:space="preserve">, </w:t>
        </w:r>
        <w:r>
          <w:fldChar w:fldCharType="begin"/>
        </w:r>
        <w:r>
          <w:instrText xml:space="preserve"> REF _Ref367714971 \r \h </w:instrText>
        </w:r>
      </w:ins>
      <w:ins w:id="8564" w:author="Rev 19 Allen Wirfs-Brock" w:date="2013-09-23T15:58:00Z">
        <w:r>
          <w:fldChar w:fldCharType="separate"/>
        </w:r>
      </w:ins>
      <w:ins w:id="8565" w:author="Rev 19 Allen Wirfs-Brock" w:date="2013-09-27T13:22:00Z">
        <w:r w:rsidR="00D433E8">
          <w:t>15.1.1.2</w:t>
        </w:r>
      </w:ins>
      <w:ins w:id="8566" w:author="Rev 19 Allen Wirfs-Brock" w:date="2013-09-23T15:58:00Z">
        <w:r>
          <w:fldChar w:fldCharType="end"/>
        </w:r>
        <w:r>
          <w:t xml:space="preserve">, </w:t>
        </w:r>
        <w:r>
          <w:fldChar w:fldCharType="begin"/>
        </w:r>
        <w:r>
          <w:instrText xml:space="preserve"> REF _Ref367714989 \r \h </w:instrText>
        </w:r>
      </w:ins>
      <w:ins w:id="8567" w:author="Rev 19 Allen Wirfs-Brock" w:date="2013-09-23T15:58:00Z">
        <w:r>
          <w:fldChar w:fldCharType="separate"/>
        </w:r>
      </w:ins>
      <w:ins w:id="8568" w:author="Rev 19 Allen Wirfs-Brock" w:date="2013-09-27T13:22:00Z">
        <w:r w:rsidR="00D433E8">
          <w:t>15.1.2.1</w:t>
        </w:r>
      </w:ins>
      <w:ins w:id="8569" w:author="Rev 19 Allen Wirfs-Brock" w:date="2013-09-23T15:58:00Z">
        <w:r>
          <w:fldChar w:fldCharType="end"/>
        </w:r>
        <w:r>
          <w:t>.</w:t>
        </w:r>
      </w:ins>
    </w:p>
    <w:p w14:paraId="31527D54" w14:textId="77777777" w:rsidR="00636E38" w:rsidRPr="00E77497" w:rsidRDefault="00636E38" w:rsidP="001F54A9">
      <w:pPr>
        <w:jc w:val="left"/>
      </w:pPr>
      <w:r>
        <w:rPr>
          <w:rFonts w:ascii="Times New Roman" w:hAnsi="Times New Roman"/>
          <w:i/>
        </w:rPr>
        <w:t>Generator</w:t>
      </w:r>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Pr="00E77497">
        <w:rPr>
          <w:rFonts w:ascii="Courier New" w:hAnsi="Courier New"/>
          <w:b/>
        </w:rPr>
        <w:t>}</w:t>
      </w:r>
    </w:p>
    <w:p w14:paraId="449ECEB7" w14:textId="77777777" w:rsidR="00636E38" w:rsidRPr="00E77497" w:rsidRDefault="00636E38" w:rsidP="00636E38">
      <w:pPr>
        <w:pStyle w:val="Alg4"/>
        <w:numPr>
          <w:ilvl w:val="0"/>
          <w:numId w:val="851"/>
        </w:numPr>
        <w:spacing w:after="220"/>
        <w:contextualSpacing/>
      </w:pPr>
      <w:r w:rsidRPr="00E77497">
        <w:t xml:space="preserve">Return the BoundNames of </w:t>
      </w:r>
      <w:r w:rsidRPr="00E77497">
        <w:rPr>
          <w:i/>
        </w:rPr>
        <w:t>BindingIdentifier</w:t>
      </w:r>
      <w:r w:rsidRPr="00E77497">
        <w:t>.</w:t>
      </w:r>
    </w:p>
    <w:p w14:paraId="1B6D1C19" w14:textId="77777777" w:rsidR="005B04CE" w:rsidRPr="00E77497" w:rsidRDefault="005B04CE" w:rsidP="006A78DC">
      <w:pPr>
        <w:pStyle w:val="30"/>
      </w:pPr>
      <w:bookmarkStart w:id="8570" w:name="_Ref366747244"/>
      <w:bookmarkStart w:id="8571" w:name="_Toc368050574"/>
      <w:r w:rsidRPr="00E77497">
        <w:t xml:space="preserve">Static Semantics:  </w:t>
      </w:r>
      <w:r>
        <w:rPr>
          <w:lang w:eastAsia="en-US"/>
        </w:rPr>
        <w:t>Contains</w:t>
      </w:r>
      <w:bookmarkEnd w:id="8570"/>
      <w:bookmarkEnd w:id="8571"/>
    </w:p>
    <w:p w14:paraId="43DBA7D9" w14:textId="77777777" w:rsidR="005B04CE" w:rsidRPr="004418C4" w:rsidRDefault="005B04CE" w:rsidP="005B04CE">
      <w:pPr>
        <w:ind w:left="360"/>
      </w:pPr>
      <w:r>
        <w:t>W</w:t>
      </w:r>
      <w:r w:rsidRPr="004418C4">
        <w:t xml:space="preserve">ith </w:t>
      </w:r>
      <w:r>
        <w:t>parameter</w:t>
      </w:r>
      <w:r w:rsidRPr="004418C4">
        <w:t xml:space="preserve"> </w:t>
      </w:r>
      <w:r>
        <w:rPr>
          <w:rFonts w:ascii="Times New Roman" w:hAnsi="Times New Roman"/>
          <w:i/>
        </w:rPr>
        <w:t>symbol</w:t>
      </w:r>
      <w:r>
        <w:t>.</w:t>
      </w:r>
    </w:p>
    <w:p w14:paraId="5CC31595" w14:textId="77777777" w:rsidR="00CA2DE9" w:rsidRPr="002E15BF" w:rsidRDefault="00CA2DE9" w:rsidP="00CA2DE9">
      <w:pPr>
        <w:tabs>
          <w:tab w:val="left" w:pos="2055"/>
        </w:tabs>
        <w:rPr>
          <w:ins w:id="8572" w:author="Rev 19 Allen Wirfs-Brock" w:date="2013-09-12T11:08:00Z"/>
        </w:rPr>
      </w:pPr>
      <w:ins w:id="8573" w:author="Rev 19 Allen Wirfs-Brock" w:date="2013-09-12T11:08:00Z">
        <w:r w:rsidRPr="002E15BF">
          <w:t>See also:</w:t>
        </w:r>
        <w:r>
          <w:t xml:space="preserve"> </w:t>
        </w:r>
        <w:r>
          <w:fldChar w:fldCharType="begin"/>
        </w:r>
        <w:r>
          <w:instrText xml:space="preserve"> REF _Ref366747031 \r \h </w:instrText>
        </w:r>
      </w:ins>
      <w:ins w:id="8574" w:author="Rev 19 Allen Wirfs-Brock" w:date="2013-09-12T11:08:00Z">
        <w:r>
          <w:fldChar w:fldCharType="separate"/>
        </w:r>
      </w:ins>
      <w:ins w:id="8575" w:author="Rev 19 Allen Wirfs-Brock" w:date="2013-09-27T13:22:00Z">
        <w:r w:rsidR="00D433E8">
          <w:t>5.3</w:t>
        </w:r>
      </w:ins>
      <w:ins w:id="8576" w:author="Rev 19 Allen Wirfs-Brock" w:date="2013-09-12T11:08:00Z">
        <w:r>
          <w:fldChar w:fldCharType="end"/>
        </w:r>
        <w:r>
          <w:t xml:space="preserve">, </w:t>
        </w:r>
        <w:r>
          <w:fldChar w:fldCharType="begin"/>
        </w:r>
        <w:r>
          <w:instrText xml:space="preserve"> REF _Ref366747005 \r \h </w:instrText>
        </w:r>
      </w:ins>
      <w:ins w:id="8577" w:author="Rev 19 Allen Wirfs-Brock" w:date="2013-09-12T11:08:00Z">
        <w:r>
          <w:fldChar w:fldCharType="separate"/>
        </w:r>
      </w:ins>
      <w:ins w:id="8578" w:author="Rev 19 Allen Wirfs-Brock" w:date="2013-09-27T13:22:00Z">
        <w:r w:rsidR="00D433E8">
          <w:t>12.1.5.2</w:t>
        </w:r>
      </w:ins>
      <w:ins w:id="8579" w:author="Rev 19 Allen Wirfs-Brock" w:date="2013-09-12T11:08:00Z">
        <w:r>
          <w:fldChar w:fldCharType="end"/>
        </w:r>
        <w:r>
          <w:t xml:space="preserve">, </w:t>
        </w:r>
        <w:r>
          <w:fldChar w:fldCharType="begin"/>
        </w:r>
        <w:r>
          <w:instrText xml:space="preserve"> REF _Ref366747129 \r \h </w:instrText>
        </w:r>
      </w:ins>
      <w:ins w:id="8580" w:author="Rev 19 Allen Wirfs-Brock" w:date="2013-09-12T11:08:00Z">
        <w:r>
          <w:fldChar w:fldCharType="separate"/>
        </w:r>
      </w:ins>
      <w:ins w:id="8581" w:author="Rev 19 Allen Wirfs-Brock" w:date="2013-09-27T13:22:00Z">
        <w:r w:rsidR="00D433E8">
          <w:t>12.2.1.1</w:t>
        </w:r>
      </w:ins>
      <w:ins w:id="8582" w:author="Rev 19 Allen Wirfs-Brock" w:date="2013-09-12T11:08:00Z">
        <w:r>
          <w:fldChar w:fldCharType="end"/>
        </w:r>
        <w:r>
          <w:t xml:space="preserve">, </w:t>
        </w:r>
        <w:r>
          <w:fldChar w:fldCharType="begin"/>
        </w:r>
        <w:r>
          <w:instrText xml:space="preserve"> REF _Ref366747171 \r \h </w:instrText>
        </w:r>
      </w:ins>
      <w:ins w:id="8583" w:author="Rev 19 Allen Wirfs-Brock" w:date="2013-09-12T11:08:00Z">
        <w:r>
          <w:fldChar w:fldCharType="separate"/>
        </w:r>
      </w:ins>
      <w:ins w:id="8584" w:author="Rev 19 Allen Wirfs-Brock" w:date="2013-09-27T13:22:00Z">
        <w:r w:rsidR="00D433E8">
          <w:t>14.1.3</w:t>
        </w:r>
      </w:ins>
      <w:ins w:id="8585" w:author="Rev 19 Allen Wirfs-Brock" w:date="2013-09-12T11:08:00Z">
        <w:r>
          <w:fldChar w:fldCharType="end"/>
        </w:r>
        <w:r>
          <w:t xml:space="preserve">, </w:t>
        </w:r>
        <w:r>
          <w:fldChar w:fldCharType="begin"/>
        </w:r>
        <w:r>
          <w:instrText xml:space="preserve"> REF _Ref366747196 \r \h </w:instrText>
        </w:r>
      </w:ins>
      <w:ins w:id="8586" w:author="Rev 19 Allen Wirfs-Brock" w:date="2013-09-12T11:08:00Z">
        <w:r>
          <w:fldChar w:fldCharType="separate"/>
        </w:r>
      </w:ins>
      <w:ins w:id="8587" w:author="Rev 19 Allen Wirfs-Brock" w:date="2013-09-27T13:22:00Z">
        <w:r w:rsidR="00D433E8">
          <w:t>14.2.3</w:t>
        </w:r>
      </w:ins>
      <w:ins w:id="8588" w:author="Rev 19 Allen Wirfs-Brock" w:date="2013-09-12T11:08:00Z">
        <w:r>
          <w:fldChar w:fldCharType="end"/>
        </w:r>
        <w:r>
          <w:t xml:space="preserve">, </w:t>
        </w:r>
        <w:r>
          <w:fldChar w:fldCharType="begin"/>
        </w:r>
        <w:r>
          <w:instrText xml:space="preserve"> REF _Ref366747276 \r \h </w:instrText>
        </w:r>
      </w:ins>
      <w:ins w:id="8589" w:author="Rev 19 Allen Wirfs-Brock" w:date="2013-09-12T11:08:00Z">
        <w:r>
          <w:fldChar w:fldCharType="separate"/>
        </w:r>
      </w:ins>
      <w:ins w:id="8590" w:author="Rev 19 Allen Wirfs-Brock" w:date="2013-09-27T13:22:00Z">
        <w:r w:rsidR="00D433E8">
          <w:t>14.5.4</w:t>
        </w:r>
      </w:ins>
      <w:ins w:id="8591" w:author="Rev 19 Allen Wirfs-Brock" w:date="2013-09-12T11:08:00Z">
        <w:r>
          <w:fldChar w:fldCharType="end"/>
        </w:r>
      </w:ins>
    </w:p>
    <w:p w14:paraId="431FE898" w14:textId="77777777" w:rsidR="005B04CE" w:rsidRPr="00E77497" w:rsidRDefault="00636E38" w:rsidP="001F54A9">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14:paraId="3A2AE589" w14:textId="77777777" w:rsidR="005B04CE" w:rsidRPr="00E77497" w:rsidRDefault="005B04CE" w:rsidP="00FE5F37">
      <w:pPr>
        <w:pStyle w:val="Alg4"/>
        <w:numPr>
          <w:ilvl w:val="0"/>
          <w:numId w:val="728"/>
        </w:numPr>
        <w:spacing w:after="220"/>
        <w:contextualSpacing/>
      </w:pPr>
      <w:r w:rsidRPr="00E77497">
        <w:t xml:space="preserve">Return </w:t>
      </w:r>
      <w:r w:rsidRPr="00AA7F77">
        <w:rPr>
          <w:b/>
        </w:rPr>
        <w:t>false</w:t>
      </w:r>
      <w:r>
        <w:t>.</w:t>
      </w:r>
    </w:p>
    <w:p w14:paraId="1AB49C34" w14:textId="77777777" w:rsidR="005B04CE" w:rsidRPr="00E77497" w:rsidRDefault="00636E38" w:rsidP="001F54A9">
      <w:pPr>
        <w:jc w:val="left"/>
      </w:pPr>
      <w:r>
        <w:rPr>
          <w:rFonts w:ascii="Times New Roman" w:hAnsi="Times New Roman"/>
          <w:i/>
        </w:rPr>
        <w:t>Generator</w:t>
      </w:r>
      <w:r w:rsidR="005B04CE">
        <w:rPr>
          <w:rFonts w:ascii="Times New Roman" w:hAnsi="Times New Roman"/>
          <w:i/>
        </w:rPr>
        <w:t>Expression</w:t>
      </w:r>
      <w:r w:rsidR="005B04CE" w:rsidRPr="00E77497">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rPr>
          <w:rFonts w:cs="Arial"/>
          <w:vertAlign w:val="subscript"/>
        </w:rPr>
        <w:t>opt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14:paraId="1DD92BCB" w14:textId="77777777" w:rsidR="005B04CE" w:rsidRPr="00E77497" w:rsidRDefault="005B04CE" w:rsidP="00046F7A">
      <w:pPr>
        <w:pStyle w:val="Alg4"/>
        <w:numPr>
          <w:ilvl w:val="0"/>
          <w:numId w:val="726"/>
        </w:numPr>
        <w:spacing w:after="220"/>
        <w:contextualSpacing/>
      </w:pPr>
      <w:r w:rsidRPr="00E77497">
        <w:t xml:space="preserve">Return </w:t>
      </w:r>
      <w:r w:rsidRPr="00AA7F77">
        <w:rPr>
          <w:b/>
        </w:rPr>
        <w:t>false</w:t>
      </w:r>
      <w:r>
        <w:t>.</w:t>
      </w:r>
    </w:p>
    <w:p w14:paraId="2F71C75D" w14:textId="77777777" w:rsidR="005B04CE" w:rsidRDefault="005B04CE" w:rsidP="005B04CE">
      <w:pPr>
        <w:pStyle w:val="Note"/>
      </w:pPr>
      <w:r>
        <w:t>NOTE</w:t>
      </w:r>
      <w:r>
        <w:tab/>
        <w:t>Static semantic rules that depend upon substructure generally do not look into function definitions.</w:t>
      </w:r>
    </w:p>
    <w:p w14:paraId="3AFA129A" w14:textId="77777777" w:rsidR="00636E38" w:rsidRPr="00E77497" w:rsidRDefault="00636E38" w:rsidP="00D30056">
      <w:pPr>
        <w:pStyle w:val="30"/>
      </w:pPr>
      <w:bookmarkStart w:id="8592" w:name="_Ref367715540"/>
      <w:bookmarkStart w:id="8593" w:name="_Toc368050575"/>
      <w:r w:rsidRPr="00E77497">
        <w:t xml:space="preserve">Static Semantics:  </w:t>
      </w:r>
      <w:r>
        <w:rPr>
          <w:lang w:eastAsia="en-US"/>
        </w:rPr>
        <w:t>IsConstantDeclaration</w:t>
      </w:r>
      <w:bookmarkEnd w:id="8592"/>
      <w:bookmarkEnd w:id="8593"/>
    </w:p>
    <w:p w14:paraId="26A8734A" w14:textId="77777777" w:rsidR="00D30056" w:rsidRPr="00F742D3" w:rsidRDefault="00D30056" w:rsidP="00D30056">
      <w:pPr>
        <w:rPr>
          <w:ins w:id="8594" w:author="Rev 19 Allen Wirfs-Brock" w:date="2013-09-23T16:05:00Z"/>
        </w:rPr>
      </w:pPr>
      <w:ins w:id="8595" w:author="Rev 19 Allen Wirfs-Brock" w:date="2013-09-23T16:05:00Z">
        <w:r>
          <w:t xml:space="preserve">See also: </w:t>
        </w:r>
        <w:r>
          <w:fldChar w:fldCharType="begin"/>
        </w:r>
        <w:r>
          <w:instrText xml:space="preserve"> REF _Ref367715448 \r \h </w:instrText>
        </w:r>
      </w:ins>
      <w:ins w:id="8596" w:author="Rev 19 Allen Wirfs-Brock" w:date="2013-09-23T16:05:00Z">
        <w:r>
          <w:fldChar w:fldCharType="separate"/>
        </w:r>
      </w:ins>
      <w:ins w:id="8597" w:author="Rev 19 Allen Wirfs-Brock" w:date="2013-09-27T13:22:00Z">
        <w:r w:rsidR="00D433E8">
          <w:t>13.2.1.3</w:t>
        </w:r>
      </w:ins>
      <w:ins w:id="8598" w:author="Rev 19 Allen Wirfs-Brock" w:date="2013-09-23T16:05:00Z">
        <w:r>
          <w:fldChar w:fldCharType="end"/>
        </w:r>
        <w:r>
          <w:t xml:space="preserve">, </w:t>
        </w:r>
        <w:r>
          <w:fldChar w:fldCharType="begin"/>
        </w:r>
        <w:r>
          <w:instrText xml:space="preserve"> REF _Ref367715502 \r \h </w:instrText>
        </w:r>
      </w:ins>
      <w:ins w:id="8599" w:author="Rev 19 Allen Wirfs-Brock" w:date="2013-09-23T16:05:00Z">
        <w:r>
          <w:fldChar w:fldCharType="separate"/>
        </w:r>
      </w:ins>
      <w:ins w:id="8600" w:author="Rev 19 Allen Wirfs-Brock" w:date="2013-09-27T13:22:00Z">
        <w:r w:rsidR="00D433E8">
          <w:t>14.1.6</w:t>
        </w:r>
      </w:ins>
      <w:ins w:id="8601" w:author="Rev 19 Allen Wirfs-Brock" w:date="2013-09-23T16:05:00Z">
        <w:r>
          <w:fldChar w:fldCharType="end"/>
        </w:r>
        <w:r>
          <w:t xml:space="preserve">, </w:t>
        </w:r>
        <w:r>
          <w:fldChar w:fldCharType="begin"/>
        </w:r>
        <w:r>
          <w:instrText xml:space="preserve"> REF _Ref367715568 \r \h </w:instrText>
        </w:r>
      </w:ins>
      <w:ins w:id="8602" w:author="Rev 19 Allen Wirfs-Brock" w:date="2013-09-23T16:05:00Z">
        <w:r>
          <w:fldChar w:fldCharType="separate"/>
        </w:r>
      </w:ins>
      <w:ins w:id="8603" w:author="Rev 19 Allen Wirfs-Brock" w:date="2013-09-27T13:22:00Z">
        <w:r w:rsidR="00D433E8">
          <w:t>14.5.5</w:t>
        </w:r>
      </w:ins>
      <w:ins w:id="8604" w:author="Rev 19 Allen Wirfs-Brock" w:date="2013-09-23T16:05:00Z">
        <w:r>
          <w:fldChar w:fldCharType="end"/>
        </w:r>
        <w:r>
          <w:t>.</w:t>
        </w:r>
      </w:ins>
    </w:p>
    <w:p w14:paraId="275BB374" w14:textId="77777777" w:rsidR="00636E38" w:rsidRPr="006B3D6C" w:rsidRDefault="00636E38" w:rsidP="00C13EBD">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rPr>
          <w:rFonts w:ascii="Times New Roman" w:hAnsi="Times New Roman"/>
          <w:i/>
        </w:rPr>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7C41ED">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r>
        <w:t xml:space="preserve"> </w:t>
      </w:r>
    </w:p>
    <w:p w14:paraId="04002D41" w14:textId="77777777" w:rsidR="00636E38" w:rsidRPr="00E77497" w:rsidRDefault="00636E38" w:rsidP="00636E38">
      <w:pPr>
        <w:pStyle w:val="Alg4"/>
        <w:numPr>
          <w:ilvl w:val="0"/>
          <w:numId w:val="852"/>
        </w:numPr>
        <w:spacing w:after="220"/>
        <w:contextualSpacing/>
      </w:pPr>
      <w:r>
        <w:t xml:space="preserve">Return </w:t>
      </w:r>
      <w:r>
        <w:rPr>
          <w:b/>
        </w:rPr>
        <w:t>false</w:t>
      </w:r>
      <w:r w:rsidRPr="00E77497">
        <w:t>.</w:t>
      </w:r>
    </w:p>
    <w:p w14:paraId="15D4CE5D" w14:textId="77777777" w:rsidR="00636E38" w:rsidRPr="00E77497" w:rsidRDefault="00636E38" w:rsidP="00D30056">
      <w:pPr>
        <w:pStyle w:val="30"/>
      </w:pPr>
      <w:bookmarkStart w:id="8605" w:name="_Ref367708053"/>
      <w:bookmarkStart w:id="8606" w:name="_Toc368050576"/>
      <w:r w:rsidRPr="00E77497">
        <w:t xml:space="preserve">Static Semantics:  </w:t>
      </w:r>
      <w:r w:rsidRPr="00E77497">
        <w:rPr>
          <w:lang w:eastAsia="en-US"/>
        </w:rPr>
        <w:t>LexicallyDeclaredNames</w:t>
      </w:r>
      <w:bookmarkEnd w:id="8605"/>
      <w:bookmarkEnd w:id="8606"/>
    </w:p>
    <w:p w14:paraId="1FFD7EA8" w14:textId="77777777" w:rsidR="002B5C9A" w:rsidRPr="00F742D3" w:rsidRDefault="002B5C9A" w:rsidP="002B5C9A">
      <w:pPr>
        <w:rPr>
          <w:ins w:id="8607" w:author="Rev 19 Allen Wirfs-Brock" w:date="2013-09-23T14:03:00Z"/>
        </w:rPr>
      </w:pPr>
      <w:ins w:id="8608" w:author="Rev 19 Allen Wirfs-Brock" w:date="2013-09-23T14:03:00Z">
        <w:r>
          <w:t xml:space="preserve">See also: </w:t>
        </w:r>
        <w:r>
          <w:fldChar w:fldCharType="begin"/>
        </w:r>
        <w:r>
          <w:instrText xml:space="preserve"> REF _Ref367707791 \r \h </w:instrText>
        </w:r>
      </w:ins>
      <w:ins w:id="8609" w:author="Rev 19 Allen Wirfs-Brock" w:date="2013-09-23T14:03:00Z">
        <w:r>
          <w:fldChar w:fldCharType="separate"/>
        </w:r>
      </w:ins>
      <w:ins w:id="8610" w:author="Rev 19 Allen Wirfs-Brock" w:date="2013-09-27T13:22:00Z">
        <w:r w:rsidR="00D433E8">
          <w:t>13.1.3</w:t>
        </w:r>
      </w:ins>
      <w:ins w:id="8611" w:author="Rev 19 Allen Wirfs-Brock" w:date="2013-09-23T14:03:00Z">
        <w:r>
          <w:fldChar w:fldCharType="end"/>
        </w:r>
        <w:r>
          <w:t xml:space="preserve">, </w:t>
        </w:r>
        <w:r>
          <w:fldChar w:fldCharType="begin"/>
        </w:r>
        <w:r>
          <w:instrText xml:space="preserve"> REF _Ref367707886 \r \h </w:instrText>
        </w:r>
      </w:ins>
      <w:ins w:id="8612" w:author="Rev 19 Allen Wirfs-Brock" w:date="2013-09-23T14:03:00Z">
        <w:r>
          <w:fldChar w:fldCharType="separate"/>
        </w:r>
      </w:ins>
      <w:ins w:id="8613" w:author="Rev 19 Allen Wirfs-Brock" w:date="2013-09-27T13:22:00Z">
        <w:r w:rsidR="00D433E8">
          <w:t>13.11.3</w:t>
        </w:r>
      </w:ins>
      <w:ins w:id="8614" w:author="Rev 19 Allen Wirfs-Brock" w:date="2013-09-23T14:03:00Z">
        <w:r>
          <w:fldChar w:fldCharType="end"/>
        </w:r>
        <w:r>
          <w:t xml:space="preserve">, </w:t>
        </w:r>
        <w:r>
          <w:fldChar w:fldCharType="begin"/>
        </w:r>
        <w:r>
          <w:instrText xml:space="preserve"> REF _Ref367707965 \r \h </w:instrText>
        </w:r>
      </w:ins>
      <w:ins w:id="8615" w:author="Rev 19 Allen Wirfs-Brock" w:date="2013-09-23T14:03:00Z">
        <w:r>
          <w:fldChar w:fldCharType="separate"/>
        </w:r>
      </w:ins>
      <w:ins w:id="8616" w:author="Rev 19 Allen Wirfs-Brock" w:date="2013-09-27T13:22:00Z">
        <w:r w:rsidR="00D433E8">
          <w:t>14.1.9</w:t>
        </w:r>
      </w:ins>
      <w:ins w:id="8617" w:author="Rev 19 Allen Wirfs-Brock" w:date="2013-09-23T14:03:00Z">
        <w:r>
          <w:fldChar w:fldCharType="end"/>
        </w:r>
        <w:r>
          <w:t xml:space="preserve">, </w:t>
        </w:r>
        <w:r>
          <w:fldChar w:fldCharType="begin"/>
        </w:r>
        <w:r>
          <w:instrText xml:space="preserve"> REF _Ref367708006 \r \h </w:instrText>
        </w:r>
      </w:ins>
      <w:ins w:id="8618" w:author="Rev 19 Allen Wirfs-Brock" w:date="2013-09-23T14:03:00Z">
        <w:r>
          <w:fldChar w:fldCharType="separate"/>
        </w:r>
      </w:ins>
      <w:ins w:id="8619" w:author="Rev 19 Allen Wirfs-Brock" w:date="2013-09-27T13:22:00Z">
        <w:r w:rsidR="00D433E8">
          <w:t>14.2.7</w:t>
        </w:r>
      </w:ins>
      <w:ins w:id="8620" w:author="Rev 19 Allen Wirfs-Brock" w:date="2013-09-23T14:03:00Z">
        <w:r>
          <w:fldChar w:fldCharType="end"/>
        </w:r>
        <w:r>
          <w:t xml:space="preserve">, </w:t>
        </w:r>
        <w:r>
          <w:fldChar w:fldCharType="begin"/>
        </w:r>
        <w:r>
          <w:instrText xml:space="preserve"> REF _Ref367708091 \r \h </w:instrText>
        </w:r>
      </w:ins>
      <w:ins w:id="8621" w:author="Rev 19 Allen Wirfs-Brock" w:date="2013-09-23T14:03:00Z">
        <w:r>
          <w:fldChar w:fldCharType="separate"/>
        </w:r>
      </w:ins>
      <w:ins w:id="8622" w:author="Rev 19 Allen Wirfs-Brock" w:date="2013-09-27T13:22:00Z">
        <w:r w:rsidR="00D433E8">
          <w:t>14.5.7</w:t>
        </w:r>
      </w:ins>
      <w:ins w:id="8623" w:author="Rev 19 Allen Wirfs-Brock" w:date="2013-09-23T14:03:00Z">
        <w:r>
          <w:fldChar w:fldCharType="end"/>
        </w:r>
        <w:r>
          <w:t xml:space="preserve">, </w:t>
        </w:r>
        <w:r>
          <w:fldChar w:fldCharType="begin"/>
        </w:r>
        <w:r>
          <w:instrText xml:space="preserve"> REF _Ref367708152 \r \h </w:instrText>
        </w:r>
      </w:ins>
      <w:ins w:id="8624" w:author="Rev 19 Allen Wirfs-Brock" w:date="2013-09-23T14:03:00Z">
        <w:r>
          <w:fldChar w:fldCharType="separate"/>
        </w:r>
      </w:ins>
      <w:ins w:id="8625" w:author="Rev 19 Allen Wirfs-Brock" w:date="2013-09-27T13:22:00Z">
        <w:r w:rsidR="00D433E8">
          <w:t>15.1.0.3</w:t>
        </w:r>
      </w:ins>
      <w:ins w:id="8626" w:author="Rev 19 Allen Wirfs-Brock" w:date="2013-09-23T14:03:00Z">
        <w:r>
          <w:fldChar w:fldCharType="end"/>
        </w:r>
        <w:r>
          <w:t xml:space="preserve">, </w:t>
        </w:r>
        <w:r>
          <w:fldChar w:fldCharType="begin"/>
        </w:r>
        <w:r>
          <w:instrText xml:space="preserve"> REF _Ref367708185 \r \h </w:instrText>
        </w:r>
      </w:ins>
      <w:ins w:id="8627" w:author="Rev 19 Allen Wirfs-Brock" w:date="2013-09-23T14:03:00Z">
        <w:r>
          <w:fldChar w:fldCharType="separate"/>
        </w:r>
      </w:ins>
      <w:ins w:id="8628" w:author="Rev 19 Allen Wirfs-Brock" w:date="2013-09-27T13:22:00Z">
        <w:r w:rsidR="00D433E8">
          <w:t>15.2.3</w:t>
        </w:r>
      </w:ins>
      <w:ins w:id="8629" w:author="Rev 19 Allen Wirfs-Brock" w:date="2013-09-23T14:03:00Z">
        <w:r>
          <w:fldChar w:fldCharType="end"/>
        </w:r>
        <w:r>
          <w:t>.</w:t>
        </w:r>
      </w:ins>
    </w:p>
    <w:p w14:paraId="5AF0C7B3" w14:textId="77777777"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14:paraId="622A019B" w14:textId="77777777" w:rsidR="00636E38" w:rsidRPr="00E77497" w:rsidRDefault="00636E38" w:rsidP="00636E38">
      <w:pPr>
        <w:pStyle w:val="Alg4"/>
        <w:numPr>
          <w:ilvl w:val="0"/>
          <w:numId w:val="853"/>
        </w:numPr>
        <w:spacing w:after="220"/>
        <w:contextualSpacing/>
      </w:pPr>
      <w:r w:rsidRPr="00E77497">
        <w:t xml:space="preserve">Return the BoundNames of </w:t>
      </w:r>
      <w:r w:rsidRPr="00E77497">
        <w:rPr>
          <w:i/>
        </w:rPr>
        <w:t>BindingIdentifier</w:t>
      </w:r>
      <w:r w:rsidRPr="00E77497">
        <w:t>.</w:t>
      </w:r>
    </w:p>
    <w:p w14:paraId="008C8083" w14:textId="77777777" w:rsidR="00866C9F" w:rsidRPr="00E77497" w:rsidRDefault="00866C9F" w:rsidP="00D30056">
      <w:pPr>
        <w:pStyle w:val="30"/>
      </w:pPr>
      <w:bookmarkStart w:id="8630" w:name="_Ref366744682"/>
      <w:bookmarkStart w:id="8631" w:name="_Toc368050577"/>
      <w:r w:rsidRPr="00E77497">
        <w:t xml:space="preserve">Static Semantics:  </w:t>
      </w:r>
      <w:r w:rsidRPr="00C05BBA">
        <w:rPr>
          <w:rStyle w:val="bnf"/>
          <w:rFonts w:ascii="Arial" w:hAnsi="Arial" w:cs="Arial"/>
          <w:i w:val="0"/>
        </w:rPr>
        <w:t>PropName</w:t>
      </w:r>
      <w:bookmarkEnd w:id="8630"/>
      <w:bookmarkEnd w:id="8631"/>
    </w:p>
    <w:p w14:paraId="292AD5F7" w14:textId="77777777" w:rsidR="00E23611" w:rsidRPr="00E23611" w:rsidRDefault="00E23611" w:rsidP="00E23611">
      <w:pPr>
        <w:rPr>
          <w:ins w:id="8632" w:author="Rev 19 Allen Wirfs-Brock" w:date="2013-09-12T10:25:00Z"/>
        </w:rPr>
      </w:pPr>
      <w:ins w:id="8633" w:author="Rev 19 Allen Wirfs-Brock" w:date="2013-09-12T10:25:00Z">
        <w:r>
          <w:rPr>
            <w:b/>
          </w:rPr>
          <w:t>See also:</w:t>
        </w:r>
        <w:r>
          <w:t xml:space="preserve"> </w:t>
        </w:r>
        <w:r>
          <w:fldChar w:fldCharType="begin"/>
        </w:r>
        <w:r>
          <w:instrText xml:space="preserve"> REF _Ref366744593 \r \h </w:instrText>
        </w:r>
      </w:ins>
      <w:ins w:id="8634" w:author="Rev 19 Allen Wirfs-Brock" w:date="2013-09-12T10:25:00Z">
        <w:r>
          <w:fldChar w:fldCharType="separate"/>
        </w:r>
      </w:ins>
      <w:ins w:id="8635" w:author="Rev 19 Allen Wirfs-Brock" w:date="2013-09-27T13:22:00Z">
        <w:r w:rsidR="00D433E8">
          <w:t>12.1.5.4</w:t>
        </w:r>
      </w:ins>
      <w:ins w:id="8636" w:author="Rev 19 Allen Wirfs-Brock" w:date="2013-09-12T10:25:00Z">
        <w:r>
          <w:fldChar w:fldCharType="end"/>
        </w:r>
        <w:r>
          <w:t xml:space="preserve">, </w:t>
        </w:r>
        <w:r>
          <w:fldChar w:fldCharType="begin"/>
        </w:r>
        <w:r>
          <w:instrText xml:space="preserve"> REF _Ref366744641 \r \h </w:instrText>
        </w:r>
      </w:ins>
      <w:ins w:id="8637" w:author="Rev 19 Allen Wirfs-Brock" w:date="2013-09-12T10:25:00Z">
        <w:r>
          <w:fldChar w:fldCharType="separate"/>
        </w:r>
      </w:ins>
      <w:ins w:id="8638" w:author="Rev 19 Allen Wirfs-Brock" w:date="2013-09-27T13:22:00Z">
        <w:r w:rsidR="00D433E8">
          <w:t>14.3.4</w:t>
        </w:r>
      </w:ins>
      <w:ins w:id="8639" w:author="Rev 19 Allen Wirfs-Brock" w:date="2013-09-12T10:25:00Z">
        <w:r>
          <w:fldChar w:fldCharType="end"/>
        </w:r>
        <w:r>
          <w:t xml:space="preserve">, </w:t>
        </w:r>
        <w:r>
          <w:fldChar w:fldCharType="begin"/>
        </w:r>
        <w:r>
          <w:instrText xml:space="preserve"> REF _Ref366744732 \r \h </w:instrText>
        </w:r>
      </w:ins>
      <w:ins w:id="8640" w:author="Rev 19 Allen Wirfs-Brock" w:date="2013-09-12T10:25:00Z">
        <w:r>
          <w:fldChar w:fldCharType="separate"/>
        </w:r>
      </w:ins>
      <w:ins w:id="8641" w:author="Rev 19 Allen Wirfs-Brock" w:date="2013-09-27T13:22:00Z">
        <w:r w:rsidR="00D433E8">
          <w:t>14.5.10</w:t>
        </w:r>
      </w:ins>
      <w:ins w:id="8642" w:author="Rev 19 Allen Wirfs-Brock" w:date="2013-09-12T10:25:00Z">
        <w:r>
          <w:fldChar w:fldCharType="end"/>
        </w:r>
        <w:r>
          <w:t xml:space="preserve"> </w:t>
        </w:r>
      </w:ins>
    </w:p>
    <w:p w14:paraId="6B5F3D4B" w14:textId="77777777" w:rsidR="00866C9F" w:rsidRPr="008B7F6F" w:rsidRDefault="00866C9F" w:rsidP="00C13EBD">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ins w:id="8643" w:author="Rev 19 Allen Wirfs-Brock" w:date="2013-09-26T18:45:00Z">
        <w:r w:rsidR="009A4D9F" w:rsidRPr="009A4D9F">
          <w:rPr>
            <w:rFonts w:ascii="Times New Roman" w:eastAsia="Times New Roman" w:hAnsi="Times New Roman"/>
            <w:i/>
            <w:lang w:eastAsia="en-US"/>
          </w:rPr>
          <w:t>Strict</w:t>
        </w:r>
      </w:ins>
      <w:del w:id="8644" w:author="Rev 19 Allen Wirfs-Brock" w:date="2013-09-26T18:45:00Z">
        <w:r w:rsidRPr="00B820AB" w:rsidDel="009A4D9F">
          <w:rPr>
            <w:rFonts w:ascii="Courier New" w:hAnsi="Courier New" w:cs="Courier New"/>
            <w:b/>
            <w:iCs/>
          </w:rPr>
          <w:delText xml:space="preserve"> </w:delText>
        </w:r>
      </w:del>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b/>
          <w:lang w:eastAsia="en-US"/>
        </w:rPr>
        <w:t>}</w:t>
      </w:r>
    </w:p>
    <w:p w14:paraId="3FBF6669" w14:textId="77777777" w:rsidR="00C13EBD" w:rsidRPr="00E77497" w:rsidRDefault="00C13EBD" w:rsidP="00C13EBD">
      <w:pPr>
        <w:pStyle w:val="Alg4"/>
        <w:numPr>
          <w:ilvl w:val="0"/>
          <w:numId w:val="1426"/>
        </w:numPr>
        <w:spacing w:after="220"/>
        <w:contextualSpacing/>
      </w:pPr>
      <w:r w:rsidRPr="00E77497">
        <w:t>Return PropName</w:t>
      </w:r>
      <w:r w:rsidRPr="008D6EE3">
        <w:t xml:space="preserve"> </w:t>
      </w:r>
      <w:r w:rsidRPr="00E77497">
        <w:t xml:space="preserve">of </w:t>
      </w:r>
      <w:r w:rsidRPr="00E77497">
        <w:rPr>
          <w:i/>
        </w:rPr>
        <w:t>PropertyName</w:t>
      </w:r>
      <w:r w:rsidRPr="00E77497">
        <w:t>.</w:t>
      </w:r>
    </w:p>
    <w:p w14:paraId="2CC8ABA1" w14:textId="77777777" w:rsidR="00476E7D" w:rsidRPr="00E77497" w:rsidRDefault="00476E7D" w:rsidP="009A4D9F">
      <w:pPr>
        <w:pStyle w:val="30"/>
      </w:pPr>
      <w:bookmarkStart w:id="8645" w:name="_Ref368036663"/>
      <w:bookmarkStart w:id="8646" w:name="_Toc368050578"/>
      <w:r w:rsidRPr="00E77497">
        <w:t xml:space="preserve">Static Semantics:  </w:t>
      </w:r>
      <w:r w:rsidRPr="009A4D9F">
        <w:rPr>
          <w:rStyle w:val="bnf"/>
          <w:rFonts w:ascii="Arial" w:hAnsi="Arial" w:cs="Arial"/>
          <w:i w:val="0"/>
        </w:rPr>
        <w:t>ReferencesSuper</w:t>
      </w:r>
      <w:bookmarkEnd w:id="8645"/>
      <w:bookmarkEnd w:id="8646"/>
    </w:p>
    <w:p w14:paraId="296CFF07" w14:textId="77777777" w:rsidR="00902612" w:rsidRPr="00F742D3" w:rsidRDefault="00902612" w:rsidP="00902612">
      <w:pPr>
        <w:tabs>
          <w:tab w:val="left" w:pos="3586"/>
        </w:tabs>
        <w:rPr>
          <w:ins w:id="8647" w:author="Rev 19 Allen Wirfs-Brock" w:date="2013-09-27T09:15:00Z"/>
        </w:rPr>
      </w:pPr>
      <w:ins w:id="8648" w:author="Rev 19 Allen Wirfs-Brock" w:date="2013-09-27T09:15:00Z">
        <w:r>
          <w:t xml:space="preserve">See also: </w:t>
        </w:r>
      </w:ins>
      <w:ins w:id="8649" w:author="Rev 19 Allen Wirfs-Brock" w:date="2013-09-27T09:16:00Z">
        <w:r>
          <w:fldChar w:fldCharType="begin"/>
        </w:r>
        <w:r>
          <w:instrText xml:space="preserve"> REF _Ref368036729 \r \h </w:instrText>
        </w:r>
      </w:ins>
      <w:r>
        <w:fldChar w:fldCharType="separate"/>
      </w:r>
      <w:ins w:id="8650" w:author="Rev 19 Allen Wirfs-Brock" w:date="2013-09-27T13:22:00Z">
        <w:r w:rsidR="00D433E8">
          <w:t>14.3.5</w:t>
        </w:r>
      </w:ins>
      <w:ins w:id="8651" w:author="Rev 19 Allen Wirfs-Brock" w:date="2013-09-27T09:16:00Z">
        <w:r>
          <w:fldChar w:fldCharType="end"/>
        </w:r>
      </w:ins>
      <w:ins w:id="8652" w:author="Rev 19 Allen Wirfs-Brock" w:date="2013-09-27T09:15:00Z">
        <w:r>
          <w:t>.</w:t>
        </w:r>
      </w:ins>
    </w:p>
    <w:p w14:paraId="55808A94" w14:textId="77777777" w:rsidR="00476E7D" w:rsidRPr="008F43E0" w:rsidRDefault="00476E7D" w:rsidP="00C13EBD">
      <w:pPr>
        <w:pStyle w:val="SyntaxRule"/>
        <w:spacing w:after="220"/>
        <w:rPr>
          <w:b/>
        </w:rPr>
      </w:pPr>
      <w:r w:rsidRPr="00A43BD9">
        <w:t>GeneratorMethod</w:t>
      </w:r>
      <w:r>
        <w:t xml:space="preserve"> </w:t>
      </w:r>
      <w:r w:rsidRPr="00E77497">
        <w:rPr>
          <w:rFonts w:ascii="Arial" w:hAnsi="Arial" w:cs="Arial"/>
          <w:b/>
          <w:i w:val="0"/>
        </w:rPr>
        <w:t>:</w:t>
      </w:r>
      <w:r>
        <w:rPr>
          <w:rFonts w:ascii="Arial" w:hAnsi="Arial" w:cs="Arial"/>
          <w:b/>
          <w:i w:val="0"/>
        </w:rPr>
        <w:t xml:space="preserve"> </w:t>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ins w:id="8653" w:author="Rev 19 Allen Wirfs-Brock" w:date="2013-09-26T18:44:00Z">
        <w:r w:rsidR="009A4D9F">
          <w:t>Strict</w:t>
        </w:r>
      </w:ins>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C13EBD" w:rsidRPr="00C13EBD">
        <w:rPr>
          <w:iCs/>
        </w:rPr>
        <w:t>FunctionBody</w:t>
      </w:r>
      <w:r w:rsidR="00C13EBD" w:rsidRPr="0032292A">
        <w:rPr>
          <w:i w:val="0"/>
        </w:rPr>
        <w:t xml:space="preserve"> </w:t>
      </w:r>
      <w:r w:rsidRPr="00E77497">
        <w:rPr>
          <w:rFonts w:ascii="Courier New" w:hAnsi="Courier New"/>
          <w:b/>
          <w:i w:val="0"/>
        </w:rPr>
        <w:t xml:space="preserve">} </w:t>
      </w:r>
    </w:p>
    <w:p w14:paraId="3F514434" w14:textId="77777777" w:rsidR="00476E7D" w:rsidRDefault="00476E7D" w:rsidP="00476E7D">
      <w:pPr>
        <w:pStyle w:val="Alg4"/>
        <w:numPr>
          <w:ilvl w:val="0"/>
          <w:numId w:val="1406"/>
        </w:numPr>
        <w:spacing w:after="220"/>
        <w:contextualSpacing/>
      </w:pPr>
      <w:r>
        <w:t xml:space="preserve">If </w:t>
      </w:r>
      <w:ins w:id="8654" w:author="Rev 19 Allen Wirfs-Brock" w:date="2013-09-26T18:45:00Z">
        <w:r w:rsidR="00253CB6" w:rsidRPr="00253CB6">
          <w:rPr>
            <w:i/>
          </w:rPr>
          <w:t>Strict</w:t>
        </w:r>
      </w:ins>
      <w:r>
        <w:rPr>
          <w:i/>
        </w:rPr>
        <w:t xml:space="preserve">FormalParameters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14:paraId="2BB26312" w14:textId="77777777" w:rsidR="00476E7D" w:rsidRPr="006B6D0A" w:rsidRDefault="00476E7D" w:rsidP="00C13EBD">
      <w:pPr>
        <w:pStyle w:val="Alg4"/>
        <w:numPr>
          <w:ilvl w:val="0"/>
          <w:numId w:val="1406"/>
        </w:numPr>
        <w:spacing w:after="220"/>
        <w:contextualSpacing/>
      </w:pPr>
      <w:r w:rsidRPr="006B6D0A">
        <w:t xml:space="preserve">Return </w:t>
      </w:r>
      <w:r w:rsidR="00C13EBD">
        <w:rPr>
          <w:i/>
        </w:rPr>
        <w:t>Function</w:t>
      </w:r>
      <w:r w:rsidR="00C13EBD" w:rsidRPr="0032292A">
        <w:rPr>
          <w:i/>
        </w:rPr>
        <w:t xml:space="preserve">Body </w:t>
      </w:r>
      <w:r>
        <w:t>Contains</w:t>
      </w:r>
      <w:r w:rsidRPr="00E77497">
        <w:t xml:space="preserve"> </w:t>
      </w:r>
      <w:r>
        <w:rPr>
          <w:rFonts w:ascii="Courier New" w:hAnsi="Courier New" w:cs="Courier New"/>
          <w:b/>
        </w:rPr>
        <w:t>super</w:t>
      </w:r>
      <w:r w:rsidRPr="006B6D0A">
        <w:t>.</w:t>
      </w:r>
    </w:p>
    <w:p w14:paraId="758F7DC1" w14:textId="77777777" w:rsidR="00636E38" w:rsidRPr="00E77497" w:rsidRDefault="00636E38" w:rsidP="006A78DC">
      <w:pPr>
        <w:pStyle w:val="30"/>
      </w:pPr>
      <w:bookmarkStart w:id="8655" w:name="_Ref367706057"/>
      <w:bookmarkStart w:id="8656" w:name="_Toc368050579"/>
      <w:r w:rsidRPr="00E77497">
        <w:t xml:space="preserve">Static Semantics:  </w:t>
      </w:r>
      <w:r w:rsidRPr="00E77497">
        <w:rPr>
          <w:lang w:eastAsia="en-US"/>
        </w:rPr>
        <w:t>VarDeclaredNames</w:t>
      </w:r>
      <w:bookmarkEnd w:id="8655"/>
      <w:bookmarkEnd w:id="8656"/>
    </w:p>
    <w:p w14:paraId="1CD85B9D" w14:textId="77777777" w:rsidR="002E137C" w:rsidRPr="00F742D3" w:rsidRDefault="002E137C" w:rsidP="002E137C">
      <w:pPr>
        <w:rPr>
          <w:ins w:id="8657" w:author="Rev 19 Allen Wirfs-Brock" w:date="2013-09-23T13:32:00Z"/>
        </w:rPr>
      </w:pPr>
      <w:ins w:id="8658" w:author="Rev 19 Allen Wirfs-Brock" w:date="2013-09-23T13:32:00Z">
        <w:r>
          <w:t xml:space="preserve">See also: </w:t>
        </w:r>
        <w:r>
          <w:fldChar w:fldCharType="begin"/>
        </w:r>
        <w:r>
          <w:instrText xml:space="preserve"> REF _Ref367705708 \r \h </w:instrText>
        </w:r>
      </w:ins>
      <w:ins w:id="8659" w:author="Rev 19 Allen Wirfs-Brock" w:date="2013-09-23T13:32:00Z">
        <w:r>
          <w:fldChar w:fldCharType="separate"/>
        </w:r>
      </w:ins>
      <w:ins w:id="8660" w:author="Rev 19 Allen Wirfs-Brock" w:date="2013-09-27T13:22:00Z">
        <w:r w:rsidR="00D433E8">
          <w:t>13.0.1</w:t>
        </w:r>
      </w:ins>
      <w:ins w:id="8661" w:author="Rev 19 Allen Wirfs-Brock" w:date="2013-09-23T13:32:00Z">
        <w:r>
          <w:fldChar w:fldCharType="end"/>
        </w:r>
        <w:r>
          <w:t xml:space="preserve">, </w:t>
        </w:r>
        <w:r>
          <w:fldChar w:fldCharType="begin"/>
        </w:r>
        <w:r>
          <w:instrText xml:space="preserve"> REF _Ref367705688 \r \h </w:instrText>
        </w:r>
      </w:ins>
      <w:ins w:id="8662" w:author="Rev 19 Allen Wirfs-Brock" w:date="2013-09-23T13:32:00Z">
        <w:r>
          <w:fldChar w:fldCharType="separate"/>
        </w:r>
      </w:ins>
      <w:ins w:id="8663" w:author="Rev 19 Allen Wirfs-Brock" w:date="2013-09-27T13:22:00Z">
        <w:r w:rsidR="00D433E8">
          <w:t>13.1.8</w:t>
        </w:r>
      </w:ins>
      <w:ins w:id="8664" w:author="Rev 19 Allen Wirfs-Brock" w:date="2013-09-23T13:32:00Z">
        <w:r>
          <w:fldChar w:fldCharType="end"/>
        </w:r>
        <w:r>
          <w:t xml:space="preserve">, </w:t>
        </w:r>
        <w:r>
          <w:fldChar w:fldCharType="begin"/>
        </w:r>
        <w:r>
          <w:instrText xml:space="preserve"> REF _Ref367705747 \r \h </w:instrText>
        </w:r>
      </w:ins>
      <w:ins w:id="8665" w:author="Rev 19 Allen Wirfs-Brock" w:date="2013-09-23T13:32:00Z">
        <w:r>
          <w:fldChar w:fldCharType="separate"/>
        </w:r>
      </w:ins>
      <w:ins w:id="8666" w:author="Rev 19 Allen Wirfs-Brock" w:date="2013-09-27T13:22:00Z">
        <w:r w:rsidR="00D433E8">
          <w:t>13.5.1</w:t>
        </w:r>
      </w:ins>
      <w:ins w:id="8667" w:author="Rev 19 Allen Wirfs-Brock" w:date="2013-09-23T13:32:00Z">
        <w:r>
          <w:fldChar w:fldCharType="end"/>
        </w:r>
        <w:r>
          <w:t xml:space="preserve">, </w:t>
        </w:r>
        <w:r>
          <w:fldChar w:fldCharType="begin"/>
        </w:r>
        <w:r>
          <w:instrText xml:space="preserve"> REF _Ref367705814 \r \h </w:instrText>
        </w:r>
      </w:ins>
      <w:ins w:id="8668" w:author="Rev 19 Allen Wirfs-Brock" w:date="2013-09-23T13:32:00Z">
        <w:r>
          <w:fldChar w:fldCharType="separate"/>
        </w:r>
      </w:ins>
      <w:ins w:id="8669" w:author="Rev 19 Allen Wirfs-Brock" w:date="2013-09-27T13:22:00Z">
        <w:r w:rsidR="00D433E8">
          <w:t>13.6.1.1</w:t>
        </w:r>
      </w:ins>
      <w:ins w:id="8670" w:author="Rev 19 Allen Wirfs-Brock" w:date="2013-09-23T13:32:00Z">
        <w:r>
          <w:fldChar w:fldCharType="end"/>
        </w:r>
        <w:r>
          <w:t xml:space="preserve">, </w:t>
        </w:r>
        <w:r>
          <w:fldChar w:fldCharType="begin"/>
        </w:r>
        <w:r>
          <w:instrText xml:space="preserve"> REF _Ref367705839 \r \h </w:instrText>
        </w:r>
      </w:ins>
      <w:ins w:id="8671" w:author="Rev 19 Allen Wirfs-Brock" w:date="2013-09-23T13:32:00Z">
        <w:r>
          <w:fldChar w:fldCharType="separate"/>
        </w:r>
      </w:ins>
      <w:ins w:id="8672" w:author="Rev 19 Allen Wirfs-Brock" w:date="2013-09-27T13:22:00Z">
        <w:r w:rsidR="00D433E8">
          <w:t>13.6.2.1</w:t>
        </w:r>
      </w:ins>
      <w:ins w:id="8673" w:author="Rev 19 Allen Wirfs-Brock" w:date="2013-09-23T13:32:00Z">
        <w:r>
          <w:fldChar w:fldCharType="end"/>
        </w:r>
        <w:r>
          <w:t xml:space="preserve">, </w:t>
        </w:r>
        <w:r>
          <w:fldChar w:fldCharType="begin"/>
        </w:r>
        <w:r>
          <w:instrText xml:space="preserve"> REF _Ref367705856 \r \h </w:instrText>
        </w:r>
      </w:ins>
      <w:ins w:id="8674" w:author="Rev 19 Allen Wirfs-Brock" w:date="2013-09-23T13:32:00Z">
        <w:r>
          <w:fldChar w:fldCharType="separate"/>
        </w:r>
      </w:ins>
      <w:ins w:id="8675" w:author="Rev 19 Allen Wirfs-Brock" w:date="2013-09-27T13:22:00Z">
        <w:r w:rsidR="00D433E8">
          <w:t>13.6.3.1</w:t>
        </w:r>
      </w:ins>
      <w:ins w:id="8676" w:author="Rev 19 Allen Wirfs-Brock" w:date="2013-09-23T13:32:00Z">
        <w:r>
          <w:fldChar w:fldCharType="end"/>
        </w:r>
        <w:r>
          <w:t xml:space="preserve">, </w:t>
        </w:r>
        <w:r>
          <w:fldChar w:fldCharType="begin"/>
        </w:r>
        <w:r>
          <w:instrText xml:space="preserve"> REF _Ref367705878 \r \h </w:instrText>
        </w:r>
      </w:ins>
      <w:ins w:id="8677" w:author="Rev 19 Allen Wirfs-Brock" w:date="2013-09-23T13:32:00Z">
        <w:r>
          <w:fldChar w:fldCharType="separate"/>
        </w:r>
      </w:ins>
      <w:ins w:id="8678" w:author="Rev 19 Allen Wirfs-Brock" w:date="2013-09-27T13:22:00Z">
        <w:r w:rsidR="00D433E8">
          <w:t>13.6.4.3</w:t>
        </w:r>
      </w:ins>
      <w:ins w:id="8679" w:author="Rev 19 Allen Wirfs-Brock" w:date="2013-09-23T13:32:00Z">
        <w:r>
          <w:fldChar w:fldCharType="end"/>
        </w:r>
        <w:r>
          <w:t xml:space="preserve">, </w:t>
        </w:r>
        <w:r>
          <w:fldChar w:fldCharType="begin"/>
        </w:r>
        <w:r>
          <w:instrText xml:space="preserve"> REF _Ref367705897 \r \h </w:instrText>
        </w:r>
      </w:ins>
      <w:ins w:id="8680" w:author="Rev 19 Allen Wirfs-Brock" w:date="2013-09-23T13:32:00Z">
        <w:r>
          <w:fldChar w:fldCharType="separate"/>
        </w:r>
      </w:ins>
      <w:ins w:id="8681" w:author="Rev 19 Allen Wirfs-Brock" w:date="2013-09-27T13:22:00Z">
        <w:r w:rsidR="00D433E8">
          <w:t>13.10.2</w:t>
        </w:r>
      </w:ins>
      <w:ins w:id="8682" w:author="Rev 19 Allen Wirfs-Brock" w:date="2013-09-23T13:32:00Z">
        <w:r>
          <w:fldChar w:fldCharType="end"/>
        </w:r>
        <w:r>
          <w:t xml:space="preserve">, </w:t>
        </w:r>
        <w:r>
          <w:fldChar w:fldCharType="begin"/>
        </w:r>
        <w:r>
          <w:instrText xml:space="preserve"> REF _Ref367705925 \r \h </w:instrText>
        </w:r>
      </w:ins>
      <w:ins w:id="8683" w:author="Rev 19 Allen Wirfs-Brock" w:date="2013-09-23T13:32:00Z">
        <w:r>
          <w:fldChar w:fldCharType="separate"/>
        </w:r>
      </w:ins>
      <w:ins w:id="8684" w:author="Rev 19 Allen Wirfs-Brock" w:date="2013-09-27T13:22:00Z">
        <w:r w:rsidR="00D433E8">
          <w:t>13.11.4</w:t>
        </w:r>
      </w:ins>
      <w:ins w:id="8685" w:author="Rev 19 Allen Wirfs-Brock" w:date="2013-09-23T13:32:00Z">
        <w:r>
          <w:fldChar w:fldCharType="end"/>
        </w:r>
        <w:r>
          <w:t xml:space="preserve">, </w:t>
        </w:r>
        <w:r>
          <w:fldChar w:fldCharType="begin"/>
        </w:r>
        <w:r>
          <w:instrText xml:space="preserve"> REF _Ref367705949 \r \h </w:instrText>
        </w:r>
      </w:ins>
      <w:ins w:id="8686" w:author="Rev 19 Allen Wirfs-Brock" w:date="2013-09-23T13:32:00Z">
        <w:r>
          <w:fldChar w:fldCharType="separate"/>
        </w:r>
      </w:ins>
      <w:ins w:id="8687" w:author="Rev 19 Allen Wirfs-Brock" w:date="2013-09-27T13:22:00Z">
        <w:r w:rsidR="00D433E8">
          <w:t>13.12.2</w:t>
        </w:r>
      </w:ins>
      <w:ins w:id="8688" w:author="Rev 19 Allen Wirfs-Brock" w:date="2013-09-23T13:32:00Z">
        <w:r>
          <w:fldChar w:fldCharType="end"/>
        </w:r>
        <w:r>
          <w:t xml:space="preserve">, </w:t>
        </w:r>
        <w:r>
          <w:fldChar w:fldCharType="begin"/>
        </w:r>
        <w:r>
          <w:instrText xml:space="preserve"> REF _Ref367705968 \r \h </w:instrText>
        </w:r>
      </w:ins>
      <w:ins w:id="8689" w:author="Rev 19 Allen Wirfs-Brock" w:date="2013-09-23T13:32:00Z">
        <w:r>
          <w:fldChar w:fldCharType="separate"/>
        </w:r>
      </w:ins>
      <w:ins w:id="8690" w:author="Rev 19 Allen Wirfs-Brock" w:date="2013-09-27T13:22:00Z">
        <w:r w:rsidR="00D433E8">
          <w:t>13.14.2</w:t>
        </w:r>
      </w:ins>
      <w:ins w:id="8691" w:author="Rev 19 Allen Wirfs-Brock" w:date="2013-09-23T13:32:00Z">
        <w:r>
          <w:fldChar w:fldCharType="end"/>
        </w:r>
        <w:r>
          <w:t xml:space="preserve">, </w:t>
        </w:r>
        <w:r>
          <w:fldChar w:fldCharType="begin"/>
        </w:r>
        <w:r>
          <w:instrText xml:space="preserve"> REF _Ref367705999 \r \h </w:instrText>
        </w:r>
      </w:ins>
      <w:ins w:id="8692" w:author="Rev 19 Allen Wirfs-Brock" w:date="2013-09-23T13:32:00Z">
        <w:r>
          <w:fldChar w:fldCharType="separate"/>
        </w:r>
      </w:ins>
      <w:ins w:id="8693" w:author="Rev 19 Allen Wirfs-Brock" w:date="2013-09-27T13:22:00Z">
        <w:r w:rsidR="00D433E8">
          <w:t>14.1.10</w:t>
        </w:r>
      </w:ins>
      <w:ins w:id="8694" w:author="Rev 19 Allen Wirfs-Brock" w:date="2013-09-23T13:32:00Z">
        <w:r>
          <w:fldChar w:fldCharType="end"/>
        </w:r>
        <w:r>
          <w:t xml:space="preserve">, </w:t>
        </w:r>
        <w:r>
          <w:fldChar w:fldCharType="begin"/>
        </w:r>
        <w:r>
          <w:instrText xml:space="preserve"> REF _Ref367706084 \r \h </w:instrText>
        </w:r>
      </w:ins>
      <w:ins w:id="8695" w:author="Rev 19 Allen Wirfs-Brock" w:date="2013-09-23T13:32:00Z">
        <w:r>
          <w:fldChar w:fldCharType="separate"/>
        </w:r>
      </w:ins>
      <w:ins w:id="8696" w:author="Rev 19 Allen Wirfs-Brock" w:date="2013-09-27T13:22:00Z">
        <w:r w:rsidR="00D433E8">
          <w:t>14.5.13</w:t>
        </w:r>
      </w:ins>
      <w:ins w:id="8697" w:author="Rev 19 Allen Wirfs-Brock" w:date="2013-09-23T13:32:00Z">
        <w:r>
          <w:fldChar w:fldCharType="end"/>
        </w:r>
        <w:r>
          <w:t xml:space="preserve">, </w:t>
        </w:r>
        <w:r>
          <w:fldChar w:fldCharType="begin"/>
        </w:r>
        <w:r>
          <w:instrText xml:space="preserve"> REF _Ref367706111 \r \h </w:instrText>
        </w:r>
      </w:ins>
      <w:ins w:id="8698" w:author="Rev 19 Allen Wirfs-Brock" w:date="2013-09-23T13:32:00Z">
        <w:r>
          <w:fldChar w:fldCharType="separate"/>
        </w:r>
      </w:ins>
      <w:ins w:id="8699" w:author="Rev 19 Allen Wirfs-Brock" w:date="2013-09-27T13:22:00Z">
        <w:r w:rsidR="00D433E8">
          <w:t>15.1.0.5</w:t>
        </w:r>
      </w:ins>
      <w:ins w:id="8700" w:author="Rev 19 Allen Wirfs-Brock" w:date="2013-09-23T13:32:00Z">
        <w:r>
          <w:fldChar w:fldCharType="end"/>
        </w:r>
        <w:r>
          <w:t xml:space="preserve">, </w:t>
        </w:r>
        <w:r>
          <w:fldChar w:fldCharType="begin"/>
        </w:r>
        <w:r>
          <w:instrText xml:space="preserve"> REF _Ref367706146 \r \h </w:instrText>
        </w:r>
      </w:ins>
      <w:ins w:id="8701" w:author="Rev 19 Allen Wirfs-Brock" w:date="2013-09-23T13:32:00Z">
        <w:r>
          <w:fldChar w:fldCharType="separate"/>
        </w:r>
      </w:ins>
      <w:ins w:id="8702" w:author="Rev 19 Allen Wirfs-Brock" w:date="2013-09-27T13:22:00Z">
        <w:r w:rsidR="00D433E8">
          <w:t>15.2.5</w:t>
        </w:r>
      </w:ins>
      <w:ins w:id="8703" w:author="Rev 19 Allen Wirfs-Brock" w:date="2013-09-23T13:32:00Z">
        <w:r>
          <w:fldChar w:fldCharType="end"/>
        </w:r>
        <w:r>
          <w:t>.</w:t>
        </w:r>
      </w:ins>
    </w:p>
    <w:p w14:paraId="333F4B4F" w14:textId="77777777"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14:paraId="1E38F529" w14:textId="77777777" w:rsidR="00636E38" w:rsidRPr="00E77497" w:rsidRDefault="00636E38" w:rsidP="00636E38">
      <w:pPr>
        <w:pStyle w:val="Alg4"/>
        <w:numPr>
          <w:ilvl w:val="0"/>
          <w:numId w:val="854"/>
        </w:numPr>
        <w:spacing w:after="220"/>
        <w:contextualSpacing/>
      </w:pPr>
      <w:r w:rsidRPr="00E77497">
        <w:t>Return an empty List.</w:t>
      </w:r>
    </w:p>
    <w:p w14:paraId="0A21E91C" w14:textId="77777777" w:rsidR="00636E38" w:rsidRPr="00E77497" w:rsidDel="001E120D" w:rsidRDefault="00636E38" w:rsidP="006A78DC">
      <w:pPr>
        <w:pStyle w:val="30"/>
        <w:rPr>
          <w:del w:id="8704" w:author="Rev 19 Allen Wirfs-Brock" w:date="2013-09-11T19:11:00Z"/>
        </w:rPr>
      </w:pPr>
      <w:del w:id="8705" w:author="Rev 19 Allen Wirfs-Brock" w:date="2013-09-11T19:11:00Z">
        <w:r w:rsidRPr="00E77497" w:rsidDel="001E120D">
          <w:delText>Runtime Semantics</w:delText>
        </w:r>
        <w:bookmarkStart w:id="8706" w:name="_Toc368034580"/>
        <w:bookmarkStart w:id="8707" w:name="_Toc368049803"/>
        <w:bookmarkStart w:id="8708" w:name="_Toc368050580"/>
        <w:bookmarkEnd w:id="8706"/>
        <w:bookmarkEnd w:id="8707"/>
        <w:bookmarkEnd w:id="8708"/>
      </w:del>
    </w:p>
    <w:p w14:paraId="51F88806" w14:textId="77777777" w:rsidR="00C27B0A" w:rsidDel="00902612" w:rsidRDefault="00C27B0A" w:rsidP="006A78DC">
      <w:pPr>
        <w:pStyle w:val="30"/>
        <w:rPr>
          <w:del w:id="8709" w:author="Rev 19 Allen Wirfs-Brock" w:date="2013-09-27T09:14:00Z"/>
        </w:rPr>
      </w:pPr>
      <w:del w:id="8710" w:author="Rev 19 Allen Wirfs-Brock" w:date="2013-09-11T19:11:00Z">
        <w:r w:rsidDel="00902612">
          <w:delText>NOTE:</w:delText>
        </w:r>
        <w:r w:rsidDel="00902612">
          <w:tab/>
          <w:delText xml:space="preserve">Abstract operations relating to generator objects are defined in </w:delText>
        </w:r>
        <w:r w:rsidR="002021D1" w:rsidDel="00902612">
          <w:rPr>
            <w:b w:val="0"/>
          </w:rPr>
          <w:fldChar w:fldCharType="begin"/>
        </w:r>
        <w:r w:rsidR="002021D1" w:rsidDel="00902612">
          <w:delInstrText xml:space="preserve"> REF _Ref359327247 \r \h </w:delInstrText>
        </w:r>
        <w:r w:rsidR="002021D1" w:rsidDel="00902612">
          <w:rPr>
            <w:b w:val="0"/>
          </w:rPr>
        </w:r>
        <w:r w:rsidR="002021D1" w:rsidDel="00902612">
          <w:rPr>
            <w:b w:val="0"/>
          </w:rPr>
          <w:fldChar w:fldCharType="separate"/>
        </w:r>
        <w:r w:rsidR="00083CEC" w:rsidDel="00902612">
          <w:delText>25.4.3</w:delText>
        </w:r>
        <w:r w:rsidR="002021D1" w:rsidDel="00902612">
          <w:rPr>
            <w:b w:val="0"/>
          </w:rPr>
          <w:fldChar w:fldCharType="end"/>
        </w:r>
        <w:r w:rsidDel="00902612">
          <w:delText>.</w:delText>
        </w:r>
      </w:del>
      <w:bookmarkStart w:id="8711" w:name="_Toc368049804"/>
      <w:bookmarkStart w:id="8712" w:name="_Toc368050581"/>
      <w:bookmarkEnd w:id="8711"/>
      <w:bookmarkEnd w:id="8712"/>
    </w:p>
    <w:p w14:paraId="46873881" w14:textId="77777777" w:rsidR="00A37512" w:rsidRPr="00E77497" w:rsidRDefault="00A37512" w:rsidP="006A78DC">
      <w:pPr>
        <w:pStyle w:val="30"/>
      </w:pPr>
      <w:bookmarkStart w:id="8713" w:name="_Ref368036428"/>
      <w:bookmarkStart w:id="8714" w:name="_Toc368050582"/>
      <w:r w:rsidRPr="00675B74">
        <w:t>Runtime Semantics</w:t>
      </w:r>
      <w:r w:rsidR="00732D6D">
        <w:t>:</w:t>
      </w:r>
      <w:r>
        <w:t xml:space="preserve"> Evaluate</w:t>
      </w:r>
      <w:r>
        <w:rPr>
          <w:spacing w:val="6"/>
        </w:rPr>
        <w:t>Body</w:t>
      </w:r>
      <w:bookmarkEnd w:id="8713"/>
      <w:bookmarkEnd w:id="8714"/>
    </w:p>
    <w:p w14:paraId="4C8F7D09" w14:textId="77777777" w:rsidR="00A37512" w:rsidRPr="004418C4" w:rsidRDefault="00A37512" w:rsidP="00A37512">
      <w:pPr>
        <w:ind w:left="360"/>
      </w:pPr>
      <w:r>
        <w:t>W</w:t>
      </w:r>
      <w:r w:rsidRPr="004418C4">
        <w:t xml:space="preserve">ith </w:t>
      </w:r>
      <w:r>
        <w:t>parameter</w:t>
      </w:r>
      <w:r w:rsidRPr="004418C4">
        <w:t xml:space="preserve"> </w:t>
      </w:r>
      <w:r>
        <w:rPr>
          <w:rFonts w:ascii="Times New Roman" w:hAnsi="Times New Roman"/>
          <w:i/>
        </w:rPr>
        <w:t>functionObject</w:t>
      </w:r>
      <w:r>
        <w:t>.</w:t>
      </w:r>
    </w:p>
    <w:p w14:paraId="37BCA9BF" w14:textId="77777777" w:rsidR="00902612" w:rsidRPr="00F742D3" w:rsidRDefault="00902612" w:rsidP="00902612">
      <w:pPr>
        <w:tabs>
          <w:tab w:val="left" w:pos="3586"/>
        </w:tabs>
        <w:rPr>
          <w:ins w:id="8715" w:author="Rev 19 Allen Wirfs-Brock" w:date="2013-09-27T09:12:00Z"/>
        </w:rPr>
      </w:pPr>
      <w:ins w:id="8716" w:author="Rev 19 Allen Wirfs-Brock" w:date="2013-09-27T09:12:00Z">
        <w:r>
          <w:t xml:space="preserve">See also: </w:t>
        </w:r>
        <w:r>
          <w:fldChar w:fldCharType="begin"/>
        </w:r>
        <w:r>
          <w:instrText xml:space="preserve"> REF _Ref368036366 \r \h </w:instrText>
        </w:r>
      </w:ins>
      <w:ins w:id="8717" w:author="Rev 19 Allen Wirfs-Brock" w:date="2013-09-27T09:12:00Z">
        <w:r>
          <w:fldChar w:fldCharType="separate"/>
        </w:r>
      </w:ins>
      <w:ins w:id="8718" w:author="Rev 19 Allen Wirfs-Brock" w:date="2013-09-27T13:22:00Z">
        <w:r w:rsidR="00D433E8">
          <w:t>14.1.12</w:t>
        </w:r>
      </w:ins>
      <w:ins w:id="8719" w:author="Rev 19 Allen Wirfs-Brock" w:date="2013-09-27T09:12:00Z">
        <w:r>
          <w:fldChar w:fldCharType="end"/>
        </w:r>
        <w:r>
          <w:t xml:space="preserve">, </w:t>
        </w:r>
        <w:r>
          <w:fldChar w:fldCharType="begin"/>
        </w:r>
        <w:r>
          <w:instrText xml:space="preserve"> REF _Ref368036404 \r \h </w:instrText>
        </w:r>
      </w:ins>
      <w:ins w:id="8720" w:author="Rev 19 Allen Wirfs-Brock" w:date="2013-09-27T09:12:00Z">
        <w:r>
          <w:fldChar w:fldCharType="separate"/>
        </w:r>
      </w:ins>
      <w:ins w:id="8721" w:author="Rev 19 Allen Wirfs-Brock" w:date="2013-09-27T13:22:00Z">
        <w:r w:rsidR="00D433E8">
          <w:t>14.2.9</w:t>
        </w:r>
      </w:ins>
      <w:ins w:id="8722" w:author="Rev 19 Allen Wirfs-Brock" w:date="2013-09-27T09:12:00Z">
        <w:r>
          <w:fldChar w:fldCharType="end"/>
        </w:r>
        <w:r>
          <w:t>.</w:t>
        </w:r>
        <w:r>
          <w:tab/>
        </w:r>
      </w:ins>
    </w:p>
    <w:p w14:paraId="5BC8D84E" w14:textId="77777777"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FunctionBody</w:t>
      </w:r>
      <w:r w:rsidRPr="00E77497">
        <w:rPr>
          <w:rFonts w:ascii="Times New Roman" w:hAnsi="Times New Roman"/>
          <w:i/>
        </w:rPr>
        <w:t xml:space="preserve"> </w:t>
      </w:r>
      <w:r w:rsidRPr="00E77497">
        <w:t xml:space="preserve"> </w:t>
      </w:r>
    </w:p>
    <w:p w14:paraId="431F12F6" w14:textId="77777777" w:rsidR="0096167A" w:rsidRDefault="0096167A" w:rsidP="0008183F">
      <w:pPr>
        <w:pStyle w:val="Alg4"/>
        <w:numPr>
          <w:ilvl w:val="0"/>
          <w:numId w:val="1427"/>
        </w:numPr>
      </w:pPr>
      <w:r>
        <w:t>Assert: A Function Environment Record containing a this binding has already been activated as the current environment.</w:t>
      </w:r>
    </w:p>
    <w:p w14:paraId="1A272D0E" w14:textId="77777777" w:rsidR="003A0C48" w:rsidRDefault="003A0C48" w:rsidP="003A0C48">
      <w:pPr>
        <w:pStyle w:val="Alg4"/>
        <w:numPr>
          <w:ilvl w:val="0"/>
          <w:numId w:val="1427"/>
        </w:numPr>
      </w:pPr>
      <w:r>
        <w:t xml:space="preserve">Let </w:t>
      </w:r>
      <w:r>
        <w:rPr>
          <w:i/>
          <w:iCs/>
        </w:rPr>
        <w:t>env</w:t>
      </w:r>
      <w:r>
        <w:t xml:space="preserve"> be the result of the GetThisEnvironment abstract operation.</w:t>
      </w:r>
    </w:p>
    <w:p w14:paraId="6BF822B6" w14:textId="77777777" w:rsidR="00A37512" w:rsidRDefault="00A37512" w:rsidP="008F1A22">
      <w:pPr>
        <w:pStyle w:val="Alg4"/>
        <w:numPr>
          <w:ilvl w:val="0"/>
          <w:numId w:val="1427"/>
        </w:numPr>
      </w:pPr>
      <w:r>
        <w:t xml:space="preserve">Let </w:t>
      </w:r>
      <w:r>
        <w:rPr>
          <w:i/>
        </w:rPr>
        <w:t>G</w:t>
      </w:r>
      <w:r>
        <w:t xml:space="preserve"> be the </w:t>
      </w:r>
      <w:r w:rsidR="003A0C48" w:rsidRPr="00E77497">
        <w:t xml:space="preserve">result of calling the </w:t>
      </w:r>
      <w:r w:rsidR="003A0C48">
        <w:t>GetThis</w:t>
      </w:r>
      <w:r w:rsidR="003A0C48" w:rsidRPr="00E77497">
        <w:t>Binding</w:t>
      </w:r>
      <w:r w:rsidR="003A0C48">
        <w:t xml:space="preserve"> </w:t>
      </w:r>
      <w:r w:rsidR="003A0C48" w:rsidRPr="00E77497">
        <w:t xml:space="preserve">concrete method of </w:t>
      </w:r>
      <w:r w:rsidR="003A0C48" w:rsidRPr="00E77497">
        <w:rPr>
          <w:i/>
        </w:rPr>
        <w:t>env</w:t>
      </w:r>
      <w:r>
        <w:t>.</w:t>
      </w:r>
    </w:p>
    <w:p w14:paraId="29589BE7" w14:textId="77777777" w:rsidR="00A37512" w:rsidRDefault="00A37512" w:rsidP="007D2CD6">
      <w:pPr>
        <w:pStyle w:val="Alg4"/>
        <w:numPr>
          <w:ilvl w:val="0"/>
          <w:numId w:val="1427"/>
        </w:numPr>
      </w:pPr>
      <w:r>
        <w:t>If Type(</w:t>
      </w:r>
      <w:r>
        <w:rPr>
          <w:i/>
          <w:iCs/>
        </w:rPr>
        <w:t>G</w:t>
      </w:r>
      <w:r>
        <w:t>) is not Object or if Type(</w:t>
      </w:r>
      <w:r>
        <w:rPr>
          <w:i/>
          <w:iCs/>
        </w:rPr>
        <w:t>G</w:t>
      </w:r>
      <w:r>
        <w:t xml:space="preserve">) is Object and </w:t>
      </w:r>
      <w:r>
        <w:rPr>
          <w:i/>
          <w:iCs/>
        </w:rPr>
        <w:t>G</w:t>
      </w:r>
      <w:r>
        <w:t xml:space="preserve"> does not have a [[GeneratorState]] internal data property</w:t>
      </w:r>
      <w:r w:rsidR="007D2CD6" w:rsidRPr="007D2CD6">
        <w:t xml:space="preserve"> </w:t>
      </w:r>
      <w:r w:rsidR="007D2CD6">
        <w:t>or if Type(</w:t>
      </w:r>
      <w:r w:rsidR="007D2CD6">
        <w:rPr>
          <w:i/>
          <w:iCs/>
        </w:rPr>
        <w:t>G</w:t>
      </w:r>
      <w:r w:rsidR="007D2CD6">
        <w:t xml:space="preserve">) is Object and </w:t>
      </w:r>
      <w:r w:rsidR="007D2CD6">
        <w:rPr>
          <w:i/>
          <w:iCs/>
        </w:rPr>
        <w:t>G</w:t>
      </w:r>
      <w:r w:rsidR="007D2CD6">
        <w:t xml:space="preserve"> has a [[GeneratorState]] internal data property and the value of </w:t>
      </w:r>
      <w:r w:rsidR="007D2CD6">
        <w:rPr>
          <w:i/>
          <w:iCs/>
        </w:rPr>
        <w:t>G’s</w:t>
      </w:r>
      <w:r w:rsidR="007D2CD6">
        <w:t xml:space="preserve"> [[GeneratorState]] internal data property is not </w:t>
      </w:r>
      <w:r w:rsidR="007D2CD6">
        <w:rPr>
          <w:b/>
          <w:bCs/>
        </w:rPr>
        <w:t>undefined</w:t>
      </w:r>
      <w:r>
        <w:t>, then</w:t>
      </w:r>
    </w:p>
    <w:p w14:paraId="4761A317" w14:textId="77777777" w:rsidR="00A37512" w:rsidRPr="00E77497" w:rsidRDefault="00A37512" w:rsidP="003115F6">
      <w:pPr>
        <w:numPr>
          <w:ilvl w:val="1"/>
          <w:numId w:val="1427"/>
        </w:numPr>
        <w:spacing w:after="0"/>
        <w:contextualSpacing/>
        <w:jc w:val="left"/>
        <w:rPr>
          <w:rFonts w:ascii="Times New Roman" w:hAnsi="Times New Roman"/>
        </w:rPr>
      </w:pPr>
      <w:r>
        <w:rPr>
          <w:rFonts w:ascii="Times New Roman" w:hAnsi="Times New Roman"/>
        </w:rPr>
        <w:t xml:space="preserve">Let </w:t>
      </w:r>
      <w:r w:rsidR="007D2CD6">
        <w:rPr>
          <w:rFonts w:ascii="Times New Roman" w:hAnsi="Times New Roman"/>
          <w:i/>
          <w:iCs/>
        </w:rPr>
        <w:t>new</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sidR="003115F6">
        <w:rPr>
          <w:rFonts w:ascii="Times New Roman" w:hAnsi="Times New Roman"/>
          <w:i/>
        </w:rPr>
        <w:t>functionObject</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7477B8">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14:paraId="07BA8FB6" w14:textId="77777777" w:rsidR="00A37512" w:rsidRDefault="00A37512" w:rsidP="003115F6">
      <w:pPr>
        <w:pStyle w:val="Alg4"/>
        <w:numPr>
          <w:ilvl w:val="1"/>
          <w:numId w:val="1427"/>
        </w:numPr>
      </w:pPr>
      <w:r>
        <w:t>ReturnIfAbrupt(</w:t>
      </w:r>
      <w:r w:rsidR="007C2C27">
        <w:rPr>
          <w:i/>
          <w:iCs/>
        </w:rPr>
        <w:t>new</w:t>
      </w:r>
      <w:r w:rsidR="003115F6">
        <w:rPr>
          <w:i/>
          <w:iCs/>
        </w:rPr>
        <w:t>G</w:t>
      </w:r>
      <w:r>
        <w:t>).</w:t>
      </w:r>
    </w:p>
    <w:p w14:paraId="1B27F13E" w14:textId="77777777" w:rsidR="003A0C48" w:rsidRDefault="003A0C48" w:rsidP="003A0C48">
      <w:pPr>
        <w:numPr>
          <w:ilvl w:val="1"/>
          <w:numId w:val="1427"/>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w:t>
      </w:r>
      <w:r>
        <w:rPr>
          <w:rFonts w:ascii="Times New Roman" w:hAnsi="Times New Roman"/>
          <w:i/>
          <w:iCs/>
        </w:rPr>
        <w:t>newG.</w:t>
      </w:r>
    </w:p>
    <w:p w14:paraId="665E8CDF" w14:textId="77777777" w:rsidR="00A37512" w:rsidRPr="00E77497" w:rsidRDefault="0042293E" w:rsidP="00C27B0A">
      <w:pPr>
        <w:numPr>
          <w:ilvl w:val="0"/>
          <w:numId w:val="1427"/>
        </w:numPr>
        <w:rPr>
          <w:rFonts w:ascii="Times New Roman" w:hAnsi="Times New Roman"/>
        </w:rPr>
      </w:pPr>
      <w:r>
        <w:rPr>
          <w:rFonts w:ascii="Times New Roman" w:hAnsi="Times New Roman"/>
        </w:rPr>
        <w:t xml:space="preserve">Return </w:t>
      </w:r>
      <w:r w:rsidR="007477B8">
        <w:rPr>
          <w:rFonts w:ascii="Times New Roman" w:hAnsi="Times New Roman"/>
        </w:rPr>
        <w:t xml:space="preserve">the result of </w:t>
      </w:r>
      <w:r w:rsidR="00C27B0A">
        <w:rPr>
          <w:rFonts w:ascii="Times New Roman" w:hAnsi="Times New Roman"/>
        </w:rPr>
        <w:t>G</w:t>
      </w:r>
      <w:r w:rsidR="007477B8">
        <w:rPr>
          <w:rFonts w:ascii="Times New Roman" w:hAnsi="Times New Roman"/>
        </w:rPr>
        <w:t>eneratorStart</w:t>
      </w:r>
      <w:r>
        <w:rPr>
          <w:rFonts w:ascii="Times New Roman" w:hAnsi="Times New Roman"/>
        </w:rPr>
        <w:t>(</w:t>
      </w:r>
      <w:r>
        <w:rPr>
          <w:rFonts w:ascii="Times New Roman" w:hAnsi="Times New Roman"/>
          <w:i/>
          <w:iCs/>
        </w:rPr>
        <w:t>G</w:t>
      </w:r>
      <w:r w:rsidR="007477B8">
        <w:rPr>
          <w:rFonts w:ascii="Times New Roman" w:hAnsi="Times New Roman"/>
        </w:rPr>
        <w:t xml:space="preserve">,  </w:t>
      </w:r>
      <w:r w:rsidR="007477B8">
        <w:rPr>
          <w:rFonts w:ascii="Times New Roman" w:hAnsi="Times New Roman"/>
          <w:i/>
        </w:rPr>
        <w:t>FunctionBody</w:t>
      </w:r>
      <w:r>
        <w:rPr>
          <w:rFonts w:ascii="Times New Roman" w:hAnsi="Times New Roman"/>
        </w:rPr>
        <w:t>)</w:t>
      </w:r>
      <w:r w:rsidR="00A37512" w:rsidRPr="00E77497">
        <w:rPr>
          <w:rFonts w:ascii="Times New Roman" w:hAnsi="Times New Roman"/>
        </w:rPr>
        <w:t>.</w:t>
      </w:r>
    </w:p>
    <w:p w14:paraId="544F2D70" w14:textId="77777777"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Comprehension</w:t>
      </w:r>
      <w:r w:rsidRPr="00E77497">
        <w:rPr>
          <w:rFonts w:ascii="Times New Roman" w:hAnsi="Times New Roman"/>
          <w:i/>
        </w:rPr>
        <w:t xml:space="preserve"> </w:t>
      </w:r>
    </w:p>
    <w:p w14:paraId="7C8F0723" w14:textId="77777777" w:rsidR="00C27B0A" w:rsidRPr="00E77497" w:rsidRDefault="00C27B0A" w:rsidP="00C27B0A">
      <w:pPr>
        <w:numPr>
          <w:ilvl w:val="0"/>
          <w:numId w:val="1442"/>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ObjectCreate(</w:t>
      </w:r>
      <w:del w:id="8723" w:author="Rev 19 Allen Wirfs-Brock" w:date="2013-09-09T18:47:00Z">
        <w:r w:rsidRPr="00F75B67" w:rsidDel="00F75B67">
          <w:rPr>
            <w:rFonts w:cs="Arial"/>
            <w:b/>
            <w:bCs/>
            <w:sz w:val="18"/>
          </w:rPr>
          <w:delText>"</w:delText>
        </w:r>
      </w:del>
      <w:r w:rsidRPr="00F75B67">
        <w:rPr>
          <w:rFonts w:cs="Arial"/>
          <w:b/>
        </w:rPr>
        <w:t>%</w:t>
      </w:r>
      <w:r w:rsidRPr="00F75B67">
        <w:rPr>
          <w:rFonts w:cs="Arial"/>
        </w:rPr>
        <w:t>GeneratorPrototype</w:t>
      </w:r>
      <w:r w:rsidRPr="00F75B67">
        <w:rPr>
          <w:rFonts w:cs="Arial"/>
          <w:b/>
        </w:rPr>
        <w:t>%</w:t>
      </w:r>
      <w:del w:id="8724" w:author="Rev 19 Allen Wirfs-Brock" w:date="2013-09-09T18:47:00Z">
        <w:r w:rsidRPr="00156AA7" w:rsidDel="00F75B67">
          <w:rPr>
            <w:rFonts w:ascii="Courier New" w:hAnsi="Courier New"/>
            <w:b/>
            <w:bCs/>
            <w:sz w:val="18"/>
          </w:rPr>
          <w:delText>"</w:delText>
        </w:r>
      </w:del>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14:paraId="1611C7AC" w14:textId="77777777" w:rsidR="00C27B0A" w:rsidRDefault="00C27B0A" w:rsidP="00C27B0A">
      <w:pPr>
        <w:pStyle w:val="Alg4"/>
        <w:numPr>
          <w:ilvl w:val="0"/>
          <w:numId w:val="1442"/>
        </w:numPr>
      </w:pPr>
      <w:r>
        <w:t>ReturnIfAbrupt(</w:t>
      </w:r>
      <w:r>
        <w:rPr>
          <w:i/>
          <w:iCs/>
        </w:rPr>
        <w:t>G</w:t>
      </w:r>
      <w:r>
        <w:t>).</w:t>
      </w:r>
    </w:p>
    <w:p w14:paraId="4325D1FF" w14:textId="77777777" w:rsidR="00C27B0A" w:rsidRDefault="00FE0BE0" w:rsidP="00FE0BE0">
      <w:pPr>
        <w:numPr>
          <w:ilvl w:val="0"/>
          <w:numId w:val="1442"/>
        </w:numPr>
        <w:contextualSpacing/>
        <w:rPr>
          <w:rFonts w:ascii="Times New Roman" w:hAnsi="Times New Roman"/>
        </w:rPr>
      </w:pPr>
      <w:r>
        <w:rPr>
          <w:rFonts w:ascii="Times New Roman" w:hAnsi="Times New Roman"/>
        </w:rPr>
        <w:t>Assert:</w:t>
      </w:r>
      <w:r w:rsidR="00C27B0A" w:rsidRPr="00F2731D">
        <w:rPr>
          <w:rFonts w:ascii="Times New Roman" w:hAnsi="Times New Roman"/>
        </w:rPr>
        <w:t xml:space="preserve"> the value of</w:t>
      </w:r>
      <w:r w:rsidR="00C27B0A" w:rsidRPr="00F2731D">
        <w:rPr>
          <w:i/>
          <w:iCs/>
        </w:rPr>
        <w:t xml:space="preserve"> </w:t>
      </w:r>
      <w:r w:rsidR="00C27B0A" w:rsidRPr="00F2731D">
        <w:rPr>
          <w:rFonts w:ascii="Times New Roman" w:hAnsi="Times New Roman"/>
          <w:i/>
          <w:iCs/>
        </w:rPr>
        <w:t>G</w:t>
      </w:r>
      <w:r w:rsidR="00C27B0A">
        <w:rPr>
          <w:rFonts w:ascii="Times New Roman" w:hAnsi="Times New Roman"/>
          <w:i/>
          <w:iCs/>
        </w:rPr>
        <w:t>’s</w:t>
      </w:r>
      <w:r w:rsidR="00C27B0A" w:rsidRPr="00F2731D">
        <w:rPr>
          <w:rFonts w:ascii="Times New Roman" w:hAnsi="Times New Roman"/>
        </w:rPr>
        <w:t xml:space="preserve"> [[GeneratorState]]</w:t>
      </w:r>
      <w:r w:rsidR="00C27B0A" w:rsidRPr="00F2731D">
        <w:t xml:space="preserve"> </w:t>
      </w:r>
      <w:r w:rsidR="00C27B0A" w:rsidRPr="00F2731D">
        <w:rPr>
          <w:rFonts w:ascii="Times New Roman" w:hAnsi="Times New Roman"/>
        </w:rPr>
        <w:t xml:space="preserve">internal data property is </w:t>
      </w:r>
      <w:r w:rsidR="00C27B0A" w:rsidRPr="00F2731D">
        <w:rPr>
          <w:rFonts w:ascii="Times New Roman" w:hAnsi="Times New Roman"/>
          <w:b/>
          <w:bCs/>
        </w:rPr>
        <w:t>undefined</w:t>
      </w:r>
      <w:r>
        <w:rPr>
          <w:rFonts w:ascii="Times New Roman" w:hAnsi="Times New Roman"/>
        </w:rPr>
        <w:t>.</w:t>
      </w:r>
      <w:r w:rsidR="00C27B0A" w:rsidRPr="00E77497">
        <w:rPr>
          <w:rFonts w:ascii="Times New Roman" w:hAnsi="Times New Roman"/>
        </w:rPr>
        <w:t>.</w:t>
      </w:r>
    </w:p>
    <w:p w14:paraId="1CF60C8A" w14:textId="77777777" w:rsidR="00C27B0A" w:rsidRDefault="00C27B0A" w:rsidP="00A31095">
      <w:pPr>
        <w:numPr>
          <w:ilvl w:val="0"/>
          <w:numId w:val="1442"/>
        </w:numPr>
        <w:contextualSpacing/>
        <w:rPr>
          <w:rFonts w:ascii="Times New Roman" w:hAnsi="Times New Roman"/>
        </w:rPr>
      </w:pPr>
      <w:r>
        <w:rPr>
          <w:rFonts w:ascii="Times New Roman" w:hAnsi="Times New Roman"/>
        </w:rPr>
        <w:t xml:space="preserve">Let </w:t>
      </w:r>
      <w:r>
        <w:rPr>
          <w:rFonts w:ascii="Times New Roman" w:hAnsi="Times New Roman"/>
          <w:i/>
          <w:iCs/>
        </w:rPr>
        <w:t xml:space="preserve">startStatus </w:t>
      </w:r>
      <w:r w:rsidRPr="008F1A22">
        <w:rPr>
          <w:rFonts w:ascii="Times New Roman" w:hAnsi="Times New Roman"/>
        </w:rPr>
        <w:t>be</w:t>
      </w:r>
      <w:r>
        <w:rPr>
          <w:rFonts w:ascii="Times New Roman" w:hAnsi="Times New Roman"/>
        </w:rPr>
        <w:t xml:space="preserve"> the result of GeneratorStart(</w:t>
      </w:r>
      <w:r>
        <w:rPr>
          <w:rFonts w:ascii="Times New Roman" w:hAnsi="Times New Roman"/>
          <w:i/>
          <w:iCs/>
        </w:rPr>
        <w:t>G</w:t>
      </w:r>
      <w:r>
        <w:rPr>
          <w:rFonts w:ascii="Times New Roman" w:hAnsi="Times New Roman"/>
        </w:rPr>
        <w:t xml:space="preserve">,  </w:t>
      </w:r>
      <w:r>
        <w:rPr>
          <w:rFonts w:ascii="Times New Roman" w:hAnsi="Times New Roman"/>
          <w:i/>
        </w:rPr>
        <w:t>Comprehension</w:t>
      </w:r>
      <w:r>
        <w:rPr>
          <w:rFonts w:ascii="Times New Roman" w:hAnsi="Times New Roman"/>
        </w:rPr>
        <w:t>)</w:t>
      </w:r>
      <w:r w:rsidRPr="00E77497">
        <w:rPr>
          <w:rFonts w:ascii="Times New Roman" w:hAnsi="Times New Roman"/>
        </w:rPr>
        <w:t>.</w:t>
      </w:r>
    </w:p>
    <w:p w14:paraId="264BC900" w14:textId="77777777" w:rsidR="00C27B0A" w:rsidRDefault="00C27B0A" w:rsidP="00A31095">
      <w:pPr>
        <w:numPr>
          <w:ilvl w:val="0"/>
          <w:numId w:val="1442"/>
        </w:numPr>
        <w:contextualSpacing/>
        <w:rPr>
          <w:rFonts w:ascii="Times New Roman" w:hAnsi="Times New Roman"/>
        </w:rPr>
      </w:pPr>
      <w:r w:rsidRPr="00C27B0A">
        <w:rPr>
          <w:rFonts w:ascii="Times New Roman" w:hAnsi="Times New Roman"/>
        </w:rPr>
        <w:t>ReturnIfAbrupt(</w:t>
      </w:r>
      <w:r>
        <w:rPr>
          <w:rFonts w:ascii="Times New Roman" w:hAnsi="Times New Roman"/>
          <w:i/>
          <w:iCs/>
        </w:rPr>
        <w:t>startStatus</w:t>
      </w:r>
      <w:r w:rsidRPr="00C27B0A">
        <w:rPr>
          <w:rFonts w:ascii="Times New Roman" w:hAnsi="Times New Roman"/>
        </w:rPr>
        <w:t>).</w:t>
      </w:r>
    </w:p>
    <w:p w14:paraId="446AC7B0" w14:textId="77777777" w:rsidR="00A37512" w:rsidRPr="00E77497" w:rsidRDefault="00C27B0A" w:rsidP="00A31095">
      <w:pPr>
        <w:numPr>
          <w:ilvl w:val="0"/>
          <w:numId w:val="1442"/>
        </w:numPr>
        <w:rPr>
          <w:rFonts w:ascii="Times New Roman" w:hAnsi="Times New Roman"/>
        </w:rPr>
      </w:pPr>
      <w:r>
        <w:rPr>
          <w:rFonts w:ascii="Times New Roman" w:hAnsi="Times New Roman"/>
        </w:rPr>
        <w:t xml:space="preserve">Return </w:t>
      </w:r>
      <w:r>
        <w:rPr>
          <w:rFonts w:ascii="Times New Roman" w:hAnsi="Times New Roman"/>
          <w:i/>
          <w:iCs/>
        </w:rPr>
        <w:t>G</w:t>
      </w:r>
      <w:r w:rsidRPr="00E77497">
        <w:rPr>
          <w:rFonts w:ascii="Times New Roman" w:hAnsi="Times New Roman"/>
        </w:rPr>
        <w:t>.</w:t>
      </w:r>
    </w:p>
    <w:p w14:paraId="4F7B77BD" w14:textId="77777777" w:rsidR="009319B6" w:rsidRPr="00E77497" w:rsidRDefault="009319B6" w:rsidP="006A78DC">
      <w:pPr>
        <w:pStyle w:val="30"/>
      </w:pPr>
      <w:bookmarkStart w:id="8725" w:name="_Toc368050583"/>
      <w:r w:rsidRPr="00675B74">
        <w:t xml:space="preserve">Runtime Semantics: </w:t>
      </w:r>
      <w:r w:rsidRPr="002F1A2E">
        <w:t>InstantiateFunctionObject</w:t>
      </w:r>
      <w:bookmarkEnd w:id="8725"/>
    </w:p>
    <w:p w14:paraId="4EAD6E78" w14:textId="77777777" w:rsidR="009319B6" w:rsidRPr="004418C4" w:rsidRDefault="009319B6" w:rsidP="009319B6">
      <w:pPr>
        <w:ind w:left="360"/>
      </w:pPr>
      <w:r>
        <w:t>W</w:t>
      </w:r>
      <w:r w:rsidRPr="004418C4">
        <w:t xml:space="preserve">ith </w:t>
      </w:r>
      <w:r>
        <w:t>parameter</w:t>
      </w:r>
      <w:r w:rsidRPr="004418C4">
        <w:t xml:space="preserve"> </w:t>
      </w:r>
      <w:r>
        <w:rPr>
          <w:rFonts w:ascii="Times New Roman" w:hAnsi="Times New Roman"/>
          <w:i/>
        </w:rPr>
        <w:t>scope</w:t>
      </w:r>
      <w:r>
        <w:t>.</w:t>
      </w:r>
    </w:p>
    <w:p w14:paraId="6E73BF24" w14:textId="77777777" w:rsidR="009319B6" w:rsidRPr="00E77497" w:rsidRDefault="007A0F2F"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14:paraId="6978C834" w14:textId="77777777" w:rsidR="009319B6" w:rsidRPr="0006447F" w:rsidRDefault="009319B6" w:rsidP="00C13EBD">
      <w:pPr>
        <w:numPr>
          <w:ilvl w:val="0"/>
          <w:numId w:val="1402"/>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7A0F2F">
        <w:rPr>
          <w:rFonts w:ascii="Times New Roman" w:hAnsi="Times New Roman"/>
          <w:i/>
        </w:rPr>
        <w:t>Generator</w:t>
      </w:r>
      <w:r>
        <w:rPr>
          <w:rFonts w:ascii="Times New Roman" w:hAnsi="Times New Roman"/>
          <w:i/>
        </w:rPr>
        <w:t>Declaration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59A5641B" w14:textId="77777777" w:rsidR="00991471" w:rsidRDefault="00991471" w:rsidP="00991471">
      <w:pPr>
        <w:numPr>
          <w:ilvl w:val="0"/>
          <w:numId w:val="1402"/>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14:paraId="38FE4B42" w14:textId="77777777" w:rsidR="009319B6" w:rsidRPr="0006447F" w:rsidRDefault="009319B6" w:rsidP="00991471">
      <w:pPr>
        <w:numPr>
          <w:ilvl w:val="0"/>
          <w:numId w:val="1402"/>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w:t>
      </w:r>
      <w:r w:rsidR="006B57CB">
        <w:rPr>
          <w:rFonts w:ascii="Times New Roman" w:hAnsi="Times New Roman"/>
        </w:rPr>
        <w:t>Generator</w:t>
      </w:r>
      <w:r>
        <w:rPr>
          <w:rFonts w:ascii="Times New Roman" w:hAnsi="Times New Roman"/>
        </w:rPr>
        <w:t xml:space="preserve">FunctionCreate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0E99E897" w14:textId="77777777" w:rsidR="00F81F76" w:rsidRPr="00E77497" w:rsidRDefault="00F81F76" w:rsidP="00476E7D">
      <w:pPr>
        <w:numPr>
          <w:ilvl w:val="0"/>
          <w:numId w:val="1402"/>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w:t>
      </w:r>
      <w:r w:rsidR="00476E7D" w:rsidRPr="00F75B67">
        <w:rPr>
          <w:rFonts w:cs="Arial"/>
        </w:rPr>
        <w:t>Generator</w:t>
      </w:r>
      <w:r w:rsidRPr="00F75B67">
        <w:rPr>
          <w:rFonts w:cs="Arial"/>
        </w:rPr>
        <w:t>Prototype%</w:t>
      </w:r>
      <w:r w:rsidRPr="008365B2">
        <w:rPr>
          <w:rFonts w:ascii="Times New Roman" w:hAnsi="Times New Roman"/>
        </w:rPr>
        <w:t xml:space="preserve"> as its argument</w:t>
      </w:r>
      <w:r w:rsidRPr="00E77497">
        <w:rPr>
          <w:rFonts w:ascii="Times New Roman" w:hAnsi="Times New Roman"/>
        </w:rPr>
        <w:t>.</w:t>
      </w:r>
    </w:p>
    <w:p w14:paraId="417C9284" w14:textId="77777777" w:rsidR="00F81F76" w:rsidRDefault="00F81F76" w:rsidP="00F81F76">
      <w:pPr>
        <w:numPr>
          <w:ilvl w:val="0"/>
          <w:numId w:val="1402"/>
        </w:numPr>
        <w:contextualSpacing/>
        <w:rPr>
          <w:rFonts w:ascii="Times New Roman" w:hAnsi="Times New Roman"/>
        </w:rPr>
      </w:pPr>
      <w:r>
        <w:rPr>
          <w:rFonts w:ascii="Times New Roman" w:hAnsi="Times New Roman"/>
        </w:rPr>
        <w:t>Perform the abstract operation MakeConstructor with argument</w:t>
      </w:r>
      <w:r w:rsidR="00476E7D">
        <w:rPr>
          <w:rFonts w:ascii="Times New Roman" w:hAnsi="Times New Roman"/>
        </w:rPr>
        <w:t>s</w:t>
      </w:r>
      <w:r>
        <w:rPr>
          <w:rFonts w:ascii="Times New Roman" w:hAnsi="Times New Roman"/>
        </w:rPr>
        <w:t xml:space="preserve"> </w:t>
      </w:r>
      <w:r w:rsidRPr="0006447F">
        <w:rPr>
          <w:rFonts w:ascii="Times New Roman" w:hAnsi="Times New Roman"/>
          <w:i/>
        </w:rPr>
        <w:t>F</w:t>
      </w:r>
      <w:r w:rsidR="00476E7D">
        <w:rPr>
          <w:rFonts w:ascii="Times New Roman" w:hAnsi="Times New Roman"/>
          <w:iCs/>
        </w:rPr>
        <w:t xml:space="preserve">, </w:t>
      </w:r>
      <w:r w:rsidR="00476E7D" w:rsidRPr="00476E7D">
        <w:rPr>
          <w:rFonts w:ascii="Times New Roman" w:hAnsi="Times New Roman"/>
          <w:b/>
          <w:bCs/>
          <w:iCs/>
        </w:rPr>
        <w:t>true</w:t>
      </w:r>
      <w:r w:rsidR="00476E7D">
        <w:rPr>
          <w:rFonts w:ascii="Times New Roman" w:hAnsi="Times New Roman"/>
          <w:iCs/>
        </w:rPr>
        <w:t xml:space="preserve">, and </w:t>
      </w:r>
      <w:r w:rsidR="00476E7D" w:rsidRPr="00476E7D">
        <w:rPr>
          <w:rFonts w:ascii="Times New Roman" w:hAnsi="Times New Roman"/>
          <w:i/>
        </w:rPr>
        <w:t>prototype</w:t>
      </w:r>
      <w:r>
        <w:rPr>
          <w:rFonts w:ascii="Times New Roman" w:hAnsi="Times New Roman"/>
        </w:rPr>
        <w:t>.</w:t>
      </w:r>
    </w:p>
    <w:p w14:paraId="630DAB7E" w14:textId="77777777" w:rsidR="009319B6" w:rsidRPr="00E77497" w:rsidRDefault="009319B6" w:rsidP="007A0F2F">
      <w:pPr>
        <w:numPr>
          <w:ilvl w:val="0"/>
          <w:numId w:val="1402"/>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14:paraId="1E78DCF0" w14:textId="77777777" w:rsidR="00805AF1" w:rsidRPr="00E77497" w:rsidRDefault="00805AF1" w:rsidP="006A78DC">
      <w:pPr>
        <w:pStyle w:val="30"/>
      </w:pPr>
      <w:bookmarkStart w:id="8726" w:name="_Ref366745263"/>
      <w:bookmarkStart w:id="8727" w:name="_Toc368050584"/>
      <w:r w:rsidRPr="00E77497">
        <w:t xml:space="preserve">Runtime Semantics: </w:t>
      </w:r>
      <w:r>
        <w:t>Property</w:t>
      </w:r>
      <w:del w:id="8728" w:author="Rev 19 Allen Wirfs-Brock" w:date="2013-09-27T09:18:00Z">
        <w:r w:rsidDel="00902612">
          <w:delText xml:space="preserve"> </w:delText>
        </w:r>
      </w:del>
      <w:r>
        <w:t>Definition</w:t>
      </w:r>
      <w:del w:id="8729" w:author="Rev 19 Allen Wirfs-Brock" w:date="2013-09-27T09:18:00Z">
        <w:r w:rsidDel="00902612">
          <w:delText xml:space="preserve"> </w:delText>
        </w:r>
      </w:del>
      <w:r w:rsidRPr="00E77497">
        <w:rPr>
          <w:spacing w:val="6"/>
        </w:rPr>
        <w:t>Evaluation</w:t>
      </w:r>
      <w:bookmarkEnd w:id="8726"/>
      <w:bookmarkEnd w:id="8727"/>
    </w:p>
    <w:p w14:paraId="1DC0A6B3" w14:textId="77777777" w:rsidR="00805AF1" w:rsidRPr="004418C4" w:rsidRDefault="00805AF1"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14:paraId="02C7EDC2" w14:textId="77777777" w:rsidR="00CA2DE9" w:rsidRPr="00E23611" w:rsidRDefault="00CA2DE9" w:rsidP="00CA2DE9">
      <w:pPr>
        <w:rPr>
          <w:ins w:id="8730" w:author="Rev 19 Allen Wirfs-Brock" w:date="2013-09-12T10:36:00Z"/>
        </w:rPr>
      </w:pPr>
      <w:ins w:id="8731" w:author="Rev 19 Allen Wirfs-Brock" w:date="2013-09-12T10:36:00Z">
        <w:r w:rsidRPr="00CA2DE9">
          <w:t>See also:</w:t>
        </w:r>
        <w:r>
          <w:t xml:space="preserve"> </w:t>
        </w:r>
        <w:r>
          <w:fldChar w:fldCharType="begin"/>
        </w:r>
        <w:r>
          <w:instrText xml:space="preserve"> REF _Ref366745196 \r \h </w:instrText>
        </w:r>
      </w:ins>
      <w:ins w:id="8732" w:author="Rev 19 Allen Wirfs-Brock" w:date="2013-09-12T10:36:00Z">
        <w:r>
          <w:fldChar w:fldCharType="separate"/>
        </w:r>
      </w:ins>
      <w:ins w:id="8733" w:author="Rev 19 Allen Wirfs-Brock" w:date="2013-09-27T13:22:00Z">
        <w:r w:rsidR="00D433E8">
          <w:t>12.1.5.7</w:t>
        </w:r>
      </w:ins>
      <w:ins w:id="8734" w:author="Rev 19 Allen Wirfs-Brock" w:date="2013-09-12T10:36:00Z">
        <w:r>
          <w:fldChar w:fldCharType="end"/>
        </w:r>
        <w:r>
          <w:t xml:space="preserve">, </w:t>
        </w:r>
        <w:r>
          <w:fldChar w:fldCharType="begin"/>
        </w:r>
        <w:r>
          <w:instrText xml:space="preserve"> REF _Ref366745226 \r \h </w:instrText>
        </w:r>
      </w:ins>
      <w:ins w:id="8735" w:author="Rev 19 Allen Wirfs-Brock" w:date="2013-09-12T10:36:00Z">
        <w:r>
          <w:fldChar w:fldCharType="separate"/>
        </w:r>
      </w:ins>
      <w:ins w:id="8736" w:author="Rev 19 Allen Wirfs-Brock" w:date="2013-09-27T13:22:00Z">
        <w:r w:rsidR="00D433E8">
          <w:t>14.3.7</w:t>
        </w:r>
      </w:ins>
      <w:ins w:id="8737" w:author="Rev 19 Allen Wirfs-Brock" w:date="2013-09-12T10:36:00Z">
        <w:r>
          <w:fldChar w:fldCharType="end"/>
        </w:r>
        <w:r>
          <w:t>, B.3.1</w:t>
        </w:r>
      </w:ins>
    </w:p>
    <w:p w14:paraId="4AF8DEF4" w14:textId="77777777" w:rsidR="00805AF1" w:rsidRPr="00E77497" w:rsidRDefault="00805AF1" w:rsidP="00C13EBD">
      <w:r w:rsidRPr="003D5BBB">
        <w:rPr>
          <w:rFonts w:ascii="Times New Roman" w:hAnsi="Times New Roman"/>
          <w:i/>
        </w:rPr>
        <w:t>GeneratorMethod</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00016AA2">
        <w:rPr>
          <w:rFonts w:ascii="Times New Roman" w:hAnsi="Times New Roman"/>
          <w:i/>
        </w:rPr>
        <w:t>StrictF</w:t>
      </w:r>
      <w:r w:rsidRPr="00451D9D">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lang w:eastAsia="en-US"/>
        </w:rPr>
        <w:t>{</w:t>
      </w:r>
      <w:r w:rsidRPr="00B8756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cs="Courier New"/>
          <w:b/>
          <w:lang w:eastAsia="en-US"/>
        </w:rPr>
        <w:t>}</w:t>
      </w:r>
    </w:p>
    <w:p w14:paraId="488E0851" w14:textId="77777777" w:rsidR="00805AF1" w:rsidRPr="00E77497" w:rsidRDefault="00805AF1" w:rsidP="001B2656">
      <w:pPr>
        <w:pStyle w:val="Alg4"/>
        <w:numPr>
          <w:ilvl w:val="0"/>
          <w:numId w:val="1424"/>
        </w:numPr>
        <w:contextualSpacing/>
      </w:pPr>
      <w:r w:rsidRPr="00E77497">
        <w:t xml:space="preserve">Let </w:t>
      </w:r>
      <w:r w:rsidR="001B2656" w:rsidRPr="001B2656">
        <w:rPr>
          <w:i/>
        </w:rPr>
        <w:t>propKey</w:t>
      </w:r>
      <w:r w:rsidR="001B2656" w:rsidRPr="001B2656" w:rsidDel="001B2656">
        <w:rPr>
          <w:i/>
        </w:rPr>
        <w:t xml:space="preserve"> </w:t>
      </w:r>
      <w:r w:rsidRPr="00E77497">
        <w:t xml:space="preserve">be </w:t>
      </w:r>
      <w:r w:rsidR="004A09B9">
        <w:t>the result of evaluating</w:t>
      </w:r>
      <w:r>
        <w:t xml:space="preserve"> </w:t>
      </w:r>
      <w:r w:rsidRPr="00E77497">
        <w:rPr>
          <w:i/>
        </w:rPr>
        <w:t>PropertyName</w:t>
      </w:r>
      <w:r w:rsidRPr="00E77497">
        <w:t>.</w:t>
      </w:r>
    </w:p>
    <w:p w14:paraId="0BE1D575" w14:textId="77777777" w:rsidR="004A09B9" w:rsidRDefault="004A09B9" w:rsidP="001B2656">
      <w:pPr>
        <w:numPr>
          <w:ilvl w:val="0"/>
          <w:numId w:val="142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14:paraId="71C6AEA9" w14:textId="77777777" w:rsidR="00805AF1" w:rsidRPr="0006447F" w:rsidRDefault="00805AF1" w:rsidP="00C13EBD">
      <w:pPr>
        <w:numPr>
          <w:ilvl w:val="0"/>
          <w:numId w:val="142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00C13EBD">
        <w:rPr>
          <w:rFonts w:ascii="Times New Roman" w:hAnsi="Times New Roman"/>
          <w:i/>
        </w:rPr>
        <w:t>Function</w:t>
      </w:r>
      <w:r w:rsidR="00C13EBD" w:rsidRPr="0032292A">
        <w:rPr>
          <w:rFonts w:ascii="Times New Roman" w:hAnsi="Times New Roman"/>
          <w:i/>
        </w:rPr>
        <w:t>Body</w:t>
      </w:r>
      <w:r>
        <w:rPr>
          <w:rFonts w:ascii="Times New Roman" w:hAnsi="Times New Roman"/>
        </w:rPr>
        <w:t xml:space="preserve">.  </w:t>
      </w:r>
    </w:p>
    <w:p w14:paraId="6E277C55" w14:textId="77777777" w:rsidR="00805AF1" w:rsidRDefault="00805AF1" w:rsidP="00E74C84">
      <w:pPr>
        <w:numPr>
          <w:ilvl w:val="0"/>
          <w:numId w:val="142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14:paraId="7BD9BB4B" w14:textId="77777777" w:rsidR="001B2656" w:rsidRDefault="001B2656" w:rsidP="001B2656">
      <w:pPr>
        <w:pStyle w:val="Alg4"/>
        <w:numPr>
          <w:ilvl w:val="0"/>
          <w:numId w:val="1424"/>
        </w:numPr>
        <w:spacing w:after="220"/>
        <w:contextualSpacing/>
      </w:pPr>
      <w:r>
        <w:t xml:space="preserve">If </w:t>
      </w:r>
      <w:del w:id="8738" w:author="Rev 19 Allen Wirfs-Brock" w:date="2013-09-10T12:49:00Z">
        <w:r w:rsidDel="00E22304">
          <w:delText>isComputedPropertyName</w:delText>
        </w:r>
      </w:del>
      <w:ins w:id="8739"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14:paraId="6AF3142B" w14:textId="77777777" w:rsidR="001B2656" w:rsidRDefault="001B2656" w:rsidP="001B2656">
      <w:pPr>
        <w:pStyle w:val="Alg4"/>
        <w:numPr>
          <w:ilvl w:val="1"/>
          <w:numId w:val="1424"/>
        </w:numPr>
        <w:spacing w:after="220"/>
        <w:contextualSpacing/>
      </w:pPr>
      <w:r>
        <w:t xml:space="preserve">Let </w:t>
      </w:r>
      <w:r>
        <w:rPr>
          <w:i/>
          <w:iCs/>
        </w:rPr>
        <w:t>duplicateKey</w:t>
      </w:r>
      <w:r>
        <w:t xml:space="preserve"> be </w:t>
      </w:r>
      <w:r w:rsidRPr="00E77497">
        <w:t xml:space="preserve">the result of </w:t>
      </w:r>
      <w:del w:id="8740" w:author="Rev 19 Allen Wirfs-Brock" w:date="2013-09-26T09:54:00Z">
        <w:r w:rsidRPr="00E77497" w:rsidDel="00873DB1">
          <w:delText>calling the [[</w:delText>
        </w:r>
      </w:del>
      <w:r>
        <w:t>HasOwn</w:t>
      </w:r>
      <w:r w:rsidRPr="00E77497">
        <w:t>Property</w:t>
      </w:r>
      <w:del w:id="8741" w:author="Rev 19 Allen Wirfs-Brock" w:date="2013-09-26T09:54:00Z">
        <w:r w:rsidRPr="00E77497" w:rsidDel="00873DB1">
          <w:delText>]] internal method of</w:delText>
        </w:r>
      </w:del>
      <w:ins w:id="8742" w:author="Rev 19 Allen Wirfs-Brock" w:date="2013-09-26T09:54:00Z">
        <w:r w:rsidR="00873DB1">
          <w:t>(</w:t>
        </w:r>
      </w:ins>
      <w:del w:id="8743" w:author="Rev 19 Allen Wirfs-Brock" w:date="2013-09-26T09:54:00Z">
        <w:r w:rsidRPr="00E77497" w:rsidDel="00873DB1">
          <w:delText xml:space="preserve"> </w:delText>
        </w:r>
      </w:del>
      <w:r w:rsidRPr="00E77497">
        <w:rPr>
          <w:i/>
        </w:rPr>
        <w:t>obj</w:t>
      </w:r>
      <w:r>
        <w:rPr>
          <w:i/>
        </w:rPr>
        <w:t>ect</w:t>
      </w:r>
      <w:ins w:id="8744" w:author="Rev 19 Allen Wirfs-Brock" w:date="2013-09-26T09:55:00Z">
        <w:r w:rsidR="00873DB1">
          <w:t>,</w:t>
        </w:r>
      </w:ins>
      <w:r w:rsidRPr="00E77497">
        <w:rPr>
          <w:i/>
        </w:rPr>
        <w:t xml:space="preserve"> </w:t>
      </w:r>
      <w:del w:id="8745" w:author="Rev 19 Allen Wirfs-Brock" w:date="2013-09-26T09:55: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8746" w:author="Rev 19 Allen Wirfs-Brock" w:date="2013-09-26T09:55:00Z">
        <w:r w:rsidR="00873DB1">
          <w:t>)</w:t>
        </w:r>
      </w:ins>
      <w:r>
        <w:rPr>
          <w:iCs/>
        </w:rPr>
        <w:t>.</w:t>
      </w:r>
    </w:p>
    <w:p w14:paraId="0A59B36E" w14:textId="77777777" w:rsidR="001B2656" w:rsidRDefault="001B2656" w:rsidP="001B2656">
      <w:pPr>
        <w:pStyle w:val="Alg4"/>
        <w:numPr>
          <w:ilvl w:val="1"/>
          <w:numId w:val="1424"/>
        </w:numPr>
        <w:spacing w:after="220"/>
        <w:contextualSpacing/>
      </w:pPr>
      <w:r>
        <w:t>ReturnIfAbrupt(</w:t>
      </w:r>
      <w:r>
        <w:rPr>
          <w:i/>
          <w:iCs/>
        </w:rPr>
        <w:t>duplicateKey</w:t>
      </w:r>
      <w:r>
        <w:t>).</w:t>
      </w:r>
    </w:p>
    <w:p w14:paraId="2E45358A" w14:textId="77777777" w:rsidR="001B2656" w:rsidRDefault="001B2656" w:rsidP="001B2656">
      <w:pPr>
        <w:pStyle w:val="Alg4"/>
        <w:numPr>
          <w:ilvl w:val="1"/>
          <w:numId w:val="142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3023B9EA" w14:textId="77777777" w:rsidR="00991471" w:rsidRDefault="00991471" w:rsidP="00991471">
      <w:pPr>
        <w:numPr>
          <w:ilvl w:val="0"/>
          <w:numId w:val="142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14:paraId="65A0041F" w14:textId="77777777" w:rsidR="00805AF1" w:rsidRDefault="00805AF1" w:rsidP="00476E7D">
      <w:pPr>
        <w:numPr>
          <w:ilvl w:val="0"/>
          <w:numId w:val="1424"/>
        </w:numPr>
        <w:spacing w:after="220"/>
        <w:contextualSpacing/>
        <w:rPr>
          <w:rFonts w:ascii="Times New Roman" w:hAnsi="Times New Roman"/>
        </w:rPr>
      </w:pPr>
      <w:r>
        <w:rPr>
          <w:rFonts w:ascii="Times New Roman" w:hAnsi="Times New Roman"/>
        </w:rPr>
        <w:t xml:space="preserve">If </w:t>
      </w:r>
      <w:r>
        <w:rPr>
          <w:rFonts w:ascii="Times New Roman" w:hAnsi="Times New Roman"/>
          <w:iCs/>
        </w:rPr>
        <w:t xml:space="preserve">ReferencesSuper of </w:t>
      </w:r>
      <w:r w:rsidR="00476E7D">
        <w:rPr>
          <w:rFonts w:ascii="Times New Roman" w:hAnsi="Times New Roman"/>
          <w:i/>
        </w:rPr>
        <w:t>GeneratorMethod</w:t>
      </w:r>
      <w:r>
        <w:rPr>
          <w:rFonts w:ascii="Times New Roman" w:hAnsi="Times New Roman"/>
          <w:iCs/>
        </w:rPr>
        <w:t xml:space="preserve"> is </w:t>
      </w:r>
      <w:r>
        <w:rPr>
          <w:rFonts w:ascii="Times New Roman" w:hAnsi="Times New Roman"/>
          <w:b/>
          <w:bCs/>
          <w:iCs/>
        </w:rPr>
        <w:t>true</w:t>
      </w:r>
      <w:r>
        <w:rPr>
          <w:rFonts w:ascii="Times New Roman" w:hAnsi="Times New Roman"/>
        </w:rPr>
        <w:t>, then</w:t>
      </w:r>
    </w:p>
    <w:p w14:paraId="46CB095B" w14:textId="77777777" w:rsidR="00805AF1" w:rsidRPr="0006447F" w:rsidRDefault="00805AF1" w:rsidP="001B2656">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w:t>
      </w:r>
      <w:r w:rsidR="008F1A22">
        <w:rPr>
          <w:rFonts w:ascii="Times New Roman" w:hAnsi="Times New Roman"/>
          <w:i/>
        </w:rPr>
        <w: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14:paraId="7632B7B4" w14:textId="77777777" w:rsidR="00805AF1" w:rsidRDefault="00805AF1" w:rsidP="00805AF1">
      <w:pPr>
        <w:numPr>
          <w:ilvl w:val="0"/>
          <w:numId w:val="1424"/>
        </w:numPr>
        <w:spacing w:after="220"/>
        <w:contextualSpacing/>
        <w:rPr>
          <w:rFonts w:ascii="Times New Roman" w:hAnsi="Times New Roman"/>
        </w:rPr>
      </w:pPr>
      <w:r>
        <w:rPr>
          <w:rFonts w:ascii="Times New Roman" w:hAnsi="Times New Roman"/>
        </w:rPr>
        <w:t xml:space="preserve">Else </w:t>
      </w:r>
    </w:p>
    <w:p w14:paraId="12BE77D1" w14:textId="77777777" w:rsidR="00805AF1" w:rsidRPr="0006447F" w:rsidRDefault="00805AF1" w:rsidP="00991471">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3007577B" w14:textId="77777777" w:rsidR="007E303B" w:rsidRPr="00E77497" w:rsidRDefault="007E303B" w:rsidP="007E303B">
      <w:pPr>
        <w:numPr>
          <w:ilvl w:val="0"/>
          <w:numId w:val="142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as its argument</w:t>
      </w:r>
      <w:r w:rsidRPr="00E77497">
        <w:rPr>
          <w:rFonts w:ascii="Times New Roman" w:hAnsi="Times New Roman"/>
        </w:rPr>
        <w:t>.</w:t>
      </w:r>
    </w:p>
    <w:p w14:paraId="24B3D942" w14:textId="77777777" w:rsidR="007E303B" w:rsidRDefault="007E303B" w:rsidP="007E303B">
      <w:pPr>
        <w:numPr>
          <w:ilvl w:val="0"/>
          <w:numId w:val="142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14:paraId="22A28F12" w14:textId="77777777" w:rsidR="00805AF1" w:rsidRPr="00F62C9B" w:rsidRDefault="00805AF1" w:rsidP="00805AF1">
      <w:pPr>
        <w:numPr>
          <w:ilvl w:val="0"/>
          <w:numId w:val="142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Pr>
          <w:rFonts w:ascii="Times New Roman" w:hAnsi="Times New Roman"/>
          <w:b/>
        </w:rPr>
        <w:t>true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Pr>
          <w:rFonts w:ascii="Times New Roman" w:hAnsi="Times New Roman"/>
        </w:rPr>
        <w:t>.</w:t>
      </w:r>
    </w:p>
    <w:p w14:paraId="51577410" w14:textId="77777777" w:rsidR="00805AF1" w:rsidRPr="00F62C9B" w:rsidRDefault="00805AF1" w:rsidP="001B2656">
      <w:pPr>
        <w:numPr>
          <w:ilvl w:val="0"/>
          <w:numId w:val="142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the result of DefineProperty</w:t>
      </w:r>
      <w:r>
        <w:rPr>
          <w:rFonts w:ascii="Times New Roman" w:hAnsi="Times New Roman"/>
        </w:rPr>
        <w:t>OrThrow(</w:t>
      </w:r>
      <w:r w:rsidRPr="00F62C9B">
        <w:rPr>
          <w:rFonts w:ascii="Times New Roman" w:hAnsi="Times New Roman"/>
          <w:i/>
        </w:rPr>
        <w:t>object</w:t>
      </w:r>
      <w:r>
        <w:rPr>
          <w:rFonts w:ascii="Times New Roman" w:hAnsi="Times New Roman"/>
          <w:iCs/>
        </w:rPr>
        <w:t>,</w:t>
      </w:r>
      <w:r w:rsidRPr="00F62C9B">
        <w:rPr>
          <w:rFonts w:ascii="Times New Roman" w:hAnsi="Times New Roman"/>
        </w:rPr>
        <w:t xml:space="preserve"> </w:t>
      </w:r>
      <w:r w:rsidR="001B2656" w:rsidRPr="001B2656">
        <w:rPr>
          <w:rFonts w:ascii="Times New Roman" w:hAnsi="Times New Roman"/>
          <w:i/>
        </w:rPr>
        <w:t>propKey</w:t>
      </w:r>
      <w:r w:rsidR="008F1A22">
        <w:rPr>
          <w:rFonts w:ascii="Times New Roman" w:hAnsi="Times New Roman"/>
          <w:iCs/>
        </w:rPr>
        <w:t>,</w:t>
      </w:r>
      <w:r>
        <w:rPr>
          <w:rFonts w:ascii="Times New Roman" w:hAnsi="Times New Roman"/>
        </w:rPr>
        <w:t xml:space="preserve"> </w:t>
      </w:r>
      <w:r w:rsidRPr="00F62C9B">
        <w:rPr>
          <w:rFonts w:ascii="Times New Roman" w:hAnsi="Times New Roman"/>
          <w:i/>
        </w:rPr>
        <w:t>desc</w:t>
      </w:r>
      <w:r>
        <w:rPr>
          <w:rFonts w:ascii="Times New Roman" w:hAnsi="Times New Roman"/>
          <w:iCs/>
        </w:rPr>
        <w:t>)</w:t>
      </w:r>
      <w:r w:rsidRPr="00F62C9B">
        <w:rPr>
          <w:rFonts w:ascii="Times New Roman" w:hAnsi="Times New Roman"/>
        </w:rPr>
        <w:t>.</w:t>
      </w:r>
    </w:p>
    <w:p w14:paraId="230C7171" w14:textId="77777777" w:rsidR="00805AF1" w:rsidRDefault="00805AF1" w:rsidP="00805AF1">
      <w:pPr>
        <w:numPr>
          <w:ilvl w:val="0"/>
          <w:numId w:val="1424"/>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14:paraId="2F68B78C" w14:textId="77777777" w:rsidR="00805AF1" w:rsidRPr="00F62C9B" w:rsidRDefault="00805AF1" w:rsidP="00805AF1">
      <w:pPr>
        <w:numPr>
          <w:ilvl w:val="0"/>
          <w:numId w:val="1424"/>
        </w:numPr>
        <w:spacing w:after="220"/>
        <w:rPr>
          <w:rFonts w:ascii="Times New Roman" w:hAnsi="Times New Roman"/>
        </w:rPr>
      </w:pPr>
      <w:r>
        <w:rPr>
          <w:rFonts w:ascii="Times New Roman" w:hAnsi="Times New Roman"/>
        </w:rPr>
        <w:t>Return NormalCompletion(</w:t>
      </w:r>
      <w:r w:rsidRPr="002F1A2E">
        <w:rPr>
          <w:rFonts w:ascii="Times New Roman" w:hAnsi="Times New Roman"/>
          <w:i/>
          <w:iCs/>
        </w:rPr>
        <w:t>closure</w:t>
      </w:r>
      <w:r>
        <w:rPr>
          <w:rFonts w:ascii="Times New Roman" w:hAnsi="Times New Roman"/>
        </w:rPr>
        <w:t>).</w:t>
      </w:r>
    </w:p>
    <w:p w14:paraId="5F5631E0" w14:textId="77777777" w:rsidR="009319B6" w:rsidRPr="00E77497" w:rsidRDefault="009319B6" w:rsidP="006A78DC">
      <w:pPr>
        <w:pStyle w:val="30"/>
      </w:pPr>
      <w:bookmarkStart w:id="8747" w:name="_Toc368050585"/>
      <w:r w:rsidRPr="00675B74">
        <w:t xml:space="preserve">Runtime Semantics: </w:t>
      </w:r>
      <w:r w:rsidRPr="00E77497">
        <w:rPr>
          <w:spacing w:val="6"/>
        </w:rPr>
        <w:t>Evaluation</w:t>
      </w:r>
      <w:bookmarkEnd w:id="8747"/>
    </w:p>
    <w:p w14:paraId="08C44B2D" w14:textId="77777777"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14:paraId="6D84A6EE" w14:textId="77777777" w:rsidR="009319B6" w:rsidRPr="00E77497" w:rsidRDefault="009319B6" w:rsidP="0087471E">
      <w:pPr>
        <w:numPr>
          <w:ilvl w:val="0"/>
          <w:numId w:val="1403"/>
        </w:numPr>
        <w:rPr>
          <w:rFonts w:ascii="Times New Roman" w:hAnsi="Times New Roman"/>
        </w:rPr>
      </w:pPr>
      <w:r w:rsidRPr="00546435">
        <w:rPr>
          <w:rFonts w:ascii="Times New Roman" w:hAnsi="Times New Roman"/>
        </w:rPr>
        <w:t>Return</w:t>
      </w:r>
      <w:r w:rsidRPr="004D1BD1">
        <w:t xml:space="preserve"> </w:t>
      </w:r>
      <w:r w:rsidRPr="007B7042">
        <w:rPr>
          <w:rFonts w:ascii="Times New Roman" w:hAnsi="Times New Roman"/>
        </w:rPr>
        <w:t>NormalCompletion(</w:t>
      </w:r>
      <w:r w:rsidRPr="00355E22">
        <w:rPr>
          <w:rFonts w:cs="Arial"/>
        </w:rPr>
        <w:t>empty</w:t>
      </w:r>
      <w:r w:rsidRPr="007B7042">
        <w:rPr>
          <w:rFonts w:ascii="Times New Roman" w:hAnsi="Times New Roman"/>
        </w:rPr>
        <w:t>)</w:t>
      </w:r>
    </w:p>
    <w:p w14:paraId="1504F166" w14:textId="77777777" w:rsidR="009319B6" w:rsidRPr="00E77497" w:rsidRDefault="006B57CB" w:rsidP="00991471">
      <w:pPr>
        <w:jc w:val="left"/>
      </w:pPr>
      <w:r>
        <w:rPr>
          <w:rFonts w:ascii="Times New Roman" w:hAnsi="Times New Roman"/>
          <w:i/>
        </w:rPr>
        <w:t>Generator</w:t>
      </w:r>
      <w:r w:rsidR="009319B6" w:rsidRPr="00E77497">
        <w:rPr>
          <w:rFonts w:ascii="Times New Roman" w:hAnsi="Times New Roman"/>
          <w:i/>
        </w:rPr>
        <w:t xml:space="preserve">Expression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991471">
        <w:rPr>
          <w:rFonts w:ascii="Times New Roman" w:hAnsi="Times New Roman"/>
          <w:i/>
        </w:rPr>
        <w:t>Function</w:t>
      </w:r>
      <w:r w:rsidR="0032292A" w:rsidRPr="0032292A">
        <w:rPr>
          <w:rFonts w:ascii="Times New Roman" w:hAnsi="Times New Roman"/>
          <w:i/>
        </w:rPr>
        <w:t xml:space="preserve">Body </w:t>
      </w:r>
      <w:r w:rsidR="009319B6" w:rsidRPr="00E77497">
        <w:rPr>
          <w:rFonts w:ascii="Courier New" w:hAnsi="Courier New"/>
          <w:b/>
        </w:rPr>
        <w:t>}</w:t>
      </w:r>
      <w:r w:rsidR="009319B6" w:rsidRPr="00E77497">
        <w:t xml:space="preserve"> </w:t>
      </w:r>
    </w:p>
    <w:p w14:paraId="79AD901F" w14:textId="77777777" w:rsidR="009319B6" w:rsidRPr="0006447F" w:rsidRDefault="009319B6" w:rsidP="00C13EBD">
      <w:pPr>
        <w:numPr>
          <w:ilvl w:val="0"/>
          <w:numId w:val="140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127EECB3" w14:textId="77777777" w:rsidR="00C13EBD" w:rsidRDefault="00C13EBD" w:rsidP="00C13EBD">
      <w:pPr>
        <w:numPr>
          <w:ilvl w:val="0"/>
          <w:numId w:val="140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14:paraId="2A4B572F" w14:textId="77777777" w:rsidR="009319B6" w:rsidRDefault="009319B6" w:rsidP="006B57CB">
      <w:pPr>
        <w:numPr>
          <w:ilvl w:val="0"/>
          <w:numId w:val="1404"/>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14:paraId="275C7CD8" w14:textId="77777777" w:rsidR="009319B6" w:rsidRPr="0006447F" w:rsidRDefault="009319B6" w:rsidP="00EA79F3">
      <w:pPr>
        <w:numPr>
          <w:ilvl w:val="0"/>
          <w:numId w:val="140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 xml:space="preserve">Create </w:t>
      </w:r>
      <w:r>
        <w:rPr>
          <w:rFonts w:ascii="Times New Roman" w:hAnsi="Times New Roman"/>
        </w:rPr>
        <w:t xml:space="preserve">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222E2AFC" w14:textId="77777777" w:rsidR="007E303B" w:rsidRPr="00E77497" w:rsidRDefault="007E303B" w:rsidP="007E303B">
      <w:pPr>
        <w:numPr>
          <w:ilvl w:val="0"/>
          <w:numId w:val="140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14:paraId="6033C815" w14:textId="77777777" w:rsidR="007E303B" w:rsidRDefault="007E303B" w:rsidP="007E303B">
      <w:pPr>
        <w:numPr>
          <w:ilvl w:val="0"/>
          <w:numId w:val="140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14:paraId="3D8FB2DC" w14:textId="77777777" w:rsidR="009319B6" w:rsidRPr="00E77497" w:rsidRDefault="009319B6" w:rsidP="006B57CB">
      <w:pPr>
        <w:numPr>
          <w:ilvl w:val="0"/>
          <w:numId w:val="1404"/>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14:paraId="4CCD649C" w14:textId="77777777"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Expression</w:t>
      </w:r>
      <w:r w:rsidR="009319B6" w:rsidRPr="00E77497">
        <w:t xml:space="preserve"> </w:t>
      </w:r>
      <w:r w:rsidR="009319B6" w:rsidRPr="00E77497">
        <w:rPr>
          <w:b/>
        </w:rPr>
        <w:t>:</w:t>
      </w:r>
      <w:r w:rsidR="009319B6" w:rsidRPr="00E77497">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BindingIdentifier</w:t>
      </w:r>
      <w:r w:rsidR="009319B6" w:rsidRPr="00E77497">
        <w:t xml:space="preserve"> </w:t>
      </w:r>
      <w:r w:rsidR="009319B6" w:rsidRPr="00E77497">
        <w:rPr>
          <w:rFonts w:ascii="Courier New" w:hAnsi="Courier New"/>
          <w:b/>
        </w:rPr>
        <w:t>(</w:t>
      </w:r>
      <w:r w:rsidR="009319B6" w:rsidRPr="00E77497">
        <w:t xml:space="preserve"> </w:t>
      </w:r>
      <w:r w:rsidR="009319B6" w:rsidRPr="00E77497">
        <w:rPr>
          <w:rFonts w:ascii="Times New Roman" w:hAnsi="Times New Roman"/>
          <w:i/>
        </w:rPr>
        <w:t>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14:paraId="7E998178" w14:textId="77777777" w:rsidR="009319B6" w:rsidRPr="0006447F" w:rsidRDefault="009319B6" w:rsidP="00C13EBD">
      <w:pPr>
        <w:numPr>
          <w:ilvl w:val="0"/>
          <w:numId w:val="1405"/>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14:paraId="6208DFC3" w14:textId="77777777" w:rsidR="00C13EBD" w:rsidRDefault="00C13EBD" w:rsidP="00C13EBD">
      <w:pPr>
        <w:numPr>
          <w:ilvl w:val="0"/>
          <w:numId w:val="1405"/>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14:paraId="097D2FC2" w14:textId="77777777"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Pr>
          <w:rFonts w:ascii="Times New Roman" w:hAnsi="Times New Roman"/>
        </w:rPr>
        <w:t>running</w:t>
      </w:r>
      <w:r w:rsidRPr="00E77497">
        <w:rPr>
          <w:rFonts w:ascii="Times New Roman" w:hAnsi="Times New Roman"/>
        </w:rPr>
        <w:t xml:space="preserve"> execution context’s Lexical Environment as the argument</w:t>
      </w:r>
    </w:p>
    <w:p w14:paraId="229DD8E1" w14:textId="77777777"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1C95FA72" w14:textId="77777777" w:rsidR="009319B6" w:rsidRDefault="009319B6" w:rsidP="0032292A">
      <w:pPr>
        <w:numPr>
          <w:ilvl w:val="0"/>
          <w:numId w:val="1405"/>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14:paraId="40B59E90" w14:textId="77777777"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rPr>
        <w:t xml:space="preserve"> as the argument.</w:t>
      </w:r>
    </w:p>
    <w:p w14:paraId="1290C82B" w14:textId="77777777" w:rsidR="009319B6" w:rsidRPr="0006447F" w:rsidRDefault="009319B6" w:rsidP="00EA79F3">
      <w:pPr>
        <w:numPr>
          <w:ilvl w:val="0"/>
          <w:numId w:val="1405"/>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Create</w:t>
      </w:r>
      <w:r>
        <w:rPr>
          <w:rFonts w:ascii="Times New Roman" w:hAnsi="Times New Roman"/>
        </w:rPr>
        <w:t xml:space="preserv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C13EBD">
        <w:rPr>
          <w:rFonts w:ascii="Times New Roman" w:hAnsi="Times New Roman"/>
          <w:i/>
        </w:rPr>
        <w:t>b</w:t>
      </w:r>
      <w:r w:rsidR="0032292A" w:rsidRPr="0032292A">
        <w:rPr>
          <w:rFonts w:ascii="Times New Roman" w:hAnsi="Times New Roman"/>
          <w:i/>
        </w:rPr>
        <w:t>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575BC288" w14:textId="77777777" w:rsidR="007E303B" w:rsidRPr="00E77497" w:rsidRDefault="007E303B" w:rsidP="007E303B">
      <w:pPr>
        <w:numPr>
          <w:ilvl w:val="0"/>
          <w:numId w:val="1405"/>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14:paraId="7642BBFC" w14:textId="77777777" w:rsidR="007E303B" w:rsidRDefault="007E303B" w:rsidP="007E303B">
      <w:pPr>
        <w:numPr>
          <w:ilvl w:val="0"/>
          <w:numId w:val="1405"/>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14:paraId="7932B7EB" w14:textId="77777777" w:rsidR="009319B6" w:rsidRPr="00E77497" w:rsidRDefault="009319B6" w:rsidP="0032292A">
      <w:pPr>
        <w:numPr>
          <w:ilvl w:val="0"/>
          <w:numId w:val="1405"/>
        </w:numPr>
        <w:tabs>
          <w:tab w:val="left" w:pos="4680"/>
        </w:tabs>
        <w:contextualSpacing/>
        <w:rPr>
          <w:rFonts w:ascii="Times New Roman" w:hAnsi="Times New Roman"/>
        </w:rPr>
      </w:pPr>
      <w:r w:rsidRPr="00E77497">
        <w:rPr>
          <w:rFonts w:ascii="Times New Roman" w:hAnsi="Times New Roman"/>
        </w:rPr>
        <w:t xml:space="preserve">Call the </w:t>
      </w:r>
      <w:r w:rsidR="00861AE4">
        <w:rPr>
          <w:rFonts w:ascii="Times New Roman" w:hAnsi="Times New Roman"/>
        </w:rPr>
        <w:t>InitialiseBinding</w:t>
      </w:r>
      <w:r w:rsidRPr="00E77497">
        <w:rPr>
          <w:rFonts w:ascii="Times New Roman" w:hAnsi="Times New Roman"/>
        </w:rPr>
        <w:t xml:space="preserve">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29C69880" w14:textId="77777777"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77497">
        <w:rPr>
          <w:rFonts w:ascii="Times New Roman" w:hAnsi="Times New Roman"/>
          <w:i/>
        </w:rPr>
        <w:t>closure</w:t>
      </w:r>
      <w:r>
        <w:rPr>
          <w:rFonts w:ascii="Times New Roman" w:hAnsi="Times New Roman"/>
        </w:rPr>
        <w:t>)</w:t>
      </w:r>
      <w:r w:rsidRPr="00E77497">
        <w:rPr>
          <w:rFonts w:ascii="Times New Roman" w:hAnsi="Times New Roman"/>
        </w:rPr>
        <w:t>.</w:t>
      </w:r>
    </w:p>
    <w:p w14:paraId="42D53028" w14:textId="77777777" w:rsidR="009319B6" w:rsidRPr="00E77497" w:rsidRDefault="009319B6" w:rsidP="00C13EBD">
      <w:pPr>
        <w:pStyle w:val="Note"/>
      </w:pPr>
      <w:r w:rsidRPr="00E77497">
        <w:t>NOTE</w:t>
      </w:r>
      <w:r>
        <w:t xml:space="preserve"> 1</w:t>
      </w:r>
      <w:r w:rsidRPr="00E77497">
        <w:tab/>
        <w:t xml:space="preserve">The </w:t>
      </w:r>
      <w:r w:rsidRPr="00546435">
        <w:rPr>
          <w:rStyle w:val="bnf"/>
        </w:rPr>
        <w:t>BindingIdentifier</w:t>
      </w:r>
      <w:r w:rsidRPr="004D1BD1">
        <w:t xml:space="preserve"> in a </w:t>
      </w:r>
      <w:r w:rsidR="006B57CB">
        <w:rPr>
          <w:rFonts w:ascii="Times New Roman" w:hAnsi="Times New Roman"/>
          <w:i/>
        </w:rPr>
        <w:t>Generator</w:t>
      </w:r>
      <w:r w:rsidRPr="004D1BD1">
        <w:rPr>
          <w:rStyle w:val="bnf"/>
        </w:rPr>
        <w:t>Expression</w:t>
      </w:r>
      <w:r w:rsidRPr="003B4312">
        <w:t xml:space="preserve"> can be referenced from inside the </w:t>
      </w:r>
      <w:r w:rsidR="006B57CB">
        <w:rPr>
          <w:rFonts w:ascii="Times New Roman" w:hAnsi="Times New Roman"/>
          <w:i/>
        </w:rPr>
        <w:t>Generator</w:t>
      </w:r>
      <w:r w:rsidRPr="006B6D0A">
        <w:rPr>
          <w:rStyle w:val="bnf"/>
        </w:rPr>
        <w:t>Expression's</w:t>
      </w:r>
      <w:r w:rsidRPr="006B6D0A">
        <w:t xml:space="preserve"> </w:t>
      </w:r>
      <w:r w:rsidR="00C13EBD" w:rsidRPr="00C13EBD">
        <w:rPr>
          <w:rStyle w:val="bnf"/>
        </w:rPr>
        <w:t xml:space="preserve">FunctionBody </w:t>
      </w:r>
      <w:r w:rsidRPr="00546435">
        <w:t xml:space="preserve">to allow the </w:t>
      </w:r>
      <w:r w:rsidR="006B57CB">
        <w:t>generator code</w:t>
      </w:r>
      <w:r w:rsidRPr="00546435">
        <w:t xml:space="preserve"> to call itself recursively. However, unlike in a </w:t>
      </w:r>
      <w:r w:rsidR="006B57CB">
        <w:rPr>
          <w:rFonts w:ascii="Times New Roman" w:hAnsi="Times New Roman"/>
          <w:i/>
        </w:rPr>
        <w:t>Generator</w:t>
      </w:r>
      <w:r w:rsidRPr="00546435">
        <w:rPr>
          <w:rStyle w:val="bnf"/>
        </w:rPr>
        <w:t>Declaration</w:t>
      </w:r>
      <w:r w:rsidRPr="00546435">
        <w:t xml:space="preserve">, the </w:t>
      </w:r>
      <w:r w:rsidRPr="00546435">
        <w:rPr>
          <w:rFonts w:ascii="Times New Roman" w:hAnsi="Times New Roman"/>
          <w:i/>
        </w:rPr>
        <w:t>Binding</w:t>
      </w:r>
      <w:r w:rsidRPr="00546435">
        <w:rPr>
          <w:rStyle w:val="bnf"/>
        </w:rPr>
        <w:t>Identifier</w:t>
      </w:r>
      <w:r w:rsidRPr="00546435">
        <w:t xml:space="preserve"> in a </w:t>
      </w:r>
      <w:r w:rsidR="006B57CB">
        <w:rPr>
          <w:rFonts w:ascii="Times New Roman" w:hAnsi="Times New Roman"/>
          <w:i/>
        </w:rPr>
        <w:t>Generator</w:t>
      </w:r>
      <w:r w:rsidRPr="00546435">
        <w:rPr>
          <w:rStyle w:val="bnf"/>
        </w:rPr>
        <w:t>Expressio</w:t>
      </w:r>
      <w:r w:rsidRPr="009C202C">
        <w:rPr>
          <w:rStyle w:val="bnf"/>
        </w:rPr>
        <w:t>n</w:t>
      </w:r>
      <w:r w:rsidRPr="00B820AB">
        <w:t xml:space="preserve"> cannot be referenced from and does not affect the scope enclosing the </w:t>
      </w:r>
      <w:r w:rsidR="006B57CB">
        <w:rPr>
          <w:rFonts w:ascii="Times New Roman" w:hAnsi="Times New Roman"/>
          <w:i/>
        </w:rPr>
        <w:t>Generator</w:t>
      </w:r>
      <w:r w:rsidRPr="00675B74">
        <w:rPr>
          <w:rStyle w:val="bnf"/>
        </w:rPr>
        <w:t>Expression</w:t>
      </w:r>
      <w:r w:rsidRPr="00E77497">
        <w:t>.</w:t>
      </w:r>
    </w:p>
    <w:p w14:paraId="07A53737" w14:textId="77777777" w:rsidR="00DF1D00" w:rsidRPr="00E77497" w:rsidRDefault="00DF1D00" w:rsidP="00DF1D00">
      <w:pPr>
        <w:jc w:val="left"/>
        <w:rPr>
          <w:ins w:id="8748" w:author="Rev 19 Allen Wirfs-Brock" w:date="2013-09-06T16:48:00Z"/>
        </w:rPr>
      </w:pPr>
      <w:ins w:id="8749" w:author="Rev 19 Allen Wirfs-Brock" w:date="2013-09-06T16:48:00Z">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ins>
    </w:p>
    <w:p w14:paraId="6843F3CC" w14:textId="77777777" w:rsidR="00DF1D00" w:rsidRPr="00E77497" w:rsidRDefault="00DF1D00" w:rsidP="00DF1D00">
      <w:pPr>
        <w:numPr>
          <w:ilvl w:val="0"/>
          <w:numId w:val="1440"/>
        </w:numPr>
        <w:rPr>
          <w:ins w:id="8750" w:author="Rev 19 Allen Wirfs-Brock" w:date="2013-09-06T16:48:00Z"/>
          <w:rFonts w:ascii="Times New Roman" w:hAnsi="Times New Roman"/>
        </w:rPr>
      </w:pPr>
      <w:ins w:id="8751" w:author="Rev 19 Allen Wirfs-Brock" w:date="2013-09-06T16:48:00Z">
        <w:r w:rsidRPr="00E77497">
          <w:rPr>
            <w:rFonts w:ascii="Times New Roman" w:hAnsi="Times New Roman"/>
          </w:rPr>
          <w:t>Return</w:t>
        </w:r>
        <w:r>
          <w:rPr>
            <w:rFonts w:ascii="Times New Roman" w:hAnsi="Times New Roman"/>
          </w:rPr>
          <w:t xml:space="preserve"> the result of GeneratorYield(CreateIterResultObject(</w:t>
        </w:r>
      </w:ins>
      <w:ins w:id="8752" w:author="Rev 19 Allen Wirfs-Brock" w:date="2013-09-06T16:49:00Z">
        <w:r>
          <w:rPr>
            <w:rFonts w:ascii="Times New Roman" w:hAnsi="Times New Roman"/>
            <w:b/>
            <w:bCs/>
          </w:rPr>
          <w:t>undefined</w:t>
        </w:r>
      </w:ins>
      <w:ins w:id="8753" w:author="Rev 19 Allen Wirfs-Brock" w:date="2013-09-06T16:48:00Z">
        <w:r>
          <w:rPr>
            <w:rFonts w:ascii="Times New Roman" w:hAnsi="Times New Roman"/>
          </w:rPr>
          <w:t xml:space="preserve">, </w:t>
        </w:r>
        <w:r>
          <w:rPr>
            <w:rFonts w:ascii="Times New Roman" w:hAnsi="Times New Roman"/>
            <w:b/>
            <w:bCs/>
          </w:rPr>
          <w:t>false</w:t>
        </w:r>
        <w:r>
          <w:rPr>
            <w:rFonts w:ascii="Times New Roman" w:hAnsi="Times New Roman"/>
          </w:rPr>
          <w:t>))</w:t>
        </w:r>
        <w:r w:rsidRPr="00E77497">
          <w:rPr>
            <w:rFonts w:ascii="Times New Roman" w:hAnsi="Times New Roman"/>
          </w:rPr>
          <w:t>.</w:t>
        </w:r>
      </w:ins>
    </w:p>
    <w:p w14:paraId="11ECC981" w14:textId="77777777" w:rsidR="00DF1D00" w:rsidRPr="00E77497" w:rsidRDefault="00DF1D00" w:rsidP="00DF1D00">
      <w:pPr>
        <w:jc w:val="left"/>
        <w:rPr>
          <w:ins w:id="8754" w:author="Rev 19 Allen Wirfs-Brock" w:date="2013-09-06T16:50:00Z"/>
        </w:rPr>
      </w:pPr>
      <w:ins w:id="8755" w:author="Rev 19 Allen Wirfs-Brock" w:date="2013-09-06T16:50:00Z">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ins>
    </w:p>
    <w:p w14:paraId="43FB1F06" w14:textId="77777777" w:rsidR="00DF1D00" w:rsidRPr="00E77497" w:rsidRDefault="00DF1D00" w:rsidP="00DF1D00">
      <w:pPr>
        <w:pStyle w:val="Alg3"/>
        <w:numPr>
          <w:ilvl w:val="0"/>
          <w:numId w:val="1592"/>
        </w:numPr>
        <w:spacing w:after="220"/>
        <w:contextualSpacing/>
        <w:rPr>
          <w:ins w:id="8756" w:author="Rev 19 Allen Wirfs-Brock" w:date="2013-09-06T16:50:00Z"/>
        </w:rPr>
      </w:pPr>
      <w:ins w:id="8757" w:author="Rev 19 Allen Wirfs-Brock" w:date="2013-09-06T16:50:00Z">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ins>
    </w:p>
    <w:p w14:paraId="13E1F5C2" w14:textId="77777777" w:rsidR="00DF1D00" w:rsidRPr="00E77497" w:rsidRDefault="00DF1D00" w:rsidP="00DF1D00">
      <w:pPr>
        <w:pStyle w:val="Alg3"/>
        <w:numPr>
          <w:ilvl w:val="0"/>
          <w:numId w:val="1592"/>
        </w:numPr>
        <w:contextualSpacing/>
        <w:rPr>
          <w:ins w:id="8758" w:author="Rev 19 Allen Wirfs-Brock" w:date="2013-09-06T16:50:00Z"/>
        </w:rPr>
      </w:pPr>
      <w:ins w:id="8759" w:author="Rev 19 Allen Wirfs-Brock" w:date="2013-09-06T16:50:00Z">
        <w:r w:rsidRPr="00E77497">
          <w:t xml:space="preserve">Let </w:t>
        </w:r>
        <w:r>
          <w:rPr>
            <w:i/>
          </w:rPr>
          <w:t>value</w:t>
        </w:r>
        <w:r w:rsidRPr="00E77497">
          <w:t xml:space="preserve"> be GetValue(</w:t>
        </w:r>
        <w:r w:rsidRPr="00E77497">
          <w:rPr>
            <w:i/>
          </w:rPr>
          <w:t>expr</w:t>
        </w:r>
        <w:r>
          <w:rPr>
            <w:i/>
          </w:rPr>
          <w:t>Ref</w:t>
        </w:r>
        <w:r w:rsidRPr="00E77497">
          <w:t>).</w:t>
        </w:r>
      </w:ins>
    </w:p>
    <w:p w14:paraId="5E9DDF61" w14:textId="77777777" w:rsidR="00DF1D00" w:rsidRDefault="00DF1D00" w:rsidP="00DF1D00">
      <w:pPr>
        <w:pStyle w:val="Alg4"/>
        <w:numPr>
          <w:ilvl w:val="0"/>
          <w:numId w:val="1592"/>
        </w:numPr>
        <w:contextualSpacing/>
        <w:rPr>
          <w:ins w:id="8760" w:author="Rev 19 Allen Wirfs-Brock" w:date="2013-09-06T16:50:00Z"/>
        </w:rPr>
      </w:pPr>
      <w:ins w:id="8761" w:author="Rev 19 Allen Wirfs-Brock" w:date="2013-09-06T16:50:00Z">
        <w:r>
          <w:t>ReturnIfAbrupt(</w:t>
        </w:r>
        <w:r>
          <w:rPr>
            <w:i/>
          </w:rPr>
          <w:t>value</w:t>
        </w:r>
        <w:r>
          <w:t>).</w:t>
        </w:r>
      </w:ins>
    </w:p>
    <w:p w14:paraId="698F6626" w14:textId="77777777" w:rsidR="00DF1D00" w:rsidRPr="00E77497" w:rsidRDefault="00DF1D00" w:rsidP="00DF1D00">
      <w:pPr>
        <w:numPr>
          <w:ilvl w:val="0"/>
          <w:numId w:val="1592"/>
        </w:numPr>
        <w:rPr>
          <w:ins w:id="8762" w:author="Rev 19 Allen Wirfs-Brock" w:date="2013-09-06T16:50:00Z"/>
          <w:rFonts w:ascii="Times New Roman" w:hAnsi="Times New Roman"/>
        </w:rPr>
      </w:pPr>
      <w:ins w:id="8763" w:author="Rev 19 Allen Wirfs-Brock" w:date="2013-09-06T16:50:00Z">
        <w:r w:rsidRPr="00E77497">
          <w:rPr>
            <w:rFonts w:ascii="Times New Roman" w:hAnsi="Times New Roman"/>
          </w:rPr>
          <w:t>Return</w:t>
        </w:r>
        <w:r>
          <w:rPr>
            <w:rFonts w:ascii="Times New Roman" w:hAnsi="Times New Roman"/>
          </w:rPr>
          <w:t xml:space="preserve"> the result of GeneratorYield(CreateIterResultObject(</w:t>
        </w:r>
        <w:r>
          <w:rPr>
            <w:rFonts w:ascii="Times New Roman" w:hAnsi="Times New Roman"/>
            <w:i/>
            <w:iCs/>
          </w:rPr>
          <w:t>value</w:t>
        </w:r>
        <w:r>
          <w:rPr>
            <w:rFonts w:ascii="Times New Roman" w:hAnsi="Times New Roman"/>
          </w:rPr>
          <w:t xml:space="preserve">, </w:t>
        </w:r>
        <w:r>
          <w:rPr>
            <w:rFonts w:ascii="Times New Roman" w:hAnsi="Times New Roman"/>
            <w:b/>
            <w:bCs/>
          </w:rPr>
          <w:t>false</w:t>
        </w:r>
        <w:r>
          <w:rPr>
            <w:rFonts w:ascii="Times New Roman" w:hAnsi="Times New Roman"/>
          </w:rPr>
          <w:t>))</w:t>
        </w:r>
        <w:r w:rsidRPr="00E77497">
          <w:rPr>
            <w:rFonts w:ascii="Times New Roman" w:hAnsi="Times New Roman"/>
          </w:rPr>
          <w:t>.</w:t>
        </w:r>
      </w:ins>
    </w:p>
    <w:p w14:paraId="3D4EBECF" w14:textId="77777777" w:rsidR="00F30A78" w:rsidRPr="00E77497" w:rsidRDefault="00F30A78" w:rsidP="00F30A78">
      <w:pPr>
        <w:jc w:val="left"/>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ins w:id="8764" w:author="Rev 19 Allen Wirfs-Brock" w:date="2013-09-06T16:52:00Z">
        <w:r w:rsidR="00DF1D00" w:rsidRPr="00DF1D00">
          <w:rPr>
            <w:rFonts w:ascii="Courier New" w:hAnsi="Courier New" w:cs="Courier New"/>
            <w:b/>
          </w:rPr>
          <w:t>*</w:t>
        </w:r>
      </w:ins>
      <w:del w:id="8765" w:author="Rev 19 Allen Wirfs-Brock" w:date="2013-09-06T16:52:00Z">
        <w:r w:rsidDel="00DF1D00">
          <w:rPr>
            <w:rFonts w:ascii="Times New Roman" w:hAnsi="Times New Roman"/>
            <w:i/>
          </w:rPr>
          <w:delText>YieldDelegator</w:delText>
        </w:r>
        <w:r w:rsidRPr="00E77497" w:rsidDel="00DF1D00">
          <w:rPr>
            <w:rFonts w:cs="Arial"/>
            <w:vertAlign w:val="subscript"/>
          </w:rPr>
          <w:delText>opt</w:delText>
        </w:r>
      </w:del>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p>
    <w:p w14:paraId="10FAE079" w14:textId="77777777" w:rsidR="00F30A78" w:rsidRPr="00E77497" w:rsidRDefault="00F30A78" w:rsidP="00DF1D00">
      <w:pPr>
        <w:pStyle w:val="Alg3"/>
        <w:numPr>
          <w:ilvl w:val="0"/>
          <w:numId w:val="1593"/>
        </w:numPr>
        <w:spacing w:after="220"/>
        <w:contextualSpacing/>
      </w:pPr>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p>
    <w:p w14:paraId="03822A33" w14:textId="77777777" w:rsidR="00F30A78" w:rsidRPr="00E77497" w:rsidRDefault="00F30A78" w:rsidP="00DF1D00">
      <w:pPr>
        <w:pStyle w:val="Alg3"/>
        <w:numPr>
          <w:ilvl w:val="0"/>
          <w:numId w:val="1593"/>
        </w:numPr>
        <w:contextualSpacing/>
      </w:pPr>
      <w:r w:rsidRPr="00E77497">
        <w:t xml:space="preserve">Let </w:t>
      </w:r>
      <w:r>
        <w:rPr>
          <w:i/>
        </w:rPr>
        <w:t>value</w:t>
      </w:r>
      <w:r w:rsidRPr="00E77497">
        <w:t xml:space="preserve"> be GetValue(</w:t>
      </w:r>
      <w:r w:rsidRPr="00E77497">
        <w:rPr>
          <w:i/>
        </w:rPr>
        <w:t>expr</w:t>
      </w:r>
      <w:r>
        <w:rPr>
          <w:i/>
        </w:rPr>
        <w:t>Ref</w:t>
      </w:r>
      <w:r w:rsidRPr="00E77497">
        <w:t>).</w:t>
      </w:r>
    </w:p>
    <w:p w14:paraId="33998865" w14:textId="77777777" w:rsidR="00F30A78" w:rsidRDefault="00F30A78" w:rsidP="00DF1D00">
      <w:pPr>
        <w:pStyle w:val="Alg4"/>
        <w:numPr>
          <w:ilvl w:val="0"/>
          <w:numId w:val="1593"/>
        </w:numPr>
        <w:contextualSpacing/>
      </w:pPr>
      <w:r>
        <w:t>ReturnIfAbrupt(</w:t>
      </w:r>
      <w:r>
        <w:rPr>
          <w:i/>
        </w:rPr>
        <w:t>value</w:t>
      </w:r>
      <w:r>
        <w:t>).</w:t>
      </w:r>
    </w:p>
    <w:p w14:paraId="2412686E" w14:textId="77777777" w:rsidR="00F30A78" w:rsidDel="00DF1D00" w:rsidRDefault="00F30A78">
      <w:pPr>
        <w:numPr>
          <w:ilvl w:val="0"/>
          <w:numId w:val="1593"/>
        </w:numPr>
        <w:spacing w:after="220"/>
        <w:contextualSpacing/>
        <w:rPr>
          <w:del w:id="8766" w:author="Rev 19 Allen Wirfs-Brock" w:date="2013-09-06T16:53:00Z"/>
          <w:rFonts w:ascii="Times New Roman" w:hAnsi="Times New Roman"/>
        </w:rPr>
      </w:pPr>
      <w:del w:id="8767" w:author="Rev 19 Allen Wirfs-Brock" w:date="2013-09-06T16:53:00Z">
        <w:r w:rsidDel="00DF1D00">
          <w:rPr>
            <w:rFonts w:ascii="Times New Roman" w:hAnsi="Times New Roman"/>
          </w:rPr>
          <w:delText xml:space="preserve">If </w:delText>
        </w:r>
        <w:r w:rsidDel="00DF1D00">
          <w:rPr>
            <w:rFonts w:ascii="Times New Roman" w:hAnsi="Times New Roman"/>
            <w:i/>
            <w:iCs/>
          </w:rPr>
          <w:delText>YieldDelegator</w:delText>
        </w:r>
        <w:r w:rsidDel="00DF1D00">
          <w:rPr>
            <w:rFonts w:ascii="Times New Roman" w:hAnsi="Times New Roman"/>
          </w:rPr>
          <w:delText xml:space="preserve"> is present, then</w:delText>
        </w:r>
        <w:r w:rsidR="00B770FD" w:rsidDel="00DF1D00">
          <w:rPr>
            <w:rFonts w:ascii="Times New Roman" w:hAnsi="Times New Roman"/>
          </w:rPr>
          <w:delText xml:space="preserve"> </w:delText>
        </w:r>
      </w:del>
    </w:p>
    <w:p w14:paraId="713D005A" w14:textId="77777777" w:rsidR="00B770FD" w:rsidRDefault="00B770FD" w:rsidP="00DF1D00">
      <w:pPr>
        <w:numPr>
          <w:ilvl w:val="0"/>
          <w:numId w:val="1593"/>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w:t>
      </w:r>
      <w:r w:rsidR="009725F4">
        <w:rPr>
          <w:rFonts w:ascii="Times New Roman" w:hAnsi="Times New Roman"/>
        </w:rPr>
        <w:t>GetIterator(</w:t>
      </w:r>
      <w:r w:rsidR="00796590">
        <w:rPr>
          <w:rFonts w:ascii="Times New Roman" w:hAnsi="Times New Roman"/>
          <w:i/>
          <w:iCs/>
        </w:rPr>
        <w:t>value</w:t>
      </w:r>
      <w:r w:rsidR="009725F4">
        <w:rPr>
          <w:rFonts w:ascii="Times New Roman" w:hAnsi="Times New Roman"/>
        </w:rPr>
        <w:t>)</w:t>
      </w:r>
      <w:r w:rsidRPr="00B770FD">
        <w:rPr>
          <w:rFonts w:ascii="Times New Roman" w:hAnsi="Times New Roman"/>
        </w:rPr>
        <w:t>.</w:t>
      </w:r>
    </w:p>
    <w:p w14:paraId="4C4365F8" w14:textId="77777777" w:rsidR="00796590" w:rsidRDefault="00796590" w:rsidP="00DF1D00">
      <w:pPr>
        <w:numPr>
          <w:ilvl w:val="0"/>
          <w:numId w:val="1593"/>
        </w:numPr>
        <w:contextualSpacing/>
        <w:rPr>
          <w:rFonts w:ascii="Times New Roman" w:hAnsi="Times New Roman"/>
        </w:rPr>
      </w:pPr>
      <w:r w:rsidRPr="00796590">
        <w:rPr>
          <w:rFonts w:ascii="Times New Roman" w:hAnsi="Times New Roman"/>
        </w:rPr>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14:paraId="50ABBCE0" w14:textId="77777777" w:rsidR="00F83CF7" w:rsidRDefault="00F83CF7" w:rsidP="00DF1D00">
      <w:pPr>
        <w:numPr>
          <w:ilvl w:val="0"/>
          <w:numId w:val="1593"/>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Pr>
          <w:rFonts w:ascii="Times New Roman" w:hAnsi="Times New Roman"/>
        </w:rPr>
        <w:t xml:space="preserve"> be </w:t>
      </w:r>
      <w:r>
        <w:rPr>
          <w:rFonts w:ascii="Times New Roman" w:hAnsi="Times New Roman"/>
          <w:b/>
          <w:bCs/>
        </w:rPr>
        <w:t>undefined</w:t>
      </w:r>
      <w:r>
        <w:rPr>
          <w:rFonts w:ascii="Times New Roman" w:hAnsi="Times New Roman"/>
        </w:rPr>
        <w:t>.</w:t>
      </w:r>
    </w:p>
    <w:p w14:paraId="6779B8C9" w14:textId="77777777" w:rsidR="00F83CF7" w:rsidRDefault="00F83CF7" w:rsidP="00DF1D00">
      <w:pPr>
        <w:numPr>
          <w:ilvl w:val="0"/>
          <w:numId w:val="1593"/>
        </w:numPr>
        <w:contextualSpacing/>
        <w:rPr>
          <w:rFonts w:ascii="Times New Roman" w:hAnsi="Times New Roman"/>
        </w:rPr>
      </w:pPr>
      <w:r>
        <w:rPr>
          <w:rFonts w:ascii="Times New Roman" w:hAnsi="Times New Roman"/>
        </w:rPr>
        <w:t xml:space="preserve">Repeat </w:t>
      </w:r>
    </w:p>
    <w:p w14:paraId="43B2E7F0" w14:textId="77777777" w:rsidR="00F83CF7" w:rsidRDefault="00F83CF7" w:rsidP="00DF1D00">
      <w:pPr>
        <w:numPr>
          <w:ilvl w:val="1"/>
          <w:numId w:val="1593"/>
        </w:numPr>
        <w:contextualSpacing/>
        <w:rPr>
          <w:rFonts w:ascii="Times New Roman" w:hAnsi="Times New Roman"/>
        </w:rPr>
      </w:pPr>
      <w:r>
        <w:rPr>
          <w:rFonts w:ascii="Times New Roman" w:hAnsi="Times New Roman"/>
        </w:rPr>
        <w:t xml:space="preserve">Let </w:t>
      </w:r>
      <w:r w:rsidRPr="00F83CF7">
        <w:rPr>
          <w:rFonts w:ascii="Times New Roman" w:hAnsi="Times New Roman"/>
          <w:i/>
          <w:iCs/>
        </w:rPr>
        <w:t>inner</w:t>
      </w:r>
      <w:r w:rsidR="0018203B">
        <w:rPr>
          <w:rFonts w:ascii="Times New Roman" w:hAnsi="Times New Roman"/>
          <w:i/>
          <w:iCs/>
        </w:rPr>
        <w:t>Result</w:t>
      </w:r>
      <w:r>
        <w:rPr>
          <w:rFonts w:ascii="Times New Roman" w:hAnsi="Times New Roman"/>
        </w:rPr>
        <w:t xml:space="preserve"> be</w:t>
      </w:r>
      <w:r w:rsidR="0018203B">
        <w:rPr>
          <w:rFonts w:ascii="Times New Roman" w:hAnsi="Times New Roman"/>
        </w:rPr>
        <w:t xml:space="preserve"> the</w:t>
      </w:r>
      <w:r>
        <w:rPr>
          <w:rFonts w:ascii="Times New Roman" w:hAnsi="Times New Roman"/>
        </w:rPr>
        <w:t xml:space="preserve"> result of </w:t>
      </w:r>
      <w:r w:rsidR="00B71741">
        <w:rPr>
          <w:rFonts w:ascii="Times New Roman" w:hAnsi="Times New Roman"/>
        </w:rPr>
        <w:t>IteratorNext</w:t>
      </w:r>
      <w:r>
        <w:rPr>
          <w:rFonts w:ascii="Times New Roman" w:hAnsi="Times New Roman"/>
        </w:rPr>
        <w:t>(</w:t>
      </w:r>
      <w:r w:rsidR="00796590" w:rsidRPr="00B770FD">
        <w:rPr>
          <w:rFonts w:ascii="Times New Roman" w:hAnsi="Times New Roman"/>
          <w:i/>
          <w:iCs/>
        </w:rPr>
        <w:t>iterator</w:t>
      </w:r>
      <w:r>
        <w:rPr>
          <w:rFonts w:ascii="Times New Roman" w:hAnsi="Times New Roman"/>
        </w:rPr>
        <w:t xml:space="preserve">, </w:t>
      </w:r>
      <w:r>
        <w:rPr>
          <w:rFonts w:ascii="Times New Roman" w:hAnsi="Times New Roman"/>
          <w:i/>
          <w:iCs/>
        </w:rPr>
        <w:t>received</w:t>
      </w:r>
      <w:r>
        <w:rPr>
          <w:rFonts w:ascii="Times New Roman" w:hAnsi="Times New Roman"/>
        </w:rPr>
        <w:t>).</w:t>
      </w:r>
    </w:p>
    <w:p w14:paraId="4178B1C3" w14:textId="77777777" w:rsidR="00F83CF7" w:rsidRDefault="00F83CF7" w:rsidP="00DF1D00">
      <w:pPr>
        <w:numPr>
          <w:ilvl w:val="1"/>
          <w:numId w:val="1593"/>
        </w:numPr>
        <w:contextualSpacing/>
        <w:rPr>
          <w:rFonts w:ascii="Times New Roman" w:hAnsi="Times New Roman"/>
        </w:rPr>
      </w:pPr>
      <w:r>
        <w:rPr>
          <w:rFonts w:ascii="Times New Roman" w:hAnsi="Times New Roman"/>
        </w:rPr>
        <w:t>ReturnIfAbrupt(</w:t>
      </w:r>
      <w:r>
        <w:rPr>
          <w:rFonts w:ascii="Times New Roman" w:hAnsi="Times New Roman"/>
          <w:i/>
          <w:iCs/>
        </w:rPr>
        <w:t>inner</w:t>
      </w:r>
      <w:r w:rsidR="006C2F30">
        <w:rPr>
          <w:rFonts w:ascii="Times New Roman" w:hAnsi="Times New Roman"/>
          <w:i/>
          <w:iCs/>
        </w:rPr>
        <w:t>Result</w:t>
      </w:r>
      <w:r w:rsidR="00C22724">
        <w:rPr>
          <w:rFonts w:ascii="Times New Roman" w:hAnsi="Times New Roman"/>
        </w:rPr>
        <w:t>).</w:t>
      </w:r>
    </w:p>
    <w:p w14:paraId="4E485BEF" w14:textId="77777777" w:rsidR="00C22724" w:rsidRDefault="00C22724" w:rsidP="00DF1D00">
      <w:pPr>
        <w:numPr>
          <w:ilvl w:val="1"/>
          <w:numId w:val="1593"/>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Pr>
          <w:rFonts w:ascii="Times New Roman" w:hAnsi="Times New Roman"/>
          <w:i/>
          <w:iCs/>
        </w:rPr>
        <w:t>innerResult</w:t>
      </w:r>
      <w:r>
        <w:rPr>
          <w:rFonts w:ascii="Times New Roman" w:hAnsi="Times New Roman"/>
        </w:rPr>
        <w:t>).</w:t>
      </w:r>
    </w:p>
    <w:p w14:paraId="48FBAE59" w14:textId="77777777" w:rsidR="00C22724" w:rsidRDefault="00C22724" w:rsidP="00DF1D00">
      <w:pPr>
        <w:numPr>
          <w:ilvl w:val="1"/>
          <w:numId w:val="1593"/>
        </w:numPr>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7A5C73F4" w14:textId="77777777" w:rsidR="00F83CF7" w:rsidRDefault="006C2F30" w:rsidP="00DF1D00">
      <w:pPr>
        <w:numPr>
          <w:ilvl w:val="1"/>
          <w:numId w:val="1593"/>
        </w:numPr>
        <w:contextualSpacing/>
        <w:rPr>
          <w:rFonts w:ascii="Times New Roman" w:hAnsi="Times New Roman"/>
        </w:rPr>
      </w:pPr>
      <w:r>
        <w:rPr>
          <w:rFonts w:ascii="Times New Roman" w:hAnsi="Times New Roman"/>
        </w:rPr>
        <w:t xml:space="preserve">If </w:t>
      </w:r>
      <w:r w:rsidR="00C22724">
        <w:rPr>
          <w:rFonts w:ascii="Times New Roman" w:hAnsi="Times New Roman"/>
          <w:i/>
          <w:iCs/>
        </w:rPr>
        <w:t>done</w:t>
      </w:r>
      <w:r>
        <w:rPr>
          <w:rFonts w:ascii="Times New Roman" w:hAnsi="Times New Roman"/>
        </w:rPr>
        <w:t xml:space="preserve"> is </w:t>
      </w:r>
      <w:r>
        <w:rPr>
          <w:rFonts w:ascii="Times New Roman" w:hAnsi="Times New Roman"/>
          <w:b/>
          <w:bCs/>
        </w:rPr>
        <w:t>true</w:t>
      </w:r>
      <w:r>
        <w:rPr>
          <w:rFonts w:ascii="Times New Roman" w:hAnsi="Times New Roman"/>
        </w:rPr>
        <w:t>, then</w:t>
      </w:r>
    </w:p>
    <w:p w14:paraId="47D95FDC" w14:textId="77777777" w:rsidR="0018203B" w:rsidRDefault="0018203B" w:rsidP="00DF1D00">
      <w:pPr>
        <w:numPr>
          <w:ilvl w:val="2"/>
          <w:numId w:val="1593"/>
        </w:numPr>
        <w:contextualSpacing/>
        <w:rPr>
          <w:rFonts w:ascii="Times New Roman" w:hAnsi="Times New Roman"/>
        </w:rPr>
      </w:pPr>
      <w:r>
        <w:rPr>
          <w:rFonts w:ascii="Times New Roman" w:hAnsi="Times New Roman"/>
        </w:rPr>
        <w:t xml:space="preserve">Let </w:t>
      </w:r>
      <w:r>
        <w:rPr>
          <w:rFonts w:ascii="Times New Roman" w:hAnsi="Times New Roman"/>
          <w:i/>
          <w:iCs/>
        </w:rPr>
        <w:t>innerValue</w:t>
      </w:r>
      <w:r>
        <w:rPr>
          <w:rFonts w:ascii="Times New Roman" w:hAnsi="Times New Roman"/>
        </w:rPr>
        <w:t xml:space="preserve"> be the result of </w:t>
      </w:r>
      <w:r w:rsidR="00B71741">
        <w:rPr>
          <w:rFonts w:ascii="Times New Roman" w:hAnsi="Times New Roman"/>
        </w:rPr>
        <w:t>IteratorValue</w:t>
      </w:r>
      <w:r>
        <w:rPr>
          <w:rFonts w:ascii="Times New Roman" w:hAnsi="Times New Roman"/>
        </w:rPr>
        <w:t xml:space="preserve"> (</w:t>
      </w:r>
      <w:r>
        <w:rPr>
          <w:rFonts w:ascii="Times New Roman" w:hAnsi="Times New Roman"/>
          <w:i/>
          <w:iCs/>
        </w:rPr>
        <w:t>innerResult</w:t>
      </w:r>
      <w:r>
        <w:rPr>
          <w:rFonts w:ascii="Times New Roman" w:hAnsi="Times New Roman"/>
        </w:rPr>
        <w:t>).</w:t>
      </w:r>
    </w:p>
    <w:p w14:paraId="793F5D73" w14:textId="77777777" w:rsidR="006C2F30" w:rsidRPr="00E77497" w:rsidRDefault="008548C0" w:rsidP="00DF1D00">
      <w:pPr>
        <w:numPr>
          <w:ilvl w:val="2"/>
          <w:numId w:val="1593"/>
        </w:numPr>
        <w:contextualSpacing/>
        <w:rPr>
          <w:rFonts w:ascii="Times New Roman" w:hAnsi="Times New Roman"/>
        </w:rPr>
      </w:pPr>
      <w:r>
        <w:rPr>
          <w:rFonts w:ascii="Times New Roman" w:hAnsi="Times New Roman"/>
        </w:rPr>
        <w:t>Return</w:t>
      </w:r>
      <w:r w:rsidR="006C2F30">
        <w:rPr>
          <w:rFonts w:ascii="Times New Roman" w:hAnsi="Times New Roman"/>
        </w:rPr>
        <w:t xml:space="preserve"> </w:t>
      </w:r>
      <w:r w:rsidR="0018203B">
        <w:rPr>
          <w:rFonts w:ascii="Times New Roman" w:hAnsi="Times New Roman"/>
          <w:i/>
          <w:iCs/>
        </w:rPr>
        <w:t>innerValue</w:t>
      </w:r>
      <w:r w:rsidR="0026189F">
        <w:rPr>
          <w:rFonts w:ascii="Times New Roman" w:hAnsi="Times New Roman"/>
        </w:rPr>
        <w:t>.</w:t>
      </w:r>
    </w:p>
    <w:p w14:paraId="0EF0FF83" w14:textId="77777777" w:rsidR="0026189F" w:rsidRDefault="0018203B" w:rsidP="00DF1D00">
      <w:pPr>
        <w:numPr>
          <w:ilvl w:val="1"/>
          <w:numId w:val="1593"/>
        </w:numPr>
        <w:contextualSpacing/>
        <w:rPr>
          <w:rFonts w:ascii="Times New Roman" w:hAnsi="Times New Roman"/>
        </w:rPr>
      </w:pPr>
      <w:r>
        <w:rPr>
          <w:rFonts w:ascii="Times New Roman" w:hAnsi="Times New Roman"/>
        </w:rPr>
        <w:t xml:space="preserve">Let </w:t>
      </w:r>
      <w:r w:rsidR="00460C95">
        <w:rPr>
          <w:rFonts w:ascii="Times New Roman" w:hAnsi="Times New Roman"/>
          <w:i/>
          <w:iCs/>
        </w:rPr>
        <w:t>yieldCompletion</w:t>
      </w:r>
      <w:r>
        <w:rPr>
          <w:rFonts w:ascii="Times New Roman" w:hAnsi="Times New Roman"/>
        </w:rPr>
        <w:t xml:space="preserve">  be the result of GeneratorYield</w:t>
      </w:r>
      <w:r w:rsidR="00B32E00">
        <w:rPr>
          <w:rFonts w:ascii="Times New Roman" w:hAnsi="Times New Roman"/>
        </w:rPr>
        <w:t>(</w:t>
      </w:r>
      <w:r>
        <w:rPr>
          <w:rFonts w:ascii="Times New Roman" w:hAnsi="Times New Roman"/>
          <w:i/>
          <w:iCs/>
        </w:rPr>
        <w:t>innerResult</w:t>
      </w:r>
      <w:r>
        <w:rPr>
          <w:rFonts w:ascii="Times New Roman" w:hAnsi="Times New Roman"/>
        </w:rPr>
        <w:t>)</w:t>
      </w:r>
      <w:r w:rsidRPr="00E77497">
        <w:rPr>
          <w:rFonts w:ascii="Times New Roman" w:hAnsi="Times New Roman"/>
        </w:rPr>
        <w:t>.</w:t>
      </w:r>
    </w:p>
    <w:p w14:paraId="4E870C72" w14:textId="77777777" w:rsidR="00460C95" w:rsidRDefault="00460C95" w:rsidP="00DF1D00">
      <w:pPr>
        <w:numPr>
          <w:ilvl w:val="1"/>
          <w:numId w:val="1593"/>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sidRPr="00EE5498">
        <w:rPr>
          <w:rFonts w:ascii="Times New Roman" w:hAnsi="Times New Roman"/>
          <w:i/>
          <w:iCs/>
        </w:rPr>
        <w:t xml:space="preserve"> </w:t>
      </w:r>
      <w:r>
        <w:rPr>
          <w:rFonts w:ascii="Times New Roman" w:hAnsi="Times New Roman"/>
        </w:rPr>
        <w:t xml:space="preserve">be </w:t>
      </w:r>
      <w:r>
        <w:rPr>
          <w:rFonts w:ascii="Times New Roman" w:hAnsi="Times New Roman"/>
          <w:i/>
          <w:iCs/>
        </w:rPr>
        <w:t>yieldCompletion</w:t>
      </w:r>
      <w:r>
        <w:rPr>
          <w:rFonts w:ascii="Times New Roman" w:hAnsi="Times New Roman"/>
        </w:rPr>
        <w:t>.[[value]].</w:t>
      </w:r>
    </w:p>
    <w:p w14:paraId="2DF552AC" w14:textId="77777777" w:rsidR="0026189F" w:rsidRDefault="00460C95" w:rsidP="00DF1D00">
      <w:pPr>
        <w:numPr>
          <w:ilvl w:val="1"/>
          <w:numId w:val="1593"/>
        </w:numPr>
        <w:contextualSpacing/>
        <w:rPr>
          <w:rFonts w:ascii="Times New Roman" w:hAnsi="Times New Roman"/>
        </w:rPr>
      </w:pPr>
      <w:r>
        <w:rPr>
          <w:rFonts w:ascii="Times New Roman" w:hAnsi="Times New Roman"/>
        </w:rPr>
        <w:t xml:space="preserve">If </w:t>
      </w:r>
      <w:r>
        <w:rPr>
          <w:rFonts w:ascii="Times New Roman" w:hAnsi="Times New Roman"/>
          <w:i/>
          <w:iCs/>
        </w:rPr>
        <w:t>yieldCompletion</w:t>
      </w:r>
      <w:r>
        <w:rPr>
          <w:rFonts w:ascii="Times New Roman" w:hAnsi="Times New Roman"/>
        </w:rPr>
        <w:t xml:space="preserve">.[[type]] is </w:t>
      </w:r>
      <w:r w:rsidRPr="00E77497">
        <w:rPr>
          <w:rFonts w:cs="Arial"/>
        </w:rPr>
        <w:t>throw</w:t>
      </w:r>
      <w:r>
        <w:rPr>
          <w:rFonts w:ascii="Times New Roman" w:hAnsi="Times New Roman"/>
        </w:rPr>
        <w:t>, then</w:t>
      </w:r>
    </w:p>
    <w:p w14:paraId="3771617C" w14:textId="77777777" w:rsidR="00EE5498" w:rsidRDefault="00EE5498" w:rsidP="00DF1D00">
      <w:pPr>
        <w:numPr>
          <w:ilvl w:val="2"/>
          <w:numId w:val="1593"/>
        </w:numPr>
        <w:contextualSpacing/>
        <w:rPr>
          <w:rFonts w:ascii="Times New Roman" w:hAnsi="Times New Roman"/>
        </w:rPr>
      </w:pPr>
      <w:r>
        <w:rPr>
          <w:rFonts w:ascii="Times New Roman" w:hAnsi="Times New Roman"/>
        </w:rPr>
        <w:t>If HasProperty(</w:t>
      </w:r>
      <w:r w:rsidR="00796590"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throw</w:t>
      </w:r>
      <w:r w:rsidRPr="00156AA7">
        <w:rPr>
          <w:rFonts w:ascii="Courier New" w:hAnsi="Courier New"/>
          <w:b/>
          <w:bCs/>
          <w:sz w:val="18"/>
        </w:rPr>
        <w:t>"</w:t>
      </w:r>
      <w:r w:rsidR="00732D6D">
        <w:rPr>
          <w:rFonts w:ascii="Times New Roman" w:hAnsi="Times New Roman"/>
        </w:rPr>
        <w:t>)</w:t>
      </w:r>
      <w:r w:rsidRPr="00D06133">
        <w:rPr>
          <w:rFonts w:ascii="Times New Roman" w:hAnsi="Times New Roman"/>
        </w:rPr>
        <w:t xml:space="preserve"> </w:t>
      </w:r>
      <w:r>
        <w:rPr>
          <w:rFonts w:ascii="Times New Roman" w:hAnsi="Times New Roman"/>
        </w:rPr>
        <w:t xml:space="preserve">is </w:t>
      </w:r>
      <w:r>
        <w:rPr>
          <w:rFonts w:ascii="Times New Roman" w:hAnsi="Times New Roman"/>
          <w:b/>
          <w:bCs/>
        </w:rPr>
        <w:t>true</w:t>
      </w:r>
      <w:r>
        <w:rPr>
          <w:rFonts w:ascii="Times New Roman" w:hAnsi="Times New Roman"/>
        </w:rPr>
        <w:t>, then</w:t>
      </w:r>
    </w:p>
    <w:p w14:paraId="13B59316" w14:textId="77777777" w:rsidR="00F30A78" w:rsidRDefault="00EE5498" w:rsidP="00DF1D00">
      <w:pPr>
        <w:numPr>
          <w:ilvl w:val="3"/>
          <w:numId w:val="1593"/>
        </w:numPr>
        <w:contextualSpacing/>
        <w:rPr>
          <w:rFonts w:ascii="Times New Roman" w:hAnsi="Times New Roman"/>
        </w:rPr>
      </w:pPr>
      <w:r>
        <w:rPr>
          <w:rFonts w:ascii="Times New Roman" w:hAnsi="Times New Roman"/>
        </w:rPr>
        <w:t xml:space="preserve">Let </w:t>
      </w:r>
      <w:r w:rsidR="00460C95" w:rsidRPr="00F83CF7">
        <w:rPr>
          <w:rFonts w:ascii="Times New Roman" w:hAnsi="Times New Roman"/>
          <w:i/>
          <w:iCs/>
        </w:rPr>
        <w:t>inner</w:t>
      </w:r>
      <w:r w:rsidR="00460C95">
        <w:rPr>
          <w:rFonts w:ascii="Times New Roman" w:hAnsi="Times New Roman"/>
          <w:i/>
          <w:iCs/>
        </w:rPr>
        <w:t>Result</w:t>
      </w:r>
      <w:r w:rsidR="00460C95">
        <w:rPr>
          <w:rFonts w:ascii="Times New Roman" w:hAnsi="Times New Roman"/>
        </w:rPr>
        <w:t xml:space="preserve"> be the result of Invoke(</w:t>
      </w:r>
      <w:r w:rsidR="00796590" w:rsidRPr="00B770FD">
        <w:rPr>
          <w:rFonts w:ascii="Times New Roman" w:hAnsi="Times New Roman"/>
          <w:i/>
          <w:iCs/>
        </w:rPr>
        <w:t>iterator</w:t>
      </w:r>
      <w:r w:rsidR="00460C95">
        <w:rPr>
          <w:rFonts w:ascii="Times New Roman" w:hAnsi="Times New Roman"/>
        </w:rPr>
        <w:t xml:space="preserve">, </w:t>
      </w:r>
      <w:r w:rsidR="00460C95" w:rsidRPr="00156AA7">
        <w:rPr>
          <w:rFonts w:ascii="Courier New" w:hAnsi="Courier New"/>
          <w:b/>
          <w:bCs/>
          <w:sz w:val="18"/>
        </w:rPr>
        <w:t>"</w:t>
      </w:r>
      <w:r w:rsidR="00460C95">
        <w:rPr>
          <w:rFonts w:ascii="Courier New" w:hAnsi="Courier New"/>
          <w:b/>
        </w:rPr>
        <w:t>throw</w:t>
      </w:r>
      <w:r w:rsidR="00460C95" w:rsidRPr="00156AA7">
        <w:rPr>
          <w:rFonts w:ascii="Courier New" w:hAnsi="Courier New"/>
          <w:b/>
          <w:bCs/>
          <w:sz w:val="18"/>
        </w:rPr>
        <w:t>"</w:t>
      </w:r>
      <w:r w:rsidR="00460C95">
        <w:rPr>
          <w:rFonts w:ascii="Times New Roman" w:hAnsi="Times New Roman"/>
        </w:rPr>
        <w:t>, (</w:t>
      </w:r>
      <w:r w:rsidR="00460C95">
        <w:rPr>
          <w:rFonts w:ascii="Times New Roman" w:hAnsi="Times New Roman"/>
          <w:i/>
          <w:iCs/>
        </w:rPr>
        <w:t>received</w:t>
      </w:r>
      <w:r w:rsidR="00460C95">
        <w:rPr>
          <w:rFonts w:ascii="Times New Roman" w:hAnsi="Times New Roman"/>
        </w:rPr>
        <w:t>)).</w:t>
      </w:r>
    </w:p>
    <w:p w14:paraId="37D87FF2" w14:textId="77777777" w:rsidR="00460C95" w:rsidRDefault="00460C95" w:rsidP="00DF1D00">
      <w:pPr>
        <w:numPr>
          <w:ilvl w:val="3"/>
          <w:numId w:val="1593"/>
        </w:numPr>
        <w:contextualSpacing/>
        <w:rPr>
          <w:rFonts w:ascii="Times New Roman" w:hAnsi="Times New Roman"/>
        </w:rPr>
      </w:pPr>
      <w:r>
        <w:rPr>
          <w:rFonts w:ascii="Times New Roman" w:hAnsi="Times New Roman"/>
        </w:rPr>
        <w:t>ReturnIfAbrupt(</w:t>
      </w:r>
      <w:r>
        <w:rPr>
          <w:rFonts w:ascii="Times New Roman" w:hAnsi="Times New Roman"/>
          <w:i/>
          <w:iCs/>
        </w:rPr>
        <w:t>innerResult</w:t>
      </w:r>
      <w:r>
        <w:rPr>
          <w:rFonts w:ascii="Times New Roman" w:hAnsi="Times New Roman"/>
        </w:rPr>
        <w:t>)</w:t>
      </w:r>
      <w:r w:rsidR="00EE5498">
        <w:rPr>
          <w:rFonts w:ascii="Times New Roman" w:hAnsi="Times New Roman"/>
        </w:rPr>
        <w:t>.</w:t>
      </w:r>
    </w:p>
    <w:p w14:paraId="07B12F4C" w14:textId="77777777" w:rsidR="00460C95" w:rsidRDefault="00EE5498" w:rsidP="00DF1D00">
      <w:pPr>
        <w:numPr>
          <w:ilvl w:val="2"/>
          <w:numId w:val="1593"/>
        </w:numPr>
        <w:contextualSpacing/>
        <w:rPr>
          <w:rFonts w:ascii="Times New Roman" w:hAnsi="Times New Roman"/>
        </w:rPr>
      </w:pPr>
      <w:r>
        <w:rPr>
          <w:rFonts w:ascii="Times New Roman" w:hAnsi="Times New Roman"/>
        </w:rPr>
        <w:t xml:space="preserve">Return </w:t>
      </w:r>
      <w:r>
        <w:rPr>
          <w:rFonts w:ascii="Times New Roman" w:hAnsi="Times New Roman"/>
          <w:i/>
          <w:iCs/>
        </w:rPr>
        <w:t>yieldCompletion.</w:t>
      </w:r>
    </w:p>
    <w:p w14:paraId="33703BEB" w14:textId="77777777" w:rsidR="00693C57" w:rsidRPr="00E77497" w:rsidRDefault="00693C57" w:rsidP="00D148E9">
      <w:pPr>
        <w:pStyle w:val="20"/>
      </w:pPr>
      <w:bookmarkStart w:id="8768" w:name="_Ref365546746"/>
      <w:bookmarkStart w:id="8769" w:name="_Toc368050586"/>
      <w:r>
        <w:t>Class</w:t>
      </w:r>
      <w:r w:rsidRPr="00E77497">
        <w:t xml:space="preserve"> Definition</w:t>
      </w:r>
      <w:r>
        <w:t>s</w:t>
      </w:r>
      <w:bookmarkEnd w:id="8768"/>
      <w:bookmarkEnd w:id="8769"/>
    </w:p>
    <w:p w14:paraId="73B780E2" w14:textId="77777777" w:rsidR="00693C57" w:rsidRPr="00E77497" w:rsidRDefault="00693C57" w:rsidP="00693C57">
      <w:pPr>
        <w:pStyle w:val="Syntax"/>
      </w:pPr>
      <w:r w:rsidRPr="00E77497">
        <w:t>Syntax</w:t>
      </w:r>
    </w:p>
    <w:p w14:paraId="61D84820" w14:textId="77777777" w:rsidR="00693C57" w:rsidRPr="00E77497" w:rsidRDefault="00693C57" w:rsidP="00693C57">
      <w:pPr>
        <w:pStyle w:val="SyntaxRule"/>
        <w:rPr>
          <w:b/>
        </w:rPr>
      </w:pPr>
      <w:r>
        <w:t>ClassDeclaration</w:t>
      </w:r>
      <w:r w:rsidR="004F79DA">
        <w:rPr>
          <w:i w:val="0"/>
          <w:iCs/>
        </w:rPr>
        <w:t xml:space="preserve"> </w:t>
      </w:r>
      <w:r w:rsidRPr="00E77497">
        <w:rPr>
          <w:rFonts w:ascii="Arial" w:hAnsi="Arial" w:cs="Arial"/>
          <w:b/>
          <w:i w:val="0"/>
        </w:rPr>
        <w:t>:</w:t>
      </w:r>
    </w:p>
    <w:p w14:paraId="4153CE5D" w14:textId="77777777" w:rsidR="00693C57" w:rsidRPr="00E77497" w:rsidRDefault="00693C57" w:rsidP="00693C57">
      <w:pPr>
        <w:pStyle w:val="SyntaxDefinition"/>
      </w:pPr>
      <w:r>
        <w:rPr>
          <w:rFonts w:ascii="Courier New" w:hAnsi="Courier New"/>
          <w:b/>
          <w:i w:val="0"/>
        </w:rPr>
        <w:t>class</w:t>
      </w:r>
      <w:r w:rsidRPr="00E77497">
        <w:t xml:space="preserve"> BindingIdentifier  </w:t>
      </w:r>
      <w:r>
        <w:t>ClassTail</w:t>
      </w:r>
      <w:r w:rsidRPr="00E77497" w:rsidDel="00C318A3">
        <w:t xml:space="preserve"> </w:t>
      </w:r>
    </w:p>
    <w:p w14:paraId="47209E5A" w14:textId="77777777" w:rsidR="00693C57" w:rsidRPr="00E77497" w:rsidRDefault="00693C57" w:rsidP="00693C57">
      <w:pPr>
        <w:pStyle w:val="SyntaxRule"/>
      </w:pPr>
      <w:r>
        <w:t>Class</w:t>
      </w:r>
      <w:r w:rsidRPr="00E77497">
        <w:t xml:space="preserve">Expression </w:t>
      </w:r>
      <w:r w:rsidRPr="00E77497">
        <w:rPr>
          <w:rFonts w:ascii="Arial" w:hAnsi="Arial"/>
          <w:b/>
          <w:i w:val="0"/>
        </w:rPr>
        <w:t>:</w:t>
      </w:r>
    </w:p>
    <w:p w14:paraId="4967B0FF" w14:textId="77777777" w:rsidR="00693C57" w:rsidRPr="00E77497" w:rsidRDefault="00693C57" w:rsidP="00693C57">
      <w:pPr>
        <w:pStyle w:val="SyntaxDefinition"/>
      </w:pPr>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r>
        <w:t>ClassTail</w:t>
      </w:r>
      <w:r w:rsidRPr="00E77497">
        <w:t xml:space="preserve"> </w:t>
      </w:r>
    </w:p>
    <w:p w14:paraId="29FDF95C" w14:textId="77777777" w:rsidR="00693C57" w:rsidRPr="00E77497" w:rsidRDefault="00693C57" w:rsidP="00693C57">
      <w:pPr>
        <w:pStyle w:val="SyntaxRule"/>
      </w:pPr>
      <w:r>
        <w:t>ClassTail</w:t>
      </w:r>
      <w:r w:rsidRPr="00E77497">
        <w:t xml:space="preserve"> </w:t>
      </w:r>
      <w:r w:rsidRPr="00E77497">
        <w:rPr>
          <w:rFonts w:ascii="Arial" w:hAnsi="Arial"/>
          <w:b/>
          <w:i w:val="0"/>
        </w:rPr>
        <w:t>:</w:t>
      </w:r>
    </w:p>
    <w:p w14:paraId="0F540648" w14:textId="77777777" w:rsidR="00693C57" w:rsidRPr="00E77497" w:rsidRDefault="00693C57" w:rsidP="00693C57">
      <w:pPr>
        <w:pStyle w:val="SyntaxDefinition"/>
      </w:pPr>
      <w:r>
        <w:t>ClassHeritage</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r>
        <w:t>Class</w:t>
      </w:r>
      <w:r w:rsidRPr="00E77497">
        <w:t>Body</w:t>
      </w:r>
      <w:r w:rsidR="00901D23" w:rsidRPr="00E77497">
        <w:rPr>
          <w:rFonts w:ascii="Arial" w:hAnsi="Arial" w:cs="Arial"/>
          <w:i w:val="0"/>
          <w:vertAlign w:val="subscript"/>
        </w:rPr>
        <w:t>opt</w:t>
      </w:r>
      <w:r w:rsidRPr="00E77497">
        <w:t xml:space="preserve"> </w:t>
      </w:r>
      <w:r w:rsidRPr="00E77497">
        <w:rPr>
          <w:rFonts w:ascii="Courier New" w:hAnsi="Courier New"/>
          <w:b/>
          <w:i w:val="0"/>
        </w:rPr>
        <w:t>}</w:t>
      </w:r>
    </w:p>
    <w:p w14:paraId="2581B30D" w14:textId="77777777" w:rsidR="00E4291B" w:rsidRPr="00E77497" w:rsidRDefault="00E4291B" w:rsidP="00E4291B">
      <w:pPr>
        <w:pStyle w:val="SyntaxRule"/>
        <w:rPr>
          <w:b/>
        </w:rPr>
      </w:pPr>
      <w:r>
        <w:t>ClassHeritage</w:t>
      </w:r>
      <w:r w:rsidR="004F79DA">
        <w:rPr>
          <w:i w:val="0"/>
          <w:iCs/>
        </w:rPr>
        <w:t xml:space="preserve"> </w:t>
      </w:r>
      <w:r w:rsidRPr="00E77497">
        <w:rPr>
          <w:rFonts w:ascii="Arial" w:hAnsi="Arial" w:cs="Arial"/>
          <w:b/>
          <w:i w:val="0"/>
        </w:rPr>
        <w:t>:</w:t>
      </w:r>
    </w:p>
    <w:p w14:paraId="7BBECAB8" w14:textId="77777777" w:rsidR="00E4291B" w:rsidRPr="00E77497" w:rsidRDefault="00E4291B" w:rsidP="00E4291B">
      <w:pPr>
        <w:pStyle w:val="SyntaxDefinition"/>
      </w:pPr>
      <w:r>
        <w:rPr>
          <w:rFonts w:ascii="Courier New" w:hAnsi="Courier New"/>
          <w:b/>
          <w:i w:val="0"/>
        </w:rPr>
        <w:t>extends</w:t>
      </w:r>
      <w:r w:rsidRPr="00E77497">
        <w:t xml:space="preserve"> </w:t>
      </w:r>
      <w:r>
        <w:t>AssignmentExpression</w:t>
      </w:r>
      <w:r w:rsidRPr="00E77497" w:rsidDel="00C318A3">
        <w:t xml:space="preserve"> </w:t>
      </w:r>
    </w:p>
    <w:p w14:paraId="6173DC3E" w14:textId="77777777" w:rsidR="00693C57" w:rsidRPr="00E77497" w:rsidRDefault="00E4291B" w:rsidP="00693C57">
      <w:pPr>
        <w:pStyle w:val="SyntaxRule"/>
        <w:rPr>
          <w:b/>
        </w:rPr>
      </w:pPr>
      <w:r>
        <w:t>ClassBody</w:t>
      </w:r>
      <w:r w:rsidR="00693C57" w:rsidRPr="00E77497">
        <w:rPr>
          <w:rFonts w:ascii="Arial" w:hAnsi="Arial" w:cs="Arial"/>
          <w:b/>
        </w:rPr>
        <w:t xml:space="preserve"> </w:t>
      </w:r>
      <w:r w:rsidR="00693C57" w:rsidRPr="00E77497">
        <w:rPr>
          <w:rFonts w:ascii="Arial" w:hAnsi="Arial" w:cs="Arial"/>
          <w:b/>
          <w:i w:val="0"/>
        </w:rPr>
        <w:t>:</w:t>
      </w:r>
    </w:p>
    <w:p w14:paraId="34D529D7" w14:textId="77777777" w:rsidR="00693C57" w:rsidRPr="00E77497" w:rsidRDefault="00901D23" w:rsidP="00693C57">
      <w:pPr>
        <w:pStyle w:val="SyntaxDefinition"/>
      </w:pPr>
      <w:r>
        <w:t>ClassElementList</w:t>
      </w:r>
    </w:p>
    <w:p w14:paraId="70B2E57C" w14:textId="77777777" w:rsidR="00901D23" w:rsidRPr="00E77497" w:rsidRDefault="00901D23" w:rsidP="00901D23">
      <w:pPr>
        <w:pStyle w:val="SyntaxRule"/>
        <w:rPr>
          <w:b/>
        </w:rPr>
      </w:pPr>
      <w:r>
        <w:t>ClassElementList</w:t>
      </w:r>
      <w:r w:rsidRPr="00E77497">
        <w:rPr>
          <w:rFonts w:ascii="Arial" w:hAnsi="Arial" w:cs="Arial"/>
          <w:b/>
        </w:rPr>
        <w:t xml:space="preserve"> </w:t>
      </w:r>
      <w:r w:rsidRPr="00E77497">
        <w:rPr>
          <w:rFonts w:ascii="Arial" w:hAnsi="Arial" w:cs="Arial"/>
          <w:b/>
          <w:i w:val="0"/>
        </w:rPr>
        <w:t>:</w:t>
      </w:r>
    </w:p>
    <w:p w14:paraId="1A1AB1B9" w14:textId="77777777" w:rsidR="00901D23" w:rsidRPr="00E77497" w:rsidRDefault="00901D23" w:rsidP="00901D23">
      <w:pPr>
        <w:pStyle w:val="SyntaxDefinition"/>
      </w:pPr>
      <w:r>
        <w:t>ClassElement</w:t>
      </w:r>
      <w:r w:rsidRPr="00E77497">
        <w:t xml:space="preserve"> </w:t>
      </w:r>
      <w:r w:rsidRPr="00E77497">
        <w:br/>
      </w:r>
      <w:r>
        <w:t>ClassElementList  ClassElement</w:t>
      </w:r>
    </w:p>
    <w:p w14:paraId="0D20BA6F" w14:textId="77777777" w:rsidR="00901D23" w:rsidRPr="00E77497" w:rsidRDefault="00901D23" w:rsidP="00901D23">
      <w:pPr>
        <w:pStyle w:val="SyntaxRule"/>
        <w:rPr>
          <w:b/>
        </w:rPr>
      </w:pPr>
      <w:r>
        <w:t>ClassElement</w:t>
      </w:r>
      <w:r w:rsidRPr="00E77497">
        <w:rPr>
          <w:rFonts w:ascii="Arial" w:hAnsi="Arial" w:cs="Arial"/>
          <w:b/>
        </w:rPr>
        <w:t xml:space="preserve"> </w:t>
      </w:r>
      <w:r w:rsidRPr="00E77497">
        <w:rPr>
          <w:rFonts w:ascii="Arial" w:hAnsi="Arial" w:cs="Arial"/>
          <w:b/>
          <w:i w:val="0"/>
        </w:rPr>
        <w:t>:</w:t>
      </w:r>
    </w:p>
    <w:p w14:paraId="3B9CFEF4" w14:textId="77777777" w:rsidR="00901D23" w:rsidRPr="00E77497" w:rsidRDefault="00901D23" w:rsidP="00DC1842">
      <w:pPr>
        <w:pStyle w:val="SyntaxDefinition"/>
      </w:pPr>
      <w:r>
        <w:t>MethodDefinition</w:t>
      </w:r>
      <w:r w:rsidRPr="00E77497">
        <w:t xml:space="preserve"> </w:t>
      </w:r>
      <w:r w:rsidRPr="00E77497">
        <w:br/>
      </w:r>
      <w:r w:rsidR="00DC1842">
        <w:rPr>
          <w:rFonts w:ascii="Courier New" w:hAnsi="Courier New"/>
          <w:b/>
          <w:i w:val="0"/>
        </w:rPr>
        <w:t>static</w:t>
      </w:r>
      <w:r w:rsidR="00DC1842" w:rsidRPr="00E77497">
        <w:t xml:space="preserve"> </w:t>
      </w:r>
      <w:r w:rsidR="00DC1842">
        <w:t>MethodDefinition</w:t>
      </w:r>
      <w:r w:rsidR="00DC1842" w:rsidRPr="00E77497">
        <w:t xml:space="preserve"> </w:t>
      </w:r>
      <w:r w:rsidR="00DC1842" w:rsidRPr="00E77497">
        <w:br/>
      </w:r>
      <w:r>
        <w:rPr>
          <w:rFonts w:ascii="Courier New" w:hAnsi="Courier New"/>
          <w:b/>
          <w:i w:val="0"/>
        </w:rPr>
        <w:t>;</w:t>
      </w:r>
    </w:p>
    <w:p w14:paraId="10EDAD30" w14:textId="77777777" w:rsidR="00D1166C" w:rsidRPr="00D1166C" w:rsidRDefault="00D1166C" w:rsidP="00D1166C">
      <w:pPr>
        <w:pStyle w:val="Note"/>
      </w:pPr>
      <w:r>
        <w:t>NOTE</w:t>
      </w:r>
      <w:r>
        <w:tab/>
        <w:t xml:space="preserve">A </w:t>
      </w:r>
      <w:r w:rsidRPr="00C5668D">
        <w:rPr>
          <w:rFonts w:ascii="Times New Roman" w:hAnsi="Times New Roman"/>
          <w:i/>
          <w:iCs/>
        </w:rPr>
        <w:t>ClassBody</w:t>
      </w:r>
      <w:r>
        <w:t xml:space="preserve"> is always strict code.</w:t>
      </w:r>
    </w:p>
    <w:p w14:paraId="0919B60D" w14:textId="77777777" w:rsidR="00693C57" w:rsidRPr="00E77497" w:rsidDel="001E120D" w:rsidRDefault="00693C57" w:rsidP="006A78DC">
      <w:pPr>
        <w:pStyle w:val="30"/>
        <w:rPr>
          <w:del w:id="8770" w:author="Rev 19 Allen Wirfs-Brock" w:date="2013-09-11T19:12:00Z"/>
        </w:rPr>
      </w:pPr>
      <w:del w:id="8771" w:author="Rev 19 Allen Wirfs-Brock" w:date="2013-09-11T19:12:00Z">
        <w:r w:rsidRPr="00E77497" w:rsidDel="001E120D">
          <w:delText>Static Semantics</w:delText>
        </w:r>
        <w:bookmarkStart w:id="8772" w:name="_Toc368034587"/>
        <w:bookmarkStart w:id="8773" w:name="_Toc368049810"/>
        <w:bookmarkStart w:id="8774" w:name="_Toc368050587"/>
        <w:bookmarkEnd w:id="8772"/>
        <w:bookmarkEnd w:id="8773"/>
        <w:bookmarkEnd w:id="8774"/>
      </w:del>
    </w:p>
    <w:p w14:paraId="3A69B942" w14:textId="77777777" w:rsidR="00F00D7C" w:rsidRPr="00E77497" w:rsidRDefault="00F00D7C" w:rsidP="006A78DC">
      <w:pPr>
        <w:pStyle w:val="30"/>
      </w:pPr>
      <w:bookmarkStart w:id="8775" w:name="_Toc368050588"/>
      <w:r w:rsidRPr="00E77497">
        <w:t>Static Semantics:  Early Errors</w:t>
      </w:r>
      <w:bookmarkEnd w:id="8775"/>
    </w:p>
    <w:p w14:paraId="04F4FD16" w14:textId="77777777" w:rsidR="003A737F" w:rsidRDefault="003A737F" w:rsidP="003A737F">
      <w:pPr>
        <w:rPr>
          <w:rFonts w:ascii="Courier New" w:hAnsi="Courier New" w:cs="Courier New"/>
          <w:b/>
          <w:iCs/>
        </w:rPr>
      </w:pPr>
      <w:r>
        <w:rPr>
          <w:rStyle w:val="bnf"/>
        </w:rPr>
        <w:t>ClassBody</w:t>
      </w:r>
      <w:r w:rsidRPr="00E77497">
        <w:t xml:space="preserve"> </w:t>
      </w:r>
      <w:r w:rsidRPr="00E77497">
        <w:rPr>
          <w:b/>
        </w:rPr>
        <w:t>:</w:t>
      </w:r>
      <w:r w:rsidRPr="00E77497">
        <w:t xml:space="preserve">  </w:t>
      </w:r>
      <w:r>
        <w:rPr>
          <w:rStyle w:val="bnf"/>
        </w:rPr>
        <w:t>ClassElementList</w:t>
      </w:r>
      <w:r w:rsidRPr="00E77497">
        <w:rPr>
          <w:rStyle w:val="bnf"/>
        </w:rPr>
        <w:t xml:space="preserve"> </w:t>
      </w:r>
      <w:r w:rsidRPr="00E77497">
        <w:rPr>
          <w:rFonts w:ascii="Courier New" w:hAnsi="Courier New"/>
        </w:rPr>
        <w:t xml:space="preserve"> </w:t>
      </w:r>
    </w:p>
    <w:p w14:paraId="459DDBE1" w14:textId="77777777" w:rsidR="003A737F" w:rsidRDefault="003A737F" w:rsidP="00145775">
      <w:pPr>
        <w:numPr>
          <w:ilvl w:val="0"/>
          <w:numId w:val="403"/>
        </w:numPr>
        <w:spacing w:after="220"/>
        <w:contextualSpacing/>
      </w:pPr>
      <w:r w:rsidRPr="00E77497">
        <w:t xml:space="preserve">It is a Syntax Error if </w:t>
      </w:r>
      <w:r w:rsidR="00DC1842" w:rsidRPr="00DC1842">
        <w:rPr>
          <w:rFonts w:ascii="Times New Roman" w:hAnsi="Times New Roman"/>
        </w:rPr>
        <w:t>Prototype</w:t>
      </w:r>
      <w:r w:rsidR="0003414D">
        <w:rPr>
          <w:rFonts w:ascii="Times New Roman" w:hAnsi="Times New Roman"/>
        </w:rPr>
        <w:t>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sidR="0003414D">
        <w:rPr>
          <w:rStyle w:val="bnf"/>
          <w:rFonts w:ascii="Arial" w:hAnsi="Arial" w:cs="Arial"/>
          <w:i w:val="0"/>
        </w:rPr>
        <w:t>r</w:t>
      </w:r>
      <w:r w:rsidRPr="004321EC">
        <w:rPr>
          <w:rStyle w:val="bnf"/>
          <w:rFonts w:ascii="Arial" w:hAnsi="Arial" w:cs="Arial"/>
          <w:i w:val="0"/>
        </w:rPr>
        <w:t xml:space="preserve">ies, unless the following condition </w:t>
      </w:r>
      <w:r w:rsidR="00305E2B">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00305E2B" w:rsidRPr="00ED2E78">
        <w:rPr>
          <w:rStyle w:val="bnf"/>
        </w:rPr>
        <w:t>MethodDefinition</w:t>
      </w:r>
      <w:r w:rsidR="00305E2B">
        <w:t xml:space="preserve"> </w:t>
      </w:r>
      <w:r>
        <w:t xml:space="preserve">and the other occurrence was obtained from a </w:t>
      </w:r>
      <w:r w:rsidRPr="009D3381">
        <w:rPr>
          <w:rFonts w:ascii="Courier New" w:hAnsi="Courier New" w:cs="Courier New"/>
          <w:b/>
        </w:rPr>
        <w:t>set</w:t>
      </w:r>
      <w:r>
        <w:t xml:space="preserve"> accessor </w:t>
      </w:r>
      <w:r w:rsidR="00305E2B" w:rsidRPr="00ED2E78">
        <w:rPr>
          <w:rStyle w:val="bnf"/>
        </w:rPr>
        <w:t>MethodDefinition</w:t>
      </w:r>
      <w:r>
        <w:t>.</w:t>
      </w:r>
    </w:p>
    <w:p w14:paraId="54092AFE" w14:textId="77777777" w:rsidR="00DC1842" w:rsidRDefault="00DC1842" w:rsidP="00DC1842">
      <w:pPr>
        <w:numPr>
          <w:ilvl w:val="0"/>
          <w:numId w:val="403"/>
        </w:numPr>
        <w:spacing w:after="220"/>
      </w:pPr>
      <w:r w:rsidRPr="00E77497">
        <w:t xml:space="preserve">It is a Syntax Error if </w:t>
      </w:r>
      <w:r>
        <w:rPr>
          <w:rFonts w:ascii="Times New Roman" w:hAnsi="Times New Roman"/>
        </w:rPr>
        <w:t>StaticProperty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Pr>
          <w:rStyle w:val="bnf"/>
          <w:rFonts w:ascii="Arial" w:hAnsi="Arial" w:cs="Arial"/>
          <w:i w:val="0"/>
        </w:rPr>
        <w:t>r</w:t>
      </w:r>
      <w:r w:rsidRPr="004321EC">
        <w:rPr>
          <w:rStyle w:val="bnf"/>
          <w:rFonts w:ascii="Arial" w:hAnsi="Arial" w:cs="Arial"/>
          <w:i w:val="0"/>
        </w:rPr>
        <w:t xml:space="preserve">ies, unless the following condition </w:t>
      </w:r>
      <w:r>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Pr="00ED2E78">
        <w:rPr>
          <w:rStyle w:val="bnf"/>
        </w:rPr>
        <w:t>MethodDefinition</w:t>
      </w:r>
      <w:r>
        <w:t xml:space="preserve"> and the other occurrence was obtained from a </w:t>
      </w:r>
      <w:r w:rsidRPr="009D3381">
        <w:rPr>
          <w:rFonts w:ascii="Courier New" w:hAnsi="Courier New" w:cs="Courier New"/>
          <w:b/>
        </w:rPr>
        <w:t>set</w:t>
      </w:r>
      <w:r>
        <w:t xml:space="preserve"> accessor </w:t>
      </w:r>
      <w:r w:rsidRPr="00ED2E78">
        <w:rPr>
          <w:rStyle w:val="bnf"/>
        </w:rPr>
        <w:t>MethodDefinition</w:t>
      </w:r>
      <w:r>
        <w:t>.</w:t>
      </w:r>
    </w:p>
    <w:p w14:paraId="7EC32D75" w14:textId="77777777" w:rsidR="00266D2C" w:rsidRDefault="00266D2C" w:rsidP="00266D2C">
      <w:pPr>
        <w:rPr>
          <w:rFonts w:ascii="Courier New" w:hAnsi="Courier New" w:cs="Courier New"/>
          <w:b/>
          <w:iCs/>
        </w:rPr>
      </w:pPr>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14:paraId="20B3E3E2" w14:textId="77777777" w:rsidR="00266D2C" w:rsidRDefault="00266D2C" w:rsidP="00D46B2C">
      <w:pPr>
        <w:numPr>
          <w:ilvl w:val="0"/>
          <w:numId w:val="403"/>
        </w:numPr>
        <w:spacing w:after="220"/>
      </w:pPr>
      <w:r w:rsidRPr="00E77497">
        <w:t xml:space="preserve">It is a Syntax Error if </w:t>
      </w:r>
      <w:r w:rsidR="00D46B2C">
        <w:rPr>
          <w:rFonts w:ascii="Times New Roman" w:hAnsi="Times New Roman"/>
        </w:rPr>
        <w:t>PropName</w:t>
      </w:r>
      <w:r>
        <w:t xml:space="preserve"> of </w:t>
      </w:r>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r w:rsidR="00D46B2C" w:rsidRPr="00052EFC">
        <w:rPr>
          <w:rFonts w:cs="Arial"/>
          <w:b/>
        </w:rPr>
        <w:t>″</w:t>
      </w:r>
      <w:r w:rsidR="00D46B2C">
        <w:rPr>
          <w:rFonts w:ascii="Courier New" w:hAnsi="Courier New" w:cs="Courier New"/>
          <w:b/>
        </w:rPr>
        <w:t>constru</w:t>
      </w:r>
      <w:r w:rsidR="00372375">
        <w:rPr>
          <w:rFonts w:ascii="Courier New" w:hAnsi="Courier New" w:cs="Courier New"/>
          <w:b/>
        </w:rPr>
        <w:t>c</w:t>
      </w:r>
      <w:r w:rsidR="00D46B2C">
        <w:rPr>
          <w:rFonts w:ascii="Courier New" w:hAnsi="Courier New" w:cs="Courier New"/>
          <w:b/>
        </w:rPr>
        <w:t>tor</w:t>
      </w:r>
      <w:r w:rsidR="00D46B2C" w:rsidRPr="00557892">
        <w:rPr>
          <w:rFonts w:cs="Arial"/>
          <w:b/>
        </w:rPr>
        <w:t>″</w:t>
      </w:r>
      <w:r w:rsidR="00D46B2C" w:rsidRPr="00E77497">
        <w:t xml:space="preserve"> </w:t>
      </w:r>
      <w:r w:rsidRPr="004321EC">
        <w:rPr>
          <w:rStyle w:val="bnf"/>
          <w:rFonts w:ascii="Arial" w:hAnsi="Arial" w:cs="Arial"/>
          <w:i w:val="0"/>
        </w:rPr>
        <w:t xml:space="preserve"> </w:t>
      </w:r>
      <w:r w:rsidR="00D46B2C">
        <w:rPr>
          <w:rStyle w:val="bnf"/>
          <w:rFonts w:ascii="Arial" w:hAnsi="Arial" w:cs="Arial"/>
          <w:i w:val="0"/>
        </w:rPr>
        <w:t>and</w:t>
      </w:r>
      <w:r w:rsidRPr="004321EC">
        <w:rPr>
          <w:rStyle w:val="bnf"/>
          <w:rFonts w:ascii="Arial" w:hAnsi="Arial" w:cs="Arial"/>
          <w:i w:val="0"/>
        </w:rPr>
        <w:t xml:space="preserve"> </w:t>
      </w:r>
      <w:r w:rsidR="00D46B2C" w:rsidRPr="00D46B2C">
        <w:rPr>
          <w:rStyle w:val="bnf"/>
          <w:i w:val="0"/>
        </w:rPr>
        <w:t>SpecialMethod</w:t>
      </w:r>
      <w:r w:rsidR="00D46B2C">
        <w:rPr>
          <w:rStyle w:val="bnf"/>
          <w:rFonts w:ascii="Arial" w:hAnsi="Arial" w:cs="Arial"/>
          <w:i w:val="0"/>
        </w:rPr>
        <w:t xml:space="preserve"> of </w:t>
      </w:r>
      <w:r w:rsidR="00D46B2C">
        <w:rPr>
          <w:rStyle w:val="bnf"/>
        </w:rPr>
        <w:t>MethodDefinition</w:t>
      </w:r>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r w:rsidRPr="00E77497">
        <w:rPr>
          <w:rFonts w:ascii="Courier New" w:hAnsi="Courier New" w:cs="Courier New"/>
          <w:b/>
          <w:iCs/>
        </w:rPr>
        <w:t xml:space="preserve"> </w:t>
      </w:r>
    </w:p>
    <w:p w14:paraId="303A0AAD" w14:textId="77777777" w:rsidR="00DC1842" w:rsidRDefault="00DC1842" w:rsidP="00DC1842">
      <w:pPr>
        <w:rPr>
          <w:rFonts w:ascii="Courier New" w:hAnsi="Courier New" w:cs="Courier New"/>
          <w:b/>
          <w:iCs/>
        </w:rPr>
      </w:pPr>
      <w:r>
        <w:rPr>
          <w:rStyle w:val="bnf"/>
        </w:rPr>
        <w:t>ClassElement</w:t>
      </w:r>
      <w:r w:rsidRPr="00E77497">
        <w:t xml:space="preserve"> </w:t>
      </w:r>
      <w:r w:rsidRPr="00E77497">
        <w:rPr>
          <w:b/>
        </w:rPr>
        <w:t>:</w:t>
      </w:r>
      <w:r>
        <w:rPr>
          <w:b/>
        </w:rPr>
        <w:t xml:space="preserve"> </w:t>
      </w:r>
      <w:r>
        <w:rPr>
          <w:rFonts w:ascii="Courier New" w:hAnsi="Courier New" w:cs="Courier New"/>
          <w:b/>
        </w:rPr>
        <w:t>static</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14:paraId="3DB863D1" w14:textId="77777777" w:rsidR="00DC1842" w:rsidRDefault="00DC1842" w:rsidP="00DC1842">
      <w:pPr>
        <w:numPr>
          <w:ilvl w:val="0"/>
          <w:numId w:val="403"/>
        </w:numPr>
        <w:spacing w:after="220"/>
      </w:pPr>
      <w:r w:rsidRPr="00E77497">
        <w:t xml:space="preserve">It is a Syntax Error if </w:t>
      </w:r>
      <w:r>
        <w:rPr>
          <w:rFonts w:ascii="Times New Roman" w:hAnsi="Times New Roman"/>
        </w:rPr>
        <w:t>PropName</w:t>
      </w:r>
      <w:r>
        <w:t xml:space="preserve"> of </w:t>
      </w:r>
      <w:r>
        <w:rPr>
          <w:rStyle w:val="bnf"/>
        </w:rPr>
        <w:t>MethodDefinition</w:t>
      </w:r>
      <w:r w:rsidRPr="00E77497">
        <w:rPr>
          <w:rFonts w:ascii="Courier New" w:hAnsi="Courier New"/>
        </w:rPr>
        <w:t xml:space="preserve"> </w:t>
      </w:r>
      <w:r>
        <w:rPr>
          <w:rStyle w:val="bnf"/>
          <w:rFonts w:ascii="Arial" w:hAnsi="Arial" w:cs="Arial"/>
          <w:i w:val="0"/>
        </w:rPr>
        <w:t xml:space="preserve">is </w:t>
      </w:r>
      <w:r w:rsidRPr="00052EFC">
        <w:rPr>
          <w:rFonts w:cs="Arial"/>
          <w:b/>
        </w:rPr>
        <w:t>″</w:t>
      </w:r>
      <w:r>
        <w:rPr>
          <w:rFonts w:ascii="Courier New" w:hAnsi="Courier New" w:cs="Courier New"/>
          <w:b/>
        </w:rPr>
        <w:t>prototype</w:t>
      </w:r>
      <w:r w:rsidRPr="00557892">
        <w:rPr>
          <w:rFonts w:cs="Arial"/>
          <w:b/>
        </w:rPr>
        <w:t>″</w:t>
      </w:r>
      <w:r>
        <w:rPr>
          <w:rStyle w:val="bnf"/>
          <w:rFonts w:ascii="Arial" w:hAnsi="Arial" w:cs="Arial"/>
          <w:i w:val="0"/>
        </w:rPr>
        <w:t>.</w:t>
      </w:r>
      <w:r w:rsidRPr="00E77497">
        <w:rPr>
          <w:rFonts w:ascii="Courier New" w:hAnsi="Courier New" w:cs="Courier New"/>
          <w:b/>
          <w:iCs/>
        </w:rPr>
        <w:t xml:space="preserve"> </w:t>
      </w:r>
    </w:p>
    <w:p w14:paraId="65DA2203" w14:textId="77777777" w:rsidR="0045371C" w:rsidRPr="00E77497" w:rsidRDefault="0045371C" w:rsidP="006A78DC">
      <w:pPr>
        <w:pStyle w:val="30"/>
      </w:pPr>
      <w:bookmarkStart w:id="8776" w:name="_Ref367714927"/>
      <w:bookmarkStart w:id="8777" w:name="_Toc368050589"/>
      <w:r w:rsidRPr="00E77497">
        <w:t xml:space="preserve">Static Semantics:  </w:t>
      </w:r>
      <w:r w:rsidRPr="00E77497">
        <w:rPr>
          <w:lang w:eastAsia="en-US"/>
        </w:rPr>
        <w:t>BoundNames</w:t>
      </w:r>
      <w:bookmarkEnd w:id="8776"/>
      <w:bookmarkEnd w:id="8777"/>
    </w:p>
    <w:p w14:paraId="7C57CC2A" w14:textId="77777777" w:rsidR="00D30056" w:rsidRPr="00F742D3" w:rsidRDefault="00D30056" w:rsidP="00D30056">
      <w:pPr>
        <w:rPr>
          <w:ins w:id="8778" w:author="Rev 19 Allen Wirfs-Brock" w:date="2013-09-23T15:58:00Z"/>
        </w:rPr>
      </w:pPr>
      <w:ins w:id="8779" w:author="Rev 19 Allen Wirfs-Brock" w:date="2013-09-23T15:58:00Z">
        <w:r>
          <w:t xml:space="preserve">See also: </w:t>
        </w:r>
        <w:r>
          <w:fldChar w:fldCharType="begin"/>
        </w:r>
        <w:r>
          <w:instrText xml:space="preserve"> REF _Ref367714652 \r \h </w:instrText>
        </w:r>
      </w:ins>
      <w:ins w:id="8780" w:author="Rev 19 Allen Wirfs-Brock" w:date="2013-09-23T15:58:00Z">
        <w:r>
          <w:fldChar w:fldCharType="separate"/>
        </w:r>
      </w:ins>
      <w:ins w:id="8781" w:author="Rev 19 Allen Wirfs-Brock" w:date="2013-09-27T13:22:00Z">
        <w:r w:rsidR="00D433E8">
          <w:t>13.2.1.2</w:t>
        </w:r>
      </w:ins>
      <w:ins w:id="8782" w:author="Rev 19 Allen Wirfs-Brock" w:date="2013-09-23T15:58:00Z">
        <w:r>
          <w:fldChar w:fldCharType="end"/>
        </w:r>
        <w:r>
          <w:t xml:space="preserve">, </w:t>
        </w:r>
        <w:r>
          <w:fldChar w:fldCharType="begin"/>
        </w:r>
        <w:r>
          <w:instrText xml:space="preserve"> REF _Ref367714706 \r \h </w:instrText>
        </w:r>
      </w:ins>
      <w:ins w:id="8783" w:author="Rev 19 Allen Wirfs-Brock" w:date="2013-09-23T15:58:00Z">
        <w:r>
          <w:fldChar w:fldCharType="separate"/>
        </w:r>
      </w:ins>
      <w:ins w:id="8784" w:author="Rev 19 Allen Wirfs-Brock" w:date="2013-09-27T13:22:00Z">
        <w:r w:rsidR="00D433E8">
          <w:t>13.2.2.1</w:t>
        </w:r>
      </w:ins>
      <w:ins w:id="8785" w:author="Rev 19 Allen Wirfs-Brock" w:date="2013-09-23T15:58:00Z">
        <w:r>
          <w:fldChar w:fldCharType="end"/>
        </w:r>
        <w:r>
          <w:t xml:space="preserve">, </w:t>
        </w:r>
        <w:r>
          <w:fldChar w:fldCharType="begin"/>
        </w:r>
        <w:r>
          <w:instrText xml:space="preserve"> REF _Ref367714756 \r \h </w:instrText>
        </w:r>
      </w:ins>
      <w:ins w:id="8786" w:author="Rev 19 Allen Wirfs-Brock" w:date="2013-09-23T15:58:00Z">
        <w:r>
          <w:fldChar w:fldCharType="separate"/>
        </w:r>
      </w:ins>
      <w:ins w:id="8787" w:author="Rev 19 Allen Wirfs-Brock" w:date="2013-09-27T13:22:00Z">
        <w:r w:rsidR="00D433E8">
          <w:t>13.2.3.2</w:t>
        </w:r>
      </w:ins>
      <w:ins w:id="8788" w:author="Rev 19 Allen Wirfs-Brock" w:date="2013-09-23T15:58:00Z">
        <w:r>
          <w:fldChar w:fldCharType="end"/>
        </w:r>
        <w:r>
          <w:t xml:space="preserve">, </w:t>
        </w:r>
        <w:r>
          <w:fldChar w:fldCharType="begin"/>
        </w:r>
        <w:r>
          <w:instrText xml:space="preserve"> REF _Ref367714785 \r \h </w:instrText>
        </w:r>
      </w:ins>
      <w:ins w:id="8789" w:author="Rev 19 Allen Wirfs-Brock" w:date="2013-09-23T15:58:00Z">
        <w:r>
          <w:fldChar w:fldCharType="separate"/>
        </w:r>
      </w:ins>
      <w:ins w:id="8790" w:author="Rev 19 Allen Wirfs-Brock" w:date="2013-09-27T13:22:00Z">
        <w:r w:rsidR="00D433E8">
          <w:t>13.6.4.2</w:t>
        </w:r>
      </w:ins>
      <w:ins w:id="8791" w:author="Rev 19 Allen Wirfs-Brock" w:date="2013-09-23T15:58:00Z">
        <w:r>
          <w:fldChar w:fldCharType="end"/>
        </w:r>
        <w:r>
          <w:t xml:space="preserve">, </w:t>
        </w:r>
        <w:r>
          <w:fldChar w:fldCharType="begin"/>
        </w:r>
        <w:r>
          <w:instrText xml:space="preserve"> REF _Ref367714847 \r \h </w:instrText>
        </w:r>
      </w:ins>
      <w:ins w:id="8792" w:author="Rev 19 Allen Wirfs-Brock" w:date="2013-09-23T15:58:00Z">
        <w:r>
          <w:fldChar w:fldCharType="separate"/>
        </w:r>
      </w:ins>
      <w:ins w:id="8793" w:author="Rev 19 Allen Wirfs-Brock" w:date="2013-09-27T13:22:00Z">
        <w:r w:rsidR="00D433E8">
          <w:t>14.1.2</w:t>
        </w:r>
      </w:ins>
      <w:ins w:id="8794" w:author="Rev 19 Allen Wirfs-Brock" w:date="2013-09-23T15:58:00Z">
        <w:r>
          <w:fldChar w:fldCharType="end"/>
        </w:r>
        <w:r>
          <w:t xml:space="preserve">, </w:t>
        </w:r>
        <w:r>
          <w:fldChar w:fldCharType="begin"/>
        </w:r>
        <w:r>
          <w:instrText xml:space="preserve"> REF _Ref367714869 \r \h </w:instrText>
        </w:r>
      </w:ins>
      <w:ins w:id="8795" w:author="Rev 19 Allen Wirfs-Brock" w:date="2013-09-23T15:58:00Z">
        <w:r>
          <w:fldChar w:fldCharType="separate"/>
        </w:r>
      </w:ins>
      <w:ins w:id="8796" w:author="Rev 19 Allen Wirfs-Brock" w:date="2013-09-27T13:22:00Z">
        <w:r w:rsidR="00D433E8">
          <w:t>14.2.2</w:t>
        </w:r>
      </w:ins>
      <w:ins w:id="8797" w:author="Rev 19 Allen Wirfs-Brock" w:date="2013-09-23T15:58:00Z">
        <w:r>
          <w:fldChar w:fldCharType="end"/>
        </w:r>
        <w:r>
          <w:t xml:space="preserve">, </w:t>
        </w:r>
        <w:r>
          <w:fldChar w:fldCharType="begin"/>
        </w:r>
        <w:r>
          <w:instrText xml:space="preserve"> REF _Ref367714895 \r \h </w:instrText>
        </w:r>
      </w:ins>
      <w:ins w:id="8798" w:author="Rev 19 Allen Wirfs-Brock" w:date="2013-09-23T15:58:00Z">
        <w:r>
          <w:fldChar w:fldCharType="separate"/>
        </w:r>
      </w:ins>
      <w:ins w:id="8799" w:author="Rev 19 Allen Wirfs-Brock" w:date="2013-09-27T13:22:00Z">
        <w:r w:rsidR="00D433E8">
          <w:t>14.4.2</w:t>
        </w:r>
      </w:ins>
      <w:ins w:id="8800" w:author="Rev 19 Allen Wirfs-Brock" w:date="2013-09-23T15:58:00Z">
        <w:r>
          <w:fldChar w:fldCharType="end"/>
        </w:r>
        <w:r>
          <w:t xml:space="preserve">, </w:t>
        </w:r>
        <w:r>
          <w:fldChar w:fldCharType="begin"/>
        </w:r>
        <w:r>
          <w:instrText xml:space="preserve"> REF _Ref367714971 \r \h </w:instrText>
        </w:r>
      </w:ins>
      <w:ins w:id="8801" w:author="Rev 19 Allen Wirfs-Brock" w:date="2013-09-23T15:58:00Z">
        <w:r>
          <w:fldChar w:fldCharType="separate"/>
        </w:r>
      </w:ins>
      <w:ins w:id="8802" w:author="Rev 19 Allen Wirfs-Brock" w:date="2013-09-27T13:22:00Z">
        <w:r w:rsidR="00D433E8">
          <w:t>15.1.1.2</w:t>
        </w:r>
      </w:ins>
      <w:ins w:id="8803" w:author="Rev 19 Allen Wirfs-Brock" w:date="2013-09-23T15:58:00Z">
        <w:r>
          <w:fldChar w:fldCharType="end"/>
        </w:r>
        <w:r>
          <w:t xml:space="preserve">, </w:t>
        </w:r>
        <w:r>
          <w:fldChar w:fldCharType="begin"/>
        </w:r>
        <w:r>
          <w:instrText xml:space="preserve"> REF _Ref367714989 \r \h </w:instrText>
        </w:r>
      </w:ins>
      <w:ins w:id="8804" w:author="Rev 19 Allen Wirfs-Brock" w:date="2013-09-23T15:58:00Z">
        <w:r>
          <w:fldChar w:fldCharType="separate"/>
        </w:r>
      </w:ins>
      <w:ins w:id="8805" w:author="Rev 19 Allen Wirfs-Brock" w:date="2013-09-27T13:22:00Z">
        <w:r w:rsidR="00D433E8">
          <w:t>15.1.2.1</w:t>
        </w:r>
      </w:ins>
      <w:ins w:id="8806" w:author="Rev 19 Allen Wirfs-Brock" w:date="2013-09-23T15:58:00Z">
        <w:r>
          <w:fldChar w:fldCharType="end"/>
        </w:r>
        <w:r>
          <w:t>.</w:t>
        </w:r>
      </w:ins>
    </w:p>
    <w:p w14:paraId="4F4069DB" w14:textId="77777777" w:rsidR="0045371C" w:rsidRPr="00E77497" w:rsidRDefault="00010F9D" w:rsidP="0045371C">
      <w:pPr>
        <w:jc w:val="left"/>
      </w:pPr>
      <w:r>
        <w:rPr>
          <w:rFonts w:ascii="Times New Roman" w:hAnsi="Times New Roman"/>
          <w:i/>
        </w:rPr>
        <w:t>Class</w:t>
      </w:r>
      <w:r w:rsidRPr="00E77497">
        <w:rPr>
          <w:rFonts w:ascii="Times New Roman" w:hAnsi="Times New Roman"/>
          <w:i/>
        </w:rPr>
        <w:t>Declaration</w:t>
      </w:r>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p>
    <w:p w14:paraId="7529E779" w14:textId="77777777" w:rsidR="0045371C" w:rsidRPr="00E77497" w:rsidRDefault="0045371C" w:rsidP="0045371C">
      <w:pPr>
        <w:pStyle w:val="Alg4"/>
        <w:numPr>
          <w:ilvl w:val="0"/>
          <w:numId w:val="841"/>
        </w:numPr>
        <w:spacing w:after="220"/>
        <w:contextualSpacing/>
      </w:pPr>
      <w:r w:rsidRPr="00E77497">
        <w:t xml:space="preserve">Return the BoundNames of </w:t>
      </w:r>
      <w:r w:rsidRPr="00E77497">
        <w:rPr>
          <w:i/>
        </w:rPr>
        <w:t>BindingIdentifier</w:t>
      </w:r>
      <w:r w:rsidRPr="00E77497">
        <w:t>.</w:t>
      </w:r>
    </w:p>
    <w:p w14:paraId="63A202E4" w14:textId="77777777" w:rsidR="00A623D6" w:rsidRPr="00E77497" w:rsidRDefault="00A623D6" w:rsidP="006A78DC">
      <w:pPr>
        <w:pStyle w:val="30"/>
      </w:pPr>
      <w:bookmarkStart w:id="8807" w:name="_Toc368050590"/>
      <w:r w:rsidRPr="00E77497">
        <w:t xml:space="preserve">Static Semantics:  </w:t>
      </w:r>
      <w:r>
        <w:t>Constructor</w:t>
      </w:r>
      <w:r>
        <w:rPr>
          <w:lang w:eastAsia="en-US"/>
        </w:rPr>
        <w:t>Method</w:t>
      </w:r>
      <w:bookmarkEnd w:id="8807"/>
    </w:p>
    <w:p w14:paraId="5955E16F" w14:textId="77777777" w:rsidR="009C71C6" w:rsidRPr="00E77497" w:rsidRDefault="009C71C6" w:rsidP="009C71C6">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Pr>
          <w:rFonts w:ascii="Courier New" w:hAnsi="Courier New"/>
        </w:rPr>
        <w:tab/>
      </w:r>
    </w:p>
    <w:p w14:paraId="4EB63BC9" w14:textId="77777777" w:rsidR="009C71C6" w:rsidRDefault="009C71C6" w:rsidP="009C71C6">
      <w:pPr>
        <w:pStyle w:val="Alg4"/>
        <w:numPr>
          <w:ilvl w:val="0"/>
          <w:numId w:val="858"/>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BE3BA1">
        <w:t>then</w:t>
      </w:r>
      <w:r>
        <w:t>, r</w:t>
      </w:r>
      <w:r w:rsidRPr="00E77497">
        <w:t xml:space="preserve">eturn </w:t>
      </w:r>
      <w:r w:rsidRPr="00F25C9A">
        <w:rPr>
          <w:rFonts w:ascii="Arial" w:hAnsi="Arial" w:cs="Arial"/>
        </w:rPr>
        <w:t>empty</w:t>
      </w:r>
      <w:r>
        <w:t>.</w:t>
      </w:r>
    </w:p>
    <w:p w14:paraId="40206D67" w14:textId="77777777" w:rsidR="009C71C6" w:rsidRDefault="009C71C6" w:rsidP="009C71C6">
      <w:pPr>
        <w:pStyle w:val="Alg4"/>
        <w:numPr>
          <w:ilvl w:val="0"/>
          <w:numId w:val="858"/>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14:paraId="3711EB06" w14:textId="77777777" w:rsidR="009C71C6" w:rsidRDefault="009C71C6" w:rsidP="009C71C6">
      <w:pPr>
        <w:pStyle w:val="Alg4"/>
        <w:numPr>
          <w:ilvl w:val="0"/>
          <w:numId w:val="858"/>
        </w:numPr>
        <w:spacing w:after="220"/>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14:paraId="45722084" w14:textId="77777777" w:rsidR="009C71C6" w:rsidRPr="00E77497" w:rsidRDefault="009C71C6" w:rsidP="009C71C6">
      <w:pPr>
        <w:pStyle w:val="Alg4"/>
        <w:numPr>
          <w:ilvl w:val="0"/>
          <w:numId w:val="858"/>
        </w:numPr>
        <w:spacing w:after="220"/>
        <w:contextualSpacing/>
      </w:pPr>
      <w:r>
        <w:t xml:space="preserve">Return </w:t>
      </w:r>
      <w:r w:rsidRPr="001F706A">
        <w:rPr>
          <w:i/>
        </w:rPr>
        <w:t>ClassElement</w:t>
      </w:r>
      <w:r w:rsidRPr="00E77497">
        <w:t>.</w:t>
      </w:r>
    </w:p>
    <w:p w14:paraId="465651E7" w14:textId="77777777" w:rsidR="009C71C6" w:rsidRPr="00E77497" w:rsidRDefault="009C71C6" w:rsidP="009C71C6">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7890DE9C" w14:textId="77777777" w:rsidR="009C71C6" w:rsidRPr="00E77497" w:rsidRDefault="009C71C6" w:rsidP="009C71C6">
      <w:pPr>
        <w:pStyle w:val="Alg4"/>
        <w:numPr>
          <w:ilvl w:val="0"/>
          <w:numId w:val="1353"/>
        </w:numPr>
        <w:contextualSpacing/>
      </w:pPr>
      <w:r w:rsidRPr="00E77497">
        <w:t xml:space="preserve">Let </w:t>
      </w:r>
      <w:r>
        <w:rPr>
          <w:i/>
        </w:rPr>
        <w:t>head</w:t>
      </w:r>
      <w:r w:rsidRPr="00E77497">
        <w:t xml:space="preserve"> be </w:t>
      </w:r>
      <w:r>
        <w:t>ConstructorMethod</w:t>
      </w:r>
      <w:r w:rsidRPr="00E77497">
        <w:t xml:space="preserve"> of </w:t>
      </w:r>
      <w:r>
        <w:rPr>
          <w:rStyle w:val="bnf"/>
        </w:rPr>
        <w:t>ClassElementList</w:t>
      </w:r>
      <w:r w:rsidRPr="00E77497">
        <w:rPr>
          <w:rStyle w:val="bnf"/>
          <w:i w:val="0"/>
        </w:rPr>
        <w:t>.</w:t>
      </w:r>
    </w:p>
    <w:p w14:paraId="68B902C0" w14:textId="77777777" w:rsidR="009C71C6" w:rsidRDefault="009C71C6" w:rsidP="009C71C6">
      <w:pPr>
        <w:pStyle w:val="Alg4"/>
        <w:numPr>
          <w:ilvl w:val="0"/>
          <w:numId w:val="1353"/>
        </w:numPr>
        <w:spacing w:after="220"/>
        <w:contextualSpacing/>
      </w:pPr>
      <w:r>
        <w:t xml:space="preserve">If </w:t>
      </w:r>
      <w:r>
        <w:rPr>
          <w:i/>
          <w:iCs/>
        </w:rPr>
        <w:t>head</w:t>
      </w:r>
      <w:r>
        <w:t xml:space="preserve"> is not </w:t>
      </w:r>
      <w:r w:rsidRPr="00F25C9A">
        <w:rPr>
          <w:rFonts w:ascii="Arial" w:hAnsi="Arial" w:cs="Arial"/>
        </w:rPr>
        <w:t>empty</w:t>
      </w:r>
      <w:r>
        <w:t xml:space="preserve">, return </w:t>
      </w:r>
      <w:r>
        <w:rPr>
          <w:i/>
          <w:iCs/>
        </w:rPr>
        <w:t>head</w:t>
      </w:r>
      <w:r>
        <w:t>.</w:t>
      </w:r>
    </w:p>
    <w:p w14:paraId="1CAB782A" w14:textId="77777777" w:rsidR="009C71C6" w:rsidRDefault="009C71C6" w:rsidP="009C71C6">
      <w:pPr>
        <w:pStyle w:val="Alg4"/>
        <w:numPr>
          <w:ilvl w:val="0"/>
          <w:numId w:val="1353"/>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BE3BA1">
        <w:t>then</w:t>
      </w:r>
      <w:r>
        <w:t>, r</w:t>
      </w:r>
      <w:r w:rsidRPr="00E77497">
        <w:t xml:space="preserve">eturn </w:t>
      </w:r>
      <w:r w:rsidRPr="00F25C9A">
        <w:rPr>
          <w:rFonts w:ascii="Arial" w:hAnsi="Arial" w:cs="Arial"/>
        </w:rPr>
        <w:t>empty</w:t>
      </w:r>
      <w:r>
        <w:t>.</w:t>
      </w:r>
    </w:p>
    <w:p w14:paraId="792D92C2" w14:textId="77777777" w:rsidR="009C71C6" w:rsidRDefault="009C71C6" w:rsidP="009C71C6">
      <w:pPr>
        <w:pStyle w:val="Alg4"/>
        <w:numPr>
          <w:ilvl w:val="0"/>
          <w:numId w:val="1353"/>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14:paraId="646422D2" w14:textId="77777777" w:rsidR="009C71C6" w:rsidRPr="00E77497" w:rsidRDefault="009C71C6" w:rsidP="009C71C6">
      <w:pPr>
        <w:pStyle w:val="Alg4"/>
        <w:numPr>
          <w:ilvl w:val="0"/>
          <w:numId w:val="1353"/>
        </w:numPr>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14:paraId="7098C65A" w14:textId="77777777" w:rsidR="009C71C6" w:rsidRPr="00E77497" w:rsidRDefault="009C71C6" w:rsidP="008D6401">
      <w:pPr>
        <w:pStyle w:val="Alg4"/>
        <w:numPr>
          <w:ilvl w:val="0"/>
          <w:numId w:val="1353"/>
        </w:numPr>
        <w:spacing w:after="220"/>
        <w:contextualSpacing/>
      </w:pPr>
      <w:r w:rsidRPr="00E77497">
        <w:t xml:space="preserve">Return </w:t>
      </w:r>
      <w:r w:rsidR="008D6401" w:rsidRPr="001F706A">
        <w:rPr>
          <w:i/>
        </w:rPr>
        <w:t>ClassElement</w:t>
      </w:r>
      <w:r w:rsidRPr="00E77497">
        <w:t>.</w:t>
      </w:r>
    </w:p>
    <w:p w14:paraId="2FFE5266" w14:textId="77777777" w:rsidR="00E06D29" w:rsidRDefault="00E06D29" w:rsidP="00E06D29">
      <w:pPr>
        <w:pStyle w:val="Note"/>
      </w:pPr>
      <w:r>
        <w:t>NOTE</w:t>
      </w:r>
      <w:r>
        <w:tab/>
        <w:t xml:space="preserve">Early Error rules ensure that there is only one method definition named </w:t>
      </w:r>
      <w:r w:rsidRPr="00052EFC">
        <w:rPr>
          <w:rFonts w:cs="Arial"/>
          <w:b/>
        </w:rPr>
        <w:t>″</w:t>
      </w:r>
      <w:r>
        <w:rPr>
          <w:rFonts w:ascii="Courier New" w:hAnsi="Courier New" w:cs="Courier New"/>
          <w:b/>
        </w:rPr>
        <w:t>constru</w:t>
      </w:r>
      <w:r w:rsidR="00372375">
        <w:rPr>
          <w:rFonts w:ascii="Courier New" w:hAnsi="Courier New" w:cs="Courier New"/>
          <w:b/>
        </w:rPr>
        <w:t>c</w:t>
      </w:r>
      <w:r>
        <w:rPr>
          <w:rFonts w:ascii="Courier New" w:hAnsi="Courier New" w:cs="Courier New"/>
          <w:b/>
        </w:rPr>
        <w:t>tor</w:t>
      </w:r>
      <w:r w:rsidRPr="00557892">
        <w:rPr>
          <w:rFonts w:cs="Arial"/>
          <w:b/>
        </w:rPr>
        <w:t>″</w:t>
      </w:r>
      <w:r>
        <w:t xml:space="preserve"> and that it isn’t an accessor property or generator definition. </w:t>
      </w:r>
    </w:p>
    <w:p w14:paraId="4AABD584" w14:textId="77777777" w:rsidR="0013423F" w:rsidRPr="00E77497" w:rsidRDefault="0013423F" w:rsidP="006A78DC">
      <w:pPr>
        <w:pStyle w:val="30"/>
      </w:pPr>
      <w:bookmarkStart w:id="8808" w:name="_Ref366747276"/>
      <w:bookmarkStart w:id="8809" w:name="_Toc368050591"/>
      <w:r w:rsidRPr="00E77497">
        <w:t xml:space="preserve">Static Semantics:  </w:t>
      </w:r>
      <w:r>
        <w:rPr>
          <w:lang w:eastAsia="en-US"/>
        </w:rPr>
        <w:t>Contains</w:t>
      </w:r>
      <w:bookmarkEnd w:id="8808"/>
      <w:bookmarkEnd w:id="8809"/>
    </w:p>
    <w:p w14:paraId="3D2B0737" w14:textId="77777777" w:rsidR="0013423F" w:rsidRPr="004418C4" w:rsidRDefault="0013423F" w:rsidP="0013423F">
      <w:pPr>
        <w:ind w:left="360"/>
      </w:pPr>
      <w:r>
        <w:t>W</w:t>
      </w:r>
      <w:r w:rsidRPr="004418C4">
        <w:t xml:space="preserve">ith </w:t>
      </w:r>
      <w:r>
        <w:t>parameter</w:t>
      </w:r>
      <w:r w:rsidRPr="004418C4">
        <w:t xml:space="preserve"> </w:t>
      </w:r>
      <w:r>
        <w:rPr>
          <w:rFonts w:ascii="Times New Roman" w:hAnsi="Times New Roman"/>
          <w:i/>
        </w:rPr>
        <w:t>symbol</w:t>
      </w:r>
      <w:r>
        <w:t>.</w:t>
      </w:r>
    </w:p>
    <w:p w14:paraId="36C08FCA" w14:textId="77777777" w:rsidR="00CA2DE9" w:rsidRPr="002E15BF" w:rsidRDefault="00CA2DE9" w:rsidP="00CA2DE9">
      <w:pPr>
        <w:tabs>
          <w:tab w:val="left" w:pos="2055"/>
        </w:tabs>
        <w:rPr>
          <w:ins w:id="8810" w:author="Rev 19 Allen Wirfs-Brock" w:date="2013-09-12T11:08:00Z"/>
        </w:rPr>
      </w:pPr>
      <w:ins w:id="8811" w:author="Rev 19 Allen Wirfs-Brock" w:date="2013-09-12T11:08:00Z">
        <w:r w:rsidRPr="002E15BF">
          <w:t>See also:</w:t>
        </w:r>
        <w:r>
          <w:t xml:space="preserve"> </w:t>
        </w:r>
        <w:r>
          <w:fldChar w:fldCharType="begin"/>
        </w:r>
        <w:r>
          <w:instrText xml:space="preserve"> REF _Ref366747031 \r \h </w:instrText>
        </w:r>
      </w:ins>
      <w:ins w:id="8812" w:author="Rev 19 Allen Wirfs-Brock" w:date="2013-09-12T11:08:00Z">
        <w:r>
          <w:fldChar w:fldCharType="separate"/>
        </w:r>
      </w:ins>
      <w:ins w:id="8813" w:author="Rev 19 Allen Wirfs-Brock" w:date="2013-09-27T13:22:00Z">
        <w:r w:rsidR="00D433E8">
          <w:t>5.3</w:t>
        </w:r>
      </w:ins>
      <w:ins w:id="8814" w:author="Rev 19 Allen Wirfs-Brock" w:date="2013-09-12T11:08:00Z">
        <w:r>
          <w:fldChar w:fldCharType="end"/>
        </w:r>
        <w:r>
          <w:t xml:space="preserve">, </w:t>
        </w:r>
        <w:r>
          <w:fldChar w:fldCharType="begin"/>
        </w:r>
        <w:r>
          <w:instrText xml:space="preserve"> REF _Ref366747005 \r \h </w:instrText>
        </w:r>
      </w:ins>
      <w:ins w:id="8815" w:author="Rev 19 Allen Wirfs-Brock" w:date="2013-09-12T11:08:00Z">
        <w:r>
          <w:fldChar w:fldCharType="separate"/>
        </w:r>
      </w:ins>
      <w:ins w:id="8816" w:author="Rev 19 Allen Wirfs-Brock" w:date="2013-09-27T13:22:00Z">
        <w:r w:rsidR="00D433E8">
          <w:t>12.1.5.2</w:t>
        </w:r>
      </w:ins>
      <w:ins w:id="8817" w:author="Rev 19 Allen Wirfs-Brock" w:date="2013-09-12T11:08:00Z">
        <w:r>
          <w:fldChar w:fldCharType="end"/>
        </w:r>
        <w:r>
          <w:t xml:space="preserve">, </w:t>
        </w:r>
        <w:r>
          <w:fldChar w:fldCharType="begin"/>
        </w:r>
        <w:r>
          <w:instrText xml:space="preserve"> REF _Ref366747129 \r \h </w:instrText>
        </w:r>
      </w:ins>
      <w:ins w:id="8818" w:author="Rev 19 Allen Wirfs-Brock" w:date="2013-09-12T11:08:00Z">
        <w:r>
          <w:fldChar w:fldCharType="separate"/>
        </w:r>
      </w:ins>
      <w:ins w:id="8819" w:author="Rev 19 Allen Wirfs-Brock" w:date="2013-09-27T13:22:00Z">
        <w:r w:rsidR="00D433E8">
          <w:t>12.2.1.1</w:t>
        </w:r>
      </w:ins>
      <w:ins w:id="8820" w:author="Rev 19 Allen Wirfs-Brock" w:date="2013-09-12T11:08:00Z">
        <w:r>
          <w:fldChar w:fldCharType="end"/>
        </w:r>
        <w:r>
          <w:t xml:space="preserve">, </w:t>
        </w:r>
        <w:r>
          <w:fldChar w:fldCharType="begin"/>
        </w:r>
        <w:r>
          <w:instrText xml:space="preserve"> REF _Ref366747171 \r \h </w:instrText>
        </w:r>
      </w:ins>
      <w:ins w:id="8821" w:author="Rev 19 Allen Wirfs-Brock" w:date="2013-09-12T11:08:00Z">
        <w:r>
          <w:fldChar w:fldCharType="separate"/>
        </w:r>
      </w:ins>
      <w:ins w:id="8822" w:author="Rev 19 Allen Wirfs-Brock" w:date="2013-09-27T13:22:00Z">
        <w:r w:rsidR="00D433E8">
          <w:t>14.1.3</w:t>
        </w:r>
      </w:ins>
      <w:ins w:id="8823" w:author="Rev 19 Allen Wirfs-Brock" w:date="2013-09-12T11:08:00Z">
        <w:r>
          <w:fldChar w:fldCharType="end"/>
        </w:r>
        <w:r>
          <w:t xml:space="preserve">, </w:t>
        </w:r>
        <w:r>
          <w:fldChar w:fldCharType="begin"/>
        </w:r>
        <w:r>
          <w:instrText xml:space="preserve"> REF _Ref366747196 \r \h </w:instrText>
        </w:r>
      </w:ins>
      <w:ins w:id="8824" w:author="Rev 19 Allen Wirfs-Brock" w:date="2013-09-12T11:08:00Z">
        <w:r>
          <w:fldChar w:fldCharType="separate"/>
        </w:r>
      </w:ins>
      <w:ins w:id="8825" w:author="Rev 19 Allen Wirfs-Brock" w:date="2013-09-27T13:22:00Z">
        <w:r w:rsidR="00D433E8">
          <w:t>14.2.3</w:t>
        </w:r>
      </w:ins>
      <w:ins w:id="8826" w:author="Rev 19 Allen Wirfs-Brock" w:date="2013-09-12T11:08:00Z">
        <w:r>
          <w:fldChar w:fldCharType="end"/>
        </w:r>
        <w:r>
          <w:t xml:space="preserve">, </w:t>
        </w:r>
        <w:r>
          <w:fldChar w:fldCharType="begin"/>
        </w:r>
        <w:r>
          <w:instrText xml:space="preserve"> REF _Ref366747244 \r \h </w:instrText>
        </w:r>
      </w:ins>
      <w:ins w:id="8827" w:author="Rev 19 Allen Wirfs-Brock" w:date="2013-09-12T11:08:00Z">
        <w:r>
          <w:fldChar w:fldCharType="separate"/>
        </w:r>
      </w:ins>
      <w:ins w:id="8828" w:author="Rev 19 Allen Wirfs-Brock" w:date="2013-09-27T13:22:00Z">
        <w:r w:rsidR="00D433E8">
          <w:t>14.4.3</w:t>
        </w:r>
      </w:ins>
      <w:ins w:id="8829" w:author="Rev 19 Allen Wirfs-Brock" w:date="2013-09-12T11:08:00Z">
        <w:r>
          <w:fldChar w:fldCharType="end"/>
        </w:r>
      </w:ins>
    </w:p>
    <w:p w14:paraId="145904D0" w14:textId="77777777" w:rsidR="0013423F" w:rsidRPr="00E77497" w:rsidRDefault="0013423F" w:rsidP="0013423F">
      <w:pPr>
        <w:jc w:val="left"/>
      </w:pPr>
      <w:r>
        <w:rPr>
          <w:rFonts w:ascii="Times New Roman" w:hAnsi="Times New Roman"/>
          <w:i/>
        </w:rPr>
        <w:t>ClassTail</w:t>
      </w:r>
      <w:r w:rsidRPr="00E77497">
        <w:t xml:space="preserve"> </w:t>
      </w:r>
      <w:r w:rsidRPr="00E77497">
        <w:rPr>
          <w:b/>
        </w:rPr>
        <w:t xml:space="preserve">: </w:t>
      </w:r>
      <w:r w:rsidRPr="00E77497">
        <w:t xml:space="preserve"> </w:t>
      </w:r>
      <w:r w:rsidR="00594449" w:rsidRPr="00594449">
        <w:rPr>
          <w:rFonts w:ascii="Times New Roman" w:hAnsi="Times New Roman"/>
          <w:i/>
        </w:rPr>
        <w:t>ClassHeritage</w:t>
      </w:r>
      <w:r w:rsidRPr="00594449">
        <w:rPr>
          <w:rFonts w:cs="Arial"/>
          <w:vertAlign w:val="subscript"/>
        </w:rPr>
        <w:t>opt</w:t>
      </w:r>
      <w:r>
        <w:rPr>
          <w:rFonts w:cs="Arial"/>
          <w:vertAlign w:val="subscript"/>
        </w:rPr>
        <w:t xml:space="preserve"> </w:t>
      </w:r>
      <w:r w:rsidR="00594449">
        <w:rPr>
          <w:rFonts w:cs="Arial"/>
          <w:vertAlign w:val="subscript"/>
        </w:rPr>
        <w:t xml:space="preserve"> </w:t>
      </w:r>
      <w:r w:rsidR="00594449"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w:t>
      </w:r>
      <w:r w:rsidR="00594449">
        <w:rPr>
          <w:rFonts w:ascii="Times New Roman" w:hAnsi="Times New Roman"/>
          <w:i/>
        </w:rPr>
        <w:t>Body</w:t>
      </w:r>
      <w:r w:rsidRPr="00E77497">
        <w:t xml:space="preserve"> </w:t>
      </w:r>
      <w:r w:rsidR="00594449" w:rsidRPr="00594449">
        <w:rPr>
          <w:rFonts w:ascii="Courier New" w:hAnsi="Courier New" w:cs="Courier New"/>
          <w:b/>
        </w:rPr>
        <w:t>}</w:t>
      </w:r>
    </w:p>
    <w:p w14:paraId="361A5D87" w14:textId="77777777" w:rsidR="001719EF" w:rsidRDefault="001719EF" w:rsidP="001719EF">
      <w:pPr>
        <w:pStyle w:val="Alg4"/>
        <w:numPr>
          <w:ilvl w:val="0"/>
          <w:numId w:val="887"/>
        </w:numPr>
        <w:contextualSpacing/>
      </w:pPr>
      <w:r>
        <w:t xml:space="preserve">If </w:t>
      </w:r>
      <w:r w:rsidRPr="006F1513">
        <w:rPr>
          <w:i/>
        </w:rPr>
        <w:t>symbol</w:t>
      </w:r>
      <w:r>
        <w:t xml:space="preserve"> is </w:t>
      </w:r>
      <w:r w:rsidRPr="006F1513">
        <w:rPr>
          <w:i/>
        </w:rPr>
        <w:t>Class</w:t>
      </w:r>
      <w:r>
        <w:rPr>
          <w:i/>
        </w:rPr>
        <w:t>Body</w:t>
      </w:r>
      <w:r>
        <w:t xml:space="preserve">, return </w:t>
      </w:r>
      <w:r w:rsidRPr="006F1513">
        <w:rPr>
          <w:b/>
        </w:rPr>
        <w:t>true</w:t>
      </w:r>
      <w:r>
        <w:t>.</w:t>
      </w:r>
    </w:p>
    <w:p w14:paraId="2C82E633" w14:textId="77777777" w:rsidR="0013423F" w:rsidRPr="00E77497" w:rsidRDefault="00594449" w:rsidP="001719EF">
      <w:pPr>
        <w:pStyle w:val="Alg2"/>
        <w:numPr>
          <w:ilvl w:val="0"/>
          <w:numId w:val="887"/>
        </w:numPr>
      </w:pPr>
      <w:r>
        <w:t>If</w:t>
      </w:r>
      <w:r w:rsidR="0013423F">
        <w:t xml:space="preserve"> </w:t>
      </w:r>
      <w:r>
        <w:rPr>
          <w:i/>
        </w:rPr>
        <w:t xml:space="preserve">ClassHeritage </w:t>
      </w:r>
      <w:r w:rsidRPr="0066074B">
        <w:t>is not present</w:t>
      </w:r>
      <w:r w:rsidR="0013423F">
        <w:t>,</w:t>
      </w:r>
      <w:r>
        <w:t xml:space="preserve"> return </w:t>
      </w:r>
      <w:r w:rsidRPr="00594449">
        <w:rPr>
          <w:b/>
        </w:rPr>
        <w:t>false</w:t>
      </w:r>
      <w:r>
        <w:t>.</w:t>
      </w:r>
      <w:r w:rsidR="0013423F">
        <w:t xml:space="preserve">   </w:t>
      </w:r>
      <w:r w:rsidR="0013423F" w:rsidRPr="00E77497">
        <w:t xml:space="preserve"> </w:t>
      </w:r>
    </w:p>
    <w:p w14:paraId="34C60A6B" w14:textId="77777777" w:rsidR="002516D5" w:rsidRDefault="002516D5" w:rsidP="001719EF">
      <w:pPr>
        <w:pStyle w:val="Alg4"/>
        <w:numPr>
          <w:ilvl w:val="0"/>
          <w:numId w:val="887"/>
        </w:numPr>
        <w:spacing w:after="220"/>
        <w:contextualSpacing/>
      </w:pPr>
      <w:r>
        <w:t xml:space="preserve">If </w:t>
      </w:r>
      <w:r w:rsidRPr="006F1513">
        <w:rPr>
          <w:i/>
        </w:rPr>
        <w:t>symbol</w:t>
      </w:r>
      <w:r>
        <w:t xml:space="preserve"> is </w:t>
      </w:r>
      <w:r w:rsidRPr="006F1513">
        <w:rPr>
          <w:i/>
        </w:rPr>
        <w:t>ClassHeritage</w:t>
      </w:r>
      <w:r>
        <w:t xml:space="preserve">, return </w:t>
      </w:r>
      <w:r w:rsidRPr="006F1513">
        <w:rPr>
          <w:b/>
        </w:rPr>
        <w:t>true</w:t>
      </w:r>
      <w:r>
        <w:t>.</w:t>
      </w:r>
    </w:p>
    <w:p w14:paraId="2C8A872F" w14:textId="77777777" w:rsidR="0013423F" w:rsidRPr="00E77497" w:rsidRDefault="0013423F" w:rsidP="001719EF">
      <w:pPr>
        <w:pStyle w:val="Alg4"/>
        <w:numPr>
          <w:ilvl w:val="0"/>
          <w:numId w:val="887"/>
        </w:numPr>
        <w:spacing w:after="220"/>
        <w:contextualSpacing/>
      </w:pPr>
      <w:r w:rsidRPr="00E77497">
        <w:t>Return</w:t>
      </w:r>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r w:rsidRPr="00E77497">
        <w:t>.</w:t>
      </w:r>
    </w:p>
    <w:p w14:paraId="5970E785" w14:textId="77777777" w:rsidR="00594449" w:rsidRDefault="00594449" w:rsidP="00594449">
      <w:pPr>
        <w:pStyle w:val="Note"/>
      </w:pPr>
      <w:r>
        <w:t>NOTE</w:t>
      </w:r>
      <w:r>
        <w:tab/>
        <w:t>Static semantic rules that depend upon substructure generally do not look into class bodies.</w:t>
      </w:r>
    </w:p>
    <w:p w14:paraId="5B6EC42A" w14:textId="77777777" w:rsidR="00D97798" w:rsidRPr="00E77497" w:rsidRDefault="00D97798" w:rsidP="006A78DC">
      <w:pPr>
        <w:pStyle w:val="30"/>
      </w:pPr>
      <w:bookmarkStart w:id="8830" w:name="_Ref367715568"/>
      <w:bookmarkStart w:id="8831" w:name="_Toc368050592"/>
      <w:r w:rsidRPr="00E77497">
        <w:t xml:space="preserve">Static Semantics:  </w:t>
      </w:r>
      <w:r>
        <w:rPr>
          <w:lang w:eastAsia="en-US"/>
        </w:rPr>
        <w:t>IsConstantDeclaration</w:t>
      </w:r>
      <w:bookmarkEnd w:id="8830"/>
      <w:bookmarkEnd w:id="8831"/>
    </w:p>
    <w:p w14:paraId="436859D9" w14:textId="77777777" w:rsidR="00D30056" w:rsidRPr="00F742D3" w:rsidRDefault="00D30056" w:rsidP="00D30056">
      <w:pPr>
        <w:rPr>
          <w:ins w:id="8832" w:author="Rev 19 Allen Wirfs-Brock" w:date="2013-09-23T16:06:00Z"/>
        </w:rPr>
      </w:pPr>
      <w:ins w:id="8833" w:author="Rev 19 Allen Wirfs-Brock" w:date="2013-09-23T16:06:00Z">
        <w:r>
          <w:t xml:space="preserve">See also: </w:t>
        </w:r>
        <w:r>
          <w:fldChar w:fldCharType="begin"/>
        </w:r>
        <w:r>
          <w:instrText xml:space="preserve"> REF _Ref367715448 \r \h </w:instrText>
        </w:r>
      </w:ins>
      <w:ins w:id="8834" w:author="Rev 19 Allen Wirfs-Brock" w:date="2013-09-23T16:06:00Z">
        <w:r>
          <w:fldChar w:fldCharType="separate"/>
        </w:r>
      </w:ins>
      <w:ins w:id="8835" w:author="Rev 19 Allen Wirfs-Brock" w:date="2013-09-27T13:22:00Z">
        <w:r w:rsidR="00D433E8">
          <w:t>13.2.1.3</w:t>
        </w:r>
      </w:ins>
      <w:ins w:id="8836" w:author="Rev 19 Allen Wirfs-Brock" w:date="2013-09-23T16:06:00Z">
        <w:r>
          <w:fldChar w:fldCharType="end"/>
        </w:r>
        <w:r>
          <w:t xml:space="preserve">, </w:t>
        </w:r>
        <w:r>
          <w:fldChar w:fldCharType="begin"/>
        </w:r>
        <w:r>
          <w:instrText xml:space="preserve"> REF _Ref367715502 \r \h </w:instrText>
        </w:r>
      </w:ins>
      <w:ins w:id="8837" w:author="Rev 19 Allen Wirfs-Brock" w:date="2013-09-23T16:06:00Z">
        <w:r>
          <w:fldChar w:fldCharType="separate"/>
        </w:r>
      </w:ins>
      <w:ins w:id="8838" w:author="Rev 19 Allen Wirfs-Brock" w:date="2013-09-27T13:22:00Z">
        <w:r w:rsidR="00D433E8">
          <w:t>14.1.6</w:t>
        </w:r>
      </w:ins>
      <w:ins w:id="8839" w:author="Rev 19 Allen Wirfs-Brock" w:date="2013-09-23T16:06:00Z">
        <w:r>
          <w:fldChar w:fldCharType="end"/>
        </w:r>
        <w:r>
          <w:t xml:space="preserve">, </w:t>
        </w:r>
        <w:r>
          <w:fldChar w:fldCharType="begin"/>
        </w:r>
        <w:r>
          <w:instrText xml:space="preserve"> REF _Ref367715540 \r \h </w:instrText>
        </w:r>
      </w:ins>
      <w:ins w:id="8840" w:author="Rev 19 Allen Wirfs-Brock" w:date="2013-09-23T16:06:00Z">
        <w:r>
          <w:fldChar w:fldCharType="separate"/>
        </w:r>
      </w:ins>
      <w:ins w:id="8841" w:author="Rev 19 Allen Wirfs-Brock" w:date="2013-09-27T13:22:00Z">
        <w:r w:rsidR="00D433E8">
          <w:t>14.4.4</w:t>
        </w:r>
      </w:ins>
      <w:ins w:id="8842" w:author="Rev 19 Allen Wirfs-Brock" w:date="2013-09-23T16:06:00Z">
        <w:r>
          <w:fldChar w:fldCharType="end"/>
        </w:r>
        <w:r>
          <w:t>.</w:t>
        </w:r>
      </w:ins>
    </w:p>
    <w:p w14:paraId="154BA477" w14:textId="77777777"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11F1196A" w14:textId="77777777" w:rsidR="00D97798" w:rsidRPr="00E77497" w:rsidRDefault="00D97798" w:rsidP="00D97798">
      <w:pPr>
        <w:pStyle w:val="Alg4"/>
        <w:numPr>
          <w:ilvl w:val="0"/>
          <w:numId w:val="850"/>
        </w:numPr>
        <w:spacing w:after="220"/>
        <w:contextualSpacing/>
      </w:pPr>
      <w:r>
        <w:t xml:space="preserve">Return </w:t>
      </w:r>
      <w:r w:rsidR="00A019EE">
        <w:rPr>
          <w:b/>
        </w:rPr>
        <w:t>false</w:t>
      </w:r>
      <w:r w:rsidRPr="00E77497">
        <w:t>.</w:t>
      </w:r>
    </w:p>
    <w:p w14:paraId="6968A31D" w14:textId="77777777" w:rsidR="00DC1842" w:rsidRPr="00E77497" w:rsidRDefault="00DC1842" w:rsidP="006A78DC">
      <w:pPr>
        <w:pStyle w:val="30"/>
      </w:pPr>
      <w:bookmarkStart w:id="8843" w:name="_Toc368050593"/>
      <w:r w:rsidRPr="00E77497">
        <w:t xml:space="preserve">Static Semantics:  </w:t>
      </w:r>
      <w:r>
        <w:rPr>
          <w:lang w:eastAsia="en-US"/>
        </w:rPr>
        <w:t>IsStatic</w:t>
      </w:r>
      <w:bookmarkEnd w:id="8843"/>
    </w:p>
    <w:p w14:paraId="6E4684CC" w14:textId="77777777" w:rsidR="00DC1842" w:rsidRPr="00E77497" w:rsidRDefault="00DC1842" w:rsidP="00DC1842">
      <w:pPr>
        <w:jc w:val="left"/>
      </w:pPr>
      <w:r>
        <w:rPr>
          <w:rStyle w:val="bnf"/>
        </w:rPr>
        <w:t>ClassElement</w:t>
      </w:r>
      <w:r w:rsidRPr="00E77497">
        <w:t xml:space="preserve"> </w:t>
      </w:r>
      <w:r w:rsidRPr="00E77497">
        <w:rPr>
          <w:b/>
        </w:rPr>
        <w:t>:</w:t>
      </w:r>
      <w:r>
        <w:rPr>
          <w:b/>
        </w:rPr>
        <w:t xml:space="preserve"> </w:t>
      </w:r>
      <w:r>
        <w:rPr>
          <w:rStyle w:val="bnf"/>
        </w:rPr>
        <w:t>MethodDefinition</w:t>
      </w:r>
      <w:r w:rsidRPr="00E77497">
        <w:t xml:space="preserve"> </w:t>
      </w:r>
    </w:p>
    <w:p w14:paraId="22616A37" w14:textId="77777777" w:rsidR="00DC1842" w:rsidRPr="00E77497" w:rsidRDefault="00DC1842" w:rsidP="00DC1842">
      <w:pPr>
        <w:pStyle w:val="Alg4"/>
        <w:numPr>
          <w:ilvl w:val="0"/>
          <w:numId w:val="1351"/>
        </w:numPr>
        <w:spacing w:after="220"/>
        <w:contextualSpacing/>
      </w:pPr>
      <w:r>
        <w:t xml:space="preserve">Return </w:t>
      </w:r>
      <w:r w:rsidRPr="00DC1842">
        <w:rPr>
          <w:b/>
        </w:rPr>
        <w:t>false</w:t>
      </w:r>
      <w:r w:rsidRPr="00E77497">
        <w:t>.</w:t>
      </w:r>
    </w:p>
    <w:p w14:paraId="0E348D3C" w14:textId="77777777" w:rsidR="00DC1842" w:rsidRPr="00E77497" w:rsidRDefault="00DC1842" w:rsidP="00DC1842">
      <w:pPr>
        <w:jc w:val="left"/>
      </w:pPr>
      <w:r>
        <w:rPr>
          <w:rStyle w:val="bnf"/>
        </w:rPr>
        <w:t>ClassElement</w:t>
      </w:r>
      <w:r w:rsidRPr="00E77497">
        <w:t xml:space="preserve"> </w:t>
      </w:r>
      <w:r w:rsidRPr="00E77497">
        <w:rPr>
          <w:b/>
        </w:rPr>
        <w:t>:</w:t>
      </w:r>
      <w:r>
        <w:rPr>
          <w:b/>
        </w:rPr>
        <w:t xml:space="preserve"> </w:t>
      </w:r>
      <w:r w:rsidRPr="00977F8C">
        <w:rPr>
          <w:rFonts w:ascii="Courier New" w:hAnsi="Courier New" w:cs="Courier New"/>
          <w:b/>
        </w:rPr>
        <w:t>static</w:t>
      </w:r>
      <w:r>
        <w:t xml:space="preserve"> </w:t>
      </w:r>
      <w:r w:rsidRPr="00E77497">
        <w:t xml:space="preserve"> </w:t>
      </w:r>
      <w:r>
        <w:rPr>
          <w:rStyle w:val="bnf"/>
        </w:rPr>
        <w:t>MethodDefinition</w:t>
      </w:r>
      <w:r w:rsidRPr="00E77497">
        <w:t xml:space="preserve"> </w:t>
      </w:r>
    </w:p>
    <w:p w14:paraId="111AF4B1" w14:textId="77777777" w:rsidR="00DC1842" w:rsidRPr="00E77497" w:rsidRDefault="00DC1842" w:rsidP="00DC1842">
      <w:pPr>
        <w:pStyle w:val="Alg4"/>
        <w:numPr>
          <w:ilvl w:val="0"/>
          <w:numId w:val="1352"/>
        </w:numPr>
        <w:spacing w:after="220"/>
        <w:contextualSpacing/>
      </w:pPr>
      <w:r>
        <w:t xml:space="preserve">Return </w:t>
      </w:r>
      <w:r>
        <w:rPr>
          <w:b/>
        </w:rPr>
        <w:t>true</w:t>
      </w:r>
      <w:r w:rsidRPr="00E77497">
        <w:t>.</w:t>
      </w:r>
    </w:p>
    <w:p w14:paraId="5229DF20" w14:textId="77777777" w:rsidR="00DC1842" w:rsidRPr="00E77497" w:rsidRDefault="00DC1842" w:rsidP="00DC1842">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14:paraId="2B61AAA3" w14:textId="77777777" w:rsidR="00DC1842" w:rsidRPr="00E77497" w:rsidRDefault="00DC1842" w:rsidP="00DC1842">
      <w:pPr>
        <w:pStyle w:val="Alg4"/>
        <w:numPr>
          <w:ilvl w:val="0"/>
          <w:numId w:val="863"/>
        </w:numPr>
        <w:spacing w:after="220"/>
        <w:contextualSpacing/>
      </w:pPr>
      <w:r>
        <w:t xml:space="preserve">Return </w:t>
      </w:r>
      <w:r w:rsidRPr="00DC1842">
        <w:rPr>
          <w:b/>
        </w:rPr>
        <w:t>false</w:t>
      </w:r>
      <w:r>
        <w:t>.</w:t>
      </w:r>
    </w:p>
    <w:p w14:paraId="5CDC0B27" w14:textId="77777777" w:rsidR="00D97798" w:rsidRPr="00E77497" w:rsidRDefault="00D97798" w:rsidP="006A78DC">
      <w:pPr>
        <w:pStyle w:val="30"/>
      </w:pPr>
      <w:bookmarkStart w:id="8844" w:name="_Ref367708091"/>
      <w:bookmarkStart w:id="8845" w:name="_Toc368050594"/>
      <w:r w:rsidRPr="00E77497">
        <w:t xml:space="preserve">Static Semantics:  </w:t>
      </w:r>
      <w:r w:rsidRPr="00E77497">
        <w:rPr>
          <w:lang w:eastAsia="en-US"/>
        </w:rPr>
        <w:t>LexicallyDeclaredNames</w:t>
      </w:r>
      <w:bookmarkEnd w:id="8844"/>
      <w:bookmarkEnd w:id="8845"/>
    </w:p>
    <w:p w14:paraId="00A4AC24" w14:textId="77777777" w:rsidR="002B5C9A" w:rsidRPr="00F742D3" w:rsidRDefault="002B5C9A" w:rsidP="002B5C9A">
      <w:pPr>
        <w:rPr>
          <w:ins w:id="8846" w:author="Rev 19 Allen Wirfs-Brock" w:date="2013-09-23T14:03:00Z"/>
        </w:rPr>
      </w:pPr>
      <w:ins w:id="8847" w:author="Rev 19 Allen Wirfs-Brock" w:date="2013-09-23T14:03:00Z">
        <w:r>
          <w:t xml:space="preserve">See also: </w:t>
        </w:r>
        <w:r>
          <w:fldChar w:fldCharType="begin"/>
        </w:r>
        <w:r>
          <w:instrText xml:space="preserve"> REF _Ref367707791 \r \h </w:instrText>
        </w:r>
      </w:ins>
      <w:ins w:id="8848" w:author="Rev 19 Allen Wirfs-Brock" w:date="2013-09-23T14:03:00Z">
        <w:r>
          <w:fldChar w:fldCharType="separate"/>
        </w:r>
      </w:ins>
      <w:ins w:id="8849" w:author="Rev 19 Allen Wirfs-Brock" w:date="2013-09-27T13:22:00Z">
        <w:r w:rsidR="00D433E8">
          <w:t>13.1.3</w:t>
        </w:r>
      </w:ins>
      <w:ins w:id="8850" w:author="Rev 19 Allen Wirfs-Brock" w:date="2013-09-23T14:03:00Z">
        <w:r>
          <w:fldChar w:fldCharType="end"/>
        </w:r>
        <w:r>
          <w:t xml:space="preserve">, </w:t>
        </w:r>
        <w:r>
          <w:fldChar w:fldCharType="begin"/>
        </w:r>
        <w:r>
          <w:instrText xml:space="preserve"> REF _Ref367707886 \r \h </w:instrText>
        </w:r>
      </w:ins>
      <w:ins w:id="8851" w:author="Rev 19 Allen Wirfs-Brock" w:date="2013-09-23T14:03:00Z">
        <w:r>
          <w:fldChar w:fldCharType="separate"/>
        </w:r>
      </w:ins>
      <w:ins w:id="8852" w:author="Rev 19 Allen Wirfs-Brock" w:date="2013-09-27T13:22:00Z">
        <w:r w:rsidR="00D433E8">
          <w:t>13.11.3</w:t>
        </w:r>
      </w:ins>
      <w:ins w:id="8853" w:author="Rev 19 Allen Wirfs-Brock" w:date="2013-09-23T14:03:00Z">
        <w:r>
          <w:fldChar w:fldCharType="end"/>
        </w:r>
        <w:r>
          <w:t xml:space="preserve">, </w:t>
        </w:r>
        <w:r>
          <w:fldChar w:fldCharType="begin"/>
        </w:r>
        <w:r>
          <w:instrText xml:space="preserve"> REF _Ref367707965 \r \h </w:instrText>
        </w:r>
      </w:ins>
      <w:ins w:id="8854" w:author="Rev 19 Allen Wirfs-Brock" w:date="2013-09-23T14:03:00Z">
        <w:r>
          <w:fldChar w:fldCharType="separate"/>
        </w:r>
      </w:ins>
      <w:ins w:id="8855" w:author="Rev 19 Allen Wirfs-Brock" w:date="2013-09-27T13:22:00Z">
        <w:r w:rsidR="00D433E8">
          <w:t>14.1.9</w:t>
        </w:r>
      </w:ins>
      <w:ins w:id="8856" w:author="Rev 19 Allen Wirfs-Brock" w:date="2013-09-23T14:03:00Z">
        <w:r>
          <w:fldChar w:fldCharType="end"/>
        </w:r>
        <w:r>
          <w:t xml:space="preserve">, </w:t>
        </w:r>
        <w:r>
          <w:fldChar w:fldCharType="begin"/>
        </w:r>
        <w:r>
          <w:instrText xml:space="preserve"> REF _Ref367708006 \r \h </w:instrText>
        </w:r>
      </w:ins>
      <w:ins w:id="8857" w:author="Rev 19 Allen Wirfs-Brock" w:date="2013-09-23T14:03:00Z">
        <w:r>
          <w:fldChar w:fldCharType="separate"/>
        </w:r>
      </w:ins>
      <w:ins w:id="8858" w:author="Rev 19 Allen Wirfs-Brock" w:date="2013-09-27T13:22:00Z">
        <w:r w:rsidR="00D433E8">
          <w:t>14.2.7</w:t>
        </w:r>
      </w:ins>
      <w:ins w:id="8859" w:author="Rev 19 Allen Wirfs-Brock" w:date="2013-09-23T14:03:00Z">
        <w:r>
          <w:fldChar w:fldCharType="end"/>
        </w:r>
        <w:r>
          <w:t xml:space="preserve">, </w:t>
        </w:r>
        <w:r>
          <w:fldChar w:fldCharType="begin"/>
        </w:r>
        <w:r>
          <w:instrText xml:space="preserve"> REF _Ref367708053 \r \h </w:instrText>
        </w:r>
      </w:ins>
      <w:ins w:id="8860" w:author="Rev 19 Allen Wirfs-Brock" w:date="2013-09-23T14:03:00Z">
        <w:r>
          <w:fldChar w:fldCharType="separate"/>
        </w:r>
      </w:ins>
      <w:ins w:id="8861" w:author="Rev 19 Allen Wirfs-Brock" w:date="2013-09-27T13:22:00Z">
        <w:r w:rsidR="00D433E8">
          <w:t>14.4.5</w:t>
        </w:r>
      </w:ins>
      <w:ins w:id="8862" w:author="Rev 19 Allen Wirfs-Brock" w:date="2013-09-23T14:03:00Z">
        <w:r>
          <w:fldChar w:fldCharType="end"/>
        </w:r>
        <w:r>
          <w:t xml:space="preserve">, </w:t>
        </w:r>
        <w:r>
          <w:fldChar w:fldCharType="begin"/>
        </w:r>
        <w:r>
          <w:instrText xml:space="preserve"> REF _Ref367708152 \r \h </w:instrText>
        </w:r>
      </w:ins>
      <w:ins w:id="8863" w:author="Rev 19 Allen Wirfs-Brock" w:date="2013-09-23T14:03:00Z">
        <w:r>
          <w:fldChar w:fldCharType="separate"/>
        </w:r>
      </w:ins>
      <w:ins w:id="8864" w:author="Rev 19 Allen Wirfs-Brock" w:date="2013-09-27T13:22:00Z">
        <w:r w:rsidR="00D433E8">
          <w:t>15.1.0.3</w:t>
        </w:r>
      </w:ins>
      <w:ins w:id="8865" w:author="Rev 19 Allen Wirfs-Brock" w:date="2013-09-23T14:03:00Z">
        <w:r>
          <w:fldChar w:fldCharType="end"/>
        </w:r>
        <w:r>
          <w:t xml:space="preserve">, </w:t>
        </w:r>
        <w:r>
          <w:fldChar w:fldCharType="begin"/>
        </w:r>
        <w:r>
          <w:instrText xml:space="preserve"> REF _Ref367708185 \r \h </w:instrText>
        </w:r>
      </w:ins>
      <w:ins w:id="8866" w:author="Rev 19 Allen Wirfs-Brock" w:date="2013-09-23T14:03:00Z">
        <w:r>
          <w:fldChar w:fldCharType="separate"/>
        </w:r>
      </w:ins>
      <w:ins w:id="8867" w:author="Rev 19 Allen Wirfs-Brock" w:date="2013-09-27T13:22:00Z">
        <w:r w:rsidR="00D433E8">
          <w:t>15.2.3</w:t>
        </w:r>
      </w:ins>
      <w:ins w:id="8868" w:author="Rev 19 Allen Wirfs-Brock" w:date="2013-09-23T14:03:00Z">
        <w:r>
          <w:fldChar w:fldCharType="end"/>
        </w:r>
        <w:r>
          <w:t>.</w:t>
        </w:r>
      </w:ins>
    </w:p>
    <w:p w14:paraId="486C93CE" w14:textId="77777777"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086F1E8E" w14:textId="77777777" w:rsidR="00D97798" w:rsidRPr="00E77497" w:rsidRDefault="00D97798" w:rsidP="00D97798">
      <w:pPr>
        <w:pStyle w:val="Alg4"/>
        <w:numPr>
          <w:ilvl w:val="0"/>
          <w:numId w:val="847"/>
        </w:numPr>
        <w:spacing w:after="220"/>
        <w:contextualSpacing/>
      </w:pPr>
      <w:r w:rsidRPr="00E77497">
        <w:t xml:space="preserve">Return the BoundNames of </w:t>
      </w:r>
      <w:r w:rsidRPr="00E77497">
        <w:rPr>
          <w:i/>
        </w:rPr>
        <w:t>BindingIdentifier</w:t>
      </w:r>
      <w:r w:rsidRPr="00E77497">
        <w:t>.</w:t>
      </w:r>
    </w:p>
    <w:p w14:paraId="29F3EEED" w14:textId="77777777" w:rsidR="00E926E2" w:rsidRPr="00E77497" w:rsidRDefault="00E926E2" w:rsidP="006A78DC">
      <w:pPr>
        <w:pStyle w:val="30"/>
      </w:pPr>
      <w:bookmarkStart w:id="8869" w:name="_Toc368050595"/>
      <w:r w:rsidRPr="00E77497">
        <w:t xml:space="preserve">Static Semantics:  </w:t>
      </w:r>
      <w:r w:rsidR="00DC1842">
        <w:t>Prototype</w:t>
      </w:r>
      <w:r>
        <w:rPr>
          <w:lang w:eastAsia="en-US"/>
        </w:rPr>
        <w:t>Method</w:t>
      </w:r>
      <w:r w:rsidRPr="00E77497">
        <w:rPr>
          <w:lang w:eastAsia="en-US"/>
        </w:rPr>
        <w:t>De</w:t>
      </w:r>
      <w:r w:rsidR="00002FFA">
        <w:rPr>
          <w:lang w:eastAsia="en-US"/>
        </w:rPr>
        <w:t>finition</w:t>
      </w:r>
      <w:r w:rsidRPr="00E77497">
        <w:rPr>
          <w:lang w:eastAsia="en-US"/>
        </w:rPr>
        <w:t>s</w:t>
      </w:r>
      <w:bookmarkEnd w:id="8869"/>
    </w:p>
    <w:p w14:paraId="0E21BC90" w14:textId="77777777" w:rsidR="00A30CF3" w:rsidRPr="00E77497" w:rsidRDefault="00A30CF3" w:rsidP="00BF0BF4">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sidR="002D52EE">
        <w:rPr>
          <w:rFonts w:ascii="Courier New" w:hAnsi="Courier New"/>
        </w:rPr>
        <w:tab/>
      </w:r>
    </w:p>
    <w:p w14:paraId="3F4B9836" w14:textId="77777777" w:rsidR="002D52EE" w:rsidRDefault="002D52EE" w:rsidP="000374D3">
      <w:pPr>
        <w:pStyle w:val="Alg4"/>
        <w:numPr>
          <w:ilvl w:val="0"/>
          <w:numId w:val="1596"/>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BE3BA1">
        <w:t>then</w:t>
      </w:r>
      <w:r>
        <w:t>, r</w:t>
      </w:r>
      <w:r w:rsidRPr="00E77497">
        <w:t xml:space="preserve">eturn a </w:t>
      </w:r>
      <w:r>
        <w:t>new empty List.</w:t>
      </w:r>
    </w:p>
    <w:p w14:paraId="521B166C" w14:textId="77777777" w:rsidR="002D52EE" w:rsidRDefault="002D52EE" w:rsidP="000374D3">
      <w:pPr>
        <w:pStyle w:val="Alg4"/>
        <w:numPr>
          <w:ilvl w:val="0"/>
          <w:numId w:val="1596"/>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a </w:t>
      </w:r>
      <w:r>
        <w:t>new empty List.</w:t>
      </w:r>
    </w:p>
    <w:p w14:paraId="74382006" w14:textId="77777777" w:rsidR="00CE25DF" w:rsidRDefault="00CE25DF" w:rsidP="000374D3">
      <w:pPr>
        <w:pStyle w:val="Alg4"/>
        <w:numPr>
          <w:ilvl w:val="0"/>
          <w:numId w:val="1596"/>
        </w:numPr>
        <w:spacing w:after="220"/>
        <w:contextualSpacing/>
      </w:pPr>
      <w:r>
        <w:t xml:space="preserve">If </w:t>
      </w:r>
      <w:r w:rsidR="002D52EE">
        <w:t xml:space="preserve">PropName of </w:t>
      </w:r>
      <w:r w:rsidRPr="001F706A">
        <w:rPr>
          <w:i/>
        </w:rPr>
        <w:t>ClassElement</w:t>
      </w:r>
      <w:r>
        <w:t xml:space="preserve"> is </w:t>
      </w:r>
      <w:r w:rsidRPr="00052EFC">
        <w:rPr>
          <w:rFonts w:cs="Arial"/>
          <w:b/>
        </w:rPr>
        <w:t>″</w:t>
      </w:r>
      <w:r>
        <w:rPr>
          <w:rFonts w:ascii="Courier New" w:hAnsi="Courier New" w:cs="Courier New"/>
          <w:b/>
        </w:rPr>
        <w:t>constructor</w:t>
      </w:r>
      <w:r w:rsidRPr="00557892">
        <w:rPr>
          <w:rFonts w:cs="Arial"/>
          <w:b/>
        </w:rPr>
        <w:t>″</w:t>
      </w:r>
      <w:r>
        <w:t>, r</w:t>
      </w:r>
      <w:r w:rsidRPr="00E77497">
        <w:t xml:space="preserve">eturn a </w:t>
      </w:r>
      <w:r>
        <w:t>new empty List.</w:t>
      </w:r>
    </w:p>
    <w:p w14:paraId="28316A83" w14:textId="77777777" w:rsidR="00A30CF3" w:rsidRPr="00E77497" w:rsidRDefault="00A30CF3" w:rsidP="000374D3">
      <w:pPr>
        <w:pStyle w:val="Alg4"/>
        <w:numPr>
          <w:ilvl w:val="0"/>
          <w:numId w:val="1596"/>
        </w:numPr>
        <w:spacing w:after="220"/>
        <w:contextualSpacing/>
      </w:pPr>
      <w:r>
        <w:t xml:space="preserve">Return a </w:t>
      </w:r>
      <w:r w:rsidRPr="00E77497">
        <w:t xml:space="preserve">List containing </w:t>
      </w:r>
      <w:r w:rsidRPr="001F706A">
        <w:rPr>
          <w:i/>
        </w:rPr>
        <w:t>ClassElement</w:t>
      </w:r>
      <w:r w:rsidRPr="00E77497">
        <w:t>.</w:t>
      </w:r>
    </w:p>
    <w:p w14:paraId="0ACFDF76" w14:textId="77777777" w:rsidR="00A30CF3" w:rsidRPr="00E77497" w:rsidRDefault="00A30CF3" w:rsidP="00A30CF3">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63BC6A5C" w14:textId="77777777" w:rsidR="00A30CF3" w:rsidRPr="00E77497" w:rsidRDefault="00A30CF3" w:rsidP="000374D3">
      <w:pPr>
        <w:pStyle w:val="Alg4"/>
        <w:numPr>
          <w:ilvl w:val="0"/>
          <w:numId w:val="1597"/>
        </w:numPr>
        <w:contextualSpacing/>
      </w:pPr>
      <w:r w:rsidRPr="00E77497">
        <w:t xml:space="preserve">Let </w:t>
      </w:r>
      <w:r>
        <w:rPr>
          <w:i/>
        </w:rPr>
        <w:t>list</w:t>
      </w:r>
      <w:r w:rsidRPr="00E77497">
        <w:t xml:space="preserve"> be </w:t>
      </w:r>
      <w:r w:rsidR="00DC1842">
        <w:t>Prototype</w:t>
      </w:r>
      <w:r>
        <w:t>MethodDe</w:t>
      </w:r>
      <w:r w:rsidR="00002FFA">
        <w:t>finition</w:t>
      </w:r>
      <w:r>
        <w:t>s</w:t>
      </w:r>
      <w:r w:rsidRPr="00E77497">
        <w:t xml:space="preserve"> of </w:t>
      </w:r>
      <w:r>
        <w:rPr>
          <w:rStyle w:val="bnf"/>
        </w:rPr>
        <w:t>ClassEle</w:t>
      </w:r>
      <w:r w:rsidR="00002FFA">
        <w:rPr>
          <w:rStyle w:val="bnf"/>
        </w:rPr>
        <w:t>m</w:t>
      </w:r>
      <w:r>
        <w:rPr>
          <w:rStyle w:val="bnf"/>
        </w:rPr>
        <w:t>entList</w:t>
      </w:r>
      <w:r w:rsidRPr="00E77497">
        <w:rPr>
          <w:rStyle w:val="bnf"/>
          <w:i w:val="0"/>
        </w:rPr>
        <w:t>.</w:t>
      </w:r>
    </w:p>
    <w:p w14:paraId="4E4949FA" w14:textId="77777777" w:rsidR="002D52EE" w:rsidRDefault="002D52EE" w:rsidP="000374D3">
      <w:pPr>
        <w:pStyle w:val="Alg4"/>
        <w:numPr>
          <w:ilvl w:val="0"/>
          <w:numId w:val="1597"/>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BE3BA1">
        <w:t>then</w:t>
      </w:r>
      <w:r>
        <w:t>, r</w:t>
      </w:r>
      <w:r w:rsidRPr="00E77497">
        <w:t xml:space="preserve">eturn </w:t>
      </w:r>
      <w:r w:rsidRPr="001F706A">
        <w:rPr>
          <w:i/>
        </w:rPr>
        <w:t>list</w:t>
      </w:r>
      <w:r>
        <w:t>.</w:t>
      </w:r>
    </w:p>
    <w:p w14:paraId="6CA7CDA4" w14:textId="77777777" w:rsidR="002D52EE" w:rsidRDefault="002D52EE" w:rsidP="000374D3">
      <w:pPr>
        <w:pStyle w:val="Alg4"/>
        <w:numPr>
          <w:ilvl w:val="0"/>
          <w:numId w:val="1597"/>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1F706A">
        <w:rPr>
          <w:i/>
        </w:rPr>
        <w:t>list</w:t>
      </w:r>
      <w:r>
        <w:t>.</w:t>
      </w:r>
    </w:p>
    <w:p w14:paraId="7C88F3E7" w14:textId="77777777" w:rsidR="000374D3" w:rsidRDefault="00A30CF3" w:rsidP="000374D3">
      <w:pPr>
        <w:pStyle w:val="Alg4"/>
        <w:numPr>
          <w:ilvl w:val="0"/>
          <w:numId w:val="1597"/>
        </w:numPr>
        <w:contextualSpacing/>
        <w:rPr>
          <w:ins w:id="8870" w:author="Rev 19 Allen Wirfs-Brock" w:date="2013-09-10T13:47:00Z"/>
        </w:rPr>
      </w:pPr>
      <w:r>
        <w:t xml:space="preserve">If PropName of </w:t>
      </w:r>
      <w:r w:rsidRPr="001F706A">
        <w:rPr>
          <w:i/>
        </w:rPr>
        <w:t>ClassElement</w:t>
      </w:r>
      <w:r>
        <w:t xml:space="preserve"> is </w:t>
      </w:r>
      <w:r w:rsidR="00861AE4" w:rsidRPr="00052EFC">
        <w:rPr>
          <w:rFonts w:cs="Arial"/>
          <w:b/>
        </w:rPr>
        <w:t>″</w:t>
      </w:r>
      <w:r w:rsidR="00861AE4">
        <w:rPr>
          <w:rFonts w:ascii="Courier New" w:hAnsi="Courier New" w:cs="Courier New"/>
          <w:b/>
        </w:rPr>
        <w:t>constructor</w:t>
      </w:r>
      <w:r w:rsidR="00861AE4" w:rsidRPr="00557892">
        <w:rPr>
          <w:rFonts w:cs="Arial"/>
          <w:b/>
        </w:rPr>
        <w:t>″</w:t>
      </w:r>
      <w:r>
        <w:t>, r</w:t>
      </w:r>
      <w:r w:rsidRPr="00E77497">
        <w:t xml:space="preserve">eturn </w:t>
      </w:r>
      <w:r w:rsidRPr="001F706A">
        <w:rPr>
          <w:i/>
        </w:rPr>
        <w:t>list</w:t>
      </w:r>
      <w:r>
        <w:t>.</w:t>
      </w:r>
    </w:p>
    <w:p w14:paraId="2D01D157" w14:textId="77777777" w:rsidR="00A30CF3" w:rsidRPr="00E77497" w:rsidRDefault="00A30CF3" w:rsidP="000374D3">
      <w:pPr>
        <w:pStyle w:val="Alg4"/>
        <w:numPr>
          <w:ilvl w:val="0"/>
          <w:numId w:val="1597"/>
        </w:numPr>
        <w:contextualSpacing/>
      </w:pPr>
      <w:r w:rsidRPr="00E77497">
        <w:t xml:space="preserve">Append  </w:t>
      </w:r>
      <w:r w:rsidRPr="001F706A">
        <w:rPr>
          <w:i/>
        </w:rPr>
        <w:t>ClassElement</w:t>
      </w:r>
      <w:r>
        <w:t xml:space="preserve"> </w:t>
      </w:r>
      <w:r w:rsidRPr="00E77497">
        <w:t xml:space="preserve">to the end of </w:t>
      </w:r>
      <w:r>
        <w:rPr>
          <w:i/>
        </w:rPr>
        <w:t>list</w:t>
      </w:r>
      <w:r w:rsidRPr="00E77497">
        <w:t>.</w:t>
      </w:r>
    </w:p>
    <w:p w14:paraId="39C8CA27" w14:textId="77777777" w:rsidR="00A30CF3" w:rsidRPr="00E77497" w:rsidRDefault="00A30CF3" w:rsidP="000374D3">
      <w:pPr>
        <w:pStyle w:val="Alg4"/>
        <w:numPr>
          <w:ilvl w:val="0"/>
          <w:numId w:val="1597"/>
        </w:numPr>
        <w:spacing w:after="220"/>
        <w:contextualSpacing/>
      </w:pPr>
      <w:r w:rsidRPr="00E77497">
        <w:t xml:space="preserve">Return </w:t>
      </w:r>
      <w:r>
        <w:rPr>
          <w:i/>
        </w:rPr>
        <w:t>list</w:t>
      </w:r>
      <w:r w:rsidRPr="00E77497">
        <w:t>.</w:t>
      </w:r>
    </w:p>
    <w:p w14:paraId="670001F2" w14:textId="77777777" w:rsidR="00DC1842" w:rsidRPr="00E77497" w:rsidRDefault="00DC1842" w:rsidP="006A78DC">
      <w:pPr>
        <w:pStyle w:val="30"/>
      </w:pPr>
      <w:bookmarkStart w:id="8871" w:name="_Toc368050596"/>
      <w:r w:rsidRPr="00E77497">
        <w:t xml:space="preserve">Static Semantics:  </w:t>
      </w:r>
      <w:r>
        <w:t>Prototype</w:t>
      </w:r>
      <w:r w:rsidRPr="00E77497">
        <w:rPr>
          <w:lang w:eastAsia="en-US"/>
        </w:rPr>
        <w:t>Property</w:t>
      </w:r>
      <w:r>
        <w:rPr>
          <w:lang w:eastAsia="en-US"/>
        </w:rPr>
        <w:t>Name</w:t>
      </w:r>
      <w:r w:rsidRPr="00E77497">
        <w:rPr>
          <w:lang w:eastAsia="en-US"/>
        </w:rPr>
        <w:t>List</w:t>
      </w:r>
      <w:bookmarkEnd w:id="8871"/>
    </w:p>
    <w:p w14:paraId="0657A192" w14:textId="77777777"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6ADE0CCB" w14:textId="77777777" w:rsidR="00DC1842" w:rsidRDefault="00DC1842" w:rsidP="00DC1842">
      <w:pPr>
        <w:pStyle w:val="Alg4"/>
        <w:numPr>
          <w:ilvl w:val="0"/>
          <w:numId w:val="866"/>
        </w:numPr>
        <w:spacing w:after="220"/>
        <w:contextualSpacing/>
      </w:pPr>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p>
    <w:p w14:paraId="639DAEC5" w14:textId="77777777" w:rsidR="00DC1842" w:rsidRDefault="00DC1842" w:rsidP="00DC1842">
      <w:pPr>
        <w:pStyle w:val="Alg4"/>
        <w:numPr>
          <w:ilvl w:val="0"/>
          <w:numId w:val="866"/>
        </w:numPr>
        <w:spacing w:after="220"/>
        <w:contextualSpacing/>
      </w:pPr>
      <w:r>
        <w:t xml:space="preserve">If IsStatic of </w:t>
      </w:r>
      <w:r w:rsidRPr="001F706A">
        <w:rPr>
          <w:i/>
        </w:rPr>
        <w:t>ClassElement</w:t>
      </w:r>
      <w:r>
        <w:t xml:space="preserve"> is </w:t>
      </w:r>
      <w:r>
        <w:rPr>
          <w:b/>
          <w:bCs/>
        </w:rPr>
        <w:t>true</w:t>
      </w:r>
      <w:r>
        <w:t>, r</w:t>
      </w:r>
      <w:r w:rsidRPr="00E77497">
        <w:t xml:space="preserve">eturn a </w:t>
      </w:r>
      <w:r>
        <w:t>new empty List.</w:t>
      </w:r>
    </w:p>
    <w:p w14:paraId="3346B27B" w14:textId="77777777" w:rsidR="00DC1842" w:rsidRPr="00E77497" w:rsidRDefault="00DC1842" w:rsidP="00DC1842">
      <w:pPr>
        <w:pStyle w:val="Alg4"/>
        <w:numPr>
          <w:ilvl w:val="0"/>
          <w:numId w:val="866"/>
        </w:numPr>
        <w:spacing w:after="220"/>
        <w:contextualSpacing/>
      </w:pPr>
      <w:r>
        <w:t xml:space="preserve">Return a </w:t>
      </w:r>
      <w:r w:rsidRPr="00E77497">
        <w:t xml:space="preserve">List containing PropName of </w:t>
      </w:r>
      <w:r w:rsidRPr="001F706A">
        <w:rPr>
          <w:i/>
        </w:rPr>
        <w:t>ClassElement</w:t>
      </w:r>
      <w:r w:rsidRPr="00E77497">
        <w:t>.</w:t>
      </w:r>
    </w:p>
    <w:p w14:paraId="3A39D646" w14:textId="77777777"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57DE211B" w14:textId="77777777" w:rsidR="00DC1842" w:rsidRPr="00E77497" w:rsidRDefault="00DC1842" w:rsidP="00DC1842">
      <w:pPr>
        <w:pStyle w:val="Alg4"/>
        <w:numPr>
          <w:ilvl w:val="0"/>
          <w:numId w:val="867"/>
        </w:numPr>
        <w:contextualSpacing/>
      </w:pPr>
      <w:r w:rsidRPr="00E77497">
        <w:t xml:space="preserve">Let </w:t>
      </w:r>
      <w:r>
        <w:rPr>
          <w:i/>
        </w:rPr>
        <w:t>list</w:t>
      </w:r>
      <w:r w:rsidRPr="00E77497">
        <w:t xml:space="preserve"> be </w:t>
      </w:r>
      <w:r>
        <w:t>Prototype</w:t>
      </w:r>
      <w:r w:rsidRPr="00E77497">
        <w:t>Property</w:t>
      </w:r>
      <w:r>
        <w:t>Name</w:t>
      </w:r>
      <w:r w:rsidRPr="00E77497">
        <w:t xml:space="preserve">List of </w:t>
      </w:r>
      <w:r>
        <w:rPr>
          <w:rStyle w:val="bnf"/>
        </w:rPr>
        <w:t>ClassElementList</w:t>
      </w:r>
      <w:r w:rsidRPr="00E77497">
        <w:rPr>
          <w:rStyle w:val="bnf"/>
          <w:i w:val="0"/>
        </w:rPr>
        <w:t>.</w:t>
      </w:r>
    </w:p>
    <w:p w14:paraId="7FA8F54D" w14:textId="77777777" w:rsidR="00DC1842" w:rsidRDefault="00DC1842" w:rsidP="00DC1842">
      <w:pPr>
        <w:pStyle w:val="Alg4"/>
        <w:numPr>
          <w:ilvl w:val="0"/>
          <w:numId w:val="867"/>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14:paraId="0FD78BC7" w14:textId="77777777" w:rsidR="00DC1842" w:rsidRDefault="00DC1842" w:rsidP="00DC1842">
      <w:pPr>
        <w:pStyle w:val="Alg4"/>
        <w:numPr>
          <w:ilvl w:val="0"/>
          <w:numId w:val="867"/>
        </w:numPr>
        <w:spacing w:after="220"/>
        <w:contextualSpacing/>
      </w:pPr>
      <w:r>
        <w:t xml:space="preserve">If IsStatic of </w:t>
      </w:r>
      <w:r w:rsidRPr="001F706A">
        <w:rPr>
          <w:i/>
        </w:rPr>
        <w:t>ClassElement</w:t>
      </w:r>
      <w:r>
        <w:t xml:space="preserve"> is </w:t>
      </w:r>
      <w:r>
        <w:rPr>
          <w:b/>
          <w:bCs/>
        </w:rPr>
        <w:t>true</w:t>
      </w:r>
      <w:r>
        <w:t>, r</w:t>
      </w:r>
      <w:r w:rsidRPr="00E77497">
        <w:t xml:space="preserve">eturn </w:t>
      </w:r>
      <w:r w:rsidRPr="001F706A">
        <w:rPr>
          <w:i/>
        </w:rPr>
        <w:t>list</w:t>
      </w:r>
      <w:r>
        <w:t>.</w:t>
      </w:r>
    </w:p>
    <w:p w14:paraId="5B1A0E0F" w14:textId="77777777" w:rsidR="00DC1842" w:rsidRPr="00E77497" w:rsidRDefault="00DC1842" w:rsidP="00DC1842">
      <w:pPr>
        <w:pStyle w:val="Alg4"/>
        <w:numPr>
          <w:ilvl w:val="0"/>
          <w:numId w:val="867"/>
        </w:numPr>
        <w:contextualSpacing/>
      </w:pPr>
      <w:r w:rsidRPr="00E77497">
        <w:t xml:space="preserve">Append  PropName of </w:t>
      </w:r>
      <w:r w:rsidRPr="001F706A">
        <w:rPr>
          <w:i/>
        </w:rPr>
        <w:t>ClassElement</w:t>
      </w:r>
      <w:r>
        <w:t xml:space="preserve"> </w:t>
      </w:r>
      <w:r w:rsidRPr="00E77497">
        <w:t xml:space="preserve">to the end of </w:t>
      </w:r>
      <w:r>
        <w:rPr>
          <w:i/>
        </w:rPr>
        <w:t>list</w:t>
      </w:r>
      <w:r w:rsidRPr="00E77497">
        <w:t>.</w:t>
      </w:r>
    </w:p>
    <w:p w14:paraId="119A3B34" w14:textId="77777777" w:rsidR="00DC1842" w:rsidRPr="00E77497" w:rsidRDefault="00DC1842" w:rsidP="00DC1842">
      <w:pPr>
        <w:pStyle w:val="Alg4"/>
        <w:numPr>
          <w:ilvl w:val="0"/>
          <w:numId w:val="867"/>
        </w:numPr>
        <w:spacing w:after="220"/>
        <w:contextualSpacing/>
      </w:pPr>
      <w:r w:rsidRPr="00E77497">
        <w:t xml:space="preserve">Return </w:t>
      </w:r>
      <w:r>
        <w:rPr>
          <w:i/>
        </w:rPr>
        <w:t>list</w:t>
      </w:r>
      <w:r w:rsidRPr="00E77497">
        <w:t>.</w:t>
      </w:r>
    </w:p>
    <w:p w14:paraId="64DE06FD" w14:textId="77777777" w:rsidR="001F706A" w:rsidRPr="00E77497" w:rsidRDefault="001F706A" w:rsidP="006A78DC">
      <w:pPr>
        <w:pStyle w:val="30"/>
      </w:pPr>
      <w:bookmarkStart w:id="8872" w:name="_Ref366744732"/>
      <w:bookmarkStart w:id="8873" w:name="_Toc368050597"/>
      <w:r w:rsidRPr="00E77497">
        <w:t xml:space="preserve">Static Semantics:  </w:t>
      </w:r>
      <w:r w:rsidRPr="00C05BBA">
        <w:rPr>
          <w:rStyle w:val="bnf"/>
          <w:rFonts w:ascii="Arial" w:hAnsi="Arial" w:cs="Arial"/>
          <w:i w:val="0"/>
        </w:rPr>
        <w:t>PropName</w:t>
      </w:r>
      <w:bookmarkEnd w:id="8872"/>
      <w:bookmarkEnd w:id="8873"/>
    </w:p>
    <w:p w14:paraId="34BF1498" w14:textId="77777777" w:rsidR="00E23611" w:rsidRPr="00E23611" w:rsidRDefault="00E23611" w:rsidP="00E23611">
      <w:pPr>
        <w:rPr>
          <w:ins w:id="8874" w:author="Rev 19 Allen Wirfs-Brock" w:date="2013-09-12T10:25:00Z"/>
        </w:rPr>
      </w:pPr>
      <w:ins w:id="8875" w:author="Rev 19 Allen Wirfs-Brock" w:date="2013-09-12T10:25:00Z">
        <w:r>
          <w:rPr>
            <w:b/>
          </w:rPr>
          <w:t>See also:</w:t>
        </w:r>
        <w:r>
          <w:t xml:space="preserve"> </w:t>
        </w:r>
        <w:r>
          <w:fldChar w:fldCharType="begin"/>
        </w:r>
        <w:r>
          <w:instrText xml:space="preserve"> REF _Ref366744593 \r \h </w:instrText>
        </w:r>
      </w:ins>
      <w:ins w:id="8876" w:author="Rev 19 Allen Wirfs-Brock" w:date="2013-09-12T10:25:00Z">
        <w:r>
          <w:fldChar w:fldCharType="separate"/>
        </w:r>
      </w:ins>
      <w:ins w:id="8877" w:author="Rev 19 Allen Wirfs-Brock" w:date="2013-09-27T13:22:00Z">
        <w:r w:rsidR="00D433E8">
          <w:t>12.1.5.4</w:t>
        </w:r>
      </w:ins>
      <w:ins w:id="8878" w:author="Rev 19 Allen Wirfs-Brock" w:date="2013-09-12T10:25:00Z">
        <w:r>
          <w:fldChar w:fldCharType="end"/>
        </w:r>
        <w:r>
          <w:t xml:space="preserve">, </w:t>
        </w:r>
        <w:r>
          <w:fldChar w:fldCharType="begin"/>
        </w:r>
        <w:r>
          <w:instrText xml:space="preserve"> REF _Ref366744641 \r \h </w:instrText>
        </w:r>
      </w:ins>
      <w:ins w:id="8879" w:author="Rev 19 Allen Wirfs-Brock" w:date="2013-09-12T10:25:00Z">
        <w:r>
          <w:fldChar w:fldCharType="separate"/>
        </w:r>
      </w:ins>
      <w:ins w:id="8880" w:author="Rev 19 Allen Wirfs-Brock" w:date="2013-09-27T13:22:00Z">
        <w:r w:rsidR="00D433E8">
          <w:t>14.3.4</w:t>
        </w:r>
      </w:ins>
      <w:ins w:id="8881" w:author="Rev 19 Allen Wirfs-Brock" w:date="2013-09-12T10:25:00Z">
        <w:r>
          <w:fldChar w:fldCharType="end"/>
        </w:r>
        <w:r>
          <w:t xml:space="preserve">, </w:t>
        </w:r>
        <w:r>
          <w:fldChar w:fldCharType="begin"/>
        </w:r>
        <w:r>
          <w:instrText xml:space="preserve"> REF _Ref366744682 \r \h </w:instrText>
        </w:r>
      </w:ins>
      <w:ins w:id="8882" w:author="Rev 19 Allen Wirfs-Brock" w:date="2013-09-12T10:25:00Z">
        <w:r>
          <w:fldChar w:fldCharType="separate"/>
        </w:r>
      </w:ins>
      <w:ins w:id="8883" w:author="Rev 19 Allen Wirfs-Brock" w:date="2013-09-27T13:22:00Z">
        <w:r w:rsidR="00D433E8">
          <w:t>14.4.6</w:t>
        </w:r>
      </w:ins>
      <w:ins w:id="8884" w:author="Rev 19 Allen Wirfs-Brock" w:date="2013-09-12T10:25:00Z">
        <w:r>
          <w:fldChar w:fldCharType="end"/>
        </w:r>
        <w:r>
          <w:t xml:space="preserve"> </w:t>
        </w:r>
      </w:ins>
    </w:p>
    <w:p w14:paraId="2185C84A" w14:textId="77777777" w:rsidR="001F706A" w:rsidRPr="00E77497" w:rsidRDefault="001F706A" w:rsidP="001F706A">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14:paraId="246173C9" w14:textId="77777777" w:rsidR="001F706A" w:rsidRPr="00E77497" w:rsidRDefault="001F706A" w:rsidP="00DC1842">
      <w:pPr>
        <w:pStyle w:val="Alg4"/>
        <w:numPr>
          <w:ilvl w:val="0"/>
          <w:numId w:val="1354"/>
        </w:numPr>
        <w:spacing w:after="220"/>
        <w:contextualSpacing/>
      </w:pPr>
      <w:r>
        <w:t xml:space="preserve">Return </w:t>
      </w:r>
      <w:r w:rsidRPr="001F706A">
        <w:rPr>
          <w:rFonts w:ascii="Arial" w:hAnsi="Arial" w:cs="Arial"/>
        </w:rPr>
        <w:t>empty</w:t>
      </w:r>
      <w:r>
        <w:t>.</w:t>
      </w:r>
    </w:p>
    <w:p w14:paraId="49A3A2A3" w14:textId="77777777" w:rsidR="00305E2B" w:rsidRPr="00E77497" w:rsidRDefault="00305E2B" w:rsidP="006A78DC">
      <w:pPr>
        <w:pStyle w:val="30"/>
      </w:pPr>
      <w:bookmarkStart w:id="8885" w:name="_Toc368050598"/>
      <w:r w:rsidRPr="00E77497">
        <w:t xml:space="preserve">Static Semantics:  </w:t>
      </w:r>
      <w:r w:rsidR="00DC1842">
        <w:t>Static</w:t>
      </w:r>
      <w:r w:rsidRPr="00E77497">
        <w:rPr>
          <w:lang w:eastAsia="en-US"/>
        </w:rPr>
        <w:t>Property</w:t>
      </w:r>
      <w:r>
        <w:rPr>
          <w:lang w:eastAsia="en-US"/>
        </w:rPr>
        <w:t>Name</w:t>
      </w:r>
      <w:r w:rsidRPr="00E77497">
        <w:rPr>
          <w:lang w:eastAsia="en-US"/>
        </w:rPr>
        <w:t>List</w:t>
      </w:r>
      <w:bookmarkEnd w:id="8885"/>
    </w:p>
    <w:p w14:paraId="25A31F08" w14:textId="77777777"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7DEA4B3F" w14:textId="77777777" w:rsidR="0068164B" w:rsidRDefault="0068164B" w:rsidP="00DC1842">
      <w:pPr>
        <w:pStyle w:val="Alg4"/>
        <w:numPr>
          <w:ilvl w:val="0"/>
          <w:numId w:val="1355"/>
        </w:numPr>
        <w:spacing w:after="220"/>
        <w:contextualSpacing/>
      </w:pPr>
      <w:r>
        <w:t>If PropName</w:t>
      </w:r>
      <w:r w:rsidR="001F706A">
        <w:t xml:space="preserve"> of</w:t>
      </w:r>
      <w:r>
        <w:t xml:space="preserve"> </w:t>
      </w:r>
      <w:r w:rsidRPr="001F706A">
        <w:rPr>
          <w:i/>
        </w:rPr>
        <w:t>ClassElement</w:t>
      </w:r>
      <w:r>
        <w:t xml:space="preserve"> is </w:t>
      </w:r>
      <w:r w:rsidRPr="001F706A">
        <w:rPr>
          <w:rFonts w:ascii="Arial" w:hAnsi="Arial" w:cs="Arial"/>
        </w:rPr>
        <w:t>empty</w:t>
      </w:r>
      <w:r w:rsidR="001F706A">
        <w:t>, r</w:t>
      </w:r>
      <w:r w:rsidR="00305E2B" w:rsidRPr="00E77497">
        <w:t xml:space="preserve">eturn a </w:t>
      </w:r>
      <w:r w:rsidR="00305E2B">
        <w:t xml:space="preserve">new </w:t>
      </w:r>
      <w:r>
        <w:t>empty List.</w:t>
      </w:r>
    </w:p>
    <w:p w14:paraId="2055ABD2" w14:textId="77777777" w:rsidR="00DC1842" w:rsidRDefault="00DC1842" w:rsidP="00DC1842">
      <w:pPr>
        <w:pStyle w:val="Alg4"/>
        <w:numPr>
          <w:ilvl w:val="0"/>
          <w:numId w:val="1355"/>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14:paraId="11AD5B8D" w14:textId="77777777" w:rsidR="00305E2B" w:rsidRPr="00E77497" w:rsidRDefault="001F706A" w:rsidP="00DC1842">
      <w:pPr>
        <w:pStyle w:val="Alg4"/>
        <w:numPr>
          <w:ilvl w:val="0"/>
          <w:numId w:val="1355"/>
        </w:numPr>
        <w:spacing w:after="220"/>
        <w:contextualSpacing/>
      </w:pPr>
      <w:r>
        <w:t xml:space="preserve">Return a </w:t>
      </w:r>
      <w:r w:rsidR="00305E2B" w:rsidRPr="00E77497">
        <w:t xml:space="preserve">List containing PropName of </w:t>
      </w:r>
      <w:r w:rsidRPr="001F706A">
        <w:rPr>
          <w:i/>
        </w:rPr>
        <w:t>ClassElement</w:t>
      </w:r>
      <w:r w:rsidR="00305E2B" w:rsidRPr="00E77497">
        <w:t>.</w:t>
      </w:r>
    </w:p>
    <w:p w14:paraId="429DF5E8" w14:textId="77777777"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ClassElementList</w:t>
      </w:r>
      <w:r w:rsidRPr="00E77497">
        <w:rPr>
          <w:rStyle w:val="bnf"/>
        </w:rPr>
        <w:t xml:space="preserve"> </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40EF9C46" w14:textId="77777777" w:rsidR="00305E2B" w:rsidRPr="00E77497" w:rsidRDefault="00305E2B" w:rsidP="00DC1842">
      <w:pPr>
        <w:pStyle w:val="Alg4"/>
        <w:numPr>
          <w:ilvl w:val="0"/>
          <w:numId w:val="1356"/>
        </w:numPr>
        <w:contextualSpacing/>
      </w:pPr>
      <w:r w:rsidRPr="00E77497">
        <w:t xml:space="preserve">Let </w:t>
      </w:r>
      <w:r>
        <w:rPr>
          <w:i/>
        </w:rPr>
        <w:t>list</w:t>
      </w:r>
      <w:r w:rsidRPr="00E77497">
        <w:t xml:space="preserve"> be </w:t>
      </w:r>
      <w:r w:rsidR="00DC1842">
        <w:t>Static</w:t>
      </w:r>
      <w:r w:rsidRPr="00E77497">
        <w:t>Property</w:t>
      </w:r>
      <w:r>
        <w:t>Name</w:t>
      </w:r>
      <w:r w:rsidRPr="00E77497">
        <w:t xml:space="preserve">List of </w:t>
      </w:r>
      <w:r w:rsidR="001F706A">
        <w:rPr>
          <w:rStyle w:val="bnf"/>
        </w:rPr>
        <w:t>ClassEle</w:t>
      </w:r>
      <w:r w:rsidR="00C700A2">
        <w:rPr>
          <w:rStyle w:val="bnf"/>
        </w:rPr>
        <w:t>m</w:t>
      </w:r>
      <w:r w:rsidR="001F706A">
        <w:rPr>
          <w:rStyle w:val="bnf"/>
        </w:rPr>
        <w:t>ent</w:t>
      </w:r>
      <w:r>
        <w:rPr>
          <w:rStyle w:val="bnf"/>
        </w:rPr>
        <w:t>List</w:t>
      </w:r>
      <w:r w:rsidRPr="00E77497">
        <w:rPr>
          <w:rStyle w:val="bnf"/>
          <w:i w:val="0"/>
        </w:rPr>
        <w:t>.</w:t>
      </w:r>
    </w:p>
    <w:p w14:paraId="434AFED9" w14:textId="77777777" w:rsidR="001F706A" w:rsidRDefault="001F706A" w:rsidP="00DC1842">
      <w:pPr>
        <w:pStyle w:val="Alg4"/>
        <w:numPr>
          <w:ilvl w:val="0"/>
          <w:numId w:val="1356"/>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14:paraId="2F1FA75F" w14:textId="77777777" w:rsidR="00DC1842" w:rsidRDefault="00DC1842" w:rsidP="00DC1842">
      <w:pPr>
        <w:pStyle w:val="Alg4"/>
        <w:numPr>
          <w:ilvl w:val="0"/>
          <w:numId w:val="1356"/>
        </w:numPr>
        <w:spacing w:after="220"/>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14:paraId="6C64A780" w14:textId="77777777" w:rsidR="00305E2B" w:rsidRPr="00E77497" w:rsidRDefault="00305E2B" w:rsidP="00DC1842">
      <w:pPr>
        <w:pStyle w:val="Alg4"/>
        <w:numPr>
          <w:ilvl w:val="0"/>
          <w:numId w:val="1356"/>
        </w:numPr>
        <w:contextualSpacing/>
      </w:pPr>
      <w:r w:rsidRPr="00E77497">
        <w:t xml:space="preserve">Append  PropName of </w:t>
      </w:r>
      <w:r w:rsidR="001F706A" w:rsidRPr="001F706A">
        <w:rPr>
          <w:i/>
        </w:rPr>
        <w:t>ClassElement</w:t>
      </w:r>
      <w:r w:rsidR="001F706A">
        <w:t xml:space="preserve"> </w:t>
      </w:r>
      <w:r w:rsidRPr="00E77497">
        <w:t xml:space="preserve">to the end of </w:t>
      </w:r>
      <w:r>
        <w:rPr>
          <w:i/>
        </w:rPr>
        <w:t>list</w:t>
      </w:r>
      <w:r w:rsidRPr="00E77497">
        <w:t>.</w:t>
      </w:r>
    </w:p>
    <w:p w14:paraId="6C7AB7FB" w14:textId="77777777" w:rsidR="00305E2B" w:rsidRPr="00E77497" w:rsidRDefault="00305E2B" w:rsidP="00DC1842">
      <w:pPr>
        <w:pStyle w:val="Alg4"/>
        <w:numPr>
          <w:ilvl w:val="0"/>
          <w:numId w:val="1356"/>
        </w:numPr>
        <w:spacing w:after="220"/>
        <w:contextualSpacing/>
      </w:pPr>
      <w:r w:rsidRPr="00E77497">
        <w:t xml:space="preserve">Return </w:t>
      </w:r>
      <w:r>
        <w:rPr>
          <w:i/>
        </w:rPr>
        <w:t>list</w:t>
      </w:r>
      <w:r w:rsidRPr="00E77497">
        <w:t>.</w:t>
      </w:r>
    </w:p>
    <w:p w14:paraId="3AF11A56" w14:textId="77777777" w:rsidR="00DC1842" w:rsidRPr="00E77497" w:rsidRDefault="00DC1842" w:rsidP="006A78DC">
      <w:pPr>
        <w:pStyle w:val="30"/>
      </w:pPr>
      <w:bookmarkStart w:id="8886" w:name="_Toc368050599"/>
      <w:r w:rsidRPr="00E77497">
        <w:t xml:space="preserve">Static Semantics:  </w:t>
      </w:r>
      <w:r>
        <w:t>Static</w:t>
      </w:r>
      <w:r>
        <w:rPr>
          <w:lang w:eastAsia="en-US"/>
        </w:rPr>
        <w:t>Method</w:t>
      </w:r>
      <w:r w:rsidRPr="00E77497">
        <w:rPr>
          <w:lang w:eastAsia="en-US"/>
        </w:rPr>
        <w:t>De</w:t>
      </w:r>
      <w:r>
        <w:rPr>
          <w:lang w:eastAsia="en-US"/>
        </w:rPr>
        <w:t>finition</w:t>
      </w:r>
      <w:r w:rsidRPr="00E77497">
        <w:rPr>
          <w:lang w:eastAsia="en-US"/>
        </w:rPr>
        <w:t>s</w:t>
      </w:r>
      <w:bookmarkEnd w:id="8886"/>
    </w:p>
    <w:p w14:paraId="4E8C1C59" w14:textId="77777777"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70286AA1" w14:textId="77777777" w:rsidR="002D52EE" w:rsidRDefault="002D52EE" w:rsidP="002D52EE">
      <w:pPr>
        <w:pStyle w:val="Alg4"/>
        <w:numPr>
          <w:ilvl w:val="0"/>
          <w:numId w:val="1349"/>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BE3BA1">
        <w:t>then</w:t>
      </w:r>
      <w:r>
        <w:t>, r</w:t>
      </w:r>
      <w:r w:rsidRPr="00E77497">
        <w:t xml:space="preserve">eturn a </w:t>
      </w:r>
      <w:r>
        <w:t>new empty List.</w:t>
      </w:r>
    </w:p>
    <w:p w14:paraId="598F9CB2" w14:textId="77777777" w:rsidR="00DC1842" w:rsidRDefault="00DC1842" w:rsidP="00DC1842">
      <w:pPr>
        <w:pStyle w:val="Alg4"/>
        <w:numPr>
          <w:ilvl w:val="0"/>
          <w:numId w:val="1349"/>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14:paraId="757B3C64" w14:textId="77777777" w:rsidR="00DC1842" w:rsidRPr="00E77497" w:rsidRDefault="00DC1842" w:rsidP="00DC1842">
      <w:pPr>
        <w:pStyle w:val="Alg4"/>
        <w:numPr>
          <w:ilvl w:val="0"/>
          <w:numId w:val="1349"/>
        </w:numPr>
        <w:spacing w:after="220"/>
        <w:contextualSpacing/>
      </w:pPr>
      <w:r>
        <w:t xml:space="preserve">Return a </w:t>
      </w:r>
      <w:r w:rsidRPr="00E77497">
        <w:t xml:space="preserve">List containing </w:t>
      </w:r>
      <w:r w:rsidRPr="001F706A">
        <w:rPr>
          <w:i/>
        </w:rPr>
        <w:t>ClassElement</w:t>
      </w:r>
      <w:r w:rsidRPr="00E77497">
        <w:t>.</w:t>
      </w:r>
    </w:p>
    <w:p w14:paraId="13C8BF78" w14:textId="77777777"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14:paraId="17660AE1" w14:textId="77777777" w:rsidR="00DC1842" w:rsidRPr="00E77497" w:rsidRDefault="00DC1842" w:rsidP="00DC1842">
      <w:pPr>
        <w:pStyle w:val="Alg4"/>
        <w:numPr>
          <w:ilvl w:val="0"/>
          <w:numId w:val="1350"/>
        </w:numPr>
        <w:contextualSpacing/>
      </w:pPr>
      <w:r w:rsidRPr="00E77497">
        <w:t xml:space="preserve">Let </w:t>
      </w:r>
      <w:r>
        <w:rPr>
          <w:i/>
        </w:rPr>
        <w:t>list</w:t>
      </w:r>
      <w:r w:rsidRPr="00E77497">
        <w:t xml:space="preserve"> be </w:t>
      </w:r>
      <w:r>
        <w:t>StaticMethodDefinitions</w:t>
      </w:r>
      <w:r w:rsidRPr="00E77497">
        <w:t xml:space="preserve"> of </w:t>
      </w:r>
      <w:r>
        <w:rPr>
          <w:rStyle w:val="bnf"/>
        </w:rPr>
        <w:t>ClassElementList</w:t>
      </w:r>
      <w:r w:rsidRPr="00E77497">
        <w:rPr>
          <w:rStyle w:val="bnf"/>
          <w:i w:val="0"/>
        </w:rPr>
        <w:t>.</w:t>
      </w:r>
    </w:p>
    <w:p w14:paraId="40BC1AA0" w14:textId="77777777" w:rsidR="001E6EA1" w:rsidRDefault="001E6EA1" w:rsidP="001E6EA1">
      <w:pPr>
        <w:pStyle w:val="Alg4"/>
        <w:numPr>
          <w:ilvl w:val="0"/>
          <w:numId w:val="1350"/>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BE3BA1">
        <w:t>then</w:t>
      </w:r>
      <w:r>
        <w:t>, r</w:t>
      </w:r>
      <w:r w:rsidRPr="00E77497">
        <w:t xml:space="preserve">eturn </w:t>
      </w:r>
      <w:r w:rsidRPr="001F706A">
        <w:rPr>
          <w:i/>
        </w:rPr>
        <w:t>list</w:t>
      </w:r>
      <w:r>
        <w:t>.</w:t>
      </w:r>
    </w:p>
    <w:p w14:paraId="0B565182" w14:textId="77777777" w:rsidR="00DC1842" w:rsidRDefault="00DC1842" w:rsidP="00DC1842">
      <w:pPr>
        <w:pStyle w:val="Alg4"/>
        <w:numPr>
          <w:ilvl w:val="0"/>
          <w:numId w:val="1350"/>
        </w:numPr>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14:paraId="0981927D" w14:textId="77777777" w:rsidR="00DC1842" w:rsidRPr="00E77497" w:rsidRDefault="00DC1842" w:rsidP="00DC1842">
      <w:pPr>
        <w:pStyle w:val="Alg4"/>
        <w:numPr>
          <w:ilvl w:val="0"/>
          <w:numId w:val="1350"/>
        </w:numPr>
        <w:contextualSpacing/>
      </w:pPr>
      <w:r w:rsidRPr="00E77497">
        <w:t xml:space="preserve">Append  </w:t>
      </w:r>
      <w:r w:rsidRPr="001F706A">
        <w:rPr>
          <w:i/>
        </w:rPr>
        <w:t>ClassElement</w:t>
      </w:r>
      <w:r>
        <w:t xml:space="preserve"> </w:t>
      </w:r>
      <w:r w:rsidRPr="00E77497">
        <w:t xml:space="preserve">to the end of </w:t>
      </w:r>
      <w:r>
        <w:rPr>
          <w:i/>
        </w:rPr>
        <w:t>list</w:t>
      </w:r>
      <w:r w:rsidRPr="00E77497">
        <w:t>.</w:t>
      </w:r>
    </w:p>
    <w:p w14:paraId="4ADD89F8" w14:textId="77777777" w:rsidR="00DC1842" w:rsidRPr="00E77497" w:rsidRDefault="00DC1842" w:rsidP="00DC1842">
      <w:pPr>
        <w:pStyle w:val="Alg4"/>
        <w:numPr>
          <w:ilvl w:val="0"/>
          <w:numId w:val="1350"/>
        </w:numPr>
        <w:spacing w:after="220"/>
        <w:contextualSpacing/>
      </w:pPr>
      <w:r w:rsidRPr="00E77497">
        <w:t xml:space="preserve">Return </w:t>
      </w:r>
      <w:r>
        <w:rPr>
          <w:i/>
        </w:rPr>
        <w:t>list</w:t>
      </w:r>
      <w:r w:rsidRPr="00E77497">
        <w:t>.</w:t>
      </w:r>
    </w:p>
    <w:p w14:paraId="3002D0A7" w14:textId="77777777" w:rsidR="00D97798" w:rsidRPr="00E77497" w:rsidRDefault="00D97798" w:rsidP="006A78DC">
      <w:pPr>
        <w:pStyle w:val="30"/>
      </w:pPr>
      <w:bookmarkStart w:id="8887" w:name="_Ref367706084"/>
      <w:bookmarkStart w:id="8888" w:name="_Toc368050600"/>
      <w:r w:rsidRPr="00E77497">
        <w:t xml:space="preserve">Static Semantics:  </w:t>
      </w:r>
      <w:r w:rsidRPr="00E77497">
        <w:rPr>
          <w:lang w:eastAsia="en-US"/>
        </w:rPr>
        <w:t>VarDeclaredNames</w:t>
      </w:r>
      <w:bookmarkEnd w:id="8887"/>
      <w:bookmarkEnd w:id="8888"/>
    </w:p>
    <w:p w14:paraId="770B5D2C" w14:textId="77777777" w:rsidR="002E137C" w:rsidRPr="00F742D3" w:rsidRDefault="002E137C" w:rsidP="002E137C">
      <w:pPr>
        <w:rPr>
          <w:ins w:id="8889" w:author="Rev 19 Allen Wirfs-Brock" w:date="2013-09-23T13:33:00Z"/>
        </w:rPr>
      </w:pPr>
      <w:ins w:id="8890" w:author="Rev 19 Allen Wirfs-Brock" w:date="2013-09-23T13:33:00Z">
        <w:r>
          <w:t xml:space="preserve">See also: </w:t>
        </w:r>
        <w:r>
          <w:fldChar w:fldCharType="begin"/>
        </w:r>
        <w:r>
          <w:instrText xml:space="preserve"> REF _Ref367705708 \r \h </w:instrText>
        </w:r>
      </w:ins>
      <w:ins w:id="8891" w:author="Rev 19 Allen Wirfs-Brock" w:date="2013-09-23T13:33:00Z">
        <w:r>
          <w:fldChar w:fldCharType="separate"/>
        </w:r>
      </w:ins>
      <w:ins w:id="8892" w:author="Rev 19 Allen Wirfs-Brock" w:date="2013-09-27T13:22:00Z">
        <w:r w:rsidR="00D433E8">
          <w:t>13.0.1</w:t>
        </w:r>
      </w:ins>
      <w:ins w:id="8893" w:author="Rev 19 Allen Wirfs-Brock" w:date="2013-09-23T13:33:00Z">
        <w:r>
          <w:fldChar w:fldCharType="end"/>
        </w:r>
        <w:r>
          <w:t xml:space="preserve">, </w:t>
        </w:r>
        <w:r>
          <w:fldChar w:fldCharType="begin"/>
        </w:r>
        <w:r>
          <w:instrText xml:space="preserve"> REF _Ref367705688 \r \h </w:instrText>
        </w:r>
      </w:ins>
      <w:ins w:id="8894" w:author="Rev 19 Allen Wirfs-Brock" w:date="2013-09-23T13:33:00Z">
        <w:r>
          <w:fldChar w:fldCharType="separate"/>
        </w:r>
      </w:ins>
      <w:ins w:id="8895" w:author="Rev 19 Allen Wirfs-Brock" w:date="2013-09-27T13:22:00Z">
        <w:r w:rsidR="00D433E8">
          <w:t>13.1.8</w:t>
        </w:r>
      </w:ins>
      <w:ins w:id="8896" w:author="Rev 19 Allen Wirfs-Brock" w:date="2013-09-23T13:33:00Z">
        <w:r>
          <w:fldChar w:fldCharType="end"/>
        </w:r>
        <w:r>
          <w:t xml:space="preserve">, </w:t>
        </w:r>
        <w:r>
          <w:fldChar w:fldCharType="begin"/>
        </w:r>
        <w:r>
          <w:instrText xml:space="preserve"> REF _Ref367705747 \r \h </w:instrText>
        </w:r>
      </w:ins>
      <w:ins w:id="8897" w:author="Rev 19 Allen Wirfs-Brock" w:date="2013-09-23T13:33:00Z">
        <w:r>
          <w:fldChar w:fldCharType="separate"/>
        </w:r>
      </w:ins>
      <w:ins w:id="8898" w:author="Rev 19 Allen Wirfs-Brock" w:date="2013-09-27T13:22:00Z">
        <w:r w:rsidR="00D433E8">
          <w:t>13.5.1</w:t>
        </w:r>
      </w:ins>
      <w:ins w:id="8899" w:author="Rev 19 Allen Wirfs-Brock" w:date="2013-09-23T13:33:00Z">
        <w:r>
          <w:fldChar w:fldCharType="end"/>
        </w:r>
        <w:r>
          <w:t xml:space="preserve">, </w:t>
        </w:r>
        <w:r>
          <w:fldChar w:fldCharType="begin"/>
        </w:r>
        <w:r>
          <w:instrText xml:space="preserve"> REF _Ref367705814 \r \h </w:instrText>
        </w:r>
      </w:ins>
      <w:ins w:id="8900" w:author="Rev 19 Allen Wirfs-Brock" w:date="2013-09-23T13:33:00Z">
        <w:r>
          <w:fldChar w:fldCharType="separate"/>
        </w:r>
      </w:ins>
      <w:ins w:id="8901" w:author="Rev 19 Allen Wirfs-Brock" w:date="2013-09-27T13:22:00Z">
        <w:r w:rsidR="00D433E8">
          <w:t>13.6.1.1</w:t>
        </w:r>
      </w:ins>
      <w:ins w:id="8902" w:author="Rev 19 Allen Wirfs-Brock" w:date="2013-09-23T13:33:00Z">
        <w:r>
          <w:fldChar w:fldCharType="end"/>
        </w:r>
        <w:r>
          <w:t xml:space="preserve">, </w:t>
        </w:r>
        <w:r>
          <w:fldChar w:fldCharType="begin"/>
        </w:r>
        <w:r>
          <w:instrText xml:space="preserve"> REF _Ref367705839 \r \h </w:instrText>
        </w:r>
      </w:ins>
      <w:ins w:id="8903" w:author="Rev 19 Allen Wirfs-Brock" w:date="2013-09-23T13:33:00Z">
        <w:r>
          <w:fldChar w:fldCharType="separate"/>
        </w:r>
      </w:ins>
      <w:ins w:id="8904" w:author="Rev 19 Allen Wirfs-Brock" w:date="2013-09-27T13:22:00Z">
        <w:r w:rsidR="00D433E8">
          <w:t>13.6.2.1</w:t>
        </w:r>
      </w:ins>
      <w:ins w:id="8905" w:author="Rev 19 Allen Wirfs-Brock" w:date="2013-09-23T13:33:00Z">
        <w:r>
          <w:fldChar w:fldCharType="end"/>
        </w:r>
        <w:r>
          <w:t xml:space="preserve">, </w:t>
        </w:r>
        <w:r>
          <w:fldChar w:fldCharType="begin"/>
        </w:r>
        <w:r>
          <w:instrText xml:space="preserve"> REF _Ref367705856 \r \h </w:instrText>
        </w:r>
      </w:ins>
      <w:ins w:id="8906" w:author="Rev 19 Allen Wirfs-Brock" w:date="2013-09-23T13:33:00Z">
        <w:r>
          <w:fldChar w:fldCharType="separate"/>
        </w:r>
      </w:ins>
      <w:ins w:id="8907" w:author="Rev 19 Allen Wirfs-Brock" w:date="2013-09-27T13:22:00Z">
        <w:r w:rsidR="00D433E8">
          <w:t>13.6.3.1</w:t>
        </w:r>
      </w:ins>
      <w:ins w:id="8908" w:author="Rev 19 Allen Wirfs-Brock" w:date="2013-09-23T13:33:00Z">
        <w:r>
          <w:fldChar w:fldCharType="end"/>
        </w:r>
        <w:r>
          <w:t xml:space="preserve">, </w:t>
        </w:r>
        <w:r>
          <w:fldChar w:fldCharType="begin"/>
        </w:r>
        <w:r>
          <w:instrText xml:space="preserve"> REF _Ref367705878 \r \h </w:instrText>
        </w:r>
      </w:ins>
      <w:ins w:id="8909" w:author="Rev 19 Allen Wirfs-Brock" w:date="2013-09-23T13:33:00Z">
        <w:r>
          <w:fldChar w:fldCharType="separate"/>
        </w:r>
      </w:ins>
      <w:ins w:id="8910" w:author="Rev 19 Allen Wirfs-Brock" w:date="2013-09-27T13:22:00Z">
        <w:r w:rsidR="00D433E8">
          <w:t>13.6.4.3</w:t>
        </w:r>
      </w:ins>
      <w:ins w:id="8911" w:author="Rev 19 Allen Wirfs-Brock" w:date="2013-09-23T13:33:00Z">
        <w:r>
          <w:fldChar w:fldCharType="end"/>
        </w:r>
        <w:r>
          <w:t xml:space="preserve">, </w:t>
        </w:r>
        <w:r>
          <w:fldChar w:fldCharType="begin"/>
        </w:r>
        <w:r>
          <w:instrText xml:space="preserve"> REF _Ref367705897 \r \h </w:instrText>
        </w:r>
      </w:ins>
      <w:ins w:id="8912" w:author="Rev 19 Allen Wirfs-Brock" w:date="2013-09-23T13:33:00Z">
        <w:r>
          <w:fldChar w:fldCharType="separate"/>
        </w:r>
      </w:ins>
      <w:ins w:id="8913" w:author="Rev 19 Allen Wirfs-Brock" w:date="2013-09-27T13:22:00Z">
        <w:r w:rsidR="00D433E8">
          <w:t>13.10.2</w:t>
        </w:r>
      </w:ins>
      <w:ins w:id="8914" w:author="Rev 19 Allen Wirfs-Brock" w:date="2013-09-23T13:33:00Z">
        <w:r>
          <w:fldChar w:fldCharType="end"/>
        </w:r>
        <w:r>
          <w:t xml:space="preserve">, </w:t>
        </w:r>
        <w:r>
          <w:fldChar w:fldCharType="begin"/>
        </w:r>
        <w:r>
          <w:instrText xml:space="preserve"> REF _Ref367705925 \r \h </w:instrText>
        </w:r>
      </w:ins>
      <w:ins w:id="8915" w:author="Rev 19 Allen Wirfs-Brock" w:date="2013-09-23T13:33:00Z">
        <w:r>
          <w:fldChar w:fldCharType="separate"/>
        </w:r>
      </w:ins>
      <w:ins w:id="8916" w:author="Rev 19 Allen Wirfs-Brock" w:date="2013-09-27T13:22:00Z">
        <w:r w:rsidR="00D433E8">
          <w:t>13.11.4</w:t>
        </w:r>
      </w:ins>
      <w:ins w:id="8917" w:author="Rev 19 Allen Wirfs-Brock" w:date="2013-09-23T13:33:00Z">
        <w:r>
          <w:fldChar w:fldCharType="end"/>
        </w:r>
        <w:r>
          <w:t xml:space="preserve">, </w:t>
        </w:r>
        <w:r>
          <w:fldChar w:fldCharType="begin"/>
        </w:r>
        <w:r>
          <w:instrText xml:space="preserve"> REF _Ref367705949 \r \h </w:instrText>
        </w:r>
      </w:ins>
      <w:ins w:id="8918" w:author="Rev 19 Allen Wirfs-Brock" w:date="2013-09-23T13:33:00Z">
        <w:r>
          <w:fldChar w:fldCharType="separate"/>
        </w:r>
      </w:ins>
      <w:ins w:id="8919" w:author="Rev 19 Allen Wirfs-Brock" w:date="2013-09-27T13:22:00Z">
        <w:r w:rsidR="00D433E8">
          <w:t>13.12.2</w:t>
        </w:r>
      </w:ins>
      <w:ins w:id="8920" w:author="Rev 19 Allen Wirfs-Brock" w:date="2013-09-23T13:33:00Z">
        <w:r>
          <w:fldChar w:fldCharType="end"/>
        </w:r>
        <w:r>
          <w:t xml:space="preserve">, </w:t>
        </w:r>
        <w:r>
          <w:fldChar w:fldCharType="begin"/>
        </w:r>
        <w:r>
          <w:instrText xml:space="preserve"> REF _Ref367705968 \r \h </w:instrText>
        </w:r>
      </w:ins>
      <w:ins w:id="8921" w:author="Rev 19 Allen Wirfs-Brock" w:date="2013-09-23T13:33:00Z">
        <w:r>
          <w:fldChar w:fldCharType="separate"/>
        </w:r>
      </w:ins>
      <w:ins w:id="8922" w:author="Rev 19 Allen Wirfs-Brock" w:date="2013-09-27T13:22:00Z">
        <w:r w:rsidR="00D433E8">
          <w:t>13.14.2</w:t>
        </w:r>
      </w:ins>
      <w:ins w:id="8923" w:author="Rev 19 Allen Wirfs-Brock" w:date="2013-09-23T13:33:00Z">
        <w:r>
          <w:fldChar w:fldCharType="end"/>
        </w:r>
        <w:r>
          <w:t xml:space="preserve">, </w:t>
        </w:r>
        <w:r>
          <w:fldChar w:fldCharType="begin"/>
        </w:r>
        <w:r>
          <w:instrText xml:space="preserve"> REF _Ref367705999 \r \h </w:instrText>
        </w:r>
      </w:ins>
      <w:ins w:id="8924" w:author="Rev 19 Allen Wirfs-Brock" w:date="2013-09-23T13:33:00Z">
        <w:r>
          <w:fldChar w:fldCharType="separate"/>
        </w:r>
      </w:ins>
      <w:ins w:id="8925" w:author="Rev 19 Allen Wirfs-Brock" w:date="2013-09-27T13:22:00Z">
        <w:r w:rsidR="00D433E8">
          <w:t>14.1.10</w:t>
        </w:r>
      </w:ins>
      <w:ins w:id="8926" w:author="Rev 19 Allen Wirfs-Brock" w:date="2013-09-23T13:33:00Z">
        <w:r>
          <w:fldChar w:fldCharType="end"/>
        </w:r>
        <w:r>
          <w:t xml:space="preserve">, </w:t>
        </w:r>
        <w:r>
          <w:fldChar w:fldCharType="begin"/>
        </w:r>
        <w:r>
          <w:instrText xml:space="preserve"> REF _Ref367706057 \r \h </w:instrText>
        </w:r>
      </w:ins>
      <w:ins w:id="8927" w:author="Rev 19 Allen Wirfs-Brock" w:date="2013-09-23T13:33:00Z">
        <w:r>
          <w:fldChar w:fldCharType="separate"/>
        </w:r>
      </w:ins>
      <w:ins w:id="8928" w:author="Rev 19 Allen Wirfs-Brock" w:date="2013-09-27T13:22:00Z">
        <w:r w:rsidR="00D433E8">
          <w:t>14.4.8</w:t>
        </w:r>
      </w:ins>
      <w:ins w:id="8929" w:author="Rev 19 Allen Wirfs-Brock" w:date="2013-09-23T13:33:00Z">
        <w:r>
          <w:fldChar w:fldCharType="end"/>
        </w:r>
        <w:r>
          <w:t xml:space="preserve">, </w:t>
        </w:r>
        <w:r>
          <w:fldChar w:fldCharType="begin"/>
        </w:r>
        <w:r>
          <w:instrText xml:space="preserve"> REF _Ref367706111 \r \h </w:instrText>
        </w:r>
      </w:ins>
      <w:ins w:id="8930" w:author="Rev 19 Allen Wirfs-Brock" w:date="2013-09-23T13:33:00Z">
        <w:r>
          <w:fldChar w:fldCharType="separate"/>
        </w:r>
      </w:ins>
      <w:ins w:id="8931" w:author="Rev 19 Allen Wirfs-Brock" w:date="2013-09-27T13:22:00Z">
        <w:r w:rsidR="00D433E8">
          <w:t>15.1.0.5</w:t>
        </w:r>
      </w:ins>
      <w:ins w:id="8932" w:author="Rev 19 Allen Wirfs-Brock" w:date="2013-09-23T13:33:00Z">
        <w:r>
          <w:fldChar w:fldCharType="end"/>
        </w:r>
        <w:r>
          <w:t xml:space="preserve">, </w:t>
        </w:r>
        <w:r>
          <w:fldChar w:fldCharType="begin"/>
        </w:r>
        <w:r>
          <w:instrText xml:space="preserve"> REF _Ref367706146 \r \h </w:instrText>
        </w:r>
      </w:ins>
      <w:ins w:id="8933" w:author="Rev 19 Allen Wirfs-Brock" w:date="2013-09-23T13:33:00Z">
        <w:r>
          <w:fldChar w:fldCharType="separate"/>
        </w:r>
      </w:ins>
      <w:ins w:id="8934" w:author="Rev 19 Allen Wirfs-Brock" w:date="2013-09-27T13:22:00Z">
        <w:r w:rsidR="00D433E8">
          <w:t>15.2.5</w:t>
        </w:r>
      </w:ins>
      <w:ins w:id="8935" w:author="Rev 19 Allen Wirfs-Brock" w:date="2013-09-23T13:33:00Z">
        <w:r>
          <w:fldChar w:fldCharType="end"/>
        </w:r>
        <w:r>
          <w:t>.</w:t>
        </w:r>
      </w:ins>
    </w:p>
    <w:p w14:paraId="0A025E45" w14:textId="77777777"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17E72528" w14:textId="77777777" w:rsidR="00D97798" w:rsidRPr="00E77497" w:rsidRDefault="00D97798" w:rsidP="00D97798">
      <w:pPr>
        <w:pStyle w:val="Alg4"/>
        <w:numPr>
          <w:ilvl w:val="0"/>
          <w:numId w:val="849"/>
        </w:numPr>
        <w:spacing w:after="220"/>
        <w:contextualSpacing/>
      </w:pPr>
      <w:r w:rsidRPr="00E77497">
        <w:t>Return an empty List.</w:t>
      </w:r>
    </w:p>
    <w:p w14:paraId="198929D4" w14:textId="77777777" w:rsidR="00636E38" w:rsidRPr="00E77497" w:rsidDel="00382137" w:rsidRDefault="00636E38">
      <w:pPr>
        <w:pStyle w:val="30"/>
        <w:rPr>
          <w:del w:id="8936" w:author="Rev 19 Allen Wirfs-Brock" w:date="2013-09-11T19:14:00Z"/>
        </w:rPr>
        <w:pPrChange w:id="8937" w:author="Rev 19 Allen Wirfs-Brock" w:date="2013-09-11T19:14:00Z">
          <w:pPr>
            <w:pStyle w:val="40"/>
          </w:pPr>
        </w:pPrChange>
      </w:pPr>
      <w:del w:id="8938" w:author="Rev 19 Allen Wirfs-Brock" w:date="2013-09-11T19:14:00Z">
        <w:r w:rsidRPr="00E77497" w:rsidDel="00382137">
          <w:delText>Runtime Semantics</w:delText>
        </w:r>
        <w:bookmarkStart w:id="8939" w:name="_Toc368034601"/>
        <w:bookmarkStart w:id="8940" w:name="_Toc368049824"/>
        <w:bookmarkStart w:id="8941" w:name="_Toc368050601"/>
        <w:bookmarkEnd w:id="8939"/>
        <w:bookmarkEnd w:id="8940"/>
        <w:bookmarkEnd w:id="8941"/>
      </w:del>
    </w:p>
    <w:p w14:paraId="3E1669A1" w14:textId="77777777" w:rsidR="00DE408A" w:rsidRDefault="00DE408A" w:rsidP="006A78DC">
      <w:pPr>
        <w:pStyle w:val="30"/>
      </w:pPr>
      <w:bookmarkStart w:id="8942" w:name="_Toc368050602"/>
      <w:r w:rsidRPr="004418C4">
        <w:t xml:space="preserve">Runtime Semantics: </w:t>
      </w:r>
      <w:r w:rsidR="001572F0">
        <w:t>ClassDefinitionEvaluation</w:t>
      </w:r>
      <w:bookmarkEnd w:id="8942"/>
    </w:p>
    <w:p w14:paraId="7CDF277E" w14:textId="77777777" w:rsidR="00DE408A" w:rsidRPr="004418C4" w:rsidRDefault="00DE408A" w:rsidP="00DE408A">
      <w:pPr>
        <w:ind w:left="360"/>
      </w:pPr>
      <w:r>
        <w:t>W</w:t>
      </w:r>
      <w:r w:rsidRPr="004418C4">
        <w:t xml:space="preserve">ith </w:t>
      </w:r>
      <w:r>
        <w:t>parameter</w:t>
      </w:r>
      <w:r w:rsidRPr="004418C4">
        <w:t xml:space="preserve"> </w:t>
      </w:r>
      <w:r w:rsidR="001572F0">
        <w:rPr>
          <w:rFonts w:ascii="Times New Roman" w:hAnsi="Times New Roman"/>
          <w:i/>
        </w:rPr>
        <w:t>className</w:t>
      </w:r>
      <w:r>
        <w:t>.</w:t>
      </w:r>
    </w:p>
    <w:p w14:paraId="17FAFD18" w14:textId="77777777" w:rsidR="0005787D" w:rsidRPr="00E77497" w:rsidRDefault="0005787D" w:rsidP="0005787D">
      <w:pPr>
        <w:jc w:val="left"/>
      </w:pPr>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p>
    <w:p w14:paraId="12CC3FFD" w14:textId="77777777" w:rsidR="00E06D29" w:rsidRDefault="0005787D" w:rsidP="00DE408A">
      <w:pPr>
        <w:numPr>
          <w:ilvl w:val="0"/>
          <w:numId w:val="855"/>
        </w:numPr>
        <w:contextualSpacing/>
        <w:rPr>
          <w:rFonts w:ascii="Times New Roman" w:hAnsi="Times New Roman"/>
        </w:rPr>
      </w:pPr>
      <w:r>
        <w:rPr>
          <w:rFonts w:ascii="Times New Roman" w:hAnsi="Times New Roman"/>
        </w:rPr>
        <w:t xml:space="preserve">If </w:t>
      </w:r>
      <w:r w:rsidR="00FA7F7F" w:rsidRPr="00594449">
        <w:rPr>
          <w:rFonts w:ascii="Times New Roman" w:hAnsi="Times New Roman"/>
          <w:i/>
        </w:rPr>
        <w:t>ClassHeritage</w:t>
      </w:r>
      <w:r w:rsidR="00FA7F7F" w:rsidRPr="00594449">
        <w:rPr>
          <w:rFonts w:cs="Arial"/>
          <w:vertAlign w:val="subscript"/>
        </w:rPr>
        <w:t>opt</w:t>
      </w:r>
      <w:r>
        <w:rPr>
          <w:rFonts w:ascii="Times New Roman" w:hAnsi="Times New Roman"/>
        </w:rPr>
        <w:t xml:space="preserve"> is not present, then</w:t>
      </w:r>
    </w:p>
    <w:p w14:paraId="40BF7E37" w14:textId="77777777" w:rsidR="00FA7F7F" w:rsidRPr="00C2603F" w:rsidRDefault="0005787D" w:rsidP="00C2603F">
      <w:pPr>
        <w:numPr>
          <w:ilvl w:val="1"/>
          <w:numId w:val="855"/>
        </w:numPr>
        <w:contextualSpacing/>
        <w:rPr>
          <w:rFonts w:ascii="Times New Roman" w:hAnsi="Times New Roman"/>
        </w:rPr>
      </w:pPr>
      <w:r>
        <w:rPr>
          <w:rFonts w:ascii="Times New Roman" w:hAnsi="Times New Roman"/>
        </w:rPr>
        <w:t xml:space="preserve"> let </w:t>
      </w:r>
      <w:r w:rsidR="00E06D29">
        <w:rPr>
          <w:rFonts w:ascii="Times New Roman" w:hAnsi="Times New Roman"/>
          <w:i/>
        </w:rPr>
        <w:t>protoParent</w:t>
      </w:r>
      <w:r>
        <w:rPr>
          <w:rFonts w:ascii="Times New Roman" w:hAnsi="Times New Roman"/>
        </w:rPr>
        <w:t xml:space="preserve"> be </w:t>
      </w:r>
      <w:r w:rsidR="00FA7F7F" w:rsidRPr="00557892">
        <w:rPr>
          <w:rFonts w:ascii="Times New Roman" w:hAnsi="Times New Roman"/>
        </w:rPr>
        <w:t>the intrinsic object</w:t>
      </w:r>
      <w:r w:rsidR="00FA7F7F">
        <w:t xml:space="preserve"> %ObjectPrototype%</w:t>
      </w:r>
      <w:r w:rsidR="00E06D29">
        <w:rPr>
          <w:rFonts w:ascii="Times New Roman" w:hAnsi="Times New Roman"/>
        </w:rPr>
        <w:t>.</w:t>
      </w:r>
    </w:p>
    <w:p w14:paraId="0D59CB64" w14:textId="77777777" w:rsidR="00E06D29" w:rsidRDefault="00E06D29" w:rsidP="00C2603F">
      <w:pPr>
        <w:numPr>
          <w:ilvl w:val="1"/>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14:paraId="48DC72C6" w14:textId="77777777" w:rsidR="00B42F6E" w:rsidRDefault="00FA7F7F" w:rsidP="00DE408A">
      <w:pPr>
        <w:numPr>
          <w:ilvl w:val="0"/>
          <w:numId w:val="855"/>
        </w:numPr>
        <w:contextualSpacing/>
        <w:rPr>
          <w:rFonts w:ascii="Times New Roman" w:hAnsi="Times New Roman"/>
        </w:rPr>
      </w:pPr>
      <w:r>
        <w:rPr>
          <w:rFonts w:ascii="Times New Roman" w:hAnsi="Times New Roman"/>
        </w:rPr>
        <w:t xml:space="preserve">Else </w:t>
      </w:r>
    </w:p>
    <w:p w14:paraId="4C2BFFA7" w14:textId="77777777" w:rsidR="00FA7F7F" w:rsidRDefault="00B42F6E" w:rsidP="00B42F6E">
      <w:pPr>
        <w:numPr>
          <w:ilvl w:val="1"/>
          <w:numId w:val="855"/>
        </w:numPr>
        <w:contextualSpacing/>
        <w:rPr>
          <w:rFonts w:ascii="Times New Roman" w:hAnsi="Times New Roman"/>
        </w:rPr>
      </w:pPr>
      <w:r>
        <w:rPr>
          <w:rFonts w:ascii="Times New Roman" w:hAnsi="Times New Roman"/>
        </w:rPr>
        <w:t>L</w:t>
      </w:r>
      <w:r w:rsidR="00FA7F7F">
        <w:rPr>
          <w:rFonts w:ascii="Times New Roman" w:hAnsi="Times New Roman"/>
        </w:rPr>
        <w:t xml:space="preserve">et </w:t>
      </w:r>
      <w:r w:rsidR="00FA7F7F" w:rsidRPr="00B42F6E">
        <w:rPr>
          <w:rFonts w:ascii="Times New Roman" w:hAnsi="Times New Roman"/>
          <w:i/>
        </w:rPr>
        <w:t>superclass</w:t>
      </w:r>
      <w:r w:rsidR="00FA7F7F">
        <w:rPr>
          <w:rFonts w:ascii="Times New Roman" w:hAnsi="Times New Roman"/>
        </w:rPr>
        <w:t xml:space="preserve"> be the result of evaluating </w:t>
      </w:r>
      <w:r w:rsidR="00FA7F7F" w:rsidRPr="00594449">
        <w:rPr>
          <w:rFonts w:ascii="Times New Roman" w:hAnsi="Times New Roman"/>
          <w:i/>
        </w:rPr>
        <w:t>ClassHeritage</w:t>
      </w:r>
      <w:r w:rsidR="00FA7F7F">
        <w:rPr>
          <w:rFonts w:ascii="Times New Roman" w:hAnsi="Times New Roman"/>
        </w:rPr>
        <w:t>.</w:t>
      </w:r>
    </w:p>
    <w:p w14:paraId="4EFB8ED2" w14:textId="77777777" w:rsidR="00FA7F7F" w:rsidRDefault="00FA7F7F" w:rsidP="00B42F6E">
      <w:pPr>
        <w:numPr>
          <w:ilvl w:val="1"/>
          <w:numId w:val="855"/>
        </w:numPr>
        <w:contextualSpacing/>
        <w:rPr>
          <w:rFonts w:ascii="Times New Roman" w:hAnsi="Times New Roman"/>
        </w:rPr>
      </w:pPr>
      <w:r>
        <w:rPr>
          <w:rFonts w:ascii="Times New Roman" w:hAnsi="Times New Roman"/>
        </w:rPr>
        <w:t>ReturnIfAbrupt(</w:t>
      </w:r>
      <w:r w:rsidRPr="00B42F6E">
        <w:rPr>
          <w:rFonts w:ascii="Times New Roman" w:hAnsi="Times New Roman"/>
          <w:i/>
        </w:rPr>
        <w:t>superclass</w:t>
      </w:r>
      <w:r>
        <w:rPr>
          <w:rFonts w:ascii="Times New Roman" w:hAnsi="Times New Roman"/>
        </w:rPr>
        <w:t>).</w:t>
      </w:r>
    </w:p>
    <w:p w14:paraId="23A2F05F" w14:textId="77777777" w:rsidR="000D57B8" w:rsidRDefault="000D57B8" w:rsidP="00B42F6E">
      <w:pPr>
        <w:numPr>
          <w:ilvl w:val="1"/>
          <w:numId w:val="855"/>
        </w:numPr>
        <w:contextualSpacing/>
        <w:rPr>
          <w:rFonts w:ascii="Times New Roman" w:hAnsi="Times New Roman"/>
        </w:rPr>
      </w:pPr>
      <w:r>
        <w:rPr>
          <w:rFonts w:ascii="Times New Roman" w:hAnsi="Times New Roman"/>
        </w:rPr>
        <w:t xml:space="preserve">If </w:t>
      </w:r>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p>
    <w:p w14:paraId="3CEC3D6F" w14:textId="77777777" w:rsidR="000D57B8" w:rsidRPr="00ED2E78" w:rsidRDefault="002C0B43" w:rsidP="00C2603F">
      <w:pPr>
        <w:numPr>
          <w:ilvl w:val="2"/>
          <w:numId w:val="855"/>
        </w:numPr>
        <w:contextualSpacing/>
        <w:rPr>
          <w:rFonts w:ascii="Times New Roman" w:hAnsi="Times New Roman"/>
        </w:rPr>
      </w:pPr>
      <w:r>
        <w:rPr>
          <w:rFonts w:ascii="Times New Roman" w:hAnsi="Times New Roman"/>
        </w:rPr>
        <w:t>L</w:t>
      </w:r>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r w:rsidR="000D57B8" w:rsidRPr="000D57B8">
        <w:rPr>
          <w:rFonts w:ascii="Times New Roman" w:hAnsi="Times New Roman"/>
          <w:b/>
        </w:rPr>
        <w:t xml:space="preserve"> </w:t>
      </w:r>
      <w:r w:rsidR="000D57B8" w:rsidRPr="00ED2E78">
        <w:rPr>
          <w:rFonts w:ascii="Times New Roman" w:hAnsi="Times New Roman"/>
          <w:b/>
        </w:rPr>
        <w:t>null</w:t>
      </w:r>
      <w:r w:rsidR="000D57B8">
        <w:rPr>
          <w:rFonts w:ascii="Times New Roman" w:hAnsi="Times New Roman"/>
        </w:rPr>
        <w:t>.</w:t>
      </w:r>
    </w:p>
    <w:p w14:paraId="4DFDABC2" w14:textId="77777777" w:rsidR="000D57B8" w:rsidRDefault="000D57B8" w:rsidP="00C2603F">
      <w:pPr>
        <w:numPr>
          <w:ilvl w:val="2"/>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14:paraId="17B3028D" w14:textId="77777777" w:rsidR="00C2603F" w:rsidRPr="00DC1842" w:rsidRDefault="00C2603F" w:rsidP="00DC1842">
      <w:pPr>
        <w:numPr>
          <w:ilvl w:val="1"/>
          <w:numId w:val="855"/>
        </w:numPr>
        <w:contextualSpacing/>
        <w:rPr>
          <w:rFonts w:ascii="Times New Roman" w:hAnsi="Times New Roman"/>
        </w:rPr>
      </w:pPr>
      <w:r>
        <w:rPr>
          <w:rFonts w:ascii="Times New Roman" w:hAnsi="Times New Roman"/>
        </w:rPr>
        <w:t>Else if</w:t>
      </w:r>
      <w:r w:rsidR="00DC1842">
        <w:rPr>
          <w:rFonts w:ascii="Times New Roman" w:hAnsi="Times New Roman"/>
        </w:rPr>
        <w:t xml:space="preserve"> IsConstructor(</w:t>
      </w:r>
      <w:r w:rsidRPr="00C2603F">
        <w:rPr>
          <w:rFonts w:ascii="Times New Roman" w:hAnsi="Times New Roman"/>
          <w:i/>
        </w:rPr>
        <w:t>superclass</w:t>
      </w:r>
      <w:r w:rsidR="00DC1842">
        <w:rPr>
          <w:rFonts w:ascii="Times New Roman" w:hAnsi="Times New Roman"/>
          <w:iCs/>
        </w:rPr>
        <w:t xml:space="preserve">) is </w:t>
      </w:r>
      <w:r w:rsidR="00DC1842">
        <w:rPr>
          <w:rFonts w:ascii="Times New Roman" w:hAnsi="Times New Roman"/>
          <w:b/>
          <w:bCs/>
          <w:iCs/>
        </w:rPr>
        <w:t>false</w:t>
      </w:r>
      <w:r>
        <w:rPr>
          <w:rFonts w:ascii="Times New Roman" w:hAnsi="Times New Roman"/>
        </w:rPr>
        <w:t>, then</w:t>
      </w:r>
      <w:r w:rsidR="00DC1842">
        <w:rPr>
          <w:rFonts w:ascii="Times New Roman" w:hAnsi="Times New Roman"/>
        </w:rPr>
        <w:t xml:space="preserve"> t</w:t>
      </w:r>
      <w:r w:rsidR="00E25322" w:rsidRPr="00DC1842">
        <w:rPr>
          <w:rFonts w:ascii="Times New Roman" w:hAnsi="Times New Roman"/>
        </w:rPr>
        <w:t xml:space="preserve">hrow a </w:t>
      </w:r>
      <w:r w:rsidR="00E25322" w:rsidRPr="00DC1842">
        <w:rPr>
          <w:rFonts w:ascii="Times New Roman" w:hAnsi="Times New Roman"/>
          <w:b/>
        </w:rPr>
        <w:t>TypeError</w:t>
      </w:r>
      <w:r w:rsidR="00E25322" w:rsidRPr="00DC1842">
        <w:rPr>
          <w:rFonts w:ascii="Times New Roman" w:hAnsi="Times New Roman"/>
        </w:rPr>
        <w:t xml:space="preserve"> exception.</w:t>
      </w:r>
    </w:p>
    <w:p w14:paraId="4975A33A" w14:textId="77777777" w:rsidR="00C2603F" w:rsidRPr="00C2603F" w:rsidRDefault="00C2603F" w:rsidP="00C2603F">
      <w:pPr>
        <w:numPr>
          <w:ilvl w:val="1"/>
          <w:numId w:val="855"/>
        </w:numPr>
        <w:contextualSpacing/>
        <w:rPr>
          <w:rFonts w:ascii="Times New Roman" w:hAnsi="Times New Roman"/>
        </w:rPr>
      </w:pPr>
      <w:r>
        <w:rPr>
          <w:rFonts w:ascii="Times New Roman" w:hAnsi="Times New Roman"/>
        </w:rPr>
        <w:t>Else</w:t>
      </w:r>
    </w:p>
    <w:p w14:paraId="4103D744" w14:textId="77777777" w:rsidR="002C0B43" w:rsidRDefault="002C0B43" w:rsidP="001A4B30">
      <w:pPr>
        <w:numPr>
          <w:ilvl w:val="2"/>
          <w:numId w:val="855"/>
        </w:numPr>
        <w:contextualSpacing/>
        <w:rPr>
          <w:rFonts w:ascii="Times New Roman" w:hAnsi="Times New Roman"/>
        </w:rPr>
      </w:pPr>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r w:rsidRPr="002C0B43">
        <w:rPr>
          <w:rFonts w:ascii="Times New Roman" w:hAnsi="Times New Roman"/>
        </w:rPr>
        <w:t>the result of Get</w:t>
      </w:r>
      <w:r w:rsidR="001A4B30">
        <w:rPr>
          <w:rFonts w:ascii="Times New Roman" w:hAnsi="Times New Roman"/>
        </w:rPr>
        <w:t>(</w:t>
      </w:r>
      <w:r w:rsidRPr="00ED2E78">
        <w:rPr>
          <w:rFonts w:ascii="Times New Roman" w:hAnsi="Times New Roman"/>
          <w:i/>
        </w:rPr>
        <w:t>superclass</w:t>
      </w:r>
      <w:r w:rsidR="001A4B30">
        <w:rPr>
          <w:rFonts w:ascii="Times New Roman" w:hAnsi="Times New Roman"/>
        </w:rPr>
        <w:t>,</w:t>
      </w:r>
      <w:r w:rsidRPr="002C0B43">
        <w:rPr>
          <w:rFonts w:ascii="Times New Roman" w:hAnsi="Times New Roman"/>
        </w:rPr>
        <w:t xml:space="preserve"> </w:t>
      </w:r>
      <w:r w:rsidR="00E50783" w:rsidRPr="00E77497">
        <w:rPr>
          <w:rFonts w:ascii="Courier New" w:hAnsi="Courier New" w:cs="Courier New"/>
          <w:b/>
        </w:rPr>
        <w:t>"</w:t>
      </w:r>
      <w:r>
        <w:rPr>
          <w:rFonts w:ascii="Courier New" w:hAnsi="Courier New" w:cs="Courier New"/>
          <w:b/>
        </w:rPr>
        <w:t>prototype</w:t>
      </w:r>
      <w:r w:rsidR="00E50783" w:rsidRPr="00E77497">
        <w:rPr>
          <w:rFonts w:ascii="Courier New" w:hAnsi="Courier New" w:cs="Courier New"/>
          <w:b/>
        </w:rPr>
        <w:t>"</w:t>
      </w:r>
      <w:r w:rsidR="001A4B30">
        <w:rPr>
          <w:rFonts w:ascii="Times New Roman" w:hAnsi="Times New Roman"/>
        </w:rPr>
        <w:t>)</w:t>
      </w:r>
      <w:r w:rsidRPr="002C0B43">
        <w:rPr>
          <w:rFonts w:ascii="Times New Roman" w:hAnsi="Times New Roman"/>
        </w:rPr>
        <w:t>.</w:t>
      </w:r>
    </w:p>
    <w:p w14:paraId="4B661475" w14:textId="77777777" w:rsidR="00C2603F" w:rsidRPr="00ED2E78" w:rsidRDefault="002C0B43" w:rsidP="00C2603F">
      <w:pPr>
        <w:numPr>
          <w:ilvl w:val="2"/>
          <w:numId w:val="855"/>
        </w:numPr>
        <w:contextualSpacing/>
        <w:rPr>
          <w:rFonts w:ascii="Times New Roman" w:hAnsi="Times New Roman"/>
        </w:rPr>
      </w:pPr>
      <w:r>
        <w:rPr>
          <w:rFonts w:ascii="Times New Roman" w:hAnsi="Times New Roman"/>
        </w:rPr>
        <w:t>ReturnIfAbrupt(</w:t>
      </w:r>
      <w:r w:rsidR="00C2603F">
        <w:rPr>
          <w:rFonts w:ascii="Times New Roman" w:hAnsi="Times New Roman"/>
          <w:i/>
        </w:rPr>
        <w:t>protoParent</w:t>
      </w:r>
      <w:r>
        <w:rPr>
          <w:rFonts w:ascii="Times New Roman" w:hAnsi="Times New Roman"/>
        </w:rPr>
        <w:t>)</w:t>
      </w:r>
      <w:r w:rsidR="00C2603F">
        <w:rPr>
          <w:rFonts w:ascii="Times New Roman" w:hAnsi="Times New Roman"/>
        </w:rPr>
        <w:t>.</w:t>
      </w:r>
    </w:p>
    <w:p w14:paraId="262BB4A8" w14:textId="77777777" w:rsidR="001663BD" w:rsidRDefault="001663BD" w:rsidP="00C2603F">
      <w:pPr>
        <w:numPr>
          <w:ilvl w:val="2"/>
          <w:numId w:val="855"/>
        </w:numPr>
        <w:contextualSpacing/>
        <w:rPr>
          <w:rFonts w:ascii="Times New Roman" w:hAnsi="Times New Roman"/>
        </w:rPr>
      </w:pPr>
      <w:r>
        <w:rPr>
          <w:rFonts w:ascii="Times New Roman" w:hAnsi="Times New Roman"/>
        </w:rPr>
        <w:t>If Type(</w:t>
      </w:r>
      <w:r w:rsidRPr="001663BD">
        <w:rPr>
          <w:rFonts w:ascii="Times New Roman" w:hAnsi="Times New Roman"/>
          <w:i/>
        </w:rPr>
        <w:t>protoParent</w:t>
      </w:r>
      <w:r>
        <w:rPr>
          <w:rFonts w:ascii="Times New Roman" w:hAnsi="Times New Roman"/>
        </w:rPr>
        <w:t xml:space="preserve">) </w:t>
      </w:r>
      <w:r w:rsidR="001E43E0">
        <w:rPr>
          <w:rFonts w:ascii="Times New Roman" w:hAnsi="Times New Roman"/>
        </w:rPr>
        <w:t xml:space="preserve">is </w:t>
      </w:r>
      <w:r>
        <w:rPr>
          <w:rFonts w:ascii="Times New Roman" w:hAnsi="Times New Roman"/>
        </w:rPr>
        <w:t xml:space="preserve">neither Object or Null, throw a </w:t>
      </w:r>
      <w:r w:rsidRPr="00165778">
        <w:rPr>
          <w:rFonts w:ascii="Times New Roman" w:hAnsi="Times New Roman"/>
          <w:b/>
        </w:rPr>
        <w:t>TypeError</w:t>
      </w:r>
      <w:r>
        <w:rPr>
          <w:rFonts w:ascii="Times New Roman" w:hAnsi="Times New Roman"/>
        </w:rPr>
        <w:t xml:space="preserve"> exception.</w:t>
      </w:r>
    </w:p>
    <w:p w14:paraId="75BE56F0" w14:textId="77777777" w:rsidR="00C2603F" w:rsidRDefault="00C2603F" w:rsidP="00C2603F">
      <w:pPr>
        <w:numPr>
          <w:ilvl w:val="2"/>
          <w:numId w:val="855"/>
        </w:numPr>
        <w:contextualSpacing/>
        <w:rPr>
          <w:rFonts w:ascii="Times New Roman" w:hAnsi="Times New Roman"/>
        </w:rPr>
      </w:pPr>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ED2E78">
        <w:rPr>
          <w:rFonts w:ascii="Times New Roman" w:hAnsi="Times New Roman"/>
          <w:i/>
        </w:rPr>
        <w:t>superclass</w:t>
      </w:r>
      <w:r>
        <w:rPr>
          <w:rFonts w:ascii="Times New Roman" w:hAnsi="Times New Roman"/>
        </w:rPr>
        <w:t>.</w:t>
      </w:r>
    </w:p>
    <w:p w14:paraId="221A2116" w14:textId="77777777" w:rsidR="00BE681A" w:rsidRDefault="00BE681A" w:rsidP="00DE408A">
      <w:pPr>
        <w:numPr>
          <w:ilvl w:val="0"/>
          <w:numId w:val="855"/>
        </w:numPr>
        <w:contextualSpacing/>
        <w:rPr>
          <w:rFonts w:ascii="Times New Roman" w:hAnsi="Times New Roman"/>
        </w:rPr>
      </w:pPr>
      <w:r>
        <w:rPr>
          <w:rFonts w:ascii="Times New Roman" w:hAnsi="Times New Roman"/>
        </w:rPr>
        <w:t>Let</w:t>
      </w:r>
      <w:r w:rsidRPr="00E77497">
        <w:rPr>
          <w:rFonts w:ascii="Times New Roman" w:hAnsi="Times New Roman"/>
        </w:rPr>
        <w:t xml:space="preserve"> </w:t>
      </w:r>
      <w:r>
        <w:rPr>
          <w:rFonts w:ascii="Times New Roman" w:hAnsi="Times New Roman"/>
          <w:i/>
        </w:rPr>
        <w:t>proto</w:t>
      </w:r>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r w:rsidR="00C700A2">
        <w:rPr>
          <w:rFonts w:ascii="Times New Roman" w:hAnsi="Times New Roman"/>
          <w:i/>
        </w:rPr>
        <w:t>protoParent</w:t>
      </w:r>
      <w:r w:rsidRPr="00E77497">
        <w:rPr>
          <w:rFonts w:ascii="Times New Roman" w:hAnsi="Times New Roman"/>
        </w:rPr>
        <w:t>.</w:t>
      </w:r>
    </w:p>
    <w:p w14:paraId="5F74120C" w14:textId="77777777" w:rsidR="00DE408A" w:rsidRDefault="00DE408A" w:rsidP="00DE408A">
      <w:pPr>
        <w:numPr>
          <w:ilvl w:val="0"/>
          <w:numId w:val="855"/>
        </w:numPr>
        <w:contextualSpacing/>
        <w:rPr>
          <w:rFonts w:ascii="Times New Roman" w:hAnsi="Times New Roman"/>
        </w:rPr>
      </w:pPr>
      <w:r w:rsidRPr="0006447F">
        <w:rPr>
          <w:rFonts w:ascii="Times New Roman" w:hAnsi="Times New Roman"/>
        </w:rPr>
        <w:t xml:space="preserve">Let </w:t>
      </w:r>
      <w:r w:rsidR="009D3381">
        <w:rPr>
          <w:rFonts w:ascii="Times New Roman" w:hAnsi="Times New Roman"/>
          <w:i/>
        </w:rPr>
        <w:t>lex</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14:paraId="02E53406" w14:textId="77777777" w:rsidR="009D3381" w:rsidRPr="007310B3" w:rsidRDefault="009D3381" w:rsidP="007310B3">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r w:rsidR="007310B3" w:rsidRPr="007310B3">
        <w:rPr>
          <w:rFonts w:ascii="Times New Roman" w:hAnsi="Times New Roman"/>
        </w:rPr>
        <w:t xml:space="preserve"> not</w:t>
      </w:r>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p>
    <w:p w14:paraId="2E097F9B" w14:textId="77777777"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Pr>
          <w:rFonts w:ascii="Times New Roman" w:hAnsi="Times New Roman"/>
          <w:i/>
        </w:rPr>
        <w:t>scope</w:t>
      </w:r>
      <w:r w:rsidRPr="00E77497">
        <w:rPr>
          <w:rFonts w:ascii="Times New Roman" w:hAnsi="Times New Roman"/>
          <w:i/>
        </w:rPr>
        <w:t xml:space="preserve"> </w:t>
      </w:r>
      <w:r w:rsidRPr="00E77497">
        <w:rPr>
          <w:rFonts w:ascii="Times New Roman" w:hAnsi="Times New Roman"/>
        </w:rPr>
        <w:t xml:space="preserve">be the result of calling NewDeclarativeEnvironment passing </w:t>
      </w:r>
      <w:r>
        <w:rPr>
          <w:rFonts w:ascii="Times New Roman" w:hAnsi="Times New Roman"/>
          <w:i/>
        </w:rPr>
        <w:t>lex</w:t>
      </w:r>
      <w:r w:rsidRPr="00E77497">
        <w:rPr>
          <w:rFonts w:ascii="Times New Roman" w:hAnsi="Times New Roman"/>
        </w:rPr>
        <w:t xml:space="preserve"> as the argument</w:t>
      </w:r>
    </w:p>
    <w:p w14:paraId="3D712458" w14:textId="77777777"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Pr>
          <w:rFonts w:ascii="Times New Roman" w:hAnsi="Times New Roman"/>
          <w:i/>
        </w:rPr>
        <w:t>scope</w:t>
      </w:r>
      <w:r w:rsidRPr="00E77497">
        <w:rPr>
          <w:rFonts w:ascii="Times New Roman" w:hAnsi="Times New Roman"/>
          <w:i/>
        </w:rPr>
        <w:t xml:space="preserve">’s </w:t>
      </w:r>
      <w:r w:rsidRPr="00E77497">
        <w:rPr>
          <w:rFonts w:ascii="Times New Roman" w:hAnsi="Times New Roman"/>
        </w:rPr>
        <w:t>environment record.</w:t>
      </w:r>
    </w:p>
    <w:p w14:paraId="388C15F1" w14:textId="77777777" w:rsidR="009D3381" w:rsidRPr="007B7BA4" w:rsidRDefault="009D3381" w:rsidP="007B7BA4">
      <w:pPr>
        <w:numPr>
          <w:ilvl w:val="1"/>
          <w:numId w:val="85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B7BA4" w:rsidRPr="009D3381">
        <w:rPr>
          <w:rFonts w:ascii="Times New Roman" w:hAnsi="Times New Roman"/>
          <w:i/>
        </w:rPr>
        <w:t>className</w:t>
      </w:r>
      <w:r w:rsidR="007B7BA4">
        <w:rPr>
          <w:rFonts w:ascii="Times New Roman" w:hAnsi="Times New Roman"/>
        </w:rPr>
        <w:t xml:space="preserve"> </w:t>
      </w:r>
      <w:r w:rsidRPr="00E77497">
        <w:rPr>
          <w:rFonts w:ascii="Times New Roman" w:hAnsi="Times New Roman"/>
        </w:rPr>
        <w:t>as the argument.</w:t>
      </w:r>
    </w:p>
    <w:p w14:paraId="71328D73" w14:textId="77777777" w:rsidR="00225CFE" w:rsidRPr="007310B3" w:rsidRDefault="00225CFE" w:rsidP="007310B3">
      <w:pPr>
        <w:numPr>
          <w:ilvl w:val="1"/>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sidR="007310B3">
        <w:rPr>
          <w:rFonts w:ascii="Times New Roman" w:hAnsi="Times New Roman"/>
          <w:i/>
        </w:rPr>
        <w:t>scope</w:t>
      </w:r>
      <w:r w:rsidRPr="007310B3">
        <w:rPr>
          <w:rFonts w:ascii="Times New Roman" w:hAnsi="Times New Roman"/>
        </w:rPr>
        <w:t>.</w:t>
      </w:r>
    </w:p>
    <w:p w14:paraId="3B6958E2" w14:textId="77777777" w:rsidR="0071039F" w:rsidRDefault="0071039F" w:rsidP="00DE408A">
      <w:pPr>
        <w:numPr>
          <w:ilvl w:val="0"/>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r w:rsidR="00A623D6">
        <w:rPr>
          <w:rFonts w:ascii="Times New Roman" w:hAnsi="Times New Roman"/>
          <w:i/>
        </w:rPr>
        <w:t>ClassBody</w:t>
      </w:r>
      <w:r w:rsidR="00002FFA">
        <w:rPr>
          <w:rFonts w:ascii="Times New Roman" w:hAnsi="Times New Roman"/>
        </w:rPr>
        <w:t>.</w:t>
      </w:r>
    </w:p>
    <w:p w14:paraId="5383A35A" w14:textId="77777777" w:rsidR="00977FD6" w:rsidRDefault="00977FD6" w:rsidP="003656DE">
      <w:pPr>
        <w:numPr>
          <w:ilvl w:val="0"/>
          <w:numId w:val="855"/>
        </w:numPr>
        <w:contextualSpacing/>
        <w:rPr>
          <w:rFonts w:ascii="Times New Roman" w:hAnsi="Times New Roman"/>
        </w:rPr>
      </w:pPr>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p>
    <w:p w14:paraId="7C1E97F2" w14:textId="77777777" w:rsidR="003656DE" w:rsidRDefault="003656DE" w:rsidP="008D7BA6">
      <w:pPr>
        <w:numPr>
          <w:ilvl w:val="1"/>
          <w:numId w:val="855"/>
        </w:numPr>
        <w:contextualSpacing/>
        <w:rPr>
          <w:rFonts w:ascii="Times New Roman" w:hAnsi="Times New Roman"/>
        </w:rPr>
      </w:pPr>
      <w:r>
        <w:rPr>
          <w:rFonts w:ascii="Times New Roman" w:hAnsi="Times New Roman"/>
        </w:rPr>
        <w:t xml:space="preserve">If </w:t>
      </w:r>
      <w:r w:rsidRPr="00594449">
        <w:rPr>
          <w:rFonts w:ascii="Times New Roman" w:hAnsi="Times New Roman"/>
          <w:i/>
        </w:rPr>
        <w:t>ClassHeritage</w:t>
      </w:r>
      <w:r w:rsidRPr="00594449">
        <w:rPr>
          <w:rFonts w:cs="Arial"/>
          <w:vertAlign w:val="subscript"/>
        </w:rPr>
        <w:t>opt</w:t>
      </w:r>
      <w:r>
        <w:rPr>
          <w:rFonts w:ascii="Times New Roman" w:hAnsi="Times New Roman"/>
        </w:rPr>
        <w:t xml:space="preserve"> is present, then</w:t>
      </w:r>
    </w:p>
    <w:p w14:paraId="3CB82077" w14:textId="77777777" w:rsidR="00977FD6" w:rsidRDefault="00977FD6" w:rsidP="00197BED">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00E50783" w:rsidRPr="00E77497">
        <w:rPr>
          <w:rFonts w:ascii="Courier New" w:hAnsi="Courier New" w:cs="Courier New"/>
          <w:b/>
        </w:rPr>
        <w:t>"</w:t>
      </w:r>
      <w:r>
        <w:rPr>
          <w:rFonts w:ascii="Courier New" w:hAnsi="Courier New" w:cs="Courier New"/>
          <w:b/>
        </w:rPr>
        <w:t>constructor(</w:t>
      </w:r>
      <w:r w:rsidR="0066074B">
        <w:rPr>
          <w:rFonts w:ascii="Courier New" w:hAnsi="Courier New" w:cs="Courier New"/>
          <w:b/>
        </w:rPr>
        <w:t>... args</w:t>
      </w:r>
      <w:r>
        <w:rPr>
          <w:rFonts w:ascii="Courier New" w:hAnsi="Courier New" w:cs="Courier New"/>
          <w:b/>
        </w:rPr>
        <w:t>){</w:t>
      </w:r>
      <w:r w:rsidR="0066074B">
        <w:rPr>
          <w:rFonts w:ascii="Courier New" w:hAnsi="Courier New" w:cs="Courier New"/>
          <w:b/>
        </w:rPr>
        <w:t>super</w:t>
      </w:r>
      <w:r w:rsidR="008D7BA6" w:rsidDel="008D7BA6">
        <w:rPr>
          <w:rFonts w:ascii="Courier New" w:hAnsi="Courier New" w:cs="Courier New"/>
          <w:b/>
        </w:rPr>
        <w:t xml:space="preserve"> </w:t>
      </w:r>
      <w:r w:rsidR="0066074B">
        <w:rPr>
          <w:rFonts w:ascii="Courier New" w:hAnsi="Courier New" w:cs="Courier New"/>
          <w:b/>
        </w:rPr>
        <w:t>(...args);</w:t>
      </w:r>
      <w:r>
        <w:rPr>
          <w:rFonts w:ascii="Courier New" w:hAnsi="Courier New" w:cs="Courier New"/>
          <w:b/>
        </w:rPr>
        <w:t>}</w:t>
      </w:r>
      <w:r w:rsidR="00E50783"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14:paraId="7EC25150" w14:textId="77777777" w:rsidR="003656DE" w:rsidRDefault="003656DE" w:rsidP="00197BED">
      <w:pPr>
        <w:numPr>
          <w:ilvl w:val="1"/>
          <w:numId w:val="855"/>
        </w:numPr>
        <w:contextualSpacing/>
        <w:rPr>
          <w:rFonts w:ascii="Times New Roman" w:hAnsi="Times New Roman"/>
        </w:rPr>
      </w:pPr>
      <w:r>
        <w:rPr>
          <w:rFonts w:ascii="Times New Roman" w:hAnsi="Times New Roman"/>
        </w:rPr>
        <w:t xml:space="preserve">Else, </w:t>
      </w:r>
    </w:p>
    <w:p w14:paraId="7FB67354" w14:textId="77777777" w:rsidR="003656DE" w:rsidRDefault="003656DE" w:rsidP="003656DE">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Pr="00E77497">
        <w:rPr>
          <w:rFonts w:ascii="Courier New" w:hAnsi="Courier New" w:cs="Courier New"/>
          <w:b/>
        </w:rPr>
        <w:t>"</w:t>
      </w:r>
      <w:r>
        <w:rPr>
          <w:rFonts w:ascii="Courier New" w:hAnsi="Courier New" w:cs="Courier New"/>
          <w:b/>
        </w:rPr>
        <w:t>constructor( ){ }</w:t>
      </w:r>
      <w:r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14:paraId="157354BB" w14:textId="77777777" w:rsidR="00167894" w:rsidRPr="0006447F" w:rsidRDefault="00D1166C" w:rsidP="00D1166C">
      <w:pPr>
        <w:numPr>
          <w:ilvl w:val="0"/>
          <w:numId w:val="855"/>
        </w:numPr>
        <w:contextualSpacing/>
        <w:rPr>
          <w:rFonts w:ascii="Times New Roman" w:hAnsi="Times New Roman"/>
        </w:rPr>
      </w:pPr>
      <w:r>
        <w:rPr>
          <w:rFonts w:ascii="Times New Roman" w:hAnsi="Times New Roman"/>
        </w:rPr>
        <w:t>L</w:t>
      </w:r>
      <w:r w:rsidR="00167894">
        <w:rPr>
          <w:rFonts w:ascii="Times New Roman" w:hAnsi="Times New Roman"/>
        </w:rPr>
        <w:t xml:space="preserve">et </w:t>
      </w:r>
      <w:commentRangeStart w:id="8943"/>
      <w:r w:rsidR="00167894" w:rsidRPr="0006447F">
        <w:rPr>
          <w:rFonts w:ascii="Times New Roman" w:hAnsi="Times New Roman"/>
          <w:i/>
        </w:rPr>
        <w:t>strict</w:t>
      </w:r>
      <w:r w:rsidR="00167894">
        <w:rPr>
          <w:rFonts w:ascii="Times New Roman" w:hAnsi="Times New Roman"/>
        </w:rPr>
        <w:t xml:space="preserve"> </w:t>
      </w:r>
      <w:commentRangeEnd w:id="8943"/>
      <w:r w:rsidR="00167894">
        <w:rPr>
          <w:rStyle w:val="af6"/>
        </w:rPr>
        <w:commentReference w:id="8943"/>
      </w:r>
      <w:r w:rsidR="00167894">
        <w:rPr>
          <w:rFonts w:ascii="Times New Roman" w:hAnsi="Times New Roman"/>
        </w:rPr>
        <w:t xml:space="preserve">be </w:t>
      </w:r>
      <w:r w:rsidR="00167894" w:rsidRPr="0006447F">
        <w:rPr>
          <w:rFonts w:ascii="Times New Roman" w:hAnsi="Times New Roman"/>
          <w:b/>
        </w:rPr>
        <w:t>true</w:t>
      </w:r>
      <w:r w:rsidR="00167894">
        <w:rPr>
          <w:rFonts w:ascii="Times New Roman" w:hAnsi="Times New Roman"/>
        </w:rPr>
        <w:t xml:space="preserve">.  </w:t>
      </w:r>
    </w:p>
    <w:p w14:paraId="04863D1D" w14:textId="77777777" w:rsidR="00DE408A" w:rsidRPr="00D90AF7" w:rsidRDefault="00056550" w:rsidP="00D90AF7">
      <w:pPr>
        <w:numPr>
          <w:ilvl w:val="0"/>
          <w:numId w:val="855"/>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8944"/>
      <w:r>
        <w:rPr>
          <w:rFonts w:ascii="Times New Roman" w:hAnsi="Times New Roman"/>
        </w:rPr>
        <w:t xml:space="preserve">result </w:t>
      </w:r>
      <w:commentRangeEnd w:id="8944"/>
      <w:r w:rsidR="00874299">
        <w:rPr>
          <w:rStyle w:val="af6"/>
        </w:rPr>
        <w:commentReference w:id="8944"/>
      </w:r>
      <w:r>
        <w:rPr>
          <w:rFonts w:ascii="Times New Roman" w:hAnsi="Times New Roman"/>
        </w:rPr>
        <w:t xml:space="preserve">of performing </w:t>
      </w:r>
      <w:r w:rsidR="007310B3">
        <w:rPr>
          <w:rFonts w:ascii="Times New Roman" w:hAnsi="Times New Roman"/>
        </w:rPr>
        <w:t>Pr</w:t>
      </w:r>
      <w:r w:rsidR="00AF0266">
        <w:rPr>
          <w:rFonts w:ascii="Times New Roman" w:hAnsi="Times New Roman"/>
        </w:rPr>
        <w:t>o</w:t>
      </w:r>
      <w:r w:rsidR="007310B3">
        <w:rPr>
          <w:rFonts w:ascii="Times New Roman" w:hAnsi="Times New Roman"/>
        </w:rPr>
        <w:t>perty</w:t>
      </w:r>
      <w:del w:id="8945" w:author="Rev 19 Allen Wirfs-Brock" w:date="2013-09-27T09:18:00Z">
        <w:r w:rsidR="007310B3" w:rsidDel="00902612">
          <w:rPr>
            <w:rFonts w:ascii="Times New Roman" w:hAnsi="Times New Roman"/>
          </w:rPr>
          <w:delText xml:space="preserve"> </w:delText>
        </w:r>
      </w:del>
      <w:r w:rsidR="007310B3">
        <w:rPr>
          <w:rFonts w:ascii="Times New Roman" w:hAnsi="Times New Roman"/>
        </w:rPr>
        <w:t>Definition</w:t>
      </w:r>
      <w:del w:id="8946" w:author="Rev 19 Allen Wirfs-Brock" w:date="2013-09-27T09:19:00Z">
        <w:r w:rsidR="007310B3" w:rsidDel="00902612">
          <w:rPr>
            <w:rFonts w:ascii="Times New Roman" w:hAnsi="Times New Roman"/>
          </w:rPr>
          <w:delText xml:space="preserve"> </w:delText>
        </w:r>
      </w:del>
      <w:r w:rsidR="007310B3">
        <w:rPr>
          <w:rFonts w:ascii="Times New Roman" w:hAnsi="Times New Roman"/>
        </w:rPr>
        <w:t xml:space="preserve">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3C3971">
        <w:rPr>
          <w:rFonts w:ascii="Times New Roman" w:hAnsi="Times New Roman"/>
          <w:iCs/>
        </w:rPr>
        <w:t xml:space="preserve"> and </w:t>
      </w:r>
      <w:r w:rsidR="003C3971" w:rsidRPr="00C2603F">
        <w:rPr>
          <w:rFonts w:ascii="Times New Roman" w:hAnsi="Times New Roman"/>
          <w:i/>
        </w:rPr>
        <w:t>constructorParent</w:t>
      </w:r>
      <w:r w:rsidR="003C3971">
        <w:rPr>
          <w:rFonts w:ascii="Times New Roman" w:hAnsi="Times New Roman"/>
          <w:iCs/>
        </w:rPr>
        <w:t xml:space="preserve"> as the optional </w:t>
      </w:r>
      <w:r w:rsidR="003C3971">
        <w:rPr>
          <w:rFonts w:ascii="Times New Roman" w:hAnsi="Times New Roman"/>
          <w:i/>
        </w:rPr>
        <w:t>fun</w:t>
      </w:r>
      <w:r w:rsidR="008B459B">
        <w:rPr>
          <w:rFonts w:ascii="Times New Roman" w:hAnsi="Times New Roman"/>
          <w:i/>
        </w:rPr>
        <w:t>c</w:t>
      </w:r>
      <w:r w:rsidR="003C3971">
        <w:rPr>
          <w:rFonts w:ascii="Times New Roman" w:hAnsi="Times New Roman"/>
          <w:i/>
        </w:rPr>
        <w:t>tionPrototype</w:t>
      </w:r>
      <w:r w:rsidR="003C3971">
        <w:rPr>
          <w:rFonts w:ascii="Times New Roman" w:hAnsi="Times New Roman"/>
          <w:iCs/>
        </w:rPr>
        <w:t xml:space="preserve"> argument</w:t>
      </w:r>
      <w:r w:rsidR="007310B3">
        <w:rPr>
          <w:rFonts w:ascii="Times New Roman" w:hAnsi="Times New Roman"/>
        </w:rPr>
        <w:t>.</w:t>
      </w:r>
    </w:p>
    <w:p w14:paraId="2CE33756" w14:textId="77777777" w:rsidR="00D90AF7" w:rsidRDefault="00D90AF7" w:rsidP="00D90AF7">
      <w:pPr>
        <w:numPr>
          <w:ilvl w:val="0"/>
          <w:numId w:val="855"/>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sidR="00AF0266">
        <w:rPr>
          <w:rFonts w:ascii="Times New Roman" w:hAnsi="Times New Roman"/>
        </w:rPr>
        <w:t xml:space="preserve"> and </w:t>
      </w:r>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r w:rsidR="00AF0266" w:rsidRPr="00AF0266">
        <w:rPr>
          <w:rFonts w:ascii="Times New Roman" w:hAnsi="Times New Roman"/>
          <w:i/>
        </w:rPr>
        <w:t>proto</w:t>
      </w:r>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r>
        <w:rPr>
          <w:rFonts w:ascii="Times New Roman" w:hAnsi="Times New Roman"/>
        </w:rPr>
        <w:t>.</w:t>
      </w:r>
    </w:p>
    <w:p w14:paraId="23CEA1C1" w14:textId="77777777" w:rsidR="00E71669" w:rsidRPr="007310B3" w:rsidRDefault="00E71669" w:rsidP="00E71669">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 not </w:t>
      </w:r>
      <w:r w:rsidRPr="007310B3">
        <w:rPr>
          <w:rFonts w:ascii="Times New Roman" w:hAnsi="Times New Roman"/>
          <w:b/>
        </w:rPr>
        <w:t>undefined</w:t>
      </w:r>
      <w:r w:rsidRPr="007310B3">
        <w:rPr>
          <w:rFonts w:ascii="Times New Roman" w:hAnsi="Times New Roman"/>
        </w:rPr>
        <w:t xml:space="preserve">, then </w:t>
      </w:r>
    </w:p>
    <w:p w14:paraId="492035D7" w14:textId="77777777" w:rsidR="00E71669" w:rsidRDefault="00E71669" w:rsidP="00197BED">
      <w:pPr>
        <w:numPr>
          <w:ilvl w:val="1"/>
          <w:numId w:val="855"/>
        </w:numPr>
        <w:spacing w:after="220"/>
        <w:contextualSpacing/>
        <w:rPr>
          <w:rFonts w:ascii="Times New Roman" w:hAnsi="Times New Roman"/>
        </w:rPr>
      </w:pPr>
      <w:r>
        <w:rPr>
          <w:rFonts w:ascii="Times New Roman" w:hAnsi="Times New Roman"/>
        </w:rPr>
        <w:t xml:space="preserve">Call the InitialiseBinding concrete method </w:t>
      </w:r>
      <w:r w:rsidRPr="00E77497">
        <w:rPr>
          <w:rFonts w:ascii="Times New Roman" w:hAnsi="Times New Roman"/>
        </w:rPr>
        <w:t xml:space="preserve">of </w:t>
      </w:r>
      <w:r w:rsidRPr="00E77497">
        <w:rPr>
          <w:rFonts w:ascii="Times New Roman" w:hAnsi="Times New Roman"/>
          <w:i/>
        </w:rPr>
        <w:t xml:space="preserve">envRec </w:t>
      </w:r>
      <w:r w:rsidRPr="00E77497">
        <w:rPr>
          <w:rFonts w:ascii="Times New Roman" w:hAnsi="Times New Roman"/>
        </w:rPr>
        <w:t xml:space="preserve">passing </w:t>
      </w:r>
      <w:r w:rsidRPr="009D3381">
        <w:rPr>
          <w:rFonts w:ascii="Times New Roman" w:hAnsi="Times New Roman"/>
          <w:i/>
        </w:rPr>
        <w:t>className</w:t>
      </w:r>
      <w:r>
        <w:rPr>
          <w:rFonts w:ascii="Times New Roman" w:hAnsi="Times New Roman"/>
        </w:rPr>
        <w:t xml:space="preserve"> and </w:t>
      </w:r>
      <w:r w:rsidRPr="0006447F">
        <w:rPr>
          <w:rFonts w:ascii="Times New Roman" w:hAnsi="Times New Roman"/>
          <w:i/>
        </w:rPr>
        <w:t>F</w:t>
      </w:r>
      <w:r w:rsidRPr="00E77497">
        <w:rPr>
          <w:rFonts w:ascii="Times New Roman" w:hAnsi="Times New Roman"/>
        </w:rPr>
        <w:t xml:space="preserve"> as the argument</w:t>
      </w:r>
      <w:r>
        <w:rPr>
          <w:rFonts w:ascii="Times New Roman" w:hAnsi="Times New Roman"/>
        </w:rPr>
        <w:t>s</w:t>
      </w:r>
      <w:r w:rsidRPr="00E77497">
        <w:rPr>
          <w:rFonts w:ascii="Times New Roman" w:hAnsi="Times New Roman"/>
        </w:rPr>
        <w:t>.</w:t>
      </w:r>
      <w:r>
        <w:rPr>
          <w:rFonts w:ascii="Times New Roman" w:hAnsi="Times New Roman"/>
        </w:rPr>
        <w:t xml:space="preserve"> </w:t>
      </w:r>
    </w:p>
    <w:p w14:paraId="73BE52F1" w14:textId="77777777" w:rsidR="00E50783" w:rsidRPr="00F62C9B" w:rsidRDefault="00E50783" w:rsidP="00E50783">
      <w:pPr>
        <w:numPr>
          <w:ilvl w:val="0"/>
          <w:numId w:val="855"/>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167894">
        <w:rPr>
          <w:rFonts w:ascii="Times New Roman" w:hAnsi="Times New Roman"/>
        </w:rPr>
        <w:t xml:space="preserve">[[Enumerable]]: </w:t>
      </w:r>
      <w:r w:rsidR="00167894" w:rsidRPr="00BD058A">
        <w:rPr>
          <w:rFonts w:ascii="Times New Roman" w:hAnsi="Times New Roman"/>
          <w:b/>
          <w:bCs/>
        </w:rPr>
        <w:t>false</w:t>
      </w:r>
      <w:r w:rsidR="00167894">
        <w:rPr>
          <w:rFonts w:ascii="Times New Roman" w:hAnsi="Times New Roman"/>
        </w:rPr>
        <w:t>,</w:t>
      </w:r>
      <w:r w:rsidRPr="00F62C9B">
        <w:rPr>
          <w:rFonts w:ascii="Times New Roman" w:hAnsi="Times New Roman"/>
        </w:rPr>
        <w:t xml:space="preserve"> [[</w:t>
      </w:r>
      <w:r>
        <w:rPr>
          <w:rFonts w:ascii="Times New Roman" w:hAnsi="Times New Roman"/>
        </w:rPr>
        <w:t>Writable</w:t>
      </w:r>
      <w:r w:rsidRPr="00F62C9B">
        <w:rPr>
          <w:rFonts w:ascii="Times New Roman" w:hAnsi="Times New Roman"/>
        </w:rPr>
        <w:t xml:space="preserve">]]: </w:t>
      </w:r>
      <w:r w:rsidR="00167894">
        <w:rPr>
          <w:rFonts w:ascii="Times New Roman" w:hAnsi="Times New Roman"/>
          <w:b/>
        </w:rPr>
        <w:t>true</w:t>
      </w:r>
      <w:r w:rsidRPr="00F62C9B">
        <w:rPr>
          <w:rFonts w:ascii="Times New Roman" w:hAnsi="Times New Roman"/>
        </w:rPr>
        <w:t xml:space="preserve">, [[Configurable]]: </w:t>
      </w:r>
      <w:r w:rsidR="00167894">
        <w:rPr>
          <w:rFonts w:ascii="Times New Roman" w:hAnsi="Times New Roman"/>
          <w:b/>
        </w:rPr>
        <w:t>true</w:t>
      </w:r>
      <w:r w:rsidRPr="00F62C9B">
        <w:rPr>
          <w:rFonts w:ascii="Times New Roman" w:hAnsi="Times New Roman"/>
        </w:rPr>
        <w:t>}</w:t>
      </w:r>
      <w:r>
        <w:rPr>
          <w:rFonts w:ascii="Times New Roman" w:hAnsi="Times New Roman"/>
        </w:rPr>
        <w:t>.</w:t>
      </w:r>
    </w:p>
    <w:p w14:paraId="6780DF95" w14:textId="77777777" w:rsidR="00E50783" w:rsidRDefault="00E50783" w:rsidP="00666396">
      <w:pPr>
        <w:numPr>
          <w:ilvl w:val="0"/>
          <w:numId w:val="855"/>
        </w:numPr>
        <w:spacing w:after="220"/>
        <w:contextualSpacing/>
        <w:rPr>
          <w:rFonts w:ascii="Times New Roman" w:hAnsi="Times New Roman"/>
        </w:rPr>
      </w:pPr>
      <w:r>
        <w:rPr>
          <w:rFonts w:ascii="Times New Roman" w:hAnsi="Times New Roman"/>
        </w:rPr>
        <w:t>Call</w:t>
      </w:r>
      <w:r w:rsidRPr="00F62C9B">
        <w:rPr>
          <w:rFonts w:ascii="Times New Roman" w:hAnsi="Times New Roman"/>
        </w:rPr>
        <w:t xml:space="preserve"> the [[DefineOwnProperty]] internal method of </w:t>
      </w:r>
      <w:r w:rsidR="00C700A2">
        <w:rPr>
          <w:rFonts w:ascii="Times New Roman" w:hAnsi="Times New Roman"/>
          <w:i/>
        </w:rPr>
        <w:t>proto</w:t>
      </w:r>
      <w:r w:rsidR="00C700A2" w:rsidRPr="00E77497">
        <w:rPr>
          <w:rFonts w:ascii="Times New Roman" w:hAnsi="Times New Roman"/>
          <w:i/>
        </w:rPr>
        <w:t xml:space="preserve"> </w:t>
      </w:r>
      <w:r w:rsidRPr="00F62C9B">
        <w:rPr>
          <w:rFonts w:ascii="Times New Roman" w:hAnsi="Times New Roman"/>
        </w:rPr>
        <w:t>with arguments</w:t>
      </w:r>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004C61C8">
        <w:rPr>
          <w:rFonts w:ascii="Times New Roman" w:hAnsi="Times New Roman"/>
        </w:rPr>
        <w:t xml:space="preserve"> and</w:t>
      </w:r>
      <w:r w:rsidRPr="00F62C9B">
        <w:rPr>
          <w:rFonts w:ascii="Times New Roman" w:hAnsi="Times New Roman"/>
        </w:rPr>
        <w:t xml:space="preserve"> </w:t>
      </w:r>
      <w:r w:rsidRPr="00F62C9B">
        <w:rPr>
          <w:rFonts w:ascii="Times New Roman" w:hAnsi="Times New Roman"/>
          <w:i/>
        </w:rPr>
        <w:t>desc</w:t>
      </w:r>
    </w:p>
    <w:p w14:paraId="560E5708" w14:textId="77777777" w:rsidR="00A623D6" w:rsidRPr="00002FFA" w:rsidRDefault="00A623D6" w:rsidP="00DC1842">
      <w:pPr>
        <w:numPr>
          <w:ilvl w:val="0"/>
          <w:numId w:val="855"/>
        </w:numPr>
        <w:contextualSpacing/>
        <w:rPr>
          <w:rFonts w:ascii="Times New Roman" w:hAnsi="Times New Roman"/>
        </w:rPr>
      </w:pPr>
      <w:r>
        <w:rPr>
          <w:rFonts w:ascii="Times New Roman" w:hAnsi="Times New Roman"/>
        </w:rPr>
        <w:t xml:space="preserve">Let </w:t>
      </w:r>
      <w:r w:rsidR="00DC1842">
        <w:rPr>
          <w:rFonts w:ascii="Times New Roman" w:hAnsi="Times New Roman"/>
          <w:i/>
        </w:rPr>
        <w:t>protoM</w:t>
      </w:r>
      <w:r w:rsidRPr="00002FFA">
        <w:rPr>
          <w:rFonts w:ascii="Times New Roman" w:hAnsi="Times New Roman"/>
          <w:i/>
        </w:rPr>
        <w:t>ethod</w:t>
      </w:r>
      <w:r>
        <w:rPr>
          <w:rFonts w:ascii="Times New Roman" w:hAnsi="Times New Roman"/>
          <w:i/>
        </w:rPr>
        <w:t>s</w:t>
      </w:r>
      <w:r>
        <w:rPr>
          <w:rFonts w:ascii="Times New Roman" w:hAnsi="Times New Roman"/>
        </w:rPr>
        <w:t xml:space="preserve"> be </w:t>
      </w:r>
      <w:r w:rsidR="00DC1842">
        <w:rPr>
          <w:rFonts w:ascii="Times New Roman" w:hAnsi="Times New Roman"/>
        </w:rPr>
        <w:t>Prototype</w:t>
      </w:r>
      <w:r>
        <w:rPr>
          <w:rFonts w:ascii="Times New Roman" w:hAnsi="Times New Roman"/>
        </w:rPr>
        <w:t xml:space="preserve">MethodDefinitions of </w:t>
      </w:r>
      <w:r w:rsidRPr="00002FFA">
        <w:rPr>
          <w:rFonts w:ascii="Times New Roman" w:hAnsi="Times New Roman"/>
          <w:i/>
        </w:rPr>
        <w:t>ClassBody</w:t>
      </w:r>
      <w:r>
        <w:rPr>
          <w:rFonts w:ascii="Times New Roman" w:hAnsi="Times New Roman"/>
        </w:rPr>
        <w:t>.</w:t>
      </w:r>
    </w:p>
    <w:p w14:paraId="7F2DAA11" w14:textId="77777777" w:rsidR="00AF0266" w:rsidRDefault="00AF0266"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00DC1842">
        <w:rPr>
          <w:rFonts w:ascii="Times New Roman" w:hAnsi="Times New Roman"/>
          <w:i/>
        </w:rPr>
        <w:t>protoM</w:t>
      </w:r>
      <w:r w:rsidRPr="00AF0266">
        <w:rPr>
          <w:rFonts w:ascii="Times New Roman" w:hAnsi="Times New Roman"/>
          <w:i/>
        </w:rPr>
        <w:t>ethods</w:t>
      </w:r>
      <w:r>
        <w:rPr>
          <w:rFonts w:ascii="Times New Roman" w:hAnsi="Times New Roman"/>
        </w:rPr>
        <w:t xml:space="preserve"> </w:t>
      </w:r>
    </w:p>
    <w:p w14:paraId="15E2380D" w14:textId="77777777" w:rsidR="00AF0266" w:rsidRDefault="00AF0266" w:rsidP="00AF0266">
      <w:pPr>
        <w:numPr>
          <w:ilvl w:val="1"/>
          <w:numId w:val="855"/>
        </w:numPr>
        <w:contextualSpacing/>
        <w:rPr>
          <w:rFonts w:ascii="Times New Roman" w:hAnsi="Times New Roman"/>
        </w:rPr>
      </w:pPr>
      <w:r>
        <w:rPr>
          <w:rFonts w:ascii="Times New Roman" w:hAnsi="Times New Roman"/>
        </w:rPr>
        <w:t>Perform Property</w:t>
      </w:r>
      <w:del w:id="8947" w:author="Rev 19 Allen Wirfs-Brock" w:date="2013-09-27T09:19:00Z">
        <w:r w:rsidDel="00902612">
          <w:rPr>
            <w:rFonts w:ascii="Times New Roman" w:hAnsi="Times New Roman"/>
          </w:rPr>
          <w:delText xml:space="preserve"> </w:delText>
        </w:r>
      </w:del>
      <w:r>
        <w:rPr>
          <w:rFonts w:ascii="Times New Roman" w:hAnsi="Times New Roman"/>
        </w:rPr>
        <w:t>Definition</w:t>
      </w:r>
      <w:del w:id="8948" w:author="Rev 19 Allen Wirfs-Brock" w:date="2013-09-27T09:19:00Z">
        <w:r w:rsidDel="00902612">
          <w:rPr>
            <w:rFonts w:ascii="Times New Roman" w:hAnsi="Times New Roman"/>
          </w:rPr>
          <w:delText xml:space="preserve"> </w:delText>
        </w:r>
      </w:del>
      <w:r>
        <w:rPr>
          <w:rFonts w:ascii="Times New Roman" w:hAnsi="Times New Roman"/>
        </w:rPr>
        <w:t xml:space="preserve">Evaluation for </w:t>
      </w:r>
      <w:r>
        <w:rPr>
          <w:rFonts w:ascii="Times New Roman" w:hAnsi="Times New Roman"/>
          <w:i/>
        </w:rPr>
        <w:t>m</w:t>
      </w:r>
      <w:r>
        <w:rPr>
          <w:rFonts w:ascii="Times New Roman" w:hAnsi="Times New Roman"/>
        </w:rPr>
        <w:t xml:space="preserve"> with argument </w:t>
      </w:r>
      <w:r w:rsidRPr="007310B3">
        <w:rPr>
          <w:rFonts w:ascii="Times New Roman" w:hAnsi="Times New Roman"/>
          <w:i/>
        </w:rPr>
        <w:t>proto</w:t>
      </w:r>
      <w:r>
        <w:rPr>
          <w:rFonts w:ascii="Times New Roman" w:hAnsi="Times New Roman"/>
        </w:rPr>
        <w:t>.</w:t>
      </w:r>
    </w:p>
    <w:p w14:paraId="228D1787" w14:textId="77777777" w:rsidR="00DC1842" w:rsidRPr="00002FFA" w:rsidRDefault="00DC1842" w:rsidP="00DC1842">
      <w:pPr>
        <w:numPr>
          <w:ilvl w:val="0"/>
          <w:numId w:val="855"/>
        </w:numPr>
        <w:contextualSpacing/>
        <w:rPr>
          <w:rFonts w:ascii="Times New Roman" w:hAnsi="Times New Roman"/>
        </w:rPr>
      </w:pPr>
      <w:r>
        <w:rPr>
          <w:rFonts w:ascii="Times New Roman" w:hAnsi="Times New Roman"/>
        </w:rPr>
        <w:t xml:space="preserve">Let </w:t>
      </w:r>
      <w:r>
        <w:rPr>
          <w:rFonts w:ascii="Times New Roman" w:hAnsi="Times New Roman"/>
          <w:i/>
        </w:rPr>
        <w:t>staticM</w:t>
      </w:r>
      <w:r w:rsidRPr="00002FFA">
        <w:rPr>
          <w:rFonts w:ascii="Times New Roman" w:hAnsi="Times New Roman"/>
          <w:i/>
        </w:rPr>
        <w:t>ethod</w:t>
      </w:r>
      <w:r>
        <w:rPr>
          <w:rFonts w:ascii="Times New Roman" w:hAnsi="Times New Roman"/>
          <w:i/>
        </w:rPr>
        <w:t>s</w:t>
      </w:r>
      <w:r>
        <w:rPr>
          <w:rFonts w:ascii="Times New Roman" w:hAnsi="Times New Roman"/>
        </w:rPr>
        <w:t xml:space="preserve"> be StaticMethodDefinitions of </w:t>
      </w:r>
      <w:r w:rsidRPr="00002FFA">
        <w:rPr>
          <w:rFonts w:ascii="Times New Roman" w:hAnsi="Times New Roman"/>
          <w:i/>
        </w:rPr>
        <w:t>ClassBody</w:t>
      </w:r>
      <w:r>
        <w:rPr>
          <w:rFonts w:ascii="Times New Roman" w:hAnsi="Times New Roman"/>
        </w:rPr>
        <w:t>.</w:t>
      </w:r>
    </w:p>
    <w:p w14:paraId="19CC507D" w14:textId="77777777" w:rsidR="00DC1842" w:rsidRDefault="00DC1842"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Pr>
          <w:rFonts w:ascii="Times New Roman" w:hAnsi="Times New Roman"/>
          <w:i/>
        </w:rPr>
        <w:t>s</w:t>
      </w:r>
      <w:r>
        <w:rPr>
          <w:rFonts w:ascii="Times New Roman" w:hAnsi="Times New Roman"/>
        </w:rPr>
        <w:t xml:space="preserve"> in order from </w:t>
      </w:r>
      <w:r>
        <w:rPr>
          <w:rFonts w:ascii="Times New Roman" w:hAnsi="Times New Roman"/>
          <w:i/>
        </w:rPr>
        <w:t>staticM</w:t>
      </w:r>
      <w:r w:rsidRPr="00AF0266">
        <w:rPr>
          <w:rFonts w:ascii="Times New Roman" w:hAnsi="Times New Roman"/>
          <w:i/>
        </w:rPr>
        <w:t>ethods</w:t>
      </w:r>
      <w:r>
        <w:rPr>
          <w:rFonts w:ascii="Times New Roman" w:hAnsi="Times New Roman"/>
        </w:rPr>
        <w:t xml:space="preserve"> </w:t>
      </w:r>
    </w:p>
    <w:p w14:paraId="4E3898F6" w14:textId="77777777" w:rsidR="00DC1842" w:rsidRDefault="00DC1842" w:rsidP="00DC1842">
      <w:pPr>
        <w:numPr>
          <w:ilvl w:val="1"/>
          <w:numId w:val="855"/>
        </w:numPr>
        <w:contextualSpacing/>
        <w:rPr>
          <w:rFonts w:ascii="Times New Roman" w:hAnsi="Times New Roman"/>
        </w:rPr>
      </w:pPr>
      <w:r>
        <w:rPr>
          <w:rFonts w:ascii="Times New Roman" w:hAnsi="Times New Roman"/>
        </w:rPr>
        <w:t>Perform Property</w:t>
      </w:r>
      <w:del w:id="8949" w:author="Rev 19 Allen Wirfs-Brock" w:date="2013-09-27T09:19:00Z">
        <w:r w:rsidDel="00902612">
          <w:rPr>
            <w:rFonts w:ascii="Times New Roman" w:hAnsi="Times New Roman"/>
          </w:rPr>
          <w:delText xml:space="preserve"> </w:delText>
        </w:r>
      </w:del>
      <w:r>
        <w:rPr>
          <w:rFonts w:ascii="Times New Roman" w:hAnsi="Times New Roman"/>
        </w:rPr>
        <w:t>Definition</w:t>
      </w:r>
      <w:del w:id="8950" w:author="Rev 19 Allen Wirfs-Brock" w:date="2013-09-27T09:19:00Z">
        <w:r w:rsidDel="00902612">
          <w:rPr>
            <w:rFonts w:ascii="Times New Roman" w:hAnsi="Times New Roman"/>
          </w:rPr>
          <w:delText xml:space="preserve"> </w:delText>
        </w:r>
      </w:del>
      <w:r>
        <w:rPr>
          <w:rFonts w:ascii="Times New Roman" w:hAnsi="Times New Roman"/>
        </w:rPr>
        <w:t xml:space="preserve">Evaluation for </w:t>
      </w:r>
      <w:r>
        <w:rPr>
          <w:rFonts w:ascii="Times New Roman" w:hAnsi="Times New Roman"/>
          <w:i/>
        </w:rPr>
        <w:t>s</w:t>
      </w:r>
      <w:r>
        <w:rPr>
          <w:rFonts w:ascii="Times New Roman" w:hAnsi="Times New Roman"/>
        </w:rPr>
        <w:t xml:space="preserve"> with argument </w:t>
      </w:r>
      <w:r>
        <w:rPr>
          <w:rFonts w:ascii="Times New Roman" w:hAnsi="Times New Roman"/>
          <w:i/>
        </w:rPr>
        <w:t>F</w:t>
      </w:r>
      <w:r>
        <w:rPr>
          <w:rFonts w:ascii="Times New Roman" w:hAnsi="Times New Roman"/>
        </w:rPr>
        <w:t>.</w:t>
      </w:r>
    </w:p>
    <w:p w14:paraId="6C50EF21" w14:textId="77777777" w:rsidR="007310B3" w:rsidRPr="007310B3" w:rsidRDefault="007310B3" w:rsidP="00AF0266">
      <w:pPr>
        <w:numPr>
          <w:ilvl w:val="0"/>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p>
    <w:p w14:paraId="77F2B60D" w14:textId="77777777" w:rsidR="00DE408A" w:rsidRPr="00E77497" w:rsidRDefault="00DE408A" w:rsidP="00DE408A">
      <w:pPr>
        <w:numPr>
          <w:ilvl w:val="0"/>
          <w:numId w:val="855"/>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14:paraId="353F14AC" w14:textId="77777777" w:rsidR="009E380A" w:rsidRPr="00E77497" w:rsidRDefault="009E380A" w:rsidP="001F1D00">
      <w:pPr>
        <w:pStyle w:val="30"/>
      </w:pPr>
      <w:bookmarkStart w:id="8951" w:name="_Toc368050603"/>
      <w:r w:rsidRPr="00E77497">
        <w:t xml:space="preserve">Runtime Semantics: </w:t>
      </w:r>
      <w:r w:rsidRPr="00E77497">
        <w:rPr>
          <w:spacing w:val="6"/>
        </w:rPr>
        <w:t>Evaluation</w:t>
      </w:r>
      <w:bookmarkEnd w:id="8951"/>
    </w:p>
    <w:p w14:paraId="5008DF61" w14:textId="77777777" w:rsidR="009E380A" w:rsidRPr="00E77497" w:rsidRDefault="009E380A" w:rsidP="009E380A">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7F6E5E5B" w14:textId="77777777" w:rsidR="009E380A" w:rsidRPr="00E77497" w:rsidRDefault="009E380A" w:rsidP="009E380A">
      <w:pPr>
        <w:pStyle w:val="Alg2"/>
        <w:numPr>
          <w:ilvl w:val="0"/>
          <w:numId w:val="856"/>
        </w:numPr>
      </w:pPr>
      <w:r w:rsidRPr="00E77497">
        <w:t xml:space="preserve">Let </w:t>
      </w:r>
      <w:r w:rsidR="001872DF">
        <w:rPr>
          <w:i/>
        </w:rPr>
        <w:t>value</w:t>
      </w:r>
      <w:r w:rsidRPr="00E77497">
        <w:rPr>
          <w:i/>
        </w:rPr>
        <w:t xml:space="preserve"> </w:t>
      </w:r>
      <w:r w:rsidRPr="00E77497">
        <w:t xml:space="preserve">be the result of </w:t>
      </w:r>
      <w:r w:rsidR="001872DF">
        <w:t xml:space="preserve">ClassDefinitionEvaluation of </w:t>
      </w:r>
      <w:r w:rsidR="001872DF" w:rsidRPr="001872DF">
        <w:rPr>
          <w:i/>
        </w:rPr>
        <w:t>ClassTail</w:t>
      </w:r>
      <w:r w:rsidR="001872DF">
        <w:t xml:space="preserve"> with argument </w:t>
      </w:r>
      <w:r w:rsidR="0066074B" w:rsidRPr="0066074B">
        <w:rPr>
          <w:b/>
        </w:rPr>
        <w:t>undefined</w:t>
      </w:r>
      <w:r w:rsidRPr="00E77497">
        <w:t>.</w:t>
      </w:r>
    </w:p>
    <w:p w14:paraId="4826CC42" w14:textId="77777777" w:rsidR="009E380A" w:rsidRDefault="006552DF" w:rsidP="009E380A">
      <w:pPr>
        <w:pStyle w:val="Alg2"/>
        <w:numPr>
          <w:ilvl w:val="0"/>
          <w:numId w:val="856"/>
        </w:numPr>
        <w:spacing w:after="220"/>
        <w:contextualSpacing/>
      </w:pPr>
      <w:r>
        <w:t>ReturnIfAbrupt(</w:t>
      </w:r>
      <w:r>
        <w:rPr>
          <w:i/>
        </w:rPr>
        <w:t>v</w:t>
      </w:r>
      <w:r w:rsidRPr="006A5E27">
        <w:rPr>
          <w:i/>
        </w:rPr>
        <w:t>alue</w:t>
      </w:r>
      <w:r>
        <w:t>)</w:t>
      </w:r>
      <w:r w:rsidR="009E380A">
        <w:t>.</w:t>
      </w:r>
    </w:p>
    <w:p w14:paraId="1376DBEB" w14:textId="77777777" w:rsidR="009E380A" w:rsidRPr="00E77497" w:rsidRDefault="009E380A" w:rsidP="009E380A">
      <w:pPr>
        <w:pStyle w:val="Alg2"/>
        <w:numPr>
          <w:ilvl w:val="0"/>
          <w:numId w:val="856"/>
        </w:numPr>
        <w:jc w:val="left"/>
      </w:pPr>
      <w:r w:rsidRPr="00E77497">
        <w:t xml:space="preserve">Let </w:t>
      </w:r>
      <w:r w:rsidRPr="00E77497">
        <w:rPr>
          <w:i/>
        </w:rPr>
        <w:t>env</w:t>
      </w:r>
      <w:r w:rsidRPr="00E77497">
        <w:t xml:space="preserve"> be the </w:t>
      </w:r>
      <w:r w:rsidR="00B33FB4">
        <w:t>running</w:t>
      </w:r>
      <w:r w:rsidR="00B33FB4" w:rsidRPr="00E77497">
        <w:t xml:space="preserve"> </w:t>
      </w:r>
      <w:r w:rsidRPr="00E77497">
        <w:t>execution context’s LexicalEnvironment.</w:t>
      </w:r>
    </w:p>
    <w:p w14:paraId="51DF74FA" w14:textId="77777777" w:rsidR="00A15B53" w:rsidRDefault="00A15B53" w:rsidP="00B42F6E">
      <w:pPr>
        <w:pStyle w:val="Alg2"/>
        <w:numPr>
          <w:ilvl w:val="0"/>
          <w:numId w:val="856"/>
        </w:numPr>
        <w:spacing w:after="220"/>
        <w:contextualSpacing/>
      </w:pPr>
      <w:r>
        <w:t xml:space="preserve">Let </w:t>
      </w:r>
      <w:r w:rsidRPr="00B42F6E">
        <w:rPr>
          <w:i/>
        </w:rPr>
        <w:t>status</w:t>
      </w:r>
      <w:r>
        <w:t xml:space="preserve"> be the result of p</w:t>
      </w:r>
      <w:r w:rsidRPr="004418C4">
        <w:t>erform</w:t>
      </w:r>
      <w:r>
        <w:t>ing</w:t>
      </w:r>
      <w:r w:rsidRPr="004418C4">
        <w:t xml:space="preserve"> </w:t>
      </w:r>
      <w:r w:rsidRPr="00E77497">
        <w:t>Binding</w:t>
      </w:r>
      <w:del w:id="8952" w:author="Rev 19 Allen Wirfs-Brock" w:date="2013-09-23T16:47:00Z">
        <w:r w:rsidRPr="00E77497" w:rsidDel="00427ECF">
          <w:delText xml:space="preserve"> </w:delText>
        </w:r>
      </w:del>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p>
    <w:p w14:paraId="049773EA" w14:textId="77777777" w:rsidR="00A15B53" w:rsidRDefault="00A15B53" w:rsidP="00A15B53">
      <w:pPr>
        <w:pStyle w:val="Alg2"/>
        <w:numPr>
          <w:ilvl w:val="0"/>
          <w:numId w:val="856"/>
        </w:numPr>
        <w:spacing w:after="220"/>
        <w:contextualSpacing/>
      </w:pPr>
      <w:r>
        <w:t>ReturnIfAbrupt(</w:t>
      </w:r>
      <w:r>
        <w:rPr>
          <w:i/>
        </w:rPr>
        <w:t>status</w:t>
      </w:r>
      <w:r>
        <w:t>).</w:t>
      </w:r>
    </w:p>
    <w:p w14:paraId="41468A5C" w14:textId="77777777" w:rsidR="00A15B53" w:rsidRDefault="00A15B53" w:rsidP="009E380A">
      <w:pPr>
        <w:pStyle w:val="Alg2"/>
        <w:numPr>
          <w:ilvl w:val="0"/>
          <w:numId w:val="856"/>
        </w:numPr>
        <w:spacing w:after="220"/>
      </w:pPr>
      <w:r w:rsidRPr="00E77497">
        <w:t xml:space="preserve">Return </w:t>
      </w:r>
      <w:r>
        <w:t>NormalCompletion(</w:t>
      </w:r>
      <w:r w:rsidRPr="00E77497">
        <w:rPr>
          <w:rFonts w:ascii="Arial" w:hAnsi="Arial" w:cs="Arial"/>
        </w:rPr>
        <w:t>empty</w:t>
      </w:r>
      <w:r w:rsidRPr="0055587E">
        <w:t>)</w:t>
      </w:r>
      <w:r w:rsidRPr="00E77497">
        <w:t>.</w:t>
      </w:r>
    </w:p>
    <w:p w14:paraId="4A36C7A9" w14:textId="77777777" w:rsidR="0066074B" w:rsidRPr="0066074B" w:rsidRDefault="0066074B" w:rsidP="0066074B">
      <w:pPr>
        <w:pStyle w:val="Note"/>
      </w:pPr>
      <w:r>
        <w:t>NOTE</w:t>
      </w:r>
      <w:r>
        <w:tab/>
        <w:t xml:space="preserve">The argument to ClassDefinitionEvaluation controls whether or not the class that is defined with a BindingIdentifier has a local binding to the identifier. Only a </w:t>
      </w:r>
      <w:r w:rsidRPr="0066074B">
        <w:rPr>
          <w:rFonts w:ascii="Times New Roman" w:hAnsi="Times New Roman"/>
          <w:i/>
        </w:rPr>
        <w:t>ClassExpression</w:t>
      </w:r>
      <w:r>
        <w:t xml:space="preserve"> gets a local name binding of its name.  A </w:t>
      </w:r>
      <w:r w:rsidRPr="0066074B">
        <w:rPr>
          <w:rFonts w:ascii="Times New Roman" w:hAnsi="Times New Roman"/>
          <w:i/>
        </w:rPr>
        <w:t>ClassDeclaration</w:t>
      </w:r>
      <w:r>
        <w:t xml:space="preserve"> never has such a binding.  This maintains the parallel with </w:t>
      </w:r>
      <w:r w:rsidRPr="0066074B">
        <w:rPr>
          <w:rFonts w:ascii="Times New Roman" w:hAnsi="Times New Roman"/>
          <w:i/>
        </w:rPr>
        <w:t>FunctionExpression</w:t>
      </w:r>
      <w:r>
        <w:t xml:space="preserve"> and </w:t>
      </w:r>
      <w:r w:rsidRPr="0066074B">
        <w:rPr>
          <w:rFonts w:ascii="Times New Roman" w:hAnsi="Times New Roman"/>
          <w:i/>
        </w:rPr>
        <w:t>FunctionDeclaration</w:t>
      </w:r>
      <w:r>
        <w:t>.</w:t>
      </w:r>
    </w:p>
    <w:p w14:paraId="329668E0" w14:textId="77777777" w:rsidR="009E58EB" w:rsidRPr="00E77497" w:rsidRDefault="009E58EB" w:rsidP="009E58EB">
      <w:pPr>
        <w:jc w:val="left"/>
      </w:pPr>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sidRPr="00594449">
        <w:rPr>
          <w:rFonts w:cs="Arial"/>
          <w:vertAlign w:val="subscript"/>
        </w:rPr>
        <w:t>opt</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14:paraId="4F4221FB" w14:textId="77777777" w:rsidR="001572F0" w:rsidRDefault="001572F0" w:rsidP="009E58EB">
      <w:pPr>
        <w:pStyle w:val="Alg2"/>
        <w:numPr>
          <w:ilvl w:val="0"/>
          <w:numId w:val="857"/>
        </w:numPr>
      </w:pPr>
      <w:r>
        <w:t xml:space="preserve">If </w:t>
      </w:r>
      <w:r w:rsidRPr="00E77497">
        <w:rPr>
          <w:i/>
        </w:rPr>
        <w:t>BindingIdentifier</w:t>
      </w:r>
      <w:r w:rsidRPr="00594449">
        <w:rPr>
          <w:rFonts w:cs="Arial"/>
          <w:vertAlign w:val="subscript"/>
        </w:rPr>
        <w:t>opt</w:t>
      </w:r>
      <w:r>
        <w:t xml:space="preserve"> is not  present, then let </w:t>
      </w:r>
      <w:r w:rsidRPr="00B42F6E">
        <w:rPr>
          <w:i/>
        </w:rPr>
        <w:t>className</w:t>
      </w:r>
      <w:r>
        <w:t xml:space="preserve"> be </w:t>
      </w:r>
      <w:r w:rsidRPr="00B42F6E">
        <w:rPr>
          <w:b/>
        </w:rPr>
        <w:t>undefined</w:t>
      </w:r>
      <w:r>
        <w:t>.</w:t>
      </w:r>
    </w:p>
    <w:p w14:paraId="371E7466" w14:textId="77777777" w:rsidR="00985C0D" w:rsidRDefault="001572F0" w:rsidP="009E58EB">
      <w:pPr>
        <w:pStyle w:val="Alg2"/>
        <w:numPr>
          <w:ilvl w:val="0"/>
          <w:numId w:val="857"/>
        </w:numPr>
      </w:pPr>
      <w:r>
        <w:t xml:space="preserve">Else, let </w:t>
      </w:r>
      <w:r w:rsidRPr="00B42F6E">
        <w:rPr>
          <w:i/>
        </w:rPr>
        <w:t>className</w:t>
      </w:r>
      <w:r>
        <w:t xml:space="preserve"> be StringValue of </w:t>
      </w:r>
      <w:r w:rsidRPr="00B42F6E">
        <w:rPr>
          <w:i/>
        </w:rPr>
        <w:t>BindingIdentifier</w:t>
      </w:r>
      <w:r>
        <w:t>.</w:t>
      </w:r>
    </w:p>
    <w:p w14:paraId="26643B35" w14:textId="77777777" w:rsidR="009E58EB" w:rsidRPr="00E77497" w:rsidRDefault="009E58EB" w:rsidP="009E58EB">
      <w:pPr>
        <w:pStyle w:val="Alg2"/>
        <w:numPr>
          <w:ilvl w:val="0"/>
          <w:numId w:val="857"/>
        </w:numPr>
      </w:pPr>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r w:rsidR="001572F0" w:rsidRPr="00D56329">
        <w:rPr>
          <w:i/>
        </w:rPr>
        <w:t>className</w:t>
      </w:r>
      <w:r w:rsidRPr="00E77497">
        <w:t>.</w:t>
      </w:r>
    </w:p>
    <w:p w14:paraId="6E402509" w14:textId="77777777" w:rsidR="009E58EB" w:rsidRDefault="00D30F05" w:rsidP="009E58EB">
      <w:pPr>
        <w:pStyle w:val="Alg2"/>
        <w:numPr>
          <w:ilvl w:val="0"/>
          <w:numId w:val="857"/>
        </w:numPr>
        <w:spacing w:after="220"/>
        <w:contextualSpacing/>
      </w:pPr>
      <w:r>
        <w:t>ReturnIfAbrupt(</w:t>
      </w:r>
      <w:r>
        <w:rPr>
          <w:i/>
        </w:rPr>
        <w:t>value</w:t>
      </w:r>
      <w:r>
        <w:t>).</w:t>
      </w:r>
    </w:p>
    <w:p w14:paraId="2DD9C0BC" w14:textId="77777777" w:rsidR="009E58EB" w:rsidRPr="00E77497" w:rsidRDefault="00D30F05" w:rsidP="009E58EB">
      <w:pPr>
        <w:pStyle w:val="Alg2"/>
        <w:numPr>
          <w:ilvl w:val="0"/>
          <w:numId w:val="857"/>
        </w:numPr>
        <w:spacing w:after="220"/>
      </w:pPr>
      <w:r w:rsidRPr="00E77497">
        <w:t xml:space="preserve">Return </w:t>
      </w:r>
      <w:r>
        <w:t>Normal</w:t>
      </w:r>
      <w:r w:rsidR="004C2A25">
        <w:t>Completion</w:t>
      </w:r>
      <w:r>
        <w:t>(</w:t>
      </w:r>
      <w:r>
        <w:rPr>
          <w:i/>
        </w:rPr>
        <w:t>value</w:t>
      </w:r>
      <w:r>
        <w:t>)</w:t>
      </w:r>
      <w:r w:rsidRPr="00E77497">
        <w:t>.</w:t>
      </w:r>
    </w:p>
    <w:p w14:paraId="15C3A685" w14:textId="77777777" w:rsidR="002A42B6" w:rsidRDefault="002A42B6" w:rsidP="00B11A6A">
      <w:pPr>
        <w:pStyle w:val="20"/>
      </w:pPr>
      <w:bookmarkStart w:id="8953" w:name="_Toc361663502"/>
      <w:bookmarkStart w:id="8954" w:name="_Toc361665343"/>
      <w:bookmarkStart w:id="8955" w:name="_Toc361667183"/>
      <w:bookmarkStart w:id="8956" w:name="_Toc361669012"/>
      <w:bookmarkStart w:id="8957" w:name="_Toc364935056"/>
      <w:bookmarkStart w:id="8958" w:name="_Toc365474300"/>
      <w:bookmarkStart w:id="8959" w:name="_Toc361663503"/>
      <w:bookmarkStart w:id="8960" w:name="_Toc361665344"/>
      <w:bookmarkStart w:id="8961" w:name="_Toc361667184"/>
      <w:bookmarkStart w:id="8962" w:name="_Toc361669013"/>
      <w:bookmarkStart w:id="8963" w:name="_Toc364935057"/>
      <w:bookmarkStart w:id="8964" w:name="_Toc365474301"/>
      <w:bookmarkStart w:id="8965" w:name="_Toc361663506"/>
      <w:bookmarkStart w:id="8966" w:name="_Toc361665347"/>
      <w:bookmarkStart w:id="8967" w:name="_Toc361667187"/>
      <w:bookmarkStart w:id="8968" w:name="_Toc361669016"/>
      <w:bookmarkStart w:id="8969" w:name="_Toc364935060"/>
      <w:bookmarkStart w:id="8970" w:name="_Toc365474304"/>
      <w:bookmarkStart w:id="8971" w:name="_Toc361663507"/>
      <w:bookmarkStart w:id="8972" w:name="_Toc361665348"/>
      <w:bookmarkStart w:id="8973" w:name="_Toc361667188"/>
      <w:bookmarkStart w:id="8974" w:name="_Toc361669017"/>
      <w:bookmarkStart w:id="8975" w:name="_Toc364935061"/>
      <w:bookmarkStart w:id="8976" w:name="_Toc365474305"/>
      <w:bookmarkStart w:id="8977" w:name="_Toc361663510"/>
      <w:bookmarkStart w:id="8978" w:name="_Toc361665351"/>
      <w:bookmarkStart w:id="8979" w:name="_Toc361667191"/>
      <w:bookmarkStart w:id="8980" w:name="_Toc361669020"/>
      <w:bookmarkStart w:id="8981" w:name="_Toc364935064"/>
      <w:bookmarkStart w:id="8982" w:name="_Toc365474308"/>
      <w:bookmarkStart w:id="8983" w:name="_Toc361663511"/>
      <w:bookmarkStart w:id="8984" w:name="_Toc361665352"/>
      <w:bookmarkStart w:id="8985" w:name="_Toc361667192"/>
      <w:bookmarkStart w:id="8986" w:name="_Toc361669021"/>
      <w:bookmarkStart w:id="8987" w:name="_Toc364935065"/>
      <w:bookmarkStart w:id="8988" w:name="_Toc365474309"/>
      <w:bookmarkStart w:id="8989" w:name="_Toc361663512"/>
      <w:bookmarkStart w:id="8990" w:name="_Toc361665353"/>
      <w:bookmarkStart w:id="8991" w:name="_Toc361667193"/>
      <w:bookmarkStart w:id="8992" w:name="_Toc361669022"/>
      <w:bookmarkStart w:id="8993" w:name="_Toc364935066"/>
      <w:bookmarkStart w:id="8994" w:name="_Toc365474310"/>
      <w:bookmarkStart w:id="8995" w:name="_Toc361663526"/>
      <w:bookmarkStart w:id="8996" w:name="_Toc361665367"/>
      <w:bookmarkStart w:id="8997" w:name="_Toc361667207"/>
      <w:bookmarkStart w:id="8998" w:name="_Toc361669036"/>
      <w:bookmarkStart w:id="8999" w:name="_Toc364935080"/>
      <w:bookmarkStart w:id="9000" w:name="_Toc365474324"/>
      <w:bookmarkStart w:id="9001" w:name="_Toc361663528"/>
      <w:bookmarkStart w:id="9002" w:name="_Toc361665369"/>
      <w:bookmarkStart w:id="9003" w:name="_Toc361667209"/>
      <w:bookmarkStart w:id="9004" w:name="_Toc361669038"/>
      <w:bookmarkStart w:id="9005" w:name="_Toc364935082"/>
      <w:bookmarkStart w:id="9006" w:name="_Toc365474326"/>
      <w:bookmarkStart w:id="9007" w:name="_Toc361663532"/>
      <w:bookmarkStart w:id="9008" w:name="_Toc361665373"/>
      <w:bookmarkStart w:id="9009" w:name="_Toc361667213"/>
      <w:bookmarkStart w:id="9010" w:name="_Toc361669042"/>
      <w:bookmarkStart w:id="9011" w:name="_Toc364935086"/>
      <w:bookmarkStart w:id="9012" w:name="_Toc365474330"/>
      <w:bookmarkStart w:id="9013" w:name="_Toc361663537"/>
      <w:bookmarkStart w:id="9014" w:name="_Toc361665378"/>
      <w:bookmarkStart w:id="9015" w:name="_Toc361667218"/>
      <w:bookmarkStart w:id="9016" w:name="_Toc361669047"/>
      <w:bookmarkStart w:id="9017" w:name="_Toc364935091"/>
      <w:bookmarkStart w:id="9018" w:name="_Toc365474335"/>
      <w:bookmarkStart w:id="9019" w:name="_Toc361663538"/>
      <w:bookmarkStart w:id="9020" w:name="_Toc361665379"/>
      <w:bookmarkStart w:id="9021" w:name="_Toc361667219"/>
      <w:bookmarkStart w:id="9022" w:name="_Toc361669048"/>
      <w:bookmarkStart w:id="9023" w:name="_Toc364935092"/>
      <w:bookmarkStart w:id="9024" w:name="_Toc365474336"/>
      <w:bookmarkStart w:id="9025" w:name="_Toc361663539"/>
      <w:bookmarkStart w:id="9026" w:name="_Toc361665380"/>
      <w:bookmarkStart w:id="9027" w:name="_Toc361667220"/>
      <w:bookmarkStart w:id="9028" w:name="_Toc361669049"/>
      <w:bookmarkStart w:id="9029" w:name="_Toc364935093"/>
      <w:bookmarkStart w:id="9030" w:name="_Toc365474337"/>
      <w:bookmarkStart w:id="9031" w:name="_Toc361663541"/>
      <w:bookmarkStart w:id="9032" w:name="_Toc361665382"/>
      <w:bookmarkStart w:id="9033" w:name="_Toc361667222"/>
      <w:bookmarkStart w:id="9034" w:name="_Toc361669051"/>
      <w:bookmarkStart w:id="9035" w:name="_Toc364935095"/>
      <w:bookmarkStart w:id="9036" w:name="_Toc365474339"/>
      <w:bookmarkStart w:id="9037" w:name="_Toc361663544"/>
      <w:bookmarkStart w:id="9038" w:name="_Toc361665385"/>
      <w:bookmarkStart w:id="9039" w:name="_Toc361667225"/>
      <w:bookmarkStart w:id="9040" w:name="_Toc361669054"/>
      <w:bookmarkStart w:id="9041" w:name="_Toc364935098"/>
      <w:bookmarkStart w:id="9042" w:name="_Toc365474342"/>
      <w:bookmarkStart w:id="9043" w:name="_Toc361663547"/>
      <w:bookmarkStart w:id="9044" w:name="_Toc361665388"/>
      <w:bookmarkStart w:id="9045" w:name="_Toc361667228"/>
      <w:bookmarkStart w:id="9046" w:name="_Toc361669057"/>
      <w:bookmarkStart w:id="9047" w:name="_Toc364935101"/>
      <w:bookmarkStart w:id="9048" w:name="_Toc365474345"/>
      <w:bookmarkStart w:id="9049" w:name="_Toc361663548"/>
      <w:bookmarkStart w:id="9050" w:name="_Toc361665389"/>
      <w:bookmarkStart w:id="9051" w:name="_Toc361667229"/>
      <w:bookmarkStart w:id="9052" w:name="_Toc361669058"/>
      <w:bookmarkStart w:id="9053" w:name="_Toc364935102"/>
      <w:bookmarkStart w:id="9054" w:name="_Toc365474346"/>
      <w:bookmarkStart w:id="9055" w:name="_Toc361663562"/>
      <w:bookmarkStart w:id="9056" w:name="_Toc361665403"/>
      <w:bookmarkStart w:id="9057" w:name="_Toc361667243"/>
      <w:bookmarkStart w:id="9058" w:name="_Toc361669072"/>
      <w:bookmarkStart w:id="9059" w:name="_Toc364935116"/>
      <w:bookmarkStart w:id="9060" w:name="_Toc365474360"/>
      <w:bookmarkStart w:id="9061" w:name="_Toc361663567"/>
      <w:bookmarkStart w:id="9062" w:name="_Toc361665408"/>
      <w:bookmarkStart w:id="9063" w:name="_Toc361667248"/>
      <w:bookmarkStart w:id="9064" w:name="_Toc361669077"/>
      <w:bookmarkStart w:id="9065" w:name="_Toc364935121"/>
      <w:bookmarkStart w:id="9066" w:name="_Toc365474365"/>
      <w:bookmarkStart w:id="9067" w:name="_Toc361663568"/>
      <w:bookmarkStart w:id="9068" w:name="_Toc361665409"/>
      <w:bookmarkStart w:id="9069" w:name="_Toc361667249"/>
      <w:bookmarkStart w:id="9070" w:name="_Toc361669078"/>
      <w:bookmarkStart w:id="9071" w:name="_Toc364935122"/>
      <w:bookmarkStart w:id="9072" w:name="_Toc365474366"/>
      <w:bookmarkStart w:id="9073" w:name="_Toc361663570"/>
      <w:bookmarkStart w:id="9074" w:name="_Toc361665411"/>
      <w:bookmarkStart w:id="9075" w:name="_Toc361667251"/>
      <w:bookmarkStart w:id="9076" w:name="_Toc361669080"/>
      <w:bookmarkStart w:id="9077" w:name="_Toc364935124"/>
      <w:bookmarkStart w:id="9078" w:name="_Toc365474368"/>
      <w:bookmarkStart w:id="9079" w:name="_Toc361663574"/>
      <w:bookmarkStart w:id="9080" w:name="_Toc361665415"/>
      <w:bookmarkStart w:id="9081" w:name="_Toc361667255"/>
      <w:bookmarkStart w:id="9082" w:name="_Toc361669084"/>
      <w:bookmarkStart w:id="9083" w:name="_Toc364935128"/>
      <w:bookmarkStart w:id="9084" w:name="_Toc365474372"/>
      <w:bookmarkStart w:id="9085" w:name="_Toc361663581"/>
      <w:bookmarkStart w:id="9086" w:name="_Toc361665422"/>
      <w:bookmarkStart w:id="9087" w:name="_Toc361667262"/>
      <w:bookmarkStart w:id="9088" w:name="_Toc361669091"/>
      <w:bookmarkStart w:id="9089" w:name="_Toc364935135"/>
      <w:bookmarkStart w:id="9090" w:name="_Toc365474379"/>
      <w:bookmarkStart w:id="9091" w:name="_Toc361663585"/>
      <w:bookmarkStart w:id="9092" w:name="_Toc361665426"/>
      <w:bookmarkStart w:id="9093" w:name="_Toc361667266"/>
      <w:bookmarkStart w:id="9094" w:name="_Toc361669095"/>
      <w:bookmarkStart w:id="9095" w:name="_Toc364935139"/>
      <w:bookmarkStart w:id="9096" w:name="_Toc365474383"/>
      <w:bookmarkStart w:id="9097" w:name="_Toc361663586"/>
      <w:bookmarkStart w:id="9098" w:name="_Toc361665427"/>
      <w:bookmarkStart w:id="9099" w:name="_Toc361667267"/>
      <w:bookmarkStart w:id="9100" w:name="_Toc361669096"/>
      <w:bookmarkStart w:id="9101" w:name="_Toc364935140"/>
      <w:bookmarkStart w:id="9102" w:name="_Toc365474384"/>
      <w:bookmarkStart w:id="9103" w:name="_Toc361663587"/>
      <w:bookmarkStart w:id="9104" w:name="_Toc361665428"/>
      <w:bookmarkStart w:id="9105" w:name="_Toc361667268"/>
      <w:bookmarkStart w:id="9106" w:name="_Toc361669097"/>
      <w:bookmarkStart w:id="9107" w:name="_Toc364935141"/>
      <w:bookmarkStart w:id="9108" w:name="_Toc365474385"/>
      <w:bookmarkStart w:id="9109" w:name="_Toc361663589"/>
      <w:bookmarkStart w:id="9110" w:name="_Toc361665430"/>
      <w:bookmarkStart w:id="9111" w:name="_Toc361667270"/>
      <w:bookmarkStart w:id="9112" w:name="_Toc361669099"/>
      <w:bookmarkStart w:id="9113" w:name="_Toc364935143"/>
      <w:bookmarkStart w:id="9114" w:name="_Toc365474387"/>
      <w:bookmarkStart w:id="9115" w:name="_Toc361663594"/>
      <w:bookmarkStart w:id="9116" w:name="_Toc361665435"/>
      <w:bookmarkStart w:id="9117" w:name="_Toc361667275"/>
      <w:bookmarkStart w:id="9118" w:name="_Toc361669104"/>
      <w:bookmarkStart w:id="9119" w:name="_Toc364935148"/>
      <w:bookmarkStart w:id="9120" w:name="_Toc365474392"/>
      <w:bookmarkStart w:id="9121" w:name="_Toc361663601"/>
      <w:bookmarkStart w:id="9122" w:name="_Toc361665442"/>
      <w:bookmarkStart w:id="9123" w:name="_Toc361667282"/>
      <w:bookmarkStart w:id="9124" w:name="_Toc361669111"/>
      <w:bookmarkStart w:id="9125" w:name="_Toc364935155"/>
      <w:bookmarkStart w:id="9126" w:name="_Toc365474399"/>
      <w:bookmarkStart w:id="9127" w:name="_Toc361663621"/>
      <w:bookmarkStart w:id="9128" w:name="_Toc361665462"/>
      <w:bookmarkStart w:id="9129" w:name="_Toc361667302"/>
      <w:bookmarkStart w:id="9130" w:name="_Toc361669131"/>
      <w:bookmarkStart w:id="9131" w:name="_Toc364935175"/>
      <w:bookmarkStart w:id="9132" w:name="_Toc365474419"/>
      <w:bookmarkStart w:id="9133" w:name="_Toc361663622"/>
      <w:bookmarkStart w:id="9134" w:name="_Toc361665463"/>
      <w:bookmarkStart w:id="9135" w:name="_Toc361667303"/>
      <w:bookmarkStart w:id="9136" w:name="_Toc361669132"/>
      <w:bookmarkStart w:id="9137" w:name="_Toc364935176"/>
      <w:bookmarkStart w:id="9138" w:name="_Toc365474420"/>
      <w:bookmarkStart w:id="9139" w:name="_Toc361663623"/>
      <w:bookmarkStart w:id="9140" w:name="_Toc361665464"/>
      <w:bookmarkStart w:id="9141" w:name="_Toc361667304"/>
      <w:bookmarkStart w:id="9142" w:name="_Toc361669133"/>
      <w:bookmarkStart w:id="9143" w:name="_Toc364935177"/>
      <w:bookmarkStart w:id="9144" w:name="_Toc365474421"/>
      <w:bookmarkStart w:id="9145" w:name="_Toc361663625"/>
      <w:bookmarkStart w:id="9146" w:name="_Toc361665466"/>
      <w:bookmarkStart w:id="9147" w:name="_Toc361667306"/>
      <w:bookmarkStart w:id="9148" w:name="_Toc361669135"/>
      <w:bookmarkStart w:id="9149" w:name="_Toc364935179"/>
      <w:bookmarkStart w:id="9150" w:name="_Toc365474423"/>
      <w:bookmarkStart w:id="9151" w:name="_Ref366131065"/>
      <w:bookmarkStart w:id="9152" w:name="_Ref366131077"/>
      <w:bookmarkStart w:id="9153" w:name="_Toc368050604"/>
      <w:bookmarkStart w:id="9154" w:name="_Ref424532515"/>
      <w:bookmarkStart w:id="9155" w:name="_Ref457437688"/>
      <w:bookmarkStart w:id="9156" w:name="_Toc472818900"/>
      <w:bookmarkStart w:id="9157" w:name="_Toc235503477"/>
      <w:bookmarkStart w:id="9158" w:name="_Toc241509252"/>
      <w:bookmarkStart w:id="9159" w:name="_Toc244416739"/>
      <w:bookmarkStart w:id="9160" w:name="_Toc276631103"/>
      <w:bookmarkEnd w:id="8188"/>
      <w:bookmarkEnd w:id="8189"/>
      <w:bookmarkEnd w:id="8190"/>
      <w:bookmarkEnd w:id="8191"/>
      <w:bookmarkEnd w:id="8192"/>
      <w:bookmarkEnd w:id="8193"/>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commentRangeStart w:id="9161"/>
      <w:r>
        <w:t>Tail Position Calls</w:t>
      </w:r>
      <w:commentRangeEnd w:id="9161"/>
      <w:r>
        <w:rPr>
          <w:rStyle w:val="af6"/>
          <w:b w:val="0"/>
        </w:rPr>
        <w:commentReference w:id="9161"/>
      </w:r>
      <w:bookmarkEnd w:id="9151"/>
      <w:bookmarkEnd w:id="9152"/>
      <w:bookmarkEnd w:id="9153"/>
    </w:p>
    <w:p w14:paraId="0DD7F4F7" w14:textId="77777777"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The wiki proposal has a preliminary attempt at defining tail position.  See</w:t>
      </w:r>
      <w:r w:rsidR="00A904FE">
        <w:rPr>
          <w:sz w:val="28"/>
          <w:szCs w:val="28"/>
        </w:rPr>
        <w:t xml:space="preserve"> </w:t>
      </w:r>
      <w:hyperlink r:id="rId24" w:history="1">
        <w:r w:rsidR="00A904FE" w:rsidRPr="00CE23E7">
          <w:rPr>
            <w:rStyle w:val="affb"/>
            <w:sz w:val="28"/>
            <w:szCs w:val="28"/>
            <w:lang w:val="en-GB"/>
          </w:rPr>
          <w:t>http://wiki.ecmascript.org/doku.php?id=harmony:proper_tail_calls</w:t>
        </w:r>
      </w:hyperlink>
      <w:r w:rsidR="00A904FE">
        <w:rPr>
          <w:sz w:val="28"/>
          <w:szCs w:val="28"/>
        </w:rPr>
        <w:t xml:space="preserve"> </w:t>
      </w:r>
      <w:r w:rsidRPr="007B7042">
        <w:rPr>
          <w:sz w:val="28"/>
          <w:szCs w:val="28"/>
        </w:rPr>
        <w:t xml:space="preserve">. </w:t>
      </w:r>
    </w:p>
    <w:p w14:paraId="30DD677F" w14:textId="77777777"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This material still needs to be reviewed and updated for incorporation here.</w:t>
      </w:r>
    </w:p>
    <w:p w14:paraId="38D83CB8" w14:textId="77777777" w:rsidR="00893A4F" w:rsidRPr="00E77497" w:rsidDel="00382137" w:rsidRDefault="00893A4F">
      <w:pPr>
        <w:pStyle w:val="30"/>
        <w:rPr>
          <w:del w:id="9162" w:author="Rev 19 Allen Wirfs-Brock" w:date="2013-09-11T19:15:00Z"/>
        </w:rPr>
      </w:pPr>
      <w:del w:id="9163" w:author="Rev 19 Allen Wirfs-Brock" w:date="2013-09-11T19:15:00Z">
        <w:r w:rsidRPr="00E77497" w:rsidDel="00382137">
          <w:delText>Runtime Semantics</w:delText>
        </w:r>
        <w:bookmarkStart w:id="9164" w:name="_Toc368034605"/>
        <w:bookmarkStart w:id="9165" w:name="_Toc368049828"/>
        <w:bookmarkStart w:id="9166" w:name="_Toc368050605"/>
        <w:bookmarkEnd w:id="9164"/>
        <w:bookmarkEnd w:id="9165"/>
        <w:bookmarkEnd w:id="9166"/>
      </w:del>
    </w:p>
    <w:p w14:paraId="5A9E208E" w14:textId="77777777" w:rsidR="00893A4F" w:rsidRDefault="00893A4F" w:rsidP="006A78DC">
      <w:pPr>
        <w:pStyle w:val="30"/>
        <w:rPr>
          <w:spacing w:val="6"/>
        </w:rPr>
      </w:pPr>
      <w:bookmarkStart w:id="9167" w:name="_Toc368050606"/>
      <w:r w:rsidRPr="004418C4">
        <w:t xml:space="preserve">Runtime Semantics: </w:t>
      </w:r>
      <w:r>
        <w:rPr>
          <w:spacing w:val="6"/>
        </w:rPr>
        <w:t>PrepareForTailCall</w:t>
      </w:r>
      <w:bookmarkEnd w:id="9167"/>
    </w:p>
    <w:p w14:paraId="7F53CCE3" w14:textId="77777777" w:rsidR="00893A4F" w:rsidRDefault="00893A4F" w:rsidP="00893A4F">
      <w:pPr>
        <w:pStyle w:val="Alg3"/>
        <w:tabs>
          <w:tab w:val="clear" w:pos="360"/>
        </w:tabs>
        <w:spacing w:after="220"/>
        <w:ind w:left="0" w:firstLine="0"/>
      </w:pPr>
      <w:r>
        <w:t xml:space="preserve">The abstract operation </w:t>
      </w:r>
      <w:r w:rsidRPr="00893A4F">
        <w:t xml:space="preserve">PrepareForTailCall </w:t>
      </w:r>
      <w:r>
        <w:t>performs the following steps:</w:t>
      </w:r>
    </w:p>
    <w:p w14:paraId="4CE8107B" w14:textId="77777777" w:rsidR="00893A4F" w:rsidRDefault="00893A4F" w:rsidP="00612FC7">
      <w:pPr>
        <w:pStyle w:val="Alg3"/>
        <w:numPr>
          <w:ilvl w:val="0"/>
          <w:numId w:val="1475"/>
        </w:numPr>
        <w:spacing w:after="220"/>
        <w:contextualSpacing/>
      </w:pPr>
      <w:r>
        <w:t xml:space="preserve">Let </w:t>
      </w:r>
      <w:r>
        <w:rPr>
          <w:i/>
        </w:rPr>
        <w:t>leaf</w:t>
      </w:r>
      <w:r w:rsidRPr="009B3B81">
        <w:rPr>
          <w:i/>
        </w:rPr>
        <w:t>Context</w:t>
      </w:r>
      <w:r>
        <w:t xml:space="preserve"> be the running</w:t>
      </w:r>
      <w:r w:rsidRPr="00E77497">
        <w:t xml:space="preserve"> </w:t>
      </w:r>
      <w:r>
        <w:t>execution context.</w:t>
      </w:r>
    </w:p>
    <w:p w14:paraId="7DCD2DCC" w14:textId="77777777" w:rsidR="00893A4F" w:rsidRDefault="00893A4F" w:rsidP="00612FC7">
      <w:pPr>
        <w:pStyle w:val="Alg3"/>
        <w:numPr>
          <w:ilvl w:val="0"/>
          <w:numId w:val="1475"/>
        </w:numPr>
        <w:spacing w:after="220"/>
        <w:contextualSpacing/>
      </w:pPr>
      <w:r>
        <w:t xml:space="preserve">Suspend </w:t>
      </w:r>
      <w:r w:rsidRPr="00146158">
        <w:rPr>
          <w:i/>
        </w:rPr>
        <w:t>leafContext</w:t>
      </w:r>
      <w:r>
        <w:t>.</w:t>
      </w:r>
    </w:p>
    <w:p w14:paraId="4362F9A0" w14:textId="77777777" w:rsidR="00893A4F" w:rsidRDefault="00893A4F" w:rsidP="00612FC7">
      <w:pPr>
        <w:pStyle w:val="Alg3"/>
        <w:numPr>
          <w:ilvl w:val="0"/>
          <w:numId w:val="1475"/>
        </w:numPr>
        <w:spacing w:after="220"/>
        <w:contextualSpacing/>
      </w:pPr>
      <w:r>
        <w:t xml:space="preserve">Pop </w:t>
      </w:r>
      <w:r w:rsidRPr="00D5397D">
        <w:rPr>
          <w:i/>
        </w:rPr>
        <w:t>leafContext</w:t>
      </w:r>
      <w:r>
        <w:t xml:space="preserve"> from the execution context context stack.</w:t>
      </w:r>
      <w:r w:rsidDel="00D5397D">
        <w:t xml:space="preserve"> </w:t>
      </w:r>
      <w:r>
        <w:t>The execution context now on the top of the stack becomes the running execution context, however it remains in its suspended state.</w:t>
      </w:r>
    </w:p>
    <w:p w14:paraId="470F352F" w14:textId="77777777" w:rsidR="00893A4F" w:rsidRDefault="00893A4F" w:rsidP="00612FC7">
      <w:pPr>
        <w:pStyle w:val="Alg3"/>
        <w:numPr>
          <w:ilvl w:val="0"/>
          <w:numId w:val="1475"/>
        </w:numPr>
        <w:spacing w:after="220"/>
        <w:contextualSpacing/>
      </w:pPr>
      <w:r>
        <w:t xml:space="preserve">Assert: </w:t>
      </w:r>
      <w:r w:rsidRPr="00146158">
        <w:rPr>
          <w:i/>
        </w:rPr>
        <w:t>leafContext</w:t>
      </w:r>
      <w:r>
        <w:t xml:space="preserve"> has no further use.  It will never be activated as the running execution context.</w:t>
      </w:r>
    </w:p>
    <w:p w14:paraId="2D781F8C" w14:textId="77777777" w:rsidR="00893A4F" w:rsidRDefault="00893A4F" w:rsidP="00893A4F">
      <w:r>
        <w:t xml:space="preserve">A tail position call must either release any transient internal resources associated with the currently executing function execution context before invoking the target function or reuse those resources in support of the target function. </w:t>
      </w:r>
    </w:p>
    <w:p w14:paraId="745EFEAB" w14:textId="77777777" w:rsidR="00893A4F" w:rsidRDefault="00893A4F" w:rsidP="00893A4F">
      <w:pPr>
        <w:pStyle w:val="Note"/>
      </w:pPr>
      <w:r>
        <w:t>NOTE 1</w:t>
      </w:r>
      <w:r>
        <w:tab/>
        <w:t>For example, a tail position call should only grow an implementation’s activication record stack by the amount that the size of the target function’s activation record exceeds the size of the calling function’s activation record. If the target function’s activation record is smaller, then the total size of the stack should decrease.</w:t>
      </w:r>
    </w:p>
    <w:p w14:paraId="7B5CEAE4" w14:textId="77777777" w:rsidR="002E14E9" w:rsidRDefault="002E14E9" w:rsidP="00D22EEE">
      <w:pPr>
        <w:pStyle w:val="1"/>
      </w:pPr>
      <w:bookmarkStart w:id="9168" w:name="_Ref365530288"/>
      <w:bookmarkStart w:id="9169" w:name="_Toc368050607"/>
      <w:bookmarkStart w:id="9170" w:name="_Toc360524617"/>
      <w:bookmarkStart w:id="9171" w:name="_Ref365530182"/>
      <w:r>
        <w:t xml:space="preserve">ECMAScript Language: </w:t>
      </w:r>
      <w:del w:id="9172" w:author="Rev 19 Allen Wirfs-Brock" w:date="2013-09-13T09:35:00Z">
        <w:r w:rsidDel="008226EF">
          <w:delText xml:space="preserve">Scripts </w:delText>
        </w:r>
      </w:del>
      <w:ins w:id="9173" w:author="Rev 19 Allen Wirfs-Brock" w:date="2013-09-13T09:35:00Z">
        <w:r w:rsidR="008226EF">
          <w:t xml:space="preserve">Modules </w:t>
        </w:r>
      </w:ins>
      <w:r>
        <w:t xml:space="preserve">and </w:t>
      </w:r>
      <w:del w:id="9174" w:author="Rev 19 Allen Wirfs-Brock" w:date="2013-09-13T09:35:00Z">
        <w:r w:rsidDel="008226EF">
          <w:delText>Modules</w:delText>
        </w:r>
      </w:del>
      <w:bookmarkEnd w:id="9168"/>
      <w:ins w:id="9175" w:author="Rev 19 Allen Wirfs-Brock" w:date="2013-09-13T09:35:00Z">
        <w:r w:rsidR="008226EF">
          <w:t>Scripts</w:t>
        </w:r>
      </w:ins>
      <w:bookmarkEnd w:id="9169"/>
    </w:p>
    <w:p w14:paraId="36AC27F0" w14:textId="77777777" w:rsidR="00CE5E6D" w:rsidRDefault="00CE5E6D" w:rsidP="00CE5E6D">
      <w:pPr>
        <w:pStyle w:val="20"/>
        <w:rPr>
          <w:ins w:id="9176" w:author="Rev 19 Allen Wirfs-Brock" w:date="2013-09-13T09:35:00Z"/>
        </w:rPr>
      </w:pPr>
      <w:bookmarkStart w:id="9177" w:name="_Toc361663632"/>
      <w:bookmarkStart w:id="9178" w:name="_Toc361665473"/>
      <w:bookmarkStart w:id="9179" w:name="_Toc361667313"/>
      <w:bookmarkStart w:id="9180" w:name="_Toc361669142"/>
      <w:bookmarkStart w:id="9181" w:name="_Toc364935186"/>
      <w:bookmarkStart w:id="9182" w:name="_Toc365474430"/>
      <w:bookmarkStart w:id="9183" w:name="_Toc361663633"/>
      <w:bookmarkStart w:id="9184" w:name="_Toc361665474"/>
      <w:bookmarkStart w:id="9185" w:name="_Toc361667314"/>
      <w:bookmarkStart w:id="9186" w:name="_Toc361669143"/>
      <w:bookmarkStart w:id="9187" w:name="_Toc364935187"/>
      <w:bookmarkStart w:id="9188" w:name="_Toc365474431"/>
      <w:bookmarkStart w:id="9189" w:name="_Toc361663634"/>
      <w:bookmarkStart w:id="9190" w:name="_Toc361665475"/>
      <w:bookmarkStart w:id="9191" w:name="_Toc361667315"/>
      <w:bookmarkStart w:id="9192" w:name="_Toc361669144"/>
      <w:bookmarkStart w:id="9193" w:name="_Toc364935188"/>
      <w:bookmarkStart w:id="9194" w:name="_Toc365474432"/>
      <w:bookmarkStart w:id="9195" w:name="_Toc361663635"/>
      <w:bookmarkStart w:id="9196" w:name="_Toc361665476"/>
      <w:bookmarkStart w:id="9197" w:name="_Toc361667316"/>
      <w:bookmarkStart w:id="9198" w:name="_Toc361669145"/>
      <w:bookmarkStart w:id="9199" w:name="_Toc364935189"/>
      <w:bookmarkStart w:id="9200" w:name="_Toc365474433"/>
      <w:bookmarkStart w:id="9201" w:name="_Toc368050608"/>
      <w:bookmarkEnd w:id="7909"/>
      <w:bookmarkEnd w:id="7910"/>
      <w:bookmarkEnd w:id="7911"/>
      <w:bookmarkEnd w:id="7912"/>
      <w:bookmarkEnd w:id="7913"/>
      <w:bookmarkEnd w:id="7914"/>
      <w:bookmarkEnd w:id="7915"/>
      <w:bookmarkEnd w:id="7916"/>
      <w:bookmarkEnd w:id="9154"/>
      <w:bookmarkEnd w:id="9155"/>
      <w:bookmarkEnd w:id="9156"/>
      <w:bookmarkEnd w:id="9157"/>
      <w:bookmarkEnd w:id="9158"/>
      <w:bookmarkEnd w:id="9159"/>
      <w:bookmarkEnd w:id="9160"/>
      <w:bookmarkEnd w:id="9170"/>
      <w:bookmarkEnd w:id="9171"/>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ins w:id="9202" w:author="Rev 19 Allen Wirfs-Brock" w:date="2013-09-13T09:35:00Z">
        <w:r>
          <w:t>Modules</w:t>
        </w:r>
        <w:bookmarkEnd w:id="9201"/>
      </w:ins>
    </w:p>
    <w:p w14:paraId="0584E673" w14:textId="77777777" w:rsidR="008226EF" w:rsidRPr="00E77497" w:rsidRDefault="008226EF" w:rsidP="008226EF">
      <w:pPr>
        <w:pStyle w:val="SyntaxRule"/>
        <w:rPr>
          <w:ins w:id="9203" w:author="Rev 19 Allen Wirfs-Brock" w:date="2013-09-13T09:36:00Z"/>
        </w:rPr>
      </w:pPr>
      <w:ins w:id="9204" w:author="Rev 19 Allen Wirfs-Brock" w:date="2013-09-13T09:36:00Z">
        <w:r>
          <w:t>Module</w:t>
        </w:r>
        <w:r w:rsidRPr="00E77497">
          <w:t xml:space="preserve"> </w:t>
        </w:r>
        <w:r w:rsidRPr="00E77497">
          <w:rPr>
            <w:rFonts w:ascii="Arial" w:hAnsi="Arial"/>
            <w:b/>
            <w:i w:val="0"/>
          </w:rPr>
          <w:t>:</w:t>
        </w:r>
      </w:ins>
    </w:p>
    <w:p w14:paraId="56898F76" w14:textId="77777777" w:rsidR="008226EF" w:rsidRPr="00E77497" w:rsidRDefault="008226EF" w:rsidP="008226EF">
      <w:pPr>
        <w:pStyle w:val="SyntaxDefinition"/>
        <w:rPr>
          <w:ins w:id="9205" w:author="Rev 19 Allen Wirfs-Brock" w:date="2013-09-13T09:36:00Z"/>
        </w:rPr>
      </w:pPr>
      <w:ins w:id="9206" w:author="Rev 19 Allen Wirfs-Brock" w:date="2013-09-13T09:36:00Z">
        <w:r>
          <w:t>ModuleBody</w:t>
        </w:r>
        <w:r w:rsidRPr="00E77497">
          <w:rPr>
            <w:rFonts w:ascii="Arial" w:hAnsi="Arial" w:cs="Arial"/>
            <w:i w:val="0"/>
            <w:vertAlign w:val="subscript"/>
          </w:rPr>
          <w:t>opt</w:t>
        </w:r>
      </w:ins>
    </w:p>
    <w:p w14:paraId="765178DB" w14:textId="77777777" w:rsidR="008226EF" w:rsidRPr="00E77497" w:rsidRDefault="008226EF" w:rsidP="008226EF">
      <w:pPr>
        <w:pStyle w:val="SyntaxRule"/>
        <w:rPr>
          <w:ins w:id="9207" w:author="Rev 19 Allen Wirfs-Brock" w:date="2013-09-13T09:36:00Z"/>
        </w:rPr>
      </w:pPr>
      <w:ins w:id="9208" w:author="Rev 19 Allen Wirfs-Brock" w:date="2013-09-13T09:37:00Z">
        <w:r w:rsidRPr="008226EF">
          <w:t>Module</w:t>
        </w:r>
      </w:ins>
      <w:ins w:id="9209" w:author="Rev 19 Allen Wirfs-Brock" w:date="2013-09-13T09:36:00Z">
        <w:r>
          <w:t>Body</w:t>
        </w:r>
        <w:r w:rsidRPr="00E77497">
          <w:t xml:space="preserve"> </w:t>
        </w:r>
        <w:r w:rsidRPr="00E77497">
          <w:rPr>
            <w:rFonts w:ascii="Arial" w:hAnsi="Arial"/>
            <w:b/>
            <w:i w:val="0"/>
          </w:rPr>
          <w:t>:</w:t>
        </w:r>
      </w:ins>
    </w:p>
    <w:p w14:paraId="2E966557" w14:textId="77777777" w:rsidR="008226EF" w:rsidRPr="00E77497" w:rsidRDefault="008226EF" w:rsidP="008226EF">
      <w:pPr>
        <w:pStyle w:val="SyntaxDefinition"/>
        <w:rPr>
          <w:ins w:id="9210" w:author="Rev 19 Allen Wirfs-Brock" w:date="2013-09-13T09:36:00Z"/>
        </w:rPr>
      </w:pPr>
      <w:ins w:id="9211" w:author="Rev 19 Allen Wirfs-Brock" w:date="2013-09-13T09:37:00Z">
        <w:r w:rsidRPr="008226EF">
          <w:t>Module</w:t>
        </w:r>
      </w:ins>
      <w:ins w:id="9212" w:author="Rev 19 Allen Wirfs-Brock" w:date="2013-09-13T09:36:00Z">
        <w:r>
          <w:t>ItemList</w:t>
        </w:r>
      </w:ins>
    </w:p>
    <w:p w14:paraId="5ABA9724" w14:textId="77777777" w:rsidR="008226EF" w:rsidRPr="00E77497" w:rsidRDefault="008226EF" w:rsidP="008226EF">
      <w:pPr>
        <w:pStyle w:val="SyntaxRule"/>
        <w:rPr>
          <w:ins w:id="9213" w:author="Rev 19 Allen Wirfs-Brock" w:date="2013-09-13T09:36:00Z"/>
        </w:rPr>
      </w:pPr>
      <w:ins w:id="9214" w:author="Rev 19 Allen Wirfs-Brock" w:date="2013-09-13T09:37:00Z">
        <w:r w:rsidRPr="008226EF">
          <w:t>Module</w:t>
        </w:r>
      </w:ins>
      <w:ins w:id="9215" w:author="Rev 19 Allen Wirfs-Brock" w:date="2013-09-13T09:36:00Z">
        <w:r>
          <w:t>Item</w:t>
        </w:r>
        <w:r w:rsidRPr="00E77497">
          <w:t xml:space="preserve">List </w:t>
        </w:r>
        <w:r w:rsidRPr="00E77497">
          <w:rPr>
            <w:rFonts w:ascii="Arial" w:hAnsi="Arial"/>
            <w:b/>
            <w:i w:val="0"/>
          </w:rPr>
          <w:t>:</w:t>
        </w:r>
      </w:ins>
    </w:p>
    <w:p w14:paraId="4345266E" w14:textId="77777777" w:rsidR="008226EF" w:rsidRPr="00E77497" w:rsidRDefault="008226EF" w:rsidP="008226EF">
      <w:pPr>
        <w:pStyle w:val="SyntaxDefinition"/>
        <w:rPr>
          <w:ins w:id="9216" w:author="Rev 19 Allen Wirfs-Brock" w:date="2013-09-13T09:36:00Z"/>
        </w:rPr>
      </w:pPr>
      <w:ins w:id="9217" w:author="Rev 19 Allen Wirfs-Brock" w:date="2013-09-13T09:37:00Z">
        <w:r w:rsidRPr="008226EF">
          <w:t>Module</w:t>
        </w:r>
      </w:ins>
      <w:ins w:id="9218" w:author="Rev 19 Allen Wirfs-Brock" w:date="2013-09-13T09:36:00Z">
        <w:r w:rsidRPr="00E77497">
          <w:t>Item</w:t>
        </w:r>
        <w:r w:rsidRPr="00E77497">
          <w:br/>
        </w:r>
      </w:ins>
      <w:ins w:id="9219" w:author="Rev 19 Allen Wirfs-Brock" w:date="2013-09-13T09:37:00Z">
        <w:r w:rsidRPr="008226EF">
          <w:t>Module</w:t>
        </w:r>
      </w:ins>
      <w:ins w:id="9220" w:author="Rev 19 Allen Wirfs-Brock" w:date="2013-09-13T09:46:00Z">
        <w:r w:rsidR="00ED784A">
          <w:t>Item</w:t>
        </w:r>
      </w:ins>
      <w:ins w:id="9221" w:author="Rev 19 Allen Wirfs-Brock" w:date="2013-09-13T09:36:00Z">
        <w:r w:rsidRPr="00E77497">
          <w:t>List</w:t>
        </w:r>
        <w:r>
          <w:t xml:space="preserve"> </w:t>
        </w:r>
        <w:r w:rsidRPr="00E77497">
          <w:t xml:space="preserve"> </w:t>
        </w:r>
      </w:ins>
      <w:ins w:id="9222" w:author="Rev 19 Allen Wirfs-Brock" w:date="2013-09-13T09:37:00Z">
        <w:r w:rsidRPr="008226EF">
          <w:t>Module</w:t>
        </w:r>
      </w:ins>
      <w:ins w:id="9223" w:author="Rev 19 Allen Wirfs-Brock" w:date="2013-09-13T09:36:00Z">
        <w:r w:rsidRPr="00E77497">
          <w:t>Item</w:t>
        </w:r>
      </w:ins>
    </w:p>
    <w:p w14:paraId="4EE02872" w14:textId="77777777" w:rsidR="008226EF" w:rsidRPr="00E77497" w:rsidRDefault="008226EF" w:rsidP="008226EF">
      <w:pPr>
        <w:pStyle w:val="SyntaxRule"/>
        <w:rPr>
          <w:ins w:id="9224" w:author="Rev 19 Allen Wirfs-Brock" w:date="2013-09-13T09:45:00Z"/>
        </w:rPr>
      </w:pPr>
      <w:ins w:id="9225" w:author="Rev 19 Allen Wirfs-Brock" w:date="2013-09-13T09:45:00Z">
        <w:r w:rsidRPr="008226EF">
          <w:t>Module</w:t>
        </w:r>
        <w:r>
          <w:t>Item</w:t>
        </w:r>
        <w:r w:rsidRPr="00E77497">
          <w:t xml:space="preserve"> </w:t>
        </w:r>
        <w:r w:rsidRPr="00E77497">
          <w:rPr>
            <w:rFonts w:ascii="Arial" w:hAnsi="Arial"/>
            <w:b/>
            <w:i w:val="0"/>
          </w:rPr>
          <w:t>:</w:t>
        </w:r>
      </w:ins>
    </w:p>
    <w:p w14:paraId="087C7921" w14:textId="77777777" w:rsidR="008226EF" w:rsidRPr="00E77497" w:rsidRDefault="00ED784A" w:rsidP="008226EF">
      <w:pPr>
        <w:pStyle w:val="SyntaxDefinition"/>
        <w:rPr>
          <w:ins w:id="9226" w:author="Rev 19 Allen Wirfs-Brock" w:date="2013-09-13T09:45:00Z"/>
        </w:rPr>
      </w:pPr>
      <w:ins w:id="9227" w:author="Rev 19 Allen Wirfs-Brock" w:date="2013-09-13T09:45:00Z">
        <w:r>
          <w:t>Export</w:t>
        </w:r>
        <w:r w:rsidR="008226EF">
          <w:t>Declaration</w:t>
        </w:r>
        <w:r w:rsidR="008226EF">
          <w:br/>
        </w:r>
      </w:ins>
      <w:ins w:id="9228" w:author="Rev 19 Allen Wirfs-Brock" w:date="2013-09-13T09:46:00Z">
        <w:r>
          <w:t>Script</w:t>
        </w:r>
      </w:ins>
      <w:ins w:id="9229" w:author="Rev 19 Allen Wirfs-Brock" w:date="2013-09-13T09:45:00Z">
        <w:r w:rsidR="008226EF" w:rsidRPr="00E77497">
          <w:t>Item</w:t>
        </w:r>
      </w:ins>
    </w:p>
    <w:p w14:paraId="2A3FA70E" w14:textId="77777777" w:rsidR="008226EF" w:rsidRPr="00E77497" w:rsidRDefault="008226EF" w:rsidP="008226EF">
      <w:pPr>
        <w:pStyle w:val="SyntaxRule"/>
        <w:rPr>
          <w:ins w:id="9230" w:author="Rev 19 Allen Wirfs-Brock" w:date="2013-09-13T09:36:00Z"/>
        </w:rPr>
      </w:pPr>
      <w:ins w:id="9231" w:author="Rev 19 Allen Wirfs-Brock" w:date="2013-09-13T09:45:00Z">
        <w:r>
          <w:t>Script</w:t>
        </w:r>
      </w:ins>
      <w:ins w:id="9232" w:author="Rev 19 Allen Wirfs-Brock" w:date="2013-09-13T09:36:00Z">
        <w:r>
          <w:t>Item</w:t>
        </w:r>
        <w:r w:rsidRPr="00E77497">
          <w:t xml:space="preserve"> </w:t>
        </w:r>
        <w:r w:rsidRPr="00E77497">
          <w:rPr>
            <w:rFonts w:ascii="Arial" w:hAnsi="Arial"/>
            <w:b/>
            <w:i w:val="0"/>
          </w:rPr>
          <w:t>:</w:t>
        </w:r>
      </w:ins>
    </w:p>
    <w:p w14:paraId="66F8832C" w14:textId="77777777" w:rsidR="008226EF" w:rsidRPr="00E77497" w:rsidRDefault="008226EF" w:rsidP="008226EF">
      <w:pPr>
        <w:pStyle w:val="SyntaxDefinition"/>
        <w:rPr>
          <w:ins w:id="9233" w:author="Rev 19 Allen Wirfs-Brock" w:date="2013-09-13T09:36:00Z"/>
        </w:rPr>
      </w:pPr>
      <w:ins w:id="9234" w:author="Rev 19 Allen Wirfs-Brock" w:date="2013-09-13T09:36:00Z">
        <w:r>
          <w:t>ModuleDeclaration</w:t>
        </w:r>
        <w:r>
          <w:br/>
          <w:t>ImportDeclaration</w:t>
        </w:r>
        <w:r w:rsidRPr="00E77497">
          <w:br/>
        </w:r>
        <w:r>
          <w:t>StatementList</w:t>
        </w:r>
        <w:r w:rsidRPr="00E77497">
          <w:t>Item</w:t>
        </w:r>
      </w:ins>
    </w:p>
    <w:p w14:paraId="66CD2CF0" w14:textId="77777777" w:rsidR="004E5511" w:rsidRDefault="004E5511" w:rsidP="006A78DC">
      <w:pPr>
        <w:pStyle w:val="30"/>
        <w:numPr>
          <w:ilvl w:val="2"/>
          <w:numId w:val="1634"/>
        </w:numPr>
        <w:rPr>
          <w:ins w:id="9235" w:author="Rev 19 Allen Wirfs-Brock" w:date="2013-09-13T10:53:00Z"/>
        </w:rPr>
      </w:pPr>
      <w:bookmarkStart w:id="9236" w:name="_Toc368050609"/>
      <w:ins w:id="9237" w:author="Rev 19 Allen Wirfs-Brock" w:date="2013-09-13T10:53:00Z">
        <w:r>
          <w:t>Module Semantics</w:t>
        </w:r>
        <w:bookmarkEnd w:id="9236"/>
      </w:ins>
    </w:p>
    <w:p w14:paraId="6841D9FD" w14:textId="77777777" w:rsidR="00ED784A" w:rsidRPr="00E77497" w:rsidRDefault="00ED784A" w:rsidP="004221C6">
      <w:pPr>
        <w:pStyle w:val="40"/>
        <w:rPr>
          <w:ins w:id="9238" w:author="Rev 19 Allen Wirfs-Brock" w:date="2013-09-13T09:53:00Z"/>
        </w:rPr>
      </w:pPr>
      <w:ins w:id="9239" w:author="Rev 19 Allen Wirfs-Brock" w:date="2013-09-13T09:53:00Z">
        <w:r w:rsidRPr="00E77497">
          <w:t>Static Semantics:  Early Errors</w:t>
        </w:r>
      </w:ins>
    </w:p>
    <w:p w14:paraId="4154A0D7" w14:textId="77777777" w:rsidR="00ED784A" w:rsidRPr="00E77497" w:rsidRDefault="00ED784A" w:rsidP="00ED784A">
      <w:pPr>
        <w:jc w:val="left"/>
        <w:rPr>
          <w:ins w:id="9240" w:author="Rev 19 Allen Wirfs-Brock" w:date="2013-09-13T09:53:00Z"/>
        </w:rPr>
      </w:pPr>
      <w:ins w:id="9241" w:author="Rev 19 Allen Wirfs-Brock" w:date="2013-09-13T09:53:00Z">
        <w:r w:rsidRPr="00ED784A">
          <w:rPr>
            <w:rFonts w:ascii="Times New Roman" w:hAnsi="Times New Roman"/>
            <w:i/>
          </w:rPr>
          <w:t>Module</w:t>
        </w:r>
        <w:r>
          <w:rPr>
            <w:rFonts w:ascii="Times New Roman" w:hAnsi="Times New Roman"/>
            <w:i/>
          </w:rPr>
          <w:t>Body</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D784A">
          <w:rPr>
            <w:rFonts w:ascii="Times New Roman" w:hAnsi="Times New Roman"/>
            <w:i/>
          </w:rPr>
          <w:t>Module</w:t>
        </w:r>
        <w:r>
          <w:rPr>
            <w:rFonts w:ascii="Times New Roman" w:hAnsi="Times New Roman"/>
            <w:i/>
          </w:rPr>
          <w:t xml:space="preserve">ItemList </w:t>
        </w:r>
      </w:ins>
    </w:p>
    <w:p w14:paraId="66AB4174" w14:textId="77777777" w:rsidR="00ED784A" w:rsidRPr="00E77497" w:rsidRDefault="00ED784A" w:rsidP="00ED784A">
      <w:pPr>
        <w:numPr>
          <w:ilvl w:val="0"/>
          <w:numId w:val="737"/>
        </w:numPr>
        <w:spacing w:after="220"/>
        <w:contextualSpacing/>
        <w:rPr>
          <w:ins w:id="9242" w:author="Rev 19 Allen Wirfs-Brock" w:date="2013-09-13T09:53:00Z"/>
        </w:rPr>
      </w:pPr>
      <w:ins w:id="9243" w:author="Rev 19 Allen Wirfs-Brock" w:date="2013-09-13T09:53:00Z">
        <w:r w:rsidRPr="00E77497">
          <w:t xml:space="preserve">It is a Syntax Error if the LexicallyDeclaredNames of </w:t>
        </w:r>
        <w:r w:rsidRPr="00ED784A">
          <w:rPr>
            <w:rFonts w:ascii="Times New Roman" w:hAnsi="Times New Roman"/>
            <w:i/>
          </w:rPr>
          <w:t>Module</w:t>
        </w:r>
        <w:r w:rsidRPr="00F40878">
          <w:rPr>
            <w:rFonts w:ascii="Times New Roman" w:hAnsi="Times New Roman"/>
            <w:i/>
          </w:rPr>
          <w:t>Item</w:t>
        </w:r>
        <w:r w:rsidRPr="00E77497">
          <w:rPr>
            <w:rFonts w:ascii="Times New Roman" w:hAnsi="Times New Roman"/>
            <w:i/>
          </w:rPr>
          <w:t>List</w:t>
        </w:r>
        <w:r w:rsidRPr="00E77497">
          <w:t xml:space="preserve"> contains any duplicate entr</w:t>
        </w:r>
        <w:r>
          <w:t>i</w:t>
        </w:r>
        <w:r w:rsidRPr="00E77497">
          <w:t>es.</w:t>
        </w:r>
      </w:ins>
    </w:p>
    <w:p w14:paraId="52FAE7D1" w14:textId="77777777" w:rsidR="00ED784A" w:rsidRPr="00E77497" w:rsidRDefault="00ED784A" w:rsidP="00ED784A">
      <w:pPr>
        <w:numPr>
          <w:ilvl w:val="0"/>
          <w:numId w:val="737"/>
        </w:numPr>
        <w:spacing w:after="220"/>
        <w:contextualSpacing/>
        <w:rPr>
          <w:ins w:id="9244" w:author="Rev 19 Allen Wirfs-Brock" w:date="2013-09-13T09:53:00Z"/>
        </w:rPr>
      </w:pPr>
      <w:ins w:id="9245" w:author="Rev 19 Allen Wirfs-Brock" w:date="2013-09-13T09:53:00Z">
        <w:r w:rsidRPr="00E77497">
          <w:t xml:space="preserve">It is a Syntax Error if any element of the </w:t>
        </w:r>
        <w:r w:rsidRPr="00B839D2">
          <w:rPr>
            <w:rFonts w:ascii="Times New Roman" w:hAnsi="Times New Roman"/>
          </w:rPr>
          <w:t>LexicallyDeclaredNames</w:t>
        </w:r>
        <w:r w:rsidRPr="00E77497">
          <w:t xml:space="preserve"> of </w:t>
        </w:r>
      </w:ins>
      <w:ins w:id="9246" w:author="Rev 19 Allen Wirfs-Brock" w:date="2013-09-13T09:54:00Z">
        <w:r w:rsidRPr="00ED784A">
          <w:rPr>
            <w:rFonts w:ascii="Times New Roman" w:hAnsi="Times New Roman"/>
            <w:i/>
          </w:rPr>
          <w:t>Module</w:t>
        </w:r>
      </w:ins>
      <w:ins w:id="9247"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also occurs in the </w:t>
        </w:r>
        <w:r w:rsidRPr="00B839D2">
          <w:rPr>
            <w:rFonts w:ascii="Times New Roman" w:hAnsi="Times New Roman"/>
          </w:rPr>
          <w:t>VarDeclaredNames</w:t>
        </w:r>
        <w:r w:rsidRPr="00E77497">
          <w:t xml:space="preserve"> of </w:t>
        </w:r>
        <w:r w:rsidRPr="00ED784A">
          <w:rPr>
            <w:rFonts w:ascii="Times New Roman" w:hAnsi="Times New Roman"/>
            <w:i/>
          </w:rPr>
          <w:t>Module</w:t>
        </w:r>
        <w:r w:rsidRPr="00F40878">
          <w:rPr>
            <w:rFonts w:ascii="Times New Roman" w:hAnsi="Times New Roman"/>
            <w:i/>
          </w:rPr>
          <w:t>Item</w:t>
        </w:r>
        <w:r w:rsidRPr="00E77497">
          <w:rPr>
            <w:rFonts w:ascii="Times New Roman" w:hAnsi="Times New Roman"/>
            <w:i/>
          </w:rPr>
          <w:t>List</w:t>
        </w:r>
        <w:r w:rsidRPr="00E77497">
          <w:t>.</w:t>
        </w:r>
      </w:ins>
    </w:p>
    <w:p w14:paraId="7E9C0D3F" w14:textId="77777777" w:rsidR="00ED784A" w:rsidRPr="00E77497" w:rsidRDefault="00ED784A" w:rsidP="00ED784A">
      <w:pPr>
        <w:numPr>
          <w:ilvl w:val="0"/>
          <w:numId w:val="737"/>
        </w:numPr>
        <w:spacing w:after="220"/>
        <w:contextualSpacing/>
        <w:rPr>
          <w:ins w:id="9248" w:author="Rev 19 Allen Wirfs-Brock" w:date="2013-09-13T09:53:00Z"/>
        </w:rPr>
      </w:pPr>
      <w:ins w:id="9249" w:author="Rev 19 Allen Wirfs-Brock" w:date="2013-09-13T09:53:00Z">
        <w:r>
          <w:t xml:space="preserve">It is a Syntax Error if </w:t>
        </w:r>
      </w:ins>
      <w:ins w:id="9250" w:author="Rev 19 Allen Wirfs-Brock" w:date="2013-09-13T09:54:00Z">
        <w:r w:rsidRPr="00ED784A">
          <w:rPr>
            <w:rFonts w:ascii="Times New Roman" w:hAnsi="Times New Roman"/>
            <w:i/>
          </w:rPr>
          <w:t>Module</w:t>
        </w:r>
      </w:ins>
      <w:ins w:id="9251"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w:t>
        </w:r>
        <w:r w:rsidRPr="00081161">
          <w:rPr>
            <w:rFonts w:ascii="Times New Roman" w:hAnsi="Times New Roman"/>
          </w:rPr>
          <w:t>Contains</w:t>
        </w:r>
        <w:r w:rsidRPr="00081161">
          <w:t xml:space="preserve"> </w:t>
        </w:r>
        <w:r>
          <w:rPr>
            <w:rFonts w:ascii="Times New Roman" w:hAnsi="Times New Roman"/>
            <w:i/>
          </w:rPr>
          <w:t>ReturnStatement</w:t>
        </w:r>
        <w:r>
          <w:t>.</w:t>
        </w:r>
      </w:ins>
    </w:p>
    <w:p w14:paraId="43B51F4D" w14:textId="77777777" w:rsidR="00ED784A" w:rsidRPr="00E77497" w:rsidRDefault="00ED784A" w:rsidP="00ED784A">
      <w:pPr>
        <w:numPr>
          <w:ilvl w:val="0"/>
          <w:numId w:val="737"/>
        </w:numPr>
        <w:spacing w:after="220"/>
        <w:contextualSpacing/>
        <w:rPr>
          <w:ins w:id="9252" w:author="Rev 19 Allen Wirfs-Brock" w:date="2013-09-13T09:53:00Z"/>
        </w:rPr>
      </w:pPr>
      <w:ins w:id="9253" w:author="Rev 19 Allen Wirfs-Brock" w:date="2013-09-13T09:53:00Z">
        <w:r>
          <w:t xml:space="preserve">It is a Syntax Error if </w:t>
        </w:r>
      </w:ins>
      <w:ins w:id="9254" w:author="Rev 19 Allen Wirfs-Brock" w:date="2013-09-13T09:54:00Z">
        <w:r w:rsidRPr="00ED784A">
          <w:rPr>
            <w:rFonts w:ascii="Times New Roman" w:hAnsi="Times New Roman"/>
            <w:i/>
          </w:rPr>
          <w:t>Module</w:t>
        </w:r>
      </w:ins>
      <w:ins w:id="9255"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ins>
    </w:p>
    <w:p w14:paraId="167E98BA" w14:textId="77777777" w:rsidR="00ED784A" w:rsidRDefault="00ED784A" w:rsidP="00ED784A">
      <w:pPr>
        <w:numPr>
          <w:ilvl w:val="0"/>
          <w:numId w:val="737"/>
        </w:numPr>
        <w:spacing w:after="220"/>
        <w:rPr>
          <w:ins w:id="9256" w:author="Rev 19 Allen Wirfs-Brock" w:date="2013-09-13T09:53:00Z"/>
        </w:rPr>
      </w:pPr>
      <w:ins w:id="9257" w:author="Rev 19 Allen Wirfs-Brock" w:date="2013-09-13T09:53:00Z">
        <w:r>
          <w:t xml:space="preserve">It is a Syntax Error if </w:t>
        </w:r>
      </w:ins>
      <w:ins w:id="9258" w:author="Rev 19 Allen Wirfs-Brock" w:date="2013-09-13T09:54:00Z">
        <w:r w:rsidRPr="00ED784A">
          <w:rPr>
            <w:rFonts w:ascii="Times New Roman" w:hAnsi="Times New Roman"/>
            <w:i/>
          </w:rPr>
          <w:t>Module</w:t>
        </w:r>
      </w:ins>
      <w:ins w:id="9259"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11B5E38D" w14:textId="77777777" w:rsidR="00ED784A" w:rsidRPr="00E77497" w:rsidRDefault="00ED784A" w:rsidP="00ED784A">
      <w:pPr>
        <w:pStyle w:val="Note"/>
        <w:rPr>
          <w:ins w:id="9260" w:author="Rev 19 Allen Wirfs-Brock" w:date="2013-09-13T09:53:00Z"/>
        </w:rPr>
      </w:pPr>
      <w:ins w:id="9261" w:author="Rev 19 Allen Wirfs-Brock" w:date="2013-09-13T09:53:00Z">
        <w:r>
          <w:t>NOTE</w:t>
        </w:r>
        <w:r>
          <w:tab/>
          <w:t xml:space="preserve">Additional error conditions relating to conflicting or duplicate declarations are checked during module </w:t>
        </w:r>
      </w:ins>
      <w:ins w:id="9262" w:author="Rev 19 Allen Wirfs-Brock" w:date="2013-09-22T12:07:00Z">
        <w:r w:rsidR="00887D85">
          <w:t>instantiation</w:t>
        </w:r>
      </w:ins>
      <w:ins w:id="9263" w:author="Rev 19 Allen Wirfs-Brock" w:date="2013-09-13T09:53:00Z">
        <w:r>
          <w:t xml:space="preserve"> prior to evaluation of a </w:t>
        </w:r>
      </w:ins>
      <w:ins w:id="9264" w:author="Rev 19 Allen Wirfs-Brock" w:date="2013-09-13T09:54:00Z">
        <w:r w:rsidRPr="00ED784A">
          <w:rPr>
            <w:rFonts w:ascii="Times New Roman" w:hAnsi="Times New Roman"/>
            <w:i/>
            <w:iCs/>
          </w:rPr>
          <w:t>Module</w:t>
        </w:r>
      </w:ins>
      <w:ins w:id="9265" w:author="Rev 19 Allen Wirfs-Brock" w:date="2013-09-13T09:53:00Z">
        <w:r>
          <w:t xml:space="preserve">. If any such errors are detected the </w:t>
        </w:r>
      </w:ins>
      <w:ins w:id="9266" w:author="Rev 19 Allen Wirfs-Brock" w:date="2013-09-13T09:55:00Z">
        <w:r w:rsidRPr="00ED784A">
          <w:rPr>
            <w:rFonts w:ascii="Times New Roman" w:hAnsi="Times New Roman"/>
            <w:i/>
            <w:iCs/>
          </w:rPr>
          <w:t>Module</w:t>
        </w:r>
      </w:ins>
      <w:ins w:id="9267" w:author="Rev 19 Allen Wirfs-Brock" w:date="2013-09-13T09:53:00Z">
        <w:r>
          <w:t xml:space="preserve"> is not evaluated. </w:t>
        </w:r>
      </w:ins>
    </w:p>
    <w:p w14:paraId="09E752BF" w14:textId="77777777" w:rsidR="00ED784A" w:rsidRPr="00E77497" w:rsidRDefault="00ED784A" w:rsidP="004221C6">
      <w:pPr>
        <w:pStyle w:val="40"/>
        <w:rPr>
          <w:ins w:id="9268" w:author="Rev 19 Allen Wirfs-Brock" w:date="2013-09-13T09:53:00Z"/>
        </w:rPr>
      </w:pPr>
      <w:bookmarkStart w:id="9269" w:name="_Ref368037171"/>
      <w:ins w:id="9270" w:author="Rev 19 Allen Wirfs-Brock" w:date="2013-09-13T09:53:00Z">
        <w:r w:rsidRPr="00E77497">
          <w:t xml:space="preserve">Static Semantics:  </w:t>
        </w:r>
        <w:r>
          <w:rPr>
            <w:lang w:eastAsia="en-US"/>
          </w:rPr>
          <w:t>IsStrict</w:t>
        </w:r>
        <w:bookmarkEnd w:id="9269"/>
      </w:ins>
    </w:p>
    <w:p w14:paraId="0A5E178C" w14:textId="77777777" w:rsidR="00902612" w:rsidRPr="00F742D3" w:rsidRDefault="00902612" w:rsidP="00902612">
      <w:pPr>
        <w:rPr>
          <w:ins w:id="9271" w:author="Rev 19 Allen Wirfs-Brock" w:date="2013-09-27T09:25:00Z"/>
        </w:rPr>
      </w:pPr>
      <w:ins w:id="9272" w:author="Rev 19 Allen Wirfs-Brock" w:date="2013-09-27T09:25:00Z">
        <w:r>
          <w:t xml:space="preserve">See also: </w:t>
        </w:r>
        <w:r>
          <w:fldChar w:fldCharType="begin"/>
        </w:r>
        <w:r>
          <w:instrText xml:space="preserve"> REF _Ref368037126 \r \h </w:instrText>
        </w:r>
      </w:ins>
      <w:ins w:id="9273" w:author="Rev 19 Allen Wirfs-Brock" w:date="2013-09-27T09:25:00Z">
        <w:r>
          <w:fldChar w:fldCharType="separate"/>
        </w:r>
      </w:ins>
      <w:ins w:id="9274" w:author="Rev 19 Allen Wirfs-Brock" w:date="2013-09-27T13:22:00Z">
        <w:r w:rsidR="00D433E8">
          <w:t>14.1.8</w:t>
        </w:r>
      </w:ins>
      <w:ins w:id="9275" w:author="Rev 19 Allen Wirfs-Brock" w:date="2013-09-27T09:25:00Z">
        <w:r>
          <w:fldChar w:fldCharType="end"/>
        </w:r>
        <w:r>
          <w:t xml:space="preserve">, </w:t>
        </w:r>
        <w:r>
          <w:fldChar w:fldCharType="begin"/>
        </w:r>
        <w:r>
          <w:instrText xml:space="preserve"> REF _Ref368037197 \r \h </w:instrText>
        </w:r>
      </w:ins>
      <w:ins w:id="9276" w:author="Rev 19 Allen Wirfs-Brock" w:date="2013-09-27T09:25:00Z">
        <w:r>
          <w:fldChar w:fldCharType="separate"/>
        </w:r>
      </w:ins>
      <w:ins w:id="9277" w:author="Rev 19 Allen Wirfs-Brock" w:date="2013-09-27T13:22:00Z">
        <w:r w:rsidR="00D433E8">
          <w:t>15.2.2</w:t>
        </w:r>
      </w:ins>
      <w:ins w:id="9278" w:author="Rev 19 Allen Wirfs-Brock" w:date="2013-09-27T09:25:00Z">
        <w:r>
          <w:fldChar w:fldCharType="end"/>
        </w:r>
        <w:r>
          <w:t>.</w:t>
        </w:r>
      </w:ins>
    </w:p>
    <w:p w14:paraId="56BA0523" w14:textId="77777777" w:rsidR="00ED784A" w:rsidRPr="006B3D6C" w:rsidRDefault="00ED784A" w:rsidP="00ED784A">
      <w:pPr>
        <w:rPr>
          <w:ins w:id="9279" w:author="Rev 19 Allen Wirfs-Brock" w:date="2013-09-13T09:53:00Z"/>
        </w:rPr>
      </w:pPr>
      <w:ins w:id="9280" w:author="Rev 19 Allen Wirfs-Brock" w:date="2013-09-13T09:55:00Z">
        <w:r w:rsidRPr="00ED784A">
          <w:rPr>
            <w:rFonts w:ascii="Times New Roman" w:hAnsi="Times New Roman"/>
            <w:i/>
          </w:rPr>
          <w:t>Module</w:t>
        </w:r>
      </w:ins>
      <w:ins w:id="9281" w:author="Rev 19 Allen Wirfs-Brock" w:date="2013-09-13T09:53:00Z">
        <w:r w:rsidRPr="00E77497">
          <w:rPr>
            <w:rFonts w:ascii="Times New Roman" w:hAnsi="Times New Roman"/>
            <w:i/>
          </w:rPr>
          <w:t xml:space="preserve">Body </w:t>
        </w:r>
        <w:r w:rsidRPr="00E77497">
          <w:rPr>
            <w:b/>
          </w:rPr>
          <w:t>:</w:t>
        </w:r>
        <w:r w:rsidRPr="00E77497">
          <w:rPr>
            <w:rFonts w:ascii="Times New Roman" w:hAnsi="Times New Roman"/>
            <w:i/>
          </w:rPr>
          <w:t xml:space="preserve"> </w:t>
        </w:r>
      </w:ins>
      <w:ins w:id="9282" w:author="Rev 19 Allen Wirfs-Brock" w:date="2013-09-13T09:55:00Z">
        <w:r w:rsidRPr="00ED784A">
          <w:rPr>
            <w:rFonts w:ascii="Times New Roman" w:hAnsi="Times New Roman"/>
            <w:i/>
          </w:rPr>
          <w:t>Module</w:t>
        </w:r>
      </w:ins>
      <w:ins w:id="9283" w:author="Rev 19 Allen Wirfs-Brock" w:date="2013-09-13T09:53:00Z">
        <w:r w:rsidRPr="00F40878">
          <w:rPr>
            <w:rFonts w:ascii="Times New Roman" w:hAnsi="Times New Roman"/>
            <w:i/>
          </w:rPr>
          <w:t>Item</w:t>
        </w:r>
        <w:r>
          <w:rPr>
            <w:rFonts w:ascii="Times New Roman" w:hAnsi="Times New Roman"/>
            <w:i/>
          </w:rPr>
          <w:t>List</w:t>
        </w:r>
        <w:r w:rsidRPr="00E77497">
          <w:rPr>
            <w:rFonts w:ascii="Times New Roman" w:hAnsi="Times New Roman"/>
            <w:i/>
          </w:rPr>
          <w:t xml:space="preserve"> </w:t>
        </w:r>
        <w:r w:rsidRPr="00E77497">
          <w:t xml:space="preserve"> </w:t>
        </w:r>
      </w:ins>
    </w:p>
    <w:p w14:paraId="39640128" w14:textId="77777777" w:rsidR="00ED784A" w:rsidRPr="004605B6" w:rsidRDefault="00ED784A" w:rsidP="00ED784A">
      <w:pPr>
        <w:pStyle w:val="Alg4"/>
        <w:numPr>
          <w:ilvl w:val="0"/>
          <w:numId w:val="1031"/>
        </w:numPr>
        <w:spacing w:after="220"/>
        <w:contextualSpacing/>
        <w:rPr>
          <w:ins w:id="9284" w:author="Rev 19 Allen Wirfs-Brock" w:date="2013-09-13T09:53:00Z"/>
        </w:rPr>
      </w:pPr>
      <w:ins w:id="9285" w:author="Rev 19 Allen Wirfs-Brock" w:date="2013-09-13T09:55:00Z">
        <w:r>
          <w:t>R</w:t>
        </w:r>
      </w:ins>
      <w:ins w:id="9286" w:author="Rev 19 Allen Wirfs-Brock" w:date="2013-09-13T09:53:00Z">
        <w:r>
          <w:t xml:space="preserve">eturn </w:t>
        </w:r>
      </w:ins>
      <w:ins w:id="9287" w:author="Rev 19 Allen Wirfs-Brock" w:date="2013-09-13T09:56:00Z">
        <w:r>
          <w:rPr>
            <w:b/>
          </w:rPr>
          <w:t>t</w:t>
        </w:r>
      </w:ins>
      <w:ins w:id="9288" w:author="Rev 19 Allen Wirfs-Brock" w:date="2013-09-13T09:55:00Z">
        <w:r>
          <w:rPr>
            <w:b/>
          </w:rPr>
          <w:t>rue</w:t>
        </w:r>
      </w:ins>
      <w:ins w:id="9289" w:author="Rev 19 Allen Wirfs-Brock" w:date="2013-09-13T09:53:00Z">
        <w:r w:rsidRPr="00E77497">
          <w:t>.</w:t>
        </w:r>
      </w:ins>
    </w:p>
    <w:p w14:paraId="4C8D3585" w14:textId="77777777" w:rsidR="00ED784A" w:rsidRPr="00E77497" w:rsidRDefault="00ED784A" w:rsidP="004221C6">
      <w:pPr>
        <w:pStyle w:val="40"/>
        <w:rPr>
          <w:ins w:id="9290" w:author="Rev 19 Allen Wirfs-Brock" w:date="2013-09-13T09:53:00Z"/>
        </w:rPr>
      </w:pPr>
      <w:bookmarkStart w:id="9291" w:name="_Ref367708152"/>
      <w:ins w:id="9292" w:author="Rev 19 Allen Wirfs-Brock" w:date="2013-09-13T09:53:00Z">
        <w:r w:rsidRPr="00E77497">
          <w:t xml:space="preserve">Static Semantics:  </w:t>
        </w:r>
        <w:r w:rsidRPr="00E77497">
          <w:rPr>
            <w:lang w:eastAsia="en-US"/>
          </w:rPr>
          <w:t>LexicallyDeclaredNames</w:t>
        </w:r>
        <w:bookmarkEnd w:id="9291"/>
      </w:ins>
    </w:p>
    <w:p w14:paraId="604B0EEC" w14:textId="77777777" w:rsidR="002B5C9A" w:rsidRPr="00F742D3" w:rsidRDefault="002B5C9A" w:rsidP="002B5C9A">
      <w:pPr>
        <w:rPr>
          <w:ins w:id="9293" w:author="Rev 19 Allen Wirfs-Brock" w:date="2013-09-23T14:03:00Z"/>
        </w:rPr>
      </w:pPr>
      <w:ins w:id="9294" w:author="Rev 19 Allen Wirfs-Brock" w:date="2013-09-23T14:03:00Z">
        <w:r>
          <w:t xml:space="preserve">See also: </w:t>
        </w:r>
        <w:r>
          <w:fldChar w:fldCharType="begin"/>
        </w:r>
        <w:r>
          <w:instrText xml:space="preserve"> REF _Ref367707791 \r \h </w:instrText>
        </w:r>
      </w:ins>
      <w:ins w:id="9295" w:author="Rev 19 Allen Wirfs-Brock" w:date="2013-09-23T14:03:00Z">
        <w:r>
          <w:fldChar w:fldCharType="separate"/>
        </w:r>
      </w:ins>
      <w:ins w:id="9296" w:author="Rev 19 Allen Wirfs-Brock" w:date="2013-09-27T13:22:00Z">
        <w:r w:rsidR="00D433E8">
          <w:t>13.1.3</w:t>
        </w:r>
      </w:ins>
      <w:ins w:id="9297" w:author="Rev 19 Allen Wirfs-Brock" w:date="2013-09-23T14:03:00Z">
        <w:r>
          <w:fldChar w:fldCharType="end"/>
        </w:r>
        <w:r>
          <w:t xml:space="preserve">, </w:t>
        </w:r>
        <w:r>
          <w:fldChar w:fldCharType="begin"/>
        </w:r>
        <w:r>
          <w:instrText xml:space="preserve"> REF _Ref367707886 \r \h </w:instrText>
        </w:r>
      </w:ins>
      <w:ins w:id="9298" w:author="Rev 19 Allen Wirfs-Brock" w:date="2013-09-23T14:03:00Z">
        <w:r>
          <w:fldChar w:fldCharType="separate"/>
        </w:r>
      </w:ins>
      <w:ins w:id="9299" w:author="Rev 19 Allen Wirfs-Brock" w:date="2013-09-27T13:22:00Z">
        <w:r w:rsidR="00D433E8">
          <w:t>13.11.3</w:t>
        </w:r>
      </w:ins>
      <w:ins w:id="9300" w:author="Rev 19 Allen Wirfs-Brock" w:date="2013-09-23T14:03:00Z">
        <w:r>
          <w:fldChar w:fldCharType="end"/>
        </w:r>
        <w:r>
          <w:t xml:space="preserve">, </w:t>
        </w:r>
        <w:r>
          <w:fldChar w:fldCharType="begin"/>
        </w:r>
        <w:r>
          <w:instrText xml:space="preserve"> REF _Ref367707965 \r \h </w:instrText>
        </w:r>
      </w:ins>
      <w:ins w:id="9301" w:author="Rev 19 Allen Wirfs-Brock" w:date="2013-09-23T14:03:00Z">
        <w:r>
          <w:fldChar w:fldCharType="separate"/>
        </w:r>
      </w:ins>
      <w:ins w:id="9302" w:author="Rev 19 Allen Wirfs-Brock" w:date="2013-09-27T13:22:00Z">
        <w:r w:rsidR="00D433E8">
          <w:t>14.1.9</w:t>
        </w:r>
      </w:ins>
      <w:ins w:id="9303" w:author="Rev 19 Allen Wirfs-Brock" w:date="2013-09-23T14:03:00Z">
        <w:r>
          <w:fldChar w:fldCharType="end"/>
        </w:r>
        <w:r>
          <w:t xml:space="preserve">, </w:t>
        </w:r>
        <w:r>
          <w:fldChar w:fldCharType="begin"/>
        </w:r>
        <w:r>
          <w:instrText xml:space="preserve"> REF _Ref367708006 \r \h </w:instrText>
        </w:r>
      </w:ins>
      <w:ins w:id="9304" w:author="Rev 19 Allen Wirfs-Brock" w:date="2013-09-23T14:03:00Z">
        <w:r>
          <w:fldChar w:fldCharType="separate"/>
        </w:r>
      </w:ins>
      <w:ins w:id="9305" w:author="Rev 19 Allen Wirfs-Brock" w:date="2013-09-27T13:22:00Z">
        <w:r w:rsidR="00D433E8">
          <w:t>14.2.7</w:t>
        </w:r>
      </w:ins>
      <w:ins w:id="9306" w:author="Rev 19 Allen Wirfs-Brock" w:date="2013-09-23T14:03:00Z">
        <w:r>
          <w:fldChar w:fldCharType="end"/>
        </w:r>
        <w:r>
          <w:t xml:space="preserve">, </w:t>
        </w:r>
        <w:r>
          <w:fldChar w:fldCharType="begin"/>
        </w:r>
        <w:r>
          <w:instrText xml:space="preserve"> REF _Ref367708053 \r \h </w:instrText>
        </w:r>
      </w:ins>
      <w:ins w:id="9307" w:author="Rev 19 Allen Wirfs-Brock" w:date="2013-09-23T14:03:00Z">
        <w:r>
          <w:fldChar w:fldCharType="separate"/>
        </w:r>
      </w:ins>
      <w:ins w:id="9308" w:author="Rev 19 Allen Wirfs-Brock" w:date="2013-09-27T13:22:00Z">
        <w:r w:rsidR="00D433E8">
          <w:t>14.4.5</w:t>
        </w:r>
      </w:ins>
      <w:ins w:id="9309" w:author="Rev 19 Allen Wirfs-Brock" w:date="2013-09-23T14:03:00Z">
        <w:r>
          <w:fldChar w:fldCharType="end"/>
        </w:r>
        <w:r>
          <w:t xml:space="preserve">, </w:t>
        </w:r>
        <w:r>
          <w:fldChar w:fldCharType="begin"/>
        </w:r>
        <w:r>
          <w:instrText xml:space="preserve"> REF _Ref367708091 \r \h </w:instrText>
        </w:r>
      </w:ins>
      <w:ins w:id="9310" w:author="Rev 19 Allen Wirfs-Brock" w:date="2013-09-23T14:03:00Z">
        <w:r>
          <w:fldChar w:fldCharType="separate"/>
        </w:r>
      </w:ins>
      <w:ins w:id="9311" w:author="Rev 19 Allen Wirfs-Brock" w:date="2013-09-27T13:22:00Z">
        <w:r w:rsidR="00D433E8">
          <w:t>14.5.7</w:t>
        </w:r>
      </w:ins>
      <w:ins w:id="9312" w:author="Rev 19 Allen Wirfs-Brock" w:date="2013-09-23T14:03:00Z">
        <w:r>
          <w:fldChar w:fldCharType="end"/>
        </w:r>
        <w:r>
          <w:t xml:space="preserve">, </w:t>
        </w:r>
        <w:r>
          <w:fldChar w:fldCharType="begin"/>
        </w:r>
        <w:r>
          <w:instrText xml:space="preserve"> REF _Ref367708185 \r \h </w:instrText>
        </w:r>
      </w:ins>
      <w:ins w:id="9313" w:author="Rev 19 Allen Wirfs-Brock" w:date="2013-09-23T14:03:00Z">
        <w:r>
          <w:fldChar w:fldCharType="separate"/>
        </w:r>
      </w:ins>
      <w:ins w:id="9314" w:author="Rev 19 Allen Wirfs-Brock" w:date="2013-09-27T13:22:00Z">
        <w:r w:rsidR="00D433E8">
          <w:t>15.2.3</w:t>
        </w:r>
      </w:ins>
      <w:ins w:id="9315" w:author="Rev 19 Allen Wirfs-Brock" w:date="2013-09-23T14:03:00Z">
        <w:r>
          <w:fldChar w:fldCharType="end"/>
        </w:r>
        <w:r>
          <w:t>.</w:t>
        </w:r>
      </w:ins>
    </w:p>
    <w:p w14:paraId="3A886B3F" w14:textId="77777777" w:rsidR="00ED784A" w:rsidRPr="00E77497" w:rsidRDefault="00ED784A" w:rsidP="00ED784A">
      <w:pPr>
        <w:rPr>
          <w:ins w:id="9316" w:author="Rev 19 Allen Wirfs-Brock" w:date="2013-09-13T09:53:00Z"/>
        </w:rPr>
      </w:pPr>
      <w:ins w:id="9317" w:author="Rev 19 Allen Wirfs-Brock" w:date="2013-09-13T09:56:00Z">
        <w:r w:rsidRPr="00ED784A">
          <w:rPr>
            <w:rFonts w:ascii="Times New Roman" w:hAnsi="Times New Roman"/>
            <w:i/>
          </w:rPr>
          <w:t>Module</w:t>
        </w:r>
      </w:ins>
      <w:ins w:id="9318" w:author="Rev 19 Allen Wirfs-Brock" w:date="2013-09-13T09:53:00Z">
        <w:r w:rsidRPr="0048208E">
          <w:rPr>
            <w:rFonts w:ascii="Times New Roman" w:hAnsi="Times New Roman"/>
            <w:i/>
          </w:rPr>
          <w:t>Item</w:t>
        </w:r>
        <w:r w:rsidRPr="00C81794">
          <w:rPr>
            <w:rFonts w:ascii="Times New Roman" w:hAnsi="Times New Roman"/>
            <w:i/>
          </w:rPr>
          <w:t>List</w:t>
        </w:r>
        <w:r w:rsidRPr="00E77497">
          <w:t xml:space="preserve"> </w:t>
        </w:r>
        <w:r w:rsidRPr="00E77497">
          <w:rPr>
            <w:b/>
          </w:rPr>
          <w:t>:</w:t>
        </w:r>
        <w:r w:rsidRPr="00E77497">
          <w:t xml:space="preserve"> </w:t>
        </w:r>
      </w:ins>
      <w:ins w:id="9319" w:author="Rev 19 Allen Wirfs-Brock" w:date="2013-09-13T09:56:00Z">
        <w:r w:rsidRPr="00ED784A">
          <w:rPr>
            <w:rFonts w:ascii="Times New Roman" w:hAnsi="Times New Roman"/>
            <w:i/>
          </w:rPr>
          <w:t>Module</w:t>
        </w:r>
      </w:ins>
      <w:ins w:id="9320" w:author="Rev 19 Allen Wirfs-Brock" w:date="2013-09-13T09:53:00Z">
        <w:r w:rsidRPr="0048208E">
          <w:rPr>
            <w:rFonts w:ascii="Times New Roman" w:hAnsi="Times New Roman"/>
            <w:i/>
          </w:rPr>
          <w:t>Item</w:t>
        </w:r>
        <w:r w:rsidRPr="00C81794">
          <w:rPr>
            <w:rFonts w:ascii="Times New Roman" w:hAnsi="Times New Roman"/>
            <w:i/>
          </w:rPr>
          <w:t xml:space="preserve">List  </w:t>
        </w:r>
      </w:ins>
      <w:ins w:id="9321" w:author="Rev 19 Allen Wirfs-Brock" w:date="2013-09-13T09:56:00Z">
        <w:r w:rsidRPr="00ED784A">
          <w:rPr>
            <w:rFonts w:ascii="Times New Roman" w:hAnsi="Times New Roman"/>
            <w:i/>
          </w:rPr>
          <w:t>Module</w:t>
        </w:r>
      </w:ins>
      <w:ins w:id="9322" w:author="Rev 19 Allen Wirfs-Brock" w:date="2013-09-13T09:53:00Z">
        <w:r w:rsidRPr="00C81794">
          <w:rPr>
            <w:rFonts w:ascii="Times New Roman" w:hAnsi="Times New Roman"/>
            <w:i/>
          </w:rPr>
          <w:t>Item</w:t>
        </w:r>
        <w:r w:rsidRPr="00E77497">
          <w:t xml:space="preserve"> </w:t>
        </w:r>
      </w:ins>
    </w:p>
    <w:p w14:paraId="1E871EDD" w14:textId="77777777" w:rsidR="00ED784A" w:rsidRPr="00E77497" w:rsidRDefault="00ED784A" w:rsidP="00ED784A">
      <w:pPr>
        <w:pStyle w:val="Alg4"/>
        <w:numPr>
          <w:ilvl w:val="0"/>
          <w:numId w:val="1034"/>
        </w:numPr>
        <w:spacing w:after="220"/>
        <w:contextualSpacing/>
        <w:rPr>
          <w:ins w:id="9323" w:author="Rev 19 Allen Wirfs-Brock" w:date="2013-09-13T09:53:00Z"/>
        </w:rPr>
      </w:pPr>
      <w:ins w:id="9324" w:author="Rev 19 Allen Wirfs-Brock" w:date="2013-09-13T09:53:00Z">
        <w:r w:rsidRPr="00E77497">
          <w:t xml:space="preserve">Let </w:t>
        </w:r>
        <w:r w:rsidRPr="00E77497">
          <w:rPr>
            <w:i/>
          </w:rPr>
          <w:t xml:space="preserve">names </w:t>
        </w:r>
        <w:r w:rsidRPr="00E77497">
          <w:t xml:space="preserve">be LexicallyDeclaredNames of </w:t>
        </w:r>
      </w:ins>
      <w:ins w:id="9325" w:author="Rev 19 Allen Wirfs-Brock" w:date="2013-09-13T09:56:00Z">
        <w:r w:rsidRPr="00ED784A">
          <w:rPr>
            <w:i/>
          </w:rPr>
          <w:t>Module</w:t>
        </w:r>
      </w:ins>
      <w:ins w:id="9326" w:author="Rev 19 Allen Wirfs-Brock" w:date="2013-09-13T09:53:00Z">
        <w:r w:rsidRPr="0048208E">
          <w:rPr>
            <w:i/>
          </w:rPr>
          <w:t>Item</w:t>
        </w:r>
        <w:r w:rsidRPr="00E77497">
          <w:rPr>
            <w:i/>
          </w:rPr>
          <w:t>List</w:t>
        </w:r>
        <w:r w:rsidRPr="00E77497">
          <w:t>.</w:t>
        </w:r>
      </w:ins>
    </w:p>
    <w:p w14:paraId="40B7C8FF" w14:textId="77777777" w:rsidR="00ED784A" w:rsidRPr="00E77497" w:rsidRDefault="00ED784A" w:rsidP="00ED784A">
      <w:pPr>
        <w:pStyle w:val="Alg4"/>
        <w:numPr>
          <w:ilvl w:val="0"/>
          <w:numId w:val="1034"/>
        </w:numPr>
        <w:spacing w:after="220"/>
        <w:contextualSpacing/>
        <w:rPr>
          <w:ins w:id="9327" w:author="Rev 19 Allen Wirfs-Brock" w:date="2013-09-13T09:53:00Z"/>
          <w:rStyle w:val="bnf"/>
          <w:i w:val="0"/>
        </w:rPr>
      </w:pPr>
      <w:ins w:id="9328" w:author="Rev 19 Allen Wirfs-Brock" w:date="2013-09-13T09:53:00Z">
        <w:r w:rsidRPr="00E77497">
          <w:t xml:space="preserve">Append to </w:t>
        </w:r>
        <w:r w:rsidRPr="00E77497">
          <w:rPr>
            <w:i/>
          </w:rPr>
          <w:t>names</w:t>
        </w:r>
        <w:r w:rsidRPr="00E77497">
          <w:t xml:space="preserve"> the elements of the LexicallyDeclaredNames of </w:t>
        </w:r>
      </w:ins>
      <w:ins w:id="9329" w:author="Rev 19 Allen Wirfs-Brock" w:date="2013-09-13T09:56:00Z">
        <w:r w:rsidRPr="00ED784A">
          <w:rPr>
            <w:i/>
          </w:rPr>
          <w:t>Module</w:t>
        </w:r>
      </w:ins>
      <w:ins w:id="9330" w:author="Rev 19 Allen Wirfs-Brock" w:date="2013-09-13T09:53:00Z">
        <w:r w:rsidRPr="00E77497">
          <w:rPr>
            <w:i/>
          </w:rPr>
          <w:t>Item</w:t>
        </w:r>
        <w:r w:rsidRPr="00E77497">
          <w:rPr>
            <w:rStyle w:val="bnf"/>
          </w:rPr>
          <w:t>.</w:t>
        </w:r>
      </w:ins>
    </w:p>
    <w:p w14:paraId="65A6A7C4" w14:textId="77777777" w:rsidR="00ED784A" w:rsidRPr="00E77497" w:rsidRDefault="00ED784A" w:rsidP="00ED784A">
      <w:pPr>
        <w:pStyle w:val="Alg4"/>
        <w:numPr>
          <w:ilvl w:val="0"/>
          <w:numId w:val="1034"/>
        </w:numPr>
        <w:spacing w:after="220"/>
        <w:rPr>
          <w:ins w:id="9331" w:author="Rev 19 Allen Wirfs-Brock" w:date="2013-09-13T09:53:00Z"/>
        </w:rPr>
      </w:pPr>
      <w:ins w:id="9332" w:author="Rev 19 Allen Wirfs-Brock" w:date="2013-09-13T09:53:00Z">
        <w:r w:rsidRPr="00E77497">
          <w:t xml:space="preserve">Return </w:t>
        </w:r>
        <w:r w:rsidRPr="00E77497">
          <w:rPr>
            <w:rStyle w:val="bnf"/>
          </w:rPr>
          <w:t>names</w:t>
        </w:r>
        <w:r w:rsidRPr="00E77497">
          <w:t>.</w:t>
        </w:r>
      </w:ins>
    </w:p>
    <w:p w14:paraId="457EEED5" w14:textId="77777777" w:rsidR="00ED784A" w:rsidRPr="00E77497" w:rsidRDefault="00ED784A" w:rsidP="00ED784A">
      <w:pPr>
        <w:pStyle w:val="SyntaxDefinition"/>
        <w:ind w:left="0"/>
        <w:rPr>
          <w:ins w:id="9333" w:author="Rev 19 Allen Wirfs-Brock" w:date="2013-09-13T09:53:00Z"/>
        </w:rPr>
      </w:pPr>
      <w:ins w:id="9334"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14:paraId="319D390C" w14:textId="77777777" w:rsidR="00ED784A" w:rsidRPr="00E77497" w:rsidRDefault="00ED784A" w:rsidP="00ED784A">
      <w:pPr>
        <w:pStyle w:val="Alg4"/>
        <w:numPr>
          <w:ilvl w:val="0"/>
          <w:numId w:val="1037"/>
        </w:numPr>
        <w:spacing w:after="220"/>
        <w:contextualSpacing/>
        <w:rPr>
          <w:ins w:id="9335" w:author="Rev 19 Allen Wirfs-Brock" w:date="2013-09-13T09:53:00Z"/>
        </w:rPr>
      </w:pPr>
      <w:ins w:id="9336" w:author="Rev 19 Allen Wirfs-Brock" w:date="2013-09-13T09:53:00Z">
        <w:r w:rsidRPr="00E77497">
          <w:t xml:space="preserve">Return the BoundNames of </w:t>
        </w:r>
        <w:r>
          <w:rPr>
            <w:i/>
          </w:rPr>
          <w:t>ModuleD</w:t>
        </w:r>
        <w:r w:rsidRPr="00E77497">
          <w:rPr>
            <w:i/>
          </w:rPr>
          <w:t>eclaration</w:t>
        </w:r>
        <w:r w:rsidRPr="00E77497">
          <w:t>.</w:t>
        </w:r>
      </w:ins>
    </w:p>
    <w:p w14:paraId="77A248C3" w14:textId="77777777" w:rsidR="00ED784A" w:rsidRPr="00E77497" w:rsidRDefault="00ED784A" w:rsidP="00ED784A">
      <w:pPr>
        <w:pStyle w:val="SyntaxDefinition"/>
        <w:ind w:left="0"/>
        <w:rPr>
          <w:ins w:id="9337" w:author="Rev 19 Allen Wirfs-Brock" w:date="2013-09-13T09:53:00Z"/>
        </w:rPr>
      </w:pPr>
      <w:ins w:id="9338"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14:paraId="27CE6504" w14:textId="77777777" w:rsidR="00ED784A" w:rsidRPr="00E77497" w:rsidRDefault="00ED784A" w:rsidP="00ED784A">
      <w:pPr>
        <w:pStyle w:val="Alg4"/>
        <w:numPr>
          <w:ilvl w:val="0"/>
          <w:numId w:val="1038"/>
        </w:numPr>
        <w:spacing w:after="220"/>
        <w:contextualSpacing/>
        <w:rPr>
          <w:ins w:id="9339" w:author="Rev 19 Allen Wirfs-Brock" w:date="2013-09-13T09:53:00Z"/>
        </w:rPr>
      </w:pPr>
      <w:ins w:id="9340" w:author="Rev 19 Allen Wirfs-Brock" w:date="2013-09-13T09:53:00Z">
        <w:r w:rsidRPr="00E77497">
          <w:t xml:space="preserve">Return the BoundNames of </w:t>
        </w:r>
        <w:r>
          <w:rPr>
            <w:i/>
          </w:rPr>
          <w:t>ImportD</w:t>
        </w:r>
        <w:r w:rsidRPr="00E77497">
          <w:rPr>
            <w:i/>
          </w:rPr>
          <w:t>eclaration</w:t>
        </w:r>
        <w:r w:rsidRPr="00E77497">
          <w:t>.</w:t>
        </w:r>
      </w:ins>
    </w:p>
    <w:p w14:paraId="34060DD1" w14:textId="77777777" w:rsidR="00ED784A" w:rsidRPr="00E77497" w:rsidRDefault="00ED784A" w:rsidP="00ED784A">
      <w:pPr>
        <w:pStyle w:val="SyntaxDefinition"/>
        <w:ind w:left="0"/>
        <w:rPr>
          <w:ins w:id="9341" w:author="Rev 19 Allen Wirfs-Brock" w:date="2013-09-13T09:53:00Z"/>
        </w:rPr>
      </w:pPr>
      <w:ins w:id="9342"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rsidRPr="00FB7781">
          <w:t>StatementListItem</w:t>
        </w:r>
      </w:ins>
    </w:p>
    <w:p w14:paraId="674CC9B7" w14:textId="77777777" w:rsidR="00ED784A" w:rsidRPr="00E77497" w:rsidRDefault="00ED784A" w:rsidP="00ED784A">
      <w:pPr>
        <w:pStyle w:val="Alg4"/>
        <w:numPr>
          <w:ilvl w:val="0"/>
          <w:numId w:val="1036"/>
        </w:numPr>
        <w:spacing w:after="220"/>
        <w:contextualSpacing/>
        <w:rPr>
          <w:ins w:id="9343" w:author="Rev 19 Allen Wirfs-Brock" w:date="2013-09-13T09:53:00Z"/>
        </w:rPr>
      </w:pPr>
      <w:ins w:id="9344" w:author="Rev 19 Allen Wirfs-Brock" w:date="2013-09-13T09:53:00Z">
        <w:r w:rsidRPr="00E77497">
          <w:t xml:space="preserve">Return </w:t>
        </w:r>
        <w:r>
          <w:t xml:space="preserve">TopLevelLexicallyDeclaredNames of </w:t>
        </w:r>
        <w:r w:rsidRPr="00812A59">
          <w:rPr>
            <w:i/>
          </w:rPr>
          <w:t>StatementList</w:t>
        </w:r>
        <w:r>
          <w:rPr>
            <w:i/>
          </w:rPr>
          <w:t>Item</w:t>
        </w:r>
        <w:r w:rsidRPr="00E77497">
          <w:t>.</w:t>
        </w:r>
      </w:ins>
    </w:p>
    <w:p w14:paraId="07E35391" w14:textId="77777777" w:rsidR="00ED784A" w:rsidRPr="00253B6F" w:rsidRDefault="00ED784A" w:rsidP="00ED784A">
      <w:pPr>
        <w:pStyle w:val="Note"/>
        <w:rPr>
          <w:ins w:id="9345" w:author="Rev 19 Allen Wirfs-Brock" w:date="2013-09-13T09:53:00Z"/>
          <w:lang w:eastAsia="en-US"/>
        </w:rPr>
      </w:pPr>
      <w:ins w:id="9346" w:author="Rev 19 Allen Wirfs-Brock" w:date="2013-09-13T09:53:00Z">
        <w:r>
          <w:rPr>
            <w:lang w:eastAsia="en-US"/>
          </w:rPr>
          <w:t>NOTE</w:t>
        </w:r>
        <w:r>
          <w:rPr>
            <w:lang w:eastAsia="en-US"/>
          </w:rPr>
          <w:tab/>
        </w:r>
        <w:commentRangeStart w:id="9347"/>
        <w:r>
          <w:rPr>
            <w:lang w:eastAsia="en-US"/>
          </w:rPr>
          <w:t xml:space="preserve">At the top level of a </w:t>
        </w:r>
      </w:ins>
      <w:ins w:id="9348" w:author="Rev 19 Allen Wirfs-Brock" w:date="2013-09-13T10:12:00Z">
        <w:r w:rsidR="000C3354">
          <w:rPr>
            <w:rFonts w:ascii="Times New Roman" w:hAnsi="Times New Roman"/>
            <w:i/>
            <w:iCs/>
            <w:lang w:eastAsia="en-US"/>
          </w:rPr>
          <w:t>Module</w:t>
        </w:r>
      </w:ins>
      <w:ins w:id="9349" w:author="Rev 19 Allen Wirfs-Brock" w:date="2013-09-13T09:53:00Z">
        <w:r>
          <w:rPr>
            <w:lang w:eastAsia="en-US"/>
          </w:rPr>
          <w:t xml:space="preserve">, function declarations are treated like </w:t>
        </w:r>
      </w:ins>
      <w:ins w:id="9350" w:author="Rev 19 Allen Wirfs-Brock" w:date="2013-09-13T10:44:00Z">
        <w:r w:rsidR="00EE79E8">
          <w:rPr>
            <w:lang w:eastAsia="en-US"/>
          </w:rPr>
          <w:t>lexical</w:t>
        </w:r>
      </w:ins>
      <w:ins w:id="9351" w:author="Rev 19 Allen Wirfs-Brock" w:date="2013-09-13T09:53:00Z">
        <w:r>
          <w:rPr>
            <w:lang w:eastAsia="en-US"/>
          </w:rPr>
          <w:t xml:space="preserve"> declarations rather than like </w:t>
        </w:r>
      </w:ins>
      <w:ins w:id="9352" w:author="Rev 19 Allen Wirfs-Brock" w:date="2013-09-13T10:44:00Z">
        <w:r w:rsidR="00EE79E8">
          <w:rPr>
            <w:lang w:eastAsia="en-US"/>
          </w:rPr>
          <w:t>var</w:t>
        </w:r>
      </w:ins>
      <w:ins w:id="9353" w:author="Rev 19 Allen Wirfs-Brock" w:date="2013-09-13T09:53:00Z">
        <w:r>
          <w:rPr>
            <w:lang w:eastAsia="en-US"/>
          </w:rPr>
          <w:t xml:space="preserve"> declarations. </w:t>
        </w:r>
      </w:ins>
      <w:commentRangeEnd w:id="9347"/>
      <w:ins w:id="9354" w:author="Rev 19 Allen Wirfs-Brock" w:date="2013-09-13T10:45:00Z">
        <w:r w:rsidR="00EE79E8">
          <w:rPr>
            <w:rStyle w:val="af6"/>
          </w:rPr>
          <w:commentReference w:id="9347"/>
        </w:r>
      </w:ins>
    </w:p>
    <w:p w14:paraId="37098C3C" w14:textId="77777777" w:rsidR="00ED784A" w:rsidRPr="00E77497" w:rsidRDefault="00ED784A" w:rsidP="004221C6">
      <w:pPr>
        <w:pStyle w:val="40"/>
        <w:rPr>
          <w:ins w:id="9355" w:author="Rev 19 Allen Wirfs-Brock" w:date="2013-09-13T09:53:00Z"/>
        </w:rPr>
      </w:pPr>
      <w:ins w:id="9356" w:author="Rev 19 Allen Wirfs-Brock" w:date="2013-09-13T09:53:00Z">
        <w:r w:rsidRPr="00E77497">
          <w:t xml:space="preserve">Static Semantics:  </w:t>
        </w:r>
        <w:r w:rsidRPr="00E77497">
          <w:rPr>
            <w:lang w:eastAsia="en-US"/>
          </w:rPr>
          <w:t>Lexical</w:t>
        </w:r>
        <w:r>
          <w:rPr>
            <w:lang w:eastAsia="en-US"/>
          </w:rPr>
          <w:t>lyScoped</w:t>
        </w:r>
        <w:r w:rsidRPr="00E77497">
          <w:rPr>
            <w:lang w:eastAsia="en-US"/>
          </w:rPr>
          <w:t>Declarations</w:t>
        </w:r>
      </w:ins>
    </w:p>
    <w:p w14:paraId="0455BA3C" w14:textId="77777777" w:rsidR="00ED784A" w:rsidRPr="00E77497" w:rsidRDefault="000C3354" w:rsidP="00ED784A">
      <w:pPr>
        <w:rPr>
          <w:ins w:id="9357" w:author="Rev 19 Allen Wirfs-Brock" w:date="2013-09-13T09:53:00Z"/>
        </w:rPr>
      </w:pPr>
      <w:ins w:id="9358" w:author="Rev 19 Allen Wirfs-Brock" w:date="2013-09-13T10:13:00Z">
        <w:r w:rsidRPr="000C3354">
          <w:rPr>
            <w:rFonts w:ascii="Times New Roman" w:hAnsi="Times New Roman"/>
            <w:i/>
          </w:rPr>
          <w:t>Module</w:t>
        </w:r>
      </w:ins>
      <w:ins w:id="9359" w:author="Rev 19 Allen Wirfs-Brock" w:date="2013-09-13T09:53:00Z">
        <w:r w:rsidR="00ED784A" w:rsidRPr="0048208E">
          <w:rPr>
            <w:rFonts w:ascii="Times New Roman" w:hAnsi="Times New Roman"/>
            <w:i/>
          </w:rPr>
          <w:t>Item</w:t>
        </w:r>
        <w:r w:rsidR="00ED784A" w:rsidRPr="00E77497">
          <w:rPr>
            <w:rFonts w:ascii="Times New Roman" w:hAnsi="Times New Roman"/>
            <w:i/>
          </w:rPr>
          <w:t xml:space="preserve">List </w:t>
        </w:r>
        <w:r w:rsidR="00ED784A" w:rsidRPr="00E77497">
          <w:rPr>
            <w:b/>
          </w:rPr>
          <w:t>:</w:t>
        </w:r>
        <w:r w:rsidR="00ED784A" w:rsidRPr="00E77497">
          <w:rPr>
            <w:rFonts w:ascii="Times New Roman" w:hAnsi="Times New Roman"/>
            <w:i/>
          </w:rPr>
          <w:t xml:space="preserve"> </w:t>
        </w:r>
      </w:ins>
      <w:ins w:id="9360" w:author="Rev 19 Allen Wirfs-Brock" w:date="2013-09-13T10:13:00Z">
        <w:r w:rsidRPr="000C3354">
          <w:rPr>
            <w:rFonts w:ascii="Times New Roman" w:hAnsi="Times New Roman"/>
            <w:i/>
          </w:rPr>
          <w:t>Module</w:t>
        </w:r>
      </w:ins>
      <w:ins w:id="9361" w:author="Rev 19 Allen Wirfs-Brock" w:date="2013-09-13T09:53:00Z">
        <w:r w:rsidR="00ED784A" w:rsidRPr="0048208E">
          <w:rPr>
            <w:rFonts w:ascii="Times New Roman" w:hAnsi="Times New Roman"/>
            <w:i/>
          </w:rPr>
          <w:t>Item</w:t>
        </w:r>
        <w:r w:rsidR="00ED784A" w:rsidRPr="00E77497">
          <w:rPr>
            <w:rFonts w:ascii="Times New Roman" w:hAnsi="Times New Roman"/>
            <w:i/>
          </w:rPr>
          <w:t>List</w:t>
        </w:r>
        <w:r w:rsidR="00ED784A">
          <w:rPr>
            <w:rFonts w:ascii="Times New Roman" w:hAnsi="Times New Roman"/>
            <w:i/>
          </w:rPr>
          <w:t xml:space="preserve"> </w:t>
        </w:r>
        <w:r w:rsidR="00ED784A" w:rsidRPr="00E77497">
          <w:rPr>
            <w:rFonts w:ascii="Times New Roman" w:hAnsi="Times New Roman"/>
            <w:i/>
          </w:rPr>
          <w:t xml:space="preserve"> </w:t>
        </w:r>
      </w:ins>
      <w:ins w:id="9362" w:author="Rev 19 Allen Wirfs-Brock" w:date="2013-09-13T10:13:00Z">
        <w:r w:rsidRPr="000C3354">
          <w:rPr>
            <w:rFonts w:ascii="Times New Roman" w:hAnsi="Times New Roman"/>
            <w:i/>
          </w:rPr>
          <w:t>Module</w:t>
        </w:r>
      </w:ins>
      <w:ins w:id="9363" w:author="Rev 19 Allen Wirfs-Brock" w:date="2013-09-13T09:53:00Z">
        <w:r w:rsidR="00ED784A" w:rsidRPr="00E77497">
          <w:rPr>
            <w:rFonts w:ascii="Times New Roman" w:hAnsi="Times New Roman"/>
            <w:i/>
          </w:rPr>
          <w:t>Item</w:t>
        </w:r>
        <w:r w:rsidR="00ED784A" w:rsidRPr="00E77497">
          <w:t xml:space="preserve"> </w:t>
        </w:r>
      </w:ins>
    </w:p>
    <w:p w14:paraId="67D63A81" w14:textId="77777777" w:rsidR="00ED784A" w:rsidRPr="00E77497" w:rsidRDefault="00ED784A" w:rsidP="000C3354">
      <w:pPr>
        <w:pStyle w:val="Alg4"/>
        <w:numPr>
          <w:ilvl w:val="0"/>
          <w:numId w:val="1053"/>
        </w:numPr>
        <w:spacing w:after="220"/>
        <w:contextualSpacing/>
        <w:rPr>
          <w:ins w:id="9364" w:author="Rev 19 Allen Wirfs-Brock" w:date="2013-09-13T09:53:00Z"/>
        </w:rPr>
      </w:pPr>
      <w:ins w:id="9365" w:author="Rev 19 Allen Wirfs-Brock" w:date="2013-09-13T09:53:00Z">
        <w:r w:rsidRPr="00E77497">
          <w:t xml:space="preserve">Let </w:t>
        </w:r>
        <w:r w:rsidRPr="00E77497">
          <w:rPr>
            <w:i/>
          </w:rPr>
          <w:t xml:space="preserve">declarations </w:t>
        </w:r>
        <w:r w:rsidRPr="00E77497">
          <w:t>be Lexical</w:t>
        </w:r>
        <w:r>
          <w:t>lyScoped</w:t>
        </w:r>
        <w:r w:rsidRPr="00E77497">
          <w:t xml:space="preserve">Declarations of </w:t>
        </w:r>
      </w:ins>
      <w:ins w:id="9366" w:author="Rev 19 Allen Wirfs-Brock" w:date="2013-09-13T10:13:00Z">
        <w:r w:rsidR="000C3354" w:rsidRPr="000C3354">
          <w:rPr>
            <w:i/>
          </w:rPr>
          <w:t>Module</w:t>
        </w:r>
      </w:ins>
      <w:ins w:id="9367" w:author="Rev 19 Allen Wirfs-Brock" w:date="2013-09-13T09:53:00Z">
        <w:r w:rsidRPr="0048208E">
          <w:rPr>
            <w:i/>
          </w:rPr>
          <w:t>Item</w:t>
        </w:r>
        <w:r w:rsidRPr="00E77497">
          <w:rPr>
            <w:i/>
          </w:rPr>
          <w:t>List</w:t>
        </w:r>
        <w:r w:rsidRPr="00E77497">
          <w:t>.</w:t>
        </w:r>
      </w:ins>
    </w:p>
    <w:p w14:paraId="208F553C" w14:textId="77777777" w:rsidR="00ED784A" w:rsidRPr="00E77497" w:rsidRDefault="00ED784A" w:rsidP="000C3354">
      <w:pPr>
        <w:pStyle w:val="Alg4"/>
        <w:numPr>
          <w:ilvl w:val="0"/>
          <w:numId w:val="1053"/>
        </w:numPr>
        <w:spacing w:after="220"/>
        <w:contextualSpacing/>
        <w:rPr>
          <w:ins w:id="9368" w:author="Rev 19 Allen Wirfs-Brock" w:date="2013-09-13T09:53:00Z"/>
          <w:rStyle w:val="bnf"/>
          <w:i w:val="0"/>
        </w:rPr>
      </w:pPr>
      <w:ins w:id="9369" w:author="Rev 19 Allen Wirfs-Brock" w:date="2013-09-13T09:53:00Z">
        <w:r w:rsidRPr="00E77497">
          <w:t xml:space="preserve">Append to </w:t>
        </w:r>
        <w:r w:rsidRPr="00E77497">
          <w:rPr>
            <w:i/>
          </w:rPr>
          <w:t xml:space="preserve">declarations </w:t>
        </w:r>
        <w:r w:rsidRPr="00E77497">
          <w:t>the elements of the Lexical</w:t>
        </w:r>
        <w:r>
          <w:t>lyScoped</w:t>
        </w:r>
        <w:r w:rsidRPr="00E77497">
          <w:t xml:space="preserve">Declarations of </w:t>
        </w:r>
      </w:ins>
      <w:ins w:id="9370" w:author="Rev 19 Allen Wirfs-Brock" w:date="2013-09-13T10:14:00Z">
        <w:r w:rsidR="000C3354" w:rsidRPr="000C3354">
          <w:rPr>
            <w:i/>
          </w:rPr>
          <w:t>Module</w:t>
        </w:r>
      </w:ins>
      <w:ins w:id="9371" w:author="Rev 19 Allen Wirfs-Brock" w:date="2013-09-13T09:53:00Z">
        <w:r w:rsidRPr="00E77497">
          <w:rPr>
            <w:i/>
          </w:rPr>
          <w:t>Item</w:t>
        </w:r>
        <w:r w:rsidRPr="00E77497">
          <w:rPr>
            <w:rStyle w:val="bnf"/>
          </w:rPr>
          <w:t>.</w:t>
        </w:r>
      </w:ins>
    </w:p>
    <w:p w14:paraId="35C5A7A1" w14:textId="77777777" w:rsidR="00ED784A" w:rsidRPr="00E77497" w:rsidRDefault="00ED784A" w:rsidP="00ED784A">
      <w:pPr>
        <w:pStyle w:val="Alg4"/>
        <w:numPr>
          <w:ilvl w:val="0"/>
          <w:numId w:val="1053"/>
        </w:numPr>
        <w:spacing w:after="220"/>
        <w:contextualSpacing/>
        <w:rPr>
          <w:ins w:id="9372" w:author="Rev 19 Allen Wirfs-Brock" w:date="2013-09-13T09:53:00Z"/>
        </w:rPr>
      </w:pPr>
      <w:ins w:id="9373" w:author="Rev 19 Allen Wirfs-Brock" w:date="2013-09-13T09:53:00Z">
        <w:r w:rsidRPr="00E77497">
          <w:t xml:space="preserve">Return </w:t>
        </w:r>
        <w:r w:rsidRPr="00E77497">
          <w:rPr>
            <w:i/>
          </w:rPr>
          <w:t>declarations</w:t>
        </w:r>
        <w:r w:rsidRPr="00E77497">
          <w:t>.</w:t>
        </w:r>
      </w:ins>
    </w:p>
    <w:p w14:paraId="7ABC943E" w14:textId="77777777" w:rsidR="00ED784A" w:rsidRPr="00E77497" w:rsidRDefault="00ED784A" w:rsidP="00ED784A">
      <w:pPr>
        <w:pStyle w:val="SyntaxDefinition"/>
        <w:ind w:left="0"/>
        <w:rPr>
          <w:ins w:id="9374" w:author="Rev 19 Allen Wirfs-Brock" w:date="2013-09-13T09:53:00Z"/>
        </w:rPr>
      </w:pPr>
      <w:ins w:id="9375"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14:paraId="2F8FF6AD" w14:textId="77777777" w:rsidR="00ED784A" w:rsidRPr="00E77497" w:rsidRDefault="00ED784A" w:rsidP="00ED784A">
      <w:pPr>
        <w:pStyle w:val="Alg4"/>
        <w:numPr>
          <w:ilvl w:val="0"/>
          <w:numId w:val="1040"/>
        </w:numPr>
        <w:spacing w:after="220"/>
        <w:ind w:left="403" w:hanging="403"/>
        <w:contextualSpacing/>
        <w:rPr>
          <w:ins w:id="9376" w:author="Rev 19 Allen Wirfs-Brock" w:date="2013-09-13T09:53:00Z"/>
        </w:rPr>
      </w:pPr>
      <w:ins w:id="9377" w:author="Rev 19 Allen Wirfs-Brock" w:date="2013-09-13T09:53:00Z">
        <w:r w:rsidRPr="00E77497">
          <w:t xml:space="preserve">Return </w:t>
        </w:r>
        <w:r>
          <w:t>a new List containing</w:t>
        </w:r>
        <w:r w:rsidRPr="00C321D4">
          <w:t xml:space="preserve"> </w:t>
        </w:r>
        <w:r w:rsidRPr="00C321D4">
          <w:rPr>
            <w:i/>
            <w:iCs/>
          </w:rPr>
          <w:t>ModuleDeclaration</w:t>
        </w:r>
        <w:r w:rsidRPr="00E77497">
          <w:t>.</w:t>
        </w:r>
      </w:ins>
    </w:p>
    <w:p w14:paraId="40F710E8" w14:textId="77777777" w:rsidR="00ED784A" w:rsidRPr="00E77497" w:rsidRDefault="00ED784A" w:rsidP="00ED784A">
      <w:pPr>
        <w:pStyle w:val="SyntaxDefinition"/>
        <w:ind w:left="0"/>
        <w:rPr>
          <w:ins w:id="9378" w:author="Rev 19 Allen Wirfs-Brock" w:date="2013-09-13T09:53:00Z"/>
        </w:rPr>
      </w:pPr>
      <w:ins w:id="9379"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14:paraId="615067C0" w14:textId="77777777" w:rsidR="00ED784A" w:rsidRPr="00E77497" w:rsidRDefault="00ED784A" w:rsidP="00ED784A">
      <w:pPr>
        <w:pStyle w:val="Alg4"/>
        <w:numPr>
          <w:ilvl w:val="0"/>
          <w:numId w:val="1041"/>
        </w:numPr>
        <w:spacing w:after="220"/>
        <w:contextualSpacing/>
        <w:rPr>
          <w:ins w:id="9380" w:author="Rev 19 Allen Wirfs-Brock" w:date="2013-09-13T09:53:00Z"/>
        </w:rPr>
      </w:pPr>
      <w:ins w:id="9381" w:author="Rev 19 Allen Wirfs-Brock" w:date="2013-09-13T09:53:00Z">
        <w:r w:rsidRPr="00E77497">
          <w:t xml:space="preserve">Return </w:t>
        </w:r>
        <w:r>
          <w:t>a new List containing</w:t>
        </w:r>
        <w:r w:rsidRPr="00C321D4">
          <w:t xml:space="preserve"> </w:t>
        </w:r>
        <w:r>
          <w:rPr>
            <w:i/>
            <w:iCs/>
          </w:rPr>
          <w:t>Import</w:t>
        </w:r>
        <w:r w:rsidRPr="00C321D4">
          <w:rPr>
            <w:i/>
            <w:iCs/>
          </w:rPr>
          <w:t>Declaration</w:t>
        </w:r>
        <w:r w:rsidRPr="00E77497">
          <w:t>.</w:t>
        </w:r>
      </w:ins>
    </w:p>
    <w:p w14:paraId="64A917ED" w14:textId="77777777" w:rsidR="00ED784A" w:rsidRPr="00E77497" w:rsidRDefault="000C3354" w:rsidP="00ED784A">
      <w:pPr>
        <w:pStyle w:val="SyntaxDefinition"/>
        <w:ind w:left="0"/>
        <w:rPr>
          <w:ins w:id="9382" w:author="Rev 19 Allen Wirfs-Brock" w:date="2013-09-13T09:53:00Z"/>
        </w:rPr>
      </w:pPr>
      <w:ins w:id="9383" w:author="Rev 19 Allen Wirfs-Brock" w:date="2013-09-13T10:18:00Z">
        <w:r>
          <w:t>Script</w:t>
        </w:r>
      </w:ins>
      <w:ins w:id="9384" w:author="Rev 19 Allen Wirfs-Brock" w:date="2013-09-13T09:53:00Z">
        <w:r w:rsidR="00ED784A">
          <w:t>Item</w:t>
        </w:r>
        <w:r w:rsidR="00ED784A" w:rsidRPr="00E77497">
          <w:t xml:space="preserve"> </w:t>
        </w:r>
        <w:r w:rsidR="00ED784A" w:rsidRPr="00E77497">
          <w:rPr>
            <w:rFonts w:ascii="Arial" w:hAnsi="Arial"/>
            <w:b/>
            <w:i w:val="0"/>
          </w:rPr>
          <w:t>:</w:t>
        </w:r>
        <w:r w:rsidR="00ED784A">
          <w:rPr>
            <w:rFonts w:ascii="Arial" w:hAnsi="Arial"/>
            <w:b/>
            <w:i w:val="0"/>
          </w:rPr>
          <w:t xml:space="preserve"> </w:t>
        </w:r>
        <w:r w:rsidR="00ED784A" w:rsidRPr="00FB7781">
          <w:t>StatementListItem</w:t>
        </w:r>
      </w:ins>
    </w:p>
    <w:p w14:paraId="4607BD82" w14:textId="77777777" w:rsidR="00ED784A" w:rsidRPr="00E77497" w:rsidRDefault="00ED784A" w:rsidP="00ED784A">
      <w:pPr>
        <w:pStyle w:val="Alg4"/>
        <w:numPr>
          <w:ilvl w:val="0"/>
          <w:numId w:val="1042"/>
        </w:numPr>
        <w:spacing w:after="220"/>
        <w:contextualSpacing/>
        <w:rPr>
          <w:ins w:id="9385" w:author="Rev 19 Allen Wirfs-Brock" w:date="2013-09-13T09:53:00Z"/>
        </w:rPr>
      </w:pPr>
      <w:ins w:id="9386" w:author="Rev 19 Allen Wirfs-Brock" w:date="2013-09-13T09:53:00Z">
        <w:r w:rsidRPr="00E77497">
          <w:t xml:space="preserve">Return </w:t>
        </w:r>
        <w:r>
          <w:t>TopLevelLexicallyScoped</w:t>
        </w:r>
        <w:r w:rsidRPr="00E77497">
          <w:t xml:space="preserve">Declarations </w:t>
        </w:r>
        <w:r>
          <w:t xml:space="preserve">of </w:t>
        </w:r>
        <w:r w:rsidRPr="00812A59">
          <w:rPr>
            <w:i/>
          </w:rPr>
          <w:t>StatementList</w:t>
        </w:r>
        <w:r>
          <w:rPr>
            <w:i/>
          </w:rPr>
          <w:t>Item</w:t>
        </w:r>
        <w:r w:rsidRPr="00E77497">
          <w:t>.</w:t>
        </w:r>
      </w:ins>
    </w:p>
    <w:p w14:paraId="31FDF8F9" w14:textId="77777777" w:rsidR="00ED784A" w:rsidRPr="00E77497" w:rsidRDefault="00ED784A" w:rsidP="004221C6">
      <w:pPr>
        <w:pStyle w:val="40"/>
        <w:rPr>
          <w:ins w:id="9387" w:author="Rev 19 Allen Wirfs-Brock" w:date="2013-09-13T09:53:00Z"/>
        </w:rPr>
      </w:pPr>
      <w:bookmarkStart w:id="9388" w:name="_Ref367706111"/>
      <w:ins w:id="9389" w:author="Rev 19 Allen Wirfs-Brock" w:date="2013-09-13T09:53:00Z">
        <w:r w:rsidRPr="00E77497">
          <w:t xml:space="preserve">Static Semantics:  </w:t>
        </w:r>
        <w:r w:rsidRPr="00E77497">
          <w:rPr>
            <w:lang w:eastAsia="en-US"/>
          </w:rPr>
          <w:t>VarDeclaredNames</w:t>
        </w:r>
        <w:bookmarkEnd w:id="9388"/>
      </w:ins>
    </w:p>
    <w:p w14:paraId="77452CA4" w14:textId="77777777" w:rsidR="002E137C" w:rsidRPr="00F742D3" w:rsidRDefault="002E137C" w:rsidP="002E137C">
      <w:pPr>
        <w:rPr>
          <w:ins w:id="9390" w:author="Rev 19 Allen Wirfs-Brock" w:date="2013-09-23T13:33:00Z"/>
        </w:rPr>
      </w:pPr>
      <w:ins w:id="9391" w:author="Rev 19 Allen Wirfs-Brock" w:date="2013-09-23T13:33:00Z">
        <w:r>
          <w:t xml:space="preserve">See also: </w:t>
        </w:r>
        <w:r>
          <w:fldChar w:fldCharType="begin"/>
        </w:r>
        <w:r>
          <w:instrText xml:space="preserve"> REF _Ref367705708 \r \h </w:instrText>
        </w:r>
      </w:ins>
      <w:ins w:id="9392" w:author="Rev 19 Allen Wirfs-Brock" w:date="2013-09-23T13:33:00Z">
        <w:r>
          <w:fldChar w:fldCharType="separate"/>
        </w:r>
      </w:ins>
      <w:ins w:id="9393" w:author="Rev 19 Allen Wirfs-Brock" w:date="2013-09-27T13:22:00Z">
        <w:r w:rsidR="00D433E8">
          <w:t>13.0.1</w:t>
        </w:r>
      </w:ins>
      <w:ins w:id="9394" w:author="Rev 19 Allen Wirfs-Brock" w:date="2013-09-23T13:33:00Z">
        <w:r>
          <w:fldChar w:fldCharType="end"/>
        </w:r>
        <w:r>
          <w:t xml:space="preserve">, </w:t>
        </w:r>
        <w:r>
          <w:fldChar w:fldCharType="begin"/>
        </w:r>
        <w:r>
          <w:instrText xml:space="preserve"> REF _Ref367705688 \r \h </w:instrText>
        </w:r>
      </w:ins>
      <w:ins w:id="9395" w:author="Rev 19 Allen Wirfs-Brock" w:date="2013-09-23T13:33:00Z">
        <w:r>
          <w:fldChar w:fldCharType="separate"/>
        </w:r>
      </w:ins>
      <w:ins w:id="9396" w:author="Rev 19 Allen Wirfs-Brock" w:date="2013-09-27T13:22:00Z">
        <w:r w:rsidR="00D433E8">
          <w:t>13.1.8</w:t>
        </w:r>
      </w:ins>
      <w:ins w:id="9397" w:author="Rev 19 Allen Wirfs-Brock" w:date="2013-09-23T13:33:00Z">
        <w:r>
          <w:fldChar w:fldCharType="end"/>
        </w:r>
        <w:r>
          <w:t xml:space="preserve">, </w:t>
        </w:r>
        <w:r>
          <w:fldChar w:fldCharType="begin"/>
        </w:r>
        <w:r>
          <w:instrText xml:space="preserve"> REF _Ref367705747 \r \h </w:instrText>
        </w:r>
      </w:ins>
      <w:ins w:id="9398" w:author="Rev 19 Allen Wirfs-Brock" w:date="2013-09-23T13:33:00Z">
        <w:r>
          <w:fldChar w:fldCharType="separate"/>
        </w:r>
      </w:ins>
      <w:ins w:id="9399" w:author="Rev 19 Allen Wirfs-Brock" w:date="2013-09-27T13:22:00Z">
        <w:r w:rsidR="00D433E8">
          <w:t>13.5.1</w:t>
        </w:r>
      </w:ins>
      <w:ins w:id="9400" w:author="Rev 19 Allen Wirfs-Brock" w:date="2013-09-23T13:33:00Z">
        <w:r>
          <w:fldChar w:fldCharType="end"/>
        </w:r>
        <w:r>
          <w:t xml:space="preserve">, </w:t>
        </w:r>
        <w:r>
          <w:fldChar w:fldCharType="begin"/>
        </w:r>
        <w:r>
          <w:instrText xml:space="preserve"> REF _Ref367705814 \r \h </w:instrText>
        </w:r>
      </w:ins>
      <w:ins w:id="9401" w:author="Rev 19 Allen Wirfs-Brock" w:date="2013-09-23T13:33:00Z">
        <w:r>
          <w:fldChar w:fldCharType="separate"/>
        </w:r>
      </w:ins>
      <w:ins w:id="9402" w:author="Rev 19 Allen Wirfs-Brock" w:date="2013-09-27T13:22:00Z">
        <w:r w:rsidR="00D433E8">
          <w:t>13.6.1.1</w:t>
        </w:r>
      </w:ins>
      <w:ins w:id="9403" w:author="Rev 19 Allen Wirfs-Brock" w:date="2013-09-23T13:33:00Z">
        <w:r>
          <w:fldChar w:fldCharType="end"/>
        </w:r>
        <w:r>
          <w:t xml:space="preserve">, </w:t>
        </w:r>
        <w:r>
          <w:fldChar w:fldCharType="begin"/>
        </w:r>
        <w:r>
          <w:instrText xml:space="preserve"> REF _Ref367705839 \r \h </w:instrText>
        </w:r>
      </w:ins>
      <w:ins w:id="9404" w:author="Rev 19 Allen Wirfs-Brock" w:date="2013-09-23T13:33:00Z">
        <w:r>
          <w:fldChar w:fldCharType="separate"/>
        </w:r>
      </w:ins>
      <w:ins w:id="9405" w:author="Rev 19 Allen Wirfs-Brock" w:date="2013-09-27T13:22:00Z">
        <w:r w:rsidR="00D433E8">
          <w:t>13.6.2.1</w:t>
        </w:r>
      </w:ins>
      <w:ins w:id="9406" w:author="Rev 19 Allen Wirfs-Brock" w:date="2013-09-23T13:33:00Z">
        <w:r>
          <w:fldChar w:fldCharType="end"/>
        </w:r>
        <w:r>
          <w:t xml:space="preserve">, </w:t>
        </w:r>
        <w:r>
          <w:fldChar w:fldCharType="begin"/>
        </w:r>
        <w:r>
          <w:instrText xml:space="preserve"> REF _Ref367705856 \r \h </w:instrText>
        </w:r>
      </w:ins>
      <w:ins w:id="9407" w:author="Rev 19 Allen Wirfs-Brock" w:date="2013-09-23T13:33:00Z">
        <w:r>
          <w:fldChar w:fldCharType="separate"/>
        </w:r>
      </w:ins>
      <w:ins w:id="9408" w:author="Rev 19 Allen Wirfs-Brock" w:date="2013-09-27T13:22:00Z">
        <w:r w:rsidR="00D433E8">
          <w:t>13.6.3.1</w:t>
        </w:r>
      </w:ins>
      <w:ins w:id="9409" w:author="Rev 19 Allen Wirfs-Brock" w:date="2013-09-23T13:33:00Z">
        <w:r>
          <w:fldChar w:fldCharType="end"/>
        </w:r>
        <w:r>
          <w:t xml:space="preserve">, </w:t>
        </w:r>
        <w:r>
          <w:fldChar w:fldCharType="begin"/>
        </w:r>
        <w:r>
          <w:instrText xml:space="preserve"> REF _Ref367705878 \r \h </w:instrText>
        </w:r>
      </w:ins>
      <w:ins w:id="9410" w:author="Rev 19 Allen Wirfs-Brock" w:date="2013-09-23T13:33:00Z">
        <w:r>
          <w:fldChar w:fldCharType="separate"/>
        </w:r>
      </w:ins>
      <w:ins w:id="9411" w:author="Rev 19 Allen Wirfs-Brock" w:date="2013-09-27T13:22:00Z">
        <w:r w:rsidR="00D433E8">
          <w:t>13.6.4.3</w:t>
        </w:r>
      </w:ins>
      <w:ins w:id="9412" w:author="Rev 19 Allen Wirfs-Brock" w:date="2013-09-23T13:33:00Z">
        <w:r>
          <w:fldChar w:fldCharType="end"/>
        </w:r>
        <w:r>
          <w:t xml:space="preserve">, </w:t>
        </w:r>
        <w:r>
          <w:fldChar w:fldCharType="begin"/>
        </w:r>
        <w:r>
          <w:instrText xml:space="preserve"> REF _Ref367705897 \r \h </w:instrText>
        </w:r>
      </w:ins>
      <w:ins w:id="9413" w:author="Rev 19 Allen Wirfs-Brock" w:date="2013-09-23T13:33:00Z">
        <w:r>
          <w:fldChar w:fldCharType="separate"/>
        </w:r>
      </w:ins>
      <w:ins w:id="9414" w:author="Rev 19 Allen Wirfs-Brock" w:date="2013-09-27T13:22:00Z">
        <w:r w:rsidR="00D433E8">
          <w:t>13.10.2</w:t>
        </w:r>
      </w:ins>
      <w:ins w:id="9415" w:author="Rev 19 Allen Wirfs-Brock" w:date="2013-09-23T13:33:00Z">
        <w:r>
          <w:fldChar w:fldCharType="end"/>
        </w:r>
        <w:r>
          <w:t xml:space="preserve">, </w:t>
        </w:r>
        <w:r>
          <w:fldChar w:fldCharType="begin"/>
        </w:r>
        <w:r>
          <w:instrText xml:space="preserve"> REF _Ref367705925 \r \h </w:instrText>
        </w:r>
      </w:ins>
      <w:ins w:id="9416" w:author="Rev 19 Allen Wirfs-Brock" w:date="2013-09-23T13:33:00Z">
        <w:r>
          <w:fldChar w:fldCharType="separate"/>
        </w:r>
      </w:ins>
      <w:ins w:id="9417" w:author="Rev 19 Allen Wirfs-Brock" w:date="2013-09-27T13:22:00Z">
        <w:r w:rsidR="00D433E8">
          <w:t>13.11.4</w:t>
        </w:r>
      </w:ins>
      <w:ins w:id="9418" w:author="Rev 19 Allen Wirfs-Brock" w:date="2013-09-23T13:33:00Z">
        <w:r>
          <w:fldChar w:fldCharType="end"/>
        </w:r>
        <w:r>
          <w:t xml:space="preserve">, </w:t>
        </w:r>
        <w:r>
          <w:fldChar w:fldCharType="begin"/>
        </w:r>
        <w:r>
          <w:instrText xml:space="preserve"> REF _Ref367705949 \r \h </w:instrText>
        </w:r>
      </w:ins>
      <w:ins w:id="9419" w:author="Rev 19 Allen Wirfs-Brock" w:date="2013-09-23T13:33:00Z">
        <w:r>
          <w:fldChar w:fldCharType="separate"/>
        </w:r>
      </w:ins>
      <w:ins w:id="9420" w:author="Rev 19 Allen Wirfs-Brock" w:date="2013-09-27T13:22:00Z">
        <w:r w:rsidR="00D433E8">
          <w:t>13.12.2</w:t>
        </w:r>
      </w:ins>
      <w:ins w:id="9421" w:author="Rev 19 Allen Wirfs-Brock" w:date="2013-09-23T13:33:00Z">
        <w:r>
          <w:fldChar w:fldCharType="end"/>
        </w:r>
        <w:r>
          <w:t xml:space="preserve">, </w:t>
        </w:r>
        <w:r>
          <w:fldChar w:fldCharType="begin"/>
        </w:r>
        <w:r>
          <w:instrText xml:space="preserve"> REF _Ref367705968 \r \h </w:instrText>
        </w:r>
      </w:ins>
      <w:ins w:id="9422" w:author="Rev 19 Allen Wirfs-Brock" w:date="2013-09-23T13:33:00Z">
        <w:r>
          <w:fldChar w:fldCharType="separate"/>
        </w:r>
      </w:ins>
      <w:ins w:id="9423" w:author="Rev 19 Allen Wirfs-Brock" w:date="2013-09-27T13:22:00Z">
        <w:r w:rsidR="00D433E8">
          <w:t>13.14.2</w:t>
        </w:r>
      </w:ins>
      <w:ins w:id="9424" w:author="Rev 19 Allen Wirfs-Brock" w:date="2013-09-23T13:33:00Z">
        <w:r>
          <w:fldChar w:fldCharType="end"/>
        </w:r>
        <w:r>
          <w:t xml:space="preserve">, </w:t>
        </w:r>
        <w:r>
          <w:fldChar w:fldCharType="begin"/>
        </w:r>
        <w:r>
          <w:instrText xml:space="preserve"> REF _Ref367705999 \r \h </w:instrText>
        </w:r>
      </w:ins>
      <w:ins w:id="9425" w:author="Rev 19 Allen Wirfs-Brock" w:date="2013-09-23T13:33:00Z">
        <w:r>
          <w:fldChar w:fldCharType="separate"/>
        </w:r>
      </w:ins>
      <w:ins w:id="9426" w:author="Rev 19 Allen Wirfs-Brock" w:date="2013-09-27T13:22:00Z">
        <w:r w:rsidR="00D433E8">
          <w:t>14.1.10</w:t>
        </w:r>
      </w:ins>
      <w:ins w:id="9427" w:author="Rev 19 Allen Wirfs-Brock" w:date="2013-09-23T13:33:00Z">
        <w:r>
          <w:fldChar w:fldCharType="end"/>
        </w:r>
        <w:r>
          <w:t xml:space="preserve">, </w:t>
        </w:r>
        <w:r>
          <w:fldChar w:fldCharType="begin"/>
        </w:r>
        <w:r>
          <w:instrText xml:space="preserve"> REF _Ref367706057 \r \h </w:instrText>
        </w:r>
      </w:ins>
      <w:ins w:id="9428" w:author="Rev 19 Allen Wirfs-Brock" w:date="2013-09-23T13:33:00Z">
        <w:r>
          <w:fldChar w:fldCharType="separate"/>
        </w:r>
      </w:ins>
      <w:ins w:id="9429" w:author="Rev 19 Allen Wirfs-Brock" w:date="2013-09-27T13:22:00Z">
        <w:r w:rsidR="00D433E8">
          <w:t>14.4.8</w:t>
        </w:r>
      </w:ins>
      <w:ins w:id="9430" w:author="Rev 19 Allen Wirfs-Brock" w:date="2013-09-23T13:33:00Z">
        <w:r>
          <w:fldChar w:fldCharType="end"/>
        </w:r>
        <w:r>
          <w:t xml:space="preserve">, </w:t>
        </w:r>
        <w:r>
          <w:fldChar w:fldCharType="begin"/>
        </w:r>
        <w:r>
          <w:instrText xml:space="preserve"> REF _Ref367706084 \r \h </w:instrText>
        </w:r>
      </w:ins>
      <w:ins w:id="9431" w:author="Rev 19 Allen Wirfs-Brock" w:date="2013-09-23T13:33:00Z">
        <w:r>
          <w:fldChar w:fldCharType="separate"/>
        </w:r>
      </w:ins>
      <w:ins w:id="9432" w:author="Rev 19 Allen Wirfs-Brock" w:date="2013-09-27T13:22:00Z">
        <w:r w:rsidR="00D433E8">
          <w:t>14.5.13</w:t>
        </w:r>
      </w:ins>
      <w:ins w:id="9433" w:author="Rev 19 Allen Wirfs-Brock" w:date="2013-09-23T13:33:00Z">
        <w:r>
          <w:fldChar w:fldCharType="end"/>
        </w:r>
        <w:r>
          <w:t xml:space="preserve">, </w:t>
        </w:r>
        <w:r>
          <w:fldChar w:fldCharType="begin"/>
        </w:r>
        <w:r>
          <w:instrText xml:space="preserve"> REF _Ref367706146 \r \h </w:instrText>
        </w:r>
      </w:ins>
      <w:ins w:id="9434" w:author="Rev 19 Allen Wirfs-Brock" w:date="2013-09-23T13:33:00Z">
        <w:r>
          <w:fldChar w:fldCharType="separate"/>
        </w:r>
      </w:ins>
      <w:ins w:id="9435" w:author="Rev 19 Allen Wirfs-Brock" w:date="2013-09-27T13:22:00Z">
        <w:r w:rsidR="00D433E8">
          <w:t>15.2.5</w:t>
        </w:r>
      </w:ins>
      <w:ins w:id="9436" w:author="Rev 19 Allen Wirfs-Brock" w:date="2013-09-23T13:33:00Z">
        <w:r>
          <w:fldChar w:fldCharType="end"/>
        </w:r>
        <w:r>
          <w:t>.</w:t>
        </w:r>
      </w:ins>
    </w:p>
    <w:p w14:paraId="33CE74A8" w14:textId="77777777" w:rsidR="00ED784A" w:rsidRPr="00E77497" w:rsidRDefault="000C3354" w:rsidP="00ED784A">
      <w:pPr>
        <w:rPr>
          <w:ins w:id="9437" w:author="Rev 19 Allen Wirfs-Brock" w:date="2013-09-13T09:53:00Z"/>
        </w:rPr>
      </w:pPr>
      <w:ins w:id="9438" w:author="Rev 19 Allen Wirfs-Brock" w:date="2013-09-13T10:19:00Z">
        <w:r w:rsidRPr="000C3354">
          <w:rPr>
            <w:rFonts w:ascii="Times New Roman" w:hAnsi="Times New Roman"/>
            <w:i/>
          </w:rPr>
          <w:t>Module</w:t>
        </w:r>
      </w:ins>
      <w:ins w:id="9439" w:author="Rev 19 Allen Wirfs-Brock" w:date="2013-09-13T09:53:00Z">
        <w:r w:rsidR="00ED784A" w:rsidRPr="0048208E">
          <w:rPr>
            <w:rFonts w:ascii="Times New Roman" w:hAnsi="Times New Roman"/>
            <w:i/>
          </w:rPr>
          <w:t>Item</w:t>
        </w:r>
        <w:r w:rsidR="00ED784A" w:rsidRPr="00E77497">
          <w:rPr>
            <w:rFonts w:ascii="Times New Roman" w:hAnsi="Times New Roman"/>
            <w:i/>
          </w:rPr>
          <w:t xml:space="preserve">List </w:t>
        </w:r>
        <w:r w:rsidR="00ED784A" w:rsidRPr="00E77497">
          <w:rPr>
            <w:b/>
          </w:rPr>
          <w:t>:</w:t>
        </w:r>
        <w:r w:rsidR="00ED784A" w:rsidRPr="00E77497">
          <w:rPr>
            <w:rFonts w:ascii="Times New Roman" w:hAnsi="Times New Roman"/>
            <w:i/>
          </w:rPr>
          <w:t xml:space="preserve"> </w:t>
        </w:r>
      </w:ins>
      <w:ins w:id="9440" w:author="Rev 19 Allen Wirfs-Brock" w:date="2013-09-13T10:19:00Z">
        <w:r w:rsidRPr="000C3354">
          <w:rPr>
            <w:rFonts w:ascii="Times New Roman" w:hAnsi="Times New Roman"/>
            <w:i/>
          </w:rPr>
          <w:t>Module</w:t>
        </w:r>
      </w:ins>
      <w:ins w:id="9441" w:author="Rev 19 Allen Wirfs-Brock" w:date="2013-09-13T09:53:00Z">
        <w:r w:rsidR="00ED784A" w:rsidRPr="0048208E">
          <w:rPr>
            <w:rFonts w:ascii="Times New Roman" w:hAnsi="Times New Roman"/>
            <w:i/>
          </w:rPr>
          <w:t>Item</w:t>
        </w:r>
        <w:r w:rsidR="00ED784A" w:rsidRPr="00E77497">
          <w:rPr>
            <w:rFonts w:ascii="Times New Roman" w:hAnsi="Times New Roman"/>
            <w:i/>
          </w:rPr>
          <w:t>List</w:t>
        </w:r>
        <w:r w:rsidR="00ED784A">
          <w:rPr>
            <w:rFonts w:ascii="Times New Roman" w:hAnsi="Times New Roman"/>
            <w:i/>
          </w:rPr>
          <w:t xml:space="preserve"> </w:t>
        </w:r>
        <w:r w:rsidR="00ED784A" w:rsidRPr="00E77497">
          <w:rPr>
            <w:rFonts w:ascii="Times New Roman" w:hAnsi="Times New Roman"/>
            <w:i/>
          </w:rPr>
          <w:t xml:space="preserve"> </w:t>
        </w:r>
      </w:ins>
      <w:ins w:id="9442" w:author="Rev 19 Allen Wirfs-Brock" w:date="2013-09-13T10:26:00Z">
        <w:r w:rsidR="00812043" w:rsidRPr="00812043">
          <w:rPr>
            <w:rFonts w:ascii="Times New Roman" w:hAnsi="Times New Roman"/>
            <w:i/>
          </w:rPr>
          <w:t>Module</w:t>
        </w:r>
      </w:ins>
      <w:ins w:id="9443" w:author="Rev 19 Allen Wirfs-Brock" w:date="2013-09-13T09:53:00Z">
        <w:r w:rsidR="00ED784A" w:rsidRPr="00E77497">
          <w:rPr>
            <w:rFonts w:ascii="Times New Roman" w:hAnsi="Times New Roman"/>
            <w:i/>
          </w:rPr>
          <w:t>Item</w:t>
        </w:r>
        <w:r w:rsidR="00ED784A" w:rsidRPr="00E77497">
          <w:t xml:space="preserve"> </w:t>
        </w:r>
      </w:ins>
    </w:p>
    <w:p w14:paraId="125E2C39" w14:textId="77777777" w:rsidR="00ED784A" w:rsidRPr="00E77497" w:rsidRDefault="00ED784A" w:rsidP="00812043">
      <w:pPr>
        <w:pStyle w:val="Alg4"/>
        <w:numPr>
          <w:ilvl w:val="0"/>
          <w:numId w:val="1039"/>
        </w:numPr>
        <w:spacing w:after="220"/>
        <w:contextualSpacing/>
        <w:rPr>
          <w:ins w:id="9444" w:author="Rev 19 Allen Wirfs-Brock" w:date="2013-09-13T09:53:00Z"/>
        </w:rPr>
      </w:pPr>
      <w:ins w:id="9445" w:author="Rev 19 Allen Wirfs-Brock" w:date="2013-09-13T09:53:00Z">
        <w:r w:rsidRPr="00E77497">
          <w:t xml:space="preserve">Let </w:t>
        </w:r>
        <w:r w:rsidRPr="00E77497">
          <w:rPr>
            <w:i/>
          </w:rPr>
          <w:t xml:space="preserve">names </w:t>
        </w:r>
        <w:r w:rsidRPr="00E77497">
          <w:t xml:space="preserve">be </w:t>
        </w:r>
        <w:r>
          <w:t>Var</w:t>
        </w:r>
        <w:r w:rsidRPr="00E77497">
          <w:t xml:space="preserve">DeclaredNames of </w:t>
        </w:r>
      </w:ins>
      <w:ins w:id="9446" w:author="Rev 19 Allen Wirfs-Brock" w:date="2013-09-13T10:26:00Z">
        <w:r w:rsidR="00812043" w:rsidRPr="00812043">
          <w:rPr>
            <w:i/>
          </w:rPr>
          <w:t>Module</w:t>
        </w:r>
      </w:ins>
      <w:ins w:id="9447" w:author="Rev 19 Allen Wirfs-Brock" w:date="2013-09-13T09:53:00Z">
        <w:r w:rsidRPr="0048208E">
          <w:rPr>
            <w:i/>
          </w:rPr>
          <w:t>Item</w:t>
        </w:r>
        <w:r w:rsidRPr="00E77497">
          <w:rPr>
            <w:i/>
          </w:rPr>
          <w:t>List</w:t>
        </w:r>
        <w:r w:rsidRPr="00E77497">
          <w:t>.</w:t>
        </w:r>
      </w:ins>
    </w:p>
    <w:p w14:paraId="41D33C5B" w14:textId="77777777" w:rsidR="00ED784A" w:rsidRPr="00E77497" w:rsidRDefault="00ED784A" w:rsidP="00812043">
      <w:pPr>
        <w:pStyle w:val="Alg4"/>
        <w:numPr>
          <w:ilvl w:val="0"/>
          <w:numId w:val="1039"/>
        </w:numPr>
        <w:spacing w:after="220"/>
        <w:contextualSpacing/>
        <w:rPr>
          <w:ins w:id="9448" w:author="Rev 19 Allen Wirfs-Brock" w:date="2013-09-13T09:53:00Z"/>
          <w:rStyle w:val="bnf"/>
          <w:i w:val="0"/>
        </w:rPr>
      </w:pPr>
      <w:ins w:id="9449" w:author="Rev 19 Allen Wirfs-Brock" w:date="2013-09-13T09:53:00Z">
        <w:r w:rsidRPr="00E77497">
          <w:t xml:space="preserve">Append to </w:t>
        </w:r>
        <w:r w:rsidRPr="00E77497">
          <w:rPr>
            <w:i/>
          </w:rPr>
          <w:t>names</w:t>
        </w:r>
        <w:r w:rsidRPr="00E77497">
          <w:t xml:space="preserve"> the elements of the </w:t>
        </w:r>
        <w:r>
          <w:t>Var</w:t>
        </w:r>
        <w:r w:rsidRPr="00E77497">
          <w:t xml:space="preserve">DeclaredNames of </w:t>
        </w:r>
      </w:ins>
      <w:ins w:id="9450" w:author="Rev 19 Allen Wirfs-Brock" w:date="2013-09-13T10:26:00Z">
        <w:r w:rsidR="00812043" w:rsidRPr="00812043">
          <w:rPr>
            <w:i/>
          </w:rPr>
          <w:t>Module</w:t>
        </w:r>
      </w:ins>
      <w:ins w:id="9451" w:author="Rev 19 Allen Wirfs-Brock" w:date="2013-09-13T09:53:00Z">
        <w:r w:rsidRPr="00E77497">
          <w:rPr>
            <w:i/>
          </w:rPr>
          <w:t>Item</w:t>
        </w:r>
        <w:r w:rsidRPr="00E77497">
          <w:rPr>
            <w:rStyle w:val="bnf"/>
          </w:rPr>
          <w:t>.</w:t>
        </w:r>
      </w:ins>
    </w:p>
    <w:p w14:paraId="5FBF4AFE" w14:textId="77777777" w:rsidR="00ED784A" w:rsidRPr="00E77497" w:rsidRDefault="00ED784A" w:rsidP="00ED784A">
      <w:pPr>
        <w:pStyle w:val="Alg4"/>
        <w:numPr>
          <w:ilvl w:val="0"/>
          <w:numId w:val="1039"/>
        </w:numPr>
        <w:spacing w:after="220"/>
        <w:rPr>
          <w:ins w:id="9452" w:author="Rev 19 Allen Wirfs-Brock" w:date="2013-09-13T09:53:00Z"/>
        </w:rPr>
      </w:pPr>
      <w:ins w:id="9453" w:author="Rev 19 Allen Wirfs-Brock" w:date="2013-09-13T09:53:00Z">
        <w:r w:rsidRPr="00E77497">
          <w:t xml:space="preserve">Return </w:t>
        </w:r>
        <w:r w:rsidRPr="00E77497">
          <w:rPr>
            <w:rStyle w:val="bnf"/>
          </w:rPr>
          <w:t>names</w:t>
        </w:r>
        <w:r w:rsidRPr="00E77497">
          <w:t>.</w:t>
        </w:r>
      </w:ins>
    </w:p>
    <w:p w14:paraId="48ACED9B" w14:textId="77777777" w:rsidR="00ED784A" w:rsidRPr="00E77497" w:rsidRDefault="00ED784A" w:rsidP="00ED784A">
      <w:pPr>
        <w:pStyle w:val="SyntaxDefinition"/>
        <w:ind w:left="0"/>
        <w:rPr>
          <w:ins w:id="9454" w:author="Rev 19 Allen Wirfs-Brock" w:date="2013-09-13T09:53:00Z"/>
        </w:rPr>
      </w:pPr>
      <w:ins w:id="9455"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14:paraId="2D242C66" w14:textId="77777777" w:rsidR="00ED784A" w:rsidRPr="00E77497" w:rsidRDefault="00ED784A" w:rsidP="00ED784A">
      <w:pPr>
        <w:pStyle w:val="Alg4"/>
        <w:numPr>
          <w:ilvl w:val="0"/>
          <w:numId w:val="1542"/>
        </w:numPr>
        <w:spacing w:after="220"/>
        <w:contextualSpacing/>
        <w:rPr>
          <w:ins w:id="9456" w:author="Rev 19 Allen Wirfs-Brock" w:date="2013-09-13T09:53:00Z"/>
        </w:rPr>
      </w:pPr>
      <w:ins w:id="9457" w:author="Rev 19 Allen Wirfs-Brock" w:date="2013-09-13T09:53:00Z">
        <w:r w:rsidRPr="00E77497">
          <w:t>Return an empty List.</w:t>
        </w:r>
      </w:ins>
    </w:p>
    <w:p w14:paraId="5FC81DC5" w14:textId="77777777" w:rsidR="00ED784A" w:rsidRPr="00E77497" w:rsidRDefault="00ED784A" w:rsidP="00ED784A">
      <w:pPr>
        <w:pStyle w:val="SyntaxDefinition"/>
        <w:ind w:left="0"/>
        <w:rPr>
          <w:ins w:id="9458" w:author="Rev 19 Allen Wirfs-Brock" w:date="2013-09-13T09:53:00Z"/>
        </w:rPr>
      </w:pPr>
      <w:ins w:id="9459"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14:paraId="1B2AEACE" w14:textId="77777777" w:rsidR="00ED784A" w:rsidRPr="00E77497" w:rsidRDefault="00ED784A" w:rsidP="00ED784A">
      <w:pPr>
        <w:pStyle w:val="Alg4"/>
        <w:numPr>
          <w:ilvl w:val="0"/>
          <w:numId w:val="1543"/>
        </w:numPr>
        <w:spacing w:after="220"/>
        <w:contextualSpacing/>
        <w:rPr>
          <w:ins w:id="9460" w:author="Rev 19 Allen Wirfs-Brock" w:date="2013-09-13T09:53:00Z"/>
        </w:rPr>
      </w:pPr>
      <w:ins w:id="9461" w:author="Rev 19 Allen Wirfs-Brock" w:date="2013-09-13T09:53:00Z">
        <w:r w:rsidRPr="00E77497">
          <w:t>Return an empty List.</w:t>
        </w:r>
      </w:ins>
    </w:p>
    <w:p w14:paraId="587EAB50" w14:textId="77777777" w:rsidR="00ED784A" w:rsidRPr="00E77497" w:rsidRDefault="00ED784A" w:rsidP="00ED784A">
      <w:pPr>
        <w:pStyle w:val="SyntaxDefinition"/>
        <w:ind w:left="0"/>
        <w:rPr>
          <w:ins w:id="9462" w:author="Rev 19 Allen Wirfs-Brock" w:date="2013-09-13T09:53:00Z"/>
        </w:rPr>
      </w:pPr>
      <w:ins w:id="9463"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rsidRPr="00FB7781">
          <w:t>StatementListItem</w:t>
        </w:r>
      </w:ins>
    </w:p>
    <w:p w14:paraId="0E7F0B09" w14:textId="77777777" w:rsidR="00ED784A" w:rsidRPr="00E77497" w:rsidRDefault="00ED784A" w:rsidP="00ED784A">
      <w:pPr>
        <w:pStyle w:val="Alg4"/>
        <w:numPr>
          <w:ilvl w:val="0"/>
          <w:numId w:val="1544"/>
        </w:numPr>
        <w:spacing w:after="220"/>
        <w:contextualSpacing/>
        <w:rPr>
          <w:ins w:id="9464" w:author="Rev 19 Allen Wirfs-Brock" w:date="2013-09-13T09:53:00Z"/>
        </w:rPr>
      </w:pPr>
      <w:ins w:id="9465" w:author="Rev 19 Allen Wirfs-Brock" w:date="2013-09-13T09:53:00Z">
        <w:r w:rsidRPr="00E77497">
          <w:t xml:space="preserve">Return </w:t>
        </w:r>
        <w:r>
          <w:t xml:space="preserve">TopLevelVarDeclaredNames of </w:t>
        </w:r>
        <w:r w:rsidRPr="00812A59">
          <w:rPr>
            <w:i/>
          </w:rPr>
          <w:t>StatementList</w:t>
        </w:r>
        <w:r>
          <w:rPr>
            <w:i/>
          </w:rPr>
          <w:t>Item</w:t>
        </w:r>
        <w:r w:rsidRPr="00E77497">
          <w:t>.</w:t>
        </w:r>
      </w:ins>
    </w:p>
    <w:p w14:paraId="3AD70C1F" w14:textId="77777777" w:rsidR="00ED784A" w:rsidRPr="00E77497" w:rsidRDefault="00ED784A" w:rsidP="004221C6">
      <w:pPr>
        <w:pStyle w:val="40"/>
        <w:rPr>
          <w:ins w:id="9466" w:author="Rev 19 Allen Wirfs-Brock" w:date="2013-09-13T09:53:00Z"/>
        </w:rPr>
      </w:pPr>
      <w:ins w:id="9467" w:author="Rev 19 Allen Wirfs-Brock" w:date="2013-09-13T09:53:00Z">
        <w:r w:rsidRPr="00E77497">
          <w:t xml:space="preserve">Static Semantics:  </w:t>
        </w:r>
        <w:r>
          <w:rPr>
            <w:lang w:eastAsia="en-US"/>
          </w:rPr>
          <w:t>VarScoped</w:t>
        </w:r>
        <w:r w:rsidRPr="00E77497">
          <w:rPr>
            <w:lang w:eastAsia="en-US"/>
          </w:rPr>
          <w:t>Declarations</w:t>
        </w:r>
      </w:ins>
    </w:p>
    <w:p w14:paraId="66F8CF69" w14:textId="77777777" w:rsidR="00ED784A" w:rsidRPr="00E77497" w:rsidRDefault="00812043" w:rsidP="00ED784A">
      <w:pPr>
        <w:rPr>
          <w:ins w:id="9468" w:author="Rev 19 Allen Wirfs-Brock" w:date="2013-09-13T09:53:00Z"/>
        </w:rPr>
      </w:pPr>
      <w:ins w:id="9469" w:author="Rev 19 Allen Wirfs-Brock" w:date="2013-09-13T10:27:00Z">
        <w:r w:rsidRPr="00812043">
          <w:rPr>
            <w:rFonts w:ascii="Times New Roman" w:hAnsi="Times New Roman"/>
            <w:i/>
          </w:rPr>
          <w:t>Module</w:t>
        </w:r>
      </w:ins>
      <w:ins w:id="9470" w:author="Rev 19 Allen Wirfs-Brock" w:date="2013-09-13T09:53:00Z">
        <w:r w:rsidR="00ED784A" w:rsidRPr="0048208E">
          <w:rPr>
            <w:rFonts w:ascii="Times New Roman" w:hAnsi="Times New Roman"/>
            <w:i/>
          </w:rPr>
          <w:t>Item</w:t>
        </w:r>
        <w:r w:rsidR="00ED784A" w:rsidRPr="00E77497">
          <w:rPr>
            <w:rFonts w:ascii="Times New Roman" w:hAnsi="Times New Roman"/>
            <w:i/>
          </w:rPr>
          <w:t xml:space="preserve">List </w:t>
        </w:r>
        <w:r w:rsidR="00ED784A" w:rsidRPr="00E77497">
          <w:rPr>
            <w:b/>
          </w:rPr>
          <w:t>:</w:t>
        </w:r>
        <w:r w:rsidR="00ED784A" w:rsidRPr="00E77497">
          <w:rPr>
            <w:rFonts w:ascii="Times New Roman" w:hAnsi="Times New Roman"/>
            <w:i/>
          </w:rPr>
          <w:t xml:space="preserve"> </w:t>
        </w:r>
      </w:ins>
      <w:ins w:id="9471" w:author="Rev 19 Allen Wirfs-Brock" w:date="2013-09-13T10:27:00Z">
        <w:r w:rsidRPr="00812043">
          <w:rPr>
            <w:rFonts w:ascii="Times New Roman" w:hAnsi="Times New Roman"/>
            <w:i/>
          </w:rPr>
          <w:t>Module</w:t>
        </w:r>
      </w:ins>
      <w:ins w:id="9472" w:author="Rev 19 Allen Wirfs-Brock" w:date="2013-09-13T09:53:00Z">
        <w:r w:rsidR="00ED784A" w:rsidRPr="0048208E">
          <w:rPr>
            <w:rFonts w:ascii="Times New Roman" w:hAnsi="Times New Roman"/>
            <w:i/>
          </w:rPr>
          <w:t>Item</w:t>
        </w:r>
        <w:r w:rsidR="00ED784A" w:rsidRPr="00E77497">
          <w:rPr>
            <w:rFonts w:ascii="Times New Roman" w:hAnsi="Times New Roman"/>
            <w:i/>
          </w:rPr>
          <w:t>List</w:t>
        </w:r>
        <w:r w:rsidR="00ED784A">
          <w:rPr>
            <w:rFonts w:ascii="Times New Roman" w:hAnsi="Times New Roman"/>
            <w:i/>
          </w:rPr>
          <w:t xml:space="preserve"> </w:t>
        </w:r>
        <w:r w:rsidR="00ED784A" w:rsidRPr="00E77497">
          <w:rPr>
            <w:rFonts w:ascii="Times New Roman" w:hAnsi="Times New Roman"/>
            <w:i/>
          </w:rPr>
          <w:t xml:space="preserve"> </w:t>
        </w:r>
      </w:ins>
      <w:ins w:id="9473" w:author="Rev 19 Allen Wirfs-Brock" w:date="2013-09-13T10:27:00Z">
        <w:r w:rsidRPr="00812043">
          <w:rPr>
            <w:rFonts w:ascii="Times New Roman" w:hAnsi="Times New Roman"/>
            <w:i/>
          </w:rPr>
          <w:t>Module</w:t>
        </w:r>
      </w:ins>
      <w:ins w:id="9474" w:author="Rev 19 Allen Wirfs-Brock" w:date="2013-09-13T09:53:00Z">
        <w:r w:rsidR="00ED784A" w:rsidRPr="00E77497">
          <w:rPr>
            <w:rFonts w:ascii="Times New Roman" w:hAnsi="Times New Roman"/>
            <w:i/>
          </w:rPr>
          <w:t>Item</w:t>
        </w:r>
        <w:r w:rsidR="00ED784A" w:rsidRPr="00E77497">
          <w:t xml:space="preserve"> </w:t>
        </w:r>
      </w:ins>
    </w:p>
    <w:p w14:paraId="7239DA4A" w14:textId="77777777" w:rsidR="00ED784A" w:rsidRPr="00E77497" w:rsidRDefault="00ED784A" w:rsidP="00812043">
      <w:pPr>
        <w:pStyle w:val="Alg4"/>
        <w:numPr>
          <w:ilvl w:val="0"/>
          <w:numId w:val="1059"/>
        </w:numPr>
        <w:spacing w:after="220"/>
        <w:contextualSpacing/>
        <w:rPr>
          <w:ins w:id="9475" w:author="Rev 19 Allen Wirfs-Brock" w:date="2013-09-13T09:53:00Z"/>
        </w:rPr>
      </w:pPr>
      <w:ins w:id="9476" w:author="Rev 19 Allen Wirfs-Brock" w:date="2013-09-13T09:53:00Z">
        <w:r w:rsidRPr="00E77497">
          <w:t xml:space="preserve">Let </w:t>
        </w:r>
        <w:r w:rsidRPr="00E77497">
          <w:rPr>
            <w:i/>
          </w:rPr>
          <w:t xml:space="preserve">declarations </w:t>
        </w:r>
        <w:r w:rsidRPr="00E77497">
          <w:t xml:space="preserve">be </w:t>
        </w:r>
        <w:r>
          <w:t>VarScoped</w:t>
        </w:r>
        <w:r w:rsidRPr="00E77497">
          <w:t xml:space="preserve">Declarations of </w:t>
        </w:r>
      </w:ins>
      <w:ins w:id="9477" w:author="Rev 19 Allen Wirfs-Brock" w:date="2013-09-13T10:27:00Z">
        <w:r w:rsidR="00812043" w:rsidRPr="00812043">
          <w:rPr>
            <w:i/>
          </w:rPr>
          <w:t>Module</w:t>
        </w:r>
      </w:ins>
      <w:ins w:id="9478" w:author="Rev 19 Allen Wirfs-Brock" w:date="2013-09-13T09:53:00Z">
        <w:r w:rsidRPr="0048208E">
          <w:rPr>
            <w:i/>
          </w:rPr>
          <w:t>Item</w:t>
        </w:r>
        <w:r w:rsidRPr="00E77497">
          <w:rPr>
            <w:i/>
          </w:rPr>
          <w:t>List</w:t>
        </w:r>
        <w:r w:rsidRPr="00E77497">
          <w:t>.</w:t>
        </w:r>
      </w:ins>
    </w:p>
    <w:p w14:paraId="30783F59" w14:textId="77777777" w:rsidR="00ED784A" w:rsidRPr="00E77497" w:rsidRDefault="00ED784A" w:rsidP="00812043">
      <w:pPr>
        <w:pStyle w:val="Alg4"/>
        <w:numPr>
          <w:ilvl w:val="0"/>
          <w:numId w:val="1059"/>
        </w:numPr>
        <w:spacing w:after="220"/>
        <w:contextualSpacing/>
        <w:rPr>
          <w:ins w:id="9479" w:author="Rev 19 Allen Wirfs-Brock" w:date="2013-09-13T09:53:00Z"/>
          <w:rStyle w:val="bnf"/>
          <w:i w:val="0"/>
        </w:rPr>
      </w:pPr>
      <w:ins w:id="9480" w:author="Rev 19 Allen Wirfs-Brock" w:date="2013-09-13T09:53:00Z">
        <w:r w:rsidRPr="00E77497">
          <w:t xml:space="preserve">Append to </w:t>
        </w:r>
        <w:r w:rsidRPr="00E77497">
          <w:rPr>
            <w:i/>
          </w:rPr>
          <w:t xml:space="preserve">declarations </w:t>
        </w:r>
        <w:r w:rsidRPr="00E77497">
          <w:t xml:space="preserve">the elements of the </w:t>
        </w:r>
        <w:r>
          <w:t>VarScoped</w:t>
        </w:r>
        <w:r w:rsidRPr="00E77497">
          <w:t xml:space="preserve">Declarations of </w:t>
        </w:r>
      </w:ins>
      <w:ins w:id="9481" w:author="Rev 19 Allen Wirfs-Brock" w:date="2013-09-13T10:27:00Z">
        <w:r w:rsidR="00812043" w:rsidRPr="00812043">
          <w:rPr>
            <w:i/>
          </w:rPr>
          <w:t>Module</w:t>
        </w:r>
      </w:ins>
      <w:ins w:id="9482" w:author="Rev 19 Allen Wirfs-Brock" w:date="2013-09-13T09:53:00Z">
        <w:r w:rsidRPr="00E77497">
          <w:rPr>
            <w:i/>
          </w:rPr>
          <w:t>Item</w:t>
        </w:r>
        <w:r w:rsidRPr="00E77497">
          <w:rPr>
            <w:rStyle w:val="bnf"/>
          </w:rPr>
          <w:t>.</w:t>
        </w:r>
      </w:ins>
    </w:p>
    <w:p w14:paraId="1022F38E" w14:textId="77777777" w:rsidR="00ED784A" w:rsidRPr="00E77497" w:rsidRDefault="00ED784A" w:rsidP="00ED784A">
      <w:pPr>
        <w:pStyle w:val="Alg4"/>
        <w:numPr>
          <w:ilvl w:val="0"/>
          <w:numId w:val="1059"/>
        </w:numPr>
        <w:spacing w:after="220"/>
        <w:contextualSpacing/>
        <w:rPr>
          <w:ins w:id="9483" w:author="Rev 19 Allen Wirfs-Brock" w:date="2013-09-13T09:53:00Z"/>
        </w:rPr>
      </w:pPr>
      <w:ins w:id="9484" w:author="Rev 19 Allen Wirfs-Brock" w:date="2013-09-13T09:53:00Z">
        <w:r w:rsidRPr="00E77497">
          <w:t xml:space="preserve">Return </w:t>
        </w:r>
        <w:r w:rsidRPr="00E77497">
          <w:rPr>
            <w:i/>
          </w:rPr>
          <w:t>declarations</w:t>
        </w:r>
        <w:r w:rsidRPr="00E77497">
          <w:t>.</w:t>
        </w:r>
      </w:ins>
    </w:p>
    <w:p w14:paraId="27E6473C" w14:textId="77777777" w:rsidR="00ED784A" w:rsidRPr="00E77497" w:rsidRDefault="00ED784A" w:rsidP="00ED784A">
      <w:pPr>
        <w:pStyle w:val="SyntaxDefinition"/>
        <w:ind w:left="0"/>
        <w:rPr>
          <w:ins w:id="9485" w:author="Rev 19 Allen Wirfs-Brock" w:date="2013-09-13T09:53:00Z"/>
        </w:rPr>
      </w:pPr>
      <w:ins w:id="9486"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14:paraId="48478890" w14:textId="77777777" w:rsidR="00ED784A" w:rsidRPr="00E77497" w:rsidRDefault="00ED784A" w:rsidP="00ED784A">
      <w:pPr>
        <w:pStyle w:val="Alg4"/>
        <w:numPr>
          <w:ilvl w:val="0"/>
          <w:numId w:val="1060"/>
        </w:numPr>
        <w:spacing w:after="220"/>
        <w:contextualSpacing/>
        <w:rPr>
          <w:ins w:id="9487" w:author="Rev 19 Allen Wirfs-Brock" w:date="2013-09-13T09:53:00Z"/>
        </w:rPr>
      </w:pPr>
      <w:ins w:id="9488" w:author="Rev 19 Allen Wirfs-Brock" w:date="2013-09-13T09:53:00Z">
        <w:r w:rsidRPr="00E77497">
          <w:t xml:space="preserve">Return </w:t>
        </w:r>
        <w:r>
          <w:t>a new empty List</w:t>
        </w:r>
        <w:r w:rsidRPr="00E77497">
          <w:t>.</w:t>
        </w:r>
      </w:ins>
    </w:p>
    <w:p w14:paraId="7B4EC5E4" w14:textId="77777777" w:rsidR="00ED784A" w:rsidRPr="00E77497" w:rsidRDefault="00ED784A" w:rsidP="00ED784A">
      <w:pPr>
        <w:pStyle w:val="SyntaxDefinition"/>
        <w:ind w:left="0"/>
        <w:rPr>
          <w:ins w:id="9489" w:author="Rev 19 Allen Wirfs-Brock" w:date="2013-09-13T09:53:00Z"/>
        </w:rPr>
      </w:pPr>
      <w:ins w:id="9490"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14:paraId="180AA3E8" w14:textId="77777777" w:rsidR="00ED784A" w:rsidRPr="00E77497" w:rsidRDefault="00ED784A" w:rsidP="00ED784A">
      <w:pPr>
        <w:pStyle w:val="Alg4"/>
        <w:numPr>
          <w:ilvl w:val="0"/>
          <w:numId w:val="1062"/>
        </w:numPr>
        <w:spacing w:after="220"/>
        <w:contextualSpacing/>
        <w:rPr>
          <w:ins w:id="9491" w:author="Rev 19 Allen Wirfs-Brock" w:date="2013-09-13T09:53:00Z"/>
        </w:rPr>
      </w:pPr>
      <w:ins w:id="9492" w:author="Rev 19 Allen Wirfs-Brock" w:date="2013-09-13T09:53:00Z">
        <w:r w:rsidRPr="00E77497">
          <w:t xml:space="preserve">Return </w:t>
        </w:r>
        <w:r>
          <w:t>a new empty List</w:t>
        </w:r>
        <w:r w:rsidRPr="00E77497">
          <w:t>.</w:t>
        </w:r>
      </w:ins>
    </w:p>
    <w:p w14:paraId="6B3EBA4B" w14:textId="77777777" w:rsidR="00ED784A" w:rsidRPr="00E77497" w:rsidRDefault="00ED784A" w:rsidP="00ED784A">
      <w:pPr>
        <w:pStyle w:val="SyntaxDefinition"/>
        <w:ind w:left="0"/>
        <w:rPr>
          <w:ins w:id="9493" w:author="Rev 19 Allen Wirfs-Brock" w:date="2013-09-13T09:53:00Z"/>
        </w:rPr>
      </w:pPr>
      <w:ins w:id="9494"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rsidRPr="00FB7781">
          <w:t>StatementListItem</w:t>
        </w:r>
      </w:ins>
    </w:p>
    <w:p w14:paraId="607DC63B" w14:textId="77777777" w:rsidR="00ED784A" w:rsidRPr="00E77497" w:rsidRDefault="00ED784A" w:rsidP="00ED784A">
      <w:pPr>
        <w:pStyle w:val="Alg4"/>
        <w:numPr>
          <w:ilvl w:val="0"/>
          <w:numId w:val="1063"/>
        </w:numPr>
        <w:spacing w:after="220"/>
        <w:contextualSpacing/>
        <w:rPr>
          <w:ins w:id="9495" w:author="Rev 19 Allen Wirfs-Brock" w:date="2013-09-13T09:53:00Z"/>
        </w:rPr>
      </w:pPr>
      <w:ins w:id="9496" w:author="Rev 19 Allen Wirfs-Brock" w:date="2013-09-13T09:53:00Z">
        <w:r w:rsidRPr="00E77497">
          <w:t>Return</w:t>
        </w:r>
        <w:r>
          <w:t xml:space="preserve"> the</w:t>
        </w:r>
        <w:r w:rsidRPr="00E77497">
          <w:t xml:space="preserve"> </w:t>
        </w:r>
        <w:r>
          <w:t>TopLevelVarScoped</w:t>
        </w:r>
        <w:r w:rsidRPr="00E77497">
          <w:t xml:space="preserve">Declarations </w:t>
        </w:r>
        <w:r>
          <w:t xml:space="preserve">of </w:t>
        </w:r>
        <w:r w:rsidRPr="00812A59">
          <w:rPr>
            <w:i/>
          </w:rPr>
          <w:t>StatementList</w:t>
        </w:r>
        <w:r>
          <w:rPr>
            <w:i/>
          </w:rPr>
          <w:t>Item</w:t>
        </w:r>
        <w:r w:rsidRPr="00E77497">
          <w:t>.</w:t>
        </w:r>
      </w:ins>
    </w:p>
    <w:p w14:paraId="542AB05B" w14:textId="77777777" w:rsidR="00CE5E6D" w:rsidRDefault="00CE5E6D" w:rsidP="00BB3522">
      <w:pPr>
        <w:pStyle w:val="40"/>
        <w:rPr>
          <w:ins w:id="9497" w:author="Rev 19 Allen Wirfs-Brock" w:date="2013-09-13T09:35:00Z"/>
        </w:rPr>
      </w:pPr>
      <w:ins w:id="9498" w:author="Rev 19 Allen Wirfs-Brock" w:date="2013-09-13T09:35:00Z">
        <w:r>
          <w:t xml:space="preserve">Runtime Semantics: </w:t>
        </w:r>
        <w:commentRangeStart w:id="9499"/>
        <w:r>
          <w:t>Module Declaration Instantiation</w:t>
        </w:r>
        <w:commentRangeEnd w:id="9499"/>
        <w:r>
          <w:rPr>
            <w:rStyle w:val="af6"/>
            <w:b w:val="0"/>
          </w:rPr>
          <w:commentReference w:id="9499"/>
        </w:r>
      </w:ins>
    </w:p>
    <w:p w14:paraId="04BC749F" w14:textId="77777777" w:rsidR="00CE5E6D" w:rsidRDefault="00C11505" w:rsidP="00BB3522">
      <w:pPr>
        <w:pStyle w:val="30"/>
        <w:rPr>
          <w:ins w:id="9500" w:author="Rev 19 Allen Wirfs-Brock" w:date="2013-09-13T09:35:00Z"/>
        </w:rPr>
      </w:pPr>
      <w:bookmarkStart w:id="9501" w:name="_Toc368050610"/>
      <w:ins w:id="9502" w:author="Rev 19 Allen Wirfs-Brock" w:date="2013-09-13T10:56:00Z">
        <w:r>
          <w:t>Imports</w:t>
        </w:r>
      </w:ins>
      <w:bookmarkEnd w:id="9501"/>
    </w:p>
    <w:p w14:paraId="4CD297E8" w14:textId="77777777" w:rsidR="00C11505" w:rsidRPr="00E77497" w:rsidRDefault="00C11505" w:rsidP="00C11505">
      <w:pPr>
        <w:pStyle w:val="SyntaxRule"/>
        <w:rPr>
          <w:ins w:id="9503" w:author="Rev 19 Allen Wirfs-Brock" w:date="2013-09-13T10:58:00Z"/>
        </w:rPr>
      </w:pPr>
      <w:ins w:id="9504" w:author="Rev 19 Allen Wirfs-Brock" w:date="2013-09-13T10:58:00Z">
        <w:r>
          <w:t>ModuleDeclaration</w:t>
        </w:r>
        <w:r w:rsidRPr="00E77497">
          <w:t xml:space="preserve"> </w:t>
        </w:r>
        <w:r w:rsidRPr="00E77497">
          <w:rPr>
            <w:rFonts w:ascii="Arial" w:hAnsi="Arial"/>
            <w:b/>
            <w:i w:val="0"/>
          </w:rPr>
          <w:t>:</w:t>
        </w:r>
      </w:ins>
    </w:p>
    <w:p w14:paraId="461A7633" w14:textId="77777777" w:rsidR="00C11505" w:rsidRPr="00444C67" w:rsidRDefault="00444C67" w:rsidP="00C11505">
      <w:pPr>
        <w:pStyle w:val="SyntaxDefinition"/>
        <w:rPr>
          <w:ins w:id="9505" w:author="Rev 19 Allen Wirfs-Brock" w:date="2013-09-13T10:58:00Z"/>
          <w:i w:val="0"/>
        </w:rPr>
      </w:pPr>
      <w:ins w:id="9506" w:author="Rev 19 Allen Wirfs-Brock" w:date="2013-09-13T11:16:00Z">
        <w:r>
          <w:rPr>
            <w:rFonts w:ascii="Courier New" w:hAnsi="Courier New" w:cs="Courier New"/>
            <w:b/>
            <w:i w:val="0"/>
          </w:rPr>
          <w:t>m</w:t>
        </w:r>
      </w:ins>
      <w:ins w:id="9507" w:author="Rev 19 Allen Wirfs-Brock" w:date="2013-09-13T11:14:00Z">
        <w:r w:rsidRPr="00444C67">
          <w:rPr>
            <w:rFonts w:ascii="Courier New" w:hAnsi="Courier New" w:cs="Courier New"/>
            <w:b/>
            <w:i w:val="0"/>
          </w:rPr>
          <w:t>odule</w:t>
        </w:r>
      </w:ins>
      <w:ins w:id="9508" w:author="Rev 19 Allen Wirfs-Brock" w:date="2013-09-13T11:15:00Z">
        <w:r>
          <w:rPr>
            <w:rFonts w:ascii="Courier New" w:hAnsi="Courier New" w:cs="Courier New"/>
            <w:b/>
            <w:i w:val="0"/>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ins>
      <w:ins w:id="9509" w:author="Rev 19 Allen Wirfs-Brock" w:date="2013-09-13T11:14:00Z">
        <w:r>
          <w:t xml:space="preserve"> </w:t>
        </w:r>
      </w:ins>
      <w:ins w:id="9510" w:author="Rev 19 Allen Wirfs-Brock" w:date="2013-09-13T11:15:00Z">
        <w:r>
          <w:t>BindingIdentifier</w:t>
        </w:r>
        <w:r>
          <w:rPr>
            <w:i w:val="0"/>
          </w:rPr>
          <w:t xml:space="preserve"> </w:t>
        </w:r>
      </w:ins>
      <w:ins w:id="9511" w:author="Rev 19 Allen Wirfs-Brock" w:date="2013-09-13T11:42:00Z">
        <w:r w:rsidR="00F4481A">
          <w:t>FromClause</w:t>
        </w:r>
      </w:ins>
      <w:ins w:id="9512" w:author="Rev 19 Allen Wirfs-Brock" w:date="2013-09-13T11:16:00Z">
        <w:r>
          <w:rPr>
            <w:i w:val="0"/>
          </w:rPr>
          <w:t xml:space="preserve"> </w:t>
        </w:r>
        <w:r w:rsidRPr="00444C67">
          <w:rPr>
            <w:rFonts w:ascii="Courier New" w:hAnsi="Courier New" w:cs="Courier New"/>
            <w:b/>
            <w:i w:val="0"/>
          </w:rPr>
          <w:t>;</w:t>
        </w:r>
      </w:ins>
    </w:p>
    <w:p w14:paraId="003550FB" w14:textId="77777777" w:rsidR="00774C47" w:rsidRPr="00E77497" w:rsidRDefault="00774C47" w:rsidP="00774C47">
      <w:pPr>
        <w:pStyle w:val="SyntaxRule"/>
        <w:rPr>
          <w:ins w:id="9513" w:author="Rev 19 Allen Wirfs-Brock" w:date="2013-09-13T11:47:00Z"/>
        </w:rPr>
      </w:pPr>
      <w:ins w:id="9514" w:author="Rev 19 Allen Wirfs-Brock" w:date="2013-09-13T11:47:00Z">
        <w:r>
          <w:t>ImportDeclaration</w:t>
        </w:r>
        <w:r w:rsidRPr="00E77497">
          <w:t xml:space="preserve"> </w:t>
        </w:r>
        <w:r w:rsidRPr="00E77497">
          <w:rPr>
            <w:rFonts w:ascii="Arial" w:hAnsi="Arial"/>
            <w:b/>
            <w:i w:val="0"/>
          </w:rPr>
          <w:t>:</w:t>
        </w:r>
      </w:ins>
    </w:p>
    <w:p w14:paraId="1870677B" w14:textId="77777777" w:rsidR="00774C47" w:rsidRPr="00444C67" w:rsidRDefault="00774C47" w:rsidP="00774C47">
      <w:pPr>
        <w:pStyle w:val="SyntaxDefinition"/>
        <w:rPr>
          <w:ins w:id="9515" w:author="Rev 19 Allen Wirfs-Brock" w:date="2013-09-13T11:47:00Z"/>
          <w:i w:val="0"/>
        </w:rPr>
      </w:pPr>
      <w:ins w:id="9516" w:author="Rev 19 Allen Wirfs-Brock" w:date="2013-09-13T11:47:00Z">
        <w:r w:rsidRPr="00BB3522">
          <w:rPr>
            <w:rFonts w:ascii="Courier New" w:hAnsi="Courier New" w:cs="Courier New"/>
            <w:b/>
            <w:i w:val="0"/>
          </w:rPr>
          <w:t>import</w:t>
        </w:r>
        <w:r w:rsidRPr="00444C67">
          <w:t xml:space="preserve">  </w:t>
        </w:r>
        <w:r>
          <w:t>Import</w:t>
        </w:r>
      </w:ins>
      <w:ins w:id="9517" w:author="Rev 19 Allen Wirfs-Brock" w:date="2013-09-13T11:58:00Z">
        <w:r w:rsidR="00866261">
          <w:t>sClause</w:t>
        </w:r>
      </w:ins>
      <w:ins w:id="9518" w:author="Rev 19 Allen Wirfs-Brock" w:date="2013-09-13T11:47:00Z">
        <w:r w:rsidRPr="00444C67">
          <w:t xml:space="preserve"> </w:t>
        </w:r>
        <w:r>
          <w:t>FromClause</w:t>
        </w:r>
        <w:r w:rsidRPr="00444C67">
          <w:t xml:space="preserve"> </w:t>
        </w:r>
        <w:r w:rsidRPr="00BB3522">
          <w:rPr>
            <w:rFonts w:ascii="Courier New" w:hAnsi="Courier New" w:cs="Courier New"/>
            <w:b/>
            <w:i w:val="0"/>
          </w:rPr>
          <w:t>;</w:t>
        </w:r>
        <w:r>
          <w:br/>
        </w:r>
        <w:r>
          <w:rPr>
            <w:rFonts w:ascii="Courier New" w:hAnsi="Courier New" w:cs="Courier New"/>
            <w:b/>
            <w:i w:val="0"/>
          </w:rPr>
          <w:t>import</w:t>
        </w:r>
        <w:r w:rsidRPr="00E77497">
          <w:rPr>
            <w:rFonts w:ascii="Arial" w:hAnsi="Arial" w:cs="Arial"/>
            <w:i w:val="0"/>
            <w:sz w:val="16"/>
          </w:rPr>
          <w:t xml:space="preserve"> </w:t>
        </w:r>
        <w:r>
          <w:t xml:space="preserve"> ModuleSpecifier</w:t>
        </w:r>
        <w:r>
          <w:rPr>
            <w:i w:val="0"/>
          </w:rPr>
          <w:t xml:space="preserve"> </w:t>
        </w:r>
        <w:r w:rsidRPr="00444C67">
          <w:rPr>
            <w:rFonts w:ascii="Courier New" w:hAnsi="Courier New" w:cs="Courier New"/>
            <w:b/>
            <w:i w:val="0"/>
          </w:rPr>
          <w:t>;</w:t>
        </w:r>
      </w:ins>
    </w:p>
    <w:p w14:paraId="2B3E994D" w14:textId="77777777" w:rsidR="00774C47" w:rsidRPr="00E77497" w:rsidRDefault="00774C47" w:rsidP="00774C47">
      <w:pPr>
        <w:pStyle w:val="SyntaxRule"/>
        <w:rPr>
          <w:ins w:id="9519" w:author="Rev 19 Allen Wirfs-Brock" w:date="2013-09-13T11:44:00Z"/>
        </w:rPr>
      </w:pPr>
      <w:ins w:id="9520" w:author="Rev 19 Allen Wirfs-Brock" w:date="2013-09-13T11:44:00Z">
        <w:r>
          <w:t>FromClause</w:t>
        </w:r>
        <w:r w:rsidRPr="00E77497">
          <w:t xml:space="preserve"> </w:t>
        </w:r>
        <w:r w:rsidRPr="00E77497">
          <w:rPr>
            <w:rFonts w:ascii="Arial" w:hAnsi="Arial"/>
            <w:b/>
            <w:i w:val="0"/>
          </w:rPr>
          <w:t>:</w:t>
        </w:r>
      </w:ins>
    </w:p>
    <w:p w14:paraId="1B8BE8FC" w14:textId="77777777" w:rsidR="00774C47" w:rsidRPr="00444C67" w:rsidRDefault="00774C47" w:rsidP="00C50133">
      <w:pPr>
        <w:pStyle w:val="SyntaxDefinition"/>
        <w:tabs>
          <w:tab w:val="left" w:pos="2999"/>
        </w:tabs>
        <w:rPr>
          <w:ins w:id="9521" w:author="Rev 19 Allen Wirfs-Brock" w:date="2013-09-13T11:44:00Z"/>
          <w:i w:val="0"/>
        </w:rPr>
      </w:pPr>
      <w:ins w:id="9522" w:author="Rev 19 Allen Wirfs-Brock" w:date="2013-09-13T11:44:00Z">
        <w:r>
          <w:rPr>
            <w:rFonts w:ascii="Courier New" w:hAnsi="Courier New" w:cs="Courier New"/>
            <w:b/>
            <w:i w:val="0"/>
          </w:rPr>
          <w:t xml:space="preserve">from </w:t>
        </w:r>
      </w:ins>
      <w:ins w:id="9523" w:author="Rev 19 Allen Wirfs-Brock" w:date="2013-09-13T11:45:00Z">
        <w:r w:rsidRPr="00774C47">
          <w:t>ModuleSpecifier</w:t>
        </w:r>
      </w:ins>
      <w:ins w:id="9524" w:author="Rev 19 Allen Wirfs-Brock" w:date="2013-09-13T11:44:00Z">
        <w:r>
          <w:rPr>
            <w:i w:val="0"/>
          </w:rPr>
          <w:t xml:space="preserve"> </w:t>
        </w:r>
      </w:ins>
      <w:ins w:id="9525" w:author="Rev 19 Allen Wirfs-Brock" w:date="2013-09-22T13:02:00Z">
        <w:r w:rsidR="00A60F3D">
          <w:rPr>
            <w:i w:val="0"/>
          </w:rPr>
          <w:tab/>
        </w:r>
      </w:ins>
    </w:p>
    <w:p w14:paraId="6175D892" w14:textId="77777777" w:rsidR="00866261" w:rsidRPr="00E77497" w:rsidRDefault="00866261" w:rsidP="00866261">
      <w:pPr>
        <w:pStyle w:val="SyntaxRule"/>
        <w:rPr>
          <w:ins w:id="9526" w:author="Rev 19 Allen Wirfs-Brock" w:date="2013-09-13T11:59:00Z"/>
        </w:rPr>
      </w:pPr>
      <w:ins w:id="9527" w:author="Rev 19 Allen Wirfs-Brock" w:date="2013-09-13T11:59:00Z">
        <w:r>
          <w:t>ImportsClause</w:t>
        </w:r>
        <w:r w:rsidRPr="00E77497">
          <w:t xml:space="preserve"> </w:t>
        </w:r>
        <w:r w:rsidRPr="00E77497">
          <w:rPr>
            <w:rFonts w:ascii="Arial" w:hAnsi="Arial"/>
            <w:b/>
            <w:i w:val="0"/>
          </w:rPr>
          <w:t>:</w:t>
        </w:r>
      </w:ins>
    </w:p>
    <w:p w14:paraId="01024EC1" w14:textId="77777777" w:rsidR="00866261" w:rsidRPr="00444C67" w:rsidRDefault="00866261" w:rsidP="00866261">
      <w:pPr>
        <w:pStyle w:val="SyntaxDefinition"/>
        <w:rPr>
          <w:ins w:id="9528" w:author="Rev 19 Allen Wirfs-Brock" w:date="2013-09-13T11:59:00Z"/>
          <w:i w:val="0"/>
        </w:rPr>
      </w:pPr>
      <w:ins w:id="9529" w:author="Rev 19 Allen Wirfs-Brock" w:date="2013-09-13T12:00:00Z">
        <w:r>
          <w:t>BindingIdentifier</w:t>
        </w:r>
      </w:ins>
      <w:ins w:id="9530" w:author="Rev 19 Allen Wirfs-Brock" w:date="2013-09-13T11:59:00Z">
        <w:r>
          <w:rPr>
            <w:rFonts w:ascii="Courier New" w:hAnsi="Courier New" w:cs="Courier New"/>
            <w:b/>
            <w:i w:val="0"/>
          </w:rPr>
          <w:t xml:space="preserve"> </w:t>
        </w:r>
        <w:r>
          <w:br/>
        </w:r>
      </w:ins>
      <w:ins w:id="9531" w:author="Rev 19 Allen Wirfs-Brock" w:date="2013-09-13T12:00:00Z">
        <w:r>
          <w:rPr>
            <w:rFonts w:ascii="Courier New" w:hAnsi="Courier New" w:cs="Courier New"/>
            <w:b/>
            <w:i w:val="0"/>
          </w:rPr>
          <w:t>{  }</w:t>
        </w:r>
      </w:ins>
      <w:ins w:id="9532" w:author="Rev 19 Allen Wirfs-Brock" w:date="2013-09-13T11:59:00Z">
        <w:r w:rsidRPr="00444C67">
          <w:t xml:space="preserve">  </w:t>
        </w:r>
        <w:r>
          <w:br/>
        </w:r>
      </w:ins>
      <w:ins w:id="9533" w:author="Rev 19 Allen Wirfs-Brock" w:date="2013-09-13T12:00:00Z">
        <w:r>
          <w:rPr>
            <w:rFonts w:ascii="Courier New" w:hAnsi="Courier New" w:cs="Courier New"/>
            <w:b/>
            <w:i w:val="0"/>
          </w:rPr>
          <w:t>{</w:t>
        </w:r>
      </w:ins>
      <w:ins w:id="9534" w:author="Rev 19 Allen Wirfs-Brock" w:date="2013-09-13T11:59:00Z">
        <w:r w:rsidRPr="00444C67">
          <w:t xml:space="preserve">  </w:t>
        </w:r>
      </w:ins>
      <w:ins w:id="9535" w:author="Rev 19 Allen Wirfs-Brock" w:date="2013-09-13T12:01:00Z">
        <w:r>
          <w:t>Imports</w:t>
        </w:r>
      </w:ins>
      <w:ins w:id="9536" w:author="Rev 19 Allen Wirfs-Brock" w:date="2013-09-22T13:14:00Z">
        <w:r w:rsidR="00C50133">
          <w:t>List</w:t>
        </w:r>
      </w:ins>
      <w:ins w:id="9537" w:author="Rev 19 Allen Wirfs-Brock" w:date="2013-09-13T11:59:00Z">
        <w:r>
          <w:rPr>
            <w:rFonts w:ascii="Courier New" w:hAnsi="Courier New" w:cs="Courier New"/>
            <w:b/>
            <w:i w:val="0"/>
          </w:rPr>
          <w:t xml:space="preserve"> </w:t>
        </w:r>
      </w:ins>
      <w:ins w:id="9538" w:author="Rev 19 Allen Wirfs-Brock" w:date="2013-09-13T12:01:00Z">
        <w:r>
          <w:rPr>
            <w:rFonts w:ascii="Courier New" w:hAnsi="Courier New" w:cs="Courier New"/>
            <w:b/>
            <w:i w:val="0"/>
          </w:rPr>
          <w:t>}</w:t>
        </w:r>
      </w:ins>
      <w:ins w:id="9539" w:author="Rev 19 Allen Wirfs-Brock" w:date="2013-09-13T11:59:00Z">
        <w:r>
          <w:br/>
        </w:r>
      </w:ins>
      <w:ins w:id="9540" w:author="Rev 19 Allen Wirfs-Brock" w:date="2013-09-13T12:01:00Z">
        <w:r>
          <w:rPr>
            <w:rFonts w:ascii="Courier New" w:hAnsi="Courier New" w:cs="Courier New"/>
            <w:b/>
            <w:i w:val="0"/>
          </w:rPr>
          <w:t>{</w:t>
        </w:r>
      </w:ins>
      <w:ins w:id="9541" w:author="Rev 19 Allen Wirfs-Brock" w:date="2013-09-13T11:59:00Z">
        <w:r w:rsidRPr="00E77497">
          <w:rPr>
            <w:rFonts w:ascii="Arial" w:hAnsi="Arial" w:cs="Arial"/>
            <w:i w:val="0"/>
            <w:sz w:val="16"/>
          </w:rPr>
          <w:t xml:space="preserve"> </w:t>
        </w:r>
        <w:r>
          <w:t xml:space="preserve"> </w:t>
        </w:r>
      </w:ins>
      <w:ins w:id="9542" w:author="Rev 19 Allen Wirfs-Brock" w:date="2013-09-13T12:02:00Z">
        <w:r>
          <w:t>Imports</w:t>
        </w:r>
      </w:ins>
      <w:ins w:id="9543" w:author="Rev 19 Allen Wirfs-Brock" w:date="2013-09-22T13:14:00Z">
        <w:r w:rsidR="00C50133">
          <w:t>List</w:t>
        </w:r>
      </w:ins>
      <w:ins w:id="9544" w:author="Rev 19 Allen Wirfs-Brock" w:date="2013-09-13T11:59:00Z">
        <w:r>
          <w:rPr>
            <w:i w:val="0"/>
          </w:rPr>
          <w:t xml:space="preserve"> </w:t>
        </w:r>
      </w:ins>
      <w:ins w:id="9545" w:author="Rev 19 Allen Wirfs-Brock" w:date="2013-09-13T12:02:00Z">
        <w:r w:rsidRPr="0086211C">
          <w:rPr>
            <w:rFonts w:ascii="Courier New" w:hAnsi="Courier New" w:cs="Courier New"/>
            <w:b/>
            <w:i w:val="0"/>
          </w:rPr>
          <w:t>,</w:t>
        </w:r>
        <w:r>
          <w:rPr>
            <w:i w:val="0"/>
          </w:rPr>
          <w:t xml:space="preserve"> </w:t>
        </w:r>
      </w:ins>
      <w:ins w:id="9546" w:author="Rev 19 Allen Wirfs-Brock" w:date="2013-09-13T12:01:00Z">
        <w:r>
          <w:rPr>
            <w:rFonts w:ascii="Courier New" w:hAnsi="Courier New" w:cs="Courier New"/>
            <w:b/>
            <w:i w:val="0"/>
          </w:rPr>
          <w:t>}</w:t>
        </w:r>
      </w:ins>
    </w:p>
    <w:p w14:paraId="5094034D" w14:textId="77777777" w:rsidR="00866261" w:rsidRPr="00E77497" w:rsidRDefault="00866261" w:rsidP="00866261">
      <w:pPr>
        <w:pStyle w:val="SyntaxRule"/>
        <w:rPr>
          <w:ins w:id="9547" w:author="Rev 19 Allen Wirfs-Brock" w:date="2013-09-13T12:03:00Z"/>
        </w:rPr>
      </w:pPr>
      <w:ins w:id="9548" w:author="Rev 19 Allen Wirfs-Brock" w:date="2013-09-13T12:03:00Z">
        <w:r>
          <w:t>Imports</w:t>
        </w:r>
      </w:ins>
      <w:ins w:id="9549" w:author="Rev 19 Allen Wirfs-Brock" w:date="2013-09-22T13:14:00Z">
        <w:r w:rsidR="00C50133">
          <w:t>List</w:t>
        </w:r>
      </w:ins>
      <w:ins w:id="9550" w:author="Rev 19 Allen Wirfs-Brock" w:date="2013-09-13T12:03:00Z">
        <w:r w:rsidRPr="00E77497">
          <w:t xml:space="preserve"> </w:t>
        </w:r>
        <w:r w:rsidRPr="00E77497">
          <w:rPr>
            <w:rFonts w:ascii="Arial" w:hAnsi="Arial"/>
            <w:b/>
            <w:i w:val="0"/>
          </w:rPr>
          <w:t>:</w:t>
        </w:r>
      </w:ins>
    </w:p>
    <w:p w14:paraId="594F7BDC" w14:textId="77777777" w:rsidR="00866261" w:rsidRPr="00E77497" w:rsidRDefault="00866261" w:rsidP="00866261">
      <w:pPr>
        <w:pStyle w:val="SyntaxDefinition"/>
        <w:rPr>
          <w:ins w:id="9551" w:author="Rev 19 Allen Wirfs-Brock" w:date="2013-09-13T12:03:00Z"/>
        </w:rPr>
      </w:pPr>
      <w:ins w:id="9552" w:author="Rev 19 Allen Wirfs-Brock" w:date="2013-09-13T12:03:00Z">
        <w:r>
          <w:t>ImportSpecifier</w:t>
        </w:r>
        <w:r w:rsidRPr="00E77497">
          <w:br/>
        </w:r>
        <w:r>
          <w:t>Imports</w:t>
        </w:r>
      </w:ins>
      <w:ins w:id="9553" w:author="Rev 19 Allen Wirfs-Brock" w:date="2013-09-22T13:14:00Z">
        <w:r w:rsidR="00C50133">
          <w:t>List</w:t>
        </w:r>
      </w:ins>
      <w:ins w:id="9554" w:author="Rev 19 Allen Wirfs-Brock" w:date="2013-09-13T12:03:00Z">
        <w:r>
          <w:t xml:space="preserve"> </w:t>
        </w:r>
      </w:ins>
      <w:ins w:id="9555" w:author="Rev 19 Allen Wirfs-Brock" w:date="2013-09-13T12:04:00Z">
        <w:r w:rsidRPr="0086211C">
          <w:rPr>
            <w:rFonts w:ascii="Courier New" w:hAnsi="Courier New" w:cs="Courier New"/>
            <w:b/>
            <w:i w:val="0"/>
          </w:rPr>
          <w:t>,</w:t>
        </w:r>
        <w:r>
          <w:rPr>
            <w:i w:val="0"/>
          </w:rPr>
          <w:t xml:space="preserve"> </w:t>
        </w:r>
      </w:ins>
      <w:ins w:id="9556" w:author="Rev 19 Allen Wirfs-Brock" w:date="2013-09-13T12:03:00Z">
        <w:r w:rsidRPr="00E77497">
          <w:t xml:space="preserve"> </w:t>
        </w:r>
      </w:ins>
      <w:ins w:id="9557" w:author="Rev 19 Allen Wirfs-Brock" w:date="2013-09-13T12:04:00Z">
        <w:r w:rsidRPr="00866261">
          <w:t>ImportSpecifier</w:t>
        </w:r>
      </w:ins>
    </w:p>
    <w:p w14:paraId="594F98E3" w14:textId="77777777" w:rsidR="0086211C" w:rsidRPr="00E77497" w:rsidRDefault="0086211C" w:rsidP="0086211C">
      <w:pPr>
        <w:pStyle w:val="SyntaxRule"/>
        <w:rPr>
          <w:ins w:id="9558" w:author="Rev 19 Allen Wirfs-Brock" w:date="2013-09-13T12:06:00Z"/>
        </w:rPr>
      </w:pPr>
      <w:ins w:id="9559" w:author="Rev 19 Allen Wirfs-Brock" w:date="2013-09-13T12:06:00Z">
        <w:r>
          <w:t>ImportSpecifier</w:t>
        </w:r>
        <w:r w:rsidRPr="00E77497">
          <w:t xml:space="preserve"> </w:t>
        </w:r>
        <w:r w:rsidRPr="00E77497">
          <w:rPr>
            <w:rFonts w:ascii="Arial" w:hAnsi="Arial"/>
            <w:b/>
            <w:i w:val="0"/>
          </w:rPr>
          <w:t>:</w:t>
        </w:r>
      </w:ins>
    </w:p>
    <w:p w14:paraId="5DA920DE" w14:textId="77777777" w:rsidR="0086211C" w:rsidRPr="00E77497" w:rsidRDefault="0086211C" w:rsidP="0086211C">
      <w:pPr>
        <w:pStyle w:val="SyntaxDefinition"/>
        <w:rPr>
          <w:ins w:id="9560" w:author="Rev 19 Allen Wirfs-Brock" w:date="2013-09-13T12:06:00Z"/>
        </w:rPr>
      </w:pPr>
      <w:ins w:id="9561" w:author="Rev 19 Allen Wirfs-Brock" w:date="2013-09-13T12:06:00Z">
        <w:r>
          <w:t>BindingIdentifier</w:t>
        </w:r>
        <w:r w:rsidRPr="00E77497">
          <w:br/>
        </w:r>
        <w:r>
          <w:t xml:space="preserve">IdentifierName </w:t>
        </w:r>
      </w:ins>
      <w:ins w:id="9562" w:author="Rev 19 Allen Wirfs-Brock" w:date="2013-09-13T12:07:00Z">
        <w:r>
          <w:rPr>
            <w:rFonts w:ascii="Courier New" w:hAnsi="Courier New" w:cs="Courier New"/>
            <w:b/>
            <w:i w:val="0"/>
          </w:rPr>
          <w:t>as</w:t>
        </w:r>
      </w:ins>
      <w:ins w:id="9563" w:author="Rev 19 Allen Wirfs-Brock" w:date="2013-09-13T12:06:00Z">
        <w:r>
          <w:rPr>
            <w:i w:val="0"/>
          </w:rPr>
          <w:t xml:space="preserve"> </w:t>
        </w:r>
        <w:r w:rsidRPr="00E77497">
          <w:t xml:space="preserve"> </w:t>
        </w:r>
      </w:ins>
      <w:ins w:id="9564" w:author="Rev 19 Allen Wirfs-Brock" w:date="2013-09-13T12:07:00Z">
        <w:r>
          <w:t>BindingIdentifier</w:t>
        </w:r>
      </w:ins>
    </w:p>
    <w:p w14:paraId="3C5ECDC6" w14:textId="77777777" w:rsidR="00A60F3D" w:rsidRPr="00E77497" w:rsidRDefault="00A60F3D" w:rsidP="00A60F3D">
      <w:pPr>
        <w:pStyle w:val="SyntaxRule"/>
        <w:rPr>
          <w:ins w:id="9565" w:author="Rev 19 Allen Wirfs-Brock" w:date="2013-09-22T13:02:00Z"/>
        </w:rPr>
      </w:pPr>
      <w:ins w:id="9566" w:author="Rev 19 Allen Wirfs-Brock" w:date="2013-09-22T13:02:00Z">
        <w:r>
          <w:t>ModuleSpecifier</w:t>
        </w:r>
        <w:r w:rsidRPr="00E77497">
          <w:t xml:space="preserve"> </w:t>
        </w:r>
        <w:r w:rsidRPr="00E77497">
          <w:rPr>
            <w:rFonts w:ascii="Arial" w:hAnsi="Arial"/>
            <w:b/>
            <w:i w:val="0"/>
          </w:rPr>
          <w:t>:</w:t>
        </w:r>
      </w:ins>
    </w:p>
    <w:p w14:paraId="1C08F8B4" w14:textId="77777777" w:rsidR="00A60F3D" w:rsidRPr="00444C67" w:rsidRDefault="00A60F3D" w:rsidP="00A60F3D">
      <w:pPr>
        <w:pStyle w:val="SyntaxDefinition"/>
        <w:tabs>
          <w:tab w:val="left" w:pos="2999"/>
        </w:tabs>
        <w:rPr>
          <w:ins w:id="9567" w:author="Rev 19 Allen Wirfs-Brock" w:date="2013-09-22T13:02:00Z"/>
          <w:i w:val="0"/>
        </w:rPr>
      </w:pPr>
      <w:ins w:id="9568" w:author="Rev 19 Allen Wirfs-Brock" w:date="2013-09-22T13:03:00Z">
        <w:r>
          <w:t>StringLiteral</w:t>
        </w:r>
      </w:ins>
      <w:ins w:id="9569" w:author="Rev 19 Allen Wirfs-Brock" w:date="2013-09-22T13:02:00Z">
        <w:r>
          <w:rPr>
            <w:i w:val="0"/>
          </w:rPr>
          <w:t xml:space="preserve"> </w:t>
        </w:r>
        <w:r>
          <w:rPr>
            <w:i w:val="0"/>
          </w:rPr>
          <w:tab/>
        </w:r>
      </w:ins>
    </w:p>
    <w:p w14:paraId="1F39C7B7" w14:textId="77777777" w:rsidR="00165752" w:rsidRPr="00E77497" w:rsidRDefault="00165752" w:rsidP="00165752">
      <w:pPr>
        <w:pStyle w:val="40"/>
        <w:rPr>
          <w:ins w:id="9570" w:author="Rev 19 Allen Wirfs-Brock" w:date="2013-09-22T12:21:00Z"/>
        </w:rPr>
      </w:pPr>
      <w:ins w:id="9571" w:author="Rev 19 Allen Wirfs-Brock" w:date="2013-09-22T12:21:00Z">
        <w:r w:rsidRPr="00E77497">
          <w:t>Static Semantics:  Early Errors</w:t>
        </w:r>
      </w:ins>
    </w:p>
    <w:p w14:paraId="06AF8569" w14:textId="77777777" w:rsidR="00165752" w:rsidRPr="00E77497" w:rsidRDefault="00165752" w:rsidP="00165752">
      <w:pPr>
        <w:jc w:val="left"/>
        <w:rPr>
          <w:ins w:id="9572" w:author="Rev 19 Allen Wirfs-Brock" w:date="2013-09-22T12:21:00Z"/>
        </w:rPr>
      </w:pPr>
      <w:ins w:id="9573" w:author="Rev 19 Allen Wirfs-Brock" w:date="2013-09-22T12:22:00Z">
        <w:r>
          <w:rPr>
            <w:rFonts w:ascii="Times New Roman" w:hAnsi="Times New Roman"/>
            <w:i/>
          </w:rPr>
          <w:t>ImportDeclaration</w:t>
        </w:r>
      </w:ins>
      <w:ins w:id="9574" w:author="Rev 19 Allen Wirfs-Brock" w:date="2013-09-22T12:21: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9575" w:author="Rev 19 Allen Wirfs-Brock" w:date="2013-09-22T12:23:00Z">
        <w:r w:rsidRPr="00165752">
          <w:rPr>
            <w:rFonts w:ascii="Courier New" w:hAnsi="Courier New" w:cs="Courier New"/>
            <w:b/>
          </w:rPr>
          <w:t>import</w:t>
        </w:r>
        <w:r w:rsidRPr="00444C67">
          <w:t xml:space="preserve">  </w:t>
        </w:r>
        <w:r w:rsidRPr="00165752">
          <w:rPr>
            <w:rFonts w:ascii="Times New Roman" w:eastAsia="Times New Roman" w:hAnsi="Times New Roman"/>
            <w:i/>
            <w:lang w:eastAsia="en-US"/>
          </w:rPr>
          <w:t>ImportsClause</w:t>
        </w:r>
        <w:r w:rsidRPr="00444C67">
          <w:t xml:space="preserve"> </w:t>
        </w:r>
        <w:r w:rsidRPr="00165752">
          <w:rPr>
            <w:rFonts w:ascii="Times New Roman" w:eastAsia="Times New Roman" w:hAnsi="Times New Roman"/>
            <w:i/>
            <w:lang w:eastAsia="en-US"/>
          </w:rPr>
          <w:t>FromClause</w:t>
        </w:r>
        <w:r w:rsidRPr="00444C67">
          <w:t xml:space="preserve"> </w:t>
        </w:r>
        <w:r w:rsidRPr="00165752">
          <w:rPr>
            <w:rFonts w:ascii="Courier New" w:hAnsi="Courier New" w:cs="Courier New"/>
            <w:b/>
          </w:rPr>
          <w:t>;</w:t>
        </w:r>
      </w:ins>
    </w:p>
    <w:p w14:paraId="169DBD07" w14:textId="77777777" w:rsidR="00165752" w:rsidRPr="00E77497" w:rsidRDefault="00165752" w:rsidP="00165752">
      <w:pPr>
        <w:numPr>
          <w:ilvl w:val="0"/>
          <w:numId w:val="737"/>
        </w:numPr>
        <w:spacing w:after="220"/>
        <w:contextualSpacing/>
        <w:rPr>
          <w:ins w:id="9576" w:author="Rev 19 Allen Wirfs-Brock" w:date="2013-09-22T12:21:00Z"/>
        </w:rPr>
      </w:pPr>
      <w:ins w:id="9577" w:author="Rev 19 Allen Wirfs-Brock" w:date="2013-09-22T12:21:00Z">
        <w:r w:rsidRPr="00E77497">
          <w:t xml:space="preserve">It is a Syntax Error if the </w:t>
        </w:r>
      </w:ins>
      <w:ins w:id="9578" w:author="Rev 19 Allen Wirfs-Brock" w:date="2013-09-22T12:24:00Z">
        <w:r>
          <w:t>BoundNames</w:t>
        </w:r>
      </w:ins>
      <w:ins w:id="9579" w:author="Rev 19 Allen Wirfs-Brock" w:date="2013-09-22T12:21:00Z">
        <w:r w:rsidRPr="00E77497">
          <w:t xml:space="preserve"> of </w:t>
        </w:r>
      </w:ins>
      <w:ins w:id="9580" w:author="Rev 19 Allen Wirfs-Brock" w:date="2013-09-22T12:25:00Z">
        <w:r>
          <w:rPr>
            <w:rFonts w:ascii="Times New Roman" w:hAnsi="Times New Roman"/>
            <w:i/>
          </w:rPr>
          <w:t>ImportClause</w:t>
        </w:r>
      </w:ins>
      <w:ins w:id="9581" w:author="Rev 19 Allen Wirfs-Brock" w:date="2013-09-22T12:21:00Z">
        <w:r w:rsidRPr="00E77497">
          <w:t xml:space="preserve"> contains any duplicate entr</w:t>
        </w:r>
        <w:r>
          <w:t>i</w:t>
        </w:r>
        <w:r w:rsidRPr="00E77497">
          <w:t>es.</w:t>
        </w:r>
      </w:ins>
    </w:p>
    <w:p w14:paraId="3C696BA4" w14:textId="77777777" w:rsidR="00165752" w:rsidRDefault="00165752" w:rsidP="001A3047">
      <w:pPr>
        <w:numPr>
          <w:ilvl w:val="0"/>
          <w:numId w:val="737"/>
        </w:numPr>
        <w:spacing w:after="220"/>
        <w:rPr>
          <w:ins w:id="9582" w:author="Rev 19 Allen Wirfs-Brock" w:date="2013-09-22T12:21:00Z"/>
        </w:rPr>
      </w:pPr>
      <w:ins w:id="9583" w:author="Rev 19 Allen Wirfs-Brock" w:date="2013-09-22T12:21:00Z">
        <w:r w:rsidRPr="00E77497">
          <w:t xml:space="preserve">It is a Syntax Error if </w:t>
        </w:r>
      </w:ins>
      <w:ins w:id="9584" w:author="Rev 19 Allen Wirfs-Brock" w:date="2013-09-22T12:28:00Z">
        <w:r w:rsidR="008E3458" w:rsidRPr="00E77497">
          <w:t xml:space="preserve">the </w:t>
        </w:r>
        <w:r w:rsidR="008E3458">
          <w:t>BoundNames</w:t>
        </w:r>
        <w:r w:rsidR="008E3458" w:rsidRPr="00E77497">
          <w:t xml:space="preserve"> of </w:t>
        </w:r>
        <w:r w:rsidR="008E3458">
          <w:rPr>
            <w:rFonts w:ascii="Times New Roman" w:hAnsi="Times New Roman"/>
            <w:i/>
          </w:rPr>
          <w:t>ImportClause</w:t>
        </w:r>
        <w:r w:rsidR="008E3458" w:rsidRPr="00E77497">
          <w:t xml:space="preserve"> contains </w:t>
        </w:r>
        <w:r w:rsidR="008E3458">
          <w:t xml:space="preserve">the string </w:t>
        </w:r>
      </w:ins>
      <w:ins w:id="9585" w:author="Rev 19 Allen Wirfs-Brock" w:date="2013-09-22T12:29:00Z">
        <w:r w:rsidR="008E3458">
          <w:rPr>
            <w:rFonts w:cs="Arial"/>
          </w:rPr>
          <w:t>"</w:t>
        </w:r>
      </w:ins>
      <w:ins w:id="9586" w:author="Rev 19 Allen Wirfs-Brock" w:date="2013-09-22T12:28:00Z">
        <w:r w:rsidR="008E3458" w:rsidRPr="007C41BE">
          <w:rPr>
            <w:rFonts w:ascii="Courier New" w:hAnsi="Courier New" w:cs="Courier New"/>
            <w:b/>
          </w:rPr>
          <w:t>eval</w:t>
        </w:r>
        <w:r w:rsidR="008E3458">
          <w:t xml:space="preserve">” or the string </w:t>
        </w:r>
      </w:ins>
      <w:ins w:id="9587" w:author="Rev 19 Allen Wirfs-Brock" w:date="2013-09-22T12:29:00Z">
        <w:r w:rsidR="008E3458">
          <w:rPr>
            <w:rFonts w:cs="Arial"/>
          </w:rPr>
          <w:t>"</w:t>
        </w:r>
      </w:ins>
      <w:ins w:id="9588" w:author="Rev 19 Allen Wirfs-Brock" w:date="2013-09-22T12:28:00Z">
        <w:r w:rsidR="008E3458" w:rsidRPr="007C41BE">
          <w:rPr>
            <w:rFonts w:ascii="Courier New" w:hAnsi="Courier New" w:cs="Courier New"/>
            <w:b/>
          </w:rPr>
          <w:t>arguments</w:t>
        </w:r>
      </w:ins>
      <w:ins w:id="9589" w:author="Rev 19 Allen Wirfs-Brock" w:date="2013-09-22T12:29:00Z">
        <w:r w:rsidR="008E3458">
          <w:rPr>
            <w:rFonts w:cs="Arial"/>
          </w:rPr>
          <w:t>"</w:t>
        </w:r>
      </w:ins>
      <w:ins w:id="9590" w:author="Rev 19 Allen Wirfs-Brock" w:date="2013-09-22T12:21:00Z">
        <w:r>
          <w:t>.</w:t>
        </w:r>
      </w:ins>
    </w:p>
    <w:p w14:paraId="335351F7" w14:textId="77777777" w:rsidR="00830393" w:rsidRPr="00E77497" w:rsidRDefault="00830393" w:rsidP="00830393">
      <w:pPr>
        <w:jc w:val="left"/>
        <w:rPr>
          <w:ins w:id="9591" w:author="Rev 19 Allen Wirfs-Brock" w:date="2013-09-22T12:54:00Z"/>
        </w:rPr>
      </w:pPr>
      <w:ins w:id="9592" w:author="Rev 19 Allen Wirfs-Brock" w:date="2013-09-22T12:54:00Z">
        <w:r>
          <w:rPr>
            <w:rFonts w:ascii="Times New Roman" w:hAnsi="Times New Roman"/>
            <w:i/>
          </w:rPr>
          <w:t>ModuleDeclaration</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cs="Courier New"/>
            <w:b/>
          </w:rPr>
          <w:t>module</w:t>
        </w:r>
        <w:r w:rsidRPr="00444C67">
          <w:t xml:space="preserve">  </w:t>
        </w:r>
        <w:r>
          <w:rPr>
            <w:rFonts w:ascii="Times New Roman" w:eastAsia="Times New Roman" w:hAnsi="Times New Roman"/>
            <w:i/>
            <w:lang w:eastAsia="en-US"/>
          </w:rPr>
          <w:t>BindingIdentifier</w:t>
        </w:r>
        <w:r w:rsidRPr="00444C67">
          <w:t xml:space="preserve"> </w:t>
        </w:r>
        <w:r w:rsidRPr="00165752">
          <w:rPr>
            <w:rFonts w:ascii="Times New Roman" w:eastAsia="Times New Roman" w:hAnsi="Times New Roman"/>
            <w:i/>
            <w:lang w:eastAsia="en-US"/>
          </w:rPr>
          <w:t>FromClause</w:t>
        </w:r>
        <w:r w:rsidRPr="00444C67">
          <w:t xml:space="preserve"> </w:t>
        </w:r>
        <w:r w:rsidRPr="00165752">
          <w:rPr>
            <w:rFonts w:ascii="Courier New" w:hAnsi="Courier New" w:cs="Courier New"/>
            <w:b/>
          </w:rPr>
          <w:t>;</w:t>
        </w:r>
      </w:ins>
    </w:p>
    <w:p w14:paraId="1E7C2CFA" w14:textId="77777777" w:rsidR="00830393" w:rsidRDefault="00830393" w:rsidP="00830393">
      <w:pPr>
        <w:numPr>
          <w:ilvl w:val="0"/>
          <w:numId w:val="737"/>
        </w:numPr>
        <w:spacing w:after="220"/>
        <w:rPr>
          <w:ins w:id="9593" w:author="Rev 19 Allen Wirfs-Brock" w:date="2013-09-22T12:54:00Z"/>
        </w:rPr>
      </w:pPr>
      <w:ins w:id="9594" w:author="Rev 19 Allen Wirfs-Brock" w:date="2013-09-22T12:54:00Z">
        <w:r w:rsidRPr="00E77497">
          <w:t xml:space="preserve">It is a Syntax Error if the </w:t>
        </w:r>
        <w:r>
          <w:t>BoundNames</w:t>
        </w:r>
        <w:r w:rsidRPr="00E77497">
          <w:t xml:space="preserve"> of </w:t>
        </w:r>
        <w:r>
          <w:rPr>
            <w:rFonts w:ascii="Times New Roman" w:eastAsia="Times New Roman" w:hAnsi="Times New Roman"/>
            <w:i/>
            <w:lang w:eastAsia="en-US"/>
          </w:rPr>
          <w:t>BindingIdentifier</w:t>
        </w:r>
        <w:r w:rsidRPr="00444C67">
          <w:t xml:space="preserve"> </w:t>
        </w:r>
        <w:r w:rsidRPr="00E77497">
          <w:t xml:space="preserve">contains </w:t>
        </w:r>
        <w:r>
          <w:t xml:space="preserve">the string </w:t>
        </w:r>
        <w:r>
          <w:rPr>
            <w:rFonts w:cs="Arial"/>
          </w:rPr>
          <w:t>"</w:t>
        </w:r>
        <w:r w:rsidRPr="007C41BE">
          <w:rPr>
            <w:rFonts w:ascii="Courier New" w:hAnsi="Courier New" w:cs="Courier New"/>
            <w:b/>
          </w:rPr>
          <w:t>eval</w:t>
        </w:r>
        <w:r>
          <w:t xml:space="preserve">” or the string </w:t>
        </w:r>
        <w:r>
          <w:rPr>
            <w:rFonts w:cs="Arial"/>
          </w:rPr>
          <w:t>"</w:t>
        </w:r>
        <w:r w:rsidRPr="007C41BE">
          <w:rPr>
            <w:rFonts w:ascii="Courier New" w:hAnsi="Courier New" w:cs="Courier New"/>
            <w:b/>
          </w:rPr>
          <w:t>arguments</w:t>
        </w:r>
        <w:r>
          <w:rPr>
            <w:rFonts w:cs="Arial"/>
          </w:rPr>
          <w:t>"</w:t>
        </w:r>
        <w:r>
          <w:t>.</w:t>
        </w:r>
      </w:ins>
    </w:p>
    <w:p w14:paraId="1CD627CC" w14:textId="77777777" w:rsidR="008E3458" w:rsidRPr="001A3047" w:rsidRDefault="008E3458" w:rsidP="00830393">
      <w:pPr>
        <w:pStyle w:val="40"/>
        <w:rPr>
          <w:ins w:id="9595" w:author="Rev 19 Allen Wirfs-Brock" w:date="2013-09-22T12:32:00Z"/>
          <w:lang w:val="en-US" w:eastAsia="en-US"/>
        </w:rPr>
      </w:pPr>
      <w:bookmarkStart w:id="9596" w:name="_Ref367714971"/>
      <w:ins w:id="9597" w:author="Rev 19 Allen Wirfs-Brock" w:date="2013-09-22T12:32:00Z">
        <w:r w:rsidRPr="008E3458">
          <w:rPr>
            <w:lang w:val="en-US" w:eastAsia="en-US"/>
          </w:rPr>
          <w:t>Static Semantics: BoundNames</w:t>
        </w:r>
        <w:bookmarkEnd w:id="9596"/>
      </w:ins>
    </w:p>
    <w:p w14:paraId="5EC180B1" w14:textId="77777777" w:rsidR="00D30056" w:rsidRPr="00F742D3" w:rsidRDefault="00D30056" w:rsidP="00D30056">
      <w:pPr>
        <w:rPr>
          <w:ins w:id="9598" w:author="Rev 19 Allen Wirfs-Brock" w:date="2013-09-23T15:59:00Z"/>
        </w:rPr>
      </w:pPr>
      <w:ins w:id="9599" w:author="Rev 19 Allen Wirfs-Brock" w:date="2013-09-23T15:59:00Z">
        <w:r>
          <w:t xml:space="preserve">See also: </w:t>
        </w:r>
        <w:r>
          <w:fldChar w:fldCharType="begin"/>
        </w:r>
        <w:r>
          <w:instrText xml:space="preserve"> REF _Ref367714652 \r \h </w:instrText>
        </w:r>
      </w:ins>
      <w:ins w:id="9600" w:author="Rev 19 Allen Wirfs-Brock" w:date="2013-09-23T15:59:00Z">
        <w:r>
          <w:fldChar w:fldCharType="separate"/>
        </w:r>
      </w:ins>
      <w:ins w:id="9601" w:author="Rev 19 Allen Wirfs-Brock" w:date="2013-09-27T13:22:00Z">
        <w:r w:rsidR="00D433E8">
          <w:t>13.2.1.2</w:t>
        </w:r>
      </w:ins>
      <w:ins w:id="9602" w:author="Rev 19 Allen Wirfs-Brock" w:date="2013-09-23T15:59:00Z">
        <w:r>
          <w:fldChar w:fldCharType="end"/>
        </w:r>
        <w:r>
          <w:t xml:space="preserve">, </w:t>
        </w:r>
        <w:r>
          <w:fldChar w:fldCharType="begin"/>
        </w:r>
        <w:r>
          <w:instrText xml:space="preserve"> REF _Ref367714706 \r \h </w:instrText>
        </w:r>
      </w:ins>
      <w:ins w:id="9603" w:author="Rev 19 Allen Wirfs-Brock" w:date="2013-09-23T15:59:00Z">
        <w:r>
          <w:fldChar w:fldCharType="separate"/>
        </w:r>
      </w:ins>
      <w:ins w:id="9604" w:author="Rev 19 Allen Wirfs-Brock" w:date="2013-09-27T13:22:00Z">
        <w:r w:rsidR="00D433E8">
          <w:t>13.2.2.1</w:t>
        </w:r>
      </w:ins>
      <w:ins w:id="9605" w:author="Rev 19 Allen Wirfs-Brock" w:date="2013-09-23T15:59:00Z">
        <w:r>
          <w:fldChar w:fldCharType="end"/>
        </w:r>
        <w:r>
          <w:t xml:space="preserve">, </w:t>
        </w:r>
        <w:r>
          <w:fldChar w:fldCharType="begin"/>
        </w:r>
        <w:r>
          <w:instrText xml:space="preserve"> REF _Ref367714756 \r \h </w:instrText>
        </w:r>
      </w:ins>
      <w:ins w:id="9606" w:author="Rev 19 Allen Wirfs-Brock" w:date="2013-09-23T15:59:00Z">
        <w:r>
          <w:fldChar w:fldCharType="separate"/>
        </w:r>
      </w:ins>
      <w:ins w:id="9607" w:author="Rev 19 Allen Wirfs-Brock" w:date="2013-09-27T13:22:00Z">
        <w:r w:rsidR="00D433E8">
          <w:t>13.2.3.2</w:t>
        </w:r>
      </w:ins>
      <w:ins w:id="9608" w:author="Rev 19 Allen Wirfs-Brock" w:date="2013-09-23T15:59:00Z">
        <w:r>
          <w:fldChar w:fldCharType="end"/>
        </w:r>
        <w:r>
          <w:t xml:space="preserve">, </w:t>
        </w:r>
        <w:r>
          <w:fldChar w:fldCharType="begin"/>
        </w:r>
        <w:r>
          <w:instrText xml:space="preserve"> REF _Ref367714785 \r \h </w:instrText>
        </w:r>
      </w:ins>
      <w:ins w:id="9609" w:author="Rev 19 Allen Wirfs-Brock" w:date="2013-09-23T15:59:00Z">
        <w:r>
          <w:fldChar w:fldCharType="separate"/>
        </w:r>
      </w:ins>
      <w:ins w:id="9610" w:author="Rev 19 Allen Wirfs-Brock" w:date="2013-09-27T13:22:00Z">
        <w:r w:rsidR="00D433E8">
          <w:t>13.6.4.2</w:t>
        </w:r>
      </w:ins>
      <w:ins w:id="9611" w:author="Rev 19 Allen Wirfs-Brock" w:date="2013-09-23T15:59:00Z">
        <w:r>
          <w:fldChar w:fldCharType="end"/>
        </w:r>
        <w:r>
          <w:t xml:space="preserve">, </w:t>
        </w:r>
        <w:r>
          <w:fldChar w:fldCharType="begin"/>
        </w:r>
        <w:r>
          <w:instrText xml:space="preserve"> REF _Ref367714847 \r \h </w:instrText>
        </w:r>
      </w:ins>
      <w:ins w:id="9612" w:author="Rev 19 Allen Wirfs-Brock" w:date="2013-09-23T15:59:00Z">
        <w:r>
          <w:fldChar w:fldCharType="separate"/>
        </w:r>
      </w:ins>
      <w:ins w:id="9613" w:author="Rev 19 Allen Wirfs-Brock" w:date="2013-09-27T13:22:00Z">
        <w:r w:rsidR="00D433E8">
          <w:t>14.1.2</w:t>
        </w:r>
      </w:ins>
      <w:ins w:id="9614" w:author="Rev 19 Allen Wirfs-Brock" w:date="2013-09-23T15:59:00Z">
        <w:r>
          <w:fldChar w:fldCharType="end"/>
        </w:r>
        <w:r>
          <w:t xml:space="preserve">, </w:t>
        </w:r>
        <w:r>
          <w:fldChar w:fldCharType="begin"/>
        </w:r>
        <w:r>
          <w:instrText xml:space="preserve"> REF _Ref367714869 \r \h </w:instrText>
        </w:r>
      </w:ins>
      <w:ins w:id="9615" w:author="Rev 19 Allen Wirfs-Brock" w:date="2013-09-23T15:59:00Z">
        <w:r>
          <w:fldChar w:fldCharType="separate"/>
        </w:r>
      </w:ins>
      <w:ins w:id="9616" w:author="Rev 19 Allen Wirfs-Brock" w:date="2013-09-27T13:22:00Z">
        <w:r w:rsidR="00D433E8">
          <w:t>14.2.2</w:t>
        </w:r>
      </w:ins>
      <w:ins w:id="9617" w:author="Rev 19 Allen Wirfs-Brock" w:date="2013-09-23T15:59:00Z">
        <w:r>
          <w:fldChar w:fldCharType="end"/>
        </w:r>
        <w:r>
          <w:t xml:space="preserve">, </w:t>
        </w:r>
        <w:r>
          <w:fldChar w:fldCharType="begin"/>
        </w:r>
        <w:r>
          <w:instrText xml:space="preserve"> REF _Ref367714895 \r \h </w:instrText>
        </w:r>
      </w:ins>
      <w:ins w:id="9618" w:author="Rev 19 Allen Wirfs-Brock" w:date="2013-09-23T15:59:00Z">
        <w:r>
          <w:fldChar w:fldCharType="separate"/>
        </w:r>
      </w:ins>
      <w:ins w:id="9619" w:author="Rev 19 Allen Wirfs-Brock" w:date="2013-09-27T13:22:00Z">
        <w:r w:rsidR="00D433E8">
          <w:t>14.4.2</w:t>
        </w:r>
      </w:ins>
      <w:ins w:id="9620" w:author="Rev 19 Allen Wirfs-Brock" w:date="2013-09-23T15:59:00Z">
        <w:r>
          <w:fldChar w:fldCharType="end"/>
        </w:r>
        <w:r>
          <w:t xml:space="preserve">, </w:t>
        </w:r>
        <w:r>
          <w:fldChar w:fldCharType="begin"/>
        </w:r>
        <w:r>
          <w:instrText xml:space="preserve"> REF _Ref367714927 \r \h </w:instrText>
        </w:r>
      </w:ins>
      <w:ins w:id="9621" w:author="Rev 19 Allen Wirfs-Brock" w:date="2013-09-23T15:59:00Z">
        <w:r>
          <w:fldChar w:fldCharType="separate"/>
        </w:r>
      </w:ins>
      <w:ins w:id="9622" w:author="Rev 19 Allen Wirfs-Brock" w:date="2013-09-27T13:22:00Z">
        <w:r w:rsidR="00D433E8">
          <w:t>14.5.2</w:t>
        </w:r>
      </w:ins>
      <w:ins w:id="9623" w:author="Rev 19 Allen Wirfs-Brock" w:date="2013-09-23T15:59:00Z">
        <w:r>
          <w:fldChar w:fldCharType="end"/>
        </w:r>
        <w:r>
          <w:t xml:space="preserve">, </w:t>
        </w:r>
        <w:r>
          <w:fldChar w:fldCharType="begin"/>
        </w:r>
        <w:r>
          <w:instrText xml:space="preserve"> REF _Ref367714989 \r \h </w:instrText>
        </w:r>
      </w:ins>
      <w:ins w:id="9624" w:author="Rev 19 Allen Wirfs-Brock" w:date="2013-09-23T15:59:00Z">
        <w:r>
          <w:fldChar w:fldCharType="separate"/>
        </w:r>
      </w:ins>
      <w:ins w:id="9625" w:author="Rev 19 Allen Wirfs-Brock" w:date="2013-09-27T13:22:00Z">
        <w:r w:rsidR="00D433E8">
          <w:t>15.1.2.1</w:t>
        </w:r>
      </w:ins>
      <w:ins w:id="9626" w:author="Rev 19 Allen Wirfs-Brock" w:date="2013-09-23T15:59:00Z">
        <w:r>
          <w:fldChar w:fldCharType="end"/>
        </w:r>
        <w:r>
          <w:t>.</w:t>
        </w:r>
      </w:ins>
    </w:p>
    <w:p w14:paraId="4073005C" w14:textId="77777777" w:rsidR="008E3458" w:rsidRPr="008E3458" w:rsidRDefault="008E3458" w:rsidP="00830393">
      <w:pPr>
        <w:spacing w:after="220" w:line="240" w:lineRule="auto"/>
        <w:jc w:val="left"/>
        <w:rPr>
          <w:ins w:id="9627" w:author="Rev 19 Allen Wirfs-Brock" w:date="2013-09-22T12:32:00Z"/>
          <w:rFonts w:ascii="Times New Roman" w:hAnsi="Times New Roman"/>
          <w:szCs w:val="24"/>
          <w:lang w:val="en-US" w:eastAsia="en-US"/>
        </w:rPr>
      </w:pPr>
      <w:ins w:id="9628" w:author="Rev 19 Allen Wirfs-Brock" w:date="2013-09-22T12:3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ins>
      <w:ins w:id="9629" w:author="Rev 19 Allen Wirfs-Brock" w:date="2013-09-22T12:55:00Z">
        <w:r w:rsidR="00830393" w:rsidRPr="00165752">
          <w:rPr>
            <w:rFonts w:ascii="Times New Roman" w:eastAsia="Times New Roman" w:hAnsi="Times New Roman"/>
            <w:i/>
            <w:lang w:eastAsia="en-US"/>
          </w:rPr>
          <w:t>ImportsClause</w:t>
        </w:r>
        <w:r w:rsidR="00830393" w:rsidRPr="00444C67">
          <w:t xml:space="preserve"> </w:t>
        </w:r>
        <w:r w:rsidR="00830393" w:rsidRPr="00165752">
          <w:rPr>
            <w:rFonts w:ascii="Times New Roman" w:eastAsia="Times New Roman" w:hAnsi="Times New Roman"/>
            <w:i/>
            <w:lang w:eastAsia="en-US"/>
          </w:rPr>
          <w:t>FromClause</w:t>
        </w:r>
      </w:ins>
      <w:ins w:id="9630" w:author="Rev 19 Allen Wirfs-Brock" w:date="2013-09-22T12:32:00Z">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14:paraId="16E19F25" w14:textId="77777777" w:rsidR="008E3458" w:rsidRPr="008E3458" w:rsidRDefault="008E3458" w:rsidP="008E3458">
      <w:pPr>
        <w:numPr>
          <w:ilvl w:val="0"/>
          <w:numId w:val="1622"/>
        </w:numPr>
        <w:spacing w:after="0" w:line="240" w:lineRule="auto"/>
        <w:contextualSpacing/>
        <w:jc w:val="left"/>
        <w:rPr>
          <w:ins w:id="9631" w:author="Rev 19 Allen Wirfs-Brock" w:date="2013-09-22T12:32:00Z"/>
          <w:rFonts w:ascii="Times New Roman" w:hAnsi="Times New Roman"/>
          <w:szCs w:val="24"/>
          <w:lang w:val="en-US" w:eastAsia="en-US"/>
        </w:rPr>
      </w:pPr>
      <w:ins w:id="9632" w:author="Rev 19 Allen Wirfs-Brock" w:date="2013-09-22T12:32:00Z">
        <w:r w:rsidRPr="008E3458">
          <w:rPr>
            <w:rFonts w:ascii="Times New Roman" w:hAnsi="Times New Roman"/>
            <w:szCs w:val="24"/>
            <w:lang w:val="en-US" w:eastAsia="en-US"/>
          </w:rPr>
          <w:t xml:space="preserve">Return </w:t>
        </w:r>
      </w:ins>
      <w:ins w:id="9633" w:author="Rev 19 Allen Wirfs-Brock" w:date="2013-09-22T12:58:00Z">
        <w:r w:rsidR="00A60F3D" w:rsidRPr="008E3458">
          <w:rPr>
            <w:rFonts w:ascii="Times New Roman" w:hAnsi="Times New Roman"/>
            <w:szCs w:val="24"/>
            <w:lang w:val="en-US" w:eastAsia="en-US"/>
          </w:rPr>
          <w:t xml:space="preserve">the </w:t>
        </w:r>
        <w:r w:rsidR="00A60F3D">
          <w:rPr>
            <w:rFonts w:ascii="Times New Roman" w:hAnsi="Times New Roman"/>
            <w:szCs w:val="24"/>
            <w:lang w:val="en-US" w:eastAsia="en-US"/>
          </w:rPr>
          <w:t>Bound</w:t>
        </w:r>
        <w:r w:rsidR="00A60F3D" w:rsidRPr="008E3458">
          <w:rPr>
            <w:rFonts w:ascii="Times New Roman" w:hAnsi="Times New Roman"/>
            <w:szCs w:val="24"/>
            <w:lang w:val="en-US" w:eastAsia="en-US"/>
          </w:rPr>
          <w:t xml:space="preserve">Names of </w:t>
        </w:r>
        <w:r w:rsidR="00A60F3D" w:rsidRPr="008E3458">
          <w:rPr>
            <w:rFonts w:ascii="Times New Roman" w:hAnsi="Times New Roman"/>
            <w:i/>
            <w:szCs w:val="24"/>
            <w:lang w:val="en-US" w:eastAsia="en-US"/>
          </w:rPr>
          <w:t>Import</w:t>
        </w:r>
        <w:r w:rsidR="00A60F3D">
          <w:rPr>
            <w:rFonts w:ascii="Times New Roman" w:hAnsi="Times New Roman"/>
            <w:i/>
            <w:szCs w:val="24"/>
            <w:lang w:val="en-US" w:eastAsia="en-US"/>
          </w:rPr>
          <w:t>Clause</w:t>
        </w:r>
      </w:ins>
      <w:ins w:id="9634" w:author="Rev 19 Allen Wirfs-Brock" w:date="2013-09-22T12:32:00Z">
        <w:r w:rsidRPr="008E3458">
          <w:rPr>
            <w:rFonts w:ascii="Times New Roman" w:hAnsi="Times New Roman"/>
            <w:szCs w:val="24"/>
            <w:lang w:val="en-US" w:eastAsia="en-US"/>
          </w:rPr>
          <w:t>.</w:t>
        </w:r>
      </w:ins>
    </w:p>
    <w:p w14:paraId="68A2FA1F" w14:textId="77777777" w:rsidR="008E3458" w:rsidRPr="008E3458" w:rsidRDefault="008E3458" w:rsidP="008E3458">
      <w:pPr>
        <w:spacing w:after="0" w:line="240" w:lineRule="auto"/>
        <w:jc w:val="left"/>
        <w:rPr>
          <w:ins w:id="9635" w:author="Rev 19 Allen Wirfs-Brock" w:date="2013-09-22T12:32:00Z"/>
          <w:rFonts w:ascii="Times New Roman" w:hAnsi="Times New Roman"/>
          <w:szCs w:val="24"/>
          <w:lang w:val="en-US" w:eastAsia="en-US"/>
        </w:rPr>
      </w:pPr>
    </w:p>
    <w:p w14:paraId="4F62737E" w14:textId="77777777" w:rsidR="008E3458" w:rsidRPr="008E3458" w:rsidRDefault="008E3458" w:rsidP="00830393">
      <w:pPr>
        <w:spacing w:after="220" w:line="240" w:lineRule="auto"/>
        <w:jc w:val="left"/>
        <w:rPr>
          <w:ins w:id="9636" w:author="Rev 19 Allen Wirfs-Brock" w:date="2013-09-22T12:32:00Z"/>
          <w:rFonts w:ascii="Times New Roman" w:hAnsi="Times New Roman"/>
          <w:szCs w:val="24"/>
          <w:lang w:val="en-US" w:eastAsia="en-US"/>
        </w:rPr>
      </w:pPr>
      <w:ins w:id="9637" w:author="Rev 19 Allen Wirfs-Brock" w:date="2013-09-22T12:3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ModuleSpecifier</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14:paraId="0EF588C3" w14:textId="77777777" w:rsidR="008E3458" w:rsidRPr="00830393" w:rsidRDefault="008E3458" w:rsidP="00830393">
      <w:pPr>
        <w:numPr>
          <w:ilvl w:val="0"/>
          <w:numId w:val="1621"/>
        </w:numPr>
        <w:spacing w:after="0" w:line="240" w:lineRule="auto"/>
        <w:contextualSpacing/>
        <w:jc w:val="left"/>
        <w:rPr>
          <w:ins w:id="9638" w:author="Rev 19 Allen Wirfs-Brock" w:date="2013-09-22T12:32:00Z"/>
          <w:rFonts w:ascii="Times New Roman" w:hAnsi="Times New Roman"/>
          <w:szCs w:val="24"/>
          <w:lang w:val="en-US" w:eastAsia="en-US"/>
        </w:rPr>
      </w:pPr>
      <w:ins w:id="9639" w:author="Rev 19 Allen Wirfs-Brock" w:date="2013-09-22T12:32:00Z">
        <w:r w:rsidRPr="008E3458">
          <w:rPr>
            <w:rFonts w:ascii="Times New Roman" w:hAnsi="Times New Roman"/>
            <w:szCs w:val="24"/>
            <w:lang w:val="en-US" w:eastAsia="en-US"/>
          </w:rPr>
          <w:t>Return a new empty List.</w:t>
        </w:r>
      </w:ins>
    </w:p>
    <w:p w14:paraId="7C8C4819" w14:textId="77777777" w:rsidR="008E3458" w:rsidRPr="008E3458" w:rsidRDefault="008E3458" w:rsidP="008E3458">
      <w:pPr>
        <w:spacing w:after="0" w:line="240" w:lineRule="auto"/>
        <w:jc w:val="left"/>
        <w:rPr>
          <w:ins w:id="9640" w:author="Rev 19 Allen Wirfs-Brock" w:date="2013-09-22T12:32:00Z"/>
          <w:rFonts w:ascii="Times New Roman" w:hAnsi="Times New Roman"/>
          <w:szCs w:val="24"/>
          <w:lang w:val="en-US" w:eastAsia="en-US"/>
        </w:rPr>
      </w:pPr>
    </w:p>
    <w:p w14:paraId="2CB6EE2E" w14:textId="77777777" w:rsidR="00C50133" w:rsidRPr="00C50133" w:rsidRDefault="00C50133" w:rsidP="00C50133">
      <w:pPr>
        <w:spacing w:after="220" w:line="240" w:lineRule="auto"/>
        <w:jc w:val="left"/>
        <w:rPr>
          <w:ins w:id="9641" w:author="Rev 19 Allen Wirfs-Brock" w:date="2013-09-22T13:16:00Z"/>
          <w:rFonts w:ascii="Times New Roman" w:hAnsi="Times New Roman"/>
          <w:i/>
          <w:szCs w:val="24"/>
          <w:lang w:val="en-US" w:eastAsia="en-US"/>
        </w:rPr>
      </w:pPr>
      <w:ins w:id="9642" w:author="Rev 19 Allen Wirfs-Brock" w:date="2013-09-22T13:16:00Z">
        <w:r w:rsidRPr="008E3458">
          <w:rPr>
            <w:rFonts w:ascii="Times New Roman" w:hAnsi="Times New Roman"/>
            <w:i/>
            <w:szCs w:val="24"/>
            <w:lang w:val="en-US" w:eastAsia="en-US"/>
          </w:rPr>
          <w:t>Import</w:t>
        </w:r>
        <w:r>
          <w:rPr>
            <w:rFonts w:ascii="Times New Roman" w:hAnsi="Times New Roman"/>
            <w:i/>
            <w:szCs w:val="24"/>
            <w:lang w:val="en-US" w:eastAsia="en-US"/>
          </w:rPr>
          <w:t>sList</w:t>
        </w:r>
        <w:r w:rsidRPr="008E3458">
          <w:rPr>
            <w:rFonts w:ascii="Times New Roman" w:hAnsi="Times New Roman"/>
            <w:szCs w:val="24"/>
            <w:lang w:val="en-US" w:eastAsia="en-US"/>
          </w:rPr>
          <w:t xml:space="preserve"> : </w:t>
        </w:r>
        <w:r w:rsidRPr="008E3458">
          <w:rPr>
            <w:rFonts w:ascii="Times New Roman" w:hAnsi="Times New Roman"/>
            <w:i/>
            <w:szCs w:val="24"/>
            <w:lang w:val="en-US" w:eastAsia="en-US"/>
          </w:rPr>
          <w:t>ImportSpecifier</w:t>
        </w:r>
      </w:ins>
    </w:p>
    <w:p w14:paraId="00DC215F" w14:textId="77777777" w:rsidR="00C50133" w:rsidRPr="008E3458" w:rsidRDefault="00C50133" w:rsidP="00C50133">
      <w:pPr>
        <w:numPr>
          <w:ilvl w:val="0"/>
          <w:numId w:val="1616"/>
        </w:numPr>
        <w:spacing w:after="0" w:line="240" w:lineRule="auto"/>
        <w:contextualSpacing/>
        <w:jc w:val="left"/>
        <w:rPr>
          <w:ins w:id="9643" w:author="Rev 19 Allen Wirfs-Brock" w:date="2013-09-22T13:16:00Z"/>
          <w:rFonts w:ascii="Times New Roman" w:hAnsi="Times New Roman"/>
          <w:szCs w:val="24"/>
          <w:lang w:val="en-US" w:eastAsia="en-US"/>
        </w:rPr>
      </w:pPr>
      <w:ins w:id="9644" w:author="Rev 19 Allen Wirfs-Brock" w:date="2013-09-22T13:16:00Z">
        <w:r w:rsidRPr="008E3458">
          <w:rPr>
            <w:rFonts w:ascii="Times New Roman" w:hAnsi="Times New Roman"/>
            <w:szCs w:val="24"/>
            <w:lang w:val="en-US" w:eastAsia="en-US"/>
          </w:rPr>
          <w:t xml:space="preserve">Return the </w:t>
        </w:r>
        <w:r>
          <w:rPr>
            <w:rFonts w:ascii="Times New Roman" w:hAnsi="Times New Roman"/>
            <w:szCs w:val="24"/>
            <w:lang w:val="en-US" w:eastAsia="en-US"/>
          </w:rPr>
          <w:t>BoundNames</w:t>
        </w:r>
        <w:r w:rsidRPr="008E3458">
          <w:rPr>
            <w:rFonts w:ascii="Times New Roman" w:hAnsi="Times New Roman"/>
            <w:szCs w:val="24"/>
            <w:lang w:val="en-US" w:eastAsia="en-US"/>
          </w:rPr>
          <w:t xml:space="preserve"> of </w:t>
        </w:r>
        <w:r w:rsidRPr="008E3458">
          <w:rPr>
            <w:rFonts w:ascii="Times New Roman" w:hAnsi="Times New Roman"/>
            <w:i/>
            <w:szCs w:val="24"/>
            <w:lang w:val="en-US" w:eastAsia="en-US"/>
          </w:rPr>
          <w:t>ImportSpecifier</w:t>
        </w:r>
        <w:r w:rsidRPr="008E3458">
          <w:rPr>
            <w:rFonts w:ascii="Times New Roman" w:hAnsi="Times New Roman"/>
            <w:szCs w:val="24"/>
            <w:lang w:val="en-US" w:eastAsia="en-US"/>
          </w:rPr>
          <w:t>.</w:t>
        </w:r>
      </w:ins>
    </w:p>
    <w:p w14:paraId="17F8F801" w14:textId="77777777" w:rsidR="00C50133" w:rsidRPr="008E3458" w:rsidRDefault="00C50133" w:rsidP="00C50133">
      <w:pPr>
        <w:spacing w:after="0" w:line="240" w:lineRule="auto"/>
        <w:jc w:val="left"/>
        <w:rPr>
          <w:ins w:id="9645" w:author="Rev 19 Allen Wirfs-Brock" w:date="2013-09-22T13:16:00Z"/>
          <w:rFonts w:ascii="Times New Roman" w:hAnsi="Times New Roman"/>
          <w:szCs w:val="24"/>
          <w:lang w:val="en-US" w:eastAsia="en-US"/>
        </w:rPr>
      </w:pPr>
    </w:p>
    <w:p w14:paraId="454F0493" w14:textId="77777777" w:rsidR="00C50133" w:rsidRPr="008E3458" w:rsidRDefault="00C50133" w:rsidP="00C50133">
      <w:pPr>
        <w:spacing w:after="220" w:line="240" w:lineRule="auto"/>
        <w:jc w:val="left"/>
        <w:rPr>
          <w:ins w:id="9646" w:author="Rev 19 Allen Wirfs-Brock" w:date="2013-09-22T13:16:00Z"/>
          <w:rFonts w:ascii="Times New Roman" w:hAnsi="Times New Roman"/>
          <w:szCs w:val="24"/>
          <w:lang w:val="en-US" w:eastAsia="en-US"/>
        </w:rPr>
      </w:pPr>
      <w:ins w:id="9647" w:author="Rev 19 Allen Wirfs-Brock" w:date="2013-09-22T13:16:00Z">
        <w:r w:rsidRPr="008E3458">
          <w:rPr>
            <w:rFonts w:ascii="Times New Roman" w:hAnsi="Times New Roman"/>
            <w:i/>
            <w:szCs w:val="24"/>
            <w:lang w:val="en-US" w:eastAsia="en-US"/>
          </w:rPr>
          <w:t>Import</w:t>
        </w:r>
        <w:r>
          <w:rPr>
            <w:rFonts w:ascii="Times New Roman" w:hAnsi="Times New Roman"/>
            <w:i/>
            <w:szCs w:val="24"/>
            <w:lang w:val="en-US" w:eastAsia="en-US"/>
          </w:rPr>
          <w:t>s</w:t>
        </w:r>
        <w:r w:rsidRPr="008E3458">
          <w:rPr>
            <w:rFonts w:ascii="Times New Roman" w:hAnsi="Times New Roman"/>
            <w:i/>
            <w:szCs w:val="24"/>
            <w:lang w:val="en-US" w:eastAsia="en-US"/>
          </w:rPr>
          <w:t>List</w:t>
        </w:r>
        <w:r w:rsidRPr="008E3458">
          <w:rPr>
            <w:rFonts w:ascii="Times New Roman" w:hAnsi="Times New Roman"/>
            <w:szCs w:val="24"/>
            <w:lang w:val="en-US" w:eastAsia="en-US"/>
          </w:rPr>
          <w:t xml:space="preserve"> : </w:t>
        </w:r>
        <w:r w:rsidRPr="008E3458">
          <w:rPr>
            <w:rFonts w:ascii="Times New Roman" w:hAnsi="Times New Roman"/>
            <w:i/>
            <w:szCs w:val="24"/>
            <w:lang w:val="en-US" w:eastAsia="en-US"/>
          </w:rPr>
          <w:t>Import</w:t>
        </w:r>
        <w:r>
          <w:rPr>
            <w:rFonts w:ascii="Times New Roman" w:hAnsi="Times New Roman"/>
            <w:i/>
            <w:szCs w:val="24"/>
            <w:lang w:val="en-US" w:eastAsia="en-US"/>
          </w:rPr>
          <w:t>s</w:t>
        </w:r>
        <w:r w:rsidRPr="008E3458">
          <w:rPr>
            <w:rFonts w:ascii="Times New Roman" w:hAnsi="Times New Roman"/>
            <w:i/>
            <w:szCs w:val="24"/>
            <w:lang w:val="en-US" w:eastAsia="en-US"/>
          </w:rPr>
          <w:t>List</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ImportSpecifier</w:t>
        </w:r>
      </w:ins>
    </w:p>
    <w:p w14:paraId="036F41F4" w14:textId="77777777" w:rsidR="00C50133" w:rsidRPr="008E3458" w:rsidRDefault="00C50133" w:rsidP="00C50133">
      <w:pPr>
        <w:numPr>
          <w:ilvl w:val="0"/>
          <w:numId w:val="1617"/>
        </w:numPr>
        <w:spacing w:after="0" w:line="240" w:lineRule="auto"/>
        <w:contextualSpacing/>
        <w:jc w:val="left"/>
        <w:rPr>
          <w:ins w:id="9648" w:author="Rev 19 Allen Wirfs-Brock" w:date="2013-09-22T13:16:00Z"/>
          <w:rFonts w:ascii="Times New Roman" w:hAnsi="Times New Roman"/>
          <w:szCs w:val="24"/>
          <w:lang w:val="en-US" w:eastAsia="en-US"/>
        </w:rPr>
      </w:pPr>
      <w:ins w:id="9649" w:author="Rev 19 Allen Wirfs-Brock" w:date="2013-09-22T13:16:00Z">
        <w:r w:rsidRPr="008E3458">
          <w:rPr>
            <w:rFonts w:ascii="Times New Roman" w:hAnsi="Times New Roman"/>
            <w:szCs w:val="24"/>
            <w:lang w:val="en-US" w:eastAsia="en-US"/>
          </w:rPr>
          <w:t xml:space="preserve">Let </w:t>
        </w:r>
        <w:r w:rsidRPr="008E3458">
          <w:rPr>
            <w:rFonts w:ascii="Times New Roman" w:hAnsi="Times New Roman"/>
            <w:i/>
            <w:szCs w:val="24"/>
            <w:lang w:val="en-US" w:eastAsia="en-US"/>
          </w:rPr>
          <w:t>names</w:t>
        </w:r>
        <w:r w:rsidRPr="008E3458">
          <w:rPr>
            <w:rFonts w:ascii="Times New Roman" w:hAnsi="Times New Roman"/>
            <w:szCs w:val="24"/>
            <w:lang w:val="en-US" w:eastAsia="en-US"/>
          </w:rPr>
          <w:t xml:space="preserve"> be the </w:t>
        </w:r>
        <w:r>
          <w:rPr>
            <w:rFonts w:ascii="Times New Roman" w:hAnsi="Times New Roman"/>
            <w:szCs w:val="24"/>
            <w:lang w:val="en-US" w:eastAsia="en-US"/>
          </w:rPr>
          <w:t>BoundNames</w:t>
        </w:r>
        <w:r w:rsidRPr="008E3458">
          <w:rPr>
            <w:rFonts w:ascii="Times New Roman" w:hAnsi="Times New Roman"/>
            <w:szCs w:val="24"/>
            <w:lang w:val="en-US" w:eastAsia="en-US"/>
          </w:rPr>
          <w:t xml:space="preserve"> of </w:t>
        </w:r>
        <w:r w:rsidRPr="008E3458">
          <w:rPr>
            <w:rFonts w:ascii="Times New Roman" w:hAnsi="Times New Roman"/>
            <w:i/>
            <w:szCs w:val="24"/>
            <w:lang w:val="en-US" w:eastAsia="en-US"/>
          </w:rPr>
          <w:t>Import</w:t>
        </w:r>
        <w:r>
          <w:rPr>
            <w:rFonts w:ascii="Times New Roman" w:hAnsi="Times New Roman"/>
            <w:i/>
            <w:szCs w:val="24"/>
            <w:lang w:val="en-US" w:eastAsia="en-US"/>
          </w:rPr>
          <w:t>s</w:t>
        </w:r>
        <w:r w:rsidRPr="008E3458">
          <w:rPr>
            <w:rFonts w:ascii="Times New Roman" w:hAnsi="Times New Roman"/>
            <w:i/>
            <w:szCs w:val="24"/>
            <w:lang w:val="en-US" w:eastAsia="en-US"/>
          </w:rPr>
          <w:t>List</w:t>
        </w:r>
        <w:r w:rsidRPr="008E3458">
          <w:rPr>
            <w:rFonts w:ascii="Times New Roman" w:hAnsi="Times New Roman"/>
            <w:szCs w:val="24"/>
            <w:lang w:val="en-US" w:eastAsia="en-US"/>
          </w:rPr>
          <w:t>.</w:t>
        </w:r>
      </w:ins>
    </w:p>
    <w:p w14:paraId="5E41CE75" w14:textId="77777777" w:rsidR="00C50133" w:rsidRPr="008E3458" w:rsidRDefault="00C50133" w:rsidP="00C50133">
      <w:pPr>
        <w:numPr>
          <w:ilvl w:val="0"/>
          <w:numId w:val="1617"/>
        </w:numPr>
        <w:spacing w:after="0" w:line="240" w:lineRule="auto"/>
        <w:contextualSpacing/>
        <w:jc w:val="left"/>
        <w:rPr>
          <w:ins w:id="9650" w:author="Rev 19 Allen Wirfs-Brock" w:date="2013-09-22T13:16:00Z"/>
          <w:rFonts w:ascii="Times New Roman" w:hAnsi="Times New Roman"/>
          <w:szCs w:val="24"/>
          <w:lang w:val="en-US" w:eastAsia="en-US"/>
        </w:rPr>
      </w:pPr>
      <w:ins w:id="9651" w:author="Rev 19 Allen Wirfs-Brock" w:date="2013-09-22T13:16:00Z">
        <w:r w:rsidRPr="008E3458">
          <w:rPr>
            <w:rFonts w:ascii="Times New Roman" w:hAnsi="Times New Roman"/>
            <w:szCs w:val="24"/>
            <w:lang w:val="en-US" w:eastAsia="en-US"/>
          </w:rPr>
          <w:t xml:space="preserve">Append to </w:t>
        </w:r>
        <w:r w:rsidRPr="008E3458">
          <w:rPr>
            <w:rFonts w:ascii="Times New Roman" w:hAnsi="Times New Roman"/>
            <w:i/>
            <w:szCs w:val="24"/>
            <w:lang w:val="en-US" w:eastAsia="en-US"/>
          </w:rPr>
          <w:t>names</w:t>
        </w:r>
        <w:r>
          <w:rPr>
            <w:rFonts w:ascii="Times New Roman" w:hAnsi="Times New Roman"/>
            <w:szCs w:val="24"/>
            <w:lang w:val="en-US" w:eastAsia="en-US"/>
          </w:rPr>
          <w:t xml:space="preserve"> the elements of the Bound</w:t>
        </w:r>
        <w:r w:rsidRPr="008E3458">
          <w:rPr>
            <w:rFonts w:ascii="Times New Roman" w:hAnsi="Times New Roman"/>
            <w:szCs w:val="24"/>
            <w:lang w:val="en-US" w:eastAsia="en-US"/>
          </w:rPr>
          <w:t xml:space="preserve">Names of </w:t>
        </w:r>
        <w:r w:rsidRPr="008E3458">
          <w:rPr>
            <w:rFonts w:ascii="Times New Roman" w:hAnsi="Times New Roman"/>
            <w:i/>
            <w:szCs w:val="24"/>
            <w:lang w:val="en-US" w:eastAsia="en-US"/>
          </w:rPr>
          <w:t>ImportSpecifier</w:t>
        </w:r>
        <w:r w:rsidRPr="008E3458">
          <w:rPr>
            <w:rFonts w:ascii="Times New Roman" w:hAnsi="Times New Roman"/>
            <w:szCs w:val="24"/>
            <w:lang w:val="en-US" w:eastAsia="en-US"/>
          </w:rPr>
          <w:t>.</w:t>
        </w:r>
      </w:ins>
    </w:p>
    <w:p w14:paraId="1D9A4DC6" w14:textId="77777777" w:rsidR="00C50133" w:rsidRPr="008E3458" w:rsidRDefault="00C50133" w:rsidP="00C50133">
      <w:pPr>
        <w:numPr>
          <w:ilvl w:val="0"/>
          <w:numId w:val="1617"/>
        </w:numPr>
        <w:spacing w:after="220" w:line="240" w:lineRule="auto"/>
        <w:jc w:val="left"/>
        <w:rPr>
          <w:ins w:id="9652" w:author="Rev 19 Allen Wirfs-Brock" w:date="2013-09-22T13:16:00Z"/>
          <w:rFonts w:ascii="Times New Roman" w:hAnsi="Times New Roman"/>
          <w:szCs w:val="24"/>
          <w:lang w:val="en-US" w:eastAsia="en-US"/>
        </w:rPr>
      </w:pPr>
      <w:ins w:id="9653" w:author="Rev 19 Allen Wirfs-Brock" w:date="2013-09-22T13:16:00Z">
        <w:r w:rsidRPr="008E3458">
          <w:rPr>
            <w:rFonts w:ascii="Times New Roman" w:hAnsi="Times New Roman"/>
            <w:szCs w:val="24"/>
            <w:lang w:val="en-US" w:eastAsia="en-US"/>
          </w:rPr>
          <w:t xml:space="preserve">Return </w:t>
        </w:r>
        <w:r w:rsidRPr="008E3458">
          <w:rPr>
            <w:rFonts w:ascii="Times New Roman" w:hAnsi="Times New Roman"/>
            <w:i/>
            <w:szCs w:val="24"/>
            <w:lang w:val="en-US" w:eastAsia="en-US"/>
          </w:rPr>
          <w:t>names</w:t>
        </w:r>
        <w:r w:rsidRPr="008E3458">
          <w:rPr>
            <w:rFonts w:ascii="Times New Roman" w:hAnsi="Times New Roman"/>
            <w:szCs w:val="24"/>
            <w:lang w:val="en-US" w:eastAsia="en-US"/>
          </w:rPr>
          <w:t>.</w:t>
        </w:r>
      </w:ins>
    </w:p>
    <w:p w14:paraId="43A674A7" w14:textId="77777777" w:rsidR="00935F6C" w:rsidRPr="008E3458" w:rsidRDefault="00935F6C" w:rsidP="00935F6C">
      <w:pPr>
        <w:spacing w:after="220" w:line="240" w:lineRule="auto"/>
        <w:jc w:val="left"/>
        <w:rPr>
          <w:ins w:id="9654" w:author="Rev 19 Allen Wirfs-Brock" w:date="2013-09-22T13:18:00Z"/>
          <w:rFonts w:ascii="Times New Roman" w:hAnsi="Times New Roman"/>
          <w:szCs w:val="24"/>
          <w:lang w:val="en-US" w:eastAsia="en-US"/>
        </w:rPr>
      </w:pPr>
      <w:ins w:id="9655" w:author="Rev 19 Allen Wirfs-Brock" w:date="2013-09-22T13:18:00Z">
        <w:r w:rsidRPr="008E3458">
          <w:rPr>
            <w:rFonts w:ascii="Times New Roman" w:hAnsi="Times New Roman"/>
            <w:i/>
            <w:szCs w:val="24"/>
            <w:lang w:val="en-US" w:eastAsia="en-US"/>
          </w:rPr>
          <w:t>ImportSpecifier</w:t>
        </w:r>
        <w:r w:rsidRPr="008E3458">
          <w:rPr>
            <w:rFonts w:ascii="Times New Roman" w:hAnsi="Times New Roman"/>
            <w:szCs w:val="24"/>
            <w:lang w:val="en-US" w:eastAsia="en-US"/>
          </w:rPr>
          <w:t xml:space="preserve"> : </w:t>
        </w:r>
      </w:ins>
      <w:ins w:id="9656" w:author="Rev 19 Allen Wirfs-Brock" w:date="2013-09-22T13:19:00Z">
        <w:r>
          <w:rPr>
            <w:rFonts w:ascii="Times New Roman" w:hAnsi="Times New Roman"/>
            <w:i/>
            <w:szCs w:val="24"/>
            <w:lang w:val="en-US" w:eastAsia="en-US"/>
          </w:rPr>
          <w:t>IdentifierName</w:t>
        </w:r>
      </w:ins>
      <w:ins w:id="9657" w:author="Rev 19 Allen Wirfs-Brock" w:date="2013-09-22T13:18:00Z">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as</w:t>
        </w:r>
        <w:r w:rsidRPr="008E3458">
          <w:rPr>
            <w:rFonts w:ascii="Times New Roman" w:hAnsi="Times New Roman"/>
            <w:szCs w:val="24"/>
            <w:lang w:val="en-US" w:eastAsia="en-US"/>
          </w:rPr>
          <w:t xml:space="preserve"> </w:t>
        </w:r>
      </w:ins>
      <w:ins w:id="9658" w:author="Rev 19 Allen Wirfs-Brock" w:date="2013-09-22T13:19:00Z">
        <w:r>
          <w:rPr>
            <w:rFonts w:ascii="Times New Roman" w:hAnsi="Times New Roman"/>
            <w:i/>
            <w:szCs w:val="24"/>
            <w:lang w:val="en-US" w:eastAsia="en-US"/>
          </w:rPr>
          <w:t>BindingIdentifier</w:t>
        </w:r>
      </w:ins>
    </w:p>
    <w:p w14:paraId="63D60EB2" w14:textId="77777777" w:rsidR="00935F6C" w:rsidRPr="008E3458" w:rsidRDefault="00935F6C" w:rsidP="00935F6C">
      <w:pPr>
        <w:numPr>
          <w:ilvl w:val="0"/>
          <w:numId w:val="1620"/>
        </w:numPr>
        <w:spacing w:after="220" w:line="240" w:lineRule="auto"/>
        <w:jc w:val="left"/>
        <w:rPr>
          <w:ins w:id="9659" w:author="Rev 19 Allen Wirfs-Brock" w:date="2013-09-22T13:18:00Z"/>
          <w:rFonts w:ascii="Times New Roman" w:hAnsi="Times New Roman"/>
          <w:szCs w:val="24"/>
          <w:lang w:val="en-US" w:eastAsia="en-US"/>
        </w:rPr>
      </w:pPr>
      <w:ins w:id="9660" w:author="Rev 19 Allen Wirfs-Brock" w:date="2013-09-22T13:18:00Z">
        <w:r w:rsidRPr="008E3458">
          <w:rPr>
            <w:rFonts w:ascii="Times New Roman" w:hAnsi="Times New Roman"/>
            <w:szCs w:val="24"/>
            <w:lang w:val="en-US" w:eastAsia="en-US"/>
          </w:rPr>
          <w:t xml:space="preserve">Return </w:t>
        </w:r>
      </w:ins>
      <w:ins w:id="9661" w:author="Rev 19 Allen Wirfs-Brock" w:date="2013-09-22T13:20:00Z">
        <w:r w:rsidRPr="008E3458">
          <w:rPr>
            <w:rFonts w:ascii="Times New Roman" w:hAnsi="Times New Roman"/>
            <w:szCs w:val="24"/>
            <w:lang w:val="en-US" w:eastAsia="en-US"/>
          </w:rPr>
          <w:t xml:space="preserve">the </w:t>
        </w:r>
        <w:r>
          <w:rPr>
            <w:rFonts w:ascii="Times New Roman" w:hAnsi="Times New Roman"/>
            <w:szCs w:val="24"/>
            <w:lang w:val="en-US" w:eastAsia="en-US"/>
          </w:rPr>
          <w:t>BoundNames</w:t>
        </w:r>
        <w:r w:rsidRPr="008E3458">
          <w:rPr>
            <w:rFonts w:ascii="Times New Roman" w:hAnsi="Times New Roman"/>
            <w:szCs w:val="24"/>
            <w:lang w:val="en-US" w:eastAsia="en-US"/>
          </w:rPr>
          <w:t xml:space="preserve"> of</w:t>
        </w:r>
      </w:ins>
      <w:ins w:id="9662" w:author="Rev 19 Allen Wirfs-Brock" w:date="2013-09-22T13:18:00Z">
        <w:r w:rsidRPr="008E3458">
          <w:rPr>
            <w:rFonts w:ascii="Times New Roman" w:hAnsi="Times New Roman"/>
            <w:szCs w:val="24"/>
            <w:lang w:val="en-US" w:eastAsia="en-US"/>
          </w:rPr>
          <w:t xml:space="preserve"> </w:t>
        </w:r>
      </w:ins>
      <w:ins w:id="9663" w:author="Rev 19 Allen Wirfs-Brock" w:date="2013-09-22T13:20:00Z">
        <w:r>
          <w:rPr>
            <w:rFonts w:ascii="Times New Roman" w:hAnsi="Times New Roman"/>
            <w:i/>
            <w:szCs w:val="24"/>
            <w:lang w:val="en-US" w:eastAsia="en-US"/>
          </w:rPr>
          <w:t>BindingIdentifier</w:t>
        </w:r>
      </w:ins>
      <w:ins w:id="9664" w:author="Rev 19 Allen Wirfs-Brock" w:date="2013-09-22T13:18:00Z">
        <w:r w:rsidRPr="008E3458">
          <w:rPr>
            <w:rFonts w:ascii="Times New Roman" w:hAnsi="Times New Roman"/>
            <w:szCs w:val="24"/>
            <w:lang w:val="en-US" w:eastAsia="en-US"/>
          </w:rPr>
          <w:t>.</w:t>
        </w:r>
      </w:ins>
    </w:p>
    <w:p w14:paraId="25FEAF50" w14:textId="77777777" w:rsidR="008E3458" w:rsidRPr="008E3458" w:rsidRDefault="008E3458" w:rsidP="00830393">
      <w:pPr>
        <w:spacing w:after="220" w:line="240" w:lineRule="auto"/>
        <w:jc w:val="left"/>
        <w:rPr>
          <w:ins w:id="9665" w:author="Rev 19 Allen Wirfs-Brock" w:date="2013-09-22T12:32:00Z"/>
          <w:rFonts w:ascii="Times New Roman" w:hAnsi="Times New Roman"/>
          <w:szCs w:val="24"/>
          <w:lang w:val="en-US" w:eastAsia="en-US"/>
        </w:rPr>
      </w:pPr>
      <w:ins w:id="9666" w:author="Rev 19 Allen Wirfs-Brock" w:date="2013-09-22T12:32:00Z">
        <w:r w:rsidRPr="008E3458">
          <w:rPr>
            <w:rFonts w:ascii="Times New Roman" w:hAnsi="Times New Roman"/>
            <w:i/>
            <w:szCs w:val="24"/>
            <w:lang w:val="en-US" w:eastAsia="en-US"/>
          </w:rPr>
          <w:t>ModuleDeclaration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module</w:t>
        </w:r>
        <w:r w:rsidRPr="008E3458">
          <w:rPr>
            <w:rFonts w:ascii="Times New Roman" w:hAnsi="Times New Roman"/>
            <w:szCs w:val="24"/>
            <w:lang w:val="en-US" w:eastAsia="en-US"/>
          </w:rPr>
          <w:t xml:space="preserve"> </w:t>
        </w:r>
      </w:ins>
      <w:ins w:id="9667" w:author="Rev 19 Allen Wirfs-Brock" w:date="2013-09-22T13:06:00Z">
        <w:r w:rsidR="00A60F3D">
          <w:rPr>
            <w:rFonts w:ascii="Times New Roman" w:eastAsia="Times New Roman" w:hAnsi="Times New Roman"/>
            <w:i/>
            <w:lang w:eastAsia="en-US"/>
          </w:rPr>
          <w:t>BindingIdentifier</w:t>
        </w:r>
        <w:r w:rsidR="00A60F3D" w:rsidRPr="00444C67">
          <w:t xml:space="preserve"> </w:t>
        </w:r>
        <w:r w:rsidR="00A60F3D" w:rsidRPr="00165752">
          <w:rPr>
            <w:rFonts w:ascii="Times New Roman" w:eastAsia="Times New Roman" w:hAnsi="Times New Roman"/>
            <w:i/>
            <w:lang w:eastAsia="en-US"/>
          </w:rPr>
          <w:t>FromClause</w:t>
        </w:r>
      </w:ins>
      <w:ins w:id="9668" w:author="Rev 19 Allen Wirfs-Brock" w:date="2013-09-22T12:32:00Z">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14:paraId="36985213" w14:textId="77777777" w:rsidR="00C50133" w:rsidRPr="00935F6C" w:rsidRDefault="00A60F3D" w:rsidP="00935F6C">
      <w:pPr>
        <w:numPr>
          <w:ilvl w:val="0"/>
          <w:numId w:val="1629"/>
        </w:numPr>
        <w:spacing w:after="220" w:line="240" w:lineRule="auto"/>
        <w:jc w:val="left"/>
        <w:rPr>
          <w:ins w:id="9669" w:author="Rev 19 Allen Wirfs-Brock" w:date="2013-09-22T13:11:00Z"/>
          <w:rFonts w:ascii="Times New Roman" w:hAnsi="Times New Roman"/>
          <w:szCs w:val="24"/>
          <w:lang w:val="en-US" w:eastAsia="en-US"/>
        </w:rPr>
      </w:pPr>
      <w:ins w:id="9670" w:author="Rev 19 Allen Wirfs-Brock" w:date="2013-09-22T13:06:00Z">
        <w:r w:rsidRPr="008E3458">
          <w:rPr>
            <w:rFonts w:ascii="Times New Roman" w:hAnsi="Times New Roman"/>
            <w:szCs w:val="24"/>
            <w:lang w:val="en-US" w:eastAsia="en-US"/>
          </w:rPr>
          <w:t xml:space="preserve">Return the </w:t>
        </w:r>
        <w:r>
          <w:rPr>
            <w:rFonts w:ascii="Times New Roman" w:hAnsi="Times New Roman"/>
            <w:szCs w:val="24"/>
            <w:lang w:val="en-US" w:eastAsia="en-US"/>
          </w:rPr>
          <w:t>Bound</w:t>
        </w:r>
        <w:r w:rsidRPr="008E3458">
          <w:rPr>
            <w:rFonts w:ascii="Times New Roman" w:hAnsi="Times New Roman"/>
            <w:szCs w:val="24"/>
            <w:lang w:val="en-US" w:eastAsia="en-US"/>
          </w:rPr>
          <w:t xml:space="preserve">Names of </w:t>
        </w:r>
        <w:r>
          <w:rPr>
            <w:rFonts w:ascii="Times New Roman" w:eastAsia="Times New Roman" w:hAnsi="Times New Roman"/>
            <w:i/>
            <w:lang w:eastAsia="en-US"/>
          </w:rPr>
          <w:t>BindingIdentifier</w:t>
        </w:r>
        <w:r w:rsidRPr="008E3458">
          <w:rPr>
            <w:rFonts w:ascii="Times New Roman" w:hAnsi="Times New Roman"/>
            <w:szCs w:val="24"/>
            <w:lang w:val="en-US" w:eastAsia="en-US"/>
          </w:rPr>
          <w:t>.</w:t>
        </w:r>
      </w:ins>
    </w:p>
    <w:p w14:paraId="0C917DB8" w14:textId="77777777" w:rsidR="008E3458" w:rsidRPr="00935F6C" w:rsidRDefault="008E3458" w:rsidP="00935F6C">
      <w:pPr>
        <w:pStyle w:val="40"/>
        <w:rPr>
          <w:ins w:id="9671" w:author="Rev 19 Allen Wirfs-Brock" w:date="2013-09-22T12:32:00Z"/>
          <w:lang w:val="en-US" w:eastAsia="en-US"/>
        </w:rPr>
      </w:pPr>
      <w:ins w:id="9672" w:author="Rev 19 Allen Wirfs-Brock" w:date="2013-09-22T12:32:00Z">
        <w:r w:rsidRPr="008E3458">
          <w:rPr>
            <w:lang w:val="en-US" w:eastAsia="en-US"/>
          </w:rPr>
          <w:t xml:space="preserve">Static Semantics: </w:t>
        </w:r>
        <w:commentRangeStart w:id="9673"/>
        <w:r w:rsidRPr="008E3458">
          <w:rPr>
            <w:lang w:val="en-US" w:eastAsia="en-US"/>
          </w:rPr>
          <w:t>ImportedNames</w:t>
        </w:r>
      </w:ins>
      <w:commentRangeEnd w:id="9673"/>
      <w:ins w:id="9674" w:author="Rev 19 Allen Wirfs-Brock" w:date="2013-09-22T13:25:00Z">
        <w:r w:rsidR="00935F6C">
          <w:rPr>
            <w:rStyle w:val="af6"/>
            <w:b w:val="0"/>
          </w:rPr>
          <w:commentReference w:id="9673"/>
        </w:r>
      </w:ins>
    </w:p>
    <w:p w14:paraId="4490B504" w14:textId="77777777" w:rsidR="00935F6C" w:rsidRPr="008E3458" w:rsidRDefault="00935F6C" w:rsidP="00935F6C">
      <w:pPr>
        <w:spacing w:after="220" w:line="240" w:lineRule="auto"/>
        <w:jc w:val="left"/>
        <w:rPr>
          <w:ins w:id="9675" w:author="Rev 19 Allen Wirfs-Brock" w:date="2013-09-22T13:22:00Z"/>
          <w:rFonts w:ascii="Times New Roman" w:hAnsi="Times New Roman"/>
          <w:szCs w:val="24"/>
          <w:lang w:val="en-US" w:eastAsia="en-US"/>
        </w:rPr>
      </w:pPr>
      <w:ins w:id="9676" w:author="Rev 19 Allen Wirfs-Brock" w:date="2013-09-22T13:2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r w:rsidRPr="00165752">
          <w:rPr>
            <w:rFonts w:ascii="Times New Roman" w:eastAsia="Times New Roman" w:hAnsi="Times New Roman"/>
            <w:i/>
            <w:lang w:eastAsia="en-US"/>
          </w:rPr>
          <w:t>ImportsClause</w:t>
        </w:r>
        <w:r w:rsidRPr="00444C67">
          <w:t xml:space="preserve"> </w:t>
        </w:r>
        <w:r w:rsidRPr="00165752">
          <w:rPr>
            <w:rFonts w:ascii="Times New Roman" w:eastAsia="Times New Roman" w:hAnsi="Times New Roman"/>
            <w:i/>
            <w:lang w:eastAsia="en-US"/>
          </w:rPr>
          <w:t>FromClause</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14:paraId="7E7D24A1" w14:textId="77777777" w:rsidR="00935F6C" w:rsidRPr="008E3458" w:rsidRDefault="00935F6C" w:rsidP="00935F6C">
      <w:pPr>
        <w:numPr>
          <w:ilvl w:val="0"/>
          <w:numId w:val="1630"/>
        </w:numPr>
        <w:spacing w:after="0" w:line="240" w:lineRule="auto"/>
        <w:contextualSpacing/>
        <w:jc w:val="left"/>
        <w:rPr>
          <w:ins w:id="9677" w:author="Rev 19 Allen Wirfs-Brock" w:date="2013-09-22T13:22:00Z"/>
          <w:rFonts w:ascii="Times New Roman" w:hAnsi="Times New Roman"/>
          <w:szCs w:val="24"/>
          <w:lang w:val="en-US" w:eastAsia="en-US"/>
        </w:rPr>
      </w:pPr>
      <w:ins w:id="9678" w:author="Rev 19 Allen Wirfs-Brock" w:date="2013-09-22T13:22:00Z">
        <w:r w:rsidRPr="008E3458">
          <w:rPr>
            <w:rFonts w:ascii="Times New Roman" w:hAnsi="Times New Roman"/>
            <w:szCs w:val="24"/>
            <w:lang w:val="en-US" w:eastAsia="en-US"/>
          </w:rPr>
          <w:t xml:space="preserve">Return the </w:t>
        </w:r>
        <w:r>
          <w:rPr>
            <w:rFonts w:ascii="Times New Roman" w:hAnsi="Times New Roman"/>
            <w:szCs w:val="24"/>
            <w:lang w:val="en-US" w:eastAsia="en-US"/>
          </w:rPr>
          <w:t>Bound</w:t>
        </w:r>
        <w:r w:rsidRPr="008E3458">
          <w:rPr>
            <w:rFonts w:ascii="Times New Roman" w:hAnsi="Times New Roman"/>
            <w:szCs w:val="24"/>
            <w:lang w:val="en-US" w:eastAsia="en-US"/>
          </w:rPr>
          <w:t xml:space="preserve">Names of </w:t>
        </w:r>
        <w:r w:rsidRPr="008E3458">
          <w:rPr>
            <w:rFonts w:ascii="Times New Roman" w:hAnsi="Times New Roman"/>
            <w:i/>
            <w:szCs w:val="24"/>
            <w:lang w:val="en-US" w:eastAsia="en-US"/>
          </w:rPr>
          <w:t>Import</w:t>
        </w:r>
        <w:r>
          <w:rPr>
            <w:rFonts w:ascii="Times New Roman" w:hAnsi="Times New Roman"/>
            <w:i/>
            <w:szCs w:val="24"/>
            <w:lang w:val="en-US" w:eastAsia="en-US"/>
          </w:rPr>
          <w:t>Clause</w:t>
        </w:r>
        <w:r w:rsidRPr="008E3458">
          <w:rPr>
            <w:rFonts w:ascii="Times New Roman" w:hAnsi="Times New Roman"/>
            <w:szCs w:val="24"/>
            <w:lang w:val="en-US" w:eastAsia="en-US"/>
          </w:rPr>
          <w:t>.</w:t>
        </w:r>
      </w:ins>
    </w:p>
    <w:p w14:paraId="21F32DF3" w14:textId="77777777" w:rsidR="00935F6C" w:rsidRPr="008E3458" w:rsidRDefault="00935F6C" w:rsidP="00935F6C">
      <w:pPr>
        <w:spacing w:after="0" w:line="240" w:lineRule="auto"/>
        <w:jc w:val="left"/>
        <w:rPr>
          <w:ins w:id="9679" w:author="Rev 19 Allen Wirfs-Brock" w:date="2013-09-22T13:22:00Z"/>
          <w:rFonts w:ascii="Times New Roman" w:hAnsi="Times New Roman"/>
          <w:szCs w:val="24"/>
          <w:lang w:val="en-US" w:eastAsia="en-US"/>
        </w:rPr>
      </w:pPr>
    </w:p>
    <w:p w14:paraId="093687B1" w14:textId="77777777" w:rsidR="00935F6C" w:rsidRPr="008E3458" w:rsidRDefault="00935F6C" w:rsidP="00935F6C">
      <w:pPr>
        <w:spacing w:after="220" w:line="240" w:lineRule="auto"/>
        <w:jc w:val="left"/>
        <w:rPr>
          <w:ins w:id="9680" w:author="Rev 19 Allen Wirfs-Brock" w:date="2013-09-22T13:22:00Z"/>
          <w:rFonts w:ascii="Times New Roman" w:hAnsi="Times New Roman"/>
          <w:szCs w:val="24"/>
          <w:lang w:val="en-US" w:eastAsia="en-US"/>
        </w:rPr>
      </w:pPr>
      <w:ins w:id="9681" w:author="Rev 19 Allen Wirfs-Brock" w:date="2013-09-22T13:2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ModuleSpecifier</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14:paraId="0C003E90" w14:textId="77777777" w:rsidR="00935F6C" w:rsidRPr="00830393" w:rsidRDefault="00935F6C" w:rsidP="00935F6C">
      <w:pPr>
        <w:numPr>
          <w:ilvl w:val="0"/>
          <w:numId w:val="1631"/>
        </w:numPr>
        <w:spacing w:after="0" w:line="240" w:lineRule="auto"/>
        <w:contextualSpacing/>
        <w:jc w:val="left"/>
        <w:rPr>
          <w:ins w:id="9682" w:author="Rev 19 Allen Wirfs-Brock" w:date="2013-09-22T13:22:00Z"/>
          <w:rFonts w:ascii="Times New Roman" w:hAnsi="Times New Roman"/>
          <w:szCs w:val="24"/>
          <w:lang w:val="en-US" w:eastAsia="en-US"/>
        </w:rPr>
      </w:pPr>
      <w:ins w:id="9683" w:author="Rev 19 Allen Wirfs-Brock" w:date="2013-09-22T13:22:00Z">
        <w:r w:rsidRPr="008E3458">
          <w:rPr>
            <w:rFonts w:ascii="Times New Roman" w:hAnsi="Times New Roman"/>
            <w:szCs w:val="24"/>
            <w:lang w:val="en-US" w:eastAsia="en-US"/>
          </w:rPr>
          <w:t>Return a new empty List.</w:t>
        </w:r>
      </w:ins>
    </w:p>
    <w:p w14:paraId="006CC2B4" w14:textId="77777777" w:rsidR="00935F6C" w:rsidRPr="008E3458" w:rsidRDefault="00935F6C" w:rsidP="00935F6C">
      <w:pPr>
        <w:spacing w:after="0" w:line="240" w:lineRule="auto"/>
        <w:jc w:val="left"/>
        <w:rPr>
          <w:ins w:id="9684" w:author="Rev 19 Allen Wirfs-Brock" w:date="2013-09-22T13:22:00Z"/>
          <w:rFonts w:ascii="Times New Roman" w:hAnsi="Times New Roman"/>
          <w:szCs w:val="24"/>
          <w:lang w:val="en-US" w:eastAsia="en-US"/>
        </w:rPr>
      </w:pPr>
    </w:p>
    <w:p w14:paraId="67762331" w14:textId="77777777" w:rsidR="00935F6C" w:rsidRPr="008E3458" w:rsidRDefault="00935F6C" w:rsidP="00935F6C">
      <w:pPr>
        <w:spacing w:after="220" w:line="240" w:lineRule="auto"/>
        <w:jc w:val="left"/>
        <w:rPr>
          <w:ins w:id="9685" w:author="Rev 19 Allen Wirfs-Brock" w:date="2013-09-22T13:23:00Z"/>
          <w:rFonts w:ascii="Times New Roman" w:hAnsi="Times New Roman"/>
          <w:szCs w:val="24"/>
          <w:lang w:val="en-US" w:eastAsia="en-US"/>
        </w:rPr>
      </w:pPr>
      <w:ins w:id="9686" w:author="Rev 19 Allen Wirfs-Brock" w:date="2013-09-22T13:23:00Z">
        <w:r w:rsidRPr="008E3458">
          <w:rPr>
            <w:rFonts w:ascii="Times New Roman" w:hAnsi="Times New Roman"/>
            <w:i/>
            <w:szCs w:val="24"/>
            <w:lang w:val="en-US" w:eastAsia="en-US"/>
          </w:rPr>
          <w:t>ModuleDeclaration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module</w:t>
        </w:r>
        <w:r w:rsidRPr="008E3458">
          <w:rPr>
            <w:rFonts w:ascii="Times New Roman" w:hAnsi="Times New Roman"/>
            <w:szCs w:val="24"/>
            <w:lang w:val="en-US" w:eastAsia="en-US"/>
          </w:rPr>
          <w:t xml:space="preserve"> </w:t>
        </w:r>
        <w:r>
          <w:rPr>
            <w:rFonts w:ascii="Times New Roman" w:eastAsia="Times New Roman" w:hAnsi="Times New Roman"/>
            <w:i/>
            <w:lang w:eastAsia="en-US"/>
          </w:rPr>
          <w:t>BindingIdentifier</w:t>
        </w:r>
        <w:r w:rsidRPr="00444C67">
          <w:t xml:space="preserve"> </w:t>
        </w:r>
        <w:r w:rsidRPr="00165752">
          <w:rPr>
            <w:rFonts w:ascii="Times New Roman" w:eastAsia="Times New Roman" w:hAnsi="Times New Roman"/>
            <w:i/>
            <w:lang w:eastAsia="en-US"/>
          </w:rPr>
          <w:t>FromClause</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14:paraId="3A310AA9" w14:textId="77777777" w:rsidR="008E3458" w:rsidRPr="00935F6C" w:rsidRDefault="00935F6C" w:rsidP="00935F6C">
      <w:pPr>
        <w:numPr>
          <w:ilvl w:val="0"/>
          <w:numId w:val="1633"/>
        </w:numPr>
        <w:spacing w:after="220" w:line="240" w:lineRule="auto"/>
        <w:jc w:val="left"/>
        <w:rPr>
          <w:ins w:id="9687" w:author="Rev 19 Allen Wirfs-Brock" w:date="2013-09-22T12:32:00Z"/>
          <w:rFonts w:ascii="Times New Roman" w:hAnsi="Times New Roman"/>
          <w:szCs w:val="24"/>
          <w:lang w:val="en-US" w:eastAsia="en-US"/>
        </w:rPr>
      </w:pPr>
      <w:ins w:id="9688" w:author="Rev 19 Allen Wirfs-Brock" w:date="2013-09-22T13:23:00Z">
        <w:r w:rsidRPr="008E3458">
          <w:rPr>
            <w:rFonts w:ascii="Times New Roman" w:hAnsi="Times New Roman"/>
            <w:szCs w:val="24"/>
            <w:lang w:val="en-US" w:eastAsia="en-US"/>
          </w:rPr>
          <w:t xml:space="preserve">Return the </w:t>
        </w:r>
        <w:r>
          <w:rPr>
            <w:rFonts w:ascii="Times New Roman" w:hAnsi="Times New Roman"/>
            <w:szCs w:val="24"/>
            <w:lang w:val="en-US" w:eastAsia="en-US"/>
          </w:rPr>
          <w:t>Bound</w:t>
        </w:r>
        <w:r w:rsidRPr="008E3458">
          <w:rPr>
            <w:rFonts w:ascii="Times New Roman" w:hAnsi="Times New Roman"/>
            <w:szCs w:val="24"/>
            <w:lang w:val="en-US" w:eastAsia="en-US"/>
          </w:rPr>
          <w:t xml:space="preserve">Names of </w:t>
        </w:r>
        <w:r>
          <w:rPr>
            <w:rFonts w:ascii="Times New Roman" w:eastAsia="Times New Roman" w:hAnsi="Times New Roman"/>
            <w:i/>
            <w:lang w:eastAsia="en-US"/>
          </w:rPr>
          <w:t>BindingIdentifier</w:t>
        </w:r>
        <w:r w:rsidRPr="008E3458">
          <w:rPr>
            <w:rFonts w:ascii="Times New Roman" w:hAnsi="Times New Roman"/>
            <w:szCs w:val="24"/>
            <w:lang w:val="en-US" w:eastAsia="en-US"/>
          </w:rPr>
          <w:t>.</w:t>
        </w:r>
      </w:ins>
    </w:p>
    <w:p w14:paraId="0672BE01" w14:textId="77777777" w:rsidR="00C11505" w:rsidRDefault="00C11505" w:rsidP="00BB3522">
      <w:pPr>
        <w:pStyle w:val="30"/>
        <w:rPr>
          <w:ins w:id="9689" w:author="Rev 19 Allen Wirfs-Brock" w:date="2013-09-13T10:57:00Z"/>
        </w:rPr>
      </w:pPr>
      <w:bookmarkStart w:id="9690" w:name="_Toc368050611"/>
      <w:ins w:id="9691" w:author="Rev 19 Allen Wirfs-Brock" w:date="2013-09-13T10:57:00Z">
        <w:r>
          <w:t>Exports</w:t>
        </w:r>
        <w:bookmarkEnd w:id="9690"/>
      </w:ins>
    </w:p>
    <w:p w14:paraId="7AEFE036" w14:textId="77777777" w:rsidR="00774C47" w:rsidRPr="00E77497" w:rsidRDefault="00774C47" w:rsidP="00774C47">
      <w:pPr>
        <w:pStyle w:val="SyntaxRule"/>
        <w:rPr>
          <w:ins w:id="9692" w:author="Rev 19 Allen Wirfs-Brock" w:date="2013-09-13T11:47:00Z"/>
        </w:rPr>
      </w:pPr>
      <w:ins w:id="9693" w:author="Rev 19 Allen Wirfs-Brock" w:date="2013-09-13T11:48:00Z">
        <w:r>
          <w:t>Export</w:t>
        </w:r>
      </w:ins>
      <w:ins w:id="9694" w:author="Rev 19 Allen Wirfs-Brock" w:date="2013-09-13T11:47:00Z">
        <w:r>
          <w:t>Declaration</w:t>
        </w:r>
        <w:r w:rsidRPr="00E77497">
          <w:t xml:space="preserve"> </w:t>
        </w:r>
        <w:r w:rsidRPr="00E77497">
          <w:rPr>
            <w:rFonts w:ascii="Arial" w:hAnsi="Arial"/>
            <w:b/>
            <w:i w:val="0"/>
          </w:rPr>
          <w:t>:</w:t>
        </w:r>
      </w:ins>
    </w:p>
    <w:p w14:paraId="5F796C21" w14:textId="77777777" w:rsidR="00774C47" w:rsidRPr="00444C67" w:rsidRDefault="00866261" w:rsidP="00774C47">
      <w:pPr>
        <w:pStyle w:val="SyntaxDefinition"/>
        <w:rPr>
          <w:ins w:id="9695" w:author="Rev 19 Allen Wirfs-Brock" w:date="2013-09-13T11:47:00Z"/>
          <w:i w:val="0"/>
        </w:rPr>
      </w:pPr>
      <w:ins w:id="9696" w:author="Rev 19 Allen Wirfs-Brock" w:date="2013-09-13T11:59:00Z">
        <w:r>
          <w:rPr>
            <w:rFonts w:ascii="Courier New" w:hAnsi="Courier New" w:cs="Courier New"/>
            <w:b/>
            <w:i w:val="0"/>
          </w:rPr>
          <w:t>e</w:t>
        </w:r>
      </w:ins>
      <w:ins w:id="9697" w:author="Rev 19 Allen Wirfs-Brock" w:date="2013-09-13T11:47:00Z">
        <w:r w:rsidR="00774C47">
          <w:rPr>
            <w:rFonts w:ascii="Courier New" w:hAnsi="Courier New" w:cs="Courier New"/>
            <w:b/>
            <w:i w:val="0"/>
          </w:rPr>
          <w:t>xport *</w:t>
        </w:r>
        <w:r w:rsidR="00774C47" w:rsidRPr="00444C67">
          <w:t xml:space="preserve">  </w:t>
        </w:r>
        <w:r w:rsidR="00774C47">
          <w:t>FromClause</w:t>
        </w:r>
        <w:r w:rsidR="00774C47" w:rsidRPr="00E77497">
          <w:rPr>
            <w:rFonts w:ascii="Arial" w:hAnsi="Arial" w:cs="Arial"/>
            <w:i w:val="0"/>
            <w:vertAlign w:val="subscript"/>
          </w:rPr>
          <w:t>opt</w:t>
        </w:r>
        <w:r w:rsidR="00774C47">
          <w:rPr>
            <w:rFonts w:ascii="Courier New" w:hAnsi="Courier New" w:cs="Courier New"/>
            <w:b/>
            <w:i w:val="0"/>
          </w:rPr>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444C67">
          <w:t xml:space="preserve">  </w:t>
        </w:r>
      </w:ins>
      <w:ins w:id="9698" w:author="Rev 19 Allen Wirfs-Brock" w:date="2013-09-13T12:07:00Z">
        <w:r w:rsidR="0086211C">
          <w:t>Export</w:t>
        </w:r>
      </w:ins>
      <w:ins w:id="9699" w:author="Rev 19 Allen Wirfs-Brock" w:date="2013-09-13T12:12:00Z">
        <w:r w:rsidR="0086211C">
          <w:t>s</w:t>
        </w:r>
      </w:ins>
      <w:ins w:id="9700" w:author="Rev 19 Allen Wirfs-Brock" w:date="2013-09-13T12:11:00Z">
        <w:r w:rsidR="0086211C">
          <w:t>Clause</w:t>
        </w:r>
      </w:ins>
      <w:ins w:id="9701" w:author="Rev 19 Allen Wirfs-Brock" w:date="2013-09-22T17:46:00Z">
        <w:r w:rsidR="00B0243F">
          <w:t xml:space="preserve"> </w:t>
        </w:r>
      </w:ins>
      <w:ins w:id="9702" w:author="Rev 19 Allen Wirfs-Brock" w:date="2013-09-13T11:47:00Z">
        <w:r w:rsidR="00774C47" w:rsidRPr="00444C67">
          <w:t xml:space="preserve"> </w:t>
        </w:r>
        <w:r w:rsidR="00774C47">
          <w:t>FromClause</w:t>
        </w:r>
        <w:r w:rsidR="00774C47" w:rsidRPr="00E77497">
          <w:rPr>
            <w:rFonts w:ascii="Arial" w:hAnsi="Arial" w:cs="Arial"/>
            <w:i w:val="0"/>
            <w:vertAlign w:val="subscript"/>
          </w:rPr>
          <w:t>opt</w:t>
        </w:r>
        <w:r w:rsidR="00774C47" w:rsidRPr="00444C67">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444C67">
          <w:t xml:space="preserve">  </w:t>
        </w:r>
        <w:r w:rsidR="00774C47">
          <w:t>VariableStatement</w:t>
        </w:r>
        <w:r w:rsidR="00774C47">
          <w:rPr>
            <w:rFonts w:ascii="Courier New" w:hAnsi="Courier New" w:cs="Courier New"/>
            <w:b/>
            <w:i w:val="0"/>
          </w:rPr>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444C67">
          <w:t xml:space="preserve">  </w:t>
        </w:r>
        <w:r w:rsidR="00774C47">
          <w:t>Declaration</w:t>
        </w:r>
        <w:r w:rsidR="00774C47">
          <w:rPr>
            <w:rFonts w:ascii="Courier New" w:hAnsi="Courier New" w:cs="Courier New"/>
            <w:b/>
            <w:i w:val="0"/>
          </w:rPr>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E77497">
          <w:rPr>
            <w:rFonts w:ascii="Arial" w:hAnsi="Arial" w:cs="Arial"/>
            <w:i w:val="0"/>
            <w:sz w:val="16"/>
          </w:rPr>
          <w:t xml:space="preserve"> </w:t>
        </w:r>
        <w:r w:rsidR="00774C47">
          <w:t xml:space="preserve"> BindingList</w:t>
        </w:r>
        <w:r w:rsidR="00774C47">
          <w:rPr>
            <w:i w:val="0"/>
          </w:rPr>
          <w:t xml:space="preserve"> </w:t>
        </w:r>
        <w:r w:rsidR="00774C47" w:rsidRPr="00444C67">
          <w:rPr>
            <w:rFonts w:ascii="Courier New" w:hAnsi="Courier New" w:cs="Courier New"/>
            <w:b/>
            <w:i w:val="0"/>
          </w:rPr>
          <w:t>;</w:t>
        </w:r>
      </w:ins>
    </w:p>
    <w:p w14:paraId="50361936" w14:textId="77777777" w:rsidR="0086211C" w:rsidRPr="00E77497" w:rsidRDefault="0086211C" w:rsidP="0086211C">
      <w:pPr>
        <w:pStyle w:val="SyntaxRule"/>
        <w:rPr>
          <w:ins w:id="9703" w:author="Rev 19 Allen Wirfs-Brock" w:date="2013-09-13T12:12:00Z"/>
        </w:rPr>
      </w:pPr>
      <w:ins w:id="9704" w:author="Rev 19 Allen Wirfs-Brock" w:date="2013-09-13T12:12:00Z">
        <w:r>
          <w:t>ExportsClause</w:t>
        </w:r>
        <w:r w:rsidRPr="00E77497">
          <w:t xml:space="preserve"> </w:t>
        </w:r>
        <w:r w:rsidRPr="00E77497">
          <w:rPr>
            <w:rFonts w:ascii="Arial" w:hAnsi="Arial"/>
            <w:b/>
            <w:i w:val="0"/>
          </w:rPr>
          <w:t>:</w:t>
        </w:r>
      </w:ins>
    </w:p>
    <w:p w14:paraId="467203AF" w14:textId="77777777" w:rsidR="0086211C" w:rsidRPr="00444C67" w:rsidRDefault="0086211C" w:rsidP="004221C6">
      <w:pPr>
        <w:pStyle w:val="SyntaxDefinition"/>
        <w:tabs>
          <w:tab w:val="left" w:pos="2458"/>
        </w:tabs>
        <w:rPr>
          <w:ins w:id="9705" w:author="Rev 19 Allen Wirfs-Brock" w:date="2013-09-13T12:12:00Z"/>
          <w:i w:val="0"/>
        </w:rPr>
      </w:pPr>
      <w:ins w:id="9706" w:author="Rev 19 Allen Wirfs-Brock" w:date="2013-09-13T12:12:00Z">
        <w:r>
          <w:rPr>
            <w:rFonts w:ascii="Courier New" w:hAnsi="Courier New" w:cs="Courier New"/>
            <w:b/>
            <w:i w:val="0"/>
          </w:rPr>
          <w:t>{  }</w:t>
        </w:r>
        <w:r w:rsidRPr="00444C67">
          <w:t xml:space="preserve">  </w:t>
        </w:r>
        <w:r>
          <w:br/>
        </w:r>
        <w:r>
          <w:rPr>
            <w:rFonts w:ascii="Courier New" w:hAnsi="Courier New" w:cs="Courier New"/>
            <w:b/>
            <w:i w:val="0"/>
          </w:rPr>
          <w:t>{</w:t>
        </w:r>
        <w:r w:rsidRPr="00444C67">
          <w:t xml:space="preserve">  </w:t>
        </w:r>
      </w:ins>
      <w:ins w:id="9707" w:author="Rev 19 Allen Wirfs-Brock" w:date="2013-09-13T12:13:00Z">
        <w:r>
          <w:t>Ex</w:t>
        </w:r>
      </w:ins>
      <w:ins w:id="9708" w:author="Rev 19 Allen Wirfs-Brock" w:date="2013-09-13T12:12:00Z">
        <w:r>
          <w:t>ports</w:t>
        </w:r>
      </w:ins>
      <w:ins w:id="9709" w:author="Rev 19 Allen Wirfs-Brock" w:date="2013-09-22T13:37:00Z">
        <w:r w:rsidR="009C72A1">
          <w:t>List</w:t>
        </w:r>
      </w:ins>
      <w:ins w:id="9710" w:author="Rev 19 Allen Wirfs-Brock" w:date="2013-09-13T12:12:00Z">
        <w:r>
          <w:rPr>
            <w:rFonts w:ascii="Courier New" w:hAnsi="Courier New" w:cs="Courier New"/>
            <w:b/>
            <w:i w:val="0"/>
          </w:rPr>
          <w:t xml:space="preserve"> }</w:t>
        </w:r>
        <w:r>
          <w:br/>
        </w:r>
        <w:r>
          <w:rPr>
            <w:rFonts w:ascii="Courier New" w:hAnsi="Courier New" w:cs="Courier New"/>
            <w:b/>
            <w:i w:val="0"/>
          </w:rPr>
          <w:t>{</w:t>
        </w:r>
        <w:r w:rsidRPr="00E77497">
          <w:rPr>
            <w:rFonts w:ascii="Arial" w:hAnsi="Arial" w:cs="Arial"/>
            <w:i w:val="0"/>
            <w:sz w:val="16"/>
          </w:rPr>
          <w:t xml:space="preserve"> </w:t>
        </w:r>
        <w:r>
          <w:t xml:space="preserve"> </w:t>
        </w:r>
      </w:ins>
      <w:ins w:id="9711" w:author="Rev 19 Allen Wirfs-Brock" w:date="2013-09-13T12:13:00Z">
        <w:r>
          <w:t>Ex</w:t>
        </w:r>
      </w:ins>
      <w:ins w:id="9712" w:author="Rev 19 Allen Wirfs-Brock" w:date="2013-09-13T12:12:00Z">
        <w:r>
          <w:t>ports</w:t>
        </w:r>
      </w:ins>
      <w:ins w:id="9713" w:author="Rev 19 Allen Wirfs-Brock" w:date="2013-09-22T13:37:00Z">
        <w:r w:rsidR="009C72A1">
          <w:t>List</w:t>
        </w:r>
      </w:ins>
      <w:ins w:id="9714" w:author="Rev 19 Allen Wirfs-Brock" w:date="2013-09-13T12:12:00Z">
        <w:r>
          <w:rPr>
            <w:i w:val="0"/>
          </w:rPr>
          <w:t xml:space="preserve"> </w:t>
        </w:r>
        <w:r w:rsidRPr="0086211C">
          <w:rPr>
            <w:rFonts w:ascii="Courier New" w:hAnsi="Courier New" w:cs="Courier New"/>
            <w:b/>
            <w:i w:val="0"/>
          </w:rPr>
          <w:t>,</w:t>
        </w:r>
        <w:r>
          <w:rPr>
            <w:i w:val="0"/>
          </w:rPr>
          <w:t xml:space="preserve"> </w:t>
        </w:r>
        <w:r>
          <w:rPr>
            <w:rFonts w:ascii="Courier New" w:hAnsi="Courier New" w:cs="Courier New"/>
            <w:b/>
            <w:i w:val="0"/>
          </w:rPr>
          <w:t>}</w:t>
        </w:r>
      </w:ins>
    </w:p>
    <w:p w14:paraId="1F042CF7" w14:textId="77777777" w:rsidR="0086211C" w:rsidRPr="00E77497" w:rsidRDefault="0086211C" w:rsidP="0086211C">
      <w:pPr>
        <w:pStyle w:val="SyntaxRule"/>
        <w:rPr>
          <w:ins w:id="9715" w:author="Rev 19 Allen Wirfs-Brock" w:date="2013-09-13T12:13:00Z"/>
        </w:rPr>
      </w:pPr>
      <w:ins w:id="9716" w:author="Rev 19 Allen Wirfs-Brock" w:date="2013-09-13T12:13:00Z">
        <w:r>
          <w:t>Exports</w:t>
        </w:r>
      </w:ins>
      <w:ins w:id="9717" w:author="Rev 19 Allen Wirfs-Brock" w:date="2013-09-22T13:37:00Z">
        <w:r w:rsidR="009C72A1">
          <w:t>List</w:t>
        </w:r>
      </w:ins>
      <w:ins w:id="9718" w:author="Rev 19 Allen Wirfs-Brock" w:date="2013-09-13T12:13:00Z">
        <w:r w:rsidRPr="00E77497">
          <w:t xml:space="preserve"> </w:t>
        </w:r>
        <w:r w:rsidRPr="00E77497">
          <w:rPr>
            <w:rFonts w:ascii="Arial" w:hAnsi="Arial"/>
            <w:b/>
            <w:i w:val="0"/>
          </w:rPr>
          <w:t>:</w:t>
        </w:r>
      </w:ins>
    </w:p>
    <w:p w14:paraId="7E3DB1C7" w14:textId="77777777" w:rsidR="0086211C" w:rsidRPr="00E77497" w:rsidRDefault="0086211C" w:rsidP="0086211C">
      <w:pPr>
        <w:pStyle w:val="SyntaxDefinition"/>
        <w:rPr>
          <w:ins w:id="9719" w:author="Rev 19 Allen Wirfs-Brock" w:date="2013-09-13T12:13:00Z"/>
        </w:rPr>
      </w:pPr>
      <w:ins w:id="9720" w:author="Rev 19 Allen Wirfs-Brock" w:date="2013-09-13T12:14:00Z">
        <w:r>
          <w:t>Ex</w:t>
        </w:r>
      </w:ins>
      <w:ins w:id="9721" w:author="Rev 19 Allen Wirfs-Brock" w:date="2013-09-13T12:13:00Z">
        <w:r>
          <w:t>portSpecifier</w:t>
        </w:r>
        <w:r w:rsidRPr="00E77497">
          <w:br/>
        </w:r>
      </w:ins>
      <w:ins w:id="9722" w:author="Rev 19 Allen Wirfs-Brock" w:date="2013-09-13T12:14:00Z">
        <w:r>
          <w:t>Ex</w:t>
        </w:r>
      </w:ins>
      <w:ins w:id="9723" w:author="Rev 19 Allen Wirfs-Brock" w:date="2013-09-13T12:13:00Z">
        <w:r>
          <w:t>ports</w:t>
        </w:r>
      </w:ins>
      <w:ins w:id="9724" w:author="Rev 19 Allen Wirfs-Brock" w:date="2013-09-22T13:37:00Z">
        <w:r w:rsidR="009C72A1">
          <w:t>List</w:t>
        </w:r>
      </w:ins>
      <w:ins w:id="9725" w:author="Rev 19 Allen Wirfs-Brock" w:date="2013-09-13T12:13:00Z">
        <w:r>
          <w:t xml:space="preserve"> </w:t>
        </w:r>
        <w:r w:rsidRPr="0086211C">
          <w:rPr>
            <w:rFonts w:ascii="Courier New" w:hAnsi="Courier New" w:cs="Courier New"/>
            <w:b/>
            <w:i w:val="0"/>
          </w:rPr>
          <w:t>,</w:t>
        </w:r>
        <w:r>
          <w:rPr>
            <w:i w:val="0"/>
          </w:rPr>
          <w:t xml:space="preserve"> </w:t>
        </w:r>
        <w:r w:rsidRPr="00E77497">
          <w:t xml:space="preserve"> </w:t>
        </w:r>
      </w:ins>
      <w:ins w:id="9726" w:author="Rev 19 Allen Wirfs-Brock" w:date="2013-09-13T12:14:00Z">
        <w:r>
          <w:t>Ex</w:t>
        </w:r>
      </w:ins>
      <w:ins w:id="9727" w:author="Rev 19 Allen Wirfs-Brock" w:date="2013-09-13T12:13:00Z">
        <w:r w:rsidRPr="00866261">
          <w:t>portSpecifier</w:t>
        </w:r>
      </w:ins>
    </w:p>
    <w:p w14:paraId="1FDA2C63" w14:textId="77777777" w:rsidR="0086211C" w:rsidRPr="00E77497" w:rsidRDefault="0086211C" w:rsidP="0086211C">
      <w:pPr>
        <w:pStyle w:val="SyntaxRule"/>
        <w:rPr>
          <w:ins w:id="9728" w:author="Rev 19 Allen Wirfs-Brock" w:date="2013-09-13T12:13:00Z"/>
        </w:rPr>
      </w:pPr>
      <w:ins w:id="9729" w:author="Rev 19 Allen Wirfs-Brock" w:date="2013-09-13T12:14:00Z">
        <w:r>
          <w:t>Ex</w:t>
        </w:r>
      </w:ins>
      <w:ins w:id="9730" w:author="Rev 19 Allen Wirfs-Brock" w:date="2013-09-13T12:13:00Z">
        <w:r>
          <w:t>portSpecifier</w:t>
        </w:r>
        <w:r w:rsidRPr="00E77497">
          <w:t xml:space="preserve"> </w:t>
        </w:r>
        <w:r w:rsidRPr="00E77497">
          <w:rPr>
            <w:rFonts w:ascii="Arial" w:hAnsi="Arial"/>
            <w:b/>
            <w:i w:val="0"/>
          </w:rPr>
          <w:t>:</w:t>
        </w:r>
      </w:ins>
    </w:p>
    <w:p w14:paraId="0FE586A5" w14:textId="77777777" w:rsidR="0086211C" w:rsidRPr="00E77497" w:rsidRDefault="0086211C" w:rsidP="0086211C">
      <w:pPr>
        <w:pStyle w:val="SyntaxDefinition"/>
        <w:rPr>
          <w:ins w:id="9731" w:author="Rev 19 Allen Wirfs-Brock" w:date="2013-09-13T12:13:00Z"/>
        </w:rPr>
      </w:pPr>
      <w:ins w:id="9732" w:author="Rev 19 Allen Wirfs-Brock" w:date="2013-09-13T12:13:00Z">
        <w:r>
          <w:t>Identifier</w:t>
        </w:r>
      </w:ins>
      <w:ins w:id="9733" w:author="Rev 19 Allen Wirfs-Brock" w:date="2013-09-13T12:17:00Z">
        <w:r w:rsidR="004221C6">
          <w:t>Reference</w:t>
        </w:r>
      </w:ins>
      <w:ins w:id="9734" w:author="Rev 19 Allen Wirfs-Brock" w:date="2013-09-13T12:13:00Z">
        <w:r w:rsidRPr="00E77497">
          <w:br/>
        </w:r>
        <w:r>
          <w:t>Identifier</w:t>
        </w:r>
      </w:ins>
      <w:ins w:id="9735" w:author="Rev 19 Allen Wirfs-Brock" w:date="2013-09-13T12:17:00Z">
        <w:r w:rsidR="004221C6">
          <w:t>Reference</w:t>
        </w:r>
      </w:ins>
      <w:ins w:id="9736" w:author="Rev 19 Allen Wirfs-Brock" w:date="2013-09-13T12:13:00Z">
        <w:r>
          <w:t xml:space="preserve"> </w:t>
        </w:r>
        <w:r>
          <w:rPr>
            <w:rFonts w:ascii="Courier New" w:hAnsi="Courier New" w:cs="Courier New"/>
            <w:b/>
            <w:i w:val="0"/>
          </w:rPr>
          <w:t>as</w:t>
        </w:r>
        <w:r>
          <w:rPr>
            <w:i w:val="0"/>
          </w:rPr>
          <w:t xml:space="preserve"> </w:t>
        </w:r>
        <w:r w:rsidRPr="00E77497">
          <w:t xml:space="preserve"> </w:t>
        </w:r>
        <w:r>
          <w:t>Identifier</w:t>
        </w:r>
      </w:ins>
      <w:ins w:id="9737" w:author="Rev 19 Allen Wirfs-Brock" w:date="2013-09-13T12:17:00Z">
        <w:r w:rsidR="004221C6">
          <w:t>Name</w:t>
        </w:r>
      </w:ins>
    </w:p>
    <w:p w14:paraId="736B0FA7" w14:textId="77777777" w:rsidR="00830393" w:rsidRPr="00935F6C" w:rsidRDefault="00830393" w:rsidP="00935F6C">
      <w:pPr>
        <w:pStyle w:val="40"/>
        <w:rPr>
          <w:ins w:id="9738" w:author="Rev 19 Allen Wirfs-Brock" w:date="2013-09-22T12:51:00Z"/>
          <w:lang w:val="en-US" w:eastAsia="en-US"/>
        </w:rPr>
      </w:pPr>
      <w:bookmarkStart w:id="9739" w:name="_Ref367714989"/>
      <w:ins w:id="9740" w:author="Rev 19 Allen Wirfs-Brock" w:date="2013-09-22T12:51:00Z">
        <w:r w:rsidRPr="008E3458">
          <w:rPr>
            <w:lang w:val="en-US" w:eastAsia="en-US"/>
          </w:rPr>
          <w:t>Static Semantics: BoundNames</w:t>
        </w:r>
        <w:bookmarkEnd w:id="9739"/>
      </w:ins>
    </w:p>
    <w:p w14:paraId="6D445DD8" w14:textId="77777777" w:rsidR="00D30056" w:rsidRPr="00F742D3" w:rsidRDefault="00D30056" w:rsidP="00D30056">
      <w:pPr>
        <w:rPr>
          <w:ins w:id="9741" w:author="Rev 19 Allen Wirfs-Brock" w:date="2013-09-23T15:59:00Z"/>
        </w:rPr>
      </w:pPr>
      <w:ins w:id="9742" w:author="Rev 19 Allen Wirfs-Brock" w:date="2013-09-23T15:59:00Z">
        <w:r>
          <w:t xml:space="preserve">See also: </w:t>
        </w:r>
        <w:r>
          <w:fldChar w:fldCharType="begin"/>
        </w:r>
        <w:r>
          <w:instrText xml:space="preserve"> REF _Ref367714652 \r \h </w:instrText>
        </w:r>
      </w:ins>
      <w:ins w:id="9743" w:author="Rev 19 Allen Wirfs-Brock" w:date="2013-09-23T15:59:00Z">
        <w:r>
          <w:fldChar w:fldCharType="separate"/>
        </w:r>
      </w:ins>
      <w:ins w:id="9744" w:author="Rev 19 Allen Wirfs-Brock" w:date="2013-09-27T13:22:00Z">
        <w:r w:rsidR="00D433E8">
          <w:t>13.2.1.2</w:t>
        </w:r>
      </w:ins>
      <w:ins w:id="9745" w:author="Rev 19 Allen Wirfs-Brock" w:date="2013-09-23T15:59:00Z">
        <w:r>
          <w:fldChar w:fldCharType="end"/>
        </w:r>
        <w:r>
          <w:t xml:space="preserve">, </w:t>
        </w:r>
        <w:r>
          <w:fldChar w:fldCharType="begin"/>
        </w:r>
        <w:r>
          <w:instrText xml:space="preserve"> REF _Ref367714706 \r \h </w:instrText>
        </w:r>
      </w:ins>
      <w:ins w:id="9746" w:author="Rev 19 Allen Wirfs-Brock" w:date="2013-09-23T15:59:00Z">
        <w:r>
          <w:fldChar w:fldCharType="separate"/>
        </w:r>
      </w:ins>
      <w:ins w:id="9747" w:author="Rev 19 Allen Wirfs-Brock" w:date="2013-09-27T13:22:00Z">
        <w:r w:rsidR="00D433E8">
          <w:t>13.2.2.1</w:t>
        </w:r>
      </w:ins>
      <w:ins w:id="9748" w:author="Rev 19 Allen Wirfs-Brock" w:date="2013-09-23T15:59:00Z">
        <w:r>
          <w:fldChar w:fldCharType="end"/>
        </w:r>
        <w:r>
          <w:t xml:space="preserve">, </w:t>
        </w:r>
        <w:r>
          <w:fldChar w:fldCharType="begin"/>
        </w:r>
        <w:r>
          <w:instrText xml:space="preserve"> REF _Ref367714756 \r \h </w:instrText>
        </w:r>
      </w:ins>
      <w:ins w:id="9749" w:author="Rev 19 Allen Wirfs-Brock" w:date="2013-09-23T15:59:00Z">
        <w:r>
          <w:fldChar w:fldCharType="separate"/>
        </w:r>
      </w:ins>
      <w:ins w:id="9750" w:author="Rev 19 Allen Wirfs-Brock" w:date="2013-09-27T13:22:00Z">
        <w:r w:rsidR="00D433E8">
          <w:t>13.2.3.2</w:t>
        </w:r>
      </w:ins>
      <w:ins w:id="9751" w:author="Rev 19 Allen Wirfs-Brock" w:date="2013-09-23T15:59:00Z">
        <w:r>
          <w:fldChar w:fldCharType="end"/>
        </w:r>
        <w:r>
          <w:t xml:space="preserve">, </w:t>
        </w:r>
        <w:r>
          <w:fldChar w:fldCharType="begin"/>
        </w:r>
        <w:r>
          <w:instrText xml:space="preserve"> REF _Ref367714785 \r \h </w:instrText>
        </w:r>
      </w:ins>
      <w:ins w:id="9752" w:author="Rev 19 Allen Wirfs-Brock" w:date="2013-09-23T15:59:00Z">
        <w:r>
          <w:fldChar w:fldCharType="separate"/>
        </w:r>
      </w:ins>
      <w:ins w:id="9753" w:author="Rev 19 Allen Wirfs-Brock" w:date="2013-09-27T13:22:00Z">
        <w:r w:rsidR="00D433E8">
          <w:t>13.6.4.2</w:t>
        </w:r>
      </w:ins>
      <w:ins w:id="9754" w:author="Rev 19 Allen Wirfs-Brock" w:date="2013-09-23T15:59:00Z">
        <w:r>
          <w:fldChar w:fldCharType="end"/>
        </w:r>
        <w:r>
          <w:t xml:space="preserve">, </w:t>
        </w:r>
        <w:r>
          <w:fldChar w:fldCharType="begin"/>
        </w:r>
        <w:r>
          <w:instrText xml:space="preserve"> REF _Ref367714847 \r \h </w:instrText>
        </w:r>
      </w:ins>
      <w:ins w:id="9755" w:author="Rev 19 Allen Wirfs-Brock" w:date="2013-09-23T15:59:00Z">
        <w:r>
          <w:fldChar w:fldCharType="separate"/>
        </w:r>
      </w:ins>
      <w:ins w:id="9756" w:author="Rev 19 Allen Wirfs-Brock" w:date="2013-09-27T13:22:00Z">
        <w:r w:rsidR="00D433E8">
          <w:t>14.1.2</w:t>
        </w:r>
      </w:ins>
      <w:ins w:id="9757" w:author="Rev 19 Allen Wirfs-Brock" w:date="2013-09-23T15:59:00Z">
        <w:r>
          <w:fldChar w:fldCharType="end"/>
        </w:r>
        <w:r>
          <w:t xml:space="preserve">, </w:t>
        </w:r>
        <w:r>
          <w:fldChar w:fldCharType="begin"/>
        </w:r>
        <w:r>
          <w:instrText xml:space="preserve"> REF _Ref367714869 \r \h </w:instrText>
        </w:r>
      </w:ins>
      <w:ins w:id="9758" w:author="Rev 19 Allen Wirfs-Brock" w:date="2013-09-23T15:59:00Z">
        <w:r>
          <w:fldChar w:fldCharType="separate"/>
        </w:r>
      </w:ins>
      <w:ins w:id="9759" w:author="Rev 19 Allen Wirfs-Brock" w:date="2013-09-27T13:22:00Z">
        <w:r w:rsidR="00D433E8">
          <w:t>14.2.2</w:t>
        </w:r>
      </w:ins>
      <w:ins w:id="9760" w:author="Rev 19 Allen Wirfs-Brock" w:date="2013-09-23T15:59:00Z">
        <w:r>
          <w:fldChar w:fldCharType="end"/>
        </w:r>
        <w:r>
          <w:t xml:space="preserve">, </w:t>
        </w:r>
        <w:r>
          <w:fldChar w:fldCharType="begin"/>
        </w:r>
        <w:r>
          <w:instrText xml:space="preserve"> REF _Ref367714895 \r \h </w:instrText>
        </w:r>
      </w:ins>
      <w:ins w:id="9761" w:author="Rev 19 Allen Wirfs-Brock" w:date="2013-09-23T15:59:00Z">
        <w:r>
          <w:fldChar w:fldCharType="separate"/>
        </w:r>
      </w:ins>
      <w:ins w:id="9762" w:author="Rev 19 Allen Wirfs-Brock" w:date="2013-09-27T13:22:00Z">
        <w:r w:rsidR="00D433E8">
          <w:t>14.4.2</w:t>
        </w:r>
      </w:ins>
      <w:ins w:id="9763" w:author="Rev 19 Allen Wirfs-Brock" w:date="2013-09-23T15:59:00Z">
        <w:r>
          <w:fldChar w:fldCharType="end"/>
        </w:r>
        <w:r>
          <w:t xml:space="preserve">, </w:t>
        </w:r>
        <w:r>
          <w:fldChar w:fldCharType="begin"/>
        </w:r>
        <w:r>
          <w:instrText xml:space="preserve"> REF _Ref367714927 \r \h </w:instrText>
        </w:r>
      </w:ins>
      <w:ins w:id="9764" w:author="Rev 19 Allen Wirfs-Brock" w:date="2013-09-23T15:59:00Z">
        <w:r>
          <w:fldChar w:fldCharType="separate"/>
        </w:r>
      </w:ins>
      <w:ins w:id="9765" w:author="Rev 19 Allen Wirfs-Brock" w:date="2013-09-27T13:22:00Z">
        <w:r w:rsidR="00D433E8">
          <w:t>14.5.2</w:t>
        </w:r>
      </w:ins>
      <w:ins w:id="9766" w:author="Rev 19 Allen Wirfs-Brock" w:date="2013-09-23T15:59:00Z">
        <w:r>
          <w:fldChar w:fldCharType="end"/>
        </w:r>
        <w:r>
          <w:t xml:space="preserve">, </w:t>
        </w:r>
        <w:r>
          <w:fldChar w:fldCharType="begin"/>
        </w:r>
        <w:r>
          <w:instrText xml:space="preserve"> REF _Ref367714971 \r \h </w:instrText>
        </w:r>
      </w:ins>
      <w:ins w:id="9767" w:author="Rev 19 Allen Wirfs-Brock" w:date="2013-09-23T15:59:00Z">
        <w:r>
          <w:fldChar w:fldCharType="separate"/>
        </w:r>
      </w:ins>
      <w:ins w:id="9768" w:author="Rev 19 Allen Wirfs-Brock" w:date="2013-09-27T13:22:00Z">
        <w:r w:rsidR="00D433E8">
          <w:t>15.1.1.2</w:t>
        </w:r>
      </w:ins>
      <w:ins w:id="9769" w:author="Rev 19 Allen Wirfs-Brock" w:date="2013-09-23T15:59:00Z">
        <w:r>
          <w:fldChar w:fldCharType="end"/>
        </w:r>
        <w:r>
          <w:t>.</w:t>
        </w:r>
      </w:ins>
    </w:p>
    <w:p w14:paraId="72D12220" w14:textId="77777777" w:rsidR="00830393" w:rsidRPr="008E3458" w:rsidRDefault="00830393" w:rsidP="00830393">
      <w:pPr>
        <w:spacing w:after="220" w:line="240" w:lineRule="auto"/>
        <w:jc w:val="left"/>
        <w:rPr>
          <w:ins w:id="9770" w:author="Rev 19 Allen Wirfs-Brock" w:date="2013-09-22T12:51:00Z"/>
          <w:rFonts w:ascii="Times New Roman" w:hAnsi="Times New Roman"/>
          <w:szCs w:val="24"/>
          <w:lang w:val="en-US" w:eastAsia="en-US"/>
        </w:rPr>
      </w:pPr>
      <w:ins w:id="9771" w:author="Rev 19 Allen Wirfs-Brock" w:date="2013-09-22T12:51:00Z">
        <w:r w:rsidRPr="008E3458">
          <w:rPr>
            <w:rFonts w:ascii="Times New Roman" w:hAnsi="Times New Roman"/>
            <w:i/>
            <w:szCs w:val="24"/>
            <w:lang w:val="en-US" w:eastAsia="en-US"/>
          </w:rPr>
          <w:t>ExportDeclaration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export</w:t>
        </w:r>
        <w:r w:rsidRPr="008E3458">
          <w:rPr>
            <w:rFonts w:ascii="Times New Roman" w:hAnsi="Times New Roman"/>
            <w:szCs w:val="24"/>
            <w:lang w:val="en-US" w:eastAsia="en-US"/>
          </w:rPr>
          <w:t xml:space="preserve"> </w:t>
        </w:r>
      </w:ins>
      <w:ins w:id="9772" w:author="Rev 19 Allen Wirfs-Brock" w:date="2013-09-22T17:47:00Z">
        <w:r w:rsidR="00B0243F" w:rsidRPr="00B0243F">
          <w:rPr>
            <w:rFonts w:ascii="Courier New" w:hAnsi="Courier New" w:cs="Courier New"/>
            <w:b/>
            <w:szCs w:val="24"/>
            <w:lang w:eastAsia="en-US"/>
          </w:rPr>
          <w:t>*</w:t>
        </w:r>
        <w:r w:rsidR="00B0243F" w:rsidRPr="00B0243F">
          <w:rPr>
            <w:rFonts w:ascii="Times New Roman" w:hAnsi="Times New Roman"/>
            <w:i/>
            <w:szCs w:val="24"/>
            <w:lang w:eastAsia="en-US"/>
          </w:rPr>
          <w:t xml:space="preserve">  FromClause</w:t>
        </w:r>
        <w:r w:rsidR="00B0243F" w:rsidRPr="00B0243F">
          <w:rPr>
            <w:rFonts w:cs="Arial"/>
            <w:szCs w:val="24"/>
            <w:vertAlign w:val="subscript"/>
            <w:lang w:eastAsia="en-US"/>
          </w:rPr>
          <w:t>opt</w:t>
        </w:r>
        <w:r w:rsidR="00B0243F">
          <w:rPr>
            <w:rFonts w:cs="Arial"/>
            <w:szCs w:val="24"/>
            <w:vertAlign w:val="subscript"/>
            <w:lang w:eastAsia="en-US"/>
          </w:rPr>
          <w:t xml:space="preserve"> </w:t>
        </w:r>
      </w:ins>
      <w:ins w:id="9773" w:author="Rev 19 Allen Wirfs-Brock" w:date="2013-09-22T12:51:00Z">
        <w:r w:rsidRPr="008E3458">
          <w:rPr>
            <w:rFonts w:ascii="Courier New" w:hAnsi="Courier New" w:cs="Courier New"/>
            <w:b/>
            <w:szCs w:val="24"/>
            <w:lang w:val="en-US" w:eastAsia="en-US"/>
          </w:rPr>
          <w:t>;</w:t>
        </w:r>
      </w:ins>
    </w:p>
    <w:p w14:paraId="5C170CCD" w14:textId="77777777" w:rsidR="00830393" w:rsidRPr="008E3458" w:rsidRDefault="00830393" w:rsidP="00830393">
      <w:pPr>
        <w:numPr>
          <w:ilvl w:val="0"/>
          <w:numId w:val="1623"/>
        </w:numPr>
        <w:spacing w:after="0" w:line="240" w:lineRule="auto"/>
        <w:contextualSpacing/>
        <w:jc w:val="left"/>
        <w:rPr>
          <w:ins w:id="9774" w:author="Rev 19 Allen Wirfs-Brock" w:date="2013-09-22T12:51:00Z"/>
          <w:rFonts w:ascii="Times New Roman" w:hAnsi="Times New Roman"/>
          <w:szCs w:val="24"/>
          <w:lang w:val="en-US" w:eastAsia="en-US"/>
        </w:rPr>
      </w:pPr>
      <w:ins w:id="9775" w:author="Rev 19 Allen Wirfs-Brock" w:date="2013-09-22T12:51:00Z">
        <w:r w:rsidRPr="008E3458">
          <w:rPr>
            <w:rFonts w:ascii="Times New Roman" w:hAnsi="Times New Roman"/>
            <w:szCs w:val="24"/>
            <w:lang w:val="en-US" w:eastAsia="en-US"/>
          </w:rPr>
          <w:t xml:space="preserve">Return </w:t>
        </w:r>
      </w:ins>
      <w:ins w:id="9776" w:author="Rev 19 Allen Wirfs-Brock" w:date="2013-09-22T17:48:00Z">
        <w:r w:rsidR="00B0243F" w:rsidRPr="008E3458">
          <w:rPr>
            <w:rFonts w:ascii="Times New Roman" w:hAnsi="Times New Roman"/>
            <w:szCs w:val="24"/>
            <w:lang w:val="en-US" w:eastAsia="en-US"/>
          </w:rPr>
          <w:t>a new empty List</w:t>
        </w:r>
      </w:ins>
      <w:ins w:id="9777" w:author="Rev 19 Allen Wirfs-Brock" w:date="2013-09-22T12:51:00Z">
        <w:r w:rsidRPr="008E3458">
          <w:rPr>
            <w:rFonts w:ascii="Times New Roman" w:hAnsi="Times New Roman"/>
            <w:szCs w:val="24"/>
            <w:lang w:val="en-US" w:eastAsia="en-US"/>
          </w:rPr>
          <w:t>.</w:t>
        </w:r>
      </w:ins>
    </w:p>
    <w:p w14:paraId="7B52F2F4" w14:textId="77777777" w:rsidR="00830393" w:rsidRPr="008E3458" w:rsidRDefault="00830393" w:rsidP="00830393">
      <w:pPr>
        <w:spacing w:after="0" w:line="240" w:lineRule="auto"/>
        <w:jc w:val="left"/>
        <w:rPr>
          <w:ins w:id="9778" w:author="Rev 19 Allen Wirfs-Brock" w:date="2013-09-22T12:51:00Z"/>
          <w:rFonts w:ascii="Times New Roman" w:hAnsi="Times New Roman"/>
          <w:szCs w:val="24"/>
          <w:lang w:val="en-US" w:eastAsia="en-US"/>
        </w:rPr>
      </w:pPr>
    </w:p>
    <w:p w14:paraId="383F7CB8" w14:textId="77777777" w:rsidR="00830393" w:rsidRPr="008E3458" w:rsidRDefault="00830393" w:rsidP="00830393">
      <w:pPr>
        <w:spacing w:after="220" w:line="240" w:lineRule="auto"/>
        <w:jc w:val="left"/>
        <w:rPr>
          <w:ins w:id="9779" w:author="Rev 19 Allen Wirfs-Brock" w:date="2013-09-22T12:51:00Z"/>
          <w:rFonts w:ascii="Times New Roman" w:hAnsi="Times New Roman"/>
          <w:szCs w:val="24"/>
          <w:lang w:val="en-US" w:eastAsia="en-US"/>
        </w:rPr>
      </w:pPr>
      <w:ins w:id="9780" w:author="Rev 19 Allen Wirfs-Brock" w:date="2013-09-22T12:51:00Z">
        <w:r w:rsidRPr="008E3458">
          <w:rPr>
            <w:rFonts w:ascii="Times New Roman" w:hAnsi="Times New Roman"/>
            <w:i/>
            <w:szCs w:val="24"/>
            <w:lang w:val="en-US" w:eastAsia="en-US"/>
          </w:rPr>
          <w:t>ExportDeclaration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export</w:t>
        </w:r>
        <w:r w:rsidRPr="008E3458">
          <w:rPr>
            <w:rFonts w:ascii="Times New Roman" w:hAnsi="Times New Roman"/>
            <w:szCs w:val="24"/>
            <w:lang w:val="en-US" w:eastAsia="en-US"/>
          </w:rPr>
          <w:t xml:space="preserve"> </w:t>
        </w:r>
      </w:ins>
      <w:ins w:id="9781" w:author="Rev 19 Allen Wirfs-Brock" w:date="2013-09-22T17:49:00Z">
        <w:r w:rsidR="00B0243F" w:rsidRPr="00B0243F">
          <w:rPr>
            <w:rFonts w:ascii="Times New Roman" w:hAnsi="Times New Roman"/>
            <w:i/>
            <w:szCs w:val="24"/>
            <w:lang w:val="en-US" w:eastAsia="en-US"/>
          </w:rPr>
          <w:t xml:space="preserve">ExportsClause  </w:t>
        </w:r>
        <w:r w:rsidR="00B0243F" w:rsidRPr="00B0243F">
          <w:rPr>
            <w:rFonts w:ascii="Times New Roman" w:hAnsi="Times New Roman"/>
            <w:i/>
            <w:szCs w:val="24"/>
            <w:lang w:eastAsia="en-US"/>
          </w:rPr>
          <w:t>FromClause</w:t>
        </w:r>
        <w:r w:rsidR="00B0243F" w:rsidRPr="00B0243F">
          <w:rPr>
            <w:rFonts w:ascii="Times New Roman" w:hAnsi="Times New Roman"/>
            <w:szCs w:val="24"/>
            <w:vertAlign w:val="subscript"/>
            <w:lang w:eastAsia="en-US"/>
          </w:rPr>
          <w:t>opt</w:t>
        </w:r>
        <w:r w:rsidR="00B0243F">
          <w:rPr>
            <w:rFonts w:ascii="Times New Roman" w:hAnsi="Times New Roman"/>
            <w:szCs w:val="24"/>
            <w:vertAlign w:val="subscript"/>
            <w:lang w:eastAsia="en-US"/>
          </w:rPr>
          <w:t xml:space="preserve"> </w:t>
        </w:r>
      </w:ins>
      <w:ins w:id="9782" w:author="Rev 19 Allen Wirfs-Brock" w:date="2013-09-22T12:51:00Z">
        <w:r w:rsidRPr="008E3458">
          <w:rPr>
            <w:rFonts w:ascii="Courier New" w:hAnsi="Courier New" w:cs="Courier New"/>
            <w:b/>
            <w:szCs w:val="24"/>
            <w:lang w:val="en-US" w:eastAsia="en-US"/>
          </w:rPr>
          <w:t>;</w:t>
        </w:r>
      </w:ins>
    </w:p>
    <w:p w14:paraId="76A05EE8" w14:textId="77777777" w:rsidR="00830393" w:rsidRPr="008E3458" w:rsidRDefault="00830393" w:rsidP="00B0243F">
      <w:pPr>
        <w:numPr>
          <w:ilvl w:val="0"/>
          <w:numId w:val="1624"/>
        </w:numPr>
        <w:spacing w:after="0" w:line="240" w:lineRule="auto"/>
        <w:contextualSpacing/>
        <w:jc w:val="left"/>
        <w:rPr>
          <w:ins w:id="9783" w:author="Rev 19 Allen Wirfs-Brock" w:date="2013-09-22T12:51:00Z"/>
          <w:rFonts w:ascii="Times New Roman" w:hAnsi="Times New Roman"/>
          <w:szCs w:val="24"/>
          <w:lang w:val="en-US" w:eastAsia="en-US"/>
        </w:rPr>
      </w:pPr>
      <w:ins w:id="9784" w:author="Rev 19 Allen Wirfs-Brock" w:date="2013-09-22T12:51:00Z">
        <w:r w:rsidRPr="008E3458">
          <w:rPr>
            <w:rFonts w:ascii="Times New Roman" w:hAnsi="Times New Roman"/>
            <w:szCs w:val="24"/>
            <w:lang w:val="en-US" w:eastAsia="en-US"/>
          </w:rPr>
          <w:t xml:space="preserve">Return </w:t>
        </w:r>
      </w:ins>
      <w:ins w:id="9785" w:author="Rev 19 Allen Wirfs-Brock" w:date="2013-09-22T17:50:00Z">
        <w:r w:rsidR="00B0243F" w:rsidRPr="008E3458">
          <w:rPr>
            <w:rFonts w:ascii="Times New Roman" w:hAnsi="Times New Roman"/>
            <w:szCs w:val="24"/>
            <w:lang w:val="en-US" w:eastAsia="en-US"/>
          </w:rPr>
          <w:t xml:space="preserve">the BoundNames of </w:t>
        </w:r>
        <w:r w:rsidR="00B0243F" w:rsidRPr="00B0243F">
          <w:rPr>
            <w:rFonts w:ascii="Times New Roman" w:hAnsi="Times New Roman"/>
            <w:i/>
            <w:szCs w:val="24"/>
            <w:lang w:val="en-US" w:eastAsia="en-US"/>
          </w:rPr>
          <w:t>ExportsClause</w:t>
        </w:r>
      </w:ins>
      <w:ins w:id="9786" w:author="Rev 19 Allen Wirfs-Brock" w:date="2013-09-22T12:51:00Z">
        <w:r w:rsidRPr="008E3458">
          <w:rPr>
            <w:rFonts w:ascii="Times New Roman" w:hAnsi="Times New Roman"/>
            <w:szCs w:val="24"/>
            <w:lang w:val="en-US" w:eastAsia="en-US"/>
          </w:rPr>
          <w:t>.</w:t>
        </w:r>
      </w:ins>
    </w:p>
    <w:p w14:paraId="0165CFBD" w14:textId="77777777" w:rsidR="00830393" w:rsidRPr="008E3458" w:rsidRDefault="00830393" w:rsidP="00830393">
      <w:pPr>
        <w:spacing w:after="0" w:line="240" w:lineRule="auto"/>
        <w:jc w:val="left"/>
        <w:rPr>
          <w:ins w:id="9787" w:author="Rev 19 Allen Wirfs-Brock" w:date="2013-09-22T12:51:00Z"/>
          <w:rFonts w:ascii="Times New Roman" w:hAnsi="Times New Roman"/>
          <w:szCs w:val="24"/>
          <w:lang w:val="en-US" w:eastAsia="en-US"/>
        </w:rPr>
      </w:pPr>
    </w:p>
    <w:p w14:paraId="39DF370A" w14:textId="77777777" w:rsidR="00830393" w:rsidRPr="008E3458" w:rsidRDefault="00830393" w:rsidP="00830393">
      <w:pPr>
        <w:spacing w:after="220" w:line="240" w:lineRule="auto"/>
        <w:jc w:val="left"/>
        <w:rPr>
          <w:ins w:id="9788" w:author="Rev 19 Allen Wirfs-Brock" w:date="2013-09-22T12:51:00Z"/>
          <w:rFonts w:ascii="Times New Roman" w:hAnsi="Times New Roman"/>
          <w:szCs w:val="24"/>
          <w:lang w:val="en-US" w:eastAsia="en-US"/>
        </w:rPr>
      </w:pPr>
      <w:ins w:id="9789" w:author="Rev 19 Allen Wirfs-Brock" w:date="2013-09-22T12:51:00Z">
        <w:r w:rsidRPr="008E3458">
          <w:rPr>
            <w:rFonts w:ascii="Times New Roman" w:hAnsi="Times New Roman"/>
            <w:i/>
            <w:szCs w:val="24"/>
            <w:lang w:val="en-US" w:eastAsia="en-US"/>
          </w:rPr>
          <w:t>ExportDeclaration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export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BindingList</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14:paraId="434F4902" w14:textId="77777777" w:rsidR="00830393" w:rsidRPr="008E3458" w:rsidRDefault="00830393" w:rsidP="00830393">
      <w:pPr>
        <w:numPr>
          <w:ilvl w:val="0"/>
          <w:numId w:val="1625"/>
        </w:numPr>
        <w:spacing w:after="0" w:line="240" w:lineRule="auto"/>
        <w:contextualSpacing/>
        <w:jc w:val="left"/>
        <w:rPr>
          <w:ins w:id="9790" w:author="Rev 19 Allen Wirfs-Brock" w:date="2013-09-22T12:51:00Z"/>
          <w:rFonts w:ascii="Times New Roman" w:hAnsi="Times New Roman"/>
          <w:szCs w:val="24"/>
          <w:lang w:val="en-US" w:eastAsia="en-US"/>
        </w:rPr>
      </w:pPr>
      <w:ins w:id="9791" w:author="Rev 19 Allen Wirfs-Brock" w:date="2013-09-22T12:51:00Z">
        <w:r w:rsidRPr="008E3458">
          <w:rPr>
            <w:rFonts w:ascii="Times New Roman" w:hAnsi="Times New Roman"/>
            <w:szCs w:val="24"/>
            <w:lang w:val="en-US" w:eastAsia="en-US"/>
          </w:rPr>
          <w:t xml:space="preserve">Let </w:t>
        </w:r>
        <w:r w:rsidRPr="008E3458">
          <w:rPr>
            <w:rFonts w:ascii="Times New Roman" w:hAnsi="Times New Roman"/>
            <w:i/>
            <w:szCs w:val="24"/>
            <w:lang w:val="en-US" w:eastAsia="en-US"/>
          </w:rPr>
          <w:t>names</w:t>
        </w:r>
        <w:r w:rsidRPr="008E3458">
          <w:rPr>
            <w:rFonts w:ascii="Times New Roman" w:hAnsi="Times New Roman"/>
            <w:szCs w:val="24"/>
            <w:lang w:val="en-US" w:eastAsia="en-US"/>
          </w:rPr>
          <w:t xml:space="preserve"> be the BoundNames of </w:t>
        </w:r>
        <w:r w:rsidRPr="008E3458">
          <w:rPr>
            <w:rFonts w:ascii="Times New Roman" w:hAnsi="Times New Roman"/>
            <w:i/>
            <w:szCs w:val="24"/>
            <w:lang w:val="en-US" w:eastAsia="en-US"/>
          </w:rPr>
          <w:t>BindingList</w:t>
        </w:r>
        <w:r w:rsidRPr="008E3458">
          <w:rPr>
            <w:rFonts w:ascii="Times New Roman" w:hAnsi="Times New Roman"/>
            <w:szCs w:val="24"/>
            <w:lang w:val="en-US" w:eastAsia="en-US"/>
          </w:rPr>
          <w:t>.</w:t>
        </w:r>
      </w:ins>
    </w:p>
    <w:p w14:paraId="53B0B6E1" w14:textId="77777777" w:rsidR="00830393" w:rsidRPr="008E3458" w:rsidRDefault="00830393" w:rsidP="00830393">
      <w:pPr>
        <w:numPr>
          <w:ilvl w:val="0"/>
          <w:numId w:val="1625"/>
        </w:numPr>
        <w:spacing w:after="0" w:line="240" w:lineRule="auto"/>
        <w:contextualSpacing/>
        <w:jc w:val="left"/>
        <w:rPr>
          <w:ins w:id="9792" w:author="Rev 19 Allen Wirfs-Brock" w:date="2013-09-22T12:51:00Z"/>
          <w:rFonts w:ascii="Times New Roman" w:hAnsi="Times New Roman"/>
          <w:szCs w:val="24"/>
          <w:lang w:val="en-US" w:eastAsia="en-US"/>
        </w:rPr>
      </w:pPr>
      <w:ins w:id="9793" w:author="Rev 19 Allen Wirfs-Brock" w:date="2013-09-22T12:51:00Z">
        <w:r w:rsidRPr="008E3458">
          <w:rPr>
            <w:rFonts w:ascii="Times New Roman" w:hAnsi="Times New Roman"/>
            <w:szCs w:val="24"/>
            <w:lang w:val="en-US" w:eastAsia="en-US"/>
          </w:rPr>
          <w:t xml:space="preserve">Return </w:t>
        </w:r>
        <w:r w:rsidRPr="008E3458">
          <w:rPr>
            <w:rFonts w:ascii="Times New Roman" w:hAnsi="Times New Roman"/>
            <w:i/>
            <w:szCs w:val="24"/>
            <w:lang w:val="en-US" w:eastAsia="en-US"/>
          </w:rPr>
          <w:t>names</w:t>
        </w:r>
        <w:r w:rsidRPr="008E3458">
          <w:rPr>
            <w:rFonts w:ascii="Times New Roman" w:hAnsi="Times New Roman"/>
            <w:szCs w:val="24"/>
            <w:lang w:val="en-US" w:eastAsia="en-US"/>
          </w:rPr>
          <w:t>.</w:t>
        </w:r>
      </w:ins>
    </w:p>
    <w:p w14:paraId="3D64B7D2" w14:textId="77777777" w:rsidR="00830393" w:rsidRPr="008E3458" w:rsidRDefault="00830393" w:rsidP="00830393">
      <w:pPr>
        <w:spacing w:after="0" w:line="240" w:lineRule="auto"/>
        <w:jc w:val="left"/>
        <w:rPr>
          <w:ins w:id="9794" w:author="Rev 19 Allen Wirfs-Brock" w:date="2013-09-22T12:51:00Z"/>
          <w:rFonts w:ascii="Times New Roman" w:hAnsi="Times New Roman"/>
          <w:szCs w:val="24"/>
          <w:lang w:val="en-US" w:eastAsia="en-US"/>
        </w:rPr>
      </w:pPr>
    </w:p>
    <w:p w14:paraId="5BECC436" w14:textId="77777777" w:rsidR="00830393" w:rsidRPr="008E3458" w:rsidRDefault="00830393" w:rsidP="00830393">
      <w:pPr>
        <w:spacing w:after="0" w:line="240" w:lineRule="auto"/>
        <w:jc w:val="left"/>
        <w:rPr>
          <w:ins w:id="9795" w:author="Rev 19 Allen Wirfs-Brock" w:date="2013-09-22T12:51:00Z"/>
          <w:rFonts w:ascii="Helvetica" w:hAnsi="Helvetica"/>
          <w:b/>
          <w:szCs w:val="24"/>
          <w:lang w:val="en-US" w:eastAsia="en-US"/>
        </w:rPr>
      </w:pPr>
    </w:p>
    <w:p w14:paraId="25302C0D" w14:textId="77777777" w:rsidR="00812EA8" w:rsidRDefault="003E76A5" w:rsidP="00D148E9">
      <w:pPr>
        <w:pStyle w:val="20"/>
      </w:pPr>
      <w:bookmarkStart w:id="9796" w:name="_Toc368050612"/>
      <w:r>
        <w:t>Script</w:t>
      </w:r>
      <w:ins w:id="9797" w:author="Rev 19 Allen Wirfs-Brock" w:date="2013-09-11T19:17:00Z">
        <w:r w:rsidR="00382137">
          <w:t>s</w:t>
        </w:r>
      </w:ins>
      <w:bookmarkEnd w:id="9796"/>
    </w:p>
    <w:p w14:paraId="4416BFCC" w14:textId="77777777" w:rsidR="004C02EF" w:rsidRPr="00E77497" w:rsidRDefault="004C02EF" w:rsidP="004C02EF">
      <w:pPr>
        <w:pStyle w:val="Syntax"/>
      </w:pPr>
      <w:r w:rsidRPr="00E77497">
        <w:t>Syntax</w:t>
      </w:r>
    </w:p>
    <w:p w14:paraId="37C8BD1E" w14:textId="77777777" w:rsidR="004C02EF" w:rsidRPr="00E77497" w:rsidRDefault="003E76A5" w:rsidP="004C02EF">
      <w:pPr>
        <w:pStyle w:val="SyntaxRule"/>
      </w:pPr>
      <w:r>
        <w:t>Script</w:t>
      </w:r>
      <w:r w:rsidRPr="00E77497">
        <w:t xml:space="preserve"> </w:t>
      </w:r>
      <w:r w:rsidR="004C02EF" w:rsidRPr="00E77497">
        <w:rPr>
          <w:rFonts w:ascii="Arial" w:hAnsi="Arial"/>
          <w:b/>
          <w:i w:val="0"/>
        </w:rPr>
        <w:t>:</w:t>
      </w:r>
    </w:p>
    <w:p w14:paraId="2B0BF0BB" w14:textId="77777777" w:rsidR="004C02EF" w:rsidRPr="00E77497" w:rsidRDefault="003E76A5" w:rsidP="004C02EF">
      <w:pPr>
        <w:pStyle w:val="SyntaxDefinition"/>
      </w:pPr>
      <w:r>
        <w:t>Script</w:t>
      </w:r>
      <w:r w:rsidR="006F6653">
        <w:t>Body</w:t>
      </w:r>
      <w:r w:rsidR="006F6653" w:rsidRPr="00E77497">
        <w:rPr>
          <w:rFonts w:ascii="Arial" w:hAnsi="Arial" w:cs="Arial"/>
          <w:i w:val="0"/>
          <w:vertAlign w:val="subscript"/>
        </w:rPr>
        <w:t>opt</w:t>
      </w:r>
    </w:p>
    <w:p w14:paraId="041EFEB1" w14:textId="77777777" w:rsidR="004C02EF" w:rsidRPr="00E77497" w:rsidRDefault="003E76A5" w:rsidP="004C02EF">
      <w:pPr>
        <w:pStyle w:val="SyntaxRule"/>
      </w:pPr>
      <w:r>
        <w:t>Script</w:t>
      </w:r>
      <w:r w:rsidR="006F6653">
        <w:t>Body</w:t>
      </w:r>
      <w:r w:rsidR="006F6653" w:rsidRPr="00E77497">
        <w:t xml:space="preserve"> </w:t>
      </w:r>
      <w:r w:rsidR="004C02EF" w:rsidRPr="00E77497">
        <w:rPr>
          <w:rFonts w:ascii="Arial" w:hAnsi="Arial"/>
          <w:b/>
          <w:i w:val="0"/>
        </w:rPr>
        <w:t>:</w:t>
      </w:r>
    </w:p>
    <w:p w14:paraId="341D8E17" w14:textId="77777777" w:rsidR="004C02EF" w:rsidRPr="00E77497" w:rsidRDefault="003E76A5" w:rsidP="004C02EF">
      <w:pPr>
        <w:pStyle w:val="SyntaxDefinition"/>
      </w:pPr>
      <w:del w:id="9798" w:author="Rev 19 Allen Wirfs-Brock" w:date="2013-09-12T17:54:00Z">
        <w:r w:rsidDel="00E82F00">
          <w:delText>Outer</w:delText>
        </w:r>
        <w:r w:rsidR="005E35C8" w:rsidDel="00E82F00">
          <w:delText>StatementList</w:delText>
        </w:r>
      </w:del>
      <w:ins w:id="9799" w:author="Rev 19 Allen Wirfs-Brock" w:date="2013-09-12T17:54:00Z">
        <w:r w:rsidR="00E82F00">
          <w:t>ScriptItemList</w:t>
        </w:r>
      </w:ins>
    </w:p>
    <w:p w14:paraId="6CE0CE43" w14:textId="77777777" w:rsidR="005B43E9" w:rsidRPr="00E77497" w:rsidRDefault="003E76A5" w:rsidP="005B43E9">
      <w:pPr>
        <w:pStyle w:val="SyntaxRule"/>
      </w:pPr>
      <w:del w:id="9800" w:author="Rev 19 Allen Wirfs-Brock" w:date="2013-09-12T17:54:00Z">
        <w:r w:rsidDel="00E82F00">
          <w:delText>Outer</w:delText>
        </w:r>
        <w:r w:rsidR="005B43E9" w:rsidRPr="00E77497" w:rsidDel="00E82F00">
          <w:delText xml:space="preserve">StatementList </w:delText>
        </w:r>
      </w:del>
      <w:ins w:id="9801" w:author="Rev 19 Allen Wirfs-Brock" w:date="2013-09-13T09:16:00Z">
        <w:r w:rsidR="0048208E" w:rsidRPr="0048208E">
          <w:t>Script</w:t>
        </w:r>
      </w:ins>
      <w:ins w:id="9802" w:author="Rev 19 Allen Wirfs-Brock" w:date="2013-09-12T17:54:00Z">
        <w:r w:rsidR="00E82F00">
          <w:t>Item</w:t>
        </w:r>
        <w:r w:rsidR="00E82F00" w:rsidRPr="00E77497">
          <w:t xml:space="preserve">List </w:t>
        </w:r>
      </w:ins>
      <w:r w:rsidR="005B43E9" w:rsidRPr="00E77497">
        <w:rPr>
          <w:rFonts w:ascii="Arial" w:hAnsi="Arial"/>
          <w:b/>
          <w:i w:val="0"/>
        </w:rPr>
        <w:t>:</w:t>
      </w:r>
    </w:p>
    <w:p w14:paraId="0755CC3E" w14:textId="77777777" w:rsidR="005B43E9" w:rsidRPr="00E77497" w:rsidRDefault="0048208E" w:rsidP="003E76A5">
      <w:pPr>
        <w:pStyle w:val="SyntaxDefinition"/>
      </w:pPr>
      <w:ins w:id="9803" w:author="Rev 19 Allen Wirfs-Brock" w:date="2013-09-13T09:16:00Z">
        <w:r w:rsidRPr="0048208E">
          <w:t>Script</w:t>
        </w:r>
      </w:ins>
      <w:del w:id="9804" w:author="Rev 19 Allen Wirfs-Brock" w:date="2013-09-13T09:16:00Z">
        <w:r w:rsidR="003E76A5" w:rsidDel="0048208E">
          <w:delText>Outer</w:delText>
        </w:r>
      </w:del>
      <w:r w:rsidR="005B43E9" w:rsidRPr="00E77497">
        <w:t>Item</w:t>
      </w:r>
      <w:r w:rsidR="005B43E9" w:rsidRPr="00E77497">
        <w:br/>
      </w:r>
      <w:ins w:id="9805" w:author="Rev 19 Allen Wirfs-Brock" w:date="2013-09-13T09:17:00Z">
        <w:r w:rsidRPr="0048208E">
          <w:t>ScriptItem</w:t>
        </w:r>
      </w:ins>
      <w:del w:id="9806" w:author="Rev 19 Allen Wirfs-Brock" w:date="2013-09-13T09:17:00Z">
        <w:r w:rsidR="003E76A5" w:rsidDel="0048208E">
          <w:delText>Outer</w:delText>
        </w:r>
        <w:r w:rsidR="005B43E9" w:rsidRPr="00E77497" w:rsidDel="0048208E">
          <w:delText>Statement</w:delText>
        </w:r>
      </w:del>
      <w:r w:rsidR="005B43E9" w:rsidRPr="00E77497">
        <w:t>List</w:t>
      </w:r>
      <w:r w:rsidR="005B43E9">
        <w:t xml:space="preserve"> </w:t>
      </w:r>
      <w:r w:rsidR="005B43E9" w:rsidRPr="00E77497">
        <w:t xml:space="preserve"> </w:t>
      </w:r>
      <w:ins w:id="9807" w:author="Rev 19 Allen Wirfs-Brock" w:date="2013-09-13T09:17:00Z">
        <w:r w:rsidRPr="0048208E">
          <w:t>Script</w:t>
        </w:r>
      </w:ins>
      <w:del w:id="9808" w:author="Rev 19 Allen Wirfs-Brock" w:date="2013-09-13T09:17:00Z">
        <w:r w:rsidR="003E76A5" w:rsidDel="0048208E">
          <w:delText>Outer</w:delText>
        </w:r>
      </w:del>
      <w:r w:rsidR="005B43E9" w:rsidRPr="00E77497">
        <w:t>Item</w:t>
      </w:r>
    </w:p>
    <w:p w14:paraId="01890938" w14:textId="77777777" w:rsidR="005B43E9" w:rsidRPr="00E77497" w:rsidDel="00ED784A" w:rsidRDefault="003E76A5" w:rsidP="005B43E9">
      <w:pPr>
        <w:pStyle w:val="SyntaxRule"/>
        <w:rPr>
          <w:del w:id="9809" w:author="Rev 19 Allen Wirfs-Brock" w:date="2013-09-13T09:48:00Z"/>
        </w:rPr>
      </w:pPr>
      <w:del w:id="9810" w:author="Rev 19 Allen Wirfs-Brock" w:date="2013-09-13T09:16:00Z">
        <w:r w:rsidDel="0048208E">
          <w:delText>Outer</w:delText>
        </w:r>
      </w:del>
      <w:del w:id="9811" w:author="Rev 19 Allen Wirfs-Brock" w:date="2013-09-13T09:48:00Z">
        <w:r w:rsidR="005B43E9" w:rsidDel="00ED784A">
          <w:delText>Item</w:delText>
        </w:r>
        <w:r w:rsidR="005B43E9" w:rsidRPr="00E77497" w:rsidDel="00ED784A">
          <w:delText xml:space="preserve"> </w:delText>
        </w:r>
        <w:r w:rsidR="005B43E9" w:rsidRPr="00E77497" w:rsidDel="00ED784A">
          <w:rPr>
            <w:rFonts w:ascii="Arial" w:hAnsi="Arial"/>
            <w:b/>
            <w:i w:val="0"/>
          </w:rPr>
          <w:delText>:</w:delText>
        </w:r>
        <w:bookmarkStart w:id="9812" w:name="_Toc368034613"/>
        <w:bookmarkStart w:id="9813" w:name="_Toc368049836"/>
        <w:bookmarkStart w:id="9814" w:name="_Toc368050613"/>
        <w:bookmarkEnd w:id="9812"/>
        <w:bookmarkEnd w:id="9813"/>
        <w:bookmarkEnd w:id="9814"/>
      </w:del>
    </w:p>
    <w:p w14:paraId="013360A5" w14:textId="77777777" w:rsidR="005B43E9" w:rsidRPr="00E77497" w:rsidDel="00ED784A" w:rsidRDefault="005B43E9" w:rsidP="005B43E9">
      <w:pPr>
        <w:pStyle w:val="SyntaxDefinition"/>
        <w:rPr>
          <w:del w:id="9815" w:author="Rev 19 Allen Wirfs-Brock" w:date="2013-09-13T09:48:00Z"/>
        </w:rPr>
      </w:pPr>
      <w:del w:id="9816" w:author="Rev 19 Allen Wirfs-Brock" w:date="2013-09-13T09:48:00Z">
        <w:r w:rsidDel="00ED784A">
          <w:delText>ModuleDeclaration</w:delText>
        </w:r>
        <w:r w:rsidDel="00ED784A">
          <w:br/>
          <w:delText>ImportDeclaration</w:delText>
        </w:r>
        <w:r w:rsidRPr="00E77497" w:rsidDel="00ED784A">
          <w:br/>
        </w:r>
        <w:r w:rsidDel="00ED784A">
          <w:delText>StatementList</w:delText>
        </w:r>
        <w:r w:rsidRPr="00E77497" w:rsidDel="00ED784A">
          <w:delText>Item</w:delText>
        </w:r>
        <w:bookmarkStart w:id="9817" w:name="_Toc368034614"/>
        <w:bookmarkStart w:id="9818" w:name="_Toc368049837"/>
        <w:bookmarkStart w:id="9819" w:name="_Toc368050614"/>
        <w:bookmarkEnd w:id="9817"/>
        <w:bookmarkEnd w:id="9818"/>
        <w:bookmarkEnd w:id="9819"/>
      </w:del>
    </w:p>
    <w:p w14:paraId="2B0F4F5E" w14:textId="77777777" w:rsidR="004C3785" w:rsidRPr="00E77497" w:rsidDel="00382137" w:rsidRDefault="004C3785" w:rsidP="004221C6">
      <w:pPr>
        <w:pStyle w:val="30"/>
        <w:rPr>
          <w:del w:id="9820" w:author="Rev 19 Allen Wirfs-Brock" w:date="2013-09-11T19:15:00Z"/>
        </w:rPr>
      </w:pPr>
      <w:bookmarkStart w:id="9821" w:name="_Ref365637266"/>
      <w:del w:id="9822" w:author="Rev 19 Allen Wirfs-Brock" w:date="2013-09-11T19:15:00Z">
        <w:r w:rsidDel="00382137">
          <w:delText>Static</w:delText>
        </w:r>
        <w:r w:rsidRPr="00E77497" w:rsidDel="00382137">
          <w:delText xml:space="preserve"> Semantics</w:delText>
        </w:r>
        <w:bookmarkStart w:id="9823" w:name="_Toc368034615"/>
        <w:bookmarkStart w:id="9824" w:name="_Toc368049838"/>
        <w:bookmarkStart w:id="9825" w:name="_Toc368050615"/>
        <w:bookmarkEnd w:id="9821"/>
        <w:bookmarkEnd w:id="9823"/>
        <w:bookmarkEnd w:id="9824"/>
        <w:bookmarkEnd w:id="9825"/>
      </w:del>
    </w:p>
    <w:p w14:paraId="05649BAF" w14:textId="77777777" w:rsidR="00081161" w:rsidRPr="00E77497" w:rsidRDefault="00081161" w:rsidP="004221C6">
      <w:pPr>
        <w:pStyle w:val="30"/>
      </w:pPr>
      <w:bookmarkStart w:id="9826" w:name="_Toc368050616"/>
      <w:bookmarkStart w:id="9827" w:name="_Ref368051165"/>
      <w:bookmarkStart w:id="9828" w:name="_Ref368051667"/>
      <w:bookmarkStart w:id="9829" w:name="_Ref368051767"/>
      <w:r w:rsidRPr="00E77497">
        <w:t>Static Semantics:  Early Errors</w:t>
      </w:r>
      <w:bookmarkEnd w:id="9826"/>
      <w:bookmarkEnd w:id="9827"/>
      <w:bookmarkEnd w:id="9828"/>
      <w:bookmarkEnd w:id="9829"/>
    </w:p>
    <w:p w14:paraId="7FB53B2F" w14:textId="77777777" w:rsidR="00081161" w:rsidRPr="00E77497" w:rsidRDefault="003E76A5" w:rsidP="00C13ACC">
      <w:pPr>
        <w:jc w:val="left"/>
      </w:pPr>
      <w:r>
        <w:rPr>
          <w:rFonts w:ascii="Times New Roman" w:hAnsi="Times New Roman"/>
          <w:i/>
        </w:rPr>
        <w:t>Script</w:t>
      </w:r>
      <w:r w:rsidR="00081161">
        <w:rPr>
          <w:rFonts w:ascii="Times New Roman" w:hAnsi="Times New Roman"/>
          <w:i/>
        </w:rPr>
        <w:t>Body</w:t>
      </w:r>
      <w:r w:rsidR="00081161" w:rsidRPr="00E77497">
        <w:rPr>
          <w:rFonts w:ascii="Times New Roman" w:hAnsi="Times New Roman"/>
          <w:i/>
        </w:rPr>
        <w:t xml:space="preserve"> </w:t>
      </w:r>
      <w:r w:rsidR="00081161" w:rsidRPr="00E77497">
        <w:rPr>
          <w:b/>
        </w:rPr>
        <w:t>:</w:t>
      </w:r>
      <w:r w:rsidR="00081161" w:rsidRPr="00E77497">
        <w:rPr>
          <w:rFonts w:ascii="Times New Roman" w:hAnsi="Times New Roman"/>
          <w:i/>
        </w:rPr>
        <w:t xml:space="preserve"> </w:t>
      </w:r>
      <w:del w:id="9830" w:author="Rev 19 Allen Wirfs-Brock" w:date="2013-09-13T09:10:00Z">
        <w:r w:rsidR="00C13ACC" w:rsidDel="00F40878">
          <w:rPr>
            <w:rFonts w:ascii="Times New Roman" w:hAnsi="Times New Roman"/>
            <w:i/>
          </w:rPr>
          <w:delText>Outer</w:delText>
        </w:r>
        <w:r w:rsidR="00081161" w:rsidDel="00F40878">
          <w:rPr>
            <w:rFonts w:ascii="Times New Roman" w:hAnsi="Times New Roman"/>
            <w:i/>
          </w:rPr>
          <w:delText xml:space="preserve">StatementList </w:delText>
        </w:r>
      </w:del>
      <w:ins w:id="9831" w:author="Rev 19 Allen Wirfs-Brock" w:date="2013-09-13T09:10:00Z">
        <w:r w:rsidR="00F40878">
          <w:rPr>
            <w:rFonts w:ascii="Times New Roman" w:hAnsi="Times New Roman"/>
            <w:i/>
          </w:rPr>
          <w:t xml:space="preserve">ScriptItemList </w:t>
        </w:r>
      </w:ins>
    </w:p>
    <w:p w14:paraId="66AC81E1" w14:textId="77777777" w:rsidR="004C3785" w:rsidRPr="00E77497" w:rsidRDefault="004C3785" w:rsidP="00F40878">
      <w:pPr>
        <w:numPr>
          <w:ilvl w:val="0"/>
          <w:numId w:val="737"/>
        </w:numPr>
        <w:spacing w:after="220"/>
        <w:contextualSpacing/>
      </w:pPr>
      <w:r w:rsidRPr="00E77497">
        <w:t xml:space="preserve">It is a Syntax Error if the LexicallyDeclaredNames of </w:t>
      </w:r>
      <w:ins w:id="9832" w:author="Rev 19 Allen Wirfs-Brock" w:date="2013-09-13T09:12:00Z">
        <w:r w:rsidR="00F40878" w:rsidRPr="00F40878">
          <w:rPr>
            <w:rFonts w:ascii="Times New Roman" w:hAnsi="Times New Roman"/>
            <w:i/>
          </w:rPr>
          <w:t>ScriptItem</w:t>
        </w:r>
      </w:ins>
      <w:del w:id="9833" w:author="Rev 19 Allen Wirfs-Brock" w:date="2013-09-13T09:12:00Z">
        <w:r w:rsidR="00C13ACC" w:rsidDel="00F40878">
          <w:rPr>
            <w:rFonts w:ascii="Times New Roman" w:hAnsi="Times New Roman"/>
            <w:i/>
          </w:rPr>
          <w:delText>Outer</w:delText>
        </w:r>
        <w:r w:rsidR="004605B6" w:rsidDel="00F40878">
          <w:rPr>
            <w:rFonts w:ascii="Times New Roman" w:hAnsi="Times New Roman"/>
            <w:i/>
          </w:rPr>
          <w:delText>S</w:delText>
        </w:r>
        <w:r w:rsidRPr="00E77497" w:rsidDel="00F40878">
          <w:rPr>
            <w:rFonts w:ascii="Times New Roman" w:hAnsi="Times New Roman"/>
            <w:i/>
          </w:rPr>
          <w:delText>tatement</w:delText>
        </w:r>
      </w:del>
      <w:r w:rsidRPr="00E77497">
        <w:rPr>
          <w:rFonts w:ascii="Times New Roman" w:hAnsi="Times New Roman"/>
          <w:i/>
        </w:rPr>
        <w:t>List</w:t>
      </w:r>
      <w:r w:rsidRPr="00E77497">
        <w:t xml:space="preserve"> contains any duplicate entr</w:t>
      </w:r>
      <w:r>
        <w:t>i</w:t>
      </w:r>
      <w:r w:rsidRPr="00E77497">
        <w:t>es.</w:t>
      </w:r>
    </w:p>
    <w:p w14:paraId="02FF8A74" w14:textId="77777777" w:rsidR="004C3785" w:rsidRPr="00E77497" w:rsidRDefault="004C3785" w:rsidP="00F40878">
      <w:pPr>
        <w:numPr>
          <w:ilvl w:val="0"/>
          <w:numId w:val="737"/>
        </w:numPr>
        <w:spacing w:after="220"/>
        <w:contextualSpacing/>
      </w:pPr>
      <w:r w:rsidRPr="00E77497">
        <w:t xml:space="preserve">It is a Syntax Error if any element of the </w:t>
      </w:r>
      <w:r w:rsidRPr="00B839D2">
        <w:rPr>
          <w:rFonts w:ascii="Times New Roman" w:hAnsi="Times New Roman"/>
        </w:rPr>
        <w:t>LexicallyDeclaredNames</w:t>
      </w:r>
      <w:r w:rsidRPr="00E77497">
        <w:t xml:space="preserve"> of </w:t>
      </w:r>
      <w:ins w:id="9834" w:author="Rev 19 Allen Wirfs-Brock" w:date="2013-09-13T09:12:00Z">
        <w:r w:rsidR="00F40878" w:rsidRPr="00F40878">
          <w:rPr>
            <w:rFonts w:ascii="Times New Roman" w:hAnsi="Times New Roman"/>
            <w:i/>
          </w:rPr>
          <w:t>ScriptItem</w:t>
        </w:r>
      </w:ins>
      <w:del w:id="9835" w:author="Rev 19 Allen Wirfs-Brock" w:date="2013-09-13T09:12:00Z">
        <w:r w:rsidR="00C13ACC" w:rsidDel="00F40878">
          <w:rPr>
            <w:rFonts w:ascii="Times New Roman" w:hAnsi="Times New Roman"/>
            <w:i/>
          </w:rPr>
          <w:delText>Outer</w:delText>
        </w:r>
        <w:r w:rsidR="004605B6" w:rsidDel="00F40878">
          <w:rPr>
            <w:rFonts w:ascii="Times New Roman" w:hAnsi="Times New Roman"/>
            <w:i/>
          </w:rPr>
          <w:delText>S</w:delText>
        </w:r>
        <w:r w:rsidR="004605B6" w:rsidRPr="00E77497" w:rsidDel="00F40878">
          <w:rPr>
            <w:rFonts w:ascii="Times New Roman" w:hAnsi="Times New Roman"/>
            <w:i/>
          </w:rPr>
          <w:delText>tatement</w:delText>
        </w:r>
      </w:del>
      <w:r w:rsidR="004605B6" w:rsidRPr="00E77497">
        <w:rPr>
          <w:rFonts w:ascii="Times New Roman" w:hAnsi="Times New Roman"/>
          <w:i/>
        </w:rPr>
        <w:t>List</w:t>
      </w:r>
      <w:r w:rsidR="004605B6" w:rsidRPr="00E77497">
        <w:t xml:space="preserve"> </w:t>
      </w:r>
      <w:r w:rsidRPr="00E77497">
        <w:t xml:space="preserve">also occurs in the </w:t>
      </w:r>
      <w:r w:rsidRPr="00B839D2">
        <w:rPr>
          <w:rFonts w:ascii="Times New Roman" w:hAnsi="Times New Roman"/>
        </w:rPr>
        <w:t>VarDeclaredNames</w:t>
      </w:r>
      <w:r w:rsidRPr="00E77497">
        <w:t xml:space="preserve"> of </w:t>
      </w:r>
      <w:ins w:id="9836" w:author="Rev 19 Allen Wirfs-Brock" w:date="2013-09-13T09:12:00Z">
        <w:r w:rsidR="00F40878" w:rsidRPr="00F40878">
          <w:rPr>
            <w:rFonts w:ascii="Times New Roman" w:hAnsi="Times New Roman"/>
            <w:i/>
          </w:rPr>
          <w:t>ScriptItem</w:t>
        </w:r>
      </w:ins>
      <w:del w:id="9837" w:author="Rev 19 Allen Wirfs-Brock" w:date="2013-09-13T09:12:00Z">
        <w:r w:rsidR="00C13ACC" w:rsidDel="00F40878">
          <w:rPr>
            <w:rFonts w:ascii="Times New Roman" w:hAnsi="Times New Roman"/>
            <w:i/>
          </w:rPr>
          <w:delText>OuterStatement</w:delText>
        </w:r>
      </w:del>
      <w:r w:rsidRPr="00E77497">
        <w:rPr>
          <w:rFonts w:ascii="Times New Roman" w:hAnsi="Times New Roman"/>
          <w:i/>
        </w:rPr>
        <w:t>List</w:t>
      </w:r>
      <w:r w:rsidRPr="00E77497">
        <w:t>.</w:t>
      </w:r>
    </w:p>
    <w:p w14:paraId="206F4555" w14:textId="77777777" w:rsidR="00F90840" w:rsidRPr="00E77497" w:rsidRDefault="00F90840" w:rsidP="00F40878">
      <w:pPr>
        <w:numPr>
          <w:ilvl w:val="0"/>
          <w:numId w:val="737"/>
        </w:numPr>
        <w:spacing w:after="220"/>
        <w:contextualSpacing/>
      </w:pPr>
      <w:r>
        <w:t xml:space="preserve">It is a Syntax Error if </w:t>
      </w:r>
      <w:ins w:id="9838" w:author="Rev 19 Allen Wirfs-Brock" w:date="2013-09-13T09:13:00Z">
        <w:r w:rsidR="00F40878" w:rsidRPr="00F40878">
          <w:rPr>
            <w:rFonts w:ascii="Times New Roman" w:hAnsi="Times New Roman"/>
            <w:i/>
          </w:rPr>
          <w:t>ScriptItem</w:t>
        </w:r>
      </w:ins>
      <w:del w:id="9839" w:author="Rev 19 Allen Wirfs-Brock" w:date="2013-09-13T09:13:00Z">
        <w:r w:rsidR="00C13ACC" w:rsidDel="00F40878">
          <w:rPr>
            <w:rFonts w:ascii="Times New Roman" w:hAnsi="Times New Roman"/>
            <w:i/>
          </w:rPr>
          <w:delText>OuterS</w:delText>
        </w:r>
        <w:r w:rsidR="00C13ACC" w:rsidRPr="00E77497" w:rsidDel="00F40878">
          <w:rPr>
            <w:rFonts w:ascii="Times New Roman" w:hAnsi="Times New Roman"/>
            <w:i/>
          </w:rPr>
          <w:delText>tatement</w:delText>
        </w:r>
      </w:del>
      <w:r w:rsidR="00C13ACC" w:rsidRPr="00E77497">
        <w:rPr>
          <w:rFonts w:ascii="Times New Roman" w:hAnsi="Times New Roman"/>
          <w:i/>
        </w:rPr>
        <w:t>List</w:t>
      </w:r>
      <w:r w:rsidR="00C13ACC" w:rsidRPr="00E77497">
        <w:t xml:space="preserve"> </w:t>
      </w:r>
      <w:r w:rsidRPr="00081161">
        <w:rPr>
          <w:rFonts w:ascii="Times New Roman" w:hAnsi="Times New Roman"/>
        </w:rPr>
        <w:t>Contains</w:t>
      </w:r>
      <w:r w:rsidRPr="00081161">
        <w:t xml:space="preserve"> </w:t>
      </w:r>
      <w:r>
        <w:rPr>
          <w:rFonts w:ascii="Times New Roman" w:hAnsi="Times New Roman"/>
          <w:i/>
        </w:rPr>
        <w:t>ReturnStatement</w:t>
      </w:r>
      <w:r>
        <w:t>.</w:t>
      </w:r>
    </w:p>
    <w:p w14:paraId="67C38267" w14:textId="77777777" w:rsidR="00081161" w:rsidRPr="00E77497" w:rsidRDefault="00081161" w:rsidP="00F40878">
      <w:pPr>
        <w:numPr>
          <w:ilvl w:val="0"/>
          <w:numId w:val="737"/>
        </w:numPr>
        <w:spacing w:after="220"/>
        <w:contextualSpacing/>
      </w:pPr>
      <w:r>
        <w:t xml:space="preserve">It is a Syntax Error if </w:t>
      </w:r>
      <w:ins w:id="9840" w:author="Rev 19 Allen Wirfs-Brock" w:date="2013-09-13T09:12:00Z">
        <w:r w:rsidR="00F40878" w:rsidRPr="00F40878">
          <w:rPr>
            <w:rFonts w:ascii="Times New Roman" w:hAnsi="Times New Roman"/>
            <w:i/>
          </w:rPr>
          <w:t>ScriptItem</w:t>
        </w:r>
      </w:ins>
      <w:del w:id="9841" w:author="Rev 19 Allen Wirfs-Brock" w:date="2013-09-13T09:12:00Z">
        <w:r w:rsidR="00C13ACC" w:rsidDel="00F40878">
          <w:rPr>
            <w:rFonts w:ascii="Times New Roman" w:hAnsi="Times New Roman"/>
            <w:i/>
          </w:rPr>
          <w:delText>OuterS</w:delText>
        </w:r>
        <w:r w:rsidR="00C13ACC" w:rsidRPr="00E77497" w:rsidDel="00F40878">
          <w:rPr>
            <w:rFonts w:ascii="Times New Roman" w:hAnsi="Times New Roman"/>
            <w:i/>
          </w:rPr>
          <w:delText>tatement</w:delText>
        </w:r>
      </w:del>
      <w:r w:rsidR="00C13ACC" w:rsidRPr="00E77497">
        <w:rPr>
          <w:rFonts w:ascii="Times New Roman" w:hAnsi="Times New Roman"/>
          <w:i/>
        </w:rPr>
        <w:t>List</w:t>
      </w:r>
      <w:r w:rsidR="00C13ACC" w:rsidRPr="00E77497">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p>
    <w:p w14:paraId="526EA6EC" w14:textId="77777777" w:rsidR="00081161" w:rsidRDefault="00081161" w:rsidP="00F40878">
      <w:pPr>
        <w:numPr>
          <w:ilvl w:val="0"/>
          <w:numId w:val="737"/>
        </w:numPr>
        <w:spacing w:after="220"/>
      </w:pPr>
      <w:r>
        <w:t xml:space="preserve">It is a Syntax Error if </w:t>
      </w:r>
      <w:ins w:id="9842" w:author="Rev 19 Allen Wirfs-Brock" w:date="2013-09-13T09:12:00Z">
        <w:r w:rsidR="00F40878" w:rsidRPr="00F40878">
          <w:rPr>
            <w:rFonts w:ascii="Times New Roman" w:hAnsi="Times New Roman"/>
            <w:i/>
          </w:rPr>
          <w:t>ScriptItem</w:t>
        </w:r>
      </w:ins>
      <w:del w:id="9843" w:author="Rev 19 Allen Wirfs-Brock" w:date="2013-09-13T09:12:00Z">
        <w:r w:rsidR="00C13ACC" w:rsidDel="00F40878">
          <w:rPr>
            <w:rFonts w:ascii="Times New Roman" w:hAnsi="Times New Roman"/>
            <w:i/>
          </w:rPr>
          <w:delText>OuterS</w:delText>
        </w:r>
        <w:r w:rsidR="00C13ACC" w:rsidRPr="00E77497" w:rsidDel="00F40878">
          <w:rPr>
            <w:rFonts w:ascii="Times New Roman" w:hAnsi="Times New Roman"/>
            <w:i/>
          </w:rPr>
          <w:delText>tatement</w:delText>
        </w:r>
      </w:del>
      <w:r w:rsidR="00C13ACC" w:rsidRPr="00E77497">
        <w:rPr>
          <w:rFonts w:ascii="Times New Roman" w:hAnsi="Times New Roman"/>
          <w:i/>
        </w:rPr>
        <w:t>List</w:t>
      </w:r>
      <w:r w:rsidR="00C13ACC"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14:paraId="7A068F16" w14:textId="77777777" w:rsidR="00902886" w:rsidRPr="00E77497" w:rsidRDefault="00902886" w:rsidP="00902886">
      <w:pPr>
        <w:pStyle w:val="Note"/>
      </w:pPr>
      <w:r>
        <w:t>NOTE</w:t>
      </w:r>
      <w:r>
        <w:tab/>
        <w:t xml:space="preserve">Additional error conditions relating to conflicting or duplicate declarations are checked during module linking prior to evaluation of a </w:t>
      </w:r>
      <w:r w:rsidRPr="00B839D2">
        <w:rPr>
          <w:rFonts w:ascii="Times New Roman" w:hAnsi="Times New Roman"/>
          <w:i/>
          <w:iCs/>
        </w:rPr>
        <w:t>Script</w:t>
      </w:r>
      <w:r>
        <w:t xml:space="preserve">. If any such errors are detected the </w:t>
      </w:r>
      <w:r w:rsidRPr="00B839D2">
        <w:rPr>
          <w:rFonts w:ascii="Times New Roman" w:hAnsi="Times New Roman"/>
          <w:i/>
          <w:iCs/>
        </w:rPr>
        <w:t>Script</w:t>
      </w:r>
      <w:r>
        <w:t xml:space="preserve"> is not evaluated. </w:t>
      </w:r>
    </w:p>
    <w:p w14:paraId="68AC39A6" w14:textId="77777777" w:rsidR="004C3785" w:rsidRPr="00E77497" w:rsidRDefault="004C3785" w:rsidP="004221C6">
      <w:pPr>
        <w:pStyle w:val="30"/>
      </w:pPr>
      <w:bookmarkStart w:id="9844" w:name="_Ref368037197"/>
      <w:bookmarkStart w:id="9845" w:name="_Toc368050617"/>
      <w:r w:rsidRPr="00E77497">
        <w:t xml:space="preserve">Static Semantics:  </w:t>
      </w:r>
      <w:r>
        <w:rPr>
          <w:lang w:eastAsia="en-US"/>
        </w:rPr>
        <w:t>IsStrict</w:t>
      </w:r>
      <w:bookmarkEnd w:id="9844"/>
      <w:bookmarkEnd w:id="9845"/>
    </w:p>
    <w:p w14:paraId="322C7C7B" w14:textId="77777777" w:rsidR="00902612" w:rsidRPr="00F742D3" w:rsidRDefault="00902612" w:rsidP="00902612">
      <w:pPr>
        <w:rPr>
          <w:ins w:id="9846" w:author="Rev 19 Allen Wirfs-Brock" w:date="2013-09-27T09:25:00Z"/>
        </w:rPr>
      </w:pPr>
      <w:ins w:id="9847" w:author="Rev 19 Allen Wirfs-Brock" w:date="2013-09-27T09:25:00Z">
        <w:r>
          <w:t xml:space="preserve">See also: </w:t>
        </w:r>
        <w:r>
          <w:fldChar w:fldCharType="begin"/>
        </w:r>
        <w:r>
          <w:instrText xml:space="preserve"> REF _Ref368037126 \r \h </w:instrText>
        </w:r>
      </w:ins>
      <w:ins w:id="9848" w:author="Rev 19 Allen Wirfs-Brock" w:date="2013-09-27T09:25:00Z">
        <w:r>
          <w:fldChar w:fldCharType="separate"/>
        </w:r>
      </w:ins>
      <w:ins w:id="9849" w:author="Rev 19 Allen Wirfs-Brock" w:date="2013-09-27T13:22:00Z">
        <w:r w:rsidR="00D433E8">
          <w:t>14.1.8</w:t>
        </w:r>
      </w:ins>
      <w:ins w:id="9850" w:author="Rev 19 Allen Wirfs-Brock" w:date="2013-09-27T09:25:00Z">
        <w:r>
          <w:fldChar w:fldCharType="end"/>
        </w:r>
        <w:r>
          <w:t xml:space="preserve">, </w:t>
        </w:r>
        <w:r>
          <w:fldChar w:fldCharType="begin"/>
        </w:r>
        <w:r>
          <w:instrText xml:space="preserve"> REF _Ref368037171 \r \h </w:instrText>
        </w:r>
      </w:ins>
      <w:ins w:id="9851" w:author="Rev 19 Allen Wirfs-Brock" w:date="2013-09-27T09:25:00Z">
        <w:r>
          <w:fldChar w:fldCharType="separate"/>
        </w:r>
      </w:ins>
      <w:ins w:id="9852" w:author="Rev 19 Allen Wirfs-Brock" w:date="2013-09-27T13:22:00Z">
        <w:r w:rsidR="00D433E8">
          <w:t>15.1.0.2</w:t>
        </w:r>
      </w:ins>
      <w:ins w:id="9853" w:author="Rev 19 Allen Wirfs-Brock" w:date="2013-09-27T09:25:00Z">
        <w:r>
          <w:fldChar w:fldCharType="end"/>
        </w:r>
        <w:r>
          <w:t>.</w:t>
        </w:r>
      </w:ins>
    </w:p>
    <w:p w14:paraId="6FB05917" w14:textId="77777777" w:rsidR="004C3785" w:rsidRPr="006B3D6C" w:rsidRDefault="00674591" w:rsidP="00674591">
      <w:r>
        <w:rPr>
          <w:rFonts w:ascii="Times New Roman" w:hAnsi="Times New Roman"/>
          <w:i/>
        </w:rPr>
        <w:t>Script</w:t>
      </w:r>
      <w:r w:rsidR="004C3785" w:rsidRPr="00E77497">
        <w:rPr>
          <w:rFonts w:ascii="Times New Roman" w:hAnsi="Times New Roman"/>
          <w:i/>
        </w:rPr>
        <w:t xml:space="preserve">Body </w:t>
      </w:r>
      <w:r w:rsidR="004C3785" w:rsidRPr="00E77497">
        <w:rPr>
          <w:b/>
        </w:rPr>
        <w:t>:</w:t>
      </w:r>
      <w:r w:rsidR="004C3785" w:rsidRPr="00E77497">
        <w:rPr>
          <w:rFonts w:ascii="Times New Roman" w:hAnsi="Times New Roman"/>
          <w:i/>
        </w:rPr>
        <w:t xml:space="preserve"> </w:t>
      </w:r>
      <w:ins w:id="9854" w:author="Rev 19 Allen Wirfs-Brock" w:date="2013-09-13T09:13:00Z">
        <w:r w:rsidR="00F40878" w:rsidRPr="00F40878">
          <w:rPr>
            <w:rFonts w:ascii="Times New Roman" w:hAnsi="Times New Roman"/>
            <w:i/>
          </w:rPr>
          <w:t>ScriptItem</w:t>
        </w:r>
      </w:ins>
      <w:del w:id="9855" w:author="Rev 19 Allen Wirfs-Brock" w:date="2013-09-13T09:13:00Z">
        <w:r w:rsidDel="00F40878">
          <w:rPr>
            <w:rFonts w:ascii="Times New Roman" w:hAnsi="Times New Roman"/>
            <w:i/>
          </w:rPr>
          <w:delText>Outer</w:delText>
        </w:r>
        <w:r w:rsidR="004605B6" w:rsidDel="00F40878">
          <w:rPr>
            <w:rFonts w:ascii="Times New Roman" w:hAnsi="Times New Roman"/>
            <w:i/>
          </w:rPr>
          <w:delText>Statement</w:delText>
        </w:r>
      </w:del>
      <w:r w:rsidR="004605B6">
        <w:rPr>
          <w:rFonts w:ascii="Times New Roman" w:hAnsi="Times New Roman"/>
          <w:i/>
        </w:rPr>
        <w:t>List</w:t>
      </w:r>
      <w:r w:rsidR="004C3785" w:rsidRPr="00E77497">
        <w:rPr>
          <w:rFonts w:ascii="Times New Roman" w:hAnsi="Times New Roman"/>
          <w:i/>
        </w:rPr>
        <w:t xml:space="preserve"> </w:t>
      </w:r>
      <w:r w:rsidR="004C3785" w:rsidRPr="00E77497">
        <w:t xml:space="preserve"> </w:t>
      </w:r>
    </w:p>
    <w:p w14:paraId="5B56C276" w14:textId="77777777" w:rsidR="004C3785" w:rsidRPr="004605B6" w:rsidRDefault="004C3785" w:rsidP="004221C6">
      <w:pPr>
        <w:pStyle w:val="Alg4"/>
        <w:numPr>
          <w:ilvl w:val="0"/>
          <w:numId w:val="1602"/>
        </w:numPr>
        <w:spacing w:after="220"/>
        <w:contextualSpacing/>
      </w:pPr>
      <w:commentRangeStart w:id="9856"/>
      <w:r>
        <w:t>I</w:t>
      </w:r>
      <w:r w:rsidRPr="00FE5E17">
        <w:t>f th</w:t>
      </w:r>
      <w:r>
        <w:t>is</w:t>
      </w:r>
      <w:r w:rsidRPr="00E77497">
        <w:t xml:space="preserve"> </w:t>
      </w:r>
      <w:r w:rsidR="00674591">
        <w:rPr>
          <w:rStyle w:val="bnf"/>
        </w:rPr>
        <w:t>Script</w:t>
      </w:r>
      <w:r>
        <w:rPr>
          <w:rStyle w:val="bnf"/>
        </w:rPr>
        <w:t>Body</w:t>
      </w:r>
      <w:r w:rsidRPr="00E77497">
        <w:t xml:space="preserve"> </w:t>
      </w:r>
      <w:r w:rsidRPr="00FE5E17">
        <w:t xml:space="preserve">is contained in strict code or if </w:t>
      </w:r>
      <w:ins w:id="9857" w:author="Rev 19 Allen Wirfs-Brock" w:date="2013-09-13T09:13:00Z">
        <w:r w:rsidR="00F40878" w:rsidRPr="00F40878">
          <w:rPr>
            <w:i/>
          </w:rPr>
          <w:t>ScriptItem</w:t>
        </w:r>
      </w:ins>
      <w:del w:id="9858" w:author="Rev 19 Allen Wirfs-Brock" w:date="2013-09-13T09:13:00Z">
        <w:r w:rsidR="00674591" w:rsidDel="00F40878">
          <w:rPr>
            <w:i/>
          </w:rPr>
          <w:delText>Outer</w:delText>
        </w:r>
        <w:r w:rsidR="004605B6" w:rsidDel="00F40878">
          <w:rPr>
            <w:i/>
          </w:rPr>
          <w:delText>S</w:delText>
        </w:r>
        <w:r w:rsidDel="00F40878">
          <w:rPr>
            <w:i/>
          </w:rPr>
          <w:delText>tatement</w:delText>
        </w:r>
      </w:del>
      <w:r>
        <w:rPr>
          <w:i/>
        </w:rPr>
        <w:t>List</w:t>
      </w:r>
      <w:r w:rsidRPr="008B7F6F">
        <w:rPr>
          <w:rFonts w:ascii="Courier New" w:hAnsi="Courier New" w:cs="Courier New"/>
          <w:b/>
          <w:iCs/>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9856"/>
      <w:r>
        <w:rPr>
          <w:rStyle w:val="af6"/>
          <w:rFonts w:ascii="Arial" w:eastAsia="MS Mincho" w:hAnsi="Arial"/>
          <w:spacing w:val="0"/>
          <w:lang w:eastAsia="ja-JP"/>
        </w:rPr>
        <w:commentReference w:id="9856"/>
      </w:r>
    </w:p>
    <w:p w14:paraId="2A6F137E" w14:textId="77777777" w:rsidR="004C3785" w:rsidRPr="00E77497" w:rsidRDefault="004C3785" w:rsidP="004221C6">
      <w:pPr>
        <w:pStyle w:val="30"/>
      </w:pPr>
      <w:bookmarkStart w:id="9859" w:name="_Ref367708185"/>
      <w:bookmarkStart w:id="9860" w:name="_Toc368050618"/>
      <w:r w:rsidRPr="00E77497">
        <w:t xml:space="preserve">Static Semantics:  </w:t>
      </w:r>
      <w:r w:rsidRPr="00E77497">
        <w:rPr>
          <w:lang w:eastAsia="en-US"/>
        </w:rPr>
        <w:t>LexicallyDeclaredNames</w:t>
      </w:r>
      <w:bookmarkEnd w:id="9859"/>
      <w:bookmarkEnd w:id="9860"/>
    </w:p>
    <w:p w14:paraId="024B8E76" w14:textId="77777777" w:rsidR="002B5C9A" w:rsidRPr="00F742D3" w:rsidRDefault="002B5C9A" w:rsidP="002B5C9A">
      <w:pPr>
        <w:rPr>
          <w:ins w:id="9861" w:author="Rev 19 Allen Wirfs-Brock" w:date="2013-09-23T14:04:00Z"/>
        </w:rPr>
      </w:pPr>
      <w:ins w:id="9862" w:author="Rev 19 Allen Wirfs-Brock" w:date="2013-09-23T14:04:00Z">
        <w:r>
          <w:t xml:space="preserve">See also: </w:t>
        </w:r>
        <w:r>
          <w:fldChar w:fldCharType="begin"/>
        </w:r>
        <w:r>
          <w:instrText xml:space="preserve"> REF _Ref367707791 \r \h </w:instrText>
        </w:r>
      </w:ins>
      <w:ins w:id="9863" w:author="Rev 19 Allen Wirfs-Brock" w:date="2013-09-23T14:04:00Z">
        <w:r>
          <w:fldChar w:fldCharType="separate"/>
        </w:r>
      </w:ins>
      <w:ins w:id="9864" w:author="Rev 19 Allen Wirfs-Brock" w:date="2013-09-27T13:22:00Z">
        <w:r w:rsidR="00D433E8">
          <w:t>13.1.3</w:t>
        </w:r>
      </w:ins>
      <w:ins w:id="9865" w:author="Rev 19 Allen Wirfs-Brock" w:date="2013-09-23T14:04:00Z">
        <w:r>
          <w:fldChar w:fldCharType="end"/>
        </w:r>
        <w:r>
          <w:t xml:space="preserve">, </w:t>
        </w:r>
        <w:r>
          <w:fldChar w:fldCharType="begin"/>
        </w:r>
        <w:r>
          <w:instrText xml:space="preserve"> REF _Ref367707886 \r \h </w:instrText>
        </w:r>
      </w:ins>
      <w:ins w:id="9866" w:author="Rev 19 Allen Wirfs-Brock" w:date="2013-09-23T14:04:00Z">
        <w:r>
          <w:fldChar w:fldCharType="separate"/>
        </w:r>
      </w:ins>
      <w:ins w:id="9867" w:author="Rev 19 Allen Wirfs-Brock" w:date="2013-09-27T13:22:00Z">
        <w:r w:rsidR="00D433E8">
          <w:t>13.11.3</w:t>
        </w:r>
      </w:ins>
      <w:ins w:id="9868" w:author="Rev 19 Allen Wirfs-Brock" w:date="2013-09-23T14:04:00Z">
        <w:r>
          <w:fldChar w:fldCharType="end"/>
        </w:r>
        <w:r>
          <w:t xml:space="preserve">, </w:t>
        </w:r>
        <w:r>
          <w:fldChar w:fldCharType="begin"/>
        </w:r>
        <w:r>
          <w:instrText xml:space="preserve"> REF _Ref367707965 \r \h </w:instrText>
        </w:r>
      </w:ins>
      <w:ins w:id="9869" w:author="Rev 19 Allen Wirfs-Brock" w:date="2013-09-23T14:04:00Z">
        <w:r>
          <w:fldChar w:fldCharType="separate"/>
        </w:r>
      </w:ins>
      <w:ins w:id="9870" w:author="Rev 19 Allen Wirfs-Brock" w:date="2013-09-27T13:22:00Z">
        <w:r w:rsidR="00D433E8">
          <w:t>14.1.9</w:t>
        </w:r>
      </w:ins>
      <w:ins w:id="9871" w:author="Rev 19 Allen Wirfs-Brock" w:date="2013-09-23T14:04:00Z">
        <w:r>
          <w:fldChar w:fldCharType="end"/>
        </w:r>
        <w:r>
          <w:t xml:space="preserve">, </w:t>
        </w:r>
        <w:r>
          <w:fldChar w:fldCharType="begin"/>
        </w:r>
        <w:r>
          <w:instrText xml:space="preserve"> REF _Ref367708006 \r \h </w:instrText>
        </w:r>
      </w:ins>
      <w:ins w:id="9872" w:author="Rev 19 Allen Wirfs-Brock" w:date="2013-09-23T14:04:00Z">
        <w:r>
          <w:fldChar w:fldCharType="separate"/>
        </w:r>
      </w:ins>
      <w:ins w:id="9873" w:author="Rev 19 Allen Wirfs-Brock" w:date="2013-09-27T13:22:00Z">
        <w:r w:rsidR="00D433E8">
          <w:t>14.2.7</w:t>
        </w:r>
      </w:ins>
      <w:ins w:id="9874" w:author="Rev 19 Allen Wirfs-Brock" w:date="2013-09-23T14:04:00Z">
        <w:r>
          <w:fldChar w:fldCharType="end"/>
        </w:r>
        <w:r>
          <w:t xml:space="preserve">, </w:t>
        </w:r>
        <w:r>
          <w:fldChar w:fldCharType="begin"/>
        </w:r>
        <w:r>
          <w:instrText xml:space="preserve"> REF _Ref367708053 \r \h </w:instrText>
        </w:r>
      </w:ins>
      <w:ins w:id="9875" w:author="Rev 19 Allen Wirfs-Brock" w:date="2013-09-23T14:04:00Z">
        <w:r>
          <w:fldChar w:fldCharType="separate"/>
        </w:r>
      </w:ins>
      <w:ins w:id="9876" w:author="Rev 19 Allen Wirfs-Brock" w:date="2013-09-27T13:22:00Z">
        <w:r w:rsidR="00D433E8">
          <w:t>14.4.5</w:t>
        </w:r>
      </w:ins>
      <w:ins w:id="9877" w:author="Rev 19 Allen Wirfs-Brock" w:date="2013-09-23T14:04:00Z">
        <w:r>
          <w:fldChar w:fldCharType="end"/>
        </w:r>
        <w:r>
          <w:t xml:space="preserve">, </w:t>
        </w:r>
        <w:r>
          <w:fldChar w:fldCharType="begin"/>
        </w:r>
        <w:r>
          <w:instrText xml:space="preserve"> REF _Ref367708091 \r \h </w:instrText>
        </w:r>
      </w:ins>
      <w:ins w:id="9878" w:author="Rev 19 Allen Wirfs-Brock" w:date="2013-09-23T14:04:00Z">
        <w:r>
          <w:fldChar w:fldCharType="separate"/>
        </w:r>
      </w:ins>
      <w:ins w:id="9879" w:author="Rev 19 Allen Wirfs-Brock" w:date="2013-09-27T13:22:00Z">
        <w:r w:rsidR="00D433E8">
          <w:t>14.5.7</w:t>
        </w:r>
      </w:ins>
      <w:ins w:id="9880" w:author="Rev 19 Allen Wirfs-Brock" w:date="2013-09-23T14:04:00Z">
        <w:r>
          <w:fldChar w:fldCharType="end"/>
        </w:r>
        <w:r>
          <w:t xml:space="preserve">, </w:t>
        </w:r>
        <w:r>
          <w:fldChar w:fldCharType="begin"/>
        </w:r>
        <w:r>
          <w:instrText xml:space="preserve"> REF _Ref367708152 \r \h </w:instrText>
        </w:r>
      </w:ins>
      <w:ins w:id="9881" w:author="Rev 19 Allen Wirfs-Brock" w:date="2013-09-23T14:04:00Z">
        <w:r>
          <w:fldChar w:fldCharType="separate"/>
        </w:r>
      </w:ins>
      <w:ins w:id="9882" w:author="Rev 19 Allen Wirfs-Brock" w:date="2013-09-27T13:22:00Z">
        <w:r w:rsidR="00D433E8">
          <w:t>15.1.0.3</w:t>
        </w:r>
      </w:ins>
      <w:ins w:id="9883" w:author="Rev 19 Allen Wirfs-Brock" w:date="2013-09-23T14:04:00Z">
        <w:r>
          <w:fldChar w:fldCharType="end"/>
        </w:r>
        <w:r>
          <w:t>.</w:t>
        </w:r>
      </w:ins>
    </w:p>
    <w:p w14:paraId="27A4F57F" w14:textId="77777777" w:rsidR="00D7767F" w:rsidRPr="00E77497" w:rsidRDefault="0048208E" w:rsidP="004221C6">
      <w:ins w:id="9884" w:author="Rev 19 Allen Wirfs-Brock" w:date="2013-09-13T09:18:00Z">
        <w:r w:rsidRPr="0048208E">
          <w:rPr>
            <w:rFonts w:ascii="Times New Roman" w:hAnsi="Times New Roman"/>
            <w:i/>
          </w:rPr>
          <w:t>ScriptItem</w:t>
        </w:r>
      </w:ins>
      <w:del w:id="9885" w:author="Rev 19 Allen Wirfs-Brock" w:date="2013-09-13T09:18:00Z">
        <w:r w:rsidR="00D7767F" w:rsidRPr="004221C6" w:rsidDel="0048208E">
          <w:rPr>
            <w:rFonts w:ascii="Times New Roman" w:hAnsi="Times New Roman"/>
            <w:i/>
          </w:rPr>
          <w:delText>Ou</w:delText>
        </w:r>
        <w:r w:rsidR="00554B80" w:rsidRPr="004221C6" w:rsidDel="0048208E">
          <w:rPr>
            <w:rFonts w:ascii="Times New Roman" w:hAnsi="Times New Roman"/>
            <w:i/>
          </w:rPr>
          <w:delText>t</w:delText>
        </w:r>
        <w:r w:rsidR="00D7767F" w:rsidRPr="004221C6" w:rsidDel="0048208E">
          <w:rPr>
            <w:rFonts w:ascii="Times New Roman" w:hAnsi="Times New Roman"/>
            <w:i/>
          </w:rPr>
          <w:delText>erStatement</w:delText>
        </w:r>
      </w:del>
      <w:r w:rsidR="00D7767F" w:rsidRPr="004221C6">
        <w:rPr>
          <w:rFonts w:ascii="Times New Roman" w:hAnsi="Times New Roman"/>
          <w:i/>
        </w:rPr>
        <w:t>List</w:t>
      </w:r>
      <w:r w:rsidR="00D7767F" w:rsidRPr="00E77497">
        <w:t xml:space="preserve"> </w:t>
      </w:r>
      <w:r w:rsidR="00D7767F" w:rsidRPr="00E77497">
        <w:rPr>
          <w:b/>
        </w:rPr>
        <w:t>:</w:t>
      </w:r>
      <w:r w:rsidR="00D7767F" w:rsidRPr="00E77497">
        <w:t xml:space="preserve"> </w:t>
      </w:r>
      <w:ins w:id="9886" w:author="Rev 19 Allen Wirfs-Brock" w:date="2013-09-13T09:20:00Z">
        <w:r w:rsidRPr="0048208E">
          <w:rPr>
            <w:rFonts w:ascii="Times New Roman" w:hAnsi="Times New Roman"/>
            <w:i/>
          </w:rPr>
          <w:t>ScriptItem</w:t>
        </w:r>
      </w:ins>
      <w:del w:id="9887" w:author="Rev 19 Allen Wirfs-Brock" w:date="2013-09-13T09:20:00Z">
        <w:r w:rsidR="00D7767F" w:rsidRPr="004221C6" w:rsidDel="0048208E">
          <w:rPr>
            <w:rFonts w:ascii="Times New Roman" w:hAnsi="Times New Roman"/>
            <w:i/>
          </w:rPr>
          <w:delText>OuterStatement</w:delText>
        </w:r>
      </w:del>
      <w:r w:rsidR="00D7767F" w:rsidRPr="004221C6">
        <w:rPr>
          <w:rFonts w:ascii="Times New Roman" w:hAnsi="Times New Roman"/>
          <w:i/>
        </w:rPr>
        <w:t xml:space="preserve">List  </w:t>
      </w:r>
      <w:ins w:id="9888" w:author="Rev 19 Allen Wirfs-Brock" w:date="2013-09-13T09:25:00Z">
        <w:r w:rsidRPr="0048208E">
          <w:rPr>
            <w:rFonts w:ascii="Times New Roman" w:hAnsi="Times New Roman"/>
            <w:i/>
          </w:rPr>
          <w:t>Script</w:t>
        </w:r>
      </w:ins>
      <w:del w:id="9889" w:author="Rev 19 Allen Wirfs-Brock" w:date="2013-09-13T09:25:00Z">
        <w:r w:rsidR="00D7767F" w:rsidRPr="004221C6" w:rsidDel="0048208E">
          <w:rPr>
            <w:rFonts w:ascii="Times New Roman" w:hAnsi="Times New Roman"/>
            <w:i/>
          </w:rPr>
          <w:delText>Outer</w:delText>
        </w:r>
      </w:del>
      <w:r w:rsidR="00D7767F" w:rsidRPr="004221C6">
        <w:rPr>
          <w:rFonts w:ascii="Times New Roman" w:hAnsi="Times New Roman"/>
          <w:i/>
        </w:rPr>
        <w:t>Item</w:t>
      </w:r>
      <w:r w:rsidR="00D7767F" w:rsidRPr="00E77497">
        <w:t xml:space="preserve"> </w:t>
      </w:r>
    </w:p>
    <w:p w14:paraId="7E6ADE8E" w14:textId="77777777" w:rsidR="00D7767F" w:rsidRPr="00E77497" w:rsidRDefault="00D7767F" w:rsidP="004221C6">
      <w:pPr>
        <w:pStyle w:val="Alg4"/>
        <w:numPr>
          <w:ilvl w:val="0"/>
          <w:numId w:val="1603"/>
        </w:numPr>
        <w:spacing w:after="220"/>
        <w:contextualSpacing/>
      </w:pPr>
      <w:r w:rsidRPr="00E77497">
        <w:t xml:space="preserve">Let </w:t>
      </w:r>
      <w:r w:rsidRPr="00E77497">
        <w:rPr>
          <w:i/>
        </w:rPr>
        <w:t xml:space="preserve">names </w:t>
      </w:r>
      <w:r w:rsidRPr="00E77497">
        <w:t xml:space="preserve">be LexicallyDeclaredNames of </w:t>
      </w:r>
      <w:ins w:id="9890" w:author="Rev 19 Allen Wirfs-Brock" w:date="2013-09-13T09:20:00Z">
        <w:r w:rsidR="0048208E" w:rsidRPr="0048208E">
          <w:rPr>
            <w:i/>
          </w:rPr>
          <w:t>ScriptItem</w:t>
        </w:r>
      </w:ins>
      <w:del w:id="9891" w:author="Rev 19 Allen Wirfs-Brock" w:date="2013-09-13T09:20:00Z">
        <w:r w:rsidDel="0048208E">
          <w:rPr>
            <w:i/>
          </w:rPr>
          <w:delText>OuterS</w:delText>
        </w:r>
        <w:r w:rsidRPr="00E77497" w:rsidDel="0048208E">
          <w:rPr>
            <w:i/>
          </w:rPr>
          <w:delText>tatement</w:delText>
        </w:r>
      </w:del>
      <w:r w:rsidRPr="00E77497">
        <w:rPr>
          <w:i/>
        </w:rPr>
        <w:t>List</w:t>
      </w:r>
      <w:r w:rsidRPr="00E77497">
        <w:t>.</w:t>
      </w:r>
    </w:p>
    <w:p w14:paraId="64E8E120" w14:textId="77777777" w:rsidR="00D7767F" w:rsidRPr="00E77497" w:rsidRDefault="00D7767F" w:rsidP="004221C6">
      <w:pPr>
        <w:pStyle w:val="Alg4"/>
        <w:numPr>
          <w:ilvl w:val="0"/>
          <w:numId w:val="1603"/>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ins w:id="9892" w:author="Rev 19 Allen Wirfs-Brock" w:date="2013-09-13T09:25:00Z">
        <w:r w:rsidR="0048208E" w:rsidRPr="0048208E">
          <w:rPr>
            <w:i/>
          </w:rPr>
          <w:t>Script</w:t>
        </w:r>
      </w:ins>
      <w:del w:id="9893" w:author="Rev 19 Allen Wirfs-Brock" w:date="2013-09-13T09:25:00Z">
        <w:r w:rsidDel="0048208E">
          <w:rPr>
            <w:i/>
          </w:rPr>
          <w:delText>Outer</w:delText>
        </w:r>
      </w:del>
      <w:r w:rsidRPr="00E77497">
        <w:rPr>
          <w:i/>
        </w:rPr>
        <w:t>Item</w:t>
      </w:r>
      <w:r w:rsidRPr="00E77497">
        <w:rPr>
          <w:rStyle w:val="bnf"/>
        </w:rPr>
        <w:t>.</w:t>
      </w:r>
    </w:p>
    <w:p w14:paraId="5511660F" w14:textId="77777777" w:rsidR="00D7767F" w:rsidRPr="00E77497" w:rsidRDefault="00D7767F" w:rsidP="004221C6">
      <w:pPr>
        <w:pStyle w:val="Alg4"/>
        <w:numPr>
          <w:ilvl w:val="0"/>
          <w:numId w:val="1603"/>
        </w:numPr>
        <w:spacing w:after="220"/>
      </w:pPr>
      <w:r w:rsidRPr="00E77497">
        <w:t xml:space="preserve">Return </w:t>
      </w:r>
      <w:r w:rsidRPr="00E77497">
        <w:rPr>
          <w:rStyle w:val="bnf"/>
        </w:rPr>
        <w:t>names</w:t>
      </w:r>
      <w:r w:rsidRPr="00E77497">
        <w:t>.</w:t>
      </w:r>
    </w:p>
    <w:p w14:paraId="17853AB3" w14:textId="77777777" w:rsidR="00D7767F" w:rsidRPr="00E77497" w:rsidDel="00EE79E8" w:rsidRDefault="00D7767F" w:rsidP="00D7767F">
      <w:pPr>
        <w:pStyle w:val="SyntaxDefinition"/>
        <w:ind w:left="0"/>
        <w:rPr>
          <w:del w:id="9894" w:author="Rev 19 Allen Wirfs-Brock" w:date="2013-09-13T10:43:00Z"/>
        </w:rPr>
      </w:pPr>
      <w:del w:id="9895" w:author="Rev 19 Allen Wirfs-Brock" w:date="2013-09-13T09:25:00Z">
        <w:r w:rsidDel="00CE5E6D">
          <w:delText>Outer</w:delText>
        </w:r>
      </w:del>
      <w:del w:id="9896" w:author="Rev 19 Allen Wirfs-Brock" w:date="2013-09-13T10:43: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ModuleDeclaration</w:delText>
        </w:r>
      </w:del>
    </w:p>
    <w:p w14:paraId="6D29920F" w14:textId="77777777" w:rsidR="00D7767F" w:rsidRPr="00E77497" w:rsidDel="00EE79E8" w:rsidRDefault="00D7767F" w:rsidP="003E423C">
      <w:pPr>
        <w:pStyle w:val="Alg4"/>
        <w:numPr>
          <w:ilvl w:val="0"/>
          <w:numId w:val="1037"/>
        </w:numPr>
        <w:spacing w:after="220"/>
        <w:contextualSpacing/>
        <w:rPr>
          <w:del w:id="9897" w:author="Rev 19 Allen Wirfs-Brock" w:date="2013-09-13T10:43:00Z"/>
        </w:rPr>
      </w:pPr>
      <w:del w:id="9898" w:author="Rev 19 Allen Wirfs-Brock" w:date="2013-09-13T10:43:00Z">
        <w:r w:rsidRPr="00E77497" w:rsidDel="00EE79E8">
          <w:delText xml:space="preserve">Return the BoundNames of </w:delText>
        </w:r>
        <w:r w:rsidR="003E423C" w:rsidDel="00EE79E8">
          <w:rPr>
            <w:i/>
          </w:rPr>
          <w:delText>Module</w:delText>
        </w:r>
        <w:r w:rsidR="00FB7781" w:rsidDel="00EE79E8">
          <w:rPr>
            <w:i/>
          </w:rPr>
          <w:delText>D</w:delText>
        </w:r>
        <w:r w:rsidRPr="00E77497" w:rsidDel="00EE79E8">
          <w:rPr>
            <w:i/>
          </w:rPr>
          <w:delText>eclaration</w:delText>
        </w:r>
        <w:r w:rsidRPr="00E77497" w:rsidDel="00EE79E8">
          <w:delText>.</w:delText>
        </w:r>
      </w:del>
    </w:p>
    <w:p w14:paraId="6ED529A8" w14:textId="77777777" w:rsidR="00FB7781" w:rsidRPr="00E77497" w:rsidDel="00EE79E8" w:rsidRDefault="00FB7781" w:rsidP="00FB7781">
      <w:pPr>
        <w:pStyle w:val="SyntaxDefinition"/>
        <w:ind w:left="0"/>
        <w:rPr>
          <w:del w:id="9899" w:author="Rev 19 Allen Wirfs-Brock" w:date="2013-09-13T10:43:00Z"/>
        </w:rPr>
      </w:pPr>
      <w:del w:id="9900" w:author="Rev 19 Allen Wirfs-Brock" w:date="2013-09-13T09:26:00Z">
        <w:r w:rsidDel="00CE5E6D">
          <w:delText>Outer</w:delText>
        </w:r>
      </w:del>
      <w:del w:id="9901" w:author="Rev 19 Allen Wirfs-Brock" w:date="2013-09-13T10:43: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ImportDeclaration</w:delText>
        </w:r>
      </w:del>
    </w:p>
    <w:p w14:paraId="02ABF491" w14:textId="77777777" w:rsidR="00FB7781" w:rsidRPr="00E77497" w:rsidDel="00EE79E8" w:rsidRDefault="00FB7781" w:rsidP="00812043">
      <w:pPr>
        <w:pStyle w:val="Alg4"/>
        <w:numPr>
          <w:ilvl w:val="0"/>
          <w:numId w:val="1601"/>
        </w:numPr>
        <w:spacing w:after="220"/>
        <w:contextualSpacing/>
        <w:rPr>
          <w:del w:id="9902" w:author="Rev 19 Allen Wirfs-Brock" w:date="2013-09-13T10:43:00Z"/>
        </w:rPr>
      </w:pPr>
      <w:del w:id="9903" w:author="Rev 19 Allen Wirfs-Brock" w:date="2013-09-13T10:43:00Z">
        <w:r w:rsidRPr="00E77497" w:rsidDel="00EE79E8">
          <w:delText xml:space="preserve">Return the BoundNames of </w:delText>
        </w:r>
        <w:r w:rsidDel="00EE79E8">
          <w:rPr>
            <w:i/>
          </w:rPr>
          <w:delText>ImportD</w:delText>
        </w:r>
        <w:r w:rsidRPr="00E77497" w:rsidDel="00EE79E8">
          <w:rPr>
            <w:i/>
          </w:rPr>
          <w:delText>eclaration</w:delText>
        </w:r>
        <w:r w:rsidRPr="00E77497" w:rsidDel="00EE79E8">
          <w:delText>.</w:delText>
        </w:r>
      </w:del>
    </w:p>
    <w:p w14:paraId="19D20CC2" w14:textId="77777777" w:rsidR="00FB7781" w:rsidRPr="00E77497" w:rsidDel="00EE79E8" w:rsidRDefault="00FB7781" w:rsidP="00FB7781">
      <w:pPr>
        <w:pStyle w:val="SyntaxDefinition"/>
        <w:ind w:left="0"/>
        <w:rPr>
          <w:del w:id="9904" w:author="Rev 19 Allen Wirfs-Brock" w:date="2013-09-13T10:43:00Z"/>
        </w:rPr>
      </w:pPr>
      <w:del w:id="9905" w:author="Rev 19 Allen Wirfs-Brock" w:date="2013-09-13T09:26:00Z">
        <w:r w:rsidDel="00CE5E6D">
          <w:delText>Outer</w:delText>
        </w:r>
      </w:del>
      <w:del w:id="9906" w:author="Rev 19 Allen Wirfs-Brock" w:date="2013-09-13T10:43: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RPr="00FB7781" w:rsidDel="00EE79E8">
          <w:delText>StatementListItem</w:delText>
        </w:r>
      </w:del>
    </w:p>
    <w:p w14:paraId="2A403D28" w14:textId="77777777" w:rsidR="004C3785" w:rsidRPr="00E77497" w:rsidDel="00EE79E8" w:rsidRDefault="004C3785" w:rsidP="00FB7781">
      <w:pPr>
        <w:pStyle w:val="Alg4"/>
        <w:numPr>
          <w:ilvl w:val="0"/>
          <w:numId w:val="1036"/>
        </w:numPr>
        <w:spacing w:after="220"/>
        <w:contextualSpacing/>
        <w:rPr>
          <w:del w:id="9907" w:author="Rev 19 Allen Wirfs-Brock" w:date="2013-09-13T10:43:00Z"/>
        </w:rPr>
      </w:pPr>
      <w:del w:id="9908" w:author="Rev 19 Allen Wirfs-Brock" w:date="2013-09-13T10:43:00Z">
        <w:r w:rsidRPr="00E77497" w:rsidDel="00EE79E8">
          <w:delText xml:space="preserve">Return </w:delText>
        </w:r>
        <w:r w:rsidDel="00EE79E8">
          <w:delText xml:space="preserve">TopLevelLexicallyDeclaredNames of </w:delText>
        </w:r>
        <w:r w:rsidRPr="00812A59" w:rsidDel="00EE79E8">
          <w:rPr>
            <w:i/>
          </w:rPr>
          <w:delText>StatementList</w:delText>
        </w:r>
        <w:r w:rsidR="00FB7781" w:rsidDel="00EE79E8">
          <w:rPr>
            <w:i/>
          </w:rPr>
          <w:delText>Item</w:delText>
        </w:r>
        <w:r w:rsidRPr="00E77497" w:rsidDel="00EE79E8">
          <w:delText>.</w:delText>
        </w:r>
      </w:del>
    </w:p>
    <w:p w14:paraId="7D76E75E" w14:textId="77777777" w:rsidR="00C13ACC" w:rsidRPr="00253B6F" w:rsidRDefault="00C13ACC" w:rsidP="000A612A">
      <w:pPr>
        <w:pStyle w:val="Note"/>
        <w:rPr>
          <w:lang w:eastAsia="en-US"/>
        </w:rPr>
      </w:pPr>
      <w:r>
        <w:rPr>
          <w:lang w:eastAsia="en-US"/>
        </w:rPr>
        <w:t>NOTE</w:t>
      </w:r>
      <w:r>
        <w:rPr>
          <w:lang w:eastAsia="en-US"/>
        </w:rPr>
        <w:tab/>
      </w:r>
      <w:commentRangeStart w:id="9909"/>
      <w:r>
        <w:rPr>
          <w:lang w:eastAsia="en-US"/>
        </w:rPr>
        <w:t xml:space="preserve">At the top level of a </w:t>
      </w:r>
      <w:r w:rsidR="000A612A" w:rsidRPr="00B839D2">
        <w:rPr>
          <w:rFonts w:ascii="Times New Roman" w:hAnsi="Times New Roman"/>
          <w:i/>
          <w:iCs/>
          <w:lang w:eastAsia="en-US"/>
        </w:rPr>
        <w:t>Script</w:t>
      </w:r>
      <w:r>
        <w:rPr>
          <w:lang w:eastAsia="en-US"/>
        </w:rPr>
        <w:t>, function declarations are treated like var declarations rather</w:t>
      </w:r>
      <w:r w:rsidR="000A612A">
        <w:rPr>
          <w:lang w:eastAsia="en-US"/>
        </w:rPr>
        <w:t xml:space="preserve"> than like lexical declarations</w:t>
      </w:r>
      <w:r>
        <w:rPr>
          <w:lang w:eastAsia="en-US"/>
        </w:rPr>
        <w:t>.</w:t>
      </w:r>
      <w:commentRangeEnd w:id="9909"/>
      <w:r w:rsidR="00EE79E8">
        <w:rPr>
          <w:rStyle w:val="af6"/>
        </w:rPr>
        <w:commentReference w:id="9909"/>
      </w:r>
      <w:r>
        <w:rPr>
          <w:lang w:eastAsia="en-US"/>
        </w:rPr>
        <w:t xml:space="preserve"> </w:t>
      </w:r>
    </w:p>
    <w:p w14:paraId="5596F80F" w14:textId="77777777" w:rsidR="00C321D4" w:rsidRPr="00E77497" w:rsidRDefault="00C321D4" w:rsidP="004221C6">
      <w:pPr>
        <w:pStyle w:val="30"/>
      </w:pPr>
      <w:bookmarkStart w:id="9910" w:name="_Toc368050619"/>
      <w:r w:rsidRPr="00E77497">
        <w:t xml:space="preserve">Static Semantics:  </w:t>
      </w:r>
      <w:r w:rsidRPr="00E77497">
        <w:rPr>
          <w:lang w:eastAsia="en-US"/>
        </w:rPr>
        <w:t>Lexical</w:t>
      </w:r>
      <w:r>
        <w:rPr>
          <w:lang w:eastAsia="en-US"/>
        </w:rPr>
        <w:t>lyScoped</w:t>
      </w:r>
      <w:r w:rsidRPr="00E77497">
        <w:rPr>
          <w:lang w:eastAsia="en-US"/>
        </w:rPr>
        <w:t>Declarations</w:t>
      </w:r>
      <w:bookmarkEnd w:id="9910"/>
    </w:p>
    <w:p w14:paraId="1BB73B7B" w14:textId="77777777" w:rsidR="00C321D4" w:rsidRPr="00E77497" w:rsidRDefault="0048208E" w:rsidP="00C321D4">
      <w:ins w:id="9911" w:author="Rev 19 Allen Wirfs-Brock" w:date="2013-09-13T09:22:00Z">
        <w:r w:rsidRPr="0048208E">
          <w:rPr>
            <w:rFonts w:ascii="Times New Roman" w:hAnsi="Times New Roman"/>
            <w:i/>
          </w:rPr>
          <w:t>ScriptItem</w:t>
        </w:r>
      </w:ins>
      <w:del w:id="9912" w:author="Rev 19 Allen Wirfs-Brock" w:date="2013-09-13T09:22:00Z">
        <w:r w:rsidR="00C321D4" w:rsidDel="0048208E">
          <w:rPr>
            <w:rFonts w:ascii="Times New Roman" w:hAnsi="Times New Roman"/>
            <w:i/>
          </w:rPr>
          <w:delText>Ou</w:delText>
        </w:r>
        <w:r w:rsidR="00554B80" w:rsidDel="0048208E">
          <w:rPr>
            <w:rFonts w:ascii="Times New Roman" w:hAnsi="Times New Roman"/>
            <w:i/>
          </w:rPr>
          <w:delText>t</w:delText>
        </w:r>
        <w:r w:rsidR="00C321D4" w:rsidDel="0048208E">
          <w:rPr>
            <w:rFonts w:ascii="Times New Roman" w:hAnsi="Times New Roman"/>
            <w:i/>
          </w:rPr>
          <w:delText>erS</w:delText>
        </w:r>
        <w:r w:rsidR="00C321D4" w:rsidRPr="00E77497" w:rsidDel="0048208E">
          <w:rPr>
            <w:rFonts w:ascii="Times New Roman" w:hAnsi="Times New Roman"/>
            <w:i/>
          </w:rPr>
          <w:delText>tatement</w:delText>
        </w:r>
      </w:del>
      <w:r w:rsidR="00C321D4" w:rsidRPr="00E77497">
        <w:rPr>
          <w:rFonts w:ascii="Times New Roman" w:hAnsi="Times New Roman"/>
          <w:i/>
        </w:rPr>
        <w:t xml:space="preserve">List </w:t>
      </w:r>
      <w:r w:rsidR="00C321D4" w:rsidRPr="00E77497">
        <w:rPr>
          <w:b/>
        </w:rPr>
        <w:t>:</w:t>
      </w:r>
      <w:r w:rsidR="00C321D4" w:rsidRPr="00E77497">
        <w:rPr>
          <w:rFonts w:ascii="Times New Roman" w:hAnsi="Times New Roman"/>
          <w:i/>
        </w:rPr>
        <w:t xml:space="preserve"> </w:t>
      </w:r>
      <w:ins w:id="9913" w:author="Rev 19 Allen Wirfs-Brock" w:date="2013-09-13T09:22:00Z">
        <w:r w:rsidRPr="0048208E">
          <w:rPr>
            <w:rFonts w:ascii="Times New Roman" w:hAnsi="Times New Roman"/>
            <w:i/>
          </w:rPr>
          <w:t>ScriptItem</w:t>
        </w:r>
      </w:ins>
      <w:del w:id="9914" w:author="Rev 19 Allen Wirfs-Brock" w:date="2013-09-13T09:22:00Z">
        <w:r w:rsidR="00C321D4" w:rsidDel="0048208E">
          <w:rPr>
            <w:rFonts w:ascii="Times New Roman" w:hAnsi="Times New Roman"/>
            <w:i/>
          </w:rPr>
          <w:delText>OuterS</w:delText>
        </w:r>
        <w:r w:rsidR="00C321D4" w:rsidRPr="00E77497" w:rsidDel="0048208E">
          <w:rPr>
            <w:rFonts w:ascii="Times New Roman" w:hAnsi="Times New Roman"/>
            <w:i/>
          </w:rPr>
          <w:delText>tatement</w:delText>
        </w:r>
      </w:del>
      <w:r w:rsidR="00C321D4" w:rsidRPr="00E77497">
        <w:rPr>
          <w:rFonts w:ascii="Times New Roman" w:hAnsi="Times New Roman"/>
          <w:i/>
        </w:rPr>
        <w:t>List</w:t>
      </w:r>
      <w:r w:rsidR="00C321D4">
        <w:rPr>
          <w:rFonts w:ascii="Times New Roman" w:hAnsi="Times New Roman"/>
          <w:i/>
        </w:rPr>
        <w:t xml:space="preserve"> </w:t>
      </w:r>
      <w:r w:rsidR="00C321D4" w:rsidRPr="00E77497">
        <w:rPr>
          <w:rFonts w:ascii="Times New Roman" w:hAnsi="Times New Roman"/>
          <w:i/>
        </w:rPr>
        <w:t xml:space="preserve"> </w:t>
      </w:r>
      <w:ins w:id="9915" w:author="Rev 19 Allen Wirfs-Brock" w:date="2013-09-13T09:26:00Z">
        <w:r w:rsidR="00CE5E6D" w:rsidRPr="00CE5E6D">
          <w:rPr>
            <w:rFonts w:ascii="Times New Roman" w:hAnsi="Times New Roman"/>
            <w:i/>
          </w:rPr>
          <w:t>Script</w:t>
        </w:r>
      </w:ins>
      <w:del w:id="9916" w:author="Rev 19 Allen Wirfs-Brock" w:date="2013-09-13T09:26:00Z">
        <w:r w:rsidR="00C321D4" w:rsidDel="00CE5E6D">
          <w:rPr>
            <w:rFonts w:ascii="Times New Roman" w:hAnsi="Times New Roman"/>
            <w:i/>
          </w:rPr>
          <w:delText>Ou</w:delText>
        </w:r>
        <w:r w:rsidR="00C321D4" w:rsidRPr="00E77497" w:rsidDel="00CE5E6D">
          <w:rPr>
            <w:rFonts w:ascii="Times New Roman" w:hAnsi="Times New Roman"/>
            <w:i/>
          </w:rPr>
          <w:delText>t</w:delText>
        </w:r>
        <w:r w:rsidR="00C321D4" w:rsidDel="00CE5E6D">
          <w:rPr>
            <w:rFonts w:ascii="Times New Roman" w:hAnsi="Times New Roman"/>
            <w:i/>
          </w:rPr>
          <w:delText>er</w:delText>
        </w:r>
      </w:del>
      <w:r w:rsidR="00C321D4" w:rsidRPr="00E77497">
        <w:rPr>
          <w:rFonts w:ascii="Times New Roman" w:hAnsi="Times New Roman"/>
          <w:i/>
        </w:rPr>
        <w:t>Item</w:t>
      </w:r>
      <w:r w:rsidR="00C321D4" w:rsidRPr="00E77497">
        <w:t xml:space="preserve"> </w:t>
      </w:r>
    </w:p>
    <w:p w14:paraId="5F71A3F7" w14:textId="77777777" w:rsidR="00C321D4" w:rsidRPr="00E77497" w:rsidRDefault="00C321D4" w:rsidP="004221C6">
      <w:pPr>
        <w:pStyle w:val="Alg4"/>
        <w:numPr>
          <w:ilvl w:val="0"/>
          <w:numId w:val="1604"/>
        </w:numPr>
        <w:spacing w:after="220"/>
        <w:contextualSpacing/>
      </w:pPr>
      <w:r w:rsidRPr="00E77497">
        <w:t xml:space="preserve">Let </w:t>
      </w:r>
      <w:r w:rsidRPr="00E77497">
        <w:rPr>
          <w:i/>
        </w:rPr>
        <w:t xml:space="preserve">declarations </w:t>
      </w:r>
      <w:r w:rsidRPr="00E77497">
        <w:t>be Lexical</w:t>
      </w:r>
      <w:r>
        <w:t>lyScoped</w:t>
      </w:r>
      <w:r w:rsidRPr="00E77497">
        <w:t xml:space="preserve">Declarations of </w:t>
      </w:r>
      <w:ins w:id="9917" w:author="Rev 19 Allen Wirfs-Brock" w:date="2013-09-13T09:22:00Z">
        <w:r w:rsidR="0048208E" w:rsidRPr="0048208E">
          <w:rPr>
            <w:i/>
          </w:rPr>
          <w:t>ScriptItem</w:t>
        </w:r>
      </w:ins>
      <w:del w:id="9918" w:author="Rev 19 Allen Wirfs-Brock" w:date="2013-09-13T09:22:00Z">
        <w:r w:rsidDel="0048208E">
          <w:rPr>
            <w:i/>
          </w:rPr>
          <w:delText>OuterS</w:delText>
        </w:r>
        <w:r w:rsidRPr="00E77497" w:rsidDel="0048208E">
          <w:rPr>
            <w:i/>
          </w:rPr>
          <w:delText>tatement</w:delText>
        </w:r>
      </w:del>
      <w:r w:rsidRPr="00E77497">
        <w:rPr>
          <w:i/>
        </w:rPr>
        <w:t>List</w:t>
      </w:r>
      <w:r w:rsidRPr="00E77497">
        <w:t>.</w:t>
      </w:r>
    </w:p>
    <w:p w14:paraId="25AC231C" w14:textId="77777777" w:rsidR="00C321D4" w:rsidRPr="00E77497" w:rsidRDefault="00C321D4" w:rsidP="004221C6">
      <w:pPr>
        <w:pStyle w:val="Alg4"/>
        <w:numPr>
          <w:ilvl w:val="0"/>
          <w:numId w:val="1604"/>
        </w:numPr>
        <w:spacing w:after="220"/>
        <w:contextualSpacing/>
        <w:rPr>
          <w:rStyle w:val="bnf"/>
          <w:i w:val="0"/>
        </w:rPr>
      </w:pPr>
      <w:r w:rsidRPr="00E77497">
        <w:t xml:space="preserve">Append to </w:t>
      </w:r>
      <w:r w:rsidRPr="00E77497">
        <w:rPr>
          <w:i/>
        </w:rPr>
        <w:t xml:space="preserve">declarations </w:t>
      </w:r>
      <w:r w:rsidRPr="00E77497">
        <w:t>the elements of the Lexical</w:t>
      </w:r>
      <w:r>
        <w:t>lyScoped</w:t>
      </w:r>
      <w:r w:rsidRPr="00E77497">
        <w:t xml:space="preserve">Declarations of </w:t>
      </w:r>
      <w:del w:id="9919" w:author="Rev 19 Allen Wirfs-Brock" w:date="2013-09-13T10:14:00Z">
        <w:r w:rsidDel="000C3354">
          <w:rPr>
            <w:i/>
          </w:rPr>
          <w:delText>Outer</w:delText>
        </w:r>
        <w:r w:rsidRPr="00E77497" w:rsidDel="000C3354">
          <w:rPr>
            <w:i/>
          </w:rPr>
          <w:delText>Item</w:delText>
        </w:r>
      </w:del>
      <w:ins w:id="9920" w:author="Rev 19 Allen Wirfs-Brock" w:date="2013-09-13T10:14:00Z">
        <w:r w:rsidR="000C3354">
          <w:rPr>
            <w:i/>
          </w:rPr>
          <w:t>Script</w:t>
        </w:r>
        <w:r w:rsidR="000C3354" w:rsidRPr="00E77497">
          <w:rPr>
            <w:i/>
          </w:rPr>
          <w:t>Item</w:t>
        </w:r>
      </w:ins>
      <w:r w:rsidRPr="00E77497">
        <w:rPr>
          <w:rStyle w:val="bnf"/>
        </w:rPr>
        <w:t>.</w:t>
      </w:r>
    </w:p>
    <w:p w14:paraId="57CB9D9F" w14:textId="77777777" w:rsidR="00C321D4" w:rsidRPr="00E77497" w:rsidRDefault="00C321D4" w:rsidP="004221C6">
      <w:pPr>
        <w:pStyle w:val="Alg4"/>
        <w:numPr>
          <w:ilvl w:val="0"/>
          <w:numId w:val="1604"/>
        </w:numPr>
        <w:spacing w:after="220"/>
        <w:contextualSpacing/>
      </w:pPr>
      <w:r w:rsidRPr="00E77497">
        <w:t xml:space="preserve">Return </w:t>
      </w:r>
      <w:r w:rsidRPr="00E77497">
        <w:rPr>
          <w:i/>
        </w:rPr>
        <w:t>declarations</w:t>
      </w:r>
      <w:r w:rsidRPr="00E77497">
        <w:t>.</w:t>
      </w:r>
    </w:p>
    <w:p w14:paraId="396ABC4C" w14:textId="77777777" w:rsidR="00C321D4" w:rsidRPr="00E77497" w:rsidDel="00EE79E8" w:rsidRDefault="00C321D4" w:rsidP="00C321D4">
      <w:pPr>
        <w:pStyle w:val="SyntaxDefinition"/>
        <w:ind w:left="0"/>
        <w:rPr>
          <w:del w:id="9921" w:author="Rev 19 Allen Wirfs-Brock" w:date="2013-09-13T10:46:00Z"/>
        </w:rPr>
      </w:pPr>
      <w:del w:id="9922" w:author="Rev 19 Allen Wirfs-Brock" w:date="2013-09-13T09:26:00Z">
        <w:r w:rsidDel="00CE5E6D">
          <w:delText>Outer</w:delText>
        </w:r>
      </w:del>
      <w:del w:id="9923" w:author="Rev 19 Allen Wirfs-Brock" w:date="2013-09-13T10:46: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ModuleDeclaration</w:delText>
        </w:r>
        <w:bookmarkStart w:id="9924" w:name="_Toc368034620"/>
        <w:bookmarkStart w:id="9925" w:name="_Toc368049843"/>
        <w:bookmarkStart w:id="9926" w:name="_Toc368050620"/>
        <w:bookmarkEnd w:id="9924"/>
        <w:bookmarkEnd w:id="9925"/>
        <w:bookmarkEnd w:id="9926"/>
      </w:del>
    </w:p>
    <w:p w14:paraId="4EC679CA" w14:textId="77777777" w:rsidR="00C321D4" w:rsidRPr="00E77497" w:rsidDel="00EE79E8" w:rsidRDefault="00C321D4" w:rsidP="00C321D4">
      <w:pPr>
        <w:pStyle w:val="Alg4"/>
        <w:numPr>
          <w:ilvl w:val="0"/>
          <w:numId w:val="1040"/>
        </w:numPr>
        <w:spacing w:after="220"/>
        <w:ind w:left="403" w:hanging="403"/>
        <w:contextualSpacing/>
        <w:rPr>
          <w:del w:id="9927" w:author="Rev 19 Allen Wirfs-Brock" w:date="2013-09-13T10:46:00Z"/>
        </w:rPr>
      </w:pPr>
      <w:del w:id="9928" w:author="Rev 19 Allen Wirfs-Brock" w:date="2013-09-13T10:46:00Z">
        <w:r w:rsidRPr="00E77497" w:rsidDel="00EE79E8">
          <w:delText xml:space="preserve">Return </w:delText>
        </w:r>
        <w:r w:rsidDel="00EE79E8">
          <w:delText>a new List containing</w:delText>
        </w:r>
        <w:r w:rsidRPr="00C321D4" w:rsidDel="00EE79E8">
          <w:delText xml:space="preserve"> </w:delText>
        </w:r>
        <w:r w:rsidRPr="00C321D4" w:rsidDel="00EE79E8">
          <w:rPr>
            <w:i/>
            <w:iCs/>
          </w:rPr>
          <w:delText>ModuleDeclaration</w:delText>
        </w:r>
        <w:r w:rsidRPr="00E77497" w:rsidDel="00EE79E8">
          <w:delText>.</w:delText>
        </w:r>
        <w:bookmarkStart w:id="9929" w:name="_Toc368034621"/>
        <w:bookmarkStart w:id="9930" w:name="_Toc368049844"/>
        <w:bookmarkStart w:id="9931" w:name="_Toc368050621"/>
        <w:bookmarkEnd w:id="9929"/>
        <w:bookmarkEnd w:id="9930"/>
        <w:bookmarkEnd w:id="9931"/>
      </w:del>
    </w:p>
    <w:p w14:paraId="2F3B0D7B" w14:textId="77777777" w:rsidR="00C321D4" w:rsidRPr="00E77497" w:rsidDel="00EE79E8" w:rsidRDefault="00C321D4" w:rsidP="00C321D4">
      <w:pPr>
        <w:pStyle w:val="SyntaxDefinition"/>
        <w:ind w:left="0"/>
        <w:rPr>
          <w:del w:id="9932" w:author="Rev 19 Allen Wirfs-Brock" w:date="2013-09-13T10:46:00Z"/>
        </w:rPr>
      </w:pPr>
      <w:del w:id="9933" w:author="Rev 19 Allen Wirfs-Brock" w:date="2013-09-13T09:26:00Z">
        <w:r w:rsidDel="00CE5E6D">
          <w:delText>Outer</w:delText>
        </w:r>
      </w:del>
      <w:del w:id="9934" w:author="Rev 19 Allen Wirfs-Brock" w:date="2013-09-13T10:46: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ImportDeclaration</w:delText>
        </w:r>
        <w:bookmarkStart w:id="9935" w:name="_Toc368034622"/>
        <w:bookmarkStart w:id="9936" w:name="_Toc368049845"/>
        <w:bookmarkStart w:id="9937" w:name="_Toc368050622"/>
        <w:bookmarkEnd w:id="9935"/>
        <w:bookmarkEnd w:id="9936"/>
        <w:bookmarkEnd w:id="9937"/>
      </w:del>
    </w:p>
    <w:p w14:paraId="0780EC06" w14:textId="77777777" w:rsidR="00C321D4" w:rsidRPr="00E77497" w:rsidDel="00EE79E8" w:rsidRDefault="00C321D4" w:rsidP="00C321D4">
      <w:pPr>
        <w:pStyle w:val="Alg4"/>
        <w:numPr>
          <w:ilvl w:val="0"/>
          <w:numId w:val="1041"/>
        </w:numPr>
        <w:spacing w:after="220"/>
        <w:contextualSpacing/>
        <w:rPr>
          <w:del w:id="9938" w:author="Rev 19 Allen Wirfs-Brock" w:date="2013-09-13T10:46:00Z"/>
        </w:rPr>
      </w:pPr>
      <w:del w:id="9939" w:author="Rev 19 Allen Wirfs-Brock" w:date="2013-09-13T10:46:00Z">
        <w:r w:rsidRPr="00E77497" w:rsidDel="00EE79E8">
          <w:delText xml:space="preserve">Return </w:delText>
        </w:r>
        <w:r w:rsidDel="00EE79E8">
          <w:delText>a new List containing</w:delText>
        </w:r>
        <w:r w:rsidRPr="00C321D4" w:rsidDel="00EE79E8">
          <w:delText xml:space="preserve"> </w:delText>
        </w:r>
        <w:r w:rsidDel="00EE79E8">
          <w:rPr>
            <w:i/>
            <w:iCs/>
          </w:rPr>
          <w:delText>Import</w:delText>
        </w:r>
        <w:r w:rsidRPr="00C321D4" w:rsidDel="00EE79E8">
          <w:rPr>
            <w:i/>
            <w:iCs/>
          </w:rPr>
          <w:delText>Declaration</w:delText>
        </w:r>
        <w:r w:rsidRPr="00E77497" w:rsidDel="00EE79E8">
          <w:delText>.</w:delText>
        </w:r>
        <w:bookmarkStart w:id="9940" w:name="_Toc368034623"/>
        <w:bookmarkStart w:id="9941" w:name="_Toc368049846"/>
        <w:bookmarkStart w:id="9942" w:name="_Toc368050623"/>
        <w:bookmarkEnd w:id="9940"/>
        <w:bookmarkEnd w:id="9941"/>
        <w:bookmarkEnd w:id="9942"/>
      </w:del>
    </w:p>
    <w:p w14:paraId="77EB4877" w14:textId="77777777" w:rsidR="00C321D4" w:rsidRPr="00E77497" w:rsidDel="00EE79E8" w:rsidRDefault="00C321D4" w:rsidP="00C321D4">
      <w:pPr>
        <w:pStyle w:val="SyntaxDefinition"/>
        <w:ind w:left="0"/>
        <w:rPr>
          <w:del w:id="9943" w:author="Rev 19 Allen Wirfs-Brock" w:date="2013-09-13T10:46:00Z"/>
        </w:rPr>
      </w:pPr>
      <w:del w:id="9944" w:author="Rev 19 Allen Wirfs-Brock" w:date="2013-09-13T10:46:00Z">
        <w:r w:rsidDel="00EE79E8">
          <w:delText>OuterItem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RPr="00FB7781" w:rsidDel="00EE79E8">
          <w:delText>StatementListItem</w:delText>
        </w:r>
        <w:bookmarkStart w:id="9945" w:name="_Toc368034624"/>
        <w:bookmarkStart w:id="9946" w:name="_Toc368049847"/>
        <w:bookmarkStart w:id="9947" w:name="_Toc368050624"/>
        <w:bookmarkEnd w:id="9945"/>
        <w:bookmarkEnd w:id="9946"/>
        <w:bookmarkEnd w:id="9947"/>
      </w:del>
    </w:p>
    <w:p w14:paraId="1847F678" w14:textId="77777777" w:rsidR="00C321D4" w:rsidRPr="00E77497" w:rsidDel="00EE79E8" w:rsidRDefault="00C321D4" w:rsidP="001C7046">
      <w:pPr>
        <w:pStyle w:val="Alg4"/>
        <w:numPr>
          <w:ilvl w:val="0"/>
          <w:numId w:val="1042"/>
        </w:numPr>
        <w:spacing w:after="220"/>
        <w:contextualSpacing/>
        <w:rPr>
          <w:del w:id="9948" w:author="Rev 19 Allen Wirfs-Brock" w:date="2013-09-13T10:46:00Z"/>
        </w:rPr>
      </w:pPr>
      <w:del w:id="9949" w:author="Rev 19 Allen Wirfs-Brock" w:date="2013-09-13T10:46:00Z">
        <w:r w:rsidRPr="00E77497" w:rsidDel="00EE79E8">
          <w:delText xml:space="preserve">Return </w:delText>
        </w:r>
        <w:r w:rsidR="001C7046" w:rsidDel="00EE79E8">
          <w:delText>TopLevelLexicallyScoped</w:delText>
        </w:r>
        <w:r w:rsidR="001C7046" w:rsidRPr="00E77497" w:rsidDel="00EE79E8">
          <w:delText xml:space="preserve">Declarations </w:delText>
        </w:r>
        <w:r w:rsidDel="00EE79E8">
          <w:delText xml:space="preserve">of </w:delText>
        </w:r>
        <w:r w:rsidRPr="00812A59" w:rsidDel="00EE79E8">
          <w:rPr>
            <w:i/>
          </w:rPr>
          <w:delText>StatementList</w:delText>
        </w:r>
        <w:r w:rsidDel="00EE79E8">
          <w:rPr>
            <w:i/>
          </w:rPr>
          <w:delText>Item</w:delText>
        </w:r>
        <w:r w:rsidRPr="00E77497" w:rsidDel="00EE79E8">
          <w:delText>.</w:delText>
        </w:r>
        <w:bookmarkStart w:id="9950" w:name="_Toc368034625"/>
        <w:bookmarkStart w:id="9951" w:name="_Toc368049848"/>
        <w:bookmarkStart w:id="9952" w:name="_Toc368050625"/>
        <w:bookmarkEnd w:id="9950"/>
        <w:bookmarkEnd w:id="9951"/>
        <w:bookmarkEnd w:id="9952"/>
      </w:del>
    </w:p>
    <w:p w14:paraId="1BC7092D" w14:textId="77777777" w:rsidR="004C3785" w:rsidRPr="00E77497" w:rsidRDefault="004C3785" w:rsidP="004221C6">
      <w:pPr>
        <w:pStyle w:val="30"/>
      </w:pPr>
      <w:bookmarkStart w:id="9953" w:name="_Ref367706146"/>
      <w:bookmarkStart w:id="9954" w:name="_Toc368050626"/>
      <w:r w:rsidRPr="00E77497">
        <w:t xml:space="preserve">Static Semantics:  </w:t>
      </w:r>
      <w:r w:rsidRPr="00E77497">
        <w:rPr>
          <w:lang w:eastAsia="en-US"/>
        </w:rPr>
        <w:t>VarDeclaredNames</w:t>
      </w:r>
      <w:bookmarkEnd w:id="9953"/>
      <w:bookmarkEnd w:id="9954"/>
    </w:p>
    <w:p w14:paraId="3DB7C3F0" w14:textId="77777777" w:rsidR="002E137C" w:rsidRPr="00F742D3" w:rsidRDefault="002E137C" w:rsidP="002E137C">
      <w:pPr>
        <w:rPr>
          <w:ins w:id="9955" w:author="Rev 19 Allen Wirfs-Brock" w:date="2013-09-23T13:34:00Z"/>
        </w:rPr>
      </w:pPr>
      <w:ins w:id="9956" w:author="Rev 19 Allen Wirfs-Brock" w:date="2013-09-23T13:34:00Z">
        <w:r>
          <w:t xml:space="preserve">See also: </w:t>
        </w:r>
        <w:r>
          <w:fldChar w:fldCharType="begin"/>
        </w:r>
        <w:r>
          <w:instrText xml:space="preserve"> REF _Ref367705708 \r \h </w:instrText>
        </w:r>
      </w:ins>
      <w:ins w:id="9957" w:author="Rev 19 Allen Wirfs-Brock" w:date="2013-09-23T13:34:00Z">
        <w:r>
          <w:fldChar w:fldCharType="separate"/>
        </w:r>
      </w:ins>
      <w:ins w:id="9958" w:author="Rev 19 Allen Wirfs-Brock" w:date="2013-09-27T13:22:00Z">
        <w:r w:rsidR="00D433E8">
          <w:t>13.0.1</w:t>
        </w:r>
      </w:ins>
      <w:ins w:id="9959" w:author="Rev 19 Allen Wirfs-Brock" w:date="2013-09-23T13:34:00Z">
        <w:r>
          <w:fldChar w:fldCharType="end"/>
        </w:r>
        <w:r>
          <w:t xml:space="preserve">, </w:t>
        </w:r>
        <w:r>
          <w:fldChar w:fldCharType="begin"/>
        </w:r>
        <w:r>
          <w:instrText xml:space="preserve"> REF _Ref367705688 \r \h </w:instrText>
        </w:r>
      </w:ins>
      <w:ins w:id="9960" w:author="Rev 19 Allen Wirfs-Brock" w:date="2013-09-23T13:34:00Z">
        <w:r>
          <w:fldChar w:fldCharType="separate"/>
        </w:r>
      </w:ins>
      <w:ins w:id="9961" w:author="Rev 19 Allen Wirfs-Brock" w:date="2013-09-27T13:22:00Z">
        <w:r w:rsidR="00D433E8">
          <w:t>13.1.8</w:t>
        </w:r>
      </w:ins>
      <w:ins w:id="9962" w:author="Rev 19 Allen Wirfs-Brock" w:date="2013-09-23T13:34:00Z">
        <w:r>
          <w:fldChar w:fldCharType="end"/>
        </w:r>
        <w:r>
          <w:t xml:space="preserve">, </w:t>
        </w:r>
        <w:r>
          <w:fldChar w:fldCharType="begin"/>
        </w:r>
        <w:r>
          <w:instrText xml:space="preserve"> REF _Ref367705747 \r \h </w:instrText>
        </w:r>
      </w:ins>
      <w:ins w:id="9963" w:author="Rev 19 Allen Wirfs-Brock" w:date="2013-09-23T13:34:00Z">
        <w:r>
          <w:fldChar w:fldCharType="separate"/>
        </w:r>
      </w:ins>
      <w:ins w:id="9964" w:author="Rev 19 Allen Wirfs-Brock" w:date="2013-09-27T13:22:00Z">
        <w:r w:rsidR="00D433E8">
          <w:t>13.5.1</w:t>
        </w:r>
      </w:ins>
      <w:ins w:id="9965" w:author="Rev 19 Allen Wirfs-Brock" w:date="2013-09-23T13:34:00Z">
        <w:r>
          <w:fldChar w:fldCharType="end"/>
        </w:r>
        <w:r>
          <w:t xml:space="preserve">, </w:t>
        </w:r>
        <w:r>
          <w:fldChar w:fldCharType="begin"/>
        </w:r>
        <w:r>
          <w:instrText xml:space="preserve"> REF _Ref367705814 \r \h </w:instrText>
        </w:r>
      </w:ins>
      <w:ins w:id="9966" w:author="Rev 19 Allen Wirfs-Brock" w:date="2013-09-23T13:34:00Z">
        <w:r>
          <w:fldChar w:fldCharType="separate"/>
        </w:r>
      </w:ins>
      <w:ins w:id="9967" w:author="Rev 19 Allen Wirfs-Brock" w:date="2013-09-27T13:22:00Z">
        <w:r w:rsidR="00D433E8">
          <w:t>13.6.1.1</w:t>
        </w:r>
      </w:ins>
      <w:ins w:id="9968" w:author="Rev 19 Allen Wirfs-Brock" w:date="2013-09-23T13:34:00Z">
        <w:r>
          <w:fldChar w:fldCharType="end"/>
        </w:r>
        <w:r>
          <w:t xml:space="preserve">, </w:t>
        </w:r>
        <w:r>
          <w:fldChar w:fldCharType="begin"/>
        </w:r>
        <w:r>
          <w:instrText xml:space="preserve"> REF _Ref367705839 \r \h </w:instrText>
        </w:r>
      </w:ins>
      <w:ins w:id="9969" w:author="Rev 19 Allen Wirfs-Brock" w:date="2013-09-23T13:34:00Z">
        <w:r>
          <w:fldChar w:fldCharType="separate"/>
        </w:r>
      </w:ins>
      <w:ins w:id="9970" w:author="Rev 19 Allen Wirfs-Brock" w:date="2013-09-27T13:22:00Z">
        <w:r w:rsidR="00D433E8">
          <w:t>13.6.2.1</w:t>
        </w:r>
      </w:ins>
      <w:ins w:id="9971" w:author="Rev 19 Allen Wirfs-Brock" w:date="2013-09-23T13:34:00Z">
        <w:r>
          <w:fldChar w:fldCharType="end"/>
        </w:r>
        <w:r>
          <w:t xml:space="preserve">, </w:t>
        </w:r>
        <w:r>
          <w:fldChar w:fldCharType="begin"/>
        </w:r>
        <w:r>
          <w:instrText xml:space="preserve"> REF _Ref367705856 \r \h </w:instrText>
        </w:r>
      </w:ins>
      <w:ins w:id="9972" w:author="Rev 19 Allen Wirfs-Brock" w:date="2013-09-23T13:34:00Z">
        <w:r>
          <w:fldChar w:fldCharType="separate"/>
        </w:r>
      </w:ins>
      <w:ins w:id="9973" w:author="Rev 19 Allen Wirfs-Brock" w:date="2013-09-27T13:22:00Z">
        <w:r w:rsidR="00D433E8">
          <w:t>13.6.3.1</w:t>
        </w:r>
      </w:ins>
      <w:ins w:id="9974" w:author="Rev 19 Allen Wirfs-Brock" w:date="2013-09-23T13:34:00Z">
        <w:r>
          <w:fldChar w:fldCharType="end"/>
        </w:r>
        <w:r>
          <w:t xml:space="preserve">, </w:t>
        </w:r>
        <w:r>
          <w:fldChar w:fldCharType="begin"/>
        </w:r>
        <w:r>
          <w:instrText xml:space="preserve"> REF _Ref367705878 \r \h </w:instrText>
        </w:r>
      </w:ins>
      <w:ins w:id="9975" w:author="Rev 19 Allen Wirfs-Brock" w:date="2013-09-23T13:34:00Z">
        <w:r>
          <w:fldChar w:fldCharType="separate"/>
        </w:r>
      </w:ins>
      <w:ins w:id="9976" w:author="Rev 19 Allen Wirfs-Brock" w:date="2013-09-27T13:22:00Z">
        <w:r w:rsidR="00D433E8">
          <w:t>13.6.4.3</w:t>
        </w:r>
      </w:ins>
      <w:ins w:id="9977" w:author="Rev 19 Allen Wirfs-Brock" w:date="2013-09-23T13:34:00Z">
        <w:r>
          <w:fldChar w:fldCharType="end"/>
        </w:r>
        <w:r>
          <w:t xml:space="preserve">, </w:t>
        </w:r>
        <w:r>
          <w:fldChar w:fldCharType="begin"/>
        </w:r>
        <w:r>
          <w:instrText xml:space="preserve"> REF _Ref367705897 \r \h </w:instrText>
        </w:r>
      </w:ins>
      <w:ins w:id="9978" w:author="Rev 19 Allen Wirfs-Brock" w:date="2013-09-23T13:34:00Z">
        <w:r>
          <w:fldChar w:fldCharType="separate"/>
        </w:r>
      </w:ins>
      <w:ins w:id="9979" w:author="Rev 19 Allen Wirfs-Brock" w:date="2013-09-27T13:22:00Z">
        <w:r w:rsidR="00D433E8">
          <w:t>13.10.2</w:t>
        </w:r>
      </w:ins>
      <w:ins w:id="9980" w:author="Rev 19 Allen Wirfs-Brock" w:date="2013-09-23T13:34:00Z">
        <w:r>
          <w:fldChar w:fldCharType="end"/>
        </w:r>
        <w:r>
          <w:t xml:space="preserve">, </w:t>
        </w:r>
        <w:r>
          <w:fldChar w:fldCharType="begin"/>
        </w:r>
        <w:r>
          <w:instrText xml:space="preserve"> REF _Ref367705925 \r \h </w:instrText>
        </w:r>
      </w:ins>
      <w:ins w:id="9981" w:author="Rev 19 Allen Wirfs-Brock" w:date="2013-09-23T13:34:00Z">
        <w:r>
          <w:fldChar w:fldCharType="separate"/>
        </w:r>
      </w:ins>
      <w:ins w:id="9982" w:author="Rev 19 Allen Wirfs-Brock" w:date="2013-09-27T13:22:00Z">
        <w:r w:rsidR="00D433E8">
          <w:t>13.11.4</w:t>
        </w:r>
      </w:ins>
      <w:ins w:id="9983" w:author="Rev 19 Allen Wirfs-Brock" w:date="2013-09-23T13:34:00Z">
        <w:r>
          <w:fldChar w:fldCharType="end"/>
        </w:r>
        <w:r>
          <w:t xml:space="preserve">, </w:t>
        </w:r>
        <w:r>
          <w:fldChar w:fldCharType="begin"/>
        </w:r>
        <w:r>
          <w:instrText xml:space="preserve"> REF _Ref367705949 \r \h </w:instrText>
        </w:r>
      </w:ins>
      <w:ins w:id="9984" w:author="Rev 19 Allen Wirfs-Brock" w:date="2013-09-23T13:34:00Z">
        <w:r>
          <w:fldChar w:fldCharType="separate"/>
        </w:r>
      </w:ins>
      <w:ins w:id="9985" w:author="Rev 19 Allen Wirfs-Brock" w:date="2013-09-27T13:22:00Z">
        <w:r w:rsidR="00D433E8">
          <w:t>13.12.2</w:t>
        </w:r>
      </w:ins>
      <w:ins w:id="9986" w:author="Rev 19 Allen Wirfs-Brock" w:date="2013-09-23T13:34:00Z">
        <w:r>
          <w:fldChar w:fldCharType="end"/>
        </w:r>
        <w:r>
          <w:t xml:space="preserve">, </w:t>
        </w:r>
        <w:r>
          <w:fldChar w:fldCharType="begin"/>
        </w:r>
        <w:r>
          <w:instrText xml:space="preserve"> REF _Ref367705968 \r \h </w:instrText>
        </w:r>
      </w:ins>
      <w:ins w:id="9987" w:author="Rev 19 Allen Wirfs-Brock" w:date="2013-09-23T13:34:00Z">
        <w:r>
          <w:fldChar w:fldCharType="separate"/>
        </w:r>
      </w:ins>
      <w:ins w:id="9988" w:author="Rev 19 Allen Wirfs-Brock" w:date="2013-09-27T13:22:00Z">
        <w:r w:rsidR="00D433E8">
          <w:t>13.14.2</w:t>
        </w:r>
      </w:ins>
      <w:ins w:id="9989" w:author="Rev 19 Allen Wirfs-Brock" w:date="2013-09-23T13:34:00Z">
        <w:r>
          <w:fldChar w:fldCharType="end"/>
        </w:r>
        <w:r>
          <w:t xml:space="preserve">, </w:t>
        </w:r>
        <w:r>
          <w:fldChar w:fldCharType="begin"/>
        </w:r>
        <w:r>
          <w:instrText xml:space="preserve"> REF _Ref367705999 \r \h </w:instrText>
        </w:r>
      </w:ins>
      <w:ins w:id="9990" w:author="Rev 19 Allen Wirfs-Brock" w:date="2013-09-23T13:34:00Z">
        <w:r>
          <w:fldChar w:fldCharType="separate"/>
        </w:r>
      </w:ins>
      <w:ins w:id="9991" w:author="Rev 19 Allen Wirfs-Brock" w:date="2013-09-27T13:22:00Z">
        <w:r w:rsidR="00D433E8">
          <w:t>14.1.10</w:t>
        </w:r>
      </w:ins>
      <w:ins w:id="9992" w:author="Rev 19 Allen Wirfs-Brock" w:date="2013-09-23T13:34:00Z">
        <w:r>
          <w:fldChar w:fldCharType="end"/>
        </w:r>
        <w:r>
          <w:t xml:space="preserve">, </w:t>
        </w:r>
        <w:r>
          <w:fldChar w:fldCharType="begin"/>
        </w:r>
        <w:r>
          <w:instrText xml:space="preserve"> REF _Ref367706057 \r \h </w:instrText>
        </w:r>
      </w:ins>
      <w:ins w:id="9993" w:author="Rev 19 Allen Wirfs-Brock" w:date="2013-09-23T13:34:00Z">
        <w:r>
          <w:fldChar w:fldCharType="separate"/>
        </w:r>
      </w:ins>
      <w:ins w:id="9994" w:author="Rev 19 Allen Wirfs-Brock" w:date="2013-09-27T13:22:00Z">
        <w:r w:rsidR="00D433E8">
          <w:t>14.4.8</w:t>
        </w:r>
      </w:ins>
      <w:ins w:id="9995" w:author="Rev 19 Allen Wirfs-Brock" w:date="2013-09-23T13:34:00Z">
        <w:r>
          <w:fldChar w:fldCharType="end"/>
        </w:r>
        <w:r>
          <w:t xml:space="preserve">, </w:t>
        </w:r>
        <w:r>
          <w:fldChar w:fldCharType="begin"/>
        </w:r>
        <w:r>
          <w:instrText xml:space="preserve"> REF _Ref367706084 \r \h </w:instrText>
        </w:r>
      </w:ins>
      <w:ins w:id="9996" w:author="Rev 19 Allen Wirfs-Brock" w:date="2013-09-23T13:34:00Z">
        <w:r>
          <w:fldChar w:fldCharType="separate"/>
        </w:r>
      </w:ins>
      <w:ins w:id="9997" w:author="Rev 19 Allen Wirfs-Brock" w:date="2013-09-27T13:22:00Z">
        <w:r w:rsidR="00D433E8">
          <w:t>14.5.13</w:t>
        </w:r>
      </w:ins>
      <w:ins w:id="9998" w:author="Rev 19 Allen Wirfs-Brock" w:date="2013-09-23T13:34:00Z">
        <w:r>
          <w:fldChar w:fldCharType="end"/>
        </w:r>
        <w:r>
          <w:t xml:space="preserve">, </w:t>
        </w:r>
        <w:r>
          <w:fldChar w:fldCharType="begin"/>
        </w:r>
        <w:r>
          <w:instrText xml:space="preserve"> REF _Ref367706111 \r \h </w:instrText>
        </w:r>
      </w:ins>
      <w:ins w:id="9999" w:author="Rev 19 Allen Wirfs-Brock" w:date="2013-09-23T13:34:00Z">
        <w:r>
          <w:fldChar w:fldCharType="separate"/>
        </w:r>
      </w:ins>
      <w:ins w:id="10000" w:author="Rev 19 Allen Wirfs-Brock" w:date="2013-09-27T13:22:00Z">
        <w:r w:rsidR="00D433E8">
          <w:t>15.1.0.5</w:t>
        </w:r>
      </w:ins>
      <w:ins w:id="10001" w:author="Rev 19 Allen Wirfs-Brock" w:date="2013-09-23T13:34:00Z">
        <w:r>
          <w:fldChar w:fldCharType="end"/>
        </w:r>
        <w:r>
          <w:t>.</w:t>
        </w:r>
      </w:ins>
    </w:p>
    <w:p w14:paraId="4DE497B1" w14:textId="77777777" w:rsidR="002208EC" w:rsidRPr="00E77497" w:rsidRDefault="0048208E" w:rsidP="002208EC">
      <w:ins w:id="10002" w:author="Rev 19 Allen Wirfs-Brock" w:date="2013-09-13T09:23:00Z">
        <w:r w:rsidRPr="0048208E">
          <w:rPr>
            <w:rFonts w:ascii="Times New Roman" w:hAnsi="Times New Roman"/>
            <w:i/>
          </w:rPr>
          <w:t>ScriptItem</w:t>
        </w:r>
      </w:ins>
      <w:del w:id="10003" w:author="Rev 19 Allen Wirfs-Brock" w:date="2013-09-13T09:23:00Z">
        <w:r w:rsidR="002208EC" w:rsidDel="0048208E">
          <w:rPr>
            <w:rFonts w:ascii="Times New Roman" w:hAnsi="Times New Roman"/>
            <w:i/>
          </w:rPr>
          <w:delText>Ou</w:delText>
        </w:r>
        <w:r w:rsidR="00554B80" w:rsidDel="0048208E">
          <w:rPr>
            <w:rFonts w:ascii="Times New Roman" w:hAnsi="Times New Roman"/>
            <w:i/>
          </w:rPr>
          <w:delText>t</w:delText>
        </w:r>
        <w:r w:rsidR="002208EC" w:rsidDel="0048208E">
          <w:rPr>
            <w:rFonts w:ascii="Times New Roman" w:hAnsi="Times New Roman"/>
            <w:i/>
          </w:rPr>
          <w:delText>erS</w:delText>
        </w:r>
        <w:r w:rsidR="002208EC" w:rsidRPr="00E77497" w:rsidDel="0048208E">
          <w:rPr>
            <w:rFonts w:ascii="Times New Roman" w:hAnsi="Times New Roman"/>
            <w:i/>
          </w:rPr>
          <w:delText>tatement</w:delText>
        </w:r>
      </w:del>
      <w:r w:rsidR="002208EC" w:rsidRPr="00E77497">
        <w:rPr>
          <w:rFonts w:ascii="Times New Roman" w:hAnsi="Times New Roman"/>
          <w:i/>
        </w:rPr>
        <w:t xml:space="preserve">List </w:t>
      </w:r>
      <w:r w:rsidR="002208EC" w:rsidRPr="00E77497">
        <w:rPr>
          <w:b/>
        </w:rPr>
        <w:t>:</w:t>
      </w:r>
      <w:r w:rsidR="002208EC" w:rsidRPr="00E77497">
        <w:rPr>
          <w:rFonts w:ascii="Times New Roman" w:hAnsi="Times New Roman"/>
          <w:i/>
        </w:rPr>
        <w:t xml:space="preserve"> </w:t>
      </w:r>
      <w:ins w:id="10004" w:author="Rev 19 Allen Wirfs-Brock" w:date="2013-09-13T09:23:00Z">
        <w:r w:rsidRPr="0048208E">
          <w:rPr>
            <w:rFonts w:ascii="Times New Roman" w:hAnsi="Times New Roman"/>
            <w:i/>
          </w:rPr>
          <w:t>ScriptItem</w:t>
        </w:r>
      </w:ins>
      <w:del w:id="10005" w:author="Rev 19 Allen Wirfs-Brock" w:date="2013-09-13T09:23:00Z">
        <w:r w:rsidR="002208EC" w:rsidDel="0048208E">
          <w:rPr>
            <w:rFonts w:ascii="Times New Roman" w:hAnsi="Times New Roman"/>
            <w:i/>
          </w:rPr>
          <w:delText>OuterS</w:delText>
        </w:r>
        <w:r w:rsidR="002208EC" w:rsidRPr="00E77497" w:rsidDel="0048208E">
          <w:rPr>
            <w:rFonts w:ascii="Times New Roman" w:hAnsi="Times New Roman"/>
            <w:i/>
          </w:rPr>
          <w:delText>tatement</w:delText>
        </w:r>
      </w:del>
      <w:r w:rsidR="002208EC" w:rsidRPr="00E77497">
        <w:rPr>
          <w:rFonts w:ascii="Times New Roman" w:hAnsi="Times New Roman"/>
          <w:i/>
        </w:rPr>
        <w:t>List</w:t>
      </w:r>
      <w:r w:rsidR="002208EC">
        <w:rPr>
          <w:rFonts w:ascii="Times New Roman" w:hAnsi="Times New Roman"/>
          <w:i/>
        </w:rPr>
        <w:t xml:space="preserve"> </w:t>
      </w:r>
      <w:r w:rsidR="002208EC" w:rsidRPr="00E77497">
        <w:rPr>
          <w:rFonts w:ascii="Times New Roman" w:hAnsi="Times New Roman"/>
          <w:i/>
        </w:rPr>
        <w:t xml:space="preserve"> </w:t>
      </w:r>
      <w:ins w:id="10006" w:author="Rev 19 Allen Wirfs-Brock" w:date="2013-09-13T09:26:00Z">
        <w:r w:rsidR="00CE5E6D" w:rsidRPr="00CE5E6D">
          <w:rPr>
            <w:rFonts w:ascii="Times New Roman" w:hAnsi="Times New Roman"/>
            <w:i/>
          </w:rPr>
          <w:t>Script</w:t>
        </w:r>
      </w:ins>
      <w:del w:id="10007" w:author="Rev 19 Allen Wirfs-Brock" w:date="2013-09-13T09:26:00Z">
        <w:r w:rsidR="002208EC" w:rsidDel="00CE5E6D">
          <w:rPr>
            <w:rFonts w:ascii="Times New Roman" w:hAnsi="Times New Roman"/>
            <w:i/>
          </w:rPr>
          <w:delText>Ou</w:delText>
        </w:r>
        <w:r w:rsidR="002208EC" w:rsidRPr="00E77497" w:rsidDel="00CE5E6D">
          <w:rPr>
            <w:rFonts w:ascii="Times New Roman" w:hAnsi="Times New Roman"/>
            <w:i/>
          </w:rPr>
          <w:delText>t</w:delText>
        </w:r>
        <w:r w:rsidR="002208EC" w:rsidDel="00CE5E6D">
          <w:rPr>
            <w:rFonts w:ascii="Times New Roman" w:hAnsi="Times New Roman"/>
            <w:i/>
          </w:rPr>
          <w:delText>er</w:delText>
        </w:r>
      </w:del>
      <w:r w:rsidR="002208EC" w:rsidRPr="00E77497">
        <w:rPr>
          <w:rFonts w:ascii="Times New Roman" w:hAnsi="Times New Roman"/>
          <w:i/>
        </w:rPr>
        <w:t>Item</w:t>
      </w:r>
      <w:r w:rsidR="002208EC" w:rsidRPr="00E77497">
        <w:t xml:space="preserve"> </w:t>
      </w:r>
    </w:p>
    <w:p w14:paraId="559C4268" w14:textId="77777777" w:rsidR="002208EC" w:rsidRPr="00E77497" w:rsidRDefault="002208EC" w:rsidP="006A78DC">
      <w:pPr>
        <w:pStyle w:val="Alg4"/>
        <w:numPr>
          <w:ilvl w:val="0"/>
          <w:numId w:val="1605"/>
        </w:numPr>
        <w:spacing w:after="220"/>
        <w:contextualSpacing/>
      </w:pPr>
      <w:r w:rsidRPr="00E77497">
        <w:t xml:space="preserve">Let </w:t>
      </w:r>
      <w:r w:rsidRPr="00E77497">
        <w:rPr>
          <w:i/>
        </w:rPr>
        <w:t xml:space="preserve">names </w:t>
      </w:r>
      <w:r w:rsidRPr="00E77497">
        <w:t xml:space="preserve">be </w:t>
      </w:r>
      <w:r>
        <w:t>Var</w:t>
      </w:r>
      <w:r w:rsidRPr="00E77497">
        <w:t xml:space="preserve">DeclaredNames of </w:t>
      </w:r>
      <w:ins w:id="10008" w:author="Rev 19 Allen Wirfs-Brock" w:date="2013-09-13T09:23:00Z">
        <w:r w:rsidR="0048208E" w:rsidRPr="0048208E">
          <w:rPr>
            <w:i/>
          </w:rPr>
          <w:t>ScriptItem</w:t>
        </w:r>
      </w:ins>
      <w:del w:id="10009" w:author="Rev 19 Allen Wirfs-Brock" w:date="2013-09-13T09:23:00Z">
        <w:r w:rsidDel="0048208E">
          <w:rPr>
            <w:i/>
          </w:rPr>
          <w:delText>OuterS</w:delText>
        </w:r>
        <w:r w:rsidRPr="00E77497" w:rsidDel="0048208E">
          <w:rPr>
            <w:i/>
          </w:rPr>
          <w:delText>tatement</w:delText>
        </w:r>
      </w:del>
      <w:r w:rsidRPr="00E77497">
        <w:rPr>
          <w:i/>
        </w:rPr>
        <w:t>List</w:t>
      </w:r>
      <w:r w:rsidRPr="00E77497">
        <w:t>.</w:t>
      </w:r>
    </w:p>
    <w:p w14:paraId="66AC7934" w14:textId="77777777" w:rsidR="002208EC" w:rsidRPr="00E77497" w:rsidRDefault="002208EC" w:rsidP="006A78DC">
      <w:pPr>
        <w:pStyle w:val="Alg4"/>
        <w:numPr>
          <w:ilvl w:val="0"/>
          <w:numId w:val="1605"/>
        </w:numPr>
        <w:spacing w:after="220"/>
        <w:contextualSpacing/>
        <w:rPr>
          <w:rStyle w:val="bnf"/>
          <w:rFonts w:eastAsia="MS Mincho"/>
          <w:i w:val="0"/>
          <w:spacing w:val="0"/>
          <w:lang w:eastAsia="ja-JP"/>
        </w:rPr>
      </w:pPr>
      <w:r w:rsidRPr="00E77497">
        <w:t xml:space="preserve">Append to </w:t>
      </w:r>
      <w:r w:rsidRPr="00E77497">
        <w:rPr>
          <w:i/>
        </w:rPr>
        <w:t>names</w:t>
      </w:r>
      <w:r w:rsidRPr="00E77497">
        <w:t xml:space="preserve"> the elements of the </w:t>
      </w:r>
      <w:r>
        <w:t>Var</w:t>
      </w:r>
      <w:r w:rsidRPr="00E77497">
        <w:t xml:space="preserve">DeclaredNames of </w:t>
      </w:r>
      <w:ins w:id="10010" w:author="Rev 19 Allen Wirfs-Brock" w:date="2013-09-13T09:26:00Z">
        <w:r w:rsidR="00CE5E6D" w:rsidRPr="00CE5E6D">
          <w:rPr>
            <w:i/>
          </w:rPr>
          <w:t>Script</w:t>
        </w:r>
      </w:ins>
      <w:del w:id="10011" w:author="Rev 19 Allen Wirfs-Brock" w:date="2013-09-13T09:26:00Z">
        <w:r w:rsidDel="00CE5E6D">
          <w:rPr>
            <w:i/>
          </w:rPr>
          <w:delText>Outer</w:delText>
        </w:r>
      </w:del>
      <w:r w:rsidRPr="00E77497">
        <w:rPr>
          <w:i/>
        </w:rPr>
        <w:t>Item</w:t>
      </w:r>
      <w:r w:rsidRPr="00E77497">
        <w:rPr>
          <w:rStyle w:val="bnf"/>
        </w:rPr>
        <w:t>.</w:t>
      </w:r>
    </w:p>
    <w:p w14:paraId="01B2AF8A" w14:textId="77777777" w:rsidR="002208EC" w:rsidRPr="00E77497" w:rsidRDefault="002208EC" w:rsidP="006A78DC">
      <w:pPr>
        <w:pStyle w:val="Alg4"/>
        <w:numPr>
          <w:ilvl w:val="0"/>
          <w:numId w:val="1605"/>
        </w:numPr>
        <w:spacing w:after="220"/>
      </w:pPr>
      <w:r w:rsidRPr="00E77497">
        <w:t xml:space="preserve">Return </w:t>
      </w:r>
      <w:r w:rsidRPr="00E77497">
        <w:rPr>
          <w:rStyle w:val="bnf"/>
        </w:rPr>
        <w:t>names</w:t>
      </w:r>
      <w:r w:rsidRPr="00E77497">
        <w:t>.</w:t>
      </w:r>
    </w:p>
    <w:p w14:paraId="3F04E6F9" w14:textId="77777777" w:rsidR="002208EC" w:rsidRPr="00E77497" w:rsidDel="00F37EB3" w:rsidRDefault="002208EC" w:rsidP="002208EC">
      <w:pPr>
        <w:pStyle w:val="SyntaxDefinition"/>
        <w:ind w:left="0"/>
        <w:rPr>
          <w:del w:id="10012" w:author="Rev 19 Allen Wirfs-Brock" w:date="2013-09-13T10:47:00Z"/>
        </w:rPr>
      </w:pPr>
      <w:del w:id="10013" w:author="Rev 19 Allen Wirfs-Brock" w:date="2013-09-13T09:27:00Z">
        <w:r w:rsidDel="00CE5E6D">
          <w:delText>Outer</w:delText>
        </w:r>
      </w:del>
      <w:del w:id="10014"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ModuleDeclaration</w:delText>
        </w:r>
        <w:bookmarkStart w:id="10015" w:name="_Toc368034627"/>
        <w:bookmarkStart w:id="10016" w:name="_Toc368049850"/>
        <w:bookmarkStart w:id="10017" w:name="_Toc368050627"/>
        <w:bookmarkEnd w:id="10015"/>
        <w:bookmarkEnd w:id="10016"/>
        <w:bookmarkEnd w:id="10017"/>
      </w:del>
    </w:p>
    <w:p w14:paraId="3A1DADE2" w14:textId="77777777" w:rsidR="002208EC" w:rsidRPr="00E77497" w:rsidDel="00F37EB3" w:rsidRDefault="002208EC" w:rsidP="008F7A25">
      <w:pPr>
        <w:pStyle w:val="Alg4"/>
        <w:numPr>
          <w:ilvl w:val="0"/>
          <w:numId w:val="1542"/>
        </w:numPr>
        <w:spacing w:after="220"/>
        <w:contextualSpacing/>
        <w:rPr>
          <w:del w:id="10018" w:author="Rev 19 Allen Wirfs-Brock" w:date="2013-09-13T10:47:00Z"/>
        </w:rPr>
      </w:pPr>
      <w:del w:id="10019" w:author="Rev 19 Allen Wirfs-Brock" w:date="2013-09-13T10:47:00Z">
        <w:r w:rsidRPr="00E77497" w:rsidDel="00F37EB3">
          <w:delText>Return an empty List.</w:delText>
        </w:r>
        <w:bookmarkStart w:id="10020" w:name="_Toc368034628"/>
        <w:bookmarkStart w:id="10021" w:name="_Toc368049851"/>
        <w:bookmarkStart w:id="10022" w:name="_Toc368050628"/>
        <w:bookmarkEnd w:id="10020"/>
        <w:bookmarkEnd w:id="10021"/>
        <w:bookmarkEnd w:id="10022"/>
      </w:del>
    </w:p>
    <w:p w14:paraId="1FA49643" w14:textId="77777777" w:rsidR="002208EC" w:rsidRPr="00E77497" w:rsidDel="00F37EB3" w:rsidRDefault="002208EC" w:rsidP="002208EC">
      <w:pPr>
        <w:pStyle w:val="SyntaxDefinition"/>
        <w:ind w:left="0"/>
        <w:rPr>
          <w:del w:id="10023" w:author="Rev 19 Allen Wirfs-Brock" w:date="2013-09-13T10:47:00Z"/>
        </w:rPr>
      </w:pPr>
      <w:del w:id="10024" w:author="Rev 19 Allen Wirfs-Brock" w:date="2013-09-13T09:27:00Z">
        <w:r w:rsidDel="00CE5E6D">
          <w:delText>Outer</w:delText>
        </w:r>
      </w:del>
      <w:del w:id="10025"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ImportDeclaration</w:delText>
        </w:r>
        <w:bookmarkStart w:id="10026" w:name="_Toc368034629"/>
        <w:bookmarkStart w:id="10027" w:name="_Toc368049852"/>
        <w:bookmarkStart w:id="10028" w:name="_Toc368050629"/>
        <w:bookmarkEnd w:id="10026"/>
        <w:bookmarkEnd w:id="10027"/>
        <w:bookmarkEnd w:id="10028"/>
      </w:del>
    </w:p>
    <w:p w14:paraId="0825560B" w14:textId="77777777" w:rsidR="002208EC" w:rsidRPr="00E77497" w:rsidDel="00F37EB3" w:rsidRDefault="002208EC" w:rsidP="008F7A25">
      <w:pPr>
        <w:pStyle w:val="Alg4"/>
        <w:numPr>
          <w:ilvl w:val="0"/>
          <w:numId w:val="1543"/>
        </w:numPr>
        <w:spacing w:after="220"/>
        <w:contextualSpacing/>
        <w:rPr>
          <w:del w:id="10029" w:author="Rev 19 Allen Wirfs-Brock" w:date="2013-09-13T10:47:00Z"/>
        </w:rPr>
      </w:pPr>
      <w:del w:id="10030" w:author="Rev 19 Allen Wirfs-Brock" w:date="2013-09-13T10:47:00Z">
        <w:r w:rsidRPr="00E77497" w:rsidDel="00F37EB3">
          <w:delText>Return an empty List.</w:delText>
        </w:r>
        <w:bookmarkStart w:id="10031" w:name="_Toc368034630"/>
        <w:bookmarkStart w:id="10032" w:name="_Toc368049853"/>
        <w:bookmarkStart w:id="10033" w:name="_Toc368050630"/>
        <w:bookmarkEnd w:id="10031"/>
        <w:bookmarkEnd w:id="10032"/>
        <w:bookmarkEnd w:id="10033"/>
      </w:del>
    </w:p>
    <w:p w14:paraId="1B62A556" w14:textId="77777777" w:rsidR="002208EC" w:rsidRPr="00E77497" w:rsidDel="00F37EB3" w:rsidRDefault="002208EC" w:rsidP="002208EC">
      <w:pPr>
        <w:pStyle w:val="SyntaxDefinition"/>
        <w:ind w:left="0"/>
        <w:rPr>
          <w:del w:id="10034" w:author="Rev 19 Allen Wirfs-Brock" w:date="2013-09-13T10:47:00Z"/>
        </w:rPr>
      </w:pPr>
      <w:del w:id="10035" w:author="Rev 19 Allen Wirfs-Brock" w:date="2013-09-13T09:27:00Z">
        <w:r w:rsidDel="00CE5E6D">
          <w:delText>Outer</w:delText>
        </w:r>
      </w:del>
      <w:del w:id="10036"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RPr="00FB7781" w:rsidDel="00F37EB3">
          <w:delText>StatementListItem</w:delText>
        </w:r>
        <w:bookmarkStart w:id="10037" w:name="_Toc368034631"/>
        <w:bookmarkStart w:id="10038" w:name="_Toc368049854"/>
        <w:bookmarkStart w:id="10039" w:name="_Toc368050631"/>
        <w:bookmarkEnd w:id="10037"/>
        <w:bookmarkEnd w:id="10038"/>
        <w:bookmarkEnd w:id="10039"/>
      </w:del>
    </w:p>
    <w:p w14:paraId="326D96B4" w14:textId="77777777" w:rsidR="002208EC" w:rsidRPr="00E77497" w:rsidDel="00F37EB3" w:rsidRDefault="002208EC" w:rsidP="008F7A25">
      <w:pPr>
        <w:pStyle w:val="Alg4"/>
        <w:numPr>
          <w:ilvl w:val="0"/>
          <w:numId w:val="1544"/>
        </w:numPr>
        <w:spacing w:after="220"/>
        <w:contextualSpacing/>
        <w:rPr>
          <w:del w:id="10040" w:author="Rev 19 Allen Wirfs-Brock" w:date="2013-09-13T10:47:00Z"/>
        </w:rPr>
      </w:pPr>
      <w:del w:id="10041" w:author="Rev 19 Allen Wirfs-Brock" w:date="2013-09-13T10:47:00Z">
        <w:r w:rsidRPr="00E77497" w:rsidDel="00F37EB3">
          <w:delText xml:space="preserve">Return </w:delText>
        </w:r>
        <w:r w:rsidDel="00F37EB3">
          <w:delText xml:space="preserve">TopLevelVarDeclaredNames of </w:delText>
        </w:r>
        <w:r w:rsidRPr="00812A59" w:rsidDel="00F37EB3">
          <w:rPr>
            <w:i/>
          </w:rPr>
          <w:delText>StatementList</w:delText>
        </w:r>
        <w:r w:rsidDel="00F37EB3">
          <w:rPr>
            <w:i/>
          </w:rPr>
          <w:delText>Item</w:delText>
        </w:r>
        <w:r w:rsidRPr="00E77497" w:rsidDel="00F37EB3">
          <w:delText>.</w:delText>
        </w:r>
        <w:bookmarkStart w:id="10042" w:name="_Toc368034632"/>
        <w:bookmarkStart w:id="10043" w:name="_Toc368049855"/>
        <w:bookmarkStart w:id="10044" w:name="_Toc368050632"/>
        <w:bookmarkEnd w:id="10042"/>
        <w:bookmarkEnd w:id="10043"/>
        <w:bookmarkEnd w:id="10044"/>
      </w:del>
    </w:p>
    <w:p w14:paraId="313B55A7" w14:textId="77777777" w:rsidR="001C7046" w:rsidRPr="00E77497" w:rsidRDefault="001C7046" w:rsidP="006A78DC">
      <w:pPr>
        <w:pStyle w:val="30"/>
      </w:pPr>
      <w:bookmarkStart w:id="10045" w:name="_Toc368050633"/>
      <w:r w:rsidRPr="00E77497">
        <w:t xml:space="preserve">Static Semantics:  </w:t>
      </w:r>
      <w:r>
        <w:rPr>
          <w:lang w:eastAsia="en-US"/>
        </w:rPr>
        <w:t>VarScoped</w:t>
      </w:r>
      <w:r w:rsidRPr="00E77497">
        <w:rPr>
          <w:lang w:eastAsia="en-US"/>
        </w:rPr>
        <w:t>Declarations</w:t>
      </w:r>
      <w:bookmarkEnd w:id="10045"/>
    </w:p>
    <w:p w14:paraId="4C51AE7A" w14:textId="77777777" w:rsidR="001C7046" w:rsidRPr="00E77497" w:rsidRDefault="0048208E" w:rsidP="001C7046">
      <w:ins w:id="10046" w:author="Rev 19 Allen Wirfs-Brock" w:date="2013-09-13T09:23:00Z">
        <w:r w:rsidRPr="0048208E">
          <w:rPr>
            <w:rFonts w:ascii="Times New Roman" w:hAnsi="Times New Roman"/>
            <w:i/>
          </w:rPr>
          <w:t>ScriptItem</w:t>
        </w:r>
      </w:ins>
      <w:del w:id="10047" w:author="Rev 19 Allen Wirfs-Brock" w:date="2013-09-13T09:23:00Z">
        <w:r w:rsidR="001C7046" w:rsidDel="0048208E">
          <w:rPr>
            <w:rFonts w:ascii="Times New Roman" w:hAnsi="Times New Roman"/>
            <w:i/>
          </w:rPr>
          <w:delText>Ou</w:delText>
        </w:r>
        <w:r w:rsidR="00554B80" w:rsidDel="0048208E">
          <w:rPr>
            <w:rFonts w:ascii="Times New Roman" w:hAnsi="Times New Roman"/>
            <w:i/>
          </w:rPr>
          <w:delText>t</w:delText>
        </w:r>
        <w:r w:rsidR="001C7046" w:rsidDel="0048208E">
          <w:rPr>
            <w:rFonts w:ascii="Times New Roman" w:hAnsi="Times New Roman"/>
            <w:i/>
          </w:rPr>
          <w:delText>erS</w:delText>
        </w:r>
        <w:r w:rsidR="001C7046" w:rsidRPr="00E77497" w:rsidDel="0048208E">
          <w:rPr>
            <w:rFonts w:ascii="Times New Roman" w:hAnsi="Times New Roman"/>
            <w:i/>
          </w:rPr>
          <w:delText>tatement</w:delText>
        </w:r>
      </w:del>
      <w:r w:rsidR="001C7046" w:rsidRPr="00E77497">
        <w:rPr>
          <w:rFonts w:ascii="Times New Roman" w:hAnsi="Times New Roman"/>
          <w:i/>
        </w:rPr>
        <w:t xml:space="preserve">List </w:t>
      </w:r>
      <w:r w:rsidR="001C7046" w:rsidRPr="00E77497">
        <w:rPr>
          <w:b/>
        </w:rPr>
        <w:t>:</w:t>
      </w:r>
      <w:r w:rsidR="001C7046" w:rsidRPr="00E77497">
        <w:rPr>
          <w:rFonts w:ascii="Times New Roman" w:hAnsi="Times New Roman"/>
          <w:i/>
        </w:rPr>
        <w:t xml:space="preserve"> </w:t>
      </w:r>
      <w:ins w:id="10048" w:author="Rev 19 Allen Wirfs-Brock" w:date="2013-09-13T09:23:00Z">
        <w:r w:rsidRPr="0048208E">
          <w:rPr>
            <w:rFonts w:ascii="Times New Roman" w:hAnsi="Times New Roman"/>
            <w:i/>
          </w:rPr>
          <w:t>ScriptItem</w:t>
        </w:r>
      </w:ins>
      <w:del w:id="10049" w:author="Rev 19 Allen Wirfs-Brock" w:date="2013-09-13T09:23:00Z">
        <w:r w:rsidR="001C7046" w:rsidDel="0048208E">
          <w:rPr>
            <w:rFonts w:ascii="Times New Roman" w:hAnsi="Times New Roman"/>
            <w:i/>
          </w:rPr>
          <w:delText>OuterS</w:delText>
        </w:r>
        <w:r w:rsidR="001C7046" w:rsidRPr="00E77497" w:rsidDel="0048208E">
          <w:rPr>
            <w:rFonts w:ascii="Times New Roman" w:hAnsi="Times New Roman"/>
            <w:i/>
          </w:rPr>
          <w:delText>tatement</w:delText>
        </w:r>
      </w:del>
      <w:r w:rsidR="001C7046" w:rsidRPr="00E77497">
        <w:rPr>
          <w:rFonts w:ascii="Times New Roman" w:hAnsi="Times New Roman"/>
          <w:i/>
        </w:rPr>
        <w:t>List</w:t>
      </w:r>
      <w:r w:rsidR="001C7046">
        <w:rPr>
          <w:rFonts w:ascii="Times New Roman" w:hAnsi="Times New Roman"/>
          <w:i/>
        </w:rPr>
        <w:t xml:space="preserve"> </w:t>
      </w:r>
      <w:r w:rsidR="001C7046" w:rsidRPr="00E77497">
        <w:rPr>
          <w:rFonts w:ascii="Times New Roman" w:hAnsi="Times New Roman"/>
          <w:i/>
        </w:rPr>
        <w:t xml:space="preserve"> </w:t>
      </w:r>
      <w:ins w:id="10050" w:author="Rev 19 Allen Wirfs-Brock" w:date="2013-09-13T09:27:00Z">
        <w:r w:rsidR="00CE5E6D" w:rsidRPr="00CE5E6D">
          <w:rPr>
            <w:rFonts w:ascii="Times New Roman" w:hAnsi="Times New Roman"/>
            <w:i/>
          </w:rPr>
          <w:t>Script</w:t>
        </w:r>
      </w:ins>
      <w:del w:id="10051" w:author="Rev 19 Allen Wirfs-Brock" w:date="2013-09-13T09:27:00Z">
        <w:r w:rsidR="001C7046" w:rsidDel="00CE5E6D">
          <w:rPr>
            <w:rFonts w:ascii="Times New Roman" w:hAnsi="Times New Roman"/>
            <w:i/>
          </w:rPr>
          <w:delText>Ou</w:delText>
        </w:r>
        <w:r w:rsidR="001C7046" w:rsidRPr="00E77497" w:rsidDel="00CE5E6D">
          <w:rPr>
            <w:rFonts w:ascii="Times New Roman" w:hAnsi="Times New Roman"/>
            <w:i/>
          </w:rPr>
          <w:delText>t</w:delText>
        </w:r>
        <w:r w:rsidR="001C7046" w:rsidDel="00CE5E6D">
          <w:rPr>
            <w:rFonts w:ascii="Times New Roman" w:hAnsi="Times New Roman"/>
            <w:i/>
          </w:rPr>
          <w:delText>er</w:delText>
        </w:r>
      </w:del>
      <w:r w:rsidR="001C7046" w:rsidRPr="00E77497">
        <w:rPr>
          <w:rFonts w:ascii="Times New Roman" w:hAnsi="Times New Roman"/>
          <w:i/>
        </w:rPr>
        <w:t>Item</w:t>
      </w:r>
      <w:r w:rsidR="001C7046" w:rsidRPr="00E77497">
        <w:t xml:space="preserve"> </w:t>
      </w:r>
    </w:p>
    <w:p w14:paraId="749F4ABF" w14:textId="77777777" w:rsidR="001C7046" w:rsidRPr="00E77497" w:rsidRDefault="001C7046" w:rsidP="006A78DC">
      <w:pPr>
        <w:pStyle w:val="Alg4"/>
        <w:numPr>
          <w:ilvl w:val="0"/>
          <w:numId w:val="1606"/>
        </w:numPr>
        <w:spacing w:after="220"/>
        <w:contextualSpacing/>
      </w:pPr>
      <w:r w:rsidRPr="00E77497">
        <w:t xml:space="preserve">Let </w:t>
      </w:r>
      <w:r w:rsidRPr="00E77497">
        <w:rPr>
          <w:i/>
        </w:rPr>
        <w:t xml:space="preserve">declarations </w:t>
      </w:r>
      <w:r w:rsidRPr="00E77497">
        <w:t xml:space="preserve">be </w:t>
      </w:r>
      <w:r>
        <w:t>VarScoped</w:t>
      </w:r>
      <w:r w:rsidRPr="00E77497">
        <w:t xml:space="preserve">Declarations of </w:t>
      </w:r>
      <w:ins w:id="10052" w:author="Rev 19 Allen Wirfs-Brock" w:date="2013-09-13T09:23:00Z">
        <w:r w:rsidR="0048208E" w:rsidRPr="0048208E">
          <w:rPr>
            <w:i/>
          </w:rPr>
          <w:t>ScriptItem</w:t>
        </w:r>
      </w:ins>
      <w:del w:id="10053" w:author="Rev 19 Allen Wirfs-Brock" w:date="2013-09-13T09:23:00Z">
        <w:r w:rsidDel="0048208E">
          <w:rPr>
            <w:i/>
          </w:rPr>
          <w:delText>OuterS</w:delText>
        </w:r>
        <w:r w:rsidRPr="00E77497" w:rsidDel="0048208E">
          <w:rPr>
            <w:i/>
          </w:rPr>
          <w:delText>tatement</w:delText>
        </w:r>
      </w:del>
      <w:r w:rsidRPr="00E77497">
        <w:rPr>
          <w:i/>
        </w:rPr>
        <w:t>List</w:t>
      </w:r>
      <w:r w:rsidRPr="00E77497">
        <w:t>.</w:t>
      </w:r>
    </w:p>
    <w:p w14:paraId="1E0365B8" w14:textId="77777777" w:rsidR="001C7046" w:rsidRPr="00E77497" w:rsidRDefault="001C7046" w:rsidP="006A78DC">
      <w:pPr>
        <w:pStyle w:val="Alg4"/>
        <w:numPr>
          <w:ilvl w:val="0"/>
          <w:numId w:val="1606"/>
        </w:numPr>
        <w:spacing w:after="220"/>
        <w:contextualSpacing/>
        <w:rPr>
          <w:rStyle w:val="bnf"/>
          <w:rFonts w:eastAsia="MS Mincho"/>
          <w:i w:val="0"/>
          <w:spacing w:val="0"/>
          <w:lang w:eastAsia="ja-JP"/>
        </w:rPr>
      </w:pPr>
      <w:r w:rsidRPr="00E77497">
        <w:t xml:space="preserve">Append to </w:t>
      </w:r>
      <w:r w:rsidRPr="00E77497">
        <w:rPr>
          <w:i/>
        </w:rPr>
        <w:t xml:space="preserve">declarations </w:t>
      </w:r>
      <w:r w:rsidRPr="00E77497">
        <w:t xml:space="preserve">the elements of the </w:t>
      </w:r>
      <w:r>
        <w:t>VarScoped</w:t>
      </w:r>
      <w:r w:rsidRPr="00E77497">
        <w:t xml:space="preserve">Declarations of </w:t>
      </w:r>
      <w:ins w:id="10054" w:author="Rev 19 Allen Wirfs-Brock" w:date="2013-09-13T09:27:00Z">
        <w:r w:rsidR="00CE5E6D" w:rsidRPr="00CE5E6D">
          <w:rPr>
            <w:i/>
          </w:rPr>
          <w:t>Script</w:t>
        </w:r>
      </w:ins>
      <w:del w:id="10055" w:author="Rev 19 Allen Wirfs-Brock" w:date="2013-09-13T09:27:00Z">
        <w:r w:rsidDel="00CE5E6D">
          <w:rPr>
            <w:i/>
          </w:rPr>
          <w:delText>Outer</w:delText>
        </w:r>
      </w:del>
      <w:r w:rsidRPr="00E77497">
        <w:rPr>
          <w:i/>
        </w:rPr>
        <w:t>Item</w:t>
      </w:r>
      <w:r w:rsidRPr="00E77497">
        <w:rPr>
          <w:rStyle w:val="bnf"/>
        </w:rPr>
        <w:t>.</w:t>
      </w:r>
    </w:p>
    <w:p w14:paraId="0361FFB7" w14:textId="77777777" w:rsidR="001C7046" w:rsidRPr="00E77497" w:rsidRDefault="001C7046" w:rsidP="006A78DC">
      <w:pPr>
        <w:pStyle w:val="Alg4"/>
        <w:numPr>
          <w:ilvl w:val="0"/>
          <w:numId w:val="1606"/>
        </w:numPr>
        <w:spacing w:after="220"/>
        <w:contextualSpacing/>
      </w:pPr>
      <w:r w:rsidRPr="00E77497">
        <w:t xml:space="preserve">Return </w:t>
      </w:r>
      <w:r w:rsidRPr="00E77497">
        <w:rPr>
          <w:i/>
        </w:rPr>
        <w:t>declarations</w:t>
      </w:r>
      <w:r w:rsidRPr="00E77497">
        <w:t>.</w:t>
      </w:r>
    </w:p>
    <w:p w14:paraId="619BC7FA" w14:textId="77777777" w:rsidR="001C7046" w:rsidRPr="00E77497" w:rsidDel="00F37EB3" w:rsidRDefault="001C7046" w:rsidP="001C7046">
      <w:pPr>
        <w:pStyle w:val="SyntaxDefinition"/>
        <w:ind w:left="0"/>
        <w:rPr>
          <w:del w:id="10056" w:author="Rev 19 Allen Wirfs-Brock" w:date="2013-09-13T10:47:00Z"/>
        </w:rPr>
      </w:pPr>
      <w:del w:id="10057" w:author="Rev 19 Allen Wirfs-Brock" w:date="2013-09-13T09:27:00Z">
        <w:r w:rsidDel="00CE5E6D">
          <w:delText>Outer</w:delText>
        </w:r>
      </w:del>
      <w:del w:id="10058"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ModuleDeclaration</w:delText>
        </w:r>
        <w:bookmarkStart w:id="10059" w:name="_Toc368034634"/>
        <w:bookmarkStart w:id="10060" w:name="_Toc368049857"/>
        <w:bookmarkStart w:id="10061" w:name="_Toc368050634"/>
        <w:bookmarkEnd w:id="10059"/>
        <w:bookmarkEnd w:id="10060"/>
        <w:bookmarkEnd w:id="10061"/>
      </w:del>
    </w:p>
    <w:p w14:paraId="30539A03" w14:textId="77777777" w:rsidR="001C7046" w:rsidRPr="00E77497" w:rsidDel="00F37EB3" w:rsidRDefault="001C7046" w:rsidP="001C7046">
      <w:pPr>
        <w:pStyle w:val="Alg4"/>
        <w:numPr>
          <w:ilvl w:val="0"/>
          <w:numId w:val="1060"/>
        </w:numPr>
        <w:spacing w:after="220"/>
        <w:contextualSpacing/>
        <w:rPr>
          <w:del w:id="10062" w:author="Rev 19 Allen Wirfs-Brock" w:date="2013-09-13T10:47:00Z"/>
        </w:rPr>
      </w:pPr>
      <w:del w:id="10063" w:author="Rev 19 Allen Wirfs-Brock" w:date="2013-09-13T10:47:00Z">
        <w:r w:rsidRPr="00E77497" w:rsidDel="00F37EB3">
          <w:delText xml:space="preserve">Return </w:delText>
        </w:r>
        <w:r w:rsidDel="00F37EB3">
          <w:delText>a new empty List</w:delText>
        </w:r>
        <w:r w:rsidRPr="00E77497" w:rsidDel="00F37EB3">
          <w:delText>.</w:delText>
        </w:r>
        <w:bookmarkStart w:id="10064" w:name="_Toc368034635"/>
        <w:bookmarkStart w:id="10065" w:name="_Toc368049858"/>
        <w:bookmarkStart w:id="10066" w:name="_Toc368050635"/>
        <w:bookmarkEnd w:id="10064"/>
        <w:bookmarkEnd w:id="10065"/>
        <w:bookmarkEnd w:id="10066"/>
      </w:del>
    </w:p>
    <w:p w14:paraId="124836EA" w14:textId="77777777" w:rsidR="001C7046" w:rsidRPr="00E77497" w:rsidDel="00F37EB3" w:rsidRDefault="001C7046" w:rsidP="001C7046">
      <w:pPr>
        <w:pStyle w:val="SyntaxDefinition"/>
        <w:ind w:left="0"/>
        <w:rPr>
          <w:del w:id="10067" w:author="Rev 19 Allen Wirfs-Brock" w:date="2013-09-13T10:47:00Z"/>
        </w:rPr>
      </w:pPr>
      <w:del w:id="10068" w:author="Rev 19 Allen Wirfs-Brock" w:date="2013-09-13T09:28:00Z">
        <w:r w:rsidDel="00CE5E6D">
          <w:delText>Outer</w:delText>
        </w:r>
      </w:del>
      <w:del w:id="10069"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ImportDeclaration</w:delText>
        </w:r>
        <w:bookmarkStart w:id="10070" w:name="_Toc368034636"/>
        <w:bookmarkStart w:id="10071" w:name="_Toc368049859"/>
        <w:bookmarkStart w:id="10072" w:name="_Toc368050636"/>
        <w:bookmarkEnd w:id="10070"/>
        <w:bookmarkEnd w:id="10071"/>
        <w:bookmarkEnd w:id="10072"/>
      </w:del>
    </w:p>
    <w:p w14:paraId="776F6FF8" w14:textId="77777777" w:rsidR="001C7046" w:rsidRPr="00E77497" w:rsidDel="00F37EB3" w:rsidRDefault="001C7046" w:rsidP="001C7046">
      <w:pPr>
        <w:pStyle w:val="Alg4"/>
        <w:numPr>
          <w:ilvl w:val="0"/>
          <w:numId w:val="1062"/>
        </w:numPr>
        <w:spacing w:after="220"/>
        <w:contextualSpacing/>
        <w:rPr>
          <w:del w:id="10073" w:author="Rev 19 Allen Wirfs-Brock" w:date="2013-09-13T10:47:00Z"/>
        </w:rPr>
      </w:pPr>
      <w:del w:id="10074" w:author="Rev 19 Allen Wirfs-Brock" w:date="2013-09-13T10:47:00Z">
        <w:r w:rsidRPr="00E77497" w:rsidDel="00F37EB3">
          <w:delText xml:space="preserve">Return </w:delText>
        </w:r>
        <w:r w:rsidDel="00F37EB3">
          <w:delText>a new empty List</w:delText>
        </w:r>
        <w:r w:rsidRPr="00E77497" w:rsidDel="00F37EB3">
          <w:delText>.</w:delText>
        </w:r>
        <w:bookmarkStart w:id="10075" w:name="_Toc368034637"/>
        <w:bookmarkStart w:id="10076" w:name="_Toc368049860"/>
        <w:bookmarkStart w:id="10077" w:name="_Toc368050637"/>
        <w:bookmarkEnd w:id="10075"/>
        <w:bookmarkEnd w:id="10076"/>
        <w:bookmarkEnd w:id="10077"/>
      </w:del>
    </w:p>
    <w:p w14:paraId="09276972" w14:textId="77777777" w:rsidR="001C7046" w:rsidRPr="00E77497" w:rsidDel="00F37EB3" w:rsidRDefault="001C7046" w:rsidP="001C7046">
      <w:pPr>
        <w:pStyle w:val="SyntaxDefinition"/>
        <w:ind w:left="0"/>
        <w:rPr>
          <w:del w:id="10078" w:author="Rev 19 Allen Wirfs-Brock" w:date="2013-09-13T10:47:00Z"/>
        </w:rPr>
      </w:pPr>
      <w:del w:id="10079" w:author="Rev 19 Allen Wirfs-Brock" w:date="2013-09-13T09:28:00Z">
        <w:r w:rsidDel="00CE5E6D">
          <w:delText>Outer</w:delText>
        </w:r>
      </w:del>
      <w:del w:id="10080"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RPr="00FB7781" w:rsidDel="00F37EB3">
          <w:delText>StatementListItem</w:delText>
        </w:r>
        <w:bookmarkStart w:id="10081" w:name="_Toc368034638"/>
        <w:bookmarkStart w:id="10082" w:name="_Toc368049861"/>
        <w:bookmarkStart w:id="10083" w:name="_Toc368050638"/>
        <w:bookmarkEnd w:id="10081"/>
        <w:bookmarkEnd w:id="10082"/>
        <w:bookmarkEnd w:id="10083"/>
      </w:del>
    </w:p>
    <w:p w14:paraId="4804E0B4" w14:textId="77777777" w:rsidR="001C7046" w:rsidRPr="00E77497" w:rsidDel="00F37EB3" w:rsidRDefault="001C7046" w:rsidP="001C7046">
      <w:pPr>
        <w:pStyle w:val="Alg4"/>
        <w:numPr>
          <w:ilvl w:val="0"/>
          <w:numId w:val="1063"/>
        </w:numPr>
        <w:spacing w:after="220"/>
        <w:contextualSpacing/>
        <w:rPr>
          <w:del w:id="10084" w:author="Rev 19 Allen Wirfs-Brock" w:date="2013-09-13T10:47:00Z"/>
        </w:rPr>
      </w:pPr>
      <w:del w:id="10085" w:author="Rev 19 Allen Wirfs-Brock" w:date="2013-09-13T10:47:00Z">
        <w:r w:rsidRPr="00E77497" w:rsidDel="00F37EB3">
          <w:delText>Return</w:delText>
        </w:r>
        <w:r w:rsidDel="00F37EB3">
          <w:delText xml:space="preserve"> the</w:delText>
        </w:r>
        <w:r w:rsidRPr="00E77497" w:rsidDel="00F37EB3">
          <w:delText xml:space="preserve"> </w:delText>
        </w:r>
        <w:r w:rsidDel="00F37EB3">
          <w:delText>TopLevelVarScoped</w:delText>
        </w:r>
        <w:r w:rsidRPr="00E77497" w:rsidDel="00F37EB3">
          <w:delText xml:space="preserve">Declarations </w:delText>
        </w:r>
        <w:r w:rsidDel="00F37EB3">
          <w:delText xml:space="preserve">of </w:delText>
        </w:r>
        <w:r w:rsidRPr="00812A59" w:rsidDel="00F37EB3">
          <w:rPr>
            <w:i/>
          </w:rPr>
          <w:delText>StatementList</w:delText>
        </w:r>
        <w:r w:rsidDel="00F37EB3">
          <w:rPr>
            <w:i/>
          </w:rPr>
          <w:delText>Item</w:delText>
        </w:r>
        <w:r w:rsidRPr="00E77497" w:rsidDel="00F37EB3">
          <w:delText>.</w:delText>
        </w:r>
        <w:bookmarkStart w:id="10086" w:name="_Toc368034639"/>
        <w:bookmarkStart w:id="10087" w:name="_Toc368049862"/>
        <w:bookmarkStart w:id="10088" w:name="_Toc368050639"/>
        <w:bookmarkEnd w:id="10086"/>
        <w:bookmarkEnd w:id="10087"/>
        <w:bookmarkEnd w:id="10088"/>
      </w:del>
    </w:p>
    <w:p w14:paraId="7E2D2C42" w14:textId="77777777" w:rsidR="00852E6B" w:rsidRPr="00E77497" w:rsidDel="00382137" w:rsidRDefault="00852E6B">
      <w:pPr>
        <w:pStyle w:val="30"/>
        <w:rPr>
          <w:del w:id="10089" w:author="Rev 19 Allen Wirfs-Brock" w:date="2013-09-11T19:16:00Z"/>
        </w:rPr>
      </w:pPr>
      <w:bookmarkStart w:id="10090" w:name="_Toc361663639"/>
      <w:bookmarkStart w:id="10091" w:name="_Toc361665480"/>
      <w:bookmarkStart w:id="10092" w:name="_Toc361667320"/>
      <w:bookmarkStart w:id="10093" w:name="_Toc361669149"/>
      <w:bookmarkStart w:id="10094" w:name="_Toc364935193"/>
      <w:bookmarkStart w:id="10095" w:name="_Toc365474437"/>
      <w:bookmarkStart w:id="10096" w:name="_Toc375031213"/>
      <w:bookmarkStart w:id="10097" w:name="_Ref379914053"/>
      <w:bookmarkStart w:id="10098" w:name="_Toc381513725"/>
      <w:bookmarkStart w:id="10099" w:name="_Toc382212247"/>
      <w:bookmarkStart w:id="10100" w:name="_Toc382212810"/>
      <w:bookmarkStart w:id="10101" w:name="_Toc382291592"/>
      <w:bookmarkStart w:id="10102" w:name="_Toc385672241"/>
      <w:bookmarkEnd w:id="10090"/>
      <w:bookmarkEnd w:id="10091"/>
      <w:bookmarkEnd w:id="10092"/>
      <w:bookmarkEnd w:id="10093"/>
      <w:bookmarkEnd w:id="10094"/>
      <w:bookmarkEnd w:id="10095"/>
      <w:del w:id="10103" w:author="Rev 19 Allen Wirfs-Brock" w:date="2013-09-11T19:16:00Z">
        <w:r w:rsidRPr="00E77497" w:rsidDel="00382137">
          <w:delText>Runtime Semantics</w:delText>
        </w:r>
        <w:bookmarkStart w:id="10104" w:name="_Toc368034640"/>
        <w:bookmarkStart w:id="10105" w:name="_Toc368049863"/>
        <w:bookmarkStart w:id="10106" w:name="_Toc368050640"/>
        <w:bookmarkEnd w:id="10104"/>
        <w:bookmarkEnd w:id="10105"/>
        <w:bookmarkEnd w:id="10106"/>
      </w:del>
    </w:p>
    <w:p w14:paraId="2607DC22" w14:textId="77777777" w:rsidR="00852E6B" w:rsidRDefault="00852E6B" w:rsidP="004221C6">
      <w:pPr>
        <w:pStyle w:val="30"/>
        <w:rPr>
          <w:spacing w:val="6"/>
        </w:rPr>
      </w:pPr>
      <w:bookmarkStart w:id="10107" w:name="_Toc368050641"/>
      <w:r w:rsidRPr="007E56F2">
        <w:t xml:space="preserve">Runtime Semantics: </w:t>
      </w:r>
      <w:r w:rsidR="009E0821">
        <w:rPr>
          <w:spacing w:val="6"/>
        </w:rPr>
        <w:t>Script</w:t>
      </w:r>
      <w:r w:rsidRPr="007E56F2">
        <w:rPr>
          <w:spacing w:val="6"/>
        </w:rPr>
        <w:t xml:space="preserve">  Evaluation</w:t>
      </w:r>
      <w:bookmarkEnd w:id="10107"/>
    </w:p>
    <w:p w14:paraId="1694DD72" w14:textId="77777777" w:rsidR="00852E6B" w:rsidRPr="00FA3203" w:rsidRDefault="00852E6B" w:rsidP="00852E6B">
      <w:pPr>
        <w:ind w:left="360"/>
      </w:pPr>
      <w:r>
        <w:t>W</w:t>
      </w:r>
      <w:r w:rsidRPr="004418C4">
        <w:t xml:space="preserve">ith argument </w:t>
      </w:r>
      <w:r>
        <w:rPr>
          <w:rFonts w:ascii="Times New Roman" w:hAnsi="Times New Roman"/>
          <w:i/>
        </w:rPr>
        <w:t>realm</w:t>
      </w:r>
      <w:r w:rsidR="00582214">
        <w:rPr>
          <w:rFonts w:ascii="Times New Roman" w:hAnsi="Times New Roman"/>
          <w:iCs/>
        </w:rPr>
        <w:t xml:space="preserve"> and </w:t>
      </w:r>
      <w:r w:rsidR="00582214" w:rsidRPr="00582214">
        <w:rPr>
          <w:rFonts w:ascii="Times New Roman" w:hAnsi="Times New Roman"/>
          <w:i/>
        </w:rPr>
        <w:t>deletableBindings</w:t>
      </w:r>
      <w:r>
        <w:t>.</w:t>
      </w:r>
    </w:p>
    <w:p w14:paraId="680010C4" w14:textId="77777777" w:rsidR="004C02EF" w:rsidRPr="00E77497" w:rsidRDefault="00902886" w:rsidP="00902886">
      <w:r w:rsidRPr="00902886">
        <w:rPr>
          <w:rFonts w:ascii="Times New Roman" w:hAnsi="Times New Roman"/>
          <w:i/>
        </w:rPr>
        <w:t>Script</w:t>
      </w:r>
      <w:r>
        <w:t xml:space="preserve"> </w:t>
      </w:r>
      <w:r w:rsidR="004C02EF" w:rsidRPr="00E77497">
        <w:rPr>
          <w:rFonts w:ascii="Times New Roman" w:hAnsi="Times New Roman"/>
          <w:i/>
        </w:rPr>
        <w:t xml:space="preserve"> </w:t>
      </w:r>
      <w:r w:rsidR="004C02EF" w:rsidRPr="00E77497">
        <w:rPr>
          <w:b/>
        </w:rPr>
        <w:t>:</w:t>
      </w:r>
      <w:r w:rsidR="004C02EF" w:rsidRPr="00E77497">
        <w:rPr>
          <w:rFonts w:ascii="Times New Roman" w:hAnsi="Times New Roman"/>
          <w:i/>
        </w:rPr>
        <w:t xml:space="preserve"> </w:t>
      </w:r>
      <w:r>
        <w:rPr>
          <w:rFonts w:ascii="Times New Roman" w:hAnsi="Times New Roman"/>
          <w:i/>
        </w:rPr>
        <w:t>Script</w:t>
      </w:r>
      <w:r w:rsidR="006F6653">
        <w:rPr>
          <w:rFonts w:ascii="Times New Roman" w:hAnsi="Times New Roman"/>
          <w:i/>
        </w:rPr>
        <w:t>Body</w:t>
      </w:r>
      <w:r w:rsidR="006F6653" w:rsidRPr="00E77497">
        <w:rPr>
          <w:vertAlign w:val="subscript"/>
        </w:rPr>
        <w:t>opt</w:t>
      </w:r>
      <w:r w:rsidR="006F6653" w:rsidRPr="00E77497">
        <w:rPr>
          <w:rFonts w:ascii="Courier New" w:hAnsi="Courier New"/>
        </w:rPr>
        <w:t xml:space="preserve"> </w:t>
      </w:r>
    </w:p>
    <w:p w14:paraId="65900B70" w14:textId="77777777" w:rsidR="004C02EF" w:rsidRPr="00E77497" w:rsidRDefault="004C02EF" w:rsidP="00674591">
      <w:pPr>
        <w:pStyle w:val="Alg4"/>
        <w:numPr>
          <w:ilvl w:val="0"/>
          <w:numId w:val="150"/>
        </w:numPr>
      </w:pPr>
      <w:r w:rsidRPr="00E77497">
        <w:t xml:space="preserve">The code of this </w:t>
      </w:r>
      <w:r w:rsidR="00674591">
        <w:rPr>
          <w:i/>
        </w:rPr>
        <w:t>Script</w:t>
      </w:r>
      <w:r w:rsidR="00674591" w:rsidRPr="00E77497">
        <w:t xml:space="preserve"> </w:t>
      </w:r>
      <w:r w:rsidRPr="00E77497">
        <w:t>is strict mode code if the Directive Prologue (</w:t>
      </w:r>
      <w:r w:rsidR="00DF732B">
        <w:fldChar w:fldCharType="begin"/>
      </w:r>
      <w:r w:rsidR="00DF732B">
        <w:instrText xml:space="preserve"> REF _Ref365636848 \r \h </w:instrText>
      </w:r>
      <w:r w:rsidR="00DF732B">
        <w:fldChar w:fldCharType="separate"/>
      </w:r>
      <w:ins w:id="10108" w:author="Rev 19 Allen Wirfs-Brock" w:date="2013-09-27T13:22:00Z">
        <w:r w:rsidR="00D433E8">
          <w:t>15.3</w:t>
        </w:r>
      </w:ins>
      <w:del w:id="10109" w:author="Rev 19 Allen Wirfs-Brock" w:date="2013-09-27T08:39:00Z">
        <w:r w:rsidR="00083CEC" w:rsidDel="009E7E9E">
          <w:delText>15.2</w:delText>
        </w:r>
      </w:del>
      <w:r w:rsidR="00DF732B">
        <w:fldChar w:fldCharType="end"/>
      </w:r>
      <w:r w:rsidRPr="00E77497">
        <w:t xml:space="preserve">) of its </w:t>
      </w:r>
      <w:r w:rsidR="00902886">
        <w:rPr>
          <w:i/>
        </w:rPr>
        <w:t>Script</w:t>
      </w:r>
      <w:r w:rsidR="006F6653">
        <w:rPr>
          <w:i/>
        </w:rPr>
        <w:t>Body</w:t>
      </w:r>
      <w:r w:rsidR="006F6653" w:rsidRPr="00E77497">
        <w:t xml:space="preserve"> </w:t>
      </w:r>
      <w:r w:rsidRPr="00E77497">
        <w:t>contains a</w:t>
      </w:r>
      <w:ins w:id="10110" w:author="Rev 19 Allen Wirfs-Brock" w:date="2013-09-26T17:35:00Z">
        <w:r w:rsidR="00284A05">
          <w:t>n</w:t>
        </w:r>
      </w:ins>
      <w:r w:rsidRPr="00E77497">
        <w:t xml:space="preserve"> Use Strict Directive or if any of the conditions of </w:t>
      </w:r>
      <w:r w:rsidR="00DF732B">
        <w:fldChar w:fldCharType="begin"/>
      </w:r>
      <w:r w:rsidR="00DF732B">
        <w:instrText xml:space="preserve"> REF _Ref365636806 \r \h </w:instrText>
      </w:r>
      <w:r w:rsidR="00DF732B">
        <w:fldChar w:fldCharType="separate"/>
      </w:r>
      <w:ins w:id="10111" w:author="Rev 19 Allen Wirfs-Brock" w:date="2013-09-27T13:22:00Z">
        <w:r w:rsidR="00D433E8">
          <w:t>10.2.1</w:t>
        </w:r>
      </w:ins>
      <w:del w:id="10112" w:author="Rev 19 Allen Wirfs-Brock" w:date="2013-09-27T08:39:00Z">
        <w:r w:rsidR="00083CEC" w:rsidDel="009E7E9E">
          <w:delText>10.1.1</w:delText>
        </w:r>
      </w:del>
      <w:r w:rsidR="00DF732B">
        <w:fldChar w:fldCharType="end"/>
      </w:r>
      <w:r w:rsidRPr="00E77497">
        <w:t xml:space="preserve"> apply. If the code of this </w:t>
      </w:r>
      <w:r w:rsidR="00674591">
        <w:rPr>
          <w:i/>
        </w:rPr>
        <w:t>Script</w:t>
      </w:r>
      <w:r w:rsidR="00674591" w:rsidRPr="00E77497">
        <w:t xml:space="preserve"> </w:t>
      </w:r>
      <w:r w:rsidRPr="00E77497">
        <w:t xml:space="preserve">is strict mode code, </w:t>
      </w:r>
      <w:r w:rsidR="00902886">
        <w:rPr>
          <w:i/>
        </w:rPr>
        <w:t>ScriptBody</w:t>
      </w:r>
      <w:r w:rsidR="00902886" w:rsidRPr="00E77497">
        <w:t xml:space="preserve"> </w:t>
      </w:r>
      <w:r w:rsidRPr="00E77497">
        <w:t xml:space="preserve">is evaluated in the following steps as strict mode code.  Otherwise </w:t>
      </w:r>
      <w:r w:rsidR="00902886">
        <w:rPr>
          <w:i/>
        </w:rPr>
        <w:t>Script</w:t>
      </w:r>
      <w:r w:rsidR="006F6653">
        <w:rPr>
          <w:i/>
        </w:rPr>
        <w:t>Body</w:t>
      </w:r>
      <w:r w:rsidR="006F6653" w:rsidRPr="00E77497">
        <w:t xml:space="preserve"> </w:t>
      </w:r>
      <w:r w:rsidRPr="00E77497">
        <w:t>is evaluated in the following steps as non-strict mode code.</w:t>
      </w:r>
    </w:p>
    <w:p w14:paraId="6213B887" w14:textId="77777777" w:rsidR="004C02EF" w:rsidRPr="00E77497" w:rsidRDefault="004C02EF" w:rsidP="00902886">
      <w:pPr>
        <w:pStyle w:val="Alg4"/>
        <w:numPr>
          <w:ilvl w:val="0"/>
          <w:numId w:val="150"/>
        </w:numPr>
      </w:pPr>
      <w:r w:rsidRPr="00E77497">
        <w:t xml:space="preserve">If </w:t>
      </w:r>
      <w:r w:rsidR="00902886">
        <w:rPr>
          <w:i/>
        </w:rPr>
        <w:t>ScriptBody</w:t>
      </w:r>
      <w:r w:rsidR="00902886" w:rsidRPr="00E77497">
        <w:t xml:space="preserve"> </w:t>
      </w:r>
      <w:r w:rsidRPr="00E77497">
        <w:t xml:space="preserve">is not present, return </w:t>
      </w:r>
      <w:r w:rsidR="00367C0B">
        <w:t>NormalCompletion(</w:t>
      </w:r>
      <w:r w:rsidRPr="00E77497">
        <w:rPr>
          <w:rFonts w:ascii="Arial" w:hAnsi="Arial" w:cs="Arial"/>
        </w:rPr>
        <w:t>empty</w:t>
      </w:r>
      <w:r w:rsidRPr="00E77497">
        <w:t>).</w:t>
      </w:r>
    </w:p>
    <w:p w14:paraId="299B0203" w14:textId="77777777" w:rsidR="00DB70C5" w:rsidRDefault="00DB70C5" w:rsidP="00DB70C5">
      <w:pPr>
        <w:pStyle w:val="Alg4"/>
        <w:numPr>
          <w:ilvl w:val="0"/>
          <w:numId w:val="150"/>
        </w:numPr>
        <w:tabs>
          <w:tab w:val="left" w:pos="720"/>
        </w:tabs>
      </w:pPr>
      <w:r>
        <w:t xml:space="preserve">Let </w:t>
      </w:r>
      <w:r w:rsidRPr="00141D2D">
        <w:rPr>
          <w:i/>
          <w:iCs/>
        </w:rPr>
        <w:t>globalEnv</w:t>
      </w:r>
      <w:r>
        <w:t xml:space="preserve"> be </w:t>
      </w:r>
      <w:r w:rsidRPr="00852E6B">
        <w:rPr>
          <w:i/>
        </w:rPr>
        <w:t>realm</w:t>
      </w:r>
      <w:r>
        <w:t>.[[g</w:t>
      </w:r>
      <w:r w:rsidRPr="00E77497">
        <w:t>lobalEnv</w:t>
      </w:r>
      <w:r>
        <w:t>]]</w:t>
      </w:r>
      <w:r w:rsidRPr="00E77497">
        <w:t>.</w:t>
      </w:r>
    </w:p>
    <w:p w14:paraId="3AA9074E" w14:textId="77777777" w:rsidR="005B7B04" w:rsidRPr="00E77497" w:rsidRDefault="005B7B04" w:rsidP="009F5F1D">
      <w:pPr>
        <w:pStyle w:val="Alg4"/>
        <w:numPr>
          <w:ilvl w:val="0"/>
          <w:numId w:val="150"/>
        </w:numPr>
        <w:spacing w:after="120"/>
        <w:contextualSpacing/>
      </w:pPr>
      <w:r>
        <w:t xml:space="preserve">Let </w:t>
      </w:r>
      <w:r w:rsidRPr="005B7B04">
        <w:rPr>
          <w:i/>
          <w:iCs/>
        </w:rPr>
        <w:t>status</w:t>
      </w:r>
      <w:r>
        <w:t xml:space="preserve"> be the result of </w:t>
      </w:r>
      <w:r w:rsidRPr="005B7B04">
        <w:t>perform</w:t>
      </w:r>
      <w:r>
        <w:t>ing</w:t>
      </w:r>
      <w:r w:rsidRPr="00E77497">
        <w:t xml:space="preserve"> </w:t>
      </w:r>
      <w:r>
        <w:t>Global</w:t>
      </w:r>
      <w:del w:id="10113" w:author="Rev 19 Allen Wirfs-Brock" w:date="2013-09-27T09:26:00Z">
        <w:r w:rsidRPr="00E77497" w:rsidDel="00902612">
          <w:delText xml:space="preserve"> </w:delText>
        </w:r>
      </w:del>
      <w:r w:rsidR="009F5F1D">
        <w:t>Declaration</w:t>
      </w:r>
      <w:del w:id="10114" w:author="Rev 19 Allen Wirfs-Brock" w:date="2013-09-27T09:27:00Z">
        <w:r w:rsidRPr="00E77497" w:rsidDel="00902612">
          <w:delText xml:space="preserve"> </w:delText>
        </w:r>
      </w:del>
      <w:r w:rsidRPr="00E77497">
        <w:t xml:space="preserve">Instantiation as described in </w:t>
      </w:r>
      <w:r w:rsidR="00A51D25">
        <w:fldChar w:fldCharType="begin"/>
      </w:r>
      <w:r w:rsidR="00A51D25">
        <w:instrText xml:space="preserve"> REF _Ref365548322 \r \h </w:instrText>
      </w:r>
      <w:r w:rsidR="00A51D25">
        <w:fldChar w:fldCharType="separate"/>
      </w:r>
      <w:ins w:id="10115" w:author="Rev 19 Allen Wirfs-Brock" w:date="2013-09-27T13:22:00Z">
        <w:r w:rsidR="00D433E8">
          <w:t>15.2.9</w:t>
        </w:r>
      </w:ins>
      <w:del w:id="10116" w:author="Rev 19 Allen Wirfs-Brock" w:date="2013-09-27T08:39:00Z">
        <w:r w:rsidR="00083CEC" w:rsidDel="009E7E9E">
          <w:delText>15.1.2.1</w:delText>
        </w:r>
      </w:del>
      <w:r w:rsidR="00A51D25">
        <w:fldChar w:fldCharType="end"/>
      </w:r>
      <w:r w:rsidRPr="00E77497">
        <w:t xml:space="preserve"> using </w:t>
      </w:r>
      <w:r>
        <w:rPr>
          <w:i/>
        </w:rPr>
        <w:t>ScriptBody</w:t>
      </w:r>
      <w:r w:rsidR="00582214">
        <w:rPr>
          <w:iCs/>
        </w:rPr>
        <w:t>,</w:t>
      </w:r>
      <w:r>
        <w:t xml:space="preserve"> </w:t>
      </w:r>
      <w:r w:rsidRPr="00141D2D">
        <w:rPr>
          <w:i/>
          <w:iCs/>
        </w:rPr>
        <w:t>globalEnv</w:t>
      </w:r>
      <w:r w:rsidR="00582214">
        <w:t>,</w:t>
      </w:r>
      <w:r w:rsidR="00582214" w:rsidRPr="00582214">
        <w:t xml:space="preserve"> </w:t>
      </w:r>
      <w:r w:rsidR="00582214">
        <w:t>and</w:t>
      </w:r>
      <w:r w:rsidR="000239F7">
        <w:t xml:space="preserve"> </w:t>
      </w:r>
      <w:r w:rsidR="000239F7" w:rsidRPr="00582214">
        <w:rPr>
          <w:i/>
        </w:rPr>
        <w:t>deletableBindings</w:t>
      </w:r>
      <w:r w:rsidRPr="00E77497">
        <w:t xml:space="preserve"> </w:t>
      </w:r>
      <w:r>
        <w:t>as arguments</w:t>
      </w:r>
      <w:r w:rsidRPr="00E77497">
        <w:t>.</w:t>
      </w:r>
    </w:p>
    <w:p w14:paraId="018A097E" w14:textId="77777777" w:rsidR="005B7B04" w:rsidRDefault="005B7B04" w:rsidP="00C47E72">
      <w:pPr>
        <w:pStyle w:val="Alg4"/>
        <w:numPr>
          <w:ilvl w:val="0"/>
          <w:numId w:val="150"/>
        </w:numPr>
      </w:pPr>
      <w:r>
        <w:t>ReturnIfAbrupt(</w:t>
      </w:r>
      <w:r w:rsidRPr="005B7B04">
        <w:rPr>
          <w:i/>
          <w:iCs/>
        </w:rPr>
        <w:t>status</w:t>
      </w:r>
      <w:r>
        <w:t>).</w:t>
      </w:r>
    </w:p>
    <w:p w14:paraId="279AC532" w14:textId="77777777"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w:t>
      </w:r>
      <w:r w:rsidR="00DB70C5">
        <w:t xml:space="preserve">ECMAScript code </w:t>
      </w:r>
      <w:r w:rsidRPr="00E77497">
        <w:t xml:space="preserve">execution context. </w:t>
      </w:r>
    </w:p>
    <w:p w14:paraId="778BDF43" w14:textId="77777777" w:rsidR="00554BD1" w:rsidRPr="00E77497" w:rsidRDefault="00554BD1" w:rsidP="00554BD1">
      <w:pPr>
        <w:pStyle w:val="Alg4"/>
        <w:numPr>
          <w:ilvl w:val="0"/>
          <w:numId w:val="150"/>
        </w:numPr>
        <w:tabs>
          <w:tab w:val="left" w:pos="720"/>
        </w:tabs>
      </w:pPr>
      <w:r w:rsidRPr="00E77497">
        <w:t xml:space="preserve">Set the </w:t>
      </w:r>
      <w:r w:rsidRPr="00E77497">
        <w:rPr>
          <w:i/>
        </w:rPr>
        <w:t>progCxt</w:t>
      </w:r>
      <w:r>
        <w:rPr>
          <w:i/>
        </w:rPr>
        <w:t>’s</w:t>
      </w:r>
      <w:r w:rsidRPr="00E77497">
        <w:t xml:space="preserve"> </w:t>
      </w:r>
      <w:r>
        <w:t xml:space="preserve">Realm </w:t>
      </w:r>
      <w:r w:rsidRPr="00E77497">
        <w:t xml:space="preserve"> to </w:t>
      </w:r>
      <w:r w:rsidR="00852E6B" w:rsidRPr="00852E6B">
        <w:rPr>
          <w:i/>
        </w:rPr>
        <w:t>realm</w:t>
      </w:r>
      <w:r w:rsidRPr="00E77497">
        <w:t>.</w:t>
      </w:r>
    </w:p>
    <w:p w14:paraId="4C00F959" w14:textId="77777777"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VariableEnvironment to </w:t>
      </w:r>
      <w:r w:rsidR="00141D2D" w:rsidRPr="00141D2D">
        <w:rPr>
          <w:i/>
          <w:iCs/>
        </w:rPr>
        <w:t>globalEnv</w:t>
      </w:r>
      <w:r w:rsidRPr="00E77497">
        <w:t>.</w:t>
      </w:r>
    </w:p>
    <w:p w14:paraId="5C6AB20F" w14:textId="77777777"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LexicalEnvironment to </w:t>
      </w:r>
      <w:r w:rsidR="00141D2D" w:rsidRPr="00141D2D">
        <w:rPr>
          <w:i/>
          <w:iCs/>
        </w:rPr>
        <w:t>globalEnv</w:t>
      </w:r>
      <w:r w:rsidRPr="00E77497">
        <w:t>.</w:t>
      </w:r>
    </w:p>
    <w:p w14:paraId="043DC46B" w14:textId="77777777" w:rsidR="00205C61" w:rsidRDefault="00205C61" w:rsidP="00B42FA4">
      <w:pPr>
        <w:pStyle w:val="Alg4"/>
        <w:numPr>
          <w:ilvl w:val="0"/>
          <w:numId w:val="150"/>
        </w:numPr>
        <w:tabs>
          <w:tab w:val="left" w:pos="720"/>
        </w:tabs>
      </w:pPr>
      <w:r>
        <w:t>If there is a currently running execution context, suspend it.</w:t>
      </w:r>
    </w:p>
    <w:p w14:paraId="50A4DD9D" w14:textId="77777777" w:rsidR="00B42FA4" w:rsidRPr="00E77497" w:rsidRDefault="00B42FA4" w:rsidP="00B42FA4">
      <w:pPr>
        <w:pStyle w:val="Alg4"/>
        <w:numPr>
          <w:ilvl w:val="0"/>
          <w:numId w:val="150"/>
        </w:numPr>
        <w:tabs>
          <w:tab w:val="left" w:pos="720"/>
        </w:tabs>
      </w:pPr>
      <w:r>
        <w:t xml:space="preserve">Push </w:t>
      </w:r>
      <w:r w:rsidRPr="00E77497">
        <w:rPr>
          <w:i/>
        </w:rPr>
        <w:t>progCxt</w:t>
      </w:r>
      <w:r>
        <w:t xml:space="preserve"> on to the execution context stack; </w:t>
      </w:r>
      <w:r w:rsidRPr="00E77497">
        <w:rPr>
          <w:i/>
        </w:rPr>
        <w:t>progCxt</w:t>
      </w:r>
      <w:r>
        <w:t xml:space="preserve"> is now the running</w:t>
      </w:r>
      <w:r w:rsidRPr="00E77497">
        <w:t xml:space="preserve"> </w:t>
      </w:r>
      <w:r>
        <w:t>execution context.</w:t>
      </w:r>
    </w:p>
    <w:p w14:paraId="5FD6B855" w14:textId="77777777" w:rsidR="004C02EF" w:rsidRPr="00E77497" w:rsidRDefault="004C02EF" w:rsidP="00902886">
      <w:pPr>
        <w:pStyle w:val="Alg4"/>
        <w:numPr>
          <w:ilvl w:val="0"/>
          <w:numId w:val="150"/>
        </w:numPr>
      </w:pPr>
      <w:r w:rsidRPr="00E77497">
        <w:t xml:space="preserve">Let </w:t>
      </w:r>
      <w:r w:rsidRPr="00E77497">
        <w:rPr>
          <w:i/>
        </w:rPr>
        <w:t xml:space="preserve">result </w:t>
      </w:r>
      <w:r w:rsidRPr="00E77497">
        <w:t xml:space="preserve">be the result of evaluating </w:t>
      </w:r>
      <w:r w:rsidR="00902886" w:rsidRPr="00902886">
        <w:rPr>
          <w:i/>
        </w:rPr>
        <w:t xml:space="preserve"> </w:t>
      </w:r>
      <w:r w:rsidR="00902886">
        <w:rPr>
          <w:i/>
        </w:rPr>
        <w:t>ScriptBody</w:t>
      </w:r>
      <w:r w:rsidRPr="00E77497">
        <w:t>.</w:t>
      </w:r>
    </w:p>
    <w:p w14:paraId="4B6A8F16" w14:textId="77777777" w:rsidR="00DB70C5" w:rsidRDefault="00B42FA4" w:rsidP="00DB70C5">
      <w:pPr>
        <w:pStyle w:val="Alg4"/>
        <w:numPr>
          <w:ilvl w:val="0"/>
          <w:numId w:val="150"/>
        </w:numPr>
      </w:pPr>
      <w:r>
        <w:t xml:space="preserve">Suspend </w:t>
      </w:r>
      <w:r w:rsidRPr="00B42FA4">
        <w:rPr>
          <w:i/>
        </w:rPr>
        <w:t>progCxt</w:t>
      </w:r>
      <w:r>
        <w:t xml:space="preserve"> and remove it from the execution context stack.</w:t>
      </w:r>
    </w:p>
    <w:p w14:paraId="520022A5" w14:textId="77777777" w:rsidR="004C02EF" w:rsidRPr="00E77497" w:rsidRDefault="00DB70C5" w:rsidP="00205C61">
      <w:pPr>
        <w:pStyle w:val="Alg4"/>
        <w:numPr>
          <w:ilvl w:val="0"/>
          <w:numId w:val="150"/>
        </w:numPr>
      </w:pPr>
      <w:r>
        <w:t xml:space="preserve">If the execution context stack is not empty, </w:t>
      </w:r>
      <w:r w:rsidR="00205C61">
        <w:t>resume the context that is now on the top of the execution context stack as the running execution context.  Otherwise,</w:t>
      </w:r>
      <w:r>
        <w:t xml:space="preserve"> </w:t>
      </w:r>
      <w:r w:rsidR="00205C61">
        <w:t>t</w:t>
      </w:r>
      <w:r w:rsidR="00852E6B">
        <w:t xml:space="preserve">he </w:t>
      </w:r>
      <w:r w:rsidR="00205C61">
        <w:t xml:space="preserve">execution context </w:t>
      </w:r>
      <w:r w:rsidR="00B42FA4">
        <w:t>stack is now empty and there is no running execution context</w:t>
      </w:r>
      <w:r w:rsidR="00852E6B">
        <w:t xml:space="preserve">.  </w:t>
      </w:r>
    </w:p>
    <w:p w14:paraId="6A3E041B" w14:textId="77777777"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14:paraId="68307CC9" w14:textId="77777777" w:rsidR="004C02EF" w:rsidRPr="00E77497" w:rsidRDefault="004C02EF" w:rsidP="00902886">
      <w:pPr>
        <w:pStyle w:val="Note"/>
      </w:pPr>
      <w:commentRangeStart w:id="10117"/>
      <w:r w:rsidRPr="00E77497">
        <w:t>NOTE</w:t>
      </w:r>
      <w:r w:rsidRPr="00E77497">
        <w:tab/>
        <w:t xml:space="preserve">The processes for initiating the evaluation of a </w:t>
      </w:r>
      <w:r w:rsidR="00902886">
        <w:rPr>
          <w:rStyle w:val="bnf"/>
        </w:rPr>
        <w:t>Script</w:t>
      </w:r>
      <w:r w:rsidR="00902886" w:rsidRPr="00E77497">
        <w:t xml:space="preserve"> </w:t>
      </w:r>
      <w:r w:rsidRPr="00E77497">
        <w:t>and for dealing with the result of such an evaluation are defined by an ECMAScript implementation and not by this specification.</w:t>
      </w:r>
      <w:commentRangeEnd w:id="10117"/>
      <w:r w:rsidR="00902886">
        <w:rPr>
          <w:rStyle w:val="af6"/>
        </w:rPr>
        <w:commentReference w:id="10117"/>
      </w:r>
    </w:p>
    <w:p w14:paraId="27302A53" w14:textId="77777777" w:rsidR="009E0821" w:rsidRPr="00E77497" w:rsidRDefault="009E0821" w:rsidP="004221C6">
      <w:pPr>
        <w:pStyle w:val="30"/>
      </w:pPr>
      <w:bookmarkStart w:id="10118" w:name="_Toc368050642"/>
      <w:r w:rsidRPr="00E77497">
        <w:t xml:space="preserve">Runtime Semantics: </w:t>
      </w:r>
      <w:r w:rsidRPr="00E77497">
        <w:rPr>
          <w:spacing w:val="6"/>
        </w:rPr>
        <w:t>Evaluation</w:t>
      </w:r>
      <w:bookmarkEnd w:id="10118"/>
    </w:p>
    <w:p w14:paraId="7DD47CED" w14:textId="77777777" w:rsidR="009E0821" w:rsidRPr="00E77497" w:rsidRDefault="0048208E" w:rsidP="00774E9D">
      <w:ins w:id="10119" w:author="Rev 19 Allen Wirfs-Brock" w:date="2013-09-13T09:24:00Z">
        <w:r w:rsidRPr="0048208E">
          <w:rPr>
            <w:rFonts w:ascii="Times New Roman" w:hAnsi="Times New Roman"/>
            <w:i/>
          </w:rPr>
          <w:t>ScriptItem</w:t>
        </w:r>
      </w:ins>
      <w:del w:id="10120" w:author="Rev 19 Allen Wirfs-Brock" w:date="2013-09-13T09:24:00Z">
        <w:r w:rsidR="00774E9D" w:rsidDel="0048208E">
          <w:rPr>
            <w:rFonts w:ascii="Times New Roman" w:hAnsi="Times New Roman"/>
            <w:i/>
          </w:rPr>
          <w:delText>OuterS</w:delText>
        </w:r>
        <w:r w:rsidR="009E0821" w:rsidRPr="00E77497" w:rsidDel="0048208E">
          <w:rPr>
            <w:rFonts w:ascii="Times New Roman" w:hAnsi="Times New Roman"/>
            <w:i/>
          </w:rPr>
          <w:delText>tatement</w:delText>
        </w:r>
      </w:del>
      <w:r w:rsidR="009E0821" w:rsidRPr="00E77497">
        <w:rPr>
          <w:rFonts w:ascii="Times New Roman" w:hAnsi="Times New Roman"/>
          <w:i/>
        </w:rPr>
        <w:t xml:space="preserve">List </w:t>
      </w:r>
      <w:r w:rsidR="009E0821" w:rsidRPr="00E77497">
        <w:rPr>
          <w:b/>
        </w:rPr>
        <w:t>:</w:t>
      </w:r>
      <w:r w:rsidR="009E0821" w:rsidRPr="00E77497">
        <w:rPr>
          <w:rFonts w:ascii="Times New Roman" w:hAnsi="Times New Roman"/>
          <w:i/>
        </w:rPr>
        <w:t xml:space="preserve"> </w:t>
      </w:r>
      <w:ins w:id="10121" w:author="Rev 19 Allen Wirfs-Brock" w:date="2013-09-13T09:24:00Z">
        <w:r w:rsidRPr="0048208E">
          <w:rPr>
            <w:rFonts w:ascii="Times New Roman" w:hAnsi="Times New Roman"/>
            <w:i/>
          </w:rPr>
          <w:t>ScriptItem</w:t>
        </w:r>
      </w:ins>
      <w:del w:id="10122" w:author="Rev 19 Allen Wirfs-Brock" w:date="2013-09-13T09:24:00Z">
        <w:r w:rsidR="00774E9D" w:rsidDel="0048208E">
          <w:rPr>
            <w:rFonts w:ascii="Times New Roman" w:hAnsi="Times New Roman"/>
            <w:i/>
          </w:rPr>
          <w:delText>OuterS</w:delText>
        </w:r>
        <w:r w:rsidR="009E0821" w:rsidRPr="00E77497" w:rsidDel="0048208E">
          <w:rPr>
            <w:rFonts w:ascii="Times New Roman" w:hAnsi="Times New Roman"/>
            <w:i/>
          </w:rPr>
          <w:delText>tatement</w:delText>
        </w:r>
      </w:del>
      <w:r w:rsidR="009E0821" w:rsidRPr="00E77497">
        <w:rPr>
          <w:rFonts w:ascii="Times New Roman" w:hAnsi="Times New Roman"/>
          <w:i/>
        </w:rPr>
        <w:t xml:space="preserve">List </w:t>
      </w:r>
      <w:r w:rsidR="00774E9D">
        <w:rPr>
          <w:rFonts w:ascii="Times New Roman" w:hAnsi="Times New Roman"/>
          <w:i/>
        </w:rPr>
        <w:t xml:space="preserve"> </w:t>
      </w:r>
      <w:ins w:id="10123" w:author="Rev 19 Allen Wirfs-Brock" w:date="2013-09-13T09:28:00Z">
        <w:r w:rsidR="00CE5E6D" w:rsidRPr="00CE5E6D">
          <w:rPr>
            <w:rFonts w:ascii="Times New Roman" w:hAnsi="Times New Roman"/>
            <w:i/>
          </w:rPr>
          <w:t>Script</w:t>
        </w:r>
      </w:ins>
      <w:del w:id="10124" w:author="Rev 19 Allen Wirfs-Brock" w:date="2013-09-13T09:28:00Z">
        <w:r w:rsidR="00774E9D" w:rsidDel="00CE5E6D">
          <w:rPr>
            <w:rFonts w:ascii="Times New Roman" w:hAnsi="Times New Roman"/>
            <w:i/>
          </w:rPr>
          <w:delText>Outer</w:delText>
        </w:r>
      </w:del>
      <w:r w:rsidR="009E0821" w:rsidRPr="00E77497">
        <w:rPr>
          <w:rFonts w:ascii="Times New Roman" w:hAnsi="Times New Roman"/>
          <w:i/>
        </w:rPr>
        <w:t>Item</w:t>
      </w:r>
      <w:r w:rsidR="009E0821" w:rsidRPr="00E77497">
        <w:t xml:space="preserve"> </w:t>
      </w:r>
    </w:p>
    <w:p w14:paraId="5BC99AF0" w14:textId="77777777" w:rsidR="009E0821" w:rsidRPr="00E77497" w:rsidRDefault="009E0821" w:rsidP="0048208E">
      <w:pPr>
        <w:pStyle w:val="Alg2"/>
        <w:numPr>
          <w:ilvl w:val="0"/>
          <w:numId w:val="1043"/>
        </w:numPr>
      </w:pPr>
      <w:r w:rsidRPr="00E77497">
        <w:t xml:space="preserve">Let </w:t>
      </w:r>
      <w:r w:rsidRPr="00E77497">
        <w:rPr>
          <w:i/>
        </w:rPr>
        <w:t>sl</w:t>
      </w:r>
      <w:r w:rsidRPr="00E77497">
        <w:t xml:space="preserve"> be the result of evaluating</w:t>
      </w:r>
      <w:r w:rsidRPr="00E77497" w:rsidDel="00862F49">
        <w:t xml:space="preserve"> </w:t>
      </w:r>
      <w:ins w:id="10125" w:author="Rev 19 Allen Wirfs-Brock" w:date="2013-09-13T09:24:00Z">
        <w:r w:rsidR="0048208E" w:rsidRPr="0048208E">
          <w:rPr>
            <w:i/>
          </w:rPr>
          <w:t>ScriptItem</w:t>
        </w:r>
      </w:ins>
      <w:del w:id="10126" w:author="Rev 19 Allen Wirfs-Brock" w:date="2013-09-13T09:24:00Z">
        <w:r w:rsidR="00774E9D" w:rsidDel="0048208E">
          <w:rPr>
            <w:i/>
          </w:rPr>
          <w:delText>OuterS</w:delText>
        </w:r>
        <w:r w:rsidR="00CD50EF" w:rsidDel="0048208E">
          <w:rPr>
            <w:i/>
          </w:rPr>
          <w:delText>t</w:delText>
        </w:r>
        <w:r w:rsidRPr="00E77497" w:rsidDel="0048208E">
          <w:rPr>
            <w:i/>
          </w:rPr>
          <w:delText>atement</w:delText>
        </w:r>
      </w:del>
      <w:r w:rsidRPr="00E77497">
        <w:rPr>
          <w:i/>
        </w:rPr>
        <w:t>List</w:t>
      </w:r>
      <w:r w:rsidRPr="00E77497">
        <w:t>.</w:t>
      </w:r>
    </w:p>
    <w:p w14:paraId="6049D95A" w14:textId="77777777" w:rsidR="009E0821" w:rsidRPr="00E77497" w:rsidRDefault="009E0821" w:rsidP="00774E9D">
      <w:pPr>
        <w:pStyle w:val="Alg2"/>
        <w:numPr>
          <w:ilvl w:val="0"/>
          <w:numId w:val="1043"/>
        </w:numPr>
      </w:pPr>
      <w:r>
        <w:t>ReturnIfAbrupt(</w:t>
      </w:r>
      <w:r>
        <w:rPr>
          <w:i/>
        </w:rPr>
        <w:t>sl</w:t>
      </w:r>
      <w:r>
        <w:t>)</w:t>
      </w:r>
      <w:r w:rsidRPr="00E77497">
        <w:t>.</w:t>
      </w:r>
    </w:p>
    <w:p w14:paraId="0C244EAE" w14:textId="77777777" w:rsidR="009E0821" w:rsidRPr="00E77497" w:rsidRDefault="009E0821" w:rsidP="00CE5E6D">
      <w:pPr>
        <w:pStyle w:val="Alg2"/>
        <w:numPr>
          <w:ilvl w:val="0"/>
          <w:numId w:val="1043"/>
        </w:numPr>
      </w:pPr>
      <w:r w:rsidRPr="00E77497">
        <w:t xml:space="preserve">Let </w:t>
      </w:r>
      <w:r w:rsidRPr="00E77497">
        <w:rPr>
          <w:i/>
        </w:rPr>
        <w:t>s</w:t>
      </w:r>
      <w:r w:rsidRPr="00E77497">
        <w:t xml:space="preserve"> be the result of evaluating </w:t>
      </w:r>
      <w:ins w:id="10127" w:author="Rev 19 Allen Wirfs-Brock" w:date="2013-09-13T09:28:00Z">
        <w:r w:rsidR="00CE5E6D" w:rsidRPr="00CE5E6D">
          <w:rPr>
            <w:i/>
          </w:rPr>
          <w:t>Script</w:t>
        </w:r>
      </w:ins>
      <w:del w:id="10128" w:author="Rev 19 Allen Wirfs-Brock" w:date="2013-09-13T09:28:00Z">
        <w:r w:rsidR="00774E9D" w:rsidDel="00CE5E6D">
          <w:rPr>
            <w:i/>
          </w:rPr>
          <w:delText>Outer</w:delText>
        </w:r>
      </w:del>
      <w:r w:rsidR="00774E9D">
        <w:rPr>
          <w:i/>
        </w:rPr>
        <w:t>Item</w:t>
      </w:r>
      <w:r w:rsidRPr="00E77497">
        <w:t>.</w:t>
      </w:r>
    </w:p>
    <w:p w14:paraId="67EB1BC9" w14:textId="77777777" w:rsidR="009E0821" w:rsidRPr="00E77497" w:rsidRDefault="009E0821" w:rsidP="00774E9D">
      <w:pPr>
        <w:pStyle w:val="Alg2"/>
        <w:numPr>
          <w:ilvl w:val="0"/>
          <w:numId w:val="1043"/>
        </w:numPr>
      </w:pPr>
      <w:r w:rsidRPr="00E77497">
        <w:t xml:space="preserve">If </w:t>
      </w:r>
      <w:r w:rsidRPr="00681A60">
        <w:rPr>
          <w:i/>
        </w:rPr>
        <w:t>s</w:t>
      </w:r>
      <w:r>
        <w:t xml:space="preserve">.[[type]] is </w:t>
      </w:r>
      <w:r w:rsidRPr="00E77497">
        <w:rPr>
          <w:rFonts w:ascii="Arial" w:hAnsi="Arial" w:cs="Arial"/>
        </w:rPr>
        <w:t>throw</w:t>
      </w:r>
      <w:r w:rsidRPr="00E77497">
        <w:t xml:space="preserve">,  </w:t>
      </w:r>
      <w:r>
        <w:t xml:space="preserve">return </w:t>
      </w:r>
      <w:r w:rsidRPr="0027695A">
        <w:rPr>
          <w:i/>
        </w:rPr>
        <w:t>s</w:t>
      </w:r>
      <w:r>
        <w:t>.</w:t>
      </w:r>
      <w:r w:rsidRPr="00E77497">
        <w:t xml:space="preserve"> </w:t>
      </w:r>
    </w:p>
    <w:p w14:paraId="4195DF29" w14:textId="77777777" w:rsidR="009E0821" w:rsidRPr="00E77497" w:rsidRDefault="009E0821" w:rsidP="00774E9D">
      <w:pPr>
        <w:pStyle w:val="Alg2"/>
        <w:numPr>
          <w:ilvl w:val="0"/>
          <w:numId w:val="1043"/>
        </w:numPr>
      </w:pPr>
      <w:r w:rsidRPr="00E77497">
        <w:t xml:space="preserve">If </w:t>
      </w:r>
      <w:r w:rsidRPr="00E77497">
        <w:rPr>
          <w:i/>
        </w:rPr>
        <w:t>s</w:t>
      </w:r>
      <w:r w:rsidRPr="00E77497">
        <w:t>.</w:t>
      </w:r>
      <w:r>
        <w:t>[[</w:t>
      </w:r>
      <w:r w:rsidRPr="00E77497">
        <w:t>value</w:t>
      </w:r>
      <w:r>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t>[[</w:t>
      </w:r>
      <w:r w:rsidRPr="00E77497">
        <w:t>value</w:t>
      </w:r>
      <w:r>
        <w:t>]]</w:t>
      </w:r>
      <w:r w:rsidRPr="00E77497">
        <w:t xml:space="preserve">, otherwise let </w:t>
      </w:r>
      <w:r w:rsidRPr="00E77497">
        <w:rPr>
          <w:i/>
        </w:rPr>
        <w:t>V</w:t>
      </w:r>
      <w:r w:rsidRPr="00E77497">
        <w:t xml:space="preserve"> = </w:t>
      </w:r>
      <w:r w:rsidRPr="00E77497">
        <w:rPr>
          <w:i/>
        </w:rPr>
        <w:t>s</w:t>
      </w:r>
      <w:r w:rsidRPr="00E77497">
        <w:t>.</w:t>
      </w:r>
      <w:r>
        <w:t>[[v</w:t>
      </w:r>
      <w:r w:rsidRPr="00E77497">
        <w:t>alue</w:t>
      </w:r>
      <w:r>
        <w:t>]]</w:t>
      </w:r>
      <w:r w:rsidRPr="00E77497">
        <w:t>.</w:t>
      </w:r>
    </w:p>
    <w:p w14:paraId="2D9F0C60" w14:textId="77777777" w:rsidR="009E0821" w:rsidRPr="00E77497" w:rsidRDefault="009E0821" w:rsidP="00774E9D">
      <w:pPr>
        <w:pStyle w:val="Alg2"/>
        <w:numPr>
          <w:ilvl w:val="0"/>
          <w:numId w:val="1043"/>
        </w:numPr>
        <w:spacing w:after="220"/>
      </w:pPr>
      <w:r w:rsidRPr="00E77497">
        <w:t xml:space="preserve">Return </w:t>
      </w:r>
      <w:r>
        <w:t xml:space="preserve">Completion {[[type]]: </w:t>
      </w:r>
      <w:r w:rsidRPr="00E77497">
        <w:rPr>
          <w:i/>
        </w:rPr>
        <w:t>s</w:t>
      </w:r>
      <w:r w:rsidRPr="00E77497">
        <w:t>.</w:t>
      </w:r>
      <w:r>
        <w:t>[[t</w:t>
      </w:r>
      <w:r w:rsidRPr="00E77497">
        <w:t>ype</w:t>
      </w:r>
      <w:r>
        <w:t>]]</w:t>
      </w:r>
      <w:r w:rsidRPr="00E77497">
        <w:t xml:space="preserve">, </w:t>
      </w:r>
      <w:r>
        <w:t xml:space="preserve">[[value]]: </w:t>
      </w:r>
      <w:r w:rsidRPr="00E77497">
        <w:rPr>
          <w:i/>
        </w:rPr>
        <w:t>V</w:t>
      </w:r>
      <w:r w:rsidRPr="00E77497">
        <w:t xml:space="preserve">, </w:t>
      </w:r>
      <w:r>
        <w:t xml:space="preserve">[[target]]: </w:t>
      </w:r>
      <w:r w:rsidRPr="00E77497">
        <w:rPr>
          <w:i/>
        </w:rPr>
        <w:t>s</w:t>
      </w:r>
      <w:r w:rsidRPr="00E77497">
        <w:t>.</w:t>
      </w:r>
      <w:r>
        <w:t>[[</w:t>
      </w:r>
      <w:r w:rsidRPr="00E77497">
        <w:t>target</w:t>
      </w:r>
      <w:r>
        <w:t>]]}</w:t>
      </w:r>
      <w:r w:rsidRPr="00E77497">
        <w:t>.</w:t>
      </w:r>
    </w:p>
    <w:p w14:paraId="49AA889B" w14:textId="77777777" w:rsidR="009E0821" w:rsidRPr="00774E9D" w:rsidRDefault="009E0821" w:rsidP="008C14E1">
      <w:pPr>
        <w:pStyle w:val="Note"/>
        <w:rPr>
          <w:i/>
        </w:rPr>
      </w:pPr>
      <w:r w:rsidRPr="00E77497">
        <w:t>NOTE</w:t>
      </w:r>
      <w:r w:rsidRPr="00E77497">
        <w:tab/>
      </w:r>
      <w:r>
        <w:t>See the</w:t>
      </w:r>
      <w:r w:rsidR="008C14E1">
        <w:t xml:space="preserve"> </w:t>
      </w:r>
      <w:ins w:id="10129" w:author="Rev 19 Allen Wirfs-Brock" w:date="2013-09-27T13:15:00Z">
        <w:r w:rsidR="008A78D8">
          <w:fldChar w:fldCharType="begin"/>
        </w:r>
        <w:r w:rsidR="008A78D8">
          <w:instrText xml:space="preserve"> REF _Ref368051074 \r \h </w:instrText>
        </w:r>
      </w:ins>
      <w:r w:rsidR="008A78D8">
        <w:fldChar w:fldCharType="separate"/>
      </w:r>
      <w:ins w:id="10130" w:author="Rev 19 Allen Wirfs-Brock" w:date="2013-09-27T13:22:00Z">
        <w:r w:rsidR="00D433E8">
          <w:t>13.1.9</w:t>
        </w:r>
      </w:ins>
      <w:ins w:id="10131" w:author="Rev 19 Allen Wirfs-Brock" w:date="2013-09-27T13:15:00Z">
        <w:r w:rsidR="008A78D8">
          <w:fldChar w:fldCharType="end"/>
        </w:r>
      </w:ins>
      <w:del w:id="10132" w:author="Rev 19 Allen Wirfs-Brock" w:date="2013-09-27T13:15:00Z">
        <w:r w:rsidR="00DF732B" w:rsidDel="008A78D8">
          <w:fldChar w:fldCharType="begin"/>
        </w:r>
        <w:r w:rsidR="00DF732B" w:rsidDel="008A78D8">
          <w:delInstrText xml:space="preserve"> REF _Ref365637141 \r \h </w:delInstrText>
        </w:r>
        <w:r w:rsidR="00DF732B" w:rsidDel="008A78D8">
          <w:fldChar w:fldCharType="separate"/>
        </w:r>
      </w:del>
      <w:del w:id="10133" w:author="Rev 19 Allen Wirfs-Brock" w:date="2013-09-27T08:39:00Z">
        <w:r w:rsidR="00083CEC" w:rsidDel="009E7E9E">
          <w:delText>13.1.2</w:delText>
        </w:r>
      </w:del>
      <w:del w:id="10134" w:author="Rev 19 Allen Wirfs-Brock" w:date="2013-09-27T13:15:00Z">
        <w:r w:rsidR="00DF732B" w:rsidDel="008A78D8">
          <w:fldChar w:fldCharType="end"/>
        </w:r>
      </w:del>
      <w:r>
        <w:t xml:space="preserve"> NOTE regarding evaluation of  </w:t>
      </w:r>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Pr>
          <w:rFonts w:ascii="Times New Roman" w:hAnsi="Times New Roman"/>
          <w:i/>
        </w:rPr>
        <w:t>.</w:t>
      </w:r>
    </w:p>
    <w:p w14:paraId="2E4771F5" w14:textId="77777777" w:rsidR="00431F44" w:rsidRPr="004D1BD1" w:rsidRDefault="00B63F6A" w:rsidP="004221C6">
      <w:pPr>
        <w:pStyle w:val="30"/>
      </w:pPr>
      <w:bookmarkStart w:id="10135" w:name="_Ref365548322"/>
      <w:bookmarkStart w:id="10136" w:name="_Toc368050643"/>
      <w:bookmarkStart w:id="10137" w:name="_Toc360524622"/>
      <w:ins w:id="10138" w:author="Rev 19 Allen Wirfs-Brock" w:date="2013-09-11T16:44:00Z">
        <w:r>
          <w:t>Runtime Semantics</w:t>
        </w:r>
      </w:ins>
      <w:ins w:id="10139" w:author="Rev 19 Allen Wirfs-Brock" w:date="2013-09-11T17:06:00Z">
        <w:r w:rsidR="009B248F">
          <w:t>:</w:t>
        </w:r>
      </w:ins>
      <w:ins w:id="10140" w:author="Rev 19 Allen Wirfs-Brock" w:date="2013-09-11T16:44:00Z">
        <w:r>
          <w:t xml:space="preserve"> </w:t>
        </w:r>
      </w:ins>
      <w:r w:rsidR="00431F44">
        <w:t>Global</w:t>
      </w:r>
      <w:del w:id="10141" w:author="Rev 19 Allen Wirfs-Brock" w:date="2013-09-27T09:26:00Z">
        <w:r w:rsidR="00431F44" w:rsidDel="00902612">
          <w:delText xml:space="preserve"> </w:delText>
        </w:r>
      </w:del>
      <w:r w:rsidR="00431F44">
        <w:t>Declaration</w:t>
      </w:r>
      <w:del w:id="10142" w:author="Rev 19 Allen Wirfs-Brock" w:date="2013-09-27T09:26:00Z">
        <w:r w:rsidR="00431F44" w:rsidDel="00902612">
          <w:delText xml:space="preserve"> </w:delText>
        </w:r>
      </w:del>
      <w:r w:rsidR="00431F44">
        <w:t>Instantiation</w:t>
      </w:r>
      <w:bookmarkEnd w:id="10135"/>
      <w:bookmarkEnd w:id="10136"/>
    </w:p>
    <w:p w14:paraId="05EBA112" w14:textId="77777777" w:rsidR="00431F44" w:rsidRPr="004418C4" w:rsidRDefault="00431F44" w:rsidP="00431F44">
      <w:pPr>
        <w:rPr>
          <w:sz w:val="18"/>
        </w:rPr>
      </w:pPr>
      <w:r w:rsidRPr="004418C4">
        <w:rPr>
          <w:sz w:val="18"/>
        </w:rPr>
        <w:t>NOTE</w:t>
      </w:r>
      <w:r w:rsidRPr="004418C4">
        <w:rPr>
          <w:sz w:val="18"/>
        </w:rPr>
        <w:tab/>
        <w:t>When a</w:t>
      </w:r>
      <w:r>
        <w:rPr>
          <w:sz w:val="18"/>
        </w:rPr>
        <w:t>n</w:t>
      </w:r>
      <w:r w:rsidRPr="004418C4">
        <w:rPr>
          <w:sz w:val="18"/>
        </w:rPr>
        <w:t xml:space="preserve"> execution context is established for evaluating </w:t>
      </w:r>
      <w:r>
        <w:rPr>
          <w:sz w:val="18"/>
        </w:rPr>
        <w:t xml:space="preserve">scripts, </w:t>
      </w:r>
      <w:r w:rsidRPr="004418C4">
        <w:rPr>
          <w:sz w:val="18"/>
        </w:rPr>
        <w:t xml:space="preserve"> </w:t>
      </w:r>
      <w:r>
        <w:rPr>
          <w:sz w:val="18"/>
        </w:rPr>
        <w:t xml:space="preserve">declarations are instantiated in the current global environment. </w:t>
      </w:r>
      <w:r w:rsidRPr="004418C4">
        <w:rPr>
          <w:sz w:val="18"/>
        </w:rPr>
        <w:t xml:space="preserve"> </w:t>
      </w:r>
      <w:r>
        <w:rPr>
          <w:sz w:val="18"/>
        </w:rPr>
        <w:t>Each global</w:t>
      </w:r>
      <w:r w:rsidRPr="004418C4">
        <w:rPr>
          <w:sz w:val="18"/>
        </w:rPr>
        <w:t xml:space="preserve"> </w:t>
      </w:r>
      <w:r>
        <w:rPr>
          <w:sz w:val="18"/>
        </w:rPr>
        <w:t>binding</w:t>
      </w:r>
      <w:r w:rsidRPr="004418C4">
        <w:rPr>
          <w:sz w:val="18"/>
        </w:rPr>
        <w:t xml:space="preserve"> declarated in the </w:t>
      </w:r>
      <w:r>
        <w:rPr>
          <w:sz w:val="18"/>
        </w:rPr>
        <w:t>code</w:t>
      </w:r>
      <w:r w:rsidRPr="004418C4">
        <w:rPr>
          <w:sz w:val="18"/>
        </w:rPr>
        <w:t xml:space="preserve"> </w:t>
      </w:r>
      <w:r>
        <w:rPr>
          <w:sz w:val="18"/>
        </w:rPr>
        <w:t>is</w:t>
      </w:r>
      <w:r w:rsidRPr="004418C4">
        <w:rPr>
          <w:sz w:val="18"/>
        </w:rPr>
        <w:t xml:space="preserve"> instantiated. </w:t>
      </w:r>
    </w:p>
    <w:p w14:paraId="3B8ED395" w14:textId="77777777" w:rsidR="00431F44" w:rsidRPr="000239F7" w:rsidRDefault="00431F44" w:rsidP="00431F44">
      <w:pPr>
        <w:rPr>
          <w:iCs/>
        </w:rPr>
      </w:pPr>
      <w:r>
        <w:t>Global</w:t>
      </w:r>
      <w:del w:id="10143" w:author="Rev 19 Allen Wirfs-Brock" w:date="2013-09-27T09:26:00Z">
        <w:r w:rsidDel="00902612">
          <w:delText xml:space="preserve"> </w:delText>
        </w:r>
      </w:del>
      <w:r>
        <w:t>Declaration</w:t>
      </w:r>
      <w:del w:id="10144" w:author="Rev 19 Allen Wirfs-Brock" w:date="2013-09-27T09:26:00Z">
        <w:r w:rsidRPr="004D1BD1" w:rsidDel="00902612">
          <w:delText xml:space="preserve"> </w:delText>
        </w:r>
      </w:del>
      <w:r w:rsidRPr="004D1BD1">
        <w:t xml:space="preserve">Instantiation is performed as follows using arguments </w:t>
      </w:r>
      <w:r>
        <w:rPr>
          <w:rFonts w:ascii="Times New Roman" w:eastAsia="Times New Roman" w:hAnsi="Times New Roman"/>
          <w:i/>
          <w:spacing w:val="6"/>
          <w:lang w:eastAsia="en-US"/>
        </w:rPr>
        <w:t>script</w:t>
      </w:r>
      <w:r>
        <w:rPr>
          <w:rFonts w:ascii="Times New Roman" w:eastAsia="Times New Roman" w:hAnsi="Times New Roman"/>
          <w:iCs/>
          <w:spacing w:val="6"/>
          <w:lang w:eastAsia="en-US"/>
        </w:rPr>
        <w:t>,</w:t>
      </w:r>
      <w:r w:rsidRPr="00377876">
        <w:rPr>
          <w:rFonts w:ascii="Times New Roman" w:hAnsi="Times New Roman"/>
          <w:i/>
        </w:rPr>
        <w:t xml:space="preserve"> </w:t>
      </w:r>
      <w:r w:rsidRPr="003B4312">
        <w:rPr>
          <w:rFonts w:ascii="Times New Roman" w:eastAsia="Times New Roman" w:hAnsi="Times New Roman"/>
          <w:i/>
          <w:spacing w:val="6"/>
          <w:lang w:eastAsia="en-US"/>
        </w:rPr>
        <w:t>env</w:t>
      </w:r>
      <w:r>
        <w:rPr>
          <w:rFonts w:ascii="Times New Roman" w:eastAsia="Times New Roman" w:hAnsi="Times New Roman"/>
          <w:iCs/>
          <w:spacing w:val="6"/>
          <w:lang w:eastAsia="en-US"/>
        </w:rPr>
        <w:t>,</w:t>
      </w:r>
      <w:r w:rsidRPr="000239F7">
        <w:rPr>
          <w:rFonts w:ascii="Times New Roman" w:hAnsi="Times New Roman"/>
          <w:iCs/>
        </w:rPr>
        <w:t xml:space="preserve"> </w:t>
      </w:r>
      <w:r>
        <w:rPr>
          <w:rFonts w:ascii="Times New Roman" w:hAnsi="Times New Roman"/>
          <w:iCs/>
        </w:rPr>
        <w:t xml:space="preserve">and </w:t>
      </w:r>
      <w:r w:rsidRPr="00582214">
        <w:rPr>
          <w:rFonts w:ascii="Times New Roman" w:hAnsi="Times New Roman"/>
          <w:i/>
        </w:rPr>
        <w:t>deletableBindings</w:t>
      </w:r>
      <w:r w:rsidRPr="003B4312">
        <w:t xml:space="preserve">. </w:t>
      </w:r>
      <w:r>
        <w:rPr>
          <w:rFonts w:ascii="Times New Roman" w:eastAsia="Times New Roman" w:hAnsi="Times New Roman"/>
          <w:i/>
          <w:spacing w:val="6"/>
          <w:lang w:eastAsia="en-US"/>
        </w:rPr>
        <w:t>script</w:t>
      </w:r>
      <w:r w:rsidRPr="00377876">
        <w:rPr>
          <w:rFonts w:ascii="Times New Roman" w:hAnsi="Times New Roman"/>
          <w:i/>
        </w:rPr>
        <w:t xml:space="preserve"> </w:t>
      </w:r>
      <w:r w:rsidRPr="003B4312">
        <w:t xml:space="preserve">is the </w:t>
      </w:r>
      <w:r w:rsidRPr="0013110A">
        <w:rPr>
          <w:rFonts w:ascii="Times New Roman" w:eastAsia="Times New Roman" w:hAnsi="Times New Roman"/>
          <w:i/>
          <w:spacing w:val="6"/>
          <w:lang w:eastAsia="en-US"/>
        </w:rPr>
        <w:t>ScriptBody</w:t>
      </w:r>
      <w:r w:rsidRPr="003B4312">
        <w:t xml:space="preserve"> that for which the execution context is being established.  </w:t>
      </w:r>
      <w:r w:rsidRPr="003B4312">
        <w:rPr>
          <w:rFonts w:ascii="Times New Roman" w:eastAsia="Times New Roman" w:hAnsi="Times New Roman"/>
          <w:i/>
          <w:spacing w:val="6"/>
          <w:lang w:eastAsia="en-US"/>
        </w:rPr>
        <w:t>env</w:t>
      </w:r>
      <w:r w:rsidRPr="003B4312">
        <w:t xml:space="preserve"> is the </w:t>
      </w:r>
      <w:r>
        <w:t>global</w:t>
      </w:r>
      <w:r w:rsidRPr="003B4312">
        <w:t xml:space="preserve"> environment record in which bindings are to be created. </w:t>
      </w:r>
      <w:r w:rsidRPr="00582214">
        <w:rPr>
          <w:rFonts w:ascii="Times New Roman" w:hAnsi="Times New Roman"/>
          <w:i/>
        </w:rPr>
        <w:t>deletableBindings</w:t>
      </w:r>
      <w:r>
        <w:rPr>
          <w:rFonts w:ascii="Times New Roman" w:hAnsi="Times New Roman"/>
          <w:iCs/>
        </w:rPr>
        <w:t xml:space="preserve"> </w:t>
      </w:r>
      <w:r w:rsidRPr="005D449B">
        <w:t xml:space="preserve">is </w:t>
      </w:r>
      <w:r w:rsidRPr="00593420">
        <w:rPr>
          <w:rFonts w:ascii="Times New Roman" w:hAnsi="Times New Roman"/>
          <w:b/>
          <w:bCs/>
        </w:rPr>
        <w:t>true</w:t>
      </w:r>
      <w:r w:rsidRPr="005D449B">
        <w:t xml:space="preserve"> if the bindings that are created should be deletable.</w:t>
      </w:r>
    </w:p>
    <w:p w14:paraId="7157BCC3" w14:textId="77777777" w:rsidR="00431F44" w:rsidRPr="006B6D0A" w:rsidRDefault="00431F44" w:rsidP="00431F44">
      <w:pPr>
        <w:pStyle w:val="Alg4"/>
        <w:numPr>
          <w:ilvl w:val="0"/>
          <w:numId w:val="398"/>
        </w:numPr>
      </w:pPr>
      <w:r>
        <w:t>L</w:t>
      </w:r>
      <w:r w:rsidRPr="006B6D0A">
        <w:t xml:space="preserve">et </w:t>
      </w:r>
      <w:r w:rsidRPr="006B6D0A">
        <w:rPr>
          <w:i/>
        </w:rPr>
        <w:t>strict</w:t>
      </w:r>
      <w:r w:rsidRPr="006B6D0A">
        <w:t xml:space="preserve"> be </w:t>
      </w:r>
      <w:r>
        <w:t>IsStrict of</w:t>
      </w:r>
      <w:r w:rsidRPr="006B6D0A">
        <w:t xml:space="preserve"> </w:t>
      </w:r>
      <w:r w:rsidRPr="00596672">
        <w:rPr>
          <w:i/>
          <w:iCs/>
        </w:rPr>
        <w:t>scr</w:t>
      </w:r>
      <w:r>
        <w:rPr>
          <w:i/>
          <w:iCs/>
        </w:rPr>
        <w:t>i</w:t>
      </w:r>
      <w:r w:rsidRPr="00596672">
        <w:rPr>
          <w:i/>
          <w:iCs/>
        </w:rPr>
        <w:t>pt</w:t>
      </w:r>
      <w:r w:rsidRPr="006B6D0A">
        <w:t>.</w:t>
      </w:r>
    </w:p>
    <w:p w14:paraId="4DF1898A" w14:textId="77777777" w:rsidR="00431F44" w:rsidRPr="00596672" w:rsidRDefault="00431F44" w:rsidP="00431F44">
      <w:pPr>
        <w:pStyle w:val="Alg4"/>
        <w:numPr>
          <w:ilvl w:val="0"/>
          <w:numId w:val="398"/>
        </w:numPr>
      </w:pPr>
      <w:r>
        <w:t xml:space="preserve">Let </w:t>
      </w:r>
      <w:r w:rsidRPr="00596672">
        <w:rPr>
          <w:i/>
          <w:iCs/>
        </w:rPr>
        <w:t>lexNames</w:t>
      </w:r>
      <w:r>
        <w:t xml:space="preserve"> be the LexicallyDeclaredNames of </w:t>
      </w:r>
      <w:r w:rsidRPr="00596672">
        <w:rPr>
          <w:i/>
          <w:iCs/>
        </w:rPr>
        <w:t>scr</w:t>
      </w:r>
      <w:r>
        <w:rPr>
          <w:i/>
          <w:iCs/>
        </w:rPr>
        <w:t>i</w:t>
      </w:r>
      <w:r w:rsidRPr="00596672">
        <w:rPr>
          <w:i/>
          <w:iCs/>
        </w:rPr>
        <w:t>pt</w:t>
      </w:r>
      <w:r>
        <w:t>.</w:t>
      </w:r>
    </w:p>
    <w:p w14:paraId="463640FC" w14:textId="77777777" w:rsidR="00431F44" w:rsidRDefault="00431F44" w:rsidP="00431F44">
      <w:pPr>
        <w:pStyle w:val="Alg4"/>
        <w:numPr>
          <w:ilvl w:val="0"/>
          <w:numId w:val="398"/>
        </w:numPr>
      </w:pPr>
      <w:r>
        <w:t xml:space="preserve">Let </w:t>
      </w:r>
      <w:r>
        <w:rPr>
          <w:i/>
          <w:iCs/>
        </w:rPr>
        <w:t>varNames</w:t>
      </w:r>
      <w:r>
        <w:t xml:space="preserve"> be the VarDeclaredNames of </w:t>
      </w:r>
      <w:r w:rsidRPr="00596672">
        <w:rPr>
          <w:i/>
          <w:iCs/>
        </w:rPr>
        <w:t>scr</w:t>
      </w:r>
      <w:r>
        <w:rPr>
          <w:i/>
          <w:iCs/>
        </w:rPr>
        <w:t>i</w:t>
      </w:r>
      <w:r w:rsidRPr="00596672">
        <w:rPr>
          <w:i/>
          <w:iCs/>
        </w:rPr>
        <w:t>pt</w:t>
      </w:r>
      <w:r>
        <w:t>.</w:t>
      </w:r>
    </w:p>
    <w:p w14:paraId="2A67D2D3" w14:textId="77777777" w:rsidR="00431F44" w:rsidRPr="00596672" w:rsidRDefault="00431F44" w:rsidP="00431F44">
      <w:pPr>
        <w:pStyle w:val="Alg4"/>
        <w:numPr>
          <w:ilvl w:val="0"/>
          <w:numId w:val="398"/>
        </w:numPr>
      </w:pPr>
      <w:r>
        <w:t xml:space="preserve">For each </w:t>
      </w:r>
      <w:r w:rsidRPr="00596672">
        <w:rPr>
          <w:i/>
          <w:iCs/>
        </w:rPr>
        <w:t>name</w:t>
      </w:r>
      <w:r>
        <w:t xml:space="preserve"> in </w:t>
      </w:r>
      <w:r w:rsidRPr="00596672">
        <w:rPr>
          <w:i/>
          <w:iCs/>
        </w:rPr>
        <w:t>lexNames</w:t>
      </w:r>
      <w:r>
        <w:t>, do</w:t>
      </w:r>
    </w:p>
    <w:p w14:paraId="6C0FA2DF" w14:textId="77777777" w:rsidR="00431F44" w:rsidRDefault="00431F44" w:rsidP="00431F44">
      <w:pPr>
        <w:pStyle w:val="Alg4"/>
        <w:numPr>
          <w:ilvl w:val="1"/>
          <w:numId w:val="398"/>
        </w:numPr>
      </w:pPr>
      <w:r>
        <w:t xml:space="preserve">If the result of calling </w:t>
      </w:r>
      <w:r w:rsidRPr="00E77497">
        <w:rPr>
          <w:i/>
        </w:rPr>
        <w:t>env’s</w:t>
      </w:r>
      <w:r w:rsidRPr="00E77497">
        <w:t xml:space="preserve"> </w:t>
      </w:r>
      <w:r>
        <w:t>HasVarDeclaration</w:t>
      </w:r>
      <w:r w:rsidRPr="00E77497">
        <w:t xml:space="preserve"> concrete method passing </w:t>
      </w:r>
      <w:r>
        <w:rPr>
          <w:i/>
          <w:iCs/>
        </w:rPr>
        <w:t>name</w:t>
      </w:r>
      <w:r>
        <w:t xml:space="preserve"> </w:t>
      </w:r>
      <w:r w:rsidRPr="00E77497">
        <w:t>as the argument</w:t>
      </w:r>
      <w:r>
        <w:t xml:space="preserve"> is </w:t>
      </w:r>
      <w:r w:rsidRPr="00082702">
        <w:rPr>
          <w:b/>
          <w:bCs/>
        </w:rPr>
        <w:t>true</w:t>
      </w:r>
      <w:r>
        <w:t xml:space="preserve">, throw a </w:t>
      </w:r>
      <w:r w:rsidRPr="003E1861">
        <w:rPr>
          <w:b/>
        </w:rPr>
        <w:t>SyntaxError</w:t>
      </w:r>
      <w:r>
        <w:t xml:space="preserve"> exception.</w:t>
      </w:r>
    </w:p>
    <w:p w14:paraId="2EE82406" w14:textId="77777777" w:rsidR="00431F44" w:rsidRDefault="00431F44" w:rsidP="00431F44">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14:paraId="1ABAB9F2" w14:textId="77777777" w:rsidR="00431F44" w:rsidRPr="00596672" w:rsidRDefault="00431F44" w:rsidP="00431F44">
      <w:pPr>
        <w:pStyle w:val="Alg4"/>
        <w:numPr>
          <w:ilvl w:val="0"/>
          <w:numId w:val="398"/>
        </w:numPr>
      </w:pPr>
      <w:r>
        <w:t xml:space="preserve">For each </w:t>
      </w:r>
      <w:r w:rsidRPr="00596672">
        <w:rPr>
          <w:i/>
          <w:iCs/>
        </w:rPr>
        <w:t>name</w:t>
      </w:r>
      <w:r>
        <w:t xml:space="preserve"> in </w:t>
      </w:r>
      <w:r>
        <w:rPr>
          <w:i/>
          <w:iCs/>
        </w:rPr>
        <w:t>varNames</w:t>
      </w:r>
      <w:r>
        <w:t>, do</w:t>
      </w:r>
    </w:p>
    <w:p w14:paraId="087C427F" w14:textId="77777777" w:rsidR="00431F44" w:rsidRDefault="00431F44" w:rsidP="00431F44">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14:paraId="220FC3DA" w14:textId="77777777" w:rsidR="00431F44" w:rsidRPr="00B820AB" w:rsidRDefault="00431F44" w:rsidP="00431F44">
      <w:pPr>
        <w:pStyle w:val="Alg4"/>
        <w:numPr>
          <w:ilvl w:val="0"/>
          <w:numId w:val="398"/>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Pr>
          <w:i/>
        </w:rPr>
        <w:t>script</w:t>
      </w:r>
      <w:r w:rsidRPr="00B820AB">
        <w:t>.</w:t>
      </w:r>
    </w:p>
    <w:p w14:paraId="51D94122" w14:textId="77777777" w:rsidR="00431F44" w:rsidRPr="00E77497" w:rsidRDefault="00431F44" w:rsidP="00431F44">
      <w:pPr>
        <w:pStyle w:val="Alg4"/>
        <w:numPr>
          <w:ilvl w:val="0"/>
          <w:numId w:val="398"/>
        </w:numPr>
      </w:pPr>
      <w:r w:rsidRPr="00E77497">
        <w:t xml:space="preserve">Let </w:t>
      </w:r>
      <w:r>
        <w:rPr>
          <w:i/>
        </w:rPr>
        <w:t>functionsToInitialise</w:t>
      </w:r>
      <w:r w:rsidRPr="00E77497">
        <w:t xml:space="preserve"> be an empty</w:t>
      </w:r>
      <w:r>
        <w:t xml:space="preserve"> </w:t>
      </w:r>
      <w:r w:rsidRPr="00E77497">
        <w:t>List.</w:t>
      </w:r>
    </w:p>
    <w:p w14:paraId="16A4A55F" w14:textId="77777777" w:rsidR="00431F44" w:rsidRDefault="00431F44" w:rsidP="00431F44">
      <w:pPr>
        <w:pStyle w:val="Alg4"/>
        <w:numPr>
          <w:ilvl w:val="0"/>
          <w:numId w:val="398"/>
        </w:numPr>
      </w:pPr>
      <w:r>
        <w:t xml:space="preserve">Let </w:t>
      </w:r>
      <w:r w:rsidRPr="009051DA">
        <w:rPr>
          <w:i/>
          <w:iCs/>
        </w:rPr>
        <w:t>declaredFunctionNames</w:t>
      </w:r>
      <w:r>
        <w:t xml:space="preserve"> be an empty List.</w:t>
      </w:r>
    </w:p>
    <w:p w14:paraId="4568F631" w14:textId="77777777" w:rsidR="00431F44" w:rsidRPr="004D1BD1" w:rsidRDefault="00431F44" w:rsidP="00431F44">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14:paraId="66B996FB" w14:textId="77777777" w:rsidR="00431F44" w:rsidRDefault="00431F44" w:rsidP="00431F44">
      <w:pPr>
        <w:pStyle w:val="Alg4"/>
        <w:numPr>
          <w:ilvl w:val="1"/>
          <w:numId w:val="398"/>
        </w:numPr>
      </w:pPr>
      <w:r>
        <w:t xml:space="preserve">If </w:t>
      </w:r>
      <w:r w:rsidRPr="00EC1CE1">
        <w:rPr>
          <w:i/>
        </w:rPr>
        <w:t>d</w:t>
      </w:r>
      <w:r>
        <w:t xml:space="preserve"> is a </w:t>
      </w:r>
      <w:r w:rsidRPr="00E77497">
        <w:rPr>
          <w:i/>
        </w:rPr>
        <w:t>FunctionDeclaration</w:t>
      </w:r>
      <w:r w:rsidRPr="00E77497">
        <w:t xml:space="preserve"> </w:t>
      </w:r>
      <w:r>
        <w:t>then</w:t>
      </w:r>
    </w:p>
    <w:p w14:paraId="78E20B93" w14:textId="77777777" w:rsidR="00431F44" w:rsidRPr="00CF668E" w:rsidRDefault="00431F44" w:rsidP="00431F44">
      <w:pPr>
        <w:pStyle w:val="Alg4"/>
        <w:numPr>
          <w:ilvl w:val="2"/>
          <w:numId w:val="398"/>
        </w:numPr>
        <w:rPr>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14:paraId="12E2F1ED" w14:textId="77777777" w:rsidR="00431F44" w:rsidRPr="009C202C" w:rsidRDefault="00431F44" w:rsidP="00431F44">
      <w:pPr>
        <w:pStyle w:val="Alg4"/>
        <w:numPr>
          <w:ilvl w:val="2"/>
          <w:numId w:val="398"/>
        </w:numPr>
        <w:rPr>
          <w:i/>
        </w:rPr>
      </w:pPr>
      <w:r w:rsidRPr="009051DA">
        <w:t>L</w:t>
      </w:r>
      <w:r w:rsidRPr="00E65A34">
        <w:t xml:space="preserve">et </w:t>
      </w:r>
      <w:r w:rsidRPr="009C202C">
        <w:rPr>
          <w:i/>
        </w:rPr>
        <w:t>fn</w:t>
      </w:r>
      <w:r w:rsidRPr="009C202C">
        <w:t xml:space="preserve"> be the sole element of the BoundNames of </w:t>
      </w:r>
      <w:r>
        <w:rPr>
          <w:i/>
        </w:rPr>
        <w:t>d</w:t>
      </w:r>
      <w:r w:rsidRPr="009C202C">
        <w:rPr>
          <w:i/>
        </w:rPr>
        <w:t>.</w:t>
      </w:r>
    </w:p>
    <w:p w14:paraId="2767DDC0" w14:textId="77777777" w:rsidR="00431F44" w:rsidRPr="009C202C" w:rsidRDefault="00431F44" w:rsidP="00431F44">
      <w:pPr>
        <w:pStyle w:val="Alg4"/>
        <w:numPr>
          <w:ilvl w:val="2"/>
          <w:numId w:val="398"/>
        </w:numPr>
      </w:pPr>
      <w:r w:rsidRPr="009C202C">
        <w:t xml:space="preserve">If </w:t>
      </w:r>
      <w:r>
        <w:rPr>
          <w:i/>
        </w:rPr>
        <w:t>fn</w:t>
      </w:r>
      <w:r w:rsidRPr="009C202C">
        <w:rPr>
          <w:i/>
        </w:rPr>
        <w:t xml:space="preserve"> </w:t>
      </w:r>
      <w:r w:rsidRPr="009C202C">
        <w:t>is</w:t>
      </w:r>
      <w:r>
        <w:t xml:space="preserve"> not an element of </w:t>
      </w:r>
      <w:r w:rsidRPr="009051DA">
        <w:rPr>
          <w:i/>
          <w:iCs/>
        </w:rPr>
        <w:t>declaredFunctionNames</w:t>
      </w:r>
      <w:r w:rsidRPr="009C202C">
        <w:t xml:space="preserve">, then </w:t>
      </w:r>
    </w:p>
    <w:p w14:paraId="56B2E19F" w14:textId="77777777" w:rsidR="00431F44" w:rsidRPr="00E77497" w:rsidRDefault="00431F44" w:rsidP="00431F44">
      <w:pPr>
        <w:pStyle w:val="Alg4"/>
        <w:numPr>
          <w:ilvl w:val="3"/>
          <w:numId w:val="398"/>
        </w:numPr>
      </w:pPr>
      <w:r w:rsidRPr="00E77497">
        <w:t xml:space="preserve">Let </w:t>
      </w:r>
      <w:r>
        <w:rPr>
          <w:i/>
        </w:rPr>
        <w:t>fnDefinable</w:t>
      </w:r>
      <w:r w:rsidRPr="00E77497">
        <w:rPr>
          <w:i/>
        </w:rPr>
        <w:t xml:space="preserve"> </w:t>
      </w:r>
      <w:r w:rsidRPr="00E77497">
        <w:t xml:space="preserve">be the result of calling </w:t>
      </w:r>
      <w:r w:rsidRPr="00E77497">
        <w:rPr>
          <w:i/>
        </w:rPr>
        <w:t>env’s</w:t>
      </w:r>
      <w:r w:rsidRPr="00E77497">
        <w:t xml:space="preserve"> </w:t>
      </w:r>
      <w:r>
        <w:t>CanDeclareGlobalFunction</w:t>
      </w:r>
      <w:r w:rsidRPr="00E77497">
        <w:t xml:space="preserve"> concrete method passing </w:t>
      </w:r>
      <w:r>
        <w:rPr>
          <w:i/>
        </w:rPr>
        <w:t>fn</w:t>
      </w:r>
      <w:r w:rsidRPr="00E77497">
        <w:t xml:space="preserve"> as the argument.</w:t>
      </w:r>
    </w:p>
    <w:p w14:paraId="2786668E" w14:textId="77777777" w:rsidR="00431F44" w:rsidRDefault="00431F44" w:rsidP="00431F44">
      <w:pPr>
        <w:pStyle w:val="Alg4"/>
        <w:numPr>
          <w:ilvl w:val="3"/>
          <w:numId w:val="398"/>
        </w:numPr>
      </w:pPr>
      <w:r>
        <w:t xml:space="preserve">If </w:t>
      </w:r>
      <w:r>
        <w:rPr>
          <w:i/>
        </w:rPr>
        <w:t>fnDefinable</w:t>
      </w:r>
      <w:r>
        <w:rPr>
          <w:iCs/>
        </w:rPr>
        <w:t xml:space="preserve"> is </w:t>
      </w:r>
      <w:r w:rsidRPr="00BD058A">
        <w:rPr>
          <w:b/>
          <w:bCs/>
          <w:iCs/>
        </w:rPr>
        <w:t>false</w:t>
      </w:r>
      <w:r>
        <w:rPr>
          <w:iCs/>
        </w:rPr>
        <w:t xml:space="preserve">, throw </w:t>
      </w:r>
      <w:r w:rsidRPr="00165778">
        <w:rPr>
          <w:b/>
          <w:iCs/>
        </w:rPr>
        <w:t>TypeError</w:t>
      </w:r>
      <w:r>
        <w:rPr>
          <w:iCs/>
        </w:rPr>
        <w:t xml:space="preserve"> exception.</w:t>
      </w:r>
    </w:p>
    <w:p w14:paraId="6A192E99" w14:textId="77777777" w:rsidR="00431F44" w:rsidRPr="006B6D0A" w:rsidRDefault="00431F44" w:rsidP="00431F44">
      <w:pPr>
        <w:pStyle w:val="Alg4"/>
        <w:numPr>
          <w:ilvl w:val="3"/>
          <w:numId w:val="398"/>
        </w:numPr>
      </w:pPr>
      <w:r>
        <w:t>Append</w:t>
      </w:r>
      <w:r w:rsidRPr="00DD42FC">
        <w:rPr>
          <w:i/>
        </w:rPr>
        <w:t xml:space="preserve"> </w:t>
      </w:r>
      <w:r>
        <w:rPr>
          <w:i/>
        </w:rPr>
        <w:t>fn</w:t>
      </w:r>
      <w:r>
        <w:t xml:space="preserve"> to </w:t>
      </w:r>
      <w:r w:rsidRPr="009051DA">
        <w:rPr>
          <w:i/>
          <w:iCs/>
        </w:rPr>
        <w:t>declaredFunctionNames</w:t>
      </w:r>
      <w:r>
        <w:t>.</w:t>
      </w:r>
    </w:p>
    <w:p w14:paraId="631D9BB1" w14:textId="77777777" w:rsidR="00431F44" w:rsidRDefault="00431F44" w:rsidP="00431F44">
      <w:pPr>
        <w:pStyle w:val="Alg4"/>
        <w:numPr>
          <w:ilvl w:val="3"/>
          <w:numId w:val="398"/>
        </w:numPr>
      </w:pPr>
      <w:r w:rsidRPr="003B4312">
        <w:t xml:space="preserve">Append </w:t>
      </w:r>
      <w:r>
        <w:rPr>
          <w:i/>
        </w:rPr>
        <w:t>d</w:t>
      </w:r>
      <w:r w:rsidRPr="008B7F6F">
        <w:t xml:space="preserve"> to </w:t>
      </w:r>
      <w:r>
        <w:rPr>
          <w:i/>
        </w:rPr>
        <w:t>functionsToInitialise</w:t>
      </w:r>
      <w:r w:rsidRPr="008B7F6F">
        <w:t>.</w:t>
      </w:r>
    </w:p>
    <w:p w14:paraId="01EAB5AA" w14:textId="77777777" w:rsidR="00431F44" w:rsidRDefault="00431F44" w:rsidP="00431F44">
      <w:pPr>
        <w:pStyle w:val="Alg4"/>
        <w:numPr>
          <w:ilvl w:val="0"/>
          <w:numId w:val="398"/>
        </w:numPr>
      </w:pPr>
      <w:r>
        <w:t xml:space="preserve">Let </w:t>
      </w:r>
      <w:r w:rsidRPr="009051DA">
        <w:rPr>
          <w:i/>
          <w:iCs/>
        </w:rPr>
        <w:t>declared</w:t>
      </w:r>
      <w:r>
        <w:rPr>
          <w:i/>
          <w:iCs/>
        </w:rPr>
        <w:t>Var</w:t>
      </w:r>
      <w:r w:rsidRPr="009051DA">
        <w:rPr>
          <w:i/>
          <w:iCs/>
        </w:rPr>
        <w:t>Names</w:t>
      </w:r>
      <w:r>
        <w:t xml:space="preserve"> be an empty List.</w:t>
      </w:r>
    </w:p>
    <w:p w14:paraId="2447DE80" w14:textId="77777777" w:rsidR="00431F44" w:rsidRPr="004D1BD1" w:rsidRDefault="00431F44" w:rsidP="00431F44">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do</w:t>
      </w:r>
    </w:p>
    <w:p w14:paraId="742FA0A0" w14:textId="77777777" w:rsidR="00431F44" w:rsidRDefault="00431F44" w:rsidP="00431F44">
      <w:pPr>
        <w:pStyle w:val="Alg4"/>
        <w:numPr>
          <w:ilvl w:val="1"/>
          <w:numId w:val="398"/>
        </w:numPr>
      </w:pPr>
      <w:r>
        <w:t xml:space="preserve">If </w:t>
      </w:r>
      <w:r w:rsidRPr="00EC1CE1">
        <w:rPr>
          <w:i/>
        </w:rPr>
        <w:t>d</w:t>
      </w:r>
      <w:r>
        <w:t xml:space="preserve"> is a </w:t>
      </w:r>
      <w:r>
        <w:rPr>
          <w:i/>
        </w:rPr>
        <w:t>VariableStatement</w:t>
      </w:r>
      <w:r w:rsidRPr="00E77497">
        <w:t xml:space="preserve"> </w:t>
      </w:r>
      <w:r>
        <w:t>then</w:t>
      </w:r>
    </w:p>
    <w:p w14:paraId="62321FF2" w14:textId="77777777" w:rsidR="00431F44" w:rsidRPr="00CF668E" w:rsidRDefault="00431F44" w:rsidP="00431F44">
      <w:pPr>
        <w:pStyle w:val="Alg4"/>
        <w:numPr>
          <w:ilvl w:val="2"/>
          <w:numId w:val="398"/>
        </w:numPr>
        <w:rPr>
          <w:i/>
        </w:rPr>
      </w:pPr>
      <w:r>
        <w:t>For each</w:t>
      </w:r>
      <w:r w:rsidRPr="00CF668E">
        <w:t xml:space="preserve"> </w:t>
      </w:r>
      <w:r w:rsidRPr="00E77497">
        <w:t xml:space="preserve">String </w:t>
      </w:r>
      <w:r>
        <w:rPr>
          <w:i/>
        </w:rPr>
        <w:t>vn</w:t>
      </w:r>
      <w:r w:rsidRPr="00E77497">
        <w:t xml:space="preserve"> in</w:t>
      </w:r>
      <w:r>
        <w:t xml:space="preserve"> the</w:t>
      </w:r>
      <w:r w:rsidRPr="00E77497">
        <w:t xml:space="preserve"> </w:t>
      </w:r>
      <w:r w:rsidRPr="009C202C">
        <w:t xml:space="preserve">BoundNames of </w:t>
      </w:r>
      <w:r>
        <w:rPr>
          <w:i/>
        </w:rPr>
        <w:t>d</w:t>
      </w:r>
      <w:r w:rsidRPr="00E77497">
        <w:t>, do</w:t>
      </w:r>
    </w:p>
    <w:p w14:paraId="380070A4" w14:textId="77777777" w:rsidR="00431F44" w:rsidRPr="009C202C" w:rsidRDefault="00431F44" w:rsidP="00431F44">
      <w:pPr>
        <w:pStyle w:val="Alg4"/>
        <w:numPr>
          <w:ilvl w:val="3"/>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declaredFunctionNames</w:t>
      </w:r>
      <w:r w:rsidRPr="009C202C">
        <w:t xml:space="preserve">, then </w:t>
      </w:r>
    </w:p>
    <w:p w14:paraId="03EE025F" w14:textId="77777777" w:rsidR="00431F44" w:rsidRPr="00E77497" w:rsidRDefault="00431F44" w:rsidP="00431F44">
      <w:pPr>
        <w:pStyle w:val="Alg4"/>
        <w:numPr>
          <w:ilvl w:val="4"/>
          <w:numId w:val="398"/>
        </w:numPr>
      </w:pPr>
      <w:r w:rsidRPr="00E77497">
        <w:t xml:space="preserve">Let </w:t>
      </w:r>
      <w:r>
        <w:rPr>
          <w:i/>
        </w:rPr>
        <w:t>vnDefinable</w:t>
      </w:r>
      <w:r w:rsidRPr="00E77497">
        <w:rPr>
          <w:i/>
        </w:rPr>
        <w:t xml:space="preserve"> </w:t>
      </w:r>
      <w:r w:rsidRPr="00E77497">
        <w:t xml:space="preserve">be the result of calling </w:t>
      </w:r>
      <w:r w:rsidRPr="00E77497">
        <w:rPr>
          <w:i/>
        </w:rPr>
        <w:t>env’s</w:t>
      </w:r>
      <w:r w:rsidRPr="00E77497">
        <w:t xml:space="preserve"> </w:t>
      </w:r>
      <w:r>
        <w:t>CanDeclareGlobalVar</w:t>
      </w:r>
      <w:r w:rsidRPr="00E77497">
        <w:t xml:space="preserve"> concrete method passing </w:t>
      </w:r>
      <w:r>
        <w:rPr>
          <w:i/>
        </w:rPr>
        <w:t>vn</w:t>
      </w:r>
      <w:r w:rsidRPr="00E77497">
        <w:t xml:space="preserve"> </w:t>
      </w:r>
      <w:r>
        <w:t xml:space="preserve">and </w:t>
      </w:r>
      <w:r w:rsidRPr="00582214">
        <w:rPr>
          <w:i/>
        </w:rPr>
        <w:t>deletableBindings</w:t>
      </w:r>
      <w:r w:rsidRPr="006B6D0A" w:rsidDel="00101EBC">
        <w:rPr>
          <w:i/>
        </w:rPr>
        <w:t xml:space="preserve"> </w:t>
      </w:r>
      <w:r w:rsidRPr="00E77497">
        <w:t>as the argument</w:t>
      </w:r>
      <w:r>
        <w:t>s</w:t>
      </w:r>
      <w:r w:rsidRPr="00E77497">
        <w:t>.</w:t>
      </w:r>
    </w:p>
    <w:p w14:paraId="5CDDB23A" w14:textId="77777777" w:rsidR="00431F44" w:rsidRDefault="00431F44" w:rsidP="00431F44">
      <w:pPr>
        <w:pStyle w:val="Alg4"/>
        <w:numPr>
          <w:ilvl w:val="4"/>
          <w:numId w:val="398"/>
        </w:numPr>
      </w:pPr>
      <w:r>
        <w:t xml:space="preserve">If </w:t>
      </w:r>
      <w:r>
        <w:rPr>
          <w:i/>
        </w:rPr>
        <w:t>vnDefinable</w:t>
      </w:r>
      <w:r>
        <w:rPr>
          <w:iCs/>
        </w:rPr>
        <w:t xml:space="preserve"> is </w:t>
      </w:r>
      <w:r w:rsidRPr="00966F28">
        <w:rPr>
          <w:b/>
          <w:bCs/>
          <w:iCs/>
        </w:rPr>
        <w:t>false</w:t>
      </w:r>
      <w:r>
        <w:rPr>
          <w:iCs/>
        </w:rPr>
        <w:t xml:space="preserve">, throw </w:t>
      </w:r>
      <w:r w:rsidRPr="00165778">
        <w:rPr>
          <w:b/>
          <w:iCs/>
        </w:rPr>
        <w:t>TypeError</w:t>
      </w:r>
      <w:r>
        <w:rPr>
          <w:iCs/>
        </w:rPr>
        <w:t xml:space="preserve"> exception.</w:t>
      </w:r>
    </w:p>
    <w:p w14:paraId="400B525B" w14:textId="77777777" w:rsidR="00431F44" w:rsidRPr="009C202C" w:rsidRDefault="00431F44" w:rsidP="00431F44">
      <w:pPr>
        <w:pStyle w:val="Alg4"/>
        <w:numPr>
          <w:ilvl w:val="4"/>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w:t>
      </w:r>
      <w:r>
        <w:rPr>
          <w:i/>
          <w:iCs/>
        </w:rPr>
        <w:t>Var</w:t>
      </w:r>
      <w:r w:rsidRPr="009051DA">
        <w:rPr>
          <w:i/>
          <w:iCs/>
        </w:rPr>
        <w:t>Names</w:t>
      </w:r>
      <w:r w:rsidRPr="009C202C">
        <w:t xml:space="preserve">, then </w:t>
      </w:r>
    </w:p>
    <w:p w14:paraId="0D634D7F" w14:textId="77777777" w:rsidR="00431F44" w:rsidRPr="006B6D0A" w:rsidRDefault="00431F44" w:rsidP="00431F44">
      <w:pPr>
        <w:pStyle w:val="Alg4"/>
        <w:numPr>
          <w:ilvl w:val="5"/>
          <w:numId w:val="398"/>
        </w:numPr>
      </w:pPr>
      <w:r>
        <w:t>Append</w:t>
      </w:r>
      <w:r w:rsidRPr="00DD42FC">
        <w:rPr>
          <w:i/>
        </w:rPr>
        <w:t xml:space="preserve"> </w:t>
      </w:r>
      <w:r>
        <w:rPr>
          <w:i/>
        </w:rPr>
        <w:t>vn</w:t>
      </w:r>
      <w:r>
        <w:t xml:space="preserve"> to </w:t>
      </w:r>
      <w:r w:rsidRPr="009051DA">
        <w:rPr>
          <w:i/>
          <w:iCs/>
        </w:rPr>
        <w:t>declared</w:t>
      </w:r>
      <w:r>
        <w:rPr>
          <w:i/>
          <w:iCs/>
        </w:rPr>
        <w:t>Var</w:t>
      </w:r>
      <w:r w:rsidRPr="009051DA">
        <w:rPr>
          <w:i/>
          <w:iCs/>
        </w:rPr>
        <w:t>Names</w:t>
      </w:r>
      <w:r>
        <w:t>.</w:t>
      </w:r>
    </w:p>
    <w:p w14:paraId="35A0ABD9" w14:textId="77777777" w:rsidR="00431F44" w:rsidRPr="00580040" w:rsidRDefault="00431F44" w:rsidP="00431F44">
      <w:pPr>
        <w:pStyle w:val="Alg4"/>
        <w:numPr>
          <w:ilvl w:val="0"/>
          <w:numId w:val="398"/>
        </w:numPr>
        <w:rPr>
          <w:sz w:val="18"/>
          <w:szCs w:val="18"/>
        </w:rPr>
      </w:pPr>
      <w:r w:rsidRPr="00580040">
        <w:rPr>
          <w:sz w:val="18"/>
          <w:szCs w:val="18"/>
        </w:rPr>
        <w:t>NOTE: No abnormal terminations occur after this algorithm step.</w:t>
      </w:r>
    </w:p>
    <w:p w14:paraId="6FED6BD6" w14:textId="77777777" w:rsidR="00431F44" w:rsidRPr="004D1BD1" w:rsidRDefault="00431F44" w:rsidP="00431F44">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functionsToInitialise</w:t>
      </w:r>
      <w:r w:rsidRPr="00E77497">
        <w:t>, do</w:t>
      </w:r>
    </w:p>
    <w:p w14:paraId="024EDFF1" w14:textId="77777777" w:rsidR="00431F44" w:rsidRPr="009C202C" w:rsidRDefault="00431F44" w:rsidP="00431F44">
      <w:pPr>
        <w:pStyle w:val="Alg4"/>
        <w:numPr>
          <w:ilvl w:val="1"/>
          <w:numId w:val="398"/>
        </w:numPr>
        <w:rPr>
          <w:i/>
        </w:rPr>
      </w:pPr>
      <w:r w:rsidRPr="00E65A34">
        <w:t xml:space="preserve">Let </w:t>
      </w:r>
      <w:r w:rsidRPr="009C202C">
        <w:rPr>
          <w:i/>
        </w:rPr>
        <w:t>fn</w:t>
      </w:r>
      <w:r w:rsidRPr="009C202C">
        <w:t xml:space="preserve"> be the sole element of the BoundNames of </w:t>
      </w:r>
      <w:r w:rsidRPr="009C202C">
        <w:rPr>
          <w:i/>
        </w:rPr>
        <w:t>f.</w:t>
      </w:r>
    </w:p>
    <w:p w14:paraId="26F1C2F2" w14:textId="77777777" w:rsidR="00431F44" w:rsidRPr="006B6D0A" w:rsidRDefault="00431F44" w:rsidP="00431F44">
      <w:pPr>
        <w:pStyle w:val="Alg4"/>
        <w:numPr>
          <w:ilvl w:val="1"/>
          <w:numId w:val="398"/>
        </w:numPr>
      </w:pPr>
      <w:r w:rsidRPr="006B6D0A">
        <w:t xml:space="preserve">Let </w:t>
      </w:r>
      <w:r w:rsidRPr="006B6D0A">
        <w:rPr>
          <w:i/>
        </w:rPr>
        <w:t>fo</w:t>
      </w:r>
      <w:r w:rsidRPr="006B6D0A">
        <w:t xml:space="preserve"> be the result of</w:t>
      </w:r>
      <w:r>
        <w:t xml:space="preserve"> performing</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14:paraId="23D07FB5" w14:textId="77777777" w:rsidR="00431F44" w:rsidRPr="009C202C" w:rsidRDefault="00431F44" w:rsidP="00431F44">
      <w:pPr>
        <w:pStyle w:val="Alg4"/>
        <w:numPr>
          <w:ilvl w:val="1"/>
          <w:numId w:val="398"/>
        </w:numPr>
      </w:pPr>
      <w:r>
        <w:t xml:space="preserve">Let </w:t>
      </w:r>
      <w:r w:rsidRPr="002D66E4">
        <w:rPr>
          <w:i/>
          <w:iCs/>
        </w:rPr>
        <w:t>status</w:t>
      </w:r>
      <w:r>
        <w:t xml:space="preserve"> be the result of calling </w:t>
      </w:r>
      <w:r w:rsidRPr="009C202C">
        <w:rPr>
          <w:i/>
        </w:rPr>
        <w:t>env</w:t>
      </w:r>
      <w:r w:rsidRPr="009C202C">
        <w:t xml:space="preserve">’s </w:t>
      </w:r>
      <w:r>
        <w:t>CreateGlobalFunctionBinding</w:t>
      </w:r>
      <w:r w:rsidRPr="009C202C">
        <w:t xml:space="preserve"> concrete method passing </w:t>
      </w:r>
      <w:r w:rsidRPr="009C202C">
        <w:rPr>
          <w:i/>
        </w:rPr>
        <w:t>fn</w:t>
      </w:r>
      <w:r>
        <w:rPr>
          <w:iCs/>
        </w:rPr>
        <w:t xml:space="preserve">, </w:t>
      </w:r>
      <w:r>
        <w:rPr>
          <w:i/>
        </w:rPr>
        <w:t>fo</w:t>
      </w:r>
      <w:r>
        <w:rPr>
          <w:iCs/>
        </w:rPr>
        <w:t>,</w:t>
      </w:r>
      <w:r w:rsidRPr="009C202C">
        <w:t xml:space="preserve"> </w:t>
      </w:r>
      <w:r>
        <w:t xml:space="preserve">and </w:t>
      </w:r>
      <w:r w:rsidRPr="00582214">
        <w:rPr>
          <w:i/>
        </w:rPr>
        <w:t>deletableBindings</w:t>
      </w:r>
      <w:r w:rsidRPr="009C202C">
        <w:t xml:space="preserve"> as the arguments.</w:t>
      </w:r>
    </w:p>
    <w:p w14:paraId="10BFF94E" w14:textId="77777777" w:rsidR="00431F44" w:rsidRDefault="00431F44" w:rsidP="00431F44">
      <w:pPr>
        <w:pStyle w:val="Alg4"/>
        <w:numPr>
          <w:ilvl w:val="1"/>
          <w:numId w:val="398"/>
        </w:numPr>
      </w:pPr>
      <w:r>
        <w:t>ReturnIfAbrupt(</w:t>
      </w:r>
      <w:r>
        <w:rPr>
          <w:i/>
          <w:iCs/>
        </w:rPr>
        <w:t>status</w:t>
      </w:r>
      <w:r>
        <w:t>).</w:t>
      </w:r>
    </w:p>
    <w:p w14:paraId="2FCBE1CE" w14:textId="77777777" w:rsidR="00431F44" w:rsidRPr="00E77497" w:rsidRDefault="00431F44" w:rsidP="00431F44">
      <w:pPr>
        <w:pStyle w:val="Alg4"/>
        <w:numPr>
          <w:ilvl w:val="0"/>
          <w:numId w:val="398"/>
        </w:numPr>
      </w:pPr>
      <w:r w:rsidRPr="00E77497">
        <w:t xml:space="preserve">For each String </w:t>
      </w:r>
      <w:r>
        <w:rPr>
          <w:i/>
        </w:rPr>
        <w:t>vn</w:t>
      </w:r>
      <w:r w:rsidRPr="00E77497">
        <w:t xml:space="preserve"> in </w:t>
      </w:r>
      <w:r w:rsidRPr="009051DA">
        <w:rPr>
          <w:i/>
          <w:iCs/>
        </w:rPr>
        <w:t>declared</w:t>
      </w:r>
      <w:r>
        <w:rPr>
          <w:i/>
          <w:iCs/>
        </w:rPr>
        <w:t>Var</w:t>
      </w:r>
      <w:r w:rsidRPr="009051DA">
        <w:rPr>
          <w:i/>
          <w:iCs/>
        </w:rPr>
        <w:t>Names</w:t>
      </w:r>
      <w:r w:rsidRPr="00E77497">
        <w:t>, in list order do</w:t>
      </w:r>
    </w:p>
    <w:p w14:paraId="3BA265B7" w14:textId="77777777" w:rsidR="00431F44" w:rsidRPr="00E77497" w:rsidRDefault="00431F44" w:rsidP="00431F44">
      <w:pPr>
        <w:pStyle w:val="Alg4"/>
        <w:numPr>
          <w:ilvl w:val="1"/>
          <w:numId w:val="398"/>
        </w:numPr>
      </w:pPr>
      <w:r>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GlobalVarBinding</w:t>
      </w:r>
      <w:r w:rsidRPr="00B820AB">
        <w:t xml:space="preserve"> </w:t>
      </w:r>
      <w:r w:rsidRPr="00E77497">
        <w:t xml:space="preserve">concrete method passing </w:t>
      </w:r>
      <w:r>
        <w:rPr>
          <w:i/>
        </w:rPr>
        <w:t>vn</w:t>
      </w:r>
      <w:r>
        <w:rPr>
          <w:iCs/>
        </w:rPr>
        <w:t xml:space="preserve"> and </w:t>
      </w:r>
      <w:r w:rsidRPr="00582214">
        <w:rPr>
          <w:i/>
        </w:rPr>
        <w:t>deletableBindings</w:t>
      </w:r>
      <w:r w:rsidRPr="00E77497">
        <w:t xml:space="preserve"> as the argument.</w:t>
      </w:r>
    </w:p>
    <w:p w14:paraId="6024FB10" w14:textId="77777777" w:rsidR="00431F44" w:rsidRDefault="00431F44" w:rsidP="00431F44">
      <w:pPr>
        <w:pStyle w:val="Alg4"/>
        <w:numPr>
          <w:ilvl w:val="1"/>
          <w:numId w:val="398"/>
        </w:numPr>
      </w:pPr>
      <w:r>
        <w:t>ReturnIfAbrupt(</w:t>
      </w:r>
      <w:r>
        <w:rPr>
          <w:i/>
          <w:iCs/>
        </w:rPr>
        <w:t>status</w:t>
      </w:r>
      <w:r>
        <w:t>).</w:t>
      </w:r>
    </w:p>
    <w:p w14:paraId="05C09000" w14:textId="77777777" w:rsidR="00431F44" w:rsidRDefault="00431F44" w:rsidP="00431F44">
      <w:pPr>
        <w:pStyle w:val="Alg4"/>
        <w:numPr>
          <w:ilvl w:val="0"/>
          <w:numId w:val="398"/>
        </w:numPr>
      </w:pPr>
      <w:r>
        <w:t xml:space="preserve">Let </w:t>
      </w:r>
      <w:r w:rsidRPr="005B59F9">
        <w:rPr>
          <w:i/>
        </w:rPr>
        <w:t>lexDeclarations</w:t>
      </w:r>
      <w:r>
        <w:t xml:space="preserve"> be the LexicallyScopedDeclarations of </w:t>
      </w:r>
      <w:r>
        <w:rPr>
          <w:i/>
        </w:rPr>
        <w:t>script</w:t>
      </w:r>
      <w:r>
        <w:t>.</w:t>
      </w:r>
    </w:p>
    <w:p w14:paraId="4760F4CA" w14:textId="77777777" w:rsidR="00431F44" w:rsidRPr="00E77497" w:rsidRDefault="00431F44" w:rsidP="00431F44">
      <w:pPr>
        <w:pStyle w:val="Alg4"/>
        <w:numPr>
          <w:ilvl w:val="0"/>
          <w:numId w:val="398"/>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14:paraId="6D9BCA56" w14:textId="77777777" w:rsidR="00431F44" w:rsidRPr="00E77497" w:rsidRDefault="00431F44" w:rsidP="00431F44">
      <w:pPr>
        <w:pStyle w:val="Alg4"/>
        <w:numPr>
          <w:ilvl w:val="1"/>
          <w:numId w:val="398"/>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t>Except for generator function declarations, lexically declarated names are</w:t>
      </w:r>
      <w:r w:rsidRPr="00E77497">
        <w:rPr>
          <w:rFonts w:ascii="Arial" w:hAnsi="Arial" w:cs="Arial"/>
          <w:sz w:val="18"/>
        </w:rPr>
        <w:t xml:space="preserve"> only instantiated </w:t>
      </w:r>
      <w:r>
        <w:rPr>
          <w:rFonts w:ascii="Arial" w:hAnsi="Arial" w:cs="Arial"/>
          <w:sz w:val="18"/>
        </w:rPr>
        <w:t>here but not initialised.</w:t>
      </w:r>
      <w:r w:rsidRPr="00E77497">
        <w:rPr>
          <w:rFonts w:ascii="Arial" w:hAnsi="Arial" w:cs="Arial"/>
          <w:sz w:val="18"/>
        </w:rPr>
        <w:t xml:space="preserve"> </w:t>
      </w:r>
    </w:p>
    <w:p w14:paraId="0CAE4719" w14:textId="77777777" w:rsidR="00431F44" w:rsidRPr="00E77497" w:rsidRDefault="00431F44" w:rsidP="00431F44">
      <w:pPr>
        <w:pStyle w:val="Alg4"/>
        <w:numPr>
          <w:ilvl w:val="1"/>
          <w:numId w:val="398"/>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14:paraId="14EA3552" w14:textId="77777777" w:rsidR="00431F44" w:rsidRPr="00E77497" w:rsidRDefault="00431F44" w:rsidP="00431F44">
      <w:pPr>
        <w:pStyle w:val="Alg4"/>
        <w:numPr>
          <w:ilvl w:val="2"/>
          <w:numId w:val="398"/>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14:paraId="780C36D8" w14:textId="77777777" w:rsidR="00431F44" w:rsidRPr="00E77497" w:rsidRDefault="00431F44" w:rsidP="00431F44">
      <w:pPr>
        <w:pStyle w:val="Alg4"/>
        <w:numPr>
          <w:ilvl w:val="3"/>
          <w:numId w:val="398"/>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CreateImmutableBinding concrete method passing </w:t>
      </w:r>
      <w:r w:rsidRPr="00E77497">
        <w:rPr>
          <w:i/>
        </w:rPr>
        <w:t xml:space="preserve">dn </w:t>
      </w:r>
      <w:r w:rsidRPr="00E77497">
        <w:t>as the argument.</w:t>
      </w:r>
    </w:p>
    <w:p w14:paraId="07A0F52F" w14:textId="77777777" w:rsidR="00431F44" w:rsidRPr="00E77497" w:rsidRDefault="00431F44" w:rsidP="00431F44">
      <w:pPr>
        <w:pStyle w:val="Alg4"/>
        <w:numPr>
          <w:ilvl w:val="2"/>
          <w:numId w:val="398"/>
        </w:numPr>
        <w:spacing w:after="220"/>
        <w:contextualSpacing/>
      </w:pPr>
      <w:r w:rsidRPr="00E77497">
        <w:t>Else,</w:t>
      </w:r>
    </w:p>
    <w:p w14:paraId="44EAB12A" w14:textId="77777777" w:rsidR="00431F44" w:rsidRPr="00E77497" w:rsidRDefault="00431F44" w:rsidP="00431F44">
      <w:pPr>
        <w:pStyle w:val="Alg4"/>
        <w:numPr>
          <w:ilvl w:val="3"/>
          <w:numId w:val="398"/>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14:paraId="7A9B6EB9" w14:textId="77777777" w:rsidR="00431F44" w:rsidRDefault="00431F44" w:rsidP="00431F44">
      <w:pPr>
        <w:pStyle w:val="Alg4"/>
        <w:numPr>
          <w:ilvl w:val="2"/>
          <w:numId w:val="398"/>
        </w:numPr>
        <w:spacing w:after="220"/>
        <w:contextualSpacing/>
      </w:pPr>
      <w:r>
        <w:t>Assert</w:t>
      </w:r>
      <w:ins w:id="10145" w:author="Rev 19 Allen Wirfs-Brock" w:date="2013-09-27T10:40:00Z">
        <w:r w:rsidR="00C36B1B">
          <w:t>:</w:t>
        </w:r>
      </w:ins>
      <w:r>
        <w:t xml:space="preserve"> </w:t>
      </w:r>
      <w:r>
        <w:rPr>
          <w:i/>
          <w:iCs/>
        </w:rPr>
        <w:t>status</w:t>
      </w:r>
      <w:r>
        <w:t xml:space="preserve"> is never an abrupt completion for lexically declared names.</w:t>
      </w:r>
    </w:p>
    <w:p w14:paraId="37F3A093" w14:textId="77777777" w:rsidR="00431F44" w:rsidRDefault="00431F44" w:rsidP="00431F44">
      <w:pPr>
        <w:pStyle w:val="Alg4"/>
        <w:numPr>
          <w:ilvl w:val="1"/>
          <w:numId w:val="398"/>
        </w:numPr>
      </w:pPr>
      <w:r>
        <w:rPr>
          <w:iCs/>
        </w:rPr>
        <w:t xml:space="preserve">If </w:t>
      </w:r>
      <w:r>
        <w:rPr>
          <w:i/>
        </w:rPr>
        <w:t>d</w:t>
      </w:r>
      <w:r>
        <w:rPr>
          <w:iCs/>
        </w:rPr>
        <w:t xml:space="preserve"> is a </w:t>
      </w:r>
      <w:r>
        <w:rPr>
          <w:i/>
        </w:rPr>
        <w:t>GeneratorDeclaration</w:t>
      </w:r>
      <w:r>
        <w:rPr>
          <w:iCs/>
        </w:rPr>
        <w:t xml:space="preserve"> production, then</w:t>
      </w:r>
    </w:p>
    <w:p w14:paraId="1863FA80" w14:textId="77777777" w:rsidR="00431F44" w:rsidRPr="009C202C" w:rsidRDefault="00431F44" w:rsidP="00431F44">
      <w:pPr>
        <w:pStyle w:val="Alg4"/>
        <w:numPr>
          <w:ilvl w:val="2"/>
          <w:numId w:val="398"/>
        </w:numPr>
        <w:rPr>
          <w:i/>
        </w:rPr>
      </w:pPr>
      <w:r w:rsidRPr="00E65A34">
        <w:t xml:space="preserve">Let </w:t>
      </w:r>
      <w:r w:rsidRPr="009C202C">
        <w:rPr>
          <w:i/>
        </w:rPr>
        <w:t>fn</w:t>
      </w:r>
      <w:r w:rsidRPr="009C202C">
        <w:t xml:space="preserve"> be the sole element of the BoundNames of </w:t>
      </w:r>
      <w:r>
        <w:rPr>
          <w:i/>
        </w:rPr>
        <w:t>d</w:t>
      </w:r>
      <w:r w:rsidRPr="009C202C">
        <w:rPr>
          <w:i/>
        </w:rPr>
        <w:t>.</w:t>
      </w:r>
    </w:p>
    <w:p w14:paraId="4E8DC4D6" w14:textId="77777777" w:rsidR="00431F44" w:rsidRPr="006B6D0A" w:rsidRDefault="00431F44" w:rsidP="00431F44">
      <w:pPr>
        <w:pStyle w:val="Alg4"/>
        <w:numPr>
          <w:ilvl w:val="2"/>
          <w:numId w:val="398"/>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Pr>
          <w:i/>
        </w:rPr>
        <w:t>d</w:t>
      </w:r>
      <w:r w:rsidRPr="009E4458">
        <w:rPr>
          <w:iCs/>
        </w:rPr>
        <w:t xml:space="preserve"> </w:t>
      </w:r>
      <w:r>
        <w:rPr>
          <w:iCs/>
        </w:rPr>
        <w:t xml:space="preserve">with argument </w:t>
      </w:r>
      <w:r w:rsidRPr="009E4458">
        <w:rPr>
          <w:i/>
        </w:rPr>
        <w:t>env</w:t>
      </w:r>
      <w:r w:rsidRPr="006B6D0A">
        <w:t>.</w:t>
      </w:r>
    </w:p>
    <w:p w14:paraId="2FC51265" w14:textId="77777777" w:rsidR="00431F44" w:rsidRPr="009C202C" w:rsidRDefault="00431F44" w:rsidP="00431F44">
      <w:pPr>
        <w:pStyle w:val="Alg4"/>
        <w:numPr>
          <w:ilvl w:val="2"/>
          <w:numId w:val="398"/>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14:paraId="365F7F90" w14:textId="77777777" w:rsidR="00431F44" w:rsidRDefault="00431F44" w:rsidP="00431F44">
      <w:pPr>
        <w:pStyle w:val="Alg4"/>
        <w:numPr>
          <w:ilvl w:val="2"/>
          <w:numId w:val="398"/>
        </w:numPr>
      </w:pPr>
      <w:r>
        <w:t>ReturnIfAbrupt(</w:t>
      </w:r>
      <w:r>
        <w:rPr>
          <w:i/>
          <w:iCs/>
        </w:rPr>
        <w:t>status</w:t>
      </w:r>
      <w:r>
        <w:t>).</w:t>
      </w:r>
    </w:p>
    <w:p w14:paraId="08AD8D1C" w14:textId="77777777" w:rsidR="00431F44" w:rsidRDefault="00431F44" w:rsidP="00431F44">
      <w:pPr>
        <w:pStyle w:val="Alg4"/>
        <w:numPr>
          <w:ilvl w:val="0"/>
          <w:numId w:val="398"/>
        </w:numPr>
      </w:pPr>
      <w:r>
        <w:t>Return NormalCompletion(</w:t>
      </w:r>
      <w:r w:rsidRPr="00E77497">
        <w:rPr>
          <w:rFonts w:ascii="Arial" w:hAnsi="Arial" w:cs="Arial"/>
        </w:rPr>
        <w:t>empty</w:t>
      </w:r>
      <w:r w:rsidRPr="00E77497">
        <w:t>)</w:t>
      </w:r>
    </w:p>
    <w:p w14:paraId="050B1DD4" w14:textId="77777777" w:rsidR="00431F44" w:rsidRDefault="00431F44" w:rsidP="00431F44">
      <w:pPr>
        <w:pStyle w:val="Alg4"/>
      </w:pPr>
    </w:p>
    <w:p w14:paraId="1683F967" w14:textId="77777777" w:rsidR="00431F44" w:rsidRDefault="00431F44" w:rsidP="00431F44">
      <w:pPr>
        <w:pStyle w:val="Note"/>
      </w:pPr>
      <w:r>
        <w:t>NOTE</w:t>
      </w:r>
      <w:r>
        <w:tab/>
        <w:t xml:space="preserve">Early errors specified in </w:t>
      </w:r>
      <w:r w:rsidR="00D433E8">
        <w:fldChar w:fldCharType="begin"/>
      </w:r>
      <w:r w:rsidR="00D433E8">
        <w:instrText xml:space="preserve"> REF _Ref368051767 \r \h </w:instrText>
      </w:r>
      <w:r w:rsidR="00D433E8">
        <w:fldChar w:fldCharType="separate"/>
      </w:r>
      <w:r w:rsidR="00D433E8">
        <w:t>15.2.1</w:t>
      </w:r>
      <w:r w:rsidR="00D433E8">
        <w:fldChar w:fldCharType="end"/>
      </w:r>
      <w:r w:rsidR="00D433E8">
        <w:t xml:space="preserve"> </w:t>
      </w:r>
      <w:r>
        <w:t xml:space="preserve">prevent name conflicts between function/var declarations and let/const/class/module declarations as well as redeclaration of let/const/class/module bindings for declaration contained within a single </w:t>
      </w:r>
      <w:r w:rsidRPr="00111446">
        <w:rPr>
          <w:rFonts w:ascii="Times New Roman" w:hAnsi="Times New Roman"/>
          <w:i/>
          <w:iCs/>
        </w:rPr>
        <w:t>Script</w:t>
      </w:r>
      <w:r>
        <w:t xml:space="preserve">. However, such conflicts and redeclarations that span more than one </w:t>
      </w:r>
      <w:r w:rsidRPr="00111446">
        <w:rPr>
          <w:rFonts w:ascii="Times New Roman" w:hAnsi="Times New Roman"/>
          <w:i/>
          <w:iCs/>
        </w:rPr>
        <w:t>Script</w:t>
      </w:r>
      <w:r>
        <w:t xml:space="preserve"> are detected as runtime errors during Global</w:t>
      </w:r>
      <w:del w:id="10146" w:author="Rev 19 Allen Wirfs-Brock" w:date="2013-09-27T09:26:00Z">
        <w:r w:rsidDel="00902612">
          <w:delText xml:space="preserve"> </w:delText>
        </w:r>
      </w:del>
      <w:r>
        <w:t>Declaration</w:t>
      </w:r>
      <w:del w:id="10147" w:author="Rev 19 Allen Wirfs-Brock" w:date="2013-09-27T09:26:00Z">
        <w:r w:rsidDel="00902612">
          <w:delText xml:space="preserve"> </w:delText>
        </w:r>
      </w:del>
      <w:r>
        <w:t>Instantiation. If any such errors are detected, no bindings are instantiated for the script.</w:t>
      </w:r>
    </w:p>
    <w:p w14:paraId="60039E69" w14:textId="77777777" w:rsidR="00431F44" w:rsidRPr="00BD789C" w:rsidRDefault="00431F44" w:rsidP="00431F44">
      <w:pPr>
        <w:pStyle w:val="Note"/>
      </w:pPr>
      <w:r>
        <w:t xml:space="preserve">Unlike explicit var or function declarations, properties that are directly created on the global object result in global bindings that may be shadowed by let, const, class, and module declarations. </w:t>
      </w:r>
    </w:p>
    <w:p w14:paraId="05E1129E" w14:textId="77777777" w:rsidR="004C02EF" w:rsidRPr="00E77497" w:rsidRDefault="004C02EF" w:rsidP="00612FC7">
      <w:pPr>
        <w:pStyle w:val="20"/>
      </w:pPr>
      <w:bookmarkStart w:id="10148" w:name="_Toc235503478"/>
      <w:bookmarkStart w:id="10149" w:name="_Toc241509253"/>
      <w:bookmarkStart w:id="10150" w:name="_Toc244416740"/>
      <w:bookmarkStart w:id="10151" w:name="_Toc276631104"/>
      <w:bookmarkStart w:id="10152" w:name="_Ref365534276"/>
      <w:bookmarkStart w:id="10153" w:name="_Ref365636601"/>
      <w:bookmarkStart w:id="10154" w:name="_Ref365636848"/>
      <w:bookmarkStart w:id="10155" w:name="_Toc368050644"/>
      <w:bookmarkStart w:id="10156" w:name="_Toc393690345"/>
      <w:bookmarkEnd w:id="10137"/>
      <w:r w:rsidRPr="00E77497">
        <w:t>Directive Prologues and the Use Strict Directive</w:t>
      </w:r>
      <w:bookmarkEnd w:id="10148"/>
      <w:bookmarkEnd w:id="10149"/>
      <w:bookmarkEnd w:id="10150"/>
      <w:bookmarkEnd w:id="10151"/>
      <w:bookmarkEnd w:id="10152"/>
      <w:bookmarkEnd w:id="10153"/>
      <w:bookmarkEnd w:id="10154"/>
      <w:bookmarkEnd w:id="10155"/>
    </w:p>
    <w:p w14:paraId="2693DD2A" w14:textId="77777777" w:rsidR="004C02EF" w:rsidRPr="00E77497" w:rsidRDefault="004C02EF" w:rsidP="00674591">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r w:rsidR="0093142C" w:rsidRPr="00E77497">
        <w:t xml:space="preserve">as the initial </w:t>
      </w:r>
      <w:commentRangeStart w:id="10157"/>
      <w:r w:rsidR="0093142C" w:rsidRPr="00E77497">
        <w:rPr>
          <w:rFonts w:ascii="Times New Roman" w:hAnsi="Times New Roman"/>
          <w:i/>
        </w:rPr>
        <w:t>StatementListItem</w:t>
      </w:r>
      <w:r w:rsidR="0093142C" w:rsidRPr="00E77497">
        <w:t xml:space="preserve"> productions of a</w:t>
      </w:r>
      <w:r w:rsidRPr="00E77497">
        <w:t xml:space="preserve"> </w:t>
      </w:r>
      <w:r w:rsidR="00674591">
        <w:rPr>
          <w:rFonts w:ascii="Times New Roman" w:hAnsi="Times New Roman"/>
          <w:i/>
        </w:rPr>
        <w:t>Script</w:t>
      </w:r>
      <w:r w:rsidR="006F6653" w:rsidRPr="006F6653">
        <w:rPr>
          <w:rFonts w:ascii="Times New Roman" w:hAnsi="Times New Roman"/>
          <w:i/>
        </w:rPr>
        <w:t>Body</w:t>
      </w:r>
      <w:r w:rsidR="006F6653">
        <w:t xml:space="preserve"> or </w:t>
      </w:r>
      <w:r w:rsidRPr="00E77497">
        <w:rPr>
          <w:rFonts w:ascii="Times New Roman" w:hAnsi="Times New Roman"/>
          <w:i/>
        </w:rPr>
        <w:t>FunctionBody</w:t>
      </w:r>
      <w:r w:rsidRPr="00E77497">
        <w:t xml:space="preserve"> </w:t>
      </w:r>
      <w:commentRangeEnd w:id="10157"/>
      <w:r w:rsidR="0087471E">
        <w:rPr>
          <w:rStyle w:val="af6"/>
        </w:rPr>
        <w:commentReference w:id="10157"/>
      </w:r>
      <w:r w:rsidRPr="00E77497">
        <w:t xml:space="preserve">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w:t>
      </w:r>
      <w:r w:rsidR="007177CB">
        <w:rPr>
          <w:rFonts w:cs="Arial"/>
        </w:rPr>
        <w:t xml:space="preserve"> by</w:t>
      </w:r>
      <w:r w:rsidRPr="00E77497">
        <w:rPr>
          <w:rFonts w:cs="Arial"/>
        </w:rPr>
        <w:t xml:space="preserve">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11985CB7" w14:textId="77777777"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A</w:t>
      </w:r>
      <w:ins w:id="10158" w:author="Rev 19 Allen Wirfs-Brock" w:date="2013-09-26T17:35:00Z">
        <w:r w:rsidR="00284A05">
          <w:t>n</w:t>
        </w:r>
      </w:ins>
      <w:r w:rsidRPr="00E77497">
        <w:t xml:space="preserve">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1D29A4C3" w14:textId="77777777" w:rsidR="004C02EF" w:rsidRPr="00E77497" w:rsidRDefault="004C02EF" w:rsidP="004C02EF">
      <w:r w:rsidRPr="00E77497">
        <w:t>A Directive Prologue may contain more than one Use Strict Directive. However, an implementation may issue a warning if this occurs.</w:t>
      </w:r>
    </w:p>
    <w:p w14:paraId="61A27CDE" w14:textId="77777777"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production. Implementations may define implementation specific meanings for </w:t>
      </w:r>
      <w:r w:rsidRPr="00E77497">
        <w:rPr>
          <w:rStyle w:val="bnf"/>
        </w:rPr>
        <w:t>ExpressionStatement</w:t>
      </w:r>
      <w:r w:rsidRPr="00E77497">
        <w:t xml:space="preserve"> productions which are not a</w:t>
      </w:r>
      <w:ins w:id="10159" w:author="Rev 19 Allen Wirfs-Brock" w:date="2013-09-26T17:35:00Z">
        <w:r w:rsidR="00284A05">
          <w:t>n</w:t>
        </w:r>
      </w:ins>
      <w:r w:rsidRPr="00E77497">
        <w:t xml:space="preserve">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w:t>
      </w:r>
      <w:ins w:id="10160" w:author="Rev 19 Allen Wirfs-Brock" w:date="2013-09-26T17:35:00Z">
        <w:r w:rsidR="00284A05">
          <w:t>n</w:t>
        </w:r>
      </w:ins>
      <w:r w:rsidRPr="00E77497">
        <w:t xml:space="preserve"> Use Strict Directive or which does not have a meaning defined by the implementation.</w:t>
      </w:r>
    </w:p>
    <w:p w14:paraId="319D3B0C" w14:textId="77777777" w:rsidR="00505874" w:rsidDel="00CE5E6D" w:rsidRDefault="00505874" w:rsidP="00D148E9">
      <w:pPr>
        <w:pStyle w:val="20"/>
        <w:rPr>
          <w:del w:id="10161" w:author="Rev 19 Allen Wirfs-Brock" w:date="2013-09-13T09:35:00Z"/>
        </w:rPr>
      </w:pPr>
      <w:bookmarkStart w:id="10162" w:name="_Ref457704028"/>
      <w:bookmarkStart w:id="10163" w:name="_Toc472818901"/>
      <w:bookmarkStart w:id="10164" w:name="_Toc235503479"/>
      <w:bookmarkStart w:id="10165" w:name="_Toc241509254"/>
      <w:bookmarkStart w:id="10166" w:name="_Toc244416741"/>
      <w:bookmarkStart w:id="10167" w:name="_Toc276631105"/>
      <w:del w:id="10168" w:author="Rev 19 Allen Wirfs-Brock" w:date="2013-09-13T09:35:00Z">
        <w:r w:rsidDel="00CE5E6D">
          <w:delText>Modules</w:delText>
        </w:r>
        <w:bookmarkStart w:id="10169" w:name="_Toc368034645"/>
        <w:bookmarkStart w:id="10170" w:name="_Toc368049868"/>
        <w:bookmarkStart w:id="10171" w:name="_Toc368050645"/>
        <w:bookmarkEnd w:id="10169"/>
        <w:bookmarkEnd w:id="10170"/>
        <w:bookmarkEnd w:id="10171"/>
      </w:del>
    </w:p>
    <w:bookmarkEnd w:id="10096"/>
    <w:p w14:paraId="77EF127F" w14:textId="77777777" w:rsidR="00C26E3D" w:rsidDel="00CE5E6D" w:rsidRDefault="00C26E3D" w:rsidP="00C26E3D">
      <w:pPr>
        <w:pStyle w:val="30"/>
        <w:rPr>
          <w:del w:id="10172" w:author="Rev 19 Allen Wirfs-Brock" w:date="2013-09-13T09:35:00Z"/>
        </w:rPr>
      </w:pPr>
      <w:commentRangeStart w:id="10173"/>
      <w:del w:id="10174" w:author="Rev 19 Allen Wirfs-Brock" w:date="2013-09-13T09:35:00Z">
        <w:r w:rsidDel="00CE5E6D">
          <w:delText>Module Declaration Instantiation</w:delText>
        </w:r>
        <w:commentRangeEnd w:id="10173"/>
        <w:r w:rsidDel="00CE5E6D">
          <w:rPr>
            <w:rStyle w:val="af6"/>
            <w:b w:val="0"/>
          </w:rPr>
          <w:commentReference w:id="10173"/>
        </w:r>
        <w:bookmarkStart w:id="10175" w:name="_Toc368034646"/>
        <w:bookmarkStart w:id="10176" w:name="_Toc368049869"/>
        <w:bookmarkStart w:id="10177" w:name="_Toc368050646"/>
        <w:bookmarkEnd w:id="10175"/>
        <w:bookmarkEnd w:id="10176"/>
        <w:bookmarkEnd w:id="10177"/>
      </w:del>
    </w:p>
    <w:p w14:paraId="29A59BDB" w14:textId="77777777" w:rsidR="00C26E3D" w:rsidDel="00CE5E6D" w:rsidRDefault="00C26E3D" w:rsidP="00C26E3D">
      <w:pPr>
        <w:rPr>
          <w:del w:id="10178" w:author="Rev 19 Allen Wirfs-Brock" w:date="2013-09-13T09:35:00Z"/>
        </w:rPr>
      </w:pPr>
      <w:bookmarkStart w:id="10179" w:name="_Toc368034647"/>
      <w:bookmarkStart w:id="10180" w:name="_Toc368049870"/>
      <w:bookmarkStart w:id="10181" w:name="_Toc368050647"/>
      <w:bookmarkEnd w:id="10179"/>
      <w:bookmarkEnd w:id="10180"/>
      <w:bookmarkEnd w:id="10181"/>
    </w:p>
    <w:p w14:paraId="5158F501" w14:textId="77777777" w:rsidR="0092211F" w:rsidRPr="00E77497" w:rsidRDefault="0092211F" w:rsidP="0092211F">
      <w:pPr>
        <w:pStyle w:val="1"/>
      </w:pPr>
      <w:bookmarkStart w:id="10182" w:name="_Ref365480124"/>
      <w:bookmarkStart w:id="10183" w:name="_Toc368050648"/>
      <w:r w:rsidRPr="00E77497">
        <w:t>Error</w:t>
      </w:r>
      <w:r>
        <w:t xml:space="preserve"> Handling and Language Extensions</w:t>
      </w:r>
      <w:bookmarkEnd w:id="10182"/>
      <w:bookmarkEnd w:id="10183"/>
    </w:p>
    <w:p w14:paraId="5CBBF609" w14:textId="77777777" w:rsidR="0092211F" w:rsidRPr="00E77497" w:rsidRDefault="0092211F" w:rsidP="0092211F">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Pr>
          <w:rFonts w:ascii="Times New Roman" w:hAnsi="Times New Roman"/>
          <w:i/>
        </w:rPr>
        <w:t>Script</w:t>
      </w:r>
      <w:r w:rsidRPr="00E77497">
        <w:t xml:space="preserve"> containing the error.  An implementation must report early errors in a </w:t>
      </w:r>
      <w:r>
        <w:rPr>
          <w:rFonts w:ascii="Times New Roman" w:hAnsi="Times New Roman"/>
          <w:i/>
        </w:rPr>
        <w:t>Script</w:t>
      </w:r>
      <w:r w:rsidRPr="00E77497">
        <w:t xml:space="preserve"> prior to the first evaluation of that </w:t>
      </w:r>
      <w:r>
        <w:rPr>
          <w:rFonts w:ascii="Times New Roman" w:hAnsi="Times New Roman"/>
          <w:i/>
        </w:rPr>
        <w:t>Script</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31DAACD5" w14:textId="77777777" w:rsidR="0092211F" w:rsidRPr="00E77497" w:rsidRDefault="0092211F" w:rsidP="0092211F">
      <w:r w:rsidRPr="00E77497">
        <w:t xml:space="preserve">An implementation must treat </w:t>
      </w:r>
      <w:r>
        <w:t xml:space="preserve">as an early error </w:t>
      </w:r>
      <w:r w:rsidRPr="00E77497">
        <w:t xml:space="preserve">any instance </w:t>
      </w:r>
      <w:r>
        <w:t xml:space="preserve">of an early error that is specified in a static </w:t>
      </w:r>
    </w:p>
    <w:p w14:paraId="2D2540FF" w14:textId="77777777" w:rsidR="0092211F" w:rsidRPr="00E77497" w:rsidRDefault="0092211F" w:rsidP="0092211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093B3368" w14:textId="77777777" w:rsidR="0092211F" w:rsidRPr="00E77497" w:rsidRDefault="0092211F" w:rsidP="0092211F">
      <w:r w:rsidRPr="00E77497">
        <w:t>An implementation shall report all errors as specified, except for the following:</w:t>
      </w:r>
    </w:p>
    <w:p w14:paraId="3F2FDC2C" w14:textId="77777777"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w:t>
      </w:r>
      <w:r>
        <w:rPr>
          <w:rFonts w:ascii="Arial" w:hAnsi="Arial"/>
        </w:rPr>
        <w:t>script</w:t>
      </w:r>
      <w:r w:rsidRPr="00E77497">
        <w:rPr>
          <w:rFonts w:ascii="Arial" w:hAnsi="Arial"/>
        </w:rPr>
        <w:t xml:space="preserve">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w:t>
      </w:r>
      <w:r>
        <w:rPr>
          <w:rFonts w:ascii="Arial" w:hAnsi="Arial"/>
        </w:rPr>
        <w:t>script</w:t>
      </w:r>
      <w:r w:rsidRPr="00E77497">
        <w:rPr>
          <w:rFonts w:ascii="Arial" w:hAnsi="Arial"/>
        </w:rPr>
        <w:t xml:space="preserve"> syntax or regular expression pattern or flag syntax.</w:t>
      </w:r>
    </w:p>
    <w:p w14:paraId="2A1E5116" w14:textId="77777777"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68198F4F" w14:textId="77777777"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14:paraId="379BAD21" w14:textId="77777777" w:rsidR="0092211F" w:rsidRPr="00E77497" w:rsidRDefault="0092211F" w:rsidP="0092211F"/>
    <w:p w14:paraId="6A4DA640" w14:textId="77777777" w:rsidR="0092211F" w:rsidRPr="00E77497" w:rsidRDefault="0092211F" w:rsidP="0092211F">
      <w:r w:rsidRPr="00E77497">
        <w:br w:type="page"/>
      </w:r>
    </w:p>
    <w:p w14:paraId="3FEFC83B" w14:textId="77777777" w:rsidR="004C02EF" w:rsidRPr="00E77497" w:rsidRDefault="004C02EF" w:rsidP="00D22EEE">
      <w:pPr>
        <w:pStyle w:val="1"/>
      </w:pPr>
      <w:bookmarkStart w:id="10184" w:name="_Ref368042486"/>
      <w:bookmarkStart w:id="10185" w:name="_Ref368042530"/>
      <w:bookmarkStart w:id="10186" w:name="_Toc368050649"/>
      <w:r w:rsidRPr="00E77497">
        <w:t>Standard Built-in ECMAScript Object</w:t>
      </w:r>
      <w:bookmarkEnd w:id="10097"/>
      <w:bookmarkEnd w:id="10098"/>
      <w:bookmarkEnd w:id="10099"/>
      <w:bookmarkEnd w:id="10100"/>
      <w:bookmarkEnd w:id="10101"/>
      <w:bookmarkEnd w:id="10102"/>
      <w:bookmarkEnd w:id="10156"/>
      <w:r w:rsidRPr="00E77497">
        <w:t>s</w:t>
      </w:r>
      <w:bookmarkEnd w:id="10162"/>
      <w:bookmarkEnd w:id="10163"/>
      <w:bookmarkEnd w:id="10164"/>
      <w:bookmarkEnd w:id="10165"/>
      <w:bookmarkEnd w:id="10166"/>
      <w:bookmarkEnd w:id="10167"/>
      <w:bookmarkEnd w:id="10184"/>
      <w:bookmarkEnd w:id="10185"/>
      <w:bookmarkEnd w:id="10186"/>
    </w:p>
    <w:p w14:paraId="6CE1573F" w14:textId="77777777"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14:paraId="1BDD0799" w14:textId="77777777" w:rsidR="004C02EF" w:rsidRPr="00E77497" w:rsidRDefault="004C02EF" w:rsidP="001E36B5">
      <w:r w:rsidRPr="00E77497">
        <w:t xml:space="preserve">Unless specified otherwise, a built-in object </w:t>
      </w:r>
      <w:r w:rsidR="001E36B5">
        <w:t xml:space="preserve">that is callable as a function is a </w:t>
      </w:r>
      <w:del w:id="10187" w:author="Rev 19 Allen Wirfs-Brock" w:date="2013-09-27T10:05:00Z">
        <w:r w:rsidR="001E36B5" w:rsidDel="00946A25">
          <w:delText>Build</w:delText>
        </w:r>
      </w:del>
      <w:ins w:id="10188" w:author="Rev 19 Allen Wirfs-Brock" w:date="2013-09-27T10:05:00Z">
        <w:r w:rsidR="00946A25">
          <w:t>Built</w:t>
        </w:r>
      </w:ins>
      <w:r w:rsidR="001E36B5">
        <w:t xml:space="preserve">-in Function object with the characteristics described in </w:t>
      </w:r>
      <w:r w:rsidR="00A51D25">
        <w:fldChar w:fldCharType="begin"/>
      </w:r>
      <w:r w:rsidR="00A51D25">
        <w:instrText xml:space="preserve"> REF _Ref365547031 \r \h </w:instrText>
      </w:r>
      <w:r w:rsidR="00A51D25">
        <w:fldChar w:fldCharType="separate"/>
      </w:r>
      <w:ins w:id="10189" w:author="Rev 19 Allen Wirfs-Brock" w:date="2013-09-27T13:22:00Z">
        <w:r w:rsidR="00D433E8">
          <w:t>9.2.6</w:t>
        </w:r>
      </w:ins>
      <w:del w:id="10190" w:author="Rev 19 Allen Wirfs-Brock" w:date="2013-09-27T08:39:00Z">
        <w:r w:rsidR="00083CEC" w:rsidDel="009E7E9E">
          <w:delText>9.2.7</w:delText>
        </w:r>
      </w:del>
      <w:r w:rsidR="00A51D25">
        <w:fldChar w:fldCharType="end"/>
      </w:r>
      <w:r w:rsidRPr="00E77497">
        <w:t xml:space="preserve">. Unless specified otherwise, the [[Extensible]] internal </w:t>
      </w:r>
      <w:r w:rsidR="00B77A5C">
        <w:t xml:space="preserve">data </w:t>
      </w:r>
      <w:r w:rsidRPr="00E77497">
        <w:t xml:space="preserve">property of a built-in object initially has the value </w:t>
      </w:r>
      <w:r w:rsidRPr="00E77497">
        <w:rPr>
          <w:b/>
        </w:rPr>
        <w:t>true</w:t>
      </w:r>
      <w:r w:rsidRPr="00E77497">
        <w:t>.</w:t>
      </w:r>
    </w:p>
    <w:p w14:paraId="097927DE" w14:textId="77777777"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07FB145E" w14:textId="77777777" w:rsidR="004C02EF" w:rsidRPr="00E77497" w:rsidRDefault="004C02EF" w:rsidP="004C02EF">
      <w:r w:rsidRPr="00E77497">
        <w:t xml:space="preserve">Unless otherwise specified in the description of a particular function, if a </w:t>
      </w:r>
      <w:ins w:id="10191" w:author="Rev 19 Allen Wirfs-Brock" w:date="2013-09-27T10:05:00Z">
        <w:r w:rsidR="00946A25">
          <w:t xml:space="preserve">built-in </w:t>
        </w:r>
      </w:ins>
      <w:r w:rsidRPr="00E77497">
        <w:t xml:space="preserve">function or constructor </w:t>
      </w:r>
      <w:del w:id="10192" w:author="Rev 19 Allen Wirfs-Brock" w:date="2013-09-27T10:06:00Z">
        <w:r w:rsidRPr="00E77497" w:rsidDel="00946A25">
          <w:delText xml:space="preserve">described in this clause </w:delText>
        </w:r>
      </w:del>
      <w:r w:rsidRPr="00E77497">
        <w:t xml:space="preserve">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14:paraId="46490DC6" w14:textId="77777777" w:rsidR="004C02EF" w:rsidRPr="00E77497" w:rsidRDefault="004C02EF" w:rsidP="004C02EF">
      <w:r w:rsidRPr="00E77497">
        <w:t xml:space="preserve">Unless otherwise specified in the description of a particular function, if a </w:t>
      </w:r>
      <w:ins w:id="10193" w:author="Rev 19 Allen Wirfs-Brock" w:date="2013-09-27T10:06:00Z">
        <w:r w:rsidR="00946A25">
          <w:t xml:space="preserve">built-in </w:t>
        </w:r>
      </w:ins>
      <w:r w:rsidRPr="00E77497">
        <w:t xml:space="preserve">function or constructor described </w:t>
      </w:r>
      <w:del w:id="10194" w:author="Rev 19 Allen Wirfs-Brock" w:date="2013-09-27T10:06:00Z">
        <w:r w:rsidRPr="00E77497" w:rsidDel="00946A25">
          <w:delText xml:space="preserve">in this clause </w:delText>
        </w:r>
      </w:del>
      <w:r w:rsidRPr="00E77497">
        <w:t xml:space="preserve">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7BA24489" w14:textId="77777777"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1B2C3348" w14:textId="77777777" w:rsidR="004C02EF" w:rsidRPr="00E77497" w:rsidRDefault="00ED234D" w:rsidP="004C02EF">
      <w:r w:rsidRPr="00E77497">
        <w:t xml:space="preserve">Unless otherwise specified </w:t>
      </w:r>
      <w:del w:id="10195" w:author="Rev 19 Allen Wirfs-Brock" w:date="2013-09-09T11:00:00Z">
        <w:r w:rsidR="004C02EF" w:rsidRPr="00E77497" w:rsidDel="009F0B29">
          <w:delText xml:space="preserve">very </w:delText>
        </w:r>
      </w:del>
      <w:ins w:id="10196" w:author="Rev 19 Allen Wirfs-Brock" w:date="2013-09-09T11:00:00Z">
        <w:r w:rsidR="009F0B29">
          <w:t>eve</w:t>
        </w:r>
        <w:r w:rsidR="009F0B29" w:rsidRPr="00E77497">
          <w:t xml:space="preserve">ry </w:t>
        </w:r>
      </w:ins>
      <w:r w:rsidR="004C02EF" w:rsidRPr="00E77497">
        <w:t xml:space="preserve">built-in function and every built-in constructor has the Function prototype object, which is the initial value of the expression </w:t>
      </w:r>
      <w:r w:rsidR="004C02EF" w:rsidRPr="00E77497">
        <w:rPr>
          <w:rFonts w:ascii="Courier New" w:hAnsi="Courier New"/>
          <w:b/>
        </w:rPr>
        <w:t>Function.prototype</w:t>
      </w:r>
      <w:r w:rsidR="004C02EF" w:rsidRPr="00E77497">
        <w:t xml:space="preserve"> (</w:t>
      </w:r>
      <w:r w:rsidR="002021D1">
        <w:fldChar w:fldCharType="begin"/>
      </w:r>
      <w:r w:rsidR="002021D1">
        <w:instrText xml:space="preserve"> REF _Ref359681817 \r \h </w:instrText>
      </w:r>
      <w:r w:rsidR="002021D1">
        <w:fldChar w:fldCharType="separate"/>
      </w:r>
      <w:r w:rsidR="00D433E8">
        <w:t>19.2.3</w:t>
      </w:r>
      <w:r w:rsidR="002021D1">
        <w:fldChar w:fldCharType="end"/>
      </w:r>
      <w:r w:rsidR="004C02EF" w:rsidRPr="00E77497">
        <w:t xml:space="preserve">), as the value of its [[Prototype]] internal </w:t>
      </w:r>
      <w:r w:rsidR="00225429">
        <w:t xml:space="preserve">data </w:t>
      </w:r>
      <w:r w:rsidR="004C02EF" w:rsidRPr="00E77497">
        <w:t>property.</w:t>
      </w:r>
    </w:p>
    <w:p w14:paraId="09B82036" w14:textId="77777777"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w:t>
      </w:r>
      <w:r w:rsidR="002021D1">
        <w:fldChar w:fldCharType="begin"/>
      </w:r>
      <w:r w:rsidR="002021D1">
        <w:instrText xml:space="preserve"> REF _Ref360007187 \r \h </w:instrText>
      </w:r>
      <w:r w:rsidR="002021D1">
        <w:fldChar w:fldCharType="separate"/>
      </w:r>
      <w:r w:rsidR="00D433E8">
        <w:t>19.1.4</w:t>
      </w:r>
      <w:r w:rsidR="002021D1">
        <w:fldChar w:fldCharType="end"/>
      </w:r>
      <w:r w:rsidRPr="00E77497">
        <w:t xml:space="preserve">), as the value of its [[Prototype]] internal </w:t>
      </w:r>
      <w:r w:rsidR="00225429">
        <w:t xml:space="preserve">data </w:t>
      </w:r>
      <w:r w:rsidRPr="00E77497">
        <w:t>property, except the Object prototype object itself.</w:t>
      </w:r>
    </w:p>
    <w:p w14:paraId="77B85CEE" w14:textId="77777777" w:rsidR="004C02EF" w:rsidRPr="00A67AF2" w:rsidRDefault="004C02EF" w:rsidP="00284402">
      <w:del w:id="10197" w:author="Rev 19 Allen Wirfs-Brock" w:date="2013-09-27T10:07:00Z">
        <w:r w:rsidRPr="00E77497" w:rsidDel="00946A25">
          <w:delText>None of the b</w:delText>
        </w:r>
      </w:del>
      <w:ins w:id="10198" w:author="Rev 19 Allen Wirfs-Brock" w:date="2013-09-27T10:07:00Z">
        <w:r w:rsidR="00946A25">
          <w:t>B</w:t>
        </w:r>
      </w:ins>
      <w:r w:rsidRPr="00E77497">
        <w:t xml:space="preserve">uilt-in functions </w:t>
      </w:r>
      <w:del w:id="10199" w:author="Rev 19 Allen Wirfs-Brock" w:date="2013-09-27T10:07:00Z">
        <w:r w:rsidRPr="00E77497" w:rsidDel="00946A25">
          <w:delText xml:space="preserve">described in this clause </w:delText>
        </w:r>
      </w:del>
      <w:r w:rsidRPr="00E77497">
        <w:t xml:space="preserve">that are not </w:t>
      </w:r>
      <w:ins w:id="10200" w:author="Rev 19 Allen Wirfs-Brock" w:date="2013-09-27T10:07:00Z">
        <w:r w:rsidR="00946A25">
          <w:t xml:space="preserve">identified as </w:t>
        </w:r>
      </w:ins>
      <w:r w:rsidRPr="00E77497">
        <w:t xml:space="preserve">constructors </w:t>
      </w:r>
      <w:del w:id="10201" w:author="Rev 19 Allen Wirfs-Brock" w:date="2013-09-27T10:07:00Z">
        <w:r w:rsidRPr="00E77497" w:rsidDel="00946A25">
          <w:delText xml:space="preserve">shall </w:delText>
        </w:r>
      </w:del>
      <w:ins w:id="10202" w:author="Rev 19 Allen Wirfs-Brock" w:date="2013-09-27T10:07:00Z">
        <w:r w:rsidR="00946A25">
          <w:t>do not</w:t>
        </w:r>
        <w:r w:rsidR="00946A25" w:rsidRPr="00E77497">
          <w:t xml:space="preserve"> </w:t>
        </w:r>
      </w:ins>
      <w:r w:rsidRPr="00E77497">
        <w:t xml:space="preserve">implement the [[Construct]] internal method unless otherwise specified in the description of a particular function. </w:t>
      </w:r>
      <w:commentRangeStart w:id="10203"/>
      <w:r w:rsidR="0038160B" w:rsidRPr="00E77497">
        <w:t>The behavio</w:t>
      </w:r>
      <w:r w:rsidR="00861AE4">
        <w:t>u</w:t>
      </w:r>
      <w:r w:rsidR="0038160B" w:rsidRPr="00E77497">
        <w:t xml:space="preserve">r specified </w:t>
      </w:r>
      <w:del w:id="10204" w:author="Rev 19 Allen Wirfs-Brock" w:date="2013-09-27T10:08:00Z">
        <w:r w:rsidR="0038160B" w:rsidRPr="00E77497" w:rsidDel="00946A25">
          <w:delText xml:space="preserve">in this clause </w:delText>
        </w:r>
      </w:del>
      <w:r w:rsidR="0038160B" w:rsidRPr="00E77497">
        <w:t>for each built-in function is the specification of the [[Call]] internal method behavio</w:t>
      </w:r>
      <w:r w:rsidR="00861AE4">
        <w:t>u</w:t>
      </w:r>
      <w:r w:rsidR="0038160B" w:rsidRPr="00E77497">
        <w:t>r for that function</w:t>
      </w:r>
      <w:r w:rsidR="000819A3">
        <w:t xml:space="preserve"> with</w:t>
      </w:r>
      <w:r w:rsidR="00350E07">
        <w:t xml:space="preserve"> the</w:t>
      </w:r>
      <w:r w:rsidR="000819A3">
        <w:t xml:space="preserve"> [[Call]] </w:t>
      </w:r>
      <w:r w:rsidR="000819A3" w:rsidRPr="00350E07">
        <w:rPr>
          <w:rFonts w:ascii="Times New Roman" w:hAnsi="Times New Roman"/>
          <w:i/>
          <w:iCs/>
        </w:rPr>
        <w:t>thisArgument</w:t>
      </w:r>
      <w:r w:rsidR="000819A3">
        <w:t xml:space="preserve"> providing the </w:t>
      </w:r>
      <w:r w:rsidR="000819A3" w:rsidRPr="00197BED">
        <w:rPr>
          <w:rFonts w:ascii="Times New Roman" w:hAnsi="Times New Roman"/>
          <w:b/>
          <w:bCs/>
        </w:rPr>
        <w:t>this</w:t>
      </w:r>
      <w:r w:rsidR="000819A3">
        <w:t xml:space="preserve"> value and </w:t>
      </w:r>
      <w:r w:rsidR="00350E07">
        <w:t>the</w:t>
      </w:r>
      <w:r w:rsidR="000819A3">
        <w:t xml:space="preserve"> [[Call]] </w:t>
      </w:r>
      <w:r w:rsidR="000819A3" w:rsidRPr="00197BED">
        <w:rPr>
          <w:rFonts w:ascii="Times New Roman" w:hAnsi="Times New Roman"/>
          <w:i/>
          <w:iCs/>
        </w:rPr>
        <w:t>argument</w:t>
      </w:r>
      <w:r w:rsidR="00350E07">
        <w:rPr>
          <w:rFonts w:ascii="Times New Roman" w:hAnsi="Times New Roman"/>
          <w:i/>
          <w:iCs/>
        </w:rPr>
        <w:t>s</w:t>
      </w:r>
      <w:r w:rsidR="000819A3" w:rsidRPr="00197BED">
        <w:rPr>
          <w:rFonts w:ascii="Times New Roman" w:hAnsi="Times New Roman"/>
          <w:i/>
          <w:iCs/>
        </w:rPr>
        <w:t>List</w:t>
      </w:r>
      <w:r w:rsidR="000819A3">
        <w:t xml:space="preserve"> providing the named parameters for each built-in function.</w:t>
      </w:r>
      <w:r w:rsidR="0038160B" w:rsidRPr="00E77497">
        <w:t xml:space="preserve">  </w:t>
      </w:r>
      <w:commentRangeEnd w:id="10203"/>
      <w:r w:rsidR="0038160B" w:rsidRPr="00E77497">
        <w:rPr>
          <w:rStyle w:val="af6"/>
          <w:lang w:val="en-GB"/>
        </w:rPr>
        <w:commentReference w:id="10203"/>
      </w:r>
      <w:r w:rsidR="00350E07">
        <w:t xml:space="preserve">When a built-in constructor is called as part of a </w:t>
      </w:r>
      <w:r w:rsidR="00350E07" w:rsidRPr="00612FC7">
        <w:rPr>
          <w:rFonts w:ascii="Courier New" w:hAnsi="Courier New" w:cs="Courier New"/>
          <w:b/>
          <w:bCs/>
        </w:rPr>
        <w:t>new</w:t>
      </w:r>
      <w:r w:rsidR="00350E07">
        <w:t xml:space="preserve"> expression the </w:t>
      </w:r>
      <w:r w:rsidR="00284402" w:rsidRPr="00197BED">
        <w:rPr>
          <w:rFonts w:ascii="Times New Roman" w:hAnsi="Times New Roman"/>
          <w:i/>
          <w:iCs/>
        </w:rPr>
        <w:t>argument</w:t>
      </w:r>
      <w:r w:rsidR="00284402">
        <w:rPr>
          <w:rFonts w:ascii="Times New Roman" w:hAnsi="Times New Roman"/>
          <w:i/>
          <w:iCs/>
        </w:rPr>
        <w:t>s</w:t>
      </w:r>
      <w:r w:rsidR="00284402" w:rsidRPr="00197BED">
        <w:rPr>
          <w:rFonts w:ascii="Times New Roman" w:hAnsi="Times New Roman"/>
          <w:i/>
          <w:iCs/>
        </w:rPr>
        <w:t>List</w:t>
      </w:r>
      <w:r w:rsidR="00284402">
        <w:t xml:space="preserve"> parameter of the invoked [[Construct]] internal method</w:t>
      </w:r>
      <w:r w:rsidR="00350E07">
        <w:t xml:space="preserve"> </w:t>
      </w:r>
      <w:r w:rsidR="00284402">
        <w:t xml:space="preserve">provides the values for the built-in constructor’s named parameters. </w:t>
      </w:r>
      <w:del w:id="10205" w:author="Rev 19 Allen Wirfs-Brock" w:date="2013-09-27T10:09:00Z">
        <w:r w:rsidRPr="00E65A34" w:rsidDel="00B122FE">
          <w:delText xml:space="preserve">None of the </w:delText>
        </w:r>
      </w:del>
      <w:ins w:id="10206" w:author="Rev 19 Allen Wirfs-Brock" w:date="2013-09-27T10:09:00Z">
        <w:r w:rsidR="00B122FE">
          <w:t>B</w:t>
        </w:r>
      </w:ins>
      <w:del w:id="10207" w:author="Rev 19 Allen Wirfs-Brock" w:date="2013-09-27T10:09:00Z">
        <w:r w:rsidRPr="00E65A34" w:rsidDel="00B122FE">
          <w:delText>b</w:delText>
        </w:r>
      </w:del>
      <w:r w:rsidRPr="00E65A34">
        <w:t xml:space="preserve">uilt-in </w:t>
      </w:r>
      <w:r w:rsidRPr="00546435">
        <w:t xml:space="preserve">functions </w:t>
      </w:r>
      <w:del w:id="10208" w:author="Rev 19 Allen Wirfs-Brock" w:date="2013-09-27T10:09:00Z">
        <w:r w:rsidRPr="00546435" w:rsidDel="00B122FE">
          <w:delText>described in this clause shall</w:delText>
        </w:r>
      </w:del>
      <w:ins w:id="10209" w:author="Rev 19 Allen Wirfs-Brock" w:date="2013-09-27T10:09:00Z">
        <w:r w:rsidR="00B122FE">
          <w:t>do not</w:t>
        </w:r>
      </w:ins>
      <w:r w:rsidRPr="00546435">
        <w:t xml:space="preserve"> have a </w:t>
      </w:r>
      <w:r w:rsidRPr="00A67AF2">
        <w:rPr>
          <w:rFonts w:ascii="Courier New" w:hAnsi="Courier New"/>
          <w:b/>
        </w:rPr>
        <w:t>prototype</w:t>
      </w:r>
      <w:r w:rsidRPr="00A67AF2">
        <w:t xml:space="preserve"> property unless otherwise specified in the description of a particular function.</w:t>
      </w:r>
    </w:p>
    <w:p w14:paraId="76D201D5" w14:textId="77777777" w:rsidR="004D5ACB" w:rsidRPr="00E77497" w:rsidRDefault="00B122FE" w:rsidP="003C404E">
      <w:ins w:id="10210" w:author="Rev 19 Allen Wirfs-Brock" w:date="2013-09-27T10:14:00Z">
        <w:r>
          <w:t>C</w:t>
        </w:r>
        <w:r w:rsidRPr="00E77497">
          <w:t>lause</w:t>
        </w:r>
        <w:r>
          <w:t>s 18 through 26</w:t>
        </w:r>
        <w:r w:rsidRPr="00E77497">
          <w:t xml:space="preserve"> </w:t>
        </w:r>
      </w:ins>
      <w:del w:id="10211" w:author="Rev 19 Allen Wirfs-Brock" w:date="2013-09-27T10:14:00Z">
        <w:r w:rsidR="004C02EF" w:rsidRPr="00A67AF2" w:rsidDel="00B122FE">
          <w:delText>This clause</w:delText>
        </w:r>
      </w:del>
      <w:r w:rsidR="004C02EF" w:rsidRPr="00A67AF2">
        <w:t xml:space="preserve"> generally describes distinct behaviours for when a constructor is “called as a function” and for when i</w:t>
      </w:r>
      <w:r w:rsidR="004C02EF" w:rsidRPr="00B820AB">
        <w:t xml:space="preserve">t is “called as part of a </w:t>
      </w:r>
      <w:r w:rsidR="004C02EF" w:rsidRPr="00675B74">
        <w:rPr>
          <w:b/>
        </w:rPr>
        <w:t>new</w:t>
      </w:r>
      <w:r w:rsidR="004C02EF"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719D2D74" w14:textId="77777777" w:rsidR="003C404E" w:rsidRDefault="003C404E" w:rsidP="004C02EF">
      <w:r w:rsidRPr="00E77497">
        <w:t>Every built-in Function object</w:t>
      </w:r>
      <w:r>
        <w:t xml:space="preserve">, </w:t>
      </w:r>
      <w:r w:rsidRPr="00002F60">
        <w:rPr>
          <w:rFonts w:ascii="Times New Roman" w:hAnsi="Times New Roman"/>
          <w:i/>
          <w:iCs/>
        </w:rPr>
        <w:t>F</w:t>
      </w:r>
      <w:r>
        <w:t xml:space="preserve">, </w:t>
      </w:r>
      <w:r w:rsidRPr="00E77497">
        <w:t xml:space="preserve"> </w:t>
      </w:r>
      <w:del w:id="10212" w:author="Rev 19 Allen Wirfs-Brock" w:date="2013-09-27T10:10:00Z">
        <w:r w:rsidRPr="00E77497" w:rsidDel="00B122FE">
          <w:delText>described in this clause—</w:delText>
        </w:r>
      </w:del>
      <w:r w:rsidRPr="00E77497">
        <w:t>whether as a constructor, an ordinary function, or both—has</w:t>
      </w:r>
      <w:r w:rsidRPr="003C404E">
        <w:t xml:space="preserve"> </w:t>
      </w:r>
      <w:r>
        <w:t>the properties that are defined by performing the following step when the function object is created:</w:t>
      </w:r>
    </w:p>
    <w:p w14:paraId="35E5BCB1" w14:textId="77777777" w:rsidR="003C404E" w:rsidRPr="00002F60" w:rsidRDefault="003C404E" w:rsidP="00994030">
      <w:pPr>
        <w:rPr>
          <w:rFonts w:ascii="Times New Roman" w:hAnsi="Times New Roman"/>
        </w:rPr>
      </w:pPr>
      <w:r w:rsidRPr="00002F60">
        <w:rPr>
          <w:rFonts w:ascii="Times New Roman" w:hAnsi="Times New Roman"/>
        </w:rPr>
        <w:t>1.</w:t>
      </w:r>
      <w:r w:rsidRPr="00002F60">
        <w:rPr>
          <w:rFonts w:ascii="Times New Roman" w:hAnsi="Times New Roman"/>
        </w:rPr>
        <w:tab/>
        <w:t>Perform the AddRestrictedFunctionProperties (</w:t>
      </w:r>
      <w:r w:rsidR="002021D1">
        <w:rPr>
          <w:rFonts w:ascii="Times New Roman" w:hAnsi="Times New Roman"/>
        </w:rPr>
        <w:fldChar w:fldCharType="begin"/>
      </w:r>
      <w:r w:rsidR="002021D1">
        <w:rPr>
          <w:rFonts w:ascii="Times New Roman" w:hAnsi="Times New Roman"/>
        </w:rPr>
        <w:instrText xml:space="preserve"> REF _Ref365541145 \r \h </w:instrText>
      </w:r>
      <w:r w:rsidR="002021D1">
        <w:rPr>
          <w:rFonts w:ascii="Times New Roman" w:hAnsi="Times New Roman"/>
        </w:rPr>
      </w:r>
      <w:r w:rsidR="002021D1">
        <w:rPr>
          <w:rFonts w:ascii="Times New Roman" w:hAnsi="Times New Roman"/>
        </w:rPr>
        <w:fldChar w:fldCharType="separate"/>
      </w:r>
      <w:ins w:id="10213" w:author="Rev 19 Allen Wirfs-Brock" w:date="2013-09-27T13:22:00Z">
        <w:r w:rsidR="00D433E8">
          <w:rPr>
            <w:rFonts w:ascii="Times New Roman" w:hAnsi="Times New Roman"/>
          </w:rPr>
          <w:t>9.1.15.9</w:t>
        </w:r>
      </w:ins>
      <w:del w:id="10214" w:author="Rev 19 Allen Wirfs-Brock" w:date="2013-09-27T08:39:00Z">
        <w:r w:rsidR="00083CEC" w:rsidDel="009E7E9E">
          <w:rPr>
            <w:rFonts w:ascii="Times New Roman" w:hAnsi="Times New Roman"/>
          </w:rPr>
          <w:delText>9.1.16.9</w:delText>
        </w:r>
      </w:del>
      <w:r w:rsidR="002021D1">
        <w:rPr>
          <w:rFonts w:ascii="Times New Roman" w:hAnsi="Times New Roman"/>
        </w:rPr>
        <w:fldChar w:fldCharType="end"/>
      </w:r>
      <w:r w:rsidRPr="00002F60">
        <w:rPr>
          <w:rFonts w:ascii="Times New Roman" w:hAnsi="Times New Roman"/>
        </w:rPr>
        <w:t xml:space="preserve">)  abstract </w:t>
      </w:r>
      <w:r w:rsidR="00994030">
        <w:rPr>
          <w:rFonts w:ascii="Times New Roman" w:hAnsi="Times New Roman"/>
        </w:rPr>
        <w:t>operation</w:t>
      </w:r>
      <w:r w:rsidRPr="00002F60">
        <w:rPr>
          <w:rFonts w:ascii="Times New Roman" w:hAnsi="Times New Roman"/>
        </w:rPr>
        <w:t xml:space="preserve"> with argument </w:t>
      </w:r>
      <w:r w:rsidRPr="00002F60">
        <w:rPr>
          <w:rFonts w:ascii="Times New Roman" w:hAnsi="Times New Roman"/>
          <w:i/>
          <w:iCs/>
        </w:rPr>
        <w:t>F</w:t>
      </w:r>
      <w:r w:rsidRPr="00002F60">
        <w:rPr>
          <w:rFonts w:ascii="Times New Roman" w:hAnsi="Times New Roman"/>
        </w:rPr>
        <w:t>.</w:t>
      </w:r>
    </w:p>
    <w:p w14:paraId="4984AE63" w14:textId="77777777" w:rsidR="004C02EF" w:rsidRPr="00E77497" w:rsidRDefault="004C02EF" w:rsidP="004C02EF">
      <w:r w:rsidRPr="00E77497">
        <w:t>Every built-in Function object</w:t>
      </w:r>
      <w:del w:id="10215" w:author="Rev 19 Allen Wirfs-Brock" w:date="2013-09-27T10:11:00Z">
        <w:r w:rsidRPr="00E77497" w:rsidDel="00B122FE">
          <w:delText xml:space="preserve"> described in this clause</w:delText>
        </w:r>
      </w:del>
      <w:r w:rsidRPr="00E77497">
        <w:t xml:space="preserv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0222EEE0" w14:textId="77777777"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1132B1DD" w14:textId="77777777" w:rsidR="00F61570" w:rsidRDefault="004C02EF" w:rsidP="00FD6EDD">
      <w:del w:id="10216" w:author="Rev 19 Allen Wirfs-Brock" w:date="2013-09-27T10:12:00Z">
        <w:r w:rsidRPr="00E77497" w:rsidDel="00B122FE">
          <w:delText>In every case</w:delText>
        </w:r>
      </w:del>
      <w:ins w:id="10217" w:author="Rev 19 Allen Wirfs-Brock" w:date="2013-09-27T10:12:00Z">
        <w:r w:rsidR="00B122FE">
          <w:t>Unless otherwise specified</w:t>
        </w:r>
      </w:ins>
      <w:r w:rsidRPr="00E77497">
        <w:t xml:space="preserve">, the </w:t>
      </w:r>
      <w:r w:rsidRPr="00E77497">
        <w:rPr>
          <w:rFonts w:ascii="Courier New" w:hAnsi="Courier New"/>
          <w:b/>
        </w:rPr>
        <w:t>length</w:t>
      </w:r>
      <w:r w:rsidRPr="00E77497">
        <w:t xml:space="preserve"> property of a built-in Function object described </w:t>
      </w:r>
      <w:del w:id="10218" w:author="Rev 19 Allen Wirfs-Brock" w:date="2013-09-27T10:11:00Z">
        <w:r w:rsidRPr="00E77497" w:rsidDel="00B122FE">
          <w:delText xml:space="preserve">in this clause </w:delText>
        </w:r>
      </w:del>
      <w:r w:rsidRPr="00E77497">
        <w:t xml:space="preserve">has the attributes { [[Writable]]: </w:t>
      </w:r>
      <w:r w:rsidRPr="00E77497">
        <w:rPr>
          <w:b/>
        </w:rPr>
        <w:t>false</w:t>
      </w:r>
      <w:r w:rsidRPr="00E77497">
        <w:t xml:space="preserve">, [[Enumerable]]: </w:t>
      </w:r>
      <w:r w:rsidRPr="00E77497">
        <w:rPr>
          <w:b/>
        </w:rPr>
        <w:t>false</w:t>
      </w:r>
      <w:r w:rsidRPr="00E77497">
        <w:t xml:space="preserve">, [[Configurable]]: </w:t>
      </w:r>
      <w:r w:rsidR="00FD6EDD">
        <w:rPr>
          <w:b/>
        </w:rPr>
        <w:t>true</w:t>
      </w:r>
      <w:r w:rsidR="00FD6EDD" w:rsidRPr="00E77497">
        <w:t xml:space="preserve"> </w:t>
      </w:r>
      <w:r w:rsidR="00F61570" w:rsidRPr="00E77497">
        <w:t>}.</w:t>
      </w:r>
    </w:p>
    <w:p w14:paraId="60DE1E63" w14:textId="77777777" w:rsidR="004C02EF" w:rsidRDefault="004C02EF" w:rsidP="00F61570">
      <w:r w:rsidRPr="00E77497">
        <w:t xml:space="preserve">Every other </w:t>
      </w:r>
      <w:r w:rsidR="00F61570">
        <w:t xml:space="preserve">data </w:t>
      </w:r>
      <w:r w:rsidRPr="00E77497">
        <w:t xml:space="preserve">property described in </w:t>
      </w:r>
      <w:del w:id="10219" w:author="Rev 19 Allen Wirfs-Brock" w:date="2013-09-27T10:12:00Z">
        <w:r w:rsidRPr="00E77497" w:rsidDel="00B122FE">
          <w:delText xml:space="preserve">this </w:delText>
        </w:r>
      </w:del>
      <w:r w:rsidRPr="00E77497">
        <w:t>clause</w:t>
      </w:r>
      <w:ins w:id="10220" w:author="Rev 19 Allen Wirfs-Brock" w:date="2013-09-27T10:12:00Z">
        <w:r w:rsidR="00B122FE">
          <w:t xml:space="preserve">s 18 through </w:t>
        </w:r>
      </w:ins>
      <w:ins w:id="10221" w:author="Rev 19 Allen Wirfs-Brock" w:date="2013-09-27T10:13:00Z">
        <w:r w:rsidR="00B122FE">
          <w:t>26</w:t>
        </w:r>
      </w:ins>
      <w:r w:rsidRPr="00E77497">
        <w:t xml:space="preserv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10222" w:name="_Toc382212248"/>
      <w:bookmarkStart w:id="10223" w:name="_Toc382212811"/>
      <w:bookmarkStart w:id="10224" w:name="_Toc382291593"/>
      <w:bookmarkStart w:id="10225" w:name="_Toc385672242"/>
      <w:bookmarkStart w:id="10226" w:name="_Toc393690346"/>
    </w:p>
    <w:p w14:paraId="4440A829" w14:textId="77777777" w:rsidR="00F61570" w:rsidRPr="00F61570" w:rsidRDefault="00F61570" w:rsidP="00F61570">
      <w:r w:rsidRPr="00E77497">
        <w:t xml:space="preserve">Every </w:t>
      </w:r>
      <w:r>
        <w:t xml:space="preserve">accessor </w:t>
      </w:r>
      <w:r w:rsidRPr="00E77497">
        <w:t xml:space="preserve">property described in </w:t>
      </w:r>
      <w:ins w:id="10227" w:author="Rev 19 Allen Wirfs-Brock" w:date="2013-09-27T10:13:00Z">
        <w:r w:rsidR="00B122FE" w:rsidRPr="00E77497">
          <w:t>clause</w:t>
        </w:r>
        <w:r w:rsidR="00B122FE">
          <w:t>s 18 through 26</w:t>
        </w:r>
        <w:r w:rsidR="00B122FE" w:rsidRPr="00E77497">
          <w:t xml:space="preserve"> </w:t>
        </w:r>
      </w:ins>
      <w:del w:id="10228" w:author="Rev 19 Allen Wirfs-Brock" w:date="2013-09-27T10:13:00Z">
        <w:r w:rsidRPr="00E77497" w:rsidDel="00B122FE">
          <w:delText xml:space="preserve">this clause </w:delText>
        </w:r>
      </w:del>
      <w:r w:rsidRPr="00E77497">
        <w:t xml:space="preserve">has the attributes {[[Enumerable]]: </w:t>
      </w:r>
      <w:r w:rsidRPr="00E77497">
        <w:rPr>
          <w:b/>
        </w:rPr>
        <w:t>false</w:t>
      </w:r>
      <w:r w:rsidRPr="00E77497">
        <w:t xml:space="preserve">, [[Configurable]]: </w:t>
      </w:r>
      <w:r w:rsidRPr="00E77497">
        <w:rPr>
          <w:b/>
        </w:rPr>
        <w:t>true</w:t>
      </w:r>
      <w:r w:rsidRPr="00E77497">
        <w:t xml:space="preserve"> } unless otherwise specified.</w:t>
      </w:r>
      <w:r>
        <w:t xml:space="preserve"> If only a get accessor function is described, the set accessor function is the default value, </w:t>
      </w:r>
      <w:r>
        <w:rPr>
          <w:b/>
          <w:bCs/>
        </w:rPr>
        <w:t>undefined</w:t>
      </w:r>
      <w:r>
        <w:t xml:space="preserve">.  If only a set accessor is function is described the get accessor is the default value, </w:t>
      </w:r>
      <w:r>
        <w:rPr>
          <w:b/>
          <w:bCs/>
        </w:rPr>
        <w:t>undefined</w:t>
      </w:r>
      <w:r>
        <w:t>.</w:t>
      </w:r>
    </w:p>
    <w:p w14:paraId="7F8011D2" w14:textId="77777777" w:rsidR="00F61570" w:rsidRPr="00E77497" w:rsidRDefault="00F61570" w:rsidP="00F61570"/>
    <w:p w14:paraId="6F3898D3" w14:textId="77777777" w:rsidR="004C02EF" w:rsidRPr="00E77497" w:rsidRDefault="004C02EF" w:rsidP="00E4476F">
      <w:pPr>
        <w:pStyle w:val="1"/>
      </w:pPr>
      <w:bookmarkStart w:id="10229" w:name="_Ref457031693"/>
      <w:bookmarkStart w:id="10230" w:name="_Toc472818902"/>
      <w:bookmarkStart w:id="10231" w:name="_Toc235503480"/>
      <w:bookmarkStart w:id="10232" w:name="_Toc241509255"/>
      <w:bookmarkStart w:id="10233" w:name="_Toc244416742"/>
      <w:bookmarkStart w:id="10234" w:name="_Toc276631106"/>
      <w:bookmarkStart w:id="10235" w:name="_Toc368050650"/>
      <w:r w:rsidRPr="00E77497">
        <w:t>The Global Objec</w:t>
      </w:r>
      <w:bookmarkEnd w:id="10222"/>
      <w:bookmarkEnd w:id="10223"/>
      <w:bookmarkEnd w:id="10224"/>
      <w:bookmarkEnd w:id="10225"/>
      <w:bookmarkEnd w:id="10226"/>
      <w:r w:rsidRPr="00E77497">
        <w:t>t</w:t>
      </w:r>
      <w:bookmarkEnd w:id="10229"/>
      <w:bookmarkEnd w:id="10230"/>
      <w:bookmarkEnd w:id="10231"/>
      <w:bookmarkEnd w:id="10232"/>
      <w:bookmarkEnd w:id="10233"/>
      <w:bookmarkEnd w:id="10234"/>
      <w:bookmarkEnd w:id="10235"/>
    </w:p>
    <w:p w14:paraId="694BDA73" w14:textId="77777777" w:rsidR="004C02EF" w:rsidRPr="00E77497" w:rsidRDefault="004C02EF" w:rsidP="00BA2DF2">
      <w:r w:rsidRPr="00E77497">
        <w:t xml:space="preserve">The unique </w:t>
      </w:r>
      <w:r w:rsidRPr="00E77497">
        <w:rPr>
          <w:i/>
        </w:rPr>
        <w:t>global object</w:t>
      </w:r>
      <w:r w:rsidRPr="00E77497">
        <w:t xml:space="preserve"> is created before control enters any execution context. </w:t>
      </w:r>
    </w:p>
    <w:p w14:paraId="1E085B1A" w14:textId="77777777" w:rsidR="004C02EF" w:rsidRPr="00E77497" w:rsidRDefault="004C02EF" w:rsidP="00BA2DF2">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14:paraId="419BA872" w14:textId="77777777" w:rsidR="004C02EF" w:rsidRPr="00E77497" w:rsidRDefault="004C02EF" w:rsidP="00BA2DF2">
      <w:r w:rsidRPr="00E77497">
        <w:t xml:space="preserve">The global object does not have a [[Construct]] internal </w:t>
      </w:r>
      <w:r w:rsidR="00022312">
        <w:t>method</w:t>
      </w:r>
      <w:r w:rsidRPr="00E77497">
        <w:t xml:space="preserve">; it is not possible to use the global object as a constructor with the </w:t>
      </w:r>
      <w:r w:rsidRPr="00E77497">
        <w:rPr>
          <w:rFonts w:ascii="Courier New" w:hAnsi="Courier New"/>
          <w:b/>
        </w:rPr>
        <w:t>new</w:t>
      </w:r>
      <w:r w:rsidRPr="00E77497">
        <w:t xml:space="preserve"> operator.</w:t>
      </w:r>
      <w:bookmarkStart w:id="10236" w:name="_Toc382291594"/>
      <w:bookmarkStart w:id="10237" w:name="_Toc385672243"/>
    </w:p>
    <w:p w14:paraId="0B99F981" w14:textId="77777777" w:rsidR="004C02EF" w:rsidRPr="00E77497" w:rsidRDefault="004C02EF" w:rsidP="00BA2DF2">
      <w:r w:rsidRPr="00E77497">
        <w:t xml:space="preserve">The global object does not have a [[Call]] internal </w:t>
      </w:r>
      <w:r w:rsidR="00022312">
        <w:t>method</w:t>
      </w:r>
      <w:r w:rsidRPr="00E77497">
        <w:t>; it is not possible to invoke the global object as a function.</w:t>
      </w:r>
    </w:p>
    <w:p w14:paraId="2D058668" w14:textId="77777777" w:rsidR="004C02EF" w:rsidRPr="00E77497" w:rsidRDefault="004C02EF" w:rsidP="00BA2DF2">
      <w:r w:rsidRPr="00E77497">
        <w:t xml:space="preserve">The value of the [[Prototype]] internal </w:t>
      </w:r>
      <w:r w:rsidR="00225429">
        <w:t xml:space="preserve">data </w:t>
      </w:r>
      <w:r w:rsidRPr="00E77497">
        <w:t>propert</w:t>
      </w:r>
      <w:r w:rsidR="00F937DA" w:rsidRPr="00E77497">
        <w:t>y</w:t>
      </w:r>
      <w:r w:rsidRPr="00E77497">
        <w:t xml:space="preserve"> of the global object </w:t>
      </w:r>
      <w:r w:rsidR="00F937DA" w:rsidRPr="00E77497">
        <w:t xml:space="preserve">is </w:t>
      </w:r>
      <w:r w:rsidRPr="00E77497">
        <w:t>implementation-dependent.</w:t>
      </w:r>
      <w:bookmarkStart w:id="10238" w:name="_Toc393690347"/>
    </w:p>
    <w:p w14:paraId="480214A1" w14:textId="77777777" w:rsidR="004C02EF" w:rsidRPr="00E77497" w:rsidRDefault="004C02EF" w:rsidP="00BA2DF2">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12DE3DF5" w14:textId="77777777" w:rsidR="004C02EF" w:rsidRPr="00E77497" w:rsidRDefault="004C02EF" w:rsidP="00E4476F">
      <w:pPr>
        <w:pStyle w:val="20"/>
      </w:pPr>
      <w:bookmarkStart w:id="10239" w:name="_Toc472818903"/>
      <w:bookmarkStart w:id="10240" w:name="_Toc235503481"/>
      <w:bookmarkStart w:id="10241" w:name="_Toc241509256"/>
      <w:bookmarkStart w:id="10242" w:name="_Toc244416743"/>
      <w:bookmarkStart w:id="10243" w:name="_Toc276631107"/>
      <w:bookmarkStart w:id="10244" w:name="_Toc368050651"/>
      <w:r w:rsidRPr="00E77497">
        <w:t>Value Properties of the Global Objec</w:t>
      </w:r>
      <w:bookmarkEnd w:id="10236"/>
      <w:bookmarkEnd w:id="10237"/>
      <w:bookmarkEnd w:id="10238"/>
      <w:r w:rsidRPr="00E77497">
        <w:t>t</w:t>
      </w:r>
      <w:bookmarkStart w:id="10245" w:name="_Toc385672244"/>
      <w:bookmarkStart w:id="10246" w:name="_Toc393690348"/>
      <w:bookmarkStart w:id="10247" w:name="_Toc382291595"/>
      <w:bookmarkEnd w:id="10239"/>
      <w:bookmarkEnd w:id="10240"/>
      <w:bookmarkEnd w:id="10241"/>
      <w:bookmarkEnd w:id="10242"/>
      <w:bookmarkEnd w:id="10243"/>
      <w:bookmarkEnd w:id="10244"/>
    </w:p>
    <w:p w14:paraId="72FB8ED5" w14:textId="77777777" w:rsidR="00E4476F" w:rsidRPr="00E77497" w:rsidRDefault="00E4476F" w:rsidP="00E4476F">
      <w:pPr>
        <w:pStyle w:val="30"/>
      </w:pPr>
      <w:bookmarkStart w:id="10248" w:name="_Toc368050652"/>
      <w:bookmarkStart w:id="10249" w:name="_Ref449966769"/>
      <w:r w:rsidRPr="00E77497">
        <w:t>Infinity</w:t>
      </w:r>
      <w:bookmarkEnd w:id="10248"/>
    </w:p>
    <w:p w14:paraId="37A36F60" w14:textId="77777777" w:rsidR="00E4476F" w:rsidRPr="00E77497" w:rsidRDefault="00E4476F" w:rsidP="00E4476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w:t>
      </w:r>
      <w:r>
        <w:fldChar w:fldCharType="begin"/>
      </w:r>
      <w:r>
        <w:instrText xml:space="preserve"> REF _Ref365548383 \r \h </w:instrText>
      </w:r>
      <w:r>
        <w:fldChar w:fldCharType="separate"/>
      </w:r>
      <w:r w:rsidR="00D433E8">
        <w:t>6.1.5</w:t>
      </w:r>
      <w:r>
        <w:fldChar w:fldCharType="end"/>
      </w:r>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13F4823B" w14:textId="77777777" w:rsidR="004C02EF" w:rsidRPr="00E77497" w:rsidRDefault="004C02EF" w:rsidP="00E4476F">
      <w:pPr>
        <w:pStyle w:val="30"/>
      </w:pPr>
      <w:bookmarkStart w:id="10250" w:name="_Toc368050653"/>
      <w:r w:rsidRPr="00E77497">
        <w:t>Na</w:t>
      </w:r>
      <w:bookmarkEnd w:id="10245"/>
      <w:bookmarkEnd w:id="10246"/>
      <w:r w:rsidRPr="00E77497">
        <w:t>N</w:t>
      </w:r>
      <w:bookmarkEnd w:id="10249"/>
      <w:bookmarkEnd w:id="10250"/>
    </w:p>
    <w:p w14:paraId="2634C86F" w14:textId="77777777" w:rsidR="004C02EF" w:rsidRPr="00E77497" w:rsidRDefault="004C02EF" w:rsidP="00BA2DF2">
      <w:r w:rsidRPr="00E77497">
        <w:t xml:space="preserve">The value of </w:t>
      </w:r>
      <w:r w:rsidRPr="00E77497">
        <w:rPr>
          <w:rFonts w:ascii="Courier New" w:hAnsi="Courier New"/>
          <w:b/>
        </w:rPr>
        <w:t>NaN</w:t>
      </w:r>
      <w:r w:rsidRPr="00E77497">
        <w:t xml:space="preserve"> is </w:t>
      </w:r>
      <w:r w:rsidRPr="00E77497">
        <w:rPr>
          <w:b/>
        </w:rPr>
        <w:t>NaN</w:t>
      </w:r>
      <w:bookmarkStart w:id="10251" w:name="_Toc385672245"/>
      <w:bookmarkStart w:id="10252" w:name="_Toc393690349"/>
      <w:r w:rsidRPr="00E77497">
        <w:t xml:space="preserve"> (see </w:t>
      </w:r>
      <w:r w:rsidR="00A51D25">
        <w:fldChar w:fldCharType="begin"/>
      </w:r>
      <w:r w:rsidR="00A51D25">
        <w:instrText xml:space="preserve"> REF _Ref365548370 \r \h </w:instrText>
      </w:r>
      <w:r w:rsidR="00A51D25">
        <w:fldChar w:fldCharType="separate"/>
      </w:r>
      <w:r w:rsidR="00D433E8">
        <w:t>6.1.5</w:t>
      </w:r>
      <w:r w:rsidR="00A51D25">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1FA0A3D" w14:textId="77777777" w:rsidR="004C02EF" w:rsidRPr="00E77497" w:rsidRDefault="004C02EF" w:rsidP="00E4476F">
      <w:pPr>
        <w:pStyle w:val="30"/>
      </w:pPr>
      <w:bookmarkStart w:id="10253" w:name="_Ref449966804"/>
      <w:bookmarkStart w:id="10254" w:name="_Toc368050654"/>
      <w:bookmarkStart w:id="10255" w:name="_Toc385672246"/>
      <w:bookmarkStart w:id="10256" w:name="_Toc393690350"/>
      <w:bookmarkEnd w:id="10251"/>
      <w:bookmarkEnd w:id="10252"/>
      <w:r w:rsidRPr="00E77497">
        <w:t>undefined</w:t>
      </w:r>
      <w:bookmarkEnd w:id="10253"/>
      <w:bookmarkEnd w:id="10254"/>
    </w:p>
    <w:p w14:paraId="00679DAE" w14:textId="77777777" w:rsidR="004C02EF" w:rsidRPr="00E77497" w:rsidRDefault="004C02EF" w:rsidP="00BA2DF2">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w:t>
      </w:r>
      <w:r w:rsidR="00A51D25">
        <w:fldChar w:fldCharType="begin"/>
      </w:r>
      <w:r w:rsidR="00A51D25">
        <w:instrText xml:space="preserve"> REF _Ref365548394 \r \h </w:instrText>
      </w:r>
      <w:r w:rsidR="00A51D25">
        <w:fldChar w:fldCharType="separate"/>
      </w:r>
      <w:r w:rsidR="00D433E8">
        <w:t>6.1.1</w:t>
      </w:r>
      <w:r w:rsidR="00A51D25">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2218D5AF" w14:textId="77777777" w:rsidR="004C02EF" w:rsidRPr="00E77497" w:rsidRDefault="004C02EF" w:rsidP="00E4476F">
      <w:pPr>
        <w:pStyle w:val="20"/>
      </w:pPr>
      <w:bookmarkStart w:id="10257" w:name="_Toc472818904"/>
      <w:bookmarkStart w:id="10258" w:name="_Toc235503482"/>
      <w:bookmarkStart w:id="10259" w:name="_Toc241509257"/>
      <w:bookmarkStart w:id="10260" w:name="_Toc244416744"/>
      <w:bookmarkStart w:id="10261" w:name="_Toc276631108"/>
      <w:bookmarkStart w:id="10262" w:name="_Toc368050655"/>
      <w:r w:rsidRPr="00E77497">
        <w:t>Function Properties of the Global Objec</w:t>
      </w:r>
      <w:bookmarkEnd w:id="10247"/>
      <w:bookmarkEnd w:id="10255"/>
      <w:bookmarkEnd w:id="10256"/>
      <w:r w:rsidRPr="00E77497">
        <w:t>t</w:t>
      </w:r>
      <w:bookmarkStart w:id="10263" w:name="_Toc382291596"/>
      <w:bookmarkStart w:id="10264" w:name="_Toc385672247"/>
      <w:bookmarkStart w:id="10265" w:name="_Toc393690351"/>
      <w:bookmarkEnd w:id="10257"/>
      <w:bookmarkEnd w:id="10258"/>
      <w:bookmarkEnd w:id="10259"/>
      <w:bookmarkEnd w:id="10260"/>
      <w:bookmarkEnd w:id="10261"/>
      <w:bookmarkEnd w:id="10262"/>
    </w:p>
    <w:p w14:paraId="2DCA5A44" w14:textId="77777777" w:rsidR="004C02EF" w:rsidRPr="00E77497" w:rsidRDefault="004C02EF" w:rsidP="00E4476F">
      <w:pPr>
        <w:pStyle w:val="30"/>
      </w:pPr>
      <w:bookmarkStart w:id="10266" w:name="_Ref449966832"/>
      <w:bookmarkStart w:id="10267" w:name="_Toc368050656"/>
      <w:r w:rsidRPr="00E77497">
        <w:t>eval (x</w:t>
      </w:r>
      <w:bookmarkEnd w:id="10263"/>
      <w:bookmarkEnd w:id="10264"/>
      <w:bookmarkEnd w:id="10265"/>
      <w:r w:rsidRPr="00E77497">
        <w:t>)</w:t>
      </w:r>
      <w:bookmarkEnd w:id="10266"/>
      <w:bookmarkEnd w:id="10267"/>
    </w:p>
    <w:p w14:paraId="46F5B3B3" w14:textId="77777777" w:rsidR="004C02EF" w:rsidRPr="00E77497" w:rsidRDefault="004C02EF" w:rsidP="00BA2DF2">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5AFBC16D" w14:textId="77777777" w:rsidR="004C02EF" w:rsidRPr="00E77497" w:rsidRDefault="004C02EF" w:rsidP="00BA2DF2">
      <w:pPr>
        <w:numPr>
          <w:ilvl w:val="0"/>
          <w:numId w:val="1453"/>
        </w:numPr>
        <w:contextualSpacing/>
        <w:rPr>
          <w:rFonts w:ascii="Times New Roman" w:hAnsi="Times New Roman"/>
        </w:rPr>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14:paraId="073865EB" w14:textId="77777777" w:rsidR="004C02EF" w:rsidRPr="00E77497" w:rsidRDefault="004C02EF" w:rsidP="00BA2DF2">
      <w:pPr>
        <w:numPr>
          <w:ilvl w:val="0"/>
          <w:numId w:val="1453"/>
        </w:numPr>
        <w:spacing w:after="0"/>
        <w:contextualSpacing/>
        <w:rPr>
          <w:rFonts w:ascii="Times New Roman" w:hAnsi="Times New Roman"/>
        </w:rPr>
      </w:pPr>
      <w:r w:rsidRPr="00E77497">
        <w:rPr>
          <w:rFonts w:ascii="Times New Roman" w:hAnsi="Times New Roman"/>
        </w:rPr>
        <w:t xml:space="preserve">Let </w:t>
      </w:r>
      <w:r w:rsidR="00A7678D">
        <w:rPr>
          <w:rFonts w:ascii="Times New Roman" w:hAnsi="Times New Roman"/>
          <w:i/>
        </w:rPr>
        <w:t>script</w:t>
      </w:r>
      <w:r w:rsidR="00A7678D" w:rsidRPr="00E77497">
        <w:rPr>
          <w:rFonts w:ascii="Times New Roman" w:hAnsi="Times New Roman"/>
          <w:i/>
        </w:rPr>
        <w:t xml:space="preserve"> </w:t>
      </w:r>
      <w:r w:rsidRPr="00E77497">
        <w:rPr>
          <w:rFonts w:ascii="Times New Roman" w:hAnsi="Times New Roman"/>
        </w:rPr>
        <w:t xml:space="preserve">be the ECMAScript code that is the result of parsing </w:t>
      </w:r>
      <w:r w:rsidRPr="00E77497">
        <w:rPr>
          <w:rFonts w:ascii="Times New Roman" w:hAnsi="Times New Roman"/>
          <w:i/>
        </w:rPr>
        <w:t>x</w:t>
      </w:r>
      <w:r w:rsidR="0011303E" w:rsidRPr="00851C0B">
        <w:rPr>
          <w:rFonts w:ascii="Times New Roman" w:hAnsi="Times New Roman"/>
        </w:rPr>
        <w:t>, interpreted as UTF-16 encoded Unicode text</w:t>
      </w:r>
      <w:r w:rsidR="00851C0B">
        <w:rPr>
          <w:rFonts w:ascii="Times New Roman" w:hAnsi="Times New Roman"/>
        </w:rPr>
        <w:t xml:space="preserve"> as described in</w:t>
      </w:r>
      <w:r w:rsidR="00A51D25">
        <w:rPr>
          <w:rFonts w:ascii="Times New Roman" w:hAnsi="Times New Roman"/>
        </w:rPr>
        <w:t xml:space="preserve"> clause</w:t>
      </w:r>
      <w:r w:rsidR="00851C0B">
        <w:rPr>
          <w:rFonts w:ascii="Times New Roman" w:hAnsi="Times New Roman"/>
        </w:rPr>
        <w:t xml:space="preserve"> </w:t>
      </w:r>
      <w:r w:rsidR="00A51D25">
        <w:rPr>
          <w:rFonts w:ascii="Times New Roman" w:hAnsi="Times New Roman"/>
        </w:rPr>
        <w:fldChar w:fldCharType="begin"/>
      </w:r>
      <w:r w:rsidR="00A51D25">
        <w:rPr>
          <w:rFonts w:ascii="Times New Roman" w:hAnsi="Times New Roman"/>
        </w:rPr>
        <w:instrText xml:space="preserve"> REF _Ref365480122 \r \h </w:instrText>
      </w:r>
      <w:r w:rsidR="00A51D25">
        <w:rPr>
          <w:rFonts w:ascii="Times New Roman" w:hAnsi="Times New Roman"/>
        </w:rPr>
      </w:r>
      <w:r w:rsidR="00A51D25">
        <w:rPr>
          <w:rFonts w:ascii="Times New Roman" w:hAnsi="Times New Roman"/>
        </w:rPr>
        <w:fldChar w:fldCharType="separate"/>
      </w:r>
      <w:r w:rsidR="00D433E8">
        <w:rPr>
          <w:rFonts w:ascii="Times New Roman" w:hAnsi="Times New Roman"/>
        </w:rPr>
        <w:t>10</w:t>
      </w:r>
      <w:r w:rsidR="00A51D25">
        <w:rPr>
          <w:rFonts w:ascii="Times New Roman" w:hAnsi="Times New Roman"/>
        </w:rPr>
        <w:fldChar w:fldCharType="end"/>
      </w:r>
      <w:r w:rsidR="0011303E">
        <w:rPr>
          <w:rFonts w:ascii="Times New Roman" w:hAnsi="Times New Roman"/>
          <w:i/>
        </w:rPr>
        <w:t>,</w:t>
      </w:r>
      <w:r w:rsidRPr="00E77497">
        <w:rPr>
          <w:rFonts w:ascii="Times New Roman" w:hAnsi="Times New Roman"/>
          <w:i/>
        </w:rPr>
        <w:t xml:space="preserve"> </w:t>
      </w:r>
      <w:r w:rsidR="00E56428">
        <w:rPr>
          <w:rFonts w:ascii="Times New Roman" w:hAnsi="Times New Roman"/>
        </w:rPr>
        <w:t>for the goal symbol</w:t>
      </w:r>
      <w:r w:rsidRPr="00E77497">
        <w:rPr>
          <w:rFonts w:ascii="Times New Roman" w:hAnsi="Times New Roman"/>
        </w:rPr>
        <w:t xml:space="preserve"> </w:t>
      </w:r>
      <w:r w:rsidR="0084788F">
        <w:rPr>
          <w:rFonts w:ascii="Times New Roman" w:hAnsi="Times New Roman"/>
          <w:i/>
        </w:rPr>
        <w:t>Script</w:t>
      </w:r>
      <w:r w:rsidRPr="00E77497">
        <w:rPr>
          <w:rFonts w:ascii="Times New Roman" w:hAnsi="Times New Roman"/>
        </w:rPr>
        <w:t>. If the parse fails</w:t>
      </w:r>
      <w:r w:rsidR="0011303E">
        <w:rPr>
          <w:rFonts w:ascii="Times New Roman" w:hAnsi="Times New Roman"/>
        </w:rPr>
        <w:t xml:space="preserve"> or any early errors are detected</w:t>
      </w:r>
      <w:r w:rsidRPr="00E77497">
        <w:rPr>
          <w:rFonts w:ascii="Times New Roman" w:hAnsi="Times New Roman"/>
        </w:rPr>
        <w:t xml:space="preserve">, throw a </w:t>
      </w:r>
      <w:r w:rsidRPr="00E77497">
        <w:rPr>
          <w:rFonts w:ascii="Times New Roman" w:hAnsi="Times New Roman"/>
          <w:b/>
        </w:rPr>
        <w:t>SyntaxError</w:t>
      </w:r>
      <w:r w:rsidRPr="00E77497">
        <w:rPr>
          <w:rFonts w:ascii="Times New Roman" w:hAnsi="Times New Roman"/>
        </w:rPr>
        <w:t xml:space="preserve"> exception (but see also clause 16).</w:t>
      </w:r>
    </w:p>
    <w:p w14:paraId="19AA8A64" w14:textId="77777777" w:rsidR="00CD38D5" w:rsidRDefault="00CD38D5" w:rsidP="00BA2DF2">
      <w:pPr>
        <w:pStyle w:val="Alg4"/>
        <w:numPr>
          <w:ilvl w:val="0"/>
          <w:numId w:val="1453"/>
        </w:numPr>
      </w:pPr>
      <w:r>
        <w:t xml:space="preserve">If </w:t>
      </w:r>
      <w:r>
        <w:rPr>
          <w:i/>
          <w:iCs/>
        </w:rPr>
        <w:t>script</w:t>
      </w:r>
      <w:r>
        <w:t xml:space="preserve"> Contains </w:t>
      </w:r>
      <w:r>
        <w:rPr>
          <w:i/>
          <w:iCs/>
        </w:rPr>
        <w:t>ScriptBody</w:t>
      </w:r>
      <w:r>
        <w:t xml:space="preserve"> is </w:t>
      </w:r>
      <w:r>
        <w:rPr>
          <w:b/>
          <w:bCs/>
        </w:rPr>
        <w:t>false</w:t>
      </w:r>
      <w:r>
        <w:t xml:space="preserve">, return </w:t>
      </w:r>
      <w:r>
        <w:rPr>
          <w:b/>
          <w:bCs/>
        </w:rPr>
        <w:t>undefined</w:t>
      </w:r>
      <w:r>
        <w:t>.</w:t>
      </w:r>
    </w:p>
    <w:p w14:paraId="3E8BE3A3" w14:textId="77777777" w:rsidR="00A7678D" w:rsidRDefault="00A7678D" w:rsidP="00BA2DF2">
      <w:pPr>
        <w:pStyle w:val="Alg4"/>
        <w:numPr>
          <w:ilvl w:val="0"/>
          <w:numId w:val="1453"/>
        </w:numPr>
      </w:pPr>
      <w:r>
        <w:t xml:space="preserve">Let </w:t>
      </w:r>
      <w:r w:rsidRPr="00A7678D">
        <w:rPr>
          <w:i/>
          <w:iCs/>
        </w:rPr>
        <w:t>strictScript</w:t>
      </w:r>
      <w:r>
        <w:t xml:space="preserve"> be IsStrict of </w:t>
      </w:r>
      <w:r w:rsidRPr="00A7678D">
        <w:rPr>
          <w:i/>
          <w:iCs/>
        </w:rPr>
        <w:t>script</w:t>
      </w:r>
      <w:r>
        <w:t>.</w:t>
      </w:r>
    </w:p>
    <w:p w14:paraId="17A8BEBB" w14:textId="77777777" w:rsidR="00E81F5D" w:rsidRDefault="00E81F5D" w:rsidP="00BA2DF2">
      <w:pPr>
        <w:pStyle w:val="Alg4"/>
        <w:numPr>
          <w:ilvl w:val="0"/>
          <w:numId w:val="1453"/>
        </w:numPr>
      </w:pPr>
      <w:r>
        <w:t xml:space="preserve">If this is a direct call to eval </w:t>
      </w:r>
      <w:r w:rsidRPr="00E77497">
        <w:t>(</w:t>
      </w:r>
      <w:r w:rsidR="00A51D25">
        <w:fldChar w:fldCharType="begin"/>
      </w:r>
      <w:r w:rsidR="00A51D25">
        <w:instrText xml:space="preserve"> REF _Ref365534325 \r \h </w:instrText>
      </w:r>
      <w:r w:rsidR="00A51D25">
        <w:fldChar w:fldCharType="separate"/>
      </w:r>
      <w:r w:rsidR="00D433E8">
        <w:t>18.2.1.1</w:t>
      </w:r>
      <w:r w:rsidR="00A51D25">
        <w:fldChar w:fldCharType="end"/>
      </w:r>
      <w:r w:rsidRPr="00E77497">
        <w:t>)</w:t>
      </w:r>
      <w:r>
        <w:t xml:space="preserve">, let </w:t>
      </w:r>
      <w:r w:rsidRPr="00E81F5D">
        <w:rPr>
          <w:i/>
          <w:iCs/>
        </w:rPr>
        <w:t>direct</w:t>
      </w:r>
      <w:r>
        <w:t xml:space="preserve"> be </w:t>
      </w:r>
      <w:r w:rsidRPr="00E81F5D">
        <w:rPr>
          <w:b/>
          <w:bCs/>
        </w:rPr>
        <w:t>true</w:t>
      </w:r>
      <w:r>
        <w:t xml:space="preserve">, otherwise let </w:t>
      </w:r>
      <w:r>
        <w:rPr>
          <w:i/>
          <w:iCs/>
        </w:rPr>
        <w:t>direct</w:t>
      </w:r>
      <w:r>
        <w:t xml:space="preserve"> be </w:t>
      </w:r>
      <w:r>
        <w:rPr>
          <w:b/>
          <w:bCs/>
        </w:rPr>
        <w:t>false</w:t>
      </w:r>
      <w:r>
        <w:t>.</w:t>
      </w:r>
    </w:p>
    <w:p w14:paraId="3FA9CF98" w14:textId="77777777" w:rsidR="00485D66" w:rsidRDefault="00485D66" w:rsidP="00BA2DF2">
      <w:pPr>
        <w:pStyle w:val="Alg4"/>
        <w:numPr>
          <w:ilvl w:val="0"/>
          <w:numId w:val="1453"/>
        </w:numPr>
      </w:pPr>
      <w:r>
        <w:t xml:space="preserve">If </w:t>
      </w:r>
      <w:r>
        <w:rPr>
          <w:i/>
          <w:iCs/>
        </w:rPr>
        <w:t>direct</w:t>
      </w:r>
      <w:r>
        <w:t xml:space="preserve"> is </w:t>
      </w:r>
      <w:r>
        <w:rPr>
          <w:b/>
          <w:bCs/>
        </w:rPr>
        <w:t>true</w:t>
      </w:r>
      <w:r>
        <w:t xml:space="preserve"> and the code that</w:t>
      </w:r>
      <w:r w:rsidR="00524D15">
        <w:t xml:space="preserve"> ma</w:t>
      </w:r>
      <w:r w:rsidR="00025779">
        <w:t>d</w:t>
      </w:r>
      <w:r w:rsidR="00524D15">
        <w:t>e the</w:t>
      </w:r>
      <w:r>
        <w:t xml:space="preserve"> direct call to eval is strict code, then let </w:t>
      </w:r>
      <w:r>
        <w:rPr>
          <w:i/>
          <w:iCs/>
        </w:rPr>
        <w:t>strictCaller</w:t>
      </w:r>
      <w:r>
        <w:t xml:space="preserve"> be </w:t>
      </w:r>
      <w:r>
        <w:rPr>
          <w:b/>
          <w:bCs/>
        </w:rPr>
        <w:t>true</w:t>
      </w:r>
      <w:r>
        <w:rPr>
          <w:i/>
          <w:iCs/>
        </w:rPr>
        <w:t>.</w:t>
      </w:r>
      <w:r>
        <w:t xml:space="preserve"> Otherwise, let </w:t>
      </w:r>
      <w:r>
        <w:rPr>
          <w:i/>
          <w:iCs/>
        </w:rPr>
        <w:t>strictCaller</w:t>
      </w:r>
      <w:r>
        <w:t xml:space="preserve"> be </w:t>
      </w:r>
      <w:r>
        <w:rPr>
          <w:b/>
          <w:bCs/>
        </w:rPr>
        <w:t>false</w:t>
      </w:r>
      <w:r>
        <w:rPr>
          <w:i/>
          <w:iCs/>
        </w:rPr>
        <w:t>.</w:t>
      </w:r>
    </w:p>
    <w:p w14:paraId="708DD4E1" w14:textId="77777777" w:rsidR="008E7C39" w:rsidRDefault="008E7C39" w:rsidP="00BA2DF2">
      <w:pPr>
        <w:pStyle w:val="Alg4"/>
        <w:numPr>
          <w:ilvl w:val="0"/>
          <w:numId w:val="1453"/>
        </w:numPr>
      </w:pPr>
      <w:r>
        <w:t xml:space="preserve">Let </w:t>
      </w:r>
      <w:r w:rsidRPr="008E7C39">
        <w:rPr>
          <w:i/>
          <w:iCs/>
        </w:rPr>
        <w:t>ctx</w:t>
      </w:r>
      <w:r>
        <w:t xml:space="preserve"> be the running execution context. If </w:t>
      </w:r>
      <w:r>
        <w:rPr>
          <w:i/>
          <w:iCs/>
        </w:rPr>
        <w:t>direct</w:t>
      </w:r>
      <w:r>
        <w:t xml:space="preserve"> is </w:t>
      </w:r>
      <w:r w:rsidRPr="00BD058A">
        <w:rPr>
          <w:b/>
          <w:bCs/>
        </w:rPr>
        <w:t>true</w:t>
      </w:r>
      <w:r>
        <w:t xml:space="preserve"> </w:t>
      </w:r>
      <w:r w:rsidRPr="008E7C39">
        <w:rPr>
          <w:i/>
          <w:iCs/>
        </w:rPr>
        <w:t>ctx</w:t>
      </w:r>
      <w:r>
        <w:t xml:space="preserve"> will be the execution context that performed </w:t>
      </w:r>
      <w:r w:rsidR="00A01ED4">
        <w:t>the</w:t>
      </w:r>
      <w:r>
        <w:t xml:space="preserve"> direct eval.  If </w:t>
      </w:r>
      <w:r>
        <w:rPr>
          <w:i/>
          <w:iCs/>
        </w:rPr>
        <w:t>direct</w:t>
      </w:r>
      <w:r>
        <w:t xml:space="preserve"> is </w:t>
      </w:r>
      <w:r>
        <w:rPr>
          <w:b/>
          <w:bCs/>
        </w:rPr>
        <w:t>false</w:t>
      </w:r>
      <w:r>
        <w:t xml:space="preserve"> </w:t>
      </w:r>
      <w:r w:rsidR="00A01ED4" w:rsidRPr="008E7C39">
        <w:rPr>
          <w:i/>
          <w:iCs/>
        </w:rPr>
        <w:t>ctx</w:t>
      </w:r>
      <w:r w:rsidR="00A01ED4">
        <w:t xml:space="preserve"> </w:t>
      </w:r>
      <w:r>
        <w:t xml:space="preserve">will be </w:t>
      </w:r>
      <w:r w:rsidR="00A01ED4" w:rsidRPr="00A01ED4">
        <w:t>the</w:t>
      </w:r>
      <w:r>
        <w:t xml:space="preserve"> execution context for the invocation of the eval function.</w:t>
      </w:r>
    </w:p>
    <w:p w14:paraId="0C2CB3B4" w14:textId="77777777" w:rsidR="00582214" w:rsidRDefault="00582214" w:rsidP="00BA2DF2">
      <w:pPr>
        <w:pStyle w:val="Alg4"/>
        <w:numPr>
          <w:ilvl w:val="0"/>
          <w:numId w:val="1453"/>
        </w:numPr>
      </w:pPr>
      <w:r>
        <w:t xml:space="preserve">Let </w:t>
      </w:r>
      <w:r w:rsidRPr="00A01ED4">
        <w:rPr>
          <w:i/>
          <w:iCs/>
        </w:rPr>
        <w:t>evalRealm</w:t>
      </w:r>
      <w:r>
        <w:t xml:space="preserve"> be</w:t>
      </w:r>
      <w:r>
        <w:rPr>
          <w:i/>
          <w:iCs/>
        </w:rPr>
        <w:t xml:space="preserve"> ctx’s</w:t>
      </w:r>
      <w:r>
        <w:t xml:space="preserve"> Realm.</w:t>
      </w:r>
    </w:p>
    <w:p w14:paraId="29F6AC86" w14:textId="77777777" w:rsidR="008E7C39" w:rsidRDefault="008E7C39" w:rsidP="00BA2DF2">
      <w:pPr>
        <w:pStyle w:val="Alg4"/>
        <w:numPr>
          <w:ilvl w:val="0"/>
          <w:numId w:val="1453"/>
        </w:numPr>
      </w:pPr>
      <w:r>
        <w:t xml:space="preserve">If </w:t>
      </w:r>
      <w:r>
        <w:rPr>
          <w:i/>
          <w:iCs/>
        </w:rPr>
        <w:t>direct</w:t>
      </w:r>
      <w:r>
        <w:t xml:space="preserve"> is </w:t>
      </w:r>
      <w:r w:rsidR="00A01ED4">
        <w:rPr>
          <w:b/>
          <w:bCs/>
        </w:rPr>
        <w:t>false</w:t>
      </w:r>
      <w:r w:rsidR="00A01ED4">
        <w:t xml:space="preserve">  and </w:t>
      </w:r>
      <w:r w:rsidR="009F5F1D" w:rsidRPr="00A7678D">
        <w:rPr>
          <w:i/>
          <w:iCs/>
        </w:rPr>
        <w:t>strictScript</w:t>
      </w:r>
      <w:r w:rsidR="009F5F1D">
        <w:t xml:space="preserve"> </w:t>
      </w:r>
      <w:r w:rsidR="00A01ED4">
        <w:t xml:space="preserve">is </w:t>
      </w:r>
      <w:r w:rsidR="00A01ED4">
        <w:rPr>
          <w:b/>
          <w:bCs/>
        </w:rPr>
        <w:t>false</w:t>
      </w:r>
      <w:r w:rsidR="00485D66">
        <w:t xml:space="preserve">, </w:t>
      </w:r>
      <w:r w:rsidR="00A01ED4">
        <w:t xml:space="preserve"> then</w:t>
      </w:r>
    </w:p>
    <w:p w14:paraId="774569FE" w14:textId="77777777" w:rsidR="00A01ED4" w:rsidRDefault="00DD6EB6" w:rsidP="00BA2DF2">
      <w:pPr>
        <w:pStyle w:val="Alg4"/>
        <w:numPr>
          <w:ilvl w:val="1"/>
          <w:numId w:val="1453"/>
        </w:numPr>
      </w:pPr>
      <w:r>
        <w:t xml:space="preserve">Return the result of Script Evaluation for </w:t>
      </w:r>
      <w:r>
        <w:rPr>
          <w:i/>
          <w:iCs/>
        </w:rPr>
        <w:t>script</w:t>
      </w:r>
      <w:r>
        <w:t xml:space="preserve"> with argument</w:t>
      </w:r>
      <w:r w:rsidR="00582214">
        <w:t>s</w:t>
      </w:r>
      <w:r>
        <w:t xml:space="preserve"> </w:t>
      </w:r>
      <w:r>
        <w:rPr>
          <w:i/>
          <w:iCs/>
        </w:rPr>
        <w:t>evalRealm</w:t>
      </w:r>
      <w:r w:rsidR="00582214">
        <w:t xml:space="preserve"> and </w:t>
      </w:r>
      <w:r w:rsidR="00582214">
        <w:rPr>
          <w:b/>
          <w:bCs/>
        </w:rPr>
        <w:t>true</w:t>
      </w:r>
      <w:r>
        <w:t>.</w:t>
      </w:r>
    </w:p>
    <w:p w14:paraId="3D0022E5" w14:textId="77777777" w:rsidR="00E81F5D" w:rsidRDefault="00E81F5D" w:rsidP="00BA2DF2">
      <w:pPr>
        <w:pStyle w:val="Alg4"/>
        <w:numPr>
          <w:ilvl w:val="0"/>
          <w:numId w:val="1453"/>
        </w:numPr>
      </w:pPr>
      <w:r>
        <w:t xml:space="preserve">If </w:t>
      </w:r>
      <w:r w:rsidR="00485D66">
        <w:rPr>
          <w:i/>
          <w:iCs/>
        </w:rPr>
        <w:t>direct</w:t>
      </w:r>
      <w:r w:rsidR="00485D66">
        <w:t xml:space="preserve"> is </w:t>
      </w:r>
      <w:r w:rsidR="00485D66">
        <w:rPr>
          <w:b/>
          <w:bCs/>
        </w:rPr>
        <w:t>true</w:t>
      </w:r>
      <w:r w:rsidR="00485D66">
        <w:t xml:space="preserve">, </w:t>
      </w:r>
      <w:r w:rsidR="009F5F1D" w:rsidRPr="00A7678D">
        <w:rPr>
          <w:i/>
          <w:iCs/>
        </w:rPr>
        <w:t>strictScript</w:t>
      </w:r>
      <w:r w:rsidR="009F5F1D">
        <w:t xml:space="preserve"> </w:t>
      </w:r>
      <w:r w:rsidR="00485D66">
        <w:t xml:space="preserve">is </w:t>
      </w:r>
      <w:r w:rsidR="00485D66">
        <w:rPr>
          <w:b/>
          <w:bCs/>
        </w:rPr>
        <w:t>false</w:t>
      </w:r>
      <w:r w:rsidR="00485D66">
        <w:t xml:space="preserve">, </w:t>
      </w:r>
      <w:r w:rsidR="00485D66">
        <w:rPr>
          <w:i/>
          <w:iCs/>
        </w:rPr>
        <w:t>strictCaller</w:t>
      </w:r>
      <w:r w:rsidR="00485D66">
        <w:t xml:space="preserve"> is </w:t>
      </w:r>
      <w:r w:rsidR="00485D66" w:rsidRPr="00485D66">
        <w:rPr>
          <w:b/>
          <w:bCs/>
        </w:rPr>
        <w:t>false</w:t>
      </w:r>
      <w:r w:rsidR="00582214">
        <w:t xml:space="preserve">, and </w:t>
      </w:r>
      <w:r w:rsidR="00582214" w:rsidRPr="00D658D1">
        <w:rPr>
          <w:i/>
          <w:iCs/>
        </w:rPr>
        <w:t>ctx’s</w:t>
      </w:r>
      <w:r w:rsidR="00582214">
        <w:t xml:space="preserve"> LexicalEnvironment is the same as </w:t>
      </w:r>
      <w:r w:rsidR="00582214" w:rsidRPr="00582214">
        <w:rPr>
          <w:i/>
          <w:iCs/>
        </w:rPr>
        <w:t>evalRealm</w:t>
      </w:r>
      <w:r w:rsidR="00582214">
        <w:t>.[[globalEnv]], then</w:t>
      </w:r>
    </w:p>
    <w:p w14:paraId="49477B24" w14:textId="77777777" w:rsidR="00582214" w:rsidRDefault="00582214" w:rsidP="00BA2DF2">
      <w:pPr>
        <w:pStyle w:val="Alg4"/>
        <w:numPr>
          <w:ilvl w:val="1"/>
          <w:numId w:val="1453"/>
        </w:numPr>
      </w:pPr>
      <w:r>
        <w:t xml:space="preserve">Return the result of Script Evaluation for </w:t>
      </w:r>
      <w:r>
        <w:rPr>
          <w:i/>
          <w:iCs/>
        </w:rPr>
        <w:t>script</w:t>
      </w:r>
      <w:r>
        <w:t xml:space="preserve"> with arguments </w:t>
      </w:r>
      <w:r>
        <w:rPr>
          <w:i/>
          <w:iCs/>
        </w:rPr>
        <w:t>evalRealm</w:t>
      </w:r>
      <w:r w:rsidRPr="00582214">
        <w:t xml:space="preserve"> </w:t>
      </w:r>
      <w:r>
        <w:t xml:space="preserve">and </w:t>
      </w:r>
      <w:r>
        <w:rPr>
          <w:b/>
          <w:bCs/>
        </w:rPr>
        <w:t>true</w:t>
      </w:r>
      <w:r>
        <w:t>.</w:t>
      </w:r>
    </w:p>
    <w:p w14:paraId="564BE6A6" w14:textId="77777777" w:rsidR="00524D15" w:rsidRDefault="00524D15" w:rsidP="00BA2DF2">
      <w:pPr>
        <w:pStyle w:val="Alg4"/>
        <w:numPr>
          <w:ilvl w:val="0"/>
          <w:numId w:val="1453"/>
        </w:numPr>
      </w:pPr>
      <w:r>
        <w:t xml:space="preserve">If </w:t>
      </w:r>
      <w:r>
        <w:rPr>
          <w:i/>
          <w:iCs/>
        </w:rPr>
        <w:t>direct</w:t>
      </w:r>
      <w:r>
        <w:t xml:space="preserve"> is </w:t>
      </w:r>
      <w:r w:rsidRPr="00524D15">
        <w:rPr>
          <w:b/>
          <w:bCs/>
        </w:rPr>
        <w:t>true</w:t>
      </w:r>
      <w:r>
        <w:t>, then</w:t>
      </w:r>
    </w:p>
    <w:p w14:paraId="38DC4E97" w14:textId="77777777" w:rsidR="00524D15" w:rsidRDefault="00524D15" w:rsidP="00BA2DF2">
      <w:pPr>
        <w:pStyle w:val="Alg4"/>
        <w:numPr>
          <w:ilvl w:val="1"/>
          <w:numId w:val="1453"/>
        </w:numPr>
      </w:pPr>
      <w:r>
        <w:t>If the code that ma</w:t>
      </w:r>
      <w:r w:rsidR="00025779">
        <w:t>d</w:t>
      </w:r>
      <w:r>
        <w:t>e the direct call to eval</w:t>
      </w:r>
      <w:r w:rsidR="00E4731D">
        <w:t xml:space="preserve"> is </w:t>
      </w:r>
      <w:commentRangeStart w:id="10268"/>
      <w:r w:rsidR="00E4731D">
        <w:t>function code</w:t>
      </w:r>
      <w:commentRangeEnd w:id="10268"/>
      <w:r w:rsidR="00874D75">
        <w:rPr>
          <w:rStyle w:val="af6"/>
          <w:rFonts w:ascii="Arial" w:eastAsia="MS Mincho" w:hAnsi="Arial"/>
          <w:spacing w:val="0"/>
          <w:lang w:eastAsia="ja-JP"/>
        </w:rPr>
        <w:commentReference w:id="10268"/>
      </w:r>
      <w:r w:rsidR="00E4731D">
        <w:t xml:space="preserve"> and </w:t>
      </w:r>
      <w:commentRangeStart w:id="10269"/>
      <w:r w:rsidR="00E4731D">
        <w:t>ValidInFu</w:t>
      </w:r>
      <w:r w:rsidR="00BD5B36">
        <w:t>n</w:t>
      </w:r>
      <w:r w:rsidR="00E4731D">
        <w:t xml:space="preserve">ction </w:t>
      </w:r>
      <w:commentRangeEnd w:id="10269"/>
      <w:r w:rsidR="00847C9F">
        <w:rPr>
          <w:rStyle w:val="af6"/>
          <w:rFonts w:ascii="Arial" w:eastAsia="MS Mincho" w:hAnsi="Arial"/>
          <w:spacing w:val="0"/>
          <w:lang w:eastAsia="ja-JP"/>
        </w:rPr>
        <w:commentReference w:id="10269"/>
      </w:r>
      <w:r w:rsidR="00E4731D">
        <w:t xml:space="preserve">of </w:t>
      </w:r>
      <w:r w:rsidR="00E4731D">
        <w:rPr>
          <w:i/>
          <w:iCs/>
        </w:rPr>
        <w:t>script</w:t>
      </w:r>
      <w:r w:rsidR="00E4731D">
        <w:t xml:space="preserve"> is </w:t>
      </w:r>
      <w:r w:rsidR="00E4731D">
        <w:rPr>
          <w:b/>
          <w:bCs/>
        </w:rPr>
        <w:t>false</w:t>
      </w:r>
      <w:r w:rsidR="00E4731D">
        <w:t xml:space="preserve">, then throw a </w:t>
      </w:r>
      <w:r w:rsidR="00E4731D" w:rsidRPr="003E1861">
        <w:rPr>
          <w:b/>
        </w:rPr>
        <w:t>SyntaxError</w:t>
      </w:r>
      <w:r w:rsidR="00E4731D">
        <w:t xml:space="preserve"> exception.</w:t>
      </w:r>
    </w:p>
    <w:p w14:paraId="76BFB9FD" w14:textId="77777777" w:rsidR="00E4731D" w:rsidRDefault="00E4731D" w:rsidP="00BA2DF2">
      <w:pPr>
        <w:pStyle w:val="Alg4"/>
        <w:numPr>
          <w:ilvl w:val="1"/>
          <w:numId w:val="1453"/>
        </w:numPr>
      </w:pPr>
      <w:r>
        <w:t>If the code that ma</w:t>
      </w:r>
      <w:r w:rsidR="00025779">
        <w:t>d</w:t>
      </w:r>
      <w:r>
        <w:t xml:space="preserve">e the direct call to eval is </w:t>
      </w:r>
      <w:commentRangeStart w:id="10270"/>
      <w:r>
        <w:t xml:space="preserve">module code </w:t>
      </w:r>
      <w:commentRangeEnd w:id="10270"/>
      <w:r w:rsidR="00874D75">
        <w:rPr>
          <w:rStyle w:val="af6"/>
          <w:rFonts w:ascii="Arial" w:eastAsia="MS Mincho" w:hAnsi="Arial"/>
          <w:spacing w:val="0"/>
          <w:lang w:eastAsia="ja-JP"/>
        </w:rPr>
        <w:commentReference w:id="10270"/>
      </w:r>
      <w:r>
        <w:t xml:space="preserve">and </w:t>
      </w:r>
      <w:commentRangeStart w:id="10271"/>
      <w:r>
        <w:t xml:space="preserve">ValidInModule </w:t>
      </w:r>
      <w:commentRangeEnd w:id="10271"/>
      <w:r w:rsidR="00847C9F">
        <w:rPr>
          <w:rStyle w:val="af6"/>
          <w:rFonts w:ascii="Arial" w:eastAsia="MS Mincho" w:hAnsi="Arial"/>
          <w:spacing w:val="0"/>
          <w:lang w:eastAsia="ja-JP"/>
        </w:rPr>
        <w:commentReference w:id="10271"/>
      </w:r>
      <w:r>
        <w:t xml:space="preserve">of </w:t>
      </w:r>
      <w:r>
        <w:rPr>
          <w:i/>
          <w:iCs/>
        </w:rPr>
        <w:t>script</w:t>
      </w:r>
      <w:r>
        <w:t xml:space="preserve"> is </w:t>
      </w:r>
      <w:r>
        <w:rPr>
          <w:b/>
          <w:bCs/>
        </w:rPr>
        <w:t>false</w:t>
      </w:r>
      <w:r>
        <w:t xml:space="preserve">, then throw a </w:t>
      </w:r>
      <w:r w:rsidRPr="003E1861">
        <w:rPr>
          <w:b/>
        </w:rPr>
        <w:t>SyntaxError</w:t>
      </w:r>
      <w:r>
        <w:t xml:space="preserve"> exception.</w:t>
      </w:r>
    </w:p>
    <w:p w14:paraId="344F1586" w14:textId="77777777" w:rsidR="00E56428" w:rsidRPr="00E77497" w:rsidRDefault="002021F3" w:rsidP="00BA2DF2">
      <w:pPr>
        <w:pStyle w:val="Alg4"/>
        <w:numPr>
          <w:ilvl w:val="0"/>
          <w:numId w:val="1453"/>
        </w:numPr>
      </w:pPr>
      <w:r>
        <w:t xml:space="preserve">If </w:t>
      </w:r>
      <w:r>
        <w:rPr>
          <w:i/>
          <w:iCs/>
        </w:rPr>
        <w:t>direct</w:t>
      </w:r>
      <w:r>
        <w:t xml:space="preserve"> is </w:t>
      </w:r>
      <w:r>
        <w:rPr>
          <w:b/>
          <w:bCs/>
        </w:rPr>
        <w:t>true</w:t>
      </w:r>
      <w:r>
        <w:t>, then</w:t>
      </w:r>
    </w:p>
    <w:p w14:paraId="58F97DD6" w14:textId="77777777" w:rsidR="00E56428" w:rsidRPr="00E77497" w:rsidRDefault="002021F3" w:rsidP="00BA2DF2">
      <w:pPr>
        <w:pStyle w:val="Alg4"/>
        <w:numPr>
          <w:ilvl w:val="1"/>
          <w:numId w:val="1453"/>
        </w:numPr>
      </w:pPr>
      <w:r>
        <w:t>Let</w:t>
      </w:r>
      <w:r w:rsidR="00E56428" w:rsidRPr="00E77497">
        <w:t xml:space="preserve"> </w:t>
      </w:r>
      <w:r w:rsidRPr="002021F3">
        <w:rPr>
          <w:i/>
          <w:iCs/>
        </w:rPr>
        <w:t>lex</w:t>
      </w:r>
      <w:r w:rsidR="00E56428" w:rsidRPr="002021F3">
        <w:rPr>
          <w:i/>
          <w:iCs/>
        </w:rPr>
        <w:t>Env</w:t>
      </w:r>
      <w:r w:rsidR="00E56428" w:rsidRPr="00E77497">
        <w:t xml:space="preserve"> </w:t>
      </w:r>
      <w:r w:rsidR="009F5F1D">
        <w:t>be</w:t>
      </w:r>
      <w:r w:rsidR="00E56428" w:rsidRPr="00E77497">
        <w:t xml:space="preserve"> </w:t>
      </w:r>
      <w:r>
        <w:rPr>
          <w:i/>
          <w:iCs/>
        </w:rPr>
        <w:t>ctx’s</w:t>
      </w:r>
      <w:r w:rsidR="00E56428" w:rsidRPr="00E77497">
        <w:t xml:space="preserve"> LexicalEnvironment.</w:t>
      </w:r>
    </w:p>
    <w:p w14:paraId="765D5182" w14:textId="77777777" w:rsidR="00E56428" w:rsidRPr="00E77497" w:rsidRDefault="002021F3" w:rsidP="00BA2DF2">
      <w:pPr>
        <w:pStyle w:val="Alg4"/>
        <w:numPr>
          <w:ilvl w:val="1"/>
          <w:numId w:val="1453"/>
        </w:numPr>
      </w:pPr>
      <w:r>
        <w:t>Let</w:t>
      </w:r>
      <w:r w:rsidR="00E56428" w:rsidRPr="00E77497">
        <w:t xml:space="preserve"> </w:t>
      </w:r>
      <w:r w:rsidRPr="002021F3">
        <w:rPr>
          <w:i/>
          <w:iCs/>
        </w:rPr>
        <w:t>var</w:t>
      </w:r>
      <w:r w:rsidR="00E56428" w:rsidRPr="002021F3">
        <w:rPr>
          <w:i/>
          <w:iCs/>
        </w:rPr>
        <w:t>Env</w:t>
      </w:r>
      <w:r>
        <w:t xml:space="preserve"> </w:t>
      </w:r>
      <w:r w:rsidR="009F5F1D">
        <w:t>be</w:t>
      </w:r>
      <w:r w:rsidR="00E56428" w:rsidRPr="00E77497">
        <w:t xml:space="preserve"> </w:t>
      </w:r>
      <w:r>
        <w:rPr>
          <w:i/>
          <w:iCs/>
        </w:rPr>
        <w:t>ctx’s</w:t>
      </w:r>
      <w:r w:rsidR="00E56428" w:rsidRPr="00E77497">
        <w:t xml:space="preserve"> VariableEnvironment.</w:t>
      </w:r>
    </w:p>
    <w:p w14:paraId="750CCF1A" w14:textId="77777777" w:rsidR="002021F3" w:rsidRDefault="002021F3" w:rsidP="00BA2DF2">
      <w:pPr>
        <w:pStyle w:val="Alg4"/>
        <w:numPr>
          <w:ilvl w:val="0"/>
          <w:numId w:val="1453"/>
        </w:numPr>
      </w:pPr>
      <w:r>
        <w:t>Else,</w:t>
      </w:r>
    </w:p>
    <w:p w14:paraId="0772016C" w14:textId="77777777" w:rsidR="002021F3" w:rsidRPr="00E77497" w:rsidRDefault="002021F3" w:rsidP="00BA2DF2">
      <w:pPr>
        <w:pStyle w:val="Alg4"/>
        <w:numPr>
          <w:ilvl w:val="1"/>
          <w:numId w:val="1453"/>
        </w:numPr>
      </w:pPr>
      <w:r>
        <w:t>Let</w:t>
      </w:r>
      <w:r w:rsidRPr="00E77497">
        <w:t xml:space="preserve"> </w:t>
      </w:r>
      <w:r w:rsidRPr="002021F3">
        <w:rPr>
          <w:i/>
          <w:iCs/>
        </w:rPr>
        <w:t>lexEnv</w:t>
      </w:r>
      <w:r w:rsidRPr="00E77497">
        <w:t xml:space="preserve"> </w:t>
      </w:r>
      <w:r w:rsidR="009F5F1D">
        <w:t>be</w:t>
      </w:r>
      <w:r w:rsidRPr="00E77497">
        <w:t xml:space="preserve"> </w:t>
      </w:r>
      <w:r w:rsidRPr="00582214">
        <w:rPr>
          <w:i/>
          <w:iCs/>
        </w:rPr>
        <w:t>evalRealm</w:t>
      </w:r>
      <w:r>
        <w:t>.[[globalEnv]]</w:t>
      </w:r>
      <w:r w:rsidRPr="00E77497">
        <w:t>.</w:t>
      </w:r>
    </w:p>
    <w:p w14:paraId="3BAD5225" w14:textId="77777777" w:rsidR="002021F3" w:rsidRPr="00E77497" w:rsidRDefault="002021F3" w:rsidP="00BA2DF2">
      <w:pPr>
        <w:pStyle w:val="Alg4"/>
        <w:numPr>
          <w:ilvl w:val="1"/>
          <w:numId w:val="1453"/>
        </w:numPr>
      </w:pPr>
      <w:r>
        <w:t>Let</w:t>
      </w:r>
      <w:r w:rsidRPr="00E77497">
        <w:t xml:space="preserve"> </w:t>
      </w:r>
      <w:r w:rsidRPr="002021F3">
        <w:rPr>
          <w:i/>
          <w:iCs/>
        </w:rPr>
        <w:t>varEnv</w:t>
      </w:r>
      <w:r>
        <w:t xml:space="preserve"> </w:t>
      </w:r>
      <w:r w:rsidR="009F5F1D">
        <w:t>be</w:t>
      </w:r>
      <w:r w:rsidRPr="00E77497">
        <w:t xml:space="preserve"> </w:t>
      </w:r>
      <w:r w:rsidRPr="00582214">
        <w:rPr>
          <w:i/>
          <w:iCs/>
        </w:rPr>
        <w:t>evalRealm</w:t>
      </w:r>
      <w:r>
        <w:t>.[[globalEnv]]</w:t>
      </w:r>
      <w:r w:rsidRPr="00E77497">
        <w:t>.</w:t>
      </w:r>
    </w:p>
    <w:p w14:paraId="03351AFB" w14:textId="77777777" w:rsidR="00E56428" w:rsidRPr="00E77497" w:rsidRDefault="00E56428" w:rsidP="00BA2DF2">
      <w:pPr>
        <w:pStyle w:val="Alg4"/>
        <w:numPr>
          <w:ilvl w:val="0"/>
          <w:numId w:val="1453"/>
        </w:numPr>
      </w:pPr>
      <w:r w:rsidRPr="00E77497">
        <w:t xml:space="preserve">If </w:t>
      </w:r>
      <w:r w:rsidR="009F5F1D" w:rsidRPr="00A7678D">
        <w:rPr>
          <w:i/>
          <w:iCs/>
        </w:rPr>
        <w:t>strictScript</w:t>
      </w:r>
      <w:r w:rsidR="009F5F1D">
        <w:t xml:space="preserve"> </w:t>
      </w:r>
      <w:r w:rsidR="00847C9F">
        <w:t xml:space="preserve">is </w:t>
      </w:r>
      <w:r w:rsidR="00847C9F">
        <w:rPr>
          <w:b/>
          <w:bCs/>
        </w:rPr>
        <w:t>true</w:t>
      </w:r>
      <w:r w:rsidR="00847C9F">
        <w:t xml:space="preserve"> or if </w:t>
      </w:r>
      <w:r w:rsidR="00847C9F">
        <w:rPr>
          <w:i/>
          <w:iCs/>
        </w:rPr>
        <w:t>direct</w:t>
      </w:r>
      <w:r w:rsidR="00847C9F">
        <w:t xml:space="preserve"> is </w:t>
      </w:r>
      <w:r w:rsidR="00847C9F">
        <w:rPr>
          <w:b/>
          <w:bCs/>
        </w:rPr>
        <w:t>true</w:t>
      </w:r>
      <w:r w:rsidR="00847C9F">
        <w:t xml:space="preserve"> and </w:t>
      </w:r>
      <w:r w:rsidR="00847C9F">
        <w:rPr>
          <w:i/>
          <w:iCs/>
        </w:rPr>
        <w:t>strictCaller</w:t>
      </w:r>
      <w:r w:rsidR="00847C9F">
        <w:t xml:space="preserve"> is </w:t>
      </w:r>
      <w:r w:rsidR="00847C9F">
        <w:rPr>
          <w:b/>
          <w:bCs/>
        </w:rPr>
        <w:t>true</w:t>
      </w:r>
      <w:r w:rsidR="00847C9F" w:rsidRPr="00E77497" w:rsidDel="00847C9F">
        <w:t xml:space="preserve"> </w:t>
      </w:r>
      <w:r w:rsidRPr="00E77497">
        <w:t>, then</w:t>
      </w:r>
    </w:p>
    <w:p w14:paraId="2758B1E1" w14:textId="77777777" w:rsidR="00E56428" w:rsidRPr="00E77497" w:rsidRDefault="00E56428" w:rsidP="00BA2DF2">
      <w:pPr>
        <w:pStyle w:val="Alg4"/>
        <w:numPr>
          <w:ilvl w:val="1"/>
          <w:numId w:val="1453"/>
        </w:numPr>
      </w:pPr>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w:t>
      </w:r>
      <w:r w:rsidR="00025779" w:rsidRPr="002021F3">
        <w:rPr>
          <w:i/>
          <w:iCs/>
        </w:rPr>
        <w:t>lexEnv</w:t>
      </w:r>
      <w:r w:rsidR="00025779" w:rsidRPr="00E77497">
        <w:t xml:space="preserve"> </w:t>
      </w:r>
      <w:r w:rsidRPr="00E77497">
        <w:t>as the argument.</w:t>
      </w:r>
    </w:p>
    <w:p w14:paraId="10ACBC0A" w14:textId="77777777" w:rsidR="00E56428" w:rsidRPr="00E77497" w:rsidRDefault="009F5F1D" w:rsidP="00BA2DF2">
      <w:pPr>
        <w:pStyle w:val="Alg4"/>
        <w:numPr>
          <w:ilvl w:val="1"/>
          <w:numId w:val="1453"/>
        </w:numPr>
      </w:pPr>
      <w:r>
        <w:t>Let</w:t>
      </w:r>
      <w:r w:rsidR="00E56428" w:rsidRPr="00E77497">
        <w:t xml:space="preserve"> </w:t>
      </w:r>
      <w:r w:rsidR="00847C9F" w:rsidRPr="002021F3">
        <w:rPr>
          <w:i/>
          <w:iCs/>
        </w:rPr>
        <w:t>lexEnv</w:t>
      </w:r>
      <w:r w:rsidR="00847C9F" w:rsidRPr="00E77497">
        <w:t xml:space="preserve"> </w:t>
      </w:r>
      <w:r>
        <w:t>be</w:t>
      </w:r>
      <w:r w:rsidR="00E56428" w:rsidRPr="00E77497">
        <w:t xml:space="preserve"> </w:t>
      </w:r>
      <w:r w:rsidR="00E56428" w:rsidRPr="00E77497">
        <w:rPr>
          <w:i/>
        </w:rPr>
        <w:t>strictVarEnv</w:t>
      </w:r>
      <w:r w:rsidR="00E56428" w:rsidRPr="00E77497">
        <w:t>.</w:t>
      </w:r>
    </w:p>
    <w:p w14:paraId="4DB6980F" w14:textId="77777777" w:rsidR="002021F3" w:rsidRDefault="009F5F1D" w:rsidP="00BA2DF2">
      <w:pPr>
        <w:pStyle w:val="Alg4"/>
        <w:numPr>
          <w:ilvl w:val="1"/>
          <w:numId w:val="1453"/>
        </w:numPr>
      </w:pPr>
      <w:del w:id="10272" w:author="Rev 19 Allen Wirfs-Brock" w:date="2013-09-09T10:59:00Z">
        <w:r w:rsidDel="009F0B29">
          <w:delText>let</w:delText>
        </w:r>
        <w:r w:rsidR="00E56428" w:rsidRPr="00E77497" w:rsidDel="009F0B29">
          <w:delText xml:space="preserve"> </w:delText>
        </w:r>
      </w:del>
      <w:ins w:id="10273" w:author="Rev 19 Allen Wirfs-Brock" w:date="2013-09-09T10:59:00Z">
        <w:r w:rsidR="009F0B29">
          <w:t>Let</w:t>
        </w:r>
        <w:r w:rsidR="009F0B29" w:rsidRPr="00E77497">
          <w:t xml:space="preserve"> </w:t>
        </w:r>
      </w:ins>
      <w:r w:rsidR="00847C9F" w:rsidRPr="002021F3">
        <w:rPr>
          <w:i/>
          <w:iCs/>
        </w:rPr>
        <w:t>varEnv</w:t>
      </w:r>
      <w:r w:rsidR="00847C9F">
        <w:t xml:space="preserve"> </w:t>
      </w:r>
      <w:r>
        <w:t>be</w:t>
      </w:r>
      <w:r w:rsidR="00E56428" w:rsidRPr="00E77497">
        <w:t xml:space="preserve"> </w:t>
      </w:r>
      <w:r w:rsidR="00E56428" w:rsidRPr="00E77497">
        <w:rPr>
          <w:i/>
        </w:rPr>
        <w:t>strictVarEnv</w:t>
      </w:r>
      <w:r w:rsidR="00E56428" w:rsidRPr="00E77497">
        <w:t>.</w:t>
      </w:r>
    </w:p>
    <w:p w14:paraId="70F45BC7" w14:textId="77777777" w:rsidR="00E56428" w:rsidRPr="00E77497" w:rsidRDefault="0072112C" w:rsidP="00BA2DF2">
      <w:pPr>
        <w:pStyle w:val="Alg4"/>
        <w:numPr>
          <w:ilvl w:val="0"/>
          <w:numId w:val="1453"/>
        </w:numPr>
        <w:spacing w:after="240"/>
        <w:contextualSpacing/>
      </w:pPr>
      <w:r>
        <w:t xml:space="preserve">Let </w:t>
      </w:r>
      <w:r w:rsidRPr="005B7B04">
        <w:rPr>
          <w:i/>
          <w:iCs/>
        </w:rPr>
        <w:t>status</w:t>
      </w:r>
      <w:r>
        <w:t xml:space="preserve"> be the result of </w:t>
      </w:r>
      <w:r w:rsidRPr="005B7B04">
        <w:t>perform</w:t>
      </w:r>
      <w:r>
        <w:t>ing</w:t>
      </w:r>
      <w:r w:rsidRPr="00E77497">
        <w:t xml:space="preserve"> </w:t>
      </w:r>
      <w:r w:rsidR="00847C9F">
        <w:t xml:space="preserve">Eval </w:t>
      </w:r>
      <w:r w:rsidR="00E56428" w:rsidRPr="00E77497">
        <w:t xml:space="preserve">Declaration Instantiation as described in </w:t>
      </w:r>
      <w:r w:rsidR="00A51D25">
        <w:fldChar w:fldCharType="begin"/>
      </w:r>
      <w:r w:rsidR="00A51D25">
        <w:instrText xml:space="preserve"> REF _Ref365547301 \r \h </w:instrText>
      </w:r>
      <w:r w:rsidR="00A51D25">
        <w:fldChar w:fldCharType="separate"/>
      </w:r>
      <w:r w:rsidR="00D433E8">
        <w:t>18.2.1.2</w:t>
      </w:r>
      <w:r w:rsidR="00A51D25">
        <w:fldChar w:fldCharType="end"/>
      </w:r>
      <w:r w:rsidR="00E56428" w:rsidRPr="00E77497">
        <w:t xml:space="preserve"> </w:t>
      </w:r>
      <w:r w:rsidR="00847C9F">
        <w:t xml:space="preserve">with </w:t>
      </w:r>
      <w:r w:rsidR="00847C9F">
        <w:rPr>
          <w:i/>
          <w:iCs/>
        </w:rPr>
        <w:t>script</w:t>
      </w:r>
      <w:r w:rsidR="00847C9F">
        <w:t xml:space="preserve">, </w:t>
      </w:r>
      <w:r w:rsidR="00847C9F" w:rsidRPr="002021F3">
        <w:rPr>
          <w:i/>
          <w:iCs/>
        </w:rPr>
        <w:t>varEnv</w:t>
      </w:r>
      <w:r w:rsidR="00847C9F">
        <w:t xml:space="preserve">, and </w:t>
      </w:r>
      <w:r w:rsidR="00847C9F" w:rsidRPr="002021F3">
        <w:rPr>
          <w:i/>
          <w:iCs/>
        </w:rPr>
        <w:t>lexEnv</w:t>
      </w:r>
      <w:r w:rsidR="00E56428" w:rsidRPr="00E77497">
        <w:t>.</w:t>
      </w:r>
    </w:p>
    <w:p w14:paraId="6971C372" w14:textId="77777777" w:rsidR="0072112C" w:rsidRDefault="0072112C" w:rsidP="00BA2DF2">
      <w:pPr>
        <w:pStyle w:val="Alg4"/>
        <w:numPr>
          <w:ilvl w:val="0"/>
          <w:numId w:val="1453"/>
        </w:numPr>
      </w:pPr>
      <w:r>
        <w:t>ReturnIfAbrupt(</w:t>
      </w:r>
      <w:r w:rsidRPr="005B7B04">
        <w:rPr>
          <w:i/>
          <w:iCs/>
        </w:rPr>
        <w:t>status</w:t>
      </w:r>
      <w:r>
        <w:t>).</w:t>
      </w:r>
    </w:p>
    <w:p w14:paraId="4C63EAD1" w14:textId="77777777" w:rsidR="00CD38D5" w:rsidRPr="00E77497" w:rsidRDefault="00CD38D5" w:rsidP="00BA2DF2">
      <w:pPr>
        <w:pStyle w:val="Alg4"/>
        <w:numPr>
          <w:ilvl w:val="0"/>
          <w:numId w:val="1453"/>
        </w:numPr>
      </w:pPr>
      <w:r w:rsidRPr="00E77497">
        <w:t xml:space="preserve">Let </w:t>
      </w:r>
      <w:r>
        <w:rPr>
          <w:i/>
        </w:rPr>
        <w:t>eval</w:t>
      </w:r>
      <w:r w:rsidRPr="00E77497">
        <w:rPr>
          <w:i/>
        </w:rPr>
        <w:t>Cxt</w:t>
      </w:r>
      <w:r w:rsidRPr="00E77497">
        <w:t xml:space="preserve"> be a new </w:t>
      </w:r>
      <w:r>
        <w:t xml:space="preserve">ECMAScript code </w:t>
      </w:r>
      <w:r w:rsidRPr="00E77497">
        <w:t xml:space="preserve">execution context. </w:t>
      </w:r>
    </w:p>
    <w:p w14:paraId="30343E2D" w14:textId="77777777"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w:t>
      </w:r>
      <w:r>
        <w:t xml:space="preserve">Realm </w:t>
      </w:r>
      <w:r w:rsidRPr="00E77497">
        <w:t xml:space="preserve"> to </w:t>
      </w:r>
      <w:r w:rsidR="009F5F1D" w:rsidRPr="00A01ED4">
        <w:rPr>
          <w:i/>
          <w:iCs/>
        </w:rPr>
        <w:t>evalRealm</w:t>
      </w:r>
      <w:r w:rsidRPr="00E77497">
        <w:t>.</w:t>
      </w:r>
    </w:p>
    <w:p w14:paraId="5F420D8D" w14:textId="77777777"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VariableEnvironment to </w:t>
      </w:r>
      <w:r w:rsidRPr="002021F3">
        <w:rPr>
          <w:i/>
          <w:iCs/>
        </w:rPr>
        <w:t>varEnv</w:t>
      </w:r>
      <w:r w:rsidRPr="00E77497">
        <w:t>.</w:t>
      </w:r>
    </w:p>
    <w:p w14:paraId="040EC5D3" w14:textId="77777777"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LexicalEnvironment to </w:t>
      </w:r>
      <w:r w:rsidRPr="002021F3">
        <w:rPr>
          <w:i/>
          <w:iCs/>
        </w:rPr>
        <w:t>lexEnv</w:t>
      </w:r>
      <w:r w:rsidRPr="00E77497">
        <w:t>.</w:t>
      </w:r>
    </w:p>
    <w:p w14:paraId="45C7DCD6" w14:textId="77777777" w:rsidR="00CD38D5" w:rsidRDefault="00CD38D5" w:rsidP="00BA2DF2">
      <w:pPr>
        <w:pStyle w:val="Alg4"/>
        <w:numPr>
          <w:ilvl w:val="0"/>
          <w:numId w:val="1453"/>
        </w:numPr>
        <w:tabs>
          <w:tab w:val="left" w:pos="720"/>
        </w:tabs>
      </w:pPr>
      <w:r>
        <w:t>If there is a currently running execution context, suspend it.</w:t>
      </w:r>
    </w:p>
    <w:p w14:paraId="1F6FC587" w14:textId="77777777" w:rsidR="0072112C" w:rsidRDefault="00CD38D5" w:rsidP="00BA2DF2">
      <w:pPr>
        <w:pStyle w:val="Alg4"/>
        <w:numPr>
          <w:ilvl w:val="0"/>
          <w:numId w:val="1453"/>
        </w:numPr>
        <w:tabs>
          <w:tab w:val="left" w:pos="720"/>
        </w:tabs>
      </w:pPr>
      <w:r>
        <w:t xml:space="preserve">Push </w:t>
      </w:r>
      <w:r>
        <w:rPr>
          <w:i/>
        </w:rPr>
        <w:t>eval</w:t>
      </w:r>
      <w:r w:rsidRPr="00E77497">
        <w:rPr>
          <w:i/>
        </w:rPr>
        <w:t>Cxt</w:t>
      </w:r>
      <w:r w:rsidRPr="00E77497">
        <w:t xml:space="preserve"> </w:t>
      </w:r>
      <w:r>
        <w:t xml:space="preserve">on to the execution context stack; </w:t>
      </w:r>
      <w:r>
        <w:rPr>
          <w:i/>
        </w:rPr>
        <w:t>eval</w:t>
      </w:r>
      <w:r w:rsidRPr="00E77497">
        <w:rPr>
          <w:i/>
        </w:rPr>
        <w:t>Cxt</w:t>
      </w:r>
      <w:r w:rsidRPr="00E77497">
        <w:t xml:space="preserve"> </w:t>
      </w:r>
      <w:r>
        <w:t>is now the running</w:t>
      </w:r>
      <w:r w:rsidRPr="00E77497">
        <w:t xml:space="preserve"> </w:t>
      </w:r>
      <w:r>
        <w:t>execution context.</w:t>
      </w:r>
    </w:p>
    <w:p w14:paraId="1DF97FF8" w14:textId="77777777" w:rsidR="004C02EF" w:rsidRPr="00E77497" w:rsidRDefault="004C02EF" w:rsidP="00BA2DF2">
      <w:pPr>
        <w:numPr>
          <w:ilvl w:val="0"/>
          <w:numId w:val="1453"/>
        </w:numPr>
        <w:spacing w:after="0"/>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w:t>
      </w:r>
      <w:r w:rsidR="0084788F" w:rsidRPr="00CD38D5">
        <w:rPr>
          <w:rFonts w:ascii="Times New Roman" w:hAnsi="Times New Roman"/>
          <w:i/>
          <w:iCs/>
        </w:rPr>
        <w:t>script</w:t>
      </w:r>
      <w:r w:rsidRPr="00E77497">
        <w:rPr>
          <w:rFonts w:ascii="Times New Roman" w:hAnsi="Times New Roman"/>
        </w:rPr>
        <w:t>.</w:t>
      </w:r>
    </w:p>
    <w:p w14:paraId="07AF2237" w14:textId="77777777" w:rsidR="00CD38D5" w:rsidRDefault="00CD38D5" w:rsidP="00BA2DF2">
      <w:pPr>
        <w:pStyle w:val="Alg4"/>
        <w:numPr>
          <w:ilvl w:val="0"/>
          <w:numId w:val="1453"/>
        </w:numPr>
      </w:pPr>
      <w:bookmarkStart w:id="10274" w:name="_Toc382291597"/>
      <w:bookmarkStart w:id="10275" w:name="_Toc385672248"/>
      <w:bookmarkStart w:id="10276" w:name="_Toc393690352"/>
      <w:r>
        <w:t xml:space="preserve">Suspend </w:t>
      </w:r>
      <w:r>
        <w:rPr>
          <w:i/>
        </w:rPr>
        <w:t>eval</w:t>
      </w:r>
      <w:r w:rsidRPr="00E77497">
        <w:rPr>
          <w:i/>
        </w:rPr>
        <w:t>Cxt</w:t>
      </w:r>
      <w:r w:rsidRPr="00E77497">
        <w:t xml:space="preserve"> </w:t>
      </w:r>
      <w:r>
        <w:t>and remove it from the execution context stack.</w:t>
      </w:r>
    </w:p>
    <w:p w14:paraId="64C058A4" w14:textId="77777777" w:rsidR="00CD38D5" w:rsidRPr="00E77497" w:rsidRDefault="00CD38D5" w:rsidP="00BA2DF2">
      <w:pPr>
        <w:pStyle w:val="Alg4"/>
        <w:numPr>
          <w:ilvl w:val="0"/>
          <w:numId w:val="1453"/>
        </w:numPr>
      </w:pPr>
      <w:r>
        <w:t xml:space="preserve">Resume the context that is now on the top of the execution context stack as the running execution context.  </w:t>
      </w:r>
    </w:p>
    <w:p w14:paraId="4215826A" w14:textId="77777777" w:rsidR="004C02EF" w:rsidRPr="00E77497" w:rsidRDefault="008A28B8" w:rsidP="00BA2DF2">
      <w:pPr>
        <w:numPr>
          <w:ilvl w:val="0"/>
          <w:numId w:val="1453"/>
        </w:numPr>
        <w:rPr>
          <w:rFonts w:ascii="Times New Roman" w:hAnsi="Times New Roman"/>
        </w:rPr>
      </w:pPr>
      <w:r>
        <w:rPr>
          <w:rFonts w:ascii="Times New Roman" w:hAnsi="Times New Roman"/>
        </w:rPr>
        <w:t>Return</w:t>
      </w:r>
      <w:r w:rsidR="004C02EF" w:rsidRPr="00E77497">
        <w:rPr>
          <w:rFonts w:ascii="Times New Roman" w:hAnsi="Times New Roman"/>
        </w:rPr>
        <w:t xml:space="preserve"> </w:t>
      </w:r>
      <w:r w:rsidR="004C02EF" w:rsidRPr="00E77497">
        <w:rPr>
          <w:rFonts w:ascii="Times New Roman" w:hAnsi="Times New Roman"/>
          <w:i/>
        </w:rPr>
        <w:t>result</w:t>
      </w:r>
      <w:r w:rsidR="004C02EF" w:rsidRPr="00E77497">
        <w:rPr>
          <w:rFonts w:ascii="Times New Roman" w:hAnsi="Times New Roman"/>
        </w:rPr>
        <w:t>.</w:t>
      </w:r>
    </w:p>
    <w:p w14:paraId="4E38F97E" w14:textId="77777777" w:rsidR="007E0164" w:rsidRPr="00250FC6" w:rsidRDefault="007E0164" w:rsidP="00BA2DF2">
      <w:pPr>
        <w:rPr>
          <w:sz w:val="18"/>
        </w:rPr>
      </w:pPr>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14:paraId="7AC84092" w14:textId="77777777" w:rsidR="004C02EF" w:rsidRPr="00E77497" w:rsidRDefault="004C02EF" w:rsidP="00E4476F">
      <w:pPr>
        <w:pStyle w:val="40"/>
      </w:pPr>
      <w:bookmarkStart w:id="10277" w:name="_Ref365534325"/>
      <w:r w:rsidRPr="00E77497">
        <w:t>Direct Call to Eval</w:t>
      </w:r>
      <w:bookmarkEnd w:id="10277"/>
    </w:p>
    <w:p w14:paraId="6F620D28" w14:textId="77777777" w:rsidR="004C02EF" w:rsidRPr="00E77497" w:rsidRDefault="004C02EF" w:rsidP="00BA2DF2">
      <w:r w:rsidRPr="00E77497">
        <w:t xml:space="preserve">A direct call to the eval function is one that is expressed as a </w:t>
      </w:r>
      <w:r w:rsidRPr="00E77497">
        <w:rPr>
          <w:rFonts w:ascii="Times New Roman" w:hAnsi="Times New Roman"/>
          <w:i/>
        </w:rPr>
        <w:t>CallExpression</w:t>
      </w:r>
      <w:r w:rsidRPr="00E77497">
        <w:t xml:space="preserve"> that meets </w:t>
      </w:r>
      <w:r w:rsidR="001F5235">
        <w:t xml:space="preserve">all of </w:t>
      </w:r>
      <w:r w:rsidRPr="00E77497">
        <w:t>the following conditions:</w:t>
      </w:r>
    </w:p>
    <w:p w14:paraId="1F9FBBEF" w14:textId="77777777" w:rsidR="004C02EF" w:rsidRDefault="004C02EF" w:rsidP="00BA2DF2">
      <w:pPr>
        <w:pStyle w:val="afffff5"/>
        <w:numPr>
          <w:ilvl w:val="0"/>
          <w:numId w:val="1577"/>
        </w:numPr>
      </w:pPr>
      <w:r w:rsidRPr="00E77497">
        <w:t xml:space="preserve">The Reference that is the result of evaluating the </w:t>
      </w:r>
      <w:r w:rsidRPr="00CF750A">
        <w:rPr>
          <w:rFonts w:ascii="Times New Roman" w:hAnsi="Times New Roman"/>
          <w:i/>
        </w:rPr>
        <w:t>MemberExpression</w:t>
      </w:r>
      <w:r w:rsidRPr="00E77497">
        <w:t xml:space="preserve"> in the </w:t>
      </w:r>
      <w:r w:rsidRPr="00CF750A">
        <w:rPr>
          <w:rFonts w:ascii="Times New Roman" w:hAnsi="Times New Roman"/>
          <w:i/>
        </w:rPr>
        <w:t>CallExpression</w:t>
      </w:r>
      <w:r w:rsidRPr="00E77497">
        <w:t xml:space="preserve"> has an environment record as its base value and its reference name is </w:t>
      </w:r>
      <w:r w:rsidRPr="00CF750A">
        <w:rPr>
          <w:rFonts w:ascii="Courier New" w:hAnsi="Courier New" w:cs="Courier New"/>
        </w:rPr>
        <w:t>"</w:t>
      </w:r>
      <w:r w:rsidRPr="00CF750A">
        <w:rPr>
          <w:rFonts w:ascii="Courier New" w:hAnsi="Courier New" w:cs="Courier New"/>
          <w:b/>
        </w:rPr>
        <w:t>eval</w:t>
      </w:r>
      <w:r w:rsidRPr="00CF750A">
        <w:rPr>
          <w:rFonts w:ascii="Courier New" w:hAnsi="Courier New" w:cs="Courier New"/>
        </w:rPr>
        <w:t>"</w:t>
      </w:r>
      <w:r w:rsidRPr="00E77497">
        <w:t>.</w:t>
      </w:r>
    </w:p>
    <w:p w14:paraId="4DF971CD" w14:textId="77777777" w:rsidR="001F5235" w:rsidRPr="00E77497" w:rsidRDefault="001F5235" w:rsidP="00BA2DF2">
      <w:pPr>
        <w:pStyle w:val="afffff5"/>
        <w:numPr>
          <w:ilvl w:val="0"/>
          <w:numId w:val="1577"/>
        </w:numPr>
      </w:pPr>
      <w:r>
        <w:t xml:space="preserve">If the base value of the Reference has </w:t>
      </w:r>
      <w:r w:rsidRPr="00BE3BA1">
        <w:rPr>
          <w:rFonts w:ascii="Times New Roman" w:hAnsi="Times New Roman"/>
          <w:b/>
          <w:bCs/>
        </w:rPr>
        <w:t>true</w:t>
      </w:r>
      <w:r>
        <w:t xml:space="preserve"> as its </w:t>
      </w:r>
      <w:r w:rsidRPr="00BE3BA1">
        <w:rPr>
          <w:rFonts w:ascii="Times New Roman" w:hAnsi="Times New Roman"/>
          <w:i/>
          <w:iCs/>
        </w:rPr>
        <w:t>withEnvironment</w:t>
      </w:r>
      <w:r>
        <w:t xml:space="preserve"> value, then its binding object is an object that uses the ordinary definition of the [[Invoke]] internal method (</w:t>
      </w:r>
      <w:r w:rsidR="0023289A">
        <w:fldChar w:fldCharType="begin"/>
      </w:r>
      <w:r w:rsidR="0023289A">
        <w:instrText xml:space="preserve"> REF _Ref365541201 \r \h </w:instrText>
      </w:r>
      <w:r w:rsidR="0023289A">
        <w:fldChar w:fldCharType="separate"/>
      </w:r>
      <w:ins w:id="10278" w:author="Rev 19 Allen Wirfs-Brock" w:date="2013-09-27T13:22:00Z">
        <w:r w:rsidR="00D433E8">
          <w:t>9.1.10</w:t>
        </w:r>
      </w:ins>
      <w:del w:id="10279" w:author="Rev 19 Allen Wirfs-Brock" w:date="2013-09-27T08:39:00Z">
        <w:r w:rsidR="00083CEC" w:rsidDel="009E7E9E">
          <w:delText>9.1.11</w:delText>
        </w:r>
      </w:del>
      <w:r w:rsidR="0023289A">
        <w:fldChar w:fldCharType="end"/>
      </w:r>
      <w:r>
        <w:t>)</w:t>
      </w:r>
    </w:p>
    <w:p w14:paraId="758FA53A" w14:textId="77777777" w:rsidR="004C02EF" w:rsidRPr="00E77497" w:rsidRDefault="004C02EF" w:rsidP="00BA2DF2">
      <w:pPr>
        <w:pStyle w:val="afffff5"/>
        <w:numPr>
          <w:ilvl w:val="0"/>
          <w:numId w:val="1577"/>
        </w:numPr>
      </w:pPr>
      <w:r w:rsidRPr="00E77497">
        <w:t xml:space="preserve">The result of calling the abstract operation GetValue with that Reference as the argument is the standard built-in function defined in </w:t>
      </w:r>
      <w:r w:rsidR="002021D1">
        <w:fldChar w:fldCharType="begin"/>
      </w:r>
      <w:r w:rsidR="002021D1">
        <w:instrText xml:space="preserve"> REF _Ref449966832 \r \h </w:instrText>
      </w:r>
      <w:r w:rsidR="002021D1">
        <w:fldChar w:fldCharType="separate"/>
      </w:r>
      <w:r w:rsidR="00D433E8">
        <w:t>18.2.1</w:t>
      </w:r>
      <w:r w:rsidR="002021D1">
        <w:fldChar w:fldCharType="end"/>
      </w:r>
      <w:r w:rsidRPr="00E77497">
        <w:t>.</w:t>
      </w:r>
    </w:p>
    <w:p w14:paraId="22C2A785" w14:textId="77777777" w:rsidR="00431F44" w:rsidRDefault="00431F44" w:rsidP="00E4476F">
      <w:pPr>
        <w:pStyle w:val="40"/>
      </w:pPr>
      <w:bookmarkStart w:id="10280" w:name="_Ref365547301"/>
      <w:bookmarkStart w:id="10281" w:name="_Ref457709041"/>
      <w:commentRangeStart w:id="10282"/>
      <w:r>
        <w:t>Eval Declaration Instantiation</w:t>
      </w:r>
      <w:commentRangeEnd w:id="10282"/>
      <w:r>
        <w:rPr>
          <w:rStyle w:val="af6"/>
          <w:b w:val="0"/>
        </w:rPr>
        <w:commentReference w:id="10282"/>
      </w:r>
      <w:bookmarkEnd w:id="10280"/>
    </w:p>
    <w:p w14:paraId="20A16020" w14:textId="77777777" w:rsidR="00E4476F" w:rsidRPr="00E77497" w:rsidRDefault="00E4476F" w:rsidP="00E4476F">
      <w:pPr>
        <w:pStyle w:val="30"/>
      </w:pPr>
      <w:bookmarkStart w:id="10283" w:name="_Toc368050657"/>
      <w:r w:rsidRPr="00E77497">
        <w:t>isFinite (number)</w:t>
      </w:r>
      <w:bookmarkEnd w:id="10283"/>
    </w:p>
    <w:p w14:paraId="69F1780D" w14:textId="77777777" w:rsidR="00E4476F" w:rsidRPr="00E77497" w:rsidRDefault="00E4476F" w:rsidP="00E4476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p>
    <w:p w14:paraId="6F976F0D" w14:textId="77777777" w:rsidR="00E4476F" w:rsidRDefault="00E4476F" w:rsidP="00E4476F">
      <w:pPr>
        <w:pStyle w:val="Alg4"/>
        <w:numPr>
          <w:ilvl w:val="0"/>
          <w:numId w:val="157"/>
        </w:numPr>
      </w:pPr>
      <w:r>
        <w:t xml:space="preserve">Let </w:t>
      </w:r>
      <w:r w:rsidRPr="005D4B87">
        <w:rPr>
          <w:i/>
        </w:rPr>
        <w:t>num</w:t>
      </w:r>
      <w:r>
        <w:t xml:space="preserve"> be ToNumber(</w:t>
      </w:r>
      <w:r w:rsidRPr="00E77497">
        <w:rPr>
          <w:i/>
        </w:rPr>
        <w:t>number</w:t>
      </w:r>
      <w:r>
        <w:t>).</w:t>
      </w:r>
    </w:p>
    <w:p w14:paraId="1F8C27E2" w14:textId="77777777" w:rsidR="00E4476F" w:rsidRDefault="00E4476F" w:rsidP="00E4476F">
      <w:pPr>
        <w:pStyle w:val="M4"/>
        <w:numPr>
          <w:ilvl w:val="0"/>
          <w:numId w:val="157"/>
        </w:numPr>
        <w:tabs>
          <w:tab w:val="num" w:pos="1721"/>
        </w:tabs>
        <w:spacing w:after="0"/>
      </w:pPr>
      <w:r>
        <w:t>ReturnIfAbrupt(</w:t>
      </w:r>
      <w:r>
        <w:rPr>
          <w:i/>
        </w:rPr>
        <w:t>num</w:t>
      </w:r>
      <w:r>
        <w:t>).</w:t>
      </w:r>
    </w:p>
    <w:p w14:paraId="5EE2BAC7" w14:textId="77777777" w:rsidR="00E4476F" w:rsidRPr="006B6D0A" w:rsidRDefault="00E4476F" w:rsidP="00E4476F">
      <w:pPr>
        <w:pStyle w:val="Alg4"/>
        <w:numPr>
          <w:ilvl w:val="0"/>
          <w:numId w:val="157"/>
        </w:numPr>
      </w:pPr>
      <w:r w:rsidRPr="00E77497">
        <w:t xml:space="preserve">If </w:t>
      </w:r>
      <w:r w:rsidRPr="00E77497">
        <w:rPr>
          <w:i/>
        </w:rPr>
        <w:t>num</w:t>
      </w:r>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14:paraId="3B244E8B" w14:textId="77777777" w:rsidR="00E4476F" w:rsidRPr="00E65A34" w:rsidRDefault="00E4476F" w:rsidP="00E4476F">
      <w:pPr>
        <w:pStyle w:val="Alg4"/>
        <w:numPr>
          <w:ilvl w:val="0"/>
          <w:numId w:val="157"/>
        </w:numPr>
        <w:spacing w:after="120"/>
      </w:pPr>
      <w:r w:rsidRPr="006B6D0A">
        <w:t xml:space="preserve">Otherwise, return </w:t>
      </w:r>
      <w:r w:rsidRPr="006B6D0A">
        <w:rPr>
          <w:b/>
        </w:rPr>
        <w:t>true</w:t>
      </w:r>
      <w:r w:rsidRPr="00E65A34">
        <w:t>.</w:t>
      </w:r>
    </w:p>
    <w:p w14:paraId="7AE5F3B3" w14:textId="77777777" w:rsidR="00E4476F" w:rsidRPr="00E77497" w:rsidRDefault="00E4476F" w:rsidP="00E4476F">
      <w:pPr>
        <w:pStyle w:val="30"/>
      </w:pPr>
      <w:bookmarkStart w:id="10284" w:name="_Ref366138258"/>
      <w:bookmarkStart w:id="10285" w:name="_Ref366140633"/>
      <w:bookmarkStart w:id="10286" w:name="_Toc368050658"/>
      <w:r w:rsidRPr="00E77497">
        <w:t>isNaN (number)</w:t>
      </w:r>
      <w:bookmarkEnd w:id="10284"/>
      <w:bookmarkEnd w:id="10285"/>
      <w:bookmarkEnd w:id="10286"/>
    </w:p>
    <w:p w14:paraId="62C3059F" w14:textId="77777777" w:rsidR="00E4476F" w:rsidRPr="00E77497" w:rsidRDefault="00E4476F" w:rsidP="00E4476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p>
    <w:p w14:paraId="6EBB9EAB" w14:textId="77777777" w:rsidR="00E4476F" w:rsidRDefault="00E4476F" w:rsidP="00E4476F">
      <w:pPr>
        <w:pStyle w:val="Alg4"/>
        <w:numPr>
          <w:ilvl w:val="0"/>
          <w:numId w:val="158"/>
        </w:numPr>
      </w:pPr>
      <w:r>
        <w:t xml:space="preserve">Let </w:t>
      </w:r>
      <w:r w:rsidRPr="005D4B87">
        <w:rPr>
          <w:i/>
        </w:rPr>
        <w:t>num</w:t>
      </w:r>
      <w:r>
        <w:t xml:space="preserve"> be ToNumber(</w:t>
      </w:r>
      <w:r w:rsidRPr="00E77497">
        <w:rPr>
          <w:i/>
        </w:rPr>
        <w:t>number</w:t>
      </w:r>
      <w:r>
        <w:t>).</w:t>
      </w:r>
    </w:p>
    <w:p w14:paraId="2EC2F444" w14:textId="77777777" w:rsidR="00E4476F" w:rsidRDefault="00E4476F" w:rsidP="00E4476F">
      <w:pPr>
        <w:pStyle w:val="M4"/>
        <w:numPr>
          <w:ilvl w:val="0"/>
          <w:numId w:val="158"/>
        </w:numPr>
        <w:tabs>
          <w:tab w:val="num" w:pos="1721"/>
        </w:tabs>
        <w:spacing w:after="0"/>
      </w:pPr>
      <w:r>
        <w:t>ReturnIfAbrupt(</w:t>
      </w:r>
      <w:r>
        <w:rPr>
          <w:i/>
        </w:rPr>
        <w:t>num</w:t>
      </w:r>
      <w:r>
        <w:t>).</w:t>
      </w:r>
    </w:p>
    <w:p w14:paraId="0821AF25" w14:textId="77777777" w:rsidR="00E4476F" w:rsidRPr="00E77497" w:rsidRDefault="00E4476F" w:rsidP="00E4476F">
      <w:pPr>
        <w:pStyle w:val="Alg4"/>
        <w:numPr>
          <w:ilvl w:val="0"/>
          <w:numId w:val="158"/>
        </w:numPr>
      </w:pPr>
      <w:r w:rsidRPr="00E77497">
        <w:t xml:space="preserve">If </w:t>
      </w:r>
      <w:r w:rsidRPr="005D4B87">
        <w:rPr>
          <w:i/>
        </w:rPr>
        <w:t>num</w:t>
      </w:r>
      <w:r w:rsidRPr="00E77497">
        <w:t xml:space="preserve"> is </w:t>
      </w:r>
      <w:r w:rsidRPr="00E77497">
        <w:rPr>
          <w:b/>
        </w:rPr>
        <w:t>NaN</w:t>
      </w:r>
      <w:r w:rsidRPr="00E77497">
        <w:t xml:space="preserve">, return </w:t>
      </w:r>
      <w:r w:rsidRPr="00E77497">
        <w:rPr>
          <w:b/>
        </w:rPr>
        <w:t>true</w:t>
      </w:r>
      <w:r w:rsidRPr="00E77497">
        <w:t>.</w:t>
      </w:r>
    </w:p>
    <w:p w14:paraId="0F48DB23" w14:textId="77777777" w:rsidR="00E4476F" w:rsidRPr="00E77497" w:rsidRDefault="00E4476F" w:rsidP="00E4476F">
      <w:pPr>
        <w:pStyle w:val="Alg4"/>
        <w:numPr>
          <w:ilvl w:val="0"/>
          <w:numId w:val="158"/>
        </w:numPr>
        <w:spacing w:after="120"/>
      </w:pPr>
      <w:r w:rsidRPr="00E77497">
        <w:t xml:space="preserve">Otherwise, return </w:t>
      </w:r>
      <w:r w:rsidRPr="00E77497">
        <w:rPr>
          <w:b/>
        </w:rPr>
        <w:t>false</w:t>
      </w:r>
      <w:r w:rsidRPr="00E77497">
        <w:t>.</w:t>
      </w:r>
    </w:p>
    <w:p w14:paraId="790B8622" w14:textId="77777777" w:rsidR="00E4476F" w:rsidRPr="00E77497" w:rsidRDefault="00E4476F" w:rsidP="00E4476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4A25BDF0" w14:textId="77777777" w:rsidR="00E4476F" w:rsidRPr="00E77497" w:rsidRDefault="00E4476F" w:rsidP="00E4476F">
      <w:pPr>
        <w:pStyle w:val="30"/>
      </w:pPr>
      <w:bookmarkStart w:id="10287" w:name="_Ref366138302"/>
      <w:bookmarkStart w:id="10288" w:name="_Ref366140679"/>
      <w:bookmarkStart w:id="10289" w:name="_Toc368050659"/>
      <w:r w:rsidRPr="00E77497">
        <w:t>parseFloat (string)</w:t>
      </w:r>
      <w:bookmarkEnd w:id="10287"/>
      <w:bookmarkEnd w:id="10288"/>
      <w:bookmarkEnd w:id="10289"/>
    </w:p>
    <w:p w14:paraId="24F47622" w14:textId="77777777" w:rsidR="00E4476F" w:rsidRPr="00E77497" w:rsidRDefault="00E4476F" w:rsidP="00E4476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5164B6F0" w14:textId="77777777" w:rsidR="00E4476F" w:rsidRPr="00E77497" w:rsidRDefault="00E4476F" w:rsidP="00E4476F">
      <w:r w:rsidRPr="00E77497">
        <w:t xml:space="preserve">When the </w:t>
      </w:r>
      <w:r w:rsidRPr="00E77497">
        <w:rPr>
          <w:rFonts w:ascii="Courier New" w:hAnsi="Courier New"/>
          <w:b/>
        </w:rPr>
        <w:t>parseFloat</w:t>
      </w:r>
      <w:r w:rsidRPr="00E77497">
        <w:t xml:space="preserve"> function is called, the following steps are taken:</w:t>
      </w:r>
    </w:p>
    <w:p w14:paraId="1FCB050F" w14:textId="77777777" w:rsidR="00E4476F" w:rsidRPr="00E77497" w:rsidRDefault="00E4476F" w:rsidP="00E4476F">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4A8DCB31" w14:textId="77777777" w:rsidR="00E4476F" w:rsidRDefault="00E4476F" w:rsidP="00E4476F">
      <w:pPr>
        <w:pStyle w:val="M4"/>
        <w:numPr>
          <w:ilvl w:val="0"/>
          <w:numId w:val="156"/>
        </w:numPr>
        <w:tabs>
          <w:tab w:val="num" w:pos="1721"/>
        </w:tabs>
        <w:spacing w:after="0"/>
      </w:pPr>
      <w:r>
        <w:t>ReturnIfAbrupt(</w:t>
      </w:r>
      <w:r w:rsidRPr="00E77497">
        <w:rPr>
          <w:i/>
        </w:rPr>
        <w:t>inputString</w:t>
      </w:r>
      <w:r>
        <w:t>).</w:t>
      </w:r>
    </w:p>
    <w:p w14:paraId="3CB9003A" w14:textId="77777777" w:rsidR="00E4476F" w:rsidRPr="00E77497" w:rsidRDefault="00E4476F" w:rsidP="00E4476F">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204A7A5A" w14:textId="77777777" w:rsidR="00E4476F" w:rsidRPr="00E77497" w:rsidRDefault="00E4476F" w:rsidP="00E4476F">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w:t>
      </w:r>
      <w:r>
        <w:fldChar w:fldCharType="begin"/>
      </w:r>
      <w:r>
        <w:instrText xml:space="preserve"> REF _Ref365537464 \r \h </w:instrText>
      </w:r>
      <w:r>
        <w:fldChar w:fldCharType="separate"/>
      </w:r>
      <w:r w:rsidR="00D433E8">
        <w:t>7.1.3.1</w:t>
      </w:r>
      <w:r>
        <w:fldChar w:fldCharType="end"/>
      </w:r>
      <w:r w:rsidRPr="00E77497">
        <w:t xml:space="preserve">), return </w:t>
      </w:r>
      <w:r w:rsidRPr="00E77497">
        <w:rPr>
          <w:b/>
        </w:rPr>
        <w:t>NaN</w:t>
      </w:r>
      <w:r w:rsidRPr="00E77497">
        <w:t>.</w:t>
      </w:r>
    </w:p>
    <w:p w14:paraId="64449AE5" w14:textId="77777777" w:rsidR="00E4476F" w:rsidRPr="00E77497" w:rsidRDefault="00E4476F" w:rsidP="00E4476F">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36F738FB" w14:textId="77777777" w:rsidR="00E4476F" w:rsidRPr="00E77497" w:rsidRDefault="00E4476F" w:rsidP="00E4476F">
      <w:pPr>
        <w:pStyle w:val="M4"/>
        <w:numPr>
          <w:ilvl w:val="0"/>
          <w:numId w:val="156"/>
        </w:numPr>
        <w:tabs>
          <w:tab w:val="num" w:pos="1721"/>
        </w:tabs>
      </w:pPr>
      <w:r w:rsidRPr="00E77497">
        <w:t xml:space="preserve">Return the Number value for the MV of </w:t>
      </w:r>
      <w:r w:rsidRPr="00E77497">
        <w:rPr>
          <w:i/>
        </w:rPr>
        <w:t>numberString</w:t>
      </w:r>
      <w:r w:rsidRPr="00E77497">
        <w:t>.</w:t>
      </w:r>
    </w:p>
    <w:p w14:paraId="4551BD57" w14:textId="77777777" w:rsidR="00E4476F" w:rsidRPr="00E77497" w:rsidRDefault="00E4476F" w:rsidP="00E4476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p>
    <w:p w14:paraId="6BD9895F" w14:textId="77777777" w:rsidR="004C02EF" w:rsidRPr="00C7794D" w:rsidRDefault="004C02EF" w:rsidP="00E4476F">
      <w:pPr>
        <w:pStyle w:val="30"/>
      </w:pPr>
      <w:bookmarkStart w:id="10290" w:name="_Toc368050660"/>
      <w:r w:rsidRPr="00E77497">
        <w:t>parseInt (string , radix</w:t>
      </w:r>
      <w:bookmarkEnd w:id="10274"/>
      <w:bookmarkEnd w:id="10275"/>
      <w:bookmarkEnd w:id="10276"/>
      <w:r w:rsidRPr="00E77497">
        <w:t>)</w:t>
      </w:r>
      <w:bookmarkEnd w:id="10281"/>
      <w:bookmarkEnd w:id="10290"/>
    </w:p>
    <w:p w14:paraId="1377E864" w14:textId="77777777" w:rsidR="004C02EF" w:rsidRPr="00E77497" w:rsidRDefault="004C02EF" w:rsidP="00BA2DF2">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7A1B06F0" w14:textId="77777777" w:rsidR="004C02EF" w:rsidRPr="00E77497" w:rsidRDefault="004C02EF" w:rsidP="00BA2DF2">
      <w:r w:rsidRPr="00E77497">
        <w:t xml:space="preserve">When the </w:t>
      </w:r>
      <w:r w:rsidRPr="00E77497">
        <w:rPr>
          <w:rFonts w:ascii="Courier New" w:hAnsi="Courier New"/>
          <w:b/>
        </w:rPr>
        <w:t>parseInt</w:t>
      </w:r>
      <w:r w:rsidRPr="00E77497">
        <w:t xml:space="preserve"> function is called, the following steps are taken:</w:t>
      </w:r>
    </w:p>
    <w:p w14:paraId="79E61161" w14:textId="77777777" w:rsidR="004C02EF" w:rsidRPr="00E77497" w:rsidRDefault="004C02EF" w:rsidP="00BA2DF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0A35C189" w14:textId="77777777" w:rsidR="005D4B87" w:rsidRDefault="005D4B87" w:rsidP="00BA2DF2">
      <w:pPr>
        <w:pStyle w:val="M4"/>
        <w:numPr>
          <w:ilvl w:val="0"/>
          <w:numId w:val="155"/>
        </w:numPr>
        <w:tabs>
          <w:tab w:val="num" w:pos="1721"/>
        </w:tabs>
        <w:spacing w:after="0"/>
      </w:pPr>
      <w:r>
        <w:t>ReturnIfAbrupt(</w:t>
      </w:r>
      <w:r w:rsidRPr="005D4B87">
        <w:rPr>
          <w:i/>
        </w:rPr>
        <w:t>string</w:t>
      </w:r>
      <w:r>
        <w:t>).</w:t>
      </w:r>
    </w:p>
    <w:p w14:paraId="4B4E4BA8"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14:paraId="15B9504A"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sign</w:t>
      </w:r>
      <w:r w:rsidRPr="00E77497">
        <w:t xml:space="preserve"> be 1.</w:t>
      </w:r>
    </w:p>
    <w:p w14:paraId="0149DBB6"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14:paraId="097E8AC5"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14:paraId="569E5D24"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14:paraId="14680E8D" w14:textId="77777777" w:rsidR="005D4B87" w:rsidRDefault="005D4B87" w:rsidP="00BA2DF2">
      <w:pPr>
        <w:pStyle w:val="M4"/>
        <w:numPr>
          <w:ilvl w:val="0"/>
          <w:numId w:val="155"/>
        </w:numPr>
        <w:tabs>
          <w:tab w:val="num" w:pos="1721"/>
        </w:tabs>
        <w:spacing w:after="0"/>
      </w:pPr>
      <w:r>
        <w:t>ReturnIfAbrupt(</w:t>
      </w:r>
      <w:r>
        <w:rPr>
          <w:i/>
        </w:rPr>
        <w:t>R</w:t>
      </w:r>
      <w:r>
        <w:t>).</w:t>
      </w:r>
    </w:p>
    <w:p w14:paraId="7702F88F"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14:paraId="48066EC6"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14:paraId="39D48044" w14:textId="77777777" w:rsidR="004C02EF" w:rsidRPr="00E77497" w:rsidRDefault="004C02EF" w:rsidP="00BA2DF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14:paraId="28497E7B" w14:textId="77777777" w:rsidR="004C02EF" w:rsidRPr="00E77497" w:rsidRDefault="004C02EF" w:rsidP="00BA2DF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14:paraId="2685FCFE" w14:textId="77777777" w:rsidR="004C02EF" w:rsidRPr="00E77497" w:rsidRDefault="004C02EF" w:rsidP="00BA2DF2">
      <w:pPr>
        <w:pStyle w:val="M4"/>
        <w:numPr>
          <w:ilvl w:val="0"/>
          <w:numId w:val="155"/>
        </w:numPr>
        <w:tabs>
          <w:tab w:val="num" w:pos="1721"/>
        </w:tabs>
        <w:spacing w:after="0"/>
      </w:pPr>
      <w:r w:rsidRPr="00E77497">
        <w:t xml:space="preserve">Else </w:t>
      </w:r>
      <w:r w:rsidRPr="00E77497">
        <w:rPr>
          <w:i/>
        </w:rPr>
        <w:t>R</w:t>
      </w:r>
      <w:r w:rsidRPr="00E77497">
        <w:t xml:space="preserve"> = 0</w:t>
      </w:r>
      <w:r w:rsidR="00BE1C30" w:rsidRPr="00E77497">
        <w:t>,</w:t>
      </w:r>
    </w:p>
    <w:p w14:paraId="7D475A9C" w14:textId="77777777" w:rsidR="004C02EF" w:rsidRPr="00E77497" w:rsidRDefault="004C02EF" w:rsidP="00BA2DF2">
      <w:pPr>
        <w:pStyle w:val="M4"/>
        <w:numPr>
          <w:ilvl w:val="1"/>
          <w:numId w:val="155"/>
        </w:numPr>
        <w:spacing w:after="0"/>
      </w:pPr>
      <w:r w:rsidRPr="00E77497">
        <w:t xml:space="preserve">Let </w:t>
      </w:r>
      <w:r w:rsidRPr="00E77497">
        <w:rPr>
          <w:i/>
        </w:rPr>
        <w:t>R</w:t>
      </w:r>
      <w:r w:rsidRPr="00E77497">
        <w:t xml:space="preserve"> = 10.</w:t>
      </w:r>
    </w:p>
    <w:p w14:paraId="356C17AC"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14:paraId="0ED4E4D9" w14:textId="77777777" w:rsidR="004C02EF" w:rsidRPr="00E77497" w:rsidRDefault="004C02EF" w:rsidP="00BA2DF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14:paraId="185C17A0"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14:paraId="200310D8" w14:textId="77777777" w:rsidR="004C02EF" w:rsidRPr="00E77497" w:rsidRDefault="004C02EF" w:rsidP="00BA2DF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14:paraId="30A9FF64"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14:paraId="04B77FC4" w14:textId="77777777" w:rsidR="004C02EF" w:rsidRPr="00E77497" w:rsidRDefault="004C02EF" w:rsidP="00BA2DF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14:paraId="0EAD2CEA" w14:textId="77777777" w:rsidR="004C02EF" w:rsidRPr="00E77497" w:rsidRDefault="004C02EF" w:rsidP="00BA2DF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14:paraId="24A0D504" w14:textId="77777777" w:rsidR="004C02EF" w:rsidRPr="00E77497" w:rsidRDefault="004C02EF" w:rsidP="00BA2DF2">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4918C348" w14:textId="77777777" w:rsidR="004C02EF" w:rsidRPr="00546435" w:rsidRDefault="004C02EF" w:rsidP="00E4476F">
      <w:pPr>
        <w:pStyle w:val="20"/>
      </w:pPr>
      <w:bookmarkStart w:id="10291" w:name="_Ref456003831"/>
      <w:bookmarkStart w:id="10292" w:name="_Toc472818905"/>
      <w:bookmarkStart w:id="10293" w:name="_Toc235503483"/>
      <w:bookmarkStart w:id="10294" w:name="_Toc241509258"/>
      <w:bookmarkStart w:id="10295" w:name="_Toc244416745"/>
      <w:bookmarkStart w:id="10296" w:name="_Toc276631109"/>
      <w:bookmarkStart w:id="10297" w:name="_Toc368050661"/>
      <w:bookmarkStart w:id="10298" w:name="_Toc393690358"/>
      <w:bookmarkStart w:id="10299" w:name="_Toc382212249"/>
      <w:bookmarkStart w:id="10300" w:name="_Toc382212812"/>
      <w:bookmarkStart w:id="10301" w:name="_Toc382291601"/>
      <w:bookmarkStart w:id="10302" w:name="_Toc385672254"/>
      <w:r w:rsidRPr="00546435">
        <w:t>URI Handling Function Properties</w:t>
      </w:r>
      <w:bookmarkEnd w:id="10291"/>
      <w:bookmarkEnd w:id="10292"/>
      <w:bookmarkEnd w:id="10293"/>
      <w:bookmarkEnd w:id="10294"/>
      <w:bookmarkEnd w:id="10295"/>
      <w:bookmarkEnd w:id="10296"/>
      <w:bookmarkEnd w:id="10297"/>
    </w:p>
    <w:p w14:paraId="56089046" w14:textId="77777777" w:rsidR="004C02EF" w:rsidRPr="00A67AF2" w:rsidRDefault="004C02EF" w:rsidP="00BA2DF2">
      <w:pPr>
        <w:rPr>
          <w:rFonts w:ascii="Times New Roman" w:hAnsi="Times New Roman"/>
        </w:rPr>
      </w:pPr>
      <w:r w:rsidRPr="00A67AF2">
        <w:rPr>
          <w:rFonts w:ascii="Times New Roman" w:hAnsi="Times New Roman"/>
        </w:rPr>
        <w:t xml:space="preserve">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w:t>
      </w:r>
      <w:r w:rsidR="002021D1">
        <w:rPr>
          <w:rFonts w:ascii="Times New Roman" w:hAnsi="Times New Roman"/>
        </w:rPr>
        <w:fldChar w:fldCharType="begin"/>
      </w:r>
      <w:r w:rsidR="002021D1">
        <w:rPr>
          <w:rFonts w:ascii="Times New Roman" w:hAnsi="Times New Roman"/>
        </w:rPr>
        <w:instrText xml:space="preserve"> REF _Ref456003675 \r \h </w:instrText>
      </w:r>
      <w:r w:rsidR="002021D1">
        <w:rPr>
          <w:rFonts w:ascii="Times New Roman" w:hAnsi="Times New Roman"/>
        </w:rPr>
      </w:r>
      <w:r w:rsidR="002021D1">
        <w:rPr>
          <w:rFonts w:ascii="Times New Roman" w:hAnsi="Times New Roman"/>
        </w:rPr>
        <w:fldChar w:fldCharType="separate"/>
      </w:r>
      <w:r w:rsidR="00D433E8">
        <w:rPr>
          <w:rFonts w:ascii="Times New Roman" w:hAnsi="Times New Roman"/>
        </w:rPr>
        <w:t>18.3.1</w:t>
      </w:r>
      <w:r w:rsidR="002021D1">
        <w:rPr>
          <w:rFonts w:ascii="Times New Roman" w:hAnsi="Times New Roman"/>
        </w:rPr>
        <w:fldChar w:fldCharType="end"/>
      </w:r>
      <w:r w:rsidRPr="00A67AF2">
        <w:rPr>
          <w:rFonts w:ascii="Times New Roman" w:hAnsi="Times New Roman"/>
        </w:rPr>
        <w:t xml:space="preserve">, </w:t>
      </w:r>
      <w:r w:rsidR="002021D1">
        <w:rPr>
          <w:rFonts w:ascii="Times New Roman" w:hAnsi="Times New Roman"/>
        </w:rPr>
        <w:fldChar w:fldCharType="begin"/>
      </w:r>
      <w:r w:rsidR="002021D1">
        <w:rPr>
          <w:rFonts w:ascii="Times New Roman" w:hAnsi="Times New Roman"/>
        </w:rPr>
        <w:instrText xml:space="preserve"> REF _Ref365541510 \r \h </w:instrText>
      </w:r>
      <w:r w:rsidR="002021D1">
        <w:rPr>
          <w:rFonts w:ascii="Times New Roman" w:hAnsi="Times New Roman"/>
        </w:rPr>
      </w:r>
      <w:r w:rsidR="002021D1">
        <w:rPr>
          <w:rFonts w:ascii="Times New Roman" w:hAnsi="Times New Roman"/>
        </w:rPr>
        <w:fldChar w:fldCharType="separate"/>
      </w:r>
      <w:r w:rsidR="00D433E8">
        <w:rPr>
          <w:rFonts w:ascii="Times New Roman" w:hAnsi="Times New Roman"/>
        </w:rPr>
        <w:t>18.3.2</w:t>
      </w:r>
      <w:r w:rsidR="002021D1">
        <w:rPr>
          <w:rFonts w:ascii="Times New Roman" w:hAnsi="Times New Roman"/>
        </w:rPr>
        <w:fldChar w:fldCharType="end"/>
      </w:r>
      <w:r w:rsidRPr="00A67AF2">
        <w:rPr>
          <w:rFonts w:ascii="Times New Roman" w:hAnsi="Times New Roman"/>
        </w:rPr>
        <w:t xml:space="preserve">, </w:t>
      </w:r>
      <w:r w:rsidR="002021D1">
        <w:rPr>
          <w:rFonts w:ascii="Times New Roman" w:hAnsi="Times New Roman"/>
        </w:rPr>
        <w:fldChar w:fldCharType="begin"/>
      </w:r>
      <w:r w:rsidR="002021D1">
        <w:rPr>
          <w:rFonts w:ascii="Times New Roman" w:hAnsi="Times New Roman"/>
        </w:rPr>
        <w:instrText xml:space="preserve"> REF _Ref456003682 \r \h </w:instrText>
      </w:r>
      <w:r w:rsidR="002021D1">
        <w:rPr>
          <w:rFonts w:ascii="Times New Roman" w:hAnsi="Times New Roman"/>
        </w:rPr>
      </w:r>
      <w:r w:rsidR="002021D1">
        <w:rPr>
          <w:rFonts w:ascii="Times New Roman" w:hAnsi="Times New Roman"/>
        </w:rPr>
        <w:fldChar w:fldCharType="separate"/>
      </w:r>
      <w:r w:rsidR="00D433E8">
        <w:rPr>
          <w:rFonts w:ascii="Times New Roman" w:hAnsi="Times New Roman"/>
        </w:rPr>
        <w:t>18.3.3</w:t>
      </w:r>
      <w:r w:rsidR="002021D1">
        <w:rPr>
          <w:rFonts w:ascii="Times New Roman" w:hAnsi="Times New Roman"/>
        </w:rPr>
        <w:fldChar w:fldCharType="end"/>
      </w:r>
      <w:r w:rsidRPr="00A67AF2">
        <w:rPr>
          <w:rFonts w:ascii="Times New Roman" w:hAnsi="Times New Roman"/>
        </w:rPr>
        <w:t xml:space="preserve"> and </w:t>
      </w:r>
      <w:r w:rsidR="002021D1">
        <w:rPr>
          <w:rFonts w:ascii="Times New Roman" w:hAnsi="Times New Roman"/>
        </w:rPr>
        <w:fldChar w:fldCharType="begin"/>
      </w:r>
      <w:r w:rsidR="002021D1">
        <w:rPr>
          <w:rFonts w:ascii="Times New Roman" w:hAnsi="Times New Roman"/>
        </w:rPr>
        <w:instrText xml:space="preserve"> REF _Ref456003682 \r \h </w:instrText>
      </w:r>
      <w:r w:rsidR="002021D1">
        <w:rPr>
          <w:rFonts w:ascii="Times New Roman" w:hAnsi="Times New Roman"/>
        </w:rPr>
      </w:r>
      <w:r w:rsidR="002021D1">
        <w:rPr>
          <w:rFonts w:ascii="Times New Roman" w:hAnsi="Times New Roman"/>
        </w:rPr>
        <w:fldChar w:fldCharType="separate"/>
      </w:r>
      <w:r w:rsidR="00D433E8">
        <w:rPr>
          <w:rFonts w:ascii="Times New Roman" w:hAnsi="Times New Roman"/>
        </w:rPr>
        <w:t>18.3.3</w:t>
      </w:r>
      <w:r w:rsidR="002021D1">
        <w:rPr>
          <w:rFonts w:ascii="Times New Roman" w:hAnsi="Times New Roman"/>
        </w:rPr>
        <w:fldChar w:fldCharType="end"/>
      </w:r>
      <w:r w:rsidRPr="00A67AF2">
        <w:rPr>
          <w:rFonts w:ascii="Times New Roman" w:hAnsi="Times New Roman"/>
        </w:rPr>
        <w:t>.</w:t>
      </w:r>
    </w:p>
    <w:p w14:paraId="2193B595" w14:textId="77777777" w:rsidR="004C02EF" w:rsidRPr="00E77497" w:rsidRDefault="004C02EF" w:rsidP="00BA2DF2">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3AA9DB0A" w14:textId="77777777" w:rsidR="004C02EF" w:rsidRPr="00E77497" w:rsidRDefault="004C02EF" w:rsidP="00BA2DF2">
      <w:r w:rsidRPr="00E77497">
        <w:t>A URI is composed of a sequence of components separated by component separators. The general form is:</w:t>
      </w:r>
    </w:p>
    <w:p w14:paraId="2144D42B" w14:textId="77777777" w:rsidR="004C02EF" w:rsidRPr="00E77497" w:rsidRDefault="004C02EF" w:rsidP="00BA2DF2">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688C3EAD" w14:textId="77777777" w:rsidR="004C02EF" w:rsidRPr="00E77497" w:rsidRDefault="004C02EF" w:rsidP="00BA2DF2">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w:t>
      </w:r>
      <w:ins w:id="10303" w:author="Rev 19 Allen Wirfs-Brock" w:date="2013-09-26T17:35:00Z">
        <w:r w:rsidR="00284A05">
          <w:t>n</w:t>
        </w:r>
      </w:ins>
      <w:r w:rsidRPr="00E77497">
        <w:t xml:space="preserve"> URI; they assume that any reserved characters represent text and so must be encoded so that they are not interpreted as reserved characters when the component is part of a complete URI.</w:t>
      </w:r>
    </w:p>
    <w:p w14:paraId="674D5082" w14:textId="77777777" w:rsidR="004C02EF" w:rsidRPr="00E77497" w:rsidRDefault="004C02EF" w:rsidP="00BA2DF2">
      <w:r w:rsidRPr="00E77497">
        <w:t>The following lexical grammar specifies the form of encoded URIs.</w:t>
      </w:r>
    </w:p>
    <w:p w14:paraId="1C166704" w14:textId="77777777" w:rsidR="004C02EF" w:rsidRPr="00E77497" w:rsidRDefault="004C02EF" w:rsidP="00BA2DF2">
      <w:pPr>
        <w:pStyle w:val="Syntax"/>
      </w:pPr>
      <w:r w:rsidRPr="00E77497">
        <w:t>Syntax</w:t>
      </w:r>
    </w:p>
    <w:p w14:paraId="227ACB7D" w14:textId="77777777" w:rsidR="004C02EF" w:rsidRPr="00E77497" w:rsidRDefault="004C02EF" w:rsidP="00BA2DF2">
      <w:pPr>
        <w:pStyle w:val="SyntaxRule"/>
      </w:pPr>
      <w:r w:rsidRPr="00E77497">
        <w:t xml:space="preserve">uri </w:t>
      </w:r>
      <w:r w:rsidRPr="00E77497">
        <w:rPr>
          <w:rFonts w:ascii="Arial" w:hAnsi="Arial"/>
          <w:b/>
          <w:i w:val="0"/>
        </w:rPr>
        <w:t>:::</w:t>
      </w:r>
    </w:p>
    <w:p w14:paraId="5BDD3561" w14:textId="77777777" w:rsidR="004C02EF" w:rsidRPr="00E77497" w:rsidRDefault="004C02EF" w:rsidP="00BA2DF2">
      <w:pPr>
        <w:pStyle w:val="SyntaxDefinition"/>
      </w:pPr>
      <w:r w:rsidRPr="00E77497">
        <w:t>uriCharacters</w:t>
      </w:r>
      <w:r w:rsidRPr="00E77497">
        <w:rPr>
          <w:rFonts w:ascii="Arial" w:hAnsi="Arial" w:cs="Arial"/>
          <w:i w:val="0"/>
          <w:vertAlign w:val="subscript"/>
        </w:rPr>
        <w:t>opt</w:t>
      </w:r>
    </w:p>
    <w:p w14:paraId="5055A234" w14:textId="77777777" w:rsidR="004C02EF" w:rsidRPr="00E77497" w:rsidRDefault="004C02EF" w:rsidP="00BA2DF2">
      <w:pPr>
        <w:pStyle w:val="SyntaxRule"/>
      </w:pPr>
      <w:r w:rsidRPr="00E77497">
        <w:t xml:space="preserve">uriCharacters </w:t>
      </w:r>
      <w:r w:rsidRPr="00E77497">
        <w:rPr>
          <w:rFonts w:ascii="Arial" w:hAnsi="Arial"/>
          <w:b/>
          <w:i w:val="0"/>
        </w:rPr>
        <w:t>:::</w:t>
      </w:r>
    </w:p>
    <w:p w14:paraId="003C882D" w14:textId="77777777" w:rsidR="004C02EF" w:rsidRPr="00E77497" w:rsidRDefault="004C02EF" w:rsidP="00BA2DF2">
      <w:pPr>
        <w:pStyle w:val="SyntaxDefinition"/>
      </w:pPr>
      <w:r w:rsidRPr="00E77497">
        <w:t>uriCharacter uriCharacters</w:t>
      </w:r>
      <w:r w:rsidRPr="00E77497">
        <w:rPr>
          <w:rFonts w:ascii="Arial" w:hAnsi="Arial" w:cs="Arial"/>
          <w:i w:val="0"/>
          <w:vertAlign w:val="subscript"/>
        </w:rPr>
        <w:t>opt</w:t>
      </w:r>
    </w:p>
    <w:p w14:paraId="2D40CD50" w14:textId="77777777" w:rsidR="004C02EF" w:rsidRPr="00E77497" w:rsidRDefault="004C02EF" w:rsidP="00BA2DF2">
      <w:pPr>
        <w:pStyle w:val="SyntaxRule"/>
      </w:pPr>
      <w:r w:rsidRPr="00E77497">
        <w:t xml:space="preserve">uriCharacter </w:t>
      </w:r>
      <w:r w:rsidRPr="00E77497">
        <w:rPr>
          <w:rFonts w:ascii="Arial" w:hAnsi="Arial"/>
          <w:b/>
          <w:i w:val="0"/>
        </w:rPr>
        <w:t>:::</w:t>
      </w:r>
    </w:p>
    <w:p w14:paraId="2A113AED" w14:textId="77777777" w:rsidR="004C02EF" w:rsidRPr="00E77497" w:rsidRDefault="004C02EF" w:rsidP="00BA2DF2">
      <w:pPr>
        <w:pStyle w:val="SyntaxDefinition"/>
      </w:pPr>
      <w:r w:rsidRPr="00E77497">
        <w:t>uriReserved</w:t>
      </w:r>
      <w:r w:rsidRPr="00E77497">
        <w:br/>
        <w:t>uriUnescaped</w:t>
      </w:r>
      <w:r w:rsidRPr="00E77497">
        <w:br/>
        <w:t>uriEscaped</w:t>
      </w:r>
    </w:p>
    <w:p w14:paraId="720E552F" w14:textId="77777777" w:rsidR="004C02EF" w:rsidRPr="00E77497" w:rsidRDefault="004C02EF" w:rsidP="00BA2DF2">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2AE6EA08" w14:textId="77777777"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  /  ?  :  @  &amp;  =  +  $  ,</w:t>
      </w:r>
    </w:p>
    <w:p w14:paraId="77ACF56B" w14:textId="77777777" w:rsidR="004C02EF" w:rsidRPr="00E77497" w:rsidRDefault="004C02EF" w:rsidP="00BA2DF2">
      <w:pPr>
        <w:pStyle w:val="SyntaxRule"/>
      </w:pPr>
      <w:r w:rsidRPr="00E77497">
        <w:t xml:space="preserve">uriUnescaped </w:t>
      </w:r>
      <w:r w:rsidRPr="00E77497">
        <w:rPr>
          <w:rFonts w:ascii="Arial" w:hAnsi="Arial"/>
          <w:b/>
          <w:i w:val="0"/>
        </w:rPr>
        <w:t>:::</w:t>
      </w:r>
    </w:p>
    <w:p w14:paraId="414FF2C5" w14:textId="77777777" w:rsidR="004C02EF" w:rsidRPr="00E77497" w:rsidRDefault="004C02EF" w:rsidP="00BA2DF2">
      <w:pPr>
        <w:pStyle w:val="SyntaxDefinition"/>
      </w:pPr>
      <w:r w:rsidRPr="00E77497">
        <w:t>uriAlpha</w:t>
      </w:r>
      <w:r w:rsidRPr="00E77497">
        <w:br/>
        <w:t>DecimalDigit</w:t>
      </w:r>
      <w:r w:rsidRPr="00E77497">
        <w:br/>
        <w:t>uriMark</w:t>
      </w:r>
    </w:p>
    <w:p w14:paraId="332154CC" w14:textId="77777777" w:rsidR="004C02EF" w:rsidRPr="00E77497" w:rsidRDefault="004C02EF" w:rsidP="00BA2DF2">
      <w:pPr>
        <w:pStyle w:val="SyntaxRule"/>
      </w:pPr>
      <w:r w:rsidRPr="00E77497">
        <w:t xml:space="preserve">uriEscaped </w:t>
      </w:r>
      <w:r w:rsidRPr="00E77497">
        <w:rPr>
          <w:rFonts w:ascii="Arial" w:hAnsi="Arial"/>
          <w:b/>
          <w:i w:val="0"/>
        </w:rPr>
        <w:t>:::</w:t>
      </w:r>
    </w:p>
    <w:p w14:paraId="20BED8CC" w14:textId="77777777" w:rsidR="004C02EF" w:rsidRPr="00E77497" w:rsidRDefault="004C02EF" w:rsidP="00BA2DF2">
      <w:pPr>
        <w:pStyle w:val="SyntaxDefinition"/>
      </w:pPr>
      <w:r w:rsidRPr="00E77497">
        <w:rPr>
          <w:rFonts w:ascii="Courier New" w:hAnsi="Courier New"/>
          <w:b/>
          <w:i w:val="0"/>
        </w:rPr>
        <w:t>%</w:t>
      </w:r>
      <w:r w:rsidRPr="00E77497">
        <w:t xml:space="preserve"> HexDigit HexDigit</w:t>
      </w:r>
    </w:p>
    <w:p w14:paraId="548FD6E9" w14:textId="77777777" w:rsidR="004C02EF" w:rsidRPr="00E77497" w:rsidRDefault="004C02EF" w:rsidP="00BA2DF2">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2D348974" w14:textId="77777777"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5389F4B1" w14:textId="77777777" w:rsidR="004C02EF" w:rsidRPr="00E77497" w:rsidRDefault="004C02EF" w:rsidP="00BA2DF2">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6E7D0410" w14:textId="77777777"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  _  .  !  ~  *  '  (  )</w:t>
      </w:r>
    </w:p>
    <w:p w14:paraId="4D11CAE1" w14:textId="77777777" w:rsidR="004C02EF" w:rsidRPr="00E77497" w:rsidRDefault="004C02EF" w:rsidP="00BA2DF2">
      <w:pPr>
        <w:pStyle w:val="Note"/>
      </w:pPr>
      <w:r w:rsidRPr="00E77497">
        <w:t>NOTE</w:t>
      </w:r>
      <w:r w:rsidRPr="00E77497">
        <w:tab/>
        <w:t xml:space="preserve">The above syntax is based upon RFC 2396 and does not reflect changes introduced by the more recent RFC 3986.  </w:t>
      </w:r>
    </w:p>
    <w:p w14:paraId="3EA0F753" w14:textId="77777777" w:rsidR="00CA30A6" w:rsidRPr="00E77497" w:rsidRDefault="00CA30A6" w:rsidP="00BA2DF2">
      <w:pPr>
        <w:keepNext/>
        <w:rPr>
          <w:rFonts w:ascii="Helvetica" w:hAnsi="Helvetica"/>
          <w:b/>
        </w:rPr>
      </w:pPr>
      <w:r w:rsidRPr="00E77497">
        <w:rPr>
          <w:rFonts w:ascii="Helvetica" w:hAnsi="Helvetica"/>
          <w:b/>
        </w:rPr>
        <w:t>Runtime Semantics</w:t>
      </w:r>
    </w:p>
    <w:p w14:paraId="403CFFF9" w14:textId="77777777" w:rsidR="004C02EF" w:rsidRPr="00E77497" w:rsidRDefault="004C02EF" w:rsidP="00BA2DF2">
      <w:r w:rsidRPr="00E77497">
        <w:t>When a character to be included in a</w:t>
      </w:r>
      <w:ins w:id="10304" w:author="Rev 19 Allen Wirfs-Brock" w:date="2013-09-26T17:35:00Z">
        <w:r w:rsidR="00284A05">
          <w:t>n</w:t>
        </w:r>
      </w:ins>
      <w:r w:rsidRPr="00E77497">
        <w:t xml:space="preserve">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7F34BE9B" w14:textId="77777777" w:rsidR="00E435B1" w:rsidRDefault="00E435B1" w:rsidP="00BA2DF2">
      <w:r w:rsidRPr="00E77497">
        <w:rPr>
          <w:rFonts w:ascii="Helvetica" w:hAnsi="Helvetica"/>
          <w:b/>
        </w:rPr>
        <w:t xml:space="preserve">Runtime Semantics: </w:t>
      </w:r>
      <w:r w:rsidRPr="00E435B1">
        <w:rPr>
          <w:rFonts w:ascii="Helvetica" w:hAnsi="Helvetica"/>
          <w:b/>
          <w:spacing w:val="6"/>
        </w:rPr>
        <w:t xml:space="preserve">Encode </w:t>
      </w:r>
      <w:r>
        <w:rPr>
          <w:rFonts w:ascii="Helvetica" w:hAnsi="Helvetica"/>
          <w:b/>
          <w:spacing w:val="6"/>
        </w:rPr>
        <w:t>Abstract Operation</w:t>
      </w:r>
    </w:p>
    <w:p w14:paraId="258147A2" w14:textId="77777777" w:rsidR="004C02EF" w:rsidRPr="00E77497" w:rsidRDefault="004C02EF" w:rsidP="00BA2DF2">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6BA5C720" w14:textId="77777777" w:rsidR="004C02EF" w:rsidRPr="00E77497" w:rsidRDefault="004C02EF" w:rsidP="00BA2DF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51D4F615" w14:textId="77777777" w:rsidR="004C02EF" w:rsidRPr="00E77497" w:rsidRDefault="004C02EF" w:rsidP="00BA2DF2">
      <w:pPr>
        <w:pStyle w:val="M3"/>
        <w:numPr>
          <w:ilvl w:val="0"/>
          <w:numId w:val="159"/>
        </w:numPr>
        <w:spacing w:after="0"/>
      </w:pPr>
      <w:r w:rsidRPr="00E77497">
        <w:t xml:space="preserve">Let </w:t>
      </w:r>
      <w:r w:rsidRPr="00E77497">
        <w:rPr>
          <w:i/>
        </w:rPr>
        <w:t>R</w:t>
      </w:r>
      <w:r w:rsidRPr="00E77497">
        <w:t xml:space="preserve"> be the empty String.</w:t>
      </w:r>
    </w:p>
    <w:p w14:paraId="71F16D5A" w14:textId="77777777" w:rsidR="004C02EF" w:rsidRPr="00E77497" w:rsidRDefault="004C02EF" w:rsidP="00BA2DF2">
      <w:pPr>
        <w:pStyle w:val="M3"/>
        <w:numPr>
          <w:ilvl w:val="0"/>
          <w:numId w:val="159"/>
        </w:numPr>
        <w:spacing w:after="0"/>
      </w:pPr>
      <w:r w:rsidRPr="00E77497">
        <w:t xml:space="preserve">Let </w:t>
      </w:r>
      <w:r w:rsidRPr="00E77497">
        <w:rPr>
          <w:i/>
        </w:rPr>
        <w:t>k</w:t>
      </w:r>
      <w:r w:rsidRPr="00E77497">
        <w:t xml:space="preserve"> be 0.</w:t>
      </w:r>
    </w:p>
    <w:p w14:paraId="55FCFAD9" w14:textId="77777777" w:rsidR="004C02EF" w:rsidRPr="00E77497" w:rsidRDefault="004C02EF" w:rsidP="00BA2DF2">
      <w:pPr>
        <w:pStyle w:val="M3"/>
        <w:numPr>
          <w:ilvl w:val="0"/>
          <w:numId w:val="159"/>
        </w:numPr>
        <w:spacing w:after="0"/>
      </w:pPr>
      <w:r w:rsidRPr="00E77497">
        <w:t>Repeat</w:t>
      </w:r>
    </w:p>
    <w:p w14:paraId="65303910" w14:textId="77777777" w:rsidR="004C02EF" w:rsidRPr="00E77497" w:rsidRDefault="004C02EF" w:rsidP="00BA2DF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0609F9AD" w14:textId="77777777" w:rsidR="004C02EF" w:rsidRPr="00E77497" w:rsidRDefault="004C02EF" w:rsidP="00BA2DF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47BC13AD" w14:textId="77777777" w:rsidR="004C02EF" w:rsidRPr="00E77497" w:rsidRDefault="004C02EF" w:rsidP="00BA2DF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14:paraId="154BA5AC" w14:textId="77777777" w:rsidR="004C02EF" w:rsidRPr="00E77497" w:rsidRDefault="004C02EF" w:rsidP="00BA2DF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14:paraId="121F7873" w14:textId="77777777" w:rsidR="004C02EF" w:rsidRPr="00E77497" w:rsidRDefault="004C02EF" w:rsidP="00BA2DF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5C5C99C2" w14:textId="77777777" w:rsidR="004C02EF" w:rsidRPr="00E77497" w:rsidRDefault="004C02EF" w:rsidP="00BA2DF2">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r w:rsidR="00BE1C30" w:rsidRPr="00E77497">
        <w:t>,</w:t>
      </w:r>
    </w:p>
    <w:p w14:paraId="67839A57" w14:textId="77777777" w:rsidR="004C02EF" w:rsidRPr="00E77497" w:rsidRDefault="004C02EF" w:rsidP="00BA2DF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w:t>
      </w:r>
      <w:ins w:id="10305" w:author="Rev 19 Allen Wirfs-Brock" w:date="2013-09-26T17:35:00Z">
        <w:r w:rsidR="00284A05">
          <w:t>n</w:t>
        </w:r>
      </w:ins>
      <w:r w:rsidRPr="00E77497">
        <w:t xml:space="preserve"> </w:t>
      </w:r>
      <w:r w:rsidRPr="00E77497">
        <w:rPr>
          <w:b/>
        </w:rPr>
        <w:t>URIError</w:t>
      </w:r>
      <w:r w:rsidRPr="00E77497">
        <w:t xml:space="preserve"> exception.</w:t>
      </w:r>
    </w:p>
    <w:p w14:paraId="3EC4E6E7" w14:textId="77777777" w:rsidR="004C02EF" w:rsidRPr="00E77497" w:rsidRDefault="004C02EF" w:rsidP="00BA2DF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14:paraId="22DB09F5" w14:textId="77777777" w:rsidR="004C02EF" w:rsidRPr="00E77497" w:rsidRDefault="004C02EF" w:rsidP="00BA2DF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14:paraId="4819ADE8" w14:textId="77777777" w:rsidR="004C02EF" w:rsidRPr="00E77497" w:rsidRDefault="004C02EF" w:rsidP="00BA2DF2">
      <w:pPr>
        <w:pStyle w:val="M3"/>
        <w:numPr>
          <w:ilvl w:val="2"/>
          <w:numId w:val="159"/>
        </w:numPr>
        <w:spacing w:after="0"/>
      </w:pPr>
      <w:r w:rsidRPr="00E77497">
        <w:t xml:space="preserve">Else, </w:t>
      </w:r>
    </w:p>
    <w:p w14:paraId="1C317613" w14:textId="77777777" w:rsidR="004C02EF" w:rsidRPr="00E77497" w:rsidRDefault="004C02EF" w:rsidP="00BA2DF2">
      <w:pPr>
        <w:pStyle w:val="M3"/>
        <w:numPr>
          <w:ilvl w:val="3"/>
          <w:numId w:val="159"/>
        </w:numPr>
        <w:spacing w:after="0"/>
      </w:pPr>
      <w:r w:rsidRPr="00E77497">
        <w:t xml:space="preserve">Increase </w:t>
      </w:r>
      <w:r w:rsidRPr="00E77497">
        <w:rPr>
          <w:i/>
        </w:rPr>
        <w:t>k</w:t>
      </w:r>
      <w:r w:rsidRPr="00E77497">
        <w:t xml:space="preserve"> by 1.</w:t>
      </w:r>
    </w:p>
    <w:p w14:paraId="308B73BF" w14:textId="77777777" w:rsidR="004C02EF" w:rsidRPr="00E77497" w:rsidRDefault="004C02EF" w:rsidP="00BA2DF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throw a</w:t>
      </w:r>
      <w:ins w:id="10306" w:author="Rev 19 Allen Wirfs-Brock" w:date="2013-09-26T17:35:00Z">
        <w:r w:rsidR="00284A05">
          <w:t>n</w:t>
        </w:r>
      </w:ins>
      <w:r w:rsidRPr="00E77497">
        <w:t xml:space="preserve"> </w:t>
      </w:r>
      <w:r w:rsidRPr="00E77497">
        <w:rPr>
          <w:b/>
        </w:rPr>
        <w:t>URIError</w:t>
      </w:r>
      <w:r w:rsidRPr="00E77497">
        <w:t xml:space="preserve"> exception.</w:t>
      </w:r>
    </w:p>
    <w:p w14:paraId="70E42CBE" w14:textId="77777777" w:rsidR="004C02EF" w:rsidRPr="00E77497" w:rsidRDefault="004C02EF" w:rsidP="00BA2DF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7C95645D" w14:textId="77777777" w:rsidR="004C02EF" w:rsidRPr="00E77497" w:rsidRDefault="004C02EF" w:rsidP="00BA2DF2">
      <w:pPr>
        <w:pStyle w:val="M3"/>
        <w:numPr>
          <w:ilvl w:val="3"/>
          <w:numId w:val="159"/>
        </w:numPr>
        <w:spacing w:after="0"/>
      </w:pPr>
      <w:r w:rsidRPr="00E77497">
        <w:t xml:space="preserve">If </w:t>
      </w:r>
      <w:r w:rsidRPr="00E77497">
        <w:rPr>
          <w:i/>
        </w:rPr>
        <w:t>kChar</w:t>
      </w:r>
      <w:r w:rsidRPr="00E77497">
        <w:t xml:space="preserve"> is less than 0xDC00 or greater than 0xDFFF, throw a</w:t>
      </w:r>
      <w:ins w:id="10307" w:author="Rev 19 Allen Wirfs-Brock" w:date="2013-09-26T17:36:00Z">
        <w:r w:rsidR="00284A05">
          <w:t>n</w:t>
        </w:r>
      </w:ins>
      <w:r w:rsidRPr="00E77497">
        <w:t xml:space="preserve"> </w:t>
      </w:r>
      <w:r w:rsidRPr="00E77497">
        <w:rPr>
          <w:b/>
        </w:rPr>
        <w:t>URIError</w:t>
      </w:r>
      <w:r w:rsidRPr="00E77497">
        <w:t xml:space="preserve"> exception.</w:t>
      </w:r>
    </w:p>
    <w:p w14:paraId="0A3840FE" w14:textId="77777777" w:rsidR="004C02EF" w:rsidRPr="00E77497" w:rsidRDefault="004C02EF" w:rsidP="00BA2DF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2B2217D5" w14:textId="77777777" w:rsidR="004C02EF" w:rsidRPr="00E77497" w:rsidRDefault="004C02EF" w:rsidP="00BA2DF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55F90BC3" w14:textId="77777777" w:rsidR="004C02EF" w:rsidRPr="00E77497" w:rsidRDefault="004C02EF" w:rsidP="00BA2DF2">
      <w:pPr>
        <w:pStyle w:val="M3"/>
        <w:numPr>
          <w:ilvl w:val="2"/>
          <w:numId w:val="159"/>
        </w:numPr>
        <w:spacing w:after="0"/>
      </w:pPr>
      <w:r w:rsidRPr="00E77497">
        <w:t xml:space="preserve">Let </w:t>
      </w:r>
      <w:r w:rsidRPr="00E77497">
        <w:rPr>
          <w:i/>
        </w:rPr>
        <w:t>j</w:t>
      </w:r>
      <w:r w:rsidRPr="00E77497">
        <w:t xml:space="preserve"> be 0.</w:t>
      </w:r>
    </w:p>
    <w:p w14:paraId="4E451952" w14:textId="77777777" w:rsidR="004C02EF" w:rsidRPr="00E77497" w:rsidRDefault="004C02EF" w:rsidP="00BA2DF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14:paraId="4BE944B1" w14:textId="77777777" w:rsidR="004C02EF" w:rsidRPr="00E77497" w:rsidRDefault="004C02EF" w:rsidP="00BA2DF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4EFD1557" w14:textId="77777777" w:rsidR="004C02EF" w:rsidRPr="00E77497" w:rsidRDefault="004C02EF" w:rsidP="00BA2DF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5E2878AE" w14:textId="77777777" w:rsidR="004C02EF" w:rsidRPr="00E77497" w:rsidRDefault="004C02EF" w:rsidP="00BA2DF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51AA8F64" w14:textId="77777777" w:rsidR="004C02EF" w:rsidRPr="00E77497" w:rsidRDefault="004C02EF" w:rsidP="00BA2DF2">
      <w:pPr>
        <w:pStyle w:val="M3"/>
        <w:numPr>
          <w:ilvl w:val="3"/>
          <w:numId w:val="159"/>
        </w:numPr>
        <w:spacing w:after="0"/>
      </w:pPr>
      <w:r w:rsidRPr="00E77497">
        <w:t xml:space="preserve">Increase </w:t>
      </w:r>
      <w:r w:rsidRPr="00E77497">
        <w:rPr>
          <w:i/>
        </w:rPr>
        <w:t>j</w:t>
      </w:r>
      <w:r w:rsidRPr="00E77497">
        <w:t xml:space="preserve"> by 1.</w:t>
      </w:r>
    </w:p>
    <w:p w14:paraId="174BC38D" w14:textId="77777777" w:rsidR="004C02EF" w:rsidRPr="00E77497" w:rsidRDefault="004C02EF" w:rsidP="00BA2DF2">
      <w:pPr>
        <w:pStyle w:val="M3"/>
        <w:numPr>
          <w:ilvl w:val="1"/>
          <w:numId w:val="159"/>
        </w:numPr>
        <w:spacing w:after="220"/>
      </w:pPr>
      <w:r w:rsidRPr="00E77497">
        <w:t xml:space="preserve">Increase </w:t>
      </w:r>
      <w:r w:rsidRPr="00E77497">
        <w:rPr>
          <w:i/>
        </w:rPr>
        <w:t>k</w:t>
      </w:r>
      <w:r w:rsidRPr="00E77497">
        <w:t xml:space="preserve"> by 1.</w:t>
      </w:r>
    </w:p>
    <w:p w14:paraId="5099B1FE" w14:textId="77777777" w:rsidR="00E435B1" w:rsidRDefault="00E435B1" w:rsidP="00BA2DF2">
      <w:r w:rsidRPr="00E77497">
        <w:rPr>
          <w:rFonts w:ascii="Helvetica" w:hAnsi="Helvetica"/>
          <w:b/>
        </w:rPr>
        <w:t xml:space="preserve">Runtime Semantics: </w:t>
      </w:r>
      <w:r>
        <w:rPr>
          <w:rFonts w:ascii="Helvetica" w:hAnsi="Helvetica"/>
          <w:b/>
          <w:spacing w:val="6"/>
        </w:rPr>
        <w:t>De</w:t>
      </w:r>
      <w:r w:rsidRPr="00E435B1">
        <w:rPr>
          <w:rFonts w:ascii="Helvetica" w:hAnsi="Helvetica"/>
          <w:b/>
          <w:spacing w:val="6"/>
        </w:rPr>
        <w:t xml:space="preserve">code </w:t>
      </w:r>
      <w:r>
        <w:rPr>
          <w:rFonts w:ascii="Helvetica" w:hAnsi="Helvetica"/>
          <w:b/>
          <w:spacing w:val="6"/>
        </w:rPr>
        <w:t>Abstract Operation</w:t>
      </w:r>
    </w:p>
    <w:p w14:paraId="334E38D6" w14:textId="77777777" w:rsidR="004C02EF" w:rsidRPr="00E77497" w:rsidRDefault="004C02EF" w:rsidP="00BA2DF2">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5AE7423B" w14:textId="77777777" w:rsidR="004C02EF" w:rsidRPr="00E77497" w:rsidRDefault="004C02EF" w:rsidP="00BA2DF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74E4BF20" w14:textId="77777777" w:rsidR="004C02EF" w:rsidRPr="00E77497" w:rsidRDefault="004C02EF" w:rsidP="00BA2DF2">
      <w:pPr>
        <w:pStyle w:val="M3"/>
        <w:numPr>
          <w:ilvl w:val="0"/>
          <w:numId w:val="160"/>
        </w:numPr>
        <w:spacing w:after="0"/>
      </w:pPr>
      <w:r w:rsidRPr="00E77497">
        <w:t xml:space="preserve">Let </w:t>
      </w:r>
      <w:r w:rsidRPr="00E77497">
        <w:rPr>
          <w:i/>
        </w:rPr>
        <w:t>R</w:t>
      </w:r>
      <w:r w:rsidRPr="00E77497">
        <w:t xml:space="preserve"> be the empty String.</w:t>
      </w:r>
    </w:p>
    <w:p w14:paraId="06852BD6" w14:textId="77777777" w:rsidR="004C02EF" w:rsidRPr="00E77497" w:rsidRDefault="004C02EF" w:rsidP="00BA2DF2">
      <w:pPr>
        <w:pStyle w:val="M3"/>
        <w:numPr>
          <w:ilvl w:val="0"/>
          <w:numId w:val="160"/>
        </w:numPr>
        <w:spacing w:after="0"/>
      </w:pPr>
      <w:r w:rsidRPr="00E77497">
        <w:t xml:space="preserve">Let </w:t>
      </w:r>
      <w:r w:rsidRPr="00E77497">
        <w:rPr>
          <w:i/>
        </w:rPr>
        <w:t>k</w:t>
      </w:r>
      <w:r w:rsidRPr="00E77497">
        <w:t xml:space="preserve"> be 0.</w:t>
      </w:r>
    </w:p>
    <w:p w14:paraId="3DEF51F0" w14:textId="77777777" w:rsidR="004C02EF" w:rsidRPr="00E77497" w:rsidRDefault="004C02EF" w:rsidP="00BA2DF2">
      <w:pPr>
        <w:pStyle w:val="M3"/>
        <w:numPr>
          <w:ilvl w:val="0"/>
          <w:numId w:val="160"/>
        </w:numPr>
        <w:spacing w:after="0"/>
      </w:pPr>
      <w:r w:rsidRPr="00E77497">
        <w:t>Repeat</w:t>
      </w:r>
    </w:p>
    <w:p w14:paraId="21272993" w14:textId="77777777" w:rsidR="004C02EF" w:rsidRPr="00E77497" w:rsidRDefault="004C02EF" w:rsidP="00BA2DF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7672A785" w14:textId="77777777" w:rsidR="004C02EF" w:rsidRPr="00E77497" w:rsidRDefault="004C02EF" w:rsidP="00BA2DF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27917F38" w14:textId="77777777" w:rsidR="004C02EF" w:rsidRPr="00E77497" w:rsidRDefault="004C02EF" w:rsidP="00BA2DF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14:paraId="13CA6262" w14:textId="77777777" w:rsidR="004C02EF" w:rsidRPr="00E77497" w:rsidRDefault="004C02EF" w:rsidP="00BA2DF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562D17AD" w14:textId="77777777" w:rsidR="004C02EF" w:rsidRPr="00E77497" w:rsidRDefault="004C02EF" w:rsidP="00BA2DF2">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r w:rsidR="00BE1C30" w:rsidRPr="00E77497">
        <w:t>,</w:t>
      </w:r>
    </w:p>
    <w:p w14:paraId="1AF22C08" w14:textId="77777777" w:rsidR="004C02EF" w:rsidRPr="00E77497" w:rsidRDefault="004C02EF" w:rsidP="00BA2DF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14:paraId="578FDCC3" w14:textId="77777777" w:rsidR="004C02EF" w:rsidRPr="00E77497" w:rsidRDefault="004C02EF" w:rsidP="00BA2DF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throw a</w:t>
      </w:r>
      <w:ins w:id="10308" w:author="Rev 19 Allen Wirfs-Brock" w:date="2013-09-26T17:36:00Z">
        <w:r w:rsidR="00284A05">
          <w:t>n</w:t>
        </w:r>
      </w:ins>
      <w:r w:rsidRPr="00E77497">
        <w:t xml:space="preserve"> </w:t>
      </w:r>
      <w:r w:rsidRPr="00E77497">
        <w:rPr>
          <w:b/>
        </w:rPr>
        <w:t>URIError</w:t>
      </w:r>
      <w:r w:rsidRPr="00E77497">
        <w:t xml:space="preserve"> exception.</w:t>
      </w:r>
    </w:p>
    <w:p w14:paraId="451504F9" w14:textId="77777777" w:rsidR="004C02EF" w:rsidRPr="00E77497" w:rsidRDefault="004C02EF" w:rsidP="00BA2DF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do not represent hexadecimal digits, throw a</w:t>
      </w:r>
      <w:ins w:id="10309" w:author="Rev 19 Allen Wirfs-Brock" w:date="2013-09-26T17:36:00Z">
        <w:r w:rsidR="00284A05">
          <w:t>n</w:t>
        </w:r>
      </w:ins>
      <w:r w:rsidRPr="00E77497">
        <w:t xml:space="preserve"> </w:t>
      </w:r>
      <w:r w:rsidRPr="00E77497">
        <w:rPr>
          <w:b/>
        </w:rPr>
        <w:t>URIError</w:t>
      </w:r>
      <w:r w:rsidRPr="00E77497">
        <w:t xml:space="preserve"> exception.</w:t>
      </w:r>
    </w:p>
    <w:p w14:paraId="526CA005" w14:textId="77777777" w:rsidR="004C02EF" w:rsidRPr="00E77497" w:rsidRDefault="004C02EF" w:rsidP="00BA2DF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2C43B84F" w14:textId="77777777" w:rsidR="004C02EF" w:rsidRPr="00E77497" w:rsidRDefault="004C02EF" w:rsidP="00BA2DF2">
      <w:pPr>
        <w:pStyle w:val="M3"/>
        <w:numPr>
          <w:ilvl w:val="2"/>
          <w:numId w:val="160"/>
        </w:numPr>
        <w:spacing w:after="0"/>
      </w:pPr>
      <w:r w:rsidRPr="00E77497">
        <w:t xml:space="preserve">Increment </w:t>
      </w:r>
      <w:r w:rsidRPr="00E77497">
        <w:rPr>
          <w:i/>
        </w:rPr>
        <w:t>k</w:t>
      </w:r>
      <w:r w:rsidRPr="00E77497">
        <w:t xml:space="preserve"> by 2.</w:t>
      </w:r>
    </w:p>
    <w:p w14:paraId="3D027608" w14:textId="77777777" w:rsidR="004C02EF" w:rsidRPr="00E77497" w:rsidRDefault="004C02EF" w:rsidP="00BA2DF2">
      <w:pPr>
        <w:pStyle w:val="M3"/>
        <w:numPr>
          <w:ilvl w:val="2"/>
          <w:numId w:val="160"/>
        </w:numPr>
        <w:spacing w:after="0"/>
      </w:pPr>
      <w:r w:rsidRPr="00E77497">
        <w:t xml:space="preserve">If the most significant bit in </w:t>
      </w:r>
      <w:r w:rsidRPr="00E77497">
        <w:rPr>
          <w:i/>
        </w:rPr>
        <w:t>B</w:t>
      </w:r>
      <w:r w:rsidRPr="00E77497">
        <w:t xml:space="preserve"> is 0, then</w:t>
      </w:r>
    </w:p>
    <w:p w14:paraId="2276E7C0" w14:textId="77777777" w:rsidR="004C02EF" w:rsidRPr="00E77497" w:rsidRDefault="004C02EF" w:rsidP="00BA2DF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14:paraId="46A5783B" w14:textId="77777777" w:rsidR="004C02EF" w:rsidRPr="00E77497" w:rsidRDefault="004C02EF" w:rsidP="00BA2DF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55025436" w14:textId="77777777"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55658138" w14:textId="77777777" w:rsidR="004C02EF" w:rsidRPr="00E77497" w:rsidRDefault="004C02EF" w:rsidP="00BA2DF2">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14:paraId="321B26DF" w14:textId="77777777"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56AF1792" w14:textId="77777777" w:rsidR="004C02EF" w:rsidRPr="00E77497" w:rsidRDefault="004C02EF" w:rsidP="00BA2DF2">
      <w:pPr>
        <w:pStyle w:val="M3"/>
        <w:numPr>
          <w:ilvl w:val="2"/>
          <w:numId w:val="160"/>
        </w:numPr>
        <w:spacing w:after="0"/>
      </w:pPr>
      <w:r w:rsidRPr="00E77497">
        <w:t xml:space="preserve">Else the most significant bit in </w:t>
      </w:r>
      <w:r w:rsidRPr="00E77497">
        <w:rPr>
          <w:i/>
        </w:rPr>
        <w:t>B</w:t>
      </w:r>
      <w:r w:rsidRPr="00E77497">
        <w:t xml:space="preserve"> is 1</w:t>
      </w:r>
      <w:r w:rsidR="00BE1C30" w:rsidRPr="00E77497">
        <w:t>,</w:t>
      </w:r>
    </w:p>
    <w:p w14:paraId="16281EB9" w14:textId="77777777" w:rsidR="004C02EF" w:rsidRPr="00E77497" w:rsidRDefault="004C02EF" w:rsidP="00BA2DF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1C2F5B27" w14:textId="77777777" w:rsidR="004C02EF" w:rsidRPr="00E77497" w:rsidRDefault="004C02EF" w:rsidP="00BA2DF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w:t>
      </w:r>
      <w:ins w:id="10310" w:author="Rev 19 Allen Wirfs-Brock" w:date="2013-09-26T17:36:00Z">
        <w:r w:rsidR="00284A05">
          <w:t>n</w:t>
        </w:r>
      </w:ins>
      <w:r w:rsidRPr="00E77497">
        <w:t xml:space="preserve"> </w:t>
      </w:r>
      <w:r w:rsidRPr="00E77497">
        <w:rPr>
          <w:b/>
        </w:rPr>
        <w:t>URIError</w:t>
      </w:r>
      <w:r w:rsidRPr="00E77497">
        <w:t xml:space="preserve"> exception.</w:t>
      </w:r>
    </w:p>
    <w:p w14:paraId="5FC8A6A1" w14:textId="77777777" w:rsidR="004C02EF" w:rsidRPr="00E77497" w:rsidRDefault="004C02EF" w:rsidP="00BA2DF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14:paraId="2FAD68EC" w14:textId="77777777" w:rsidR="004C02EF" w:rsidRPr="00E77497" w:rsidRDefault="004C02EF" w:rsidP="00BA2DF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14:paraId="2A9EF7EF" w14:textId="77777777" w:rsidR="004C02EF" w:rsidRPr="00E77497" w:rsidRDefault="004C02EF" w:rsidP="00BA2DF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throw a</w:t>
      </w:r>
      <w:ins w:id="10311" w:author="Rev 19 Allen Wirfs-Brock" w:date="2013-09-26T17:36:00Z">
        <w:r w:rsidR="00284A05">
          <w:t>n</w:t>
        </w:r>
      </w:ins>
      <w:r w:rsidRPr="00E77497">
        <w:t xml:space="preserve"> </w:t>
      </w:r>
      <w:r w:rsidRPr="00E77497">
        <w:rPr>
          <w:b/>
        </w:rPr>
        <w:t>URIError</w:t>
      </w:r>
      <w:r w:rsidRPr="00E77497">
        <w:t xml:space="preserve"> exception.</w:t>
      </w:r>
    </w:p>
    <w:p w14:paraId="2F9A4944" w14:textId="77777777" w:rsidR="004C02EF" w:rsidRPr="00E77497" w:rsidRDefault="004C02EF" w:rsidP="00BA2DF2">
      <w:pPr>
        <w:pStyle w:val="M3"/>
        <w:numPr>
          <w:ilvl w:val="3"/>
          <w:numId w:val="160"/>
        </w:numPr>
        <w:spacing w:after="0"/>
      </w:pPr>
      <w:r w:rsidRPr="00E77497">
        <w:t xml:space="preserve">Let </w:t>
      </w:r>
      <w:r w:rsidRPr="00E77497">
        <w:rPr>
          <w:i/>
        </w:rPr>
        <w:t>j</w:t>
      </w:r>
      <w:r w:rsidRPr="00E77497">
        <w:t xml:space="preserve"> be 1.</w:t>
      </w:r>
    </w:p>
    <w:p w14:paraId="4CF98D72" w14:textId="77777777" w:rsidR="004C02EF" w:rsidRPr="00E77497" w:rsidRDefault="004C02EF" w:rsidP="00BA2DF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14:paraId="1CB41CCB" w14:textId="77777777" w:rsidR="004C02EF" w:rsidRPr="00E77497" w:rsidRDefault="004C02EF" w:rsidP="00BA2DF2">
      <w:pPr>
        <w:pStyle w:val="M3"/>
        <w:numPr>
          <w:ilvl w:val="4"/>
          <w:numId w:val="160"/>
        </w:numPr>
        <w:spacing w:after="0"/>
      </w:pPr>
      <w:r w:rsidRPr="00E77497">
        <w:t xml:space="preserve">Increment </w:t>
      </w:r>
      <w:r w:rsidRPr="00E77497">
        <w:rPr>
          <w:i/>
        </w:rPr>
        <w:t>k</w:t>
      </w:r>
      <w:r w:rsidRPr="00E77497">
        <w:t xml:space="preserve"> by 1.</w:t>
      </w:r>
    </w:p>
    <w:p w14:paraId="44C14B12" w14:textId="77777777" w:rsidR="004C02EF" w:rsidRPr="00E77497" w:rsidRDefault="004C02EF" w:rsidP="00BA2DF2">
      <w:pPr>
        <w:pStyle w:val="M3"/>
        <w:numPr>
          <w:ilvl w:val="4"/>
          <w:numId w:val="160"/>
        </w:numPr>
        <w:spacing w:after="0"/>
      </w:pPr>
      <w:r w:rsidRPr="00E77497">
        <w:t xml:space="preserve">If the character at position </w:t>
      </w:r>
      <w:r w:rsidRPr="00E77497">
        <w:rPr>
          <w:i/>
        </w:rPr>
        <w:t>k</w:t>
      </w:r>
      <w:r w:rsidRPr="00E77497">
        <w:t xml:space="preserve"> </w:t>
      </w:r>
      <w:r w:rsidR="003D3908">
        <w:t xml:space="preserve">within </w:t>
      </w:r>
      <w:r w:rsidR="003D3908" w:rsidRPr="003D3908">
        <w:rPr>
          <w:i/>
          <w:iCs/>
        </w:rPr>
        <w:t>string</w:t>
      </w:r>
      <w:r w:rsidR="003D3908">
        <w:rPr>
          <w:i/>
          <w:iCs/>
        </w:rPr>
        <w:t xml:space="preserve"> </w:t>
      </w:r>
      <w:r w:rsidRPr="003D3908">
        <w:t>is</w:t>
      </w:r>
      <w:r w:rsidRPr="00E77497">
        <w:t xml:space="preserve"> not </w:t>
      </w:r>
      <w:r w:rsidR="003D3908">
        <w:rPr>
          <w:rFonts w:ascii="Courier New" w:hAnsi="Courier New" w:cs="Courier New"/>
          <w:b/>
          <w:bCs/>
        </w:rPr>
        <w:t>"</w:t>
      </w:r>
      <w:r w:rsidRPr="003D3908">
        <w:rPr>
          <w:rFonts w:ascii="Courier New" w:hAnsi="Courier New" w:cs="Courier New"/>
          <w:b/>
          <w:bCs/>
        </w:rPr>
        <w:t>%</w:t>
      </w:r>
      <w:r w:rsidR="003D3908">
        <w:rPr>
          <w:rFonts w:ascii="Courier New" w:hAnsi="Courier New" w:cs="Courier New"/>
          <w:b/>
          <w:bCs/>
        </w:rPr>
        <w:t>″</w:t>
      </w:r>
      <w:r w:rsidRPr="00E77497">
        <w:t>, throw a</w:t>
      </w:r>
      <w:ins w:id="10312" w:author="Rev 19 Allen Wirfs-Brock" w:date="2013-09-26T17:36:00Z">
        <w:r w:rsidR="00284A05">
          <w:t>n</w:t>
        </w:r>
      </w:ins>
      <w:r w:rsidRPr="00E77497">
        <w:t xml:space="preserve"> </w:t>
      </w:r>
      <w:r w:rsidRPr="00E77497">
        <w:rPr>
          <w:b/>
        </w:rPr>
        <w:t>URIError</w:t>
      </w:r>
      <w:r w:rsidRPr="00E77497">
        <w:t xml:space="preserve"> exception.</w:t>
      </w:r>
    </w:p>
    <w:p w14:paraId="4669DBA3" w14:textId="77777777" w:rsidR="004C02EF" w:rsidRPr="00E77497" w:rsidRDefault="004C02EF" w:rsidP="00BA2DF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w:t>
      </w:r>
      <w:ins w:id="10313" w:author="Rev 19 Allen Wirfs-Brock" w:date="2013-09-26T17:36:00Z">
        <w:r w:rsidR="00284A05">
          <w:t>n</w:t>
        </w:r>
      </w:ins>
      <w:r w:rsidRPr="00E77497">
        <w:t xml:space="preserve"> </w:t>
      </w:r>
      <w:r w:rsidRPr="00E77497">
        <w:rPr>
          <w:b/>
        </w:rPr>
        <w:t>URIError</w:t>
      </w:r>
      <w:r w:rsidRPr="00E77497">
        <w:t xml:space="preserve"> exception.</w:t>
      </w:r>
    </w:p>
    <w:p w14:paraId="661BDDD8" w14:textId="77777777" w:rsidR="004C02EF" w:rsidRPr="00E77497" w:rsidRDefault="004C02EF" w:rsidP="00BA2DF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561A9B4F" w14:textId="77777777" w:rsidR="004C02EF" w:rsidRPr="00E77497" w:rsidRDefault="004C02EF" w:rsidP="00BA2DF2">
      <w:pPr>
        <w:pStyle w:val="M3"/>
        <w:numPr>
          <w:ilvl w:val="4"/>
          <w:numId w:val="160"/>
        </w:numPr>
        <w:spacing w:after="0"/>
      </w:pPr>
      <w:r w:rsidRPr="00E77497">
        <w:t xml:space="preserve">If the two most significant bits in </w:t>
      </w:r>
      <w:r w:rsidRPr="00E77497">
        <w:rPr>
          <w:i/>
        </w:rPr>
        <w:t>B</w:t>
      </w:r>
      <w:r w:rsidRPr="00E77497">
        <w:t xml:space="preserve"> are not 10, throw a</w:t>
      </w:r>
      <w:ins w:id="10314" w:author="Rev 19 Allen Wirfs-Brock" w:date="2013-09-26T17:36:00Z">
        <w:r w:rsidR="00284A05">
          <w:t>n</w:t>
        </w:r>
      </w:ins>
      <w:r w:rsidRPr="00E77497">
        <w:t xml:space="preserve"> </w:t>
      </w:r>
      <w:r w:rsidRPr="00E77497">
        <w:rPr>
          <w:b/>
        </w:rPr>
        <w:t>URIError</w:t>
      </w:r>
      <w:r w:rsidRPr="00E77497">
        <w:t xml:space="preserve"> exception.</w:t>
      </w:r>
    </w:p>
    <w:p w14:paraId="55C4F87E" w14:textId="77777777" w:rsidR="004C02EF" w:rsidRPr="00E77497" w:rsidRDefault="004C02EF" w:rsidP="00BA2DF2">
      <w:pPr>
        <w:pStyle w:val="M3"/>
        <w:numPr>
          <w:ilvl w:val="4"/>
          <w:numId w:val="160"/>
        </w:numPr>
        <w:spacing w:after="0"/>
      </w:pPr>
      <w:r w:rsidRPr="00E77497">
        <w:t xml:space="preserve">Increment </w:t>
      </w:r>
      <w:r w:rsidRPr="00E77497">
        <w:rPr>
          <w:i/>
        </w:rPr>
        <w:t>k</w:t>
      </w:r>
      <w:r w:rsidRPr="00E77497">
        <w:t xml:space="preserve"> by 2.</w:t>
      </w:r>
    </w:p>
    <w:p w14:paraId="007DEEF7" w14:textId="77777777" w:rsidR="004C02EF" w:rsidRPr="00E77497" w:rsidRDefault="004C02EF" w:rsidP="00BA2DF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7A453080" w14:textId="77777777" w:rsidR="004C02EF" w:rsidRPr="00E77497" w:rsidRDefault="004C02EF" w:rsidP="00BA2DF2">
      <w:pPr>
        <w:pStyle w:val="M3"/>
        <w:numPr>
          <w:ilvl w:val="4"/>
          <w:numId w:val="160"/>
        </w:numPr>
        <w:spacing w:after="0"/>
      </w:pPr>
      <w:r w:rsidRPr="00E77497">
        <w:t xml:space="preserve">Increment </w:t>
      </w:r>
      <w:r w:rsidRPr="00E77497">
        <w:rPr>
          <w:i/>
        </w:rPr>
        <w:t>j</w:t>
      </w:r>
      <w:r w:rsidRPr="00E77497">
        <w:t xml:space="preserve"> by 1.</w:t>
      </w:r>
    </w:p>
    <w:p w14:paraId="4B62963C" w14:textId="77777777" w:rsidR="004C02EF" w:rsidRPr="00E77497" w:rsidRDefault="004C02EF" w:rsidP="00BA2DF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w:t>
      </w:r>
      <w:ins w:id="10315" w:author="Rev 19 Allen Wirfs-Brock" w:date="2013-09-26T17:36:00Z">
        <w:r w:rsidR="00284A05">
          <w:t>n</w:t>
        </w:r>
      </w:ins>
      <w:r w:rsidRPr="00E77497">
        <w:t xml:space="preserve"> Unicode code point throw an </w:t>
      </w:r>
      <w:r w:rsidRPr="00E77497">
        <w:rPr>
          <w:b/>
        </w:rPr>
        <w:t>URIError</w:t>
      </w:r>
      <w:r w:rsidRPr="00E77497">
        <w:t xml:space="preserve"> exception.</w:t>
      </w:r>
    </w:p>
    <w:p w14:paraId="202A6B38" w14:textId="77777777" w:rsidR="004C02EF" w:rsidRPr="00E77497" w:rsidRDefault="004C02EF" w:rsidP="00BA2DF2">
      <w:pPr>
        <w:pStyle w:val="M3"/>
        <w:numPr>
          <w:ilvl w:val="3"/>
          <w:numId w:val="160"/>
        </w:numPr>
        <w:spacing w:after="0"/>
      </w:pPr>
      <w:r w:rsidRPr="00E77497">
        <w:t xml:space="preserve">If </w:t>
      </w:r>
      <w:r w:rsidRPr="00E77497">
        <w:rPr>
          <w:i/>
        </w:rPr>
        <w:t>V</w:t>
      </w:r>
      <w:r w:rsidRPr="00E77497">
        <w:t xml:space="preserve"> </w:t>
      </w:r>
      <w:r w:rsidR="00703487">
        <w:t>&lt;</w:t>
      </w:r>
      <w:r w:rsidRPr="00E77497">
        <w:t xml:space="preserve"> 0x10000, then</w:t>
      </w:r>
    </w:p>
    <w:p w14:paraId="165FFAA5" w14:textId="77777777" w:rsidR="004C02EF" w:rsidRPr="00E77497" w:rsidRDefault="004C02EF" w:rsidP="00BA2DF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14:paraId="7B1F415D" w14:textId="77777777" w:rsidR="004C02EF" w:rsidRPr="00E77497" w:rsidRDefault="004C02EF" w:rsidP="00BA2DF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791B7A2D" w14:textId="77777777" w:rsidR="004C02EF" w:rsidRPr="00E77497" w:rsidRDefault="004C02EF" w:rsidP="00BA2DF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2E2B180B" w14:textId="77777777" w:rsidR="004C02EF" w:rsidRPr="00E77497" w:rsidRDefault="004C02EF" w:rsidP="00BA2DF2">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14:paraId="46463609" w14:textId="77777777" w:rsidR="004C02EF" w:rsidRPr="00E77497" w:rsidRDefault="004C02EF" w:rsidP="00BA2DF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0E93E185" w14:textId="77777777" w:rsidR="004C02EF" w:rsidRPr="00E77497" w:rsidRDefault="004C02EF" w:rsidP="00BA2DF2">
      <w:pPr>
        <w:pStyle w:val="M3"/>
        <w:numPr>
          <w:ilvl w:val="3"/>
          <w:numId w:val="160"/>
        </w:numPr>
        <w:spacing w:after="0"/>
      </w:pPr>
      <w:r w:rsidRPr="00E77497">
        <w:t xml:space="preserve">Else </w:t>
      </w:r>
      <w:r w:rsidRPr="00E77497">
        <w:rPr>
          <w:i/>
        </w:rPr>
        <w:t>V</w:t>
      </w:r>
      <w:r w:rsidRPr="00E77497">
        <w:t xml:space="preserve"> ≥ 0x10000</w:t>
      </w:r>
      <w:r w:rsidR="00BE1C30" w:rsidRPr="00E77497">
        <w:t>,</w:t>
      </w:r>
    </w:p>
    <w:p w14:paraId="5A3F7485" w14:textId="77777777" w:rsidR="004C02EF" w:rsidRPr="00E77497" w:rsidRDefault="004C02EF" w:rsidP="00BA2DF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14:paraId="4F65FDEA" w14:textId="77777777" w:rsidR="004C02EF" w:rsidRPr="00E77497" w:rsidRDefault="004C02EF" w:rsidP="00BA2DF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16CACD8E" w14:textId="77777777"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7D3C885D" w14:textId="77777777" w:rsidR="004C02EF" w:rsidRPr="00E77497" w:rsidRDefault="004C02EF" w:rsidP="00BA2DF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16485871" w14:textId="77777777" w:rsidR="004C02EF" w:rsidRPr="00E77497" w:rsidRDefault="004C02EF" w:rsidP="00BA2DF2">
      <w:pPr>
        <w:pStyle w:val="M3"/>
        <w:numPr>
          <w:ilvl w:val="1"/>
          <w:numId w:val="160"/>
        </w:numPr>
      </w:pPr>
      <w:r w:rsidRPr="00E77497">
        <w:t xml:space="preserve">Increase </w:t>
      </w:r>
      <w:r w:rsidRPr="00E77497">
        <w:rPr>
          <w:i/>
        </w:rPr>
        <w:t>k</w:t>
      </w:r>
      <w:r w:rsidRPr="00E77497">
        <w:t xml:space="preserve"> by 1.</w:t>
      </w:r>
    </w:p>
    <w:p w14:paraId="707595E1" w14:textId="77777777" w:rsidR="004C02EF" w:rsidRPr="00E77497" w:rsidRDefault="004C02EF" w:rsidP="00BA2DF2">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6A03C6BB" w14:textId="77777777" w:rsidR="004C02EF" w:rsidRPr="00E77497" w:rsidRDefault="004C02EF" w:rsidP="00BA2DF2">
      <w:pPr>
        <w:rPr>
          <w:sz w:val="18"/>
        </w:rPr>
      </w:pPr>
      <w:r w:rsidRPr="00E77497">
        <w:rPr>
          <w:sz w:val="18"/>
        </w:rPr>
        <w:t>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w:t>
      </w:r>
      <w:r w:rsidR="00071F21">
        <w:rPr>
          <w:sz w:val="18"/>
        </w:rPr>
        <w:t xml:space="preserve"> </w:t>
      </w:r>
      <w:r w:rsidR="00071F21">
        <w:rPr>
          <w:sz w:val="18"/>
        </w:rPr>
        <w:fldChar w:fldCharType="begin"/>
      </w:r>
      <w:r w:rsidR="00071F21">
        <w:rPr>
          <w:sz w:val="18"/>
        </w:rPr>
        <w:instrText xml:space="preserve"> REF _Ref327355453 \h </w:instrText>
      </w:r>
      <w:r w:rsidR="00071F21">
        <w:rPr>
          <w:sz w:val="18"/>
        </w:rPr>
      </w:r>
      <w:r w:rsidR="00071F21">
        <w:rPr>
          <w:sz w:val="18"/>
        </w:rPr>
        <w:fldChar w:fldCharType="separate"/>
      </w:r>
      <w:r w:rsidR="00D433E8">
        <w:t xml:space="preserve">Table </w:t>
      </w:r>
      <w:r w:rsidR="00D433E8">
        <w:rPr>
          <w:noProof/>
        </w:rPr>
        <w:t>32</w:t>
      </w:r>
      <w:r w:rsidR="00071F21">
        <w:rPr>
          <w:sz w:val="18"/>
        </w:rPr>
        <w:fldChar w:fldCharType="end"/>
      </w:r>
      <w:r w:rsidRPr="00E77497">
        <w:rPr>
          <w:sz w:val="18"/>
        </w:rPr>
        <w:t>.</w:t>
      </w:r>
    </w:p>
    <w:p w14:paraId="2DEBE6A6" w14:textId="77777777" w:rsidR="004C02EF" w:rsidRPr="00E77497" w:rsidRDefault="00676727" w:rsidP="00BA2DF2">
      <w:pPr>
        <w:pStyle w:val="Tabletitle"/>
      </w:pPr>
      <w:bookmarkStart w:id="10316" w:name="_Ref327355453"/>
      <w:r>
        <w:t xml:space="preserve">Table </w:t>
      </w:r>
      <w:r>
        <w:fldChar w:fldCharType="begin"/>
      </w:r>
      <w:r>
        <w:instrText xml:space="preserve"> SEQ Table \* ARABIC </w:instrText>
      </w:r>
      <w:r>
        <w:fldChar w:fldCharType="separate"/>
      </w:r>
      <w:r w:rsidR="00D433E8">
        <w:rPr>
          <w:noProof/>
        </w:rPr>
        <w:t>32</w:t>
      </w:r>
      <w:r>
        <w:fldChar w:fldCharType="end"/>
      </w:r>
      <w:bookmarkEnd w:id="10316"/>
      <w:r w:rsidR="008962D8" w:rsidRPr="00E77497">
        <w:rPr>
          <w:rFonts w:eastAsia="Arial Unicode MS"/>
        </w:rPr>
        <w:t xml:space="preserve"> </w:t>
      </w:r>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14:paraId="541C6B1E" w14:textId="7777777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4DFC4BAA" w14:textId="77777777" w:rsidR="004C02EF" w:rsidRPr="00E77497" w:rsidRDefault="004C02EF" w:rsidP="00BA2DF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14:paraId="62EF9F08" w14:textId="77777777" w:rsidR="004C02EF" w:rsidRPr="00E77497" w:rsidRDefault="004C02EF" w:rsidP="00BA2DF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14:paraId="1DB4F3CA" w14:textId="77777777" w:rsidR="004C02EF" w:rsidRPr="00E77497" w:rsidRDefault="004C02EF" w:rsidP="00BA2DF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14:paraId="41F945DA" w14:textId="77777777" w:rsidR="004C02EF" w:rsidRPr="00E77497" w:rsidRDefault="004C02EF" w:rsidP="00BA2DF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14:paraId="12F9A240" w14:textId="77777777" w:rsidR="004C02EF" w:rsidRPr="00E77497" w:rsidRDefault="004C02EF" w:rsidP="00BA2DF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0DD233DD" w14:textId="77777777" w:rsidR="004C02EF" w:rsidRPr="00E77497" w:rsidRDefault="004C02EF" w:rsidP="00BA2DF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14:paraId="7228208F" w14:textId="77777777" w:rsidTr="0027695A">
        <w:tc>
          <w:tcPr>
            <w:tcW w:w="2178" w:type="dxa"/>
            <w:tcBorders>
              <w:top w:val="nil"/>
            </w:tcBorders>
          </w:tcPr>
          <w:p w14:paraId="614642D3" w14:textId="77777777" w:rsidR="004C02EF" w:rsidRPr="00E77497" w:rsidRDefault="004C02EF" w:rsidP="0092211F">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14:paraId="5F7E8C31" w14:textId="77777777" w:rsidR="004C02EF" w:rsidRPr="00E77497" w:rsidRDefault="004C02EF" w:rsidP="003E75AF">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14:paraId="14D51117" w14:textId="77777777" w:rsidR="004C02EF" w:rsidRPr="00E77497" w:rsidRDefault="004C02EF" w:rsidP="00A95C0C">
            <w:pPr>
              <w:pStyle w:val="HTML"/>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14:paraId="4CFD584D" w14:textId="77777777" w:rsidR="004C02EF" w:rsidRPr="00E77497" w:rsidRDefault="004C02EF" w:rsidP="00A95C0C">
            <w:pPr>
              <w:pStyle w:val="HTML"/>
              <w:keepNext/>
              <w:spacing w:after="0"/>
              <w:jc w:val="center"/>
              <w:rPr>
                <w:rFonts w:cs="Courier New"/>
                <w:sz w:val="18"/>
                <w:lang w:eastAsia="en-US"/>
              </w:rPr>
            </w:pPr>
          </w:p>
        </w:tc>
        <w:tc>
          <w:tcPr>
            <w:tcW w:w="1170" w:type="dxa"/>
            <w:tcBorders>
              <w:top w:val="nil"/>
            </w:tcBorders>
          </w:tcPr>
          <w:p w14:paraId="2E315D9D" w14:textId="77777777" w:rsidR="004C02EF" w:rsidRPr="00E77497" w:rsidRDefault="004C02EF" w:rsidP="008753E0">
            <w:pPr>
              <w:pStyle w:val="HTML"/>
              <w:keepNext/>
              <w:spacing w:after="0"/>
              <w:jc w:val="center"/>
              <w:rPr>
                <w:rFonts w:cs="Courier New"/>
                <w:sz w:val="18"/>
                <w:lang w:eastAsia="en-US"/>
              </w:rPr>
            </w:pPr>
          </w:p>
        </w:tc>
        <w:tc>
          <w:tcPr>
            <w:tcW w:w="1170" w:type="dxa"/>
            <w:tcBorders>
              <w:top w:val="nil"/>
            </w:tcBorders>
          </w:tcPr>
          <w:p w14:paraId="36E10922" w14:textId="77777777" w:rsidR="004C02EF" w:rsidRPr="00E77497" w:rsidRDefault="004C02EF" w:rsidP="00052E66">
            <w:pPr>
              <w:pStyle w:val="HTML"/>
              <w:keepNext/>
              <w:spacing w:after="0"/>
              <w:jc w:val="center"/>
              <w:rPr>
                <w:rFonts w:cs="Courier New"/>
                <w:sz w:val="18"/>
                <w:lang w:eastAsia="en-US"/>
              </w:rPr>
            </w:pPr>
          </w:p>
        </w:tc>
      </w:tr>
      <w:tr w:rsidR="004C02EF" w:rsidRPr="00E77497" w14:paraId="0546D4A7" w14:textId="77777777" w:rsidTr="0027695A">
        <w:tc>
          <w:tcPr>
            <w:tcW w:w="2178" w:type="dxa"/>
          </w:tcPr>
          <w:p w14:paraId="08760B88" w14:textId="77777777" w:rsidR="004C02EF" w:rsidRPr="00E77497" w:rsidRDefault="004C02EF" w:rsidP="0092211F">
            <w:pPr>
              <w:keepNext/>
              <w:spacing w:after="0"/>
              <w:jc w:val="center"/>
              <w:rPr>
                <w:rFonts w:ascii="Courier New" w:hAnsi="Courier New"/>
                <w:b/>
                <w:sz w:val="18"/>
              </w:rPr>
            </w:pPr>
            <w:r w:rsidRPr="00E77497">
              <w:rPr>
                <w:rFonts w:ascii="Courier New" w:hAnsi="Courier New"/>
                <w:b/>
                <w:sz w:val="18"/>
              </w:rPr>
              <w:t>0x0080 - 0x07FF</w:t>
            </w:r>
          </w:p>
        </w:tc>
        <w:tc>
          <w:tcPr>
            <w:tcW w:w="2340" w:type="dxa"/>
          </w:tcPr>
          <w:p w14:paraId="33A5245E" w14:textId="77777777" w:rsidR="004C02EF" w:rsidRPr="00E77497" w:rsidRDefault="004C02EF" w:rsidP="003E75AF">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14:paraId="6170FA52" w14:textId="77777777" w:rsidR="004C02EF" w:rsidRPr="00E77497" w:rsidRDefault="004C02EF" w:rsidP="00A95C0C">
            <w:pPr>
              <w:pStyle w:val="HTML"/>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14:paraId="46400344" w14:textId="77777777" w:rsidR="004C02EF" w:rsidRPr="00E77497" w:rsidRDefault="004C02EF" w:rsidP="00A95C0C">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20CA1BA0" w14:textId="77777777" w:rsidR="004C02EF" w:rsidRPr="00E77497" w:rsidRDefault="004C02EF" w:rsidP="008753E0">
            <w:pPr>
              <w:pStyle w:val="HTML"/>
              <w:keepNext/>
              <w:spacing w:after="0"/>
              <w:jc w:val="center"/>
              <w:rPr>
                <w:rFonts w:cs="Courier New"/>
                <w:sz w:val="18"/>
                <w:lang w:eastAsia="en-US"/>
              </w:rPr>
            </w:pPr>
          </w:p>
        </w:tc>
        <w:tc>
          <w:tcPr>
            <w:tcW w:w="1170" w:type="dxa"/>
          </w:tcPr>
          <w:p w14:paraId="04928D63" w14:textId="77777777" w:rsidR="004C02EF" w:rsidRPr="00E77497" w:rsidRDefault="004C02EF" w:rsidP="00052E66">
            <w:pPr>
              <w:pStyle w:val="HTML"/>
              <w:keepNext/>
              <w:spacing w:after="0"/>
              <w:jc w:val="center"/>
              <w:rPr>
                <w:rFonts w:cs="Courier New"/>
                <w:sz w:val="18"/>
                <w:lang w:eastAsia="en-US"/>
              </w:rPr>
            </w:pPr>
          </w:p>
        </w:tc>
      </w:tr>
      <w:tr w:rsidR="004C02EF" w:rsidRPr="00E77497" w14:paraId="302023FE" w14:textId="77777777" w:rsidTr="0027695A">
        <w:tc>
          <w:tcPr>
            <w:tcW w:w="2178" w:type="dxa"/>
          </w:tcPr>
          <w:p w14:paraId="0958BB4D" w14:textId="77777777" w:rsidR="004C02EF" w:rsidRPr="00E77497" w:rsidRDefault="004C02EF" w:rsidP="0092211F">
            <w:pPr>
              <w:pStyle w:val="HTML"/>
              <w:keepNext/>
              <w:spacing w:after="0"/>
              <w:jc w:val="center"/>
              <w:rPr>
                <w:rFonts w:cs="Courier New"/>
                <w:b/>
                <w:i/>
                <w:sz w:val="18"/>
                <w:lang w:eastAsia="en-US"/>
              </w:rPr>
            </w:pPr>
            <w:r w:rsidRPr="00E77497">
              <w:rPr>
                <w:rFonts w:cs="Courier New"/>
                <w:b/>
                <w:sz w:val="18"/>
                <w:lang w:eastAsia="en-US"/>
              </w:rPr>
              <w:t>0x0800 - 0xD7FF</w:t>
            </w:r>
          </w:p>
        </w:tc>
        <w:tc>
          <w:tcPr>
            <w:tcW w:w="2340" w:type="dxa"/>
          </w:tcPr>
          <w:p w14:paraId="2C162807" w14:textId="77777777" w:rsidR="004C02EF" w:rsidRPr="00E77497" w:rsidRDefault="004C02EF" w:rsidP="003E75AF">
            <w:pPr>
              <w:pStyle w:val="HTML"/>
              <w:keepNext/>
              <w:spacing w:after="0"/>
              <w:jc w:val="center"/>
              <w:rPr>
                <w:rFonts w:cs="Courier New"/>
                <w:i/>
                <w:sz w:val="18"/>
                <w:lang w:eastAsia="en-US"/>
              </w:rPr>
            </w:pPr>
            <w:r w:rsidRPr="00E77497">
              <w:rPr>
                <w:rFonts w:cs="Courier New"/>
                <w:i/>
                <w:sz w:val="18"/>
                <w:lang w:eastAsia="en-US"/>
              </w:rPr>
              <w:t>xxxxyyyy yyzzzzzz</w:t>
            </w:r>
          </w:p>
        </w:tc>
        <w:tc>
          <w:tcPr>
            <w:tcW w:w="1260" w:type="dxa"/>
          </w:tcPr>
          <w:p w14:paraId="690A7114" w14:textId="77777777" w:rsidR="004C02EF" w:rsidRPr="00E77497" w:rsidRDefault="004C02EF" w:rsidP="00A95C0C">
            <w:pPr>
              <w:pStyle w:val="HTML"/>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50A0F29E" w14:textId="77777777" w:rsidR="004C02EF" w:rsidRPr="00E77497" w:rsidRDefault="004C02EF" w:rsidP="00A95C0C">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498875E2" w14:textId="77777777" w:rsidR="004C02EF" w:rsidRPr="00E77497" w:rsidRDefault="004C02EF" w:rsidP="008753E0">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131F3AD1" w14:textId="77777777" w:rsidR="004C02EF" w:rsidRPr="00E77497" w:rsidRDefault="004C02EF" w:rsidP="00052E66">
            <w:pPr>
              <w:pStyle w:val="HTML"/>
              <w:keepNext/>
              <w:spacing w:after="0"/>
              <w:jc w:val="center"/>
              <w:rPr>
                <w:rFonts w:cs="Courier New"/>
                <w:b/>
                <w:sz w:val="18"/>
                <w:lang w:eastAsia="en-US"/>
              </w:rPr>
            </w:pPr>
          </w:p>
        </w:tc>
      </w:tr>
      <w:tr w:rsidR="004C02EF" w:rsidRPr="00E77497" w14:paraId="1BE605ED" w14:textId="77777777" w:rsidTr="0027695A">
        <w:tc>
          <w:tcPr>
            <w:tcW w:w="2178" w:type="dxa"/>
          </w:tcPr>
          <w:p w14:paraId="5C11865D" w14:textId="77777777" w:rsidR="004C02EF" w:rsidRPr="00E77497" w:rsidRDefault="004C02EF" w:rsidP="0092211F">
            <w:pPr>
              <w:pStyle w:val="HTML"/>
              <w:keepNext/>
              <w:spacing w:after="0"/>
              <w:jc w:val="center"/>
              <w:rPr>
                <w:rFonts w:cs="Courier New"/>
                <w:b/>
                <w:sz w:val="18"/>
                <w:lang w:eastAsia="en-US"/>
              </w:rPr>
            </w:pPr>
            <w:r w:rsidRPr="00E77497">
              <w:rPr>
                <w:rFonts w:cs="Courier New"/>
                <w:b/>
                <w:sz w:val="18"/>
                <w:lang w:eastAsia="en-US"/>
              </w:rPr>
              <w:t>0xD800 - 0xDBFF</w:t>
            </w:r>
          </w:p>
          <w:p w14:paraId="275C7561" w14:textId="77777777" w:rsidR="004C02EF" w:rsidRPr="00E77497" w:rsidRDefault="004C02EF" w:rsidP="003E75AF">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210FCAAE" w14:textId="77777777" w:rsidR="004C02EF" w:rsidRPr="00E77497" w:rsidRDefault="004C02EF" w:rsidP="00A95C0C">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75DF30C7" w14:textId="77777777" w:rsidR="004C02EF" w:rsidRPr="00E77497" w:rsidRDefault="004C02EF" w:rsidP="00A95C0C">
            <w:pPr>
              <w:pStyle w:val="HTML"/>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0E5F2BA5" w14:textId="77777777" w:rsidR="004C02EF" w:rsidRPr="00E77497" w:rsidRDefault="004C02EF" w:rsidP="008753E0">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741A1B66" w14:textId="77777777" w:rsidR="004C02EF" w:rsidRPr="00E77497" w:rsidRDefault="004C02EF" w:rsidP="00052E66">
            <w:pPr>
              <w:pStyle w:val="HTML"/>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14:paraId="289A1CAE" w14:textId="77777777" w:rsidR="004C02EF" w:rsidRPr="00E77497" w:rsidRDefault="004C02EF" w:rsidP="00D45A1D">
            <w:pPr>
              <w:pStyle w:val="HTML"/>
              <w:keepNext/>
              <w:spacing w:after="0"/>
              <w:jc w:val="center"/>
              <w:rPr>
                <w:rFonts w:cs="Courier New"/>
                <w:b/>
                <w:sz w:val="18"/>
                <w:lang w:eastAsia="en-US"/>
              </w:rPr>
            </w:pPr>
          </w:p>
          <w:p w14:paraId="3B4B062B" w14:textId="77777777" w:rsidR="004C02EF" w:rsidRPr="00E77497" w:rsidRDefault="004C02EF" w:rsidP="00981659">
            <w:pPr>
              <w:pStyle w:val="HTML"/>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14:paraId="483879FC" w14:textId="77777777" w:rsidR="004C02EF" w:rsidRPr="00E77497" w:rsidRDefault="004C02EF" w:rsidP="00981659">
            <w:pPr>
              <w:pStyle w:val="HTML"/>
              <w:keepNext/>
              <w:spacing w:after="0"/>
              <w:jc w:val="center"/>
              <w:rPr>
                <w:rFonts w:cs="Courier New"/>
                <w:b/>
                <w:sz w:val="18"/>
                <w:lang w:eastAsia="en-US"/>
              </w:rPr>
            </w:pPr>
          </w:p>
          <w:p w14:paraId="39AC94A2" w14:textId="77777777" w:rsidR="004C02EF" w:rsidRPr="00E77497" w:rsidRDefault="004C02EF" w:rsidP="00DA427D">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14:paraId="2CCEEDC2" w14:textId="77777777" w:rsidR="004C02EF" w:rsidRPr="00E77497" w:rsidRDefault="004C02EF" w:rsidP="00E86857">
            <w:pPr>
              <w:pStyle w:val="HTML"/>
              <w:keepNext/>
              <w:spacing w:after="0"/>
              <w:jc w:val="center"/>
              <w:rPr>
                <w:rFonts w:cs="Courier New"/>
                <w:b/>
                <w:sz w:val="18"/>
                <w:lang w:eastAsia="en-US"/>
              </w:rPr>
            </w:pPr>
          </w:p>
          <w:p w14:paraId="1983FC54" w14:textId="77777777" w:rsidR="004C02EF" w:rsidRPr="00E77497" w:rsidRDefault="004C02EF" w:rsidP="00E86857">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14:paraId="7773D59D" w14:textId="77777777" w:rsidR="004C02EF" w:rsidRPr="00E77497" w:rsidRDefault="004C02EF" w:rsidP="00C04626">
            <w:pPr>
              <w:pStyle w:val="HTML"/>
              <w:keepNext/>
              <w:spacing w:after="0"/>
              <w:jc w:val="center"/>
              <w:rPr>
                <w:rFonts w:cs="Courier New"/>
                <w:b/>
                <w:sz w:val="18"/>
                <w:lang w:eastAsia="en-US"/>
              </w:rPr>
            </w:pPr>
          </w:p>
          <w:p w14:paraId="31D6E398" w14:textId="77777777" w:rsidR="004C02EF" w:rsidRPr="00E77497" w:rsidRDefault="004C02EF" w:rsidP="00C04626">
            <w:pPr>
              <w:pStyle w:val="HTML"/>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14:paraId="06C4164A" w14:textId="77777777" w:rsidTr="0027695A">
        <w:tc>
          <w:tcPr>
            <w:tcW w:w="2178" w:type="dxa"/>
          </w:tcPr>
          <w:p w14:paraId="627E286B" w14:textId="77777777" w:rsidR="004C02EF" w:rsidRPr="00E77497" w:rsidRDefault="004C02EF" w:rsidP="0092211F">
            <w:pPr>
              <w:pStyle w:val="HTML"/>
              <w:keepNext/>
              <w:spacing w:after="0"/>
              <w:jc w:val="center"/>
              <w:rPr>
                <w:rFonts w:cs="Courier New"/>
                <w:b/>
                <w:sz w:val="18"/>
                <w:lang w:eastAsia="en-US"/>
              </w:rPr>
            </w:pPr>
            <w:r w:rsidRPr="00E77497">
              <w:rPr>
                <w:rFonts w:cs="Courier New"/>
                <w:b/>
                <w:sz w:val="18"/>
                <w:lang w:eastAsia="en-US"/>
              </w:rPr>
              <w:t>0xD800 - 0xDBFF</w:t>
            </w:r>
          </w:p>
          <w:p w14:paraId="1CE16A1D" w14:textId="77777777" w:rsidR="004C02EF" w:rsidRPr="00E77497" w:rsidRDefault="004C02EF" w:rsidP="003E75AF">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0EB09AD4" w14:textId="77777777" w:rsidR="004C02EF" w:rsidRPr="00E77497" w:rsidRDefault="004C02EF" w:rsidP="00A95C0C">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283064A6" w14:textId="77777777" w:rsidR="004C02EF" w:rsidRPr="00E77497" w:rsidRDefault="004C02EF" w:rsidP="00A95C0C">
            <w:pPr>
              <w:pStyle w:val="HTML"/>
              <w:keepNext/>
              <w:spacing w:after="0"/>
              <w:jc w:val="center"/>
              <w:rPr>
                <w:rFonts w:cs="Courier New"/>
                <w:i/>
                <w:sz w:val="18"/>
                <w:lang w:eastAsia="en-US"/>
              </w:rPr>
            </w:pPr>
          </w:p>
          <w:p w14:paraId="6391FF88" w14:textId="77777777" w:rsidR="004C02EF" w:rsidRPr="00E77497" w:rsidRDefault="004C02EF" w:rsidP="008753E0">
            <w:pPr>
              <w:pStyle w:val="HTML"/>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14:paraId="7304EC54" w14:textId="77777777" w:rsidR="004C02EF" w:rsidRPr="00E77497" w:rsidRDefault="004C02EF" w:rsidP="00052E66">
            <w:pPr>
              <w:pStyle w:val="HTML"/>
              <w:keepNext/>
              <w:spacing w:after="0"/>
              <w:jc w:val="center"/>
              <w:rPr>
                <w:rFonts w:cs="Courier New"/>
                <w:sz w:val="18"/>
                <w:lang w:eastAsia="en-US"/>
              </w:rPr>
            </w:pPr>
          </w:p>
        </w:tc>
        <w:tc>
          <w:tcPr>
            <w:tcW w:w="1260" w:type="dxa"/>
          </w:tcPr>
          <w:p w14:paraId="1EEB503F" w14:textId="77777777" w:rsidR="004C02EF" w:rsidRPr="00E77497" w:rsidRDefault="004C02EF" w:rsidP="00D45A1D">
            <w:pPr>
              <w:pStyle w:val="HTML"/>
              <w:keepNext/>
              <w:spacing w:after="0"/>
              <w:jc w:val="center"/>
              <w:rPr>
                <w:rFonts w:cs="Courier New"/>
                <w:sz w:val="18"/>
                <w:lang w:eastAsia="en-US"/>
              </w:rPr>
            </w:pPr>
          </w:p>
        </w:tc>
        <w:tc>
          <w:tcPr>
            <w:tcW w:w="1170" w:type="dxa"/>
          </w:tcPr>
          <w:p w14:paraId="447252EF" w14:textId="77777777" w:rsidR="004C02EF" w:rsidRPr="00E77497" w:rsidRDefault="004C02EF" w:rsidP="00981659">
            <w:pPr>
              <w:pStyle w:val="HTML"/>
              <w:keepNext/>
              <w:spacing w:after="0"/>
              <w:jc w:val="center"/>
              <w:rPr>
                <w:rFonts w:cs="Courier New"/>
                <w:sz w:val="18"/>
                <w:lang w:eastAsia="en-US"/>
              </w:rPr>
            </w:pPr>
          </w:p>
        </w:tc>
        <w:tc>
          <w:tcPr>
            <w:tcW w:w="1170" w:type="dxa"/>
          </w:tcPr>
          <w:p w14:paraId="70E470B0" w14:textId="77777777" w:rsidR="004C02EF" w:rsidRPr="00E77497" w:rsidRDefault="004C02EF" w:rsidP="00981659">
            <w:pPr>
              <w:pStyle w:val="HTML"/>
              <w:keepNext/>
              <w:spacing w:after="0"/>
              <w:jc w:val="center"/>
              <w:rPr>
                <w:rFonts w:cs="Courier New"/>
                <w:b/>
                <w:sz w:val="18"/>
                <w:lang w:eastAsia="en-US"/>
              </w:rPr>
            </w:pPr>
          </w:p>
        </w:tc>
      </w:tr>
      <w:tr w:rsidR="004C02EF" w:rsidRPr="00E77497" w14:paraId="4867107C" w14:textId="77777777" w:rsidTr="0027695A">
        <w:tc>
          <w:tcPr>
            <w:tcW w:w="2178" w:type="dxa"/>
          </w:tcPr>
          <w:p w14:paraId="2B97BC39" w14:textId="77777777" w:rsidR="004C02EF" w:rsidRPr="00E77497" w:rsidRDefault="004C02EF" w:rsidP="0092211F">
            <w:pPr>
              <w:pStyle w:val="HTML"/>
              <w:keepNext/>
              <w:spacing w:after="0"/>
              <w:jc w:val="center"/>
              <w:rPr>
                <w:rFonts w:cs="Courier New"/>
                <w:b/>
                <w:sz w:val="18"/>
                <w:lang w:eastAsia="en-US"/>
              </w:rPr>
            </w:pPr>
            <w:r w:rsidRPr="00E77497">
              <w:rPr>
                <w:rFonts w:cs="Courier New"/>
                <w:b/>
                <w:sz w:val="18"/>
                <w:lang w:eastAsia="en-US"/>
              </w:rPr>
              <w:t>0xDC00 – 0xDFFF</w:t>
            </w:r>
          </w:p>
        </w:tc>
        <w:tc>
          <w:tcPr>
            <w:tcW w:w="2340" w:type="dxa"/>
          </w:tcPr>
          <w:p w14:paraId="771C980B" w14:textId="77777777" w:rsidR="004C02EF" w:rsidRPr="00E77497" w:rsidRDefault="004C02EF" w:rsidP="003E75AF">
            <w:pPr>
              <w:pStyle w:val="HTML"/>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14:paraId="1F01C6D3" w14:textId="77777777" w:rsidR="004C02EF" w:rsidRPr="00E77497" w:rsidRDefault="004C02EF" w:rsidP="00A95C0C">
            <w:pPr>
              <w:pStyle w:val="HTML"/>
              <w:keepNext/>
              <w:spacing w:after="0"/>
              <w:jc w:val="center"/>
              <w:rPr>
                <w:rFonts w:cs="Courier New"/>
                <w:b/>
                <w:sz w:val="18"/>
                <w:lang w:eastAsia="en-US"/>
              </w:rPr>
            </w:pPr>
          </w:p>
        </w:tc>
        <w:tc>
          <w:tcPr>
            <w:tcW w:w="1260" w:type="dxa"/>
          </w:tcPr>
          <w:p w14:paraId="223544A0" w14:textId="77777777" w:rsidR="004C02EF" w:rsidRPr="00E77497" w:rsidRDefault="004C02EF" w:rsidP="00A95C0C">
            <w:pPr>
              <w:pStyle w:val="HTML"/>
              <w:keepNext/>
              <w:spacing w:after="0"/>
              <w:jc w:val="center"/>
              <w:rPr>
                <w:rFonts w:cs="Courier New"/>
                <w:b/>
                <w:sz w:val="18"/>
                <w:lang w:eastAsia="en-US"/>
              </w:rPr>
            </w:pPr>
          </w:p>
        </w:tc>
        <w:tc>
          <w:tcPr>
            <w:tcW w:w="1170" w:type="dxa"/>
          </w:tcPr>
          <w:p w14:paraId="70967BE6" w14:textId="77777777" w:rsidR="004C02EF" w:rsidRPr="00E77497" w:rsidRDefault="004C02EF" w:rsidP="008753E0">
            <w:pPr>
              <w:pStyle w:val="HTML"/>
              <w:keepNext/>
              <w:spacing w:after="0"/>
              <w:jc w:val="center"/>
              <w:rPr>
                <w:rFonts w:cs="Courier New"/>
                <w:b/>
                <w:sz w:val="18"/>
                <w:lang w:eastAsia="en-US"/>
              </w:rPr>
            </w:pPr>
          </w:p>
        </w:tc>
        <w:tc>
          <w:tcPr>
            <w:tcW w:w="1170" w:type="dxa"/>
          </w:tcPr>
          <w:p w14:paraId="581C1539" w14:textId="77777777" w:rsidR="004C02EF" w:rsidRPr="00E77497" w:rsidRDefault="004C02EF" w:rsidP="00052E66">
            <w:pPr>
              <w:pStyle w:val="HTML"/>
              <w:keepNext/>
              <w:spacing w:after="0"/>
              <w:jc w:val="center"/>
              <w:rPr>
                <w:rFonts w:cs="Courier New"/>
                <w:b/>
                <w:sz w:val="18"/>
                <w:lang w:eastAsia="en-US"/>
              </w:rPr>
            </w:pPr>
          </w:p>
        </w:tc>
      </w:tr>
      <w:tr w:rsidR="004C02EF" w:rsidRPr="00E77497" w14:paraId="7E1FBDEE" w14:textId="77777777" w:rsidTr="0027695A">
        <w:tc>
          <w:tcPr>
            <w:tcW w:w="2178" w:type="dxa"/>
          </w:tcPr>
          <w:p w14:paraId="34F04AA7" w14:textId="77777777" w:rsidR="004C02EF" w:rsidRPr="00E77497" w:rsidRDefault="004C02EF" w:rsidP="0092211F">
            <w:pPr>
              <w:pStyle w:val="HTML"/>
              <w:spacing w:after="0"/>
              <w:jc w:val="center"/>
              <w:rPr>
                <w:rFonts w:cs="Courier New"/>
                <w:b/>
                <w:i/>
                <w:sz w:val="18"/>
                <w:lang w:eastAsia="en-US"/>
              </w:rPr>
            </w:pPr>
            <w:r w:rsidRPr="00E77497">
              <w:rPr>
                <w:rFonts w:cs="Courier New"/>
                <w:b/>
                <w:sz w:val="18"/>
                <w:lang w:eastAsia="en-US"/>
              </w:rPr>
              <w:t>0xE000 - 0xFFFF</w:t>
            </w:r>
          </w:p>
        </w:tc>
        <w:tc>
          <w:tcPr>
            <w:tcW w:w="2340" w:type="dxa"/>
          </w:tcPr>
          <w:p w14:paraId="016CA7D6" w14:textId="77777777" w:rsidR="004C02EF" w:rsidRPr="00E77497" w:rsidRDefault="004C02EF" w:rsidP="003E75AF">
            <w:pPr>
              <w:pStyle w:val="HTML"/>
              <w:spacing w:after="0"/>
              <w:jc w:val="center"/>
              <w:rPr>
                <w:rFonts w:cs="Courier New"/>
                <w:i/>
                <w:sz w:val="18"/>
                <w:lang w:eastAsia="en-US"/>
              </w:rPr>
            </w:pPr>
            <w:r w:rsidRPr="00E77497">
              <w:rPr>
                <w:rFonts w:cs="Courier New"/>
                <w:i/>
                <w:sz w:val="18"/>
                <w:lang w:eastAsia="en-US"/>
              </w:rPr>
              <w:t>xxxxyyyy yyzzzzzz</w:t>
            </w:r>
          </w:p>
        </w:tc>
        <w:tc>
          <w:tcPr>
            <w:tcW w:w="1260" w:type="dxa"/>
          </w:tcPr>
          <w:p w14:paraId="406F74F0" w14:textId="77777777" w:rsidR="004C02EF" w:rsidRPr="00E77497" w:rsidRDefault="004C02EF" w:rsidP="00A95C0C">
            <w:pPr>
              <w:pStyle w:val="HTML"/>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0EE5FDDF" w14:textId="77777777" w:rsidR="004C02EF" w:rsidRPr="00E77497" w:rsidRDefault="004C02EF" w:rsidP="00A95C0C">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28491B6C" w14:textId="77777777" w:rsidR="004C02EF" w:rsidRPr="00E77497" w:rsidRDefault="004C02EF" w:rsidP="008753E0">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17ADB5AF" w14:textId="77777777" w:rsidR="004C02EF" w:rsidRPr="00E77497" w:rsidRDefault="004C02EF" w:rsidP="00052E66">
            <w:pPr>
              <w:pStyle w:val="HTML"/>
              <w:spacing w:after="0"/>
              <w:jc w:val="center"/>
              <w:rPr>
                <w:rFonts w:cs="Courier New"/>
                <w:b/>
                <w:sz w:val="18"/>
                <w:lang w:eastAsia="en-US"/>
              </w:rPr>
            </w:pPr>
          </w:p>
        </w:tc>
      </w:tr>
    </w:tbl>
    <w:p w14:paraId="22C65EFB" w14:textId="77777777" w:rsidR="004C02EF" w:rsidRPr="00E77497" w:rsidRDefault="004C02EF" w:rsidP="0092211F">
      <w:pPr>
        <w:pStyle w:val="HTML"/>
        <w:spacing w:after="0"/>
        <w:ind w:left="720"/>
      </w:pPr>
    </w:p>
    <w:p w14:paraId="2F367F0D" w14:textId="77777777" w:rsidR="004C02EF" w:rsidRPr="00E77497" w:rsidRDefault="004C02EF" w:rsidP="003E75AF">
      <w:pPr>
        <w:spacing w:after="120"/>
        <w:rPr>
          <w:sz w:val="18"/>
        </w:rPr>
      </w:pPr>
      <w:r w:rsidRPr="00E77497">
        <w:rPr>
          <w:sz w:val="18"/>
        </w:rPr>
        <w:t>Where</w:t>
      </w:r>
    </w:p>
    <w:p w14:paraId="58B4F495" w14:textId="77777777" w:rsidR="004C02EF" w:rsidRPr="00E77497" w:rsidRDefault="004C02EF" w:rsidP="003E75A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3117D052" w14:textId="77777777" w:rsidR="004C02EF" w:rsidRPr="00E77497" w:rsidRDefault="004C02EF" w:rsidP="00A95C0C">
      <w:pPr>
        <w:rPr>
          <w:sz w:val="18"/>
        </w:rPr>
      </w:pPr>
      <w:r w:rsidRPr="00E77497">
        <w:rPr>
          <w:sz w:val="18"/>
        </w:rPr>
        <w:t>to account for the addition of 0x10000 as in Surrogates, section 3.7, of the Unicode Standard.</w:t>
      </w:r>
    </w:p>
    <w:p w14:paraId="799FAB9C" w14:textId="77777777" w:rsidR="004C02EF" w:rsidRPr="00E77497" w:rsidRDefault="004C02EF" w:rsidP="00A95C0C">
      <w:pPr>
        <w:rPr>
          <w:sz w:val="18"/>
        </w:rPr>
      </w:pPr>
      <w:r w:rsidRPr="00E77497">
        <w:rPr>
          <w:sz w:val="18"/>
        </w:rPr>
        <w:t>The range of code unit values 0xD800-0xDFFF is used to encode surrogate pairs; the above transformation combines a</w:t>
      </w:r>
      <w:ins w:id="10317" w:author="Rev 19 Allen Wirfs-Brock" w:date="2013-09-26T17:37:00Z">
        <w:r w:rsidR="00284A05">
          <w:rPr>
            <w:sz w:val="18"/>
          </w:rPr>
          <w:t>n</w:t>
        </w:r>
      </w:ins>
      <w:r w:rsidRPr="00E77497">
        <w:rPr>
          <w:sz w:val="18"/>
        </w:rPr>
        <w:t xml:space="preserve"> UTF-16 surrogate pair into a</w:t>
      </w:r>
      <w:ins w:id="10318" w:author="Rev 19 Allen Wirfs-Brock" w:date="2013-09-26T17:37:00Z">
        <w:r w:rsidR="00284A05">
          <w:rPr>
            <w:sz w:val="18"/>
          </w:rPr>
          <w:t>n</w:t>
        </w:r>
      </w:ins>
      <w:r w:rsidRPr="00E77497">
        <w:rPr>
          <w:sz w:val="18"/>
        </w:rPr>
        <w:t xml:space="preserve"> UTF-32 representation and encodes the resulting 21-bit value in UTF-8. Decoding reconstructs the surrogate pair.</w:t>
      </w:r>
    </w:p>
    <w:p w14:paraId="7D8766FF" w14:textId="77777777" w:rsidR="004C02EF" w:rsidRPr="00E77497" w:rsidRDefault="004C02EF" w:rsidP="008753E0">
      <w:pPr>
        <w:rPr>
          <w:sz w:val="18"/>
        </w:rPr>
      </w:pPr>
      <w:r w:rsidRPr="00E77497">
        <w:rPr>
          <w:sz w:val="18"/>
        </w:rPr>
        <w:t>RFC 3629 prohibits the decoding of invalid UTF-8 octet sequences. For example, the invalid sequence C0 80 must not decode into the character U+0000. Implementations of the Decode algorithm are required to throw a</w:t>
      </w:r>
      <w:ins w:id="10319" w:author="Rev 19 Allen Wirfs-Brock" w:date="2013-09-26T17:37:00Z">
        <w:r w:rsidR="0072639A">
          <w:rPr>
            <w:sz w:val="18"/>
          </w:rPr>
          <w:t>n</w:t>
        </w:r>
      </w:ins>
      <w:r w:rsidRPr="00E77497">
        <w:rPr>
          <w:sz w:val="18"/>
        </w:rPr>
        <w:t xml:space="preserve"> </w:t>
      </w:r>
      <w:r w:rsidRPr="00E77497">
        <w:rPr>
          <w:b/>
          <w:sz w:val="18"/>
        </w:rPr>
        <w:t>URIError</w:t>
      </w:r>
      <w:r w:rsidRPr="00E77497">
        <w:rPr>
          <w:sz w:val="18"/>
        </w:rPr>
        <w:t xml:space="preserve"> when encountering such invalid sequences.</w:t>
      </w:r>
    </w:p>
    <w:p w14:paraId="4E87310F" w14:textId="77777777" w:rsidR="004C02EF" w:rsidRPr="00E77497" w:rsidRDefault="004C02EF" w:rsidP="00E4476F">
      <w:pPr>
        <w:pStyle w:val="30"/>
      </w:pPr>
      <w:bookmarkStart w:id="10320" w:name="_Ref456003675"/>
      <w:bookmarkStart w:id="10321" w:name="_Toc368050662"/>
      <w:r w:rsidRPr="00E77497">
        <w:t>decodeURI (encodedURI)</w:t>
      </w:r>
      <w:bookmarkEnd w:id="10320"/>
      <w:bookmarkEnd w:id="10321"/>
    </w:p>
    <w:p w14:paraId="3371DFFF" w14:textId="77777777" w:rsidR="004C02EF" w:rsidRPr="00E77497" w:rsidRDefault="004C02EF" w:rsidP="00BA2DF2">
      <w:r w:rsidRPr="00E77497">
        <w:t xml:space="preserve">The </w:t>
      </w:r>
      <w:r w:rsidRPr="00E77497">
        <w:rPr>
          <w:rFonts w:ascii="Courier New" w:hAnsi="Courier New"/>
          <w:b/>
        </w:rPr>
        <w:t>decodeURI</w:t>
      </w:r>
      <w:r w:rsidRPr="00E77497">
        <w:t xml:space="preserve"> function computes a new version of a</w:t>
      </w:r>
      <w:ins w:id="10322" w:author="Rev 19 Allen Wirfs-Brock" w:date="2013-09-26T17:37:00Z">
        <w:r w:rsidR="0072639A">
          <w:t>n</w:t>
        </w:r>
      </w:ins>
      <w:r w:rsidRPr="00E77497">
        <w:t xml:space="preserve">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32AB016B" w14:textId="77777777" w:rsidR="004C02EF" w:rsidRPr="00E77497" w:rsidRDefault="004C02EF" w:rsidP="00BA2DF2">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65624028" w14:textId="77777777" w:rsidR="004C02EF" w:rsidRPr="00E77497" w:rsidRDefault="004C02EF" w:rsidP="00BA2DF2">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14:paraId="05443A04" w14:textId="77777777" w:rsidR="005D4B87" w:rsidRDefault="005D4B87" w:rsidP="00BA2DF2">
      <w:pPr>
        <w:pStyle w:val="M4"/>
        <w:numPr>
          <w:ilvl w:val="0"/>
          <w:numId w:val="161"/>
        </w:numPr>
        <w:tabs>
          <w:tab w:val="num" w:pos="1721"/>
        </w:tabs>
        <w:spacing w:after="0"/>
      </w:pPr>
      <w:r>
        <w:t>ReturnIfAbrupt(</w:t>
      </w:r>
      <w:r w:rsidRPr="00E77497">
        <w:rPr>
          <w:i/>
        </w:rPr>
        <w:t>uriString</w:t>
      </w:r>
      <w:r>
        <w:t>).</w:t>
      </w:r>
    </w:p>
    <w:p w14:paraId="25726C1E" w14:textId="77777777" w:rsidR="004C02EF" w:rsidRPr="00E77497" w:rsidRDefault="004C02EF" w:rsidP="00BA2DF2">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31AA8B5F" w14:textId="77777777" w:rsidR="004C02EF" w:rsidRPr="00E77497" w:rsidRDefault="004C02EF" w:rsidP="00BA2DF2">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14:paraId="76B1987F" w14:textId="77777777" w:rsidR="004C02EF" w:rsidRPr="00E77497" w:rsidRDefault="004C02EF" w:rsidP="00BA2DF2">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163429F0" w14:textId="77777777" w:rsidR="004C02EF" w:rsidRPr="00E77497" w:rsidRDefault="004C02EF" w:rsidP="00E4476F">
      <w:pPr>
        <w:pStyle w:val="30"/>
      </w:pPr>
      <w:bookmarkStart w:id="10323" w:name="_Ref456003678"/>
      <w:r w:rsidRPr="00E77497">
        <w:t xml:space="preserve"> </w:t>
      </w:r>
      <w:bookmarkStart w:id="10324" w:name="_Ref365541510"/>
      <w:bookmarkStart w:id="10325" w:name="_Toc368050663"/>
      <w:r w:rsidR="00366B37" w:rsidRPr="00366B37">
        <w:t xml:space="preserve">decodeURIComponent </w:t>
      </w:r>
      <w:r w:rsidRPr="00E77497">
        <w:t>(encodedURIComponent)</w:t>
      </w:r>
      <w:bookmarkEnd w:id="10323"/>
      <w:bookmarkEnd w:id="10324"/>
      <w:bookmarkEnd w:id="10325"/>
    </w:p>
    <w:p w14:paraId="6A39A1F2" w14:textId="77777777" w:rsidR="004C02EF" w:rsidRPr="00E77497" w:rsidRDefault="004C02EF" w:rsidP="00BA2DF2">
      <w:r w:rsidRPr="00E77497">
        <w:t xml:space="preserve">The </w:t>
      </w:r>
      <w:r w:rsidRPr="00E77497">
        <w:rPr>
          <w:rFonts w:ascii="Courier New" w:hAnsi="Courier New"/>
          <w:b/>
        </w:rPr>
        <w:t>decodeURIComponent</w:t>
      </w:r>
      <w:r w:rsidRPr="00E77497">
        <w:t xml:space="preserve"> function computes a new version of a</w:t>
      </w:r>
      <w:ins w:id="10326" w:author="Rev 19 Allen Wirfs-Brock" w:date="2013-09-26T17:37:00Z">
        <w:r w:rsidR="0072639A">
          <w:t>n</w:t>
        </w:r>
      </w:ins>
      <w:r w:rsidRPr="00E77497">
        <w:t xml:space="preserve">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40069EE0" w14:textId="77777777" w:rsidR="004C02EF" w:rsidRPr="00E77497" w:rsidRDefault="004C02EF" w:rsidP="00BA2DF2">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5909C8AC" w14:textId="77777777" w:rsidR="004C02EF" w:rsidRPr="00E77497" w:rsidRDefault="004C02EF" w:rsidP="00BA2DF2">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14:paraId="67644B65" w14:textId="77777777" w:rsidR="005D4B87" w:rsidRDefault="005D4B87" w:rsidP="00BA2DF2">
      <w:pPr>
        <w:pStyle w:val="M4"/>
        <w:numPr>
          <w:ilvl w:val="0"/>
          <w:numId w:val="162"/>
        </w:numPr>
        <w:tabs>
          <w:tab w:val="num" w:pos="1721"/>
        </w:tabs>
        <w:spacing w:after="0"/>
      </w:pPr>
      <w:r>
        <w:t>ReturnIfAbrupt(</w:t>
      </w:r>
      <w:r w:rsidRPr="00E77497">
        <w:rPr>
          <w:i/>
        </w:rPr>
        <w:t>componentString</w:t>
      </w:r>
      <w:r>
        <w:t>).</w:t>
      </w:r>
    </w:p>
    <w:p w14:paraId="0DAD4486" w14:textId="77777777" w:rsidR="004C02EF" w:rsidRPr="00E77497" w:rsidRDefault="004C02EF" w:rsidP="00BA2DF2">
      <w:pPr>
        <w:pStyle w:val="Alg4"/>
        <w:numPr>
          <w:ilvl w:val="0"/>
          <w:numId w:val="162"/>
        </w:numPr>
      </w:pPr>
      <w:r w:rsidRPr="00E77497">
        <w:t xml:space="preserve">Let </w:t>
      </w:r>
      <w:r w:rsidRPr="00E77497">
        <w:rPr>
          <w:i/>
        </w:rPr>
        <w:t>reservedURIComponentSet</w:t>
      </w:r>
      <w:r w:rsidRPr="00E77497">
        <w:t xml:space="preserve"> be the empty String.</w:t>
      </w:r>
    </w:p>
    <w:p w14:paraId="4B2A928F" w14:textId="77777777" w:rsidR="004C02EF" w:rsidRPr="00E77497" w:rsidRDefault="004C02EF" w:rsidP="00BA2DF2">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14:paraId="3B455589" w14:textId="77777777" w:rsidR="004C02EF" w:rsidRPr="00E77497" w:rsidRDefault="004C02EF" w:rsidP="00E4476F">
      <w:pPr>
        <w:pStyle w:val="30"/>
      </w:pPr>
      <w:bookmarkStart w:id="10327" w:name="_Ref456003682"/>
      <w:bookmarkStart w:id="10328" w:name="_Toc368050664"/>
      <w:r w:rsidRPr="00E77497">
        <w:t>encodeURI (uri)</w:t>
      </w:r>
      <w:bookmarkEnd w:id="10327"/>
      <w:bookmarkEnd w:id="10328"/>
    </w:p>
    <w:p w14:paraId="6DEF3D96" w14:textId="77777777" w:rsidR="004C02EF" w:rsidRPr="00E77497" w:rsidRDefault="004C02EF" w:rsidP="00BA2DF2">
      <w:r w:rsidRPr="00E77497">
        <w:t xml:space="preserve">The </w:t>
      </w:r>
      <w:r w:rsidRPr="00E77497">
        <w:rPr>
          <w:rFonts w:ascii="Courier New" w:hAnsi="Courier New"/>
          <w:b/>
        </w:rPr>
        <w:t>encodeURI</w:t>
      </w:r>
      <w:r w:rsidRPr="00E77497">
        <w:t xml:space="preserve"> function computes a new version of a</w:t>
      </w:r>
      <w:ins w:id="10329" w:author="Rev 19 Allen Wirfs-Brock" w:date="2013-09-26T17:37:00Z">
        <w:r w:rsidR="0072639A">
          <w:t>n</w:t>
        </w:r>
      </w:ins>
      <w:r w:rsidRPr="00E77497">
        <w:t xml:space="preserve"> URI in which each instance of certain characters is replaced by one, two, three, or four escape sequences representing the UTF-8 encoding of the character.</w:t>
      </w:r>
    </w:p>
    <w:p w14:paraId="0E1A9503" w14:textId="77777777" w:rsidR="004C02EF" w:rsidRPr="00E77497" w:rsidRDefault="004C02EF" w:rsidP="00BA2DF2">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2CD34EC3" w14:textId="77777777" w:rsidR="004C02EF" w:rsidRPr="00E77497" w:rsidRDefault="004C02EF" w:rsidP="00BA2DF2">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14:paraId="41814AEF" w14:textId="77777777" w:rsidR="005D4B87" w:rsidRDefault="005D4B87" w:rsidP="00BA2DF2">
      <w:pPr>
        <w:pStyle w:val="M4"/>
        <w:numPr>
          <w:ilvl w:val="0"/>
          <w:numId w:val="163"/>
        </w:numPr>
        <w:tabs>
          <w:tab w:val="num" w:pos="1721"/>
        </w:tabs>
        <w:spacing w:after="0"/>
      </w:pPr>
      <w:r>
        <w:t>ReturnIfAbrupt(</w:t>
      </w:r>
      <w:r w:rsidRPr="00E77497">
        <w:rPr>
          <w:i/>
        </w:rPr>
        <w:t>uriString</w:t>
      </w:r>
      <w:r>
        <w:t>).</w:t>
      </w:r>
    </w:p>
    <w:p w14:paraId="1824803A" w14:textId="77777777" w:rsidR="004C02EF" w:rsidRPr="00E77497" w:rsidRDefault="004C02EF" w:rsidP="00BA2DF2">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14:paraId="4B57FCE6" w14:textId="77777777" w:rsidR="004C02EF" w:rsidRPr="00E77497" w:rsidRDefault="004C02EF" w:rsidP="00BA2DF2">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14:paraId="098DD681" w14:textId="77777777" w:rsidR="004C02EF" w:rsidRPr="00E77497" w:rsidRDefault="004C02EF" w:rsidP="00BA2DF2">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14:paraId="216AC943" w14:textId="77777777" w:rsidR="004C02EF" w:rsidRPr="00E77497" w:rsidRDefault="004C02EF" w:rsidP="00E4476F">
      <w:pPr>
        <w:pStyle w:val="30"/>
      </w:pPr>
      <w:bookmarkStart w:id="10330" w:name="_Ref456003685"/>
      <w:bookmarkStart w:id="10331" w:name="_Toc368050665"/>
      <w:r w:rsidRPr="00E77497">
        <w:t>encodeURIComponent (uriComponent)</w:t>
      </w:r>
      <w:bookmarkEnd w:id="10330"/>
      <w:bookmarkEnd w:id="10331"/>
    </w:p>
    <w:p w14:paraId="18B7E43C" w14:textId="77777777" w:rsidR="004C02EF" w:rsidRPr="00E77497" w:rsidRDefault="004C02EF" w:rsidP="00BA2DF2">
      <w:r w:rsidRPr="00E77497">
        <w:t xml:space="preserve">The </w:t>
      </w:r>
      <w:r w:rsidRPr="00E77497">
        <w:rPr>
          <w:rFonts w:ascii="Courier New" w:hAnsi="Courier New"/>
          <w:b/>
        </w:rPr>
        <w:t>encodeURIComponent</w:t>
      </w:r>
      <w:r w:rsidRPr="00E77497">
        <w:t xml:space="preserve"> function computes a new version of a</w:t>
      </w:r>
      <w:ins w:id="10332" w:author="Rev 19 Allen Wirfs-Brock" w:date="2013-09-26T17:38:00Z">
        <w:r w:rsidR="0072639A">
          <w:t>n</w:t>
        </w:r>
      </w:ins>
      <w:r w:rsidRPr="00E77497">
        <w:t xml:space="preserve"> URI in which each instance of certain characters is replaced by one, two, three, or four escape sequences representing the UTF-8 encoding of the character.</w:t>
      </w:r>
    </w:p>
    <w:p w14:paraId="61BBA3EB" w14:textId="77777777" w:rsidR="004C02EF" w:rsidRPr="00E77497" w:rsidRDefault="004C02EF" w:rsidP="00BA2DF2">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768C4B34" w14:textId="77777777" w:rsidR="004C02EF" w:rsidRPr="00E77497" w:rsidRDefault="004C02EF" w:rsidP="00BA2DF2">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14:paraId="7F2E0C1D" w14:textId="77777777" w:rsidR="005D4B87" w:rsidRDefault="005D4B87" w:rsidP="00BA2DF2">
      <w:pPr>
        <w:pStyle w:val="M4"/>
        <w:numPr>
          <w:ilvl w:val="0"/>
          <w:numId w:val="164"/>
        </w:numPr>
        <w:tabs>
          <w:tab w:val="num" w:pos="1721"/>
        </w:tabs>
        <w:spacing w:after="0"/>
      </w:pPr>
      <w:r>
        <w:t>ReturnIfAbrupt(</w:t>
      </w:r>
      <w:r w:rsidRPr="00E77497">
        <w:rPr>
          <w:i/>
        </w:rPr>
        <w:t>componentString</w:t>
      </w:r>
      <w:r>
        <w:t>).</w:t>
      </w:r>
    </w:p>
    <w:p w14:paraId="2493A90D" w14:textId="77777777" w:rsidR="004C02EF" w:rsidRPr="00E77497" w:rsidRDefault="004C02EF" w:rsidP="00BA2DF2">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14:paraId="4FC91C95" w14:textId="77777777" w:rsidR="004C02EF" w:rsidRPr="00E77497" w:rsidRDefault="004C02EF" w:rsidP="00BA2DF2">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14:paraId="715A5731" w14:textId="77777777" w:rsidR="004C02EF" w:rsidRPr="00E77497" w:rsidRDefault="004C02EF" w:rsidP="00E4476F">
      <w:pPr>
        <w:pStyle w:val="20"/>
      </w:pPr>
      <w:bookmarkStart w:id="10333" w:name="_Ref457710538"/>
      <w:bookmarkStart w:id="10334" w:name="_Toc472818906"/>
      <w:bookmarkStart w:id="10335" w:name="_Toc235503484"/>
      <w:bookmarkStart w:id="10336" w:name="_Toc241509259"/>
      <w:bookmarkStart w:id="10337" w:name="_Toc244416746"/>
      <w:bookmarkStart w:id="10338" w:name="_Toc276631110"/>
      <w:bookmarkStart w:id="10339" w:name="_Toc368050666"/>
      <w:r w:rsidRPr="00E77497">
        <w:t>Constructor Properties of the Global Objec</w:t>
      </w:r>
      <w:bookmarkEnd w:id="10298"/>
      <w:r w:rsidRPr="00E77497">
        <w:t>t</w:t>
      </w:r>
      <w:bookmarkStart w:id="10340" w:name="_Toc393690359"/>
      <w:bookmarkEnd w:id="10333"/>
      <w:bookmarkEnd w:id="10334"/>
      <w:bookmarkEnd w:id="10335"/>
      <w:bookmarkEnd w:id="10336"/>
      <w:bookmarkEnd w:id="10337"/>
      <w:bookmarkEnd w:id="10338"/>
      <w:bookmarkEnd w:id="10339"/>
    </w:p>
    <w:p w14:paraId="31CFF58D" w14:textId="77777777" w:rsidR="00E4476F" w:rsidRPr="00E77497" w:rsidRDefault="00E4476F" w:rsidP="00E4476F">
      <w:pPr>
        <w:pStyle w:val="30"/>
      </w:pPr>
      <w:bookmarkStart w:id="10341" w:name="_Toc368050667"/>
      <w:r w:rsidRPr="00E77497">
        <w:t>Array ( . . . )</w:t>
      </w:r>
      <w:bookmarkEnd w:id="10341"/>
    </w:p>
    <w:p w14:paraId="120BFAB7" w14:textId="77777777" w:rsidR="00E4476F" w:rsidRPr="00E77497" w:rsidRDefault="00E4476F" w:rsidP="00E4476F">
      <w:r w:rsidRPr="00E77497">
        <w:t xml:space="preserve">See </w:t>
      </w:r>
      <w:r>
        <w:fldChar w:fldCharType="begin"/>
      </w:r>
      <w:r>
        <w:instrText xml:space="preserve"> REF _Ref364595653 \r \h </w:instrText>
      </w:r>
      <w:r>
        <w:fldChar w:fldCharType="separate"/>
      </w:r>
      <w:r w:rsidR="00D433E8">
        <w:t>22.1.1</w:t>
      </w:r>
      <w:r>
        <w:fldChar w:fldCharType="end"/>
      </w:r>
      <w:r w:rsidRPr="00E77497">
        <w:t>.</w:t>
      </w:r>
    </w:p>
    <w:p w14:paraId="709E05CF" w14:textId="77777777" w:rsidR="00E4476F" w:rsidRPr="00E77497" w:rsidRDefault="00E4476F" w:rsidP="00E4476F">
      <w:pPr>
        <w:pStyle w:val="30"/>
      </w:pPr>
      <w:bookmarkStart w:id="10342" w:name="_Toc368050668"/>
      <w:r>
        <w:t>ArrayBuffer</w:t>
      </w:r>
      <w:r w:rsidRPr="00E77497">
        <w:t xml:space="preserve"> ( . . . )</w:t>
      </w:r>
      <w:bookmarkEnd w:id="10342"/>
    </w:p>
    <w:p w14:paraId="7951D367" w14:textId="77777777" w:rsidR="00E4476F" w:rsidRPr="00E77497" w:rsidRDefault="00E4476F" w:rsidP="00E4476F">
      <w:r w:rsidRPr="00E77497">
        <w:t xml:space="preserve">See </w:t>
      </w:r>
      <w:r>
        <w:fldChar w:fldCharType="begin"/>
      </w:r>
      <w:r>
        <w:instrText xml:space="preserve"> REF _Ref365542736 \r \h </w:instrText>
      </w:r>
      <w:r>
        <w:fldChar w:fldCharType="separate"/>
      </w:r>
      <w:r w:rsidR="00D433E8">
        <w:t>24.1.2</w:t>
      </w:r>
      <w:r>
        <w:fldChar w:fldCharType="end"/>
      </w:r>
      <w:r w:rsidRPr="00E77497">
        <w:t>.</w:t>
      </w:r>
    </w:p>
    <w:p w14:paraId="53280456" w14:textId="77777777" w:rsidR="00E4476F" w:rsidRPr="00E77497" w:rsidRDefault="00E4476F" w:rsidP="00E4476F">
      <w:pPr>
        <w:pStyle w:val="30"/>
      </w:pPr>
      <w:bookmarkStart w:id="10343" w:name="_Toc368050669"/>
      <w:r w:rsidRPr="00E77497">
        <w:t>Boolean ( . . . )</w:t>
      </w:r>
      <w:bookmarkEnd w:id="10343"/>
    </w:p>
    <w:p w14:paraId="413B4310" w14:textId="77777777" w:rsidR="00E4476F" w:rsidRPr="00E77497" w:rsidRDefault="00E4476F" w:rsidP="00E4476F">
      <w:r w:rsidRPr="00E77497">
        <w:t xml:space="preserve">See </w:t>
      </w:r>
      <w:r w:rsidR="0082765F">
        <w:fldChar w:fldCharType="begin"/>
      </w:r>
      <w:r w:rsidR="0082765F">
        <w:instrText xml:space="preserve"> REF _Ref365541754 \r \h </w:instrText>
      </w:r>
      <w:r w:rsidR="0082765F">
        <w:fldChar w:fldCharType="separate"/>
      </w:r>
      <w:r w:rsidR="00D433E8">
        <w:t>19.3.1</w:t>
      </w:r>
      <w:r w:rsidR="0082765F">
        <w:fldChar w:fldCharType="end"/>
      </w:r>
      <w:r w:rsidRPr="00E77497">
        <w:t>.</w:t>
      </w:r>
    </w:p>
    <w:p w14:paraId="1988A544" w14:textId="77777777" w:rsidR="00E4476F" w:rsidRPr="00E77497" w:rsidRDefault="00E4476F" w:rsidP="00E4476F">
      <w:pPr>
        <w:pStyle w:val="30"/>
      </w:pPr>
      <w:bookmarkStart w:id="10344" w:name="_Toc368050670"/>
      <w:r>
        <w:t>DataView</w:t>
      </w:r>
      <w:r w:rsidRPr="00E77497">
        <w:t xml:space="preserve"> ( . . . )</w:t>
      </w:r>
      <w:bookmarkEnd w:id="10344"/>
    </w:p>
    <w:p w14:paraId="2A38DD1F" w14:textId="77777777" w:rsidR="00E4476F" w:rsidRPr="00E77497" w:rsidRDefault="00E4476F" w:rsidP="00E4476F">
      <w:r w:rsidRPr="00E77497">
        <w:t xml:space="preserve">See </w:t>
      </w:r>
      <w:r>
        <w:fldChar w:fldCharType="begin"/>
      </w:r>
      <w:r>
        <w:instrText xml:space="preserve"> REF _Ref365542635 \r \h </w:instrText>
      </w:r>
      <w:r>
        <w:fldChar w:fldCharType="separate"/>
      </w:r>
      <w:r w:rsidR="00D433E8">
        <w:t>24.2.2</w:t>
      </w:r>
      <w:r>
        <w:fldChar w:fldCharType="end"/>
      </w:r>
      <w:r w:rsidRPr="00E77497">
        <w:t>.</w:t>
      </w:r>
    </w:p>
    <w:p w14:paraId="6287C9AC" w14:textId="77777777" w:rsidR="00E4476F" w:rsidRPr="00E77497" w:rsidRDefault="00E4476F" w:rsidP="00E4476F">
      <w:pPr>
        <w:pStyle w:val="30"/>
      </w:pPr>
      <w:bookmarkStart w:id="10345" w:name="_Toc368050671"/>
      <w:r w:rsidRPr="00E77497">
        <w:t>Date ( . . . )</w:t>
      </w:r>
      <w:bookmarkEnd w:id="10345"/>
    </w:p>
    <w:p w14:paraId="0E50BC68" w14:textId="77777777" w:rsidR="00E4476F" w:rsidRPr="00E77497" w:rsidRDefault="00E4476F" w:rsidP="00E4476F">
      <w:r w:rsidRPr="00E77497">
        <w:t xml:space="preserve">See </w:t>
      </w:r>
      <w:r w:rsidR="0082765F">
        <w:fldChar w:fldCharType="begin"/>
      </w:r>
      <w:r w:rsidR="0082765F">
        <w:instrText xml:space="preserve"> REF _Ref365541944 \r \h </w:instrText>
      </w:r>
      <w:r w:rsidR="0082765F">
        <w:fldChar w:fldCharType="separate"/>
      </w:r>
      <w:r w:rsidR="00D433E8">
        <w:t>20.3.2</w:t>
      </w:r>
      <w:r w:rsidR="0082765F">
        <w:fldChar w:fldCharType="end"/>
      </w:r>
      <w:r w:rsidRPr="00E77497">
        <w:t>.</w:t>
      </w:r>
    </w:p>
    <w:p w14:paraId="4A588AFE" w14:textId="77777777" w:rsidR="00E4476F" w:rsidRPr="00E77497" w:rsidRDefault="00E4476F" w:rsidP="00E4476F">
      <w:pPr>
        <w:pStyle w:val="30"/>
      </w:pPr>
      <w:bookmarkStart w:id="10346" w:name="_Toc368050672"/>
      <w:r w:rsidRPr="00E77497">
        <w:t>Error ( . . . )</w:t>
      </w:r>
      <w:bookmarkEnd w:id="10346"/>
    </w:p>
    <w:p w14:paraId="41D9085E" w14:textId="77777777" w:rsidR="00E4476F" w:rsidRPr="00E77497" w:rsidRDefault="00E4476F" w:rsidP="00E4476F">
      <w:r w:rsidRPr="00E77497">
        <w:t xml:space="preserve">See </w:t>
      </w:r>
      <w:r w:rsidR="0082765F">
        <w:fldChar w:fldCharType="begin"/>
      </w:r>
      <w:r w:rsidR="0082765F">
        <w:instrText xml:space="preserve"> REF _Ref365541726 \r \h </w:instrText>
      </w:r>
      <w:r w:rsidR="0082765F">
        <w:fldChar w:fldCharType="separate"/>
      </w:r>
      <w:ins w:id="10347" w:author="Rev 19 Allen Wirfs-Brock" w:date="2013-09-27T13:22:00Z">
        <w:r w:rsidR="00D433E8">
          <w:t>19.5.1</w:t>
        </w:r>
      </w:ins>
      <w:del w:id="10348" w:author="Rev 19 Allen Wirfs-Brock" w:date="2013-09-27T08:39:00Z">
        <w:r w:rsidR="00083CEC" w:rsidDel="009E7E9E">
          <w:delText>19.4.1</w:delText>
        </w:r>
      </w:del>
      <w:r w:rsidR="0082765F">
        <w:fldChar w:fldCharType="end"/>
      </w:r>
      <w:r w:rsidRPr="00E77497">
        <w:t>.</w:t>
      </w:r>
    </w:p>
    <w:p w14:paraId="3E22CCAC" w14:textId="77777777" w:rsidR="00E4476F" w:rsidRPr="00E77497" w:rsidRDefault="00E4476F" w:rsidP="00E4476F">
      <w:pPr>
        <w:pStyle w:val="30"/>
      </w:pPr>
      <w:bookmarkStart w:id="10349" w:name="_Toc368050673"/>
      <w:r w:rsidRPr="00E77497">
        <w:t>EvalError ( . . . )</w:t>
      </w:r>
      <w:bookmarkEnd w:id="10349"/>
    </w:p>
    <w:p w14:paraId="5812CA1C" w14:textId="77777777" w:rsidR="00E4476F" w:rsidRPr="00E77497" w:rsidRDefault="00E4476F" w:rsidP="00E4476F">
      <w:r w:rsidRPr="00E77497">
        <w:t xml:space="preserve">See </w:t>
      </w:r>
      <w:r w:rsidR="0082765F">
        <w:fldChar w:fldCharType="begin"/>
      </w:r>
      <w:r w:rsidR="0082765F">
        <w:instrText xml:space="preserve"> REF _Ref365542108 \r \h </w:instrText>
      </w:r>
      <w:r w:rsidR="0082765F">
        <w:fldChar w:fldCharType="separate"/>
      </w:r>
      <w:ins w:id="10350" w:author="Rev 19 Allen Wirfs-Brock" w:date="2013-09-27T13:22:00Z">
        <w:r w:rsidR="00D433E8">
          <w:t>19.5.5.1</w:t>
        </w:r>
      </w:ins>
      <w:del w:id="10351" w:author="Rev 19 Allen Wirfs-Brock" w:date="2013-09-27T08:39:00Z">
        <w:r w:rsidR="00083CEC" w:rsidDel="009E7E9E">
          <w:delText>19.4.5.1</w:delText>
        </w:r>
      </w:del>
      <w:r w:rsidR="0082765F">
        <w:fldChar w:fldCharType="end"/>
      </w:r>
      <w:r w:rsidRPr="00E77497">
        <w:t>.</w:t>
      </w:r>
    </w:p>
    <w:p w14:paraId="63E07607" w14:textId="77777777" w:rsidR="00E4476F" w:rsidRPr="00E77497" w:rsidRDefault="00E4476F" w:rsidP="00E4476F">
      <w:pPr>
        <w:pStyle w:val="30"/>
      </w:pPr>
      <w:bookmarkStart w:id="10352" w:name="_Toc368050674"/>
      <w:r>
        <w:t>Float32Array</w:t>
      </w:r>
      <w:r w:rsidRPr="00E77497">
        <w:t xml:space="preserve"> ( . . . )</w:t>
      </w:r>
      <w:bookmarkEnd w:id="10352"/>
    </w:p>
    <w:p w14:paraId="351CCCED" w14:textId="77777777" w:rsidR="00E4476F" w:rsidRPr="00E77497" w:rsidRDefault="00E4476F" w:rsidP="00E4476F">
      <w:r w:rsidRPr="00E77497">
        <w:t xml:space="preserve">See </w:t>
      </w:r>
      <w:r>
        <w:fldChar w:fldCharType="begin"/>
      </w:r>
      <w:r>
        <w:instrText xml:space="preserve"> REF _Ref365542552 \r \h </w:instrText>
      </w:r>
      <w:r>
        <w:fldChar w:fldCharType="separate"/>
      </w:r>
      <w:r w:rsidR="00D433E8">
        <w:t>22.2.4</w:t>
      </w:r>
      <w:r>
        <w:fldChar w:fldCharType="end"/>
      </w:r>
      <w:r w:rsidRPr="00E77497">
        <w:t>.</w:t>
      </w:r>
    </w:p>
    <w:p w14:paraId="2CEE6688" w14:textId="77777777" w:rsidR="00E4476F" w:rsidRPr="00E77497" w:rsidRDefault="00E4476F" w:rsidP="00E4476F">
      <w:pPr>
        <w:pStyle w:val="30"/>
      </w:pPr>
      <w:bookmarkStart w:id="10353" w:name="_Toc368050675"/>
      <w:r>
        <w:t>Float64Array</w:t>
      </w:r>
      <w:r w:rsidRPr="00E77497">
        <w:t xml:space="preserve"> ( . . . )</w:t>
      </w:r>
      <w:bookmarkEnd w:id="10353"/>
    </w:p>
    <w:p w14:paraId="50E03F5B" w14:textId="77777777" w:rsidR="00E4476F" w:rsidRPr="00E77497" w:rsidRDefault="00E4476F" w:rsidP="00E4476F">
      <w:r w:rsidRPr="00E77497">
        <w:t xml:space="preserve">See </w:t>
      </w:r>
      <w:r>
        <w:fldChar w:fldCharType="begin"/>
      </w:r>
      <w:r>
        <w:instrText xml:space="preserve"> REF _Ref365542565 \r \h </w:instrText>
      </w:r>
      <w:r>
        <w:fldChar w:fldCharType="separate"/>
      </w:r>
      <w:r w:rsidR="00D433E8">
        <w:t>22.2.4</w:t>
      </w:r>
      <w:r>
        <w:fldChar w:fldCharType="end"/>
      </w:r>
      <w:r w:rsidRPr="00E77497">
        <w:t>.</w:t>
      </w:r>
    </w:p>
    <w:p w14:paraId="45EB58A1" w14:textId="77777777" w:rsidR="00E4476F" w:rsidRPr="00E77497" w:rsidRDefault="00E4476F" w:rsidP="00E4476F">
      <w:pPr>
        <w:pStyle w:val="30"/>
      </w:pPr>
      <w:bookmarkStart w:id="10354" w:name="_Toc368050676"/>
      <w:r w:rsidRPr="00E77497">
        <w:t>Function ( . . . )</w:t>
      </w:r>
      <w:bookmarkEnd w:id="10354"/>
    </w:p>
    <w:p w14:paraId="70B3F8C5" w14:textId="77777777" w:rsidR="00E4476F" w:rsidRPr="00E77497" w:rsidRDefault="00E4476F" w:rsidP="00E4476F">
      <w:r w:rsidRPr="00E77497">
        <w:t xml:space="preserve">See </w:t>
      </w:r>
      <w:r>
        <w:fldChar w:fldCharType="begin"/>
      </w:r>
      <w:r>
        <w:instrText xml:space="preserve"> REF _Ref364595674 \r \h </w:instrText>
      </w:r>
      <w:r>
        <w:fldChar w:fldCharType="separate"/>
      </w:r>
      <w:r w:rsidR="00D433E8">
        <w:t>19.2.1</w:t>
      </w:r>
      <w:r>
        <w:fldChar w:fldCharType="end"/>
      </w:r>
      <w:r w:rsidRPr="00E77497">
        <w:t>.</w:t>
      </w:r>
    </w:p>
    <w:p w14:paraId="435B8711" w14:textId="77777777" w:rsidR="00E4476F" w:rsidRPr="00E77497" w:rsidRDefault="00E4476F" w:rsidP="00E4476F">
      <w:pPr>
        <w:pStyle w:val="30"/>
      </w:pPr>
      <w:bookmarkStart w:id="10355" w:name="_Toc368050677"/>
      <w:r>
        <w:t>Int8Array</w:t>
      </w:r>
      <w:r w:rsidRPr="00E77497">
        <w:t xml:space="preserve"> ( . . . )</w:t>
      </w:r>
      <w:bookmarkEnd w:id="10355"/>
    </w:p>
    <w:p w14:paraId="2959676D" w14:textId="77777777" w:rsidR="00E4476F" w:rsidRPr="00E77497" w:rsidRDefault="00E4476F" w:rsidP="00E4476F">
      <w:r w:rsidRPr="00E77497">
        <w:t xml:space="preserve">See </w:t>
      </w:r>
      <w:r>
        <w:fldChar w:fldCharType="begin"/>
      </w:r>
      <w:r>
        <w:instrText xml:space="preserve"> REF _Ref365542336 \r \h </w:instrText>
      </w:r>
      <w:r>
        <w:fldChar w:fldCharType="separate"/>
      </w:r>
      <w:r w:rsidR="00D433E8">
        <w:t>22.2.4</w:t>
      </w:r>
      <w:r>
        <w:fldChar w:fldCharType="end"/>
      </w:r>
      <w:r w:rsidRPr="00E77497">
        <w:t>.</w:t>
      </w:r>
    </w:p>
    <w:p w14:paraId="65E188AD" w14:textId="77777777" w:rsidR="00E4476F" w:rsidRPr="00E77497" w:rsidRDefault="00E4476F" w:rsidP="00E4476F">
      <w:pPr>
        <w:pStyle w:val="30"/>
      </w:pPr>
      <w:bookmarkStart w:id="10356" w:name="_Toc368050678"/>
      <w:r>
        <w:t>Int16Array</w:t>
      </w:r>
      <w:r w:rsidRPr="00E77497">
        <w:t xml:space="preserve"> ( . . . )</w:t>
      </w:r>
      <w:bookmarkEnd w:id="10356"/>
    </w:p>
    <w:p w14:paraId="18454B03" w14:textId="77777777" w:rsidR="00E4476F" w:rsidRPr="00E77497" w:rsidRDefault="00E4476F" w:rsidP="00E4476F">
      <w:r w:rsidRPr="00E77497">
        <w:t xml:space="preserve">See </w:t>
      </w:r>
      <w:r>
        <w:fldChar w:fldCharType="begin"/>
      </w:r>
      <w:r>
        <w:instrText xml:space="preserve"> REF _Ref365542398 \r \h </w:instrText>
      </w:r>
      <w:r>
        <w:fldChar w:fldCharType="separate"/>
      </w:r>
      <w:r w:rsidR="00D433E8">
        <w:t>22.2.4</w:t>
      </w:r>
      <w:r>
        <w:fldChar w:fldCharType="end"/>
      </w:r>
      <w:r w:rsidRPr="00E77497">
        <w:t>.</w:t>
      </w:r>
    </w:p>
    <w:p w14:paraId="355B76BA" w14:textId="77777777" w:rsidR="00E4476F" w:rsidRPr="00E77497" w:rsidRDefault="00E4476F" w:rsidP="00E4476F">
      <w:pPr>
        <w:pStyle w:val="30"/>
      </w:pPr>
      <w:bookmarkStart w:id="10357" w:name="_Toc368050679"/>
      <w:r>
        <w:t>Int32Array</w:t>
      </w:r>
      <w:r w:rsidRPr="00E77497">
        <w:t xml:space="preserve"> ( . . . )</w:t>
      </w:r>
      <w:bookmarkEnd w:id="10357"/>
    </w:p>
    <w:p w14:paraId="10E67FBC" w14:textId="77777777" w:rsidR="00E4476F" w:rsidRPr="00E77497" w:rsidRDefault="00E4476F" w:rsidP="00E4476F">
      <w:r w:rsidRPr="00E77497">
        <w:t xml:space="preserve">See </w:t>
      </w:r>
      <w:r>
        <w:fldChar w:fldCharType="begin"/>
      </w:r>
      <w:r>
        <w:instrText xml:space="preserve"> REF _Ref365542508 \r \h </w:instrText>
      </w:r>
      <w:r>
        <w:fldChar w:fldCharType="separate"/>
      </w:r>
      <w:r w:rsidR="00D433E8">
        <w:t>22.2.4</w:t>
      </w:r>
      <w:r>
        <w:fldChar w:fldCharType="end"/>
      </w:r>
      <w:r w:rsidRPr="00E77497">
        <w:t>.</w:t>
      </w:r>
    </w:p>
    <w:p w14:paraId="75BF11AE" w14:textId="77777777" w:rsidR="00E4476F" w:rsidRPr="00E77497" w:rsidRDefault="00E4476F" w:rsidP="00E4476F">
      <w:pPr>
        <w:pStyle w:val="30"/>
      </w:pPr>
      <w:bookmarkStart w:id="10358" w:name="_Toc368050680"/>
      <w:r>
        <w:t>Map</w:t>
      </w:r>
      <w:r w:rsidRPr="00E77497">
        <w:t xml:space="preserve"> ( . . . )</w:t>
      </w:r>
      <w:bookmarkEnd w:id="10358"/>
    </w:p>
    <w:p w14:paraId="3E163DDE" w14:textId="77777777" w:rsidR="00E4476F" w:rsidRPr="00E77497" w:rsidRDefault="00E4476F" w:rsidP="00E4476F">
      <w:r w:rsidRPr="00E77497">
        <w:t xml:space="preserve">See </w:t>
      </w:r>
      <w:r>
        <w:fldChar w:fldCharType="begin"/>
      </w:r>
      <w:r>
        <w:instrText xml:space="preserve"> REF _Ref365542800 \r \h </w:instrText>
      </w:r>
      <w:r>
        <w:fldChar w:fldCharType="separate"/>
      </w:r>
      <w:r w:rsidR="00D433E8">
        <w:t>23.1.1</w:t>
      </w:r>
      <w:r>
        <w:fldChar w:fldCharType="end"/>
      </w:r>
      <w:r w:rsidRPr="00E77497">
        <w:t>.</w:t>
      </w:r>
    </w:p>
    <w:p w14:paraId="765038A6" w14:textId="77777777" w:rsidR="00E4476F" w:rsidRPr="00E77497" w:rsidRDefault="00E4476F" w:rsidP="00E4476F">
      <w:pPr>
        <w:pStyle w:val="30"/>
      </w:pPr>
      <w:bookmarkStart w:id="10359" w:name="_Toc368050681"/>
      <w:r w:rsidRPr="00E77497">
        <w:t>Number ( . . . )</w:t>
      </w:r>
      <w:bookmarkEnd w:id="10359"/>
    </w:p>
    <w:p w14:paraId="7E9A31AF" w14:textId="77777777" w:rsidR="00E4476F" w:rsidRPr="00E77497" w:rsidRDefault="00E4476F" w:rsidP="00E4476F">
      <w:r w:rsidRPr="00E77497">
        <w:t xml:space="preserve">See </w:t>
      </w:r>
      <w:r w:rsidR="0082765F">
        <w:fldChar w:fldCharType="begin"/>
      </w:r>
      <w:r w:rsidR="0082765F">
        <w:instrText xml:space="preserve"> REF _Ref365541821 \r \h </w:instrText>
      </w:r>
      <w:r w:rsidR="0082765F">
        <w:fldChar w:fldCharType="separate"/>
      </w:r>
      <w:r w:rsidR="00D433E8">
        <w:t>20.1.1</w:t>
      </w:r>
      <w:r w:rsidR="0082765F">
        <w:fldChar w:fldCharType="end"/>
      </w:r>
      <w:r w:rsidRPr="00E77497">
        <w:t>.</w:t>
      </w:r>
    </w:p>
    <w:p w14:paraId="7C7110AA" w14:textId="77777777" w:rsidR="004C02EF" w:rsidRPr="00E77497" w:rsidRDefault="004C02EF" w:rsidP="00E4476F">
      <w:pPr>
        <w:pStyle w:val="30"/>
      </w:pPr>
      <w:bookmarkStart w:id="10360" w:name="_Toc368050682"/>
      <w:r w:rsidRPr="00E77497">
        <w:t xml:space="preserve">Object ( . . . </w:t>
      </w:r>
      <w:bookmarkEnd w:id="10340"/>
      <w:r w:rsidRPr="00E77497">
        <w:t>)</w:t>
      </w:r>
      <w:bookmarkEnd w:id="10360"/>
    </w:p>
    <w:p w14:paraId="189940F9" w14:textId="77777777" w:rsidR="004C02EF" w:rsidRPr="00E77497" w:rsidRDefault="004C02EF" w:rsidP="00BA2DF2">
      <w:r w:rsidRPr="00E77497">
        <w:t xml:space="preserve">See </w:t>
      </w:r>
      <w:r w:rsidR="00461B60">
        <w:fldChar w:fldCharType="begin"/>
      </w:r>
      <w:r w:rsidR="00461B60">
        <w:instrText xml:space="preserve"> REF _Ref424531694 \r \h </w:instrText>
      </w:r>
      <w:r w:rsidR="00461B60">
        <w:fldChar w:fldCharType="separate"/>
      </w:r>
      <w:r w:rsidR="00D433E8">
        <w:t>19.1.1</w:t>
      </w:r>
      <w:r w:rsidR="00461B60">
        <w:fldChar w:fldCharType="end"/>
      </w:r>
      <w:bookmarkStart w:id="10361" w:name="_Toc393690360"/>
      <w:r w:rsidRPr="00E77497">
        <w:t>.</w:t>
      </w:r>
    </w:p>
    <w:p w14:paraId="4A5E43A2" w14:textId="77777777" w:rsidR="00E4476F" w:rsidRPr="00E77497" w:rsidRDefault="00E4476F" w:rsidP="00E4476F">
      <w:pPr>
        <w:pStyle w:val="30"/>
      </w:pPr>
      <w:bookmarkStart w:id="10362" w:name="_Toc368050683"/>
      <w:bookmarkStart w:id="10363" w:name="_Toc393690362"/>
      <w:bookmarkEnd w:id="10361"/>
      <w:r w:rsidRPr="00E77497">
        <w:t>RangeError ( . . . )</w:t>
      </w:r>
      <w:bookmarkEnd w:id="10362"/>
    </w:p>
    <w:p w14:paraId="1D557A04" w14:textId="77777777" w:rsidR="00E4476F" w:rsidRPr="00E77497" w:rsidRDefault="00E4476F" w:rsidP="00E4476F">
      <w:r w:rsidRPr="00E77497">
        <w:t xml:space="preserve">See </w:t>
      </w:r>
      <w:r>
        <w:fldChar w:fldCharType="begin"/>
      </w:r>
      <w:r>
        <w:instrText xml:space="preserve"> REF _Ref365542119 \r \h </w:instrText>
      </w:r>
      <w:r>
        <w:fldChar w:fldCharType="separate"/>
      </w:r>
      <w:ins w:id="10364" w:author="Rev 19 Allen Wirfs-Brock" w:date="2013-09-27T13:22:00Z">
        <w:r w:rsidR="00D433E8">
          <w:t>19.5.5.2</w:t>
        </w:r>
      </w:ins>
      <w:del w:id="10365" w:author="Rev 19 Allen Wirfs-Brock" w:date="2013-09-27T08:39:00Z">
        <w:r w:rsidR="00083CEC" w:rsidDel="009E7E9E">
          <w:delText>19.4.5.2</w:delText>
        </w:r>
      </w:del>
      <w:r>
        <w:fldChar w:fldCharType="end"/>
      </w:r>
      <w:r w:rsidRPr="00E77497">
        <w:t>.</w:t>
      </w:r>
    </w:p>
    <w:p w14:paraId="7336AEF6" w14:textId="77777777" w:rsidR="00E4476F" w:rsidRPr="00E77497" w:rsidRDefault="00E4476F" w:rsidP="00E4476F">
      <w:pPr>
        <w:pStyle w:val="30"/>
      </w:pPr>
      <w:bookmarkStart w:id="10366" w:name="_Toc368050684"/>
      <w:r w:rsidRPr="00E77497">
        <w:t>ReferenceError ( . . . )</w:t>
      </w:r>
      <w:bookmarkEnd w:id="10366"/>
    </w:p>
    <w:p w14:paraId="13E30676" w14:textId="77777777" w:rsidR="00E4476F" w:rsidRPr="00E77497" w:rsidRDefault="00E4476F" w:rsidP="00E4476F">
      <w:r w:rsidRPr="00E77497">
        <w:t xml:space="preserve">See </w:t>
      </w:r>
      <w:r w:rsidR="0082765F">
        <w:fldChar w:fldCharType="begin"/>
      </w:r>
      <w:r w:rsidR="0082765F">
        <w:instrText xml:space="preserve"> REF _Ref365542139 \r \h </w:instrText>
      </w:r>
      <w:r w:rsidR="0082765F">
        <w:fldChar w:fldCharType="separate"/>
      </w:r>
      <w:ins w:id="10367" w:author="Rev 19 Allen Wirfs-Brock" w:date="2013-09-27T13:22:00Z">
        <w:r w:rsidR="00D433E8">
          <w:t>19.5.5.3</w:t>
        </w:r>
      </w:ins>
      <w:del w:id="10368" w:author="Rev 19 Allen Wirfs-Brock" w:date="2013-09-27T08:39:00Z">
        <w:r w:rsidR="00083CEC" w:rsidDel="009E7E9E">
          <w:delText>19.4.5.3</w:delText>
        </w:r>
      </w:del>
      <w:r w:rsidR="0082765F">
        <w:fldChar w:fldCharType="end"/>
      </w:r>
      <w:r w:rsidRPr="00E77497">
        <w:t>.</w:t>
      </w:r>
    </w:p>
    <w:p w14:paraId="077B9059" w14:textId="77777777" w:rsidR="00E4476F" w:rsidRPr="00E77497" w:rsidRDefault="00E4476F" w:rsidP="00E4476F">
      <w:pPr>
        <w:pStyle w:val="30"/>
      </w:pPr>
      <w:bookmarkStart w:id="10369" w:name="_Toc368050685"/>
      <w:r w:rsidRPr="00E77497">
        <w:t>RegExp ( . . . )</w:t>
      </w:r>
      <w:bookmarkEnd w:id="10369"/>
    </w:p>
    <w:p w14:paraId="2A5D51A4" w14:textId="77777777" w:rsidR="00E4476F" w:rsidRPr="00E77497" w:rsidRDefault="00E4476F" w:rsidP="00E4476F">
      <w:r w:rsidRPr="00E77497">
        <w:t xml:space="preserve">See </w:t>
      </w:r>
      <w:r w:rsidR="0082765F">
        <w:fldChar w:fldCharType="begin"/>
      </w:r>
      <w:r w:rsidR="0082765F">
        <w:instrText xml:space="preserve"> REF _Ref365969953 \r \h </w:instrText>
      </w:r>
      <w:r w:rsidR="0082765F">
        <w:fldChar w:fldCharType="separate"/>
      </w:r>
      <w:r w:rsidR="00D433E8">
        <w:t>21.2.4</w:t>
      </w:r>
      <w:r w:rsidR="0082765F">
        <w:fldChar w:fldCharType="end"/>
      </w:r>
      <w:r w:rsidRPr="00E77497">
        <w:t>.</w:t>
      </w:r>
    </w:p>
    <w:p w14:paraId="5911D9F7" w14:textId="77777777" w:rsidR="00E4476F" w:rsidRPr="00E77497" w:rsidRDefault="00E4476F" w:rsidP="00E4476F">
      <w:pPr>
        <w:pStyle w:val="30"/>
      </w:pPr>
      <w:bookmarkStart w:id="10370" w:name="_Toc368050686"/>
      <w:r>
        <w:t>Set</w:t>
      </w:r>
      <w:r w:rsidRPr="00E77497">
        <w:t xml:space="preserve"> ( . . . )</w:t>
      </w:r>
      <w:bookmarkEnd w:id="10370"/>
    </w:p>
    <w:p w14:paraId="1CE3CD52" w14:textId="77777777" w:rsidR="00E4476F" w:rsidRPr="00E77497" w:rsidRDefault="00E4476F" w:rsidP="00E4476F">
      <w:r w:rsidRPr="00E77497">
        <w:t>See</w:t>
      </w:r>
      <w:r w:rsidR="0023289A">
        <w:t xml:space="preserve"> </w:t>
      </w:r>
      <w:r w:rsidR="00B6171B">
        <w:fldChar w:fldCharType="begin"/>
      </w:r>
      <w:r w:rsidR="00B6171B">
        <w:instrText xml:space="preserve"> REF _Ref366140569 \r \h </w:instrText>
      </w:r>
      <w:r w:rsidR="00B6171B">
        <w:fldChar w:fldCharType="separate"/>
      </w:r>
      <w:r w:rsidR="00D433E8">
        <w:t>23.2.1</w:t>
      </w:r>
      <w:r w:rsidR="00B6171B">
        <w:fldChar w:fldCharType="end"/>
      </w:r>
      <w:r w:rsidR="00B6171B">
        <w:t>.</w:t>
      </w:r>
    </w:p>
    <w:p w14:paraId="6A488E8A" w14:textId="77777777" w:rsidR="004C02EF" w:rsidRPr="00E77497" w:rsidRDefault="004C02EF" w:rsidP="00E4476F">
      <w:pPr>
        <w:pStyle w:val="30"/>
      </w:pPr>
      <w:bookmarkStart w:id="10371" w:name="_Toc368050687"/>
      <w:r w:rsidRPr="00E77497">
        <w:t xml:space="preserve">String ( . . . </w:t>
      </w:r>
      <w:bookmarkEnd w:id="10363"/>
      <w:r w:rsidRPr="00E77497">
        <w:t>)</w:t>
      </w:r>
      <w:bookmarkEnd w:id="10371"/>
    </w:p>
    <w:p w14:paraId="7C913678" w14:textId="77777777" w:rsidR="004C02EF" w:rsidRPr="00E77497" w:rsidRDefault="004C02EF" w:rsidP="00BA2DF2">
      <w:r w:rsidRPr="00E77497">
        <w:t xml:space="preserve">See </w:t>
      </w:r>
      <w:r w:rsidR="0082765F">
        <w:fldChar w:fldCharType="begin"/>
      </w:r>
      <w:r w:rsidR="0082765F">
        <w:instrText xml:space="preserve"> REF _Ref365969975 \r \h </w:instrText>
      </w:r>
      <w:r w:rsidR="0082765F">
        <w:fldChar w:fldCharType="separate"/>
      </w:r>
      <w:r w:rsidR="00D433E8">
        <w:t>21.1.1</w:t>
      </w:r>
      <w:r w:rsidR="0082765F">
        <w:fldChar w:fldCharType="end"/>
      </w:r>
      <w:bookmarkStart w:id="10372" w:name="_Toc393690363"/>
      <w:r w:rsidRPr="00E77497">
        <w:t>.</w:t>
      </w:r>
    </w:p>
    <w:p w14:paraId="69E3A0D6" w14:textId="77777777" w:rsidR="004C02EF" w:rsidRPr="00E77497" w:rsidRDefault="004C02EF" w:rsidP="00E4476F">
      <w:pPr>
        <w:pStyle w:val="30"/>
      </w:pPr>
      <w:bookmarkStart w:id="10373" w:name="_Toc368050688"/>
      <w:bookmarkStart w:id="10374" w:name="_Toc393690366"/>
      <w:bookmarkEnd w:id="10372"/>
      <w:r w:rsidRPr="00E77497">
        <w:t>SyntaxError ( . . . )</w:t>
      </w:r>
      <w:bookmarkEnd w:id="10373"/>
    </w:p>
    <w:p w14:paraId="5C9E2CB3" w14:textId="77777777" w:rsidR="004C02EF" w:rsidRPr="00E77497" w:rsidRDefault="004C02EF" w:rsidP="00BA2DF2">
      <w:r w:rsidRPr="00E77497">
        <w:t xml:space="preserve">See </w:t>
      </w:r>
      <w:r w:rsidR="0082765F">
        <w:fldChar w:fldCharType="begin"/>
      </w:r>
      <w:r w:rsidR="0082765F">
        <w:instrText xml:space="preserve"> REF _Ref365542152 \r \h </w:instrText>
      </w:r>
      <w:r w:rsidR="0082765F">
        <w:fldChar w:fldCharType="separate"/>
      </w:r>
      <w:ins w:id="10375" w:author="Rev 19 Allen Wirfs-Brock" w:date="2013-09-27T13:22:00Z">
        <w:r w:rsidR="00D433E8">
          <w:t>19.5.5.4</w:t>
        </w:r>
      </w:ins>
      <w:del w:id="10376" w:author="Rev 19 Allen Wirfs-Brock" w:date="2013-09-27T08:39:00Z">
        <w:r w:rsidR="00083CEC" w:rsidDel="009E7E9E">
          <w:delText>19.4.5.4</w:delText>
        </w:r>
      </w:del>
      <w:r w:rsidR="0082765F">
        <w:fldChar w:fldCharType="end"/>
      </w:r>
      <w:r w:rsidRPr="00E77497">
        <w:t>.</w:t>
      </w:r>
    </w:p>
    <w:p w14:paraId="3B25ABA4" w14:textId="77777777" w:rsidR="004C02EF" w:rsidRPr="00E77497" w:rsidRDefault="004C02EF" w:rsidP="00E4476F">
      <w:pPr>
        <w:pStyle w:val="30"/>
      </w:pPr>
      <w:bookmarkStart w:id="10377" w:name="_Toc368050689"/>
      <w:r w:rsidRPr="00E77497">
        <w:t>TypeError ( . . . )</w:t>
      </w:r>
      <w:bookmarkEnd w:id="10377"/>
    </w:p>
    <w:p w14:paraId="2F367989" w14:textId="77777777" w:rsidR="004C02EF" w:rsidRPr="00E77497" w:rsidRDefault="004C02EF" w:rsidP="00BA2DF2">
      <w:r w:rsidRPr="00E77497">
        <w:t xml:space="preserve">See </w:t>
      </w:r>
      <w:r w:rsidR="0082765F">
        <w:fldChar w:fldCharType="begin"/>
      </w:r>
      <w:r w:rsidR="0082765F">
        <w:instrText xml:space="preserve"> REF _Ref365542167 \r \h </w:instrText>
      </w:r>
      <w:r w:rsidR="0082765F">
        <w:fldChar w:fldCharType="separate"/>
      </w:r>
      <w:ins w:id="10378" w:author="Rev 19 Allen Wirfs-Brock" w:date="2013-09-27T13:22:00Z">
        <w:r w:rsidR="00D433E8">
          <w:t>19.5.5.5</w:t>
        </w:r>
      </w:ins>
      <w:del w:id="10379" w:author="Rev 19 Allen Wirfs-Brock" w:date="2013-09-27T08:39:00Z">
        <w:r w:rsidR="00083CEC" w:rsidDel="009E7E9E">
          <w:delText>19.4.5.5</w:delText>
        </w:r>
      </w:del>
      <w:r w:rsidR="0082765F">
        <w:fldChar w:fldCharType="end"/>
      </w:r>
      <w:r w:rsidRPr="00E77497">
        <w:t>.</w:t>
      </w:r>
    </w:p>
    <w:p w14:paraId="57E15722" w14:textId="77777777" w:rsidR="0044224D" w:rsidRPr="00E77497" w:rsidRDefault="0044224D" w:rsidP="00E4476F">
      <w:pPr>
        <w:pStyle w:val="30"/>
      </w:pPr>
      <w:bookmarkStart w:id="10380" w:name="_Toc472818907"/>
      <w:bookmarkStart w:id="10381" w:name="_Toc235503485"/>
      <w:bookmarkStart w:id="10382" w:name="_Toc241509260"/>
      <w:bookmarkStart w:id="10383" w:name="_Toc244416747"/>
      <w:bookmarkStart w:id="10384" w:name="_Toc276631111"/>
      <w:del w:id="10385" w:author="Rev 19 Allen Wirfs-Brock" w:date="2013-09-10T14:19:00Z">
        <w:r w:rsidDel="00F77DD8">
          <w:delText>UInt8Array</w:delText>
        </w:r>
        <w:r w:rsidRPr="00E77497" w:rsidDel="00F77DD8">
          <w:delText xml:space="preserve"> </w:delText>
        </w:r>
      </w:del>
      <w:bookmarkStart w:id="10386" w:name="_Toc368050690"/>
      <w:ins w:id="10387" w:author="Rev 19 Allen Wirfs-Brock" w:date="2013-09-10T14:19:00Z">
        <w:r w:rsidR="00F77DD8">
          <w:t>Uint8Array</w:t>
        </w:r>
        <w:r w:rsidR="00F77DD8" w:rsidRPr="00E77497">
          <w:t xml:space="preserve"> </w:t>
        </w:r>
      </w:ins>
      <w:r w:rsidRPr="00E77497">
        <w:t>( . . . )</w:t>
      </w:r>
      <w:bookmarkEnd w:id="10386"/>
    </w:p>
    <w:p w14:paraId="7AD88F6F" w14:textId="77777777" w:rsidR="0044224D" w:rsidRPr="00E77497" w:rsidRDefault="0044224D" w:rsidP="00BA2DF2">
      <w:r w:rsidRPr="00E77497">
        <w:t xml:space="preserve">See </w:t>
      </w:r>
      <w:r w:rsidR="006D0378">
        <w:fldChar w:fldCharType="begin"/>
      </w:r>
      <w:r w:rsidR="006D0378">
        <w:instrText xml:space="preserve"> REF _Ref365542356 \r \h </w:instrText>
      </w:r>
      <w:r w:rsidR="006D0378">
        <w:fldChar w:fldCharType="separate"/>
      </w:r>
      <w:r w:rsidR="00D433E8">
        <w:t>22.2.4</w:t>
      </w:r>
      <w:r w:rsidR="006D0378">
        <w:fldChar w:fldCharType="end"/>
      </w:r>
      <w:r w:rsidRPr="00E77497">
        <w:t>.</w:t>
      </w:r>
    </w:p>
    <w:p w14:paraId="61039E97" w14:textId="77777777" w:rsidR="0044224D" w:rsidRPr="00E77497" w:rsidRDefault="0044224D" w:rsidP="00E4476F">
      <w:pPr>
        <w:pStyle w:val="30"/>
      </w:pPr>
      <w:del w:id="10388" w:author="Rev 19 Allen Wirfs-Brock" w:date="2013-09-10T14:19:00Z">
        <w:r w:rsidDel="00F77DD8">
          <w:delText>UInt8ClampedArray</w:delText>
        </w:r>
        <w:r w:rsidRPr="00E77497" w:rsidDel="00F77DD8">
          <w:delText xml:space="preserve"> </w:delText>
        </w:r>
      </w:del>
      <w:bookmarkStart w:id="10389" w:name="_Toc368050691"/>
      <w:ins w:id="10390" w:author="Rev 19 Allen Wirfs-Brock" w:date="2013-09-10T14:19:00Z">
        <w:r w:rsidR="00F77DD8">
          <w:t>Uint8ClampedArray</w:t>
        </w:r>
        <w:r w:rsidR="00F77DD8" w:rsidRPr="00E77497">
          <w:t xml:space="preserve"> </w:t>
        </w:r>
      </w:ins>
      <w:r w:rsidRPr="00E77497">
        <w:t>( . . . )</w:t>
      </w:r>
      <w:bookmarkEnd w:id="10389"/>
    </w:p>
    <w:p w14:paraId="62E7FE11" w14:textId="77777777" w:rsidR="0044224D" w:rsidRPr="00E77497" w:rsidRDefault="0044224D" w:rsidP="00BA2DF2">
      <w:r w:rsidRPr="00E77497">
        <w:t xml:space="preserve">See </w:t>
      </w:r>
      <w:r w:rsidR="006D0378">
        <w:fldChar w:fldCharType="begin"/>
      </w:r>
      <w:r w:rsidR="006D0378">
        <w:instrText xml:space="preserve"> REF _Ref365542379 \r \h </w:instrText>
      </w:r>
      <w:r w:rsidR="006D0378">
        <w:fldChar w:fldCharType="separate"/>
      </w:r>
      <w:r w:rsidR="00D433E8">
        <w:t>22.2.4</w:t>
      </w:r>
      <w:r w:rsidR="006D0378">
        <w:fldChar w:fldCharType="end"/>
      </w:r>
      <w:r w:rsidRPr="00E77497">
        <w:t>.</w:t>
      </w:r>
    </w:p>
    <w:p w14:paraId="790AABA3" w14:textId="77777777" w:rsidR="00E4476F" w:rsidRPr="00E77497" w:rsidRDefault="00E4476F" w:rsidP="00E4476F">
      <w:pPr>
        <w:pStyle w:val="30"/>
      </w:pPr>
      <w:del w:id="10391" w:author="Rev 19 Allen Wirfs-Brock" w:date="2013-09-10T14:19:00Z">
        <w:r w:rsidDel="00F77DD8">
          <w:delText>UInt16Array</w:delText>
        </w:r>
        <w:r w:rsidRPr="00E77497" w:rsidDel="00F77DD8">
          <w:delText xml:space="preserve"> </w:delText>
        </w:r>
      </w:del>
      <w:bookmarkStart w:id="10392" w:name="_Toc368050692"/>
      <w:ins w:id="10393" w:author="Rev 19 Allen Wirfs-Brock" w:date="2013-09-10T14:19:00Z">
        <w:r w:rsidR="00F77DD8">
          <w:t>Uint16Array</w:t>
        </w:r>
        <w:r w:rsidR="00F77DD8" w:rsidRPr="00E77497">
          <w:t xml:space="preserve"> </w:t>
        </w:r>
      </w:ins>
      <w:r w:rsidRPr="00E77497">
        <w:t>( . . . )</w:t>
      </w:r>
      <w:bookmarkEnd w:id="10392"/>
    </w:p>
    <w:p w14:paraId="296787C6" w14:textId="77777777" w:rsidR="00E4476F" w:rsidRPr="00E77497" w:rsidRDefault="00E4476F" w:rsidP="00E4476F">
      <w:r w:rsidRPr="00E77497">
        <w:t xml:space="preserve">See </w:t>
      </w:r>
      <w:r>
        <w:fldChar w:fldCharType="begin"/>
      </w:r>
      <w:r>
        <w:instrText xml:space="preserve"> REF _Ref365542470 \r \h </w:instrText>
      </w:r>
      <w:r>
        <w:fldChar w:fldCharType="separate"/>
      </w:r>
      <w:r w:rsidR="00D433E8">
        <w:t>22.2.4</w:t>
      </w:r>
      <w:r>
        <w:fldChar w:fldCharType="end"/>
      </w:r>
      <w:r w:rsidRPr="00E77497">
        <w:t>.</w:t>
      </w:r>
    </w:p>
    <w:p w14:paraId="03D07EA4" w14:textId="77777777" w:rsidR="0044224D" w:rsidRPr="00E77497" w:rsidRDefault="0044224D" w:rsidP="00E4476F">
      <w:pPr>
        <w:pStyle w:val="30"/>
      </w:pPr>
      <w:del w:id="10394" w:author="Rev 19 Allen Wirfs-Brock" w:date="2013-09-10T14:19:00Z">
        <w:r w:rsidDel="00F77DD8">
          <w:delText>UInt32Array</w:delText>
        </w:r>
        <w:r w:rsidRPr="00E77497" w:rsidDel="00F77DD8">
          <w:delText xml:space="preserve"> </w:delText>
        </w:r>
      </w:del>
      <w:bookmarkStart w:id="10395" w:name="_Toc368050693"/>
      <w:ins w:id="10396" w:author="Rev 19 Allen Wirfs-Brock" w:date="2013-09-10T14:19:00Z">
        <w:r w:rsidR="00F77DD8">
          <w:t>Uint32Array</w:t>
        </w:r>
        <w:r w:rsidR="00F77DD8" w:rsidRPr="00E77497">
          <w:t xml:space="preserve"> </w:t>
        </w:r>
      </w:ins>
      <w:r w:rsidRPr="00E77497">
        <w:t>( . . . )</w:t>
      </w:r>
      <w:bookmarkEnd w:id="10395"/>
    </w:p>
    <w:p w14:paraId="70970688" w14:textId="77777777" w:rsidR="0044224D" w:rsidRPr="00E77497" w:rsidRDefault="0044224D" w:rsidP="00BA2DF2">
      <w:r w:rsidRPr="00E77497">
        <w:t xml:space="preserve">See </w:t>
      </w:r>
      <w:r w:rsidR="006D0378">
        <w:fldChar w:fldCharType="begin"/>
      </w:r>
      <w:r w:rsidR="006D0378">
        <w:instrText xml:space="preserve"> REF _Ref365542535 \r \h </w:instrText>
      </w:r>
      <w:r w:rsidR="006D0378">
        <w:fldChar w:fldCharType="separate"/>
      </w:r>
      <w:r w:rsidR="00D433E8">
        <w:t>22.2.4</w:t>
      </w:r>
      <w:r w:rsidR="006D0378">
        <w:fldChar w:fldCharType="end"/>
      </w:r>
      <w:r w:rsidRPr="00E77497">
        <w:t>.</w:t>
      </w:r>
    </w:p>
    <w:p w14:paraId="6CE28F02" w14:textId="77777777" w:rsidR="00E4476F" w:rsidRPr="00E77497" w:rsidRDefault="00E4476F" w:rsidP="00E4476F">
      <w:pPr>
        <w:pStyle w:val="30"/>
      </w:pPr>
      <w:bookmarkStart w:id="10397" w:name="_Toc368050694"/>
      <w:r w:rsidRPr="00E77497">
        <w:t>URIError ( . . . )</w:t>
      </w:r>
      <w:bookmarkEnd w:id="10397"/>
    </w:p>
    <w:p w14:paraId="4A952674" w14:textId="77777777" w:rsidR="00E4476F" w:rsidRPr="00E77497" w:rsidRDefault="00E4476F" w:rsidP="00E4476F">
      <w:r w:rsidRPr="00E77497">
        <w:t xml:space="preserve">See </w:t>
      </w:r>
      <w:r w:rsidR="0082765F">
        <w:fldChar w:fldCharType="begin"/>
      </w:r>
      <w:r w:rsidR="0082765F">
        <w:instrText xml:space="preserve"> REF _Ref365542181 \r \h </w:instrText>
      </w:r>
      <w:r w:rsidR="0082765F">
        <w:fldChar w:fldCharType="separate"/>
      </w:r>
      <w:ins w:id="10398" w:author="Rev 19 Allen Wirfs-Brock" w:date="2013-09-27T13:22:00Z">
        <w:r w:rsidR="00D433E8">
          <w:t>19.5.5.6</w:t>
        </w:r>
      </w:ins>
      <w:del w:id="10399" w:author="Rev 19 Allen Wirfs-Brock" w:date="2013-09-27T08:39:00Z">
        <w:r w:rsidR="00083CEC" w:rsidDel="009E7E9E">
          <w:delText>19.4.5.6</w:delText>
        </w:r>
      </w:del>
      <w:r w:rsidR="0082765F">
        <w:fldChar w:fldCharType="end"/>
      </w:r>
      <w:r w:rsidRPr="00E77497">
        <w:t>.</w:t>
      </w:r>
    </w:p>
    <w:p w14:paraId="56F10B2D" w14:textId="77777777" w:rsidR="00E4476F" w:rsidRPr="00E77497" w:rsidRDefault="00E4476F" w:rsidP="00E4476F">
      <w:pPr>
        <w:pStyle w:val="30"/>
      </w:pPr>
      <w:bookmarkStart w:id="10400" w:name="_Toc368050695"/>
      <w:r>
        <w:t>WeakMap</w:t>
      </w:r>
      <w:r w:rsidRPr="00E77497">
        <w:t xml:space="preserve"> ( . . . )</w:t>
      </w:r>
      <w:bookmarkEnd w:id="10400"/>
    </w:p>
    <w:p w14:paraId="7846B1C8" w14:textId="77777777" w:rsidR="00E4476F" w:rsidRPr="00E77497" w:rsidRDefault="00E4476F" w:rsidP="00E4476F">
      <w:r w:rsidRPr="00E77497">
        <w:t xml:space="preserve">See </w:t>
      </w:r>
      <w:r w:rsidR="0082765F">
        <w:fldChar w:fldCharType="begin"/>
      </w:r>
      <w:r w:rsidR="0082765F">
        <w:instrText xml:space="preserve"> REF _Ref365542827 \r \h </w:instrText>
      </w:r>
      <w:r w:rsidR="0082765F">
        <w:fldChar w:fldCharType="separate"/>
      </w:r>
      <w:r w:rsidR="00D433E8">
        <w:t>23.3.1</w:t>
      </w:r>
      <w:r w:rsidR="0082765F">
        <w:fldChar w:fldCharType="end"/>
      </w:r>
      <w:r w:rsidRPr="00E77497">
        <w:t>.</w:t>
      </w:r>
    </w:p>
    <w:p w14:paraId="4B1F5033" w14:textId="77777777" w:rsidR="00E4476F" w:rsidRPr="00E77497" w:rsidRDefault="00E4476F" w:rsidP="00E4476F">
      <w:pPr>
        <w:pStyle w:val="30"/>
      </w:pPr>
      <w:bookmarkStart w:id="10401" w:name="_Toc368050696"/>
      <w:r>
        <w:t>WeakSet</w:t>
      </w:r>
      <w:r w:rsidRPr="00E77497">
        <w:t xml:space="preserve"> ( . . . )</w:t>
      </w:r>
      <w:bookmarkEnd w:id="10401"/>
    </w:p>
    <w:p w14:paraId="0B5488D3" w14:textId="77777777" w:rsidR="00E4476F" w:rsidRPr="00E77497" w:rsidRDefault="00E4476F" w:rsidP="00E4476F">
      <w:r w:rsidRPr="00E77497">
        <w:t xml:space="preserve">See </w:t>
      </w:r>
      <w:r>
        <w:fldChar w:fldCharType="begin"/>
      </w:r>
      <w:r>
        <w:instrText xml:space="preserve"> REF _Ref364595097 \r \h </w:instrText>
      </w:r>
      <w:r>
        <w:fldChar w:fldCharType="separate"/>
      </w:r>
      <w:r w:rsidR="00D433E8">
        <w:t>23.4</w:t>
      </w:r>
      <w:r>
        <w:fldChar w:fldCharType="end"/>
      </w:r>
      <w:r w:rsidRPr="00E77497">
        <w:t>.</w:t>
      </w:r>
    </w:p>
    <w:p w14:paraId="4511C764" w14:textId="77777777" w:rsidR="004C02EF" w:rsidRPr="00E77497" w:rsidRDefault="004C02EF" w:rsidP="00E4476F">
      <w:pPr>
        <w:pStyle w:val="20"/>
      </w:pPr>
      <w:bookmarkStart w:id="10402" w:name="_Toc368050697"/>
      <w:r w:rsidRPr="00E77497">
        <w:t>Other Properties of the Global Objec</w:t>
      </w:r>
      <w:bookmarkEnd w:id="10374"/>
      <w:r w:rsidRPr="00E77497">
        <w:t>t</w:t>
      </w:r>
      <w:bookmarkStart w:id="10403" w:name="_Toc393690367"/>
      <w:bookmarkEnd w:id="10380"/>
      <w:bookmarkEnd w:id="10381"/>
      <w:bookmarkEnd w:id="10382"/>
      <w:bookmarkEnd w:id="10383"/>
      <w:bookmarkEnd w:id="10384"/>
      <w:bookmarkEnd w:id="10402"/>
    </w:p>
    <w:p w14:paraId="561B1EC5" w14:textId="77777777" w:rsidR="0082765F" w:rsidRPr="00E77497" w:rsidRDefault="0082765F" w:rsidP="0082765F">
      <w:pPr>
        <w:pStyle w:val="30"/>
      </w:pPr>
      <w:bookmarkStart w:id="10404" w:name="_Toc368050698"/>
      <w:r w:rsidRPr="00E77497">
        <w:t>JSON</w:t>
      </w:r>
      <w:bookmarkEnd w:id="10404"/>
    </w:p>
    <w:p w14:paraId="6978446E" w14:textId="77777777" w:rsidR="0082765F" w:rsidRPr="00E77497" w:rsidRDefault="0082765F" w:rsidP="0082765F">
      <w:r w:rsidRPr="00E77497">
        <w:t xml:space="preserve">See </w:t>
      </w:r>
      <w:r>
        <w:fldChar w:fldCharType="begin"/>
      </w:r>
      <w:r>
        <w:instrText xml:space="preserve"> REF _Ref365542670 \r \h </w:instrText>
      </w:r>
      <w:r>
        <w:fldChar w:fldCharType="separate"/>
      </w:r>
      <w:r w:rsidR="00D433E8">
        <w:t>24.3</w:t>
      </w:r>
      <w:r>
        <w:fldChar w:fldCharType="end"/>
      </w:r>
      <w:r w:rsidRPr="00E77497">
        <w:t>.</w:t>
      </w:r>
    </w:p>
    <w:p w14:paraId="45E61A22" w14:textId="77777777" w:rsidR="004C02EF" w:rsidRPr="00E77497" w:rsidRDefault="004C02EF" w:rsidP="00E4476F">
      <w:pPr>
        <w:pStyle w:val="30"/>
      </w:pPr>
      <w:bookmarkStart w:id="10405" w:name="_Toc368050699"/>
      <w:r w:rsidRPr="00E77497">
        <w:t>Mat</w:t>
      </w:r>
      <w:bookmarkEnd w:id="10403"/>
      <w:r w:rsidRPr="00E77497">
        <w:t>h</w:t>
      </w:r>
      <w:bookmarkEnd w:id="10405"/>
    </w:p>
    <w:p w14:paraId="278572F4" w14:textId="77777777" w:rsidR="004C02EF" w:rsidRPr="00E77497" w:rsidRDefault="004C02EF" w:rsidP="00BA2DF2">
      <w:r w:rsidRPr="00E77497">
        <w:t xml:space="preserve">See </w:t>
      </w:r>
      <w:bookmarkStart w:id="10406" w:name="_Toc393690368"/>
      <w:r w:rsidR="002021D1">
        <w:fldChar w:fldCharType="begin"/>
      </w:r>
      <w:r w:rsidR="002021D1">
        <w:instrText xml:space="preserve"> REF _Ref365541875 \r \h </w:instrText>
      </w:r>
      <w:r w:rsidR="002021D1">
        <w:fldChar w:fldCharType="separate"/>
      </w:r>
      <w:r w:rsidR="00D433E8">
        <w:t>20.2</w:t>
      </w:r>
      <w:r w:rsidR="002021D1">
        <w:fldChar w:fldCharType="end"/>
      </w:r>
      <w:r w:rsidRPr="00E77497">
        <w:t>.</w:t>
      </w:r>
    </w:p>
    <w:p w14:paraId="4597C3FF" w14:textId="77777777" w:rsidR="0092211F" w:rsidRDefault="0092211F" w:rsidP="0082765F">
      <w:pPr>
        <w:pStyle w:val="1"/>
      </w:pPr>
      <w:bookmarkStart w:id="10407" w:name="_Toc368050700"/>
      <w:bookmarkStart w:id="10408" w:name="_Toc472818908"/>
      <w:bookmarkStart w:id="10409" w:name="_Toc235503486"/>
      <w:bookmarkStart w:id="10410" w:name="_Toc241509261"/>
      <w:bookmarkStart w:id="10411" w:name="_Toc244416748"/>
      <w:bookmarkStart w:id="10412" w:name="_Toc276631112"/>
      <w:r>
        <w:t>Fundamental Objects</w:t>
      </w:r>
      <w:bookmarkEnd w:id="10407"/>
    </w:p>
    <w:p w14:paraId="6A46E0CE" w14:textId="77777777" w:rsidR="004C02EF" w:rsidRDefault="004C02EF" w:rsidP="00D148E9">
      <w:pPr>
        <w:pStyle w:val="20"/>
      </w:pPr>
      <w:bookmarkStart w:id="10413" w:name="_Toc368050701"/>
      <w:r w:rsidRPr="00E77497">
        <w:t>Object Objec</w:t>
      </w:r>
      <w:bookmarkEnd w:id="10299"/>
      <w:bookmarkEnd w:id="10300"/>
      <w:r w:rsidRPr="00E77497">
        <w:t>t</w:t>
      </w:r>
      <w:bookmarkEnd w:id="10301"/>
      <w:bookmarkEnd w:id="10302"/>
      <w:bookmarkEnd w:id="10406"/>
      <w:r w:rsidRPr="00E77497">
        <w:t>s</w:t>
      </w:r>
      <w:bookmarkStart w:id="10414" w:name="_Toc385672255"/>
      <w:bookmarkStart w:id="10415" w:name="_Ref393527264"/>
      <w:bookmarkStart w:id="10416" w:name="_Toc393690369"/>
      <w:bookmarkStart w:id="10417" w:name="_Ref404501382"/>
      <w:bookmarkStart w:id="10418" w:name="_Toc382291602"/>
      <w:bookmarkEnd w:id="10408"/>
      <w:bookmarkEnd w:id="10409"/>
      <w:bookmarkEnd w:id="10410"/>
      <w:bookmarkEnd w:id="10411"/>
      <w:bookmarkEnd w:id="10412"/>
      <w:bookmarkEnd w:id="10413"/>
    </w:p>
    <w:p w14:paraId="3C2B3081" w14:textId="77777777" w:rsidR="004C02EF" w:rsidRPr="00E77497" w:rsidRDefault="004C02EF" w:rsidP="00D148E9">
      <w:pPr>
        <w:pStyle w:val="30"/>
      </w:pPr>
      <w:bookmarkStart w:id="10419" w:name="_Toc361663662"/>
      <w:bookmarkStart w:id="10420" w:name="_Toc361665503"/>
      <w:bookmarkStart w:id="10421" w:name="_Toc361667343"/>
      <w:bookmarkStart w:id="10422" w:name="_Toc361669172"/>
      <w:bookmarkStart w:id="10423" w:name="_Toc364935216"/>
      <w:bookmarkStart w:id="10424" w:name="_Toc365474507"/>
      <w:bookmarkStart w:id="10425" w:name="_Toc365639186"/>
      <w:bookmarkStart w:id="10426" w:name="_Toc361663663"/>
      <w:bookmarkStart w:id="10427" w:name="_Toc361665504"/>
      <w:bookmarkStart w:id="10428" w:name="_Toc361667344"/>
      <w:bookmarkStart w:id="10429" w:name="_Toc361669173"/>
      <w:bookmarkStart w:id="10430" w:name="_Toc364935217"/>
      <w:bookmarkStart w:id="10431" w:name="_Toc365474508"/>
      <w:bookmarkStart w:id="10432" w:name="_Toc365639187"/>
      <w:bookmarkStart w:id="10433" w:name="_Toc361663664"/>
      <w:bookmarkStart w:id="10434" w:name="_Toc361665505"/>
      <w:bookmarkStart w:id="10435" w:name="_Toc361667345"/>
      <w:bookmarkStart w:id="10436" w:name="_Toc361669174"/>
      <w:bookmarkStart w:id="10437" w:name="_Toc364935218"/>
      <w:bookmarkStart w:id="10438" w:name="_Toc365474509"/>
      <w:bookmarkStart w:id="10439" w:name="_Toc365639188"/>
      <w:bookmarkStart w:id="10440" w:name="_Toc361663665"/>
      <w:bookmarkStart w:id="10441" w:name="_Toc361665506"/>
      <w:bookmarkStart w:id="10442" w:name="_Toc361667346"/>
      <w:bookmarkStart w:id="10443" w:name="_Toc361669175"/>
      <w:bookmarkStart w:id="10444" w:name="_Toc364935219"/>
      <w:bookmarkStart w:id="10445" w:name="_Toc365474510"/>
      <w:bookmarkStart w:id="10446" w:name="_Toc365639189"/>
      <w:bookmarkStart w:id="10447" w:name="_Toc361663666"/>
      <w:bookmarkStart w:id="10448" w:name="_Toc361665507"/>
      <w:bookmarkStart w:id="10449" w:name="_Toc361667347"/>
      <w:bookmarkStart w:id="10450" w:name="_Toc361669176"/>
      <w:bookmarkStart w:id="10451" w:name="_Toc364935220"/>
      <w:bookmarkStart w:id="10452" w:name="_Toc365474511"/>
      <w:bookmarkStart w:id="10453" w:name="_Toc365639190"/>
      <w:bookmarkStart w:id="10454" w:name="_Toc361663667"/>
      <w:bookmarkStart w:id="10455" w:name="_Toc361665508"/>
      <w:bookmarkStart w:id="10456" w:name="_Toc361667348"/>
      <w:bookmarkStart w:id="10457" w:name="_Toc361669177"/>
      <w:bookmarkStart w:id="10458" w:name="_Toc364935221"/>
      <w:bookmarkStart w:id="10459" w:name="_Toc365474512"/>
      <w:bookmarkStart w:id="10460" w:name="_Toc365639191"/>
      <w:bookmarkStart w:id="10461" w:name="_Toc361663668"/>
      <w:bookmarkStart w:id="10462" w:name="_Toc361665509"/>
      <w:bookmarkStart w:id="10463" w:name="_Toc361667349"/>
      <w:bookmarkStart w:id="10464" w:name="_Toc361669178"/>
      <w:bookmarkStart w:id="10465" w:name="_Toc364935222"/>
      <w:bookmarkStart w:id="10466" w:name="_Toc365474513"/>
      <w:bookmarkStart w:id="10467" w:name="_Toc365639192"/>
      <w:bookmarkStart w:id="10468" w:name="_Toc361663669"/>
      <w:bookmarkStart w:id="10469" w:name="_Toc361665510"/>
      <w:bookmarkStart w:id="10470" w:name="_Toc361667350"/>
      <w:bookmarkStart w:id="10471" w:name="_Toc361669179"/>
      <w:bookmarkStart w:id="10472" w:name="_Toc364935223"/>
      <w:bookmarkStart w:id="10473" w:name="_Toc365474514"/>
      <w:bookmarkStart w:id="10474" w:name="_Toc365639193"/>
      <w:bookmarkStart w:id="10475" w:name="_Toc361663670"/>
      <w:bookmarkStart w:id="10476" w:name="_Toc361665511"/>
      <w:bookmarkStart w:id="10477" w:name="_Toc361667351"/>
      <w:bookmarkStart w:id="10478" w:name="_Toc361669180"/>
      <w:bookmarkStart w:id="10479" w:name="_Toc364935224"/>
      <w:bookmarkStart w:id="10480" w:name="_Toc365474515"/>
      <w:bookmarkStart w:id="10481" w:name="_Toc365639194"/>
      <w:bookmarkStart w:id="10482" w:name="_Ref424531694"/>
      <w:bookmarkStart w:id="10483" w:name="_Toc472818909"/>
      <w:bookmarkStart w:id="10484" w:name="_Toc235503487"/>
      <w:bookmarkStart w:id="10485" w:name="_Toc241509262"/>
      <w:bookmarkStart w:id="10486" w:name="_Toc244416749"/>
      <w:bookmarkStart w:id="10487" w:name="_Toc276631113"/>
      <w:bookmarkStart w:id="10488" w:name="_Toc368050702"/>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r w:rsidRPr="00E77497">
        <w:t>The Object Constructor Called as a Functio</w:t>
      </w:r>
      <w:bookmarkEnd w:id="10414"/>
      <w:bookmarkEnd w:id="10415"/>
      <w:bookmarkEnd w:id="10416"/>
      <w:bookmarkEnd w:id="10417"/>
      <w:r w:rsidRPr="00E77497">
        <w:t>n</w:t>
      </w:r>
      <w:bookmarkEnd w:id="10482"/>
      <w:bookmarkEnd w:id="10483"/>
      <w:bookmarkEnd w:id="10484"/>
      <w:bookmarkEnd w:id="10485"/>
      <w:bookmarkEnd w:id="10486"/>
      <w:bookmarkEnd w:id="10487"/>
      <w:bookmarkEnd w:id="10488"/>
    </w:p>
    <w:p w14:paraId="5FF08D64"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10489" w:name="_Ref385475928"/>
      <w:bookmarkStart w:id="10490" w:name="_Toc385672256"/>
      <w:bookmarkStart w:id="10491" w:name="_Toc393690370"/>
    </w:p>
    <w:p w14:paraId="2A6D2EF0" w14:textId="77777777" w:rsidR="004C02EF" w:rsidRPr="00E77497" w:rsidRDefault="004C02EF" w:rsidP="00D148E9">
      <w:pPr>
        <w:pStyle w:val="40"/>
      </w:pPr>
      <w:bookmarkStart w:id="10492" w:name="_Ref424531528"/>
      <w:r w:rsidRPr="00E77497">
        <w:t>Object ( [ value</w:t>
      </w:r>
      <w:bookmarkEnd w:id="10489"/>
      <w:bookmarkEnd w:id="10490"/>
      <w:bookmarkEnd w:id="10491"/>
      <w:r w:rsidRPr="00E77497">
        <w:t xml:space="preserve"> ] )</w:t>
      </w:r>
      <w:bookmarkEnd w:id="10492"/>
    </w:p>
    <w:p w14:paraId="39AE7F76" w14:textId="77777777"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14:paraId="765C9646" w14:textId="77777777" w:rsidR="004C02EF" w:rsidRPr="00E77497" w:rsidRDefault="004C02EF" w:rsidP="00155469">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return </w:t>
      </w:r>
      <w:r w:rsidR="00FC1AB5">
        <w:t>the result of the abstract operation ObjectCreate</w:t>
      </w:r>
      <w:r w:rsidR="006245AF" w:rsidRPr="006245AF">
        <w:t xml:space="preserve"> </w:t>
      </w:r>
      <w:r w:rsidR="006245AF">
        <w:t xml:space="preserve">with the intrinsic object </w:t>
      </w:r>
      <w:r w:rsidR="006245AF" w:rsidRPr="00F75B67">
        <w:rPr>
          <w:rFonts w:ascii="Arial" w:hAnsi="Arial" w:cs="Arial"/>
        </w:rPr>
        <w:t>%ObjectPrototype%</w:t>
      </w:r>
      <w:r w:rsidR="006245AF">
        <w:t xml:space="preserve"> as its argument</w:t>
      </w:r>
      <w:r w:rsidRPr="00E77497">
        <w:t>.</w:t>
      </w:r>
    </w:p>
    <w:p w14:paraId="58FDF569" w14:textId="77777777"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10493" w:name="_Ref385475932"/>
      <w:bookmarkStart w:id="10494" w:name="_Toc385672257"/>
      <w:bookmarkStart w:id="10495" w:name="_Toc393690371"/>
      <w:bookmarkStart w:id="10496" w:name="_Ref424531555"/>
    </w:p>
    <w:p w14:paraId="21BCB242" w14:textId="77777777" w:rsidR="004C02EF" w:rsidRPr="00E77497" w:rsidRDefault="004C02EF" w:rsidP="00D148E9">
      <w:pPr>
        <w:pStyle w:val="30"/>
      </w:pPr>
      <w:bookmarkStart w:id="10497" w:name="_Toc385672258"/>
      <w:bookmarkStart w:id="10498" w:name="_Ref393527230"/>
      <w:bookmarkStart w:id="10499" w:name="_Toc393690372"/>
      <w:bookmarkStart w:id="10500" w:name="_Ref404501393"/>
      <w:bookmarkStart w:id="10501" w:name="_Ref424531707"/>
      <w:bookmarkStart w:id="10502" w:name="_Ref449968361"/>
      <w:bookmarkStart w:id="10503" w:name="_Toc472818910"/>
      <w:bookmarkStart w:id="10504" w:name="_Toc235503488"/>
      <w:bookmarkStart w:id="10505" w:name="_Toc241509263"/>
      <w:bookmarkStart w:id="10506" w:name="_Toc244416750"/>
      <w:bookmarkStart w:id="10507" w:name="_Toc276631114"/>
      <w:bookmarkStart w:id="10508" w:name="_Toc368050703"/>
      <w:bookmarkEnd w:id="10493"/>
      <w:bookmarkEnd w:id="10494"/>
      <w:bookmarkEnd w:id="10495"/>
      <w:bookmarkEnd w:id="10496"/>
      <w:r w:rsidRPr="00E77497">
        <w:t>The Object Constructo</w:t>
      </w:r>
      <w:bookmarkEnd w:id="10418"/>
      <w:bookmarkEnd w:id="10497"/>
      <w:bookmarkEnd w:id="10498"/>
      <w:bookmarkEnd w:id="10499"/>
      <w:bookmarkEnd w:id="10500"/>
      <w:r w:rsidRPr="00E77497">
        <w:t>r</w:t>
      </w:r>
      <w:bookmarkStart w:id="10509" w:name="_Ref393527857"/>
      <w:bookmarkStart w:id="10510" w:name="_Toc382291603"/>
      <w:bookmarkEnd w:id="10501"/>
      <w:bookmarkEnd w:id="10502"/>
      <w:bookmarkEnd w:id="10503"/>
      <w:bookmarkEnd w:id="10504"/>
      <w:bookmarkEnd w:id="10505"/>
      <w:bookmarkEnd w:id="10506"/>
      <w:bookmarkEnd w:id="10507"/>
      <w:bookmarkEnd w:id="10508"/>
    </w:p>
    <w:p w14:paraId="5F0F6424"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10509"/>
      <w:r w:rsidRPr="00E77497">
        <w:t>.</w:t>
      </w:r>
      <w:bookmarkStart w:id="10511" w:name="_Ref385067278"/>
      <w:bookmarkStart w:id="10512" w:name="_Toc385672259"/>
      <w:bookmarkStart w:id="10513" w:name="_Toc393690373"/>
    </w:p>
    <w:p w14:paraId="6C81B4EF" w14:textId="77777777" w:rsidR="004C02EF" w:rsidRPr="00E77497" w:rsidRDefault="004C02EF" w:rsidP="00D148E9">
      <w:pPr>
        <w:pStyle w:val="40"/>
      </w:pPr>
      <w:bookmarkStart w:id="10514" w:name="_Hlt458482354"/>
      <w:bookmarkStart w:id="10515" w:name="_Ref424531574"/>
      <w:bookmarkEnd w:id="10514"/>
      <w:r w:rsidRPr="00E77497">
        <w:t>new Object ( [ value</w:t>
      </w:r>
      <w:bookmarkEnd w:id="10510"/>
      <w:bookmarkEnd w:id="10511"/>
      <w:bookmarkEnd w:id="10512"/>
      <w:bookmarkEnd w:id="10513"/>
      <w:r w:rsidRPr="00E77497">
        <w:t xml:space="preserve"> ] )</w:t>
      </w:r>
      <w:bookmarkEnd w:id="10515"/>
    </w:p>
    <w:p w14:paraId="47071854" w14:textId="77777777"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14:paraId="763D30BE" w14:textId="77777777"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14:paraId="2483EE3F" w14:textId="77777777" w:rsidR="004C02EF" w:rsidRPr="00E77497" w:rsidRDefault="004C02EF" w:rsidP="00BC2562">
      <w:pPr>
        <w:pStyle w:val="Alg4"/>
        <w:numPr>
          <w:ilvl w:val="1"/>
          <w:numId w:val="166"/>
        </w:numPr>
      </w:pPr>
      <w:r w:rsidRPr="00E77497">
        <w:t>If Type(</w:t>
      </w:r>
      <w:r w:rsidRPr="00E77497">
        <w:rPr>
          <w:i/>
        </w:rPr>
        <w:t>value</w:t>
      </w:r>
      <w:r w:rsidRPr="00E77497">
        <w:t xml:space="preserve">)  is Object, then return </w:t>
      </w:r>
      <w:r w:rsidRPr="00E77497">
        <w:rPr>
          <w:i/>
        </w:rPr>
        <w:t>value</w:t>
      </w:r>
      <w:r w:rsidRPr="00E77497">
        <w:t>.</w:t>
      </w:r>
    </w:p>
    <w:p w14:paraId="7457BF39" w14:textId="77777777"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14:paraId="654FF3D4" w14:textId="77777777"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14:paraId="4749EB40" w14:textId="77777777"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14:paraId="79D2CAEA" w14:textId="77777777"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14:paraId="26BF7CF4" w14:textId="77777777" w:rsidR="004C02EF" w:rsidRPr="00E77497" w:rsidRDefault="004C02EF" w:rsidP="00834A33">
      <w:pPr>
        <w:pStyle w:val="Alg4"/>
        <w:numPr>
          <w:ilvl w:val="0"/>
          <w:numId w:val="166"/>
        </w:numPr>
        <w:spacing w:after="220"/>
      </w:pPr>
      <w:r w:rsidRPr="00E77497">
        <w:t xml:space="preserve">Return </w:t>
      </w:r>
      <w:r w:rsidR="00FC1AB5">
        <w:t>the result of the abstract operation ObjectCreate</w:t>
      </w:r>
      <w:r w:rsidR="008365B2" w:rsidRPr="008365B2">
        <w:t xml:space="preserve"> </w:t>
      </w:r>
      <w:r w:rsidR="008365B2">
        <w:t xml:space="preserve">with the intrinsic object </w:t>
      </w:r>
      <w:r w:rsidR="008365B2" w:rsidRPr="00F75B67">
        <w:rPr>
          <w:rFonts w:ascii="Arial" w:hAnsi="Arial" w:cs="Arial"/>
        </w:rPr>
        <w:t>%ObjectPrototype%</w:t>
      </w:r>
      <w:r w:rsidR="008365B2">
        <w:t xml:space="preserve"> as its argument</w:t>
      </w:r>
      <w:r w:rsidRPr="00E77497">
        <w:t>.</w:t>
      </w:r>
      <w:bookmarkStart w:id="10516" w:name="_Hlt424531982"/>
      <w:bookmarkStart w:id="10517" w:name="_Toc382291604"/>
      <w:bookmarkStart w:id="10518" w:name="_Ref385475937"/>
      <w:bookmarkStart w:id="10519" w:name="_Toc385672260"/>
      <w:bookmarkStart w:id="10520" w:name="_Ref393527953"/>
      <w:bookmarkStart w:id="10521" w:name="_Toc393690374"/>
      <w:bookmarkStart w:id="10522" w:name="_Ref404501344"/>
      <w:bookmarkStart w:id="10523" w:name="_Ref404501665"/>
      <w:bookmarkStart w:id="10524" w:name="_Ref424531588"/>
      <w:bookmarkEnd w:id="10516"/>
    </w:p>
    <w:p w14:paraId="1B295F8E" w14:textId="77777777" w:rsidR="003F7754" w:rsidRPr="00E77497" w:rsidRDefault="003F7754" w:rsidP="003F7754">
      <w:pPr>
        <w:pStyle w:val="30"/>
      </w:pPr>
      <w:bookmarkStart w:id="10525" w:name="_Toc368050704"/>
      <w:bookmarkStart w:id="10526" w:name="_Toc382291605"/>
      <w:bookmarkStart w:id="10527" w:name="_Toc385672261"/>
      <w:bookmarkStart w:id="10528" w:name="_Toc393690375"/>
      <w:bookmarkStart w:id="10529" w:name="_Ref457709042"/>
      <w:bookmarkStart w:id="10530" w:name="_Toc472818911"/>
      <w:bookmarkStart w:id="10531" w:name="_Toc235503489"/>
      <w:bookmarkStart w:id="10532" w:name="_Toc241509264"/>
      <w:bookmarkStart w:id="10533" w:name="_Toc244416751"/>
      <w:bookmarkStart w:id="10534" w:name="_Toc276631115"/>
      <w:bookmarkEnd w:id="10517"/>
      <w:bookmarkEnd w:id="10518"/>
      <w:bookmarkEnd w:id="10519"/>
      <w:bookmarkEnd w:id="10520"/>
      <w:bookmarkEnd w:id="10521"/>
      <w:bookmarkEnd w:id="10522"/>
      <w:bookmarkEnd w:id="10523"/>
      <w:bookmarkEnd w:id="10524"/>
      <w:r w:rsidRPr="00E77497">
        <w:t>Properties of the Object Constructor</w:t>
      </w:r>
      <w:bookmarkEnd w:id="10525"/>
    </w:p>
    <w:bookmarkEnd w:id="10526"/>
    <w:bookmarkEnd w:id="10527"/>
    <w:bookmarkEnd w:id="10528"/>
    <w:bookmarkEnd w:id="10529"/>
    <w:bookmarkEnd w:id="10530"/>
    <w:bookmarkEnd w:id="10531"/>
    <w:bookmarkEnd w:id="10532"/>
    <w:bookmarkEnd w:id="10533"/>
    <w:bookmarkEnd w:id="10534"/>
    <w:p w14:paraId="1D4385EE" w14:textId="77777777" w:rsidR="004C02EF" w:rsidRPr="00E77497" w:rsidRDefault="004C02EF" w:rsidP="004C02EF">
      <w:r w:rsidRPr="00E77497">
        <w:t xml:space="preserve">The value of the [[Prototype]] internal </w:t>
      </w:r>
      <w:r w:rsidR="00225429">
        <w:t xml:space="preserve">data </w:t>
      </w:r>
      <w:r w:rsidRPr="00E77497">
        <w:t>property of the Object constructor is the standard built-in Function prototype object.</w:t>
      </w:r>
    </w:p>
    <w:p w14:paraId="4275CFE8" w14:textId="77777777"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10535" w:name="_Toc382291606"/>
      <w:bookmarkStart w:id="10536" w:name="_Toc385672262"/>
      <w:bookmarkStart w:id="10537" w:name="_Ref393522098"/>
      <w:bookmarkStart w:id="10538" w:name="_Ref393610784"/>
      <w:bookmarkStart w:id="10539" w:name="_Ref393611105"/>
      <w:bookmarkStart w:id="10540" w:name="_Toc393690376"/>
      <w:bookmarkStart w:id="10541" w:name="_Ref404493404"/>
      <w:bookmarkStart w:id="10542" w:name="_Ref404502159"/>
      <w:bookmarkStart w:id="10543" w:name="_Ref404502265"/>
      <w:bookmarkStart w:id="10544" w:name="_Ref404502515"/>
      <w:bookmarkStart w:id="10545" w:name="_Ref404502615"/>
      <w:bookmarkStart w:id="10546" w:name="_Ref404502673"/>
      <w:bookmarkStart w:id="10547" w:name="_Ref404502690"/>
      <w:bookmarkStart w:id="10548" w:name="_Ref404503028"/>
    </w:p>
    <w:p w14:paraId="3CB5C5F5" w14:textId="77777777" w:rsidR="0082765F" w:rsidRDefault="0082765F" w:rsidP="0082765F">
      <w:pPr>
        <w:pStyle w:val="40"/>
      </w:pPr>
      <w:bookmarkStart w:id="10549" w:name="_Hlt424534273"/>
      <w:bookmarkStart w:id="10550" w:name="_Ref424531384"/>
      <w:bookmarkEnd w:id="10549"/>
      <w:r w:rsidRPr="00E77497">
        <w:t>Object.</w:t>
      </w:r>
      <w:r>
        <w:t>assign</w:t>
      </w:r>
      <w:r w:rsidRPr="00E77497">
        <w:t xml:space="preserve"> ( </w:t>
      </w:r>
      <w:r>
        <w:t>target, source</w:t>
      </w:r>
      <w:r w:rsidRPr="00E77497">
        <w:t xml:space="preserve"> )</w:t>
      </w:r>
    </w:p>
    <w:p w14:paraId="24781735" w14:textId="77777777" w:rsidR="0082765F" w:rsidDel="003A30CB" w:rsidRDefault="0082765F" w:rsidP="0082765F">
      <w:pPr>
        <w:pBdr>
          <w:top w:val="single" w:sz="4" w:space="1" w:color="auto"/>
          <w:left w:val="single" w:sz="4" w:space="4" w:color="auto"/>
          <w:bottom w:val="single" w:sz="4" w:space="1" w:color="auto"/>
          <w:right w:val="single" w:sz="4" w:space="4" w:color="auto"/>
        </w:pBdr>
        <w:shd w:val="clear" w:color="auto" w:fill="FFC000"/>
        <w:rPr>
          <w:del w:id="10551" w:author="Rev 19 Allen Wirfs-Brock" w:date="2013-09-22T10:25:00Z"/>
        </w:rPr>
      </w:pPr>
      <w:del w:id="10552" w:author="Rev 19 Allen Wirfs-Brock" w:date="2013-09-22T10:25:00Z">
        <w:r w:rsidDel="003A30CB">
          <w:delText>TODO :</w:delText>
        </w:r>
      </w:del>
    </w:p>
    <w:p w14:paraId="2E1EFF82" w14:textId="77777777"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53" w:author="Rev 19 Allen Wirfs-Brock" w:date="2013-09-22T10:25:00Z"/>
        </w:rPr>
      </w:pPr>
      <w:del w:id="10554" w:author="Rev 19 Allen Wirfs-Brock" w:date="2013-09-22T10:25:00Z">
        <w:r w:rsidDel="003A30CB">
          <w:delText>Only enumerable own properties of source</w:delText>
        </w:r>
      </w:del>
    </w:p>
    <w:p w14:paraId="763CDAFE" w14:textId="77777777"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55" w:author="Rev 19 Allen Wirfs-Brock" w:date="2013-09-22T10:25:00Z"/>
        </w:rPr>
      </w:pPr>
      <w:del w:id="10556" w:author="Rev 19 Allen Wirfs-Brock" w:date="2013-09-22T10:25:00Z">
        <w:r w:rsidDel="003A30CB">
          <w:delText>Invoke [[Get]] on property list derived from source, for each property in list [[Put]] on target</w:delText>
        </w:r>
      </w:del>
    </w:p>
    <w:p w14:paraId="17AA2807" w14:textId="77777777"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57" w:author="Rev 19 Allen Wirfs-Brock" w:date="2013-09-22T10:25:00Z"/>
        </w:rPr>
      </w:pPr>
      <w:del w:id="10558" w:author="Rev 19 Allen Wirfs-Brock" w:date="2013-09-22T10:25:00Z">
        <w:r w:rsidDel="003A30CB">
          <w:delText>private names are not copied</w:delText>
        </w:r>
      </w:del>
    </w:p>
    <w:p w14:paraId="75CE61CB" w14:textId="77777777"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59" w:author="Rev 19 Allen Wirfs-Brock" w:date="2013-09-22T10:25:00Z"/>
        </w:rPr>
      </w:pPr>
      <w:del w:id="10560" w:author="Rev 19 Allen Wirfs-Brock" w:date="2013-09-22T10:25:00Z">
        <w:r w:rsidDel="003A30CB">
          <w:delText>unique names are copied</w:delText>
        </w:r>
      </w:del>
    </w:p>
    <w:p w14:paraId="098A8D01" w14:textId="77777777"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61" w:author="Rev 19 Allen Wirfs-Brock" w:date="2013-09-22T10:25:00Z"/>
        </w:rPr>
      </w:pPr>
      <w:del w:id="10562" w:author="Rev 19 Allen Wirfs-Brock" w:date="2013-09-22T10:25:00Z">
        <w:r w:rsidDel="003A30CB">
          <w:delText>super mechanism (rebind super)</w:delText>
        </w:r>
      </w:del>
    </w:p>
    <w:p w14:paraId="23501457" w14:textId="77777777"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563" w:author="Rev 19 Allen Wirfs-Brock" w:date="2013-09-22T10:25:00Z"/>
        </w:rPr>
      </w:pPr>
      <w:del w:id="10564" w:author="Rev 19 Allen Wirfs-Brock" w:date="2013-09-22T10:25:00Z">
        <w:r w:rsidDel="003A30CB">
          <w:delText>Returns modified "target"</w:delText>
        </w:r>
      </w:del>
    </w:p>
    <w:p w14:paraId="52291131" w14:textId="77777777" w:rsidR="00DB3C28" w:rsidRPr="00DB3C28" w:rsidRDefault="00DB3C28" w:rsidP="00DB3C28">
      <w:pPr>
        <w:rPr>
          <w:ins w:id="10565" w:author="Rev 19 Allen Wirfs-Brock" w:date="2013-09-22T10:12:00Z"/>
        </w:rPr>
      </w:pPr>
      <w:ins w:id="10566" w:author="Rev 19 Allen Wirfs-Brock" w:date="2013-09-22T10:12:00Z">
        <w:r w:rsidRPr="00DB3C28">
          <w:t xml:space="preserve">The </w:t>
        </w:r>
        <w:r w:rsidRPr="00DB3C28">
          <w:rPr>
            <w:b/>
          </w:rPr>
          <w:t>assign</w:t>
        </w:r>
        <w:r w:rsidRPr="00DB3C28">
          <w:t xml:space="preserve"> function is used to copy the values of all of the enumerable own properties from a </w:t>
        </w:r>
        <w:r w:rsidRPr="003A30CB">
          <w:rPr>
            <w:rFonts w:ascii="Times New Roman" w:hAnsi="Times New Roman"/>
            <w:i/>
          </w:rPr>
          <w:t>source</w:t>
        </w:r>
        <w:r w:rsidRPr="00DB3C28">
          <w:t xml:space="preserve"> object to a </w:t>
        </w:r>
        <w:r w:rsidRPr="003A30CB">
          <w:rPr>
            <w:rFonts w:ascii="Times New Roman" w:hAnsi="Times New Roman"/>
            <w:i/>
          </w:rPr>
          <w:t>target</w:t>
        </w:r>
        <w:r w:rsidR="003A30CB">
          <w:t xml:space="preserve"> object</w:t>
        </w:r>
        <w:r w:rsidRPr="00DB3C28">
          <w:t xml:space="preserve">. When the </w:t>
        </w:r>
      </w:ins>
      <w:ins w:id="10567" w:author="Rev 19 Allen Wirfs-Brock" w:date="2013-09-22T10:29:00Z">
        <w:r w:rsidR="003A30CB">
          <w:rPr>
            <w:b/>
          </w:rPr>
          <w:t>assign</w:t>
        </w:r>
      </w:ins>
      <w:ins w:id="10568" w:author="Rev 19 Allen Wirfs-Brock" w:date="2013-09-22T10:12:00Z">
        <w:r w:rsidRPr="00DB3C28">
          <w:t xml:space="preserve"> function is called, the following steps are taken:</w:t>
        </w:r>
      </w:ins>
    </w:p>
    <w:p w14:paraId="0C855880" w14:textId="77777777" w:rsidR="00DB3C28" w:rsidRPr="00DB3C28" w:rsidRDefault="00DB3C28" w:rsidP="00DB3C28">
      <w:pPr>
        <w:numPr>
          <w:ilvl w:val="0"/>
          <w:numId w:val="1183"/>
        </w:numPr>
        <w:spacing w:after="0" w:line="240" w:lineRule="auto"/>
        <w:jc w:val="left"/>
        <w:rPr>
          <w:ins w:id="10569" w:author="Rev 19 Allen Wirfs-Brock" w:date="2013-09-22T10:12:00Z"/>
          <w:rFonts w:ascii="Times New Roman" w:hAnsi="Times New Roman"/>
          <w:spacing w:val="6"/>
          <w:lang w:eastAsia="en-US"/>
        </w:rPr>
      </w:pPr>
      <w:ins w:id="10570"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to</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target</w:t>
        </w:r>
        <w:r w:rsidRPr="00DB3C28">
          <w:rPr>
            <w:rFonts w:ascii="Times New Roman" w:hAnsi="Times New Roman"/>
            <w:spacing w:val="6"/>
            <w:lang w:eastAsia="en-US"/>
          </w:rPr>
          <w:t>).</w:t>
        </w:r>
      </w:ins>
    </w:p>
    <w:p w14:paraId="72A0D5DA" w14:textId="77777777" w:rsidR="00DB3C28" w:rsidRPr="00DB3C28" w:rsidRDefault="00DB3C28" w:rsidP="00DB3C28">
      <w:pPr>
        <w:numPr>
          <w:ilvl w:val="0"/>
          <w:numId w:val="1183"/>
        </w:numPr>
        <w:tabs>
          <w:tab w:val="num" w:pos="1721"/>
        </w:tabs>
        <w:spacing w:after="0" w:line="240" w:lineRule="auto"/>
        <w:rPr>
          <w:ins w:id="10571" w:author="Rev 19 Allen Wirfs-Brock" w:date="2013-09-22T10:12:00Z"/>
          <w:rFonts w:ascii="Times New Roman" w:hAnsi="Times New Roman"/>
          <w:spacing w:val="6"/>
          <w:lang w:eastAsia="en-US"/>
        </w:rPr>
      </w:pPr>
      <w:ins w:id="10572" w:author="Rev 19 Allen Wirfs-Brock" w:date="2013-09-22T10:12:00Z">
        <w:r w:rsidRPr="00DB3C28">
          <w:rPr>
            <w:rFonts w:ascii="Times New Roman" w:hAnsi="Times New Roman"/>
            <w:spacing w:val="6"/>
            <w:lang w:eastAsia="en-US"/>
          </w:rPr>
          <w:t>ReturnIfAbrupt(</w:t>
        </w:r>
        <w:r w:rsidRPr="00DB3C28">
          <w:rPr>
            <w:rFonts w:ascii="Times New Roman" w:hAnsi="Times New Roman"/>
            <w:i/>
            <w:spacing w:val="6"/>
            <w:lang w:eastAsia="en-US"/>
          </w:rPr>
          <w:t>to</w:t>
        </w:r>
        <w:r w:rsidRPr="00DB3C28">
          <w:rPr>
            <w:rFonts w:ascii="Times New Roman" w:hAnsi="Times New Roman"/>
            <w:spacing w:val="6"/>
            <w:lang w:eastAsia="en-US"/>
          </w:rPr>
          <w:t>).</w:t>
        </w:r>
      </w:ins>
    </w:p>
    <w:p w14:paraId="1F39049B" w14:textId="77777777" w:rsidR="00DB3C28" w:rsidRPr="00DB3C28" w:rsidRDefault="00DB3C28" w:rsidP="00DB3C28">
      <w:pPr>
        <w:numPr>
          <w:ilvl w:val="0"/>
          <w:numId w:val="1183"/>
        </w:numPr>
        <w:spacing w:after="0" w:line="240" w:lineRule="auto"/>
        <w:jc w:val="left"/>
        <w:rPr>
          <w:ins w:id="10573" w:author="Rev 19 Allen Wirfs-Brock" w:date="2013-09-22T10:12:00Z"/>
          <w:rFonts w:ascii="Times New Roman" w:hAnsi="Times New Roman"/>
          <w:spacing w:val="6"/>
          <w:lang w:eastAsia="en-US"/>
        </w:rPr>
      </w:pPr>
      <w:ins w:id="10574"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source</w:t>
        </w:r>
        <w:r w:rsidRPr="00DB3C28">
          <w:rPr>
            <w:rFonts w:ascii="Times New Roman" w:hAnsi="Times New Roman"/>
            <w:spacing w:val="6"/>
            <w:lang w:eastAsia="en-US"/>
          </w:rPr>
          <w:t>).</w:t>
        </w:r>
      </w:ins>
    </w:p>
    <w:p w14:paraId="69728440" w14:textId="77777777" w:rsidR="00DB3C28" w:rsidRPr="00DB3C28" w:rsidRDefault="00DB3C28" w:rsidP="00DB3C28">
      <w:pPr>
        <w:numPr>
          <w:ilvl w:val="0"/>
          <w:numId w:val="1183"/>
        </w:numPr>
        <w:tabs>
          <w:tab w:val="num" w:pos="1721"/>
        </w:tabs>
        <w:spacing w:after="0" w:line="240" w:lineRule="auto"/>
        <w:rPr>
          <w:ins w:id="10575" w:author="Rev 19 Allen Wirfs-Brock" w:date="2013-09-22T10:12:00Z"/>
          <w:rFonts w:ascii="Times New Roman" w:hAnsi="Times New Roman"/>
          <w:spacing w:val="6"/>
          <w:lang w:eastAsia="en-US"/>
        </w:rPr>
      </w:pPr>
      <w:ins w:id="10576" w:author="Rev 19 Allen Wirfs-Brock" w:date="2013-09-22T10:12:00Z">
        <w:r w:rsidRPr="00DB3C28">
          <w:rPr>
            <w:rFonts w:ascii="Times New Roman" w:hAnsi="Times New Roman"/>
            <w:spacing w:val="6"/>
            <w:lang w:eastAsia="en-US"/>
          </w:rPr>
          <w:t>ReturnIfAbrupt(</w:t>
        </w:r>
        <w:r w:rsidRPr="00DB3C28">
          <w:rPr>
            <w:rFonts w:ascii="Times New Roman" w:hAnsi="Times New Roman"/>
            <w:i/>
            <w:spacing w:val="6"/>
            <w:lang w:eastAsia="en-US"/>
          </w:rPr>
          <w:t>from</w:t>
        </w:r>
        <w:r w:rsidRPr="00DB3C28">
          <w:rPr>
            <w:rFonts w:ascii="Times New Roman" w:hAnsi="Times New Roman"/>
            <w:spacing w:val="6"/>
            <w:lang w:eastAsia="en-US"/>
          </w:rPr>
          <w:t>).</w:t>
        </w:r>
      </w:ins>
    </w:p>
    <w:p w14:paraId="69487233" w14:textId="77777777" w:rsidR="00DB3C28" w:rsidRPr="00DB3C28" w:rsidRDefault="00DB3C28" w:rsidP="00DB3C28">
      <w:pPr>
        <w:numPr>
          <w:ilvl w:val="0"/>
          <w:numId w:val="1183"/>
        </w:numPr>
        <w:spacing w:after="0" w:line="240" w:lineRule="auto"/>
        <w:jc w:val="left"/>
        <w:rPr>
          <w:ins w:id="10577" w:author="Rev 19 Allen Wirfs-Brock" w:date="2013-09-22T10:12:00Z"/>
          <w:rFonts w:ascii="Times New Roman" w:hAnsi="Times New Roman"/>
          <w:spacing w:val="6"/>
          <w:lang w:eastAsia="en-US"/>
        </w:rPr>
      </w:pPr>
      <w:ins w:id="10578"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keys</w:t>
        </w:r>
        <w:r w:rsidRPr="00DB3C28">
          <w:rPr>
            <w:rFonts w:ascii="Times New Roman" w:hAnsi="Times New Roman"/>
            <w:spacing w:val="6"/>
            <w:lang w:eastAsia="en-US"/>
          </w:rPr>
          <w:t xml:space="preserve"> be the result </w:t>
        </w:r>
        <w:r w:rsidRPr="00DB3C28">
          <w:rPr>
            <w:rFonts w:ascii="Times New Roman" w:hAnsi="Times New Roman"/>
            <w:iCs/>
            <w:spacing w:val="6"/>
            <w:lang w:eastAsia="en-US"/>
          </w:rPr>
          <w:t xml:space="preserve">of calling the [[OwnPropertyKeys]] internal method of </w:t>
        </w:r>
        <w:r w:rsidRPr="00DB3C28">
          <w:rPr>
            <w:rFonts w:ascii="Times New Roman" w:hAnsi="Times New Roman"/>
            <w:i/>
            <w:spacing w:val="6"/>
            <w:lang w:eastAsia="en-US"/>
          </w:rPr>
          <w:t>soure</w:t>
        </w:r>
        <w:r w:rsidRPr="00DB3C28">
          <w:rPr>
            <w:rFonts w:ascii="Times New Roman" w:hAnsi="Times New Roman"/>
            <w:spacing w:val="6"/>
            <w:lang w:eastAsia="en-US"/>
          </w:rPr>
          <w:t>.</w:t>
        </w:r>
      </w:ins>
    </w:p>
    <w:p w14:paraId="1B51FE66" w14:textId="77777777" w:rsidR="00DB3C28" w:rsidRPr="00DB3C28" w:rsidRDefault="00DB3C28" w:rsidP="00DB3C28">
      <w:pPr>
        <w:numPr>
          <w:ilvl w:val="0"/>
          <w:numId w:val="1183"/>
        </w:numPr>
        <w:spacing w:after="0" w:line="240" w:lineRule="auto"/>
        <w:jc w:val="left"/>
        <w:rPr>
          <w:ins w:id="10579" w:author="Rev 19 Allen Wirfs-Brock" w:date="2013-09-22T10:12:00Z"/>
          <w:rFonts w:ascii="Times New Roman" w:hAnsi="Times New Roman"/>
          <w:spacing w:val="6"/>
          <w:lang w:eastAsia="en-US"/>
        </w:rPr>
      </w:pPr>
      <w:ins w:id="10580" w:author="Rev 19 Allen Wirfs-Brock" w:date="2013-09-22T10:12:00Z">
        <w:r w:rsidRPr="00DB3C28">
          <w:rPr>
            <w:rFonts w:ascii="Times New Roman" w:hAnsi="Times New Roman"/>
            <w:spacing w:val="6"/>
            <w:lang w:eastAsia="en-US"/>
          </w:rPr>
          <w:t>ReturnIfAbrupt(</w:t>
        </w:r>
        <w:r w:rsidRPr="00DB3C28">
          <w:rPr>
            <w:rFonts w:ascii="Times New Roman" w:hAnsi="Times New Roman"/>
            <w:i/>
            <w:iCs/>
            <w:spacing w:val="6"/>
            <w:lang w:eastAsia="en-US"/>
          </w:rPr>
          <w:t>keys</w:t>
        </w:r>
        <w:r w:rsidRPr="00DB3C28">
          <w:rPr>
            <w:rFonts w:ascii="Times New Roman" w:hAnsi="Times New Roman"/>
            <w:spacing w:val="6"/>
            <w:lang w:eastAsia="en-US"/>
          </w:rPr>
          <w:t>).</w:t>
        </w:r>
      </w:ins>
    </w:p>
    <w:p w14:paraId="339949CD" w14:textId="77777777" w:rsidR="00DB3C28" w:rsidRPr="00DB3C28" w:rsidRDefault="00DB3C28" w:rsidP="00DB3C28">
      <w:pPr>
        <w:numPr>
          <w:ilvl w:val="0"/>
          <w:numId w:val="1183"/>
        </w:numPr>
        <w:spacing w:after="0" w:line="240" w:lineRule="auto"/>
        <w:jc w:val="left"/>
        <w:rPr>
          <w:ins w:id="10581" w:author="Rev 19 Allen Wirfs-Brock" w:date="2013-09-22T10:12:00Z"/>
          <w:rFonts w:ascii="Times New Roman" w:hAnsi="Times New Roman"/>
          <w:spacing w:val="6"/>
          <w:lang w:eastAsia="en-US"/>
        </w:rPr>
      </w:pPr>
      <w:ins w:id="10582"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14:paraId="1AB10089" w14:textId="77777777" w:rsidR="00DB3C28" w:rsidRPr="00DB3C28" w:rsidRDefault="00DB3C28" w:rsidP="00DB3C28">
      <w:pPr>
        <w:numPr>
          <w:ilvl w:val="0"/>
          <w:numId w:val="1183"/>
        </w:numPr>
        <w:spacing w:after="0" w:line="240" w:lineRule="auto"/>
        <w:jc w:val="left"/>
        <w:rPr>
          <w:ins w:id="10583" w:author="Rev 19 Allen Wirfs-Brock" w:date="2013-09-22T10:12:00Z"/>
          <w:rFonts w:ascii="Times New Roman" w:hAnsi="Times New Roman"/>
          <w:spacing w:val="6"/>
          <w:lang w:eastAsia="en-US"/>
        </w:rPr>
      </w:pPr>
      <w:ins w:id="10584"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be </w:t>
        </w:r>
        <w:r w:rsidRPr="00DB3C28">
          <w:rPr>
            <w:rFonts w:ascii="Times New Roman" w:hAnsi="Times New Roman"/>
            <w:b/>
            <w:spacing w:val="6"/>
            <w:lang w:eastAsia="en-US"/>
          </w:rPr>
          <w:t>undefined</w:t>
        </w:r>
        <w:r w:rsidRPr="00DB3C28">
          <w:rPr>
            <w:rFonts w:ascii="Times New Roman" w:hAnsi="Times New Roman"/>
            <w:spacing w:val="6"/>
            <w:lang w:eastAsia="en-US"/>
          </w:rPr>
          <w:t>.</w:t>
        </w:r>
      </w:ins>
    </w:p>
    <w:p w14:paraId="136E510D" w14:textId="77777777" w:rsidR="00DB3C28" w:rsidRPr="00DB3C28" w:rsidRDefault="00DB3C28" w:rsidP="00DB3C28">
      <w:pPr>
        <w:numPr>
          <w:ilvl w:val="0"/>
          <w:numId w:val="1183"/>
        </w:numPr>
        <w:tabs>
          <w:tab w:val="clear" w:pos="360"/>
          <w:tab w:val="num" w:pos="450"/>
        </w:tabs>
        <w:spacing w:after="0" w:line="240" w:lineRule="auto"/>
        <w:jc w:val="left"/>
        <w:rPr>
          <w:ins w:id="10585" w:author="Rev 19 Allen Wirfs-Brock" w:date="2013-09-22T10:12:00Z"/>
          <w:rFonts w:ascii="Times New Roman" w:hAnsi="Times New Roman"/>
          <w:spacing w:val="6"/>
          <w:lang w:eastAsia="en-US"/>
        </w:rPr>
      </w:pPr>
      <w:ins w:id="10586" w:author="Rev 19 Allen Wirfs-Brock" w:date="2013-09-22T10:12:00Z">
        <w:r w:rsidRPr="00DB3C28">
          <w:rPr>
            <w:rFonts w:ascii="Times New Roman" w:hAnsi="Times New Roman"/>
            <w:spacing w:val="6"/>
            <w:lang w:eastAsia="en-US"/>
          </w:rPr>
          <w:t xml:space="preserve">Repeat while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is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14:paraId="0A282BEE" w14:textId="77777777" w:rsidR="00DB3C28" w:rsidRPr="00DB3C28" w:rsidRDefault="00DB3C28" w:rsidP="00DB3C28">
      <w:pPr>
        <w:numPr>
          <w:ilvl w:val="1"/>
          <w:numId w:val="1183"/>
        </w:numPr>
        <w:tabs>
          <w:tab w:val="clear" w:pos="1440"/>
          <w:tab w:val="num" w:pos="630"/>
        </w:tabs>
        <w:spacing w:after="0" w:line="240" w:lineRule="auto"/>
        <w:ind w:left="630" w:hanging="270"/>
        <w:jc w:val="left"/>
        <w:rPr>
          <w:ins w:id="10587" w:author="Rev 19 Allen Wirfs-Brock" w:date="2013-09-22T10:12:00Z"/>
          <w:rFonts w:ascii="Times New Roman" w:hAnsi="Times New Roman"/>
          <w:spacing w:val="6"/>
          <w:lang w:eastAsia="en-US"/>
        </w:rPr>
      </w:pPr>
      <w:ins w:id="10588"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spacing w:val="6"/>
            <w:lang w:eastAsia="en-US"/>
          </w:rPr>
          <w:t>next</w:t>
        </w:r>
        <w:r w:rsidRPr="00DB3C28">
          <w:rPr>
            <w:rFonts w:ascii="Times New Roman" w:hAnsi="Times New Roman"/>
            <w:spacing w:val="6"/>
            <w:lang w:eastAsia="en-US"/>
          </w:rPr>
          <w:t xml:space="preserve"> be the result of IteratorStep(</w:t>
        </w:r>
        <w:r w:rsidRPr="00DB3C28">
          <w:rPr>
            <w:rFonts w:ascii="Times New Roman" w:hAnsi="Times New Roman"/>
            <w:i/>
            <w:spacing w:val="6"/>
            <w:lang w:eastAsia="en-US"/>
          </w:rPr>
          <w:t>keys</w:t>
        </w:r>
        <w:r w:rsidRPr="00DB3C28">
          <w:rPr>
            <w:rFonts w:ascii="Times New Roman" w:hAnsi="Times New Roman"/>
            <w:spacing w:val="6"/>
            <w:lang w:eastAsia="en-US"/>
          </w:rPr>
          <w:t>).</w:t>
        </w:r>
      </w:ins>
    </w:p>
    <w:p w14:paraId="4229F286" w14:textId="77777777" w:rsidR="00DB3C28" w:rsidRPr="00DB3C28" w:rsidRDefault="00DB3C28" w:rsidP="00DB3C28">
      <w:pPr>
        <w:numPr>
          <w:ilvl w:val="1"/>
          <w:numId w:val="1183"/>
        </w:numPr>
        <w:tabs>
          <w:tab w:val="clear" w:pos="1440"/>
          <w:tab w:val="num" w:pos="630"/>
        </w:tabs>
        <w:spacing w:after="0" w:line="240" w:lineRule="auto"/>
        <w:ind w:left="630" w:hanging="270"/>
        <w:jc w:val="left"/>
        <w:rPr>
          <w:ins w:id="10589" w:author="Rev 19 Allen Wirfs-Brock" w:date="2013-09-22T10:12:00Z"/>
          <w:rFonts w:ascii="Times New Roman" w:hAnsi="Times New Roman"/>
          <w:spacing w:val="6"/>
          <w:lang w:eastAsia="en-US"/>
        </w:rPr>
      </w:pPr>
      <w:ins w:id="10590" w:author="Rev 19 Allen Wirfs-Brock" w:date="2013-09-22T10:12:00Z">
        <w:r w:rsidRPr="00DB3C28">
          <w:rPr>
            <w:rFonts w:ascii="Times New Roman" w:hAnsi="Times New Roman"/>
            <w:spacing w:val="6"/>
            <w:lang w:eastAsia="en-US"/>
          </w:rPr>
          <w:t>ReturnIfAbrupt(</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14:paraId="5E49C6D6" w14:textId="77777777" w:rsidR="00DB3C28" w:rsidRPr="00DB3C28" w:rsidRDefault="00DB3C28" w:rsidP="00DB3C28">
      <w:pPr>
        <w:numPr>
          <w:ilvl w:val="1"/>
          <w:numId w:val="1183"/>
        </w:numPr>
        <w:tabs>
          <w:tab w:val="clear" w:pos="1440"/>
          <w:tab w:val="num" w:pos="630"/>
        </w:tabs>
        <w:spacing w:after="0" w:line="240" w:lineRule="auto"/>
        <w:ind w:left="630" w:hanging="270"/>
        <w:jc w:val="left"/>
        <w:rPr>
          <w:ins w:id="10591" w:author="Rev 19 Allen Wirfs-Brock" w:date="2013-09-22T10:12:00Z"/>
          <w:rFonts w:ascii="Times New Roman" w:hAnsi="Times New Roman"/>
          <w:spacing w:val="6"/>
          <w:lang w:eastAsia="en-US"/>
        </w:rPr>
      </w:pPr>
      <w:ins w:id="10592"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next</w:t>
        </w:r>
        <w:r w:rsidRPr="00DB3C28">
          <w:rPr>
            <w:rFonts w:ascii="Times New Roman" w:hAnsi="Times New Roman"/>
            <w:spacing w:val="6"/>
            <w:lang w:eastAsia="en-US"/>
          </w:rPr>
          <w:t xml:space="preserve"> is </w:t>
        </w:r>
      </w:ins>
      <w:ins w:id="10593" w:author="Rev 19 Allen Wirfs-Brock" w:date="2013-09-22T11:16:00Z">
        <w:r w:rsidR="00F877DA">
          <w:rPr>
            <w:rFonts w:ascii="Times New Roman" w:hAnsi="Times New Roman"/>
            <w:b/>
            <w:spacing w:val="6"/>
            <w:lang w:eastAsia="en-US"/>
          </w:rPr>
          <w:t>false</w:t>
        </w:r>
      </w:ins>
      <w:ins w:id="10594" w:author="Rev 19 Allen Wirfs-Brock" w:date="2013-09-22T10:12:00Z">
        <w:r w:rsidRPr="00DB3C28">
          <w:rPr>
            <w:rFonts w:ascii="Times New Roman" w:hAnsi="Times New Roman"/>
            <w:spacing w:val="6"/>
            <w:lang w:eastAsia="en-US"/>
          </w:rPr>
          <w:t xml:space="preserve">, then 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true</w:t>
        </w:r>
        <w:r w:rsidRPr="00DB3C28">
          <w:rPr>
            <w:rFonts w:ascii="Times New Roman" w:hAnsi="Times New Roman"/>
            <w:spacing w:val="6"/>
            <w:lang w:eastAsia="en-US"/>
          </w:rPr>
          <w:t>.</w:t>
        </w:r>
      </w:ins>
    </w:p>
    <w:p w14:paraId="4F5DD682" w14:textId="77777777" w:rsidR="00DB3C28" w:rsidRPr="00DB3C28" w:rsidRDefault="00DB3C28" w:rsidP="00DB3C28">
      <w:pPr>
        <w:numPr>
          <w:ilvl w:val="1"/>
          <w:numId w:val="1183"/>
        </w:numPr>
        <w:tabs>
          <w:tab w:val="clear" w:pos="1440"/>
          <w:tab w:val="num" w:pos="630"/>
        </w:tabs>
        <w:spacing w:after="0" w:line="240" w:lineRule="auto"/>
        <w:ind w:left="630" w:hanging="270"/>
        <w:jc w:val="left"/>
        <w:rPr>
          <w:ins w:id="10595" w:author="Rev 19 Allen Wirfs-Brock" w:date="2013-09-22T10:12:00Z"/>
          <w:rFonts w:ascii="Times New Roman" w:hAnsi="Times New Roman"/>
          <w:spacing w:val="6"/>
          <w:lang w:eastAsia="en-US"/>
        </w:rPr>
      </w:pPr>
      <w:ins w:id="10596" w:author="Rev 19 Allen Wirfs-Brock" w:date="2013-09-22T10:12:00Z">
        <w:r w:rsidRPr="00DB3C28">
          <w:rPr>
            <w:rFonts w:ascii="Times New Roman" w:hAnsi="Times New Roman"/>
            <w:spacing w:val="6"/>
            <w:lang w:eastAsia="en-US"/>
          </w:rPr>
          <w:t>Else,</w:t>
        </w:r>
      </w:ins>
    </w:p>
    <w:p w14:paraId="5DFB201A" w14:textId="77777777" w:rsidR="00DB3C28" w:rsidRPr="00DB3C28" w:rsidRDefault="00DB3C28" w:rsidP="00DB3C28">
      <w:pPr>
        <w:numPr>
          <w:ilvl w:val="2"/>
          <w:numId w:val="1183"/>
        </w:numPr>
        <w:tabs>
          <w:tab w:val="clear" w:pos="2160"/>
          <w:tab w:val="num" w:pos="990"/>
        </w:tabs>
        <w:spacing w:after="120" w:line="240" w:lineRule="auto"/>
        <w:ind w:left="990"/>
        <w:contextualSpacing/>
        <w:jc w:val="left"/>
        <w:rPr>
          <w:ins w:id="10597" w:author="Rev 19 Allen Wirfs-Brock" w:date="2013-09-22T10:12:00Z"/>
          <w:rFonts w:ascii="Times New Roman" w:hAnsi="Times New Roman"/>
          <w:spacing w:val="6"/>
          <w:lang w:eastAsia="en-US"/>
        </w:rPr>
      </w:pPr>
      <w:ins w:id="10598"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nextKey</w:t>
        </w:r>
        <w:r w:rsidRPr="00DB3C28">
          <w:rPr>
            <w:rFonts w:ascii="Times New Roman" w:hAnsi="Times New Roman"/>
            <w:spacing w:val="6"/>
            <w:lang w:eastAsia="en-US"/>
          </w:rPr>
          <w:t xml:space="preserve"> be IteratorValue(</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14:paraId="060B6E59" w14:textId="77777777" w:rsidR="00DB3C28" w:rsidRPr="00DB3C28" w:rsidRDefault="00DB3C28" w:rsidP="00DB3C28">
      <w:pPr>
        <w:numPr>
          <w:ilvl w:val="2"/>
          <w:numId w:val="1183"/>
        </w:numPr>
        <w:tabs>
          <w:tab w:val="clear" w:pos="2160"/>
          <w:tab w:val="num" w:pos="990"/>
        </w:tabs>
        <w:spacing w:after="120" w:line="240" w:lineRule="auto"/>
        <w:ind w:left="990"/>
        <w:contextualSpacing/>
        <w:jc w:val="left"/>
        <w:rPr>
          <w:ins w:id="10599" w:author="Rev 19 Allen Wirfs-Brock" w:date="2013-09-22T10:12:00Z"/>
          <w:rFonts w:ascii="Times New Roman" w:hAnsi="Times New Roman"/>
          <w:spacing w:val="6"/>
          <w:lang w:eastAsia="en-US"/>
        </w:rPr>
      </w:pPr>
      <w:ins w:id="10600" w:author="Rev 19 Allen Wirfs-Brock" w:date="2013-09-22T10:12:00Z">
        <w:r w:rsidRPr="00DB3C28">
          <w:rPr>
            <w:rFonts w:ascii="Times New Roman" w:hAnsi="Times New Roman"/>
            <w:spacing w:val="6"/>
            <w:lang w:eastAsia="en-US"/>
          </w:rPr>
          <w:t>ReturnIfAbrupt(</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14:paraId="7F950B31" w14:textId="77777777" w:rsidR="00DB3C28" w:rsidRPr="00DB3C28" w:rsidRDefault="00DB3C28" w:rsidP="00DB3C28">
      <w:pPr>
        <w:numPr>
          <w:ilvl w:val="2"/>
          <w:numId w:val="1183"/>
        </w:numPr>
        <w:tabs>
          <w:tab w:val="clear" w:pos="2160"/>
          <w:tab w:val="num" w:pos="990"/>
        </w:tabs>
        <w:spacing w:after="0" w:line="240" w:lineRule="auto"/>
        <w:ind w:left="990"/>
        <w:jc w:val="left"/>
        <w:rPr>
          <w:ins w:id="10601" w:author="Rev 19 Allen Wirfs-Brock" w:date="2013-09-22T10:12:00Z"/>
          <w:rFonts w:ascii="Times New Roman" w:hAnsi="Times New Roman"/>
          <w:spacing w:val="6"/>
          <w:lang w:eastAsia="en-US"/>
        </w:rPr>
      </w:pPr>
      <w:ins w:id="10602"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be the result of calling the [[GetOwnProperty]] internal method of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with argument </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14:paraId="13DB6637" w14:textId="77777777" w:rsidR="00DB3C28" w:rsidRPr="00DB3C28" w:rsidRDefault="00DB3C28" w:rsidP="00DB3C28">
      <w:pPr>
        <w:numPr>
          <w:ilvl w:val="2"/>
          <w:numId w:val="1183"/>
        </w:numPr>
        <w:tabs>
          <w:tab w:val="clear" w:pos="2160"/>
          <w:tab w:val="num" w:pos="990"/>
        </w:tabs>
        <w:spacing w:after="0" w:line="240" w:lineRule="auto"/>
        <w:ind w:left="990"/>
        <w:jc w:val="left"/>
        <w:rPr>
          <w:ins w:id="10603" w:author="Rev 19 Allen Wirfs-Brock" w:date="2013-09-22T10:12:00Z"/>
          <w:rFonts w:ascii="Times New Roman" w:hAnsi="Times New Roman"/>
          <w:spacing w:val="6"/>
          <w:lang w:eastAsia="en-US"/>
        </w:rPr>
      </w:pPr>
      <w:ins w:id="10604"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an abrupt completion, then</w:t>
        </w:r>
      </w:ins>
    </w:p>
    <w:p w14:paraId="62ED18EE" w14:textId="77777777" w:rsidR="00DB3C28" w:rsidRPr="00DB3C28" w:rsidRDefault="00DB3C28" w:rsidP="003A30CB">
      <w:pPr>
        <w:numPr>
          <w:ilvl w:val="3"/>
          <w:numId w:val="1183"/>
        </w:numPr>
        <w:tabs>
          <w:tab w:val="clear" w:pos="2880"/>
          <w:tab w:val="num" w:pos="2520"/>
        </w:tabs>
        <w:spacing w:after="0" w:line="240" w:lineRule="auto"/>
        <w:ind w:left="1260"/>
        <w:jc w:val="left"/>
        <w:rPr>
          <w:ins w:id="10605" w:author="Rev 19 Allen Wirfs-Brock" w:date="2013-09-22T10:12:00Z"/>
          <w:rFonts w:ascii="Times New Roman" w:hAnsi="Times New Roman"/>
          <w:spacing w:val="6"/>
          <w:lang w:eastAsia="en-US"/>
        </w:rPr>
      </w:pPr>
      <w:ins w:id="10606"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desc</w:t>
        </w:r>
        <w:r w:rsidRPr="00DB3C28">
          <w:rPr>
            <w:rFonts w:ascii="Times New Roman" w:hAnsi="Times New Roman"/>
            <w:spacing w:val="6"/>
            <w:lang w:eastAsia="en-US"/>
          </w:rPr>
          <w:t>.</w:t>
        </w:r>
      </w:ins>
    </w:p>
    <w:p w14:paraId="3CE25135" w14:textId="77777777" w:rsidR="00DB3C28" w:rsidRPr="00DB3C28" w:rsidRDefault="00DB3C28" w:rsidP="00DB3C28">
      <w:pPr>
        <w:numPr>
          <w:ilvl w:val="2"/>
          <w:numId w:val="1183"/>
        </w:numPr>
        <w:tabs>
          <w:tab w:val="clear" w:pos="2160"/>
          <w:tab w:val="num" w:pos="990"/>
        </w:tabs>
        <w:spacing w:after="0" w:line="240" w:lineRule="auto"/>
        <w:ind w:left="990"/>
        <w:jc w:val="left"/>
        <w:rPr>
          <w:ins w:id="10607" w:author="Rev 19 Allen Wirfs-Brock" w:date="2013-09-22T10:12:00Z"/>
          <w:rFonts w:ascii="Times New Roman" w:hAnsi="Times New Roman"/>
          <w:spacing w:val="6"/>
          <w:lang w:eastAsia="en-US"/>
        </w:rPr>
      </w:pPr>
      <w:ins w:id="10608" w:author="Rev 19 Allen Wirfs-Brock" w:date="2013-09-22T10:12:00Z">
        <w:r w:rsidRPr="00DB3C28">
          <w:rPr>
            <w:rFonts w:ascii="Times New Roman" w:hAnsi="Times New Roman"/>
            <w:spacing w:val="6"/>
            <w:lang w:eastAsia="en-US"/>
          </w:rPr>
          <w:t xml:space="preserve">Else 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and </w:t>
        </w:r>
        <w:r w:rsidRPr="00DB3C28">
          <w:rPr>
            <w:rFonts w:ascii="Times New Roman" w:hAnsi="Times New Roman"/>
            <w:i/>
            <w:spacing w:val="6"/>
            <w:lang w:eastAsia="en-US"/>
          </w:rPr>
          <w:t>desc</w:t>
        </w:r>
        <w:r w:rsidRPr="00DB3C28">
          <w:rPr>
            <w:rFonts w:ascii="Times New Roman" w:hAnsi="Times New Roman"/>
            <w:spacing w:val="6"/>
            <w:lang w:eastAsia="en-US"/>
          </w:rPr>
          <w:t xml:space="preserve">.[[Enumerable]] is </w:t>
        </w:r>
        <w:r w:rsidRPr="00DB3C28">
          <w:rPr>
            <w:rFonts w:ascii="Times New Roman" w:hAnsi="Times New Roman"/>
            <w:b/>
            <w:spacing w:val="6"/>
            <w:lang w:eastAsia="en-US"/>
          </w:rPr>
          <w:t>true</w:t>
        </w:r>
        <w:r w:rsidRPr="00DB3C28">
          <w:rPr>
            <w:rFonts w:ascii="Times New Roman" w:hAnsi="Times New Roman"/>
            <w:spacing w:val="6"/>
            <w:lang w:eastAsia="en-US"/>
          </w:rPr>
          <w:t>, then</w:t>
        </w:r>
      </w:ins>
    </w:p>
    <w:p w14:paraId="51522390" w14:textId="77777777" w:rsidR="00DB3C28" w:rsidRPr="00DB3C28" w:rsidRDefault="00DB3C28" w:rsidP="00DB3C28">
      <w:pPr>
        <w:numPr>
          <w:ilvl w:val="3"/>
          <w:numId w:val="1183"/>
        </w:numPr>
        <w:tabs>
          <w:tab w:val="clear" w:pos="2880"/>
          <w:tab w:val="num" w:pos="2520"/>
        </w:tabs>
        <w:spacing w:after="0" w:line="240" w:lineRule="auto"/>
        <w:ind w:left="1260"/>
        <w:jc w:val="left"/>
        <w:rPr>
          <w:ins w:id="10609" w:author="Rev 19 Allen Wirfs-Brock" w:date="2013-09-22T10:12:00Z"/>
          <w:rFonts w:ascii="Times New Roman" w:hAnsi="Times New Roman"/>
          <w:spacing w:val="6"/>
          <w:lang w:eastAsia="en-US"/>
        </w:rPr>
      </w:pPr>
      <w:ins w:id="10610"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spacing w:val="6"/>
            <w:lang w:eastAsia="en-US"/>
          </w:rPr>
          <w:t>propValue</w:t>
        </w:r>
        <w:r w:rsidRPr="00DB3C28">
          <w:rPr>
            <w:rFonts w:ascii="Times New Roman" w:hAnsi="Times New Roman"/>
            <w:spacing w:val="6"/>
            <w:lang w:eastAsia="en-US"/>
          </w:rPr>
          <w:t xml:space="preserve"> be Get(</w:t>
        </w:r>
        <w:r w:rsidRPr="00DB3C28">
          <w:rPr>
            <w:rFonts w:ascii="Times New Roman" w:hAnsi="Times New Roman"/>
            <w:i/>
            <w:spacing w:val="6"/>
            <w:lang w:eastAsia="en-US"/>
          </w:rPr>
          <w:t>from</w:t>
        </w:r>
        <w:r w:rsidRPr="00DB3C28">
          <w:rPr>
            <w:rFonts w:ascii="Times New Roman" w:hAnsi="Times New Roman"/>
            <w:spacing w:val="6"/>
            <w:lang w:eastAsia="en-US"/>
          </w:rPr>
          <w:t xml:space="preserve">, </w:t>
        </w:r>
        <w:r w:rsidRPr="00DB3C28">
          <w:rPr>
            <w:rFonts w:ascii="Times New Roman" w:hAnsi="Times New Roman"/>
            <w:i/>
            <w:spacing w:val="6"/>
            <w:lang w:eastAsia="en-US"/>
          </w:rPr>
          <w:t>nextKey</w:t>
        </w:r>
        <w:r w:rsidRPr="00DB3C28">
          <w:rPr>
            <w:rFonts w:ascii="Times New Roman" w:hAnsi="Times New Roman"/>
            <w:spacing w:val="6"/>
            <w:lang w:eastAsia="en-US"/>
          </w:rPr>
          <w:t>).</w:t>
        </w:r>
      </w:ins>
    </w:p>
    <w:p w14:paraId="572B25D3" w14:textId="77777777" w:rsidR="00DB3C28" w:rsidRPr="00DB3C28" w:rsidRDefault="00DB3C28" w:rsidP="00DB3C28">
      <w:pPr>
        <w:numPr>
          <w:ilvl w:val="3"/>
          <w:numId w:val="1183"/>
        </w:numPr>
        <w:tabs>
          <w:tab w:val="clear" w:pos="2880"/>
          <w:tab w:val="num" w:pos="2520"/>
        </w:tabs>
        <w:spacing w:after="0" w:line="240" w:lineRule="auto"/>
        <w:ind w:left="1260"/>
        <w:jc w:val="left"/>
        <w:rPr>
          <w:ins w:id="10611" w:author="Rev 19 Allen Wirfs-Brock" w:date="2013-09-22T10:12:00Z"/>
          <w:rFonts w:ascii="Times New Roman" w:hAnsi="Times New Roman"/>
          <w:spacing w:val="6"/>
          <w:lang w:eastAsia="en-US"/>
        </w:rPr>
      </w:pPr>
      <w:ins w:id="10612"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spacing w:val="6"/>
            <w:lang w:eastAsia="en-US"/>
          </w:rPr>
          <w:t>propValue</w:t>
        </w:r>
        <w:r w:rsidRPr="00DB3C28">
          <w:rPr>
            <w:rFonts w:ascii="Times New Roman" w:hAnsi="Times New Roman"/>
            <w:spacing w:val="6"/>
            <w:lang w:eastAsia="en-US"/>
          </w:rPr>
          <w:t xml:space="preserve"> is an abrupt completion, then</w:t>
        </w:r>
      </w:ins>
    </w:p>
    <w:p w14:paraId="2D56F9AD" w14:textId="77777777" w:rsidR="00DB3C28" w:rsidRPr="00DB3C28" w:rsidRDefault="00DB3C28" w:rsidP="00DB3C28">
      <w:pPr>
        <w:numPr>
          <w:ilvl w:val="4"/>
          <w:numId w:val="1183"/>
        </w:numPr>
        <w:tabs>
          <w:tab w:val="clear" w:pos="3600"/>
          <w:tab w:val="num" w:pos="3240"/>
        </w:tabs>
        <w:spacing w:after="0" w:line="240" w:lineRule="auto"/>
        <w:ind w:left="1530"/>
        <w:jc w:val="left"/>
        <w:rPr>
          <w:ins w:id="10613" w:author="Rev 19 Allen Wirfs-Brock" w:date="2013-09-22T10:12:00Z"/>
          <w:rFonts w:ascii="Times New Roman" w:hAnsi="Times New Roman"/>
          <w:spacing w:val="6"/>
          <w:lang w:eastAsia="en-US"/>
        </w:rPr>
      </w:pPr>
      <w:ins w:id="10614"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spacing w:val="6"/>
            <w:lang w:eastAsia="en-US"/>
          </w:rPr>
          <w:t>propValue</w:t>
        </w:r>
        <w:r w:rsidRPr="00DB3C28">
          <w:rPr>
            <w:rFonts w:ascii="Times New Roman" w:hAnsi="Times New Roman"/>
            <w:spacing w:val="6"/>
            <w:lang w:eastAsia="en-US"/>
          </w:rPr>
          <w:t>.</w:t>
        </w:r>
      </w:ins>
    </w:p>
    <w:p w14:paraId="7CB53C82" w14:textId="77777777" w:rsidR="00DB3C28" w:rsidRPr="003A30CB" w:rsidRDefault="00DB3C28" w:rsidP="003A30CB">
      <w:pPr>
        <w:numPr>
          <w:ilvl w:val="3"/>
          <w:numId w:val="1183"/>
        </w:numPr>
        <w:tabs>
          <w:tab w:val="clear" w:pos="2880"/>
          <w:tab w:val="num" w:pos="2520"/>
        </w:tabs>
        <w:spacing w:after="0" w:line="240" w:lineRule="auto"/>
        <w:ind w:left="1260"/>
        <w:jc w:val="left"/>
        <w:rPr>
          <w:ins w:id="10615" w:author="Rev 19 Allen Wirfs-Brock" w:date="2013-09-22T10:12:00Z"/>
          <w:rFonts w:ascii="Times New Roman" w:hAnsi="Times New Roman"/>
          <w:spacing w:val="6"/>
          <w:lang w:eastAsia="en-US"/>
        </w:rPr>
      </w:pPr>
      <w:ins w:id="10616" w:author="Rev 19 Allen Wirfs-Brock" w:date="2013-09-22T10:12:00Z">
        <w:r w:rsidRPr="00DB3C28">
          <w:rPr>
            <w:rFonts w:ascii="Times New Roman" w:hAnsi="Times New Roman"/>
            <w:spacing w:val="6"/>
            <w:lang w:eastAsia="en-US"/>
          </w:rPr>
          <w:t>else</w:t>
        </w:r>
      </w:ins>
    </w:p>
    <w:p w14:paraId="4FDF3F30" w14:textId="77777777" w:rsidR="00DB3C28" w:rsidRPr="00DB3C28" w:rsidRDefault="00DB3C28" w:rsidP="00DB3C28">
      <w:pPr>
        <w:numPr>
          <w:ilvl w:val="4"/>
          <w:numId w:val="1183"/>
        </w:numPr>
        <w:tabs>
          <w:tab w:val="clear" w:pos="3600"/>
          <w:tab w:val="num" w:pos="3240"/>
        </w:tabs>
        <w:spacing w:after="0" w:line="240" w:lineRule="auto"/>
        <w:ind w:left="1530"/>
        <w:jc w:val="left"/>
        <w:rPr>
          <w:ins w:id="10617" w:author="Rev 19 Allen Wirfs-Brock" w:date="2013-09-22T10:12:00Z"/>
          <w:rFonts w:ascii="Times New Roman" w:hAnsi="Times New Roman"/>
          <w:spacing w:val="6"/>
          <w:lang w:eastAsia="en-US"/>
        </w:rPr>
      </w:pPr>
      <w:ins w:id="10618"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spacing w:val="6"/>
            <w:lang w:eastAsia="en-US"/>
          </w:rPr>
          <w:t>status</w:t>
        </w:r>
        <w:r w:rsidRPr="00DB3C28">
          <w:rPr>
            <w:rFonts w:ascii="Times New Roman" w:hAnsi="Times New Roman"/>
            <w:spacing w:val="6"/>
            <w:lang w:eastAsia="en-US"/>
          </w:rPr>
          <w:t xml:space="preserve"> be Put(</w:t>
        </w:r>
        <w:r w:rsidRPr="00DB3C28">
          <w:rPr>
            <w:rFonts w:ascii="Times New Roman" w:hAnsi="Times New Roman"/>
            <w:i/>
            <w:spacing w:val="6"/>
            <w:lang w:eastAsia="en-US"/>
          </w:rPr>
          <w:t>to</w:t>
        </w:r>
        <w:r w:rsidRPr="00DB3C28">
          <w:rPr>
            <w:rFonts w:ascii="Times New Roman" w:hAnsi="Times New Roman"/>
            <w:spacing w:val="6"/>
            <w:lang w:eastAsia="en-US"/>
          </w:rPr>
          <w:t xml:space="preserve">, </w:t>
        </w:r>
        <w:r w:rsidRPr="00DB3C28">
          <w:rPr>
            <w:rFonts w:ascii="Times New Roman" w:hAnsi="Times New Roman"/>
            <w:i/>
            <w:spacing w:val="6"/>
            <w:lang w:eastAsia="en-US"/>
          </w:rPr>
          <w:t>nextKey</w:t>
        </w:r>
        <w:r w:rsidRPr="00DB3C28">
          <w:rPr>
            <w:rFonts w:ascii="Times New Roman" w:hAnsi="Times New Roman"/>
            <w:spacing w:val="6"/>
            <w:lang w:eastAsia="en-US"/>
          </w:rPr>
          <w:t xml:space="preserve">, </w:t>
        </w:r>
        <w:r w:rsidRPr="00DB3C28">
          <w:rPr>
            <w:rFonts w:ascii="Times New Roman" w:hAnsi="Times New Roman"/>
            <w:i/>
            <w:spacing w:val="6"/>
            <w:lang w:eastAsia="en-US"/>
          </w:rPr>
          <w:t>propValue</w:t>
        </w:r>
        <w:r w:rsidRPr="00DB3C28">
          <w:rPr>
            <w:rFonts w:ascii="Times New Roman" w:hAnsi="Times New Roman"/>
            <w:spacing w:val="6"/>
            <w:lang w:eastAsia="en-US"/>
          </w:rPr>
          <w:t xml:space="preserve">, </w:t>
        </w:r>
        <w:r w:rsidRPr="00DB3C28">
          <w:rPr>
            <w:rFonts w:ascii="Times New Roman" w:hAnsi="Times New Roman"/>
            <w:b/>
            <w:spacing w:val="6"/>
            <w:lang w:eastAsia="en-US"/>
          </w:rPr>
          <w:t>true</w:t>
        </w:r>
        <w:r w:rsidRPr="00DB3C28">
          <w:rPr>
            <w:rFonts w:ascii="Times New Roman" w:hAnsi="Times New Roman"/>
            <w:spacing w:val="6"/>
            <w:lang w:eastAsia="en-US"/>
          </w:rPr>
          <w:t>);</w:t>
        </w:r>
      </w:ins>
    </w:p>
    <w:p w14:paraId="4287E6EF" w14:textId="77777777" w:rsidR="00DB3C28" w:rsidRPr="00DB3C28" w:rsidRDefault="00DB3C28" w:rsidP="00DB3C28">
      <w:pPr>
        <w:numPr>
          <w:ilvl w:val="4"/>
          <w:numId w:val="1183"/>
        </w:numPr>
        <w:tabs>
          <w:tab w:val="clear" w:pos="3600"/>
          <w:tab w:val="num" w:pos="3240"/>
        </w:tabs>
        <w:spacing w:after="0" w:line="240" w:lineRule="auto"/>
        <w:ind w:left="1530"/>
        <w:jc w:val="left"/>
        <w:rPr>
          <w:ins w:id="10619" w:author="Rev 19 Allen Wirfs-Brock" w:date="2013-09-22T10:12:00Z"/>
          <w:rFonts w:ascii="Times New Roman" w:hAnsi="Times New Roman"/>
          <w:spacing w:val="6"/>
          <w:lang w:eastAsia="en-US"/>
        </w:rPr>
      </w:pPr>
      <w:ins w:id="10620"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status</w:t>
        </w:r>
        <w:r w:rsidRPr="00DB3C28">
          <w:rPr>
            <w:rFonts w:ascii="Times New Roman" w:hAnsi="Times New Roman"/>
            <w:spacing w:val="6"/>
            <w:lang w:eastAsia="en-US"/>
          </w:rPr>
          <w:t xml:space="preserve"> is an abrupt completion, then</w:t>
        </w:r>
      </w:ins>
    </w:p>
    <w:p w14:paraId="72B33823" w14:textId="77777777" w:rsidR="00DB3C28" w:rsidRPr="00DB3C28" w:rsidRDefault="00DB3C28" w:rsidP="003A30CB">
      <w:pPr>
        <w:numPr>
          <w:ilvl w:val="5"/>
          <w:numId w:val="1183"/>
        </w:numPr>
        <w:tabs>
          <w:tab w:val="clear" w:pos="4320"/>
        </w:tabs>
        <w:spacing w:after="0" w:line="240" w:lineRule="auto"/>
        <w:ind w:left="1800"/>
        <w:jc w:val="left"/>
        <w:rPr>
          <w:ins w:id="10621" w:author="Rev 19 Allen Wirfs-Brock" w:date="2013-09-22T10:12:00Z"/>
          <w:rFonts w:ascii="Times New Roman" w:hAnsi="Times New Roman"/>
          <w:spacing w:val="6"/>
          <w:lang w:eastAsia="en-US"/>
        </w:rPr>
      </w:pPr>
      <w:ins w:id="10622"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status</w:t>
        </w:r>
        <w:r w:rsidRPr="00DB3C28">
          <w:rPr>
            <w:rFonts w:ascii="Times New Roman" w:hAnsi="Times New Roman"/>
            <w:spacing w:val="6"/>
            <w:lang w:eastAsia="en-US"/>
          </w:rPr>
          <w:t>.</w:t>
        </w:r>
      </w:ins>
    </w:p>
    <w:p w14:paraId="607D8455" w14:textId="77777777" w:rsidR="00DB3C28" w:rsidRPr="00DB3C28" w:rsidRDefault="00DB3C28" w:rsidP="00DB3C28">
      <w:pPr>
        <w:numPr>
          <w:ilvl w:val="0"/>
          <w:numId w:val="1183"/>
        </w:numPr>
        <w:spacing w:line="240" w:lineRule="auto"/>
        <w:contextualSpacing/>
        <w:jc w:val="left"/>
        <w:rPr>
          <w:ins w:id="10623" w:author="Rev 19 Allen Wirfs-Brock" w:date="2013-09-22T10:12:00Z"/>
          <w:rFonts w:ascii="Times New Roman" w:hAnsi="Times New Roman"/>
          <w:spacing w:val="6"/>
          <w:lang w:eastAsia="en-US"/>
        </w:rPr>
      </w:pPr>
      <w:ins w:id="10624"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return </w:t>
        </w:r>
        <w:r w:rsidRPr="00DB3C28">
          <w:rPr>
            <w:rFonts w:ascii="Times New Roman" w:hAnsi="Times New Roman"/>
            <w:i/>
            <w:spacing w:val="6"/>
            <w:lang w:eastAsia="en-US"/>
          </w:rPr>
          <w:t>pendngException</w:t>
        </w:r>
        <w:r w:rsidRPr="00DB3C28">
          <w:rPr>
            <w:rFonts w:ascii="Times New Roman" w:hAnsi="Times New Roman"/>
            <w:spacing w:val="6"/>
            <w:lang w:eastAsia="en-US"/>
          </w:rPr>
          <w:t>.</w:t>
        </w:r>
      </w:ins>
    </w:p>
    <w:p w14:paraId="4A4AA731" w14:textId="77777777" w:rsidR="00DB3C28" w:rsidRPr="00DB3C28" w:rsidRDefault="00DB3C28" w:rsidP="00DB3C28">
      <w:pPr>
        <w:numPr>
          <w:ilvl w:val="0"/>
          <w:numId w:val="1183"/>
        </w:numPr>
        <w:spacing w:line="240" w:lineRule="auto"/>
        <w:jc w:val="left"/>
        <w:rPr>
          <w:ins w:id="10625" w:author="Rev 19 Allen Wirfs-Brock" w:date="2013-09-22T10:12:00Z"/>
          <w:rFonts w:ascii="Times New Roman" w:hAnsi="Times New Roman"/>
          <w:spacing w:val="6"/>
          <w:lang w:eastAsia="en-US"/>
        </w:rPr>
      </w:pPr>
      <w:ins w:id="10626" w:author="Rev 19 Allen Wirfs-Brock" w:date="2013-09-22T10:12:00Z">
        <w:r w:rsidRPr="00DB3C28">
          <w:rPr>
            <w:rFonts w:ascii="Times New Roman" w:hAnsi="Times New Roman"/>
            <w:spacing w:val="6"/>
            <w:lang w:eastAsia="en-US"/>
          </w:rPr>
          <w:t xml:space="preserve">Return </w:t>
        </w:r>
        <w:r w:rsidRPr="00DB3C28">
          <w:rPr>
            <w:rFonts w:ascii="Times New Roman" w:hAnsi="Times New Roman"/>
            <w:i/>
            <w:iCs/>
            <w:spacing w:val="6"/>
            <w:lang w:eastAsia="en-US"/>
          </w:rPr>
          <w:t>to</w:t>
        </w:r>
        <w:r w:rsidRPr="00DB3C28">
          <w:rPr>
            <w:rFonts w:ascii="Times New Roman" w:hAnsi="Times New Roman"/>
            <w:spacing w:val="6"/>
            <w:lang w:eastAsia="en-US"/>
          </w:rPr>
          <w:t>.</w:t>
        </w:r>
      </w:ins>
    </w:p>
    <w:p w14:paraId="2CFCD560" w14:textId="77777777" w:rsidR="0082765F" w:rsidRPr="00390C82" w:rsidRDefault="0082765F" w:rsidP="0082765F"/>
    <w:p w14:paraId="7A927DCB" w14:textId="77777777" w:rsidR="0082765F" w:rsidRPr="00E77497" w:rsidRDefault="0082765F" w:rsidP="0082765F">
      <w:pPr>
        <w:pStyle w:val="40"/>
      </w:pPr>
      <w:bookmarkStart w:id="10627" w:name="_Ref366135594"/>
      <w:r w:rsidRPr="00E77497">
        <w:t>Object.create ( O [, Properties] )</w:t>
      </w:r>
      <w:bookmarkEnd w:id="10627"/>
    </w:p>
    <w:p w14:paraId="60F0BE3E" w14:textId="77777777" w:rsidR="0082765F" w:rsidRPr="00E77497" w:rsidRDefault="0082765F" w:rsidP="0082765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0EBF4723" w14:textId="77777777" w:rsidR="0082765F" w:rsidRPr="00E77497" w:rsidRDefault="0082765F" w:rsidP="0082765F">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14:paraId="5B18D1CB" w14:textId="77777777" w:rsidR="0082765F" w:rsidRPr="00E77497" w:rsidRDefault="0082765F" w:rsidP="0082765F">
      <w:pPr>
        <w:pStyle w:val="Alg4"/>
        <w:numPr>
          <w:ilvl w:val="0"/>
          <w:numId w:val="170"/>
        </w:numPr>
      </w:pPr>
      <w:r w:rsidRPr="00E77497">
        <w:t xml:space="preserve">Let </w:t>
      </w:r>
      <w:r w:rsidRPr="00E77497">
        <w:rPr>
          <w:i/>
        </w:rPr>
        <w:t xml:space="preserve">obj </w:t>
      </w:r>
      <w:r w:rsidRPr="00E77497">
        <w:t xml:space="preserve">be </w:t>
      </w:r>
      <w:r>
        <w:t xml:space="preserve">the result of the abstract operation ObjectCreate with argument </w:t>
      </w:r>
      <w:r w:rsidRPr="000A2242">
        <w:rPr>
          <w:i/>
        </w:rPr>
        <w:t>O</w:t>
      </w:r>
      <w:r>
        <w:t>.</w:t>
      </w:r>
    </w:p>
    <w:p w14:paraId="62354EE8" w14:textId="77777777" w:rsidR="0082765F" w:rsidRDefault="0082765F" w:rsidP="0082765F">
      <w:pPr>
        <w:pStyle w:val="Alg4"/>
        <w:numPr>
          <w:ilvl w:val="0"/>
          <w:numId w:val="170"/>
        </w:num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r>
        <w:t>then</w:t>
      </w:r>
    </w:p>
    <w:p w14:paraId="32210548" w14:textId="77777777" w:rsidR="0082765F" w:rsidRPr="00E77497" w:rsidRDefault="0082765F" w:rsidP="0082765F">
      <w:pPr>
        <w:pStyle w:val="Alg4"/>
        <w:numPr>
          <w:ilvl w:val="1"/>
          <w:numId w:val="170"/>
        </w:numPr>
      </w:pPr>
      <w:r>
        <w:t>Return the result of the abstract operation ObjectDefineProperties(</w:t>
      </w:r>
      <w:r w:rsidRPr="00E77497">
        <w:rPr>
          <w:i/>
        </w:rPr>
        <w:t>obj</w:t>
      </w:r>
      <w:r>
        <w:rPr>
          <w:iCs/>
        </w:rPr>
        <w:t>,</w:t>
      </w:r>
      <w:r w:rsidRPr="00E77497">
        <w:rPr>
          <w:i/>
        </w:rPr>
        <w:t xml:space="preserve"> Properties</w:t>
      </w:r>
      <w:r>
        <w:rPr>
          <w:iCs/>
        </w:rPr>
        <w:t>)</w:t>
      </w:r>
      <w:r w:rsidRPr="00E77497">
        <w:t>.</w:t>
      </w:r>
    </w:p>
    <w:p w14:paraId="37D45D52" w14:textId="77777777" w:rsidR="0082765F" w:rsidRPr="00E77497" w:rsidRDefault="0082765F" w:rsidP="0082765F">
      <w:pPr>
        <w:pStyle w:val="Alg4"/>
        <w:numPr>
          <w:ilvl w:val="0"/>
          <w:numId w:val="170"/>
        </w:numPr>
        <w:spacing w:after="120"/>
      </w:pPr>
      <w:r w:rsidRPr="00E77497">
        <w:t xml:space="preserve">Return </w:t>
      </w:r>
      <w:r w:rsidRPr="00E77497">
        <w:rPr>
          <w:i/>
        </w:rPr>
        <w:t>obj</w:t>
      </w:r>
      <w:r w:rsidRPr="00E77497">
        <w:t>.</w:t>
      </w:r>
    </w:p>
    <w:p w14:paraId="690CD52C" w14:textId="77777777" w:rsidR="0082765F" w:rsidRPr="00E77497" w:rsidRDefault="0082765F" w:rsidP="0082765F">
      <w:pPr>
        <w:pStyle w:val="40"/>
      </w:pPr>
      <w:bookmarkStart w:id="10628" w:name="_Ref366135563"/>
      <w:r w:rsidRPr="00E77497">
        <w:t>Object.defineProperties ( O, Properties )</w:t>
      </w:r>
      <w:bookmarkEnd w:id="10628"/>
    </w:p>
    <w:p w14:paraId="2C5AF6A4" w14:textId="77777777" w:rsidR="0082765F" w:rsidRDefault="0082765F" w:rsidP="0082765F">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38B4BC82" w14:textId="77777777" w:rsidR="0082765F" w:rsidRPr="00E77497" w:rsidRDefault="0082765F" w:rsidP="0082765F">
      <w:pPr>
        <w:pStyle w:val="Alg4"/>
        <w:numPr>
          <w:ilvl w:val="0"/>
          <w:numId w:val="708"/>
        </w:numPr>
        <w:spacing w:after="120"/>
      </w:pPr>
      <w:r>
        <w:t xml:space="preserve">Return the result of the abstract operation ObjectDefineProperties with arguments </w:t>
      </w:r>
      <w:r w:rsidRPr="00E77497">
        <w:rPr>
          <w:i/>
        </w:rPr>
        <w:t>O</w:t>
      </w:r>
      <w:r>
        <w:t xml:space="preserve"> and </w:t>
      </w:r>
      <w:r w:rsidRPr="00B33292">
        <w:rPr>
          <w:i/>
        </w:rPr>
        <w:t>Properties</w:t>
      </w:r>
      <w:r>
        <w:t>.</w:t>
      </w:r>
    </w:p>
    <w:p w14:paraId="08B09348" w14:textId="77777777" w:rsidR="0082765F" w:rsidRDefault="0082765F" w:rsidP="0082765F">
      <w:r w:rsidRPr="00E77497">
        <w:rPr>
          <w:rFonts w:ascii="Helvetica" w:hAnsi="Helvetica"/>
          <w:b/>
        </w:rPr>
        <w:t xml:space="preserve">Runtime Semantics: </w:t>
      </w:r>
      <w:r w:rsidRPr="00E435B1">
        <w:rPr>
          <w:rFonts w:ascii="Helvetica" w:hAnsi="Helvetica"/>
          <w:b/>
          <w:spacing w:val="6"/>
        </w:rPr>
        <w:t xml:space="preserve">ObjectDefineProperties </w:t>
      </w:r>
      <w:r>
        <w:rPr>
          <w:rFonts w:ascii="Helvetica" w:hAnsi="Helvetica"/>
          <w:b/>
          <w:spacing w:val="6"/>
        </w:rPr>
        <w:t>Abstract Operation</w:t>
      </w:r>
    </w:p>
    <w:p w14:paraId="790EF2A4" w14:textId="77777777" w:rsidR="0082765F" w:rsidRPr="00E77497" w:rsidRDefault="0082765F" w:rsidP="0082765F">
      <w:r>
        <w:t xml:space="preserve">The abstract operation ObjectDefineProperties with arguments </w:t>
      </w:r>
      <w:r w:rsidRPr="008E7E56">
        <w:rPr>
          <w:i/>
        </w:rPr>
        <w:t>O</w:t>
      </w:r>
      <w:r>
        <w:t xml:space="preserve"> and </w:t>
      </w:r>
      <w:r w:rsidRPr="008E7E56">
        <w:rPr>
          <w:i/>
        </w:rPr>
        <w:t>Properties</w:t>
      </w:r>
      <w:r>
        <w:t xml:space="preserve"> performs the following steps:</w:t>
      </w:r>
    </w:p>
    <w:p w14:paraId="4D7F7457" w14:textId="77777777" w:rsidR="0082765F" w:rsidRPr="00E77497" w:rsidRDefault="0082765F" w:rsidP="0082765F">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14:paraId="2D9F03B3" w14:textId="77777777" w:rsidR="0082765F" w:rsidRPr="00E77497" w:rsidRDefault="0082765F" w:rsidP="0082765F">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14:paraId="485DB88D" w14:textId="77777777" w:rsidR="0082765F" w:rsidRPr="00E77497" w:rsidRDefault="0082765F" w:rsidP="0082765F">
      <w:pPr>
        <w:pStyle w:val="Alg4"/>
        <w:numPr>
          <w:ilvl w:val="0"/>
          <w:numId w:val="172"/>
        </w:numPr>
      </w:pPr>
      <w:r w:rsidRPr="00E77497">
        <w:t xml:space="preserve">Let </w:t>
      </w:r>
      <w:r w:rsidRPr="00E77497">
        <w:rPr>
          <w:i/>
        </w:rPr>
        <w:t>names</w:t>
      </w:r>
      <w:r w:rsidRPr="00E77497">
        <w:t xml:space="preserve"> be an internal list containing the </w:t>
      </w:r>
      <w:r>
        <w:t>keys</w:t>
      </w:r>
      <w:r w:rsidRPr="00E77497">
        <w:t xml:space="preserve"> of each enumerable own property of </w:t>
      </w:r>
      <w:r w:rsidRPr="00E77497">
        <w:rPr>
          <w:i/>
        </w:rPr>
        <w:t>props</w:t>
      </w:r>
      <w:r w:rsidRPr="00C979D9">
        <w:rPr>
          <w:i/>
        </w:rPr>
        <w:t>.</w:t>
      </w:r>
    </w:p>
    <w:p w14:paraId="4E7DE0D9" w14:textId="77777777" w:rsidR="0082765F" w:rsidRPr="00E77497" w:rsidRDefault="0082765F" w:rsidP="0082765F">
      <w:pPr>
        <w:pStyle w:val="Alg4"/>
        <w:numPr>
          <w:ilvl w:val="0"/>
          <w:numId w:val="172"/>
        </w:numPr>
      </w:pPr>
      <w:r w:rsidRPr="00E77497">
        <w:t xml:space="preserve">Let </w:t>
      </w:r>
      <w:r w:rsidRPr="00E77497">
        <w:rPr>
          <w:i/>
        </w:rPr>
        <w:t>descriptors</w:t>
      </w:r>
      <w:r w:rsidRPr="00E77497">
        <w:t xml:space="preserve"> be an empty internal List.</w:t>
      </w:r>
    </w:p>
    <w:p w14:paraId="4E27C6B0" w14:textId="77777777" w:rsidR="0082765F" w:rsidRPr="00E77497" w:rsidRDefault="0082765F" w:rsidP="0082765F">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14:paraId="66FE3051" w14:textId="77777777" w:rsidR="0082765F" w:rsidRPr="00E77497" w:rsidRDefault="0082765F" w:rsidP="0082765F">
      <w:pPr>
        <w:pStyle w:val="Alg4"/>
        <w:numPr>
          <w:ilvl w:val="1"/>
          <w:numId w:val="172"/>
        </w:numPr>
      </w:pPr>
      <w:r w:rsidRPr="00E77497">
        <w:t xml:space="preserve">Let </w:t>
      </w:r>
      <w:r w:rsidRPr="00E77497">
        <w:rPr>
          <w:i/>
        </w:rPr>
        <w:t>descObj</w:t>
      </w:r>
      <w:r w:rsidRPr="00E77497">
        <w:t xml:space="preserve"> be the result of Get</w:t>
      </w:r>
      <w:r>
        <w:t>(</w:t>
      </w:r>
      <w:r w:rsidRPr="00E77497">
        <w:t xml:space="preserve"> </w:t>
      </w:r>
      <w:r w:rsidRPr="00E77497">
        <w:rPr>
          <w:i/>
        </w:rPr>
        <w:t>props</w:t>
      </w:r>
      <w:r>
        <w:t>,</w:t>
      </w:r>
      <w:r w:rsidRPr="00E77497">
        <w:t xml:space="preserve"> </w:t>
      </w:r>
      <w:r w:rsidRPr="00E77497">
        <w:rPr>
          <w:i/>
        </w:rPr>
        <w:t>P</w:t>
      </w:r>
      <w:r>
        <w:t>)</w:t>
      </w:r>
      <w:r w:rsidRPr="00E77497">
        <w:t>.</w:t>
      </w:r>
    </w:p>
    <w:p w14:paraId="40908039" w14:textId="77777777" w:rsidR="0082765F" w:rsidRDefault="0082765F" w:rsidP="0082765F">
      <w:pPr>
        <w:pStyle w:val="Alg4"/>
        <w:numPr>
          <w:ilvl w:val="1"/>
          <w:numId w:val="172"/>
        </w:numPr>
      </w:pPr>
      <w:r>
        <w:t>ReturnIfAbrupt(</w:t>
      </w:r>
      <w:r>
        <w:rPr>
          <w:i/>
        </w:rPr>
        <w:t>descObj</w:t>
      </w:r>
      <w:r>
        <w:t>).</w:t>
      </w:r>
    </w:p>
    <w:p w14:paraId="0293DAA9" w14:textId="77777777" w:rsidR="0082765F" w:rsidRPr="00E77497" w:rsidRDefault="0082765F" w:rsidP="0082765F">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14:paraId="7D383199" w14:textId="77777777" w:rsidR="0082765F" w:rsidRDefault="0082765F" w:rsidP="0082765F">
      <w:pPr>
        <w:pStyle w:val="Alg4"/>
        <w:numPr>
          <w:ilvl w:val="1"/>
          <w:numId w:val="172"/>
        </w:numPr>
      </w:pPr>
      <w:r>
        <w:t>ReturnIfAbrupt(</w:t>
      </w:r>
      <w:r>
        <w:rPr>
          <w:i/>
        </w:rPr>
        <w:t>desc</w:t>
      </w:r>
      <w:r>
        <w:t>).</w:t>
      </w:r>
    </w:p>
    <w:p w14:paraId="6FD3C13A" w14:textId="77777777" w:rsidR="0082765F" w:rsidRPr="00E77497" w:rsidRDefault="0082765F" w:rsidP="0082765F">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14:paraId="29A8CE93" w14:textId="77777777" w:rsidR="0082765F" w:rsidRDefault="0082765F" w:rsidP="0082765F">
      <w:pPr>
        <w:pStyle w:val="Alg4"/>
        <w:numPr>
          <w:ilvl w:val="0"/>
          <w:numId w:val="172"/>
        </w:numPr>
      </w:pPr>
      <w:r>
        <w:t xml:space="preserve">Let </w:t>
      </w:r>
      <w:r w:rsidRPr="00375E9F">
        <w:rPr>
          <w:i/>
          <w:iCs/>
        </w:rPr>
        <w:t>pendingException</w:t>
      </w:r>
      <w:r>
        <w:t xml:space="preserve"> be </w:t>
      </w:r>
      <w:r>
        <w:rPr>
          <w:b/>
          <w:bCs/>
        </w:rPr>
        <w:t>undefined</w:t>
      </w:r>
      <w:r>
        <w:t>.</w:t>
      </w:r>
    </w:p>
    <w:p w14:paraId="4C09A4A9" w14:textId="77777777" w:rsidR="0082765F" w:rsidRPr="00E77497" w:rsidRDefault="0082765F" w:rsidP="0082765F">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14:paraId="28FEB745" w14:textId="77777777" w:rsidR="0082765F" w:rsidRPr="00E77497" w:rsidRDefault="0082765F" w:rsidP="0082765F">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14:paraId="4EC99DAB" w14:textId="77777777" w:rsidR="0082765F" w:rsidRPr="00E77497" w:rsidRDefault="0082765F" w:rsidP="0082765F">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14:paraId="27B28D87" w14:textId="77777777" w:rsidR="0082765F" w:rsidRPr="00E77497" w:rsidRDefault="0082765F" w:rsidP="0082765F">
      <w:pPr>
        <w:pStyle w:val="Alg4"/>
        <w:numPr>
          <w:ilvl w:val="1"/>
          <w:numId w:val="172"/>
        </w:numPr>
      </w:pPr>
      <w:r>
        <w:t xml:space="preserve">Let </w:t>
      </w:r>
      <w:r w:rsidRPr="00112290">
        <w:rPr>
          <w:i/>
        </w:rPr>
        <w:t>status</w:t>
      </w:r>
      <w:r>
        <w:t xml:space="preserve"> be the result of </w:t>
      </w:r>
      <w:r w:rsidRPr="00E77497">
        <w:t>DefineProperty</w:t>
      </w:r>
      <w:r>
        <w:t>OrThrow(</w:t>
      </w:r>
      <w:r w:rsidRPr="00E77497">
        <w:rPr>
          <w:i/>
        </w:rPr>
        <w:t>O</w:t>
      </w:r>
      <w:r>
        <w:t>,</w:t>
      </w:r>
      <w:r w:rsidRPr="00E77497">
        <w:rPr>
          <w:i/>
        </w:rPr>
        <w:t>P</w:t>
      </w:r>
      <w:r w:rsidRPr="00E77497">
        <w:t xml:space="preserve">, </w:t>
      </w:r>
      <w:r w:rsidRPr="00E77497">
        <w:rPr>
          <w:i/>
        </w:rPr>
        <w:t>desc</w:t>
      </w:r>
      <w:r>
        <w:t>)</w:t>
      </w:r>
      <w:r w:rsidRPr="00E77497">
        <w:t>.</w:t>
      </w:r>
    </w:p>
    <w:p w14:paraId="07EC36CF" w14:textId="77777777" w:rsidR="0082765F" w:rsidRDefault="0082765F" w:rsidP="0082765F">
      <w:pPr>
        <w:numPr>
          <w:ilvl w:val="1"/>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If </w:t>
      </w:r>
      <w:r w:rsidRPr="00E732A6">
        <w:rPr>
          <w:rFonts w:ascii="Times New Roman" w:eastAsia="Times New Roman" w:hAnsi="Times New Roman"/>
          <w:i/>
          <w:spacing w:val="6"/>
          <w:lang w:eastAsia="en-US"/>
        </w:rPr>
        <w:t>status</w:t>
      </w:r>
      <w:r>
        <w:t xml:space="preserve"> </w:t>
      </w:r>
      <w:r w:rsidRPr="00E732A6">
        <w:rPr>
          <w:rFonts w:ascii="Times New Roman" w:eastAsia="Times New Roman" w:hAnsi="Times New Roman"/>
          <w:spacing w:val="6"/>
          <w:lang w:eastAsia="en-US"/>
        </w:rPr>
        <w:t xml:space="preserve">is </w:t>
      </w:r>
      <w:r>
        <w:rPr>
          <w:rFonts w:ascii="Times New Roman" w:eastAsia="Times New Roman" w:hAnsi="Times New Roman"/>
          <w:spacing w:val="6"/>
          <w:lang w:eastAsia="en-US"/>
        </w:rPr>
        <w:t xml:space="preserve">an abrupt completion </w:t>
      </w:r>
      <w:r w:rsidRPr="007620B1">
        <w:rPr>
          <w:rFonts w:ascii="Times New Roman" w:eastAsia="Times New Roman" w:hAnsi="Times New Roman"/>
          <w:spacing w:val="6"/>
          <w:lang w:eastAsia="en-US"/>
        </w:rPr>
        <w:t>then</w:t>
      </w:r>
      <w:r>
        <w:rPr>
          <w:rFonts w:ascii="Times New Roman" w:eastAsia="Times New Roman" w:hAnsi="Times New Roman"/>
          <w:spacing w:val="6"/>
          <w:lang w:eastAsia="en-US"/>
        </w:rPr>
        <w:t>,</w:t>
      </w:r>
    </w:p>
    <w:p w14:paraId="0BFF509C" w14:textId="77777777" w:rsidR="0082765F" w:rsidRPr="00E732A6" w:rsidRDefault="0082765F" w:rsidP="0082765F">
      <w:pPr>
        <w:numPr>
          <w:ilvl w:val="2"/>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pendingException</w:t>
      </w:r>
      <w:r>
        <w:rPr>
          <w:rFonts w:ascii="Times New Roman" w:eastAsia="Times New Roman" w:hAnsi="Times New Roman"/>
          <w:spacing w:val="6"/>
          <w:lang w:eastAsia="en-US"/>
        </w:rPr>
        <w:t xml:space="preserve"> is </w:t>
      </w:r>
      <w:r w:rsidRPr="00C332EF">
        <w:rPr>
          <w:rFonts w:ascii="Times New Roman" w:eastAsia="Times New Roman" w:hAnsi="Times New Roman"/>
          <w:b/>
          <w:spacing w:val="6"/>
          <w:lang w:eastAsia="en-US"/>
        </w:rPr>
        <w:t>undefined</w:t>
      </w:r>
      <w:r>
        <w:rPr>
          <w:rFonts w:ascii="Times New Roman" w:eastAsia="Times New Roman" w:hAnsi="Times New Roman"/>
          <w:spacing w:val="6"/>
          <w:lang w:eastAsia="en-US"/>
        </w:rPr>
        <w:t xml:space="preserve">, then </w:t>
      </w:r>
      <w:r w:rsidRPr="007620B1">
        <w:rPr>
          <w:rFonts w:ascii="Times New Roman" w:eastAsia="Times New Roman" w:hAnsi="Times New Roman"/>
          <w:spacing w:val="6"/>
          <w:lang w:eastAsia="en-US"/>
        </w:rPr>
        <w:t>set</w:t>
      </w:r>
      <w:r w:rsidRPr="00E732A6">
        <w:rPr>
          <w:rFonts w:ascii="Times New Roman" w:eastAsia="Times New Roman" w:hAnsi="Times New Roman"/>
          <w:spacing w:val="6"/>
          <w:lang w:eastAsia="en-US"/>
        </w:rPr>
        <w:t xml:space="preserve"> </w:t>
      </w:r>
      <w:r w:rsidRPr="00E732A6">
        <w:rPr>
          <w:rFonts w:ascii="Times New Roman" w:eastAsia="Times New Roman" w:hAnsi="Times New Roman"/>
          <w:i/>
          <w:iCs/>
          <w:spacing w:val="6"/>
          <w:lang w:eastAsia="en-US"/>
        </w:rPr>
        <w:t>pendingException</w:t>
      </w:r>
      <w:r w:rsidRPr="00E732A6">
        <w:rPr>
          <w:rFonts w:ascii="Times New Roman" w:eastAsia="Times New Roman" w:hAnsi="Times New Roman"/>
          <w:spacing w:val="6"/>
          <w:lang w:eastAsia="en-US"/>
        </w:rPr>
        <w:t xml:space="preserve"> to </w:t>
      </w:r>
      <w:r w:rsidRPr="00E732A6">
        <w:rPr>
          <w:rFonts w:ascii="Times New Roman" w:eastAsia="Times New Roman" w:hAnsi="Times New Roman"/>
          <w:i/>
          <w:spacing w:val="6"/>
          <w:lang w:eastAsia="en-US"/>
        </w:rPr>
        <w:t>status</w:t>
      </w:r>
      <w:r w:rsidRPr="00E732A6">
        <w:rPr>
          <w:rFonts w:ascii="Times New Roman" w:eastAsia="Times New Roman" w:hAnsi="Times New Roman"/>
          <w:spacing w:val="6"/>
          <w:lang w:eastAsia="en-US"/>
        </w:rPr>
        <w:t>.</w:t>
      </w:r>
    </w:p>
    <w:p w14:paraId="5CC426FE" w14:textId="77777777" w:rsidR="0082765F" w:rsidRDefault="0082765F" w:rsidP="0082765F">
      <w:pPr>
        <w:pStyle w:val="Alg4"/>
        <w:numPr>
          <w:ilvl w:val="0"/>
          <w:numId w:val="172"/>
        </w:numPr>
        <w:spacing w:after="120"/>
        <w:contextualSpacing/>
      </w:pPr>
      <w:r>
        <w:t>ReturnIfAbrupt(</w:t>
      </w:r>
      <w:r w:rsidRPr="00375E9F">
        <w:rPr>
          <w:i/>
          <w:iCs/>
        </w:rPr>
        <w:t>pendingException</w:t>
      </w:r>
      <w:r>
        <w:t>).</w:t>
      </w:r>
    </w:p>
    <w:p w14:paraId="6C18D28F" w14:textId="77777777" w:rsidR="0082765F" w:rsidRPr="00E77497" w:rsidRDefault="0082765F" w:rsidP="0082765F">
      <w:pPr>
        <w:pStyle w:val="Alg4"/>
        <w:numPr>
          <w:ilvl w:val="0"/>
          <w:numId w:val="172"/>
        </w:numPr>
        <w:spacing w:after="120"/>
      </w:pPr>
      <w:r w:rsidRPr="00E77497">
        <w:t xml:space="preserve">Return </w:t>
      </w:r>
      <w:r w:rsidRPr="00E77497">
        <w:rPr>
          <w:i/>
        </w:rPr>
        <w:t>O</w:t>
      </w:r>
      <w:r w:rsidRPr="00E77497">
        <w:t>.</w:t>
      </w:r>
    </w:p>
    <w:p w14:paraId="0F52B48F" w14:textId="77777777" w:rsidR="0082765F" w:rsidRDefault="0082765F" w:rsidP="0082765F">
      <w:r w:rsidRPr="00E77497">
        <w:t>If an implementation defines a specific order of enumeration for the for-in statement, that same enumeration order must be used to order the list elements in step 3 of this algorithm.</w:t>
      </w:r>
    </w:p>
    <w:p w14:paraId="72E5881F" w14:textId="77777777" w:rsidR="0082765F" w:rsidRPr="00E77497" w:rsidRDefault="0082765F" w:rsidP="0082765F">
      <w:pPr>
        <w:pStyle w:val="Note"/>
      </w:pPr>
      <w:r>
        <w:t>NOTE</w:t>
      </w:r>
      <w:r>
        <w:tab/>
        <w:t xml:space="preserve">An exception in defining an individual property in step 7 does not terminate the process of defining other properties. All valid property definitions are processed. </w:t>
      </w:r>
    </w:p>
    <w:p w14:paraId="6AA3F39D" w14:textId="77777777" w:rsidR="0082765F" w:rsidRPr="00E77497" w:rsidRDefault="0082765F" w:rsidP="0082765F">
      <w:pPr>
        <w:pStyle w:val="40"/>
      </w:pPr>
      <w:r w:rsidRPr="00E77497">
        <w:t>Object.defineProperty ( O, P, Attributes )</w:t>
      </w:r>
    </w:p>
    <w:p w14:paraId="2EC5ACAC" w14:textId="77777777" w:rsidR="0082765F" w:rsidRPr="00E77497" w:rsidRDefault="0082765F" w:rsidP="0082765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707E05C4" w14:textId="77777777" w:rsidR="0082765F" w:rsidRPr="00E77497" w:rsidRDefault="0082765F" w:rsidP="0082765F">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14:paraId="2DB034C1" w14:textId="77777777" w:rsidR="0082765F" w:rsidRPr="00E77497" w:rsidRDefault="0082765F" w:rsidP="0082765F">
      <w:pPr>
        <w:pStyle w:val="Alg4"/>
        <w:numPr>
          <w:ilvl w:val="0"/>
          <w:numId w:val="171"/>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14:paraId="5BE49007" w14:textId="77777777" w:rsidR="0082765F" w:rsidRDefault="0082765F" w:rsidP="0082765F">
      <w:pPr>
        <w:pStyle w:val="M4"/>
        <w:numPr>
          <w:ilvl w:val="0"/>
          <w:numId w:val="171"/>
        </w:numPr>
        <w:tabs>
          <w:tab w:val="num" w:pos="1721"/>
        </w:tabs>
        <w:spacing w:after="0"/>
      </w:pPr>
      <w:r>
        <w:t>ReturnIfAbrupt(</w:t>
      </w:r>
      <w:r>
        <w:rPr>
          <w:i/>
        </w:rPr>
        <w:t>key</w:t>
      </w:r>
      <w:r>
        <w:t>).</w:t>
      </w:r>
    </w:p>
    <w:p w14:paraId="6A76340F" w14:textId="77777777" w:rsidR="0082765F" w:rsidRPr="00E77497" w:rsidRDefault="0082765F" w:rsidP="0082765F">
      <w:pPr>
        <w:pStyle w:val="Alg4"/>
        <w:numPr>
          <w:ilvl w:val="0"/>
          <w:numId w:val="171"/>
        </w:numPr>
      </w:pPr>
      <w:r w:rsidRPr="00E77497">
        <w:t xml:space="preserve">Let </w:t>
      </w:r>
      <w:r w:rsidRPr="00E77497">
        <w:rPr>
          <w:i/>
        </w:rPr>
        <w:t xml:space="preserve">desc </w:t>
      </w:r>
      <w:r w:rsidRPr="00E77497">
        <w:t>be the result of calling ToPropertyDescriptor</w:t>
      </w:r>
      <w:r>
        <w:t>(</w:t>
      </w:r>
      <w:r w:rsidRPr="00E77497">
        <w:rPr>
          <w:i/>
        </w:rPr>
        <w:t>Attributes</w:t>
      </w:r>
      <w:r>
        <w:t>)</w:t>
      </w:r>
      <w:r w:rsidRPr="00E77497">
        <w:t>.</w:t>
      </w:r>
    </w:p>
    <w:p w14:paraId="53B80348" w14:textId="77777777" w:rsidR="0082765F" w:rsidRDefault="0082765F" w:rsidP="0082765F">
      <w:pPr>
        <w:pStyle w:val="Alg4"/>
        <w:numPr>
          <w:ilvl w:val="0"/>
          <w:numId w:val="171"/>
        </w:numPr>
        <w:spacing w:after="240"/>
        <w:contextualSpacing/>
      </w:pPr>
      <w:r>
        <w:t>ReturnIfAbrupt(</w:t>
      </w:r>
      <w:r w:rsidRPr="00E77497">
        <w:rPr>
          <w:i/>
        </w:rPr>
        <w:t>desc</w:t>
      </w:r>
      <w:r>
        <w:t>).</w:t>
      </w:r>
    </w:p>
    <w:p w14:paraId="5562C735" w14:textId="77777777" w:rsidR="0082765F" w:rsidRPr="00E77497" w:rsidRDefault="0082765F" w:rsidP="0082765F">
      <w:pPr>
        <w:pStyle w:val="Alg4"/>
        <w:numPr>
          <w:ilvl w:val="0"/>
          <w:numId w:val="171"/>
        </w:numPr>
      </w:pPr>
      <w:r>
        <w:t xml:space="preserve">Let </w:t>
      </w:r>
      <w:r w:rsidRPr="00C83217">
        <w:rPr>
          <w:i/>
          <w:iCs/>
        </w:rPr>
        <w:t>success</w:t>
      </w:r>
      <w:r>
        <w:t xml:space="preserve"> be the result of</w:t>
      </w:r>
      <w:r w:rsidRPr="00E77497">
        <w:t xml:space="preserve"> DefineProperty</w:t>
      </w:r>
      <w:r>
        <w:t>OrThrow(</w:t>
      </w:r>
      <w:r w:rsidRPr="00E77497">
        <w:rPr>
          <w:i/>
        </w:rPr>
        <w:t>O</w:t>
      </w:r>
      <w:r>
        <w:rPr>
          <w:i/>
        </w:rPr>
        <w:t>,key</w:t>
      </w:r>
      <w:r w:rsidRPr="00E77497">
        <w:t xml:space="preserve">, </w:t>
      </w:r>
      <w:r w:rsidRPr="00E77497">
        <w:rPr>
          <w:i/>
        </w:rPr>
        <w:t>desc</w:t>
      </w:r>
      <w:r>
        <w:t>)</w:t>
      </w:r>
      <w:r w:rsidRPr="00E77497">
        <w:t>.</w:t>
      </w:r>
    </w:p>
    <w:p w14:paraId="4981253A" w14:textId="77777777" w:rsidR="0082765F" w:rsidRDefault="0082765F" w:rsidP="0082765F">
      <w:pPr>
        <w:pStyle w:val="Alg4"/>
        <w:numPr>
          <w:ilvl w:val="0"/>
          <w:numId w:val="171"/>
        </w:numPr>
        <w:spacing w:after="240"/>
        <w:contextualSpacing/>
      </w:pPr>
      <w:r>
        <w:t>ReturnIfAbrupt(</w:t>
      </w:r>
      <w:r w:rsidRPr="00C83217">
        <w:rPr>
          <w:i/>
          <w:iCs/>
        </w:rPr>
        <w:t>success</w:t>
      </w:r>
      <w:r>
        <w:t>).</w:t>
      </w:r>
    </w:p>
    <w:p w14:paraId="7A7E0E43" w14:textId="77777777" w:rsidR="0082765F" w:rsidRPr="00E77497" w:rsidRDefault="0082765F" w:rsidP="0082765F">
      <w:pPr>
        <w:pStyle w:val="Alg4"/>
        <w:numPr>
          <w:ilvl w:val="0"/>
          <w:numId w:val="171"/>
        </w:numPr>
        <w:spacing w:after="120"/>
      </w:pPr>
      <w:r w:rsidRPr="00E77497">
        <w:t xml:space="preserve">Return </w:t>
      </w:r>
      <w:r w:rsidRPr="00E77497">
        <w:rPr>
          <w:i/>
        </w:rPr>
        <w:t>O</w:t>
      </w:r>
      <w:r w:rsidRPr="00E77497">
        <w:t>.</w:t>
      </w:r>
    </w:p>
    <w:p w14:paraId="50F62BA1" w14:textId="77777777" w:rsidR="0082765F" w:rsidRPr="00E77497" w:rsidRDefault="0082765F" w:rsidP="0082765F">
      <w:pPr>
        <w:pStyle w:val="40"/>
      </w:pPr>
      <w:bookmarkStart w:id="10629" w:name="_Ref366135639"/>
      <w:r w:rsidRPr="00E77497">
        <w:t>Object.freeze ( O )</w:t>
      </w:r>
      <w:bookmarkEnd w:id="10629"/>
    </w:p>
    <w:p w14:paraId="0EF4B31B" w14:textId="77777777" w:rsidR="0082765F" w:rsidRPr="00E77497" w:rsidRDefault="0082765F" w:rsidP="0082765F">
      <w:r w:rsidRPr="00E77497">
        <w:t xml:space="preserve">When the </w:t>
      </w:r>
      <w:r w:rsidRPr="00E77497">
        <w:rPr>
          <w:b/>
        </w:rPr>
        <w:t>freeze</w:t>
      </w:r>
      <w:r w:rsidRPr="00E77497">
        <w:t xml:space="preserve"> function is called, the following steps are taken:</w:t>
      </w:r>
    </w:p>
    <w:p w14:paraId="5C87D0B3" w14:textId="77777777" w:rsidR="0082765F" w:rsidRPr="00E77497" w:rsidRDefault="0082765F" w:rsidP="0082765F">
      <w:pPr>
        <w:pStyle w:val="Alg4"/>
        <w:numPr>
          <w:ilvl w:val="0"/>
          <w:numId w:val="174"/>
        </w:numPr>
      </w:pPr>
      <w:r w:rsidRPr="00E77497">
        <w:t>If Type(</w:t>
      </w:r>
      <w:r w:rsidRPr="00E77497">
        <w:rPr>
          <w:i/>
        </w:rPr>
        <w:t>O</w:t>
      </w:r>
      <w:r w:rsidRPr="00E77497">
        <w:t>) is not Object throw</w:t>
      </w:r>
      <w:r>
        <w:t>,</w:t>
      </w:r>
      <w:r w:rsidRPr="00E77497">
        <w:t xml:space="preserve"> </w:t>
      </w:r>
      <w:r>
        <w:t xml:space="preserve">return </w:t>
      </w:r>
      <w:r>
        <w:rPr>
          <w:i/>
          <w:iCs/>
        </w:rPr>
        <w:t>O</w:t>
      </w:r>
      <w:r w:rsidRPr="00E77497">
        <w:t>.</w:t>
      </w:r>
    </w:p>
    <w:p w14:paraId="615E3E37" w14:textId="77777777" w:rsidR="0082765F" w:rsidRPr="00E77497" w:rsidRDefault="0082765F" w:rsidP="0082765F">
      <w:pPr>
        <w:pStyle w:val="Alg4"/>
        <w:numPr>
          <w:ilvl w:val="0"/>
          <w:numId w:val="174"/>
        </w:numPr>
      </w:pPr>
      <w:r>
        <w:t xml:space="preserve">Let </w:t>
      </w:r>
      <w:r w:rsidRPr="00B33292">
        <w:rPr>
          <w:i/>
        </w:rPr>
        <w:t>status</w:t>
      </w:r>
      <w:r>
        <w:t xml:space="preserve"> be the result of</w:t>
      </w:r>
      <w:r w:rsidRPr="00B40D54">
        <w:t xml:space="preserve"> </w:t>
      </w:r>
      <w:r>
        <w:t>SetIntegrityLevel(</w:t>
      </w:r>
      <w:r w:rsidRPr="00E77497">
        <w:t xml:space="preserve"> </w:t>
      </w:r>
      <w:r w:rsidRPr="00E77497">
        <w:rPr>
          <w:i/>
        </w:rPr>
        <w:t>O</w:t>
      </w:r>
      <w:r>
        <w:t>,</w:t>
      </w:r>
      <w:r w:rsidRPr="00E77497">
        <w:t xml:space="preserve"> </w:t>
      </w:r>
      <w:r w:rsidRPr="00F770B9">
        <w:t>"</w:t>
      </w:r>
      <w:r>
        <w:rPr>
          <w:rFonts w:ascii="Courier New" w:hAnsi="Courier New" w:cs="Courier New"/>
          <w:b/>
        </w:rPr>
        <w:t>frozen</w:t>
      </w:r>
      <w:r w:rsidRPr="00F770B9">
        <w:t>"</w:t>
      </w:r>
      <w:r>
        <w:t>)</w:t>
      </w:r>
      <w:r w:rsidRPr="00E77497">
        <w:t>.</w:t>
      </w:r>
    </w:p>
    <w:p w14:paraId="77859FFD" w14:textId="77777777" w:rsidR="0082765F" w:rsidRPr="00E77497" w:rsidRDefault="0082765F" w:rsidP="0082765F">
      <w:pPr>
        <w:pStyle w:val="Alg4"/>
        <w:numPr>
          <w:ilvl w:val="0"/>
          <w:numId w:val="174"/>
        </w:numPr>
      </w:pPr>
      <w:r>
        <w:t>ReturnIfAbrupt(</w:t>
      </w:r>
      <w:r>
        <w:rPr>
          <w:i/>
        </w:rPr>
        <w:t>status</w:t>
      </w:r>
      <w:r>
        <w:t>)</w:t>
      </w:r>
      <w:r w:rsidRPr="00E77497">
        <w:t>.</w:t>
      </w:r>
    </w:p>
    <w:p w14:paraId="5C57AF36" w14:textId="77777777" w:rsidR="0082765F" w:rsidRDefault="0082765F" w:rsidP="0082765F">
      <w:pPr>
        <w:pStyle w:val="Alg4"/>
        <w:numPr>
          <w:ilvl w:val="0"/>
          <w:numId w:val="174"/>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14:paraId="2AE97FAA" w14:textId="77777777" w:rsidR="0082765F" w:rsidRPr="00E77497" w:rsidRDefault="0082765F" w:rsidP="0082765F">
      <w:pPr>
        <w:pStyle w:val="Alg4"/>
        <w:numPr>
          <w:ilvl w:val="0"/>
          <w:numId w:val="174"/>
        </w:numPr>
        <w:spacing w:after="120"/>
      </w:pPr>
      <w:r w:rsidRPr="00E77497">
        <w:t xml:space="preserve">Return </w:t>
      </w:r>
      <w:r w:rsidRPr="00E77497">
        <w:rPr>
          <w:i/>
        </w:rPr>
        <w:t>O</w:t>
      </w:r>
      <w:r w:rsidRPr="00E77497">
        <w:t>.</w:t>
      </w:r>
    </w:p>
    <w:p w14:paraId="5AD35674" w14:textId="77777777" w:rsidR="0082765F" w:rsidRPr="00E77497" w:rsidRDefault="0082765F" w:rsidP="0082765F">
      <w:pPr>
        <w:pStyle w:val="40"/>
      </w:pPr>
      <w:bookmarkStart w:id="10630" w:name="_Ref366135517"/>
      <w:r w:rsidRPr="00E77497">
        <w:t>Object.getOwnPropertyDescriptor ( O, P )</w:t>
      </w:r>
      <w:bookmarkEnd w:id="10630"/>
      <w:r w:rsidRPr="00E77497">
        <w:t xml:space="preserve"> </w:t>
      </w:r>
    </w:p>
    <w:p w14:paraId="78A874BB" w14:textId="77777777" w:rsidR="0082765F" w:rsidRPr="00E77497" w:rsidRDefault="0082765F" w:rsidP="0082765F">
      <w:r w:rsidRPr="00E77497">
        <w:t xml:space="preserve">When the </w:t>
      </w:r>
      <w:r w:rsidRPr="007447EE">
        <w:rPr>
          <w:rFonts w:ascii="Courier New" w:hAnsi="Courier New"/>
          <w:b/>
        </w:rPr>
        <w:t>getOwnPropertyDescriptor</w:t>
      </w:r>
      <w:r w:rsidRPr="00E77497">
        <w:t xml:space="preserve"> function is called, the following steps are taken:</w:t>
      </w:r>
    </w:p>
    <w:p w14:paraId="71932CE8" w14:textId="77777777" w:rsidR="0082765F" w:rsidRDefault="0082765F" w:rsidP="0082765F">
      <w:pPr>
        <w:pStyle w:val="Alg4"/>
        <w:numPr>
          <w:ilvl w:val="0"/>
          <w:numId w:val="168"/>
        </w:numPr>
      </w:pPr>
      <w:r>
        <w:t xml:space="preserve">Let </w:t>
      </w:r>
      <w:r>
        <w:rPr>
          <w:i/>
          <w:iCs/>
        </w:rPr>
        <w:t>obj</w:t>
      </w:r>
      <w:r>
        <w:t xml:space="preserve"> be ToObject(</w:t>
      </w:r>
      <w:r>
        <w:rPr>
          <w:i/>
          <w:iCs/>
        </w:rPr>
        <w:t>O</w:t>
      </w:r>
      <w:r>
        <w:t>).</w:t>
      </w:r>
    </w:p>
    <w:p w14:paraId="362EAD9A" w14:textId="77777777" w:rsidR="0082765F" w:rsidRDefault="0082765F" w:rsidP="0082765F">
      <w:pPr>
        <w:pStyle w:val="M4"/>
        <w:numPr>
          <w:ilvl w:val="0"/>
          <w:numId w:val="168"/>
        </w:numPr>
        <w:tabs>
          <w:tab w:val="num" w:pos="1721"/>
        </w:tabs>
        <w:spacing w:after="0"/>
      </w:pPr>
      <w:r>
        <w:t>ReturnIfAbrupt(</w:t>
      </w:r>
      <w:r>
        <w:rPr>
          <w:i/>
        </w:rPr>
        <w:t>obj</w:t>
      </w:r>
      <w:r>
        <w:t>).</w:t>
      </w:r>
    </w:p>
    <w:p w14:paraId="37C6C762" w14:textId="77777777" w:rsidR="0082765F" w:rsidRPr="00E77497" w:rsidRDefault="0082765F" w:rsidP="0082765F">
      <w:pPr>
        <w:pStyle w:val="Alg4"/>
        <w:numPr>
          <w:ilvl w:val="0"/>
          <w:numId w:val="168"/>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14:paraId="5FDBDDA8" w14:textId="77777777" w:rsidR="0082765F" w:rsidRDefault="0082765F" w:rsidP="0082765F">
      <w:pPr>
        <w:pStyle w:val="M4"/>
        <w:numPr>
          <w:ilvl w:val="0"/>
          <w:numId w:val="168"/>
        </w:numPr>
        <w:tabs>
          <w:tab w:val="num" w:pos="1721"/>
        </w:tabs>
        <w:spacing w:after="0"/>
      </w:pPr>
      <w:r>
        <w:t>ReturnIfAbrupt(</w:t>
      </w:r>
      <w:r>
        <w:rPr>
          <w:i/>
        </w:rPr>
        <w:t>key</w:t>
      </w:r>
      <w:r>
        <w:t>).</w:t>
      </w:r>
    </w:p>
    <w:p w14:paraId="10D354D2" w14:textId="77777777" w:rsidR="0082765F" w:rsidRPr="00E77497" w:rsidRDefault="0082765F" w:rsidP="0082765F">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Pr>
          <w:i/>
        </w:rPr>
        <w:t>obj</w:t>
      </w:r>
      <w:r w:rsidRPr="00E77497">
        <w:rPr>
          <w:i/>
        </w:rPr>
        <w:t xml:space="preserve"> </w:t>
      </w:r>
      <w:r w:rsidRPr="00E77497">
        <w:t xml:space="preserve">with argument </w:t>
      </w:r>
      <w:r>
        <w:rPr>
          <w:i/>
        </w:rPr>
        <w:t>key</w:t>
      </w:r>
      <w:r w:rsidRPr="00E77497">
        <w:t>.</w:t>
      </w:r>
    </w:p>
    <w:p w14:paraId="1669A727" w14:textId="77777777" w:rsidR="0082765F" w:rsidRDefault="0082765F" w:rsidP="0082765F">
      <w:pPr>
        <w:numPr>
          <w:ilvl w:val="0"/>
          <w:numId w:val="168"/>
        </w:numPr>
        <w:spacing w:after="0"/>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14:paraId="6E3E32BF" w14:textId="77777777" w:rsidR="0082765F" w:rsidRPr="00E77497" w:rsidRDefault="0082765F" w:rsidP="0082765F">
      <w:pPr>
        <w:pStyle w:val="Alg4"/>
        <w:numPr>
          <w:ilvl w:val="0"/>
          <w:numId w:val="168"/>
        </w:numPr>
        <w:spacing w:after="120"/>
      </w:pPr>
      <w:r w:rsidRPr="00E77497">
        <w:t>Return the result of calling FromPropertyDescriptor(</w:t>
      </w:r>
      <w:r w:rsidRPr="00E77497">
        <w:rPr>
          <w:i/>
        </w:rPr>
        <w:t>desc</w:t>
      </w:r>
      <w:r w:rsidRPr="00E77497">
        <w:t xml:space="preserve">). </w:t>
      </w:r>
    </w:p>
    <w:p w14:paraId="632DB056" w14:textId="77777777" w:rsidR="004531B1" w:rsidRPr="00E77497" w:rsidRDefault="004531B1" w:rsidP="004531B1">
      <w:pPr>
        <w:pStyle w:val="40"/>
      </w:pPr>
      <w:bookmarkStart w:id="10631" w:name="_Ref368051256"/>
      <w:ins w:id="10632" w:author="Rev 19 Allen Wirfs-Brock" w:date="2013-09-26T22:13:00Z">
        <w:r w:rsidRPr="00E77497">
          <w:t>Object.getOwnPropertyNames ( O )</w:t>
        </w:r>
      </w:ins>
      <w:bookmarkEnd w:id="10631"/>
    </w:p>
    <w:p w14:paraId="6AD2C342" w14:textId="77777777" w:rsidR="004531B1" w:rsidRPr="00E77497" w:rsidRDefault="004531B1" w:rsidP="004531B1">
      <w:ins w:id="10633" w:author="Rev 19 Allen Wirfs-Brock" w:date="2013-09-26T22:13:00Z">
        <w:r w:rsidRPr="00E77497">
          <w:t xml:space="preserve">When the </w:t>
        </w:r>
        <w:r w:rsidRPr="00E77497">
          <w:rPr>
            <w:b/>
          </w:rPr>
          <w:t>getOwnPropertyNames</w:t>
        </w:r>
        <w:r w:rsidRPr="00E77497">
          <w:t xml:space="preserve"> function is called, the following steps are taken:</w:t>
        </w:r>
      </w:ins>
    </w:p>
    <w:p w14:paraId="3299AA05" w14:textId="77777777" w:rsidR="004531B1" w:rsidRDefault="004531B1" w:rsidP="004531B1">
      <w:pPr>
        <w:pStyle w:val="Alg4"/>
        <w:numPr>
          <w:ilvl w:val="0"/>
          <w:numId w:val="1361"/>
        </w:numPr>
        <w:spacing w:after="240"/>
        <w:rPr>
          <w:ins w:id="10634" w:author="Rev 19 Allen Wirfs-Brock" w:date="2013-09-26T22:13:00Z"/>
        </w:rPr>
      </w:pPr>
      <w:ins w:id="10635" w:author="Rev 19 Allen Wirfs-Brock" w:date="2013-09-26T22:13:00Z">
        <w:r>
          <w:t>Return GetOwnPropertyKeys(</w:t>
        </w:r>
        <w:r>
          <w:rPr>
            <w:i/>
            <w:iCs/>
          </w:rPr>
          <w:t>O</w:t>
        </w:r>
        <w:r>
          <w:rPr>
            <w:iCs/>
          </w:rPr>
          <w:t>, String)</w:t>
        </w:r>
        <w:r>
          <w:t>.</w:t>
        </w:r>
      </w:ins>
    </w:p>
    <w:p w14:paraId="4C1C6326" w14:textId="77777777" w:rsidR="0082765F" w:rsidRDefault="0082765F" w:rsidP="0082765F">
      <w:pPr>
        <w:pStyle w:val="40"/>
      </w:pPr>
      <w:r w:rsidRPr="00E77497">
        <w:t>Object.</w:t>
      </w:r>
      <w:del w:id="10636" w:author="Rev 19 Allen Wirfs-Brock" w:date="2013-09-26T22:06:00Z">
        <w:r w:rsidDel="004531B1">
          <w:delText>getOwnPropertyKeys</w:delText>
        </w:r>
        <w:r w:rsidRPr="00E77497" w:rsidDel="004531B1">
          <w:delText xml:space="preserve"> </w:delText>
        </w:r>
      </w:del>
      <w:ins w:id="10637" w:author="Rev 19 Allen Wirfs-Brock" w:date="2013-09-26T22:06:00Z">
        <w:r w:rsidR="004531B1">
          <w:t>getOwnPropertySymbols</w:t>
        </w:r>
        <w:r w:rsidR="004531B1" w:rsidRPr="00E77497">
          <w:t xml:space="preserve"> </w:t>
        </w:r>
      </w:ins>
      <w:r w:rsidRPr="00E77497">
        <w:t xml:space="preserve">( </w:t>
      </w:r>
      <w:r>
        <w:t>O</w:t>
      </w:r>
      <w:r w:rsidRPr="00E77497">
        <w:t xml:space="preserve"> )</w:t>
      </w:r>
    </w:p>
    <w:p w14:paraId="781480C4" w14:textId="77777777" w:rsidR="0082765F" w:rsidRPr="00E77497" w:rsidRDefault="0082765F" w:rsidP="0082765F">
      <w:r w:rsidRPr="00E77497">
        <w:t xml:space="preserve">When the </w:t>
      </w:r>
      <w:del w:id="10638" w:author="Rev 19 Allen Wirfs-Brock" w:date="2013-09-26T22:12:00Z">
        <w:r w:rsidRPr="00E77497" w:rsidDel="004531B1">
          <w:rPr>
            <w:b/>
          </w:rPr>
          <w:delText>getOwnProperty</w:delText>
        </w:r>
        <w:r w:rsidDel="004531B1">
          <w:rPr>
            <w:b/>
          </w:rPr>
          <w:delText>Keys</w:delText>
        </w:r>
        <w:r w:rsidRPr="00E77497" w:rsidDel="004531B1">
          <w:delText xml:space="preserve"> </w:delText>
        </w:r>
      </w:del>
      <w:ins w:id="10639" w:author="Rev 19 Allen Wirfs-Brock" w:date="2013-09-26T22:12:00Z">
        <w:r w:rsidR="004531B1" w:rsidRPr="00E77497">
          <w:rPr>
            <w:b/>
          </w:rPr>
          <w:t>getOwnProperty</w:t>
        </w:r>
        <w:r w:rsidR="004531B1">
          <w:rPr>
            <w:b/>
          </w:rPr>
          <w:t>Symbols</w:t>
        </w:r>
        <w:r w:rsidR="004531B1" w:rsidRPr="00E77497">
          <w:t xml:space="preserve"> </w:t>
        </w:r>
      </w:ins>
      <w:r w:rsidRPr="00E77497">
        <w:t>function is called</w:t>
      </w:r>
      <w:r w:rsidRPr="00D92A51">
        <w:t xml:space="preserve"> </w:t>
      </w:r>
      <w:r w:rsidRPr="00E77497">
        <w:t xml:space="preserve">with argument </w:t>
      </w:r>
      <w:r w:rsidRPr="00E77497">
        <w:rPr>
          <w:rFonts w:ascii="Times New Roman" w:hAnsi="Times New Roman"/>
          <w:i/>
        </w:rPr>
        <w:t>O</w:t>
      </w:r>
      <w:r w:rsidRPr="00E77497">
        <w:t>, the following steps are taken:</w:t>
      </w:r>
    </w:p>
    <w:p w14:paraId="459CE8D9" w14:textId="77777777" w:rsidR="0082765F" w:rsidDel="004531B1" w:rsidRDefault="0082765F" w:rsidP="0082765F">
      <w:pPr>
        <w:pStyle w:val="Alg4"/>
        <w:numPr>
          <w:ilvl w:val="0"/>
          <w:numId w:val="1361"/>
        </w:numPr>
        <w:rPr>
          <w:del w:id="10640" w:author="Rev 19 Allen Wirfs-Brock" w:date="2013-09-26T22:11:00Z"/>
        </w:rPr>
      </w:pPr>
      <w:del w:id="10641" w:author="Rev 19 Allen Wirfs-Brock" w:date="2013-09-26T22:11:00Z">
        <w:r w:rsidDel="004531B1">
          <w:delText xml:space="preserve">Let </w:delText>
        </w:r>
        <w:r w:rsidDel="004531B1">
          <w:rPr>
            <w:i/>
            <w:iCs/>
          </w:rPr>
          <w:delText>obj</w:delText>
        </w:r>
        <w:r w:rsidDel="004531B1">
          <w:delText xml:space="preserve"> be ToObject(</w:delText>
        </w:r>
        <w:r w:rsidDel="004531B1">
          <w:rPr>
            <w:i/>
            <w:iCs/>
          </w:rPr>
          <w:delText>O</w:delText>
        </w:r>
        <w:r w:rsidDel="004531B1">
          <w:delText>).</w:delText>
        </w:r>
      </w:del>
    </w:p>
    <w:p w14:paraId="2F9D9A3C" w14:textId="77777777" w:rsidR="0082765F" w:rsidDel="004531B1" w:rsidRDefault="0082765F" w:rsidP="0082765F">
      <w:pPr>
        <w:pStyle w:val="M4"/>
        <w:numPr>
          <w:ilvl w:val="0"/>
          <w:numId w:val="1361"/>
        </w:numPr>
        <w:tabs>
          <w:tab w:val="num" w:pos="1721"/>
        </w:tabs>
        <w:spacing w:after="0"/>
        <w:rPr>
          <w:del w:id="10642" w:author="Rev 19 Allen Wirfs-Brock" w:date="2013-09-26T22:11:00Z"/>
        </w:rPr>
      </w:pPr>
      <w:del w:id="10643" w:author="Rev 19 Allen Wirfs-Brock" w:date="2013-09-26T22:11:00Z">
        <w:r w:rsidDel="004531B1">
          <w:delText>ReturnIfAbrupt(</w:delText>
        </w:r>
        <w:r w:rsidDel="004531B1">
          <w:rPr>
            <w:i/>
          </w:rPr>
          <w:delText>obj</w:delText>
        </w:r>
        <w:r w:rsidDel="004531B1">
          <w:delText>).</w:delText>
        </w:r>
      </w:del>
    </w:p>
    <w:p w14:paraId="4C32BBA0" w14:textId="77777777" w:rsidR="0082765F" w:rsidDel="004531B1" w:rsidRDefault="0082765F" w:rsidP="0082765F">
      <w:pPr>
        <w:pStyle w:val="Alg4"/>
        <w:numPr>
          <w:ilvl w:val="0"/>
          <w:numId w:val="1361"/>
        </w:numPr>
        <w:rPr>
          <w:del w:id="10644" w:author="Rev 19 Allen Wirfs-Brock" w:date="2013-09-26T22:11:00Z"/>
        </w:rPr>
      </w:pPr>
      <w:del w:id="10645" w:author="Rev 19 Allen Wirfs-Brock" w:date="2013-09-26T22:11:00Z">
        <w:r w:rsidDel="004531B1">
          <w:delText xml:space="preserve">Let </w:delText>
        </w:r>
        <w:r w:rsidDel="004531B1">
          <w:rPr>
            <w:i/>
            <w:iCs/>
          </w:rPr>
          <w:delText>keys</w:delText>
        </w:r>
        <w:r w:rsidDel="004531B1">
          <w:delText xml:space="preserve"> be the result </w:delText>
        </w:r>
        <w:r w:rsidDel="004531B1">
          <w:rPr>
            <w:iCs/>
          </w:rPr>
          <w:delText xml:space="preserve">of calling the [[OwnPropertyKeys]] internal method of </w:delText>
        </w:r>
        <w:r w:rsidDel="004531B1">
          <w:rPr>
            <w:i/>
          </w:rPr>
          <w:delText>obj</w:delText>
        </w:r>
        <w:r w:rsidRPr="00E77497" w:rsidDel="004531B1">
          <w:delText>.</w:delText>
        </w:r>
      </w:del>
    </w:p>
    <w:p w14:paraId="5154BC12" w14:textId="77777777" w:rsidR="0082765F" w:rsidRDefault="0082765F" w:rsidP="0082765F">
      <w:pPr>
        <w:pStyle w:val="Alg4"/>
        <w:numPr>
          <w:ilvl w:val="0"/>
          <w:numId w:val="1361"/>
        </w:numPr>
        <w:spacing w:after="240"/>
      </w:pPr>
      <w:r>
        <w:t xml:space="preserve">Return </w:t>
      </w:r>
      <w:ins w:id="10646" w:author="Rev 19 Allen Wirfs-Brock" w:date="2013-09-26T22:11:00Z">
        <w:r w:rsidR="004531B1">
          <w:t>GetOwnPropertyKeys(</w:t>
        </w:r>
      </w:ins>
      <w:del w:id="10647" w:author="Rev 19 Allen Wirfs-Brock" w:date="2013-09-26T22:11:00Z">
        <w:r w:rsidDel="004531B1">
          <w:rPr>
            <w:i/>
            <w:iCs/>
          </w:rPr>
          <w:delText>keys</w:delText>
        </w:r>
      </w:del>
      <w:ins w:id="10648" w:author="Rev 19 Allen Wirfs-Brock" w:date="2013-09-26T22:11:00Z">
        <w:r w:rsidR="004531B1">
          <w:rPr>
            <w:i/>
            <w:iCs/>
          </w:rPr>
          <w:t>O</w:t>
        </w:r>
        <w:r w:rsidR="004531B1">
          <w:rPr>
            <w:iCs/>
          </w:rPr>
          <w:t>, Symbol)</w:t>
        </w:r>
      </w:ins>
      <w:r>
        <w:t>.</w:t>
      </w:r>
    </w:p>
    <w:p w14:paraId="3ABFDB4D" w14:textId="77777777" w:rsidR="0082765F" w:rsidDel="004531B1" w:rsidRDefault="0082765F" w:rsidP="0082765F">
      <w:pPr>
        <w:pBdr>
          <w:top w:val="single" w:sz="4" w:space="1" w:color="auto"/>
          <w:left w:val="single" w:sz="4" w:space="4" w:color="auto"/>
          <w:bottom w:val="single" w:sz="4" w:space="1" w:color="auto"/>
          <w:right w:val="single" w:sz="4" w:space="4" w:color="auto"/>
        </w:pBdr>
        <w:shd w:val="clear" w:color="auto" w:fill="FFC000"/>
        <w:rPr>
          <w:del w:id="10649" w:author="Rev 19 Allen Wirfs-Brock" w:date="2013-09-26T22:12:00Z"/>
        </w:rPr>
      </w:pPr>
      <w:del w:id="10650" w:author="Rev 19 Allen Wirfs-Brock" w:date="2013-09-26T22:12:00Z">
        <w:r w:rsidDel="004531B1">
          <w:delText>TODO :</w:delText>
        </w:r>
      </w:del>
    </w:p>
    <w:p w14:paraId="6D4CEDDD" w14:textId="77777777" w:rsidR="0082765F" w:rsidDel="004531B1"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651" w:author="Rev 19 Allen Wirfs-Brock" w:date="2013-09-26T22:12:00Z"/>
        </w:rPr>
      </w:pPr>
      <w:del w:id="10652" w:author="Rev 19 Allen Wirfs-Brock" w:date="2013-09-26T22:12:00Z">
        <w:r w:rsidDel="004531B1">
          <w:delText>May need to say something about order of enumeration and post call property additions and deletions</w:delText>
        </w:r>
      </w:del>
    </w:p>
    <w:p w14:paraId="3B4E2FC5" w14:textId="77777777" w:rsidR="0082765F" w:rsidRPr="00E77497" w:rsidDel="004531B1" w:rsidRDefault="0082765F" w:rsidP="0082765F">
      <w:pPr>
        <w:pStyle w:val="40"/>
      </w:pPr>
      <w:bookmarkStart w:id="10653" w:name="_Ref366135534"/>
      <w:del w:id="10654" w:author="Rev 19 Allen Wirfs-Brock" w:date="2013-09-26T22:13:00Z">
        <w:r w:rsidRPr="00E77497" w:rsidDel="004531B1">
          <w:delText>Object.getOwnPropertyNames ( O )</w:delText>
        </w:r>
      </w:del>
      <w:bookmarkEnd w:id="10653"/>
    </w:p>
    <w:p w14:paraId="418B7567" w14:textId="77777777" w:rsidR="0082765F" w:rsidRPr="00E77497" w:rsidDel="004531B1" w:rsidRDefault="0082765F" w:rsidP="0082765F">
      <w:del w:id="10655" w:author="Rev 19 Allen Wirfs-Brock" w:date="2013-09-26T22:13:00Z">
        <w:r w:rsidRPr="00E77497" w:rsidDel="004531B1">
          <w:delText xml:space="preserve">When the </w:delText>
        </w:r>
        <w:r w:rsidRPr="00E77497" w:rsidDel="004531B1">
          <w:rPr>
            <w:b/>
          </w:rPr>
          <w:delText>getOwnPropertyNames</w:delText>
        </w:r>
        <w:r w:rsidRPr="00E77497" w:rsidDel="004531B1">
          <w:delText xml:space="preserve"> function is called, the following steps are taken:</w:delText>
        </w:r>
      </w:del>
    </w:p>
    <w:p w14:paraId="1E23CC48" w14:textId="77777777" w:rsidR="004531B1" w:rsidRPr="00E77497" w:rsidRDefault="004531B1" w:rsidP="004531B1">
      <w:pPr>
        <w:pStyle w:val="51"/>
        <w:rPr>
          <w:ins w:id="10656" w:author="Rev 19 Allen Wirfs-Brock" w:date="2013-09-26T22:09:00Z"/>
        </w:rPr>
      </w:pPr>
      <w:ins w:id="10657" w:author="Rev 19 Allen Wirfs-Brock" w:date="2013-09-26T22:09:00Z">
        <w:r>
          <w:t>G</w:t>
        </w:r>
        <w:r w:rsidRPr="00E77497">
          <w:t>etOwnProperty</w:t>
        </w:r>
      </w:ins>
      <w:ins w:id="10658" w:author="Rev 19 Allen Wirfs-Brock" w:date="2013-09-26T22:10:00Z">
        <w:r>
          <w:t>Key</w:t>
        </w:r>
      </w:ins>
      <w:ins w:id="10659" w:author="Rev 19 Allen Wirfs-Brock" w:date="2013-09-26T22:09:00Z">
        <w:r w:rsidRPr="00E77497">
          <w:t xml:space="preserve"> ( O</w:t>
        </w:r>
      </w:ins>
      <w:ins w:id="10660" w:author="Rev 19 Allen Wirfs-Brock" w:date="2013-09-26T22:10:00Z">
        <w:r>
          <w:t>, Type</w:t>
        </w:r>
      </w:ins>
      <w:ins w:id="10661" w:author="Rev 19 Allen Wirfs-Brock" w:date="2013-09-26T22:09:00Z">
        <w:r w:rsidRPr="00E77497">
          <w:t xml:space="preserve"> )</w:t>
        </w:r>
      </w:ins>
      <w:ins w:id="10662" w:author="Rev 19 Allen Wirfs-Brock" w:date="2013-09-26T22:14:00Z">
        <w:r>
          <w:t xml:space="preserve"> Abstract Operation</w:t>
        </w:r>
      </w:ins>
    </w:p>
    <w:p w14:paraId="5E60B428" w14:textId="77777777" w:rsidR="004531B1" w:rsidRPr="00E77497" w:rsidRDefault="004531B1" w:rsidP="004531B1">
      <w:pPr>
        <w:rPr>
          <w:ins w:id="10663" w:author="Rev 19 Allen Wirfs-Brock" w:date="2013-09-26T22:14:00Z"/>
        </w:rPr>
      </w:pPr>
      <w:ins w:id="10664" w:author="Rev 19 Allen Wirfs-Brock" w:date="2013-09-26T22:15:00Z">
        <w:r>
          <w:t>T</w:t>
        </w:r>
      </w:ins>
      <w:ins w:id="10665" w:author="Rev 19 Allen Wirfs-Brock" w:date="2013-09-26T22:14:00Z">
        <w:r w:rsidRPr="00E77497">
          <w:t xml:space="preserve">he </w:t>
        </w:r>
      </w:ins>
      <w:ins w:id="10666" w:author="Rev 19 Allen Wirfs-Brock" w:date="2013-09-26T22:15:00Z">
        <w:r>
          <w:rPr>
            <w:b/>
          </w:rPr>
          <w:t>abstract</w:t>
        </w:r>
        <w:r w:rsidRPr="00E77497">
          <w:t xml:space="preserve"> </w:t>
        </w:r>
        <w:r>
          <w:t>operation</w:t>
        </w:r>
        <w:r w:rsidRPr="00E77497">
          <w:t xml:space="preserve"> </w:t>
        </w:r>
      </w:ins>
      <w:ins w:id="10667" w:author="Rev 19 Allen Wirfs-Brock" w:date="2013-09-26T22:14:00Z">
        <w:r w:rsidRPr="00E77497">
          <w:rPr>
            <w:b/>
          </w:rPr>
          <w:t>getOwnProperty</w:t>
        </w:r>
      </w:ins>
      <w:ins w:id="10668" w:author="Rev 19 Allen Wirfs-Brock" w:date="2013-09-26T22:15:00Z">
        <w:r>
          <w:rPr>
            <w:b/>
          </w:rPr>
          <w:t xml:space="preserve">Keys </w:t>
        </w:r>
      </w:ins>
      <w:ins w:id="10669" w:author="Rev 19 Allen Wirfs-Brock" w:date="2013-09-26T22:14:00Z">
        <w:r w:rsidRPr="00E77497">
          <w:t>is called</w:t>
        </w:r>
        <w:r w:rsidRPr="00D92A51">
          <w:t xml:space="preserve"> </w:t>
        </w:r>
        <w:r w:rsidRPr="00E77497">
          <w:t>with argument</w:t>
        </w:r>
      </w:ins>
      <w:ins w:id="10670" w:author="Rev 19 Allen Wirfs-Brock" w:date="2013-09-26T22:15:00Z">
        <w:r>
          <w:t>s</w:t>
        </w:r>
      </w:ins>
      <w:ins w:id="10671" w:author="Rev 19 Allen Wirfs-Brock" w:date="2013-09-26T22:14:00Z">
        <w:r w:rsidRPr="00E77497">
          <w:t xml:space="preserve"> </w:t>
        </w:r>
        <w:r w:rsidRPr="004531B1">
          <w:rPr>
            <w:rFonts w:ascii="Times New Roman" w:eastAsia="Times New Roman" w:hAnsi="Times New Roman"/>
            <w:i/>
            <w:iCs/>
            <w:spacing w:val="6"/>
            <w:lang w:eastAsia="en-US"/>
          </w:rPr>
          <w:t>O</w:t>
        </w:r>
      </w:ins>
      <w:ins w:id="10672" w:author="Rev 19 Allen Wirfs-Brock" w:date="2013-09-26T22:16:00Z">
        <w:r>
          <w:t xml:space="preserve"> and </w:t>
        </w:r>
        <w:r w:rsidRPr="004531B1">
          <w:rPr>
            <w:rFonts w:ascii="Times New Roman" w:eastAsia="Times New Roman" w:hAnsi="Times New Roman"/>
            <w:i/>
            <w:iCs/>
            <w:spacing w:val="6"/>
            <w:lang w:eastAsia="en-US"/>
          </w:rPr>
          <w:t>Type</w:t>
        </w:r>
        <w:r>
          <w:rPr>
            <w:i/>
          </w:rPr>
          <w:t xml:space="preserve"> where </w:t>
        </w:r>
        <w:r w:rsidRPr="004531B1">
          <w:rPr>
            <w:rFonts w:ascii="Times New Roman" w:eastAsia="Times New Roman" w:hAnsi="Times New Roman"/>
            <w:i/>
            <w:iCs/>
            <w:spacing w:val="6"/>
            <w:lang w:eastAsia="en-US"/>
          </w:rPr>
          <w:t>O</w:t>
        </w:r>
        <w:r>
          <w:t xml:space="preserve"> is an Object and </w:t>
        </w:r>
        <w:r w:rsidRPr="004531B1">
          <w:rPr>
            <w:rFonts w:ascii="Times New Roman" w:eastAsia="Times New Roman" w:hAnsi="Times New Roman"/>
            <w:i/>
            <w:iCs/>
            <w:spacing w:val="6"/>
            <w:lang w:eastAsia="en-US"/>
          </w:rPr>
          <w:t>Type</w:t>
        </w:r>
        <w:r>
          <w:t xml:space="preserve"> is </w:t>
        </w:r>
      </w:ins>
      <w:ins w:id="10673" w:author="Rev 19 Allen Wirfs-Brock" w:date="2013-09-26T22:17:00Z">
        <w:r>
          <w:t>one of the ECMAScript specification types String or Symbol.</w:t>
        </w:r>
      </w:ins>
      <w:ins w:id="10674" w:author="Rev 19 Allen Wirfs-Brock" w:date="2013-09-26T22:14:00Z">
        <w:r w:rsidRPr="00E77497">
          <w:t xml:space="preserve"> </w:t>
        </w:r>
      </w:ins>
      <w:ins w:id="10675" w:author="Rev 19 Allen Wirfs-Brock" w:date="2013-09-26T22:17:00Z">
        <w:r>
          <w:t>T</w:t>
        </w:r>
      </w:ins>
      <w:ins w:id="10676" w:author="Rev 19 Allen Wirfs-Brock" w:date="2013-09-26T22:14:00Z">
        <w:r w:rsidRPr="00E77497">
          <w:t>he following steps are taken:</w:t>
        </w:r>
      </w:ins>
    </w:p>
    <w:p w14:paraId="3EEC3FBE" w14:textId="77777777" w:rsidR="0082765F" w:rsidRDefault="0082765F" w:rsidP="004531B1">
      <w:pPr>
        <w:pStyle w:val="Alg4"/>
        <w:numPr>
          <w:ilvl w:val="0"/>
          <w:numId w:val="1648"/>
        </w:numPr>
      </w:pPr>
      <w:r>
        <w:t xml:space="preserve">Let </w:t>
      </w:r>
      <w:r>
        <w:rPr>
          <w:i/>
          <w:iCs/>
        </w:rPr>
        <w:t>obj</w:t>
      </w:r>
      <w:r>
        <w:t xml:space="preserve"> be ToObject(</w:t>
      </w:r>
      <w:r>
        <w:rPr>
          <w:i/>
          <w:iCs/>
        </w:rPr>
        <w:t>O</w:t>
      </w:r>
      <w:r>
        <w:t>).</w:t>
      </w:r>
    </w:p>
    <w:p w14:paraId="0856345E" w14:textId="77777777" w:rsidR="0082765F" w:rsidRDefault="0082765F" w:rsidP="004531B1">
      <w:pPr>
        <w:pStyle w:val="M4"/>
        <w:numPr>
          <w:ilvl w:val="0"/>
          <w:numId w:val="1648"/>
        </w:numPr>
        <w:tabs>
          <w:tab w:val="num" w:pos="1721"/>
        </w:tabs>
        <w:spacing w:after="0"/>
      </w:pPr>
      <w:r>
        <w:t>ReturnIfAbrupt(</w:t>
      </w:r>
      <w:r>
        <w:rPr>
          <w:i/>
        </w:rPr>
        <w:t>obj</w:t>
      </w:r>
      <w:r>
        <w:t>).</w:t>
      </w:r>
    </w:p>
    <w:p w14:paraId="6E23B38B" w14:textId="77777777" w:rsidR="0082765F" w:rsidRDefault="0082765F" w:rsidP="004531B1">
      <w:pPr>
        <w:pStyle w:val="Alg4"/>
        <w:numPr>
          <w:ilvl w:val="0"/>
          <w:numId w:val="1648"/>
        </w:numPr>
      </w:pPr>
      <w:r>
        <w:t xml:space="preserve">Let </w:t>
      </w:r>
      <w:r>
        <w:rPr>
          <w:i/>
          <w:iCs/>
        </w:rPr>
        <w:t>keys</w:t>
      </w:r>
      <w:r>
        <w:t xml:space="preserve"> be the result </w:t>
      </w:r>
      <w:r>
        <w:rPr>
          <w:iCs/>
        </w:rPr>
        <w:t xml:space="preserve">of calling the [[OwnPropertyKeys]] internal method of </w:t>
      </w:r>
      <w:r>
        <w:rPr>
          <w:i/>
        </w:rPr>
        <w:t>obj</w:t>
      </w:r>
      <w:r w:rsidRPr="00E77497">
        <w:t>.</w:t>
      </w:r>
    </w:p>
    <w:p w14:paraId="6AABBA94" w14:textId="77777777" w:rsidR="0082765F" w:rsidRDefault="0082765F" w:rsidP="004531B1">
      <w:pPr>
        <w:pStyle w:val="Alg4"/>
        <w:numPr>
          <w:ilvl w:val="0"/>
          <w:numId w:val="1648"/>
        </w:numPr>
      </w:pPr>
      <w:r>
        <w:t>ReturnIfAbrupt(</w:t>
      </w:r>
      <w:r>
        <w:rPr>
          <w:i/>
          <w:iCs/>
        </w:rPr>
        <w:t>keys</w:t>
      </w:r>
      <w:r>
        <w:t>).</w:t>
      </w:r>
    </w:p>
    <w:p w14:paraId="5921ACEF" w14:textId="77777777" w:rsidR="0082765F" w:rsidRPr="00E77497" w:rsidRDefault="0082765F" w:rsidP="004531B1">
      <w:pPr>
        <w:pStyle w:val="Alg4"/>
        <w:numPr>
          <w:ilvl w:val="0"/>
          <w:numId w:val="1648"/>
        </w:numPr>
      </w:pPr>
      <w:r w:rsidRPr="00E77497">
        <w:t xml:space="preserve">Let </w:t>
      </w:r>
      <w:r>
        <w:rPr>
          <w:i/>
        </w:rPr>
        <w:t>nameList</w:t>
      </w:r>
      <w:r w:rsidRPr="00E77497">
        <w:rPr>
          <w:i/>
        </w:rPr>
        <w:t xml:space="preserve"> </w:t>
      </w:r>
      <w:r w:rsidRPr="00E77497">
        <w:t xml:space="preserve">be </w:t>
      </w:r>
      <w:r>
        <w:t>a new empty List</w:t>
      </w:r>
      <w:r w:rsidRPr="00E77497">
        <w:t>.</w:t>
      </w:r>
    </w:p>
    <w:p w14:paraId="7BF43F9C" w14:textId="77777777" w:rsidR="0082765F" w:rsidRDefault="0082765F" w:rsidP="004531B1">
      <w:pPr>
        <w:pStyle w:val="Alg3"/>
        <w:numPr>
          <w:ilvl w:val="0"/>
          <w:numId w:val="1648"/>
        </w:numPr>
      </w:pPr>
      <w:r>
        <w:t xml:space="preserve">Let </w:t>
      </w:r>
      <w:r w:rsidRPr="00074D83">
        <w:rPr>
          <w:i/>
          <w:iCs/>
        </w:rPr>
        <w:t>gotAllNames</w:t>
      </w:r>
      <w:r>
        <w:t xml:space="preserve"> be </w:t>
      </w:r>
      <w:r>
        <w:rPr>
          <w:b/>
          <w:bCs/>
        </w:rPr>
        <w:t>false</w:t>
      </w:r>
      <w:r>
        <w:t>.</w:t>
      </w:r>
    </w:p>
    <w:p w14:paraId="64394E5D" w14:textId="77777777" w:rsidR="0082765F" w:rsidRPr="00E77497" w:rsidRDefault="0082765F" w:rsidP="004531B1">
      <w:pPr>
        <w:pStyle w:val="Alg3"/>
        <w:numPr>
          <w:ilvl w:val="0"/>
          <w:numId w:val="1648"/>
        </w:numPr>
      </w:pPr>
      <w:r w:rsidRPr="00E77497">
        <w:t>Repeat</w:t>
      </w:r>
      <w:r>
        <w:t xml:space="preserve"> while </w:t>
      </w:r>
      <w:r w:rsidRPr="002763F2">
        <w:rPr>
          <w:i/>
          <w:iCs/>
        </w:rPr>
        <w:t>gotAllNames</w:t>
      </w:r>
      <w:r w:rsidRPr="00903613">
        <w:t xml:space="preserve"> </w:t>
      </w:r>
      <w:r>
        <w:t xml:space="preserve">is </w:t>
      </w:r>
      <w:r>
        <w:rPr>
          <w:b/>
          <w:bCs/>
        </w:rPr>
        <w:t>false</w:t>
      </w:r>
      <w:r>
        <w:t>,</w:t>
      </w:r>
    </w:p>
    <w:p w14:paraId="05802805" w14:textId="77777777" w:rsidR="0082765F" w:rsidRDefault="0082765F" w:rsidP="004531B1">
      <w:pPr>
        <w:pStyle w:val="Alg3"/>
        <w:numPr>
          <w:ilvl w:val="1"/>
          <w:numId w:val="1648"/>
        </w:numPr>
      </w:pPr>
      <w:r>
        <w:t xml:space="preserve">Let </w:t>
      </w:r>
      <w:r w:rsidRPr="004848CA">
        <w:rPr>
          <w:i/>
        </w:rPr>
        <w:t>next</w:t>
      </w:r>
      <w:r>
        <w:t xml:space="preserve"> be the result of </w:t>
      </w:r>
      <w:del w:id="10677" w:author="Rev 19 Allen Wirfs-Brock" w:date="2013-09-22T11:21:00Z">
        <w:r w:rsidDel="00F877DA">
          <w:delText>IteratorNext</w:delText>
        </w:r>
      </w:del>
      <w:ins w:id="10678" w:author="Rev 19 Allen Wirfs-Brock" w:date="2013-09-22T11:21:00Z">
        <w:r w:rsidR="00F877DA">
          <w:t>IteratorStep</w:t>
        </w:r>
      </w:ins>
      <w:r>
        <w:t>(</w:t>
      </w:r>
      <w:r>
        <w:rPr>
          <w:i/>
        </w:rPr>
        <w:t>keys</w:t>
      </w:r>
      <w:r>
        <w:t>).</w:t>
      </w:r>
    </w:p>
    <w:p w14:paraId="208C0051" w14:textId="77777777" w:rsidR="0082765F" w:rsidRDefault="0082765F" w:rsidP="004531B1">
      <w:pPr>
        <w:pStyle w:val="Alg4"/>
        <w:numPr>
          <w:ilvl w:val="1"/>
          <w:numId w:val="1648"/>
        </w:numPr>
        <w:contextualSpacing/>
      </w:pPr>
      <w:r>
        <w:t>ReturnIfAbrupt(</w:t>
      </w:r>
      <w:r>
        <w:rPr>
          <w:i/>
          <w:iCs/>
        </w:rPr>
        <w:t>next</w:t>
      </w:r>
      <w:r>
        <w:t>).</w:t>
      </w:r>
    </w:p>
    <w:p w14:paraId="35F4D541" w14:textId="77777777" w:rsidR="0082765F" w:rsidDel="00F877DA" w:rsidRDefault="0082765F" w:rsidP="004531B1">
      <w:pPr>
        <w:numPr>
          <w:ilvl w:val="1"/>
          <w:numId w:val="1648"/>
        </w:numPr>
        <w:contextualSpacing/>
        <w:rPr>
          <w:del w:id="10679" w:author="Rev 19 Allen Wirfs-Brock" w:date="2013-09-22T11:21:00Z"/>
          <w:rFonts w:ascii="Times New Roman" w:hAnsi="Times New Roman"/>
        </w:rPr>
      </w:pPr>
      <w:del w:id="10680" w:author="Rev 19 Allen Wirfs-Brock" w:date="2013-09-22T11:21: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14:paraId="0CA5F070" w14:textId="77777777" w:rsidR="0082765F" w:rsidDel="00F877DA" w:rsidRDefault="0082765F" w:rsidP="004531B1">
      <w:pPr>
        <w:numPr>
          <w:ilvl w:val="1"/>
          <w:numId w:val="1648"/>
        </w:numPr>
        <w:spacing w:after="0"/>
        <w:contextualSpacing/>
        <w:rPr>
          <w:del w:id="10681" w:author="Rev 19 Allen Wirfs-Brock" w:date="2013-09-22T11:21:00Z"/>
          <w:rFonts w:ascii="Times New Roman" w:hAnsi="Times New Roman"/>
        </w:rPr>
      </w:pPr>
      <w:del w:id="10682" w:author="Rev 19 Allen Wirfs-Brock" w:date="2013-09-22T11:21: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14:paraId="5505B9A6" w14:textId="77777777" w:rsidR="0082765F" w:rsidRDefault="0082765F" w:rsidP="004531B1">
      <w:pPr>
        <w:pStyle w:val="Alg3"/>
        <w:numPr>
          <w:ilvl w:val="1"/>
          <w:numId w:val="1648"/>
        </w:numPr>
      </w:pPr>
      <w:r>
        <w:t xml:space="preserve">If </w:t>
      </w:r>
      <w:ins w:id="10683" w:author="Rev 19 Allen Wirfs-Brock" w:date="2013-09-22T11:21:00Z">
        <w:r w:rsidR="00F877DA" w:rsidRPr="004848CA">
          <w:rPr>
            <w:i/>
          </w:rPr>
          <w:t>next</w:t>
        </w:r>
        <w:r w:rsidR="00F877DA">
          <w:t xml:space="preserve"> </w:t>
        </w:r>
      </w:ins>
      <w:del w:id="10684" w:author="Rev 19 Allen Wirfs-Brock" w:date="2013-09-22T11:21:00Z">
        <w:r w:rsidDel="00F877DA">
          <w:rPr>
            <w:i/>
            <w:iCs/>
          </w:rPr>
          <w:delText>done</w:delText>
        </w:r>
        <w:r w:rsidDel="00F877DA">
          <w:delText xml:space="preserve"> </w:delText>
        </w:r>
      </w:del>
      <w:r>
        <w:t xml:space="preserve">is </w:t>
      </w:r>
      <w:del w:id="10685" w:author="Rev 19 Allen Wirfs-Brock" w:date="2013-09-22T11:21:00Z">
        <w:r w:rsidRPr="00BC2562" w:rsidDel="00F877DA">
          <w:rPr>
            <w:b/>
          </w:rPr>
          <w:delText>true</w:delText>
        </w:r>
      </w:del>
      <w:ins w:id="10686" w:author="Rev 19 Allen Wirfs-Brock" w:date="2013-09-22T11:21:00Z">
        <w:r w:rsidR="00F877DA">
          <w:rPr>
            <w:b/>
          </w:rPr>
          <w:t>false</w:t>
        </w:r>
      </w:ins>
      <w:r>
        <w:t xml:space="preserve">, then let </w:t>
      </w:r>
      <w:r w:rsidRPr="002763F2">
        <w:rPr>
          <w:i/>
          <w:iCs/>
        </w:rPr>
        <w:t>gotAllNames</w:t>
      </w:r>
      <w:r>
        <w:t xml:space="preserve"> be </w:t>
      </w:r>
      <w:r>
        <w:rPr>
          <w:b/>
          <w:bCs/>
        </w:rPr>
        <w:t>true</w:t>
      </w:r>
      <w:r>
        <w:t>.</w:t>
      </w:r>
    </w:p>
    <w:p w14:paraId="57B001A6" w14:textId="77777777" w:rsidR="0082765F" w:rsidRDefault="0082765F" w:rsidP="004531B1">
      <w:pPr>
        <w:pStyle w:val="Alg3"/>
        <w:numPr>
          <w:ilvl w:val="1"/>
          <w:numId w:val="1648"/>
        </w:numPr>
      </w:pPr>
      <w:r>
        <w:t>Else,</w:t>
      </w:r>
    </w:p>
    <w:p w14:paraId="163C302C" w14:textId="77777777" w:rsidR="0082765F" w:rsidRDefault="0082765F" w:rsidP="004531B1">
      <w:pPr>
        <w:pStyle w:val="Alg4"/>
        <w:numPr>
          <w:ilvl w:val="2"/>
          <w:numId w:val="1648"/>
        </w:numPr>
        <w:spacing w:after="120"/>
        <w:contextualSpacing/>
      </w:pPr>
      <w:r>
        <w:t xml:space="preserve">Let </w:t>
      </w:r>
      <w:r>
        <w:rPr>
          <w:i/>
          <w:iCs/>
        </w:rPr>
        <w:t>nextKey</w:t>
      </w:r>
      <w:r>
        <w:t xml:space="preserve"> be IteratorValue(</w:t>
      </w:r>
      <w:r>
        <w:rPr>
          <w:i/>
          <w:iCs/>
        </w:rPr>
        <w:t>next</w:t>
      </w:r>
      <w:r>
        <w:t>).</w:t>
      </w:r>
    </w:p>
    <w:p w14:paraId="1E10CCEC" w14:textId="77777777" w:rsidR="0082765F" w:rsidRDefault="0082765F" w:rsidP="004531B1">
      <w:pPr>
        <w:pStyle w:val="Alg4"/>
        <w:numPr>
          <w:ilvl w:val="2"/>
          <w:numId w:val="1648"/>
        </w:numPr>
        <w:spacing w:after="120"/>
        <w:contextualSpacing/>
      </w:pPr>
      <w:r>
        <w:t>ReturnIfAbrupt(</w:t>
      </w:r>
      <w:r>
        <w:rPr>
          <w:i/>
          <w:iCs/>
        </w:rPr>
        <w:t>nextKey</w:t>
      </w:r>
      <w:r>
        <w:t>).</w:t>
      </w:r>
    </w:p>
    <w:p w14:paraId="05923169" w14:textId="77777777" w:rsidR="0082765F" w:rsidRDefault="0082765F" w:rsidP="004531B1">
      <w:pPr>
        <w:pStyle w:val="Alg4"/>
        <w:numPr>
          <w:ilvl w:val="2"/>
          <w:numId w:val="1648"/>
        </w:numPr>
      </w:pPr>
      <w:r>
        <w:t>If Type(</w:t>
      </w:r>
      <w:r w:rsidRPr="0079389E">
        <w:rPr>
          <w:i/>
        </w:rPr>
        <w:t>next</w:t>
      </w:r>
      <w:r>
        <w:rPr>
          <w:i/>
        </w:rPr>
        <w:t>Key</w:t>
      </w:r>
      <w:r>
        <w:t xml:space="preserve">) is </w:t>
      </w:r>
      <w:del w:id="10687" w:author="Rev 19 Allen Wirfs-Brock" w:date="2013-09-26T22:14:00Z">
        <w:r w:rsidRPr="004531B1" w:rsidDel="004531B1">
          <w:rPr>
            <w:i/>
          </w:rPr>
          <w:delText>String</w:delText>
        </w:r>
      </w:del>
      <w:ins w:id="10688" w:author="Rev 19 Allen Wirfs-Brock" w:date="2013-09-26T22:14:00Z">
        <w:r w:rsidR="004531B1">
          <w:rPr>
            <w:i/>
          </w:rPr>
          <w:t>Type</w:t>
        </w:r>
      </w:ins>
      <w:r>
        <w:t>, then</w:t>
      </w:r>
    </w:p>
    <w:p w14:paraId="547E3B0C" w14:textId="77777777" w:rsidR="0082765F" w:rsidRDefault="0082765F" w:rsidP="004531B1">
      <w:pPr>
        <w:pStyle w:val="Alg4"/>
        <w:numPr>
          <w:ilvl w:val="3"/>
          <w:numId w:val="1648"/>
        </w:numPr>
      </w:pPr>
      <w:r>
        <w:t xml:space="preserve">Append </w:t>
      </w:r>
      <w:r>
        <w:rPr>
          <w:i/>
          <w:iCs/>
        </w:rPr>
        <w:t>nextKey</w:t>
      </w:r>
      <w:r>
        <w:t xml:space="preserve"> as the last element of </w:t>
      </w:r>
      <w:r>
        <w:rPr>
          <w:i/>
        </w:rPr>
        <w:t>nameList</w:t>
      </w:r>
      <w:r>
        <w:rPr>
          <w:iCs/>
        </w:rPr>
        <w:t>.</w:t>
      </w:r>
    </w:p>
    <w:p w14:paraId="09AC1427" w14:textId="77777777" w:rsidR="0082765F" w:rsidRPr="00E77497" w:rsidRDefault="0082765F" w:rsidP="004531B1">
      <w:pPr>
        <w:pStyle w:val="Alg4"/>
        <w:numPr>
          <w:ilvl w:val="0"/>
          <w:numId w:val="1648"/>
        </w:numPr>
        <w:spacing w:after="240"/>
      </w:pPr>
      <w:r w:rsidRPr="00E77497">
        <w:t xml:space="preserve">Return </w:t>
      </w:r>
      <w:r>
        <w:rPr>
          <w:iCs/>
        </w:rPr>
        <w:t>CreateArrayFromList(</w:t>
      </w:r>
      <w:r>
        <w:rPr>
          <w:i/>
        </w:rPr>
        <w:t>nameList</w:t>
      </w:r>
      <w:r>
        <w:rPr>
          <w:iCs/>
        </w:rPr>
        <w:t>)</w:t>
      </w:r>
      <w:r w:rsidRPr="00E77497">
        <w:t>.</w:t>
      </w:r>
    </w:p>
    <w:p w14:paraId="298DD903" w14:textId="77777777" w:rsidR="0082765F" w:rsidRPr="00E77497" w:rsidRDefault="0082765F" w:rsidP="0082765F">
      <w:pPr>
        <w:pStyle w:val="40"/>
      </w:pPr>
      <w:bookmarkStart w:id="10689" w:name="_Ref366135492"/>
      <w:r w:rsidRPr="00E77497">
        <w:t>Object.getPrototypeOf ( O )</w:t>
      </w:r>
      <w:bookmarkEnd w:id="10689"/>
    </w:p>
    <w:p w14:paraId="41CB0E73" w14:textId="77777777" w:rsidR="0082765F" w:rsidRPr="00E77497" w:rsidRDefault="0082765F" w:rsidP="0082765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25F61AC2" w14:textId="77777777" w:rsidR="0082765F" w:rsidRDefault="0082765F" w:rsidP="0082765F">
      <w:pPr>
        <w:pStyle w:val="Alg4"/>
        <w:numPr>
          <w:ilvl w:val="0"/>
          <w:numId w:val="167"/>
        </w:numPr>
      </w:pPr>
      <w:r>
        <w:t xml:space="preserve">Let </w:t>
      </w:r>
      <w:r>
        <w:rPr>
          <w:i/>
          <w:iCs/>
        </w:rPr>
        <w:t>obj</w:t>
      </w:r>
      <w:r>
        <w:t xml:space="preserve"> be ToObject(</w:t>
      </w:r>
      <w:r>
        <w:rPr>
          <w:i/>
          <w:iCs/>
        </w:rPr>
        <w:t>O</w:t>
      </w:r>
      <w:r>
        <w:t>).</w:t>
      </w:r>
    </w:p>
    <w:p w14:paraId="6D6D5B2B" w14:textId="77777777" w:rsidR="0082765F" w:rsidRDefault="0082765F" w:rsidP="0082765F">
      <w:pPr>
        <w:pStyle w:val="M4"/>
        <w:numPr>
          <w:ilvl w:val="0"/>
          <w:numId w:val="167"/>
        </w:numPr>
        <w:tabs>
          <w:tab w:val="num" w:pos="1721"/>
        </w:tabs>
        <w:spacing w:after="0"/>
      </w:pPr>
      <w:r>
        <w:t>ReturnIfAbrupt(</w:t>
      </w:r>
      <w:r>
        <w:rPr>
          <w:i/>
        </w:rPr>
        <w:t>obj</w:t>
      </w:r>
      <w:r>
        <w:t>).</w:t>
      </w:r>
    </w:p>
    <w:p w14:paraId="174F6088" w14:textId="77777777" w:rsidR="0082765F" w:rsidRPr="00E77497" w:rsidRDefault="0082765F" w:rsidP="00F16CCB">
      <w:pPr>
        <w:pStyle w:val="M4"/>
        <w:numPr>
          <w:ilvl w:val="0"/>
          <w:numId w:val="167"/>
        </w:numPr>
      </w:pPr>
      <w:r w:rsidRPr="00E77497">
        <w:t xml:space="preserve">Return the </w:t>
      </w:r>
      <w:r>
        <w:t>result</w:t>
      </w:r>
      <w:r w:rsidRPr="00E77497">
        <w:t xml:space="preserve"> of </w:t>
      </w:r>
      <w:r>
        <w:t>calling the</w:t>
      </w:r>
      <w:r w:rsidRPr="00E77497">
        <w:t xml:space="preserve"> [[</w:t>
      </w:r>
      <w:r>
        <w:t>Get</w:t>
      </w:r>
      <w:ins w:id="10690" w:author="Rev 19 Allen Wirfs-Brock" w:date="2013-09-12T08:58:00Z">
        <w:r w:rsidR="00F16CCB" w:rsidRPr="00F16CCB">
          <w:t>PrototypeOf</w:t>
        </w:r>
      </w:ins>
      <w:del w:id="10691" w:author="Rev 19 Allen Wirfs-Brock" w:date="2013-09-12T08:58:00Z">
        <w:r w:rsidDel="00F16CCB">
          <w:delText>Inheritance</w:delText>
        </w:r>
      </w:del>
      <w:r w:rsidRPr="00E77497">
        <w:t xml:space="preserve">]] internal </w:t>
      </w:r>
      <w:r>
        <w:t>method</w:t>
      </w:r>
      <w:r w:rsidRPr="00E77497">
        <w:t xml:space="preserve"> of </w:t>
      </w:r>
      <w:r>
        <w:rPr>
          <w:i/>
        </w:rPr>
        <w:t>obj</w:t>
      </w:r>
      <w:r w:rsidRPr="00E77497">
        <w:t>.</w:t>
      </w:r>
    </w:p>
    <w:p w14:paraId="5B370810" w14:textId="77777777" w:rsidR="0082765F" w:rsidRDefault="0082765F" w:rsidP="0082765F">
      <w:pPr>
        <w:pStyle w:val="40"/>
      </w:pPr>
      <w:r w:rsidRPr="00E77497">
        <w:t>Object.</w:t>
      </w:r>
      <w:r>
        <w:t>is</w:t>
      </w:r>
      <w:r w:rsidRPr="00E77497">
        <w:t xml:space="preserve"> ( </w:t>
      </w:r>
      <w:r>
        <w:t>value1, value2</w:t>
      </w:r>
      <w:r w:rsidRPr="00E77497">
        <w:t xml:space="preserve"> )</w:t>
      </w:r>
    </w:p>
    <w:p w14:paraId="693D32AA" w14:textId="77777777" w:rsidR="0082765F" w:rsidRPr="00E77497" w:rsidRDefault="0082765F" w:rsidP="0082765F">
      <w:r w:rsidRPr="00E77497">
        <w:t xml:space="preserve">When the </w:t>
      </w:r>
      <w:r w:rsidRPr="00E77497">
        <w:rPr>
          <w:b/>
        </w:rPr>
        <w:t>is</w:t>
      </w:r>
      <w:r w:rsidRPr="00E77497">
        <w:t xml:space="preserve"> function is called with argument</w:t>
      </w:r>
      <w:r>
        <w:t>s</w:t>
      </w:r>
      <w:r w:rsidRPr="00E77497">
        <w:t xml:space="preserve"> </w:t>
      </w:r>
      <w:r>
        <w:rPr>
          <w:rFonts w:ascii="Times New Roman" w:hAnsi="Times New Roman"/>
          <w:i/>
        </w:rPr>
        <w:t>value1</w:t>
      </w:r>
      <w:r>
        <w:t xml:space="preserve"> and </w:t>
      </w:r>
      <w:r w:rsidRPr="00E15CC3">
        <w:rPr>
          <w:rFonts w:ascii="Times New Roman" w:hAnsi="Times New Roman"/>
          <w:i/>
          <w:iCs/>
        </w:rPr>
        <w:t>value2</w:t>
      </w:r>
      <w:r w:rsidRPr="00E77497">
        <w:t xml:space="preserve"> the following steps are taken:</w:t>
      </w:r>
    </w:p>
    <w:p w14:paraId="6BCD9054" w14:textId="77777777" w:rsidR="0082765F" w:rsidRPr="00E77497" w:rsidRDefault="0082765F" w:rsidP="0082765F">
      <w:pPr>
        <w:pStyle w:val="Alg4"/>
        <w:numPr>
          <w:ilvl w:val="0"/>
          <w:numId w:val="1357"/>
        </w:numPr>
        <w:spacing w:before="240" w:after="240"/>
      </w:pPr>
      <w:r w:rsidRPr="00E77497">
        <w:t xml:space="preserve">Return </w:t>
      </w:r>
      <w:r>
        <w:t>SameValue(</w:t>
      </w:r>
      <w:r>
        <w:rPr>
          <w:i/>
          <w:iCs/>
        </w:rPr>
        <w:t>value1</w:t>
      </w:r>
      <w:r>
        <w:t xml:space="preserve">, </w:t>
      </w:r>
      <w:r>
        <w:rPr>
          <w:i/>
          <w:iCs/>
        </w:rPr>
        <w:t>value2</w:t>
      </w:r>
      <w:r>
        <w:t>)</w:t>
      </w:r>
      <w:r w:rsidRPr="00E77497">
        <w:t>.</w:t>
      </w:r>
    </w:p>
    <w:p w14:paraId="4826C7EC" w14:textId="77777777" w:rsidR="0082765F" w:rsidRPr="00E77497" w:rsidRDefault="0082765F" w:rsidP="0082765F">
      <w:pPr>
        <w:pStyle w:val="40"/>
      </w:pPr>
      <w:bookmarkStart w:id="10692" w:name="_Ref366135699"/>
      <w:r w:rsidRPr="00E77497">
        <w:t>Object.isExtensible ( O )</w:t>
      </w:r>
      <w:bookmarkEnd w:id="10692"/>
    </w:p>
    <w:p w14:paraId="12D087AC" w14:textId="77777777" w:rsidR="0082765F" w:rsidRPr="00E77497" w:rsidRDefault="0082765F" w:rsidP="0082765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64F18A47" w14:textId="77777777" w:rsidR="0082765F" w:rsidRPr="00E77497" w:rsidRDefault="0082765F" w:rsidP="0082765F">
      <w:pPr>
        <w:pStyle w:val="Alg4"/>
        <w:numPr>
          <w:ilvl w:val="0"/>
          <w:numId w:val="178"/>
        </w:numPr>
      </w:pPr>
      <w:r w:rsidRPr="00E77497">
        <w:t>If Type(</w:t>
      </w:r>
      <w:r w:rsidRPr="00E77497">
        <w:rPr>
          <w:i/>
        </w:rPr>
        <w:t>O</w:t>
      </w:r>
      <w:r w:rsidRPr="00E77497">
        <w:t>) is not Object</w:t>
      </w:r>
      <w:r>
        <w:t>,</w:t>
      </w:r>
      <w:r w:rsidRPr="00E77497">
        <w:t xml:space="preserve"> </w:t>
      </w:r>
      <w:r>
        <w:t xml:space="preserve">return </w:t>
      </w:r>
      <w:r>
        <w:rPr>
          <w:b/>
          <w:bCs/>
        </w:rPr>
        <w:t>false</w:t>
      </w:r>
      <w:r w:rsidRPr="00E77497">
        <w:t>.</w:t>
      </w:r>
    </w:p>
    <w:p w14:paraId="2152B9DC" w14:textId="77777777" w:rsidR="0082765F" w:rsidRPr="00E77497" w:rsidRDefault="0082765F" w:rsidP="0082765F">
      <w:pPr>
        <w:pStyle w:val="Alg4"/>
        <w:numPr>
          <w:ilvl w:val="0"/>
          <w:numId w:val="178"/>
        </w:numPr>
        <w:spacing w:after="120"/>
      </w:pPr>
      <w:r w:rsidRPr="00E77497">
        <w:t xml:space="preserve">Return the </w:t>
      </w:r>
      <w:r>
        <w:t>result of Is</w:t>
      </w:r>
      <w:r w:rsidRPr="00E77497">
        <w:t>Extensible</w:t>
      </w:r>
      <w:r>
        <w:t>(</w:t>
      </w:r>
      <w:r w:rsidRPr="00E77497">
        <w:rPr>
          <w:i/>
        </w:rPr>
        <w:t>O</w:t>
      </w:r>
      <w:r w:rsidRPr="00BE3BA1">
        <w:rPr>
          <w:bCs/>
        </w:rPr>
        <w:t>)</w:t>
      </w:r>
      <w:r w:rsidRPr="00E77497">
        <w:t>.</w:t>
      </w:r>
    </w:p>
    <w:p w14:paraId="7DB0EE42" w14:textId="77777777" w:rsidR="0082765F" w:rsidRPr="00E77497" w:rsidRDefault="0082765F" w:rsidP="0082765F">
      <w:pPr>
        <w:pStyle w:val="40"/>
      </w:pPr>
      <w:bookmarkStart w:id="10693" w:name="_Ref366135689"/>
      <w:r w:rsidRPr="00E77497">
        <w:t>Object.isFrozen ( O )</w:t>
      </w:r>
      <w:bookmarkEnd w:id="10693"/>
    </w:p>
    <w:p w14:paraId="07B142CE" w14:textId="77777777" w:rsidR="0082765F" w:rsidRPr="00E77497" w:rsidRDefault="0082765F" w:rsidP="0082765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365C90CF" w14:textId="77777777" w:rsidR="0082765F" w:rsidRPr="00E77497" w:rsidRDefault="0082765F" w:rsidP="0082765F">
      <w:pPr>
        <w:pStyle w:val="Alg4"/>
        <w:numPr>
          <w:ilvl w:val="0"/>
          <w:numId w:val="177"/>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14:paraId="182C22FA" w14:textId="77777777" w:rsidR="0082765F" w:rsidRPr="00E77497" w:rsidRDefault="0082765F" w:rsidP="0082765F">
      <w:pPr>
        <w:pStyle w:val="M4"/>
        <w:numPr>
          <w:ilvl w:val="0"/>
          <w:numId w:val="177"/>
        </w:numPr>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frozen</w:t>
      </w:r>
      <w:r w:rsidRPr="00F770B9">
        <w:t>"</w:t>
      </w:r>
      <w:r>
        <w:rPr>
          <w:bCs/>
        </w:rPr>
        <w:t>)</w:t>
      </w:r>
      <w:r w:rsidRPr="00E77497">
        <w:t>.</w:t>
      </w:r>
    </w:p>
    <w:p w14:paraId="70469920" w14:textId="77777777" w:rsidR="0082765F" w:rsidRPr="00E77497" w:rsidRDefault="0082765F" w:rsidP="0082765F">
      <w:pPr>
        <w:pStyle w:val="40"/>
      </w:pPr>
      <w:bookmarkStart w:id="10694" w:name="_Ref366135675"/>
      <w:r w:rsidRPr="00E77497">
        <w:t>Object.isSealed ( O )</w:t>
      </w:r>
      <w:bookmarkEnd w:id="10694"/>
    </w:p>
    <w:p w14:paraId="5F6D4554" w14:textId="77777777" w:rsidR="0082765F" w:rsidRPr="00E77497" w:rsidRDefault="0082765F" w:rsidP="0082765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7E098626" w14:textId="77777777" w:rsidR="0082765F" w:rsidRPr="00E77497" w:rsidRDefault="0082765F" w:rsidP="0082765F">
      <w:pPr>
        <w:pStyle w:val="Alg4"/>
        <w:numPr>
          <w:ilvl w:val="0"/>
          <w:numId w:val="176"/>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14:paraId="4E6C4974" w14:textId="77777777" w:rsidR="0082765F" w:rsidRPr="00E77497" w:rsidRDefault="0082765F" w:rsidP="0082765F">
      <w:pPr>
        <w:pStyle w:val="M4"/>
        <w:numPr>
          <w:ilvl w:val="0"/>
          <w:numId w:val="176"/>
        </w:numPr>
        <w:contextualSpacing/>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sealed</w:t>
      </w:r>
      <w:r w:rsidRPr="00F770B9">
        <w:t>"</w:t>
      </w:r>
      <w:r>
        <w:rPr>
          <w:bCs/>
        </w:rPr>
        <w:t>)</w:t>
      </w:r>
      <w:r w:rsidRPr="00E77497">
        <w:t>.</w:t>
      </w:r>
    </w:p>
    <w:p w14:paraId="2B4AC57A" w14:textId="77777777" w:rsidR="0082765F" w:rsidRPr="00E77497" w:rsidRDefault="0082765F" w:rsidP="0082765F">
      <w:pPr>
        <w:pStyle w:val="40"/>
      </w:pPr>
      <w:bookmarkStart w:id="10695" w:name="_Ref366135713"/>
      <w:r w:rsidRPr="00E77497">
        <w:t>Object.keys ( O )</w:t>
      </w:r>
      <w:bookmarkEnd w:id="10695"/>
    </w:p>
    <w:p w14:paraId="6E86A718" w14:textId="77777777" w:rsidR="0082765F" w:rsidRPr="00E77497" w:rsidRDefault="0082765F" w:rsidP="0082765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3EC53263" w14:textId="77777777" w:rsidR="0082765F" w:rsidRDefault="0082765F" w:rsidP="0082765F">
      <w:pPr>
        <w:pStyle w:val="Alg4"/>
        <w:numPr>
          <w:ilvl w:val="0"/>
          <w:numId w:val="1454"/>
        </w:numPr>
      </w:pPr>
      <w:r>
        <w:t xml:space="preserve">Let </w:t>
      </w:r>
      <w:r>
        <w:rPr>
          <w:i/>
          <w:iCs/>
        </w:rPr>
        <w:t>obj</w:t>
      </w:r>
      <w:r>
        <w:t xml:space="preserve"> be ToObject(</w:t>
      </w:r>
      <w:r>
        <w:rPr>
          <w:i/>
          <w:iCs/>
        </w:rPr>
        <w:t>O</w:t>
      </w:r>
      <w:r>
        <w:t>).</w:t>
      </w:r>
    </w:p>
    <w:p w14:paraId="2E2AE4BF" w14:textId="77777777" w:rsidR="0082765F" w:rsidRDefault="0082765F" w:rsidP="0082765F">
      <w:pPr>
        <w:pStyle w:val="M4"/>
        <w:numPr>
          <w:ilvl w:val="0"/>
          <w:numId w:val="1454"/>
        </w:numPr>
        <w:tabs>
          <w:tab w:val="num" w:pos="1721"/>
        </w:tabs>
        <w:spacing w:after="0"/>
      </w:pPr>
      <w:r>
        <w:t>ReturnIfAbrupt(</w:t>
      </w:r>
      <w:r>
        <w:rPr>
          <w:i/>
        </w:rPr>
        <w:t>obj</w:t>
      </w:r>
      <w:r>
        <w:t>).</w:t>
      </w:r>
    </w:p>
    <w:p w14:paraId="3E9632A0" w14:textId="77777777" w:rsidR="0082765F" w:rsidRDefault="0082765F" w:rsidP="0082765F">
      <w:pPr>
        <w:pStyle w:val="Alg4"/>
        <w:numPr>
          <w:ilvl w:val="0"/>
          <w:numId w:val="1454"/>
        </w:numPr>
      </w:pPr>
      <w:r>
        <w:t xml:space="preserve">Let </w:t>
      </w:r>
      <w:r>
        <w:rPr>
          <w:i/>
          <w:iCs/>
        </w:rPr>
        <w:t>keys</w:t>
      </w:r>
      <w:r>
        <w:t xml:space="preserve"> be the result </w:t>
      </w:r>
      <w:r>
        <w:rPr>
          <w:iCs/>
        </w:rPr>
        <w:t xml:space="preserve">of calling the [[OwnPropertyKeys]] internal method of </w:t>
      </w:r>
      <w:r>
        <w:rPr>
          <w:i/>
          <w:iCs/>
        </w:rPr>
        <w:t>obj</w:t>
      </w:r>
      <w:r w:rsidRPr="00E77497">
        <w:t>.</w:t>
      </w:r>
    </w:p>
    <w:p w14:paraId="232109A8" w14:textId="77777777" w:rsidR="0082765F" w:rsidRDefault="0082765F" w:rsidP="0082765F">
      <w:pPr>
        <w:pStyle w:val="Alg4"/>
        <w:numPr>
          <w:ilvl w:val="0"/>
          <w:numId w:val="1454"/>
        </w:numPr>
      </w:pPr>
      <w:r>
        <w:t>ReturnIfAbrupt(</w:t>
      </w:r>
      <w:r>
        <w:rPr>
          <w:i/>
          <w:iCs/>
        </w:rPr>
        <w:t>keys</w:t>
      </w:r>
      <w:r>
        <w:t>).</w:t>
      </w:r>
    </w:p>
    <w:p w14:paraId="457C2A3A" w14:textId="77777777" w:rsidR="0082765F" w:rsidRPr="00E77497" w:rsidRDefault="0082765F" w:rsidP="0082765F">
      <w:pPr>
        <w:pStyle w:val="Alg4"/>
        <w:numPr>
          <w:ilvl w:val="0"/>
          <w:numId w:val="1454"/>
        </w:numPr>
      </w:pPr>
      <w:r w:rsidRPr="00E77497">
        <w:t xml:space="preserve">Let </w:t>
      </w:r>
      <w:r>
        <w:rPr>
          <w:i/>
        </w:rPr>
        <w:t>nameList</w:t>
      </w:r>
      <w:r w:rsidRPr="00E77497">
        <w:rPr>
          <w:i/>
        </w:rPr>
        <w:t xml:space="preserve"> </w:t>
      </w:r>
      <w:r w:rsidRPr="00E77497">
        <w:t xml:space="preserve">be </w:t>
      </w:r>
      <w:r>
        <w:t>a new empty List</w:t>
      </w:r>
      <w:r w:rsidRPr="00E77497">
        <w:t>.</w:t>
      </w:r>
    </w:p>
    <w:p w14:paraId="476CD5C0" w14:textId="77777777" w:rsidR="0082765F" w:rsidRDefault="0082765F" w:rsidP="0082765F">
      <w:pPr>
        <w:pStyle w:val="Alg3"/>
        <w:numPr>
          <w:ilvl w:val="0"/>
          <w:numId w:val="1454"/>
        </w:numPr>
      </w:pPr>
      <w:r>
        <w:t xml:space="preserve">Let </w:t>
      </w:r>
      <w:r w:rsidRPr="00074D83">
        <w:rPr>
          <w:i/>
          <w:iCs/>
        </w:rPr>
        <w:t>gotAllNames</w:t>
      </w:r>
      <w:r>
        <w:t xml:space="preserve"> be </w:t>
      </w:r>
      <w:r>
        <w:rPr>
          <w:b/>
          <w:bCs/>
        </w:rPr>
        <w:t>false</w:t>
      </w:r>
      <w:r>
        <w:t>.</w:t>
      </w:r>
    </w:p>
    <w:p w14:paraId="3551090F" w14:textId="77777777" w:rsidR="0082765F" w:rsidRPr="00E77497" w:rsidRDefault="0082765F" w:rsidP="0082765F">
      <w:pPr>
        <w:pStyle w:val="Alg3"/>
        <w:numPr>
          <w:ilvl w:val="0"/>
          <w:numId w:val="1454"/>
        </w:numPr>
      </w:pPr>
      <w:r w:rsidRPr="00E77497">
        <w:t>Repeat</w:t>
      </w:r>
      <w:r>
        <w:t xml:space="preserve"> while </w:t>
      </w:r>
      <w:r w:rsidRPr="002763F2">
        <w:rPr>
          <w:i/>
          <w:iCs/>
        </w:rPr>
        <w:t>gotAllNames</w:t>
      </w:r>
      <w:r w:rsidRPr="00903613">
        <w:t xml:space="preserve"> </w:t>
      </w:r>
      <w:r>
        <w:t xml:space="preserve">is </w:t>
      </w:r>
      <w:r>
        <w:rPr>
          <w:b/>
          <w:bCs/>
        </w:rPr>
        <w:t>false</w:t>
      </w:r>
      <w:r>
        <w:t>,</w:t>
      </w:r>
    </w:p>
    <w:p w14:paraId="00D543EB" w14:textId="77777777" w:rsidR="0082765F" w:rsidRDefault="0082765F" w:rsidP="0082765F">
      <w:pPr>
        <w:pStyle w:val="Alg3"/>
        <w:numPr>
          <w:ilvl w:val="1"/>
          <w:numId w:val="1454"/>
        </w:numPr>
      </w:pPr>
      <w:r>
        <w:t xml:space="preserve">Let </w:t>
      </w:r>
      <w:r w:rsidRPr="004848CA">
        <w:rPr>
          <w:i/>
        </w:rPr>
        <w:t>next</w:t>
      </w:r>
      <w:r>
        <w:t xml:space="preserve"> be the result of </w:t>
      </w:r>
      <w:del w:id="10696" w:author="Rev 19 Allen Wirfs-Brock" w:date="2013-09-22T11:22:00Z">
        <w:r w:rsidDel="00F877DA">
          <w:delText>IteratorNext</w:delText>
        </w:r>
      </w:del>
      <w:ins w:id="10697" w:author="Rev 19 Allen Wirfs-Brock" w:date="2013-09-22T11:22:00Z">
        <w:r w:rsidR="00F877DA">
          <w:t>IteratorStep</w:t>
        </w:r>
      </w:ins>
      <w:r>
        <w:t>(</w:t>
      </w:r>
      <w:r>
        <w:rPr>
          <w:i/>
        </w:rPr>
        <w:t>keys</w:t>
      </w:r>
      <w:r>
        <w:t>).</w:t>
      </w:r>
    </w:p>
    <w:p w14:paraId="109B3C15" w14:textId="77777777" w:rsidR="0082765F" w:rsidRDefault="0082765F" w:rsidP="0082765F">
      <w:pPr>
        <w:pStyle w:val="Alg4"/>
        <w:numPr>
          <w:ilvl w:val="1"/>
          <w:numId w:val="1454"/>
        </w:numPr>
        <w:contextualSpacing/>
      </w:pPr>
      <w:r>
        <w:t>ReturnIfAbrupt(</w:t>
      </w:r>
      <w:r>
        <w:rPr>
          <w:i/>
          <w:iCs/>
        </w:rPr>
        <w:t>next</w:t>
      </w:r>
      <w:r>
        <w:t>).</w:t>
      </w:r>
    </w:p>
    <w:p w14:paraId="2E5C9D77" w14:textId="77777777" w:rsidR="0082765F" w:rsidDel="00F877DA" w:rsidRDefault="0082765F" w:rsidP="0082765F">
      <w:pPr>
        <w:numPr>
          <w:ilvl w:val="1"/>
          <w:numId w:val="1454"/>
        </w:numPr>
        <w:contextualSpacing/>
        <w:rPr>
          <w:del w:id="10698" w:author="Rev 19 Allen Wirfs-Brock" w:date="2013-09-22T11:22:00Z"/>
          <w:rFonts w:ascii="Times New Roman" w:hAnsi="Times New Roman"/>
        </w:rPr>
      </w:pPr>
      <w:del w:id="10699" w:author="Rev 19 Allen Wirfs-Brock" w:date="2013-09-22T11:22: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14:paraId="3211A72D" w14:textId="77777777" w:rsidR="0082765F" w:rsidDel="00F877DA" w:rsidRDefault="0082765F" w:rsidP="0082765F">
      <w:pPr>
        <w:numPr>
          <w:ilvl w:val="1"/>
          <w:numId w:val="1454"/>
        </w:numPr>
        <w:spacing w:after="0"/>
        <w:contextualSpacing/>
        <w:rPr>
          <w:del w:id="10700" w:author="Rev 19 Allen Wirfs-Brock" w:date="2013-09-22T11:22:00Z"/>
          <w:rFonts w:ascii="Times New Roman" w:hAnsi="Times New Roman"/>
        </w:rPr>
      </w:pPr>
      <w:del w:id="10701" w:author="Rev 19 Allen Wirfs-Brock" w:date="2013-09-22T11:22: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14:paraId="6A47295F" w14:textId="77777777" w:rsidR="0082765F" w:rsidRDefault="0082765F" w:rsidP="0082765F">
      <w:pPr>
        <w:pStyle w:val="Alg3"/>
        <w:numPr>
          <w:ilvl w:val="1"/>
          <w:numId w:val="1454"/>
        </w:numPr>
      </w:pPr>
      <w:r>
        <w:t xml:space="preserve">If </w:t>
      </w:r>
      <w:ins w:id="10702" w:author="Rev 19 Allen Wirfs-Brock" w:date="2013-09-22T11:22:00Z">
        <w:r w:rsidR="00F877DA" w:rsidRPr="004848CA">
          <w:rPr>
            <w:i/>
          </w:rPr>
          <w:t>next</w:t>
        </w:r>
        <w:r w:rsidR="00F877DA">
          <w:t xml:space="preserve"> </w:t>
        </w:r>
      </w:ins>
      <w:del w:id="10703" w:author="Rev 19 Allen Wirfs-Brock" w:date="2013-09-22T11:22:00Z">
        <w:r w:rsidDel="00F877DA">
          <w:rPr>
            <w:i/>
            <w:iCs/>
          </w:rPr>
          <w:delText>done</w:delText>
        </w:r>
        <w:r w:rsidDel="00F877DA">
          <w:delText xml:space="preserve"> </w:delText>
        </w:r>
      </w:del>
      <w:r>
        <w:t xml:space="preserve">is </w:t>
      </w:r>
      <w:del w:id="10704" w:author="Rev 19 Allen Wirfs-Brock" w:date="2013-09-22T11:22:00Z">
        <w:r w:rsidRPr="00BC2562" w:rsidDel="00F877DA">
          <w:rPr>
            <w:b/>
          </w:rPr>
          <w:delText>true</w:delText>
        </w:r>
      </w:del>
      <w:ins w:id="10705" w:author="Rev 19 Allen Wirfs-Brock" w:date="2013-09-22T11:22:00Z">
        <w:r w:rsidR="00F877DA">
          <w:rPr>
            <w:b/>
          </w:rPr>
          <w:t>false</w:t>
        </w:r>
      </w:ins>
      <w:r>
        <w:t xml:space="preserve">, then let </w:t>
      </w:r>
      <w:r w:rsidRPr="002763F2">
        <w:rPr>
          <w:i/>
          <w:iCs/>
        </w:rPr>
        <w:t>gotAllNames</w:t>
      </w:r>
      <w:r>
        <w:t xml:space="preserve"> be </w:t>
      </w:r>
      <w:r>
        <w:rPr>
          <w:b/>
          <w:bCs/>
        </w:rPr>
        <w:t>true</w:t>
      </w:r>
      <w:r>
        <w:t>.</w:t>
      </w:r>
    </w:p>
    <w:p w14:paraId="470B16A9" w14:textId="77777777" w:rsidR="0082765F" w:rsidRDefault="0082765F" w:rsidP="0082765F">
      <w:pPr>
        <w:pStyle w:val="Alg3"/>
        <w:numPr>
          <w:ilvl w:val="1"/>
          <w:numId w:val="1454"/>
        </w:numPr>
      </w:pPr>
      <w:r>
        <w:t>Else,</w:t>
      </w:r>
    </w:p>
    <w:p w14:paraId="0F713E32" w14:textId="77777777" w:rsidR="0082765F" w:rsidRDefault="0082765F" w:rsidP="0082765F">
      <w:pPr>
        <w:pStyle w:val="Alg4"/>
        <w:numPr>
          <w:ilvl w:val="2"/>
          <w:numId w:val="1454"/>
        </w:numPr>
        <w:spacing w:after="120"/>
        <w:contextualSpacing/>
      </w:pPr>
      <w:r>
        <w:t xml:space="preserve">Let </w:t>
      </w:r>
      <w:r>
        <w:rPr>
          <w:i/>
          <w:iCs/>
        </w:rPr>
        <w:t>nextKey</w:t>
      </w:r>
      <w:r>
        <w:t xml:space="preserve"> be IteratorValue(</w:t>
      </w:r>
      <w:r>
        <w:rPr>
          <w:i/>
          <w:iCs/>
        </w:rPr>
        <w:t>next</w:t>
      </w:r>
      <w:r>
        <w:t>).</w:t>
      </w:r>
    </w:p>
    <w:p w14:paraId="066BADC1" w14:textId="77777777" w:rsidR="0082765F" w:rsidRDefault="0082765F" w:rsidP="0082765F">
      <w:pPr>
        <w:pStyle w:val="Alg4"/>
        <w:numPr>
          <w:ilvl w:val="2"/>
          <w:numId w:val="1454"/>
        </w:numPr>
        <w:spacing w:after="120"/>
        <w:contextualSpacing/>
      </w:pPr>
      <w:r>
        <w:t>ReturnIfAbrupt(</w:t>
      </w:r>
      <w:r>
        <w:rPr>
          <w:i/>
          <w:iCs/>
        </w:rPr>
        <w:t>nextKey</w:t>
      </w:r>
      <w:r>
        <w:t>).</w:t>
      </w:r>
    </w:p>
    <w:p w14:paraId="6BF57152" w14:textId="77777777" w:rsidR="0082765F" w:rsidRDefault="0082765F" w:rsidP="0082765F">
      <w:pPr>
        <w:pStyle w:val="Alg4"/>
        <w:numPr>
          <w:ilvl w:val="2"/>
          <w:numId w:val="1454"/>
        </w:numPr>
      </w:pPr>
      <w:r>
        <w:t>If Type(</w:t>
      </w:r>
      <w:r w:rsidRPr="0079389E">
        <w:rPr>
          <w:i/>
        </w:rPr>
        <w:t>next</w:t>
      </w:r>
      <w:r>
        <w:rPr>
          <w:i/>
        </w:rPr>
        <w:t>Key</w:t>
      </w:r>
      <w:r>
        <w:t>) is String, then</w:t>
      </w:r>
    </w:p>
    <w:p w14:paraId="42093712" w14:textId="77777777" w:rsidR="0082765F" w:rsidRDefault="0082765F" w:rsidP="0082765F">
      <w:pPr>
        <w:pStyle w:val="Alg4"/>
        <w:numPr>
          <w:ilvl w:val="3"/>
          <w:numId w:val="1454"/>
        </w:numPr>
      </w:pPr>
      <w:r>
        <w:t xml:space="preserve">Let </w:t>
      </w:r>
      <w:r>
        <w:rPr>
          <w:i/>
          <w:iCs/>
        </w:rPr>
        <w:t>desc</w:t>
      </w:r>
      <w:r>
        <w:t xml:space="preserve"> be the result of calling the [[GetOwnProperty]] internal method of </w:t>
      </w:r>
      <w:r>
        <w:rPr>
          <w:i/>
          <w:iCs/>
        </w:rPr>
        <w:t>O</w:t>
      </w:r>
      <w:r>
        <w:t xml:space="preserve"> with argument </w:t>
      </w:r>
      <w:r>
        <w:rPr>
          <w:i/>
          <w:iCs/>
        </w:rPr>
        <w:t>nextKey</w:t>
      </w:r>
      <w:r>
        <w:t>.</w:t>
      </w:r>
    </w:p>
    <w:p w14:paraId="7692971C" w14:textId="77777777" w:rsidR="0082765F" w:rsidRDefault="0082765F" w:rsidP="0082765F">
      <w:pPr>
        <w:pStyle w:val="Alg4"/>
        <w:numPr>
          <w:ilvl w:val="3"/>
          <w:numId w:val="1454"/>
        </w:numPr>
      </w:pPr>
      <w:r>
        <w:t>ReturnIfAbrupt(</w:t>
      </w:r>
      <w:r>
        <w:rPr>
          <w:i/>
          <w:iCs/>
        </w:rPr>
        <w:t>desc</w:t>
      </w:r>
      <w:r>
        <w:t>).</w:t>
      </w:r>
    </w:p>
    <w:p w14:paraId="70BC0AC0" w14:textId="77777777" w:rsidR="0082765F" w:rsidRDefault="0082765F" w:rsidP="0082765F">
      <w:pPr>
        <w:pStyle w:val="Alg4"/>
        <w:numPr>
          <w:ilvl w:val="3"/>
          <w:numId w:val="1454"/>
        </w:numPr>
      </w:pPr>
      <w:r>
        <w:t xml:space="preserve">If </w:t>
      </w:r>
      <w:r>
        <w:rPr>
          <w:i/>
          <w:iCs/>
        </w:rPr>
        <w:t>desc</w:t>
      </w:r>
      <w:r>
        <w:t xml:space="preserve"> is not </w:t>
      </w:r>
      <w:r>
        <w:rPr>
          <w:b/>
          <w:bCs/>
        </w:rPr>
        <w:t>undefined</w:t>
      </w:r>
      <w:r>
        <w:t xml:space="preserve"> and </w:t>
      </w:r>
      <w:r w:rsidRPr="00E77497">
        <w:rPr>
          <w:i/>
        </w:rPr>
        <w:t>desc</w:t>
      </w:r>
      <w:r w:rsidRPr="00E77497">
        <w:t>.[[</w:t>
      </w:r>
      <w:r>
        <w:t>Enumerable</w:t>
      </w:r>
      <w:r w:rsidRPr="00E77497">
        <w:t xml:space="preserve">]] is </w:t>
      </w:r>
      <w:r>
        <w:rPr>
          <w:b/>
        </w:rPr>
        <w:t>true</w:t>
      </w:r>
      <w:r>
        <w:t>, then</w:t>
      </w:r>
    </w:p>
    <w:p w14:paraId="78F55212" w14:textId="77777777" w:rsidR="0082765F" w:rsidRDefault="0082765F" w:rsidP="0082765F">
      <w:pPr>
        <w:pStyle w:val="Alg4"/>
        <w:numPr>
          <w:ilvl w:val="4"/>
          <w:numId w:val="1454"/>
        </w:numPr>
      </w:pPr>
      <w:r>
        <w:t xml:space="preserve">Append </w:t>
      </w:r>
      <w:r>
        <w:rPr>
          <w:i/>
          <w:iCs/>
        </w:rPr>
        <w:t>nextKey</w:t>
      </w:r>
      <w:r>
        <w:t xml:space="preserve"> as the last element of </w:t>
      </w:r>
      <w:r>
        <w:rPr>
          <w:i/>
        </w:rPr>
        <w:t>nameList</w:t>
      </w:r>
      <w:r>
        <w:rPr>
          <w:iCs/>
        </w:rPr>
        <w:t>.</w:t>
      </w:r>
    </w:p>
    <w:p w14:paraId="765A7326" w14:textId="77777777" w:rsidR="0082765F" w:rsidRPr="00E77497" w:rsidRDefault="0082765F" w:rsidP="0082765F">
      <w:pPr>
        <w:pStyle w:val="Alg4"/>
        <w:numPr>
          <w:ilvl w:val="0"/>
          <w:numId w:val="1454"/>
        </w:numPr>
        <w:spacing w:after="240"/>
      </w:pPr>
      <w:r w:rsidRPr="00E77497">
        <w:t xml:space="preserve">Return </w:t>
      </w:r>
      <w:r>
        <w:rPr>
          <w:iCs/>
        </w:rPr>
        <w:t>CreateArrayFromList(</w:t>
      </w:r>
      <w:r>
        <w:rPr>
          <w:i/>
        </w:rPr>
        <w:t>nameList</w:t>
      </w:r>
      <w:r>
        <w:rPr>
          <w:iCs/>
        </w:rPr>
        <w:t>)</w:t>
      </w:r>
      <w:r w:rsidRPr="00E77497">
        <w:t>.</w:t>
      </w:r>
    </w:p>
    <w:p w14:paraId="07006754" w14:textId="77777777" w:rsidR="0082765F" w:rsidRPr="00E77497" w:rsidRDefault="0082765F" w:rsidP="0082765F">
      <w:r w:rsidRPr="00E77497">
        <w:t>If an implementation defines a specific order of enumeratio</w:t>
      </w:r>
      <w:r>
        <w:t>n for the for-in statement, the same order must be used for the elements of the array returned in step 7</w:t>
      </w:r>
      <w:r w:rsidRPr="00E77497">
        <w:t>.</w:t>
      </w:r>
    </w:p>
    <w:p w14:paraId="3588B1FF" w14:textId="77777777" w:rsidR="00844F19" w:rsidRDefault="00844F19" w:rsidP="00844F19">
      <w:pPr>
        <w:pStyle w:val="40"/>
      </w:pPr>
      <w:r w:rsidRPr="00E77497">
        <w:t>Object.</w:t>
      </w:r>
      <w:r>
        <w:t>mixin</w:t>
      </w:r>
      <w:r w:rsidRPr="00E77497">
        <w:t xml:space="preserve"> ( </w:t>
      </w:r>
      <w:r>
        <w:t>target, source</w:t>
      </w:r>
      <w:r w:rsidRPr="00E77497">
        <w:t xml:space="preserve"> )</w:t>
      </w:r>
    </w:p>
    <w:p w14:paraId="58214B1E" w14:textId="77777777" w:rsidR="00844F19" w:rsidDel="00CB621C" w:rsidRDefault="00844F19" w:rsidP="00844F19">
      <w:pPr>
        <w:pBdr>
          <w:top w:val="single" w:sz="4" w:space="1" w:color="auto"/>
          <w:left w:val="single" w:sz="4" w:space="4" w:color="auto"/>
          <w:bottom w:val="single" w:sz="4" w:space="1" w:color="auto"/>
          <w:right w:val="single" w:sz="4" w:space="4" w:color="auto"/>
        </w:pBdr>
        <w:shd w:val="clear" w:color="auto" w:fill="FFC000"/>
        <w:rPr>
          <w:del w:id="10706" w:author="Rev 19 Allen Wirfs-Brock" w:date="2013-09-22T10:35:00Z"/>
        </w:rPr>
      </w:pPr>
      <w:del w:id="10707" w:author="Rev 19 Allen Wirfs-Brock" w:date="2013-09-22T10:35:00Z">
        <w:r w:rsidDel="00CB621C">
          <w:delText>Don’t have TC39 concensus on including this or its name.  Hower, there appears to be strong interest both within TC39 and on es-disuss and reasonable use cases.  “mixin” seems to be the favorate name from es-discuss, although concerns have been raised that it might clash with some existing libraries.</w:delText>
        </w:r>
      </w:del>
    </w:p>
    <w:p w14:paraId="104BA2AE" w14:textId="77777777" w:rsidR="00844F19" w:rsidDel="00CB621C" w:rsidRDefault="00844F19">
      <w:pPr>
        <w:pBdr>
          <w:top w:val="single" w:sz="4" w:space="1" w:color="auto"/>
          <w:left w:val="single" w:sz="4" w:space="4" w:color="auto"/>
          <w:bottom w:val="single" w:sz="4" w:space="1" w:color="auto"/>
          <w:right w:val="single" w:sz="4" w:space="4" w:color="auto"/>
        </w:pBdr>
        <w:shd w:val="clear" w:color="auto" w:fill="FFC000"/>
        <w:tabs>
          <w:tab w:val="left" w:pos="1312"/>
        </w:tabs>
        <w:rPr>
          <w:del w:id="10708" w:author="Rev 19 Allen Wirfs-Brock" w:date="2013-09-22T10:35:00Z"/>
        </w:rPr>
        <w:pPrChange w:id="10709" w:author="Rev 19 Allen Wirfs-Brock" w:date="2013-09-22T10:35:00Z">
          <w:pPr>
            <w:pBdr>
              <w:top w:val="single" w:sz="4" w:space="1" w:color="auto"/>
              <w:left w:val="single" w:sz="4" w:space="4" w:color="auto"/>
              <w:bottom w:val="single" w:sz="4" w:space="1" w:color="auto"/>
              <w:right w:val="single" w:sz="4" w:space="4" w:color="auto"/>
            </w:pBdr>
            <w:shd w:val="clear" w:color="auto" w:fill="FFC000"/>
          </w:pPr>
        </w:pPrChange>
      </w:pPr>
      <w:del w:id="10710" w:author="Rev 19 Allen Wirfs-Brock" w:date="2013-09-22T10:35:00Z">
        <w:r w:rsidDel="00CB621C">
          <w:delText>TODO :</w:delText>
        </w:r>
      </w:del>
    </w:p>
    <w:p w14:paraId="40ACAC73" w14:textId="77777777"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11" w:author="Rev 19 Allen Wirfs-Brock" w:date="2013-09-22T10:35:00Z"/>
        </w:rPr>
      </w:pPr>
      <w:del w:id="10712" w:author="Rev 19 Allen Wirfs-Brock" w:date="2013-09-22T10:35:00Z">
        <w:r w:rsidDel="00CB621C">
          <w:delText>All non-private properties of source</w:delText>
        </w:r>
      </w:del>
    </w:p>
    <w:p w14:paraId="3B609D4E" w14:textId="77777777"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13" w:author="Rev 19 Allen Wirfs-Brock" w:date="2013-09-22T10:35:00Z"/>
        </w:rPr>
      </w:pPr>
      <w:del w:id="10714" w:author="Rev 19 Allen Wirfs-Brock" w:date="2013-09-22T10:35:00Z">
        <w:r w:rsidDel="00CB621C">
          <w:delText>Uses [[GetOwnProperty]]/[[DefineOwnProperty]]</w:delText>
        </w:r>
      </w:del>
    </w:p>
    <w:p w14:paraId="047F97E6" w14:textId="77777777"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15" w:author="Rev 19 Allen Wirfs-Brock" w:date="2013-09-22T10:35:00Z"/>
        </w:rPr>
      </w:pPr>
      <w:del w:id="10716" w:author="Rev 19 Allen Wirfs-Brock" w:date="2013-09-22T10:35:00Z">
        <w:r w:rsidDel="00CB621C">
          <w:delText>private symbols are not copied</w:delText>
        </w:r>
      </w:del>
    </w:p>
    <w:p w14:paraId="2DF30EE0" w14:textId="77777777"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17" w:author="Rev 19 Allen Wirfs-Brock" w:date="2013-09-22T10:35:00Z"/>
        </w:rPr>
      </w:pPr>
      <w:del w:id="10718" w:author="Rev 19 Allen Wirfs-Brock" w:date="2013-09-22T10:35:00Z">
        <w:r w:rsidDel="00CB621C">
          <w:delText>non-symbols are copied</w:delText>
        </w:r>
      </w:del>
    </w:p>
    <w:p w14:paraId="608E6351" w14:textId="77777777"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19" w:author="Rev 19 Allen Wirfs-Brock" w:date="2013-09-22T10:35:00Z"/>
        </w:rPr>
      </w:pPr>
      <w:del w:id="10720" w:author="Rev 19 Allen Wirfs-Brock" w:date="2013-09-22T10:35:00Z">
        <w:r w:rsidDel="00CB621C">
          <w:delText>super mechanism (rebind super)</w:delText>
        </w:r>
      </w:del>
    </w:p>
    <w:p w14:paraId="51850041" w14:textId="77777777"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721" w:author="Rev 19 Allen Wirfs-Brock" w:date="2013-09-22T10:35:00Z"/>
        </w:rPr>
      </w:pPr>
      <w:del w:id="10722" w:author="Rev 19 Allen Wirfs-Brock" w:date="2013-09-22T10:35:00Z">
        <w:r w:rsidDel="00CB621C">
          <w:delText>Returns modified "target"</w:delText>
        </w:r>
      </w:del>
    </w:p>
    <w:p w14:paraId="766791AE" w14:textId="77777777" w:rsidR="003A30CB" w:rsidRPr="00DB3C28" w:rsidRDefault="003A30CB" w:rsidP="003A30CB">
      <w:pPr>
        <w:rPr>
          <w:ins w:id="10723" w:author="Rev 19 Allen Wirfs-Brock" w:date="2013-09-22T10:29:00Z"/>
        </w:rPr>
      </w:pPr>
      <w:ins w:id="10724" w:author="Rev 19 Allen Wirfs-Brock" w:date="2013-09-22T10:29:00Z">
        <w:r w:rsidRPr="00DB3C28">
          <w:t xml:space="preserve">The </w:t>
        </w:r>
      </w:ins>
      <w:ins w:id="10725" w:author="Rev 19 Allen Wirfs-Brock" w:date="2013-09-22T10:30:00Z">
        <w:r>
          <w:rPr>
            <w:b/>
          </w:rPr>
          <w:t>mixin</w:t>
        </w:r>
      </w:ins>
      <w:ins w:id="10726" w:author="Rev 19 Allen Wirfs-Brock" w:date="2013-09-22T10:29:00Z">
        <w:r w:rsidRPr="00DB3C28">
          <w:t xml:space="preserve"> function is used to copy the </w:t>
        </w:r>
      </w:ins>
      <w:ins w:id="10727" w:author="Rev 19 Allen Wirfs-Brock" w:date="2013-09-22T10:30:00Z">
        <w:r>
          <w:t>definitions</w:t>
        </w:r>
      </w:ins>
      <w:ins w:id="10728" w:author="Rev 19 Allen Wirfs-Brock" w:date="2013-09-22T10:29:00Z">
        <w:r w:rsidRPr="00DB3C28">
          <w:t xml:space="preserve"> of all of the own properties from a </w:t>
        </w:r>
        <w:r w:rsidRPr="003A30CB">
          <w:rPr>
            <w:rFonts w:ascii="Times New Roman" w:hAnsi="Times New Roman"/>
            <w:i/>
          </w:rPr>
          <w:t>source</w:t>
        </w:r>
        <w:r w:rsidRPr="00DB3C28">
          <w:t xml:space="preserve"> object to a </w:t>
        </w:r>
        <w:r w:rsidRPr="003A30CB">
          <w:rPr>
            <w:rFonts w:ascii="Times New Roman" w:hAnsi="Times New Roman"/>
            <w:i/>
          </w:rPr>
          <w:t>target</w:t>
        </w:r>
        <w:r>
          <w:t xml:space="preserve"> object</w:t>
        </w:r>
        <w:r w:rsidRPr="00DB3C28">
          <w:t xml:space="preserve">. When the </w:t>
        </w:r>
      </w:ins>
      <w:ins w:id="10729" w:author="Rev 19 Allen Wirfs-Brock" w:date="2013-09-22T10:31:00Z">
        <w:r>
          <w:rPr>
            <w:b/>
          </w:rPr>
          <w:t>mixin</w:t>
        </w:r>
      </w:ins>
      <w:ins w:id="10730" w:author="Rev 19 Allen Wirfs-Brock" w:date="2013-09-22T10:29:00Z">
        <w:r w:rsidRPr="00DB3C28">
          <w:t xml:space="preserve"> function is called, the following steps are taken:</w:t>
        </w:r>
      </w:ins>
    </w:p>
    <w:p w14:paraId="7E4CB8C4" w14:textId="77777777" w:rsidR="003A30CB" w:rsidRPr="00DB3C28" w:rsidRDefault="003A30CB" w:rsidP="003A30CB">
      <w:pPr>
        <w:numPr>
          <w:ilvl w:val="0"/>
          <w:numId w:val="1607"/>
        </w:numPr>
        <w:spacing w:after="0" w:line="240" w:lineRule="auto"/>
        <w:jc w:val="left"/>
        <w:rPr>
          <w:ins w:id="10731" w:author="Rev 19 Allen Wirfs-Brock" w:date="2013-09-22T10:29:00Z"/>
          <w:rFonts w:ascii="Times New Roman" w:hAnsi="Times New Roman"/>
          <w:spacing w:val="6"/>
          <w:lang w:eastAsia="en-US"/>
        </w:rPr>
      </w:pPr>
      <w:ins w:id="10732"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to</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target</w:t>
        </w:r>
        <w:r w:rsidRPr="00DB3C28">
          <w:rPr>
            <w:rFonts w:ascii="Times New Roman" w:hAnsi="Times New Roman"/>
            <w:spacing w:val="6"/>
            <w:lang w:eastAsia="en-US"/>
          </w:rPr>
          <w:t>).</w:t>
        </w:r>
      </w:ins>
    </w:p>
    <w:p w14:paraId="60594172" w14:textId="77777777" w:rsidR="003A30CB" w:rsidRPr="00DB3C28" w:rsidRDefault="003A30CB" w:rsidP="003A30CB">
      <w:pPr>
        <w:numPr>
          <w:ilvl w:val="0"/>
          <w:numId w:val="1607"/>
        </w:numPr>
        <w:tabs>
          <w:tab w:val="num" w:pos="1721"/>
        </w:tabs>
        <w:spacing w:after="0" w:line="240" w:lineRule="auto"/>
        <w:rPr>
          <w:ins w:id="10733" w:author="Rev 19 Allen Wirfs-Brock" w:date="2013-09-22T10:29:00Z"/>
          <w:rFonts w:ascii="Times New Roman" w:hAnsi="Times New Roman"/>
          <w:spacing w:val="6"/>
          <w:lang w:eastAsia="en-US"/>
        </w:rPr>
      </w:pPr>
      <w:ins w:id="10734" w:author="Rev 19 Allen Wirfs-Brock" w:date="2013-09-22T10:29:00Z">
        <w:r w:rsidRPr="00DB3C28">
          <w:rPr>
            <w:rFonts w:ascii="Times New Roman" w:hAnsi="Times New Roman"/>
            <w:spacing w:val="6"/>
            <w:lang w:eastAsia="en-US"/>
          </w:rPr>
          <w:t>ReturnIfAbrupt(</w:t>
        </w:r>
        <w:r w:rsidRPr="00DB3C28">
          <w:rPr>
            <w:rFonts w:ascii="Times New Roman" w:hAnsi="Times New Roman"/>
            <w:i/>
            <w:spacing w:val="6"/>
            <w:lang w:eastAsia="en-US"/>
          </w:rPr>
          <w:t>to</w:t>
        </w:r>
        <w:r w:rsidRPr="00DB3C28">
          <w:rPr>
            <w:rFonts w:ascii="Times New Roman" w:hAnsi="Times New Roman"/>
            <w:spacing w:val="6"/>
            <w:lang w:eastAsia="en-US"/>
          </w:rPr>
          <w:t>).</w:t>
        </w:r>
      </w:ins>
    </w:p>
    <w:p w14:paraId="5B309132" w14:textId="77777777" w:rsidR="003A30CB" w:rsidRPr="00DB3C28" w:rsidRDefault="003A30CB" w:rsidP="003A30CB">
      <w:pPr>
        <w:numPr>
          <w:ilvl w:val="0"/>
          <w:numId w:val="1607"/>
        </w:numPr>
        <w:spacing w:after="0" w:line="240" w:lineRule="auto"/>
        <w:jc w:val="left"/>
        <w:rPr>
          <w:ins w:id="10735" w:author="Rev 19 Allen Wirfs-Brock" w:date="2013-09-22T10:29:00Z"/>
          <w:rFonts w:ascii="Times New Roman" w:hAnsi="Times New Roman"/>
          <w:spacing w:val="6"/>
          <w:lang w:eastAsia="en-US"/>
        </w:rPr>
      </w:pPr>
      <w:ins w:id="10736"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source</w:t>
        </w:r>
        <w:r w:rsidRPr="00DB3C28">
          <w:rPr>
            <w:rFonts w:ascii="Times New Roman" w:hAnsi="Times New Roman"/>
            <w:spacing w:val="6"/>
            <w:lang w:eastAsia="en-US"/>
          </w:rPr>
          <w:t>).</w:t>
        </w:r>
      </w:ins>
    </w:p>
    <w:p w14:paraId="713F22BF" w14:textId="77777777" w:rsidR="0045197C" w:rsidRPr="00A36A99" w:rsidRDefault="003A30CB" w:rsidP="00A36A99">
      <w:pPr>
        <w:numPr>
          <w:ilvl w:val="0"/>
          <w:numId w:val="1607"/>
        </w:numPr>
        <w:tabs>
          <w:tab w:val="num" w:pos="1721"/>
        </w:tabs>
        <w:spacing w:after="0" w:line="240" w:lineRule="auto"/>
        <w:rPr>
          <w:ins w:id="10737" w:author="Rev 19 Allen Wirfs-Brock" w:date="2013-09-26T10:16:00Z"/>
          <w:lang w:eastAsia="en-US"/>
        </w:rPr>
      </w:pPr>
      <w:ins w:id="10738" w:author="Rev 19 Allen Wirfs-Brock" w:date="2013-09-22T10:29:00Z">
        <w:r w:rsidRPr="00DB3C28">
          <w:rPr>
            <w:rFonts w:ascii="Times New Roman" w:hAnsi="Times New Roman"/>
            <w:spacing w:val="6"/>
            <w:lang w:eastAsia="en-US"/>
          </w:rPr>
          <w:t>ReturnIfAbrupt(</w:t>
        </w:r>
        <w:r w:rsidRPr="00DB3C28">
          <w:rPr>
            <w:rFonts w:ascii="Times New Roman" w:hAnsi="Times New Roman"/>
            <w:i/>
            <w:spacing w:val="6"/>
            <w:lang w:eastAsia="en-US"/>
          </w:rPr>
          <w:t>from</w:t>
        </w:r>
        <w:r w:rsidRPr="00DB3C28">
          <w:rPr>
            <w:rFonts w:ascii="Times New Roman" w:hAnsi="Times New Roman"/>
            <w:spacing w:val="6"/>
            <w:lang w:eastAsia="en-US"/>
          </w:rPr>
          <w:t>).</w:t>
        </w:r>
      </w:ins>
    </w:p>
    <w:p w14:paraId="1E24F5B2" w14:textId="77777777" w:rsidR="00A36A99" w:rsidRPr="003A30CB" w:rsidRDefault="00A36A99" w:rsidP="00A36A99">
      <w:pPr>
        <w:numPr>
          <w:ilvl w:val="0"/>
          <w:numId w:val="1607"/>
        </w:numPr>
        <w:spacing w:line="240" w:lineRule="auto"/>
        <w:jc w:val="left"/>
        <w:rPr>
          <w:ins w:id="10739" w:author="Rev 19 Allen Wirfs-Brock" w:date="2013-09-26T10:23:00Z"/>
          <w:rFonts w:ascii="Times New Roman" w:hAnsi="Times New Roman"/>
          <w:spacing w:val="6"/>
          <w:lang w:eastAsia="en-US"/>
        </w:rPr>
      </w:pPr>
      <w:ins w:id="10740" w:author="Rev 19 Allen Wirfs-Brock" w:date="2013-09-26T10:23:00Z">
        <w:r w:rsidRPr="00DB3C28">
          <w:rPr>
            <w:rFonts w:ascii="Times New Roman" w:hAnsi="Times New Roman"/>
            <w:spacing w:val="6"/>
            <w:lang w:eastAsia="en-US"/>
          </w:rPr>
          <w:t xml:space="preserve">Return </w:t>
        </w:r>
      </w:ins>
      <w:ins w:id="10741" w:author="Rev 19 Allen Wirfs-Brock" w:date="2013-09-26T10:24:00Z">
        <w:r>
          <w:rPr>
            <w:rFonts w:ascii="Times New Roman" w:hAnsi="Times New Roman"/>
            <w:spacing w:val="6"/>
            <w:lang w:eastAsia="en-US"/>
          </w:rPr>
          <w:t>the result of MixinProperties(</w:t>
        </w:r>
      </w:ins>
      <w:ins w:id="10742" w:author="Rev 19 Allen Wirfs-Brock" w:date="2013-09-26T10:23:00Z">
        <w:r w:rsidRPr="00DB3C28">
          <w:rPr>
            <w:rFonts w:ascii="Times New Roman" w:hAnsi="Times New Roman"/>
            <w:i/>
            <w:iCs/>
            <w:spacing w:val="6"/>
            <w:lang w:eastAsia="en-US"/>
          </w:rPr>
          <w:t>to</w:t>
        </w:r>
      </w:ins>
      <w:ins w:id="10743" w:author="Rev 19 Allen Wirfs-Brock" w:date="2013-09-26T10:24:00Z">
        <w:r>
          <w:rPr>
            <w:rFonts w:ascii="Times New Roman" w:hAnsi="Times New Roman"/>
            <w:iCs/>
            <w:spacing w:val="6"/>
            <w:lang w:eastAsia="en-US"/>
          </w:rPr>
          <w:t xml:space="preserve">, </w:t>
        </w:r>
        <w:r>
          <w:rPr>
            <w:rFonts w:ascii="Times New Roman" w:hAnsi="Times New Roman"/>
            <w:i/>
            <w:iCs/>
            <w:spacing w:val="6"/>
            <w:lang w:eastAsia="en-US"/>
          </w:rPr>
          <w:t>from</w:t>
        </w:r>
        <w:r>
          <w:rPr>
            <w:rFonts w:ascii="Times New Roman" w:hAnsi="Times New Roman"/>
            <w:iCs/>
            <w:spacing w:val="6"/>
            <w:lang w:eastAsia="en-US"/>
          </w:rPr>
          <w:t>)</w:t>
        </w:r>
      </w:ins>
      <w:ins w:id="10744" w:author="Rev 19 Allen Wirfs-Brock" w:date="2013-09-26T10:23:00Z">
        <w:r w:rsidRPr="00DB3C28">
          <w:rPr>
            <w:rFonts w:ascii="Times New Roman" w:hAnsi="Times New Roman"/>
            <w:spacing w:val="6"/>
            <w:lang w:eastAsia="en-US"/>
          </w:rPr>
          <w:t>.</w:t>
        </w:r>
      </w:ins>
    </w:p>
    <w:p w14:paraId="0AF26E55" w14:textId="77777777" w:rsidR="0045197C" w:rsidRDefault="0045197C" w:rsidP="00A36A99">
      <w:pPr>
        <w:pStyle w:val="51"/>
        <w:rPr>
          <w:ins w:id="10745" w:author="Rev 19 Allen Wirfs-Brock" w:date="2013-09-26T10:17:00Z"/>
          <w:lang w:eastAsia="en-US"/>
        </w:rPr>
      </w:pPr>
      <w:ins w:id="10746" w:author="Rev 19 Allen Wirfs-Brock" w:date="2013-09-26T10:16:00Z">
        <w:r>
          <w:rPr>
            <w:lang w:eastAsia="en-US"/>
          </w:rPr>
          <w:t xml:space="preserve">MixinProperties( </w:t>
        </w:r>
      </w:ins>
      <w:ins w:id="10747" w:author="Rev 19 Allen Wirfs-Brock" w:date="2013-09-26T10:17:00Z">
        <w:r>
          <w:rPr>
            <w:lang w:eastAsia="en-US"/>
          </w:rPr>
          <w:t>target, source</w:t>
        </w:r>
      </w:ins>
      <w:ins w:id="10748" w:author="Rev 19 Allen Wirfs-Brock" w:date="2013-09-26T10:24:00Z">
        <w:r w:rsidR="00A36A99">
          <w:rPr>
            <w:lang w:eastAsia="en-US"/>
          </w:rPr>
          <w:t xml:space="preserve"> </w:t>
        </w:r>
      </w:ins>
      <w:ins w:id="10749" w:author="Rev 19 Allen Wirfs-Brock" w:date="2013-09-26T10:17:00Z">
        <w:r>
          <w:rPr>
            <w:lang w:eastAsia="en-US"/>
          </w:rPr>
          <w:t>)</w:t>
        </w:r>
      </w:ins>
    </w:p>
    <w:p w14:paraId="117F5CFE" w14:textId="77777777" w:rsidR="0045197C" w:rsidRPr="0045197C" w:rsidRDefault="0045197C" w:rsidP="00A36A99">
      <w:pPr>
        <w:rPr>
          <w:ins w:id="10750" w:author="Rev 19 Allen Wirfs-Brock" w:date="2013-09-22T10:29:00Z"/>
          <w:lang w:eastAsia="en-US"/>
        </w:rPr>
      </w:pPr>
      <w:ins w:id="10751" w:author="Rev 19 Allen Wirfs-Brock" w:date="2013-09-26T10:17:00Z">
        <w:r>
          <w:rPr>
            <w:lang w:eastAsia="en-US"/>
          </w:rPr>
          <w:t>The abstract operation MixinProperties</w:t>
        </w:r>
      </w:ins>
      <w:ins w:id="10752" w:author="Rev 19 Allen Wirfs-Brock" w:date="2013-09-26T10:18:00Z">
        <w:r>
          <w:rPr>
            <w:lang w:eastAsia="en-US"/>
          </w:rPr>
          <w:t xml:space="preserve"> </w:t>
        </w:r>
        <w:r w:rsidRPr="00DB3C28">
          <w:t xml:space="preserve">copy the </w:t>
        </w:r>
        <w:r>
          <w:t>definitions</w:t>
        </w:r>
        <w:r w:rsidRPr="00DB3C28">
          <w:t xml:space="preserve"> of all of the own properties from a </w:t>
        </w:r>
        <w:r w:rsidRPr="003A30CB">
          <w:rPr>
            <w:rFonts w:ascii="Times New Roman" w:hAnsi="Times New Roman"/>
            <w:i/>
          </w:rPr>
          <w:t>source</w:t>
        </w:r>
        <w:r w:rsidRPr="00DB3C28">
          <w:t xml:space="preserve"> object to a </w:t>
        </w:r>
        <w:r w:rsidRPr="003A30CB">
          <w:rPr>
            <w:rFonts w:ascii="Times New Roman" w:hAnsi="Times New Roman"/>
            <w:i/>
          </w:rPr>
          <w:t>target</w:t>
        </w:r>
        <w:r>
          <w:t xml:space="preserve"> object</w:t>
        </w:r>
        <w:r w:rsidRPr="00DB3C28">
          <w:t xml:space="preserve">. </w:t>
        </w:r>
      </w:ins>
      <w:ins w:id="10753" w:author="Rev 19 Allen Wirfs-Brock" w:date="2013-09-26T10:42:00Z">
        <w:r w:rsidR="00BE6B09">
          <w:t xml:space="preserve">If a property value is a function that is super bound to </w:t>
        </w:r>
      </w:ins>
      <w:ins w:id="10754" w:author="Rev 19 Allen Wirfs-Brock" w:date="2013-09-26T10:43:00Z">
        <w:r w:rsidR="00BE6B09" w:rsidRPr="00BE6B09">
          <w:rPr>
            <w:rFonts w:ascii="Times New Roman" w:hAnsi="Times New Roman"/>
            <w:i/>
          </w:rPr>
          <w:t>source</w:t>
        </w:r>
        <w:r w:rsidR="003442C2">
          <w:t>, a</w:t>
        </w:r>
        <w:r w:rsidR="00BE6B09">
          <w:t xml:space="preserve"> new function is created that is super bound to </w:t>
        </w:r>
        <w:r w:rsidR="00BE6B09" w:rsidRPr="00BE6B09">
          <w:rPr>
            <w:rFonts w:ascii="Times New Roman" w:hAnsi="Times New Roman"/>
            <w:i/>
          </w:rPr>
          <w:t>target</w:t>
        </w:r>
        <w:r w:rsidR="00BE6B09">
          <w:t xml:space="preserve"> and the MixinProperties is recursively applied to </w:t>
        </w:r>
      </w:ins>
      <w:ins w:id="10755" w:author="Rev 19 Allen Wirfs-Brock" w:date="2013-09-26T10:45:00Z">
        <w:r w:rsidR="00BE6B09">
          <w:t>the functions.</w:t>
        </w:r>
      </w:ins>
      <w:ins w:id="10756" w:author="Rev 19 Allen Wirfs-Brock" w:date="2013-09-26T10:43:00Z">
        <w:r w:rsidR="00BE6B09">
          <w:t xml:space="preserve"> </w:t>
        </w:r>
      </w:ins>
      <w:ins w:id="10757" w:author="Rev 19 Allen Wirfs-Brock" w:date="2013-09-26T10:18:00Z">
        <w:r w:rsidRPr="00BE6B09">
          <w:t>When</w:t>
        </w:r>
        <w:r w:rsidRPr="00DB3C28">
          <w:t xml:space="preserve"> the </w:t>
        </w:r>
      </w:ins>
      <w:ins w:id="10758" w:author="Rev 19 Allen Wirfs-Brock" w:date="2013-09-26T10:19:00Z">
        <w:r w:rsidR="00A36A99">
          <w:rPr>
            <w:lang w:eastAsia="en-US"/>
          </w:rPr>
          <w:t>MixinProperties abstract operation</w:t>
        </w:r>
      </w:ins>
      <w:ins w:id="10759" w:author="Rev 19 Allen Wirfs-Brock" w:date="2013-09-26T10:18:00Z">
        <w:r w:rsidRPr="00DB3C28">
          <w:t>s called, the following steps are taken</w:t>
        </w:r>
      </w:ins>
    </w:p>
    <w:p w14:paraId="5E1F32E5" w14:textId="77777777" w:rsidR="00A36A99" w:rsidRDefault="00A36A99" w:rsidP="00A36A99">
      <w:pPr>
        <w:numPr>
          <w:ilvl w:val="0"/>
          <w:numId w:val="1645"/>
        </w:numPr>
        <w:spacing w:after="0" w:line="240" w:lineRule="auto"/>
        <w:jc w:val="left"/>
        <w:rPr>
          <w:ins w:id="10760" w:author="Rev 19 Allen Wirfs-Brock" w:date="2013-09-26T10:20:00Z"/>
          <w:rFonts w:ascii="Times New Roman" w:hAnsi="Times New Roman"/>
          <w:spacing w:val="6"/>
          <w:lang w:eastAsia="en-US"/>
        </w:rPr>
      </w:pPr>
      <w:ins w:id="10761" w:author="Rev 19 Allen Wirfs-Brock" w:date="2013-09-26T10:20:00Z">
        <w:r>
          <w:rPr>
            <w:rFonts w:ascii="Times New Roman" w:hAnsi="Times New Roman"/>
            <w:spacing w:val="6"/>
            <w:lang w:eastAsia="en-US"/>
          </w:rPr>
          <w:t>Assert: Type(</w:t>
        </w:r>
        <w:r>
          <w:rPr>
            <w:rFonts w:ascii="Times New Roman" w:hAnsi="Times New Roman"/>
            <w:i/>
            <w:spacing w:val="6"/>
            <w:lang w:eastAsia="en-US"/>
          </w:rPr>
          <w:t>target</w:t>
        </w:r>
        <w:r>
          <w:rPr>
            <w:rFonts w:ascii="Times New Roman" w:hAnsi="Times New Roman"/>
            <w:spacing w:val="6"/>
            <w:lang w:eastAsia="en-US"/>
          </w:rPr>
          <w:t>) is Object.</w:t>
        </w:r>
      </w:ins>
    </w:p>
    <w:p w14:paraId="6DF064FD" w14:textId="77777777" w:rsidR="00A36A99" w:rsidRDefault="00A36A99" w:rsidP="00A36A99">
      <w:pPr>
        <w:numPr>
          <w:ilvl w:val="0"/>
          <w:numId w:val="1645"/>
        </w:numPr>
        <w:spacing w:after="0" w:line="240" w:lineRule="auto"/>
        <w:jc w:val="left"/>
        <w:rPr>
          <w:ins w:id="10762" w:author="Rev 19 Allen Wirfs-Brock" w:date="2013-09-26T10:21:00Z"/>
          <w:rFonts w:ascii="Times New Roman" w:hAnsi="Times New Roman"/>
          <w:spacing w:val="6"/>
          <w:lang w:eastAsia="en-US"/>
        </w:rPr>
      </w:pPr>
      <w:ins w:id="10763" w:author="Rev 19 Allen Wirfs-Brock" w:date="2013-09-26T10:21:00Z">
        <w:r>
          <w:rPr>
            <w:rFonts w:ascii="Times New Roman" w:hAnsi="Times New Roman"/>
            <w:spacing w:val="6"/>
            <w:lang w:eastAsia="en-US"/>
          </w:rPr>
          <w:t>Assert: Type(</w:t>
        </w:r>
        <w:r>
          <w:rPr>
            <w:rFonts w:ascii="Times New Roman" w:hAnsi="Times New Roman"/>
            <w:i/>
            <w:spacing w:val="6"/>
            <w:lang w:eastAsia="en-US"/>
          </w:rPr>
          <w:t>target</w:t>
        </w:r>
        <w:r>
          <w:rPr>
            <w:rFonts w:ascii="Times New Roman" w:hAnsi="Times New Roman"/>
            <w:spacing w:val="6"/>
            <w:lang w:eastAsia="en-US"/>
          </w:rPr>
          <w:t>) is Object.</w:t>
        </w:r>
      </w:ins>
    </w:p>
    <w:p w14:paraId="3A5F2A08" w14:textId="77777777" w:rsidR="003A30CB" w:rsidRPr="00DB3C28" w:rsidRDefault="003A30CB" w:rsidP="00A36A99">
      <w:pPr>
        <w:numPr>
          <w:ilvl w:val="0"/>
          <w:numId w:val="1645"/>
        </w:numPr>
        <w:spacing w:after="0" w:line="240" w:lineRule="auto"/>
        <w:jc w:val="left"/>
        <w:rPr>
          <w:ins w:id="10764" w:author="Rev 19 Allen Wirfs-Brock" w:date="2013-09-22T10:29:00Z"/>
          <w:rFonts w:ascii="Times New Roman" w:hAnsi="Times New Roman"/>
          <w:spacing w:val="6"/>
          <w:lang w:eastAsia="en-US"/>
        </w:rPr>
      </w:pPr>
      <w:ins w:id="10765"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keys</w:t>
        </w:r>
        <w:r w:rsidRPr="00DB3C28">
          <w:rPr>
            <w:rFonts w:ascii="Times New Roman" w:hAnsi="Times New Roman"/>
            <w:spacing w:val="6"/>
            <w:lang w:eastAsia="en-US"/>
          </w:rPr>
          <w:t xml:space="preserve"> be the result </w:t>
        </w:r>
        <w:r w:rsidRPr="00DB3C28">
          <w:rPr>
            <w:rFonts w:ascii="Times New Roman" w:hAnsi="Times New Roman"/>
            <w:iCs/>
            <w:spacing w:val="6"/>
            <w:lang w:eastAsia="en-US"/>
          </w:rPr>
          <w:t xml:space="preserve">of calling the [[OwnPropertyKeys]] internal method of </w:t>
        </w:r>
        <w:r w:rsidRPr="00DB3C28">
          <w:rPr>
            <w:rFonts w:ascii="Times New Roman" w:hAnsi="Times New Roman"/>
            <w:i/>
            <w:spacing w:val="6"/>
            <w:lang w:eastAsia="en-US"/>
          </w:rPr>
          <w:t>soure</w:t>
        </w:r>
        <w:r w:rsidRPr="00DB3C28">
          <w:rPr>
            <w:rFonts w:ascii="Times New Roman" w:hAnsi="Times New Roman"/>
            <w:spacing w:val="6"/>
            <w:lang w:eastAsia="en-US"/>
          </w:rPr>
          <w:t>.</w:t>
        </w:r>
      </w:ins>
    </w:p>
    <w:p w14:paraId="6FDC52F0" w14:textId="77777777" w:rsidR="003A30CB" w:rsidRPr="00DB3C28" w:rsidRDefault="003A30CB" w:rsidP="00A36A99">
      <w:pPr>
        <w:numPr>
          <w:ilvl w:val="0"/>
          <w:numId w:val="1645"/>
        </w:numPr>
        <w:spacing w:after="0" w:line="240" w:lineRule="auto"/>
        <w:jc w:val="left"/>
        <w:rPr>
          <w:ins w:id="10766" w:author="Rev 19 Allen Wirfs-Brock" w:date="2013-09-22T10:29:00Z"/>
          <w:rFonts w:ascii="Times New Roman" w:hAnsi="Times New Roman"/>
          <w:spacing w:val="6"/>
          <w:lang w:eastAsia="en-US"/>
        </w:rPr>
      </w:pPr>
      <w:ins w:id="10767" w:author="Rev 19 Allen Wirfs-Brock" w:date="2013-09-22T10:29:00Z">
        <w:r w:rsidRPr="00DB3C28">
          <w:rPr>
            <w:rFonts w:ascii="Times New Roman" w:hAnsi="Times New Roman"/>
            <w:spacing w:val="6"/>
            <w:lang w:eastAsia="en-US"/>
          </w:rPr>
          <w:t>ReturnIfAbrupt(</w:t>
        </w:r>
        <w:r w:rsidRPr="00DB3C28">
          <w:rPr>
            <w:rFonts w:ascii="Times New Roman" w:hAnsi="Times New Roman"/>
            <w:i/>
            <w:iCs/>
            <w:spacing w:val="6"/>
            <w:lang w:eastAsia="en-US"/>
          </w:rPr>
          <w:t>keys</w:t>
        </w:r>
        <w:r w:rsidRPr="00DB3C28">
          <w:rPr>
            <w:rFonts w:ascii="Times New Roman" w:hAnsi="Times New Roman"/>
            <w:spacing w:val="6"/>
            <w:lang w:eastAsia="en-US"/>
          </w:rPr>
          <w:t>).</w:t>
        </w:r>
      </w:ins>
    </w:p>
    <w:p w14:paraId="7266BFD0" w14:textId="77777777" w:rsidR="003A30CB" w:rsidRPr="00DB3C28" w:rsidRDefault="003A30CB" w:rsidP="00A36A99">
      <w:pPr>
        <w:numPr>
          <w:ilvl w:val="0"/>
          <w:numId w:val="1645"/>
        </w:numPr>
        <w:spacing w:after="0" w:line="240" w:lineRule="auto"/>
        <w:jc w:val="left"/>
        <w:rPr>
          <w:ins w:id="10768" w:author="Rev 19 Allen Wirfs-Brock" w:date="2013-09-22T10:29:00Z"/>
          <w:rFonts w:ascii="Times New Roman" w:hAnsi="Times New Roman"/>
          <w:spacing w:val="6"/>
          <w:lang w:eastAsia="en-US"/>
        </w:rPr>
      </w:pPr>
      <w:ins w:id="10769"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14:paraId="6AD98DDD" w14:textId="77777777" w:rsidR="003A30CB" w:rsidRPr="00DB3C28" w:rsidRDefault="003A30CB" w:rsidP="00A36A99">
      <w:pPr>
        <w:numPr>
          <w:ilvl w:val="0"/>
          <w:numId w:val="1645"/>
        </w:numPr>
        <w:spacing w:after="0" w:line="240" w:lineRule="auto"/>
        <w:jc w:val="left"/>
        <w:rPr>
          <w:ins w:id="10770" w:author="Rev 19 Allen Wirfs-Brock" w:date="2013-09-22T10:29:00Z"/>
          <w:rFonts w:ascii="Times New Roman" w:hAnsi="Times New Roman"/>
          <w:spacing w:val="6"/>
          <w:lang w:eastAsia="en-US"/>
        </w:rPr>
      </w:pPr>
      <w:ins w:id="10771"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be </w:t>
        </w:r>
        <w:r w:rsidRPr="00DB3C28">
          <w:rPr>
            <w:rFonts w:ascii="Times New Roman" w:hAnsi="Times New Roman"/>
            <w:b/>
            <w:spacing w:val="6"/>
            <w:lang w:eastAsia="en-US"/>
          </w:rPr>
          <w:t>undefined</w:t>
        </w:r>
        <w:r w:rsidRPr="00DB3C28">
          <w:rPr>
            <w:rFonts w:ascii="Times New Roman" w:hAnsi="Times New Roman"/>
            <w:spacing w:val="6"/>
            <w:lang w:eastAsia="en-US"/>
          </w:rPr>
          <w:t>.</w:t>
        </w:r>
      </w:ins>
    </w:p>
    <w:p w14:paraId="37244881" w14:textId="77777777" w:rsidR="003A30CB" w:rsidRPr="00DB3C28" w:rsidRDefault="003A30CB" w:rsidP="00A36A99">
      <w:pPr>
        <w:numPr>
          <w:ilvl w:val="0"/>
          <w:numId w:val="1645"/>
        </w:numPr>
        <w:spacing w:after="0" w:line="240" w:lineRule="auto"/>
        <w:jc w:val="left"/>
        <w:rPr>
          <w:ins w:id="10772" w:author="Rev 19 Allen Wirfs-Brock" w:date="2013-09-22T10:29:00Z"/>
          <w:rFonts w:ascii="Times New Roman" w:hAnsi="Times New Roman"/>
          <w:spacing w:val="6"/>
          <w:lang w:eastAsia="en-US"/>
        </w:rPr>
      </w:pPr>
      <w:ins w:id="10773" w:author="Rev 19 Allen Wirfs-Brock" w:date="2013-09-22T10:29:00Z">
        <w:r w:rsidRPr="00DB3C28">
          <w:rPr>
            <w:rFonts w:ascii="Times New Roman" w:hAnsi="Times New Roman"/>
            <w:spacing w:val="6"/>
            <w:lang w:eastAsia="en-US"/>
          </w:rPr>
          <w:t xml:space="preserve">Repeat while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is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14:paraId="05FE4207" w14:textId="77777777" w:rsidR="003A30CB" w:rsidRPr="00DB3C28" w:rsidRDefault="003A30CB" w:rsidP="00A36A99">
      <w:pPr>
        <w:numPr>
          <w:ilvl w:val="1"/>
          <w:numId w:val="1607"/>
        </w:numPr>
        <w:spacing w:after="0" w:line="240" w:lineRule="auto"/>
        <w:ind w:left="630" w:hanging="270"/>
        <w:jc w:val="left"/>
        <w:rPr>
          <w:ins w:id="10774" w:author="Rev 19 Allen Wirfs-Brock" w:date="2013-09-22T10:29:00Z"/>
          <w:rFonts w:ascii="Times New Roman" w:hAnsi="Times New Roman"/>
          <w:spacing w:val="6"/>
          <w:lang w:eastAsia="en-US"/>
        </w:rPr>
      </w:pPr>
      <w:ins w:id="10775"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spacing w:val="6"/>
            <w:lang w:eastAsia="en-US"/>
          </w:rPr>
          <w:t>next</w:t>
        </w:r>
        <w:r w:rsidRPr="00DB3C28">
          <w:rPr>
            <w:rFonts w:ascii="Times New Roman" w:hAnsi="Times New Roman"/>
            <w:spacing w:val="6"/>
            <w:lang w:eastAsia="en-US"/>
          </w:rPr>
          <w:t xml:space="preserve"> be the result of IteratorStep(</w:t>
        </w:r>
        <w:r w:rsidRPr="00DB3C28">
          <w:rPr>
            <w:rFonts w:ascii="Times New Roman" w:hAnsi="Times New Roman"/>
            <w:i/>
            <w:spacing w:val="6"/>
            <w:lang w:eastAsia="en-US"/>
          </w:rPr>
          <w:t>keys</w:t>
        </w:r>
        <w:r w:rsidRPr="00DB3C28">
          <w:rPr>
            <w:rFonts w:ascii="Times New Roman" w:hAnsi="Times New Roman"/>
            <w:spacing w:val="6"/>
            <w:lang w:eastAsia="en-US"/>
          </w:rPr>
          <w:t>).</w:t>
        </w:r>
      </w:ins>
    </w:p>
    <w:p w14:paraId="0637ACC3" w14:textId="77777777" w:rsidR="003A30CB" w:rsidRPr="00DB3C28" w:rsidRDefault="003A30CB" w:rsidP="00A36A99">
      <w:pPr>
        <w:numPr>
          <w:ilvl w:val="1"/>
          <w:numId w:val="1607"/>
        </w:numPr>
        <w:spacing w:after="0" w:line="240" w:lineRule="auto"/>
        <w:ind w:left="630" w:hanging="270"/>
        <w:jc w:val="left"/>
        <w:rPr>
          <w:ins w:id="10776" w:author="Rev 19 Allen Wirfs-Brock" w:date="2013-09-22T10:29:00Z"/>
          <w:rFonts w:ascii="Times New Roman" w:hAnsi="Times New Roman"/>
          <w:spacing w:val="6"/>
          <w:lang w:eastAsia="en-US"/>
        </w:rPr>
      </w:pPr>
      <w:ins w:id="10777" w:author="Rev 19 Allen Wirfs-Brock" w:date="2013-09-22T10:29:00Z">
        <w:r w:rsidRPr="00DB3C28">
          <w:rPr>
            <w:rFonts w:ascii="Times New Roman" w:hAnsi="Times New Roman"/>
            <w:spacing w:val="6"/>
            <w:lang w:eastAsia="en-US"/>
          </w:rPr>
          <w:t>ReturnIfAbrupt(</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14:paraId="20EB5A62" w14:textId="77777777" w:rsidR="003A30CB" w:rsidRPr="00DB3C28" w:rsidRDefault="003A30CB" w:rsidP="00A36A99">
      <w:pPr>
        <w:numPr>
          <w:ilvl w:val="1"/>
          <w:numId w:val="1607"/>
        </w:numPr>
        <w:spacing w:after="0" w:line="240" w:lineRule="auto"/>
        <w:ind w:left="630" w:hanging="270"/>
        <w:jc w:val="left"/>
        <w:rPr>
          <w:ins w:id="10778" w:author="Rev 19 Allen Wirfs-Brock" w:date="2013-09-22T10:29:00Z"/>
          <w:rFonts w:ascii="Times New Roman" w:hAnsi="Times New Roman"/>
          <w:spacing w:val="6"/>
          <w:lang w:eastAsia="en-US"/>
        </w:rPr>
      </w:pPr>
      <w:ins w:id="10779"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next</w:t>
        </w:r>
        <w:r w:rsidRPr="00DB3C28">
          <w:rPr>
            <w:rFonts w:ascii="Times New Roman" w:hAnsi="Times New Roman"/>
            <w:spacing w:val="6"/>
            <w:lang w:eastAsia="en-US"/>
          </w:rPr>
          <w:t xml:space="preserve"> is </w:t>
        </w:r>
      </w:ins>
      <w:ins w:id="10780" w:author="Rev 19 Allen Wirfs-Brock" w:date="2013-09-22T11:16:00Z">
        <w:r w:rsidR="00F877DA">
          <w:rPr>
            <w:rFonts w:ascii="Times New Roman" w:hAnsi="Times New Roman"/>
            <w:b/>
            <w:spacing w:val="6"/>
            <w:lang w:eastAsia="en-US"/>
          </w:rPr>
          <w:t>false</w:t>
        </w:r>
      </w:ins>
      <w:ins w:id="10781" w:author="Rev 19 Allen Wirfs-Brock" w:date="2013-09-22T10:29:00Z">
        <w:r w:rsidRPr="00DB3C28">
          <w:rPr>
            <w:rFonts w:ascii="Times New Roman" w:hAnsi="Times New Roman"/>
            <w:spacing w:val="6"/>
            <w:lang w:eastAsia="en-US"/>
          </w:rPr>
          <w:t xml:space="preserve">, then 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true</w:t>
        </w:r>
        <w:r w:rsidRPr="00DB3C28">
          <w:rPr>
            <w:rFonts w:ascii="Times New Roman" w:hAnsi="Times New Roman"/>
            <w:spacing w:val="6"/>
            <w:lang w:eastAsia="en-US"/>
          </w:rPr>
          <w:t>.</w:t>
        </w:r>
      </w:ins>
    </w:p>
    <w:p w14:paraId="7FF71526" w14:textId="77777777" w:rsidR="003A30CB" w:rsidRPr="00DB3C28" w:rsidRDefault="003A30CB" w:rsidP="00A36A99">
      <w:pPr>
        <w:numPr>
          <w:ilvl w:val="1"/>
          <w:numId w:val="1607"/>
        </w:numPr>
        <w:spacing w:after="0" w:line="240" w:lineRule="auto"/>
        <w:ind w:left="630" w:hanging="270"/>
        <w:jc w:val="left"/>
        <w:rPr>
          <w:ins w:id="10782" w:author="Rev 19 Allen Wirfs-Brock" w:date="2013-09-22T10:29:00Z"/>
          <w:rFonts w:ascii="Times New Roman" w:hAnsi="Times New Roman"/>
          <w:spacing w:val="6"/>
          <w:lang w:eastAsia="en-US"/>
        </w:rPr>
      </w:pPr>
      <w:ins w:id="10783" w:author="Rev 19 Allen Wirfs-Brock" w:date="2013-09-22T10:29:00Z">
        <w:r w:rsidRPr="00DB3C28">
          <w:rPr>
            <w:rFonts w:ascii="Times New Roman" w:hAnsi="Times New Roman"/>
            <w:spacing w:val="6"/>
            <w:lang w:eastAsia="en-US"/>
          </w:rPr>
          <w:t>Else,</w:t>
        </w:r>
      </w:ins>
    </w:p>
    <w:p w14:paraId="44F351CF" w14:textId="77777777" w:rsidR="003A30CB" w:rsidRPr="00DB3C28" w:rsidRDefault="003A30CB" w:rsidP="00A36A99">
      <w:pPr>
        <w:numPr>
          <w:ilvl w:val="2"/>
          <w:numId w:val="1607"/>
        </w:numPr>
        <w:tabs>
          <w:tab w:val="clear" w:pos="2160"/>
          <w:tab w:val="num" w:pos="990"/>
        </w:tabs>
        <w:spacing w:after="120" w:line="240" w:lineRule="auto"/>
        <w:ind w:left="990"/>
        <w:contextualSpacing/>
        <w:jc w:val="left"/>
        <w:rPr>
          <w:ins w:id="10784" w:author="Rev 19 Allen Wirfs-Brock" w:date="2013-09-22T10:29:00Z"/>
          <w:rFonts w:ascii="Times New Roman" w:hAnsi="Times New Roman"/>
          <w:spacing w:val="6"/>
          <w:lang w:eastAsia="en-US"/>
        </w:rPr>
      </w:pPr>
      <w:ins w:id="10785"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nextKey</w:t>
        </w:r>
        <w:r w:rsidRPr="00DB3C28">
          <w:rPr>
            <w:rFonts w:ascii="Times New Roman" w:hAnsi="Times New Roman"/>
            <w:spacing w:val="6"/>
            <w:lang w:eastAsia="en-US"/>
          </w:rPr>
          <w:t xml:space="preserve"> be IteratorValue(</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14:paraId="4596478B" w14:textId="77777777" w:rsidR="003A30CB" w:rsidRPr="00DB3C28" w:rsidRDefault="003A30CB" w:rsidP="00A36A99">
      <w:pPr>
        <w:numPr>
          <w:ilvl w:val="2"/>
          <w:numId w:val="1607"/>
        </w:numPr>
        <w:tabs>
          <w:tab w:val="clear" w:pos="2160"/>
          <w:tab w:val="num" w:pos="990"/>
        </w:tabs>
        <w:spacing w:after="120" w:line="240" w:lineRule="auto"/>
        <w:ind w:left="990"/>
        <w:contextualSpacing/>
        <w:jc w:val="left"/>
        <w:rPr>
          <w:ins w:id="10786" w:author="Rev 19 Allen Wirfs-Brock" w:date="2013-09-22T10:29:00Z"/>
          <w:rFonts w:ascii="Times New Roman" w:hAnsi="Times New Roman"/>
          <w:spacing w:val="6"/>
          <w:lang w:eastAsia="en-US"/>
        </w:rPr>
      </w:pPr>
      <w:ins w:id="10787" w:author="Rev 19 Allen Wirfs-Brock" w:date="2013-09-22T10:29:00Z">
        <w:r w:rsidRPr="00DB3C28">
          <w:rPr>
            <w:rFonts w:ascii="Times New Roman" w:hAnsi="Times New Roman"/>
            <w:spacing w:val="6"/>
            <w:lang w:eastAsia="en-US"/>
          </w:rPr>
          <w:t>ReturnIfAbrupt(</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14:paraId="31437511" w14:textId="77777777" w:rsidR="003A30CB" w:rsidRPr="00DB3C28" w:rsidRDefault="003A30CB" w:rsidP="00A36A99">
      <w:pPr>
        <w:numPr>
          <w:ilvl w:val="2"/>
          <w:numId w:val="1607"/>
        </w:numPr>
        <w:tabs>
          <w:tab w:val="clear" w:pos="2160"/>
          <w:tab w:val="num" w:pos="990"/>
        </w:tabs>
        <w:spacing w:after="0" w:line="240" w:lineRule="auto"/>
        <w:ind w:left="990"/>
        <w:jc w:val="left"/>
        <w:rPr>
          <w:ins w:id="10788" w:author="Rev 19 Allen Wirfs-Brock" w:date="2013-09-22T10:29:00Z"/>
          <w:rFonts w:ascii="Times New Roman" w:hAnsi="Times New Roman"/>
          <w:spacing w:val="6"/>
          <w:lang w:eastAsia="en-US"/>
        </w:rPr>
      </w:pPr>
      <w:ins w:id="10789"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be the result of calling the [[GetOwnProperty]] internal method of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with argument </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14:paraId="03EED14A" w14:textId="77777777" w:rsidR="003A30CB" w:rsidRPr="00DB3C28" w:rsidRDefault="003A30CB" w:rsidP="00A36A99">
      <w:pPr>
        <w:numPr>
          <w:ilvl w:val="2"/>
          <w:numId w:val="1607"/>
        </w:numPr>
        <w:tabs>
          <w:tab w:val="clear" w:pos="2160"/>
          <w:tab w:val="num" w:pos="990"/>
        </w:tabs>
        <w:spacing w:after="0" w:line="240" w:lineRule="auto"/>
        <w:ind w:left="990"/>
        <w:jc w:val="left"/>
        <w:rPr>
          <w:ins w:id="10790" w:author="Rev 19 Allen Wirfs-Brock" w:date="2013-09-22T10:29:00Z"/>
          <w:rFonts w:ascii="Times New Roman" w:hAnsi="Times New Roman"/>
          <w:spacing w:val="6"/>
          <w:lang w:eastAsia="en-US"/>
        </w:rPr>
      </w:pPr>
      <w:ins w:id="10791"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an abrupt completion, then</w:t>
        </w:r>
      </w:ins>
    </w:p>
    <w:p w14:paraId="7BDFBBA0" w14:textId="77777777" w:rsidR="003A30CB" w:rsidRPr="00DB3C28" w:rsidRDefault="003A30CB" w:rsidP="00A36A99">
      <w:pPr>
        <w:numPr>
          <w:ilvl w:val="3"/>
          <w:numId w:val="1645"/>
        </w:numPr>
        <w:spacing w:after="0" w:line="240" w:lineRule="auto"/>
        <w:ind w:left="1260"/>
        <w:jc w:val="left"/>
        <w:rPr>
          <w:ins w:id="10792" w:author="Rev 19 Allen Wirfs-Brock" w:date="2013-09-22T10:29:00Z"/>
          <w:rFonts w:ascii="Times New Roman" w:hAnsi="Times New Roman"/>
          <w:spacing w:val="6"/>
          <w:lang w:eastAsia="en-US"/>
        </w:rPr>
      </w:pPr>
      <w:ins w:id="10793"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desc</w:t>
        </w:r>
        <w:r w:rsidRPr="00DB3C28">
          <w:rPr>
            <w:rFonts w:ascii="Times New Roman" w:hAnsi="Times New Roman"/>
            <w:spacing w:val="6"/>
            <w:lang w:eastAsia="en-US"/>
          </w:rPr>
          <w:t>.</w:t>
        </w:r>
      </w:ins>
    </w:p>
    <w:p w14:paraId="512DEEB9" w14:textId="77777777" w:rsidR="003A30CB" w:rsidRPr="00DB3C28" w:rsidRDefault="003A30CB" w:rsidP="00A36A99">
      <w:pPr>
        <w:numPr>
          <w:ilvl w:val="2"/>
          <w:numId w:val="1645"/>
        </w:numPr>
        <w:spacing w:after="0" w:line="240" w:lineRule="auto"/>
        <w:ind w:left="990"/>
        <w:jc w:val="left"/>
        <w:rPr>
          <w:ins w:id="10794" w:author="Rev 19 Allen Wirfs-Brock" w:date="2013-09-22T10:29:00Z"/>
          <w:rFonts w:ascii="Times New Roman" w:hAnsi="Times New Roman"/>
          <w:spacing w:val="6"/>
          <w:lang w:eastAsia="en-US"/>
        </w:rPr>
      </w:pPr>
      <w:ins w:id="10795" w:author="Rev 19 Allen Wirfs-Brock" w:date="2013-09-22T10:29:00Z">
        <w:r w:rsidRPr="00DB3C28">
          <w:rPr>
            <w:rFonts w:ascii="Times New Roman" w:hAnsi="Times New Roman"/>
            <w:spacing w:val="6"/>
            <w:lang w:eastAsia="en-US"/>
          </w:rPr>
          <w:t xml:space="preserve">Else 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and </w:t>
        </w:r>
        <w:r w:rsidRPr="00DB3C28">
          <w:rPr>
            <w:rFonts w:ascii="Times New Roman" w:hAnsi="Times New Roman"/>
            <w:i/>
            <w:spacing w:val="6"/>
            <w:lang w:eastAsia="en-US"/>
          </w:rPr>
          <w:t>desc</w:t>
        </w:r>
        <w:r w:rsidRPr="00DB3C28">
          <w:rPr>
            <w:rFonts w:ascii="Times New Roman" w:hAnsi="Times New Roman"/>
            <w:spacing w:val="6"/>
            <w:lang w:eastAsia="en-US"/>
          </w:rPr>
          <w:t xml:space="preserve">.[[Enumerable]] is </w:t>
        </w:r>
        <w:r w:rsidRPr="00DB3C28">
          <w:rPr>
            <w:rFonts w:ascii="Times New Roman" w:hAnsi="Times New Roman"/>
            <w:b/>
            <w:spacing w:val="6"/>
            <w:lang w:eastAsia="en-US"/>
          </w:rPr>
          <w:t>true</w:t>
        </w:r>
        <w:r w:rsidRPr="00DB3C28">
          <w:rPr>
            <w:rFonts w:ascii="Times New Roman" w:hAnsi="Times New Roman"/>
            <w:spacing w:val="6"/>
            <w:lang w:eastAsia="en-US"/>
          </w:rPr>
          <w:t>, then</w:t>
        </w:r>
      </w:ins>
    </w:p>
    <w:p w14:paraId="6A2C03F3" w14:textId="77777777" w:rsidR="00CB621C" w:rsidRPr="00CB621C" w:rsidRDefault="00CB621C" w:rsidP="00A36A99">
      <w:pPr>
        <w:numPr>
          <w:ilvl w:val="3"/>
          <w:numId w:val="1645"/>
        </w:numPr>
        <w:spacing w:after="0" w:line="240" w:lineRule="auto"/>
        <w:ind w:left="1260"/>
        <w:jc w:val="left"/>
        <w:rPr>
          <w:ins w:id="10796" w:author="Rev 19 Allen Wirfs-Brock" w:date="2013-09-22T10:39:00Z"/>
          <w:rFonts w:ascii="Times New Roman" w:hAnsi="Times New Roman"/>
          <w:spacing w:val="6"/>
          <w:lang w:eastAsia="en-US"/>
        </w:rPr>
      </w:pPr>
      <w:ins w:id="10797" w:author="Rev 19 Allen Wirfs-Brock" w:date="2013-09-22T10:39:00Z">
        <w:r w:rsidRPr="00CB621C">
          <w:rPr>
            <w:rFonts w:ascii="Times New Roman" w:hAnsi="Times New Roman"/>
            <w:spacing w:val="6"/>
            <w:lang w:eastAsia="en-US"/>
          </w:rPr>
          <w:t>If IsDataDescriptor(</w:t>
        </w:r>
        <w:r w:rsidRPr="00CB621C">
          <w:rPr>
            <w:rFonts w:ascii="Times New Roman" w:hAnsi="Times New Roman"/>
            <w:i/>
            <w:spacing w:val="6"/>
            <w:lang w:eastAsia="en-US"/>
          </w:rPr>
          <w:t>desc</w:t>
        </w:r>
        <w:r w:rsidRPr="00CB621C">
          <w:rPr>
            <w:rFonts w:ascii="Times New Roman" w:hAnsi="Times New Roman"/>
            <w:spacing w:val="6"/>
            <w:lang w:eastAsia="en-US"/>
          </w:rPr>
          <w:t>), then</w:t>
        </w:r>
      </w:ins>
    </w:p>
    <w:p w14:paraId="35A06BD4" w14:textId="77777777" w:rsidR="00CB621C" w:rsidRPr="00CB621C" w:rsidRDefault="00CB621C" w:rsidP="00A36A99">
      <w:pPr>
        <w:numPr>
          <w:ilvl w:val="4"/>
          <w:numId w:val="1607"/>
        </w:numPr>
        <w:spacing w:after="0" w:line="240" w:lineRule="auto"/>
        <w:ind w:left="1530"/>
        <w:jc w:val="left"/>
        <w:rPr>
          <w:ins w:id="10798" w:author="Rev 19 Allen Wirfs-Brock" w:date="2013-09-22T10:39:00Z"/>
          <w:rFonts w:ascii="Times New Roman" w:hAnsi="Times New Roman"/>
          <w:spacing w:val="6"/>
          <w:lang w:eastAsia="en-US"/>
        </w:rPr>
      </w:pPr>
      <w:ins w:id="10799" w:author="Rev 19 Allen Wirfs-Brock" w:date="2013-09-22T10:39:00Z">
        <w:r w:rsidRPr="00CB621C">
          <w:rPr>
            <w:rFonts w:ascii="Times New Roman" w:hAnsi="Times New Roman"/>
            <w:spacing w:val="6"/>
            <w:lang w:eastAsia="en-US"/>
          </w:rPr>
          <w:t xml:space="preserve">Let </w:t>
        </w:r>
        <w:r w:rsidRPr="007435A4">
          <w:rPr>
            <w:rFonts w:ascii="Times New Roman" w:hAnsi="Times New Roman"/>
            <w:i/>
            <w:spacing w:val="6"/>
            <w:lang w:eastAsia="en-US"/>
          </w:rPr>
          <w:t>propValue</w:t>
        </w:r>
        <w:r w:rsidRPr="00CB621C">
          <w:rPr>
            <w:rFonts w:ascii="Times New Roman" w:hAnsi="Times New Roman"/>
            <w:spacing w:val="6"/>
            <w:lang w:eastAsia="en-US"/>
          </w:rPr>
          <w:t xml:space="preserve"> be </w:t>
        </w:r>
        <w:r w:rsidRPr="007435A4">
          <w:rPr>
            <w:rFonts w:ascii="Times New Roman" w:hAnsi="Times New Roman"/>
            <w:i/>
            <w:spacing w:val="6"/>
            <w:lang w:eastAsia="en-US"/>
          </w:rPr>
          <w:t>desc</w:t>
        </w:r>
        <w:r w:rsidRPr="00CB621C">
          <w:rPr>
            <w:rFonts w:ascii="Times New Roman" w:hAnsi="Times New Roman"/>
            <w:spacing w:val="6"/>
            <w:lang w:eastAsia="en-US"/>
          </w:rPr>
          <w:t>.[[Value]].</w:t>
        </w:r>
      </w:ins>
    </w:p>
    <w:p w14:paraId="665562BB" w14:textId="77777777" w:rsidR="00CB621C" w:rsidRPr="00CB621C" w:rsidRDefault="00CB621C" w:rsidP="00A36A99">
      <w:pPr>
        <w:numPr>
          <w:ilvl w:val="4"/>
          <w:numId w:val="1607"/>
        </w:numPr>
        <w:spacing w:after="0" w:line="240" w:lineRule="auto"/>
        <w:ind w:left="1530"/>
        <w:jc w:val="left"/>
        <w:rPr>
          <w:ins w:id="10800" w:author="Rev 19 Allen Wirfs-Brock" w:date="2013-09-22T10:39:00Z"/>
          <w:rFonts w:ascii="Times New Roman" w:hAnsi="Times New Roman"/>
          <w:spacing w:val="6"/>
          <w:lang w:eastAsia="en-US"/>
        </w:rPr>
      </w:pPr>
      <w:ins w:id="10801" w:author="Rev 19 Allen Wirfs-Brock" w:date="2013-09-22T10:39:00Z">
        <w:r w:rsidRPr="00CB621C">
          <w:rPr>
            <w:rFonts w:ascii="Times New Roman" w:hAnsi="Times New Roman"/>
            <w:spacing w:val="6"/>
            <w:lang w:eastAsia="en-US"/>
          </w:rPr>
          <w:t>If SameValue(GetSuperBinding (</w:t>
        </w:r>
        <w:r w:rsidRPr="007435A4">
          <w:rPr>
            <w:rFonts w:ascii="Times New Roman" w:hAnsi="Times New Roman"/>
            <w:i/>
            <w:spacing w:val="6"/>
            <w:lang w:eastAsia="en-US"/>
          </w:rPr>
          <w:t>propValue</w:t>
        </w:r>
        <w:r w:rsidRPr="00CB621C">
          <w:rPr>
            <w:rFonts w:ascii="Times New Roman" w:hAnsi="Times New Roman"/>
            <w:spacing w:val="6"/>
            <w:lang w:eastAsia="en-US"/>
          </w:rPr>
          <w:t xml:space="preserve">), </w:t>
        </w:r>
        <w:r w:rsidRPr="007435A4">
          <w:rPr>
            <w:rFonts w:ascii="Times New Roman" w:hAnsi="Times New Roman"/>
            <w:i/>
            <w:spacing w:val="6"/>
            <w:lang w:eastAsia="en-US"/>
          </w:rPr>
          <w:t>from</w:t>
        </w:r>
        <w:r w:rsidRPr="00CB621C">
          <w:rPr>
            <w:rFonts w:ascii="Times New Roman" w:hAnsi="Times New Roman"/>
            <w:spacing w:val="6"/>
            <w:lang w:eastAsia="en-US"/>
          </w:rPr>
          <w:t>), then</w:t>
        </w:r>
      </w:ins>
    </w:p>
    <w:p w14:paraId="74B97B0B" w14:textId="77777777" w:rsidR="00A36A99" w:rsidRDefault="00A36A99" w:rsidP="00A36A99">
      <w:pPr>
        <w:numPr>
          <w:ilvl w:val="5"/>
          <w:numId w:val="1607"/>
        </w:numPr>
        <w:spacing w:after="0" w:line="240" w:lineRule="auto"/>
        <w:ind w:left="1800"/>
        <w:jc w:val="left"/>
        <w:rPr>
          <w:ins w:id="10802" w:author="Rev 19 Allen Wirfs-Brock" w:date="2013-09-26T10:26:00Z"/>
          <w:rFonts w:ascii="Times New Roman" w:hAnsi="Times New Roman"/>
          <w:spacing w:val="6"/>
          <w:lang w:eastAsia="en-US"/>
        </w:rPr>
      </w:pPr>
      <w:ins w:id="10803" w:author="Rev 19 Allen Wirfs-Brock" w:date="2013-09-26T10:26:00Z">
        <w:r>
          <w:rPr>
            <w:rFonts w:ascii="Times New Roman" w:hAnsi="Times New Roman"/>
            <w:spacing w:val="6"/>
            <w:lang w:eastAsia="en-US"/>
          </w:rPr>
          <w:t xml:space="preserve">Let </w:t>
        </w:r>
      </w:ins>
      <w:ins w:id="10804" w:author="Rev 19 Allen Wirfs-Brock" w:date="2013-09-26T10:27:00Z">
        <w:r>
          <w:rPr>
            <w:rFonts w:ascii="Times New Roman" w:hAnsi="Times New Roman"/>
            <w:i/>
            <w:spacing w:val="6"/>
            <w:lang w:eastAsia="en-US"/>
          </w:rPr>
          <w:t>newFunc</w:t>
        </w:r>
        <w:r>
          <w:rPr>
            <w:rFonts w:ascii="Times New Roman" w:hAnsi="Times New Roman"/>
            <w:spacing w:val="6"/>
            <w:lang w:eastAsia="en-US"/>
          </w:rPr>
          <w:t xml:space="preserve"> be </w:t>
        </w:r>
      </w:ins>
      <w:ins w:id="10805" w:author="Rev 19 Allen Wirfs-Brock" w:date="2013-09-26T10:29:00Z">
        <w:r w:rsidR="0019755B">
          <w:rPr>
            <w:rFonts w:ascii="Times New Roman" w:hAnsi="Times New Roman"/>
            <w:spacing w:val="6"/>
            <w:lang w:eastAsia="en-US"/>
          </w:rPr>
          <w:t>MixinProperties(</w:t>
        </w:r>
      </w:ins>
      <w:ins w:id="10806" w:author="Rev 19 Allen Wirfs-Brock" w:date="2013-09-26T10:27:00Z">
        <w:r w:rsidRPr="00CB621C">
          <w:rPr>
            <w:rFonts w:ascii="Times New Roman" w:hAnsi="Times New Roman"/>
            <w:spacing w:val="6"/>
            <w:lang w:eastAsia="en-US"/>
          </w:rPr>
          <w:t>RebindSuper(</w:t>
        </w:r>
        <w:r w:rsidRPr="007435A4">
          <w:rPr>
            <w:rFonts w:ascii="Times New Roman" w:hAnsi="Times New Roman"/>
            <w:i/>
            <w:spacing w:val="6"/>
            <w:lang w:eastAsia="en-US"/>
          </w:rPr>
          <w:t>propValue</w:t>
        </w:r>
        <w:r w:rsidRPr="00CB621C">
          <w:rPr>
            <w:rFonts w:ascii="Times New Roman" w:hAnsi="Times New Roman"/>
            <w:spacing w:val="6"/>
            <w:lang w:eastAsia="en-US"/>
          </w:rPr>
          <w:t xml:space="preserve">, </w:t>
        </w:r>
        <w:r w:rsidRPr="007435A4">
          <w:rPr>
            <w:rFonts w:ascii="Times New Roman" w:hAnsi="Times New Roman"/>
            <w:i/>
            <w:spacing w:val="6"/>
            <w:lang w:eastAsia="en-US"/>
          </w:rPr>
          <w:t>to</w:t>
        </w:r>
        <w:r w:rsidRPr="00CB621C">
          <w:rPr>
            <w:rFonts w:ascii="Times New Roman" w:hAnsi="Times New Roman"/>
            <w:spacing w:val="6"/>
            <w:lang w:eastAsia="en-US"/>
          </w:rPr>
          <w:t>)</w:t>
        </w:r>
      </w:ins>
      <w:ins w:id="10807" w:author="Rev 19 Allen Wirfs-Brock" w:date="2013-09-26T10:29:00Z">
        <w:r w:rsidR="0019755B">
          <w:rPr>
            <w:rFonts w:ascii="Times New Roman" w:hAnsi="Times New Roman"/>
            <w:spacing w:val="6"/>
            <w:lang w:eastAsia="en-US"/>
          </w:rPr>
          <w:t>,</w:t>
        </w:r>
      </w:ins>
      <w:ins w:id="10808" w:author="Rev 19 Allen Wirfs-Brock" w:date="2013-09-26T10:30:00Z">
        <w:r w:rsidR="0019755B">
          <w:rPr>
            <w:rFonts w:ascii="Times New Roman" w:hAnsi="Times New Roman"/>
            <w:spacing w:val="6"/>
            <w:lang w:eastAsia="en-US"/>
          </w:rPr>
          <w:t xml:space="preserve"> </w:t>
        </w:r>
      </w:ins>
      <w:ins w:id="10809" w:author="Rev 19 Allen Wirfs-Brock" w:date="2013-09-26T10:29:00Z">
        <w:r w:rsidR="0019755B">
          <w:rPr>
            <w:rFonts w:ascii="Times New Roman" w:hAnsi="Times New Roman"/>
            <w:spacing w:val="6"/>
            <w:lang w:eastAsia="en-US"/>
          </w:rPr>
          <w:t xml:space="preserve"> </w:t>
        </w:r>
      </w:ins>
      <w:ins w:id="10810" w:author="Rev 19 Allen Wirfs-Brock" w:date="2013-09-26T10:30:00Z">
        <w:r w:rsidR="0019755B" w:rsidRPr="007435A4">
          <w:rPr>
            <w:rFonts w:ascii="Times New Roman" w:hAnsi="Times New Roman"/>
            <w:i/>
            <w:spacing w:val="6"/>
            <w:lang w:eastAsia="en-US"/>
          </w:rPr>
          <w:t>propValue</w:t>
        </w:r>
        <w:r w:rsidR="0019755B" w:rsidRPr="00CB621C">
          <w:rPr>
            <w:rFonts w:ascii="Times New Roman" w:hAnsi="Times New Roman"/>
            <w:spacing w:val="6"/>
            <w:lang w:eastAsia="en-US"/>
          </w:rPr>
          <w:t>)</w:t>
        </w:r>
      </w:ins>
      <w:ins w:id="10811" w:author="Rev 19 Allen Wirfs-Brock" w:date="2013-09-26T10:27:00Z">
        <w:r w:rsidRPr="007435A4">
          <w:rPr>
            <w:rFonts w:ascii="Times New Roman" w:hAnsi="Times New Roman"/>
            <w:spacing w:val="6"/>
            <w:lang w:eastAsia="en-US"/>
          </w:rPr>
          <w:t>.</w:t>
        </w:r>
      </w:ins>
    </w:p>
    <w:p w14:paraId="0AB25068" w14:textId="77777777" w:rsidR="0019755B" w:rsidRDefault="0019755B" w:rsidP="00A36A99">
      <w:pPr>
        <w:numPr>
          <w:ilvl w:val="5"/>
          <w:numId w:val="1607"/>
        </w:numPr>
        <w:spacing w:after="0" w:line="240" w:lineRule="auto"/>
        <w:ind w:left="1800"/>
        <w:jc w:val="left"/>
        <w:rPr>
          <w:ins w:id="10812" w:author="Rev 19 Allen Wirfs-Brock" w:date="2013-09-26T10:30:00Z"/>
          <w:rFonts w:ascii="Times New Roman" w:hAnsi="Times New Roman"/>
          <w:spacing w:val="6"/>
          <w:lang w:eastAsia="en-US"/>
        </w:rPr>
      </w:pPr>
      <w:ins w:id="10813" w:author="Rev 19 Allen Wirfs-Brock" w:date="2013-09-26T10:32:00Z">
        <w:r w:rsidRPr="00DB3C28">
          <w:rPr>
            <w:rFonts w:ascii="Times New Roman" w:hAnsi="Times New Roman"/>
            <w:spacing w:val="6"/>
            <w:lang w:eastAsia="en-US"/>
          </w:rPr>
          <w:t xml:space="preserve">If </w:t>
        </w:r>
      </w:ins>
      <w:ins w:id="10814" w:author="Rev 19 Allen Wirfs-Brock" w:date="2013-09-26T10:37:00Z">
        <w:r>
          <w:rPr>
            <w:rFonts w:ascii="Times New Roman" w:hAnsi="Times New Roman"/>
            <w:i/>
            <w:spacing w:val="6"/>
            <w:lang w:eastAsia="en-US"/>
          </w:rPr>
          <w:t>newFunc</w:t>
        </w:r>
        <w:r>
          <w:rPr>
            <w:rFonts w:ascii="Times New Roman" w:hAnsi="Times New Roman"/>
            <w:spacing w:val="6"/>
            <w:lang w:eastAsia="en-US"/>
          </w:rPr>
          <w:t xml:space="preserve"> </w:t>
        </w:r>
      </w:ins>
      <w:ins w:id="10815" w:author="Rev 19 Allen Wirfs-Brock" w:date="2013-09-26T10:32:00Z">
        <w:r w:rsidRPr="00DB3C28">
          <w:rPr>
            <w:rFonts w:ascii="Times New Roman" w:hAnsi="Times New Roman"/>
            <w:spacing w:val="6"/>
            <w:lang w:eastAsia="en-US"/>
          </w:rPr>
          <w:t>is an abrupt completion, then</w:t>
        </w:r>
      </w:ins>
    </w:p>
    <w:p w14:paraId="75C35F8C" w14:textId="77777777" w:rsidR="0019755B" w:rsidRDefault="0019755B" w:rsidP="0019755B">
      <w:pPr>
        <w:numPr>
          <w:ilvl w:val="6"/>
          <w:numId w:val="1607"/>
        </w:numPr>
        <w:tabs>
          <w:tab w:val="clear" w:pos="5040"/>
        </w:tabs>
        <w:spacing w:after="0" w:line="240" w:lineRule="auto"/>
        <w:ind w:left="2160"/>
        <w:jc w:val="left"/>
        <w:rPr>
          <w:ins w:id="10816" w:author="Rev 19 Allen Wirfs-Brock" w:date="2013-09-26T10:32:00Z"/>
          <w:rFonts w:ascii="Times New Roman" w:hAnsi="Times New Roman"/>
          <w:spacing w:val="6"/>
          <w:lang w:eastAsia="en-US"/>
        </w:rPr>
      </w:pPr>
      <w:ins w:id="10817" w:author="Rev 19 Allen Wirfs-Brock" w:date="2013-09-26T10:3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ins>
      <w:ins w:id="10818" w:author="Rev 19 Allen Wirfs-Brock" w:date="2013-09-26T10:38:00Z">
        <w:r>
          <w:rPr>
            <w:rFonts w:ascii="Times New Roman" w:hAnsi="Times New Roman"/>
            <w:i/>
            <w:spacing w:val="6"/>
            <w:lang w:eastAsia="en-US"/>
          </w:rPr>
          <w:t>newFunc</w:t>
        </w:r>
      </w:ins>
      <w:ins w:id="10819" w:author="Rev 19 Allen Wirfs-Brock" w:date="2013-09-26T10:32:00Z">
        <w:r w:rsidRPr="00DB3C28">
          <w:rPr>
            <w:rFonts w:ascii="Times New Roman" w:hAnsi="Times New Roman"/>
            <w:spacing w:val="6"/>
            <w:lang w:eastAsia="en-US"/>
          </w:rPr>
          <w:t>.</w:t>
        </w:r>
      </w:ins>
    </w:p>
    <w:p w14:paraId="63357FC9" w14:textId="77777777" w:rsidR="00CB621C" w:rsidRPr="00CB621C" w:rsidRDefault="0019755B" w:rsidP="00A36A99">
      <w:pPr>
        <w:numPr>
          <w:ilvl w:val="5"/>
          <w:numId w:val="1607"/>
        </w:numPr>
        <w:spacing w:after="0" w:line="240" w:lineRule="auto"/>
        <w:ind w:left="1800"/>
        <w:jc w:val="left"/>
        <w:rPr>
          <w:ins w:id="10820" w:author="Rev 19 Allen Wirfs-Brock" w:date="2013-09-22T10:39:00Z"/>
          <w:rFonts w:ascii="Times New Roman" w:hAnsi="Times New Roman"/>
          <w:spacing w:val="6"/>
          <w:lang w:eastAsia="en-US"/>
        </w:rPr>
      </w:pPr>
      <w:ins w:id="10821" w:author="Rev 19 Allen Wirfs-Brock" w:date="2013-09-26T10:33:00Z">
        <w:r>
          <w:rPr>
            <w:rFonts w:ascii="Times New Roman" w:hAnsi="Times New Roman"/>
            <w:spacing w:val="6"/>
            <w:lang w:eastAsia="en-US"/>
          </w:rPr>
          <w:t>Else, s</w:t>
        </w:r>
      </w:ins>
      <w:ins w:id="10822" w:author="Rev 19 Allen Wirfs-Brock" w:date="2013-09-22T10:39:00Z">
        <w:r w:rsidR="00CB621C" w:rsidRPr="00CB621C">
          <w:rPr>
            <w:rFonts w:ascii="Times New Roman" w:hAnsi="Times New Roman"/>
            <w:spacing w:val="6"/>
            <w:lang w:eastAsia="en-US"/>
          </w:rPr>
          <w:t xml:space="preserve">et </w:t>
        </w:r>
        <w:r w:rsidR="00CB621C" w:rsidRPr="007435A4">
          <w:rPr>
            <w:rFonts w:ascii="Times New Roman" w:hAnsi="Times New Roman"/>
            <w:i/>
            <w:spacing w:val="6"/>
            <w:lang w:eastAsia="en-US"/>
          </w:rPr>
          <w:t>desc</w:t>
        </w:r>
        <w:r w:rsidR="00CB621C" w:rsidRPr="00CB621C">
          <w:rPr>
            <w:rFonts w:ascii="Times New Roman" w:hAnsi="Times New Roman"/>
            <w:spacing w:val="6"/>
            <w:lang w:eastAsia="en-US"/>
          </w:rPr>
          <w:t xml:space="preserve">.[[Value]] to </w:t>
        </w:r>
      </w:ins>
      <w:ins w:id="10823" w:author="Rev 19 Allen Wirfs-Brock" w:date="2013-09-26T10:38:00Z">
        <w:r>
          <w:rPr>
            <w:rFonts w:ascii="Times New Roman" w:hAnsi="Times New Roman"/>
            <w:i/>
            <w:spacing w:val="6"/>
            <w:lang w:eastAsia="en-US"/>
          </w:rPr>
          <w:t>newFunc</w:t>
        </w:r>
      </w:ins>
      <w:ins w:id="10824" w:author="Rev 19 Allen Wirfs-Brock" w:date="2013-09-22T10:39:00Z">
        <w:r w:rsidR="00CB621C" w:rsidRPr="007435A4">
          <w:rPr>
            <w:rFonts w:ascii="Times New Roman" w:hAnsi="Times New Roman"/>
            <w:spacing w:val="6"/>
            <w:lang w:eastAsia="en-US"/>
          </w:rPr>
          <w:t>.</w:t>
        </w:r>
      </w:ins>
    </w:p>
    <w:p w14:paraId="16741AAA" w14:textId="77777777" w:rsidR="00CB621C" w:rsidRPr="00CB621C" w:rsidRDefault="00CB621C" w:rsidP="00A36A99">
      <w:pPr>
        <w:numPr>
          <w:ilvl w:val="3"/>
          <w:numId w:val="1607"/>
        </w:numPr>
        <w:tabs>
          <w:tab w:val="clear" w:pos="2880"/>
          <w:tab w:val="num" w:pos="2520"/>
        </w:tabs>
        <w:spacing w:after="0" w:line="240" w:lineRule="auto"/>
        <w:ind w:left="1260"/>
        <w:jc w:val="left"/>
        <w:rPr>
          <w:ins w:id="10825" w:author="Rev 19 Allen Wirfs-Brock" w:date="2013-09-22T10:39:00Z"/>
          <w:rFonts w:ascii="Times New Roman" w:hAnsi="Times New Roman"/>
          <w:spacing w:val="6"/>
          <w:lang w:eastAsia="en-US"/>
        </w:rPr>
      </w:pPr>
      <w:ins w:id="10826" w:author="Rev 19 Allen Wirfs-Brock" w:date="2013-09-22T10:39:00Z">
        <w:r w:rsidRPr="00CB621C">
          <w:rPr>
            <w:rFonts w:ascii="Times New Roman" w:hAnsi="Times New Roman"/>
            <w:spacing w:val="6"/>
            <w:lang w:eastAsia="en-US"/>
          </w:rPr>
          <w:t xml:space="preserve">Else, </w:t>
        </w:r>
        <w:r w:rsidRPr="00CB621C">
          <w:rPr>
            <w:rFonts w:ascii="Times New Roman" w:hAnsi="Times New Roman"/>
            <w:i/>
            <w:spacing w:val="6"/>
            <w:lang w:eastAsia="en-US"/>
          </w:rPr>
          <w:t>desc</w:t>
        </w:r>
        <w:r w:rsidRPr="00CB621C">
          <w:rPr>
            <w:rFonts w:ascii="Times New Roman" w:hAnsi="Times New Roman"/>
            <w:spacing w:val="6"/>
            <w:lang w:eastAsia="en-US"/>
          </w:rPr>
          <w:t xml:space="preserve"> is an accessor descriptor</w:t>
        </w:r>
      </w:ins>
    </w:p>
    <w:p w14:paraId="7F2F9AA9" w14:textId="77777777" w:rsidR="00CB621C" w:rsidRPr="00CB621C" w:rsidRDefault="00CB621C" w:rsidP="00A36A99">
      <w:pPr>
        <w:numPr>
          <w:ilvl w:val="4"/>
          <w:numId w:val="1607"/>
        </w:numPr>
        <w:spacing w:after="0" w:line="240" w:lineRule="auto"/>
        <w:ind w:left="1530"/>
        <w:jc w:val="left"/>
        <w:rPr>
          <w:ins w:id="10827" w:author="Rev 19 Allen Wirfs-Brock" w:date="2013-09-22T10:39:00Z"/>
          <w:rFonts w:ascii="Times New Roman" w:hAnsi="Times New Roman"/>
          <w:spacing w:val="6"/>
          <w:lang w:eastAsia="en-US"/>
        </w:rPr>
      </w:pPr>
      <w:ins w:id="10828" w:author="Rev 19 Allen Wirfs-Brock" w:date="2013-09-22T10:39:00Z">
        <w:r w:rsidRPr="00CB621C">
          <w:rPr>
            <w:rFonts w:ascii="Times New Roman" w:hAnsi="Times New Roman"/>
            <w:spacing w:val="6"/>
            <w:lang w:eastAsia="en-US"/>
          </w:rPr>
          <w:t xml:space="preserve">Let </w:t>
        </w:r>
        <w:r w:rsidRPr="007435A4">
          <w:rPr>
            <w:rFonts w:ascii="Times New Roman" w:hAnsi="Times New Roman"/>
            <w:i/>
            <w:spacing w:val="6"/>
            <w:lang w:eastAsia="en-US"/>
          </w:rPr>
          <w:t>getter</w:t>
        </w:r>
        <w:r w:rsidRPr="00CB621C">
          <w:rPr>
            <w:rFonts w:ascii="Times New Roman" w:hAnsi="Times New Roman"/>
            <w:spacing w:val="6"/>
            <w:lang w:eastAsia="en-US"/>
          </w:rPr>
          <w:t xml:space="preserve"> be </w:t>
        </w:r>
        <w:r w:rsidRPr="007435A4">
          <w:rPr>
            <w:rFonts w:ascii="Times New Roman" w:hAnsi="Times New Roman"/>
            <w:i/>
            <w:spacing w:val="6"/>
            <w:lang w:eastAsia="en-US"/>
          </w:rPr>
          <w:t>desc</w:t>
        </w:r>
        <w:r w:rsidRPr="00CB621C">
          <w:rPr>
            <w:rFonts w:ascii="Times New Roman" w:hAnsi="Times New Roman"/>
            <w:spacing w:val="6"/>
            <w:lang w:eastAsia="en-US"/>
          </w:rPr>
          <w:t>.[[Get]].</w:t>
        </w:r>
      </w:ins>
    </w:p>
    <w:p w14:paraId="604D3A5B" w14:textId="77777777" w:rsidR="00CB621C" w:rsidRPr="00CB621C" w:rsidRDefault="00CB621C" w:rsidP="00A36A99">
      <w:pPr>
        <w:numPr>
          <w:ilvl w:val="4"/>
          <w:numId w:val="1607"/>
        </w:numPr>
        <w:spacing w:after="0" w:line="240" w:lineRule="auto"/>
        <w:ind w:left="1530"/>
        <w:jc w:val="left"/>
        <w:rPr>
          <w:ins w:id="10829" w:author="Rev 19 Allen Wirfs-Brock" w:date="2013-09-22T10:39:00Z"/>
          <w:rFonts w:ascii="Times New Roman" w:hAnsi="Times New Roman"/>
          <w:spacing w:val="6"/>
          <w:lang w:eastAsia="en-US"/>
        </w:rPr>
      </w:pPr>
      <w:ins w:id="10830" w:author="Rev 19 Allen Wirfs-Brock" w:date="2013-09-22T10:39:00Z">
        <w:r w:rsidRPr="00CB621C">
          <w:rPr>
            <w:rFonts w:ascii="Times New Roman" w:hAnsi="Times New Roman"/>
            <w:spacing w:val="6"/>
            <w:lang w:eastAsia="en-US"/>
          </w:rPr>
          <w:t>If SameValue(GetSuperBinding (</w:t>
        </w:r>
        <w:r w:rsidRPr="007435A4">
          <w:rPr>
            <w:rFonts w:ascii="Times New Roman" w:hAnsi="Times New Roman"/>
            <w:i/>
            <w:spacing w:val="6"/>
            <w:lang w:eastAsia="en-US"/>
          </w:rPr>
          <w:t>getter</w:t>
        </w:r>
        <w:r w:rsidRPr="00CB621C">
          <w:rPr>
            <w:rFonts w:ascii="Times New Roman" w:hAnsi="Times New Roman"/>
            <w:spacing w:val="6"/>
            <w:lang w:eastAsia="en-US"/>
          </w:rPr>
          <w:t xml:space="preserve">), </w:t>
        </w:r>
        <w:r w:rsidRPr="007435A4">
          <w:rPr>
            <w:rFonts w:ascii="Times New Roman" w:hAnsi="Times New Roman"/>
            <w:i/>
            <w:spacing w:val="6"/>
            <w:lang w:eastAsia="en-US"/>
          </w:rPr>
          <w:t>from</w:t>
        </w:r>
        <w:r w:rsidRPr="00CB621C">
          <w:rPr>
            <w:rFonts w:ascii="Times New Roman" w:hAnsi="Times New Roman"/>
            <w:spacing w:val="6"/>
            <w:lang w:eastAsia="en-US"/>
          </w:rPr>
          <w:t>), then</w:t>
        </w:r>
      </w:ins>
    </w:p>
    <w:p w14:paraId="0DC4A3BB" w14:textId="77777777" w:rsidR="0019755B" w:rsidRDefault="0019755B" w:rsidP="0019755B">
      <w:pPr>
        <w:numPr>
          <w:ilvl w:val="5"/>
          <w:numId w:val="1607"/>
        </w:numPr>
        <w:spacing w:after="0" w:line="240" w:lineRule="auto"/>
        <w:ind w:left="1800"/>
        <w:jc w:val="left"/>
        <w:rPr>
          <w:ins w:id="10831" w:author="Rev 19 Allen Wirfs-Brock" w:date="2013-09-26T10:35:00Z"/>
          <w:rFonts w:ascii="Times New Roman" w:hAnsi="Times New Roman"/>
          <w:spacing w:val="6"/>
          <w:lang w:eastAsia="en-US"/>
        </w:rPr>
      </w:pPr>
      <w:ins w:id="10832" w:author="Rev 19 Allen Wirfs-Brock" w:date="2013-09-26T10:35:00Z">
        <w:r>
          <w:rPr>
            <w:rFonts w:ascii="Times New Roman" w:hAnsi="Times New Roman"/>
            <w:spacing w:val="6"/>
            <w:lang w:eastAsia="en-US"/>
          </w:rPr>
          <w:t xml:space="preserve">Let </w:t>
        </w:r>
        <w:r>
          <w:rPr>
            <w:rFonts w:ascii="Times New Roman" w:hAnsi="Times New Roman"/>
            <w:i/>
            <w:spacing w:val="6"/>
            <w:lang w:eastAsia="en-US"/>
          </w:rPr>
          <w:t>newFunc</w:t>
        </w:r>
        <w:r>
          <w:rPr>
            <w:rFonts w:ascii="Times New Roman" w:hAnsi="Times New Roman"/>
            <w:spacing w:val="6"/>
            <w:lang w:eastAsia="en-US"/>
          </w:rPr>
          <w:t xml:space="preserve"> be MixinProperties(</w:t>
        </w:r>
        <w:r w:rsidRPr="00CB621C">
          <w:rPr>
            <w:rFonts w:ascii="Times New Roman" w:hAnsi="Times New Roman"/>
            <w:spacing w:val="6"/>
            <w:lang w:eastAsia="en-US"/>
          </w:rPr>
          <w:t>RebindSuper(</w:t>
        </w:r>
      </w:ins>
      <w:ins w:id="10833" w:author="Rev 19 Allen Wirfs-Brock" w:date="2013-09-26T10:37:00Z">
        <w:r w:rsidRPr="007435A4">
          <w:rPr>
            <w:rFonts w:ascii="Times New Roman" w:hAnsi="Times New Roman"/>
            <w:i/>
            <w:spacing w:val="6"/>
            <w:lang w:eastAsia="en-US"/>
          </w:rPr>
          <w:t>getter</w:t>
        </w:r>
      </w:ins>
      <w:ins w:id="10834" w:author="Rev 19 Allen Wirfs-Brock" w:date="2013-09-26T10:35:00Z">
        <w:r w:rsidRPr="00CB621C">
          <w:rPr>
            <w:rFonts w:ascii="Times New Roman" w:hAnsi="Times New Roman"/>
            <w:spacing w:val="6"/>
            <w:lang w:eastAsia="en-US"/>
          </w:rPr>
          <w:t xml:space="preserve">, </w:t>
        </w:r>
        <w:r w:rsidRPr="007435A4">
          <w:rPr>
            <w:rFonts w:ascii="Times New Roman" w:hAnsi="Times New Roman"/>
            <w:i/>
            <w:spacing w:val="6"/>
            <w:lang w:eastAsia="en-US"/>
          </w:rPr>
          <w:t>to</w:t>
        </w:r>
        <w:r w:rsidRPr="00CB621C">
          <w:rPr>
            <w:rFonts w:ascii="Times New Roman" w:hAnsi="Times New Roman"/>
            <w:spacing w:val="6"/>
            <w:lang w:eastAsia="en-US"/>
          </w:rPr>
          <w:t>)</w:t>
        </w:r>
        <w:r>
          <w:rPr>
            <w:rFonts w:ascii="Times New Roman" w:hAnsi="Times New Roman"/>
            <w:spacing w:val="6"/>
            <w:lang w:eastAsia="en-US"/>
          </w:rPr>
          <w:t xml:space="preserve">,  </w:t>
        </w:r>
      </w:ins>
      <w:ins w:id="10835" w:author="Rev 19 Allen Wirfs-Brock" w:date="2013-09-26T10:37:00Z">
        <w:r w:rsidRPr="007435A4">
          <w:rPr>
            <w:rFonts w:ascii="Times New Roman" w:hAnsi="Times New Roman"/>
            <w:i/>
            <w:spacing w:val="6"/>
            <w:lang w:eastAsia="en-US"/>
          </w:rPr>
          <w:t>getter</w:t>
        </w:r>
      </w:ins>
      <w:ins w:id="10836" w:author="Rev 19 Allen Wirfs-Brock" w:date="2013-09-26T10:35:00Z">
        <w:r w:rsidRPr="00CB621C">
          <w:rPr>
            <w:rFonts w:ascii="Times New Roman" w:hAnsi="Times New Roman"/>
            <w:spacing w:val="6"/>
            <w:lang w:eastAsia="en-US"/>
          </w:rPr>
          <w:t>)</w:t>
        </w:r>
        <w:r w:rsidRPr="007435A4">
          <w:rPr>
            <w:rFonts w:ascii="Times New Roman" w:hAnsi="Times New Roman"/>
            <w:spacing w:val="6"/>
            <w:lang w:eastAsia="en-US"/>
          </w:rPr>
          <w:t>.</w:t>
        </w:r>
      </w:ins>
    </w:p>
    <w:p w14:paraId="4BC9FB46" w14:textId="77777777" w:rsidR="0019755B" w:rsidRDefault="0019755B" w:rsidP="0019755B">
      <w:pPr>
        <w:numPr>
          <w:ilvl w:val="5"/>
          <w:numId w:val="1607"/>
        </w:numPr>
        <w:spacing w:after="0" w:line="240" w:lineRule="auto"/>
        <w:ind w:left="1800"/>
        <w:jc w:val="left"/>
        <w:rPr>
          <w:ins w:id="10837" w:author="Rev 19 Allen Wirfs-Brock" w:date="2013-09-26T10:35:00Z"/>
          <w:rFonts w:ascii="Times New Roman" w:hAnsi="Times New Roman"/>
          <w:spacing w:val="6"/>
          <w:lang w:eastAsia="en-US"/>
        </w:rPr>
      </w:pPr>
      <w:ins w:id="10838" w:author="Rev 19 Allen Wirfs-Brock" w:date="2013-09-26T10:35:00Z">
        <w:r w:rsidRPr="00DB3C28">
          <w:rPr>
            <w:rFonts w:ascii="Times New Roman" w:hAnsi="Times New Roman"/>
            <w:spacing w:val="6"/>
            <w:lang w:eastAsia="en-US"/>
          </w:rPr>
          <w:t xml:space="preserve">If </w:t>
        </w:r>
      </w:ins>
      <w:ins w:id="10839" w:author="Rev 19 Allen Wirfs-Brock" w:date="2013-09-26T10:39:00Z">
        <w:r>
          <w:rPr>
            <w:rFonts w:ascii="Times New Roman" w:hAnsi="Times New Roman"/>
            <w:i/>
            <w:spacing w:val="6"/>
            <w:lang w:eastAsia="en-US"/>
          </w:rPr>
          <w:t>newFunc</w:t>
        </w:r>
        <w:r w:rsidRPr="00DB3C28">
          <w:rPr>
            <w:rFonts w:ascii="Times New Roman" w:hAnsi="Times New Roman"/>
            <w:spacing w:val="6"/>
            <w:lang w:eastAsia="en-US"/>
          </w:rPr>
          <w:t xml:space="preserve"> </w:t>
        </w:r>
      </w:ins>
      <w:ins w:id="10840" w:author="Rev 19 Allen Wirfs-Brock" w:date="2013-09-26T10:35:00Z">
        <w:r w:rsidRPr="00DB3C28">
          <w:rPr>
            <w:rFonts w:ascii="Times New Roman" w:hAnsi="Times New Roman"/>
            <w:spacing w:val="6"/>
            <w:lang w:eastAsia="en-US"/>
          </w:rPr>
          <w:t>is an abrupt completion, then</w:t>
        </w:r>
      </w:ins>
    </w:p>
    <w:p w14:paraId="1EB98B11" w14:textId="77777777" w:rsidR="0019755B" w:rsidRDefault="0019755B" w:rsidP="0019755B">
      <w:pPr>
        <w:numPr>
          <w:ilvl w:val="6"/>
          <w:numId w:val="1607"/>
        </w:numPr>
        <w:tabs>
          <w:tab w:val="clear" w:pos="5040"/>
        </w:tabs>
        <w:spacing w:after="0" w:line="240" w:lineRule="auto"/>
        <w:ind w:left="2160"/>
        <w:jc w:val="left"/>
        <w:rPr>
          <w:ins w:id="10841" w:author="Rev 19 Allen Wirfs-Brock" w:date="2013-09-26T10:35:00Z"/>
          <w:rFonts w:ascii="Times New Roman" w:hAnsi="Times New Roman"/>
          <w:spacing w:val="6"/>
          <w:lang w:eastAsia="en-US"/>
        </w:rPr>
      </w:pPr>
      <w:ins w:id="10842" w:author="Rev 19 Allen Wirfs-Brock" w:date="2013-09-26T10:35: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ins>
      <w:ins w:id="10843" w:author="Rev 19 Allen Wirfs-Brock" w:date="2013-09-26T10:38:00Z">
        <w:r>
          <w:rPr>
            <w:rFonts w:ascii="Times New Roman" w:hAnsi="Times New Roman"/>
            <w:i/>
            <w:spacing w:val="6"/>
            <w:lang w:eastAsia="en-US"/>
          </w:rPr>
          <w:t>newFunc</w:t>
        </w:r>
      </w:ins>
      <w:ins w:id="10844" w:author="Rev 19 Allen Wirfs-Brock" w:date="2013-09-26T10:35:00Z">
        <w:r w:rsidRPr="00DB3C28">
          <w:rPr>
            <w:rFonts w:ascii="Times New Roman" w:hAnsi="Times New Roman"/>
            <w:spacing w:val="6"/>
            <w:lang w:eastAsia="en-US"/>
          </w:rPr>
          <w:t>.</w:t>
        </w:r>
      </w:ins>
    </w:p>
    <w:p w14:paraId="4F18CE76" w14:textId="77777777" w:rsidR="0019755B" w:rsidRPr="00CB621C" w:rsidRDefault="0019755B" w:rsidP="0019755B">
      <w:pPr>
        <w:numPr>
          <w:ilvl w:val="5"/>
          <w:numId w:val="1607"/>
        </w:numPr>
        <w:spacing w:after="0" w:line="240" w:lineRule="auto"/>
        <w:ind w:left="1800"/>
        <w:jc w:val="left"/>
        <w:rPr>
          <w:ins w:id="10845" w:author="Rev 19 Allen Wirfs-Brock" w:date="2013-09-26T10:35:00Z"/>
          <w:rFonts w:ascii="Times New Roman" w:hAnsi="Times New Roman"/>
          <w:spacing w:val="6"/>
          <w:lang w:eastAsia="en-US"/>
        </w:rPr>
      </w:pPr>
      <w:ins w:id="10846" w:author="Rev 19 Allen Wirfs-Brock" w:date="2013-09-26T10:35:00Z">
        <w:r>
          <w:rPr>
            <w:rFonts w:ascii="Times New Roman" w:hAnsi="Times New Roman"/>
            <w:spacing w:val="6"/>
            <w:lang w:eastAsia="en-US"/>
          </w:rPr>
          <w:t>Else, s</w:t>
        </w:r>
        <w:r w:rsidRPr="00CB621C">
          <w:rPr>
            <w:rFonts w:ascii="Times New Roman" w:hAnsi="Times New Roman"/>
            <w:spacing w:val="6"/>
            <w:lang w:eastAsia="en-US"/>
          </w:rPr>
          <w:t xml:space="preserve">et </w:t>
        </w:r>
        <w:r w:rsidRPr="007435A4">
          <w:rPr>
            <w:rFonts w:ascii="Times New Roman" w:hAnsi="Times New Roman"/>
            <w:i/>
            <w:spacing w:val="6"/>
            <w:lang w:eastAsia="en-US"/>
          </w:rPr>
          <w:t>desc</w:t>
        </w:r>
        <w:r w:rsidRPr="00CB621C">
          <w:rPr>
            <w:rFonts w:ascii="Times New Roman" w:hAnsi="Times New Roman"/>
            <w:spacing w:val="6"/>
            <w:lang w:eastAsia="en-US"/>
          </w:rPr>
          <w:t>.[[</w:t>
        </w:r>
      </w:ins>
      <w:ins w:id="10847" w:author="Rev 19 Allen Wirfs-Brock" w:date="2013-09-26T10:39:00Z">
        <w:r w:rsidR="00BE6B09" w:rsidRPr="00CB621C">
          <w:rPr>
            <w:rFonts w:ascii="Times New Roman" w:hAnsi="Times New Roman"/>
            <w:spacing w:val="6"/>
            <w:lang w:eastAsia="en-US"/>
          </w:rPr>
          <w:t>Get</w:t>
        </w:r>
      </w:ins>
      <w:ins w:id="10848" w:author="Rev 19 Allen Wirfs-Brock" w:date="2013-09-26T10:35:00Z">
        <w:r w:rsidRPr="00CB621C">
          <w:rPr>
            <w:rFonts w:ascii="Times New Roman" w:hAnsi="Times New Roman"/>
            <w:spacing w:val="6"/>
            <w:lang w:eastAsia="en-US"/>
          </w:rPr>
          <w:t xml:space="preserve">]] to </w:t>
        </w:r>
      </w:ins>
      <w:ins w:id="10849" w:author="Rev 19 Allen Wirfs-Brock" w:date="2013-09-26T10:38:00Z">
        <w:r>
          <w:rPr>
            <w:rFonts w:ascii="Times New Roman" w:hAnsi="Times New Roman"/>
            <w:i/>
            <w:spacing w:val="6"/>
            <w:lang w:eastAsia="en-US"/>
          </w:rPr>
          <w:t>newFunc</w:t>
        </w:r>
      </w:ins>
      <w:ins w:id="10850" w:author="Rev 19 Allen Wirfs-Brock" w:date="2013-09-26T10:35:00Z">
        <w:r w:rsidRPr="007435A4">
          <w:rPr>
            <w:rFonts w:ascii="Times New Roman" w:hAnsi="Times New Roman"/>
            <w:spacing w:val="6"/>
            <w:lang w:eastAsia="en-US"/>
          </w:rPr>
          <w:t>.</w:t>
        </w:r>
      </w:ins>
    </w:p>
    <w:p w14:paraId="05B5630E" w14:textId="77777777" w:rsidR="00CB621C" w:rsidRPr="00CB621C" w:rsidRDefault="00CB621C" w:rsidP="00A36A99">
      <w:pPr>
        <w:numPr>
          <w:ilvl w:val="4"/>
          <w:numId w:val="1607"/>
        </w:numPr>
        <w:spacing w:after="0" w:line="240" w:lineRule="auto"/>
        <w:ind w:left="1530"/>
        <w:jc w:val="left"/>
        <w:rPr>
          <w:ins w:id="10851" w:author="Rev 19 Allen Wirfs-Brock" w:date="2013-09-22T10:39:00Z"/>
          <w:rFonts w:ascii="Times New Roman" w:hAnsi="Times New Roman"/>
          <w:spacing w:val="6"/>
          <w:lang w:eastAsia="en-US"/>
        </w:rPr>
      </w:pPr>
      <w:ins w:id="10852" w:author="Rev 19 Allen Wirfs-Brock" w:date="2013-09-22T10:39:00Z">
        <w:r w:rsidRPr="00CB621C">
          <w:rPr>
            <w:rFonts w:ascii="Times New Roman" w:hAnsi="Times New Roman"/>
            <w:spacing w:val="6"/>
            <w:lang w:eastAsia="en-US"/>
          </w:rPr>
          <w:t xml:space="preserve">Let </w:t>
        </w:r>
        <w:r w:rsidRPr="007435A4">
          <w:rPr>
            <w:rFonts w:ascii="Times New Roman" w:hAnsi="Times New Roman"/>
            <w:i/>
            <w:spacing w:val="6"/>
            <w:lang w:eastAsia="en-US"/>
          </w:rPr>
          <w:t>setter</w:t>
        </w:r>
        <w:r w:rsidRPr="00CB621C">
          <w:rPr>
            <w:rFonts w:ascii="Times New Roman" w:hAnsi="Times New Roman"/>
            <w:spacing w:val="6"/>
            <w:lang w:eastAsia="en-US"/>
          </w:rPr>
          <w:t xml:space="preserve"> be </w:t>
        </w:r>
        <w:r w:rsidRPr="007435A4">
          <w:rPr>
            <w:rFonts w:ascii="Times New Roman" w:hAnsi="Times New Roman"/>
            <w:i/>
            <w:spacing w:val="6"/>
            <w:lang w:eastAsia="en-US"/>
          </w:rPr>
          <w:t>desc</w:t>
        </w:r>
        <w:r w:rsidRPr="00CB621C">
          <w:rPr>
            <w:rFonts w:ascii="Times New Roman" w:hAnsi="Times New Roman"/>
            <w:spacing w:val="6"/>
            <w:lang w:eastAsia="en-US"/>
          </w:rPr>
          <w:t>.[[Set]].</w:t>
        </w:r>
      </w:ins>
    </w:p>
    <w:p w14:paraId="1AA5CFED" w14:textId="77777777" w:rsidR="00CB621C" w:rsidRPr="00CB621C" w:rsidRDefault="00CB621C" w:rsidP="00A36A99">
      <w:pPr>
        <w:numPr>
          <w:ilvl w:val="4"/>
          <w:numId w:val="1607"/>
        </w:numPr>
        <w:spacing w:after="0" w:line="240" w:lineRule="auto"/>
        <w:ind w:left="1530"/>
        <w:jc w:val="left"/>
        <w:rPr>
          <w:ins w:id="10853" w:author="Rev 19 Allen Wirfs-Brock" w:date="2013-09-22T10:39:00Z"/>
          <w:rFonts w:ascii="Times New Roman" w:hAnsi="Times New Roman"/>
          <w:spacing w:val="6"/>
          <w:lang w:eastAsia="en-US"/>
        </w:rPr>
      </w:pPr>
      <w:ins w:id="10854" w:author="Rev 19 Allen Wirfs-Brock" w:date="2013-09-22T10:39:00Z">
        <w:r w:rsidRPr="00CB621C">
          <w:rPr>
            <w:rFonts w:ascii="Times New Roman" w:hAnsi="Times New Roman"/>
            <w:spacing w:val="6"/>
            <w:lang w:eastAsia="en-US"/>
          </w:rPr>
          <w:t>If SameValue(GetSuperBinding (</w:t>
        </w:r>
        <w:r w:rsidRPr="007435A4">
          <w:rPr>
            <w:rFonts w:ascii="Times New Roman" w:hAnsi="Times New Roman"/>
            <w:i/>
            <w:spacing w:val="6"/>
            <w:lang w:eastAsia="en-US"/>
          </w:rPr>
          <w:t>setter</w:t>
        </w:r>
        <w:r w:rsidRPr="00CB621C">
          <w:rPr>
            <w:rFonts w:ascii="Times New Roman" w:hAnsi="Times New Roman"/>
            <w:spacing w:val="6"/>
            <w:lang w:eastAsia="en-US"/>
          </w:rPr>
          <w:t xml:space="preserve">), </w:t>
        </w:r>
        <w:r w:rsidRPr="007435A4">
          <w:rPr>
            <w:rFonts w:ascii="Times New Roman" w:hAnsi="Times New Roman"/>
            <w:i/>
            <w:spacing w:val="6"/>
            <w:lang w:eastAsia="en-US"/>
          </w:rPr>
          <w:t>from</w:t>
        </w:r>
        <w:r w:rsidRPr="00CB621C">
          <w:rPr>
            <w:rFonts w:ascii="Times New Roman" w:hAnsi="Times New Roman"/>
            <w:spacing w:val="6"/>
            <w:lang w:eastAsia="en-US"/>
          </w:rPr>
          <w:t>), then</w:t>
        </w:r>
      </w:ins>
    </w:p>
    <w:p w14:paraId="662687A5" w14:textId="77777777" w:rsidR="00BE6B09" w:rsidRDefault="00BE6B09" w:rsidP="00BE6B09">
      <w:pPr>
        <w:numPr>
          <w:ilvl w:val="5"/>
          <w:numId w:val="1607"/>
        </w:numPr>
        <w:spacing w:after="0" w:line="240" w:lineRule="auto"/>
        <w:ind w:left="1800"/>
        <w:jc w:val="left"/>
        <w:rPr>
          <w:ins w:id="10855" w:author="Rev 19 Allen Wirfs-Brock" w:date="2013-09-26T10:40:00Z"/>
          <w:rFonts w:ascii="Times New Roman" w:hAnsi="Times New Roman"/>
          <w:spacing w:val="6"/>
          <w:lang w:eastAsia="en-US"/>
        </w:rPr>
      </w:pPr>
      <w:ins w:id="10856" w:author="Rev 19 Allen Wirfs-Brock" w:date="2013-09-26T10:40:00Z">
        <w:r>
          <w:rPr>
            <w:rFonts w:ascii="Times New Roman" w:hAnsi="Times New Roman"/>
            <w:spacing w:val="6"/>
            <w:lang w:eastAsia="en-US"/>
          </w:rPr>
          <w:t xml:space="preserve">Let </w:t>
        </w:r>
        <w:r>
          <w:rPr>
            <w:rFonts w:ascii="Times New Roman" w:hAnsi="Times New Roman"/>
            <w:i/>
            <w:spacing w:val="6"/>
            <w:lang w:eastAsia="en-US"/>
          </w:rPr>
          <w:t>newFunc</w:t>
        </w:r>
        <w:r>
          <w:rPr>
            <w:rFonts w:ascii="Times New Roman" w:hAnsi="Times New Roman"/>
            <w:spacing w:val="6"/>
            <w:lang w:eastAsia="en-US"/>
          </w:rPr>
          <w:t xml:space="preserve"> be MixinProperties(</w:t>
        </w:r>
        <w:r w:rsidRPr="00CB621C">
          <w:rPr>
            <w:rFonts w:ascii="Times New Roman" w:hAnsi="Times New Roman"/>
            <w:spacing w:val="6"/>
            <w:lang w:eastAsia="en-US"/>
          </w:rPr>
          <w:t>RebindSuper(</w:t>
        </w:r>
      </w:ins>
      <w:ins w:id="10857" w:author="Rev 19 Allen Wirfs-Brock" w:date="2013-09-26T10:41:00Z">
        <w:r w:rsidRPr="007435A4">
          <w:rPr>
            <w:rFonts w:ascii="Times New Roman" w:hAnsi="Times New Roman"/>
            <w:i/>
            <w:spacing w:val="6"/>
            <w:lang w:eastAsia="en-US"/>
          </w:rPr>
          <w:t>setter</w:t>
        </w:r>
      </w:ins>
      <w:ins w:id="10858" w:author="Rev 19 Allen Wirfs-Brock" w:date="2013-09-26T10:40:00Z">
        <w:r w:rsidRPr="00CB621C">
          <w:rPr>
            <w:rFonts w:ascii="Times New Roman" w:hAnsi="Times New Roman"/>
            <w:spacing w:val="6"/>
            <w:lang w:eastAsia="en-US"/>
          </w:rPr>
          <w:t xml:space="preserve">, </w:t>
        </w:r>
        <w:r w:rsidRPr="007435A4">
          <w:rPr>
            <w:rFonts w:ascii="Times New Roman" w:hAnsi="Times New Roman"/>
            <w:i/>
            <w:spacing w:val="6"/>
            <w:lang w:eastAsia="en-US"/>
          </w:rPr>
          <w:t>to</w:t>
        </w:r>
        <w:r w:rsidRPr="00CB621C">
          <w:rPr>
            <w:rFonts w:ascii="Times New Roman" w:hAnsi="Times New Roman"/>
            <w:spacing w:val="6"/>
            <w:lang w:eastAsia="en-US"/>
          </w:rPr>
          <w:t>)</w:t>
        </w:r>
        <w:r>
          <w:rPr>
            <w:rFonts w:ascii="Times New Roman" w:hAnsi="Times New Roman"/>
            <w:spacing w:val="6"/>
            <w:lang w:eastAsia="en-US"/>
          </w:rPr>
          <w:t xml:space="preserve">,  </w:t>
        </w:r>
      </w:ins>
      <w:ins w:id="10859" w:author="Rev 19 Allen Wirfs-Brock" w:date="2013-09-26T10:41:00Z">
        <w:r w:rsidRPr="007435A4">
          <w:rPr>
            <w:rFonts w:ascii="Times New Roman" w:hAnsi="Times New Roman"/>
            <w:i/>
            <w:spacing w:val="6"/>
            <w:lang w:eastAsia="en-US"/>
          </w:rPr>
          <w:t>setter</w:t>
        </w:r>
      </w:ins>
      <w:ins w:id="10860" w:author="Rev 19 Allen Wirfs-Brock" w:date="2013-09-26T10:40:00Z">
        <w:r w:rsidRPr="00CB621C">
          <w:rPr>
            <w:rFonts w:ascii="Times New Roman" w:hAnsi="Times New Roman"/>
            <w:spacing w:val="6"/>
            <w:lang w:eastAsia="en-US"/>
          </w:rPr>
          <w:t>)</w:t>
        </w:r>
        <w:r w:rsidRPr="007435A4">
          <w:rPr>
            <w:rFonts w:ascii="Times New Roman" w:hAnsi="Times New Roman"/>
            <w:spacing w:val="6"/>
            <w:lang w:eastAsia="en-US"/>
          </w:rPr>
          <w:t>.</w:t>
        </w:r>
      </w:ins>
    </w:p>
    <w:p w14:paraId="6F2EA8E5" w14:textId="77777777" w:rsidR="00BE6B09" w:rsidRDefault="00BE6B09" w:rsidP="00BE6B09">
      <w:pPr>
        <w:numPr>
          <w:ilvl w:val="5"/>
          <w:numId w:val="1607"/>
        </w:numPr>
        <w:spacing w:after="0" w:line="240" w:lineRule="auto"/>
        <w:ind w:left="1800"/>
        <w:jc w:val="left"/>
        <w:rPr>
          <w:ins w:id="10861" w:author="Rev 19 Allen Wirfs-Brock" w:date="2013-09-26T10:40:00Z"/>
          <w:rFonts w:ascii="Times New Roman" w:hAnsi="Times New Roman"/>
          <w:spacing w:val="6"/>
          <w:lang w:eastAsia="en-US"/>
        </w:rPr>
      </w:pPr>
      <w:ins w:id="10862" w:author="Rev 19 Allen Wirfs-Brock" w:date="2013-09-26T10:40:00Z">
        <w:r w:rsidRPr="00DB3C28">
          <w:rPr>
            <w:rFonts w:ascii="Times New Roman" w:hAnsi="Times New Roman"/>
            <w:spacing w:val="6"/>
            <w:lang w:eastAsia="en-US"/>
          </w:rPr>
          <w:t xml:space="preserve">If </w:t>
        </w:r>
        <w:r>
          <w:rPr>
            <w:rFonts w:ascii="Times New Roman" w:hAnsi="Times New Roman"/>
            <w:i/>
            <w:spacing w:val="6"/>
            <w:lang w:eastAsia="en-US"/>
          </w:rPr>
          <w:t>newFunc</w:t>
        </w:r>
        <w:r w:rsidRPr="00DB3C28">
          <w:rPr>
            <w:rFonts w:ascii="Times New Roman" w:hAnsi="Times New Roman"/>
            <w:spacing w:val="6"/>
            <w:lang w:eastAsia="en-US"/>
          </w:rPr>
          <w:t xml:space="preserve"> is an abrupt completion, then</w:t>
        </w:r>
      </w:ins>
    </w:p>
    <w:p w14:paraId="6C123EDE" w14:textId="77777777" w:rsidR="00BE6B09" w:rsidRDefault="00BE6B09" w:rsidP="00BE6B09">
      <w:pPr>
        <w:numPr>
          <w:ilvl w:val="6"/>
          <w:numId w:val="1607"/>
        </w:numPr>
        <w:tabs>
          <w:tab w:val="clear" w:pos="5040"/>
        </w:tabs>
        <w:spacing w:after="0" w:line="240" w:lineRule="auto"/>
        <w:ind w:left="2160"/>
        <w:jc w:val="left"/>
        <w:rPr>
          <w:ins w:id="10863" w:author="Rev 19 Allen Wirfs-Brock" w:date="2013-09-26T10:40:00Z"/>
          <w:rFonts w:ascii="Times New Roman" w:hAnsi="Times New Roman"/>
          <w:spacing w:val="6"/>
          <w:lang w:eastAsia="en-US"/>
        </w:rPr>
      </w:pPr>
      <w:ins w:id="10864" w:author="Rev 19 Allen Wirfs-Brock" w:date="2013-09-26T10:40: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Pr>
            <w:rFonts w:ascii="Times New Roman" w:hAnsi="Times New Roman"/>
            <w:i/>
            <w:spacing w:val="6"/>
            <w:lang w:eastAsia="en-US"/>
          </w:rPr>
          <w:t>newFunc</w:t>
        </w:r>
        <w:r w:rsidRPr="00DB3C28">
          <w:rPr>
            <w:rFonts w:ascii="Times New Roman" w:hAnsi="Times New Roman"/>
            <w:spacing w:val="6"/>
            <w:lang w:eastAsia="en-US"/>
          </w:rPr>
          <w:t>.</w:t>
        </w:r>
      </w:ins>
    </w:p>
    <w:p w14:paraId="1302B739" w14:textId="77777777" w:rsidR="00BE6B09" w:rsidRPr="00CB621C" w:rsidRDefault="00BE6B09" w:rsidP="00BE6B09">
      <w:pPr>
        <w:numPr>
          <w:ilvl w:val="5"/>
          <w:numId w:val="1607"/>
        </w:numPr>
        <w:spacing w:after="0" w:line="240" w:lineRule="auto"/>
        <w:ind w:left="1800"/>
        <w:jc w:val="left"/>
        <w:rPr>
          <w:ins w:id="10865" w:author="Rev 19 Allen Wirfs-Brock" w:date="2013-09-26T10:40:00Z"/>
          <w:rFonts w:ascii="Times New Roman" w:hAnsi="Times New Roman"/>
          <w:spacing w:val="6"/>
          <w:lang w:eastAsia="en-US"/>
        </w:rPr>
      </w:pPr>
      <w:ins w:id="10866" w:author="Rev 19 Allen Wirfs-Brock" w:date="2013-09-26T10:40:00Z">
        <w:r>
          <w:rPr>
            <w:rFonts w:ascii="Times New Roman" w:hAnsi="Times New Roman"/>
            <w:spacing w:val="6"/>
            <w:lang w:eastAsia="en-US"/>
          </w:rPr>
          <w:t>Else, s</w:t>
        </w:r>
        <w:r w:rsidRPr="00CB621C">
          <w:rPr>
            <w:rFonts w:ascii="Times New Roman" w:hAnsi="Times New Roman"/>
            <w:spacing w:val="6"/>
            <w:lang w:eastAsia="en-US"/>
          </w:rPr>
          <w:t xml:space="preserve">et </w:t>
        </w:r>
        <w:r w:rsidRPr="007435A4">
          <w:rPr>
            <w:rFonts w:ascii="Times New Roman" w:hAnsi="Times New Roman"/>
            <w:i/>
            <w:spacing w:val="6"/>
            <w:lang w:eastAsia="en-US"/>
          </w:rPr>
          <w:t>desc</w:t>
        </w:r>
        <w:r w:rsidRPr="00CB621C">
          <w:rPr>
            <w:rFonts w:ascii="Times New Roman" w:hAnsi="Times New Roman"/>
            <w:spacing w:val="6"/>
            <w:lang w:eastAsia="en-US"/>
          </w:rPr>
          <w:t>.[[</w:t>
        </w:r>
      </w:ins>
      <w:ins w:id="10867" w:author="Rev 19 Allen Wirfs-Brock" w:date="2013-09-26T10:41:00Z">
        <w:r>
          <w:rPr>
            <w:rFonts w:ascii="Times New Roman" w:hAnsi="Times New Roman"/>
            <w:spacing w:val="6"/>
            <w:lang w:eastAsia="en-US"/>
          </w:rPr>
          <w:t>S</w:t>
        </w:r>
      </w:ins>
      <w:ins w:id="10868" w:author="Rev 19 Allen Wirfs-Brock" w:date="2013-09-26T10:40:00Z">
        <w:r w:rsidRPr="00CB621C">
          <w:rPr>
            <w:rFonts w:ascii="Times New Roman" w:hAnsi="Times New Roman"/>
            <w:spacing w:val="6"/>
            <w:lang w:eastAsia="en-US"/>
          </w:rPr>
          <w:t xml:space="preserve">et]] to </w:t>
        </w:r>
        <w:r>
          <w:rPr>
            <w:rFonts w:ascii="Times New Roman" w:hAnsi="Times New Roman"/>
            <w:i/>
            <w:spacing w:val="6"/>
            <w:lang w:eastAsia="en-US"/>
          </w:rPr>
          <w:t>newFunc</w:t>
        </w:r>
        <w:r w:rsidRPr="007435A4">
          <w:rPr>
            <w:rFonts w:ascii="Times New Roman" w:hAnsi="Times New Roman"/>
            <w:spacing w:val="6"/>
            <w:lang w:eastAsia="en-US"/>
          </w:rPr>
          <w:t>.</w:t>
        </w:r>
      </w:ins>
    </w:p>
    <w:p w14:paraId="6A3BC0D3" w14:textId="77777777" w:rsidR="00CB621C" w:rsidRPr="00CB621C" w:rsidRDefault="00CB621C" w:rsidP="00A36A99">
      <w:pPr>
        <w:numPr>
          <w:ilvl w:val="3"/>
          <w:numId w:val="1607"/>
        </w:numPr>
        <w:tabs>
          <w:tab w:val="clear" w:pos="2880"/>
          <w:tab w:val="num" w:pos="2520"/>
        </w:tabs>
        <w:spacing w:after="0" w:line="240" w:lineRule="auto"/>
        <w:ind w:left="1260"/>
        <w:jc w:val="left"/>
        <w:rPr>
          <w:ins w:id="10869" w:author="Rev 19 Allen Wirfs-Brock" w:date="2013-09-22T10:39:00Z"/>
          <w:rFonts w:ascii="Times New Roman" w:hAnsi="Times New Roman"/>
          <w:spacing w:val="6"/>
          <w:lang w:eastAsia="en-US"/>
        </w:rPr>
      </w:pPr>
      <w:ins w:id="10870" w:author="Rev 19 Allen Wirfs-Brock" w:date="2013-09-22T10:39:00Z">
        <w:r w:rsidRPr="00CB621C">
          <w:rPr>
            <w:rFonts w:ascii="Times New Roman" w:hAnsi="Times New Roman"/>
            <w:spacing w:val="6"/>
            <w:lang w:eastAsia="en-US"/>
          </w:rPr>
          <w:t xml:space="preserve">Let </w:t>
        </w:r>
        <w:r w:rsidRPr="00CB621C">
          <w:rPr>
            <w:rFonts w:ascii="Times New Roman" w:hAnsi="Times New Roman"/>
            <w:i/>
            <w:spacing w:val="6"/>
            <w:lang w:eastAsia="en-US"/>
          </w:rPr>
          <w:t>status</w:t>
        </w:r>
        <w:r w:rsidRPr="00CB621C">
          <w:rPr>
            <w:rFonts w:ascii="Times New Roman" w:hAnsi="Times New Roman"/>
            <w:spacing w:val="6"/>
            <w:lang w:eastAsia="en-US"/>
          </w:rPr>
          <w:t xml:space="preserve"> be DefinePropertyOrThrow(</w:t>
        </w:r>
        <w:r w:rsidRPr="00CB621C">
          <w:rPr>
            <w:rFonts w:ascii="Times New Roman" w:hAnsi="Times New Roman"/>
            <w:i/>
            <w:spacing w:val="6"/>
            <w:lang w:eastAsia="en-US"/>
          </w:rPr>
          <w:t>to</w:t>
        </w:r>
        <w:r w:rsidRPr="00CB621C">
          <w:rPr>
            <w:rFonts w:ascii="Times New Roman" w:hAnsi="Times New Roman"/>
            <w:spacing w:val="6"/>
            <w:lang w:eastAsia="en-US"/>
          </w:rPr>
          <w:t xml:space="preserve">, </w:t>
        </w:r>
        <w:r w:rsidRPr="00CB621C">
          <w:rPr>
            <w:rFonts w:ascii="Times New Roman" w:hAnsi="Times New Roman"/>
            <w:i/>
            <w:spacing w:val="6"/>
            <w:lang w:eastAsia="en-US"/>
          </w:rPr>
          <w:t>nextKey</w:t>
        </w:r>
        <w:r w:rsidRPr="00CB621C">
          <w:rPr>
            <w:rFonts w:ascii="Times New Roman" w:hAnsi="Times New Roman"/>
            <w:spacing w:val="6"/>
            <w:lang w:eastAsia="en-US"/>
          </w:rPr>
          <w:t xml:space="preserve">, </w:t>
        </w:r>
        <w:r w:rsidRPr="00CB621C">
          <w:rPr>
            <w:rFonts w:ascii="Times New Roman" w:hAnsi="Times New Roman"/>
            <w:i/>
            <w:spacing w:val="6"/>
            <w:lang w:eastAsia="en-US"/>
          </w:rPr>
          <w:t>desc</w:t>
        </w:r>
        <w:r w:rsidRPr="00CB621C">
          <w:rPr>
            <w:rFonts w:ascii="Times New Roman" w:hAnsi="Times New Roman"/>
            <w:spacing w:val="6"/>
            <w:lang w:eastAsia="en-US"/>
          </w:rPr>
          <w:t>)</w:t>
        </w:r>
      </w:ins>
      <w:ins w:id="10871" w:author="Rev 19 Allen Wirfs-Brock" w:date="2013-09-22T10:46:00Z">
        <w:r w:rsidR="007435A4">
          <w:rPr>
            <w:rFonts w:ascii="Times New Roman" w:hAnsi="Times New Roman"/>
            <w:spacing w:val="6"/>
            <w:lang w:eastAsia="en-US"/>
          </w:rPr>
          <w:t>.</w:t>
        </w:r>
      </w:ins>
    </w:p>
    <w:p w14:paraId="1161448F" w14:textId="77777777" w:rsidR="003A30CB" w:rsidRPr="00DB3C28" w:rsidRDefault="003A30CB" w:rsidP="00A36A99">
      <w:pPr>
        <w:numPr>
          <w:ilvl w:val="4"/>
          <w:numId w:val="1607"/>
        </w:numPr>
        <w:spacing w:after="0" w:line="240" w:lineRule="auto"/>
        <w:ind w:left="1530"/>
        <w:jc w:val="left"/>
        <w:rPr>
          <w:ins w:id="10872" w:author="Rev 19 Allen Wirfs-Brock" w:date="2013-09-22T10:29:00Z"/>
          <w:rFonts w:ascii="Times New Roman" w:hAnsi="Times New Roman"/>
          <w:spacing w:val="6"/>
          <w:lang w:eastAsia="en-US"/>
        </w:rPr>
      </w:pPr>
      <w:ins w:id="10873"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status</w:t>
        </w:r>
        <w:r w:rsidRPr="00DB3C28">
          <w:rPr>
            <w:rFonts w:ascii="Times New Roman" w:hAnsi="Times New Roman"/>
            <w:spacing w:val="6"/>
            <w:lang w:eastAsia="en-US"/>
          </w:rPr>
          <w:t xml:space="preserve"> is an abrupt completion, then</w:t>
        </w:r>
      </w:ins>
    </w:p>
    <w:p w14:paraId="5B8FD69F" w14:textId="77777777" w:rsidR="003A30CB" w:rsidRPr="00DB3C28" w:rsidRDefault="003A30CB" w:rsidP="00A36A99">
      <w:pPr>
        <w:numPr>
          <w:ilvl w:val="5"/>
          <w:numId w:val="1607"/>
        </w:numPr>
        <w:spacing w:after="0" w:line="240" w:lineRule="auto"/>
        <w:ind w:left="1800"/>
        <w:jc w:val="left"/>
        <w:rPr>
          <w:ins w:id="10874" w:author="Rev 19 Allen Wirfs-Brock" w:date="2013-09-22T10:29:00Z"/>
          <w:rFonts w:ascii="Times New Roman" w:hAnsi="Times New Roman"/>
          <w:spacing w:val="6"/>
          <w:lang w:eastAsia="en-US"/>
        </w:rPr>
      </w:pPr>
      <w:ins w:id="10875"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status</w:t>
        </w:r>
        <w:r w:rsidRPr="00DB3C28">
          <w:rPr>
            <w:rFonts w:ascii="Times New Roman" w:hAnsi="Times New Roman"/>
            <w:spacing w:val="6"/>
            <w:lang w:eastAsia="en-US"/>
          </w:rPr>
          <w:t>.</w:t>
        </w:r>
      </w:ins>
    </w:p>
    <w:p w14:paraId="38298633" w14:textId="77777777" w:rsidR="003A30CB" w:rsidRPr="00DB3C28" w:rsidRDefault="003A30CB" w:rsidP="00A36A99">
      <w:pPr>
        <w:numPr>
          <w:ilvl w:val="0"/>
          <w:numId w:val="1607"/>
        </w:numPr>
        <w:spacing w:line="240" w:lineRule="auto"/>
        <w:contextualSpacing/>
        <w:jc w:val="left"/>
        <w:rPr>
          <w:ins w:id="10876" w:author="Rev 19 Allen Wirfs-Brock" w:date="2013-09-22T10:29:00Z"/>
          <w:rFonts w:ascii="Times New Roman" w:hAnsi="Times New Roman"/>
          <w:spacing w:val="6"/>
          <w:lang w:eastAsia="en-US"/>
        </w:rPr>
      </w:pPr>
      <w:ins w:id="10877"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return </w:t>
        </w:r>
        <w:r w:rsidRPr="00DB3C28">
          <w:rPr>
            <w:rFonts w:ascii="Times New Roman" w:hAnsi="Times New Roman"/>
            <w:i/>
            <w:spacing w:val="6"/>
            <w:lang w:eastAsia="en-US"/>
          </w:rPr>
          <w:t>pendngException</w:t>
        </w:r>
        <w:r w:rsidRPr="00DB3C28">
          <w:rPr>
            <w:rFonts w:ascii="Times New Roman" w:hAnsi="Times New Roman"/>
            <w:spacing w:val="6"/>
            <w:lang w:eastAsia="en-US"/>
          </w:rPr>
          <w:t>.</w:t>
        </w:r>
      </w:ins>
    </w:p>
    <w:p w14:paraId="2C0E36B5" w14:textId="77777777" w:rsidR="00844F19" w:rsidRPr="003A30CB" w:rsidRDefault="003A30CB" w:rsidP="00A36A99">
      <w:pPr>
        <w:numPr>
          <w:ilvl w:val="0"/>
          <w:numId w:val="1607"/>
        </w:numPr>
        <w:spacing w:line="240" w:lineRule="auto"/>
        <w:jc w:val="left"/>
        <w:rPr>
          <w:rFonts w:ascii="Times New Roman" w:hAnsi="Times New Roman"/>
          <w:spacing w:val="6"/>
          <w:lang w:eastAsia="en-US"/>
        </w:rPr>
      </w:pPr>
      <w:ins w:id="10878" w:author="Rev 19 Allen Wirfs-Brock" w:date="2013-09-22T10:29:00Z">
        <w:r w:rsidRPr="00DB3C28">
          <w:rPr>
            <w:rFonts w:ascii="Times New Roman" w:hAnsi="Times New Roman"/>
            <w:spacing w:val="6"/>
            <w:lang w:eastAsia="en-US"/>
          </w:rPr>
          <w:t xml:space="preserve">Return </w:t>
        </w:r>
        <w:r w:rsidRPr="00DB3C28">
          <w:rPr>
            <w:rFonts w:ascii="Times New Roman" w:hAnsi="Times New Roman"/>
            <w:i/>
            <w:iCs/>
            <w:spacing w:val="6"/>
            <w:lang w:eastAsia="en-US"/>
          </w:rPr>
          <w:t>to</w:t>
        </w:r>
        <w:r w:rsidRPr="00DB3C28">
          <w:rPr>
            <w:rFonts w:ascii="Times New Roman" w:hAnsi="Times New Roman"/>
            <w:spacing w:val="6"/>
            <w:lang w:eastAsia="en-US"/>
          </w:rPr>
          <w:t>.</w:t>
        </w:r>
      </w:ins>
    </w:p>
    <w:p w14:paraId="385591F9" w14:textId="77777777" w:rsidR="00844F19" w:rsidRPr="00E77497" w:rsidRDefault="00844F19" w:rsidP="00844F19">
      <w:pPr>
        <w:pStyle w:val="40"/>
      </w:pPr>
      <w:bookmarkStart w:id="10879" w:name="_Ref366135660"/>
      <w:r w:rsidRPr="00E77497">
        <w:t>Object.preventExtensions ( O )</w:t>
      </w:r>
      <w:bookmarkEnd w:id="10879"/>
    </w:p>
    <w:p w14:paraId="45CDDD97" w14:textId="77777777" w:rsidR="00844F19" w:rsidRPr="00E77497" w:rsidRDefault="00844F19" w:rsidP="00844F19">
      <w:r w:rsidRPr="00E77497">
        <w:t xml:space="preserve">When the </w:t>
      </w:r>
      <w:r w:rsidRPr="00E77497">
        <w:rPr>
          <w:b/>
        </w:rPr>
        <w:t>preventExtensions</w:t>
      </w:r>
      <w:r w:rsidRPr="00E77497">
        <w:t xml:space="preserve"> function is called, the following steps are taken:</w:t>
      </w:r>
    </w:p>
    <w:p w14:paraId="05BAC56C" w14:textId="77777777" w:rsidR="00844F19" w:rsidRPr="00E77497" w:rsidRDefault="00844F19" w:rsidP="00844F19">
      <w:pPr>
        <w:pStyle w:val="Alg4"/>
        <w:numPr>
          <w:ilvl w:val="0"/>
          <w:numId w:val="175"/>
        </w:numPr>
      </w:pPr>
      <w:r w:rsidRPr="00E77497">
        <w:t>If Type(</w:t>
      </w:r>
      <w:r w:rsidRPr="00E77497">
        <w:rPr>
          <w:i/>
        </w:rPr>
        <w:t>O</w:t>
      </w:r>
      <w:r w:rsidRPr="00E77497">
        <w:t>) is not Object throw</w:t>
      </w:r>
      <w:r>
        <w:t>,</w:t>
      </w:r>
      <w:r w:rsidRPr="00E77497">
        <w:t xml:space="preserve"> </w:t>
      </w:r>
      <w:r>
        <w:t xml:space="preserve">return </w:t>
      </w:r>
      <w:r>
        <w:rPr>
          <w:i/>
          <w:iCs/>
        </w:rPr>
        <w:t>O</w:t>
      </w:r>
      <w:r w:rsidRPr="00E77497">
        <w:t>.</w:t>
      </w:r>
    </w:p>
    <w:p w14:paraId="6934725C" w14:textId="77777777" w:rsidR="00844F19" w:rsidRPr="00E77497" w:rsidRDefault="00844F19" w:rsidP="00844F19">
      <w:pPr>
        <w:pStyle w:val="Alg4"/>
        <w:numPr>
          <w:ilvl w:val="0"/>
          <w:numId w:val="175"/>
        </w:numPr>
      </w:pPr>
      <w:r>
        <w:t xml:space="preserve">Let </w:t>
      </w:r>
      <w:r>
        <w:rPr>
          <w:i/>
          <w:iCs/>
        </w:rPr>
        <w:t>status</w:t>
      </w:r>
      <w:r>
        <w:t xml:space="preserve"> be the result of calling </w:t>
      </w:r>
      <w:r w:rsidRPr="00E77497">
        <w:t>the [[</w:t>
      </w:r>
      <w:r>
        <w:t>PreventExtensions</w:t>
      </w:r>
      <w:r w:rsidRPr="00E77497">
        <w:t xml:space="preserve">]] internal </w:t>
      </w:r>
      <w:r>
        <w:t>method</w:t>
      </w:r>
      <w:r w:rsidRPr="00E77497">
        <w:t xml:space="preserve"> of </w:t>
      </w:r>
      <w:r>
        <w:rPr>
          <w:i/>
          <w:iCs/>
        </w:rPr>
        <w:t>O</w:t>
      </w:r>
      <w:r w:rsidRPr="00E77497">
        <w:t>.</w:t>
      </w:r>
    </w:p>
    <w:p w14:paraId="1C14211F" w14:textId="77777777" w:rsidR="00844F19" w:rsidRDefault="00844F19" w:rsidP="00844F19">
      <w:pPr>
        <w:pStyle w:val="Alg4"/>
        <w:numPr>
          <w:ilvl w:val="0"/>
          <w:numId w:val="175"/>
        </w:numPr>
      </w:pPr>
      <w:r>
        <w:t>ReturnIfAbrupt(</w:t>
      </w:r>
      <w:r>
        <w:rPr>
          <w:i/>
          <w:iCs/>
        </w:rPr>
        <w:t>status</w:t>
      </w:r>
      <w:r>
        <w:t>).</w:t>
      </w:r>
    </w:p>
    <w:p w14:paraId="4B4752BD" w14:textId="77777777" w:rsidR="00844F19" w:rsidRDefault="00844F19" w:rsidP="00844F19">
      <w:pPr>
        <w:pStyle w:val="Alg4"/>
        <w:numPr>
          <w:ilvl w:val="0"/>
          <w:numId w:val="175"/>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14:paraId="0A3E0A82" w14:textId="77777777" w:rsidR="00844F19" w:rsidRPr="00E77497" w:rsidRDefault="00844F19" w:rsidP="00844F19">
      <w:pPr>
        <w:pStyle w:val="Alg4"/>
        <w:numPr>
          <w:ilvl w:val="0"/>
          <w:numId w:val="175"/>
        </w:numPr>
        <w:spacing w:after="120"/>
      </w:pPr>
      <w:r w:rsidRPr="00E77497">
        <w:t xml:space="preserve">Return </w:t>
      </w:r>
      <w:r w:rsidRPr="00E77497">
        <w:rPr>
          <w:i/>
        </w:rPr>
        <w:t>O</w:t>
      </w:r>
      <w:r w:rsidRPr="00E77497">
        <w:t>.</w:t>
      </w:r>
    </w:p>
    <w:p w14:paraId="0925DBA5" w14:textId="77777777" w:rsidR="004C02EF" w:rsidRPr="00E77497" w:rsidRDefault="004C02EF" w:rsidP="00D148E9">
      <w:pPr>
        <w:pStyle w:val="40"/>
      </w:pPr>
      <w:r w:rsidRPr="00E77497">
        <w:t>Object.prototyp</w:t>
      </w:r>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r w:rsidRPr="00E77497">
        <w:t>e</w:t>
      </w:r>
      <w:bookmarkEnd w:id="10550"/>
    </w:p>
    <w:p w14:paraId="0C68082F" w14:textId="77777777"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w:t>
      </w:r>
      <w:r w:rsidR="003A1B18">
        <w:fldChar w:fldCharType="begin"/>
      </w:r>
      <w:r w:rsidR="003A1B18">
        <w:instrText xml:space="preserve"> REF _Ref360007187 \r \h </w:instrText>
      </w:r>
      <w:r w:rsidR="003A1B18">
        <w:fldChar w:fldCharType="separate"/>
      </w:r>
      <w:r w:rsidR="00D433E8">
        <w:t>19.1.4</w:t>
      </w:r>
      <w:r w:rsidR="003A1B18">
        <w:fldChar w:fldCharType="end"/>
      </w:r>
      <w:r w:rsidRPr="00E77497">
        <w:t>).</w:t>
      </w:r>
      <w:bookmarkStart w:id="10880" w:name="_Toc382291607"/>
      <w:bookmarkStart w:id="10881" w:name="_Toc385672263"/>
    </w:p>
    <w:p w14:paraId="0E0EB23E" w14:textId="77777777" w:rsidR="004C02EF" w:rsidRPr="00E77497" w:rsidRDefault="004C02EF" w:rsidP="004C02EF">
      <w:r w:rsidRPr="00E77497">
        <w:t xml:space="preserve">This property has the attributes {[[Writable]]: </w:t>
      </w:r>
      <w:r w:rsidRPr="00BD058A">
        <w:rPr>
          <w:b/>
          <w:bCs/>
        </w:rPr>
        <w:t>false</w:t>
      </w:r>
      <w:r w:rsidRPr="00E77497">
        <w:t xml:space="preserve">, [[Enumerable]]: </w:t>
      </w:r>
      <w:r w:rsidRPr="00BD058A">
        <w:rPr>
          <w:b/>
          <w:bCs/>
        </w:rPr>
        <w:t>false</w:t>
      </w:r>
      <w:r w:rsidRPr="00E77497">
        <w:t xml:space="preserve">, [[Configurable]]: </w:t>
      </w:r>
      <w:r w:rsidRPr="00BD058A">
        <w:rPr>
          <w:b/>
          <w:bCs/>
        </w:rPr>
        <w:t>false</w:t>
      </w:r>
      <w:r w:rsidRPr="00E77497">
        <w:t xml:space="preserve"> }.</w:t>
      </w:r>
      <w:bookmarkStart w:id="10882" w:name="_Ref393609257"/>
      <w:bookmarkStart w:id="10883" w:name="_Toc393690377"/>
    </w:p>
    <w:p w14:paraId="64D8ACB8" w14:textId="77777777" w:rsidR="004C02EF" w:rsidRPr="00E77497" w:rsidRDefault="004C02EF" w:rsidP="00D148E9">
      <w:pPr>
        <w:pStyle w:val="40"/>
      </w:pPr>
      <w:bookmarkStart w:id="10884" w:name="_Ref366135622"/>
      <w:r w:rsidRPr="00E77497">
        <w:t>Object.seal ( O )</w:t>
      </w:r>
      <w:bookmarkEnd w:id="10884"/>
    </w:p>
    <w:p w14:paraId="6766F186" w14:textId="77777777" w:rsidR="004C02EF" w:rsidRPr="00E77497" w:rsidRDefault="004C02EF" w:rsidP="004C02EF">
      <w:r w:rsidRPr="00E77497">
        <w:t xml:space="preserve">When the </w:t>
      </w:r>
      <w:r w:rsidRPr="00E77497">
        <w:rPr>
          <w:b/>
        </w:rPr>
        <w:t>seal</w:t>
      </w:r>
      <w:r w:rsidRPr="00E77497">
        <w:t xml:space="preserve"> function is called, the following steps are taken:</w:t>
      </w:r>
    </w:p>
    <w:p w14:paraId="734C83FC" w14:textId="77777777" w:rsidR="004C02EF" w:rsidRPr="00E77497" w:rsidRDefault="004C02EF" w:rsidP="00AA1D7F">
      <w:pPr>
        <w:pStyle w:val="Alg4"/>
        <w:numPr>
          <w:ilvl w:val="0"/>
          <w:numId w:val="173"/>
        </w:numPr>
      </w:pPr>
      <w:r w:rsidRPr="00E77497">
        <w:t>If Type(</w:t>
      </w:r>
      <w:r w:rsidRPr="00E77497">
        <w:rPr>
          <w:i/>
        </w:rPr>
        <w:t>O</w:t>
      </w:r>
      <w:r w:rsidRPr="00E77497">
        <w:t>) is not Object</w:t>
      </w:r>
      <w:r w:rsidR="00AA1D7F">
        <w:t>,</w:t>
      </w:r>
      <w:r w:rsidRPr="00E77497">
        <w:t xml:space="preserve"> </w:t>
      </w:r>
      <w:r w:rsidR="00AA1D7F">
        <w:t xml:space="preserve">return </w:t>
      </w:r>
      <w:r w:rsidR="00AA1D7F">
        <w:rPr>
          <w:i/>
          <w:iCs/>
        </w:rPr>
        <w:t>O</w:t>
      </w:r>
      <w:r w:rsidRPr="00E77497">
        <w:t>.</w:t>
      </w:r>
    </w:p>
    <w:p w14:paraId="59704060" w14:textId="77777777" w:rsidR="00B33292" w:rsidRDefault="00B33292" w:rsidP="004314E0">
      <w:pPr>
        <w:pStyle w:val="Alg4"/>
        <w:numPr>
          <w:ilvl w:val="0"/>
          <w:numId w:val="173"/>
        </w:numPr>
      </w:pPr>
      <w:r>
        <w:t xml:space="preserve">Let </w:t>
      </w:r>
      <w:r w:rsidRPr="00B33292">
        <w:rPr>
          <w:i/>
        </w:rPr>
        <w:t>status</w:t>
      </w:r>
      <w:r>
        <w:t xml:space="preserve"> be the result </w:t>
      </w:r>
      <w:r w:rsidR="00A20F40">
        <w:t xml:space="preserve">of </w:t>
      </w:r>
      <w:r w:rsidR="004314E0">
        <w:t>SetInte</w:t>
      </w:r>
      <w:r w:rsidR="00C5532F">
        <w:t>g</w:t>
      </w:r>
      <w:r w:rsidR="004314E0">
        <w:t>rityLevel(</w:t>
      </w:r>
      <w:r w:rsidR="004314E0" w:rsidRPr="00E77497">
        <w:t xml:space="preserve"> </w:t>
      </w:r>
      <w:r w:rsidR="004314E0" w:rsidRPr="00E77497">
        <w:rPr>
          <w:i/>
        </w:rPr>
        <w:t>O</w:t>
      </w:r>
      <w:r w:rsidR="004314E0">
        <w:t>,</w:t>
      </w:r>
      <w:r w:rsidR="004314E0" w:rsidRPr="00E77497">
        <w:t xml:space="preserve"> </w:t>
      </w:r>
      <w:r w:rsidR="00A20F40" w:rsidRPr="00E77497">
        <w:t xml:space="preserve"> </w:t>
      </w:r>
      <w:r w:rsidR="00B40D54" w:rsidRPr="00F770B9">
        <w:t>"</w:t>
      </w:r>
      <w:r w:rsidR="00B40D54">
        <w:rPr>
          <w:rFonts w:ascii="Courier New" w:hAnsi="Courier New" w:cs="Courier New"/>
          <w:b/>
        </w:rPr>
        <w:t>sealed</w:t>
      </w:r>
      <w:r w:rsidR="00B40D54" w:rsidRPr="00F770B9">
        <w:t>"</w:t>
      </w:r>
      <w:r w:rsidR="004314E0">
        <w:t>)</w:t>
      </w:r>
      <w:r>
        <w:t>.</w:t>
      </w:r>
    </w:p>
    <w:p w14:paraId="42627705" w14:textId="77777777" w:rsidR="004C02EF" w:rsidRPr="00E77497" w:rsidRDefault="00B33292" w:rsidP="00A20F40">
      <w:pPr>
        <w:pStyle w:val="Alg4"/>
        <w:numPr>
          <w:ilvl w:val="0"/>
          <w:numId w:val="173"/>
        </w:numPr>
      </w:pPr>
      <w:r>
        <w:t>ReturnIfAbrupt(</w:t>
      </w:r>
      <w:r>
        <w:rPr>
          <w:i/>
        </w:rPr>
        <w:t>status</w:t>
      </w:r>
      <w:r>
        <w:t>)</w:t>
      </w:r>
      <w:r w:rsidR="004C02EF" w:rsidRPr="00E77497">
        <w:t>.</w:t>
      </w:r>
    </w:p>
    <w:p w14:paraId="567CD3FB" w14:textId="77777777" w:rsidR="00E147AB" w:rsidRDefault="00E147AB" w:rsidP="00E147AB">
      <w:pPr>
        <w:pStyle w:val="Alg4"/>
        <w:numPr>
          <w:ilvl w:val="0"/>
          <w:numId w:val="173"/>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14:paraId="0DDD23DF" w14:textId="77777777"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14:paraId="77B5D3C3" w14:textId="77777777" w:rsidR="00B81C77" w:rsidRPr="00E77497" w:rsidRDefault="00B81C77" w:rsidP="00B81C77">
      <w:pPr>
        <w:pStyle w:val="40"/>
      </w:pPr>
      <w:bookmarkStart w:id="10885" w:name="_Ref424534029"/>
      <w:bookmarkStart w:id="10886" w:name="_Toc472818912"/>
      <w:bookmarkStart w:id="10887" w:name="_Toc235503490"/>
      <w:bookmarkStart w:id="10888" w:name="_Toc241509265"/>
      <w:bookmarkStart w:id="10889" w:name="_Toc244416752"/>
      <w:bookmarkStart w:id="10890" w:name="_Toc276631116"/>
      <w:r w:rsidRPr="00E77497">
        <w:t>Object.</w:t>
      </w:r>
      <w:r>
        <w:t>s</w:t>
      </w:r>
      <w:r w:rsidRPr="00E77497">
        <w:t>etPrototypeOf ( O</w:t>
      </w:r>
      <w:r>
        <w:t>, proto</w:t>
      </w:r>
      <w:r w:rsidRPr="00E77497">
        <w:t xml:space="preserve"> )</w:t>
      </w:r>
    </w:p>
    <w:p w14:paraId="1589D10F" w14:textId="77777777" w:rsidR="00B81C77" w:rsidRPr="00E77497" w:rsidRDefault="00B81C77" w:rsidP="00B81C77">
      <w:r w:rsidRPr="00E77497">
        <w:t xml:space="preserve">When the </w:t>
      </w:r>
      <w:r>
        <w:rPr>
          <w:rFonts w:ascii="Courier New" w:hAnsi="Courier New"/>
          <w:b/>
        </w:rPr>
        <w:t>s</w:t>
      </w:r>
      <w:r w:rsidRPr="00E77497">
        <w:rPr>
          <w:rFonts w:ascii="Courier New" w:hAnsi="Courier New"/>
          <w:b/>
        </w:rPr>
        <w:t>etPrototypeOf</w:t>
      </w:r>
      <w:r w:rsidRPr="00E77497">
        <w:t xml:space="preserve"> function is called with argument</w:t>
      </w:r>
      <w:r>
        <w:t>s</w:t>
      </w:r>
      <w:r w:rsidRPr="00E77497">
        <w:t xml:space="preserve"> </w:t>
      </w:r>
      <w:r w:rsidRPr="00E77497">
        <w:rPr>
          <w:rFonts w:ascii="Times New Roman" w:hAnsi="Times New Roman"/>
          <w:i/>
        </w:rPr>
        <w:t>O</w:t>
      </w:r>
      <w:r>
        <w:rPr>
          <w:rFonts w:ascii="Times New Roman" w:hAnsi="Times New Roman"/>
          <w:iCs/>
        </w:rPr>
        <w:t xml:space="preserve"> and </w:t>
      </w:r>
      <w:r w:rsidRPr="00B81C77">
        <w:t>proto</w:t>
      </w:r>
      <w:r w:rsidRPr="00E77497">
        <w:t>, the following steps are taken:</w:t>
      </w:r>
    </w:p>
    <w:p w14:paraId="6325F19B" w14:textId="77777777" w:rsidR="006B10DA" w:rsidRPr="00B34860" w:rsidRDefault="006B10DA" w:rsidP="006B10DA">
      <w:pPr>
        <w:pStyle w:val="Alg4"/>
        <w:numPr>
          <w:ilvl w:val="0"/>
          <w:numId w:val="1429"/>
        </w:numPr>
        <w:rPr>
          <w:i/>
        </w:rPr>
      </w:pPr>
      <w:r w:rsidRPr="00B34860">
        <w:rPr>
          <w:iCs/>
        </w:rPr>
        <w:t xml:space="preserve">Let </w:t>
      </w:r>
      <w:r>
        <w:rPr>
          <w:i/>
        </w:rPr>
        <w:t>O</w:t>
      </w:r>
      <w:r w:rsidRPr="00B34860">
        <w:rPr>
          <w:i/>
        </w:rPr>
        <w:t xml:space="preserve"> </w:t>
      </w:r>
      <w:r w:rsidRPr="00B34860">
        <w:rPr>
          <w:iCs/>
        </w:rPr>
        <w:t xml:space="preserve">be </w:t>
      </w:r>
      <w:r w:rsidRPr="00336408">
        <w:t>CheckObjectCoercible</w:t>
      </w:r>
      <w:r>
        <w:t>(</w:t>
      </w:r>
      <w:r>
        <w:rPr>
          <w:i/>
        </w:rPr>
        <w:t>O</w:t>
      </w:r>
      <w:r>
        <w:t>)</w:t>
      </w:r>
      <w:r w:rsidRPr="00B34860">
        <w:rPr>
          <w:i/>
        </w:rPr>
        <w:t>.</w:t>
      </w:r>
    </w:p>
    <w:p w14:paraId="41B2BA40" w14:textId="77777777" w:rsidR="006B10DA" w:rsidRDefault="006B10DA" w:rsidP="006B10DA">
      <w:pPr>
        <w:pStyle w:val="Alg4"/>
        <w:numPr>
          <w:ilvl w:val="0"/>
          <w:numId w:val="1429"/>
        </w:numPr>
      </w:pPr>
      <w:r>
        <w:t>ReturnIfAbrupt(</w:t>
      </w:r>
      <w:r>
        <w:rPr>
          <w:i/>
          <w:iCs/>
        </w:rPr>
        <w:t>O</w:t>
      </w:r>
      <w:r>
        <w:t>).</w:t>
      </w:r>
    </w:p>
    <w:p w14:paraId="009FF528" w14:textId="77777777" w:rsidR="00B81C77" w:rsidRPr="00E77497" w:rsidRDefault="00B81C77" w:rsidP="00B81C77">
      <w:pPr>
        <w:pStyle w:val="Alg4"/>
        <w:numPr>
          <w:ilvl w:val="0"/>
          <w:numId w:val="1429"/>
        </w:numPr>
      </w:pPr>
      <w:r w:rsidRPr="00E77497">
        <w:t>If Type(</w:t>
      </w:r>
      <w:r>
        <w:rPr>
          <w:i/>
        </w:rPr>
        <w:t>proto</w:t>
      </w:r>
      <w:r w:rsidRPr="00E77497">
        <w:t xml:space="preserve">) is </w:t>
      </w:r>
      <w:r>
        <w:t>neither</w:t>
      </w:r>
      <w:r w:rsidRPr="00E77497">
        <w:t xml:space="preserve"> Object</w:t>
      </w:r>
      <w:r>
        <w:t xml:space="preserve"> or Null, then</w:t>
      </w:r>
      <w:r w:rsidRPr="00E77497">
        <w:t xml:space="preserve"> throw a </w:t>
      </w:r>
      <w:r w:rsidRPr="00E77497">
        <w:rPr>
          <w:b/>
        </w:rPr>
        <w:t xml:space="preserve">TypeError </w:t>
      </w:r>
      <w:r w:rsidRPr="00E77497">
        <w:t>exception.</w:t>
      </w:r>
    </w:p>
    <w:p w14:paraId="138CB316" w14:textId="77777777" w:rsidR="006B10DA" w:rsidRPr="00E77497" w:rsidRDefault="006B10DA" w:rsidP="006B10DA">
      <w:pPr>
        <w:pStyle w:val="Alg4"/>
        <w:numPr>
          <w:ilvl w:val="0"/>
          <w:numId w:val="1429"/>
        </w:numPr>
      </w:pPr>
      <w:r w:rsidRPr="00E77497">
        <w:t>If Type(</w:t>
      </w:r>
      <w:r w:rsidRPr="00E77497">
        <w:rPr>
          <w:i/>
        </w:rPr>
        <w:t>O</w:t>
      </w:r>
      <w:r w:rsidRPr="00E77497">
        <w:t>) is not Object</w:t>
      </w:r>
      <w:r>
        <w:t>, then</w:t>
      </w:r>
      <w:r w:rsidRPr="00E77497">
        <w:t xml:space="preserve"> </w:t>
      </w:r>
      <w:r>
        <w:t xml:space="preserve">return </w:t>
      </w:r>
      <w:r>
        <w:rPr>
          <w:i/>
          <w:iCs/>
        </w:rPr>
        <w:t>O</w:t>
      </w:r>
      <w:r w:rsidRPr="00E77497">
        <w:t>.</w:t>
      </w:r>
    </w:p>
    <w:p w14:paraId="17BF0546" w14:textId="77777777" w:rsidR="00B81C77" w:rsidRDefault="007207FC" w:rsidP="00F16CCB">
      <w:pPr>
        <w:pStyle w:val="M4"/>
        <w:numPr>
          <w:ilvl w:val="0"/>
          <w:numId w:val="1429"/>
        </w:numPr>
        <w:contextualSpacing/>
      </w:pPr>
      <w:r>
        <w:t xml:space="preserve">Let </w:t>
      </w:r>
      <w:r w:rsidRPr="007207FC">
        <w:rPr>
          <w:i/>
          <w:iCs/>
        </w:rPr>
        <w:t>status</w:t>
      </w:r>
      <w:r>
        <w:t xml:space="preserve"> be the result of</w:t>
      </w:r>
      <w:r w:rsidR="00B81C77" w:rsidRPr="00E77497">
        <w:t xml:space="preserve"> </w:t>
      </w:r>
      <w:r w:rsidR="00B81C77">
        <w:t>calling the</w:t>
      </w:r>
      <w:r w:rsidR="00B81C77" w:rsidRPr="00E77497">
        <w:t xml:space="preserve"> [[</w:t>
      </w:r>
      <w:r w:rsidR="00B81C77">
        <w:t>Set</w:t>
      </w:r>
      <w:ins w:id="10891" w:author="Rev 19 Allen Wirfs-Brock" w:date="2013-09-12T08:58:00Z">
        <w:r w:rsidR="00F16CCB" w:rsidRPr="00F16CCB">
          <w:t>PrototypeOf</w:t>
        </w:r>
      </w:ins>
      <w:del w:id="10892" w:author="Rev 19 Allen Wirfs-Brock" w:date="2013-09-12T08:58:00Z">
        <w:r w:rsidR="00B81C77" w:rsidDel="00F16CCB">
          <w:delText>Inheritance</w:delText>
        </w:r>
      </w:del>
      <w:r w:rsidR="00B81C77" w:rsidRPr="00E77497">
        <w:t xml:space="preserve">]] internal </w:t>
      </w:r>
      <w:r w:rsidR="00B81C77">
        <w:t>method</w:t>
      </w:r>
      <w:r w:rsidR="00B81C77" w:rsidRPr="00E77497">
        <w:t xml:space="preserve"> of </w:t>
      </w:r>
      <w:r w:rsidR="00B81C77">
        <w:rPr>
          <w:i/>
        </w:rPr>
        <w:t>O</w:t>
      </w:r>
      <w:r w:rsidR="00B81C77">
        <w:rPr>
          <w:iCs/>
        </w:rPr>
        <w:t xml:space="preserve"> with argument </w:t>
      </w:r>
      <w:r w:rsidR="00B81C77">
        <w:rPr>
          <w:i/>
        </w:rPr>
        <w:t>proto</w:t>
      </w:r>
      <w:r w:rsidR="00B81C77" w:rsidRPr="00E77497">
        <w:t>.</w:t>
      </w:r>
    </w:p>
    <w:p w14:paraId="163A08D7" w14:textId="77777777" w:rsidR="007207FC" w:rsidRDefault="007207FC" w:rsidP="007207FC">
      <w:pPr>
        <w:pStyle w:val="M4"/>
        <w:numPr>
          <w:ilvl w:val="0"/>
          <w:numId w:val="1429"/>
        </w:numPr>
        <w:contextualSpacing/>
      </w:pPr>
      <w:r>
        <w:t>ReturnIfAbrupt(</w:t>
      </w:r>
      <w:r w:rsidRPr="00CA3B59">
        <w:rPr>
          <w:i/>
          <w:iCs/>
        </w:rPr>
        <w:t>status</w:t>
      </w:r>
      <w:r>
        <w:t>).</w:t>
      </w:r>
    </w:p>
    <w:p w14:paraId="4B71D6FD" w14:textId="77777777" w:rsidR="007207FC" w:rsidRDefault="007207FC" w:rsidP="007207FC">
      <w:pPr>
        <w:pStyle w:val="M4"/>
        <w:numPr>
          <w:ilvl w:val="0"/>
          <w:numId w:val="1429"/>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14:paraId="695196EA" w14:textId="77777777" w:rsidR="007207FC" w:rsidRPr="00E77497" w:rsidRDefault="007207FC" w:rsidP="007207FC">
      <w:pPr>
        <w:pStyle w:val="M4"/>
        <w:numPr>
          <w:ilvl w:val="0"/>
          <w:numId w:val="1429"/>
        </w:numPr>
        <w:contextualSpacing/>
      </w:pPr>
      <w:r>
        <w:t xml:space="preserve">Return </w:t>
      </w:r>
      <w:r>
        <w:rPr>
          <w:i/>
          <w:iCs/>
        </w:rPr>
        <w:t>O</w:t>
      </w:r>
      <w:r>
        <w:t>.</w:t>
      </w:r>
    </w:p>
    <w:p w14:paraId="7A177FD9" w14:textId="77777777" w:rsidR="003F7754" w:rsidRPr="00E77497" w:rsidRDefault="003F7754" w:rsidP="003F7754">
      <w:pPr>
        <w:pStyle w:val="30"/>
      </w:pPr>
      <w:bookmarkStart w:id="10893" w:name="_Ref360007187"/>
      <w:bookmarkStart w:id="10894" w:name="_Toc368050705"/>
      <w:r w:rsidRPr="00E77497">
        <w:t>Properties of the Object Prototype Object</w:t>
      </w:r>
      <w:bookmarkEnd w:id="10893"/>
      <w:bookmarkEnd w:id="10894"/>
    </w:p>
    <w:bookmarkEnd w:id="10880"/>
    <w:bookmarkEnd w:id="10881"/>
    <w:bookmarkEnd w:id="10882"/>
    <w:bookmarkEnd w:id="10883"/>
    <w:bookmarkEnd w:id="10885"/>
    <w:bookmarkEnd w:id="10886"/>
    <w:bookmarkEnd w:id="10887"/>
    <w:bookmarkEnd w:id="10888"/>
    <w:bookmarkEnd w:id="10889"/>
    <w:bookmarkEnd w:id="10890"/>
    <w:p w14:paraId="729096CC" w14:textId="77777777" w:rsidR="00751335" w:rsidRPr="00E77497" w:rsidRDefault="00751335" w:rsidP="00132612">
      <w:r w:rsidRPr="00E77497">
        <w:t xml:space="preserve">The </w:t>
      </w:r>
      <w:r>
        <w:t>Object</w:t>
      </w:r>
      <w:r w:rsidRPr="00E77497">
        <w:t xml:space="preserve"> prototype object is </w:t>
      </w:r>
      <w:r>
        <w:t xml:space="preserve">an </w:t>
      </w:r>
      <w:r w:rsidR="0081006C">
        <w:t>ordinary</w:t>
      </w:r>
      <w:r>
        <w:t xml:space="preserve"> object. </w:t>
      </w:r>
    </w:p>
    <w:p w14:paraId="2FF610C3" w14:textId="77777777" w:rsidR="004C02EF" w:rsidRPr="00E77497" w:rsidRDefault="004C02EF" w:rsidP="004C02EF">
      <w:r w:rsidRPr="00E77497">
        <w:t xml:space="preserve">The value of the [[Prototype]] internal </w:t>
      </w:r>
      <w:r w:rsidR="00A14F8E">
        <w:t xml:space="preserve">data </w:t>
      </w:r>
      <w:r w:rsidRPr="00E77497">
        <w:t xml:space="preserve">property of the Object prototype object is </w:t>
      </w:r>
      <w:r w:rsidRPr="00E77497">
        <w:rPr>
          <w:b/>
        </w:rPr>
        <w:t>null</w:t>
      </w:r>
      <w:r w:rsidRPr="00E77497">
        <w:t xml:space="preserve"> and the initial value of the [[Extensible]] internal </w:t>
      </w:r>
      <w:r w:rsidR="00B77A5C">
        <w:t xml:space="preserve">data </w:t>
      </w:r>
      <w:r w:rsidRPr="00E77497">
        <w:t xml:space="preserve">property is </w:t>
      </w:r>
      <w:r w:rsidRPr="00E77497">
        <w:rPr>
          <w:b/>
        </w:rPr>
        <w:t>true</w:t>
      </w:r>
      <w:r w:rsidRPr="00E77497">
        <w:t>.</w:t>
      </w:r>
      <w:bookmarkStart w:id="10895" w:name="_Toc385672264"/>
      <w:bookmarkStart w:id="10896" w:name="_Toc393690378"/>
    </w:p>
    <w:p w14:paraId="0DEDDE09" w14:textId="77777777" w:rsidR="004C02EF" w:rsidRPr="00E77497" w:rsidRDefault="004C02EF" w:rsidP="00D148E9">
      <w:pPr>
        <w:pStyle w:val="40"/>
      </w:pPr>
      <w:r w:rsidRPr="00E77497">
        <w:t>Object.prototype.constructo</w:t>
      </w:r>
      <w:bookmarkEnd w:id="10895"/>
      <w:bookmarkEnd w:id="10896"/>
      <w:r w:rsidRPr="00E77497">
        <w:t>r</w:t>
      </w:r>
    </w:p>
    <w:p w14:paraId="796BC6E6" w14:textId="77777777"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10897" w:name="_Toc385672265"/>
      <w:bookmarkStart w:id="10898" w:name="_Toc393690379"/>
    </w:p>
    <w:p w14:paraId="36BA5845" w14:textId="77777777" w:rsidR="00844F19" w:rsidRPr="00E77497" w:rsidRDefault="00844F19" w:rsidP="00844F19">
      <w:pPr>
        <w:pStyle w:val="40"/>
      </w:pPr>
      <w:bookmarkStart w:id="10899" w:name="_Ref455974300"/>
      <w:r w:rsidRPr="00E77497">
        <w:t>Object.prototype.hasOwnProperty (V)</w:t>
      </w:r>
    </w:p>
    <w:p w14:paraId="25D92C81" w14:textId="77777777" w:rsidR="00844F19" w:rsidRPr="00E77497" w:rsidRDefault="00844F19" w:rsidP="00844F19">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178D17C0" w14:textId="77777777" w:rsidR="00844F19" w:rsidRPr="00E77497" w:rsidRDefault="00844F19" w:rsidP="00844F19">
      <w:pPr>
        <w:pStyle w:val="Alg4"/>
        <w:numPr>
          <w:ilvl w:val="0"/>
          <w:numId w:val="183"/>
        </w:numPr>
      </w:pPr>
      <w:r w:rsidRPr="00E77497">
        <w:t xml:space="preserve">Let </w:t>
      </w:r>
      <w:r w:rsidRPr="00E77497">
        <w:rPr>
          <w:i/>
        </w:rPr>
        <w:t>P</w:t>
      </w:r>
      <w:r w:rsidRPr="00E77497">
        <w:t xml:space="preserve"> be To</w:t>
      </w:r>
      <w:r>
        <w:t>PropertyKey</w:t>
      </w:r>
      <w:r w:rsidRPr="00E77497">
        <w:t>(</w:t>
      </w:r>
      <w:r w:rsidRPr="00E77497">
        <w:rPr>
          <w:i/>
        </w:rPr>
        <w:t>V</w:t>
      </w:r>
      <w:r w:rsidRPr="00E77497">
        <w:t>).</w:t>
      </w:r>
    </w:p>
    <w:p w14:paraId="1AD4CDC9" w14:textId="77777777" w:rsidR="00844F19" w:rsidRDefault="00844F19" w:rsidP="00844F19">
      <w:pPr>
        <w:pStyle w:val="M4"/>
        <w:numPr>
          <w:ilvl w:val="0"/>
          <w:numId w:val="183"/>
        </w:numPr>
        <w:tabs>
          <w:tab w:val="num" w:pos="1721"/>
        </w:tabs>
        <w:spacing w:after="0"/>
      </w:pPr>
      <w:r>
        <w:t>ReturnIfAbrupt(</w:t>
      </w:r>
      <w:r>
        <w:rPr>
          <w:i/>
        </w:rPr>
        <w:t>P</w:t>
      </w:r>
      <w:r>
        <w:t>).</w:t>
      </w:r>
    </w:p>
    <w:p w14:paraId="70E751DD" w14:textId="77777777" w:rsidR="00844F19" w:rsidRPr="00E77497" w:rsidRDefault="00844F19" w:rsidP="00844F19">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753C6DD0" w14:textId="77777777" w:rsidR="00844F19" w:rsidRDefault="00844F19" w:rsidP="00844F19">
      <w:pPr>
        <w:pStyle w:val="M4"/>
        <w:numPr>
          <w:ilvl w:val="0"/>
          <w:numId w:val="183"/>
        </w:numPr>
        <w:tabs>
          <w:tab w:val="num" w:pos="1721"/>
        </w:tabs>
        <w:spacing w:after="0"/>
      </w:pPr>
      <w:r>
        <w:t>ReturnIfAbrupt(</w:t>
      </w:r>
      <w:r>
        <w:rPr>
          <w:i/>
        </w:rPr>
        <w:t>O</w:t>
      </w:r>
      <w:r>
        <w:t>).</w:t>
      </w:r>
    </w:p>
    <w:p w14:paraId="2A4DBF5F" w14:textId="77777777" w:rsidR="00844F19" w:rsidRPr="00E77497" w:rsidRDefault="00844F19" w:rsidP="00844F19">
      <w:pPr>
        <w:pStyle w:val="Alg4"/>
        <w:numPr>
          <w:ilvl w:val="0"/>
          <w:numId w:val="183"/>
        </w:numPr>
        <w:spacing w:after="240"/>
      </w:pPr>
      <w:r>
        <w:t>Return</w:t>
      </w:r>
      <w:r w:rsidRPr="00E77497">
        <w:t xml:space="preserve"> the result of </w:t>
      </w:r>
      <w:del w:id="10900" w:author="Rev 19 Allen Wirfs-Brock" w:date="2013-09-26T09:55:00Z">
        <w:r w:rsidRPr="00E77497" w:rsidDel="00873DB1">
          <w:delText>calling the [[</w:delText>
        </w:r>
      </w:del>
      <w:r>
        <w:t>HasOwn</w:t>
      </w:r>
      <w:r w:rsidRPr="00E77497">
        <w:t>Property</w:t>
      </w:r>
      <w:del w:id="10901" w:author="Rev 19 Allen Wirfs-Brock" w:date="2013-09-26T09:56:00Z">
        <w:r w:rsidRPr="00E77497" w:rsidDel="00873DB1">
          <w:delText>]] internal method of</w:delText>
        </w:r>
      </w:del>
      <w:ins w:id="10902" w:author="Rev 19 Allen Wirfs-Brock" w:date="2013-09-26T09:56:00Z">
        <w:r w:rsidR="00873DB1">
          <w:t>(</w:t>
        </w:r>
      </w:ins>
      <w:del w:id="10903" w:author="Rev 19 Allen Wirfs-Brock" w:date="2013-09-26T09:56:00Z">
        <w:r w:rsidRPr="00E77497" w:rsidDel="00873DB1">
          <w:delText xml:space="preserve"> </w:delText>
        </w:r>
      </w:del>
      <w:r w:rsidRPr="00E77497">
        <w:rPr>
          <w:i/>
        </w:rPr>
        <w:t>O</w:t>
      </w:r>
      <w:ins w:id="10904" w:author="Rev 19 Allen Wirfs-Brock" w:date="2013-09-26T09:56:00Z">
        <w:r w:rsidR="00873DB1">
          <w:t>,</w:t>
        </w:r>
      </w:ins>
      <w:r w:rsidRPr="00E77497">
        <w:t xml:space="preserve"> </w:t>
      </w:r>
      <w:del w:id="10905" w:author="Rev 19 Allen Wirfs-Brock" w:date="2013-09-26T09:57:00Z">
        <w:r w:rsidRPr="00E77497" w:rsidDel="00873DB1">
          <w:delText xml:space="preserve">passing </w:delText>
        </w:r>
      </w:del>
      <w:r w:rsidRPr="00E77497">
        <w:rPr>
          <w:i/>
        </w:rPr>
        <w:t>P</w:t>
      </w:r>
      <w:del w:id="10906" w:author="Rev 19 Allen Wirfs-Brock" w:date="2013-09-26T09:57:00Z">
        <w:r w:rsidRPr="00E77497" w:rsidDel="00873DB1">
          <w:delText xml:space="preserve"> </w:delText>
        </w:r>
      </w:del>
      <w:ins w:id="10907" w:author="Rev 19 Allen Wirfs-Brock" w:date="2013-09-26T09:57:00Z">
        <w:r w:rsidR="00873DB1">
          <w:t>)</w:t>
        </w:r>
      </w:ins>
      <w:del w:id="10908" w:author="Rev 19 Allen Wirfs-Brock" w:date="2013-09-26T09:57:00Z">
        <w:r w:rsidRPr="00E77497" w:rsidDel="00873DB1">
          <w:delText>as the argument</w:delText>
        </w:r>
      </w:del>
      <w:r w:rsidRPr="00E77497">
        <w:t>.</w:t>
      </w:r>
    </w:p>
    <w:p w14:paraId="03B36E44" w14:textId="77777777" w:rsidR="00844F19" w:rsidRPr="00E77497" w:rsidRDefault="00844F19" w:rsidP="00844F19">
      <w:pPr>
        <w:pStyle w:val="Note"/>
      </w:pPr>
      <w:r w:rsidRPr="00E77497">
        <w:t>NOTE</w:t>
      </w:r>
      <w:r w:rsidRPr="00E77497">
        <w:tab/>
        <w:t xml:space="preserve">The ordering of steps 1 and </w:t>
      </w:r>
      <w:r>
        <w:t>3</w:t>
      </w:r>
      <w:r w:rsidRPr="00E77497">
        <w:t xml:space="preserve">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1599D683" w14:textId="77777777" w:rsidR="00844F19" w:rsidRPr="00E77497" w:rsidRDefault="00844F19" w:rsidP="00844F19">
      <w:pPr>
        <w:pStyle w:val="40"/>
      </w:pPr>
      <w:r w:rsidRPr="00E77497">
        <w:t>Object.prototype.isPrototypeOf (V)</w:t>
      </w:r>
    </w:p>
    <w:p w14:paraId="49C70EB8" w14:textId="77777777" w:rsidR="00844F19" w:rsidRPr="00E77497" w:rsidRDefault="00844F19" w:rsidP="00844F19">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748C8C58" w14:textId="77777777" w:rsidR="00844F19" w:rsidRPr="00E77497" w:rsidRDefault="00844F19" w:rsidP="00844F19">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14:paraId="4EF11490" w14:textId="77777777" w:rsidR="00844F19" w:rsidRPr="00E77497" w:rsidRDefault="00844F19" w:rsidP="00844F19">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1AEB740" w14:textId="77777777" w:rsidR="00844F19" w:rsidRDefault="00844F19" w:rsidP="00844F19">
      <w:pPr>
        <w:pStyle w:val="M4"/>
        <w:numPr>
          <w:ilvl w:val="0"/>
          <w:numId w:val="184"/>
        </w:numPr>
        <w:tabs>
          <w:tab w:val="num" w:pos="1721"/>
        </w:tabs>
        <w:spacing w:after="0"/>
      </w:pPr>
      <w:r>
        <w:t>ReturnIfAbrupt(</w:t>
      </w:r>
      <w:r>
        <w:rPr>
          <w:i/>
        </w:rPr>
        <w:t>O</w:t>
      </w:r>
      <w:r>
        <w:t>).</w:t>
      </w:r>
    </w:p>
    <w:p w14:paraId="76B8CB0B" w14:textId="77777777" w:rsidR="00844F19" w:rsidRPr="00E77497" w:rsidRDefault="00844F19" w:rsidP="00844F19">
      <w:pPr>
        <w:pStyle w:val="Alg4"/>
        <w:numPr>
          <w:ilvl w:val="0"/>
          <w:numId w:val="184"/>
        </w:numPr>
      </w:pPr>
      <w:r w:rsidRPr="00E77497">
        <w:t>Repeat</w:t>
      </w:r>
    </w:p>
    <w:p w14:paraId="2A525910" w14:textId="77777777" w:rsidR="00844F19" w:rsidRPr="00E77497" w:rsidRDefault="00844F19" w:rsidP="00F16CCB">
      <w:pPr>
        <w:pStyle w:val="Alg4"/>
        <w:numPr>
          <w:ilvl w:val="1"/>
          <w:numId w:val="184"/>
        </w:numPr>
      </w:pPr>
      <w:r w:rsidRPr="00E77497">
        <w:t xml:space="preserve">Let </w:t>
      </w:r>
      <w:r w:rsidRPr="00E77497">
        <w:rPr>
          <w:i/>
        </w:rPr>
        <w:t>V</w:t>
      </w:r>
      <w:r w:rsidRPr="00E77497">
        <w:t xml:space="preserve"> be the </w:t>
      </w:r>
      <w:r>
        <w:t>result of calling</w:t>
      </w:r>
      <w:r w:rsidRPr="00E77497">
        <w:t xml:space="preserve"> the [[</w:t>
      </w:r>
      <w:r>
        <w:t>Get</w:t>
      </w:r>
      <w:ins w:id="10909" w:author="Rev 19 Allen Wirfs-Brock" w:date="2013-09-12T08:59:00Z">
        <w:r w:rsidR="00F16CCB" w:rsidRPr="00F16CCB">
          <w:t>PrototypeOf</w:t>
        </w:r>
      </w:ins>
      <w:del w:id="10910" w:author="Rev 19 Allen Wirfs-Brock" w:date="2013-09-12T08:59:00Z">
        <w:r w:rsidDel="00F16CCB">
          <w:delText>Inheritance</w:delText>
        </w:r>
      </w:del>
      <w:r w:rsidRPr="00E77497">
        <w:t xml:space="preserve">]] internal </w:t>
      </w:r>
      <w:r>
        <w:t>method</w:t>
      </w:r>
      <w:r w:rsidRPr="00E77497">
        <w:t xml:space="preserve"> of </w:t>
      </w:r>
      <w:r w:rsidRPr="00E77497">
        <w:rPr>
          <w:i/>
        </w:rPr>
        <w:t>V</w:t>
      </w:r>
      <w:r>
        <w:rPr>
          <w:iCs/>
        </w:rPr>
        <w:t xml:space="preserve"> with no arguments</w:t>
      </w:r>
      <w:r w:rsidRPr="00E77497">
        <w:t>.</w:t>
      </w:r>
    </w:p>
    <w:p w14:paraId="342F7C3A" w14:textId="77777777" w:rsidR="00844F19" w:rsidRPr="00E77497" w:rsidRDefault="00844F19" w:rsidP="00844F19">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1CBD8681" w14:textId="77777777" w:rsidR="00844F19" w:rsidRPr="00E77497" w:rsidRDefault="00844F19" w:rsidP="00844F19">
      <w:pPr>
        <w:pStyle w:val="Alg4"/>
        <w:numPr>
          <w:ilvl w:val="1"/>
          <w:numId w:val="184"/>
        </w:numPr>
        <w:spacing w:after="220"/>
      </w:pPr>
      <w:r w:rsidRPr="00E77497">
        <w:t xml:space="preserve">If </w:t>
      </w:r>
      <w:r>
        <w:t>SameValue(</w:t>
      </w:r>
      <w:r w:rsidRPr="00E77497">
        <w:rPr>
          <w:i/>
        </w:rPr>
        <w:t>O</w:t>
      </w:r>
      <w:r>
        <w:rPr>
          <w:iCs/>
        </w:rPr>
        <w:t>,</w:t>
      </w:r>
      <w:r w:rsidRPr="00E77497">
        <w:t xml:space="preserve"> </w:t>
      </w:r>
      <w:r w:rsidRPr="00E77497">
        <w:rPr>
          <w:i/>
        </w:rPr>
        <w:t>V</w:t>
      </w:r>
      <w:r>
        <w:rPr>
          <w:iCs/>
        </w:rPr>
        <w:t>)</w:t>
      </w:r>
      <w:r w:rsidRPr="00E77497">
        <w:t xml:space="preserve"> </w:t>
      </w:r>
      <w:r>
        <w:t>is</w:t>
      </w:r>
      <w:r w:rsidRPr="00E77497">
        <w:t xml:space="preserve"> </w:t>
      </w:r>
      <w:r w:rsidRPr="00E77497">
        <w:rPr>
          <w:b/>
        </w:rPr>
        <w:t>true</w:t>
      </w:r>
      <w:r w:rsidRPr="00E77497">
        <w:t xml:space="preserve">, </w:t>
      </w:r>
      <w:r>
        <w:t xml:space="preserve">then </w:t>
      </w:r>
      <w:r w:rsidRPr="00E77497">
        <w:t xml:space="preserve">return </w:t>
      </w:r>
      <w:r w:rsidRPr="00E77497">
        <w:rPr>
          <w:b/>
        </w:rPr>
        <w:t>true</w:t>
      </w:r>
      <w:r w:rsidRPr="00E77497">
        <w:t>.</w:t>
      </w:r>
    </w:p>
    <w:p w14:paraId="2DDDB6A4" w14:textId="77777777" w:rsidR="00844F19" w:rsidRPr="00E77497" w:rsidRDefault="00844F19" w:rsidP="00844F19">
      <w:pPr>
        <w:pStyle w:val="Note"/>
      </w:pPr>
      <w:r w:rsidRPr="00E77497">
        <w:t>NOTE</w:t>
      </w:r>
      <w:r w:rsidRPr="00E77497">
        <w:tab/>
        <w:t xml:space="preserve">The ordering of steps 1 and 2 </w:t>
      </w:r>
      <w:del w:id="10911" w:author="Rev 19 Allen Wirfs-Brock" w:date="2013-09-26T09:58:00Z">
        <w:r w:rsidRPr="00E77497" w:rsidDel="00A12109">
          <w:delText xml:space="preserve">is chosen to </w:delText>
        </w:r>
      </w:del>
      <w:r w:rsidRPr="00E77497">
        <w:t>preserve</w:t>
      </w:r>
      <w:ins w:id="10912" w:author="Rev 19 Allen Wirfs-Brock" w:date="2013-09-26T09:58:00Z">
        <w:r w:rsidR="00A12109">
          <w:t>s</w:t>
        </w:r>
      </w:ins>
      <w:r w:rsidRPr="00E77497">
        <w:t xml:space="preserve"> the behaviour specified by previous editions of this specification for the case where V is not an object and the </w:t>
      </w:r>
      <w:r w:rsidRPr="00CE3CDC">
        <w:rPr>
          <w:b/>
          <w:bCs/>
        </w:rPr>
        <w:t>this</w:t>
      </w:r>
      <w:r w:rsidRPr="00E77497">
        <w:t xml:space="preserve"> value is </w:t>
      </w:r>
      <w:r w:rsidRPr="00C332EF">
        <w:rPr>
          <w:b/>
        </w:rPr>
        <w:t>undefined</w:t>
      </w:r>
      <w:r w:rsidRPr="00E77497">
        <w:t xml:space="preserve"> or null.</w:t>
      </w:r>
    </w:p>
    <w:p w14:paraId="2DB478C3" w14:textId="77777777" w:rsidR="00844F19" w:rsidRPr="00E77497" w:rsidRDefault="00844F19" w:rsidP="00844F19">
      <w:pPr>
        <w:pStyle w:val="40"/>
      </w:pPr>
      <w:r w:rsidRPr="00E77497">
        <w:t>Object.prototype.propertyIsEnumerable (V)</w:t>
      </w:r>
    </w:p>
    <w:p w14:paraId="7F8999BE" w14:textId="77777777" w:rsidR="00844F19" w:rsidRPr="00E77497" w:rsidRDefault="00844F19" w:rsidP="00844F19">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5CDC041C" w14:textId="77777777" w:rsidR="00844F19" w:rsidRPr="00E77497" w:rsidRDefault="00844F19" w:rsidP="00844F19">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14:paraId="7F968A33" w14:textId="77777777" w:rsidR="00844F19" w:rsidRDefault="00844F19" w:rsidP="00844F19">
      <w:pPr>
        <w:pStyle w:val="M4"/>
        <w:numPr>
          <w:ilvl w:val="0"/>
          <w:numId w:val="185"/>
        </w:numPr>
        <w:tabs>
          <w:tab w:val="num" w:pos="1721"/>
        </w:tabs>
        <w:spacing w:after="0"/>
      </w:pPr>
      <w:r>
        <w:t>ReturnIfAbrupt(</w:t>
      </w:r>
      <w:r>
        <w:rPr>
          <w:i/>
        </w:rPr>
        <w:t>P</w:t>
      </w:r>
      <w:r>
        <w:t>).</w:t>
      </w:r>
    </w:p>
    <w:p w14:paraId="4D40B32C" w14:textId="77777777" w:rsidR="00844F19" w:rsidRPr="00E77497" w:rsidRDefault="00844F19" w:rsidP="00844F19">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6268782" w14:textId="77777777" w:rsidR="00844F19" w:rsidRDefault="00844F19" w:rsidP="00844F19">
      <w:pPr>
        <w:pStyle w:val="M4"/>
        <w:numPr>
          <w:ilvl w:val="0"/>
          <w:numId w:val="185"/>
        </w:numPr>
        <w:tabs>
          <w:tab w:val="num" w:pos="1721"/>
        </w:tabs>
        <w:spacing w:after="0"/>
      </w:pPr>
      <w:r>
        <w:t>ReturnIfAbrupt(</w:t>
      </w:r>
      <w:r>
        <w:rPr>
          <w:i/>
        </w:rPr>
        <w:t>O</w:t>
      </w:r>
      <w:r>
        <w:t>).</w:t>
      </w:r>
    </w:p>
    <w:p w14:paraId="4F296EFA" w14:textId="77777777" w:rsidR="00844F19" w:rsidRPr="00E77497" w:rsidRDefault="00844F19" w:rsidP="00844F19">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0393441E" w14:textId="77777777" w:rsidR="00844F19" w:rsidRPr="00E77497" w:rsidRDefault="00844F19" w:rsidP="00844F19">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43A8D777" w14:textId="77777777" w:rsidR="00844F19" w:rsidRPr="00E77497" w:rsidRDefault="00844F19" w:rsidP="00844F19">
      <w:pPr>
        <w:pStyle w:val="Alg4"/>
        <w:numPr>
          <w:ilvl w:val="0"/>
          <w:numId w:val="185"/>
        </w:numPr>
        <w:spacing w:after="220"/>
      </w:pPr>
      <w:r w:rsidRPr="00E77497">
        <w:t xml:space="preserve">Return the value of </w:t>
      </w:r>
      <w:r w:rsidRPr="00E77497">
        <w:rPr>
          <w:i/>
        </w:rPr>
        <w:t>desc</w:t>
      </w:r>
      <w:r w:rsidRPr="00E77497">
        <w:t>.[[Enumerable]].</w:t>
      </w:r>
    </w:p>
    <w:p w14:paraId="3F5EBC48" w14:textId="77777777" w:rsidR="00844F19" w:rsidRPr="00E77497" w:rsidRDefault="00844F19" w:rsidP="00844F19">
      <w:pPr>
        <w:pStyle w:val="Note"/>
      </w:pPr>
      <w:r w:rsidRPr="00E77497">
        <w:t>NOTE 1</w:t>
      </w:r>
      <w:r w:rsidRPr="00E77497">
        <w:tab/>
        <w:t>This method does not consider objects in the prototype chain.</w:t>
      </w:r>
    </w:p>
    <w:p w14:paraId="3069FE02" w14:textId="77777777" w:rsidR="00844F19" w:rsidRPr="00E77497" w:rsidRDefault="00844F19" w:rsidP="00844F19">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6D42631F" w14:textId="77777777" w:rsidR="00844F19" w:rsidRPr="00E77497" w:rsidRDefault="00844F19" w:rsidP="00844F19">
      <w:pPr>
        <w:pStyle w:val="40"/>
      </w:pPr>
      <w:r w:rsidRPr="00E77497">
        <w:t>Object.prototype.toLocaleString ( )</w:t>
      </w:r>
    </w:p>
    <w:p w14:paraId="26E198A5" w14:textId="77777777" w:rsidR="00844F19" w:rsidRPr="00E77497" w:rsidRDefault="00844F19" w:rsidP="00844F19">
      <w:r w:rsidRPr="00E77497">
        <w:t xml:space="preserve">When the </w:t>
      </w:r>
      <w:r w:rsidRPr="00E77497">
        <w:rPr>
          <w:b/>
        </w:rPr>
        <w:t xml:space="preserve">toLocaleString </w:t>
      </w:r>
      <w:r w:rsidRPr="00E77497">
        <w:t>method is called, the following steps are taken:</w:t>
      </w:r>
    </w:p>
    <w:p w14:paraId="37A9B980" w14:textId="77777777" w:rsidR="00844F19" w:rsidRPr="00E77497" w:rsidRDefault="00844F19" w:rsidP="00844F19">
      <w:pPr>
        <w:pStyle w:val="Alg4"/>
        <w:numPr>
          <w:ilvl w:val="0"/>
          <w:numId w:val="673"/>
        </w:numPr>
      </w:pPr>
      <w:r w:rsidRPr="00E77497">
        <w:t xml:space="preserve">Let </w:t>
      </w:r>
      <w:r w:rsidRPr="00E77497">
        <w:rPr>
          <w:i/>
        </w:rPr>
        <w:t xml:space="preserve">O </w:t>
      </w:r>
      <w:r w:rsidRPr="00E77497">
        <w:t xml:space="preserve">be the </w:t>
      </w:r>
      <w:r w:rsidRPr="00E77497">
        <w:rPr>
          <w:b/>
        </w:rPr>
        <w:t xml:space="preserve">this </w:t>
      </w:r>
      <w:r w:rsidRPr="00E77497">
        <w:t>value.</w:t>
      </w:r>
    </w:p>
    <w:p w14:paraId="053E28E3" w14:textId="77777777" w:rsidR="00844F19" w:rsidRPr="00E77497" w:rsidRDefault="00844F19" w:rsidP="00844F19">
      <w:pPr>
        <w:pStyle w:val="Alg4"/>
        <w:numPr>
          <w:ilvl w:val="0"/>
          <w:numId w:val="673"/>
        </w:numPr>
        <w:spacing w:after="120"/>
      </w:pPr>
      <w:r w:rsidRPr="00E77497">
        <w:t xml:space="preserve">Return the result of </w:t>
      </w:r>
      <w:r>
        <w:t>Invoke(</w:t>
      </w:r>
      <w:r w:rsidRPr="00E77497">
        <w:rPr>
          <w:i/>
        </w:rPr>
        <w:t>O</w:t>
      </w:r>
      <w:r>
        <w:t>,</w:t>
      </w:r>
      <w:r w:rsidRPr="00E77497">
        <w:t xml:space="preserve"> </w:t>
      </w:r>
      <w:r w:rsidRPr="00557D63">
        <w:rPr>
          <w:rFonts w:ascii="Courier New" w:hAnsi="Courier New" w:cs="Courier New"/>
          <w:b/>
        </w:rPr>
        <w:t>"toString"</w:t>
      </w:r>
      <w:r>
        <w:t>)</w:t>
      </w:r>
      <w:r w:rsidRPr="00E77497">
        <w:t>.</w:t>
      </w:r>
    </w:p>
    <w:p w14:paraId="3CB34795" w14:textId="77777777" w:rsidR="00844F19" w:rsidRPr="00E77497" w:rsidRDefault="00844F19" w:rsidP="00844F19">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44CE0508" w14:textId="77777777" w:rsidR="00844F19" w:rsidRPr="00E77497" w:rsidRDefault="00844F19" w:rsidP="00844F19">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2EA3DEF2" w14:textId="77777777" w:rsidR="004C02EF" w:rsidRPr="00E77497" w:rsidRDefault="004C02EF" w:rsidP="00D148E9">
      <w:pPr>
        <w:pStyle w:val="40"/>
      </w:pPr>
      <w:bookmarkStart w:id="10913" w:name="_Ref366080108"/>
      <w:r w:rsidRPr="00E77497">
        <w:t>Object.prototype.toString</w:t>
      </w:r>
      <w:bookmarkEnd w:id="10897"/>
      <w:bookmarkEnd w:id="10898"/>
      <w:r w:rsidRPr="00E77497">
        <w:t xml:space="preserve"> ( )</w:t>
      </w:r>
      <w:bookmarkEnd w:id="10899"/>
      <w:bookmarkEnd w:id="10913"/>
    </w:p>
    <w:p w14:paraId="5FACB7FD" w14:textId="77777777"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14:paraId="001B4918"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14:paraId="31CFCB93" w14:textId="77777777" w:rsidR="000374D3" w:rsidRDefault="004C02EF" w:rsidP="00834A33">
      <w:pPr>
        <w:pStyle w:val="Alg4"/>
        <w:numPr>
          <w:ilvl w:val="0"/>
          <w:numId w:val="180"/>
        </w:numPr>
        <w:rPr>
          <w:ins w:id="10914" w:author="Rev 19 Allen Wirfs-Brock" w:date="2013-09-10T13:48:00Z"/>
        </w:r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14:paraId="0BC1A68A" w14:textId="77777777" w:rsidR="004C02EF" w:rsidRPr="00E77497" w:rsidRDefault="004C02EF" w:rsidP="00834A33">
      <w:pPr>
        <w:pStyle w:val="Alg4"/>
        <w:numPr>
          <w:ilvl w:val="0"/>
          <w:numId w:val="180"/>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F1EBFB8" w14:textId="77777777" w:rsidR="00D10E81" w:rsidDel="00682C77" w:rsidRDefault="00D10E81" w:rsidP="00D10E81">
      <w:pPr>
        <w:pStyle w:val="Alg4"/>
        <w:numPr>
          <w:ilvl w:val="0"/>
          <w:numId w:val="180"/>
        </w:numPr>
        <w:spacing w:after="240"/>
        <w:contextualSpacing/>
        <w:rPr>
          <w:del w:id="10915" w:author="Rev 19 Allen Wirfs-Brock" w:date="2013-09-24T16:38:00Z"/>
        </w:rPr>
      </w:pPr>
      <w:del w:id="10916" w:author="Rev 19 Allen Wirfs-Brock" w:date="2013-09-24T16:38:00Z">
        <w:r w:rsidDel="00682C77">
          <w:delText xml:space="preserve">If </w:delText>
        </w:r>
        <w:r w:rsidDel="00682C77">
          <w:rPr>
            <w:i/>
            <w:iCs/>
          </w:rPr>
          <w:delText>O</w:delText>
        </w:r>
        <w:r w:rsidDel="00682C77">
          <w:delText xml:space="preserve"> is an exotic Symbol object, then </w:delText>
        </w:r>
        <w:r w:rsidRPr="00E77497" w:rsidDel="00682C77">
          <w:delText xml:space="preserve">return </w:delText>
        </w:r>
        <w:r w:rsidRPr="00E77497" w:rsidDel="00682C77">
          <w:rPr>
            <w:rFonts w:ascii="Courier New" w:hAnsi="Courier New"/>
            <w:b/>
          </w:rPr>
          <w:delText xml:space="preserve">"[object </w:delText>
        </w:r>
        <w:r w:rsidDel="00682C77">
          <w:rPr>
            <w:rFonts w:ascii="Courier New" w:hAnsi="Courier New"/>
            <w:b/>
          </w:rPr>
          <w:delText>Symbol]</w:delText>
        </w:r>
        <w:r w:rsidRPr="00E77497" w:rsidDel="00682C77">
          <w:rPr>
            <w:rFonts w:ascii="Courier New" w:hAnsi="Courier New"/>
            <w:b/>
          </w:rPr>
          <w:delText>"</w:delText>
        </w:r>
        <w:r w:rsidRPr="00E77497" w:rsidDel="00682C77">
          <w:delText>.</w:delText>
        </w:r>
      </w:del>
    </w:p>
    <w:p w14:paraId="79ADC989" w14:textId="77777777" w:rsidR="001661B2" w:rsidRDefault="00D10E81" w:rsidP="001661B2">
      <w:pPr>
        <w:pStyle w:val="Alg4"/>
        <w:numPr>
          <w:ilvl w:val="0"/>
          <w:numId w:val="180"/>
        </w:numPr>
        <w:spacing w:after="240"/>
        <w:contextualSpacing/>
      </w:pPr>
      <w:del w:id="10917" w:author="Rev 19 Allen Wirfs-Brock" w:date="2013-09-24T16:38:00Z">
        <w:r w:rsidDel="00682C77">
          <w:delText>Else, i</w:delText>
        </w:r>
      </w:del>
      <w:ins w:id="10918" w:author="Rev 19 Allen Wirfs-Brock" w:date="2013-09-24T16:38:00Z">
        <w:r w:rsidR="00682C77">
          <w:t>I</w:t>
        </w:r>
      </w:ins>
      <w:r w:rsidR="001661B2">
        <w:t xml:space="preserve">f </w:t>
      </w:r>
      <w:r w:rsidR="001661B2">
        <w:rPr>
          <w:i/>
          <w:iCs/>
        </w:rPr>
        <w:t>O</w:t>
      </w:r>
      <w:r w:rsidR="001661B2">
        <w:t xml:space="preserve"> is an exotic Array object, then let </w:t>
      </w:r>
      <w:r w:rsidR="001661B2">
        <w:rPr>
          <w:i/>
          <w:iCs/>
        </w:rPr>
        <w:t>builtinT</w:t>
      </w:r>
      <w:r w:rsidR="001661B2" w:rsidRPr="009C5E83">
        <w:rPr>
          <w:i/>
          <w:iCs/>
        </w:rPr>
        <w:t>ag</w:t>
      </w:r>
      <w:r w:rsidR="001661B2">
        <w:t xml:space="preserve"> be </w:t>
      </w:r>
      <w:r w:rsidR="001661B2" w:rsidRPr="00E77497">
        <w:rPr>
          <w:rFonts w:ascii="Courier New" w:hAnsi="Courier New"/>
          <w:b/>
        </w:rPr>
        <w:t>"</w:t>
      </w:r>
      <w:r w:rsidR="001661B2">
        <w:rPr>
          <w:rFonts w:ascii="Courier New" w:hAnsi="Courier New"/>
          <w:b/>
        </w:rPr>
        <w:t>Array</w:t>
      </w:r>
      <w:r w:rsidR="001661B2" w:rsidRPr="00E77497">
        <w:rPr>
          <w:rFonts w:ascii="Courier New" w:hAnsi="Courier New"/>
          <w:b/>
        </w:rPr>
        <w:t>"</w:t>
      </w:r>
      <w:r w:rsidR="001661B2" w:rsidRPr="00E77497">
        <w:t>.</w:t>
      </w:r>
    </w:p>
    <w:p w14:paraId="1B1988DA" w14:textId="77777777"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String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String</w:t>
      </w:r>
      <w:r w:rsidRPr="00E77497">
        <w:rPr>
          <w:rFonts w:ascii="Courier New" w:hAnsi="Courier New"/>
          <w:b/>
        </w:rPr>
        <w:t>"</w:t>
      </w:r>
      <w:r w:rsidRPr="00E77497">
        <w:t>.</w:t>
      </w:r>
    </w:p>
    <w:p w14:paraId="3DA3E53E" w14:textId="77777777" w:rsidR="00823645" w:rsidRDefault="00823645" w:rsidP="00823645">
      <w:pPr>
        <w:pStyle w:val="Alg4"/>
        <w:numPr>
          <w:ilvl w:val="0"/>
          <w:numId w:val="180"/>
        </w:numPr>
        <w:spacing w:after="240"/>
        <w:contextualSpacing/>
      </w:pPr>
      <w:commentRangeStart w:id="10919"/>
      <w:r>
        <w:t xml:space="preserve">Else, if </w:t>
      </w:r>
      <w:r>
        <w:rPr>
          <w:i/>
          <w:iCs/>
        </w:rPr>
        <w:t>O</w:t>
      </w:r>
      <w:r>
        <w:t xml:space="preserve"> is an exotic Proxy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Proxy</w:t>
      </w:r>
      <w:r w:rsidRPr="00E77497">
        <w:rPr>
          <w:rFonts w:ascii="Courier New" w:hAnsi="Courier New"/>
          <w:b/>
        </w:rPr>
        <w:t>"</w:t>
      </w:r>
      <w:r w:rsidRPr="00E77497">
        <w:t>.</w:t>
      </w:r>
      <w:commentRangeEnd w:id="10919"/>
      <w:r w:rsidR="006A55CE">
        <w:rPr>
          <w:rStyle w:val="af6"/>
          <w:rFonts w:ascii="Arial" w:eastAsia="MS Mincho" w:hAnsi="Arial"/>
          <w:spacing w:val="0"/>
          <w:lang w:eastAsia="ja-JP"/>
        </w:rPr>
        <w:commentReference w:id="10919"/>
      </w:r>
    </w:p>
    <w:p w14:paraId="539E5164" w14:textId="77777777"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arguments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Arguments</w:t>
      </w:r>
      <w:r w:rsidRPr="00E77497">
        <w:rPr>
          <w:rFonts w:ascii="Courier New" w:hAnsi="Courier New"/>
          <w:b/>
        </w:rPr>
        <w:t>"</w:t>
      </w:r>
      <w:r w:rsidRPr="00E77497">
        <w:t>.</w:t>
      </w:r>
    </w:p>
    <w:p w14:paraId="7BA5494F" w14:textId="77777777"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ordinary functi</w:t>
      </w:r>
      <w:r w:rsidR="005C008F">
        <w:t>o</w:t>
      </w:r>
      <w:r>
        <w:t>n object</w:t>
      </w:r>
      <w:r w:rsidR="00A7569A">
        <w:t>, a built-in function object, or a bound function exotic object</w:t>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Function</w:t>
      </w:r>
      <w:r w:rsidRPr="00E77497">
        <w:rPr>
          <w:rFonts w:ascii="Courier New" w:hAnsi="Courier New"/>
          <w:b/>
        </w:rPr>
        <w:t>"</w:t>
      </w:r>
      <w:r w:rsidRPr="00E77497">
        <w:t>.</w:t>
      </w:r>
    </w:p>
    <w:p w14:paraId="0EFA4FB1" w14:textId="77777777" w:rsidR="00A7569A" w:rsidRDefault="00A7569A" w:rsidP="00E63E9E">
      <w:pPr>
        <w:pStyle w:val="Alg4"/>
        <w:numPr>
          <w:ilvl w:val="0"/>
          <w:numId w:val="180"/>
        </w:numPr>
        <w:spacing w:after="240"/>
        <w:contextualSpacing/>
      </w:pPr>
      <w:r>
        <w:t xml:space="preserve">Else, if </w:t>
      </w:r>
      <w:r>
        <w:rPr>
          <w:i/>
          <w:iCs/>
        </w:rPr>
        <w:t>O</w:t>
      </w:r>
      <w:r>
        <w:t xml:space="preserve"> has a</w:t>
      </w:r>
      <w:ins w:id="10920" w:author="Rev 19 Allen Wirfs-Brock" w:date="2013-09-26T17:41:00Z">
        <w:r w:rsidR="0072639A">
          <w:t>n</w:t>
        </w:r>
      </w:ins>
      <w:r>
        <w:t xml:space="preserve"> [[</w:t>
      </w:r>
      <w:r w:rsidR="00E63E9E">
        <w:t>Error</w:t>
      </w:r>
      <w:r w:rsidR="00155469">
        <w:t>Data</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Error</w:t>
      </w:r>
      <w:r w:rsidRPr="00E77497">
        <w:rPr>
          <w:rFonts w:ascii="Courier New" w:hAnsi="Courier New"/>
          <w:b/>
        </w:rPr>
        <w:t>"</w:t>
      </w:r>
      <w:r w:rsidRPr="00E77497">
        <w:t>.</w:t>
      </w:r>
    </w:p>
    <w:p w14:paraId="33CFF3AC" w14:textId="77777777" w:rsidR="001661B2" w:rsidRDefault="00A7569A" w:rsidP="00A7569A">
      <w:pPr>
        <w:pStyle w:val="Alg4"/>
        <w:numPr>
          <w:ilvl w:val="0"/>
          <w:numId w:val="180"/>
        </w:numPr>
        <w:spacing w:after="240"/>
        <w:contextualSpacing/>
      </w:pPr>
      <w:r>
        <w:t xml:space="preserve">Else, if </w:t>
      </w:r>
      <w:r>
        <w:rPr>
          <w:i/>
          <w:iCs/>
        </w:rPr>
        <w:t>O</w:t>
      </w:r>
      <w:r>
        <w:t xml:space="preserve"> has a [[BooleanData]]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Boolean</w:t>
      </w:r>
      <w:r w:rsidRPr="00E77497">
        <w:rPr>
          <w:rFonts w:ascii="Courier New" w:hAnsi="Courier New"/>
          <w:b/>
        </w:rPr>
        <w:t>"</w:t>
      </w:r>
      <w:r w:rsidRPr="00E77497">
        <w:t>.</w:t>
      </w:r>
    </w:p>
    <w:p w14:paraId="4BC3D411" w14:textId="77777777" w:rsidR="00A7569A" w:rsidRDefault="00A7569A" w:rsidP="00A7569A">
      <w:pPr>
        <w:pStyle w:val="Alg4"/>
        <w:numPr>
          <w:ilvl w:val="0"/>
          <w:numId w:val="180"/>
        </w:numPr>
        <w:spacing w:after="240"/>
        <w:contextualSpacing/>
      </w:pPr>
      <w:r>
        <w:t xml:space="preserve">Else, if </w:t>
      </w:r>
      <w:r>
        <w:rPr>
          <w:i/>
          <w:iCs/>
        </w:rPr>
        <w:t>O</w:t>
      </w:r>
      <w:r>
        <w:t xml:space="preserve"> has a [[NumberData]]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Number</w:t>
      </w:r>
      <w:r w:rsidRPr="00E77497">
        <w:rPr>
          <w:rFonts w:ascii="Courier New" w:hAnsi="Courier New"/>
          <w:b/>
        </w:rPr>
        <w:t>"</w:t>
      </w:r>
      <w:r w:rsidRPr="00E77497">
        <w:t>.</w:t>
      </w:r>
    </w:p>
    <w:p w14:paraId="32AB6E10" w14:textId="77777777" w:rsidR="00A7569A" w:rsidRDefault="00A7569A" w:rsidP="00A7569A">
      <w:pPr>
        <w:pStyle w:val="Alg4"/>
        <w:numPr>
          <w:ilvl w:val="0"/>
          <w:numId w:val="180"/>
        </w:numPr>
        <w:spacing w:after="240"/>
        <w:contextualSpacing/>
      </w:pPr>
      <w:r>
        <w:t xml:space="preserve">Else, if </w:t>
      </w:r>
      <w:r>
        <w:rPr>
          <w:i/>
          <w:iCs/>
        </w:rPr>
        <w:t>O</w:t>
      </w:r>
      <w:r>
        <w:t xml:space="preserve"> has a [[DateValue]]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Date</w:t>
      </w:r>
      <w:r w:rsidRPr="00E77497">
        <w:rPr>
          <w:rFonts w:ascii="Courier New" w:hAnsi="Courier New"/>
          <w:b/>
        </w:rPr>
        <w:t>"</w:t>
      </w:r>
      <w:r w:rsidRPr="00E77497">
        <w:t>.</w:t>
      </w:r>
    </w:p>
    <w:p w14:paraId="75AA2623" w14:textId="77777777" w:rsidR="00A7569A" w:rsidRDefault="00A7569A" w:rsidP="00A7569A">
      <w:pPr>
        <w:pStyle w:val="Alg4"/>
        <w:numPr>
          <w:ilvl w:val="0"/>
          <w:numId w:val="180"/>
        </w:numPr>
        <w:spacing w:after="240"/>
        <w:contextualSpacing/>
      </w:pPr>
      <w:r>
        <w:t xml:space="preserve">Else, if </w:t>
      </w:r>
      <w:r>
        <w:rPr>
          <w:i/>
          <w:iCs/>
        </w:rPr>
        <w:t>O</w:t>
      </w:r>
      <w:r>
        <w:t xml:space="preserve"> has a </w:t>
      </w:r>
      <w:r w:rsidR="00C05F42">
        <w:t>[[RegExpMatch</w:t>
      </w:r>
      <w:r w:rsidR="008A7168">
        <w:t>er</w:t>
      </w:r>
      <w:r w:rsidR="00C05F42">
        <w:t>]]</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RegExp</w:t>
      </w:r>
      <w:r w:rsidRPr="00E77497">
        <w:rPr>
          <w:rFonts w:ascii="Courier New" w:hAnsi="Courier New"/>
          <w:b/>
        </w:rPr>
        <w:t>"</w:t>
      </w:r>
      <w:r w:rsidRPr="00E77497">
        <w:t>.</w:t>
      </w:r>
    </w:p>
    <w:p w14:paraId="1B86141D" w14:textId="77777777" w:rsidR="00A7569A" w:rsidDel="00682C77" w:rsidRDefault="00A7569A" w:rsidP="001C386D">
      <w:pPr>
        <w:pStyle w:val="Alg4"/>
        <w:numPr>
          <w:ilvl w:val="0"/>
          <w:numId w:val="180"/>
        </w:numPr>
        <w:spacing w:after="240"/>
        <w:contextualSpacing/>
        <w:rPr>
          <w:del w:id="10921" w:author="Rev 19 Allen Wirfs-Brock" w:date="2013-09-24T16:50:00Z"/>
        </w:rPr>
      </w:pPr>
      <w:del w:id="10922" w:author="Rev 19 Allen Wirfs-Brock" w:date="2013-09-24T16:50:00Z">
        <w:r w:rsidDel="00682C77">
          <w:delText xml:space="preserve">Else, if </w:delText>
        </w:r>
        <w:r w:rsidDel="00682C77">
          <w:rPr>
            <w:i/>
            <w:iCs/>
          </w:rPr>
          <w:delText>O</w:delText>
        </w:r>
        <w:r w:rsidDel="00682C77">
          <w:delText xml:space="preserve"> has a [[</w:delText>
        </w:r>
        <w:r w:rsidR="001C386D" w:rsidDel="00682C77">
          <w:delText>MathTag</w:delText>
        </w:r>
        <w:r w:rsidDel="00682C77">
          <w:delText xml:space="preserve">]] internal data property, then let </w:delText>
        </w:r>
        <w:r w:rsidDel="00682C77">
          <w:rPr>
            <w:i/>
            <w:iCs/>
          </w:rPr>
          <w:delText>builtinT</w:delText>
        </w:r>
        <w:r w:rsidRPr="009C5E83" w:rsidDel="00682C77">
          <w:rPr>
            <w:i/>
            <w:iCs/>
          </w:rPr>
          <w:delText>ag</w:delText>
        </w:r>
        <w:r w:rsidDel="00682C77">
          <w:delText xml:space="preserve"> be </w:delText>
        </w:r>
        <w:r w:rsidRPr="00E77497" w:rsidDel="00682C77">
          <w:rPr>
            <w:rFonts w:ascii="Courier New" w:hAnsi="Courier New"/>
            <w:b/>
          </w:rPr>
          <w:delText>"</w:delText>
        </w:r>
        <w:r w:rsidDel="00682C77">
          <w:rPr>
            <w:rFonts w:ascii="Courier New" w:hAnsi="Courier New"/>
            <w:b/>
          </w:rPr>
          <w:delText>Math</w:delText>
        </w:r>
        <w:r w:rsidRPr="00E77497" w:rsidDel="00682C77">
          <w:rPr>
            <w:rFonts w:ascii="Courier New" w:hAnsi="Courier New"/>
            <w:b/>
          </w:rPr>
          <w:delText>"</w:delText>
        </w:r>
        <w:r w:rsidRPr="00E77497" w:rsidDel="00682C77">
          <w:delText>.</w:delText>
        </w:r>
      </w:del>
    </w:p>
    <w:p w14:paraId="01BE58B5" w14:textId="77777777" w:rsidR="00A7569A" w:rsidDel="00682C77" w:rsidRDefault="00A7569A" w:rsidP="001C386D">
      <w:pPr>
        <w:pStyle w:val="Alg4"/>
        <w:numPr>
          <w:ilvl w:val="0"/>
          <w:numId w:val="180"/>
        </w:numPr>
        <w:spacing w:after="240"/>
        <w:contextualSpacing/>
        <w:rPr>
          <w:del w:id="10923" w:author="Rev 19 Allen Wirfs-Brock" w:date="2013-09-24T16:50:00Z"/>
        </w:rPr>
      </w:pPr>
      <w:del w:id="10924" w:author="Rev 19 Allen Wirfs-Brock" w:date="2013-09-24T16:50:00Z">
        <w:r w:rsidDel="00682C77">
          <w:delText xml:space="preserve">Else, if </w:delText>
        </w:r>
        <w:r w:rsidDel="00682C77">
          <w:rPr>
            <w:i/>
            <w:iCs/>
          </w:rPr>
          <w:delText>O</w:delText>
        </w:r>
        <w:r w:rsidDel="00682C77">
          <w:delText xml:space="preserve"> has a [[</w:delText>
        </w:r>
        <w:r w:rsidR="001C386D" w:rsidDel="00682C77">
          <w:delText>JSONTag</w:delText>
        </w:r>
        <w:r w:rsidDel="00682C77">
          <w:delText xml:space="preserve">]] internal data property, then let </w:delText>
        </w:r>
        <w:r w:rsidDel="00682C77">
          <w:rPr>
            <w:i/>
            <w:iCs/>
          </w:rPr>
          <w:delText>builtinT</w:delText>
        </w:r>
        <w:r w:rsidRPr="009C5E83" w:rsidDel="00682C77">
          <w:rPr>
            <w:i/>
            <w:iCs/>
          </w:rPr>
          <w:delText>ag</w:delText>
        </w:r>
        <w:r w:rsidDel="00682C77">
          <w:delText xml:space="preserve"> be </w:delText>
        </w:r>
        <w:r w:rsidRPr="00E77497" w:rsidDel="00682C77">
          <w:rPr>
            <w:rFonts w:ascii="Courier New" w:hAnsi="Courier New"/>
            <w:b/>
          </w:rPr>
          <w:delText>"</w:delText>
        </w:r>
        <w:r w:rsidDel="00682C77">
          <w:rPr>
            <w:rFonts w:ascii="Courier New" w:hAnsi="Courier New"/>
            <w:b/>
          </w:rPr>
          <w:delText>JSON</w:delText>
        </w:r>
        <w:r w:rsidRPr="00E77497" w:rsidDel="00682C77">
          <w:rPr>
            <w:rFonts w:ascii="Courier New" w:hAnsi="Courier New"/>
            <w:b/>
          </w:rPr>
          <w:delText>"</w:delText>
        </w:r>
        <w:r w:rsidRPr="00E77497" w:rsidDel="00682C77">
          <w:delText>.</w:delText>
        </w:r>
      </w:del>
    </w:p>
    <w:p w14:paraId="7E5DC5C2" w14:textId="77777777" w:rsidR="002E00DD" w:rsidRDefault="002E00DD" w:rsidP="002E00DD">
      <w:pPr>
        <w:pStyle w:val="Alg4"/>
        <w:numPr>
          <w:ilvl w:val="0"/>
          <w:numId w:val="180"/>
        </w:numPr>
        <w:spacing w:after="240"/>
        <w:contextualSpacing/>
      </w:pPr>
      <w:r>
        <w:t xml:space="preserve">Else, let </w:t>
      </w:r>
      <w:r>
        <w:rPr>
          <w:i/>
          <w:iCs/>
        </w:rPr>
        <w:t>builtinT</w:t>
      </w:r>
      <w:r w:rsidRPr="009C5E83">
        <w:rPr>
          <w:i/>
          <w:iCs/>
        </w:rPr>
        <w:t>ag</w:t>
      </w:r>
      <w:r>
        <w:t xml:space="preserve"> be </w:t>
      </w:r>
      <w:r w:rsidRPr="00E77497">
        <w:rPr>
          <w:rFonts w:ascii="Courier New" w:hAnsi="Courier New"/>
          <w:b/>
        </w:rPr>
        <w:t>"</w:t>
      </w:r>
      <w:r>
        <w:rPr>
          <w:rFonts w:ascii="Courier New" w:hAnsi="Courier New"/>
          <w:b/>
        </w:rPr>
        <w:t>Object</w:t>
      </w:r>
      <w:r w:rsidRPr="00E77497">
        <w:rPr>
          <w:rFonts w:ascii="Courier New" w:hAnsi="Courier New"/>
          <w:b/>
        </w:rPr>
        <w:t>"</w:t>
      </w:r>
      <w:r w:rsidRPr="00E77497">
        <w:t>.</w:t>
      </w:r>
    </w:p>
    <w:p w14:paraId="6E78918C" w14:textId="77777777" w:rsidR="00FD65DE" w:rsidRDefault="00FD65DE" w:rsidP="002E00DD">
      <w:pPr>
        <w:pStyle w:val="Alg4"/>
        <w:numPr>
          <w:ilvl w:val="0"/>
          <w:numId w:val="180"/>
        </w:numPr>
      </w:pPr>
      <w:r>
        <w:t xml:space="preserve">Let </w:t>
      </w:r>
      <w:r w:rsidRPr="004C289E">
        <w:rPr>
          <w:i/>
        </w:rPr>
        <w:t>hasTag</w:t>
      </w:r>
      <w:r>
        <w:t xml:space="preserve"> be the result of </w:t>
      </w:r>
      <w:r w:rsidR="00542A13">
        <w:t>HasProperty(</w:t>
      </w:r>
      <w:r w:rsidRPr="004C289E">
        <w:rPr>
          <w:i/>
        </w:rPr>
        <w:t>O</w:t>
      </w:r>
      <w:r w:rsidR="00542A13">
        <w:t>,</w:t>
      </w:r>
      <w:r>
        <w:t xml:space="preserve"> @@</w:t>
      </w:r>
      <w:r w:rsidR="00355256">
        <w:t>toStringTag</w:t>
      </w:r>
      <w:r w:rsidR="00542A13">
        <w:t>)</w:t>
      </w:r>
      <w:r w:rsidR="00355256">
        <w:t>.</w:t>
      </w:r>
    </w:p>
    <w:p w14:paraId="2274922F" w14:textId="77777777" w:rsidR="000950D9" w:rsidRDefault="000950D9" w:rsidP="002E00DD">
      <w:pPr>
        <w:pStyle w:val="Alg3"/>
        <w:numPr>
          <w:ilvl w:val="0"/>
          <w:numId w:val="180"/>
        </w:numPr>
        <w:tabs>
          <w:tab w:val="left" w:pos="720"/>
        </w:tabs>
      </w:pPr>
      <w:r>
        <w:t>ReturnIfAbrupt(</w:t>
      </w:r>
      <w:r>
        <w:rPr>
          <w:i/>
          <w:iCs/>
        </w:rPr>
        <w:t>hasTag</w:t>
      </w:r>
      <w:r>
        <w:t>).</w:t>
      </w:r>
    </w:p>
    <w:p w14:paraId="6D18E552" w14:textId="77777777" w:rsidR="0013044F" w:rsidRDefault="0013044F" w:rsidP="002E00DD">
      <w:pPr>
        <w:pStyle w:val="Alg4"/>
        <w:numPr>
          <w:ilvl w:val="0"/>
          <w:numId w:val="180"/>
        </w:numPr>
      </w:pPr>
      <w:r>
        <w:t xml:space="preserve">If </w:t>
      </w:r>
      <w:r w:rsidRPr="00823C20">
        <w:rPr>
          <w:i/>
        </w:rPr>
        <w:t>hasTag</w:t>
      </w:r>
      <w:r>
        <w:t xml:space="preserve"> is </w:t>
      </w:r>
      <w:r>
        <w:rPr>
          <w:b/>
        </w:rPr>
        <w:t>false</w:t>
      </w:r>
      <w:r>
        <w:t>,</w:t>
      </w:r>
      <w:r w:rsidR="004728FE">
        <w:t xml:space="preserve"> then</w:t>
      </w:r>
      <w:r>
        <w:t xml:space="preserve"> let </w:t>
      </w:r>
      <w:r w:rsidRPr="009C5E83">
        <w:rPr>
          <w:i/>
          <w:iCs/>
        </w:rPr>
        <w:t>tag</w:t>
      </w:r>
      <w:r>
        <w:t xml:space="preserve"> be</w:t>
      </w:r>
      <w:r w:rsidR="002E00DD" w:rsidRPr="002E00DD">
        <w:rPr>
          <w:i/>
          <w:iCs/>
        </w:rPr>
        <w:t xml:space="preserve"> </w:t>
      </w:r>
      <w:r w:rsidR="002E00DD">
        <w:rPr>
          <w:i/>
          <w:iCs/>
        </w:rPr>
        <w:t>builtinT</w:t>
      </w:r>
      <w:r w:rsidR="002E00DD" w:rsidRPr="009C5E83">
        <w:rPr>
          <w:i/>
          <w:iCs/>
        </w:rPr>
        <w:t>ag</w:t>
      </w:r>
      <w:r w:rsidRPr="00E77497">
        <w:t>.</w:t>
      </w:r>
    </w:p>
    <w:p w14:paraId="6F22693B" w14:textId="77777777" w:rsidR="0013044F" w:rsidRDefault="0013044F" w:rsidP="002E00DD">
      <w:pPr>
        <w:pStyle w:val="Alg4"/>
        <w:numPr>
          <w:ilvl w:val="0"/>
          <w:numId w:val="180"/>
        </w:numPr>
      </w:pPr>
      <w:r>
        <w:t xml:space="preserve">Else, </w:t>
      </w:r>
    </w:p>
    <w:p w14:paraId="162BF2C0" w14:textId="77777777" w:rsidR="00355256" w:rsidRPr="00355256" w:rsidRDefault="00355256" w:rsidP="002E00DD">
      <w:pPr>
        <w:pStyle w:val="Alg4"/>
        <w:numPr>
          <w:ilvl w:val="1"/>
          <w:numId w:val="180"/>
        </w:numPr>
      </w:pPr>
      <w:r>
        <w:t xml:space="preserve">Let </w:t>
      </w:r>
      <w:r w:rsidRPr="004C289E">
        <w:rPr>
          <w:i/>
        </w:rPr>
        <w:t>tag</w:t>
      </w:r>
      <w:r>
        <w:t xml:space="preserve"> be the result of</w:t>
      </w:r>
      <w:r w:rsidR="001A4B30">
        <w:t xml:space="preserve"> </w:t>
      </w:r>
      <w:r>
        <w:t>Get</w:t>
      </w:r>
      <w:r w:rsidR="001A4B30">
        <w:t>(</w:t>
      </w:r>
      <w:r w:rsidRPr="004C289E">
        <w:rPr>
          <w:i/>
        </w:rPr>
        <w:t>O</w:t>
      </w:r>
      <w:r w:rsidR="001A4B30">
        <w:t>,</w:t>
      </w:r>
      <w:r>
        <w:t xml:space="preserve"> @@toStringTag</w:t>
      </w:r>
      <w:r w:rsidR="001A4B30">
        <w:t>)</w:t>
      </w:r>
      <w:r>
        <w:t>.</w:t>
      </w:r>
    </w:p>
    <w:p w14:paraId="2F0C5C09" w14:textId="77777777" w:rsidR="00355256" w:rsidRDefault="00355256" w:rsidP="002E00DD">
      <w:pPr>
        <w:pStyle w:val="Alg4"/>
        <w:numPr>
          <w:ilvl w:val="1"/>
          <w:numId w:val="180"/>
        </w:numPr>
      </w:pPr>
      <w:r>
        <w:t xml:space="preserve">If </w:t>
      </w:r>
      <w:r w:rsidRPr="004C289E">
        <w:rPr>
          <w:i/>
        </w:rPr>
        <w:t>tag</w:t>
      </w:r>
      <w:r>
        <w:t xml:space="preserve"> is an abrupt completion, let </w:t>
      </w:r>
      <w:r w:rsidRPr="004C289E">
        <w:rPr>
          <w:i/>
        </w:rPr>
        <w:t>tag</w:t>
      </w:r>
      <w:r>
        <w:t xml:space="preserve"> be NormalCompletion(</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14:paraId="08338629" w14:textId="77777777" w:rsidR="00265A70" w:rsidRDefault="00265A70" w:rsidP="002E00DD">
      <w:pPr>
        <w:pStyle w:val="Alg4"/>
        <w:numPr>
          <w:ilvl w:val="1"/>
          <w:numId w:val="180"/>
        </w:numPr>
      </w:pPr>
      <w:r>
        <w:t xml:space="preserve">Let </w:t>
      </w:r>
      <w:r w:rsidRPr="00265A70">
        <w:rPr>
          <w:i/>
        </w:rPr>
        <w:t>tag</w:t>
      </w:r>
      <w:r>
        <w:t xml:space="preserve"> be </w:t>
      </w:r>
      <w:r w:rsidRPr="00265A70">
        <w:rPr>
          <w:i/>
        </w:rPr>
        <w:t>tag</w:t>
      </w:r>
      <w:r>
        <w:t>.[[value]].</w:t>
      </w:r>
    </w:p>
    <w:p w14:paraId="3BAE91E9" w14:textId="77777777" w:rsidR="00355256" w:rsidRDefault="00355256" w:rsidP="002E00DD">
      <w:pPr>
        <w:pStyle w:val="Alg4"/>
        <w:numPr>
          <w:ilvl w:val="1"/>
          <w:numId w:val="180"/>
        </w:numPr>
      </w:pPr>
      <w:r>
        <w:t>If Type(</w:t>
      </w:r>
      <w:r w:rsidRPr="004C289E">
        <w:rPr>
          <w:i/>
        </w:rPr>
        <w:t>tag</w:t>
      </w:r>
      <w:r>
        <w:t xml:space="preserve">) is not String, let </w:t>
      </w:r>
      <w:r>
        <w:rPr>
          <w:i/>
        </w:rPr>
        <w:t>tag</w:t>
      </w:r>
      <w:r>
        <w:t xml:space="preserve"> be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14:paraId="33206845" w14:textId="77777777" w:rsidR="00973154" w:rsidRDefault="00EE5B27" w:rsidP="00D755B5">
      <w:pPr>
        <w:pStyle w:val="Alg4"/>
        <w:numPr>
          <w:ilvl w:val="1"/>
          <w:numId w:val="180"/>
        </w:numPr>
      </w:pPr>
      <w:r>
        <w:t>I</w:t>
      </w:r>
      <w:r w:rsidR="00973154" w:rsidRPr="00973154">
        <w:t xml:space="preserve">f </w:t>
      </w:r>
      <w:r w:rsidR="0013044F">
        <w:rPr>
          <w:i/>
        </w:rPr>
        <w:t>tag</w:t>
      </w:r>
      <w:r w:rsidR="00973154" w:rsidRPr="00973154">
        <w:t xml:space="preserve"> is </w:t>
      </w:r>
      <w:r w:rsidR="0013044F">
        <w:t>any of</w:t>
      </w:r>
      <w:r w:rsidR="00973154">
        <w:rPr>
          <w:rFonts w:ascii="Courier New" w:hAnsi="Courier New" w:cs="Courier New"/>
          <w:b/>
        </w:rPr>
        <w:t xml:space="preserve"> </w:t>
      </w:r>
      <w:r w:rsidR="0013044F" w:rsidRPr="00E77497">
        <w:rPr>
          <w:rFonts w:ascii="Courier New" w:hAnsi="Courier New"/>
          <w:b/>
        </w:rPr>
        <w:t>"Arguments"</w:t>
      </w:r>
      <w:r w:rsidR="0013044F" w:rsidRPr="00E77497">
        <w:t xml:space="preserve">, </w:t>
      </w:r>
      <w:r w:rsidR="00973154" w:rsidRPr="00E77497">
        <w:rPr>
          <w:rFonts w:ascii="Courier New" w:hAnsi="Courier New" w:cs="Courier New"/>
          <w:b/>
        </w:rPr>
        <w:t>"Array"</w:t>
      </w:r>
      <w:r w:rsidR="00973154" w:rsidRPr="00E77497">
        <w:t xml:space="preserve">, </w:t>
      </w:r>
      <w:r w:rsidR="00973154" w:rsidRPr="00E77497">
        <w:rPr>
          <w:rFonts w:ascii="Courier New" w:hAnsi="Courier New" w:cs="Courier New"/>
          <w:b/>
        </w:rPr>
        <w:t>"Boolean"</w:t>
      </w:r>
      <w:r w:rsidR="00973154" w:rsidRPr="00E77497">
        <w:t xml:space="preserve">, </w:t>
      </w:r>
      <w:r w:rsidR="00973154" w:rsidRPr="00E77497">
        <w:rPr>
          <w:rFonts w:ascii="Courier New" w:hAnsi="Courier New" w:cs="Courier New"/>
          <w:b/>
        </w:rPr>
        <w:t>"Date"</w:t>
      </w:r>
      <w:r w:rsidR="00973154" w:rsidRPr="00E77497">
        <w:t xml:space="preserve">, </w:t>
      </w:r>
      <w:r w:rsidR="00973154" w:rsidRPr="00E77497">
        <w:rPr>
          <w:rFonts w:ascii="Courier New" w:hAnsi="Courier New" w:cs="Courier New"/>
          <w:b/>
        </w:rPr>
        <w:t>"Error"</w:t>
      </w:r>
      <w:r w:rsidR="00973154" w:rsidRPr="00E77497">
        <w:t xml:space="preserve">, </w:t>
      </w:r>
      <w:r w:rsidR="00973154" w:rsidRPr="00E77497">
        <w:rPr>
          <w:rFonts w:ascii="Courier New" w:hAnsi="Courier New" w:cs="Courier New"/>
          <w:b/>
        </w:rPr>
        <w:t>"Function"</w:t>
      </w:r>
      <w:r w:rsidR="00973154" w:rsidRPr="00E77497">
        <w:t xml:space="preserve">, </w:t>
      </w:r>
      <w:r w:rsidR="00973154" w:rsidRPr="00E77497">
        <w:rPr>
          <w:rFonts w:ascii="Courier New" w:hAnsi="Courier New" w:cs="Courier New"/>
          <w:b/>
        </w:rPr>
        <w:t>"JSON"</w:t>
      </w:r>
      <w:r w:rsidR="00973154" w:rsidRPr="00E77497">
        <w:t xml:space="preserve">, </w:t>
      </w:r>
      <w:r w:rsidR="00973154" w:rsidRPr="00E77497">
        <w:rPr>
          <w:rFonts w:ascii="Courier New" w:hAnsi="Courier New" w:cs="Courier New"/>
          <w:b/>
        </w:rPr>
        <w:t>"Math"</w:t>
      </w:r>
      <w:r w:rsidR="00973154" w:rsidRPr="00E77497">
        <w:t xml:space="preserve">, </w:t>
      </w:r>
      <w:r w:rsidR="00973154" w:rsidRPr="00E77497">
        <w:rPr>
          <w:rFonts w:ascii="Courier New" w:hAnsi="Courier New" w:cs="Courier New"/>
          <w:b/>
        </w:rPr>
        <w:t>"Number"</w:t>
      </w:r>
      <w:r w:rsidR="00973154" w:rsidRPr="00E77497">
        <w:t xml:space="preserve">, </w:t>
      </w:r>
      <w:r w:rsidR="00973154" w:rsidRPr="00E77497">
        <w:rPr>
          <w:rFonts w:ascii="Courier New" w:hAnsi="Courier New" w:cs="Courier New"/>
          <w:b/>
        </w:rPr>
        <w:t>"RegExp"</w:t>
      </w:r>
      <w:r w:rsidR="00973154" w:rsidRPr="00E77497">
        <w:t xml:space="preserve">, </w:t>
      </w:r>
      <w:r w:rsidR="00973154">
        <w:t>or</w:t>
      </w:r>
      <w:r w:rsidR="00973154" w:rsidRPr="00E77497">
        <w:t xml:space="preserve"> </w:t>
      </w:r>
      <w:r w:rsidR="00973154" w:rsidRPr="00E77497">
        <w:rPr>
          <w:rFonts w:ascii="Courier New" w:hAnsi="Courier New" w:cs="Courier New"/>
          <w:b/>
        </w:rPr>
        <w:t>"String"</w:t>
      </w:r>
      <w:r w:rsidR="002E00DD">
        <w:rPr>
          <w:rFonts w:ascii="Courier New" w:hAnsi="Courier New" w:cs="Courier New"/>
          <w:b/>
        </w:rPr>
        <w:t xml:space="preserve"> </w:t>
      </w:r>
      <w:r w:rsidR="002E00DD" w:rsidRPr="00655E48">
        <w:rPr>
          <w:bCs/>
        </w:rPr>
        <w:t>and Same</w:t>
      </w:r>
      <w:r w:rsidR="00D755B5">
        <w:rPr>
          <w:bCs/>
        </w:rPr>
        <w:t>Value</w:t>
      </w:r>
      <w:r w:rsidR="002E00DD" w:rsidRPr="00655E48">
        <w:rPr>
          <w:bCs/>
        </w:rPr>
        <w:t>(</w:t>
      </w:r>
      <w:r w:rsidR="002E00DD" w:rsidRPr="00655E48">
        <w:rPr>
          <w:bCs/>
          <w:i/>
          <w:iCs/>
        </w:rPr>
        <w:t>tag</w:t>
      </w:r>
      <w:r w:rsidR="002E00DD" w:rsidRPr="00655E48">
        <w:rPr>
          <w:bCs/>
        </w:rPr>
        <w:t xml:space="preserve">, </w:t>
      </w:r>
      <w:r w:rsidR="002E00DD" w:rsidRPr="00655E48">
        <w:rPr>
          <w:bCs/>
          <w:i/>
          <w:iCs/>
        </w:rPr>
        <w:t>builtinTag</w:t>
      </w:r>
      <w:r w:rsidR="002E00DD" w:rsidRPr="00655E48">
        <w:rPr>
          <w:bCs/>
        </w:rPr>
        <w:t xml:space="preserve">) is </w:t>
      </w:r>
      <w:r w:rsidR="002E00DD" w:rsidRPr="00655E48">
        <w:rPr>
          <w:b/>
        </w:rPr>
        <w:t>false</w:t>
      </w:r>
      <w:r w:rsidR="002E00DD" w:rsidRPr="00655E48">
        <w:rPr>
          <w:bCs/>
        </w:rPr>
        <w:t>,</w:t>
      </w:r>
      <w:r w:rsidR="0013044F">
        <w:t xml:space="preserve"> then let </w:t>
      </w:r>
      <w:r w:rsidR="0013044F">
        <w:rPr>
          <w:i/>
        </w:rPr>
        <w:t>tag</w:t>
      </w:r>
      <w:r w:rsidR="0013044F">
        <w:t xml:space="preserve"> be the string value </w:t>
      </w:r>
      <w:r w:rsidR="0013044F" w:rsidRPr="00E77497">
        <w:rPr>
          <w:rFonts w:ascii="Courier New" w:hAnsi="Courier New" w:cs="Courier New"/>
          <w:b/>
        </w:rPr>
        <w:t>"</w:t>
      </w:r>
      <w:r w:rsidR="0013044F">
        <w:rPr>
          <w:rFonts w:ascii="Courier New" w:hAnsi="Courier New" w:cs="Courier New"/>
          <w:b/>
        </w:rPr>
        <w:t>~</w:t>
      </w:r>
      <w:r w:rsidR="0013044F" w:rsidRPr="00E77497">
        <w:rPr>
          <w:rFonts w:ascii="Courier New" w:hAnsi="Courier New" w:cs="Courier New"/>
          <w:b/>
        </w:rPr>
        <w:t>"</w:t>
      </w:r>
      <w:r w:rsidR="0013044F">
        <w:rPr>
          <w:rFonts w:ascii="Courier New" w:hAnsi="Courier New" w:cs="Courier New"/>
          <w:b/>
        </w:rPr>
        <w:t xml:space="preserve"> </w:t>
      </w:r>
      <w:r w:rsidR="0013044F" w:rsidRPr="004C289E">
        <w:t xml:space="preserve">concatenated with the current value of </w:t>
      </w:r>
      <w:r w:rsidR="0013044F" w:rsidRPr="004C289E">
        <w:rPr>
          <w:i/>
        </w:rPr>
        <w:t>tag</w:t>
      </w:r>
      <w:r w:rsidR="0013044F" w:rsidRPr="004C289E">
        <w:t>.</w:t>
      </w:r>
    </w:p>
    <w:p w14:paraId="7D4CE39F" w14:textId="77777777" w:rsidR="0013044F" w:rsidRDefault="004C02EF" w:rsidP="004C289E">
      <w:pPr>
        <w:pStyle w:val="Alg4"/>
        <w:numPr>
          <w:ilvl w:val="0"/>
          <w:numId w:val="180"/>
        </w:numPr>
        <w:spacing w:after="240"/>
      </w:pPr>
      <w:r w:rsidRPr="00E77497">
        <w:t xml:space="preserve">Return the String value that is the result of concatenating the three Strings </w:t>
      </w:r>
      <w:r w:rsidRPr="004C289E">
        <w:t>"[object "</w:t>
      </w:r>
      <w:r w:rsidRPr="00E77497">
        <w:t xml:space="preserve">, </w:t>
      </w:r>
      <w:r w:rsidR="005761C4" w:rsidRPr="00FA5D11">
        <w:rPr>
          <w:i/>
          <w:iCs/>
        </w:rPr>
        <w:t>tag</w:t>
      </w:r>
      <w:r w:rsidRPr="00E77497">
        <w:t xml:space="preserve">, and </w:t>
      </w:r>
      <w:r w:rsidRPr="004C289E">
        <w:t>"]"</w:t>
      </w:r>
      <w:r w:rsidRPr="00E77497">
        <w:t>.</w:t>
      </w:r>
      <w:bookmarkStart w:id="10925" w:name="_Ref327355520"/>
    </w:p>
    <w:bookmarkEnd w:id="10925"/>
    <w:p w14:paraId="09C552AF" w14:textId="77777777" w:rsidR="00EE5B27" w:rsidRDefault="00EE5B27" w:rsidP="00EE5B27">
      <w:pPr>
        <w:pStyle w:val="Note"/>
      </w:pPr>
    </w:p>
    <w:p w14:paraId="7201CA3B" w14:textId="77777777" w:rsidR="005761C4" w:rsidRPr="00E77497" w:rsidRDefault="00EE5B27" w:rsidP="002E00DD">
      <w:pPr>
        <w:pStyle w:val="Note"/>
      </w:pPr>
      <w:r>
        <w:t>NOTE</w:t>
      </w:r>
      <w:r>
        <w:tab/>
        <w:t>Historically, this function was occasionally used to access the string value of the [[Class]] internal</w:t>
      </w:r>
      <w:r w:rsidR="00022312" w:rsidRPr="00022312">
        <w:t xml:space="preserve"> data</w:t>
      </w:r>
      <w:r>
        <w:t xml:space="preserve"> property that was used in previous editions of this specification as a nominal type tag for various built-in objects. </w:t>
      </w:r>
      <w:r w:rsidR="002E00DD">
        <w:t>The above</w:t>
      </w:r>
      <w:r>
        <w:t xml:space="preserve">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p>
    <w:p w14:paraId="49B81E49" w14:textId="77777777" w:rsidR="004C02EF" w:rsidRPr="00E77497" w:rsidRDefault="004C02EF" w:rsidP="00D148E9">
      <w:pPr>
        <w:pStyle w:val="40"/>
      </w:pPr>
      <w:bookmarkStart w:id="10926" w:name="_Hlt458484290"/>
      <w:bookmarkStart w:id="10927" w:name="_Toc385672266"/>
      <w:bookmarkStart w:id="10928" w:name="_Toc393690380"/>
      <w:bookmarkStart w:id="10929" w:name="_Ref458484169"/>
      <w:bookmarkEnd w:id="10926"/>
      <w:r w:rsidRPr="00E77497">
        <w:t>Object.prototype.valueOf</w:t>
      </w:r>
      <w:bookmarkEnd w:id="10927"/>
      <w:bookmarkEnd w:id="10928"/>
      <w:r w:rsidRPr="00E77497">
        <w:t xml:space="preserve"> ( )</w:t>
      </w:r>
      <w:bookmarkEnd w:id="10929"/>
    </w:p>
    <w:p w14:paraId="376EC33E" w14:textId="77777777"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10930" w:name="_Toc382291608"/>
      <w:bookmarkStart w:id="10931" w:name="_Toc385672267"/>
      <w:bookmarkStart w:id="10932" w:name="_Toc393690381"/>
    </w:p>
    <w:p w14:paraId="2F44EA81" w14:textId="77777777"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1E52D8F" w14:textId="77777777"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14:paraId="5011807E" w14:textId="77777777" w:rsidR="004C02EF" w:rsidRPr="00E77497" w:rsidRDefault="004C02EF" w:rsidP="00D148E9">
      <w:pPr>
        <w:pStyle w:val="30"/>
      </w:pPr>
      <w:bookmarkStart w:id="10933" w:name="_Toc472818913"/>
      <w:bookmarkStart w:id="10934" w:name="_Toc235503491"/>
      <w:bookmarkStart w:id="10935" w:name="_Toc241509266"/>
      <w:bookmarkStart w:id="10936" w:name="_Toc244416753"/>
      <w:bookmarkStart w:id="10937" w:name="_Toc276631117"/>
      <w:bookmarkStart w:id="10938" w:name="_Toc368050706"/>
      <w:r w:rsidRPr="00E77497">
        <w:t>Properties of Object Instance</w:t>
      </w:r>
      <w:bookmarkEnd w:id="10930"/>
      <w:bookmarkEnd w:id="10931"/>
      <w:bookmarkEnd w:id="10932"/>
      <w:r w:rsidRPr="00E77497">
        <w:t>s</w:t>
      </w:r>
      <w:bookmarkStart w:id="10939" w:name="_Toc382212261"/>
      <w:bookmarkStart w:id="10940" w:name="_Toc382212824"/>
      <w:bookmarkStart w:id="10941" w:name="_Toc382291609"/>
      <w:bookmarkEnd w:id="10933"/>
      <w:bookmarkEnd w:id="10934"/>
      <w:bookmarkEnd w:id="10935"/>
      <w:bookmarkEnd w:id="10936"/>
      <w:bookmarkEnd w:id="10937"/>
      <w:bookmarkEnd w:id="10938"/>
    </w:p>
    <w:p w14:paraId="4A7B4ECC" w14:textId="77777777" w:rsidR="004C02EF" w:rsidRPr="00E77497" w:rsidRDefault="004C02EF" w:rsidP="004C02EF">
      <w:r w:rsidRPr="00E77497">
        <w:t>Object instances have no special properties beyond those inherited from the Object prototype object.</w:t>
      </w:r>
      <w:bookmarkStart w:id="10942" w:name="_Toc385672268"/>
      <w:bookmarkStart w:id="10943" w:name="_Toc393690382"/>
    </w:p>
    <w:p w14:paraId="778ABD99" w14:textId="77777777" w:rsidR="004C02EF" w:rsidRPr="00E77497" w:rsidRDefault="004C02EF" w:rsidP="00D148E9">
      <w:pPr>
        <w:pStyle w:val="20"/>
      </w:pPr>
      <w:bookmarkStart w:id="10944" w:name="_Toc472818914"/>
      <w:bookmarkStart w:id="10945" w:name="_Toc235503492"/>
      <w:bookmarkStart w:id="10946" w:name="_Toc241509267"/>
      <w:bookmarkStart w:id="10947" w:name="_Toc244416754"/>
      <w:bookmarkStart w:id="10948" w:name="_Toc276631118"/>
      <w:bookmarkStart w:id="10949" w:name="_Toc368050707"/>
      <w:r w:rsidRPr="00E77497">
        <w:t>Function</w:t>
      </w:r>
      <w:bookmarkEnd w:id="10939"/>
      <w:bookmarkEnd w:id="10940"/>
      <w:r w:rsidRPr="00E77497">
        <w:t xml:space="preserve"> Object</w:t>
      </w:r>
      <w:bookmarkEnd w:id="10941"/>
      <w:bookmarkEnd w:id="10942"/>
      <w:bookmarkEnd w:id="10943"/>
      <w:r w:rsidRPr="00E77497">
        <w:t>s</w:t>
      </w:r>
      <w:bookmarkStart w:id="10950" w:name="_Toc385672269"/>
      <w:bookmarkStart w:id="10951" w:name="_Ref393527385"/>
      <w:bookmarkStart w:id="10952" w:name="_Ref393527457"/>
      <w:bookmarkStart w:id="10953" w:name="_Toc393690383"/>
      <w:bookmarkStart w:id="10954" w:name="_Ref404501411"/>
      <w:bookmarkStart w:id="10955" w:name="_Toc382291610"/>
      <w:bookmarkEnd w:id="10944"/>
      <w:bookmarkEnd w:id="10945"/>
      <w:bookmarkEnd w:id="10946"/>
      <w:bookmarkEnd w:id="10947"/>
      <w:bookmarkEnd w:id="10948"/>
      <w:bookmarkEnd w:id="10949"/>
    </w:p>
    <w:p w14:paraId="2098A074" w14:textId="77777777" w:rsidR="004C02EF" w:rsidRPr="00E77497" w:rsidRDefault="004C02EF" w:rsidP="009F7037">
      <w:pPr>
        <w:pStyle w:val="30"/>
      </w:pPr>
      <w:bookmarkStart w:id="10956" w:name="_Ref364595674"/>
      <w:bookmarkStart w:id="10957" w:name="_Ref424531728"/>
      <w:bookmarkStart w:id="10958" w:name="_Toc472818915"/>
      <w:bookmarkStart w:id="10959" w:name="_Toc235503493"/>
      <w:bookmarkStart w:id="10960" w:name="_Toc241509268"/>
      <w:bookmarkStart w:id="10961" w:name="_Toc244416755"/>
      <w:bookmarkStart w:id="10962" w:name="_Toc276631119"/>
      <w:bookmarkStart w:id="10963" w:name="_Toc368050708"/>
      <w:r w:rsidRPr="00E77497">
        <w:t>The Function Constructor</w:t>
      </w:r>
      <w:bookmarkEnd w:id="10950"/>
      <w:bookmarkEnd w:id="10951"/>
      <w:bookmarkEnd w:id="10952"/>
      <w:bookmarkEnd w:id="10953"/>
      <w:bookmarkEnd w:id="10954"/>
      <w:bookmarkEnd w:id="10956"/>
      <w:bookmarkEnd w:id="10957"/>
      <w:bookmarkEnd w:id="10958"/>
      <w:bookmarkEnd w:id="10959"/>
      <w:bookmarkEnd w:id="10960"/>
      <w:bookmarkEnd w:id="10961"/>
      <w:bookmarkEnd w:id="10962"/>
      <w:bookmarkEnd w:id="10963"/>
    </w:p>
    <w:p w14:paraId="1A503E03" w14:textId="77777777" w:rsidR="00F659A8" w:rsidRDefault="009F7037" w:rsidP="009F7037">
      <w:r>
        <w:t>The Function constructor is the %</w:t>
      </w:r>
      <w:r w:rsidRPr="009F7037">
        <w:t>Function</w:t>
      </w:r>
      <w:r>
        <w:t xml:space="preserve">% </w:t>
      </w:r>
      <w:r w:rsidR="00CE3CDC">
        <w:t>intrinsic</w:t>
      </w:r>
      <w:r>
        <w:t xml:space="preserve"> object and the initial value of the </w:t>
      </w:r>
      <w:r w:rsidRPr="00E74C84">
        <w:rPr>
          <w:rFonts w:ascii="Courier New" w:eastAsia="Times New Roman" w:hAnsi="Courier New" w:cs="Courier New"/>
          <w:b/>
          <w:spacing w:val="6"/>
          <w:lang w:eastAsia="en-US"/>
        </w:rPr>
        <w:t>Function</w:t>
      </w:r>
      <w:r w:rsidRPr="009F7037">
        <w:rPr>
          <w:rFonts w:ascii="Times New Roman" w:eastAsia="Times New Roman" w:hAnsi="Times New Roman"/>
          <w:b/>
          <w:spacing w:val="6"/>
          <w:lang w:eastAsia="en-US"/>
        </w:rPr>
        <w:t xml:space="preserve"> </w:t>
      </w:r>
      <w:r w:rsidRPr="00197BED">
        <w:rPr>
          <w:rFonts w:eastAsia="Times New Roman" w:cs="Arial"/>
          <w:bCs/>
          <w:spacing w:val="6"/>
          <w:lang w:eastAsia="en-US"/>
        </w:rPr>
        <w:t xml:space="preserve">property of the </w:t>
      </w:r>
      <w:r>
        <w:t xml:space="preserve">global </w:t>
      </w:r>
      <w:r w:rsidRPr="00E74C84">
        <w:t>object</w:t>
      </w:r>
      <w:r>
        <w:t xml:space="preserve">. </w:t>
      </w:r>
      <w:r w:rsidR="004C02EF" w:rsidRPr="00E77497">
        <w:t xml:space="preserve">When </w:t>
      </w:r>
      <w:r w:rsidR="004C02EF" w:rsidRPr="00E77497">
        <w:rPr>
          <w:rFonts w:ascii="Courier New" w:hAnsi="Courier New"/>
          <w:b/>
        </w:rPr>
        <w:t>Function</w:t>
      </w:r>
      <w:r w:rsidR="004C02EF" w:rsidRPr="00E77497">
        <w:t xml:space="preserve"> is called as a function rather than as a constructor, it creates and initialises a new Function object. Thus the function call </w:t>
      </w:r>
      <w:r w:rsidR="004C02EF" w:rsidRPr="00E77497">
        <w:rPr>
          <w:rFonts w:ascii="Courier New" w:hAnsi="Courier New"/>
          <w:b/>
        </w:rPr>
        <w:t>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10964" w:name="_Toc385672270"/>
      <w:bookmarkStart w:id="10965" w:name="_Toc393690384"/>
      <w:bookmarkStart w:id="10966" w:name="_Ref404501403"/>
      <w:r w:rsidR="00F659A8">
        <w:t xml:space="preserve"> However, if the </w:t>
      </w:r>
      <w:r w:rsidR="00F659A8" w:rsidRPr="00C255C0">
        <w:rPr>
          <w:b/>
          <w:bCs/>
        </w:rPr>
        <w:t>this</w:t>
      </w:r>
      <w:r w:rsidR="00F659A8">
        <w:t xml:space="preserve"> value value passed in the call is an Object with a</w:t>
      </w:r>
      <w:del w:id="10967" w:author="Rev 19 Allen Wirfs-Brock" w:date="2013-09-26T17:45:00Z">
        <w:r w:rsidR="00F659A8" w:rsidDel="0072639A">
          <w:delText>n</w:delText>
        </w:r>
      </w:del>
      <w:r w:rsidR="00F659A8">
        <w:t xml:space="preserve"> [[Code]] internal data property whose value is </w:t>
      </w:r>
      <w:r w:rsidR="00F659A8" w:rsidRPr="00145775">
        <w:rPr>
          <w:rFonts w:ascii="Times New Roman" w:hAnsi="Times New Roman"/>
          <w:b/>
          <w:bCs/>
        </w:rPr>
        <w:t>undefined</w:t>
      </w:r>
      <w:r w:rsidR="00F659A8" w:rsidRPr="00E77497">
        <w:t xml:space="preserve">, it </w:t>
      </w:r>
      <w:r w:rsidR="00F659A8" w:rsidRPr="00F94F77">
        <w:t>initial</w:t>
      </w:r>
      <w:r w:rsidR="006B2604">
        <w:t>ise</w:t>
      </w:r>
      <w:r w:rsidR="00F659A8">
        <w:t xml:space="preserve">s the </w:t>
      </w:r>
      <w:r w:rsidR="00F659A8" w:rsidRPr="00C0565F">
        <w:rPr>
          <w:b/>
        </w:rPr>
        <w:t>this</w:t>
      </w:r>
      <w:r w:rsidR="00F659A8">
        <w:t xml:space="preserve"> value using the argument values</w:t>
      </w:r>
      <w:r w:rsidR="00F659A8" w:rsidRPr="00E77497">
        <w:t>.</w:t>
      </w:r>
      <w:r w:rsidR="00F659A8">
        <w:t xml:space="preserve">  This permits</w:t>
      </w:r>
      <w:r w:rsidR="00F659A8" w:rsidRPr="00C255C0">
        <w:rPr>
          <w:rFonts w:ascii="Courier New" w:hAnsi="Courier New"/>
          <w:b/>
        </w:rPr>
        <w:t xml:space="preserve"> </w:t>
      </w:r>
      <w:r w:rsidR="00ED1E92">
        <w:rPr>
          <w:rFonts w:ascii="Courier New" w:hAnsi="Courier New"/>
          <w:b/>
        </w:rPr>
        <w:t>Function</w:t>
      </w:r>
      <w:r w:rsidR="00F659A8">
        <w:rPr>
          <w:rFonts w:ascii="Courier New" w:hAnsi="Courier New"/>
          <w:b/>
        </w:rPr>
        <w:t xml:space="preserve"> </w:t>
      </w:r>
      <w:r w:rsidR="00F659A8" w:rsidRPr="00977F8C">
        <w:t xml:space="preserve">to be used both </w:t>
      </w:r>
      <w:r w:rsidR="00F659A8">
        <w:t>as factory method</w:t>
      </w:r>
      <w:r w:rsidR="00F659A8" w:rsidRPr="00977F8C">
        <w:t xml:space="preserve"> and</w:t>
      </w:r>
      <w:r w:rsidR="00F659A8">
        <w:rPr>
          <w:rFonts w:ascii="Courier New" w:hAnsi="Courier New"/>
          <w:b/>
        </w:rPr>
        <w:t xml:space="preserve"> </w:t>
      </w:r>
      <w:r w:rsidR="00F659A8">
        <w:t xml:space="preserve">to perform constructor instance </w:t>
      </w:r>
      <w:del w:id="10968" w:author="Rev 19 Allen Wirfs-Brock" w:date="2013-09-27T10:27:00Z">
        <w:r w:rsidR="00F659A8" w:rsidDel="00D20BD7">
          <w:delText>initialization</w:delText>
        </w:r>
      </w:del>
      <w:ins w:id="10969" w:author="Rev 19 Allen Wirfs-Brock" w:date="2013-09-27T10:27:00Z">
        <w:r w:rsidR="00D20BD7">
          <w:t>initialisation</w:t>
        </w:r>
      </w:ins>
      <w:r w:rsidR="00F659A8">
        <w:t>.</w:t>
      </w:r>
    </w:p>
    <w:p w14:paraId="1367B197" w14:textId="77777777" w:rsidR="004C02EF" w:rsidRPr="00E77497" w:rsidRDefault="00ED1E92" w:rsidP="0060285B">
      <w:r>
        <w:rPr>
          <w:rFonts w:ascii="Courier New" w:hAnsi="Courier New"/>
          <w:b/>
        </w:rPr>
        <w:t>Function</w:t>
      </w:r>
      <w:r w:rsidR="00F659A8" w:rsidRPr="00E77497">
        <w:t xml:space="preserve"> </w:t>
      </w:r>
      <w:r w:rsidR="00F659A8">
        <w:t xml:space="preserve">may be subclassed and subclass constructors may perform a </w:t>
      </w:r>
      <w:r w:rsidR="00F659A8" w:rsidRPr="009F7037">
        <w:rPr>
          <w:rFonts w:ascii="Courier New" w:hAnsi="Courier New" w:cs="Courier New"/>
          <w:b/>
          <w:bCs/>
        </w:rPr>
        <w:t>super</w:t>
      </w:r>
      <w:r w:rsidR="00F659A8">
        <w:t xml:space="preserve"> invocation of the </w:t>
      </w:r>
      <w:r>
        <w:rPr>
          <w:rFonts w:ascii="Courier New" w:hAnsi="Courier New"/>
          <w:b/>
        </w:rPr>
        <w:t>Function</w:t>
      </w:r>
      <w:r w:rsidR="00F659A8" w:rsidRPr="00E77497">
        <w:t xml:space="preserve"> </w:t>
      </w:r>
      <w:r w:rsidR="00F659A8">
        <w:t>constructor to initial</w:t>
      </w:r>
      <w:r w:rsidR="006B2604">
        <w:t>ise</w:t>
      </w:r>
      <w:r w:rsidR="00F659A8">
        <w:t xml:space="preserve"> subclass instances.</w:t>
      </w:r>
      <w:r>
        <w:t xml:space="preserve"> However, all syntactic forms for defining function objects create instances of </w:t>
      </w:r>
      <w:r>
        <w:rPr>
          <w:rFonts w:ascii="Courier New" w:hAnsi="Courier New"/>
          <w:b/>
        </w:rPr>
        <w:t>Function</w:t>
      </w:r>
      <w:r w:rsidR="0060285B">
        <w:t>.</w:t>
      </w:r>
      <w:r>
        <w:t xml:space="preserve"> There is no syntactic </w:t>
      </w:r>
      <w:r w:rsidR="0060285B">
        <w:t>means</w:t>
      </w:r>
      <w:r>
        <w:t xml:space="preserve"> to create instances of </w:t>
      </w:r>
      <w:r>
        <w:rPr>
          <w:rFonts w:ascii="Courier New" w:hAnsi="Courier New"/>
          <w:b/>
        </w:rPr>
        <w:t>Function</w:t>
      </w:r>
      <w:r>
        <w:t xml:space="preserve"> subclasses</w:t>
      </w:r>
      <w:r w:rsidR="009F7037">
        <w:t xml:space="preserve"> except for the built</w:t>
      </w:r>
      <w:r w:rsidR="001A60D1">
        <w:t>-in Generator Function subclass</w:t>
      </w:r>
      <w:r>
        <w:t>.</w:t>
      </w:r>
    </w:p>
    <w:p w14:paraId="0C149FB0" w14:textId="77777777" w:rsidR="004C02EF" w:rsidRPr="00E77497" w:rsidRDefault="004C02EF" w:rsidP="00D148E9">
      <w:pPr>
        <w:pStyle w:val="40"/>
      </w:pPr>
      <w:bookmarkStart w:id="10970" w:name="_Ref365534017"/>
      <w:r w:rsidRPr="00E77497">
        <w:t xml:space="preserve">Function (p1, p2, </w:t>
      </w:r>
      <w:r w:rsidRPr="00E77497">
        <w:rPr>
          <w:snapToGrid w:val="0"/>
        </w:rPr>
        <w:t>…</w:t>
      </w:r>
      <w:r w:rsidRPr="00E77497">
        <w:t xml:space="preserve"> , pn, body</w:t>
      </w:r>
      <w:bookmarkEnd w:id="10964"/>
      <w:bookmarkEnd w:id="10965"/>
      <w:bookmarkEnd w:id="10966"/>
      <w:r w:rsidRPr="00E77497">
        <w:t>)</w:t>
      </w:r>
      <w:bookmarkEnd w:id="10970"/>
    </w:p>
    <w:p w14:paraId="0E3ECE66" w14:textId="77777777" w:rsidR="004C02EF" w:rsidRPr="00E77497" w:rsidRDefault="004C02EF" w:rsidP="004C02EF">
      <w:bookmarkStart w:id="10971" w:name="_Toc382291611"/>
      <w:bookmarkEnd w:id="10955"/>
      <w:r w:rsidRPr="00E77497">
        <w:t>The last argument specifies the body (executable code) of a function; any preceding arguments specify formal parameters.</w:t>
      </w:r>
    </w:p>
    <w:p w14:paraId="1A80E005" w14:textId="77777777" w:rsidR="004C02EF" w:rsidRPr="00E77497" w:rsidRDefault="004C02EF" w:rsidP="00ED1E92">
      <w:r w:rsidRPr="00E77497">
        <w:t xml:space="preserve">When the </w:t>
      </w:r>
      <w:r w:rsidRPr="00E77497">
        <w:rPr>
          <w:rFonts w:ascii="Courier New" w:hAnsi="Courier New"/>
          <w:b/>
        </w:rPr>
        <w:t>Function</w:t>
      </w:r>
      <w:r w:rsidRPr="00E77497">
        <w:t xml:space="preserve"> </w:t>
      </w:r>
      <w:r w:rsidR="00ED1E92">
        <w:t>function</w:t>
      </w:r>
      <w:r w:rsidR="00ED1E92" w:rsidRPr="00E77497">
        <w:t xml:space="preserve"> </w:t>
      </w:r>
      <w:r w:rsidRPr="00E77497">
        <w:t xml:space="preserve">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5D1EE5CC" w14:textId="77777777"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14:paraId="0562B5FA" w14:textId="77777777"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14:paraId="36EBFCC1" w14:textId="77777777"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r w:rsidR="00CD7F0F" w:rsidRPr="00E77497">
        <w:rPr>
          <w:i/>
        </w:rPr>
        <w:t>Text</w:t>
      </w:r>
      <w:r w:rsidRPr="00E77497">
        <w:t xml:space="preserve"> be the empty String.</w:t>
      </w:r>
    </w:p>
    <w:p w14:paraId="164C5627" w14:textId="77777777"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r w:rsidR="00CD7F0F" w:rsidRPr="00E77497">
        <w:rPr>
          <w:i/>
        </w:rPr>
        <w:t>Text</w:t>
      </w:r>
      <w:r w:rsidRPr="00E77497">
        <w:t xml:space="preserve"> be that argument.</w:t>
      </w:r>
    </w:p>
    <w:p w14:paraId="0991C813" w14:textId="77777777" w:rsidR="004C02EF" w:rsidRPr="00E77497" w:rsidRDefault="004C02EF" w:rsidP="00BE1C30">
      <w:pPr>
        <w:pStyle w:val="Alg4"/>
        <w:numPr>
          <w:ilvl w:val="0"/>
          <w:numId w:val="187"/>
        </w:numPr>
      </w:pPr>
      <w:r w:rsidRPr="00E77497">
        <w:t xml:space="preserve">Else </w:t>
      </w:r>
      <w:r w:rsidRPr="00E77497">
        <w:rPr>
          <w:i/>
        </w:rPr>
        <w:t>argCount</w:t>
      </w:r>
      <w:r w:rsidRPr="00E77497">
        <w:t xml:space="preserve"> &gt; 1</w:t>
      </w:r>
      <w:r w:rsidR="00BE1C30" w:rsidRPr="00E77497">
        <w:t>,</w:t>
      </w:r>
    </w:p>
    <w:p w14:paraId="38B53354" w14:textId="77777777"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14:paraId="1A7F00B9" w14:textId="77777777"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14:paraId="154B7F91" w14:textId="77777777" w:rsidR="00296EE6" w:rsidRDefault="00296EE6" w:rsidP="00834A33">
      <w:pPr>
        <w:pStyle w:val="Alg4"/>
        <w:numPr>
          <w:ilvl w:val="1"/>
          <w:numId w:val="187"/>
        </w:numPr>
      </w:pPr>
      <w:r>
        <w:t>ReturnIfAbrupt(</w:t>
      </w:r>
      <w:r>
        <w:rPr>
          <w:i/>
        </w:rPr>
        <w:t>P</w:t>
      </w:r>
      <w:r>
        <w:t>).</w:t>
      </w:r>
    </w:p>
    <w:p w14:paraId="0C69A6A9" w14:textId="77777777"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14:paraId="4C2B51B9" w14:textId="77777777"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14:paraId="34EB061E" w14:textId="77777777"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14:paraId="3756738F" w14:textId="77777777" w:rsidR="00296EE6" w:rsidRDefault="00296EE6" w:rsidP="00834A33">
      <w:pPr>
        <w:pStyle w:val="Alg4"/>
        <w:numPr>
          <w:ilvl w:val="2"/>
          <w:numId w:val="187"/>
        </w:numPr>
      </w:pPr>
      <w:r>
        <w:t xml:space="preserve">Let </w:t>
      </w:r>
      <w:r w:rsidRPr="00296EE6">
        <w:rPr>
          <w:i/>
        </w:rPr>
        <w:t>nextArgString</w:t>
      </w:r>
      <w:r>
        <w:t xml:space="preserve"> be ToString(</w:t>
      </w:r>
      <w:r w:rsidRPr="00296EE6">
        <w:rPr>
          <w:i/>
        </w:rPr>
        <w:t>nextArg</w:t>
      </w:r>
      <w:r>
        <w:t>).</w:t>
      </w:r>
    </w:p>
    <w:p w14:paraId="0A9BF371" w14:textId="77777777" w:rsidR="00296EE6" w:rsidRDefault="00296EE6" w:rsidP="00834A33">
      <w:pPr>
        <w:pStyle w:val="Alg4"/>
        <w:numPr>
          <w:ilvl w:val="2"/>
          <w:numId w:val="187"/>
        </w:numPr>
      </w:pPr>
      <w:r>
        <w:t>ReturnIfAbrupt(</w:t>
      </w:r>
      <w:r w:rsidRPr="00B54236">
        <w:rPr>
          <w:i/>
        </w:rPr>
        <w:t>nextArgString</w:t>
      </w:r>
      <w:r>
        <w:t>).</w:t>
      </w:r>
    </w:p>
    <w:p w14:paraId="1BD6FC43" w14:textId="77777777"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sidR="00296EE6">
        <w:rPr>
          <w:i/>
        </w:rPr>
        <w:t>String</w:t>
      </w:r>
      <w:r w:rsidRPr="00E77497">
        <w:t>.</w:t>
      </w:r>
    </w:p>
    <w:p w14:paraId="21985163" w14:textId="77777777"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14:paraId="6B76FB89" w14:textId="77777777"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14:paraId="4E9C95EE" w14:textId="77777777" w:rsidR="004C02EF" w:rsidRPr="00E77497" w:rsidRDefault="004C02EF" w:rsidP="0027695A">
      <w:pPr>
        <w:pStyle w:val="Alg4"/>
        <w:numPr>
          <w:ilvl w:val="0"/>
          <w:numId w:val="187"/>
        </w:numPr>
      </w:pPr>
      <w:r w:rsidRPr="00E77497">
        <w:t xml:space="preserve">Let </w:t>
      </w:r>
      <w:r w:rsidRPr="00E77497">
        <w:rPr>
          <w:i/>
        </w:rPr>
        <w:t>body</w:t>
      </w:r>
      <w:r w:rsidR="00CD7F0F" w:rsidRPr="00E77497">
        <w:rPr>
          <w:i/>
        </w:rPr>
        <w:t>Text</w:t>
      </w:r>
      <w:r w:rsidRPr="00E77497">
        <w:t xml:space="preserve"> be ToString(</w:t>
      </w:r>
      <w:r w:rsidRPr="00E77497">
        <w:rPr>
          <w:i/>
        </w:rPr>
        <w:t>body</w:t>
      </w:r>
      <w:r w:rsidR="00CD7F0F" w:rsidRPr="00E77497">
        <w:rPr>
          <w:i/>
        </w:rPr>
        <w:t>Text</w:t>
      </w:r>
      <w:r w:rsidRPr="00E77497">
        <w:t>).</w:t>
      </w:r>
    </w:p>
    <w:p w14:paraId="6830994F" w14:textId="77777777" w:rsidR="00296EE6" w:rsidRDefault="00296EE6" w:rsidP="00296EE6">
      <w:pPr>
        <w:pStyle w:val="M4"/>
        <w:numPr>
          <w:ilvl w:val="0"/>
          <w:numId w:val="187"/>
        </w:numPr>
        <w:tabs>
          <w:tab w:val="num" w:pos="1721"/>
        </w:tabs>
        <w:spacing w:after="0"/>
      </w:pPr>
      <w:r>
        <w:t>ReturnIfAbrupt(</w:t>
      </w:r>
      <w:r>
        <w:rPr>
          <w:i/>
        </w:rPr>
        <w:t>bodyText</w:t>
      </w:r>
      <w:r>
        <w:t>).</w:t>
      </w:r>
    </w:p>
    <w:p w14:paraId="2B766157" w14:textId="77777777" w:rsidR="004C02EF" w:rsidRPr="00E77497" w:rsidRDefault="004479AD" w:rsidP="007C41ED">
      <w:pPr>
        <w:pStyle w:val="Alg4"/>
        <w:numPr>
          <w:ilvl w:val="0"/>
          <w:numId w:val="187"/>
        </w:numPr>
      </w:pPr>
      <w:r w:rsidRPr="00E77497">
        <w:t xml:space="preserve">Let </w:t>
      </w:r>
      <w:r w:rsidRPr="0027695A">
        <w:rPr>
          <w:i/>
        </w:rPr>
        <w:t>parameters</w:t>
      </w:r>
      <w:r w:rsidRPr="004D1BD1">
        <w:t xml:space="preserve"> be the result of parsing</w:t>
      </w:r>
      <w:r w:rsidRPr="003B4312">
        <w:t xml:space="preserve"> </w:t>
      </w:r>
      <w:r w:rsidR="004C02EF" w:rsidRPr="006B6D0A">
        <w:rPr>
          <w:i/>
        </w:rPr>
        <w:t>P</w:t>
      </w:r>
      <w:r w:rsidR="00053DB6" w:rsidRPr="00851C0B">
        <w:t>, interpreted as UTF-16 encoded Unicode text</w:t>
      </w:r>
      <w:r w:rsidR="00053DB6">
        <w:t xml:space="preserve"> as described in</w:t>
      </w:r>
      <w:r w:rsidR="00A51D25">
        <w:t xml:space="preserve"> clause</w:t>
      </w:r>
      <w:r w:rsidR="00053DB6">
        <w:t xml:space="preserve"> </w:t>
      </w:r>
      <w:r w:rsidR="00A51D25">
        <w:fldChar w:fldCharType="begin"/>
      </w:r>
      <w:r w:rsidR="00A51D25">
        <w:instrText xml:space="preserve"> REF _Ref365480122 \r \h </w:instrText>
      </w:r>
      <w:r w:rsidR="00A51D25">
        <w:fldChar w:fldCharType="separate"/>
      </w:r>
      <w:r w:rsidR="00D433E8">
        <w:t>10</w:t>
      </w:r>
      <w:r w:rsidR="00A51D25">
        <w:fldChar w:fldCharType="end"/>
      </w:r>
      <w:r w:rsidR="00053DB6">
        <w:rPr>
          <w:i/>
        </w:rPr>
        <w:t>,</w:t>
      </w:r>
      <w:r w:rsidR="004C02EF" w:rsidRPr="006B6D0A">
        <w:t xml:space="preserve"> </w:t>
      </w:r>
      <w:r w:rsidRPr="00E65A34">
        <w:t>using</w:t>
      </w:r>
      <w:r w:rsidR="004C02EF" w:rsidRPr="00546435">
        <w:t xml:space="preserve"> </w:t>
      </w:r>
      <w:r w:rsidR="004C02EF" w:rsidRPr="00A67AF2">
        <w:rPr>
          <w:i/>
        </w:rPr>
        <w:t>FormalParameter</w:t>
      </w:r>
      <w:r w:rsidR="007C41ED">
        <w:rPr>
          <w:i/>
        </w:rPr>
        <w:t>s</w:t>
      </w:r>
      <w:r w:rsidR="004C02EF" w:rsidRPr="00A67AF2">
        <w:t xml:space="preserve"> </w:t>
      </w:r>
      <w:r w:rsidRPr="00B820AB">
        <w:t xml:space="preserve">as the goal symbol. </w:t>
      </w:r>
      <w:r w:rsidRPr="00E77497">
        <w:t>T</w:t>
      </w:r>
      <w:r w:rsidR="004C02EF" w:rsidRPr="00E77497">
        <w:t xml:space="preserve">hrow a </w:t>
      </w:r>
      <w:r w:rsidR="004C02EF" w:rsidRPr="00E77497">
        <w:rPr>
          <w:b/>
        </w:rPr>
        <w:t>SyntaxError</w:t>
      </w:r>
      <w:r w:rsidR="004C02EF" w:rsidRPr="00E77497">
        <w:t xml:space="preserve"> exception</w:t>
      </w:r>
      <w:r w:rsidRPr="00E77497">
        <w:t xml:space="preserve"> if the parse fails</w:t>
      </w:r>
      <w:r w:rsidR="004C02EF" w:rsidRPr="00E77497">
        <w:t>.</w:t>
      </w:r>
    </w:p>
    <w:p w14:paraId="778100D2" w14:textId="77777777" w:rsidR="004479AD" w:rsidRPr="00E77497" w:rsidRDefault="004479AD" w:rsidP="0027695A">
      <w:pPr>
        <w:pStyle w:val="Alg4"/>
        <w:numPr>
          <w:ilvl w:val="0"/>
          <w:numId w:val="187"/>
        </w:numPr>
      </w:pPr>
      <w:r w:rsidRPr="00E77497">
        <w:t xml:space="preserve">Let </w:t>
      </w:r>
      <w:r w:rsidRPr="00E77497">
        <w:rPr>
          <w:i/>
        </w:rPr>
        <w:t>body</w:t>
      </w:r>
      <w:r w:rsidRPr="00E77497">
        <w:t xml:space="preserve"> be the result of parsing </w:t>
      </w:r>
      <w:r w:rsidRPr="00E77497">
        <w:rPr>
          <w:i/>
        </w:rPr>
        <w:t>bodyText</w:t>
      </w:r>
      <w:r w:rsidR="00053DB6" w:rsidRPr="00851C0B">
        <w:t>, interpreted as UTF-16 encoded Unicode text</w:t>
      </w:r>
      <w:r w:rsidR="00053DB6">
        <w:t xml:space="preserve"> as described in</w:t>
      </w:r>
      <w:r w:rsidR="00A51D25">
        <w:t xml:space="preserve"> clause</w:t>
      </w:r>
      <w:r w:rsidR="00053DB6">
        <w:t xml:space="preserve"> </w:t>
      </w:r>
      <w:ins w:id="10972" w:author="Rev 19 Allen Wirfs-Brock" w:date="2013-09-27T10:51:00Z">
        <w:r w:rsidR="00C36B1B">
          <w:fldChar w:fldCharType="begin"/>
        </w:r>
        <w:r w:rsidR="00C36B1B">
          <w:instrText xml:space="preserve"> REF _Ref365480122 \r \h </w:instrText>
        </w:r>
      </w:ins>
      <w:r w:rsidR="00C36B1B">
        <w:fldChar w:fldCharType="separate"/>
      </w:r>
      <w:ins w:id="10973" w:author="Rev 19 Allen Wirfs-Brock" w:date="2013-09-27T13:22:00Z">
        <w:r w:rsidR="00D433E8">
          <w:t>10</w:t>
        </w:r>
      </w:ins>
      <w:ins w:id="10974" w:author="Rev 19 Allen Wirfs-Brock" w:date="2013-09-27T10:51:00Z">
        <w:r w:rsidR="00C36B1B">
          <w:fldChar w:fldCharType="end"/>
        </w:r>
      </w:ins>
      <w:del w:id="10975" w:author="Rev 19 Allen Wirfs-Brock" w:date="2013-09-27T10:51:00Z">
        <w:r w:rsidR="00C225F5" w:rsidDel="00C36B1B">
          <w:fldChar w:fldCharType="begin"/>
        </w:r>
        <w:r w:rsidR="00C225F5" w:rsidDel="00C36B1B">
          <w:delInstrText xml:space="preserve"> REF _Ref365546409 \r \h </w:delInstrText>
        </w:r>
        <w:r w:rsidR="00C225F5" w:rsidDel="00C36B1B">
          <w:fldChar w:fldCharType="separate"/>
        </w:r>
        <w:r w:rsidR="009E7E9E" w:rsidDel="00C36B1B">
          <w:delText>6.1.4</w:delText>
        </w:r>
        <w:r w:rsidR="00C225F5" w:rsidDel="00C36B1B">
          <w:fldChar w:fldCharType="end"/>
        </w:r>
      </w:del>
      <w:r w:rsidR="00053DB6">
        <w:rPr>
          <w:i/>
        </w:rPr>
        <w:t>,</w:t>
      </w:r>
      <w:r w:rsidRPr="00E77497">
        <w:t xml:space="preserve"> using </w:t>
      </w:r>
      <w:r w:rsidRPr="00E77497">
        <w:rPr>
          <w:i/>
        </w:rPr>
        <w:t>FunctionBody</w:t>
      </w:r>
      <w:r w:rsidRPr="00E77497">
        <w:t xml:space="preserve"> as the goal symbol. Throw a </w:t>
      </w:r>
      <w:r w:rsidRPr="00E77497">
        <w:rPr>
          <w:b/>
        </w:rPr>
        <w:t>SyntaxError</w:t>
      </w:r>
      <w:r w:rsidRPr="00E77497">
        <w:t xml:space="preserve"> exception if the parse fails</w:t>
      </w:r>
      <w:r w:rsidR="00296EE6">
        <w:t xml:space="preserve"> or if any static semantics errors are detected</w:t>
      </w:r>
      <w:r w:rsidRPr="00E77497">
        <w:t>.</w:t>
      </w:r>
    </w:p>
    <w:p w14:paraId="2B097DAA" w14:textId="77777777" w:rsidR="00811D38" w:rsidRDefault="00811D38" w:rsidP="009E1165">
      <w:pPr>
        <w:pStyle w:val="Alg4"/>
        <w:numPr>
          <w:ilvl w:val="0"/>
          <w:numId w:val="187"/>
        </w:numPr>
        <w:contextualSpacing/>
      </w:pPr>
      <w:r>
        <w:t xml:space="preserve">If </w:t>
      </w:r>
      <w:r w:rsidR="009E1165">
        <w:rPr>
          <w:i/>
        </w:rPr>
        <w:t>b</w:t>
      </w:r>
      <w:r w:rsidRPr="00E77497">
        <w:rPr>
          <w:i/>
        </w:rPr>
        <w:t>ody</w:t>
      </w:r>
      <w:r w:rsidRPr="00E77497">
        <w:t xml:space="preserve"> </w:t>
      </w:r>
      <w:r>
        <w:t xml:space="preserve">Contains </w:t>
      </w:r>
      <w:r>
        <w:rPr>
          <w:i/>
          <w:iCs/>
        </w:rPr>
        <w:t>YieldExpression</w:t>
      </w:r>
      <w:r>
        <w:t xml:space="preserve"> is </w:t>
      </w:r>
      <w:r>
        <w:rPr>
          <w:b/>
          <w:bCs/>
        </w:rPr>
        <w:t>true</w:t>
      </w:r>
      <w:r>
        <w:t xml:space="preserve">, then throw a </w:t>
      </w:r>
      <w:r w:rsidRPr="00E77497">
        <w:rPr>
          <w:b/>
        </w:rPr>
        <w:t>SyntaxError</w:t>
      </w:r>
      <w:r w:rsidRPr="00E77497">
        <w:t xml:space="preserve"> exception</w:t>
      </w:r>
      <w:r>
        <w:t>.</w:t>
      </w:r>
    </w:p>
    <w:p w14:paraId="2626A286" w14:textId="77777777" w:rsidR="00811D38" w:rsidRPr="00E77497" w:rsidRDefault="00811D38" w:rsidP="0014171A">
      <w:pPr>
        <w:pStyle w:val="Alg4"/>
        <w:numPr>
          <w:ilvl w:val="0"/>
          <w:numId w:val="187"/>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14171A">
        <w:rPr>
          <w:i/>
        </w:rPr>
        <w:t>b</w:t>
      </w:r>
      <w:r w:rsidRPr="00E77497">
        <w:rPr>
          <w:i/>
        </w:rPr>
        <w:t>ody</w:t>
      </w:r>
      <w:r>
        <w:t xml:space="preserve">, then throw a </w:t>
      </w:r>
      <w:r w:rsidRPr="00E77497">
        <w:rPr>
          <w:b/>
        </w:rPr>
        <w:t>SyntaxError</w:t>
      </w:r>
      <w:r w:rsidRPr="00E77497">
        <w:t xml:space="preserve"> exception.</w:t>
      </w:r>
    </w:p>
    <w:p w14:paraId="3335B843" w14:textId="77777777" w:rsidR="00811D38" w:rsidRDefault="00811D38" w:rsidP="0014171A">
      <w:pPr>
        <w:numPr>
          <w:ilvl w:val="0"/>
          <w:numId w:val="187"/>
        </w:numPr>
        <w:spacing w:after="0"/>
        <w:contextualSpacing/>
        <w:jc w:val="left"/>
        <w:rPr>
          <w:rFonts w:ascii="Times New Roman" w:hAnsi="Times New Roman"/>
        </w:rPr>
      </w:pPr>
      <w:r w:rsidRPr="00811D38">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14171A">
        <w:rPr>
          <w:rFonts w:ascii="Times New Roman" w:eastAsia="Times New Roman" w:hAnsi="Times New Roman"/>
          <w:i/>
          <w:spacing w:val="6"/>
          <w:lang w:eastAsia="en-US"/>
        </w:rPr>
        <w:t>b</w:t>
      </w:r>
      <w:r w:rsidRPr="00596EBC">
        <w:rPr>
          <w:rFonts w:ascii="Times New Roman" w:eastAsia="Times New Roman" w:hAnsi="Times New Roman"/>
          <w:i/>
          <w:spacing w:val="6"/>
          <w:lang w:eastAsia="en-US"/>
        </w:rPr>
        <w:t>ody</w:t>
      </w:r>
      <w:r w:rsidRPr="00596EBC">
        <w:rPr>
          <w:rFonts w:ascii="Times New Roman" w:eastAsia="Times New Roman" w:hAnsi="Times New Roman"/>
          <w:spacing w:val="6"/>
          <w:lang w:eastAsia="en-US"/>
        </w:rPr>
        <w:t xml:space="preserve">, then throw a </w:t>
      </w:r>
      <w:r w:rsidRPr="00596EBC">
        <w:rPr>
          <w:rFonts w:ascii="Times New Roman" w:eastAsia="Times New Roman" w:hAnsi="Times New Roman"/>
          <w:b/>
          <w:spacing w:val="6"/>
          <w:lang w:eastAsia="en-US"/>
        </w:rPr>
        <w:t>SyntaxError</w:t>
      </w:r>
      <w:r w:rsidRPr="00596EBC">
        <w:rPr>
          <w:rFonts w:ascii="Times New Roman" w:eastAsia="Times New Roman" w:hAnsi="Times New Roman"/>
          <w:spacing w:val="6"/>
          <w:lang w:eastAsia="en-US"/>
        </w:rPr>
        <w:t xml:space="preserve"> exception</w:t>
      </w:r>
      <w:r w:rsidRPr="00E77497">
        <w:t>.</w:t>
      </w:r>
    </w:p>
    <w:p w14:paraId="2EEAA40E" w14:textId="77777777" w:rsidR="004C02EF" w:rsidRPr="00E77497" w:rsidRDefault="004C02EF" w:rsidP="00754A4B">
      <w:pPr>
        <w:pStyle w:val="Alg4"/>
        <w:numPr>
          <w:ilvl w:val="0"/>
          <w:numId w:val="187"/>
        </w:numPr>
        <w:contextualSpacing/>
      </w:pPr>
      <w:r w:rsidRPr="00A67AF2">
        <w:t>If</w:t>
      </w:r>
      <w:r w:rsidRPr="00B820AB">
        <w:rPr>
          <w:i/>
        </w:rPr>
        <w:t xml:space="preserve"> body</w:t>
      </w:r>
      <w:r w:rsidR="004479AD" w:rsidRPr="00675B74">
        <w:rPr>
          <w:i/>
        </w:rPr>
        <w:t>Text</w:t>
      </w:r>
      <w:r w:rsidRPr="00E77497">
        <w:rPr>
          <w:i/>
        </w:rPr>
        <w:t xml:space="preserve"> </w:t>
      </w:r>
      <w:r w:rsidRPr="00E77497">
        <w:t xml:space="preserve">is strict mode code (see </w:t>
      </w:r>
      <w:r w:rsidR="00A51D25">
        <w:fldChar w:fldCharType="begin"/>
      </w:r>
      <w:r w:rsidR="00A51D25">
        <w:instrText xml:space="preserve"> REF _Ref365547491 \r \h </w:instrText>
      </w:r>
      <w:r w:rsidR="00A51D25">
        <w:fldChar w:fldCharType="separate"/>
      </w:r>
      <w:ins w:id="10976" w:author="Rev 19 Allen Wirfs-Brock" w:date="2013-09-27T13:22:00Z">
        <w:r w:rsidR="00D433E8">
          <w:t>10.2.1</w:t>
        </w:r>
      </w:ins>
      <w:del w:id="10977" w:author="Rev 19 Allen Wirfs-Brock" w:date="2013-09-27T08:39:00Z">
        <w:r w:rsidR="00083CEC" w:rsidDel="009E7E9E">
          <w:delText>10.1.1</w:delText>
        </w:r>
      </w:del>
      <w:r w:rsidR="00A51D25">
        <w:fldChar w:fldCharType="end"/>
      </w:r>
      <w:r w:rsidRPr="00E77497">
        <w:t xml:space="preserv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7AA46C06" w14:textId="77777777" w:rsidR="00754A4B" w:rsidRDefault="00754A4B" w:rsidP="001200B3">
      <w:pPr>
        <w:numPr>
          <w:ilvl w:val="0"/>
          <w:numId w:val="187"/>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14:paraId="10D11233" w14:textId="77777777" w:rsidR="001A0E3F" w:rsidRDefault="001A0E3F" w:rsidP="001200B3">
      <w:pPr>
        <w:pStyle w:val="Alg4"/>
        <w:numPr>
          <w:ilvl w:val="0"/>
          <w:numId w:val="187"/>
        </w:numPr>
        <w:spacing w:after="240" w:line="30" w:lineRule="atLeast"/>
        <w:contextualSpacing/>
      </w:pPr>
      <w:r>
        <w:t xml:space="preserve">Let </w:t>
      </w:r>
      <w:r>
        <w:rPr>
          <w:i/>
        </w:rPr>
        <w:t>F</w:t>
      </w:r>
      <w:r>
        <w:t xml:space="preserve"> be the </w:t>
      </w:r>
      <w:r w:rsidRPr="00F94F77">
        <w:rPr>
          <w:b/>
        </w:rPr>
        <w:t>this</w:t>
      </w:r>
      <w:r>
        <w:t xml:space="preserve"> value.</w:t>
      </w:r>
    </w:p>
    <w:p w14:paraId="3FB3F748" w14:textId="77777777" w:rsidR="001A0E3F" w:rsidRDefault="001A0E3F" w:rsidP="00AA3614">
      <w:pPr>
        <w:pStyle w:val="Alg4"/>
        <w:numPr>
          <w:ilvl w:val="0"/>
          <w:numId w:val="187"/>
        </w:numPr>
      </w:pPr>
      <w:r>
        <w:t>If Type(</w:t>
      </w:r>
      <w:r>
        <w:rPr>
          <w:i/>
          <w:iCs/>
        </w:rPr>
        <w:t>F</w:t>
      </w:r>
      <w:r>
        <w:t xml:space="preserve">) is not Object </w:t>
      </w:r>
      <w:r w:rsidR="00120469">
        <w:t>or if</w:t>
      </w:r>
      <w:r>
        <w:t xml:space="preserve"> </w:t>
      </w:r>
      <w:r w:rsidR="00120469">
        <w:rPr>
          <w:i/>
          <w:iCs/>
        </w:rPr>
        <w:t>F</w:t>
      </w:r>
      <w:r>
        <w:t xml:space="preserve"> </w:t>
      </w:r>
      <w:r w:rsidR="00AA3614">
        <w:t>does not have</w:t>
      </w:r>
      <w:r>
        <w:t xml:space="preserve"> a [[</w:t>
      </w:r>
      <w:r w:rsidR="00120469">
        <w:t>Code</w:t>
      </w:r>
      <w:r>
        <w:t xml:space="preserve">]] internal data property </w:t>
      </w:r>
      <w:r w:rsidR="00AA3614">
        <w:t>or if</w:t>
      </w:r>
      <w:r>
        <w:t xml:space="preserve"> the value of [[</w:t>
      </w:r>
      <w:r w:rsidR="00120469">
        <w:t>Code</w:t>
      </w:r>
      <w:r>
        <w:t>]] is</w:t>
      </w:r>
      <w:r w:rsidR="00AA3614">
        <w:t xml:space="preserve"> not</w:t>
      </w:r>
      <w:r>
        <w:t xml:space="preserve"> </w:t>
      </w:r>
      <w:r w:rsidR="00120469">
        <w:rPr>
          <w:b/>
          <w:bCs/>
        </w:rPr>
        <w:t>undefined</w:t>
      </w:r>
      <w:r>
        <w:t>, then</w:t>
      </w:r>
    </w:p>
    <w:p w14:paraId="76226D4E" w14:textId="77777777" w:rsidR="00120469" w:rsidRPr="001200B3" w:rsidRDefault="00120469" w:rsidP="001200B3">
      <w:pPr>
        <w:numPr>
          <w:ilvl w:val="1"/>
          <w:numId w:val="187"/>
        </w:numPr>
        <w:contextualSpacing/>
        <w:rPr>
          <w:rFonts w:ascii="Times New Roman" w:hAnsi="Times New Roman"/>
        </w:rPr>
      </w:pPr>
      <w:r>
        <w:rPr>
          <w:rFonts w:ascii="Times New Roman" w:hAnsi="Times New Roman"/>
        </w:rPr>
        <w:t xml:space="preserve">Let </w:t>
      </w:r>
      <w:r w:rsidR="001200B3">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sidR="001200B3" w:rsidRPr="00F75B67">
        <w:rPr>
          <w:rFonts w:cs="Arial"/>
          <w:bCs/>
          <w:sz w:val="18"/>
        </w:rPr>
        <w:t>%</w:t>
      </w:r>
      <w:r w:rsidR="001200B3" w:rsidRPr="00F75B67">
        <w:rPr>
          <w:rFonts w:cs="Arial"/>
        </w:rPr>
        <w:t>FunctionPrototype%</w:t>
      </w:r>
      <w:r w:rsidR="001200B3">
        <w:rPr>
          <w:rFonts w:ascii="Times New Roman" w:hAnsi="Times New Roman"/>
        </w:rPr>
        <w:t>.</w:t>
      </w:r>
    </w:p>
    <w:p w14:paraId="21C8359C" w14:textId="77777777" w:rsidR="001F5FF7" w:rsidRDefault="00AA3614" w:rsidP="00AA3614">
      <w:pPr>
        <w:numPr>
          <w:ilvl w:val="0"/>
          <w:numId w:val="187"/>
        </w:numPr>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"normal"</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14:paraId="18BD6748" w14:textId="77777777" w:rsidR="00754A4B" w:rsidRPr="0006447F" w:rsidRDefault="001200B3" w:rsidP="00120469">
      <w:pPr>
        <w:numPr>
          <w:ilvl w:val="0"/>
          <w:numId w:val="187"/>
        </w:numPr>
        <w:contextualSpacing/>
        <w:rPr>
          <w:rFonts w:ascii="Times New Roman" w:hAnsi="Times New Roman"/>
        </w:rPr>
      </w:pPr>
      <w:r>
        <w:rPr>
          <w:rFonts w:ascii="Times New Roman" w:hAnsi="Times New Roman"/>
        </w:rPr>
        <w:t>Perform the</w:t>
      </w:r>
      <w:r w:rsidR="00754A4B">
        <w:rPr>
          <w:rFonts w:ascii="Times New Roman" w:hAnsi="Times New Roman"/>
        </w:rPr>
        <w:t xml:space="preserve"> Function</w:t>
      </w:r>
      <w:r w:rsidR="00120469">
        <w:rPr>
          <w:rFonts w:ascii="Times New Roman" w:hAnsi="Times New Roman"/>
        </w:rPr>
        <w:t>Initial</w:t>
      </w:r>
      <w:r w:rsidR="006B2604">
        <w:rPr>
          <w:rFonts w:ascii="Times New Roman" w:hAnsi="Times New Roman"/>
        </w:rPr>
        <w:t>ise</w:t>
      </w:r>
      <w:r w:rsidR="00754A4B">
        <w:rPr>
          <w:rFonts w:ascii="Times New Roman" w:hAnsi="Times New Roman"/>
        </w:rPr>
        <w:t xml:space="preserve"> abstract operation with arguments</w:t>
      </w:r>
      <w:r w:rsidR="00120469">
        <w:rPr>
          <w:rFonts w:ascii="Times New Roman" w:hAnsi="Times New Roman"/>
        </w:rPr>
        <w:t xml:space="preserve"> </w:t>
      </w:r>
      <w:r w:rsidR="00120469">
        <w:rPr>
          <w:rFonts w:ascii="Times New Roman" w:hAnsi="Times New Roman"/>
          <w:i/>
          <w:iCs/>
        </w:rPr>
        <w:t>F</w:t>
      </w:r>
      <w:r w:rsidR="00120469">
        <w:rPr>
          <w:rFonts w:ascii="Times New Roman" w:hAnsi="Times New Roman"/>
        </w:rPr>
        <w:t>,</w:t>
      </w:r>
      <w:r w:rsidR="00754A4B">
        <w:rPr>
          <w:rFonts w:ascii="Times New Roman" w:hAnsi="Times New Roman"/>
        </w:rPr>
        <w:t xml:space="preserve"> </w:t>
      </w:r>
      <w:r w:rsidR="00754A4B" w:rsidRPr="00912F02">
        <w:t>Normal</w:t>
      </w:r>
      <w:r w:rsidR="00754A4B">
        <w:t xml:space="preserve">, </w:t>
      </w:r>
      <w:r w:rsidR="00754A4B" w:rsidRPr="00754A4B">
        <w:rPr>
          <w:rFonts w:ascii="Times New Roman" w:hAnsi="Times New Roman"/>
          <w:i/>
        </w:rPr>
        <w:t>parameters</w:t>
      </w:r>
      <w:r w:rsidR="00754A4B" w:rsidRPr="00E77497">
        <w:t xml:space="preserve">, </w:t>
      </w:r>
      <w:r w:rsidR="00754A4B">
        <w:rPr>
          <w:rFonts w:ascii="Times New Roman" w:hAnsi="Times New Roman"/>
          <w:i/>
        </w:rPr>
        <w:t>body</w:t>
      </w:r>
      <w:r w:rsidR="00754A4B" w:rsidRPr="0006447F">
        <w:rPr>
          <w:rFonts w:ascii="Times New Roman" w:hAnsi="Times New Roman"/>
          <w:i/>
        </w:rPr>
        <w:t>, s</w:t>
      </w:r>
      <w:r w:rsidR="00754A4B" w:rsidRPr="00E77497">
        <w:rPr>
          <w:rFonts w:ascii="Times New Roman" w:hAnsi="Times New Roman"/>
          <w:i/>
        </w:rPr>
        <w:t>cope</w:t>
      </w:r>
      <w:r w:rsidR="00754A4B" w:rsidRPr="0006447F">
        <w:rPr>
          <w:rFonts w:ascii="Times New Roman" w:hAnsi="Times New Roman"/>
        </w:rPr>
        <w:t>, and</w:t>
      </w:r>
      <w:r w:rsidR="00754A4B">
        <w:t xml:space="preserve"> </w:t>
      </w:r>
      <w:r w:rsidR="00754A4B">
        <w:rPr>
          <w:rFonts w:ascii="Times New Roman" w:hAnsi="Times New Roman"/>
          <w:i/>
        </w:rPr>
        <w:t>s</w:t>
      </w:r>
      <w:r w:rsidR="00754A4B" w:rsidRPr="00E77497">
        <w:rPr>
          <w:rFonts w:ascii="Times New Roman" w:hAnsi="Times New Roman"/>
          <w:i/>
        </w:rPr>
        <w:t>trict</w:t>
      </w:r>
      <w:r w:rsidR="00754A4B">
        <w:t>.</w:t>
      </w:r>
    </w:p>
    <w:p w14:paraId="3530052E" w14:textId="77777777" w:rsidR="00754A4B" w:rsidRDefault="00754A4B" w:rsidP="001200B3">
      <w:pPr>
        <w:numPr>
          <w:ilvl w:val="0"/>
          <w:numId w:val="187"/>
        </w:numPr>
        <w:contextualSpacing/>
        <w:rPr>
          <w:rFonts w:ascii="Times New Roman" w:hAnsi="Times New Roman"/>
        </w:rPr>
      </w:pPr>
      <w:r>
        <w:rPr>
          <w:rFonts w:ascii="Times New Roman" w:hAnsi="Times New Roman"/>
        </w:rPr>
        <w:t xml:space="preserve">Perform the abstract operation MakeConstructor with argument </w:t>
      </w:r>
      <w:r w:rsidR="001200B3">
        <w:rPr>
          <w:rFonts w:ascii="Times New Roman" w:hAnsi="Times New Roman"/>
          <w:i/>
        </w:rPr>
        <w:t>F</w:t>
      </w:r>
      <w:r>
        <w:rPr>
          <w:rFonts w:ascii="Times New Roman" w:hAnsi="Times New Roman"/>
        </w:rPr>
        <w:t>.</w:t>
      </w:r>
    </w:p>
    <w:p w14:paraId="0E438F41" w14:textId="77777777" w:rsidR="00754A4B" w:rsidRPr="00E77497" w:rsidRDefault="00754A4B" w:rsidP="001200B3">
      <w:pPr>
        <w:numPr>
          <w:ilvl w:val="0"/>
          <w:numId w:val="187"/>
        </w:numPr>
        <w:rPr>
          <w:rFonts w:ascii="Times New Roman" w:hAnsi="Times New Roman"/>
        </w:rPr>
      </w:pPr>
      <w:r w:rsidRPr="00E77497">
        <w:rPr>
          <w:rFonts w:ascii="Times New Roman" w:hAnsi="Times New Roman"/>
        </w:rPr>
        <w:t>Return</w:t>
      </w:r>
      <w:r>
        <w:rPr>
          <w:rFonts w:ascii="Times New Roman" w:hAnsi="Times New Roman"/>
        </w:rPr>
        <w:t xml:space="preserve"> </w:t>
      </w:r>
      <w:r w:rsidR="001200B3">
        <w:rPr>
          <w:rFonts w:ascii="Times New Roman" w:hAnsi="Times New Roman"/>
          <w:i/>
        </w:rPr>
        <w:t>F</w:t>
      </w:r>
      <w:r w:rsidRPr="00E77497">
        <w:rPr>
          <w:rFonts w:ascii="Times New Roman" w:hAnsi="Times New Roman"/>
        </w:rPr>
        <w:t>.</w:t>
      </w:r>
    </w:p>
    <w:p w14:paraId="50DB6669" w14:textId="77777777"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w:t>
      </w:r>
      <w:r w:rsidR="002B1793">
        <w:t xml:space="preserve"> created using the </w:t>
      </w:r>
      <w:r w:rsidR="002B1793" w:rsidRPr="00145775">
        <w:rPr>
          <w:rFonts w:ascii="Courier New" w:hAnsi="Courier New" w:cs="Courier New"/>
          <w:b/>
          <w:bCs/>
        </w:rPr>
        <w:t>Function</w:t>
      </w:r>
      <w:r w:rsidR="002B1793">
        <w:t xml:space="preserve"> constructor</w:t>
      </w:r>
      <w:r w:rsidRPr="00E77497">
        <w:t>, to provide for the possibility that the function will be used as a constructor.</w:t>
      </w:r>
    </w:p>
    <w:p w14:paraId="0BF4B406" w14:textId="77777777"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45AAF08B" w14:textId="77777777" w:rsidR="004C02EF" w:rsidRPr="00E77497" w:rsidRDefault="004C02EF" w:rsidP="004C02EF">
      <w:pPr>
        <w:pStyle w:val="CodeSample3"/>
        <w:ind w:left="1701"/>
        <w:rPr>
          <w:sz w:val="18"/>
        </w:rPr>
      </w:pPr>
      <w:r w:rsidRPr="00E77497">
        <w:rPr>
          <w:sz w:val="18"/>
        </w:rPr>
        <w:t>new Function("a", "b", "c", "return a+b+c")</w:t>
      </w:r>
    </w:p>
    <w:p w14:paraId="49DADE56" w14:textId="77777777" w:rsidR="004C02EF" w:rsidRPr="00E77497" w:rsidRDefault="004C02EF" w:rsidP="004C02EF">
      <w:pPr>
        <w:pStyle w:val="CodeSample3"/>
        <w:ind w:left="1701"/>
        <w:rPr>
          <w:sz w:val="18"/>
        </w:rPr>
      </w:pPr>
      <w:r w:rsidRPr="00E77497">
        <w:rPr>
          <w:sz w:val="18"/>
        </w:rPr>
        <w:t>new Function("a, b, c", "return a+b+c")</w:t>
      </w:r>
    </w:p>
    <w:p w14:paraId="6C905AE9" w14:textId="77777777" w:rsidR="004C02EF" w:rsidRPr="00E77497" w:rsidRDefault="004C02EF" w:rsidP="004C02EF">
      <w:pPr>
        <w:pStyle w:val="CodeSample3"/>
        <w:ind w:left="1701"/>
        <w:rPr>
          <w:sz w:val="18"/>
        </w:rPr>
      </w:pPr>
      <w:r w:rsidRPr="00E77497">
        <w:rPr>
          <w:sz w:val="18"/>
        </w:rPr>
        <w:t>new Function("a,b", "c", "return a+b+c")</w:t>
      </w:r>
    </w:p>
    <w:p w14:paraId="78FC9C65" w14:textId="77777777" w:rsidR="00ED1E92" w:rsidRPr="00E77497" w:rsidRDefault="009F7037" w:rsidP="00211D41">
      <w:pPr>
        <w:pStyle w:val="40"/>
      </w:pPr>
      <w:bookmarkStart w:id="10978" w:name="_Toc385672273"/>
      <w:bookmarkStart w:id="10979" w:name="_Toc393690387"/>
      <w:bookmarkStart w:id="10980" w:name="_Ref457709043"/>
      <w:bookmarkStart w:id="10981" w:name="_Toc472818917"/>
      <w:bookmarkStart w:id="10982" w:name="_Toc235503495"/>
      <w:bookmarkStart w:id="10983" w:name="_Toc241509270"/>
      <w:bookmarkStart w:id="10984" w:name="_Toc244416757"/>
      <w:bookmarkStart w:id="10985" w:name="_Toc276631121"/>
      <w:r>
        <w:t xml:space="preserve">new </w:t>
      </w:r>
      <w:r w:rsidRPr="00E77497">
        <w:t xml:space="preserve"> </w:t>
      </w:r>
      <w:r w:rsidR="00ED1E92" w:rsidRPr="00E77497">
        <w:t xml:space="preserve">Function </w:t>
      </w:r>
      <w:r>
        <w:t>( ... argumentsList)</w:t>
      </w:r>
    </w:p>
    <w:p w14:paraId="0E08C35C" w14:textId="77777777" w:rsidR="00ED1E92" w:rsidRPr="00E77497" w:rsidRDefault="00ED1E92" w:rsidP="0016003A">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initialises the newly created object.</w:t>
      </w:r>
    </w:p>
    <w:p w14:paraId="013B4CDC" w14:textId="77777777"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5B003C62" w14:textId="77777777"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331958BD" w14:textId="77777777" w:rsidR="00ED1E92" w:rsidRPr="00E4780A" w:rsidRDefault="00ED1E92" w:rsidP="00ED1E92">
      <w:pPr>
        <w:numPr>
          <w:ilvl w:val="0"/>
          <w:numId w:val="128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6E6E277E" w14:textId="77777777" w:rsidR="00ED1E92" w:rsidRPr="00E77497" w:rsidRDefault="00ED1E92" w:rsidP="0016003A">
      <w:r>
        <w:t xml:space="preserve">If </w:t>
      </w:r>
      <w:r>
        <w:rPr>
          <w:rFonts w:ascii="Courier New" w:hAnsi="Courier New"/>
          <w:b/>
        </w:rPr>
        <w:t>Function</w:t>
      </w:r>
      <w:r w:rsidRPr="00E77497">
        <w:t xml:space="preserve"> </w:t>
      </w:r>
      <w:r w:rsidR="00201E92">
        <w:t>is implemented as an ordi</w:t>
      </w:r>
      <w:r>
        <w:t>nary function object, its [[Construct]] internal method will perform the above steps.</w:t>
      </w:r>
    </w:p>
    <w:p w14:paraId="12EE0F00" w14:textId="77777777" w:rsidR="00217B91" w:rsidRPr="00E77497" w:rsidRDefault="00217B91" w:rsidP="00217B91">
      <w:pPr>
        <w:pStyle w:val="30"/>
      </w:pPr>
      <w:bookmarkStart w:id="10986" w:name="_Toc368050709"/>
      <w:r w:rsidRPr="00E77497">
        <w:t>Properties of the Function Constructor</w:t>
      </w:r>
      <w:bookmarkEnd w:id="10986"/>
    </w:p>
    <w:p w14:paraId="51C24126" w14:textId="77777777" w:rsidR="004C02EF" w:rsidRPr="00E77497" w:rsidRDefault="004C02EF" w:rsidP="006D4E23">
      <w:bookmarkStart w:id="10987" w:name="_Toc385672274"/>
      <w:bookmarkStart w:id="10988" w:name="_Ref393610728"/>
      <w:bookmarkStart w:id="10989" w:name="_Ref393614246"/>
      <w:bookmarkStart w:id="10990" w:name="_Toc393690388"/>
      <w:bookmarkStart w:id="10991" w:name="_Ref404501752"/>
      <w:bookmarkStart w:id="10992" w:name="_Ref404502250"/>
      <w:bookmarkStart w:id="10993" w:name="_Toc382291612"/>
      <w:bookmarkEnd w:id="10971"/>
      <w:bookmarkEnd w:id="10978"/>
      <w:bookmarkEnd w:id="10979"/>
      <w:bookmarkEnd w:id="10980"/>
      <w:bookmarkEnd w:id="10981"/>
      <w:bookmarkEnd w:id="10982"/>
      <w:bookmarkEnd w:id="10983"/>
      <w:bookmarkEnd w:id="10984"/>
      <w:bookmarkEnd w:id="10985"/>
      <w:r w:rsidRPr="00E77497">
        <w:t xml:space="preserve">The Function constructor is itself a </w:t>
      </w:r>
      <w:r w:rsidR="001E36B5">
        <w:t xml:space="preserve">built-in </w:t>
      </w:r>
      <w:r w:rsidRPr="00E77497">
        <w:t xml:space="preserve">Function object. The value of the [[Prototype]] internal </w:t>
      </w:r>
      <w:r w:rsidR="00A14F8E">
        <w:t xml:space="preserve">data </w:t>
      </w:r>
      <w:r w:rsidRPr="00E77497">
        <w:t>property of the Function constructor is</w:t>
      </w:r>
      <w:r w:rsidR="007C4435">
        <w:t xml:space="preserve"> %FunctionPrototype%,</w:t>
      </w:r>
      <w:r w:rsidRPr="00E77497">
        <w:t xml:space="preserve"> the </w:t>
      </w:r>
      <w:r w:rsidR="006D4E23">
        <w:t>intrinsic</w:t>
      </w:r>
      <w:r w:rsidRPr="00E77497">
        <w:t xml:space="preserve"> Function prototype object (</w:t>
      </w:r>
      <w:r w:rsidR="003A1B18">
        <w:fldChar w:fldCharType="begin"/>
      </w:r>
      <w:r w:rsidR="003A1B18">
        <w:instrText xml:space="preserve"> REF _Ref359681817 \r \h </w:instrText>
      </w:r>
      <w:r w:rsidR="003A1B18">
        <w:fldChar w:fldCharType="separate"/>
      </w:r>
      <w:r w:rsidR="00D433E8">
        <w:t>19.2.3</w:t>
      </w:r>
      <w:r w:rsidR="003A1B18">
        <w:fldChar w:fldCharType="end"/>
      </w:r>
      <w:r w:rsidRPr="00E77497">
        <w:t>).</w:t>
      </w:r>
    </w:p>
    <w:p w14:paraId="244A39F4" w14:textId="77777777" w:rsidR="004C02EF" w:rsidRPr="00E77497" w:rsidRDefault="004C02EF" w:rsidP="004C02EF">
      <w:r w:rsidRPr="00E77497">
        <w:t xml:space="preserve">The value of the [[Extensible]] internal </w:t>
      </w:r>
      <w:r w:rsidR="00B77A5C">
        <w:t xml:space="preserve">data </w:t>
      </w:r>
      <w:r w:rsidRPr="00E77497">
        <w:t xml:space="preserve">property of the Function constructor is </w:t>
      </w:r>
      <w:r w:rsidRPr="00E77497">
        <w:rPr>
          <w:b/>
        </w:rPr>
        <w:t>true</w:t>
      </w:r>
      <w:r w:rsidRPr="00E77497">
        <w:t>.</w:t>
      </w:r>
    </w:p>
    <w:p w14:paraId="4E9E15BD" w14:textId="77777777" w:rsidR="004C02EF" w:rsidRPr="00E77497" w:rsidRDefault="004C02EF" w:rsidP="004C02EF">
      <w:r w:rsidRPr="00E77497">
        <w:t>The Function constructor has the following properties:</w:t>
      </w:r>
    </w:p>
    <w:p w14:paraId="21B4D42C" w14:textId="77777777" w:rsidR="00844F19" w:rsidRPr="00E77497" w:rsidRDefault="00844F19" w:rsidP="00844F19">
      <w:pPr>
        <w:pStyle w:val="40"/>
      </w:pPr>
      <w:bookmarkStart w:id="10994" w:name="_Ref424535839"/>
      <w:r w:rsidRPr="00E77497">
        <w:t>Function.length</w:t>
      </w:r>
    </w:p>
    <w:p w14:paraId="313C4DAA" w14:textId="77777777" w:rsidR="00844F19" w:rsidRPr="00E77497" w:rsidRDefault="00844F19" w:rsidP="00844F19">
      <w:r w:rsidRPr="00E77497">
        <w:t xml:space="preserve">This is a data property with a value of 1. 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717C36A4" w14:textId="77777777" w:rsidR="004C02EF" w:rsidRPr="00E77497" w:rsidRDefault="004C02EF" w:rsidP="00D148E9">
      <w:pPr>
        <w:pStyle w:val="40"/>
      </w:pPr>
      <w:r w:rsidRPr="00E77497">
        <w:t>Function.prototyp</w:t>
      </w:r>
      <w:bookmarkEnd w:id="10987"/>
      <w:bookmarkEnd w:id="10988"/>
      <w:bookmarkEnd w:id="10989"/>
      <w:bookmarkEnd w:id="10990"/>
      <w:bookmarkEnd w:id="10991"/>
      <w:bookmarkEnd w:id="10992"/>
      <w:r w:rsidRPr="00E77497">
        <w:t>e</w:t>
      </w:r>
      <w:bookmarkEnd w:id="10994"/>
    </w:p>
    <w:p w14:paraId="45492125" w14:textId="77777777" w:rsidR="004C02EF" w:rsidRPr="00E77497" w:rsidRDefault="004C02EF" w:rsidP="009E1165">
      <w:r w:rsidRPr="00E77497">
        <w:t xml:space="preserve">The value of </w:t>
      </w:r>
      <w:r w:rsidRPr="00E77497">
        <w:rPr>
          <w:rFonts w:ascii="Courier New" w:hAnsi="Courier New"/>
          <w:b/>
        </w:rPr>
        <w:t>Function.prototype</w:t>
      </w:r>
      <w:r w:rsidRPr="00E77497">
        <w:t xml:space="preserve"> is </w:t>
      </w:r>
      <w:r w:rsidR="006D4E23">
        <w:t>%FunctionPrototype%, the intrinsic</w:t>
      </w:r>
      <w:r w:rsidR="006D4E23" w:rsidRPr="00E77497">
        <w:t xml:space="preserve"> </w:t>
      </w:r>
      <w:r w:rsidRPr="00E77497">
        <w:t>Function prototype object (</w:t>
      </w:r>
      <w:r w:rsidR="003A1B18">
        <w:fldChar w:fldCharType="begin"/>
      </w:r>
      <w:r w:rsidR="003A1B18">
        <w:instrText xml:space="preserve"> REF _Ref359681817 \r \h </w:instrText>
      </w:r>
      <w:r w:rsidR="003A1B18">
        <w:fldChar w:fldCharType="separate"/>
      </w:r>
      <w:r w:rsidR="00D433E8">
        <w:t>19.2.3</w:t>
      </w:r>
      <w:r w:rsidR="003A1B18">
        <w:fldChar w:fldCharType="end"/>
      </w:r>
      <w:r w:rsidRPr="00E77497">
        <w:t>).</w:t>
      </w:r>
      <w:bookmarkStart w:id="10995" w:name="_Toc385672275"/>
    </w:p>
    <w:p w14:paraId="2189741E" w14:textId="77777777" w:rsidR="004C02EF" w:rsidRPr="00E77497" w:rsidRDefault="004C02EF" w:rsidP="004C02E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false</w:t>
      </w:r>
      <w:r w:rsidRPr="00E77497">
        <w:t xml:space="preserve"> }.</w:t>
      </w:r>
      <w:bookmarkStart w:id="10996" w:name="_Toc393690389"/>
    </w:p>
    <w:p w14:paraId="3138570D" w14:textId="77777777" w:rsidR="00EE16BD" w:rsidRPr="00A67AF2" w:rsidRDefault="00EE16BD" w:rsidP="00C84736">
      <w:pPr>
        <w:pStyle w:val="40"/>
      </w:pPr>
      <w:bookmarkStart w:id="10997" w:name="_Toc385672276"/>
      <w:bookmarkStart w:id="10998" w:name="_Ref393609190"/>
      <w:bookmarkStart w:id="10999" w:name="_Toc393690390"/>
      <w:bookmarkStart w:id="11000" w:name="_Ref404501768"/>
      <w:bookmarkStart w:id="11001" w:name="_Ref424534100"/>
      <w:bookmarkStart w:id="11002" w:name="_Toc472818918"/>
      <w:bookmarkStart w:id="11003" w:name="_Toc235503496"/>
      <w:bookmarkStart w:id="11004" w:name="_Toc241509271"/>
      <w:bookmarkStart w:id="11005" w:name="_Toc244416758"/>
      <w:bookmarkStart w:id="11006" w:name="_Toc276631122"/>
      <w:bookmarkEnd w:id="10995"/>
      <w:bookmarkEnd w:id="10996"/>
      <w:r>
        <w:t>Function[ @@create ]</w:t>
      </w:r>
      <w:r w:rsidRPr="00A67AF2">
        <w:t xml:space="preserve"> (</w:t>
      </w:r>
      <w:r>
        <w:t xml:space="preserve"> </w:t>
      </w:r>
      <w:r w:rsidRPr="00A67AF2">
        <w:t>)</w:t>
      </w:r>
    </w:p>
    <w:p w14:paraId="59705162" w14:textId="77777777" w:rsidR="00EE16BD" w:rsidRPr="00E77497" w:rsidRDefault="00EE16BD" w:rsidP="00EE16B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44EEF744" w14:textId="77777777" w:rsidR="00EE16BD"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1E90BD4D" w14:textId="77777777" w:rsidR="00EE16BD" w:rsidRPr="00076B9E"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Function</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31BB0565" w14:textId="77777777" w:rsidR="00EE16BD" w:rsidRDefault="00EE16BD" w:rsidP="00EE16BD">
      <w:pPr>
        <w:numPr>
          <w:ilvl w:val="0"/>
          <w:numId w:val="1323"/>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6ECAC609" w14:textId="77777777" w:rsidR="00EE16BD" w:rsidRPr="00E77497" w:rsidRDefault="00EE16BD" w:rsidP="001A0E3F">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w:t>
      </w:r>
      <w:r w:rsidR="001A0E3F">
        <w:rPr>
          <w:rFonts w:ascii="Times New Roman" w:hAnsi="Times New Roman"/>
          <w:iCs/>
        </w:rPr>
        <w:t>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Pr="00E77497">
        <w:rPr>
          <w:rFonts w:ascii="Times New Roman" w:hAnsi="Times New Roman"/>
        </w:rPr>
        <w:t>.</w:t>
      </w:r>
    </w:p>
    <w:p w14:paraId="741C3902" w14:textId="77777777" w:rsidR="00EE16BD" w:rsidRPr="00E77497" w:rsidRDefault="00EE16BD" w:rsidP="00EE16BD">
      <w:pPr>
        <w:numPr>
          <w:ilvl w:val="0"/>
          <w:numId w:val="1323"/>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79C3F7BC" w14:textId="77777777" w:rsidR="00EE16BD" w:rsidRDefault="00EE16BD" w:rsidP="00566F28">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566F28" w:rsidRPr="00566F28">
        <w:rPr>
          <w:rFonts w:ascii="Times New Roman" w:eastAsia="Times New Roman" w:hAnsi="Times New Roman"/>
          <w:b/>
          <w:spacing w:val="6"/>
          <w:lang w:eastAsia="en-US"/>
        </w:rPr>
        <w:t>true</w:t>
      </w:r>
      <w:r w:rsidRPr="00E77497">
        <w:t xml:space="preserve"> }.</w:t>
      </w:r>
    </w:p>
    <w:p w14:paraId="6E03EACB" w14:textId="77777777" w:rsidR="00EE16BD" w:rsidRPr="00E77497" w:rsidRDefault="00EE16BD" w:rsidP="00C84736">
      <w:pPr>
        <w:pStyle w:val="Note"/>
      </w:pPr>
      <w:r w:rsidRPr="00E77497">
        <w:t>NOTE</w:t>
      </w:r>
      <w:r w:rsidRPr="00E77497">
        <w:tab/>
        <w:t>The</w:t>
      </w:r>
      <w:r>
        <w:t xml:space="preserve"> </w:t>
      </w:r>
      <w:r w:rsidR="00566F28">
        <w:t>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 xml:space="preserve">the </w:t>
      </w:r>
      <w:r w:rsidR="00566F28">
        <w:t>Function</w:t>
      </w:r>
      <w:r>
        <w:t xml:space="preserve">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w:t>
      </w:r>
      <w:r w:rsidR="00621C54">
        <w:t>n</w:t>
      </w:r>
      <w:r>
        <w:t xml:space="preserve"> exotic </w:t>
      </w:r>
      <w:r w:rsidR="00C84736">
        <w:t>f</w:t>
      </w:r>
      <w:r w:rsidR="00566F28">
        <w:t>unction</w:t>
      </w:r>
      <w:r>
        <w:t xml:space="preserve"> object whose [[Prototype]] value is obtained from the associated constructor.</w:t>
      </w:r>
    </w:p>
    <w:p w14:paraId="2753658F" w14:textId="77777777" w:rsidR="00217B91" w:rsidRPr="00E77497" w:rsidRDefault="00217B91" w:rsidP="00217B91">
      <w:pPr>
        <w:pStyle w:val="30"/>
      </w:pPr>
      <w:bookmarkStart w:id="11007" w:name="_Ref359681817"/>
      <w:bookmarkStart w:id="11008" w:name="_Toc368050710"/>
      <w:r w:rsidRPr="00E77497">
        <w:t>Properties of the Function Prototype Object</w:t>
      </w:r>
      <w:bookmarkEnd w:id="11007"/>
      <w:bookmarkEnd w:id="11008"/>
    </w:p>
    <w:bookmarkEnd w:id="10993"/>
    <w:bookmarkEnd w:id="10997"/>
    <w:bookmarkEnd w:id="10998"/>
    <w:bookmarkEnd w:id="10999"/>
    <w:bookmarkEnd w:id="11000"/>
    <w:bookmarkEnd w:id="11001"/>
    <w:bookmarkEnd w:id="11002"/>
    <w:bookmarkEnd w:id="11003"/>
    <w:bookmarkEnd w:id="11004"/>
    <w:bookmarkEnd w:id="11005"/>
    <w:bookmarkEnd w:id="11006"/>
    <w:p w14:paraId="456BE382" w14:textId="77777777" w:rsidR="004C02EF" w:rsidRPr="00E77497" w:rsidRDefault="004C02EF" w:rsidP="001E36B5">
      <w:r w:rsidRPr="00E77497">
        <w:t xml:space="preserve">The Function prototype object is itself a </w:t>
      </w:r>
      <w:r w:rsidR="001E36B5">
        <w:t xml:space="preserve">Built-in </w:t>
      </w:r>
      <w:r w:rsidRPr="00E77497">
        <w:t>Function object</w:t>
      </w:r>
      <w:r w:rsidR="00236470" w:rsidRPr="00E77497">
        <w:t>.</w:t>
      </w:r>
      <w:r w:rsidRPr="00E77497">
        <w:t xml:space="preserve"> </w:t>
      </w:r>
      <w:r w:rsidR="00236470" w:rsidRPr="00E77497">
        <w:t xml:space="preserve">When </w:t>
      </w:r>
      <w:r w:rsidRPr="00E77497">
        <w:t xml:space="preserve">invoked, </w:t>
      </w:r>
      <w:r w:rsidR="00236470" w:rsidRPr="00E77497">
        <w:t xml:space="preserve">it </w:t>
      </w:r>
      <w:r w:rsidRPr="00E77497">
        <w:t xml:space="preserve">accepts any arguments and returns </w:t>
      </w:r>
      <w:r w:rsidRPr="00E77497">
        <w:rPr>
          <w:b/>
        </w:rPr>
        <w:t>undefined</w:t>
      </w:r>
      <w:r w:rsidRPr="00E77497">
        <w:t>.</w:t>
      </w:r>
    </w:p>
    <w:p w14:paraId="5703D3C8" w14:textId="77777777" w:rsidR="00350D8E" w:rsidRDefault="00350D8E" w:rsidP="0082765F">
      <w:pPr>
        <w:pStyle w:val="Note"/>
      </w:pPr>
      <w:r>
        <w:t>NOTE</w:t>
      </w:r>
      <w:r>
        <w:tab/>
        <w:t>The Function prototype object is specified to be a function object to ensure compatability with ECMAScript code that was created prior to the 6</w:t>
      </w:r>
      <w:r w:rsidRPr="00197BED">
        <w:rPr>
          <w:vertAlign w:val="superscript"/>
        </w:rPr>
        <w:t>th</w:t>
      </w:r>
      <w:r>
        <w:t xml:space="preserve"> Edition of this specification.</w:t>
      </w:r>
    </w:p>
    <w:p w14:paraId="48E08C87" w14:textId="77777777" w:rsidR="004C02EF" w:rsidRDefault="004C02EF" w:rsidP="006D4E23">
      <w:r w:rsidRPr="00E77497">
        <w:t xml:space="preserve">The value of the [[Prototype]] internal </w:t>
      </w:r>
      <w:r w:rsidR="00A14F8E">
        <w:t xml:space="preserve">data </w:t>
      </w:r>
      <w:r w:rsidRPr="00E77497">
        <w:t xml:space="preserve">property of the Function prototype object is the </w:t>
      </w:r>
      <w:r w:rsidR="006D4E23">
        <w:t>intrinsic object %</w:t>
      </w:r>
      <w:r w:rsidRPr="00E77497">
        <w:t>Object</w:t>
      </w:r>
      <w:r w:rsidR="006D4E23">
        <w:t>P</w:t>
      </w:r>
      <w:r w:rsidRPr="00E77497">
        <w:t>rototype</w:t>
      </w:r>
      <w:r w:rsidR="006D4E23">
        <w:t>%</w:t>
      </w:r>
      <w:r w:rsidRPr="00E77497">
        <w:t xml:space="preserve"> (</w:t>
      </w:r>
      <w:r w:rsidR="003A1B18">
        <w:fldChar w:fldCharType="begin"/>
      </w:r>
      <w:r w:rsidR="003A1B18">
        <w:instrText xml:space="preserve"> REF _Ref360007187 \r \h </w:instrText>
      </w:r>
      <w:r w:rsidR="003A1B18">
        <w:fldChar w:fldCharType="separate"/>
      </w:r>
      <w:r w:rsidR="00D433E8">
        <w:t>19.1.4</w:t>
      </w:r>
      <w:r w:rsidR="003A1B18">
        <w:fldChar w:fldCharType="end"/>
      </w:r>
      <w:r w:rsidRPr="00E77497">
        <w:t xml:space="preserve">). The initial value of the [[Extensible]] internal </w:t>
      </w:r>
      <w:r w:rsidR="00B77A5C">
        <w:t xml:space="preserve">data </w:t>
      </w:r>
      <w:r w:rsidRPr="00E77497">
        <w:t xml:space="preserve">property of the Function prototype object is </w:t>
      </w:r>
      <w:r w:rsidRPr="00E77497">
        <w:rPr>
          <w:b/>
        </w:rPr>
        <w:t>true</w:t>
      </w:r>
      <w:r w:rsidRPr="00E77497">
        <w:t>.</w:t>
      </w:r>
    </w:p>
    <w:p w14:paraId="697BEDF5" w14:textId="77777777" w:rsidR="002D0669" w:rsidRPr="00E77497" w:rsidRDefault="002D0669" w:rsidP="004C02EF">
      <w:r>
        <w:t xml:space="preserve">The function prototype object does not have a </w:t>
      </w:r>
      <w:r w:rsidRPr="002D0669">
        <w:rPr>
          <w:rFonts w:ascii="Courier New" w:hAnsi="Courier New" w:cs="Courier New"/>
          <w:b/>
          <w:bCs/>
        </w:rPr>
        <w:t>prototype</w:t>
      </w:r>
      <w:r>
        <w:t xml:space="preserve"> property. </w:t>
      </w:r>
    </w:p>
    <w:p w14:paraId="5264C4D1" w14:textId="77777777" w:rsidR="004C02EF" w:rsidRPr="00E77497" w:rsidRDefault="004C02EF" w:rsidP="004C02EF">
      <w:bookmarkStart w:id="11009" w:name="_Toc385672277"/>
      <w:bookmarkStart w:id="11010" w:name="_Toc393690391"/>
      <w:bookmarkStart w:id="11011" w:name="_Toc382291613"/>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7EDF6694" w14:textId="77777777" w:rsidR="00844F19" w:rsidRPr="00E77497" w:rsidRDefault="00844F19" w:rsidP="00844F19">
      <w:pPr>
        <w:pStyle w:val="40"/>
        <w:rPr>
          <w:snapToGrid w:val="0"/>
        </w:rPr>
      </w:pPr>
      <w:bookmarkStart w:id="11012" w:name="_Ref366133712"/>
      <w:r w:rsidRPr="00E77497">
        <w:rPr>
          <w:snapToGrid w:val="0"/>
        </w:rPr>
        <w:t>Function.prototype.apply (thisArg, argArray)</w:t>
      </w:r>
      <w:bookmarkEnd w:id="11012"/>
    </w:p>
    <w:p w14:paraId="5B6F481B" w14:textId="77777777" w:rsidR="00844F19" w:rsidRPr="00E77497" w:rsidRDefault="00844F19" w:rsidP="00844F19">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572E15E3" w14:textId="77777777" w:rsidR="00844F19" w:rsidRPr="00E77497" w:rsidRDefault="00844F19" w:rsidP="00844F19">
      <w:pPr>
        <w:pStyle w:val="Alg4"/>
        <w:numPr>
          <w:ilvl w:val="0"/>
          <w:numId w:val="1525"/>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1E0A9CC1" w14:textId="77777777" w:rsidR="00844F19" w:rsidRPr="00E77497" w:rsidRDefault="00844F19" w:rsidP="00844F19">
      <w:pPr>
        <w:pStyle w:val="Alg4"/>
        <w:numPr>
          <w:ilvl w:val="0"/>
          <w:numId w:val="1525"/>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182C522F" w14:textId="77777777" w:rsidR="00844F19" w:rsidRPr="00E77497" w:rsidRDefault="00844F19" w:rsidP="00844F19">
      <w:pPr>
        <w:pStyle w:val="Alg4"/>
        <w:numPr>
          <w:ilvl w:val="1"/>
          <w:numId w:val="1525"/>
        </w:numPr>
        <w:tabs>
          <w:tab w:val="clear" w:pos="1080"/>
          <w:tab w:val="num" w:pos="810"/>
        </w:tabs>
        <w:ind w:left="810" w:hanging="45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an empty </w:t>
      </w:r>
      <w:r>
        <w:t>L</w:t>
      </w:r>
      <w:r w:rsidRPr="00E77497">
        <w:t>ist of arguments</w:t>
      </w:r>
      <w:r>
        <w:t xml:space="preserve"> as </w:t>
      </w:r>
      <w:r w:rsidRPr="0003414D">
        <w:rPr>
          <w:i/>
        </w:rPr>
        <w:t>argumentsList</w:t>
      </w:r>
      <w:r w:rsidRPr="00E77497">
        <w:t>.</w:t>
      </w:r>
    </w:p>
    <w:p w14:paraId="7759A625" w14:textId="77777777" w:rsidR="00844F19" w:rsidRPr="00E77497" w:rsidRDefault="00844F19" w:rsidP="00844F19">
      <w:pPr>
        <w:pStyle w:val="Alg4"/>
        <w:numPr>
          <w:ilvl w:val="0"/>
          <w:numId w:val="1525"/>
        </w:numPr>
      </w:pPr>
      <w:r w:rsidRPr="00E77497">
        <w:t xml:space="preserve">Let </w:t>
      </w:r>
      <w:r w:rsidRPr="00E77497">
        <w:rPr>
          <w:i/>
        </w:rPr>
        <w:t>argList</w:t>
      </w:r>
      <w:r w:rsidRPr="00E77497">
        <w:t xml:space="preserve">  be </w:t>
      </w:r>
      <w:r>
        <w:t xml:space="preserve">the result of </w:t>
      </w:r>
      <w:r w:rsidRPr="00CF30F3">
        <w:t>CreateListFromArrayLike</w:t>
      </w:r>
      <w:r>
        <w:t>(</w:t>
      </w:r>
      <w:r>
        <w:rPr>
          <w:i/>
          <w:iCs/>
        </w:rPr>
        <w:t>argArray</w:t>
      </w:r>
      <w:r>
        <w:t>)</w:t>
      </w:r>
      <w:r w:rsidRPr="00E77497">
        <w:t>.</w:t>
      </w:r>
    </w:p>
    <w:p w14:paraId="4547C7D0" w14:textId="77777777" w:rsidR="00844F19" w:rsidRPr="00E77497" w:rsidRDefault="00844F19" w:rsidP="00844F19">
      <w:pPr>
        <w:pStyle w:val="Alg4"/>
        <w:numPr>
          <w:ilvl w:val="0"/>
          <w:numId w:val="1525"/>
        </w:numPr>
      </w:pPr>
      <w:r>
        <w:t>ReturnIfAbrupt(</w:t>
      </w:r>
      <w:r w:rsidRPr="00E77497">
        <w:rPr>
          <w:i/>
        </w:rPr>
        <w:t>argList</w:t>
      </w:r>
      <w:r>
        <w:t xml:space="preserve"> ).</w:t>
      </w:r>
    </w:p>
    <w:p w14:paraId="6DC93F77" w14:textId="77777777" w:rsidR="00844F19" w:rsidRPr="00E77497" w:rsidRDefault="00844F19" w:rsidP="00844F19">
      <w:pPr>
        <w:pStyle w:val="Alg4"/>
        <w:numPr>
          <w:ilvl w:val="0"/>
          <w:numId w:val="1525"/>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14:paraId="5C94AE51" w14:textId="77777777"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4EF03D74" w14:textId="77777777" w:rsidR="00844F19" w:rsidRPr="00E77497" w:rsidRDefault="00844F19" w:rsidP="00844F19">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w:t>
      </w:r>
      <w:ins w:id="11013" w:author="Rev 19 Allen Wirfs-Brock" w:date="2013-09-26T17:38:00Z">
        <w:r w:rsidR="0072639A">
          <w:t>n</w:t>
        </w:r>
      </w:ins>
      <w:r w:rsidRPr="00E77497">
        <w:t xml:space="preserve">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717277C9" w14:textId="77777777" w:rsidR="00844F19" w:rsidRPr="00E77497" w:rsidRDefault="00844F19" w:rsidP="00844F19">
      <w:pPr>
        <w:pStyle w:val="40"/>
      </w:pPr>
      <w:bookmarkStart w:id="11014" w:name="_Ref366066682"/>
      <w:r w:rsidRPr="00E77497">
        <w:t>Function.prototype.bind (thisArg [, arg1 [, arg2, …]])</w:t>
      </w:r>
      <w:bookmarkEnd w:id="11014"/>
    </w:p>
    <w:p w14:paraId="4F6A4265" w14:textId="77777777" w:rsidR="00844F19" w:rsidRPr="00E77497" w:rsidRDefault="00844F19" w:rsidP="00844F19">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3A81F795" w14:textId="77777777" w:rsidR="00844F19" w:rsidRPr="00E77497" w:rsidRDefault="00844F19" w:rsidP="00844F19">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14:paraId="2703CF45" w14:textId="77777777" w:rsidR="00844F19" w:rsidRPr="00E77497" w:rsidRDefault="00844F19" w:rsidP="00844F19">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14:paraId="58335020" w14:textId="77777777" w:rsidR="00844F19" w:rsidRPr="00E77497" w:rsidRDefault="00844F19" w:rsidP="00844F19">
      <w:pPr>
        <w:pStyle w:val="Alg4"/>
        <w:numPr>
          <w:ilvl w:val="0"/>
          <w:numId w:val="190"/>
        </w:numPr>
      </w:pPr>
      <w:r w:rsidRPr="00E77497">
        <w:t xml:space="preserve">Let </w:t>
      </w:r>
      <w:r w:rsidRPr="00E77497">
        <w:rPr>
          <w:i/>
        </w:rPr>
        <w:t xml:space="preserve">A </w:t>
      </w:r>
      <w:r w:rsidRPr="00E77497">
        <w:t xml:space="preserve">be a new (possibly empty) internal list </w:t>
      </w:r>
      <w:r>
        <w:t xml:space="preserve">consisting </w:t>
      </w:r>
      <w:r w:rsidRPr="00E77497">
        <w:t xml:space="preserve">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14:paraId="4395AF18" w14:textId="77777777" w:rsidR="00844F19" w:rsidRPr="00E77497" w:rsidRDefault="00844F19" w:rsidP="00844F19">
      <w:pPr>
        <w:pStyle w:val="Alg4"/>
        <w:numPr>
          <w:ilvl w:val="0"/>
          <w:numId w:val="190"/>
        </w:numPr>
      </w:pPr>
      <w:r w:rsidRPr="00E77497">
        <w:t xml:space="preserve">Let </w:t>
      </w:r>
      <w:r w:rsidRPr="00E77497">
        <w:rPr>
          <w:i/>
        </w:rPr>
        <w:t>F</w:t>
      </w:r>
      <w:r w:rsidRPr="00E77497">
        <w:t xml:space="preserve"> be </w:t>
      </w:r>
      <w:r>
        <w:t xml:space="preserve">the result of the abstract operation BoundFunctionCreate with arguments </w:t>
      </w:r>
      <w:r w:rsidRPr="00E77497">
        <w:rPr>
          <w:i/>
        </w:rPr>
        <w:t>Target</w:t>
      </w:r>
      <w:r>
        <w:rPr>
          <w:iCs/>
        </w:rPr>
        <w:t xml:space="preserve">, </w:t>
      </w:r>
      <w:r w:rsidRPr="00E77497">
        <w:rPr>
          <w:i/>
        </w:rPr>
        <w:t>thisArg</w:t>
      </w:r>
      <w:r>
        <w:rPr>
          <w:iCs/>
        </w:rPr>
        <w:t xml:space="preserve">, and </w:t>
      </w:r>
      <w:r w:rsidRPr="00E77497">
        <w:t xml:space="preserve"> </w:t>
      </w:r>
      <w:r w:rsidRPr="00E77497">
        <w:rPr>
          <w:i/>
        </w:rPr>
        <w:t>A</w:t>
      </w:r>
      <w:r w:rsidRPr="00E77497">
        <w:t>.</w:t>
      </w:r>
    </w:p>
    <w:p w14:paraId="606B12E5" w14:textId="77777777" w:rsidR="00844F19" w:rsidRPr="00E77497" w:rsidRDefault="00844F19" w:rsidP="00844F19">
      <w:pPr>
        <w:pStyle w:val="Alg4"/>
        <w:numPr>
          <w:ilvl w:val="0"/>
          <w:numId w:val="190"/>
        </w:numPr>
      </w:pPr>
      <w:commentRangeStart w:id="11015"/>
      <w:r w:rsidRPr="00E77497">
        <w:t xml:space="preserve">If </w:t>
      </w:r>
      <w:r w:rsidRPr="00E77497">
        <w:rPr>
          <w:i/>
        </w:rPr>
        <w:t xml:space="preserve">Target </w:t>
      </w:r>
      <w:r w:rsidRPr="00E77497">
        <w:t xml:space="preserve">has </w:t>
      </w:r>
      <w:r>
        <w:t>a</w:t>
      </w:r>
      <w:r w:rsidRPr="00E77497">
        <w:t xml:space="preserve"> </w:t>
      </w:r>
      <w:r>
        <w:t>[[BoundTargetFunction]]</w:t>
      </w:r>
      <w:r w:rsidRPr="00E77497">
        <w:t xml:space="preserve"> internal </w:t>
      </w:r>
      <w:r>
        <w:t xml:space="preserve">data </w:t>
      </w:r>
      <w:r w:rsidRPr="00E77497">
        <w:t>property, then</w:t>
      </w:r>
    </w:p>
    <w:p w14:paraId="06C0B99B" w14:textId="77777777" w:rsidR="00844F19" w:rsidRDefault="00844F19" w:rsidP="00844F19">
      <w:pPr>
        <w:pStyle w:val="Alg4"/>
        <w:numPr>
          <w:ilvl w:val="1"/>
          <w:numId w:val="190"/>
        </w:numPr>
      </w:pPr>
      <w:r>
        <w:t xml:space="preserve">Let </w:t>
      </w:r>
      <w:r w:rsidRPr="009C14D5">
        <w:rPr>
          <w:i/>
        </w:rPr>
        <w:t>targetLen</w:t>
      </w:r>
      <w:r>
        <w:t xml:space="preserve"> be the result of Get(</w:t>
      </w:r>
      <w:r w:rsidRPr="009C14D5">
        <w:rPr>
          <w:i/>
        </w:rPr>
        <w:t>Target</w:t>
      </w:r>
      <w:r>
        <w:t xml:space="preserve">,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844B9F">
        <w:rPr>
          <w:bCs/>
        </w:rPr>
        <w:t>)</w:t>
      </w:r>
      <w:r>
        <w:t>.</w:t>
      </w:r>
    </w:p>
    <w:p w14:paraId="2A9D1DB1" w14:textId="77777777" w:rsidR="00844F19" w:rsidRDefault="00844F19" w:rsidP="00844F19">
      <w:pPr>
        <w:pStyle w:val="Alg4"/>
        <w:numPr>
          <w:ilvl w:val="1"/>
          <w:numId w:val="190"/>
        </w:numPr>
      </w:pPr>
      <w:r>
        <w:t>ReturnIfAbrupt(</w:t>
      </w:r>
      <w:r>
        <w:rPr>
          <w:i/>
        </w:rPr>
        <w:t>targetLen</w:t>
      </w:r>
      <w:r>
        <w:t>).</w:t>
      </w:r>
    </w:p>
    <w:p w14:paraId="6888D37C" w14:textId="77777777" w:rsidR="00844F19" w:rsidRPr="00E77497" w:rsidRDefault="00844F19" w:rsidP="00844F19">
      <w:pPr>
        <w:pStyle w:val="Alg4"/>
        <w:numPr>
          <w:ilvl w:val="1"/>
          <w:numId w:val="190"/>
        </w:numPr>
      </w:pPr>
      <w:r w:rsidRPr="00E77497">
        <w:t xml:space="preserve">Let </w:t>
      </w:r>
      <w:r w:rsidRPr="00E77497">
        <w:rPr>
          <w:i/>
        </w:rPr>
        <w:t xml:space="preserve">L </w:t>
      </w:r>
      <w:r w:rsidRPr="00E77497">
        <w:t>be</w:t>
      </w:r>
      <w:r>
        <w:t xml:space="preserve"> the larger of 0 and the result of</w:t>
      </w:r>
      <w:r w:rsidRPr="00E77497">
        <w:t xml:space="preserve"> </w:t>
      </w:r>
      <w:r w:rsidRPr="009C14D5">
        <w:rPr>
          <w:i/>
        </w:rPr>
        <w:t>targetLen</w:t>
      </w:r>
      <w:r w:rsidRPr="00E77497">
        <w:rPr>
          <w:i/>
        </w:rPr>
        <w:t xml:space="preserve"> </w:t>
      </w:r>
      <w:r w:rsidRPr="00E77497">
        <w:t xml:space="preserve">minus the </w:t>
      </w:r>
      <w:r>
        <w:t>number of elements</w:t>
      </w:r>
      <w:r w:rsidRPr="00E77497">
        <w:t xml:space="preserve"> of </w:t>
      </w:r>
      <w:r w:rsidRPr="00E77497">
        <w:rPr>
          <w:i/>
        </w:rPr>
        <w:t>A</w:t>
      </w:r>
      <w:r w:rsidRPr="00E77497">
        <w:t>.</w:t>
      </w:r>
    </w:p>
    <w:p w14:paraId="64262120" w14:textId="77777777" w:rsidR="00844F19" w:rsidRPr="00E77497" w:rsidRDefault="00844F19" w:rsidP="00844F19">
      <w:pPr>
        <w:pStyle w:val="Alg4"/>
        <w:numPr>
          <w:ilvl w:val="0"/>
          <w:numId w:val="190"/>
        </w:numPr>
      </w:pPr>
      <w:r w:rsidRPr="00E77497">
        <w:t xml:space="preserve">Else </w:t>
      </w:r>
      <w:r>
        <w:t>l</w:t>
      </w:r>
      <w:r w:rsidRPr="00E77497">
        <w:t>et</w:t>
      </w:r>
      <w:r w:rsidRPr="0075737E">
        <w:rPr>
          <w:i/>
        </w:rPr>
        <w:t xml:space="preserve"> </w:t>
      </w:r>
      <w:r w:rsidRPr="00E77497">
        <w:rPr>
          <w:i/>
        </w:rPr>
        <w:t>L</w:t>
      </w:r>
      <w:r w:rsidRPr="00E77497">
        <w:t xml:space="preserve"> </w:t>
      </w:r>
      <w:r>
        <w:t>be</w:t>
      </w:r>
      <w:r w:rsidRPr="00E77497">
        <w:t xml:space="preserve"> 0.</w:t>
      </w:r>
      <w:commentRangeEnd w:id="11015"/>
      <w:r>
        <w:rPr>
          <w:rStyle w:val="af6"/>
          <w:rFonts w:ascii="Arial" w:eastAsia="MS Mincho" w:hAnsi="Arial"/>
          <w:spacing w:val="0"/>
          <w:lang w:eastAsia="ja-JP"/>
        </w:rPr>
        <w:commentReference w:id="11015"/>
      </w:r>
    </w:p>
    <w:p w14:paraId="25D1A3BD" w14:textId="77777777" w:rsidR="00844F19" w:rsidRDefault="00844F19" w:rsidP="00844F19">
      <w:pPr>
        <w:pStyle w:val="Alg4"/>
        <w:numPr>
          <w:ilvl w:val="0"/>
          <w:numId w:val="190"/>
        </w:numPr>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t xml:space="preserve"> and</w:t>
      </w:r>
      <w:r w:rsidRPr="00E77497">
        <w:t xml:space="preserve">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w:t>
      </w:r>
    </w:p>
    <w:p w14:paraId="76835EB3" w14:textId="77777777" w:rsidR="00844F19" w:rsidRDefault="00844F19" w:rsidP="00844F19">
      <w:pPr>
        <w:pStyle w:val="Alg4"/>
        <w:numPr>
          <w:ilvl w:val="0"/>
          <w:numId w:val="190"/>
        </w:numPr>
      </w:pPr>
      <w:r>
        <w:t xml:space="preserve">Perform the </w:t>
      </w:r>
      <w:r w:rsidRPr="003C404E">
        <w:rPr>
          <w:bCs/>
        </w:rPr>
        <w:t>AddRestrictedFunctionProperties abstract operat</w:t>
      </w:r>
      <w:r>
        <w:rPr>
          <w:bCs/>
        </w:rPr>
        <w:t>ion</w:t>
      </w:r>
      <w:r w:rsidRPr="003C404E">
        <w:rPr>
          <w:bCs/>
        </w:rPr>
        <w:t xml:space="preserve"> with argument </w:t>
      </w:r>
      <w:r w:rsidRPr="003C404E">
        <w:rPr>
          <w:bCs/>
          <w:i/>
          <w:iCs/>
        </w:rPr>
        <w:t>F</w:t>
      </w:r>
      <w:r w:rsidRPr="003C404E">
        <w:rPr>
          <w:bCs/>
        </w:rPr>
        <w:t>.</w:t>
      </w:r>
    </w:p>
    <w:p w14:paraId="28D4FF73" w14:textId="77777777" w:rsidR="00844F19" w:rsidRPr="00E77497" w:rsidRDefault="00844F19" w:rsidP="00844F19">
      <w:pPr>
        <w:pStyle w:val="Alg4"/>
        <w:numPr>
          <w:ilvl w:val="0"/>
          <w:numId w:val="190"/>
        </w:numPr>
        <w:spacing w:after="120"/>
      </w:pPr>
      <w:r w:rsidRPr="00E77497">
        <w:t xml:space="preserve">Return </w:t>
      </w:r>
      <w:r w:rsidRPr="00E77497">
        <w:rPr>
          <w:i/>
        </w:rPr>
        <w:t>F</w:t>
      </w:r>
      <w:r w:rsidRPr="00E77497">
        <w:t>.</w:t>
      </w:r>
    </w:p>
    <w:p w14:paraId="0E58B386" w14:textId="77777777"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7BEBDFDC" w14:textId="77777777" w:rsidR="00844F19" w:rsidRPr="00E77497" w:rsidRDefault="00844F19" w:rsidP="00844F19">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w:t>
      </w:r>
      <w:r>
        <w:t xml:space="preserve">are exotic objects. They also </w:t>
      </w:r>
      <w:r w:rsidRPr="00E77497">
        <w:t xml:space="preserve">do not have a </w:t>
      </w:r>
      <w:r w:rsidRPr="00E77497">
        <w:rPr>
          <w:rFonts w:ascii="Courier New" w:hAnsi="Courier New" w:cs="Courier New"/>
          <w:b/>
        </w:rPr>
        <w:t>prototype</w:t>
      </w:r>
      <w:r w:rsidRPr="00E77497">
        <w:t xml:space="preserve"> property.</w:t>
      </w:r>
    </w:p>
    <w:p w14:paraId="22F8065E" w14:textId="77777777" w:rsidR="00844F19" w:rsidRPr="00E77497" w:rsidRDefault="00844F19" w:rsidP="00844F19">
      <w:pPr>
        <w:pStyle w:val="40"/>
        <w:rPr>
          <w:snapToGrid w:val="0"/>
        </w:rPr>
      </w:pPr>
      <w:bookmarkStart w:id="11016" w:name="_Ref366133695"/>
      <w:r w:rsidRPr="00E77497">
        <w:rPr>
          <w:snapToGrid w:val="0"/>
        </w:rPr>
        <w:t>Function.prototype.call (thisArg [ , arg1 [ , arg2, … ] ] )</w:t>
      </w:r>
      <w:bookmarkEnd w:id="11016"/>
    </w:p>
    <w:p w14:paraId="2018F8FA" w14:textId="77777777" w:rsidR="00844F19" w:rsidRPr="00E77497" w:rsidRDefault="00844F19" w:rsidP="00844F19">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79144477" w14:textId="77777777" w:rsidR="00844F19" w:rsidRPr="00E77497" w:rsidRDefault="00844F19" w:rsidP="00844F19">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19938B89" w14:textId="77777777" w:rsidR="00844F19" w:rsidRPr="00E77497" w:rsidRDefault="00844F19" w:rsidP="00844F19">
      <w:pPr>
        <w:pStyle w:val="Alg4"/>
        <w:numPr>
          <w:ilvl w:val="0"/>
          <w:numId w:val="189"/>
        </w:numPr>
      </w:pPr>
      <w:r w:rsidRPr="00E77497">
        <w:t xml:space="preserve">Let </w:t>
      </w:r>
      <w:r w:rsidRPr="00E77497">
        <w:rPr>
          <w:i/>
        </w:rPr>
        <w:t>argList</w:t>
      </w:r>
      <w:r w:rsidRPr="00E77497">
        <w:t xml:space="preserve"> be an empty List.</w:t>
      </w:r>
    </w:p>
    <w:p w14:paraId="4C5CB573" w14:textId="77777777" w:rsidR="00844F19" w:rsidRPr="00E77497" w:rsidRDefault="00844F19" w:rsidP="00844F19">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1BA9DCD7" w14:textId="77777777" w:rsidR="00844F19" w:rsidRPr="00E77497" w:rsidRDefault="00844F19" w:rsidP="00844F19">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14:paraId="5E89D256" w14:textId="77777777"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685709DA" w14:textId="77777777" w:rsidR="00844F19" w:rsidRPr="00E77497" w:rsidRDefault="00844F19" w:rsidP="00844F19">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w:t>
      </w:r>
      <w:ins w:id="11017" w:author="Rev 19 Allen Wirfs-Brock" w:date="2013-09-26T17:38:00Z">
        <w:r w:rsidR="0072639A">
          <w:t>n</w:t>
        </w:r>
      </w:ins>
      <w:r w:rsidRPr="00E77497">
        <w:t xml:space="preserve">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6E21DD83" w14:textId="77777777" w:rsidR="004C02EF" w:rsidRPr="00E77497" w:rsidRDefault="004C02EF" w:rsidP="00D148E9">
      <w:pPr>
        <w:pStyle w:val="40"/>
      </w:pPr>
      <w:r w:rsidRPr="00E77497">
        <w:t>Function.prototype.constructo</w:t>
      </w:r>
      <w:bookmarkEnd w:id="11009"/>
      <w:bookmarkEnd w:id="11010"/>
      <w:r w:rsidRPr="00E77497">
        <w:t>r</w:t>
      </w:r>
    </w:p>
    <w:p w14:paraId="243BEB52" w14:textId="77777777" w:rsidR="004C02EF" w:rsidRPr="00E77497" w:rsidRDefault="004C02EF" w:rsidP="006D4E23">
      <w:r w:rsidRPr="00E77497">
        <w:t xml:space="preserve">The initial value of </w:t>
      </w:r>
      <w:r w:rsidRPr="00E77497">
        <w:rPr>
          <w:rFonts w:ascii="Courier New" w:hAnsi="Courier New"/>
          <w:b/>
        </w:rPr>
        <w:t>Function.prototype.constructor</w:t>
      </w:r>
      <w:r w:rsidRPr="00E77497">
        <w:t xml:space="preserve"> is the </w:t>
      </w:r>
      <w:r w:rsidR="006D4E23">
        <w:t>intrinsic object %Function%</w:t>
      </w:r>
      <w:r w:rsidRPr="00E77497">
        <w:t>.</w:t>
      </w:r>
      <w:bookmarkStart w:id="11018" w:name="_Toc385672278"/>
      <w:bookmarkStart w:id="11019" w:name="_Toc393690392"/>
    </w:p>
    <w:p w14:paraId="29BF5EAA" w14:textId="77777777" w:rsidR="004C02EF" w:rsidRPr="00E77497" w:rsidRDefault="004C02EF" w:rsidP="00D148E9">
      <w:pPr>
        <w:pStyle w:val="40"/>
      </w:pPr>
      <w:bookmarkStart w:id="11020" w:name="_Ref455972201"/>
      <w:r w:rsidRPr="00E77497">
        <w:tab/>
        <w:t>Function.prototype.toString</w:t>
      </w:r>
      <w:bookmarkEnd w:id="11018"/>
      <w:bookmarkEnd w:id="11019"/>
      <w:r w:rsidRPr="00E77497">
        <w:t xml:space="preserve"> ( )</w:t>
      </w:r>
      <w:bookmarkEnd w:id="11020"/>
    </w:p>
    <w:p w14:paraId="2D9F6A3D" w14:textId="77777777" w:rsidR="00D60B5E" w:rsidRDefault="004C02EF" w:rsidP="00D60B5E">
      <w:r w:rsidRPr="00E77497">
        <w:t xml:space="preserve">An implementation-dependent </w:t>
      </w:r>
      <w:r w:rsidR="00D60B5E">
        <w:t xml:space="preserve">String source code </w:t>
      </w:r>
      <w:r w:rsidRPr="00E77497">
        <w:t>representation of the</w:t>
      </w:r>
      <w:r w:rsidR="00D60B5E">
        <w:t xml:space="preserve"> </w:t>
      </w:r>
      <w:r w:rsidR="00A41169" w:rsidRPr="00A41169">
        <w:rPr>
          <w:b/>
          <w:bCs/>
        </w:rPr>
        <w:t>this</w:t>
      </w:r>
      <w:r w:rsidR="00A41169">
        <w:t xml:space="preserve"> object</w:t>
      </w:r>
      <w:r w:rsidR="00A41169" w:rsidRPr="00E77497">
        <w:t xml:space="preserve"> </w:t>
      </w:r>
      <w:r w:rsidRPr="00E77497">
        <w:t xml:space="preserve">is returned. This representation has the syntax of a </w:t>
      </w:r>
      <w:r w:rsidRPr="00E77497">
        <w:rPr>
          <w:rFonts w:ascii="Times New Roman" w:hAnsi="Times New Roman"/>
          <w:i/>
        </w:rPr>
        <w:t>FunctionDeclaration</w:t>
      </w:r>
      <w:r w:rsidR="0042518F">
        <w:rPr>
          <w:rFonts w:ascii="Times New Roman" w:hAnsi="Times New Roman"/>
          <w:iCs/>
        </w:rPr>
        <w:t xml:space="preserve"> </w:t>
      </w:r>
      <w:r w:rsidR="0042518F">
        <w:rPr>
          <w:rFonts w:ascii="Times New Roman" w:hAnsi="Times New Roman"/>
          <w:i/>
        </w:rPr>
        <w:t>FunctionExpression</w:t>
      </w:r>
      <w:r w:rsidR="0042518F">
        <w:rPr>
          <w:rFonts w:ascii="Times New Roman" w:hAnsi="Times New Roman"/>
          <w:iCs/>
        </w:rPr>
        <w:t xml:space="preserve">, </w:t>
      </w:r>
      <w:r w:rsidR="00A41169">
        <w:rPr>
          <w:rFonts w:ascii="Times New Roman" w:hAnsi="Times New Roman"/>
          <w:i/>
        </w:rPr>
        <w:t>GeneratorDeclaration, GeneratorExpession, ClassDeclaration</w:t>
      </w:r>
      <w:r w:rsidR="00A41169">
        <w:rPr>
          <w:rFonts w:ascii="Times New Roman" w:hAnsi="Times New Roman"/>
          <w:iCs/>
        </w:rPr>
        <w:t xml:space="preserve">, </w:t>
      </w:r>
      <w:r w:rsidR="00A41169">
        <w:rPr>
          <w:rFonts w:ascii="Times New Roman" w:hAnsi="Times New Roman"/>
          <w:i/>
        </w:rPr>
        <w:t>ClassExpression</w:t>
      </w:r>
      <w:r w:rsidR="00A41169">
        <w:rPr>
          <w:rFonts w:ascii="Times New Roman" w:hAnsi="Times New Roman"/>
          <w:iCs/>
        </w:rPr>
        <w:t xml:space="preserve">, </w:t>
      </w:r>
      <w:r w:rsidR="00A41169">
        <w:rPr>
          <w:rFonts w:ascii="Times New Roman" w:hAnsi="Times New Roman"/>
          <w:i/>
        </w:rPr>
        <w:t>ArrowFunction</w:t>
      </w:r>
      <w:r w:rsidR="00A41169">
        <w:rPr>
          <w:rFonts w:ascii="Times New Roman" w:hAnsi="Times New Roman"/>
          <w:iCs/>
        </w:rPr>
        <w:t xml:space="preserve">, </w:t>
      </w:r>
      <w:r w:rsidR="00A41169">
        <w:rPr>
          <w:rFonts w:ascii="Times New Roman" w:hAnsi="Times New Roman"/>
          <w:i/>
        </w:rPr>
        <w:t>MethodDefinition</w:t>
      </w:r>
      <w:r w:rsidR="00A41169">
        <w:rPr>
          <w:rFonts w:ascii="Times New Roman" w:hAnsi="Times New Roman"/>
          <w:iCs/>
        </w:rPr>
        <w:t xml:space="preserve">, or </w:t>
      </w:r>
      <w:r w:rsidR="00A41169">
        <w:rPr>
          <w:rFonts w:ascii="Times New Roman" w:hAnsi="Times New Roman"/>
          <w:i/>
        </w:rPr>
        <w:t>GeneratorMethod</w:t>
      </w:r>
      <w:r w:rsidR="00A41169">
        <w:rPr>
          <w:rFonts w:ascii="Times New Roman" w:hAnsi="Times New Roman"/>
          <w:iCs/>
        </w:rPr>
        <w:t xml:space="preserve"> depending upon the actual characteristics of the object</w:t>
      </w:r>
      <w:r w:rsidRPr="00E77497">
        <w:t xml:space="preserve">. </w:t>
      </w:r>
      <w:r w:rsidR="00A41169">
        <w:t>I</w:t>
      </w:r>
      <w:r w:rsidRPr="00E77497">
        <w:t>n particular that the use and placement of white space, line terminators, and semicolons within the representation String is implementation-dependent.</w:t>
      </w:r>
      <w:bookmarkStart w:id="11021" w:name="_Toc385672279"/>
      <w:r w:rsidR="00D60B5E">
        <w:t xml:space="preserve"> </w:t>
      </w:r>
    </w:p>
    <w:p w14:paraId="57BB6EC4" w14:textId="77777777" w:rsidR="00D60B5E" w:rsidRPr="00E77497" w:rsidRDefault="00A41169" w:rsidP="00D60B5E">
      <w:r>
        <w:t>If the object was defined using ECMAScript code</w:t>
      </w:r>
      <w:r w:rsidR="000C3424">
        <w:t xml:space="preserve"> and</w:t>
      </w:r>
      <w:r>
        <w:t xml:space="preserve"> the returned </w:t>
      </w:r>
      <w:r w:rsidR="00D60B5E">
        <w:t xml:space="preserve">string representation </w:t>
      </w:r>
      <w:r w:rsidR="000C3424">
        <w:t xml:space="preserve">is in the form of a </w:t>
      </w:r>
      <w:r w:rsidR="000C3424" w:rsidRPr="00E77497">
        <w:rPr>
          <w:rFonts w:ascii="Times New Roman" w:hAnsi="Times New Roman"/>
          <w:i/>
        </w:rPr>
        <w:t>FunctionDeclaration</w:t>
      </w:r>
      <w:r w:rsidR="000C3424">
        <w:rPr>
          <w:rFonts w:ascii="Times New Roman" w:hAnsi="Times New Roman"/>
          <w:iCs/>
        </w:rPr>
        <w:t xml:space="preserve"> </w:t>
      </w:r>
      <w:r w:rsidR="000C3424">
        <w:rPr>
          <w:rFonts w:ascii="Times New Roman" w:hAnsi="Times New Roman"/>
          <w:i/>
        </w:rPr>
        <w:t>FunctionExpression</w:t>
      </w:r>
      <w:r w:rsidR="000C3424">
        <w:rPr>
          <w:rFonts w:ascii="Times New Roman" w:hAnsi="Times New Roman"/>
          <w:iCs/>
        </w:rPr>
        <w:t xml:space="preserve">, </w:t>
      </w:r>
      <w:r w:rsidR="000C3424">
        <w:rPr>
          <w:rFonts w:ascii="Times New Roman" w:hAnsi="Times New Roman"/>
          <w:i/>
        </w:rPr>
        <w:t>GeneratorDeclaration, GeneratorExpession, ClassDeclaration</w:t>
      </w:r>
      <w:r w:rsidR="000C3424">
        <w:rPr>
          <w:rFonts w:ascii="Times New Roman" w:hAnsi="Times New Roman"/>
          <w:iCs/>
        </w:rPr>
        <w:t xml:space="preserve">, </w:t>
      </w:r>
      <w:r w:rsidR="000C3424">
        <w:rPr>
          <w:rFonts w:ascii="Times New Roman" w:hAnsi="Times New Roman"/>
          <w:i/>
        </w:rPr>
        <w:t>ClassExpression</w:t>
      </w:r>
      <w:r w:rsidR="000C3424">
        <w:rPr>
          <w:rFonts w:ascii="Times New Roman" w:hAnsi="Times New Roman"/>
          <w:iCs/>
        </w:rPr>
        <w:t xml:space="preserve">, or </w:t>
      </w:r>
      <w:r w:rsidR="000C3424">
        <w:rPr>
          <w:rFonts w:ascii="Times New Roman" w:hAnsi="Times New Roman"/>
          <w:i/>
        </w:rPr>
        <w:t>ArrowFunction</w:t>
      </w:r>
      <w:r w:rsidR="000C3424">
        <w:t xml:space="preserve"> then the representation must</w:t>
      </w:r>
      <w:r w:rsidR="00D60B5E">
        <w:t xml:space="preserve"> be such that </w:t>
      </w:r>
      <w:r w:rsidR="00767169">
        <w:t xml:space="preserve">if the string is evaluated, </w:t>
      </w:r>
      <w:r w:rsidR="00D60B5E">
        <w:t xml:space="preserve">using </w:t>
      </w:r>
      <w:r w:rsidR="00D60B5E" w:rsidRPr="00767169">
        <w:rPr>
          <w:rFonts w:ascii="Courier New" w:hAnsi="Courier New" w:cs="Courier New"/>
          <w:b/>
          <w:bCs/>
        </w:rPr>
        <w:t>eval</w:t>
      </w:r>
      <w:r w:rsidR="00D60B5E">
        <w:t xml:space="preserve"> in a lexical context that is equivalent to the lexical context used to create the original object</w:t>
      </w:r>
      <w:r w:rsidR="00767169">
        <w:t>, it</w:t>
      </w:r>
      <w:r w:rsidR="00D60B5E">
        <w:t xml:space="preserve"> will result in a new functionally equivalent object. The</w:t>
      </w:r>
      <w:r w:rsidR="00D60B5E" w:rsidRPr="00D60B5E">
        <w:t xml:space="preserve"> returned source code must not mention freely any variables that were not mentioned freely by the original function’s source code, even if these “extra” names were originally in scope.</w:t>
      </w:r>
      <w:r w:rsidR="00767169">
        <w:t xml:space="preserve"> If the source code string does meet these criteria then it must be a string for which </w:t>
      </w:r>
      <w:r w:rsidR="00767169" w:rsidRPr="00767169">
        <w:rPr>
          <w:rFonts w:ascii="Courier New" w:hAnsi="Courier New" w:cs="Courier New"/>
          <w:b/>
          <w:bCs/>
        </w:rPr>
        <w:t>eval</w:t>
      </w:r>
      <w:r w:rsidR="00767169">
        <w:t xml:space="preserve"> will throw a </w:t>
      </w:r>
      <w:r w:rsidR="00767169" w:rsidRPr="00BE3BA1">
        <w:rPr>
          <w:rFonts w:ascii="Times New Roman" w:hAnsi="Times New Roman"/>
          <w:b/>
          <w:bCs/>
        </w:rPr>
        <w:t>SyntaxError</w:t>
      </w:r>
      <w:r w:rsidR="00767169">
        <w:t xml:space="preserve"> exception.</w:t>
      </w:r>
    </w:p>
    <w:p w14:paraId="4C952F6B" w14:textId="77777777" w:rsidR="004C02EF" w:rsidRPr="00E77497" w:rsidRDefault="004C02EF" w:rsidP="00D60B5E">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w:t>
      </w:r>
      <w:del w:id="11022" w:author="Rev 19 Allen Wirfs-Brock" w:date="2013-09-27T10:36:00Z">
        <w:r w:rsidRPr="00E77497" w:rsidDel="00540AE6">
          <w:delText xml:space="preserve">is not a </w:delText>
        </w:r>
      </w:del>
      <w:r w:rsidR="00D60B5E">
        <w:t>does not have a [[Call]] internal method.</w:t>
      </w:r>
      <w:r w:rsidRPr="00E77497">
        <w:t xml:space="preserve"> Therefore, it cannot be transferred to other kinds of objects for use as a method.</w:t>
      </w:r>
      <w:bookmarkStart w:id="11023" w:name="_Toc385672280"/>
      <w:bookmarkStart w:id="11024" w:name="_Toc393690393"/>
      <w:bookmarkEnd w:id="11021"/>
    </w:p>
    <w:p w14:paraId="1248EA06" w14:textId="77777777" w:rsidR="00AF41E6" w:rsidRPr="00A67AF2" w:rsidRDefault="00616106" w:rsidP="00AF41E6">
      <w:pPr>
        <w:pStyle w:val="40"/>
      </w:pPr>
      <w:bookmarkStart w:id="11025" w:name="_Ref457710564"/>
      <w:bookmarkStart w:id="11026" w:name="_Toc472818919"/>
      <w:r>
        <w:t>Function.prototype[</w:t>
      </w:r>
      <w:r w:rsidR="001E68B0">
        <w:t xml:space="preserve"> </w:t>
      </w:r>
      <w:r w:rsidR="00AF41E6">
        <w:t>@@create</w:t>
      </w:r>
      <w:r w:rsidR="001E68B0">
        <w:t xml:space="preserve"> </w:t>
      </w:r>
      <w:r>
        <w:t>]</w:t>
      </w:r>
      <w:r w:rsidR="00AF41E6" w:rsidRPr="00A67AF2">
        <w:t xml:space="preserve"> (</w:t>
      </w:r>
      <w:r w:rsidR="00AF41E6">
        <w:t xml:space="preserve"> </w:t>
      </w:r>
      <w:r w:rsidR="00AF41E6" w:rsidRPr="00A67AF2">
        <w:t>)</w:t>
      </w:r>
    </w:p>
    <w:p w14:paraId="1246ACF8" w14:textId="77777777" w:rsidR="00AF41E6" w:rsidRPr="00E77497" w:rsidRDefault="005670F3" w:rsidP="00AF41E6">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AF41E6" w:rsidRPr="00E77497">
        <w:t>:</w:t>
      </w:r>
    </w:p>
    <w:p w14:paraId="3C664FD4" w14:textId="77777777" w:rsidR="00570F0C" w:rsidRPr="00E77497" w:rsidRDefault="00570F0C" w:rsidP="00E74C84">
      <w:pPr>
        <w:numPr>
          <w:ilvl w:val="0"/>
          <w:numId w:val="1278"/>
        </w:numPr>
        <w:rPr>
          <w:rFonts w:ascii="Times New Roman" w:hAnsi="Times New Roman"/>
        </w:rPr>
      </w:pPr>
      <w:r w:rsidRPr="00E77497">
        <w:rPr>
          <w:rFonts w:ascii="Times New Roman" w:hAnsi="Times New Roman"/>
        </w:rPr>
        <w:t xml:space="preserve">Return </w:t>
      </w:r>
      <w:r w:rsidR="00277CB5">
        <w:rPr>
          <w:rFonts w:ascii="Times New Roman" w:hAnsi="Times New Roman"/>
          <w:iCs/>
        </w:rPr>
        <w:t xml:space="preserve">the result of calling </w:t>
      </w:r>
      <w:r w:rsidR="00277CB5" w:rsidRPr="00277CB5">
        <w:rPr>
          <w:rFonts w:ascii="Times New Roman" w:hAnsi="Times New Roman"/>
          <w:iCs/>
        </w:rPr>
        <w:t>OrdinaryCreateFromConstructor</w:t>
      </w:r>
      <w:r w:rsidR="00277CB5">
        <w:rPr>
          <w:rFonts w:ascii="Times New Roman" w:hAnsi="Times New Roman"/>
          <w:iCs/>
        </w:rPr>
        <w:t>(</w:t>
      </w:r>
      <w:r w:rsidR="00277CB5">
        <w:rPr>
          <w:rFonts w:ascii="Times New Roman" w:hAnsi="Times New Roman"/>
          <w:i/>
        </w:rPr>
        <w:t>F</w:t>
      </w:r>
      <w:r w:rsidR="00695875">
        <w:rPr>
          <w:rFonts w:ascii="Times New Roman" w:hAnsi="Times New Roman"/>
          <w:iCs/>
        </w:rPr>
        <w:t xml:space="preserve">, </w:t>
      </w:r>
      <w:r w:rsidR="00695875" w:rsidRPr="00156AA7">
        <w:rPr>
          <w:rFonts w:ascii="Courier New" w:hAnsi="Courier New"/>
          <w:b/>
          <w:bCs/>
          <w:sz w:val="18"/>
        </w:rPr>
        <w:t>"</w:t>
      </w:r>
      <w:r w:rsidR="00695875" w:rsidRPr="00695875">
        <w:rPr>
          <w:rFonts w:ascii="Courier New" w:hAnsi="Courier New"/>
          <w:b/>
        </w:rPr>
        <w:t>%ObjectPrototype%</w:t>
      </w:r>
      <w:r w:rsidR="00695875" w:rsidRPr="00156AA7">
        <w:rPr>
          <w:rFonts w:ascii="Courier New" w:hAnsi="Courier New"/>
          <w:b/>
          <w:bCs/>
          <w:sz w:val="18"/>
        </w:rPr>
        <w:t>"</w:t>
      </w:r>
      <w:r w:rsidR="00277CB5">
        <w:rPr>
          <w:rFonts w:ascii="Times New Roman" w:hAnsi="Times New Roman"/>
          <w:iCs/>
        </w:rPr>
        <w:t>)</w:t>
      </w:r>
      <w:r w:rsidRPr="00E77497">
        <w:rPr>
          <w:rFonts w:ascii="Times New Roman" w:hAnsi="Times New Roman"/>
        </w:rPr>
        <w:t>.</w:t>
      </w:r>
    </w:p>
    <w:p w14:paraId="3C115886" w14:textId="77777777" w:rsidR="001B2656" w:rsidRDefault="001B2656" w:rsidP="001B265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14:paraId="007DE4BA" w14:textId="77777777" w:rsidR="00A34FFC" w:rsidRDefault="00A34FFC" w:rsidP="000430FA">
      <w:pPr>
        <w:pStyle w:val="Note"/>
      </w:pPr>
      <w:r>
        <w:t>NOTE</w:t>
      </w:r>
      <w:r>
        <w:tab/>
        <w:t xml:space="preserve">This is </w:t>
      </w:r>
      <w:r w:rsidR="0016003A">
        <w:t xml:space="preserve">the </w:t>
      </w:r>
      <w:r>
        <w:t>default @@create method that is inherited by all ordinary constructor functions</w:t>
      </w:r>
      <w:r w:rsidR="008A40CB">
        <w:t xml:space="preserve"> that</w:t>
      </w:r>
      <w:r w:rsidR="001A60D1">
        <w:t xml:space="preserve"> do not explicitly over-ride it</w:t>
      </w:r>
      <w:r>
        <w:t xml:space="preserve">. </w:t>
      </w:r>
    </w:p>
    <w:p w14:paraId="78BC5117" w14:textId="77777777" w:rsidR="00762D1A" w:rsidRPr="00A67AF2" w:rsidRDefault="00616106" w:rsidP="00AF41E6">
      <w:pPr>
        <w:pStyle w:val="40"/>
      </w:pPr>
      <w:r>
        <w:t>Function.prototype[</w:t>
      </w:r>
      <w:r w:rsidR="00762D1A">
        <w:t>@@h</w:t>
      </w:r>
      <w:r w:rsidR="00762D1A" w:rsidRPr="00A67AF2">
        <w:t>asInstance</w:t>
      </w:r>
      <w:r>
        <w:t>]</w:t>
      </w:r>
      <w:r w:rsidR="00762D1A" w:rsidRPr="00A67AF2">
        <w:t xml:space="preserve"> (V)</w:t>
      </w:r>
    </w:p>
    <w:p w14:paraId="6B7FCEEC" w14:textId="77777777" w:rsidR="00762D1A" w:rsidRPr="00E77497" w:rsidRDefault="00762D1A" w:rsidP="00762D1A">
      <w:r w:rsidRPr="00675B74">
        <w:t xml:space="preserve">When the </w:t>
      </w:r>
      <w:r>
        <w:t>@@h</w:t>
      </w:r>
      <w:r w:rsidRPr="00675B74">
        <w:t>asInstance method of</w:t>
      </w:r>
      <w:r>
        <w:t xml:space="preserve"> an object</w:t>
      </w:r>
      <w:r w:rsidRPr="00675B74">
        <w:t xml:space="preserve">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21322AF3" w14:textId="77777777" w:rsidR="00762D1A" w:rsidRPr="00E77497" w:rsidRDefault="00762D1A" w:rsidP="00762D1A">
      <w:pPr>
        <w:pStyle w:val="Alg4"/>
        <w:numPr>
          <w:ilvl w:val="0"/>
          <w:numId w:val="1224"/>
        </w:numPr>
      </w:pPr>
      <w:r w:rsidRPr="00E77497">
        <w:t xml:space="preserve">Let </w:t>
      </w:r>
      <w:r>
        <w:rPr>
          <w:i/>
        </w:rPr>
        <w:t>F</w:t>
      </w:r>
      <w:r w:rsidRPr="00E77497">
        <w:rPr>
          <w:i/>
        </w:rPr>
        <w:t xml:space="preserve"> </w:t>
      </w:r>
      <w:r w:rsidRPr="00E77497">
        <w:t xml:space="preserve">be the </w:t>
      </w:r>
      <w:r w:rsidRPr="00E77497">
        <w:rPr>
          <w:b/>
        </w:rPr>
        <w:t xml:space="preserve">this </w:t>
      </w:r>
      <w:r w:rsidRPr="00E77497">
        <w:t>value.</w:t>
      </w:r>
    </w:p>
    <w:p w14:paraId="1CA65F75" w14:textId="77777777" w:rsidR="00762D1A" w:rsidRPr="00E77497" w:rsidRDefault="00762D1A" w:rsidP="00AF59EC">
      <w:pPr>
        <w:pStyle w:val="Alg4"/>
        <w:numPr>
          <w:ilvl w:val="0"/>
          <w:numId w:val="1224"/>
        </w:numPr>
        <w:spacing w:after="220"/>
      </w:pPr>
      <w:r>
        <w:t>Return the result of OrdinaryHasInstance(</w:t>
      </w:r>
      <w:r w:rsidRPr="008578E2">
        <w:rPr>
          <w:i/>
          <w:iCs/>
        </w:rPr>
        <w:t>F</w:t>
      </w:r>
      <w:r>
        <w:t xml:space="preserve">, </w:t>
      </w:r>
      <w:r w:rsidRPr="008578E2">
        <w:rPr>
          <w:i/>
          <w:iCs/>
        </w:rPr>
        <w:t>V</w:t>
      </w:r>
      <w:r>
        <w:t>)</w:t>
      </w:r>
      <w:r w:rsidR="00AF59EC">
        <w:t>.</w:t>
      </w:r>
    </w:p>
    <w:p w14:paraId="35A8C14E" w14:textId="77777777" w:rsidR="007C7373" w:rsidRDefault="007C7373" w:rsidP="001B2656">
      <w:r w:rsidRPr="00E77497">
        <w:t xml:space="preserve">This property has the attributes { [[Writable]]: </w:t>
      </w:r>
      <w:r w:rsidR="001B2656" w:rsidRPr="00BE3BA1">
        <w:rPr>
          <w:rFonts w:ascii="Times New Roman" w:hAnsi="Times New Roman"/>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del w:id="11027" w:author="Rev 19 Allen Wirfs-Brock" w:date="2013-09-12T17:18:00Z">
        <w:r w:rsidR="001B2656" w:rsidDel="007E4291">
          <w:rPr>
            <w:rFonts w:ascii="Times New Roman" w:eastAsia="Times New Roman" w:hAnsi="Times New Roman"/>
            <w:b/>
            <w:spacing w:val="6"/>
            <w:lang w:eastAsia="en-US"/>
          </w:rPr>
          <w:delText>true</w:delText>
        </w:r>
        <w:r w:rsidRPr="00E77497" w:rsidDel="007E4291">
          <w:delText xml:space="preserve"> </w:delText>
        </w:r>
      </w:del>
      <w:ins w:id="11028" w:author="Rev 19 Allen Wirfs-Brock" w:date="2013-09-12T17:18:00Z">
        <w:r w:rsidR="007E4291">
          <w:rPr>
            <w:rFonts w:ascii="Times New Roman" w:eastAsia="Times New Roman" w:hAnsi="Times New Roman"/>
            <w:b/>
            <w:spacing w:val="6"/>
            <w:lang w:eastAsia="en-US"/>
          </w:rPr>
          <w:t>false</w:t>
        </w:r>
        <w:r w:rsidR="007E4291" w:rsidRPr="00E77497">
          <w:t xml:space="preserve"> </w:t>
        </w:r>
      </w:ins>
      <w:r w:rsidRPr="00E77497">
        <w:t>}.</w:t>
      </w:r>
    </w:p>
    <w:p w14:paraId="260C90D9" w14:textId="77777777" w:rsidR="006264BA" w:rsidRDefault="006264BA" w:rsidP="0060375B">
      <w:pPr>
        <w:pStyle w:val="Note"/>
        <w:contextualSpacing/>
      </w:pPr>
      <w:r>
        <w:t>NOTE</w:t>
      </w:r>
      <w:r>
        <w:tab/>
      </w:r>
      <w:r w:rsidR="0060375B">
        <w:t xml:space="preserve">This is the default implementation of </w:t>
      </w:r>
      <w:r w:rsidR="0060375B" w:rsidRPr="0060375B">
        <w:rPr>
          <w:rFonts w:ascii="Courier New" w:hAnsi="Courier New" w:cs="Courier New"/>
          <w:b/>
          <w:bCs/>
        </w:rPr>
        <w:t>@@hasInstance</w:t>
      </w:r>
      <w:r w:rsidR="0060375B">
        <w:t xml:space="preserve"> that most functions inherit. </w:t>
      </w:r>
      <w:r w:rsidRPr="0060375B">
        <w:rPr>
          <w:rFonts w:ascii="Courier New" w:hAnsi="Courier New" w:cs="Courier New"/>
          <w:b/>
          <w:bCs/>
        </w:rPr>
        <w:t>@@hasInstance</w:t>
      </w:r>
      <w:r>
        <w:t xml:space="preserve"> is call</w:t>
      </w:r>
      <w:r w:rsidR="007C7373">
        <w:t>ed</w:t>
      </w:r>
      <w:r>
        <w:t xml:space="preserve"> by the </w:t>
      </w:r>
      <w:r w:rsidRPr="0060375B">
        <w:rPr>
          <w:rFonts w:ascii="Courier New" w:hAnsi="Courier New" w:cs="Courier New"/>
          <w:b/>
          <w:bCs/>
        </w:rPr>
        <w:t>instanceof</w:t>
      </w:r>
      <w:r>
        <w:t xml:space="preserve"> operator to deterimine whether a value is an instance of a specific constructor.  An expression such as</w:t>
      </w:r>
    </w:p>
    <w:p w14:paraId="4B1DA18F" w14:textId="77777777" w:rsidR="006264BA" w:rsidRDefault="006264BA" w:rsidP="0060375B">
      <w:pPr>
        <w:pStyle w:val="Note"/>
        <w:contextualSpacing/>
      </w:pPr>
      <w:r>
        <w:tab/>
      </w:r>
      <w:r w:rsidRPr="0060375B">
        <w:rPr>
          <w:rFonts w:ascii="Courier New" w:hAnsi="Courier New" w:cs="Courier New"/>
          <w:b/>
          <w:bCs/>
        </w:rPr>
        <w:t>v instanceof F</w:t>
      </w:r>
      <w:r>
        <w:t xml:space="preserve"> </w:t>
      </w:r>
    </w:p>
    <w:p w14:paraId="4ACBC4CA" w14:textId="77777777" w:rsidR="006264BA" w:rsidRDefault="006264BA" w:rsidP="0060375B">
      <w:pPr>
        <w:pStyle w:val="Note"/>
        <w:contextualSpacing/>
      </w:pPr>
      <w:r>
        <w:t>evaluates as</w:t>
      </w:r>
    </w:p>
    <w:p w14:paraId="06494B0F" w14:textId="77777777" w:rsidR="006264BA" w:rsidRDefault="006264BA" w:rsidP="0060375B">
      <w:pPr>
        <w:pStyle w:val="Note"/>
        <w:contextualSpacing/>
      </w:pPr>
      <w:r>
        <w:tab/>
      </w:r>
      <w:r w:rsidRPr="0060375B">
        <w:rPr>
          <w:rFonts w:ascii="Courier New" w:hAnsi="Courier New" w:cs="Courier New"/>
          <w:b/>
          <w:bCs/>
        </w:rPr>
        <w:t>F[@@hasInstance](v)</w:t>
      </w:r>
    </w:p>
    <w:p w14:paraId="44D1317A" w14:textId="77777777" w:rsidR="006264BA" w:rsidRDefault="006264BA" w:rsidP="0060375B">
      <w:pPr>
        <w:pStyle w:val="Note"/>
        <w:contextualSpacing/>
      </w:pPr>
      <w:r>
        <w:t xml:space="preserve">A constructor function can control which objects are </w:t>
      </w:r>
      <w:del w:id="11029" w:author="Rev 19 Allen Wirfs-Brock" w:date="2013-09-27T10:37:00Z">
        <w:r w:rsidDel="00540AE6">
          <w:delText xml:space="preserve">recoginze </w:delText>
        </w:r>
      </w:del>
      <w:ins w:id="11030" w:author="Rev 19 Allen Wirfs-Brock" w:date="2013-09-27T10:37:00Z">
        <w:r w:rsidR="00540AE6">
          <w:t xml:space="preserve">recognized </w:t>
        </w:r>
      </w:ins>
      <w:r w:rsidR="0060375B">
        <w:t xml:space="preserve">as its instances </w:t>
      </w:r>
      <w:r>
        <w:t>b</w:t>
      </w:r>
      <w:r w:rsidR="0060375B">
        <w:t>y</w:t>
      </w:r>
      <w:r>
        <w:t xml:space="preserve"> </w:t>
      </w:r>
      <w:r w:rsidRPr="0060375B">
        <w:rPr>
          <w:rFonts w:ascii="Courier New" w:hAnsi="Courier New" w:cs="Courier New"/>
          <w:b/>
          <w:bCs/>
        </w:rPr>
        <w:t>instanceof</w:t>
      </w:r>
      <w:r>
        <w:t xml:space="preserve"> by exposing</w:t>
      </w:r>
      <w:r w:rsidR="0060375B">
        <w:t xml:space="preserve"> a</w:t>
      </w:r>
      <w:r w:rsidR="007C7373">
        <w:t xml:space="preserve"> different</w:t>
      </w:r>
      <w:r w:rsidR="0060375B">
        <w:t xml:space="preserve"> </w:t>
      </w:r>
      <w:r w:rsidRPr="0060375B">
        <w:rPr>
          <w:rFonts w:ascii="Courier New" w:hAnsi="Courier New" w:cs="Courier New"/>
          <w:b/>
          <w:bCs/>
        </w:rPr>
        <w:t>@@hasInstance</w:t>
      </w:r>
      <w:r>
        <w:t xml:space="preserve"> method on the function.  </w:t>
      </w:r>
    </w:p>
    <w:p w14:paraId="2863E38C" w14:textId="77777777" w:rsidR="007C7373" w:rsidRDefault="007C7373" w:rsidP="007C7373">
      <w:pPr>
        <w:pStyle w:val="Note"/>
        <w:contextualSpacing/>
      </w:pPr>
    </w:p>
    <w:p w14:paraId="1B1D3D9D" w14:textId="77777777" w:rsidR="007C7373" w:rsidRPr="007C7373" w:rsidRDefault="007C7373" w:rsidP="00197BED">
      <w:pPr>
        <w:pStyle w:val="Note"/>
      </w:pPr>
      <w:r>
        <w:t>This property is non-writable and non-configurable to prevent tampering that could be used to globally expose the target function of a bound function.</w:t>
      </w:r>
    </w:p>
    <w:p w14:paraId="4BD17C03" w14:textId="77777777" w:rsidR="004C02EF" w:rsidRPr="00E77497" w:rsidRDefault="004C02EF" w:rsidP="00701FF4">
      <w:pPr>
        <w:pStyle w:val="30"/>
      </w:pPr>
      <w:bookmarkStart w:id="11031" w:name="_Toc361663680"/>
      <w:bookmarkStart w:id="11032" w:name="_Toc361665521"/>
      <w:bookmarkStart w:id="11033" w:name="_Toc361667361"/>
      <w:bookmarkStart w:id="11034" w:name="_Toc361669190"/>
      <w:bookmarkStart w:id="11035" w:name="_Toc364935234"/>
      <w:bookmarkStart w:id="11036" w:name="_Toc365474525"/>
      <w:bookmarkStart w:id="11037" w:name="_Toc365639204"/>
      <w:bookmarkStart w:id="11038" w:name="_Toc361663681"/>
      <w:bookmarkStart w:id="11039" w:name="_Toc361665522"/>
      <w:bookmarkStart w:id="11040" w:name="_Toc361667362"/>
      <w:bookmarkStart w:id="11041" w:name="_Toc361669191"/>
      <w:bookmarkStart w:id="11042" w:name="_Toc364935235"/>
      <w:bookmarkStart w:id="11043" w:name="_Toc365474526"/>
      <w:bookmarkStart w:id="11044" w:name="_Toc365639205"/>
      <w:bookmarkStart w:id="11045" w:name="_Toc361663682"/>
      <w:bookmarkStart w:id="11046" w:name="_Toc361665523"/>
      <w:bookmarkStart w:id="11047" w:name="_Toc361667363"/>
      <w:bookmarkStart w:id="11048" w:name="_Toc361669192"/>
      <w:bookmarkStart w:id="11049" w:name="_Toc364935236"/>
      <w:bookmarkStart w:id="11050" w:name="_Toc365474527"/>
      <w:bookmarkStart w:id="11051" w:name="_Toc365639206"/>
      <w:bookmarkStart w:id="11052" w:name="_Toc361663683"/>
      <w:bookmarkStart w:id="11053" w:name="_Toc361665524"/>
      <w:bookmarkStart w:id="11054" w:name="_Toc361667364"/>
      <w:bookmarkStart w:id="11055" w:name="_Toc361669193"/>
      <w:bookmarkStart w:id="11056" w:name="_Toc364935237"/>
      <w:bookmarkStart w:id="11057" w:name="_Toc365474528"/>
      <w:bookmarkStart w:id="11058" w:name="_Toc365639207"/>
      <w:bookmarkStart w:id="11059" w:name="_Toc361663684"/>
      <w:bookmarkStart w:id="11060" w:name="_Toc361665525"/>
      <w:bookmarkStart w:id="11061" w:name="_Toc361667365"/>
      <w:bookmarkStart w:id="11062" w:name="_Toc361669194"/>
      <w:bookmarkStart w:id="11063" w:name="_Toc364935238"/>
      <w:bookmarkStart w:id="11064" w:name="_Toc365474529"/>
      <w:bookmarkStart w:id="11065" w:name="_Toc365639208"/>
      <w:bookmarkStart w:id="11066" w:name="_Toc235503497"/>
      <w:bookmarkStart w:id="11067" w:name="_Toc241509272"/>
      <w:bookmarkStart w:id="11068" w:name="_Toc244416759"/>
      <w:bookmarkStart w:id="11069" w:name="_Toc276631123"/>
      <w:bookmarkStart w:id="11070" w:name="_Toc368050711"/>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r w:rsidRPr="00E77497">
        <w:t>Function Instance</w:t>
      </w:r>
      <w:bookmarkEnd w:id="11011"/>
      <w:bookmarkEnd w:id="11023"/>
      <w:bookmarkEnd w:id="11024"/>
      <w:r w:rsidRPr="00E77497">
        <w:t>s</w:t>
      </w:r>
      <w:bookmarkEnd w:id="11025"/>
      <w:bookmarkEnd w:id="11026"/>
      <w:bookmarkEnd w:id="11066"/>
      <w:bookmarkEnd w:id="11067"/>
      <w:bookmarkEnd w:id="11068"/>
      <w:bookmarkEnd w:id="11069"/>
      <w:bookmarkEnd w:id="11070"/>
    </w:p>
    <w:p w14:paraId="3E8F5FF9" w14:textId="77777777" w:rsidR="004C02EF" w:rsidRPr="00E77497" w:rsidRDefault="006D4E23" w:rsidP="006D4E23">
      <w:r>
        <w:t>E</w:t>
      </w:r>
      <w:r w:rsidR="004C02EF" w:rsidRPr="00E77497">
        <w:t xml:space="preserve">very function instance </w:t>
      </w:r>
      <w:r>
        <w:t xml:space="preserve">is an ordinary function object and </w:t>
      </w:r>
      <w:r w:rsidR="004C02EF" w:rsidRPr="00E77497">
        <w:t xml:space="preserve">has </w:t>
      </w:r>
      <w:r>
        <w:t>the</w:t>
      </w:r>
      <w:r w:rsidR="004C02EF" w:rsidRPr="00E77497">
        <w:t xml:space="preserve"> internal </w:t>
      </w:r>
      <w:r w:rsidR="00536F3B">
        <w:t xml:space="preserve">data </w:t>
      </w:r>
      <w:bookmarkStart w:id="11071" w:name="_Toc385672281"/>
      <w:bookmarkStart w:id="11072" w:name="_Toc393690394"/>
      <w:r w:rsidRPr="00E77497">
        <w:t>propert</w:t>
      </w:r>
      <w:r>
        <w:t>ies list</w:t>
      </w:r>
      <w:r w:rsidR="00AE5A4B">
        <w:t>ed</w:t>
      </w:r>
      <w:r>
        <w:t xml:space="preserve"> in</w:t>
      </w:r>
      <w:r w:rsidR="0023289A">
        <w:t xml:space="preserve"> </w:t>
      </w:r>
      <w:r w:rsidR="0023289A">
        <w:fldChar w:fldCharType="begin"/>
      </w:r>
      <w:r w:rsidR="0023289A">
        <w:instrText xml:space="preserve"> REF _Ref365644826 \h </w:instrText>
      </w:r>
      <w:r w:rsidR="0023289A">
        <w:fldChar w:fldCharType="separate"/>
      </w:r>
      <w:r w:rsidR="00D433E8">
        <w:t xml:space="preserve">Table </w:t>
      </w:r>
      <w:r w:rsidR="00D433E8">
        <w:rPr>
          <w:noProof/>
        </w:rPr>
        <w:t>25</w:t>
      </w:r>
      <w:r w:rsidR="0023289A">
        <w:fldChar w:fldCharType="end"/>
      </w:r>
      <w:r w:rsidR="004C02EF" w:rsidRPr="00E77497">
        <w:t>.</w:t>
      </w:r>
    </w:p>
    <w:p w14:paraId="1D61A7FB" w14:textId="77777777" w:rsidR="004C02EF" w:rsidRPr="00E77497" w:rsidRDefault="004C02EF" w:rsidP="00077E5B">
      <w:r w:rsidRPr="00E77497">
        <w:t xml:space="preserve">Function instances that correspond to strict mode functions and function instances created using the </w:t>
      </w:r>
      <w:r w:rsidRPr="00E77497">
        <w:rPr>
          <w:b/>
        </w:rPr>
        <w:t>Function.prototype.bind method</w:t>
      </w:r>
      <w:r w:rsidRPr="00E77497">
        <w:t xml:space="preserve"> (</w:t>
      </w:r>
      <w:r w:rsidR="003A1B18">
        <w:fldChar w:fldCharType="begin"/>
      </w:r>
      <w:r w:rsidR="003A1B18">
        <w:instrText xml:space="preserve"> REF _Ref366066682 \r \h </w:instrText>
      </w:r>
      <w:r w:rsidR="003A1B18">
        <w:fldChar w:fldCharType="separate"/>
      </w:r>
      <w:r w:rsidR="00D433E8">
        <w:t>19.2.3.2</w:t>
      </w:r>
      <w:r w:rsidR="003A1B18">
        <w:fldChar w:fldCharType="end"/>
      </w:r>
      <w:r w:rsidRPr="00E77497">
        <w:t xml:space="preserve">) have properties named </w:t>
      </w:r>
      <w:r w:rsidRPr="007B40AF">
        <w:rPr>
          <w:rFonts w:ascii="Times New Roman" w:hAnsi="Times New Roman"/>
          <w:b/>
          <w:bCs/>
        </w:rPr>
        <w:t>caller</w:t>
      </w:r>
      <w:r w:rsidR="00695875">
        <w:t xml:space="preserve"> </w:t>
      </w:r>
      <w:r w:rsidRPr="00E77497">
        <w:t xml:space="preserve">and </w:t>
      </w:r>
      <w:r w:rsidRPr="007B40AF">
        <w:rPr>
          <w:rFonts w:ascii="Courier New" w:hAnsi="Courier New" w:cs="Courier New"/>
          <w:b/>
          <w:bCs/>
        </w:rPr>
        <w:t>arguments</w:t>
      </w:r>
      <w:r w:rsidR="00695875">
        <w:t xml:space="preserve"> </w:t>
      </w:r>
      <w:r w:rsidRPr="00E77497">
        <w:t xml:space="preserve">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4675F777" w14:textId="77777777" w:rsidR="00701FF4" w:rsidRPr="00E77497" w:rsidRDefault="00701FF4" w:rsidP="00701FF4">
      <w:bookmarkStart w:id="11073" w:name="_Ref449944243"/>
      <w:r w:rsidRPr="00E77497">
        <w:t xml:space="preserve">The Function </w:t>
      </w:r>
      <w:r>
        <w:t>instances</w:t>
      </w:r>
      <w:r w:rsidRPr="00E77497">
        <w:t xml:space="preserve"> </w:t>
      </w:r>
      <w:r>
        <w:t>have</w:t>
      </w:r>
      <w:r w:rsidRPr="00E77497">
        <w:t xml:space="preserve"> the following properties:</w:t>
      </w:r>
    </w:p>
    <w:p w14:paraId="36A35B4F" w14:textId="77777777" w:rsidR="004C02EF" w:rsidRPr="00E77497" w:rsidRDefault="004C02EF" w:rsidP="00D148E9">
      <w:pPr>
        <w:pStyle w:val="40"/>
      </w:pPr>
      <w:bookmarkStart w:id="11074" w:name="_Ref366135751"/>
      <w:r w:rsidRPr="00E77497">
        <w:t>lengt</w:t>
      </w:r>
      <w:bookmarkEnd w:id="11071"/>
      <w:bookmarkEnd w:id="11072"/>
      <w:r w:rsidRPr="00E77497">
        <w:t>h</w:t>
      </w:r>
      <w:bookmarkEnd w:id="11073"/>
      <w:bookmarkEnd w:id="11074"/>
    </w:p>
    <w:p w14:paraId="33F2BFB0" w14:textId="77777777" w:rsidR="004C02EF" w:rsidRPr="004D1BD1" w:rsidRDefault="004C02EF" w:rsidP="00FD6EDD">
      <w:r w:rsidRPr="00E77497">
        <w:t xml:space="preserve">The value of the </w:t>
      </w:r>
      <w:r w:rsidRPr="00E77497">
        <w:rPr>
          <w:rFonts w:ascii="Courier New" w:hAnsi="Courier New"/>
          <w:b/>
        </w:rPr>
        <w:t>length</w:t>
      </w:r>
      <w:r w:rsidRPr="00E77497">
        <w:t xml:space="preserve"> property is an integer that indicates the typical</w:t>
      </w:r>
      <w:r w:rsidR="00695875">
        <w:t xml:space="preserve"> </w:t>
      </w:r>
      <w:r w:rsidRPr="00E77497">
        <w:t xml:space="preserve">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11075" w:name="_Toc385672282"/>
      <w:bookmarkStart w:id="11076"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00FD6EDD">
        <w:rPr>
          <w:b/>
        </w:rPr>
        <w:t>true</w:t>
      </w:r>
      <w:r w:rsidR="00FD6EDD" w:rsidRPr="004D1BD1">
        <w:t> </w:t>
      </w:r>
      <w:r w:rsidRPr="004D1BD1">
        <w:t>}.</w:t>
      </w:r>
    </w:p>
    <w:p w14:paraId="02B0A28D" w14:textId="77777777" w:rsidR="004C02EF" w:rsidRPr="003B4312" w:rsidRDefault="004C02EF" w:rsidP="00D148E9">
      <w:pPr>
        <w:pStyle w:val="40"/>
      </w:pPr>
      <w:bookmarkStart w:id="11077" w:name="_Ref449944260"/>
      <w:r w:rsidRPr="003B4312">
        <w:t>prototyp</w:t>
      </w:r>
      <w:bookmarkEnd w:id="11075"/>
      <w:bookmarkEnd w:id="11076"/>
      <w:r w:rsidRPr="003B4312">
        <w:t>e</w:t>
      </w:r>
      <w:bookmarkEnd w:id="11077"/>
    </w:p>
    <w:p w14:paraId="4D58A602" w14:textId="77777777" w:rsidR="00B61CA6" w:rsidRDefault="00B61CA6" w:rsidP="00B61CA6">
      <w:r>
        <w:t xml:space="preserve">Function instances that can be used </w:t>
      </w:r>
      <w:del w:id="11078" w:author="Rev 19 Allen Wirfs-Brock" w:date="2013-09-27T10:38:00Z">
        <w:r w:rsidDel="00540AE6">
          <w:delText xml:space="preserve">used </w:delText>
        </w:r>
      </w:del>
      <w:r>
        <w:t xml:space="preserve">as a constructor have a </w:t>
      </w:r>
      <w:r w:rsidRPr="00197BED">
        <w:rPr>
          <w:rFonts w:ascii="Courier New" w:hAnsi="Courier New" w:cs="Courier New"/>
          <w:b/>
          <w:bCs/>
        </w:rPr>
        <w:t>prototype</w:t>
      </w:r>
      <w:r>
        <w:t xml:space="preserve"> property. Whenever such a function instance is created another ordinary object is also created and is the initial </w:t>
      </w:r>
      <w:r w:rsidR="004C02EF" w:rsidRPr="006B6D0A">
        <w:t>value of the</w:t>
      </w:r>
      <w:r>
        <w:t xml:space="preserve"> function’s</w:t>
      </w:r>
      <w:r w:rsidR="004C02EF" w:rsidRPr="006B6D0A">
        <w:t xml:space="preserve"> </w:t>
      </w:r>
      <w:r w:rsidR="004C02EF" w:rsidRPr="006B6D0A">
        <w:rPr>
          <w:rFonts w:ascii="Courier New" w:hAnsi="Courier New"/>
          <w:b/>
        </w:rPr>
        <w:t>prototype</w:t>
      </w:r>
      <w:r w:rsidR="004C02EF" w:rsidRPr="006B6D0A">
        <w:t xml:space="preserve"> property</w:t>
      </w:r>
      <w:r>
        <w:t>. Unless otherwise specified, the value of the prototype property</w:t>
      </w:r>
      <w:r w:rsidR="004C02EF" w:rsidRPr="006B6D0A">
        <w:t xml:space="preserve"> is used to initialise the [[Prototype]] internal </w:t>
      </w:r>
      <w:r w:rsidR="00A14F8E">
        <w:t xml:space="preserve">data </w:t>
      </w:r>
      <w:r w:rsidR="004C02EF" w:rsidRPr="006B6D0A">
        <w:t xml:space="preserve">property of a newly created </w:t>
      </w:r>
      <w:r w:rsidR="00A14F8E">
        <w:t>ordina</w:t>
      </w:r>
      <w:ins w:id="11079" w:author="Rev 19 Allen Wirfs-Brock" w:date="2013-09-27T10:38:00Z">
        <w:r w:rsidR="00540AE6">
          <w:t>r</w:t>
        </w:r>
      </w:ins>
      <w:r w:rsidR="00A14F8E">
        <w:t xml:space="preserve">y </w:t>
      </w:r>
      <w:r w:rsidR="004C02EF" w:rsidRPr="006B6D0A">
        <w:t>object before the Function object is invoked as a constructor for that newly created object</w:t>
      </w:r>
      <w:bookmarkStart w:id="11080" w:name="_Toc382291614"/>
      <w:bookmarkStart w:id="11081" w:name="_Toc385672284"/>
      <w:bookmarkStart w:id="11082" w:name="_Toc393690397"/>
      <w:r w:rsidRPr="006B6D0A">
        <w:t>.</w:t>
      </w:r>
    </w:p>
    <w:p w14:paraId="5CE569B4" w14:textId="77777777" w:rsidR="004C02EF" w:rsidRPr="003B4312" w:rsidRDefault="004C02EF" w:rsidP="00FD6EDD">
      <w:r w:rsidRPr="006B6D0A">
        <w:t>This property ha</w:t>
      </w:r>
      <w:r w:rsidRPr="00E65A34">
        <w:t>s the attribute</w:t>
      </w:r>
      <w:r w:rsidR="003029F3">
        <w:t>s</w:t>
      </w:r>
      <w:r w:rsidRPr="00E65A34">
        <w:t xml:space="preserv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del w:id="11083" w:author="Rev 19 Allen Wirfs-Brock" w:date="2013-09-12T16:10:00Z">
        <w:r w:rsidR="00FD6EDD" w:rsidDel="005F5EA0">
          <w:rPr>
            <w:b/>
          </w:rPr>
          <w:delText>true</w:delText>
        </w:r>
        <w:r w:rsidR="00FD6EDD" w:rsidRPr="004D1BD1" w:rsidDel="005F5EA0">
          <w:delText xml:space="preserve"> </w:delText>
        </w:r>
      </w:del>
      <w:ins w:id="11084" w:author="Rev 19 Allen Wirfs-Brock" w:date="2013-09-12T16:10:00Z">
        <w:r w:rsidR="005F5EA0">
          <w:rPr>
            <w:b/>
          </w:rPr>
          <w:t>false</w:t>
        </w:r>
        <w:r w:rsidR="005F5EA0" w:rsidRPr="004D1BD1" w:rsidDel="00602F71">
          <w:t xml:space="preserve"> </w:t>
        </w:r>
      </w:ins>
      <w:r w:rsidRPr="003B4312">
        <w:t>}.</w:t>
      </w:r>
    </w:p>
    <w:p w14:paraId="6814FA1A" w14:textId="77777777" w:rsidR="004C02EF" w:rsidRPr="00546435" w:rsidRDefault="004C02EF" w:rsidP="001E02E5">
      <w:pPr>
        <w:pStyle w:val="Note"/>
      </w:pPr>
      <w:r w:rsidRPr="006B6D0A">
        <w:t>NOTE</w:t>
      </w:r>
      <w:r w:rsidRPr="006B6D0A">
        <w:tab/>
        <w:t xml:space="preserve">Function objects created using </w:t>
      </w:r>
      <w:r w:rsidRPr="006B6D0A">
        <w:rPr>
          <w:rFonts w:ascii="Courier New" w:hAnsi="Courier New"/>
          <w:b/>
        </w:rPr>
        <w:t>Function.prototype.bind</w:t>
      </w:r>
      <w:r w:rsidR="001E02E5">
        <w:t xml:space="preserve">, or by evaluating a </w:t>
      </w:r>
      <w:r w:rsidR="001E02E5" w:rsidRPr="00197BED">
        <w:rPr>
          <w:rFonts w:ascii="Times New Roman" w:hAnsi="Times New Roman"/>
          <w:i/>
          <w:iCs/>
        </w:rPr>
        <w:t>MethodDefinition</w:t>
      </w:r>
      <w:r w:rsidR="001E02E5" w:rsidRPr="00F9694F">
        <w:rPr>
          <w:rFonts w:ascii="Times New Roman" w:hAnsi="Times New Roman"/>
        </w:rPr>
        <w:t xml:space="preserve"> </w:t>
      </w:r>
      <w:r w:rsidR="001E02E5" w:rsidRPr="00197BED">
        <w:t>(that is not a</w:t>
      </w:r>
      <w:r w:rsidR="001E02E5" w:rsidRPr="00F9694F">
        <w:rPr>
          <w:rFonts w:ascii="Times New Roman" w:hAnsi="Times New Roman"/>
        </w:rPr>
        <w:t xml:space="preserve"> </w:t>
      </w:r>
      <w:r w:rsidR="001E02E5" w:rsidRPr="00F9694F">
        <w:rPr>
          <w:rFonts w:ascii="Times New Roman" w:hAnsi="Times New Roman"/>
          <w:i/>
          <w:iCs/>
        </w:rPr>
        <w:t>GeneratorMethod</w:t>
      </w:r>
      <w:r w:rsidR="001E02E5" w:rsidRPr="00197BED">
        <w:t>)</w:t>
      </w:r>
      <w:r w:rsidR="001E02E5" w:rsidRPr="00F9694F">
        <w:rPr>
          <w:rFonts w:ascii="Times New Roman" w:hAnsi="Times New Roman"/>
        </w:rPr>
        <w:t xml:space="preserve">  </w:t>
      </w:r>
      <w:r w:rsidR="001E02E5" w:rsidRPr="00197BED">
        <w:t>or</w:t>
      </w:r>
      <w:r w:rsidR="001E02E5">
        <w:t xml:space="preserve"> an</w:t>
      </w:r>
      <w:r w:rsidR="001E02E5">
        <w:rPr>
          <w:i/>
          <w:iCs/>
        </w:rPr>
        <w:t xml:space="preserve"> </w:t>
      </w:r>
      <w:r w:rsidR="001E02E5" w:rsidRPr="00197BED">
        <w:rPr>
          <w:rFonts w:ascii="Times New Roman" w:hAnsi="Times New Roman"/>
          <w:i/>
          <w:iCs/>
        </w:rPr>
        <w:t>ArrowFunction</w:t>
      </w:r>
      <w:r w:rsidR="001E02E5">
        <w:rPr>
          <w:i/>
          <w:iCs/>
        </w:rPr>
        <w:t xml:space="preserve"> </w:t>
      </w:r>
      <w:r w:rsidR="001E02E5" w:rsidRPr="00197BED">
        <w:t>grammar production</w:t>
      </w:r>
      <w:r w:rsidR="001E02E5">
        <w:rPr>
          <w:i/>
          <w:iCs/>
        </w:rPr>
        <w:t xml:space="preserve"> </w:t>
      </w:r>
      <w:r w:rsidRPr="006B6D0A">
        <w:t xml:space="preserve">do not have a </w:t>
      </w:r>
      <w:r w:rsidRPr="00E65A34">
        <w:rPr>
          <w:rFonts w:ascii="Courier New" w:hAnsi="Courier New" w:cs="Courier New"/>
          <w:b/>
        </w:rPr>
        <w:t>prototype</w:t>
      </w:r>
      <w:r w:rsidRPr="00546435">
        <w:t xml:space="preserve"> property.</w:t>
      </w:r>
    </w:p>
    <w:p w14:paraId="07CB9DE0" w14:textId="77777777" w:rsidR="0092211F" w:rsidRPr="00E77497" w:rsidRDefault="0092211F" w:rsidP="0092211F">
      <w:pPr>
        <w:pStyle w:val="20"/>
      </w:pPr>
      <w:bookmarkStart w:id="11085" w:name="_Ref365547985"/>
      <w:bookmarkStart w:id="11086" w:name="_Toc368050712"/>
      <w:bookmarkStart w:id="11087" w:name="_Ref440446281"/>
      <w:bookmarkStart w:id="11088" w:name="_Ref449966920"/>
      <w:r w:rsidRPr="00E77497">
        <w:t>Boolean Objects</w:t>
      </w:r>
      <w:bookmarkEnd w:id="11085"/>
      <w:bookmarkEnd w:id="11086"/>
    </w:p>
    <w:p w14:paraId="29745977" w14:textId="77777777" w:rsidR="0092211F" w:rsidRPr="00E77497" w:rsidRDefault="0092211F" w:rsidP="0092211F">
      <w:pPr>
        <w:pStyle w:val="30"/>
      </w:pPr>
      <w:bookmarkStart w:id="11089" w:name="_Ref365541754"/>
      <w:bookmarkStart w:id="11090" w:name="_Toc368050713"/>
      <w:r w:rsidRPr="00E77497">
        <w:t>The Boolean Constructor</w:t>
      </w:r>
      <w:bookmarkEnd w:id="11089"/>
      <w:bookmarkEnd w:id="11090"/>
      <w:r w:rsidRPr="00E77497">
        <w:t xml:space="preserve"> </w:t>
      </w:r>
    </w:p>
    <w:p w14:paraId="6F9901D2" w14:textId="77777777" w:rsidR="0092211F" w:rsidRDefault="0092211F" w:rsidP="0092211F">
      <w:r>
        <w:t xml:space="preserve">The </w:t>
      </w:r>
      <w:r w:rsidRPr="005E793B">
        <w:t xml:space="preserve">Boolean </w:t>
      </w:r>
      <w:r>
        <w:t xml:space="preserve">constructor is the %Boolean% intrinsic object and the initial value of the </w:t>
      </w:r>
      <w:r w:rsidRPr="00E74C84">
        <w:rPr>
          <w:rFonts w:ascii="Courier New" w:eastAsia="Times New Roman" w:hAnsi="Courier New" w:cs="Courier New"/>
          <w:b/>
          <w:spacing w:val="6"/>
          <w:lang w:eastAsia="en-US"/>
        </w:rPr>
        <w:t>Boolean</w:t>
      </w:r>
      <w:r w:rsidRPr="005E793B">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Boolean</w:t>
      </w:r>
      <w:r w:rsidRPr="00E77497">
        <w:t xml:space="preserve"> is called as a function rather than as a constructor, it performs a type conversion.</w:t>
      </w:r>
      <w:r w:rsidRPr="006F6590">
        <w:t xml:space="preserve"> </w:t>
      </w:r>
      <w:r>
        <w:t xml:space="preserve">However, if the </w:t>
      </w:r>
      <w:r w:rsidRPr="00C255C0">
        <w:rPr>
          <w:b/>
          <w:bCs/>
        </w:rPr>
        <w:t>this</w:t>
      </w:r>
      <w:r>
        <w:t xml:space="preserve"> value passed in the call is an Object with an uninitialised [[BooleanData]]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Boolean </w:t>
      </w:r>
      <w:r w:rsidRPr="00977F8C">
        <w:t>to be used both to perform type conversion and</w:t>
      </w:r>
      <w:r>
        <w:rPr>
          <w:rFonts w:ascii="Courier New" w:hAnsi="Courier New"/>
          <w:b/>
        </w:rPr>
        <w:t xml:space="preserve"> </w:t>
      </w:r>
      <w:r>
        <w:t xml:space="preserve">to perform constructor instance </w:t>
      </w:r>
      <w:del w:id="11091" w:author="Rev 19 Allen Wirfs-Brock" w:date="2013-09-27T10:27:00Z">
        <w:r w:rsidDel="00D20BD7">
          <w:delText>initialization</w:delText>
        </w:r>
      </w:del>
      <w:ins w:id="11092" w:author="Rev 19 Allen Wirfs-Brock" w:date="2013-09-27T10:27:00Z">
        <w:r w:rsidR="00D20BD7">
          <w:t>initialisation</w:t>
        </w:r>
      </w:ins>
      <w:r>
        <w:t>.</w:t>
      </w:r>
    </w:p>
    <w:p w14:paraId="5BE7BC17" w14:textId="77777777" w:rsidR="0092211F" w:rsidRPr="00E77497" w:rsidRDefault="0092211F" w:rsidP="0092211F">
      <w:r>
        <w:t xml:space="preserve">The </w:t>
      </w:r>
      <w:r w:rsidRPr="00192F0E">
        <w:rPr>
          <w:rFonts w:ascii="Courier New" w:hAnsi="Courier New"/>
          <w:b/>
        </w:rPr>
        <w:t xml:space="preserve">Boolean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192F0E">
        <w:rPr>
          <w:rFonts w:ascii="Courier New" w:hAnsi="Courier New"/>
          <w:b/>
        </w:rPr>
        <w:t xml:space="preserve">Boolean </w:t>
      </w:r>
      <w:r>
        <w:t xml:space="preserve">behaviour must include a </w:t>
      </w:r>
      <w:r w:rsidRPr="00E775BC">
        <w:rPr>
          <w:rFonts w:ascii="Courier New" w:hAnsi="Courier New" w:cs="Courier New"/>
          <w:b/>
          <w:bCs/>
        </w:rPr>
        <w:t>super</w:t>
      </w:r>
      <w:r>
        <w:t xml:space="preserve"> call to the </w:t>
      </w:r>
      <w:r>
        <w:rPr>
          <w:rFonts w:ascii="Courier New" w:hAnsi="Courier New"/>
          <w:b/>
        </w:rPr>
        <w:t>Boolean</w:t>
      </w:r>
      <w:r w:rsidRPr="00E77497">
        <w:t xml:space="preserve"> </w:t>
      </w:r>
      <w:r>
        <w:t xml:space="preserve">constructor to initialise the [[BooleanData]] state of subclass instances. </w:t>
      </w:r>
    </w:p>
    <w:p w14:paraId="6427A049" w14:textId="77777777" w:rsidR="0092211F" w:rsidRPr="00E77497" w:rsidRDefault="0092211F" w:rsidP="0092211F">
      <w:pPr>
        <w:pStyle w:val="40"/>
      </w:pPr>
      <w:r w:rsidRPr="00E77497">
        <w:tab/>
        <w:t>Boolean (value)</w:t>
      </w:r>
    </w:p>
    <w:p w14:paraId="5F3CF9DE" w14:textId="77777777" w:rsidR="0092211F" w:rsidRPr="00E77497" w:rsidRDefault="0092211F" w:rsidP="0092211F">
      <w:r w:rsidRPr="00E77497">
        <w:t xml:space="preserve">When </w:t>
      </w:r>
      <w:r>
        <w:rPr>
          <w:rFonts w:ascii="Courier New" w:hAnsi="Courier New"/>
          <w:b/>
        </w:rPr>
        <w:t>Boolean</w:t>
      </w:r>
      <w:r w:rsidRPr="00E77497">
        <w:t xml:space="preserve"> is called with argument </w:t>
      </w:r>
      <w:r>
        <w:rPr>
          <w:rFonts w:ascii="Times New Roman" w:hAnsi="Times New Roman"/>
          <w:i/>
        </w:rPr>
        <w:t>value</w:t>
      </w:r>
      <w:r w:rsidRPr="00E77497">
        <w:t>,</w:t>
      </w:r>
      <w:r>
        <w:t xml:space="preserve"> the following steps are taken:</w:t>
      </w:r>
    </w:p>
    <w:p w14:paraId="414AA253" w14:textId="77777777" w:rsidR="0092211F" w:rsidRDefault="0092211F" w:rsidP="0092211F">
      <w:pPr>
        <w:pStyle w:val="Alg4"/>
        <w:numPr>
          <w:ilvl w:val="0"/>
          <w:numId w:val="992"/>
        </w:numPr>
      </w:pPr>
      <w:r>
        <w:t xml:space="preserve">Let </w:t>
      </w:r>
      <w:r>
        <w:rPr>
          <w:i/>
        </w:rPr>
        <w:t>O</w:t>
      </w:r>
      <w:r>
        <w:t xml:space="preserve"> be the </w:t>
      </w:r>
      <w:r w:rsidRPr="00F94F77">
        <w:rPr>
          <w:b/>
        </w:rPr>
        <w:t>this</w:t>
      </w:r>
      <w:r>
        <w:t xml:space="preserve"> value.</w:t>
      </w:r>
    </w:p>
    <w:p w14:paraId="67421A79" w14:textId="77777777" w:rsidR="0092211F" w:rsidRDefault="0092211F" w:rsidP="0092211F">
      <w:pPr>
        <w:pStyle w:val="Alg4"/>
        <w:numPr>
          <w:ilvl w:val="0"/>
          <w:numId w:val="992"/>
        </w:numPr>
      </w:pPr>
      <w:r>
        <w:t xml:space="preserve">Let </w:t>
      </w:r>
      <w:r>
        <w:rPr>
          <w:i/>
          <w:iCs/>
        </w:rPr>
        <w:t>b</w:t>
      </w:r>
      <w:r>
        <w:t xml:space="preserve"> be ToBoolean(</w:t>
      </w:r>
      <w:r>
        <w:rPr>
          <w:i/>
          <w:iCs/>
        </w:rPr>
        <w:t>value</w:t>
      </w:r>
      <w:r>
        <w:t>).</w:t>
      </w:r>
    </w:p>
    <w:p w14:paraId="6DFE895E" w14:textId="77777777" w:rsidR="0092211F" w:rsidRDefault="0092211F" w:rsidP="0092211F">
      <w:pPr>
        <w:pStyle w:val="Alg4"/>
        <w:numPr>
          <w:ilvl w:val="0"/>
          <w:numId w:val="992"/>
        </w:numPr>
      </w:pPr>
      <w:r>
        <w:t>If Type(</w:t>
      </w:r>
      <w:r>
        <w:rPr>
          <w:i/>
          <w:iCs/>
        </w:rPr>
        <w:t>O</w:t>
      </w:r>
      <w:r>
        <w:t xml:space="preserve">) is Object and </w:t>
      </w:r>
      <w:r>
        <w:rPr>
          <w:i/>
          <w:iCs/>
        </w:rPr>
        <w:t>O</w:t>
      </w:r>
      <w:r>
        <w:t xml:space="preserve"> has a [[BooleanData]] internal data property and the value of [[BooleanData]] is </w:t>
      </w:r>
      <w:r>
        <w:rPr>
          <w:b/>
          <w:bCs/>
        </w:rPr>
        <w:t>undefined</w:t>
      </w:r>
      <w:r>
        <w:t>, then</w:t>
      </w:r>
    </w:p>
    <w:p w14:paraId="58E8CD30" w14:textId="77777777" w:rsidR="0092211F" w:rsidRDefault="0092211F" w:rsidP="0092211F">
      <w:pPr>
        <w:pStyle w:val="Alg4"/>
        <w:numPr>
          <w:ilvl w:val="1"/>
          <w:numId w:val="992"/>
        </w:numPr>
      </w:pPr>
      <w:r>
        <w:t xml:space="preserve">Set the value of </w:t>
      </w:r>
      <w:r>
        <w:rPr>
          <w:i/>
          <w:iCs/>
        </w:rPr>
        <w:t>O’s</w:t>
      </w:r>
      <w:r>
        <w:t xml:space="preserve"> [[BooleanData]] internal data property to </w:t>
      </w:r>
      <w:r>
        <w:rPr>
          <w:i/>
          <w:iCs/>
        </w:rPr>
        <w:t>b</w:t>
      </w:r>
      <w:r>
        <w:t>.</w:t>
      </w:r>
    </w:p>
    <w:p w14:paraId="761495F5" w14:textId="77777777" w:rsidR="0092211F" w:rsidRDefault="0092211F" w:rsidP="0092211F">
      <w:pPr>
        <w:pStyle w:val="Alg4"/>
        <w:numPr>
          <w:ilvl w:val="1"/>
          <w:numId w:val="992"/>
        </w:numPr>
      </w:pPr>
      <w:r>
        <w:t xml:space="preserve">Return </w:t>
      </w:r>
      <w:r>
        <w:rPr>
          <w:i/>
          <w:iCs/>
        </w:rPr>
        <w:t>O</w:t>
      </w:r>
      <w:r>
        <w:t>.</w:t>
      </w:r>
    </w:p>
    <w:p w14:paraId="0EC9CAF2" w14:textId="77777777" w:rsidR="0092211F" w:rsidRPr="00E77497" w:rsidRDefault="0092211F" w:rsidP="0092211F">
      <w:pPr>
        <w:pStyle w:val="Alg4"/>
        <w:numPr>
          <w:ilvl w:val="0"/>
          <w:numId w:val="992"/>
        </w:numPr>
        <w:spacing w:after="120"/>
      </w:pPr>
      <w:r w:rsidRPr="00E77497">
        <w:t xml:space="preserve">Return </w:t>
      </w:r>
      <w:r>
        <w:rPr>
          <w:i/>
        </w:rPr>
        <w:t>b</w:t>
      </w:r>
      <w:r w:rsidRPr="00E77497">
        <w:t>.</w:t>
      </w:r>
    </w:p>
    <w:p w14:paraId="6E7B71F7" w14:textId="77777777" w:rsidR="0092211F" w:rsidRPr="00E77497" w:rsidRDefault="0092211F" w:rsidP="0092211F">
      <w:pPr>
        <w:pStyle w:val="40"/>
      </w:pPr>
      <w:r w:rsidRPr="00E77497">
        <w:t>new Boolean (</w:t>
      </w:r>
      <w:r>
        <w:t>... argumentsList</w:t>
      </w:r>
      <w:r w:rsidRPr="00E77497">
        <w:t>)</w:t>
      </w:r>
    </w:p>
    <w:p w14:paraId="10CFF896" w14:textId="77777777" w:rsidR="0092211F" w:rsidRDefault="0092211F" w:rsidP="0092211F">
      <w:r>
        <w:rPr>
          <w:rFonts w:ascii="Courier New" w:hAnsi="Courier New"/>
          <w:b/>
        </w:rPr>
        <w:t>Boolean</w:t>
      </w:r>
      <w:r w:rsidRPr="00E77497">
        <w:t xml:space="preserve"> </w:t>
      </w:r>
      <w:r>
        <w:t xml:space="preserve">called as part of a new expression </w:t>
      </w:r>
      <w:r w:rsidRPr="00E77497">
        <w:t xml:space="preserve">, it initialises </w:t>
      </w:r>
      <w:r>
        <w:t>a</w:t>
      </w:r>
      <w:r w:rsidRPr="00E77497">
        <w:t xml:space="preserve"> newly created object</w:t>
      </w:r>
      <w:r>
        <w:t>:</w:t>
      </w:r>
    </w:p>
    <w:p w14:paraId="15803CAE" w14:textId="77777777" w:rsidR="0092211F" w:rsidRDefault="0092211F" w:rsidP="0092211F">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Boolean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73A49CCD" w14:textId="77777777" w:rsidR="0092211F" w:rsidRDefault="0092211F" w:rsidP="0092211F">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0D204A27" w14:textId="77777777" w:rsidR="0092211F" w:rsidRPr="00E4780A" w:rsidRDefault="0092211F" w:rsidP="0092211F">
      <w:pPr>
        <w:numPr>
          <w:ilvl w:val="0"/>
          <w:numId w:val="1456"/>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2AC98061" w14:textId="77777777" w:rsidR="0092211F" w:rsidRPr="00E77497" w:rsidRDefault="0092211F" w:rsidP="0092211F">
      <w:r>
        <w:t xml:space="preserve">If </w:t>
      </w:r>
      <w:r>
        <w:rPr>
          <w:rFonts w:ascii="Courier New" w:hAnsi="Courier New"/>
          <w:b/>
        </w:rPr>
        <w:t>Boolean</w:t>
      </w:r>
      <w:r w:rsidRPr="00E77497">
        <w:t xml:space="preserve"> </w:t>
      </w:r>
      <w:r>
        <w:t>is implemented as an ordinary function object, its [[Construct]] internal method will perform the above steps.</w:t>
      </w:r>
    </w:p>
    <w:p w14:paraId="0F4EC449" w14:textId="77777777" w:rsidR="0092211F" w:rsidRPr="00E77497" w:rsidRDefault="0092211F" w:rsidP="0092211F">
      <w:pPr>
        <w:pStyle w:val="30"/>
      </w:pPr>
      <w:bookmarkStart w:id="11093" w:name="_Toc368050714"/>
      <w:r w:rsidRPr="00E77497">
        <w:t>Properties of the Boolean Constructor</w:t>
      </w:r>
      <w:bookmarkEnd w:id="11093"/>
    </w:p>
    <w:p w14:paraId="5BCCDD17" w14:textId="77777777" w:rsidR="0092211F" w:rsidRPr="00E77497" w:rsidRDefault="0092211F" w:rsidP="0092211F">
      <w:r w:rsidRPr="00E77497">
        <w:t xml:space="preserve">The value of the [[Prototype]] internal </w:t>
      </w:r>
      <w:r>
        <w:t xml:space="preserve">data </w:t>
      </w:r>
      <w:r w:rsidRPr="00E77497">
        <w:t>property of the Boolean constructor is the Function prototype object (</w:t>
      </w:r>
      <w:r>
        <w:fldChar w:fldCharType="begin"/>
      </w:r>
      <w:r>
        <w:instrText xml:space="preserve"> REF _Ref359681817 \r \h </w:instrText>
      </w:r>
      <w:r>
        <w:fldChar w:fldCharType="separate"/>
      </w:r>
      <w:r w:rsidR="00D433E8">
        <w:t>19.2.3</w:t>
      </w:r>
      <w:r>
        <w:fldChar w:fldCharType="end"/>
      </w:r>
      <w:r w:rsidRPr="00E77497">
        <w:t>).</w:t>
      </w:r>
    </w:p>
    <w:p w14:paraId="5D4A9A83" w14:textId="77777777" w:rsidR="0092211F" w:rsidRPr="00E77497" w:rsidRDefault="0092211F" w:rsidP="0092211F">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the Boolean constructor has the following </w:t>
      </w:r>
      <w:del w:id="11094" w:author="Rev 19 Allen Wirfs-Brock" w:date="2013-09-27T10:23:00Z">
        <w:r w:rsidRPr="00E77497" w:rsidDel="00D20BD7">
          <w:delText>property</w:delText>
        </w:r>
      </w:del>
      <w:ins w:id="11095" w:author="Rev 19 Allen Wirfs-Brock" w:date="2013-09-27T10:23:00Z">
        <w:r w:rsidR="00D20BD7" w:rsidRPr="00E77497">
          <w:t>propert</w:t>
        </w:r>
        <w:r w:rsidR="00D20BD7">
          <w:t>ies</w:t>
        </w:r>
      </w:ins>
      <w:r w:rsidRPr="00E77497">
        <w:t>:</w:t>
      </w:r>
    </w:p>
    <w:p w14:paraId="121687A8" w14:textId="77777777" w:rsidR="0092211F" w:rsidRPr="00E77497" w:rsidRDefault="0092211F" w:rsidP="0092211F">
      <w:pPr>
        <w:pStyle w:val="40"/>
      </w:pPr>
      <w:r w:rsidRPr="00E77497">
        <w:t>Boolean.prototype</w:t>
      </w:r>
    </w:p>
    <w:p w14:paraId="055EF95F" w14:textId="77777777" w:rsidR="0092211F" w:rsidRPr="00E77497" w:rsidRDefault="0092211F" w:rsidP="0092211F">
      <w:r w:rsidRPr="00E77497">
        <w:t xml:space="preserve">The initial value of </w:t>
      </w:r>
      <w:r w:rsidRPr="00E77497">
        <w:rPr>
          <w:rFonts w:ascii="Courier New" w:hAnsi="Courier New"/>
          <w:b/>
        </w:rPr>
        <w:t>Boolean.prototype</w:t>
      </w:r>
      <w:r w:rsidRPr="00E77497">
        <w:t xml:space="preserve"> is the Boolean prototype object (</w:t>
      </w:r>
      <w:r w:rsidR="003A1B18">
        <w:fldChar w:fldCharType="begin"/>
      </w:r>
      <w:r w:rsidR="003A1B18">
        <w:instrText xml:space="preserve"> REF _Ref366066727 \r \h </w:instrText>
      </w:r>
      <w:r w:rsidR="003A1B18">
        <w:fldChar w:fldCharType="separate"/>
      </w:r>
      <w:r w:rsidR="00D433E8">
        <w:t>19.3.3</w:t>
      </w:r>
      <w:r w:rsidR="003A1B18">
        <w:fldChar w:fldCharType="end"/>
      </w:r>
      <w:r w:rsidRPr="00E77497">
        <w:t>).</w:t>
      </w:r>
    </w:p>
    <w:p w14:paraId="279173FA" w14:textId="77777777" w:rsidR="0092211F" w:rsidRPr="00E77497" w:rsidRDefault="0092211F" w:rsidP="0092211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21AF5B8" w14:textId="77777777" w:rsidR="0092211F" w:rsidRPr="00A67AF2" w:rsidRDefault="0092211F" w:rsidP="0092211F">
      <w:pPr>
        <w:pStyle w:val="40"/>
      </w:pPr>
      <w:r>
        <w:t>Boolean[ @@create ]</w:t>
      </w:r>
      <w:r w:rsidRPr="00A67AF2">
        <w:t xml:space="preserve"> (</w:t>
      </w:r>
      <w:r>
        <w:t xml:space="preserve"> </w:t>
      </w:r>
      <w:r w:rsidRPr="00A67AF2">
        <w:t>)</w:t>
      </w:r>
    </w:p>
    <w:p w14:paraId="2F515AA7" w14:textId="77777777" w:rsidR="0092211F" w:rsidRPr="00E77497" w:rsidRDefault="0092211F" w:rsidP="0092211F">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5F0F8518" w14:textId="77777777" w:rsidR="0092211F" w:rsidRDefault="0092211F" w:rsidP="0092211F">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7171CE0C" w14:textId="77777777" w:rsidR="0092211F" w:rsidRPr="00E77497" w:rsidRDefault="0092211F" w:rsidP="0092211F">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Boolean</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xml:space="preserve">, ( [[BooleanData]]) </w:t>
      </w:r>
      <w:r>
        <w:rPr>
          <w:rFonts w:ascii="Times New Roman" w:hAnsi="Times New Roman"/>
          <w:iCs/>
        </w:rPr>
        <w:t>)</w:t>
      </w:r>
      <w:r w:rsidRPr="00E77497">
        <w:rPr>
          <w:rFonts w:ascii="Times New Roman" w:hAnsi="Times New Roman"/>
        </w:rPr>
        <w:t>.</w:t>
      </w:r>
    </w:p>
    <w:p w14:paraId="35FA8484" w14:textId="77777777" w:rsidR="0092211F" w:rsidRPr="00E77497" w:rsidRDefault="0092211F" w:rsidP="0092211F">
      <w:pPr>
        <w:numPr>
          <w:ilvl w:val="0"/>
          <w:numId w:val="128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66BA93FE" w14:textId="77777777" w:rsidR="0092211F" w:rsidRDefault="0092211F" w:rsidP="0092211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1ECC6186" w14:textId="77777777" w:rsidR="0092211F" w:rsidRPr="00E77497" w:rsidRDefault="0092211F" w:rsidP="0092211F">
      <w:pPr>
        <w:pStyle w:val="Note"/>
      </w:pPr>
      <w:r>
        <w:t>NOTE</w:t>
      </w:r>
      <w:r>
        <w:tab/>
        <w:t xml:space="preserve">[[BooleanData]] is initially assigned the value </w:t>
      </w:r>
      <w:r w:rsidRPr="00655E48">
        <w:rPr>
          <w:rFonts w:ascii="Times New Roman" w:hAnsi="Times New Roman"/>
          <w:b/>
          <w:bCs/>
        </w:rPr>
        <w:t>undefined</w:t>
      </w:r>
      <w:r>
        <w:t xml:space="preserve"> as a flag to indicate that the instance has not yet been initialised by the Boolean constructor. This flag value is never directly exposed to ECMAScript code; hence implementation</w:t>
      </w:r>
      <w:ins w:id="11096" w:author="Rev 19 Allen Wirfs-Brock" w:date="2013-09-27T10:17:00Z">
        <w:r w:rsidR="00B122FE">
          <w:t>s</w:t>
        </w:r>
      </w:ins>
      <w:r>
        <w:t xml:space="preserve"> may choose to encode the flag in some other manner. </w:t>
      </w:r>
    </w:p>
    <w:p w14:paraId="21C61AE3" w14:textId="77777777" w:rsidR="0092211F" w:rsidRPr="00E77497" w:rsidRDefault="0092211F" w:rsidP="0092211F">
      <w:pPr>
        <w:pStyle w:val="30"/>
      </w:pPr>
      <w:bookmarkStart w:id="11097" w:name="_Ref366066727"/>
      <w:bookmarkStart w:id="11098" w:name="_Ref366136067"/>
      <w:bookmarkStart w:id="11099" w:name="_Toc368050715"/>
      <w:r w:rsidRPr="00E77497">
        <w:t>Properties of the Boolean Prototype Object</w:t>
      </w:r>
      <w:bookmarkEnd w:id="11097"/>
      <w:bookmarkEnd w:id="11098"/>
      <w:bookmarkEnd w:id="11099"/>
    </w:p>
    <w:p w14:paraId="48023BB3" w14:textId="77777777" w:rsidR="0092211F" w:rsidRPr="00E77497" w:rsidRDefault="0092211F" w:rsidP="0092211F">
      <w:r w:rsidRPr="00E77497">
        <w:t>The Boolean prototype object is a</w:t>
      </w:r>
      <w:r>
        <w:t>n ordinary</w:t>
      </w:r>
      <w:r w:rsidRPr="00E77497">
        <w:t xml:space="preserve"> object</w:t>
      </w:r>
      <w:r>
        <w:t>.</w:t>
      </w:r>
      <w:r w:rsidRPr="00E77497">
        <w:t xml:space="preserve"> </w:t>
      </w:r>
      <w:r>
        <w:t>It is not a Boolean instance and does not have</w:t>
      </w:r>
      <w:r w:rsidRPr="00E77497">
        <w:t xml:space="preserve"> a </w:t>
      </w:r>
      <w:r>
        <w:t>[[BooleanData]] internal data property</w:t>
      </w:r>
      <w:r w:rsidRPr="00E77497">
        <w:t>.</w:t>
      </w:r>
    </w:p>
    <w:p w14:paraId="18B91593" w14:textId="77777777" w:rsidR="0092211F" w:rsidRPr="00E77497" w:rsidRDefault="0092211F" w:rsidP="0092211F">
      <w:r w:rsidRPr="00E77497">
        <w:t xml:space="preserve">The value of the [[Prototype]] internal </w:t>
      </w:r>
      <w:r>
        <w:t xml:space="preserve">data </w:t>
      </w:r>
      <w:r w:rsidRPr="00E77497">
        <w:t>property of the Boolean prototype object is the standard built-in Object prototype object (</w:t>
      </w:r>
      <w:r w:rsidR="003A1B18">
        <w:fldChar w:fldCharType="begin"/>
      </w:r>
      <w:r w:rsidR="003A1B18">
        <w:instrText xml:space="preserve"> REF _Ref360007187 \r \h </w:instrText>
      </w:r>
      <w:r w:rsidR="003A1B18">
        <w:fldChar w:fldCharType="separate"/>
      </w:r>
      <w:r w:rsidR="00D433E8">
        <w:t>19.1.4</w:t>
      </w:r>
      <w:r w:rsidR="003A1B18">
        <w:fldChar w:fldCharType="end"/>
      </w:r>
      <w:r w:rsidRPr="00E77497">
        <w:t>).</w:t>
      </w:r>
    </w:p>
    <w:p w14:paraId="0F7D7030" w14:textId="77777777" w:rsidR="0092211F" w:rsidRDefault="0092211F" w:rsidP="0092211F">
      <w:r>
        <w:t xml:space="preserve">The abstract operation </w:t>
      </w:r>
      <w:r w:rsidRPr="00B10EE5">
        <w:rPr>
          <w:rFonts w:ascii="Times New Roman" w:hAnsi="Times New Roman"/>
        </w:rPr>
        <w:t>this</w:t>
      </w:r>
      <w:r>
        <w:rPr>
          <w:rFonts w:ascii="Times New Roman" w:hAnsi="Times New Roman"/>
        </w:rPr>
        <w:t>Boolean</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5A45955D" w14:textId="77777777" w:rsidR="0092211F" w:rsidRPr="00E77497" w:rsidRDefault="0092211F" w:rsidP="0092211F">
      <w:pPr>
        <w:pStyle w:val="Alg4"/>
        <w:numPr>
          <w:ilvl w:val="0"/>
          <w:numId w:val="1368"/>
        </w:numPr>
      </w:pPr>
      <w:r>
        <w:t>If Type(</w:t>
      </w:r>
      <w:r w:rsidRPr="00A316EF">
        <w:rPr>
          <w:i/>
          <w:iCs/>
        </w:rPr>
        <w:t>value</w:t>
      </w:r>
      <w:r>
        <w:t xml:space="preserve">) is Boolean, return </w:t>
      </w:r>
      <w:r>
        <w:rPr>
          <w:i/>
          <w:iCs/>
        </w:rPr>
        <w:t>value</w:t>
      </w:r>
      <w:r w:rsidRPr="00E77497">
        <w:t>.</w:t>
      </w:r>
    </w:p>
    <w:p w14:paraId="3A7FE5E8" w14:textId="77777777" w:rsidR="0092211F" w:rsidRPr="00E77497" w:rsidRDefault="0092211F" w:rsidP="0092211F">
      <w:pPr>
        <w:pStyle w:val="Alg4"/>
        <w:numPr>
          <w:ilvl w:val="0"/>
          <w:numId w:val="1368"/>
        </w:numPr>
      </w:pPr>
      <w:r>
        <w:t>If Type(</w:t>
      </w:r>
      <w:r>
        <w:rPr>
          <w:i/>
          <w:iCs/>
        </w:rPr>
        <w:t>value)</w:t>
      </w:r>
      <w:r>
        <w:t xml:space="preserve"> is Object and </w:t>
      </w:r>
      <w:r>
        <w:rPr>
          <w:i/>
          <w:iCs/>
        </w:rPr>
        <w:t>value</w:t>
      </w:r>
      <w:r>
        <w:t xml:space="preserve"> has a [[BooleanData]] internal data property, then</w:t>
      </w:r>
    </w:p>
    <w:p w14:paraId="57A3B5F1" w14:textId="77777777" w:rsidR="0092211F" w:rsidRDefault="0092211F" w:rsidP="0092211F">
      <w:pPr>
        <w:pStyle w:val="Alg4"/>
        <w:numPr>
          <w:ilvl w:val="1"/>
          <w:numId w:val="1368"/>
        </w:numPr>
      </w:pPr>
      <w:r>
        <w:t xml:space="preserve">Let </w:t>
      </w:r>
      <w:r>
        <w:rPr>
          <w:i/>
          <w:iCs/>
        </w:rPr>
        <w:t>b</w:t>
      </w:r>
      <w:r>
        <w:t xml:space="preserve"> be the value of </w:t>
      </w:r>
      <w:r>
        <w:rPr>
          <w:i/>
          <w:iCs/>
        </w:rPr>
        <w:t>value’s</w:t>
      </w:r>
      <w:r>
        <w:t xml:space="preserve"> [[BooleanData]] internal data property.</w:t>
      </w:r>
    </w:p>
    <w:p w14:paraId="3E87D563" w14:textId="77777777" w:rsidR="0092211F" w:rsidRDefault="0092211F" w:rsidP="0092211F">
      <w:pPr>
        <w:pStyle w:val="Alg4"/>
        <w:numPr>
          <w:ilvl w:val="1"/>
          <w:numId w:val="1368"/>
        </w:numPr>
      </w:pPr>
      <w:r>
        <w:t xml:space="preserve">If </w:t>
      </w:r>
      <w:r>
        <w:rPr>
          <w:i/>
          <w:iCs/>
        </w:rPr>
        <w:t>b</w:t>
      </w:r>
      <w:r>
        <w:t xml:space="preserve"> is not </w:t>
      </w:r>
      <w:r>
        <w:rPr>
          <w:b/>
          <w:bCs/>
        </w:rPr>
        <w:t>undefined</w:t>
      </w:r>
      <w:r>
        <w:t xml:space="preserve">, then return </w:t>
      </w:r>
      <w:r>
        <w:rPr>
          <w:i/>
          <w:iCs/>
        </w:rPr>
        <w:t>b</w:t>
      </w:r>
      <w:r>
        <w:t>.</w:t>
      </w:r>
    </w:p>
    <w:p w14:paraId="7C1213F3" w14:textId="77777777" w:rsidR="0092211F" w:rsidRPr="00B07A13" w:rsidRDefault="0092211F" w:rsidP="0092211F">
      <w:pPr>
        <w:numPr>
          <w:ilvl w:val="0"/>
          <w:numId w:val="136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14:paraId="5C943B13" w14:textId="77777777" w:rsidR="0092211F" w:rsidRPr="00E77497" w:rsidRDefault="0092211F" w:rsidP="0092211F">
      <w:pPr>
        <w:pStyle w:val="40"/>
      </w:pPr>
      <w:r w:rsidRPr="00E77497">
        <w:t>Boolean.prototype.constructor</w:t>
      </w:r>
    </w:p>
    <w:p w14:paraId="3DAB3406" w14:textId="77777777" w:rsidR="0092211F" w:rsidRPr="00E77497" w:rsidRDefault="0092211F" w:rsidP="0092211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p>
    <w:p w14:paraId="6BF7A823" w14:textId="77777777" w:rsidR="0092211F" w:rsidRPr="00E77497" w:rsidRDefault="0092211F" w:rsidP="0092211F">
      <w:pPr>
        <w:pStyle w:val="40"/>
      </w:pPr>
      <w:r w:rsidRPr="00E77497">
        <w:t>Boolean.prototype.toString ( )</w:t>
      </w:r>
    </w:p>
    <w:p w14:paraId="16FA3E61" w14:textId="77777777" w:rsidR="0092211F" w:rsidRPr="00E77497" w:rsidRDefault="0092211F" w:rsidP="0092211F">
      <w:r w:rsidRPr="00E77497">
        <w:t>The following steps are taken:</w:t>
      </w:r>
    </w:p>
    <w:p w14:paraId="1937C5DD" w14:textId="77777777" w:rsidR="0092211F" w:rsidRPr="00E77497" w:rsidRDefault="0092211F" w:rsidP="0092211F">
      <w:pPr>
        <w:pStyle w:val="Alg4"/>
        <w:numPr>
          <w:ilvl w:val="0"/>
          <w:numId w:val="237"/>
        </w:numPr>
      </w:pPr>
      <w:r w:rsidRPr="00E77497">
        <w:t xml:space="preserve">Let </w:t>
      </w:r>
      <w:r>
        <w:rPr>
          <w:i/>
        </w:rPr>
        <w:t>b</w:t>
      </w:r>
      <w:r w:rsidRPr="00E77497">
        <w:t xml:space="preserve"> be this</w:t>
      </w:r>
      <w:r>
        <w:t>BooleanV</w:t>
      </w:r>
      <w:r w:rsidRPr="00E77497">
        <w:t>alue</w:t>
      </w:r>
      <w:r>
        <w:t>(</w:t>
      </w:r>
      <w:r w:rsidRPr="004A18C2">
        <w:rPr>
          <w:b/>
          <w:bCs/>
        </w:rPr>
        <w:t>this</w:t>
      </w:r>
      <w:r>
        <w:t xml:space="preserve"> value)</w:t>
      </w:r>
      <w:r w:rsidRPr="00E77497">
        <w:t>.</w:t>
      </w:r>
    </w:p>
    <w:p w14:paraId="0BAE72B9" w14:textId="77777777" w:rsidR="0092211F" w:rsidRDefault="0092211F" w:rsidP="0092211F">
      <w:pPr>
        <w:pStyle w:val="Alg4"/>
        <w:numPr>
          <w:ilvl w:val="0"/>
          <w:numId w:val="237"/>
        </w:numPr>
      </w:pPr>
      <w:r>
        <w:t>ReturnIfAbrupt(</w:t>
      </w:r>
      <w:r>
        <w:rPr>
          <w:i/>
        </w:rPr>
        <w:t>b</w:t>
      </w:r>
      <w:r>
        <w:t>).</w:t>
      </w:r>
    </w:p>
    <w:p w14:paraId="3E73E8F7" w14:textId="77777777" w:rsidR="0092211F" w:rsidRPr="00E77497" w:rsidRDefault="0092211F" w:rsidP="0092211F">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7FBD29B0" w14:textId="77777777" w:rsidR="0092211F" w:rsidRPr="00E77497" w:rsidRDefault="0092211F" w:rsidP="0092211F">
      <w:pPr>
        <w:pStyle w:val="40"/>
      </w:pPr>
      <w:r w:rsidRPr="00E77497">
        <w:t>Boolean.prototype.valueOf ( )</w:t>
      </w:r>
    </w:p>
    <w:p w14:paraId="16F53C9A" w14:textId="77777777" w:rsidR="0092211F" w:rsidRPr="00E77497" w:rsidRDefault="0092211F" w:rsidP="0092211F">
      <w:r w:rsidRPr="00E77497">
        <w:t>The following steps are taken:</w:t>
      </w:r>
    </w:p>
    <w:p w14:paraId="59229691" w14:textId="77777777" w:rsidR="0092211F" w:rsidRPr="00E77497" w:rsidRDefault="0092211F" w:rsidP="0092211F">
      <w:pPr>
        <w:pStyle w:val="Alg4"/>
        <w:numPr>
          <w:ilvl w:val="0"/>
          <w:numId w:val="238"/>
        </w:numPr>
        <w:spacing w:after="220"/>
      </w:pPr>
      <w:r w:rsidRPr="00E77497">
        <w:t>Return this</w:t>
      </w:r>
      <w:r>
        <w:t>BooleanV</w:t>
      </w:r>
      <w:r w:rsidRPr="00E77497">
        <w:t>alue</w:t>
      </w:r>
      <w:r>
        <w:t>(</w:t>
      </w:r>
      <w:r w:rsidRPr="004A18C2">
        <w:rPr>
          <w:b/>
          <w:bCs/>
        </w:rPr>
        <w:t>this</w:t>
      </w:r>
      <w:r>
        <w:t xml:space="preserve"> value)</w:t>
      </w:r>
      <w:r w:rsidRPr="00E77497">
        <w:t>.</w:t>
      </w:r>
    </w:p>
    <w:p w14:paraId="1EF7227A" w14:textId="77777777" w:rsidR="0092211F" w:rsidRPr="00E77497" w:rsidRDefault="0092211F" w:rsidP="0092211F">
      <w:pPr>
        <w:pStyle w:val="30"/>
      </w:pPr>
      <w:bookmarkStart w:id="11100" w:name="_Toc368050716"/>
      <w:r w:rsidRPr="00E77497">
        <w:t>Properties of Boolean Instances</w:t>
      </w:r>
      <w:bookmarkEnd w:id="11100"/>
    </w:p>
    <w:p w14:paraId="09F26815" w14:textId="77777777" w:rsidR="0092211F" w:rsidRPr="00E77497" w:rsidRDefault="0092211F" w:rsidP="0092211F">
      <w:r w:rsidRPr="00E77497">
        <w:t>Boolean instances</w:t>
      </w:r>
      <w:r>
        <w:t xml:space="preserve"> are ordinary objects that</w:t>
      </w:r>
      <w:r w:rsidRPr="00E77497">
        <w:t xml:space="preserve"> inherit properties from the Boolean prototype object</w:t>
      </w:r>
      <w:r>
        <w:t>.</w:t>
      </w:r>
      <w:r w:rsidRPr="00E77497">
        <w:t xml:space="preserve"> Boolean instances have a [[</w:t>
      </w:r>
      <w:r>
        <w:t>BooleanData</w:t>
      </w:r>
      <w:r w:rsidRPr="00E77497">
        <w:t xml:space="preserve">]] internal </w:t>
      </w:r>
      <w:r>
        <w:t xml:space="preserve">data </w:t>
      </w:r>
      <w:r w:rsidRPr="00E77497">
        <w:t>property.</w:t>
      </w:r>
      <w:r>
        <w:t xml:space="preserve"> </w:t>
      </w:r>
      <w:r w:rsidRPr="00E77497">
        <w:t>The [[</w:t>
      </w:r>
      <w:r>
        <w:t>BooleanData</w:t>
      </w:r>
      <w:r w:rsidRPr="00E77497">
        <w:t xml:space="preserve">]] internal </w:t>
      </w:r>
      <w:r>
        <w:t xml:space="preserve">data </w:t>
      </w:r>
      <w:r w:rsidRPr="00E77497">
        <w:t>property is the Boolean value represented by this Boolean object.</w:t>
      </w:r>
    </w:p>
    <w:p w14:paraId="338FA53A" w14:textId="77777777" w:rsidR="00CA269D" w:rsidRDefault="00CA269D" w:rsidP="005D7F2D">
      <w:pPr>
        <w:pStyle w:val="20"/>
        <w:rPr>
          <w:ins w:id="11101" w:author="Rev 19 Allen Wirfs-Brock" w:date="2013-09-24T14:59:00Z"/>
        </w:rPr>
      </w:pPr>
      <w:bookmarkStart w:id="11102" w:name="_Ref367805013"/>
      <w:bookmarkStart w:id="11103" w:name="_Toc368050717"/>
      <w:ins w:id="11104" w:author="Rev 19 Allen Wirfs-Brock" w:date="2013-09-24T14:59:00Z">
        <w:r>
          <w:t>Symbol Objects</w:t>
        </w:r>
        <w:bookmarkEnd w:id="11102"/>
        <w:bookmarkEnd w:id="11103"/>
      </w:ins>
    </w:p>
    <w:p w14:paraId="28C2735F" w14:textId="77777777" w:rsidR="00CA269D" w:rsidRPr="00E77497" w:rsidRDefault="00CA269D" w:rsidP="00CA269D">
      <w:pPr>
        <w:pStyle w:val="30"/>
        <w:rPr>
          <w:ins w:id="11105" w:author="Rev 19 Allen Wirfs-Brock" w:date="2013-09-24T15:01:00Z"/>
        </w:rPr>
      </w:pPr>
      <w:bookmarkStart w:id="11106" w:name="_Toc368050718"/>
      <w:ins w:id="11107" w:author="Rev 19 Allen Wirfs-Brock" w:date="2013-09-24T15:01:00Z">
        <w:r w:rsidRPr="00E77497">
          <w:t xml:space="preserve">The </w:t>
        </w:r>
        <w:r>
          <w:t>Symbol</w:t>
        </w:r>
        <w:r w:rsidRPr="00E77497">
          <w:t xml:space="preserve"> Constructor</w:t>
        </w:r>
        <w:bookmarkEnd w:id="11106"/>
        <w:r w:rsidRPr="00E77497">
          <w:t xml:space="preserve"> </w:t>
        </w:r>
      </w:ins>
    </w:p>
    <w:p w14:paraId="46D0BA0F" w14:textId="77777777" w:rsidR="00CA269D" w:rsidRDefault="00CA269D" w:rsidP="00CA269D">
      <w:pPr>
        <w:rPr>
          <w:ins w:id="11108" w:author="Rev 19 Allen Wirfs-Brock" w:date="2013-09-24T15:01:00Z"/>
        </w:rPr>
      </w:pPr>
      <w:ins w:id="11109" w:author="Rev 19 Allen Wirfs-Brock" w:date="2013-09-24T15:01:00Z">
        <w:r>
          <w:t>The Symbol</w:t>
        </w:r>
        <w:r w:rsidRPr="005E793B">
          <w:t xml:space="preserve"> </w:t>
        </w:r>
        <w:r>
          <w:t xml:space="preserve">constructor is the %Symbol% intrinsic object and the initial value of the </w:t>
        </w:r>
        <w:r>
          <w:rPr>
            <w:rFonts w:ascii="Courier New" w:eastAsia="Times New Roman" w:hAnsi="Courier New" w:cs="Courier New"/>
            <w:b/>
            <w:spacing w:val="6"/>
            <w:lang w:eastAsia="en-US"/>
          </w:rPr>
          <w:t>Symbol</w:t>
        </w:r>
        <w:r w:rsidRPr="005E793B">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Boolean</w:t>
        </w:r>
        <w:r w:rsidRPr="00E77497">
          <w:t xml:space="preserve"> is called as a function rather than as a constructor, it </w:t>
        </w:r>
      </w:ins>
      <w:ins w:id="11110" w:author="Rev 19 Allen Wirfs-Brock" w:date="2013-09-25T10:14:00Z">
        <w:r w:rsidR="0043641D">
          <w:t>returns a new Symbol value.</w:t>
        </w:r>
      </w:ins>
    </w:p>
    <w:p w14:paraId="507EB447" w14:textId="77777777" w:rsidR="00CA269D" w:rsidRPr="00E77497" w:rsidRDefault="00CA269D" w:rsidP="00CA269D">
      <w:pPr>
        <w:rPr>
          <w:ins w:id="11111" w:author="Rev 19 Allen Wirfs-Brock" w:date="2013-09-24T15:01:00Z"/>
        </w:rPr>
      </w:pPr>
      <w:ins w:id="11112" w:author="Rev 19 Allen Wirfs-Brock" w:date="2013-09-24T15:01:00Z">
        <w:r>
          <w:t xml:space="preserve">The </w:t>
        </w:r>
      </w:ins>
      <w:ins w:id="11113" w:author="Rev 19 Allen Wirfs-Brock" w:date="2013-09-25T10:20:00Z">
        <w:r w:rsidR="0043641D">
          <w:rPr>
            <w:rFonts w:ascii="Courier New" w:hAnsi="Courier New"/>
            <w:b/>
          </w:rPr>
          <w:t>Symbol</w:t>
        </w:r>
      </w:ins>
      <w:ins w:id="11114" w:author="Rev 19 Allen Wirfs-Brock" w:date="2013-09-24T15:01:00Z">
        <w:r w:rsidRPr="00192F0E">
          <w:rPr>
            <w:rFonts w:ascii="Courier New" w:hAnsi="Courier New"/>
            <w:b/>
          </w:rPr>
          <w:t xml:space="preserve"> </w:t>
        </w:r>
        <w:r>
          <w:t xml:space="preserve">constructor is </w:t>
        </w:r>
      </w:ins>
      <w:ins w:id="11115" w:author="Rev 19 Allen Wirfs-Brock" w:date="2013-09-25T10:15:00Z">
        <w:r w:rsidR="0043641D">
          <w:t xml:space="preserve">not intended to be used with the </w:t>
        </w:r>
        <w:r w:rsidR="0043641D" w:rsidRPr="0043641D">
          <w:rPr>
            <w:rFonts w:ascii="Courier New" w:hAnsi="Courier New" w:cs="Courier New"/>
            <w:b/>
          </w:rPr>
          <w:t>new</w:t>
        </w:r>
        <w:r w:rsidR="0043641D">
          <w:t xml:space="preserve"> operator or</w:t>
        </w:r>
      </w:ins>
      <w:ins w:id="11116" w:author="Rev 19 Allen Wirfs-Brock" w:date="2013-09-24T15:01:00Z">
        <w:r>
          <w:t xml:space="preserve"> to be subclass</w:t>
        </w:r>
      </w:ins>
      <w:ins w:id="11117" w:author="Rev 19 Allen Wirfs-Brock" w:date="2013-09-25T10:16:00Z">
        <w:r w:rsidR="0043641D">
          <w:t>ed</w:t>
        </w:r>
      </w:ins>
      <w:ins w:id="11118" w:author="Rev 19 Allen Wirfs-Brock" w:date="2013-09-24T15:01:00Z">
        <w:r>
          <w:t xml:space="preserve">. It may be used as the value of an </w:t>
        </w:r>
        <w:r w:rsidRPr="00E775BC">
          <w:rPr>
            <w:rFonts w:ascii="Courier New" w:hAnsi="Courier New" w:cs="Courier New"/>
            <w:b/>
            <w:bCs/>
          </w:rPr>
          <w:t>extends</w:t>
        </w:r>
        <w:r>
          <w:t xml:space="preserve"> clause of a class declaration</w:t>
        </w:r>
      </w:ins>
      <w:ins w:id="11119" w:author="Rev 19 Allen Wirfs-Brock" w:date="2013-09-25T10:18:00Z">
        <w:r w:rsidR="0043641D">
          <w:t xml:space="preserve"> but </w:t>
        </w:r>
      </w:ins>
      <w:ins w:id="11120" w:author="Rev 19 Allen Wirfs-Brock" w:date="2013-09-24T15:01:00Z">
        <w:r>
          <w:t xml:space="preserve">a </w:t>
        </w:r>
        <w:r w:rsidRPr="00E775BC">
          <w:rPr>
            <w:rFonts w:ascii="Courier New" w:hAnsi="Courier New" w:cs="Courier New"/>
            <w:b/>
            <w:bCs/>
          </w:rPr>
          <w:t>super</w:t>
        </w:r>
        <w:r>
          <w:t xml:space="preserve"> call to the </w:t>
        </w:r>
      </w:ins>
      <w:ins w:id="11121" w:author="Rev 19 Allen Wirfs-Brock" w:date="2013-09-25T10:19:00Z">
        <w:r w:rsidR="0043641D">
          <w:rPr>
            <w:rFonts w:ascii="Courier New" w:hAnsi="Courier New"/>
            <w:b/>
          </w:rPr>
          <w:t>Symbol</w:t>
        </w:r>
      </w:ins>
      <w:ins w:id="11122" w:author="Rev 19 Allen Wirfs-Brock" w:date="2013-09-24T15:01:00Z">
        <w:r w:rsidRPr="00E77497">
          <w:t xml:space="preserve"> </w:t>
        </w:r>
        <w:r>
          <w:t xml:space="preserve">constructor </w:t>
        </w:r>
      </w:ins>
      <w:ins w:id="11123" w:author="Rev 19 Allen Wirfs-Brock" w:date="2013-09-25T10:19:00Z">
        <w:r w:rsidR="0043641D">
          <w:t>will not</w:t>
        </w:r>
      </w:ins>
      <w:ins w:id="11124" w:author="Rev 19 Allen Wirfs-Brock" w:date="2013-09-24T15:01:00Z">
        <w:r>
          <w:t xml:space="preserve"> initialise the state of subclass instances. </w:t>
        </w:r>
      </w:ins>
    </w:p>
    <w:p w14:paraId="27D6F80A" w14:textId="77777777" w:rsidR="00CA269D" w:rsidRPr="00E77497" w:rsidRDefault="00CA269D" w:rsidP="00CA269D">
      <w:pPr>
        <w:pStyle w:val="40"/>
        <w:rPr>
          <w:ins w:id="11125" w:author="Rev 19 Allen Wirfs-Brock" w:date="2013-09-24T15:01:00Z"/>
        </w:rPr>
      </w:pPr>
      <w:ins w:id="11126" w:author="Rev 19 Allen Wirfs-Brock" w:date="2013-09-24T15:01:00Z">
        <w:r w:rsidRPr="00E77497">
          <w:tab/>
        </w:r>
      </w:ins>
      <w:ins w:id="11127" w:author="Rev 19 Allen Wirfs-Brock" w:date="2013-09-24T15:03:00Z">
        <w:r>
          <w:t>Symbol</w:t>
        </w:r>
      </w:ins>
      <w:ins w:id="11128" w:author="Rev 19 Allen Wirfs-Brock" w:date="2013-09-24T15:01:00Z">
        <w:r w:rsidRPr="00E77497">
          <w:t xml:space="preserve"> (</w:t>
        </w:r>
      </w:ins>
      <w:ins w:id="11129" w:author="Rev 19 Allen Wirfs-Brock" w:date="2013-09-24T15:03:00Z">
        <w:r>
          <w:t xml:space="preserve"> description=undefined</w:t>
        </w:r>
      </w:ins>
      <w:ins w:id="11130" w:author="Rev 19 Allen Wirfs-Brock" w:date="2013-09-24T15:04:00Z">
        <w:r>
          <w:t xml:space="preserve"> </w:t>
        </w:r>
      </w:ins>
      <w:ins w:id="11131" w:author="Rev 19 Allen Wirfs-Brock" w:date="2013-09-24T15:01:00Z">
        <w:r w:rsidRPr="00E77497">
          <w:t>)</w:t>
        </w:r>
      </w:ins>
    </w:p>
    <w:p w14:paraId="7CF64EDA" w14:textId="77777777" w:rsidR="00CA269D" w:rsidRPr="00E77497" w:rsidRDefault="00CA269D" w:rsidP="00CA269D">
      <w:pPr>
        <w:rPr>
          <w:ins w:id="11132" w:author="Rev 19 Allen Wirfs-Brock" w:date="2013-09-24T15:01:00Z"/>
        </w:rPr>
      </w:pPr>
      <w:ins w:id="11133" w:author="Rev 19 Allen Wirfs-Brock" w:date="2013-09-24T15:01:00Z">
        <w:r w:rsidRPr="00E77497">
          <w:t xml:space="preserve">When </w:t>
        </w:r>
      </w:ins>
      <w:ins w:id="11134" w:author="Rev 19 Allen Wirfs-Brock" w:date="2013-09-24T15:02:00Z">
        <w:r>
          <w:rPr>
            <w:rFonts w:ascii="Courier New" w:hAnsi="Courier New"/>
            <w:b/>
          </w:rPr>
          <w:t>Symbol</w:t>
        </w:r>
      </w:ins>
      <w:ins w:id="11135" w:author="Rev 19 Allen Wirfs-Brock" w:date="2013-09-24T15:01:00Z">
        <w:r w:rsidRPr="00E77497">
          <w:t xml:space="preserve"> is called with argument </w:t>
        </w:r>
      </w:ins>
      <w:ins w:id="11136" w:author="Rev 19 Allen Wirfs-Brock" w:date="2013-09-24T15:03:00Z">
        <w:r>
          <w:rPr>
            <w:rFonts w:ascii="Times New Roman" w:hAnsi="Times New Roman"/>
            <w:i/>
          </w:rPr>
          <w:t>description</w:t>
        </w:r>
      </w:ins>
      <w:ins w:id="11137" w:author="Rev 19 Allen Wirfs-Brock" w:date="2013-09-24T15:01:00Z">
        <w:r w:rsidRPr="00E77497">
          <w:t>,</w:t>
        </w:r>
        <w:r>
          <w:t xml:space="preserve"> the following steps are taken:</w:t>
        </w:r>
      </w:ins>
    </w:p>
    <w:p w14:paraId="103BFC61" w14:textId="77777777" w:rsidR="00CA269D" w:rsidRDefault="00CA269D" w:rsidP="00CA269D">
      <w:pPr>
        <w:pStyle w:val="Alg4"/>
        <w:numPr>
          <w:ilvl w:val="0"/>
          <w:numId w:val="1636"/>
        </w:numPr>
        <w:rPr>
          <w:ins w:id="11138" w:author="Rev 19 Allen Wirfs-Brock" w:date="2013-09-24T15:01:00Z"/>
        </w:rPr>
      </w:pPr>
      <w:ins w:id="11139" w:author="Rev 19 Allen Wirfs-Brock" w:date="2013-09-24T15:09:00Z">
        <w:r>
          <w:t xml:space="preserve">If </w:t>
        </w:r>
        <w:r>
          <w:rPr>
            <w:i/>
          </w:rPr>
          <w:t>description</w:t>
        </w:r>
        <w:r>
          <w:t xml:space="preserve"> is </w:t>
        </w:r>
        <w:r>
          <w:rPr>
            <w:b/>
          </w:rPr>
          <w:t>undefined</w:t>
        </w:r>
        <w:r>
          <w:t xml:space="preserve">, then let </w:t>
        </w:r>
      </w:ins>
      <w:ins w:id="11140" w:author="Rev 19 Allen Wirfs-Brock" w:date="2013-09-24T15:10:00Z">
        <w:r>
          <w:rPr>
            <w:i/>
          </w:rPr>
          <w:t>descString</w:t>
        </w:r>
        <w:r>
          <w:t xml:space="preserve"> be </w:t>
        </w:r>
        <w:r w:rsidRPr="00CA269D">
          <w:rPr>
            <w:b/>
          </w:rPr>
          <w:t>undefined</w:t>
        </w:r>
        <w:r>
          <w:t>.</w:t>
        </w:r>
      </w:ins>
    </w:p>
    <w:p w14:paraId="684DE064" w14:textId="77777777" w:rsidR="00CA269D" w:rsidRDefault="00CA269D" w:rsidP="00CA269D">
      <w:pPr>
        <w:pStyle w:val="Alg4"/>
        <w:numPr>
          <w:ilvl w:val="0"/>
          <w:numId w:val="1636"/>
        </w:numPr>
        <w:rPr>
          <w:ins w:id="11141" w:author="Rev 19 Allen Wirfs-Brock" w:date="2013-09-24T15:01:00Z"/>
        </w:rPr>
      </w:pPr>
      <w:ins w:id="11142" w:author="Rev 19 Allen Wirfs-Brock" w:date="2013-09-24T15:10:00Z">
        <w:r>
          <w:t xml:space="preserve">Else, let </w:t>
        </w:r>
      </w:ins>
      <w:ins w:id="11143" w:author="Rev 19 Allen Wirfs-Brock" w:date="2013-09-24T15:11:00Z">
        <w:r>
          <w:rPr>
            <w:i/>
          </w:rPr>
          <w:t>descString</w:t>
        </w:r>
        <w:r>
          <w:t xml:space="preserve"> be </w:t>
        </w:r>
      </w:ins>
      <w:ins w:id="11144" w:author="Rev 19 Allen Wirfs-Brock" w:date="2013-09-24T15:01:00Z">
        <w:r>
          <w:t>To</w:t>
        </w:r>
      </w:ins>
      <w:ins w:id="11145" w:author="Rev 19 Allen Wirfs-Brock" w:date="2013-09-24T15:11:00Z">
        <w:r>
          <w:t>String</w:t>
        </w:r>
      </w:ins>
      <w:ins w:id="11146" w:author="Rev 19 Allen Wirfs-Brock" w:date="2013-09-24T15:01:00Z">
        <w:r>
          <w:t>(</w:t>
        </w:r>
      </w:ins>
      <w:ins w:id="11147" w:author="Rev 19 Allen Wirfs-Brock" w:date="2013-09-24T15:11:00Z">
        <w:r>
          <w:rPr>
            <w:i/>
          </w:rPr>
          <w:t>description</w:t>
        </w:r>
      </w:ins>
      <w:ins w:id="11148" w:author="Rev 19 Allen Wirfs-Brock" w:date="2013-09-24T15:01:00Z">
        <w:r>
          <w:t>).</w:t>
        </w:r>
      </w:ins>
    </w:p>
    <w:p w14:paraId="0EA63D4A" w14:textId="77777777" w:rsidR="00CA269D" w:rsidRDefault="00CA269D" w:rsidP="00CA269D">
      <w:pPr>
        <w:pStyle w:val="Alg4"/>
        <w:numPr>
          <w:ilvl w:val="0"/>
          <w:numId w:val="1636"/>
        </w:numPr>
        <w:rPr>
          <w:ins w:id="11149" w:author="Rev 19 Allen Wirfs-Brock" w:date="2013-09-24T15:11:00Z"/>
        </w:rPr>
      </w:pPr>
      <w:ins w:id="11150" w:author="Rev 19 Allen Wirfs-Brock" w:date="2013-09-24T15:11:00Z">
        <w:r>
          <w:t>ReturnIfAbrupt(</w:t>
        </w:r>
      </w:ins>
      <w:ins w:id="11151" w:author="Rev 19 Allen Wirfs-Brock" w:date="2013-09-24T15:12:00Z">
        <w:r>
          <w:rPr>
            <w:i/>
          </w:rPr>
          <w:t>descString</w:t>
        </w:r>
      </w:ins>
      <w:ins w:id="11152" w:author="Rev 19 Allen Wirfs-Brock" w:date="2013-09-24T15:11:00Z">
        <w:r>
          <w:t>).</w:t>
        </w:r>
      </w:ins>
    </w:p>
    <w:p w14:paraId="1A89F502" w14:textId="77777777" w:rsidR="00CA269D" w:rsidRPr="00E77497" w:rsidRDefault="00CA269D" w:rsidP="00CA269D">
      <w:pPr>
        <w:pStyle w:val="Alg4"/>
        <w:numPr>
          <w:ilvl w:val="0"/>
          <w:numId w:val="1636"/>
        </w:numPr>
        <w:spacing w:after="120"/>
        <w:rPr>
          <w:ins w:id="11153" w:author="Rev 19 Allen Wirfs-Brock" w:date="2013-09-24T15:01:00Z"/>
        </w:rPr>
      </w:pPr>
      <w:ins w:id="11154" w:author="Rev 19 Allen Wirfs-Brock" w:date="2013-09-24T15:01:00Z">
        <w:r w:rsidRPr="00E77497">
          <w:t>Return</w:t>
        </w:r>
      </w:ins>
      <w:ins w:id="11155" w:author="Rev 19 Allen Wirfs-Brock" w:date="2013-09-24T15:12:00Z">
        <w:r>
          <w:t xml:space="preserve"> a new unique Symbol value whose [[Description]] is</w:t>
        </w:r>
      </w:ins>
      <w:ins w:id="11156" w:author="Rev 19 Allen Wirfs-Brock" w:date="2013-09-24T15:01:00Z">
        <w:r w:rsidRPr="00E77497">
          <w:t xml:space="preserve"> </w:t>
        </w:r>
      </w:ins>
      <w:ins w:id="11157" w:author="Rev 19 Allen Wirfs-Brock" w:date="2013-09-24T15:13:00Z">
        <w:r>
          <w:rPr>
            <w:i/>
          </w:rPr>
          <w:t>descString</w:t>
        </w:r>
      </w:ins>
      <w:ins w:id="11158" w:author="Rev 19 Allen Wirfs-Brock" w:date="2013-09-24T15:01:00Z">
        <w:r w:rsidRPr="00E77497">
          <w:t>.</w:t>
        </w:r>
      </w:ins>
    </w:p>
    <w:p w14:paraId="39891F40" w14:textId="77777777" w:rsidR="00CA269D" w:rsidRPr="00E77497" w:rsidRDefault="00CA269D" w:rsidP="00CA269D">
      <w:pPr>
        <w:pStyle w:val="40"/>
        <w:rPr>
          <w:ins w:id="11159" w:author="Rev 19 Allen Wirfs-Brock" w:date="2013-09-24T15:01:00Z"/>
        </w:rPr>
      </w:pPr>
      <w:ins w:id="11160" w:author="Rev 19 Allen Wirfs-Brock" w:date="2013-09-24T15:01:00Z">
        <w:r w:rsidRPr="00E77497">
          <w:t xml:space="preserve">new </w:t>
        </w:r>
      </w:ins>
      <w:ins w:id="11161" w:author="Rev 19 Allen Wirfs-Brock" w:date="2013-09-24T15:15:00Z">
        <w:r>
          <w:t xml:space="preserve">Symbol </w:t>
        </w:r>
      </w:ins>
      <w:ins w:id="11162" w:author="Rev 19 Allen Wirfs-Brock" w:date="2013-09-24T15:01:00Z">
        <w:r w:rsidRPr="00E77497">
          <w:t xml:space="preserve"> (</w:t>
        </w:r>
        <w:r>
          <w:t>... argumentsList</w:t>
        </w:r>
        <w:r w:rsidRPr="00E77497">
          <w:t>)</w:t>
        </w:r>
      </w:ins>
    </w:p>
    <w:p w14:paraId="5C80A5B4" w14:textId="77777777" w:rsidR="00CA269D" w:rsidRDefault="00CA269D" w:rsidP="00CA269D">
      <w:pPr>
        <w:rPr>
          <w:ins w:id="11163" w:author="Rev 19 Allen Wirfs-Brock" w:date="2013-09-24T15:01:00Z"/>
        </w:rPr>
      </w:pPr>
      <w:ins w:id="11164" w:author="Rev 19 Allen Wirfs-Brock" w:date="2013-09-24T15:15:00Z">
        <w:r>
          <w:rPr>
            <w:rFonts w:ascii="Courier New" w:hAnsi="Courier New"/>
            <w:b/>
          </w:rPr>
          <w:t>Symbol</w:t>
        </w:r>
      </w:ins>
      <w:ins w:id="11165" w:author="Rev 19 Allen Wirfs-Brock" w:date="2013-09-24T15:01:00Z">
        <w:r w:rsidRPr="00E77497">
          <w:t xml:space="preserve"> </w:t>
        </w:r>
        <w:r>
          <w:t xml:space="preserve">called as part of a new expression </w:t>
        </w:r>
        <w:r w:rsidRPr="00E77497">
          <w:t xml:space="preserve">, it initialises </w:t>
        </w:r>
        <w:r>
          <w:t>a</w:t>
        </w:r>
        <w:r w:rsidRPr="00E77497">
          <w:t xml:space="preserve"> newly created object</w:t>
        </w:r>
        <w:r>
          <w:t>:</w:t>
        </w:r>
      </w:ins>
    </w:p>
    <w:p w14:paraId="4E61C0DB" w14:textId="77777777" w:rsidR="00CA269D" w:rsidRDefault="00CA269D" w:rsidP="00CA269D">
      <w:pPr>
        <w:numPr>
          <w:ilvl w:val="0"/>
          <w:numId w:val="1637"/>
        </w:numPr>
        <w:spacing w:after="120" w:line="240" w:lineRule="auto"/>
        <w:contextualSpacing/>
        <w:jc w:val="left"/>
        <w:rPr>
          <w:ins w:id="11166" w:author="Rev 19 Allen Wirfs-Brock" w:date="2013-09-24T15:01:00Z"/>
          <w:rFonts w:ascii="Times New Roman" w:eastAsia="Times New Roman" w:hAnsi="Times New Roman"/>
          <w:spacing w:val="6"/>
          <w:lang w:eastAsia="en-US"/>
        </w:rPr>
      </w:pPr>
      <w:ins w:id="11167" w:author="Rev 19 Allen Wirfs-Brock" w:date="2013-09-24T15:01: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ins>
      <w:ins w:id="11168" w:author="Rev 19 Allen Wirfs-Brock" w:date="2013-09-24T15:15:00Z">
        <w:r>
          <w:rPr>
            <w:rFonts w:ascii="Courier New" w:hAnsi="Courier New"/>
            <w:b/>
          </w:rPr>
          <w:t>Symbol</w:t>
        </w:r>
      </w:ins>
      <w:ins w:id="11169" w:author="Rev 19 Allen Wirfs-Brock" w:date="2013-09-24T15:01:00Z">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ins>
    </w:p>
    <w:p w14:paraId="173082EE" w14:textId="77777777" w:rsidR="00CA269D" w:rsidRDefault="00CA269D" w:rsidP="00CA269D">
      <w:pPr>
        <w:numPr>
          <w:ilvl w:val="0"/>
          <w:numId w:val="1637"/>
        </w:numPr>
        <w:spacing w:after="120" w:line="240" w:lineRule="auto"/>
        <w:contextualSpacing/>
        <w:jc w:val="left"/>
        <w:rPr>
          <w:ins w:id="11170" w:author="Rev 19 Allen Wirfs-Brock" w:date="2013-09-24T15:01:00Z"/>
          <w:rFonts w:ascii="Times New Roman" w:eastAsia="Times New Roman" w:hAnsi="Times New Roman"/>
          <w:spacing w:val="6"/>
          <w:lang w:eastAsia="en-US"/>
        </w:rPr>
      </w:pPr>
      <w:ins w:id="11171" w:author="Rev 19 Allen Wirfs-Brock" w:date="2013-09-24T15:01:00Z">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ins>
    </w:p>
    <w:p w14:paraId="3B1B911E" w14:textId="77777777" w:rsidR="00CA269D" w:rsidRPr="00E4780A" w:rsidRDefault="00CA269D" w:rsidP="00CA269D">
      <w:pPr>
        <w:numPr>
          <w:ilvl w:val="0"/>
          <w:numId w:val="1637"/>
        </w:numPr>
        <w:spacing w:line="240" w:lineRule="auto"/>
        <w:jc w:val="left"/>
        <w:rPr>
          <w:ins w:id="11172" w:author="Rev 19 Allen Wirfs-Brock" w:date="2013-09-24T15:01:00Z"/>
          <w:rFonts w:ascii="Times New Roman" w:eastAsia="Times New Roman" w:hAnsi="Times New Roman"/>
          <w:spacing w:val="6"/>
          <w:lang w:eastAsia="en-US"/>
        </w:rPr>
      </w:pPr>
      <w:ins w:id="11173" w:author="Rev 19 Allen Wirfs-Brock" w:date="2013-09-24T15:01:00Z">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ins>
    </w:p>
    <w:p w14:paraId="2B9B0FA1" w14:textId="77777777" w:rsidR="00CA269D" w:rsidRDefault="00CA269D" w:rsidP="00CA269D">
      <w:pPr>
        <w:rPr>
          <w:ins w:id="11174" w:author="Rev 19 Allen Wirfs-Brock" w:date="2013-09-24T15:15:00Z"/>
        </w:rPr>
      </w:pPr>
      <w:ins w:id="11175" w:author="Rev 19 Allen Wirfs-Brock" w:date="2013-09-24T15:01:00Z">
        <w:r>
          <w:t xml:space="preserve">If </w:t>
        </w:r>
      </w:ins>
      <w:ins w:id="11176" w:author="Rev 19 Allen Wirfs-Brock" w:date="2013-09-24T15:15:00Z">
        <w:r>
          <w:rPr>
            <w:rFonts w:ascii="Courier New" w:hAnsi="Courier New"/>
            <w:b/>
          </w:rPr>
          <w:t>Symbol</w:t>
        </w:r>
      </w:ins>
      <w:ins w:id="11177" w:author="Rev 19 Allen Wirfs-Brock" w:date="2013-09-24T15:01:00Z">
        <w:r w:rsidRPr="00E77497">
          <w:t xml:space="preserve"> </w:t>
        </w:r>
        <w:r>
          <w:t>is implemented as an ordinary function object, its [[Construct]] internal method will perform the above steps.</w:t>
        </w:r>
      </w:ins>
    </w:p>
    <w:p w14:paraId="76B36442" w14:textId="77777777" w:rsidR="00CA269D" w:rsidRPr="00E77497" w:rsidRDefault="00CA269D" w:rsidP="00CA269D">
      <w:pPr>
        <w:pStyle w:val="Note"/>
        <w:rPr>
          <w:ins w:id="11178" w:author="Rev 19 Allen Wirfs-Brock" w:date="2013-09-24T15:01:00Z"/>
        </w:rPr>
      </w:pPr>
      <w:ins w:id="11179" w:author="Rev 19 Allen Wirfs-Brock" w:date="2013-09-24T15:16:00Z">
        <w:r>
          <w:t>NOTE</w:t>
        </w:r>
        <w:r>
          <w:tab/>
        </w:r>
      </w:ins>
      <w:ins w:id="11180" w:author="Rev 19 Allen Wirfs-Brock" w:date="2013-09-24T15:18:00Z">
        <w:r>
          <w:t xml:space="preserve">Symbol </w:t>
        </w:r>
      </w:ins>
      <w:ins w:id="11181" w:author="Rev 19 Allen Wirfs-Brock" w:date="2013-09-24T15:19:00Z">
        <w:r>
          <w:t>h</w:t>
        </w:r>
      </w:ins>
      <w:ins w:id="11182" w:author="Rev 19 Allen Wirfs-Brock" w:date="2013-09-24T15:18:00Z">
        <w:r>
          <w:t>as ordinary [[Construct]] behavor</w:t>
        </w:r>
      </w:ins>
      <w:ins w:id="11183" w:author="Rev 19 Allen Wirfs-Brock" w:date="2013-09-24T15:19:00Z">
        <w:r>
          <w:t xml:space="preserve"> but the</w:t>
        </w:r>
      </w:ins>
      <w:ins w:id="11184" w:author="Rev 19 Allen Wirfs-Brock" w:date="2013-09-24T15:16:00Z">
        <w:r>
          <w:t xml:space="preserve"> definition of </w:t>
        </w:r>
      </w:ins>
      <w:ins w:id="11185" w:author="Rev 19 Allen Wirfs-Brock" w:date="2013-09-24T15:20:00Z">
        <w:r>
          <w:t>its</w:t>
        </w:r>
      </w:ins>
      <w:ins w:id="11186" w:author="Rev 19 Allen Wirfs-Brock" w:date="2013-09-24T15:16:00Z">
        <w:r>
          <w:t xml:space="preserve"> @@create method causes </w:t>
        </w:r>
        <w:r w:rsidRPr="00CA269D">
          <w:rPr>
            <w:rFonts w:ascii="Courier New" w:hAnsi="Courier New" w:cs="Courier New"/>
            <w:b/>
          </w:rPr>
          <w:t>new Symbol</w:t>
        </w:r>
        <w:r>
          <w:t xml:space="preserve"> to throw a </w:t>
        </w:r>
        <w:r w:rsidRPr="00CA269D">
          <w:rPr>
            <w:rFonts w:ascii="Times New Roman" w:hAnsi="Times New Roman"/>
            <w:b/>
          </w:rPr>
          <w:t>TypeError</w:t>
        </w:r>
        <w:r>
          <w:t xml:space="preserve"> exception.  </w:t>
        </w:r>
      </w:ins>
    </w:p>
    <w:p w14:paraId="5B1A30D6" w14:textId="77777777" w:rsidR="00CA269D" w:rsidRPr="00E77497" w:rsidRDefault="00CA269D" w:rsidP="00CA269D">
      <w:pPr>
        <w:pStyle w:val="30"/>
        <w:rPr>
          <w:ins w:id="11187" w:author="Rev 19 Allen Wirfs-Brock" w:date="2013-09-24T15:01:00Z"/>
        </w:rPr>
      </w:pPr>
      <w:bookmarkStart w:id="11188" w:name="_Toc368050719"/>
      <w:ins w:id="11189" w:author="Rev 19 Allen Wirfs-Brock" w:date="2013-09-24T15:01:00Z">
        <w:r w:rsidRPr="00E77497">
          <w:t xml:space="preserve">Properties of the </w:t>
        </w:r>
      </w:ins>
      <w:ins w:id="11190" w:author="Rev 19 Allen Wirfs-Brock" w:date="2013-09-24T15:21:00Z">
        <w:r>
          <w:t>Symbol</w:t>
        </w:r>
      </w:ins>
      <w:ins w:id="11191" w:author="Rev 19 Allen Wirfs-Brock" w:date="2013-09-24T15:01:00Z">
        <w:r w:rsidRPr="00E77497">
          <w:t xml:space="preserve"> Constructor</w:t>
        </w:r>
        <w:bookmarkEnd w:id="11188"/>
      </w:ins>
    </w:p>
    <w:p w14:paraId="16D05B22" w14:textId="77777777" w:rsidR="00CA269D" w:rsidRPr="00E77497" w:rsidRDefault="00CA269D" w:rsidP="00CA269D">
      <w:pPr>
        <w:rPr>
          <w:ins w:id="11192" w:author="Rev 19 Allen Wirfs-Brock" w:date="2013-09-24T15:01:00Z"/>
        </w:rPr>
      </w:pPr>
      <w:ins w:id="11193" w:author="Rev 19 Allen Wirfs-Brock" w:date="2013-09-24T15:01:00Z">
        <w:r w:rsidRPr="00E77497">
          <w:t xml:space="preserve">The value of the [[Prototype]] internal </w:t>
        </w:r>
        <w:r>
          <w:t xml:space="preserve">data </w:t>
        </w:r>
        <w:r w:rsidRPr="00E77497">
          <w:t xml:space="preserve">property of the </w:t>
        </w:r>
      </w:ins>
      <w:ins w:id="11194" w:author="Rev 19 Allen Wirfs-Brock" w:date="2013-09-24T15:21:00Z">
        <w:r>
          <w:t>Symbol</w:t>
        </w:r>
      </w:ins>
      <w:ins w:id="11195" w:author="Rev 19 Allen Wirfs-Brock" w:date="2013-09-24T15:01:00Z">
        <w:r w:rsidRPr="00E77497">
          <w:t xml:space="preserve"> constructor is the Function prototype object (</w:t>
        </w:r>
        <w:r>
          <w:fldChar w:fldCharType="begin"/>
        </w:r>
        <w:r>
          <w:instrText xml:space="preserve"> REF _Ref359681817 \r \h </w:instrText>
        </w:r>
      </w:ins>
      <w:ins w:id="11196" w:author="Rev 19 Allen Wirfs-Brock" w:date="2013-09-24T15:01:00Z">
        <w:r>
          <w:fldChar w:fldCharType="separate"/>
        </w:r>
      </w:ins>
      <w:ins w:id="11197" w:author="Rev 19 Allen Wirfs-Brock" w:date="2013-09-27T13:22:00Z">
        <w:r w:rsidR="00D433E8">
          <w:t>19.2.3</w:t>
        </w:r>
      </w:ins>
      <w:ins w:id="11198" w:author="Rev 19 Allen Wirfs-Brock" w:date="2013-09-24T15:01:00Z">
        <w:r>
          <w:fldChar w:fldCharType="end"/>
        </w:r>
        <w:r w:rsidRPr="00E77497">
          <w:t>).</w:t>
        </w:r>
      </w:ins>
    </w:p>
    <w:p w14:paraId="5244F593" w14:textId="77777777" w:rsidR="00CA269D" w:rsidRPr="00E77497" w:rsidRDefault="00CA269D" w:rsidP="00CA269D">
      <w:pPr>
        <w:rPr>
          <w:ins w:id="11199" w:author="Rev 19 Allen Wirfs-Brock" w:date="2013-09-24T15:01:00Z"/>
        </w:rPr>
      </w:pPr>
      <w:ins w:id="11200" w:author="Rev 19 Allen Wirfs-Brock" w:date="2013-09-24T15:01:00Z">
        <w:r w:rsidRPr="00E77497">
          <w:t xml:space="preserve">Besides the </w:t>
        </w:r>
        <w:r w:rsidRPr="00E77497">
          <w:rPr>
            <w:rFonts w:ascii="Courier New" w:hAnsi="Courier New"/>
            <w:b/>
          </w:rPr>
          <w:t>length</w:t>
        </w:r>
        <w:r w:rsidRPr="00E77497">
          <w:t xml:space="preserve"> property (whose value is </w:t>
        </w:r>
      </w:ins>
      <w:ins w:id="11201" w:author="Rev 19 Allen Wirfs-Brock" w:date="2013-09-24T15:21:00Z">
        <w:r>
          <w:rPr>
            <w:b/>
          </w:rPr>
          <w:t>0</w:t>
        </w:r>
      </w:ins>
      <w:ins w:id="11202" w:author="Rev 19 Allen Wirfs-Brock" w:date="2013-09-24T15:01:00Z">
        <w:r w:rsidRPr="00E77497">
          <w:t xml:space="preserve">), the </w:t>
        </w:r>
      </w:ins>
      <w:ins w:id="11203" w:author="Rev 19 Allen Wirfs-Brock" w:date="2013-09-24T15:21:00Z">
        <w:r>
          <w:t>Symbol</w:t>
        </w:r>
      </w:ins>
      <w:ins w:id="11204" w:author="Rev 19 Allen Wirfs-Brock" w:date="2013-09-24T15:01:00Z">
        <w:r w:rsidRPr="00E77497">
          <w:t xml:space="preserve"> constructor has the following propert</w:t>
        </w:r>
      </w:ins>
      <w:ins w:id="11205" w:author="Rev 19 Allen Wirfs-Brock" w:date="2013-09-27T10:23:00Z">
        <w:r w:rsidR="00D20BD7">
          <w:t>ies</w:t>
        </w:r>
      </w:ins>
      <w:ins w:id="11206" w:author="Rev 19 Allen Wirfs-Brock" w:date="2013-09-24T15:01:00Z">
        <w:r w:rsidRPr="00E77497">
          <w:t>:</w:t>
        </w:r>
      </w:ins>
    </w:p>
    <w:p w14:paraId="3A8DFA85" w14:textId="77777777" w:rsidR="00E167CD" w:rsidRPr="00E77497" w:rsidRDefault="00E167CD" w:rsidP="00E167CD">
      <w:pPr>
        <w:pStyle w:val="40"/>
        <w:numPr>
          <w:ilvl w:val="3"/>
          <w:numId w:val="1642"/>
        </w:numPr>
        <w:rPr>
          <w:ins w:id="11207" w:author="Rev 19 Allen Wirfs-Brock" w:date="2013-09-24T16:18:00Z"/>
        </w:rPr>
      </w:pPr>
      <w:ins w:id="11208" w:author="Rev 19 Allen Wirfs-Brock" w:date="2013-09-24T16:18:00Z">
        <w:r>
          <w:t>Symbol</w:t>
        </w:r>
        <w:r w:rsidRPr="00E77497">
          <w:t>.</w:t>
        </w:r>
        <w:r>
          <w:t>create</w:t>
        </w:r>
      </w:ins>
    </w:p>
    <w:p w14:paraId="73D08C4A" w14:textId="77777777" w:rsidR="00E167CD" w:rsidRPr="00E77497" w:rsidRDefault="00E167CD" w:rsidP="00E167CD">
      <w:pPr>
        <w:rPr>
          <w:ins w:id="11209" w:author="Rev 19 Allen Wirfs-Brock" w:date="2013-09-24T16:18:00Z"/>
        </w:rPr>
      </w:pPr>
      <w:ins w:id="11210" w:author="Rev 19 Allen Wirfs-Brock" w:date="2013-09-24T16:18:00Z">
        <w:r w:rsidRPr="00E77497">
          <w:t xml:space="preserve">The initial value of </w:t>
        </w:r>
        <w:r>
          <w:rPr>
            <w:rFonts w:ascii="Courier New" w:hAnsi="Courier New"/>
            <w:b/>
          </w:rPr>
          <w:t>Symbol</w:t>
        </w:r>
        <w:r w:rsidRPr="00E77497">
          <w:rPr>
            <w:rFonts w:ascii="Courier New" w:hAnsi="Courier New"/>
            <w:b/>
          </w:rPr>
          <w:t>.</w:t>
        </w:r>
      </w:ins>
      <w:ins w:id="11211" w:author="Rev 19 Allen Wirfs-Brock" w:date="2013-09-24T16:30:00Z">
        <w:r w:rsidR="00682C77">
          <w:rPr>
            <w:rFonts w:ascii="Courier New" w:hAnsi="Courier New"/>
            <w:b/>
          </w:rPr>
          <w:t>create</w:t>
        </w:r>
      </w:ins>
      <w:ins w:id="11212" w:author="Rev 19 Allen Wirfs-Brock" w:date="2013-09-24T16:18:00Z">
        <w:r w:rsidRPr="00E77497">
          <w:t xml:space="preserve"> is the </w:t>
        </w:r>
      </w:ins>
      <w:ins w:id="11213" w:author="Rev 19 Allen Wirfs-Brock" w:date="2013-09-24T16:19:00Z">
        <w:r>
          <w:t>well known symbol @@create</w:t>
        </w:r>
      </w:ins>
      <w:ins w:id="11214" w:author="Rev 19 Allen Wirfs-Brock" w:date="2013-09-24T16:18:00Z">
        <w:r w:rsidRPr="00E77497">
          <w:t xml:space="preserve"> (</w:t>
        </w:r>
      </w:ins>
      <w:ins w:id="11215" w:author="Rev 19 Allen Wirfs-Brock" w:date="2013-09-24T16:19:00Z">
        <w:r>
          <w:fldChar w:fldCharType="begin"/>
        </w:r>
        <w:r>
          <w:instrText xml:space="preserve"> REF _Ref365644804 \h </w:instrText>
        </w:r>
      </w:ins>
      <w:r>
        <w:fldChar w:fldCharType="separate"/>
      </w:r>
      <w:ins w:id="11216" w:author="Rev 19 Allen Wirfs-Brock" w:date="2013-09-27T13:22:00Z">
        <w:r w:rsidR="00D433E8">
          <w:t xml:space="preserve">Table </w:t>
        </w:r>
        <w:r w:rsidR="00D433E8">
          <w:rPr>
            <w:noProof/>
          </w:rPr>
          <w:t>6</w:t>
        </w:r>
      </w:ins>
      <w:ins w:id="11217" w:author="Rev 19 Allen Wirfs-Brock" w:date="2013-09-24T16:19:00Z">
        <w:r>
          <w:fldChar w:fldCharType="end"/>
        </w:r>
      </w:ins>
      <w:ins w:id="11218" w:author="Rev 19 Allen Wirfs-Brock" w:date="2013-09-24T16:18:00Z">
        <w:r w:rsidRPr="00E77497">
          <w:t>).</w:t>
        </w:r>
      </w:ins>
    </w:p>
    <w:p w14:paraId="22A2FA21" w14:textId="77777777" w:rsidR="00E167CD" w:rsidRPr="00E77497" w:rsidRDefault="00E167CD" w:rsidP="00E167CD">
      <w:pPr>
        <w:tabs>
          <w:tab w:val="left" w:pos="9034"/>
        </w:tabs>
        <w:rPr>
          <w:ins w:id="11219" w:author="Rev 19 Allen Wirfs-Brock" w:date="2013-09-24T16:18:00Z"/>
        </w:rPr>
      </w:pPr>
      <w:ins w:id="11220" w:author="Rev 19 Allen Wirfs-Brock" w:date="2013-09-24T16:18: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14:paraId="61629895" w14:textId="77777777" w:rsidR="00E167CD" w:rsidRPr="00E77497" w:rsidRDefault="00E167CD" w:rsidP="00E167CD">
      <w:pPr>
        <w:pStyle w:val="40"/>
        <w:rPr>
          <w:ins w:id="11221" w:author="Rev 19 Allen Wirfs-Brock" w:date="2013-09-24T16:21:00Z"/>
        </w:rPr>
      </w:pPr>
      <w:ins w:id="11222" w:author="Rev 19 Allen Wirfs-Brock" w:date="2013-09-24T16:21:00Z">
        <w:r>
          <w:t>Symbol</w:t>
        </w:r>
        <w:r w:rsidRPr="00E77497">
          <w:t>.</w:t>
        </w:r>
      </w:ins>
      <w:ins w:id="11223" w:author="Rev 19 Allen Wirfs-Brock" w:date="2013-09-24T16:22:00Z">
        <w:r>
          <w:t>hasInstance</w:t>
        </w:r>
      </w:ins>
    </w:p>
    <w:p w14:paraId="1E8468BE" w14:textId="77777777" w:rsidR="00E167CD" w:rsidRPr="00E77497" w:rsidRDefault="00E167CD" w:rsidP="00E167CD">
      <w:pPr>
        <w:rPr>
          <w:ins w:id="11224" w:author="Rev 19 Allen Wirfs-Brock" w:date="2013-09-24T16:21:00Z"/>
        </w:rPr>
      </w:pPr>
      <w:ins w:id="11225" w:author="Rev 19 Allen Wirfs-Brock" w:date="2013-09-24T16:21:00Z">
        <w:r w:rsidRPr="00E77497">
          <w:t xml:space="preserve">The initial value of </w:t>
        </w:r>
        <w:r>
          <w:rPr>
            <w:rFonts w:ascii="Courier New" w:hAnsi="Courier New"/>
            <w:b/>
          </w:rPr>
          <w:t>Symbol</w:t>
        </w:r>
        <w:r w:rsidRPr="00E77497">
          <w:rPr>
            <w:rFonts w:ascii="Courier New" w:hAnsi="Courier New"/>
            <w:b/>
          </w:rPr>
          <w:t>.</w:t>
        </w:r>
      </w:ins>
      <w:ins w:id="11226" w:author="Rev 19 Allen Wirfs-Brock" w:date="2013-09-24T16:30:00Z">
        <w:r w:rsidR="00682C77">
          <w:rPr>
            <w:rFonts w:ascii="Courier New" w:hAnsi="Courier New"/>
            <w:b/>
          </w:rPr>
          <w:t>hasInstance</w:t>
        </w:r>
      </w:ins>
      <w:ins w:id="11227" w:author="Rev 19 Allen Wirfs-Brock" w:date="2013-09-24T16:21:00Z">
        <w:r w:rsidRPr="00E77497">
          <w:t xml:space="preserve"> is the </w:t>
        </w:r>
        <w:r>
          <w:t>well known symbol @@</w:t>
        </w:r>
      </w:ins>
      <w:ins w:id="11228" w:author="Rev 19 Allen Wirfs-Brock" w:date="2013-09-24T16:22:00Z">
        <w:r>
          <w:t>hasInstance</w:t>
        </w:r>
      </w:ins>
      <w:ins w:id="11229" w:author="Rev 19 Allen Wirfs-Brock" w:date="2013-09-24T16:21:00Z">
        <w:r w:rsidRPr="00E77497">
          <w:t xml:space="preserve"> (</w:t>
        </w:r>
        <w:r>
          <w:fldChar w:fldCharType="begin"/>
        </w:r>
        <w:r>
          <w:instrText xml:space="preserve"> REF _Ref365644804 \h </w:instrText>
        </w:r>
      </w:ins>
      <w:ins w:id="11230" w:author="Rev 19 Allen Wirfs-Brock" w:date="2013-09-24T16:21:00Z">
        <w:r>
          <w:fldChar w:fldCharType="separate"/>
        </w:r>
      </w:ins>
      <w:ins w:id="11231" w:author="Rev 19 Allen Wirfs-Brock" w:date="2013-09-27T13:22:00Z">
        <w:r w:rsidR="00D433E8">
          <w:t xml:space="preserve">Table </w:t>
        </w:r>
        <w:r w:rsidR="00D433E8">
          <w:rPr>
            <w:noProof/>
          </w:rPr>
          <w:t>6</w:t>
        </w:r>
      </w:ins>
      <w:ins w:id="11232" w:author="Rev 19 Allen Wirfs-Brock" w:date="2013-09-24T16:21:00Z">
        <w:r>
          <w:fldChar w:fldCharType="end"/>
        </w:r>
        <w:r w:rsidRPr="00E77497">
          <w:t>).</w:t>
        </w:r>
      </w:ins>
    </w:p>
    <w:p w14:paraId="58B307FB" w14:textId="77777777" w:rsidR="00E167CD" w:rsidRPr="00E77497" w:rsidRDefault="00E167CD" w:rsidP="00E167CD">
      <w:pPr>
        <w:tabs>
          <w:tab w:val="left" w:pos="9034"/>
        </w:tabs>
        <w:rPr>
          <w:ins w:id="11233" w:author="Rev 19 Allen Wirfs-Brock" w:date="2013-09-24T16:21:00Z"/>
        </w:rPr>
      </w:pPr>
      <w:ins w:id="11234" w:author="Rev 19 Allen Wirfs-Brock" w:date="2013-09-24T16:2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14:paraId="6746028C" w14:textId="77777777" w:rsidR="00E167CD" w:rsidRPr="00E77497" w:rsidRDefault="00E167CD" w:rsidP="00E167CD">
      <w:pPr>
        <w:pStyle w:val="40"/>
        <w:numPr>
          <w:ilvl w:val="3"/>
          <w:numId w:val="1642"/>
        </w:numPr>
        <w:rPr>
          <w:ins w:id="11235" w:author="Rev 19 Allen Wirfs-Brock" w:date="2013-09-24T16:24:00Z"/>
        </w:rPr>
      </w:pPr>
      <w:ins w:id="11236" w:author="Rev 19 Allen Wirfs-Brock" w:date="2013-09-24T16:24:00Z">
        <w:r>
          <w:t>Symbol</w:t>
        </w:r>
        <w:r w:rsidRPr="00E77497">
          <w:t>.</w:t>
        </w:r>
      </w:ins>
      <w:ins w:id="11237" w:author="Rev 19 Allen Wirfs-Brock" w:date="2013-09-24T16:25:00Z">
        <w:r w:rsidRPr="00E167CD">
          <w:t>isRegExp</w:t>
        </w:r>
      </w:ins>
    </w:p>
    <w:p w14:paraId="03DC90F3" w14:textId="77777777" w:rsidR="00E167CD" w:rsidRPr="00E77497" w:rsidRDefault="00E167CD" w:rsidP="00E167CD">
      <w:pPr>
        <w:rPr>
          <w:ins w:id="11238" w:author="Rev 19 Allen Wirfs-Brock" w:date="2013-09-24T16:24:00Z"/>
        </w:rPr>
      </w:pPr>
      <w:ins w:id="11239" w:author="Rev 19 Allen Wirfs-Brock" w:date="2013-09-24T16:24:00Z">
        <w:r w:rsidRPr="00E77497">
          <w:t xml:space="preserve">The initial value of </w:t>
        </w:r>
        <w:r>
          <w:rPr>
            <w:rFonts w:ascii="Courier New" w:hAnsi="Courier New"/>
            <w:b/>
          </w:rPr>
          <w:t>Symbol</w:t>
        </w:r>
        <w:r w:rsidRPr="00E77497">
          <w:rPr>
            <w:rFonts w:ascii="Courier New" w:hAnsi="Courier New"/>
            <w:b/>
          </w:rPr>
          <w:t>.</w:t>
        </w:r>
      </w:ins>
      <w:ins w:id="11240" w:author="Rev 19 Allen Wirfs-Brock" w:date="2013-09-24T16:25:00Z">
        <w:r w:rsidRPr="00E167CD">
          <w:rPr>
            <w:rFonts w:ascii="Courier New" w:hAnsi="Courier New"/>
            <w:b/>
          </w:rPr>
          <w:t>isRegExp</w:t>
        </w:r>
      </w:ins>
      <w:ins w:id="11241" w:author="Rev 19 Allen Wirfs-Brock" w:date="2013-09-24T16:24:00Z">
        <w:r w:rsidRPr="00E77497">
          <w:t xml:space="preserve"> is the </w:t>
        </w:r>
        <w:r>
          <w:t>well known symbol @@</w:t>
        </w:r>
      </w:ins>
      <w:ins w:id="11242" w:author="Rev 19 Allen Wirfs-Brock" w:date="2013-09-24T16:26:00Z">
        <w:r w:rsidRPr="00E167CD">
          <w:t>isRegExp</w:t>
        </w:r>
      </w:ins>
      <w:ins w:id="11243" w:author="Rev 19 Allen Wirfs-Brock" w:date="2013-09-24T16:24:00Z">
        <w:r w:rsidRPr="00E77497">
          <w:t xml:space="preserve"> (</w:t>
        </w:r>
        <w:r>
          <w:fldChar w:fldCharType="begin"/>
        </w:r>
        <w:r>
          <w:instrText xml:space="preserve"> REF _Ref365644804 \h </w:instrText>
        </w:r>
      </w:ins>
      <w:ins w:id="11244" w:author="Rev 19 Allen Wirfs-Brock" w:date="2013-09-24T16:24:00Z">
        <w:r>
          <w:fldChar w:fldCharType="separate"/>
        </w:r>
      </w:ins>
      <w:ins w:id="11245" w:author="Rev 19 Allen Wirfs-Brock" w:date="2013-09-27T13:22:00Z">
        <w:r w:rsidR="00D433E8">
          <w:t xml:space="preserve">Table </w:t>
        </w:r>
        <w:r w:rsidR="00D433E8">
          <w:rPr>
            <w:noProof/>
          </w:rPr>
          <w:t>6</w:t>
        </w:r>
      </w:ins>
      <w:ins w:id="11246" w:author="Rev 19 Allen Wirfs-Brock" w:date="2013-09-24T16:24:00Z">
        <w:r>
          <w:fldChar w:fldCharType="end"/>
        </w:r>
        <w:r w:rsidRPr="00E77497">
          <w:t>).</w:t>
        </w:r>
      </w:ins>
    </w:p>
    <w:p w14:paraId="3FB176D2" w14:textId="77777777" w:rsidR="00E167CD" w:rsidRPr="00E77497" w:rsidRDefault="00E167CD" w:rsidP="00E167CD">
      <w:pPr>
        <w:tabs>
          <w:tab w:val="left" w:pos="9034"/>
        </w:tabs>
        <w:rPr>
          <w:ins w:id="11247" w:author="Rev 19 Allen Wirfs-Brock" w:date="2013-09-24T16:24:00Z"/>
        </w:rPr>
      </w:pPr>
      <w:ins w:id="11248" w:author="Rev 19 Allen Wirfs-Brock" w:date="2013-09-24T16:24: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14:paraId="16282724" w14:textId="77777777" w:rsidR="00E167CD" w:rsidRPr="00E77497" w:rsidRDefault="00E167CD" w:rsidP="00E167CD">
      <w:pPr>
        <w:pStyle w:val="40"/>
        <w:rPr>
          <w:ins w:id="11249" w:author="Rev 19 Allen Wirfs-Brock" w:date="2013-09-24T16:24:00Z"/>
        </w:rPr>
      </w:pPr>
      <w:ins w:id="11250" w:author="Rev 19 Allen Wirfs-Brock" w:date="2013-09-24T16:24:00Z">
        <w:r>
          <w:t>Symbol</w:t>
        </w:r>
        <w:r w:rsidRPr="00E77497">
          <w:t>.</w:t>
        </w:r>
      </w:ins>
      <w:ins w:id="11251" w:author="Rev 19 Allen Wirfs-Brock" w:date="2013-09-24T16:29:00Z">
        <w:r w:rsidRPr="00E167CD">
          <w:t>iterator</w:t>
        </w:r>
      </w:ins>
    </w:p>
    <w:p w14:paraId="1D72432F" w14:textId="77777777" w:rsidR="00E167CD" w:rsidRPr="00E77497" w:rsidRDefault="00E167CD" w:rsidP="00E167CD">
      <w:pPr>
        <w:rPr>
          <w:ins w:id="11252" w:author="Rev 19 Allen Wirfs-Brock" w:date="2013-09-24T16:24:00Z"/>
        </w:rPr>
      </w:pPr>
      <w:ins w:id="11253" w:author="Rev 19 Allen Wirfs-Brock" w:date="2013-09-24T16:24:00Z">
        <w:r w:rsidRPr="00E77497">
          <w:t xml:space="preserve">The initial value of </w:t>
        </w:r>
        <w:r>
          <w:rPr>
            <w:rFonts w:ascii="Courier New" w:hAnsi="Courier New"/>
            <w:b/>
          </w:rPr>
          <w:t>Symbol</w:t>
        </w:r>
        <w:r w:rsidRPr="00E77497">
          <w:rPr>
            <w:rFonts w:ascii="Courier New" w:hAnsi="Courier New"/>
            <w:b/>
          </w:rPr>
          <w:t>.</w:t>
        </w:r>
      </w:ins>
      <w:ins w:id="11254" w:author="Rev 19 Allen Wirfs-Brock" w:date="2013-09-24T16:29:00Z">
        <w:r w:rsidRPr="00E167CD">
          <w:rPr>
            <w:rFonts w:ascii="Courier New" w:hAnsi="Courier New"/>
            <w:b/>
          </w:rPr>
          <w:t>iterator</w:t>
        </w:r>
      </w:ins>
      <w:ins w:id="11255" w:author="Rev 19 Allen Wirfs-Brock" w:date="2013-09-24T16:24:00Z">
        <w:r w:rsidRPr="00E77497">
          <w:t xml:space="preserve"> is the </w:t>
        </w:r>
        <w:r>
          <w:t>well known symbol @@</w:t>
        </w:r>
      </w:ins>
      <w:ins w:id="11256" w:author="Rev 19 Allen Wirfs-Brock" w:date="2013-09-24T16:29:00Z">
        <w:r w:rsidRPr="00E167CD">
          <w:t>iterator</w:t>
        </w:r>
      </w:ins>
      <w:ins w:id="11257" w:author="Rev 19 Allen Wirfs-Brock" w:date="2013-09-24T16:24:00Z">
        <w:r w:rsidRPr="00E77497">
          <w:t xml:space="preserve"> (</w:t>
        </w:r>
        <w:r>
          <w:fldChar w:fldCharType="begin"/>
        </w:r>
        <w:r>
          <w:instrText xml:space="preserve"> REF _Ref365644804 \h </w:instrText>
        </w:r>
      </w:ins>
      <w:ins w:id="11258" w:author="Rev 19 Allen Wirfs-Brock" w:date="2013-09-24T16:24:00Z">
        <w:r>
          <w:fldChar w:fldCharType="separate"/>
        </w:r>
      </w:ins>
      <w:ins w:id="11259" w:author="Rev 19 Allen Wirfs-Brock" w:date="2013-09-27T13:22:00Z">
        <w:r w:rsidR="00D433E8">
          <w:t xml:space="preserve">Table </w:t>
        </w:r>
        <w:r w:rsidR="00D433E8">
          <w:rPr>
            <w:noProof/>
          </w:rPr>
          <w:t>6</w:t>
        </w:r>
      </w:ins>
      <w:ins w:id="11260" w:author="Rev 19 Allen Wirfs-Brock" w:date="2013-09-24T16:24:00Z">
        <w:r>
          <w:fldChar w:fldCharType="end"/>
        </w:r>
        <w:r w:rsidRPr="00E77497">
          <w:t>).</w:t>
        </w:r>
      </w:ins>
    </w:p>
    <w:p w14:paraId="438810E8" w14:textId="77777777" w:rsidR="00E167CD" w:rsidRPr="00E77497" w:rsidRDefault="00E167CD" w:rsidP="00E167CD">
      <w:pPr>
        <w:tabs>
          <w:tab w:val="left" w:pos="9034"/>
        </w:tabs>
        <w:rPr>
          <w:ins w:id="11261" w:author="Rev 19 Allen Wirfs-Brock" w:date="2013-09-24T16:24:00Z"/>
        </w:rPr>
      </w:pPr>
      <w:ins w:id="11262" w:author="Rev 19 Allen Wirfs-Brock" w:date="2013-09-24T16:24: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14:paraId="55FD5BE9" w14:textId="77777777" w:rsidR="00CA269D" w:rsidRPr="00E77497" w:rsidRDefault="00CA269D" w:rsidP="00E167CD">
      <w:pPr>
        <w:pStyle w:val="40"/>
        <w:rPr>
          <w:ins w:id="11263" w:author="Rev 19 Allen Wirfs-Brock" w:date="2013-09-24T15:01:00Z"/>
        </w:rPr>
      </w:pPr>
      <w:ins w:id="11264" w:author="Rev 19 Allen Wirfs-Brock" w:date="2013-09-24T15:21:00Z">
        <w:r>
          <w:t>Symbol</w:t>
        </w:r>
      </w:ins>
      <w:ins w:id="11265" w:author="Rev 19 Allen Wirfs-Brock" w:date="2013-09-24T15:01:00Z">
        <w:r w:rsidRPr="00E77497">
          <w:t>.prototype</w:t>
        </w:r>
      </w:ins>
    </w:p>
    <w:p w14:paraId="73BBEC5B" w14:textId="77777777" w:rsidR="00CA269D" w:rsidRPr="00E77497" w:rsidRDefault="00CA269D" w:rsidP="00CA269D">
      <w:pPr>
        <w:rPr>
          <w:ins w:id="11266" w:author="Rev 19 Allen Wirfs-Brock" w:date="2013-09-24T15:01:00Z"/>
        </w:rPr>
      </w:pPr>
      <w:ins w:id="11267" w:author="Rev 19 Allen Wirfs-Brock" w:date="2013-09-24T15:01:00Z">
        <w:r w:rsidRPr="00E77497">
          <w:t xml:space="preserve">The initial value of </w:t>
        </w:r>
      </w:ins>
      <w:ins w:id="11268" w:author="Rev 19 Allen Wirfs-Brock" w:date="2013-09-24T15:21:00Z">
        <w:r>
          <w:rPr>
            <w:rFonts w:ascii="Courier New" w:hAnsi="Courier New"/>
            <w:b/>
          </w:rPr>
          <w:t>Symbol</w:t>
        </w:r>
      </w:ins>
      <w:ins w:id="11269" w:author="Rev 19 Allen Wirfs-Brock" w:date="2013-09-24T15:01:00Z">
        <w:r w:rsidRPr="00E77497">
          <w:rPr>
            <w:rFonts w:ascii="Courier New" w:hAnsi="Courier New"/>
            <w:b/>
          </w:rPr>
          <w:t>.prototype</w:t>
        </w:r>
        <w:r w:rsidRPr="00E77497">
          <w:t xml:space="preserve"> is the </w:t>
        </w:r>
      </w:ins>
      <w:ins w:id="11270" w:author="Rev 19 Allen Wirfs-Brock" w:date="2013-09-24T15:22:00Z">
        <w:r>
          <w:t>Symbol</w:t>
        </w:r>
      </w:ins>
      <w:ins w:id="11271" w:author="Rev 19 Allen Wirfs-Brock" w:date="2013-09-24T15:01:00Z">
        <w:r w:rsidRPr="00E77497">
          <w:t xml:space="preserve"> prototype object (</w:t>
        </w:r>
      </w:ins>
      <w:ins w:id="11272" w:author="Rev 19 Allen Wirfs-Brock" w:date="2013-09-24T15:22:00Z">
        <w:r w:rsidR="00667FF6">
          <w:fldChar w:fldCharType="begin"/>
        </w:r>
        <w:r w:rsidR="00667FF6">
          <w:instrText xml:space="preserve"> REF _Ref367799485 \r \h </w:instrText>
        </w:r>
      </w:ins>
      <w:r w:rsidR="00667FF6">
        <w:fldChar w:fldCharType="separate"/>
      </w:r>
      <w:ins w:id="11273" w:author="Rev 19 Allen Wirfs-Brock" w:date="2013-09-27T13:22:00Z">
        <w:r w:rsidR="00D433E8">
          <w:t>19.4.3</w:t>
        </w:r>
      </w:ins>
      <w:ins w:id="11274" w:author="Rev 19 Allen Wirfs-Brock" w:date="2013-09-24T15:22:00Z">
        <w:r w:rsidR="00667FF6">
          <w:fldChar w:fldCharType="end"/>
        </w:r>
      </w:ins>
      <w:ins w:id="11275" w:author="Rev 19 Allen Wirfs-Brock" w:date="2013-09-24T15:01:00Z">
        <w:r w:rsidRPr="00E77497">
          <w:t>).</w:t>
        </w:r>
      </w:ins>
    </w:p>
    <w:p w14:paraId="0B6762C9" w14:textId="77777777" w:rsidR="00CA269D" w:rsidRPr="00E77497" w:rsidRDefault="00CA269D" w:rsidP="00682C77">
      <w:pPr>
        <w:tabs>
          <w:tab w:val="left" w:pos="9034"/>
        </w:tabs>
        <w:rPr>
          <w:ins w:id="11276" w:author="Rev 19 Allen Wirfs-Brock" w:date="2013-09-24T15:01:00Z"/>
        </w:rPr>
      </w:pPr>
      <w:ins w:id="11277" w:author="Rev 19 Allen Wirfs-Brock" w:date="2013-09-24T15:0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ins>
      <w:ins w:id="11278" w:author="Rev 19 Allen Wirfs-Brock" w:date="2013-09-24T16:17:00Z">
        <w:r w:rsidR="00E167CD">
          <w:tab/>
        </w:r>
      </w:ins>
    </w:p>
    <w:p w14:paraId="18457916" w14:textId="77777777" w:rsidR="00682C77" w:rsidRPr="00E77497" w:rsidRDefault="00682C77" w:rsidP="00682C77">
      <w:pPr>
        <w:pStyle w:val="40"/>
        <w:rPr>
          <w:ins w:id="11279" w:author="Rev 19 Allen Wirfs-Brock" w:date="2013-09-24T16:31:00Z"/>
        </w:rPr>
      </w:pPr>
      <w:ins w:id="11280" w:author="Rev 19 Allen Wirfs-Brock" w:date="2013-09-24T16:31:00Z">
        <w:r>
          <w:t>Symbol</w:t>
        </w:r>
        <w:r w:rsidRPr="00E77497">
          <w:t>.</w:t>
        </w:r>
      </w:ins>
      <w:ins w:id="11281" w:author="Rev 19 Allen Wirfs-Brock" w:date="2013-09-24T16:32:00Z">
        <w:r w:rsidRPr="00682C77">
          <w:t>toPrimitive</w:t>
        </w:r>
      </w:ins>
    </w:p>
    <w:p w14:paraId="3C430015" w14:textId="77777777" w:rsidR="00682C77" w:rsidRPr="00E77497" w:rsidRDefault="00682C77" w:rsidP="00682C77">
      <w:pPr>
        <w:rPr>
          <w:ins w:id="11282" w:author="Rev 19 Allen Wirfs-Brock" w:date="2013-09-24T16:31:00Z"/>
        </w:rPr>
      </w:pPr>
      <w:ins w:id="11283" w:author="Rev 19 Allen Wirfs-Brock" w:date="2013-09-24T16:31:00Z">
        <w:r w:rsidRPr="00E77497">
          <w:t xml:space="preserve">The initial value of </w:t>
        </w:r>
        <w:r>
          <w:rPr>
            <w:rFonts w:ascii="Courier New" w:hAnsi="Courier New"/>
            <w:b/>
          </w:rPr>
          <w:t>Symbol</w:t>
        </w:r>
        <w:r w:rsidRPr="00E77497">
          <w:rPr>
            <w:rFonts w:ascii="Courier New" w:hAnsi="Courier New"/>
            <w:b/>
          </w:rPr>
          <w:t>.</w:t>
        </w:r>
      </w:ins>
      <w:ins w:id="11284" w:author="Rev 19 Allen Wirfs-Brock" w:date="2013-09-24T16:33:00Z">
        <w:r w:rsidRPr="00682C77">
          <w:rPr>
            <w:rFonts w:ascii="Courier New" w:hAnsi="Courier New"/>
            <w:b/>
          </w:rPr>
          <w:t>toPrimitive</w:t>
        </w:r>
      </w:ins>
      <w:ins w:id="11285" w:author="Rev 19 Allen Wirfs-Brock" w:date="2013-09-24T16:31:00Z">
        <w:r w:rsidRPr="00E77497">
          <w:t xml:space="preserve"> is the </w:t>
        </w:r>
        <w:r>
          <w:t>well known symbol @@</w:t>
        </w:r>
      </w:ins>
      <w:ins w:id="11286" w:author="Rev 19 Allen Wirfs-Brock" w:date="2013-09-24T16:33:00Z">
        <w:r w:rsidRPr="00682C77">
          <w:t>toPrimitive</w:t>
        </w:r>
      </w:ins>
      <w:ins w:id="11287" w:author="Rev 19 Allen Wirfs-Brock" w:date="2013-09-24T16:31:00Z">
        <w:r w:rsidRPr="00E77497">
          <w:t xml:space="preserve"> (</w:t>
        </w:r>
        <w:r>
          <w:fldChar w:fldCharType="begin"/>
        </w:r>
        <w:r>
          <w:instrText xml:space="preserve"> REF _Ref365644804 \h </w:instrText>
        </w:r>
      </w:ins>
      <w:ins w:id="11288" w:author="Rev 19 Allen Wirfs-Brock" w:date="2013-09-24T16:31:00Z">
        <w:r>
          <w:fldChar w:fldCharType="separate"/>
        </w:r>
      </w:ins>
      <w:ins w:id="11289" w:author="Rev 19 Allen Wirfs-Brock" w:date="2013-09-27T13:22:00Z">
        <w:r w:rsidR="00D433E8">
          <w:t xml:space="preserve">Table </w:t>
        </w:r>
        <w:r w:rsidR="00D433E8">
          <w:rPr>
            <w:noProof/>
          </w:rPr>
          <w:t>6</w:t>
        </w:r>
      </w:ins>
      <w:ins w:id="11290" w:author="Rev 19 Allen Wirfs-Brock" w:date="2013-09-24T16:31:00Z">
        <w:r>
          <w:fldChar w:fldCharType="end"/>
        </w:r>
        <w:r w:rsidRPr="00E77497">
          <w:t>).</w:t>
        </w:r>
      </w:ins>
    </w:p>
    <w:p w14:paraId="7166FD38" w14:textId="77777777" w:rsidR="00682C77" w:rsidRPr="00E77497" w:rsidRDefault="00682C77" w:rsidP="00682C77">
      <w:pPr>
        <w:tabs>
          <w:tab w:val="left" w:pos="9034"/>
        </w:tabs>
        <w:rPr>
          <w:ins w:id="11291" w:author="Rev 19 Allen Wirfs-Brock" w:date="2013-09-24T16:31:00Z"/>
        </w:rPr>
      </w:pPr>
      <w:ins w:id="11292" w:author="Rev 19 Allen Wirfs-Brock" w:date="2013-09-24T16:3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14:paraId="170D3426" w14:textId="77777777" w:rsidR="00682C77" w:rsidRPr="00E77497" w:rsidRDefault="00682C77" w:rsidP="00682C77">
      <w:pPr>
        <w:pStyle w:val="40"/>
        <w:numPr>
          <w:ilvl w:val="3"/>
          <w:numId w:val="1642"/>
        </w:numPr>
        <w:rPr>
          <w:ins w:id="11293" w:author="Rev 19 Allen Wirfs-Brock" w:date="2013-09-24T16:31:00Z"/>
        </w:rPr>
      </w:pPr>
      <w:ins w:id="11294" w:author="Rev 19 Allen Wirfs-Brock" w:date="2013-09-24T16:31:00Z">
        <w:r>
          <w:t>Symbol</w:t>
        </w:r>
        <w:r w:rsidRPr="00E77497">
          <w:t>.</w:t>
        </w:r>
      </w:ins>
      <w:ins w:id="11295" w:author="Rev 19 Allen Wirfs-Brock" w:date="2013-09-24T16:34:00Z">
        <w:r w:rsidRPr="00682C77">
          <w:t>toStringTag</w:t>
        </w:r>
      </w:ins>
    </w:p>
    <w:p w14:paraId="7096515F" w14:textId="77777777" w:rsidR="00682C77" w:rsidRPr="00E77497" w:rsidRDefault="00682C77" w:rsidP="00682C77">
      <w:pPr>
        <w:rPr>
          <w:ins w:id="11296" w:author="Rev 19 Allen Wirfs-Brock" w:date="2013-09-24T16:31:00Z"/>
        </w:rPr>
      </w:pPr>
      <w:ins w:id="11297" w:author="Rev 19 Allen Wirfs-Brock" w:date="2013-09-24T16:31:00Z">
        <w:r w:rsidRPr="00E77497">
          <w:t>The initial value of</w:t>
        </w:r>
        <w:r w:rsidRPr="006A78DC">
          <w:t xml:space="preserve"> </w:t>
        </w:r>
        <w:r>
          <w:rPr>
            <w:rFonts w:ascii="Courier New" w:hAnsi="Courier New"/>
            <w:b/>
          </w:rPr>
          <w:t>Symbol</w:t>
        </w:r>
        <w:r w:rsidRPr="00E77497">
          <w:rPr>
            <w:rFonts w:ascii="Courier New" w:hAnsi="Courier New"/>
            <w:b/>
          </w:rPr>
          <w:t>.</w:t>
        </w:r>
      </w:ins>
      <w:ins w:id="11298" w:author="Rev 19 Allen Wirfs-Brock" w:date="2013-09-24T16:34:00Z">
        <w:r w:rsidRPr="00682C77">
          <w:rPr>
            <w:rFonts w:ascii="Courier New" w:hAnsi="Courier New"/>
            <w:b/>
          </w:rPr>
          <w:t>toStringTag</w:t>
        </w:r>
      </w:ins>
      <w:ins w:id="11299" w:author="Rev 19 Allen Wirfs-Brock" w:date="2013-09-24T16:31:00Z">
        <w:r w:rsidRPr="00E77497">
          <w:t xml:space="preserve"> is the </w:t>
        </w:r>
        <w:r>
          <w:t>well known symbol @@</w:t>
        </w:r>
      </w:ins>
      <w:ins w:id="11300" w:author="Rev 19 Allen Wirfs-Brock" w:date="2013-09-24T16:34:00Z">
        <w:r w:rsidRPr="00682C77">
          <w:t>toStringTag</w:t>
        </w:r>
      </w:ins>
      <w:ins w:id="11301" w:author="Rev 19 Allen Wirfs-Brock" w:date="2013-09-24T16:31:00Z">
        <w:r w:rsidRPr="00E77497">
          <w:t xml:space="preserve"> (</w:t>
        </w:r>
        <w:r>
          <w:fldChar w:fldCharType="begin"/>
        </w:r>
        <w:r>
          <w:instrText xml:space="preserve"> REF _Ref365644804 \h </w:instrText>
        </w:r>
      </w:ins>
      <w:ins w:id="11302" w:author="Rev 19 Allen Wirfs-Brock" w:date="2013-09-24T16:31:00Z">
        <w:r>
          <w:fldChar w:fldCharType="separate"/>
        </w:r>
      </w:ins>
      <w:ins w:id="11303" w:author="Rev 19 Allen Wirfs-Brock" w:date="2013-09-27T13:22:00Z">
        <w:r w:rsidR="00D433E8">
          <w:t xml:space="preserve">Table </w:t>
        </w:r>
        <w:r w:rsidR="00D433E8">
          <w:rPr>
            <w:noProof/>
          </w:rPr>
          <w:t>6</w:t>
        </w:r>
      </w:ins>
      <w:ins w:id="11304" w:author="Rev 19 Allen Wirfs-Brock" w:date="2013-09-24T16:31:00Z">
        <w:r>
          <w:fldChar w:fldCharType="end"/>
        </w:r>
        <w:r w:rsidRPr="00E77497">
          <w:t>).</w:t>
        </w:r>
      </w:ins>
    </w:p>
    <w:p w14:paraId="51BC92DC" w14:textId="77777777" w:rsidR="00682C77" w:rsidRPr="00E77497" w:rsidRDefault="00682C77" w:rsidP="00682C77">
      <w:pPr>
        <w:tabs>
          <w:tab w:val="left" w:pos="9034"/>
        </w:tabs>
        <w:rPr>
          <w:ins w:id="11305" w:author="Rev 19 Allen Wirfs-Brock" w:date="2013-09-24T16:31:00Z"/>
        </w:rPr>
      </w:pPr>
      <w:ins w:id="11306" w:author="Rev 19 Allen Wirfs-Brock" w:date="2013-09-24T16:3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14:paraId="4A5AEABF" w14:textId="77777777" w:rsidR="00682C77" w:rsidRPr="00E77497" w:rsidRDefault="00682C77" w:rsidP="00682C77">
      <w:pPr>
        <w:pStyle w:val="40"/>
        <w:rPr>
          <w:ins w:id="11307" w:author="Rev 19 Allen Wirfs-Brock" w:date="2013-09-24T16:31:00Z"/>
        </w:rPr>
      </w:pPr>
      <w:ins w:id="11308" w:author="Rev 19 Allen Wirfs-Brock" w:date="2013-09-24T16:31:00Z">
        <w:r>
          <w:t>Symbol</w:t>
        </w:r>
        <w:r w:rsidRPr="00E77497">
          <w:t>.</w:t>
        </w:r>
      </w:ins>
      <w:ins w:id="11309" w:author="Rev 19 Allen Wirfs-Brock" w:date="2013-09-24T16:35:00Z">
        <w:r>
          <w:t>unscopables</w:t>
        </w:r>
      </w:ins>
    </w:p>
    <w:p w14:paraId="1CEC7FA6" w14:textId="77777777" w:rsidR="00682C77" w:rsidRPr="00E77497" w:rsidRDefault="00682C77" w:rsidP="00682C77">
      <w:pPr>
        <w:rPr>
          <w:ins w:id="11310" w:author="Rev 19 Allen Wirfs-Brock" w:date="2013-09-24T16:31:00Z"/>
        </w:rPr>
      </w:pPr>
      <w:ins w:id="11311" w:author="Rev 19 Allen Wirfs-Brock" w:date="2013-09-24T16:31:00Z">
        <w:r w:rsidRPr="00E77497">
          <w:t xml:space="preserve">The initial value of </w:t>
        </w:r>
        <w:r>
          <w:rPr>
            <w:rFonts w:ascii="Courier New" w:hAnsi="Courier New"/>
            <w:b/>
          </w:rPr>
          <w:t>Symbol</w:t>
        </w:r>
        <w:r w:rsidRPr="00E77497">
          <w:rPr>
            <w:rFonts w:ascii="Courier New" w:hAnsi="Courier New"/>
            <w:b/>
          </w:rPr>
          <w:t>.</w:t>
        </w:r>
      </w:ins>
      <w:ins w:id="11312" w:author="Rev 19 Allen Wirfs-Brock" w:date="2013-09-24T16:35:00Z">
        <w:r>
          <w:t>unscopables</w:t>
        </w:r>
      </w:ins>
      <w:ins w:id="11313" w:author="Rev 19 Allen Wirfs-Brock" w:date="2013-09-24T16:31:00Z">
        <w:r w:rsidRPr="00E77497">
          <w:t xml:space="preserve"> is the </w:t>
        </w:r>
        <w:r>
          <w:t>well known symbol @@</w:t>
        </w:r>
      </w:ins>
      <w:ins w:id="11314" w:author="Rev 19 Allen Wirfs-Brock" w:date="2013-09-24T16:35:00Z">
        <w:r>
          <w:t>unscopables</w:t>
        </w:r>
      </w:ins>
      <w:ins w:id="11315" w:author="Rev 19 Allen Wirfs-Brock" w:date="2013-09-24T16:31:00Z">
        <w:r w:rsidRPr="00E77497">
          <w:t xml:space="preserve"> (</w:t>
        </w:r>
        <w:r>
          <w:fldChar w:fldCharType="begin"/>
        </w:r>
        <w:r>
          <w:instrText xml:space="preserve"> REF _Ref365644804 \h </w:instrText>
        </w:r>
      </w:ins>
      <w:ins w:id="11316" w:author="Rev 19 Allen Wirfs-Brock" w:date="2013-09-24T16:31:00Z">
        <w:r>
          <w:fldChar w:fldCharType="separate"/>
        </w:r>
      </w:ins>
      <w:ins w:id="11317" w:author="Rev 19 Allen Wirfs-Brock" w:date="2013-09-27T13:22:00Z">
        <w:r w:rsidR="00D433E8">
          <w:t xml:space="preserve">Table </w:t>
        </w:r>
        <w:r w:rsidR="00D433E8">
          <w:rPr>
            <w:noProof/>
          </w:rPr>
          <w:t>6</w:t>
        </w:r>
      </w:ins>
      <w:ins w:id="11318" w:author="Rev 19 Allen Wirfs-Brock" w:date="2013-09-24T16:31:00Z">
        <w:r>
          <w:fldChar w:fldCharType="end"/>
        </w:r>
        <w:r w:rsidRPr="00E77497">
          <w:t>).</w:t>
        </w:r>
      </w:ins>
    </w:p>
    <w:p w14:paraId="37E9CA1D" w14:textId="77777777" w:rsidR="00682C77" w:rsidRPr="00E77497" w:rsidRDefault="00682C77" w:rsidP="00682C77">
      <w:pPr>
        <w:tabs>
          <w:tab w:val="left" w:pos="9034"/>
        </w:tabs>
        <w:rPr>
          <w:ins w:id="11319" w:author="Rev 19 Allen Wirfs-Brock" w:date="2013-09-24T16:31:00Z"/>
        </w:rPr>
      </w:pPr>
      <w:ins w:id="11320" w:author="Rev 19 Allen Wirfs-Brock" w:date="2013-09-24T16:3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14:paraId="1EFB86F7" w14:textId="77777777" w:rsidR="00CA269D" w:rsidRPr="00A67AF2" w:rsidRDefault="00667FF6" w:rsidP="00CA269D">
      <w:pPr>
        <w:pStyle w:val="40"/>
        <w:rPr>
          <w:ins w:id="11321" w:author="Rev 19 Allen Wirfs-Brock" w:date="2013-09-24T15:01:00Z"/>
        </w:rPr>
      </w:pPr>
      <w:ins w:id="11322" w:author="Rev 19 Allen Wirfs-Brock" w:date="2013-09-24T15:22:00Z">
        <w:r>
          <w:t>Symbol</w:t>
        </w:r>
      </w:ins>
      <w:ins w:id="11323" w:author="Rev 19 Allen Wirfs-Brock" w:date="2013-09-24T15:01:00Z">
        <w:r w:rsidR="00CA269D">
          <w:t>[ @@create ]</w:t>
        </w:r>
        <w:r w:rsidR="00CA269D" w:rsidRPr="00A67AF2">
          <w:t xml:space="preserve"> (</w:t>
        </w:r>
        <w:r w:rsidR="00CA269D">
          <w:t xml:space="preserve"> </w:t>
        </w:r>
        <w:r w:rsidR="00CA269D" w:rsidRPr="00A67AF2">
          <w:t>)</w:t>
        </w:r>
      </w:ins>
    </w:p>
    <w:p w14:paraId="32756FB3" w14:textId="77777777" w:rsidR="00CA269D" w:rsidRPr="00E77497" w:rsidRDefault="00CA269D" w:rsidP="00CA269D">
      <w:pPr>
        <w:rPr>
          <w:ins w:id="11324" w:author="Rev 19 Allen Wirfs-Brock" w:date="2013-09-24T15:01:00Z"/>
        </w:rPr>
      </w:pPr>
      <w:ins w:id="11325" w:author="Rev 19 Allen Wirfs-Brock" w:date="2013-09-24T15:01:00Z">
        <w:r>
          <w:t>T</w:t>
        </w:r>
        <w:r w:rsidRPr="00675B74">
          <w:t>he</w:t>
        </w:r>
        <w:r>
          <w:t xml:space="preserve"> @@create</w:t>
        </w:r>
        <w:r w:rsidRPr="00675B74">
          <w:t xml:space="preserve"> method of</w:t>
        </w:r>
        <w:r>
          <w:t xml:space="preserve"> a</w:t>
        </w:r>
      </w:ins>
      <w:ins w:id="11326" w:author="Rev 19 Allen Wirfs-Brock" w:date="2013-09-24T15:23:00Z">
        <w:r w:rsidR="00667FF6">
          <w:t xml:space="preserve"> Symbol</w:t>
        </w:r>
      </w:ins>
      <w:ins w:id="11327" w:author="Rev 19 Allen Wirfs-Brock" w:date="2013-09-24T15:01:00Z">
        <w:r>
          <w:t xml:space="preserve">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ins>
    </w:p>
    <w:p w14:paraId="5E4AE1D2" w14:textId="77777777" w:rsidR="00CA269D" w:rsidRPr="00E77497" w:rsidRDefault="00667FF6" w:rsidP="00667FF6">
      <w:pPr>
        <w:numPr>
          <w:ilvl w:val="0"/>
          <w:numId w:val="1638"/>
        </w:numPr>
        <w:rPr>
          <w:ins w:id="11328" w:author="Rev 19 Allen Wirfs-Brock" w:date="2013-09-24T15:01:00Z"/>
          <w:rFonts w:ascii="Times New Roman" w:hAnsi="Times New Roman"/>
        </w:rPr>
      </w:pPr>
      <w:ins w:id="11329" w:author="Rev 19 Allen Wirfs-Brock" w:date="2013-09-24T15:23:00Z">
        <w:r>
          <w:rPr>
            <w:rFonts w:ascii="Times New Roman" w:hAnsi="Times New Roman"/>
          </w:rPr>
          <w:t xml:space="preserve">Throw a </w:t>
        </w:r>
        <w:r w:rsidRPr="00667FF6">
          <w:rPr>
            <w:rFonts w:ascii="Times New Roman" w:hAnsi="Times New Roman"/>
            <w:b/>
          </w:rPr>
          <w:t>TypeError</w:t>
        </w:r>
        <w:r>
          <w:rPr>
            <w:rFonts w:ascii="Times New Roman" w:hAnsi="Times New Roman"/>
          </w:rPr>
          <w:t xml:space="preserve"> exception</w:t>
        </w:r>
      </w:ins>
      <w:ins w:id="11330" w:author="Rev 19 Allen Wirfs-Brock" w:date="2013-09-24T15:01:00Z">
        <w:r w:rsidR="00CA269D" w:rsidRPr="00E77497">
          <w:rPr>
            <w:rFonts w:ascii="Times New Roman" w:hAnsi="Times New Roman"/>
          </w:rPr>
          <w:t>.</w:t>
        </w:r>
      </w:ins>
    </w:p>
    <w:p w14:paraId="79C60D2D" w14:textId="77777777" w:rsidR="00CA269D" w:rsidRDefault="00CA269D" w:rsidP="00CA269D">
      <w:pPr>
        <w:rPr>
          <w:ins w:id="11331" w:author="Rev 19 Allen Wirfs-Brock" w:date="2013-09-24T15:01:00Z"/>
        </w:rPr>
      </w:pPr>
      <w:ins w:id="11332" w:author="Rev 19 Allen Wirfs-Brock" w:date="2013-09-24T15:0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ins>
    </w:p>
    <w:p w14:paraId="3DF47A06" w14:textId="77777777" w:rsidR="00CA269D" w:rsidRPr="00E77497" w:rsidRDefault="00CA269D" w:rsidP="00CA269D">
      <w:pPr>
        <w:pStyle w:val="30"/>
        <w:rPr>
          <w:ins w:id="11333" w:author="Rev 19 Allen Wirfs-Brock" w:date="2013-09-24T15:01:00Z"/>
        </w:rPr>
      </w:pPr>
      <w:bookmarkStart w:id="11334" w:name="_Ref367799485"/>
      <w:bookmarkStart w:id="11335" w:name="_Toc368050720"/>
      <w:ins w:id="11336" w:author="Rev 19 Allen Wirfs-Brock" w:date="2013-09-24T15:01:00Z">
        <w:r w:rsidRPr="00E77497">
          <w:t xml:space="preserve">Properties of the </w:t>
        </w:r>
      </w:ins>
      <w:ins w:id="11337" w:author="Rev 19 Allen Wirfs-Brock" w:date="2013-09-24T15:25:00Z">
        <w:r w:rsidR="00667FF6">
          <w:t>Symbol</w:t>
        </w:r>
      </w:ins>
      <w:ins w:id="11338" w:author="Rev 19 Allen Wirfs-Brock" w:date="2013-09-24T15:01:00Z">
        <w:r w:rsidRPr="00E77497">
          <w:t xml:space="preserve"> Prototype Object</w:t>
        </w:r>
        <w:bookmarkEnd w:id="11334"/>
        <w:bookmarkEnd w:id="11335"/>
      </w:ins>
    </w:p>
    <w:p w14:paraId="66FA09A0" w14:textId="77777777" w:rsidR="00CA269D" w:rsidRPr="00E77497" w:rsidRDefault="00CA269D" w:rsidP="00CA269D">
      <w:pPr>
        <w:rPr>
          <w:ins w:id="11339" w:author="Rev 19 Allen Wirfs-Brock" w:date="2013-09-24T15:01:00Z"/>
        </w:rPr>
      </w:pPr>
      <w:ins w:id="11340" w:author="Rev 19 Allen Wirfs-Brock" w:date="2013-09-24T15:01:00Z">
        <w:r w:rsidRPr="00E77497">
          <w:t xml:space="preserve">The </w:t>
        </w:r>
      </w:ins>
      <w:ins w:id="11341" w:author="Rev 19 Allen Wirfs-Brock" w:date="2013-09-24T15:25:00Z">
        <w:r w:rsidR="00667FF6">
          <w:t>Symbol</w:t>
        </w:r>
      </w:ins>
      <w:ins w:id="11342" w:author="Rev 19 Allen Wirfs-Brock" w:date="2013-09-24T15:01:00Z">
        <w:r w:rsidRPr="00E77497">
          <w:t xml:space="preserve"> prototype object is a</w:t>
        </w:r>
        <w:r>
          <w:t>n ordinary</w:t>
        </w:r>
        <w:r w:rsidRPr="00E77497">
          <w:t xml:space="preserve"> object</w:t>
        </w:r>
        <w:r>
          <w:t>.</w:t>
        </w:r>
        <w:r w:rsidRPr="00E77497">
          <w:t xml:space="preserve"> </w:t>
        </w:r>
        <w:r>
          <w:t xml:space="preserve">It is not a </w:t>
        </w:r>
      </w:ins>
      <w:ins w:id="11343" w:author="Rev 19 Allen Wirfs-Brock" w:date="2013-09-24T15:29:00Z">
        <w:r w:rsidR="00667FF6">
          <w:t>Symbol</w:t>
        </w:r>
      </w:ins>
      <w:ins w:id="11344" w:author="Rev 19 Allen Wirfs-Brock" w:date="2013-09-24T15:01:00Z">
        <w:r>
          <w:t xml:space="preserve"> instance and does not have</w:t>
        </w:r>
        <w:r w:rsidRPr="00E77497">
          <w:t xml:space="preserve"> a </w:t>
        </w:r>
        <w:r>
          <w:t>[[</w:t>
        </w:r>
      </w:ins>
      <w:ins w:id="11345" w:author="Rev 19 Allen Wirfs-Brock" w:date="2013-09-24T15:29:00Z">
        <w:r w:rsidR="00667FF6">
          <w:t>Symbol</w:t>
        </w:r>
      </w:ins>
      <w:ins w:id="11346" w:author="Rev 19 Allen Wirfs-Brock" w:date="2013-09-24T15:01:00Z">
        <w:r>
          <w:t>Data]] internal data property</w:t>
        </w:r>
        <w:r w:rsidRPr="00E77497">
          <w:t>.</w:t>
        </w:r>
      </w:ins>
    </w:p>
    <w:p w14:paraId="215029FA" w14:textId="77777777" w:rsidR="00CA269D" w:rsidRPr="00E77497" w:rsidRDefault="00CA269D" w:rsidP="00CA269D">
      <w:pPr>
        <w:rPr>
          <w:ins w:id="11347" w:author="Rev 19 Allen Wirfs-Brock" w:date="2013-09-24T15:01:00Z"/>
        </w:rPr>
      </w:pPr>
      <w:ins w:id="11348" w:author="Rev 19 Allen Wirfs-Brock" w:date="2013-09-24T15:01:00Z">
        <w:r w:rsidRPr="00E77497">
          <w:t xml:space="preserve">The value of the [[Prototype]] internal </w:t>
        </w:r>
        <w:r>
          <w:t xml:space="preserve">data </w:t>
        </w:r>
        <w:r w:rsidRPr="00E77497">
          <w:t xml:space="preserve">property of the </w:t>
        </w:r>
      </w:ins>
      <w:ins w:id="11349" w:author="Rev 19 Allen Wirfs-Brock" w:date="2013-09-24T15:29:00Z">
        <w:r w:rsidR="00667FF6">
          <w:t>Symbol</w:t>
        </w:r>
      </w:ins>
      <w:ins w:id="11350" w:author="Rev 19 Allen Wirfs-Brock" w:date="2013-09-24T15:01:00Z">
        <w:r w:rsidRPr="00E77497">
          <w:t xml:space="preserve"> prototype object is the standard built-in Object prototype object (</w:t>
        </w:r>
        <w:r>
          <w:fldChar w:fldCharType="begin"/>
        </w:r>
        <w:r>
          <w:instrText xml:space="preserve"> REF _Ref360007187 \r \h </w:instrText>
        </w:r>
      </w:ins>
      <w:ins w:id="11351" w:author="Rev 19 Allen Wirfs-Brock" w:date="2013-09-24T15:01:00Z">
        <w:r>
          <w:fldChar w:fldCharType="separate"/>
        </w:r>
      </w:ins>
      <w:ins w:id="11352" w:author="Rev 19 Allen Wirfs-Brock" w:date="2013-09-27T13:22:00Z">
        <w:r w:rsidR="00D433E8">
          <w:t>19.1.4</w:t>
        </w:r>
      </w:ins>
      <w:ins w:id="11353" w:author="Rev 19 Allen Wirfs-Brock" w:date="2013-09-24T15:01:00Z">
        <w:r>
          <w:fldChar w:fldCharType="end"/>
        </w:r>
        <w:r w:rsidRPr="00E77497">
          <w:t>).</w:t>
        </w:r>
      </w:ins>
    </w:p>
    <w:p w14:paraId="1B67100C" w14:textId="77777777" w:rsidR="00CA269D" w:rsidRPr="00E77497" w:rsidRDefault="00667FF6" w:rsidP="00CA269D">
      <w:pPr>
        <w:pStyle w:val="40"/>
        <w:rPr>
          <w:ins w:id="11354" w:author="Rev 19 Allen Wirfs-Brock" w:date="2013-09-24T15:01:00Z"/>
        </w:rPr>
      </w:pPr>
      <w:ins w:id="11355" w:author="Rev 19 Allen Wirfs-Brock" w:date="2013-09-24T15:29:00Z">
        <w:r>
          <w:t>Symbol</w:t>
        </w:r>
      </w:ins>
      <w:ins w:id="11356" w:author="Rev 19 Allen Wirfs-Brock" w:date="2013-09-24T15:01:00Z">
        <w:r w:rsidR="00CA269D" w:rsidRPr="00E77497">
          <w:t>.prototype.constructor</w:t>
        </w:r>
      </w:ins>
    </w:p>
    <w:p w14:paraId="5BDF66FD" w14:textId="77777777" w:rsidR="00CA269D" w:rsidRPr="00E77497" w:rsidRDefault="00CA269D" w:rsidP="00CA269D">
      <w:pPr>
        <w:rPr>
          <w:ins w:id="11357" w:author="Rev 19 Allen Wirfs-Brock" w:date="2013-09-24T15:01:00Z"/>
        </w:rPr>
      </w:pPr>
      <w:ins w:id="11358" w:author="Rev 19 Allen Wirfs-Brock" w:date="2013-09-24T15:01:00Z">
        <w:r w:rsidRPr="00E77497">
          <w:t xml:space="preserve">The initial value of </w:t>
        </w:r>
      </w:ins>
      <w:ins w:id="11359" w:author="Rev 19 Allen Wirfs-Brock" w:date="2013-09-24T15:30:00Z">
        <w:r w:rsidR="00667FF6">
          <w:rPr>
            <w:rFonts w:ascii="Courier New" w:hAnsi="Courier New"/>
            <w:b/>
          </w:rPr>
          <w:t>Symbol</w:t>
        </w:r>
      </w:ins>
      <w:ins w:id="11360" w:author="Rev 19 Allen Wirfs-Brock" w:date="2013-09-24T15:01:00Z">
        <w:r w:rsidRPr="00E77497">
          <w:rPr>
            <w:rFonts w:ascii="Courier New" w:hAnsi="Courier New"/>
            <w:b/>
          </w:rPr>
          <w:t>.prototype.constructor</w:t>
        </w:r>
        <w:r w:rsidRPr="00E77497">
          <w:t xml:space="preserve"> is the built-in </w:t>
        </w:r>
      </w:ins>
      <w:ins w:id="11361" w:author="Rev 19 Allen Wirfs-Brock" w:date="2013-09-24T15:30:00Z">
        <w:r w:rsidR="00667FF6">
          <w:rPr>
            <w:rFonts w:ascii="Courier New" w:hAnsi="Courier New"/>
            <w:b/>
          </w:rPr>
          <w:t>Symbol</w:t>
        </w:r>
      </w:ins>
      <w:ins w:id="11362" w:author="Rev 19 Allen Wirfs-Brock" w:date="2013-09-24T15:01:00Z">
        <w:r w:rsidRPr="00E77497">
          <w:t xml:space="preserve"> constructor.</w:t>
        </w:r>
      </w:ins>
    </w:p>
    <w:p w14:paraId="247ECE74" w14:textId="77777777" w:rsidR="00CA269D" w:rsidRPr="00E77497" w:rsidRDefault="00667FF6" w:rsidP="00CA269D">
      <w:pPr>
        <w:pStyle w:val="40"/>
        <w:rPr>
          <w:ins w:id="11363" w:author="Rev 19 Allen Wirfs-Brock" w:date="2013-09-24T15:01:00Z"/>
        </w:rPr>
      </w:pPr>
      <w:ins w:id="11364" w:author="Rev 19 Allen Wirfs-Brock" w:date="2013-09-24T15:30:00Z">
        <w:r>
          <w:t>Symbol.</w:t>
        </w:r>
      </w:ins>
      <w:ins w:id="11365" w:author="Rev 19 Allen Wirfs-Brock" w:date="2013-09-24T15:01:00Z">
        <w:r w:rsidR="00CA269D" w:rsidRPr="00E77497">
          <w:t>prototype.toString ( )</w:t>
        </w:r>
      </w:ins>
    </w:p>
    <w:p w14:paraId="2FC30A1D" w14:textId="77777777" w:rsidR="00CA269D" w:rsidRPr="00E77497" w:rsidRDefault="00CA269D" w:rsidP="00CA269D">
      <w:pPr>
        <w:rPr>
          <w:ins w:id="11366" w:author="Rev 19 Allen Wirfs-Brock" w:date="2013-09-24T15:01:00Z"/>
        </w:rPr>
      </w:pPr>
      <w:ins w:id="11367" w:author="Rev 19 Allen Wirfs-Brock" w:date="2013-09-24T15:01:00Z">
        <w:r w:rsidRPr="00E77497">
          <w:t>The following steps are taken:</w:t>
        </w:r>
      </w:ins>
    </w:p>
    <w:p w14:paraId="6867C96F" w14:textId="77777777" w:rsidR="00E167CD" w:rsidRDefault="00E167CD" w:rsidP="00E167CD">
      <w:pPr>
        <w:pStyle w:val="Alg4"/>
        <w:numPr>
          <w:ilvl w:val="0"/>
          <w:numId w:val="1639"/>
        </w:numPr>
        <w:spacing w:after="220"/>
        <w:contextualSpacing/>
        <w:rPr>
          <w:ins w:id="11368" w:author="Rev 19 Allen Wirfs-Brock" w:date="2013-09-24T16:05:00Z"/>
        </w:rPr>
      </w:pPr>
      <w:ins w:id="11369" w:author="Rev 19 Allen Wirfs-Brock" w:date="2013-09-24T16:05:00Z">
        <w:r>
          <w:t xml:space="preserve">Let </w:t>
        </w:r>
        <w:r>
          <w:rPr>
            <w:i/>
          </w:rPr>
          <w:t>s</w:t>
        </w:r>
        <w:r>
          <w:t xml:space="preserve"> be the </w:t>
        </w:r>
        <w:r w:rsidRPr="00E167CD">
          <w:rPr>
            <w:b/>
          </w:rPr>
          <w:t>this</w:t>
        </w:r>
        <w:r>
          <w:t xml:space="preserve"> value.</w:t>
        </w:r>
      </w:ins>
    </w:p>
    <w:p w14:paraId="70A78B6D" w14:textId="77777777" w:rsidR="00E167CD" w:rsidRDefault="00E167CD" w:rsidP="00E167CD">
      <w:pPr>
        <w:pStyle w:val="Alg4"/>
        <w:numPr>
          <w:ilvl w:val="0"/>
          <w:numId w:val="1639"/>
        </w:numPr>
        <w:spacing w:after="220"/>
        <w:contextualSpacing/>
        <w:rPr>
          <w:ins w:id="11370" w:author="Rev 19 Allen Wirfs-Brock" w:date="2013-09-24T16:05:00Z"/>
        </w:rPr>
      </w:pPr>
      <w:ins w:id="11371" w:author="Rev 19 Allen Wirfs-Brock" w:date="2013-09-24T16:05:00Z">
        <w:r>
          <w:t xml:space="preserve">If </w:t>
        </w:r>
        <w:r>
          <w:rPr>
            <w:i/>
          </w:rPr>
          <w:t>s</w:t>
        </w:r>
        <w:r>
          <w:t xml:space="preserve"> does not have a [[SymbolData]] internal data property, then throw a </w:t>
        </w:r>
        <w:r w:rsidRPr="00E167CD">
          <w:rPr>
            <w:b/>
          </w:rPr>
          <w:t>TypeError</w:t>
        </w:r>
        <w:r>
          <w:t xml:space="preserve"> exception.</w:t>
        </w:r>
      </w:ins>
    </w:p>
    <w:p w14:paraId="669CC836" w14:textId="77777777" w:rsidR="00E167CD" w:rsidRDefault="00E167CD" w:rsidP="00E167CD">
      <w:pPr>
        <w:pStyle w:val="Alg4"/>
        <w:numPr>
          <w:ilvl w:val="0"/>
          <w:numId w:val="1639"/>
        </w:numPr>
        <w:rPr>
          <w:ins w:id="11372" w:author="Rev 19 Allen Wirfs-Brock" w:date="2013-09-24T16:07:00Z"/>
        </w:rPr>
      </w:pPr>
      <w:ins w:id="11373" w:author="Rev 19 Allen Wirfs-Brock" w:date="2013-09-24T16:07:00Z">
        <w:r>
          <w:t xml:space="preserve">Let </w:t>
        </w:r>
        <w:r>
          <w:rPr>
            <w:i/>
          </w:rPr>
          <w:t>sym</w:t>
        </w:r>
        <w:r>
          <w:t xml:space="preserve"> be the value of </w:t>
        </w:r>
        <w:r>
          <w:rPr>
            <w:i/>
          </w:rPr>
          <w:t>s’s</w:t>
        </w:r>
        <w:r>
          <w:t xml:space="preserve"> [[SymbolData]] internal data property</w:t>
        </w:r>
        <w:r w:rsidRPr="00E77497">
          <w:t>.</w:t>
        </w:r>
      </w:ins>
    </w:p>
    <w:p w14:paraId="27B9A3F3" w14:textId="77777777" w:rsidR="00CA269D" w:rsidRPr="00E77497" w:rsidRDefault="00E167CD" w:rsidP="00E167CD">
      <w:pPr>
        <w:pStyle w:val="Alg4"/>
        <w:numPr>
          <w:ilvl w:val="0"/>
          <w:numId w:val="1639"/>
        </w:numPr>
        <w:rPr>
          <w:ins w:id="11374" w:author="Rev 19 Allen Wirfs-Brock" w:date="2013-09-24T15:01:00Z"/>
        </w:rPr>
      </w:pPr>
      <w:ins w:id="11375" w:author="Rev 19 Allen Wirfs-Brock" w:date="2013-09-24T16:06:00Z">
        <w:r>
          <w:t xml:space="preserve">Let </w:t>
        </w:r>
        <w:r>
          <w:rPr>
            <w:i/>
          </w:rPr>
          <w:t>desc</w:t>
        </w:r>
        <w:r>
          <w:t xml:space="preserve"> be </w:t>
        </w:r>
      </w:ins>
      <w:ins w:id="11376" w:author="Rev 19 Allen Wirfs-Brock" w:date="2013-09-24T16:08:00Z">
        <w:r>
          <w:t xml:space="preserve">the value of </w:t>
        </w:r>
        <w:r>
          <w:rPr>
            <w:i/>
          </w:rPr>
          <w:t>sym’s</w:t>
        </w:r>
        <w:r>
          <w:t xml:space="preserve"> [[</w:t>
        </w:r>
      </w:ins>
      <w:ins w:id="11377" w:author="Rev 19 Allen Wirfs-Brock" w:date="2013-09-24T16:09:00Z">
        <w:r>
          <w:t>Description</w:t>
        </w:r>
      </w:ins>
      <w:ins w:id="11378" w:author="Rev 19 Allen Wirfs-Brock" w:date="2013-09-24T16:08:00Z">
        <w:r>
          <w:t xml:space="preserve">]] </w:t>
        </w:r>
      </w:ins>
      <w:ins w:id="11379" w:author="Rev 19 Allen Wirfs-Brock" w:date="2013-09-24T16:09:00Z">
        <w:r>
          <w:t>atribute</w:t>
        </w:r>
      </w:ins>
      <w:ins w:id="11380" w:author="Rev 19 Allen Wirfs-Brock" w:date="2013-09-24T15:01:00Z">
        <w:r w:rsidR="00CA269D" w:rsidRPr="00E77497">
          <w:t>.</w:t>
        </w:r>
      </w:ins>
    </w:p>
    <w:p w14:paraId="17D35D13" w14:textId="77777777" w:rsidR="00E167CD" w:rsidRDefault="00E167CD" w:rsidP="00E167CD">
      <w:pPr>
        <w:pStyle w:val="Alg4"/>
        <w:numPr>
          <w:ilvl w:val="0"/>
          <w:numId w:val="1639"/>
        </w:numPr>
        <w:rPr>
          <w:ins w:id="11381" w:author="Rev 19 Allen Wirfs-Brock" w:date="2013-09-24T16:09:00Z"/>
        </w:rPr>
      </w:pPr>
      <w:ins w:id="11382" w:author="Rev 19 Allen Wirfs-Brock" w:date="2013-09-24T16:09:00Z">
        <w:r>
          <w:t xml:space="preserve">If </w:t>
        </w:r>
        <w:r>
          <w:rPr>
            <w:i/>
          </w:rPr>
          <w:t>desc</w:t>
        </w:r>
        <w:r>
          <w:t xml:space="preserve"> is</w:t>
        </w:r>
      </w:ins>
      <w:ins w:id="11383" w:author="Rev 19 Allen Wirfs-Brock" w:date="2013-09-24T16:10:00Z">
        <w:r>
          <w:t xml:space="preserve"> </w:t>
        </w:r>
        <w:r>
          <w:rPr>
            <w:b/>
          </w:rPr>
          <w:t>undefined</w:t>
        </w:r>
        <w:r>
          <w:t xml:space="preserve">, then let </w:t>
        </w:r>
        <w:r>
          <w:rPr>
            <w:i/>
          </w:rPr>
          <w:t>desc</w:t>
        </w:r>
        <w:r>
          <w:t xml:space="preserve"> be the empty string.</w:t>
        </w:r>
      </w:ins>
    </w:p>
    <w:p w14:paraId="22A6536F" w14:textId="77777777" w:rsidR="00E167CD" w:rsidRDefault="00E167CD" w:rsidP="00E167CD">
      <w:pPr>
        <w:pStyle w:val="Alg4"/>
        <w:numPr>
          <w:ilvl w:val="0"/>
          <w:numId w:val="1639"/>
        </w:numPr>
        <w:rPr>
          <w:ins w:id="11384" w:author="Rev 19 Allen Wirfs-Brock" w:date="2013-09-24T16:10:00Z"/>
        </w:rPr>
      </w:pPr>
      <w:ins w:id="11385" w:author="Rev 19 Allen Wirfs-Brock" w:date="2013-09-24T16:10:00Z">
        <w:r>
          <w:t>Assert:  Type(</w:t>
        </w:r>
        <w:r w:rsidRPr="00E167CD">
          <w:rPr>
            <w:i/>
          </w:rPr>
          <w:t>desc</w:t>
        </w:r>
        <w:r>
          <w:t>) is String.</w:t>
        </w:r>
      </w:ins>
    </w:p>
    <w:p w14:paraId="61DB7F45" w14:textId="77777777" w:rsidR="00CA269D" w:rsidRDefault="00E167CD" w:rsidP="00E167CD">
      <w:pPr>
        <w:pStyle w:val="Alg4"/>
        <w:numPr>
          <w:ilvl w:val="0"/>
          <w:numId w:val="1639"/>
        </w:numPr>
        <w:rPr>
          <w:ins w:id="11386" w:author="Rev 19 Allen Wirfs-Brock" w:date="2013-09-24T15:01:00Z"/>
        </w:rPr>
      </w:pPr>
      <w:ins w:id="11387" w:author="Rev 19 Allen Wirfs-Brock" w:date="2013-09-24T16:11:00Z">
        <w:r>
          <w:t xml:space="preserve">Let </w:t>
        </w:r>
        <w:r w:rsidRPr="00E167CD">
          <w:rPr>
            <w:i/>
          </w:rPr>
          <w:t>result</w:t>
        </w:r>
        <w:r>
          <w:t xml:space="preserve"> be the result of concatenating the strings </w:t>
        </w:r>
      </w:ins>
      <w:ins w:id="11388" w:author="Rev 19 Allen Wirfs-Brock" w:date="2013-09-24T16:12:00Z">
        <w:r w:rsidRPr="00E77497">
          <w:rPr>
            <w:rFonts w:ascii="Courier New" w:hAnsi="Courier New"/>
            <w:b/>
          </w:rPr>
          <w:t>"</w:t>
        </w:r>
        <w:r>
          <w:rPr>
            <w:rFonts w:ascii="Courier New" w:hAnsi="Courier New"/>
            <w:b/>
          </w:rPr>
          <w:t>Symbol</w:t>
        </w:r>
        <w:r w:rsidRPr="00E77497">
          <w:rPr>
            <w:rFonts w:ascii="Courier New" w:hAnsi="Courier New"/>
            <w:b/>
          </w:rPr>
          <w:t>"</w:t>
        </w:r>
        <w:r>
          <w:t>,</w:t>
        </w:r>
        <w:r w:rsidRPr="00E77497">
          <w:t xml:space="preserve"> </w:t>
        </w:r>
      </w:ins>
      <w:ins w:id="11389" w:author="Rev 19 Allen Wirfs-Brock" w:date="2013-09-24T16:13:00Z">
        <w:r w:rsidRPr="00E167CD">
          <w:rPr>
            <w:i/>
          </w:rPr>
          <w:t>desc</w:t>
        </w:r>
        <w:r>
          <w:t xml:space="preserve">, </w:t>
        </w:r>
      </w:ins>
      <w:ins w:id="11390" w:author="Rev 19 Allen Wirfs-Brock" w:date="2013-09-24T16:12:00Z">
        <w:r>
          <w:t>and</w:t>
        </w:r>
        <w:r w:rsidRPr="00E77497">
          <w:t xml:space="preserve"> </w:t>
        </w:r>
        <w:r w:rsidRPr="00E77497">
          <w:rPr>
            <w:rFonts w:ascii="Courier New" w:hAnsi="Courier New"/>
            <w:b/>
          </w:rPr>
          <w:t>"</w:t>
        </w:r>
        <w:r>
          <w:rPr>
            <w:rFonts w:ascii="Courier New" w:hAnsi="Courier New"/>
            <w:b/>
          </w:rPr>
          <w:t>)</w:t>
        </w:r>
        <w:r w:rsidRPr="00E77497">
          <w:rPr>
            <w:rFonts w:ascii="Courier New" w:hAnsi="Courier New"/>
            <w:b/>
          </w:rPr>
          <w:t>"</w:t>
        </w:r>
        <w:r w:rsidRPr="00E77497">
          <w:t>.</w:t>
        </w:r>
      </w:ins>
    </w:p>
    <w:p w14:paraId="3CAE71E1" w14:textId="77777777" w:rsidR="00CA269D" w:rsidRPr="00E77497" w:rsidRDefault="00E167CD" w:rsidP="00E167CD">
      <w:pPr>
        <w:pStyle w:val="Alg4"/>
        <w:numPr>
          <w:ilvl w:val="0"/>
          <w:numId w:val="1639"/>
        </w:numPr>
        <w:spacing w:after="220"/>
        <w:rPr>
          <w:ins w:id="11391" w:author="Rev 19 Allen Wirfs-Brock" w:date="2013-09-24T15:01:00Z"/>
        </w:rPr>
      </w:pPr>
      <w:ins w:id="11392" w:author="Rev 19 Allen Wirfs-Brock" w:date="2013-09-24T16:13:00Z">
        <w:r>
          <w:t xml:space="preserve">Return </w:t>
        </w:r>
      </w:ins>
      <w:ins w:id="11393" w:author="Rev 19 Allen Wirfs-Brock" w:date="2013-09-24T16:14:00Z">
        <w:r w:rsidRPr="00E167CD">
          <w:rPr>
            <w:i/>
          </w:rPr>
          <w:t>result</w:t>
        </w:r>
      </w:ins>
      <w:ins w:id="11394" w:author="Rev 19 Allen Wirfs-Brock" w:date="2013-09-24T15:01:00Z">
        <w:r w:rsidR="00CA269D" w:rsidRPr="00E77497">
          <w:t>.</w:t>
        </w:r>
      </w:ins>
    </w:p>
    <w:p w14:paraId="0B53893A" w14:textId="77777777" w:rsidR="00CA269D" w:rsidRPr="00E77497" w:rsidRDefault="00E167CD" w:rsidP="00CA269D">
      <w:pPr>
        <w:pStyle w:val="40"/>
        <w:rPr>
          <w:ins w:id="11395" w:author="Rev 19 Allen Wirfs-Brock" w:date="2013-09-24T15:01:00Z"/>
        </w:rPr>
      </w:pPr>
      <w:ins w:id="11396" w:author="Rev 19 Allen Wirfs-Brock" w:date="2013-09-24T16:00:00Z">
        <w:r>
          <w:t>Symbol</w:t>
        </w:r>
      </w:ins>
      <w:ins w:id="11397" w:author="Rev 19 Allen Wirfs-Brock" w:date="2013-09-24T15:01:00Z">
        <w:r w:rsidR="00CA269D" w:rsidRPr="00E77497">
          <w:t>.prototype.valueOf ( )</w:t>
        </w:r>
      </w:ins>
    </w:p>
    <w:p w14:paraId="1EC42A4C" w14:textId="77777777" w:rsidR="00CA269D" w:rsidRPr="00E77497" w:rsidRDefault="00CA269D" w:rsidP="00CA269D">
      <w:pPr>
        <w:rPr>
          <w:ins w:id="11398" w:author="Rev 19 Allen Wirfs-Brock" w:date="2013-09-24T15:01:00Z"/>
        </w:rPr>
      </w:pPr>
      <w:ins w:id="11399" w:author="Rev 19 Allen Wirfs-Brock" w:date="2013-09-24T15:01:00Z">
        <w:r w:rsidRPr="00E77497">
          <w:t>The following steps are taken:</w:t>
        </w:r>
      </w:ins>
    </w:p>
    <w:p w14:paraId="6697703C" w14:textId="77777777" w:rsidR="00E167CD" w:rsidRDefault="00E167CD" w:rsidP="00E167CD">
      <w:pPr>
        <w:pStyle w:val="Alg4"/>
        <w:numPr>
          <w:ilvl w:val="0"/>
          <w:numId w:val="1641"/>
        </w:numPr>
        <w:spacing w:after="220"/>
        <w:contextualSpacing/>
        <w:rPr>
          <w:ins w:id="11400" w:author="Rev 19 Allen Wirfs-Brock" w:date="2013-09-24T16:03:00Z"/>
        </w:rPr>
      </w:pPr>
      <w:ins w:id="11401" w:author="Rev 19 Allen Wirfs-Brock" w:date="2013-09-24T16:03:00Z">
        <w:r>
          <w:t xml:space="preserve">Let </w:t>
        </w:r>
        <w:r>
          <w:rPr>
            <w:i/>
          </w:rPr>
          <w:t>s</w:t>
        </w:r>
        <w:r>
          <w:t xml:space="preserve"> be the </w:t>
        </w:r>
        <w:r w:rsidRPr="00E167CD">
          <w:rPr>
            <w:b/>
          </w:rPr>
          <w:t>this</w:t>
        </w:r>
        <w:r>
          <w:t xml:space="preserve"> value.</w:t>
        </w:r>
      </w:ins>
    </w:p>
    <w:p w14:paraId="5AB9AAB3" w14:textId="77777777" w:rsidR="00E167CD" w:rsidRDefault="00E167CD" w:rsidP="00E167CD">
      <w:pPr>
        <w:pStyle w:val="Alg4"/>
        <w:numPr>
          <w:ilvl w:val="0"/>
          <w:numId w:val="1641"/>
        </w:numPr>
        <w:spacing w:after="220"/>
        <w:contextualSpacing/>
        <w:rPr>
          <w:ins w:id="11402" w:author="Rev 19 Allen Wirfs-Brock" w:date="2013-09-24T16:01:00Z"/>
        </w:rPr>
      </w:pPr>
      <w:ins w:id="11403" w:author="Rev 19 Allen Wirfs-Brock" w:date="2013-09-24T16:01:00Z">
        <w:r>
          <w:t xml:space="preserve">If </w:t>
        </w:r>
        <w:r>
          <w:rPr>
            <w:i/>
          </w:rPr>
          <w:t>s</w:t>
        </w:r>
      </w:ins>
      <w:ins w:id="11404" w:author="Rev 19 Allen Wirfs-Brock" w:date="2013-09-24T16:02:00Z">
        <w:r>
          <w:t xml:space="preserve"> does not have a [[SymbolData]] internal data property, then throw a </w:t>
        </w:r>
        <w:r w:rsidRPr="00E167CD">
          <w:rPr>
            <w:b/>
          </w:rPr>
          <w:t>TypeError</w:t>
        </w:r>
        <w:r>
          <w:t xml:space="preserve"> exception.</w:t>
        </w:r>
      </w:ins>
    </w:p>
    <w:p w14:paraId="1FD68D5D" w14:textId="77777777" w:rsidR="00CA269D" w:rsidRPr="00E77497" w:rsidRDefault="00CA269D" w:rsidP="00E167CD">
      <w:pPr>
        <w:pStyle w:val="Alg4"/>
        <w:numPr>
          <w:ilvl w:val="0"/>
          <w:numId w:val="1641"/>
        </w:numPr>
        <w:spacing w:after="220"/>
        <w:rPr>
          <w:ins w:id="11405" w:author="Rev 19 Allen Wirfs-Brock" w:date="2013-09-24T15:01:00Z"/>
        </w:rPr>
      </w:pPr>
      <w:ins w:id="11406" w:author="Rev 19 Allen Wirfs-Brock" w:date="2013-09-24T15:01:00Z">
        <w:r w:rsidRPr="00E77497">
          <w:t xml:space="preserve">Return </w:t>
        </w:r>
      </w:ins>
      <w:ins w:id="11407" w:author="Rev 19 Allen Wirfs-Brock" w:date="2013-09-24T16:04:00Z">
        <w:r w:rsidR="00E167CD">
          <w:t xml:space="preserve">the value of </w:t>
        </w:r>
        <w:r w:rsidR="00E167CD">
          <w:rPr>
            <w:i/>
          </w:rPr>
          <w:t>s’s</w:t>
        </w:r>
        <w:r w:rsidR="00E167CD">
          <w:t xml:space="preserve"> [[SymbolData]] internal data property</w:t>
        </w:r>
      </w:ins>
      <w:ins w:id="11408" w:author="Rev 19 Allen Wirfs-Brock" w:date="2013-09-24T15:01:00Z">
        <w:r w:rsidRPr="00E77497">
          <w:t>.</w:t>
        </w:r>
      </w:ins>
    </w:p>
    <w:p w14:paraId="04F9F7B0" w14:textId="77777777" w:rsidR="00682C77" w:rsidRPr="00E77497" w:rsidRDefault="00682C77" w:rsidP="00682C77">
      <w:pPr>
        <w:pStyle w:val="40"/>
        <w:rPr>
          <w:ins w:id="11409" w:author="Rev 19 Allen Wirfs-Brock" w:date="2013-09-24T16:41:00Z"/>
        </w:rPr>
      </w:pPr>
      <w:ins w:id="11410" w:author="Rev 19 Allen Wirfs-Brock" w:date="2013-09-24T16:41:00Z">
        <w:r>
          <w:t>Symbol</w:t>
        </w:r>
        <w:r w:rsidRPr="00E77497">
          <w:t>.prototype</w:t>
        </w:r>
        <w:r>
          <w:t xml:space="preserve"> [ @@toStringTag</w:t>
        </w:r>
        <w:r w:rsidRPr="00E77497">
          <w:t xml:space="preserve"> </w:t>
        </w:r>
        <w:r>
          <w:t>]</w:t>
        </w:r>
      </w:ins>
    </w:p>
    <w:p w14:paraId="049FD8AF" w14:textId="77777777" w:rsidR="00682C77" w:rsidRPr="00097A4C" w:rsidRDefault="00682C77" w:rsidP="00682C77">
      <w:pPr>
        <w:rPr>
          <w:ins w:id="11411" w:author="Rev 19 Allen Wirfs-Brock" w:date="2013-09-24T16:41:00Z"/>
        </w:rPr>
      </w:pPr>
      <w:ins w:id="11412" w:author="Rev 19 Allen Wirfs-Brock" w:date="2013-09-24T16:41:00Z">
        <w:r w:rsidRPr="00E77497">
          <w:t xml:space="preserve">The </w:t>
        </w:r>
        <w:r>
          <w:t xml:space="preserve">initial value of the @@toStringTag property is the string value </w:t>
        </w:r>
        <w:r w:rsidRPr="00E77497">
          <w:rPr>
            <w:b/>
          </w:rPr>
          <w:t>"</w:t>
        </w:r>
      </w:ins>
      <w:ins w:id="11413" w:author="Rev 19 Allen Wirfs-Brock" w:date="2013-09-24T16:42:00Z">
        <w:r>
          <w:rPr>
            <w:rFonts w:ascii="Courier New" w:hAnsi="Courier New" w:cs="Courier New"/>
            <w:b/>
          </w:rPr>
          <w:t>Symbol</w:t>
        </w:r>
      </w:ins>
      <w:ins w:id="11414" w:author="Rev 19 Allen Wirfs-Brock" w:date="2013-09-24T16:41:00Z">
        <w:r w:rsidRPr="00E77497">
          <w:rPr>
            <w:b/>
          </w:rPr>
          <w:t>"</w:t>
        </w:r>
        <w:r>
          <w:t>.</w:t>
        </w:r>
      </w:ins>
    </w:p>
    <w:p w14:paraId="03485877" w14:textId="77777777" w:rsidR="00682C77" w:rsidRPr="00E77497" w:rsidRDefault="00682C77" w:rsidP="00682C77">
      <w:pPr>
        <w:rPr>
          <w:ins w:id="11415" w:author="Rev 19 Allen Wirfs-Brock" w:date="2013-09-24T16:41:00Z"/>
        </w:rPr>
      </w:pPr>
      <w:ins w:id="11416" w:author="Rev 19 Allen Wirfs-Brock" w:date="2013-09-24T16:41:00Z">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ins>
    </w:p>
    <w:p w14:paraId="09768B20" w14:textId="77777777" w:rsidR="00CA269D" w:rsidRPr="00E77497" w:rsidRDefault="00CA269D" w:rsidP="00CA269D">
      <w:pPr>
        <w:pStyle w:val="30"/>
        <w:rPr>
          <w:ins w:id="11417" w:author="Rev 19 Allen Wirfs-Brock" w:date="2013-09-24T15:01:00Z"/>
        </w:rPr>
      </w:pPr>
      <w:bookmarkStart w:id="11418" w:name="_Toc368050721"/>
      <w:ins w:id="11419" w:author="Rev 19 Allen Wirfs-Brock" w:date="2013-09-24T15:01:00Z">
        <w:r w:rsidRPr="00E77497">
          <w:t xml:space="preserve">Properties of </w:t>
        </w:r>
      </w:ins>
      <w:ins w:id="11420" w:author="Rev 19 Allen Wirfs-Brock" w:date="2013-09-24T15:31:00Z">
        <w:r w:rsidR="00667FF6">
          <w:t>Symbol</w:t>
        </w:r>
      </w:ins>
      <w:ins w:id="11421" w:author="Rev 19 Allen Wirfs-Brock" w:date="2013-09-24T15:01:00Z">
        <w:r w:rsidRPr="00E77497">
          <w:t xml:space="preserve"> Instances</w:t>
        </w:r>
        <w:bookmarkEnd w:id="11418"/>
      </w:ins>
    </w:p>
    <w:p w14:paraId="23C3FF74" w14:textId="77777777" w:rsidR="00CA269D" w:rsidRPr="00E77497" w:rsidRDefault="00E167CD" w:rsidP="00CA269D">
      <w:pPr>
        <w:rPr>
          <w:ins w:id="11422" w:author="Rev 19 Allen Wirfs-Brock" w:date="2013-09-24T15:01:00Z"/>
        </w:rPr>
      </w:pPr>
      <w:ins w:id="11423" w:author="Rev 19 Allen Wirfs-Brock" w:date="2013-09-24T15:59:00Z">
        <w:r>
          <w:t>Symbol</w:t>
        </w:r>
      </w:ins>
      <w:ins w:id="11424" w:author="Rev 19 Allen Wirfs-Brock" w:date="2013-09-24T15:01:00Z">
        <w:r w:rsidR="00CA269D" w:rsidRPr="00E77497">
          <w:t xml:space="preserve"> instances</w:t>
        </w:r>
        <w:r w:rsidR="00CA269D">
          <w:t xml:space="preserve"> are ordinary objects that</w:t>
        </w:r>
        <w:r w:rsidR="00CA269D" w:rsidRPr="00E77497">
          <w:t xml:space="preserve"> inherit properties from the </w:t>
        </w:r>
      </w:ins>
      <w:ins w:id="11425" w:author="Rev 19 Allen Wirfs-Brock" w:date="2013-09-24T15:31:00Z">
        <w:r w:rsidR="00667FF6">
          <w:t>Symbol</w:t>
        </w:r>
      </w:ins>
      <w:ins w:id="11426" w:author="Rev 19 Allen Wirfs-Brock" w:date="2013-09-24T15:01:00Z">
        <w:r w:rsidR="00CA269D" w:rsidRPr="00E77497">
          <w:t xml:space="preserve"> prototype object</w:t>
        </w:r>
        <w:r w:rsidR="00CA269D">
          <w:t>.</w:t>
        </w:r>
        <w:r w:rsidR="00CA269D" w:rsidRPr="00E77497">
          <w:t xml:space="preserve"> </w:t>
        </w:r>
      </w:ins>
      <w:ins w:id="11427" w:author="Rev 19 Allen Wirfs-Brock" w:date="2013-09-24T15:31:00Z">
        <w:r w:rsidR="00667FF6">
          <w:t>Symbol</w:t>
        </w:r>
      </w:ins>
      <w:ins w:id="11428" w:author="Rev 19 Allen Wirfs-Brock" w:date="2013-09-24T15:01:00Z">
        <w:r w:rsidR="00CA269D" w:rsidRPr="00E77497">
          <w:t xml:space="preserve"> instances have a [[</w:t>
        </w:r>
      </w:ins>
      <w:ins w:id="11429" w:author="Rev 19 Allen Wirfs-Brock" w:date="2013-09-24T15:31:00Z">
        <w:r w:rsidR="00667FF6">
          <w:t>Symbol</w:t>
        </w:r>
      </w:ins>
      <w:ins w:id="11430" w:author="Rev 19 Allen Wirfs-Brock" w:date="2013-09-24T15:01:00Z">
        <w:r w:rsidR="00CA269D">
          <w:t>Data</w:t>
        </w:r>
        <w:r w:rsidR="00CA269D" w:rsidRPr="00E77497">
          <w:t xml:space="preserve">]] internal </w:t>
        </w:r>
        <w:r w:rsidR="00CA269D">
          <w:t xml:space="preserve">data </w:t>
        </w:r>
        <w:r w:rsidR="00CA269D" w:rsidRPr="00E77497">
          <w:t>property.</w:t>
        </w:r>
        <w:r w:rsidR="00CA269D">
          <w:t xml:space="preserve"> </w:t>
        </w:r>
        <w:r w:rsidR="00CA269D" w:rsidRPr="00E77497">
          <w:t>The [[</w:t>
        </w:r>
      </w:ins>
      <w:ins w:id="11431" w:author="Rev 19 Allen Wirfs-Brock" w:date="2013-09-24T15:31:00Z">
        <w:r w:rsidR="00667FF6">
          <w:t>Symbol</w:t>
        </w:r>
      </w:ins>
      <w:ins w:id="11432" w:author="Rev 19 Allen Wirfs-Brock" w:date="2013-09-24T15:01:00Z">
        <w:r w:rsidR="00CA269D">
          <w:t>Data</w:t>
        </w:r>
        <w:r w:rsidR="00CA269D" w:rsidRPr="00E77497">
          <w:t xml:space="preserve">]] internal </w:t>
        </w:r>
        <w:r w:rsidR="00CA269D">
          <w:t xml:space="preserve">data </w:t>
        </w:r>
        <w:r w:rsidR="00CA269D" w:rsidRPr="00E77497">
          <w:t xml:space="preserve">property is the </w:t>
        </w:r>
      </w:ins>
      <w:ins w:id="11433" w:author="Rev 19 Allen Wirfs-Brock" w:date="2013-09-24T15:32:00Z">
        <w:r w:rsidR="00667FF6">
          <w:t>Symbol</w:t>
        </w:r>
      </w:ins>
      <w:ins w:id="11434" w:author="Rev 19 Allen Wirfs-Brock" w:date="2013-09-24T15:01:00Z">
        <w:r w:rsidR="00CA269D" w:rsidRPr="00E77497">
          <w:t xml:space="preserve"> value represented by this </w:t>
        </w:r>
      </w:ins>
      <w:ins w:id="11435" w:author="Rev 19 Allen Wirfs-Brock" w:date="2013-09-24T15:32:00Z">
        <w:r w:rsidR="00667FF6">
          <w:t>Symbol</w:t>
        </w:r>
      </w:ins>
      <w:ins w:id="11436" w:author="Rev 19 Allen Wirfs-Brock" w:date="2013-09-24T15:01:00Z">
        <w:r w:rsidR="00CA269D" w:rsidRPr="00E77497">
          <w:t xml:space="preserve"> object.</w:t>
        </w:r>
      </w:ins>
    </w:p>
    <w:p w14:paraId="312BD1C9" w14:textId="77777777" w:rsidR="005D7F2D" w:rsidRPr="00675B74" w:rsidRDefault="005D7F2D" w:rsidP="005D7F2D">
      <w:pPr>
        <w:pStyle w:val="20"/>
      </w:pPr>
      <w:bookmarkStart w:id="11437" w:name="_Toc368050722"/>
      <w:r w:rsidRPr="00675B74">
        <w:t>Error Objects</w:t>
      </w:r>
      <w:bookmarkEnd w:id="11437"/>
    </w:p>
    <w:p w14:paraId="791BCFA4" w14:textId="77777777" w:rsidR="005D7F2D" w:rsidRPr="00E77497" w:rsidRDefault="005D7F2D" w:rsidP="005D7F2D">
      <w:r w:rsidRPr="00E77497">
        <w:t>Instances of Error objects are thrown as exceptions when runtime errors occur. The Error objects may also serve as base objects for user-defined exception classes.</w:t>
      </w:r>
    </w:p>
    <w:p w14:paraId="3AF9B0F1" w14:textId="77777777" w:rsidR="005D7F2D" w:rsidRPr="00E77497" w:rsidRDefault="005D7F2D" w:rsidP="005D7F2D">
      <w:pPr>
        <w:pStyle w:val="30"/>
      </w:pPr>
      <w:bookmarkStart w:id="11438" w:name="_Ref365541726"/>
      <w:bookmarkStart w:id="11439" w:name="_Toc368050723"/>
      <w:r w:rsidRPr="00E77497">
        <w:t>The Error Constructor</w:t>
      </w:r>
      <w:bookmarkEnd w:id="11438"/>
      <w:bookmarkEnd w:id="11439"/>
      <w:r w:rsidRPr="00E77497">
        <w:t xml:space="preserve"> </w:t>
      </w:r>
    </w:p>
    <w:p w14:paraId="1805CE11" w14:textId="77777777" w:rsidR="005D7F2D" w:rsidRPr="00E77497" w:rsidRDefault="005D7F2D" w:rsidP="005D7F2D">
      <w:r>
        <w:t xml:space="preserve">The </w:t>
      </w:r>
      <w:r w:rsidRPr="00B17B1C">
        <w:t xml:space="preserve">Error </w:t>
      </w:r>
      <w:r>
        <w:t xml:space="preserve">constructor is the %Error% intrinsic object and the initial value of the </w:t>
      </w:r>
      <w:r w:rsidRPr="00B17B1C">
        <w:rPr>
          <w:rFonts w:ascii="Courier New" w:eastAsia="Times New Roman" w:hAnsi="Courier New" w:cs="Courier New"/>
          <w:b/>
          <w:spacing w:val="6"/>
          <w:lang w:eastAsia="en-US"/>
        </w:rPr>
        <w:t>Error</w:t>
      </w:r>
      <w:r w:rsidRPr="00B17B1C">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r w:rsidRPr="00876625">
        <w:t xml:space="preserve"> </w:t>
      </w:r>
      <w:r>
        <w:t xml:space="preserve">However, if the </w:t>
      </w:r>
      <w:r w:rsidRPr="00C255C0">
        <w:rPr>
          <w:b/>
          <w:bCs/>
        </w:rPr>
        <w:t>this</w:t>
      </w:r>
      <w:r>
        <w:t xml:space="preserve"> value value passed in the call is an Object with an uninitialised [[ErrorData]]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 rather than creating a new object</w:t>
      </w:r>
      <w:r w:rsidRPr="00E77497">
        <w:t>.</w:t>
      </w:r>
      <w:r>
        <w:t xml:space="preserve"> This permits</w:t>
      </w:r>
      <w:r w:rsidRPr="00C255C0">
        <w:rPr>
          <w:rFonts w:ascii="Courier New" w:hAnsi="Courier New"/>
          <w:b/>
        </w:rPr>
        <w:t xml:space="preserve"> </w:t>
      </w:r>
      <w:r>
        <w:rPr>
          <w:rFonts w:ascii="Courier New" w:hAnsi="Courier New"/>
          <w:b/>
        </w:rPr>
        <w:t xml:space="preserve">Error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1440" w:author="Rev 19 Allen Wirfs-Brock" w:date="2013-09-27T10:27:00Z">
        <w:r w:rsidDel="00D20BD7">
          <w:delText>initialization</w:delText>
        </w:r>
      </w:del>
      <w:ins w:id="11441" w:author="Rev 19 Allen Wirfs-Brock" w:date="2013-09-27T10:27:00Z">
        <w:r w:rsidR="00D20BD7">
          <w:t>initialisation</w:t>
        </w:r>
      </w:ins>
      <w:r>
        <w:t>.</w:t>
      </w:r>
    </w:p>
    <w:p w14:paraId="31BF24B7" w14:textId="77777777" w:rsidR="005D7F2D" w:rsidRPr="00E77497" w:rsidRDefault="005D7F2D" w:rsidP="005D7F2D">
      <w:r>
        <w:t xml:space="preserve">The </w:t>
      </w:r>
      <w:r w:rsidRPr="003F159A">
        <w:rPr>
          <w:rFonts w:ascii="Courier New" w:hAnsi="Courier New"/>
          <w:b/>
        </w:rPr>
        <w:t xml:space="preserve">Error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F159A">
        <w:rPr>
          <w:rFonts w:ascii="Courier New" w:hAnsi="Courier New"/>
          <w:b/>
        </w:rPr>
        <w:t xml:space="preserve">Error </w:t>
      </w:r>
      <w:r>
        <w:t xml:space="preserve">behaviour should include a </w:t>
      </w:r>
      <w:r w:rsidRPr="00E775BC">
        <w:rPr>
          <w:rFonts w:ascii="Courier New" w:hAnsi="Courier New" w:cs="Courier New"/>
          <w:b/>
          <w:bCs/>
        </w:rPr>
        <w:t>super</w:t>
      </w:r>
      <w:r>
        <w:t xml:space="preserve"> call to the </w:t>
      </w:r>
      <w:r>
        <w:rPr>
          <w:rFonts w:ascii="Courier New" w:hAnsi="Courier New"/>
          <w:b/>
        </w:rPr>
        <w:t>Error</w:t>
      </w:r>
      <w:r w:rsidRPr="00E77497">
        <w:t xml:space="preserve"> </w:t>
      </w:r>
      <w:r>
        <w:t xml:space="preserve">constructor to initialise subclass instances. </w:t>
      </w:r>
    </w:p>
    <w:p w14:paraId="0CF03F59" w14:textId="77777777" w:rsidR="005D7F2D" w:rsidRPr="00E77497" w:rsidRDefault="005D7F2D" w:rsidP="005D7F2D">
      <w:pPr>
        <w:pStyle w:val="40"/>
      </w:pPr>
      <w:r w:rsidRPr="00E77497">
        <w:t>Error (message)</w:t>
      </w:r>
    </w:p>
    <w:p w14:paraId="77BAFC04" w14:textId="77777777" w:rsidR="005D7F2D" w:rsidRDefault="005D7F2D" w:rsidP="005D7F2D">
      <w:r w:rsidRPr="00E77497">
        <w:t xml:space="preserve">When the </w:t>
      </w:r>
      <w:r>
        <w:rPr>
          <w:rFonts w:ascii="Courier New" w:hAnsi="Courier New"/>
          <w:b/>
        </w:rPr>
        <w:t>Error</w:t>
      </w:r>
      <w:r w:rsidRPr="00E77497">
        <w:t xml:space="preserve"> function is called</w:t>
      </w:r>
      <w:r>
        <w:t xml:space="preserve"> with argument </w:t>
      </w:r>
      <w:r w:rsidRPr="00BE3BA1">
        <w:rPr>
          <w:rFonts w:ascii="Times New Roman" w:hAnsi="Times New Roman"/>
          <w:i/>
          <w:iCs/>
        </w:rPr>
        <w:t>message</w:t>
      </w:r>
      <w:r>
        <w:t xml:space="preserve"> the</w:t>
      </w:r>
      <w:r w:rsidRPr="00E77497">
        <w:t xml:space="preserve"> </w:t>
      </w:r>
      <w:r>
        <w:t>following steps are taken:</w:t>
      </w:r>
    </w:p>
    <w:p w14:paraId="5B63189E" w14:textId="77777777" w:rsidR="005D7F2D" w:rsidRDefault="005D7F2D" w:rsidP="005D7F2D">
      <w:pPr>
        <w:numPr>
          <w:ilvl w:val="0"/>
          <w:numId w:val="137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Error</w:t>
      </w:r>
      <w:r w:rsidRPr="00E77497">
        <w:t xml:space="preserve"> </w:t>
      </w:r>
      <w:r>
        <w:rPr>
          <w:rFonts w:ascii="Times New Roman" w:eastAsia="Times New Roman" w:hAnsi="Times New Roman"/>
          <w:spacing w:val="6"/>
          <w:lang w:eastAsia="en-US"/>
        </w:rPr>
        <w:t>function object.</w:t>
      </w:r>
    </w:p>
    <w:p w14:paraId="03B44649" w14:textId="77777777" w:rsidR="005D7F2D" w:rsidRDefault="005D7F2D" w:rsidP="005D7F2D">
      <w:pPr>
        <w:pStyle w:val="Alg4"/>
        <w:numPr>
          <w:ilvl w:val="0"/>
          <w:numId w:val="1370"/>
        </w:numPr>
      </w:pPr>
      <w:r>
        <w:t xml:space="preserve">Let </w:t>
      </w:r>
      <w:r>
        <w:rPr>
          <w:i/>
        </w:rPr>
        <w:t>O</w:t>
      </w:r>
      <w:r>
        <w:t xml:space="preserve"> be the </w:t>
      </w:r>
      <w:r w:rsidRPr="00F94F77">
        <w:rPr>
          <w:b/>
        </w:rPr>
        <w:t>this</w:t>
      </w:r>
      <w:r>
        <w:t xml:space="preserve"> value.</w:t>
      </w:r>
    </w:p>
    <w:p w14:paraId="35F90CAD" w14:textId="77777777" w:rsidR="005D7F2D" w:rsidRDefault="005D7F2D" w:rsidP="005D7F2D">
      <w:pPr>
        <w:pStyle w:val="Alg4"/>
        <w:numPr>
          <w:ilvl w:val="0"/>
          <w:numId w:val="1370"/>
        </w:numPr>
      </w:pPr>
      <w:r>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11442"/>
      <w:r>
        <w:t>then</w:t>
      </w:r>
      <w:commentRangeEnd w:id="11442"/>
      <w:r>
        <w:rPr>
          <w:rStyle w:val="af6"/>
          <w:rFonts w:ascii="Arial" w:eastAsia="MS Mincho" w:hAnsi="Arial"/>
          <w:spacing w:val="0"/>
          <w:lang w:eastAsia="ja-JP"/>
        </w:rPr>
        <w:commentReference w:id="11442"/>
      </w:r>
    </w:p>
    <w:p w14:paraId="2E681E7E" w14:textId="77777777" w:rsidR="005D7F2D" w:rsidRDefault="005D7F2D" w:rsidP="005D7F2D">
      <w:pPr>
        <w:pStyle w:val="Alg4"/>
        <w:numPr>
          <w:ilvl w:val="1"/>
          <w:numId w:val="1370"/>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br/>
      </w:r>
      <w:r w:rsidRPr="00655E48">
        <w:rPr>
          <w:sz w:val="18"/>
        </w:rPr>
        <w:t>( [[</w:t>
      </w:r>
      <w:r>
        <w:rPr>
          <w:sz w:val="18"/>
        </w:rPr>
        <w:t>Error</w:t>
      </w:r>
      <w:r w:rsidRPr="00655E48">
        <w:rPr>
          <w:sz w:val="18"/>
        </w:rPr>
        <w:t xml:space="preserve">Data]]) </w:t>
      </w:r>
      <w:r>
        <w:rPr>
          <w:iCs/>
        </w:rPr>
        <w:t>)</w:t>
      </w:r>
      <w:r w:rsidRPr="00E77497">
        <w:t>.</w:t>
      </w:r>
    </w:p>
    <w:p w14:paraId="6B6692D9" w14:textId="77777777" w:rsidR="005D7F2D" w:rsidRDefault="005D7F2D" w:rsidP="005D7F2D">
      <w:pPr>
        <w:pStyle w:val="Alg4"/>
        <w:numPr>
          <w:ilvl w:val="1"/>
          <w:numId w:val="1370"/>
        </w:numPr>
      </w:pPr>
      <w:r>
        <w:t>ReturnIfAbrupt(</w:t>
      </w:r>
      <w:r>
        <w:rPr>
          <w:i/>
          <w:iCs/>
        </w:rPr>
        <w:t>O</w:t>
      </w:r>
      <w:r>
        <w:t>).</w:t>
      </w:r>
    </w:p>
    <w:p w14:paraId="591C8F2F" w14:textId="77777777" w:rsidR="005D7F2D" w:rsidRDefault="005D7F2D" w:rsidP="005D7F2D">
      <w:pPr>
        <w:pStyle w:val="Alg4"/>
        <w:numPr>
          <w:ilvl w:val="0"/>
          <w:numId w:val="1370"/>
        </w:numPr>
      </w:pPr>
      <w:r>
        <w:t>Assert: Type(</w:t>
      </w:r>
      <w:r>
        <w:rPr>
          <w:i/>
          <w:iCs/>
        </w:rPr>
        <w:t>O</w:t>
      </w:r>
      <w:r>
        <w:t>) is Object.</w:t>
      </w:r>
    </w:p>
    <w:p w14:paraId="37ADDDC2" w14:textId="77777777" w:rsidR="005D7F2D" w:rsidRDefault="005D7F2D" w:rsidP="005D7F2D">
      <w:pPr>
        <w:pStyle w:val="Alg4"/>
        <w:numPr>
          <w:ilvl w:val="0"/>
          <w:numId w:val="1370"/>
        </w:numPr>
      </w:pPr>
      <w:r>
        <w:t xml:space="preserve">Set the value of </w:t>
      </w:r>
      <w:r>
        <w:rPr>
          <w:i/>
          <w:iCs/>
        </w:rPr>
        <w:t>O’s</w:t>
      </w:r>
      <w:r>
        <w:t xml:space="preserve"> [[ErrorData]] internal data property to any value other than </w:t>
      </w:r>
      <w:r w:rsidRPr="0017778E">
        <w:rPr>
          <w:b/>
          <w:bCs/>
        </w:rPr>
        <w:t>undefined</w:t>
      </w:r>
      <w:r>
        <w:t>.</w:t>
      </w:r>
    </w:p>
    <w:p w14:paraId="24213398" w14:textId="77777777" w:rsidR="005D7F2D" w:rsidRDefault="005D7F2D" w:rsidP="005D7F2D">
      <w:pPr>
        <w:numPr>
          <w:ilvl w:val="0"/>
          <w:numId w:val="1370"/>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t xml:space="preserve"> is not </w:t>
      </w:r>
      <w:r>
        <w:rPr>
          <w:rFonts w:ascii="Times New Roman" w:hAnsi="Times New Roman"/>
          <w:b/>
          <w:bCs/>
        </w:rPr>
        <w:t>undefined</w:t>
      </w:r>
      <w:r>
        <w:rPr>
          <w:rFonts w:ascii="Times New Roman" w:hAnsi="Times New Roman"/>
        </w:rPr>
        <w:t>, then</w:t>
      </w:r>
    </w:p>
    <w:p w14:paraId="28C51913" w14:textId="77777777" w:rsidR="005D7F2D" w:rsidRDefault="005D7F2D" w:rsidP="005D7F2D">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14:paraId="2C5FB2FD" w14:textId="77777777" w:rsidR="005D7F2D" w:rsidRDefault="005D7F2D" w:rsidP="005D7F2D">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msg</w:t>
      </w:r>
      <w:r>
        <w:rPr>
          <w:rFonts w:ascii="Times New Roman" w:hAnsi="Times New Roman"/>
          <w:iCs/>
        </w:rPr>
        <w:t>)</w:t>
      </w:r>
      <w:r>
        <w:rPr>
          <w:rFonts w:ascii="Times New Roman" w:hAnsi="Times New Roman"/>
        </w:rPr>
        <w:t>.</w:t>
      </w:r>
    </w:p>
    <w:p w14:paraId="6E625984" w14:textId="77777777" w:rsidR="005D7F2D" w:rsidRPr="00E77497" w:rsidRDefault="005D7F2D" w:rsidP="005D7F2D">
      <w:pPr>
        <w:pStyle w:val="Alg4"/>
        <w:numPr>
          <w:ilvl w:val="1"/>
          <w:numId w:val="1370"/>
        </w:numPr>
      </w:pPr>
      <w:r w:rsidRPr="00E77497">
        <w:t xml:space="preserve">Let </w:t>
      </w:r>
      <w:r>
        <w:rPr>
          <w:i/>
        </w:rPr>
        <w:t>msg</w:t>
      </w:r>
      <w:r w:rsidRPr="00E77497">
        <w:rPr>
          <w:i/>
        </w:rPr>
        <w:t>Desc</w:t>
      </w:r>
      <w:r w:rsidRPr="00E77497">
        <w:t xml:space="preserve"> be the Property Descriptor</w:t>
      </w:r>
      <w:r>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14:paraId="4E111357" w14:textId="77777777" w:rsidR="005D7F2D" w:rsidRDefault="005D7F2D" w:rsidP="005D7F2D">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Pr="00230880">
        <w:rPr>
          <w:rFonts w:ascii="Times New Roman" w:hAnsi="Times New Roman"/>
        </w:rPr>
        <w:t>DefinePropertyOrThrow</w:t>
      </w:r>
      <w:r>
        <w:rPr>
          <w:rFonts w:ascii="Times New Roman" w:hAnsi="Times New Roman"/>
        </w:rPr>
        <w:t>(</w:t>
      </w:r>
      <w:r w:rsidRPr="003E2A66">
        <w:rPr>
          <w:rFonts w:ascii="Times New Roman" w:hAnsi="Times New Roman"/>
          <w:i/>
          <w:iCs/>
        </w:rPr>
        <w:t>O</w:t>
      </w:r>
      <w:r>
        <w:rPr>
          <w:rFonts w:ascii="Times New Roman" w:hAnsi="Times New Roman"/>
        </w:rPr>
        <w:t xml:space="preserve">, </w:t>
      </w:r>
      <w:r w:rsidRPr="003E2A66">
        <w:rPr>
          <w:rFonts w:ascii="Times New Roman" w:hAnsi="Times New Roman"/>
        </w:rPr>
        <w:t xml:space="preserve"> </w:t>
      </w:r>
      <w:r w:rsidRPr="00F770B9">
        <w:t>"</w:t>
      </w:r>
      <w:r>
        <w:rPr>
          <w:rFonts w:ascii="Courier New" w:hAnsi="Courier New" w:cs="Courier New"/>
          <w:b/>
        </w:rPr>
        <w:t>message</w:t>
      </w:r>
      <w:r w:rsidRPr="00F770B9">
        <w:t>"</w:t>
      </w:r>
      <w:r>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Pr>
          <w:rFonts w:ascii="Times New Roman" w:hAnsi="Times New Roman"/>
        </w:rPr>
        <w:t>)</w:t>
      </w:r>
      <w:r w:rsidRPr="00230880">
        <w:rPr>
          <w:rFonts w:ascii="Times New Roman" w:hAnsi="Times New Roman"/>
        </w:rPr>
        <w:t>.</w:t>
      </w:r>
    </w:p>
    <w:p w14:paraId="001FCA26" w14:textId="77777777" w:rsidR="005D7F2D" w:rsidRDefault="005D7F2D" w:rsidP="005D7F2D">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14:paraId="5E9AC99A" w14:textId="77777777" w:rsidR="005D7F2D" w:rsidRDefault="005D7F2D" w:rsidP="005D7F2D">
      <w:pPr>
        <w:pStyle w:val="Alg4"/>
        <w:numPr>
          <w:ilvl w:val="0"/>
          <w:numId w:val="1370"/>
        </w:numPr>
        <w:spacing w:after="220"/>
      </w:pPr>
      <w:r>
        <w:t xml:space="preserve">Return </w:t>
      </w:r>
      <w:r>
        <w:rPr>
          <w:i/>
        </w:rPr>
        <w:t>O</w:t>
      </w:r>
      <w:r w:rsidRPr="00E77497">
        <w:t>.</w:t>
      </w:r>
    </w:p>
    <w:p w14:paraId="733502D1" w14:textId="77777777" w:rsidR="005D7F2D" w:rsidRPr="00E77497" w:rsidRDefault="005D7F2D" w:rsidP="005D7F2D">
      <w:pPr>
        <w:pStyle w:val="40"/>
      </w:pPr>
      <w:r w:rsidRPr="00E77497">
        <w:t xml:space="preserve">new </w:t>
      </w:r>
      <w:r>
        <w:t>Error</w:t>
      </w:r>
      <w:r w:rsidRPr="00E77497">
        <w:t>(</w:t>
      </w:r>
      <w:r>
        <w:t xml:space="preserve">... </w:t>
      </w:r>
      <w:r w:rsidRPr="003F159A">
        <w:t>argumentsList</w:t>
      </w:r>
      <w:r w:rsidRPr="00E77497">
        <w:t>)</w:t>
      </w:r>
    </w:p>
    <w:p w14:paraId="53BA0D67" w14:textId="77777777" w:rsidR="005D7F2D" w:rsidRDefault="005D7F2D" w:rsidP="005D7F2D">
      <w:r w:rsidRPr="00E77497">
        <w:t xml:space="preserve">When </w:t>
      </w:r>
      <w:r>
        <w:rPr>
          <w:rFonts w:ascii="Courier New" w:hAnsi="Courier New"/>
          <w:b/>
        </w:rPr>
        <w:t>Error</w:t>
      </w:r>
      <w:r w:rsidRPr="00E77497">
        <w:t xml:space="preserve"> </w:t>
      </w:r>
      <w:r>
        <w:t xml:space="preserve">called as part of a new expression with argument list </w:t>
      </w:r>
      <w:r w:rsidRPr="00BE3BA1">
        <w:rPr>
          <w:rFonts w:ascii="Times New Roman" w:hAnsi="Times New Roman"/>
          <w:i/>
          <w:iCs/>
        </w:rPr>
        <w:t>argumentsList</w:t>
      </w:r>
      <w:r w:rsidRPr="003F159A" w:rsidDel="003F159A">
        <w:rPr>
          <w:i/>
          <w:iCs/>
        </w:rPr>
        <w:t xml:space="preserve"> </w:t>
      </w:r>
      <w:r>
        <w:t>it performs the following steps:</w:t>
      </w:r>
    </w:p>
    <w:p w14:paraId="23A0FD77" w14:textId="77777777" w:rsidR="005D7F2D" w:rsidRDefault="005D7F2D" w:rsidP="005D7F2D">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Error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722877EC" w14:textId="77777777" w:rsidR="005D7F2D" w:rsidRDefault="005D7F2D" w:rsidP="005D7F2D">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158D93B2" w14:textId="77777777" w:rsidR="005D7F2D" w:rsidRPr="00E4780A" w:rsidRDefault="005D7F2D" w:rsidP="005D7F2D">
      <w:pPr>
        <w:numPr>
          <w:ilvl w:val="0"/>
          <w:numId w:val="137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7367C9FC" w14:textId="77777777" w:rsidR="005D7F2D" w:rsidRPr="00E77497" w:rsidRDefault="005D7F2D" w:rsidP="005D7F2D">
      <w:r>
        <w:t xml:space="preserve">If </w:t>
      </w:r>
      <w:r>
        <w:rPr>
          <w:rFonts w:ascii="Courier New" w:hAnsi="Courier New"/>
          <w:b/>
        </w:rPr>
        <w:t>Error</w:t>
      </w:r>
      <w:r w:rsidRPr="00E77497">
        <w:t xml:space="preserve"> </w:t>
      </w:r>
      <w:r>
        <w:t>is implemented as an ordinary function object, its [[Construct]] internal method will perform the above steps.</w:t>
      </w:r>
    </w:p>
    <w:p w14:paraId="6FBCBCD5" w14:textId="77777777" w:rsidR="005D7F2D" w:rsidRPr="00E77497" w:rsidRDefault="005D7F2D" w:rsidP="005D7F2D">
      <w:pPr>
        <w:pStyle w:val="30"/>
      </w:pPr>
      <w:bookmarkStart w:id="11443" w:name="_Toc368050724"/>
      <w:r w:rsidRPr="00E77497">
        <w:t>Properties of the Error Constructor</w:t>
      </w:r>
      <w:bookmarkEnd w:id="11443"/>
    </w:p>
    <w:p w14:paraId="36A533FC" w14:textId="77777777" w:rsidR="005D7F2D" w:rsidRPr="00E77497" w:rsidRDefault="005D7F2D" w:rsidP="005D7F2D">
      <w:r w:rsidRPr="00E77497">
        <w:t xml:space="preserve">The value of the [[Prototype]] internal </w:t>
      </w:r>
      <w:r>
        <w:t xml:space="preserve">data </w:t>
      </w:r>
      <w:r w:rsidRPr="00E77497">
        <w:t>property of the Error constructor is the Function prototype object (</w:t>
      </w:r>
      <w:r w:rsidR="003A1B18">
        <w:fldChar w:fldCharType="begin"/>
      </w:r>
      <w:r w:rsidR="003A1B18">
        <w:instrText xml:space="preserve"> REF _Ref359681817 \r \h </w:instrText>
      </w:r>
      <w:r w:rsidR="003A1B18">
        <w:fldChar w:fldCharType="separate"/>
      </w:r>
      <w:r w:rsidR="00D433E8">
        <w:t>19.2.3</w:t>
      </w:r>
      <w:r w:rsidR="003A1B18">
        <w:fldChar w:fldCharType="end"/>
      </w:r>
      <w:r w:rsidRPr="00E77497">
        <w:t>).</w:t>
      </w:r>
    </w:p>
    <w:p w14:paraId="7AC82714" w14:textId="77777777" w:rsidR="005D7F2D" w:rsidRPr="00E77497" w:rsidRDefault="005D7F2D" w:rsidP="005D7F2D">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the Error constructor has the following </w:t>
      </w:r>
      <w:del w:id="11444" w:author="Rev 19 Allen Wirfs-Brock" w:date="2013-09-27T10:23:00Z">
        <w:r w:rsidRPr="00E77497" w:rsidDel="00D20BD7">
          <w:delText>property</w:delText>
        </w:r>
      </w:del>
      <w:ins w:id="11445" w:author="Rev 19 Allen Wirfs-Brock" w:date="2013-09-27T10:23:00Z">
        <w:r w:rsidR="00D20BD7" w:rsidRPr="00E77497">
          <w:t>propert</w:t>
        </w:r>
        <w:r w:rsidR="00D20BD7">
          <w:t>ies</w:t>
        </w:r>
      </w:ins>
      <w:r w:rsidRPr="00E77497">
        <w:t>:</w:t>
      </w:r>
    </w:p>
    <w:p w14:paraId="6B9036FB" w14:textId="77777777" w:rsidR="005D7F2D" w:rsidRPr="00E77497" w:rsidRDefault="005D7F2D" w:rsidP="005D7F2D">
      <w:pPr>
        <w:pStyle w:val="40"/>
      </w:pPr>
      <w:r w:rsidRPr="00E77497">
        <w:t>Error.prototype</w:t>
      </w:r>
    </w:p>
    <w:p w14:paraId="169A19D2" w14:textId="77777777" w:rsidR="005D7F2D" w:rsidRPr="00E77497" w:rsidRDefault="005D7F2D" w:rsidP="005D7F2D">
      <w:r w:rsidRPr="00E77497">
        <w:t xml:space="preserve">The initial value of </w:t>
      </w:r>
      <w:r w:rsidRPr="00E77497">
        <w:rPr>
          <w:rFonts w:ascii="Courier New" w:hAnsi="Courier New"/>
          <w:b/>
        </w:rPr>
        <w:t>Error.prototype</w:t>
      </w:r>
      <w:r w:rsidRPr="00E77497">
        <w:t xml:space="preserve"> is the Error prototype object (</w:t>
      </w:r>
      <w:r w:rsidR="003A1B18">
        <w:fldChar w:fldCharType="begin"/>
      </w:r>
      <w:r w:rsidR="003A1B18">
        <w:instrText xml:space="preserve"> REF _Ref366066836 \r \h </w:instrText>
      </w:r>
      <w:r w:rsidR="003A1B18">
        <w:fldChar w:fldCharType="separate"/>
      </w:r>
      <w:ins w:id="11446" w:author="Rev 19 Allen Wirfs-Brock" w:date="2013-09-27T13:22:00Z">
        <w:r w:rsidR="00D433E8">
          <w:t>19.5.3</w:t>
        </w:r>
      </w:ins>
      <w:del w:id="11447" w:author="Rev 19 Allen Wirfs-Brock" w:date="2013-09-27T08:39:00Z">
        <w:r w:rsidR="00083CEC" w:rsidDel="009E7E9E">
          <w:delText>19.4.3</w:delText>
        </w:r>
      </w:del>
      <w:r w:rsidR="003A1B18">
        <w:fldChar w:fldCharType="end"/>
      </w:r>
      <w:r w:rsidRPr="00E77497">
        <w:t>).</w:t>
      </w:r>
    </w:p>
    <w:p w14:paraId="30DD50A7"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56BD575" w14:textId="77777777" w:rsidR="005D7F2D" w:rsidRPr="00A67AF2" w:rsidRDefault="005D7F2D" w:rsidP="005D7F2D">
      <w:pPr>
        <w:pStyle w:val="40"/>
      </w:pPr>
      <w:r>
        <w:t>Error[ @@create ]</w:t>
      </w:r>
      <w:r w:rsidRPr="00A67AF2">
        <w:t xml:space="preserve"> (</w:t>
      </w:r>
      <w:r>
        <w:t xml:space="preserve"> </w:t>
      </w:r>
      <w:r w:rsidRPr="00A67AF2">
        <w:t>)</w:t>
      </w:r>
    </w:p>
    <w:p w14:paraId="04E8CB97" w14:textId="77777777"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71D70A69" w14:textId="77777777" w:rsidR="005D7F2D" w:rsidRDefault="005D7F2D" w:rsidP="005D7F2D">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61B764F0" w14:textId="77777777" w:rsidR="005D7F2D" w:rsidRPr="00E77497" w:rsidRDefault="005D7F2D" w:rsidP="005D7F2D">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14:paraId="53A842B2" w14:textId="77777777" w:rsidR="005D7F2D" w:rsidRPr="00E77497" w:rsidRDefault="005D7F2D" w:rsidP="005D7F2D">
      <w:pPr>
        <w:numPr>
          <w:ilvl w:val="0"/>
          <w:numId w:val="137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79139C00" w14:textId="77777777" w:rsidR="005D7F2D" w:rsidRDefault="005D7F2D" w:rsidP="005D7F2D">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14:paraId="00549714" w14:textId="77777777" w:rsidR="005D7F2D" w:rsidRPr="00E77497" w:rsidRDefault="005D7F2D" w:rsidP="005D7F2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initialised by the Error constructor. This flag value is never directly exposed to ECMAScript code; hence implementation</w:t>
      </w:r>
      <w:ins w:id="11448" w:author="Rev 19 Allen Wirfs-Brock" w:date="2013-09-27T10:17:00Z">
        <w:r w:rsidR="00B122FE">
          <w:t>s</w:t>
        </w:r>
      </w:ins>
      <w:r>
        <w:t xml:space="preserve"> may choose to encode the flag in some other manner. </w:t>
      </w:r>
    </w:p>
    <w:p w14:paraId="48347D1B" w14:textId="77777777" w:rsidR="005D7F2D" w:rsidRPr="00E77497" w:rsidRDefault="005D7F2D" w:rsidP="005D7F2D">
      <w:pPr>
        <w:pStyle w:val="30"/>
      </w:pPr>
      <w:bookmarkStart w:id="11449" w:name="_Ref366066836"/>
      <w:bookmarkStart w:id="11450" w:name="_Ref366067299"/>
      <w:bookmarkStart w:id="11451" w:name="_Toc368050725"/>
      <w:r w:rsidRPr="00E77497">
        <w:t>Properties of the Error Prototype Object</w:t>
      </w:r>
      <w:bookmarkEnd w:id="11449"/>
      <w:bookmarkEnd w:id="11450"/>
      <w:bookmarkEnd w:id="11451"/>
    </w:p>
    <w:p w14:paraId="20B06069" w14:textId="77777777" w:rsidR="005D7F2D" w:rsidRPr="00E77497" w:rsidRDefault="005D7F2D" w:rsidP="005D7F2D">
      <w:r w:rsidRPr="00E77497">
        <w:t>The Error prototype object is a</w:t>
      </w:r>
      <w:r>
        <w:t>n 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data property</w:t>
      </w:r>
      <w:r w:rsidRPr="00E77497">
        <w:t>.</w:t>
      </w:r>
    </w:p>
    <w:p w14:paraId="296F57B7" w14:textId="77777777" w:rsidR="005D7F2D" w:rsidRPr="00E77497" w:rsidRDefault="005D7F2D" w:rsidP="005D7F2D">
      <w:r w:rsidRPr="00E77497">
        <w:t xml:space="preserve">The value of the [[Prototype]] internal </w:t>
      </w:r>
      <w:r>
        <w:t xml:space="preserve">data </w:t>
      </w:r>
      <w:r w:rsidRPr="00E77497">
        <w:t>property of the Error prototype object is the standard built-in Object prototype object (</w:t>
      </w:r>
      <w:r w:rsidR="003A1B18">
        <w:fldChar w:fldCharType="begin"/>
      </w:r>
      <w:r w:rsidR="003A1B18">
        <w:instrText xml:space="preserve"> REF _Ref360007187 \r \h </w:instrText>
      </w:r>
      <w:r w:rsidR="003A1B18">
        <w:fldChar w:fldCharType="separate"/>
      </w:r>
      <w:r w:rsidR="00D433E8">
        <w:t>19.1.4</w:t>
      </w:r>
      <w:r w:rsidR="003A1B18">
        <w:fldChar w:fldCharType="end"/>
      </w:r>
      <w:r w:rsidRPr="00E77497">
        <w:t>).</w:t>
      </w:r>
    </w:p>
    <w:p w14:paraId="2F84CA78" w14:textId="77777777" w:rsidR="005D7F2D" w:rsidRPr="00E77497" w:rsidRDefault="005D7F2D" w:rsidP="005D7F2D">
      <w:pPr>
        <w:pStyle w:val="40"/>
      </w:pPr>
      <w:r w:rsidRPr="00E77497">
        <w:t>Error.prototype.constructor</w:t>
      </w:r>
    </w:p>
    <w:p w14:paraId="14581FE9" w14:textId="77777777" w:rsidR="005D7F2D" w:rsidRPr="00E77497" w:rsidRDefault="005D7F2D" w:rsidP="005D7F2D">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13CCD79B" w14:textId="77777777" w:rsidR="00C756F4" w:rsidRPr="00E77497" w:rsidRDefault="00C756F4" w:rsidP="00C756F4">
      <w:pPr>
        <w:pStyle w:val="40"/>
      </w:pPr>
      <w:r w:rsidRPr="00E77497">
        <w:t>Error.prototype.message</w:t>
      </w:r>
    </w:p>
    <w:p w14:paraId="3478245C" w14:textId="77777777" w:rsidR="00C756F4" w:rsidRPr="00E77497" w:rsidRDefault="00C756F4" w:rsidP="00C756F4">
      <w:r w:rsidRPr="00E77497">
        <w:t xml:space="preserve">The initial value of </w:t>
      </w:r>
      <w:r w:rsidRPr="00E77497">
        <w:rPr>
          <w:rFonts w:ascii="Courier New" w:hAnsi="Courier New"/>
          <w:b/>
        </w:rPr>
        <w:t>Error.prototype.message</w:t>
      </w:r>
      <w:r w:rsidRPr="00E77497">
        <w:t xml:space="preserve"> is the empty String.</w:t>
      </w:r>
    </w:p>
    <w:p w14:paraId="0017A91B" w14:textId="77777777" w:rsidR="005D7F2D" w:rsidRPr="00E77497" w:rsidRDefault="005D7F2D" w:rsidP="005D7F2D">
      <w:pPr>
        <w:pStyle w:val="40"/>
      </w:pPr>
      <w:r w:rsidRPr="00E77497">
        <w:t>Error.prototype.name</w:t>
      </w:r>
    </w:p>
    <w:p w14:paraId="26BF0F75" w14:textId="77777777" w:rsidR="005D7F2D" w:rsidRPr="00E77497" w:rsidRDefault="005D7F2D" w:rsidP="005D7F2D">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0AC0BA26" w14:textId="77777777" w:rsidR="005D7F2D" w:rsidRPr="00E77497" w:rsidRDefault="005D7F2D" w:rsidP="005D7F2D">
      <w:pPr>
        <w:pStyle w:val="40"/>
      </w:pPr>
      <w:r w:rsidRPr="00E77497">
        <w:t>Error.prototype.toString ( )</w:t>
      </w:r>
    </w:p>
    <w:p w14:paraId="1EB1FF3A" w14:textId="77777777" w:rsidR="005D7F2D" w:rsidRPr="00E77497" w:rsidRDefault="005D7F2D" w:rsidP="005D7F2D">
      <w:r w:rsidRPr="00E77497">
        <w:t>The following steps are taken:</w:t>
      </w:r>
    </w:p>
    <w:p w14:paraId="2D99091F" w14:textId="77777777" w:rsidR="005D7F2D" w:rsidRPr="00E77497" w:rsidRDefault="005D7F2D" w:rsidP="005D7F2D">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14:paraId="62FFB4D0" w14:textId="77777777" w:rsidR="005D7F2D" w:rsidRPr="00E77497" w:rsidRDefault="005D7F2D" w:rsidP="005D7F2D">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14:paraId="06C88581" w14:textId="77777777" w:rsidR="005D7F2D" w:rsidRPr="00E77497" w:rsidRDefault="005D7F2D" w:rsidP="005D7F2D">
      <w:pPr>
        <w:pStyle w:val="Alg4"/>
        <w:numPr>
          <w:ilvl w:val="0"/>
          <w:numId w:val="325"/>
        </w:numPr>
      </w:pPr>
      <w:r w:rsidRPr="00E77497">
        <w:t xml:space="preserve">Let </w:t>
      </w:r>
      <w:r w:rsidRPr="00E77497">
        <w:rPr>
          <w:i/>
        </w:rPr>
        <w:t>name</w:t>
      </w:r>
      <w:r w:rsidRPr="00E77497">
        <w:t xml:space="preserve"> be the result of Get</w:t>
      </w:r>
      <w:r>
        <w:t>(</w:t>
      </w:r>
      <w:r w:rsidRPr="00E77497">
        <w:rPr>
          <w:i/>
        </w:rPr>
        <w:t>O</w:t>
      </w:r>
      <w:r>
        <w:t>,</w:t>
      </w:r>
      <w:r w:rsidRPr="00E77497">
        <w:t xml:space="preserve"> </w:t>
      </w:r>
      <w:r w:rsidRPr="003840E0">
        <w:rPr>
          <w:rFonts w:ascii="Courier New" w:hAnsi="Courier New"/>
          <w:b/>
          <w:bCs/>
        </w:rPr>
        <w:t>"</w:t>
      </w:r>
      <w:r w:rsidRPr="00E77497">
        <w:rPr>
          <w:rFonts w:ascii="Courier New" w:hAnsi="Courier New"/>
          <w:b/>
        </w:rPr>
        <w:t>name</w:t>
      </w:r>
      <w:r w:rsidRPr="003840E0">
        <w:rPr>
          <w:rFonts w:ascii="Courier New" w:hAnsi="Courier New"/>
          <w:b/>
          <w:bCs/>
        </w:rPr>
        <w:t>"</w:t>
      </w:r>
      <w:r w:rsidRPr="00844B9F">
        <w:t>)</w:t>
      </w:r>
      <w:r w:rsidRPr="00E77497">
        <w:t>.</w:t>
      </w:r>
    </w:p>
    <w:p w14:paraId="55B65597" w14:textId="77777777" w:rsidR="005D7F2D" w:rsidRDefault="005D7F2D" w:rsidP="005D7F2D">
      <w:pPr>
        <w:pStyle w:val="Alg4"/>
        <w:numPr>
          <w:ilvl w:val="0"/>
          <w:numId w:val="325"/>
        </w:numPr>
      </w:pPr>
      <w:r>
        <w:t>ReturnIfAbrupt(</w:t>
      </w:r>
      <w:r w:rsidRPr="00175461">
        <w:rPr>
          <w:i/>
        </w:rPr>
        <w:t>name</w:t>
      </w:r>
      <w:r>
        <w:t>).</w:t>
      </w:r>
    </w:p>
    <w:p w14:paraId="4EFE76BE" w14:textId="77777777" w:rsidR="005D7F2D" w:rsidRPr="00E77497" w:rsidRDefault="005D7F2D" w:rsidP="005D7F2D">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14:paraId="131E3EA7" w14:textId="77777777" w:rsidR="005D7F2D" w:rsidRPr="00E77497" w:rsidRDefault="005D7F2D" w:rsidP="005D7F2D">
      <w:pPr>
        <w:pStyle w:val="Alg4"/>
        <w:numPr>
          <w:ilvl w:val="0"/>
          <w:numId w:val="325"/>
        </w:numPr>
      </w:pPr>
      <w:r w:rsidRPr="00E77497">
        <w:t xml:space="preserve">Let </w:t>
      </w:r>
      <w:r w:rsidRPr="00E77497">
        <w:rPr>
          <w:i/>
        </w:rPr>
        <w:t>msg</w:t>
      </w:r>
      <w:r w:rsidRPr="00E77497">
        <w:t xml:space="preserve"> be the result of Get</w:t>
      </w:r>
      <w:r>
        <w:t>(</w:t>
      </w:r>
      <w:r w:rsidRPr="00E77497">
        <w:rPr>
          <w:i/>
        </w:rPr>
        <w:t>O</w:t>
      </w:r>
      <w:r>
        <w:t>,</w:t>
      </w:r>
      <w:r w:rsidRPr="00E77497">
        <w:t xml:space="preserve"> </w:t>
      </w:r>
      <w:r w:rsidRPr="003840E0">
        <w:rPr>
          <w:rFonts w:ascii="Courier New" w:hAnsi="Courier New"/>
          <w:b/>
          <w:bCs/>
        </w:rPr>
        <w:t>"</w:t>
      </w:r>
      <w:r w:rsidRPr="00E77497">
        <w:rPr>
          <w:rFonts w:ascii="Courier New" w:hAnsi="Courier New"/>
          <w:b/>
        </w:rPr>
        <w:t>message</w:t>
      </w:r>
      <w:r w:rsidRPr="003840E0">
        <w:rPr>
          <w:rFonts w:ascii="Courier New" w:hAnsi="Courier New"/>
          <w:b/>
          <w:bCs/>
        </w:rPr>
        <w:t>"</w:t>
      </w:r>
      <w:r w:rsidRPr="00844B9F">
        <w:t>)</w:t>
      </w:r>
      <w:r w:rsidRPr="00E77497">
        <w:t>.</w:t>
      </w:r>
    </w:p>
    <w:p w14:paraId="0A56482A" w14:textId="77777777" w:rsidR="005D7F2D" w:rsidRDefault="005D7F2D" w:rsidP="005D7F2D">
      <w:pPr>
        <w:pStyle w:val="Alg4"/>
        <w:numPr>
          <w:ilvl w:val="0"/>
          <w:numId w:val="325"/>
        </w:numPr>
      </w:pPr>
      <w:r>
        <w:t>ReturnIfAbrupt(</w:t>
      </w:r>
      <w:r>
        <w:rPr>
          <w:i/>
        </w:rPr>
        <w:t>msg</w:t>
      </w:r>
      <w:r>
        <w:t>).</w:t>
      </w:r>
    </w:p>
    <w:p w14:paraId="2B1B2F47" w14:textId="77777777" w:rsidR="005D7F2D" w:rsidRPr="004D1BD1" w:rsidRDefault="005D7F2D" w:rsidP="005D7F2D">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w:t>
      </w:r>
      <w:r w:rsidRPr="00C332EF">
        <w:rPr>
          <w:rFonts w:eastAsia="Calibri"/>
          <w:b/>
        </w:rPr>
        <w:t>undefined</w:t>
      </w:r>
      <w:r w:rsidRPr="00C7794D">
        <w:rPr>
          <w:rFonts w:eastAsia="Calibri"/>
        </w:rPr>
        <w:t xml:space="preserve">,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14:paraId="4CF17D3A" w14:textId="77777777" w:rsidR="005D7F2D" w:rsidRPr="008B7F6F" w:rsidRDefault="005D7F2D" w:rsidP="005D7F2D">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14:paraId="675DEA04" w14:textId="77777777" w:rsidR="005D7F2D" w:rsidRPr="008B7F6F" w:rsidRDefault="005D7F2D" w:rsidP="005D7F2D">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14:paraId="18E79464" w14:textId="77777777" w:rsidR="005D7F2D" w:rsidRPr="004D1BD1" w:rsidRDefault="005D7F2D" w:rsidP="005D7F2D">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14:paraId="07347A40" w14:textId="77777777" w:rsidR="005D7F2D" w:rsidRPr="008B7F6F" w:rsidRDefault="005D7F2D" w:rsidP="005D7F2D">
      <w:pPr>
        <w:pStyle w:val="30"/>
      </w:pPr>
      <w:bookmarkStart w:id="11452" w:name="_Toc368050726"/>
      <w:r w:rsidRPr="008B7F6F">
        <w:t>Properties of Error Instances</w:t>
      </w:r>
      <w:bookmarkEnd w:id="11452"/>
    </w:p>
    <w:p w14:paraId="0342AC64" w14:textId="77777777" w:rsidR="005D7F2D" w:rsidRPr="00E77497" w:rsidRDefault="005D7F2D" w:rsidP="005D7F2D">
      <w:r w:rsidRPr="006B6D0A">
        <w:t>Error instances</w:t>
      </w:r>
      <w:r>
        <w:t xml:space="preserve"> are ordinary objects that</w:t>
      </w:r>
      <w:r w:rsidRPr="006B6D0A">
        <w:t xml:space="preserve"> inherit properties from the Error prototype object and have a</w:t>
      </w:r>
      <w:ins w:id="11453" w:author="Rev 19 Allen Wirfs-Brock" w:date="2013-09-26T17:41:00Z">
        <w:r w:rsidR="0072639A">
          <w:t>n</w:t>
        </w:r>
      </w:ins>
      <w:r w:rsidRPr="00E65A34">
        <w:t xml:space="preserve"> [[</w:t>
      </w:r>
      <w:r>
        <w:t>ErrorData</w:t>
      </w:r>
      <w:r w:rsidRPr="00A67AF2">
        <w:t xml:space="preserve">]] internal </w:t>
      </w:r>
      <w:r>
        <w:t xml:space="preserve">data </w:t>
      </w:r>
      <w:r w:rsidRPr="00A67AF2">
        <w:t xml:space="preserve">property whose </w:t>
      </w:r>
      <w:r>
        <w:t xml:space="preserve">initial value is </w:t>
      </w:r>
      <w:r w:rsidRPr="00C5668D">
        <w:rPr>
          <w:rFonts w:ascii="Times New Roman" w:hAnsi="Times New Roman"/>
          <w:b/>
          <w:bCs/>
        </w:rPr>
        <w:t>undefined</w:t>
      </w:r>
      <w:r>
        <w:t>.</w:t>
      </w:r>
      <w:r w:rsidRPr="00B820AB" w:rsidDel="00736F7F">
        <w:t xml:space="preserve"> </w:t>
      </w:r>
      <w:r>
        <w:t xml:space="preserve">The only specified uses of [[ErrorData]] is to flag whether or not an Error instance has been initialised by the Error constructor and to identify them as Error objects within </w:t>
      </w:r>
      <w:r w:rsidRPr="00197BED">
        <w:rPr>
          <w:rFonts w:ascii="Courier New" w:hAnsi="Courier New" w:cs="Courier New"/>
          <w:b/>
          <w:bCs/>
        </w:rPr>
        <w:t>Object.prototype.toString</w:t>
      </w:r>
      <w:r>
        <w:t>.</w:t>
      </w:r>
    </w:p>
    <w:p w14:paraId="2FDC2237" w14:textId="77777777" w:rsidR="005D7F2D" w:rsidRPr="00E77497" w:rsidRDefault="005D7F2D" w:rsidP="005D7F2D">
      <w:pPr>
        <w:pStyle w:val="30"/>
      </w:pPr>
      <w:bookmarkStart w:id="11454" w:name="_Ref366067117"/>
      <w:bookmarkStart w:id="11455" w:name="_Ref366067180"/>
      <w:bookmarkStart w:id="11456" w:name="_Toc368050727"/>
      <w:r w:rsidRPr="00E77497">
        <w:t>Native Error Types Used in This Standard</w:t>
      </w:r>
      <w:bookmarkEnd w:id="11454"/>
      <w:bookmarkEnd w:id="11455"/>
      <w:bookmarkEnd w:id="11456"/>
    </w:p>
    <w:p w14:paraId="2B196011" w14:textId="77777777" w:rsidR="005D7F2D" w:rsidRPr="00E77497" w:rsidRDefault="005D7F2D" w:rsidP="005D7F2D">
      <w:r>
        <w:t>A new instance of o</w:t>
      </w:r>
      <w:r w:rsidRPr="00E77497">
        <w:t xml:space="preserve">ne of the </w:t>
      </w:r>
      <w:r w:rsidRPr="00E77497">
        <w:rPr>
          <w:i/>
        </w:rPr>
        <w:t>NativeError</w:t>
      </w:r>
      <w:r w:rsidRPr="00E77497">
        <w:t xml:space="preserve"> objects below is thrown when a runtime error is detected. All of these objects share the same structure, as described in </w:t>
      </w:r>
      <w:r w:rsidR="003A1B18">
        <w:fldChar w:fldCharType="begin"/>
      </w:r>
      <w:r w:rsidR="003A1B18">
        <w:instrText xml:space="preserve"> REF _Ref366066956 \r \h </w:instrText>
      </w:r>
      <w:r w:rsidR="003A1B18">
        <w:fldChar w:fldCharType="separate"/>
      </w:r>
      <w:ins w:id="11457" w:author="Rev 19 Allen Wirfs-Brock" w:date="2013-09-27T13:22:00Z">
        <w:r w:rsidR="00D433E8">
          <w:t>19.5.6</w:t>
        </w:r>
      </w:ins>
      <w:del w:id="11458" w:author="Rev 19 Allen Wirfs-Brock" w:date="2013-09-27T08:39:00Z">
        <w:r w:rsidR="00083CEC" w:rsidDel="009E7E9E">
          <w:delText>19.4.6</w:delText>
        </w:r>
      </w:del>
      <w:r w:rsidR="003A1B18">
        <w:fldChar w:fldCharType="end"/>
      </w:r>
      <w:r w:rsidRPr="00E77497">
        <w:t>.</w:t>
      </w:r>
    </w:p>
    <w:p w14:paraId="07872C9E" w14:textId="77777777" w:rsidR="005D7F2D" w:rsidRPr="00E77497" w:rsidRDefault="005D7F2D" w:rsidP="005D7F2D">
      <w:pPr>
        <w:pStyle w:val="40"/>
      </w:pPr>
      <w:bookmarkStart w:id="11459" w:name="_Ref365542108"/>
      <w:r w:rsidRPr="00E77497">
        <w:t>EvalError</w:t>
      </w:r>
      <w:bookmarkEnd w:id="11459"/>
    </w:p>
    <w:p w14:paraId="67C764F7" w14:textId="77777777" w:rsidR="005D7F2D" w:rsidRPr="00E77497" w:rsidRDefault="005D7F2D" w:rsidP="005D7F2D">
      <w:r w:rsidRPr="00E77497">
        <w:t>This exception is not currently used within this specification. This object remains for compatibility with previous editions of this specification.</w:t>
      </w:r>
    </w:p>
    <w:p w14:paraId="67794114" w14:textId="77777777" w:rsidR="005D7F2D" w:rsidRPr="00E77497" w:rsidRDefault="005D7F2D" w:rsidP="005D7F2D">
      <w:pPr>
        <w:pStyle w:val="40"/>
      </w:pPr>
      <w:bookmarkStart w:id="11460" w:name="_Ref365542119"/>
      <w:commentRangeStart w:id="11461"/>
      <w:r w:rsidRPr="00E77497">
        <w:t>RangeError</w:t>
      </w:r>
      <w:bookmarkEnd w:id="11460"/>
    </w:p>
    <w:p w14:paraId="31C284F1" w14:textId="77777777" w:rsidR="005D7F2D" w:rsidRPr="00E77497" w:rsidRDefault="005D7F2D" w:rsidP="005D7F2D">
      <w:r w:rsidRPr="00E77497">
        <w:t xml:space="preserve">Indicates a value </w:t>
      </w:r>
      <w:r>
        <w:t>that is not in the</w:t>
      </w:r>
      <w:r w:rsidRPr="00E77497">
        <w:t xml:space="preserve"> </w:t>
      </w:r>
      <w:r>
        <w:t xml:space="preserve">set or </w:t>
      </w:r>
      <w:r w:rsidRPr="00E77497">
        <w:t>range</w:t>
      </w:r>
      <w:r>
        <w:t xml:space="preserve"> of </w:t>
      </w:r>
      <w:r w:rsidRPr="00E77497">
        <w:t xml:space="preserve">allowable </w:t>
      </w:r>
      <w:r>
        <w:t>values</w:t>
      </w:r>
      <w:r w:rsidRPr="00E77497">
        <w:t>. See 15.4.2.2, 15.4.5.1, 15.7.4.2, 15.7.4.5, 15.7.4.6, 15.7.4.7, and 15.9.5.43.</w:t>
      </w:r>
    </w:p>
    <w:p w14:paraId="0E72E1E1" w14:textId="77777777" w:rsidR="005D7F2D" w:rsidRPr="00E77497" w:rsidRDefault="005D7F2D" w:rsidP="005D7F2D">
      <w:pPr>
        <w:pStyle w:val="40"/>
      </w:pPr>
      <w:bookmarkStart w:id="11462" w:name="_Ref365542139"/>
      <w:r w:rsidRPr="00E77497">
        <w:t>ReferenceError</w:t>
      </w:r>
      <w:bookmarkEnd w:id="11462"/>
    </w:p>
    <w:p w14:paraId="68501D6C" w14:textId="77777777" w:rsidR="005D7F2D" w:rsidRPr="00E77497" w:rsidRDefault="005D7F2D" w:rsidP="005D7F2D">
      <w:r w:rsidRPr="00E77497">
        <w:t>Indicate that an invalid reference value has been detected. See 8.</w:t>
      </w:r>
      <w:r>
        <w:t>9</w:t>
      </w:r>
      <w:r w:rsidRPr="00E77497">
        <w:t>.1, 8.</w:t>
      </w:r>
      <w:r>
        <w:t>9</w:t>
      </w:r>
      <w:r w:rsidRPr="00E77497">
        <w:t>.2, 10.2.1, 10.2.1.1.4, 10.2.1.2.4, and 11.13.1.</w:t>
      </w:r>
    </w:p>
    <w:p w14:paraId="6485AA46" w14:textId="77777777" w:rsidR="005D7F2D" w:rsidRPr="00E77497" w:rsidRDefault="005D7F2D" w:rsidP="005D7F2D">
      <w:pPr>
        <w:pStyle w:val="40"/>
      </w:pPr>
      <w:bookmarkStart w:id="11463" w:name="_Ref365542152"/>
      <w:r w:rsidRPr="00E77497">
        <w:t>SyntaxError</w:t>
      </w:r>
      <w:bookmarkEnd w:id="11463"/>
    </w:p>
    <w:p w14:paraId="76E22ACD" w14:textId="77777777" w:rsidR="005D7F2D" w:rsidRPr="00E77497" w:rsidRDefault="005D7F2D" w:rsidP="005D7F2D">
      <w:r w:rsidRPr="00E77497">
        <w:t>Indicates that a parsing error has occurred. See 11.1.5, 11.3.1, 11.3.2, 11.4.1, 11.4.4, 11.4.5, 11.13.1, 11.13.2, 12.2.1, 12.10.1, 12.14.1, 13.1, 15.1.2.1, 15.3.2.1, 15.10.2.2, 15.10.2.5, 15.10.2.9, 15.10.2.15, 15.10.2.19, 15.10.4.1, and 15.12.2.</w:t>
      </w:r>
    </w:p>
    <w:p w14:paraId="5D90DF79" w14:textId="77777777" w:rsidR="005D7F2D" w:rsidRPr="00E77497" w:rsidRDefault="005D7F2D" w:rsidP="005D7F2D">
      <w:pPr>
        <w:pStyle w:val="40"/>
      </w:pPr>
      <w:bookmarkStart w:id="11464" w:name="_Ref365542167"/>
      <w:r w:rsidRPr="00E77497">
        <w:t>TypeError</w:t>
      </w:r>
      <w:bookmarkEnd w:id="11464"/>
    </w:p>
    <w:p w14:paraId="19DA1F78" w14:textId="77777777" w:rsidR="005D7F2D" w:rsidRPr="00E77497" w:rsidRDefault="005D7F2D" w:rsidP="005D7F2D">
      <w:r w:rsidRPr="00E77497">
        <w:t>Indicates the actual type of an operand is different than the expected type. See 8.6.2, 8.</w:t>
      </w:r>
      <w:r>
        <w:t>9</w:t>
      </w:r>
      <w:r w:rsidRPr="00E77497">
        <w:t xml:space="preserve">.2, 8.10.5, 8.12.5, 8.12.7, 8.12.8, 8.12.9, 9.9, 9.10, 10.2.1, 10.2.1.1.3, 10.6, 11.2.2, 11.2.3, 11.4.1, 11.8.6, 11.8.7, 11.3.1, 13.2, 13.2.3, 15, 15.2.3.2, 15.2.3.3, 15.2.3.4, 15.2.3.5, 15.2.3.6, 15.2.3.7, 15.2.3.8, 15.2.3.9, 15.2.3.10, 15.2.3.11, 15.2.3.12, 15.2.3.13, 15.2.3.14, 15.2.4.3, </w:t>
      </w:r>
      <w:r>
        <w:t>15.3.3</w:t>
      </w:r>
      <w:r w:rsidRPr="00E77497">
        <w:t xml:space="preserve">.2, </w:t>
      </w:r>
      <w:r>
        <w:t>15.3.3</w:t>
      </w:r>
      <w:r w:rsidRPr="00E77497">
        <w:t xml:space="preserve">.3, </w:t>
      </w:r>
      <w:r>
        <w:t>15.3.3</w:t>
      </w:r>
      <w:r w:rsidRPr="00E77497">
        <w:t xml:space="preserve">.4, </w:t>
      </w:r>
      <w:r>
        <w:t>15.3.3</w:t>
      </w:r>
      <w:r w:rsidRPr="00E77497">
        <w:t xml:space="preserve">.5, </w:t>
      </w:r>
      <w:r>
        <w:t>15.3.3</w:t>
      </w:r>
      <w:r w:rsidRPr="00E77497">
        <w:t xml:space="preserve">.5.2, </w:t>
      </w:r>
      <w:r>
        <w:t>15.3.3</w:t>
      </w:r>
      <w:r w:rsidRPr="00E77497">
        <w:t xml:space="preserve">.5.3, </w:t>
      </w:r>
      <w:r>
        <w:t>15.3.4</w:t>
      </w:r>
      <w:r w:rsidRPr="00E77497">
        <w:t xml:space="preserve">, </w:t>
      </w:r>
      <w:r>
        <w:t>15.3.4</w:t>
      </w:r>
      <w:r w:rsidRPr="00E77497">
        <w:t xml:space="preserve">.3, </w:t>
      </w:r>
      <w:r>
        <w:t>15.3.4</w:t>
      </w:r>
      <w:r w:rsidRPr="00E77497">
        <w:t xml:space="preserve">.4, </w:t>
      </w:r>
      <w:r>
        <w:t>15.4.3</w:t>
      </w:r>
      <w:r w:rsidRPr="00E77497">
        <w:t xml:space="preserve">.3, </w:t>
      </w:r>
      <w:r>
        <w:t>15.4.3</w:t>
      </w:r>
      <w:r w:rsidRPr="00E77497">
        <w:t xml:space="preserve">.11, </w:t>
      </w:r>
      <w:r>
        <w:t>15.4.3</w:t>
      </w:r>
      <w:r w:rsidRPr="00E77497">
        <w:t xml:space="preserve">.16, </w:t>
      </w:r>
      <w:r>
        <w:t>15.4.3</w:t>
      </w:r>
      <w:r w:rsidRPr="00E77497">
        <w:t xml:space="preserve">.17, </w:t>
      </w:r>
      <w:r>
        <w:t>15.4.3</w:t>
      </w:r>
      <w:r w:rsidRPr="00E77497">
        <w:t xml:space="preserve">.18, </w:t>
      </w:r>
      <w:r>
        <w:t>15.4.3</w:t>
      </w:r>
      <w:r w:rsidRPr="00E77497">
        <w:t xml:space="preserve">.19, </w:t>
      </w:r>
      <w:r>
        <w:t>15.4.3</w:t>
      </w:r>
      <w:r w:rsidRPr="00E77497">
        <w:t xml:space="preserve">.20, </w:t>
      </w:r>
      <w:r>
        <w:t>15.4.3</w:t>
      </w:r>
      <w:r w:rsidRPr="00E77497">
        <w:t xml:space="preserve">.21, </w:t>
      </w:r>
      <w:r>
        <w:t>15.4.3</w:t>
      </w:r>
      <w:r w:rsidRPr="00E77497">
        <w:t>.22, 15.4.5.1, 15.5.4.2, 15.5.4.3, 15.6.4.2, 15.6.4.3, 15.7.4, 15.7.4.2, 15.7.4.4, 15.9.5, 15.9.5.44, 15.10.4.1, 15.10.6, 15.11.4.4 and 15.12.3.</w:t>
      </w:r>
    </w:p>
    <w:p w14:paraId="5FF5F165" w14:textId="77777777" w:rsidR="005D7F2D" w:rsidRPr="00E77497" w:rsidRDefault="005D7F2D" w:rsidP="005D7F2D">
      <w:pPr>
        <w:pStyle w:val="40"/>
      </w:pPr>
      <w:bookmarkStart w:id="11465" w:name="_Ref365542181"/>
      <w:r w:rsidRPr="00E77497">
        <w:t>URIError</w:t>
      </w:r>
      <w:bookmarkEnd w:id="11465"/>
    </w:p>
    <w:p w14:paraId="793A8F5F" w14:textId="77777777" w:rsidR="005D7F2D" w:rsidRPr="00E77497" w:rsidRDefault="005D7F2D" w:rsidP="005D7F2D">
      <w:r w:rsidRPr="00E77497">
        <w:t>Indicates that one of the global URI handling functions was used in a way that is incompatible with its definition. See 15.1.3.</w:t>
      </w:r>
      <w:commentRangeEnd w:id="11461"/>
      <w:r>
        <w:rPr>
          <w:rStyle w:val="af6"/>
        </w:rPr>
        <w:commentReference w:id="11461"/>
      </w:r>
    </w:p>
    <w:p w14:paraId="569B2DFD" w14:textId="77777777" w:rsidR="005D7F2D" w:rsidRPr="00E77497" w:rsidRDefault="005D7F2D" w:rsidP="005D7F2D">
      <w:pPr>
        <w:pStyle w:val="30"/>
      </w:pPr>
      <w:bookmarkStart w:id="11466" w:name="_Ref366066956"/>
      <w:bookmarkStart w:id="11467" w:name="_Toc368050728"/>
      <w:r w:rsidRPr="00E77497">
        <w:rPr>
          <w:i/>
        </w:rPr>
        <w:t>NativeError</w:t>
      </w:r>
      <w:r w:rsidRPr="00E77497">
        <w:t xml:space="preserve"> Object Structure</w:t>
      </w:r>
      <w:bookmarkEnd w:id="11466"/>
      <w:bookmarkEnd w:id="11467"/>
    </w:p>
    <w:p w14:paraId="1A403421" w14:textId="77777777" w:rsidR="005D7F2D" w:rsidRPr="00E77497" w:rsidRDefault="005D7F2D" w:rsidP="005D7F2D">
      <w:r w:rsidRPr="00E77497">
        <w:t>When an ECMAScript implementation detects a runtime error, it throws a</w:t>
      </w:r>
      <w:del w:id="11468" w:author="Rev 19 Allen Wirfs-Brock" w:date="2013-09-26T17:50:00Z">
        <w:r w:rsidRPr="00E77497" w:rsidDel="003442C2">
          <w:delText>n</w:delText>
        </w:r>
      </w:del>
      <w:r w:rsidRPr="00E77497">
        <w:t xml:space="preserve"> </w:t>
      </w:r>
      <w:r>
        <w:t xml:space="preserve">new </w:t>
      </w:r>
      <w:r w:rsidRPr="00E77497">
        <w:t xml:space="preserve">instance of one of the </w:t>
      </w:r>
      <w:r w:rsidRPr="00E77497">
        <w:rPr>
          <w:i/>
        </w:rPr>
        <w:t>NativeError</w:t>
      </w:r>
      <w:r w:rsidRPr="00E77497">
        <w:t xml:space="preserve"> objects defined in</w:t>
      </w:r>
      <w:r w:rsidR="003A1B18">
        <w:t xml:space="preserve"> </w:t>
      </w:r>
      <w:r w:rsidR="003A1B18">
        <w:fldChar w:fldCharType="begin"/>
      </w:r>
      <w:r w:rsidR="003A1B18">
        <w:instrText xml:space="preserve"> REF _Ref366067117 \r \h </w:instrText>
      </w:r>
      <w:r w:rsidR="003A1B18">
        <w:fldChar w:fldCharType="separate"/>
      </w:r>
      <w:ins w:id="11469" w:author="Rev 19 Allen Wirfs-Brock" w:date="2013-09-27T13:22:00Z">
        <w:r w:rsidR="00D433E8">
          <w:t>19.5.5</w:t>
        </w:r>
      </w:ins>
      <w:del w:id="11470" w:author="Rev 19 Allen Wirfs-Brock" w:date="2013-09-27T08:39:00Z">
        <w:r w:rsidR="00083CEC" w:rsidDel="009E7E9E">
          <w:delText>19.4.5</w:delText>
        </w:r>
      </w:del>
      <w:r w:rsidR="003A1B18">
        <w:fldChar w:fldCharType="end"/>
      </w:r>
      <w:r w:rsidRPr="00E77497">
        <w:t xml:space="preserve">.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2C1C9B13" w14:textId="77777777" w:rsidR="005D7F2D" w:rsidRPr="00E77497" w:rsidRDefault="005D7F2D" w:rsidP="005D7F2D">
      <w:r w:rsidRPr="00E77497">
        <w:t xml:space="preserve">For each error object, references to </w:t>
      </w:r>
      <w:r w:rsidRPr="00E77497">
        <w:rPr>
          <w:i/>
        </w:rPr>
        <w:t>NativeError</w:t>
      </w:r>
      <w:r w:rsidRPr="00E77497">
        <w:t xml:space="preserve"> in the definition should be replaced with the appropriate error object name from </w:t>
      </w:r>
      <w:r w:rsidR="003A1B18">
        <w:fldChar w:fldCharType="begin"/>
      </w:r>
      <w:r w:rsidR="003A1B18">
        <w:instrText xml:space="preserve"> REF _Ref366067180 \r \h </w:instrText>
      </w:r>
      <w:r w:rsidR="003A1B18">
        <w:fldChar w:fldCharType="separate"/>
      </w:r>
      <w:ins w:id="11471" w:author="Rev 19 Allen Wirfs-Brock" w:date="2013-09-27T13:22:00Z">
        <w:r w:rsidR="00D433E8">
          <w:t>19.5.5</w:t>
        </w:r>
      </w:ins>
      <w:del w:id="11472" w:author="Rev 19 Allen Wirfs-Brock" w:date="2013-09-27T08:39:00Z">
        <w:r w:rsidR="00083CEC" w:rsidDel="009E7E9E">
          <w:delText>19.4.5</w:delText>
        </w:r>
      </w:del>
      <w:r w:rsidR="003A1B18">
        <w:fldChar w:fldCharType="end"/>
      </w:r>
      <w:r w:rsidRPr="00E77497">
        <w:t>.</w:t>
      </w:r>
    </w:p>
    <w:p w14:paraId="6075ED82" w14:textId="77777777" w:rsidR="005D7F2D" w:rsidRPr="00E77497" w:rsidRDefault="005D7F2D" w:rsidP="005D7F2D">
      <w:pPr>
        <w:pStyle w:val="40"/>
      </w:pPr>
      <w:bookmarkStart w:id="11473" w:name="_Ref366067546"/>
      <w:r w:rsidRPr="00E77497">
        <w:rPr>
          <w:i/>
        </w:rPr>
        <w:t>NativeError</w:t>
      </w:r>
      <w:r w:rsidRPr="00E77497">
        <w:t xml:space="preserve"> Constructors</w:t>
      </w:r>
      <w:bookmarkEnd w:id="11473"/>
      <w:r w:rsidRPr="00E77497">
        <w:t xml:space="preserve"> </w:t>
      </w:r>
    </w:p>
    <w:p w14:paraId="27258A9D" w14:textId="77777777" w:rsidR="005D7F2D" w:rsidRPr="00E77497" w:rsidRDefault="005D7F2D" w:rsidP="005D7F2D">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r>
        <w:t xml:space="preserve"> However, if the </w:t>
      </w:r>
      <w:r w:rsidRPr="00C255C0">
        <w:rPr>
          <w:b/>
          <w:bCs/>
        </w:rPr>
        <w:t>this</w:t>
      </w:r>
      <w:r>
        <w:t xml:space="preserve"> value value passed in the call is an Object with an uninitialised [[ErrorData]]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t xml:space="preserve">a </w:t>
      </w:r>
      <w:r w:rsidRPr="00E77497">
        <w:rPr>
          <w:i/>
        </w:rPr>
        <w:t>NativeError</w:t>
      </w:r>
      <w:r w:rsidRPr="00E77497">
        <w:t xml:space="preserve">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1474" w:author="Rev 19 Allen Wirfs-Brock" w:date="2013-09-27T10:28:00Z">
        <w:r w:rsidDel="00D20BD7">
          <w:delText>initialization</w:delText>
        </w:r>
      </w:del>
      <w:ins w:id="11475" w:author="Rev 19 Allen Wirfs-Brock" w:date="2013-09-27T10:28:00Z">
        <w:r w:rsidR="00D20BD7">
          <w:t>initialisation</w:t>
        </w:r>
      </w:ins>
      <w:r>
        <w:t>.</w:t>
      </w:r>
    </w:p>
    <w:p w14:paraId="66438293" w14:textId="77777777" w:rsidR="005D7F2D" w:rsidRPr="00E77497" w:rsidRDefault="005D7F2D" w:rsidP="005D7F2D">
      <w:r>
        <w:t xml:space="preserve">The </w:t>
      </w:r>
      <w:r w:rsidRPr="00E77497">
        <w:rPr>
          <w:i/>
        </w:rPr>
        <w:t>NativeError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E77497">
        <w:rPr>
          <w:i/>
        </w:rPr>
        <w:t>NativeError</w:t>
      </w:r>
      <w:r w:rsidRPr="00E77497">
        <w:t xml:space="preserve"> </w:t>
      </w:r>
      <w:r>
        <w:t xml:space="preserve">behaviour should include a </w:t>
      </w:r>
      <w:r w:rsidRPr="00E775BC">
        <w:rPr>
          <w:rFonts w:ascii="Courier New" w:hAnsi="Courier New" w:cs="Courier New"/>
          <w:b/>
          <w:bCs/>
        </w:rPr>
        <w:t>super</w:t>
      </w:r>
      <w:r>
        <w:t xml:space="preserve"> call to the </w:t>
      </w:r>
      <w:r w:rsidRPr="00E77497">
        <w:rPr>
          <w:i/>
        </w:rPr>
        <w:t>NativeError</w:t>
      </w:r>
      <w:r w:rsidRPr="00E77497">
        <w:t xml:space="preserve"> </w:t>
      </w:r>
      <w:r>
        <w:t xml:space="preserve">constructor to initialise subclass instances. </w:t>
      </w:r>
    </w:p>
    <w:p w14:paraId="46F51D90" w14:textId="77777777" w:rsidR="005D7F2D" w:rsidRPr="00E77497" w:rsidRDefault="005D7F2D" w:rsidP="005D7F2D">
      <w:pPr>
        <w:pStyle w:val="51"/>
      </w:pPr>
      <w:r w:rsidRPr="00E77497">
        <w:rPr>
          <w:i/>
        </w:rPr>
        <w:t>NativeError</w:t>
      </w:r>
      <w:r w:rsidRPr="00E77497">
        <w:t xml:space="preserve"> (message)</w:t>
      </w:r>
    </w:p>
    <w:p w14:paraId="447C0730" w14:textId="77777777" w:rsidR="005D7F2D" w:rsidRDefault="005D7F2D" w:rsidP="005D7F2D">
      <w:r w:rsidRPr="00E77497">
        <w:t xml:space="preserve">When </w:t>
      </w:r>
      <w:r>
        <w:t>a</w:t>
      </w:r>
      <w:r w:rsidRPr="00E77497">
        <w:t xml:space="preserve"> </w:t>
      </w:r>
      <w:r w:rsidRPr="00E77497">
        <w:rPr>
          <w:i/>
        </w:rPr>
        <w:t>NativeError</w:t>
      </w:r>
      <w:r w:rsidRPr="00E77497">
        <w:t xml:space="preserve"> function is called</w:t>
      </w:r>
      <w:r>
        <w:t xml:space="preserve"> with argument </w:t>
      </w:r>
      <w:r w:rsidRPr="00BE3BA1">
        <w:rPr>
          <w:rFonts w:ascii="Times New Roman" w:hAnsi="Times New Roman"/>
          <w:i/>
          <w:iCs/>
        </w:rPr>
        <w:t>message</w:t>
      </w:r>
      <w:r>
        <w:t xml:space="preserve"> the</w:t>
      </w:r>
      <w:r w:rsidRPr="00E77497">
        <w:t xml:space="preserve"> </w:t>
      </w:r>
      <w:r>
        <w:t>following steps are taken:</w:t>
      </w:r>
    </w:p>
    <w:p w14:paraId="652C892A" w14:textId="77777777" w:rsidR="005D7F2D" w:rsidRDefault="005D7F2D" w:rsidP="005D7F2D">
      <w:pPr>
        <w:numPr>
          <w:ilvl w:val="0"/>
          <w:numId w:val="137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C5668D">
        <w:rPr>
          <w:rFonts w:ascii="Times New Roman" w:hAnsi="Times New Roman"/>
          <w:bCs/>
          <w:i/>
          <w:iCs/>
        </w:rPr>
        <w:t>Error</w:t>
      </w:r>
      <w:r w:rsidRPr="00E77497">
        <w:t xml:space="preserve"> </w:t>
      </w:r>
      <w:r>
        <w:rPr>
          <w:rFonts w:ascii="Times New Roman" w:eastAsia="Times New Roman" w:hAnsi="Times New Roman"/>
          <w:spacing w:val="6"/>
          <w:lang w:eastAsia="en-US"/>
        </w:rPr>
        <w:t>function object.</w:t>
      </w:r>
    </w:p>
    <w:p w14:paraId="7896EA18" w14:textId="77777777" w:rsidR="005D7F2D" w:rsidRDefault="005D7F2D" w:rsidP="005D7F2D">
      <w:pPr>
        <w:pStyle w:val="Alg4"/>
        <w:numPr>
          <w:ilvl w:val="0"/>
          <w:numId w:val="1374"/>
        </w:numPr>
      </w:pPr>
      <w:r>
        <w:t xml:space="preserve">Let </w:t>
      </w:r>
      <w:r>
        <w:rPr>
          <w:i/>
        </w:rPr>
        <w:t>O</w:t>
      </w:r>
      <w:r>
        <w:t xml:space="preserve"> be the </w:t>
      </w:r>
      <w:r w:rsidRPr="00F94F77">
        <w:rPr>
          <w:b/>
        </w:rPr>
        <w:t>this</w:t>
      </w:r>
      <w:r>
        <w:t xml:space="preserve"> value.</w:t>
      </w:r>
    </w:p>
    <w:p w14:paraId="509F92C1" w14:textId="77777777" w:rsidR="005D7F2D" w:rsidRDefault="005D7F2D" w:rsidP="005D7F2D">
      <w:pPr>
        <w:pStyle w:val="Alg4"/>
        <w:numPr>
          <w:ilvl w:val="0"/>
          <w:numId w:val="1374"/>
        </w:numPr>
      </w:pPr>
      <w:r>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11476"/>
      <w:r>
        <w:t>then</w:t>
      </w:r>
      <w:commentRangeEnd w:id="11476"/>
      <w:r>
        <w:rPr>
          <w:rStyle w:val="af6"/>
          <w:rFonts w:ascii="Arial" w:eastAsia="MS Mincho" w:hAnsi="Arial"/>
          <w:spacing w:val="0"/>
          <w:lang w:eastAsia="ja-JP"/>
        </w:rPr>
        <w:commentReference w:id="11476"/>
      </w:r>
    </w:p>
    <w:p w14:paraId="14CDCFA8" w14:textId="77777777" w:rsidR="005D7F2D" w:rsidRDefault="005D7F2D" w:rsidP="005D7F2D">
      <w:pPr>
        <w:pStyle w:val="Alg4"/>
        <w:numPr>
          <w:ilvl w:val="1"/>
          <w:numId w:val="1374"/>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sidRPr="00876625">
        <w:rPr>
          <w:rFonts w:ascii="Courier New" w:hAnsi="Courier New"/>
          <w:b/>
          <w:i/>
          <w:iCs/>
        </w:rPr>
        <w:t>NativeError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655E48">
        <w:rPr>
          <w:sz w:val="18"/>
        </w:rPr>
        <w:t>( [[</w:t>
      </w:r>
      <w:r>
        <w:rPr>
          <w:sz w:val="18"/>
        </w:rPr>
        <w:t>Error</w:t>
      </w:r>
      <w:r w:rsidRPr="00655E48">
        <w:rPr>
          <w:sz w:val="18"/>
        </w:rPr>
        <w:t xml:space="preserve">Data]]) </w:t>
      </w:r>
      <w:r>
        <w:rPr>
          <w:iCs/>
        </w:rPr>
        <w:t>)</w:t>
      </w:r>
      <w:r w:rsidRPr="00E77497">
        <w:t>.</w:t>
      </w:r>
    </w:p>
    <w:p w14:paraId="36A415D5" w14:textId="77777777" w:rsidR="005D7F2D" w:rsidRDefault="005D7F2D" w:rsidP="005D7F2D">
      <w:pPr>
        <w:pStyle w:val="Alg4"/>
        <w:numPr>
          <w:ilvl w:val="1"/>
          <w:numId w:val="1374"/>
        </w:numPr>
      </w:pPr>
      <w:r>
        <w:t>ReturnIfAbrupt(</w:t>
      </w:r>
      <w:r>
        <w:rPr>
          <w:i/>
          <w:iCs/>
        </w:rPr>
        <w:t>O</w:t>
      </w:r>
      <w:r>
        <w:t>).</w:t>
      </w:r>
    </w:p>
    <w:p w14:paraId="4FE64FE3" w14:textId="77777777" w:rsidR="005D7F2D" w:rsidRDefault="005D7F2D" w:rsidP="005D7F2D">
      <w:pPr>
        <w:pStyle w:val="Alg4"/>
        <w:numPr>
          <w:ilvl w:val="0"/>
          <w:numId w:val="1374"/>
        </w:numPr>
      </w:pPr>
      <w:r>
        <w:t>Assert: Type(</w:t>
      </w:r>
      <w:r>
        <w:rPr>
          <w:i/>
          <w:iCs/>
        </w:rPr>
        <w:t>O</w:t>
      </w:r>
      <w:r>
        <w:t>) is Object.</w:t>
      </w:r>
    </w:p>
    <w:p w14:paraId="5193AA8E" w14:textId="77777777" w:rsidR="005D7F2D" w:rsidRDefault="005D7F2D" w:rsidP="005D7F2D">
      <w:pPr>
        <w:pStyle w:val="Alg4"/>
        <w:numPr>
          <w:ilvl w:val="0"/>
          <w:numId w:val="1374"/>
        </w:numPr>
      </w:pPr>
      <w:r>
        <w:t xml:space="preserve">Set the value of </w:t>
      </w:r>
      <w:r>
        <w:rPr>
          <w:i/>
          <w:iCs/>
        </w:rPr>
        <w:t>O’s</w:t>
      </w:r>
      <w:r>
        <w:t xml:space="preserve"> [[ErrorData]] internal data property to any value other than </w:t>
      </w:r>
      <w:r w:rsidRPr="0017778E">
        <w:rPr>
          <w:b/>
          <w:bCs/>
        </w:rPr>
        <w:t>undefined</w:t>
      </w:r>
      <w:r>
        <w:t>.</w:t>
      </w:r>
    </w:p>
    <w:p w14:paraId="2902E36D" w14:textId="77777777" w:rsidR="005D7F2D" w:rsidRDefault="005D7F2D" w:rsidP="005D7F2D">
      <w:pPr>
        <w:numPr>
          <w:ilvl w:val="0"/>
          <w:numId w:val="1374"/>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t xml:space="preserve"> is not </w:t>
      </w:r>
      <w:r>
        <w:rPr>
          <w:rFonts w:ascii="Times New Roman" w:hAnsi="Times New Roman"/>
          <w:b/>
          <w:bCs/>
        </w:rPr>
        <w:t>undefined</w:t>
      </w:r>
      <w:r>
        <w:rPr>
          <w:rFonts w:ascii="Times New Roman" w:hAnsi="Times New Roman"/>
        </w:rPr>
        <w:t>, then</w:t>
      </w:r>
    </w:p>
    <w:p w14:paraId="6EDB9E44" w14:textId="77777777" w:rsidR="005D7F2D" w:rsidRDefault="005D7F2D" w:rsidP="005D7F2D">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14:paraId="7A539674" w14:textId="77777777" w:rsidR="005D7F2D" w:rsidRPr="00E77497" w:rsidRDefault="005D7F2D" w:rsidP="005D7F2D">
      <w:pPr>
        <w:pStyle w:val="Alg4"/>
        <w:numPr>
          <w:ilvl w:val="1"/>
          <w:numId w:val="1374"/>
        </w:numPr>
      </w:pPr>
      <w:r w:rsidRPr="00E77497">
        <w:t xml:space="preserve">Let </w:t>
      </w:r>
      <w:r>
        <w:rPr>
          <w:i/>
        </w:rPr>
        <w:t>msg</w:t>
      </w:r>
      <w:r w:rsidRPr="00E77497">
        <w:rPr>
          <w:i/>
        </w:rPr>
        <w:t>Desc</w:t>
      </w:r>
      <w:r w:rsidRPr="00E77497">
        <w:t xml:space="preserve"> be the Property Descriptor</w:t>
      </w:r>
      <w:r>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14:paraId="73BFD4CD" w14:textId="77777777" w:rsidR="005D7F2D" w:rsidRDefault="005D7F2D" w:rsidP="005D7F2D">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Pr="00230880">
        <w:rPr>
          <w:rFonts w:ascii="Times New Roman" w:hAnsi="Times New Roman"/>
        </w:rPr>
        <w:t>DefinePropertyOrThrow</w:t>
      </w:r>
      <w:r>
        <w:rPr>
          <w:rFonts w:ascii="Times New Roman" w:hAnsi="Times New Roman"/>
        </w:rPr>
        <w:t>(</w:t>
      </w:r>
      <w:r w:rsidRPr="003E2A66">
        <w:rPr>
          <w:rFonts w:ascii="Times New Roman" w:hAnsi="Times New Roman"/>
          <w:i/>
          <w:iCs/>
        </w:rPr>
        <w:t>O</w:t>
      </w:r>
      <w:r>
        <w:rPr>
          <w:rFonts w:ascii="Times New Roman" w:hAnsi="Times New Roman"/>
        </w:rPr>
        <w:t xml:space="preserve">, </w:t>
      </w:r>
      <w:r w:rsidRPr="00F770B9">
        <w:t>"</w:t>
      </w:r>
      <w:r>
        <w:rPr>
          <w:rFonts w:ascii="Courier New" w:hAnsi="Courier New" w:cs="Courier New"/>
          <w:b/>
        </w:rPr>
        <w:t>message</w:t>
      </w:r>
      <w:r w:rsidRPr="00F770B9">
        <w:t>"</w:t>
      </w:r>
      <w:r>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Pr>
          <w:rFonts w:ascii="Times New Roman" w:hAnsi="Times New Roman"/>
        </w:rPr>
        <w:t>)</w:t>
      </w:r>
      <w:r w:rsidRPr="003E2A66">
        <w:rPr>
          <w:rFonts w:ascii="Times New Roman" w:hAnsi="Times New Roman"/>
        </w:rPr>
        <w:t>.</w:t>
      </w:r>
    </w:p>
    <w:p w14:paraId="2153B5A2" w14:textId="77777777" w:rsidR="005D7F2D" w:rsidRDefault="005D7F2D" w:rsidP="005D7F2D">
      <w:pPr>
        <w:numPr>
          <w:ilvl w:val="1"/>
          <w:numId w:val="1374"/>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14:paraId="236BD6C1" w14:textId="77777777" w:rsidR="005D7F2D" w:rsidRDefault="005D7F2D" w:rsidP="005D7F2D">
      <w:pPr>
        <w:pStyle w:val="Alg4"/>
        <w:numPr>
          <w:ilvl w:val="0"/>
          <w:numId w:val="1374"/>
        </w:numPr>
        <w:spacing w:after="220"/>
      </w:pPr>
      <w:r>
        <w:t xml:space="preserve">Return </w:t>
      </w:r>
      <w:r>
        <w:rPr>
          <w:i/>
        </w:rPr>
        <w:t>O</w:t>
      </w:r>
      <w:r w:rsidRPr="00E77497">
        <w:t>.</w:t>
      </w:r>
    </w:p>
    <w:p w14:paraId="7B1A67DA" w14:textId="77777777" w:rsidR="005D7F2D" w:rsidRDefault="005D7F2D" w:rsidP="005D7F2D">
      <w:pPr>
        <w:jc w:val="left"/>
      </w:pPr>
      <w:r>
        <w:t xml:space="preserve">The actual value of the string passed in step 3.a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156AA7">
        <w:rPr>
          <w:rFonts w:ascii="Courier New" w:hAnsi="Courier New"/>
          <w:b/>
          <w:bCs/>
          <w:sz w:val="18"/>
        </w:rPr>
        <w:t>"</w:t>
      </w:r>
      <w:r>
        <w:rPr>
          <w:sz w:val="18"/>
        </w:rPr>
        <w:t xml:space="preserve"> corresponding to which </w:t>
      </w:r>
      <w:r w:rsidRPr="00E77497">
        <w:rPr>
          <w:i/>
        </w:rPr>
        <w:t>NativeError</w:t>
      </w:r>
      <w:r w:rsidRPr="00E77497">
        <w:t xml:space="preserve"> constructor is </w:t>
      </w:r>
      <w:r>
        <w:t>being defined.</w:t>
      </w:r>
    </w:p>
    <w:p w14:paraId="3F0F09CF" w14:textId="77777777" w:rsidR="005D7F2D" w:rsidRPr="00E77497" w:rsidRDefault="005D7F2D" w:rsidP="005D7F2D">
      <w:pPr>
        <w:pStyle w:val="51"/>
      </w:pPr>
      <w:r w:rsidRPr="00E77497">
        <w:t xml:space="preserve">new </w:t>
      </w:r>
      <w:r w:rsidRPr="00E77497">
        <w:rPr>
          <w:i/>
        </w:rPr>
        <w:t>NativeError</w:t>
      </w:r>
      <w:r w:rsidRPr="00E77497">
        <w:t xml:space="preserve"> (</w:t>
      </w:r>
      <w:r>
        <w:t xml:space="preserve">... </w:t>
      </w:r>
      <w:r w:rsidRPr="003F159A">
        <w:t xml:space="preserve">argumentsList </w:t>
      </w:r>
      <w:r w:rsidRPr="00E77497">
        <w:t>)</w:t>
      </w:r>
    </w:p>
    <w:p w14:paraId="3EF82E87" w14:textId="77777777" w:rsidR="005D7F2D" w:rsidRDefault="005D7F2D" w:rsidP="005D7F2D">
      <w:r w:rsidRPr="00E77497">
        <w:t xml:space="preserve">When a </w:t>
      </w:r>
      <w:r w:rsidRPr="00E77497">
        <w:rPr>
          <w:i/>
        </w:rPr>
        <w:t>NativeError</w:t>
      </w:r>
      <w:r w:rsidRPr="00E77497">
        <w:t xml:space="preserve"> constructor is </w:t>
      </w:r>
      <w:r>
        <w:t xml:space="preserve">called as part of a new expression with argument list </w:t>
      </w:r>
      <w:r w:rsidRPr="00BE3BA1">
        <w:rPr>
          <w:rFonts w:ascii="Times New Roman" w:hAnsi="Times New Roman"/>
          <w:i/>
          <w:iCs/>
        </w:rPr>
        <w:t>argumentsList</w:t>
      </w:r>
      <w:r w:rsidRPr="003F159A">
        <w:rPr>
          <w:i/>
          <w:iCs/>
        </w:rPr>
        <w:t xml:space="preserve"> </w:t>
      </w:r>
      <w:r>
        <w:t>it performs the following steps:</w:t>
      </w:r>
    </w:p>
    <w:p w14:paraId="521DD333" w14:textId="77777777" w:rsidR="005D7F2D" w:rsidRDefault="005D7F2D" w:rsidP="005D7F2D">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F872A9">
        <w:rPr>
          <w:rFonts w:ascii="Times New Roman" w:hAnsi="Times New Roman"/>
          <w:bCs/>
          <w:i/>
          <w:iCs/>
        </w:rPr>
        <w:t>Erro</w:t>
      </w:r>
      <w:r>
        <w:rPr>
          <w:rFonts w:ascii="Times New Roman" w:hAnsi="Times New Roman"/>
          <w:bCs/>
          <w:i/>
          <w:iCs/>
        </w:rPr>
        <w:t>r</w:t>
      </w:r>
      <w:r w:rsidRPr="00F872A9">
        <w:rPr>
          <w:rFonts w:ascii="Times New Roman" w:hAnsi="Times New Roman"/>
          <w:bCs/>
        </w:rPr>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5D3C236B" w14:textId="77777777" w:rsidR="005D7F2D" w:rsidRDefault="005D7F2D" w:rsidP="005D7F2D">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67279C2E" w14:textId="77777777" w:rsidR="005D7F2D" w:rsidRPr="00E4780A" w:rsidRDefault="005D7F2D" w:rsidP="005D7F2D">
      <w:pPr>
        <w:numPr>
          <w:ilvl w:val="0"/>
          <w:numId w:val="137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759F8885" w14:textId="77777777" w:rsidR="005D7F2D" w:rsidRPr="00E77497" w:rsidRDefault="005D7F2D" w:rsidP="005D7F2D">
      <w:r>
        <w:t xml:space="preserve">If </w:t>
      </w:r>
      <w:r w:rsidRPr="00E77497">
        <w:t xml:space="preserve">a </w:t>
      </w:r>
      <w:r w:rsidRPr="00E77497">
        <w:rPr>
          <w:i/>
        </w:rPr>
        <w:t>NativeError</w:t>
      </w:r>
      <w:r w:rsidRPr="00E77497">
        <w:t xml:space="preserve"> constructor </w:t>
      </w:r>
      <w:r>
        <w:t>is implemented as an ordinary function object, its [[Construct]] internal method will perform the above steps.</w:t>
      </w:r>
    </w:p>
    <w:p w14:paraId="0445412B" w14:textId="77777777" w:rsidR="005D7F2D" w:rsidRPr="00E77497" w:rsidRDefault="005D7F2D" w:rsidP="005D7F2D">
      <w:pPr>
        <w:pStyle w:val="40"/>
      </w:pPr>
      <w:r w:rsidRPr="00E77497">
        <w:t xml:space="preserve">Properties of the </w:t>
      </w:r>
      <w:r w:rsidRPr="00E77497">
        <w:rPr>
          <w:i/>
        </w:rPr>
        <w:t>NativeError</w:t>
      </w:r>
      <w:r w:rsidRPr="00E77497">
        <w:t xml:space="preserve"> Constructors</w:t>
      </w:r>
    </w:p>
    <w:p w14:paraId="6FE1C2FE" w14:textId="77777777" w:rsidR="005D7F2D" w:rsidRPr="00E77497" w:rsidRDefault="005D7F2D" w:rsidP="005D7F2D">
      <w:r w:rsidRPr="00E77497">
        <w:t xml:space="preserve">The value of the [[Prototype]] internal </w:t>
      </w:r>
      <w:r>
        <w:t xml:space="preserve">data </w:t>
      </w:r>
      <w:r w:rsidRPr="00E77497">
        <w:t xml:space="preserve">property of a </w:t>
      </w:r>
      <w:r w:rsidRPr="00E77497">
        <w:rPr>
          <w:i/>
        </w:rPr>
        <w:t>NativeError</w:t>
      </w:r>
      <w:r w:rsidRPr="00E77497">
        <w:t xml:space="preserve"> constructor is the </w:t>
      </w:r>
      <w:r>
        <w:t>Error</w:t>
      </w:r>
      <w:r w:rsidRPr="00E77497">
        <w:t xml:space="preserve"> </w:t>
      </w:r>
      <w:r>
        <w:t>constructor</w:t>
      </w:r>
      <w:r w:rsidRPr="00E77497">
        <w:t xml:space="preserve"> object (</w:t>
      </w:r>
      <w:r w:rsidR="003A1B18">
        <w:fldChar w:fldCharType="begin"/>
      </w:r>
      <w:r w:rsidR="003A1B18">
        <w:instrText xml:space="preserve"> REF _Ref365541726 \r \h </w:instrText>
      </w:r>
      <w:r w:rsidR="003A1B18">
        <w:fldChar w:fldCharType="separate"/>
      </w:r>
      <w:ins w:id="11477" w:author="Rev 19 Allen Wirfs-Brock" w:date="2013-09-27T13:22:00Z">
        <w:r w:rsidR="00D433E8">
          <w:t>19.5.1</w:t>
        </w:r>
      </w:ins>
      <w:del w:id="11478" w:author="Rev 19 Allen Wirfs-Brock" w:date="2013-09-27T08:39:00Z">
        <w:r w:rsidR="00083CEC" w:rsidDel="009E7E9E">
          <w:delText>19.4.1</w:delText>
        </w:r>
      </w:del>
      <w:r w:rsidR="003A1B18">
        <w:fldChar w:fldCharType="end"/>
      </w:r>
      <w:r w:rsidRPr="00E77497">
        <w:t>).</w:t>
      </w:r>
    </w:p>
    <w:p w14:paraId="43028934" w14:textId="77777777"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w:t>
      </w:r>
      <w:del w:id="11479" w:author="Rev 19 Allen Wirfs-Brock" w:date="2013-09-27T10:23:00Z">
        <w:r w:rsidRPr="00E77497" w:rsidDel="00D20BD7">
          <w:delText>property</w:delText>
        </w:r>
      </w:del>
      <w:ins w:id="11480" w:author="Rev 19 Allen Wirfs-Brock" w:date="2013-09-27T10:23:00Z">
        <w:r w:rsidR="00D20BD7" w:rsidRPr="00E77497">
          <w:t>propert</w:t>
        </w:r>
        <w:r w:rsidR="00D20BD7">
          <w:t>ies</w:t>
        </w:r>
      </w:ins>
      <w:r w:rsidRPr="00E77497">
        <w:t>:</w:t>
      </w:r>
    </w:p>
    <w:p w14:paraId="53565E57" w14:textId="77777777" w:rsidR="005D7F2D" w:rsidRPr="00E77497" w:rsidRDefault="005D7F2D" w:rsidP="005D7F2D">
      <w:pPr>
        <w:pStyle w:val="51"/>
      </w:pPr>
      <w:r w:rsidRPr="00E77497">
        <w:rPr>
          <w:i/>
        </w:rPr>
        <w:t>NativeError</w:t>
      </w:r>
      <w:r w:rsidRPr="00E77497">
        <w:t>.prototype</w:t>
      </w:r>
    </w:p>
    <w:p w14:paraId="336E1044" w14:textId="77777777" w:rsidR="005D7F2D" w:rsidRPr="00E77497" w:rsidRDefault="005D7F2D" w:rsidP="005D7F2D">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w:t>
      </w:r>
      <w:r w:rsidR="003A1B18">
        <w:fldChar w:fldCharType="begin"/>
      </w:r>
      <w:r w:rsidR="003A1B18">
        <w:instrText xml:space="preserve"> REF _Ref366067258 \r \h </w:instrText>
      </w:r>
      <w:r w:rsidR="003A1B18">
        <w:fldChar w:fldCharType="separate"/>
      </w:r>
      <w:ins w:id="11481" w:author="Rev 19 Allen Wirfs-Brock" w:date="2013-09-27T13:22:00Z">
        <w:r w:rsidR="00D433E8">
          <w:t>19.5.6.3</w:t>
        </w:r>
      </w:ins>
      <w:del w:id="11482" w:author="Rev 19 Allen Wirfs-Brock" w:date="2013-09-27T08:39:00Z">
        <w:r w:rsidR="00083CEC" w:rsidDel="009E7E9E">
          <w:delText>19.4.6.3</w:delText>
        </w:r>
      </w:del>
      <w:r w:rsidR="003A1B18">
        <w:fldChar w:fldCharType="end"/>
      </w:r>
      <w:r w:rsidRPr="00E77497">
        <w:t xml:space="preserve">). Each </w:t>
      </w:r>
      <w:r w:rsidRPr="00E77497">
        <w:rPr>
          <w:i/>
        </w:rPr>
        <w:t>NativeError</w:t>
      </w:r>
      <w:r w:rsidRPr="00E77497">
        <w:t xml:space="preserve"> constructor has a separate prototype object.</w:t>
      </w:r>
    </w:p>
    <w:p w14:paraId="2072C052"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D48C56E" w14:textId="77777777" w:rsidR="005D7F2D" w:rsidRPr="00A67AF2" w:rsidRDefault="005D7F2D" w:rsidP="005D7F2D">
      <w:pPr>
        <w:pStyle w:val="51"/>
      </w:pPr>
      <w:r w:rsidRPr="00E77497">
        <w:rPr>
          <w:i/>
        </w:rPr>
        <w:t>NativeError</w:t>
      </w:r>
      <w:r>
        <w:t xml:space="preserve"> [ @@create ]</w:t>
      </w:r>
      <w:r w:rsidRPr="00A67AF2">
        <w:t xml:space="preserve"> (</w:t>
      </w:r>
      <w:r>
        <w:t xml:space="preserve"> </w:t>
      </w:r>
      <w:r w:rsidRPr="00A67AF2">
        <w:t>)</w:t>
      </w:r>
    </w:p>
    <w:p w14:paraId="1BCAFD48" w14:textId="77777777"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5563716C" w14:textId="77777777" w:rsidR="005D7F2D" w:rsidRDefault="005D7F2D" w:rsidP="005D7F2D">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630313E6" w14:textId="77777777" w:rsidR="005D7F2D" w:rsidRPr="00E77497" w:rsidRDefault="005D7F2D" w:rsidP="005D7F2D">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Pr>
          <w:rFonts w:ascii="Times New Roman" w:hAnsi="Times New Roman"/>
          <w:i/>
        </w:rPr>
        <w:t>NativeErrorPrototype</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14:paraId="081F4C54" w14:textId="77777777" w:rsidR="005D7F2D" w:rsidRPr="00E77497" w:rsidRDefault="005D7F2D" w:rsidP="005D7F2D">
      <w:pPr>
        <w:numPr>
          <w:ilvl w:val="0"/>
          <w:numId w:val="137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33BFE9F7" w14:textId="77777777" w:rsidR="005D7F2D" w:rsidRDefault="005D7F2D" w:rsidP="005D7F2D">
      <w:pPr>
        <w:jc w:val="left"/>
      </w:pPr>
      <w:r>
        <w:t xml:space="preserve">The actual value passed as </w:t>
      </w:r>
      <w:r>
        <w:rPr>
          <w:rFonts w:ascii="Times New Roman" w:hAnsi="Times New Roman"/>
          <w:i/>
        </w:rPr>
        <w:t>NativeErrorPrototype</w:t>
      </w:r>
      <w:r>
        <w:t xml:space="preserve"> in step 2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514755">
        <w:rPr>
          <w:rFonts w:ascii="Courier New" w:hAnsi="Courier New"/>
          <w:b/>
        </w:rPr>
        <w:t>%</w:t>
      </w:r>
      <w:r w:rsidRPr="00197BED">
        <w:rPr>
          <w:rFonts w:ascii="Courier New" w:hAnsi="Courier New"/>
          <w:b/>
          <w:bCs/>
        </w:rPr>
        <w:t>"</w:t>
      </w:r>
      <w:r w:rsidRPr="00197BED">
        <w:t xml:space="preserve"> corresponding to which</w:t>
      </w:r>
      <w:r>
        <w:rPr>
          <w:sz w:val="18"/>
        </w:rPr>
        <w:t xml:space="preserve"> </w:t>
      </w:r>
      <w:r w:rsidRPr="00E77497">
        <w:rPr>
          <w:i/>
        </w:rPr>
        <w:t>NativeError</w:t>
      </w:r>
      <w:r w:rsidRPr="00E77497">
        <w:t xml:space="preserve"> constructor is </w:t>
      </w:r>
      <w:r>
        <w:t>being defined.</w:t>
      </w:r>
    </w:p>
    <w:p w14:paraId="647F6C17" w14:textId="77777777" w:rsidR="005D7F2D" w:rsidRDefault="005D7F2D" w:rsidP="005D7F2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07629383" w14:textId="77777777" w:rsidR="005D7F2D" w:rsidRPr="00E77497" w:rsidRDefault="005D7F2D" w:rsidP="005D7F2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initialised by the </w:t>
      </w:r>
      <w:del w:id="11483" w:author="Rev 19 Allen Wirfs-Brock" w:date="2013-09-27T10:03:00Z">
        <w:r w:rsidRPr="00946A25" w:rsidDel="00946A25">
          <w:rPr>
            <w:i/>
          </w:rPr>
          <w:delText xml:space="preserve">Boolean </w:delText>
        </w:r>
      </w:del>
      <w:ins w:id="11484" w:author="Rev 19 Allen Wirfs-Brock" w:date="2013-09-27T10:03:00Z">
        <w:r w:rsidR="00946A25" w:rsidRPr="00946A25">
          <w:rPr>
            <w:i/>
          </w:rPr>
          <w:t>NativeError</w:t>
        </w:r>
        <w:r w:rsidR="00946A25">
          <w:t xml:space="preserve"> </w:t>
        </w:r>
      </w:ins>
      <w:r>
        <w:t>constructor. This flag value is never directly exposed to ECMAScript code; hence implementation</w:t>
      </w:r>
      <w:ins w:id="11485" w:author="Rev 19 Allen Wirfs-Brock" w:date="2013-09-27T10:17:00Z">
        <w:r w:rsidR="00B122FE">
          <w:t>s</w:t>
        </w:r>
      </w:ins>
      <w:r>
        <w:t xml:space="preserve"> may choose to encode the flag in some other manner. </w:t>
      </w:r>
    </w:p>
    <w:p w14:paraId="6BC1C44E" w14:textId="77777777" w:rsidR="005D7F2D" w:rsidRPr="00E77497" w:rsidRDefault="005D7F2D" w:rsidP="005D7F2D">
      <w:pPr>
        <w:pStyle w:val="40"/>
      </w:pPr>
      <w:bookmarkStart w:id="11486" w:name="_Ref366067258"/>
      <w:r w:rsidRPr="00E77497">
        <w:t xml:space="preserve">Properties of the </w:t>
      </w:r>
      <w:r w:rsidRPr="00E77497">
        <w:rPr>
          <w:i/>
        </w:rPr>
        <w:t>NativeError</w:t>
      </w:r>
      <w:r w:rsidRPr="00E77497">
        <w:t xml:space="preserve"> Prototype Objects</w:t>
      </w:r>
      <w:bookmarkEnd w:id="11486"/>
    </w:p>
    <w:p w14:paraId="0394DBA0" w14:textId="77777777" w:rsidR="005D7F2D" w:rsidRPr="00E77497" w:rsidRDefault="005D7F2D" w:rsidP="005D7F2D">
      <w:r w:rsidRPr="00E77497">
        <w:t xml:space="preserve">Each </w:t>
      </w:r>
      <w:r w:rsidRPr="00E77497">
        <w:rPr>
          <w:i/>
        </w:rPr>
        <w:t>NativeError</w:t>
      </w:r>
      <w:r w:rsidRPr="00E77497">
        <w:t xml:space="preserve"> prototype object is an </w:t>
      </w:r>
      <w:r>
        <w:t>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data property</w:t>
      </w:r>
      <w:r w:rsidRPr="00E77497">
        <w:t>.</w:t>
      </w:r>
    </w:p>
    <w:p w14:paraId="00BA4333" w14:textId="77777777" w:rsidR="005D7F2D" w:rsidRPr="00E77497" w:rsidRDefault="005D7F2D" w:rsidP="005D7F2D">
      <w:r w:rsidRPr="00E77497">
        <w:t xml:space="preserve">The value of the [[Prototype]] internal </w:t>
      </w:r>
      <w:r>
        <w:t xml:space="preserve">data </w:t>
      </w:r>
      <w:r w:rsidRPr="00E77497">
        <w:t xml:space="preserve">property of each </w:t>
      </w:r>
      <w:r w:rsidRPr="00E77497">
        <w:rPr>
          <w:i/>
        </w:rPr>
        <w:t>NativeError</w:t>
      </w:r>
      <w:r w:rsidRPr="00E77497">
        <w:t xml:space="preserve"> prototype object is the standard built-in Error prototype object (</w:t>
      </w:r>
      <w:r w:rsidR="003A1B18">
        <w:fldChar w:fldCharType="begin"/>
      </w:r>
      <w:r w:rsidR="003A1B18">
        <w:instrText xml:space="preserve"> REF _Ref366067299 \r \h </w:instrText>
      </w:r>
      <w:r w:rsidR="003A1B18">
        <w:fldChar w:fldCharType="separate"/>
      </w:r>
      <w:ins w:id="11487" w:author="Rev 19 Allen Wirfs-Brock" w:date="2013-09-27T13:22:00Z">
        <w:r w:rsidR="00D433E8">
          <w:t>19.5.3</w:t>
        </w:r>
      </w:ins>
      <w:del w:id="11488" w:author="Rev 19 Allen Wirfs-Brock" w:date="2013-09-27T08:39:00Z">
        <w:r w:rsidR="00083CEC" w:rsidDel="009E7E9E">
          <w:delText>19.4.3</w:delText>
        </w:r>
      </w:del>
      <w:r w:rsidR="003A1B18">
        <w:fldChar w:fldCharType="end"/>
      </w:r>
      <w:r w:rsidRPr="00E77497">
        <w:t>).</w:t>
      </w:r>
    </w:p>
    <w:p w14:paraId="04B0A63E" w14:textId="77777777" w:rsidR="005D7F2D" w:rsidRPr="00E77497" w:rsidRDefault="005D7F2D" w:rsidP="005D7F2D">
      <w:pPr>
        <w:pStyle w:val="51"/>
      </w:pPr>
      <w:r w:rsidRPr="00E77497">
        <w:rPr>
          <w:i/>
        </w:rPr>
        <w:t>NativeError</w:t>
      </w:r>
      <w:r w:rsidRPr="00E77497">
        <w:t>.prototype.constructor</w:t>
      </w:r>
    </w:p>
    <w:p w14:paraId="07E63A2C" w14:textId="77777777" w:rsidR="005D7F2D" w:rsidRPr="00E77497" w:rsidRDefault="005D7F2D" w:rsidP="005D7F2D">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w:t>
      </w:r>
      <w:r w:rsidR="003A1B18">
        <w:fldChar w:fldCharType="begin"/>
      </w:r>
      <w:r w:rsidR="003A1B18">
        <w:instrText xml:space="preserve"> REF _Ref366067546 \r \h </w:instrText>
      </w:r>
      <w:r w:rsidR="003A1B18">
        <w:fldChar w:fldCharType="separate"/>
      </w:r>
      <w:ins w:id="11489" w:author="Rev 19 Allen Wirfs-Brock" w:date="2013-09-27T13:22:00Z">
        <w:r w:rsidR="00D433E8">
          <w:t>19.5.6.1</w:t>
        </w:r>
      </w:ins>
      <w:del w:id="11490" w:author="Rev 19 Allen Wirfs-Brock" w:date="2013-09-27T08:39:00Z">
        <w:r w:rsidR="00083CEC" w:rsidDel="009E7E9E">
          <w:delText>19.4.6.1</w:delText>
        </w:r>
      </w:del>
      <w:r w:rsidR="003A1B18">
        <w:fldChar w:fldCharType="end"/>
      </w:r>
      <w:r w:rsidRPr="00E77497">
        <w:t>).</w:t>
      </w:r>
    </w:p>
    <w:p w14:paraId="265257F3" w14:textId="77777777" w:rsidR="00C756F4" w:rsidRPr="00E77497" w:rsidRDefault="00C756F4" w:rsidP="00C756F4">
      <w:pPr>
        <w:pStyle w:val="51"/>
      </w:pPr>
      <w:r w:rsidRPr="00E77497">
        <w:rPr>
          <w:i/>
        </w:rPr>
        <w:tab/>
        <w:t>NativeError</w:t>
      </w:r>
      <w:r w:rsidRPr="00E77497">
        <w:t>.prototype.message</w:t>
      </w:r>
    </w:p>
    <w:p w14:paraId="4004D50F" w14:textId="77777777" w:rsidR="00C756F4" w:rsidRPr="00E77497" w:rsidRDefault="00C756F4" w:rsidP="00C756F4">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146E6CF4" w14:textId="77777777" w:rsidR="005D7F2D" w:rsidRPr="00E77497" w:rsidRDefault="005D7F2D" w:rsidP="005D7F2D">
      <w:pPr>
        <w:pStyle w:val="51"/>
      </w:pPr>
      <w:r w:rsidRPr="00E77497">
        <w:rPr>
          <w:i/>
        </w:rPr>
        <w:tab/>
        <w:t>NativeError</w:t>
      </w:r>
      <w:r w:rsidRPr="00E77497">
        <w:t>.prototype.name</w:t>
      </w:r>
    </w:p>
    <w:p w14:paraId="6B569193" w14:textId="77777777" w:rsidR="005D7F2D" w:rsidRPr="00E77497" w:rsidRDefault="005D7F2D" w:rsidP="005D7F2D">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w:t>
      </w:r>
      <w:r>
        <w:t xml:space="preserve"> a string consisting of</w:t>
      </w:r>
      <w:r w:rsidRPr="00E77497">
        <w:t xml:space="preserve"> the name of the constructor (the name used instead of </w:t>
      </w:r>
      <w:r w:rsidRPr="00E77497">
        <w:rPr>
          <w:i/>
        </w:rPr>
        <w:t>NativeError</w:t>
      </w:r>
      <w:r w:rsidRPr="00E77497">
        <w:t>).</w:t>
      </w:r>
    </w:p>
    <w:p w14:paraId="731B926F" w14:textId="77777777" w:rsidR="005D7F2D" w:rsidRPr="00E77497" w:rsidRDefault="005D7F2D" w:rsidP="005D7F2D">
      <w:pPr>
        <w:pStyle w:val="40"/>
      </w:pPr>
      <w:r w:rsidRPr="00E77497">
        <w:t xml:space="preserve">Properties of </w:t>
      </w:r>
      <w:r w:rsidRPr="00E77497">
        <w:rPr>
          <w:i/>
        </w:rPr>
        <w:t>NativeError</w:t>
      </w:r>
      <w:r w:rsidRPr="00E77497">
        <w:t xml:space="preserve"> Instances</w:t>
      </w:r>
    </w:p>
    <w:p w14:paraId="03CDAB08" w14:textId="77777777" w:rsidR="005D7F2D" w:rsidRPr="00E77497" w:rsidRDefault="005D7F2D" w:rsidP="005D7F2D">
      <w:r w:rsidRPr="00E77497">
        <w:rPr>
          <w:i/>
        </w:rPr>
        <w:t>NativeError</w:t>
      </w:r>
      <w:r w:rsidRPr="00E77497">
        <w:t xml:space="preserve"> instances</w:t>
      </w:r>
      <w:r>
        <w:t xml:space="preserve"> are ordinary objects that</w:t>
      </w:r>
      <w:r w:rsidRPr="00E77497">
        <w:t xml:space="preserve"> inherit properties from their </w:t>
      </w:r>
      <w:r w:rsidRPr="00E77497">
        <w:rPr>
          <w:i/>
        </w:rPr>
        <w:t>NativeError</w:t>
      </w:r>
      <w:r w:rsidRPr="00E77497">
        <w:t xml:space="preserve"> prototype object and have a</w:t>
      </w:r>
      <w:ins w:id="11491" w:author="Rev 19 Allen Wirfs-Brock" w:date="2013-09-26T17:41:00Z">
        <w:r w:rsidR="0072639A">
          <w:t>n</w:t>
        </w:r>
      </w:ins>
      <w:r w:rsidRPr="00E77497">
        <w:t xml:space="preserve"> [[</w:t>
      </w:r>
      <w:r>
        <w:t>ErrorData</w:t>
      </w:r>
      <w:r w:rsidRPr="00E77497">
        <w:t xml:space="preserve">]] internal </w:t>
      </w:r>
      <w:r>
        <w:t xml:space="preserve">data </w:t>
      </w:r>
      <w:r w:rsidRPr="00E77497">
        <w:t xml:space="preserve">property whose </w:t>
      </w:r>
      <w:r>
        <w:t xml:space="preserve">initial value is </w:t>
      </w:r>
      <w:r w:rsidRPr="00E63E9E">
        <w:rPr>
          <w:rFonts w:ascii="Times New Roman" w:hAnsi="Times New Roman"/>
          <w:b/>
          <w:bCs/>
        </w:rPr>
        <w:t>undefined</w:t>
      </w:r>
      <w:r>
        <w:t>.</w:t>
      </w:r>
      <w:r w:rsidRPr="00B820AB" w:rsidDel="00736F7F">
        <w:t xml:space="preserve"> </w:t>
      </w:r>
      <w:r>
        <w:t xml:space="preserve">The only specified use of [[ErrorData]] is to flag whether or not an Error or </w:t>
      </w:r>
      <w:r w:rsidRPr="00E77497">
        <w:rPr>
          <w:i/>
        </w:rPr>
        <w:t>NativeError</w:t>
      </w:r>
      <w:r w:rsidRPr="00E77497">
        <w:t xml:space="preserve"> </w:t>
      </w:r>
      <w:r>
        <w:t>instance has been initialised by its constructor</w:t>
      </w:r>
      <w:r w:rsidRPr="00E77497">
        <w:t>.</w:t>
      </w:r>
    </w:p>
    <w:p w14:paraId="04270B61" w14:textId="77777777" w:rsidR="005D7F2D" w:rsidRDefault="005D7F2D" w:rsidP="00BE54F3">
      <w:pPr>
        <w:pStyle w:val="1"/>
      </w:pPr>
      <w:bookmarkStart w:id="11492" w:name="_Toc368050729"/>
      <w:r>
        <w:t>Num</w:t>
      </w:r>
      <w:r w:rsidR="00BE54F3">
        <w:t xml:space="preserve">bers </w:t>
      </w:r>
      <w:r w:rsidR="003E75AF">
        <w:t xml:space="preserve">and </w:t>
      </w:r>
      <w:r w:rsidR="00BE54F3">
        <w:t>Dates</w:t>
      </w:r>
      <w:bookmarkEnd w:id="11492"/>
    </w:p>
    <w:p w14:paraId="68EC47ED" w14:textId="77777777" w:rsidR="005D7F2D" w:rsidRPr="00E77497" w:rsidRDefault="005D7F2D" w:rsidP="005D7F2D">
      <w:pPr>
        <w:pStyle w:val="20"/>
      </w:pPr>
      <w:bookmarkStart w:id="11493" w:name="_Ref365547958"/>
      <w:bookmarkStart w:id="11494" w:name="_Toc368050730"/>
      <w:r w:rsidRPr="00E77497">
        <w:t>Number Objects</w:t>
      </w:r>
      <w:bookmarkEnd w:id="11493"/>
      <w:bookmarkEnd w:id="11494"/>
    </w:p>
    <w:p w14:paraId="4B903812" w14:textId="77777777" w:rsidR="005D7F2D" w:rsidRPr="00E77497" w:rsidRDefault="005D7F2D" w:rsidP="005D7F2D">
      <w:pPr>
        <w:pStyle w:val="30"/>
      </w:pPr>
      <w:bookmarkStart w:id="11495" w:name="_Ref365541821"/>
      <w:bookmarkStart w:id="11496" w:name="_Toc368050731"/>
      <w:r w:rsidRPr="00E77497">
        <w:t>The Number Constructor</w:t>
      </w:r>
      <w:bookmarkEnd w:id="11495"/>
      <w:bookmarkEnd w:id="11496"/>
      <w:r w:rsidRPr="00E77497">
        <w:t xml:space="preserve"> </w:t>
      </w:r>
    </w:p>
    <w:p w14:paraId="76C3F6BC" w14:textId="77777777" w:rsidR="005D7F2D" w:rsidRDefault="005D7F2D" w:rsidP="005D7F2D">
      <w:r>
        <w:t xml:space="preserve">The </w:t>
      </w:r>
      <w:r w:rsidRPr="005C1BC0">
        <w:t xml:space="preserve">Number </w:t>
      </w:r>
      <w:r>
        <w:t xml:space="preserve">constructor is the %Number% intrinsic object and the initial value of the </w:t>
      </w:r>
      <w:r w:rsidRPr="00B17B1C">
        <w:rPr>
          <w:rFonts w:ascii="Courier New" w:eastAsia="Times New Roman" w:hAnsi="Courier New" w:cs="Courier New"/>
          <w:b/>
          <w:spacing w:val="6"/>
          <w:lang w:eastAsia="en-US"/>
        </w:rPr>
        <w:t>Number</w:t>
      </w:r>
      <w:r w:rsidRPr="005C1BC0">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Number</w:t>
      </w:r>
      <w:r w:rsidRPr="00E77497">
        <w:t xml:space="preserve"> is called as a function rather than as a constructor, it performs a type conversion.</w:t>
      </w:r>
      <w:r>
        <w:t xml:space="preserve"> However, if the </w:t>
      </w:r>
      <w:r w:rsidRPr="00C255C0">
        <w:rPr>
          <w:b/>
          <w:bCs/>
        </w:rPr>
        <w:t>this</w:t>
      </w:r>
      <w:r>
        <w:t xml:space="preserve"> value value passed in the call is an Object with an uninitialised [[NumberData]]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rPr>
          <w:rFonts w:ascii="Courier New" w:hAnsi="Courier New"/>
          <w:b/>
        </w:rPr>
        <w:t>Number</w:t>
      </w:r>
      <w:r>
        <w:rPr>
          <w:rFonts w:ascii="Courier New" w:hAnsi="Courier New"/>
          <w:b/>
        </w:rPr>
        <w:t xml:space="preserve"> </w:t>
      </w:r>
      <w:r w:rsidRPr="001248EB">
        <w:t>to be used both to perform type conversion and</w:t>
      </w:r>
      <w:r>
        <w:rPr>
          <w:rFonts w:ascii="Courier New" w:hAnsi="Courier New"/>
          <w:b/>
        </w:rPr>
        <w:t xml:space="preserve"> </w:t>
      </w:r>
      <w:r>
        <w:t xml:space="preserve">to perform constructor instance </w:t>
      </w:r>
      <w:del w:id="11497" w:author="Rev 19 Allen Wirfs-Brock" w:date="2013-09-27T10:28:00Z">
        <w:r w:rsidDel="00D20BD7">
          <w:delText>initialization</w:delText>
        </w:r>
      </w:del>
      <w:ins w:id="11498" w:author="Rev 19 Allen Wirfs-Brock" w:date="2013-09-27T10:28:00Z">
        <w:r w:rsidR="00D20BD7">
          <w:t>initialisation</w:t>
        </w:r>
      </w:ins>
      <w:r>
        <w:t>.</w:t>
      </w:r>
    </w:p>
    <w:p w14:paraId="56DD6F39" w14:textId="77777777" w:rsidR="005D7F2D" w:rsidRPr="00E77497" w:rsidRDefault="005D7F2D" w:rsidP="005D7F2D">
      <w:r>
        <w:t xml:space="preserve">The </w:t>
      </w:r>
      <w:r w:rsidRPr="005C1BC0">
        <w:rPr>
          <w:rFonts w:ascii="Courier New" w:hAnsi="Courier New"/>
          <w:b/>
        </w:rPr>
        <w:t xml:space="preserve">Number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C1BC0">
        <w:rPr>
          <w:rFonts w:ascii="Courier New" w:hAnsi="Courier New"/>
          <w:b/>
        </w:rPr>
        <w:t xml:space="preserve">Number </w:t>
      </w:r>
      <w:r>
        <w:t xml:space="preserve">behaviour must include a </w:t>
      </w:r>
      <w:r w:rsidRPr="00E775BC">
        <w:rPr>
          <w:rFonts w:ascii="Courier New" w:hAnsi="Courier New" w:cs="Courier New"/>
          <w:b/>
          <w:bCs/>
        </w:rPr>
        <w:t>super</w:t>
      </w:r>
      <w:r>
        <w:t xml:space="preserve"> call to the </w:t>
      </w:r>
      <w:r w:rsidRPr="00E77497">
        <w:rPr>
          <w:rFonts w:ascii="Courier New" w:hAnsi="Courier New"/>
          <w:b/>
        </w:rPr>
        <w:t>Number</w:t>
      </w:r>
      <w:r w:rsidRPr="00E77497">
        <w:t xml:space="preserve"> </w:t>
      </w:r>
      <w:r>
        <w:t xml:space="preserve">constructor to initialise the [[NumberData]] state of subclass instances. </w:t>
      </w:r>
    </w:p>
    <w:p w14:paraId="0800D153" w14:textId="77777777" w:rsidR="005D7F2D" w:rsidRPr="00E77497" w:rsidRDefault="005D7F2D" w:rsidP="005D7F2D">
      <w:pPr>
        <w:pStyle w:val="40"/>
      </w:pPr>
      <w:bookmarkStart w:id="11499" w:name="_Ref365529801"/>
      <w:r w:rsidRPr="00E77497">
        <w:t>Number (</w:t>
      </w:r>
      <w:r>
        <w:t xml:space="preserve"> </w:t>
      </w:r>
      <w:r w:rsidRPr="00E77497">
        <w:t>[ value</w:t>
      </w:r>
      <w:r>
        <w:t xml:space="preserve"> </w:t>
      </w:r>
      <w:r w:rsidRPr="00E77497">
        <w:t>] )</w:t>
      </w:r>
      <w:bookmarkEnd w:id="11499"/>
    </w:p>
    <w:p w14:paraId="226B1B0C" w14:textId="77777777" w:rsidR="005D7F2D" w:rsidRPr="00E77497" w:rsidRDefault="005D7F2D" w:rsidP="005D7F2D">
      <w:r w:rsidRPr="00E77497">
        <w:t xml:space="preserve">When </w:t>
      </w:r>
      <w:r>
        <w:rPr>
          <w:rFonts w:ascii="Courier New" w:hAnsi="Courier New"/>
          <w:b/>
        </w:rPr>
        <w:t>Number</w:t>
      </w:r>
      <w:r w:rsidRPr="00E77497">
        <w:t xml:space="preserve"> is called with argument </w:t>
      </w:r>
      <w:r>
        <w:rPr>
          <w:rFonts w:ascii="Times New Roman" w:hAnsi="Times New Roman"/>
          <w:i/>
        </w:rPr>
        <w:t>number</w:t>
      </w:r>
      <w:r w:rsidRPr="00E77497">
        <w:t>,</w:t>
      </w:r>
      <w:r>
        <w:t xml:space="preserve"> the following steps are taken:</w:t>
      </w:r>
    </w:p>
    <w:p w14:paraId="01F95030" w14:textId="77777777" w:rsidR="005D7F2D" w:rsidRDefault="005D7F2D" w:rsidP="005D7F2D">
      <w:pPr>
        <w:pStyle w:val="Alg4"/>
        <w:numPr>
          <w:ilvl w:val="0"/>
          <w:numId w:val="1413"/>
        </w:numPr>
      </w:pPr>
      <w:r>
        <w:t xml:space="preserve">Let </w:t>
      </w:r>
      <w:r>
        <w:rPr>
          <w:i/>
        </w:rPr>
        <w:t>O</w:t>
      </w:r>
      <w:r>
        <w:t xml:space="preserve"> be the </w:t>
      </w:r>
      <w:r w:rsidRPr="00F94F77">
        <w:rPr>
          <w:b/>
        </w:rPr>
        <w:t>this</w:t>
      </w:r>
      <w:r>
        <w:t xml:space="preserve"> value.</w:t>
      </w:r>
    </w:p>
    <w:p w14:paraId="5485F716" w14:textId="77777777" w:rsidR="005D7F2D" w:rsidRDefault="005D7F2D" w:rsidP="005D7F2D">
      <w:pPr>
        <w:pStyle w:val="Alg4"/>
        <w:numPr>
          <w:ilvl w:val="0"/>
          <w:numId w:val="1413"/>
        </w:numPr>
      </w:pPr>
      <w:r>
        <w:t xml:space="preserve">If no arguments were passed to this function invocation, then let </w:t>
      </w:r>
      <w:r>
        <w:rPr>
          <w:i/>
          <w:iCs/>
        </w:rPr>
        <w:t>n</w:t>
      </w:r>
      <w:r>
        <w:t xml:space="preserve"> be +0.</w:t>
      </w:r>
    </w:p>
    <w:p w14:paraId="3264E2EF" w14:textId="77777777" w:rsidR="005D7F2D" w:rsidRDefault="005D7F2D" w:rsidP="005D7F2D">
      <w:pPr>
        <w:pStyle w:val="Alg4"/>
        <w:numPr>
          <w:ilvl w:val="0"/>
          <w:numId w:val="1413"/>
        </w:numPr>
      </w:pPr>
      <w:r>
        <w:t xml:space="preserve">Else, let </w:t>
      </w:r>
      <w:r>
        <w:rPr>
          <w:i/>
          <w:iCs/>
        </w:rPr>
        <w:t>n</w:t>
      </w:r>
      <w:r>
        <w:t xml:space="preserve"> be ToNumber(</w:t>
      </w:r>
      <w:r>
        <w:rPr>
          <w:i/>
          <w:iCs/>
        </w:rPr>
        <w:t>value</w:t>
      </w:r>
      <w:r>
        <w:t>).</w:t>
      </w:r>
    </w:p>
    <w:p w14:paraId="6362B06E" w14:textId="77777777" w:rsidR="005D7F2D" w:rsidRDefault="005D7F2D" w:rsidP="005D7F2D">
      <w:pPr>
        <w:pStyle w:val="Alg4"/>
        <w:numPr>
          <w:ilvl w:val="0"/>
          <w:numId w:val="1413"/>
        </w:numPr>
      </w:pPr>
      <w:r>
        <w:t>ReturnIfAbrupt(</w:t>
      </w:r>
      <w:r>
        <w:rPr>
          <w:i/>
          <w:iCs/>
        </w:rPr>
        <w:t>n</w:t>
      </w:r>
      <w:r>
        <w:t>).</w:t>
      </w:r>
    </w:p>
    <w:p w14:paraId="5C176259" w14:textId="77777777" w:rsidR="005D7F2D" w:rsidRDefault="005D7F2D" w:rsidP="005D7F2D">
      <w:pPr>
        <w:pStyle w:val="Alg4"/>
        <w:numPr>
          <w:ilvl w:val="0"/>
          <w:numId w:val="1413"/>
        </w:numPr>
      </w:pPr>
      <w:r>
        <w:t>If Type(</w:t>
      </w:r>
      <w:r>
        <w:rPr>
          <w:i/>
          <w:iCs/>
        </w:rPr>
        <w:t>O</w:t>
      </w:r>
      <w:r>
        <w:t xml:space="preserve">) is Object and </w:t>
      </w:r>
      <w:r>
        <w:rPr>
          <w:i/>
          <w:iCs/>
        </w:rPr>
        <w:t>O</w:t>
      </w:r>
      <w:r>
        <w:t xml:space="preserve"> has a [[NumberData]] internal data property and the value of [[NumberData]] is </w:t>
      </w:r>
      <w:r>
        <w:rPr>
          <w:b/>
          <w:bCs/>
        </w:rPr>
        <w:t>undefined</w:t>
      </w:r>
      <w:r>
        <w:t>, then</w:t>
      </w:r>
    </w:p>
    <w:p w14:paraId="0824C9E0" w14:textId="77777777" w:rsidR="005D7F2D" w:rsidRDefault="005D7F2D" w:rsidP="005D7F2D">
      <w:pPr>
        <w:pStyle w:val="Alg4"/>
        <w:numPr>
          <w:ilvl w:val="1"/>
          <w:numId w:val="1413"/>
        </w:numPr>
      </w:pPr>
      <w:r>
        <w:t xml:space="preserve">Set the value of </w:t>
      </w:r>
      <w:r>
        <w:rPr>
          <w:i/>
          <w:iCs/>
        </w:rPr>
        <w:t>O’s</w:t>
      </w:r>
      <w:r>
        <w:t xml:space="preserve"> [[NumberData]] internal data property to </w:t>
      </w:r>
      <w:r>
        <w:rPr>
          <w:i/>
          <w:iCs/>
        </w:rPr>
        <w:t>n</w:t>
      </w:r>
      <w:r>
        <w:t>.</w:t>
      </w:r>
    </w:p>
    <w:p w14:paraId="06614C2D" w14:textId="77777777" w:rsidR="005D7F2D" w:rsidRDefault="005D7F2D" w:rsidP="005D7F2D">
      <w:pPr>
        <w:pStyle w:val="Alg4"/>
        <w:numPr>
          <w:ilvl w:val="1"/>
          <w:numId w:val="1413"/>
        </w:numPr>
      </w:pPr>
      <w:r>
        <w:t xml:space="preserve">Return </w:t>
      </w:r>
      <w:r>
        <w:rPr>
          <w:i/>
          <w:iCs/>
        </w:rPr>
        <w:t>O</w:t>
      </w:r>
      <w:r>
        <w:t>.</w:t>
      </w:r>
    </w:p>
    <w:p w14:paraId="5DB41DDB" w14:textId="77777777" w:rsidR="005D7F2D" w:rsidRPr="00E77497" w:rsidRDefault="005D7F2D" w:rsidP="005D7F2D">
      <w:pPr>
        <w:pStyle w:val="Alg4"/>
        <w:numPr>
          <w:ilvl w:val="0"/>
          <w:numId w:val="1413"/>
        </w:numPr>
        <w:spacing w:after="120"/>
      </w:pPr>
      <w:r w:rsidRPr="00E77497">
        <w:t xml:space="preserve">Return </w:t>
      </w:r>
      <w:r>
        <w:rPr>
          <w:i/>
        </w:rPr>
        <w:t>n</w:t>
      </w:r>
      <w:r w:rsidRPr="00E77497">
        <w:t>.</w:t>
      </w:r>
    </w:p>
    <w:p w14:paraId="61EA4DA6" w14:textId="77777777" w:rsidR="005D7F2D" w:rsidRPr="00E77497" w:rsidRDefault="005D7F2D" w:rsidP="005D7F2D">
      <w:pPr>
        <w:pStyle w:val="40"/>
      </w:pPr>
      <w:r w:rsidRPr="00E77497">
        <w:t>new Number (</w:t>
      </w:r>
      <w:r>
        <w:t xml:space="preserve"> ...argumentsList</w:t>
      </w:r>
      <w:r w:rsidRPr="00E77497">
        <w:t>)</w:t>
      </w:r>
    </w:p>
    <w:p w14:paraId="74B1B324" w14:textId="77777777" w:rsidR="005D7F2D" w:rsidRDefault="005D7F2D" w:rsidP="005D7F2D">
      <w:r w:rsidRPr="00E77497">
        <w:rPr>
          <w:rFonts w:ascii="Courier New" w:hAnsi="Courier New"/>
          <w:b/>
        </w:rPr>
        <w:t>Number</w:t>
      </w:r>
      <w:r w:rsidRPr="00E77497">
        <w:t xml:space="preserve"> </w:t>
      </w:r>
      <w:r>
        <w:t xml:space="preserve">called as part of a new expression with argument list </w:t>
      </w:r>
      <w:r w:rsidRPr="005C1BC0">
        <w:rPr>
          <w:i/>
          <w:iCs/>
        </w:rPr>
        <w:t>argumentsList</w:t>
      </w:r>
      <w:r>
        <w:t>it performs the following steps:</w:t>
      </w:r>
    </w:p>
    <w:p w14:paraId="6032641D" w14:textId="77777777" w:rsidR="005D7F2D" w:rsidRDefault="005D7F2D" w:rsidP="005D7F2D">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E77497">
        <w:rPr>
          <w:rFonts w:ascii="Courier New" w:hAnsi="Courier New"/>
          <w:b/>
        </w:rPr>
        <w:t>Number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08378614" w14:textId="77777777" w:rsidR="005D7F2D" w:rsidRDefault="005D7F2D" w:rsidP="005D7F2D">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551F6310" w14:textId="77777777" w:rsidR="005D7F2D" w:rsidRPr="00E4780A" w:rsidRDefault="005D7F2D" w:rsidP="005D7F2D">
      <w:pPr>
        <w:numPr>
          <w:ilvl w:val="0"/>
          <w:numId w:val="132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302846B0" w14:textId="77777777" w:rsidR="005D7F2D" w:rsidRPr="00E77497" w:rsidRDefault="005D7F2D" w:rsidP="005D7F2D">
      <w:r>
        <w:t xml:space="preserve">If </w:t>
      </w:r>
      <w:r w:rsidRPr="00E77497">
        <w:rPr>
          <w:rFonts w:ascii="Courier New" w:hAnsi="Courier New"/>
          <w:b/>
        </w:rPr>
        <w:t>Number</w:t>
      </w:r>
      <w:r w:rsidRPr="00E77497">
        <w:t xml:space="preserve"> </w:t>
      </w:r>
      <w:r>
        <w:t>is implemented as an ordinary function object, its [[Construct]] internal method will perform the above steps.</w:t>
      </w:r>
    </w:p>
    <w:p w14:paraId="142C9AAB" w14:textId="77777777" w:rsidR="005D7F2D" w:rsidRPr="00E77497" w:rsidRDefault="005D7F2D" w:rsidP="005D7F2D">
      <w:pPr>
        <w:pStyle w:val="30"/>
      </w:pPr>
      <w:bookmarkStart w:id="11500" w:name="_Toc368050732"/>
      <w:r w:rsidRPr="00E77497">
        <w:t>Properties of the Number Constructor</w:t>
      </w:r>
      <w:bookmarkEnd w:id="11500"/>
    </w:p>
    <w:p w14:paraId="0E36459A" w14:textId="77777777" w:rsidR="005D7F2D" w:rsidRPr="00E77497" w:rsidRDefault="005D7F2D" w:rsidP="005D7F2D">
      <w:r w:rsidRPr="00E77497">
        <w:t xml:space="preserve">The value of the [[Prototype]] internal </w:t>
      </w:r>
      <w:r>
        <w:t xml:space="preserve">data </w:t>
      </w:r>
      <w:r w:rsidRPr="00E77497">
        <w:t>property of the Number constructor is the Function prototype object (</w:t>
      </w:r>
      <w:r>
        <w:fldChar w:fldCharType="begin"/>
      </w:r>
      <w:r>
        <w:instrText xml:space="preserve"> REF _Ref359681817 \r \h </w:instrText>
      </w:r>
      <w:r>
        <w:fldChar w:fldCharType="separate"/>
      </w:r>
      <w:r w:rsidR="00D433E8">
        <w:t>19.2.3</w:t>
      </w:r>
      <w:r>
        <w:fldChar w:fldCharType="end"/>
      </w:r>
      <w:r w:rsidRPr="00E77497">
        <w:t>).</w:t>
      </w:r>
    </w:p>
    <w:p w14:paraId="5318D041" w14:textId="77777777"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p>
    <w:p w14:paraId="79FA2700" w14:textId="77777777" w:rsidR="0079362C" w:rsidRPr="00640BCB" w:rsidRDefault="0079362C" w:rsidP="0079362C">
      <w:pPr>
        <w:pStyle w:val="40"/>
      </w:pPr>
      <w:r w:rsidRPr="00640BCB">
        <w:t>Number.EPSILON</w:t>
      </w:r>
    </w:p>
    <w:p w14:paraId="0CB71F98" w14:textId="77777777" w:rsidR="0079362C" w:rsidRPr="00640BCB" w:rsidRDefault="0079362C" w:rsidP="0079362C">
      <w:pPr>
        <w:autoSpaceDE w:val="0"/>
        <w:autoSpaceDN w:val="0"/>
        <w:adjustRightInd w:val="0"/>
        <w:spacing w:after="0" w:line="240" w:lineRule="auto"/>
        <w:jc w:val="left"/>
        <w:rPr>
          <w:rFonts w:cs="Arial"/>
        </w:rPr>
      </w:pPr>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p>
    <w:p w14:paraId="6843AF9B" w14:textId="77777777" w:rsidR="0079362C" w:rsidRPr="00640BCB" w:rsidRDefault="0079362C" w:rsidP="0079362C">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14:paraId="07B4BFA7" w14:textId="77777777" w:rsidR="0079362C" w:rsidRPr="00640BCB" w:rsidRDefault="0079362C" w:rsidP="0079362C">
      <w:pPr>
        <w:pStyle w:val="40"/>
      </w:pPr>
      <w:r w:rsidRPr="00640BCB">
        <w:t>Number.isFinite (number)</w:t>
      </w:r>
    </w:p>
    <w:p w14:paraId="3C292430" w14:textId="77777777" w:rsidR="0079362C" w:rsidRPr="00E77497" w:rsidRDefault="0079362C" w:rsidP="0079362C">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p>
    <w:p w14:paraId="115E19F6" w14:textId="77777777" w:rsidR="0079362C" w:rsidRPr="001A0D83" w:rsidRDefault="0079362C" w:rsidP="0079362C">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6216A1A5" w14:textId="77777777" w:rsidR="0079362C" w:rsidRPr="001A0D83" w:rsidRDefault="0079362C" w:rsidP="0079362C">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19442863" w14:textId="77777777" w:rsidR="0079362C" w:rsidRPr="001A0D83" w:rsidRDefault="0079362C" w:rsidP="0079362C">
      <w:pPr>
        <w:numPr>
          <w:ilvl w:val="0"/>
          <w:numId w:val="796"/>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14:paraId="66CE1197" w14:textId="77777777" w:rsidR="0079362C" w:rsidRPr="00640BCB" w:rsidRDefault="0079362C" w:rsidP="0079362C">
      <w:pPr>
        <w:pStyle w:val="40"/>
      </w:pPr>
      <w:r w:rsidRPr="00640BCB">
        <w:t>Number.isInteger (number)</w:t>
      </w:r>
    </w:p>
    <w:p w14:paraId="0A85AD78" w14:textId="77777777" w:rsidR="0079362C" w:rsidRPr="00E77497" w:rsidRDefault="0079362C" w:rsidP="0079362C">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p>
    <w:p w14:paraId="455C7F61" w14:textId="77777777"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088F7B37" w14:textId="77777777"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0376B1B2" w14:textId="77777777"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14:paraId="7B8B9C6D" w14:textId="77777777"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35FD0C97" w14:textId="77777777" w:rsidR="0079362C" w:rsidRPr="001A0D83" w:rsidRDefault="0079362C" w:rsidP="0079362C">
      <w:pPr>
        <w:numPr>
          <w:ilvl w:val="0"/>
          <w:numId w:val="797"/>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bCs/>
          <w:spacing w:val="6"/>
          <w:lang w:eastAsia="en-US"/>
        </w:rPr>
        <w:t>true</w:t>
      </w:r>
      <w:r w:rsidRPr="001A0D83">
        <w:rPr>
          <w:rFonts w:ascii="Times New Roman" w:eastAsia="Times New Roman" w:hAnsi="Times New Roman"/>
          <w:spacing w:val="6"/>
          <w:lang w:eastAsia="en-US"/>
        </w:rPr>
        <w:t>.</w:t>
      </w:r>
    </w:p>
    <w:p w14:paraId="47D8D499" w14:textId="77777777" w:rsidR="0079362C" w:rsidRPr="00640BCB" w:rsidRDefault="0079362C" w:rsidP="0079362C">
      <w:pPr>
        <w:pStyle w:val="40"/>
      </w:pPr>
      <w:r w:rsidRPr="00640BCB">
        <w:t>Number.isNaN (number)</w:t>
      </w:r>
    </w:p>
    <w:p w14:paraId="6460BFF5" w14:textId="77777777" w:rsidR="0079362C" w:rsidRPr="00E77497" w:rsidRDefault="0079362C" w:rsidP="0079362C">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p>
    <w:p w14:paraId="6EB0F3B1" w14:textId="77777777" w:rsidR="0079362C" w:rsidRPr="001A0D83" w:rsidRDefault="0079362C" w:rsidP="0079362C">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1581B767" w14:textId="77777777" w:rsidR="0079362C" w:rsidRPr="001A0D83" w:rsidRDefault="0079362C" w:rsidP="0079362C">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14:paraId="2C65A5B0" w14:textId="77777777" w:rsidR="0079362C" w:rsidRPr="001A0D83" w:rsidRDefault="0079362C" w:rsidP="0079362C">
      <w:pPr>
        <w:numPr>
          <w:ilvl w:val="0"/>
          <w:numId w:val="799"/>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52921E6A" w14:textId="77777777" w:rsidR="0079362C" w:rsidRDefault="0079362C" w:rsidP="0079362C">
      <w:pPr>
        <w:pStyle w:val="Note"/>
      </w:pPr>
      <w:r>
        <w:t>NOTE</w:t>
      </w:r>
      <w:r>
        <w:tab/>
        <w:t xml:space="preserve">This function differs from the global isNaN function </w:t>
      </w:r>
      <w:r w:rsidR="00B6171B">
        <w:t>(</w:t>
      </w:r>
      <w:r w:rsidR="00B6171B">
        <w:fldChar w:fldCharType="begin"/>
      </w:r>
      <w:r w:rsidR="00B6171B">
        <w:instrText xml:space="preserve"> REF _Ref366140633 \r \h </w:instrText>
      </w:r>
      <w:r w:rsidR="00B6171B">
        <w:fldChar w:fldCharType="separate"/>
      </w:r>
      <w:r w:rsidR="00D433E8">
        <w:t>18.2.3</w:t>
      </w:r>
      <w:r w:rsidR="00B6171B">
        <w:fldChar w:fldCharType="end"/>
      </w:r>
      <w:r w:rsidR="00B6171B">
        <w:t>)</w:t>
      </w:r>
      <w:r>
        <w:t xml:space="preserve"> is that it does not convert its argument to a Number before determining whether it is NaN.</w:t>
      </w:r>
    </w:p>
    <w:p w14:paraId="4AA59B4E" w14:textId="77777777" w:rsidR="0079362C" w:rsidRPr="00640BCB" w:rsidRDefault="0079362C" w:rsidP="0079362C">
      <w:pPr>
        <w:pStyle w:val="40"/>
      </w:pPr>
      <w:r w:rsidRPr="00640BCB">
        <w:t>Number.is</w:t>
      </w:r>
      <w:r>
        <w:t>Safe</w:t>
      </w:r>
      <w:r w:rsidRPr="00640BCB">
        <w:t>Integer (number)</w:t>
      </w:r>
    </w:p>
    <w:p w14:paraId="4E43CE29" w14:textId="77777777" w:rsidR="0079362C" w:rsidRPr="00E77497" w:rsidRDefault="0079362C" w:rsidP="0079362C">
      <w:r w:rsidRPr="00E77497">
        <w:t xml:space="preserve">When the </w:t>
      </w:r>
      <w:r>
        <w:rPr>
          <w:rFonts w:ascii="Courier New" w:hAnsi="Courier New"/>
          <w:b/>
        </w:rPr>
        <w:t>Number.isSafeInteger</w:t>
      </w:r>
      <w:r w:rsidRPr="00E77497">
        <w:t xml:space="preserve"> is called with one argument </w:t>
      </w:r>
      <w:r>
        <w:rPr>
          <w:rFonts w:ascii="Times New Roman" w:hAnsi="Times New Roman"/>
          <w:i/>
        </w:rPr>
        <w:t>number</w:t>
      </w:r>
      <w:r w:rsidRPr="00E77497">
        <w:t>, the following steps are taken:</w:t>
      </w:r>
    </w:p>
    <w:p w14:paraId="1A48D808" w14:textId="77777777"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77947C46" w14:textId="77777777"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167093AD" w14:textId="77777777"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14:paraId="77DE0C44" w14:textId="77777777"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1C89844B" w14:textId="77777777" w:rsidR="0079362C" w:rsidRDefault="0079362C" w:rsidP="0079362C">
      <w:pPr>
        <w:numPr>
          <w:ilvl w:val="0"/>
          <w:numId w:val="156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abs(</w:t>
      </w:r>
      <w:r w:rsidRPr="000A7A52">
        <w:rPr>
          <w:rFonts w:ascii="Times New Roman" w:eastAsia="Times New Roman" w:hAnsi="Times New Roman"/>
          <w:i/>
          <w:iCs/>
          <w:spacing w:val="6"/>
          <w:lang w:eastAsia="en-US"/>
        </w:rPr>
        <w:t>integer</w:t>
      </w:r>
      <w:r>
        <w:rPr>
          <w:rFonts w:ascii="Times New Roman" w:eastAsia="Times New Roman" w:hAnsi="Times New Roman"/>
          <w:spacing w:val="6"/>
          <w:lang w:eastAsia="en-US"/>
        </w:rPr>
        <w:t xml:space="preserve">) ≤ </w:t>
      </w:r>
      <w:r w:rsidRPr="000A7A52">
        <w:rPr>
          <w:rFonts w:ascii="Times New Roman" w:eastAsia="Times New Roman" w:hAnsi="Times New Roman"/>
          <w:spacing w:val="6"/>
          <w:lang w:eastAsia="en-US"/>
        </w:rPr>
        <w:t>2</w:t>
      </w:r>
      <w:r w:rsidRPr="000A7A52">
        <w:rPr>
          <w:rFonts w:ascii="Times New Roman" w:eastAsia="Times New Roman" w:hAnsi="Times New Roman"/>
          <w:spacing w:val="6"/>
          <w:vertAlign w:val="superscript"/>
          <w:lang w:eastAsia="en-US"/>
        </w:rPr>
        <w:t>53</w:t>
      </w:r>
      <w:r>
        <w:rPr>
          <w:rFonts w:ascii="Times New Roman" w:eastAsia="Times New Roman" w:hAnsi="Times New Roman"/>
          <w:spacing w:val="6"/>
          <w:lang w:eastAsia="en-US"/>
        </w:rPr>
        <w:t xml:space="preserve">-1, then return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14:paraId="62A4E0D3" w14:textId="77777777" w:rsidR="0079362C" w:rsidRPr="001A0D83" w:rsidRDefault="0079362C" w:rsidP="0079362C">
      <w:pPr>
        <w:numPr>
          <w:ilvl w:val="0"/>
          <w:numId w:val="1564"/>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14:paraId="6A51E59A" w14:textId="77777777" w:rsidR="0079362C" w:rsidRPr="00640BCB" w:rsidRDefault="0079362C" w:rsidP="0079362C">
      <w:pPr>
        <w:pStyle w:val="40"/>
      </w:pPr>
      <w:r w:rsidRPr="00640BCB">
        <w:t>Number.MAX_</w:t>
      </w:r>
      <w:r>
        <w:t>SAFE_</w:t>
      </w:r>
      <w:r w:rsidRPr="00640BCB">
        <w:t>INTEGER</w:t>
      </w:r>
    </w:p>
    <w:p w14:paraId="62E234D0" w14:textId="77777777" w:rsidR="0079362C" w:rsidRPr="00640BCB" w:rsidRDefault="0079362C" w:rsidP="0079362C">
      <w:pPr>
        <w:autoSpaceDE w:val="0"/>
        <w:autoSpaceDN w:val="0"/>
        <w:adjustRightInd w:val="0"/>
        <w:spacing w:after="0" w:line="240" w:lineRule="auto"/>
        <w:jc w:val="left"/>
        <w:rPr>
          <w:rFonts w:cs="Arial"/>
        </w:rPr>
      </w:pPr>
      <w:r>
        <w:rPr>
          <w:rFonts w:cs="Arial"/>
        </w:rPr>
        <w:t>The value of Number.MAX_SAFE_INTEGER</w:t>
      </w:r>
      <w:r w:rsidRPr="00640BCB">
        <w:rPr>
          <w:rFonts w:cs="Arial"/>
        </w:rPr>
        <w:t xml:space="preserve"> is 9007199254740991</w:t>
      </w:r>
      <w:r>
        <w:rPr>
          <w:rFonts w:cs="Arial"/>
        </w:rPr>
        <w:t xml:space="preserve"> (2</w:t>
      </w:r>
      <w:r>
        <w:rPr>
          <w:rFonts w:cs="Arial"/>
          <w:vertAlign w:val="superscript"/>
        </w:rPr>
        <w:t>53</w:t>
      </w:r>
      <w:r>
        <w:rPr>
          <w:rFonts w:cs="Arial"/>
        </w:rPr>
        <w:t>-1)</w:t>
      </w:r>
      <w:r w:rsidRPr="00640BCB">
        <w:rPr>
          <w:rFonts w:cs="Arial"/>
        </w:rPr>
        <w:t xml:space="preserve">. </w:t>
      </w:r>
    </w:p>
    <w:p w14:paraId="1B10F0AC" w14:textId="77777777" w:rsidR="0079362C" w:rsidRPr="00640BCB" w:rsidRDefault="0079362C" w:rsidP="0079362C">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14:paraId="73EDB98B" w14:textId="77777777" w:rsidR="005D7F2D" w:rsidRPr="00E77497" w:rsidRDefault="005D7F2D" w:rsidP="005D7F2D">
      <w:pPr>
        <w:pStyle w:val="40"/>
      </w:pPr>
      <w:r w:rsidRPr="00E77497">
        <w:tab/>
        <w:t>Number.MAX_VALUE</w:t>
      </w:r>
    </w:p>
    <w:p w14:paraId="01F3F925" w14:textId="77777777" w:rsidR="005D7F2D" w:rsidRPr="006B6D0A" w:rsidRDefault="005D7F2D" w:rsidP="005D7F2D">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07A9A66F" w14:textId="77777777" w:rsidR="005D7F2D" w:rsidRPr="00A67AF2" w:rsidRDefault="005D7F2D" w:rsidP="005D7F2D">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14:paraId="1262A754" w14:textId="77777777" w:rsidR="0079362C" w:rsidRPr="00B820AB" w:rsidRDefault="0079362C" w:rsidP="0079362C">
      <w:pPr>
        <w:pStyle w:val="40"/>
      </w:pPr>
      <w:r w:rsidRPr="00B820AB">
        <w:t>Number.NaN</w:t>
      </w:r>
    </w:p>
    <w:p w14:paraId="6DB9F20F" w14:textId="77777777" w:rsidR="0079362C" w:rsidRPr="00E77497" w:rsidRDefault="0079362C" w:rsidP="0079362C">
      <w:r w:rsidRPr="00675B74">
        <w:t xml:space="preserve">The value of </w:t>
      </w:r>
      <w:r w:rsidRPr="00E77497">
        <w:rPr>
          <w:rFonts w:ascii="Courier New" w:hAnsi="Courier New"/>
          <w:b/>
        </w:rPr>
        <w:t>Number.NaN</w:t>
      </w:r>
      <w:r w:rsidRPr="00E77497">
        <w:t xml:space="preserve"> is </w:t>
      </w:r>
      <w:r w:rsidRPr="00E77497">
        <w:rPr>
          <w:b/>
        </w:rPr>
        <w:t>NaN</w:t>
      </w:r>
      <w:r w:rsidRPr="00E77497">
        <w:t>.</w:t>
      </w:r>
    </w:p>
    <w:p w14:paraId="11880F05" w14:textId="77777777" w:rsidR="0079362C" w:rsidRPr="00E77497" w:rsidRDefault="0079362C" w:rsidP="0079362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BB4DB5B" w14:textId="77777777" w:rsidR="0079362C" w:rsidRPr="00E77497" w:rsidRDefault="0079362C" w:rsidP="0079362C">
      <w:pPr>
        <w:pStyle w:val="40"/>
      </w:pPr>
      <w:r w:rsidRPr="00E77497">
        <w:t>Number.NEGATIVE_INFINITY</w:t>
      </w:r>
    </w:p>
    <w:p w14:paraId="544FEFCC" w14:textId="77777777" w:rsidR="0079362C" w:rsidRPr="004D1BD1" w:rsidRDefault="0079362C" w:rsidP="0079362C">
      <w:r w:rsidRPr="00E77497">
        <w:t xml:space="preserve">The value of Number.NEGATIVE_INFINITY is </w:t>
      </w:r>
      <w:r w:rsidRPr="004D1BD1">
        <w:sym w:font="Symbol" w:char="F02D"/>
      </w:r>
      <w:r w:rsidRPr="008B7F6F">
        <w:sym w:font="Symbol" w:char="F0A5"/>
      </w:r>
      <w:r w:rsidRPr="004D1BD1">
        <w:t>.</w:t>
      </w:r>
    </w:p>
    <w:p w14:paraId="19AF58BA" w14:textId="77777777" w:rsidR="0079362C" w:rsidRPr="00A67AF2" w:rsidRDefault="0079362C" w:rsidP="0079362C">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14:paraId="76EB9575" w14:textId="77777777" w:rsidR="0079362C" w:rsidRPr="00640BCB" w:rsidRDefault="0079362C" w:rsidP="0079362C">
      <w:pPr>
        <w:pStyle w:val="40"/>
        <w:rPr>
          <w:ins w:id="11501" w:author="Rev 18 Allen Wirfs-Brock" w:date="2013-09-03T15:35:00Z"/>
        </w:rPr>
      </w:pPr>
      <w:ins w:id="11502" w:author="Rev 18 Allen Wirfs-Brock" w:date="2013-09-03T15:35:00Z">
        <w:r w:rsidRPr="00640BCB">
          <w:t>Number.M</w:t>
        </w:r>
      </w:ins>
      <w:ins w:id="11503" w:author="Rev 18 Allen Wirfs-Brock" w:date="2013-09-03T15:36:00Z">
        <w:r>
          <w:t>IN</w:t>
        </w:r>
      </w:ins>
      <w:ins w:id="11504" w:author="Rev 18 Allen Wirfs-Brock" w:date="2013-09-03T15:35:00Z">
        <w:r w:rsidRPr="00640BCB">
          <w:t>_</w:t>
        </w:r>
        <w:r>
          <w:t>SAFE_</w:t>
        </w:r>
        <w:r w:rsidRPr="00640BCB">
          <w:t>INTEGER</w:t>
        </w:r>
      </w:ins>
    </w:p>
    <w:p w14:paraId="46D1AB0E" w14:textId="77777777" w:rsidR="0079362C" w:rsidRPr="00640BCB" w:rsidRDefault="0079362C" w:rsidP="0079362C">
      <w:pPr>
        <w:autoSpaceDE w:val="0"/>
        <w:autoSpaceDN w:val="0"/>
        <w:adjustRightInd w:val="0"/>
        <w:spacing w:after="0" w:line="240" w:lineRule="auto"/>
        <w:jc w:val="left"/>
        <w:rPr>
          <w:ins w:id="11505" w:author="Rev 18 Allen Wirfs-Brock" w:date="2013-09-03T15:35:00Z"/>
          <w:rFonts w:cs="Arial"/>
        </w:rPr>
      </w:pPr>
      <w:ins w:id="11506" w:author="Rev 18 Allen Wirfs-Brock" w:date="2013-09-03T15:35:00Z">
        <w:r>
          <w:rPr>
            <w:rFonts w:cs="Arial"/>
          </w:rPr>
          <w:t>The value of Number.M</w:t>
        </w:r>
        <w:del w:id="11507" w:author="Rev 19 Allen Wirfs-Brock" w:date="2013-09-06T13:51:00Z">
          <w:r w:rsidDel="0082165A">
            <w:rPr>
              <w:rFonts w:cs="Arial"/>
            </w:rPr>
            <w:delText>AX</w:delText>
          </w:r>
        </w:del>
      </w:ins>
      <w:ins w:id="11508" w:author="Rev 19 Allen Wirfs-Brock" w:date="2013-09-06T13:51:00Z">
        <w:r w:rsidR="0082165A">
          <w:rPr>
            <w:rFonts w:cs="Arial"/>
          </w:rPr>
          <w:t>IN</w:t>
        </w:r>
      </w:ins>
      <w:ins w:id="11509" w:author="Rev 18 Allen Wirfs-Brock" w:date="2013-09-03T15:35:00Z">
        <w:r>
          <w:rPr>
            <w:rFonts w:cs="Arial"/>
          </w:rPr>
          <w:t>_SAFE_INTEGER</w:t>
        </w:r>
        <w:r w:rsidRPr="00640BCB">
          <w:rPr>
            <w:rFonts w:cs="Arial"/>
          </w:rPr>
          <w:t xml:space="preserve"> is </w:t>
        </w:r>
      </w:ins>
      <w:ins w:id="11510" w:author="Rev 18 Allen Wirfs-Brock" w:date="2013-09-03T15:36:00Z">
        <w:r w:rsidRPr="004D1BD1">
          <w:sym w:font="Symbol" w:char="F02D"/>
        </w:r>
      </w:ins>
      <w:ins w:id="11511" w:author="Rev 18 Allen Wirfs-Brock" w:date="2013-09-03T15:35:00Z">
        <w:r w:rsidRPr="00640BCB">
          <w:rPr>
            <w:rFonts w:cs="Arial"/>
          </w:rPr>
          <w:t>9007199254740991</w:t>
        </w:r>
        <w:r>
          <w:rPr>
            <w:rFonts w:cs="Arial"/>
          </w:rPr>
          <w:t xml:space="preserve"> (</w:t>
        </w:r>
      </w:ins>
      <w:ins w:id="11512" w:author="Rev 18 Allen Wirfs-Brock" w:date="2013-09-03T15:37:00Z">
        <w:r w:rsidRPr="004D1BD1">
          <w:sym w:font="Symbol" w:char="F02D"/>
        </w:r>
        <w:r>
          <w:t>(</w:t>
        </w:r>
      </w:ins>
      <w:ins w:id="11513" w:author="Rev 18 Allen Wirfs-Brock" w:date="2013-09-03T15:35:00Z">
        <w:r>
          <w:rPr>
            <w:rFonts w:cs="Arial"/>
          </w:rPr>
          <w:t>2</w:t>
        </w:r>
        <w:r>
          <w:rPr>
            <w:rFonts w:cs="Arial"/>
            <w:vertAlign w:val="superscript"/>
          </w:rPr>
          <w:t>53</w:t>
        </w:r>
        <w:r>
          <w:rPr>
            <w:rFonts w:cs="Arial"/>
          </w:rPr>
          <w:t>-1</w:t>
        </w:r>
      </w:ins>
      <w:ins w:id="11514" w:author="Rev 18 Allen Wirfs-Brock" w:date="2013-09-03T15:37:00Z">
        <w:r>
          <w:rPr>
            <w:rFonts w:cs="Arial"/>
          </w:rPr>
          <w:t>)</w:t>
        </w:r>
      </w:ins>
      <w:ins w:id="11515" w:author="Rev 18 Allen Wirfs-Brock" w:date="2013-09-03T15:35:00Z">
        <w:r>
          <w:rPr>
            <w:rFonts w:cs="Arial"/>
          </w:rPr>
          <w:t>)</w:t>
        </w:r>
        <w:r w:rsidRPr="00640BCB">
          <w:rPr>
            <w:rFonts w:cs="Arial"/>
          </w:rPr>
          <w:t xml:space="preserve">. </w:t>
        </w:r>
      </w:ins>
    </w:p>
    <w:p w14:paraId="749C142C" w14:textId="77777777" w:rsidR="0079362C" w:rsidRPr="00640BCB" w:rsidRDefault="0079362C" w:rsidP="0079362C">
      <w:pPr>
        <w:rPr>
          <w:ins w:id="11516" w:author="Rev 18 Allen Wirfs-Brock" w:date="2013-09-03T15:35:00Z"/>
          <w:rFonts w:cs="Arial"/>
        </w:rPr>
      </w:pPr>
      <w:ins w:id="11517" w:author="Rev 18 Allen Wirfs-Brock" w:date="2013-09-03T15:35: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22BEBEE4" w14:textId="77777777" w:rsidR="005D7F2D" w:rsidRPr="00B820AB" w:rsidRDefault="005D7F2D" w:rsidP="005D7F2D">
      <w:pPr>
        <w:pStyle w:val="40"/>
      </w:pPr>
      <w:r w:rsidRPr="00B820AB">
        <w:t>Number.MIN_VALUE</w:t>
      </w:r>
    </w:p>
    <w:p w14:paraId="0AAE01AE" w14:textId="77777777" w:rsidR="005D7F2D" w:rsidRPr="006B6D0A" w:rsidRDefault="005D7F2D" w:rsidP="005D7F2D">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p>
    <w:p w14:paraId="50832350" w14:textId="77777777" w:rsidR="005D7F2D" w:rsidRDefault="005D7F2D" w:rsidP="005D7F2D">
      <w:r>
        <w:t xml:space="preserve">In the IEEE-764 double precision binary representation, the smallest possible value is a denormalized number. If an implementation does not support denormalized values, the value of </w:t>
      </w:r>
      <w:r w:rsidRPr="00E77497">
        <w:rPr>
          <w:rFonts w:ascii="Courier New" w:hAnsi="Courier New"/>
          <w:b/>
        </w:rPr>
        <w:t>Number.MIN_VALUE</w:t>
      </w:r>
      <w:r>
        <w:t xml:space="preserve"> must be the smallest non-zero positive value that can actually be represented by the implementation. </w:t>
      </w:r>
    </w:p>
    <w:p w14:paraId="51EE8941" w14:textId="77777777" w:rsidR="005D7F2D" w:rsidRPr="00A67AF2" w:rsidRDefault="005D7F2D" w:rsidP="005D7F2D">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14:paraId="4714709C" w14:textId="77777777" w:rsidR="0079362C" w:rsidRPr="00640BCB" w:rsidRDefault="0079362C" w:rsidP="0079362C">
      <w:pPr>
        <w:pStyle w:val="40"/>
      </w:pPr>
      <w:r w:rsidRPr="00640BCB">
        <w:t>Number.parseFloat (string)</w:t>
      </w:r>
    </w:p>
    <w:p w14:paraId="7630DD05" w14:textId="77777777" w:rsidR="0079362C" w:rsidRPr="00640BCB" w:rsidRDefault="0079362C" w:rsidP="0079362C">
      <w:pPr>
        <w:rPr>
          <w:rFonts w:cs="Arial"/>
        </w:rPr>
      </w:pPr>
      <w:r w:rsidRPr="00E77497">
        <w:t xml:space="preserve">The </w:t>
      </w:r>
      <w:r>
        <w:t xml:space="preserve">value of the </w:t>
      </w:r>
      <w:r w:rsidRPr="000139CF">
        <w:rPr>
          <w:rFonts w:ascii="Courier New" w:hAnsi="Courier New" w:cs="Courier New"/>
          <w:b/>
          <w:bCs/>
        </w:rPr>
        <w:t>Number.parse</w:t>
      </w:r>
      <w:r>
        <w:rPr>
          <w:rFonts w:ascii="Courier New" w:hAnsi="Courier New" w:cs="Courier New"/>
          <w:b/>
          <w:bCs/>
        </w:rPr>
        <w:t>Float</w:t>
      </w:r>
      <w:r w:rsidRPr="00E77497">
        <w:t xml:space="preserve"> </w:t>
      </w:r>
      <w:r>
        <w:t xml:space="preserve">data property is the same built-in function object that is the value of the </w:t>
      </w:r>
      <w:r w:rsidRPr="000139CF">
        <w:rPr>
          <w:rFonts w:ascii="Courier New" w:hAnsi="Courier New" w:cs="Courier New"/>
          <w:b/>
          <w:bCs/>
        </w:rPr>
        <w:t>parse</w:t>
      </w:r>
      <w:r>
        <w:rPr>
          <w:rFonts w:ascii="Courier New" w:hAnsi="Courier New" w:cs="Courier New"/>
          <w:b/>
          <w:bCs/>
        </w:rPr>
        <w:t>Float</w:t>
      </w:r>
      <w:r>
        <w:t xml:space="preserve"> property of the global object defined </w:t>
      </w:r>
      <w:r w:rsidR="00B6171B">
        <w:rPr>
          <w:rFonts w:cs="Arial"/>
        </w:rPr>
        <w:t xml:space="preserve">in </w:t>
      </w:r>
      <w:r w:rsidR="00B6171B">
        <w:rPr>
          <w:rFonts w:cs="Arial"/>
        </w:rPr>
        <w:fldChar w:fldCharType="begin"/>
      </w:r>
      <w:r w:rsidR="00B6171B">
        <w:rPr>
          <w:rFonts w:cs="Arial"/>
        </w:rPr>
        <w:instrText xml:space="preserve"> REF _Ref366140679 \r \h </w:instrText>
      </w:r>
      <w:r w:rsidR="00B6171B">
        <w:rPr>
          <w:rFonts w:cs="Arial"/>
        </w:rPr>
      </w:r>
      <w:r w:rsidR="00B6171B">
        <w:rPr>
          <w:rFonts w:cs="Arial"/>
        </w:rPr>
        <w:fldChar w:fldCharType="separate"/>
      </w:r>
      <w:r w:rsidR="00D433E8">
        <w:rPr>
          <w:rFonts w:cs="Arial"/>
        </w:rPr>
        <w:t>18.2.4</w:t>
      </w:r>
      <w:r w:rsidR="00B6171B">
        <w:rPr>
          <w:rFonts w:cs="Arial"/>
        </w:rPr>
        <w:fldChar w:fldCharType="end"/>
      </w:r>
      <w:r w:rsidR="00B6171B">
        <w:rPr>
          <w:rFonts w:cs="Arial"/>
        </w:rPr>
        <w:t>.</w:t>
      </w:r>
    </w:p>
    <w:p w14:paraId="4B9C0C8A" w14:textId="77777777" w:rsidR="005D7F2D" w:rsidRPr="00640BCB" w:rsidRDefault="005D7F2D" w:rsidP="005D7F2D">
      <w:pPr>
        <w:pStyle w:val="40"/>
      </w:pPr>
      <w:r w:rsidRPr="00640BCB">
        <w:t>Number.parseInt (string, radix)</w:t>
      </w:r>
    </w:p>
    <w:p w14:paraId="3C99F08F" w14:textId="77777777" w:rsidR="005D7F2D" w:rsidRPr="00640BCB" w:rsidRDefault="005D7F2D" w:rsidP="005D7F2D">
      <w:pPr>
        <w:rPr>
          <w:rFonts w:cs="Arial"/>
        </w:rPr>
      </w:pPr>
      <w:r w:rsidRPr="00E77497">
        <w:t xml:space="preserve">The </w:t>
      </w:r>
      <w:r>
        <w:t xml:space="preserve">value of the </w:t>
      </w:r>
      <w:r w:rsidRPr="000139CF">
        <w:rPr>
          <w:rFonts w:ascii="Courier New" w:hAnsi="Courier New" w:cs="Courier New"/>
          <w:b/>
          <w:bCs/>
        </w:rPr>
        <w:t>Number.parseInt</w:t>
      </w:r>
      <w:r w:rsidRPr="00E77497">
        <w:t xml:space="preserve"> </w:t>
      </w:r>
      <w:r>
        <w:t xml:space="preserve">data property is the same built-in function object that is the value of the </w:t>
      </w:r>
      <w:r w:rsidRPr="000139CF">
        <w:rPr>
          <w:rFonts w:ascii="Courier New" w:hAnsi="Courier New" w:cs="Courier New"/>
          <w:b/>
          <w:bCs/>
        </w:rPr>
        <w:t>parseInt</w:t>
      </w:r>
      <w:r>
        <w:t xml:space="preserve"> property of the global object defined in</w:t>
      </w:r>
      <w:r w:rsidRPr="00640BCB">
        <w:rPr>
          <w:rFonts w:cs="Arial"/>
        </w:rPr>
        <w:t xml:space="preserve"> </w:t>
      </w:r>
      <w:r>
        <w:rPr>
          <w:rFonts w:cs="Arial"/>
        </w:rPr>
        <w:fldChar w:fldCharType="begin"/>
      </w:r>
      <w:r>
        <w:rPr>
          <w:rFonts w:cs="Arial"/>
        </w:rPr>
        <w:instrText xml:space="preserve"> REF _Ref457709041 \r \h </w:instrText>
      </w:r>
      <w:r>
        <w:rPr>
          <w:rFonts w:cs="Arial"/>
        </w:rPr>
      </w:r>
      <w:r>
        <w:rPr>
          <w:rFonts w:cs="Arial"/>
        </w:rPr>
        <w:fldChar w:fldCharType="separate"/>
      </w:r>
      <w:r w:rsidR="00D433E8">
        <w:rPr>
          <w:rFonts w:cs="Arial"/>
        </w:rPr>
        <w:t>18.2.1.2</w:t>
      </w:r>
      <w:r>
        <w:rPr>
          <w:rFonts w:cs="Arial"/>
        </w:rPr>
        <w:fldChar w:fldCharType="end"/>
      </w:r>
      <w:r w:rsidRPr="00640BCB">
        <w:rPr>
          <w:rFonts w:cs="Arial"/>
        </w:rPr>
        <w:t>.</w:t>
      </w:r>
    </w:p>
    <w:p w14:paraId="78AE8366" w14:textId="77777777" w:rsidR="0079362C" w:rsidRPr="00A67AF2" w:rsidRDefault="0079362C" w:rsidP="0079362C">
      <w:pPr>
        <w:pStyle w:val="40"/>
      </w:pPr>
      <w:r w:rsidRPr="00A67AF2">
        <w:t>Number.POSITIVE_INFINITY</w:t>
      </w:r>
    </w:p>
    <w:p w14:paraId="59F3DE02" w14:textId="77777777" w:rsidR="0079362C" w:rsidRPr="004D1BD1" w:rsidRDefault="0079362C" w:rsidP="0079362C">
      <w:r w:rsidRPr="00B820AB">
        <w:t>The value of Number.POSITIVE_INFINITY is +</w:t>
      </w:r>
      <w:r w:rsidRPr="004D1BD1">
        <w:sym w:font="Symbol" w:char="F0A5"/>
      </w:r>
      <w:r w:rsidRPr="004D1BD1">
        <w:t>.</w:t>
      </w:r>
    </w:p>
    <w:p w14:paraId="7B98D99A" w14:textId="77777777" w:rsidR="0079362C" w:rsidRPr="00A67AF2" w:rsidRDefault="0079362C" w:rsidP="0079362C">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14:paraId="31E0D1D9" w14:textId="77777777" w:rsidR="0079362C" w:rsidRPr="00E77497" w:rsidRDefault="0079362C" w:rsidP="0079362C">
      <w:pPr>
        <w:pStyle w:val="40"/>
      </w:pPr>
      <w:r w:rsidRPr="00E77497">
        <w:t>Number.prototype</w:t>
      </w:r>
    </w:p>
    <w:p w14:paraId="18DF30B3" w14:textId="77777777" w:rsidR="0079362C" w:rsidRPr="00E77497" w:rsidRDefault="0079362C" w:rsidP="0079362C">
      <w:r w:rsidRPr="00E77497">
        <w:t xml:space="preserve">The initial value of </w:t>
      </w:r>
      <w:r w:rsidRPr="00E77497">
        <w:rPr>
          <w:rFonts w:ascii="Courier New" w:hAnsi="Courier New"/>
          <w:b/>
        </w:rPr>
        <w:t>Number.prototype</w:t>
      </w:r>
      <w:r w:rsidRPr="00E77497">
        <w:t xml:space="preserve"> is the Number prototype object (</w:t>
      </w:r>
      <w:r w:rsidR="008E26B6">
        <w:fldChar w:fldCharType="begin"/>
      </w:r>
      <w:r w:rsidR="008E26B6">
        <w:instrText xml:space="preserve"> REF _Ref366088158 \r \h </w:instrText>
      </w:r>
      <w:r w:rsidR="008E26B6">
        <w:fldChar w:fldCharType="separate"/>
      </w:r>
      <w:r w:rsidR="00D433E8">
        <w:t>20.1.3</w:t>
      </w:r>
      <w:r w:rsidR="008E26B6">
        <w:fldChar w:fldCharType="end"/>
      </w:r>
      <w:r w:rsidRPr="00E77497">
        <w:t>).</w:t>
      </w:r>
    </w:p>
    <w:p w14:paraId="455C05B7" w14:textId="77777777" w:rsidR="0079362C" w:rsidRPr="00E77497" w:rsidRDefault="0079362C" w:rsidP="0079362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6540A47" w14:textId="77777777" w:rsidR="005D7F2D" w:rsidRPr="00A67AF2" w:rsidRDefault="005D7F2D" w:rsidP="005D7F2D">
      <w:pPr>
        <w:pStyle w:val="40"/>
      </w:pPr>
      <w:r>
        <w:t>Number[ @@create ]</w:t>
      </w:r>
      <w:r w:rsidRPr="00A67AF2">
        <w:t xml:space="preserve"> (</w:t>
      </w:r>
      <w:r>
        <w:t xml:space="preserve"> </w:t>
      </w:r>
      <w:r w:rsidRPr="00A67AF2">
        <w:t>)</w:t>
      </w:r>
    </w:p>
    <w:p w14:paraId="111B4CF7" w14:textId="77777777"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5F646D48" w14:textId="77777777" w:rsidR="005D7F2D" w:rsidRDefault="005D7F2D" w:rsidP="005D7F2D">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2AC13CEC" w14:textId="77777777" w:rsidR="005D7F2D" w:rsidRPr="00E77497" w:rsidRDefault="005D7F2D" w:rsidP="005D7F2D">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Number</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sz w:val="18"/>
        </w:rPr>
        <w:t>Number</w:t>
      </w:r>
      <w:r w:rsidRPr="0054023E">
        <w:rPr>
          <w:rFonts w:ascii="Times New Roman" w:hAnsi="Times New Roman"/>
          <w:sz w:val="18"/>
        </w:rPr>
        <w:t>Data]])</w:t>
      </w:r>
      <w:r>
        <w:rPr>
          <w:rFonts w:ascii="Times New Roman" w:hAnsi="Times New Roman"/>
          <w:iCs/>
        </w:rPr>
        <w:t>)</w:t>
      </w:r>
      <w:r w:rsidRPr="00E77497">
        <w:rPr>
          <w:rFonts w:ascii="Times New Roman" w:hAnsi="Times New Roman"/>
        </w:rPr>
        <w:t>.</w:t>
      </w:r>
    </w:p>
    <w:p w14:paraId="524AF470" w14:textId="77777777" w:rsidR="005D7F2D" w:rsidRPr="00E77497" w:rsidRDefault="005D7F2D" w:rsidP="005D7F2D">
      <w:pPr>
        <w:numPr>
          <w:ilvl w:val="0"/>
          <w:numId w:val="132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20904A33" w14:textId="77777777" w:rsidR="005D7F2D" w:rsidRDefault="005D7F2D" w:rsidP="005D7F2D">
      <w:r w:rsidRPr="00E77497">
        <w:t xml:space="preserve">This property has the attributes { [[Writable]]: </w:t>
      </w:r>
      <w:r w:rsidRPr="00197BED">
        <w:rPr>
          <w:rFonts w:ascii="Times New Roman" w:hAnsi="Times New Roman"/>
          <w:b/>
        </w:rPr>
        <w:t>false</w:t>
      </w:r>
      <w:r w:rsidRPr="00E77497">
        <w:t xml:space="preserve">, [[Enumerable]]: </w:t>
      </w:r>
      <w:r w:rsidRPr="00197BED">
        <w:rPr>
          <w:rFonts w:ascii="Times New Roman" w:hAnsi="Times New Roman"/>
          <w:b/>
        </w:rPr>
        <w:t>false</w:t>
      </w:r>
      <w:r w:rsidRPr="00E77497">
        <w:t xml:space="preserve">, [[Configurable]]: </w:t>
      </w:r>
      <w:r w:rsidRPr="00197BED">
        <w:rPr>
          <w:rFonts w:ascii="Times New Roman" w:hAnsi="Times New Roman"/>
          <w:b/>
        </w:rPr>
        <w:t>true</w:t>
      </w:r>
      <w:r w:rsidRPr="00E77497">
        <w:t xml:space="preserve"> }.</w:t>
      </w:r>
    </w:p>
    <w:p w14:paraId="5A7B5460" w14:textId="77777777" w:rsidR="005D7F2D" w:rsidRPr="00E77497" w:rsidRDefault="005D7F2D" w:rsidP="005D7F2D">
      <w:pPr>
        <w:pStyle w:val="Note"/>
      </w:pPr>
      <w:r>
        <w:t>NOTE</w:t>
      </w:r>
      <w:r>
        <w:tab/>
        <w:t xml:space="preserve">[[NumberData]] is initially assigned the value </w:t>
      </w:r>
      <w:r w:rsidRPr="004E623C">
        <w:rPr>
          <w:rFonts w:ascii="Times New Roman" w:hAnsi="Times New Roman"/>
          <w:b/>
          <w:bCs/>
        </w:rPr>
        <w:t>undefined</w:t>
      </w:r>
      <w:r>
        <w:t xml:space="preserve"> as a flag to indicate that the instance has not yet been initialised by the Number constructor. This flag value is never directly exposed to ECMAScript code; hence implementation</w:t>
      </w:r>
      <w:ins w:id="11518" w:author="Rev 19 Allen Wirfs-Brock" w:date="2013-09-27T10:17:00Z">
        <w:r w:rsidR="00B122FE">
          <w:t>s</w:t>
        </w:r>
      </w:ins>
      <w:r>
        <w:t xml:space="preserve"> may choose to encode the flag in some other manner. </w:t>
      </w:r>
    </w:p>
    <w:p w14:paraId="4860DC83" w14:textId="77777777" w:rsidR="005D7F2D" w:rsidRPr="00A67AF2" w:rsidRDefault="005D7F2D" w:rsidP="005D7F2D">
      <w:pPr>
        <w:pStyle w:val="30"/>
      </w:pPr>
      <w:bookmarkStart w:id="11519" w:name="_Ref366088158"/>
      <w:bookmarkStart w:id="11520" w:name="_Ref366136620"/>
      <w:bookmarkStart w:id="11521" w:name="_Toc368050733"/>
      <w:r w:rsidRPr="00A67AF2">
        <w:t>Properties of the Number Prototype Object</w:t>
      </w:r>
      <w:bookmarkEnd w:id="11519"/>
      <w:bookmarkEnd w:id="11520"/>
      <w:bookmarkEnd w:id="11521"/>
    </w:p>
    <w:p w14:paraId="46F86E2C" w14:textId="77777777" w:rsidR="005D7F2D" w:rsidRPr="00E77497" w:rsidRDefault="005D7F2D" w:rsidP="005D7F2D">
      <w:r w:rsidRPr="00A67AF2">
        <w:t xml:space="preserve">The Number prototype object is </w:t>
      </w:r>
      <w:r>
        <w:t>an ordinary</w:t>
      </w:r>
      <w:r w:rsidRPr="00A67AF2">
        <w:t xml:space="preserve"> object</w:t>
      </w:r>
      <w:r>
        <w:t>.</w:t>
      </w:r>
      <w:r w:rsidRPr="00A67AF2">
        <w:t xml:space="preserve"> </w:t>
      </w:r>
      <w:r>
        <w:t>It is not a Number instance and does not have</w:t>
      </w:r>
      <w:r w:rsidRPr="00E77497">
        <w:t xml:space="preserve"> a [[</w:t>
      </w:r>
      <w:r>
        <w:t>NumberData</w:t>
      </w:r>
      <w:r w:rsidRPr="00E77497">
        <w:t xml:space="preserve">]] internal </w:t>
      </w:r>
      <w:r>
        <w:t xml:space="preserve">data </w:t>
      </w:r>
      <w:r w:rsidRPr="00E77497">
        <w:t>property.</w:t>
      </w:r>
    </w:p>
    <w:p w14:paraId="43A76CFE" w14:textId="77777777" w:rsidR="005D7F2D" w:rsidRPr="00E77497" w:rsidRDefault="005D7F2D" w:rsidP="005D7F2D">
      <w:r w:rsidRPr="00E77497">
        <w:t xml:space="preserve">The value of the [[Prototype]] internal </w:t>
      </w:r>
      <w:r>
        <w:t xml:space="preserve">data </w:t>
      </w:r>
      <w:r w:rsidRPr="00E77497">
        <w:t>property of the Number prototype object is the standard built-in Object prototype object (</w:t>
      </w:r>
      <w:r w:rsidR="003A1B18">
        <w:fldChar w:fldCharType="begin"/>
      </w:r>
      <w:r w:rsidR="003A1B18">
        <w:instrText xml:space="preserve"> REF _Ref360007187 \r \h </w:instrText>
      </w:r>
      <w:r w:rsidR="003A1B18">
        <w:fldChar w:fldCharType="separate"/>
      </w:r>
      <w:r w:rsidR="00D433E8">
        <w:t>19.1.4</w:t>
      </w:r>
      <w:r w:rsidR="003A1B18">
        <w:fldChar w:fldCharType="end"/>
      </w:r>
      <w:r w:rsidRPr="00E77497">
        <w:t>).</w:t>
      </w:r>
    </w:p>
    <w:p w14:paraId="090D3268" w14:textId="77777777" w:rsidR="005D7F2D" w:rsidRPr="00E77497" w:rsidRDefault="005D7F2D" w:rsidP="005D7F2D">
      <w:r w:rsidRPr="00E77497">
        <w:t xml:space="preserve">Unless explicitly stated otherwise, the methods of the Number prototype object defined below are not generic and the </w:t>
      </w:r>
      <w:r w:rsidRPr="00E74C84">
        <w:rPr>
          <w:b/>
          <w:bCs/>
        </w:rPr>
        <w:t>this</w:t>
      </w:r>
      <w:r w:rsidRPr="00E77497">
        <w:t xml:space="preserve"> value passed to them must be either a Number value or an object that has a [[</w:t>
      </w:r>
      <w:r>
        <w:t>NumberData</w:t>
      </w:r>
      <w:r w:rsidRPr="00E77497">
        <w:t xml:space="preserve">]] internal </w:t>
      </w:r>
      <w:r>
        <w:t xml:space="preserve">data </w:t>
      </w:r>
      <w:r w:rsidRPr="00E77497">
        <w:t>property</w:t>
      </w:r>
      <w:r>
        <w:t xml:space="preserve"> that has been initialised to a Number value</w:t>
      </w:r>
      <w:r w:rsidRPr="00E77497">
        <w:t>.</w:t>
      </w:r>
    </w:p>
    <w:p w14:paraId="5A5362FF" w14:textId="77777777" w:rsidR="005D7F2D" w:rsidRDefault="005D7F2D" w:rsidP="005D7F2D">
      <w:r>
        <w:t xml:space="preserve">The abstract operation </w:t>
      </w:r>
      <w:r w:rsidRPr="00B10EE5">
        <w:rPr>
          <w:rFonts w:ascii="Times New Roman" w:hAnsi="Times New Roman"/>
        </w:rPr>
        <w:t>thisNumberValue(</w:t>
      </w:r>
      <w:r w:rsidRPr="00B10EE5">
        <w:rPr>
          <w:rFonts w:ascii="Times New Roman" w:hAnsi="Times New Roman"/>
          <w:i/>
          <w:iCs/>
        </w:rPr>
        <w:t>value</w:t>
      </w:r>
      <w:r w:rsidRPr="00B10EE5">
        <w:rPr>
          <w:rFonts w:ascii="Times New Roman" w:hAnsi="Times New Roman"/>
        </w:rPr>
        <w:t>)</w:t>
      </w:r>
      <w:r>
        <w:t xml:space="preserve"> performs the following steps:</w:t>
      </w:r>
    </w:p>
    <w:p w14:paraId="4C09B8B6" w14:textId="77777777" w:rsidR="005D7F2D" w:rsidRPr="00E77497" w:rsidRDefault="005D7F2D" w:rsidP="005D7F2D">
      <w:pPr>
        <w:pStyle w:val="Alg4"/>
        <w:numPr>
          <w:ilvl w:val="0"/>
          <w:numId w:val="1327"/>
        </w:numPr>
      </w:pPr>
      <w:r>
        <w:t>If Type(</w:t>
      </w:r>
      <w:r w:rsidRPr="00A316EF">
        <w:rPr>
          <w:i/>
          <w:iCs/>
        </w:rPr>
        <w:t>value</w:t>
      </w:r>
      <w:r>
        <w:t xml:space="preserve">) is Number, return </w:t>
      </w:r>
      <w:r>
        <w:rPr>
          <w:i/>
          <w:iCs/>
        </w:rPr>
        <w:t>value</w:t>
      </w:r>
      <w:r w:rsidRPr="00E77497">
        <w:t>.</w:t>
      </w:r>
    </w:p>
    <w:p w14:paraId="2C00036C" w14:textId="77777777" w:rsidR="005D7F2D" w:rsidRPr="00E77497" w:rsidRDefault="005D7F2D" w:rsidP="005D7F2D">
      <w:pPr>
        <w:pStyle w:val="Alg4"/>
        <w:numPr>
          <w:ilvl w:val="0"/>
          <w:numId w:val="1327"/>
        </w:numPr>
      </w:pPr>
      <w:r>
        <w:t>If Type(</w:t>
      </w:r>
      <w:r>
        <w:rPr>
          <w:i/>
          <w:iCs/>
        </w:rPr>
        <w:t>value)</w:t>
      </w:r>
      <w:r>
        <w:t xml:space="preserve"> is Object and </w:t>
      </w:r>
      <w:r>
        <w:rPr>
          <w:i/>
          <w:iCs/>
        </w:rPr>
        <w:t>value</w:t>
      </w:r>
      <w:r>
        <w:t xml:space="preserve"> has a [[NumberData]] internal data property, then</w:t>
      </w:r>
    </w:p>
    <w:p w14:paraId="17900FE4" w14:textId="77777777" w:rsidR="005D7F2D" w:rsidRDefault="005D7F2D" w:rsidP="005D7F2D">
      <w:pPr>
        <w:pStyle w:val="Alg4"/>
        <w:numPr>
          <w:ilvl w:val="1"/>
          <w:numId w:val="1327"/>
        </w:numPr>
      </w:pPr>
      <w:r>
        <w:t xml:space="preserve">Let </w:t>
      </w:r>
      <w:r>
        <w:rPr>
          <w:i/>
          <w:iCs/>
        </w:rPr>
        <w:t>n</w:t>
      </w:r>
      <w:r>
        <w:t xml:space="preserve"> be the value of </w:t>
      </w:r>
      <w:r>
        <w:rPr>
          <w:i/>
          <w:iCs/>
        </w:rPr>
        <w:t>value’s</w:t>
      </w:r>
      <w:r>
        <w:t xml:space="preserve"> [[NumberData]] internal data property.</w:t>
      </w:r>
    </w:p>
    <w:p w14:paraId="0CBE6683" w14:textId="77777777" w:rsidR="005D7F2D" w:rsidRDefault="005D7F2D" w:rsidP="005D7F2D">
      <w:pPr>
        <w:pStyle w:val="Alg4"/>
        <w:numPr>
          <w:ilvl w:val="1"/>
          <w:numId w:val="1327"/>
        </w:numPr>
      </w:pPr>
      <w:r>
        <w:t xml:space="preserve">If </w:t>
      </w:r>
      <w:r>
        <w:rPr>
          <w:i/>
          <w:iCs/>
        </w:rPr>
        <w:t>n</w:t>
      </w:r>
      <w:r>
        <w:t xml:space="preserve"> is not </w:t>
      </w:r>
      <w:r>
        <w:rPr>
          <w:b/>
          <w:bCs/>
        </w:rPr>
        <w:t>undefined</w:t>
      </w:r>
      <w:r>
        <w:t xml:space="preserve">, then return </w:t>
      </w:r>
      <w:r w:rsidRPr="004A18C2">
        <w:rPr>
          <w:i/>
          <w:iCs/>
        </w:rPr>
        <w:t>n</w:t>
      </w:r>
      <w:r>
        <w:t>.</w:t>
      </w:r>
    </w:p>
    <w:p w14:paraId="7F6F6A68" w14:textId="77777777" w:rsidR="005D7F2D" w:rsidRPr="00B07A13" w:rsidRDefault="005D7F2D" w:rsidP="005D7F2D">
      <w:pPr>
        <w:numPr>
          <w:ilvl w:val="0"/>
          <w:numId w:val="132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14:paraId="7052082C" w14:textId="77777777" w:rsidR="005D7F2D" w:rsidRPr="00E77497" w:rsidRDefault="005D7F2D" w:rsidP="005D7F2D">
      <w:r>
        <w:t>T</w:t>
      </w:r>
      <w:r w:rsidRPr="00E77497">
        <w:t xml:space="preserve">he phrase “this Number value” </w:t>
      </w:r>
      <w:r>
        <w:t xml:space="preserve">within the specification of a method refers to the result returned  by calling the abstract operation </w:t>
      </w:r>
      <w:r w:rsidRPr="00B10EE5">
        <w:rPr>
          <w:rFonts w:ascii="Times New Roman" w:hAnsi="Times New Roman"/>
        </w:rPr>
        <w:t>thisNumberValue</w:t>
      </w:r>
      <w:r>
        <w:t xml:space="preserve"> with the </w:t>
      </w:r>
      <w:r w:rsidRPr="00B07A13">
        <w:rPr>
          <w:b/>
          <w:bCs/>
        </w:rPr>
        <w:t>this</w:t>
      </w:r>
      <w:r>
        <w:t xml:space="preserve"> value of the method invocation passed as the argument.</w:t>
      </w:r>
      <w:r w:rsidRPr="00E77497">
        <w:t xml:space="preserve"> </w:t>
      </w:r>
    </w:p>
    <w:p w14:paraId="16106B82" w14:textId="77777777" w:rsidR="00CB7FF5" w:rsidRPr="00640BCB" w:rsidRDefault="00CB7FF5" w:rsidP="00CB7FF5">
      <w:pPr>
        <w:pStyle w:val="40"/>
      </w:pPr>
      <w:r w:rsidRPr="00640BCB">
        <w:t>Number.</w:t>
      </w:r>
      <w:r>
        <w:t>prototype.</w:t>
      </w:r>
      <w:commentRangeStart w:id="11522"/>
      <w:r>
        <w:t>clz</w:t>
      </w:r>
      <w:r w:rsidRPr="00640BCB">
        <w:t xml:space="preserve"> </w:t>
      </w:r>
      <w:commentRangeEnd w:id="11522"/>
      <w:r>
        <w:rPr>
          <w:rStyle w:val="af6"/>
        </w:rPr>
        <w:commentReference w:id="11522"/>
      </w:r>
      <w:r w:rsidRPr="00640BCB">
        <w:t>()</w:t>
      </w:r>
    </w:p>
    <w:p w14:paraId="0EF926E2" w14:textId="77777777" w:rsidR="00CB7FF5" w:rsidRPr="00E77497" w:rsidRDefault="00CB7FF5" w:rsidP="00CB7FF5">
      <w:r w:rsidRPr="00E77497">
        <w:t xml:space="preserve">When </w:t>
      </w:r>
      <w:r>
        <w:rPr>
          <w:rFonts w:ascii="Courier New" w:hAnsi="Courier New"/>
          <w:b/>
        </w:rPr>
        <w:t>Number.prototype.clz</w:t>
      </w:r>
      <w:r w:rsidRPr="00E77497">
        <w:t xml:space="preserve"> is called with one argument </w:t>
      </w:r>
      <w:r>
        <w:rPr>
          <w:rFonts w:ascii="Times New Roman" w:hAnsi="Times New Roman"/>
          <w:i/>
        </w:rPr>
        <w:t>number</w:t>
      </w:r>
      <w:r w:rsidRPr="00E77497">
        <w:t>, the following steps are taken:</w:t>
      </w:r>
    </w:p>
    <w:p w14:paraId="0755589D" w14:textId="77777777" w:rsidR="00CB7FF5" w:rsidRPr="00E77497" w:rsidRDefault="00CB7FF5" w:rsidP="00CB7FF5">
      <w:pPr>
        <w:pStyle w:val="Alg4"/>
        <w:numPr>
          <w:ilvl w:val="0"/>
          <w:numId w:val="1458"/>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70352E76" w14:textId="77777777" w:rsidR="00CB7FF5" w:rsidRPr="00E77497" w:rsidRDefault="00CB7FF5" w:rsidP="00CB7FF5">
      <w:pPr>
        <w:pStyle w:val="Alg4"/>
        <w:numPr>
          <w:ilvl w:val="0"/>
          <w:numId w:val="1458"/>
        </w:numPr>
      </w:pPr>
      <w:r w:rsidRPr="00E77497">
        <w:t xml:space="preserve">Let </w:t>
      </w:r>
      <w:r>
        <w:rPr>
          <w:i/>
        </w:rPr>
        <w:t>n</w:t>
      </w:r>
      <w:r w:rsidRPr="00E77497">
        <w:t xml:space="preserve"> be To</w:t>
      </w:r>
      <w:commentRangeStart w:id="11523"/>
      <w:r>
        <w:t>U</w:t>
      </w:r>
      <w:commentRangeEnd w:id="11523"/>
      <w:r>
        <w:rPr>
          <w:rStyle w:val="af6"/>
          <w:rFonts w:ascii="Arial" w:eastAsia="MS Mincho" w:hAnsi="Arial"/>
          <w:spacing w:val="0"/>
          <w:lang w:eastAsia="ja-JP"/>
        </w:rPr>
        <w:commentReference w:id="11523"/>
      </w:r>
      <w:r>
        <w:t>int32</w:t>
      </w:r>
      <w:r w:rsidRPr="00E77497">
        <w:t>(</w:t>
      </w:r>
      <w:r>
        <w:rPr>
          <w:i/>
        </w:rPr>
        <w:t>x</w:t>
      </w:r>
      <w:r w:rsidRPr="00E77497">
        <w:t>).</w:t>
      </w:r>
    </w:p>
    <w:p w14:paraId="4344643F" w14:textId="77777777" w:rsidR="00CB7FF5" w:rsidRDefault="00CB7FF5" w:rsidP="00CB7FF5">
      <w:pPr>
        <w:pStyle w:val="Alg4"/>
        <w:numPr>
          <w:ilvl w:val="0"/>
          <w:numId w:val="1458"/>
        </w:numPr>
      </w:pPr>
      <w:r>
        <w:t>ReturnIfAbrupt(</w:t>
      </w:r>
      <w:r>
        <w:rPr>
          <w:i/>
        </w:rPr>
        <w:t>n</w:t>
      </w:r>
      <w:r>
        <w:t>).</w:t>
      </w:r>
    </w:p>
    <w:p w14:paraId="31C696A2" w14:textId="77777777" w:rsidR="00CB7FF5" w:rsidRPr="00E77497" w:rsidRDefault="00CB7FF5" w:rsidP="00CB7FF5">
      <w:pPr>
        <w:pStyle w:val="Alg4"/>
        <w:numPr>
          <w:ilvl w:val="0"/>
          <w:numId w:val="1458"/>
        </w:numPr>
      </w:pPr>
      <w:r>
        <w:t xml:space="preserve">Let </w:t>
      </w:r>
      <w:r w:rsidRPr="00E81152">
        <w:rPr>
          <w:i/>
        </w:rPr>
        <w:t>p</w:t>
      </w:r>
      <w:r>
        <w:t xml:space="preserve"> be the number of leading zero bits in the 32-bit binary representation of </w:t>
      </w:r>
      <w:r w:rsidRPr="00E81152">
        <w:rPr>
          <w:i/>
        </w:rPr>
        <w:t>n</w:t>
      </w:r>
      <w:r>
        <w:t>.</w:t>
      </w:r>
    </w:p>
    <w:p w14:paraId="2A8DA536" w14:textId="77777777" w:rsidR="00CB7FF5" w:rsidRPr="001A0D83" w:rsidRDefault="00CB7FF5" w:rsidP="00CB7FF5">
      <w:pPr>
        <w:numPr>
          <w:ilvl w:val="0"/>
          <w:numId w:val="145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p>
    <w:p w14:paraId="1707D2B9" w14:textId="77777777" w:rsidR="00CB7FF5" w:rsidRPr="00640BCB" w:rsidRDefault="00CB7FF5" w:rsidP="00CB7FF5">
      <w:pPr>
        <w:pStyle w:val="Note"/>
      </w:pPr>
      <w:r>
        <w:t xml:space="preserve">NOTE If </w:t>
      </w:r>
      <w:r w:rsidRPr="00E81152">
        <w:rPr>
          <w:rFonts w:ascii="Times New Roman" w:hAnsi="Times New Roman"/>
          <w:i/>
        </w:rPr>
        <w:t>n</w:t>
      </w:r>
      <w:r>
        <w:t xml:space="preserve"> is 0, </w:t>
      </w:r>
      <w:r w:rsidRPr="00E81152">
        <w:rPr>
          <w:rFonts w:ascii="Times New Roman" w:hAnsi="Times New Roman"/>
          <w:i/>
        </w:rPr>
        <w:t>p</w:t>
      </w:r>
      <w:r>
        <w:t xml:space="preserve"> will be 32.  If the most significant bit of the 32-bit binary encoding of </w:t>
      </w:r>
      <w:r w:rsidRPr="00E81152">
        <w:rPr>
          <w:rFonts w:ascii="Times New Roman" w:hAnsi="Times New Roman"/>
          <w:i/>
        </w:rPr>
        <w:t>n</w:t>
      </w:r>
      <w:r>
        <w:t xml:space="preserve"> is 1, </w:t>
      </w:r>
      <w:r w:rsidRPr="00E81152">
        <w:rPr>
          <w:rFonts w:ascii="Times New Roman" w:hAnsi="Times New Roman"/>
          <w:i/>
        </w:rPr>
        <w:t>p</w:t>
      </w:r>
      <w:r>
        <w:t xml:space="preserve"> will be 0.</w:t>
      </w:r>
    </w:p>
    <w:p w14:paraId="222BCF56" w14:textId="77777777" w:rsidR="005D7F2D" w:rsidRPr="00E77497" w:rsidRDefault="005D7F2D" w:rsidP="005D7F2D">
      <w:pPr>
        <w:pStyle w:val="40"/>
      </w:pPr>
      <w:r w:rsidRPr="00E77497">
        <w:t>Number.prototype.constructor</w:t>
      </w:r>
    </w:p>
    <w:p w14:paraId="05BDDEB4" w14:textId="77777777" w:rsidR="005D7F2D" w:rsidRPr="00E77497" w:rsidRDefault="005D7F2D" w:rsidP="005D7F2D">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p>
    <w:p w14:paraId="6015454D" w14:textId="77777777" w:rsidR="00CB7FF5" w:rsidRPr="00E77497" w:rsidRDefault="00CB7FF5" w:rsidP="00CB7FF5">
      <w:pPr>
        <w:pStyle w:val="40"/>
      </w:pPr>
      <w:r w:rsidRPr="00E77497">
        <w:t>Number.prototype.toExponential (fractionDigits)</w:t>
      </w:r>
    </w:p>
    <w:p w14:paraId="2B1097BB" w14:textId="77777777" w:rsidR="00CB7FF5" w:rsidRPr="00E77497" w:rsidRDefault="00CB7FF5" w:rsidP="00CB7FF5">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3699A4F8" w14:textId="77777777" w:rsidR="00CB7FF5" w:rsidRPr="00E77497" w:rsidRDefault="00CB7FF5" w:rsidP="00CB7FF5">
      <w:pPr>
        <w:pStyle w:val="Alg4"/>
        <w:numPr>
          <w:ilvl w:val="0"/>
          <w:numId w:val="240"/>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3F5A953C" w14:textId="77777777" w:rsidR="00CB7FF5" w:rsidRDefault="00CB7FF5" w:rsidP="00CB7FF5">
      <w:pPr>
        <w:pStyle w:val="Alg4"/>
        <w:numPr>
          <w:ilvl w:val="0"/>
          <w:numId w:val="240"/>
        </w:numPr>
      </w:pPr>
      <w:r>
        <w:t>ReturnIfAbrupt(</w:t>
      </w:r>
      <w:r>
        <w:rPr>
          <w:i/>
        </w:rPr>
        <w:t>x</w:t>
      </w:r>
      <w:r>
        <w:t>).</w:t>
      </w:r>
    </w:p>
    <w:p w14:paraId="111C0228" w14:textId="77777777" w:rsidR="00CB7FF5" w:rsidRPr="00E77497" w:rsidRDefault="00CB7FF5" w:rsidP="00CB7FF5">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14:paraId="7A8B6676" w14:textId="77777777" w:rsidR="00CB7FF5" w:rsidRDefault="00CB7FF5" w:rsidP="00CB7FF5">
      <w:pPr>
        <w:pStyle w:val="Alg4"/>
        <w:numPr>
          <w:ilvl w:val="0"/>
          <w:numId w:val="240"/>
        </w:numPr>
      </w:pPr>
      <w:r>
        <w:t xml:space="preserve">Assert: </w:t>
      </w:r>
      <w:r>
        <w:rPr>
          <w:i/>
          <w:iCs/>
        </w:rPr>
        <w:t>f</w:t>
      </w:r>
      <w:r>
        <w:t xml:space="preserve"> is 0,</w:t>
      </w:r>
      <w:r w:rsidRPr="00713BD0">
        <w:t xml:space="preserve"> </w:t>
      </w:r>
      <w:r>
        <w:t xml:space="preserve">when </w:t>
      </w:r>
      <w:r>
        <w:rPr>
          <w:i/>
          <w:iCs/>
        </w:rPr>
        <w:t>fractionDigits</w:t>
      </w:r>
      <w:r>
        <w:t xml:space="preserve"> is </w:t>
      </w:r>
      <w:r>
        <w:rPr>
          <w:b/>
          <w:bCs/>
        </w:rPr>
        <w:t>undefined</w:t>
      </w:r>
      <w:r>
        <w:t>.</w:t>
      </w:r>
    </w:p>
    <w:p w14:paraId="50E6A3F8" w14:textId="77777777" w:rsidR="00CB7FF5" w:rsidRDefault="00CB7FF5" w:rsidP="00CB7FF5">
      <w:pPr>
        <w:pStyle w:val="Alg4"/>
        <w:numPr>
          <w:ilvl w:val="0"/>
          <w:numId w:val="240"/>
        </w:numPr>
      </w:pPr>
      <w:r>
        <w:t>ReturnIfAbrupt(</w:t>
      </w:r>
      <w:r>
        <w:rPr>
          <w:i/>
        </w:rPr>
        <w:t>f</w:t>
      </w:r>
      <w:r>
        <w:t>).</w:t>
      </w:r>
    </w:p>
    <w:p w14:paraId="3B2D3889" w14:textId="77777777" w:rsidR="00CB7FF5" w:rsidRPr="00E77497" w:rsidRDefault="00CB7FF5" w:rsidP="00CB7FF5">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50DEB8A2" w14:textId="77777777" w:rsidR="00CB7FF5" w:rsidRPr="00E77497" w:rsidRDefault="00CB7FF5" w:rsidP="00CB7FF5">
      <w:pPr>
        <w:pStyle w:val="Alg4"/>
        <w:numPr>
          <w:ilvl w:val="0"/>
          <w:numId w:val="240"/>
        </w:numPr>
      </w:pPr>
      <w:r w:rsidRPr="00E77497">
        <w:t xml:space="preserve">Let </w:t>
      </w:r>
      <w:r w:rsidRPr="00E77497">
        <w:rPr>
          <w:i/>
        </w:rPr>
        <w:t>s</w:t>
      </w:r>
      <w:r w:rsidRPr="00E77497">
        <w:t xml:space="preserve"> be the empty String.</w:t>
      </w:r>
    </w:p>
    <w:p w14:paraId="0B5E0907" w14:textId="77777777" w:rsidR="00CB7FF5" w:rsidRPr="00E77497" w:rsidRDefault="00CB7FF5" w:rsidP="00CB7FF5">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14:paraId="318D13C8" w14:textId="77777777" w:rsidR="00CB7FF5" w:rsidRPr="00E77497" w:rsidRDefault="00CB7FF5" w:rsidP="00CB7FF5">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0C3CA904" w14:textId="77777777" w:rsidR="00CB7FF5" w:rsidRPr="00E77497" w:rsidRDefault="00CB7FF5" w:rsidP="00CB7FF5">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14:paraId="0E2CAB43" w14:textId="77777777" w:rsidR="00CB7FF5" w:rsidRPr="006B6D0A" w:rsidRDefault="00CB7FF5" w:rsidP="00CB7FF5">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14:paraId="62B2F4A4" w14:textId="77777777" w:rsidR="00CB7FF5" w:rsidRPr="00A67AF2" w:rsidRDefault="00CB7FF5" w:rsidP="00CB7FF5">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0660267A" w14:textId="77777777" w:rsidR="00CB7FF5" w:rsidRPr="00E77497" w:rsidRDefault="00CB7FF5" w:rsidP="00CB7FF5">
      <w:pPr>
        <w:pStyle w:val="Alg4"/>
        <w:numPr>
          <w:ilvl w:val="0"/>
          <w:numId w:val="240"/>
        </w:numPr>
      </w:pPr>
      <w:r w:rsidRPr="00B820AB">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31B0C334" w14:textId="77777777" w:rsidR="00CB7FF5" w:rsidRPr="00E77497" w:rsidRDefault="00CB7FF5" w:rsidP="00CB7FF5">
      <w:pPr>
        <w:pStyle w:val="Alg4"/>
        <w:numPr>
          <w:ilvl w:val="0"/>
          <w:numId w:val="240"/>
        </w:numPr>
      </w:pPr>
      <w:r w:rsidRPr="00E77497">
        <w:t xml:space="preserve">If </w:t>
      </w:r>
      <w:r w:rsidRPr="00E77497">
        <w:rPr>
          <w:i/>
        </w:rPr>
        <w:t>x</w:t>
      </w:r>
      <w:r w:rsidRPr="00E77497">
        <w:t xml:space="preserve"> = 0, then</w:t>
      </w:r>
    </w:p>
    <w:p w14:paraId="653D7429" w14:textId="77777777" w:rsidR="00CB7FF5" w:rsidRPr="00E77497" w:rsidRDefault="00CB7FF5" w:rsidP="00CB7FF5">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r>
        <w:t>code unit 0x0030</w:t>
      </w:r>
      <w:r w:rsidRPr="00E77497">
        <w:t>.</w:t>
      </w:r>
    </w:p>
    <w:p w14:paraId="019E33AC" w14:textId="77777777" w:rsidR="00CB7FF5" w:rsidRPr="00E77497" w:rsidRDefault="00CB7FF5" w:rsidP="00CB7FF5">
      <w:pPr>
        <w:pStyle w:val="Alg4"/>
        <w:numPr>
          <w:ilvl w:val="1"/>
          <w:numId w:val="240"/>
        </w:numPr>
      </w:pPr>
      <w:r w:rsidRPr="00E77497">
        <w:t xml:space="preserve">Let </w:t>
      </w:r>
      <w:r w:rsidRPr="00E77497">
        <w:rPr>
          <w:i/>
        </w:rPr>
        <w:t>e</w:t>
      </w:r>
      <w:r w:rsidRPr="00E77497">
        <w:t xml:space="preserve"> = 0.</w:t>
      </w:r>
    </w:p>
    <w:p w14:paraId="2D30FABE" w14:textId="77777777" w:rsidR="00CB7FF5" w:rsidRPr="006B6D0A" w:rsidRDefault="00CB7FF5" w:rsidP="00CB7FF5">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r w:rsidRPr="00E77497">
        <w:t>,</w:t>
      </w:r>
    </w:p>
    <w:p w14:paraId="4B1019C6" w14:textId="77777777" w:rsidR="00CB7FF5" w:rsidRPr="00A67AF2" w:rsidRDefault="00CB7FF5" w:rsidP="00CB7FF5">
      <w:pPr>
        <w:pStyle w:val="Alg4"/>
        <w:numPr>
          <w:ilvl w:val="1"/>
          <w:numId w:val="24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14:paraId="43B9A299" w14:textId="77777777" w:rsidR="00CB7FF5" w:rsidRPr="00A67AF2" w:rsidRDefault="00CB7FF5" w:rsidP="00CB7FF5">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439FABB0" w14:textId="77777777" w:rsidR="00CB7FF5" w:rsidRPr="00E77497" w:rsidRDefault="00CB7FF5" w:rsidP="00CB7FF5">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Pr="00A67AF2">
        <w:t>,</w:t>
      </w:r>
      <w:r w:rsidRPr="00E77497" w:rsidDel="00FB0E25">
        <w:t xml:space="preserve"> </w:t>
      </w:r>
    </w:p>
    <w:p w14:paraId="5F8A4C30" w14:textId="77777777" w:rsidR="00CB7FF5" w:rsidRPr="00E77497" w:rsidRDefault="00CB7FF5" w:rsidP="00CB7FF5">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5799B1B1" w14:textId="77777777" w:rsidR="00CB7FF5" w:rsidRPr="00E77497" w:rsidRDefault="00CB7FF5" w:rsidP="00CB7FF5">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3E42AE7D" w14:textId="77777777" w:rsidR="00CB7FF5" w:rsidRPr="006B6D0A" w:rsidRDefault="00CB7FF5" w:rsidP="00CB7FF5">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14:paraId="1F2CCD6D" w14:textId="77777777" w:rsidR="00CB7FF5" w:rsidRPr="00E77497" w:rsidRDefault="00CB7FF5" w:rsidP="00CB7FF5">
      <w:pPr>
        <w:pStyle w:val="Alg4"/>
        <w:numPr>
          <w:ilvl w:val="1"/>
          <w:numId w:val="240"/>
        </w:numPr>
      </w:pPr>
      <w:r w:rsidRPr="006B6D0A">
        <w:t xml:space="preserve">Let </w:t>
      </w:r>
      <w:r w:rsidRPr="00E65A34">
        <w:rPr>
          <w:i/>
        </w:rPr>
        <w:t>a</w:t>
      </w:r>
      <w:r w:rsidRPr="00546435">
        <w:t xml:space="preserve"> be the first </w:t>
      </w:r>
      <w:r>
        <w:t>element</w:t>
      </w:r>
      <w:r w:rsidRPr="00546435">
        <w:t xml:space="preserve">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r>
        <w:t>elements</w:t>
      </w:r>
      <w:r w:rsidRPr="00E77497">
        <w:t xml:space="preserve"> of </w:t>
      </w:r>
      <w:r w:rsidRPr="00E77497">
        <w:rPr>
          <w:i/>
        </w:rPr>
        <w:t>m</w:t>
      </w:r>
      <w:r w:rsidRPr="00E77497">
        <w:t>.</w:t>
      </w:r>
    </w:p>
    <w:p w14:paraId="14D1842D" w14:textId="77777777" w:rsidR="00CB7FF5" w:rsidRPr="00E77497" w:rsidRDefault="00CB7FF5" w:rsidP="00CB7FF5">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44C860F4" w14:textId="77777777" w:rsidR="00CB7FF5" w:rsidRPr="00E77497" w:rsidRDefault="00CB7FF5" w:rsidP="00CB7FF5">
      <w:pPr>
        <w:pStyle w:val="Alg4"/>
        <w:numPr>
          <w:ilvl w:val="0"/>
          <w:numId w:val="240"/>
        </w:numPr>
      </w:pPr>
      <w:r w:rsidRPr="00E77497">
        <w:t xml:space="preserve">If </w:t>
      </w:r>
      <w:r w:rsidRPr="00E77497">
        <w:rPr>
          <w:i/>
        </w:rPr>
        <w:t>e</w:t>
      </w:r>
      <w:r w:rsidRPr="00E77497">
        <w:t xml:space="preserve"> = 0, then </w:t>
      </w:r>
    </w:p>
    <w:p w14:paraId="563C49BB" w14:textId="77777777" w:rsidR="00CB7FF5" w:rsidRPr="00E77497" w:rsidRDefault="00CB7FF5" w:rsidP="00CB7FF5">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14:paraId="61E563A6" w14:textId="77777777" w:rsidR="00CB7FF5" w:rsidRPr="00E77497" w:rsidRDefault="00CB7FF5" w:rsidP="00CB7FF5">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14:paraId="382CB38B" w14:textId="77777777" w:rsidR="00CB7FF5" w:rsidRPr="00E77497" w:rsidRDefault="00CB7FF5" w:rsidP="00CB7FF5">
      <w:pPr>
        <w:pStyle w:val="Alg4"/>
        <w:numPr>
          <w:ilvl w:val="0"/>
          <w:numId w:val="240"/>
        </w:numPr>
      </w:pPr>
      <w:r w:rsidRPr="00E77497">
        <w:t>Else</w:t>
      </w:r>
    </w:p>
    <w:p w14:paraId="25F0A5FA" w14:textId="77777777" w:rsidR="00CB7FF5" w:rsidRPr="00E77497" w:rsidRDefault="00CB7FF5" w:rsidP="00CB7FF5">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1C1C306E" w14:textId="77777777" w:rsidR="00CB7FF5" w:rsidRPr="00E77497" w:rsidRDefault="00CB7FF5" w:rsidP="00CB7FF5">
      <w:pPr>
        <w:pStyle w:val="Alg4"/>
        <w:numPr>
          <w:ilvl w:val="1"/>
          <w:numId w:val="240"/>
        </w:numPr>
      </w:pPr>
      <w:r w:rsidRPr="00E77497">
        <w:t xml:space="preserve">Else </w:t>
      </w:r>
      <w:r w:rsidRPr="00E77497">
        <w:rPr>
          <w:i/>
        </w:rPr>
        <w:t>e</w:t>
      </w:r>
      <w:r w:rsidRPr="00E77497">
        <w:t xml:space="preserve"> ≤ 0,</w:t>
      </w:r>
    </w:p>
    <w:p w14:paraId="007A9FD1" w14:textId="77777777" w:rsidR="00CB7FF5" w:rsidRPr="00E77497" w:rsidRDefault="00CB7FF5" w:rsidP="00CB7FF5">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14:paraId="7B51BCB6" w14:textId="77777777" w:rsidR="00CB7FF5" w:rsidRPr="00E77497" w:rsidRDefault="00CB7FF5" w:rsidP="00CB7FF5">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14:paraId="09C17D45" w14:textId="77777777" w:rsidR="00CB7FF5" w:rsidRPr="00E77497" w:rsidRDefault="00CB7FF5" w:rsidP="00CB7FF5">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5EEF7557" w14:textId="77777777" w:rsidR="00CB7FF5" w:rsidRPr="00E77497" w:rsidRDefault="00CB7FF5" w:rsidP="00CB7FF5">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23756A11" w14:textId="77777777" w:rsidR="00CB7FF5" w:rsidRPr="00E77497" w:rsidRDefault="00CB7FF5" w:rsidP="00CB7FF5">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6A72D162" w14:textId="77777777" w:rsidR="00CB7FF5" w:rsidRPr="00E77497" w:rsidRDefault="00CB7FF5" w:rsidP="00CB7FF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51D79A2E" w14:textId="77777777" w:rsidR="00CB7FF5" w:rsidRPr="00E77497" w:rsidRDefault="00CB7FF5" w:rsidP="00CB7FF5">
      <w:r w:rsidRPr="00E77497">
        <w:t xml:space="preserve">If the </w:t>
      </w:r>
      <w:r w:rsidRPr="00E77497">
        <w:rPr>
          <w:rFonts w:ascii="Courier New" w:hAnsi="Courier New"/>
          <w:b/>
        </w:rPr>
        <w:t>toExponential</w:t>
      </w:r>
      <w:r w:rsidRPr="00E77497">
        <w:t xml:space="preserve"> method is called with more than one argument, then the behaviour is undefined (see clause </w:t>
      </w:r>
      <w:ins w:id="11524" w:author="Rev 19 Allen Wirfs-Brock" w:date="2013-09-27T10:52:00Z">
        <w:r w:rsidR="00C36B1B">
          <w:fldChar w:fldCharType="begin"/>
        </w:r>
        <w:r w:rsidR="00C36B1B">
          <w:instrText xml:space="preserve"> REF _Ref368042486 \r \h </w:instrText>
        </w:r>
      </w:ins>
      <w:r w:rsidR="00C36B1B">
        <w:fldChar w:fldCharType="separate"/>
      </w:r>
      <w:ins w:id="11525" w:author="Rev 19 Allen Wirfs-Brock" w:date="2013-09-27T13:22:00Z">
        <w:r w:rsidR="00D433E8">
          <w:t>17</w:t>
        </w:r>
      </w:ins>
      <w:ins w:id="11526" w:author="Rev 19 Allen Wirfs-Brock" w:date="2013-09-27T10:52:00Z">
        <w:r w:rsidR="00C36B1B">
          <w:fldChar w:fldCharType="end"/>
        </w:r>
      </w:ins>
      <w:del w:id="11527" w:author="Rev 19 Allen Wirfs-Brock" w:date="2013-09-27T10:52:00Z">
        <w:r w:rsidRPr="00E77497" w:rsidDel="00C36B1B">
          <w:delText>15</w:delText>
        </w:r>
      </w:del>
      <w:r w:rsidRPr="00E77497">
        <w:t>).</w:t>
      </w:r>
    </w:p>
    <w:p w14:paraId="5742C108" w14:textId="77777777" w:rsidR="00CB7FF5" w:rsidRPr="00E77497" w:rsidRDefault="00CB7FF5" w:rsidP="00CB7FF5">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36F44672" w14:textId="77777777" w:rsidR="00CB7FF5" w:rsidRPr="00E77497" w:rsidRDefault="00CB7FF5" w:rsidP="00CB7FF5">
      <w:pPr>
        <w:pStyle w:val="Note"/>
        <w:spacing w:after="120"/>
      </w:pPr>
      <w:r w:rsidRPr="00E77497">
        <w:t>NOTE</w:t>
      </w:r>
      <w:r w:rsidRPr="00E77497">
        <w:tab/>
        <w:t xml:space="preserve">For implementations that provide more accurate conversions than required by the rules above, it is recommended that the following alternative version of step </w:t>
      </w:r>
      <w:del w:id="11528" w:author="Rev 19 Allen Wirfs-Brock" w:date="2013-09-27T10:52:00Z">
        <w:r w:rsidRPr="00E77497" w:rsidDel="00C36B1B">
          <w:delText>9</w:delText>
        </w:r>
      </w:del>
      <w:ins w:id="11529" w:author="Rev 19 Allen Wirfs-Brock" w:date="2013-09-27T10:52:00Z">
        <w:r w:rsidR="00C36B1B">
          <w:t>12</w:t>
        </w:r>
      </w:ins>
      <w:r w:rsidRPr="00E77497">
        <w:t>.b.i be used as a guideline:</w:t>
      </w:r>
    </w:p>
    <w:p w14:paraId="543F4487" w14:textId="77777777" w:rsidR="00CB7FF5" w:rsidRPr="00A67AF2" w:rsidRDefault="00CB7FF5" w:rsidP="00CB7FF5">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1A34C2F7" w14:textId="77777777" w:rsidR="00CB7FF5" w:rsidRPr="00E77497" w:rsidRDefault="00CB7FF5" w:rsidP="00CB7FF5">
      <w:pPr>
        <w:pStyle w:val="40"/>
      </w:pPr>
      <w:r w:rsidRPr="00E77497">
        <w:t>Number.prototype.toFixed (fractionDigits)</w:t>
      </w:r>
    </w:p>
    <w:p w14:paraId="752841FD" w14:textId="77777777" w:rsidR="00CB7FF5" w:rsidRDefault="00CB7FF5" w:rsidP="00CB7FF5">
      <w:pPr>
        <w:pStyle w:val="Note"/>
      </w:pPr>
      <w:r>
        <w:t>Note</w:t>
      </w:r>
      <w:r>
        <w:tab/>
      </w:r>
      <w:r w:rsidRPr="00B10EE5">
        <w:rPr>
          <w:rFonts w:ascii="Times New Roman" w:hAnsi="Times New Roman"/>
          <w:b/>
          <w:bCs/>
        </w:rPr>
        <w:t>toFixed</w:t>
      </w:r>
      <w:r>
        <w:t xml:space="preserve"> r</w:t>
      </w:r>
      <w:r w:rsidRPr="00E77497">
        <w:t>eturn</w:t>
      </w:r>
      <w:r>
        <w:t>s</w:t>
      </w:r>
      <w:r w:rsidRPr="00E77497">
        <w:t xml:space="preserve">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w:t>
      </w:r>
    </w:p>
    <w:p w14:paraId="247872F5" w14:textId="77777777" w:rsidR="00CB7FF5" w:rsidRPr="00E77497" w:rsidRDefault="00CB7FF5" w:rsidP="00CB7FF5">
      <w:r>
        <w:t>The following steps are performed</w:t>
      </w:r>
      <w:r w:rsidRPr="00E77497">
        <w:t>:</w:t>
      </w:r>
    </w:p>
    <w:p w14:paraId="3BDEF825" w14:textId="77777777" w:rsidR="00CB7FF5" w:rsidRPr="00E77497" w:rsidRDefault="00CB7FF5" w:rsidP="00CB7FF5">
      <w:pPr>
        <w:pStyle w:val="Alg4"/>
        <w:numPr>
          <w:ilvl w:val="0"/>
          <w:numId w:val="1316"/>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73E286CB" w14:textId="77777777" w:rsidR="00CB7FF5" w:rsidRDefault="00CB7FF5" w:rsidP="00CB7FF5">
      <w:pPr>
        <w:pStyle w:val="Alg4"/>
        <w:numPr>
          <w:ilvl w:val="0"/>
          <w:numId w:val="1316"/>
        </w:numPr>
      </w:pPr>
      <w:r>
        <w:t>ReturnIfAbrupt(</w:t>
      </w:r>
      <w:r>
        <w:rPr>
          <w:i/>
        </w:rPr>
        <w:t>x</w:t>
      </w:r>
      <w:r>
        <w:t>).</w:t>
      </w:r>
    </w:p>
    <w:p w14:paraId="545A1467" w14:textId="77777777" w:rsidR="00CB7FF5" w:rsidRPr="00E77497" w:rsidRDefault="00CB7FF5" w:rsidP="00CB7FF5">
      <w:pPr>
        <w:pStyle w:val="Alg4"/>
        <w:numPr>
          <w:ilvl w:val="0"/>
          <w:numId w:val="1316"/>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1ECD9A99" w14:textId="77777777" w:rsidR="00CB7FF5" w:rsidRDefault="00CB7FF5" w:rsidP="00CB7FF5">
      <w:pPr>
        <w:pStyle w:val="Alg4"/>
        <w:numPr>
          <w:ilvl w:val="0"/>
          <w:numId w:val="1316"/>
        </w:numPr>
      </w:pPr>
      <w:r>
        <w:t>ReturnIfAbrupt(</w:t>
      </w:r>
      <w:r>
        <w:rPr>
          <w:i/>
        </w:rPr>
        <w:t>f</w:t>
      </w:r>
      <w:r>
        <w:t>).</w:t>
      </w:r>
    </w:p>
    <w:p w14:paraId="50B097A1" w14:textId="77777777" w:rsidR="00CB7FF5" w:rsidRPr="00E77497" w:rsidRDefault="00CB7FF5" w:rsidP="00CB7FF5">
      <w:pPr>
        <w:pStyle w:val="Alg4"/>
        <w:numPr>
          <w:ilvl w:val="0"/>
          <w:numId w:val="1316"/>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21B5D03C" w14:textId="77777777" w:rsidR="00CB7FF5" w:rsidRPr="00E77497" w:rsidRDefault="00CB7FF5" w:rsidP="00CB7FF5">
      <w:pPr>
        <w:pStyle w:val="Alg4"/>
        <w:numPr>
          <w:ilvl w:val="0"/>
          <w:numId w:val="1316"/>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570251FB" w14:textId="77777777" w:rsidR="00CB7FF5" w:rsidRPr="00E77497" w:rsidRDefault="00CB7FF5" w:rsidP="00CB7FF5">
      <w:pPr>
        <w:pStyle w:val="Alg4"/>
        <w:numPr>
          <w:ilvl w:val="0"/>
          <w:numId w:val="1316"/>
        </w:numPr>
      </w:pPr>
      <w:r w:rsidRPr="00E77497">
        <w:t xml:space="preserve">Let </w:t>
      </w:r>
      <w:r w:rsidRPr="00E77497">
        <w:rPr>
          <w:i/>
        </w:rPr>
        <w:t>s</w:t>
      </w:r>
      <w:r w:rsidRPr="00E77497">
        <w:t xml:space="preserve"> be the empty String.</w:t>
      </w:r>
    </w:p>
    <w:p w14:paraId="0F0FEF44" w14:textId="77777777" w:rsidR="00CB7FF5" w:rsidRPr="00E77497" w:rsidRDefault="00CB7FF5" w:rsidP="00CB7FF5">
      <w:pPr>
        <w:pStyle w:val="Alg4"/>
        <w:numPr>
          <w:ilvl w:val="0"/>
          <w:numId w:val="1316"/>
        </w:numPr>
      </w:pPr>
      <w:r w:rsidRPr="00E77497">
        <w:t xml:space="preserve">If </w:t>
      </w:r>
      <w:r w:rsidRPr="00E77497">
        <w:rPr>
          <w:i/>
        </w:rPr>
        <w:t>x</w:t>
      </w:r>
      <w:r w:rsidRPr="00E77497">
        <w:t xml:space="preserve"> &lt; 0, then</w:t>
      </w:r>
    </w:p>
    <w:p w14:paraId="715AB873" w14:textId="77777777" w:rsidR="00CB7FF5" w:rsidRPr="00E77497" w:rsidRDefault="00CB7FF5" w:rsidP="00CB7FF5">
      <w:pPr>
        <w:pStyle w:val="Alg4"/>
        <w:numPr>
          <w:ilvl w:val="1"/>
          <w:numId w:val="1316"/>
        </w:numPr>
      </w:pPr>
      <w:r w:rsidRPr="00E77497">
        <w:t xml:space="preserve">Let </w:t>
      </w:r>
      <w:r w:rsidRPr="008300E9">
        <w:rPr>
          <w:i/>
          <w:iCs/>
        </w:rPr>
        <w:t>s</w:t>
      </w:r>
      <w:r w:rsidRPr="00E77497">
        <w:t xml:space="preserve"> be "</w:t>
      </w:r>
      <w:r w:rsidRPr="00E77497">
        <w:rPr>
          <w:rFonts w:ascii="Courier New" w:hAnsi="Courier New" w:cs="Courier New"/>
          <w:b/>
        </w:rPr>
        <w:t>-</w:t>
      </w:r>
      <w:r w:rsidRPr="00E77497">
        <w:t>".</w:t>
      </w:r>
    </w:p>
    <w:p w14:paraId="40630F2F" w14:textId="77777777" w:rsidR="00CB7FF5" w:rsidRPr="00E77497" w:rsidRDefault="00CB7FF5" w:rsidP="00CB7FF5">
      <w:pPr>
        <w:pStyle w:val="Alg4"/>
        <w:numPr>
          <w:ilvl w:val="1"/>
          <w:numId w:val="1316"/>
        </w:numPr>
      </w:pPr>
      <w:r w:rsidRPr="00E77497">
        <w:t xml:space="preserve">Let </w:t>
      </w:r>
      <w:r w:rsidRPr="008300E9">
        <w:rPr>
          <w:i/>
          <w:iCs/>
        </w:rPr>
        <w:t>x</w:t>
      </w:r>
      <w:r w:rsidRPr="00E77497">
        <w:t xml:space="preserve"> = –</w:t>
      </w:r>
      <w:r w:rsidRPr="008300E9">
        <w:rPr>
          <w:i/>
          <w:iCs/>
        </w:rPr>
        <w:t>x</w:t>
      </w:r>
      <w:r w:rsidRPr="00E77497">
        <w:t>.</w:t>
      </w:r>
    </w:p>
    <w:p w14:paraId="334A5E35" w14:textId="77777777" w:rsidR="00CB7FF5" w:rsidRPr="00E65A34" w:rsidRDefault="00CB7FF5" w:rsidP="00CB7FF5">
      <w:pPr>
        <w:pStyle w:val="Alg4"/>
        <w:numPr>
          <w:ilvl w:val="0"/>
          <w:numId w:val="1316"/>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470CF2D1" w14:textId="77777777" w:rsidR="00CB7FF5" w:rsidRPr="00B820AB" w:rsidRDefault="00CB7FF5" w:rsidP="00CB7FF5">
      <w:pPr>
        <w:pStyle w:val="Alg4"/>
        <w:numPr>
          <w:ilvl w:val="1"/>
          <w:numId w:val="1316"/>
        </w:numPr>
      </w:pPr>
      <w:r w:rsidRPr="00546435">
        <w:t xml:space="preserve">Let </w:t>
      </w:r>
      <w:r w:rsidRPr="00A67AF2">
        <w:rPr>
          <w:i/>
        </w:rPr>
        <w:t>m</w:t>
      </w:r>
      <w:r w:rsidRPr="00A67AF2">
        <w:t xml:space="preserve"> = ToString(</w:t>
      </w:r>
      <w:r w:rsidRPr="00A67AF2">
        <w:rPr>
          <w:i/>
        </w:rPr>
        <w:t>x</w:t>
      </w:r>
      <w:r w:rsidRPr="00B820AB">
        <w:t>).</w:t>
      </w:r>
    </w:p>
    <w:p w14:paraId="56CC146A" w14:textId="77777777" w:rsidR="00CB7FF5" w:rsidRPr="00E77497" w:rsidRDefault="00CB7FF5" w:rsidP="00CB7FF5">
      <w:pPr>
        <w:pStyle w:val="Alg4"/>
        <w:numPr>
          <w:ilvl w:val="0"/>
          <w:numId w:val="1316"/>
        </w:numPr>
        <w:spacing w:after="220"/>
        <w:contextualSpacing/>
      </w:pPr>
      <w:r w:rsidRPr="00675B74">
        <w:t xml:space="preserve">Else </w:t>
      </w:r>
      <w:r w:rsidRPr="00E77497">
        <w:rPr>
          <w:i/>
        </w:rPr>
        <w:t>x</w:t>
      </w:r>
      <w:r w:rsidRPr="00E77497">
        <w:t xml:space="preserve"> &lt; 10</w:t>
      </w:r>
      <w:r w:rsidRPr="00E77497">
        <w:rPr>
          <w:vertAlign w:val="superscript"/>
        </w:rPr>
        <w:t>21</w:t>
      </w:r>
      <w:r w:rsidRPr="00675B74">
        <w:t>,</w:t>
      </w:r>
    </w:p>
    <w:p w14:paraId="6E381433" w14:textId="77777777" w:rsidR="00CB7FF5" w:rsidRPr="00E77497" w:rsidRDefault="00CB7FF5" w:rsidP="00CB7FF5">
      <w:pPr>
        <w:pStyle w:val="Alg4"/>
        <w:numPr>
          <w:ilvl w:val="1"/>
          <w:numId w:val="1316"/>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786BE5BB" w14:textId="77777777" w:rsidR="00CB7FF5" w:rsidRPr="00E77497" w:rsidRDefault="00CB7FF5" w:rsidP="00CB7FF5">
      <w:pPr>
        <w:pStyle w:val="Alg4"/>
        <w:numPr>
          <w:ilvl w:val="1"/>
          <w:numId w:val="1316"/>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5E5924DA" w14:textId="77777777" w:rsidR="00CB7FF5" w:rsidRPr="006B6D0A" w:rsidRDefault="00CB7FF5" w:rsidP="00CB7FF5">
      <w:pPr>
        <w:pStyle w:val="Alg4"/>
        <w:numPr>
          <w:ilvl w:val="1"/>
          <w:numId w:val="1316"/>
        </w:numPr>
      </w:pPr>
      <w:r w:rsidRPr="00E77497">
        <w:t xml:space="preserve">If </w:t>
      </w:r>
      <w:r w:rsidRPr="00E77497">
        <w:rPr>
          <w:i/>
        </w:rPr>
        <w:t>f</w:t>
      </w:r>
      <w:r w:rsidRPr="00E77497">
        <w:t xml:space="preserve"> </w:t>
      </w:r>
      <w:r w:rsidRPr="006B6D0A">
        <w:sym w:font="Symbol" w:char="F0B9"/>
      </w:r>
      <w:r w:rsidRPr="006B6D0A">
        <w:t xml:space="preserve"> 0, then</w:t>
      </w:r>
    </w:p>
    <w:p w14:paraId="1CE7AB05" w14:textId="77777777" w:rsidR="00CB7FF5" w:rsidRPr="00A67AF2" w:rsidRDefault="00CB7FF5" w:rsidP="00CB7FF5">
      <w:pPr>
        <w:pStyle w:val="Alg4"/>
        <w:numPr>
          <w:ilvl w:val="2"/>
          <w:numId w:val="1316"/>
        </w:numPr>
      </w:pPr>
      <w:r w:rsidRPr="006B6D0A">
        <w:t xml:space="preserve">Let </w:t>
      </w:r>
      <w:r w:rsidRPr="00E65A34">
        <w:rPr>
          <w:i/>
        </w:rPr>
        <w:t>k</w:t>
      </w:r>
      <w:r w:rsidRPr="00546435">
        <w:t xml:space="preserve"> </w:t>
      </w:r>
      <w:r w:rsidRPr="00A67AF2">
        <w:t xml:space="preserve">be the number of </w:t>
      </w:r>
      <w:r>
        <w:t>elements</w:t>
      </w:r>
      <w:r w:rsidRPr="00A67AF2">
        <w:t xml:space="preserve"> in </w:t>
      </w:r>
      <w:r w:rsidRPr="00A67AF2">
        <w:rPr>
          <w:i/>
        </w:rPr>
        <w:t>m</w:t>
      </w:r>
      <w:r w:rsidRPr="00A67AF2">
        <w:t>.</w:t>
      </w:r>
    </w:p>
    <w:p w14:paraId="7E98A0E6" w14:textId="77777777" w:rsidR="00CB7FF5" w:rsidRPr="00E77497" w:rsidRDefault="00CB7FF5" w:rsidP="00CB7FF5">
      <w:pPr>
        <w:pStyle w:val="Alg4"/>
        <w:numPr>
          <w:ilvl w:val="2"/>
          <w:numId w:val="1316"/>
        </w:numPr>
      </w:pPr>
      <w:r w:rsidRPr="00B820AB">
        <w:t xml:space="preserve">If </w:t>
      </w:r>
      <w:r w:rsidRPr="00675B74">
        <w:rPr>
          <w:i/>
        </w:rPr>
        <w:t>k</w:t>
      </w:r>
      <w:r w:rsidRPr="00E77497">
        <w:t xml:space="preserve"> ≤ </w:t>
      </w:r>
      <w:r w:rsidRPr="00E77497">
        <w:rPr>
          <w:i/>
        </w:rPr>
        <w:t>f</w:t>
      </w:r>
      <w:r w:rsidRPr="00E77497">
        <w:t>, then</w:t>
      </w:r>
    </w:p>
    <w:p w14:paraId="40619FB3" w14:textId="77777777" w:rsidR="00CB7FF5" w:rsidRPr="00E77497" w:rsidRDefault="00CB7FF5" w:rsidP="00CB7FF5">
      <w:pPr>
        <w:pStyle w:val="Alg4"/>
        <w:numPr>
          <w:ilvl w:val="3"/>
          <w:numId w:val="1316"/>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r>
        <w:t>code unit 0x0030</w:t>
      </w:r>
      <w:r w:rsidRPr="00E77497">
        <w:t>.</w:t>
      </w:r>
    </w:p>
    <w:p w14:paraId="7C387183" w14:textId="77777777" w:rsidR="00CB7FF5" w:rsidRPr="00E77497" w:rsidRDefault="00CB7FF5" w:rsidP="00CB7FF5">
      <w:pPr>
        <w:pStyle w:val="Alg4"/>
        <w:numPr>
          <w:ilvl w:val="3"/>
          <w:numId w:val="1316"/>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1C67A67A" w14:textId="77777777" w:rsidR="00CB7FF5" w:rsidRPr="00E77497" w:rsidRDefault="00CB7FF5" w:rsidP="00CB7FF5">
      <w:pPr>
        <w:pStyle w:val="Alg4"/>
        <w:numPr>
          <w:ilvl w:val="3"/>
          <w:numId w:val="1316"/>
        </w:numPr>
      </w:pPr>
      <w:r w:rsidRPr="00E77497">
        <w:t xml:space="preserve">Let </w:t>
      </w:r>
      <w:r w:rsidRPr="00E77497">
        <w:rPr>
          <w:i/>
        </w:rPr>
        <w:t>k</w:t>
      </w:r>
      <w:r w:rsidRPr="00E77497">
        <w:t xml:space="preserve"> = </w:t>
      </w:r>
      <w:r w:rsidRPr="00E77497">
        <w:rPr>
          <w:i/>
        </w:rPr>
        <w:t xml:space="preserve">f </w:t>
      </w:r>
      <w:r w:rsidRPr="00E77497">
        <w:t>+ 1.</w:t>
      </w:r>
    </w:p>
    <w:p w14:paraId="4F6A61C6" w14:textId="77777777" w:rsidR="00CB7FF5" w:rsidRPr="00E77497" w:rsidRDefault="00CB7FF5" w:rsidP="00CB7FF5">
      <w:pPr>
        <w:pStyle w:val="Alg4"/>
        <w:numPr>
          <w:ilvl w:val="2"/>
          <w:numId w:val="1316"/>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r>
        <w:t>elements</w:t>
      </w:r>
      <w:r w:rsidRPr="00E77497">
        <w:t xml:space="preserve">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r>
        <w:t>elements</w:t>
      </w:r>
      <w:r w:rsidRPr="00E77497">
        <w:t xml:space="preserve"> of </w:t>
      </w:r>
      <w:r w:rsidRPr="00E77497">
        <w:rPr>
          <w:i/>
        </w:rPr>
        <w:t>m</w:t>
      </w:r>
      <w:r w:rsidRPr="00E77497">
        <w:t>.</w:t>
      </w:r>
    </w:p>
    <w:p w14:paraId="3F35BF66" w14:textId="77777777" w:rsidR="00CB7FF5" w:rsidRPr="00E77497" w:rsidRDefault="00CB7FF5" w:rsidP="00CB7FF5">
      <w:pPr>
        <w:pStyle w:val="Alg4"/>
        <w:numPr>
          <w:ilvl w:val="2"/>
          <w:numId w:val="1316"/>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0BFC7710" w14:textId="77777777" w:rsidR="00CB7FF5" w:rsidRPr="00E77497" w:rsidRDefault="00CB7FF5" w:rsidP="00CB7FF5">
      <w:pPr>
        <w:pStyle w:val="Alg4"/>
        <w:numPr>
          <w:ilvl w:val="0"/>
          <w:numId w:val="1316"/>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6F704D78" w14:textId="77777777" w:rsidR="00CB7FF5" w:rsidRPr="00E77497" w:rsidRDefault="00CB7FF5" w:rsidP="00CB7FF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4258D853" w14:textId="77777777" w:rsidR="00CB7FF5" w:rsidRPr="00E77497" w:rsidRDefault="00CB7FF5" w:rsidP="00CB7FF5">
      <w:r w:rsidRPr="00E77497">
        <w:t xml:space="preserve">If the </w:t>
      </w:r>
      <w:r w:rsidRPr="00E77497">
        <w:rPr>
          <w:rFonts w:ascii="Courier New" w:hAnsi="Courier New"/>
          <w:b/>
        </w:rPr>
        <w:t>toFixed</w:t>
      </w:r>
      <w:r w:rsidRPr="00E77497">
        <w:t xml:space="preserve"> method is called with more than one argument, then the behaviour is undefined (see clause </w:t>
      </w:r>
      <w:ins w:id="11530" w:author="Rev 19 Allen Wirfs-Brock" w:date="2013-09-27T10:53:00Z">
        <w:r w:rsidR="00C36B1B">
          <w:fldChar w:fldCharType="begin"/>
        </w:r>
        <w:r w:rsidR="00C36B1B">
          <w:instrText xml:space="preserve"> REF _Ref368042530 \r \h </w:instrText>
        </w:r>
      </w:ins>
      <w:r w:rsidR="00C36B1B">
        <w:fldChar w:fldCharType="separate"/>
      </w:r>
      <w:ins w:id="11531" w:author="Rev 19 Allen Wirfs-Brock" w:date="2013-09-27T13:22:00Z">
        <w:r w:rsidR="00D433E8">
          <w:t>17</w:t>
        </w:r>
      </w:ins>
      <w:ins w:id="11532" w:author="Rev 19 Allen Wirfs-Brock" w:date="2013-09-27T10:53:00Z">
        <w:r w:rsidR="00C36B1B">
          <w:fldChar w:fldCharType="end"/>
        </w:r>
      </w:ins>
      <w:del w:id="11533" w:author="Rev 19 Allen Wirfs-Brock" w:date="2013-09-27T10:53:00Z">
        <w:r w:rsidRPr="00E77497" w:rsidDel="00C36B1B">
          <w:delText>15</w:delText>
        </w:r>
      </w:del>
      <w:r w:rsidRPr="00E77497">
        <w:t>).</w:t>
      </w:r>
    </w:p>
    <w:p w14:paraId="656FB8FF" w14:textId="77777777" w:rsidR="00CB7FF5" w:rsidRPr="00E77497" w:rsidRDefault="00CB7FF5" w:rsidP="00CB7FF5">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0A190E78" w14:textId="77777777" w:rsidR="00CB7FF5" w:rsidRPr="00E77497" w:rsidRDefault="00CB7FF5" w:rsidP="00CB7FF5">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7E4CC06C" w14:textId="77777777" w:rsidR="00CB7FF5" w:rsidRPr="00E77497" w:rsidRDefault="00CB7FF5" w:rsidP="00CB7FF5">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617EDD3A" w14:textId="77777777" w:rsidR="005D7F2D" w:rsidRPr="00E77497" w:rsidRDefault="005D7F2D" w:rsidP="005D7F2D">
      <w:pPr>
        <w:pStyle w:val="40"/>
      </w:pPr>
      <w:r w:rsidRPr="00E77497">
        <w:t>Number.prototype.toLocaleString()</w:t>
      </w:r>
    </w:p>
    <w:p w14:paraId="5AF9ECC9" w14:textId="77777777" w:rsidR="005D7F2D" w:rsidRPr="00E77497" w:rsidRDefault="005D7F2D" w:rsidP="005D7F2D">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40FDB861" w14:textId="77777777" w:rsidR="005D7F2D" w:rsidRPr="00E77497" w:rsidRDefault="005D7F2D" w:rsidP="005D7F2D">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60974784" w14:textId="77777777" w:rsidR="005D7F2D" w:rsidRPr="00B820AB" w:rsidRDefault="005D7F2D" w:rsidP="005D7F2D">
      <w:pPr>
        <w:pStyle w:val="40"/>
      </w:pPr>
      <w:r w:rsidRPr="00B820AB">
        <w:t>Number.prototype.toPrecision (precision)</w:t>
      </w:r>
    </w:p>
    <w:p w14:paraId="269F6A79" w14:textId="77777777" w:rsidR="005D7F2D" w:rsidRPr="00E77497" w:rsidRDefault="005D7F2D" w:rsidP="005D7F2D">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w:t>
      </w:r>
      <w:r w:rsidR="00386020">
        <w:fldChar w:fldCharType="begin"/>
      </w:r>
      <w:r w:rsidR="00386020">
        <w:instrText xml:space="preserve"> REF _Ref366083774 \r \h </w:instrText>
      </w:r>
      <w:r w:rsidR="00386020">
        <w:fldChar w:fldCharType="separate"/>
      </w:r>
      <w:r w:rsidR="00D433E8">
        <w:t>7.1.8</w:t>
      </w:r>
      <w:r w:rsidR="00386020">
        <w:fldChar w:fldCharType="end"/>
      </w:r>
      <w:r w:rsidRPr="00E77497">
        <w:t>) instead. Specifically, perform the following steps:</w:t>
      </w:r>
    </w:p>
    <w:p w14:paraId="4CC45D6D" w14:textId="77777777" w:rsidR="005D7F2D" w:rsidRPr="00E77497" w:rsidRDefault="005D7F2D" w:rsidP="005D7F2D">
      <w:pPr>
        <w:pStyle w:val="Alg4"/>
        <w:numPr>
          <w:ilvl w:val="0"/>
          <w:numId w:val="242"/>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244104A7" w14:textId="77777777" w:rsidR="005D7F2D" w:rsidRDefault="005D7F2D" w:rsidP="005D7F2D">
      <w:pPr>
        <w:pStyle w:val="Alg4"/>
        <w:numPr>
          <w:ilvl w:val="0"/>
          <w:numId w:val="242"/>
        </w:numPr>
      </w:pPr>
      <w:r>
        <w:t>ReturnIfAbrupt(</w:t>
      </w:r>
      <w:r>
        <w:rPr>
          <w:i/>
        </w:rPr>
        <w:t>x</w:t>
      </w:r>
      <w:r>
        <w:t>).</w:t>
      </w:r>
    </w:p>
    <w:p w14:paraId="6D5C3D47" w14:textId="77777777" w:rsidR="005D7F2D" w:rsidRPr="00E77497" w:rsidRDefault="005D7F2D" w:rsidP="005D7F2D">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06A7B8FE" w14:textId="77777777" w:rsidR="005D7F2D" w:rsidRPr="00E77497" w:rsidRDefault="005D7F2D" w:rsidP="005D7F2D">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14:paraId="6B70A6D6" w14:textId="77777777" w:rsidR="005D7F2D" w:rsidRDefault="005D7F2D" w:rsidP="005D7F2D">
      <w:pPr>
        <w:pStyle w:val="Alg4"/>
        <w:numPr>
          <w:ilvl w:val="0"/>
          <w:numId w:val="242"/>
        </w:numPr>
      </w:pPr>
      <w:r>
        <w:t>ReturnIfAbrupt(</w:t>
      </w:r>
      <w:r>
        <w:rPr>
          <w:i/>
        </w:rPr>
        <w:t>p</w:t>
      </w:r>
      <w:r>
        <w:t>).</w:t>
      </w:r>
    </w:p>
    <w:p w14:paraId="5BBD5348" w14:textId="77777777" w:rsidR="005D7F2D" w:rsidRPr="00E77497" w:rsidRDefault="005D7F2D" w:rsidP="005D7F2D">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0930CE98" w14:textId="77777777" w:rsidR="005D7F2D" w:rsidRPr="00E77497" w:rsidRDefault="005D7F2D" w:rsidP="005D7F2D">
      <w:pPr>
        <w:pStyle w:val="Alg4"/>
        <w:numPr>
          <w:ilvl w:val="0"/>
          <w:numId w:val="242"/>
        </w:numPr>
      </w:pPr>
      <w:r w:rsidRPr="00E77497">
        <w:t xml:space="preserve">Let </w:t>
      </w:r>
      <w:r w:rsidRPr="00E77497">
        <w:rPr>
          <w:i/>
        </w:rPr>
        <w:t>s</w:t>
      </w:r>
      <w:r w:rsidRPr="00E77497">
        <w:t xml:space="preserve"> be the empty String.</w:t>
      </w:r>
    </w:p>
    <w:p w14:paraId="3072641A" w14:textId="77777777" w:rsidR="005D7F2D" w:rsidRPr="00E77497" w:rsidRDefault="005D7F2D" w:rsidP="005D7F2D">
      <w:pPr>
        <w:pStyle w:val="Alg4"/>
        <w:numPr>
          <w:ilvl w:val="0"/>
          <w:numId w:val="242"/>
        </w:numPr>
      </w:pPr>
      <w:r w:rsidRPr="00E77497">
        <w:t xml:space="preserve">If </w:t>
      </w:r>
      <w:r w:rsidRPr="00E77497">
        <w:rPr>
          <w:i/>
        </w:rPr>
        <w:t>x</w:t>
      </w:r>
      <w:r w:rsidRPr="00E77497">
        <w:t xml:space="preserve"> &lt; 0, then</w:t>
      </w:r>
    </w:p>
    <w:p w14:paraId="2F770CD8" w14:textId="77777777" w:rsidR="005D7F2D" w:rsidRPr="00E77497" w:rsidRDefault="005D7F2D" w:rsidP="005D7F2D">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05347451" w14:textId="77777777" w:rsidR="005D7F2D" w:rsidRPr="00E77497" w:rsidRDefault="005D7F2D" w:rsidP="005D7F2D">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14:paraId="485F0398" w14:textId="77777777" w:rsidR="005D7F2D" w:rsidRPr="006B6D0A" w:rsidRDefault="005D7F2D" w:rsidP="005D7F2D">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14:paraId="0019B298" w14:textId="77777777" w:rsidR="005D7F2D" w:rsidRPr="00A67AF2" w:rsidRDefault="005D7F2D" w:rsidP="005D7F2D">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74E5128F" w14:textId="77777777" w:rsidR="005D7F2D" w:rsidRPr="00E77497" w:rsidRDefault="005D7F2D" w:rsidP="005D7F2D">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1305F1A3" w14:textId="77777777" w:rsidR="005D7F2D" w:rsidRPr="00E77497" w:rsidRDefault="005D7F2D" w:rsidP="005D7F2D">
      <w:pPr>
        <w:pStyle w:val="Alg4"/>
        <w:numPr>
          <w:ilvl w:val="0"/>
          <w:numId w:val="242"/>
        </w:numPr>
      </w:pPr>
      <w:r w:rsidRPr="00E77497">
        <w:t xml:space="preserve">If </w:t>
      </w:r>
      <w:r w:rsidRPr="00E77497">
        <w:rPr>
          <w:i/>
        </w:rPr>
        <w:t>x</w:t>
      </w:r>
      <w:r w:rsidRPr="00E77497">
        <w:t xml:space="preserve"> = 0, then</w:t>
      </w:r>
    </w:p>
    <w:p w14:paraId="6613BAE0" w14:textId="77777777" w:rsidR="005D7F2D" w:rsidRPr="00E77497" w:rsidRDefault="005D7F2D" w:rsidP="005D7F2D">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r>
        <w:t>code unit 0x0030 (the Unicode character</w:t>
      </w:r>
      <w:r w:rsidRPr="00E77497">
        <w:t xml:space="preserve"> ‘</w:t>
      </w:r>
      <w:r w:rsidRPr="00E77497">
        <w:rPr>
          <w:rFonts w:ascii="Courier New" w:hAnsi="Courier New"/>
        </w:rPr>
        <w:t>0</w:t>
      </w:r>
      <w:r w:rsidRPr="00E77497">
        <w:t>’</w:t>
      </w:r>
      <w:r>
        <w:t>)</w:t>
      </w:r>
      <w:r w:rsidRPr="00E77497">
        <w:t>.</w:t>
      </w:r>
    </w:p>
    <w:p w14:paraId="1DF51A37" w14:textId="77777777" w:rsidR="005D7F2D" w:rsidRPr="00E77497" w:rsidRDefault="005D7F2D" w:rsidP="005D7F2D">
      <w:pPr>
        <w:pStyle w:val="Alg4"/>
        <w:numPr>
          <w:ilvl w:val="1"/>
          <w:numId w:val="242"/>
        </w:numPr>
      </w:pPr>
      <w:r w:rsidRPr="00E77497">
        <w:t xml:space="preserve">Let </w:t>
      </w:r>
      <w:r w:rsidRPr="00E77497">
        <w:rPr>
          <w:i/>
        </w:rPr>
        <w:t>e</w:t>
      </w:r>
      <w:r w:rsidRPr="00E77497">
        <w:t xml:space="preserve"> = 0.</w:t>
      </w:r>
    </w:p>
    <w:p w14:paraId="5EFB669A" w14:textId="77777777" w:rsidR="005D7F2D" w:rsidRPr="006B6D0A" w:rsidRDefault="005D7F2D" w:rsidP="005D7F2D">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14:paraId="6D9C0BBE" w14:textId="77777777" w:rsidR="005D7F2D" w:rsidRPr="00A67AF2" w:rsidRDefault="005D7F2D" w:rsidP="005D7F2D">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167B6426" w14:textId="77777777" w:rsidR="005D7F2D" w:rsidRPr="00E77497" w:rsidRDefault="005D7F2D" w:rsidP="005D7F2D">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16BDBD7B" w14:textId="77777777" w:rsidR="005D7F2D" w:rsidRPr="00E65A34" w:rsidRDefault="005D7F2D" w:rsidP="005D7F2D">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081AC997" w14:textId="77777777" w:rsidR="005D7F2D" w:rsidRPr="00E77497" w:rsidRDefault="005D7F2D" w:rsidP="005D7F2D">
      <w:pPr>
        <w:pStyle w:val="Alg4"/>
        <w:numPr>
          <w:ilvl w:val="2"/>
          <w:numId w:val="242"/>
        </w:numPr>
      </w:pPr>
      <w:r w:rsidRPr="00546435">
        <w:t xml:space="preserve">Let </w:t>
      </w:r>
      <w:r w:rsidRPr="00A67AF2">
        <w:rPr>
          <w:i/>
        </w:rPr>
        <w:t>a</w:t>
      </w:r>
      <w:r w:rsidRPr="00A67AF2">
        <w:t xml:space="preserve"> be the first </w:t>
      </w:r>
      <w:r>
        <w:t>element</w:t>
      </w:r>
      <w:r w:rsidRPr="00A67AF2">
        <w:t xml:space="preserve">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r>
        <w:t>elements</w:t>
      </w:r>
      <w:r w:rsidRPr="00E77497">
        <w:t xml:space="preserve"> of </w:t>
      </w:r>
      <w:r w:rsidRPr="00E77497">
        <w:rPr>
          <w:i/>
        </w:rPr>
        <w:t>m</w:t>
      </w:r>
      <w:r w:rsidRPr="00E77497">
        <w:t>.</w:t>
      </w:r>
    </w:p>
    <w:p w14:paraId="06B45849" w14:textId="77777777" w:rsidR="005D7F2D" w:rsidRPr="00E77497" w:rsidRDefault="005D7F2D" w:rsidP="005D7F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4FABA55C" w14:textId="77777777" w:rsidR="005D7F2D" w:rsidRPr="00E77497" w:rsidRDefault="005D7F2D" w:rsidP="005D7F2D">
      <w:pPr>
        <w:pStyle w:val="Alg4"/>
        <w:numPr>
          <w:ilvl w:val="2"/>
          <w:numId w:val="242"/>
        </w:numPr>
      </w:pPr>
      <w:r w:rsidRPr="00E77497">
        <w:t xml:space="preserve">If </w:t>
      </w:r>
      <w:r w:rsidRPr="00E77497">
        <w:rPr>
          <w:i/>
        </w:rPr>
        <w:t>e</w:t>
      </w:r>
      <w:r w:rsidRPr="00E77497">
        <w:t xml:space="preserve"> = 0, then</w:t>
      </w:r>
    </w:p>
    <w:p w14:paraId="06F3A726" w14:textId="77777777" w:rsidR="005D7F2D" w:rsidRPr="00E77497" w:rsidRDefault="005D7F2D" w:rsidP="005D7F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14:paraId="4C5FFF6C" w14:textId="77777777" w:rsidR="005D7F2D" w:rsidRPr="006B6D0A" w:rsidRDefault="005D7F2D" w:rsidP="005D7F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14:paraId="19D6A8EE" w14:textId="77777777" w:rsidR="005D7F2D" w:rsidRPr="00546435" w:rsidRDefault="005D7F2D" w:rsidP="005D7F2D">
      <w:pPr>
        <w:pStyle w:val="Alg4"/>
        <w:numPr>
          <w:ilvl w:val="3"/>
          <w:numId w:val="242"/>
        </w:numPr>
      </w:pPr>
      <w:r w:rsidRPr="006B6D0A">
        <w:t xml:space="preserve">If </w:t>
      </w:r>
      <w:r w:rsidRPr="00E65A34">
        <w:rPr>
          <w:i/>
        </w:rPr>
        <w:t>e</w:t>
      </w:r>
      <w:r w:rsidRPr="00546435">
        <w:t xml:space="preserve"> &gt; 0,  then </w:t>
      </w:r>
    </w:p>
    <w:p w14:paraId="5B1B6C01" w14:textId="77777777" w:rsidR="005D7F2D" w:rsidRPr="00675B74" w:rsidRDefault="005D7F2D" w:rsidP="005D7F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14:paraId="460B4F62" w14:textId="77777777" w:rsidR="005D7F2D" w:rsidRPr="00E77497" w:rsidRDefault="005D7F2D" w:rsidP="005D7F2D">
      <w:pPr>
        <w:pStyle w:val="Alg4"/>
        <w:numPr>
          <w:ilvl w:val="3"/>
          <w:numId w:val="242"/>
        </w:numPr>
      </w:pPr>
      <w:r w:rsidRPr="00E77497">
        <w:t xml:space="preserve">Else </w:t>
      </w:r>
      <w:r w:rsidRPr="00E77497">
        <w:rPr>
          <w:i/>
        </w:rPr>
        <w:t>e</w:t>
      </w:r>
      <w:r w:rsidRPr="00E77497">
        <w:t xml:space="preserve"> &lt; 0,</w:t>
      </w:r>
    </w:p>
    <w:p w14:paraId="3AF14775" w14:textId="77777777" w:rsidR="005D7F2D" w:rsidRPr="00E77497" w:rsidRDefault="005D7F2D" w:rsidP="005D7F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14:paraId="554F19B6" w14:textId="77777777" w:rsidR="005D7F2D" w:rsidRPr="00E77497" w:rsidRDefault="005D7F2D" w:rsidP="005D7F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14:paraId="569A3C86" w14:textId="77777777" w:rsidR="005D7F2D" w:rsidRPr="00E77497" w:rsidRDefault="005D7F2D" w:rsidP="005D7F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7610BF9C" w14:textId="77777777" w:rsidR="005D7F2D" w:rsidRPr="00E77497" w:rsidRDefault="005D7F2D" w:rsidP="005D7F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7B93C931" w14:textId="77777777" w:rsidR="005D7F2D" w:rsidRPr="00E77497" w:rsidRDefault="005D7F2D" w:rsidP="005D7F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6F9A5103" w14:textId="77777777" w:rsidR="005D7F2D" w:rsidRPr="006B6D0A" w:rsidRDefault="005D7F2D" w:rsidP="005D7F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14:paraId="0E22D5CE" w14:textId="77777777" w:rsidR="005D7F2D" w:rsidRPr="00E77497" w:rsidRDefault="005D7F2D" w:rsidP="005D7F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w:t>
      </w:r>
      <w:r>
        <w:t>element</w:t>
      </w:r>
      <w:r w:rsidRPr="00A67AF2">
        <w:t xml:space="preserve">s of </w:t>
      </w:r>
      <w:r w:rsidRPr="00A67AF2">
        <w:rPr>
          <w:i/>
        </w:rPr>
        <w:t>m</w:t>
      </w:r>
      <w:r w:rsidRPr="00B820AB">
        <w:t>, the</w:t>
      </w:r>
      <w:r>
        <w:t xml:space="preserve"> code unit 0x002E (Unicode </w:t>
      </w:r>
      <w:r w:rsidRPr="00B820AB">
        <w:t xml:space="preserve"> character ‘</w:t>
      </w:r>
      <w:r w:rsidRPr="00675B74">
        <w:rPr>
          <w:rFonts w:ascii="Courier New" w:hAnsi="Courier New"/>
        </w:rPr>
        <w:t>.</w:t>
      </w:r>
      <w:r w:rsidRPr="00E77497">
        <w:t>’</w:t>
      </w:r>
      <w:r>
        <w:t>)</w:t>
      </w:r>
      <w:r w:rsidRPr="00E77497">
        <w:t xml:space="preserve">, and the remaining </w:t>
      </w:r>
      <w:r w:rsidRPr="00E77497">
        <w:rPr>
          <w:i/>
        </w:rPr>
        <w:t>p</w:t>
      </w:r>
      <w:r w:rsidRPr="00E77497">
        <w:t>– (</w:t>
      </w:r>
      <w:r w:rsidRPr="00E77497">
        <w:rPr>
          <w:i/>
        </w:rPr>
        <w:t>e</w:t>
      </w:r>
      <w:r w:rsidRPr="00E77497">
        <w:t xml:space="preserve">+1) </w:t>
      </w:r>
      <w:r>
        <w:t>elements</w:t>
      </w:r>
      <w:r w:rsidRPr="00E77497">
        <w:t xml:space="preserve"> of </w:t>
      </w:r>
      <w:r w:rsidRPr="00E77497">
        <w:rPr>
          <w:i/>
        </w:rPr>
        <w:t>m</w:t>
      </w:r>
      <w:r w:rsidRPr="00E77497">
        <w:t>.</w:t>
      </w:r>
    </w:p>
    <w:p w14:paraId="69710119" w14:textId="77777777" w:rsidR="005D7F2D" w:rsidRPr="00E77497" w:rsidRDefault="005D7F2D" w:rsidP="005D7F2D">
      <w:pPr>
        <w:pStyle w:val="Alg4"/>
        <w:numPr>
          <w:ilvl w:val="0"/>
          <w:numId w:val="242"/>
        </w:numPr>
      </w:pPr>
      <w:r w:rsidRPr="00E77497">
        <w:t xml:space="preserve">Else </w:t>
      </w:r>
      <w:r w:rsidRPr="00E77497">
        <w:rPr>
          <w:i/>
        </w:rPr>
        <w:t>e</w:t>
      </w:r>
      <w:r w:rsidRPr="00E77497">
        <w:t xml:space="preserve"> &lt; 0,</w:t>
      </w:r>
    </w:p>
    <w:p w14:paraId="2F43FDF1" w14:textId="77777777" w:rsidR="005D7F2D" w:rsidRPr="00E77497" w:rsidRDefault="005D7F2D" w:rsidP="005D7F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r>
        <w:t>code unit 0x0030 (</w:t>
      </w:r>
      <w:r w:rsidRPr="00E77497">
        <w:t xml:space="preserve">the </w:t>
      </w:r>
      <w:r>
        <w:t xml:space="preserve">Unicode </w:t>
      </w:r>
      <w:r w:rsidRPr="00E77497">
        <w:t>character ‘</w:t>
      </w:r>
      <w:r w:rsidRPr="00E77497">
        <w:rPr>
          <w:rFonts w:ascii="Courier New" w:hAnsi="Courier New"/>
          <w:b/>
        </w:rPr>
        <w:t>0</w:t>
      </w:r>
      <w:r w:rsidRPr="00E77497">
        <w:t>’</w:t>
      </w:r>
      <w:r>
        <w:t>)</w:t>
      </w:r>
      <w:r w:rsidRPr="00E77497">
        <w:t xml:space="preserve">, and the String </w:t>
      </w:r>
      <w:r w:rsidRPr="00E77497">
        <w:rPr>
          <w:i/>
        </w:rPr>
        <w:t>m</w:t>
      </w:r>
      <w:r w:rsidRPr="00E77497">
        <w:t>.</w:t>
      </w:r>
    </w:p>
    <w:p w14:paraId="5E71C291" w14:textId="77777777" w:rsidR="005D7F2D" w:rsidRPr="00E77497" w:rsidRDefault="005D7F2D" w:rsidP="005D7F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14:paraId="4D422179"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7D0AEEE7" w14:textId="77777777" w:rsidR="005D7F2D" w:rsidRPr="00E77497" w:rsidRDefault="005D7F2D" w:rsidP="005D7F2D">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14:paraId="277C0CDB" w14:textId="77777777" w:rsidR="005D7F2D" w:rsidRPr="00E77497" w:rsidRDefault="005D7F2D" w:rsidP="005D7F2D">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5D05E7A0" w14:textId="77777777" w:rsidR="00CB7FF5" w:rsidRPr="00E77497" w:rsidRDefault="00CB7FF5" w:rsidP="00CB7FF5">
      <w:pPr>
        <w:pStyle w:val="40"/>
      </w:pPr>
      <w:r w:rsidRPr="00E77497">
        <w:tab/>
      </w:r>
      <w:commentRangeStart w:id="11534"/>
      <w:r w:rsidRPr="00E77497">
        <w:t>Number.prototype.toString ( [ radix ] )</w:t>
      </w:r>
      <w:commentRangeEnd w:id="11534"/>
      <w:r>
        <w:rPr>
          <w:rStyle w:val="af6"/>
          <w:b w:val="0"/>
        </w:rPr>
        <w:commentReference w:id="11534"/>
      </w:r>
    </w:p>
    <w:p w14:paraId="4693DC90" w14:textId="77777777" w:rsidR="00CB7FF5" w:rsidRPr="00E77497" w:rsidRDefault="00CB7FF5" w:rsidP="00CB7FF5">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31814852" w14:textId="77777777" w:rsidR="00CB7FF5" w:rsidRPr="00E77497" w:rsidRDefault="00CB7FF5" w:rsidP="00CB7FF5">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w:t>
      </w:r>
      <w:r w:rsidR="00386020">
        <w:fldChar w:fldCharType="begin"/>
      </w:r>
      <w:r w:rsidR="00386020">
        <w:instrText xml:space="preserve"> REF _Ref365531188 \r \h </w:instrText>
      </w:r>
      <w:r w:rsidR="00386020">
        <w:fldChar w:fldCharType="separate"/>
      </w:r>
      <w:r w:rsidR="00D433E8">
        <w:t>7.1.8.1</w:t>
      </w:r>
      <w:r w:rsidR="00386020">
        <w:fldChar w:fldCharType="end"/>
      </w:r>
      <w:r w:rsidRPr="00E77497">
        <w:t>.</w:t>
      </w:r>
    </w:p>
    <w:p w14:paraId="47C03A9F" w14:textId="77777777" w:rsidR="00CB7FF5" w:rsidRPr="00E77497" w:rsidRDefault="00CB7FF5" w:rsidP="00CB7FF5">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p>
    <w:p w14:paraId="3495AE85" w14:textId="77777777" w:rsidR="00CB7FF5" w:rsidRPr="00E77497" w:rsidRDefault="00CB7FF5" w:rsidP="00CB7FF5">
      <w:pPr>
        <w:pStyle w:val="40"/>
      </w:pPr>
      <w:r w:rsidRPr="00E77497">
        <w:t>Number.prototype.valueOf ( )</w:t>
      </w:r>
    </w:p>
    <w:p w14:paraId="6D54E61A" w14:textId="77777777" w:rsidR="00CB7FF5" w:rsidRPr="00E77497" w:rsidRDefault="00CB7FF5" w:rsidP="00CB7FF5">
      <w:pPr>
        <w:pStyle w:val="Alg4"/>
        <w:numPr>
          <w:ilvl w:val="0"/>
          <w:numId w:val="1457"/>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14:paraId="6D0C5FB7" w14:textId="77777777" w:rsidR="00CB7FF5" w:rsidRDefault="00CB7FF5" w:rsidP="00CB7FF5">
      <w:pPr>
        <w:pStyle w:val="Alg4"/>
        <w:numPr>
          <w:ilvl w:val="0"/>
          <w:numId w:val="1457"/>
        </w:numPr>
        <w:spacing w:after="220"/>
      </w:pPr>
      <w:r>
        <w:t xml:space="preserve">Return  </w:t>
      </w:r>
      <w:r>
        <w:rPr>
          <w:i/>
        </w:rPr>
        <w:t>x</w:t>
      </w:r>
      <w:r>
        <w:t>.</w:t>
      </w:r>
    </w:p>
    <w:p w14:paraId="0EC0DB75" w14:textId="77777777" w:rsidR="005D7F2D" w:rsidRPr="00E77497" w:rsidRDefault="005D7F2D" w:rsidP="005D7F2D">
      <w:pPr>
        <w:pStyle w:val="30"/>
      </w:pPr>
      <w:bookmarkStart w:id="11535" w:name="_Toc368050734"/>
      <w:r w:rsidRPr="00E77497">
        <w:t>Properties of Number Instances</w:t>
      </w:r>
      <w:bookmarkEnd w:id="11535"/>
    </w:p>
    <w:p w14:paraId="17AFC13E" w14:textId="77777777" w:rsidR="005D7F2D" w:rsidRPr="00E77497" w:rsidRDefault="005D7F2D" w:rsidP="005D7F2D">
      <w:r w:rsidRPr="00E77497">
        <w:t xml:space="preserve">Number instances </w:t>
      </w:r>
      <w:r>
        <w:t xml:space="preserve">are ordinary objects that </w:t>
      </w:r>
      <w:r w:rsidRPr="00E77497">
        <w:t>inherit properties from the Number prototype object. Number instances also have a [[</w:t>
      </w:r>
      <w:r>
        <w:t>NumberData</w:t>
      </w:r>
      <w:r w:rsidRPr="00E77497">
        <w:t xml:space="preserve">]] internal </w:t>
      </w:r>
      <w:r>
        <w:t xml:space="preserve">data </w:t>
      </w:r>
      <w:r w:rsidRPr="00E77497">
        <w:t>property.</w:t>
      </w:r>
      <w:r>
        <w:t xml:space="preserve"> </w:t>
      </w:r>
      <w:r w:rsidRPr="00E77497">
        <w:t>The [[</w:t>
      </w:r>
      <w:r>
        <w:t>NumberData</w:t>
      </w:r>
      <w:r w:rsidRPr="00E77497">
        <w:t>]] internal</w:t>
      </w:r>
      <w:r w:rsidRPr="00BB784E">
        <w:t xml:space="preserve"> </w:t>
      </w:r>
      <w:r>
        <w:t>data</w:t>
      </w:r>
      <w:r w:rsidRPr="00E77497">
        <w:t xml:space="preserve"> property is the Number value represented by this Number object.</w:t>
      </w:r>
    </w:p>
    <w:p w14:paraId="4C9521AB" w14:textId="77777777" w:rsidR="005D7F2D" w:rsidRPr="00E77497" w:rsidRDefault="005D7F2D" w:rsidP="005D7F2D">
      <w:pPr>
        <w:pStyle w:val="20"/>
      </w:pPr>
      <w:bookmarkStart w:id="11536" w:name="_Ref365541875"/>
      <w:bookmarkStart w:id="11537" w:name="_Toc368050735"/>
      <w:r w:rsidRPr="00E77497">
        <w:t>The Math Object</w:t>
      </w:r>
      <w:bookmarkEnd w:id="11536"/>
      <w:bookmarkEnd w:id="11537"/>
    </w:p>
    <w:p w14:paraId="1039752A" w14:textId="77777777" w:rsidR="005D7F2D" w:rsidRPr="00E77497" w:rsidRDefault="005D7F2D" w:rsidP="005D7F2D">
      <w:r w:rsidRPr="00E77497">
        <w:t xml:space="preserve">The Math object is a single </w:t>
      </w:r>
      <w:r>
        <w:t xml:space="preserve">ordinary </w:t>
      </w:r>
      <w:r w:rsidRPr="00E77497">
        <w:t>object.</w:t>
      </w:r>
    </w:p>
    <w:p w14:paraId="07509026" w14:textId="77777777" w:rsidR="005D7F2D" w:rsidRPr="00E77497" w:rsidRDefault="005D7F2D" w:rsidP="005D7F2D">
      <w:r w:rsidRPr="00E77497">
        <w:t xml:space="preserve">The value of the [[Prototype]] internal </w:t>
      </w:r>
      <w:r>
        <w:t xml:space="preserve">data </w:t>
      </w:r>
      <w:r w:rsidRPr="00E77497">
        <w:t>property of the Math object is the standard built-in Object prototype object (</w:t>
      </w:r>
      <w:r w:rsidR="003A1B18">
        <w:fldChar w:fldCharType="begin"/>
      </w:r>
      <w:r w:rsidR="003A1B18">
        <w:instrText xml:space="preserve"> REF _Ref360007187 \r \h </w:instrText>
      </w:r>
      <w:r w:rsidR="003A1B18">
        <w:fldChar w:fldCharType="separate"/>
      </w:r>
      <w:r w:rsidR="00D433E8">
        <w:t>19.1.4</w:t>
      </w:r>
      <w:r w:rsidR="003A1B18">
        <w:fldChar w:fldCharType="end"/>
      </w:r>
      <w:r w:rsidRPr="00E77497">
        <w:t xml:space="preserve">). </w:t>
      </w:r>
      <w:del w:id="11538" w:author="Rev 19 Allen Wirfs-Brock" w:date="2013-09-24T16:49:00Z">
        <w:r w:rsidRPr="00E77497" w:rsidDel="00682C77">
          <w:delText>The Math object has a [[</w:delText>
        </w:r>
        <w:r w:rsidDel="00682C77">
          <w:delText>MathTag</w:delText>
        </w:r>
        <w:r w:rsidRPr="00E77497" w:rsidDel="00682C77">
          <w:delText xml:space="preserve">]] internal </w:delText>
        </w:r>
        <w:r w:rsidDel="00682C77">
          <w:delText xml:space="preserve">data </w:delText>
        </w:r>
        <w:r w:rsidRPr="00E77497" w:rsidDel="00682C77">
          <w:delText xml:space="preserve">property whose value is </w:delText>
        </w:r>
        <w:r w:rsidRPr="00C5668D" w:rsidDel="00682C77">
          <w:rPr>
            <w:rFonts w:ascii="Times New Roman" w:hAnsi="Times New Roman"/>
            <w:b/>
            <w:bCs/>
          </w:rPr>
          <w:delText>true</w:delText>
        </w:r>
        <w:r w:rsidRPr="00E77497" w:rsidDel="00682C77">
          <w:delText>.</w:delText>
        </w:r>
      </w:del>
    </w:p>
    <w:p w14:paraId="38B6A4A6" w14:textId="77777777" w:rsidR="005D7F2D" w:rsidRPr="00E77497" w:rsidRDefault="005D7F2D" w:rsidP="005D7F2D">
      <w:r w:rsidRPr="00E77497">
        <w:t xml:space="preserve">The Math </w:t>
      </w:r>
      <w:r>
        <w:t>is not a function object. It</w:t>
      </w:r>
      <w:r w:rsidRPr="00E77497">
        <w:t xml:space="preserve"> does not have a [[Construct]] internal </w:t>
      </w:r>
      <w:r>
        <w:t>method</w:t>
      </w:r>
      <w:r w:rsidRPr="00E77497">
        <w:t xml:space="preserve">; it is not possible to use the Math object as a constructor with the </w:t>
      </w:r>
      <w:r w:rsidRPr="00E77497">
        <w:rPr>
          <w:rFonts w:ascii="Courier New" w:hAnsi="Courier New"/>
          <w:b/>
        </w:rPr>
        <w:t>new</w:t>
      </w:r>
      <w:r w:rsidRPr="00E77497">
        <w:t xml:space="preserve"> operator.</w:t>
      </w:r>
      <w:r>
        <w:t xml:space="preserve"> </w:t>
      </w:r>
      <w:r w:rsidRPr="00E77497">
        <w:t xml:space="preserve">The Math object </w:t>
      </w:r>
      <w:r>
        <w:t xml:space="preserve">also </w:t>
      </w:r>
      <w:r w:rsidRPr="00E77497">
        <w:t xml:space="preserve">does not have a [[Call]] internal </w:t>
      </w:r>
      <w:r>
        <w:t>method</w:t>
      </w:r>
      <w:r w:rsidRPr="00E77497">
        <w:t>; it is not possible to invoke the Math object as a function.</w:t>
      </w:r>
    </w:p>
    <w:p w14:paraId="51D7398A" w14:textId="77777777" w:rsidR="005D7F2D" w:rsidRPr="00E77497" w:rsidRDefault="005D7F2D" w:rsidP="005D7F2D">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r w:rsidR="00B051D4">
        <w:fldChar w:fldCharType="begin"/>
      </w:r>
      <w:r w:rsidR="00B051D4">
        <w:instrText xml:space="preserve"> REF _Ref365547867 \r \h </w:instrText>
      </w:r>
      <w:r w:rsidR="00B051D4">
        <w:fldChar w:fldCharType="separate"/>
      </w:r>
      <w:r w:rsidR="00D433E8">
        <w:t>6.1.5</w:t>
      </w:r>
      <w:r w:rsidR="00B051D4">
        <w:fldChar w:fldCharType="end"/>
      </w:r>
      <w:r w:rsidRPr="00E77497">
        <w:t>.</w:t>
      </w:r>
    </w:p>
    <w:p w14:paraId="48C736AD" w14:textId="77777777" w:rsidR="005D7F2D" w:rsidRPr="00E77497" w:rsidRDefault="005D7F2D" w:rsidP="005D7F2D">
      <w:pPr>
        <w:pStyle w:val="30"/>
      </w:pPr>
      <w:bookmarkStart w:id="11539" w:name="_Toc368050736"/>
      <w:r w:rsidRPr="00E77497">
        <w:t>Value Properties of the Math Object</w:t>
      </w:r>
      <w:bookmarkEnd w:id="11539"/>
    </w:p>
    <w:p w14:paraId="1D8978FF" w14:textId="77777777" w:rsidR="005D7F2D" w:rsidRPr="00E77497" w:rsidRDefault="005D7F2D" w:rsidP="005D7F2D">
      <w:pPr>
        <w:pStyle w:val="40"/>
      </w:pPr>
      <w:r>
        <w:t>Math.</w:t>
      </w:r>
      <w:r w:rsidRPr="00E77497">
        <w:t>E</w:t>
      </w:r>
    </w:p>
    <w:p w14:paraId="3DF38290" w14:textId="77777777" w:rsidR="005D7F2D" w:rsidRPr="00E77497" w:rsidRDefault="005D7F2D" w:rsidP="005D7F2D">
      <w:r w:rsidRPr="00E77497">
        <w:t xml:space="preserve">The Number value for </w:t>
      </w:r>
      <w:r w:rsidRPr="00E77497">
        <w:rPr>
          <w:rFonts w:ascii="Times New Roman" w:hAnsi="Times New Roman"/>
          <w:i/>
        </w:rPr>
        <w:t>e</w:t>
      </w:r>
      <w:r w:rsidRPr="00E77497">
        <w:t>, the base of the natural logarithms, which is approximately 2.7182818284590452354.</w:t>
      </w:r>
    </w:p>
    <w:p w14:paraId="41E4A36E"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B5E99FC" w14:textId="77777777" w:rsidR="005D7F2D" w:rsidRPr="00E77497" w:rsidRDefault="005D7F2D" w:rsidP="005D7F2D">
      <w:pPr>
        <w:pStyle w:val="40"/>
      </w:pPr>
      <w:r w:rsidRPr="00E77497">
        <w:tab/>
      </w:r>
      <w:r>
        <w:t>Math.</w:t>
      </w:r>
      <w:r w:rsidRPr="00E77497">
        <w:t>LN10</w:t>
      </w:r>
    </w:p>
    <w:p w14:paraId="77464F61" w14:textId="77777777" w:rsidR="005D7F2D" w:rsidRPr="00E77497" w:rsidRDefault="005D7F2D" w:rsidP="005D7F2D">
      <w:r w:rsidRPr="00E77497">
        <w:t>The Number value for the natural logarithm of 10, which is approximately 2.302585092994046.</w:t>
      </w:r>
    </w:p>
    <w:p w14:paraId="5F603FBC"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A7A071C" w14:textId="77777777" w:rsidR="00CB7FF5" w:rsidRPr="00E77497" w:rsidRDefault="00CB7FF5" w:rsidP="00CB7FF5">
      <w:pPr>
        <w:pStyle w:val="40"/>
      </w:pPr>
      <w:r>
        <w:t>Math.</w:t>
      </w:r>
      <w:r w:rsidRPr="00E77497">
        <w:t>LOG10E</w:t>
      </w:r>
    </w:p>
    <w:p w14:paraId="066F81A9" w14:textId="77777777" w:rsidR="00CB7FF5" w:rsidRPr="00E77497" w:rsidRDefault="00CB7FF5" w:rsidP="00CB7FF5">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p>
    <w:p w14:paraId="7ECDE49E" w14:textId="77777777" w:rsidR="00CB7FF5" w:rsidRPr="00E77497" w:rsidRDefault="00CB7FF5" w:rsidP="00CB7FF5">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BC87264" w14:textId="77777777" w:rsidR="00CB7FF5" w:rsidRPr="00E77497" w:rsidRDefault="00CB7FF5" w:rsidP="00CB7FF5">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13D93CE0" w14:textId="77777777" w:rsidR="005D7F2D" w:rsidRPr="00E77497" w:rsidRDefault="005D7F2D" w:rsidP="005D7F2D">
      <w:pPr>
        <w:pStyle w:val="40"/>
      </w:pPr>
      <w:r>
        <w:t>Math.</w:t>
      </w:r>
      <w:r w:rsidRPr="00E77497">
        <w:t>LN2</w:t>
      </w:r>
    </w:p>
    <w:p w14:paraId="100108FD" w14:textId="77777777" w:rsidR="005D7F2D" w:rsidRPr="00E77497" w:rsidRDefault="005D7F2D" w:rsidP="005D7F2D">
      <w:r w:rsidRPr="00E77497">
        <w:t>The Number value for the natural logarithm of 2, which is approximately 0.6931471805599453.</w:t>
      </w:r>
    </w:p>
    <w:p w14:paraId="12C27A73"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9E04B85" w14:textId="77777777" w:rsidR="005D7F2D" w:rsidRPr="00E77497" w:rsidRDefault="005D7F2D" w:rsidP="005D7F2D">
      <w:pPr>
        <w:pStyle w:val="40"/>
      </w:pPr>
      <w:r>
        <w:t>Math.</w:t>
      </w:r>
      <w:r w:rsidRPr="00E77497">
        <w:t>LOG2E</w:t>
      </w:r>
    </w:p>
    <w:p w14:paraId="3CBDFA91" w14:textId="77777777" w:rsidR="005D7F2D" w:rsidRPr="00E77497" w:rsidRDefault="005D7F2D" w:rsidP="005D7F2D">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p>
    <w:p w14:paraId="5F4270EE"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2F335A7" w14:textId="77777777" w:rsidR="005D7F2D" w:rsidRPr="00E77497" w:rsidRDefault="005D7F2D" w:rsidP="005D7F2D">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175DFD52" w14:textId="77777777" w:rsidR="005D7F2D" w:rsidRPr="00E77497" w:rsidRDefault="005D7F2D" w:rsidP="005D7F2D">
      <w:pPr>
        <w:pStyle w:val="40"/>
      </w:pPr>
      <w:r>
        <w:t>Math.</w:t>
      </w:r>
      <w:r w:rsidRPr="00E77497">
        <w:t>PI</w:t>
      </w:r>
    </w:p>
    <w:p w14:paraId="0BCBE85E" w14:textId="77777777" w:rsidR="005D7F2D" w:rsidRPr="006B6D0A" w:rsidRDefault="005D7F2D" w:rsidP="005D7F2D">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p>
    <w:p w14:paraId="289E0CC1" w14:textId="77777777" w:rsidR="005D7F2D" w:rsidRPr="00B820AB" w:rsidRDefault="005D7F2D" w:rsidP="005D7F2D">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p>
    <w:p w14:paraId="525C2134" w14:textId="77777777" w:rsidR="005D7F2D" w:rsidRPr="00675B74" w:rsidRDefault="005D7F2D" w:rsidP="005D7F2D">
      <w:pPr>
        <w:pStyle w:val="40"/>
      </w:pPr>
      <w:r>
        <w:t>Math.</w:t>
      </w:r>
      <w:r w:rsidRPr="00675B74">
        <w:t>SQRT1_2</w:t>
      </w:r>
    </w:p>
    <w:p w14:paraId="3372A09B" w14:textId="77777777" w:rsidR="005D7F2D" w:rsidRPr="00E77497" w:rsidRDefault="005D7F2D" w:rsidP="005D7F2D">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p>
    <w:p w14:paraId="4F88368B"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37A16357" w14:textId="77777777" w:rsidR="005D7F2D" w:rsidRPr="00E77497" w:rsidRDefault="005D7F2D" w:rsidP="005D7F2D">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456CC936" w14:textId="77777777" w:rsidR="005D7F2D" w:rsidRPr="00E77497" w:rsidRDefault="005D7F2D" w:rsidP="005D7F2D">
      <w:pPr>
        <w:pStyle w:val="40"/>
      </w:pPr>
      <w:r>
        <w:t>Math.</w:t>
      </w:r>
      <w:r w:rsidRPr="00E77497">
        <w:t>SQRT2</w:t>
      </w:r>
    </w:p>
    <w:p w14:paraId="796FF6D4" w14:textId="77777777" w:rsidR="005D7F2D" w:rsidRPr="00E77497" w:rsidRDefault="005D7F2D" w:rsidP="005D7F2D">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p>
    <w:p w14:paraId="575D1787" w14:textId="77777777"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95C8144" w14:textId="77777777" w:rsidR="00682C77" w:rsidRPr="00E77497" w:rsidRDefault="00682C77" w:rsidP="00682C77">
      <w:pPr>
        <w:pStyle w:val="40"/>
        <w:rPr>
          <w:ins w:id="11540" w:author="Rev 19 Allen Wirfs-Brock" w:date="2013-09-24T16:48:00Z"/>
        </w:rPr>
      </w:pPr>
      <w:ins w:id="11541" w:author="Rev 19 Allen Wirfs-Brock" w:date="2013-09-24T16:48:00Z">
        <w:r>
          <w:t>Math [ @@toStringTag</w:t>
        </w:r>
        <w:r w:rsidRPr="00E77497">
          <w:t xml:space="preserve"> </w:t>
        </w:r>
        <w:r>
          <w:t>]</w:t>
        </w:r>
      </w:ins>
    </w:p>
    <w:p w14:paraId="5CD7E4C5" w14:textId="77777777" w:rsidR="00682C77" w:rsidRPr="00097A4C" w:rsidRDefault="00682C77" w:rsidP="00682C77">
      <w:pPr>
        <w:rPr>
          <w:ins w:id="11542" w:author="Rev 19 Allen Wirfs-Brock" w:date="2013-09-24T16:48:00Z"/>
        </w:rPr>
      </w:pPr>
      <w:ins w:id="11543" w:author="Rev 19 Allen Wirfs-Brock" w:date="2013-09-24T16:48:00Z">
        <w:r w:rsidRPr="00E77497">
          <w:t xml:space="preserve">The </w:t>
        </w:r>
        <w:r>
          <w:t xml:space="preserve">initial value of the @@toStringTag property is the string value </w:t>
        </w:r>
        <w:r w:rsidRPr="00E77497">
          <w:rPr>
            <w:b/>
          </w:rPr>
          <w:t>"</w:t>
        </w:r>
      </w:ins>
      <w:ins w:id="11544" w:author="Rev 19 Allen Wirfs-Brock" w:date="2013-09-24T16:49:00Z">
        <w:r>
          <w:rPr>
            <w:rFonts w:ascii="Courier New" w:hAnsi="Courier New" w:cs="Courier New"/>
            <w:b/>
          </w:rPr>
          <w:t>Math</w:t>
        </w:r>
      </w:ins>
      <w:ins w:id="11545" w:author="Rev 19 Allen Wirfs-Brock" w:date="2013-09-24T16:48:00Z">
        <w:r w:rsidRPr="00E77497">
          <w:rPr>
            <w:b/>
          </w:rPr>
          <w:t>"</w:t>
        </w:r>
        <w:r>
          <w:t>.</w:t>
        </w:r>
      </w:ins>
    </w:p>
    <w:p w14:paraId="617035F4" w14:textId="77777777" w:rsidR="00682C77" w:rsidRPr="00E77497" w:rsidRDefault="00682C77" w:rsidP="00682C77">
      <w:pPr>
        <w:rPr>
          <w:ins w:id="11546" w:author="Rev 19 Allen Wirfs-Brock" w:date="2013-09-24T16:48:00Z"/>
        </w:rPr>
      </w:pPr>
      <w:ins w:id="11547" w:author="Rev 19 Allen Wirfs-Brock" w:date="2013-09-24T16:48:00Z">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ins>
    </w:p>
    <w:p w14:paraId="28D2AA0F" w14:textId="77777777" w:rsidR="005D7F2D" w:rsidRPr="00E77497" w:rsidRDefault="005D7F2D" w:rsidP="005D7F2D">
      <w:pPr>
        <w:pStyle w:val="30"/>
      </w:pPr>
      <w:bookmarkStart w:id="11548" w:name="_Toc368050737"/>
      <w:r w:rsidRPr="00E77497">
        <w:t>Function Properties of the Math Object</w:t>
      </w:r>
      <w:bookmarkEnd w:id="11548"/>
    </w:p>
    <w:p w14:paraId="34D2C1D0" w14:textId="77777777" w:rsidR="005D7F2D" w:rsidRPr="00E77497" w:rsidRDefault="005D7F2D" w:rsidP="005D7F2D">
      <w:r w:rsidRPr="00E77497">
        <w:t xml:space="preserve">Each of the following </w:t>
      </w:r>
      <w:r w:rsidRPr="00E77497">
        <w:rPr>
          <w:rFonts w:ascii="Courier New" w:hAnsi="Courier New" w:cs="Courier New"/>
          <w:b/>
        </w:rPr>
        <w:t>Math</w:t>
      </w:r>
      <w:r w:rsidRPr="00E77497">
        <w:t xml:space="preserve"> object functions applies the ToNumber abstract operat</w:t>
      </w:r>
      <w:r>
        <w:t>ion</w:t>
      </w:r>
      <w:r w:rsidRPr="00E77497">
        <w:t xml:space="preserve"> to each of its arguments (in left-to-right order if there is more than one)</w:t>
      </w:r>
      <w:r>
        <w:t>. If ToNumber returns an abrupt completion, that completion record is immediately returned.  Otherwise,</w:t>
      </w:r>
      <w:r w:rsidRPr="00E77497">
        <w:t xml:space="preserve"> </w:t>
      </w:r>
      <w:r>
        <w:t>the function</w:t>
      </w:r>
      <w:r w:rsidRPr="00E77497">
        <w:t xml:space="preserve"> performs a computation on the resulting Number value(s).</w:t>
      </w:r>
    </w:p>
    <w:p w14:paraId="14622387" w14:textId="77777777" w:rsidR="005D7F2D" w:rsidRPr="008B7F6F" w:rsidRDefault="005D7F2D" w:rsidP="005D7F2D">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w:t>
      </w:r>
      <w:r w:rsidR="00B051D4">
        <w:fldChar w:fldCharType="begin"/>
      </w:r>
      <w:r w:rsidR="00B051D4">
        <w:instrText xml:space="preserve"> REF _Ref365547867 \r \h </w:instrText>
      </w:r>
      <w:r w:rsidR="00B051D4">
        <w:fldChar w:fldCharType="separate"/>
      </w:r>
      <w:r w:rsidR="00D433E8">
        <w:t>6.1.5</w:t>
      </w:r>
      <w:r w:rsidR="00B051D4">
        <w:fldChar w:fldCharType="end"/>
      </w:r>
      <w:r w:rsidRPr="004D1BD1">
        <w:t>.</w:t>
      </w:r>
    </w:p>
    <w:p w14:paraId="13F9B927" w14:textId="77777777" w:rsidR="005D7F2D" w:rsidRPr="00E77497" w:rsidRDefault="005D7F2D" w:rsidP="005D7F2D">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6B6D0A">
        <w:rPr>
          <w:rFonts w:ascii="Courier New" w:hAnsi="Courier New"/>
          <w:b/>
        </w:rPr>
        <w:t>acos</w:t>
      </w:r>
      <w:r>
        <w:rPr>
          <w:rFonts w:ascii="Courier New" w:hAnsi="Courier New"/>
          <w:b/>
        </w:rPr>
        <w:t>h</w:t>
      </w:r>
      <w:r w:rsidRPr="006B6D0A">
        <w:t xml:space="preserve">, </w:t>
      </w:r>
      <w:r w:rsidRPr="00E65A34">
        <w:rPr>
          <w:rFonts w:ascii="Courier New" w:hAnsi="Courier New"/>
          <w:b/>
        </w:rPr>
        <w:t>asin</w:t>
      </w:r>
      <w:r w:rsidRPr="00546435">
        <w:t xml:space="preserve">, </w:t>
      </w:r>
      <w:r w:rsidRPr="00E65A34">
        <w:rPr>
          <w:rFonts w:ascii="Courier New" w:hAnsi="Courier New"/>
          <w:b/>
        </w:rPr>
        <w:t>asin</w:t>
      </w:r>
      <w:r>
        <w:rPr>
          <w:rFonts w:ascii="Courier New" w:hAnsi="Courier New"/>
          <w:b/>
        </w:rPr>
        <w:t>h</w:t>
      </w:r>
      <w:r w:rsidRPr="00546435">
        <w:t xml:space="preserve">, </w:t>
      </w:r>
      <w:r w:rsidRPr="00A67AF2">
        <w:rPr>
          <w:rFonts w:ascii="Courier New" w:hAnsi="Courier New"/>
          <w:b/>
        </w:rPr>
        <w:t>atan</w:t>
      </w:r>
      <w:r w:rsidRPr="00A67AF2">
        <w:t xml:space="preserve">, </w:t>
      </w:r>
      <w:r w:rsidRPr="00A67AF2">
        <w:rPr>
          <w:rFonts w:ascii="Courier New" w:hAnsi="Courier New"/>
          <w:b/>
        </w:rPr>
        <w:t>atan</w:t>
      </w:r>
      <w:r>
        <w:rPr>
          <w:rFonts w:ascii="Courier New" w:hAnsi="Courier New"/>
          <w:b/>
        </w:rPr>
        <w:t>h</w:t>
      </w:r>
      <w:r w:rsidRPr="00A67AF2">
        <w:t xml:space="preserve">, </w:t>
      </w:r>
      <w:r w:rsidRPr="00A67AF2">
        <w:rPr>
          <w:rFonts w:ascii="Courier New" w:hAnsi="Courier New"/>
          <w:b/>
        </w:rPr>
        <w:t>atan2</w:t>
      </w:r>
      <w:r w:rsidRPr="00B820AB">
        <w:t xml:space="preserve">, </w:t>
      </w:r>
      <w:r w:rsidRPr="00675B74">
        <w:rPr>
          <w:rFonts w:ascii="Courier New" w:hAnsi="Courier New"/>
          <w:b/>
        </w:rPr>
        <w:t>c</w:t>
      </w:r>
      <w:r>
        <w:rPr>
          <w:rFonts w:ascii="Courier New" w:hAnsi="Courier New"/>
          <w:b/>
        </w:rPr>
        <w:t>brt</w:t>
      </w:r>
      <w:r w:rsidRPr="00E77497">
        <w:t>,</w:t>
      </w:r>
      <w:r>
        <w:t xml:space="preserve"> </w:t>
      </w:r>
      <w:r w:rsidRPr="00675B74">
        <w:rPr>
          <w:rFonts w:ascii="Courier New" w:hAnsi="Courier New"/>
          <w:b/>
        </w:rPr>
        <w:t>cos</w:t>
      </w:r>
      <w:r w:rsidRPr="00E77497">
        <w:t xml:space="preserve">, </w:t>
      </w:r>
      <w:r w:rsidRPr="00675B74">
        <w:rPr>
          <w:rFonts w:ascii="Courier New" w:hAnsi="Courier New"/>
          <w:b/>
        </w:rPr>
        <w:t>cos</w:t>
      </w:r>
      <w:r>
        <w:rPr>
          <w:rFonts w:ascii="Courier New" w:hAnsi="Courier New"/>
          <w:b/>
        </w:rPr>
        <w:t>h</w:t>
      </w:r>
      <w:r w:rsidRPr="00E77497">
        <w:t>,</w:t>
      </w:r>
      <w:r>
        <w:t xml:space="preserve"> </w:t>
      </w:r>
      <w:r w:rsidRPr="00E77497">
        <w:rPr>
          <w:rFonts w:ascii="Courier New" w:hAnsi="Courier New"/>
          <w:b/>
        </w:rPr>
        <w:t>exp</w:t>
      </w:r>
      <w:r w:rsidRPr="00E77497">
        <w:t xml:space="preserve">, </w:t>
      </w:r>
      <w:r>
        <w:rPr>
          <w:rFonts w:ascii="Courier New" w:hAnsi="Courier New"/>
          <w:b/>
        </w:rPr>
        <w:t>hypot</w:t>
      </w:r>
      <w:r w:rsidRPr="00A67AF2">
        <w:t xml:space="preserve">, </w:t>
      </w:r>
      <w:r w:rsidRPr="00E77497">
        <w:rPr>
          <w:rFonts w:ascii="Courier New" w:hAnsi="Courier New"/>
          <w:b/>
        </w:rPr>
        <w:t>log</w:t>
      </w:r>
      <w:r w:rsidRPr="00E77497">
        <w:t>,</w:t>
      </w:r>
      <w:r w:rsidRPr="00E77497">
        <w:rPr>
          <w:rFonts w:ascii="Courier New" w:hAnsi="Courier New"/>
          <w:b/>
        </w:rPr>
        <w:t>log</w:t>
      </w:r>
      <w:r>
        <w:rPr>
          <w:rFonts w:ascii="Courier New" w:hAnsi="Courier New"/>
          <w:b/>
        </w:rPr>
        <w:t>1p</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2</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10</w:t>
      </w:r>
      <w:r w:rsidRPr="00E77497">
        <w:t>,</w:t>
      </w:r>
      <w:r>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sin</w:t>
      </w:r>
      <w:r>
        <w:rPr>
          <w:rFonts w:ascii="Courier New" w:hAnsi="Courier New"/>
          <w:b/>
        </w:rPr>
        <w:t>h</w:t>
      </w:r>
      <w:r w:rsidRPr="00E77497">
        <w:t xml:space="preserve">, </w:t>
      </w:r>
      <w:r w:rsidRPr="00E77497">
        <w:rPr>
          <w:rFonts w:ascii="Courier New" w:hAnsi="Courier New"/>
          <w:b/>
        </w:rPr>
        <w:t>sqrt</w:t>
      </w:r>
      <w:r w:rsidRPr="00E77497">
        <w:t xml:space="preserve">, </w:t>
      </w:r>
      <w:r>
        <w:rPr>
          <w:rFonts w:ascii="Courier New" w:hAnsi="Courier New"/>
          <w:b/>
        </w:rPr>
        <w:t>tan</w:t>
      </w:r>
      <w:r w:rsidRPr="00E77497">
        <w:t xml:space="preserve">, and </w:t>
      </w:r>
      <w:r w:rsidRPr="00E77497">
        <w:rPr>
          <w:rFonts w:ascii="Courier New" w:hAnsi="Courier New"/>
          <w:b/>
        </w:rPr>
        <w:t>tan</w:t>
      </w:r>
      <w:r>
        <w:rPr>
          <w:rFonts w:ascii="Courier New" w:hAnsi="Courier New"/>
          <w:b/>
        </w:rPr>
        <w:t>h</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6E40CF1A" w14:textId="77777777" w:rsidR="005D7F2D" w:rsidRPr="00E77497" w:rsidRDefault="005D7F2D" w:rsidP="005D7F2D">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 xml:space="preserve">. </w:t>
      </w:r>
    </w:p>
    <w:p w14:paraId="475612A7" w14:textId="77777777" w:rsidR="005D7F2D" w:rsidRPr="00E77497" w:rsidRDefault="005D7F2D" w:rsidP="005D7F2D">
      <w:pPr>
        <w:pStyle w:val="40"/>
      </w:pPr>
      <w:r>
        <w:t>Math.</w:t>
      </w:r>
      <w:r w:rsidRPr="00E77497">
        <w:t>abs (x)</w:t>
      </w:r>
    </w:p>
    <w:p w14:paraId="4C167466" w14:textId="77777777" w:rsidR="005D7F2D" w:rsidRPr="00E77497" w:rsidRDefault="005D7F2D" w:rsidP="005D7F2D">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147C3DD5"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7D5CC082"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6A523AE7" w14:textId="77777777" w:rsidR="005D7F2D" w:rsidRPr="004D1BD1" w:rsidRDefault="005D7F2D" w:rsidP="005D7F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6FAA9D89" w14:textId="77777777" w:rsidR="005D7F2D" w:rsidRPr="008B7F6F" w:rsidRDefault="005D7F2D" w:rsidP="005D7F2D">
      <w:pPr>
        <w:pStyle w:val="40"/>
      </w:pPr>
      <w:r>
        <w:t>Math.</w:t>
      </w:r>
      <w:r w:rsidRPr="008B7F6F">
        <w:t>acos (x)</w:t>
      </w:r>
    </w:p>
    <w:p w14:paraId="7F6A8701" w14:textId="77777777" w:rsidR="005D7F2D" w:rsidRPr="004D1BD1" w:rsidRDefault="005D7F2D" w:rsidP="005D7F2D">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34CA237B"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49BFF1BC" w14:textId="77777777" w:rsidR="005D7F2D" w:rsidRPr="00546435"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63A9A125" w14:textId="77777777"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7D97FF33" w14:textId="77777777" w:rsidR="005D7F2D" w:rsidRPr="006B6D0A" w:rsidRDefault="005D7F2D" w:rsidP="005D7F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p>
    <w:p w14:paraId="4B2643E8" w14:textId="77777777" w:rsidR="00CB7FF5" w:rsidRPr="00D16450" w:rsidRDefault="00CB7FF5" w:rsidP="00CB7FF5">
      <w:pPr>
        <w:pStyle w:val="40"/>
      </w:pPr>
      <w:r>
        <w:t>Math.</w:t>
      </w:r>
      <w:r w:rsidRPr="00D16450">
        <w:t>acosh(x)</w:t>
      </w:r>
    </w:p>
    <w:p w14:paraId="16080934" w14:textId="77777777" w:rsidR="00CB7FF5" w:rsidRPr="00D16450" w:rsidRDefault="00CB7FF5" w:rsidP="00CB7FF5">
      <w:pPr>
        <w:rPr>
          <w:rFonts w:cs="Arial"/>
        </w:rPr>
      </w:pPr>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p>
    <w:p w14:paraId="4D55D546"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70E3BFE9" w14:textId="77777777" w:rsidR="00CB7FF5" w:rsidRPr="00D16450" w:rsidRDefault="00CB7FF5" w:rsidP="00CB7FF5">
      <w:pPr>
        <w:numPr>
          <w:ilvl w:val="0"/>
          <w:numId w:val="243"/>
        </w:numPr>
        <w:ind w:left="1080"/>
        <w:contextualSpacing/>
        <w:rPr>
          <w:rFonts w:cs="Arial"/>
        </w:rPr>
      </w:pPr>
      <w:r w:rsidRPr="00D16450">
        <w:rPr>
          <w:rFonts w:cs="Arial"/>
        </w:rPr>
        <w:t>If x is less than 1, the result is NaN.</w:t>
      </w:r>
    </w:p>
    <w:p w14:paraId="6C46338B" w14:textId="77777777" w:rsidR="00CB7FF5" w:rsidRPr="00D16450" w:rsidRDefault="00CB7FF5" w:rsidP="00CB7FF5">
      <w:pPr>
        <w:numPr>
          <w:ilvl w:val="0"/>
          <w:numId w:val="243"/>
        </w:numPr>
        <w:ind w:left="1080"/>
        <w:contextualSpacing/>
        <w:rPr>
          <w:rFonts w:cs="Arial"/>
        </w:rPr>
      </w:pPr>
      <w:r w:rsidRPr="00D16450">
        <w:rPr>
          <w:rFonts w:cs="Arial"/>
        </w:rPr>
        <w:t>If x is 1, the result is +0.</w:t>
      </w:r>
    </w:p>
    <w:p w14:paraId="5C345CE5"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5FDCB1B4" w14:textId="77777777" w:rsidR="005D7F2D" w:rsidRPr="006B6D0A" w:rsidRDefault="005D7F2D" w:rsidP="005D7F2D">
      <w:pPr>
        <w:pStyle w:val="40"/>
      </w:pPr>
      <w:r>
        <w:t>Math.</w:t>
      </w:r>
      <w:r w:rsidRPr="006B6D0A">
        <w:t>asin (x)</w:t>
      </w:r>
    </w:p>
    <w:p w14:paraId="309A318A" w14:textId="77777777" w:rsidR="005D7F2D" w:rsidRPr="008B7F6F" w:rsidRDefault="005D7F2D" w:rsidP="005D7F2D">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266B4B3C" w14:textId="77777777" w:rsidR="005D7F2D" w:rsidRPr="006B6D0A"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7D31F6F0" w14:textId="77777777"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00DB5399" w14:textId="77777777" w:rsidR="005D7F2D" w:rsidRPr="00B820AB"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7922B22D" w14:textId="77777777"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31A5EE3"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65B6F71D" w14:textId="77777777" w:rsidR="00CB7FF5" w:rsidRPr="00D16450" w:rsidRDefault="00CB7FF5" w:rsidP="00CB7FF5">
      <w:pPr>
        <w:pStyle w:val="40"/>
      </w:pPr>
      <w:r>
        <w:t>Math.</w:t>
      </w:r>
      <w:r w:rsidRPr="00D16450">
        <w:t>asinh(x)</w:t>
      </w:r>
    </w:p>
    <w:p w14:paraId="37330CC5" w14:textId="77777777" w:rsidR="00CB7FF5" w:rsidRPr="00D16450" w:rsidRDefault="00CB7FF5" w:rsidP="00CB7FF5">
      <w:pPr>
        <w:rPr>
          <w:rFonts w:cs="Arial"/>
        </w:rPr>
      </w:pPr>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p>
    <w:p w14:paraId="3C7DB75C"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3DF01D70"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3FA6236F"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63AA39AE"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1473B8AE" w14:textId="77777777" w:rsidR="00CB7FF5" w:rsidRPr="00D16450" w:rsidRDefault="00CB7FF5" w:rsidP="00CB7FF5">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3680B757" w14:textId="77777777" w:rsidR="005D7F2D" w:rsidRPr="008B7F6F" w:rsidRDefault="005D7F2D" w:rsidP="005D7F2D">
      <w:pPr>
        <w:pStyle w:val="40"/>
      </w:pPr>
      <w:r>
        <w:t>Math.</w:t>
      </w:r>
      <w:r w:rsidRPr="008B7F6F">
        <w:t>atan (x)</w:t>
      </w:r>
    </w:p>
    <w:p w14:paraId="03064D11" w14:textId="77777777" w:rsidR="005D7F2D" w:rsidRPr="008B7F6F" w:rsidRDefault="005D7F2D" w:rsidP="005D7F2D">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23C72B17" w14:textId="77777777" w:rsidR="005D7F2D" w:rsidRPr="006B6D0A" w:rsidRDefault="005D7F2D" w:rsidP="005D7F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2ACCE7C0" w14:textId="77777777" w:rsidR="005D7F2D" w:rsidRPr="00A67AF2" w:rsidRDefault="005D7F2D" w:rsidP="005D7F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11E38BCA" w14:textId="77777777"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61769275"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1CDD76AF"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771EEBCA" w14:textId="77777777" w:rsidR="00CB7FF5" w:rsidRPr="00D16450" w:rsidRDefault="00CB7FF5" w:rsidP="00CB7FF5">
      <w:pPr>
        <w:pStyle w:val="40"/>
      </w:pPr>
      <w:r>
        <w:t>Math.</w:t>
      </w:r>
      <w:r w:rsidRPr="00D16450">
        <w:t>atanh(x)</w:t>
      </w:r>
    </w:p>
    <w:p w14:paraId="7848AAE0" w14:textId="77777777" w:rsidR="00CB7FF5" w:rsidRPr="00D16450" w:rsidRDefault="00CB7FF5" w:rsidP="00CB7FF5">
      <w:pPr>
        <w:rPr>
          <w:rFonts w:cs="Arial"/>
        </w:rPr>
      </w:pPr>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p>
    <w:p w14:paraId="16D05561"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51682368"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p>
    <w:p w14:paraId="23233D53"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greater than 1, the result is NaN.</w:t>
      </w:r>
    </w:p>
    <w:p w14:paraId="19F46C40"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p>
    <w:p w14:paraId="50E99795"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p>
    <w:p w14:paraId="2C692225"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584FB850"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055EAADC" w14:textId="77777777" w:rsidR="005D7F2D" w:rsidRPr="008B7F6F" w:rsidRDefault="005D7F2D" w:rsidP="005D7F2D">
      <w:pPr>
        <w:pStyle w:val="40"/>
      </w:pPr>
      <w:r>
        <w:t>Math.</w:t>
      </w:r>
      <w:r w:rsidRPr="008B7F6F">
        <w:t>atan2 (y, x)</w:t>
      </w:r>
    </w:p>
    <w:p w14:paraId="1BCD6C93" w14:textId="77777777" w:rsidR="005D7F2D" w:rsidRPr="004D1BD1" w:rsidRDefault="005D7F2D" w:rsidP="005D7F2D">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32CB1526" w14:textId="77777777"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33F7332A" w14:textId="77777777" w:rsidR="005D7F2D" w:rsidRPr="004D1BD1"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2D729C5D"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20E567EA" w14:textId="77777777"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1BD04477" w14:textId="77777777" w:rsidR="005D7F2D" w:rsidRPr="00B820AB"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1FDF5582" w14:textId="77777777" w:rsidR="005D7F2D" w:rsidRPr="004D1BD1"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55E0329E"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1502C1CD"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25D18641"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7218289A"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23DA969B"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13D07920"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3FC378AC"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48F9333A"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1B2F229F"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7A4FEC79"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672FDF6E"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329B7A5E"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11B24836"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7F88EDD8"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43197A72"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437B2E5F"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67AECCE0"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p>
    <w:p w14:paraId="37F68976" w14:textId="77777777" w:rsidR="00CB7FF5" w:rsidRPr="00D16450" w:rsidRDefault="00CB7FF5" w:rsidP="00CB7FF5">
      <w:pPr>
        <w:pStyle w:val="40"/>
      </w:pPr>
      <w:r>
        <w:t>Math.</w:t>
      </w:r>
      <w:r w:rsidRPr="00D16450">
        <w:t>cbrt(x)</w:t>
      </w:r>
    </w:p>
    <w:p w14:paraId="080456C7" w14:textId="77777777" w:rsidR="00CB7FF5" w:rsidRPr="00D16450" w:rsidRDefault="00CB7FF5" w:rsidP="00CB7FF5">
      <w:pPr>
        <w:rPr>
          <w:rFonts w:cs="Arial"/>
        </w:rPr>
      </w:pPr>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p>
    <w:p w14:paraId="2981BAC7"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70E73DC1"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723910AB"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12415E32"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70C75131"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2982CB60" w14:textId="77777777" w:rsidR="005D7F2D" w:rsidRPr="004D1BD1" w:rsidRDefault="005D7F2D" w:rsidP="005D7F2D">
      <w:pPr>
        <w:pStyle w:val="40"/>
      </w:pPr>
      <w:r>
        <w:t>Math.</w:t>
      </w:r>
      <w:r w:rsidRPr="004D1BD1">
        <w:t>ceil (x)</w:t>
      </w:r>
    </w:p>
    <w:p w14:paraId="19C0DE0C" w14:textId="77777777" w:rsidR="005D7F2D" w:rsidRPr="00546435" w:rsidRDefault="005D7F2D" w:rsidP="005D7F2D">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1713205E" w14:textId="77777777" w:rsidR="005D7F2D" w:rsidRPr="00A67AF2"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53CD7DDB" w14:textId="77777777" w:rsidR="005D7F2D" w:rsidRPr="00E77497" w:rsidRDefault="005D7F2D" w:rsidP="005D7F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0D620DE2"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5BB49FB"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D11E278"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322A0FF4" w14:textId="77777777" w:rsidR="005D7F2D" w:rsidRPr="004D1BD1" w:rsidRDefault="005D7F2D" w:rsidP="005D7F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12B2CEF2" w14:textId="77777777" w:rsidR="005D7F2D" w:rsidRPr="00E65A34" w:rsidRDefault="005D7F2D" w:rsidP="005D7F2D">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p>
    <w:p w14:paraId="70B9E271" w14:textId="77777777" w:rsidR="005D7F2D" w:rsidRPr="00546435" w:rsidRDefault="005D7F2D" w:rsidP="005D7F2D">
      <w:pPr>
        <w:pStyle w:val="40"/>
      </w:pPr>
      <w:r>
        <w:t>Math.</w:t>
      </w:r>
      <w:r w:rsidRPr="00546435">
        <w:t>cos (x)</w:t>
      </w:r>
    </w:p>
    <w:p w14:paraId="263102A9" w14:textId="77777777" w:rsidR="005D7F2D" w:rsidRPr="00B820AB" w:rsidRDefault="005D7F2D" w:rsidP="005D7F2D">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413FDFBE" w14:textId="77777777"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4A774767"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5CFB09EA"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25B84B7F"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2A3519C9"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522AF4E8" w14:textId="77777777" w:rsidR="00CB7FF5" w:rsidRPr="00D16450" w:rsidRDefault="00CB7FF5" w:rsidP="00CB7FF5">
      <w:pPr>
        <w:pStyle w:val="40"/>
      </w:pPr>
      <w:r>
        <w:t>Math.</w:t>
      </w:r>
      <w:r w:rsidRPr="00D16450">
        <w:t>cosh(x)</w:t>
      </w:r>
    </w:p>
    <w:p w14:paraId="55024DA9" w14:textId="77777777" w:rsidR="00CB7FF5" w:rsidRPr="00D16450" w:rsidRDefault="00CB7FF5" w:rsidP="00CB7FF5">
      <w:pPr>
        <w:rPr>
          <w:rFonts w:cs="Arial"/>
        </w:rPr>
      </w:pPr>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p>
    <w:p w14:paraId="546A1D04"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5E80D61"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1.</w:t>
      </w:r>
    </w:p>
    <w:p w14:paraId="3255FD6F"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p>
    <w:p w14:paraId="27E851D5"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16982F4C" w14:textId="77777777" w:rsidR="00CB7FF5" w:rsidRPr="00762CE7"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675B450F" w14:textId="77777777" w:rsidR="00CB7FF5" w:rsidRPr="00D16450" w:rsidRDefault="00CB7FF5" w:rsidP="00CB7FF5">
      <w:pPr>
        <w:pStyle w:val="Note"/>
      </w:pPr>
      <w:r>
        <w:t>NOTE</w:t>
      </w:r>
      <w:r>
        <w:tab/>
      </w:r>
      <w:r w:rsidRPr="00D16450">
        <w:t xml:space="preserve">The value of cosh(x) is the same as </w:t>
      </w:r>
      <w:r w:rsidRPr="00D16450">
        <w:rPr>
          <w:i/>
        </w:rPr>
        <w:t>(exp(x) + exp(-x))/2</w:t>
      </w:r>
      <w:r w:rsidRPr="00D16450">
        <w:t>.</w:t>
      </w:r>
    </w:p>
    <w:p w14:paraId="3375311C" w14:textId="77777777" w:rsidR="005D7F2D" w:rsidRPr="006B6D0A" w:rsidRDefault="005D7F2D" w:rsidP="005D7F2D">
      <w:pPr>
        <w:pStyle w:val="40"/>
      </w:pPr>
      <w:r>
        <w:t>Math.</w:t>
      </w:r>
      <w:r w:rsidRPr="006B6D0A">
        <w:t>exp (x)</w:t>
      </w:r>
    </w:p>
    <w:p w14:paraId="31E9BECA" w14:textId="77777777" w:rsidR="005D7F2D" w:rsidRPr="00675B74" w:rsidRDefault="005D7F2D" w:rsidP="005D7F2D">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6F490706"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5F9F617F"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006C29C5" w14:textId="77777777" w:rsidR="005D7F2D" w:rsidRPr="008B7F6F"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508B1BDE" w14:textId="77777777"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03B9016C"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6B784F25" w14:textId="77777777" w:rsidR="00CB7FF5" w:rsidRPr="00D16450" w:rsidRDefault="00CB7FF5" w:rsidP="00CB7FF5">
      <w:pPr>
        <w:pStyle w:val="40"/>
      </w:pPr>
      <w:r>
        <w:t>Math.</w:t>
      </w:r>
      <w:r w:rsidRPr="00D16450">
        <w:t>expm1 (x)</w:t>
      </w:r>
    </w:p>
    <w:p w14:paraId="01812027" w14:textId="77777777" w:rsidR="00CB7FF5" w:rsidRPr="00D16450" w:rsidRDefault="00CB7FF5" w:rsidP="00CB7FF5">
      <w:pPr>
        <w:rPr>
          <w:rFonts w:cs="Arial"/>
        </w:rPr>
      </w:pPr>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p>
    <w:p w14:paraId="51BB2640"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13B733EE"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764FE5C2"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722E3B6F"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72AB0A2E"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p>
    <w:p w14:paraId="26B28677" w14:textId="77777777" w:rsidR="005D7F2D" w:rsidRPr="008B7F6F" w:rsidRDefault="005D7F2D" w:rsidP="005D7F2D">
      <w:pPr>
        <w:pStyle w:val="40"/>
      </w:pPr>
      <w:r>
        <w:t>Math.</w:t>
      </w:r>
      <w:r w:rsidRPr="008B7F6F">
        <w:t>floor (x)</w:t>
      </w:r>
    </w:p>
    <w:p w14:paraId="29DD5188" w14:textId="77777777" w:rsidR="005D7F2D" w:rsidRPr="00546435" w:rsidRDefault="005D7F2D" w:rsidP="005D7F2D">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2A8DA121" w14:textId="77777777" w:rsidR="005D7F2D" w:rsidRPr="00B820AB"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166B36D9" w14:textId="77777777"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2A23DDBA"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CFDF991"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65C1713"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45EE2738"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14:paraId="5C6357CC" w14:textId="77777777" w:rsidR="005D7F2D" w:rsidRPr="00A67AF2" w:rsidRDefault="005D7F2D" w:rsidP="005D7F2D">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p>
    <w:p w14:paraId="6A2C1FBF" w14:textId="77777777" w:rsidR="00675289" w:rsidRPr="00640BCB" w:rsidRDefault="00675289" w:rsidP="00675289">
      <w:pPr>
        <w:pStyle w:val="40"/>
        <w:rPr>
          <w:ins w:id="11549" w:author="Rev 19 Allen Wirfs-Brock" w:date="2013-09-25T12:10:00Z"/>
        </w:rPr>
      </w:pPr>
      <w:ins w:id="11550" w:author="Rev 19 Allen Wirfs-Brock" w:date="2013-09-25T12:10:00Z">
        <w:r>
          <w:t>Math.fround</w:t>
        </w:r>
        <w:r w:rsidRPr="00640BCB">
          <w:t xml:space="preserve"> (</w:t>
        </w:r>
        <w:r w:rsidRPr="00D16450">
          <w:t>x</w:t>
        </w:r>
        <w:r>
          <w:t xml:space="preserve"> </w:t>
        </w:r>
        <w:r w:rsidRPr="00640BCB">
          <w:t>)</w:t>
        </w:r>
      </w:ins>
    </w:p>
    <w:p w14:paraId="39CADF25" w14:textId="77777777" w:rsidR="00675289" w:rsidRPr="00E77497" w:rsidRDefault="00675289" w:rsidP="00675289">
      <w:pPr>
        <w:rPr>
          <w:ins w:id="11551" w:author="Rev 19 Allen Wirfs-Brock" w:date="2013-09-25T12:10:00Z"/>
        </w:rPr>
      </w:pPr>
      <w:ins w:id="11552" w:author="Rev 19 Allen Wirfs-Brock" w:date="2013-09-25T12:10:00Z">
        <w:r w:rsidRPr="00E77497">
          <w:t xml:space="preserve">When </w:t>
        </w:r>
        <w:r>
          <w:rPr>
            <w:rFonts w:ascii="Courier New" w:hAnsi="Courier New"/>
            <w:b/>
          </w:rPr>
          <w:t>Math.fround</w:t>
        </w:r>
        <w:r w:rsidRPr="00640BCB">
          <w:t xml:space="preserve"> </w:t>
        </w:r>
        <w:r>
          <w:t xml:space="preserve">is </w:t>
        </w:r>
        <w:r w:rsidRPr="00E77497">
          <w:t>called with argument</w:t>
        </w:r>
        <w:r>
          <w:t xml:space="preserve"> </w:t>
        </w:r>
        <w:r w:rsidRPr="00BE3BA1">
          <w:rPr>
            <w:rFonts w:ascii="Times New Roman" w:hAnsi="Times New Roman"/>
            <w:i/>
            <w:iCs/>
          </w:rPr>
          <w:t>x</w:t>
        </w:r>
        <w:r w:rsidRPr="00E77497">
          <w:t xml:space="preserve"> the following steps are taken:</w:t>
        </w:r>
      </w:ins>
    </w:p>
    <w:p w14:paraId="36DF527A" w14:textId="77777777" w:rsidR="00675289" w:rsidRPr="00E77497" w:rsidRDefault="00675289" w:rsidP="00675289">
      <w:pPr>
        <w:pStyle w:val="Alg4"/>
        <w:numPr>
          <w:ilvl w:val="0"/>
          <w:numId w:val="1574"/>
        </w:numPr>
        <w:rPr>
          <w:ins w:id="11553" w:author="Rev 19 Allen Wirfs-Brock" w:date="2013-09-25T12:10:00Z"/>
        </w:rPr>
      </w:pPr>
      <w:ins w:id="11554" w:author="Rev 19 Allen Wirfs-Brock" w:date="2013-09-25T12:10:00Z">
        <w:r w:rsidRPr="00546435">
          <w:t xml:space="preserve">If </w:t>
        </w:r>
        <w:r w:rsidRPr="00A67AF2">
          <w:rPr>
            <w:i/>
          </w:rPr>
          <w:t>x</w:t>
        </w:r>
        <w:r w:rsidRPr="00A67AF2">
          <w:t xml:space="preserve"> is NaN, </w:t>
        </w:r>
        <w:r>
          <w:t>return</w:t>
        </w:r>
        <w:r w:rsidRPr="00A67AF2">
          <w:t xml:space="preserve"> NaN.</w:t>
        </w:r>
      </w:ins>
    </w:p>
    <w:p w14:paraId="306BE977" w14:textId="77777777" w:rsidR="00675289" w:rsidRDefault="00675289" w:rsidP="00675289">
      <w:pPr>
        <w:pStyle w:val="Alg4"/>
        <w:numPr>
          <w:ilvl w:val="0"/>
          <w:numId w:val="1574"/>
        </w:numPr>
        <w:rPr>
          <w:ins w:id="11555" w:author="Rev 19 Allen Wirfs-Brock" w:date="2013-09-25T12:10:00Z"/>
        </w:rPr>
      </w:pPr>
      <w:ins w:id="11556" w:author="Rev 19 Allen Wirfs-Brock" w:date="2013-09-25T12:10:00Z">
        <w:r>
          <w:t xml:space="preserve">If </w:t>
        </w:r>
        <w:r w:rsidRPr="00B820AB">
          <w:rPr>
            <w:i/>
          </w:rPr>
          <w:t>x</w:t>
        </w:r>
        <w:r w:rsidRPr="00675B74">
          <w:t xml:space="preserve"> </w:t>
        </w:r>
        <w:r>
          <w:t>is one of</w:t>
        </w:r>
        <w:r w:rsidRPr="00675B74">
          <w:t xml:space="preserve"> +0</w:t>
        </w:r>
        <w:r>
          <w:t xml:space="preserve">, </w:t>
        </w:r>
        <w:r w:rsidRPr="004D1BD1">
          <w:sym w:font="Symbol" w:char="F02D"/>
        </w:r>
        <w:r w:rsidRPr="004D1BD1">
          <w:t>0</w:t>
        </w:r>
        <w:r>
          <w:t xml:space="preserve">, </w:t>
        </w:r>
        <w:r w:rsidRPr="006B6D0A">
          <w:t>+</w:t>
        </w:r>
        <w:r w:rsidRPr="004D1BD1">
          <w:sym w:font="Symbol" w:char="F0A5"/>
        </w:r>
        <w:r>
          <w:t xml:space="preserve">, </w:t>
        </w:r>
        <w:r w:rsidRPr="004D1BD1">
          <w:sym w:font="Symbol" w:char="F02D"/>
        </w:r>
        <w:r w:rsidRPr="008B7F6F">
          <w:sym w:font="Symbol" w:char="F0A5"/>
        </w:r>
        <w:r>
          <w:t xml:space="preserve">, then return </w:t>
        </w:r>
        <w:r>
          <w:rPr>
            <w:i/>
            <w:iCs/>
          </w:rPr>
          <w:t>x</w:t>
        </w:r>
        <w:r>
          <w:t>.</w:t>
        </w:r>
      </w:ins>
    </w:p>
    <w:p w14:paraId="36E83739" w14:textId="77777777" w:rsidR="00675289" w:rsidRPr="00E77497" w:rsidRDefault="00675289" w:rsidP="00675289">
      <w:pPr>
        <w:pStyle w:val="Alg4"/>
        <w:numPr>
          <w:ilvl w:val="0"/>
          <w:numId w:val="1574"/>
        </w:numPr>
        <w:rPr>
          <w:ins w:id="11557" w:author="Rev 19 Allen Wirfs-Brock" w:date="2013-09-25T12:10:00Z"/>
        </w:rPr>
      </w:pPr>
      <w:ins w:id="11558" w:author="Rev 19 Allen Wirfs-Brock" w:date="2013-09-25T12:10:00Z">
        <w:r w:rsidRPr="00E77497">
          <w:t xml:space="preserve">Let </w:t>
        </w:r>
        <w:r>
          <w:rPr>
            <w:i/>
          </w:rPr>
          <w:t>x32</w:t>
        </w:r>
        <w:r w:rsidRPr="00E77497">
          <w:t xml:space="preserve"> be </w:t>
        </w:r>
        <w:r>
          <w:t xml:space="preserve">the result of converting </w:t>
        </w:r>
        <w:r>
          <w:rPr>
            <w:i/>
            <w:iCs/>
          </w:rPr>
          <w:t>x</w:t>
        </w:r>
        <w:r>
          <w:t xml:space="preserve"> to a value in IEEE-754-2005 binary32 format using roundTiesToEven</w:t>
        </w:r>
        <w:r w:rsidRPr="00E77497">
          <w:t>.</w:t>
        </w:r>
      </w:ins>
    </w:p>
    <w:p w14:paraId="059B5A01" w14:textId="77777777" w:rsidR="00675289" w:rsidRDefault="00675289" w:rsidP="00675289">
      <w:pPr>
        <w:pStyle w:val="Alg4"/>
        <w:numPr>
          <w:ilvl w:val="0"/>
          <w:numId w:val="1574"/>
        </w:numPr>
        <w:rPr>
          <w:ins w:id="11559" w:author="Rev 19 Allen Wirfs-Brock" w:date="2013-09-25T12:10:00Z"/>
        </w:rPr>
      </w:pPr>
      <w:ins w:id="11560" w:author="Rev 19 Allen Wirfs-Brock" w:date="2013-09-25T12:10:00Z">
        <w:r>
          <w:t xml:space="preserve">Let </w:t>
        </w:r>
        <w:r>
          <w:rPr>
            <w:i/>
            <w:iCs/>
          </w:rPr>
          <w:t>x64</w:t>
        </w:r>
        <w:r>
          <w:t xml:space="preserve"> </w:t>
        </w:r>
        <w:r w:rsidRPr="00E77497">
          <w:t xml:space="preserve">be </w:t>
        </w:r>
        <w:r>
          <w:t xml:space="preserve">the result of converting </w:t>
        </w:r>
        <w:r>
          <w:rPr>
            <w:i/>
            <w:iCs/>
          </w:rPr>
          <w:t>x32</w:t>
        </w:r>
        <w:r>
          <w:t xml:space="preserve"> to a value in IEEE-754-2005 binary64 format.</w:t>
        </w:r>
      </w:ins>
    </w:p>
    <w:p w14:paraId="33D8991A" w14:textId="77777777" w:rsidR="00675289" w:rsidRDefault="00675289" w:rsidP="00675289">
      <w:pPr>
        <w:numPr>
          <w:ilvl w:val="0"/>
          <w:numId w:val="1574"/>
        </w:numPr>
        <w:spacing w:after="220" w:line="240" w:lineRule="auto"/>
        <w:jc w:val="left"/>
        <w:rPr>
          <w:ins w:id="11561" w:author="Rev 19 Allen Wirfs-Brock" w:date="2013-09-25T12:10:00Z"/>
          <w:rFonts w:ascii="Times New Roman" w:eastAsia="Times New Roman" w:hAnsi="Times New Roman"/>
          <w:spacing w:val="6"/>
          <w:lang w:eastAsia="en-US"/>
        </w:rPr>
      </w:pPr>
      <w:ins w:id="11562" w:author="Rev 19 Allen Wirfs-Brock" w:date="2013-09-25T12:10:00Z">
        <w:r>
          <w:rPr>
            <w:rFonts w:ascii="Times New Roman" w:eastAsia="Times New Roman" w:hAnsi="Times New Roman"/>
            <w:spacing w:val="6"/>
            <w:lang w:eastAsia="en-US"/>
          </w:rPr>
          <w:t xml:space="preserve">Return </w:t>
        </w:r>
        <w:r w:rsidRPr="00AB4582">
          <w:rPr>
            <w:rFonts w:ascii="Times New Roman" w:eastAsia="Times New Roman" w:hAnsi="Times New Roman"/>
            <w:iCs/>
            <w:spacing w:val="6"/>
            <w:lang w:eastAsia="en-US"/>
          </w:rPr>
          <w:t>the ECMAScript Number value corresponding to</w:t>
        </w:r>
        <w:r w:rsidRPr="00AC29D8">
          <w:rPr>
            <w:rFonts w:ascii="Times New Roman" w:eastAsia="Times New Roman" w:hAnsi="Times New Roman"/>
            <w:i/>
            <w:iCs/>
            <w:spacing w:val="6"/>
            <w:lang w:eastAsia="en-US"/>
          </w:rPr>
          <w:t xml:space="preserve"> x</w:t>
        </w:r>
        <w:r>
          <w:rPr>
            <w:rFonts w:ascii="Times New Roman" w:eastAsia="Times New Roman" w:hAnsi="Times New Roman"/>
            <w:i/>
            <w:iCs/>
            <w:spacing w:val="6"/>
            <w:lang w:eastAsia="en-US"/>
          </w:rPr>
          <w:t>64</w:t>
        </w:r>
        <w:r>
          <w:rPr>
            <w:rFonts w:ascii="Times New Roman" w:eastAsia="Times New Roman" w:hAnsi="Times New Roman"/>
            <w:spacing w:val="6"/>
            <w:lang w:eastAsia="en-US"/>
          </w:rPr>
          <w:t>.</w:t>
        </w:r>
      </w:ins>
    </w:p>
    <w:p w14:paraId="177651E4" w14:textId="77777777" w:rsidR="00CB7FF5" w:rsidRPr="00D16450" w:rsidRDefault="00CB7FF5" w:rsidP="00E000F3">
      <w:pPr>
        <w:pStyle w:val="40"/>
      </w:pPr>
      <w:r>
        <w:t>Math.hypot(</w:t>
      </w:r>
      <w:ins w:id="11563" w:author="Rev 19 Allen Wirfs-Brock" w:date="2013-09-25T12:23:00Z">
        <w:r w:rsidR="00E000F3" w:rsidRPr="00E000F3">
          <w:t xml:space="preserve">[ value1 [ , value2 [ , … ] ] ] </w:t>
        </w:r>
      </w:ins>
      <w:del w:id="11564" w:author="Rev 19 Allen Wirfs-Brock" w:date="2013-09-25T12:23:00Z">
        <w:r w:rsidDel="00E000F3">
          <w:delText xml:space="preserve"> value1 </w:delText>
        </w:r>
        <w:r w:rsidRPr="00D16450" w:rsidDel="00E000F3">
          <w:delText xml:space="preserve">, value2, </w:delText>
        </w:r>
        <w:r w:rsidDel="00E000F3">
          <w:delText>value3 = 0</w:delText>
        </w:r>
      </w:del>
      <w:r w:rsidRPr="00D16450">
        <w:t xml:space="preserve">  )</w:t>
      </w:r>
    </w:p>
    <w:p w14:paraId="31304A55" w14:textId="77777777" w:rsidR="00CB7FF5" w:rsidRPr="00D16450" w:rsidRDefault="00E000F3" w:rsidP="00CB7FF5">
      <w:pPr>
        <w:rPr>
          <w:rFonts w:cs="Arial"/>
        </w:rPr>
      </w:pPr>
      <w:ins w:id="11565" w:author="Rev 19 Allen Wirfs-Brock" w:date="2013-09-25T12:25:00Z">
        <w:r w:rsidRPr="00E000F3">
          <w:rPr>
            <w:rFonts w:ascii="Courier New" w:hAnsi="Courier New" w:cs="Courier New"/>
            <w:b/>
          </w:rPr>
          <w:t>Math.</w:t>
        </w:r>
      </w:ins>
      <w:del w:id="11566" w:author="Rev 19 Allen Wirfs-Brock" w:date="2013-09-25T12:25:00Z">
        <w:r w:rsidR="00CB7FF5" w:rsidRPr="00E000F3" w:rsidDel="00E000F3">
          <w:rPr>
            <w:rFonts w:ascii="Courier New" w:hAnsi="Courier New" w:cs="Courier New"/>
            <w:b/>
          </w:rPr>
          <w:delText xml:space="preserve">Given two or three arguments, </w:delText>
        </w:r>
      </w:del>
      <w:r w:rsidR="00CB7FF5" w:rsidRPr="00E000F3">
        <w:rPr>
          <w:rFonts w:ascii="Courier New" w:hAnsi="Courier New" w:cs="Courier New"/>
          <w:b/>
        </w:rPr>
        <w:t>hypot</w:t>
      </w:r>
      <w:r w:rsidR="00CB7FF5" w:rsidRPr="00D16450">
        <w:rPr>
          <w:rFonts w:cs="Arial"/>
        </w:rPr>
        <w:t xml:space="preserve"> returns an implementation-dependent approximation of the square root of the sum of squares </w:t>
      </w:r>
      <w:del w:id="11567" w:author="Rev 19 Allen Wirfs-Brock" w:date="2013-09-25T12:26:00Z">
        <w:r w:rsidR="00CB7FF5" w:rsidRPr="00D16450" w:rsidDel="00E000F3">
          <w:rPr>
            <w:rFonts w:cs="Arial"/>
          </w:rPr>
          <w:delText xml:space="preserve">of </w:delText>
        </w:r>
        <w:r w:rsidR="00CB7FF5" w:rsidDel="00E000F3">
          <w:rPr>
            <w:rFonts w:cs="Arial"/>
          </w:rPr>
          <w:delText>up to three</w:delText>
        </w:r>
      </w:del>
      <w:ins w:id="11568" w:author="Rev 19 Allen Wirfs-Brock" w:date="2013-09-25T12:26:00Z">
        <w:r>
          <w:rPr>
            <w:rFonts w:cs="Arial"/>
          </w:rPr>
          <w:t>of its</w:t>
        </w:r>
      </w:ins>
      <w:r w:rsidR="00CB7FF5" w:rsidRPr="00D16450">
        <w:rPr>
          <w:rFonts w:cs="Arial"/>
        </w:rPr>
        <w:t xml:space="preserve"> arguments. </w:t>
      </w:r>
    </w:p>
    <w:p w14:paraId="24A062B1" w14:textId="77777777" w:rsidR="00E000F3" w:rsidRDefault="00E000F3" w:rsidP="00CB7FF5">
      <w:pPr>
        <w:numPr>
          <w:ilvl w:val="0"/>
          <w:numId w:val="243"/>
        </w:numPr>
        <w:ind w:left="1080"/>
        <w:contextualSpacing/>
        <w:rPr>
          <w:ins w:id="11569" w:author="Rev 19 Allen Wirfs-Brock" w:date="2013-09-25T12:27:00Z"/>
          <w:rFonts w:cs="Arial"/>
        </w:rPr>
      </w:pPr>
      <w:ins w:id="11570" w:author="Rev 19 Allen Wirfs-Brock" w:date="2013-09-25T12:27:00Z">
        <w:r>
          <w:rPr>
            <w:rFonts w:cs="Arial"/>
          </w:rPr>
          <w:t xml:space="preserve">If no arguments are passed, the result is </w:t>
        </w:r>
      </w:ins>
      <w:ins w:id="11571" w:author="Rev 19 Allen Wirfs-Brock" w:date="2013-09-25T12:28:00Z">
        <w:r w:rsidRPr="00D16450">
          <w:rPr>
            <w:rFonts w:cs="Arial"/>
          </w:rPr>
          <w:t>+0</w:t>
        </w:r>
      </w:ins>
      <w:ins w:id="11572" w:author="Rev 19 Allen Wirfs-Brock" w:date="2013-09-25T12:27:00Z">
        <w:r>
          <w:rPr>
            <w:rFonts w:cs="Arial"/>
          </w:rPr>
          <w:t>.</w:t>
        </w:r>
      </w:ins>
    </w:p>
    <w:p w14:paraId="37F6E28A" w14:textId="77777777" w:rsidR="00CB7FF5" w:rsidRPr="00D16450" w:rsidRDefault="00CB7FF5" w:rsidP="00CB7FF5">
      <w:pPr>
        <w:numPr>
          <w:ilvl w:val="0"/>
          <w:numId w:val="243"/>
        </w:numPr>
        <w:ind w:left="1080"/>
        <w:contextualSpacing/>
        <w:rPr>
          <w:rFonts w:cs="Arial"/>
        </w:rPr>
      </w:pPr>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155D917E" w14:textId="77777777" w:rsidR="00CB7FF5" w:rsidRPr="00D16450" w:rsidRDefault="00CB7FF5" w:rsidP="00CB7FF5">
      <w:pPr>
        <w:numPr>
          <w:ilvl w:val="0"/>
          <w:numId w:val="243"/>
        </w:numPr>
        <w:ind w:left="1080"/>
        <w:contextualSpacing/>
        <w:rPr>
          <w:rFonts w:cs="Arial"/>
        </w:rPr>
      </w:pPr>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41A33B95" w14:textId="77777777" w:rsidR="00CB7FF5" w:rsidRDefault="00CB7FF5" w:rsidP="00CB7FF5">
      <w:pPr>
        <w:numPr>
          <w:ilvl w:val="0"/>
          <w:numId w:val="243"/>
        </w:numPr>
        <w:ind w:left="1080"/>
        <w:contextualSpacing/>
        <w:rPr>
          <w:rFonts w:cs="Arial"/>
        </w:rPr>
      </w:pPr>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p>
    <w:p w14:paraId="2E318E6F" w14:textId="77777777" w:rsidR="00CB7FF5" w:rsidRDefault="00CB7FF5" w:rsidP="00CB7FF5">
      <w:pPr>
        <w:numPr>
          <w:ilvl w:val="0"/>
          <w:numId w:val="243"/>
        </w:numPr>
        <w:ind w:left="1080"/>
        <w:contextualSpacing/>
        <w:rPr>
          <w:rFonts w:cs="Arial"/>
        </w:rPr>
      </w:pPr>
      <w:r w:rsidRPr="00D16450">
        <w:rPr>
          <w:rFonts w:cs="Arial"/>
        </w:rPr>
        <w:t>If all arguments are either +0 or -0, the result is +0.</w:t>
      </w:r>
      <w:r w:rsidRPr="00D90F8A">
        <w:rPr>
          <w:rFonts w:cs="Arial"/>
        </w:rPr>
        <w:t xml:space="preserve"> </w:t>
      </w:r>
    </w:p>
    <w:p w14:paraId="3E3200DB" w14:textId="77777777" w:rsidR="00CB7FF5" w:rsidRDefault="00CB7FF5" w:rsidP="00CB7FF5">
      <w:pPr>
        <w:numPr>
          <w:ilvl w:val="0"/>
          <w:numId w:val="243"/>
        </w:numPr>
        <w:ind w:left="1080"/>
        <w:contextualSpacing/>
        <w:rPr>
          <w:rFonts w:cs="Arial"/>
        </w:rPr>
      </w:pPr>
      <w:r>
        <w:rPr>
          <w:rFonts w:cs="Arial"/>
        </w:rPr>
        <w:t>The implementation must avoid underlow.</w:t>
      </w:r>
    </w:p>
    <w:p w14:paraId="1F57A4CE" w14:textId="77777777" w:rsidR="00CB7FF5" w:rsidRDefault="00CB7FF5" w:rsidP="00CB7FF5">
      <w:pPr>
        <w:numPr>
          <w:ilvl w:val="0"/>
          <w:numId w:val="243"/>
        </w:numPr>
        <w:ind w:left="1080"/>
        <w:contextualSpacing/>
        <w:rPr>
          <w:rFonts w:cs="Arial"/>
        </w:rPr>
      </w:pPr>
      <w:r>
        <w:rPr>
          <w:rFonts w:cs="Arial"/>
        </w:rPr>
        <w:t>The implementation must avoid overflow, where possible.</w:t>
      </w:r>
    </w:p>
    <w:p w14:paraId="005A451D" w14:textId="77777777" w:rsidR="00CB7FF5" w:rsidRPr="00D90F8A" w:rsidRDefault="00CB7FF5" w:rsidP="00CB7FF5">
      <w:pPr>
        <w:numPr>
          <w:ilvl w:val="0"/>
          <w:numId w:val="243"/>
        </w:numPr>
        <w:ind w:left="1080"/>
        <w:rPr>
          <w:rFonts w:cs="Arial"/>
        </w:rPr>
      </w:pPr>
      <w:r>
        <w:rPr>
          <w:rFonts w:cs="Arial"/>
        </w:rPr>
        <w:t>The implementation must minimise rounding errors.</w:t>
      </w:r>
    </w:p>
    <w:p w14:paraId="221A0795" w14:textId="77777777" w:rsidR="00CB7FF5" w:rsidRPr="005670F3" w:rsidRDefault="00CB7FF5" w:rsidP="00CB7FF5">
      <w:pPr>
        <w:spacing w:before="240"/>
      </w:pPr>
      <w:r>
        <w:t xml:space="preserve">The length property of the </w:t>
      </w:r>
      <w:r w:rsidRPr="005670F3">
        <w:rPr>
          <w:rFonts w:ascii="Courier New" w:hAnsi="Courier New" w:cs="Courier New"/>
          <w:b/>
          <w:bCs/>
        </w:rPr>
        <w:t>hypot</w:t>
      </w:r>
      <w:r>
        <w:t xml:space="preserve"> function is 2.</w:t>
      </w:r>
    </w:p>
    <w:p w14:paraId="5BA1B2C0" w14:textId="77777777" w:rsidR="00CB7FF5" w:rsidRPr="00D16450" w:rsidRDefault="00CB7FF5" w:rsidP="00CB7FF5">
      <w:pPr>
        <w:pStyle w:val="40"/>
      </w:pPr>
      <w:r>
        <w:t>Math.imul</w:t>
      </w:r>
      <w:r w:rsidRPr="00D16450">
        <w:t>(x</w:t>
      </w:r>
      <w:r>
        <w:t>, y</w:t>
      </w:r>
      <w:r w:rsidRPr="00D16450">
        <w:t>)</w:t>
      </w:r>
    </w:p>
    <w:p w14:paraId="65534CE2" w14:textId="77777777" w:rsidR="00CB7FF5" w:rsidRPr="00E77497" w:rsidRDefault="00CB7FF5" w:rsidP="00CB7FF5">
      <w:r w:rsidRPr="00E77497">
        <w:t xml:space="preserve">When the </w:t>
      </w:r>
      <w:r>
        <w:rPr>
          <w:rFonts w:ascii="Courier New" w:hAnsi="Courier New"/>
          <w:b/>
        </w:rPr>
        <w:t>Math.imul</w:t>
      </w:r>
      <w:r w:rsidRPr="00E77497">
        <w:t xml:space="preserve"> is called with argument</w:t>
      </w:r>
      <w:r>
        <w:t>s</w:t>
      </w:r>
      <w:r w:rsidRPr="00E77497">
        <w:t xml:space="preserve"> </w:t>
      </w:r>
      <w:r>
        <w:rPr>
          <w:rFonts w:ascii="Times New Roman" w:hAnsi="Times New Roman"/>
          <w:i/>
        </w:rPr>
        <w:t>x</w:t>
      </w:r>
      <w:r>
        <w:rPr>
          <w:rFonts w:ascii="Times New Roman" w:hAnsi="Times New Roman"/>
          <w:iCs/>
        </w:rPr>
        <w:t xml:space="preserve"> </w:t>
      </w:r>
      <w:r w:rsidRPr="00AE196C">
        <w:t>and</w:t>
      </w:r>
      <w:r>
        <w:rPr>
          <w:rFonts w:ascii="Times New Roman" w:hAnsi="Times New Roman"/>
          <w:iCs/>
        </w:rPr>
        <w:t xml:space="preserve"> </w:t>
      </w:r>
      <w:r>
        <w:rPr>
          <w:rFonts w:ascii="Times New Roman" w:hAnsi="Times New Roman"/>
          <w:i/>
        </w:rPr>
        <w:t>y</w:t>
      </w:r>
      <w:r w:rsidRPr="00E77497">
        <w:t xml:space="preserve"> the following steps are taken:</w:t>
      </w:r>
    </w:p>
    <w:p w14:paraId="47B971D6" w14:textId="77777777" w:rsidR="00CB7FF5" w:rsidRPr="00E77497" w:rsidRDefault="00CB7FF5" w:rsidP="00CB7FF5">
      <w:pPr>
        <w:pStyle w:val="Alg4"/>
        <w:numPr>
          <w:ilvl w:val="0"/>
          <w:numId w:val="1450"/>
        </w:numPr>
      </w:pPr>
      <w:r w:rsidRPr="00E77497">
        <w:t xml:space="preserve">Let </w:t>
      </w:r>
      <w:r>
        <w:rPr>
          <w:i/>
        </w:rPr>
        <w:t>a</w:t>
      </w:r>
      <w:r w:rsidRPr="00E77497">
        <w:t xml:space="preserve"> be To</w:t>
      </w:r>
      <w:r>
        <w:t>Uint32</w:t>
      </w:r>
      <w:r w:rsidRPr="00E77497">
        <w:t>(</w:t>
      </w:r>
      <w:r>
        <w:rPr>
          <w:i/>
        </w:rPr>
        <w:t>x</w:t>
      </w:r>
      <w:r w:rsidRPr="00E77497">
        <w:t>).</w:t>
      </w:r>
    </w:p>
    <w:p w14:paraId="3051029F" w14:textId="77777777" w:rsidR="00CB7FF5" w:rsidRDefault="00CB7FF5" w:rsidP="00CB7FF5">
      <w:pPr>
        <w:pStyle w:val="Alg4"/>
        <w:numPr>
          <w:ilvl w:val="0"/>
          <w:numId w:val="1450"/>
        </w:numPr>
      </w:pPr>
      <w:r>
        <w:t>ReturnIfAbrupt(</w:t>
      </w:r>
      <w:r>
        <w:rPr>
          <w:i/>
        </w:rPr>
        <w:t>a</w:t>
      </w:r>
      <w:r>
        <w:t>).</w:t>
      </w:r>
    </w:p>
    <w:p w14:paraId="2EDE6C79" w14:textId="77777777" w:rsidR="00CB7FF5" w:rsidRPr="00E77497" w:rsidRDefault="00CB7FF5" w:rsidP="00CB7FF5">
      <w:pPr>
        <w:pStyle w:val="Alg4"/>
        <w:numPr>
          <w:ilvl w:val="0"/>
          <w:numId w:val="1450"/>
        </w:numPr>
      </w:pPr>
      <w:r w:rsidRPr="00E77497">
        <w:t xml:space="preserve">Let </w:t>
      </w:r>
      <w:r>
        <w:rPr>
          <w:i/>
        </w:rPr>
        <w:t>b</w:t>
      </w:r>
      <w:r w:rsidRPr="00E77497">
        <w:t xml:space="preserve"> be To</w:t>
      </w:r>
      <w:r>
        <w:t>Uint32</w:t>
      </w:r>
      <w:r w:rsidRPr="00E77497">
        <w:t>(</w:t>
      </w:r>
      <w:r>
        <w:rPr>
          <w:i/>
        </w:rPr>
        <w:t>y</w:t>
      </w:r>
      <w:r w:rsidRPr="00E77497">
        <w:t>).</w:t>
      </w:r>
    </w:p>
    <w:p w14:paraId="25F42836" w14:textId="77777777" w:rsidR="00CB7FF5" w:rsidRDefault="00CB7FF5" w:rsidP="00CB7FF5">
      <w:pPr>
        <w:pStyle w:val="Alg4"/>
        <w:numPr>
          <w:ilvl w:val="0"/>
          <w:numId w:val="1450"/>
        </w:numPr>
      </w:pPr>
      <w:r>
        <w:t>ReturnIfAbrupt(</w:t>
      </w:r>
      <w:r>
        <w:rPr>
          <w:i/>
        </w:rPr>
        <w:t>b</w:t>
      </w:r>
      <w:r>
        <w:t>).</w:t>
      </w:r>
    </w:p>
    <w:p w14:paraId="22B779AF" w14:textId="77777777" w:rsidR="00CB7FF5" w:rsidRDefault="00CB7FF5" w:rsidP="00CB7FF5">
      <w:pPr>
        <w:pStyle w:val="Alg4"/>
        <w:numPr>
          <w:ilvl w:val="0"/>
          <w:numId w:val="1450"/>
        </w:numPr>
      </w:pPr>
      <w:r>
        <w:t xml:space="preserve">Let </w:t>
      </w:r>
      <w:r>
        <w:rPr>
          <w:i/>
          <w:iCs/>
        </w:rPr>
        <w:t>product</w:t>
      </w:r>
      <w:r>
        <w:t xml:space="preserve"> be (</w:t>
      </w:r>
      <w:r>
        <w:rPr>
          <w:i/>
          <w:iCs/>
        </w:rPr>
        <w:t>a</w:t>
      </w:r>
      <w:r>
        <w:t xml:space="preserve"> </w:t>
      </w:r>
      <w:r w:rsidRPr="00675B74">
        <w:sym w:font="Symbol" w:char="F0B4"/>
      </w:r>
      <w:r>
        <w:t xml:space="preserve"> </w:t>
      </w:r>
      <w:r>
        <w:rPr>
          <w:i/>
          <w:iCs/>
        </w:rPr>
        <w:t>b</w:t>
      </w:r>
      <w:r>
        <w:t xml:space="preserve">) </w:t>
      </w:r>
      <w:del w:id="11573" w:author="Rev 19 Allen Wirfs-Brock" w:date="2013-09-10T15:03:00Z">
        <w:r w:rsidRPr="00E77497" w:rsidDel="00AC29D8">
          <w:rPr>
            <w:i/>
          </w:rPr>
          <w:delText xml:space="preserve">x </w:delText>
        </w:r>
        <w:r w:rsidRPr="00E77497" w:rsidDel="00AC29D8">
          <w:delText>modulo</w:delText>
        </w:r>
        <w:r w:rsidDel="00AC29D8">
          <w:rPr>
            <w:i/>
          </w:rPr>
          <w:delText xml:space="preserve"> </w:delText>
        </w:r>
      </w:del>
      <w:r w:rsidRPr="00E77497">
        <w:t>modulo 2</w:t>
      </w:r>
      <w:r w:rsidRPr="00E77497">
        <w:rPr>
          <w:vertAlign w:val="superscript"/>
        </w:rPr>
        <w:t>32</w:t>
      </w:r>
      <w:r w:rsidRPr="00E77497">
        <w:t>.</w:t>
      </w:r>
    </w:p>
    <w:p w14:paraId="73C3EEC9" w14:textId="77777777" w:rsidR="00CB7FF5" w:rsidRPr="001A0D83" w:rsidRDefault="00CB7FF5" w:rsidP="00CB7FF5">
      <w:pPr>
        <w:numPr>
          <w:ilvl w:val="0"/>
          <w:numId w:val="1450"/>
        </w:numPr>
        <w:spacing w:after="220" w:line="240" w:lineRule="auto"/>
        <w:jc w:val="left"/>
        <w:rPr>
          <w:rFonts w:ascii="Times New Roman" w:eastAsia="Times New Roman" w:hAnsi="Times New Roman"/>
          <w:spacing w:val="6"/>
          <w:lang w:eastAsia="en-US"/>
        </w:rPr>
      </w:pPr>
      <w:r w:rsidRPr="007E3574">
        <w:rPr>
          <w:rFonts w:ascii="Times New Roman" w:eastAsia="Times New Roman" w:hAnsi="Times New Roman"/>
          <w:spacing w:val="6"/>
          <w:lang w:eastAsia="en-US"/>
        </w:rPr>
        <w:t xml:space="preserve">If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Pr>
          <w:rFonts w:ascii="Times New Roman" w:eastAsia="Times New Roman" w:hAnsi="Times New Roman"/>
          <w:spacing w:val="6"/>
          <w:lang w:eastAsia="en-US"/>
        </w:rPr>
        <w:t>≥</w:t>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31</w:t>
      </w:r>
      <w:r w:rsidRPr="007E3574">
        <w:rPr>
          <w:rFonts w:ascii="Times New Roman" w:eastAsia="Times New Roman" w:hAnsi="Times New Roman"/>
          <w:spacing w:val="6"/>
          <w:lang w:eastAsia="en-US"/>
        </w:rPr>
        <w:t xml:space="preserv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sidRPr="007E3574">
        <w:rPr>
          <w:rFonts w:ascii="Times New Roman" w:eastAsia="Times New Roman" w:hAnsi="Times New Roman"/>
          <w:spacing w:val="6"/>
          <w:lang w:eastAsia="en-US"/>
        </w:rPr>
        <w:sym w:font="Symbol" w:char="F02D"/>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32</w:t>
      </w:r>
      <w:r w:rsidRPr="007E3574">
        <w:rPr>
          <w:rFonts w:ascii="Times New Roman" w:eastAsia="Times New Roman" w:hAnsi="Times New Roman"/>
          <w:spacing w:val="6"/>
          <w:lang w:eastAsia="en-US"/>
        </w:rPr>
        <w:t xml:space="preserve">, otherwise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spacing w:val="6"/>
          <w:lang w:eastAsia="en-US"/>
        </w:rPr>
        <w:t>.</w:t>
      </w:r>
    </w:p>
    <w:p w14:paraId="3EAC8869" w14:textId="77777777" w:rsidR="005D7F2D" w:rsidRPr="00B820AB" w:rsidRDefault="005D7F2D" w:rsidP="005D7F2D">
      <w:pPr>
        <w:pStyle w:val="40"/>
      </w:pPr>
      <w:r>
        <w:t>Math.</w:t>
      </w:r>
      <w:r w:rsidRPr="00B820AB">
        <w:t>log (x)</w:t>
      </w:r>
    </w:p>
    <w:p w14:paraId="7BF9F37E" w14:textId="77777777" w:rsidR="005D7F2D" w:rsidRPr="00946A25" w:rsidRDefault="005D7F2D" w:rsidP="00946A25">
      <w:pPr>
        <w:rPr>
          <w:rFonts w:cs="Arial"/>
        </w:rPr>
      </w:pPr>
      <w:r w:rsidRPr="00946A25">
        <w:rPr>
          <w:rFonts w:cs="Arial"/>
        </w:rPr>
        <w:t xml:space="preserve">Returns an implementation-dependent approximation to the natural logarithm of </w:t>
      </w:r>
      <w:r w:rsidRPr="00946A25">
        <w:rPr>
          <w:rFonts w:ascii="Times New Roman" w:hAnsi="Times New Roman"/>
          <w:i/>
        </w:rPr>
        <w:t>x</w:t>
      </w:r>
      <w:r w:rsidRPr="00946A25">
        <w:rPr>
          <w:rFonts w:cs="Arial"/>
        </w:rPr>
        <w:t>.</w:t>
      </w:r>
    </w:p>
    <w:p w14:paraId="3EFF1053"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5A221B30"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6979F4E0"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6B4198F"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464530CE" w14:textId="77777777"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676E2EF8" w14:textId="77777777" w:rsidR="00CB7FF5" w:rsidRPr="00D16450" w:rsidRDefault="00CB7FF5" w:rsidP="00CB7FF5">
      <w:pPr>
        <w:pStyle w:val="40"/>
      </w:pPr>
      <w:r>
        <w:t>Math.</w:t>
      </w:r>
      <w:r w:rsidRPr="00D16450">
        <w:t>log1p (x)</w:t>
      </w:r>
    </w:p>
    <w:p w14:paraId="090CBBA9" w14:textId="77777777" w:rsidR="00CB7FF5" w:rsidRPr="00D16450" w:rsidRDefault="00CB7FF5" w:rsidP="00CB7FF5">
      <w:pPr>
        <w:rPr>
          <w:rFonts w:cs="Arial"/>
        </w:rPr>
      </w:pPr>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p>
    <w:p w14:paraId="4887F485"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22BC8003"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-1, the result is NaN.</w:t>
      </w:r>
    </w:p>
    <w:p w14:paraId="3487C9EF" w14:textId="77777777" w:rsidR="00CB7FF5" w:rsidRPr="00D16450" w:rsidRDefault="00CB7FF5" w:rsidP="00CB7FF5">
      <w:pPr>
        <w:numPr>
          <w:ilvl w:val="0"/>
          <w:numId w:val="243"/>
        </w:numPr>
        <w:ind w:left="1080"/>
        <w:contextualSpacing/>
        <w:rPr>
          <w:rFonts w:cs="Arial"/>
        </w:rPr>
      </w:pPr>
      <w:r w:rsidRPr="00D16450">
        <w:rPr>
          <w:rFonts w:cs="Arial"/>
        </w:rPr>
        <w:t>If x is -1, the result is -</w:t>
      </w:r>
      <w:r w:rsidRPr="00D16450">
        <w:rPr>
          <w:rFonts w:cs="Arial"/>
        </w:rPr>
        <w:sym w:font="Symbol" w:char="F0A5"/>
      </w:r>
      <w:r w:rsidRPr="00D16450">
        <w:rPr>
          <w:rFonts w:cs="Arial"/>
        </w:rPr>
        <w:t>.</w:t>
      </w:r>
    </w:p>
    <w:p w14:paraId="585A9D4E"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27519E1E"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012BA424"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0244B83F" w14:textId="77777777" w:rsidR="00CB7FF5" w:rsidRPr="00D16450" w:rsidRDefault="00CB7FF5" w:rsidP="00CB7FF5">
      <w:pPr>
        <w:rPr>
          <w:rFonts w:cs="Arial"/>
        </w:rPr>
      </w:pPr>
    </w:p>
    <w:p w14:paraId="215D0116" w14:textId="77777777" w:rsidR="00CB7FF5" w:rsidRPr="00D16450" w:rsidRDefault="00CB7FF5" w:rsidP="00CB7FF5">
      <w:pPr>
        <w:pStyle w:val="40"/>
      </w:pPr>
      <w:r>
        <w:t>Math.</w:t>
      </w:r>
      <w:r w:rsidRPr="00D16450">
        <w:t>log10 (x)</w:t>
      </w:r>
    </w:p>
    <w:p w14:paraId="07FF70D0" w14:textId="77777777" w:rsidR="00CB7FF5" w:rsidRPr="00D16450" w:rsidRDefault="00CB7FF5" w:rsidP="00CB7FF5">
      <w:pPr>
        <w:rPr>
          <w:rFonts w:cs="Arial"/>
        </w:rPr>
      </w:pPr>
      <w:r w:rsidRPr="00D16450">
        <w:rPr>
          <w:rFonts w:cs="Arial"/>
        </w:rPr>
        <w:t xml:space="preserve">Returns an implementation-dependent approximation to the base 10 logarithm of </w:t>
      </w:r>
      <w:r w:rsidRPr="00D16450">
        <w:rPr>
          <w:rFonts w:cs="Arial"/>
          <w:i/>
        </w:rPr>
        <w:t>x</w:t>
      </w:r>
      <w:r w:rsidRPr="00D16450">
        <w:rPr>
          <w:rFonts w:cs="Arial"/>
        </w:rPr>
        <w:t>.</w:t>
      </w:r>
    </w:p>
    <w:p w14:paraId="6D978F26"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6A5B941C"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14:paraId="564DDC99"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14:paraId="0414BF0A"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14:paraId="2AF193DD"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14:paraId="10C245BA"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07F9AC24" w14:textId="77777777" w:rsidR="00CB7FF5" w:rsidRPr="00D16450" w:rsidRDefault="00CB7FF5" w:rsidP="00CB7FF5">
      <w:pPr>
        <w:rPr>
          <w:rFonts w:cs="Arial"/>
        </w:rPr>
      </w:pPr>
    </w:p>
    <w:p w14:paraId="104DA411" w14:textId="77777777" w:rsidR="00CB7FF5" w:rsidRPr="00D16450" w:rsidRDefault="00CB7FF5" w:rsidP="00CB7FF5">
      <w:pPr>
        <w:pStyle w:val="40"/>
      </w:pPr>
      <w:r>
        <w:t>Math.</w:t>
      </w:r>
      <w:r w:rsidRPr="00D16450">
        <w:t>log2 (x)</w:t>
      </w:r>
    </w:p>
    <w:p w14:paraId="0D9BE27E" w14:textId="77777777" w:rsidR="00CB7FF5" w:rsidRPr="00D16450" w:rsidRDefault="00CB7FF5" w:rsidP="00CB7FF5">
      <w:pPr>
        <w:rPr>
          <w:rFonts w:cs="Arial"/>
        </w:rPr>
      </w:pPr>
      <w:r w:rsidRPr="00D16450">
        <w:rPr>
          <w:rFonts w:cs="Arial"/>
        </w:rPr>
        <w:t xml:space="preserve">Returns an implementation-dependent approximation to the base 2 logarithm of </w:t>
      </w:r>
      <w:r w:rsidRPr="00D16450">
        <w:rPr>
          <w:rFonts w:cs="Arial"/>
          <w:i/>
        </w:rPr>
        <w:t>x</w:t>
      </w:r>
      <w:r w:rsidRPr="00D16450">
        <w:rPr>
          <w:rFonts w:cs="Arial"/>
        </w:rPr>
        <w:t>.</w:t>
      </w:r>
    </w:p>
    <w:p w14:paraId="304CA5BC"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77EEC5A"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14:paraId="2B3DDE03"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14:paraId="7F7ADE18"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14:paraId="27A74A16"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14:paraId="57D20223"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2EA8D1E2" w14:textId="77777777" w:rsidR="00CB7FF5" w:rsidRPr="00D16450" w:rsidRDefault="00CB7FF5" w:rsidP="00CB7FF5">
      <w:pPr>
        <w:contextualSpacing/>
        <w:rPr>
          <w:rFonts w:cs="Arial"/>
        </w:rPr>
      </w:pPr>
    </w:p>
    <w:p w14:paraId="1D88846D" w14:textId="77777777" w:rsidR="005D7F2D" w:rsidRPr="008B7F6F" w:rsidRDefault="005D7F2D" w:rsidP="005D7F2D">
      <w:pPr>
        <w:pStyle w:val="40"/>
      </w:pPr>
      <w:r>
        <w:t>Math.</w:t>
      </w:r>
      <w:r w:rsidRPr="008B7F6F">
        <w:t>max ( [ value1 [ , value2 [ , … ] ] ] )</w:t>
      </w:r>
    </w:p>
    <w:p w14:paraId="194CFB5A" w14:textId="77777777" w:rsidR="005D7F2D" w:rsidRPr="006B6D0A" w:rsidRDefault="005D7F2D" w:rsidP="005D7F2D">
      <w:r w:rsidRPr="006B6D0A">
        <w:t>Given zero or more arguments, calls ToNumber on each of the arguments and returns the largest of the resulting values.</w:t>
      </w:r>
    </w:p>
    <w:p w14:paraId="3953768D" w14:textId="77777777"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1F7C44E"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14:paraId="2932D04F" w14:textId="77777777" w:rsidR="005D7F2D" w:rsidRPr="004D1BD1" w:rsidRDefault="005D7F2D" w:rsidP="005D7F2D">
      <w:pPr>
        <w:numPr>
          <w:ilvl w:val="0"/>
          <w:numId w:val="243"/>
        </w:numPr>
        <w:ind w:left="1080"/>
        <w:rPr>
          <w:rFonts w:ascii="Times New Roman" w:hAnsi="Times New Roman"/>
        </w:rPr>
      </w:pPr>
      <w:r w:rsidRPr="006B6D0A">
        <w:rPr>
          <w:rFonts w:ascii="Times New Roman" w:hAnsi="Times New Roman"/>
        </w:rPr>
        <w:t>The comparison of values to determine the largest value is done using the Abstract Rela</w:t>
      </w:r>
      <w:r w:rsidRPr="00E65A34">
        <w:rPr>
          <w:rFonts w:ascii="Times New Roman" w:hAnsi="Times New Roman"/>
        </w:rPr>
        <w:t>t</w:t>
      </w:r>
      <w:r w:rsidRPr="00546435">
        <w:rPr>
          <w:rFonts w:ascii="Times New Roman" w:hAnsi="Times New Roman"/>
        </w:rPr>
        <w:t>ion</w:t>
      </w:r>
      <w:r w:rsidRPr="00A67AF2">
        <w:rPr>
          <w:rFonts w:ascii="Times New Roman" w:hAnsi="Times New Roman"/>
        </w:rPr>
        <w:t xml:space="preserve">al </w:t>
      </w:r>
      <w:r w:rsidRPr="00C7794D">
        <w:rPr>
          <w:rFonts w:ascii="Times New Roman" w:hAnsi="Times New Roman"/>
        </w:rPr>
        <w:t>Comparison</w:t>
      </w:r>
      <w:r w:rsidRPr="00A67AF2">
        <w:rPr>
          <w:rFonts w:ascii="Times New Roman" w:hAnsi="Times New Roman"/>
        </w:rPr>
        <w:t xml:space="preserve"> </w:t>
      </w:r>
      <w:r>
        <w:rPr>
          <w:rFonts w:ascii="Times New Roman" w:hAnsi="Times New Roman"/>
        </w:rPr>
        <w:t>a</w:t>
      </w:r>
      <w:r w:rsidRPr="00A67AF2">
        <w:rPr>
          <w:rFonts w:ascii="Times New Roman" w:hAnsi="Times New Roman"/>
        </w:rPr>
        <w:t>l</w:t>
      </w:r>
      <w:r>
        <w:rPr>
          <w:rFonts w:ascii="Times New Roman" w:hAnsi="Times New Roman"/>
        </w:rPr>
        <w:t>go</w:t>
      </w:r>
      <w:r w:rsidRPr="00A67AF2">
        <w:rPr>
          <w:rFonts w:ascii="Times New Roman" w:hAnsi="Times New Roman"/>
        </w:rPr>
        <w:t xml:space="preserve">rithm </w:t>
      </w:r>
      <w:r w:rsidRPr="00B820AB">
        <w:rPr>
          <w:rFonts w:ascii="Times New Roman" w:hAnsi="Times New Roman"/>
        </w:rPr>
        <w:t>(</w:t>
      </w:r>
      <w:r w:rsidR="00386020">
        <w:rPr>
          <w:rFonts w:ascii="Times New Roman" w:hAnsi="Times New Roman"/>
        </w:rPr>
        <w:fldChar w:fldCharType="begin"/>
      </w:r>
      <w:r w:rsidR="00386020">
        <w:rPr>
          <w:rFonts w:ascii="Times New Roman" w:hAnsi="Times New Roman"/>
        </w:rPr>
        <w:instrText xml:space="preserve"> REF _Ref365540413 \r \h </w:instrText>
      </w:r>
      <w:r w:rsidR="00386020">
        <w:rPr>
          <w:rFonts w:ascii="Times New Roman" w:hAnsi="Times New Roman"/>
        </w:rPr>
      </w:r>
      <w:r w:rsidR="00386020">
        <w:rPr>
          <w:rFonts w:ascii="Times New Roman" w:hAnsi="Times New Roman"/>
        </w:rPr>
        <w:fldChar w:fldCharType="separate"/>
      </w:r>
      <w:r w:rsidR="00D433E8">
        <w:rPr>
          <w:rFonts w:ascii="Times New Roman" w:hAnsi="Times New Roman"/>
        </w:rPr>
        <w:t>7.2.8</w:t>
      </w:r>
      <w:r w:rsidR="00386020">
        <w:rPr>
          <w:rFonts w:ascii="Times New Roman" w:hAnsi="Times New Roman"/>
        </w:rPr>
        <w:fldChar w:fldCharType="end"/>
      </w:r>
      <w:r w:rsidRPr="00E77497">
        <w:rPr>
          <w:rFonts w:ascii="Times New Roman" w:hAnsi="Times New Roman"/>
        </w:rPr>
        <w:t xml:space="preserve">) except that +0 is considered to be larger than </w:t>
      </w:r>
      <w:r w:rsidRPr="004D1BD1">
        <w:rPr>
          <w:rFonts w:ascii="Times New Roman" w:hAnsi="Times New Roman"/>
        </w:rPr>
        <w:sym w:font="Symbol" w:char="F02D"/>
      </w:r>
      <w:r w:rsidRPr="004D1BD1">
        <w:rPr>
          <w:rFonts w:ascii="Times New Roman" w:hAnsi="Times New Roman"/>
        </w:rPr>
        <w:t>0.</w:t>
      </w:r>
    </w:p>
    <w:p w14:paraId="1D6E36BA" w14:textId="77777777" w:rsidR="005D7F2D" w:rsidRPr="00A67AF2" w:rsidRDefault="005D7F2D" w:rsidP="005D7F2D">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283630C0" w14:textId="77777777" w:rsidR="005D7F2D" w:rsidRPr="00A67AF2" w:rsidRDefault="005D7F2D" w:rsidP="005D7F2D">
      <w:pPr>
        <w:pStyle w:val="40"/>
      </w:pPr>
      <w:r>
        <w:t>Math.</w:t>
      </w:r>
      <w:r w:rsidRPr="00A67AF2">
        <w:t>min ( [ value1 [ , value2 [ , … ] ] ] )</w:t>
      </w:r>
    </w:p>
    <w:p w14:paraId="41F8EB8C" w14:textId="77777777" w:rsidR="005D7F2D" w:rsidRPr="00A67AF2" w:rsidRDefault="005D7F2D" w:rsidP="005D7F2D">
      <w:r w:rsidRPr="00A67AF2">
        <w:t>Given zero or more arguments, calls ToNumber on each of the arguments and returns the smallest of the resulting values.</w:t>
      </w:r>
    </w:p>
    <w:p w14:paraId="057143BD" w14:textId="77777777" w:rsidR="005D7F2D" w:rsidRPr="004D1BD1" w:rsidRDefault="005D7F2D" w:rsidP="005D7F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65405006"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14:paraId="6F4AD004" w14:textId="77777777" w:rsidR="005D7F2D" w:rsidRPr="004D1BD1" w:rsidRDefault="005D7F2D" w:rsidP="005D7F2D">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using the Abstract Relational </w:t>
      </w:r>
      <w:r w:rsidRPr="00C7794D">
        <w:rPr>
          <w:rFonts w:ascii="Times New Roman" w:hAnsi="Times New Roman"/>
        </w:rPr>
        <w:t>Comparison</w:t>
      </w:r>
      <w:r w:rsidRPr="006B6D0A">
        <w:rPr>
          <w:rFonts w:ascii="Times New Roman" w:hAnsi="Times New Roman"/>
        </w:rPr>
        <w:t xml:space="preserve"> </w:t>
      </w:r>
      <w:r>
        <w:rPr>
          <w:rFonts w:ascii="Times New Roman" w:hAnsi="Times New Roman"/>
        </w:rPr>
        <w:t>a</w:t>
      </w:r>
      <w:r w:rsidRPr="006B6D0A">
        <w:rPr>
          <w:rFonts w:ascii="Times New Roman" w:hAnsi="Times New Roman"/>
        </w:rPr>
        <w:t>l</w:t>
      </w:r>
      <w:r>
        <w:rPr>
          <w:rFonts w:ascii="Times New Roman" w:hAnsi="Times New Roman"/>
        </w:rPr>
        <w:t>go</w:t>
      </w:r>
      <w:r w:rsidRPr="006B6D0A">
        <w:rPr>
          <w:rFonts w:ascii="Times New Roman" w:hAnsi="Times New Roman"/>
        </w:rPr>
        <w:t xml:space="preserve">rithm </w:t>
      </w:r>
      <w:r w:rsidRPr="00546435">
        <w:rPr>
          <w:rFonts w:ascii="Times New Roman" w:hAnsi="Times New Roman"/>
        </w:rPr>
        <w:t>(</w:t>
      </w:r>
      <w:r w:rsidR="00386020">
        <w:rPr>
          <w:rFonts w:ascii="Times New Roman" w:hAnsi="Times New Roman"/>
        </w:rPr>
        <w:fldChar w:fldCharType="begin"/>
      </w:r>
      <w:r w:rsidR="00386020">
        <w:rPr>
          <w:rFonts w:ascii="Times New Roman" w:hAnsi="Times New Roman"/>
        </w:rPr>
        <w:instrText xml:space="preserve"> REF _Ref365540413 \r \h </w:instrText>
      </w:r>
      <w:r w:rsidR="00386020">
        <w:rPr>
          <w:rFonts w:ascii="Times New Roman" w:hAnsi="Times New Roman"/>
        </w:rPr>
      </w:r>
      <w:r w:rsidR="00386020">
        <w:rPr>
          <w:rFonts w:ascii="Times New Roman" w:hAnsi="Times New Roman"/>
        </w:rPr>
        <w:fldChar w:fldCharType="separate"/>
      </w:r>
      <w:r w:rsidR="00D433E8">
        <w:rPr>
          <w:rFonts w:ascii="Times New Roman" w:hAnsi="Times New Roman"/>
        </w:rPr>
        <w:t>7.2.8</w:t>
      </w:r>
      <w:r w:rsidR="00386020">
        <w:rPr>
          <w:rFonts w:ascii="Times New Roman" w:hAnsi="Times New Roman"/>
        </w:rPr>
        <w:fldChar w:fldCharType="end"/>
      </w:r>
      <w:r w:rsidRPr="00A67AF2">
        <w:rPr>
          <w:rFonts w:ascii="Times New Roman" w:hAnsi="Times New Roman"/>
        </w:rPr>
        <w:t xml:space="preserve">) </w:t>
      </w:r>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241B217E" w14:textId="77777777" w:rsidR="005D7F2D" w:rsidRPr="00A67AF2" w:rsidRDefault="005D7F2D" w:rsidP="005D7F2D">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3FE091F3" w14:textId="77777777" w:rsidR="005D7F2D" w:rsidRPr="00A67AF2" w:rsidRDefault="005D7F2D" w:rsidP="005D7F2D">
      <w:pPr>
        <w:pStyle w:val="40"/>
      </w:pPr>
      <w:r>
        <w:t>Math.</w:t>
      </w:r>
      <w:r w:rsidRPr="00A67AF2">
        <w:t>pow (x, y)</w:t>
      </w:r>
    </w:p>
    <w:p w14:paraId="254BF371" w14:textId="77777777" w:rsidR="005D7F2D" w:rsidRPr="00E77497" w:rsidRDefault="005D7F2D" w:rsidP="005D7F2D">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6DC6F98F"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0560D60B"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6F001778" w14:textId="77777777" w:rsidR="005D7F2D" w:rsidRPr="006B6D0A"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71914EA0" w14:textId="77777777" w:rsidR="005D7F2D" w:rsidRPr="00A67AF2"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6E825006" w14:textId="77777777"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1844F8C8"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2908DB36"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53CE7631"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32990BE5"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346A1EB8"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66293A1B"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56A6FFAA"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5FAAFF23" w14:textId="77777777"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3E0ACE83"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3FA1478A"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29424BB5"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6F5F18AC" w14:textId="77777777"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2E4267FC" w14:textId="77777777" w:rsidR="005D7F2D" w:rsidRPr="004D1BD1" w:rsidRDefault="005D7F2D" w:rsidP="005D7F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449BFECC"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2F8AA031" w14:textId="77777777"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74304799" w14:textId="77777777" w:rsidR="005D7F2D" w:rsidRPr="004D1BD1"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B37A394"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208B4D4B" w14:textId="77777777" w:rsidR="005D7F2D" w:rsidRPr="00A67AF2"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p>
    <w:p w14:paraId="1B20F8B6" w14:textId="77777777" w:rsidR="005D7F2D" w:rsidRPr="00B820AB" w:rsidRDefault="005D7F2D" w:rsidP="005D7F2D">
      <w:pPr>
        <w:pStyle w:val="40"/>
      </w:pPr>
      <w:r>
        <w:t>Math.</w:t>
      </w:r>
      <w:r w:rsidRPr="00B820AB">
        <w:t>random ( )</w:t>
      </w:r>
    </w:p>
    <w:p w14:paraId="5AF21603" w14:textId="77777777" w:rsidR="005D7F2D" w:rsidRPr="00E77497" w:rsidRDefault="005D7F2D" w:rsidP="005D7F2D">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p>
    <w:p w14:paraId="14435E43" w14:textId="77777777" w:rsidR="005D7F2D" w:rsidRPr="00E77497" w:rsidRDefault="005D7F2D" w:rsidP="005D7F2D">
      <w:pPr>
        <w:pStyle w:val="40"/>
      </w:pPr>
      <w:r>
        <w:t>Math.</w:t>
      </w:r>
      <w:r w:rsidRPr="00E77497">
        <w:t>round (x)</w:t>
      </w:r>
    </w:p>
    <w:p w14:paraId="7783FCC3" w14:textId="77777777" w:rsidR="005D7F2D" w:rsidRPr="00E65A34" w:rsidRDefault="005D7F2D" w:rsidP="005D7F2D">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1D84CF89" w14:textId="77777777" w:rsidR="005D7F2D" w:rsidRPr="00A67AF2"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0B1A76A4" w14:textId="77777777"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11462A14"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4BC8F318"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722B18A"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901E276"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28598EED" w14:textId="77777777"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0ECCED92" w14:textId="77777777" w:rsidR="005D7F2D" w:rsidRPr="00A67AF2" w:rsidRDefault="005D7F2D" w:rsidP="005D7F2D">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66C2BADA" w14:textId="77777777" w:rsidR="005D7F2D" w:rsidRPr="00E77497" w:rsidRDefault="005D7F2D" w:rsidP="005D7F2D">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p>
    <w:p w14:paraId="57871B9B" w14:textId="77777777" w:rsidR="00CB7FF5" w:rsidRPr="00640BCB" w:rsidDel="00675289" w:rsidRDefault="00CB7FF5" w:rsidP="00CB7FF5">
      <w:pPr>
        <w:pStyle w:val="40"/>
        <w:rPr>
          <w:del w:id="11574" w:author="Rev 19 Allen Wirfs-Brock" w:date="2013-09-25T12:10:00Z"/>
        </w:rPr>
      </w:pPr>
      <w:del w:id="11575" w:author="Rev 19 Allen Wirfs-Brock" w:date="2013-09-25T12:10:00Z">
        <w:r w:rsidDel="00675289">
          <w:delText>Math.</w:delText>
        </w:r>
      </w:del>
      <w:del w:id="11576" w:author="Rev 19 Allen Wirfs-Brock" w:date="2013-09-25T12:08:00Z">
        <w:r w:rsidDel="00675289">
          <w:delText>roundFloat32</w:delText>
        </w:r>
        <w:r w:rsidRPr="00640BCB" w:rsidDel="00675289">
          <w:delText xml:space="preserve"> </w:delText>
        </w:r>
      </w:del>
      <w:del w:id="11577" w:author="Rev 19 Allen Wirfs-Brock" w:date="2013-09-25T12:10:00Z">
        <w:r w:rsidRPr="00640BCB" w:rsidDel="00675289">
          <w:delText>(</w:delText>
        </w:r>
        <w:r w:rsidRPr="00D16450" w:rsidDel="00675289">
          <w:delText>x</w:delText>
        </w:r>
        <w:r w:rsidDel="00675289">
          <w:delText xml:space="preserve"> </w:delText>
        </w:r>
        <w:r w:rsidRPr="00640BCB" w:rsidDel="00675289">
          <w:delText>)</w:delText>
        </w:r>
      </w:del>
    </w:p>
    <w:p w14:paraId="753ADE0D" w14:textId="77777777" w:rsidR="00CB7FF5" w:rsidRPr="00E77497" w:rsidDel="00675289" w:rsidRDefault="00CB7FF5" w:rsidP="00CB7FF5">
      <w:pPr>
        <w:rPr>
          <w:del w:id="11578" w:author="Rev 19 Allen Wirfs-Brock" w:date="2013-09-25T12:10:00Z"/>
        </w:rPr>
      </w:pPr>
      <w:del w:id="11579" w:author="Rev 19 Allen Wirfs-Brock" w:date="2013-09-25T12:10:00Z">
        <w:r w:rsidRPr="00E77497" w:rsidDel="00675289">
          <w:delText xml:space="preserve">When </w:delText>
        </w:r>
        <w:r w:rsidDel="00675289">
          <w:rPr>
            <w:rFonts w:ascii="Courier New" w:hAnsi="Courier New"/>
            <w:b/>
          </w:rPr>
          <w:delText>Math.round</w:delText>
        </w:r>
      </w:del>
      <w:del w:id="11580" w:author="Rev 19 Allen Wirfs-Brock" w:date="2013-09-25T12:09:00Z">
        <w:r w:rsidRPr="0010681E" w:rsidDel="00675289">
          <w:rPr>
            <w:rFonts w:ascii="Courier New" w:hAnsi="Courier New"/>
            <w:b/>
          </w:rPr>
          <w:delText>Float32</w:delText>
        </w:r>
      </w:del>
      <w:del w:id="11581" w:author="Rev 19 Allen Wirfs-Brock" w:date="2013-09-25T12:10:00Z">
        <w:r w:rsidRPr="00640BCB" w:rsidDel="00675289">
          <w:delText xml:space="preserve"> </w:delText>
        </w:r>
        <w:r w:rsidDel="00675289">
          <w:delText xml:space="preserve">is </w:delText>
        </w:r>
        <w:r w:rsidRPr="00E77497" w:rsidDel="00675289">
          <w:delText>called with argument</w:delText>
        </w:r>
        <w:r w:rsidDel="00675289">
          <w:delText xml:space="preserve"> </w:delText>
        </w:r>
        <w:r w:rsidRPr="00BE3BA1" w:rsidDel="00675289">
          <w:rPr>
            <w:rFonts w:ascii="Times New Roman" w:hAnsi="Times New Roman"/>
            <w:i/>
            <w:iCs/>
          </w:rPr>
          <w:delText>x</w:delText>
        </w:r>
        <w:r w:rsidRPr="00E77497" w:rsidDel="00675289">
          <w:delText xml:space="preserve"> the following steps are taken:</w:delText>
        </w:r>
      </w:del>
    </w:p>
    <w:p w14:paraId="6E658345" w14:textId="77777777" w:rsidR="00CB7FF5" w:rsidRPr="00E77497" w:rsidDel="00675289" w:rsidRDefault="00CB7FF5" w:rsidP="00CB7FF5">
      <w:pPr>
        <w:pStyle w:val="Alg4"/>
        <w:numPr>
          <w:ilvl w:val="0"/>
          <w:numId w:val="1574"/>
        </w:numPr>
        <w:rPr>
          <w:del w:id="11582" w:author="Rev 19 Allen Wirfs-Brock" w:date="2013-09-25T12:10:00Z"/>
        </w:rPr>
      </w:pPr>
      <w:del w:id="11583" w:author="Rev 19 Allen Wirfs-Brock" w:date="2013-09-25T12:10:00Z">
        <w:r w:rsidRPr="00546435" w:rsidDel="00675289">
          <w:delText xml:space="preserve">If </w:delText>
        </w:r>
        <w:r w:rsidRPr="00A67AF2" w:rsidDel="00675289">
          <w:rPr>
            <w:i/>
          </w:rPr>
          <w:delText>x</w:delText>
        </w:r>
        <w:r w:rsidRPr="00A67AF2" w:rsidDel="00675289">
          <w:delText xml:space="preserve"> is NaN, </w:delText>
        </w:r>
        <w:r w:rsidDel="00675289">
          <w:delText>return</w:delText>
        </w:r>
        <w:r w:rsidRPr="00A67AF2" w:rsidDel="00675289">
          <w:delText xml:space="preserve"> NaN.</w:delText>
        </w:r>
      </w:del>
    </w:p>
    <w:p w14:paraId="4769D34B" w14:textId="77777777" w:rsidR="00CB7FF5" w:rsidDel="00675289" w:rsidRDefault="00CB7FF5" w:rsidP="00CB7FF5">
      <w:pPr>
        <w:pStyle w:val="Alg4"/>
        <w:numPr>
          <w:ilvl w:val="0"/>
          <w:numId w:val="1574"/>
        </w:numPr>
        <w:rPr>
          <w:del w:id="11584" w:author="Rev 19 Allen Wirfs-Brock" w:date="2013-09-25T12:10:00Z"/>
        </w:rPr>
      </w:pPr>
      <w:del w:id="11585" w:author="Rev 19 Allen Wirfs-Brock" w:date="2013-09-25T12:10:00Z">
        <w:r w:rsidDel="00675289">
          <w:delText xml:space="preserve">If </w:delText>
        </w:r>
      </w:del>
      <w:del w:id="11586" w:author="Rev 19 Allen Wirfs-Brock" w:date="2013-09-09T18:10:00Z">
        <w:r w:rsidRPr="00A67AF2" w:rsidDel="000F402B">
          <w:delText xml:space="preserve">If </w:delText>
        </w:r>
      </w:del>
      <w:del w:id="11587" w:author="Rev 19 Allen Wirfs-Brock" w:date="2013-09-25T12:10:00Z">
        <w:r w:rsidRPr="00B820AB" w:rsidDel="00675289">
          <w:rPr>
            <w:i/>
          </w:rPr>
          <w:delText>x</w:delText>
        </w:r>
        <w:r w:rsidRPr="00675B74" w:rsidDel="00675289">
          <w:delText xml:space="preserve"> </w:delText>
        </w:r>
        <w:r w:rsidDel="00675289">
          <w:delText>one of</w:delText>
        </w:r>
        <w:r w:rsidRPr="00675B74" w:rsidDel="00675289">
          <w:delText xml:space="preserve"> +0</w:delText>
        </w:r>
        <w:r w:rsidDel="00675289">
          <w:delText xml:space="preserve">, </w:delText>
        </w:r>
        <w:r w:rsidRPr="004D1BD1" w:rsidDel="00675289">
          <w:sym w:font="Symbol" w:char="F02D"/>
        </w:r>
        <w:r w:rsidRPr="004D1BD1" w:rsidDel="00675289">
          <w:delText>0</w:delText>
        </w:r>
        <w:r w:rsidDel="00675289">
          <w:delText xml:space="preserve">, </w:delText>
        </w:r>
        <w:r w:rsidRPr="006B6D0A" w:rsidDel="00675289">
          <w:delText>+</w:delText>
        </w:r>
        <w:r w:rsidRPr="004D1BD1" w:rsidDel="00675289">
          <w:sym w:font="Symbol" w:char="F0A5"/>
        </w:r>
        <w:r w:rsidDel="00675289">
          <w:delText xml:space="preserve">, </w:delText>
        </w:r>
        <w:r w:rsidRPr="004D1BD1" w:rsidDel="00675289">
          <w:sym w:font="Symbol" w:char="F02D"/>
        </w:r>
        <w:r w:rsidRPr="008B7F6F" w:rsidDel="00675289">
          <w:sym w:font="Symbol" w:char="F0A5"/>
        </w:r>
        <w:r w:rsidDel="00675289">
          <w:delText xml:space="preserve">, then return </w:delText>
        </w:r>
        <w:r w:rsidDel="00675289">
          <w:rPr>
            <w:i/>
            <w:iCs/>
          </w:rPr>
          <w:delText>x</w:delText>
        </w:r>
        <w:r w:rsidDel="00675289">
          <w:delText>.</w:delText>
        </w:r>
      </w:del>
    </w:p>
    <w:p w14:paraId="41DBCD5F" w14:textId="77777777" w:rsidR="00CB7FF5" w:rsidRPr="00E77497" w:rsidDel="00675289" w:rsidRDefault="00CB7FF5" w:rsidP="00CB7FF5">
      <w:pPr>
        <w:pStyle w:val="Alg4"/>
        <w:numPr>
          <w:ilvl w:val="0"/>
          <w:numId w:val="1574"/>
        </w:numPr>
        <w:rPr>
          <w:del w:id="11588" w:author="Rev 19 Allen Wirfs-Brock" w:date="2013-09-25T12:10:00Z"/>
        </w:rPr>
      </w:pPr>
      <w:del w:id="11589" w:author="Rev 19 Allen Wirfs-Brock" w:date="2013-09-25T12:10:00Z">
        <w:r w:rsidRPr="00E77497" w:rsidDel="00675289">
          <w:delText xml:space="preserve">Let </w:delText>
        </w:r>
        <w:r w:rsidDel="00675289">
          <w:rPr>
            <w:i/>
          </w:rPr>
          <w:delText>x32</w:delText>
        </w:r>
        <w:r w:rsidRPr="00E77497" w:rsidDel="00675289">
          <w:delText xml:space="preserve"> be </w:delText>
        </w:r>
        <w:r w:rsidDel="00675289">
          <w:delText xml:space="preserve">the result of converting </w:delText>
        </w:r>
        <w:r w:rsidDel="00675289">
          <w:rPr>
            <w:i/>
            <w:iCs/>
          </w:rPr>
          <w:delText>x</w:delText>
        </w:r>
        <w:r w:rsidDel="00675289">
          <w:delText xml:space="preserve"> to a value in IEEE-</w:delText>
        </w:r>
      </w:del>
      <w:del w:id="11590" w:author="Rev 19 Allen Wirfs-Brock" w:date="2013-09-10T14:57:00Z">
        <w:r w:rsidDel="00995091">
          <w:delText>868</w:delText>
        </w:r>
      </w:del>
      <w:del w:id="11591" w:author="Rev 19 Allen Wirfs-Brock" w:date="2013-09-25T12:10:00Z">
        <w:r w:rsidDel="00675289">
          <w:delText xml:space="preserve">-2005 binary32 format using </w:delText>
        </w:r>
      </w:del>
      <w:del w:id="11592" w:author="Rev 19 Allen Wirfs-Brock" w:date="2013-09-10T14:59:00Z">
        <w:r w:rsidDel="00995091">
          <w:delText>“Round to nearest, ties to even” rounding mode</w:delText>
        </w:r>
      </w:del>
      <w:del w:id="11593" w:author="Rev 19 Allen Wirfs-Brock" w:date="2013-09-25T12:10:00Z">
        <w:r w:rsidRPr="00E77497" w:rsidDel="00675289">
          <w:delText>.</w:delText>
        </w:r>
      </w:del>
    </w:p>
    <w:p w14:paraId="28628949" w14:textId="77777777" w:rsidR="00CB7FF5" w:rsidDel="00675289" w:rsidRDefault="00CB7FF5" w:rsidP="00CB7FF5">
      <w:pPr>
        <w:pStyle w:val="Alg4"/>
        <w:numPr>
          <w:ilvl w:val="0"/>
          <w:numId w:val="1574"/>
        </w:numPr>
        <w:rPr>
          <w:del w:id="11594" w:author="Rev 19 Allen Wirfs-Brock" w:date="2013-09-25T12:10:00Z"/>
        </w:rPr>
      </w:pPr>
      <w:del w:id="11595" w:author="Rev 19 Allen Wirfs-Brock" w:date="2013-09-25T12:10:00Z">
        <w:r w:rsidDel="00675289">
          <w:delText xml:space="preserve">Let </w:delText>
        </w:r>
        <w:r w:rsidDel="00675289">
          <w:rPr>
            <w:i/>
            <w:iCs/>
          </w:rPr>
          <w:delText>x64</w:delText>
        </w:r>
        <w:r w:rsidDel="00675289">
          <w:delText xml:space="preserve"> </w:delText>
        </w:r>
      </w:del>
      <w:del w:id="11596" w:author="Rev 19 Allen Wirfs-Brock" w:date="2013-09-10T15:01:00Z">
        <w:r w:rsidDel="00AC29D8">
          <w:delText xml:space="preserve">be the ECMAScript Number value corresponding to </w:delText>
        </w:r>
        <w:r w:rsidDel="00AC29D8">
          <w:rPr>
            <w:i/>
            <w:iCs/>
          </w:rPr>
          <w:delText>x32</w:delText>
        </w:r>
      </w:del>
      <w:del w:id="11597" w:author="Rev 19 Allen Wirfs-Brock" w:date="2013-09-25T12:10:00Z">
        <w:r w:rsidDel="00675289">
          <w:delText>.</w:delText>
        </w:r>
      </w:del>
    </w:p>
    <w:p w14:paraId="67396BD7" w14:textId="77777777" w:rsidR="00CB7FF5" w:rsidDel="00675289" w:rsidRDefault="00CB7FF5" w:rsidP="00CB7FF5">
      <w:pPr>
        <w:numPr>
          <w:ilvl w:val="0"/>
          <w:numId w:val="1574"/>
        </w:numPr>
        <w:spacing w:after="220" w:line="240" w:lineRule="auto"/>
        <w:jc w:val="left"/>
        <w:rPr>
          <w:del w:id="11598" w:author="Rev 19 Allen Wirfs-Brock" w:date="2013-09-25T12:10:00Z"/>
          <w:rFonts w:ascii="Times New Roman" w:eastAsia="Times New Roman" w:hAnsi="Times New Roman"/>
          <w:spacing w:val="6"/>
          <w:lang w:eastAsia="en-US"/>
        </w:rPr>
      </w:pPr>
      <w:del w:id="11599" w:author="Rev 19 Allen Wirfs-Brock" w:date="2013-09-25T12:10:00Z">
        <w:r w:rsidDel="00675289">
          <w:rPr>
            <w:rFonts w:ascii="Times New Roman" w:eastAsia="Times New Roman" w:hAnsi="Times New Roman"/>
            <w:spacing w:val="6"/>
            <w:lang w:eastAsia="en-US"/>
          </w:rPr>
          <w:delText xml:space="preserve">Return </w:delText>
        </w:r>
      </w:del>
      <w:del w:id="11600" w:author="Rev 19 Allen Wirfs-Brock" w:date="2013-09-10T15:00:00Z">
        <w:r w:rsidRPr="00D33680" w:rsidDel="00AC29D8">
          <w:rPr>
            <w:rFonts w:ascii="Times New Roman" w:eastAsia="Times New Roman" w:hAnsi="Times New Roman"/>
            <w:i/>
            <w:iCs/>
            <w:spacing w:val="6"/>
            <w:lang w:eastAsia="en-US"/>
          </w:rPr>
          <w:delText>x64</w:delText>
        </w:r>
      </w:del>
      <w:del w:id="11601" w:author="Rev 19 Allen Wirfs-Brock" w:date="2013-09-25T12:10:00Z">
        <w:r w:rsidDel="00675289">
          <w:rPr>
            <w:rFonts w:ascii="Times New Roman" w:eastAsia="Times New Roman" w:hAnsi="Times New Roman"/>
            <w:spacing w:val="6"/>
            <w:lang w:eastAsia="en-US"/>
          </w:rPr>
          <w:delText>.</w:delText>
        </w:r>
      </w:del>
    </w:p>
    <w:p w14:paraId="20EB0B65" w14:textId="77777777" w:rsidR="00CB7FF5" w:rsidRPr="00D16450" w:rsidRDefault="00CB7FF5" w:rsidP="00CB7FF5">
      <w:pPr>
        <w:pStyle w:val="40"/>
      </w:pPr>
      <w:r>
        <w:t>Math.</w:t>
      </w:r>
      <w:r w:rsidRPr="00D16450">
        <w:t>sign(x)</w:t>
      </w:r>
    </w:p>
    <w:p w14:paraId="7420F7EE" w14:textId="77777777" w:rsidR="00CB7FF5" w:rsidRPr="00D16450" w:rsidRDefault="00CB7FF5" w:rsidP="00CB7FF5">
      <w:pPr>
        <w:rPr>
          <w:rFonts w:cs="Arial"/>
        </w:rPr>
      </w:pPr>
      <w:r w:rsidRPr="00D16450">
        <w:rPr>
          <w:rFonts w:cs="Arial"/>
        </w:rPr>
        <w:t>Returns the sign of the x, indicating whether x is positive, negative or zero.</w:t>
      </w:r>
    </w:p>
    <w:p w14:paraId="2FD46849"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2B1980F"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72231B43"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47D9D2CD"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negative</w:t>
      </w:r>
      <w:r>
        <w:rPr>
          <w:rFonts w:cs="Arial"/>
        </w:rPr>
        <w:t xml:space="preserve"> and not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1.</w:t>
      </w:r>
    </w:p>
    <w:p w14:paraId="0A78DDD0"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positive</w:t>
      </w:r>
      <w:r>
        <w:rPr>
          <w:rFonts w:cs="Arial"/>
        </w:rPr>
        <w:t xml:space="preserve"> and not </w:t>
      </w:r>
      <w:r w:rsidRPr="00D16450">
        <w:rPr>
          <w:rFonts w:cs="Arial"/>
        </w:rPr>
        <w:t>+0, the result is +1.</w:t>
      </w:r>
    </w:p>
    <w:p w14:paraId="59E23826" w14:textId="77777777" w:rsidR="005D7F2D" w:rsidRPr="00E77497" w:rsidRDefault="005D7F2D" w:rsidP="005D7F2D">
      <w:pPr>
        <w:pStyle w:val="40"/>
      </w:pPr>
      <w:r>
        <w:t>Math.</w:t>
      </w:r>
      <w:r w:rsidRPr="00E77497">
        <w:t>sin (x)</w:t>
      </w:r>
    </w:p>
    <w:p w14:paraId="5690DD80" w14:textId="77777777" w:rsidR="005D7F2D" w:rsidRPr="00E77497" w:rsidRDefault="005D7F2D" w:rsidP="005D7F2D">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0E8E4D39"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04352F65"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0767E533"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7D08F26"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5710726E" w14:textId="77777777" w:rsidR="00CB7FF5" w:rsidRPr="00D16450" w:rsidRDefault="00CB7FF5" w:rsidP="00CB7FF5">
      <w:pPr>
        <w:pStyle w:val="40"/>
      </w:pPr>
      <w:r>
        <w:t>Math.</w:t>
      </w:r>
      <w:r w:rsidRPr="00D16450">
        <w:t>sinh(x)</w:t>
      </w:r>
    </w:p>
    <w:p w14:paraId="2D02C6B2" w14:textId="77777777" w:rsidR="00CB7FF5" w:rsidRPr="00D16450" w:rsidRDefault="00CB7FF5" w:rsidP="00CB7FF5">
      <w:pPr>
        <w:rPr>
          <w:rFonts w:cs="Arial"/>
        </w:rPr>
      </w:pPr>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p>
    <w:p w14:paraId="5E8D613F"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70D88BC5" w14:textId="77777777"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3E76F542"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74ABC601" w14:textId="77777777"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7CD81D2E" w14:textId="77777777" w:rsidR="00CB7FF5" w:rsidRPr="00D16450" w:rsidRDefault="00CB7FF5" w:rsidP="00CB7FF5">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09E461A1" w14:textId="77777777" w:rsidR="00CB7FF5" w:rsidRPr="00D16450" w:rsidRDefault="00CB7FF5" w:rsidP="00CB7FF5">
      <w:pPr>
        <w:pStyle w:val="Note"/>
      </w:pPr>
      <w:r>
        <w:t>NOTE</w:t>
      </w:r>
      <w:r>
        <w:tab/>
      </w:r>
      <w:r w:rsidRPr="00D16450">
        <w:t xml:space="preserve">The value of </w:t>
      </w:r>
      <w:r>
        <w:t>sin</w:t>
      </w:r>
      <w:r w:rsidRPr="00D16450">
        <w:t xml:space="preserve">h(x) is the same as </w:t>
      </w:r>
      <w:r w:rsidRPr="00D16450">
        <w:rPr>
          <w:i/>
        </w:rPr>
        <w:t>(exp(x) - exp(-x))/2</w:t>
      </w:r>
      <w:r w:rsidRPr="00D16450">
        <w:t>.</w:t>
      </w:r>
    </w:p>
    <w:p w14:paraId="198210F7" w14:textId="77777777" w:rsidR="005D7F2D" w:rsidRPr="008B7F6F" w:rsidRDefault="005D7F2D" w:rsidP="005D7F2D">
      <w:pPr>
        <w:pStyle w:val="40"/>
      </w:pPr>
      <w:r>
        <w:t>Math.</w:t>
      </w:r>
      <w:r w:rsidRPr="008B7F6F">
        <w:t>sqrt (x)</w:t>
      </w:r>
    </w:p>
    <w:p w14:paraId="2DD1A567" w14:textId="77777777" w:rsidR="005D7F2D" w:rsidRPr="006B6D0A" w:rsidRDefault="005D7F2D" w:rsidP="005D7F2D">
      <w:r w:rsidRPr="006B6D0A">
        <w:t xml:space="preserve">Returns an implementation-dependent approximation to the square root of </w:t>
      </w:r>
      <w:r w:rsidRPr="006B6D0A">
        <w:rPr>
          <w:rFonts w:ascii="Times New Roman" w:hAnsi="Times New Roman"/>
          <w:i/>
        </w:rPr>
        <w:t>x</w:t>
      </w:r>
      <w:r w:rsidRPr="006B6D0A">
        <w:t>.</w:t>
      </w:r>
    </w:p>
    <w:p w14:paraId="5EC339CE" w14:textId="77777777"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028D886E" w14:textId="77777777"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0AB7895B" w14:textId="77777777"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3E1D0DAD"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BA2775B"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22C9E6F4" w14:textId="77777777" w:rsidR="005D7F2D" w:rsidRPr="008B7F6F" w:rsidRDefault="005D7F2D" w:rsidP="005D7F2D">
      <w:pPr>
        <w:pStyle w:val="40"/>
      </w:pPr>
      <w:r>
        <w:t>Math.</w:t>
      </w:r>
      <w:r w:rsidRPr="008B7F6F">
        <w:t>tan (x)</w:t>
      </w:r>
    </w:p>
    <w:p w14:paraId="36ADF316" w14:textId="77777777" w:rsidR="005D7F2D" w:rsidRPr="006B6D0A" w:rsidRDefault="005D7F2D" w:rsidP="005D7F2D">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4A5361AB" w14:textId="77777777"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7BD6AC51" w14:textId="77777777"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759D9F66" w14:textId="77777777"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AF9158C" w14:textId="77777777"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00BC81B1" w14:textId="77777777" w:rsidR="005D7F2D" w:rsidRPr="00D16450" w:rsidRDefault="005D7F2D" w:rsidP="005D7F2D">
      <w:pPr>
        <w:pStyle w:val="40"/>
      </w:pPr>
      <w:r>
        <w:t>Math.</w:t>
      </w:r>
      <w:r w:rsidRPr="00D16450">
        <w:t>tanh(x)</w:t>
      </w:r>
    </w:p>
    <w:p w14:paraId="5AC81101" w14:textId="77777777" w:rsidR="005D7F2D" w:rsidRPr="00D16450" w:rsidRDefault="005D7F2D" w:rsidP="005D7F2D">
      <w:pPr>
        <w:rPr>
          <w:rFonts w:cs="Arial"/>
        </w:rPr>
      </w:pPr>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p>
    <w:p w14:paraId="48414BED"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0C0A8C02" w14:textId="77777777" w:rsidR="005D7F2D"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0BA9D217"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0CED7A06"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p>
    <w:p w14:paraId="0D6EFE77"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p>
    <w:p w14:paraId="7624DD3D" w14:textId="77777777" w:rsidR="005D7F2D" w:rsidRPr="00D16450" w:rsidRDefault="005D7F2D" w:rsidP="005D7F2D">
      <w:pPr>
        <w:pStyle w:val="Note"/>
      </w:pPr>
      <w:r>
        <w:t>NOTE</w:t>
      </w:r>
      <w:r>
        <w:tab/>
      </w:r>
      <w:r w:rsidRPr="00D16450">
        <w:t xml:space="preserve">The value of tanh(x) is the same as </w:t>
      </w:r>
      <w:r w:rsidRPr="00D16450">
        <w:rPr>
          <w:i/>
        </w:rPr>
        <w:t>(exp(x) - exp(-x))/(exp(x) + exp(-x))</w:t>
      </w:r>
      <w:r w:rsidRPr="00D16450">
        <w:t>.</w:t>
      </w:r>
    </w:p>
    <w:p w14:paraId="7F486E55" w14:textId="77777777" w:rsidR="005D7F2D" w:rsidRPr="00D16450" w:rsidRDefault="005D7F2D" w:rsidP="005D7F2D">
      <w:pPr>
        <w:pStyle w:val="40"/>
      </w:pPr>
      <w:r>
        <w:t>Math.</w:t>
      </w:r>
      <w:r w:rsidRPr="00D16450">
        <w:t>trunc(x)</w:t>
      </w:r>
    </w:p>
    <w:p w14:paraId="18BDB8C7" w14:textId="77777777" w:rsidR="005D7F2D" w:rsidRPr="00D16450" w:rsidRDefault="005D7F2D" w:rsidP="005D7F2D">
      <w:pPr>
        <w:rPr>
          <w:rFonts w:cs="Arial"/>
        </w:rPr>
      </w:pPr>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p>
    <w:p w14:paraId="4166748C"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14:paraId="1291F8ED"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14:paraId="05075C51"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14:paraId="066D3618" w14:textId="77777777"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14:paraId="26C0DFB5" w14:textId="77777777" w:rsidR="005D7F2D" w:rsidRPr="00D16450" w:rsidRDefault="005D7F2D" w:rsidP="005D7F2D">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14:paraId="5052E3F1"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14:paraId="16FF6F71" w14:textId="77777777"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Pr>
          <w:rFonts w:ascii="Times New Roman" w:hAnsi="Times New Roman"/>
        </w:rPr>
        <w:t>less</w:t>
      </w:r>
      <w:r w:rsidRPr="006B6D0A">
        <w:rPr>
          <w:rFonts w:ascii="Times New Roman" w:hAnsi="Times New Roman"/>
        </w:rPr>
        <w:t xml:space="preserve"> than 0 but </w:t>
      </w:r>
      <w:r>
        <w:rPr>
          <w:rFonts w:ascii="Times New Roman" w:hAnsi="Times New Roman"/>
        </w:rPr>
        <w:t>greater</w:t>
      </w:r>
      <w:r w:rsidRPr="006B6D0A">
        <w:rPr>
          <w:rFonts w:ascii="Times New Roman" w:hAnsi="Times New Roman"/>
        </w:rPr>
        <w:t xml:space="preserve"> than </w:t>
      </w:r>
      <w:r w:rsidRPr="00D16450">
        <w:rPr>
          <w:rFonts w:cs="Arial"/>
        </w:rPr>
        <w:sym w:font="Symbol" w:char="F02D"/>
      </w:r>
      <w:r w:rsidRPr="006B6D0A">
        <w:rPr>
          <w:rFonts w:ascii="Times New Roman" w:hAnsi="Times New Roman"/>
        </w:rPr>
        <w:t xml:space="preserve">1, the result is </w:t>
      </w:r>
      <w:r w:rsidRPr="00D16450">
        <w:rPr>
          <w:rFonts w:cs="Arial"/>
        </w:rPr>
        <w:sym w:font="Symbol" w:char="F02D"/>
      </w:r>
      <w:r w:rsidRPr="006B6D0A">
        <w:rPr>
          <w:rFonts w:ascii="Times New Roman" w:hAnsi="Times New Roman"/>
        </w:rPr>
        <w:t>0.</w:t>
      </w:r>
    </w:p>
    <w:p w14:paraId="60630230" w14:textId="77777777" w:rsidR="003E75AF" w:rsidRPr="004D1BD1" w:rsidRDefault="003E75AF" w:rsidP="003E75AF">
      <w:pPr>
        <w:pStyle w:val="20"/>
      </w:pPr>
      <w:bookmarkStart w:id="11602" w:name="_Ref365549591"/>
      <w:bookmarkStart w:id="11603" w:name="_Toc368050738"/>
      <w:r w:rsidRPr="004D1BD1">
        <w:t>Date Objects</w:t>
      </w:r>
      <w:bookmarkEnd w:id="11602"/>
      <w:bookmarkEnd w:id="11603"/>
    </w:p>
    <w:p w14:paraId="5157D7DC" w14:textId="77777777" w:rsidR="003E75AF" w:rsidRPr="008B7F6F" w:rsidRDefault="003E75AF" w:rsidP="003E75AF">
      <w:pPr>
        <w:pStyle w:val="30"/>
      </w:pPr>
      <w:bookmarkStart w:id="11604" w:name="_Toc368050739"/>
      <w:r w:rsidRPr="008B7F6F">
        <w:t>Overview of Date Objects and Definitions of Abstract Operat</w:t>
      </w:r>
      <w:r>
        <w:t>ion</w:t>
      </w:r>
      <w:r w:rsidRPr="008B7F6F">
        <w:t>s</w:t>
      </w:r>
      <w:bookmarkEnd w:id="11604"/>
    </w:p>
    <w:p w14:paraId="3200E665" w14:textId="77777777" w:rsidR="003E75AF" w:rsidRPr="00A67AF2" w:rsidRDefault="003E75AF" w:rsidP="003E75AF">
      <w:r w:rsidRPr="006B6D0A">
        <w:t xml:space="preserve">The following functions are abstract operations that operate on time values (defined in </w:t>
      </w:r>
      <w:r w:rsidR="00AB619E">
        <w:fldChar w:fldCharType="begin"/>
      </w:r>
      <w:r w:rsidR="00AB619E">
        <w:instrText xml:space="preserve"> REF _Ref366068000 \r \h </w:instrText>
      </w:r>
      <w:r w:rsidR="00AB619E">
        <w:fldChar w:fldCharType="separate"/>
      </w:r>
      <w:r w:rsidR="00D433E8">
        <w:t>20.3.1.1</w:t>
      </w:r>
      <w:r w:rsidR="00AB619E">
        <w:fldChar w:fldCharType="end"/>
      </w:r>
      <w:r w:rsidRPr="006B6D0A">
        <w:t xml:space="preserve">). Note that, in every case, if any argument to one of these functions is </w:t>
      </w:r>
      <w:r w:rsidRPr="006B6D0A">
        <w:rPr>
          <w:b/>
        </w:rPr>
        <w:t>NaN</w:t>
      </w:r>
      <w:r w:rsidRPr="00E65A34">
        <w:t xml:space="preserve">, the result will be </w:t>
      </w:r>
      <w:r w:rsidRPr="00546435">
        <w:rPr>
          <w:b/>
        </w:rPr>
        <w:t>NaN</w:t>
      </w:r>
      <w:r w:rsidRPr="00A67AF2">
        <w:t>.</w:t>
      </w:r>
    </w:p>
    <w:p w14:paraId="67937181" w14:textId="77777777" w:rsidR="003E75AF" w:rsidRPr="00A67AF2" w:rsidRDefault="003E75AF" w:rsidP="003E75AF">
      <w:pPr>
        <w:pStyle w:val="40"/>
      </w:pPr>
      <w:bookmarkStart w:id="11605" w:name="_Ref366068000"/>
      <w:r w:rsidRPr="00A67AF2">
        <w:t>Time Values and Time Range</w:t>
      </w:r>
      <w:bookmarkEnd w:id="11605"/>
    </w:p>
    <w:p w14:paraId="1E764046" w14:textId="77777777" w:rsidR="003E75AF" w:rsidRPr="00E77497" w:rsidRDefault="003E75AF" w:rsidP="003E75A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398C922D" w14:textId="77777777" w:rsidR="003E75AF" w:rsidRPr="00E77497" w:rsidRDefault="003E75AF" w:rsidP="003E75A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p>
    <w:p w14:paraId="60D08C88" w14:textId="77777777" w:rsidR="003E75AF" w:rsidRPr="00E77497" w:rsidRDefault="003E75AF" w:rsidP="003E75A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3BAC227C" w14:textId="77777777" w:rsidR="003E75AF" w:rsidRPr="00E77497" w:rsidRDefault="003E75AF" w:rsidP="003E75AF">
      <w:r w:rsidRPr="00E77497">
        <w:t xml:space="preserve">The exact moment of midnight at the beginning of 01 January, 1970 UTC is represented by the value </w:t>
      </w:r>
      <w:r w:rsidRPr="00E77497">
        <w:rPr>
          <w:b/>
        </w:rPr>
        <w:t>+0</w:t>
      </w:r>
      <w:r w:rsidRPr="00E77497">
        <w:t>.</w:t>
      </w:r>
    </w:p>
    <w:p w14:paraId="55B3CA29" w14:textId="77777777" w:rsidR="003E75AF" w:rsidRPr="00E77497" w:rsidRDefault="003E75AF" w:rsidP="003E75AF">
      <w:pPr>
        <w:pStyle w:val="40"/>
      </w:pPr>
      <w:r w:rsidRPr="00E77497">
        <w:t>Day Number and Time within Day</w:t>
      </w:r>
    </w:p>
    <w:p w14:paraId="6D5F5BF0" w14:textId="77777777" w:rsidR="003E75AF" w:rsidRPr="00E77497" w:rsidRDefault="003E75AF" w:rsidP="003E75AF">
      <w:pPr>
        <w:spacing w:after="120"/>
      </w:pPr>
      <w:r w:rsidRPr="00E77497">
        <w:t xml:space="preserve">A given time value </w:t>
      </w:r>
      <w:r w:rsidRPr="00E77497">
        <w:rPr>
          <w:i/>
        </w:rPr>
        <w:t>t</w:t>
      </w:r>
      <w:r w:rsidRPr="00E77497">
        <w:t xml:space="preserve"> belongs to day number</w:t>
      </w:r>
    </w:p>
    <w:p w14:paraId="7E56E63E"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14:paraId="66CBD3A1" w14:textId="77777777" w:rsidR="003E75AF" w:rsidRPr="00E77497" w:rsidRDefault="003E75AF" w:rsidP="003E75AF">
      <w:pPr>
        <w:spacing w:after="120"/>
      </w:pPr>
      <w:r w:rsidRPr="00E77497">
        <w:t>where the number of milliseconds per day is</w:t>
      </w:r>
    </w:p>
    <w:p w14:paraId="3482B21D"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msPerDay = 86400000</w:t>
      </w:r>
    </w:p>
    <w:p w14:paraId="14F7C839" w14:textId="77777777" w:rsidR="003E75AF" w:rsidRPr="00E77497" w:rsidRDefault="003E75AF" w:rsidP="003E75AF">
      <w:pPr>
        <w:spacing w:after="120"/>
      </w:pPr>
      <w:r w:rsidRPr="00E77497">
        <w:t>The remainder is called the time within the day:</w:t>
      </w:r>
    </w:p>
    <w:p w14:paraId="00C8E357"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14:paraId="35C62FA9" w14:textId="77777777" w:rsidR="003E75AF" w:rsidRPr="00E77497" w:rsidRDefault="003E75AF" w:rsidP="003E75AF">
      <w:pPr>
        <w:pStyle w:val="40"/>
      </w:pPr>
      <w:r w:rsidRPr="00E77497">
        <w:t>Year Number</w:t>
      </w:r>
    </w:p>
    <w:p w14:paraId="0F1F42EF" w14:textId="77777777" w:rsidR="003E75AF" w:rsidRPr="00E77497" w:rsidRDefault="003E75AF" w:rsidP="003E75A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3D579647" w14:textId="77777777" w:rsidR="003E75AF" w:rsidRPr="00E77497" w:rsidRDefault="003E75AF" w:rsidP="003E75A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w:t>
      </w:r>
      <w:r w:rsidRPr="0028769F">
        <w:rPr>
          <w:i/>
          <w:iCs/>
        </w:rPr>
        <w:t>y</w:t>
      </w:r>
      <w:r w:rsidRPr="00E77497">
        <w:t xml:space="preserve"> modulo 100) </w:t>
      </w:r>
      <w:r w:rsidRPr="00E77497">
        <w:sym w:font="Symbol" w:char="F0B9"/>
      </w:r>
      <w:r w:rsidRPr="00E77497">
        <w:t xml:space="preserve"> 0</w:t>
      </w:r>
      <w:r w:rsidRPr="00E77497">
        <w:br/>
        <w:t>= 365  if (</w:t>
      </w:r>
      <w:r w:rsidRPr="00E77497">
        <w:rPr>
          <w:i/>
        </w:rPr>
        <w:t>y</w:t>
      </w:r>
      <w:r w:rsidRPr="00E77497">
        <w:t xml:space="preserve"> modulo 100) = 0 and (</w:t>
      </w:r>
      <w:r w:rsidRPr="0028769F">
        <w:rPr>
          <w:i/>
          <w:iCs/>
        </w:rPr>
        <w:t>y</w:t>
      </w:r>
      <w:r w:rsidRPr="00E77497">
        <w:t xml:space="preserve"> modulo 400) </w:t>
      </w:r>
      <w:r w:rsidRPr="00E77497">
        <w:sym w:font="Symbol" w:char="F0B9"/>
      </w:r>
      <w:r w:rsidRPr="00E77497">
        <w:t xml:space="preserve"> 0</w:t>
      </w:r>
      <w:r w:rsidRPr="00E77497">
        <w:br/>
        <w:t>= 366  if (</w:t>
      </w:r>
      <w:r w:rsidRPr="00E77497">
        <w:rPr>
          <w:i/>
        </w:rPr>
        <w:t>y</w:t>
      </w:r>
      <w:r w:rsidRPr="00E77497">
        <w:t xml:space="preserve"> modulo 400) = 0</w:t>
      </w:r>
    </w:p>
    <w:p w14:paraId="642CF842" w14:textId="77777777" w:rsidR="003E75AF" w:rsidRPr="00E77497" w:rsidRDefault="003E75AF" w:rsidP="003E75A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2C3CED58"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386A1BFD" w14:textId="77777777" w:rsidR="003E75AF" w:rsidRPr="00E77497" w:rsidRDefault="003E75AF" w:rsidP="003E75AF">
      <w:pPr>
        <w:spacing w:after="120"/>
      </w:pPr>
      <w:r w:rsidRPr="00E77497">
        <w:t>The time value of the start of a year is:</w:t>
      </w:r>
    </w:p>
    <w:p w14:paraId="59C09CA3"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14:paraId="4D46105A" w14:textId="77777777" w:rsidR="003E75AF" w:rsidRPr="00E77497" w:rsidRDefault="003E75AF" w:rsidP="003E75AF">
      <w:pPr>
        <w:spacing w:after="120"/>
      </w:pPr>
      <w:r w:rsidRPr="00E77497">
        <w:t>A time value determines a year by:</w:t>
      </w:r>
    </w:p>
    <w:p w14:paraId="13EE1F32"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312F741E" w14:textId="77777777" w:rsidR="003E75AF" w:rsidRPr="00E77497" w:rsidRDefault="003E75AF" w:rsidP="003E75AF">
      <w:pPr>
        <w:spacing w:after="120"/>
      </w:pPr>
      <w:r w:rsidRPr="00E77497">
        <w:t>The leap-year function is 1 for a time within a leap year and otherwise is zero:</w:t>
      </w:r>
    </w:p>
    <w:p w14:paraId="04866A29" w14:textId="77777777" w:rsidR="003E75AF" w:rsidRPr="00E77497" w:rsidRDefault="003E75AF" w:rsidP="003E75A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14:paraId="33A35068" w14:textId="77777777" w:rsidR="003E75AF" w:rsidRPr="00E77497" w:rsidRDefault="003E75AF" w:rsidP="003E75AF">
      <w:pPr>
        <w:pStyle w:val="40"/>
      </w:pPr>
      <w:r w:rsidRPr="00E77497">
        <w:t>Month Number</w:t>
      </w:r>
    </w:p>
    <w:p w14:paraId="1B507163" w14:textId="77777777" w:rsidR="003E75AF" w:rsidRPr="00E77497" w:rsidRDefault="003E75AF" w:rsidP="003E75A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781AA101" w14:textId="77777777" w:rsidR="003E75AF" w:rsidRPr="00E77497" w:rsidRDefault="003E75AF" w:rsidP="003E75A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309F8C7D" w14:textId="77777777" w:rsidR="003E75AF" w:rsidRPr="00E77497" w:rsidRDefault="003E75AF" w:rsidP="003E75AF">
      <w:pPr>
        <w:spacing w:after="60"/>
      </w:pPr>
      <w:r w:rsidRPr="00E77497">
        <w:t>where</w:t>
      </w:r>
    </w:p>
    <w:p w14:paraId="73DD6B41"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10688045" w14:textId="77777777" w:rsidR="003E75AF" w:rsidRPr="00E77497" w:rsidRDefault="003E75AF" w:rsidP="003E75AF">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140DA106" w14:textId="77777777" w:rsidR="003E75AF" w:rsidRPr="00E77497" w:rsidRDefault="003E75AF" w:rsidP="003E75AF">
      <w:pPr>
        <w:pStyle w:val="40"/>
      </w:pPr>
      <w:r w:rsidRPr="00E77497">
        <w:t>Date Number</w:t>
      </w:r>
    </w:p>
    <w:p w14:paraId="69E7215E" w14:textId="77777777" w:rsidR="003E75AF" w:rsidRPr="00E77497" w:rsidRDefault="003E75AF" w:rsidP="003E75A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62F80A35" w14:textId="77777777" w:rsidR="003E75AF" w:rsidRPr="00E77497" w:rsidRDefault="003E75AF" w:rsidP="003E75A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14:paraId="60AC8525" w14:textId="77777777" w:rsidR="003E75AF" w:rsidRPr="00E77497" w:rsidRDefault="003E75AF" w:rsidP="003E75AF">
      <w:pPr>
        <w:pStyle w:val="40"/>
      </w:pPr>
      <w:r w:rsidRPr="00E77497">
        <w:t>Week Day</w:t>
      </w:r>
    </w:p>
    <w:p w14:paraId="557CB9E0" w14:textId="77777777" w:rsidR="003E75AF" w:rsidRPr="00E77497" w:rsidRDefault="003E75AF" w:rsidP="003E75AF">
      <w:pPr>
        <w:spacing w:after="120"/>
      </w:pPr>
      <w:r w:rsidRPr="00E77497">
        <w:t xml:space="preserve">The weekday for a particular time value </w:t>
      </w:r>
      <w:r w:rsidRPr="00E77497">
        <w:rPr>
          <w:rFonts w:ascii="Times New Roman" w:hAnsi="Times New Roman"/>
          <w:i/>
        </w:rPr>
        <w:t>t</w:t>
      </w:r>
      <w:r w:rsidRPr="00E77497">
        <w:t xml:space="preserve"> is defined as</w:t>
      </w:r>
    </w:p>
    <w:p w14:paraId="2CF3B39F"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14:paraId="1C3EAE29" w14:textId="77777777" w:rsidR="003E75AF" w:rsidRPr="00E77497" w:rsidRDefault="003E75AF" w:rsidP="003E75A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p>
    <w:p w14:paraId="2BAC14BE" w14:textId="77777777" w:rsidR="003E75AF" w:rsidRPr="00E77497" w:rsidRDefault="003E75AF" w:rsidP="003E75AF">
      <w:pPr>
        <w:pStyle w:val="40"/>
      </w:pPr>
      <w:r w:rsidRPr="00E77497">
        <w:t>Local Time Zone Adjustment</w:t>
      </w:r>
    </w:p>
    <w:p w14:paraId="03A47932" w14:textId="77777777" w:rsidR="003E75AF" w:rsidRPr="00E77497" w:rsidRDefault="003E75AF" w:rsidP="003E75A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p>
    <w:p w14:paraId="57CA212B" w14:textId="77777777" w:rsidR="003E75AF" w:rsidRDefault="003E75AF" w:rsidP="003E75AF">
      <w:pPr>
        <w:pStyle w:val="Note"/>
      </w:pPr>
      <w:r w:rsidRPr="0095573C">
        <w:t>NOTE</w:t>
      </w:r>
      <w:r>
        <w:tab/>
      </w:r>
      <w:r w:rsidRPr="0095573C">
        <w:t xml:space="preserve">It is recommended that implementations use the time zone information of </w:t>
      </w:r>
      <w:commentRangeStart w:id="11606"/>
      <w:r w:rsidRPr="0095573C">
        <w:t>the IANA Time Zone Database</w:t>
      </w:r>
      <w:commentRangeEnd w:id="11606"/>
      <w:r>
        <w:rPr>
          <w:rStyle w:val="af6"/>
        </w:rPr>
        <w:commentReference w:id="11606"/>
      </w:r>
      <w:r w:rsidRPr="0095573C">
        <w:t>.</w:t>
      </w:r>
    </w:p>
    <w:p w14:paraId="00675CB2" w14:textId="77777777" w:rsidR="003E75AF" w:rsidRPr="00E77497" w:rsidRDefault="003E75AF" w:rsidP="003E75AF">
      <w:pPr>
        <w:pStyle w:val="40"/>
      </w:pPr>
      <w:r w:rsidRPr="00E77497">
        <w:t>Daylight Saving Time Adjustment</w:t>
      </w:r>
    </w:p>
    <w:p w14:paraId="185BC5A0" w14:textId="77777777" w:rsidR="003E75AF" w:rsidRPr="00E77497" w:rsidRDefault="006F2503" w:rsidP="003E75AF">
      <w:ins w:id="11607" w:author="Rev 19 Allen Wirfs-Brock" w:date="2013-09-13T08:45:00Z">
        <w:r>
          <w:t>An implementation dependent</w:t>
        </w:r>
        <w:r w:rsidRPr="00E77497">
          <w:t xml:space="preserve"> algorithm </w:t>
        </w:r>
        <w:r>
          <w:t xml:space="preserve">using </w:t>
        </w:r>
        <w:r w:rsidRPr="0095573C">
          <w:t xml:space="preserve">best available information on time zones </w:t>
        </w:r>
        <w:r w:rsidRPr="00E77497">
          <w:t xml:space="preserve">to determine the </w:t>
        </w:r>
        <w:r>
          <w:t xml:space="preserve">local </w:t>
        </w:r>
        <w:r w:rsidRPr="00E77497">
          <w:t>daylight saving time adjustment DaylightSavingTA(</w:t>
        </w:r>
        <w:r w:rsidRPr="00E77497">
          <w:rPr>
            <w:i/>
          </w:rPr>
          <w:t>t</w:t>
        </w:r>
        <w:r w:rsidRPr="00E77497">
          <w:t>), measured in milliseconds</w:t>
        </w:r>
        <w:r>
          <w:t xml:space="preserve">. </w:t>
        </w:r>
      </w:ins>
      <w:r w:rsidR="003E75AF" w:rsidRPr="00E77497">
        <w:t xml:space="preserve">An implementation of ECMAScript is expected to </w:t>
      </w:r>
      <w:r w:rsidR="003E75AF">
        <w:t xml:space="preserve">make its best effort to </w:t>
      </w:r>
      <w:r w:rsidR="003E75AF" w:rsidRPr="00E77497">
        <w:t xml:space="preserve">determine the </w:t>
      </w:r>
      <w:r w:rsidR="003E75AF">
        <w:t xml:space="preserve">local </w:t>
      </w:r>
      <w:r w:rsidR="003E75AF" w:rsidRPr="00E77497">
        <w:t xml:space="preserve">daylight saving time </w:t>
      </w:r>
      <w:r w:rsidR="003E75AF">
        <w:t>adjustment</w:t>
      </w:r>
      <w:r w:rsidR="003E75AF" w:rsidRPr="00E77497">
        <w:t xml:space="preserve">. </w:t>
      </w:r>
      <w:del w:id="11608" w:author="Rev 19 Allen Wirfs-Brock" w:date="2013-09-13T08:45:00Z">
        <w:r w:rsidR="003E75AF" w:rsidDel="006F2503">
          <w:delText>An implementation dependent</w:delText>
        </w:r>
        <w:r w:rsidR="003E75AF" w:rsidRPr="00E77497" w:rsidDel="006F2503">
          <w:delText xml:space="preserve"> algorithm </w:delText>
        </w:r>
        <w:r w:rsidR="003E75AF" w:rsidDel="006F2503">
          <w:delText xml:space="preserve">using </w:delText>
        </w:r>
        <w:r w:rsidR="003E75AF" w:rsidRPr="0095573C" w:rsidDel="006F2503">
          <w:delText xml:space="preserve">best available information on time zones </w:delText>
        </w:r>
        <w:r w:rsidR="003E75AF" w:rsidRPr="00E77497" w:rsidDel="006F2503">
          <w:delText xml:space="preserve">to determine the </w:delText>
        </w:r>
        <w:r w:rsidR="003E75AF" w:rsidDel="006F2503">
          <w:delText xml:space="preserve">local </w:delText>
        </w:r>
        <w:r w:rsidR="003E75AF" w:rsidRPr="00E77497" w:rsidDel="006F2503">
          <w:delText>daylight saving time adjustment DaylightSavingTA(</w:delText>
        </w:r>
        <w:r w:rsidR="003E75AF" w:rsidRPr="00E77497" w:rsidDel="006F2503">
          <w:rPr>
            <w:i/>
          </w:rPr>
          <w:delText>t</w:delText>
        </w:r>
        <w:r w:rsidR="003E75AF" w:rsidRPr="00E77497" w:rsidDel="006F2503">
          <w:delText>), measured in milliseconds</w:delText>
        </w:r>
        <w:r w:rsidR="003E75AF" w:rsidDel="006F2503">
          <w:delText>.</w:delText>
        </w:r>
      </w:del>
    </w:p>
    <w:p w14:paraId="13B93E01" w14:textId="77777777" w:rsidR="003E75AF" w:rsidRPr="00E77497" w:rsidRDefault="003E75AF" w:rsidP="003E75AF">
      <w:pPr>
        <w:pStyle w:val="40"/>
      </w:pPr>
      <w:r w:rsidRPr="00E77497">
        <w:tab/>
        <w:t>Local Time</w:t>
      </w:r>
    </w:p>
    <w:p w14:paraId="448C7B05" w14:textId="77777777" w:rsidR="003E75AF" w:rsidRPr="00E77497" w:rsidRDefault="003E75AF" w:rsidP="003E75AF">
      <w:pPr>
        <w:spacing w:after="120"/>
      </w:pPr>
      <w:r w:rsidRPr="00E77497">
        <w:t>Conversion from UTC to local time is defined by</w:t>
      </w:r>
    </w:p>
    <w:p w14:paraId="5C5845DD"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417D138A" w14:textId="77777777" w:rsidR="003E75AF" w:rsidRPr="00E77497" w:rsidRDefault="003E75AF" w:rsidP="003E75AF">
      <w:pPr>
        <w:spacing w:after="120"/>
      </w:pPr>
      <w:r w:rsidRPr="00E77497">
        <w:t>Conversion from local time to UTC is defined by</w:t>
      </w:r>
    </w:p>
    <w:p w14:paraId="76637051" w14:textId="77777777" w:rsidR="003E75AF" w:rsidRPr="00C7794D" w:rsidRDefault="003E75AF" w:rsidP="003E75A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5FD8D5CD" w14:textId="77777777" w:rsidR="003E75AF" w:rsidRPr="00546435" w:rsidRDefault="003E75AF" w:rsidP="003E75A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p>
    <w:p w14:paraId="1C8EF56A" w14:textId="77777777" w:rsidR="003E75AF" w:rsidRPr="00A67AF2" w:rsidRDefault="003E75AF" w:rsidP="003E75AF">
      <w:pPr>
        <w:pStyle w:val="40"/>
      </w:pPr>
      <w:r w:rsidRPr="00A67AF2">
        <w:t>Hours, Minutes, Second, and Milliseconds</w:t>
      </w:r>
    </w:p>
    <w:p w14:paraId="3369921D" w14:textId="77777777" w:rsidR="003E75AF" w:rsidRPr="00A67AF2" w:rsidRDefault="003E75AF" w:rsidP="003E75AF">
      <w:pPr>
        <w:spacing w:after="120"/>
      </w:pPr>
      <w:r w:rsidRPr="00A67AF2">
        <w:t>The following functions are useful in decomposing time values:</w:t>
      </w:r>
    </w:p>
    <w:p w14:paraId="74173B9F"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3A5741D7"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4085B158"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63F14772"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xml:space="preserve">= </w:t>
      </w:r>
      <w:r w:rsidRPr="0028769F">
        <w:rPr>
          <w:i/>
          <w:iCs/>
        </w:rPr>
        <w:t>t</w:t>
      </w:r>
      <w:r w:rsidRPr="00E77497">
        <w:t xml:space="preserve"> modulo msPerSecond</w:t>
      </w:r>
    </w:p>
    <w:p w14:paraId="3A4ECF62" w14:textId="77777777" w:rsidR="003E75AF" w:rsidRPr="00E77497" w:rsidRDefault="003E75AF" w:rsidP="003E75AF">
      <w:pPr>
        <w:spacing w:after="120"/>
      </w:pPr>
      <w:r w:rsidRPr="00E77497">
        <w:t>where</w:t>
      </w:r>
    </w:p>
    <w:p w14:paraId="7C76BCD0"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14:paraId="72366C13"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14:paraId="2CDD0020"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14:paraId="355AA2C5" w14:textId="77777777"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14:paraId="71231C8E" w14:textId="77777777" w:rsidR="003E75AF" w:rsidRPr="00E77497" w:rsidRDefault="003E75AF" w:rsidP="003E75A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14:paraId="6B0B6E3E" w14:textId="77777777" w:rsidR="003E75AF" w:rsidRPr="00E77497" w:rsidRDefault="003E75AF" w:rsidP="003E75A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p>
    <w:p w14:paraId="309127B3" w14:textId="77777777" w:rsidR="003E75AF" w:rsidRPr="00E77497" w:rsidRDefault="003E75AF" w:rsidP="003E75AF">
      <w:pPr>
        <w:pStyle w:val="40"/>
      </w:pPr>
      <w:r w:rsidRPr="00E77497">
        <w:t>MakeTime (hour, min, sec, ms)</w:t>
      </w:r>
    </w:p>
    <w:p w14:paraId="4BACDC83" w14:textId="77777777" w:rsidR="003E75AF" w:rsidRPr="00E77497" w:rsidRDefault="003E75AF" w:rsidP="003E75AF">
      <w:r w:rsidRPr="00E77497">
        <w:t>The operator MakeTime calculates a number of milliseconds from its four arguments, which must be ECMAScript Number values. This operator functions as follows:</w:t>
      </w:r>
    </w:p>
    <w:p w14:paraId="4194694D" w14:textId="77777777" w:rsidR="003E75AF" w:rsidRPr="00E77497" w:rsidRDefault="003E75AF" w:rsidP="003E75AF">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75989566" w14:textId="77777777" w:rsidR="003E75AF" w:rsidRPr="00E77497" w:rsidRDefault="003E75AF" w:rsidP="003E75AF">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14:paraId="79A84F81" w14:textId="77777777" w:rsidR="003E75AF" w:rsidRPr="00E77497" w:rsidRDefault="003E75AF" w:rsidP="003E75AF">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14:paraId="48FF05F8" w14:textId="77777777" w:rsidR="003E75AF" w:rsidRPr="00E77497" w:rsidRDefault="003E75AF" w:rsidP="003E75AF">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14:paraId="7A94C98A" w14:textId="77777777" w:rsidR="003E75AF" w:rsidRPr="00E77497" w:rsidRDefault="003E75AF" w:rsidP="003E75AF">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14:paraId="3904BA28" w14:textId="77777777" w:rsidR="003E75AF" w:rsidRPr="00E77497" w:rsidRDefault="003E75AF" w:rsidP="003E75AF">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0566504D" w14:textId="77777777" w:rsidR="003E75AF" w:rsidRPr="00E77497" w:rsidRDefault="003E75AF" w:rsidP="003E75AF">
      <w:pPr>
        <w:pStyle w:val="Alg4"/>
        <w:numPr>
          <w:ilvl w:val="0"/>
          <w:numId w:val="244"/>
        </w:numPr>
        <w:spacing w:after="220"/>
      </w:pPr>
      <w:r w:rsidRPr="00E77497">
        <w:t xml:space="preserve">Return </w:t>
      </w:r>
      <w:r w:rsidRPr="00E77497">
        <w:rPr>
          <w:i/>
        </w:rPr>
        <w:t>t</w:t>
      </w:r>
      <w:r w:rsidRPr="00E77497">
        <w:t>.</w:t>
      </w:r>
    </w:p>
    <w:p w14:paraId="41233D30" w14:textId="77777777" w:rsidR="003E75AF" w:rsidRPr="00E77497" w:rsidRDefault="003E75AF" w:rsidP="003E75AF">
      <w:pPr>
        <w:pStyle w:val="40"/>
      </w:pPr>
      <w:r w:rsidRPr="00E77497">
        <w:t>MakeDay (year, month, date)</w:t>
      </w:r>
    </w:p>
    <w:p w14:paraId="7FEF4282" w14:textId="77777777" w:rsidR="003E75AF" w:rsidRPr="00E77497" w:rsidRDefault="003E75AF" w:rsidP="003E75AF">
      <w:r w:rsidRPr="00E77497">
        <w:t>The operator MakeDay calculates a number of days from its three arguments, which must be ECMAScript Number values. This operator functions as follows:</w:t>
      </w:r>
    </w:p>
    <w:p w14:paraId="18D780E5" w14:textId="77777777" w:rsidR="003E75AF" w:rsidRPr="00E77497" w:rsidRDefault="003E75AF" w:rsidP="003E75AF">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14:paraId="1E789AD9" w14:textId="77777777" w:rsidR="003E75AF" w:rsidRPr="00E77497" w:rsidRDefault="003E75AF" w:rsidP="003E75AF">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14:paraId="13D93F84" w14:textId="77777777" w:rsidR="003E75AF" w:rsidRPr="00E77497" w:rsidRDefault="003E75AF" w:rsidP="003E75AF">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14:paraId="106665C6" w14:textId="77777777" w:rsidR="003E75AF" w:rsidRPr="00E77497" w:rsidRDefault="003E75AF" w:rsidP="003E75AF">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14:paraId="435B26F5" w14:textId="77777777" w:rsidR="003E75AF" w:rsidRPr="00E77497" w:rsidRDefault="003E75AF" w:rsidP="003E75AF">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14:paraId="1AF27087" w14:textId="77777777" w:rsidR="003E75AF" w:rsidRPr="00E77497" w:rsidRDefault="003E75AF" w:rsidP="003E75AF">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14:paraId="61D3B79E" w14:textId="77777777" w:rsidR="003E75AF" w:rsidRPr="00E77497" w:rsidRDefault="003E75AF" w:rsidP="003E75AF">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is </w:t>
      </w:r>
      <w:r w:rsidRPr="00E77497">
        <w:rPr>
          <w:i/>
        </w:rPr>
        <w:t>ym</w:t>
      </w:r>
      <w:r w:rsidRPr="00E77497">
        <w:t xml:space="preserve"> and MonthFromTime(</w:t>
      </w:r>
      <w:r w:rsidRPr="00E77497">
        <w:rPr>
          <w:i/>
        </w:rPr>
        <w:t>t</w:t>
      </w:r>
      <w:r w:rsidRPr="00E77497">
        <w:t xml:space="preserve">) is </w:t>
      </w:r>
      <w:r w:rsidRPr="00E77497">
        <w:rPr>
          <w:i/>
        </w:rPr>
        <w:t>mn</w:t>
      </w:r>
      <w:r w:rsidRPr="00E77497">
        <w:t xml:space="preserve"> and DateFromTime(</w:t>
      </w:r>
      <w:r w:rsidRPr="00E77497">
        <w:rPr>
          <w:i/>
        </w:rPr>
        <w:t>t</w:t>
      </w:r>
      <w:r w:rsidRPr="00E77497">
        <w:t xml:space="preserve">) is 1; but if this is not possible (because some argument is out of range), return </w:t>
      </w:r>
      <w:r w:rsidRPr="00E77497">
        <w:rPr>
          <w:b/>
        </w:rPr>
        <w:t>NaN</w:t>
      </w:r>
      <w:r w:rsidRPr="00E77497">
        <w:t>.</w:t>
      </w:r>
    </w:p>
    <w:p w14:paraId="12381AAB" w14:textId="77777777" w:rsidR="003E75AF" w:rsidRPr="006B6D0A" w:rsidRDefault="003E75AF" w:rsidP="003E75AF">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14:paraId="0D63C5AD" w14:textId="77777777" w:rsidR="003E75AF" w:rsidRPr="006B6D0A" w:rsidRDefault="003E75AF" w:rsidP="003E75AF">
      <w:pPr>
        <w:pStyle w:val="40"/>
      </w:pPr>
      <w:r w:rsidRPr="006B6D0A">
        <w:t>MakeDate (day, time)</w:t>
      </w:r>
    </w:p>
    <w:p w14:paraId="47A33020" w14:textId="77777777" w:rsidR="003E75AF" w:rsidRPr="00E65A34" w:rsidRDefault="003E75AF" w:rsidP="003E75AF">
      <w:r w:rsidRPr="006B6D0A">
        <w:t xml:space="preserve">The operator MakeDate calculates a number of milliseconds from its two arguments, which must be ECMAScript Number values. This operator functions </w:t>
      </w:r>
      <w:r w:rsidRPr="00E65A34">
        <w:t>as follows:</w:t>
      </w:r>
    </w:p>
    <w:p w14:paraId="5A7A10E4" w14:textId="77777777" w:rsidR="003E75AF" w:rsidRPr="00E77497" w:rsidRDefault="003E75AF" w:rsidP="003E75AF">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14:paraId="17E6EFCB" w14:textId="77777777" w:rsidR="003E75AF" w:rsidRPr="006B6D0A" w:rsidRDefault="003E75AF" w:rsidP="003E75AF">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14:paraId="118A06FB" w14:textId="77777777" w:rsidR="003E75AF" w:rsidRPr="00E65A34" w:rsidRDefault="003E75AF" w:rsidP="003E75AF">
      <w:pPr>
        <w:pStyle w:val="40"/>
      </w:pPr>
      <w:r w:rsidRPr="00E65A34">
        <w:t>TimeClip (time)</w:t>
      </w:r>
    </w:p>
    <w:p w14:paraId="773A828D" w14:textId="77777777" w:rsidR="003E75AF" w:rsidRPr="00A67AF2" w:rsidRDefault="003E75AF" w:rsidP="003E75AF">
      <w:r w:rsidRPr="00546435">
        <w:t>The operator TimeClip calculates a number of milliseconds from its argument, which must be an ECMAScript Number value. This operator</w:t>
      </w:r>
      <w:r w:rsidRPr="00A67AF2">
        <w:t xml:space="preserve"> functions as follows:</w:t>
      </w:r>
    </w:p>
    <w:p w14:paraId="1AAF6458" w14:textId="77777777" w:rsidR="003E75AF" w:rsidRPr="00E77497" w:rsidRDefault="003E75AF" w:rsidP="003E75AF">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14:paraId="55A94707" w14:textId="77777777" w:rsidR="003E75AF" w:rsidRPr="00E77497" w:rsidRDefault="003E75AF" w:rsidP="003E75AF">
      <w:pPr>
        <w:pStyle w:val="Alg4"/>
        <w:numPr>
          <w:ilvl w:val="0"/>
          <w:numId w:val="247"/>
        </w:numPr>
      </w:pPr>
      <w:r w:rsidRPr="00E77497">
        <w:t>If abs(</w:t>
      </w:r>
      <w:r w:rsidRPr="00E77497">
        <w:rPr>
          <w:i/>
        </w:rPr>
        <w:t>time</w:t>
      </w:r>
      <w:r w:rsidRPr="00E77497">
        <w:t>) &gt; 8.64 </w:t>
      </w:r>
      <w:r>
        <w:rPr>
          <w:rFonts w:ascii="Arial" w:hAnsi="Arial" w:cs="Arial"/>
        </w:rPr>
        <w:t>×</w:t>
      </w:r>
      <w:r w:rsidRPr="00E77497">
        <w:t> 10</w:t>
      </w:r>
      <w:r w:rsidRPr="00E77497">
        <w:rPr>
          <w:vertAlign w:val="superscript"/>
        </w:rPr>
        <w:t>15</w:t>
      </w:r>
      <w:r w:rsidRPr="00E77497">
        <w:t xml:space="preserve">, return </w:t>
      </w:r>
      <w:r w:rsidRPr="00E77497">
        <w:rPr>
          <w:b/>
        </w:rPr>
        <w:t>NaN</w:t>
      </w:r>
      <w:r w:rsidRPr="00E77497">
        <w:t>.</w:t>
      </w:r>
    </w:p>
    <w:p w14:paraId="5A16C72F" w14:textId="77777777" w:rsidR="003E75AF" w:rsidRPr="00E65A34" w:rsidRDefault="003E75AF" w:rsidP="003E75AF">
      <w:pPr>
        <w:pStyle w:val="Alg4"/>
        <w:numPr>
          <w:ilvl w:val="0"/>
          <w:numId w:val="247"/>
        </w:numPr>
        <w:spacing w:after="220"/>
      </w:pPr>
      <w:r w:rsidRPr="00E77497">
        <w:t>Return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p>
    <w:p w14:paraId="36E448A4" w14:textId="77777777" w:rsidR="003E75AF" w:rsidRPr="00E77497" w:rsidRDefault="003E75AF" w:rsidP="003E75A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p>
    <w:p w14:paraId="6EC38B00" w14:textId="77777777" w:rsidR="003E75AF" w:rsidRPr="00E77497" w:rsidRDefault="003E75AF" w:rsidP="003E75AF">
      <w:pPr>
        <w:pStyle w:val="40"/>
      </w:pPr>
      <w:bookmarkStart w:id="11609" w:name="_Ref366068191"/>
      <w:r w:rsidRPr="00E77497">
        <w:t>Date Time String Format</w:t>
      </w:r>
      <w:bookmarkEnd w:id="11609"/>
    </w:p>
    <w:p w14:paraId="5EB86D85" w14:textId="77777777" w:rsidR="003E75AF" w:rsidRPr="00C7794D" w:rsidRDefault="003E75AF" w:rsidP="003E75A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644E5E28" w14:textId="77777777" w:rsidR="003E75AF" w:rsidRPr="00C7794D" w:rsidRDefault="003E75AF" w:rsidP="003E75AF">
      <w:r w:rsidRPr="00C7794D">
        <w:t>Where the fields are as follows:</w:t>
      </w:r>
    </w:p>
    <w:p w14:paraId="2D7F1261" w14:textId="77777777" w:rsidR="003E75AF" w:rsidRPr="008B7F6F"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7EF0D1A6" w14:textId="77777777"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77A7D945" w14:textId="77777777"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14:paraId="7D471197" w14:textId="77777777"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14:paraId="2A7AD2DB" w14:textId="77777777"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44F7DEEB" w14:textId="77777777"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742FC285" w14:textId="77777777"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674670C2" w14:textId="77777777"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1460B9D7" w14:textId="77777777"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5DC62E24" w14:textId="77777777"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16E50E65" w14:textId="77777777"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6C660112" w14:textId="77777777" w:rsidR="003E75AF" w:rsidRPr="00A67AF2" w:rsidRDefault="003E75AF" w:rsidP="003E75A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2043FB37" w14:textId="77777777" w:rsidR="003E75AF" w:rsidRPr="00C7794D" w:rsidRDefault="003E75AF" w:rsidP="003E75AF">
      <w:pPr>
        <w:pStyle w:val="Note"/>
        <w:rPr>
          <w:sz w:val="20"/>
        </w:rPr>
      </w:pPr>
      <w:r w:rsidRPr="00C7794D">
        <w:rPr>
          <w:sz w:val="20"/>
        </w:rPr>
        <w:t>This format includes date-only forms:</w:t>
      </w:r>
    </w:p>
    <w:p w14:paraId="6B092134" w14:textId="77777777" w:rsidR="003E75AF" w:rsidRPr="004D1BD1" w:rsidRDefault="003E75AF" w:rsidP="003E75A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14:paraId="584BB8E2" w14:textId="77777777" w:rsidR="003E75AF" w:rsidRPr="00C7794D" w:rsidRDefault="003E75AF" w:rsidP="003E75A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14:paraId="6C008CA4" w14:textId="77777777" w:rsidR="003E75AF" w:rsidRPr="004D1BD1" w:rsidRDefault="003E75AF" w:rsidP="003E75A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6C2067E9" w14:textId="77777777" w:rsidR="003E75AF" w:rsidRPr="00C7794D" w:rsidRDefault="003E75AF" w:rsidP="003E75A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Pr="00C7794D">
        <w:rPr>
          <w:rFonts w:ascii="Courier New" w:hAnsi="Courier New" w:cs="Courier New"/>
          <w:b/>
          <w:color w:val="000000"/>
        </w:rPr>
        <w:t>HH</w:t>
      </w:r>
      <w:r w:rsidRPr="004D1BD1">
        <w:t>,</w:t>
      </w:r>
      <w:r w:rsidRPr="00C7794D">
        <w:rPr>
          <w:rFonts w:cs="Arial"/>
          <w:color w:val="000000"/>
        </w:rPr>
        <w:t xml:space="preserve"> </w:t>
      </w:r>
      <w:r w:rsidRPr="00C7794D">
        <w:rPr>
          <w:rFonts w:ascii="Courier New" w:hAnsi="Courier New" w:cs="Courier New"/>
          <w:b/>
          <w:color w:val="000000"/>
        </w:rPr>
        <w:t>mm</w:t>
      </w:r>
      <w:r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If the time zone offset is absent, the date-time is interpreted as a local time</w:t>
      </w:r>
      <w:r w:rsidRPr="006B6D0A">
        <w:rPr>
          <w:color w:val="000000"/>
        </w:rPr>
        <w:t>.</w:t>
      </w:r>
    </w:p>
    <w:p w14:paraId="323F4B0F" w14:textId="77777777" w:rsidR="003E75AF" w:rsidRPr="00C7794D" w:rsidRDefault="003E75AF" w:rsidP="003E75AF">
      <w:r w:rsidRPr="00C7794D">
        <w:t>Illegal values (out-of-bounds as well as syntax errors) in a format string means that the format string is not a valid instance of this format.</w:t>
      </w:r>
    </w:p>
    <w:p w14:paraId="412F4A34" w14:textId="77777777" w:rsidR="003E75AF" w:rsidRPr="00C7794D" w:rsidRDefault="003E75AF" w:rsidP="003E75A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4E3E78DE" w14:textId="77777777" w:rsidR="003E75AF" w:rsidRPr="00C7794D" w:rsidRDefault="003E75AF" w:rsidP="003E75A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4DAFBD88" w14:textId="77777777" w:rsidR="003E75AF" w:rsidRPr="006B6D0A" w:rsidRDefault="003E75AF" w:rsidP="003E75AF">
      <w:pPr>
        <w:pStyle w:val="51"/>
      </w:pPr>
      <w:r w:rsidRPr="008B7F6F">
        <w:t>Extended y</w:t>
      </w:r>
      <w:r w:rsidRPr="006B6D0A">
        <w:t>ears</w:t>
      </w:r>
    </w:p>
    <w:p w14:paraId="6A06DEEC" w14:textId="77777777" w:rsidR="003E75AF" w:rsidRPr="00E77497" w:rsidRDefault="003E75AF" w:rsidP="003E75A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24A2FFBE" w14:textId="77777777" w:rsidR="003E75AF" w:rsidRPr="00C7794D" w:rsidRDefault="003E75AF" w:rsidP="003E75AF">
      <w:pPr>
        <w:pStyle w:val="Note"/>
      </w:pPr>
      <w:r w:rsidRPr="00E77497">
        <w:t>NOTE</w:t>
      </w:r>
      <w:r w:rsidRPr="00E77497">
        <w:tab/>
      </w:r>
      <w:r w:rsidRPr="00C7794D">
        <w:t>Examples of extended years:</w:t>
      </w:r>
    </w:p>
    <w:p w14:paraId="1C39E71B" w14:textId="77777777" w:rsidR="003E75AF" w:rsidRPr="00C7794D" w:rsidRDefault="003E75AF" w:rsidP="003E75A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14:paraId="7463AA6E" w14:textId="77777777" w:rsidR="003E75AF" w:rsidRPr="004D1BD1" w:rsidRDefault="003E75AF" w:rsidP="003E75AF">
      <w:pPr>
        <w:pStyle w:val="30"/>
      </w:pPr>
      <w:bookmarkStart w:id="11610" w:name="_Ref365541944"/>
      <w:bookmarkStart w:id="11611" w:name="_Toc368050740"/>
      <w:r w:rsidRPr="004D1BD1">
        <w:t>The Date Constructor</w:t>
      </w:r>
      <w:bookmarkEnd w:id="11610"/>
      <w:bookmarkEnd w:id="11611"/>
      <w:r w:rsidRPr="004D1BD1">
        <w:t xml:space="preserve"> </w:t>
      </w:r>
    </w:p>
    <w:p w14:paraId="2E8E43EF" w14:textId="77777777" w:rsidR="003E75AF" w:rsidRDefault="003E75AF" w:rsidP="003E75AF">
      <w:r>
        <w:t xml:space="preserve">The </w:t>
      </w:r>
      <w:r w:rsidRPr="00565420">
        <w:t xml:space="preserve">Date </w:t>
      </w:r>
      <w:r>
        <w:t xml:space="preserve">constructor is the %Date% intrinsic object and the initial value of the </w:t>
      </w:r>
      <w:r w:rsidRPr="00E74C84">
        <w:rPr>
          <w:rFonts w:ascii="Courier New" w:eastAsia="Times New Roman" w:hAnsi="Courier New" w:cs="Courier New"/>
          <w:b/>
          <w:spacing w:val="6"/>
          <w:lang w:eastAsia="en-US"/>
        </w:rPr>
        <w:t>Date</w:t>
      </w:r>
      <w:r w:rsidRPr="00565420">
        <w:rPr>
          <w:rFonts w:ascii="Times New Roman" w:eastAsia="Times New Roman" w:hAnsi="Times New Roman"/>
          <w:b/>
          <w:spacing w:val="6"/>
          <w:lang w:eastAsia="en-US"/>
        </w:rPr>
        <w:t xml:space="preserve"> </w:t>
      </w:r>
      <w:r>
        <w:t xml:space="preserve">property of the global object. </w:t>
      </w:r>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r w:rsidRPr="00CC76F6">
        <w:t xml:space="preserve"> </w:t>
      </w:r>
      <w:r>
        <w:t xml:space="preserve">However, if the </w:t>
      </w:r>
      <w:r w:rsidRPr="00C255C0">
        <w:rPr>
          <w:b/>
          <w:bCs/>
        </w:rPr>
        <w:t>this</w:t>
      </w:r>
      <w:r>
        <w:t xml:space="preserve"> value value passed in the call is an Object with an uninitialised [[DateValue]] internal data</w:t>
      </w:r>
      <w:r w:rsidRPr="001C3062">
        <w:t xml:space="preserve"> </w:t>
      </w:r>
      <w:r>
        <w:t>property</w:t>
      </w:r>
      <w:r w:rsidRPr="00E77497">
        <w:t xml:space="preserve">, </w:t>
      </w:r>
      <w:r w:rsidRPr="006B6D0A">
        <w:rPr>
          <w:rFonts w:ascii="Courier New" w:hAnsi="Courier New"/>
          <w:b/>
        </w:rPr>
        <w:t>Date</w:t>
      </w:r>
      <w:r w:rsidRPr="006B6D0A">
        <w:t xml:space="preserve"> </w:t>
      </w:r>
      <w:r w:rsidRPr="00F94F77">
        <w:t>initial</w:t>
      </w:r>
      <w:r>
        <w:t xml:space="preserve">ises the </w:t>
      </w:r>
      <w:r w:rsidRPr="00C0565F">
        <w:rPr>
          <w:b/>
        </w:rPr>
        <w:t>this</w:t>
      </w:r>
      <w:r>
        <w:t xml:space="preserve"> object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Date </w:t>
      </w:r>
      <w:r>
        <w:t>to be used both as a function for creating data strings</w:t>
      </w:r>
      <w:r w:rsidRPr="00977F8C">
        <w:t xml:space="preserve"> and</w:t>
      </w:r>
      <w:r>
        <w:rPr>
          <w:rFonts w:ascii="Courier New" w:hAnsi="Courier New"/>
          <w:b/>
        </w:rPr>
        <w:t xml:space="preserve"> </w:t>
      </w:r>
      <w:r>
        <w:t xml:space="preserve">to perform constructor instance </w:t>
      </w:r>
      <w:del w:id="11612" w:author="Rev 19 Allen Wirfs-Brock" w:date="2013-09-27T10:28:00Z">
        <w:r w:rsidDel="00D20BD7">
          <w:delText>initialization</w:delText>
        </w:r>
      </w:del>
      <w:ins w:id="11613" w:author="Rev 19 Allen Wirfs-Brock" w:date="2013-09-27T10:28:00Z">
        <w:r w:rsidR="00D20BD7">
          <w:t>initialisation</w:t>
        </w:r>
      </w:ins>
      <w:r>
        <w:t>.</w:t>
      </w:r>
    </w:p>
    <w:p w14:paraId="22D0F8F9" w14:textId="77777777" w:rsidR="003E75AF" w:rsidRPr="00E77497" w:rsidRDefault="003E75AF" w:rsidP="003E75AF">
      <w:r>
        <w:t xml:space="preserve">The </w:t>
      </w:r>
      <w:r w:rsidRPr="00020148">
        <w:rPr>
          <w:rFonts w:ascii="Courier New" w:hAnsi="Courier New"/>
          <w:b/>
        </w:rPr>
        <w:t xml:space="preserve">Date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20148">
        <w:rPr>
          <w:rFonts w:ascii="Courier New" w:hAnsi="Courier New"/>
          <w:b/>
        </w:rPr>
        <w:t xml:space="preserve">Date </w:t>
      </w:r>
      <w:r>
        <w:t xml:space="preserve">behaviour must include a </w:t>
      </w:r>
      <w:r w:rsidRPr="00E775BC">
        <w:rPr>
          <w:rFonts w:ascii="Courier New" w:hAnsi="Courier New" w:cs="Courier New"/>
          <w:b/>
          <w:bCs/>
        </w:rPr>
        <w:t>super</w:t>
      </w:r>
      <w:r>
        <w:t xml:space="preserve"> call to the </w:t>
      </w:r>
      <w:r>
        <w:rPr>
          <w:rFonts w:ascii="Courier New" w:hAnsi="Courier New"/>
          <w:b/>
        </w:rPr>
        <w:t>Date</w:t>
      </w:r>
      <w:r w:rsidRPr="00E77497">
        <w:t xml:space="preserve"> </w:t>
      </w:r>
      <w:r>
        <w:t xml:space="preserve">constructor to initialise the [[DateValue]] state of subclass instances. </w:t>
      </w:r>
    </w:p>
    <w:p w14:paraId="45EC376E" w14:textId="77777777" w:rsidR="003E75AF" w:rsidRPr="00E77497" w:rsidRDefault="003E75AF" w:rsidP="003E75AF">
      <w:pPr>
        <w:pStyle w:val="40"/>
      </w:pPr>
      <w:r w:rsidRPr="00E77497">
        <w:t>Date (year, month [, date [, hours [, minutes [, seconds [, ms ] ] ] ] ] )</w:t>
      </w:r>
    </w:p>
    <w:p w14:paraId="12176209" w14:textId="77777777"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at least two arguments.</w:t>
      </w:r>
    </w:p>
    <w:p w14:paraId="2618BC67" w14:textId="77777777"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14:paraId="1E0079B0" w14:textId="77777777" w:rsidR="003E75AF" w:rsidRDefault="003E75AF" w:rsidP="003E75AF">
      <w:pPr>
        <w:pStyle w:val="Alg4"/>
        <w:numPr>
          <w:ilvl w:val="0"/>
          <w:numId w:val="248"/>
        </w:numPr>
      </w:pPr>
      <w:r>
        <w:t xml:space="preserve">Let </w:t>
      </w:r>
      <w:r>
        <w:rPr>
          <w:i/>
        </w:rPr>
        <w:t>numberOfArgs</w:t>
      </w:r>
      <w:r>
        <w:t xml:space="preserve"> be the number of arguments passed to this constructor call.</w:t>
      </w:r>
    </w:p>
    <w:p w14:paraId="1349063E" w14:textId="77777777" w:rsidR="003E75AF" w:rsidRDefault="003E75AF" w:rsidP="003E75AF">
      <w:pPr>
        <w:pStyle w:val="Alg4"/>
        <w:numPr>
          <w:ilvl w:val="0"/>
          <w:numId w:val="248"/>
        </w:numPr>
      </w:pPr>
      <w:r>
        <w:t xml:space="preserve">Assert: </w:t>
      </w:r>
      <w:r>
        <w:rPr>
          <w:i/>
        </w:rPr>
        <w:t>numberOfArgs</w:t>
      </w:r>
      <w:r>
        <w:t xml:space="preserve"> ≥ 2.</w:t>
      </w:r>
    </w:p>
    <w:p w14:paraId="73813FED" w14:textId="77777777" w:rsidR="003E75AF" w:rsidRDefault="003E75AF" w:rsidP="003E75AF">
      <w:pPr>
        <w:pStyle w:val="Alg4"/>
        <w:numPr>
          <w:ilvl w:val="0"/>
          <w:numId w:val="248"/>
        </w:numPr>
      </w:pPr>
      <w:r>
        <w:t xml:space="preserve">Let </w:t>
      </w:r>
      <w:r>
        <w:rPr>
          <w:i/>
        </w:rPr>
        <w:t>O</w:t>
      </w:r>
      <w:r>
        <w:t xml:space="preserve"> be the </w:t>
      </w:r>
      <w:r w:rsidRPr="00F94F77">
        <w:rPr>
          <w:b/>
        </w:rPr>
        <w:t>this</w:t>
      </w:r>
      <w:r>
        <w:t xml:space="preserve"> value.</w:t>
      </w:r>
    </w:p>
    <w:p w14:paraId="407E6B45" w14:textId="77777777" w:rsidR="003E75AF" w:rsidRDefault="003E75AF" w:rsidP="003E75AF">
      <w:pPr>
        <w:pStyle w:val="Alg4"/>
        <w:numPr>
          <w:ilvl w:val="0"/>
          <w:numId w:val="248"/>
        </w:numPr>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14:paraId="4CE61FCA" w14:textId="77777777" w:rsidR="003E75AF" w:rsidRPr="00E77497" w:rsidRDefault="003E75AF" w:rsidP="003E75AF">
      <w:pPr>
        <w:pStyle w:val="M4"/>
        <w:numPr>
          <w:ilvl w:val="1"/>
          <w:numId w:val="248"/>
        </w:numPr>
        <w:spacing w:after="0"/>
      </w:pPr>
      <w:r w:rsidRPr="00E77497">
        <w:t xml:space="preserve">Let </w:t>
      </w:r>
      <w:r w:rsidRPr="00E77497">
        <w:rPr>
          <w:i/>
        </w:rPr>
        <w:t>y</w:t>
      </w:r>
      <w:r w:rsidRPr="00E77497">
        <w:t xml:space="preserve"> be ToNumber(</w:t>
      </w:r>
      <w:r w:rsidRPr="00E77497">
        <w:rPr>
          <w:i/>
        </w:rPr>
        <w:t>year</w:t>
      </w:r>
      <w:r w:rsidRPr="00E77497">
        <w:t>).</w:t>
      </w:r>
    </w:p>
    <w:p w14:paraId="335E6D89" w14:textId="77777777" w:rsidR="003E75AF" w:rsidRDefault="003E75AF" w:rsidP="003E75AF">
      <w:pPr>
        <w:pStyle w:val="M4"/>
        <w:numPr>
          <w:ilvl w:val="1"/>
          <w:numId w:val="248"/>
        </w:numPr>
        <w:spacing w:after="0"/>
      </w:pPr>
      <w:r>
        <w:t>ReturnIfAbrupt(</w:t>
      </w:r>
      <w:r w:rsidRPr="009C5DEB">
        <w:rPr>
          <w:i/>
        </w:rPr>
        <w:t>year</w:t>
      </w:r>
      <w:r>
        <w:t>).</w:t>
      </w:r>
    </w:p>
    <w:p w14:paraId="489D02DA" w14:textId="77777777" w:rsidR="003E75AF" w:rsidRPr="00E77497" w:rsidRDefault="003E75AF" w:rsidP="003E75AF">
      <w:pPr>
        <w:pStyle w:val="M4"/>
        <w:numPr>
          <w:ilvl w:val="1"/>
          <w:numId w:val="248"/>
        </w:numPr>
        <w:spacing w:after="0"/>
      </w:pPr>
      <w:r w:rsidRPr="00E77497">
        <w:t xml:space="preserve">Let </w:t>
      </w:r>
      <w:r w:rsidRPr="00E77497">
        <w:rPr>
          <w:i/>
        </w:rPr>
        <w:t>m</w:t>
      </w:r>
      <w:r w:rsidRPr="00E77497">
        <w:t xml:space="preserve"> be ToNumber(</w:t>
      </w:r>
      <w:r w:rsidRPr="00E77497">
        <w:rPr>
          <w:i/>
        </w:rPr>
        <w:t>month</w:t>
      </w:r>
      <w:r w:rsidRPr="00E77497">
        <w:t>).</w:t>
      </w:r>
    </w:p>
    <w:p w14:paraId="4A83361E" w14:textId="77777777" w:rsidR="003E75AF" w:rsidRDefault="003E75AF" w:rsidP="003E75AF">
      <w:pPr>
        <w:pStyle w:val="M4"/>
        <w:numPr>
          <w:ilvl w:val="1"/>
          <w:numId w:val="248"/>
        </w:numPr>
        <w:spacing w:after="0"/>
      </w:pPr>
      <w:r>
        <w:t>ReturnIfAbrupt(</w:t>
      </w:r>
      <w:r w:rsidRPr="00E77497">
        <w:rPr>
          <w:i/>
        </w:rPr>
        <w:t>month</w:t>
      </w:r>
      <w:r>
        <w:t>).</w:t>
      </w:r>
    </w:p>
    <w:p w14:paraId="26BFFD55" w14:textId="77777777" w:rsidR="003E75AF" w:rsidRPr="00E77497" w:rsidRDefault="003E75AF" w:rsidP="003E75AF">
      <w:pPr>
        <w:pStyle w:val="M4"/>
        <w:numPr>
          <w:ilvl w:val="1"/>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2E6676F4" w14:textId="77777777" w:rsidR="003E75AF" w:rsidRDefault="003E75AF" w:rsidP="003E75AF">
      <w:pPr>
        <w:pStyle w:val="M4"/>
        <w:numPr>
          <w:ilvl w:val="1"/>
          <w:numId w:val="248"/>
        </w:numPr>
        <w:spacing w:after="0"/>
      </w:pPr>
      <w:r>
        <w:t>ReturnIfAbrupt(</w:t>
      </w:r>
      <w:r w:rsidRPr="00E77497">
        <w:rPr>
          <w:i/>
        </w:rPr>
        <w:t>dt</w:t>
      </w:r>
      <w:r>
        <w:t>).</w:t>
      </w:r>
    </w:p>
    <w:p w14:paraId="2BEE36A6" w14:textId="77777777" w:rsidR="003E75AF" w:rsidRPr="00E77497" w:rsidRDefault="003E75AF" w:rsidP="003E75AF">
      <w:pPr>
        <w:pStyle w:val="M4"/>
        <w:numPr>
          <w:ilvl w:val="1"/>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6CB34722" w14:textId="77777777" w:rsidR="003E75AF" w:rsidRDefault="003E75AF" w:rsidP="003E75AF">
      <w:pPr>
        <w:pStyle w:val="M4"/>
        <w:numPr>
          <w:ilvl w:val="1"/>
          <w:numId w:val="248"/>
        </w:numPr>
        <w:spacing w:after="0"/>
      </w:pPr>
      <w:r>
        <w:t>ReturnIfAbrupt(</w:t>
      </w:r>
      <w:r>
        <w:rPr>
          <w:i/>
        </w:rPr>
        <w:t>h</w:t>
      </w:r>
      <w:r>
        <w:t>).</w:t>
      </w:r>
    </w:p>
    <w:p w14:paraId="34BCD279" w14:textId="77777777" w:rsidR="003E75AF" w:rsidRPr="00E77497" w:rsidRDefault="003E75AF" w:rsidP="003E75AF">
      <w:pPr>
        <w:pStyle w:val="M4"/>
        <w:numPr>
          <w:ilvl w:val="1"/>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4AE32DD2" w14:textId="77777777" w:rsidR="003E75AF" w:rsidRDefault="003E75AF" w:rsidP="003E75AF">
      <w:pPr>
        <w:pStyle w:val="M4"/>
        <w:numPr>
          <w:ilvl w:val="1"/>
          <w:numId w:val="248"/>
        </w:numPr>
        <w:spacing w:after="0"/>
      </w:pPr>
      <w:r>
        <w:t>ReturnIfAbrupt(</w:t>
      </w:r>
      <w:r w:rsidRPr="00E77497">
        <w:rPr>
          <w:i/>
        </w:rPr>
        <w:t>min</w:t>
      </w:r>
      <w:r>
        <w:t>).</w:t>
      </w:r>
    </w:p>
    <w:p w14:paraId="08619E2B" w14:textId="77777777" w:rsidR="003E75AF" w:rsidRPr="00E77497" w:rsidRDefault="003E75AF" w:rsidP="003E75AF">
      <w:pPr>
        <w:pStyle w:val="M4"/>
        <w:numPr>
          <w:ilvl w:val="1"/>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23FD9909" w14:textId="77777777" w:rsidR="003E75AF" w:rsidRDefault="003E75AF" w:rsidP="003E75AF">
      <w:pPr>
        <w:pStyle w:val="M4"/>
        <w:numPr>
          <w:ilvl w:val="1"/>
          <w:numId w:val="248"/>
        </w:numPr>
        <w:spacing w:after="0"/>
      </w:pPr>
      <w:r>
        <w:t>ReturnIfAbrupt(</w:t>
      </w:r>
      <w:r>
        <w:rPr>
          <w:i/>
        </w:rPr>
        <w:t>s</w:t>
      </w:r>
      <w:r>
        <w:t>).</w:t>
      </w:r>
    </w:p>
    <w:p w14:paraId="52E4B7B3" w14:textId="77777777" w:rsidR="003E75AF" w:rsidRPr="00E77497" w:rsidRDefault="003E75AF" w:rsidP="003E75AF">
      <w:pPr>
        <w:pStyle w:val="M4"/>
        <w:numPr>
          <w:ilvl w:val="1"/>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2B68282B" w14:textId="77777777" w:rsidR="003E75AF" w:rsidRDefault="003E75AF" w:rsidP="003E75AF">
      <w:pPr>
        <w:pStyle w:val="M4"/>
        <w:numPr>
          <w:ilvl w:val="1"/>
          <w:numId w:val="248"/>
        </w:numPr>
        <w:spacing w:after="0"/>
      </w:pPr>
      <w:r>
        <w:t>ReturnIfAbrupt(</w:t>
      </w:r>
      <w:r w:rsidRPr="00E77497">
        <w:rPr>
          <w:i/>
        </w:rPr>
        <w:t>milli</w:t>
      </w:r>
      <w:r>
        <w:t>).</w:t>
      </w:r>
    </w:p>
    <w:p w14:paraId="55D9C0CD" w14:textId="77777777" w:rsidR="003E75AF" w:rsidRPr="00E77497" w:rsidRDefault="003E75AF" w:rsidP="003E75AF">
      <w:pPr>
        <w:pStyle w:val="M4"/>
        <w:numPr>
          <w:ilvl w:val="1"/>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14:paraId="1DC667BE" w14:textId="77777777" w:rsidR="003E75AF" w:rsidRPr="00E77497" w:rsidRDefault="003E75AF" w:rsidP="003E75AF">
      <w:pPr>
        <w:pStyle w:val="M4"/>
        <w:numPr>
          <w:ilvl w:val="1"/>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5F86B3BF" w14:textId="77777777" w:rsidR="003E75AF" w:rsidRPr="00E77497" w:rsidRDefault="003E75AF" w:rsidP="003E75AF">
      <w:pPr>
        <w:pStyle w:val="M4"/>
        <w:numPr>
          <w:ilvl w:val="1"/>
          <w:numId w:val="248"/>
        </w:numPr>
        <w:spacing w:after="0"/>
        <w:contextualSpacing/>
      </w:pPr>
      <w:r w:rsidRPr="00E77497">
        <w:t>Set the [[</w:t>
      </w:r>
      <w:r>
        <w:t>Date</w:t>
      </w:r>
      <w:r w:rsidRPr="00E77497">
        <w:t>Value]] internal</w:t>
      </w:r>
      <w:r>
        <w:t xml:space="preserve"> data</w:t>
      </w:r>
      <w:r w:rsidRPr="00E77497">
        <w:t xml:space="preserve"> property of </w:t>
      </w:r>
      <w:r>
        <w:rPr>
          <w:i/>
          <w:iCs/>
        </w:rPr>
        <w:t>O</w:t>
      </w:r>
      <w:r w:rsidRPr="00E77497">
        <w:t xml:space="preserve"> to TimeClip(UTC(</w:t>
      </w:r>
      <w:r w:rsidRPr="00E77497">
        <w:rPr>
          <w:i/>
        </w:rPr>
        <w:t>finalDate</w:t>
      </w:r>
      <w:r w:rsidRPr="00E77497">
        <w:t>)).</w:t>
      </w:r>
    </w:p>
    <w:p w14:paraId="4DAA8A6A" w14:textId="77777777" w:rsidR="003E75AF" w:rsidRDefault="003E75AF" w:rsidP="003E75AF">
      <w:pPr>
        <w:pStyle w:val="Alg4"/>
        <w:numPr>
          <w:ilvl w:val="1"/>
          <w:numId w:val="248"/>
        </w:numPr>
      </w:pPr>
      <w:r>
        <w:t xml:space="preserve">Return </w:t>
      </w:r>
      <w:r>
        <w:rPr>
          <w:i/>
          <w:iCs/>
        </w:rPr>
        <w:t>O</w:t>
      </w:r>
      <w:r>
        <w:t>.</w:t>
      </w:r>
    </w:p>
    <w:p w14:paraId="228CF128" w14:textId="77777777" w:rsidR="003E75AF" w:rsidRDefault="003E75AF" w:rsidP="003E75AF">
      <w:pPr>
        <w:pStyle w:val="Alg4"/>
        <w:numPr>
          <w:ilvl w:val="0"/>
          <w:numId w:val="248"/>
        </w:numPr>
      </w:pPr>
      <w:r>
        <w:t>Else,</w:t>
      </w:r>
    </w:p>
    <w:p w14:paraId="140C4D8C" w14:textId="77777777" w:rsidR="003E75AF" w:rsidRDefault="003E75AF" w:rsidP="003E75AF">
      <w:pPr>
        <w:pStyle w:val="Alg4"/>
        <w:numPr>
          <w:ilvl w:val="1"/>
          <w:numId w:val="248"/>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11614"/>
      <w:r w:rsidRPr="00E77497">
        <w:t xml:space="preserve">standard built-in method </w:t>
      </w:r>
      <w:r w:rsidRPr="00E77497">
        <w:rPr>
          <w:rFonts w:ascii="Courier New" w:hAnsi="Courier New" w:cs="Courier New"/>
          <w:b/>
        </w:rPr>
        <w:t>Date.prototype.toString</w:t>
      </w:r>
      <w:commentRangeEnd w:id="11614"/>
      <w:r>
        <w:rPr>
          <w:rStyle w:val="af6"/>
          <w:rFonts w:ascii="Arial" w:eastAsia="MS Mincho" w:hAnsi="Arial"/>
          <w:spacing w:val="0"/>
          <w:lang w:eastAsia="ja-JP"/>
        </w:rPr>
        <w:commentReference w:id="11614"/>
      </w:r>
      <w:r w:rsidRPr="00E77497">
        <w:t>.</w:t>
      </w:r>
    </w:p>
    <w:p w14:paraId="3707A84F" w14:textId="77777777" w:rsidR="003E75AF" w:rsidRPr="00E77497" w:rsidRDefault="003E75AF" w:rsidP="003E75AF">
      <w:pPr>
        <w:pStyle w:val="40"/>
      </w:pPr>
      <w:r w:rsidRPr="00E77497">
        <w:tab/>
        <w:t>Date (value)</w:t>
      </w:r>
    </w:p>
    <w:p w14:paraId="3BD0BE3C" w14:textId="77777777"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w:t>
      </w:r>
      <w:r>
        <w:t>exactly one</w:t>
      </w:r>
      <w:r w:rsidRPr="00E77497">
        <w:t xml:space="preserve"> argument.</w:t>
      </w:r>
    </w:p>
    <w:p w14:paraId="521ECDFA" w14:textId="77777777"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14:paraId="02D0C2EB" w14:textId="77777777" w:rsidR="003E75AF" w:rsidRDefault="003E75AF" w:rsidP="003E75AF">
      <w:pPr>
        <w:pStyle w:val="Alg4"/>
        <w:numPr>
          <w:ilvl w:val="0"/>
          <w:numId w:val="1331"/>
        </w:numPr>
        <w:tabs>
          <w:tab w:val="clear" w:pos="1080"/>
        </w:tabs>
      </w:pPr>
      <w:r>
        <w:t xml:space="preserve">Let </w:t>
      </w:r>
      <w:r>
        <w:rPr>
          <w:i/>
        </w:rPr>
        <w:t>numberOfArgs</w:t>
      </w:r>
      <w:r>
        <w:t xml:space="preserve"> be the number of arguments passed to this constructor call.</w:t>
      </w:r>
    </w:p>
    <w:p w14:paraId="1DD275B5" w14:textId="77777777" w:rsidR="003E75AF" w:rsidRDefault="003E75AF" w:rsidP="003E75AF">
      <w:pPr>
        <w:pStyle w:val="Alg4"/>
        <w:numPr>
          <w:ilvl w:val="0"/>
          <w:numId w:val="1331"/>
        </w:numPr>
        <w:tabs>
          <w:tab w:val="clear" w:pos="1080"/>
        </w:tabs>
      </w:pPr>
      <w:r>
        <w:t xml:space="preserve">Assert: </w:t>
      </w:r>
      <w:r>
        <w:rPr>
          <w:i/>
        </w:rPr>
        <w:t>numberOfArgs</w:t>
      </w:r>
      <w:r>
        <w:t xml:space="preserve"> = 1.</w:t>
      </w:r>
    </w:p>
    <w:p w14:paraId="2DFA6D69" w14:textId="77777777" w:rsidR="003E75AF" w:rsidRDefault="003E75AF" w:rsidP="003E75AF">
      <w:pPr>
        <w:pStyle w:val="Alg4"/>
        <w:numPr>
          <w:ilvl w:val="0"/>
          <w:numId w:val="1331"/>
        </w:numPr>
        <w:tabs>
          <w:tab w:val="clear" w:pos="1080"/>
        </w:tabs>
      </w:pPr>
      <w:r>
        <w:t xml:space="preserve">Let </w:t>
      </w:r>
      <w:r>
        <w:rPr>
          <w:i/>
        </w:rPr>
        <w:t>O</w:t>
      </w:r>
      <w:r>
        <w:t xml:space="preserve"> be the </w:t>
      </w:r>
      <w:r w:rsidRPr="00F94F77">
        <w:rPr>
          <w:b/>
        </w:rPr>
        <w:t>this</w:t>
      </w:r>
      <w:r>
        <w:t xml:space="preserve"> value.</w:t>
      </w:r>
    </w:p>
    <w:p w14:paraId="7B4418A7" w14:textId="77777777" w:rsidR="003E75AF" w:rsidRDefault="003E75AF" w:rsidP="003E75AF">
      <w:pPr>
        <w:pStyle w:val="Alg4"/>
        <w:numPr>
          <w:ilvl w:val="0"/>
          <w:numId w:val="1331"/>
        </w:numPr>
        <w:tabs>
          <w:tab w:val="clear" w:pos="1080"/>
        </w:tabs>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14:paraId="7E72B1C1" w14:textId="77777777" w:rsidR="003E75AF" w:rsidRDefault="003E75AF" w:rsidP="003E75AF">
      <w:pPr>
        <w:pStyle w:val="M4"/>
        <w:numPr>
          <w:ilvl w:val="1"/>
          <w:numId w:val="1331"/>
        </w:numPr>
        <w:spacing w:after="0"/>
      </w:pPr>
      <w:r>
        <w:t>If Type(</w:t>
      </w:r>
      <w:r>
        <w:rPr>
          <w:i/>
          <w:iCs/>
        </w:rPr>
        <w:t>value</w:t>
      </w:r>
      <w:r>
        <w:t xml:space="preserve">) is Object and  </w:t>
      </w:r>
      <w:r>
        <w:rPr>
          <w:i/>
          <w:iCs/>
        </w:rPr>
        <w:t>value</w:t>
      </w:r>
      <w:r>
        <w:t xml:space="preserve"> has a [[DateValue]] internal data property, then</w:t>
      </w:r>
    </w:p>
    <w:p w14:paraId="111A3952" w14:textId="77777777" w:rsidR="003E75AF" w:rsidRDefault="003E75AF" w:rsidP="003E75AF">
      <w:pPr>
        <w:pStyle w:val="M4"/>
        <w:numPr>
          <w:ilvl w:val="2"/>
          <w:numId w:val="1331"/>
        </w:numPr>
        <w:spacing w:after="0"/>
      </w:pPr>
      <w:r>
        <w:t xml:space="preserve">Let </w:t>
      </w:r>
      <w:r>
        <w:rPr>
          <w:i/>
          <w:iCs/>
        </w:rPr>
        <w:t>tv</w:t>
      </w:r>
      <w:r>
        <w:t xml:space="preserve"> be thisTimeValue(</w:t>
      </w:r>
      <w:r>
        <w:rPr>
          <w:i/>
          <w:iCs/>
        </w:rPr>
        <w:t>value</w:t>
      </w:r>
      <w:r>
        <w:t>).</w:t>
      </w:r>
    </w:p>
    <w:p w14:paraId="3615AA2C" w14:textId="77777777" w:rsidR="003E75AF" w:rsidRDefault="003E75AF" w:rsidP="003E75AF">
      <w:pPr>
        <w:pStyle w:val="M4"/>
        <w:numPr>
          <w:ilvl w:val="1"/>
          <w:numId w:val="1331"/>
        </w:numPr>
        <w:spacing w:after="0"/>
      </w:pPr>
      <w:r>
        <w:t>Else,</w:t>
      </w:r>
    </w:p>
    <w:p w14:paraId="782E3A57" w14:textId="77777777" w:rsidR="003E75AF" w:rsidRPr="00E77497" w:rsidRDefault="003E75AF" w:rsidP="003E75AF">
      <w:pPr>
        <w:pStyle w:val="Alg4"/>
        <w:numPr>
          <w:ilvl w:val="2"/>
          <w:numId w:val="1331"/>
        </w:numPr>
      </w:pPr>
      <w:r w:rsidRPr="00E77497">
        <w:t xml:space="preserve">Let </w:t>
      </w:r>
      <w:r w:rsidRPr="00CC59CF">
        <w:rPr>
          <w:i/>
        </w:rPr>
        <w:t>v</w:t>
      </w:r>
      <w:r w:rsidRPr="00E77497">
        <w:t xml:space="preserve"> be ToPrimitive(</w:t>
      </w:r>
      <w:r w:rsidRPr="00CC59CF">
        <w:rPr>
          <w:i/>
        </w:rPr>
        <w:t>value</w:t>
      </w:r>
      <w:r w:rsidRPr="00E77497">
        <w:t>).</w:t>
      </w:r>
    </w:p>
    <w:p w14:paraId="20810C13" w14:textId="77777777" w:rsidR="003E75AF" w:rsidRPr="00E77497" w:rsidRDefault="003E75AF" w:rsidP="003E75AF">
      <w:pPr>
        <w:pStyle w:val="Alg4"/>
        <w:numPr>
          <w:ilvl w:val="2"/>
          <w:numId w:val="1331"/>
        </w:numPr>
      </w:pPr>
      <w:r w:rsidRPr="00E77497">
        <w:t>If Type(</w:t>
      </w:r>
      <w:r w:rsidRPr="00E77497">
        <w:rPr>
          <w:i/>
        </w:rPr>
        <w:t>v</w:t>
      </w:r>
      <w:r w:rsidRPr="00E77497">
        <w:t xml:space="preserve">) is String, then </w:t>
      </w:r>
    </w:p>
    <w:p w14:paraId="11B9011C" w14:textId="77777777" w:rsidR="003E75AF" w:rsidRPr="00E77497" w:rsidRDefault="003E75AF" w:rsidP="003E75AF">
      <w:pPr>
        <w:pStyle w:val="Alg4"/>
        <w:numPr>
          <w:ilvl w:val="3"/>
          <w:numId w:val="1331"/>
        </w:numPr>
      </w:pPr>
      <w:r>
        <w:t xml:space="preserve">Let </w:t>
      </w:r>
      <w:r>
        <w:rPr>
          <w:i/>
          <w:iCs/>
        </w:rPr>
        <w:t>tv</w:t>
      </w:r>
      <w:r>
        <w:t xml:space="preserve"> be the result of parsing</w:t>
      </w:r>
      <w:r w:rsidRPr="00E77497">
        <w:t xml:space="preserv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w:t>
      </w:r>
      <w:r w:rsidR="00AB619E">
        <w:fldChar w:fldCharType="begin"/>
      </w:r>
      <w:r w:rsidR="00AB619E">
        <w:instrText xml:space="preserve"> REF _Ref366068097 \r \h </w:instrText>
      </w:r>
      <w:r w:rsidR="00AB619E">
        <w:fldChar w:fldCharType="separate"/>
      </w:r>
      <w:r w:rsidR="00D433E8">
        <w:t>20.3.3.2</w:t>
      </w:r>
      <w:r w:rsidR="00AB619E">
        <w:fldChar w:fldCharType="end"/>
      </w:r>
      <w:r w:rsidRPr="00E77497">
        <w:t>).</w:t>
      </w:r>
      <w:r>
        <w:t xml:space="preserve"> If the parse resulted in an abrupt completion, </w:t>
      </w:r>
      <w:r>
        <w:rPr>
          <w:i/>
          <w:iCs/>
        </w:rPr>
        <w:t>tv</w:t>
      </w:r>
      <w:r>
        <w:t xml:space="preserve"> is the Completion Record.</w:t>
      </w:r>
    </w:p>
    <w:p w14:paraId="016C383D" w14:textId="77777777" w:rsidR="003E75AF" w:rsidRDefault="003E75AF" w:rsidP="003E75AF">
      <w:pPr>
        <w:pStyle w:val="Alg4"/>
        <w:numPr>
          <w:ilvl w:val="2"/>
          <w:numId w:val="1331"/>
        </w:numPr>
      </w:pPr>
      <w:r w:rsidRPr="00E77497">
        <w:t>Else,</w:t>
      </w:r>
    </w:p>
    <w:p w14:paraId="2FB61DF4" w14:textId="77777777" w:rsidR="003E75AF" w:rsidRPr="00E77497" w:rsidRDefault="003E75AF" w:rsidP="003E75AF">
      <w:pPr>
        <w:pStyle w:val="Alg4"/>
        <w:numPr>
          <w:ilvl w:val="3"/>
          <w:numId w:val="1331"/>
        </w:numPr>
      </w:pPr>
      <w:r>
        <w:t>L</w:t>
      </w:r>
      <w:r w:rsidRPr="00E77497">
        <w:t xml:space="preserve">et </w:t>
      </w:r>
      <w:r>
        <w:rPr>
          <w:i/>
        </w:rPr>
        <w:t>tv</w:t>
      </w:r>
      <w:r w:rsidRPr="00E77497">
        <w:t xml:space="preserve"> be ToNumber(</w:t>
      </w:r>
      <w:r w:rsidRPr="00E77497">
        <w:rPr>
          <w:i/>
        </w:rPr>
        <w:t>v</w:t>
      </w:r>
      <w:r w:rsidRPr="00E77497">
        <w:t>).</w:t>
      </w:r>
    </w:p>
    <w:p w14:paraId="78A7F068" w14:textId="77777777" w:rsidR="003E75AF" w:rsidRDefault="003E75AF" w:rsidP="003E75AF">
      <w:pPr>
        <w:pStyle w:val="M4"/>
        <w:numPr>
          <w:ilvl w:val="1"/>
          <w:numId w:val="1331"/>
        </w:numPr>
        <w:spacing w:after="0"/>
      </w:pPr>
      <w:r>
        <w:t>ReturnIfAbrupt(</w:t>
      </w:r>
      <w:r>
        <w:rPr>
          <w:i/>
        </w:rPr>
        <w:t>tv</w:t>
      </w:r>
      <w:r>
        <w:t>).</w:t>
      </w:r>
    </w:p>
    <w:p w14:paraId="5DBEB828" w14:textId="77777777" w:rsidR="003E75AF" w:rsidRPr="008D4801" w:rsidRDefault="003E75AF" w:rsidP="003E75AF">
      <w:pPr>
        <w:pStyle w:val="Alg4"/>
        <w:numPr>
          <w:ilvl w:val="1"/>
          <w:numId w:val="1331"/>
        </w:numPr>
        <w:spacing w:after="220"/>
        <w:contextualSpacing/>
      </w:pPr>
      <w:r w:rsidRPr="00E77497">
        <w:t>Set the [[</w:t>
      </w:r>
      <w:r>
        <w:t>Date</w:t>
      </w:r>
      <w:r w:rsidRPr="00E77497">
        <w:t xml:space="preserve">Value]] internal </w:t>
      </w:r>
      <w:r>
        <w:t xml:space="preserve">data </w:t>
      </w:r>
      <w:r w:rsidRPr="00E77497">
        <w:t xml:space="preserve">property of </w:t>
      </w:r>
      <w:r>
        <w:rPr>
          <w:i/>
          <w:iCs/>
        </w:rPr>
        <w:t>O</w:t>
      </w:r>
      <w:r w:rsidRPr="00E77497">
        <w:t xml:space="preserve"> to TimeClip(</w:t>
      </w:r>
      <w:r>
        <w:rPr>
          <w:i/>
        </w:rPr>
        <w:t>tv</w:t>
      </w:r>
      <w:r w:rsidRPr="00E77497">
        <w:t>).</w:t>
      </w:r>
    </w:p>
    <w:p w14:paraId="78ABCE30" w14:textId="77777777" w:rsidR="003E75AF" w:rsidRDefault="003E75AF" w:rsidP="003E75AF">
      <w:pPr>
        <w:pStyle w:val="Alg4"/>
        <w:numPr>
          <w:ilvl w:val="1"/>
          <w:numId w:val="1331"/>
        </w:numPr>
      </w:pPr>
      <w:r>
        <w:t xml:space="preserve">Return </w:t>
      </w:r>
      <w:r>
        <w:rPr>
          <w:i/>
          <w:iCs/>
        </w:rPr>
        <w:t>O</w:t>
      </w:r>
      <w:r>
        <w:t>.</w:t>
      </w:r>
    </w:p>
    <w:p w14:paraId="72120AB6" w14:textId="77777777" w:rsidR="003E75AF" w:rsidRDefault="003E75AF" w:rsidP="003E75AF">
      <w:pPr>
        <w:pStyle w:val="Alg4"/>
        <w:numPr>
          <w:ilvl w:val="0"/>
          <w:numId w:val="1331"/>
        </w:numPr>
        <w:tabs>
          <w:tab w:val="clear" w:pos="1080"/>
        </w:tabs>
      </w:pPr>
      <w:r>
        <w:t>Else,</w:t>
      </w:r>
    </w:p>
    <w:p w14:paraId="3931CAF3" w14:textId="77777777" w:rsidR="003E75AF" w:rsidRDefault="003E75AF" w:rsidP="003E75AF">
      <w:pPr>
        <w:pStyle w:val="Alg4"/>
        <w:numPr>
          <w:ilvl w:val="1"/>
          <w:numId w:val="1331"/>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11615"/>
      <w:r w:rsidRPr="00E77497">
        <w:t xml:space="preserve">standard built-in method </w:t>
      </w:r>
      <w:r w:rsidRPr="00E77497">
        <w:rPr>
          <w:rFonts w:ascii="Courier New" w:hAnsi="Courier New" w:cs="Courier New"/>
          <w:b/>
        </w:rPr>
        <w:t>Date.prototype.toString</w:t>
      </w:r>
      <w:commentRangeEnd w:id="11615"/>
      <w:r>
        <w:rPr>
          <w:rStyle w:val="af6"/>
          <w:rFonts w:ascii="Arial" w:eastAsia="MS Mincho" w:hAnsi="Arial"/>
          <w:spacing w:val="0"/>
          <w:lang w:eastAsia="ja-JP"/>
        </w:rPr>
        <w:commentReference w:id="11615"/>
      </w:r>
      <w:r w:rsidRPr="00E77497">
        <w:t>.</w:t>
      </w:r>
    </w:p>
    <w:p w14:paraId="4643963B" w14:textId="77777777" w:rsidR="003E75AF" w:rsidRPr="00E77497" w:rsidRDefault="003E75AF" w:rsidP="003E75AF">
      <w:pPr>
        <w:pStyle w:val="40"/>
      </w:pPr>
      <w:r w:rsidRPr="00E77497">
        <w:t>Date ( )</w:t>
      </w:r>
    </w:p>
    <w:p w14:paraId="29E739FD" w14:textId="77777777"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w:t>
      </w:r>
      <w:r>
        <w:t xml:space="preserve">no </w:t>
      </w:r>
      <w:r w:rsidRPr="00E77497">
        <w:t xml:space="preserve"> argument</w:t>
      </w:r>
      <w:r>
        <w:t>s</w:t>
      </w:r>
      <w:r w:rsidRPr="00E77497">
        <w:t>.</w:t>
      </w:r>
    </w:p>
    <w:p w14:paraId="26A86F9C" w14:textId="77777777"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14:paraId="26CE7F34" w14:textId="77777777" w:rsidR="003E75AF" w:rsidRDefault="003E75AF" w:rsidP="003E75AF">
      <w:pPr>
        <w:pStyle w:val="Alg4"/>
        <w:numPr>
          <w:ilvl w:val="0"/>
          <w:numId w:val="1333"/>
        </w:numPr>
        <w:tabs>
          <w:tab w:val="clear" w:pos="1080"/>
          <w:tab w:val="num" w:pos="360"/>
        </w:tabs>
        <w:ind w:left="360"/>
      </w:pPr>
      <w:r>
        <w:t xml:space="preserve">Let </w:t>
      </w:r>
      <w:r>
        <w:rPr>
          <w:i/>
        </w:rPr>
        <w:t>numberOfArgs</w:t>
      </w:r>
      <w:r>
        <w:t xml:space="preserve"> be the number of arguments passed to this constructor call.</w:t>
      </w:r>
    </w:p>
    <w:p w14:paraId="5AF2A4F6" w14:textId="77777777" w:rsidR="003E75AF" w:rsidRDefault="003E75AF" w:rsidP="003E75AF">
      <w:pPr>
        <w:pStyle w:val="Alg4"/>
        <w:numPr>
          <w:ilvl w:val="0"/>
          <w:numId w:val="1333"/>
        </w:numPr>
        <w:tabs>
          <w:tab w:val="clear" w:pos="1080"/>
          <w:tab w:val="num" w:pos="360"/>
        </w:tabs>
        <w:ind w:left="360"/>
      </w:pPr>
      <w:r>
        <w:t xml:space="preserve">Assert: </w:t>
      </w:r>
      <w:r>
        <w:rPr>
          <w:i/>
        </w:rPr>
        <w:t>numberOfArgs</w:t>
      </w:r>
      <w:r>
        <w:t xml:space="preserve"> = 0.</w:t>
      </w:r>
    </w:p>
    <w:p w14:paraId="29AF5E9D" w14:textId="77777777" w:rsidR="003E75AF" w:rsidRDefault="003E75AF" w:rsidP="003E75AF">
      <w:pPr>
        <w:pStyle w:val="Alg4"/>
        <w:numPr>
          <w:ilvl w:val="0"/>
          <w:numId w:val="1333"/>
        </w:numPr>
        <w:tabs>
          <w:tab w:val="clear" w:pos="1080"/>
          <w:tab w:val="num" w:pos="360"/>
        </w:tabs>
        <w:ind w:left="360"/>
      </w:pPr>
      <w:r>
        <w:t xml:space="preserve">Let </w:t>
      </w:r>
      <w:r>
        <w:rPr>
          <w:i/>
        </w:rPr>
        <w:t>O</w:t>
      </w:r>
      <w:r>
        <w:t xml:space="preserve"> be the </w:t>
      </w:r>
      <w:r w:rsidRPr="00F94F77">
        <w:rPr>
          <w:b/>
        </w:rPr>
        <w:t>this</w:t>
      </w:r>
      <w:r>
        <w:t xml:space="preserve"> value.</w:t>
      </w:r>
    </w:p>
    <w:p w14:paraId="47CD806E" w14:textId="77777777" w:rsidR="003E75AF" w:rsidRDefault="003E75AF" w:rsidP="003E75AF">
      <w:pPr>
        <w:pStyle w:val="Alg4"/>
        <w:numPr>
          <w:ilvl w:val="0"/>
          <w:numId w:val="1333"/>
        </w:numPr>
        <w:tabs>
          <w:tab w:val="clear" w:pos="1080"/>
          <w:tab w:val="num" w:pos="360"/>
        </w:tabs>
        <w:ind w:left="360"/>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14:paraId="31C4DC2C" w14:textId="77777777" w:rsidR="003E75AF" w:rsidRPr="008D4801" w:rsidRDefault="003E75AF" w:rsidP="003E75AF">
      <w:pPr>
        <w:pStyle w:val="Alg4"/>
        <w:numPr>
          <w:ilvl w:val="1"/>
          <w:numId w:val="1333"/>
        </w:numPr>
        <w:tabs>
          <w:tab w:val="left" w:pos="450"/>
          <w:tab w:val="num" w:pos="810"/>
        </w:tabs>
        <w:spacing w:after="220"/>
        <w:ind w:left="360" w:firstLine="0"/>
        <w:contextualSpacing/>
      </w:pPr>
      <w:r w:rsidRPr="00E77497">
        <w:t>Set the [[</w:t>
      </w:r>
      <w:r>
        <w:t>Date</w:t>
      </w:r>
      <w:r w:rsidRPr="00E77497">
        <w:t xml:space="preserve">Value]] internal </w:t>
      </w:r>
      <w:r>
        <w:t xml:space="preserve">data </w:t>
      </w:r>
      <w:r w:rsidRPr="00E77497">
        <w:t xml:space="preserve">property of </w:t>
      </w:r>
      <w:r>
        <w:rPr>
          <w:i/>
          <w:iCs/>
        </w:rPr>
        <w:t>O</w:t>
      </w:r>
      <w:r w:rsidRPr="00E77497">
        <w:t xml:space="preserve"> to the time value (UTC) identifying the current time.</w:t>
      </w:r>
    </w:p>
    <w:p w14:paraId="683F4026" w14:textId="77777777" w:rsidR="003E75AF" w:rsidRDefault="003E75AF" w:rsidP="003E75AF">
      <w:pPr>
        <w:pStyle w:val="Alg4"/>
        <w:numPr>
          <w:ilvl w:val="1"/>
          <w:numId w:val="1333"/>
        </w:numPr>
        <w:tabs>
          <w:tab w:val="left" w:pos="450"/>
          <w:tab w:val="num" w:pos="810"/>
        </w:tabs>
        <w:ind w:left="360" w:firstLine="0"/>
      </w:pPr>
      <w:r>
        <w:t xml:space="preserve">Return </w:t>
      </w:r>
      <w:r>
        <w:rPr>
          <w:i/>
          <w:iCs/>
        </w:rPr>
        <w:t>O</w:t>
      </w:r>
      <w:r>
        <w:t>.</w:t>
      </w:r>
    </w:p>
    <w:p w14:paraId="5D8CEC89" w14:textId="77777777" w:rsidR="003E75AF" w:rsidRDefault="003E75AF" w:rsidP="003E75AF">
      <w:pPr>
        <w:pStyle w:val="Alg4"/>
        <w:numPr>
          <w:ilvl w:val="0"/>
          <w:numId w:val="1333"/>
        </w:numPr>
        <w:tabs>
          <w:tab w:val="clear" w:pos="1080"/>
          <w:tab w:val="num" w:pos="360"/>
        </w:tabs>
        <w:ind w:left="360"/>
      </w:pPr>
      <w:r>
        <w:t>Else,</w:t>
      </w:r>
    </w:p>
    <w:p w14:paraId="025B31D8" w14:textId="77777777" w:rsidR="003E75AF" w:rsidRDefault="003E75AF" w:rsidP="003E75AF">
      <w:pPr>
        <w:pStyle w:val="Alg4"/>
        <w:numPr>
          <w:ilvl w:val="1"/>
          <w:numId w:val="1333"/>
        </w:numPr>
        <w:tabs>
          <w:tab w:val="clear" w:pos="1800"/>
          <w:tab w:val="num" w:pos="810"/>
        </w:tabs>
        <w:spacing w:after="240"/>
        <w:ind w:left="810" w:hanging="45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11616"/>
      <w:r w:rsidRPr="00E77497">
        <w:t xml:space="preserve">standard built-in method </w:t>
      </w:r>
      <w:r w:rsidRPr="00E77497">
        <w:rPr>
          <w:rFonts w:ascii="Courier New" w:hAnsi="Courier New" w:cs="Courier New"/>
          <w:b/>
        </w:rPr>
        <w:t>Date.prototype.toString</w:t>
      </w:r>
      <w:commentRangeEnd w:id="11616"/>
      <w:r>
        <w:rPr>
          <w:rStyle w:val="af6"/>
          <w:rFonts w:ascii="Arial" w:eastAsia="MS Mincho" w:hAnsi="Arial"/>
          <w:spacing w:val="0"/>
          <w:lang w:eastAsia="ja-JP"/>
        </w:rPr>
        <w:commentReference w:id="11616"/>
      </w:r>
      <w:r w:rsidRPr="00E77497">
        <w:t>.</w:t>
      </w:r>
    </w:p>
    <w:p w14:paraId="7F93D86C" w14:textId="77777777" w:rsidR="003E75AF" w:rsidRPr="00E77497" w:rsidRDefault="003E75AF" w:rsidP="003E75AF">
      <w:pPr>
        <w:pStyle w:val="40"/>
      </w:pPr>
      <w:r w:rsidRPr="00E77497">
        <w:t xml:space="preserve">new </w:t>
      </w:r>
      <w:r>
        <w:t>Date</w:t>
      </w:r>
      <w:r w:rsidRPr="00E77497">
        <w:t xml:space="preserve"> (</w:t>
      </w:r>
      <w:r>
        <w:t xml:space="preserve"> ...</w:t>
      </w:r>
      <w:r w:rsidRPr="00020148">
        <w:t xml:space="preserve"> </w:t>
      </w:r>
      <w:r>
        <w:t>argumentsList</w:t>
      </w:r>
      <w:r w:rsidRPr="00E77497">
        <w:t>)</w:t>
      </w:r>
    </w:p>
    <w:p w14:paraId="65E2A6D6" w14:textId="77777777" w:rsidR="003E75AF" w:rsidRDefault="003E75AF" w:rsidP="003E75AF">
      <w:r>
        <w:rPr>
          <w:rFonts w:ascii="Courier New" w:hAnsi="Courier New"/>
          <w:b/>
        </w:rPr>
        <w:t>Date</w:t>
      </w:r>
      <w:r w:rsidRPr="00E77497">
        <w:t xml:space="preserve"> </w:t>
      </w:r>
      <w:r>
        <w:t xml:space="preserve">called as part of a new expression with argument list </w:t>
      </w:r>
      <w:r w:rsidRPr="00B11C9E">
        <w:rPr>
          <w:rFonts w:ascii="Times New Roman" w:hAnsi="Times New Roman"/>
          <w:i/>
        </w:rPr>
        <w:t>argumentsList</w:t>
      </w:r>
      <w:r>
        <w:t xml:space="preserve"> it </w:t>
      </w:r>
      <w:r w:rsidRPr="00020148">
        <w:t>performs</w:t>
      </w:r>
      <w:r>
        <w:t xml:space="preserve"> the following steps:</w:t>
      </w:r>
    </w:p>
    <w:p w14:paraId="43275D66" w14:textId="77777777" w:rsidR="003E75AF" w:rsidRDefault="003E75AF" w:rsidP="003E75A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Date</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5836DCFB" w14:textId="77777777" w:rsidR="003E75AF" w:rsidRDefault="003E75AF" w:rsidP="003E75A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4BC87B99" w14:textId="77777777" w:rsidR="003E75AF" w:rsidRPr="00E4780A" w:rsidRDefault="003E75AF" w:rsidP="003E75AF">
      <w:pPr>
        <w:numPr>
          <w:ilvl w:val="0"/>
          <w:numId w:val="1334"/>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653A846E" w14:textId="77777777" w:rsidR="003E75AF" w:rsidRPr="00E77497" w:rsidRDefault="003E75AF" w:rsidP="003E75AF">
      <w:r>
        <w:t xml:space="preserve">If </w:t>
      </w:r>
      <w:r>
        <w:rPr>
          <w:rFonts w:ascii="Courier New" w:hAnsi="Courier New"/>
          <w:b/>
        </w:rPr>
        <w:t>Date</w:t>
      </w:r>
      <w:r w:rsidRPr="00E77497">
        <w:t xml:space="preserve"> </w:t>
      </w:r>
      <w:r>
        <w:t>is implemented as an ordinary function object, its [[Construct]] internal method will perform the above steps.</w:t>
      </w:r>
    </w:p>
    <w:p w14:paraId="10F766BA" w14:textId="77777777" w:rsidR="003E75AF" w:rsidRPr="00E77497" w:rsidRDefault="003E75AF" w:rsidP="003E75AF">
      <w:pPr>
        <w:pStyle w:val="30"/>
      </w:pPr>
      <w:bookmarkStart w:id="11617" w:name="_Toc368050741"/>
      <w:r w:rsidRPr="00E77497">
        <w:t>Properties of the Date Constructor</w:t>
      </w:r>
      <w:bookmarkEnd w:id="11617"/>
    </w:p>
    <w:p w14:paraId="7E2C9D39" w14:textId="77777777" w:rsidR="003E75AF" w:rsidRPr="00E77497" w:rsidRDefault="003E75AF" w:rsidP="003E75AF">
      <w:r w:rsidRPr="00E77497">
        <w:t xml:space="preserve">The value of the [[Prototype]] internal </w:t>
      </w:r>
      <w:r>
        <w:t xml:space="preserve">data </w:t>
      </w:r>
      <w:r w:rsidRPr="00E77497">
        <w:t>property of the Date constructor is the Function prototype object (</w:t>
      </w:r>
      <w:r w:rsidR="00AB619E">
        <w:fldChar w:fldCharType="begin"/>
      </w:r>
      <w:r w:rsidR="00AB619E">
        <w:instrText xml:space="preserve"> REF _Ref359681817 \r \h </w:instrText>
      </w:r>
      <w:r w:rsidR="00AB619E">
        <w:fldChar w:fldCharType="separate"/>
      </w:r>
      <w:r w:rsidR="00D433E8">
        <w:t>19.2.3</w:t>
      </w:r>
      <w:r w:rsidR="00AB619E">
        <w:fldChar w:fldCharType="end"/>
      </w:r>
      <w:r w:rsidRPr="00E77497">
        <w:t>).</w:t>
      </w:r>
    </w:p>
    <w:p w14:paraId="109881A1" w14:textId="77777777" w:rsidR="003E75AF" w:rsidRPr="00E77497" w:rsidRDefault="003E75AF" w:rsidP="003E75AF">
      <w:r w:rsidRPr="00E77497">
        <w:t xml:space="preserve">Besides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p>
    <w:p w14:paraId="45B1C2F2" w14:textId="77777777" w:rsidR="00B04007" w:rsidRPr="00E77497" w:rsidRDefault="00B04007" w:rsidP="00B04007">
      <w:pPr>
        <w:pStyle w:val="40"/>
      </w:pPr>
      <w:r w:rsidRPr="00E77497">
        <w:t>Date.now ( )</w:t>
      </w:r>
    </w:p>
    <w:p w14:paraId="4F90A65D" w14:textId="77777777" w:rsidR="00B04007" w:rsidRPr="00E77497" w:rsidRDefault="00B04007" w:rsidP="00B04007">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7B4B1F90" w14:textId="77777777" w:rsidR="00B04007" w:rsidRPr="00E77497" w:rsidRDefault="00B04007" w:rsidP="00B04007">
      <w:pPr>
        <w:pStyle w:val="40"/>
      </w:pPr>
      <w:bookmarkStart w:id="11618" w:name="_Ref366068097"/>
      <w:r w:rsidRPr="00E77497">
        <w:t>Date.parse (string)</w:t>
      </w:r>
      <w:bookmarkEnd w:id="11618"/>
    </w:p>
    <w:p w14:paraId="0C06D917" w14:textId="77777777" w:rsidR="00B04007" w:rsidRPr="008B7F6F" w:rsidRDefault="00B04007" w:rsidP="00B04007">
      <w:r w:rsidRPr="00E77497">
        <w:t xml:space="preserve">The </w:t>
      </w:r>
      <w:r w:rsidRPr="00E77497">
        <w:rPr>
          <w:rFonts w:ascii="Courier New" w:hAnsi="Courier New"/>
          <w:b/>
        </w:rPr>
        <w:t>parse</w:t>
      </w:r>
      <w:r w:rsidRPr="00E77497">
        <w:t xml:space="preserve"> function applies the ToString operator to its argument</w:t>
      </w:r>
      <w:r>
        <w:t xml:space="preserve">.  If ToString results in an abrupt completion the Completion Record is immediately returned. Otherwise, </w:t>
      </w:r>
      <w:r w:rsidRPr="00E77497">
        <w:rPr>
          <w:rFonts w:ascii="Courier New" w:hAnsi="Courier New"/>
          <w:b/>
        </w:rPr>
        <w:t>parse</w:t>
      </w:r>
      <w:r w:rsidRPr="00E77497">
        <w:t xml:space="preserve"> interprets the resulting String as a date and time; it returns a Number, the UTC time value corresponding to the date and time. The String may be interpreted as a local time, a</w:t>
      </w:r>
      <w:ins w:id="11619" w:author="Rev 19 Allen Wirfs-Brock" w:date="2013-09-26T17:38:00Z">
        <w:r w:rsidR="0072639A">
          <w:t>n</w:t>
        </w:r>
      </w:ins>
      <w:r w:rsidRPr="00E77497">
        <w:t xml:space="preserve"> UTC time, or a time in some other time zone, depending on the contents of the String. The function first attempts to parse the format of the String according to the rules called out in Date Time String Format (</w:t>
      </w:r>
      <w:r w:rsidR="00AB619E">
        <w:fldChar w:fldCharType="begin"/>
      </w:r>
      <w:r w:rsidR="00AB619E">
        <w:instrText xml:space="preserve"> REF _Ref366068191 \r \h </w:instrText>
      </w:r>
      <w:r w:rsidR="00AB619E">
        <w:fldChar w:fldCharType="separate"/>
      </w:r>
      <w:r w:rsidR="00D433E8">
        <w:t>20.3.1.15</w:t>
      </w:r>
      <w:r w:rsidR="00AB619E">
        <w:fldChar w:fldCharType="end"/>
      </w:r>
      <w:r w:rsidRPr="00E77497">
        <w:t xml:space="preserve">).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7DC311E8" w14:textId="77777777" w:rsidR="00B04007" w:rsidRPr="006B6D0A" w:rsidRDefault="00B04007" w:rsidP="00B04007">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3F92E738" w14:textId="77777777" w:rsidR="00B04007" w:rsidRPr="00546435" w:rsidRDefault="00B04007" w:rsidP="00B04007">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01BD2597" w14:textId="77777777" w:rsidR="00B04007" w:rsidRPr="00A67AF2" w:rsidRDefault="00B04007" w:rsidP="00B04007">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5057C7F4" w14:textId="77777777" w:rsidR="00B04007" w:rsidRPr="00E77497" w:rsidRDefault="00B04007" w:rsidP="00B04007">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529EBB07" w14:textId="77777777" w:rsidR="00B04007" w:rsidRPr="00E77497" w:rsidRDefault="00B04007" w:rsidP="00B04007">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2E79CECA" w14:textId="77777777" w:rsidR="00B04007" w:rsidRPr="00E77497" w:rsidRDefault="00B04007" w:rsidP="00B04007">
      <w:pPr>
        <w:spacing w:after="60"/>
      </w:pPr>
      <w:r w:rsidRPr="00E77497">
        <w:t>However, the expression</w:t>
      </w:r>
    </w:p>
    <w:p w14:paraId="11FEEDA8" w14:textId="77777777" w:rsidR="00B04007" w:rsidRPr="00E77497" w:rsidRDefault="00B04007" w:rsidP="00B04007">
      <w:pPr>
        <w:spacing w:after="60"/>
        <w:ind w:left="720"/>
      </w:pPr>
      <w:r w:rsidRPr="00E77497">
        <w:rPr>
          <w:rFonts w:ascii="Courier New" w:hAnsi="Courier New" w:cs="Courier New"/>
          <w:b/>
        </w:rPr>
        <w:t>Date.parse(</w:t>
      </w:r>
      <w:r w:rsidRPr="00B27B9B">
        <w:rPr>
          <w:rFonts w:ascii="Courier New" w:hAnsi="Courier New" w:cs="Courier New"/>
          <w:b/>
          <w:i/>
        </w:rPr>
        <w:t>x</w:t>
      </w:r>
      <w:r w:rsidRPr="00E77497">
        <w:rPr>
          <w:rFonts w:ascii="Courier New" w:hAnsi="Courier New" w:cs="Courier New"/>
          <w:b/>
        </w:rPr>
        <w:t>.toLocaleString())</w:t>
      </w:r>
    </w:p>
    <w:p w14:paraId="7BF00A70" w14:textId="77777777" w:rsidR="00B04007" w:rsidRPr="00E77497" w:rsidRDefault="00B04007" w:rsidP="00B04007">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w:t>
      </w:r>
      <w:r w:rsidR="00AB619E">
        <w:fldChar w:fldCharType="begin"/>
      </w:r>
      <w:r w:rsidR="00AB619E">
        <w:instrText xml:space="preserve"> REF _Ref366068191 \r \h </w:instrText>
      </w:r>
      <w:r w:rsidR="00AB619E">
        <w:fldChar w:fldCharType="separate"/>
      </w:r>
      <w:r w:rsidR="00D433E8">
        <w:t>20.3.1.15</w:t>
      </w:r>
      <w:r w:rsidR="00AB619E">
        <w:fldChar w:fldCharType="end"/>
      </w:r>
      <w:r w:rsidRPr="00E77497">
        <w:t xml:space="preserve">)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p>
    <w:p w14:paraId="42CD64AC" w14:textId="77777777" w:rsidR="003E75AF" w:rsidRPr="00E77497" w:rsidRDefault="003E75AF" w:rsidP="003E75AF">
      <w:pPr>
        <w:pStyle w:val="40"/>
      </w:pPr>
      <w:r w:rsidRPr="00E77497">
        <w:t>Date.prototype</w:t>
      </w:r>
    </w:p>
    <w:p w14:paraId="5C9BE93C" w14:textId="77777777" w:rsidR="003E75AF" w:rsidRPr="00E77497" w:rsidRDefault="003E75AF" w:rsidP="003E75AF">
      <w:r w:rsidRPr="00E77497">
        <w:t xml:space="preserve">The initial value of </w:t>
      </w:r>
      <w:r w:rsidRPr="00E77497">
        <w:rPr>
          <w:rFonts w:ascii="Courier New" w:hAnsi="Courier New"/>
          <w:b/>
        </w:rPr>
        <w:t>Date.prototype</w:t>
      </w:r>
      <w:r w:rsidRPr="00E77497">
        <w:t xml:space="preserve"> is the built-in Date prototype object (</w:t>
      </w:r>
      <w:r w:rsidR="00AB619E">
        <w:fldChar w:fldCharType="begin"/>
      </w:r>
      <w:r w:rsidR="00AB619E">
        <w:instrText xml:space="preserve"> REF _Ref366068240 \r \h </w:instrText>
      </w:r>
      <w:r w:rsidR="00AB619E">
        <w:fldChar w:fldCharType="separate"/>
      </w:r>
      <w:r w:rsidR="00D433E8">
        <w:t>20.3.4</w:t>
      </w:r>
      <w:r w:rsidR="00AB619E">
        <w:fldChar w:fldCharType="end"/>
      </w:r>
      <w:r w:rsidRPr="00E77497">
        <w:t>).</w:t>
      </w:r>
    </w:p>
    <w:p w14:paraId="644F78F6" w14:textId="77777777" w:rsidR="003E75AF" w:rsidRPr="00E77497" w:rsidRDefault="003E75AF" w:rsidP="003E75A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7E07139" w14:textId="77777777" w:rsidR="003E75AF" w:rsidRPr="00E77497" w:rsidRDefault="003E75AF" w:rsidP="003E75AF">
      <w:pPr>
        <w:pStyle w:val="40"/>
      </w:pPr>
      <w:r w:rsidRPr="00E77497">
        <w:t>Date.UTC (year, month [, date [, hours [, minutes [, seconds [, ms ] ] ] ] ] )</w:t>
      </w:r>
    </w:p>
    <w:p w14:paraId="58647B36" w14:textId="77777777" w:rsidR="003E75AF" w:rsidRPr="00E77497" w:rsidRDefault="003E75AF" w:rsidP="003E75A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21D7A8DA" w14:textId="77777777" w:rsidR="003E75AF" w:rsidRPr="00E77497" w:rsidRDefault="003E75AF" w:rsidP="003E75AF">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14:paraId="69756BB0" w14:textId="77777777" w:rsidR="003E75AF" w:rsidRDefault="003E75AF" w:rsidP="003E75AF">
      <w:pPr>
        <w:pStyle w:val="M4"/>
        <w:numPr>
          <w:ilvl w:val="0"/>
          <w:numId w:val="250"/>
        </w:numPr>
        <w:spacing w:after="0"/>
      </w:pPr>
      <w:r>
        <w:t>ReturnIfAbrupt(</w:t>
      </w:r>
      <w:r w:rsidRPr="00137648">
        <w:rPr>
          <w:i/>
        </w:rPr>
        <w:t>y</w:t>
      </w:r>
      <w:r>
        <w:t>).</w:t>
      </w:r>
    </w:p>
    <w:p w14:paraId="58B13D7D" w14:textId="77777777" w:rsidR="003E75AF" w:rsidRPr="00E77497" w:rsidRDefault="003E75AF" w:rsidP="003E75AF">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14:paraId="2290DC99" w14:textId="77777777" w:rsidR="003E75AF" w:rsidRDefault="003E75AF" w:rsidP="003E75AF">
      <w:pPr>
        <w:pStyle w:val="M4"/>
        <w:numPr>
          <w:ilvl w:val="0"/>
          <w:numId w:val="250"/>
        </w:numPr>
        <w:spacing w:after="0"/>
      </w:pPr>
      <w:r>
        <w:t>ReturnIfAbrupt(</w:t>
      </w:r>
      <w:r>
        <w:rPr>
          <w:i/>
        </w:rPr>
        <w:t>m</w:t>
      </w:r>
      <w:r>
        <w:t>).</w:t>
      </w:r>
    </w:p>
    <w:p w14:paraId="2A6B9A8C" w14:textId="77777777" w:rsidR="003E75AF" w:rsidRPr="00E77497" w:rsidRDefault="003E75AF" w:rsidP="003E75AF">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7D14B2D7" w14:textId="77777777" w:rsidR="003E75AF" w:rsidRDefault="003E75AF" w:rsidP="003E75AF">
      <w:pPr>
        <w:pStyle w:val="M4"/>
        <w:numPr>
          <w:ilvl w:val="0"/>
          <w:numId w:val="250"/>
        </w:numPr>
        <w:spacing w:after="0"/>
      </w:pPr>
      <w:r>
        <w:t>ReturnIfAbrupt(</w:t>
      </w:r>
      <w:r>
        <w:rPr>
          <w:i/>
        </w:rPr>
        <w:t>dt</w:t>
      </w:r>
      <w:r>
        <w:t>).</w:t>
      </w:r>
    </w:p>
    <w:p w14:paraId="1E1DD4F9" w14:textId="77777777" w:rsidR="003E75AF" w:rsidRPr="00E77497" w:rsidRDefault="003E75AF" w:rsidP="003E75AF">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79801976" w14:textId="77777777" w:rsidR="003E75AF" w:rsidRDefault="003E75AF" w:rsidP="003E75AF">
      <w:pPr>
        <w:pStyle w:val="M4"/>
        <w:numPr>
          <w:ilvl w:val="0"/>
          <w:numId w:val="250"/>
        </w:numPr>
        <w:spacing w:after="0"/>
      </w:pPr>
      <w:r>
        <w:t>ReturnIfAbrupt(</w:t>
      </w:r>
      <w:r>
        <w:rPr>
          <w:i/>
        </w:rPr>
        <w:t>h</w:t>
      </w:r>
      <w:r>
        <w:t>).</w:t>
      </w:r>
    </w:p>
    <w:p w14:paraId="425DCF3C" w14:textId="77777777" w:rsidR="003E75AF" w:rsidRPr="00E77497" w:rsidRDefault="003E75AF" w:rsidP="003E75AF">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23E404F2" w14:textId="77777777" w:rsidR="003E75AF" w:rsidRDefault="003E75AF" w:rsidP="003E75AF">
      <w:pPr>
        <w:pStyle w:val="M4"/>
        <w:numPr>
          <w:ilvl w:val="0"/>
          <w:numId w:val="250"/>
        </w:numPr>
        <w:spacing w:after="0"/>
      </w:pPr>
      <w:r>
        <w:t>ReturnIfAbrupt(</w:t>
      </w:r>
      <w:r>
        <w:rPr>
          <w:i/>
        </w:rPr>
        <w:t>min</w:t>
      </w:r>
      <w:r>
        <w:t>).</w:t>
      </w:r>
    </w:p>
    <w:p w14:paraId="7D9E6AB6" w14:textId="77777777" w:rsidR="003E75AF" w:rsidRPr="00E77497" w:rsidRDefault="003E75AF" w:rsidP="003E75AF">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4170CE2A" w14:textId="77777777" w:rsidR="003E75AF" w:rsidRDefault="003E75AF" w:rsidP="003E75AF">
      <w:pPr>
        <w:pStyle w:val="M4"/>
        <w:numPr>
          <w:ilvl w:val="0"/>
          <w:numId w:val="250"/>
        </w:numPr>
        <w:spacing w:after="0"/>
      </w:pPr>
      <w:r>
        <w:t>ReturnIfAbrupt(</w:t>
      </w:r>
      <w:r>
        <w:rPr>
          <w:i/>
        </w:rPr>
        <w:t>s</w:t>
      </w:r>
      <w:r>
        <w:t>).</w:t>
      </w:r>
    </w:p>
    <w:p w14:paraId="1FA1F973" w14:textId="77777777" w:rsidR="003E75AF" w:rsidRPr="00E77497" w:rsidRDefault="003E75AF" w:rsidP="003E75AF">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23EB829A" w14:textId="77777777" w:rsidR="003E75AF" w:rsidRDefault="003E75AF" w:rsidP="003E75AF">
      <w:pPr>
        <w:pStyle w:val="M4"/>
        <w:numPr>
          <w:ilvl w:val="0"/>
          <w:numId w:val="250"/>
        </w:numPr>
        <w:spacing w:after="0"/>
      </w:pPr>
      <w:r>
        <w:t>ReturnIfAbrupt(</w:t>
      </w:r>
      <w:r>
        <w:rPr>
          <w:i/>
        </w:rPr>
        <w:t>milli</w:t>
      </w:r>
      <w:r>
        <w:t>).</w:t>
      </w:r>
    </w:p>
    <w:p w14:paraId="1CFE0EE9" w14:textId="77777777" w:rsidR="003E75AF" w:rsidRPr="00B820AB" w:rsidRDefault="003E75AF" w:rsidP="003E75AF">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14:paraId="598EC6A0" w14:textId="77777777" w:rsidR="003E75AF" w:rsidRPr="00E77497" w:rsidRDefault="003E75AF" w:rsidP="003E75AF">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5566DAFD" w14:textId="77777777" w:rsidR="003E75AF" w:rsidRPr="00E77497" w:rsidRDefault="003E75AF" w:rsidP="003E75A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65EC0735" w14:textId="77777777" w:rsidR="003E75AF" w:rsidRPr="00E77497" w:rsidRDefault="003E75AF" w:rsidP="003E75A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2ADD5A4A" w14:textId="77777777" w:rsidR="003E75AF" w:rsidRPr="00A67AF2" w:rsidRDefault="003E75AF" w:rsidP="003E75AF">
      <w:pPr>
        <w:pStyle w:val="40"/>
      </w:pPr>
      <w:r>
        <w:t>Date[ @@create ]</w:t>
      </w:r>
      <w:r w:rsidRPr="00A67AF2">
        <w:t xml:space="preserve"> (</w:t>
      </w:r>
      <w:r>
        <w:t xml:space="preserve"> </w:t>
      </w:r>
      <w:r w:rsidRPr="00A67AF2">
        <w:t>)</w:t>
      </w:r>
    </w:p>
    <w:p w14:paraId="08DDA127" w14:textId="77777777" w:rsidR="003E75AF" w:rsidRPr="00E77497" w:rsidRDefault="003E75AF" w:rsidP="003E75AF">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655E48">
        <w:rPr>
          <w:rFonts w:cs="Arial"/>
        </w:rPr>
        <w:t xml:space="preserve"> </w:t>
      </w:r>
      <w:r w:rsidRPr="00E77497">
        <w:t>the following steps:</w:t>
      </w:r>
    </w:p>
    <w:p w14:paraId="397C0798" w14:textId="77777777" w:rsidR="003E75AF" w:rsidRPr="00E77497" w:rsidRDefault="003E75AF" w:rsidP="003E75AF">
      <w:pPr>
        <w:numPr>
          <w:ilvl w:val="0"/>
          <w:numId w:val="128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Date</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sz w:val="18"/>
        </w:rPr>
        <w:t>DateValue</w:t>
      </w:r>
      <w:r w:rsidRPr="0054023E">
        <w:rPr>
          <w:rFonts w:ascii="Times New Roman" w:hAnsi="Times New Roman"/>
          <w:sz w:val="18"/>
        </w:rPr>
        <w:t>]])</w:t>
      </w:r>
      <w:r>
        <w:rPr>
          <w:rFonts w:ascii="Times New Roman" w:hAnsi="Times New Roman"/>
          <w:iCs/>
        </w:rPr>
        <w:t>)</w:t>
      </w:r>
      <w:r w:rsidRPr="00E77497">
        <w:rPr>
          <w:rFonts w:ascii="Times New Roman" w:hAnsi="Times New Roman"/>
        </w:rPr>
        <w:t>.</w:t>
      </w:r>
    </w:p>
    <w:p w14:paraId="663C356C" w14:textId="77777777" w:rsidR="003E75AF" w:rsidDel="00B05257" w:rsidRDefault="003E75AF" w:rsidP="003E75AF">
      <w:pPr>
        <w:numPr>
          <w:ilvl w:val="0"/>
          <w:numId w:val="1280"/>
        </w:numPr>
        <w:contextualSpacing/>
        <w:rPr>
          <w:del w:id="11620" w:author="Rev 19 Allen Wirfs-Brock" w:date="2013-09-27T12:28:00Z"/>
          <w:rFonts w:ascii="Times New Roman" w:hAnsi="Times New Roman"/>
        </w:rPr>
      </w:pPr>
      <w:del w:id="11621" w:author="Rev 19 Allen Wirfs-Brock" w:date="2013-09-27T12:28:00Z">
        <w:r w:rsidDel="00B05257">
          <w:rPr>
            <w:rFonts w:ascii="Times New Roman" w:hAnsi="Times New Roman"/>
          </w:rPr>
          <w:delText>ReturnIfAbrupt(</w:delText>
        </w:r>
        <w:r w:rsidDel="00B05257">
          <w:rPr>
            <w:rFonts w:ascii="Times New Roman" w:hAnsi="Times New Roman"/>
            <w:i/>
            <w:iCs/>
          </w:rPr>
          <w:delText>obj</w:delText>
        </w:r>
        <w:r w:rsidDel="00B05257">
          <w:rPr>
            <w:rFonts w:ascii="Times New Roman" w:hAnsi="Times New Roman"/>
          </w:rPr>
          <w:delText>).</w:delText>
        </w:r>
      </w:del>
    </w:p>
    <w:p w14:paraId="2EDA5CF5" w14:textId="77777777" w:rsidR="003E75AF" w:rsidRPr="00E77497" w:rsidRDefault="003E75AF" w:rsidP="003E75AF">
      <w:pPr>
        <w:numPr>
          <w:ilvl w:val="0"/>
          <w:numId w:val="1280"/>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0A2CEBFD" w14:textId="77777777" w:rsidR="003E75AF" w:rsidRDefault="003E75AF" w:rsidP="003E75AF">
      <w:r w:rsidRPr="00E77497">
        <w:t xml:space="preserve">This property has the attributes { [[Writable]]: </w:t>
      </w:r>
      <w:r w:rsidRPr="007A0841">
        <w:rPr>
          <w:rFonts w:ascii="Times New Roman" w:hAnsi="Times New Roman"/>
          <w:b/>
        </w:rPr>
        <w:t>false</w:t>
      </w:r>
      <w:r w:rsidRPr="00E77497">
        <w:t xml:space="preserve">, [[Enumerable]]: </w:t>
      </w:r>
      <w:r w:rsidRPr="007A0841">
        <w:rPr>
          <w:rFonts w:ascii="Times New Roman" w:hAnsi="Times New Roman"/>
          <w:b/>
        </w:rPr>
        <w:t>false</w:t>
      </w:r>
      <w:r w:rsidRPr="00E77497">
        <w:t xml:space="preserve">, [[Configurable]]: </w:t>
      </w:r>
      <w:r w:rsidRPr="007A0841">
        <w:rPr>
          <w:rFonts w:ascii="Times New Roman" w:hAnsi="Times New Roman"/>
          <w:b/>
        </w:rPr>
        <w:t>true</w:t>
      </w:r>
      <w:r w:rsidRPr="00E77497">
        <w:t xml:space="preserve"> }.</w:t>
      </w:r>
    </w:p>
    <w:p w14:paraId="7865F93C" w14:textId="77777777" w:rsidR="003E75AF" w:rsidRPr="00E77497" w:rsidRDefault="003E75AF" w:rsidP="003E75AF">
      <w:pPr>
        <w:pStyle w:val="Note"/>
      </w:pPr>
      <w:r>
        <w:t>NOTE</w:t>
      </w:r>
      <w:r>
        <w:tab/>
        <w:t xml:space="preserve">[[DateValue]] is initially assigned the value </w:t>
      </w:r>
      <w:r w:rsidRPr="004E623C">
        <w:rPr>
          <w:rFonts w:ascii="Times New Roman" w:hAnsi="Times New Roman"/>
          <w:b/>
          <w:bCs/>
        </w:rPr>
        <w:t>undefined</w:t>
      </w:r>
      <w:r>
        <w:t xml:space="preserve"> as a flag to indicate that the instance has not yet been initialised by the Date constructor. This flag value is never directly exposed to ECMAScript code; hence implementation</w:t>
      </w:r>
      <w:ins w:id="11622" w:author="Rev 19 Allen Wirfs-Brock" w:date="2013-09-27T10:17:00Z">
        <w:r w:rsidR="00B122FE">
          <w:t>s</w:t>
        </w:r>
      </w:ins>
      <w:r>
        <w:t xml:space="preserve"> may choose to encode the flag in some other manner. </w:t>
      </w:r>
    </w:p>
    <w:p w14:paraId="7B177911" w14:textId="77777777" w:rsidR="003E75AF" w:rsidRPr="00E77497" w:rsidRDefault="003E75AF" w:rsidP="003E75AF">
      <w:pPr>
        <w:pStyle w:val="30"/>
      </w:pPr>
      <w:bookmarkStart w:id="11623" w:name="_Ref366068240"/>
      <w:bookmarkStart w:id="11624" w:name="_Ref366068265"/>
      <w:bookmarkStart w:id="11625" w:name="_Ref366136016"/>
      <w:bookmarkStart w:id="11626" w:name="_Toc368050742"/>
      <w:r w:rsidRPr="00E77497">
        <w:t>Properties of the Date Prototype Object</w:t>
      </w:r>
      <w:bookmarkEnd w:id="11623"/>
      <w:bookmarkEnd w:id="11624"/>
      <w:bookmarkEnd w:id="11625"/>
      <w:bookmarkEnd w:id="11626"/>
    </w:p>
    <w:p w14:paraId="4E8C6E32" w14:textId="77777777" w:rsidR="003E75AF" w:rsidRPr="00E77497" w:rsidRDefault="003E75AF" w:rsidP="003E75AF">
      <w:r w:rsidRPr="00E77497">
        <w:t>The Date prototype object is itself a</w:t>
      </w:r>
      <w:r>
        <w:t>n ordinary</w:t>
      </w:r>
      <w:r w:rsidRPr="00E77497">
        <w:t xml:space="preserve"> object</w:t>
      </w:r>
      <w:r>
        <w:t>. It is not a Date instance and does not have</w:t>
      </w:r>
      <w:r w:rsidRPr="00E77497">
        <w:t xml:space="preserve"> a [[</w:t>
      </w:r>
      <w:r>
        <w:t>DateValue</w:t>
      </w:r>
      <w:r w:rsidRPr="00E77497">
        <w:t xml:space="preserve">]] internal </w:t>
      </w:r>
      <w:r>
        <w:t xml:space="preserve">data </w:t>
      </w:r>
      <w:r w:rsidRPr="00E77497">
        <w:t>property.</w:t>
      </w:r>
    </w:p>
    <w:p w14:paraId="7C6C5917" w14:textId="77777777" w:rsidR="003E75AF" w:rsidRPr="00E77497" w:rsidRDefault="003E75AF" w:rsidP="003E75AF">
      <w:r w:rsidRPr="00E77497">
        <w:t xml:space="preserve">The value of the [[Prototype]] internal </w:t>
      </w:r>
      <w:r>
        <w:t xml:space="preserve">data </w:t>
      </w:r>
      <w:r w:rsidRPr="00E77497">
        <w:t>property of the Date prototype object is the standard built-in Object prototype object (</w:t>
      </w:r>
      <w:r w:rsidR="00AB619E">
        <w:fldChar w:fldCharType="begin"/>
      </w:r>
      <w:r w:rsidR="00AB619E">
        <w:instrText xml:space="preserve"> REF _Ref366068265 \r \h </w:instrText>
      </w:r>
      <w:r w:rsidR="00AB619E">
        <w:fldChar w:fldCharType="separate"/>
      </w:r>
      <w:r w:rsidR="00D433E8">
        <w:t>20.3.4</w:t>
      </w:r>
      <w:r w:rsidR="00AB619E">
        <w:fldChar w:fldCharType="end"/>
      </w:r>
      <w:r w:rsidRPr="00E77497">
        <w:t>).</w:t>
      </w:r>
    </w:p>
    <w:p w14:paraId="63A2BAE5" w14:textId="77777777" w:rsidR="003E75AF" w:rsidRPr="00E77497" w:rsidRDefault="003E75AF" w:rsidP="003E75AF">
      <w:r w:rsidRPr="00E77497">
        <w:t xml:space="preserve">Unless explicitly </w:t>
      </w:r>
      <w:r>
        <w:t>defined</w:t>
      </w:r>
      <w:r w:rsidRPr="00E77497">
        <w:t xml:space="preserve"> otherwise, the methods of the </w:t>
      </w:r>
      <w:r>
        <w:t>Date</w:t>
      </w:r>
      <w:r w:rsidRPr="00E77497">
        <w:t xml:space="preserve"> prototype object defined below are not generic and the </w:t>
      </w:r>
      <w:r w:rsidRPr="00145775">
        <w:rPr>
          <w:b/>
          <w:bCs/>
        </w:rPr>
        <w:t>this</w:t>
      </w:r>
      <w:r w:rsidRPr="00E77497">
        <w:t xml:space="preserve"> value passed to them must be an object that has a [[</w:t>
      </w:r>
      <w:r>
        <w:t>DateValue</w:t>
      </w:r>
      <w:r w:rsidRPr="00E77497">
        <w:t xml:space="preserve">]] internal </w:t>
      </w:r>
      <w:r>
        <w:t xml:space="preserve">data </w:t>
      </w:r>
      <w:r w:rsidRPr="00E77497">
        <w:t>property</w:t>
      </w:r>
      <w:r>
        <w:t xml:space="preserve"> that has been initialised to a time value</w:t>
      </w:r>
      <w:r w:rsidRPr="00E77497">
        <w:t>.</w:t>
      </w:r>
    </w:p>
    <w:p w14:paraId="74E8C0A0" w14:textId="77777777" w:rsidR="003E75AF" w:rsidRDefault="003E75AF" w:rsidP="003E75AF">
      <w:r>
        <w:t xml:space="preserve">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2032A75F" w14:textId="77777777" w:rsidR="003E75AF" w:rsidRPr="00E77497" w:rsidRDefault="003E75AF" w:rsidP="003E75AF">
      <w:pPr>
        <w:pStyle w:val="Alg4"/>
        <w:numPr>
          <w:ilvl w:val="0"/>
          <w:numId w:val="1335"/>
        </w:numPr>
      </w:pPr>
      <w:r>
        <w:t>If Type(</w:t>
      </w:r>
      <w:r>
        <w:rPr>
          <w:i/>
          <w:iCs/>
        </w:rPr>
        <w:t>value)</w:t>
      </w:r>
      <w:r>
        <w:t xml:space="preserve"> is Object and </w:t>
      </w:r>
      <w:r>
        <w:rPr>
          <w:i/>
          <w:iCs/>
        </w:rPr>
        <w:t>value</w:t>
      </w:r>
      <w:r>
        <w:t xml:space="preserve"> has a [[DateValue]] internal data property, then</w:t>
      </w:r>
    </w:p>
    <w:p w14:paraId="524BBB0E" w14:textId="77777777" w:rsidR="003E75AF" w:rsidRDefault="003E75AF" w:rsidP="003E75AF">
      <w:pPr>
        <w:pStyle w:val="Alg4"/>
        <w:numPr>
          <w:ilvl w:val="1"/>
          <w:numId w:val="1335"/>
        </w:numPr>
      </w:pPr>
      <w:r>
        <w:t xml:space="preserve">Let </w:t>
      </w:r>
      <w:r>
        <w:rPr>
          <w:i/>
          <w:iCs/>
        </w:rPr>
        <w:t>n</w:t>
      </w:r>
      <w:r>
        <w:t xml:space="preserve"> be the Number that is the value of </w:t>
      </w:r>
      <w:r>
        <w:rPr>
          <w:i/>
          <w:iCs/>
        </w:rPr>
        <w:t>value’s</w:t>
      </w:r>
      <w:r>
        <w:t xml:space="preserve"> [[</w:t>
      </w:r>
      <w:ins w:id="11627" w:author="Rev 19 Allen Wirfs-Brock" w:date="2013-09-09T11:04:00Z">
        <w:r w:rsidR="009F0B29">
          <w:t>DateValue</w:t>
        </w:r>
      </w:ins>
      <w:del w:id="11628" w:author="Rev 19 Allen Wirfs-Brock" w:date="2013-09-09T11:04:00Z">
        <w:r w:rsidDel="009F0B29">
          <w:delText>NumberData</w:delText>
        </w:r>
      </w:del>
      <w:r>
        <w:t>]] internal data property.</w:t>
      </w:r>
    </w:p>
    <w:p w14:paraId="3E53F63B" w14:textId="77777777" w:rsidR="003E75AF" w:rsidRDefault="003E75AF" w:rsidP="003E75AF">
      <w:pPr>
        <w:pStyle w:val="Alg4"/>
        <w:numPr>
          <w:ilvl w:val="1"/>
          <w:numId w:val="1335"/>
        </w:numPr>
      </w:pPr>
      <w:r>
        <w:t xml:space="preserve">If </w:t>
      </w:r>
      <w:r>
        <w:rPr>
          <w:i/>
          <w:iCs/>
        </w:rPr>
        <w:t>n</w:t>
      </w:r>
      <w:r>
        <w:t xml:space="preserve"> is not </w:t>
      </w:r>
      <w:r>
        <w:rPr>
          <w:b/>
          <w:bCs/>
        </w:rPr>
        <w:t>undefined</w:t>
      </w:r>
      <w:r>
        <w:t xml:space="preserve">, then return </w:t>
      </w:r>
      <w:r w:rsidRPr="004A18C2">
        <w:rPr>
          <w:i/>
          <w:iCs/>
        </w:rPr>
        <w:t>n</w:t>
      </w:r>
      <w:r>
        <w:t>.</w:t>
      </w:r>
    </w:p>
    <w:p w14:paraId="361A0FB9" w14:textId="77777777" w:rsidR="003E75AF" w:rsidRPr="00B07A13" w:rsidRDefault="003E75AF" w:rsidP="003E75AF">
      <w:pPr>
        <w:numPr>
          <w:ilvl w:val="0"/>
          <w:numId w:val="1335"/>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14:paraId="20DA0154" w14:textId="77777777" w:rsidR="003E75AF" w:rsidRPr="00E77497" w:rsidRDefault="003E75AF" w:rsidP="003E75A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w:t>
      </w:r>
      <w:r>
        <w:t>T</w:t>
      </w:r>
      <w:r w:rsidRPr="00E77497">
        <w:t xml:space="preserve">he phrase “this </w:t>
      </w:r>
      <w:r>
        <w:t>time</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14:paraId="6671B42D" w14:textId="77777777" w:rsidR="003E75AF" w:rsidRPr="00E77497" w:rsidRDefault="003E75AF" w:rsidP="003E75AF">
      <w:pPr>
        <w:pStyle w:val="40"/>
      </w:pPr>
      <w:r w:rsidRPr="00E77497">
        <w:t>Date.prototype.constructor</w:t>
      </w:r>
    </w:p>
    <w:p w14:paraId="331A192F" w14:textId="77777777" w:rsidR="003E75AF" w:rsidRPr="00E77497" w:rsidRDefault="003E75AF" w:rsidP="003E75A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p>
    <w:p w14:paraId="0B44FD10" w14:textId="77777777" w:rsidR="003E75AF" w:rsidRPr="00E77497" w:rsidRDefault="003E75AF" w:rsidP="003E75AF">
      <w:pPr>
        <w:pStyle w:val="40"/>
      </w:pPr>
      <w:r w:rsidRPr="00E77497">
        <w:t>Date.prototype.getDate ( )</w:t>
      </w:r>
    </w:p>
    <w:p w14:paraId="70AD123F" w14:textId="77777777" w:rsidR="003E75AF" w:rsidRPr="00E77497" w:rsidRDefault="003E75AF" w:rsidP="003E75AF">
      <w:pPr>
        <w:pStyle w:val="Alg4"/>
        <w:numPr>
          <w:ilvl w:val="0"/>
          <w:numId w:val="256"/>
        </w:numPr>
      </w:pPr>
      <w:r w:rsidRPr="00E77497">
        <w:t xml:space="preserve">Let </w:t>
      </w:r>
      <w:r w:rsidRPr="00E77497">
        <w:rPr>
          <w:i/>
        </w:rPr>
        <w:t>t</w:t>
      </w:r>
      <w:r w:rsidRPr="00E77497">
        <w:t xml:space="preserve"> be this time value.</w:t>
      </w:r>
    </w:p>
    <w:p w14:paraId="3AA1E702" w14:textId="77777777" w:rsidR="003E75AF" w:rsidRDefault="003E75AF" w:rsidP="003E75AF">
      <w:pPr>
        <w:pStyle w:val="M4"/>
        <w:numPr>
          <w:ilvl w:val="0"/>
          <w:numId w:val="256"/>
        </w:numPr>
        <w:spacing w:after="0"/>
      </w:pPr>
      <w:r>
        <w:t>ReturnIfAbrupt(</w:t>
      </w:r>
      <w:r w:rsidRPr="00242BA0">
        <w:rPr>
          <w:i/>
        </w:rPr>
        <w:t>t</w:t>
      </w:r>
      <w:r>
        <w:t>).</w:t>
      </w:r>
    </w:p>
    <w:p w14:paraId="702815C2" w14:textId="77777777" w:rsidR="003E75AF" w:rsidRPr="00E77497" w:rsidRDefault="003E75AF" w:rsidP="003E75AF">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CD7B21B" w14:textId="77777777" w:rsidR="003E75AF" w:rsidRPr="00E77497" w:rsidRDefault="003E75AF" w:rsidP="003E75AF">
      <w:pPr>
        <w:pStyle w:val="Alg4"/>
        <w:numPr>
          <w:ilvl w:val="0"/>
          <w:numId w:val="256"/>
        </w:numPr>
        <w:spacing w:after="220"/>
      </w:pPr>
      <w:r w:rsidRPr="00E77497">
        <w:t>Return DateFromTime(LocalTime(</w:t>
      </w:r>
      <w:r w:rsidRPr="00E77497">
        <w:rPr>
          <w:i/>
        </w:rPr>
        <w:t>t</w:t>
      </w:r>
      <w:r w:rsidRPr="00E77497">
        <w:t>)).</w:t>
      </w:r>
    </w:p>
    <w:p w14:paraId="09D88EC1" w14:textId="77777777" w:rsidR="003E75AF" w:rsidRPr="00E77497" w:rsidRDefault="003E75AF" w:rsidP="003E75AF">
      <w:pPr>
        <w:pStyle w:val="40"/>
      </w:pPr>
      <w:r w:rsidRPr="00E77497">
        <w:t>Date.prototype.getDay ( )</w:t>
      </w:r>
    </w:p>
    <w:p w14:paraId="53E92687" w14:textId="77777777" w:rsidR="003E75AF" w:rsidRPr="00E77497" w:rsidRDefault="003E75AF" w:rsidP="003E75AF">
      <w:pPr>
        <w:pStyle w:val="Alg4"/>
        <w:numPr>
          <w:ilvl w:val="0"/>
          <w:numId w:val="258"/>
        </w:numPr>
      </w:pPr>
      <w:r w:rsidRPr="00E77497">
        <w:t xml:space="preserve">Let </w:t>
      </w:r>
      <w:r w:rsidRPr="00E77497">
        <w:rPr>
          <w:i/>
        </w:rPr>
        <w:t>t</w:t>
      </w:r>
      <w:r w:rsidRPr="00E77497">
        <w:t xml:space="preserve"> be this time value.</w:t>
      </w:r>
    </w:p>
    <w:p w14:paraId="3277ED86" w14:textId="77777777" w:rsidR="003E75AF" w:rsidRDefault="003E75AF" w:rsidP="003E75AF">
      <w:pPr>
        <w:pStyle w:val="M4"/>
        <w:numPr>
          <w:ilvl w:val="0"/>
          <w:numId w:val="258"/>
        </w:numPr>
        <w:spacing w:after="0"/>
      </w:pPr>
      <w:r>
        <w:t>ReturnIfAbrupt(</w:t>
      </w:r>
      <w:r w:rsidRPr="00242BA0">
        <w:rPr>
          <w:i/>
        </w:rPr>
        <w:t>t</w:t>
      </w:r>
      <w:r>
        <w:t>).</w:t>
      </w:r>
    </w:p>
    <w:p w14:paraId="3DDFF769" w14:textId="77777777" w:rsidR="003E75AF" w:rsidRPr="00E77497" w:rsidRDefault="003E75AF" w:rsidP="003E75AF">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42346CB" w14:textId="77777777" w:rsidR="003E75AF" w:rsidRPr="00E77497" w:rsidRDefault="003E75AF" w:rsidP="003E75AF">
      <w:pPr>
        <w:pStyle w:val="Alg4"/>
        <w:numPr>
          <w:ilvl w:val="0"/>
          <w:numId w:val="258"/>
        </w:numPr>
        <w:spacing w:after="220"/>
      </w:pPr>
      <w:r w:rsidRPr="00E77497">
        <w:t>Return WeekDay(LocalTime(</w:t>
      </w:r>
      <w:r w:rsidRPr="00E77497">
        <w:rPr>
          <w:i/>
        </w:rPr>
        <w:t>t</w:t>
      </w:r>
      <w:r w:rsidRPr="00E77497">
        <w:t>)).</w:t>
      </w:r>
    </w:p>
    <w:p w14:paraId="685FB6CE" w14:textId="77777777" w:rsidR="00B04007" w:rsidRPr="00E77497" w:rsidRDefault="00B04007" w:rsidP="00B04007">
      <w:pPr>
        <w:pStyle w:val="40"/>
      </w:pPr>
      <w:r w:rsidRPr="00E77497">
        <w:t>Date.prototype.getFullYear ( )</w:t>
      </w:r>
    </w:p>
    <w:p w14:paraId="3AF4ED9B" w14:textId="77777777" w:rsidR="00B04007" w:rsidRPr="00E77497" w:rsidRDefault="00B04007" w:rsidP="00B04007">
      <w:pPr>
        <w:pStyle w:val="Alg4"/>
        <w:numPr>
          <w:ilvl w:val="0"/>
          <w:numId w:val="252"/>
        </w:numPr>
      </w:pPr>
      <w:r w:rsidRPr="00E77497">
        <w:t xml:space="preserve">Let </w:t>
      </w:r>
      <w:r w:rsidRPr="00E77497">
        <w:rPr>
          <w:i/>
        </w:rPr>
        <w:t>t</w:t>
      </w:r>
      <w:r w:rsidRPr="00E77497">
        <w:t xml:space="preserve"> be this time value.</w:t>
      </w:r>
    </w:p>
    <w:p w14:paraId="614C14F2" w14:textId="77777777" w:rsidR="00B04007" w:rsidRDefault="00B04007" w:rsidP="00B04007">
      <w:pPr>
        <w:pStyle w:val="M4"/>
        <w:numPr>
          <w:ilvl w:val="0"/>
          <w:numId w:val="252"/>
        </w:numPr>
        <w:spacing w:after="0"/>
      </w:pPr>
      <w:r>
        <w:t>ReturnIfAbrupt(</w:t>
      </w:r>
      <w:r w:rsidRPr="00242BA0">
        <w:rPr>
          <w:i/>
        </w:rPr>
        <w:t>t</w:t>
      </w:r>
      <w:r>
        <w:t>).</w:t>
      </w:r>
    </w:p>
    <w:p w14:paraId="3ECC6640" w14:textId="77777777" w:rsidR="00B04007" w:rsidRPr="00E77497" w:rsidRDefault="00B04007" w:rsidP="00B04007">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27B7307" w14:textId="77777777" w:rsidR="00B04007" w:rsidRPr="00E77497" w:rsidRDefault="00B04007" w:rsidP="00B04007">
      <w:pPr>
        <w:pStyle w:val="Alg4"/>
        <w:numPr>
          <w:ilvl w:val="0"/>
          <w:numId w:val="252"/>
        </w:numPr>
        <w:spacing w:after="220"/>
      </w:pPr>
      <w:r w:rsidRPr="00E77497">
        <w:t>Return YearFromTime(LocalTime(</w:t>
      </w:r>
      <w:r w:rsidRPr="00E77497">
        <w:rPr>
          <w:i/>
        </w:rPr>
        <w:t>t</w:t>
      </w:r>
      <w:r w:rsidRPr="00E77497">
        <w:t>)).</w:t>
      </w:r>
    </w:p>
    <w:p w14:paraId="14F89BDA" w14:textId="77777777" w:rsidR="003E75AF" w:rsidRPr="00E77497" w:rsidRDefault="003E75AF" w:rsidP="003E75AF">
      <w:pPr>
        <w:pStyle w:val="40"/>
      </w:pPr>
      <w:r w:rsidRPr="00E77497">
        <w:t>Date.prototype.getHours ( )</w:t>
      </w:r>
    </w:p>
    <w:p w14:paraId="207FB88A" w14:textId="77777777" w:rsidR="003E75AF" w:rsidRPr="00E77497" w:rsidRDefault="003E75AF" w:rsidP="003E75AF">
      <w:pPr>
        <w:pStyle w:val="Alg4"/>
        <w:keepNext/>
        <w:numPr>
          <w:ilvl w:val="0"/>
          <w:numId w:val="260"/>
        </w:numPr>
      </w:pPr>
      <w:r w:rsidRPr="00E77497">
        <w:t xml:space="preserve">Let </w:t>
      </w:r>
      <w:r w:rsidRPr="00E77497">
        <w:rPr>
          <w:i/>
        </w:rPr>
        <w:t>t</w:t>
      </w:r>
      <w:r w:rsidRPr="00E77497">
        <w:t xml:space="preserve"> be this time value.</w:t>
      </w:r>
    </w:p>
    <w:p w14:paraId="5ED73E67" w14:textId="77777777" w:rsidR="003E75AF" w:rsidRDefault="003E75AF" w:rsidP="003E75AF">
      <w:pPr>
        <w:pStyle w:val="M4"/>
        <w:numPr>
          <w:ilvl w:val="0"/>
          <w:numId w:val="260"/>
        </w:numPr>
        <w:spacing w:after="0"/>
      </w:pPr>
      <w:r>
        <w:t>ReturnIfAbrupt(</w:t>
      </w:r>
      <w:r w:rsidRPr="00242BA0">
        <w:rPr>
          <w:i/>
        </w:rPr>
        <w:t>t</w:t>
      </w:r>
      <w:r>
        <w:t>).</w:t>
      </w:r>
    </w:p>
    <w:p w14:paraId="0281DF12" w14:textId="77777777" w:rsidR="003E75AF" w:rsidRPr="00E77497" w:rsidRDefault="003E75AF" w:rsidP="003E75AF">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B576D5C" w14:textId="77777777" w:rsidR="003E75AF" w:rsidRPr="00E77497" w:rsidRDefault="003E75AF" w:rsidP="003E75AF">
      <w:pPr>
        <w:pStyle w:val="Alg4"/>
        <w:numPr>
          <w:ilvl w:val="0"/>
          <w:numId w:val="260"/>
        </w:numPr>
        <w:spacing w:after="220"/>
      </w:pPr>
      <w:r w:rsidRPr="00E77497">
        <w:t>Return HourFromTime(LocalTime(</w:t>
      </w:r>
      <w:r w:rsidRPr="00E77497">
        <w:rPr>
          <w:i/>
        </w:rPr>
        <w:t>t</w:t>
      </w:r>
      <w:r w:rsidRPr="00E77497">
        <w:t>)).</w:t>
      </w:r>
    </w:p>
    <w:p w14:paraId="740B48A0" w14:textId="77777777" w:rsidR="00B04007" w:rsidRPr="00E77497" w:rsidRDefault="00B04007" w:rsidP="00B04007">
      <w:pPr>
        <w:pStyle w:val="40"/>
      </w:pPr>
      <w:r w:rsidRPr="00E77497">
        <w:t>Date.prototype.getMilliseconds ( )</w:t>
      </w:r>
    </w:p>
    <w:p w14:paraId="6FEE09AC" w14:textId="77777777" w:rsidR="00B04007" w:rsidRPr="00E77497" w:rsidRDefault="00B04007" w:rsidP="00B04007">
      <w:pPr>
        <w:pStyle w:val="Alg4"/>
        <w:numPr>
          <w:ilvl w:val="0"/>
          <w:numId w:val="266"/>
        </w:numPr>
      </w:pPr>
      <w:r w:rsidRPr="00E77497">
        <w:t xml:space="preserve">Let </w:t>
      </w:r>
      <w:r w:rsidRPr="00E77497">
        <w:rPr>
          <w:i/>
        </w:rPr>
        <w:t>t</w:t>
      </w:r>
      <w:r w:rsidRPr="00E77497">
        <w:t xml:space="preserve"> be this time value.</w:t>
      </w:r>
    </w:p>
    <w:p w14:paraId="19F60CE3" w14:textId="77777777" w:rsidR="00B04007" w:rsidRDefault="00B04007" w:rsidP="00B04007">
      <w:pPr>
        <w:pStyle w:val="M4"/>
        <w:numPr>
          <w:ilvl w:val="0"/>
          <w:numId w:val="266"/>
        </w:numPr>
        <w:spacing w:after="0"/>
      </w:pPr>
      <w:r>
        <w:t>ReturnIfAbrupt(</w:t>
      </w:r>
      <w:r w:rsidRPr="00242BA0">
        <w:rPr>
          <w:i/>
        </w:rPr>
        <w:t>t</w:t>
      </w:r>
      <w:r>
        <w:t>).</w:t>
      </w:r>
    </w:p>
    <w:p w14:paraId="0F592E9E" w14:textId="77777777" w:rsidR="00B04007" w:rsidRPr="00E77497" w:rsidRDefault="00B04007" w:rsidP="00B04007">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B5E282E" w14:textId="77777777" w:rsidR="00B04007" w:rsidRPr="00E77497" w:rsidRDefault="00B04007" w:rsidP="00B04007">
      <w:pPr>
        <w:pStyle w:val="Alg4"/>
        <w:numPr>
          <w:ilvl w:val="0"/>
          <w:numId w:val="266"/>
        </w:numPr>
        <w:spacing w:after="220"/>
      </w:pPr>
      <w:r w:rsidRPr="00E77497">
        <w:t>Return msFromTime(LocalTime(</w:t>
      </w:r>
      <w:r w:rsidRPr="00E77497">
        <w:rPr>
          <w:i/>
        </w:rPr>
        <w:t>t</w:t>
      </w:r>
      <w:r w:rsidRPr="00E77497">
        <w:t>)).</w:t>
      </w:r>
    </w:p>
    <w:p w14:paraId="1638632D" w14:textId="77777777" w:rsidR="003E75AF" w:rsidRPr="00E77497" w:rsidRDefault="003E75AF" w:rsidP="003E75AF">
      <w:pPr>
        <w:pStyle w:val="40"/>
      </w:pPr>
      <w:r w:rsidRPr="00E77497">
        <w:t>Date.prototype.getMinutes ( )</w:t>
      </w:r>
    </w:p>
    <w:p w14:paraId="0C416F92" w14:textId="77777777" w:rsidR="003E75AF" w:rsidRPr="00E77497" w:rsidRDefault="003E75AF" w:rsidP="003E75AF">
      <w:pPr>
        <w:pStyle w:val="Alg4"/>
        <w:numPr>
          <w:ilvl w:val="0"/>
          <w:numId w:val="262"/>
        </w:numPr>
      </w:pPr>
      <w:r w:rsidRPr="00E77497">
        <w:t xml:space="preserve">Let </w:t>
      </w:r>
      <w:r w:rsidRPr="00E77497">
        <w:rPr>
          <w:i/>
        </w:rPr>
        <w:t>t</w:t>
      </w:r>
      <w:r w:rsidRPr="00E77497">
        <w:t xml:space="preserve"> be this time value.</w:t>
      </w:r>
    </w:p>
    <w:p w14:paraId="4561ECAF" w14:textId="77777777" w:rsidR="003E75AF" w:rsidRDefault="003E75AF" w:rsidP="003E75AF">
      <w:pPr>
        <w:pStyle w:val="M4"/>
        <w:numPr>
          <w:ilvl w:val="0"/>
          <w:numId w:val="262"/>
        </w:numPr>
        <w:spacing w:after="0"/>
      </w:pPr>
      <w:r>
        <w:t>ReturnIfAbrupt(</w:t>
      </w:r>
      <w:r w:rsidRPr="00242BA0">
        <w:rPr>
          <w:i/>
        </w:rPr>
        <w:t>t</w:t>
      </w:r>
      <w:r>
        <w:t>).</w:t>
      </w:r>
    </w:p>
    <w:p w14:paraId="58C1DBB3" w14:textId="77777777" w:rsidR="003E75AF" w:rsidRPr="00E77497" w:rsidRDefault="003E75AF" w:rsidP="003E75AF">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01651F9" w14:textId="77777777" w:rsidR="003E75AF" w:rsidRPr="00E77497" w:rsidRDefault="003E75AF" w:rsidP="003E75AF">
      <w:pPr>
        <w:pStyle w:val="Alg4"/>
        <w:numPr>
          <w:ilvl w:val="0"/>
          <w:numId w:val="262"/>
        </w:numPr>
        <w:spacing w:after="220"/>
      </w:pPr>
      <w:r w:rsidRPr="00E77497">
        <w:t>Return MinFromTime(LocalTime(</w:t>
      </w:r>
      <w:r w:rsidRPr="00E77497">
        <w:rPr>
          <w:i/>
        </w:rPr>
        <w:t>t</w:t>
      </w:r>
      <w:r w:rsidRPr="00E77497">
        <w:t>)).</w:t>
      </w:r>
    </w:p>
    <w:p w14:paraId="13537F2C" w14:textId="77777777" w:rsidR="00B04007" w:rsidRPr="00E77497" w:rsidRDefault="00B04007" w:rsidP="00B04007">
      <w:pPr>
        <w:pStyle w:val="40"/>
      </w:pPr>
      <w:r w:rsidRPr="00E77497">
        <w:t>Date.prototype.getMonth ( )</w:t>
      </w:r>
    </w:p>
    <w:p w14:paraId="054279EE" w14:textId="77777777" w:rsidR="00B04007" w:rsidRPr="00E77497" w:rsidRDefault="00B04007" w:rsidP="00B04007">
      <w:pPr>
        <w:pStyle w:val="Alg4"/>
        <w:numPr>
          <w:ilvl w:val="0"/>
          <w:numId w:val="254"/>
        </w:numPr>
      </w:pPr>
      <w:r w:rsidRPr="00E77497">
        <w:t xml:space="preserve">Let </w:t>
      </w:r>
      <w:r w:rsidRPr="00E77497">
        <w:rPr>
          <w:i/>
        </w:rPr>
        <w:t>t</w:t>
      </w:r>
      <w:r w:rsidRPr="00E77497">
        <w:t xml:space="preserve"> be this time value.</w:t>
      </w:r>
    </w:p>
    <w:p w14:paraId="624C42C0" w14:textId="77777777" w:rsidR="00B04007" w:rsidRDefault="00B04007" w:rsidP="00B04007">
      <w:pPr>
        <w:pStyle w:val="M4"/>
        <w:numPr>
          <w:ilvl w:val="0"/>
          <w:numId w:val="254"/>
        </w:numPr>
        <w:spacing w:after="0"/>
      </w:pPr>
      <w:r>
        <w:t>ReturnIfAbrupt(</w:t>
      </w:r>
      <w:r w:rsidRPr="00242BA0">
        <w:rPr>
          <w:i/>
        </w:rPr>
        <w:t>t</w:t>
      </w:r>
      <w:r>
        <w:t>).</w:t>
      </w:r>
    </w:p>
    <w:p w14:paraId="22A9AECC" w14:textId="77777777" w:rsidR="00B04007" w:rsidRPr="00E77497" w:rsidRDefault="00B04007" w:rsidP="00B04007">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2A382ED" w14:textId="77777777" w:rsidR="00B04007" w:rsidRPr="00E77497" w:rsidRDefault="00B04007" w:rsidP="00B04007">
      <w:pPr>
        <w:pStyle w:val="Alg4"/>
        <w:numPr>
          <w:ilvl w:val="0"/>
          <w:numId w:val="254"/>
        </w:numPr>
        <w:spacing w:after="220"/>
      </w:pPr>
      <w:r w:rsidRPr="00E77497">
        <w:t>Return MonthFromTime(LocalTime(</w:t>
      </w:r>
      <w:r w:rsidRPr="00E77497">
        <w:rPr>
          <w:i/>
        </w:rPr>
        <w:t>t</w:t>
      </w:r>
      <w:r w:rsidRPr="00E77497">
        <w:t>)).</w:t>
      </w:r>
    </w:p>
    <w:p w14:paraId="35E2AE7E" w14:textId="77777777" w:rsidR="003E75AF" w:rsidRPr="00E77497" w:rsidRDefault="003E75AF" w:rsidP="003E75AF">
      <w:pPr>
        <w:pStyle w:val="40"/>
      </w:pPr>
      <w:r w:rsidRPr="00E77497">
        <w:t>Date.prototype.getSeconds ( )</w:t>
      </w:r>
    </w:p>
    <w:p w14:paraId="544CDCEE" w14:textId="77777777" w:rsidR="003E75AF" w:rsidRPr="00E77497" w:rsidRDefault="003E75AF" w:rsidP="003E75AF">
      <w:pPr>
        <w:pStyle w:val="Alg4"/>
        <w:numPr>
          <w:ilvl w:val="0"/>
          <w:numId w:val="264"/>
        </w:numPr>
      </w:pPr>
      <w:r w:rsidRPr="00E77497">
        <w:t xml:space="preserve">Let </w:t>
      </w:r>
      <w:r w:rsidRPr="00E77497">
        <w:rPr>
          <w:i/>
        </w:rPr>
        <w:t>t</w:t>
      </w:r>
      <w:r w:rsidRPr="00E77497">
        <w:t xml:space="preserve"> be this time value.</w:t>
      </w:r>
    </w:p>
    <w:p w14:paraId="23C48967" w14:textId="77777777" w:rsidR="003E75AF" w:rsidRDefault="003E75AF" w:rsidP="003E75AF">
      <w:pPr>
        <w:pStyle w:val="M4"/>
        <w:numPr>
          <w:ilvl w:val="0"/>
          <w:numId w:val="264"/>
        </w:numPr>
        <w:spacing w:after="0"/>
      </w:pPr>
      <w:r>
        <w:t>ReturnIfAbrupt(</w:t>
      </w:r>
      <w:r w:rsidRPr="00242BA0">
        <w:rPr>
          <w:i/>
        </w:rPr>
        <w:t>t</w:t>
      </w:r>
      <w:r>
        <w:t>).</w:t>
      </w:r>
    </w:p>
    <w:p w14:paraId="45D80052" w14:textId="77777777" w:rsidR="003E75AF" w:rsidRPr="00E77497" w:rsidRDefault="003E75AF" w:rsidP="003E75AF">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A9123B5" w14:textId="77777777" w:rsidR="003E75AF" w:rsidRPr="00E77497" w:rsidRDefault="003E75AF" w:rsidP="003E75AF">
      <w:pPr>
        <w:pStyle w:val="Alg4"/>
        <w:numPr>
          <w:ilvl w:val="0"/>
          <w:numId w:val="264"/>
        </w:numPr>
        <w:spacing w:after="220"/>
      </w:pPr>
      <w:r w:rsidRPr="00E77497">
        <w:t>Return SecFromTime(LocalTime(</w:t>
      </w:r>
      <w:r w:rsidRPr="00E77497">
        <w:rPr>
          <w:i/>
        </w:rPr>
        <w:t>t</w:t>
      </w:r>
      <w:r w:rsidRPr="00E77497">
        <w:t>)).</w:t>
      </w:r>
    </w:p>
    <w:p w14:paraId="7D138907" w14:textId="77777777" w:rsidR="00B04007" w:rsidRPr="00E77497" w:rsidRDefault="00B04007" w:rsidP="00B04007">
      <w:pPr>
        <w:pStyle w:val="40"/>
      </w:pPr>
      <w:r w:rsidRPr="00E77497">
        <w:t>Date.prototype.getTime ( )</w:t>
      </w:r>
    </w:p>
    <w:p w14:paraId="717CCD2C" w14:textId="77777777" w:rsidR="00B04007" w:rsidRPr="00E77497" w:rsidRDefault="00B04007" w:rsidP="00B04007">
      <w:pPr>
        <w:pStyle w:val="Alg4"/>
        <w:numPr>
          <w:ilvl w:val="0"/>
          <w:numId w:val="251"/>
        </w:numPr>
        <w:spacing w:after="220"/>
      </w:pPr>
      <w:r w:rsidRPr="00E77497">
        <w:t>Return this time value.</w:t>
      </w:r>
    </w:p>
    <w:p w14:paraId="5BD80619" w14:textId="77777777" w:rsidR="00B04007" w:rsidRPr="00E77497" w:rsidRDefault="00B04007" w:rsidP="00B04007">
      <w:pPr>
        <w:pStyle w:val="40"/>
      </w:pPr>
      <w:r w:rsidRPr="00E77497">
        <w:t>Date.prototype.getTimezoneOffset ( )</w:t>
      </w:r>
    </w:p>
    <w:p w14:paraId="096EC354" w14:textId="77777777" w:rsidR="00B04007" w:rsidRPr="00E77497" w:rsidRDefault="00B04007" w:rsidP="00B04007">
      <w:r w:rsidRPr="00E77497">
        <w:t>Returns the difference between local time and UTC time in minutes.</w:t>
      </w:r>
    </w:p>
    <w:p w14:paraId="7948239C" w14:textId="77777777" w:rsidR="00B04007" w:rsidRPr="00E77497" w:rsidRDefault="00B04007" w:rsidP="00B04007">
      <w:pPr>
        <w:pStyle w:val="Alg4"/>
        <w:numPr>
          <w:ilvl w:val="0"/>
          <w:numId w:val="268"/>
        </w:numPr>
      </w:pPr>
      <w:r w:rsidRPr="00E77497">
        <w:t xml:space="preserve">Let </w:t>
      </w:r>
      <w:r w:rsidRPr="00E77497">
        <w:rPr>
          <w:i/>
        </w:rPr>
        <w:t>t</w:t>
      </w:r>
      <w:r w:rsidRPr="00E77497">
        <w:t xml:space="preserve"> be this time value.</w:t>
      </w:r>
    </w:p>
    <w:p w14:paraId="5F8B1D6B" w14:textId="77777777" w:rsidR="00B04007" w:rsidRDefault="00B04007" w:rsidP="00B04007">
      <w:pPr>
        <w:pStyle w:val="M4"/>
        <w:numPr>
          <w:ilvl w:val="0"/>
          <w:numId w:val="268"/>
        </w:numPr>
        <w:spacing w:after="0"/>
      </w:pPr>
      <w:r>
        <w:t>ReturnIfAbrupt(</w:t>
      </w:r>
      <w:r w:rsidRPr="00242BA0">
        <w:rPr>
          <w:i/>
        </w:rPr>
        <w:t>t</w:t>
      </w:r>
      <w:r>
        <w:t>).</w:t>
      </w:r>
    </w:p>
    <w:p w14:paraId="76F4748C" w14:textId="77777777" w:rsidR="00B04007" w:rsidRPr="00E77497" w:rsidRDefault="00B04007" w:rsidP="00B04007">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B282788" w14:textId="77777777" w:rsidR="00B04007" w:rsidRPr="006B6D0A" w:rsidRDefault="00B04007" w:rsidP="00B04007">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p>
    <w:p w14:paraId="6E814BDE" w14:textId="77777777" w:rsidR="00B04007" w:rsidRPr="00E77497" w:rsidRDefault="00B04007" w:rsidP="00B04007">
      <w:pPr>
        <w:pStyle w:val="40"/>
      </w:pPr>
      <w:r w:rsidRPr="00E77497">
        <w:t>Date.prototype.getUTCDate ( )</w:t>
      </w:r>
    </w:p>
    <w:p w14:paraId="71487E14" w14:textId="77777777" w:rsidR="00B04007" w:rsidRPr="00E77497" w:rsidRDefault="00B04007" w:rsidP="00B04007">
      <w:pPr>
        <w:pStyle w:val="Alg4"/>
        <w:numPr>
          <w:ilvl w:val="0"/>
          <w:numId w:val="257"/>
        </w:numPr>
      </w:pPr>
      <w:r w:rsidRPr="00E77497">
        <w:t xml:space="preserve">Let </w:t>
      </w:r>
      <w:r w:rsidRPr="00E77497">
        <w:rPr>
          <w:i/>
        </w:rPr>
        <w:t>t</w:t>
      </w:r>
      <w:r w:rsidRPr="00E77497">
        <w:t xml:space="preserve"> be this time value.</w:t>
      </w:r>
    </w:p>
    <w:p w14:paraId="0519BDFB" w14:textId="77777777" w:rsidR="00B04007" w:rsidRDefault="00B04007" w:rsidP="00B04007">
      <w:pPr>
        <w:pStyle w:val="M4"/>
        <w:numPr>
          <w:ilvl w:val="0"/>
          <w:numId w:val="257"/>
        </w:numPr>
        <w:spacing w:after="0"/>
      </w:pPr>
      <w:r>
        <w:t>ReturnIfAbrupt(</w:t>
      </w:r>
      <w:r w:rsidRPr="00242BA0">
        <w:rPr>
          <w:i/>
        </w:rPr>
        <w:t>t</w:t>
      </w:r>
      <w:r>
        <w:t>).</w:t>
      </w:r>
    </w:p>
    <w:p w14:paraId="4799EB46" w14:textId="77777777" w:rsidR="00B04007" w:rsidRPr="00E77497" w:rsidRDefault="00B04007" w:rsidP="00B04007">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6E3B2E5" w14:textId="77777777" w:rsidR="00B04007" w:rsidRPr="00E77497" w:rsidRDefault="00B04007" w:rsidP="00B04007">
      <w:pPr>
        <w:pStyle w:val="Alg4"/>
        <w:numPr>
          <w:ilvl w:val="0"/>
          <w:numId w:val="257"/>
        </w:numPr>
        <w:spacing w:after="220"/>
      </w:pPr>
      <w:r w:rsidRPr="00E77497">
        <w:t>Return DateFromTime(</w:t>
      </w:r>
      <w:r w:rsidRPr="00E77497">
        <w:rPr>
          <w:i/>
        </w:rPr>
        <w:t>t</w:t>
      </w:r>
      <w:r w:rsidRPr="00E77497">
        <w:t>).</w:t>
      </w:r>
    </w:p>
    <w:p w14:paraId="1852EC90" w14:textId="77777777" w:rsidR="00B04228" w:rsidRPr="00E77497" w:rsidRDefault="00B04228" w:rsidP="00B04228">
      <w:pPr>
        <w:pStyle w:val="40"/>
      </w:pPr>
      <w:r w:rsidRPr="00E77497">
        <w:t>Date.prototype.getUTCDay ( )</w:t>
      </w:r>
    </w:p>
    <w:p w14:paraId="4049FD0C" w14:textId="77777777" w:rsidR="00B04228" w:rsidRPr="00E77497" w:rsidRDefault="00B04228" w:rsidP="00B04228">
      <w:pPr>
        <w:pStyle w:val="Alg4"/>
        <w:numPr>
          <w:ilvl w:val="0"/>
          <w:numId w:val="259"/>
        </w:numPr>
      </w:pPr>
      <w:r w:rsidRPr="00E77497">
        <w:t xml:space="preserve">Let </w:t>
      </w:r>
      <w:r w:rsidRPr="00E77497">
        <w:rPr>
          <w:i/>
        </w:rPr>
        <w:t>t</w:t>
      </w:r>
      <w:r w:rsidRPr="00E77497">
        <w:t xml:space="preserve"> be this time value.</w:t>
      </w:r>
    </w:p>
    <w:p w14:paraId="717D79B1" w14:textId="77777777" w:rsidR="00B04228" w:rsidRDefault="00B04228" w:rsidP="00B04228">
      <w:pPr>
        <w:pStyle w:val="M4"/>
        <w:numPr>
          <w:ilvl w:val="0"/>
          <w:numId w:val="259"/>
        </w:numPr>
        <w:spacing w:after="0"/>
      </w:pPr>
      <w:r>
        <w:t>ReturnIfAbrupt(</w:t>
      </w:r>
      <w:r w:rsidRPr="00242BA0">
        <w:rPr>
          <w:i/>
        </w:rPr>
        <w:t>t</w:t>
      </w:r>
      <w:r>
        <w:t>).</w:t>
      </w:r>
    </w:p>
    <w:p w14:paraId="75B26E50" w14:textId="77777777" w:rsidR="00B04228" w:rsidRPr="00E77497" w:rsidRDefault="00B04228" w:rsidP="00B04228">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93EEC5F" w14:textId="77777777" w:rsidR="00B04228" w:rsidRPr="00E77497" w:rsidRDefault="00B04228" w:rsidP="00B04228">
      <w:pPr>
        <w:pStyle w:val="Alg4"/>
        <w:numPr>
          <w:ilvl w:val="0"/>
          <w:numId w:val="259"/>
        </w:numPr>
        <w:spacing w:after="220"/>
      </w:pPr>
      <w:r w:rsidRPr="00E77497">
        <w:t>Return WeekDay(</w:t>
      </w:r>
      <w:r w:rsidRPr="00E77497">
        <w:rPr>
          <w:i/>
        </w:rPr>
        <w:t>t</w:t>
      </w:r>
      <w:r w:rsidRPr="00E77497">
        <w:t>).</w:t>
      </w:r>
    </w:p>
    <w:p w14:paraId="5DFED559" w14:textId="77777777" w:rsidR="00B04007" w:rsidRPr="00E77497" w:rsidRDefault="00B04007" w:rsidP="00B04007">
      <w:pPr>
        <w:pStyle w:val="40"/>
      </w:pPr>
      <w:r w:rsidRPr="00E77497">
        <w:t>Date.prototype.getUTCFullYear ( )</w:t>
      </w:r>
    </w:p>
    <w:p w14:paraId="144B9332" w14:textId="77777777" w:rsidR="00B04007" w:rsidRPr="00E77497" w:rsidRDefault="00B04007" w:rsidP="00B04007">
      <w:pPr>
        <w:pStyle w:val="Alg4"/>
        <w:keepNext/>
        <w:numPr>
          <w:ilvl w:val="0"/>
          <w:numId w:val="253"/>
        </w:numPr>
      </w:pPr>
      <w:r w:rsidRPr="00E77497">
        <w:t xml:space="preserve">Let </w:t>
      </w:r>
      <w:r w:rsidRPr="00E77497">
        <w:rPr>
          <w:i/>
        </w:rPr>
        <w:t>t</w:t>
      </w:r>
      <w:r w:rsidRPr="00E77497">
        <w:t xml:space="preserve"> be this time value.</w:t>
      </w:r>
    </w:p>
    <w:p w14:paraId="325AB32A" w14:textId="77777777" w:rsidR="00B04007" w:rsidRDefault="00B04007" w:rsidP="00B04007">
      <w:pPr>
        <w:pStyle w:val="M4"/>
        <w:numPr>
          <w:ilvl w:val="0"/>
          <w:numId w:val="253"/>
        </w:numPr>
        <w:spacing w:after="0"/>
      </w:pPr>
      <w:r>
        <w:t>ReturnIfAbrupt(</w:t>
      </w:r>
      <w:r w:rsidRPr="00242BA0">
        <w:rPr>
          <w:i/>
        </w:rPr>
        <w:t>t</w:t>
      </w:r>
      <w:r>
        <w:t>).</w:t>
      </w:r>
    </w:p>
    <w:p w14:paraId="5C982F78" w14:textId="77777777" w:rsidR="00B04007" w:rsidRPr="00E77497" w:rsidRDefault="00B04007" w:rsidP="00B04007">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561E6EF" w14:textId="77777777" w:rsidR="00B04007" w:rsidRPr="00E77497" w:rsidRDefault="00B04007" w:rsidP="00B04007">
      <w:pPr>
        <w:pStyle w:val="Alg4"/>
        <w:numPr>
          <w:ilvl w:val="0"/>
          <w:numId w:val="253"/>
        </w:numPr>
        <w:spacing w:after="220"/>
      </w:pPr>
      <w:r w:rsidRPr="00E77497">
        <w:t>Return YearFromTime(</w:t>
      </w:r>
      <w:r w:rsidRPr="00E77497">
        <w:rPr>
          <w:i/>
        </w:rPr>
        <w:t>t</w:t>
      </w:r>
      <w:r w:rsidRPr="00E77497">
        <w:t>).</w:t>
      </w:r>
    </w:p>
    <w:p w14:paraId="27E53E96" w14:textId="77777777" w:rsidR="00B04007" w:rsidRPr="00E77497" w:rsidRDefault="00B04007" w:rsidP="00B04007">
      <w:pPr>
        <w:pStyle w:val="40"/>
      </w:pPr>
      <w:r w:rsidRPr="00E77497">
        <w:t>Date.prototype.getUTCHours ( )</w:t>
      </w:r>
    </w:p>
    <w:p w14:paraId="209EB937" w14:textId="77777777" w:rsidR="00B04007" w:rsidRPr="00E77497" w:rsidRDefault="00B04007" w:rsidP="00B04007">
      <w:pPr>
        <w:pStyle w:val="Alg4"/>
        <w:numPr>
          <w:ilvl w:val="0"/>
          <w:numId w:val="261"/>
        </w:numPr>
      </w:pPr>
      <w:r w:rsidRPr="00E77497">
        <w:t xml:space="preserve">Let </w:t>
      </w:r>
      <w:r w:rsidRPr="00E77497">
        <w:rPr>
          <w:i/>
        </w:rPr>
        <w:t>t</w:t>
      </w:r>
      <w:r w:rsidRPr="00E77497">
        <w:t xml:space="preserve"> be this time value.</w:t>
      </w:r>
    </w:p>
    <w:p w14:paraId="043439B7" w14:textId="77777777" w:rsidR="00B04007" w:rsidRDefault="00B04007" w:rsidP="00B04007">
      <w:pPr>
        <w:pStyle w:val="M4"/>
        <w:numPr>
          <w:ilvl w:val="0"/>
          <w:numId w:val="261"/>
        </w:numPr>
        <w:spacing w:after="0"/>
      </w:pPr>
      <w:r>
        <w:t>ReturnIfAbrupt(</w:t>
      </w:r>
      <w:r w:rsidRPr="00242BA0">
        <w:rPr>
          <w:i/>
        </w:rPr>
        <w:t>t</w:t>
      </w:r>
      <w:r>
        <w:t>).</w:t>
      </w:r>
    </w:p>
    <w:p w14:paraId="6296E6F0" w14:textId="77777777" w:rsidR="00B04007" w:rsidRPr="00E77497" w:rsidRDefault="00B04007" w:rsidP="00B04007">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2266DA3" w14:textId="77777777" w:rsidR="00B04007" w:rsidRPr="00E77497" w:rsidRDefault="00B04007" w:rsidP="00B04007">
      <w:pPr>
        <w:pStyle w:val="Alg4"/>
        <w:numPr>
          <w:ilvl w:val="0"/>
          <w:numId w:val="261"/>
        </w:numPr>
        <w:spacing w:after="220"/>
      </w:pPr>
      <w:r w:rsidRPr="00E77497">
        <w:t>Return HourFromTime(</w:t>
      </w:r>
      <w:r w:rsidRPr="00E77497">
        <w:rPr>
          <w:i/>
        </w:rPr>
        <w:t>t</w:t>
      </w:r>
      <w:r w:rsidRPr="00E77497">
        <w:t>).</w:t>
      </w:r>
    </w:p>
    <w:p w14:paraId="2748E800" w14:textId="77777777" w:rsidR="003E75AF" w:rsidRPr="00E77497" w:rsidRDefault="003E75AF" w:rsidP="003E75AF">
      <w:pPr>
        <w:pStyle w:val="40"/>
      </w:pPr>
      <w:r w:rsidRPr="00E77497">
        <w:t>Date.prototype.getUTCMilliseconds ( )</w:t>
      </w:r>
    </w:p>
    <w:p w14:paraId="32F8FD0D" w14:textId="77777777" w:rsidR="003E75AF" w:rsidRPr="00E77497" w:rsidRDefault="003E75AF" w:rsidP="003E75AF">
      <w:pPr>
        <w:pStyle w:val="Alg4"/>
        <w:numPr>
          <w:ilvl w:val="0"/>
          <w:numId w:val="267"/>
        </w:numPr>
      </w:pPr>
      <w:r w:rsidRPr="00E77497">
        <w:t xml:space="preserve">Let </w:t>
      </w:r>
      <w:r w:rsidRPr="00E77497">
        <w:rPr>
          <w:i/>
        </w:rPr>
        <w:t>t</w:t>
      </w:r>
      <w:r w:rsidRPr="00E77497">
        <w:t xml:space="preserve"> be this time value.</w:t>
      </w:r>
    </w:p>
    <w:p w14:paraId="1510A647" w14:textId="77777777" w:rsidR="003E75AF" w:rsidRDefault="003E75AF" w:rsidP="003E75AF">
      <w:pPr>
        <w:pStyle w:val="M4"/>
        <w:numPr>
          <w:ilvl w:val="0"/>
          <w:numId w:val="267"/>
        </w:numPr>
        <w:spacing w:after="0"/>
      </w:pPr>
      <w:r>
        <w:t>ReturnIfAbrupt(</w:t>
      </w:r>
      <w:r w:rsidRPr="00242BA0">
        <w:rPr>
          <w:i/>
        </w:rPr>
        <w:t>t</w:t>
      </w:r>
      <w:r>
        <w:t>).</w:t>
      </w:r>
    </w:p>
    <w:p w14:paraId="3AC7C15E" w14:textId="77777777" w:rsidR="003E75AF" w:rsidRPr="00E77497" w:rsidRDefault="003E75AF" w:rsidP="003E75AF">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C52093E" w14:textId="77777777" w:rsidR="003E75AF" w:rsidRPr="00E77497" w:rsidRDefault="003E75AF" w:rsidP="003E75AF">
      <w:pPr>
        <w:pStyle w:val="Alg4"/>
        <w:numPr>
          <w:ilvl w:val="0"/>
          <w:numId w:val="267"/>
        </w:numPr>
        <w:spacing w:after="220"/>
      </w:pPr>
      <w:r w:rsidRPr="00E77497">
        <w:t>Return msFromTime(</w:t>
      </w:r>
      <w:r w:rsidRPr="00E77497">
        <w:rPr>
          <w:i/>
        </w:rPr>
        <w:t>t</w:t>
      </w:r>
      <w:r w:rsidRPr="00E77497">
        <w:t>).</w:t>
      </w:r>
    </w:p>
    <w:p w14:paraId="12395E0D" w14:textId="77777777" w:rsidR="00B04007" w:rsidRPr="00E77497" w:rsidRDefault="00B04007" w:rsidP="00B04007">
      <w:pPr>
        <w:pStyle w:val="40"/>
      </w:pPr>
      <w:r w:rsidRPr="00E77497">
        <w:t>Date.prototype.getUTCMinutes ( )</w:t>
      </w:r>
    </w:p>
    <w:p w14:paraId="3DD9D9FC" w14:textId="77777777" w:rsidR="00B04007" w:rsidRPr="00E77497" w:rsidRDefault="00B04007" w:rsidP="00B04007">
      <w:pPr>
        <w:pStyle w:val="Alg4"/>
        <w:numPr>
          <w:ilvl w:val="0"/>
          <w:numId w:val="263"/>
        </w:numPr>
      </w:pPr>
      <w:r w:rsidRPr="00E77497">
        <w:t xml:space="preserve">Let </w:t>
      </w:r>
      <w:r w:rsidRPr="00E77497">
        <w:rPr>
          <w:i/>
        </w:rPr>
        <w:t>t</w:t>
      </w:r>
      <w:r w:rsidRPr="00E77497">
        <w:t xml:space="preserve"> be this time value.</w:t>
      </w:r>
    </w:p>
    <w:p w14:paraId="698C7A67" w14:textId="77777777" w:rsidR="00B04007" w:rsidRDefault="00B04007" w:rsidP="00B04007">
      <w:pPr>
        <w:pStyle w:val="M4"/>
        <w:numPr>
          <w:ilvl w:val="0"/>
          <w:numId w:val="263"/>
        </w:numPr>
        <w:spacing w:after="0"/>
      </w:pPr>
      <w:r>
        <w:t>ReturnIfAbrupt(</w:t>
      </w:r>
      <w:r w:rsidRPr="00242BA0">
        <w:rPr>
          <w:i/>
        </w:rPr>
        <w:t>t</w:t>
      </w:r>
      <w:r>
        <w:t>).</w:t>
      </w:r>
    </w:p>
    <w:p w14:paraId="4D40A3CC" w14:textId="77777777" w:rsidR="00B04007" w:rsidRPr="00E77497" w:rsidRDefault="00B04007" w:rsidP="00B04007">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3D8B5E8" w14:textId="77777777" w:rsidR="00B04007" w:rsidRPr="00E77497" w:rsidRDefault="00B04007" w:rsidP="00B04007">
      <w:pPr>
        <w:pStyle w:val="Alg4"/>
        <w:numPr>
          <w:ilvl w:val="0"/>
          <w:numId w:val="263"/>
        </w:numPr>
        <w:spacing w:after="220"/>
      </w:pPr>
      <w:r w:rsidRPr="00E77497">
        <w:t>Return MinFromTime(</w:t>
      </w:r>
      <w:r w:rsidRPr="00E77497">
        <w:rPr>
          <w:i/>
        </w:rPr>
        <w:t>t</w:t>
      </w:r>
      <w:r w:rsidRPr="00E77497">
        <w:t>).</w:t>
      </w:r>
    </w:p>
    <w:p w14:paraId="6BC7553A" w14:textId="77777777" w:rsidR="00B04007" w:rsidRPr="00E77497" w:rsidRDefault="00B04007" w:rsidP="00B04007">
      <w:pPr>
        <w:pStyle w:val="40"/>
      </w:pPr>
      <w:r w:rsidRPr="00E77497">
        <w:t>Date.prototype.getUTCMonth ( )</w:t>
      </w:r>
    </w:p>
    <w:p w14:paraId="591D8B01" w14:textId="77777777" w:rsidR="00B04007" w:rsidRPr="00E77497" w:rsidRDefault="00B04007" w:rsidP="00B04007">
      <w:pPr>
        <w:pStyle w:val="Alg4"/>
        <w:numPr>
          <w:ilvl w:val="0"/>
          <w:numId w:val="255"/>
        </w:numPr>
      </w:pPr>
      <w:r w:rsidRPr="00E77497">
        <w:t xml:space="preserve">Let </w:t>
      </w:r>
      <w:r w:rsidRPr="00E77497">
        <w:rPr>
          <w:i/>
        </w:rPr>
        <w:t>t</w:t>
      </w:r>
      <w:r w:rsidRPr="00E77497">
        <w:t xml:space="preserve"> be this time value.</w:t>
      </w:r>
    </w:p>
    <w:p w14:paraId="5D6A85CB" w14:textId="77777777" w:rsidR="00B04007" w:rsidRDefault="00B04007" w:rsidP="00B04007">
      <w:pPr>
        <w:pStyle w:val="M4"/>
        <w:numPr>
          <w:ilvl w:val="0"/>
          <w:numId w:val="255"/>
        </w:numPr>
        <w:spacing w:after="0"/>
      </w:pPr>
      <w:r>
        <w:t>ReturnIfAbrupt(</w:t>
      </w:r>
      <w:r w:rsidRPr="00242BA0">
        <w:rPr>
          <w:i/>
        </w:rPr>
        <w:t>t</w:t>
      </w:r>
      <w:r>
        <w:t>).</w:t>
      </w:r>
    </w:p>
    <w:p w14:paraId="5A9BB42E" w14:textId="77777777" w:rsidR="00B04007" w:rsidRPr="00E77497" w:rsidRDefault="00B04007" w:rsidP="00B04007">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25C3715" w14:textId="77777777" w:rsidR="00B04007" w:rsidRPr="00E77497" w:rsidRDefault="00B04007" w:rsidP="00B04007">
      <w:pPr>
        <w:pStyle w:val="Alg4"/>
        <w:numPr>
          <w:ilvl w:val="0"/>
          <w:numId w:val="255"/>
        </w:numPr>
        <w:spacing w:after="220"/>
      </w:pPr>
      <w:r w:rsidRPr="00E77497">
        <w:t>Return MonthFromTime(</w:t>
      </w:r>
      <w:r w:rsidRPr="00E77497">
        <w:rPr>
          <w:i/>
        </w:rPr>
        <w:t>t</w:t>
      </w:r>
      <w:r w:rsidRPr="00E77497">
        <w:t>).</w:t>
      </w:r>
    </w:p>
    <w:p w14:paraId="46B9E976" w14:textId="77777777" w:rsidR="00B04007" w:rsidRPr="00E77497" w:rsidRDefault="00B04007" w:rsidP="00B04007">
      <w:pPr>
        <w:pStyle w:val="40"/>
      </w:pPr>
      <w:r w:rsidRPr="00E77497">
        <w:t>Date.prototype.getUTCSeconds ( )</w:t>
      </w:r>
    </w:p>
    <w:p w14:paraId="653E1C9F" w14:textId="77777777" w:rsidR="00B04007" w:rsidRPr="00E77497" w:rsidRDefault="00B04007" w:rsidP="00B04007">
      <w:pPr>
        <w:pStyle w:val="Alg4"/>
        <w:numPr>
          <w:ilvl w:val="0"/>
          <w:numId w:val="265"/>
        </w:numPr>
      </w:pPr>
      <w:r w:rsidRPr="00E77497">
        <w:t xml:space="preserve">Let </w:t>
      </w:r>
      <w:r w:rsidRPr="00E77497">
        <w:rPr>
          <w:i/>
        </w:rPr>
        <w:t>t</w:t>
      </w:r>
      <w:r w:rsidRPr="00E77497">
        <w:t xml:space="preserve"> be this time value.</w:t>
      </w:r>
    </w:p>
    <w:p w14:paraId="1ADCE7EA" w14:textId="77777777" w:rsidR="00B04007" w:rsidRDefault="00B04007" w:rsidP="00B04007">
      <w:pPr>
        <w:pStyle w:val="M4"/>
        <w:numPr>
          <w:ilvl w:val="0"/>
          <w:numId w:val="265"/>
        </w:numPr>
        <w:spacing w:after="0"/>
      </w:pPr>
      <w:r>
        <w:t>ReturnIfAbrupt(</w:t>
      </w:r>
      <w:r w:rsidRPr="00242BA0">
        <w:rPr>
          <w:i/>
        </w:rPr>
        <w:t>t</w:t>
      </w:r>
      <w:r>
        <w:t>).</w:t>
      </w:r>
    </w:p>
    <w:p w14:paraId="27B9C1EB" w14:textId="77777777" w:rsidR="00B04007" w:rsidRPr="00E77497" w:rsidRDefault="00B04007" w:rsidP="00B04007">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C5119E8" w14:textId="77777777" w:rsidR="00B04007" w:rsidRPr="00E77497" w:rsidRDefault="00B04007" w:rsidP="00B04007">
      <w:pPr>
        <w:pStyle w:val="Alg4"/>
        <w:numPr>
          <w:ilvl w:val="0"/>
          <w:numId w:val="265"/>
        </w:numPr>
        <w:spacing w:after="220"/>
      </w:pPr>
      <w:r w:rsidRPr="00E77497">
        <w:t>Return SecFromTime(</w:t>
      </w:r>
      <w:r w:rsidRPr="00E77497">
        <w:rPr>
          <w:i/>
        </w:rPr>
        <w:t>t</w:t>
      </w:r>
      <w:r w:rsidRPr="00E77497">
        <w:t>).</w:t>
      </w:r>
    </w:p>
    <w:p w14:paraId="6E5BA255" w14:textId="77777777" w:rsidR="00B04007" w:rsidRPr="00E77497" w:rsidRDefault="00B04007" w:rsidP="00B04007">
      <w:pPr>
        <w:pStyle w:val="40"/>
      </w:pPr>
      <w:r w:rsidRPr="00E77497">
        <w:t>Date.prototype.setDate (date)</w:t>
      </w:r>
    </w:p>
    <w:p w14:paraId="4C6F9AE7" w14:textId="77777777" w:rsidR="00B04007" w:rsidRPr="00E77497" w:rsidRDefault="00B04007" w:rsidP="00B04007">
      <w:pPr>
        <w:pStyle w:val="Alg4"/>
        <w:numPr>
          <w:ilvl w:val="0"/>
          <w:numId w:val="278"/>
        </w:numPr>
      </w:pPr>
      <w:r w:rsidRPr="00E77497">
        <w:t xml:space="preserve">Let </w:t>
      </w:r>
      <w:r w:rsidRPr="00E77497">
        <w:rPr>
          <w:i/>
        </w:rPr>
        <w:t>t</w:t>
      </w:r>
      <w:r w:rsidRPr="00E77497">
        <w:t xml:space="preserve"> be the result of LocalTime(this time value).</w:t>
      </w:r>
    </w:p>
    <w:p w14:paraId="70966BDA" w14:textId="77777777" w:rsidR="00B04007" w:rsidRPr="00E77497" w:rsidRDefault="00B04007" w:rsidP="00B04007">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14:paraId="55B48587" w14:textId="77777777" w:rsidR="00B04007" w:rsidRPr="00E77497" w:rsidRDefault="00B04007" w:rsidP="00B04007">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09736549" w14:textId="77777777" w:rsidR="00B04007" w:rsidRPr="00E77497" w:rsidRDefault="00B04007" w:rsidP="00B04007">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14:paraId="2B0161CF" w14:textId="77777777" w:rsidR="00B04007" w:rsidRPr="00E77497" w:rsidRDefault="00B04007" w:rsidP="00B04007">
      <w:pPr>
        <w:pStyle w:val="Alg4"/>
        <w:numPr>
          <w:ilvl w:val="0"/>
          <w:numId w:val="278"/>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14:paraId="6F121631" w14:textId="77777777" w:rsidR="00B04007" w:rsidRPr="00E77497" w:rsidRDefault="00B04007" w:rsidP="00B04007">
      <w:pPr>
        <w:pStyle w:val="Alg4"/>
        <w:numPr>
          <w:ilvl w:val="0"/>
          <w:numId w:val="278"/>
        </w:numPr>
        <w:spacing w:after="220"/>
      </w:pPr>
      <w:r w:rsidRPr="00E77497">
        <w:t xml:space="preserve">Return </w:t>
      </w:r>
      <w:r w:rsidRPr="00E77497">
        <w:rPr>
          <w:i/>
        </w:rPr>
        <w:t>u</w:t>
      </w:r>
      <w:r w:rsidRPr="00E77497">
        <w:t>.</w:t>
      </w:r>
    </w:p>
    <w:p w14:paraId="23EA4765" w14:textId="77777777" w:rsidR="00B04007" w:rsidRPr="00E77497" w:rsidRDefault="00B04007" w:rsidP="00B04007">
      <w:pPr>
        <w:pStyle w:val="40"/>
      </w:pPr>
      <w:r w:rsidRPr="00E77497">
        <w:t>Date.prototype.setFullYear (year [, month [, date ] ] )</w:t>
      </w:r>
    </w:p>
    <w:p w14:paraId="6DC1AF40" w14:textId="77777777" w:rsidR="00B04007" w:rsidRPr="00E77497" w:rsidRDefault="00B04007" w:rsidP="00B04007">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14:paraId="3A6D27FB" w14:textId="77777777"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08A39A3C" w14:textId="77777777" w:rsidR="00B04007" w:rsidRPr="00E77497" w:rsidRDefault="00B04007" w:rsidP="00B04007">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07609F4E" w14:textId="77777777" w:rsidR="00B04007" w:rsidRPr="00E77497" w:rsidRDefault="00B04007" w:rsidP="00B04007">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14:paraId="20CC2CF5" w14:textId="77777777" w:rsidR="00B04007" w:rsidRPr="00E77497" w:rsidRDefault="00B04007" w:rsidP="00B04007">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53E580A1" w14:textId="77777777" w:rsidR="00B04007" w:rsidRPr="00E77497" w:rsidRDefault="00B04007" w:rsidP="00B04007">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26848139" w14:textId="77777777" w:rsidR="00B04007" w:rsidRPr="00E77497" w:rsidRDefault="00B04007" w:rsidP="00B04007">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445E2E4A" w14:textId="77777777" w:rsidR="00B04007" w:rsidRPr="00E77497" w:rsidRDefault="00B04007" w:rsidP="00B04007">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14:paraId="6C22AAC4" w14:textId="77777777" w:rsidR="00B04007" w:rsidRPr="00E77497" w:rsidRDefault="00B04007" w:rsidP="00B04007">
      <w:pPr>
        <w:pStyle w:val="Alg4"/>
        <w:numPr>
          <w:ilvl w:val="0"/>
          <w:numId w:val="282"/>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14:paraId="08FE11E6" w14:textId="77777777" w:rsidR="00B04007" w:rsidRPr="00E77497" w:rsidRDefault="00B04007" w:rsidP="00B04007">
      <w:pPr>
        <w:pStyle w:val="Alg4"/>
        <w:numPr>
          <w:ilvl w:val="0"/>
          <w:numId w:val="282"/>
        </w:numPr>
        <w:spacing w:after="220"/>
      </w:pPr>
      <w:r w:rsidRPr="00E77497">
        <w:t xml:space="preserve">Return </w:t>
      </w:r>
      <w:r w:rsidRPr="00E77497">
        <w:rPr>
          <w:i/>
        </w:rPr>
        <w:t>u</w:t>
      </w:r>
      <w:r w:rsidRPr="00E77497">
        <w:t>.</w:t>
      </w:r>
    </w:p>
    <w:p w14:paraId="16015F3A"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4DAEF02A" w14:textId="77777777" w:rsidR="00B04007" w:rsidRPr="00E77497" w:rsidRDefault="00B04007" w:rsidP="00B04007">
      <w:pPr>
        <w:pStyle w:val="40"/>
      </w:pPr>
      <w:r w:rsidRPr="00E77497">
        <w:t>Date.prototype.setHours (hour [, min [, sec [, ms ] ] ] )</w:t>
      </w:r>
    </w:p>
    <w:p w14:paraId="4B4048A9" w14:textId="77777777" w:rsidR="00B04007" w:rsidRPr="00E77497" w:rsidRDefault="00B04007" w:rsidP="00B04007">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14:paraId="7C304738" w14:textId="77777777"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14:paraId="632928A7" w14:textId="77777777"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3D096B81" w14:textId="77777777" w:rsidR="00B04007" w:rsidRPr="00E77497" w:rsidRDefault="00B04007" w:rsidP="00B04007">
      <w:pPr>
        <w:pStyle w:val="Alg4"/>
        <w:numPr>
          <w:ilvl w:val="0"/>
          <w:numId w:val="276"/>
        </w:numPr>
      </w:pPr>
      <w:r w:rsidRPr="00E77497">
        <w:t xml:space="preserve">Let </w:t>
      </w:r>
      <w:r w:rsidRPr="00E77497">
        <w:rPr>
          <w:i/>
        </w:rPr>
        <w:t>t</w:t>
      </w:r>
      <w:r w:rsidRPr="00E77497">
        <w:t xml:space="preserve"> be the result of LocalTime(this time value).</w:t>
      </w:r>
    </w:p>
    <w:p w14:paraId="2D6E0FBA" w14:textId="77777777" w:rsidR="00B04007" w:rsidRPr="00E77497" w:rsidRDefault="00B04007" w:rsidP="00B04007">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14:paraId="725E2091" w14:textId="77777777" w:rsidR="00B04007" w:rsidRPr="00E77497" w:rsidRDefault="00B04007" w:rsidP="00B04007">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20145E41" w14:textId="77777777" w:rsidR="00B04007" w:rsidRPr="00E77497" w:rsidRDefault="00B04007" w:rsidP="00B04007">
      <w:pPr>
        <w:pStyle w:val="Alg4"/>
        <w:numPr>
          <w:ilvl w:val="0"/>
          <w:numId w:val="276"/>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48709597" w14:textId="77777777" w:rsidR="00B04007" w:rsidRPr="00E77497" w:rsidRDefault="00B04007" w:rsidP="00B04007">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2227A19E" w14:textId="77777777" w:rsidR="00B04007" w:rsidRPr="00E77497" w:rsidRDefault="00B04007" w:rsidP="00B04007">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656FE31E" w14:textId="77777777" w:rsidR="00B04007" w:rsidRPr="00E77497" w:rsidRDefault="00B04007" w:rsidP="00B04007">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14:paraId="1068E2FF" w14:textId="77777777" w:rsidR="00B04007" w:rsidRPr="00E77497" w:rsidRDefault="00B04007" w:rsidP="00B04007">
      <w:pPr>
        <w:pStyle w:val="Alg4"/>
        <w:numPr>
          <w:ilvl w:val="0"/>
          <w:numId w:val="276"/>
        </w:numPr>
      </w:pPr>
      <w:r w:rsidRPr="00E77497">
        <w:t>Set the [[</w:t>
      </w:r>
      <w:r>
        <w:t>DateValue</w:t>
      </w:r>
      <w:r w:rsidRPr="00E77497">
        <w:t xml:space="preserve">]] internal </w:t>
      </w:r>
      <w:r w:rsidRP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14:paraId="22D91619" w14:textId="77777777" w:rsidR="00B04007" w:rsidRPr="00E77497" w:rsidRDefault="00B04007" w:rsidP="00B04007">
      <w:pPr>
        <w:pStyle w:val="Alg4"/>
        <w:numPr>
          <w:ilvl w:val="0"/>
          <w:numId w:val="276"/>
        </w:numPr>
        <w:spacing w:after="220"/>
      </w:pPr>
      <w:r w:rsidRPr="00E77497">
        <w:t xml:space="preserve">Return </w:t>
      </w:r>
      <w:r w:rsidRPr="00E77497">
        <w:rPr>
          <w:i/>
        </w:rPr>
        <w:t>u</w:t>
      </w:r>
      <w:r w:rsidRPr="00E77497">
        <w:t>.</w:t>
      </w:r>
    </w:p>
    <w:p w14:paraId="7D317F2A"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6EE87666" w14:textId="77777777" w:rsidR="00B04007" w:rsidRPr="00E77497" w:rsidRDefault="00B04007" w:rsidP="00B04007">
      <w:pPr>
        <w:pStyle w:val="40"/>
      </w:pPr>
      <w:r w:rsidRPr="00E77497">
        <w:t>Date.prototype.setMilliseconds (ms)</w:t>
      </w:r>
    </w:p>
    <w:p w14:paraId="671328E7" w14:textId="77777777" w:rsidR="00B04007" w:rsidRPr="00E77497" w:rsidRDefault="00B04007" w:rsidP="00B04007">
      <w:pPr>
        <w:pStyle w:val="Alg4"/>
        <w:numPr>
          <w:ilvl w:val="0"/>
          <w:numId w:val="270"/>
        </w:numPr>
      </w:pPr>
      <w:r w:rsidRPr="00E77497">
        <w:t xml:space="preserve">Let </w:t>
      </w:r>
      <w:r w:rsidRPr="00E77497">
        <w:rPr>
          <w:i/>
        </w:rPr>
        <w:t>t</w:t>
      </w:r>
      <w:r w:rsidRPr="00E77497">
        <w:t xml:space="preserve"> be the result of LocalTime(this time value).</w:t>
      </w:r>
    </w:p>
    <w:p w14:paraId="65151DE0" w14:textId="77777777" w:rsidR="00B04007" w:rsidRPr="00E77497" w:rsidRDefault="00B04007" w:rsidP="00B04007">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76281328" w14:textId="77777777" w:rsidR="00B04007" w:rsidRPr="00E77497" w:rsidRDefault="00B04007" w:rsidP="00B04007">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7A73DE3D" w14:textId="77777777" w:rsidR="00B04007" w:rsidRPr="00E77497" w:rsidRDefault="00B04007" w:rsidP="00B04007">
      <w:pPr>
        <w:pStyle w:val="Alg4"/>
        <w:numPr>
          <w:ilvl w:val="0"/>
          <w:numId w:val="270"/>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u</w:t>
      </w:r>
      <w:r w:rsidRPr="00E77497">
        <w:t>.</w:t>
      </w:r>
    </w:p>
    <w:p w14:paraId="4A21BBFA" w14:textId="77777777" w:rsidR="00B04007" w:rsidRPr="00E77497" w:rsidRDefault="00B04007" w:rsidP="00B04007">
      <w:pPr>
        <w:pStyle w:val="Alg4"/>
        <w:numPr>
          <w:ilvl w:val="0"/>
          <w:numId w:val="270"/>
        </w:numPr>
        <w:spacing w:after="220"/>
      </w:pPr>
      <w:r w:rsidRPr="00E77497">
        <w:t xml:space="preserve">Return </w:t>
      </w:r>
      <w:r w:rsidRPr="00E77497">
        <w:rPr>
          <w:i/>
        </w:rPr>
        <w:t>u</w:t>
      </w:r>
      <w:r w:rsidRPr="00E77497">
        <w:t>.</w:t>
      </w:r>
    </w:p>
    <w:p w14:paraId="0B353C5E" w14:textId="77777777" w:rsidR="00B04007" w:rsidRPr="00C7794D" w:rsidRDefault="00B04007" w:rsidP="00B04007">
      <w:pPr>
        <w:pStyle w:val="40"/>
      </w:pPr>
      <w:r w:rsidRPr="00C7794D">
        <w:t>Date.prototype.setMinutes (min [, sec [, ms ] ] )</w:t>
      </w:r>
    </w:p>
    <w:p w14:paraId="14598DC2" w14:textId="77777777" w:rsidR="00B04007" w:rsidRPr="00A67AF2" w:rsidRDefault="00B04007" w:rsidP="00B04007">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14:paraId="4AA01A60" w14:textId="77777777" w:rsidR="00B04007" w:rsidRPr="00E77497" w:rsidRDefault="00B04007" w:rsidP="00B04007">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7B20B8FA" w14:textId="77777777" w:rsidR="00B04007" w:rsidRPr="00E77497" w:rsidRDefault="00B04007" w:rsidP="00B04007">
      <w:pPr>
        <w:pStyle w:val="Alg4"/>
        <w:numPr>
          <w:ilvl w:val="0"/>
          <w:numId w:val="274"/>
        </w:numPr>
      </w:pPr>
      <w:r w:rsidRPr="00E77497">
        <w:t xml:space="preserve">Let </w:t>
      </w:r>
      <w:r w:rsidRPr="00E77497">
        <w:rPr>
          <w:i/>
        </w:rPr>
        <w:t>t</w:t>
      </w:r>
      <w:r w:rsidRPr="00E77497">
        <w:t xml:space="preserve"> be the result of LocalTime(this time value).</w:t>
      </w:r>
    </w:p>
    <w:p w14:paraId="31654270" w14:textId="77777777" w:rsidR="00B04007" w:rsidRPr="00E77497" w:rsidRDefault="00B04007" w:rsidP="00B04007">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14:paraId="14B280A8" w14:textId="77777777" w:rsidR="00B04007" w:rsidRPr="00E77497" w:rsidRDefault="00B04007" w:rsidP="00B04007">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1EFE68D4" w14:textId="77777777" w:rsidR="00B04007" w:rsidRPr="00E77497" w:rsidRDefault="00B04007" w:rsidP="00B04007">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21083E8C" w14:textId="77777777" w:rsidR="00B04007" w:rsidRPr="00E77497" w:rsidRDefault="00B04007" w:rsidP="00B04007">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545436CF" w14:textId="77777777" w:rsidR="00B04007" w:rsidRPr="00E77497" w:rsidRDefault="00B04007" w:rsidP="00B04007">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14:paraId="3DC774A6" w14:textId="77777777" w:rsidR="00B04007" w:rsidRPr="00E77497" w:rsidRDefault="00B04007" w:rsidP="00B04007">
      <w:pPr>
        <w:pStyle w:val="Alg4"/>
        <w:numPr>
          <w:ilvl w:val="0"/>
          <w:numId w:val="274"/>
        </w:numPr>
      </w:pPr>
      <w:r w:rsidRPr="00E77497">
        <w:t>Set the [[</w:t>
      </w:r>
      <w:r>
        <w:t>DateValue</w:t>
      </w:r>
      <w:r w:rsidRPr="00E77497">
        <w:t>]] internal</w:t>
      </w:r>
      <w:r w:rsidRPr="00BB784E">
        <w:t xml:space="preserve"> data</w:t>
      </w:r>
      <w:r w:rsidRPr="00E77497">
        <w:t xml:space="preserve"> property of this Date object</w:t>
      </w:r>
      <w:r w:rsidRPr="00E77497" w:rsidDel="0010346D">
        <w:t xml:space="preserve"> </w:t>
      </w:r>
      <w:r w:rsidRPr="00E77497">
        <w:t xml:space="preserve">to </w:t>
      </w:r>
      <w:r w:rsidRPr="00E77497">
        <w:rPr>
          <w:i/>
        </w:rPr>
        <w:t>u</w:t>
      </w:r>
      <w:r w:rsidRPr="00E77497">
        <w:t>.</w:t>
      </w:r>
    </w:p>
    <w:p w14:paraId="27D2C8CA" w14:textId="77777777" w:rsidR="00B04007" w:rsidRPr="00E77497" w:rsidRDefault="00B04007" w:rsidP="00B04007">
      <w:pPr>
        <w:pStyle w:val="Alg4"/>
        <w:numPr>
          <w:ilvl w:val="0"/>
          <w:numId w:val="274"/>
        </w:numPr>
        <w:spacing w:after="220"/>
      </w:pPr>
      <w:r w:rsidRPr="00E77497">
        <w:t xml:space="preserve">Return </w:t>
      </w:r>
      <w:r w:rsidRPr="00E77497">
        <w:rPr>
          <w:i/>
        </w:rPr>
        <w:t>u</w:t>
      </w:r>
      <w:r w:rsidRPr="00E77497">
        <w:t>.</w:t>
      </w:r>
    </w:p>
    <w:p w14:paraId="5C6DC7F8"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7A9D6615" w14:textId="77777777" w:rsidR="00B04007" w:rsidRPr="00E77497" w:rsidRDefault="00B04007" w:rsidP="00B04007">
      <w:pPr>
        <w:pStyle w:val="40"/>
      </w:pPr>
      <w:r w:rsidRPr="00E77497">
        <w:t>Date.prototype.setMonth (month [, date ] )</w:t>
      </w:r>
    </w:p>
    <w:p w14:paraId="0362308A" w14:textId="77777777"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68ECC9D0" w14:textId="77777777" w:rsidR="00B04007" w:rsidRPr="00E77497" w:rsidRDefault="00B04007" w:rsidP="00B04007">
      <w:pPr>
        <w:pStyle w:val="Alg4"/>
        <w:numPr>
          <w:ilvl w:val="0"/>
          <w:numId w:val="280"/>
        </w:numPr>
      </w:pPr>
      <w:r w:rsidRPr="00E77497">
        <w:t xml:space="preserve">Let </w:t>
      </w:r>
      <w:r w:rsidRPr="00E77497">
        <w:rPr>
          <w:i/>
        </w:rPr>
        <w:t>t</w:t>
      </w:r>
      <w:r w:rsidRPr="00E77497">
        <w:t xml:space="preserve"> be the result of LocalTime(this time value).</w:t>
      </w:r>
    </w:p>
    <w:p w14:paraId="5F072CCB" w14:textId="77777777" w:rsidR="00B04007" w:rsidRPr="00E77497" w:rsidRDefault="00B04007" w:rsidP="00B04007">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14:paraId="314E47BB" w14:textId="77777777" w:rsidR="00B04007" w:rsidRPr="00E77497" w:rsidRDefault="00B04007" w:rsidP="00B04007">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23229E90" w14:textId="77777777" w:rsidR="00B04007" w:rsidRPr="00E77497" w:rsidRDefault="00B04007" w:rsidP="00B04007">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0229B4B0" w14:textId="77777777" w:rsidR="00B04007" w:rsidRPr="00E77497" w:rsidRDefault="00B04007" w:rsidP="00B04007">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14:paraId="15056429" w14:textId="77777777" w:rsidR="00B04007" w:rsidRPr="00E77497" w:rsidRDefault="00B04007" w:rsidP="00B04007">
      <w:pPr>
        <w:pStyle w:val="Alg4"/>
        <w:numPr>
          <w:ilvl w:val="0"/>
          <w:numId w:val="280"/>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14:paraId="0AE0306C" w14:textId="77777777" w:rsidR="00B04007" w:rsidRPr="00E77497" w:rsidRDefault="00B04007" w:rsidP="00B04007">
      <w:pPr>
        <w:pStyle w:val="Alg4"/>
        <w:numPr>
          <w:ilvl w:val="0"/>
          <w:numId w:val="280"/>
        </w:numPr>
        <w:spacing w:after="220"/>
      </w:pPr>
      <w:r w:rsidRPr="00E77497">
        <w:t xml:space="preserve">Return </w:t>
      </w:r>
      <w:r w:rsidRPr="00E77497">
        <w:rPr>
          <w:i/>
        </w:rPr>
        <w:t>u</w:t>
      </w:r>
      <w:r w:rsidRPr="00E77497">
        <w:t>.</w:t>
      </w:r>
    </w:p>
    <w:p w14:paraId="55AE5A34"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1CC754DC" w14:textId="77777777" w:rsidR="00B04007" w:rsidRPr="00E77497" w:rsidRDefault="00B04007" w:rsidP="00B04007">
      <w:pPr>
        <w:pStyle w:val="40"/>
      </w:pPr>
      <w:r w:rsidRPr="00E77497">
        <w:t>Date.prototype.setSeconds (sec [, ms ] )</w:t>
      </w:r>
    </w:p>
    <w:p w14:paraId="260F38D7" w14:textId="77777777"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31045D6F" w14:textId="77777777" w:rsidR="00B04007" w:rsidRPr="00E77497" w:rsidRDefault="00B04007" w:rsidP="00B04007">
      <w:pPr>
        <w:pStyle w:val="Alg4"/>
        <w:numPr>
          <w:ilvl w:val="0"/>
          <w:numId w:val="272"/>
        </w:numPr>
      </w:pPr>
      <w:r w:rsidRPr="00E77497">
        <w:t xml:space="preserve">Let </w:t>
      </w:r>
      <w:r w:rsidRPr="00E77497">
        <w:rPr>
          <w:i/>
        </w:rPr>
        <w:t>t</w:t>
      </w:r>
      <w:r w:rsidRPr="00E77497">
        <w:t xml:space="preserve"> be the result of LocalTime(this time value).</w:t>
      </w:r>
    </w:p>
    <w:p w14:paraId="0F813030" w14:textId="77777777" w:rsidR="00B04007" w:rsidRPr="00E77497" w:rsidRDefault="00B04007" w:rsidP="00B04007">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14:paraId="6A225223" w14:textId="77777777" w:rsidR="00B04007" w:rsidRPr="00E77497" w:rsidRDefault="00B04007" w:rsidP="00B04007">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1B60B77" w14:textId="77777777" w:rsidR="00B04007" w:rsidRPr="00E77497" w:rsidRDefault="00B04007" w:rsidP="00B04007">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7FE2ACA4" w14:textId="77777777" w:rsidR="00B04007" w:rsidRPr="00E77497" w:rsidRDefault="00B04007" w:rsidP="00B04007">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14:paraId="36061CAB" w14:textId="77777777" w:rsidR="00B04007" w:rsidRPr="00E77497" w:rsidRDefault="00B04007" w:rsidP="00B04007">
      <w:pPr>
        <w:pStyle w:val="Alg4"/>
        <w:numPr>
          <w:ilvl w:val="0"/>
          <w:numId w:val="272"/>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u</w:t>
      </w:r>
      <w:r w:rsidRPr="00E77497">
        <w:t>.</w:t>
      </w:r>
    </w:p>
    <w:p w14:paraId="2386A729" w14:textId="77777777" w:rsidR="00B04007" w:rsidRPr="00E77497" w:rsidRDefault="00B04007" w:rsidP="00B04007">
      <w:pPr>
        <w:pStyle w:val="Alg4"/>
        <w:numPr>
          <w:ilvl w:val="0"/>
          <w:numId w:val="272"/>
        </w:numPr>
        <w:spacing w:after="220"/>
      </w:pPr>
      <w:r w:rsidRPr="00E77497">
        <w:t xml:space="preserve">Return </w:t>
      </w:r>
      <w:r w:rsidRPr="00E77497">
        <w:rPr>
          <w:i/>
        </w:rPr>
        <w:t>u</w:t>
      </w:r>
      <w:r w:rsidRPr="00E77497">
        <w:t>.</w:t>
      </w:r>
    </w:p>
    <w:p w14:paraId="7FC79DF7"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28041746" w14:textId="77777777" w:rsidR="003E75AF" w:rsidRPr="00E65A34" w:rsidRDefault="003E75AF" w:rsidP="003E75AF">
      <w:pPr>
        <w:pStyle w:val="40"/>
      </w:pPr>
      <w:r w:rsidRPr="00E65A34">
        <w:t>Date.prototype.setTime (time)</w:t>
      </w:r>
    </w:p>
    <w:p w14:paraId="3FFDACB9" w14:textId="77777777" w:rsidR="003E75AF" w:rsidRPr="00B820AB" w:rsidRDefault="003E75AF" w:rsidP="003E75AF">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14:paraId="01D81C50" w14:textId="77777777" w:rsidR="003E75AF" w:rsidRDefault="003E75AF" w:rsidP="003E75AF">
      <w:pPr>
        <w:pStyle w:val="M4"/>
        <w:numPr>
          <w:ilvl w:val="0"/>
          <w:numId w:val="269"/>
        </w:numPr>
        <w:spacing w:after="0"/>
      </w:pPr>
      <w:r>
        <w:t>ReturnIfAbrupt(</w:t>
      </w:r>
      <w:r>
        <w:rPr>
          <w:i/>
        </w:rPr>
        <w:t>v</w:t>
      </w:r>
      <w:r>
        <w:t>).</w:t>
      </w:r>
    </w:p>
    <w:p w14:paraId="5AC2DA24" w14:textId="77777777" w:rsidR="003E75AF" w:rsidRPr="00E77497" w:rsidRDefault="003E75AF" w:rsidP="003E75AF">
      <w:pPr>
        <w:pStyle w:val="Alg4"/>
        <w:numPr>
          <w:ilvl w:val="0"/>
          <w:numId w:val="269"/>
        </w:numPr>
      </w:pPr>
      <w:r w:rsidRPr="00675B74">
        <w:t>Set the [[</w:t>
      </w:r>
      <w:r>
        <w:t>DateValue</w:t>
      </w:r>
      <w:r w:rsidRPr="00675B74">
        <w:t xml:space="preserve">]] internal </w:t>
      </w:r>
      <w:r w:rsidRPr="00BB784E">
        <w:t xml:space="preserve">data </w:t>
      </w:r>
      <w:r w:rsidRPr="00675B74">
        <w:t xml:space="preserve">property of this Date object to </w:t>
      </w:r>
      <w:r w:rsidRPr="00E77497">
        <w:rPr>
          <w:i/>
        </w:rPr>
        <w:t>v</w:t>
      </w:r>
      <w:r w:rsidRPr="00E77497">
        <w:t>.</w:t>
      </w:r>
    </w:p>
    <w:p w14:paraId="00376FF3" w14:textId="77777777" w:rsidR="003E75AF" w:rsidRPr="00E77497" w:rsidRDefault="003E75AF" w:rsidP="003E75AF">
      <w:pPr>
        <w:pStyle w:val="Alg4"/>
        <w:numPr>
          <w:ilvl w:val="0"/>
          <w:numId w:val="269"/>
        </w:numPr>
        <w:spacing w:after="220"/>
      </w:pPr>
      <w:r w:rsidRPr="00E77497">
        <w:t xml:space="preserve">Return </w:t>
      </w:r>
      <w:r w:rsidRPr="00E77497">
        <w:rPr>
          <w:i/>
        </w:rPr>
        <w:t>v</w:t>
      </w:r>
      <w:r w:rsidRPr="00E77497">
        <w:t>.</w:t>
      </w:r>
    </w:p>
    <w:p w14:paraId="69CE71BA" w14:textId="77777777" w:rsidR="00B04007" w:rsidRPr="00E77497" w:rsidRDefault="00B04007" w:rsidP="00B04007">
      <w:pPr>
        <w:pStyle w:val="40"/>
      </w:pPr>
      <w:r w:rsidRPr="00E77497">
        <w:t>Date.prototype.setUTCDate (date)</w:t>
      </w:r>
    </w:p>
    <w:p w14:paraId="2FEDCC1B" w14:textId="77777777" w:rsidR="00B04007" w:rsidRPr="00E77497" w:rsidRDefault="00B04007" w:rsidP="00B04007">
      <w:pPr>
        <w:pStyle w:val="Alg4"/>
        <w:numPr>
          <w:ilvl w:val="0"/>
          <w:numId w:val="279"/>
        </w:numPr>
      </w:pPr>
      <w:r w:rsidRPr="00E77497">
        <w:t xml:space="preserve">Let </w:t>
      </w:r>
      <w:r w:rsidRPr="00E77497">
        <w:rPr>
          <w:i/>
        </w:rPr>
        <w:t>t</w:t>
      </w:r>
      <w:r w:rsidRPr="00E77497">
        <w:t xml:space="preserve"> be this time value.</w:t>
      </w:r>
    </w:p>
    <w:p w14:paraId="50BC0060" w14:textId="77777777" w:rsidR="00B04007" w:rsidRDefault="00B04007" w:rsidP="00B04007">
      <w:pPr>
        <w:pStyle w:val="M4"/>
        <w:numPr>
          <w:ilvl w:val="0"/>
          <w:numId w:val="279"/>
        </w:numPr>
        <w:spacing w:after="0"/>
      </w:pPr>
      <w:r>
        <w:t>ReturnIfAbrupt(</w:t>
      </w:r>
      <w:r w:rsidRPr="00242BA0">
        <w:rPr>
          <w:i/>
        </w:rPr>
        <w:t>t</w:t>
      </w:r>
      <w:r>
        <w:t>).</w:t>
      </w:r>
    </w:p>
    <w:p w14:paraId="5767312D" w14:textId="77777777" w:rsidR="00B04007" w:rsidRPr="00E77497" w:rsidRDefault="00B04007" w:rsidP="00B04007">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14:paraId="2CD65E12" w14:textId="77777777" w:rsidR="00B04007" w:rsidRPr="00E77497" w:rsidRDefault="00B04007" w:rsidP="00B04007">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36E3A065" w14:textId="77777777" w:rsidR="00B04007" w:rsidRPr="00E77497" w:rsidRDefault="00B04007" w:rsidP="00B04007">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14:paraId="558D23F3" w14:textId="77777777" w:rsidR="00B04007" w:rsidRPr="00E77497" w:rsidRDefault="00B04007" w:rsidP="00B04007">
      <w:pPr>
        <w:pStyle w:val="Alg4"/>
        <w:numPr>
          <w:ilvl w:val="0"/>
          <w:numId w:val="279"/>
        </w:numPr>
      </w:pPr>
      <w:r w:rsidRPr="00E77497">
        <w:t>Set the [[</w:t>
      </w:r>
      <w:r>
        <w:t>DateValue</w:t>
      </w:r>
      <w:r w:rsidRPr="00E77497">
        <w:t xml:space="preserve">]] internal </w:t>
      </w:r>
      <w:r>
        <w:t xml:space="preserve">data </w:t>
      </w:r>
      <w:r w:rsidRPr="00E77497">
        <w:t xml:space="preserve">property of this Date object to </w:t>
      </w:r>
      <w:r w:rsidRPr="00E77497">
        <w:rPr>
          <w:i/>
        </w:rPr>
        <w:t>v</w:t>
      </w:r>
      <w:r w:rsidRPr="00E77497">
        <w:t>.</w:t>
      </w:r>
    </w:p>
    <w:p w14:paraId="22A8F247" w14:textId="77777777" w:rsidR="00B04007" w:rsidRPr="00E77497" w:rsidRDefault="00B04007" w:rsidP="00B04007">
      <w:pPr>
        <w:pStyle w:val="Alg4"/>
        <w:numPr>
          <w:ilvl w:val="0"/>
          <w:numId w:val="279"/>
        </w:numPr>
        <w:spacing w:after="220"/>
      </w:pPr>
      <w:r w:rsidRPr="00E77497">
        <w:t xml:space="preserve">Return </w:t>
      </w:r>
      <w:r w:rsidRPr="00E77497">
        <w:rPr>
          <w:i/>
        </w:rPr>
        <w:t>v</w:t>
      </w:r>
      <w:r w:rsidRPr="00E77497">
        <w:t>.</w:t>
      </w:r>
    </w:p>
    <w:p w14:paraId="46634ED5" w14:textId="77777777" w:rsidR="00B04007" w:rsidRPr="00E77497" w:rsidRDefault="00B04007" w:rsidP="00B04007">
      <w:pPr>
        <w:pStyle w:val="40"/>
      </w:pPr>
      <w:r w:rsidRPr="00E77497">
        <w:t>Date.prototype.setUTCFullYear (year [, month [, date ] ] )</w:t>
      </w:r>
    </w:p>
    <w:p w14:paraId="6AD40E54" w14:textId="77777777" w:rsidR="00B04007" w:rsidRPr="00E77497" w:rsidRDefault="00B04007" w:rsidP="00B04007">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14:paraId="64369B42" w14:textId="77777777"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1DEF1ECD" w14:textId="77777777" w:rsidR="00B04007" w:rsidRPr="00E77497" w:rsidRDefault="00B04007" w:rsidP="00B04007">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797D608E" w14:textId="77777777" w:rsidR="00B04007" w:rsidRDefault="00B04007" w:rsidP="00B04007">
      <w:pPr>
        <w:pStyle w:val="M4"/>
        <w:numPr>
          <w:ilvl w:val="0"/>
          <w:numId w:val="283"/>
        </w:numPr>
        <w:spacing w:after="0"/>
      </w:pPr>
      <w:r>
        <w:t>ReturnIfAbrupt(</w:t>
      </w:r>
      <w:r w:rsidRPr="00242BA0">
        <w:rPr>
          <w:i/>
        </w:rPr>
        <w:t>t</w:t>
      </w:r>
      <w:r>
        <w:t>).</w:t>
      </w:r>
    </w:p>
    <w:p w14:paraId="59EE2FBB" w14:textId="77777777" w:rsidR="00B04007" w:rsidRPr="00E77497" w:rsidRDefault="00B04007" w:rsidP="00B04007">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14:paraId="21A9F46C" w14:textId="77777777" w:rsidR="00B04007" w:rsidRPr="00E77497" w:rsidRDefault="00B04007" w:rsidP="00B04007">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1012A4C2" w14:textId="77777777" w:rsidR="00B04007" w:rsidRPr="00E77497" w:rsidRDefault="00B04007" w:rsidP="00B04007">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364771EE" w14:textId="77777777" w:rsidR="00B04007" w:rsidRPr="00E77497" w:rsidRDefault="00B04007" w:rsidP="00B04007">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6DEA8DED" w14:textId="77777777" w:rsidR="00B04007" w:rsidRPr="00E77497" w:rsidRDefault="00B04007" w:rsidP="00B04007">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14:paraId="5A53AE76" w14:textId="77777777" w:rsidR="00B04007" w:rsidRPr="00E77497" w:rsidRDefault="00B04007" w:rsidP="00B04007">
      <w:pPr>
        <w:pStyle w:val="Alg4"/>
        <w:numPr>
          <w:ilvl w:val="0"/>
          <w:numId w:val="283"/>
        </w:numPr>
      </w:pPr>
      <w:r w:rsidRPr="00E77497">
        <w:t>Set the [[</w:t>
      </w:r>
      <w:r>
        <w:t>DateValue</w:t>
      </w:r>
      <w:r w:rsidRPr="00E77497">
        <w:t>]] internal</w:t>
      </w:r>
      <w:r w:rsidRPr="00BB784E">
        <w:t xml:space="preserve"> </w:t>
      </w:r>
      <w:r>
        <w:t>data</w:t>
      </w:r>
      <w:r w:rsidRPr="00E77497">
        <w:t xml:space="preserve"> property of this Date object to </w:t>
      </w:r>
      <w:r w:rsidRPr="00E77497">
        <w:rPr>
          <w:i/>
        </w:rPr>
        <w:t>v</w:t>
      </w:r>
      <w:r w:rsidRPr="00E77497">
        <w:t>.</w:t>
      </w:r>
    </w:p>
    <w:p w14:paraId="5758DE53" w14:textId="77777777" w:rsidR="00B04007" w:rsidRPr="00E77497" w:rsidRDefault="00B04007" w:rsidP="00B04007">
      <w:pPr>
        <w:pStyle w:val="Alg4"/>
        <w:numPr>
          <w:ilvl w:val="0"/>
          <w:numId w:val="283"/>
        </w:numPr>
        <w:spacing w:after="220"/>
      </w:pPr>
      <w:r w:rsidRPr="00E77497">
        <w:t xml:space="preserve">Return </w:t>
      </w:r>
      <w:r w:rsidRPr="00E77497">
        <w:rPr>
          <w:i/>
        </w:rPr>
        <w:t>v</w:t>
      </w:r>
      <w:r w:rsidRPr="00E77497">
        <w:t>.</w:t>
      </w:r>
    </w:p>
    <w:p w14:paraId="075600DB"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096B77DA" w14:textId="77777777" w:rsidR="00B04007" w:rsidRPr="00E77497" w:rsidRDefault="00B04007" w:rsidP="00B04007">
      <w:pPr>
        <w:pStyle w:val="40"/>
      </w:pPr>
      <w:r w:rsidRPr="00E77497">
        <w:t>Date.prototype.setUTCHours (hour [, min [, sec [, ms ] ] ] )</w:t>
      </w:r>
    </w:p>
    <w:p w14:paraId="7AE192B3" w14:textId="77777777" w:rsidR="00B04007" w:rsidRPr="00E77497" w:rsidRDefault="00B04007" w:rsidP="00B04007">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14:paraId="3AC5D92F" w14:textId="77777777"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5329B92A" w14:textId="77777777" w:rsidR="00B04007" w:rsidRPr="00E77497" w:rsidRDefault="00B04007" w:rsidP="00B04007">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02B158FA" w14:textId="77777777" w:rsidR="00B04007" w:rsidRPr="00E77497" w:rsidRDefault="00B04007" w:rsidP="00B04007">
      <w:pPr>
        <w:pStyle w:val="Alg4"/>
        <w:numPr>
          <w:ilvl w:val="0"/>
          <w:numId w:val="277"/>
        </w:numPr>
      </w:pPr>
      <w:r w:rsidRPr="00E77497">
        <w:t xml:space="preserve">Let </w:t>
      </w:r>
      <w:r w:rsidRPr="00E77497">
        <w:rPr>
          <w:i/>
        </w:rPr>
        <w:t>t</w:t>
      </w:r>
      <w:r w:rsidRPr="00E77497">
        <w:t xml:space="preserve"> be this time value.</w:t>
      </w:r>
    </w:p>
    <w:p w14:paraId="68AF24B1" w14:textId="77777777" w:rsidR="00B04007" w:rsidRDefault="00B04007" w:rsidP="00B04007">
      <w:pPr>
        <w:pStyle w:val="M4"/>
        <w:numPr>
          <w:ilvl w:val="0"/>
          <w:numId w:val="277"/>
        </w:numPr>
        <w:spacing w:after="0"/>
      </w:pPr>
      <w:r>
        <w:t>ReturnIfAbrupt(</w:t>
      </w:r>
      <w:r w:rsidRPr="00242BA0">
        <w:rPr>
          <w:i/>
        </w:rPr>
        <w:t>t</w:t>
      </w:r>
      <w:r>
        <w:t>).</w:t>
      </w:r>
    </w:p>
    <w:p w14:paraId="221F8B26" w14:textId="77777777" w:rsidR="00B04007" w:rsidRPr="00E77497" w:rsidRDefault="00B04007" w:rsidP="00B04007">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14:paraId="2F29EA0D" w14:textId="77777777" w:rsidR="00B04007" w:rsidRPr="00E77497" w:rsidRDefault="00B04007" w:rsidP="00B04007">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7604C5DE" w14:textId="77777777" w:rsidR="00B04007" w:rsidRPr="00E77497" w:rsidRDefault="00B04007" w:rsidP="00B04007">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3027CAFD" w14:textId="77777777" w:rsidR="00B04007" w:rsidRPr="00E77497" w:rsidRDefault="00B04007" w:rsidP="00B04007">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01A310C6" w14:textId="77777777" w:rsidR="00B04007" w:rsidRPr="00E77497" w:rsidRDefault="00B04007" w:rsidP="00B04007">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67C72CA2" w14:textId="77777777" w:rsidR="00B04007" w:rsidRPr="00E77497" w:rsidRDefault="00B04007" w:rsidP="00B04007">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14:paraId="5F081F3D" w14:textId="77777777" w:rsidR="00B04007" w:rsidRPr="00E77497" w:rsidRDefault="00B04007" w:rsidP="00B04007">
      <w:pPr>
        <w:pStyle w:val="Alg4"/>
        <w:numPr>
          <w:ilvl w:val="0"/>
          <w:numId w:val="277"/>
        </w:numPr>
      </w:pPr>
      <w:r w:rsidRPr="00E77497">
        <w:t>Set the [[</w:t>
      </w:r>
      <w:r>
        <w:t>DateValue</w:t>
      </w:r>
      <w:r w:rsidRPr="00E77497">
        <w:t>]] internal</w:t>
      </w:r>
      <w:r w:rsidRPr="00BB784E">
        <w:t xml:space="preserve"> </w:t>
      </w:r>
      <w:r>
        <w:t>data</w:t>
      </w:r>
      <w:r w:rsidRPr="00E77497">
        <w:t xml:space="preserve"> property of this Date object to </w:t>
      </w:r>
      <w:r w:rsidRPr="00E77497">
        <w:rPr>
          <w:i/>
        </w:rPr>
        <w:t>v</w:t>
      </w:r>
      <w:r w:rsidRPr="00E77497">
        <w:t>.</w:t>
      </w:r>
    </w:p>
    <w:p w14:paraId="55A34B0A" w14:textId="77777777" w:rsidR="00B04007" w:rsidRPr="00E77497" w:rsidRDefault="00B04007" w:rsidP="00B04007">
      <w:pPr>
        <w:pStyle w:val="Alg4"/>
        <w:numPr>
          <w:ilvl w:val="0"/>
          <w:numId w:val="277"/>
        </w:numPr>
        <w:spacing w:after="220"/>
      </w:pPr>
      <w:r w:rsidRPr="00E77497">
        <w:t xml:space="preserve">Return </w:t>
      </w:r>
      <w:r w:rsidRPr="00E77497">
        <w:rPr>
          <w:i/>
        </w:rPr>
        <w:t>v</w:t>
      </w:r>
      <w:r w:rsidRPr="00E77497">
        <w:t>.</w:t>
      </w:r>
    </w:p>
    <w:p w14:paraId="74829D57"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51DB0339" w14:textId="77777777" w:rsidR="003E75AF" w:rsidRPr="00E77497" w:rsidRDefault="003E75AF" w:rsidP="003E75AF">
      <w:pPr>
        <w:pStyle w:val="40"/>
      </w:pPr>
      <w:r w:rsidRPr="00E77497">
        <w:t>Date.prototype.setUTCMilliseconds (ms)</w:t>
      </w:r>
    </w:p>
    <w:p w14:paraId="5A177BD8" w14:textId="77777777" w:rsidR="003E75AF" w:rsidRPr="00E77497" w:rsidRDefault="003E75AF" w:rsidP="003E75AF">
      <w:pPr>
        <w:pStyle w:val="Alg4"/>
        <w:numPr>
          <w:ilvl w:val="0"/>
          <w:numId w:val="271"/>
        </w:numPr>
      </w:pPr>
      <w:r w:rsidRPr="00E77497">
        <w:t xml:space="preserve">Let </w:t>
      </w:r>
      <w:r w:rsidRPr="00E77497">
        <w:rPr>
          <w:i/>
        </w:rPr>
        <w:t>t</w:t>
      </w:r>
      <w:r w:rsidRPr="00E77497">
        <w:t xml:space="preserve"> be this time value.</w:t>
      </w:r>
    </w:p>
    <w:p w14:paraId="51F6FB03" w14:textId="77777777" w:rsidR="003E75AF" w:rsidRDefault="003E75AF" w:rsidP="003E75AF">
      <w:pPr>
        <w:pStyle w:val="M4"/>
        <w:numPr>
          <w:ilvl w:val="0"/>
          <w:numId w:val="271"/>
        </w:numPr>
        <w:spacing w:after="0"/>
      </w:pPr>
      <w:r>
        <w:t>ReturnIfAbrupt(</w:t>
      </w:r>
      <w:r w:rsidRPr="00242BA0">
        <w:rPr>
          <w:i/>
        </w:rPr>
        <w:t>t</w:t>
      </w:r>
      <w:r>
        <w:t>).</w:t>
      </w:r>
    </w:p>
    <w:p w14:paraId="0B08915D" w14:textId="77777777" w:rsidR="003E75AF" w:rsidRPr="00E77497" w:rsidRDefault="003E75AF" w:rsidP="003E75AF">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62BD4625" w14:textId="77777777" w:rsidR="003E75AF" w:rsidRPr="00E77497" w:rsidRDefault="003E75AF" w:rsidP="003E75AF">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14:paraId="1238DD79" w14:textId="77777777" w:rsidR="003E75AF" w:rsidRPr="00E77497" w:rsidRDefault="003E75AF" w:rsidP="003E75AF">
      <w:pPr>
        <w:pStyle w:val="Alg4"/>
        <w:numPr>
          <w:ilvl w:val="0"/>
          <w:numId w:val="271"/>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v</w:t>
      </w:r>
      <w:r w:rsidRPr="00E77497">
        <w:t>.</w:t>
      </w:r>
    </w:p>
    <w:p w14:paraId="2A95313E" w14:textId="77777777" w:rsidR="003E75AF" w:rsidRPr="00E77497" w:rsidRDefault="003E75AF" w:rsidP="003E75AF">
      <w:pPr>
        <w:pStyle w:val="Alg4"/>
        <w:numPr>
          <w:ilvl w:val="0"/>
          <w:numId w:val="271"/>
        </w:numPr>
        <w:spacing w:after="220"/>
      </w:pPr>
      <w:r w:rsidRPr="00E77497">
        <w:t xml:space="preserve">Return </w:t>
      </w:r>
      <w:r w:rsidRPr="00E77497">
        <w:rPr>
          <w:i/>
        </w:rPr>
        <w:t>v</w:t>
      </w:r>
      <w:r w:rsidRPr="00E77497">
        <w:t>.</w:t>
      </w:r>
    </w:p>
    <w:p w14:paraId="388ED989" w14:textId="77777777" w:rsidR="00B04007" w:rsidRPr="00E77497" w:rsidRDefault="00B04007" w:rsidP="00B04007">
      <w:pPr>
        <w:pStyle w:val="40"/>
      </w:pPr>
      <w:r w:rsidRPr="00E77497">
        <w:t>Date.prototype.setUTCMinutes (min [, sec [, ms ] ] )</w:t>
      </w:r>
    </w:p>
    <w:p w14:paraId="5B3C3795" w14:textId="77777777"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302D2EAA" w14:textId="77777777" w:rsidR="00B04007" w:rsidRPr="00E77497" w:rsidRDefault="00B04007" w:rsidP="00B04007">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5063F9F0" w14:textId="77777777" w:rsidR="00B04007" w:rsidRPr="00E77497" w:rsidRDefault="00B04007" w:rsidP="00B04007">
      <w:pPr>
        <w:pStyle w:val="Alg4"/>
        <w:numPr>
          <w:ilvl w:val="0"/>
          <w:numId w:val="275"/>
        </w:numPr>
      </w:pPr>
      <w:r w:rsidRPr="00E77497">
        <w:t xml:space="preserve">Let </w:t>
      </w:r>
      <w:r w:rsidRPr="00E77497">
        <w:rPr>
          <w:i/>
        </w:rPr>
        <w:t>t</w:t>
      </w:r>
      <w:r w:rsidRPr="00E77497">
        <w:t xml:space="preserve"> be this time value.</w:t>
      </w:r>
    </w:p>
    <w:p w14:paraId="26783F49" w14:textId="77777777" w:rsidR="00B04007" w:rsidRDefault="00B04007" w:rsidP="00B04007">
      <w:pPr>
        <w:pStyle w:val="M4"/>
        <w:numPr>
          <w:ilvl w:val="0"/>
          <w:numId w:val="275"/>
        </w:numPr>
        <w:spacing w:after="0"/>
      </w:pPr>
      <w:r>
        <w:t>ReturnIfAbrupt(</w:t>
      </w:r>
      <w:r w:rsidRPr="00242BA0">
        <w:rPr>
          <w:i/>
        </w:rPr>
        <w:t>t</w:t>
      </w:r>
      <w:r>
        <w:t>).</w:t>
      </w:r>
    </w:p>
    <w:p w14:paraId="6E2097DA" w14:textId="77777777" w:rsidR="00B04007" w:rsidRPr="00E77497" w:rsidRDefault="00B04007" w:rsidP="00B04007">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14:paraId="736E7935" w14:textId="77777777" w:rsidR="00B04007" w:rsidRPr="00E77497" w:rsidRDefault="00B04007" w:rsidP="00B04007">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702CDF8F" w14:textId="77777777" w:rsidR="00B04007" w:rsidRPr="00E77497" w:rsidRDefault="00B04007" w:rsidP="00B04007">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04897427" w14:textId="77777777" w:rsidR="00B04007" w:rsidRPr="00E77497" w:rsidRDefault="00B04007" w:rsidP="00B04007">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2839B1BE" w14:textId="77777777" w:rsidR="00B04007" w:rsidRPr="00E77497" w:rsidRDefault="00B04007" w:rsidP="00B04007">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14:paraId="48649AFE" w14:textId="77777777" w:rsidR="00B04007" w:rsidRPr="00E77497" w:rsidRDefault="00B04007" w:rsidP="00B04007">
      <w:pPr>
        <w:pStyle w:val="Alg4"/>
        <w:numPr>
          <w:ilvl w:val="0"/>
          <w:numId w:val="275"/>
        </w:numPr>
      </w:pPr>
      <w:r w:rsidRPr="00E77497">
        <w:t>Set the [[</w:t>
      </w:r>
      <w:r>
        <w:t>DateValue</w:t>
      </w:r>
      <w:r w:rsidRPr="00E77497">
        <w:t>]] internal</w:t>
      </w:r>
      <w:r w:rsidRPr="00BB784E">
        <w:t xml:space="preserve"> data</w:t>
      </w:r>
      <w:r w:rsidRPr="00E77497">
        <w:t xml:space="preserve"> property of this Date object to </w:t>
      </w:r>
      <w:r w:rsidRPr="00E77497">
        <w:rPr>
          <w:i/>
        </w:rPr>
        <w:t>v</w:t>
      </w:r>
      <w:r w:rsidRPr="00E77497">
        <w:t>.</w:t>
      </w:r>
    </w:p>
    <w:p w14:paraId="569ADB5D" w14:textId="77777777" w:rsidR="00B04007" w:rsidRPr="00E77497" w:rsidRDefault="00B04007" w:rsidP="00B04007">
      <w:pPr>
        <w:pStyle w:val="Alg4"/>
        <w:numPr>
          <w:ilvl w:val="0"/>
          <w:numId w:val="275"/>
        </w:numPr>
        <w:spacing w:after="220"/>
      </w:pPr>
      <w:r w:rsidRPr="00E77497">
        <w:t xml:space="preserve">Return </w:t>
      </w:r>
      <w:r w:rsidRPr="00E77497">
        <w:rPr>
          <w:i/>
        </w:rPr>
        <w:t>v</w:t>
      </w:r>
      <w:r w:rsidRPr="00E77497">
        <w:t>.</w:t>
      </w:r>
    </w:p>
    <w:p w14:paraId="0DDE5781"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25CFA5BD" w14:textId="77777777" w:rsidR="00B04007" w:rsidRPr="00E77497" w:rsidRDefault="00B04007" w:rsidP="00B04007">
      <w:pPr>
        <w:pStyle w:val="40"/>
      </w:pPr>
      <w:r w:rsidRPr="00E77497">
        <w:t>Date.prototype.setUTCMonth (month [, date ] )</w:t>
      </w:r>
    </w:p>
    <w:p w14:paraId="2A160E24" w14:textId="77777777"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2B2943AF" w14:textId="77777777" w:rsidR="00B04007" w:rsidRPr="00E77497" w:rsidRDefault="00B04007" w:rsidP="00B04007">
      <w:pPr>
        <w:pStyle w:val="Alg4"/>
        <w:numPr>
          <w:ilvl w:val="0"/>
          <w:numId w:val="281"/>
        </w:numPr>
      </w:pPr>
      <w:r w:rsidRPr="00E77497">
        <w:t xml:space="preserve">Let </w:t>
      </w:r>
      <w:r w:rsidRPr="00E77497">
        <w:rPr>
          <w:i/>
        </w:rPr>
        <w:t>t</w:t>
      </w:r>
      <w:r w:rsidRPr="00E77497">
        <w:t xml:space="preserve"> be this time value.</w:t>
      </w:r>
    </w:p>
    <w:p w14:paraId="69166AC9" w14:textId="77777777" w:rsidR="00B04007" w:rsidRDefault="00B04007" w:rsidP="00B04007">
      <w:pPr>
        <w:pStyle w:val="M4"/>
        <w:numPr>
          <w:ilvl w:val="0"/>
          <w:numId w:val="281"/>
        </w:numPr>
        <w:spacing w:after="0"/>
      </w:pPr>
      <w:r>
        <w:t>ReturnIfAbrupt(</w:t>
      </w:r>
      <w:r w:rsidRPr="00242BA0">
        <w:rPr>
          <w:i/>
        </w:rPr>
        <w:t>t</w:t>
      </w:r>
      <w:r>
        <w:t>).</w:t>
      </w:r>
    </w:p>
    <w:p w14:paraId="1C0B9589" w14:textId="77777777" w:rsidR="00B04007" w:rsidRPr="00E77497" w:rsidRDefault="00B04007" w:rsidP="00B04007">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14:paraId="03746D8F" w14:textId="77777777" w:rsidR="00B04007" w:rsidRPr="00E77497" w:rsidRDefault="00B04007" w:rsidP="00B04007">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249BB0B0" w14:textId="77777777" w:rsidR="00B04007" w:rsidRPr="00E77497" w:rsidRDefault="00B04007" w:rsidP="00B04007">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03D60A16" w14:textId="77777777" w:rsidR="00B04007" w:rsidRPr="00E77497" w:rsidRDefault="00B04007" w:rsidP="00B04007">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14:paraId="454D9FAB" w14:textId="77777777" w:rsidR="00B04007" w:rsidRPr="00E77497" w:rsidRDefault="00B04007" w:rsidP="00B04007">
      <w:pPr>
        <w:pStyle w:val="Alg4"/>
        <w:numPr>
          <w:ilvl w:val="0"/>
          <w:numId w:val="281"/>
        </w:numPr>
      </w:pPr>
      <w:r w:rsidRPr="00E77497">
        <w:t>Set the [[</w:t>
      </w:r>
      <w:r>
        <w:t>DateValue</w:t>
      </w:r>
      <w:r w:rsidRPr="00E77497">
        <w:t xml:space="preserve">]] internal </w:t>
      </w:r>
      <w:r>
        <w:t xml:space="preserve">data </w:t>
      </w:r>
      <w:r w:rsidRPr="00E77497">
        <w:t xml:space="preserve">property of this Date object to </w:t>
      </w:r>
      <w:r w:rsidRPr="00E77497">
        <w:rPr>
          <w:i/>
        </w:rPr>
        <w:t>v</w:t>
      </w:r>
      <w:r w:rsidRPr="00E77497">
        <w:t>.</w:t>
      </w:r>
    </w:p>
    <w:p w14:paraId="4DF34D5E" w14:textId="77777777" w:rsidR="00B04007" w:rsidRPr="00E77497" w:rsidRDefault="00B04007" w:rsidP="00B04007">
      <w:pPr>
        <w:pStyle w:val="Alg4"/>
        <w:numPr>
          <w:ilvl w:val="0"/>
          <w:numId w:val="281"/>
        </w:numPr>
        <w:spacing w:after="220"/>
      </w:pPr>
      <w:r w:rsidRPr="00E77497">
        <w:t xml:space="preserve">Return </w:t>
      </w:r>
      <w:r w:rsidRPr="00E77497">
        <w:rPr>
          <w:i/>
        </w:rPr>
        <w:t>v</w:t>
      </w:r>
      <w:r w:rsidRPr="00E77497">
        <w:t>.</w:t>
      </w:r>
    </w:p>
    <w:p w14:paraId="09EBFEB8"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3D979E14" w14:textId="77777777" w:rsidR="00B04007" w:rsidRPr="00E77497" w:rsidRDefault="00B04007" w:rsidP="00B04007">
      <w:pPr>
        <w:pStyle w:val="40"/>
      </w:pPr>
      <w:r w:rsidRPr="00E77497">
        <w:t>Date.prototype.setUTCSeconds (sec [, ms ] )</w:t>
      </w:r>
    </w:p>
    <w:p w14:paraId="7C9838CF" w14:textId="77777777"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76C84B57" w14:textId="77777777" w:rsidR="00B04007" w:rsidRPr="00E77497" w:rsidRDefault="00B04007" w:rsidP="00B04007">
      <w:pPr>
        <w:pStyle w:val="Alg4"/>
        <w:numPr>
          <w:ilvl w:val="0"/>
          <w:numId w:val="273"/>
        </w:numPr>
      </w:pPr>
      <w:r w:rsidRPr="00E77497">
        <w:t xml:space="preserve">Let </w:t>
      </w:r>
      <w:r w:rsidRPr="00E77497">
        <w:rPr>
          <w:i/>
        </w:rPr>
        <w:t>t</w:t>
      </w:r>
      <w:r w:rsidRPr="00E77497">
        <w:t xml:space="preserve"> be this time value.</w:t>
      </w:r>
    </w:p>
    <w:p w14:paraId="7CFF4967" w14:textId="77777777" w:rsidR="00B04007" w:rsidRDefault="00B04007" w:rsidP="00B04007">
      <w:pPr>
        <w:pStyle w:val="M4"/>
        <w:numPr>
          <w:ilvl w:val="0"/>
          <w:numId w:val="273"/>
        </w:numPr>
        <w:spacing w:after="0"/>
      </w:pPr>
      <w:r>
        <w:t>ReturnIfAbrupt(</w:t>
      </w:r>
      <w:r w:rsidRPr="00242BA0">
        <w:rPr>
          <w:i/>
        </w:rPr>
        <w:t>t</w:t>
      </w:r>
      <w:r>
        <w:t>).</w:t>
      </w:r>
    </w:p>
    <w:p w14:paraId="68AFFDE9" w14:textId="77777777" w:rsidR="00B04007" w:rsidRPr="00E77497" w:rsidRDefault="00B04007" w:rsidP="00B04007">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14:paraId="42ACB979" w14:textId="77777777" w:rsidR="00B04007" w:rsidRPr="00E77497" w:rsidRDefault="00B04007" w:rsidP="00B04007">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77542B06" w14:textId="77777777" w:rsidR="00B04007" w:rsidRPr="00E77497" w:rsidRDefault="00B04007" w:rsidP="00B04007">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73037DBD" w14:textId="77777777" w:rsidR="00B04007" w:rsidRPr="00E77497" w:rsidRDefault="00B04007" w:rsidP="00B04007">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14:paraId="67FB9F8A" w14:textId="77777777" w:rsidR="00B04007" w:rsidRPr="00E77497" w:rsidRDefault="00B04007" w:rsidP="00B04007">
      <w:pPr>
        <w:pStyle w:val="Alg4"/>
        <w:numPr>
          <w:ilvl w:val="0"/>
          <w:numId w:val="273"/>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v</w:t>
      </w:r>
      <w:r w:rsidRPr="00E77497">
        <w:t>.</w:t>
      </w:r>
    </w:p>
    <w:p w14:paraId="3B244FEB" w14:textId="77777777" w:rsidR="00B04007" w:rsidRPr="00E77497" w:rsidRDefault="00B04007" w:rsidP="00B04007">
      <w:pPr>
        <w:pStyle w:val="Alg4"/>
        <w:numPr>
          <w:ilvl w:val="0"/>
          <w:numId w:val="273"/>
        </w:numPr>
        <w:spacing w:after="220"/>
      </w:pPr>
      <w:r w:rsidRPr="00E77497">
        <w:t xml:space="preserve">Return </w:t>
      </w:r>
      <w:r w:rsidRPr="00E77497">
        <w:rPr>
          <w:i/>
        </w:rPr>
        <w:t>v</w:t>
      </w:r>
      <w:r w:rsidRPr="00E77497">
        <w:t>.</w:t>
      </w:r>
    </w:p>
    <w:p w14:paraId="7B1ABB97" w14:textId="77777777"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4B9B8C29" w14:textId="77777777" w:rsidR="00B04007" w:rsidRPr="008B7F6F" w:rsidRDefault="00B04007" w:rsidP="00B04007">
      <w:pPr>
        <w:pStyle w:val="40"/>
      </w:pPr>
      <w:r w:rsidRPr="008B7F6F">
        <w:t>Date.prototype.toDateString ( )</w:t>
      </w:r>
    </w:p>
    <w:p w14:paraId="295CE7EC" w14:textId="77777777" w:rsidR="00B04007" w:rsidRPr="006B6D0A" w:rsidRDefault="00B04007" w:rsidP="00B04007">
      <w:r w:rsidRPr="006B6D0A">
        <w:t>This function returns a String value. The contents of the String are implementation-dependent, but are intended to represent the “date” portion of the Date in the current time zone in a convenient, human-readable form.</w:t>
      </w:r>
    </w:p>
    <w:p w14:paraId="6C3A1934" w14:textId="77777777" w:rsidR="00B04007" w:rsidRPr="00E77497" w:rsidRDefault="00B04007" w:rsidP="00B04007">
      <w:pPr>
        <w:pStyle w:val="40"/>
      </w:pPr>
      <w:r w:rsidRPr="00E77497">
        <w:t>Date.prototype.toISOString ( )</w:t>
      </w:r>
    </w:p>
    <w:p w14:paraId="0BE5E33E" w14:textId="77777777" w:rsidR="00B04007" w:rsidRPr="00E77497" w:rsidRDefault="00B04007" w:rsidP="00B04007">
      <w:r w:rsidRPr="00E77497">
        <w:t>This function returns a String value represent</w:t>
      </w:r>
      <w:r>
        <w:t>ing</w:t>
      </w:r>
      <w:r w:rsidRPr="00E77497">
        <w:t xml:space="preserve"> the instance in time </w:t>
      </w:r>
      <w:r>
        <w:t>corresponding to this time value</w:t>
      </w:r>
      <w:r w:rsidRPr="00E77497">
        <w:t xml:space="preserve">. The format of the String is the Date Time string format defined in </w:t>
      </w:r>
      <w:r w:rsidR="00AB619E">
        <w:fldChar w:fldCharType="begin"/>
      </w:r>
      <w:r w:rsidR="00AB619E">
        <w:instrText xml:space="preserve"> REF _Ref366068191 \r \h </w:instrText>
      </w:r>
      <w:r w:rsidR="00AB619E">
        <w:fldChar w:fldCharType="separate"/>
      </w:r>
      <w:r w:rsidR="00D433E8">
        <w:t>20.3.1.15</w:t>
      </w:r>
      <w:r w:rsidR="00AB619E">
        <w:fldChar w:fldCharType="end"/>
      </w:r>
      <w:r w:rsidRPr="00E77497">
        <w:t xml:space="preserve">. All fields are present in the String. The time zone is always UTC, denoted by the suffix Z. If </w:t>
      </w:r>
      <w:r>
        <w:t>this</w:t>
      </w:r>
      <w:r w:rsidRPr="00E77497">
        <w:t xml:space="preserve"> time value is not a finite Number a </w:t>
      </w:r>
      <w:r w:rsidRPr="00E77497">
        <w:rPr>
          <w:b/>
        </w:rPr>
        <w:t>RangeError</w:t>
      </w:r>
      <w:r w:rsidRPr="00E77497">
        <w:t xml:space="preserve"> exception is thrown.</w:t>
      </w:r>
    </w:p>
    <w:p w14:paraId="0D4B850A" w14:textId="77777777" w:rsidR="00B04007" w:rsidRPr="00E77497" w:rsidRDefault="00B04007" w:rsidP="00B04007">
      <w:pPr>
        <w:pStyle w:val="40"/>
      </w:pPr>
      <w:r w:rsidRPr="00E77497">
        <w:t>Date.prototype.toJSON ( key )</w:t>
      </w:r>
    </w:p>
    <w:p w14:paraId="253B7700" w14:textId="77777777" w:rsidR="00B04007" w:rsidRPr="00E77497" w:rsidRDefault="00B04007" w:rsidP="00B04007">
      <w:r w:rsidRPr="00E77497">
        <w:t xml:space="preserve">This function provides a String representation of a Date object for use by </w:t>
      </w:r>
      <w:r w:rsidRPr="00E77497">
        <w:rPr>
          <w:rFonts w:ascii="Courier New" w:hAnsi="Courier New" w:cs="Courier New"/>
          <w:b/>
        </w:rPr>
        <w:t>JSON.stringify</w:t>
      </w:r>
      <w:r w:rsidRPr="00E77497">
        <w:t xml:space="preserve"> (</w:t>
      </w:r>
      <w:r w:rsidR="00AB619E">
        <w:fldChar w:fldCharType="begin"/>
      </w:r>
      <w:r w:rsidR="00AB619E">
        <w:instrText xml:space="preserve"> REF _Ref366068347 \r \h </w:instrText>
      </w:r>
      <w:r w:rsidR="00AB619E">
        <w:fldChar w:fldCharType="separate"/>
      </w:r>
      <w:r w:rsidR="00D433E8">
        <w:t>24.3.3</w:t>
      </w:r>
      <w:r w:rsidR="00AB619E">
        <w:fldChar w:fldCharType="end"/>
      </w:r>
      <w:r w:rsidRPr="00E77497">
        <w:t>).</w:t>
      </w:r>
    </w:p>
    <w:p w14:paraId="7550EE79" w14:textId="77777777" w:rsidR="00B04007" w:rsidRPr="00E77497" w:rsidRDefault="00B04007" w:rsidP="00B04007">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3CD98FFE" w14:textId="77777777" w:rsidR="00B04007" w:rsidRPr="00E77497" w:rsidRDefault="00B04007" w:rsidP="00B04007">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0175DCD1" w14:textId="77777777" w:rsidR="00B04007" w:rsidRPr="00E77497" w:rsidRDefault="00B04007" w:rsidP="00B04007">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14:paraId="21A4F3BA" w14:textId="77777777" w:rsidR="00B04007" w:rsidRPr="00E77497" w:rsidRDefault="00B04007" w:rsidP="00B04007">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14:paraId="5026EA15" w14:textId="77777777" w:rsidR="00B04007" w:rsidRPr="00E77497" w:rsidRDefault="00B04007" w:rsidP="00B04007">
      <w:pPr>
        <w:pStyle w:val="Alg4"/>
        <w:numPr>
          <w:ilvl w:val="0"/>
          <w:numId w:val="284"/>
        </w:numPr>
      </w:pPr>
      <w:r w:rsidRPr="00E77497">
        <w:t xml:space="preserve">Let </w:t>
      </w:r>
      <w:r w:rsidRPr="00E77497">
        <w:rPr>
          <w:i/>
        </w:rPr>
        <w:t>toISO</w:t>
      </w:r>
      <w:r w:rsidRPr="00E77497">
        <w:t xml:space="preserve"> be the result of Get</w:t>
      </w:r>
      <w:r>
        <w:t>(</w:t>
      </w:r>
      <w:r w:rsidRPr="00E77497">
        <w:rPr>
          <w:i/>
        </w:rPr>
        <w:t>O</w:t>
      </w:r>
      <w:r>
        <w:t>,</w:t>
      </w:r>
      <w:r w:rsidRPr="00E77497">
        <w:t xml:space="preserve"> </w:t>
      </w:r>
      <w:r w:rsidRPr="00050353">
        <w:rPr>
          <w:rFonts w:ascii="Courier New" w:hAnsi="Courier New" w:cs="Courier New"/>
          <w:b/>
          <w:bCs/>
        </w:rPr>
        <w:t>"</w:t>
      </w:r>
      <w:r w:rsidRPr="00E77497">
        <w:rPr>
          <w:rFonts w:ascii="Courier New" w:hAnsi="Courier New" w:cs="Courier New"/>
          <w:b/>
        </w:rPr>
        <w:t>toISOString</w:t>
      </w:r>
      <w:r w:rsidRPr="00050353">
        <w:rPr>
          <w:rFonts w:ascii="Courier New" w:hAnsi="Courier New" w:cs="Courier New"/>
          <w:b/>
          <w:bCs/>
        </w:rPr>
        <w:t>"</w:t>
      </w:r>
      <w:r>
        <w:t>)</w:t>
      </w:r>
      <w:r w:rsidRPr="00E77497">
        <w:t>.</w:t>
      </w:r>
    </w:p>
    <w:p w14:paraId="7FEEFFDA" w14:textId="77777777" w:rsidR="00B04007" w:rsidRDefault="00B04007" w:rsidP="00B04007">
      <w:pPr>
        <w:pStyle w:val="Alg4"/>
        <w:numPr>
          <w:ilvl w:val="0"/>
          <w:numId w:val="284"/>
        </w:numPr>
      </w:pPr>
      <w:r>
        <w:t>ReturnIfAbrupt(</w:t>
      </w:r>
      <w:r w:rsidRPr="00E77497">
        <w:rPr>
          <w:i/>
        </w:rPr>
        <w:t>toISO</w:t>
      </w:r>
      <w:r>
        <w:t>).</w:t>
      </w:r>
    </w:p>
    <w:p w14:paraId="0EDA5D03" w14:textId="77777777" w:rsidR="00B04007" w:rsidRPr="00E77497" w:rsidRDefault="00B04007" w:rsidP="00B04007">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6A2EF7A8" w14:textId="77777777" w:rsidR="00B04007" w:rsidRPr="00E77497" w:rsidRDefault="00B04007" w:rsidP="00B04007">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14:paraId="26DFD162" w14:textId="77777777" w:rsidR="00B04007" w:rsidRPr="00E77497" w:rsidRDefault="00B04007" w:rsidP="00B04007">
      <w:pPr>
        <w:pStyle w:val="Note"/>
      </w:pPr>
      <w:r w:rsidRPr="00E77497">
        <w:t>NOTE 1</w:t>
      </w:r>
      <w:r w:rsidRPr="00E77497">
        <w:tab/>
        <w:t>The argument is ignored.</w:t>
      </w:r>
    </w:p>
    <w:p w14:paraId="73705EE9" w14:textId="77777777" w:rsidR="00B04007" w:rsidRPr="00E77497" w:rsidRDefault="00B04007" w:rsidP="00B04007">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38F60755" w14:textId="77777777" w:rsidR="00B04007" w:rsidRPr="00E77497" w:rsidRDefault="00B04007" w:rsidP="00B04007">
      <w:pPr>
        <w:pStyle w:val="40"/>
      </w:pPr>
      <w:r w:rsidRPr="00E77497">
        <w:t>Date.prototype.toLocaleDateString ( )</w:t>
      </w:r>
    </w:p>
    <w:p w14:paraId="518416ED" w14:textId="77777777" w:rsidR="00B04007" w:rsidRPr="00E77497" w:rsidRDefault="00B04007" w:rsidP="00B04007">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53707423" w14:textId="77777777" w:rsidR="00B04007" w:rsidRPr="00E77497" w:rsidRDefault="00B04007" w:rsidP="00B04007">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1C244E17" w14:textId="77777777" w:rsidR="00B04007" w:rsidRPr="00A67AF2" w:rsidRDefault="00B04007" w:rsidP="00B04007">
      <w:pPr>
        <w:pStyle w:val="40"/>
      </w:pPr>
      <w:r w:rsidRPr="00A67AF2">
        <w:t>Date.prototype.toLocaleString ( )</w:t>
      </w:r>
    </w:p>
    <w:p w14:paraId="37D486FF" w14:textId="77777777" w:rsidR="00B04007" w:rsidRPr="00A67AF2" w:rsidRDefault="00B04007" w:rsidP="00B04007">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6F4BB8C7" w14:textId="77777777" w:rsidR="00B04007" w:rsidRPr="00675B74" w:rsidRDefault="00B04007" w:rsidP="00B04007">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14:paraId="46FCA9D2" w14:textId="77777777" w:rsidR="00B04007" w:rsidRPr="00E77497" w:rsidRDefault="00B04007" w:rsidP="00B04007">
      <w:pPr>
        <w:pStyle w:val="40"/>
      </w:pPr>
      <w:r w:rsidRPr="00E77497">
        <w:t>Date.prototype.toLocaleTimeString ( )</w:t>
      </w:r>
    </w:p>
    <w:p w14:paraId="660BBD1F" w14:textId="77777777" w:rsidR="00B04007" w:rsidRPr="00E77497" w:rsidRDefault="00B04007" w:rsidP="00B04007">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6B633450" w14:textId="77777777" w:rsidR="00B04007" w:rsidRPr="00E77497" w:rsidRDefault="00B04007" w:rsidP="00B04007">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57DACA09" w14:textId="77777777" w:rsidR="00B04007" w:rsidRPr="00E77497" w:rsidRDefault="00B04007" w:rsidP="00B04007">
      <w:pPr>
        <w:pStyle w:val="40"/>
      </w:pPr>
      <w:r w:rsidRPr="00E77497">
        <w:t>Date.prototype.toString ( )</w:t>
      </w:r>
    </w:p>
    <w:p w14:paraId="7F85A78A" w14:textId="77777777" w:rsidR="00B04007" w:rsidRPr="00E77497" w:rsidRDefault="00B04007" w:rsidP="00B04007">
      <w:r w:rsidRPr="00E77497">
        <w:t xml:space="preserve">This function returns a String value. </w:t>
      </w:r>
      <w:r>
        <w:t xml:space="preserve">If this time value is NaN, the String value is </w:t>
      </w:r>
      <w:r w:rsidRPr="0027695A">
        <w:rPr>
          <w:rFonts w:ascii="Courier New" w:hAnsi="Courier New" w:cs="Courier New"/>
          <w:b/>
        </w:rPr>
        <w:t>"Invalid Date"</w:t>
      </w:r>
      <w:r>
        <w:rPr>
          <w:rFonts w:cs="Arial"/>
        </w:rPr>
        <w:t xml:space="preserve">, otherwise </w:t>
      </w:r>
      <w:r>
        <w:t>t</w:t>
      </w:r>
      <w:r w:rsidRPr="00E77497">
        <w:t>he contents of the String are implementation-dependent, but are intended to represent the Date in the current time zone in a convenient, human-readable form.</w:t>
      </w:r>
    </w:p>
    <w:p w14:paraId="45794508" w14:textId="77777777" w:rsidR="00B04007" w:rsidRPr="004D1BD1" w:rsidRDefault="00B04007" w:rsidP="00B04007">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xml:space="preserve">. See </w:t>
      </w:r>
      <w:r w:rsidR="003D1963">
        <w:fldChar w:fldCharType="begin"/>
      </w:r>
      <w:r w:rsidR="003D1963">
        <w:instrText xml:space="preserve"> REF _Ref366068097 \r \h </w:instrText>
      </w:r>
      <w:r w:rsidR="003D1963">
        <w:fldChar w:fldCharType="separate"/>
      </w:r>
      <w:r w:rsidR="00D433E8">
        <w:t>20.3.3.2</w:t>
      </w:r>
      <w:r w:rsidR="003D1963">
        <w:fldChar w:fldCharType="end"/>
      </w:r>
      <w:r w:rsidRPr="00C7794D">
        <w:t>.</w:t>
      </w:r>
    </w:p>
    <w:p w14:paraId="585A0CF6" w14:textId="77777777" w:rsidR="00B04007" w:rsidRPr="006B6D0A" w:rsidRDefault="00B04007" w:rsidP="00B04007">
      <w:pPr>
        <w:pStyle w:val="40"/>
      </w:pPr>
      <w:r w:rsidRPr="006B6D0A">
        <w:t>Date.prototype.toTimeString ( )</w:t>
      </w:r>
    </w:p>
    <w:p w14:paraId="11B01708" w14:textId="77777777" w:rsidR="00B04007" w:rsidRPr="00546435" w:rsidRDefault="00B04007" w:rsidP="00B04007">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2B704355" w14:textId="77777777" w:rsidR="003E75AF" w:rsidRPr="00E77497" w:rsidRDefault="00B04007" w:rsidP="00B04007">
      <w:pPr>
        <w:pStyle w:val="40"/>
      </w:pPr>
      <w:r w:rsidRPr="00E77497">
        <w:t xml:space="preserve"> </w:t>
      </w:r>
      <w:r w:rsidR="003E75AF" w:rsidRPr="00E77497">
        <w:t>Date.prototype.toUTCString ( )</w:t>
      </w:r>
    </w:p>
    <w:p w14:paraId="0CD3DAEA" w14:textId="77777777" w:rsidR="003E75AF" w:rsidRPr="00E77497" w:rsidRDefault="003E75AF" w:rsidP="003E75AF">
      <w:r w:rsidRPr="00E77497">
        <w:t xml:space="preserve">This function returns a String value. The contents of the String are implementation-dependent, but are intended to represent </w:t>
      </w:r>
      <w:r>
        <w:t>this time value</w:t>
      </w:r>
      <w:r w:rsidRPr="00E77497">
        <w:t xml:space="preserve"> in a convenient, human-readable form in UTC.</w:t>
      </w:r>
    </w:p>
    <w:p w14:paraId="3681FDFA" w14:textId="77777777" w:rsidR="003E75AF" w:rsidRPr="00E77497" w:rsidRDefault="003E75AF" w:rsidP="003E75AF">
      <w:pPr>
        <w:pStyle w:val="Note"/>
      </w:pPr>
      <w:r w:rsidRPr="00E77497">
        <w:t>NOTE</w:t>
      </w:r>
      <w:r w:rsidRPr="00E77497">
        <w:tab/>
        <w:t xml:space="preserve">The intent is to produce a String representation of a date that is more readable than the format specified in </w:t>
      </w:r>
      <w:r w:rsidR="003D1963">
        <w:fldChar w:fldCharType="begin"/>
      </w:r>
      <w:r w:rsidR="003D1963">
        <w:instrText xml:space="preserve"> REF _Ref366068191 \r \h </w:instrText>
      </w:r>
      <w:r w:rsidR="003D1963">
        <w:fldChar w:fldCharType="separate"/>
      </w:r>
      <w:r w:rsidR="00D433E8">
        <w:t>20.3.1.15</w:t>
      </w:r>
      <w:r w:rsidR="003D1963">
        <w:fldChar w:fldCharType="end"/>
      </w:r>
      <w:r w:rsidRPr="00E77497">
        <w:t xml:space="preserve">. It is not essential that the chosen format be unambiguous or easily machine parsable. If an implementation does not have a preferred human-readable format it is recommended to use the format defined in </w:t>
      </w:r>
      <w:r w:rsidR="003D1963">
        <w:fldChar w:fldCharType="begin"/>
      </w:r>
      <w:r w:rsidR="003D1963">
        <w:instrText xml:space="preserve"> REF _Ref366068191 \r \h </w:instrText>
      </w:r>
      <w:r w:rsidR="003D1963">
        <w:fldChar w:fldCharType="separate"/>
      </w:r>
      <w:r w:rsidR="00D433E8">
        <w:t>20.3.1.15</w:t>
      </w:r>
      <w:r w:rsidR="003D1963">
        <w:fldChar w:fldCharType="end"/>
      </w:r>
      <w:r w:rsidRPr="00E77497">
        <w:t xml:space="preserve"> but with a space rather than a “</w:t>
      </w:r>
      <w:r w:rsidRPr="00E77497">
        <w:rPr>
          <w:rFonts w:ascii="Courier New" w:hAnsi="Courier New" w:cs="Courier New"/>
        </w:rPr>
        <w:t>T</w:t>
      </w:r>
      <w:r w:rsidRPr="00E77497">
        <w:t>” used to separate the date and time elements.</w:t>
      </w:r>
    </w:p>
    <w:p w14:paraId="33F937CA" w14:textId="77777777" w:rsidR="00B04007" w:rsidRPr="00E77497" w:rsidRDefault="00B04007" w:rsidP="00B04007">
      <w:pPr>
        <w:pStyle w:val="40"/>
      </w:pPr>
      <w:r w:rsidRPr="00E77497">
        <w:t>Date.prototype.valueOf ( )</w:t>
      </w:r>
    </w:p>
    <w:p w14:paraId="7ADDFD4C" w14:textId="77777777" w:rsidR="00B04007" w:rsidRPr="00E77497" w:rsidRDefault="00B04007" w:rsidP="00B04007">
      <w:r w:rsidRPr="00E77497">
        <w:t xml:space="preserve">The </w:t>
      </w:r>
      <w:r w:rsidRPr="00E77497">
        <w:rPr>
          <w:rFonts w:ascii="Courier New" w:hAnsi="Courier New"/>
          <w:b/>
        </w:rPr>
        <w:t>valueOf</w:t>
      </w:r>
      <w:r w:rsidRPr="00E77497">
        <w:t xml:space="preserve"> function returns a Number, which is this time value.</w:t>
      </w:r>
    </w:p>
    <w:p w14:paraId="314B404D" w14:textId="77777777" w:rsidR="003E75AF" w:rsidRPr="00E77497" w:rsidRDefault="003E75AF" w:rsidP="003E75AF">
      <w:pPr>
        <w:pStyle w:val="40"/>
      </w:pPr>
      <w:r w:rsidRPr="00E77497">
        <w:t>Date.prototype</w:t>
      </w:r>
      <w:r>
        <w:t xml:space="preserve"> [ @@ToPrimitive ]</w:t>
      </w:r>
      <w:r w:rsidRPr="00E77497">
        <w:t xml:space="preserve"> ( </w:t>
      </w:r>
      <w:r>
        <w:t>hint</w:t>
      </w:r>
      <w:r w:rsidRPr="00E77497">
        <w:t xml:space="preserve"> )</w:t>
      </w:r>
      <w:r>
        <w:t xml:space="preserve"> </w:t>
      </w:r>
    </w:p>
    <w:p w14:paraId="2EEE8ED5" w14:textId="77777777" w:rsidR="003E75AF" w:rsidRPr="00E77497" w:rsidRDefault="003E75AF" w:rsidP="003E75AF">
      <w:r w:rsidRPr="00E77497">
        <w:t xml:space="preserve">This function </w:t>
      </w:r>
      <w:r>
        <w:t xml:space="preserve">is called by ECMAScript language operators to convert an object to a primitive value. The allowed values for </w:t>
      </w:r>
      <w:r w:rsidRPr="00206549">
        <w:rPr>
          <w:rFonts w:ascii="Times New Roman" w:hAnsi="Times New Roman"/>
          <w:i/>
        </w:rPr>
        <w:t>hint</w:t>
      </w:r>
      <w:r>
        <w:t xml:space="preserve"> are </w:t>
      </w:r>
      <w:r w:rsidRPr="00E77497">
        <w:t>"</w:t>
      </w:r>
      <w:r>
        <w:rPr>
          <w:rFonts w:ascii="Courier New" w:hAnsi="Courier New" w:cs="Courier New"/>
          <w:b/>
        </w:rPr>
        <w:t>default</w:t>
      </w:r>
      <w:r w:rsidRPr="00E77497">
        <w:t>"</w:t>
      </w:r>
      <w:r>
        <w:t xml:space="preserve">,  </w:t>
      </w:r>
      <w:r w:rsidRPr="00E77497">
        <w:t>"</w:t>
      </w:r>
      <w:r>
        <w:rPr>
          <w:rFonts w:ascii="Courier New" w:hAnsi="Courier New" w:cs="Courier New"/>
          <w:b/>
        </w:rPr>
        <w:t>number</w:t>
      </w:r>
      <w:r w:rsidRPr="00E77497">
        <w:t>"</w:t>
      </w:r>
      <w:r>
        <w:t xml:space="preserve">, and </w:t>
      </w:r>
      <w:r w:rsidRPr="00E77497">
        <w:t>"</w:t>
      </w:r>
      <w:r>
        <w:rPr>
          <w:rFonts w:ascii="Courier New" w:hAnsi="Courier New" w:cs="Courier New"/>
          <w:b/>
        </w:rPr>
        <w:t>string</w:t>
      </w:r>
      <w:r w:rsidRPr="00E77497">
        <w:t>"</w:t>
      </w:r>
      <w:r>
        <w:t xml:space="preserve">.  Date objects, are unique among built-in ECMAScript object in that they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string</w:t>
      </w:r>
      <w:r w:rsidRPr="00E77497">
        <w:t>"</w:t>
      </w:r>
      <w:r>
        <w:t xml:space="preserve">,  All other built-in ECMAScript objects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number</w:t>
      </w:r>
      <w:r w:rsidRPr="00E77497">
        <w:t>"</w:t>
      </w:r>
      <w:r>
        <w:t>.</w:t>
      </w:r>
    </w:p>
    <w:p w14:paraId="10EA5873" w14:textId="77777777" w:rsidR="003E75AF" w:rsidRPr="00E77497" w:rsidRDefault="003E75AF" w:rsidP="003E75AF">
      <w:r w:rsidRPr="00E77497">
        <w:t xml:space="preserve">When the </w:t>
      </w:r>
      <w:r>
        <w:rPr>
          <w:rFonts w:ascii="Courier New" w:hAnsi="Courier New" w:cs="Courier New"/>
          <w:b/>
        </w:rPr>
        <w:t>@@ToPrimitive</w:t>
      </w:r>
      <w:r w:rsidRPr="00E77497">
        <w:t xml:space="preserve"> method is called with argument </w:t>
      </w:r>
      <w:r w:rsidRPr="00206549">
        <w:rPr>
          <w:rFonts w:ascii="Times New Roman" w:hAnsi="Times New Roman"/>
          <w:i/>
        </w:rPr>
        <w:t>hint</w:t>
      </w:r>
      <w:r w:rsidRPr="00E77497">
        <w:t>, the following steps are taken:</w:t>
      </w:r>
    </w:p>
    <w:p w14:paraId="094FE9CE" w14:textId="77777777" w:rsidR="003E75AF" w:rsidRDefault="003E75AF" w:rsidP="003E75AF">
      <w:pPr>
        <w:pStyle w:val="Alg4"/>
        <w:numPr>
          <w:ilvl w:val="0"/>
          <w:numId w:val="1180"/>
        </w:numPr>
      </w:pPr>
      <w:r>
        <w:t xml:space="preserve">Let </w:t>
      </w:r>
      <w:r>
        <w:rPr>
          <w:i/>
          <w:iCs/>
        </w:rPr>
        <w:t>O</w:t>
      </w:r>
      <w:r>
        <w:t xml:space="preserve"> be the </w:t>
      </w:r>
      <w:r w:rsidRPr="00E74C84">
        <w:rPr>
          <w:b/>
          <w:bCs/>
        </w:rPr>
        <w:t>this</w:t>
      </w:r>
      <w:r>
        <w:rPr>
          <w:b/>
          <w:bCs/>
        </w:rPr>
        <w:t xml:space="preserve"> </w:t>
      </w:r>
      <w:r>
        <w:t>value</w:t>
      </w:r>
      <w:r>
        <w:rPr>
          <w:b/>
          <w:bCs/>
        </w:rPr>
        <w:t>.</w:t>
      </w:r>
    </w:p>
    <w:p w14:paraId="59C935E3" w14:textId="77777777" w:rsidR="003E75AF" w:rsidRDefault="003E75AF" w:rsidP="003E75AF">
      <w:pPr>
        <w:pStyle w:val="Alg4"/>
        <w:numPr>
          <w:ilvl w:val="0"/>
          <w:numId w:val="1180"/>
        </w:numPr>
      </w:pPr>
      <w:r>
        <w:t>If Type(</w:t>
      </w:r>
      <w:r>
        <w:rPr>
          <w:i/>
          <w:iCs/>
        </w:rPr>
        <w:t>O</w:t>
      </w:r>
      <w:r>
        <w:t xml:space="preserve">) is not Object, then throw a </w:t>
      </w:r>
      <w:r w:rsidRPr="00050353">
        <w:rPr>
          <w:b/>
          <w:bCs/>
        </w:rPr>
        <w:t>TypeError</w:t>
      </w:r>
      <w:r>
        <w:t xml:space="preserve"> exception.</w:t>
      </w:r>
    </w:p>
    <w:p w14:paraId="17252C32" w14:textId="77777777" w:rsidR="003E75AF" w:rsidRDefault="003E75AF" w:rsidP="003E75AF">
      <w:pPr>
        <w:pStyle w:val="Alg4"/>
        <w:numPr>
          <w:ilvl w:val="0"/>
          <w:numId w:val="1180"/>
        </w:numPr>
      </w:pPr>
      <w:r>
        <w:t xml:space="preserve">If </w:t>
      </w:r>
      <w:r>
        <w:rPr>
          <w:i/>
          <w:iCs/>
        </w:rPr>
        <w:t>hint</w:t>
      </w:r>
      <w:r>
        <w:t xml:space="preserve"> is the string value </w:t>
      </w:r>
      <w:r w:rsidRPr="00E77497">
        <w:t>"</w:t>
      </w:r>
      <w:r>
        <w:rPr>
          <w:rFonts w:ascii="Courier New" w:hAnsi="Courier New" w:cs="Courier New"/>
          <w:b/>
        </w:rPr>
        <w:t>string</w:t>
      </w:r>
      <w:r w:rsidRPr="00E77497">
        <w:t>"</w:t>
      </w:r>
      <w:r>
        <w:t xml:space="preserve"> or</w:t>
      </w:r>
      <w:r w:rsidRPr="0042285B">
        <w:t xml:space="preserve"> </w:t>
      </w:r>
      <w:r>
        <w:t xml:space="preserve">the string value </w:t>
      </w:r>
      <w:r w:rsidRPr="00E77497">
        <w:t>"</w:t>
      </w:r>
      <w:r>
        <w:rPr>
          <w:rFonts w:ascii="Courier New" w:hAnsi="Courier New" w:cs="Courier New"/>
          <w:b/>
        </w:rPr>
        <w:t>default</w:t>
      </w:r>
      <w:r w:rsidRPr="00E77497">
        <w:t>"</w:t>
      </w:r>
      <w:r>
        <w:t xml:space="preserve"> , then</w:t>
      </w:r>
    </w:p>
    <w:p w14:paraId="081D2EC4" w14:textId="77777777" w:rsidR="003E75AF" w:rsidRDefault="003E75AF" w:rsidP="003E75AF">
      <w:pPr>
        <w:pStyle w:val="Alg4"/>
        <w:numPr>
          <w:ilvl w:val="1"/>
          <w:numId w:val="1180"/>
        </w:numPr>
      </w:pPr>
      <w:r>
        <w:t xml:space="preserve">Let </w:t>
      </w:r>
      <w:r>
        <w:rPr>
          <w:i/>
          <w:iCs/>
        </w:rPr>
        <w:t>tryFirst</w:t>
      </w:r>
      <w:r>
        <w:t xml:space="preserve"> be </w:t>
      </w:r>
      <w:r w:rsidRPr="00E77497">
        <w:t>"</w:t>
      </w:r>
      <w:r>
        <w:rPr>
          <w:rFonts w:ascii="Courier New" w:hAnsi="Courier New" w:cs="Courier New"/>
          <w:b/>
        </w:rPr>
        <w:t>string</w:t>
      </w:r>
      <w:r w:rsidRPr="00E77497">
        <w:t>"</w:t>
      </w:r>
      <w:r>
        <w:t>.</w:t>
      </w:r>
    </w:p>
    <w:p w14:paraId="6297DC4F" w14:textId="77777777" w:rsidR="003E75AF" w:rsidRDefault="003E75AF" w:rsidP="003E75AF">
      <w:pPr>
        <w:pStyle w:val="Alg4"/>
        <w:numPr>
          <w:ilvl w:val="0"/>
          <w:numId w:val="1180"/>
        </w:numPr>
      </w:pPr>
      <w:r>
        <w:t xml:space="preserve">Else if </w:t>
      </w:r>
      <w:r>
        <w:rPr>
          <w:i/>
          <w:iCs/>
        </w:rPr>
        <w:t>hint</w:t>
      </w:r>
      <w:r>
        <w:t xml:space="preserve"> is</w:t>
      </w:r>
      <w:r w:rsidRPr="0042285B">
        <w:t xml:space="preserve"> </w:t>
      </w:r>
      <w:r>
        <w:t xml:space="preserve">the string value </w:t>
      </w:r>
      <w:r w:rsidRPr="00E77497">
        <w:t>"</w:t>
      </w:r>
      <w:r>
        <w:rPr>
          <w:rFonts w:ascii="Courier New" w:hAnsi="Courier New" w:cs="Courier New"/>
          <w:b/>
        </w:rPr>
        <w:t>number</w:t>
      </w:r>
      <w:r w:rsidRPr="00E77497">
        <w:t>"</w:t>
      </w:r>
      <w:r>
        <w:t xml:space="preserve">, then </w:t>
      </w:r>
    </w:p>
    <w:p w14:paraId="76EBAAFF" w14:textId="77777777" w:rsidR="003E75AF" w:rsidRDefault="003E75AF" w:rsidP="003E75AF">
      <w:pPr>
        <w:pStyle w:val="Alg4"/>
        <w:numPr>
          <w:ilvl w:val="1"/>
          <w:numId w:val="1180"/>
        </w:numPr>
      </w:pPr>
      <w:r>
        <w:t xml:space="preserve">Let </w:t>
      </w:r>
      <w:r>
        <w:rPr>
          <w:i/>
          <w:iCs/>
        </w:rPr>
        <w:t>tryFirst</w:t>
      </w:r>
      <w:r>
        <w:t xml:space="preserve"> be </w:t>
      </w:r>
      <w:r w:rsidRPr="00E77497">
        <w:t>"</w:t>
      </w:r>
      <w:r>
        <w:rPr>
          <w:rFonts w:ascii="Courier New" w:hAnsi="Courier New" w:cs="Courier New"/>
          <w:b/>
        </w:rPr>
        <w:t>number</w:t>
      </w:r>
      <w:r w:rsidRPr="00E77497">
        <w:t>"</w:t>
      </w:r>
      <w:r>
        <w:t>.</w:t>
      </w:r>
    </w:p>
    <w:p w14:paraId="4A0BF2D8" w14:textId="77777777" w:rsidR="003E75AF" w:rsidRDefault="003E75AF" w:rsidP="003E75AF">
      <w:pPr>
        <w:pStyle w:val="Alg4"/>
        <w:numPr>
          <w:ilvl w:val="0"/>
          <w:numId w:val="1180"/>
        </w:numPr>
      </w:pPr>
      <w:r>
        <w:t xml:space="preserve">Else, throw a </w:t>
      </w:r>
      <w:r w:rsidRPr="001F280A">
        <w:rPr>
          <w:b/>
          <w:bCs/>
        </w:rPr>
        <w:t>TypeError</w:t>
      </w:r>
      <w:r>
        <w:t xml:space="preserve"> exception.</w:t>
      </w:r>
    </w:p>
    <w:p w14:paraId="47702C33" w14:textId="77777777" w:rsidR="003E75AF" w:rsidRPr="00E77497" w:rsidRDefault="003E75AF" w:rsidP="003E75AF">
      <w:pPr>
        <w:pStyle w:val="Alg4"/>
        <w:numPr>
          <w:ilvl w:val="0"/>
          <w:numId w:val="1180"/>
        </w:numPr>
        <w:spacing w:after="120"/>
      </w:pPr>
      <w:r>
        <w:t>Return the result of OrdinaryToPrimitive(</w:t>
      </w:r>
      <w:r w:rsidRPr="00050353">
        <w:rPr>
          <w:i/>
          <w:iCs/>
        </w:rPr>
        <w:t>O</w:t>
      </w:r>
      <w:r>
        <w:t>,</w:t>
      </w:r>
      <w:r>
        <w:rPr>
          <w:i/>
          <w:iCs/>
        </w:rPr>
        <w:t>tryFirst</w:t>
      </w:r>
      <w:r>
        <w:t>)</w:t>
      </w:r>
      <w:r w:rsidRPr="00E77497">
        <w:t>.</w:t>
      </w:r>
    </w:p>
    <w:p w14:paraId="355C714D" w14:textId="77777777" w:rsidR="003E75AF" w:rsidRDefault="003E75AF" w:rsidP="003E75A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14:paraId="36736978" w14:textId="77777777" w:rsidR="003E75AF" w:rsidRPr="00E77497" w:rsidRDefault="003E75AF" w:rsidP="003E75AF">
      <w:pPr>
        <w:pStyle w:val="30"/>
      </w:pPr>
      <w:bookmarkStart w:id="11629" w:name="_Toc368050743"/>
      <w:r w:rsidRPr="00E77497">
        <w:t>Properties of Date Instances</w:t>
      </w:r>
      <w:bookmarkEnd w:id="11629"/>
    </w:p>
    <w:p w14:paraId="04A1F9EA" w14:textId="77777777" w:rsidR="003E75AF" w:rsidRPr="00E77497" w:rsidRDefault="003E75AF" w:rsidP="003E75AF">
      <w:r w:rsidRPr="00E77497">
        <w:t>Date instances</w:t>
      </w:r>
      <w:r>
        <w:t xml:space="preserve"> are ordinary objects that</w:t>
      </w:r>
      <w:r w:rsidRPr="00E77497">
        <w:t xml:space="preserve"> inherit properties from the Date prototype object. Date instances also have a [[</w:t>
      </w:r>
      <w:r>
        <w:t>DateValue</w:t>
      </w:r>
      <w:r w:rsidRPr="00E77497">
        <w:t xml:space="preserve">]] internal </w:t>
      </w:r>
      <w:r>
        <w:t xml:space="preserve">data </w:t>
      </w:r>
      <w:r w:rsidRPr="00E77497">
        <w:t>property.</w:t>
      </w:r>
      <w:r>
        <w:t xml:space="preserve"> </w:t>
      </w:r>
      <w:r w:rsidRPr="00E77497">
        <w:t>The [[</w:t>
      </w:r>
      <w:r>
        <w:t>Date</w:t>
      </w:r>
      <w:r w:rsidRPr="00E77497">
        <w:t xml:space="preserve">Value]] internal </w:t>
      </w:r>
      <w:r>
        <w:t xml:space="preserve">data </w:t>
      </w:r>
      <w:r w:rsidRPr="00E77497">
        <w:t>property is</w:t>
      </w:r>
      <w:r>
        <w:t xml:space="preserve"> the</w:t>
      </w:r>
      <w:r w:rsidRPr="00E77497">
        <w:t xml:space="preserve"> time value represented by this Date object.</w:t>
      </w:r>
    </w:p>
    <w:p w14:paraId="54FD26E6" w14:textId="77777777" w:rsidR="005D7F2D" w:rsidRDefault="005D7F2D" w:rsidP="00A856C5">
      <w:pPr>
        <w:pStyle w:val="1"/>
      </w:pPr>
      <w:bookmarkStart w:id="11630" w:name="_Toc368050744"/>
      <w:r>
        <w:t>Text Processing</w:t>
      </w:r>
      <w:bookmarkEnd w:id="11630"/>
    </w:p>
    <w:p w14:paraId="0ECA3BCB" w14:textId="77777777" w:rsidR="005D7F2D" w:rsidRPr="00E77497" w:rsidRDefault="005D7F2D" w:rsidP="005D7F2D">
      <w:pPr>
        <w:pStyle w:val="20"/>
      </w:pPr>
      <w:bookmarkStart w:id="11631" w:name="_Ref365548027"/>
      <w:bookmarkStart w:id="11632" w:name="_Toc368050745"/>
      <w:r w:rsidRPr="00E77497">
        <w:t>String Objects</w:t>
      </w:r>
      <w:bookmarkEnd w:id="11631"/>
      <w:bookmarkEnd w:id="11632"/>
    </w:p>
    <w:p w14:paraId="7F64A658" w14:textId="77777777" w:rsidR="005D7F2D" w:rsidRPr="00E77497" w:rsidRDefault="005D7F2D" w:rsidP="005D7F2D">
      <w:pPr>
        <w:pStyle w:val="30"/>
      </w:pPr>
      <w:bookmarkStart w:id="11633" w:name="_Ref365969975"/>
      <w:bookmarkStart w:id="11634" w:name="_Toc368050746"/>
      <w:r w:rsidRPr="00E77497">
        <w:t>The String Constructor</w:t>
      </w:r>
      <w:bookmarkEnd w:id="11633"/>
      <w:bookmarkEnd w:id="11634"/>
      <w:r w:rsidRPr="00E77497">
        <w:t xml:space="preserve"> </w:t>
      </w:r>
    </w:p>
    <w:p w14:paraId="534E88BC" w14:textId="77777777" w:rsidR="005D7F2D" w:rsidRDefault="005D7F2D" w:rsidP="005D7F2D">
      <w:r>
        <w:t xml:space="preserve">The </w:t>
      </w:r>
      <w:r w:rsidRPr="0031064F">
        <w:t xml:space="preserve">String </w:t>
      </w:r>
      <w:r>
        <w:t xml:space="preserve">constructor is the %String% intrinsic object and the initial value of the </w:t>
      </w:r>
      <w:r w:rsidRPr="00E74C84">
        <w:rPr>
          <w:rFonts w:ascii="Courier New" w:eastAsia="Times New Roman" w:hAnsi="Courier New" w:cs="Courier New"/>
          <w:b/>
          <w:spacing w:val="6"/>
          <w:lang w:eastAsia="en-US"/>
        </w:rPr>
        <w:t>String</w:t>
      </w:r>
      <w:r w:rsidRPr="0031064F">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String</w:t>
      </w:r>
      <w:r w:rsidRPr="00E77497">
        <w:t xml:space="preserve"> is called as a function rather than as a constructor, it performs a type conversion.</w:t>
      </w:r>
      <w:r w:rsidRPr="004F4CCE">
        <w:t xml:space="preserve"> </w:t>
      </w:r>
      <w:r>
        <w:t xml:space="preserve">However, if the </w:t>
      </w:r>
      <w:r w:rsidRPr="00C255C0">
        <w:rPr>
          <w:b/>
          <w:bCs/>
        </w:rPr>
        <w:t>this</w:t>
      </w:r>
      <w:r>
        <w:t xml:space="preserve"> value value passed in the call is an Object with an uninitialised [[StringData]] internal data 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String </w:t>
      </w:r>
      <w:r w:rsidRPr="00977F8C">
        <w:t>to be used both to perform type conversion and</w:t>
      </w:r>
      <w:r>
        <w:rPr>
          <w:rFonts w:ascii="Courier New" w:hAnsi="Courier New"/>
          <w:b/>
        </w:rPr>
        <w:t xml:space="preserve"> </w:t>
      </w:r>
      <w:r>
        <w:t xml:space="preserve">to perform constructor instance </w:t>
      </w:r>
      <w:del w:id="11635" w:author="Rev 19 Allen Wirfs-Brock" w:date="2013-09-27T10:28:00Z">
        <w:r w:rsidDel="00D20BD7">
          <w:delText>initialization</w:delText>
        </w:r>
      </w:del>
      <w:ins w:id="11636" w:author="Rev 19 Allen Wirfs-Brock" w:date="2013-09-27T10:28:00Z">
        <w:r w:rsidR="00D20BD7">
          <w:t>initialisation</w:t>
        </w:r>
      </w:ins>
      <w:r>
        <w:t>.</w:t>
      </w:r>
    </w:p>
    <w:p w14:paraId="06E07D6D" w14:textId="77777777" w:rsidR="005D7F2D" w:rsidRPr="00E77497" w:rsidRDefault="005D7F2D" w:rsidP="005D7F2D">
      <w:r>
        <w:t xml:space="preserve">The </w:t>
      </w:r>
      <w:r>
        <w:rPr>
          <w:rFonts w:ascii="Courier New" w:hAnsi="Courier New"/>
          <w:b/>
        </w:rPr>
        <w:t>String</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1064F">
        <w:rPr>
          <w:rFonts w:ascii="Courier New" w:hAnsi="Courier New"/>
          <w:b/>
        </w:rPr>
        <w:t xml:space="preserve">String </w:t>
      </w:r>
      <w:r>
        <w:t xml:space="preserve">behaviour must include a </w:t>
      </w:r>
      <w:r w:rsidRPr="00E775BC">
        <w:rPr>
          <w:rFonts w:ascii="Courier New" w:hAnsi="Courier New" w:cs="Courier New"/>
          <w:b/>
          <w:bCs/>
        </w:rPr>
        <w:t>super</w:t>
      </w:r>
      <w:r>
        <w:t xml:space="preserve"> call to the </w:t>
      </w:r>
      <w:r>
        <w:rPr>
          <w:rFonts w:ascii="Courier New" w:hAnsi="Courier New"/>
          <w:b/>
        </w:rPr>
        <w:t>String</w:t>
      </w:r>
      <w:r w:rsidRPr="00E77497">
        <w:t xml:space="preserve"> </w:t>
      </w:r>
      <w:r>
        <w:t xml:space="preserve">constructor to initialise the [[StringData]] state of subclass instances. </w:t>
      </w:r>
    </w:p>
    <w:p w14:paraId="6D386C00" w14:textId="77777777" w:rsidR="005D7F2D" w:rsidRPr="00E77497" w:rsidRDefault="005D7F2D" w:rsidP="005D7F2D">
      <w:pPr>
        <w:pStyle w:val="40"/>
      </w:pPr>
      <w:bookmarkStart w:id="11637" w:name="_Ref365529731"/>
      <w:r w:rsidRPr="00E77497">
        <w:t>String (</w:t>
      </w:r>
      <w:r>
        <w:t xml:space="preserve"> </w:t>
      </w:r>
      <w:r w:rsidRPr="00E77497">
        <w:t xml:space="preserve"> </w:t>
      </w:r>
      <w:del w:id="11638" w:author="Rev 19 Allen Wirfs-Brock" w:date="2013-09-27T09:57:00Z">
        <w:r w:rsidRPr="00E77497" w:rsidDel="004B71CB">
          <w:delText xml:space="preserve">[ </w:delText>
        </w:r>
      </w:del>
      <w:r w:rsidRPr="00E77497">
        <w:t>value</w:t>
      </w:r>
      <w:ins w:id="11639" w:author="Rev 19 Allen Wirfs-Brock" w:date="2013-09-27T09:57:00Z">
        <w:r w:rsidR="004B71CB">
          <w:t xml:space="preserve"> = </w:t>
        </w:r>
      </w:ins>
      <w:r w:rsidRPr="00E77497">
        <w:t xml:space="preserve"> </w:t>
      </w:r>
      <w:ins w:id="11640" w:author="Rev 19 Allen Wirfs-Brock" w:date="2013-09-27T09:57:00Z">
        <w:r w:rsidR="004B71CB" w:rsidRPr="00E77497">
          <w:rPr>
            <w:rFonts w:ascii="Courier New" w:hAnsi="Courier New"/>
            <w:b w:val="0"/>
          </w:rPr>
          <w:t>""</w:t>
        </w:r>
      </w:ins>
      <w:del w:id="11641" w:author="Rev 19 Allen Wirfs-Brock" w:date="2013-09-27T09:57:00Z">
        <w:r w:rsidRPr="00E77497" w:rsidDel="004B71CB">
          <w:delText>]</w:delText>
        </w:r>
      </w:del>
      <w:r w:rsidRPr="00E77497">
        <w:t xml:space="preserve"> )</w:t>
      </w:r>
      <w:bookmarkEnd w:id="11637"/>
    </w:p>
    <w:p w14:paraId="28943F0D" w14:textId="77777777" w:rsidR="005D7F2D" w:rsidRPr="00E77497" w:rsidDel="004B71CB" w:rsidRDefault="005D7F2D" w:rsidP="005D7F2D">
      <w:pPr>
        <w:rPr>
          <w:del w:id="11642" w:author="Rev 19 Allen Wirfs-Brock" w:date="2013-09-27T09:57:00Z"/>
        </w:rPr>
      </w:pPr>
      <w:del w:id="11643" w:author="Rev 19 Allen Wirfs-Brock" w:date="2013-09-27T09:57:00Z">
        <w:r w:rsidRPr="00E77497" w:rsidDel="004B71CB">
          <w:delText xml:space="preserve">Returns a String value (not a String object) computed by </w:delText>
        </w:r>
        <w:r w:rsidRPr="00E77497" w:rsidDel="004B71CB">
          <w:rPr>
            <w:rFonts w:ascii="Times New Roman" w:hAnsi="Times New Roman"/>
          </w:rPr>
          <w:delText>ToString(</w:delText>
        </w:r>
        <w:r w:rsidRPr="00E77497" w:rsidDel="004B71CB">
          <w:rPr>
            <w:rFonts w:ascii="Times New Roman" w:hAnsi="Times New Roman"/>
            <w:i/>
          </w:rPr>
          <w:delText>value</w:delText>
        </w:r>
        <w:r w:rsidRPr="00E77497" w:rsidDel="004B71CB">
          <w:rPr>
            <w:rFonts w:ascii="Times New Roman" w:hAnsi="Times New Roman"/>
          </w:rPr>
          <w:delText>)</w:delText>
        </w:r>
        <w:r w:rsidRPr="00E77497" w:rsidDel="004B71CB">
          <w:delText xml:space="preserve">. If </w:delText>
        </w:r>
        <w:r w:rsidRPr="00E77497" w:rsidDel="004B71CB">
          <w:rPr>
            <w:rFonts w:ascii="Times New Roman" w:hAnsi="Times New Roman"/>
            <w:i/>
          </w:rPr>
          <w:delText>value</w:delText>
        </w:r>
        <w:r w:rsidRPr="00E77497" w:rsidDel="004B71CB">
          <w:delText xml:space="preserve"> is not supplied, the empty String </w:delText>
        </w:r>
        <w:r w:rsidRPr="00E77497" w:rsidDel="004B71CB">
          <w:rPr>
            <w:rFonts w:ascii="Courier New" w:hAnsi="Courier New"/>
            <w:b/>
          </w:rPr>
          <w:delText>""</w:delText>
        </w:r>
        <w:r w:rsidRPr="00E77497" w:rsidDel="004B71CB">
          <w:delText xml:space="preserve"> is returned.</w:delText>
        </w:r>
      </w:del>
    </w:p>
    <w:p w14:paraId="5A43A3B9" w14:textId="77777777" w:rsidR="005D7F2D" w:rsidRPr="00E77497" w:rsidRDefault="005D7F2D" w:rsidP="005D7F2D">
      <w:r w:rsidRPr="00E77497">
        <w:t xml:space="preserve">When </w:t>
      </w:r>
      <w:r>
        <w:rPr>
          <w:rFonts w:ascii="Courier New" w:hAnsi="Courier New"/>
          <w:b/>
        </w:rPr>
        <w:t>String</w:t>
      </w:r>
      <w:r w:rsidRPr="00E77497">
        <w:t xml:space="preserve"> is called with argument </w:t>
      </w:r>
      <w:r>
        <w:rPr>
          <w:rFonts w:ascii="Times New Roman" w:hAnsi="Times New Roman"/>
          <w:i/>
        </w:rPr>
        <w:t>value</w:t>
      </w:r>
      <w:r w:rsidRPr="00E77497">
        <w:t>,</w:t>
      </w:r>
      <w:r>
        <w:t xml:space="preserve"> the following steps are taken:</w:t>
      </w:r>
    </w:p>
    <w:p w14:paraId="6FECCD6A" w14:textId="77777777" w:rsidR="005D7F2D" w:rsidRDefault="005D7F2D" w:rsidP="005D7F2D">
      <w:pPr>
        <w:pStyle w:val="Alg4"/>
        <w:numPr>
          <w:ilvl w:val="0"/>
          <w:numId w:val="1324"/>
        </w:numPr>
      </w:pPr>
      <w:r>
        <w:t xml:space="preserve">Let </w:t>
      </w:r>
      <w:r>
        <w:rPr>
          <w:i/>
        </w:rPr>
        <w:t>O</w:t>
      </w:r>
      <w:r>
        <w:t xml:space="preserve"> be the </w:t>
      </w:r>
      <w:r w:rsidRPr="00F94F77">
        <w:rPr>
          <w:b/>
        </w:rPr>
        <w:t>this</w:t>
      </w:r>
      <w:r>
        <w:t xml:space="preserve"> value.</w:t>
      </w:r>
    </w:p>
    <w:p w14:paraId="6A915A36" w14:textId="77777777" w:rsidR="005D7F2D" w:rsidRDefault="005D7F2D" w:rsidP="005D7F2D">
      <w:pPr>
        <w:pStyle w:val="Alg4"/>
        <w:numPr>
          <w:ilvl w:val="0"/>
          <w:numId w:val="1324"/>
        </w:numPr>
      </w:pPr>
      <w:r>
        <w:t xml:space="preserve">If no arguments were passed to this function invocation, then let </w:t>
      </w:r>
      <w:r>
        <w:rPr>
          <w:i/>
          <w:iCs/>
        </w:rPr>
        <w:t>s</w:t>
      </w:r>
      <w:r>
        <w:t xml:space="preserve"> be </w:t>
      </w:r>
      <w:r w:rsidRPr="00E77497">
        <w:rPr>
          <w:rFonts w:ascii="Courier New" w:hAnsi="Courier New"/>
          <w:b/>
        </w:rPr>
        <w:t>""</w:t>
      </w:r>
      <w:r>
        <w:t>.</w:t>
      </w:r>
    </w:p>
    <w:p w14:paraId="653EA973" w14:textId="77777777" w:rsidR="005D7F2D" w:rsidRDefault="005D7F2D" w:rsidP="005D7F2D">
      <w:pPr>
        <w:pStyle w:val="Alg4"/>
        <w:numPr>
          <w:ilvl w:val="0"/>
          <w:numId w:val="1324"/>
        </w:numPr>
      </w:pPr>
      <w:r>
        <w:t xml:space="preserve">Else, let </w:t>
      </w:r>
      <w:r>
        <w:rPr>
          <w:i/>
          <w:iCs/>
        </w:rPr>
        <w:t>s</w:t>
      </w:r>
      <w:r>
        <w:t xml:space="preserve"> be ToString(</w:t>
      </w:r>
      <w:r>
        <w:rPr>
          <w:i/>
          <w:iCs/>
        </w:rPr>
        <w:t>value</w:t>
      </w:r>
      <w:r>
        <w:t>).</w:t>
      </w:r>
    </w:p>
    <w:p w14:paraId="2FF786D5" w14:textId="77777777" w:rsidR="005D7F2D" w:rsidRDefault="005D7F2D" w:rsidP="005D7F2D">
      <w:pPr>
        <w:pStyle w:val="Alg4"/>
        <w:numPr>
          <w:ilvl w:val="0"/>
          <w:numId w:val="1324"/>
        </w:numPr>
      </w:pPr>
      <w:r>
        <w:t>ReturnIfAbrupt(</w:t>
      </w:r>
      <w:r>
        <w:rPr>
          <w:i/>
          <w:iCs/>
        </w:rPr>
        <w:t>s</w:t>
      </w:r>
      <w:r>
        <w:t>).</w:t>
      </w:r>
    </w:p>
    <w:p w14:paraId="45FC5BFD" w14:textId="77777777" w:rsidR="005D7F2D" w:rsidRDefault="005D7F2D" w:rsidP="005D7F2D">
      <w:pPr>
        <w:pStyle w:val="Alg4"/>
        <w:numPr>
          <w:ilvl w:val="0"/>
          <w:numId w:val="1324"/>
        </w:numPr>
      </w:pPr>
      <w:r>
        <w:t>If Type(</w:t>
      </w:r>
      <w:r>
        <w:rPr>
          <w:i/>
          <w:iCs/>
        </w:rPr>
        <w:t>O</w:t>
      </w:r>
      <w:r>
        <w:t xml:space="preserve">) is Object and </w:t>
      </w:r>
      <w:r>
        <w:rPr>
          <w:i/>
          <w:iCs/>
        </w:rPr>
        <w:t>O</w:t>
      </w:r>
      <w:r>
        <w:t xml:space="preserve"> has a [[StringData]] internal data property and the value of [[StringData]] is </w:t>
      </w:r>
      <w:r>
        <w:rPr>
          <w:b/>
          <w:bCs/>
        </w:rPr>
        <w:t>undefined</w:t>
      </w:r>
      <w:r>
        <w:t>, then</w:t>
      </w:r>
    </w:p>
    <w:p w14:paraId="7D61E51A" w14:textId="77777777" w:rsidR="005D7F2D" w:rsidRDefault="005D7F2D" w:rsidP="005D7F2D">
      <w:pPr>
        <w:pStyle w:val="Alg4"/>
        <w:numPr>
          <w:ilvl w:val="1"/>
          <w:numId w:val="1324"/>
        </w:numPr>
      </w:pPr>
      <w:r>
        <w:t xml:space="preserve">Let </w:t>
      </w:r>
      <w:r>
        <w:rPr>
          <w:i/>
          <w:iCs/>
        </w:rPr>
        <w:t>length</w:t>
      </w:r>
      <w:r>
        <w:t xml:space="preserve"> be the number of code unit elements in </w:t>
      </w:r>
      <w:r>
        <w:rPr>
          <w:i/>
          <w:iCs/>
        </w:rPr>
        <w:t>s.</w:t>
      </w:r>
    </w:p>
    <w:p w14:paraId="2F9F21BD" w14:textId="77777777" w:rsidR="005D7F2D" w:rsidRDefault="005D7F2D" w:rsidP="005D7F2D">
      <w:pPr>
        <w:pStyle w:val="Alg4"/>
        <w:numPr>
          <w:ilvl w:val="1"/>
          <w:numId w:val="1324"/>
        </w:numPr>
      </w:pPr>
      <w:r>
        <w:t xml:space="preserve">Let </w:t>
      </w:r>
      <w:r>
        <w:rPr>
          <w:i/>
          <w:iCs/>
        </w:rPr>
        <w:t>status</w:t>
      </w:r>
      <w:r>
        <w:t xml:space="preserve"> be the result of DefinePropertyOrThrow(</w:t>
      </w:r>
      <w:r>
        <w:rPr>
          <w:i/>
          <w:iCs/>
        </w:rPr>
        <w:t>O</w:t>
      </w:r>
      <w:r>
        <w:t xml:space="preserve">, </w:t>
      </w:r>
      <w:r w:rsidRPr="00E77497">
        <w:rPr>
          <w:rFonts w:ascii="Courier New" w:hAnsi="Courier New"/>
          <w:b/>
        </w:rPr>
        <w:t>"</w:t>
      </w:r>
      <w:r>
        <w:rPr>
          <w:rFonts w:ascii="Courier New" w:hAnsi="Courier New"/>
          <w:b/>
        </w:rPr>
        <w:t>length</w:t>
      </w:r>
      <w:r w:rsidRPr="00E77497">
        <w:rPr>
          <w:rFonts w:ascii="Courier New" w:hAnsi="Courier New"/>
          <w:b/>
        </w:rPr>
        <w:t>"</w:t>
      </w:r>
      <w:r w:rsidRPr="00F90D3B">
        <w:t xml:space="preserve">, </w:t>
      </w:r>
      <w:r>
        <w:t>Property Descriptor</w:t>
      </w:r>
      <w:r w:rsidRPr="00E77497">
        <w:t>{</w:t>
      </w:r>
      <w:r>
        <w:t xml:space="preserve">[[Value]]: </w:t>
      </w:r>
      <w:r>
        <w:rPr>
          <w:i/>
          <w:iCs/>
        </w:rPr>
        <w:t>length</w:t>
      </w:r>
      <w:r>
        <w:t xml:space="preserve">, </w:t>
      </w:r>
      <w:r w:rsidRPr="00E77497">
        <w:t xml:space="preserve">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w:t>
      </w:r>
      <w:r>
        <w:rPr>
          <w:rFonts w:ascii="Courier New" w:hAnsi="Courier New"/>
          <w:b/>
        </w:rPr>
        <w:t xml:space="preserve"> </w:t>
      </w:r>
    </w:p>
    <w:p w14:paraId="06DE1CEA" w14:textId="77777777" w:rsidR="005D7F2D" w:rsidRDefault="005D7F2D" w:rsidP="005D7F2D">
      <w:pPr>
        <w:pStyle w:val="Alg4"/>
        <w:numPr>
          <w:ilvl w:val="1"/>
          <w:numId w:val="1324"/>
        </w:numPr>
      </w:pPr>
      <w:r>
        <w:t>ReturnIfAbrupt(</w:t>
      </w:r>
      <w:r>
        <w:rPr>
          <w:i/>
          <w:iCs/>
        </w:rPr>
        <w:t>status</w:t>
      </w:r>
      <w:r>
        <w:t>).</w:t>
      </w:r>
    </w:p>
    <w:p w14:paraId="1207FAE7" w14:textId="77777777" w:rsidR="005D7F2D" w:rsidRDefault="005D7F2D" w:rsidP="005D7F2D">
      <w:pPr>
        <w:pStyle w:val="Alg4"/>
        <w:numPr>
          <w:ilvl w:val="1"/>
          <w:numId w:val="1324"/>
        </w:numPr>
      </w:pPr>
      <w:r>
        <w:t xml:space="preserve">Set the value of </w:t>
      </w:r>
      <w:r>
        <w:rPr>
          <w:i/>
          <w:iCs/>
        </w:rPr>
        <w:t>O’s</w:t>
      </w:r>
      <w:r>
        <w:t xml:space="preserve"> [[StringData]] internal data property to </w:t>
      </w:r>
      <w:r>
        <w:rPr>
          <w:i/>
          <w:iCs/>
        </w:rPr>
        <w:t>s</w:t>
      </w:r>
      <w:r>
        <w:t>.</w:t>
      </w:r>
    </w:p>
    <w:p w14:paraId="573124BE" w14:textId="77777777" w:rsidR="005D7F2D" w:rsidRDefault="005D7F2D" w:rsidP="005D7F2D">
      <w:pPr>
        <w:pStyle w:val="Alg4"/>
        <w:numPr>
          <w:ilvl w:val="1"/>
          <w:numId w:val="1324"/>
        </w:numPr>
      </w:pPr>
      <w:r>
        <w:t xml:space="preserve">Return </w:t>
      </w:r>
      <w:r>
        <w:rPr>
          <w:i/>
          <w:iCs/>
        </w:rPr>
        <w:t>O</w:t>
      </w:r>
      <w:r>
        <w:t>.</w:t>
      </w:r>
    </w:p>
    <w:p w14:paraId="135B690A" w14:textId="77777777" w:rsidR="005D7F2D" w:rsidRPr="00E77497" w:rsidRDefault="005D7F2D" w:rsidP="005D7F2D">
      <w:pPr>
        <w:pStyle w:val="Alg4"/>
        <w:numPr>
          <w:ilvl w:val="0"/>
          <w:numId w:val="1324"/>
        </w:numPr>
        <w:spacing w:after="120"/>
      </w:pPr>
      <w:r w:rsidRPr="00E77497">
        <w:t xml:space="preserve">Return </w:t>
      </w:r>
      <w:r>
        <w:rPr>
          <w:i/>
        </w:rPr>
        <w:t>s</w:t>
      </w:r>
      <w:r w:rsidRPr="00E77497">
        <w:t>.</w:t>
      </w:r>
    </w:p>
    <w:p w14:paraId="34D95A35" w14:textId="77777777" w:rsidR="00946A25" w:rsidRPr="00E77497" w:rsidRDefault="00946A25" w:rsidP="00946A25">
      <w:pPr>
        <w:rPr>
          <w:ins w:id="11644" w:author="Rev 19 Allen Wirfs-Brock" w:date="2013-09-27T09:59:00Z"/>
        </w:rPr>
      </w:pPr>
      <w:ins w:id="11645" w:author="Rev 19 Allen Wirfs-Brock" w:date="2013-09-27T09:59:00Z">
        <w:r w:rsidRPr="00E77497">
          <w:t xml:space="preserve">The </w:t>
        </w:r>
        <w:r w:rsidRPr="00E77497">
          <w:rPr>
            <w:rFonts w:ascii="Courier New" w:hAnsi="Courier New"/>
            <w:b/>
          </w:rPr>
          <w:t>length</w:t>
        </w:r>
        <w:r w:rsidRPr="00E77497">
          <w:t xml:space="preserve"> property of the </w:t>
        </w:r>
        <w:r>
          <w:rPr>
            <w:rFonts w:ascii="Courier New" w:hAnsi="Courier New"/>
            <w:b/>
          </w:rPr>
          <w:t>String</w:t>
        </w:r>
        <w:r w:rsidRPr="00E77497">
          <w:t xml:space="preserve"> function is </w:t>
        </w:r>
        <w:r w:rsidRPr="00E77497">
          <w:rPr>
            <w:b/>
          </w:rPr>
          <w:t>1</w:t>
        </w:r>
        <w:r w:rsidRPr="00E77497">
          <w:t>.</w:t>
        </w:r>
      </w:ins>
    </w:p>
    <w:p w14:paraId="1166783A" w14:textId="77777777" w:rsidR="005D7F2D" w:rsidRPr="00E77497" w:rsidRDefault="005D7F2D" w:rsidP="005D7F2D">
      <w:pPr>
        <w:pStyle w:val="40"/>
      </w:pPr>
      <w:r w:rsidRPr="00E77497">
        <w:t>new String (</w:t>
      </w:r>
      <w:r>
        <w:t xml:space="preserve"> ... argumentsList </w:t>
      </w:r>
      <w:r w:rsidRPr="00E77497">
        <w:t>)</w:t>
      </w:r>
    </w:p>
    <w:p w14:paraId="231EFBCD" w14:textId="77777777" w:rsidR="005D7F2D" w:rsidRDefault="005D7F2D" w:rsidP="005D7F2D">
      <w:r>
        <w:rPr>
          <w:rFonts w:ascii="Courier New" w:hAnsi="Courier New"/>
          <w:b/>
        </w:rPr>
        <w:t>String</w:t>
      </w:r>
      <w:r w:rsidRPr="00E77497">
        <w:t xml:space="preserve"> </w:t>
      </w:r>
      <w:r>
        <w:t xml:space="preserve">called as part of a new expression </w:t>
      </w:r>
      <w:r w:rsidRPr="00E77497">
        <w:t xml:space="preserve">, it initialises </w:t>
      </w:r>
      <w:r>
        <w:t>a</w:t>
      </w:r>
      <w:r w:rsidRPr="00E77497">
        <w:t xml:space="preserve"> newly created </w:t>
      </w:r>
      <w:r>
        <w:t>exotic String</w:t>
      </w:r>
      <w:r w:rsidRPr="00E77497">
        <w:t xml:space="preserve"> object</w:t>
      </w:r>
      <w:r>
        <w:t>:</w:t>
      </w:r>
    </w:p>
    <w:p w14:paraId="76AE99D2" w14:textId="77777777" w:rsidR="005D7F2D" w:rsidRDefault="005D7F2D" w:rsidP="005D7F2D">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String</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23500FE4" w14:textId="77777777" w:rsidR="005D7F2D" w:rsidRDefault="005D7F2D" w:rsidP="005D7F2D">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517E6862" w14:textId="77777777" w:rsidR="005D7F2D" w:rsidRPr="00E4780A" w:rsidRDefault="005D7F2D" w:rsidP="005D7F2D">
      <w:pPr>
        <w:numPr>
          <w:ilvl w:val="0"/>
          <w:numId w:val="132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7977472C" w14:textId="77777777" w:rsidR="005D7F2D" w:rsidRPr="00E77497" w:rsidRDefault="005D7F2D" w:rsidP="005D7F2D">
      <w:r>
        <w:t xml:space="preserve">If </w:t>
      </w:r>
      <w:r>
        <w:rPr>
          <w:rFonts w:ascii="Courier New" w:hAnsi="Courier New"/>
          <w:b/>
        </w:rPr>
        <w:t>String</w:t>
      </w:r>
      <w:r w:rsidRPr="00E77497">
        <w:t xml:space="preserve"> </w:t>
      </w:r>
      <w:r>
        <w:t>is implemented as an ordinary function object, its [[Construct]] internal method will perform the above steps.</w:t>
      </w:r>
    </w:p>
    <w:p w14:paraId="6FF25F70" w14:textId="77777777" w:rsidR="005D7F2D" w:rsidRPr="00E77497" w:rsidRDefault="005D7F2D" w:rsidP="005D7F2D">
      <w:pPr>
        <w:pStyle w:val="30"/>
      </w:pPr>
      <w:bookmarkStart w:id="11646" w:name="_Ref365541993"/>
      <w:bookmarkStart w:id="11647" w:name="_Toc368050747"/>
      <w:r w:rsidRPr="00E77497">
        <w:t>Properties of the String Constructor</w:t>
      </w:r>
      <w:bookmarkEnd w:id="11646"/>
      <w:bookmarkEnd w:id="11647"/>
    </w:p>
    <w:p w14:paraId="404440A7" w14:textId="77777777" w:rsidR="005D7F2D" w:rsidRPr="00E77497" w:rsidRDefault="005D7F2D" w:rsidP="005D7F2D">
      <w:r w:rsidRPr="00E77497">
        <w:t xml:space="preserve">The value of the [[Prototype]] internal </w:t>
      </w:r>
      <w:r>
        <w:t xml:space="preserve">data </w:t>
      </w:r>
      <w:r w:rsidRPr="00E77497">
        <w:t>property of the String constructor is the standard built-in Function prototype object (</w:t>
      </w:r>
      <w:r>
        <w:fldChar w:fldCharType="begin"/>
      </w:r>
      <w:r>
        <w:instrText xml:space="preserve"> REF _Ref359681817 \r \h </w:instrText>
      </w:r>
      <w:r>
        <w:fldChar w:fldCharType="separate"/>
      </w:r>
      <w:r w:rsidR="00D433E8">
        <w:t>19.2.3</w:t>
      </w:r>
      <w:r>
        <w:fldChar w:fldCharType="end"/>
      </w:r>
      <w:r w:rsidRPr="00E77497">
        <w:t>).</w:t>
      </w:r>
    </w:p>
    <w:p w14:paraId="15710EFA" w14:textId="77777777"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p>
    <w:p w14:paraId="2D584B2A" w14:textId="77777777" w:rsidR="005D7F2D" w:rsidRPr="00E77497" w:rsidRDefault="005D7F2D" w:rsidP="005D7F2D">
      <w:pPr>
        <w:pStyle w:val="40"/>
      </w:pPr>
      <w:r w:rsidRPr="00E77497">
        <w:t>String.</w:t>
      </w:r>
      <w:commentRangeStart w:id="11648"/>
      <w:r w:rsidRPr="00E77497">
        <w:t>fromCharCode</w:t>
      </w:r>
      <w:commentRangeEnd w:id="11648"/>
      <w:r>
        <w:rPr>
          <w:rStyle w:val="af6"/>
          <w:b w:val="0"/>
        </w:rPr>
        <w:commentReference w:id="11648"/>
      </w:r>
      <w:r w:rsidRPr="00E77497">
        <w:t xml:space="preserve"> ( </w:t>
      </w:r>
      <w:r>
        <w:t>...codeUnits</w:t>
      </w:r>
      <w:r w:rsidRPr="00E77497">
        <w:t>)</w:t>
      </w:r>
    </w:p>
    <w:p w14:paraId="2F484288" w14:textId="77777777" w:rsidR="005D7F2D" w:rsidRPr="00E77497" w:rsidRDefault="005D7F2D" w:rsidP="005D7F2D">
      <w:r>
        <w:t>T</w:t>
      </w:r>
      <w:r w:rsidRPr="00E77497">
        <w:t xml:space="preserve">he </w:t>
      </w:r>
      <w:r w:rsidRPr="006F5ACA">
        <w:rPr>
          <w:rFonts w:ascii="Courier New" w:hAnsi="Courier New" w:cs="Courier New"/>
          <w:b/>
        </w:rPr>
        <w:t>String.</w:t>
      </w:r>
      <w:r w:rsidRPr="00857485">
        <w:rPr>
          <w:rFonts w:ascii="Courier New" w:hAnsi="Courier New" w:cs="Courier New"/>
          <w:b/>
        </w:rPr>
        <w:t>fromCharCode</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codeUnits</w:t>
      </w:r>
      <w:r>
        <w:t>.</w:t>
      </w:r>
      <w:r w:rsidRPr="00E77497">
        <w:t xml:space="preserve"> </w:t>
      </w:r>
      <w:r>
        <w:t>The</w:t>
      </w:r>
      <w:r w:rsidRPr="00E77497">
        <w:t xml:space="preserve"> following steps are taken:</w:t>
      </w:r>
    </w:p>
    <w:p w14:paraId="022D1EB2" w14:textId="77777777" w:rsidR="005D7F2D" w:rsidRDefault="005D7F2D" w:rsidP="005D7F2D">
      <w:pPr>
        <w:pStyle w:val="Alg4"/>
        <w:numPr>
          <w:ilvl w:val="0"/>
          <w:numId w:val="222"/>
        </w:numPr>
      </w:pPr>
      <w:r>
        <w:t xml:space="preserve">Assert: </w:t>
      </w:r>
      <w:r w:rsidRPr="00857485">
        <w:rPr>
          <w:i/>
        </w:rPr>
        <w:t>codeUnits</w:t>
      </w:r>
      <w:r>
        <w:t xml:space="preserve"> is a well-formed rest parameter object.</w:t>
      </w:r>
    </w:p>
    <w:p w14:paraId="17FF4A7D" w14:textId="77777777" w:rsidR="005D7F2D" w:rsidRPr="00E77497" w:rsidRDefault="005D7F2D" w:rsidP="005D7F2D">
      <w:pPr>
        <w:pStyle w:val="Alg4"/>
        <w:numPr>
          <w:ilvl w:val="0"/>
          <w:numId w:val="222"/>
        </w:numPr>
      </w:pPr>
      <w:r>
        <w:t xml:space="preserve">Let </w:t>
      </w:r>
      <w:r w:rsidRPr="00857485">
        <w:rPr>
          <w:i/>
        </w:rPr>
        <w:t>length</w:t>
      </w:r>
      <w:r>
        <w:t xml:space="preserve"> be the result of </w:t>
      </w:r>
      <w:r w:rsidRPr="00E77497">
        <w:t>Get</w:t>
      </w:r>
      <w:r>
        <w:t>(</w:t>
      </w:r>
      <w:r>
        <w:rPr>
          <w:i/>
        </w:rPr>
        <w:t>codeUnits</w:t>
      </w:r>
      <w:r>
        <w:t>,</w:t>
      </w:r>
      <w:r w:rsidRPr="00E77497">
        <w:t xml:space="preserve"> </w:t>
      </w:r>
      <w:r w:rsidRPr="00E77497">
        <w:rPr>
          <w:rFonts w:ascii="Courier New" w:hAnsi="Courier New"/>
          <w:b/>
        </w:rPr>
        <w:t>"length"</w:t>
      </w:r>
      <w:r>
        <w:rPr>
          <w:bCs/>
        </w:rPr>
        <w:t>)</w:t>
      </w:r>
      <w:r>
        <w:rPr>
          <w:rFonts w:ascii="Courier New" w:hAnsi="Courier New"/>
          <w:b/>
        </w:rPr>
        <w:t>.</w:t>
      </w:r>
    </w:p>
    <w:p w14:paraId="37D95D41" w14:textId="77777777" w:rsidR="005D7F2D" w:rsidRPr="00E77497" w:rsidRDefault="005D7F2D" w:rsidP="005D7F2D">
      <w:pPr>
        <w:pStyle w:val="Alg4"/>
        <w:numPr>
          <w:ilvl w:val="0"/>
          <w:numId w:val="222"/>
        </w:numPr>
      </w:pPr>
      <w:r>
        <w:t xml:space="preserve">Let </w:t>
      </w:r>
      <w:r w:rsidRPr="00857485">
        <w:rPr>
          <w:i/>
        </w:rPr>
        <w:t>elements</w:t>
      </w:r>
      <w:r>
        <w:t xml:space="preserve"> be  a new List.</w:t>
      </w:r>
    </w:p>
    <w:p w14:paraId="28DB47CD" w14:textId="77777777" w:rsidR="005D7F2D" w:rsidRDefault="005D7F2D" w:rsidP="005D7F2D">
      <w:pPr>
        <w:pStyle w:val="Alg4"/>
        <w:numPr>
          <w:ilvl w:val="0"/>
          <w:numId w:val="222"/>
        </w:numPr>
        <w:contextualSpacing/>
      </w:pPr>
      <w:r>
        <w:t xml:space="preserve">Let </w:t>
      </w:r>
      <w:r w:rsidRPr="00857485">
        <w:rPr>
          <w:i/>
        </w:rPr>
        <w:t>nextIndex</w:t>
      </w:r>
      <w:r>
        <w:t xml:space="preserve"> be 0.</w:t>
      </w:r>
    </w:p>
    <w:p w14:paraId="7F5E5E5B" w14:textId="77777777" w:rsidR="005D7F2D" w:rsidRPr="00E77497" w:rsidRDefault="005D7F2D" w:rsidP="005D7F2D">
      <w:pPr>
        <w:pStyle w:val="Alg4"/>
        <w:numPr>
          <w:ilvl w:val="0"/>
          <w:numId w:val="222"/>
        </w:numPr>
        <w:contextualSpacing/>
      </w:pPr>
      <w:r>
        <w:t xml:space="preserve">Repeat while </w:t>
      </w:r>
      <w:r w:rsidRPr="00857485">
        <w:rPr>
          <w:i/>
        </w:rPr>
        <w:t>nextIndex</w:t>
      </w:r>
      <w:r>
        <w:t xml:space="preserve"> &lt; </w:t>
      </w:r>
      <w:r w:rsidRPr="00857485">
        <w:rPr>
          <w:i/>
        </w:rPr>
        <w:t>length</w:t>
      </w:r>
    </w:p>
    <w:p w14:paraId="6256D5EC" w14:textId="77777777" w:rsidR="005D7F2D" w:rsidRPr="00E77497" w:rsidRDefault="005D7F2D" w:rsidP="005D7F2D">
      <w:pPr>
        <w:pStyle w:val="Alg4"/>
        <w:numPr>
          <w:ilvl w:val="1"/>
          <w:numId w:val="222"/>
        </w:numPr>
      </w:pPr>
      <w:r>
        <w:t xml:space="preserve">Let </w:t>
      </w:r>
      <w:r w:rsidRPr="00857485">
        <w:rPr>
          <w:i/>
        </w:rPr>
        <w:t>next</w:t>
      </w:r>
      <w:r>
        <w:t xml:space="preserve"> be the result of Get(</w:t>
      </w:r>
      <w:r w:rsidRPr="00857485">
        <w:rPr>
          <w:i/>
        </w:rPr>
        <w:t>codeUnits</w:t>
      </w:r>
      <w:r>
        <w:t>, ToString(</w:t>
      </w:r>
      <w:r w:rsidRPr="00857485">
        <w:rPr>
          <w:i/>
        </w:rPr>
        <w:t>nextIndex</w:t>
      </w:r>
      <w:r>
        <w:t>))</w:t>
      </w:r>
      <w:r w:rsidRPr="00857485">
        <w:t>.</w:t>
      </w:r>
    </w:p>
    <w:p w14:paraId="3859AB28" w14:textId="77777777" w:rsidR="005D7F2D" w:rsidRPr="005009C2" w:rsidRDefault="005D7F2D" w:rsidP="005D7F2D">
      <w:pPr>
        <w:pStyle w:val="Alg4"/>
        <w:numPr>
          <w:ilvl w:val="1"/>
          <w:numId w:val="222"/>
        </w:numPr>
        <w:contextualSpacing/>
      </w:pPr>
      <w:r>
        <w:t xml:space="preserve">Let </w:t>
      </w:r>
      <w:r w:rsidRPr="00857485">
        <w:rPr>
          <w:i/>
        </w:rPr>
        <w:t>nextCU</w:t>
      </w:r>
      <w:r>
        <w:t xml:space="preserve"> be ToUint16(</w:t>
      </w:r>
      <w:r w:rsidRPr="00857485">
        <w:rPr>
          <w:i/>
        </w:rPr>
        <w:t>next</w:t>
      </w:r>
      <w:r>
        <w:t>).</w:t>
      </w:r>
    </w:p>
    <w:p w14:paraId="6307F100" w14:textId="77777777" w:rsidR="005D7F2D" w:rsidRDefault="005D7F2D" w:rsidP="005D7F2D">
      <w:pPr>
        <w:pStyle w:val="Alg4"/>
        <w:numPr>
          <w:ilvl w:val="1"/>
          <w:numId w:val="222"/>
        </w:numPr>
        <w:contextualSpacing/>
      </w:pPr>
      <w:r>
        <w:t>ReturnIfAbrupt(</w:t>
      </w:r>
      <w:r w:rsidRPr="00857485">
        <w:rPr>
          <w:i/>
        </w:rPr>
        <w:t>nextCU</w:t>
      </w:r>
      <w:r>
        <w:t>).</w:t>
      </w:r>
    </w:p>
    <w:p w14:paraId="42B5742D" w14:textId="77777777" w:rsidR="005D7F2D" w:rsidRDefault="005D7F2D" w:rsidP="005D7F2D">
      <w:pPr>
        <w:pStyle w:val="Alg4"/>
        <w:numPr>
          <w:ilvl w:val="1"/>
          <w:numId w:val="222"/>
        </w:numPr>
        <w:contextualSpacing/>
      </w:pPr>
      <w:r>
        <w:t xml:space="preserve">Append </w:t>
      </w:r>
      <w:r w:rsidRPr="00857485">
        <w:rPr>
          <w:i/>
        </w:rPr>
        <w:t>nextCU</w:t>
      </w:r>
      <w:r>
        <w:t xml:space="preserve"> to the end of </w:t>
      </w:r>
      <w:r w:rsidRPr="00857485">
        <w:rPr>
          <w:i/>
        </w:rPr>
        <w:t>elements</w:t>
      </w:r>
      <w:r>
        <w:t>.</w:t>
      </w:r>
    </w:p>
    <w:p w14:paraId="4636C0C2" w14:textId="77777777" w:rsidR="005D7F2D" w:rsidRDefault="005D7F2D" w:rsidP="005D7F2D">
      <w:pPr>
        <w:pStyle w:val="Alg4"/>
        <w:numPr>
          <w:ilvl w:val="1"/>
          <w:numId w:val="222"/>
        </w:numPr>
        <w:contextualSpacing/>
      </w:pPr>
      <w:r>
        <w:t xml:space="preserve">Let </w:t>
      </w:r>
      <w:r w:rsidRPr="00857485">
        <w:rPr>
          <w:i/>
        </w:rPr>
        <w:t>nextIndex</w:t>
      </w:r>
      <w:r>
        <w:t xml:space="preserve"> be </w:t>
      </w:r>
      <w:r w:rsidRPr="00857485">
        <w:rPr>
          <w:i/>
        </w:rPr>
        <w:t>nextIndex</w:t>
      </w:r>
      <w:r>
        <w:t xml:space="preserve"> + 1.</w:t>
      </w:r>
    </w:p>
    <w:p w14:paraId="3D8DA739" w14:textId="77777777" w:rsidR="005D7F2D" w:rsidRPr="00E77497" w:rsidRDefault="005D7F2D" w:rsidP="005D7F2D">
      <w:pPr>
        <w:pStyle w:val="Alg4"/>
        <w:numPr>
          <w:ilvl w:val="0"/>
          <w:numId w:val="222"/>
        </w:numPr>
        <w:spacing w:after="240"/>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14:paraId="7E54F9E3"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1D0384E9" w14:textId="77777777" w:rsidR="005D7F2D" w:rsidRPr="00E77497" w:rsidRDefault="005D7F2D" w:rsidP="005D7F2D">
      <w:pPr>
        <w:pStyle w:val="40"/>
      </w:pPr>
      <w:r w:rsidRPr="00E77497">
        <w:t>String.from</w:t>
      </w:r>
      <w:r>
        <w:t>CodePoint</w:t>
      </w:r>
      <w:r w:rsidRPr="00E77497">
        <w:t xml:space="preserve"> ( </w:t>
      </w:r>
      <w:r>
        <w:t>...codePoints</w:t>
      </w:r>
      <w:r w:rsidRPr="00E77497">
        <w:t>)</w:t>
      </w:r>
    </w:p>
    <w:p w14:paraId="2B0E9378" w14:textId="77777777" w:rsidR="005D7F2D" w:rsidRPr="00E77497" w:rsidRDefault="005D7F2D" w:rsidP="005D7F2D">
      <w:r>
        <w:t>T</w:t>
      </w:r>
      <w:r w:rsidRPr="00E77497">
        <w:t xml:space="preserve">he </w:t>
      </w:r>
      <w:r w:rsidRPr="006F5ACA">
        <w:rPr>
          <w:rFonts w:ascii="Courier New" w:hAnsi="Courier New" w:cs="Courier New"/>
          <w:b/>
        </w:rPr>
        <w:t>String.</w:t>
      </w:r>
      <w:r w:rsidRPr="00857485">
        <w:rPr>
          <w:rFonts w:ascii="Courier New" w:hAnsi="Courier New" w:cs="Courier New"/>
          <w:b/>
        </w:rPr>
        <w:t>from</w:t>
      </w:r>
      <w:r>
        <w:rPr>
          <w:rFonts w:ascii="Courier New" w:hAnsi="Courier New" w:cs="Courier New"/>
          <w:b/>
        </w:rPr>
        <w:t>CodePoint</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codePoints</w:t>
      </w:r>
      <w:r>
        <w:t>.</w:t>
      </w:r>
      <w:r w:rsidRPr="00E77497">
        <w:t xml:space="preserve"> </w:t>
      </w:r>
      <w:r>
        <w:t>The</w:t>
      </w:r>
      <w:r w:rsidRPr="00E77497">
        <w:t xml:space="preserve"> following steps are taken:</w:t>
      </w:r>
    </w:p>
    <w:p w14:paraId="693C3E9A" w14:textId="77777777" w:rsidR="005D7F2D" w:rsidRDefault="005D7F2D" w:rsidP="005D7F2D">
      <w:pPr>
        <w:pStyle w:val="Alg4"/>
        <w:numPr>
          <w:ilvl w:val="0"/>
          <w:numId w:val="909"/>
        </w:numPr>
      </w:pPr>
      <w:r>
        <w:t xml:space="preserve">Assert: </w:t>
      </w:r>
      <w:r w:rsidRPr="00857485">
        <w:rPr>
          <w:i/>
        </w:rPr>
        <w:t>code</w:t>
      </w:r>
      <w:r>
        <w:rPr>
          <w:i/>
        </w:rPr>
        <w:t>Points</w:t>
      </w:r>
      <w:r>
        <w:t xml:space="preserve"> is a well-formed rest parameter object.</w:t>
      </w:r>
    </w:p>
    <w:p w14:paraId="473A9C3F" w14:textId="77777777" w:rsidR="005D7F2D" w:rsidRPr="00E77497" w:rsidRDefault="005D7F2D" w:rsidP="005D7F2D">
      <w:pPr>
        <w:pStyle w:val="Alg4"/>
        <w:numPr>
          <w:ilvl w:val="0"/>
          <w:numId w:val="909"/>
        </w:numPr>
      </w:pPr>
      <w:r>
        <w:t xml:space="preserve">Let </w:t>
      </w:r>
      <w:r w:rsidRPr="00857485">
        <w:rPr>
          <w:i/>
        </w:rPr>
        <w:t>length</w:t>
      </w:r>
      <w:r>
        <w:t xml:space="preserve"> be the result of </w:t>
      </w:r>
      <w:r w:rsidRPr="00E77497">
        <w:t>Get</w:t>
      </w:r>
      <w:r>
        <w:t>(</w:t>
      </w:r>
      <w:r>
        <w:rPr>
          <w:i/>
        </w:rPr>
        <w:t>codePoints</w:t>
      </w:r>
      <w:r>
        <w:t>,</w:t>
      </w:r>
      <w:r w:rsidRPr="00E77497">
        <w:t xml:space="preserve"> </w:t>
      </w:r>
      <w:r w:rsidRPr="00E77497">
        <w:rPr>
          <w:rFonts w:ascii="Courier New" w:hAnsi="Courier New"/>
          <w:b/>
        </w:rPr>
        <w:t>"length"</w:t>
      </w:r>
      <w:r>
        <w:rPr>
          <w:bCs/>
        </w:rPr>
        <w:t>)</w:t>
      </w:r>
      <w:r>
        <w:rPr>
          <w:rFonts w:ascii="Courier New" w:hAnsi="Courier New"/>
          <w:b/>
        </w:rPr>
        <w:t>.</w:t>
      </w:r>
    </w:p>
    <w:p w14:paraId="2E88F1DB" w14:textId="77777777" w:rsidR="005D7F2D" w:rsidRPr="00E77497" w:rsidRDefault="005D7F2D" w:rsidP="005D7F2D">
      <w:pPr>
        <w:pStyle w:val="Alg4"/>
        <w:numPr>
          <w:ilvl w:val="0"/>
          <w:numId w:val="909"/>
        </w:numPr>
      </w:pPr>
      <w:r>
        <w:t xml:space="preserve">Let </w:t>
      </w:r>
      <w:r w:rsidRPr="00857485">
        <w:rPr>
          <w:i/>
        </w:rPr>
        <w:t>elements</w:t>
      </w:r>
      <w:r>
        <w:t xml:space="preserve"> be  a new List.</w:t>
      </w:r>
    </w:p>
    <w:p w14:paraId="56B337A6" w14:textId="77777777" w:rsidR="005D7F2D" w:rsidRDefault="005D7F2D" w:rsidP="005D7F2D">
      <w:pPr>
        <w:pStyle w:val="Alg4"/>
        <w:numPr>
          <w:ilvl w:val="0"/>
          <w:numId w:val="909"/>
        </w:numPr>
        <w:contextualSpacing/>
      </w:pPr>
      <w:r>
        <w:t xml:space="preserve">Let </w:t>
      </w:r>
      <w:r w:rsidRPr="00857485">
        <w:rPr>
          <w:i/>
        </w:rPr>
        <w:t>nextIndex</w:t>
      </w:r>
      <w:r>
        <w:t xml:space="preserve"> be 0.</w:t>
      </w:r>
    </w:p>
    <w:p w14:paraId="346AB405" w14:textId="77777777" w:rsidR="005D7F2D" w:rsidRPr="00E77497" w:rsidRDefault="005D7F2D" w:rsidP="005D7F2D">
      <w:pPr>
        <w:pStyle w:val="Alg4"/>
        <w:numPr>
          <w:ilvl w:val="0"/>
          <w:numId w:val="909"/>
        </w:numPr>
        <w:contextualSpacing/>
      </w:pPr>
      <w:r>
        <w:t xml:space="preserve">Repeat while </w:t>
      </w:r>
      <w:r w:rsidRPr="00857485">
        <w:rPr>
          <w:i/>
        </w:rPr>
        <w:t>nextIndex</w:t>
      </w:r>
      <w:r>
        <w:t xml:space="preserve"> &lt; </w:t>
      </w:r>
      <w:r w:rsidRPr="00857485">
        <w:rPr>
          <w:i/>
        </w:rPr>
        <w:t>length</w:t>
      </w:r>
    </w:p>
    <w:p w14:paraId="7C89000D" w14:textId="77777777" w:rsidR="005D7F2D" w:rsidRPr="00E77497" w:rsidRDefault="005D7F2D" w:rsidP="005D7F2D">
      <w:pPr>
        <w:pStyle w:val="Alg4"/>
        <w:numPr>
          <w:ilvl w:val="1"/>
          <w:numId w:val="909"/>
        </w:numPr>
      </w:pPr>
      <w:r>
        <w:t xml:space="preserve">Let </w:t>
      </w:r>
      <w:r w:rsidRPr="00857485">
        <w:rPr>
          <w:i/>
        </w:rPr>
        <w:t>next</w:t>
      </w:r>
      <w:r>
        <w:t xml:space="preserve"> be the result of Get(</w:t>
      </w:r>
      <w:r w:rsidRPr="00857485">
        <w:rPr>
          <w:i/>
        </w:rPr>
        <w:t>code</w:t>
      </w:r>
      <w:r>
        <w:rPr>
          <w:i/>
        </w:rPr>
        <w:t>Points</w:t>
      </w:r>
      <w:r>
        <w:t>, ToString(</w:t>
      </w:r>
      <w:r w:rsidRPr="00857485">
        <w:rPr>
          <w:i/>
        </w:rPr>
        <w:t>nextIndex</w:t>
      </w:r>
      <w:r>
        <w:t>))</w:t>
      </w:r>
      <w:r w:rsidRPr="00857485">
        <w:t>.</w:t>
      </w:r>
    </w:p>
    <w:p w14:paraId="2ED3E391" w14:textId="77777777" w:rsidR="005D7F2D" w:rsidRPr="005009C2" w:rsidRDefault="005D7F2D" w:rsidP="005D7F2D">
      <w:pPr>
        <w:pStyle w:val="Alg4"/>
        <w:numPr>
          <w:ilvl w:val="1"/>
          <w:numId w:val="909"/>
        </w:numPr>
        <w:contextualSpacing/>
      </w:pPr>
      <w:r>
        <w:t xml:space="preserve">Let </w:t>
      </w:r>
      <w:r w:rsidRPr="00857485">
        <w:rPr>
          <w:i/>
        </w:rPr>
        <w:t>nextC</w:t>
      </w:r>
      <w:r>
        <w:rPr>
          <w:i/>
        </w:rPr>
        <w:t>P</w:t>
      </w:r>
      <w:r>
        <w:t xml:space="preserve"> be ToNumber(</w:t>
      </w:r>
      <w:r w:rsidRPr="00857485">
        <w:rPr>
          <w:i/>
        </w:rPr>
        <w:t>next</w:t>
      </w:r>
      <w:r>
        <w:t>).</w:t>
      </w:r>
    </w:p>
    <w:p w14:paraId="11CDFA6F" w14:textId="77777777" w:rsidR="005D7F2D" w:rsidRDefault="005D7F2D" w:rsidP="005D7F2D">
      <w:pPr>
        <w:pStyle w:val="Alg4"/>
        <w:numPr>
          <w:ilvl w:val="1"/>
          <w:numId w:val="909"/>
        </w:numPr>
        <w:contextualSpacing/>
      </w:pPr>
      <w:r>
        <w:t>ReturnIfAbrupt(</w:t>
      </w:r>
      <w:r w:rsidRPr="00857485">
        <w:rPr>
          <w:i/>
        </w:rPr>
        <w:t>nextC</w:t>
      </w:r>
      <w:r>
        <w:rPr>
          <w:i/>
        </w:rPr>
        <w:t>P</w:t>
      </w:r>
      <w:r>
        <w:t>).</w:t>
      </w:r>
    </w:p>
    <w:p w14:paraId="260D361D" w14:textId="77777777" w:rsidR="005D7F2D" w:rsidRDefault="005D7F2D" w:rsidP="005D7F2D">
      <w:pPr>
        <w:pStyle w:val="Alg4"/>
        <w:numPr>
          <w:ilvl w:val="1"/>
          <w:numId w:val="909"/>
        </w:numPr>
        <w:contextualSpacing/>
      </w:pPr>
      <w:r>
        <w:t>If SameValue(</w:t>
      </w:r>
      <w:r w:rsidRPr="00887FC2">
        <w:rPr>
          <w:i/>
        </w:rPr>
        <w:t>nextCP</w:t>
      </w:r>
      <w:r>
        <w:t>, ToInteger(</w:t>
      </w:r>
      <w:r w:rsidRPr="002875BF">
        <w:rPr>
          <w:i/>
        </w:rPr>
        <w:t>nextCP</w:t>
      </w:r>
      <w:r>
        <w:t xml:space="preserve">)) is </w:t>
      </w:r>
      <w:r w:rsidRPr="002875BF">
        <w:rPr>
          <w:b/>
        </w:rPr>
        <w:t>false</w:t>
      </w:r>
      <w:r>
        <w:t>,</w:t>
      </w:r>
      <w:ins w:id="11649" w:author="Rev 19 Allen Wirfs-Brock" w:date="2013-09-09T18:11:00Z">
        <w:r w:rsidR="000F402B">
          <w:t xml:space="preserve"> </w:t>
        </w:r>
      </w:ins>
      <w:r>
        <w:t xml:space="preserve">then throw a </w:t>
      </w:r>
      <w:r w:rsidRPr="002875BF">
        <w:rPr>
          <w:b/>
        </w:rPr>
        <w:t>RangeError</w:t>
      </w:r>
      <w:r>
        <w:t xml:space="preserve"> exception.</w:t>
      </w:r>
    </w:p>
    <w:p w14:paraId="63E1BC71" w14:textId="77777777" w:rsidR="005D7F2D" w:rsidRDefault="005D7F2D" w:rsidP="005D7F2D">
      <w:pPr>
        <w:pStyle w:val="Alg4"/>
        <w:numPr>
          <w:ilvl w:val="1"/>
          <w:numId w:val="909"/>
        </w:numPr>
        <w:contextualSpacing/>
      </w:pPr>
      <w:r>
        <w:t xml:space="preserve">If  </w:t>
      </w:r>
      <w:r w:rsidRPr="00EA11C5">
        <w:rPr>
          <w:i/>
        </w:rPr>
        <w:t>nextCP</w:t>
      </w:r>
      <w:r>
        <w:t xml:space="preserve"> &lt; 0 or </w:t>
      </w:r>
      <w:r w:rsidRPr="00EA11C5">
        <w:rPr>
          <w:i/>
        </w:rPr>
        <w:t>nextCP</w:t>
      </w:r>
      <w:r>
        <w:t xml:space="preserve"> &gt; 0x10FFFF, then throw a </w:t>
      </w:r>
      <w:r w:rsidRPr="002875BF">
        <w:rPr>
          <w:b/>
        </w:rPr>
        <w:t>RangeError</w:t>
      </w:r>
      <w:r>
        <w:t xml:space="preserve"> exception.</w:t>
      </w:r>
    </w:p>
    <w:p w14:paraId="660726F2" w14:textId="77777777" w:rsidR="005D7F2D" w:rsidRDefault="005D7F2D" w:rsidP="005D7F2D">
      <w:pPr>
        <w:pStyle w:val="Alg4"/>
        <w:numPr>
          <w:ilvl w:val="1"/>
          <w:numId w:val="909"/>
        </w:numPr>
        <w:contextualSpacing/>
      </w:pPr>
      <w:r>
        <w:t xml:space="preserve">Append the elements of the UTF-16 Encoding (clause 6) of </w:t>
      </w:r>
      <w:r w:rsidRPr="00857485">
        <w:rPr>
          <w:i/>
        </w:rPr>
        <w:t>nextC</w:t>
      </w:r>
      <w:r>
        <w:rPr>
          <w:i/>
        </w:rPr>
        <w:t xml:space="preserve">P </w:t>
      </w:r>
      <w:r>
        <w:t xml:space="preserve">to the end of </w:t>
      </w:r>
      <w:r w:rsidRPr="00857485">
        <w:rPr>
          <w:i/>
        </w:rPr>
        <w:t>elements</w:t>
      </w:r>
      <w:r>
        <w:t>.</w:t>
      </w:r>
    </w:p>
    <w:p w14:paraId="3B6E0155" w14:textId="77777777" w:rsidR="005D7F2D" w:rsidRDefault="005D7F2D" w:rsidP="005D7F2D">
      <w:pPr>
        <w:pStyle w:val="Alg4"/>
        <w:numPr>
          <w:ilvl w:val="1"/>
          <w:numId w:val="909"/>
        </w:numPr>
        <w:contextualSpacing/>
      </w:pPr>
      <w:r>
        <w:t xml:space="preserve">Let </w:t>
      </w:r>
      <w:r w:rsidRPr="00857485">
        <w:rPr>
          <w:i/>
        </w:rPr>
        <w:t>nextIndex</w:t>
      </w:r>
      <w:r>
        <w:t xml:space="preserve"> be </w:t>
      </w:r>
      <w:r w:rsidRPr="00857485">
        <w:rPr>
          <w:i/>
        </w:rPr>
        <w:t>nextIndex</w:t>
      </w:r>
      <w:r>
        <w:t xml:space="preserve"> + 1.</w:t>
      </w:r>
    </w:p>
    <w:p w14:paraId="0635F78B" w14:textId="77777777" w:rsidR="005D7F2D" w:rsidRPr="00E77497" w:rsidRDefault="005D7F2D" w:rsidP="005D7F2D">
      <w:pPr>
        <w:pStyle w:val="Alg4"/>
        <w:numPr>
          <w:ilvl w:val="0"/>
          <w:numId w:val="909"/>
        </w:numPr>
        <w:spacing w:after="240"/>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14:paraId="5F6644EB"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r>
        <w:rPr>
          <w:rFonts w:ascii="Courier New" w:hAnsi="Courier New"/>
          <w:b/>
        </w:rPr>
        <w:t>Point</w:t>
      </w:r>
      <w:r w:rsidRPr="00E77497">
        <w:t xml:space="preserve"> function is </w:t>
      </w:r>
      <w:commentRangeStart w:id="11650"/>
      <w:r>
        <w:rPr>
          <w:b/>
        </w:rPr>
        <w:t>0</w:t>
      </w:r>
      <w:commentRangeEnd w:id="11650"/>
      <w:r>
        <w:rPr>
          <w:rStyle w:val="af6"/>
        </w:rPr>
        <w:commentReference w:id="11650"/>
      </w:r>
      <w:r w:rsidRPr="00E77497">
        <w:t>.</w:t>
      </w:r>
    </w:p>
    <w:p w14:paraId="716ED8C4" w14:textId="77777777" w:rsidR="00362B91" w:rsidRPr="00E77497" w:rsidRDefault="00362B91" w:rsidP="00362B91">
      <w:pPr>
        <w:pStyle w:val="40"/>
      </w:pPr>
      <w:r w:rsidRPr="00E77497">
        <w:t>String.prototype</w:t>
      </w:r>
    </w:p>
    <w:p w14:paraId="447EB889" w14:textId="77777777" w:rsidR="00362B91" w:rsidRPr="00E77497" w:rsidRDefault="00362B91" w:rsidP="00362B91">
      <w:r w:rsidRPr="00E77497">
        <w:t xml:space="preserve">The initial value of </w:t>
      </w:r>
      <w:r w:rsidRPr="00E77497">
        <w:rPr>
          <w:rFonts w:ascii="Courier New" w:hAnsi="Courier New"/>
          <w:b/>
        </w:rPr>
        <w:t>String.prototype</w:t>
      </w:r>
      <w:r w:rsidRPr="00E77497">
        <w:t xml:space="preserve"> is the standard built-in String prototype object (</w:t>
      </w:r>
      <w:r w:rsidR="003D1963">
        <w:fldChar w:fldCharType="begin"/>
      </w:r>
      <w:r w:rsidR="003D1963">
        <w:instrText xml:space="preserve"> REF _Ref366078312 \r \h </w:instrText>
      </w:r>
      <w:r w:rsidR="003D1963">
        <w:fldChar w:fldCharType="separate"/>
      </w:r>
      <w:r w:rsidR="00D433E8">
        <w:t>21.1.3</w:t>
      </w:r>
      <w:r w:rsidR="003D1963">
        <w:fldChar w:fldCharType="end"/>
      </w:r>
      <w:r w:rsidRPr="00E77497">
        <w:t>).</w:t>
      </w:r>
    </w:p>
    <w:p w14:paraId="4C7A37CF" w14:textId="77777777" w:rsidR="00362B91" w:rsidRPr="00E77497" w:rsidRDefault="00362B91" w:rsidP="00362B9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7BBEA74" w14:textId="77777777" w:rsidR="005D7F2D" w:rsidRPr="00E77497" w:rsidRDefault="005D7F2D" w:rsidP="005D7F2D">
      <w:pPr>
        <w:pStyle w:val="40"/>
      </w:pPr>
      <w:r w:rsidRPr="00E77497">
        <w:t>String.</w:t>
      </w:r>
      <w:r>
        <w:t>raw</w:t>
      </w:r>
      <w:r w:rsidRPr="00E77497">
        <w:t xml:space="preserve"> ( </w:t>
      </w:r>
      <w:r>
        <w:t>callSite, ...substitutions</w:t>
      </w:r>
      <w:r w:rsidRPr="00E77497">
        <w:t>)</w:t>
      </w:r>
    </w:p>
    <w:p w14:paraId="4F1E06FB" w14:textId="77777777" w:rsidR="005D7F2D" w:rsidRPr="00E77497" w:rsidRDefault="005D7F2D" w:rsidP="005D7F2D">
      <w:r>
        <w:t>T</w:t>
      </w:r>
      <w:r w:rsidRPr="00E77497">
        <w:t xml:space="preserve">he </w:t>
      </w:r>
      <w:r>
        <w:rPr>
          <w:rFonts w:ascii="Courier New" w:hAnsi="Courier New" w:cs="Courier New"/>
          <w:b/>
        </w:rPr>
        <w:t>String.raw</w:t>
      </w:r>
      <w:r w:rsidRPr="00E77497">
        <w:t xml:space="preserve"> </w:t>
      </w:r>
      <w:r>
        <w:t>function</w:t>
      </w:r>
      <w:r w:rsidRPr="00E77497">
        <w:t xml:space="preserve"> </w:t>
      </w:r>
      <w:r>
        <w:t xml:space="preserve">may be called with a variable number of arguments.  The first argument is </w:t>
      </w:r>
      <w:r w:rsidRPr="00EA11C5">
        <w:rPr>
          <w:rFonts w:ascii="Times New Roman" w:hAnsi="Times New Roman"/>
          <w:i/>
        </w:rPr>
        <w:t>call</w:t>
      </w:r>
      <w:r>
        <w:rPr>
          <w:rFonts w:ascii="Times New Roman" w:hAnsi="Times New Roman"/>
          <w:i/>
        </w:rPr>
        <w:t>S</w:t>
      </w:r>
      <w:r w:rsidRPr="00EA11C5">
        <w:rPr>
          <w:rFonts w:ascii="Times New Roman" w:hAnsi="Times New Roman"/>
          <w:i/>
        </w:rPr>
        <w:t>ite</w:t>
      </w:r>
      <w:r>
        <w:t xml:space="preserve"> and the remainder of the arguments form</w:t>
      </w:r>
      <w:r w:rsidRPr="00E77497">
        <w:t xml:space="preserve"> </w:t>
      </w:r>
      <w:r>
        <w:t>the</w:t>
      </w:r>
      <w:r w:rsidRPr="00E77497">
        <w:t xml:space="preserve"> </w:t>
      </w:r>
      <w:r>
        <w:t xml:space="preserve">rest parameter </w:t>
      </w:r>
      <w:r>
        <w:rPr>
          <w:rFonts w:ascii="Times New Roman" w:hAnsi="Times New Roman"/>
          <w:i/>
        </w:rPr>
        <w:t>substitutions</w:t>
      </w:r>
      <w:r>
        <w:t>.</w:t>
      </w:r>
      <w:r w:rsidRPr="00E77497">
        <w:t xml:space="preserve"> </w:t>
      </w:r>
      <w:r>
        <w:t>The</w:t>
      </w:r>
      <w:r w:rsidRPr="00E77497">
        <w:t xml:space="preserve"> following steps are taken:</w:t>
      </w:r>
    </w:p>
    <w:p w14:paraId="4DFEB6C8" w14:textId="77777777" w:rsidR="005D7F2D" w:rsidRDefault="005D7F2D" w:rsidP="005D7F2D">
      <w:pPr>
        <w:pStyle w:val="Alg4"/>
        <w:numPr>
          <w:ilvl w:val="0"/>
          <w:numId w:val="908"/>
        </w:numPr>
      </w:pPr>
      <w:r>
        <w:t xml:space="preserve">Assert: </w:t>
      </w:r>
      <w:r>
        <w:rPr>
          <w:i/>
        </w:rPr>
        <w:t>substitutions</w:t>
      </w:r>
      <w:r>
        <w:t xml:space="preserve"> is a well-formed rest parameter object.</w:t>
      </w:r>
    </w:p>
    <w:p w14:paraId="3FB6EA34" w14:textId="77777777" w:rsidR="005D7F2D" w:rsidRDefault="005D7F2D" w:rsidP="005D7F2D">
      <w:pPr>
        <w:pStyle w:val="Alg4"/>
        <w:numPr>
          <w:ilvl w:val="0"/>
          <w:numId w:val="908"/>
        </w:numPr>
      </w:pPr>
      <w:r>
        <w:t xml:space="preserve">Let </w:t>
      </w:r>
      <w:r w:rsidRPr="00FA657F">
        <w:rPr>
          <w:i/>
        </w:rPr>
        <w:t>cooked</w:t>
      </w:r>
      <w:r>
        <w:t xml:space="preserve"> be ToObject(</w:t>
      </w:r>
      <w:r w:rsidRPr="00FA657F">
        <w:rPr>
          <w:i/>
        </w:rPr>
        <w:t>callSite</w:t>
      </w:r>
      <w:r>
        <w:t>).</w:t>
      </w:r>
    </w:p>
    <w:p w14:paraId="674394AB" w14:textId="77777777" w:rsidR="005D7F2D" w:rsidRDefault="005D7F2D" w:rsidP="005D7F2D">
      <w:pPr>
        <w:pStyle w:val="Alg4"/>
        <w:numPr>
          <w:ilvl w:val="0"/>
          <w:numId w:val="908"/>
        </w:numPr>
      </w:pPr>
      <w:r>
        <w:t>ReturnIfAbrupt(</w:t>
      </w:r>
      <w:r w:rsidRPr="00FA657F">
        <w:rPr>
          <w:i/>
        </w:rPr>
        <w:t>cooked</w:t>
      </w:r>
      <w:r>
        <w:t>).</w:t>
      </w:r>
    </w:p>
    <w:p w14:paraId="26AB64C6" w14:textId="77777777" w:rsidR="005D7F2D" w:rsidRDefault="005D7F2D" w:rsidP="005D7F2D">
      <w:pPr>
        <w:pStyle w:val="Alg4"/>
        <w:numPr>
          <w:ilvl w:val="0"/>
          <w:numId w:val="908"/>
        </w:numPr>
      </w:pPr>
      <w:r>
        <w:t xml:space="preserve">Let </w:t>
      </w:r>
      <w:r w:rsidRPr="00FA657F">
        <w:rPr>
          <w:i/>
        </w:rPr>
        <w:t>rawValue</w:t>
      </w:r>
      <w:r>
        <w:t xml:space="preserve"> be the result of Get(</w:t>
      </w:r>
      <w:r>
        <w:rPr>
          <w:i/>
        </w:rPr>
        <w:t>cooked</w:t>
      </w:r>
      <w:r>
        <w:t xml:space="preserve">, </w:t>
      </w:r>
      <w:r w:rsidRPr="00E77497">
        <w:rPr>
          <w:rFonts w:ascii="Courier New" w:hAnsi="Courier New"/>
          <w:b/>
        </w:rPr>
        <w:t>"</w:t>
      </w:r>
      <w:r>
        <w:rPr>
          <w:rFonts w:ascii="Courier New" w:hAnsi="Courier New"/>
          <w:b/>
        </w:rPr>
        <w:t>raw</w:t>
      </w:r>
      <w:r w:rsidRPr="00E77497">
        <w:rPr>
          <w:rFonts w:ascii="Courier New" w:hAnsi="Courier New"/>
          <w:b/>
        </w:rPr>
        <w:t>"</w:t>
      </w:r>
      <w:r w:rsidRPr="00844B9F">
        <w:rPr>
          <w:bCs/>
        </w:rPr>
        <w:t>)</w:t>
      </w:r>
      <w:r>
        <w:rPr>
          <w:rFonts w:ascii="Courier New" w:hAnsi="Courier New"/>
          <w:b/>
        </w:rPr>
        <w:t>.</w:t>
      </w:r>
    </w:p>
    <w:p w14:paraId="1845D50D" w14:textId="77777777" w:rsidR="005D7F2D" w:rsidRDefault="005D7F2D" w:rsidP="005D7F2D">
      <w:pPr>
        <w:pStyle w:val="Alg4"/>
        <w:numPr>
          <w:ilvl w:val="0"/>
          <w:numId w:val="908"/>
        </w:numPr>
      </w:pPr>
      <w:r>
        <w:t xml:space="preserve">Let </w:t>
      </w:r>
      <w:r w:rsidRPr="00FA657F">
        <w:rPr>
          <w:i/>
        </w:rPr>
        <w:t>raw</w:t>
      </w:r>
      <w:r>
        <w:t xml:space="preserve"> be ToObject(</w:t>
      </w:r>
      <w:r w:rsidRPr="00FA657F">
        <w:rPr>
          <w:i/>
        </w:rPr>
        <w:t>rawValue</w:t>
      </w:r>
      <w:r>
        <w:t>).</w:t>
      </w:r>
    </w:p>
    <w:p w14:paraId="4A0B1463" w14:textId="77777777" w:rsidR="005D7F2D" w:rsidRDefault="005D7F2D" w:rsidP="005D7F2D">
      <w:pPr>
        <w:pStyle w:val="Alg4"/>
        <w:numPr>
          <w:ilvl w:val="0"/>
          <w:numId w:val="908"/>
        </w:numPr>
      </w:pPr>
      <w:r>
        <w:t>ReturnIfAbrupt(</w:t>
      </w:r>
      <w:r w:rsidRPr="00887FC2">
        <w:rPr>
          <w:i/>
        </w:rPr>
        <w:t>raw</w:t>
      </w:r>
      <w:r>
        <w:t>).</w:t>
      </w:r>
    </w:p>
    <w:p w14:paraId="2619EA71" w14:textId="77777777" w:rsidR="005D7F2D" w:rsidRPr="00E77497" w:rsidRDefault="005D7F2D" w:rsidP="005D7F2D">
      <w:pPr>
        <w:pStyle w:val="Alg4"/>
        <w:numPr>
          <w:ilvl w:val="0"/>
          <w:numId w:val="908"/>
        </w:numPr>
      </w:pPr>
      <w:r>
        <w:t xml:space="preserve">Let </w:t>
      </w:r>
      <w:r w:rsidRPr="00857485">
        <w:rPr>
          <w:i/>
        </w:rPr>
        <w:t>len</w:t>
      </w:r>
      <w:r>
        <w:t xml:space="preserve"> be the result of </w:t>
      </w:r>
      <w:r w:rsidRPr="00E77497">
        <w:t>Get</w:t>
      </w:r>
      <w:r>
        <w:t>(</w:t>
      </w:r>
      <w:r>
        <w:rPr>
          <w:i/>
        </w:rPr>
        <w:t>raw</w:t>
      </w:r>
      <w:r>
        <w:t>,</w:t>
      </w:r>
      <w:r w:rsidRPr="00E77497">
        <w:t xml:space="preserve"> </w:t>
      </w:r>
      <w:r w:rsidRPr="00E77497">
        <w:rPr>
          <w:rFonts w:ascii="Courier New" w:hAnsi="Courier New"/>
          <w:b/>
        </w:rPr>
        <w:t>"length"</w:t>
      </w:r>
      <w:r>
        <w:rPr>
          <w:bCs/>
        </w:rPr>
        <w:t>)</w:t>
      </w:r>
      <w:r>
        <w:rPr>
          <w:rFonts w:ascii="Courier New" w:hAnsi="Courier New"/>
          <w:b/>
        </w:rPr>
        <w:t>.</w:t>
      </w:r>
    </w:p>
    <w:p w14:paraId="4B43A7AC" w14:textId="77777777" w:rsidR="005D7F2D" w:rsidRDefault="005D7F2D" w:rsidP="005D7F2D">
      <w:pPr>
        <w:pStyle w:val="Alg4"/>
        <w:numPr>
          <w:ilvl w:val="0"/>
          <w:numId w:val="908"/>
        </w:numPr>
      </w:pPr>
      <w:r>
        <w:t xml:space="preserve">Let </w:t>
      </w:r>
      <w:r w:rsidRPr="00FA657F">
        <w:rPr>
          <w:i/>
        </w:rPr>
        <w:t>literalSegments</w:t>
      </w:r>
      <w:r>
        <w:t xml:space="preserve"> be ToLength(</w:t>
      </w:r>
      <w:r w:rsidRPr="00FA657F">
        <w:rPr>
          <w:i/>
        </w:rPr>
        <w:t>len</w:t>
      </w:r>
      <w:r>
        <w:t>).</w:t>
      </w:r>
    </w:p>
    <w:p w14:paraId="7D845B48" w14:textId="77777777" w:rsidR="005D7F2D" w:rsidRDefault="005D7F2D" w:rsidP="005D7F2D">
      <w:pPr>
        <w:pStyle w:val="Alg4"/>
        <w:numPr>
          <w:ilvl w:val="0"/>
          <w:numId w:val="908"/>
        </w:numPr>
      </w:pPr>
      <w:r>
        <w:t>ReturnIfAbrupt(</w:t>
      </w:r>
      <w:r w:rsidRPr="00887FC2">
        <w:rPr>
          <w:i/>
        </w:rPr>
        <w:t>literalSegments</w:t>
      </w:r>
      <w:r>
        <w:t>).</w:t>
      </w:r>
    </w:p>
    <w:p w14:paraId="59AEC547" w14:textId="77777777" w:rsidR="005D7F2D" w:rsidRDefault="005D7F2D" w:rsidP="005D7F2D">
      <w:pPr>
        <w:pStyle w:val="Alg4"/>
        <w:numPr>
          <w:ilvl w:val="0"/>
          <w:numId w:val="908"/>
        </w:numPr>
      </w:pPr>
      <w:r>
        <w:t xml:space="preserve">If </w:t>
      </w:r>
      <w:r w:rsidRPr="00FA657F">
        <w:rPr>
          <w:i/>
        </w:rPr>
        <w:t>literalSegments</w:t>
      </w:r>
      <w:r>
        <w:t xml:space="preserve"> ≤ 0, then return the empty string.</w:t>
      </w:r>
    </w:p>
    <w:p w14:paraId="20D312D5" w14:textId="77777777" w:rsidR="005D7F2D" w:rsidRPr="00E77497" w:rsidRDefault="005D7F2D" w:rsidP="005D7F2D">
      <w:pPr>
        <w:pStyle w:val="Alg4"/>
        <w:numPr>
          <w:ilvl w:val="0"/>
          <w:numId w:val="908"/>
        </w:numPr>
      </w:pPr>
      <w:r>
        <w:t xml:space="preserve">Let </w:t>
      </w:r>
      <w:r>
        <w:rPr>
          <w:i/>
        </w:rPr>
        <w:t>stringE</w:t>
      </w:r>
      <w:r w:rsidRPr="00857485">
        <w:rPr>
          <w:i/>
        </w:rPr>
        <w:t>lements</w:t>
      </w:r>
      <w:r>
        <w:t xml:space="preserve"> be a new List.</w:t>
      </w:r>
    </w:p>
    <w:p w14:paraId="5C862748" w14:textId="77777777" w:rsidR="005D7F2D" w:rsidRDefault="005D7F2D" w:rsidP="005D7F2D">
      <w:pPr>
        <w:pStyle w:val="Alg4"/>
        <w:numPr>
          <w:ilvl w:val="0"/>
          <w:numId w:val="908"/>
        </w:numPr>
        <w:contextualSpacing/>
      </w:pPr>
      <w:r>
        <w:t xml:space="preserve">Let </w:t>
      </w:r>
      <w:r w:rsidRPr="00857485">
        <w:rPr>
          <w:i/>
        </w:rPr>
        <w:t>nextIndex</w:t>
      </w:r>
      <w:r>
        <w:t xml:space="preserve"> be 0.</w:t>
      </w:r>
    </w:p>
    <w:p w14:paraId="219DCDF3" w14:textId="77777777" w:rsidR="005D7F2D" w:rsidRPr="00E77497" w:rsidRDefault="005D7F2D" w:rsidP="005D7F2D">
      <w:pPr>
        <w:pStyle w:val="Alg4"/>
        <w:numPr>
          <w:ilvl w:val="0"/>
          <w:numId w:val="908"/>
        </w:numPr>
        <w:contextualSpacing/>
      </w:pPr>
      <w:r>
        <w:t xml:space="preserve">Repeat </w:t>
      </w:r>
    </w:p>
    <w:p w14:paraId="3DF2A01F" w14:textId="77777777" w:rsidR="005D7F2D" w:rsidRDefault="005D7F2D" w:rsidP="005D7F2D">
      <w:pPr>
        <w:pStyle w:val="Alg4"/>
        <w:numPr>
          <w:ilvl w:val="1"/>
          <w:numId w:val="908"/>
        </w:numPr>
      </w:pPr>
      <w:r>
        <w:t xml:space="preserve">Let </w:t>
      </w:r>
      <w:r w:rsidRPr="00FA657F">
        <w:rPr>
          <w:i/>
        </w:rPr>
        <w:t>nextKey</w:t>
      </w:r>
      <w:r>
        <w:t xml:space="preserve"> be ToString(</w:t>
      </w:r>
      <w:r w:rsidRPr="00857485">
        <w:rPr>
          <w:i/>
        </w:rPr>
        <w:t>nextIndex</w:t>
      </w:r>
      <w:r>
        <w:t>).</w:t>
      </w:r>
    </w:p>
    <w:p w14:paraId="1FF58B9F" w14:textId="77777777" w:rsidR="005D7F2D" w:rsidRPr="00E77497" w:rsidRDefault="005D7F2D" w:rsidP="005D7F2D">
      <w:pPr>
        <w:pStyle w:val="Alg4"/>
        <w:numPr>
          <w:ilvl w:val="1"/>
          <w:numId w:val="908"/>
        </w:numPr>
      </w:pPr>
      <w:r>
        <w:t xml:space="preserve">Let </w:t>
      </w:r>
      <w:r w:rsidRPr="00857485">
        <w:rPr>
          <w:i/>
        </w:rPr>
        <w:t>next</w:t>
      </w:r>
      <w:r>
        <w:t xml:space="preserve"> be the result of Get(</w:t>
      </w:r>
      <w:r>
        <w:rPr>
          <w:i/>
        </w:rPr>
        <w:t>raw</w:t>
      </w:r>
      <w:r>
        <w:t xml:space="preserve">, </w:t>
      </w:r>
      <w:r w:rsidRPr="00887FC2">
        <w:rPr>
          <w:i/>
        </w:rPr>
        <w:t>nextKey</w:t>
      </w:r>
      <w:r>
        <w:rPr>
          <w:iCs/>
        </w:rPr>
        <w:t>)</w:t>
      </w:r>
      <w:r w:rsidRPr="00857485">
        <w:t>.</w:t>
      </w:r>
    </w:p>
    <w:p w14:paraId="29FA1BBE" w14:textId="77777777" w:rsidR="005D7F2D" w:rsidRPr="005009C2" w:rsidRDefault="005D7F2D" w:rsidP="005D7F2D">
      <w:pPr>
        <w:pStyle w:val="Alg4"/>
        <w:numPr>
          <w:ilvl w:val="1"/>
          <w:numId w:val="908"/>
        </w:numPr>
        <w:contextualSpacing/>
      </w:pPr>
      <w:r>
        <w:t xml:space="preserve">Let </w:t>
      </w:r>
      <w:r w:rsidRPr="00857485">
        <w:rPr>
          <w:i/>
        </w:rPr>
        <w:t>next</w:t>
      </w:r>
      <w:r>
        <w:rPr>
          <w:i/>
        </w:rPr>
        <w:t>Seg</w:t>
      </w:r>
      <w:r>
        <w:t xml:space="preserve"> be ToString(</w:t>
      </w:r>
      <w:r w:rsidRPr="00857485">
        <w:rPr>
          <w:i/>
        </w:rPr>
        <w:t>next</w:t>
      </w:r>
      <w:r>
        <w:t>).</w:t>
      </w:r>
    </w:p>
    <w:p w14:paraId="7B071EB6" w14:textId="77777777" w:rsidR="005D7F2D" w:rsidRDefault="005D7F2D" w:rsidP="005D7F2D">
      <w:pPr>
        <w:pStyle w:val="Alg4"/>
        <w:numPr>
          <w:ilvl w:val="1"/>
          <w:numId w:val="908"/>
        </w:numPr>
        <w:contextualSpacing/>
      </w:pPr>
      <w:r>
        <w:t>ReturnIfAbrupt(</w:t>
      </w:r>
      <w:r w:rsidRPr="00857485">
        <w:rPr>
          <w:i/>
        </w:rPr>
        <w:t>next</w:t>
      </w:r>
      <w:r>
        <w:rPr>
          <w:i/>
        </w:rPr>
        <w:t>Seg</w:t>
      </w:r>
      <w:r>
        <w:t>).</w:t>
      </w:r>
    </w:p>
    <w:p w14:paraId="5B323263" w14:textId="77777777" w:rsidR="005D7F2D" w:rsidRDefault="005D7F2D" w:rsidP="005D7F2D">
      <w:pPr>
        <w:pStyle w:val="Alg4"/>
        <w:numPr>
          <w:ilvl w:val="1"/>
          <w:numId w:val="908"/>
        </w:numPr>
        <w:contextualSpacing/>
      </w:pPr>
      <w:r>
        <w:t xml:space="preserve">Append in order the code unit elements of </w:t>
      </w:r>
      <w:r w:rsidRPr="00857485">
        <w:rPr>
          <w:i/>
        </w:rPr>
        <w:t>next</w:t>
      </w:r>
      <w:r>
        <w:rPr>
          <w:i/>
        </w:rPr>
        <w:t>Seg</w:t>
      </w:r>
      <w:r>
        <w:t xml:space="preserve"> to the end of </w:t>
      </w:r>
      <w:r>
        <w:rPr>
          <w:i/>
        </w:rPr>
        <w:t>stringE</w:t>
      </w:r>
      <w:r w:rsidRPr="00857485">
        <w:rPr>
          <w:i/>
        </w:rPr>
        <w:t>lements</w:t>
      </w:r>
      <w:r>
        <w:t>.</w:t>
      </w:r>
    </w:p>
    <w:p w14:paraId="2FC3ECFD" w14:textId="77777777" w:rsidR="005D7F2D" w:rsidRDefault="005D7F2D" w:rsidP="005D7F2D">
      <w:pPr>
        <w:pStyle w:val="Alg4"/>
        <w:numPr>
          <w:ilvl w:val="1"/>
          <w:numId w:val="908"/>
        </w:numPr>
        <w:contextualSpacing/>
      </w:pPr>
      <w:r>
        <w:t xml:space="preserve">If </w:t>
      </w:r>
      <w:r w:rsidRPr="00FA657F">
        <w:rPr>
          <w:i/>
        </w:rPr>
        <w:t>nextIndex</w:t>
      </w:r>
      <w:r>
        <w:t xml:space="preserve"> + 1 = </w:t>
      </w:r>
      <w:r w:rsidRPr="00FA657F">
        <w:rPr>
          <w:i/>
        </w:rPr>
        <w:t>literalSegments</w:t>
      </w:r>
      <w:r>
        <w:t>, then</w:t>
      </w:r>
    </w:p>
    <w:p w14:paraId="0A676467" w14:textId="77777777" w:rsidR="005D7F2D" w:rsidRDefault="005D7F2D" w:rsidP="005D7F2D">
      <w:pPr>
        <w:pStyle w:val="Alg4"/>
        <w:numPr>
          <w:ilvl w:val="2"/>
          <w:numId w:val="908"/>
        </w:numPr>
        <w:contextualSpacing/>
      </w:pPr>
      <w:r>
        <w:t xml:space="preserve">Return the string value whose elements are, in order, the elements in the List </w:t>
      </w:r>
      <w:r>
        <w:rPr>
          <w:i/>
        </w:rPr>
        <w:t>stringE</w:t>
      </w:r>
      <w:r w:rsidRPr="00857485">
        <w:rPr>
          <w:i/>
        </w:rPr>
        <w:t>lements</w:t>
      </w:r>
      <w:r>
        <w:t xml:space="preserve">. If </w:t>
      </w:r>
      <w:r w:rsidRPr="00857485">
        <w:rPr>
          <w:i/>
        </w:rPr>
        <w:t>length</w:t>
      </w:r>
      <w:r>
        <w:t xml:space="preserve"> is 0, the empty string is returned.</w:t>
      </w:r>
    </w:p>
    <w:p w14:paraId="3B8389A0" w14:textId="77777777" w:rsidR="005D7F2D" w:rsidRPr="00E77497" w:rsidRDefault="005D7F2D" w:rsidP="005D7F2D">
      <w:pPr>
        <w:pStyle w:val="Alg4"/>
        <w:numPr>
          <w:ilvl w:val="1"/>
          <w:numId w:val="908"/>
        </w:numPr>
      </w:pPr>
      <w:r>
        <w:t xml:space="preserve">Let </w:t>
      </w:r>
      <w:r w:rsidRPr="00857485">
        <w:rPr>
          <w:i/>
        </w:rPr>
        <w:t>next</w:t>
      </w:r>
      <w:r>
        <w:t xml:space="preserve"> be the result of Get(</w:t>
      </w:r>
      <w:r>
        <w:rPr>
          <w:i/>
        </w:rPr>
        <w:t>substitutions</w:t>
      </w:r>
      <w:r>
        <w:t xml:space="preserve">, </w:t>
      </w:r>
      <w:r w:rsidRPr="00887FC2">
        <w:rPr>
          <w:i/>
        </w:rPr>
        <w:t>nextKey</w:t>
      </w:r>
      <w:r>
        <w:rPr>
          <w:iCs/>
        </w:rPr>
        <w:t>)</w:t>
      </w:r>
      <w:r w:rsidRPr="00857485">
        <w:t>.</w:t>
      </w:r>
    </w:p>
    <w:p w14:paraId="4043A088" w14:textId="77777777" w:rsidR="005D7F2D" w:rsidRPr="005009C2" w:rsidRDefault="005D7F2D" w:rsidP="005D7F2D">
      <w:pPr>
        <w:pStyle w:val="Alg4"/>
        <w:numPr>
          <w:ilvl w:val="1"/>
          <w:numId w:val="908"/>
        </w:numPr>
        <w:contextualSpacing/>
      </w:pPr>
      <w:r>
        <w:t xml:space="preserve">Let </w:t>
      </w:r>
      <w:r w:rsidRPr="00857485">
        <w:rPr>
          <w:i/>
        </w:rPr>
        <w:t>next</w:t>
      </w:r>
      <w:r>
        <w:rPr>
          <w:i/>
        </w:rPr>
        <w:t>Sub</w:t>
      </w:r>
      <w:r>
        <w:t xml:space="preserve"> be ToString(</w:t>
      </w:r>
      <w:r w:rsidRPr="00857485">
        <w:rPr>
          <w:i/>
        </w:rPr>
        <w:t>next</w:t>
      </w:r>
      <w:r>
        <w:t>).</w:t>
      </w:r>
    </w:p>
    <w:p w14:paraId="7D726056" w14:textId="77777777" w:rsidR="005D7F2D" w:rsidRDefault="005D7F2D" w:rsidP="005D7F2D">
      <w:pPr>
        <w:pStyle w:val="Alg4"/>
        <w:numPr>
          <w:ilvl w:val="1"/>
          <w:numId w:val="908"/>
        </w:numPr>
        <w:contextualSpacing/>
      </w:pPr>
      <w:r>
        <w:t>ReturnIfAbrupt(</w:t>
      </w:r>
      <w:r w:rsidRPr="00857485">
        <w:rPr>
          <w:i/>
        </w:rPr>
        <w:t>next</w:t>
      </w:r>
      <w:r>
        <w:rPr>
          <w:i/>
        </w:rPr>
        <w:t>Sub</w:t>
      </w:r>
      <w:r>
        <w:t>).</w:t>
      </w:r>
    </w:p>
    <w:p w14:paraId="27E6C8C4" w14:textId="77777777" w:rsidR="005D7F2D" w:rsidRDefault="005D7F2D" w:rsidP="005D7F2D">
      <w:pPr>
        <w:pStyle w:val="Alg4"/>
        <w:numPr>
          <w:ilvl w:val="1"/>
          <w:numId w:val="908"/>
        </w:numPr>
        <w:contextualSpacing/>
      </w:pPr>
      <w:r>
        <w:t xml:space="preserve">Append in order the code unit elements of </w:t>
      </w:r>
      <w:r w:rsidRPr="00857485">
        <w:rPr>
          <w:i/>
        </w:rPr>
        <w:t>next</w:t>
      </w:r>
      <w:r>
        <w:rPr>
          <w:i/>
        </w:rPr>
        <w:t>Sub</w:t>
      </w:r>
      <w:r>
        <w:t xml:space="preserve"> to the end of </w:t>
      </w:r>
      <w:r>
        <w:rPr>
          <w:i/>
        </w:rPr>
        <w:t>stringE</w:t>
      </w:r>
      <w:r w:rsidRPr="00857485">
        <w:rPr>
          <w:i/>
        </w:rPr>
        <w:t>lements</w:t>
      </w:r>
      <w:r>
        <w:t>.</w:t>
      </w:r>
    </w:p>
    <w:p w14:paraId="5BB0D50D" w14:textId="77777777" w:rsidR="005D7F2D" w:rsidRDefault="005D7F2D" w:rsidP="005D7F2D">
      <w:pPr>
        <w:pStyle w:val="Alg4"/>
        <w:numPr>
          <w:ilvl w:val="1"/>
          <w:numId w:val="908"/>
        </w:numPr>
        <w:spacing w:after="240"/>
      </w:pPr>
      <w:r>
        <w:t xml:space="preserve">Let </w:t>
      </w:r>
      <w:r w:rsidRPr="00857485">
        <w:rPr>
          <w:i/>
        </w:rPr>
        <w:t>nextIndex</w:t>
      </w:r>
      <w:r>
        <w:t xml:space="preserve"> be </w:t>
      </w:r>
      <w:r w:rsidRPr="00857485">
        <w:rPr>
          <w:i/>
        </w:rPr>
        <w:t>nextIndex</w:t>
      </w:r>
      <w:r>
        <w:t xml:space="preserve"> + 1.</w:t>
      </w:r>
    </w:p>
    <w:p w14:paraId="29EA495D" w14:textId="77777777" w:rsidR="005D7F2D" w:rsidRDefault="005D7F2D" w:rsidP="005D7F2D">
      <w:r w:rsidRPr="00E77497">
        <w:t xml:space="preserve">The </w:t>
      </w:r>
      <w:r w:rsidRPr="00E77497">
        <w:rPr>
          <w:rFonts w:ascii="Courier New" w:hAnsi="Courier New"/>
          <w:b/>
        </w:rPr>
        <w:t>length</w:t>
      </w:r>
      <w:r w:rsidRPr="00E77497">
        <w:t xml:space="preserve"> property of the </w:t>
      </w:r>
      <w:r>
        <w:rPr>
          <w:rFonts w:ascii="Courier New" w:hAnsi="Courier New"/>
          <w:b/>
        </w:rPr>
        <w:t>raw</w:t>
      </w:r>
      <w:r w:rsidRPr="00E77497">
        <w:t xml:space="preserve"> function is </w:t>
      </w:r>
      <w:r>
        <w:rPr>
          <w:b/>
        </w:rPr>
        <w:t>1</w:t>
      </w:r>
      <w:r w:rsidRPr="00E77497">
        <w:t>.</w:t>
      </w:r>
    </w:p>
    <w:p w14:paraId="1C0D2F02" w14:textId="77777777" w:rsidR="005D7F2D" w:rsidRPr="00E77497" w:rsidRDefault="005D7F2D" w:rsidP="005D7F2D">
      <w:pPr>
        <w:pStyle w:val="Note"/>
      </w:pPr>
      <w:r>
        <w:t>NOTE</w:t>
      </w:r>
      <w:r>
        <w:tab/>
        <w:t>String.raw is intended for use as a tag function of a Tagged Template String (</w:t>
      </w:r>
      <w:r w:rsidR="00C225F5">
        <w:fldChar w:fldCharType="begin"/>
      </w:r>
      <w:r w:rsidR="00C225F5">
        <w:instrText xml:space="preserve"> REF _Ref366131165 \r \h </w:instrText>
      </w:r>
      <w:r w:rsidR="00C225F5">
        <w:fldChar w:fldCharType="separate"/>
      </w:r>
      <w:ins w:id="11651" w:author="Rev 19 Allen Wirfs-Brock" w:date="2013-09-27T13:22:00Z">
        <w:r w:rsidR="00D433E8">
          <w:t>12.2.7</w:t>
        </w:r>
      </w:ins>
      <w:del w:id="11652" w:author="Rev 19 Allen Wirfs-Brock" w:date="2013-09-27T08:39:00Z">
        <w:r w:rsidR="00083CEC" w:rsidDel="009E7E9E">
          <w:delText>12.2.6</w:delText>
        </w:r>
      </w:del>
      <w:r w:rsidR="00C225F5">
        <w:fldChar w:fldCharType="end"/>
      </w:r>
      <w:r>
        <w:t xml:space="preserve">).  When called as such the first argument will be a well formed template call site object and the rest parameter will contain the substitution values. </w:t>
      </w:r>
    </w:p>
    <w:p w14:paraId="40D1185F" w14:textId="77777777" w:rsidR="005D7F2D" w:rsidRPr="00A67AF2" w:rsidRDefault="005D7F2D" w:rsidP="005D7F2D">
      <w:pPr>
        <w:pStyle w:val="40"/>
      </w:pPr>
      <w:r>
        <w:t>String[ @@create ]</w:t>
      </w:r>
      <w:r w:rsidRPr="00A67AF2">
        <w:t xml:space="preserve"> (</w:t>
      </w:r>
      <w:r>
        <w:t xml:space="preserve"> </w:t>
      </w:r>
      <w:r w:rsidRPr="00A67AF2">
        <w:t>)</w:t>
      </w:r>
    </w:p>
    <w:p w14:paraId="30A0DAA4" w14:textId="77777777"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25F08F29" w14:textId="77777777" w:rsidR="005D7F2D"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18B0D99C" w14:textId="77777777" w:rsidR="005D7F2D" w:rsidRPr="00076B9E"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String</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5398F49C" w14:textId="77777777" w:rsidR="005D7F2D" w:rsidRDefault="005D7F2D" w:rsidP="005D7F2D">
      <w:pPr>
        <w:numPr>
          <w:ilvl w:val="0"/>
          <w:numId w:val="1367"/>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2DECF4B1" w14:textId="77777777" w:rsidR="005D7F2D" w:rsidRPr="00E77497"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4C6606">
        <w:rPr>
          <w:rFonts w:ascii="Times New Roman" w:hAnsi="Times New Roman"/>
          <w:iCs/>
        </w:rPr>
        <w:t xml:space="preserve">StringCreate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14:paraId="7673F2FA" w14:textId="77777777" w:rsidR="005D7F2D" w:rsidRPr="00E77497" w:rsidRDefault="005D7F2D" w:rsidP="005D7F2D">
      <w:pPr>
        <w:numPr>
          <w:ilvl w:val="0"/>
          <w:numId w:val="136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593D685D" w14:textId="77777777" w:rsidR="005D7F2D"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23D9A841" w14:textId="77777777" w:rsidR="005D7F2D" w:rsidRPr="00E77497" w:rsidRDefault="005D7F2D" w:rsidP="005D7F2D">
      <w:pPr>
        <w:pStyle w:val="Note"/>
      </w:pPr>
      <w:r>
        <w:t>NOTE</w:t>
      </w:r>
      <w:r>
        <w:tab/>
        <w:t xml:space="preserve">[[StringData]] is initially assigned the value </w:t>
      </w:r>
      <w:r w:rsidRPr="004E623C">
        <w:rPr>
          <w:rFonts w:ascii="Times New Roman" w:hAnsi="Times New Roman"/>
          <w:b/>
          <w:bCs/>
        </w:rPr>
        <w:t>undefined</w:t>
      </w:r>
      <w:r>
        <w:t xml:space="preserve"> as a flag to indicate that the instance has not yet been initialised by the String constructor. This flag value is never directly exposed to ECMAScript code; hence implementation</w:t>
      </w:r>
      <w:ins w:id="11653" w:author="Rev 19 Allen Wirfs-Brock" w:date="2013-09-27T10:18:00Z">
        <w:r w:rsidR="00B122FE">
          <w:t>s</w:t>
        </w:r>
      </w:ins>
      <w:r>
        <w:t xml:space="preserve"> may choose to encode the flag in some other manner. </w:t>
      </w:r>
    </w:p>
    <w:p w14:paraId="701891BD" w14:textId="77777777" w:rsidR="005D7F2D" w:rsidRPr="00E77497" w:rsidRDefault="005D7F2D" w:rsidP="005D7F2D">
      <w:pPr>
        <w:pStyle w:val="30"/>
      </w:pPr>
      <w:bookmarkStart w:id="11654" w:name="_Ref366078312"/>
      <w:bookmarkStart w:id="11655" w:name="_Ref366135857"/>
      <w:bookmarkStart w:id="11656" w:name="_Toc368050748"/>
      <w:r w:rsidRPr="00E77497">
        <w:t>Properties of the String Prototype Object</w:t>
      </w:r>
      <w:bookmarkEnd w:id="11654"/>
      <w:bookmarkEnd w:id="11655"/>
      <w:bookmarkEnd w:id="11656"/>
    </w:p>
    <w:p w14:paraId="799BEE7A" w14:textId="77777777" w:rsidR="005D7F2D" w:rsidRPr="00E77497" w:rsidRDefault="005D7F2D" w:rsidP="005D7F2D">
      <w:r w:rsidRPr="00E77497">
        <w:t>The String prototype object is itself a</w:t>
      </w:r>
      <w:r>
        <w:t>n ordinary</w:t>
      </w:r>
      <w:r w:rsidRPr="00E77497">
        <w:t xml:space="preserve"> object</w:t>
      </w:r>
      <w:r>
        <w:t>. It is not a String instance and does not have</w:t>
      </w:r>
      <w:r w:rsidRPr="00E77497">
        <w:t xml:space="preserve"> a [[</w:t>
      </w:r>
      <w:r>
        <w:t>StringData</w:t>
      </w:r>
      <w:r w:rsidRPr="00E77497">
        <w:t xml:space="preserve">]] internal </w:t>
      </w:r>
      <w:r>
        <w:t xml:space="preserve">data </w:t>
      </w:r>
      <w:r w:rsidRPr="00E77497">
        <w:t xml:space="preserve">property. </w:t>
      </w:r>
    </w:p>
    <w:p w14:paraId="6E18B108" w14:textId="77777777" w:rsidR="005D7F2D" w:rsidRPr="00E77497" w:rsidRDefault="005D7F2D" w:rsidP="005D7F2D">
      <w:r w:rsidRPr="00E77497">
        <w:t xml:space="preserve">The value of the [[Prototype]] internal </w:t>
      </w:r>
      <w:r>
        <w:t xml:space="preserve">data </w:t>
      </w:r>
      <w:r w:rsidRPr="00E77497">
        <w:t>property of the String prototype object is the standard built-in Object prototype object (</w:t>
      </w:r>
      <w:r w:rsidR="003D1963">
        <w:fldChar w:fldCharType="begin"/>
      </w:r>
      <w:r w:rsidR="003D1963">
        <w:instrText xml:space="preserve"> REF _Ref360007187 \r \h </w:instrText>
      </w:r>
      <w:r w:rsidR="003D1963">
        <w:fldChar w:fldCharType="separate"/>
      </w:r>
      <w:r w:rsidR="00D433E8">
        <w:t>19.1.4</w:t>
      </w:r>
      <w:r w:rsidR="003D1963">
        <w:fldChar w:fldCharType="end"/>
      </w:r>
      <w:r w:rsidRPr="00E77497">
        <w:t>).</w:t>
      </w:r>
    </w:p>
    <w:p w14:paraId="444C83B5" w14:textId="77777777" w:rsidR="005D7F2D" w:rsidRPr="00E77497" w:rsidRDefault="005D7F2D" w:rsidP="005D7F2D">
      <w:r w:rsidRPr="00E77497">
        <w:t xml:space="preserve">Unless explicitly stated otherwise, the methods of the </w:t>
      </w:r>
      <w:r>
        <w:t>String</w:t>
      </w:r>
      <w:r w:rsidRPr="00E77497">
        <w:t xml:space="preserve"> prototype object defined below are not generic and the </w:t>
      </w:r>
      <w:r w:rsidRPr="00CE3CDC">
        <w:rPr>
          <w:b/>
          <w:bCs/>
        </w:rPr>
        <w:t>this</w:t>
      </w:r>
      <w:r w:rsidRPr="00E77497">
        <w:t xml:space="preserve"> value passed to them must be either a </w:t>
      </w:r>
      <w:r>
        <w:t>String</w:t>
      </w:r>
      <w:r w:rsidRPr="00E77497">
        <w:t xml:space="preserve"> value or an object that has a [[</w:t>
      </w:r>
      <w:r>
        <w:t>StringData</w:t>
      </w:r>
      <w:r w:rsidRPr="00E77497">
        <w:t xml:space="preserve">]] internal </w:t>
      </w:r>
      <w:r>
        <w:t xml:space="preserve">data </w:t>
      </w:r>
      <w:r w:rsidRPr="00E77497">
        <w:t>property</w:t>
      </w:r>
      <w:r>
        <w:t xml:space="preserve"> that has been initialised to a String value</w:t>
      </w:r>
      <w:r w:rsidRPr="00E77497">
        <w:t>.</w:t>
      </w:r>
    </w:p>
    <w:p w14:paraId="46657DB6" w14:textId="77777777" w:rsidR="005D7F2D" w:rsidRDefault="005D7F2D" w:rsidP="005D7F2D">
      <w:r>
        <w:t xml:space="preserve">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14:paraId="3E94897B" w14:textId="77777777" w:rsidR="005D7F2D" w:rsidRPr="00E77497" w:rsidRDefault="005D7F2D" w:rsidP="005D7F2D">
      <w:pPr>
        <w:pStyle w:val="Alg4"/>
        <w:numPr>
          <w:ilvl w:val="0"/>
          <w:numId w:val="807"/>
        </w:numPr>
      </w:pPr>
      <w:r>
        <w:t>If Type(</w:t>
      </w:r>
      <w:r w:rsidRPr="00A316EF">
        <w:rPr>
          <w:i/>
          <w:iCs/>
        </w:rPr>
        <w:t>value</w:t>
      </w:r>
      <w:r>
        <w:t xml:space="preserve">) is String, return </w:t>
      </w:r>
      <w:r>
        <w:rPr>
          <w:i/>
          <w:iCs/>
        </w:rPr>
        <w:t>value</w:t>
      </w:r>
      <w:r w:rsidRPr="00E77497">
        <w:t>.</w:t>
      </w:r>
    </w:p>
    <w:p w14:paraId="636B0FC5" w14:textId="77777777" w:rsidR="005D7F2D" w:rsidRPr="00E77497" w:rsidRDefault="005D7F2D" w:rsidP="005D7F2D">
      <w:pPr>
        <w:pStyle w:val="Alg4"/>
        <w:numPr>
          <w:ilvl w:val="0"/>
          <w:numId w:val="807"/>
        </w:numPr>
      </w:pPr>
      <w:r>
        <w:t>If Type(</w:t>
      </w:r>
      <w:r>
        <w:rPr>
          <w:i/>
          <w:iCs/>
        </w:rPr>
        <w:t>value)</w:t>
      </w:r>
      <w:r>
        <w:t xml:space="preserve"> is Object and </w:t>
      </w:r>
      <w:r>
        <w:rPr>
          <w:i/>
          <w:iCs/>
        </w:rPr>
        <w:t>value</w:t>
      </w:r>
      <w:r>
        <w:t xml:space="preserve"> has a [[StringData]] internal data property, then</w:t>
      </w:r>
    </w:p>
    <w:p w14:paraId="1D48DB79" w14:textId="77777777" w:rsidR="005D7F2D" w:rsidRDefault="005D7F2D" w:rsidP="005D7F2D">
      <w:pPr>
        <w:pStyle w:val="Alg4"/>
        <w:numPr>
          <w:ilvl w:val="1"/>
          <w:numId w:val="807"/>
        </w:numPr>
      </w:pPr>
      <w:r>
        <w:t xml:space="preserve">Let </w:t>
      </w:r>
      <w:r>
        <w:rPr>
          <w:i/>
          <w:iCs/>
        </w:rPr>
        <w:t>s</w:t>
      </w:r>
      <w:r>
        <w:t xml:space="preserve"> be the value of </w:t>
      </w:r>
      <w:r>
        <w:rPr>
          <w:i/>
          <w:iCs/>
        </w:rPr>
        <w:t>value’s</w:t>
      </w:r>
      <w:r>
        <w:t xml:space="preserve"> [[StringData]] internal data property.</w:t>
      </w:r>
    </w:p>
    <w:p w14:paraId="0F1881CF" w14:textId="77777777" w:rsidR="005D7F2D" w:rsidRDefault="005D7F2D" w:rsidP="005D7F2D">
      <w:pPr>
        <w:pStyle w:val="Alg4"/>
        <w:numPr>
          <w:ilvl w:val="1"/>
          <w:numId w:val="807"/>
        </w:numPr>
      </w:pPr>
      <w:r>
        <w:t xml:space="preserve">If </w:t>
      </w:r>
      <w:r>
        <w:rPr>
          <w:i/>
          <w:iCs/>
        </w:rPr>
        <w:t>s</w:t>
      </w:r>
      <w:r>
        <w:t xml:space="preserve"> is not </w:t>
      </w:r>
      <w:r>
        <w:rPr>
          <w:b/>
          <w:bCs/>
        </w:rPr>
        <w:t>undefined</w:t>
      </w:r>
      <w:r>
        <w:t xml:space="preserve">, then return </w:t>
      </w:r>
      <w:r>
        <w:rPr>
          <w:i/>
          <w:iCs/>
        </w:rPr>
        <w:t>s</w:t>
      </w:r>
      <w:r>
        <w:t>.</w:t>
      </w:r>
    </w:p>
    <w:p w14:paraId="3A38954D" w14:textId="77777777" w:rsidR="005D7F2D" w:rsidRPr="00B07A13" w:rsidRDefault="005D7F2D" w:rsidP="005D7F2D">
      <w:pPr>
        <w:numPr>
          <w:ilvl w:val="0"/>
          <w:numId w:val="80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14:paraId="27C4802B" w14:textId="77777777" w:rsidR="005D7F2D" w:rsidRPr="00E77497" w:rsidRDefault="005D7F2D" w:rsidP="005D7F2D">
      <w:r>
        <w:t>T</w:t>
      </w:r>
      <w:r w:rsidRPr="00E77497">
        <w:t xml:space="preserve">he phrase “this </w:t>
      </w:r>
      <w:r>
        <w:t>String</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14:paraId="3875B941" w14:textId="77777777" w:rsidR="00A856C5" w:rsidRPr="00E77497" w:rsidRDefault="00A856C5" w:rsidP="00A856C5">
      <w:pPr>
        <w:pStyle w:val="40"/>
      </w:pPr>
      <w:r w:rsidRPr="00E77497">
        <w:t>String.prototype.</w:t>
      </w:r>
      <w:commentRangeStart w:id="11657"/>
      <w:r w:rsidRPr="00E77497">
        <w:t xml:space="preserve">charAt </w:t>
      </w:r>
      <w:commentRangeEnd w:id="11657"/>
      <w:r>
        <w:rPr>
          <w:rStyle w:val="af6"/>
          <w:b w:val="0"/>
        </w:rPr>
        <w:commentReference w:id="11657"/>
      </w:r>
      <w:r w:rsidRPr="00E77497">
        <w:t>(pos)</w:t>
      </w:r>
    </w:p>
    <w:p w14:paraId="1750BEF8" w14:textId="77777777" w:rsidR="00A856C5" w:rsidRPr="00E77497" w:rsidRDefault="00A856C5" w:rsidP="00A856C5">
      <w:pPr>
        <w:pStyle w:val="Note"/>
      </w:pPr>
      <w:r>
        <w:t>NOTE</w:t>
      </w:r>
      <w:r>
        <w:tab/>
      </w:r>
      <w:r w:rsidRPr="00E77497">
        <w:t>Returns a</w:t>
      </w:r>
      <w:r>
        <w:t xml:space="preserve"> single element</w:t>
      </w:r>
      <w:r w:rsidRPr="00E77497">
        <w:t xml:space="preserve"> String containing the </w:t>
      </w:r>
      <w:r>
        <w:t>code unit</w:t>
      </w:r>
      <w:r w:rsidRPr="00E77497">
        <w:t xml:space="preserve"> at </w:t>
      </w:r>
      <w:r>
        <w:t xml:space="preserve">element </w:t>
      </w:r>
      <w:r w:rsidRPr="00E77497">
        <w:t xml:space="preserve">position </w:t>
      </w:r>
      <w:r w:rsidRPr="00E77497">
        <w:rPr>
          <w:rFonts w:ascii="Times New Roman" w:hAnsi="Times New Roman"/>
          <w:i/>
        </w:rPr>
        <w:t>pos</w:t>
      </w:r>
      <w:r w:rsidRPr="00E77497">
        <w:t xml:space="preserve"> in the String</w:t>
      </w:r>
      <w:r>
        <w:t xml:space="preserve"> value </w:t>
      </w:r>
      <w:r w:rsidRPr="00E77497">
        <w:t xml:space="preserve">resulting from converting this object to a String. If there is no </w:t>
      </w:r>
      <w:r>
        <w:t>element</w:t>
      </w:r>
      <w:r w:rsidRPr="00E77497">
        <w:t xml:space="preserve"> at that position, the result is the empty String. The result is a String value, not a String object.</w:t>
      </w:r>
    </w:p>
    <w:p w14:paraId="0FBAE718" w14:textId="77777777" w:rsidR="00A856C5" w:rsidRPr="00E77497" w:rsidRDefault="00A856C5" w:rsidP="00A856C5">
      <w:pPr>
        <w:pStyle w:val="Not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104043A3" w14:textId="77777777" w:rsidR="00A856C5" w:rsidRPr="00E77497" w:rsidRDefault="00A856C5" w:rsidP="00A856C5">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0C6F755F" w14:textId="77777777" w:rsidR="00A856C5" w:rsidRPr="00E77497" w:rsidRDefault="00A856C5" w:rsidP="00A856C5">
      <w:pPr>
        <w:pStyle w:val="Alg4"/>
        <w:numPr>
          <w:ilvl w:val="0"/>
          <w:numId w:val="910"/>
        </w:numPr>
      </w:pPr>
      <w:r>
        <w:t xml:space="preserve">Let </w:t>
      </w:r>
      <w:r w:rsidRPr="0084041B">
        <w:rPr>
          <w:i/>
          <w:iCs/>
        </w:rPr>
        <w:t>O</w:t>
      </w:r>
      <w:r>
        <w:t xml:space="preserve"> be </w:t>
      </w:r>
      <w:r w:rsidRPr="0084041B">
        <w:t>CheckObjectCoercible</w:t>
      </w:r>
      <w:r>
        <w:t>(</w:t>
      </w:r>
      <w:r w:rsidRPr="00E77497">
        <w:rPr>
          <w:b/>
        </w:rPr>
        <w:t>this</w:t>
      </w:r>
      <w:r w:rsidRPr="00E77497">
        <w:t xml:space="preserve"> value</w:t>
      </w:r>
      <w:r>
        <w:t>)</w:t>
      </w:r>
      <w:r w:rsidRPr="00E77497">
        <w:t>.</w:t>
      </w:r>
    </w:p>
    <w:p w14:paraId="2AF676FC" w14:textId="77777777" w:rsidR="00A856C5" w:rsidRPr="00E77497" w:rsidRDefault="00A856C5" w:rsidP="00A856C5">
      <w:pPr>
        <w:pStyle w:val="Alg4"/>
        <w:numPr>
          <w:ilvl w:val="0"/>
          <w:numId w:val="910"/>
        </w:numPr>
      </w:pPr>
      <w:r w:rsidRPr="00E77497">
        <w:t xml:space="preserve">Let </w:t>
      </w:r>
      <w:r w:rsidRPr="00E77497">
        <w:rPr>
          <w:i/>
        </w:rPr>
        <w:t>S</w:t>
      </w:r>
      <w:r w:rsidRPr="00E77497">
        <w:t xml:space="preserve"> be ToString</w:t>
      </w:r>
      <w:r>
        <w:t>(</w:t>
      </w:r>
      <w:r>
        <w:rPr>
          <w:i/>
          <w:iCs/>
        </w:rPr>
        <w:t>O</w:t>
      </w:r>
      <w:r>
        <w:t>)</w:t>
      </w:r>
      <w:r w:rsidRPr="00E77497">
        <w:t>.</w:t>
      </w:r>
    </w:p>
    <w:p w14:paraId="4C3F613C" w14:textId="77777777" w:rsidR="00A856C5" w:rsidRPr="00E77497" w:rsidRDefault="00A856C5" w:rsidP="00A856C5">
      <w:pPr>
        <w:pStyle w:val="Alg4"/>
        <w:numPr>
          <w:ilvl w:val="0"/>
          <w:numId w:val="910"/>
        </w:numPr>
        <w:contextualSpacing/>
      </w:pPr>
      <w:r>
        <w:t>ReturnIfAbrupt(</w:t>
      </w:r>
      <w:r>
        <w:rPr>
          <w:i/>
        </w:rPr>
        <w:t>S</w:t>
      </w:r>
      <w:r>
        <w:t>).</w:t>
      </w:r>
    </w:p>
    <w:p w14:paraId="368223C6" w14:textId="77777777" w:rsidR="00A856C5" w:rsidRPr="00E77497" w:rsidRDefault="00A856C5" w:rsidP="00A856C5">
      <w:pPr>
        <w:pStyle w:val="Alg4"/>
        <w:numPr>
          <w:ilvl w:val="0"/>
          <w:numId w:val="910"/>
        </w:numPr>
      </w:pPr>
      <w:r w:rsidRPr="00E77497">
        <w:t xml:space="preserve">Let </w:t>
      </w:r>
      <w:r w:rsidRPr="00E77497">
        <w:rPr>
          <w:i/>
        </w:rPr>
        <w:t>position</w:t>
      </w:r>
      <w:r w:rsidRPr="00E77497">
        <w:t xml:space="preserve"> be ToInteger(</w:t>
      </w:r>
      <w:r w:rsidRPr="00E77497">
        <w:rPr>
          <w:i/>
        </w:rPr>
        <w:t>pos</w:t>
      </w:r>
      <w:r w:rsidRPr="00E77497">
        <w:t>).</w:t>
      </w:r>
    </w:p>
    <w:p w14:paraId="39A328C3" w14:textId="77777777" w:rsidR="00A856C5" w:rsidRPr="00E77497" w:rsidRDefault="00A856C5" w:rsidP="00A856C5">
      <w:pPr>
        <w:pStyle w:val="Alg4"/>
        <w:numPr>
          <w:ilvl w:val="0"/>
          <w:numId w:val="910"/>
        </w:numPr>
        <w:contextualSpacing/>
      </w:pPr>
      <w:r>
        <w:t>ReturnIfAbrupt(</w:t>
      </w:r>
      <w:r>
        <w:rPr>
          <w:i/>
        </w:rPr>
        <w:t>position</w:t>
      </w:r>
      <w:r>
        <w:t>).</w:t>
      </w:r>
    </w:p>
    <w:p w14:paraId="435FA5C5" w14:textId="77777777" w:rsidR="00A856C5" w:rsidRPr="00E77497" w:rsidRDefault="00A856C5" w:rsidP="00A856C5">
      <w:pPr>
        <w:pStyle w:val="Alg4"/>
        <w:numPr>
          <w:ilvl w:val="0"/>
          <w:numId w:val="910"/>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476743BE" w14:textId="77777777" w:rsidR="00A856C5" w:rsidRPr="00E77497" w:rsidRDefault="00A856C5" w:rsidP="00A856C5">
      <w:pPr>
        <w:pStyle w:val="Alg4"/>
        <w:numPr>
          <w:ilvl w:val="0"/>
          <w:numId w:val="9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5F9EAD4F" w14:textId="77777777" w:rsidR="00A856C5" w:rsidRPr="00E77497" w:rsidRDefault="00A856C5" w:rsidP="00A856C5">
      <w:pPr>
        <w:pStyle w:val="Alg4"/>
        <w:numPr>
          <w:ilvl w:val="0"/>
          <w:numId w:val="910"/>
        </w:numPr>
        <w:spacing w:after="220"/>
      </w:pPr>
      <w:r w:rsidRPr="00E77497">
        <w:t xml:space="preserve">Return a String of length 1, containing one </w:t>
      </w:r>
      <w:r>
        <w:t>code unit</w:t>
      </w:r>
      <w:r w:rsidRPr="00E77497">
        <w:t xml:space="preserve"> from </w:t>
      </w:r>
      <w:r w:rsidRPr="00E77497">
        <w:rPr>
          <w:i/>
        </w:rPr>
        <w:t>S</w:t>
      </w:r>
      <w:r w:rsidRPr="00E77497">
        <w:t xml:space="preserve">, namely the </w:t>
      </w:r>
      <w:r>
        <w:t>code unit</w:t>
      </w:r>
      <w:r w:rsidRPr="00E77497">
        <w:t xml:space="preserve"> at position </w:t>
      </w:r>
      <w:r w:rsidRPr="00E77497">
        <w:rPr>
          <w:i/>
        </w:rPr>
        <w:t>position</w:t>
      </w:r>
      <w:r w:rsidRPr="00E77497">
        <w:t xml:space="preserve">, where the first (leftmost) </w:t>
      </w:r>
      <w:r>
        <w:t>code unit</w:t>
      </w:r>
      <w:r w:rsidRPr="00E77497">
        <w:t xml:space="preserve"> in </w:t>
      </w:r>
      <w:r w:rsidRPr="00E77497">
        <w:rPr>
          <w:i/>
        </w:rPr>
        <w:t>S</w:t>
      </w:r>
      <w:r w:rsidRPr="00E77497">
        <w:t xml:space="preserve"> is considered to be at position 0, the next one at position 1, and so on.</w:t>
      </w:r>
    </w:p>
    <w:p w14:paraId="656B8F02" w14:textId="77777777" w:rsidR="00A856C5" w:rsidRPr="00E77497" w:rsidRDefault="00A856C5" w:rsidP="00A856C5">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A5A1B5D" w14:textId="77777777" w:rsidR="00A856C5" w:rsidRPr="00E77497" w:rsidRDefault="00A856C5" w:rsidP="00A856C5">
      <w:pPr>
        <w:pStyle w:val="40"/>
      </w:pPr>
      <w:r w:rsidRPr="00E77497">
        <w:t>String.prototype.charCodeAt (pos)</w:t>
      </w:r>
    </w:p>
    <w:p w14:paraId="1DD89E3F" w14:textId="77777777" w:rsidR="00A856C5" w:rsidRPr="00E77497" w:rsidRDefault="00A856C5" w:rsidP="00A856C5">
      <w:pPr>
        <w:pStyle w:val="Note"/>
      </w:pPr>
      <w:r>
        <w:t>NOTE</w:t>
      </w:r>
      <w:r>
        <w:tab/>
      </w:r>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w:t>
      </w:r>
      <w:r>
        <w:t>that is</w:t>
      </w:r>
      <w:r w:rsidRPr="00E77497">
        <w:t xml:space="preserve"> the code unit value of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p>
    <w:p w14:paraId="1A3B9A1A" w14:textId="77777777" w:rsidR="00A856C5" w:rsidRPr="00E77497" w:rsidRDefault="00A856C5" w:rsidP="00A856C5">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7B93884C" w14:textId="77777777" w:rsidR="00A856C5" w:rsidRPr="00E77497" w:rsidRDefault="00A856C5" w:rsidP="00A856C5">
      <w:pPr>
        <w:pStyle w:val="Alg4"/>
        <w:numPr>
          <w:ilvl w:val="0"/>
          <w:numId w:val="22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65E0B5EE" w14:textId="77777777" w:rsidR="00A856C5" w:rsidRPr="00E77497" w:rsidRDefault="00A856C5" w:rsidP="00A856C5">
      <w:pPr>
        <w:pStyle w:val="Alg4"/>
        <w:numPr>
          <w:ilvl w:val="0"/>
          <w:numId w:val="223"/>
        </w:numPr>
      </w:pPr>
      <w:r w:rsidRPr="00E77497">
        <w:t xml:space="preserve">Let </w:t>
      </w:r>
      <w:r w:rsidRPr="00E77497">
        <w:rPr>
          <w:i/>
        </w:rPr>
        <w:t>S</w:t>
      </w:r>
      <w:r w:rsidRPr="00E77497">
        <w:t xml:space="preserve"> be ToString</w:t>
      </w:r>
      <w:r>
        <w:t>(</w:t>
      </w:r>
      <w:r>
        <w:rPr>
          <w:i/>
          <w:iCs/>
        </w:rPr>
        <w:t>O</w:t>
      </w:r>
      <w:r>
        <w:t>)</w:t>
      </w:r>
      <w:r w:rsidRPr="00E77497">
        <w:t>.</w:t>
      </w:r>
    </w:p>
    <w:p w14:paraId="78B06212" w14:textId="77777777" w:rsidR="00A856C5" w:rsidRPr="00E77497" w:rsidRDefault="00A856C5" w:rsidP="00A856C5">
      <w:pPr>
        <w:pStyle w:val="Alg4"/>
        <w:numPr>
          <w:ilvl w:val="0"/>
          <w:numId w:val="223"/>
        </w:numPr>
        <w:contextualSpacing/>
      </w:pPr>
      <w:r>
        <w:t>ReturnIfAbrupt(</w:t>
      </w:r>
      <w:r>
        <w:rPr>
          <w:i/>
        </w:rPr>
        <w:t>S</w:t>
      </w:r>
      <w:r>
        <w:t>).</w:t>
      </w:r>
    </w:p>
    <w:p w14:paraId="21AF3AFC" w14:textId="77777777" w:rsidR="00A856C5" w:rsidRPr="00E77497" w:rsidRDefault="00A856C5" w:rsidP="00A856C5">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14:paraId="5A76A57E" w14:textId="77777777" w:rsidR="00A856C5" w:rsidRPr="00E77497" w:rsidRDefault="00A856C5" w:rsidP="00A856C5">
      <w:pPr>
        <w:pStyle w:val="Alg4"/>
        <w:numPr>
          <w:ilvl w:val="0"/>
          <w:numId w:val="223"/>
        </w:numPr>
        <w:contextualSpacing/>
      </w:pPr>
      <w:r>
        <w:t>ReturnIfAbrupt(</w:t>
      </w:r>
      <w:r>
        <w:rPr>
          <w:i/>
        </w:rPr>
        <w:t>position</w:t>
      </w:r>
      <w:r>
        <w:t>).</w:t>
      </w:r>
    </w:p>
    <w:p w14:paraId="14B7CBB6" w14:textId="77777777" w:rsidR="00A856C5" w:rsidRPr="00E77497" w:rsidRDefault="00A856C5" w:rsidP="00A856C5">
      <w:pPr>
        <w:pStyle w:val="Alg4"/>
        <w:numPr>
          <w:ilvl w:val="0"/>
          <w:numId w:val="223"/>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6A0EBF09" w14:textId="77777777" w:rsidR="00A856C5" w:rsidRPr="00E77497" w:rsidRDefault="00A856C5" w:rsidP="00A856C5">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52C3A5C5" w14:textId="77777777" w:rsidR="00A856C5" w:rsidRPr="00E77497" w:rsidRDefault="00A856C5" w:rsidP="00A856C5">
      <w:pPr>
        <w:pStyle w:val="Alg4"/>
        <w:numPr>
          <w:ilvl w:val="0"/>
          <w:numId w:val="223"/>
        </w:numPr>
        <w:spacing w:after="220"/>
      </w:pPr>
      <w:r w:rsidRPr="00E77497">
        <w:t xml:space="preserve">Return a value of Number type, whose value is the code unit value of the </w:t>
      </w:r>
      <w:r>
        <w:t>element</w:t>
      </w:r>
      <w:r w:rsidRPr="00E77497">
        <w:t xml:space="preserve"> at position </w:t>
      </w:r>
      <w:r w:rsidRPr="00E77497">
        <w:rPr>
          <w:i/>
        </w:rPr>
        <w:t>position</w:t>
      </w:r>
      <w:r w:rsidRPr="00E77497">
        <w:t xml:space="preserve"> in the String </w:t>
      </w:r>
      <w:r w:rsidRPr="00E77497">
        <w:rPr>
          <w:i/>
        </w:rPr>
        <w:t>S</w:t>
      </w:r>
      <w:r w:rsidRPr="00E77497">
        <w:t xml:space="preserve">, where the first (leftmost) </w:t>
      </w:r>
      <w:r>
        <w:t>element</w:t>
      </w:r>
      <w:r w:rsidRPr="00E77497">
        <w:t xml:space="preserve"> in </w:t>
      </w:r>
      <w:r w:rsidRPr="00E77497">
        <w:rPr>
          <w:i/>
        </w:rPr>
        <w:t>S</w:t>
      </w:r>
      <w:r w:rsidRPr="00E77497">
        <w:t xml:space="preserve"> is considered to be at position 0, the next one at position 1, and so on.</w:t>
      </w:r>
    </w:p>
    <w:p w14:paraId="36BB46D1" w14:textId="77777777" w:rsidR="00A856C5" w:rsidRPr="00E77497" w:rsidRDefault="00A856C5" w:rsidP="00A856C5">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9988802" w14:textId="77777777" w:rsidR="00A856C5" w:rsidRPr="00E77497" w:rsidRDefault="00A856C5" w:rsidP="00A856C5">
      <w:pPr>
        <w:pStyle w:val="40"/>
      </w:pPr>
      <w:r w:rsidRPr="00E77497">
        <w:t>String.prototype.</w:t>
      </w:r>
      <w:commentRangeStart w:id="11658"/>
      <w:r>
        <w:t>codePoint</w:t>
      </w:r>
      <w:r w:rsidRPr="00E77497">
        <w:t xml:space="preserve">At </w:t>
      </w:r>
      <w:commentRangeEnd w:id="11658"/>
      <w:r>
        <w:rPr>
          <w:rStyle w:val="af6"/>
          <w:b w:val="0"/>
        </w:rPr>
        <w:commentReference w:id="11658"/>
      </w:r>
      <w:r w:rsidRPr="00E77497">
        <w:t>(pos)</w:t>
      </w:r>
    </w:p>
    <w:p w14:paraId="7BA68486" w14:textId="77777777" w:rsidR="00A856C5" w:rsidRPr="00E77497" w:rsidRDefault="00A856C5" w:rsidP="00A856C5">
      <w:pPr>
        <w:pStyle w:val="Note"/>
      </w:pPr>
      <w:r>
        <w:t>NOTE</w:t>
      </w:r>
      <w:r>
        <w:tab/>
      </w:r>
      <w:r w:rsidRPr="00E77497">
        <w:t xml:space="preserve">Returns </w:t>
      </w:r>
      <w:del w:id="11659" w:author="Rev 19 Allen Wirfs-Brock" w:date="2013-09-27T09:53:00Z">
        <w:r w:rsidRPr="00E77497" w:rsidDel="004B71CB">
          <w:delText>a Number (</w:delText>
        </w:r>
      </w:del>
      <w:r w:rsidRPr="00E77497">
        <w:t xml:space="preserve">a nonnegative </w:t>
      </w:r>
      <w:del w:id="11660" w:author="Rev 19 Allen Wirfs-Brock" w:date="2013-09-27T09:53:00Z">
        <w:r w:rsidRPr="00E77497" w:rsidDel="004B71CB">
          <w:delText>intege</w:delText>
        </w:r>
      </w:del>
      <w:ins w:id="11661" w:author="Rev 19 Allen Wirfs-Brock" w:date="2013-09-27T09:53:00Z">
        <w:r w:rsidR="004B71CB">
          <w:t>integer Number</w:t>
        </w:r>
      </w:ins>
      <w:r w:rsidRPr="00E77497">
        <w:t xml:space="preserve">r less than </w:t>
      </w:r>
      <w:r>
        <w:rPr>
          <w:rFonts w:ascii="Times New Roman" w:hAnsi="Times New Roman"/>
        </w:rPr>
        <w:t>1114112</w:t>
      </w:r>
      <w:ins w:id="11662" w:author="Rev 19 Allen Wirfs-Brock" w:date="2013-09-27T09:52:00Z">
        <w:r w:rsidR="004B71CB">
          <w:rPr>
            <w:rFonts w:ascii="Times New Roman" w:hAnsi="Times New Roman"/>
          </w:rPr>
          <w:t xml:space="preserve"> (0x110000</w:t>
        </w:r>
      </w:ins>
      <w:r w:rsidRPr="00E77497">
        <w:t xml:space="preserve">) </w:t>
      </w:r>
      <w:r>
        <w:t>that is</w:t>
      </w:r>
      <w:r w:rsidRPr="00E77497">
        <w:t xml:space="preserve"> the </w:t>
      </w:r>
      <w:r>
        <w:t xml:space="preserve">UTF-16 encoded </w:t>
      </w:r>
      <w:r w:rsidRPr="00E77497">
        <w:t xml:space="preserve">code </w:t>
      </w:r>
      <w:r>
        <w:t>point</w:t>
      </w:r>
      <w:r w:rsidRPr="00E77497">
        <w:t xml:space="preserve"> value </w:t>
      </w:r>
      <w:r>
        <w:t>starting at</w:t>
      </w:r>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del w:id="11663" w:author="Rev 19 Allen Wirfs-Brock" w:date="2013-09-24T17:49:00Z">
        <w:r w:rsidRPr="00DC150B" w:rsidDel="00DC150B">
          <w:rPr>
            <w:rFonts w:ascii="Times New Roman" w:hAnsi="Times New Roman"/>
            <w:b/>
          </w:rPr>
          <w:delText>NaN</w:delText>
        </w:r>
      </w:del>
      <w:ins w:id="11664" w:author="Rev 19 Allen Wirfs-Brock" w:date="2013-09-24T17:49:00Z">
        <w:r w:rsidR="00DC150B" w:rsidRPr="00DC150B">
          <w:rPr>
            <w:rFonts w:ascii="Times New Roman" w:hAnsi="Times New Roman"/>
            <w:b/>
          </w:rPr>
          <w:t>undefined</w:t>
        </w:r>
      </w:ins>
      <w:r w:rsidRPr="00E77497">
        <w:t>.</w:t>
      </w:r>
      <w:r>
        <w:t xml:space="preserve"> If a valid UTF-16 surrogate pair does not begin at </w:t>
      </w:r>
      <w:r w:rsidRPr="00426175">
        <w:rPr>
          <w:rFonts w:ascii="Times New Roman" w:hAnsi="Times New Roman"/>
          <w:i/>
        </w:rPr>
        <w:t>pos</w:t>
      </w:r>
      <w:r>
        <w:t xml:space="preserve">, the result is the code unit at </w:t>
      </w:r>
      <w:r w:rsidRPr="00426175">
        <w:rPr>
          <w:rFonts w:ascii="Times New Roman" w:hAnsi="Times New Roman"/>
          <w:i/>
        </w:rPr>
        <w:t>pos</w:t>
      </w:r>
      <w:r>
        <w:t>.</w:t>
      </w:r>
    </w:p>
    <w:p w14:paraId="3E36F3AD" w14:textId="77777777" w:rsidR="00A856C5" w:rsidRPr="00E77497" w:rsidRDefault="00A856C5" w:rsidP="00A856C5">
      <w:r w:rsidRPr="00E77497">
        <w:t xml:space="preserve">When the </w:t>
      </w:r>
      <w:r>
        <w:rPr>
          <w:rFonts w:ascii="Courier New" w:hAnsi="Courier New"/>
          <w:b/>
        </w:rPr>
        <w:t>codePoint</w:t>
      </w:r>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p>
    <w:p w14:paraId="5D2F1C5F" w14:textId="77777777" w:rsidR="00A856C5" w:rsidRPr="00E77497" w:rsidRDefault="00A856C5" w:rsidP="00A856C5">
      <w:pPr>
        <w:pStyle w:val="Alg4"/>
        <w:numPr>
          <w:ilvl w:val="0"/>
          <w:numId w:val="911"/>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73605142" w14:textId="77777777" w:rsidR="00A856C5" w:rsidRPr="00E77497" w:rsidRDefault="00A856C5" w:rsidP="00A856C5">
      <w:pPr>
        <w:pStyle w:val="Alg4"/>
        <w:numPr>
          <w:ilvl w:val="0"/>
          <w:numId w:val="911"/>
        </w:numPr>
      </w:pPr>
      <w:r w:rsidRPr="00E77497">
        <w:t xml:space="preserve">Let </w:t>
      </w:r>
      <w:r w:rsidRPr="00E77497">
        <w:rPr>
          <w:i/>
        </w:rPr>
        <w:t>S</w:t>
      </w:r>
      <w:r w:rsidRPr="00E77497">
        <w:t xml:space="preserve"> be ToString</w:t>
      </w:r>
      <w:r>
        <w:t>(</w:t>
      </w:r>
      <w:r>
        <w:rPr>
          <w:i/>
          <w:iCs/>
        </w:rPr>
        <w:t>O</w:t>
      </w:r>
      <w:r>
        <w:t>)</w:t>
      </w:r>
      <w:r w:rsidRPr="00E77497">
        <w:t>.</w:t>
      </w:r>
    </w:p>
    <w:p w14:paraId="511A4EA1" w14:textId="77777777" w:rsidR="00A856C5" w:rsidRPr="00E77497" w:rsidRDefault="00A856C5" w:rsidP="00A856C5">
      <w:pPr>
        <w:pStyle w:val="Alg4"/>
        <w:numPr>
          <w:ilvl w:val="0"/>
          <w:numId w:val="911"/>
        </w:numPr>
        <w:contextualSpacing/>
      </w:pPr>
      <w:r>
        <w:t>ReturnIfAbrupt(</w:t>
      </w:r>
      <w:r>
        <w:rPr>
          <w:i/>
        </w:rPr>
        <w:t>S</w:t>
      </w:r>
      <w:r>
        <w:t>).</w:t>
      </w:r>
    </w:p>
    <w:p w14:paraId="794767DA" w14:textId="77777777" w:rsidR="00A856C5" w:rsidRPr="00E77497" w:rsidRDefault="00A856C5" w:rsidP="00A856C5">
      <w:pPr>
        <w:pStyle w:val="Alg4"/>
        <w:numPr>
          <w:ilvl w:val="0"/>
          <w:numId w:val="911"/>
        </w:numPr>
      </w:pPr>
      <w:r w:rsidRPr="00E77497">
        <w:t xml:space="preserve">Let </w:t>
      </w:r>
      <w:r w:rsidRPr="00E77497">
        <w:rPr>
          <w:i/>
        </w:rPr>
        <w:t>position</w:t>
      </w:r>
      <w:r w:rsidRPr="00E77497">
        <w:t xml:space="preserve"> be ToInteger(</w:t>
      </w:r>
      <w:r w:rsidRPr="00E77497">
        <w:rPr>
          <w:i/>
        </w:rPr>
        <w:t>pos</w:t>
      </w:r>
      <w:r w:rsidRPr="00E77497">
        <w:t>).</w:t>
      </w:r>
    </w:p>
    <w:p w14:paraId="43680F94" w14:textId="77777777" w:rsidR="00A856C5" w:rsidRPr="00E77497" w:rsidRDefault="00A856C5" w:rsidP="00A856C5">
      <w:pPr>
        <w:pStyle w:val="Alg4"/>
        <w:numPr>
          <w:ilvl w:val="0"/>
          <w:numId w:val="911"/>
        </w:numPr>
        <w:contextualSpacing/>
      </w:pPr>
      <w:r>
        <w:t>ReturnIfAbrupt(</w:t>
      </w:r>
      <w:r>
        <w:rPr>
          <w:i/>
        </w:rPr>
        <w:t>position</w:t>
      </w:r>
      <w:r>
        <w:t>).</w:t>
      </w:r>
    </w:p>
    <w:p w14:paraId="0A2A8480" w14:textId="77777777" w:rsidR="00A856C5" w:rsidRPr="00E77497" w:rsidRDefault="00A856C5" w:rsidP="00A856C5">
      <w:pPr>
        <w:pStyle w:val="Alg4"/>
        <w:numPr>
          <w:ilvl w:val="0"/>
          <w:numId w:val="911"/>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14:paraId="1C29CCE9" w14:textId="77777777" w:rsidR="00A856C5" w:rsidRPr="00E77497" w:rsidRDefault="00A856C5" w:rsidP="00A856C5">
      <w:pPr>
        <w:pStyle w:val="Alg4"/>
        <w:numPr>
          <w:ilvl w:val="0"/>
          <w:numId w:val="911"/>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047F8D">
        <w:rPr>
          <w:b/>
        </w:rPr>
        <w:t>undefined</w:t>
      </w:r>
      <w:r w:rsidRPr="00E77497">
        <w:t>.</w:t>
      </w:r>
    </w:p>
    <w:p w14:paraId="0AA6D925" w14:textId="77777777" w:rsidR="00A856C5" w:rsidRDefault="00A856C5" w:rsidP="00A856C5">
      <w:pPr>
        <w:pStyle w:val="Alg4"/>
        <w:numPr>
          <w:ilvl w:val="0"/>
          <w:numId w:val="911"/>
        </w:numPr>
        <w:spacing w:after="220"/>
        <w:contextualSpacing/>
      </w:pPr>
      <w:r>
        <w:t xml:space="preserve">Let </w:t>
      </w:r>
      <w:r w:rsidRPr="00011396">
        <w:rPr>
          <w:i/>
        </w:rPr>
        <w:t>first</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rsidRPr="00E77497">
        <w:t xml:space="preserve"> in the String </w:t>
      </w:r>
      <w:r w:rsidRPr="00E77497">
        <w:rPr>
          <w:i/>
        </w:rPr>
        <w:t>S</w:t>
      </w:r>
      <w:r>
        <w:t>.</w:t>
      </w:r>
    </w:p>
    <w:p w14:paraId="3DE51365" w14:textId="77777777" w:rsidR="00A856C5" w:rsidRDefault="00A856C5" w:rsidP="00A856C5">
      <w:pPr>
        <w:pStyle w:val="Alg4"/>
        <w:numPr>
          <w:ilvl w:val="0"/>
          <w:numId w:val="911"/>
        </w:numPr>
        <w:spacing w:after="220"/>
        <w:contextualSpacing/>
      </w:pPr>
      <w:r>
        <w:t xml:space="preserve">If </w:t>
      </w:r>
      <w:r w:rsidRPr="00426175">
        <w:rPr>
          <w:i/>
        </w:rPr>
        <w:t>first</w:t>
      </w:r>
      <w:r>
        <w:t xml:space="preserve"> &lt; 0xD800 or </w:t>
      </w:r>
      <w:r w:rsidRPr="00426175">
        <w:rPr>
          <w:i/>
        </w:rPr>
        <w:t>first</w:t>
      </w:r>
      <w:r>
        <w:t xml:space="preserve"> &gt; 0xDBFF or </w:t>
      </w:r>
      <w:r w:rsidRPr="00426175">
        <w:rPr>
          <w:i/>
        </w:rPr>
        <w:t>position</w:t>
      </w:r>
      <w:r>
        <w:t xml:space="preserve">+1 = </w:t>
      </w:r>
      <w:r w:rsidRPr="00426175">
        <w:rPr>
          <w:i/>
        </w:rPr>
        <w:t>size</w:t>
      </w:r>
      <w:r>
        <w:t xml:space="preserve">, then return </w:t>
      </w:r>
      <w:r w:rsidRPr="00426175">
        <w:rPr>
          <w:i/>
        </w:rPr>
        <w:t>first</w:t>
      </w:r>
      <w:r>
        <w:t>.</w:t>
      </w:r>
    </w:p>
    <w:p w14:paraId="1825D0F3" w14:textId="77777777" w:rsidR="00A856C5" w:rsidRDefault="00A856C5" w:rsidP="00A856C5">
      <w:pPr>
        <w:pStyle w:val="Alg4"/>
        <w:numPr>
          <w:ilvl w:val="0"/>
          <w:numId w:val="911"/>
        </w:numPr>
        <w:spacing w:after="220"/>
        <w:contextualSpacing/>
      </w:pPr>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t>+1</w:t>
      </w:r>
      <w:r w:rsidRPr="00011396">
        <w:t xml:space="preserve"> </w:t>
      </w:r>
      <w:r w:rsidRPr="00E77497">
        <w:t xml:space="preserve">in the String </w:t>
      </w:r>
      <w:r w:rsidRPr="00E77497">
        <w:rPr>
          <w:i/>
        </w:rPr>
        <w:t>S</w:t>
      </w:r>
      <w:r>
        <w:t>.</w:t>
      </w:r>
    </w:p>
    <w:p w14:paraId="7DCDCA26" w14:textId="77777777" w:rsidR="00A856C5" w:rsidRDefault="00A856C5" w:rsidP="00A856C5">
      <w:pPr>
        <w:pStyle w:val="Alg4"/>
        <w:numPr>
          <w:ilvl w:val="0"/>
          <w:numId w:val="911"/>
        </w:numPr>
        <w:spacing w:after="220"/>
        <w:contextualSpacing/>
      </w:pPr>
      <w:r>
        <w:t xml:space="preserve">If </w:t>
      </w:r>
      <w:r>
        <w:rPr>
          <w:i/>
        </w:rPr>
        <w:t>second</w:t>
      </w:r>
      <w:r>
        <w:t xml:space="preserve"> &lt; 0xDC00 or </w:t>
      </w:r>
      <w:r>
        <w:rPr>
          <w:i/>
        </w:rPr>
        <w:t>second</w:t>
      </w:r>
      <w:r>
        <w:t xml:space="preserve"> &gt; 0xDFFF, then return </w:t>
      </w:r>
      <w:r w:rsidRPr="00887FC2">
        <w:rPr>
          <w:i/>
        </w:rPr>
        <w:t>first</w:t>
      </w:r>
      <w:r>
        <w:t>.</w:t>
      </w:r>
    </w:p>
    <w:p w14:paraId="5AD105C5" w14:textId="77777777" w:rsidR="00A856C5" w:rsidRPr="00E77497" w:rsidRDefault="00A856C5" w:rsidP="00A856C5">
      <w:pPr>
        <w:pStyle w:val="Alg4"/>
        <w:numPr>
          <w:ilvl w:val="0"/>
          <w:numId w:val="911"/>
        </w:numPr>
        <w:spacing w:after="220"/>
      </w:pPr>
      <w:r w:rsidRPr="00E77497">
        <w:t xml:space="preserve">Return </w:t>
      </w:r>
      <w:r>
        <w:t>((</w:t>
      </w:r>
      <w:r w:rsidRPr="00426175">
        <w:rPr>
          <w:i/>
        </w:rPr>
        <w:t>first</w:t>
      </w:r>
      <w:r>
        <w:t xml:space="preserve"> – 0xD800) × 1024) + (</w:t>
      </w:r>
      <w:r w:rsidRPr="00426175">
        <w:rPr>
          <w:i/>
        </w:rPr>
        <w:t>second</w:t>
      </w:r>
      <w:r>
        <w:t xml:space="preserve"> – 0xDC00) + 0x10000</w:t>
      </w:r>
      <w:r w:rsidRPr="00E77497">
        <w:t>.</w:t>
      </w:r>
    </w:p>
    <w:p w14:paraId="1FD73B0C" w14:textId="77777777" w:rsidR="00A856C5" w:rsidRPr="00E77497" w:rsidRDefault="00A856C5" w:rsidP="00A856C5">
      <w:pPr>
        <w:pStyle w:val="Note"/>
      </w:pPr>
      <w:r w:rsidRPr="00E77497">
        <w:t>NOTE</w:t>
      </w:r>
      <w:r w:rsidRPr="00E77497">
        <w:tab/>
        <w:t xml:space="preserve">The </w:t>
      </w:r>
      <w:r>
        <w:rPr>
          <w:rFonts w:ascii="Courier New" w:hAnsi="Courier New"/>
          <w:b/>
        </w:rPr>
        <w:t>codePoint</w:t>
      </w:r>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F010517" w14:textId="77777777" w:rsidR="00A856C5" w:rsidRPr="00E77497" w:rsidRDefault="00A856C5" w:rsidP="00A856C5">
      <w:pPr>
        <w:pStyle w:val="40"/>
      </w:pPr>
      <w:r w:rsidRPr="00E77497">
        <w:t xml:space="preserve">String.prototype.concat ( </w:t>
      </w:r>
      <w:r>
        <w:t>...args</w:t>
      </w:r>
      <w:r w:rsidRPr="00E77497">
        <w:t xml:space="preserve"> )</w:t>
      </w:r>
    </w:p>
    <w:p w14:paraId="052D1302" w14:textId="77777777" w:rsidR="00A856C5" w:rsidRDefault="00A856C5" w:rsidP="00A856C5">
      <w:pPr>
        <w:pStyle w:val="Note"/>
      </w:pPr>
      <w:r>
        <w:t>NOTE</w:t>
      </w:r>
      <w:r>
        <w:tab/>
      </w:r>
      <w:r w:rsidRPr="00E77497">
        <w:t xml:space="preserve">When the </w:t>
      </w:r>
      <w:r w:rsidRPr="00E77497">
        <w:rPr>
          <w:rFonts w:ascii="Courier New" w:hAnsi="Courier New"/>
          <w:b/>
        </w:rPr>
        <w:t>concat</w:t>
      </w:r>
      <w:r w:rsidRPr="00E77497">
        <w:t xml:space="preserve"> method is called with zero or more arguments, it returns a String consisting of the </w:t>
      </w:r>
      <w:r>
        <w:t>string elements</w:t>
      </w:r>
      <w:r w:rsidRPr="00E77497">
        <w:t xml:space="preserve"> of this object (converted to a String) followed by the </w:t>
      </w:r>
      <w:r>
        <w:t>string elements</w:t>
      </w:r>
      <w:r w:rsidRPr="00E77497">
        <w:t xml:space="preserve"> of each of</w:t>
      </w:r>
      <w:r>
        <w:t xml:space="preserve"> the arguments </w:t>
      </w:r>
      <w:r w:rsidRPr="00E77497">
        <w:t>converted to a String. The result is a String value, not a String object.</w:t>
      </w:r>
    </w:p>
    <w:p w14:paraId="2D3EEA6D" w14:textId="77777777" w:rsidR="00A856C5" w:rsidRPr="00E77497" w:rsidRDefault="00A856C5" w:rsidP="00A856C5">
      <w:r w:rsidRPr="00E77497">
        <w:t>The following steps are taken:</w:t>
      </w:r>
    </w:p>
    <w:p w14:paraId="61B42200" w14:textId="77777777" w:rsidR="00A856C5" w:rsidRDefault="00A856C5" w:rsidP="00A856C5">
      <w:pPr>
        <w:pStyle w:val="Alg4"/>
        <w:numPr>
          <w:ilvl w:val="0"/>
          <w:numId w:val="224"/>
        </w:numPr>
      </w:pPr>
      <w:r>
        <w:t xml:space="preserve">Assert: </w:t>
      </w:r>
      <w:r>
        <w:rPr>
          <w:i/>
        </w:rPr>
        <w:t>args</w:t>
      </w:r>
      <w:r>
        <w:t xml:space="preserve"> is a well-formed rest parameter object.</w:t>
      </w:r>
    </w:p>
    <w:p w14:paraId="56894200" w14:textId="77777777" w:rsidR="00A856C5" w:rsidRPr="00E77497" w:rsidRDefault="00A856C5" w:rsidP="00A856C5">
      <w:pPr>
        <w:pStyle w:val="Alg4"/>
        <w:numPr>
          <w:ilvl w:val="0"/>
          <w:numId w:val="22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6AB5D855" w14:textId="77777777" w:rsidR="00A856C5" w:rsidRPr="00E77497" w:rsidRDefault="00A856C5" w:rsidP="00A856C5">
      <w:pPr>
        <w:pStyle w:val="Alg4"/>
        <w:numPr>
          <w:ilvl w:val="0"/>
          <w:numId w:val="224"/>
        </w:numPr>
      </w:pPr>
      <w:r w:rsidRPr="00E77497">
        <w:t xml:space="preserve">Let </w:t>
      </w:r>
      <w:r w:rsidRPr="00E77497">
        <w:rPr>
          <w:i/>
        </w:rPr>
        <w:t>S</w:t>
      </w:r>
      <w:r w:rsidRPr="00E77497">
        <w:t xml:space="preserve"> be ToString</w:t>
      </w:r>
      <w:r>
        <w:t>(</w:t>
      </w:r>
      <w:r>
        <w:rPr>
          <w:i/>
        </w:rPr>
        <w:t>O</w:t>
      </w:r>
      <w:r>
        <w:t>)</w:t>
      </w:r>
      <w:r w:rsidRPr="00E77497">
        <w:t>.</w:t>
      </w:r>
    </w:p>
    <w:p w14:paraId="5D392904" w14:textId="77777777" w:rsidR="00A856C5" w:rsidRPr="00E77497" w:rsidRDefault="00A856C5" w:rsidP="00A856C5">
      <w:pPr>
        <w:pStyle w:val="Alg4"/>
        <w:numPr>
          <w:ilvl w:val="0"/>
          <w:numId w:val="224"/>
        </w:numPr>
        <w:contextualSpacing/>
      </w:pPr>
      <w:r>
        <w:t>ReturnIfAbrupt(</w:t>
      </w:r>
      <w:r>
        <w:rPr>
          <w:i/>
        </w:rPr>
        <w:t>S</w:t>
      </w:r>
      <w:r>
        <w:t>).</w:t>
      </w:r>
    </w:p>
    <w:p w14:paraId="74E76D1F" w14:textId="77777777" w:rsidR="00A856C5" w:rsidRPr="00E77497" w:rsidRDefault="00A856C5" w:rsidP="00A856C5">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14:paraId="6D5222F7" w14:textId="77777777" w:rsidR="00A856C5" w:rsidRPr="00E77497" w:rsidRDefault="00A856C5" w:rsidP="00A856C5">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14:paraId="03143C5E" w14:textId="77777777" w:rsidR="00A856C5" w:rsidRPr="00E77497" w:rsidRDefault="00A856C5" w:rsidP="00A856C5">
      <w:pPr>
        <w:pStyle w:val="Alg4"/>
        <w:numPr>
          <w:ilvl w:val="0"/>
          <w:numId w:val="224"/>
        </w:numPr>
      </w:pPr>
      <w:r w:rsidRPr="00E77497">
        <w:t xml:space="preserve">Repeat, while </w:t>
      </w:r>
      <w:r w:rsidRPr="00E77497">
        <w:rPr>
          <w:i/>
        </w:rPr>
        <w:t>args</w:t>
      </w:r>
      <w:r w:rsidRPr="00E77497">
        <w:t xml:space="preserve"> is not empty</w:t>
      </w:r>
    </w:p>
    <w:p w14:paraId="3A5CA582" w14:textId="77777777" w:rsidR="00A856C5" w:rsidRPr="00E77497" w:rsidRDefault="00A856C5" w:rsidP="00A856C5">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0F465163" w14:textId="77777777" w:rsidR="00A856C5" w:rsidRDefault="00A856C5" w:rsidP="00A856C5">
      <w:pPr>
        <w:pStyle w:val="Alg4"/>
        <w:numPr>
          <w:ilvl w:val="1"/>
          <w:numId w:val="224"/>
        </w:numPr>
        <w:tabs>
          <w:tab w:val="num" w:pos="2070"/>
        </w:tabs>
      </w:pPr>
      <w:r>
        <w:t xml:space="preserve">Let </w:t>
      </w:r>
      <w:r w:rsidRPr="00134DAD">
        <w:rPr>
          <w:i/>
        </w:rPr>
        <w:t>nextString</w:t>
      </w:r>
      <w:r>
        <w:t xml:space="preserve"> be ToString(</w:t>
      </w:r>
      <w:r w:rsidRPr="00134DAD">
        <w:rPr>
          <w:i/>
        </w:rPr>
        <w:t>next</w:t>
      </w:r>
      <w:r>
        <w:t>)</w:t>
      </w:r>
    </w:p>
    <w:p w14:paraId="17ACEF53" w14:textId="77777777" w:rsidR="00A856C5" w:rsidRPr="00E77497" w:rsidRDefault="00A856C5" w:rsidP="00A856C5">
      <w:pPr>
        <w:pStyle w:val="Alg4"/>
        <w:numPr>
          <w:ilvl w:val="1"/>
          <w:numId w:val="224"/>
        </w:numPr>
        <w:contextualSpacing/>
      </w:pPr>
      <w:r>
        <w:t>ReturnIfAbrupt(</w:t>
      </w:r>
      <w:r>
        <w:rPr>
          <w:i/>
        </w:rPr>
        <w:t>nextString</w:t>
      </w:r>
      <w:r>
        <w:t>).</w:t>
      </w:r>
    </w:p>
    <w:p w14:paraId="60660B02" w14:textId="77777777" w:rsidR="00A856C5" w:rsidRPr="00E77497" w:rsidRDefault="00A856C5" w:rsidP="00A856C5">
      <w:pPr>
        <w:pStyle w:val="Alg4"/>
        <w:numPr>
          <w:ilvl w:val="1"/>
          <w:numId w:val="224"/>
        </w:numPr>
        <w:tabs>
          <w:tab w:val="num" w:pos="2070"/>
        </w:tabs>
      </w:pPr>
      <w:r w:rsidRPr="00E77497">
        <w:t xml:space="preserve">Let </w:t>
      </w:r>
      <w:r w:rsidRPr="00E77497">
        <w:rPr>
          <w:i/>
        </w:rPr>
        <w:t>R</w:t>
      </w:r>
      <w:r w:rsidRPr="00E77497">
        <w:t xml:space="preserve"> be the String value consisting of the </w:t>
      </w:r>
      <w:r>
        <w:t>string elements</w:t>
      </w:r>
      <w:r w:rsidRPr="00E77497">
        <w:t xml:space="preserve"> in the previous value of </w:t>
      </w:r>
      <w:r w:rsidRPr="00E77497">
        <w:rPr>
          <w:i/>
        </w:rPr>
        <w:t>R</w:t>
      </w:r>
      <w:r w:rsidRPr="00E77497">
        <w:t xml:space="preserve"> followed by the </w:t>
      </w:r>
      <w:r>
        <w:t>string elements</w:t>
      </w:r>
      <w:r w:rsidRPr="00E77497">
        <w:t xml:space="preserve"> of </w:t>
      </w:r>
      <w:r w:rsidRPr="00E77497">
        <w:rPr>
          <w:i/>
        </w:rPr>
        <w:t>next</w:t>
      </w:r>
      <w:r>
        <w:rPr>
          <w:i/>
        </w:rPr>
        <w:t>String</w:t>
      </w:r>
      <w:r w:rsidRPr="00E77497">
        <w:t>.</w:t>
      </w:r>
    </w:p>
    <w:p w14:paraId="45C12CFC" w14:textId="77777777" w:rsidR="00A856C5" w:rsidRPr="00E77497" w:rsidRDefault="00A856C5" w:rsidP="00A856C5">
      <w:pPr>
        <w:pStyle w:val="Alg4"/>
        <w:numPr>
          <w:ilvl w:val="0"/>
          <w:numId w:val="224"/>
        </w:numPr>
        <w:spacing w:after="220"/>
      </w:pPr>
      <w:r w:rsidRPr="00E77497">
        <w:t xml:space="preserve">Return </w:t>
      </w:r>
      <w:r w:rsidRPr="00E77497">
        <w:rPr>
          <w:i/>
        </w:rPr>
        <w:t>R</w:t>
      </w:r>
      <w:r w:rsidRPr="00E77497">
        <w:t>.</w:t>
      </w:r>
    </w:p>
    <w:p w14:paraId="1EE7908C" w14:textId="77777777" w:rsidR="00A856C5" w:rsidRPr="00E77497" w:rsidRDefault="00A856C5" w:rsidP="00A856C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34A10BE6" w14:textId="77777777" w:rsidR="00A856C5" w:rsidRPr="00E77497" w:rsidRDefault="00A856C5" w:rsidP="00A856C5">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1524382" w14:textId="77777777" w:rsidR="005D7F2D" w:rsidRPr="00E77497" w:rsidRDefault="005D7F2D" w:rsidP="005D7F2D">
      <w:pPr>
        <w:pStyle w:val="40"/>
      </w:pPr>
      <w:r w:rsidRPr="00E77497">
        <w:t>String.prototype.constructor</w:t>
      </w:r>
    </w:p>
    <w:p w14:paraId="6BF49A9B" w14:textId="77777777" w:rsidR="005D7F2D" w:rsidRPr="00E77497" w:rsidRDefault="005D7F2D" w:rsidP="005D7F2D">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p>
    <w:p w14:paraId="21DC17FC" w14:textId="77777777" w:rsidR="00A856C5" w:rsidRPr="00762CE7" w:rsidRDefault="00A856C5" w:rsidP="00A856C5">
      <w:pPr>
        <w:pStyle w:val="40"/>
      </w:pPr>
      <w:r w:rsidRPr="00762CE7">
        <w:t>String.prototype.contains (searchString, position</w:t>
      </w:r>
      <w:r>
        <w:t xml:space="preserve"> = 0  </w:t>
      </w:r>
      <w:r w:rsidRPr="00762CE7">
        <w:t>)</w:t>
      </w:r>
    </w:p>
    <w:p w14:paraId="1390D2C6" w14:textId="77777777" w:rsidR="00A856C5" w:rsidRPr="00762CE7" w:rsidRDefault="00A856C5" w:rsidP="00A856C5">
      <w:pPr>
        <w:rPr>
          <w:rFonts w:cs="Arial"/>
        </w:rPr>
      </w:pPr>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p>
    <w:p w14:paraId="35F2C08F"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14:paraId="3CD2047E"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0316BA">
        <w:rPr>
          <w:rFonts w:ascii="Times New Roman" w:eastAsia="Times New Roman" w:hAnsi="Times New Roman"/>
          <w:spacing w:val="6"/>
          <w:lang w:eastAsia="en-US"/>
        </w:rPr>
        <w:t>.</w:t>
      </w:r>
    </w:p>
    <w:p w14:paraId="600327BE" w14:textId="77777777" w:rsidR="00A856C5" w:rsidRPr="00E77497" w:rsidRDefault="00A856C5" w:rsidP="00A856C5">
      <w:pPr>
        <w:pStyle w:val="Alg4"/>
        <w:numPr>
          <w:ilvl w:val="0"/>
          <w:numId w:val="803"/>
        </w:numPr>
        <w:contextualSpacing/>
      </w:pPr>
      <w:r>
        <w:t>ReturnIfAbrupt(</w:t>
      </w:r>
      <w:r>
        <w:rPr>
          <w:i/>
        </w:rPr>
        <w:t>S</w:t>
      </w:r>
      <w:r>
        <w:t>).</w:t>
      </w:r>
    </w:p>
    <w:p w14:paraId="74189949"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p>
    <w:p w14:paraId="6EBD699F" w14:textId="77777777" w:rsidR="00A856C5" w:rsidRPr="00E77497" w:rsidRDefault="00A856C5" w:rsidP="00A856C5">
      <w:pPr>
        <w:pStyle w:val="Alg4"/>
        <w:numPr>
          <w:ilvl w:val="0"/>
          <w:numId w:val="803"/>
        </w:numPr>
        <w:contextualSpacing/>
      </w:pPr>
      <w:r>
        <w:t>ReturnIfAbrupt(</w:t>
      </w:r>
      <w:r w:rsidRPr="005B26DC">
        <w:rPr>
          <w:i/>
        </w:rPr>
        <w:t>searchStr</w:t>
      </w:r>
      <w:r>
        <w:t>).</w:t>
      </w:r>
    </w:p>
    <w:p w14:paraId="7389EC60"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p>
    <w:p w14:paraId="0D3E0335" w14:textId="77777777" w:rsidR="00A856C5" w:rsidRPr="00E77497" w:rsidRDefault="00A856C5" w:rsidP="00A856C5">
      <w:pPr>
        <w:pStyle w:val="Alg4"/>
        <w:numPr>
          <w:ilvl w:val="0"/>
          <w:numId w:val="803"/>
        </w:numPr>
        <w:contextualSpacing/>
      </w:pPr>
      <w:r>
        <w:t>ReturnIfAbrupt(</w:t>
      </w:r>
      <w:r>
        <w:rPr>
          <w:i/>
        </w:rPr>
        <w:t>pos</w:t>
      </w:r>
      <w:r>
        <w:t>).</w:t>
      </w:r>
    </w:p>
    <w:p w14:paraId="1F0DC420"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p>
    <w:p w14:paraId="6E29B81E"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p>
    <w:p w14:paraId="51895574" w14:textId="77777777"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p>
    <w:p w14:paraId="1CA0150A" w14:textId="77777777" w:rsidR="00A856C5" w:rsidRPr="000316BA" w:rsidRDefault="00A856C5" w:rsidP="00A856C5">
      <w:pPr>
        <w:numPr>
          <w:ilvl w:val="0"/>
          <w:numId w:val="803"/>
        </w:numPr>
        <w:spacing w:after="22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p>
    <w:p w14:paraId="4453E890" w14:textId="77777777"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p>
    <w:p w14:paraId="620DC489" w14:textId="77777777" w:rsidR="00A856C5" w:rsidRPr="000316BA" w:rsidRDefault="00A856C5" w:rsidP="00A856C5">
      <w:pPr>
        <w:pStyle w:val="Note"/>
      </w:pPr>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p>
    <w:p w14:paraId="4539AF02" w14:textId="77777777" w:rsidR="00A856C5" w:rsidRPr="00762CE7" w:rsidRDefault="00A856C5" w:rsidP="00A856C5">
      <w:pPr>
        <w:pStyle w:val="Note"/>
      </w:pPr>
      <w:r w:rsidRPr="00762CE7">
        <w:t>NOTE</w:t>
      </w:r>
      <w:r>
        <w:t xml:space="preserve"> 2</w:t>
      </w:r>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14:paraId="50FBC780" w14:textId="77777777" w:rsidR="00A856C5" w:rsidRPr="00762CE7" w:rsidRDefault="00A856C5" w:rsidP="00A856C5">
      <w:pPr>
        <w:pStyle w:val="40"/>
      </w:pPr>
      <w:r w:rsidRPr="00762CE7">
        <w:t>String.prototype.endsWith (searchString</w:t>
      </w:r>
      <w:r>
        <w:t xml:space="preserve"> [</w:t>
      </w:r>
      <w:r w:rsidRPr="00762CE7">
        <w:t>, endPosition</w:t>
      </w:r>
      <w:r>
        <w:t xml:space="preserve">] </w:t>
      </w:r>
      <w:r w:rsidRPr="00762CE7">
        <w:t>)</w:t>
      </w:r>
    </w:p>
    <w:p w14:paraId="6621694A" w14:textId="77777777" w:rsidR="00A856C5" w:rsidRPr="00762CE7" w:rsidRDefault="00A856C5" w:rsidP="00A856C5">
      <w:pPr>
        <w:rPr>
          <w:rFonts w:cs="Arial"/>
        </w:rPr>
      </w:pPr>
      <w:r w:rsidRPr="00762CE7">
        <w:rPr>
          <w:rFonts w:cs="Arial"/>
        </w:rPr>
        <w:t>The following steps are taken:</w:t>
      </w:r>
    </w:p>
    <w:p w14:paraId="2AD13C63"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14:paraId="38066926"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3757D7">
        <w:rPr>
          <w:rFonts w:ascii="Times New Roman" w:eastAsia="Times New Roman" w:hAnsi="Times New Roman"/>
          <w:spacing w:val="6"/>
          <w:lang w:eastAsia="en-US"/>
        </w:rPr>
        <w:t>.</w:t>
      </w:r>
    </w:p>
    <w:p w14:paraId="68FC9FB5" w14:textId="77777777" w:rsidR="00A856C5" w:rsidRPr="00E77497" w:rsidRDefault="00A856C5" w:rsidP="00A856C5">
      <w:pPr>
        <w:pStyle w:val="Alg4"/>
        <w:numPr>
          <w:ilvl w:val="0"/>
          <w:numId w:val="804"/>
        </w:numPr>
        <w:contextualSpacing/>
      </w:pPr>
      <w:r>
        <w:t>ReturnIfAbrupt(</w:t>
      </w:r>
      <w:r>
        <w:rPr>
          <w:i/>
        </w:rPr>
        <w:t>S</w:t>
      </w:r>
      <w:r>
        <w:t>).</w:t>
      </w:r>
    </w:p>
    <w:p w14:paraId="3E87D8D7"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p>
    <w:p w14:paraId="7C969422" w14:textId="77777777" w:rsidR="00A856C5" w:rsidRPr="00E77497" w:rsidRDefault="00A856C5" w:rsidP="00A856C5">
      <w:pPr>
        <w:pStyle w:val="Alg4"/>
        <w:numPr>
          <w:ilvl w:val="0"/>
          <w:numId w:val="804"/>
        </w:numPr>
        <w:contextualSpacing/>
      </w:pPr>
      <w:r>
        <w:t>ReturnIfAbrupt(</w:t>
      </w:r>
      <w:r w:rsidRPr="005B26DC">
        <w:rPr>
          <w:i/>
        </w:rPr>
        <w:t>searchStr</w:t>
      </w:r>
      <w:r>
        <w:t>).</w:t>
      </w:r>
    </w:p>
    <w:p w14:paraId="37BDC900"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p>
    <w:p w14:paraId="06D4C72A"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p>
    <w:p w14:paraId="2BE958A5" w14:textId="77777777" w:rsidR="00A856C5" w:rsidRPr="00E77497" w:rsidRDefault="00A856C5" w:rsidP="00A856C5">
      <w:pPr>
        <w:pStyle w:val="Alg4"/>
        <w:numPr>
          <w:ilvl w:val="0"/>
          <w:numId w:val="804"/>
        </w:numPr>
        <w:contextualSpacing/>
      </w:pPr>
      <w:r>
        <w:t>ReturnIfAbrupt(</w:t>
      </w:r>
      <w:r>
        <w:rPr>
          <w:i/>
        </w:rPr>
        <w:t>pos</w:t>
      </w:r>
      <w:r>
        <w:t>).</w:t>
      </w:r>
    </w:p>
    <w:p w14:paraId="31FA893C"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p>
    <w:p w14:paraId="736F8DB9"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w:t>
      </w:r>
    </w:p>
    <w:p w14:paraId="199CE4A0"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p>
    <w:p w14:paraId="32FB8FB0"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p>
    <w:p w14:paraId="77C42A4D" w14:textId="77777777"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sequence of elements</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is the same as</w:t>
      </w:r>
      <w:r w:rsidRPr="003757D7">
        <w:rPr>
          <w:rFonts w:ascii="Times New Roman" w:eastAsia="Times New Roman" w:hAnsi="Times New Roman"/>
          <w:spacing w:val="6"/>
          <w:lang w:eastAsia="en-US"/>
        </w:rPr>
        <w:t xml:space="preserve"> the </w:t>
      </w:r>
      <w:r>
        <w:rPr>
          <w:rFonts w:ascii="Times New Roman" w:eastAsia="Times New Roman" w:hAnsi="Times New Roman"/>
          <w:spacing w:val="6"/>
          <w:lang w:eastAsia="en-US"/>
        </w:rPr>
        <w:t>full</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element sequence</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p>
    <w:p w14:paraId="3B97C43C" w14:textId="77777777" w:rsidR="00A856C5" w:rsidRPr="003757D7" w:rsidRDefault="00A856C5" w:rsidP="00A856C5">
      <w:pPr>
        <w:numPr>
          <w:ilvl w:val="0"/>
          <w:numId w:val="804"/>
        </w:numPr>
        <w:spacing w:after="22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p>
    <w:p w14:paraId="484FF9CE" w14:textId="77777777"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p>
    <w:p w14:paraId="3F2F1CAB" w14:textId="77777777" w:rsidR="00A856C5" w:rsidRDefault="00A856C5" w:rsidP="00A856C5">
      <w:pPr>
        <w:pStyle w:val="Note"/>
      </w:pPr>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r>
        <w:rPr>
          <w:rFonts w:cs="Arial"/>
        </w:rPr>
        <w:t>elements</w:t>
      </w:r>
      <w:r w:rsidRPr="00762CE7">
        <w:rPr>
          <w:rFonts w:cs="Arial"/>
        </w:rPr>
        <w:t xml:space="preserve"> of </w:t>
      </w:r>
      <w:r w:rsidRPr="00762CE7">
        <w:rPr>
          <w:rFonts w:cs="Arial"/>
          <w:i/>
        </w:rPr>
        <w:t>searchString</w:t>
      </w:r>
      <w:r w:rsidRPr="00762CE7">
        <w:rPr>
          <w:rFonts w:cs="Arial"/>
        </w:rPr>
        <w:t xml:space="preserve"> converted to a String </w:t>
      </w:r>
      <w:r>
        <w:rPr>
          <w:rFonts w:cs="Arial"/>
        </w:rPr>
        <w:t>is the same as</w:t>
      </w:r>
      <w:r w:rsidRPr="00762CE7">
        <w:rPr>
          <w:rFonts w:cs="Arial"/>
        </w:rPr>
        <w:t xml:space="preserve"> the corresponding </w:t>
      </w:r>
      <w:r>
        <w:rPr>
          <w:rFonts w:cs="Arial"/>
        </w:rPr>
        <w:t>elements</w:t>
      </w:r>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p>
    <w:p w14:paraId="0D6B94E1" w14:textId="77777777" w:rsidR="00A856C5" w:rsidRPr="00762CE7" w:rsidRDefault="00A856C5" w:rsidP="00A856C5">
      <w:pPr>
        <w:pStyle w:val="Note"/>
      </w:pPr>
      <w:r w:rsidRPr="00762CE7">
        <w:t>NOTE</w:t>
      </w:r>
      <w:r>
        <w:t xml:space="preserve"> 2</w:t>
      </w:r>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14:paraId="733B3D86" w14:textId="77777777" w:rsidR="005D7F2D" w:rsidRPr="00E77497" w:rsidRDefault="005D7F2D" w:rsidP="005D7F2D">
      <w:pPr>
        <w:pStyle w:val="40"/>
      </w:pPr>
      <w:r w:rsidRPr="00E77497">
        <w:t>String.prototype.indexOf (searchString, position)</w:t>
      </w:r>
    </w:p>
    <w:p w14:paraId="42B429F4" w14:textId="77777777" w:rsidR="005D7F2D" w:rsidRPr="00E77497" w:rsidRDefault="005D7F2D" w:rsidP="005D7F2D">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p>
    <w:p w14:paraId="14BA3B41" w14:textId="77777777" w:rsidR="005D7F2D" w:rsidRPr="00E77497" w:rsidRDefault="005D7F2D" w:rsidP="005D7F2D">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477FD646" w14:textId="77777777" w:rsidR="005D7F2D" w:rsidRPr="00E77497" w:rsidRDefault="005D7F2D" w:rsidP="005D7F2D">
      <w:pPr>
        <w:pStyle w:val="Alg4"/>
        <w:numPr>
          <w:ilvl w:val="0"/>
          <w:numId w:val="400"/>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0E4C14F9" w14:textId="77777777" w:rsidR="005D7F2D" w:rsidRPr="00E77497" w:rsidRDefault="005D7F2D" w:rsidP="005D7F2D">
      <w:pPr>
        <w:pStyle w:val="Alg4"/>
        <w:numPr>
          <w:ilvl w:val="0"/>
          <w:numId w:val="400"/>
        </w:numPr>
      </w:pPr>
      <w:r w:rsidRPr="00E77497">
        <w:t xml:space="preserve">Let </w:t>
      </w:r>
      <w:r w:rsidRPr="00E77497">
        <w:rPr>
          <w:i/>
        </w:rPr>
        <w:t>S</w:t>
      </w:r>
      <w:r w:rsidRPr="00E77497">
        <w:t xml:space="preserve"> be ToString</w:t>
      </w:r>
      <w:r>
        <w:t>(</w:t>
      </w:r>
      <w:r>
        <w:rPr>
          <w:i/>
          <w:iCs/>
        </w:rPr>
        <w:t>O</w:t>
      </w:r>
      <w:r>
        <w:t>)</w:t>
      </w:r>
      <w:r w:rsidRPr="00E77497">
        <w:t>.</w:t>
      </w:r>
    </w:p>
    <w:p w14:paraId="17CD4A42" w14:textId="77777777" w:rsidR="005D7F2D" w:rsidRPr="00E77497" w:rsidRDefault="005D7F2D" w:rsidP="005D7F2D">
      <w:pPr>
        <w:pStyle w:val="Alg4"/>
        <w:numPr>
          <w:ilvl w:val="0"/>
          <w:numId w:val="400"/>
        </w:numPr>
        <w:contextualSpacing/>
      </w:pPr>
      <w:r>
        <w:t>ReturnIfAbrupt(</w:t>
      </w:r>
      <w:r>
        <w:rPr>
          <w:i/>
        </w:rPr>
        <w:t>S</w:t>
      </w:r>
      <w:r>
        <w:t>).</w:t>
      </w:r>
    </w:p>
    <w:p w14:paraId="39A6897D" w14:textId="77777777" w:rsidR="005D7F2D" w:rsidRPr="00E77497" w:rsidRDefault="005D7F2D" w:rsidP="005D7F2D">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14:paraId="44F54D23" w14:textId="77777777" w:rsidR="005D7F2D" w:rsidRPr="00E77497" w:rsidRDefault="005D7F2D" w:rsidP="005D7F2D">
      <w:pPr>
        <w:pStyle w:val="Alg4"/>
        <w:numPr>
          <w:ilvl w:val="0"/>
          <w:numId w:val="400"/>
        </w:numPr>
        <w:contextualSpacing/>
      </w:pPr>
      <w:r>
        <w:t>ReturnIfAbrupt(</w:t>
      </w:r>
      <w:r>
        <w:rPr>
          <w:i/>
        </w:rPr>
        <w:t>searchString</w:t>
      </w:r>
      <w:r>
        <w:t>).</w:t>
      </w:r>
    </w:p>
    <w:p w14:paraId="119D118F" w14:textId="77777777" w:rsidR="005D7F2D" w:rsidRPr="00E77497" w:rsidRDefault="005D7F2D" w:rsidP="005D7F2D">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51B74642" w14:textId="77777777" w:rsidR="005D7F2D" w:rsidRPr="00E77497" w:rsidRDefault="005D7F2D" w:rsidP="005D7F2D">
      <w:pPr>
        <w:pStyle w:val="Alg4"/>
        <w:numPr>
          <w:ilvl w:val="0"/>
          <w:numId w:val="400"/>
        </w:numPr>
        <w:contextualSpacing/>
      </w:pPr>
      <w:r>
        <w:t>ReturnIfAbrupt(</w:t>
      </w:r>
      <w:r>
        <w:rPr>
          <w:i/>
        </w:rPr>
        <w:t>pos</w:t>
      </w:r>
      <w:r>
        <w:t>).</w:t>
      </w:r>
    </w:p>
    <w:p w14:paraId="7F0F2B5D" w14:textId="77777777" w:rsidR="005D7F2D" w:rsidRPr="00E77497" w:rsidRDefault="005D7F2D" w:rsidP="005D7F2D">
      <w:pPr>
        <w:pStyle w:val="Alg4"/>
        <w:numPr>
          <w:ilvl w:val="0"/>
          <w:numId w:val="400"/>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14:paraId="03FF8361" w14:textId="77777777" w:rsidR="005D7F2D" w:rsidRPr="00E77497" w:rsidRDefault="005D7F2D" w:rsidP="005D7F2D">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7C5FC5A0" w14:textId="77777777" w:rsidR="005D7F2D" w:rsidRPr="00E77497" w:rsidRDefault="005D7F2D" w:rsidP="005D7F2D">
      <w:pPr>
        <w:pStyle w:val="Alg4"/>
        <w:numPr>
          <w:ilvl w:val="0"/>
          <w:numId w:val="400"/>
        </w:numPr>
      </w:pPr>
      <w:r w:rsidRPr="00E77497">
        <w:t xml:space="preserve">Let </w:t>
      </w:r>
      <w:r w:rsidRPr="00E77497">
        <w:rPr>
          <w:i/>
        </w:rPr>
        <w:t>searchLen</w:t>
      </w:r>
      <w:r w:rsidRPr="00E77497">
        <w:t xml:space="preserve"> be the number of </w:t>
      </w:r>
      <w:r>
        <w:t>element</w:t>
      </w:r>
      <w:r w:rsidRPr="00E77497">
        <w:t xml:space="preserve">s in </w:t>
      </w:r>
      <w:r w:rsidRPr="00E77497">
        <w:rPr>
          <w:i/>
        </w:rPr>
        <w:t>searchStr</w:t>
      </w:r>
      <w:r w:rsidRPr="00E77497">
        <w:t>.</w:t>
      </w:r>
    </w:p>
    <w:p w14:paraId="012D7D78" w14:textId="77777777" w:rsidR="005D7F2D" w:rsidRPr="00E77497" w:rsidRDefault="005D7F2D" w:rsidP="005D7F2D">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49331F43"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49432FCC"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18D7DFA" w14:textId="77777777" w:rsidR="005D7F2D" w:rsidRPr="00E77497" w:rsidRDefault="005D7F2D" w:rsidP="005D7F2D">
      <w:pPr>
        <w:pStyle w:val="40"/>
      </w:pPr>
      <w:r w:rsidRPr="00E77497">
        <w:t>String.prototype.lastIndexOf (searchString, position)</w:t>
      </w:r>
    </w:p>
    <w:p w14:paraId="1C26A3A2" w14:textId="77777777" w:rsidR="005D7F2D" w:rsidRPr="00E77497" w:rsidRDefault="005D7F2D" w:rsidP="005D7F2D">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11604017" w14:textId="77777777" w:rsidR="005D7F2D" w:rsidRPr="00E77497" w:rsidRDefault="005D7F2D" w:rsidP="005D7F2D">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34877BB6" w14:textId="77777777" w:rsidR="005D7F2D" w:rsidRPr="00E77497" w:rsidRDefault="005D7F2D" w:rsidP="005D7F2D">
      <w:pPr>
        <w:pStyle w:val="Alg4"/>
        <w:numPr>
          <w:ilvl w:val="0"/>
          <w:numId w:val="22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4CA1C84A" w14:textId="77777777" w:rsidR="005D7F2D" w:rsidRPr="00E77497" w:rsidRDefault="005D7F2D" w:rsidP="005D7F2D">
      <w:pPr>
        <w:pStyle w:val="Alg4"/>
        <w:numPr>
          <w:ilvl w:val="0"/>
          <w:numId w:val="225"/>
        </w:numPr>
      </w:pPr>
      <w:r w:rsidRPr="00E77497">
        <w:t xml:space="preserve">Let </w:t>
      </w:r>
      <w:r w:rsidRPr="00E77497">
        <w:rPr>
          <w:i/>
        </w:rPr>
        <w:t>S</w:t>
      </w:r>
      <w:r w:rsidRPr="00E77497">
        <w:t xml:space="preserve"> be ToString</w:t>
      </w:r>
      <w:r>
        <w:t>(</w:t>
      </w:r>
      <w:r>
        <w:rPr>
          <w:i/>
          <w:iCs/>
        </w:rPr>
        <w:t>O</w:t>
      </w:r>
      <w:r>
        <w:t>)</w:t>
      </w:r>
      <w:r w:rsidRPr="00E77497">
        <w:t>.</w:t>
      </w:r>
    </w:p>
    <w:p w14:paraId="758D8A2F" w14:textId="77777777" w:rsidR="005D7F2D" w:rsidRPr="00E77497" w:rsidRDefault="005D7F2D" w:rsidP="005D7F2D">
      <w:pPr>
        <w:pStyle w:val="Alg4"/>
        <w:numPr>
          <w:ilvl w:val="0"/>
          <w:numId w:val="225"/>
        </w:numPr>
        <w:contextualSpacing/>
      </w:pPr>
      <w:r>
        <w:t>ReturnIfAbrupt(</w:t>
      </w:r>
      <w:r>
        <w:rPr>
          <w:i/>
        </w:rPr>
        <w:t>S</w:t>
      </w:r>
      <w:r>
        <w:t>).</w:t>
      </w:r>
    </w:p>
    <w:p w14:paraId="51FB1BF8" w14:textId="77777777" w:rsidR="005D7F2D" w:rsidRPr="00E77497" w:rsidRDefault="005D7F2D" w:rsidP="005D7F2D">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14:paraId="296CCC57" w14:textId="77777777" w:rsidR="005D7F2D" w:rsidRPr="00E77497" w:rsidRDefault="005D7F2D" w:rsidP="005D7F2D">
      <w:pPr>
        <w:pStyle w:val="Alg4"/>
        <w:numPr>
          <w:ilvl w:val="0"/>
          <w:numId w:val="225"/>
        </w:numPr>
        <w:contextualSpacing/>
      </w:pPr>
      <w:r>
        <w:t>ReturnIfAbrupt(</w:t>
      </w:r>
      <w:r>
        <w:rPr>
          <w:i/>
        </w:rPr>
        <w:t>searchString</w:t>
      </w:r>
      <w:r>
        <w:t>).</w:t>
      </w:r>
    </w:p>
    <w:p w14:paraId="4DE7F7E0" w14:textId="77777777" w:rsidR="005D7F2D" w:rsidRPr="00E77497" w:rsidRDefault="005D7F2D" w:rsidP="005D7F2D">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14:paraId="571D3726" w14:textId="77777777" w:rsidR="005D7F2D" w:rsidRPr="00E77497" w:rsidRDefault="005D7F2D" w:rsidP="005D7F2D">
      <w:pPr>
        <w:pStyle w:val="Alg4"/>
        <w:numPr>
          <w:ilvl w:val="0"/>
          <w:numId w:val="225"/>
        </w:numPr>
        <w:contextualSpacing/>
      </w:pPr>
      <w:r>
        <w:t>ReturnIfAbrupt(</w:t>
      </w:r>
      <w:r>
        <w:rPr>
          <w:i/>
        </w:rPr>
        <w:t>numPos</w:t>
      </w:r>
      <w:r>
        <w:t>).</w:t>
      </w:r>
    </w:p>
    <w:p w14:paraId="16D9806D" w14:textId="77777777" w:rsidR="005D7F2D" w:rsidRPr="00546435" w:rsidRDefault="005D7F2D" w:rsidP="005D7F2D">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14:paraId="3120A459" w14:textId="77777777" w:rsidR="005D7F2D" w:rsidRPr="00675B74" w:rsidRDefault="005D7F2D" w:rsidP="005D7F2D">
      <w:pPr>
        <w:pStyle w:val="Alg4"/>
        <w:numPr>
          <w:ilvl w:val="0"/>
          <w:numId w:val="225"/>
        </w:numPr>
      </w:pPr>
      <w:r w:rsidRPr="00A67AF2">
        <w:t xml:space="preserve">Let </w:t>
      </w:r>
      <w:r w:rsidRPr="00A67AF2">
        <w:rPr>
          <w:i/>
        </w:rPr>
        <w:t>len</w:t>
      </w:r>
      <w:r w:rsidRPr="00A67AF2">
        <w:t xml:space="preserve"> be the number of </w:t>
      </w:r>
      <w:r>
        <w:t>element</w:t>
      </w:r>
      <w:r w:rsidRPr="00A67AF2">
        <w:t xml:space="preserve">s in </w:t>
      </w:r>
      <w:r w:rsidRPr="00B820AB">
        <w:rPr>
          <w:i/>
        </w:rPr>
        <w:t>S</w:t>
      </w:r>
      <w:r w:rsidRPr="00675B74">
        <w:t>.</w:t>
      </w:r>
    </w:p>
    <w:p w14:paraId="4C4DC080" w14:textId="77777777" w:rsidR="005D7F2D" w:rsidRPr="00E77497" w:rsidRDefault="005D7F2D" w:rsidP="005D7F2D">
      <w:pPr>
        <w:pStyle w:val="Alg4"/>
        <w:numPr>
          <w:ilvl w:val="0"/>
          <w:numId w:val="225"/>
        </w:numPr>
      </w:pPr>
      <w:r w:rsidRPr="00E77497">
        <w:t xml:space="preserve">Let </w:t>
      </w:r>
      <w:r w:rsidRPr="00E77497">
        <w:rPr>
          <w:i/>
        </w:rPr>
        <w:t>start</w:t>
      </w:r>
      <w:r w:rsidRPr="00E77497">
        <w:t xml:space="preserve"> </w:t>
      </w:r>
      <w:r>
        <w:t xml:space="preserve">be </w:t>
      </w:r>
      <w:r w:rsidRPr="00E77497">
        <w:t>min(max(</w:t>
      </w:r>
      <w:r w:rsidRPr="00E77497">
        <w:rPr>
          <w:i/>
        </w:rPr>
        <w:t>pos</w:t>
      </w:r>
      <w:r w:rsidRPr="00E77497">
        <w:t xml:space="preserve">, 0), </w:t>
      </w:r>
      <w:r w:rsidRPr="00E77497">
        <w:rPr>
          <w:i/>
        </w:rPr>
        <w:t>len</w:t>
      </w:r>
      <w:r w:rsidRPr="00E77497">
        <w:t>).</w:t>
      </w:r>
    </w:p>
    <w:p w14:paraId="5DDEC3FE" w14:textId="77777777" w:rsidR="005D7F2D" w:rsidRPr="00E77497" w:rsidRDefault="005D7F2D" w:rsidP="005D7F2D">
      <w:pPr>
        <w:pStyle w:val="Alg4"/>
        <w:numPr>
          <w:ilvl w:val="0"/>
          <w:numId w:val="225"/>
        </w:numPr>
      </w:pPr>
      <w:r w:rsidRPr="00E77497">
        <w:t xml:space="preserve">Let </w:t>
      </w:r>
      <w:r w:rsidRPr="00E77497">
        <w:rPr>
          <w:i/>
        </w:rPr>
        <w:t>searchLen</w:t>
      </w:r>
      <w:r w:rsidRPr="00E77497">
        <w:t xml:space="preserve"> be the number of </w:t>
      </w:r>
      <w:r>
        <w:t>elements</w:t>
      </w:r>
      <w:r w:rsidRPr="00E77497">
        <w:t xml:space="preserve"> in </w:t>
      </w:r>
      <w:r w:rsidRPr="00E77497">
        <w:rPr>
          <w:i/>
        </w:rPr>
        <w:t>searchStr</w:t>
      </w:r>
      <w:r w:rsidRPr="00E77497">
        <w:t>.</w:t>
      </w:r>
    </w:p>
    <w:p w14:paraId="4611CAC7" w14:textId="77777777" w:rsidR="005D7F2D" w:rsidRPr="00E77497" w:rsidRDefault="005D7F2D" w:rsidP="005D7F2D">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14:paraId="339D1686"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2C75F18A"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3C01353" w14:textId="77777777" w:rsidR="005D7F2D" w:rsidRPr="00E77497" w:rsidRDefault="005D7F2D" w:rsidP="005D7F2D">
      <w:pPr>
        <w:pStyle w:val="40"/>
      </w:pPr>
      <w:r w:rsidRPr="00E77497">
        <w:t>String.prototype.localeCompare (that)</w:t>
      </w:r>
    </w:p>
    <w:p w14:paraId="3AB228FA" w14:textId="77777777" w:rsidR="005D7F2D" w:rsidRPr="00E77497" w:rsidRDefault="005D7F2D" w:rsidP="005D7F2D">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w:t>
      </w:r>
      <w:r w:rsidRPr="00CE3CDC">
        <w:rPr>
          <w:b/>
          <w:bCs/>
        </w:rPr>
        <w:t>this</w:t>
      </w:r>
      <w:r w:rsidRPr="00E77497">
        <w:t xml:space="preserve">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5FDABFC8" w14:textId="77777777" w:rsidR="005D7F2D" w:rsidRPr="00E77497" w:rsidRDefault="005D7F2D" w:rsidP="005D7F2D">
      <w:r w:rsidRPr="00E77497">
        <w:t>Before perform the comparisons the following steps are performed to prepare the Strings:</w:t>
      </w:r>
    </w:p>
    <w:p w14:paraId="65FC4800" w14:textId="77777777" w:rsidR="005D7F2D" w:rsidRPr="00E77497" w:rsidRDefault="005D7F2D" w:rsidP="005D7F2D">
      <w:pPr>
        <w:pStyle w:val="Alg4"/>
        <w:numPr>
          <w:ilvl w:val="0"/>
          <w:numId w:val="226"/>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1A631ADE" w14:textId="77777777" w:rsidR="005D7F2D" w:rsidRPr="00E77497" w:rsidRDefault="005D7F2D" w:rsidP="005D7F2D">
      <w:pPr>
        <w:pStyle w:val="Alg4"/>
        <w:numPr>
          <w:ilvl w:val="0"/>
          <w:numId w:val="226"/>
        </w:numPr>
      </w:pPr>
      <w:r w:rsidRPr="00E77497">
        <w:t xml:space="preserve">Let </w:t>
      </w:r>
      <w:r w:rsidRPr="00E77497">
        <w:rPr>
          <w:i/>
        </w:rPr>
        <w:t>S</w:t>
      </w:r>
      <w:r w:rsidRPr="00E77497">
        <w:t xml:space="preserve"> be ToString</w:t>
      </w:r>
      <w:r>
        <w:t>(</w:t>
      </w:r>
      <w:r>
        <w:rPr>
          <w:i/>
          <w:iCs/>
        </w:rPr>
        <w:t>O</w:t>
      </w:r>
      <w:r>
        <w:t>)</w:t>
      </w:r>
      <w:r w:rsidRPr="00E77497">
        <w:t>.</w:t>
      </w:r>
    </w:p>
    <w:p w14:paraId="670A7B95" w14:textId="77777777" w:rsidR="005D7F2D" w:rsidRPr="00E77497" w:rsidRDefault="005D7F2D" w:rsidP="005D7F2D">
      <w:pPr>
        <w:pStyle w:val="Alg4"/>
        <w:numPr>
          <w:ilvl w:val="0"/>
          <w:numId w:val="226"/>
        </w:numPr>
        <w:contextualSpacing/>
      </w:pPr>
      <w:r>
        <w:t>ReturnIfAbrupt(</w:t>
      </w:r>
      <w:r>
        <w:rPr>
          <w:i/>
        </w:rPr>
        <w:t>S</w:t>
      </w:r>
      <w:r>
        <w:t>).</w:t>
      </w:r>
    </w:p>
    <w:p w14:paraId="1833E12B" w14:textId="77777777" w:rsidR="005D7F2D" w:rsidRDefault="005D7F2D" w:rsidP="005D7F2D">
      <w:pPr>
        <w:pStyle w:val="Alg4"/>
        <w:numPr>
          <w:ilvl w:val="0"/>
          <w:numId w:val="226"/>
        </w:numPr>
        <w:contextualSpacing/>
      </w:pPr>
      <w:r w:rsidRPr="00E77497">
        <w:t xml:space="preserve">Let </w:t>
      </w:r>
      <w:r w:rsidRPr="00E77497">
        <w:rPr>
          <w:i/>
        </w:rPr>
        <w:t>That</w:t>
      </w:r>
      <w:r w:rsidRPr="00E77497">
        <w:t xml:space="preserve"> be ToString(</w:t>
      </w:r>
      <w:r w:rsidRPr="00E77497">
        <w:rPr>
          <w:i/>
        </w:rPr>
        <w:t>that</w:t>
      </w:r>
      <w:r w:rsidRPr="00E77497">
        <w:t>).</w:t>
      </w:r>
    </w:p>
    <w:p w14:paraId="1951E087" w14:textId="77777777" w:rsidR="005D7F2D" w:rsidRPr="00134DAD" w:rsidRDefault="005D7F2D" w:rsidP="005D7F2D">
      <w:pPr>
        <w:pStyle w:val="Alg4"/>
        <w:numPr>
          <w:ilvl w:val="0"/>
          <w:numId w:val="226"/>
        </w:numPr>
        <w:spacing w:after="220"/>
      </w:pPr>
      <w:r>
        <w:t>ReturnIfAbrupt(</w:t>
      </w:r>
      <w:r>
        <w:rPr>
          <w:i/>
        </w:rPr>
        <w:t>That</w:t>
      </w:r>
      <w:r>
        <w:t>).</w:t>
      </w:r>
    </w:p>
    <w:p w14:paraId="751F4D78" w14:textId="77777777" w:rsidR="005D7F2D" w:rsidRPr="00E77497" w:rsidRDefault="005D7F2D" w:rsidP="005D7F2D">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w:t>
      </w:r>
      <w:r w:rsidR="003D1963">
        <w:fldChar w:fldCharType="begin"/>
      </w:r>
      <w:r w:rsidR="003D1963">
        <w:instrText xml:space="preserve"> REF _Ref366078424 \r \h </w:instrText>
      </w:r>
      <w:r w:rsidR="003D1963">
        <w:fldChar w:fldCharType="separate"/>
      </w:r>
      <w:r w:rsidR="00D433E8">
        <w:t>22.1.3.24</w:t>
      </w:r>
      <w:r w:rsidR="003D1963">
        <w:fldChar w:fldCharType="end"/>
      </w:r>
      <w:r w:rsidRPr="00E77497">
        <w:t xml:space="preserve">) on the set of all Strings. </w:t>
      </w:r>
    </w:p>
    <w:p w14:paraId="4CEBD7CC" w14:textId="77777777" w:rsidR="005D7F2D" w:rsidRPr="00E77497" w:rsidRDefault="005D7F2D" w:rsidP="005D7F2D">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14:paraId="0EC299D5" w14:textId="77777777" w:rsidR="005D7F2D" w:rsidRPr="00E77497" w:rsidRDefault="005D7F2D" w:rsidP="005D7F2D">
      <w:r w:rsidRPr="00E77497">
        <w:t>If no language-sensitive comparison at all is available from the host environment, this function may perform a bitwise comparison.</w:t>
      </w:r>
    </w:p>
    <w:p w14:paraId="5A94495C" w14:textId="77777777" w:rsidR="005D7F2D" w:rsidRPr="00E77497" w:rsidRDefault="005D7F2D" w:rsidP="005D7F2D">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05CF251E" w14:textId="77777777" w:rsidR="005D7F2D" w:rsidRPr="00E77497" w:rsidRDefault="005D7F2D" w:rsidP="005D7F2D">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14:paraId="76CFA971" w14:textId="77777777" w:rsidR="005D7F2D" w:rsidRPr="00E77497" w:rsidRDefault="005D7F2D" w:rsidP="005D7F2D">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14:paraId="17A44113" w14:textId="77777777" w:rsidR="005D7F2D" w:rsidRPr="00E77497" w:rsidRDefault="005D7F2D" w:rsidP="005D7F2D">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3613478" w14:textId="77777777" w:rsidR="005D7F2D" w:rsidRPr="00E77497" w:rsidRDefault="005D7F2D" w:rsidP="005D7F2D">
      <w:pPr>
        <w:pStyle w:val="40"/>
      </w:pPr>
      <w:r w:rsidRPr="00E77497">
        <w:t>String.prototype.match (regexp)</w:t>
      </w:r>
    </w:p>
    <w:p w14:paraId="1326ACC6" w14:textId="77777777" w:rsidR="005D7F2D" w:rsidRPr="00E77497" w:rsidRDefault="005D7F2D" w:rsidP="005D7F2D">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4DBEDEDA" w14:textId="77777777" w:rsidR="005D7F2D" w:rsidRPr="00E77497" w:rsidRDefault="005D7F2D" w:rsidP="005D7F2D">
      <w:pPr>
        <w:pStyle w:val="Alg4"/>
        <w:numPr>
          <w:ilvl w:val="0"/>
          <w:numId w:val="227"/>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2E783081" w14:textId="77777777" w:rsidR="005D7F2D" w:rsidRPr="00E77497" w:rsidRDefault="005D7F2D" w:rsidP="005D7F2D">
      <w:pPr>
        <w:pStyle w:val="Alg4"/>
        <w:numPr>
          <w:ilvl w:val="0"/>
          <w:numId w:val="227"/>
        </w:numPr>
      </w:pPr>
      <w:r w:rsidRPr="00E77497">
        <w:t xml:space="preserve">Let </w:t>
      </w:r>
      <w:r w:rsidRPr="00E77497">
        <w:rPr>
          <w:i/>
        </w:rPr>
        <w:t>S</w:t>
      </w:r>
      <w:r w:rsidRPr="00E77497">
        <w:t xml:space="preserve"> be ToString</w:t>
      </w:r>
      <w:r>
        <w:t>(</w:t>
      </w:r>
      <w:r>
        <w:rPr>
          <w:i/>
          <w:iCs/>
        </w:rPr>
        <w:t>O</w:t>
      </w:r>
      <w:r>
        <w:t>)</w:t>
      </w:r>
      <w:r w:rsidRPr="00E77497">
        <w:t>.</w:t>
      </w:r>
    </w:p>
    <w:p w14:paraId="53E9A080" w14:textId="77777777" w:rsidR="005D7F2D" w:rsidRPr="00E77497" w:rsidRDefault="005D7F2D" w:rsidP="005D7F2D">
      <w:pPr>
        <w:pStyle w:val="Alg4"/>
        <w:numPr>
          <w:ilvl w:val="0"/>
          <w:numId w:val="227"/>
        </w:numPr>
        <w:contextualSpacing/>
      </w:pPr>
      <w:r>
        <w:t>ReturnIfAbrupt(</w:t>
      </w:r>
      <w:r>
        <w:rPr>
          <w:i/>
        </w:rPr>
        <w:t>S</w:t>
      </w:r>
      <w:r>
        <w:t>).</w:t>
      </w:r>
    </w:p>
    <w:p w14:paraId="44BF2DF5" w14:textId="77777777" w:rsidR="005D7F2D" w:rsidRPr="00E77497" w:rsidRDefault="005D7F2D" w:rsidP="005D7F2D">
      <w:pPr>
        <w:pStyle w:val="Alg4"/>
        <w:numPr>
          <w:ilvl w:val="0"/>
          <w:numId w:val="227"/>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t xml:space="preserve">, then let </w:t>
      </w:r>
      <w:r w:rsidRPr="00E77497">
        <w:rPr>
          <w:i/>
        </w:rPr>
        <w:t>rx</w:t>
      </w:r>
      <w:r w:rsidRPr="00E77497">
        <w:t xml:space="preserve"> be </w:t>
      </w:r>
      <w:r w:rsidRPr="00E77497">
        <w:rPr>
          <w:i/>
        </w:rPr>
        <w:t>regexp</w:t>
      </w:r>
      <w:r w:rsidRPr="00E77497">
        <w:t>;</w:t>
      </w:r>
    </w:p>
    <w:p w14:paraId="7552F993" w14:textId="77777777" w:rsidR="005D7F2D" w:rsidRPr="00E77497" w:rsidRDefault="005D7F2D" w:rsidP="005D7F2D">
      <w:pPr>
        <w:pStyle w:val="Alg4"/>
        <w:numPr>
          <w:ilvl w:val="0"/>
          <w:numId w:val="227"/>
        </w:numPr>
      </w:pPr>
      <w:r w:rsidRPr="00E77497">
        <w:t xml:space="preserve">Else, let </w:t>
      </w:r>
      <w:r w:rsidRPr="00E77497">
        <w:rPr>
          <w:i/>
        </w:rPr>
        <w:t>rx</w:t>
      </w:r>
      <w:r w:rsidRPr="00E77497">
        <w:t xml:space="preserve"> be </w:t>
      </w:r>
      <w:r>
        <w:t>the result of the abstract operation</w:t>
      </w:r>
      <w:r w:rsidRPr="00134DAD">
        <w:t xml:space="preserve"> </w:t>
      </w:r>
      <w:r>
        <w:t>RegExpCreate (</w:t>
      </w:r>
      <w:r w:rsidR="006A3D7C">
        <w:fldChar w:fldCharType="begin"/>
      </w:r>
      <w:r w:rsidR="006A3D7C">
        <w:instrText xml:space="preserve"> REF _Ref366078738 \r \h </w:instrText>
      </w:r>
      <w:r w:rsidR="006A3D7C">
        <w:fldChar w:fldCharType="separate"/>
      </w:r>
      <w:r w:rsidR="00D433E8">
        <w:t>21.2.3.3</w:t>
      </w:r>
      <w:r w:rsidR="006A3D7C">
        <w:fldChar w:fldCharType="end"/>
      </w:r>
      <w:r>
        <w:t xml:space="preserve">) with arguments </w:t>
      </w:r>
      <w:r>
        <w:rPr>
          <w:i/>
        </w:rPr>
        <w:t>regexp</w:t>
      </w:r>
      <w:r>
        <w:t xml:space="preserve"> and </w:t>
      </w:r>
      <w:r w:rsidRPr="00C75147">
        <w:rPr>
          <w:b/>
        </w:rPr>
        <w:t>undefined</w:t>
      </w:r>
      <w:r w:rsidRPr="00E77497">
        <w:t>.</w:t>
      </w:r>
    </w:p>
    <w:p w14:paraId="0B3D79FC" w14:textId="77777777" w:rsidR="005D7F2D" w:rsidRPr="00E77497" w:rsidRDefault="005D7F2D" w:rsidP="005D7F2D">
      <w:pPr>
        <w:pStyle w:val="Alg4"/>
        <w:numPr>
          <w:ilvl w:val="0"/>
          <w:numId w:val="227"/>
        </w:numPr>
        <w:contextualSpacing/>
      </w:pPr>
      <w:r>
        <w:t>ReturnIfAbrupt(</w:t>
      </w:r>
      <w:r>
        <w:rPr>
          <w:i/>
        </w:rPr>
        <w:t>rx</w:t>
      </w:r>
      <w:r>
        <w:t>).</w:t>
      </w:r>
    </w:p>
    <w:p w14:paraId="507D7C82" w14:textId="77777777" w:rsidR="005D7F2D" w:rsidRPr="00E77497" w:rsidRDefault="005D7F2D" w:rsidP="005D7F2D">
      <w:pPr>
        <w:pStyle w:val="Alg4"/>
        <w:numPr>
          <w:ilvl w:val="0"/>
          <w:numId w:val="227"/>
        </w:numPr>
        <w:spacing w:after="220"/>
      </w:pPr>
      <w:r w:rsidRPr="00E77497">
        <w:t>Return</w:t>
      </w:r>
      <w:r>
        <w:t xml:space="preserve"> the result of Invoke(</w:t>
      </w:r>
      <w:r>
        <w:rPr>
          <w:i/>
          <w:iCs/>
        </w:rPr>
        <w:t>rx</w:t>
      </w:r>
      <w:r>
        <w:t>,</w:t>
      </w:r>
      <w:r w:rsidRPr="0034602E">
        <w:rPr>
          <w:b/>
        </w:rPr>
        <w:t xml:space="preserve"> </w:t>
      </w:r>
      <w:r w:rsidRPr="00E77497">
        <w:rPr>
          <w:rFonts w:ascii="Courier New" w:hAnsi="Courier New"/>
          <w:b/>
        </w:rPr>
        <w:t>"</w:t>
      </w:r>
      <w:r>
        <w:rPr>
          <w:rFonts w:ascii="Courier New" w:hAnsi="Courier New"/>
          <w:b/>
        </w:rPr>
        <w:t>match</w:t>
      </w:r>
      <w:r w:rsidRPr="00E77497">
        <w:rPr>
          <w:rFonts w:ascii="Courier New" w:hAnsi="Courier New"/>
          <w:b/>
        </w:rPr>
        <w:t>"</w:t>
      </w:r>
      <w:r>
        <w:t xml:space="preserve">, ( </w:t>
      </w:r>
      <w:r>
        <w:rPr>
          <w:i/>
          <w:iCs/>
        </w:rPr>
        <w:t>S</w:t>
      </w:r>
      <w:r>
        <w:t xml:space="preserve"> )). </w:t>
      </w:r>
      <w:r w:rsidRPr="00F862EE">
        <w:rPr>
          <w:i/>
          <w:iCs/>
        </w:rPr>
        <w:t>.</w:t>
      </w:r>
    </w:p>
    <w:p w14:paraId="791E5766"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C0BCB88" w14:textId="77777777" w:rsidR="00A856C5" w:rsidRPr="00E77497" w:rsidRDefault="00A856C5" w:rsidP="00A856C5">
      <w:pPr>
        <w:pStyle w:val="40"/>
      </w:pPr>
      <w:r w:rsidRPr="00E77497">
        <w:t>String.prototype.</w:t>
      </w:r>
      <w:r>
        <w:t>normalize</w:t>
      </w:r>
      <w:r w:rsidRPr="00E77497">
        <w:t xml:space="preserve"> (</w:t>
      </w:r>
      <w:r>
        <w:t xml:space="preserve"> form = </w:t>
      </w:r>
      <w:r w:rsidRPr="00336408">
        <w:rPr>
          <w:rFonts w:ascii="Courier New" w:hAnsi="Courier New"/>
        </w:rPr>
        <w:t>"</w:t>
      </w:r>
      <w:r>
        <w:rPr>
          <w:rFonts w:ascii="Courier New" w:hAnsi="Courier New"/>
        </w:rPr>
        <w:t>NFC</w:t>
      </w:r>
      <w:r w:rsidRPr="00336408">
        <w:rPr>
          <w:rFonts w:ascii="Courier New" w:hAnsi="Courier New"/>
        </w:rPr>
        <w:t>"</w:t>
      </w:r>
      <w:r>
        <w:t xml:space="preserve">  </w:t>
      </w:r>
      <w:r w:rsidRPr="00E77497">
        <w:t>)</w:t>
      </w:r>
    </w:p>
    <w:p w14:paraId="0B8BF468" w14:textId="77777777" w:rsidR="00A856C5" w:rsidRDefault="00A856C5" w:rsidP="00A856C5">
      <w:r w:rsidRPr="00E77497">
        <w:t xml:space="preserve">When the </w:t>
      </w:r>
      <w:r>
        <w:rPr>
          <w:rFonts w:ascii="Courier New" w:hAnsi="Courier New"/>
          <w:b/>
        </w:rPr>
        <w:t>normalize</w:t>
      </w:r>
      <w:r w:rsidRPr="00E77497">
        <w:t xml:space="preserve"> method is called with one argument </w:t>
      </w:r>
      <w:r>
        <w:rPr>
          <w:rFonts w:ascii="Times New Roman" w:hAnsi="Times New Roman"/>
          <w:i/>
        </w:rPr>
        <w:t>form</w:t>
      </w:r>
      <w:r w:rsidRPr="00E77497">
        <w:t>, the following steps are</w:t>
      </w:r>
      <w:r>
        <w:t xml:space="preserve"> taken:</w:t>
      </w:r>
    </w:p>
    <w:p w14:paraId="132BDEA6" w14:textId="77777777" w:rsidR="00A856C5" w:rsidRPr="00E77497" w:rsidRDefault="00A856C5" w:rsidP="00A856C5">
      <w:pPr>
        <w:pStyle w:val="Alg4"/>
        <w:numPr>
          <w:ilvl w:val="0"/>
          <w:numId w:val="1336"/>
        </w:numPr>
      </w:pPr>
      <w:r>
        <w:t xml:space="preserve">Let </w:t>
      </w:r>
      <w:r w:rsidRPr="00336408">
        <w:rPr>
          <w:i/>
          <w:iCs/>
        </w:rPr>
        <w:t>O</w:t>
      </w:r>
      <w:r>
        <w:t xml:space="preserve"> be </w:t>
      </w:r>
      <w:r w:rsidRPr="00336408">
        <w:t>CheckObjectCoercible</w:t>
      </w:r>
      <w:r>
        <w:t>(</w:t>
      </w:r>
      <w:r w:rsidRPr="00E77497">
        <w:rPr>
          <w:b/>
        </w:rPr>
        <w:t>this</w:t>
      </w:r>
      <w:r w:rsidRPr="00E77497">
        <w:t xml:space="preserve"> value</w:t>
      </w:r>
      <w:r>
        <w:t>)</w:t>
      </w:r>
      <w:r w:rsidRPr="00E77497">
        <w:t>.</w:t>
      </w:r>
    </w:p>
    <w:p w14:paraId="150947DF" w14:textId="77777777" w:rsidR="00A856C5" w:rsidRPr="00E77497" w:rsidRDefault="00A856C5" w:rsidP="00A856C5">
      <w:pPr>
        <w:pStyle w:val="Alg4"/>
        <w:numPr>
          <w:ilvl w:val="0"/>
          <w:numId w:val="1336"/>
        </w:numPr>
      </w:pPr>
      <w:r w:rsidRPr="00E77497">
        <w:t xml:space="preserve">Let </w:t>
      </w:r>
      <w:r w:rsidRPr="00E77497">
        <w:rPr>
          <w:i/>
        </w:rPr>
        <w:t>S</w:t>
      </w:r>
      <w:r>
        <w:t xml:space="preserve"> be </w:t>
      </w:r>
      <w:r w:rsidRPr="00E77497">
        <w:t>ToString</w:t>
      </w:r>
      <w:r>
        <w:t>(</w:t>
      </w:r>
      <w:r>
        <w:rPr>
          <w:i/>
          <w:iCs/>
        </w:rPr>
        <w:t>O</w:t>
      </w:r>
      <w:r>
        <w:t>)</w:t>
      </w:r>
      <w:r w:rsidRPr="00E77497">
        <w:t>.</w:t>
      </w:r>
    </w:p>
    <w:p w14:paraId="2016E704" w14:textId="77777777" w:rsidR="00A856C5" w:rsidRPr="00E77497" w:rsidRDefault="00A856C5" w:rsidP="00A856C5">
      <w:pPr>
        <w:pStyle w:val="Alg4"/>
        <w:numPr>
          <w:ilvl w:val="0"/>
          <w:numId w:val="1336"/>
        </w:numPr>
        <w:contextualSpacing/>
      </w:pPr>
      <w:r>
        <w:t>ReturnIfAbrupt(</w:t>
      </w:r>
      <w:r>
        <w:rPr>
          <w:i/>
        </w:rPr>
        <w:t>S</w:t>
      </w:r>
      <w:r>
        <w:t>).</w:t>
      </w:r>
    </w:p>
    <w:p w14:paraId="29A9565A" w14:textId="77777777" w:rsidR="00A856C5" w:rsidRDefault="00A856C5" w:rsidP="00A856C5">
      <w:pPr>
        <w:pStyle w:val="Alg4"/>
        <w:numPr>
          <w:ilvl w:val="0"/>
          <w:numId w:val="1336"/>
        </w:numPr>
      </w:pPr>
      <w:r>
        <w:t xml:space="preserve">If </w:t>
      </w:r>
      <w:r>
        <w:rPr>
          <w:i/>
          <w:iCs/>
        </w:rPr>
        <w:t>form</w:t>
      </w:r>
      <w:r>
        <w:t xml:space="preserve"> is not provided or </w:t>
      </w:r>
      <w:r>
        <w:rPr>
          <w:b/>
          <w:bCs/>
        </w:rPr>
        <w:t>undefined</w:t>
      </w:r>
      <w:r>
        <w:t xml:space="preserve"> let </w:t>
      </w:r>
      <w:r>
        <w:rPr>
          <w:i/>
          <w:iCs/>
        </w:rPr>
        <w:t>form</w:t>
      </w:r>
      <w:r>
        <w:t xml:space="preserve"> be </w:t>
      </w:r>
      <w:r w:rsidRPr="00336408">
        <w:rPr>
          <w:rFonts w:ascii="Courier New" w:hAnsi="Courier New"/>
          <w:b/>
        </w:rPr>
        <w:t>"</w:t>
      </w:r>
      <w:r>
        <w:rPr>
          <w:rFonts w:ascii="Courier New" w:hAnsi="Courier New"/>
        </w:rPr>
        <w:t>NFC</w:t>
      </w:r>
      <w:r w:rsidRPr="00336408">
        <w:rPr>
          <w:rFonts w:ascii="Courier New" w:hAnsi="Courier New"/>
          <w:b/>
        </w:rPr>
        <w:t>"</w:t>
      </w:r>
      <w:r>
        <w:t>.</w:t>
      </w:r>
    </w:p>
    <w:p w14:paraId="606282A0" w14:textId="77777777" w:rsidR="00A856C5" w:rsidRPr="00E77497" w:rsidRDefault="00A856C5" w:rsidP="00A856C5">
      <w:pPr>
        <w:pStyle w:val="Alg4"/>
        <w:numPr>
          <w:ilvl w:val="0"/>
          <w:numId w:val="1336"/>
        </w:numPr>
      </w:pPr>
      <w:r w:rsidRPr="00E77497">
        <w:t xml:space="preserve">Let </w:t>
      </w:r>
      <w:r>
        <w:rPr>
          <w:i/>
        </w:rPr>
        <w:t>f</w:t>
      </w:r>
      <w:r w:rsidRPr="00E77497">
        <w:t xml:space="preserve"> be To</w:t>
      </w:r>
      <w:r>
        <w:t>String</w:t>
      </w:r>
      <w:r w:rsidRPr="00E77497">
        <w:t>(</w:t>
      </w:r>
      <w:r>
        <w:rPr>
          <w:i/>
        </w:rPr>
        <w:t>form</w:t>
      </w:r>
      <w:r w:rsidRPr="00E77497">
        <w:t>).</w:t>
      </w:r>
    </w:p>
    <w:p w14:paraId="3E3A1C5A" w14:textId="77777777" w:rsidR="00A856C5" w:rsidRPr="00E77497" w:rsidRDefault="00A856C5" w:rsidP="00A856C5">
      <w:pPr>
        <w:pStyle w:val="Alg4"/>
        <w:numPr>
          <w:ilvl w:val="0"/>
          <w:numId w:val="1336"/>
        </w:numPr>
        <w:contextualSpacing/>
      </w:pPr>
      <w:r>
        <w:t>ReturnIfAbrupt(</w:t>
      </w:r>
      <w:r>
        <w:rPr>
          <w:i/>
        </w:rPr>
        <w:t>f</w:t>
      </w:r>
      <w:r>
        <w:t>).</w:t>
      </w:r>
    </w:p>
    <w:p w14:paraId="565E7592" w14:textId="77777777" w:rsidR="00A856C5" w:rsidRPr="00E77497" w:rsidRDefault="00A856C5" w:rsidP="00A856C5">
      <w:pPr>
        <w:pStyle w:val="Alg4"/>
        <w:numPr>
          <w:ilvl w:val="0"/>
          <w:numId w:val="1336"/>
        </w:numPr>
      </w:pPr>
      <w:r>
        <w:t xml:space="preserve">If </w:t>
      </w:r>
      <w:r>
        <w:rPr>
          <w:i/>
          <w:iCs/>
        </w:rPr>
        <w:t>f</w:t>
      </w:r>
      <w:r>
        <w:t xml:space="preserve"> is not one of </w:t>
      </w:r>
      <w:r w:rsidRPr="00336408">
        <w:rPr>
          <w:rFonts w:ascii="Courier New" w:hAnsi="Courier New"/>
          <w:b/>
        </w:rPr>
        <w:t>"</w:t>
      </w:r>
      <w:r>
        <w:rPr>
          <w:rFonts w:ascii="Courier New" w:hAnsi="Courier New"/>
        </w:rPr>
        <w:t>NFC</w:t>
      </w:r>
      <w:r w:rsidRPr="00336408">
        <w:rPr>
          <w:rFonts w:ascii="Courier New" w:hAnsi="Courier New"/>
          <w:b/>
        </w:rPr>
        <w:t>"</w:t>
      </w:r>
      <w:r>
        <w:t xml:space="preserve">, </w:t>
      </w:r>
      <w:r w:rsidRPr="00336408">
        <w:rPr>
          <w:rFonts w:ascii="Courier New" w:hAnsi="Courier New"/>
          <w:b/>
        </w:rPr>
        <w:t>"</w:t>
      </w:r>
      <w:r>
        <w:rPr>
          <w:rFonts w:ascii="Courier New" w:hAnsi="Courier New"/>
        </w:rPr>
        <w:t>NFD</w:t>
      </w:r>
      <w:r w:rsidRPr="00336408">
        <w:rPr>
          <w:rFonts w:ascii="Courier New" w:hAnsi="Courier New"/>
          <w:b/>
        </w:rPr>
        <w:t>"</w:t>
      </w:r>
      <w:r>
        <w:t xml:space="preserve">, </w:t>
      </w:r>
      <w:r w:rsidRPr="00336408">
        <w:rPr>
          <w:rFonts w:ascii="Courier New" w:hAnsi="Courier New"/>
          <w:b/>
        </w:rPr>
        <w:t>"</w:t>
      </w:r>
      <w:r>
        <w:rPr>
          <w:rFonts w:ascii="Courier New" w:hAnsi="Courier New"/>
        </w:rPr>
        <w:t>NFKC</w:t>
      </w:r>
      <w:r w:rsidRPr="00336408">
        <w:rPr>
          <w:rFonts w:ascii="Courier New" w:hAnsi="Courier New"/>
          <w:b/>
        </w:rPr>
        <w:t>"</w:t>
      </w:r>
      <w:r>
        <w:t xml:space="preserve">, or </w:t>
      </w:r>
      <w:r w:rsidRPr="00336408">
        <w:rPr>
          <w:rFonts w:ascii="Courier New" w:hAnsi="Courier New"/>
          <w:b/>
        </w:rPr>
        <w:t>"</w:t>
      </w:r>
      <w:r>
        <w:rPr>
          <w:rFonts w:ascii="Courier New" w:hAnsi="Courier New"/>
        </w:rPr>
        <w:t>NFKD</w:t>
      </w:r>
      <w:r w:rsidRPr="00336408">
        <w:rPr>
          <w:rFonts w:ascii="Courier New" w:hAnsi="Courier New"/>
          <w:b/>
        </w:rPr>
        <w:t>"</w:t>
      </w:r>
      <w:r>
        <w:t xml:space="preserve">, then throw a </w:t>
      </w:r>
      <w:r w:rsidRPr="00854ACE">
        <w:rPr>
          <w:b/>
          <w:bCs/>
        </w:rPr>
        <w:t>RangeError</w:t>
      </w:r>
      <w:r>
        <w:t xml:space="preserve"> Exception</w:t>
      </w:r>
      <w:r w:rsidRPr="00E77497">
        <w:t>.</w:t>
      </w:r>
    </w:p>
    <w:p w14:paraId="00D149D2" w14:textId="77777777" w:rsidR="00A856C5" w:rsidRPr="00E77497" w:rsidRDefault="00A856C5" w:rsidP="00A856C5">
      <w:pPr>
        <w:pStyle w:val="Alg4"/>
        <w:numPr>
          <w:ilvl w:val="0"/>
          <w:numId w:val="1336"/>
        </w:numPr>
      </w:pPr>
      <w:r>
        <w:t xml:space="preserve">Let </w:t>
      </w:r>
      <w:r>
        <w:rPr>
          <w:i/>
          <w:iCs/>
        </w:rPr>
        <w:t>ns</w:t>
      </w:r>
      <w:r>
        <w:t xml:space="preserve"> be the String value is the result of normalizing </w:t>
      </w:r>
      <w:r>
        <w:rPr>
          <w:i/>
          <w:iCs/>
        </w:rPr>
        <w:t>S</w:t>
      </w:r>
      <w:r>
        <w:t xml:space="preserve">  into the normalization form named by </w:t>
      </w:r>
      <w:r>
        <w:rPr>
          <w:i/>
          <w:iCs/>
        </w:rPr>
        <w:t>f</w:t>
      </w:r>
      <w:r>
        <w:t xml:space="preserve"> as specified </w:t>
      </w:r>
      <w:r w:rsidR="00B6171B">
        <w:t xml:space="preserve">in </w:t>
      </w:r>
      <w:r w:rsidR="00B6171B">
        <w:fldChar w:fldCharType="begin"/>
      </w:r>
      <w:ins w:id="11665" w:author="Rev 19 Allen Wirfs-Brock" w:date="2013-09-27T13:54:00Z">
        <w:r w:rsidR="00A649E2">
          <w:instrText>HYPERLINK "Searches"</w:instrText>
        </w:r>
      </w:ins>
      <w:ins w:id="11666" w:author="Rev 18 Allen Wirfs-Brock" w:date="2013-09-05T11:05:00Z">
        <w:del w:id="11667" w:author="Rev 19 Allen Wirfs-Brock" w:date="2013-09-27T13:54:00Z">
          <w:r w:rsidR="00ED761E" w:rsidDel="00A649E2">
            <w:delInstrText>HYPERLINK "C:\\Users\\Allen\\Dropbox\\projects\\ES.next\\drafts\\Searches"</w:delInstrText>
          </w:r>
        </w:del>
      </w:ins>
      <w:del w:id="11668" w:author="Rev 19 Allen Wirfs-Brock" w:date="2013-09-27T13:54:00Z">
        <w:r w:rsidR="00B6171B" w:rsidDel="00A649E2">
          <w:delInstrText xml:space="preserve"> HYPERLINK "Searches" </w:delInstrText>
        </w:r>
      </w:del>
      <w:ins w:id="11669" w:author="Rev 19 Allen Wirfs-Brock" w:date="2013-09-27T13:54:00Z"/>
      <w:r w:rsidR="00B6171B">
        <w:fldChar w:fldCharType="separate"/>
      </w:r>
      <w:r w:rsidR="00B6171B" w:rsidRPr="00B6171B">
        <w:rPr>
          <w:rStyle w:val="affb"/>
          <w:lang w:val="en-GB"/>
        </w:rPr>
        <w:t>http://www.unicode.org/reports/tr15/tr15-29.html</w:t>
      </w:r>
      <w:r w:rsidR="00B6171B">
        <w:fldChar w:fldCharType="end"/>
      </w:r>
      <w:r w:rsidR="00B6171B">
        <w:t>.</w:t>
      </w:r>
    </w:p>
    <w:p w14:paraId="7809A05A" w14:textId="77777777" w:rsidR="00A856C5" w:rsidRPr="00E77497" w:rsidRDefault="00A856C5" w:rsidP="00A856C5">
      <w:pPr>
        <w:pStyle w:val="Alg4"/>
        <w:numPr>
          <w:ilvl w:val="0"/>
          <w:numId w:val="1336"/>
        </w:numPr>
        <w:spacing w:after="220"/>
      </w:pPr>
      <w:r w:rsidRPr="00E77497">
        <w:t xml:space="preserve">Return </w:t>
      </w:r>
      <w:r>
        <w:rPr>
          <w:i/>
          <w:iCs/>
        </w:rPr>
        <w:t>ns</w:t>
      </w:r>
      <w:r w:rsidRPr="00E77497">
        <w:t>.</w:t>
      </w:r>
    </w:p>
    <w:p w14:paraId="24599D33" w14:textId="77777777" w:rsidR="00DC18BF" w:rsidRPr="00E77497" w:rsidRDefault="00DC18BF" w:rsidP="00DC18BF">
      <w:pPr>
        <w:rPr>
          <w:ins w:id="11670" w:author="Rev 19 Allen Wirfs-Brock" w:date="2013-09-10T12:59:00Z"/>
        </w:rPr>
      </w:pPr>
      <w:ins w:id="11671" w:author="Rev 19 Allen Wirfs-Brock" w:date="2013-09-10T12:59:00Z">
        <w:r w:rsidRPr="00E77497">
          <w:t xml:space="preserve">The </w:t>
        </w:r>
        <w:r w:rsidRPr="00E77497">
          <w:rPr>
            <w:rFonts w:ascii="Courier New" w:hAnsi="Courier New"/>
            <w:b/>
          </w:rPr>
          <w:t>length</w:t>
        </w:r>
        <w:r w:rsidRPr="00E77497">
          <w:t xml:space="preserve"> property of the </w:t>
        </w:r>
      </w:ins>
      <w:ins w:id="11672" w:author="Rev 19 Allen Wirfs-Brock" w:date="2013-09-10T13:00:00Z">
        <w:r w:rsidRPr="00DC18BF">
          <w:rPr>
            <w:rFonts w:ascii="Courier New" w:hAnsi="Courier New"/>
            <w:b/>
          </w:rPr>
          <w:t>normalize</w:t>
        </w:r>
        <w:r w:rsidRPr="00DC18BF">
          <w:rPr>
            <w:rFonts w:cs="Arial"/>
          </w:rPr>
          <w:t xml:space="preserve"> </w:t>
        </w:r>
      </w:ins>
      <w:ins w:id="11673" w:author="Rev 19 Allen Wirfs-Brock" w:date="2013-09-10T12:59:00Z">
        <w:r w:rsidRPr="00E77497">
          <w:t xml:space="preserve">method is </w:t>
        </w:r>
        <w:r>
          <w:rPr>
            <w:b/>
          </w:rPr>
          <w:t>0</w:t>
        </w:r>
        <w:r w:rsidRPr="00E77497">
          <w:t>.</w:t>
        </w:r>
      </w:ins>
    </w:p>
    <w:p w14:paraId="1CF08053" w14:textId="77777777" w:rsidR="00A856C5" w:rsidRPr="00E77497" w:rsidRDefault="00A856C5" w:rsidP="00A856C5">
      <w:pPr>
        <w:pStyle w:val="Note"/>
      </w:pPr>
      <w:r w:rsidRPr="00E77497">
        <w:t>NOTE</w:t>
      </w:r>
      <w:r w:rsidRPr="00E77497">
        <w:tab/>
        <w:t xml:space="preserve">The </w:t>
      </w:r>
      <w:r>
        <w:rPr>
          <w:rFonts w:ascii="Courier New" w:hAnsi="Courier New"/>
          <w:b/>
        </w:rPr>
        <w:t>normalize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177BEFA" w14:textId="77777777" w:rsidR="00A856C5" w:rsidRPr="00762CE7" w:rsidRDefault="00A856C5" w:rsidP="00A856C5">
      <w:pPr>
        <w:pStyle w:val="40"/>
      </w:pPr>
      <w:r w:rsidRPr="00762CE7">
        <w:t>String.prototype.repeat (count)</w:t>
      </w:r>
    </w:p>
    <w:p w14:paraId="79E659F4" w14:textId="77777777" w:rsidR="00A856C5" w:rsidRPr="00762CE7" w:rsidRDefault="00A856C5" w:rsidP="00A856C5">
      <w:pPr>
        <w:rPr>
          <w:rFonts w:cs="Arial"/>
        </w:rPr>
      </w:pPr>
      <w:r w:rsidRPr="00762CE7">
        <w:rPr>
          <w:rFonts w:cs="Arial"/>
        </w:rPr>
        <w:t>The following steps are taken:</w:t>
      </w:r>
    </w:p>
    <w:p w14:paraId="1515DD61" w14:textId="77777777"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14:paraId="02DA8FE9" w14:textId="77777777"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762CE7">
        <w:rPr>
          <w:rFonts w:ascii="Times New Roman" w:eastAsia="Times New Roman" w:hAnsi="Times New Roman"/>
          <w:spacing w:val="6"/>
          <w:lang w:eastAsia="en-US"/>
        </w:rPr>
        <w:t>.</w:t>
      </w:r>
    </w:p>
    <w:p w14:paraId="15CF7D91" w14:textId="77777777" w:rsidR="00A856C5" w:rsidRPr="00E77497" w:rsidRDefault="00A856C5" w:rsidP="00A856C5">
      <w:pPr>
        <w:pStyle w:val="Alg4"/>
        <w:numPr>
          <w:ilvl w:val="0"/>
          <w:numId w:val="805"/>
        </w:numPr>
        <w:contextualSpacing/>
      </w:pPr>
      <w:r>
        <w:t>ReturnIfAbrupt(</w:t>
      </w:r>
      <w:r>
        <w:rPr>
          <w:i/>
        </w:rPr>
        <w:t>S</w:t>
      </w:r>
      <w:r>
        <w:t>).</w:t>
      </w:r>
    </w:p>
    <w:p w14:paraId="5410E5B0" w14:textId="77777777"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r>
        <w:rPr>
          <w:rFonts w:ascii="Times New Roman" w:eastAsia="Times New Roman" w:hAnsi="Times New Roman"/>
          <w:spacing w:val="6"/>
          <w:lang w:eastAsia="en-US"/>
        </w:rPr>
        <w:t>Integer</w:t>
      </w:r>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p>
    <w:p w14:paraId="274882C1" w14:textId="77777777" w:rsidR="00A856C5" w:rsidRPr="00E77497" w:rsidRDefault="00A856C5" w:rsidP="00A856C5">
      <w:pPr>
        <w:pStyle w:val="Alg4"/>
        <w:numPr>
          <w:ilvl w:val="0"/>
          <w:numId w:val="805"/>
        </w:numPr>
        <w:contextualSpacing/>
      </w:pPr>
      <w:r>
        <w:t>ReturnIfAbrupt(</w:t>
      </w:r>
      <w:r>
        <w:rPr>
          <w:i/>
        </w:rPr>
        <w:t>n</w:t>
      </w:r>
      <w:r>
        <w:t>).</w:t>
      </w:r>
    </w:p>
    <w:p w14:paraId="23CCFC95" w14:textId="77777777" w:rsidR="00A856C5" w:rsidRDefault="00A856C5" w:rsidP="00A856C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&lt; 0, then throw a </w:t>
      </w:r>
      <w:r w:rsidRPr="00AD0C05">
        <w:rPr>
          <w:rFonts w:ascii="Times New Roman" w:eastAsia="Times New Roman" w:hAnsi="Times New Roman"/>
          <w:b/>
          <w:bCs/>
          <w:spacing w:val="6"/>
          <w:lang w:eastAsia="en-US"/>
        </w:rPr>
        <w:t>RangeError</w:t>
      </w:r>
      <w:r>
        <w:rPr>
          <w:rFonts w:ascii="Times New Roman" w:eastAsia="Times New Roman" w:hAnsi="Times New Roman"/>
          <w:spacing w:val="6"/>
          <w:lang w:eastAsia="en-US"/>
        </w:rPr>
        <w:t xml:space="preserve"> exception.</w:t>
      </w:r>
    </w:p>
    <w:p w14:paraId="0A02AB23" w14:textId="77777777" w:rsidR="00A856C5" w:rsidRDefault="00A856C5" w:rsidP="00A856C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CC55C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w:t>
      </w:r>
      <w:r w:rsidRPr="00E77497">
        <w:t xml:space="preserve"> </w:t>
      </w:r>
      <w:r w:rsidRPr="00BC2562">
        <w:rPr>
          <w:rFonts w:ascii="Times New Roman" w:hAnsi="Times New Roman"/>
        </w:rPr>
        <w:t>+</w:t>
      </w:r>
      <w:r w:rsidRPr="00BC2562">
        <w:rPr>
          <w:rFonts w:ascii="Times New Roman" w:hAnsi="Times New Roman"/>
        </w:rPr>
        <w:sym w:font="Symbol" w:char="F0A5"/>
      </w:r>
      <w:r>
        <w:rPr>
          <w:rFonts w:ascii="Times New Roman" w:hAnsi="Times New Roman"/>
        </w:rPr>
        <w:t xml:space="preserve">, then throw a </w:t>
      </w:r>
      <w:r w:rsidRPr="00AD0C05">
        <w:rPr>
          <w:rFonts w:ascii="Times New Roman" w:hAnsi="Times New Roman"/>
          <w:b/>
          <w:bCs/>
        </w:rPr>
        <w:t>RangeError</w:t>
      </w:r>
      <w:r>
        <w:rPr>
          <w:rFonts w:ascii="Times New Roman" w:hAnsi="Times New Roman"/>
        </w:rPr>
        <w:t xml:space="preserve"> exception.</w:t>
      </w:r>
    </w:p>
    <w:p w14:paraId="236C0A60" w14:textId="77777777"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r>
        <w:rPr>
          <w:rFonts w:ascii="Times New Roman" w:eastAsia="Times New Roman" w:hAnsi="Times New Roman"/>
          <w:spacing w:val="6"/>
          <w:lang w:eastAsia="en-US"/>
        </w:rPr>
        <w:t xml:space="preserve"> If </w:t>
      </w:r>
      <w:r>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0, </w:t>
      </w:r>
      <w:r>
        <w:rPr>
          <w:rFonts w:ascii="Times New Roman" w:eastAsia="Times New Roman" w:hAnsi="Times New Roman"/>
          <w:i/>
          <w:iCs/>
          <w:spacing w:val="6"/>
          <w:lang w:eastAsia="en-US"/>
        </w:rPr>
        <w:t>T</w:t>
      </w:r>
      <w:r>
        <w:rPr>
          <w:rFonts w:ascii="Times New Roman" w:eastAsia="Times New Roman" w:hAnsi="Times New Roman"/>
          <w:spacing w:val="6"/>
          <w:lang w:eastAsia="en-US"/>
        </w:rPr>
        <w:t xml:space="preserve"> is the empty String.</w:t>
      </w:r>
    </w:p>
    <w:p w14:paraId="02D6C23F" w14:textId="77777777" w:rsidR="00A856C5" w:rsidRPr="00762CE7" w:rsidRDefault="00A856C5" w:rsidP="00A856C5">
      <w:pPr>
        <w:numPr>
          <w:ilvl w:val="0"/>
          <w:numId w:val="805"/>
        </w:numPr>
        <w:spacing w:after="22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p>
    <w:p w14:paraId="03E6954D" w14:textId="77777777" w:rsidR="00A856C5" w:rsidRDefault="00A856C5" w:rsidP="00A856C5">
      <w:pPr>
        <w:pStyle w:val="Note"/>
      </w:pPr>
      <w:r>
        <w:t>NOTE 1</w:t>
      </w:r>
      <w:r>
        <w:tab/>
        <w:t>This method creates</w:t>
      </w:r>
      <w:r w:rsidRPr="00762CE7">
        <w:t xml:space="preserve"> a String consisting of the </w:t>
      </w:r>
      <w:r>
        <w:t>string elements</w:t>
      </w:r>
      <w:r w:rsidRPr="00762CE7">
        <w:t xml:space="preserve"> of this object (converted to String) repeated </w:t>
      </w:r>
      <w:r w:rsidRPr="005B26DC">
        <w:rPr>
          <w:rFonts w:ascii="Times New Roman" w:hAnsi="Times New Roman"/>
          <w:i/>
        </w:rPr>
        <w:t>count</w:t>
      </w:r>
      <w:r w:rsidRPr="00762CE7">
        <w:t xml:space="preserve"> time. </w:t>
      </w:r>
    </w:p>
    <w:p w14:paraId="3FFA571C" w14:textId="77777777" w:rsidR="00A856C5" w:rsidRPr="00E77497" w:rsidRDefault="00A856C5" w:rsidP="00A856C5">
      <w:pPr>
        <w:pStyle w:val="Note"/>
      </w:pPr>
      <w:r w:rsidRPr="00E77497">
        <w:t>NOTE</w:t>
      </w:r>
      <w:r>
        <w:t xml:space="preserve"> 2</w:t>
      </w:r>
      <w:r w:rsidRPr="00E77497">
        <w:tab/>
        <w:t xml:space="preserve">The </w:t>
      </w:r>
      <w:r>
        <w:rPr>
          <w:rFonts w:ascii="Courier New" w:hAnsi="Courier New"/>
          <w:b/>
        </w:rPr>
        <w:t>repeat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1EC971F" w14:textId="77777777" w:rsidR="005D7F2D" w:rsidRPr="00E77497" w:rsidRDefault="005D7F2D" w:rsidP="005D7F2D">
      <w:pPr>
        <w:pStyle w:val="40"/>
      </w:pPr>
      <w:bookmarkStart w:id="11674" w:name="_Ref366079819"/>
      <w:r w:rsidRPr="00E77497">
        <w:t>String.prototype.replace (searchValue, replaceValue)</w:t>
      </w:r>
      <w:bookmarkEnd w:id="11674"/>
    </w:p>
    <w:p w14:paraId="6C6E2F2A" w14:textId="77777777" w:rsidR="005D7F2D" w:rsidRPr="00E77497" w:rsidRDefault="005D7F2D" w:rsidP="005D7F2D">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searchValue</w:t>
      </w:r>
      <w:r>
        <w:t xml:space="preserve"> and </w:t>
      </w:r>
      <w:r w:rsidRPr="00C5668D">
        <w:rPr>
          <w:rFonts w:ascii="Times New Roman" w:hAnsi="Times New Roman"/>
          <w:i/>
          <w:iCs/>
        </w:rPr>
        <w:t>replaceValue</w:t>
      </w:r>
      <w:r w:rsidRPr="00E77497">
        <w:t xml:space="preserve"> the following steps are taken:</w:t>
      </w:r>
    </w:p>
    <w:p w14:paraId="5A145339" w14:textId="77777777" w:rsidR="005D7F2D" w:rsidRPr="00E77497" w:rsidRDefault="005D7F2D" w:rsidP="005D7F2D">
      <w:pPr>
        <w:pStyle w:val="Alg4"/>
        <w:numPr>
          <w:ilvl w:val="0"/>
          <w:numId w:val="228"/>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58C990F1" w14:textId="77777777" w:rsidR="005D7F2D" w:rsidRDefault="005D7F2D" w:rsidP="005D7F2D">
      <w:pPr>
        <w:pStyle w:val="Alg4"/>
        <w:numPr>
          <w:ilvl w:val="0"/>
          <w:numId w:val="228"/>
        </w:numPr>
        <w:spacing w:after="120"/>
        <w:contextualSpacing/>
      </w:pPr>
      <w:r w:rsidRPr="00E77497">
        <w:t xml:space="preserve">Let </w:t>
      </w:r>
      <w:r w:rsidRPr="00E77497">
        <w:rPr>
          <w:i/>
        </w:rPr>
        <w:t>string</w:t>
      </w:r>
      <w:r w:rsidRPr="00E77497">
        <w:t xml:space="preserve"> be ToString</w:t>
      </w:r>
      <w:r>
        <w:t>(</w:t>
      </w:r>
      <w:r>
        <w:rPr>
          <w:i/>
          <w:iCs/>
        </w:rPr>
        <w:t>O</w:t>
      </w:r>
      <w:r>
        <w:t>).</w:t>
      </w:r>
    </w:p>
    <w:p w14:paraId="47CA4238" w14:textId="77777777" w:rsidR="005D7F2D" w:rsidRPr="00E77497" w:rsidRDefault="005D7F2D" w:rsidP="005D7F2D">
      <w:pPr>
        <w:pStyle w:val="Alg4"/>
        <w:numPr>
          <w:ilvl w:val="0"/>
          <w:numId w:val="228"/>
        </w:numPr>
      </w:pPr>
      <w:r>
        <w:t>ReturnIfAbrupt(</w:t>
      </w:r>
      <w:r>
        <w:rPr>
          <w:i/>
        </w:rPr>
        <w:t>string</w:t>
      </w:r>
      <w:r>
        <w:t>)</w:t>
      </w:r>
      <w:r w:rsidRPr="00E77497">
        <w:t>.</w:t>
      </w:r>
    </w:p>
    <w:p w14:paraId="355B41ED" w14:textId="77777777" w:rsidR="005D7F2D" w:rsidRPr="00E77497" w:rsidRDefault="005D7F2D" w:rsidP="005D7F2D">
      <w:pPr>
        <w:pStyle w:val="Alg4"/>
        <w:numPr>
          <w:ilvl w:val="0"/>
          <w:numId w:val="228"/>
        </w:numPr>
      </w:pPr>
      <w:r w:rsidRPr="00E77497">
        <w:t>If Type(</w:t>
      </w:r>
      <w:r>
        <w:rPr>
          <w:i/>
        </w:rPr>
        <w:t>searchValue</w:t>
      </w:r>
      <w:r w:rsidRPr="00E77497">
        <w:t xml:space="preserve">) is Object and </w:t>
      </w:r>
      <w:r>
        <w:t>HasProperty(</w:t>
      </w:r>
      <w:r>
        <w:rPr>
          <w:i/>
        </w:rPr>
        <w:t>searchValue</w:t>
      </w:r>
      <w:r>
        <w:rPr>
          <w:iCs/>
        </w:rPr>
        <w:t xml:space="preserve">, @@isRegExp) is </w:t>
      </w:r>
      <w:r>
        <w:rPr>
          <w:b/>
          <w:bCs/>
          <w:iCs/>
        </w:rPr>
        <w:t>true</w:t>
      </w:r>
      <w:r w:rsidRPr="00E77497">
        <w:t xml:space="preserve">, then </w:t>
      </w:r>
    </w:p>
    <w:p w14:paraId="08FCE3F0" w14:textId="77777777" w:rsidR="005D7F2D" w:rsidRPr="00E77497" w:rsidRDefault="005D7F2D" w:rsidP="005D7F2D">
      <w:pPr>
        <w:pStyle w:val="Alg4"/>
        <w:numPr>
          <w:ilvl w:val="1"/>
          <w:numId w:val="228"/>
        </w:numPr>
        <w:contextualSpacing/>
      </w:pPr>
      <w:r w:rsidRPr="00E77497">
        <w:t>Return</w:t>
      </w:r>
      <w:r>
        <w:t xml:space="preserve"> the result of Invoke(</w:t>
      </w:r>
      <w:r>
        <w:rPr>
          <w:i/>
          <w:iCs/>
        </w:rPr>
        <w:t>searchValue</w:t>
      </w:r>
      <w:r>
        <w:t>,</w:t>
      </w:r>
      <w:r w:rsidRPr="00F862EE">
        <w:rPr>
          <w:rFonts w:ascii="Courier New" w:hAnsi="Courier New"/>
          <w:b/>
        </w:rPr>
        <w:t xml:space="preserve"> </w:t>
      </w:r>
      <w:r w:rsidRPr="00E77497">
        <w:rPr>
          <w:rFonts w:ascii="Courier New" w:hAnsi="Courier New"/>
          <w:b/>
        </w:rPr>
        <w:t>"</w:t>
      </w:r>
      <w:r>
        <w:rPr>
          <w:rFonts w:ascii="Courier New" w:hAnsi="Courier New"/>
          <w:b/>
        </w:rPr>
        <w:t>replace</w:t>
      </w:r>
      <w:r w:rsidRPr="00E77497">
        <w:rPr>
          <w:rFonts w:ascii="Courier New" w:hAnsi="Courier New"/>
          <w:b/>
        </w:rPr>
        <w:t>"</w:t>
      </w:r>
      <w:r>
        <w:t xml:space="preserve">, </w:t>
      </w:r>
      <w:r w:rsidRPr="00FA559C">
        <w:t>(</w:t>
      </w:r>
      <w:r>
        <w:rPr>
          <w:i/>
          <w:iCs/>
        </w:rPr>
        <w:t>string</w:t>
      </w:r>
      <w:r>
        <w:t xml:space="preserve">, </w:t>
      </w:r>
      <w:r w:rsidRPr="001F759A">
        <w:rPr>
          <w:i/>
          <w:iCs/>
        </w:rPr>
        <w:t>replaceValue</w:t>
      </w:r>
      <w:r>
        <w:t>)).</w:t>
      </w:r>
    </w:p>
    <w:p w14:paraId="68C1228F" w14:textId="77777777" w:rsidR="005D7F2D" w:rsidRPr="00E77497" w:rsidRDefault="005D7F2D" w:rsidP="005D7F2D">
      <w:pPr>
        <w:pStyle w:val="Alg4"/>
        <w:numPr>
          <w:ilvl w:val="0"/>
          <w:numId w:val="228"/>
        </w:numPr>
        <w:spacing w:after="120"/>
        <w:contextualSpacing/>
      </w:pPr>
      <w:r>
        <w:t>L</w:t>
      </w:r>
      <w:r w:rsidRPr="00E77497">
        <w:t xml:space="preserve">et </w:t>
      </w:r>
      <w:r w:rsidRPr="007019FA">
        <w:rPr>
          <w:i/>
        </w:rPr>
        <w:t>searchString</w:t>
      </w:r>
      <w:r w:rsidRPr="00E77497">
        <w:t xml:space="preserve"> be </w:t>
      </w:r>
      <w:r w:rsidRPr="007019FA">
        <w:t>ToString(</w:t>
      </w:r>
      <w:r w:rsidRPr="007019FA">
        <w:rPr>
          <w:i/>
        </w:rPr>
        <w:t>searchValue</w:t>
      </w:r>
      <w:r w:rsidRPr="007019FA">
        <w:t>)</w:t>
      </w:r>
      <w:r>
        <w:t>.</w:t>
      </w:r>
      <w:r w:rsidRPr="00E77497">
        <w:t xml:space="preserve"> </w:t>
      </w:r>
    </w:p>
    <w:p w14:paraId="5457C6E0" w14:textId="77777777" w:rsidR="005D7F2D" w:rsidRPr="00E77497" w:rsidRDefault="005D7F2D" w:rsidP="005D7F2D">
      <w:pPr>
        <w:pStyle w:val="Alg4"/>
        <w:numPr>
          <w:ilvl w:val="0"/>
          <w:numId w:val="228"/>
        </w:numPr>
      </w:pPr>
      <w:r>
        <w:t>ReturnIfAbrupt(</w:t>
      </w:r>
      <w:r w:rsidRPr="007019FA">
        <w:rPr>
          <w:i/>
        </w:rPr>
        <w:t>searchString</w:t>
      </w:r>
      <w:r>
        <w:t>)</w:t>
      </w:r>
      <w:r w:rsidRPr="00E77497">
        <w:t>.</w:t>
      </w:r>
    </w:p>
    <w:p w14:paraId="4675740A" w14:textId="77777777" w:rsidR="005D7F2D" w:rsidRDefault="005D7F2D" w:rsidP="005D7F2D">
      <w:pPr>
        <w:pStyle w:val="Alg4"/>
        <w:numPr>
          <w:ilvl w:val="0"/>
          <w:numId w:val="228"/>
        </w:numPr>
        <w:spacing w:after="120"/>
        <w:contextualSpacing/>
      </w:pPr>
      <w:r>
        <w:t>S</w:t>
      </w:r>
      <w:r w:rsidRPr="00E77497">
        <w:t xml:space="preserve">earch </w:t>
      </w:r>
      <w:r w:rsidRPr="007019FA">
        <w:rPr>
          <w:i/>
        </w:rPr>
        <w:t>string</w:t>
      </w:r>
      <w:r w:rsidRPr="00E77497">
        <w:t xml:space="preserve"> for the first occurrence of </w:t>
      </w:r>
      <w:r w:rsidRPr="00E54CD0">
        <w:rPr>
          <w:i/>
        </w:rPr>
        <w:t>searchString</w:t>
      </w:r>
      <w:r>
        <w:rPr>
          <w:iCs/>
        </w:rPr>
        <w:t xml:space="preserve"> </w:t>
      </w:r>
      <w:r w:rsidRPr="00E54CD0">
        <w:rPr>
          <w:iCs/>
        </w:rPr>
        <w:t>and</w:t>
      </w:r>
      <w:r>
        <w:rPr>
          <w:iCs/>
        </w:rPr>
        <w:t xml:space="preserve"> let </w:t>
      </w:r>
      <w:r>
        <w:rPr>
          <w:i/>
        </w:rPr>
        <w:t>pos</w:t>
      </w:r>
      <w:r>
        <w:rPr>
          <w:iCs/>
        </w:rPr>
        <w:t xml:space="preserve"> be the index position within </w:t>
      </w:r>
      <w:r>
        <w:rPr>
          <w:i/>
        </w:rPr>
        <w:t>string</w:t>
      </w:r>
      <w:r>
        <w:rPr>
          <w:iCs/>
        </w:rPr>
        <w:t xml:space="preserve"> of the first code unit of the matched substring and let </w:t>
      </w:r>
      <w:r>
        <w:rPr>
          <w:i/>
        </w:rPr>
        <w:t>matched</w:t>
      </w:r>
      <w:r>
        <w:rPr>
          <w:iCs/>
        </w:rPr>
        <w:t xml:space="preserve"> be </w:t>
      </w:r>
      <w:r w:rsidRPr="00D266F7">
        <w:rPr>
          <w:i/>
        </w:rPr>
        <w:t>searchString</w:t>
      </w:r>
      <w:r w:rsidRPr="00E77497">
        <w:t>.</w:t>
      </w:r>
      <w:r>
        <w:t xml:space="preserve"> If no occurrences of </w:t>
      </w:r>
      <w:r w:rsidRPr="00E54CD0">
        <w:rPr>
          <w:i/>
        </w:rPr>
        <w:t>searchString</w:t>
      </w:r>
      <w:r>
        <w:rPr>
          <w:iCs/>
        </w:rPr>
        <w:t xml:space="preserve"> were found, return </w:t>
      </w:r>
      <w:r>
        <w:rPr>
          <w:i/>
        </w:rPr>
        <w:t>string</w:t>
      </w:r>
      <w:r>
        <w:rPr>
          <w:iCs/>
        </w:rPr>
        <w:t>.</w:t>
      </w:r>
    </w:p>
    <w:p w14:paraId="22F1765B" w14:textId="77777777" w:rsidR="005D7F2D" w:rsidRDefault="005D7F2D" w:rsidP="005D7F2D">
      <w:pPr>
        <w:pStyle w:val="Alg4"/>
        <w:numPr>
          <w:ilvl w:val="0"/>
          <w:numId w:val="228"/>
        </w:numPr>
        <w:spacing w:after="120"/>
        <w:contextualSpacing/>
      </w:pPr>
      <w:r w:rsidRPr="00E77497">
        <w:t xml:space="preserve">If </w:t>
      </w:r>
      <w:r>
        <w:t>IsCallable(</w:t>
      </w:r>
      <w:r w:rsidRPr="007019FA">
        <w:rPr>
          <w:i/>
        </w:rPr>
        <w:t>replaceValue</w:t>
      </w:r>
      <w:r>
        <w:rPr>
          <w:iCs/>
        </w:rPr>
        <w:t>)</w:t>
      </w:r>
      <w:r>
        <w:t xml:space="preserve"> is </w:t>
      </w:r>
      <w:r>
        <w:rPr>
          <w:b/>
          <w:bCs/>
        </w:rPr>
        <w:t>true</w:t>
      </w:r>
      <w:r w:rsidRPr="00E77497">
        <w:t>, then</w:t>
      </w:r>
    </w:p>
    <w:p w14:paraId="245648EB" w14:textId="77777777" w:rsidR="005D7F2D" w:rsidRDefault="005D7F2D" w:rsidP="005D7F2D">
      <w:pPr>
        <w:pStyle w:val="Alg4"/>
        <w:numPr>
          <w:ilvl w:val="1"/>
          <w:numId w:val="228"/>
        </w:numPr>
        <w:spacing w:after="120"/>
        <w:contextualSpacing/>
      </w:pPr>
      <w:r>
        <w:t xml:space="preserve">Let </w:t>
      </w:r>
      <w:r>
        <w:rPr>
          <w:i/>
          <w:iCs/>
        </w:rPr>
        <w:t>replValue</w:t>
      </w:r>
      <w:r>
        <w:t xml:space="preserve"> be the result of calling the [[Call]] internal method of </w:t>
      </w:r>
      <w:r>
        <w:rPr>
          <w:i/>
          <w:iCs/>
        </w:rPr>
        <w:t>replaceValue</w:t>
      </w:r>
      <w:r>
        <w:t xml:space="preserve"> passing </w:t>
      </w:r>
      <w:r>
        <w:rPr>
          <w:b/>
          <w:bCs/>
        </w:rPr>
        <w:t>undefined</w:t>
      </w:r>
      <w:r>
        <w:t xml:space="preserve"> as the </w:t>
      </w:r>
      <w:r w:rsidRPr="00DD267D">
        <w:rPr>
          <w:b/>
          <w:bCs/>
        </w:rPr>
        <w:t>this</w:t>
      </w:r>
      <w:r>
        <w:t xml:space="preserve"> value and a List containing </w:t>
      </w:r>
      <w:r>
        <w:rPr>
          <w:i/>
          <w:iCs/>
        </w:rPr>
        <w:t>matched</w:t>
      </w:r>
      <w:r>
        <w:t xml:space="preserve">, </w:t>
      </w:r>
      <w:r>
        <w:rPr>
          <w:i/>
          <w:iCs/>
        </w:rPr>
        <w:t>pos</w:t>
      </w:r>
      <w:r>
        <w:t xml:space="preserve">, and </w:t>
      </w:r>
      <w:r>
        <w:rPr>
          <w:i/>
          <w:iCs/>
        </w:rPr>
        <w:t>string</w:t>
      </w:r>
      <w:r>
        <w:t xml:space="preserve"> as the argument list.</w:t>
      </w:r>
    </w:p>
    <w:p w14:paraId="1D381A44" w14:textId="77777777" w:rsidR="005D7F2D" w:rsidRDefault="005D7F2D" w:rsidP="005D7F2D">
      <w:pPr>
        <w:pStyle w:val="Alg4"/>
        <w:numPr>
          <w:ilvl w:val="1"/>
          <w:numId w:val="228"/>
        </w:numPr>
        <w:spacing w:before="240" w:after="120"/>
        <w:contextualSpacing/>
      </w:pPr>
      <w:r>
        <w:t xml:space="preserve">Let </w:t>
      </w:r>
      <w:r>
        <w:rPr>
          <w:i/>
          <w:iCs/>
        </w:rPr>
        <w:t>replStr</w:t>
      </w:r>
      <w:r>
        <w:t xml:space="preserve"> be ToString(</w:t>
      </w:r>
      <w:r>
        <w:rPr>
          <w:i/>
          <w:iCs/>
        </w:rPr>
        <w:t>replValue</w:t>
      </w:r>
      <w:r>
        <w:t>).</w:t>
      </w:r>
    </w:p>
    <w:p w14:paraId="0C5473B4" w14:textId="77777777" w:rsidR="005D7F2D" w:rsidRDefault="005D7F2D" w:rsidP="005D7F2D">
      <w:pPr>
        <w:pStyle w:val="Alg4"/>
        <w:numPr>
          <w:ilvl w:val="1"/>
          <w:numId w:val="228"/>
        </w:numPr>
        <w:spacing w:after="120"/>
        <w:contextualSpacing/>
      </w:pPr>
      <w:r>
        <w:t>ReturnIfAbrupt(</w:t>
      </w:r>
      <w:r>
        <w:rPr>
          <w:i/>
          <w:iCs/>
        </w:rPr>
        <w:t>replStr</w:t>
      </w:r>
      <w:r>
        <w:t>).</w:t>
      </w:r>
    </w:p>
    <w:p w14:paraId="1EE7816E" w14:textId="77777777" w:rsidR="005D7F2D" w:rsidRDefault="005D7F2D" w:rsidP="005D7F2D">
      <w:pPr>
        <w:pStyle w:val="Alg4"/>
        <w:numPr>
          <w:ilvl w:val="0"/>
          <w:numId w:val="228"/>
        </w:numPr>
        <w:spacing w:after="120"/>
        <w:contextualSpacing/>
      </w:pPr>
      <w:r>
        <w:t>Else,</w:t>
      </w:r>
    </w:p>
    <w:p w14:paraId="325D25EA" w14:textId="77777777" w:rsidR="005D7F2D" w:rsidRDefault="005D7F2D" w:rsidP="005D7F2D">
      <w:pPr>
        <w:pStyle w:val="Alg4"/>
        <w:numPr>
          <w:ilvl w:val="1"/>
          <w:numId w:val="228"/>
        </w:numPr>
        <w:spacing w:after="120"/>
        <w:contextualSpacing/>
      </w:pPr>
      <w:r>
        <w:t xml:space="preserve">Let </w:t>
      </w:r>
      <w:r>
        <w:rPr>
          <w:i/>
          <w:iCs/>
        </w:rPr>
        <w:t>captures</w:t>
      </w:r>
      <w:r>
        <w:t xml:space="preserve"> be an empty List.</w:t>
      </w:r>
    </w:p>
    <w:p w14:paraId="3A844A64" w14:textId="77777777" w:rsidR="005D7F2D" w:rsidRDefault="005D7F2D" w:rsidP="005D7F2D">
      <w:pPr>
        <w:pStyle w:val="Alg4"/>
        <w:numPr>
          <w:ilvl w:val="1"/>
          <w:numId w:val="228"/>
        </w:numPr>
        <w:spacing w:after="120"/>
        <w:contextualSpacing/>
      </w:pPr>
      <w:r>
        <w:t xml:space="preserve">Let </w:t>
      </w:r>
      <w:r>
        <w:rPr>
          <w:i/>
          <w:iCs/>
        </w:rPr>
        <w:t>replStr</w:t>
      </w:r>
      <w:r>
        <w:t xml:space="preserve"> be the result of the abstract operation GetReplaceSubstitution(</w:t>
      </w:r>
      <w:r>
        <w:rPr>
          <w:i/>
          <w:iCs/>
        </w:rPr>
        <w:t>matched</w:t>
      </w:r>
      <w:r>
        <w:t xml:space="preserve">, </w:t>
      </w:r>
      <w:r>
        <w:rPr>
          <w:i/>
          <w:iCs/>
        </w:rPr>
        <w:t>string</w:t>
      </w:r>
      <w:r>
        <w:t xml:space="preserve">, </w:t>
      </w:r>
      <w:r>
        <w:rPr>
          <w:i/>
          <w:iCs/>
        </w:rPr>
        <w:t>pos</w:t>
      </w:r>
      <w:r>
        <w:t xml:space="preserve">, </w:t>
      </w:r>
      <w:r>
        <w:rPr>
          <w:i/>
          <w:iCs/>
        </w:rPr>
        <w:t>captures</w:t>
      </w:r>
      <w:r>
        <w:t>).</w:t>
      </w:r>
    </w:p>
    <w:p w14:paraId="0026A3A4" w14:textId="77777777" w:rsidR="005D7F2D" w:rsidRDefault="005D7F2D" w:rsidP="005D7F2D">
      <w:pPr>
        <w:pStyle w:val="Alg4"/>
        <w:numPr>
          <w:ilvl w:val="0"/>
          <w:numId w:val="228"/>
        </w:numPr>
        <w:spacing w:after="120"/>
        <w:contextualSpacing/>
      </w:pPr>
      <w:r>
        <w:t xml:space="preserve">Let </w:t>
      </w:r>
      <w:r w:rsidRPr="0058231E">
        <w:rPr>
          <w:i/>
          <w:iCs/>
        </w:rPr>
        <w:t>tailPos</w:t>
      </w:r>
      <w:r>
        <w:t xml:space="preserve"> be </w:t>
      </w:r>
      <w:r>
        <w:rPr>
          <w:i/>
          <w:iCs/>
        </w:rPr>
        <w:t>pos</w:t>
      </w:r>
      <w:r>
        <w:t xml:space="preserve"> + the number of code units in </w:t>
      </w:r>
      <w:r>
        <w:rPr>
          <w:i/>
          <w:iCs/>
        </w:rPr>
        <w:t>matched</w:t>
      </w:r>
      <w:r>
        <w:t>.</w:t>
      </w:r>
      <w:r>
        <w:rPr>
          <w:i/>
          <w:iCs/>
        </w:rPr>
        <w:t xml:space="preserve"> </w:t>
      </w:r>
    </w:p>
    <w:p w14:paraId="65607EBA" w14:textId="77777777" w:rsidR="005D7F2D" w:rsidRDefault="005D7F2D" w:rsidP="005D7F2D">
      <w:pPr>
        <w:pStyle w:val="Alg4"/>
        <w:numPr>
          <w:ilvl w:val="0"/>
          <w:numId w:val="228"/>
        </w:numPr>
        <w:spacing w:after="120"/>
        <w:contextualSpacing/>
      </w:pPr>
      <w:r>
        <w:t xml:space="preserve">Let </w:t>
      </w:r>
      <w:r>
        <w:rPr>
          <w:i/>
          <w:iCs/>
        </w:rPr>
        <w:t>newString</w:t>
      </w:r>
      <w:r>
        <w:t xml:space="preserve"> be the String formed by concatenating the first </w:t>
      </w:r>
      <w:r>
        <w:rPr>
          <w:i/>
          <w:iCs/>
        </w:rPr>
        <w:t>pos</w:t>
      </w:r>
      <w:r>
        <w:t xml:space="preserve"> code units of </w:t>
      </w:r>
      <w:r>
        <w:rPr>
          <w:i/>
          <w:iCs/>
        </w:rPr>
        <w:t>string</w:t>
      </w:r>
      <w:r>
        <w:t xml:space="preserve">, </w:t>
      </w:r>
      <w:r>
        <w:rPr>
          <w:i/>
          <w:iCs/>
        </w:rPr>
        <w:t>replStr</w:t>
      </w:r>
      <w:r>
        <w:t xml:space="preserve">, and the trailing substring of </w:t>
      </w:r>
      <w:r>
        <w:rPr>
          <w:i/>
          <w:iCs/>
        </w:rPr>
        <w:t>string</w:t>
      </w:r>
      <w:r>
        <w:t xml:space="preserve"> starting at index </w:t>
      </w:r>
      <w:r>
        <w:rPr>
          <w:i/>
          <w:iCs/>
        </w:rPr>
        <w:t>tailPos</w:t>
      </w:r>
      <w:r>
        <w:t xml:space="preserve">.  If </w:t>
      </w:r>
      <w:r>
        <w:rPr>
          <w:i/>
          <w:iCs/>
        </w:rPr>
        <w:t>pos</w:t>
      </w:r>
      <w:r>
        <w:t xml:space="preserve"> is 0, the first element of the concatenation will be the empty String. </w:t>
      </w:r>
    </w:p>
    <w:p w14:paraId="41EA8F98" w14:textId="77777777" w:rsidR="005D7F2D" w:rsidRPr="00E77497" w:rsidRDefault="005D7F2D" w:rsidP="005D7F2D">
      <w:pPr>
        <w:pStyle w:val="Alg4"/>
        <w:numPr>
          <w:ilvl w:val="0"/>
          <w:numId w:val="228"/>
        </w:numPr>
        <w:spacing w:after="240"/>
        <w:contextualSpacing/>
      </w:pPr>
      <w:r>
        <w:t xml:space="preserve">Return  </w:t>
      </w:r>
      <w:r>
        <w:rPr>
          <w:i/>
          <w:iCs/>
        </w:rPr>
        <w:t>newString</w:t>
      </w:r>
      <w:r>
        <w:t>.</w:t>
      </w:r>
    </w:p>
    <w:p w14:paraId="5E93A344" w14:textId="77777777" w:rsidR="005D7F2D" w:rsidRPr="00E77497" w:rsidRDefault="005D7F2D" w:rsidP="005D7F2D">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0EB5ADE" w14:textId="77777777" w:rsidR="005D7F2D" w:rsidRDefault="005D7F2D" w:rsidP="005D7F2D">
      <w:r w:rsidRPr="00E77497">
        <w:rPr>
          <w:rFonts w:ascii="Helvetica" w:hAnsi="Helvetica"/>
          <w:b/>
        </w:rPr>
        <w:t xml:space="preserve">Runtime Semantics: </w:t>
      </w:r>
      <w:r w:rsidRPr="00CE6ED6">
        <w:rPr>
          <w:rFonts w:ascii="Helvetica" w:hAnsi="Helvetica"/>
          <w:b/>
          <w:spacing w:val="6"/>
        </w:rPr>
        <w:t xml:space="preserve">GetReplaceSubstitution </w:t>
      </w:r>
      <w:r>
        <w:rPr>
          <w:rFonts w:ascii="Helvetica" w:hAnsi="Helvetica"/>
          <w:b/>
          <w:spacing w:val="6"/>
        </w:rPr>
        <w:t>Abstract Operation</w:t>
      </w:r>
    </w:p>
    <w:p w14:paraId="4009D775" w14:textId="77777777" w:rsidR="005D7F2D" w:rsidRDefault="005D7F2D" w:rsidP="005D7F2D">
      <w:r>
        <w:t>The abstract operation GetReplaceSubstitution</w:t>
      </w:r>
      <w:r w:rsidRPr="003171BF">
        <w:rPr>
          <w:rFonts w:cs="Arial"/>
        </w:rPr>
        <w:t>(</w:t>
      </w:r>
      <w:r w:rsidRPr="003171BF">
        <w:rPr>
          <w:rFonts w:ascii="Times New Roman" w:hAnsi="Times New Roman"/>
          <w:i/>
          <w:iCs/>
        </w:rPr>
        <w:t>matched</w:t>
      </w:r>
      <w:r w:rsidRPr="003171BF">
        <w:t>,</w:t>
      </w:r>
      <w:r w:rsidRPr="003171BF">
        <w:rPr>
          <w:rFonts w:ascii="Times New Roman" w:hAnsi="Times New Roman"/>
          <w:i/>
          <w:iCs/>
        </w:rPr>
        <w:t xml:space="preserve"> string</w:t>
      </w:r>
      <w:r w:rsidRPr="003171BF">
        <w:t>,</w:t>
      </w:r>
      <w:r w:rsidRPr="003171BF">
        <w:rPr>
          <w:rFonts w:ascii="Times New Roman" w:hAnsi="Times New Roman"/>
          <w:i/>
          <w:iCs/>
        </w:rPr>
        <w:t xml:space="preserve"> pos</w:t>
      </w:r>
      <w:r>
        <w:rPr>
          <w:rFonts w:ascii="Times New Roman" w:hAnsi="Times New Roman"/>
          <w:i/>
          <w:iCs/>
        </w:rPr>
        <w:t>ition</w:t>
      </w:r>
      <w:r w:rsidRPr="003171BF">
        <w:t>,</w:t>
      </w:r>
      <w:r w:rsidRPr="003171BF">
        <w:rPr>
          <w:rFonts w:ascii="Times New Roman" w:hAnsi="Times New Roman"/>
          <w:i/>
          <w:iCs/>
        </w:rPr>
        <w:t xml:space="preserve"> capture</w:t>
      </w:r>
      <w:r>
        <w:rPr>
          <w:rFonts w:ascii="Times New Roman" w:hAnsi="Times New Roman"/>
          <w:i/>
          <w:iCs/>
        </w:rPr>
        <w:t>s</w:t>
      </w:r>
      <w:r w:rsidRPr="00DD65DD">
        <w:rPr>
          <w:rFonts w:cs="Arial"/>
        </w:rPr>
        <w:t>)</w:t>
      </w:r>
      <w:r>
        <w:t xml:space="preserve"> performs the following steps:</w:t>
      </w:r>
    </w:p>
    <w:p w14:paraId="549B710E" w14:textId="77777777" w:rsidR="005D7F2D" w:rsidRDefault="005D7F2D" w:rsidP="005D7F2D">
      <w:pPr>
        <w:pStyle w:val="Alg4"/>
        <w:numPr>
          <w:ilvl w:val="0"/>
          <w:numId w:val="1377"/>
        </w:numPr>
      </w:pPr>
      <w:r>
        <w:t>Assert: Type(</w:t>
      </w:r>
      <w:r>
        <w:rPr>
          <w:i/>
          <w:iCs/>
        </w:rPr>
        <w:t>matched</w:t>
      </w:r>
      <w:r>
        <w:t>) is String.</w:t>
      </w:r>
    </w:p>
    <w:p w14:paraId="6A4CFFD9" w14:textId="77777777" w:rsidR="005D7F2D" w:rsidRPr="00E77497" w:rsidRDefault="005D7F2D" w:rsidP="005D7F2D">
      <w:pPr>
        <w:pStyle w:val="Alg4"/>
        <w:numPr>
          <w:ilvl w:val="0"/>
          <w:numId w:val="1377"/>
        </w:numPr>
      </w:pPr>
      <w:r w:rsidRPr="00861350">
        <w:t xml:space="preserve">Let </w:t>
      </w:r>
      <w:r w:rsidRPr="00861350">
        <w:rPr>
          <w:i/>
          <w:iCs/>
        </w:rPr>
        <w:t>matchLength</w:t>
      </w:r>
      <w:r w:rsidRPr="00861350">
        <w:t xml:space="preserve"> be the number of code </w:t>
      </w:r>
      <w:r>
        <w:t>units</w:t>
      </w:r>
      <w:r w:rsidRPr="00861350">
        <w:t xml:space="preserve"> in </w:t>
      </w:r>
      <w:r w:rsidRPr="00861350">
        <w:rPr>
          <w:i/>
          <w:iCs/>
        </w:rPr>
        <w:t>matched</w:t>
      </w:r>
      <w:r w:rsidRPr="00861350">
        <w:t>.</w:t>
      </w:r>
    </w:p>
    <w:p w14:paraId="270018E7" w14:textId="77777777" w:rsidR="005D7F2D" w:rsidRDefault="005D7F2D" w:rsidP="005D7F2D">
      <w:pPr>
        <w:pStyle w:val="Alg4"/>
        <w:numPr>
          <w:ilvl w:val="0"/>
          <w:numId w:val="1377"/>
        </w:numPr>
      </w:pPr>
      <w:r>
        <w:t>Assert: Type(</w:t>
      </w:r>
      <w:r w:rsidRPr="003171BF">
        <w:rPr>
          <w:i/>
          <w:iCs/>
        </w:rPr>
        <w:t>string</w:t>
      </w:r>
      <w:r>
        <w:t>) is String.</w:t>
      </w:r>
    </w:p>
    <w:p w14:paraId="49C80D11" w14:textId="77777777" w:rsidR="005D7F2D" w:rsidRDefault="005D7F2D" w:rsidP="005D7F2D">
      <w:pPr>
        <w:pStyle w:val="Alg4"/>
        <w:numPr>
          <w:ilvl w:val="0"/>
          <w:numId w:val="1377"/>
        </w:numPr>
      </w:pPr>
      <w:r>
        <w:t xml:space="preserve">Let </w:t>
      </w:r>
      <w:r>
        <w:rPr>
          <w:i/>
          <w:iCs/>
        </w:rPr>
        <w:t>stringLength</w:t>
      </w:r>
      <w:r w:rsidRPr="00AB3483">
        <w:rPr>
          <w:i/>
          <w:iCs/>
        </w:rPr>
        <w:t xml:space="preserve"> </w:t>
      </w:r>
      <w:r>
        <w:t xml:space="preserve">be the number of code units in </w:t>
      </w:r>
      <w:r>
        <w:rPr>
          <w:i/>
          <w:iCs/>
        </w:rPr>
        <w:t>string</w:t>
      </w:r>
      <w:r>
        <w:t>.</w:t>
      </w:r>
    </w:p>
    <w:p w14:paraId="1AAA1307" w14:textId="77777777" w:rsidR="005D7F2D" w:rsidRDefault="005D7F2D" w:rsidP="005D7F2D">
      <w:pPr>
        <w:pStyle w:val="Alg4"/>
        <w:numPr>
          <w:ilvl w:val="0"/>
          <w:numId w:val="1377"/>
        </w:numPr>
      </w:pPr>
      <w:r>
        <w:t xml:space="preserve">Assert: </w:t>
      </w:r>
      <w:r>
        <w:rPr>
          <w:i/>
          <w:iCs/>
        </w:rPr>
        <w:t>position</w:t>
      </w:r>
      <w:r>
        <w:t xml:space="preserve"> is a non-negative integer.</w:t>
      </w:r>
    </w:p>
    <w:p w14:paraId="09A8C2D2" w14:textId="77777777" w:rsidR="005D7F2D" w:rsidRDefault="005D7F2D" w:rsidP="005D7F2D">
      <w:pPr>
        <w:pStyle w:val="Alg4"/>
        <w:numPr>
          <w:ilvl w:val="0"/>
          <w:numId w:val="1377"/>
        </w:numPr>
      </w:pPr>
      <w:r>
        <w:t xml:space="preserve">Assert: </w:t>
      </w:r>
      <w:r>
        <w:rPr>
          <w:i/>
          <w:iCs/>
        </w:rPr>
        <w:t>position</w:t>
      </w:r>
      <w:r>
        <w:t xml:space="preserve"> ≤ </w:t>
      </w:r>
      <w:r>
        <w:rPr>
          <w:i/>
          <w:iCs/>
        </w:rPr>
        <w:t>stringLength</w:t>
      </w:r>
      <w:r>
        <w:t>.</w:t>
      </w:r>
    </w:p>
    <w:p w14:paraId="2A46AC83" w14:textId="77777777" w:rsidR="005D7F2D" w:rsidRDefault="005D7F2D" w:rsidP="005D7F2D">
      <w:pPr>
        <w:pStyle w:val="Alg4"/>
        <w:numPr>
          <w:ilvl w:val="0"/>
          <w:numId w:val="1377"/>
        </w:numPr>
      </w:pPr>
      <w:r>
        <w:t xml:space="preserve">Assert: </w:t>
      </w:r>
      <w:r>
        <w:rPr>
          <w:i/>
          <w:iCs/>
        </w:rPr>
        <w:t>captures</w:t>
      </w:r>
      <w:r>
        <w:t xml:space="preserve"> is a possibly empty List of Strings.</w:t>
      </w:r>
    </w:p>
    <w:p w14:paraId="7454D63C" w14:textId="77777777" w:rsidR="005D7F2D" w:rsidRDefault="005D7F2D" w:rsidP="005D7F2D">
      <w:pPr>
        <w:pStyle w:val="Alg4"/>
        <w:numPr>
          <w:ilvl w:val="0"/>
          <w:numId w:val="1377"/>
        </w:numPr>
      </w:pPr>
      <w:r>
        <w:t xml:space="preserve">Let </w:t>
      </w:r>
      <w:r w:rsidRPr="0058231E">
        <w:rPr>
          <w:i/>
          <w:iCs/>
        </w:rPr>
        <w:t>tailPos</w:t>
      </w:r>
      <w:r>
        <w:t xml:space="preserve"> be </w:t>
      </w:r>
      <w:r>
        <w:rPr>
          <w:i/>
          <w:iCs/>
        </w:rPr>
        <w:t xml:space="preserve">position </w:t>
      </w:r>
      <w:r>
        <w:t xml:space="preserve">+ </w:t>
      </w:r>
      <w:r w:rsidRPr="00861350">
        <w:rPr>
          <w:i/>
          <w:iCs/>
        </w:rPr>
        <w:t>matchLength</w:t>
      </w:r>
      <w:r>
        <w:t>.</w:t>
      </w:r>
    </w:p>
    <w:p w14:paraId="75ABA1EC" w14:textId="77777777" w:rsidR="005D7F2D" w:rsidRDefault="005D7F2D" w:rsidP="005D7F2D">
      <w:pPr>
        <w:pStyle w:val="Alg4"/>
        <w:numPr>
          <w:ilvl w:val="0"/>
          <w:numId w:val="1377"/>
        </w:numPr>
      </w:pPr>
      <w:r>
        <w:t xml:space="preserve">Let </w:t>
      </w:r>
      <w:r>
        <w:rPr>
          <w:i/>
          <w:iCs/>
        </w:rPr>
        <w:t>m</w:t>
      </w:r>
      <w:r>
        <w:t xml:space="preserve"> be the number of elements in </w:t>
      </w:r>
      <w:r>
        <w:rPr>
          <w:i/>
          <w:iCs/>
        </w:rPr>
        <w:t>captures</w:t>
      </w:r>
      <w:r>
        <w:t>.</w:t>
      </w:r>
    </w:p>
    <w:p w14:paraId="546FCAC0" w14:textId="77777777" w:rsidR="005D7F2D" w:rsidRDefault="005D7F2D" w:rsidP="005D7F2D">
      <w:pPr>
        <w:pStyle w:val="Alg4"/>
        <w:numPr>
          <w:ilvl w:val="0"/>
          <w:numId w:val="1377"/>
        </w:numPr>
      </w:pPr>
      <w:r>
        <w:t xml:space="preserve">Let </w:t>
      </w:r>
      <w:r>
        <w:rPr>
          <w:i/>
          <w:iCs/>
        </w:rPr>
        <w:t>result</w:t>
      </w:r>
      <w:r>
        <w:t xml:space="preserve"> be</w:t>
      </w:r>
      <w:r w:rsidRPr="00E77497">
        <w:t xml:space="preserve"> a String value derived from </w:t>
      </w:r>
      <w:r>
        <w:rPr>
          <w:i/>
          <w:iCs/>
        </w:rPr>
        <w:t>matched</w:t>
      </w:r>
      <w:r w:rsidRPr="00E77497">
        <w:t xml:space="preserve"> by replacing </w:t>
      </w:r>
      <w:r>
        <w:t>code unit elements</w:t>
      </w:r>
      <w:r w:rsidRPr="00E77497">
        <w:t xml:space="preserve"> in </w:t>
      </w:r>
      <w:r>
        <w:rPr>
          <w:i/>
          <w:iCs/>
        </w:rPr>
        <w:t>matched</w:t>
      </w:r>
      <w:r w:rsidRPr="00E77497">
        <w:t xml:space="preserve"> by replacement text as specified in</w:t>
      </w:r>
      <w:r w:rsidR="009158C6">
        <w:t xml:space="preserve"> </w:t>
      </w:r>
      <w:r w:rsidR="009158C6">
        <w:fldChar w:fldCharType="begin"/>
      </w:r>
      <w:r w:rsidR="009158C6">
        <w:instrText xml:space="preserve"> REF _Ref366065900 \h </w:instrText>
      </w:r>
      <w:r w:rsidR="009158C6">
        <w:fldChar w:fldCharType="separate"/>
      </w:r>
      <w:r w:rsidR="00D433E8">
        <w:t xml:space="preserve">Table </w:t>
      </w:r>
      <w:r w:rsidR="00D433E8">
        <w:rPr>
          <w:noProof/>
        </w:rPr>
        <w:t>33</w:t>
      </w:r>
      <w:r w:rsidR="009158C6">
        <w:fldChar w:fldCharType="end"/>
      </w:r>
      <w:r w:rsidRPr="00E77497">
        <w:t xml:space="preserve">. These </w:t>
      </w:r>
      <w:r w:rsidRPr="00343E36">
        <w:rPr>
          <w:rFonts w:ascii="Courier New" w:hAnsi="Courier New"/>
          <w:b/>
        </w:rPr>
        <w:t>$</w:t>
      </w:r>
      <w:r w:rsidRPr="00E77497">
        <w:t xml:space="preserve"> replacements are done left-to-right, and, once such a replacement is performed, the new replacement text is not subject to further replacements.</w:t>
      </w:r>
    </w:p>
    <w:p w14:paraId="5FC216DE" w14:textId="77777777" w:rsidR="005D7F2D" w:rsidRDefault="005D7F2D" w:rsidP="005D7F2D">
      <w:pPr>
        <w:pStyle w:val="Alg4"/>
        <w:numPr>
          <w:ilvl w:val="0"/>
          <w:numId w:val="1377"/>
        </w:numPr>
      </w:pPr>
      <w:r>
        <w:t xml:space="preserve">Return </w:t>
      </w:r>
      <w:r>
        <w:rPr>
          <w:i/>
          <w:iCs/>
        </w:rPr>
        <w:t>result</w:t>
      </w:r>
      <w:r>
        <w:t>.</w:t>
      </w:r>
    </w:p>
    <w:p w14:paraId="33F42ACD" w14:textId="77777777" w:rsidR="005D7F2D" w:rsidRDefault="005D7F2D" w:rsidP="005D7F2D">
      <w:pPr>
        <w:pStyle w:val="Alg4"/>
      </w:pPr>
    </w:p>
    <w:p w14:paraId="391AC062" w14:textId="77777777" w:rsidR="005D7F2D" w:rsidRPr="00E77497" w:rsidRDefault="005D7F2D" w:rsidP="005D7F2D">
      <w:pPr>
        <w:pStyle w:val="Tabletitle"/>
      </w:pPr>
      <w:bookmarkStart w:id="11675" w:name="_Ref366065900"/>
      <w:r>
        <w:t xml:space="preserve">Table </w:t>
      </w:r>
      <w:r>
        <w:fldChar w:fldCharType="begin"/>
      </w:r>
      <w:r>
        <w:instrText xml:space="preserve"> SEQ Table \* ARABIC </w:instrText>
      </w:r>
      <w:r>
        <w:fldChar w:fldCharType="separate"/>
      </w:r>
      <w:r w:rsidR="00D433E8">
        <w:rPr>
          <w:noProof/>
        </w:rPr>
        <w:t>33</w:t>
      </w:r>
      <w:r>
        <w:fldChar w:fldCharType="end"/>
      </w:r>
      <w:bookmarkEnd w:id="11675"/>
      <w:r w:rsidRPr="00E77497">
        <w:t xml:space="preserve"> —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00"/>
        <w:gridCol w:w="1800"/>
        <w:gridCol w:w="5777"/>
      </w:tblGrid>
      <w:tr w:rsidR="005D7F2D" w:rsidRPr="00E77497" w14:paraId="59880BDB" w14:textId="77777777" w:rsidTr="005D7F2D">
        <w:tc>
          <w:tcPr>
            <w:tcW w:w="1800" w:type="dxa"/>
            <w:tcBorders>
              <w:top w:val="single" w:sz="12" w:space="0" w:color="000000"/>
              <w:left w:val="single" w:sz="6" w:space="0" w:color="000000"/>
              <w:bottom w:val="single" w:sz="6" w:space="0" w:color="000000"/>
              <w:right w:val="nil"/>
            </w:tcBorders>
            <w:shd w:val="solid" w:color="C0C0C0" w:fill="FFFFFF"/>
          </w:tcPr>
          <w:p w14:paraId="52533522" w14:textId="77777777" w:rsidR="005D7F2D" w:rsidRPr="00E77497" w:rsidRDefault="005D7F2D" w:rsidP="005D7F2D">
            <w:pPr>
              <w:keepNext/>
              <w:spacing w:after="120"/>
              <w:rPr>
                <w:shd w:val="solid" w:color="C0C0C0" w:fill="FFFFFF"/>
              </w:rPr>
            </w:pPr>
            <w:r>
              <w:rPr>
                <w:shd w:val="solid" w:color="C0C0C0" w:fill="FFFFFF"/>
              </w:rPr>
              <w:t>Code unit</w:t>
            </w:r>
          </w:p>
        </w:tc>
        <w:tc>
          <w:tcPr>
            <w:tcW w:w="1800" w:type="dxa"/>
            <w:tcBorders>
              <w:top w:val="single" w:sz="12" w:space="0" w:color="000000"/>
              <w:left w:val="single" w:sz="6" w:space="0" w:color="000000"/>
              <w:bottom w:val="single" w:sz="6" w:space="0" w:color="000000"/>
              <w:right w:val="single" w:sz="4" w:space="0" w:color="auto"/>
            </w:tcBorders>
            <w:shd w:val="solid" w:color="C0C0C0" w:fill="FFFFFF"/>
          </w:tcPr>
          <w:p w14:paraId="5D2A48C5" w14:textId="77777777" w:rsidR="005D7F2D" w:rsidRPr="00E77497" w:rsidRDefault="005D7F2D" w:rsidP="005D7F2D">
            <w:pPr>
              <w:keepNext/>
              <w:spacing w:after="120"/>
              <w:rPr>
                <w:shd w:val="solid" w:color="C0C0C0" w:fill="FFFFFF"/>
              </w:rPr>
            </w:pPr>
            <w:r>
              <w:rPr>
                <w:shd w:val="solid" w:color="C0C0C0" w:fill="FFFFFF"/>
              </w:rPr>
              <w:t xml:space="preserve">Unicode </w:t>
            </w:r>
            <w:r w:rsidRPr="00E77497">
              <w:rPr>
                <w:shd w:val="solid" w:color="C0C0C0" w:fill="FFFFFF"/>
              </w:rPr>
              <w:t>Characters</w:t>
            </w:r>
          </w:p>
        </w:tc>
        <w:tc>
          <w:tcPr>
            <w:tcW w:w="5777" w:type="dxa"/>
            <w:tcBorders>
              <w:top w:val="single" w:sz="12" w:space="0" w:color="000000"/>
              <w:left w:val="single" w:sz="4" w:space="0" w:color="auto"/>
              <w:bottom w:val="single" w:sz="6" w:space="0" w:color="000000"/>
              <w:right w:val="single" w:sz="6" w:space="0" w:color="000000"/>
            </w:tcBorders>
            <w:shd w:val="solid" w:color="C0C0C0" w:fill="FFFFFF"/>
          </w:tcPr>
          <w:p w14:paraId="3A368B3A" w14:textId="77777777" w:rsidR="005D7F2D" w:rsidRPr="00E77497" w:rsidRDefault="005D7F2D" w:rsidP="005D7F2D">
            <w:pPr>
              <w:keepNext/>
              <w:spacing w:after="120"/>
              <w:rPr>
                <w:shd w:val="solid" w:color="C0C0C0" w:fill="FFFFFF"/>
              </w:rPr>
            </w:pPr>
            <w:r w:rsidRPr="00E77497">
              <w:rPr>
                <w:shd w:val="solid" w:color="C0C0C0" w:fill="FFFFFF"/>
              </w:rPr>
              <w:t>Replacement text</w:t>
            </w:r>
          </w:p>
        </w:tc>
      </w:tr>
      <w:tr w:rsidR="005D7F2D" w:rsidRPr="00E77497" w14:paraId="2A570484" w14:textId="77777777" w:rsidTr="005D7F2D">
        <w:tc>
          <w:tcPr>
            <w:tcW w:w="1800" w:type="dxa"/>
            <w:tcBorders>
              <w:top w:val="nil"/>
            </w:tcBorders>
          </w:tcPr>
          <w:p w14:paraId="533BBDF4" w14:textId="77777777" w:rsidR="005D7F2D" w:rsidRPr="00504F46" w:rsidRDefault="005D7F2D" w:rsidP="005D7F2D">
            <w:pPr>
              <w:keepNext/>
              <w:spacing w:after="0"/>
              <w:contextualSpacing/>
              <w:rPr>
                <w:rFonts w:ascii="Times New Roman" w:hAnsi="Times New Roman"/>
              </w:rPr>
            </w:pPr>
            <w:r w:rsidRPr="00504F46">
              <w:rPr>
                <w:rFonts w:ascii="Times New Roman" w:hAnsi="Times New Roman"/>
              </w:rPr>
              <w:t>0x0024,</w:t>
            </w:r>
            <w:r>
              <w:rPr>
                <w:rFonts w:ascii="Times New Roman" w:hAnsi="Times New Roman"/>
              </w:rPr>
              <w:t xml:space="preserve"> </w:t>
            </w:r>
            <w:r w:rsidRPr="00504F46">
              <w:rPr>
                <w:rFonts w:ascii="Times New Roman" w:hAnsi="Times New Roman"/>
              </w:rPr>
              <w:t>0x0024</w:t>
            </w:r>
          </w:p>
        </w:tc>
        <w:tc>
          <w:tcPr>
            <w:tcW w:w="1800" w:type="dxa"/>
            <w:tcBorders>
              <w:top w:val="nil"/>
            </w:tcBorders>
          </w:tcPr>
          <w:p w14:paraId="35F31AF9" w14:textId="77777777" w:rsidR="005D7F2D" w:rsidRPr="00E77497" w:rsidRDefault="005D7F2D" w:rsidP="005D7F2D">
            <w:pPr>
              <w:keepNext/>
              <w:spacing w:after="0"/>
              <w:contextualSpacing/>
              <w:rPr>
                <w:rFonts w:ascii="Courier New" w:hAnsi="Courier New" w:cs="Courier New"/>
                <w:b/>
              </w:rPr>
            </w:pPr>
            <w:r w:rsidRPr="00E77497">
              <w:rPr>
                <w:rFonts w:ascii="Courier New" w:hAnsi="Courier New" w:cs="Courier New"/>
                <w:b/>
              </w:rPr>
              <w:t>$$</w:t>
            </w:r>
          </w:p>
        </w:tc>
        <w:tc>
          <w:tcPr>
            <w:tcW w:w="5777" w:type="dxa"/>
            <w:tcBorders>
              <w:top w:val="nil"/>
            </w:tcBorders>
          </w:tcPr>
          <w:p w14:paraId="4A5E9A6C" w14:textId="77777777" w:rsidR="005D7F2D" w:rsidRPr="00E77497" w:rsidRDefault="005D7F2D" w:rsidP="005D7F2D">
            <w:pPr>
              <w:keepNext/>
              <w:spacing w:after="0"/>
              <w:contextualSpacing/>
              <w:rPr>
                <w:rFonts w:ascii="Courier New" w:hAnsi="Courier New" w:cs="Courier New"/>
                <w:b/>
              </w:rPr>
            </w:pPr>
            <w:r w:rsidRPr="00E77497">
              <w:rPr>
                <w:rFonts w:ascii="Courier New" w:hAnsi="Courier New" w:cs="Courier New"/>
                <w:b/>
              </w:rPr>
              <w:t>$</w:t>
            </w:r>
          </w:p>
        </w:tc>
      </w:tr>
      <w:tr w:rsidR="005D7F2D" w:rsidRPr="00E77497" w14:paraId="2765EEB4" w14:textId="77777777" w:rsidTr="005D7F2D">
        <w:tc>
          <w:tcPr>
            <w:tcW w:w="1800" w:type="dxa"/>
            <w:tcBorders>
              <w:top w:val="nil"/>
            </w:tcBorders>
          </w:tcPr>
          <w:p w14:paraId="67550947" w14:textId="77777777"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r>
              <w:rPr>
                <w:rFonts w:ascii="Times New Roman" w:hAnsi="Times New Roman"/>
              </w:rPr>
              <w:t>6</w:t>
            </w:r>
          </w:p>
        </w:tc>
        <w:tc>
          <w:tcPr>
            <w:tcW w:w="1800" w:type="dxa"/>
            <w:tcBorders>
              <w:top w:val="nil"/>
            </w:tcBorders>
          </w:tcPr>
          <w:p w14:paraId="4451D404" w14:textId="77777777" w:rsidR="005D7F2D" w:rsidRPr="00E77497" w:rsidRDefault="005D7F2D" w:rsidP="005D7F2D">
            <w:pPr>
              <w:spacing w:after="0"/>
              <w:contextualSpacing/>
              <w:rPr>
                <w:rFonts w:ascii="Courier New" w:hAnsi="Courier New" w:cs="Courier New"/>
                <w:b/>
                <w:i/>
              </w:rPr>
            </w:pPr>
            <w:r w:rsidRPr="00E77497">
              <w:rPr>
                <w:rFonts w:ascii="Courier New" w:hAnsi="Courier New" w:cs="Courier New"/>
                <w:b/>
              </w:rPr>
              <w:t>$&amp;</w:t>
            </w:r>
          </w:p>
        </w:tc>
        <w:tc>
          <w:tcPr>
            <w:tcW w:w="5777" w:type="dxa"/>
            <w:tcBorders>
              <w:top w:val="nil"/>
            </w:tcBorders>
          </w:tcPr>
          <w:p w14:paraId="123F7486" w14:textId="77777777" w:rsidR="005D7F2D" w:rsidRPr="00C5668D" w:rsidRDefault="005D7F2D" w:rsidP="005D7F2D">
            <w:pPr>
              <w:spacing w:after="0"/>
              <w:contextualSpacing/>
              <w:rPr>
                <w:rFonts w:ascii="Times New Roman" w:hAnsi="Times New Roman"/>
              </w:rPr>
            </w:pPr>
            <w:r w:rsidRPr="00C5668D">
              <w:rPr>
                <w:rFonts w:ascii="Times New Roman" w:hAnsi="Times New Roman"/>
                <w:i/>
                <w:iCs/>
              </w:rPr>
              <w:t>matched</w:t>
            </w:r>
          </w:p>
        </w:tc>
      </w:tr>
      <w:tr w:rsidR="005D7F2D" w:rsidRPr="00E77497" w14:paraId="06EACDE7" w14:textId="77777777" w:rsidTr="005D7F2D">
        <w:tc>
          <w:tcPr>
            <w:tcW w:w="1800" w:type="dxa"/>
          </w:tcPr>
          <w:p w14:paraId="0C8347CF" w14:textId="77777777"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60</w:t>
            </w:r>
          </w:p>
        </w:tc>
        <w:tc>
          <w:tcPr>
            <w:tcW w:w="1800" w:type="dxa"/>
          </w:tcPr>
          <w:p w14:paraId="23669091" w14:textId="77777777" w:rsidR="005D7F2D" w:rsidRPr="00E77497" w:rsidRDefault="005D7F2D" w:rsidP="005D7F2D">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14:paraId="30C4BF47" w14:textId="77777777" w:rsidR="005D7F2D" w:rsidRPr="00C5668D" w:rsidRDefault="005D7F2D" w:rsidP="005D7F2D">
            <w:pPr>
              <w:spacing w:after="0"/>
              <w:contextualSpacing/>
              <w:rPr>
                <w:rFonts w:ascii="Times New Roman" w:hAnsi="Times New Roman"/>
              </w:rPr>
            </w:pPr>
            <w:r w:rsidRPr="00C5668D">
              <w:rPr>
                <w:rFonts w:ascii="Times New Roman" w:hAnsi="Times New Roman"/>
              </w:rPr>
              <w:t xml:space="preserve">If </w:t>
            </w:r>
            <w:r w:rsidRPr="00C5668D">
              <w:rPr>
                <w:rFonts w:ascii="Times New Roman" w:hAnsi="Times New Roman"/>
                <w:i/>
                <w:iCs/>
              </w:rPr>
              <w:t>position</w:t>
            </w:r>
            <w:r w:rsidRPr="00C5668D">
              <w:rPr>
                <w:rFonts w:ascii="Times New Roman" w:hAnsi="Times New Roman"/>
              </w:rPr>
              <w:t xml:space="preserve"> is 0, the replacement is the empty String. Otherwise  </w:t>
            </w:r>
            <w:r w:rsidRPr="00861350">
              <w:rPr>
                <w:rFonts w:ascii="Times New Roman" w:hAnsi="Times New Roman"/>
              </w:rPr>
              <w:t>the replacement is the</w:t>
            </w:r>
            <w:r w:rsidRPr="00C5668D">
              <w:rPr>
                <w:rFonts w:ascii="Times New Roman" w:hAnsi="Times New Roman"/>
              </w:rPr>
              <w:t xml:space="preserve"> substring of </w:t>
            </w:r>
            <w:r w:rsidRPr="00C5668D">
              <w:rPr>
                <w:rFonts w:ascii="Times New Roman" w:hAnsi="Times New Roman"/>
                <w:i/>
              </w:rPr>
              <w:t>string</w:t>
            </w:r>
            <w:r w:rsidRPr="00C5668D">
              <w:rPr>
                <w:rFonts w:ascii="Times New Roman" w:hAnsi="Times New Roman"/>
              </w:rPr>
              <w:t xml:space="preserve"> that starts at index 0 and whose last code point is at index </w:t>
            </w:r>
            <w:r w:rsidRPr="00C5668D">
              <w:rPr>
                <w:rFonts w:ascii="Times New Roman" w:hAnsi="Times New Roman"/>
                <w:i/>
                <w:iCs/>
              </w:rPr>
              <w:t xml:space="preserve">position </w:t>
            </w:r>
            <w:r w:rsidRPr="00C5668D">
              <w:rPr>
                <w:rFonts w:ascii="Times New Roman" w:hAnsi="Times New Roman"/>
              </w:rPr>
              <w:t>-1.</w:t>
            </w:r>
          </w:p>
        </w:tc>
      </w:tr>
      <w:tr w:rsidR="005D7F2D" w:rsidRPr="00E77497" w14:paraId="62A76E93" w14:textId="77777777" w:rsidTr="005D7F2D">
        <w:tc>
          <w:tcPr>
            <w:tcW w:w="1800" w:type="dxa"/>
          </w:tcPr>
          <w:p w14:paraId="78E9D8DA" w14:textId="77777777"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p>
        </w:tc>
        <w:tc>
          <w:tcPr>
            <w:tcW w:w="1800" w:type="dxa"/>
          </w:tcPr>
          <w:p w14:paraId="3E311D67" w14:textId="77777777" w:rsidR="005D7F2D" w:rsidRPr="00E77497" w:rsidRDefault="005D7F2D" w:rsidP="005D7F2D">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14:paraId="7D41DC25" w14:textId="77777777" w:rsidR="005D7F2D" w:rsidRPr="00C5668D" w:rsidRDefault="005D7F2D" w:rsidP="005D7F2D">
            <w:pPr>
              <w:spacing w:after="0"/>
              <w:contextualSpacing/>
              <w:rPr>
                <w:rFonts w:ascii="Times New Roman" w:hAnsi="Times New Roman"/>
              </w:rPr>
            </w:pPr>
            <w:r w:rsidRPr="00AB3483">
              <w:rPr>
                <w:rFonts w:ascii="Times New Roman" w:hAnsi="Times New Roman"/>
              </w:rPr>
              <w:t xml:space="preserve">If </w:t>
            </w:r>
            <w:r>
              <w:rPr>
                <w:rFonts w:ascii="Times New Roman" w:hAnsi="Times New Roman"/>
                <w:i/>
                <w:iCs/>
              </w:rPr>
              <w:t>tailPos</w:t>
            </w:r>
            <w:r w:rsidRPr="00AB3483">
              <w:rPr>
                <w:rFonts w:ascii="Times New Roman" w:hAnsi="Times New Roman"/>
              </w:rPr>
              <w:t xml:space="preserve"> </w:t>
            </w:r>
            <w:r>
              <w:rPr>
                <w:rFonts w:ascii="Times New Roman" w:hAnsi="Times New Roman"/>
              </w:rPr>
              <w:t xml:space="preserve">≥ </w:t>
            </w:r>
            <w:r>
              <w:rPr>
                <w:rFonts w:ascii="Times New Roman" w:hAnsi="Times New Roman"/>
                <w:i/>
                <w:iCs/>
              </w:rPr>
              <w:t>stringLength</w:t>
            </w:r>
            <w:r w:rsidRPr="00AB3483">
              <w:rPr>
                <w:rFonts w:ascii="Times New Roman" w:hAnsi="Times New Roman"/>
              </w:rPr>
              <w:t xml:space="preserve">, the replacement is the empty String. Otherwise  </w:t>
            </w:r>
            <w:r w:rsidRPr="00861350">
              <w:rPr>
                <w:rFonts w:ascii="Times New Roman" w:hAnsi="Times New Roman"/>
              </w:rPr>
              <w:t>the replacement is the</w:t>
            </w:r>
            <w:r w:rsidRPr="00AB3483">
              <w:rPr>
                <w:rFonts w:ascii="Times New Roman" w:hAnsi="Times New Roman"/>
              </w:rPr>
              <w:t xml:space="preserve"> substring of </w:t>
            </w:r>
            <w:r w:rsidRPr="00AB3483">
              <w:rPr>
                <w:rFonts w:ascii="Times New Roman" w:hAnsi="Times New Roman"/>
                <w:i/>
              </w:rPr>
              <w:t>string</w:t>
            </w:r>
            <w:r w:rsidRPr="00AB3483">
              <w:rPr>
                <w:rFonts w:ascii="Times New Roman" w:hAnsi="Times New Roman"/>
              </w:rPr>
              <w:t xml:space="preserve"> that starts at index </w:t>
            </w:r>
            <w:r>
              <w:rPr>
                <w:rFonts w:ascii="Times New Roman" w:hAnsi="Times New Roman"/>
                <w:i/>
                <w:iCs/>
              </w:rPr>
              <w:t>tailPos</w:t>
            </w:r>
            <w:r w:rsidRPr="00AB3483">
              <w:rPr>
                <w:rFonts w:ascii="Times New Roman" w:hAnsi="Times New Roman"/>
              </w:rPr>
              <w:t xml:space="preserve"> and </w:t>
            </w:r>
            <w:r>
              <w:rPr>
                <w:rFonts w:ascii="Times New Roman" w:hAnsi="Times New Roman"/>
              </w:rPr>
              <w:t xml:space="preserve">continues to the end of </w:t>
            </w:r>
            <w:r>
              <w:rPr>
                <w:rFonts w:ascii="Times New Roman" w:hAnsi="Times New Roman"/>
                <w:i/>
                <w:iCs/>
              </w:rPr>
              <w:t>string</w:t>
            </w:r>
            <w:r w:rsidRPr="00AB3483">
              <w:rPr>
                <w:rFonts w:ascii="Times New Roman" w:hAnsi="Times New Roman"/>
              </w:rPr>
              <w:t>.</w:t>
            </w:r>
          </w:p>
        </w:tc>
      </w:tr>
      <w:tr w:rsidR="005D7F2D" w:rsidRPr="00E77497" w14:paraId="2FE3342A" w14:textId="77777777" w:rsidTr="005D7F2D">
        <w:tc>
          <w:tcPr>
            <w:tcW w:w="1800" w:type="dxa"/>
          </w:tcPr>
          <w:p w14:paraId="4C49F669" w14:textId="77777777" w:rsidR="005D7F2D" w:rsidRPr="00E77497" w:rsidRDefault="005D7F2D" w:rsidP="005D7F2D">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where</w:t>
            </w:r>
            <w:r>
              <w:rPr>
                <w:rFonts w:ascii="Times New Roman" w:hAnsi="Times New Roman"/>
              </w:rPr>
              <w:br/>
              <w:t>0x0031 ≤ N ≤ 0x0039</w:t>
            </w:r>
          </w:p>
        </w:tc>
        <w:tc>
          <w:tcPr>
            <w:tcW w:w="1800" w:type="dxa"/>
          </w:tcPr>
          <w:p w14:paraId="4C7F0165" w14:textId="77777777" w:rsidR="005D7F2D" w:rsidRPr="00E77497" w:rsidRDefault="005D7F2D" w:rsidP="005D7F2D">
            <w:pPr>
              <w:spacing w:after="0"/>
              <w:contextualSpacing/>
              <w:jc w:val="left"/>
              <w:rPr>
                <w:rFonts w:ascii="Courier New" w:hAnsi="Courier New" w:cs="Courier New"/>
                <w:b/>
              </w:rPr>
            </w:pPr>
            <w:r w:rsidRPr="00E77497">
              <w:rPr>
                <w:rFonts w:ascii="Courier New" w:hAnsi="Courier New" w:cs="Courier New"/>
                <w:b/>
              </w:rPr>
              <w:t>$n</w:t>
            </w:r>
            <w:r>
              <w:rPr>
                <w:rFonts w:ascii="Courier New" w:hAnsi="Courier New" w:cs="Courier New"/>
                <w:b/>
              </w:rPr>
              <w:t xml:space="preserve"> </w:t>
            </w:r>
            <w:r w:rsidRPr="002E1A56">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2E1A56">
              <w:rPr>
                <w:rFonts w:ascii="Times New Roman" w:hAnsi="Times New Roman"/>
              </w:rPr>
              <w:t>is one of</w:t>
            </w:r>
            <w:r>
              <w:rPr>
                <w:rFonts w:ascii="Courier New" w:hAnsi="Courier New" w:cs="Courier New"/>
                <w:b/>
              </w:rPr>
              <w:t xml:space="preserve"> 1 2 3 4 5 6 7 8 9 </w:t>
            </w:r>
            <w:r w:rsidRPr="00B14FE7">
              <w:rPr>
                <w:rFonts w:ascii="Times New Roman" w:hAnsi="Times New Roman"/>
              </w:rPr>
              <w:t xml:space="preserve">and </w:t>
            </w:r>
            <w:r w:rsidRPr="00E77497">
              <w:rPr>
                <w:rFonts w:ascii="Courier New" w:hAnsi="Courier New" w:cs="Courier New"/>
                <w:b/>
              </w:rPr>
              <w:t>$n</w:t>
            </w:r>
            <w:r w:rsidRPr="00B14FE7">
              <w:rPr>
                <w:rFonts w:ascii="Times New Roman" w:hAnsi="Times New Roman"/>
              </w:rPr>
              <w:t xml:space="preserve"> is not followed by a decimal digit</w:t>
            </w:r>
          </w:p>
        </w:tc>
        <w:tc>
          <w:tcPr>
            <w:tcW w:w="5777" w:type="dxa"/>
          </w:tcPr>
          <w:p w14:paraId="3F656512" w14:textId="77777777" w:rsidR="005D7F2D" w:rsidRPr="00C5668D" w:rsidRDefault="005D7F2D" w:rsidP="005D7F2D">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w:t>
            </w:r>
            <w:r w:rsidRPr="00C5668D">
              <w:rPr>
                <w:rFonts w:ascii="Times New Roman" w:hAnsi="Times New Roman"/>
              </w:rPr>
              <w:t xml:space="preserve"> is a single digit in the range 1 to 9. If </w:t>
            </w:r>
            <w:r w:rsidRPr="00C5668D">
              <w:rPr>
                <w:rFonts w:ascii="Times New Roman" w:hAnsi="Times New Roman"/>
                <w:i/>
              </w:rPr>
              <w:t>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w:t>
            </w:r>
            <w:r w:rsidRPr="00C5668D">
              <w:rPr>
                <w:rFonts w:ascii="Times New Roman" w:hAnsi="Times New Roman"/>
              </w:rPr>
              <w:t xml:space="preserve">th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11676"/>
            <w:r w:rsidRPr="00C5668D">
              <w:rPr>
                <w:rFonts w:ascii="Times New Roman" w:hAnsi="Times New Roman"/>
              </w:rPr>
              <w:t xml:space="preserve">If </w:t>
            </w:r>
            <w:r w:rsidRPr="00C5668D">
              <w:rPr>
                <w:rFonts w:ascii="Times New Roman" w:hAnsi="Times New Roman"/>
                <w:i/>
              </w:rPr>
              <w:t>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11676"/>
            <w:r>
              <w:rPr>
                <w:rStyle w:val="af6"/>
              </w:rPr>
              <w:commentReference w:id="11676"/>
            </w:r>
          </w:p>
        </w:tc>
      </w:tr>
      <w:tr w:rsidR="005D7F2D" w:rsidRPr="00E77497" w14:paraId="6BE3F780" w14:textId="77777777" w:rsidTr="005D7F2D">
        <w:tc>
          <w:tcPr>
            <w:tcW w:w="1800" w:type="dxa"/>
          </w:tcPr>
          <w:p w14:paraId="3A54F3D1" w14:textId="77777777" w:rsidR="005D7F2D" w:rsidRPr="00E77497" w:rsidRDefault="005D7F2D" w:rsidP="005D7F2D">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N where</w:t>
            </w:r>
            <w:r>
              <w:rPr>
                <w:rFonts w:ascii="Times New Roman" w:hAnsi="Times New Roman"/>
              </w:rPr>
              <w:br/>
              <w:t>0x0030 ≤ N ≤ 0x0039</w:t>
            </w:r>
          </w:p>
        </w:tc>
        <w:tc>
          <w:tcPr>
            <w:tcW w:w="1800" w:type="dxa"/>
          </w:tcPr>
          <w:p w14:paraId="681A7A7B" w14:textId="77777777" w:rsidR="005D7F2D" w:rsidRPr="00E77497" w:rsidRDefault="005D7F2D" w:rsidP="005D7F2D">
            <w:pPr>
              <w:spacing w:after="0"/>
              <w:contextualSpacing/>
              <w:jc w:val="left"/>
              <w:rPr>
                <w:rFonts w:ascii="Courier New" w:hAnsi="Courier New" w:cs="Courier New"/>
                <w:b/>
              </w:rPr>
            </w:pPr>
            <w:r w:rsidRPr="00E77497">
              <w:rPr>
                <w:rFonts w:ascii="Courier New" w:hAnsi="Courier New" w:cs="Courier New"/>
                <w:b/>
              </w:rPr>
              <w:t>$nn</w:t>
            </w:r>
            <w:r>
              <w:rPr>
                <w:rFonts w:ascii="Courier New" w:hAnsi="Courier New" w:cs="Courier New"/>
                <w:b/>
              </w:rPr>
              <w:t xml:space="preserve"> </w:t>
            </w:r>
            <w:r w:rsidRPr="00887FC2">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887FC2">
              <w:rPr>
                <w:rFonts w:ascii="Times New Roman" w:hAnsi="Times New Roman"/>
              </w:rPr>
              <w:t>is one of</w:t>
            </w:r>
            <w:r>
              <w:rPr>
                <w:rFonts w:ascii="Courier New" w:hAnsi="Courier New" w:cs="Courier New"/>
                <w:b/>
              </w:rPr>
              <w:t xml:space="preserve"> 0 1 2 3 4 5 6 7 8 9</w:t>
            </w:r>
          </w:p>
        </w:tc>
        <w:tc>
          <w:tcPr>
            <w:tcW w:w="5777" w:type="dxa"/>
          </w:tcPr>
          <w:p w14:paraId="5AD9AD8E" w14:textId="77777777" w:rsidR="005D7F2D" w:rsidRPr="00C5668D" w:rsidRDefault="005D7F2D" w:rsidP="005D7F2D">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nn</w:t>
            </w:r>
            <w:r w:rsidRPr="00C5668D">
              <w:rPr>
                <w:rFonts w:ascii="Times New Roman" w:hAnsi="Times New Roman"/>
              </w:rPr>
              <w:t xml:space="preserve"> is a two-digit decimal number in the range 01 to 99. If </w:t>
            </w:r>
            <w:r w:rsidRPr="00C5668D">
              <w:rPr>
                <w:rFonts w:ascii="Times New Roman" w:hAnsi="Times New Roman"/>
                <w:i/>
              </w:rPr>
              <w:t>nn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11677"/>
            <w:r w:rsidRPr="00C5668D">
              <w:rPr>
                <w:rFonts w:ascii="Times New Roman" w:hAnsi="Times New Roman"/>
              </w:rPr>
              <w:t xml:space="preserve">If </w:t>
            </w:r>
            <w:r w:rsidRPr="00C5668D">
              <w:rPr>
                <w:rFonts w:ascii="Times New Roman" w:hAnsi="Times New Roman"/>
                <w:i/>
                <w:iCs/>
              </w:rPr>
              <w:t>nn</w:t>
            </w:r>
            <w:r w:rsidRPr="00C5668D">
              <w:rPr>
                <w:rFonts w:ascii="Times New Roman" w:hAnsi="Times New Roman"/>
              </w:rPr>
              <w:t xml:space="preserve"> is 00 or </w:t>
            </w:r>
            <w:r w:rsidRPr="00C5668D">
              <w:rPr>
                <w:rFonts w:ascii="Times New Roman" w:hAnsi="Times New Roman"/>
                <w:i/>
              </w:rPr>
              <w:t>nn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11677"/>
            <w:r>
              <w:rPr>
                <w:rStyle w:val="af6"/>
              </w:rPr>
              <w:commentReference w:id="11677"/>
            </w:r>
          </w:p>
        </w:tc>
      </w:tr>
      <w:tr w:rsidR="005D7F2D" w:rsidRPr="00E77497" w14:paraId="171B3730" w14:textId="77777777" w:rsidTr="005D7F2D">
        <w:tc>
          <w:tcPr>
            <w:tcW w:w="1800" w:type="dxa"/>
          </w:tcPr>
          <w:p w14:paraId="239ADE51" w14:textId="77777777" w:rsidR="005D7F2D" w:rsidRPr="00887FC2" w:rsidRDefault="005D7F2D" w:rsidP="005D7F2D">
            <w:pPr>
              <w:spacing w:after="0"/>
              <w:contextualSpacing/>
              <w:jc w:val="left"/>
              <w:rPr>
                <w:rFonts w:ascii="Times New Roman" w:hAnsi="Times New Roman"/>
              </w:rPr>
            </w:pPr>
            <w:r w:rsidRPr="00504F46">
              <w:rPr>
                <w:rFonts w:ascii="Times New Roman" w:hAnsi="Times New Roman"/>
              </w:rPr>
              <w:t>0x0024</w:t>
            </w:r>
          </w:p>
        </w:tc>
        <w:tc>
          <w:tcPr>
            <w:tcW w:w="1800" w:type="dxa"/>
          </w:tcPr>
          <w:p w14:paraId="074F83CC" w14:textId="77777777" w:rsidR="005D7F2D" w:rsidRPr="00C5668D" w:rsidRDefault="005D7F2D" w:rsidP="005D7F2D">
            <w:pPr>
              <w:spacing w:after="0"/>
              <w:contextualSpacing/>
              <w:jc w:val="left"/>
              <w:rPr>
                <w:rFonts w:ascii="Times New Roman" w:hAnsi="Times New Roman"/>
                <w:bCs/>
              </w:rPr>
            </w:pPr>
            <w:r>
              <w:rPr>
                <w:rFonts w:ascii="Courier New" w:hAnsi="Courier New" w:cs="Courier New"/>
                <w:b/>
              </w:rPr>
              <w:t xml:space="preserve">$ </w:t>
            </w:r>
            <w:r w:rsidRPr="00C5668D">
              <w:rPr>
                <w:rFonts w:ascii="Times New Roman" w:hAnsi="Times New Roman"/>
                <w:bCs/>
              </w:rPr>
              <w:t>in any context that does not match on of the above.</w:t>
            </w:r>
          </w:p>
        </w:tc>
        <w:tc>
          <w:tcPr>
            <w:tcW w:w="5777" w:type="dxa"/>
          </w:tcPr>
          <w:p w14:paraId="107FEFB2" w14:textId="77777777" w:rsidR="005D7F2D" w:rsidRPr="00C5668D" w:rsidRDefault="005D7F2D" w:rsidP="005D7F2D">
            <w:pPr>
              <w:spacing w:after="0"/>
              <w:contextualSpacing/>
              <w:rPr>
                <w:rFonts w:ascii="Times New Roman" w:hAnsi="Times New Roman"/>
              </w:rPr>
            </w:pPr>
            <w:r w:rsidRPr="00E77497">
              <w:rPr>
                <w:rFonts w:ascii="Courier New" w:hAnsi="Courier New" w:cs="Courier New"/>
                <w:b/>
              </w:rPr>
              <w:t>$</w:t>
            </w:r>
          </w:p>
        </w:tc>
      </w:tr>
    </w:tbl>
    <w:p w14:paraId="0A20F6C5" w14:textId="77777777" w:rsidR="005D7F2D" w:rsidRPr="00E77497" w:rsidRDefault="005D7F2D" w:rsidP="005D7F2D">
      <w:pPr>
        <w:pStyle w:val="40"/>
      </w:pPr>
      <w:r w:rsidRPr="00E77497">
        <w:t>String.prototype.search (regexp)</w:t>
      </w:r>
    </w:p>
    <w:p w14:paraId="2DA79E3D" w14:textId="77777777" w:rsidR="005D7F2D" w:rsidRPr="00E77497" w:rsidRDefault="005D7F2D" w:rsidP="005D7F2D">
      <w:r w:rsidRPr="00E77497">
        <w:t xml:space="preserve">When the search method is called with argument </w:t>
      </w:r>
      <w:r w:rsidRPr="00E77497">
        <w:rPr>
          <w:rFonts w:ascii="Times New Roman" w:hAnsi="Times New Roman"/>
          <w:i/>
        </w:rPr>
        <w:t>regexp</w:t>
      </w:r>
      <w:r w:rsidRPr="00E77497">
        <w:t>, the following steps are taken:</w:t>
      </w:r>
    </w:p>
    <w:p w14:paraId="126E4641" w14:textId="77777777" w:rsidR="005D7F2D" w:rsidRPr="00E77497" w:rsidRDefault="005D7F2D" w:rsidP="005D7F2D">
      <w:pPr>
        <w:pStyle w:val="Alg4"/>
        <w:numPr>
          <w:ilvl w:val="0"/>
          <w:numId w:val="229"/>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2B89F904" w14:textId="77777777" w:rsidR="005D7F2D" w:rsidRPr="00E77497" w:rsidRDefault="005D7F2D" w:rsidP="005D7F2D">
      <w:pPr>
        <w:pStyle w:val="Alg4"/>
        <w:numPr>
          <w:ilvl w:val="0"/>
          <w:numId w:val="229"/>
        </w:numPr>
      </w:pPr>
      <w:r w:rsidRPr="00E77497">
        <w:t xml:space="preserve">Let </w:t>
      </w:r>
      <w:r w:rsidRPr="00E77497">
        <w:rPr>
          <w:i/>
        </w:rPr>
        <w:t>string</w:t>
      </w:r>
      <w:r w:rsidRPr="00E77497">
        <w:t xml:space="preserve"> be ToString</w:t>
      </w:r>
      <w:r>
        <w:t>(</w:t>
      </w:r>
      <w:r>
        <w:rPr>
          <w:i/>
          <w:iCs/>
        </w:rPr>
        <w:t>O</w:t>
      </w:r>
      <w:r>
        <w:t>)</w:t>
      </w:r>
      <w:r w:rsidRPr="00E77497">
        <w:t>.</w:t>
      </w:r>
    </w:p>
    <w:p w14:paraId="6722DA47" w14:textId="77777777" w:rsidR="005D7F2D" w:rsidRPr="00E77497" w:rsidRDefault="005D7F2D" w:rsidP="005D7F2D">
      <w:pPr>
        <w:pStyle w:val="Alg4"/>
        <w:numPr>
          <w:ilvl w:val="0"/>
          <w:numId w:val="229"/>
        </w:numPr>
        <w:contextualSpacing/>
      </w:pPr>
      <w:r>
        <w:t>ReturnIfAbrupt(</w:t>
      </w:r>
      <w:r w:rsidRPr="00E77497">
        <w:rPr>
          <w:i/>
        </w:rPr>
        <w:t>string</w:t>
      </w:r>
      <w:r>
        <w:t>).</w:t>
      </w:r>
    </w:p>
    <w:p w14:paraId="3F1CCF1A" w14:textId="77777777" w:rsidR="005D7F2D" w:rsidRDefault="005D7F2D" w:rsidP="005D7F2D">
      <w:pPr>
        <w:pStyle w:val="Alg4"/>
        <w:numPr>
          <w:ilvl w:val="0"/>
          <w:numId w:val="229"/>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rsidDel="007D11D2">
        <w:rPr>
          <w:i/>
        </w:rPr>
        <w:t xml:space="preserve"> </w:t>
      </w:r>
      <w:r w:rsidRPr="00E77497">
        <w:t>, then</w:t>
      </w:r>
      <w:r>
        <w:t>,</w:t>
      </w:r>
    </w:p>
    <w:p w14:paraId="4F41F535" w14:textId="77777777" w:rsidR="005D7F2D" w:rsidRPr="00E77497" w:rsidRDefault="005D7F2D" w:rsidP="005D7F2D">
      <w:pPr>
        <w:pStyle w:val="Alg4"/>
        <w:numPr>
          <w:ilvl w:val="1"/>
          <w:numId w:val="229"/>
        </w:numPr>
      </w:pPr>
      <w:r>
        <w:t>L</w:t>
      </w:r>
      <w:r w:rsidRPr="00E77497">
        <w:t xml:space="preserve">et </w:t>
      </w:r>
      <w:r w:rsidRPr="00E77497">
        <w:rPr>
          <w:i/>
        </w:rPr>
        <w:t>rx</w:t>
      </w:r>
      <w:r w:rsidRPr="00E77497">
        <w:t xml:space="preserve"> be </w:t>
      </w:r>
      <w:r w:rsidRPr="00E77497">
        <w:rPr>
          <w:i/>
        </w:rPr>
        <w:t>regexp</w:t>
      </w:r>
      <w:r w:rsidRPr="00E77497">
        <w:t>;</w:t>
      </w:r>
    </w:p>
    <w:p w14:paraId="3068C726" w14:textId="77777777" w:rsidR="005D7F2D" w:rsidRDefault="005D7F2D" w:rsidP="005D7F2D">
      <w:pPr>
        <w:pStyle w:val="Alg4"/>
        <w:numPr>
          <w:ilvl w:val="0"/>
          <w:numId w:val="229"/>
        </w:numPr>
      </w:pPr>
      <w:r w:rsidRPr="00E77497">
        <w:t>Else,</w:t>
      </w:r>
    </w:p>
    <w:p w14:paraId="3EACCEED" w14:textId="77777777" w:rsidR="005D7F2D" w:rsidRPr="00E77497" w:rsidRDefault="005D7F2D" w:rsidP="005D7F2D">
      <w:pPr>
        <w:pStyle w:val="Alg4"/>
        <w:numPr>
          <w:ilvl w:val="1"/>
          <w:numId w:val="229"/>
        </w:numPr>
      </w:pPr>
      <w:r>
        <w:t>L</w:t>
      </w:r>
      <w:r w:rsidRPr="00E77497">
        <w:t xml:space="preserve">et </w:t>
      </w:r>
      <w:r w:rsidRPr="00E77497">
        <w:rPr>
          <w:i/>
        </w:rPr>
        <w:t>rx</w:t>
      </w:r>
      <w:r w:rsidRPr="00E77497">
        <w:t xml:space="preserve"> be </w:t>
      </w:r>
      <w:r>
        <w:t>the result of the abstract operation</w:t>
      </w:r>
      <w:r w:rsidRPr="00134DAD">
        <w:t xml:space="preserve"> </w:t>
      </w:r>
      <w:r>
        <w:t>RegExpCreate (</w:t>
      </w:r>
      <w:r w:rsidR="006A3D7C">
        <w:fldChar w:fldCharType="begin"/>
      </w:r>
      <w:r w:rsidR="006A3D7C">
        <w:instrText xml:space="preserve"> REF _Ref366078738 \r \h </w:instrText>
      </w:r>
      <w:r w:rsidR="006A3D7C">
        <w:fldChar w:fldCharType="separate"/>
      </w:r>
      <w:r w:rsidR="00D433E8">
        <w:t>21.2.3.3</w:t>
      </w:r>
      <w:r w:rsidR="006A3D7C">
        <w:fldChar w:fldCharType="end"/>
      </w:r>
      <w:r>
        <w:t xml:space="preserve">) with arguments </w:t>
      </w:r>
      <w:r>
        <w:rPr>
          <w:i/>
        </w:rPr>
        <w:t>regexp</w:t>
      </w:r>
      <w:r>
        <w:t xml:space="preserve"> and </w:t>
      </w:r>
      <w:r w:rsidRPr="00C75147">
        <w:rPr>
          <w:b/>
        </w:rPr>
        <w:t>undefined</w:t>
      </w:r>
      <w:r w:rsidRPr="00E77497">
        <w:t>.</w:t>
      </w:r>
    </w:p>
    <w:p w14:paraId="068B36F0" w14:textId="77777777" w:rsidR="005D7F2D" w:rsidRPr="00E77497" w:rsidRDefault="005D7F2D" w:rsidP="005D7F2D">
      <w:pPr>
        <w:pStyle w:val="Alg4"/>
        <w:numPr>
          <w:ilvl w:val="0"/>
          <w:numId w:val="229"/>
        </w:numPr>
        <w:contextualSpacing/>
      </w:pPr>
      <w:r>
        <w:t>ReturnIfAbrupt(</w:t>
      </w:r>
      <w:r>
        <w:rPr>
          <w:i/>
        </w:rPr>
        <w:t>rx</w:t>
      </w:r>
      <w:r>
        <w:t>).</w:t>
      </w:r>
    </w:p>
    <w:p w14:paraId="25C74AB0" w14:textId="77777777" w:rsidR="005D7F2D" w:rsidRPr="00E77497" w:rsidRDefault="005D7F2D" w:rsidP="005D7F2D">
      <w:pPr>
        <w:pStyle w:val="Alg4"/>
        <w:numPr>
          <w:ilvl w:val="0"/>
          <w:numId w:val="229"/>
        </w:numPr>
        <w:spacing w:after="120"/>
      </w:pPr>
      <w:r w:rsidRPr="00E77497">
        <w:t xml:space="preserve">Return </w:t>
      </w:r>
      <w:r>
        <w:t>the result of Invoke(</w:t>
      </w:r>
      <w:r>
        <w:rPr>
          <w:i/>
          <w:iCs/>
        </w:rPr>
        <w:t>rx</w:t>
      </w:r>
      <w:r>
        <w:t>,</w:t>
      </w:r>
      <w:r w:rsidRPr="00F862EE">
        <w:rPr>
          <w:rFonts w:ascii="Courier New" w:hAnsi="Courier New"/>
          <w:b/>
        </w:rPr>
        <w:t xml:space="preserve"> </w:t>
      </w:r>
      <w:r w:rsidRPr="00E77497">
        <w:rPr>
          <w:rFonts w:ascii="Courier New" w:hAnsi="Courier New"/>
          <w:b/>
        </w:rPr>
        <w:t>"</w:t>
      </w:r>
      <w:r>
        <w:rPr>
          <w:rFonts w:ascii="Courier New" w:hAnsi="Courier New"/>
          <w:b/>
        </w:rPr>
        <w:t>search</w:t>
      </w:r>
      <w:r w:rsidRPr="00E77497">
        <w:rPr>
          <w:rFonts w:ascii="Courier New" w:hAnsi="Courier New"/>
          <w:b/>
        </w:rPr>
        <w:t>"</w:t>
      </w:r>
      <w:r>
        <w:t>, (</w:t>
      </w:r>
      <w:r>
        <w:rPr>
          <w:i/>
          <w:iCs/>
        </w:rPr>
        <w:t>string</w:t>
      </w:r>
      <w:r>
        <w:t>))</w:t>
      </w:r>
      <w:r w:rsidRPr="00E77497">
        <w:t>.</w:t>
      </w:r>
    </w:p>
    <w:p w14:paraId="69890FF0"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A354766" w14:textId="77777777" w:rsidR="005D7F2D" w:rsidRPr="00E77497" w:rsidRDefault="005D7F2D" w:rsidP="005D7F2D">
      <w:pPr>
        <w:pStyle w:val="40"/>
      </w:pPr>
      <w:r w:rsidRPr="00E77497">
        <w:t>String.prototype.slice (start, end)</w:t>
      </w:r>
    </w:p>
    <w:p w14:paraId="7900EC64" w14:textId="77777777" w:rsidR="005D7F2D" w:rsidRPr="00E77497" w:rsidRDefault="005D7F2D" w:rsidP="005D7F2D">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3379BE73" w14:textId="77777777" w:rsidR="005D7F2D" w:rsidRPr="00E77497" w:rsidRDefault="005D7F2D" w:rsidP="005D7F2D">
      <w:pPr>
        <w:pStyle w:val="Alg4"/>
        <w:numPr>
          <w:ilvl w:val="0"/>
          <w:numId w:val="230"/>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608C2102" w14:textId="77777777" w:rsidR="005D7F2D" w:rsidRPr="00E77497" w:rsidRDefault="005D7F2D" w:rsidP="005D7F2D">
      <w:pPr>
        <w:pStyle w:val="Alg4"/>
        <w:numPr>
          <w:ilvl w:val="0"/>
          <w:numId w:val="230"/>
        </w:numPr>
      </w:pPr>
      <w:r w:rsidRPr="00E77497">
        <w:t xml:space="preserve">Let </w:t>
      </w:r>
      <w:r w:rsidRPr="00E77497">
        <w:rPr>
          <w:i/>
        </w:rPr>
        <w:t>S</w:t>
      </w:r>
      <w:r w:rsidRPr="00E77497">
        <w:t xml:space="preserve"> be ToString</w:t>
      </w:r>
      <w:r>
        <w:t>(</w:t>
      </w:r>
      <w:r>
        <w:rPr>
          <w:i/>
          <w:iCs/>
        </w:rPr>
        <w:t>O</w:t>
      </w:r>
      <w:r>
        <w:t>)</w:t>
      </w:r>
      <w:r w:rsidRPr="00E77497">
        <w:t>.</w:t>
      </w:r>
    </w:p>
    <w:p w14:paraId="7ADB44C1" w14:textId="77777777" w:rsidR="005D7F2D" w:rsidRPr="00E77497" w:rsidRDefault="005D7F2D" w:rsidP="005D7F2D">
      <w:pPr>
        <w:pStyle w:val="Alg4"/>
        <w:numPr>
          <w:ilvl w:val="0"/>
          <w:numId w:val="230"/>
        </w:numPr>
        <w:contextualSpacing/>
      </w:pPr>
      <w:r>
        <w:t>ReturnIfAbrupt(</w:t>
      </w:r>
      <w:r>
        <w:rPr>
          <w:i/>
        </w:rPr>
        <w:t>S</w:t>
      </w:r>
      <w:r>
        <w:t>).</w:t>
      </w:r>
    </w:p>
    <w:p w14:paraId="48E9AA0E" w14:textId="77777777" w:rsidR="005D7F2D" w:rsidRPr="00E77497" w:rsidRDefault="005D7F2D" w:rsidP="005D7F2D">
      <w:pPr>
        <w:pStyle w:val="Alg4"/>
        <w:numPr>
          <w:ilvl w:val="0"/>
          <w:numId w:val="230"/>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14:paraId="472DC45C" w14:textId="77777777" w:rsidR="005D7F2D" w:rsidRPr="00E77497" w:rsidRDefault="005D7F2D" w:rsidP="005D7F2D">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14:paraId="41D2DF21" w14:textId="77777777" w:rsidR="005D7F2D" w:rsidRPr="00E77497" w:rsidRDefault="005D7F2D" w:rsidP="005D7F2D">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51C6C96F" w14:textId="77777777" w:rsidR="005D7F2D" w:rsidRPr="00E77497" w:rsidRDefault="005D7F2D" w:rsidP="005D7F2D">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14:paraId="522A7600" w14:textId="77777777" w:rsidR="005D7F2D" w:rsidRPr="00E77497" w:rsidRDefault="005D7F2D" w:rsidP="005D7F2D">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14:paraId="41FDAD33" w14:textId="77777777" w:rsidR="005D7F2D" w:rsidRPr="00E77497" w:rsidRDefault="005D7F2D" w:rsidP="005D7F2D">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14:paraId="3BEA5724" w14:textId="77777777" w:rsidR="005D7F2D" w:rsidRPr="00E77497" w:rsidRDefault="005D7F2D" w:rsidP="005D7F2D">
      <w:pPr>
        <w:pStyle w:val="Alg4"/>
        <w:numPr>
          <w:ilvl w:val="0"/>
          <w:numId w:val="230"/>
        </w:numPr>
        <w:spacing w:after="220"/>
      </w:pPr>
      <w:r w:rsidRPr="00E77497">
        <w:t>Return a String</w:t>
      </w:r>
      <w:r>
        <w:t xml:space="preserve"> value</w:t>
      </w:r>
      <w:r w:rsidRPr="00E77497">
        <w:t xml:space="preserve"> containing </w:t>
      </w:r>
      <w:r w:rsidRPr="00E77497">
        <w:rPr>
          <w:i/>
        </w:rPr>
        <w:t>span</w:t>
      </w:r>
      <w:r w:rsidRPr="00E77497">
        <w:t xml:space="preserve"> consecutive </w:t>
      </w:r>
      <w:r>
        <w:t>elements</w:t>
      </w:r>
      <w:r w:rsidRPr="00E77497">
        <w:t xml:space="preserve"> from </w:t>
      </w:r>
      <w:r w:rsidRPr="00E77497">
        <w:rPr>
          <w:i/>
        </w:rPr>
        <w:t>S</w:t>
      </w:r>
      <w:r w:rsidRPr="00E77497">
        <w:t xml:space="preserve"> beginning with the </w:t>
      </w:r>
      <w:r>
        <w:t>element</w:t>
      </w:r>
      <w:r w:rsidRPr="00E77497">
        <w:t xml:space="preserve"> at position </w:t>
      </w:r>
      <w:r w:rsidRPr="00E77497">
        <w:rPr>
          <w:i/>
        </w:rPr>
        <w:t>from</w:t>
      </w:r>
      <w:r w:rsidRPr="00E77497">
        <w:t>.</w:t>
      </w:r>
    </w:p>
    <w:p w14:paraId="281DE336"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1DA24E02"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6976FD3" w14:textId="77777777" w:rsidR="005D7F2D" w:rsidRPr="00E77497" w:rsidRDefault="005D7F2D" w:rsidP="005D7F2D">
      <w:pPr>
        <w:pStyle w:val="40"/>
      </w:pPr>
      <w:r w:rsidRPr="00E77497">
        <w:t>String.prototype.split (separator, limit)</w:t>
      </w:r>
    </w:p>
    <w:p w14:paraId="2AA9EE56" w14:textId="77777777" w:rsidR="005D7F2D" w:rsidRPr="00E77497" w:rsidRDefault="005D7F2D" w:rsidP="005D7F2D">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 or it may be a RegExp object.</w:t>
      </w:r>
    </w:p>
    <w:p w14:paraId="5429164F" w14:textId="77777777" w:rsidR="005D7F2D" w:rsidRPr="00E77497" w:rsidRDefault="005D7F2D" w:rsidP="005D7F2D">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4749AFF6" w14:textId="77777777" w:rsidR="005D7F2D" w:rsidRPr="00E77497" w:rsidRDefault="005D7F2D" w:rsidP="005D7F2D">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70F05358" w14:textId="77777777" w:rsidR="005D7F2D" w:rsidRPr="00E77497" w:rsidRDefault="005D7F2D" w:rsidP="005D7F2D">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4EBA5526" w14:textId="77777777" w:rsidR="005D7F2D" w:rsidRPr="00E77497" w:rsidRDefault="005D7F2D" w:rsidP="005D7F2D">
      <w:pPr>
        <w:spacing w:after="60"/>
        <w:ind w:left="806"/>
        <w:rPr>
          <w:rFonts w:ascii="Courier New" w:hAnsi="Courier New" w:cs="Courier New"/>
          <w:b/>
        </w:rPr>
      </w:pPr>
      <w:r w:rsidRPr="00E77497">
        <w:rPr>
          <w:rFonts w:ascii="Courier New" w:hAnsi="Courier New" w:cs="Courier New"/>
          <w:b/>
        </w:rPr>
        <w:t>"A&lt;B&gt;bold&lt;/B&gt;and&lt;CODE&gt;coded&lt;/CODE&gt;".split(/&lt;(\/)?([^&lt;&gt;]+)&gt;/)</w:t>
      </w:r>
    </w:p>
    <w:p w14:paraId="5D616826" w14:textId="77777777" w:rsidR="005D7F2D" w:rsidRPr="00E77497" w:rsidRDefault="005D7F2D" w:rsidP="005D7F2D">
      <w:pPr>
        <w:spacing w:after="60"/>
      </w:pPr>
      <w:r w:rsidRPr="00E77497">
        <w:t>evaluates to the array</w:t>
      </w:r>
    </w:p>
    <w:p w14:paraId="7CE54F5F" w14:textId="77777777" w:rsidR="005D7F2D" w:rsidRPr="00E77497" w:rsidRDefault="005D7F2D" w:rsidP="005D7F2D">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0422D9FD" w14:textId="77777777" w:rsidR="005D7F2D" w:rsidRPr="00E77497" w:rsidRDefault="005D7F2D" w:rsidP="005D7F2D">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481176BB" w14:textId="77777777" w:rsidR="005D7F2D" w:rsidRPr="00E77497" w:rsidRDefault="005D7F2D" w:rsidP="005D7F2D">
      <w:r w:rsidRPr="00E77497">
        <w:t xml:space="preserve">When the </w:t>
      </w:r>
      <w:r w:rsidRPr="00E77497">
        <w:rPr>
          <w:rFonts w:ascii="Courier New" w:hAnsi="Courier New"/>
          <w:b/>
        </w:rPr>
        <w:t>split</w:t>
      </w:r>
      <w:r w:rsidRPr="00E77497">
        <w:t xml:space="preserve"> method is called, the following steps are taken:</w:t>
      </w:r>
    </w:p>
    <w:p w14:paraId="6104CA22" w14:textId="77777777" w:rsidR="005D7F2D" w:rsidRPr="00E77497" w:rsidRDefault="005D7F2D" w:rsidP="005D7F2D">
      <w:pPr>
        <w:pStyle w:val="Alg4"/>
        <w:numPr>
          <w:ilvl w:val="0"/>
          <w:numId w:val="231"/>
        </w:numPr>
        <w:tabs>
          <w:tab w:val="left" w:pos="1710"/>
        </w:tabs>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0FCB7144" w14:textId="77777777" w:rsidR="005D7F2D" w:rsidRPr="00E77497" w:rsidRDefault="005D7F2D" w:rsidP="005D7F2D">
      <w:pPr>
        <w:pStyle w:val="Alg4"/>
        <w:numPr>
          <w:ilvl w:val="0"/>
          <w:numId w:val="231"/>
        </w:numPr>
        <w:contextualSpacing/>
      </w:pPr>
      <w:r>
        <w:t>ReturnIfAbrupt(</w:t>
      </w:r>
      <w:r>
        <w:rPr>
          <w:i/>
        </w:rPr>
        <w:t>O</w:t>
      </w:r>
      <w:r>
        <w:t>).</w:t>
      </w:r>
    </w:p>
    <w:p w14:paraId="0AC4FB4C" w14:textId="77777777" w:rsidR="005D7F2D" w:rsidRDefault="005D7F2D" w:rsidP="005D7F2D">
      <w:pPr>
        <w:pStyle w:val="Alg4"/>
        <w:numPr>
          <w:ilvl w:val="0"/>
          <w:numId w:val="231"/>
        </w:numPr>
      </w:pPr>
      <w:r w:rsidRPr="00E77497">
        <w:t>If Type(</w:t>
      </w:r>
      <w:r>
        <w:rPr>
          <w:i/>
        </w:rPr>
        <w:t>separator</w:t>
      </w:r>
      <w:r w:rsidRPr="00E77497">
        <w:t xml:space="preserve">) is Object and </w:t>
      </w:r>
      <w:r>
        <w:t>HasProperty(</w:t>
      </w:r>
      <w:r w:rsidRPr="00E77497">
        <w:rPr>
          <w:i/>
        </w:rPr>
        <w:t>separator</w:t>
      </w:r>
      <w:r>
        <w:rPr>
          <w:iCs/>
        </w:rPr>
        <w:t xml:space="preserve">, @@isRegExp) is </w:t>
      </w:r>
      <w:r>
        <w:rPr>
          <w:b/>
          <w:bCs/>
          <w:iCs/>
        </w:rPr>
        <w:t>true</w:t>
      </w:r>
      <w:r w:rsidRPr="00E77497" w:rsidDel="007D11D2">
        <w:rPr>
          <w:i/>
        </w:rPr>
        <w:t xml:space="preserve"> </w:t>
      </w:r>
      <w:r w:rsidRPr="00E77497">
        <w:t>, then</w:t>
      </w:r>
      <w:r>
        <w:t>,</w:t>
      </w:r>
    </w:p>
    <w:p w14:paraId="41E951ED" w14:textId="77777777" w:rsidR="005D7F2D" w:rsidRDefault="005D7F2D" w:rsidP="005D7F2D">
      <w:pPr>
        <w:pStyle w:val="Alg4"/>
        <w:numPr>
          <w:ilvl w:val="1"/>
          <w:numId w:val="231"/>
        </w:numPr>
      </w:pPr>
      <w:r w:rsidRPr="00E77497">
        <w:t xml:space="preserve">Return </w:t>
      </w:r>
      <w:r>
        <w:t>the result of Invoke(</w:t>
      </w:r>
      <w:r>
        <w:rPr>
          <w:i/>
          <w:iCs/>
        </w:rPr>
        <w:t>separator</w:t>
      </w:r>
      <w:r>
        <w:t>,</w:t>
      </w:r>
      <w:r w:rsidRPr="00F862EE">
        <w:rPr>
          <w:rFonts w:ascii="Courier New" w:hAnsi="Courier New"/>
          <w:b/>
        </w:rPr>
        <w:t xml:space="preserve"> </w:t>
      </w:r>
      <w:r w:rsidRPr="00E77497">
        <w:rPr>
          <w:rFonts w:ascii="Courier New" w:hAnsi="Courier New"/>
          <w:b/>
        </w:rPr>
        <w:t>"</w:t>
      </w:r>
      <w:r>
        <w:rPr>
          <w:rFonts w:ascii="Courier New" w:hAnsi="Courier New"/>
          <w:b/>
        </w:rPr>
        <w:t>split</w:t>
      </w:r>
      <w:r w:rsidRPr="00E77497">
        <w:rPr>
          <w:rFonts w:ascii="Courier New" w:hAnsi="Courier New"/>
          <w:b/>
        </w:rPr>
        <w:t>"</w:t>
      </w:r>
      <w:r>
        <w:t>, (</w:t>
      </w:r>
      <w:r>
        <w:rPr>
          <w:i/>
          <w:iCs/>
        </w:rPr>
        <w:t>O</w:t>
      </w:r>
      <w:r>
        <w:t xml:space="preserve">, </w:t>
      </w:r>
      <w:r>
        <w:rPr>
          <w:i/>
          <w:iCs/>
        </w:rPr>
        <w:t>limit</w:t>
      </w:r>
      <w:r w:rsidRPr="00DC6C1C">
        <w:t>)</w:t>
      </w:r>
      <w:r>
        <w:t>)</w:t>
      </w:r>
    </w:p>
    <w:p w14:paraId="2EF8B73B" w14:textId="77777777" w:rsidR="005D7F2D" w:rsidRPr="00E77497" w:rsidRDefault="005D7F2D" w:rsidP="005D7F2D">
      <w:pPr>
        <w:pStyle w:val="Alg4"/>
        <w:numPr>
          <w:ilvl w:val="0"/>
          <w:numId w:val="231"/>
        </w:numPr>
        <w:tabs>
          <w:tab w:val="left" w:pos="1710"/>
        </w:tabs>
      </w:pPr>
      <w:r w:rsidRPr="00E77497">
        <w:t xml:space="preserve">Let </w:t>
      </w:r>
      <w:r w:rsidRPr="00E77497">
        <w:rPr>
          <w:i/>
        </w:rPr>
        <w:t>S</w:t>
      </w:r>
      <w:r w:rsidRPr="00E77497">
        <w:t xml:space="preserve"> be ToString</w:t>
      </w:r>
      <w:r>
        <w:t>(</w:t>
      </w:r>
      <w:r>
        <w:rPr>
          <w:i/>
          <w:iCs/>
        </w:rPr>
        <w:t>O</w:t>
      </w:r>
      <w:r>
        <w:t>)</w:t>
      </w:r>
      <w:r w:rsidRPr="00E77497">
        <w:t>.</w:t>
      </w:r>
    </w:p>
    <w:p w14:paraId="169A2CE0" w14:textId="77777777" w:rsidR="005D7F2D" w:rsidRPr="00E77497" w:rsidRDefault="005D7F2D" w:rsidP="005D7F2D">
      <w:pPr>
        <w:pStyle w:val="Alg4"/>
        <w:numPr>
          <w:ilvl w:val="0"/>
          <w:numId w:val="231"/>
        </w:numPr>
        <w:contextualSpacing/>
      </w:pPr>
      <w:r>
        <w:t>ReturnIfAbrupt(</w:t>
      </w:r>
      <w:r>
        <w:rPr>
          <w:i/>
        </w:rPr>
        <w:t>S</w:t>
      </w:r>
      <w:r>
        <w:t>).</w:t>
      </w:r>
    </w:p>
    <w:p w14:paraId="33B84A11" w14:textId="77777777" w:rsidR="005D7F2D" w:rsidRPr="00E77497" w:rsidRDefault="005D7F2D" w:rsidP="005D7F2D">
      <w:pPr>
        <w:pStyle w:val="Alg4"/>
        <w:numPr>
          <w:ilvl w:val="0"/>
          <w:numId w:val="231"/>
        </w:numPr>
      </w:pPr>
      <w:r w:rsidRPr="00E77497">
        <w:t xml:space="preserve">Let </w:t>
      </w:r>
      <w:r w:rsidRPr="00E77497">
        <w:rPr>
          <w:i/>
        </w:rPr>
        <w:t>A</w:t>
      </w:r>
      <w:r w:rsidRPr="00E77497">
        <w:t xml:space="preserve"> be </w:t>
      </w:r>
      <w:r>
        <w:t>the result of the abstract operation ArrayCreate with argument 0</w:t>
      </w:r>
      <w:r w:rsidRPr="00E77497">
        <w:t>.</w:t>
      </w:r>
    </w:p>
    <w:p w14:paraId="3FFE4CF6" w14:textId="77777777" w:rsidR="005D7F2D" w:rsidRPr="00E77497" w:rsidRDefault="005D7F2D" w:rsidP="005D7F2D">
      <w:pPr>
        <w:pStyle w:val="Alg4"/>
        <w:numPr>
          <w:ilvl w:val="0"/>
          <w:numId w:val="231"/>
        </w:numPr>
      </w:pPr>
      <w:r w:rsidRPr="00E77497">
        <w:t xml:space="preserve">Let </w:t>
      </w:r>
      <w:r w:rsidRPr="00E77497">
        <w:rPr>
          <w:i/>
        </w:rPr>
        <w:t>lengthA</w:t>
      </w:r>
      <w:r w:rsidRPr="00E77497">
        <w:t xml:space="preserve"> be 0.</w:t>
      </w:r>
    </w:p>
    <w:p w14:paraId="19DB4A98" w14:textId="77777777" w:rsidR="005D7F2D" w:rsidRPr="00E77497" w:rsidRDefault="005D7F2D" w:rsidP="005D7F2D">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14:paraId="0CC958CD" w14:textId="77777777" w:rsidR="005D7F2D" w:rsidRPr="00E77497" w:rsidRDefault="005D7F2D" w:rsidP="005D7F2D">
      <w:pPr>
        <w:pStyle w:val="Alg4"/>
        <w:numPr>
          <w:ilvl w:val="0"/>
          <w:numId w:val="231"/>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14:paraId="23607110" w14:textId="77777777" w:rsidR="005D7F2D" w:rsidRPr="00E77497" w:rsidRDefault="005D7F2D" w:rsidP="005D7F2D">
      <w:pPr>
        <w:pStyle w:val="Alg4"/>
        <w:numPr>
          <w:ilvl w:val="0"/>
          <w:numId w:val="231"/>
        </w:numPr>
      </w:pPr>
      <w:r w:rsidRPr="00E77497">
        <w:t xml:space="preserve">Let </w:t>
      </w:r>
      <w:r w:rsidRPr="00E77497">
        <w:rPr>
          <w:i/>
        </w:rPr>
        <w:t>p</w:t>
      </w:r>
      <w:r w:rsidRPr="00E77497">
        <w:t xml:space="preserve"> = 0.</w:t>
      </w:r>
    </w:p>
    <w:p w14:paraId="45DE3C51" w14:textId="77777777" w:rsidR="005D7F2D" w:rsidRPr="00E77497" w:rsidRDefault="005D7F2D" w:rsidP="005D7F2D">
      <w:pPr>
        <w:pStyle w:val="Alg4"/>
        <w:numPr>
          <w:ilvl w:val="0"/>
          <w:numId w:val="231"/>
        </w:numPr>
      </w:pPr>
      <w:r>
        <w:t>L</w:t>
      </w:r>
      <w:r w:rsidRPr="00E77497">
        <w:t xml:space="preserve">et </w:t>
      </w:r>
      <w:r w:rsidRPr="00E77497">
        <w:rPr>
          <w:i/>
        </w:rPr>
        <w:t>R</w:t>
      </w:r>
      <w:r w:rsidRPr="00E77497">
        <w:t xml:space="preserve"> </w:t>
      </w:r>
      <w:r>
        <w:t>be</w:t>
      </w:r>
      <w:r w:rsidRPr="00E77497">
        <w:t xml:space="preserve"> ToString(</w:t>
      </w:r>
      <w:r w:rsidRPr="00E77497">
        <w:rPr>
          <w:i/>
        </w:rPr>
        <w:t>separator</w:t>
      </w:r>
      <w:r w:rsidRPr="00E77497">
        <w:t>).</w:t>
      </w:r>
    </w:p>
    <w:p w14:paraId="79BCD088" w14:textId="77777777" w:rsidR="005D7F2D" w:rsidRPr="00E77497" w:rsidRDefault="005D7F2D" w:rsidP="005D7F2D">
      <w:pPr>
        <w:pStyle w:val="Alg4"/>
        <w:numPr>
          <w:ilvl w:val="0"/>
          <w:numId w:val="231"/>
        </w:numPr>
        <w:contextualSpacing/>
      </w:pPr>
      <w:r>
        <w:t>ReturnIfAbrupt(</w:t>
      </w:r>
      <w:r>
        <w:rPr>
          <w:i/>
        </w:rPr>
        <w:t>R</w:t>
      </w:r>
      <w:r>
        <w:t>).</w:t>
      </w:r>
    </w:p>
    <w:p w14:paraId="5B98DAD4" w14:textId="77777777" w:rsidR="005D7F2D" w:rsidRPr="00E77497" w:rsidRDefault="005D7F2D" w:rsidP="005D7F2D">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14:paraId="120FE6BD" w14:textId="77777777" w:rsidR="005D7F2D" w:rsidRPr="00E77497" w:rsidRDefault="005D7F2D" w:rsidP="005D7F2D">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14:paraId="07138D79" w14:textId="77777777" w:rsidR="005D7F2D" w:rsidRPr="00E77497" w:rsidRDefault="005D7F2D" w:rsidP="005D7F2D">
      <w:pPr>
        <w:pStyle w:val="Alg4"/>
        <w:numPr>
          <w:ilvl w:val="1"/>
          <w:numId w:val="231"/>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1426FFE6" w14:textId="77777777" w:rsidR="005D7F2D" w:rsidRDefault="005D7F2D" w:rsidP="005D7F2D">
      <w:pPr>
        <w:pStyle w:val="Alg4"/>
        <w:numPr>
          <w:ilvl w:val="1"/>
          <w:numId w:val="231"/>
        </w:numPr>
        <w:spacing w:after="120"/>
        <w:contextualSpacing/>
      </w:pPr>
      <w:r>
        <w:t xml:space="preserve">Assert: </w:t>
      </w:r>
      <w:r>
        <w:rPr>
          <w:i/>
          <w:iCs/>
        </w:rPr>
        <w:t>status</w:t>
      </w:r>
      <w:r>
        <w:t xml:space="preserve"> is not</w:t>
      </w:r>
      <w:r w:rsidRPr="00BF41EC">
        <w:t xml:space="preserve"> </w:t>
      </w:r>
      <w:r>
        <w:t>an abrupt completion.</w:t>
      </w:r>
    </w:p>
    <w:p w14:paraId="3733E316" w14:textId="77777777" w:rsidR="005D7F2D" w:rsidRPr="00E77497" w:rsidRDefault="005D7F2D" w:rsidP="005D7F2D">
      <w:pPr>
        <w:pStyle w:val="Alg4"/>
        <w:numPr>
          <w:ilvl w:val="1"/>
          <w:numId w:val="231"/>
        </w:numPr>
        <w:spacing w:after="120"/>
        <w:contextualSpacing/>
      </w:pPr>
      <w:r w:rsidRPr="00E77497">
        <w:t xml:space="preserve">Return </w:t>
      </w:r>
      <w:r w:rsidRPr="00E77497">
        <w:rPr>
          <w:i/>
        </w:rPr>
        <w:t>A</w:t>
      </w:r>
      <w:r w:rsidRPr="00E77497">
        <w:t>.</w:t>
      </w:r>
    </w:p>
    <w:p w14:paraId="5C9B963C" w14:textId="77777777" w:rsidR="005D7F2D" w:rsidRPr="00E77497" w:rsidRDefault="005D7F2D" w:rsidP="005D7F2D">
      <w:pPr>
        <w:pStyle w:val="Alg4"/>
        <w:numPr>
          <w:ilvl w:val="0"/>
          <w:numId w:val="231"/>
        </w:numPr>
      </w:pPr>
      <w:r w:rsidRPr="00E77497">
        <w:t xml:space="preserve">If </w:t>
      </w:r>
      <w:r w:rsidRPr="00E77497">
        <w:rPr>
          <w:i/>
        </w:rPr>
        <w:t>s</w:t>
      </w:r>
      <w:r w:rsidRPr="00E77497">
        <w:t xml:space="preserve"> = 0, then</w:t>
      </w:r>
    </w:p>
    <w:p w14:paraId="57DF746E" w14:textId="77777777" w:rsidR="005D7F2D" w:rsidRPr="00E77497" w:rsidRDefault="005D7F2D" w:rsidP="005D7F2D">
      <w:pPr>
        <w:pStyle w:val="Alg4"/>
        <w:numPr>
          <w:ilvl w:val="1"/>
          <w:numId w:val="231"/>
        </w:numPr>
      </w:pPr>
      <w:r>
        <w:t xml:space="preserve">Let </w:t>
      </w:r>
      <w:r>
        <w:rPr>
          <w:i/>
          <w:iCs/>
        </w:rPr>
        <w:t>z</w:t>
      </w:r>
      <w:r>
        <w:t xml:space="preserve"> be the result of</w:t>
      </w:r>
      <w:r w:rsidRPr="00546435">
        <w:t xml:space="preserve"> </w:t>
      </w:r>
      <w:r w:rsidRPr="00B7613C">
        <w:t>SplitMatch</w:t>
      </w:r>
      <w:r w:rsidRPr="00E77497">
        <w:t>(</w:t>
      </w:r>
      <w:r w:rsidRPr="00E77497">
        <w:rPr>
          <w:i/>
        </w:rPr>
        <w:t>S</w:t>
      </w:r>
      <w:r w:rsidRPr="00E77497">
        <w:t xml:space="preserve">, 0, </w:t>
      </w:r>
      <w:r w:rsidRPr="00E77497">
        <w:rPr>
          <w:i/>
        </w:rPr>
        <w:t>R</w:t>
      </w:r>
      <w:r w:rsidRPr="00E77497">
        <w:t>).</w:t>
      </w:r>
    </w:p>
    <w:p w14:paraId="32828ABC" w14:textId="77777777" w:rsidR="005D7F2D" w:rsidRPr="00E77497" w:rsidRDefault="005D7F2D" w:rsidP="005D7F2D">
      <w:pPr>
        <w:pStyle w:val="Alg4"/>
        <w:numPr>
          <w:ilvl w:val="1"/>
          <w:numId w:val="231"/>
        </w:numPr>
      </w:pPr>
      <w:r w:rsidRPr="00E77497">
        <w:t xml:space="preserve">If </w:t>
      </w:r>
      <w:r w:rsidRPr="00E77497">
        <w:rPr>
          <w:i/>
        </w:rPr>
        <w:t>z</w:t>
      </w:r>
      <w:r w:rsidRPr="00E77497">
        <w:t xml:space="preserve"> is not </w:t>
      </w:r>
      <w:r>
        <w:rPr>
          <w:b/>
        </w:rPr>
        <w:t>false</w:t>
      </w:r>
      <w:r w:rsidRPr="00E77497">
        <w:t xml:space="preserve">, return </w:t>
      </w:r>
      <w:r w:rsidRPr="00E77497">
        <w:rPr>
          <w:i/>
        </w:rPr>
        <w:t>A</w:t>
      </w:r>
      <w:r w:rsidRPr="00E77497">
        <w:t>.</w:t>
      </w:r>
    </w:p>
    <w:p w14:paraId="551121EA" w14:textId="77777777" w:rsidR="005D7F2D" w:rsidRPr="00E77497" w:rsidRDefault="005D7F2D" w:rsidP="005D7F2D">
      <w:pPr>
        <w:pStyle w:val="Alg4"/>
        <w:numPr>
          <w:ilvl w:val="1"/>
          <w:numId w:val="231"/>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0D4F0320" w14:textId="77777777" w:rsidR="005D7F2D" w:rsidRDefault="005D7F2D" w:rsidP="005D7F2D">
      <w:pPr>
        <w:pStyle w:val="Alg4"/>
        <w:numPr>
          <w:ilvl w:val="1"/>
          <w:numId w:val="231"/>
        </w:numPr>
        <w:spacing w:after="120"/>
        <w:contextualSpacing/>
      </w:pPr>
      <w:r>
        <w:t xml:space="preserve">Assert: </w:t>
      </w:r>
      <w:r>
        <w:rPr>
          <w:i/>
          <w:iCs/>
        </w:rPr>
        <w:t>status</w:t>
      </w:r>
      <w:r>
        <w:t xml:space="preserve"> is not</w:t>
      </w:r>
      <w:r w:rsidRPr="00BF41EC">
        <w:t xml:space="preserve"> </w:t>
      </w:r>
      <w:r>
        <w:t>an abrupt completion.</w:t>
      </w:r>
    </w:p>
    <w:p w14:paraId="2B37926E" w14:textId="77777777" w:rsidR="005D7F2D" w:rsidRPr="00E77497" w:rsidRDefault="005D7F2D" w:rsidP="005D7F2D">
      <w:pPr>
        <w:pStyle w:val="Alg4"/>
        <w:numPr>
          <w:ilvl w:val="1"/>
          <w:numId w:val="231"/>
        </w:numPr>
        <w:spacing w:after="120"/>
        <w:contextualSpacing/>
      </w:pPr>
      <w:r w:rsidRPr="00E77497">
        <w:t xml:space="preserve">Return </w:t>
      </w:r>
      <w:r w:rsidRPr="00E77497">
        <w:rPr>
          <w:i/>
        </w:rPr>
        <w:t>A</w:t>
      </w:r>
      <w:r w:rsidRPr="00E77497">
        <w:t>.</w:t>
      </w:r>
    </w:p>
    <w:p w14:paraId="0DF95B75" w14:textId="77777777" w:rsidR="005D7F2D" w:rsidRPr="00E77497" w:rsidRDefault="005D7F2D" w:rsidP="005D7F2D">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14:paraId="323654A6" w14:textId="77777777" w:rsidR="005D7F2D" w:rsidRPr="00E65A34" w:rsidRDefault="005D7F2D" w:rsidP="005D7F2D">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695A202C" w14:textId="77777777" w:rsidR="005D7F2D" w:rsidRPr="00E77497" w:rsidRDefault="005D7F2D" w:rsidP="005D7F2D">
      <w:pPr>
        <w:pStyle w:val="Alg4"/>
        <w:numPr>
          <w:ilvl w:val="1"/>
          <w:numId w:val="231"/>
        </w:numPr>
      </w:pPr>
      <w:r>
        <w:t xml:space="preserve">Let </w:t>
      </w:r>
      <w:r>
        <w:rPr>
          <w:i/>
          <w:iCs/>
        </w:rPr>
        <w:t>e</w:t>
      </w:r>
      <w:r>
        <w:t xml:space="preserve"> be the result of</w:t>
      </w:r>
      <w:r w:rsidRPr="00546435">
        <w:t xml:space="preserve"> </w:t>
      </w:r>
      <w:r w:rsidRPr="00E74C84">
        <w:rPr>
          <w:iCs/>
        </w:rPr>
        <w:t>SplitMatch</w:t>
      </w:r>
      <w:r w:rsidRPr="00A67AF2">
        <w:t>(</w:t>
      </w:r>
      <w:r w:rsidRPr="008A7168">
        <w:rPr>
          <w:i/>
        </w:rPr>
        <w:t>S, q, R</w:t>
      </w:r>
      <w:r w:rsidRPr="00B820AB">
        <w:t>)</w:t>
      </w:r>
      <w:r w:rsidRPr="00E77497">
        <w:t>.</w:t>
      </w:r>
    </w:p>
    <w:p w14:paraId="419116D8" w14:textId="77777777" w:rsidR="005D7F2D" w:rsidRPr="00E77497" w:rsidRDefault="005D7F2D" w:rsidP="005D7F2D">
      <w:pPr>
        <w:pStyle w:val="Alg4"/>
        <w:numPr>
          <w:ilvl w:val="1"/>
          <w:numId w:val="231"/>
        </w:numPr>
      </w:pPr>
      <w:r w:rsidRPr="00E77497">
        <w:t xml:space="preserve">If </w:t>
      </w:r>
      <w:r>
        <w:rPr>
          <w:i/>
        </w:rPr>
        <w:t>e</w:t>
      </w:r>
      <w:r w:rsidRPr="00E77497">
        <w:t xml:space="preserve"> is </w:t>
      </w:r>
      <w:r>
        <w:rPr>
          <w:b/>
        </w:rPr>
        <w:t>false</w:t>
      </w:r>
      <w:r w:rsidRPr="00E77497">
        <w:t xml:space="preserve">, then let </w:t>
      </w:r>
      <w:r w:rsidRPr="00E77497">
        <w:rPr>
          <w:i/>
        </w:rPr>
        <w:t>q</w:t>
      </w:r>
      <w:r w:rsidRPr="00E77497">
        <w:t xml:space="preserve"> = </w:t>
      </w:r>
      <w:r w:rsidRPr="00E77497">
        <w:rPr>
          <w:i/>
        </w:rPr>
        <w:t>q</w:t>
      </w:r>
      <w:r w:rsidRPr="00E77497">
        <w:t>+1.</w:t>
      </w:r>
    </w:p>
    <w:p w14:paraId="762634A8" w14:textId="77777777" w:rsidR="005D7F2D" w:rsidRPr="00E77497" w:rsidRDefault="005D7F2D" w:rsidP="005D7F2D">
      <w:pPr>
        <w:pStyle w:val="Alg4"/>
        <w:numPr>
          <w:ilvl w:val="1"/>
          <w:numId w:val="231"/>
        </w:numPr>
      </w:pPr>
      <w:r w:rsidRPr="00E77497">
        <w:t xml:space="preserve">Else  </w:t>
      </w:r>
      <w:r>
        <w:rPr>
          <w:i/>
        </w:rPr>
        <w:t>e</w:t>
      </w:r>
      <w:r w:rsidRPr="00E77497">
        <w:t xml:space="preserve"> is </w:t>
      </w:r>
      <w:r>
        <w:t xml:space="preserve">an integer index into </w:t>
      </w:r>
      <w:r>
        <w:rPr>
          <w:i/>
          <w:iCs/>
        </w:rPr>
        <w:t>S</w:t>
      </w:r>
      <w:r w:rsidRPr="00E77497">
        <w:t>,</w:t>
      </w:r>
    </w:p>
    <w:p w14:paraId="32BF0938" w14:textId="77777777" w:rsidR="005D7F2D" w:rsidRPr="00E77497" w:rsidRDefault="005D7F2D" w:rsidP="005D7F2D">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65D16A4E" w14:textId="77777777" w:rsidR="005D7F2D" w:rsidRPr="00E65A34" w:rsidRDefault="005D7F2D" w:rsidP="005D7F2D">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14:paraId="2DE81EAF" w14:textId="77777777" w:rsidR="005D7F2D" w:rsidRPr="00E77497" w:rsidRDefault="005D7F2D" w:rsidP="005D7F2D">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code units</w:t>
      </w:r>
      <w:r w:rsidRPr="00B820AB">
        <w:t xml:space="preserve"> at positions </w:t>
      </w:r>
      <w:r w:rsidRPr="00675B74">
        <w:rPr>
          <w:i/>
        </w:rPr>
        <w:t>p</w:t>
      </w:r>
      <w:r w:rsidRPr="00E77497">
        <w:t xml:space="preserve"> (inclusive) through </w:t>
      </w:r>
      <w:r w:rsidRPr="00E77497">
        <w:rPr>
          <w:i/>
        </w:rPr>
        <w:t>q</w:t>
      </w:r>
      <w:r w:rsidRPr="00E77497">
        <w:t xml:space="preserve"> (exclusive).</w:t>
      </w:r>
    </w:p>
    <w:p w14:paraId="3CEDEC14" w14:textId="77777777" w:rsidR="005D7F2D" w:rsidRPr="00E77497" w:rsidRDefault="005D7F2D" w:rsidP="005D7F2D">
      <w:pPr>
        <w:pStyle w:val="Alg4"/>
        <w:numPr>
          <w:ilvl w:val="3"/>
          <w:numId w:val="231"/>
        </w:numPr>
      </w:pPr>
      <w:r>
        <w:t xml:space="preserve">Let </w:t>
      </w:r>
      <w:r>
        <w:rPr>
          <w:i/>
          <w:iCs/>
        </w:rPr>
        <w:t>status</w:t>
      </w:r>
      <w:r>
        <w:t xml:space="preserve"> be</w:t>
      </w:r>
      <w:r w:rsidRPr="00E77497">
        <w:t xml:space="preserve"> the</w:t>
      </w:r>
      <w:r>
        <w:t xml:space="preserve"> result of</w:t>
      </w:r>
      <w:r w:rsidRPr="001D3BCC">
        <w:t xml:space="preserve"> </w:t>
      </w:r>
      <w:r>
        <w:t>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0E868034" w14:textId="77777777" w:rsidR="005D7F2D" w:rsidRDefault="005D7F2D" w:rsidP="005D7F2D">
      <w:pPr>
        <w:pStyle w:val="Alg4"/>
        <w:numPr>
          <w:ilvl w:val="3"/>
          <w:numId w:val="231"/>
        </w:numPr>
      </w:pPr>
      <w:r>
        <w:t xml:space="preserve">Assert: </w:t>
      </w:r>
      <w:r>
        <w:rPr>
          <w:i/>
          <w:iCs/>
        </w:rPr>
        <w:t>status</w:t>
      </w:r>
      <w:r>
        <w:t xml:space="preserve"> is not</w:t>
      </w:r>
      <w:r w:rsidRPr="00BF41EC">
        <w:t xml:space="preserve"> </w:t>
      </w:r>
      <w:r>
        <w:t>an abrupt completion.</w:t>
      </w:r>
    </w:p>
    <w:p w14:paraId="58F10290" w14:textId="77777777" w:rsidR="005D7F2D" w:rsidRPr="00E77497" w:rsidRDefault="005D7F2D" w:rsidP="005D7F2D">
      <w:pPr>
        <w:pStyle w:val="Alg4"/>
        <w:numPr>
          <w:ilvl w:val="3"/>
          <w:numId w:val="231"/>
        </w:numPr>
      </w:pPr>
      <w:r w:rsidRPr="00E77497">
        <w:t xml:space="preserve">Increment </w:t>
      </w:r>
      <w:r w:rsidRPr="00E77497">
        <w:rPr>
          <w:i/>
        </w:rPr>
        <w:t>lengthA</w:t>
      </w:r>
      <w:r w:rsidRPr="00E77497">
        <w:t xml:space="preserve"> by 1.</w:t>
      </w:r>
    </w:p>
    <w:p w14:paraId="30FC2694" w14:textId="77777777" w:rsidR="005D7F2D" w:rsidRPr="00E77497" w:rsidRDefault="005D7F2D" w:rsidP="005D7F2D">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5460D48E" w14:textId="77777777" w:rsidR="005D7F2D" w:rsidRPr="00E77497" w:rsidRDefault="005D7F2D" w:rsidP="005D7F2D">
      <w:pPr>
        <w:pStyle w:val="Alg4"/>
        <w:numPr>
          <w:ilvl w:val="3"/>
          <w:numId w:val="231"/>
        </w:numPr>
      </w:pPr>
      <w:r w:rsidRPr="00E77497">
        <w:t xml:space="preserve">Let </w:t>
      </w:r>
      <w:r w:rsidRPr="00CC55C8">
        <w:rPr>
          <w:i/>
          <w:iCs/>
        </w:rPr>
        <w:t>p</w:t>
      </w:r>
      <w:r w:rsidRPr="00E77497">
        <w:t xml:space="preserve"> = </w:t>
      </w:r>
      <w:r w:rsidRPr="00C332EF">
        <w:rPr>
          <w:i/>
          <w:iCs/>
        </w:rPr>
        <w:t>e</w:t>
      </w:r>
      <w:r w:rsidRPr="00E77497">
        <w:t>.</w:t>
      </w:r>
    </w:p>
    <w:p w14:paraId="21C72ECB" w14:textId="77777777" w:rsidR="005D7F2D" w:rsidRPr="00E77497" w:rsidRDefault="005D7F2D" w:rsidP="005D7F2D">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14:paraId="715AE81A" w14:textId="77777777" w:rsidR="005D7F2D" w:rsidRPr="00E77497" w:rsidRDefault="005D7F2D" w:rsidP="005D7F2D">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code units</w:t>
      </w:r>
      <w:r w:rsidRPr="00E77497">
        <w:t xml:space="preserve"> at positions </w:t>
      </w:r>
      <w:r w:rsidRPr="00E77497">
        <w:rPr>
          <w:i/>
        </w:rPr>
        <w:t>p</w:t>
      </w:r>
      <w:r w:rsidRPr="00E77497">
        <w:t xml:space="preserve"> (inclusive) through </w:t>
      </w:r>
      <w:r w:rsidRPr="00E77497">
        <w:rPr>
          <w:i/>
        </w:rPr>
        <w:t>s</w:t>
      </w:r>
      <w:r w:rsidRPr="00E77497">
        <w:t xml:space="preserve"> (exclusive).</w:t>
      </w:r>
    </w:p>
    <w:p w14:paraId="47871CCA" w14:textId="77777777" w:rsidR="005D7F2D" w:rsidRPr="00E77497" w:rsidRDefault="005D7F2D" w:rsidP="005D7F2D">
      <w:pPr>
        <w:pStyle w:val="Alg4"/>
        <w:numPr>
          <w:ilvl w:val="0"/>
          <w:numId w:val="231"/>
        </w:numPr>
      </w:pPr>
      <w:r>
        <w:t xml:space="preserve">Let </w:t>
      </w:r>
      <w:r>
        <w:rPr>
          <w:i/>
          <w:iCs/>
        </w:rPr>
        <w:t>status</w:t>
      </w:r>
      <w:r>
        <w:t xml:space="preserve"> be</w:t>
      </w:r>
      <w:r w:rsidRPr="00E77497">
        <w:t xml:space="preserve"> the</w:t>
      </w:r>
      <w:r>
        <w:t xml:space="preserve"> result of</w:t>
      </w:r>
      <w:r w:rsidRPr="001D3BCC">
        <w:t xml:space="preserve"> </w:t>
      </w:r>
      <w:r>
        <w:t>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2568483A" w14:textId="77777777" w:rsidR="005D7F2D" w:rsidRDefault="005D7F2D" w:rsidP="005D7F2D">
      <w:pPr>
        <w:pStyle w:val="Alg4"/>
        <w:numPr>
          <w:ilvl w:val="0"/>
          <w:numId w:val="231"/>
        </w:numPr>
        <w:spacing w:after="220"/>
        <w:contextualSpacing/>
      </w:pPr>
      <w:r>
        <w:rPr>
          <w:i/>
          <w:iCs/>
        </w:rPr>
        <w:t>status</w:t>
      </w:r>
      <w:r>
        <w:t xml:space="preserve"> is not</w:t>
      </w:r>
      <w:r w:rsidRPr="00BF41EC">
        <w:t xml:space="preserve"> </w:t>
      </w:r>
      <w:r>
        <w:t>an abrupt completion.</w:t>
      </w:r>
    </w:p>
    <w:p w14:paraId="2CA7A08E" w14:textId="77777777" w:rsidR="005D7F2D" w:rsidRPr="00E77497" w:rsidRDefault="005D7F2D" w:rsidP="005D7F2D">
      <w:pPr>
        <w:pStyle w:val="Alg4"/>
        <w:numPr>
          <w:ilvl w:val="0"/>
          <w:numId w:val="231"/>
        </w:numPr>
        <w:spacing w:after="220"/>
      </w:pPr>
      <w:r w:rsidRPr="00E77497">
        <w:t xml:space="preserve">Return </w:t>
      </w:r>
      <w:r w:rsidRPr="00E77497">
        <w:rPr>
          <w:i/>
        </w:rPr>
        <w:t>A</w:t>
      </w:r>
      <w:r w:rsidRPr="00E77497">
        <w:t>.</w:t>
      </w:r>
    </w:p>
    <w:p w14:paraId="35C72601"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SplitMatch </w:t>
      </w:r>
      <w:r>
        <w:rPr>
          <w:rFonts w:ascii="Helvetica" w:hAnsi="Helvetica"/>
          <w:b/>
          <w:spacing w:val="6"/>
        </w:rPr>
        <w:t>Abstract Operation</w:t>
      </w:r>
    </w:p>
    <w:p w14:paraId="3409B39B" w14:textId="77777777" w:rsidR="005D7F2D" w:rsidRPr="00E77497" w:rsidRDefault="005D7F2D" w:rsidP="005D7F2D">
      <w:r w:rsidRPr="00E77497">
        <w:t xml:space="preserve">The abstract operation </w:t>
      </w:r>
      <w:r w:rsidRPr="00BE3BA1">
        <w:rPr>
          <w:rFonts w:cs="Arial"/>
          <w:iCs/>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w:t>
      </w:r>
      <w:r w:rsidRPr="00E77497">
        <w:rPr>
          <w:rFonts w:ascii="Times New Roman" w:hAnsi="Times New Roman"/>
          <w:i/>
        </w:rPr>
        <w:t>R</w:t>
      </w:r>
      <w:r w:rsidRPr="00E77497">
        <w:t xml:space="preserve">, and performs the following in order to return </w:t>
      </w:r>
      <w:r>
        <w:t xml:space="preserve">either </w:t>
      </w:r>
      <w:r>
        <w:rPr>
          <w:b/>
          <w:bCs/>
        </w:rPr>
        <w:t>false</w:t>
      </w:r>
      <w:r>
        <w:t xml:space="preserve"> or the end index of a match</w:t>
      </w:r>
      <w:r w:rsidRPr="00E77497">
        <w:t>:</w:t>
      </w:r>
    </w:p>
    <w:p w14:paraId="733C0078" w14:textId="77777777" w:rsidR="005D7F2D" w:rsidRPr="00E77497" w:rsidRDefault="005D7F2D" w:rsidP="005D7F2D">
      <w:pPr>
        <w:pStyle w:val="Alg4"/>
        <w:numPr>
          <w:ilvl w:val="0"/>
          <w:numId w:val="232"/>
        </w:numPr>
      </w:pPr>
      <w:r w:rsidRPr="00E77497">
        <w:t>Type(</w:t>
      </w:r>
      <w:r w:rsidRPr="00E77497">
        <w:rPr>
          <w:i/>
        </w:rPr>
        <w:t>R</w:t>
      </w:r>
      <w:r w:rsidRPr="00E77497">
        <w:t xml:space="preserve">) must be String. Let </w:t>
      </w:r>
      <w:r w:rsidRPr="00E77497">
        <w:rPr>
          <w:i/>
        </w:rPr>
        <w:t>r</w:t>
      </w:r>
      <w:r w:rsidRPr="00E77497">
        <w:t xml:space="preserve"> be the number of </w:t>
      </w:r>
      <w:r>
        <w:t>code units</w:t>
      </w:r>
      <w:r w:rsidRPr="00E77497">
        <w:t xml:space="preserve"> in </w:t>
      </w:r>
      <w:r w:rsidRPr="00E77497">
        <w:rPr>
          <w:i/>
        </w:rPr>
        <w:t>R</w:t>
      </w:r>
      <w:r w:rsidRPr="00E77497">
        <w:t>.</w:t>
      </w:r>
    </w:p>
    <w:p w14:paraId="5FEB0084" w14:textId="77777777" w:rsidR="005D7F2D" w:rsidRPr="00E77497" w:rsidRDefault="005D7F2D" w:rsidP="005D7F2D">
      <w:pPr>
        <w:pStyle w:val="Alg4"/>
        <w:numPr>
          <w:ilvl w:val="0"/>
          <w:numId w:val="232"/>
        </w:numPr>
      </w:pPr>
      <w:r w:rsidRPr="00E77497">
        <w:t xml:space="preserve">Let </w:t>
      </w:r>
      <w:r w:rsidRPr="00E77497">
        <w:rPr>
          <w:i/>
        </w:rPr>
        <w:t>s</w:t>
      </w:r>
      <w:r w:rsidRPr="00E77497">
        <w:t xml:space="preserve"> be the number of </w:t>
      </w:r>
      <w:r>
        <w:t>code units</w:t>
      </w:r>
      <w:r w:rsidRPr="00E77497">
        <w:t xml:space="preserve"> in </w:t>
      </w:r>
      <w:r w:rsidRPr="00E77497">
        <w:rPr>
          <w:i/>
        </w:rPr>
        <w:t>S</w:t>
      </w:r>
      <w:r w:rsidRPr="00E77497">
        <w:t>.</w:t>
      </w:r>
    </w:p>
    <w:p w14:paraId="557FAAC8" w14:textId="77777777" w:rsidR="005D7F2D" w:rsidRPr="00E77497" w:rsidRDefault="005D7F2D" w:rsidP="005D7F2D">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w:t>
      </w:r>
      <w:r w:rsidRPr="00B7613C">
        <w:rPr>
          <w:b/>
          <w:bCs/>
        </w:rPr>
        <w:t>false</w:t>
      </w:r>
      <w:r w:rsidRPr="00E77497">
        <w:t>.</w:t>
      </w:r>
    </w:p>
    <w:p w14:paraId="1DC7AAE7" w14:textId="77777777" w:rsidR="005D7F2D" w:rsidRPr="00E77497" w:rsidRDefault="005D7F2D" w:rsidP="005D7F2D">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r>
        <w:t>code unit</w:t>
      </w:r>
      <w:r w:rsidRPr="00E77497">
        <w:t xml:space="preserve">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r>
        <w:t>code unit</w:t>
      </w:r>
      <w:r w:rsidRPr="00E77497">
        <w:t xml:space="preserve"> at position </w:t>
      </w:r>
      <w:r w:rsidRPr="00E77497">
        <w:rPr>
          <w:i/>
        </w:rPr>
        <w:t>i</w:t>
      </w:r>
      <w:r w:rsidRPr="00E77497">
        <w:t xml:space="preserve"> of </w:t>
      </w:r>
      <w:r w:rsidRPr="00E77497">
        <w:rPr>
          <w:i/>
        </w:rPr>
        <w:t>R</w:t>
      </w:r>
      <w:r w:rsidRPr="00E77497">
        <w:t xml:space="preserve">, then return </w:t>
      </w:r>
      <w:r>
        <w:rPr>
          <w:b/>
        </w:rPr>
        <w:t>false</w:t>
      </w:r>
      <w:r w:rsidRPr="00E77497">
        <w:t>.</w:t>
      </w:r>
    </w:p>
    <w:p w14:paraId="0FF41725" w14:textId="77777777" w:rsidR="005D7F2D" w:rsidRPr="00E77497" w:rsidRDefault="005D7F2D" w:rsidP="005D7F2D">
      <w:pPr>
        <w:pStyle w:val="Alg4"/>
        <w:numPr>
          <w:ilvl w:val="0"/>
          <w:numId w:val="232"/>
        </w:numPr>
        <w:spacing w:after="220"/>
      </w:pPr>
      <w:r w:rsidRPr="00E77497">
        <w:t xml:space="preserve">Return </w:t>
      </w:r>
      <w:r w:rsidRPr="00E77497">
        <w:rPr>
          <w:i/>
        </w:rPr>
        <w:t>q</w:t>
      </w:r>
      <w:r w:rsidRPr="00E77497">
        <w:t>+</w:t>
      </w:r>
      <w:r w:rsidRPr="00E77497">
        <w:rPr>
          <w:i/>
        </w:rPr>
        <w:t>r</w:t>
      </w:r>
      <w:r w:rsidRPr="00E77497">
        <w:t xml:space="preserve">. </w:t>
      </w:r>
    </w:p>
    <w:p w14:paraId="222894E6" w14:textId="77777777"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09E506B6" w14:textId="77777777" w:rsidR="005D7F2D" w:rsidRPr="00E77497" w:rsidRDefault="005D7F2D" w:rsidP="005D7F2D">
      <w:pPr>
        <w:pStyle w:val="Note"/>
      </w:pPr>
      <w:r w:rsidRPr="00E77497">
        <w:t xml:space="preserve">NOTE </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23F2EB6" w14:textId="77777777" w:rsidR="00A856C5" w:rsidRPr="00762CE7" w:rsidRDefault="00A856C5" w:rsidP="00A856C5">
      <w:pPr>
        <w:pStyle w:val="40"/>
      </w:pPr>
      <w:r w:rsidRPr="00762CE7">
        <w:t>String.prototype.startsWith (searchString</w:t>
      </w:r>
      <w:r>
        <w:t xml:space="preserve"> [</w:t>
      </w:r>
      <w:r w:rsidRPr="00762CE7">
        <w:t>, position</w:t>
      </w:r>
      <w:r>
        <w:t xml:space="preserve"> ] </w:t>
      </w:r>
      <w:r w:rsidRPr="00762CE7">
        <w:t>)</w:t>
      </w:r>
    </w:p>
    <w:p w14:paraId="3CEFD79B" w14:textId="77777777" w:rsidR="00A856C5" w:rsidRPr="00762CE7" w:rsidRDefault="00A856C5" w:rsidP="00A856C5">
      <w:pPr>
        <w:rPr>
          <w:rFonts w:cs="Arial"/>
        </w:rPr>
      </w:pPr>
      <w:r w:rsidRPr="00762CE7">
        <w:rPr>
          <w:rFonts w:cs="Arial"/>
        </w:rPr>
        <w:t>The following steps are taken:</w:t>
      </w:r>
    </w:p>
    <w:p w14:paraId="582F26D4" w14:textId="77777777" w:rsidR="00A856C5" w:rsidRPr="003757D7" w:rsidRDefault="00A856C5" w:rsidP="00A856C5">
      <w:pPr>
        <w:numPr>
          <w:ilvl w:val="0"/>
          <w:numId w:val="806"/>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14:paraId="23F184D5"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5B26DC">
        <w:rPr>
          <w:rFonts w:ascii="Times New Roman" w:eastAsia="Times New Roman" w:hAnsi="Times New Roman"/>
          <w:spacing w:val="6"/>
          <w:lang w:eastAsia="en-US"/>
        </w:rPr>
        <w:t>.</w:t>
      </w:r>
    </w:p>
    <w:p w14:paraId="0381B5DA" w14:textId="77777777" w:rsidR="00A856C5" w:rsidRPr="00E77497" w:rsidRDefault="00A856C5" w:rsidP="00A856C5">
      <w:pPr>
        <w:pStyle w:val="Alg4"/>
        <w:numPr>
          <w:ilvl w:val="0"/>
          <w:numId w:val="806"/>
        </w:numPr>
        <w:contextualSpacing/>
      </w:pPr>
      <w:r>
        <w:t>ReturnIfAbrupt(</w:t>
      </w:r>
      <w:r>
        <w:rPr>
          <w:i/>
        </w:rPr>
        <w:t>S</w:t>
      </w:r>
      <w:r>
        <w:t>).</w:t>
      </w:r>
    </w:p>
    <w:p w14:paraId="222A10D6"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p>
    <w:p w14:paraId="42D4B4C3" w14:textId="77777777" w:rsidR="00A856C5" w:rsidRPr="00E77497" w:rsidRDefault="00A856C5" w:rsidP="00A856C5">
      <w:pPr>
        <w:pStyle w:val="Alg4"/>
        <w:numPr>
          <w:ilvl w:val="0"/>
          <w:numId w:val="806"/>
        </w:numPr>
        <w:contextualSpacing/>
      </w:pPr>
      <w:r>
        <w:t>ReturnIfAbrupt(</w:t>
      </w:r>
      <w:r w:rsidRPr="005B26DC">
        <w:rPr>
          <w:i/>
        </w:rPr>
        <w:t>searchStr</w:t>
      </w:r>
      <w:r>
        <w:t>).</w:t>
      </w:r>
    </w:p>
    <w:p w14:paraId="75278091"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p>
    <w:p w14:paraId="077C31D1" w14:textId="77777777" w:rsidR="00A856C5" w:rsidRPr="00E77497" w:rsidRDefault="00A856C5" w:rsidP="00A856C5">
      <w:pPr>
        <w:pStyle w:val="Alg4"/>
        <w:numPr>
          <w:ilvl w:val="0"/>
          <w:numId w:val="806"/>
        </w:numPr>
        <w:contextualSpacing/>
      </w:pPr>
      <w:r>
        <w:t>ReturnIfAbrupt(</w:t>
      </w:r>
      <w:r>
        <w:rPr>
          <w:i/>
        </w:rPr>
        <w:t>pos</w:t>
      </w:r>
      <w:r>
        <w:t>).</w:t>
      </w:r>
    </w:p>
    <w:p w14:paraId="428FCB35"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p>
    <w:p w14:paraId="21739782"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p>
    <w:p w14:paraId="6A88153D"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w:t>
      </w:r>
    </w:p>
    <w:p w14:paraId="01A3BC27"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p>
    <w:p w14:paraId="0175C25E" w14:textId="77777777"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r>
        <w:rPr>
          <w:rFonts w:ascii="Times New Roman" w:eastAsia="Times New Roman" w:hAnsi="Times New Roman"/>
          <w:spacing w:val="6"/>
          <w:lang w:eastAsia="en-US"/>
        </w:rPr>
        <w:t>sequence of elements</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r>
        <w:rPr>
          <w:rFonts w:ascii="Times New Roman" w:eastAsia="Times New Roman" w:hAnsi="Times New Roman"/>
          <w:spacing w:val="6"/>
          <w:lang w:eastAsia="en-US"/>
        </w:rPr>
        <w:t>is the same as the full element sequence</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p>
    <w:p w14:paraId="1DAE4B58" w14:textId="77777777" w:rsidR="00A856C5" w:rsidRPr="005B26DC" w:rsidRDefault="00A856C5" w:rsidP="00A856C5">
      <w:pPr>
        <w:numPr>
          <w:ilvl w:val="0"/>
          <w:numId w:val="806"/>
        </w:numPr>
        <w:spacing w:after="22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p>
    <w:p w14:paraId="428D40FA" w14:textId="77777777"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p>
    <w:p w14:paraId="40028562" w14:textId="77777777" w:rsidR="00A856C5" w:rsidRDefault="00A856C5" w:rsidP="00A856C5">
      <w:pPr>
        <w:pStyle w:val="Note"/>
      </w:pPr>
      <w:r>
        <w:t>NOTE 1</w:t>
      </w:r>
      <w:r>
        <w:tab/>
        <w:t>This method returns</w:t>
      </w:r>
      <w:r w:rsidRPr="00762CE7">
        <w:t xml:space="preserve"> </w:t>
      </w:r>
      <w:r w:rsidRPr="00762CE7">
        <w:rPr>
          <w:b/>
        </w:rPr>
        <w:t>true</w:t>
      </w:r>
      <w:r w:rsidRPr="00762CE7">
        <w:t xml:space="preserve"> if the sequence of </w:t>
      </w:r>
      <w:r>
        <w:t>elements</w:t>
      </w:r>
      <w:r w:rsidRPr="00762CE7">
        <w:t xml:space="preserve"> of </w:t>
      </w:r>
      <w:r w:rsidRPr="00762CE7">
        <w:rPr>
          <w:i/>
        </w:rPr>
        <w:t>searchString</w:t>
      </w:r>
      <w:r w:rsidRPr="00762CE7">
        <w:t xml:space="preserve"> converted to a String </w:t>
      </w:r>
      <w:r>
        <w:t>is the same as</w:t>
      </w:r>
      <w:r w:rsidRPr="00762CE7">
        <w:t xml:space="preserve"> the corresponding </w:t>
      </w:r>
      <w:r>
        <w:t>elements</w:t>
      </w:r>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p>
    <w:p w14:paraId="3BC3D891" w14:textId="77777777" w:rsidR="00A856C5" w:rsidRPr="00762CE7" w:rsidRDefault="00A856C5" w:rsidP="00A856C5">
      <w:pPr>
        <w:pStyle w:val="Note"/>
      </w:pPr>
      <w:r w:rsidRPr="00762CE7">
        <w:t>NOTE</w:t>
      </w:r>
      <w:r>
        <w:t xml:space="preserve"> 2</w:t>
      </w:r>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14:paraId="635815F4" w14:textId="77777777" w:rsidR="005D7F2D" w:rsidRPr="00E77497" w:rsidRDefault="005D7F2D" w:rsidP="005D7F2D">
      <w:pPr>
        <w:pStyle w:val="40"/>
      </w:pPr>
      <w:r w:rsidRPr="00E77497">
        <w:t>String.prototype.substring (start, end)</w:t>
      </w:r>
    </w:p>
    <w:p w14:paraId="454F2554" w14:textId="77777777" w:rsidR="005D7F2D" w:rsidRPr="00E77497" w:rsidRDefault="005D7F2D" w:rsidP="005D7F2D">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0857F2BE" w14:textId="77777777" w:rsidR="005D7F2D" w:rsidRPr="00E77497" w:rsidRDefault="005D7F2D" w:rsidP="005D7F2D">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310813BA" w14:textId="77777777" w:rsidR="005D7F2D" w:rsidRPr="00E77497" w:rsidRDefault="005D7F2D" w:rsidP="005D7F2D">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1DE9A2F6" w14:textId="77777777" w:rsidR="005D7F2D" w:rsidRPr="00E77497" w:rsidRDefault="005D7F2D" w:rsidP="005D7F2D">
      <w:r w:rsidRPr="00E77497">
        <w:t>The following steps are taken:</w:t>
      </w:r>
    </w:p>
    <w:p w14:paraId="271D696C" w14:textId="77777777" w:rsidR="005D7F2D" w:rsidRPr="00E77497" w:rsidRDefault="005D7F2D" w:rsidP="005D7F2D">
      <w:pPr>
        <w:pStyle w:val="Alg4"/>
        <w:numPr>
          <w:ilvl w:val="0"/>
          <w:numId w:val="23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2E621499" w14:textId="77777777" w:rsidR="005D7F2D" w:rsidRPr="00E77497" w:rsidRDefault="005D7F2D" w:rsidP="005D7F2D">
      <w:pPr>
        <w:pStyle w:val="Alg4"/>
        <w:numPr>
          <w:ilvl w:val="0"/>
          <w:numId w:val="233"/>
        </w:numPr>
      </w:pPr>
      <w:r w:rsidRPr="00E77497">
        <w:t xml:space="preserve">Let </w:t>
      </w:r>
      <w:r w:rsidRPr="00E77497">
        <w:rPr>
          <w:i/>
        </w:rPr>
        <w:t>S</w:t>
      </w:r>
      <w:r w:rsidRPr="00E77497">
        <w:t xml:space="preserve"> be ToString</w:t>
      </w:r>
      <w:r>
        <w:t>(</w:t>
      </w:r>
      <w:r>
        <w:rPr>
          <w:i/>
          <w:iCs/>
        </w:rPr>
        <w:t>O</w:t>
      </w:r>
      <w:r>
        <w:t>)</w:t>
      </w:r>
      <w:r w:rsidRPr="00E77497">
        <w:t>.</w:t>
      </w:r>
    </w:p>
    <w:p w14:paraId="03BD0C8D" w14:textId="77777777" w:rsidR="005D7F2D" w:rsidRPr="00E77497" w:rsidRDefault="005D7F2D" w:rsidP="005D7F2D">
      <w:pPr>
        <w:pStyle w:val="Alg4"/>
        <w:numPr>
          <w:ilvl w:val="0"/>
          <w:numId w:val="233"/>
        </w:numPr>
        <w:contextualSpacing/>
      </w:pPr>
      <w:r>
        <w:t>ReturnIfAbrupt(</w:t>
      </w:r>
      <w:r>
        <w:rPr>
          <w:i/>
        </w:rPr>
        <w:t>S</w:t>
      </w:r>
      <w:r>
        <w:t>).</w:t>
      </w:r>
    </w:p>
    <w:p w14:paraId="06971DF8" w14:textId="77777777" w:rsidR="005D7F2D" w:rsidRPr="00E77497" w:rsidRDefault="005D7F2D" w:rsidP="005D7F2D">
      <w:pPr>
        <w:pStyle w:val="Alg4"/>
        <w:numPr>
          <w:ilvl w:val="0"/>
          <w:numId w:val="233"/>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14:paraId="6E657507" w14:textId="77777777" w:rsidR="005D7F2D" w:rsidRPr="00E77497" w:rsidRDefault="005D7F2D" w:rsidP="005D7F2D">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14:paraId="454787C0" w14:textId="77777777" w:rsidR="005D7F2D" w:rsidRPr="00E77497" w:rsidRDefault="005D7F2D" w:rsidP="005D7F2D">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642FB47A" w14:textId="77777777" w:rsidR="005D7F2D" w:rsidRPr="00E77497" w:rsidRDefault="005D7F2D" w:rsidP="005D7F2D">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14:paraId="152BA376" w14:textId="77777777" w:rsidR="005D7F2D" w:rsidRPr="00E77497" w:rsidRDefault="005D7F2D" w:rsidP="005D7F2D">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14:paraId="462A9200" w14:textId="77777777" w:rsidR="005D7F2D" w:rsidRPr="00E77497" w:rsidRDefault="005D7F2D" w:rsidP="005D7F2D">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14:paraId="6A2FE350" w14:textId="77777777" w:rsidR="005D7F2D" w:rsidRPr="00E77497" w:rsidRDefault="005D7F2D" w:rsidP="005D7F2D">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14:paraId="4A3061AF" w14:textId="77777777" w:rsidR="005D7F2D" w:rsidRPr="006B6D0A" w:rsidRDefault="005D7F2D" w:rsidP="005D7F2D">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w:t>
      </w:r>
      <w:r>
        <w:t>code units</w:t>
      </w:r>
      <w:r w:rsidRPr="00E77497">
        <w:t xml:space="preserve"> from </w:t>
      </w:r>
      <w:r w:rsidRPr="00E77497">
        <w:rPr>
          <w:i/>
        </w:rPr>
        <w:t>S</w:t>
      </w:r>
      <w:r w:rsidRPr="00E77497">
        <w:t xml:space="preserve">, namely the </w:t>
      </w:r>
      <w:r>
        <w:t>code units</w:t>
      </w:r>
      <w:r w:rsidRPr="00E77497">
        <w:t xml:space="preserve"> 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14:paraId="3D204673" w14:textId="77777777" w:rsidR="005D7F2D" w:rsidRPr="00A67AF2" w:rsidRDefault="005D7F2D" w:rsidP="005D7F2D">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1A3B7562" w14:textId="77777777" w:rsidR="005D7F2D" w:rsidRPr="00E77497" w:rsidRDefault="005D7F2D" w:rsidP="005D7F2D">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612EEA4" w14:textId="77777777" w:rsidR="005D7F2D" w:rsidRPr="00E77497" w:rsidRDefault="005D7F2D" w:rsidP="005D7F2D">
      <w:pPr>
        <w:pStyle w:val="40"/>
      </w:pPr>
      <w:r w:rsidRPr="00E77497">
        <w:t>String.prototype.toLocaleLowerCase ( )</w:t>
      </w:r>
    </w:p>
    <w:p w14:paraId="4F59F2B4" w14:textId="77777777"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D433E8">
        <w:t>6.1.4</w:t>
      </w:r>
      <w:r w:rsidR="00C225F5">
        <w:fldChar w:fldCharType="end"/>
      </w:r>
      <w:r>
        <w:t xml:space="preserve">. </w:t>
      </w:r>
    </w:p>
    <w:p w14:paraId="48C0B73C" w14:textId="77777777" w:rsidR="005D7F2D" w:rsidRPr="00E77497" w:rsidRDefault="005D7F2D" w:rsidP="005D7F2D">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24425C74" w14:textId="77777777" w:rsidR="005D7F2D" w:rsidRPr="00E77497" w:rsidRDefault="005D7F2D" w:rsidP="005D7F2D">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20E197F2" w14:textId="77777777" w:rsidR="005D7F2D" w:rsidRPr="00E77497" w:rsidRDefault="005D7F2D" w:rsidP="005D7F2D">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98EF589" w14:textId="77777777" w:rsidR="00A856C5" w:rsidRPr="00E77497" w:rsidRDefault="00A856C5" w:rsidP="00A856C5">
      <w:pPr>
        <w:pStyle w:val="40"/>
      </w:pPr>
      <w:r w:rsidRPr="00E77497">
        <w:t>String.prototype.toLocaleUpperCase ( )</w:t>
      </w:r>
    </w:p>
    <w:p w14:paraId="4C6E3B58" w14:textId="77777777" w:rsidR="00A856C5" w:rsidRDefault="00A856C5" w:rsidP="00A856C5">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D433E8">
        <w:t>6.1.4</w:t>
      </w:r>
      <w:r w:rsidR="00C225F5">
        <w:fldChar w:fldCharType="end"/>
      </w:r>
      <w:r>
        <w:t xml:space="preserve">. </w:t>
      </w:r>
    </w:p>
    <w:p w14:paraId="3BE7901C" w14:textId="77777777" w:rsidR="00A856C5" w:rsidRPr="00E77497" w:rsidRDefault="00A856C5" w:rsidP="00A856C5">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3D9066A7" w14:textId="77777777" w:rsidR="00A856C5" w:rsidRPr="00E77497" w:rsidRDefault="00A856C5" w:rsidP="00A856C5">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67BEDE65" w14:textId="77777777" w:rsidR="00A856C5" w:rsidRPr="00E77497" w:rsidRDefault="00A856C5" w:rsidP="00A856C5">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066BEB5" w14:textId="77777777" w:rsidR="00A856C5" w:rsidRPr="00E77497" w:rsidRDefault="00A856C5" w:rsidP="00A856C5">
      <w:pPr>
        <w:pStyle w:val="40"/>
      </w:pPr>
      <w:r w:rsidRPr="00E77497">
        <w:t>String.prototype.toLowerCase ( )</w:t>
      </w:r>
    </w:p>
    <w:p w14:paraId="20AEDC74" w14:textId="77777777" w:rsidR="00A856C5" w:rsidRPr="00E77497" w:rsidRDefault="00A856C5" w:rsidP="00A856C5">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D433E8">
        <w:t>6.1.4</w:t>
      </w:r>
      <w:r w:rsidR="00C225F5">
        <w:fldChar w:fldCharType="end"/>
      </w:r>
      <w:r>
        <w:t xml:space="preserve">. </w:t>
      </w:r>
      <w:r w:rsidRPr="00E77497">
        <w:t>The following steps are taken:</w:t>
      </w:r>
    </w:p>
    <w:p w14:paraId="6F4C188B" w14:textId="77777777" w:rsidR="00A856C5" w:rsidRPr="00E77497" w:rsidRDefault="00A856C5" w:rsidP="00A856C5">
      <w:pPr>
        <w:pStyle w:val="Alg4"/>
        <w:numPr>
          <w:ilvl w:val="0"/>
          <w:numId w:val="23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5556747F" w14:textId="77777777" w:rsidR="00A856C5" w:rsidRPr="00E77497" w:rsidRDefault="00A856C5" w:rsidP="00A856C5">
      <w:pPr>
        <w:pStyle w:val="Alg4"/>
        <w:numPr>
          <w:ilvl w:val="0"/>
          <w:numId w:val="234"/>
        </w:numPr>
      </w:pPr>
      <w:r w:rsidRPr="00E77497">
        <w:t xml:space="preserve">Let </w:t>
      </w:r>
      <w:r w:rsidRPr="00E77497">
        <w:rPr>
          <w:i/>
        </w:rPr>
        <w:t>S</w:t>
      </w:r>
      <w:r w:rsidRPr="00E77497">
        <w:t xml:space="preserve"> be ToString</w:t>
      </w:r>
      <w:r>
        <w:t>(</w:t>
      </w:r>
      <w:r>
        <w:rPr>
          <w:i/>
          <w:iCs/>
        </w:rPr>
        <w:t>O</w:t>
      </w:r>
      <w:r>
        <w:t>)</w:t>
      </w:r>
      <w:r w:rsidRPr="00E77497">
        <w:t>.</w:t>
      </w:r>
    </w:p>
    <w:p w14:paraId="70C00A78" w14:textId="77777777" w:rsidR="00A856C5" w:rsidRPr="00E77497" w:rsidRDefault="00A856C5" w:rsidP="00A856C5">
      <w:pPr>
        <w:pStyle w:val="Alg4"/>
        <w:numPr>
          <w:ilvl w:val="0"/>
          <w:numId w:val="234"/>
        </w:numPr>
        <w:contextualSpacing/>
      </w:pPr>
      <w:r>
        <w:t>ReturnIfAbrupt(</w:t>
      </w:r>
      <w:r>
        <w:rPr>
          <w:i/>
        </w:rPr>
        <w:t>S</w:t>
      </w:r>
      <w:r>
        <w:t>).</w:t>
      </w:r>
    </w:p>
    <w:p w14:paraId="125E91BC" w14:textId="77777777" w:rsidR="00A856C5" w:rsidRDefault="00A856C5" w:rsidP="00A856C5">
      <w:pPr>
        <w:pStyle w:val="Alg4"/>
        <w:numPr>
          <w:ilvl w:val="0"/>
          <w:numId w:val="234"/>
        </w:numPr>
      </w:pPr>
      <w:r>
        <w:t xml:space="preserve">Let </w:t>
      </w:r>
      <w:r w:rsidRPr="00863C90">
        <w:rPr>
          <w:i/>
        </w:rPr>
        <w:t>cpList</w:t>
      </w:r>
      <w:r>
        <w:t xml:space="preserve"> be a List containing in order the code points as defned in </w:t>
      </w:r>
      <w:r w:rsidR="00C225F5">
        <w:fldChar w:fldCharType="begin"/>
      </w:r>
      <w:r w:rsidR="00C225F5">
        <w:instrText xml:space="preserve"> REF _Ref365546409 \r \h </w:instrText>
      </w:r>
      <w:r w:rsidR="00C225F5">
        <w:fldChar w:fldCharType="separate"/>
      </w:r>
      <w:r w:rsidR="00D433E8">
        <w:t>6.1.4</w:t>
      </w:r>
      <w:r w:rsidR="00C225F5">
        <w:fldChar w:fldCharType="end"/>
      </w:r>
      <w:r>
        <w:t xml:space="preserve"> of </w:t>
      </w:r>
      <w:r w:rsidRPr="00863C90">
        <w:rPr>
          <w:i/>
        </w:rPr>
        <w:t>S</w:t>
      </w:r>
      <w:r>
        <w:t xml:space="preserve">, starting at the first element of </w:t>
      </w:r>
      <w:r w:rsidRPr="00863C90">
        <w:rPr>
          <w:i/>
        </w:rPr>
        <w:t>S</w:t>
      </w:r>
      <w:r>
        <w:t>.</w:t>
      </w:r>
    </w:p>
    <w:p w14:paraId="5109A1C0" w14:textId="77777777" w:rsidR="00A856C5" w:rsidRDefault="00A856C5" w:rsidP="00A856C5">
      <w:pPr>
        <w:pStyle w:val="Alg4"/>
        <w:numPr>
          <w:ilvl w:val="0"/>
          <w:numId w:val="234"/>
        </w:numPr>
      </w:pPr>
      <w:r>
        <w:t xml:space="preserve">For each code point </w:t>
      </w:r>
      <w:r w:rsidRPr="00863C90">
        <w:rPr>
          <w:i/>
        </w:rPr>
        <w:t>c</w:t>
      </w:r>
      <w:r>
        <w:t xml:space="preserve"> in </w:t>
      </w:r>
      <w:r w:rsidRPr="00863C90">
        <w:rPr>
          <w:i/>
        </w:rPr>
        <w:t>cpList</w:t>
      </w:r>
      <w:r>
        <w:t xml:space="preserve">, if the Unicode Character Database provides a language insensitive lower case equivalent of </w:t>
      </w:r>
      <w:r w:rsidRPr="00863C90">
        <w:rPr>
          <w:i/>
        </w:rPr>
        <w:t>c</w:t>
      </w:r>
      <w:r>
        <w:t xml:space="preserve"> then replace </w:t>
      </w:r>
      <w:r w:rsidRPr="00863C90">
        <w:rPr>
          <w:i/>
        </w:rPr>
        <w:t>c</w:t>
      </w:r>
      <w:r>
        <w:t xml:space="preserve"> in </w:t>
      </w:r>
      <w:r w:rsidRPr="00863C90">
        <w:rPr>
          <w:i/>
        </w:rPr>
        <w:t>cpList</w:t>
      </w:r>
      <w:r>
        <w:t xml:space="preserve"> with that equivalent code point(s).</w:t>
      </w:r>
    </w:p>
    <w:p w14:paraId="798F3563" w14:textId="77777777" w:rsidR="00A856C5" w:rsidRDefault="00A856C5" w:rsidP="00A856C5">
      <w:pPr>
        <w:pStyle w:val="Alg4"/>
        <w:numPr>
          <w:ilvl w:val="0"/>
          <w:numId w:val="234"/>
        </w:numPr>
      </w:pPr>
      <w:r>
        <w:t xml:space="preserve">Let </w:t>
      </w:r>
      <w:r w:rsidRPr="00863C90">
        <w:rPr>
          <w:i/>
        </w:rPr>
        <w:t>cuList</w:t>
      </w:r>
      <w:r>
        <w:t xml:space="preserve"> be a new List.</w:t>
      </w:r>
    </w:p>
    <w:p w14:paraId="060013B9" w14:textId="77777777" w:rsidR="00A856C5" w:rsidRDefault="00A856C5" w:rsidP="00A856C5">
      <w:pPr>
        <w:pStyle w:val="Alg4"/>
        <w:numPr>
          <w:ilvl w:val="0"/>
          <w:numId w:val="234"/>
        </w:numPr>
      </w:pPr>
      <w:r>
        <w:t xml:space="preserve">For each code point </w:t>
      </w:r>
      <w:r w:rsidRPr="00863C90">
        <w:rPr>
          <w:i/>
        </w:rPr>
        <w:t>c</w:t>
      </w:r>
      <w:r>
        <w:t xml:space="preserve"> in </w:t>
      </w:r>
      <w:r w:rsidRPr="00863C90">
        <w:rPr>
          <w:i/>
        </w:rPr>
        <w:t>cpList</w:t>
      </w:r>
      <w:r>
        <w:t xml:space="preserve">, in order,  append to </w:t>
      </w:r>
      <w:r w:rsidRPr="00BC2562">
        <w:rPr>
          <w:i/>
        </w:rPr>
        <w:t>cuList</w:t>
      </w:r>
      <w:r>
        <w:t xml:space="preserve">  the elements of the UTF-16 Encoding (clause 6) of </w:t>
      </w:r>
      <w:r w:rsidRPr="00863C90">
        <w:rPr>
          <w:i/>
        </w:rPr>
        <w:t>c</w:t>
      </w:r>
      <w:r>
        <w:t>.</w:t>
      </w:r>
    </w:p>
    <w:p w14:paraId="4C016451" w14:textId="77777777" w:rsidR="00A856C5" w:rsidRPr="00E77497" w:rsidRDefault="00A856C5" w:rsidP="00A856C5">
      <w:pPr>
        <w:pStyle w:val="Alg4"/>
        <w:numPr>
          <w:ilvl w:val="0"/>
          <w:numId w:val="234"/>
        </w:numPr>
      </w:pPr>
      <w:r w:rsidRPr="00E77497">
        <w:t xml:space="preserve">Let </w:t>
      </w:r>
      <w:r w:rsidRPr="00E77497">
        <w:rPr>
          <w:i/>
        </w:rPr>
        <w:t>L</w:t>
      </w:r>
      <w:r w:rsidRPr="00E77497">
        <w:t xml:space="preserve"> be a String </w:t>
      </w:r>
      <w:r>
        <w:t xml:space="preserve">whose elements are, in order, the elements of </w:t>
      </w:r>
      <w:r w:rsidRPr="006768C7">
        <w:rPr>
          <w:i/>
        </w:rPr>
        <w:t>cuList</w:t>
      </w:r>
      <w:r>
        <w:t xml:space="preserve"> </w:t>
      </w:r>
      <w:r w:rsidRPr="00E77497">
        <w:t>.</w:t>
      </w:r>
    </w:p>
    <w:p w14:paraId="6C725589" w14:textId="77777777" w:rsidR="00A856C5" w:rsidRPr="00E77497" w:rsidRDefault="00A856C5" w:rsidP="00A856C5">
      <w:pPr>
        <w:pStyle w:val="Alg4"/>
        <w:numPr>
          <w:ilvl w:val="0"/>
          <w:numId w:val="234"/>
        </w:numPr>
        <w:spacing w:after="220"/>
      </w:pPr>
      <w:r w:rsidRPr="00E77497">
        <w:t xml:space="preserve">Return </w:t>
      </w:r>
      <w:r w:rsidRPr="00E77497">
        <w:rPr>
          <w:i/>
        </w:rPr>
        <w:t>L</w:t>
      </w:r>
      <w:r w:rsidRPr="00E77497">
        <w:t>.</w:t>
      </w:r>
    </w:p>
    <w:p w14:paraId="79484800" w14:textId="77777777" w:rsidR="00A856C5" w:rsidRPr="00E77497" w:rsidRDefault="00A856C5" w:rsidP="00A856C5">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w:t>
      </w:r>
    </w:p>
    <w:p w14:paraId="64FF231B" w14:textId="77777777" w:rsidR="00A856C5" w:rsidRPr="00E77497" w:rsidRDefault="00A856C5" w:rsidP="00A856C5">
      <w:pPr>
        <w:pStyle w:val="Note"/>
      </w:pPr>
      <w:r w:rsidRPr="00E77497">
        <w:t>NOTE 1</w:t>
      </w:r>
      <w:r w:rsidRPr="00E77497">
        <w:tab/>
        <w:t xml:space="preserve">The case mapping of some </w:t>
      </w:r>
      <w:r>
        <w:t>code points</w:t>
      </w:r>
      <w:r w:rsidRPr="00E77497">
        <w:t xml:space="preserve"> may produce multiple </w:t>
      </w:r>
      <w:r>
        <w:t xml:space="preserve">code points </w:t>
      </w:r>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2AF2AD6F" w14:textId="77777777" w:rsidR="00A856C5" w:rsidRPr="00E77497" w:rsidRDefault="00A856C5" w:rsidP="00A856C5">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AF44102" w14:textId="77777777" w:rsidR="00A856C5" w:rsidRPr="00E77497" w:rsidRDefault="00A856C5" w:rsidP="00A856C5">
      <w:pPr>
        <w:pStyle w:val="40"/>
      </w:pPr>
      <w:r w:rsidRPr="00E77497">
        <w:t>String.prototype.toString ( )</w:t>
      </w:r>
    </w:p>
    <w:p w14:paraId="476EC0B8" w14:textId="77777777" w:rsidR="00A856C5" w:rsidRPr="00E77497" w:rsidRDefault="00A856C5" w:rsidP="00A856C5">
      <w:r w:rsidRPr="00E77497">
        <w:t xml:space="preserve">When the </w:t>
      </w:r>
      <w:r>
        <w:rPr>
          <w:rFonts w:ascii="Courier New" w:hAnsi="Courier New"/>
          <w:b/>
        </w:rPr>
        <w:t>toString</w:t>
      </w:r>
      <w:r w:rsidRPr="00E77497">
        <w:t xml:space="preserve"> method is called, the following steps are taken:</w:t>
      </w:r>
    </w:p>
    <w:p w14:paraId="7EE42842" w14:textId="77777777" w:rsidR="00A856C5" w:rsidRPr="00E77497" w:rsidRDefault="00A856C5" w:rsidP="00A856C5">
      <w:pPr>
        <w:pStyle w:val="Alg4"/>
        <w:numPr>
          <w:ilvl w:val="0"/>
          <w:numId w:val="239"/>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14:paraId="11E96EE1" w14:textId="77777777" w:rsidR="00A856C5" w:rsidRDefault="00A856C5" w:rsidP="00A856C5">
      <w:pPr>
        <w:pStyle w:val="Alg4"/>
        <w:numPr>
          <w:ilvl w:val="0"/>
          <w:numId w:val="239"/>
        </w:numPr>
        <w:spacing w:after="220"/>
      </w:pPr>
      <w:r>
        <w:t xml:space="preserve">Return  </w:t>
      </w:r>
      <w:r>
        <w:rPr>
          <w:i/>
        </w:rPr>
        <w:t>s</w:t>
      </w:r>
      <w:r>
        <w:t>.</w:t>
      </w:r>
    </w:p>
    <w:p w14:paraId="434F6DCD" w14:textId="77777777" w:rsidR="00A856C5" w:rsidRPr="00E77497" w:rsidRDefault="00A856C5" w:rsidP="00A856C5">
      <w:pPr>
        <w:pStyle w:val="Note"/>
      </w:pPr>
      <w:r w:rsidRPr="00E77497">
        <w:t>N</w:t>
      </w:r>
      <w:r>
        <w:t>OTE</w:t>
      </w:r>
      <w:r>
        <w:tab/>
      </w:r>
      <w:r w:rsidRPr="00E77497">
        <w:t xml:space="preserve"> </w:t>
      </w:r>
      <w:r>
        <w:t>F</w:t>
      </w:r>
      <w:r w:rsidRPr="00E77497">
        <w:t xml:space="preserve">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p>
    <w:p w14:paraId="593436ED" w14:textId="77777777" w:rsidR="005D7F2D" w:rsidRPr="00E77497" w:rsidRDefault="005D7F2D" w:rsidP="005D7F2D">
      <w:pPr>
        <w:pStyle w:val="40"/>
      </w:pPr>
      <w:r w:rsidRPr="00E77497">
        <w:t>String.prototype.toUpperCase ( )</w:t>
      </w:r>
    </w:p>
    <w:p w14:paraId="432BF9B0" w14:textId="77777777"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D433E8">
        <w:t>6.1.4</w:t>
      </w:r>
      <w:r w:rsidR="00C225F5">
        <w:fldChar w:fldCharType="end"/>
      </w:r>
      <w:r>
        <w:t xml:space="preserve">. </w:t>
      </w:r>
    </w:p>
    <w:p w14:paraId="0916BBBE" w14:textId="77777777" w:rsidR="005D7F2D" w:rsidRPr="00E77497" w:rsidRDefault="005D7F2D" w:rsidP="005D7F2D">
      <w:r w:rsidRPr="00E77497">
        <w:t xml:space="preserve">This function behaves in exactly the same way as </w:t>
      </w:r>
      <w:r w:rsidRPr="00E77497">
        <w:rPr>
          <w:rFonts w:ascii="Courier New" w:hAnsi="Courier New"/>
          <w:b/>
        </w:rPr>
        <w:t>String.prototype.toLowerCase</w:t>
      </w:r>
      <w:r w:rsidRPr="00E77497">
        <w:t xml:space="preserve">, except that </w:t>
      </w:r>
      <w:r>
        <w:t>code points</w:t>
      </w:r>
      <w:r w:rsidRPr="00E77497">
        <w:t xml:space="preserve"> are mapped to their </w:t>
      </w:r>
      <w:r w:rsidRPr="00E77497">
        <w:rPr>
          <w:rFonts w:ascii="Times New Roman" w:hAnsi="Times New Roman"/>
          <w:i/>
        </w:rPr>
        <w:t>uppercase</w:t>
      </w:r>
      <w:r w:rsidRPr="00E77497">
        <w:t xml:space="preserve"> equivalents as specified in the Unicode Character Database.</w:t>
      </w:r>
    </w:p>
    <w:p w14:paraId="482D2397"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6BB4135" w14:textId="77777777" w:rsidR="005D7F2D" w:rsidRPr="00E77497" w:rsidRDefault="005D7F2D" w:rsidP="005D7F2D">
      <w:pPr>
        <w:pStyle w:val="40"/>
      </w:pPr>
      <w:r w:rsidRPr="00E77497">
        <w:t>String.prototype.trim ( )</w:t>
      </w:r>
    </w:p>
    <w:p w14:paraId="58C15090" w14:textId="77777777"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D433E8">
        <w:t>6.1.4</w:t>
      </w:r>
      <w:r w:rsidR="00C225F5">
        <w:fldChar w:fldCharType="end"/>
      </w:r>
      <w:r>
        <w:t xml:space="preserve">. </w:t>
      </w:r>
    </w:p>
    <w:p w14:paraId="0B3C9B01" w14:textId="77777777" w:rsidR="005D7F2D" w:rsidRPr="00E77497" w:rsidRDefault="005D7F2D" w:rsidP="005D7F2D">
      <w:r w:rsidRPr="00E77497">
        <w:t>The following steps are taken:</w:t>
      </w:r>
    </w:p>
    <w:p w14:paraId="2F131E0D" w14:textId="77777777" w:rsidR="005D7F2D" w:rsidRPr="00E77497" w:rsidRDefault="005D7F2D" w:rsidP="005D7F2D">
      <w:pPr>
        <w:pStyle w:val="Alg4"/>
        <w:numPr>
          <w:ilvl w:val="0"/>
          <w:numId w:val="23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14:paraId="0B74A467" w14:textId="77777777" w:rsidR="005D7F2D" w:rsidRPr="00E77497" w:rsidRDefault="005D7F2D" w:rsidP="005D7F2D">
      <w:pPr>
        <w:pStyle w:val="Alg4"/>
        <w:numPr>
          <w:ilvl w:val="0"/>
          <w:numId w:val="235"/>
        </w:numPr>
      </w:pPr>
      <w:r w:rsidRPr="00E77497">
        <w:t xml:space="preserve">Let </w:t>
      </w:r>
      <w:r w:rsidRPr="00E77497">
        <w:rPr>
          <w:i/>
        </w:rPr>
        <w:t>S</w:t>
      </w:r>
      <w:r w:rsidRPr="00E77497">
        <w:t xml:space="preserve"> be ToString</w:t>
      </w:r>
      <w:r w:rsidRPr="0084041B">
        <w:t>(</w:t>
      </w:r>
      <w:r w:rsidRPr="0084041B">
        <w:rPr>
          <w:i/>
          <w:iCs/>
        </w:rPr>
        <w:t>O</w:t>
      </w:r>
      <w:r w:rsidRPr="0084041B">
        <w:t>)</w:t>
      </w:r>
      <w:r w:rsidRPr="00E77497">
        <w:t>.</w:t>
      </w:r>
    </w:p>
    <w:p w14:paraId="14D3C86E" w14:textId="77777777" w:rsidR="005D7F2D" w:rsidRPr="00E77497" w:rsidRDefault="005D7F2D" w:rsidP="005D7F2D">
      <w:pPr>
        <w:pStyle w:val="Alg4"/>
        <w:numPr>
          <w:ilvl w:val="0"/>
          <w:numId w:val="235"/>
        </w:numPr>
        <w:contextualSpacing/>
      </w:pPr>
      <w:r>
        <w:t>ReturnIfAbrupt(</w:t>
      </w:r>
      <w:r>
        <w:rPr>
          <w:i/>
        </w:rPr>
        <w:t>S</w:t>
      </w:r>
      <w:r>
        <w:t>).</w:t>
      </w:r>
    </w:p>
    <w:p w14:paraId="1BBCE29B" w14:textId="77777777" w:rsidR="005D7F2D" w:rsidRPr="00E77497" w:rsidRDefault="005D7F2D" w:rsidP="005D7F2D">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r>
        <w:t xml:space="preserve"> </w:t>
      </w:r>
      <w:r w:rsidRPr="00A91A28">
        <w:t>When determining whether a</w:t>
      </w:r>
      <w:ins w:id="11678" w:author="Rev 19 Allen Wirfs-Brock" w:date="2013-09-26T17:38:00Z">
        <w:r w:rsidR="0072639A">
          <w:t>n</w:t>
        </w:r>
      </w:ins>
      <w:r w:rsidRPr="00A91A28">
        <w:t xml:space="preserve"> </w:t>
      </w:r>
      <w:r>
        <w:t xml:space="preserve">Unicode </w:t>
      </w:r>
      <w:r w:rsidRPr="00A91A28">
        <w:t xml:space="preserve">character is in Unicode general category “Zs”, code unit sequences are interpreted as </w:t>
      </w:r>
      <w:r>
        <w:t xml:space="preserve">UTF-16 encoded </w:t>
      </w:r>
      <w:r w:rsidRPr="00A91A28">
        <w:t xml:space="preserve">code point sequences as specified in </w:t>
      </w:r>
      <w:r w:rsidR="00C225F5">
        <w:fldChar w:fldCharType="begin"/>
      </w:r>
      <w:r w:rsidR="00C225F5">
        <w:instrText xml:space="preserve"> REF _Ref365546409 \r \h </w:instrText>
      </w:r>
      <w:r w:rsidR="00C225F5">
        <w:fldChar w:fldCharType="separate"/>
      </w:r>
      <w:r w:rsidR="00D433E8">
        <w:t>6.1.4</w:t>
      </w:r>
      <w:r w:rsidR="00C225F5">
        <w:fldChar w:fldCharType="end"/>
      </w:r>
      <w:r w:rsidRPr="00A91A28">
        <w:t>.</w:t>
      </w:r>
    </w:p>
    <w:p w14:paraId="384E0217" w14:textId="77777777" w:rsidR="005D7F2D" w:rsidRPr="00E77497" w:rsidRDefault="005D7F2D" w:rsidP="005D7F2D">
      <w:pPr>
        <w:pStyle w:val="Alg4"/>
        <w:numPr>
          <w:ilvl w:val="0"/>
          <w:numId w:val="235"/>
        </w:numPr>
        <w:spacing w:after="220"/>
      </w:pPr>
      <w:r w:rsidRPr="00E77497">
        <w:t xml:space="preserve">Return </w:t>
      </w:r>
      <w:r w:rsidRPr="00E77497">
        <w:rPr>
          <w:i/>
        </w:rPr>
        <w:t>T</w:t>
      </w:r>
      <w:r w:rsidRPr="00E77497">
        <w:t>.</w:t>
      </w:r>
    </w:p>
    <w:p w14:paraId="23B30586" w14:textId="77777777" w:rsidR="005D7F2D" w:rsidRPr="00E77497" w:rsidRDefault="005D7F2D" w:rsidP="005D7F2D">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5E79F00" w14:textId="77777777" w:rsidR="00A856C5" w:rsidRPr="00E77497" w:rsidRDefault="00A856C5" w:rsidP="00A856C5">
      <w:pPr>
        <w:pStyle w:val="40"/>
      </w:pPr>
      <w:r w:rsidRPr="00E77497">
        <w:t>String.prototype.valueOf ( )</w:t>
      </w:r>
    </w:p>
    <w:p w14:paraId="41CB9B1E" w14:textId="77777777" w:rsidR="00A856C5" w:rsidRPr="00E77497" w:rsidRDefault="00A856C5" w:rsidP="00A856C5">
      <w:r w:rsidRPr="00E77497">
        <w:t xml:space="preserve">When the </w:t>
      </w:r>
      <w:r>
        <w:rPr>
          <w:rFonts w:ascii="Courier New" w:hAnsi="Courier New"/>
          <w:b/>
        </w:rPr>
        <w:t>valueOf</w:t>
      </w:r>
      <w:r w:rsidRPr="00E77497">
        <w:t xml:space="preserve"> method is called, the following steps are taken:</w:t>
      </w:r>
    </w:p>
    <w:p w14:paraId="3B0A98C1" w14:textId="77777777" w:rsidR="00A856C5" w:rsidRPr="00E77497" w:rsidRDefault="00A856C5" w:rsidP="00A856C5">
      <w:pPr>
        <w:pStyle w:val="Alg4"/>
        <w:numPr>
          <w:ilvl w:val="0"/>
          <w:numId w:val="1328"/>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14:paraId="2092E933" w14:textId="77777777" w:rsidR="00A856C5" w:rsidRDefault="00A856C5" w:rsidP="00A856C5">
      <w:pPr>
        <w:pStyle w:val="Alg4"/>
        <w:numPr>
          <w:ilvl w:val="0"/>
          <w:numId w:val="1328"/>
        </w:numPr>
        <w:spacing w:after="220"/>
      </w:pPr>
      <w:r>
        <w:t xml:space="preserve">Return  </w:t>
      </w:r>
      <w:r>
        <w:rPr>
          <w:i/>
        </w:rPr>
        <w:t>s</w:t>
      </w:r>
      <w:r>
        <w:t>.</w:t>
      </w:r>
    </w:p>
    <w:p w14:paraId="3F090F23" w14:textId="77777777" w:rsidR="00FC3BC9" w:rsidRPr="00E77497" w:rsidRDefault="00FC3BC9" w:rsidP="00FC3BC9">
      <w:pPr>
        <w:pStyle w:val="40"/>
        <w:rPr>
          <w:ins w:id="11679" w:author="Rev 19 Allen Wirfs-Brock" w:date="2013-09-25T10:03:00Z"/>
        </w:rPr>
      </w:pPr>
      <w:commentRangeStart w:id="11680"/>
      <w:ins w:id="11681" w:author="Rev 19 Allen Wirfs-Brock" w:date="2013-09-25T10:03:00Z">
        <w:r>
          <w:t>String</w:t>
        </w:r>
        <w:r w:rsidRPr="00E77497">
          <w:t>.prototype</w:t>
        </w:r>
        <w:r>
          <w:t xml:space="preserve"> [ @@iterator</w:t>
        </w:r>
        <w:r w:rsidRPr="00E77497">
          <w:t xml:space="preserve"> </w:t>
        </w:r>
        <w:r>
          <w:t>]</w:t>
        </w:r>
        <w:r w:rsidRPr="00E77497">
          <w:t xml:space="preserve">( </w:t>
        </w:r>
        <w:r>
          <w:t xml:space="preserve">  </w:t>
        </w:r>
        <w:r w:rsidRPr="00E77497">
          <w:t>)</w:t>
        </w:r>
      </w:ins>
      <w:commentRangeEnd w:id="11680"/>
      <w:ins w:id="11682" w:author="Rev 19 Allen Wirfs-Brock" w:date="2013-09-25T10:04:00Z">
        <w:r>
          <w:rPr>
            <w:rStyle w:val="af6"/>
            <w:b w:val="0"/>
          </w:rPr>
          <w:commentReference w:id="11680"/>
        </w:r>
      </w:ins>
    </w:p>
    <w:p w14:paraId="599681BD" w14:textId="77777777" w:rsidR="0043641D" w:rsidRPr="00E77497" w:rsidRDefault="00FC3BC9" w:rsidP="0043641D">
      <w:pPr>
        <w:rPr>
          <w:ins w:id="11683" w:author="Rev 19 Allen Wirfs-Brock" w:date="2013-09-25T10:11:00Z"/>
        </w:rPr>
      </w:pPr>
      <w:ins w:id="11684" w:author="Rev 19 Allen Wirfs-Brock" w:date="2013-09-25T10:09:00Z">
        <w:r w:rsidRPr="00E77497">
          <w:t xml:space="preserve">When the </w:t>
        </w:r>
        <w:r>
          <w:t>@@iterator</w:t>
        </w:r>
        <w:r w:rsidRPr="00E77497">
          <w:t xml:space="preserve"> method is called</w:t>
        </w:r>
        <w:r w:rsidRPr="00FC3BC9">
          <w:t xml:space="preserve"> </w:t>
        </w:r>
        <w:r>
          <w:t>it r</w:t>
        </w:r>
      </w:ins>
      <w:ins w:id="11685" w:author="Rev 19 Allen Wirfs-Brock" w:date="2013-09-25T10:08:00Z">
        <w:r w:rsidRPr="00FC3BC9">
          <w:t xml:space="preserve">eturns an </w:t>
        </w:r>
      </w:ins>
      <w:ins w:id="11686" w:author="Rev 19 Allen Wirfs-Brock" w:date="2013-09-25T10:09:00Z">
        <w:r w:rsidR="0043641D">
          <w:t>I</w:t>
        </w:r>
      </w:ins>
      <w:ins w:id="11687" w:author="Rev 19 Allen Wirfs-Brock" w:date="2013-09-25T10:08:00Z">
        <w:r w:rsidRPr="00FC3BC9">
          <w:t>terator</w:t>
        </w:r>
      </w:ins>
      <w:ins w:id="11688" w:author="Rev 19 Allen Wirfs-Brock" w:date="2013-09-25T10:09:00Z">
        <w:r w:rsidR="0043641D">
          <w:t xml:space="preserve"> object (</w:t>
        </w:r>
      </w:ins>
      <w:ins w:id="11689" w:author="Rev 19 Allen Wirfs-Brock" w:date="2013-09-25T10:10:00Z">
        <w:r w:rsidR="0043641D">
          <w:fldChar w:fldCharType="begin"/>
        </w:r>
        <w:r w:rsidR="0043641D">
          <w:instrText xml:space="preserve"> REF _Ref365644824 \r \h </w:instrText>
        </w:r>
      </w:ins>
      <w:r w:rsidR="0043641D">
        <w:fldChar w:fldCharType="separate"/>
      </w:r>
      <w:ins w:id="11690" w:author="Rev 19 Allen Wirfs-Brock" w:date="2013-09-27T13:22:00Z">
        <w:r w:rsidR="00D433E8">
          <w:t>25.1.2</w:t>
        </w:r>
      </w:ins>
      <w:ins w:id="11691" w:author="Rev 19 Allen Wirfs-Brock" w:date="2013-09-25T10:10:00Z">
        <w:r w:rsidR="0043641D">
          <w:fldChar w:fldCharType="end"/>
        </w:r>
        <w:r w:rsidR="0043641D">
          <w:t>)</w:t>
        </w:r>
      </w:ins>
      <w:ins w:id="11692" w:author="Rev 19 Allen Wirfs-Brock" w:date="2013-09-25T10:08:00Z">
        <w:r w:rsidRPr="00FC3BC9">
          <w:t xml:space="preserve"> that iterates over the code points of a String value, returning each code point as a String value.</w:t>
        </w:r>
      </w:ins>
      <w:ins w:id="11693" w:author="Rev 19 Allen Wirfs-Brock" w:date="2013-09-25T10:11:00Z">
        <w:r w:rsidR="0043641D">
          <w:t xml:space="preserve"> T</w:t>
        </w:r>
        <w:r w:rsidR="0043641D" w:rsidRPr="00E77497">
          <w:t>he following steps are taken:</w:t>
        </w:r>
      </w:ins>
    </w:p>
    <w:p w14:paraId="7DFC0932" w14:textId="77777777" w:rsidR="00FC3BC9" w:rsidRPr="00097A4C" w:rsidRDefault="00FC3BC9" w:rsidP="00FC3BC9">
      <w:pPr>
        <w:rPr>
          <w:ins w:id="11694" w:author="Rev 19 Allen Wirfs-Brock" w:date="2013-09-25T10:03:00Z"/>
        </w:rPr>
      </w:pPr>
    </w:p>
    <w:p w14:paraId="48F9C5B0" w14:textId="77777777" w:rsidR="005D7F2D" w:rsidRPr="00E77497" w:rsidRDefault="005D7F2D" w:rsidP="005D7F2D">
      <w:pPr>
        <w:pStyle w:val="30"/>
      </w:pPr>
      <w:bookmarkStart w:id="11695" w:name="_Toc368050749"/>
      <w:r w:rsidRPr="00E77497">
        <w:t>Properties of String Instances</w:t>
      </w:r>
      <w:bookmarkEnd w:id="11695"/>
    </w:p>
    <w:p w14:paraId="3121DAF6" w14:textId="77777777" w:rsidR="005D7F2D" w:rsidRDefault="005D7F2D" w:rsidP="005D7F2D">
      <w:r w:rsidRPr="00E77497">
        <w:t xml:space="preserve">String instances </w:t>
      </w:r>
      <w:r>
        <w:t xml:space="preserve">are String exotic objects and have the internal methods specified for such objects. String instances </w:t>
      </w:r>
      <w:r w:rsidRPr="00E77497">
        <w:t>inherit properties from the String prototype object</w:t>
      </w:r>
      <w:r>
        <w:t>.</w:t>
      </w:r>
      <w:r w:rsidRPr="00E77497">
        <w:t xml:space="preserve"> </w:t>
      </w:r>
      <w:r>
        <w:t>String</w:t>
      </w:r>
      <w:r w:rsidRPr="00E77497">
        <w:t xml:space="preserve"> instances also have a [[</w:t>
      </w:r>
      <w:r>
        <w:t>StringData</w:t>
      </w:r>
      <w:r w:rsidRPr="00E77497">
        <w:t xml:space="preserve">]] internal </w:t>
      </w:r>
      <w:r>
        <w:t xml:space="preserve">data </w:t>
      </w:r>
      <w:r w:rsidRPr="00E77497">
        <w:t>property.</w:t>
      </w:r>
    </w:p>
    <w:p w14:paraId="7AD9EA07" w14:textId="77777777" w:rsidR="005D7F2D" w:rsidRPr="00E77497" w:rsidRDefault="005D7F2D" w:rsidP="005D7F2D">
      <w:r w:rsidRPr="00E77497">
        <w:t xml:space="preserve">String instances have a </w:t>
      </w:r>
      <w:r w:rsidRPr="00E77497">
        <w:rPr>
          <w:rFonts w:ascii="Courier New" w:hAnsi="Courier New"/>
          <w:b/>
        </w:rPr>
        <w:t>length</w:t>
      </w:r>
      <w:r w:rsidRPr="00E77497">
        <w:t xml:space="preserve"> property, and a set of enumerable properties with </w:t>
      </w:r>
      <w:r>
        <w:t>integer</w:t>
      </w:r>
      <w:r w:rsidRPr="00E77497">
        <w:t xml:space="preserve"> index</w:t>
      </w:r>
      <w:r>
        <w:t>ed</w:t>
      </w:r>
      <w:r w:rsidRPr="00E77497">
        <w:t xml:space="preserve"> names.</w:t>
      </w:r>
    </w:p>
    <w:p w14:paraId="14F40682" w14:textId="77777777" w:rsidR="005D7F2D" w:rsidRPr="00E77497" w:rsidRDefault="005D7F2D" w:rsidP="005D7F2D">
      <w:pPr>
        <w:pStyle w:val="40"/>
      </w:pPr>
      <w:r w:rsidRPr="00E77497">
        <w:t>length</w:t>
      </w:r>
    </w:p>
    <w:p w14:paraId="70AA555B" w14:textId="77777777" w:rsidR="005D7F2D" w:rsidRPr="00E77497" w:rsidRDefault="005D7F2D" w:rsidP="005D7F2D">
      <w:r w:rsidRPr="00E77497">
        <w:t xml:space="preserve">The number of </w:t>
      </w:r>
      <w:r>
        <w:t>elements</w:t>
      </w:r>
      <w:r w:rsidRPr="00E77497">
        <w:t xml:space="preserve"> in the String value represented by this String object.</w:t>
      </w:r>
    </w:p>
    <w:p w14:paraId="519983BC" w14:textId="77777777" w:rsidR="005D7F2D" w:rsidRPr="00E77497" w:rsidRDefault="005D7F2D" w:rsidP="005D7F2D">
      <w:r w:rsidRPr="00E77497">
        <w:t xml:space="preserve">Once a String object is </w:t>
      </w:r>
      <w:r>
        <w:t>initialised</w:t>
      </w:r>
      <w:r w:rsidRPr="00E77497">
        <w:t xml:space="preserve">,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95FB0EC" w14:textId="77777777" w:rsidR="005D7F2D" w:rsidRPr="00E77497" w:rsidRDefault="005D7F2D" w:rsidP="005D7F2D">
      <w:pPr>
        <w:pStyle w:val="20"/>
      </w:pPr>
      <w:bookmarkStart w:id="11696" w:name="_Ref365534640"/>
      <w:bookmarkStart w:id="11697" w:name="_Toc368050750"/>
      <w:r w:rsidRPr="00E77497">
        <w:t>RegExp (Regular Expression) Objects</w:t>
      </w:r>
      <w:bookmarkEnd w:id="11696"/>
      <w:bookmarkEnd w:id="11697"/>
    </w:p>
    <w:p w14:paraId="3712F73F" w14:textId="77777777" w:rsidR="005D7F2D" w:rsidRPr="00E77497" w:rsidRDefault="005D7F2D" w:rsidP="005D7F2D">
      <w:r w:rsidRPr="00E77497">
        <w:t>A RegExp object contains a regular expression and the associated flags.</w:t>
      </w:r>
    </w:p>
    <w:p w14:paraId="6DA3F77D" w14:textId="77777777" w:rsidR="005D7F2D" w:rsidRPr="00E77497" w:rsidRDefault="005D7F2D" w:rsidP="005D7F2D">
      <w:pPr>
        <w:pStyle w:val="Note"/>
      </w:pPr>
      <w:r w:rsidRPr="00E77497">
        <w:t>NOTE</w:t>
      </w:r>
      <w:r w:rsidRPr="00E77497">
        <w:tab/>
        <w:t>The form and functionality of regular expressions is modelled after the regular expression facility in the Perl 5 programming language.</w:t>
      </w:r>
    </w:p>
    <w:p w14:paraId="465A5AD0" w14:textId="77777777" w:rsidR="005D7F2D" w:rsidRPr="00E77497" w:rsidRDefault="005D7F2D" w:rsidP="005D7F2D">
      <w:pPr>
        <w:pStyle w:val="30"/>
      </w:pPr>
      <w:bookmarkStart w:id="11698" w:name="_Ref365534757"/>
      <w:bookmarkStart w:id="11699" w:name="_Ref365534801"/>
      <w:bookmarkStart w:id="11700" w:name="_Ref365537364"/>
      <w:bookmarkStart w:id="11701" w:name="_Ref365636453"/>
      <w:bookmarkStart w:id="11702" w:name="_Toc368050751"/>
      <w:r w:rsidRPr="00E77497">
        <w:t>Patterns</w:t>
      </w:r>
      <w:bookmarkEnd w:id="11698"/>
      <w:bookmarkEnd w:id="11699"/>
      <w:bookmarkEnd w:id="11700"/>
      <w:bookmarkEnd w:id="11701"/>
      <w:bookmarkEnd w:id="11702"/>
    </w:p>
    <w:p w14:paraId="135AC6B1" w14:textId="77777777" w:rsidR="005D7F2D" w:rsidRPr="00E77497" w:rsidRDefault="005D7F2D" w:rsidP="005D7F2D">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1C8521B6" w14:textId="77777777" w:rsidR="005D7F2D" w:rsidRPr="00E77497" w:rsidRDefault="005D7F2D" w:rsidP="005D7F2D">
      <w:pPr>
        <w:pStyle w:val="Syntax"/>
      </w:pPr>
      <w:r w:rsidRPr="00E77497">
        <w:t>Syntax</w:t>
      </w:r>
    </w:p>
    <w:p w14:paraId="3A6AF971" w14:textId="77777777" w:rsidR="005D7F2D" w:rsidRPr="00E77497" w:rsidRDefault="005D7F2D" w:rsidP="005D7F2D">
      <w:pPr>
        <w:pStyle w:val="SyntaxRule"/>
      </w:pPr>
      <w:r w:rsidRPr="00E77497">
        <w:t xml:space="preserve">Pattern </w:t>
      </w:r>
      <w:r w:rsidRPr="00E77497">
        <w:rPr>
          <w:rFonts w:ascii="Arial" w:hAnsi="Arial"/>
          <w:b/>
          <w:i w:val="0"/>
        </w:rPr>
        <w:t>::</w:t>
      </w:r>
    </w:p>
    <w:p w14:paraId="34F031FA" w14:textId="77777777" w:rsidR="005D7F2D" w:rsidRPr="00E77497" w:rsidRDefault="005D7F2D" w:rsidP="005D7F2D">
      <w:pPr>
        <w:pStyle w:val="SyntaxDefinition"/>
      </w:pPr>
      <w:r w:rsidRPr="00E77497">
        <w:t>Disjunction</w:t>
      </w:r>
    </w:p>
    <w:p w14:paraId="7DBA1A0F" w14:textId="77777777" w:rsidR="005D7F2D" w:rsidRPr="00E77497" w:rsidRDefault="005D7F2D" w:rsidP="005D7F2D">
      <w:pPr>
        <w:pStyle w:val="SyntaxRule"/>
      </w:pPr>
      <w:r w:rsidRPr="00E77497">
        <w:t xml:space="preserve">Disjunction </w:t>
      </w:r>
      <w:r w:rsidRPr="00E77497">
        <w:rPr>
          <w:rFonts w:ascii="Arial" w:hAnsi="Arial"/>
          <w:b/>
          <w:i w:val="0"/>
        </w:rPr>
        <w:t>::</w:t>
      </w:r>
    </w:p>
    <w:p w14:paraId="6786B446" w14:textId="77777777" w:rsidR="005D7F2D" w:rsidRPr="00E77497" w:rsidRDefault="005D7F2D" w:rsidP="005D7F2D">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35BEC0F7" w14:textId="77777777" w:rsidR="005D7F2D" w:rsidRPr="00E77497" w:rsidRDefault="005D7F2D" w:rsidP="005D7F2D">
      <w:pPr>
        <w:pStyle w:val="SyntaxRule"/>
      </w:pPr>
      <w:r w:rsidRPr="00E77497">
        <w:t xml:space="preserve">Alternative </w:t>
      </w:r>
      <w:r w:rsidRPr="00E77497">
        <w:rPr>
          <w:rFonts w:ascii="Arial" w:hAnsi="Arial"/>
          <w:b/>
          <w:i w:val="0"/>
        </w:rPr>
        <w:t>::</w:t>
      </w:r>
    </w:p>
    <w:p w14:paraId="71FD8DE8" w14:textId="77777777" w:rsidR="005D7F2D" w:rsidRPr="00E77497" w:rsidRDefault="005D7F2D" w:rsidP="005D7F2D">
      <w:pPr>
        <w:pStyle w:val="SyntaxDefinition"/>
        <w:rPr>
          <w:vertAlign w:val="subscript"/>
        </w:rPr>
      </w:pPr>
      <w:r w:rsidRPr="00E77497">
        <w:rPr>
          <w:rFonts w:ascii="Arial" w:hAnsi="Arial"/>
          <w:i w:val="0"/>
          <w:sz w:val="16"/>
        </w:rPr>
        <w:t>[empty]</w:t>
      </w:r>
      <w:r w:rsidRPr="00E77497">
        <w:br/>
        <w:t>Alternative Term</w:t>
      </w:r>
    </w:p>
    <w:p w14:paraId="2739F6BE" w14:textId="77777777" w:rsidR="005D7F2D" w:rsidRPr="00E77497" w:rsidRDefault="005D7F2D" w:rsidP="005D7F2D">
      <w:pPr>
        <w:pStyle w:val="SyntaxRule"/>
      </w:pPr>
      <w:r w:rsidRPr="00E77497">
        <w:t xml:space="preserve">Term </w:t>
      </w:r>
      <w:r w:rsidRPr="00E77497">
        <w:rPr>
          <w:rFonts w:ascii="Arial" w:hAnsi="Arial"/>
          <w:b/>
          <w:i w:val="0"/>
        </w:rPr>
        <w:t>::</w:t>
      </w:r>
    </w:p>
    <w:p w14:paraId="75BB9B6E" w14:textId="77777777" w:rsidR="005D7F2D" w:rsidRPr="00C7794D" w:rsidRDefault="005D7F2D" w:rsidP="005D7F2D">
      <w:pPr>
        <w:pStyle w:val="SyntaxDefinition"/>
        <w:rPr>
          <w:vertAlign w:val="subscript"/>
        </w:rPr>
      </w:pPr>
      <w:r w:rsidRPr="00C7794D">
        <w:t>Assertion</w:t>
      </w:r>
      <w:r w:rsidRPr="00C7794D">
        <w:br/>
        <w:t>Atom</w:t>
      </w:r>
      <w:r w:rsidRPr="00C7794D">
        <w:br/>
        <w:t>Atom Quantifier</w:t>
      </w:r>
    </w:p>
    <w:p w14:paraId="3946C4F2" w14:textId="77777777" w:rsidR="005D7F2D" w:rsidRPr="00C7794D" w:rsidRDefault="005D7F2D" w:rsidP="005D7F2D">
      <w:pPr>
        <w:pStyle w:val="SyntaxRule"/>
      </w:pPr>
      <w:r w:rsidRPr="00C7794D">
        <w:t xml:space="preserve">Assertion </w:t>
      </w:r>
      <w:r w:rsidRPr="00C7794D">
        <w:rPr>
          <w:rFonts w:ascii="Arial" w:hAnsi="Arial"/>
          <w:b/>
          <w:i w:val="0"/>
        </w:rPr>
        <w:t>::</w:t>
      </w:r>
    </w:p>
    <w:p w14:paraId="6AFE46A9" w14:textId="77777777" w:rsidR="005D7F2D" w:rsidRPr="00C7794D" w:rsidRDefault="005D7F2D" w:rsidP="005D7F2D">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37E9BDED" w14:textId="77777777" w:rsidR="005D7F2D" w:rsidRPr="00C7794D" w:rsidRDefault="005D7F2D" w:rsidP="005D7F2D">
      <w:pPr>
        <w:pStyle w:val="SyntaxRule"/>
      </w:pPr>
      <w:r w:rsidRPr="00C7794D">
        <w:t xml:space="preserve">Quantifier </w:t>
      </w:r>
      <w:r w:rsidRPr="00C7794D">
        <w:rPr>
          <w:rFonts w:ascii="Arial" w:hAnsi="Arial"/>
          <w:b/>
          <w:i w:val="0"/>
        </w:rPr>
        <w:t>::</w:t>
      </w:r>
    </w:p>
    <w:p w14:paraId="1D2802BE" w14:textId="77777777" w:rsidR="005D7F2D" w:rsidRPr="00C7794D" w:rsidRDefault="005D7F2D" w:rsidP="005D7F2D">
      <w:pPr>
        <w:pStyle w:val="SyntaxDefinition"/>
      </w:pPr>
      <w:r w:rsidRPr="00C7794D">
        <w:t>QuantifierPrefix</w:t>
      </w:r>
      <w:r w:rsidRPr="00C7794D">
        <w:br/>
        <w:t>QuantifierPrefix</w:t>
      </w:r>
      <w:r w:rsidRPr="00C7794D">
        <w:rPr>
          <w:rFonts w:ascii="Courier New" w:hAnsi="Courier New"/>
          <w:b/>
          <w:i w:val="0"/>
        </w:rPr>
        <w:t xml:space="preserve"> ?</w:t>
      </w:r>
    </w:p>
    <w:p w14:paraId="22FDFE1B" w14:textId="77777777" w:rsidR="005D7F2D" w:rsidRPr="00C7794D" w:rsidRDefault="005D7F2D" w:rsidP="005D7F2D">
      <w:pPr>
        <w:pStyle w:val="SyntaxRule"/>
      </w:pPr>
      <w:r w:rsidRPr="00C7794D">
        <w:t xml:space="preserve">QuantifierPrefix </w:t>
      </w:r>
      <w:r w:rsidRPr="00C7794D">
        <w:rPr>
          <w:rFonts w:ascii="Arial" w:hAnsi="Arial"/>
          <w:b/>
          <w:i w:val="0"/>
        </w:rPr>
        <w:t>::</w:t>
      </w:r>
    </w:p>
    <w:p w14:paraId="050A0570" w14:textId="77777777" w:rsidR="005D7F2D" w:rsidRPr="00C7794D" w:rsidRDefault="005D7F2D" w:rsidP="005D7F2D">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6C7F52EE" w14:textId="77777777" w:rsidR="005D7F2D" w:rsidRPr="006B6D0A" w:rsidRDefault="005D7F2D" w:rsidP="005D7F2D">
      <w:pPr>
        <w:pStyle w:val="SyntaxRule"/>
      </w:pPr>
      <w:r w:rsidRPr="004D1BD1">
        <w:t xml:space="preserve">Atom </w:t>
      </w:r>
      <w:r w:rsidRPr="008B7F6F">
        <w:rPr>
          <w:rFonts w:ascii="Arial" w:hAnsi="Arial"/>
          <w:b/>
          <w:i w:val="0"/>
        </w:rPr>
        <w:t>::</w:t>
      </w:r>
    </w:p>
    <w:p w14:paraId="6B9D6BF8" w14:textId="77777777" w:rsidR="005D7F2D" w:rsidRPr="00E77497" w:rsidRDefault="005D7F2D" w:rsidP="005D7F2D">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1143FE82" w14:textId="77777777" w:rsidR="005D7F2D" w:rsidRPr="00E77497" w:rsidRDefault="005D7F2D" w:rsidP="005D7F2D">
      <w:pPr>
        <w:pStyle w:val="SyntaxRule"/>
      </w:pPr>
      <w:r w:rsidRPr="00E77497">
        <w:t xml:space="preserve">PatternCharacter </w:t>
      </w:r>
      <w:r w:rsidRPr="00E77497">
        <w:rPr>
          <w:rFonts w:ascii="Arial" w:hAnsi="Arial"/>
          <w:b/>
          <w:i w:val="0"/>
        </w:rPr>
        <w:t>::</w:t>
      </w:r>
      <w:r w:rsidRPr="00E77497">
        <w:t xml:space="preserve"> </w:t>
      </w:r>
    </w:p>
    <w:p w14:paraId="78878CFA" w14:textId="77777777" w:rsidR="005D7F2D" w:rsidRPr="00E77497" w:rsidRDefault="005D7F2D" w:rsidP="005D7F2D">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0338452A" w14:textId="77777777" w:rsidR="005D7F2D" w:rsidRPr="00E77497" w:rsidRDefault="005D7F2D" w:rsidP="005D7F2D">
      <w:pPr>
        <w:pStyle w:val="SyntaxRule"/>
      </w:pPr>
      <w:r w:rsidRPr="00E77497">
        <w:t xml:space="preserve">AtomEscape </w:t>
      </w:r>
      <w:r w:rsidRPr="00E77497">
        <w:rPr>
          <w:rFonts w:ascii="Arial" w:hAnsi="Arial"/>
          <w:b/>
          <w:i w:val="0"/>
        </w:rPr>
        <w:t>::</w:t>
      </w:r>
    </w:p>
    <w:p w14:paraId="20C216EE" w14:textId="77777777" w:rsidR="005D7F2D" w:rsidRPr="00E77497" w:rsidRDefault="005D7F2D" w:rsidP="005D7F2D">
      <w:pPr>
        <w:pStyle w:val="SyntaxDefinition"/>
      </w:pPr>
      <w:r w:rsidRPr="00E77497">
        <w:t>DecimalEscape</w:t>
      </w:r>
      <w:r w:rsidRPr="00E77497">
        <w:br/>
        <w:t>CharacterEscape</w:t>
      </w:r>
      <w:r w:rsidRPr="00E77497">
        <w:br/>
        <w:t>CharacterClassEscape</w:t>
      </w:r>
    </w:p>
    <w:p w14:paraId="50F6648E" w14:textId="77777777" w:rsidR="005D7F2D" w:rsidRPr="00E77497" w:rsidRDefault="005D7F2D" w:rsidP="005D7F2D">
      <w:pPr>
        <w:pStyle w:val="SyntaxRule"/>
      </w:pPr>
      <w:r w:rsidRPr="00E77497">
        <w:t xml:space="preserve">CharacterEscape </w:t>
      </w:r>
      <w:r w:rsidRPr="00E77497">
        <w:rPr>
          <w:rFonts w:ascii="Arial" w:hAnsi="Arial"/>
          <w:b/>
          <w:i w:val="0"/>
        </w:rPr>
        <w:t>::</w:t>
      </w:r>
    </w:p>
    <w:p w14:paraId="177C7FFE" w14:textId="77777777" w:rsidR="005D7F2D" w:rsidRPr="00E77497" w:rsidRDefault="005D7F2D" w:rsidP="005D7F2D">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14:paraId="1E46F609" w14:textId="77777777" w:rsidR="005D7F2D" w:rsidRPr="00E77497" w:rsidRDefault="005D7F2D" w:rsidP="005D7F2D">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23598B0B" w14:textId="77777777"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f  n  r  t  v</w:t>
      </w:r>
    </w:p>
    <w:p w14:paraId="3D37DB52" w14:textId="77777777" w:rsidR="005D7F2D" w:rsidRPr="00E77497" w:rsidRDefault="005D7F2D" w:rsidP="005D7F2D">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22E5A6B7" w14:textId="77777777"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5F3990B9" w14:textId="77777777" w:rsidR="005D7F2D" w:rsidRPr="00E77497" w:rsidRDefault="005D7F2D" w:rsidP="005D7F2D">
      <w:pPr>
        <w:pStyle w:val="SyntaxRule"/>
      </w:pPr>
      <w:r w:rsidRPr="00E77497">
        <w:t xml:space="preserve">IdentityEscape </w:t>
      </w:r>
      <w:r w:rsidRPr="00E77497">
        <w:rPr>
          <w:rFonts w:ascii="Arial" w:hAnsi="Arial"/>
          <w:b/>
          <w:i w:val="0"/>
        </w:rPr>
        <w:t>::</w:t>
      </w:r>
    </w:p>
    <w:p w14:paraId="3E71E5AB" w14:textId="77777777" w:rsidR="005D7F2D" w:rsidRPr="00E77497" w:rsidRDefault="005D7F2D" w:rsidP="005D7F2D">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3284B082" w14:textId="77777777" w:rsidR="005D7F2D" w:rsidRPr="00E77497" w:rsidRDefault="005D7F2D" w:rsidP="005D7F2D">
      <w:pPr>
        <w:pStyle w:val="SyntaxRule"/>
      </w:pPr>
      <w:r w:rsidRPr="00E77497">
        <w:t xml:space="preserve">DecimalEscape </w:t>
      </w:r>
      <w:r w:rsidRPr="00E77497">
        <w:rPr>
          <w:rFonts w:ascii="Arial" w:hAnsi="Arial"/>
          <w:b/>
          <w:i w:val="0"/>
        </w:rPr>
        <w:t>::</w:t>
      </w:r>
    </w:p>
    <w:p w14:paraId="27742779" w14:textId="77777777" w:rsidR="005D7F2D" w:rsidRPr="00E77497" w:rsidRDefault="005D7F2D" w:rsidP="005D7F2D">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2E1B01EF" w14:textId="77777777" w:rsidR="005D7F2D" w:rsidRPr="00E77497" w:rsidRDefault="005D7F2D" w:rsidP="005D7F2D">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5D25F168" w14:textId="77777777"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d  D  s  S  w  W</w:t>
      </w:r>
    </w:p>
    <w:p w14:paraId="13AB1CD8" w14:textId="77777777" w:rsidR="005D7F2D" w:rsidRPr="00E77497" w:rsidRDefault="005D7F2D" w:rsidP="005D7F2D">
      <w:pPr>
        <w:pStyle w:val="SyntaxRule"/>
      </w:pPr>
      <w:r w:rsidRPr="00E77497">
        <w:t xml:space="preserve">CharacterClass  </w:t>
      </w:r>
      <w:r w:rsidRPr="00E77497">
        <w:rPr>
          <w:rFonts w:ascii="Arial" w:hAnsi="Arial"/>
          <w:b/>
          <w:i w:val="0"/>
        </w:rPr>
        <w:t>::</w:t>
      </w:r>
    </w:p>
    <w:p w14:paraId="267E39D3" w14:textId="77777777" w:rsidR="005D7F2D" w:rsidRPr="00E77497" w:rsidRDefault="005D7F2D" w:rsidP="005D7F2D">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537D25B3" w14:textId="77777777" w:rsidR="005D7F2D" w:rsidRPr="00E77497" w:rsidRDefault="005D7F2D" w:rsidP="005D7F2D">
      <w:pPr>
        <w:pStyle w:val="SyntaxRule"/>
      </w:pPr>
      <w:r w:rsidRPr="00E77497">
        <w:t xml:space="preserve">ClassRanges </w:t>
      </w:r>
      <w:r w:rsidRPr="00E77497">
        <w:rPr>
          <w:rFonts w:ascii="Arial" w:hAnsi="Arial"/>
          <w:b/>
          <w:i w:val="0"/>
        </w:rPr>
        <w:t>::</w:t>
      </w:r>
    </w:p>
    <w:p w14:paraId="031C19E6" w14:textId="77777777" w:rsidR="005D7F2D" w:rsidRPr="00E77497" w:rsidRDefault="005D7F2D" w:rsidP="005D7F2D">
      <w:pPr>
        <w:pStyle w:val="SyntaxDefinition"/>
        <w:rPr>
          <w:vertAlign w:val="subscript"/>
        </w:rPr>
      </w:pPr>
      <w:r w:rsidRPr="00E77497">
        <w:rPr>
          <w:rFonts w:ascii="Arial" w:hAnsi="Arial"/>
          <w:i w:val="0"/>
          <w:sz w:val="16"/>
        </w:rPr>
        <w:t>[empty]</w:t>
      </w:r>
      <w:r w:rsidRPr="00E77497">
        <w:br/>
        <w:t>NonemptyClassRanges</w:t>
      </w:r>
    </w:p>
    <w:p w14:paraId="681A462C" w14:textId="77777777" w:rsidR="005D7F2D" w:rsidRPr="00E77497" w:rsidRDefault="005D7F2D" w:rsidP="005D7F2D">
      <w:pPr>
        <w:pStyle w:val="SyntaxRule"/>
      </w:pPr>
      <w:r w:rsidRPr="00E77497">
        <w:t xml:space="preserve">NonemptyClassRanges </w:t>
      </w:r>
      <w:r w:rsidRPr="00E77497">
        <w:rPr>
          <w:rFonts w:ascii="Arial" w:hAnsi="Arial"/>
          <w:b/>
          <w:i w:val="0"/>
        </w:rPr>
        <w:t>::</w:t>
      </w:r>
    </w:p>
    <w:p w14:paraId="5302F9FA" w14:textId="77777777" w:rsidR="005D7F2D" w:rsidRPr="00E77497" w:rsidRDefault="005D7F2D" w:rsidP="005D7F2D">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343CBD32" w14:textId="77777777" w:rsidR="005D7F2D" w:rsidRPr="00E77497" w:rsidRDefault="005D7F2D" w:rsidP="005D7F2D">
      <w:pPr>
        <w:pStyle w:val="SyntaxRule"/>
      </w:pPr>
      <w:r w:rsidRPr="00E77497">
        <w:t xml:space="preserve">NonemptyClassRangesNoDash </w:t>
      </w:r>
      <w:r w:rsidRPr="00E77497">
        <w:rPr>
          <w:rFonts w:ascii="Arial" w:hAnsi="Arial"/>
          <w:b/>
          <w:i w:val="0"/>
        </w:rPr>
        <w:t>::</w:t>
      </w:r>
    </w:p>
    <w:p w14:paraId="1932E4AF" w14:textId="77777777" w:rsidR="005D7F2D" w:rsidRPr="00E77497" w:rsidRDefault="005D7F2D" w:rsidP="005D7F2D">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507BC5EB" w14:textId="77777777" w:rsidR="005D7F2D" w:rsidRPr="00E77497" w:rsidRDefault="005D7F2D" w:rsidP="005D7F2D">
      <w:pPr>
        <w:pStyle w:val="SyntaxRule"/>
      </w:pPr>
      <w:r w:rsidRPr="00E77497">
        <w:t xml:space="preserve">ClassAtom </w:t>
      </w:r>
      <w:r w:rsidRPr="00E77497">
        <w:rPr>
          <w:rFonts w:ascii="Arial" w:hAnsi="Arial"/>
          <w:b/>
          <w:i w:val="0"/>
        </w:rPr>
        <w:t>::</w:t>
      </w:r>
    </w:p>
    <w:p w14:paraId="3764B8FD" w14:textId="77777777" w:rsidR="005D7F2D" w:rsidRPr="00E77497" w:rsidRDefault="005D7F2D" w:rsidP="005D7F2D">
      <w:pPr>
        <w:pStyle w:val="SyntaxDefinition"/>
      </w:pPr>
      <w:r w:rsidRPr="00E77497">
        <w:rPr>
          <w:rFonts w:ascii="Courier New" w:hAnsi="Courier New"/>
          <w:b/>
          <w:i w:val="0"/>
        </w:rPr>
        <w:t>-</w:t>
      </w:r>
      <w:r w:rsidRPr="00E77497">
        <w:br/>
        <w:t>ClassAtomNoDash</w:t>
      </w:r>
    </w:p>
    <w:p w14:paraId="2E199BFA" w14:textId="77777777" w:rsidR="005D7F2D" w:rsidRPr="00E77497" w:rsidRDefault="005D7F2D" w:rsidP="005D7F2D">
      <w:pPr>
        <w:pStyle w:val="SyntaxRule"/>
      </w:pPr>
      <w:r w:rsidRPr="00E77497">
        <w:t xml:space="preserve">ClassAtomNoDash </w:t>
      </w:r>
      <w:r w:rsidRPr="00E77497">
        <w:rPr>
          <w:rFonts w:ascii="Arial" w:hAnsi="Arial"/>
          <w:b/>
          <w:i w:val="0"/>
        </w:rPr>
        <w:t>::</w:t>
      </w:r>
    </w:p>
    <w:p w14:paraId="27818609" w14:textId="77777777" w:rsidR="005D7F2D" w:rsidRPr="00E77497" w:rsidRDefault="005D7F2D" w:rsidP="005D7F2D">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2EFFD44C" w14:textId="77777777" w:rsidR="005D7F2D" w:rsidRPr="00E77497" w:rsidRDefault="005D7F2D" w:rsidP="005D7F2D">
      <w:pPr>
        <w:pStyle w:val="SyntaxRule"/>
      </w:pPr>
      <w:r w:rsidRPr="00E77497">
        <w:t xml:space="preserve">ClassEscape </w:t>
      </w:r>
      <w:r w:rsidRPr="00E77497">
        <w:rPr>
          <w:rFonts w:ascii="Arial" w:hAnsi="Arial"/>
          <w:b/>
          <w:i w:val="0"/>
        </w:rPr>
        <w:t>::</w:t>
      </w:r>
    </w:p>
    <w:p w14:paraId="278036F6" w14:textId="77777777" w:rsidR="005D7F2D" w:rsidRPr="00E77497" w:rsidRDefault="005D7F2D" w:rsidP="005D7F2D">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7CC93C8D" w14:textId="77777777" w:rsidR="005D7F2D" w:rsidRPr="00E77497" w:rsidRDefault="005D7F2D" w:rsidP="005D7F2D">
      <w:pPr>
        <w:pStyle w:val="30"/>
      </w:pPr>
      <w:bookmarkStart w:id="11703" w:name="_Ref366078803"/>
      <w:bookmarkStart w:id="11704" w:name="_Ref366078816"/>
      <w:bookmarkStart w:id="11705" w:name="_Ref366078833"/>
      <w:bookmarkStart w:id="11706" w:name="_Ref366079056"/>
      <w:bookmarkStart w:id="11707" w:name="_Toc368050752"/>
      <w:r w:rsidRPr="00E77497">
        <w:t>Pattern Semantics</w:t>
      </w:r>
      <w:bookmarkEnd w:id="11703"/>
      <w:bookmarkEnd w:id="11704"/>
      <w:bookmarkEnd w:id="11705"/>
      <w:bookmarkEnd w:id="11706"/>
      <w:bookmarkEnd w:id="11707"/>
    </w:p>
    <w:p w14:paraId="4F24EE79" w14:textId="77777777" w:rsidR="005D7F2D" w:rsidRPr="00E77497" w:rsidRDefault="005D7F2D" w:rsidP="005D7F2D">
      <w:r w:rsidRPr="00E77497">
        <w:t xml:space="preserve">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w:t>
      </w:r>
      <w:r>
        <w:t>[[RegExpMatcher]]</w:t>
      </w:r>
      <w:r w:rsidRPr="00E77497">
        <w:t xml:space="preserve"> internal </w:t>
      </w:r>
      <w:r>
        <w:t xml:space="preserve">data </w:t>
      </w:r>
      <w:r w:rsidRPr="00E77497">
        <w:t>property.</w:t>
      </w:r>
    </w:p>
    <w:p w14:paraId="56DD7E88" w14:textId="77777777" w:rsidR="005D7F2D" w:rsidRPr="00E77497" w:rsidRDefault="005D7F2D" w:rsidP="005D7F2D">
      <w:pPr>
        <w:pStyle w:val="40"/>
      </w:pPr>
      <w:bookmarkStart w:id="11708" w:name="_Ref366079453"/>
      <w:r w:rsidRPr="00E77497">
        <w:t>Notation</w:t>
      </w:r>
      <w:bookmarkEnd w:id="11708"/>
    </w:p>
    <w:p w14:paraId="0A4C1ACD" w14:textId="77777777" w:rsidR="005D7F2D" w:rsidRPr="00E77497" w:rsidRDefault="005D7F2D" w:rsidP="005D7F2D">
      <w:pPr>
        <w:spacing w:after="120"/>
      </w:pPr>
      <w:r w:rsidRPr="00E77497">
        <w:t>The descriptions below use the following variables:</w:t>
      </w:r>
    </w:p>
    <w:p w14:paraId="24ACD376" w14:textId="77777777" w:rsidR="005D7F2D" w:rsidRPr="00E77497" w:rsidRDefault="005D7F2D" w:rsidP="005D7F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1539170F" w14:textId="77777777" w:rsidR="005D7F2D" w:rsidRPr="00E77497" w:rsidRDefault="005D7F2D" w:rsidP="005D7F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14:paraId="4A364EF9" w14:textId="77777777" w:rsidR="005D7F2D" w:rsidRPr="00E77497" w:rsidRDefault="005D7F2D" w:rsidP="005D7F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20808CF6" w14:textId="77777777" w:rsidR="005D7F2D" w:rsidRPr="00E77497" w:rsidRDefault="005D7F2D" w:rsidP="005D7F2D">
      <w:pPr>
        <w:numPr>
          <w:ilvl w:val="0"/>
          <w:numId w:val="285"/>
        </w:numPr>
        <w:spacing w:after="60"/>
        <w:ind w:left="1080"/>
      </w:pPr>
      <w:r w:rsidRPr="00E77497">
        <w:rPr>
          <w:rFonts w:ascii="Times New Roman" w:hAnsi="Times New Roman"/>
          <w:i/>
        </w:rPr>
        <w:t>IgnoreCase</w:t>
      </w:r>
      <w:r w:rsidRPr="00E77497">
        <w:t xml:space="preserve"> is </w:t>
      </w:r>
      <w:r w:rsidRPr="00BE3BA1">
        <w:rPr>
          <w:rFonts w:ascii="Times New Roman" w:hAnsi="Times New Roman"/>
          <w:b/>
          <w:bCs/>
        </w:rPr>
        <w:t>true</w:t>
      </w:r>
      <w:r>
        <w:t xml:space="preserve"> if the</w:t>
      </w:r>
      <w:r w:rsidRPr="00E77497">
        <w:t xml:space="preserve"> RegExp object's </w:t>
      </w:r>
      <w:r>
        <w:t xml:space="preserve">[[OriginalFlags]] internal data </w:t>
      </w:r>
      <w:r w:rsidRPr="00E77497">
        <w:t>property</w:t>
      </w:r>
      <w:r w:rsidRPr="00FB7B23">
        <w:t xml:space="preserve"> </w:t>
      </w:r>
      <w:r>
        <w:t xml:space="preserve">contains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and otherwise is </w:t>
      </w:r>
      <w:r w:rsidRPr="00BE3BA1">
        <w:rPr>
          <w:rFonts w:ascii="Times New Roman" w:hAnsi="Times New Roman"/>
          <w:b/>
          <w:bCs/>
        </w:rPr>
        <w:t>false</w:t>
      </w:r>
      <w:r w:rsidRPr="00E77497">
        <w:t>.</w:t>
      </w:r>
    </w:p>
    <w:p w14:paraId="7EAC7F6C" w14:textId="77777777" w:rsidR="005D7F2D" w:rsidRPr="00E77497" w:rsidRDefault="005D7F2D" w:rsidP="005D7F2D">
      <w:pPr>
        <w:numPr>
          <w:ilvl w:val="0"/>
          <w:numId w:val="285"/>
        </w:numPr>
        <w:ind w:left="1080"/>
      </w:pPr>
      <w:r w:rsidRPr="00E77497">
        <w:rPr>
          <w:rFonts w:ascii="Times New Roman" w:hAnsi="Times New Roman"/>
          <w:i/>
        </w:rPr>
        <w:t>Multiline</w:t>
      </w:r>
      <w:r w:rsidRPr="00E77497">
        <w:t xml:space="preserve"> is </w:t>
      </w:r>
      <w:r w:rsidRPr="00BE3BA1">
        <w:rPr>
          <w:rFonts w:ascii="Times New Roman" w:hAnsi="Times New Roman"/>
          <w:b/>
          <w:bCs/>
        </w:rPr>
        <w:t>true</w:t>
      </w:r>
      <w:r>
        <w:t xml:space="preserve"> if the</w:t>
      </w:r>
      <w:r w:rsidRPr="00E77497">
        <w:t xml:space="preserve"> RegExp object’s </w:t>
      </w:r>
      <w:r>
        <w:t xml:space="preserve">[[OriginalFlags]] internal data </w:t>
      </w:r>
      <w:r w:rsidRPr="00E77497">
        <w:t>property</w:t>
      </w:r>
      <w:r>
        <w:t xml:space="preserve"> contains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and otherwise is </w:t>
      </w:r>
      <w:r w:rsidRPr="00BE3BA1">
        <w:rPr>
          <w:rFonts w:ascii="Times New Roman" w:hAnsi="Times New Roman"/>
          <w:b/>
          <w:bCs/>
        </w:rPr>
        <w:t>false</w:t>
      </w:r>
      <w:r w:rsidRPr="00E77497">
        <w:t>.</w:t>
      </w:r>
    </w:p>
    <w:p w14:paraId="3AA14C12" w14:textId="77777777" w:rsidR="005D7F2D" w:rsidRPr="00E77497" w:rsidRDefault="005D7F2D" w:rsidP="005D7F2D">
      <w:r w:rsidRPr="00E77497">
        <w:t>Furthermore, the descriptions below use the following internal data structures:</w:t>
      </w:r>
    </w:p>
    <w:p w14:paraId="58F00F80" w14:textId="77777777"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14:paraId="0C8F8DDA" w14:textId="77777777"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 </w:t>
      </w:r>
      <w:r>
        <w:t>List</w:t>
      </w:r>
      <w:r w:rsidRPr="00E77497">
        <w:t xml:space="preserve">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7A418A55" w14:textId="77777777"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3F64CA2D" w14:textId="77777777"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18ACFE63" w14:textId="77777777"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3FA7CDDE" w14:textId="77777777" w:rsidR="005D7F2D" w:rsidRPr="00E77497" w:rsidRDefault="005D7F2D" w:rsidP="005D7F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14:paraId="23919671" w14:textId="77777777" w:rsidR="005D7F2D" w:rsidRPr="00E77497" w:rsidRDefault="005D7F2D" w:rsidP="005D7F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234529E5" w14:textId="77777777" w:rsidR="005D7F2D" w:rsidRPr="00E77497" w:rsidRDefault="005D7F2D" w:rsidP="005D7F2D">
      <w:pPr>
        <w:pStyle w:val="40"/>
      </w:pPr>
      <w:r w:rsidRPr="00E77497">
        <w:t>Pattern</w:t>
      </w:r>
    </w:p>
    <w:p w14:paraId="2F64FC8D" w14:textId="77777777" w:rsidR="005D7F2D" w:rsidRPr="00E77497" w:rsidRDefault="005D7F2D" w:rsidP="005D7F2D">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50397634" w14:textId="77777777" w:rsidR="005D7F2D" w:rsidRPr="00E77497" w:rsidRDefault="005D7F2D" w:rsidP="005D7F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14:paraId="47787F95" w14:textId="77777777" w:rsidR="005D7F2D" w:rsidRPr="00E77497" w:rsidRDefault="005D7F2D" w:rsidP="005D7F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74C35709" w14:textId="77777777" w:rsidR="005D7F2D" w:rsidRPr="00E77497" w:rsidRDefault="005D7F2D" w:rsidP="005D7F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xml:space="preserve">. This variable will be used throughout the algorithms in </w:t>
      </w:r>
      <w:r w:rsidR="006A3D7C">
        <w:fldChar w:fldCharType="begin"/>
      </w:r>
      <w:r w:rsidR="006A3D7C">
        <w:instrText xml:space="preserve"> REF _Ref366078803 \r \h </w:instrText>
      </w:r>
      <w:r w:rsidR="006A3D7C">
        <w:fldChar w:fldCharType="separate"/>
      </w:r>
      <w:r w:rsidR="00D433E8">
        <w:t>21.2.2</w:t>
      </w:r>
      <w:r w:rsidR="006A3D7C">
        <w:fldChar w:fldCharType="end"/>
      </w:r>
      <w:r w:rsidRPr="00E77497">
        <w:t>.</w:t>
      </w:r>
    </w:p>
    <w:p w14:paraId="04EEE14B" w14:textId="77777777" w:rsidR="005D7F2D" w:rsidRPr="00E77497" w:rsidRDefault="005D7F2D" w:rsidP="005D7F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xml:space="preserve">. This variable will be used throughout the algorithms in </w:t>
      </w:r>
      <w:r w:rsidR="006A3D7C">
        <w:fldChar w:fldCharType="begin"/>
      </w:r>
      <w:r w:rsidR="006A3D7C">
        <w:instrText xml:space="preserve"> REF _Ref366078816 \r \h </w:instrText>
      </w:r>
      <w:r w:rsidR="006A3D7C">
        <w:fldChar w:fldCharType="separate"/>
      </w:r>
      <w:r w:rsidR="00D433E8">
        <w:t>21.2.2</w:t>
      </w:r>
      <w:r w:rsidR="006A3D7C">
        <w:fldChar w:fldCharType="end"/>
      </w:r>
      <w:r w:rsidRPr="00E77497">
        <w:t>.</w:t>
      </w:r>
    </w:p>
    <w:p w14:paraId="5B45B8CF" w14:textId="77777777" w:rsidR="005D7F2D" w:rsidRPr="00E77497" w:rsidRDefault="005D7F2D" w:rsidP="005D7F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14:paraId="1CCFD0BE" w14:textId="77777777" w:rsidR="005D7F2D" w:rsidRPr="00E77497" w:rsidRDefault="005D7F2D" w:rsidP="005D7F2D">
      <w:pPr>
        <w:pStyle w:val="Alg40"/>
        <w:numPr>
          <w:ilvl w:val="0"/>
          <w:numId w:val="402"/>
        </w:numPr>
        <w:ind w:left="1800" w:hanging="270"/>
      </w:pPr>
      <w:r w:rsidRPr="00E77497">
        <w:t xml:space="preserve">Let </w:t>
      </w:r>
      <w:r w:rsidRPr="00E77497">
        <w:rPr>
          <w:i/>
        </w:rPr>
        <w:t>cap</w:t>
      </w:r>
      <w:r w:rsidRPr="00E77497">
        <w:t xml:space="preserve"> be a </w:t>
      </w:r>
      <w:r>
        <w:t>List</w:t>
      </w:r>
      <w:r w:rsidRPr="00E77497">
        <w:t xml:space="preserve">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6B87BFF2" w14:textId="77777777" w:rsidR="005D7F2D" w:rsidRPr="00E77497" w:rsidRDefault="005D7F2D" w:rsidP="005D7F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14:paraId="51DB8639" w14:textId="77777777" w:rsidR="005D7F2D" w:rsidRPr="00E77497" w:rsidRDefault="005D7F2D" w:rsidP="005D7F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6DB91458" w14:textId="77777777" w:rsidR="005D7F2D" w:rsidRPr="00E77497" w:rsidRDefault="005D7F2D" w:rsidP="005D7F2D">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w:t>
      </w:r>
      <w:r w:rsidR="006A3D7C">
        <w:fldChar w:fldCharType="begin"/>
      </w:r>
      <w:r w:rsidR="006A3D7C">
        <w:instrText xml:space="preserve"> REF _Ref366078833 \r \h </w:instrText>
      </w:r>
      <w:r w:rsidR="006A3D7C">
        <w:fldChar w:fldCharType="separate"/>
      </w:r>
      <w:r w:rsidR="00D433E8">
        <w:t>21.2.2</w:t>
      </w:r>
      <w:r w:rsidR="006A3D7C">
        <w:fldChar w:fldCharType="end"/>
      </w:r>
      <w:r w:rsidRPr="00E77497">
        <w:t xml:space="preserve">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704E536D" w14:textId="77777777" w:rsidR="005D7F2D" w:rsidRPr="00E77497" w:rsidRDefault="005D7F2D" w:rsidP="005D7F2D">
      <w:pPr>
        <w:pStyle w:val="40"/>
      </w:pPr>
      <w:r w:rsidRPr="00E77497">
        <w:t>Disjunction</w:t>
      </w:r>
    </w:p>
    <w:p w14:paraId="07E36653" w14:textId="77777777" w:rsidR="005D7F2D" w:rsidRPr="00E77497" w:rsidRDefault="005D7F2D" w:rsidP="005D7F2D">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6A6090">
        <w:rPr>
          <w:rFonts w:ascii="Times New Roman" w:hAnsi="Times New Roman"/>
          <w:iCs/>
        </w:rPr>
        <w:t>Matcher</w:t>
      </w:r>
      <w:r w:rsidRPr="00E77497">
        <w:t xml:space="preserve"> and returning that </w:t>
      </w:r>
      <w:r w:rsidRPr="006A6090">
        <w:rPr>
          <w:rFonts w:ascii="Times New Roman" w:hAnsi="Times New Roman"/>
          <w:iCs/>
        </w:rPr>
        <w:t>Matcher</w:t>
      </w:r>
      <w:r w:rsidRPr="00E77497">
        <w:t>.</w:t>
      </w:r>
    </w:p>
    <w:p w14:paraId="39D93D05" w14:textId="77777777" w:rsidR="005D7F2D" w:rsidRPr="00E77497" w:rsidRDefault="005D7F2D" w:rsidP="005D7F2D">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5E06AB80" w14:textId="77777777" w:rsidR="005D7F2D" w:rsidRPr="00E77497" w:rsidRDefault="005D7F2D" w:rsidP="005D7F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14:paraId="40EE40AA" w14:textId="77777777" w:rsidR="005D7F2D" w:rsidRPr="00E77497" w:rsidRDefault="005D7F2D" w:rsidP="005D7F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14:paraId="0F339A92" w14:textId="77777777" w:rsidR="005D7F2D" w:rsidRPr="00E77497" w:rsidRDefault="005D7F2D" w:rsidP="005D7F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49BD7A3A" w14:textId="77777777" w:rsidR="005D7F2D" w:rsidRPr="00E77497" w:rsidRDefault="005D7F2D" w:rsidP="005D7F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14:paraId="0506DCD7" w14:textId="77777777" w:rsidR="005D7F2D" w:rsidRPr="00E77497" w:rsidRDefault="005D7F2D" w:rsidP="005D7F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14:paraId="7352C871" w14:textId="77777777" w:rsidR="005D7F2D" w:rsidRPr="00E77497" w:rsidRDefault="005D7F2D" w:rsidP="005D7F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14:paraId="49E09AED" w14:textId="77777777" w:rsidR="005D7F2D" w:rsidRPr="00E77497" w:rsidRDefault="005D7F2D" w:rsidP="005D7F2D">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48A443F3" w14:textId="77777777" w:rsidR="005D7F2D" w:rsidRPr="00E77497" w:rsidRDefault="005D7F2D" w:rsidP="005D7F2D">
      <w:pPr>
        <w:pStyle w:val="CodeSample4"/>
        <w:spacing w:after="60"/>
        <w:ind w:left="2059"/>
        <w:rPr>
          <w:sz w:val="18"/>
          <w:szCs w:val="18"/>
        </w:rPr>
      </w:pPr>
      <w:r w:rsidRPr="00E77497">
        <w:rPr>
          <w:sz w:val="18"/>
          <w:szCs w:val="18"/>
        </w:rPr>
        <w:t>/a|ab/.exec("abc")</w:t>
      </w:r>
    </w:p>
    <w:p w14:paraId="60CF908D" w14:textId="77777777" w:rsidR="005D7F2D" w:rsidRPr="00E77497" w:rsidRDefault="005D7F2D" w:rsidP="005D7F2D">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15E951CF" w14:textId="77777777" w:rsidR="005D7F2D" w:rsidRPr="00E77497" w:rsidRDefault="005D7F2D" w:rsidP="005D7F2D">
      <w:pPr>
        <w:pStyle w:val="CodeSample4"/>
        <w:spacing w:after="60"/>
        <w:ind w:left="2059"/>
        <w:rPr>
          <w:sz w:val="18"/>
          <w:szCs w:val="18"/>
        </w:rPr>
      </w:pPr>
      <w:r w:rsidRPr="00E77497">
        <w:rPr>
          <w:sz w:val="18"/>
          <w:szCs w:val="18"/>
        </w:rPr>
        <w:t>/((a)|(ab))((c)|(bc))/.exec("abc")</w:t>
      </w:r>
    </w:p>
    <w:p w14:paraId="32F42AD9" w14:textId="77777777" w:rsidR="005D7F2D" w:rsidRPr="00E77497" w:rsidRDefault="005D7F2D" w:rsidP="005D7F2D">
      <w:pPr>
        <w:pStyle w:val="Note"/>
        <w:spacing w:after="60"/>
      </w:pPr>
      <w:r w:rsidRPr="00E77497">
        <w:t>returns the array</w:t>
      </w:r>
    </w:p>
    <w:p w14:paraId="5C1C8698" w14:textId="77777777" w:rsidR="005D7F2D" w:rsidRPr="00E77497" w:rsidRDefault="005D7F2D" w:rsidP="005D7F2D">
      <w:pPr>
        <w:pStyle w:val="CodeSample4"/>
        <w:spacing w:after="60"/>
        <w:ind w:left="2059"/>
        <w:rPr>
          <w:sz w:val="18"/>
          <w:szCs w:val="18"/>
        </w:rPr>
      </w:pPr>
      <w:r w:rsidRPr="00E77497">
        <w:rPr>
          <w:sz w:val="18"/>
          <w:szCs w:val="18"/>
        </w:rPr>
        <w:t>["abc", "a", "a", undefined, "bc", undefined, "bc"]</w:t>
      </w:r>
    </w:p>
    <w:p w14:paraId="4D646529" w14:textId="77777777" w:rsidR="005D7F2D" w:rsidRPr="00E77497" w:rsidRDefault="005D7F2D" w:rsidP="005D7F2D">
      <w:pPr>
        <w:pStyle w:val="Note"/>
        <w:spacing w:after="60"/>
      </w:pPr>
      <w:r w:rsidRPr="00E77497">
        <w:t>and not</w:t>
      </w:r>
    </w:p>
    <w:p w14:paraId="1F89BDF9" w14:textId="77777777" w:rsidR="005D7F2D" w:rsidRPr="00E77497" w:rsidRDefault="005D7F2D" w:rsidP="005D7F2D">
      <w:pPr>
        <w:pStyle w:val="CodeSample4"/>
        <w:ind w:left="2058" w:hanging="357"/>
        <w:rPr>
          <w:sz w:val="18"/>
          <w:szCs w:val="18"/>
        </w:rPr>
      </w:pPr>
      <w:r w:rsidRPr="00E77497">
        <w:rPr>
          <w:sz w:val="18"/>
          <w:szCs w:val="18"/>
        </w:rPr>
        <w:t>["abc", "ab", undefined, "ab", "c", "c", undefined]</w:t>
      </w:r>
    </w:p>
    <w:p w14:paraId="0249B867" w14:textId="77777777" w:rsidR="005D7F2D" w:rsidRPr="00E77497" w:rsidRDefault="005D7F2D" w:rsidP="005D7F2D">
      <w:pPr>
        <w:pStyle w:val="40"/>
      </w:pPr>
      <w:r w:rsidRPr="00E77497">
        <w:t>Alternative</w:t>
      </w:r>
    </w:p>
    <w:p w14:paraId="6133EAB5" w14:textId="77777777" w:rsidR="005D7F2D" w:rsidRPr="00E77497" w:rsidRDefault="005D7F2D" w:rsidP="005D7F2D">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1FC010CD" w14:textId="77777777" w:rsidR="005D7F2D" w:rsidRPr="00E77497" w:rsidRDefault="005D7F2D" w:rsidP="005D7F2D">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26515A4C" w14:textId="77777777" w:rsidR="005D7F2D" w:rsidRPr="00E77497" w:rsidRDefault="005D7F2D" w:rsidP="005D7F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14:paraId="1A01D693" w14:textId="77777777" w:rsidR="005D7F2D" w:rsidRPr="00E77497" w:rsidRDefault="005D7F2D" w:rsidP="005D7F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14:paraId="53918B62" w14:textId="77777777" w:rsidR="005D7F2D" w:rsidRPr="00E77497" w:rsidRDefault="005D7F2D" w:rsidP="005D7F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119D2178" w14:textId="77777777" w:rsidR="005D7F2D" w:rsidRPr="00E77497" w:rsidRDefault="005D7F2D" w:rsidP="005D7F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5419BD87" w14:textId="77777777" w:rsidR="005D7F2D" w:rsidRPr="00E77497" w:rsidRDefault="005D7F2D" w:rsidP="005D7F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7A88C213" w14:textId="77777777" w:rsidR="005D7F2D" w:rsidRPr="00E77497" w:rsidRDefault="005D7F2D" w:rsidP="005D7F2D">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6B8A5187" w14:textId="77777777" w:rsidR="005D7F2D" w:rsidRPr="00E77497" w:rsidRDefault="005D7F2D" w:rsidP="005D7F2D">
      <w:pPr>
        <w:pStyle w:val="40"/>
      </w:pPr>
      <w:r w:rsidRPr="00E77497">
        <w:t>Term</w:t>
      </w:r>
    </w:p>
    <w:p w14:paraId="3466A759" w14:textId="77777777"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612ECC2F" w14:textId="77777777" w:rsidR="005D7F2D" w:rsidRPr="00E77497" w:rsidRDefault="005D7F2D" w:rsidP="005D7F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14:paraId="5B5C1285" w14:textId="77777777" w:rsidR="005D7F2D" w:rsidRPr="00E77497" w:rsidRDefault="005D7F2D" w:rsidP="005D7F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14:paraId="763F6449" w14:textId="77777777" w:rsidR="005D7F2D" w:rsidRPr="00E77497" w:rsidRDefault="005D7F2D" w:rsidP="005D7F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14:paraId="78F73AE7" w14:textId="77777777" w:rsidR="005D7F2D" w:rsidRPr="00E77497" w:rsidRDefault="005D7F2D" w:rsidP="005D7F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14:paraId="3F9BAFD2" w14:textId="77777777"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14:paraId="52B4E786" w14:textId="77777777"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0122F087" w14:textId="77777777" w:rsidR="005D7F2D" w:rsidRPr="00E77497" w:rsidRDefault="005D7F2D" w:rsidP="005D7F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14:paraId="34720D49" w14:textId="77777777" w:rsidR="005D7F2D" w:rsidRPr="00546435" w:rsidRDefault="005D7F2D" w:rsidP="005D7F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167483BD" w14:textId="77777777" w:rsidR="005D7F2D" w:rsidRPr="00E77497" w:rsidRDefault="005D7F2D" w:rsidP="005D7F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0EEE9CF4" w14:textId="77777777" w:rsidR="005D7F2D" w:rsidRPr="00E77497" w:rsidRDefault="005D7F2D" w:rsidP="005D7F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7307E9B5" w14:textId="77777777" w:rsidR="005D7F2D" w:rsidRPr="00E77497" w:rsidRDefault="005D7F2D" w:rsidP="005D7F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119DBBA1" w14:textId="77777777" w:rsidR="005D7F2D" w:rsidRPr="00E77497" w:rsidRDefault="005D7F2D" w:rsidP="005D7F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6B33DCE3" w14:textId="77777777" w:rsidR="005D7F2D" w:rsidRPr="00E77497" w:rsidRDefault="005D7F2D" w:rsidP="005D7F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3FADE2A8"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RepeatMatcher </w:t>
      </w:r>
      <w:r>
        <w:rPr>
          <w:rFonts w:ascii="Helvetica" w:hAnsi="Helvetica"/>
          <w:b/>
          <w:spacing w:val="6"/>
        </w:rPr>
        <w:t>Abstract Operation</w:t>
      </w:r>
    </w:p>
    <w:p w14:paraId="0CDD19FB" w14:textId="77777777" w:rsidR="005D7F2D" w:rsidRPr="00E77497" w:rsidRDefault="005D7F2D" w:rsidP="005D7F2D">
      <w:r w:rsidRPr="00E77497">
        <w:t xml:space="preserve">The abstract operation </w:t>
      </w:r>
      <w:r w:rsidRPr="007B7042">
        <w:rPr>
          <w:rFonts w:ascii="Times New Roman" w:hAnsi="Times New Roman"/>
          <w:iCs/>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193A6896" w14:textId="77777777" w:rsidR="005D7F2D" w:rsidRPr="00E77497" w:rsidRDefault="005D7F2D" w:rsidP="005D7F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14:paraId="70CAF105" w14:textId="77777777" w:rsidR="005D7F2D" w:rsidRPr="00E77497" w:rsidRDefault="005D7F2D" w:rsidP="005D7F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14:paraId="348D454D" w14:textId="77777777" w:rsidR="005D7F2D" w:rsidRPr="00E77497" w:rsidRDefault="005D7F2D" w:rsidP="005D7F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14:paraId="2AA877CF" w14:textId="77777777" w:rsidR="005D7F2D" w:rsidRPr="00E77497" w:rsidRDefault="005D7F2D" w:rsidP="005D7F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14:paraId="1C091C10" w14:textId="77777777" w:rsidR="005D7F2D" w:rsidRPr="00E77497" w:rsidRDefault="005D7F2D" w:rsidP="005D7F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14:paraId="24865FD1" w14:textId="77777777" w:rsidR="005D7F2D" w:rsidRPr="00E77497" w:rsidRDefault="005D7F2D" w:rsidP="005D7F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52168BC6" w14:textId="77777777" w:rsidR="005D7F2D" w:rsidRPr="00E77497" w:rsidRDefault="005D7F2D" w:rsidP="005D7F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w:t>
      </w:r>
      <w:r>
        <w:t>List</w:t>
      </w:r>
      <w:r w:rsidRPr="00E77497">
        <w:t>.</w:t>
      </w:r>
    </w:p>
    <w:p w14:paraId="45FD0345" w14:textId="77777777" w:rsidR="005D7F2D" w:rsidRPr="00E77497" w:rsidRDefault="005D7F2D" w:rsidP="005D7F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14:paraId="16734DD4" w14:textId="77777777" w:rsidR="005D7F2D" w:rsidRPr="00E77497" w:rsidRDefault="005D7F2D" w:rsidP="005D7F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607D76BC" w14:textId="77777777" w:rsidR="005D7F2D" w:rsidRPr="00E77497" w:rsidRDefault="005D7F2D" w:rsidP="005D7F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14:paraId="4840F764" w14:textId="77777777" w:rsidR="005D7F2D" w:rsidRPr="00E77497" w:rsidRDefault="005D7F2D" w:rsidP="005D7F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14:paraId="7F5FA325" w14:textId="77777777" w:rsidR="005D7F2D" w:rsidRPr="00E77497" w:rsidRDefault="005D7F2D" w:rsidP="005D7F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14:paraId="1302D142" w14:textId="77777777" w:rsidR="005D7F2D" w:rsidRPr="00E77497" w:rsidRDefault="005D7F2D" w:rsidP="005D7F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14:paraId="6E228C8B" w14:textId="77777777" w:rsidR="005D7F2D" w:rsidRPr="00E77497" w:rsidRDefault="005D7F2D" w:rsidP="005D7F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3E7699D9" w14:textId="77777777" w:rsidR="005D7F2D" w:rsidRPr="00E77497" w:rsidRDefault="005D7F2D" w:rsidP="005D7F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14:paraId="66F8DC4B" w14:textId="77777777" w:rsidR="005D7F2D" w:rsidRPr="00E77497" w:rsidRDefault="005D7F2D" w:rsidP="005D7F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14:paraId="74280781" w14:textId="77777777" w:rsidR="005D7F2D" w:rsidRPr="00E77497" w:rsidRDefault="005D7F2D" w:rsidP="005D7F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3EB4CD09" w14:textId="77777777" w:rsidR="005D7F2D" w:rsidRPr="00E77497" w:rsidRDefault="005D7F2D" w:rsidP="005D7F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14:paraId="392A9EC6" w14:textId="77777777" w:rsidR="005D7F2D" w:rsidRPr="00E77497" w:rsidRDefault="005D7F2D" w:rsidP="005D7F2D">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14:paraId="3319D6DD" w14:textId="77777777" w:rsidR="005D7F2D" w:rsidRPr="00E77497" w:rsidRDefault="005D7F2D" w:rsidP="005D7F2D">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0154BA53" w14:textId="77777777" w:rsidR="005D7F2D" w:rsidRPr="00E77497" w:rsidRDefault="005D7F2D" w:rsidP="005D7F2D">
      <w:pPr>
        <w:pStyle w:val="Note"/>
        <w:spacing w:after="60"/>
      </w:pPr>
      <w:r w:rsidRPr="00E77497">
        <w:t>Compare</w:t>
      </w:r>
    </w:p>
    <w:p w14:paraId="2A7CB40E" w14:textId="77777777" w:rsidR="005D7F2D" w:rsidRPr="00E77497" w:rsidRDefault="005D7F2D" w:rsidP="005D7F2D">
      <w:pPr>
        <w:pStyle w:val="CodeSample4"/>
        <w:spacing w:after="60"/>
        <w:ind w:left="2059"/>
        <w:rPr>
          <w:sz w:val="18"/>
        </w:rPr>
      </w:pPr>
      <w:r w:rsidRPr="00E77497">
        <w:rPr>
          <w:sz w:val="18"/>
        </w:rPr>
        <w:t>/a[a-z]{2,4}/.exec("abcdefghi")</w:t>
      </w:r>
    </w:p>
    <w:p w14:paraId="0D1455E1" w14:textId="77777777" w:rsidR="005D7F2D" w:rsidRPr="00E77497" w:rsidRDefault="005D7F2D" w:rsidP="005D7F2D">
      <w:pPr>
        <w:pStyle w:val="Note"/>
        <w:spacing w:after="60"/>
      </w:pPr>
      <w:r w:rsidRPr="00E77497">
        <w:t xml:space="preserve">which returns </w:t>
      </w:r>
      <w:r w:rsidRPr="00E77497">
        <w:rPr>
          <w:rFonts w:ascii="Courier New" w:hAnsi="Courier New"/>
          <w:b/>
        </w:rPr>
        <w:t>"abcde"</w:t>
      </w:r>
      <w:r w:rsidRPr="00E77497">
        <w:t xml:space="preserve"> with</w:t>
      </w:r>
    </w:p>
    <w:p w14:paraId="602F6114" w14:textId="77777777" w:rsidR="005D7F2D" w:rsidRPr="00E77497" w:rsidRDefault="005D7F2D" w:rsidP="005D7F2D">
      <w:pPr>
        <w:pStyle w:val="CodeSample4"/>
        <w:spacing w:after="60"/>
        <w:ind w:left="2059"/>
        <w:rPr>
          <w:sz w:val="18"/>
        </w:rPr>
      </w:pPr>
      <w:r w:rsidRPr="00E77497">
        <w:rPr>
          <w:sz w:val="18"/>
        </w:rPr>
        <w:t>/a[a-z]{2,4}?/.exec("abcdefghi")</w:t>
      </w:r>
    </w:p>
    <w:p w14:paraId="14AC37A3" w14:textId="77777777" w:rsidR="005D7F2D" w:rsidRPr="00E77497" w:rsidRDefault="005D7F2D" w:rsidP="005D7F2D">
      <w:pPr>
        <w:pStyle w:val="Note"/>
      </w:pPr>
      <w:r w:rsidRPr="00E77497">
        <w:t xml:space="preserve">which returns </w:t>
      </w:r>
      <w:r w:rsidRPr="00E77497">
        <w:rPr>
          <w:rFonts w:ascii="Courier New" w:hAnsi="Courier New"/>
          <w:b/>
        </w:rPr>
        <w:t>"abc"</w:t>
      </w:r>
      <w:r w:rsidRPr="00E77497">
        <w:t>.</w:t>
      </w:r>
    </w:p>
    <w:p w14:paraId="2DDF31A5" w14:textId="77777777" w:rsidR="005D7F2D" w:rsidRPr="00E77497" w:rsidRDefault="005D7F2D" w:rsidP="005D7F2D">
      <w:pPr>
        <w:pStyle w:val="Note"/>
        <w:spacing w:after="60"/>
      </w:pPr>
      <w:r w:rsidRPr="00E77497">
        <w:t>Consider also</w:t>
      </w:r>
    </w:p>
    <w:p w14:paraId="66806114" w14:textId="77777777" w:rsidR="005D7F2D" w:rsidRPr="00E77497" w:rsidRDefault="005D7F2D" w:rsidP="005D7F2D">
      <w:pPr>
        <w:pStyle w:val="CodeSample4"/>
        <w:spacing w:after="60"/>
        <w:ind w:left="2059"/>
        <w:rPr>
          <w:sz w:val="18"/>
        </w:rPr>
      </w:pPr>
      <w:r w:rsidRPr="00E77497">
        <w:rPr>
          <w:sz w:val="18"/>
        </w:rPr>
        <w:t>/(aa|aabaac|ba|b|c)*/.exec("aabaac")</w:t>
      </w:r>
    </w:p>
    <w:p w14:paraId="661929CF" w14:textId="77777777" w:rsidR="005D7F2D" w:rsidRPr="00E77497" w:rsidRDefault="005D7F2D" w:rsidP="005D7F2D">
      <w:pPr>
        <w:pStyle w:val="Note"/>
        <w:spacing w:after="60"/>
      </w:pPr>
      <w:r w:rsidRPr="00E77497">
        <w:t>which, by the choice point ordering above, returns the array</w:t>
      </w:r>
    </w:p>
    <w:p w14:paraId="6E65D977" w14:textId="77777777" w:rsidR="005D7F2D" w:rsidRPr="00E77497" w:rsidRDefault="005D7F2D" w:rsidP="005D7F2D">
      <w:pPr>
        <w:pStyle w:val="CodeSample4"/>
        <w:spacing w:after="60"/>
        <w:ind w:left="2059"/>
        <w:rPr>
          <w:sz w:val="18"/>
        </w:rPr>
      </w:pPr>
      <w:r w:rsidRPr="00E77497">
        <w:rPr>
          <w:sz w:val="18"/>
        </w:rPr>
        <w:t>["aaba", "ba"]</w:t>
      </w:r>
    </w:p>
    <w:p w14:paraId="5454A051" w14:textId="77777777" w:rsidR="005D7F2D" w:rsidRPr="00E77497" w:rsidRDefault="005D7F2D" w:rsidP="005D7F2D">
      <w:pPr>
        <w:pStyle w:val="Note"/>
        <w:spacing w:after="60"/>
      </w:pPr>
      <w:r w:rsidRPr="00E77497">
        <w:t>and not any of:</w:t>
      </w:r>
    </w:p>
    <w:p w14:paraId="4D972774" w14:textId="77777777" w:rsidR="005D7F2D" w:rsidRPr="00E77497" w:rsidRDefault="005D7F2D" w:rsidP="005D7F2D">
      <w:pPr>
        <w:pStyle w:val="CodeSample4"/>
        <w:spacing w:after="60"/>
        <w:ind w:left="2059"/>
        <w:contextualSpacing/>
        <w:rPr>
          <w:sz w:val="18"/>
        </w:rPr>
      </w:pPr>
      <w:r w:rsidRPr="00E77497">
        <w:rPr>
          <w:sz w:val="18"/>
        </w:rPr>
        <w:t>["aabaac", "aabaac"]</w:t>
      </w:r>
    </w:p>
    <w:p w14:paraId="3AD179CA" w14:textId="77777777" w:rsidR="005D7F2D" w:rsidRPr="00E77497" w:rsidRDefault="005D7F2D" w:rsidP="005D7F2D">
      <w:pPr>
        <w:pStyle w:val="CodeSample4"/>
        <w:spacing w:after="60"/>
        <w:ind w:left="2059"/>
        <w:rPr>
          <w:sz w:val="18"/>
        </w:rPr>
      </w:pPr>
      <w:r w:rsidRPr="00E77497">
        <w:rPr>
          <w:sz w:val="18"/>
        </w:rPr>
        <w:t>["aabaac", "c"]</w:t>
      </w:r>
    </w:p>
    <w:p w14:paraId="1139FC66" w14:textId="77777777" w:rsidR="005D7F2D" w:rsidRPr="00E77497" w:rsidRDefault="005D7F2D" w:rsidP="005D7F2D">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78948980" w14:textId="77777777" w:rsidR="005D7F2D" w:rsidRPr="00E77497" w:rsidRDefault="005D7F2D" w:rsidP="005D7F2D">
      <w:pPr>
        <w:pStyle w:val="CodeSample4"/>
        <w:spacing w:after="60"/>
        <w:ind w:left="2059"/>
        <w:rPr>
          <w:sz w:val="18"/>
        </w:rPr>
      </w:pPr>
      <w:r w:rsidRPr="00E77497">
        <w:rPr>
          <w:sz w:val="18"/>
        </w:rPr>
        <w:t>"aaaaaaaaaa,aaaaaaaaaaaaaaa".replace(/^(a+)\1*,\1+$/,"$1")</w:t>
      </w:r>
    </w:p>
    <w:p w14:paraId="756BF965" w14:textId="77777777" w:rsidR="005D7F2D" w:rsidRPr="00E77497" w:rsidRDefault="005D7F2D" w:rsidP="005D7F2D">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4A4B884F" w14:textId="77777777" w:rsidR="005D7F2D" w:rsidRPr="00E77497" w:rsidRDefault="005D7F2D" w:rsidP="005D7F2D">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4EB918D6" w14:textId="77777777" w:rsidR="005D7F2D" w:rsidRPr="00E77497" w:rsidRDefault="005D7F2D" w:rsidP="005D7F2D">
      <w:pPr>
        <w:pStyle w:val="CodeSample4"/>
        <w:spacing w:after="60"/>
        <w:ind w:left="2059"/>
        <w:rPr>
          <w:sz w:val="18"/>
        </w:rPr>
      </w:pPr>
      <w:r w:rsidRPr="00E77497">
        <w:rPr>
          <w:sz w:val="18"/>
        </w:rPr>
        <w:t>/(z)((a+)?(b+)?(c))*/.exec("zaacbbbcac")</w:t>
      </w:r>
    </w:p>
    <w:p w14:paraId="2DFAB74A" w14:textId="77777777" w:rsidR="005D7F2D" w:rsidRPr="00E77497" w:rsidRDefault="005D7F2D" w:rsidP="005D7F2D">
      <w:pPr>
        <w:pStyle w:val="Note"/>
        <w:spacing w:after="60"/>
      </w:pPr>
      <w:r w:rsidRPr="00E77497">
        <w:t>which returns the array</w:t>
      </w:r>
    </w:p>
    <w:p w14:paraId="06565ACB" w14:textId="77777777" w:rsidR="005D7F2D" w:rsidRPr="00E77497" w:rsidRDefault="005D7F2D" w:rsidP="005D7F2D">
      <w:pPr>
        <w:pStyle w:val="CodeSample4"/>
        <w:spacing w:after="60"/>
        <w:ind w:left="2059"/>
        <w:rPr>
          <w:sz w:val="18"/>
        </w:rPr>
      </w:pPr>
      <w:r w:rsidRPr="00E77497">
        <w:rPr>
          <w:sz w:val="18"/>
        </w:rPr>
        <w:t>["zaacbbbcac", "z", "ac", "a", undefined, "c"]</w:t>
      </w:r>
    </w:p>
    <w:p w14:paraId="39E5C71B" w14:textId="77777777" w:rsidR="005D7F2D" w:rsidRPr="00E77497" w:rsidRDefault="005D7F2D" w:rsidP="005D7F2D">
      <w:pPr>
        <w:pStyle w:val="Note"/>
        <w:spacing w:after="60"/>
      </w:pPr>
      <w:r w:rsidRPr="00E77497">
        <w:t>and not</w:t>
      </w:r>
    </w:p>
    <w:p w14:paraId="3F143AD7" w14:textId="77777777" w:rsidR="005D7F2D" w:rsidRPr="00E77497" w:rsidRDefault="005D7F2D" w:rsidP="005D7F2D">
      <w:pPr>
        <w:pStyle w:val="CodeSample4"/>
        <w:spacing w:after="60"/>
        <w:ind w:left="2059"/>
        <w:rPr>
          <w:sz w:val="18"/>
        </w:rPr>
      </w:pPr>
      <w:r w:rsidRPr="00E77497">
        <w:rPr>
          <w:sz w:val="18"/>
        </w:rPr>
        <w:t>["zaacbbbcac", "z", "ac", "a", "bbb", "c"]</w:t>
      </w:r>
    </w:p>
    <w:p w14:paraId="06221064" w14:textId="77777777" w:rsidR="005D7F2D" w:rsidRPr="00E77497" w:rsidRDefault="005D7F2D" w:rsidP="005D7F2D">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63DB8E57" w14:textId="77777777" w:rsidR="005D7F2D" w:rsidRPr="00E77497" w:rsidRDefault="005D7F2D" w:rsidP="005D7F2D">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14:paraId="78F07A6A" w14:textId="77777777" w:rsidR="005D7F2D" w:rsidRPr="00E77497" w:rsidRDefault="005D7F2D" w:rsidP="005D7F2D">
      <w:pPr>
        <w:pStyle w:val="CodeSample4"/>
        <w:spacing w:after="60"/>
        <w:ind w:left="2059"/>
        <w:rPr>
          <w:sz w:val="18"/>
        </w:rPr>
      </w:pPr>
      <w:r w:rsidRPr="00E77497">
        <w:rPr>
          <w:sz w:val="18"/>
        </w:rPr>
        <w:t>/(a*)*/.exec("b")</w:t>
      </w:r>
    </w:p>
    <w:p w14:paraId="3C953A68" w14:textId="77777777" w:rsidR="005D7F2D" w:rsidRPr="00E77497" w:rsidRDefault="005D7F2D" w:rsidP="005D7F2D">
      <w:pPr>
        <w:pStyle w:val="Note"/>
        <w:spacing w:after="60"/>
      </w:pPr>
      <w:r w:rsidRPr="00E77497">
        <w:t>or the slightly more complicated:</w:t>
      </w:r>
    </w:p>
    <w:p w14:paraId="43EE7209" w14:textId="77777777" w:rsidR="005D7F2D" w:rsidRPr="00E77497" w:rsidRDefault="005D7F2D" w:rsidP="005D7F2D">
      <w:pPr>
        <w:pStyle w:val="CodeSample4"/>
        <w:spacing w:after="60"/>
        <w:ind w:left="2059"/>
        <w:rPr>
          <w:sz w:val="18"/>
        </w:rPr>
      </w:pPr>
      <w:r w:rsidRPr="00E77497">
        <w:rPr>
          <w:sz w:val="18"/>
        </w:rPr>
        <w:t>/(a*)b\1+/.exec("baaaac")</w:t>
      </w:r>
    </w:p>
    <w:p w14:paraId="2D999D56" w14:textId="77777777" w:rsidR="005D7F2D" w:rsidRPr="00E77497" w:rsidRDefault="005D7F2D" w:rsidP="005D7F2D">
      <w:pPr>
        <w:pStyle w:val="Note"/>
        <w:spacing w:after="60"/>
      </w:pPr>
      <w:r w:rsidRPr="00E77497">
        <w:t>which returns the array</w:t>
      </w:r>
    </w:p>
    <w:p w14:paraId="7935AC74" w14:textId="77777777" w:rsidR="005D7F2D" w:rsidRPr="00E77497" w:rsidRDefault="005D7F2D" w:rsidP="005D7F2D">
      <w:pPr>
        <w:pStyle w:val="CodeSample4"/>
        <w:ind w:left="2058" w:hanging="357"/>
        <w:rPr>
          <w:sz w:val="18"/>
        </w:rPr>
      </w:pPr>
      <w:r w:rsidRPr="00E77497">
        <w:rPr>
          <w:sz w:val="18"/>
        </w:rPr>
        <w:t>["b", ""]</w:t>
      </w:r>
    </w:p>
    <w:p w14:paraId="1B25D188" w14:textId="77777777" w:rsidR="005D7F2D" w:rsidRPr="00E77497" w:rsidRDefault="005D7F2D" w:rsidP="005D7F2D">
      <w:pPr>
        <w:pStyle w:val="40"/>
      </w:pPr>
      <w:r w:rsidRPr="00E77497">
        <w:t>Assertion</w:t>
      </w:r>
    </w:p>
    <w:p w14:paraId="14E41DC2" w14:textId="77777777"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0E565CAB" w14:textId="77777777" w:rsidR="005D7F2D" w:rsidRPr="00E77497" w:rsidRDefault="005D7F2D" w:rsidP="005D7F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22DC0A6" w14:textId="77777777" w:rsidR="005D7F2D" w:rsidRPr="00E77497" w:rsidRDefault="005D7F2D" w:rsidP="005D7F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14:paraId="50446071" w14:textId="77777777" w:rsidR="005D7F2D" w:rsidRPr="00E77497" w:rsidRDefault="005D7F2D" w:rsidP="005D7F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6A34BB78" w14:textId="77777777" w:rsidR="005D7F2D" w:rsidRPr="00E77497" w:rsidRDefault="005D7F2D" w:rsidP="005D7F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14:paraId="0408E46E" w14:textId="77777777" w:rsidR="005D7F2D" w:rsidRPr="00E77497" w:rsidRDefault="005D7F2D" w:rsidP="005D7F2D">
      <w:pPr>
        <w:pStyle w:val="Alg4"/>
        <w:numPr>
          <w:ilvl w:val="0"/>
          <w:numId w:val="292"/>
        </w:numPr>
        <w:spacing w:after="220"/>
      </w:pPr>
      <w:r w:rsidRPr="00E77497">
        <w:t xml:space="preserve">Return </w:t>
      </w:r>
      <w:r w:rsidRPr="00E77497">
        <w:rPr>
          <w:b/>
        </w:rPr>
        <w:t>false</w:t>
      </w:r>
      <w:r w:rsidRPr="00E77497">
        <w:t>.</w:t>
      </w:r>
    </w:p>
    <w:p w14:paraId="643010C6" w14:textId="77777777"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23005A57" w14:textId="77777777" w:rsidR="005D7F2D" w:rsidRPr="00E77497" w:rsidRDefault="005D7F2D" w:rsidP="005D7F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5F969059" w14:textId="77777777" w:rsidR="005D7F2D" w:rsidRPr="00E77497" w:rsidRDefault="005D7F2D" w:rsidP="005D7F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14:paraId="2E2C90E2" w14:textId="77777777" w:rsidR="005D7F2D" w:rsidRPr="00E77497" w:rsidRDefault="005D7F2D" w:rsidP="005D7F2D">
      <w:pPr>
        <w:pStyle w:val="Alg4"/>
        <w:numPr>
          <w:ilvl w:val="0"/>
          <w:numId w:val="293"/>
        </w:numPr>
      </w:pPr>
      <w:r w:rsidRPr="00E77497">
        <w:t xml:space="preserve">If </w:t>
      </w:r>
      <w:r>
        <w:rPr>
          <w:i/>
        </w:rPr>
        <w:t>M</w:t>
      </w:r>
      <w:r w:rsidRPr="00E77497">
        <w:rPr>
          <w:i/>
        </w:rPr>
        <w:t>ultiline</w:t>
      </w:r>
      <w:r w:rsidRPr="00E77497">
        <w:t xml:space="preserve"> is </w:t>
      </w:r>
      <w:r w:rsidRPr="00E77497">
        <w:rPr>
          <w:b/>
        </w:rPr>
        <w:t>false</w:t>
      </w:r>
      <w:r w:rsidRPr="00E77497">
        <w:t xml:space="preserve">, return </w:t>
      </w:r>
      <w:r w:rsidRPr="00E77497">
        <w:rPr>
          <w:b/>
        </w:rPr>
        <w:t>false</w:t>
      </w:r>
      <w:r w:rsidRPr="00E77497">
        <w:t>.</w:t>
      </w:r>
    </w:p>
    <w:p w14:paraId="7EBEECD0" w14:textId="77777777" w:rsidR="005D7F2D" w:rsidRPr="00E77497" w:rsidRDefault="005D7F2D" w:rsidP="005D7F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14:paraId="7D8FE909" w14:textId="77777777" w:rsidR="005D7F2D" w:rsidRPr="00E77497" w:rsidRDefault="005D7F2D" w:rsidP="005D7F2D">
      <w:pPr>
        <w:pStyle w:val="Alg4"/>
        <w:numPr>
          <w:ilvl w:val="0"/>
          <w:numId w:val="293"/>
        </w:numPr>
        <w:spacing w:after="220"/>
      </w:pPr>
      <w:r w:rsidRPr="00E77497">
        <w:t xml:space="preserve">Return </w:t>
      </w:r>
      <w:r w:rsidRPr="00E77497">
        <w:rPr>
          <w:b/>
        </w:rPr>
        <w:t>false</w:t>
      </w:r>
      <w:r w:rsidRPr="00E77497">
        <w:t>.</w:t>
      </w:r>
    </w:p>
    <w:p w14:paraId="14EBF9AE" w14:textId="77777777"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3BD641FB" w14:textId="77777777" w:rsidR="005D7F2D" w:rsidRPr="00E77497" w:rsidRDefault="005D7F2D" w:rsidP="005D7F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5AE15BF" w14:textId="77777777" w:rsidR="005D7F2D" w:rsidRPr="00E77497" w:rsidRDefault="005D7F2D" w:rsidP="005D7F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14:paraId="228518E1" w14:textId="77777777" w:rsidR="005D7F2D" w:rsidRPr="00E77497" w:rsidRDefault="005D7F2D" w:rsidP="005D7F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 and let </w:t>
      </w:r>
      <w:r w:rsidRPr="00E77497">
        <w:rPr>
          <w:i/>
        </w:rPr>
        <w:t>b</w:t>
      </w:r>
      <w:r w:rsidRPr="00E77497">
        <w:t xml:space="preserve"> be the Boolean result.</w:t>
      </w:r>
    </w:p>
    <w:p w14:paraId="67183711" w14:textId="77777777" w:rsidR="005D7F2D" w:rsidRPr="00E77497" w:rsidRDefault="005D7F2D" w:rsidP="005D7F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27058462" w14:textId="77777777" w:rsidR="005D7F2D" w:rsidRPr="00E77497" w:rsidRDefault="005D7F2D" w:rsidP="005D7F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19B46B16" w14:textId="77777777" w:rsidR="005D7F2D" w:rsidRPr="00E77497" w:rsidRDefault="005D7F2D" w:rsidP="005D7F2D">
      <w:pPr>
        <w:pStyle w:val="Alg4"/>
        <w:numPr>
          <w:ilvl w:val="0"/>
          <w:numId w:val="294"/>
        </w:numPr>
        <w:spacing w:after="220"/>
      </w:pPr>
      <w:r w:rsidRPr="00E77497">
        <w:t xml:space="preserve">Return </w:t>
      </w:r>
      <w:r w:rsidRPr="00E77497">
        <w:rPr>
          <w:b/>
        </w:rPr>
        <w:t>false</w:t>
      </w:r>
      <w:r w:rsidRPr="00E77497">
        <w:t>.</w:t>
      </w:r>
    </w:p>
    <w:p w14:paraId="397CE968" w14:textId="77777777"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08132063" w14:textId="77777777" w:rsidR="005D7F2D" w:rsidRPr="00E77497" w:rsidRDefault="005D7F2D" w:rsidP="005D7F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60CE3521" w14:textId="77777777" w:rsidR="005D7F2D" w:rsidRPr="00E77497" w:rsidRDefault="005D7F2D" w:rsidP="005D7F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14:paraId="61D9118C" w14:textId="77777777" w:rsidR="005D7F2D" w:rsidRPr="00E77497" w:rsidRDefault="005D7F2D" w:rsidP="005D7F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 and let </w:t>
      </w:r>
      <w:r w:rsidRPr="00F66266">
        <w:rPr>
          <w:i/>
          <w:iCs/>
        </w:rPr>
        <w:t>b</w:t>
      </w:r>
      <w:r w:rsidRPr="00E77497">
        <w:t xml:space="preserve"> be the Boolean result.</w:t>
      </w:r>
    </w:p>
    <w:p w14:paraId="5F830A8A" w14:textId="77777777" w:rsidR="005D7F2D" w:rsidRPr="00E77497" w:rsidRDefault="005D7F2D" w:rsidP="005D7F2D">
      <w:pPr>
        <w:pStyle w:val="Alg4"/>
        <w:numPr>
          <w:ilvl w:val="0"/>
          <w:numId w:val="298"/>
        </w:numPr>
      </w:pPr>
      <w:r w:rsidRPr="00E77497">
        <w:t xml:space="preserve">If </w:t>
      </w:r>
      <w:r w:rsidRPr="00F66266">
        <w:rPr>
          <w:i/>
          <w:iCs/>
        </w:rPr>
        <w:t>a</w:t>
      </w:r>
      <w:r w:rsidRPr="00E77497">
        <w:t xml:space="preserve"> is </w:t>
      </w:r>
      <w:r w:rsidRPr="00E77497">
        <w:rPr>
          <w:b/>
        </w:rPr>
        <w:t>true</w:t>
      </w:r>
      <w:r w:rsidRPr="00E77497">
        <w:t xml:space="preserve"> and </w:t>
      </w:r>
      <w:r w:rsidRPr="00F66266">
        <w:rPr>
          <w:i/>
          <w:iCs/>
        </w:rPr>
        <w:t>b</w:t>
      </w:r>
      <w:r w:rsidRPr="00E77497">
        <w:t xml:space="preserve"> is </w:t>
      </w:r>
      <w:r w:rsidRPr="00E77497">
        <w:rPr>
          <w:b/>
        </w:rPr>
        <w:t>false</w:t>
      </w:r>
      <w:r w:rsidRPr="00E77497">
        <w:t xml:space="preserve">, return </w:t>
      </w:r>
      <w:r w:rsidRPr="00E77497">
        <w:rPr>
          <w:b/>
        </w:rPr>
        <w:t>false</w:t>
      </w:r>
      <w:r w:rsidRPr="00E77497">
        <w:t>.</w:t>
      </w:r>
    </w:p>
    <w:p w14:paraId="41383270" w14:textId="77777777" w:rsidR="005D7F2D" w:rsidRPr="00E77497" w:rsidRDefault="005D7F2D" w:rsidP="005D7F2D">
      <w:pPr>
        <w:pStyle w:val="Alg4"/>
        <w:numPr>
          <w:ilvl w:val="0"/>
          <w:numId w:val="298"/>
        </w:numPr>
      </w:pPr>
      <w:r w:rsidRPr="00E77497">
        <w:t xml:space="preserve">If </w:t>
      </w:r>
      <w:r w:rsidRPr="00F66266">
        <w:rPr>
          <w:i/>
          <w:iCs/>
        </w:rPr>
        <w:t>a</w:t>
      </w:r>
      <w:r w:rsidRPr="00E77497">
        <w:t xml:space="preserve"> is </w:t>
      </w:r>
      <w:r w:rsidRPr="00E77497">
        <w:rPr>
          <w:b/>
        </w:rPr>
        <w:t>false</w:t>
      </w:r>
      <w:r w:rsidRPr="00E77497">
        <w:t xml:space="preserve"> and </w:t>
      </w:r>
      <w:r w:rsidRPr="00F66266">
        <w:rPr>
          <w:i/>
          <w:iCs/>
        </w:rPr>
        <w:t>b</w:t>
      </w:r>
      <w:r w:rsidRPr="00E77497">
        <w:t xml:space="preserve"> is </w:t>
      </w:r>
      <w:r w:rsidRPr="00E77497">
        <w:rPr>
          <w:b/>
        </w:rPr>
        <w:t>true</w:t>
      </w:r>
      <w:r w:rsidRPr="00E77497">
        <w:t xml:space="preserve">, return </w:t>
      </w:r>
      <w:r w:rsidRPr="00E77497">
        <w:rPr>
          <w:b/>
        </w:rPr>
        <w:t>false</w:t>
      </w:r>
      <w:r w:rsidRPr="00E77497">
        <w:t>.</w:t>
      </w:r>
    </w:p>
    <w:p w14:paraId="23F3D884" w14:textId="77777777" w:rsidR="005D7F2D" w:rsidRPr="00E77497" w:rsidRDefault="005D7F2D" w:rsidP="005D7F2D">
      <w:pPr>
        <w:pStyle w:val="Alg4"/>
        <w:numPr>
          <w:ilvl w:val="0"/>
          <w:numId w:val="298"/>
        </w:numPr>
        <w:spacing w:after="220"/>
      </w:pPr>
      <w:r w:rsidRPr="00E77497">
        <w:t xml:space="preserve">Return </w:t>
      </w:r>
      <w:r w:rsidRPr="00E77497">
        <w:rPr>
          <w:b/>
        </w:rPr>
        <w:t>true</w:t>
      </w:r>
      <w:r w:rsidRPr="00E77497">
        <w:t>.</w:t>
      </w:r>
    </w:p>
    <w:p w14:paraId="5CC61405" w14:textId="77777777"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35FAFC61" w14:textId="77777777" w:rsidR="005D7F2D" w:rsidRPr="00E77497" w:rsidRDefault="005D7F2D" w:rsidP="005D7F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14:paraId="78B0D2AD" w14:textId="77777777" w:rsidR="005D7F2D" w:rsidRPr="00E77497" w:rsidRDefault="005D7F2D" w:rsidP="005D7F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328F34F4" w14:textId="77777777" w:rsidR="005D7F2D" w:rsidRPr="00E77497" w:rsidRDefault="005D7F2D" w:rsidP="005D7F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3AEF4317" w14:textId="77777777" w:rsidR="005D7F2D" w:rsidRPr="00E77497" w:rsidRDefault="005D7F2D" w:rsidP="005D7F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07EDAA04" w14:textId="77777777" w:rsidR="005D7F2D" w:rsidRPr="00E77497" w:rsidRDefault="005D7F2D" w:rsidP="005D7F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14:paraId="43A01B11" w14:textId="77777777"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14:paraId="703B3D2E" w14:textId="77777777"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w:t>
      </w:r>
      <w:r>
        <w:t>List</w:t>
      </w:r>
      <w:r w:rsidRPr="00E77497">
        <w:t>.</w:t>
      </w:r>
    </w:p>
    <w:p w14:paraId="2BA6FE08" w14:textId="77777777"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406C372C" w14:textId="77777777"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14:paraId="128D6AA7" w14:textId="77777777" w:rsidR="005D7F2D" w:rsidRPr="00E77497" w:rsidRDefault="005D7F2D" w:rsidP="005D7F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14:paraId="56415013" w14:textId="77777777" w:rsidR="005D7F2D" w:rsidRPr="00E77497" w:rsidRDefault="005D7F2D" w:rsidP="005D7F2D">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22A9C6B7" w14:textId="77777777" w:rsidR="005D7F2D" w:rsidRPr="00E77497" w:rsidRDefault="005D7F2D" w:rsidP="005D7F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14:paraId="66391DD7" w14:textId="77777777" w:rsidR="005D7F2D" w:rsidRPr="00E77497" w:rsidRDefault="005D7F2D" w:rsidP="005D7F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383AA642" w14:textId="77777777" w:rsidR="005D7F2D" w:rsidRPr="00E77497" w:rsidRDefault="005D7F2D" w:rsidP="005D7F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3D09140F" w14:textId="77777777" w:rsidR="005D7F2D" w:rsidRPr="00E77497" w:rsidRDefault="005D7F2D" w:rsidP="005D7F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20535460" w14:textId="77777777" w:rsidR="005D7F2D" w:rsidRPr="00E77497" w:rsidRDefault="005D7F2D" w:rsidP="005D7F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37D8A0F2" w14:textId="77777777" w:rsidR="005D7F2D" w:rsidRPr="00E77497" w:rsidRDefault="005D7F2D" w:rsidP="005D7F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14:paraId="0CA334FD"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IsWordChar </w:t>
      </w:r>
      <w:r>
        <w:rPr>
          <w:rFonts w:ascii="Helvetica" w:hAnsi="Helvetica"/>
          <w:b/>
          <w:spacing w:val="6"/>
        </w:rPr>
        <w:t>Abstract Operation</w:t>
      </w:r>
    </w:p>
    <w:p w14:paraId="6C3495EA" w14:textId="77777777" w:rsidR="005D7F2D" w:rsidRPr="00E77497" w:rsidRDefault="005D7F2D" w:rsidP="005D7F2D">
      <w:r w:rsidRPr="00E77497">
        <w:t xml:space="preserve">The abstract operation </w:t>
      </w:r>
      <w:r w:rsidRPr="00BE3BA1">
        <w:rPr>
          <w:rFonts w:cs="Arial"/>
          <w:iCs/>
        </w:rPr>
        <w:t>IsWordChar</w:t>
      </w:r>
      <w:r w:rsidRPr="00E77497">
        <w:t xml:space="preserve"> takes an integer parameter </w:t>
      </w:r>
      <w:r w:rsidRPr="00E77497">
        <w:rPr>
          <w:rFonts w:ascii="Times New Roman" w:hAnsi="Times New Roman"/>
          <w:i/>
        </w:rPr>
        <w:t>e</w:t>
      </w:r>
      <w:r w:rsidRPr="00E77497">
        <w:t xml:space="preserve"> and performs the following:</w:t>
      </w:r>
    </w:p>
    <w:p w14:paraId="38682134" w14:textId="77777777" w:rsidR="005D7F2D" w:rsidRPr="00E77497" w:rsidRDefault="005D7F2D" w:rsidP="005D7F2D">
      <w:pPr>
        <w:pStyle w:val="Alg4"/>
        <w:numPr>
          <w:ilvl w:val="0"/>
          <w:numId w:val="295"/>
        </w:numPr>
      </w:pPr>
      <w:r w:rsidRPr="00E77497">
        <w:t xml:space="preserve">If </w:t>
      </w:r>
      <w:r w:rsidRPr="00E77497">
        <w:rPr>
          <w:i/>
        </w:rPr>
        <w:t>e</w:t>
      </w:r>
      <w:r w:rsidRPr="00E77497">
        <w:t xml:space="preserve"> is –1 or </w:t>
      </w:r>
      <w:r w:rsidRPr="00E77497">
        <w:rPr>
          <w:i/>
        </w:rPr>
        <w:t>e</w:t>
      </w:r>
      <w:r w:rsidRPr="00E77497">
        <w:t xml:space="preserve"> </w:t>
      </w:r>
      <w:r w:rsidRPr="00217EA5">
        <w:t xml:space="preserve"> </w:t>
      </w:r>
      <w:r w:rsidRPr="00E77497">
        <w:t xml:space="preserve">is </w:t>
      </w:r>
      <w:r w:rsidRPr="00E77497">
        <w:rPr>
          <w:i/>
        </w:rPr>
        <w:t>InputLength</w:t>
      </w:r>
      <w:r w:rsidRPr="00E77497">
        <w:t xml:space="preserve">, return </w:t>
      </w:r>
      <w:r w:rsidRPr="00E77497">
        <w:rPr>
          <w:b/>
        </w:rPr>
        <w:t>false</w:t>
      </w:r>
      <w:r w:rsidRPr="00E77497">
        <w:t>.</w:t>
      </w:r>
    </w:p>
    <w:p w14:paraId="0DCE90A6" w14:textId="77777777" w:rsidR="005D7F2D" w:rsidRPr="00E77497" w:rsidRDefault="005D7F2D" w:rsidP="005D7F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488FF217" w14:textId="77777777" w:rsidR="005D7F2D" w:rsidRPr="00E77497" w:rsidRDefault="005D7F2D" w:rsidP="005D7F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5D7F2D" w:rsidRPr="00E77497" w14:paraId="53FB2E03" w14:textId="77777777" w:rsidTr="005D7F2D">
        <w:trPr>
          <w:tblHeader/>
        </w:trPr>
        <w:tc>
          <w:tcPr>
            <w:tcW w:w="288" w:type="dxa"/>
          </w:tcPr>
          <w:p w14:paraId="554748A0" w14:textId="77777777" w:rsidR="005D7F2D" w:rsidRPr="00E77497" w:rsidRDefault="005D7F2D" w:rsidP="005D7F2D">
            <w:pPr>
              <w:pStyle w:val="SyntaxOneOf"/>
              <w:spacing w:after="60"/>
              <w:rPr>
                <w:rFonts w:cs="Courier New"/>
              </w:rPr>
            </w:pPr>
            <w:r w:rsidRPr="00E77497">
              <w:rPr>
                <w:rFonts w:cs="Courier New"/>
              </w:rPr>
              <w:t>a</w:t>
            </w:r>
          </w:p>
        </w:tc>
        <w:tc>
          <w:tcPr>
            <w:tcW w:w="288" w:type="dxa"/>
          </w:tcPr>
          <w:p w14:paraId="2ABA0E06" w14:textId="77777777" w:rsidR="005D7F2D" w:rsidRPr="00E77497" w:rsidRDefault="005D7F2D" w:rsidP="005D7F2D">
            <w:pPr>
              <w:pStyle w:val="SyntaxOneOf"/>
              <w:spacing w:after="60"/>
              <w:rPr>
                <w:rFonts w:cs="Courier New"/>
              </w:rPr>
            </w:pPr>
            <w:r w:rsidRPr="00E77497">
              <w:rPr>
                <w:rFonts w:cs="Courier New"/>
              </w:rPr>
              <w:t>b</w:t>
            </w:r>
          </w:p>
        </w:tc>
        <w:tc>
          <w:tcPr>
            <w:tcW w:w="288" w:type="dxa"/>
          </w:tcPr>
          <w:p w14:paraId="3EB8C53C" w14:textId="77777777" w:rsidR="005D7F2D" w:rsidRPr="00E77497" w:rsidRDefault="005D7F2D" w:rsidP="005D7F2D">
            <w:pPr>
              <w:pStyle w:val="SyntaxOneOf"/>
              <w:spacing w:after="60"/>
              <w:rPr>
                <w:rFonts w:cs="Courier New"/>
              </w:rPr>
            </w:pPr>
            <w:r w:rsidRPr="00E77497">
              <w:rPr>
                <w:rFonts w:cs="Courier New"/>
              </w:rPr>
              <w:t>c</w:t>
            </w:r>
          </w:p>
        </w:tc>
        <w:tc>
          <w:tcPr>
            <w:tcW w:w="288" w:type="dxa"/>
          </w:tcPr>
          <w:p w14:paraId="51736C75" w14:textId="77777777" w:rsidR="005D7F2D" w:rsidRPr="00E77497" w:rsidRDefault="005D7F2D" w:rsidP="005D7F2D">
            <w:pPr>
              <w:pStyle w:val="SyntaxOneOf"/>
              <w:spacing w:after="60"/>
              <w:rPr>
                <w:rFonts w:cs="Courier New"/>
              </w:rPr>
            </w:pPr>
            <w:r w:rsidRPr="00E77497">
              <w:rPr>
                <w:rFonts w:cs="Courier New"/>
              </w:rPr>
              <w:t>d</w:t>
            </w:r>
          </w:p>
        </w:tc>
        <w:tc>
          <w:tcPr>
            <w:tcW w:w="288" w:type="dxa"/>
          </w:tcPr>
          <w:p w14:paraId="5414A04A" w14:textId="77777777" w:rsidR="005D7F2D" w:rsidRPr="00E77497" w:rsidRDefault="005D7F2D" w:rsidP="005D7F2D">
            <w:pPr>
              <w:pStyle w:val="SyntaxOneOf"/>
              <w:spacing w:after="60"/>
              <w:rPr>
                <w:rFonts w:cs="Courier New"/>
              </w:rPr>
            </w:pPr>
            <w:r w:rsidRPr="00E77497">
              <w:rPr>
                <w:rFonts w:cs="Courier New"/>
              </w:rPr>
              <w:t>e</w:t>
            </w:r>
          </w:p>
        </w:tc>
        <w:tc>
          <w:tcPr>
            <w:tcW w:w="288" w:type="dxa"/>
          </w:tcPr>
          <w:p w14:paraId="36562447" w14:textId="77777777" w:rsidR="005D7F2D" w:rsidRPr="00E77497" w:rsidRDefault="005D7F2D" w:rsidP="005D7F2D">
            <w:pPr>
              <w:pStyle w:val="SyntaxOneOf"/>
              <w:spacing w:after="60"/>
              <w:rPr>
                <w:rFonts w:cs="Courier New"/>
              </w:rPr>
            </w:pPr>
            <w:r w:rsidRPr="00E77497">
              <w:rPr>
                <w:rFonts w:cs="Courier New"/>
              </w:rPr>
              <w:t>f</w:t>
            </w:r>
          </w:p>
        </w:tc>
        <w:tc>
          <w:tcPr>
            <w:tcW w:w="288" w:type="dxa"/>
          </w:tcPr>
          <w:p w14:paraId="21BA9921" w14:textId="77777777" w:rsidR="005D7F2D" w:rsidRPr="00E77497" w:rsidRDefault="005D7F2D" w:rsidP="005D7F2D">
            <w:pPr>
              <w:pStyle w:val="SyntaxOneOf"/>
              <w:spacing w:after="60"/>
              <w:rPr>
                <w:rFonts w:cs="Courier New"/>
              </w:rPr>
            </w:pPr>
            <w:r w:rsidRPr="00E77497">
              <w:rPr>
                <w:rFonts w:cs="Courier New"/>
              </w:rPr>
              <w:t>g</w:t>
            </w:r>
          </w:p>
        </w:tc>
        <w:tc>
          <w:tcPr>
            <w:tcW w:w="288" w:type="dxa"/>
          </w:tcPr>
          <w:p w14:paraId="0E913898" w14:textId="77777777" w:rsidR="005D7F2D" w:rsidRPr="00E77497" w:rsidRDefault="005D7F2D" w:rsidP="005D7F2D">
            <w:pPr>
              <w:pStyle w:val="SyntaxOneOf"/>
              <w:spacing w:after="60"/>
              <w:rPr>
                <w:rFonts w:cs="Courier New"/>
              </w:rPr>
            </w:pPr>
            <w:r w:rsidRPr="00E77497">
              <w:rPr>
                <w:rFonts w:cs="Courier New"/>
              </w:rPr>
              <w:t>h</w:t>
            </w:r>
          </w:p>
        </w:tc>
        <w:tc>
          <w:tcPr>
            <w:tcW w:w="288" w:type="dxa"/>
          </w:tcPr>
          <w:p w14:paraId="7434DC22" w14:textId="77777777" w:rsidR="005D7F2D" w:rsidRPr="00E77497" w:rsidRDefault="005D7F2D" w:rsidP="005D7F2D">
            <w:pPr>
              <w:pStyle w:val="SyntaxOneOf"/>
              <w:spacing w:after="60"/>
              <w:rPr>
                <w:rFonts w:cs="Courier New"/>
              </w:rPr>
            </w:pPr>
            <w:r w:rsidRPr="00E77497">
              <w:rPr>
                <w:rFonts w:cs="Courier New"/>
              </w:rPr>
              <w:t>i</w:t>
            </w:r>
          </w:p>
        </w:tc>
        <w:tc>
          <w:tcPr>
            <w:tcW w:w="288" w:type="dxa"/>
          </w:tcPr>
          <w:p w14:paraId="2AEDF80B" w14:textId="77777777" w:rsidR="005D7F2D" w:rsidRPr="00E77497" w:rsidRDefault="005D7F2D" w:rsidP="005D7F2D">
            <w:pPr>
              <w:pStyle w:val="SyntaxOneOf"/>
              <w:spacing w:after="60"/>
              <w:rPr>
                <w:rFonts w:cs="Courier New"/>
              </w:rPr>
            </w:pPr>
            <w:r w:rsidRPr="00E77497">
              <w:rPr>
                <w:rFonts w:cs="Courier New"/>
              </w:rPr>
              <w:t>j</w:t>
            </w:r>
          </w:p>
        </w:tc>
        <w:tc>
          <w:tcPr>
            <w:tcW w:w="288" w:type="dxa"/>
          </w:tcPr>
          <w:p w14:paraId="065182DC" w14:textId="77777777" w:rsidR="005D7F2D" w:rsidRPr="00E77497" w:rsidRDefault="005D7F2D" w:rsidP="005D7F2D">
            <w:pPr>
              <w:pStyle w:val="SyntaxOneOf"/>
              <w:spacing w:after="60"/>
              <w:rPr>
                <w:rFonts w:cs="Courier New"/>
              </w:rPr>
            </w:pPr>
            <w:r w:rsidRPr="00E77497">
              <w:rPr>
                <w:rFonts w:cs="Courier New"/>
              </w:rPr>
              <w:t>k</w:t>
            </w:r>
          </w:p>
        </w:tc>
        <w:tc>
          <w:tcPr>
            <w:tcW w:w="288" w:type="dxa"/>
          </w:tcPr>
          <w:p w14:paraId="0015E2A1" w14:textId="77777777" w:rsidR="005D7F2D" w:rsidRPr="00E77497" w:rsidRDefault="005D7F2D" w:rsidP="005D7F2D">
            <w:pPr>
              <w:pStyle w:val="SyntaxOneOf"/>
              <w:spacing w:after="60"/>
              <w:rPr>
                <w:rFonts w:cs="Courier New"/>
              </w:rPr>
            </w:pPr>
            <w:r w:rsidRPr="00E77497">
              <w:rPr>
                <w:rFonts w:cs="Courier New"/>
              </w:rPr>
              <w:t>l</w:t>
            </w:r>
          </w:p>
        </w:tc>
        <w:tc>
          <w:tcPr>
            <w:tcW w:w="288" w:type="dxa"/>
          </w:tcPr>
          <w:p w14:paraId="62A3F083" w14:textId="77777777" w:rsidR="005D7F2D" w:rsidRPr="00E77497" w:rsidRDefault="005D7F2D" w:rsidP="005D7F2D">
            <w:pPr>
              <w:pStyle w:val="SyntaxOneOf"/>
              <w:spacing w:after="60"/>
              <w:rPr>
                <w:rFonts w:cs="Courier New"/>
              </w:rPr>
            </w:pPr>
            <w:r w:rsidRPr="00E77497">
              <w:rPr>
                <w:rFonts w:cs="Courier New"/>
              </w:rPr>
              <w:t>m</w:t>
            </w:r>
          </w:p>
        </w:tc>
        <w:tc>
          <w:tcPr>
            <w:tcW w:w="288" w:type="dxa"/>
          </w:tcPr>
          <w:p w14:paraId="464EAA02" w14:textId="77777777" w:rsidR="005D7F2D" w:rsidRPr="00E77497" w:rsidRDefault="005D7F2D" w:rsidP="005D7F2D">
            <w:pPr>
              <w:pStyle w:val="SyntaxOneOf"/>
              <w:spacing w:after="60"/>
              <w:rPr>
                <w:rFonts w:cs="Courier New"/>
              </w:rPr>
            </w:pPr>
            <w:r w:rsidRPr="00E77497">
              <w:rPr>
                <w:rFonts w:cs="Courier New"/>
              </w:rPr>
              <w:t>n</w:t>
            </w:r>
          </w:p>
        </w:tc>
        <w:tc>
          <w:tcPr>
            <w:tcW w:w="288" w:type="dxa"/>
          </w:tcPr>
          <w:p w14:paraId="52DCDCBA" w14:textId="77777777" w:rsidR="005D7F2D" w:rsidRPr="00E77497" w:rsidRDefault="005D7F2D" w:rsidP="005D7F2D">
            <w:pPr>
              <w:pStyle w:val="SyntaxOneOf"/>
              <w:spacing w:after="60"/>
              <w:rPr>
                <w:rFonts w:cs="Courier New"/>
              </w:rPr>
            </w:pPr>
            <w:r w:rsidRPr="00E77497">
              <w:rPr>
                <w:rFonts w:cs="Courier New"/>
              </w:rPr>
              <w:t>o</w:t>
            </w:r>
          </w:p>
        </w:tc>
        <w:tc>
          <w:tcPr>
            <w:tcW w:w="288" w:type="dxa"/>
          </w:tcPr>
          <w:p w14:paraId="7E0CA8C7" w14:textId="77777777" w:rsidR="005D7F2D" w:rsidRPr="00E77497" w:rsidRDefault="005D7F2D" w:rsidP="005D7F2D">
            <w:pPr>
              <w:pStyle w:val="SyntaxOneOf"/>
              <w:spacing w:after="60"/>
              <w:rPr>
                <w:rFonts w:cs="Courier New"/>
              </w:rPr>
            </w:pPr>
            <w:r w:rsidRPr="00E77497">
              <w:rPr>
                <w:rFonts w:cs="Courier New"/>
              </w:rPr>
              <w:t>p</w:t>
            </w:r>
          </w:p>
        </w:tc>
        <w:tc>
          <w:tcPr>
            <w:tcW w:w="288" w:type="dxa"/>
          </w:tcPr>
          <w:p w14:paraId="46B3D8FF" w14:textId="77777777" w:rsidR="005D7F2D" w:rsidRPr="00E77497" w:rsidRDefault="005D7F2D" w:rsidP="005D7F2D">
            <w:pPr>
              <w:pStyle w:val="SyntaxOneOf"/>
              <w:spacing w:after="60"/>
              <w:rPr>
                <w:rFonts w:cs="Courier New"/>
              </w:rPr>
            </w:pPr>
            <w:r w:rsidRPr="00E77497">
              <w:rPr>
                <w:rFonts w:cs="Courier New"/>
              </w:rPr>
              <w:t>q</w:t>
            </w:r>
          </w:p>
        </w:tc>
        <w:tc>
          <w:tcPr>
            <w:tcW w:w="288" w:type="dxa"/>
          </w:tcPr>
          <w:p w14:paraId="7C988E77" w14:textId="77777777" w:rsidR="005D7F2D" w:rsidRPr="00E77497" w:rsidRDefault="005D7F2D" w:rsidP="005D7F2D">
            <w:pPr>
              <w:pStyle w:val="SyntaxOneOf"/>
              <w:spacing w:after="60"/>
              <w:rPr>
                <w:rFonts w:cs="Courier New"/>
              </w:rPr>
            </w:pPr>
            <w:r w:rsidRPr="00E77497">
              <w:rPr>
                <w:rFonts w:cs="Courier New"/>
              </w:rPr>
              <w:t>r</w:t>
            </w:r>
          </w:p>
        </w:tc>
        <w:tc>
          <w:tcPr>
            <w:tcW w:w="288" w:type="dxa"/>
          </w:tcPr>
          <w:p w14:paraId="039E77A6" w14:textId="77777777" w:rsidR="005D7F2D" w:rsidRPr="00E77497" w:rsidRDefault="005D7F2D" w:rsidP="005D7F2D">
            <w:pPr>
              <w:pStyle w:val="SyntaxOneOf"/>
              <w:spacing w:after="60"/>
              <w:rPr>
                <w:rFonts w:cs="Courier New"/>
              </w:rPr>
            </w:pPr>
            <w:r w:rsidRPr="00E77497">
              <w:rPr>
                <w:rFonts w:cs="Courier New"/>
              </w:rPr>
              <w:t>s</w:t>
            </w:r>
          </w:p>
        </w:tc>
        <w:tc>
          <w:tcPr>
            <w:tcW w:w="288" w:type="dxa"/>
          </w:tcPr>
          <w:p w14:paraId="7160DE10" w14:textId="77777777" w:rsidR="005D7F2D" w:rsidRPr="00E77497" w:rsidRDefault="005D7F2D" w:rsidP="005D7F2D">
            <w:pPr>
              <w:pStyle w:val="SyntaxOneOf"/>
              <w:spacing w:after="60"/>
              <w:rPr>
                <w:rFonts w:cs="Courier New"/>
              </w:rPr>
            </w:pPr>
            <w:r w:rsidRPr="00E77497">
              <w:rPr>
                <w:rFonts w:cs="Courier New"/>
              </w:rPr>
              <w:t>t</w:t>
            </w:r>
          </w:p>
        </w:tc>
        <w:tc>
          <w:tcPr>
            <w:tcW w:w="288" w:type="dxa"/>
          </w:tcPr>
          <w:p w14:paraId="2C3405F2" w14:textId="77777777" w:rsidR="005D7F2D" w:rsidRPr="00E77497" w:rsidRDefault="005D7F2D" w:rsidP="005D7F2D">
            <w:pPr>
              <w:pStyle w:val="SyntaxOneOf"/>
              <w:spacing w:after="60"/>
              <w:rPr>
                <w:rFonts w:cs="Courier New"/>
              </w:rPr>
            </w:pPr>
            <w:r w:rsidRPr="00E77497">
              <w:rPr>
                <w:rFonts w:cs="Courier New"/>
              </w:rPr>
              <w:t>u</w:t>
            </w:r>
          </w:p>
        </w:tc>
        <w:tc>
          <w:tcPr>
            <w:tcW w:w="288" w:type="dxa"/>
          </w:tcPr>
          <w:p w14:paraId="62D4F1C0" w14:textId="77777777" w:rsidR="005D7F2D" w:rsidRPr="00E77497" w:rsidRDefault="005D7F2D" w:rsidP="005D7F2D">
            <w:pPr>
              <w:pStyle w:val="SyntaxOneOf"/>
              <w:spacing w:after="60"/>
              <w:rPr>
                <w:rFonts w:cs="Courier New"/>
              </w:rPr>
            </w:pPr>
            <w:r w:rsidRPr="00E77497">
              <w:rPr>
                <w:rFonts w:cs="Courier New"/>
              </w:rPr>
              <w:t>v</w:t>
            </w:r>
          </w:p>
        </w:tc>
        <w:tc>
          <w:tcPr>
            <w:tcW w:w="288" w:type="dxa"/>
          </w:tcPr>
          <w:p w14:paraId="1E4B2E9D" w14:textId="77777777" w:rsidR="005D7F2D" w:rsidRPr="00E77497" w:rsidRDefault="005D7F2D" w:rsidP="005D7F2D">
            <w:pPr>
              <w:pStyle w:val="SyntaxOneOf"/>
              <w:spacing w:after="60"/>
              <w:rPr>
                <w:rFonts w:cs="Courier New"/>
              </w:rPr>
            </w:pPr>
            <w:r w:rsidRPr="00E77497">
              <w:rPr>
                <w:rFonts w:cs="Courier New"/>
              </w:rPr>
              <w:t>w</w:t>
            </w:r>
          </w:p>
        </w:tc>
        <w:tc>
          <w:tcPr>
            <w:tcW w:w="288" w:type="dxa"/>
          </w:tcPr>
          <w:p w14:paraId="45480B09" w14:textId="77777777" w:rsidR="005D7F2D" w:rsidRPr="00E77497" w:rsidRDefault="005D7F2D" w:rsidP="005D7F2D">
            <w:pPr>
              <w:pStyle w:val="SyntaxOneOf"/>
              <w:spacing w:after="60"/>
              <w:rPr>
                <w:rFonts w:cs="Courier New"/>
              </w:rPr>
            </w:pPr>
            <w:r w:rsidRPr="00E77497">
              <w:rPr>
                <w:rFonts w:cs="Courier New"/>
              </w:rPr>
              <w:t>x</w:t>
            </w:r>
          </w:p>
        </w:tc>
        <w:tc>
          <w:tcPr>
            <w:tcW w:w="288" w:type="dxa"/>
          </w:tcPr>
          <w:p w14:paraId="77DC357A" w14:textId="77777777" w:rsidR="005D7F2D" w:rsidRPr="00E77497" w:rsidRDefault="005D7F2D" w:rsidP="005D7F2D">
            <w:pPr>
              <w:pStyle w:val="SyntaxOneOf"/>
              <w:spacing w:after="60"/>
              <w:rPr>
                <w:rFonts w:cs="Courier New"/>
              </w:rPr>
            </w:pPr>
            <w:r w:rsidRPr="00E77497">
              <w:rPr>
                <w:rFonts w:cs="Courier New"/>
              </w:rPr>
              <w:t>y</w:t>
            </w:r>
          </w:p>
        </w:tc>
        <w:tc>
          <w:tcPr>
            <w:tcW w:w="288" w:type="dxa"/>
          </w:tcPr>
          <w:p w14:paraId="55FC8806" w14:textId="77777777" w:rsidR="005D7F2D" w:rsidRPr="00E77497" w:rsidRDefault="005D7F2D" w:rsidP="005D7F2D">
            <w:pPr>
              <w:pStyle w:val="SyntaxOneOf"/>
              <w:spacing w:after="60"/>
              <w:rPr>
                <w:rFonts w:cs="Courier New"/>
              </w:rPr>
            </w:pPr>
            <w:r w:rsidRPr="00E77497">
              <w:rPr>
                <w:rFonts w:cs="Courier New"/>
              </w:rPr>
              <w:t>z</w:t>
            </w:r>
          </w:p>
        </w:tc>
      </w:tr>
      <w:tr w:rsidR="005D7F2D" w:rsidRPr="00E77497" w14:paraId="11BA082D" w14:textId="77777777" w:rsidTr="005D7F2D">
        <w:trPr>
          <w:tblHeader/>
        </w:trPr>
        <w:tc>
          <w:tcPr>
            <w:tcW w:w="288" w:type="dxa"/>
          </w:tcPr>
          <w:p w14:paraId="66210F24" w14:textId="77777777" w:rsidR="005D7F2D" w:rsidRPr="00E77497" w:rsidRDefault="005D7F2D" w:rsidP="005D7F2D">
            <w:pPr>
              <w:pStyle w:val="SyntaxOneOf"/>
              <w:spacing w:after="60"/>
              <w:rPr>
                <w:rFonts w:cs="Courier New"/>
              </w:rPr>
            </w:pPr>
            <w:r w:rsidRPr="00E77497">
              <w:rPr>
                <w:rFonts w:cs="Courier New"/>
              </w:rPr>
              <w:t>A</w:t>
            </w:r>
          </w:p>
        </w:tc>
        <w:tc>
          <w:tcPr>
            <w:tcW w:w="288" w:type="dxa"/>
          </w:tcPr>
          <w:p w14:paraId="1D4EC10E" w14:textId="77777777" w:rsidR="005D7F2D" w:rsidRPr="00E77497" w:rsidRDefault="005D7F2D" w:rsidP="005D7F2D">
            <w:pPr>
              <w:pStyle w:val="SyntaxOneOf"/>
              <w:spacing w:after="60"/>
              <w:rPr>
                <w:rFonts w:cs="Courier New"/>
              </w:rPr>
            </w:pPr>
            <w:r w:rsidRPr="00E77497">
              <w:rPr>
                <w:rFonts w:cs="Courier New"/>
              </w:rPr>
              <w:t>B</w:t>
            </w:r>
          </w:p>
        </w:tc>
        <w:tc>
          <w:tcPr>
            <w:tcW w:w="288" w:type="dxa"/>
          </w:tcPr>
          <w:p w14:paraId="7150FBEB" w14:textId="77777777" w:rsidR="005D7F2D" w:rsidRPr="00E77497" w:rsidRDefault="005D7F2D" w:rsidP="005D7F2D">
            <w:pPr>
              <w:pStyle w:val="SyntaxOneOf"/>
              <w:spacing w:after="60"/>
              <w:rPr>
                <w:rFonts w:cs="Courier New"/>
              </w:rPr>
            </w:pPr>
            <w:r w:rsidRPr="00E77497">
              <w:rPr>
                <w:rFonts w:cs="Courier New"/>
              </w:rPr>
              <w:t>C</w:t>
            </w:r>
          </w:p>
        </w:tc>
        <w:tc>
          <w:tcPr>
            <w:tcW w:w="288" w:type="dxa"/>
          </w:tcPr>
          <w:p w14:paraId="4ADD4B4D" w14:textId="77777777" w:rsidR="005D7F2D" w:rsidRPr="00E77497" w:rsidRDefault="005D7F2D" w:rsidP="005D7F2D">
            <w:pPr>
              <w:pStyle w:val="SyntaxOneOf"/>
              <w:spacing w:after="60"/>
              <w:rPr>
                <w:rFonts w:cs="Courier New"/>
              </w:rPr>
            </w:pPr>
            <w:r w:rsidRPr="00E77497">
              <w:rPr>
                <w:rFonts w:cs="Courier New"/>
              </w:rPr>
              <w:t>D</w:t>
            </w:r>
          </w:p>
        </w:tc>
        <w:tc>
          <w:tcPr>
            <w:tcW w:w="288" w:type="dxa"/>
          </w:tcPr>
          <w:p w14:paraId="269E963A" w14:textId="77777777" w:rsidR="005D7F2D" w:rsidRPr="00E77497" w:rsidRDefault="005D7F2D" w:rsidP="005D7F2D">
            <w:pPr>
              <w:pStyle w:val="SyntaxOneOf"/>
              <w:spacing w:after="60"/>
              <w:rPr>
                <w:rFonts w:cs="Courier New"/>
              </w:rPr>
            </w:pPr>
            <w:r w:rsidRPr="00E77497">
              <w:rPr>
                <w:rFonts w:cs="Courier New"/>
              </w:rPr>
              <w:t>E</w:t>
            </w:r>
          </w:p>
        </w:tc>
        <w:tc>
          <w:tcPr>
            <w:tcW w:w="288" w:type="dxa"/>
          </w:tcPr>
          <w:p w14:paraId="2CF5ECF6" w14:textId="77777777" w:rsidR="005D7F2D" w:rsidRPr="00E77497" w:rsidRDefault="005D7F2D" w:rsidP="005D7F2D">
            <w:pPr>
              <w:pStyle w:val="SyntaxOneOf"/>
              <w:spacing w:after="60"/>
              <w:rPr>
                <w:rFonts w:cs="Courier New"/>
              </w:rPr>
            </w:pPr>
            <w:r w:rsidRPr="00E77497">
              <w:rPr>
                <w:rFonts w:cs="Courier New"/>
              </w:rPr>
              <w:t>F</w:t>
            </w:r>
          </w:p>
        </w:tc>
        <w:tc>
          <w:tcPr>
            <w:tcW w:w="288" w:type="dxa"/>
          </w:tcPr>
          <w:p w14:paraId="7190748D" w14:textId="77777777" w:rsidR="005D7F2D" w:rsidRPr="00E77497" w:rsidRDefault="005D7F2D" w:rsidP="005D7F2D">
            <w:pPr>
              <w:pStyle w:val="SyntaxOneOf"/>
              <w:spacing w:after="60"/>
              <w:rPr>
                <w:rFonts w:cs="Courier New"/>
              </w:rPr>
            </w:pPr>
            <w:r w:rsidRPr="00E77497">
              <w:rPr>
                <w:rFonts w:cs="Courier New"/>
              </w:rPr>
              <w:t>G</w:t>
            </w:r>
          </w:p>
        </w:tc>
        <w:tc>
          <w:tcPr>
            <w:tcW w:w="288" w:type="dxa"/>
          </w:tcPr>
          <w:p w14:paraId="4DD44799" w14:textId="77777777" w:rsidR="005D7F2D" w:rsidRPr="00E77497" w:rsidRDefault="005D7F2D" w:rsidP="005D7F2D">
            <w:pPr>
              <w:pStyle w:val="SyntaxOneOf"/>
              <w:spacing w:after="60"/>
              <w:rPr>
                <w:rFonts w:cs="Courier New"/>
              </w:rPr>
            </w:pPr>
            <w:r w:rsidRPr="00E77497">
              <w:rPr>
                <w:rFonts w:cs="Courier New"/>
              </w:rPr>
              <w:t>H</w:t>
            </w:r>
          </w:p>
        </w:tc>
        <w:tc>
          <w:tcPr>
            <w:tcW w:w="288" w:type="dxa"/>
          </w:tcPr>
          <w:p w14:paraId="63CB9484" w14:textId="77777777" w:rsidR="005D7F2D" w:rsidRPr="00E77497" w:rsidRDefault="005D7F2D" w:rsidP="005D7F2D">
            <w:pPr>
              <w:pStyle w:val="SyntaxOneOf"/>
              <w:spacing w:after="60"/>
              <w:rPr>
                <w:rFonts w:cs="Courier New"/>
              </w:rPr>
            </w:pPr>
            <w:r w:rsidRPr="00E77497">
              <w:rPr>
                <w:rFonts w:cs="Courier New"/>
              </w:rPr>
              <w:t>I</w:t>
            </w:r>
          </w:p>
        </w:tc>
        <w:tc>
          <w:tcPr>
            <w:tcW w:w="288" w:type="dxa"/>
          </w:tcPr>
          <w:p w14:paraId="140D874A" w14:textId="77777777" w:rsidR="005D7F2D" w:rsidRPr="00E77497" w:rsidRDefault="005D7F2D" w:rsidP="005D7F2D">
            <w:pPr>
              <w:pStyle w:val="SyntaxOneOf"/>
              <w:spacing w:after="60"/>
              <w:rPr>
                <w:rFonts w:cs="Courier New"/>
              </w:rPr>
            </w:pPr>
            <w:r w:rsidRPr="00E77497">
              <w:rPr>
                <w:rFonts w:cs="Courier New"/>
              </w:rPr>
              <w:t>J</w:t>
            </w:r>
          </w:p>
        </w:tc>
        <w:tc>
          <w:tcPr>
            <w:tcW w:w="288" w:type="dxa"/>
          </w:tcPr>
          <w:p w14:paraId="660BD49B" w14:textId="77777777" w:rsidR="005D7F2D" w:rsidRPr="00E77497" w:rsidRDefault="005D7F2D" w:rsidP="005D7F2D">
            <w:pPr>
              <w:pStyle w:val="SyntaxOneOf"/>
              <w:spacing w:after="60"/>
              <w:rPr>
                <w:rFonts w:cs="Courier New"/>
              </w:rPr>
            </w:pPr>
            <w:r w:rsidRPr="00E77497">
              <w:rPr>
                <w:rFonts w:cs="Courier New"/>
              </w:rPr>
              <w:t>K</w:t>
            </w:r>
          </w:p>
        </w:tc>
        <w:tc>
          <w:tcPr>
            <w:tcW w:w="288" w:type="dxa"/>
          </w:tcPr>
          <w:p w14:paraId="6EE83D62" w14:textId="77777777" w:rsidR="005D7F2D" w:rsidRPr="00E77497" w:rsidRDefault="005D7F2D" w:rsidP="005D7F2D">
            <w:pPr>
              <w:pStyle w:val="SyntaxOneOf"/>
              <w:spacing w:after="60"/>
              <w:rPr>
                <w:rFonts w:cs="Courier New"/>
              </w:rPr>
            </w:pPr>
            <w:r w:rsidRPr="00E77497">
              <w:rPr>
                <w:rFonts w:cs="Courier New"/>
              </w:rPr>
              <w:t>L</w:t>
            </w:r>
          </w:p>
        </w:tc>
        <w:tc>
          <w:tcPr>
            <w:tcW w:w="288" w:type="dxa"/>
          </w:tcPr>
          <w:p w14:paraId="5E87DB33" w14:textId="77777777" w:rsidR="005D7F2D" w:rsidRPr="00E77497" w:rsidRDefault="005D7F2D" w:rsidP="005D7F2D">
            <w:pPr>
              <w:pStyle w:val="SyntaxOneOf"/>
              <w:spacing w:after="60"/>
              <w:rPr>
                <w:rFonts w:cs="Courier New"/>
              </w:rPr>
            </w:pPr>
            <w:r w:rsidRPr="00E77497">
              <w:rPr>
                <w:rFonts w:cs="Courier New"/>
              </w:rPr>
              <w:t>M</w:t>
            </w:r>
          </w:p>
        </w:tc>
        <w:tc>
          <w:tcPr>
            <w:tcW w:w="288" w:type="dxa"/>
          </w:tcPr>
          <w:p w14:paraId="1CF12472" w14:textId="77777777" w:rsidR="005D7F2D" w:rsidRPr="00E77497" w:rsidRDefault="005D7F2D" w:rsidP="005D7F2D">
            <w:pPr>
              <w:pStyle w:val="SyntaxOneOf"/>
              <w:spacing w:after="60"/>
              <w:rPr>
                <w:rFonts w:cs="Courier New"/>
              </w:rPr>
            </w:pPr>
            <w:r w:rsidRPr="00E77497">
              <w:rPr>
                <w:rFonts w:cs="Courier New"/>
              </w:rPr>
              <w:t>N</w:t>
            </w:r>
          </w:p>
        </w:tc>
        <w:tc>
          <w:tcPr>
            <w:tcW w:w="288" w:type="dxa"/>
          </w:tcPr>
          <w:p w14:paraId="6A0FF8FC" w14:textId="77777777" w:rsidR="005D7F2D" w:rsidRPr="00E77497" w:rsidRDefault="005D7F2D" w:rsidP="005D7F2D">
            <w:pPr>
              <w:pStyle w:val="SyntaxOneOf"/>
              <w:spacing w:after="60"/>
              <w:rPr>
                <w:rFonts w:cs="Courier New"/>
              </w:rPr>
            </w:pPr>
            <w:r w:rsidRPr="00E77497">
              <w:rPr>
                <w:rFonts w:cs="Courier New"/>
              </w:rPr>
              <w:t>O</w:t>
            </w:r>
          </w:p>
        </w:tc>
        <w:tc>
          <w:tcPr>
            <w:tcW w:w="288" w:type="dxa"/>
          </w:tcPr>
          <w:p w14:paraId="01CFD802" w14:textId="77777777" w:rsidR="005D7F2D" w:rsidRPr="00E77497" w:rsidRDefault="005D7F2D" w:rsidP="005D7F2D">
            <w:pPr>
              <w:pStyle w:val="SyntaxOneOf"/>
              <w:spacing w:after="60"/>
              <w:rPr>
                <w:rFonts w:cs="Courier New"/>
              </w:rPr>
            </w:pPr>
            <w:r w:rsidRPr="00E77497">
              <w:rPr>
                <w:rFonts w:cs="Courier New"/>
              </w:rPr>
              <w:t>P</w:t>
            </w:r>
          </w:p>
        </w:tc>
        <w:tc>
          <w:tcPr>
            <w:tcW w:w="288" w:type="dxa"/>
          </w:tcPr>
          <w:p w14:paraId="1D9E6CE4" w14:textId="77777777" w:rsidR="005D7F2D" w:rsidRPr="00E77497" w:rsidRDefault="005D7F2D" w:rsidP="005D7F2D">
            <w:pPr>
              <w:pStyle w:val="SyntaxOneOf"/>
              <w:spacing w:after="60"/>
              <w:rPr>
                <w:rFonts w:cs="Courier New"/>
              </w:rPr>
            </w:pPr>
            <w:r w:rsidRPr="00E77497">
              <w:rPr>
                <w:rFonts w:cs="Courier New"/>
              </w:rPr>
              <w:t>Q</w:t>
            </w:r>
          </w:p>
        </w:tc>
        <w:tc>
          <w:tcPr>
            <w:tcW w:w="288" w:type="dxa"/>
          </w:tcPr>
          <w:p w14:paraId="61C42817" w14:textId="77777777" w:rsidR="005D7F2D" w:rsidRPr="00E77497" w:rsidRDefault="005D7F2D" w:rsidP="005D7F2D">
            <w:pPr>
              <w:pStyle w:val="SyntaxOneOf"/>
              <w:spacing w:after="60"/>
              <w:rPr>
                <w:rFonts w:cs="Courier New"/>
              </w:rPr>
            </w:pPr>
            <w:r w:rsidRPr="00E77497">
              <w:rPr>
                <w:rFonts w:cs="Courier New"/>
              </w:rPr>
              <w:t>R</w:t>
            </w:r>
          </w:p>
        </w:tc>
        <w:tc>
          <w:tcPr>
            <w:tcW w:w="288" w:type="dxa"/>
          </w:tcPr>
          <w:p w14:paraId="3D42F337" w14:textId="77777777" w:rsidR="005D7F2D" w:rsidRPr="00E77497" w:rsidRDefault="005D7F2D" w:rsidP="005D7F2D">
            <w:pPr>
              <w:pStyle w:val="SyntaxOneOf"/>
              <w:spacing w:after="60"/>
              <w:rPr>
                <w:rFonts w:cs="Courier New"/>
              </w:rPr>
            </w:pPr>
            <w:r w:rsidRPr="00E77497">
              <w:rPr>
                <w:rFonts w:cs="Courier New"/>
              </w:rPr>
              <w:t>S</w:t>
            </w:r>
          </w:p>
        </w:tc>
        <w:tc>
          <w:tcPr>
            <w:tcW w:w="288" w:type="dxa"/>
          </w:tcPr>
          <w:p w14:paraId="4C795E4B" w14:textId="77777777" w:rsidR="005D7F2D" w:rsidRPr="00E77497" w:rsidRDefault="005D7F2D" w:rsidP="005D7F2D">
            <w:pPr>
              <w:pStyle w:val="SyntaxOneOf"/>
              <w:spacing w:after="60"/>
              <w:rPr>
                <w:rFonts w:cs="Courier New"/>
              </w:rPr>
            </w:pPr>
            <w:r w:rsidRPr="00E77497">
              <w:rPr>
                <w:rFonts w:cs="Courier New"/>
              </w:rPr>
              <w:t>T</w:t>
            </w:r>
          </w:p>
        </w:tc>
        <w:tc>
          <w:tcPr>
            <w:tcW w:w="288" w:type="dxa"/>
          </w:tcPr>
          <w:p w14:paraId="672350DD" w14:textId="77777777" w:rsidR="005D7F2D" w:rsidRPr="00E77497" w:rsidRDefault="005D7F2D" w:rsidP="005D7F2D">
            <w:pPr>
              <w:pStyle w:val="SyntaxOneOf"/>
              <w:spacing w:after="60"/>
              <w:rPr>
                <w:rFonts w:cs="Courier New"/>
              </w:rPr>
            </w:pPr>
            <w:r w:rsidRPr="00E77497">
              <w:rPr>
                <w:rFonts w:cs="Courier New"/>
              </w:rPr>
              <w:t>U</w:t>
            </w:r>
          </w:p>
        </w:tc>
        <w:tc>
          <w:tcPr>
            <w:tcW w:w="288" w:type="dxa"/>
          </w:tcPr>
          <w:p w14:paraId="50E22485" w14:textId="77777777" w:rsidR="005D7F2D" w:rsidRPr="00E77497" w:rsidRDefault="005D7F2D" w:rsidP="005D7F2D">
            <w:pPr>
              <w:pStyle w:val="SyntaxOneOf"/>
              <w:spacing w:after="60"/>
              <w:rPr>
                <w:rFonts w:cs="Courier New"/>
              </w:rPr>
            </w:pPr>
            <w:r w:rsidRPr="00E77497">
              <w:rPr>
                <w:rFonts w:cs="Courier New"/>
              </w:rPr>
              <w:t>V</w:t>
            </w:r>
          </w:p>
        </w:tc>
        <w:tc>
          <w:tcPr>
            <w:tcW w:w="288" w:type="dxa"/>
          </w:tcPr>
          <w:p w14:paraId="0E9FF449" w14:textId="77777777" w:rsidR="005D7F2D" w:rsidRPr="00E77497" w:rsidRDefault="005D7F2D" w:rsidP="005D7F2D">
            <w:pPr>
              <w:pStyle w:val="SyntaxOneOf"/>
              <w:spacing w:after="60"/>
              <w:rPr>
                <w:rFonts w:cs="Courier New"/>
              </w:rPr>
            </w:pPr>
            <w:r w:rsidRPr="00E77497">
              <w:rPr>
                <w:rFonts w:cs="Courier New"/>
              </w:rPr>
              <w:t>W</w:t>
            </w:r>
          </w:p>
        </w:tc>
        <w:tc>
          <w:tcPr>
            <w:tcW w:w="288" w:type="dxa"/>
          </w:tcPr>
          <w:p w14:paraId="296B5290" w14:textId="77777777" w:rsidR="005D7F2D" w:rsidRPr="00E77497" w:rsidRDefault="005D7F2D" w:rsidP="005D7F2D">
            <w:pPr>
              <w:pStyle w:val="SyntaxOneOf"/>
              <w:spacing w:after="60"/>
              <w:rPr>
                <w:rFonts w:cs="Courier New"/>
              </w:rPr>
            </w:pPr>
            <w:r w:rsidRPr="00E77497">
              <w:rPr>
                <w:rFonts w:cs="Courier New"/>
              </w:rPr>
              <w:t>X</w:t>
            </w:r>
          </w:p>
        </w:tc>
        <w:tc>
          <w:tcPr>
            <w:tcW w:w="288" w:type="dxa"/>
          </w:tcPr>
          <w:p w14:paraId="154B2114" w14:textId="77777777" w:rsidR="005D7F2D" w:rsidRPr="00E77497" w:rsidRDefault="005D7F2D" w:rsidP="005D7F2D">
            <w:pPr>
              <w:pStyle w:val="SyntaxOneOf"/>
              <w:spacing w:after="60"/>
              <w:rPr>
                <w:rFonts w:cs="Courier New"/>
              </w:rPr>
            </w:pPr>
            <w:r w:rsidRPr="00E77497">
              <w:rPr>
                <w:rFonts w:cs="Courier New"/>
              </w:rPr>
              <w:t>Y</w:t>
            </w:r>
          </w:p>
        </w:tc>
        <w:tc>
          <w:tcPr>
            <w:tcW w:w="288" w:type="dxa"/>
          </w:tcPr>
          <w:p w14:paraId="7E40A9AB" w14:textId="77777777" w:rsidR="005D7F2D" w:rsidRPr="00E77497" w:rsidRDefault="005D7F2D" w:rsidP="005D7F2D">
            <w:pPr>
              <w:pStyle w:val="SyntaxOneOf"/>
              <w:spacing w:after="60"/>
              <w:rPr>
                <w:rFonts w:cs="Courier New"/>
              </w:rPr>
            </w:pPr>
            <w:r w:rsidRPr="00E77497">
              <w:rPr>
                <w:rFonts w:cs="Courier New"/>
              </w:rPr>
              <w:t>Z</w:t>
            </w:r>
          </w:p>
        </w:tc>
      </w:tr>
      <w:tr w:rsidR="005D7F2D" w:rsidRPr="00E77497" w14:paraId="256E956B" w14:textId="77777777" w:rsidTr="005D7F2D">
        <w:trPr>
          <w:tblHeader/>
        </w:trPr>
        <w:tc>
          <w:tcPr>
            <w:tcW w:w="288" w:type="dxa"/>
          </w:tcPr>
          <w:p w14:paraId="28D84DFD" w14:textId="77777777" w:rsidR="005D7F2D" w:rsidRPr="00E77497" w:rsidRDefault="005D7F2D" w:rsidP="005D7F2D">
            <w:pPr>
              <w:pStyle w:val="SyntaxOneOf"/>
              <w:spacing w:after="60"/>
              <w:rPr>
                <w:rFonts w:cs="Courier New"/>
              </w:rPr>
            </w:pPr>
            <w:r w:rsidRPr="00E77497">
              <w:rPr>
                <w:rFonts w:cs="Courier New"/>
              </w:rPr>
              <w:t>0</w:t>
            </w:r>
          </w:p>
        </w:tc>
        <w:tc>
          <w:tcPr>
            <w:tcW w:w="288" w:type="dxa"/>
          </w:tcPr>
          <w:p w14:paraId="0D3499C3" w14:textId="77777777" w:rsidR="005D7F2D" w:rsidRPr="00E77497" w:rsidRDefault="005D7F2D" w:rsidP="005D7F2D">
            <w:pPr>
              <w:pStyle w:val="SyntaxOneOf"/>
              <w:spacing w:after="60"/>
              <w:rPr>
                <w:rFonts w:cs="Courier New"/>
              </w:rPr>
            </w:pPr>
            <w:r w:rsidRPr="00E77497">
              <w:rPr>
                <w:rFonts w:cs="Courier New"/>
              </w:rPr>
              <w:t>1</w:t>
            </w:r>
          </w:p>
        </w:tc>
        <w:tc>
          <w:tcPr>
            <w:tcW w:w="288" w:type="dxa"/>
          </w:tcPr>
          <w:p w14:paraId="35FB7FD1" w14:textId="77777777" w:rsidR="005D7F2D" w:rsidRPr="00E77497" w:rsidRDefault="005D7F2D" w:rsidP="005D7F2D">
            <w:pPr>
              <w:pStyle w:val="SyntaxOneOf"/>
              <w:spacing w:after="60"/>
              <w:rPr>
                <w:rFonts w:cs="Courier New"/>
              </w:rPr>
            </w:pPr>
            <w:r w:rsidRPr="00E77497">
              <w:rPr>
                <w:rFonts w:cs="Courier New"/>
              </w:rPr>
              <w:t>2</w:t>
            </w:r>
          </w:p>
        </w:tc>
        <w:tc>
          <w:tcPr>
            <w:tcW w:w="288" w:type="dxa"/>
          </w:tcPr>
          <w:p w14:paraId="0C6354B0" w14:textId="77777777" w:rsidR="005D7F2D" w:rsidRPr="00E77497" w:rsidRDefault="005D7F2D" w:rsidP="005D7F2D">
            <w:pPr>
              <w:pStyle w:val="SyntaxOneOf"/>
              <w:spacing w:after="60"/>
              <w:rPr>
                <w:rFonts w:cs="Courier New"/>
              </w:rPr>
            </w:pPr>
            <w:r w:rsidRPr="00E77497">
              <w:rPr>
                <w:rFonts w:cs="Courier New"/>
              </w:rPr>
              <w:t>3</w:t>
            </w:r>
          </w:p>
        </w:tc>
        <w:tc>
          <w:tcPr>
            <w:tcW w:w="288" w:type="dxa"/>
          </w:tcPr>
          <w:p w14:paraId="59B49CA8" w14:textId="77777777" w:rsidR="005D7F2D" w:rsidRPr="00E77497" w:rsidRDefault="005D7F2D" w:rsidP="005D7F2D">
            <w:pPr>
              <w:pStyle w:val="SyntaxOneOf"/>
              <w:spacing w:after="60"/>
              <w:rPr>
                <w:rFonts w:cs="Courier New"/>
              </w:rPr>
            </w:pPr>
            <w:r w:rsidRPr="00E77497">
              <w:rPr>
                <w:rFonts w:cs="Courier New"/>
              </w:rPr>
              <w:t>4</w:t>
            </w:r>
          </w:p>
        </w:tc>
        <w:tc>
          <w:tcPr>
            <w:tcW w:w="288" w:type="dxa"/>
          </w:tcPr>
          <w:p w14:paraId="00EAC622" w14:textId="77777777" w:rsidR="005D7F2D" w:rsidRPr="00E77497" w:rsidRDefault="005D7F2D" w:rsidP="005D7F2D">
            <w:pPr>
              <w:pStyle w:val="SyntaxOneOf"/>
              <w:spacing w:after="60"/>
              <w:rPr>
                <w:rFonts w:cs="Courier New"/>
              </w:rPr>
            </w:pPr>
            <w:r w:rsidRPr="00E77497">
              <w:rPr>
                <w:rFonts w:cs="Courier New"/>
              </w:rPr>
              <w:t>5</w:t>
            </w:r>
          </w:p>
        </w:tc>
        <w:tc>
          <w:tcPr>
            <w:tcW w:w="288" w:type="dxa"/>
          </w:tcPr>
          <w:p w14:paraId="49BFA572" w14:textId="77777777" w:rsidR="005D7F2D" w:rsidRPr="00E77497" w:rsidRDefault="005D7F2D" w:rsidP="005D7F2D">
            <w:pPr>
              <w:pStyle w:val="SyntaxOneOf"/>
              <w:spacing w:after="60"/>
              <w:rPr>
                <w:rFonts w:cs="Courier New"/>
              </w:rPr>
            </w:pPr>
            <w:r w:rsidRPr="00E77497">
              <w:rPr>
                <w:rFonts w:cs="Courier New"/>
              </w:rPr>
              <w:t>6</w:t>
            </w:r>
          </w:p>
        </w:tc>
        <w:tc>
          <w:tcPr>
            <w:tcW w:w="288" w:type="dxa"/>
          </w:tcPr>
          <w:p w14:paraId="583AEEDD" w14:textId="77777777" w:rsidR="005D7F2D" w:rsidRPr="00E77497" w:rsidRDefault="005D7F2D" w:rsidP="005D7F2D">
            <w:pPr>
              <w:pStyle w:val="SyntaxOneOf"/>
              <w:spacing w:after="60"/>
              <w:rPr>
                <w:rFonts w:cs="Courier New"/>
              </w:rPr>
            </w:pPr>
            <w:r w:rsidRPr="00E77497">
              <w:rPr>
                <w:rFonts w:cs="Courier New"/>
              </w:rPr>
              <w:t>7</w:t>
            </w:r>
          </w:p>
        </w:tc>
        <w:tc>
          <w:tcPr>
            <w:tcW w:w="288" w:type="dxa"/>
          </w:tcPr>
          <w:p w14:paraId="67EA8187" w14:textId="77777777" w:rsidR="005D7F2D" w:rsidRPr="00E77497" w:rsidRDefault="005D7F2D" w:rsidP="005D7F2D">
            <w:pPr>
              <w:pStyle w:val="SyntaxOneOf"/>
              <w:spacing w:after="60"/>
              <w:rPr>
                <w:rFonts w:cs="Courier New"/>
              </w:rPr>
            </w:pPr>
            <w:r w:rsidRPr="00E77497">
              <w:rPr>
                <w:rFonts w:cs="Courier New"/>
              </w:rPr>
              <w:t>8</w:t>
            </w:r>
          </w:p>
        </w:tc>
        <w:tc>
          <w:tcPr>
            <w:tcW w:w="288" w:type="dxa"/>
          </w:tcPr>
          <w:p w14:paraId="2A7811CE" w14:textId="77777777" w:rsidR="005D7F2D" w:rsidRPr="00E77497" w:rsidRDefault="005D7F2D" w:rsidP="005D7F2D">
            <w:pPr>
              <w:pStyle w:val="SyntaxOneOf"/>
              <w:spacing w:after="60"/>
              <w:rPr>
                <w:rFonts w:cs="Courier New"/>
              </w:rPr>
            </w:pPr>
            <w:r w:rsidRPr="00E77497">
              <w:rPr>
                <w:rFonts w:cs="Courier New"/>
              </w:rPr>
              <w:t>9</w:t>
            </w:r>
          </w:p>
        </w:tc>
        <w:tc>
          <w:tcPr>
            <w:tcW w:w="288" w:type="dxa"/>
          </w:tcPr>
          <w:p w14:paraId="5B4FC5AE" w14:textId="77777777" w:rsidR="005D7F2D" w:rsidRPr="00E77497" w:rsidRDefault="005D7F2D" w:rsidP="005D7F2D">
            <w:pPr>
              <w:pStyle w:val="SyntaxOneOf"/>
              <w:spacing w:after="60"/>
              <w:rPr>
                <w:rFonts w:cs="Courier New"/>
              </w:rPr>
            </w:pPr>
            <w:r w:rsidRPr="00E77497">
              <w:rPr>
                <w:rFonts w:cs="Courier New"/>
              </w:rPr>
              <w:t>_</w:t>
            </w:r>
          </w:p>
        </w:tc>
        <w:tc>
          <w:tcPr>
            <w:tcW w:w="288" w:type="dxa"/>
          </w:tcPr>
          <w:p w14:paraId="1E5F86BE" w14:textId="77777777" w:rsidR="005D7F2D" w:rsidRPr="00E77497" w:rsidRDefault="005D7F2D" w:rsidP="005D7F2D">
            <w:pPr>
              <w:pStyle w:val="SyntaxOneOf"/>
              <w:spacing w:after="60"/>
              <w:rPr>
                <w:rFonts w:cs="Courier New"/>
              </w:rPr>
            </w:pPr>
          </w:p>
        </w:tc>
        <w:tc>
          <w:tcPr>
            <w:tcW w:w="288" w:type="dxa"/>
          </w:tcPr>
          <w:p w14:paraId="51C0FB64" w14:textId="77777777" w:rsidR="005D7F2D" w:rsidRPr="00E77497" w:rsidRDefault="005D7F2D" w:rsidP="005D7F2D">
            <w:pPr>
              <w:pStyle w:val="SyntaxOneOf"/>
              <w:spacing w:after="60"/>
              <w:rPr>
                <w:rFonts w:cs="Courier New"/>
              </w:rPr>
            </w:pPr>
          </w:p>
        </w:tc>
        <w:tc>
          <w:tcPr>
            <w:tcW w:w="288" w:type="dxa"/>
          </w:tcPr>
          <w:p w14:paraId="73791965" w14:textId="77777777" w:rsidR="005D7F2D" w:rsidRPr="00E77497" w:rsidRDefault="005D7F2D" w:rsidP="005D7F2D">
            <w:pPr>
              <w:pStyle w:val="SyntaxOneOf"/>
              <w:spacing w:after="60"/>
              <w:rPr>
                <w:rFonts w:cs="Courier New"/>
              </w:rPr>
            </w:pPr>
          </w:p>
        </w:tc>
        <w:tc>
          <w:tcPr>
            <w:tcW w:w="288" w:type="dxa"/>
          </w:tcPr>
          <w:p w14:paraId="07D03161" w14:textId="77777777" w:rsidR="005D7F2D" w:rsidRPr="00E77497" w:rsidRDefault="005D7F2D" w:rsidP="005D7F2D">
            <w:pPr>
              <w:pStyle w:val="SyntaxOneOf"/>
              <w:spacing w:after="60"/>
              <w:rPr>
                <w:rFonts w:cs="Courier New"/>
              </w:rPr>
            </w:pPr>
          </w:p>
        </w:tc>
        <w:tc>
          <w:tcPr>
            <w:tcW w:w="288" w:type="dxa"/>
          </w:tcPr>
          <w:p w14:paraId="5903091D" w14:textId="77777777" w:rsidR="005D7F2D" w:rsidRPr="00E77497" w:rsidRDefault="005D7F2D" w:rsidP="005D7F2D">
            <w:pPr>
              <w:pStyle w:val="SyntaxOneOf"/>
              <w:spacing w:after="60"/>
              <w:rPr>
                <w:rFonts w:cs="Courier New"/>
              </w:rPr>
            </w:pPr>
          </w:p>
        </w:tc>
        <w:tc>
          <w:tcPr>
            <w:tcW w:w="288" w:type="dxa"/>
          </w:tcPr>
          <w:p w14:paraId="6481842F" w14:textId="77777777" w:rsidR="005D7F2D" w:rsidRPr="00E77497" w:rsidRDefault="005D7F2D" w:rsidP="005D7F2D">
            <w:pPr>
              <w:pStyle w:val="SyntaxOneOf"/>
              <w:spacing w:after="60"/>
              <w:rPr>
                <w:rFonts w:cs="Courier New"/>
              </w:rPr>
            </w:pPr>
          </w:p>
        </w:tc>
        <w:tc>
          <w:tcPr>
            <w:tcW w:w="288" w:type="dxa"/>
          </w:tcPr>
          <w:p w14:paraId="57B8F96E" w14:textId="77777777" w:rsidR="005D7F2D" w:rsidRPr="00E77497" w:rsidRDefault="005D7F2D" w:rsidP="005D7F2D">
            <w:pPr>
              <w:pStyle w:val="SyntaxOneOf"/>
              <w:spacing w:after="60"/>
              <w:rPr>
                <w:rFonts w:cs="Courier New"/>
              </w:rPr>
            </w:pPr>
          </w:p>
        </w:tc>
        <w:tc>
          <w:tcPr>
            <w:tcW w:w="288" w:type="dxa"/>
          </w:tcPr>
          <w:p w14:paraId="6E45E28D" w14:textId="77777777" w:rsidR="005D7F2D" w:rsidRPr="00E77497" w:rsidRDefault="005D7F2D" w:rsidP="005D7F2D">
            <w:pPr>
              <w:pStyle w:val="SyntaxOneOf"/>
              <w:spacing w:after="60"/>
              <w:rPr>
                <w:rFonts w:cs="Courier New"/>
              </w:rPr>
            </w:pPr>
          </w:p>
        </w:tc>
        <w:tc>
          <w:tcPr>
            <w:tcW w:w="288" w:type="dxa"/>
          </w:tcPr>
          <w:p w14:paraId="0A112327" w14:textId="77777777" w:rsidR="005D7F2D" w:rsidRPr="00E77497" w:rsidRDefault="005D7F2D" w:rsidP="005D7F2D">
            <w:pPr>
              <w:pStyle w:val="SyntaxOneOf"/>
              <w:spacing w:after="60"/>
              <w:rPr>
                <w:rFonts w:cs="Courier New"/>
              </w:rPr>
            </w:pPr>
          </w:p>
        </w:tc>
        <w:tc>
          <w:tcPr>
            <w:tcW w:w="288" w:type="dxa"/>
          </w:tcPr>
          <w:p w14:paraId="4E7E403F" w14:textId="77777777" w:rsidR="005D7F2D" w:rsidRPr="00E77497" w:rsidRDefault="005D7F2D" w:rsidP="005D7F2D">
            <w:pPr>
              <w:pStyle w:val="SyntaxOneOf"/>
              <w:spacing w:after="60"/>
              <w:rPr>
                <w:rFonts w:cs="Courier New"/>
              </w:rPr>
            </w:pPr>
          </w:p>
        </w:tc>
        <w:tc>
          <w:tcPr>
            <w:tcW w:w="288" w:type="dxa"/>
          </w:tcPr>
          <w:p w14:paraId="5C7389C0" w14:textId="77777777" w:rsidR="005D7F2D" w:rsidRPr="00E77497" w:rsidRDefault="005D7F2D" w:rsidP="005D7F2D">
            <w:pPr>
              <w:pStyle w:val="SyntaxOneOf"/>
              <w:spacing w:after="60"/>
              <w:rPr>
                <w:rFonts w:cs="Courier New"/>
              </w:rPr>
            </w:pPr>
          </w:p>
        </w:tc>
        <w:tc>
          <w:tcPr>
            <w:tcW w:w="288" w:type="dxa"/>
          </w:tcPr>
          <w:p w14:paraId="577874EC" w14:textId="77777777" w:rsidR="005D7F2D" w:rsidRPr="00E77497" w:rsidRDefault="005D7F2D" w:rsidP="005D7F2D">
            <w:pPr>
              <w:pStyle w:val="SyntaxOneOf"/>
              <w:spacing w:after="60"/>
              <w:rPr>
                <w:rFonts w:cs="Courier New"/>
              </w:rPr>
            </w:pPr>
          </w:p>
        </w:tc>
        <w:tc>
          <w:tcPr>
            <w:tcW w:w="288" w:type="dxa"/>
          </w:tcPr>
          <w:p w14:paraId="432A6A56" w14:textId="77777777" w:rsidR="005D7F2D" w:rsidRPr="00E77497" w:rsidRDefault="005D7F2D" w:rsidP="005D7F2D">
            <w:pPr>
              <w:pStyle w:val="SyntaxOneOf"/>
              <w:spacing w:after="60"/>
              <w:rPr>
                <w:rFonts w:cs="Courier New"/>
              </w:rPr>
            </w:pPr>
          </w:p>
        </w:tc>
        <w:tc>
          <w:tcPr>
            <w:tcW w:w="288" w:type="dxa"/>
          </w:tcPr>
          <w:p w14:paraId="4D3E2E99" w14:textId="77777777" w:rsidR="005D7F2D" w:rsidRPr="00E77497" w:rsidRDefault="005D7F2D" w:rsidP="005D7F2D">
            <w:pPr>
              <w:pStyle w:val="SyntaxOneOf"/>
              <w:spacing w:after="60"/>
              <w:rPr>
                <w:rFonts w:cs="Courier New"/>
              </w:rPr>
            </w:pPr>
          </w:p>
        </w:tc>
        <w:tc>
          <w:tcPr>
            <w:tcW w:w="288" w:type="dxa"/>
          </w:tcPr>
          <w:p w14:paraId="658E76C0" w14:textId="77777777" w:rsidR="005D7F2D" w:rsidRPr="00E77497" w:rsidRDefault="005D7F2D" w:rsidP="005D7F2D">
            <w:pPr>
              <w:pStyle w:val="SyntaxOneOf"/>
              <w:spacing w:after="60"/>
              <w:rPr>
                <w:rFonts w:cs="Courier New"/>
              </w:rPr>
            </w:pPr>
          </w:p>
        </w:tc>
      </w:tr>
    </w:tbl>
    <w:p w14:paraId="1E66F267" w14:textId="77777777" w:rsidR="005D7F2D" w:rsidRPr="00E77497" w:rsidRDefault="005D7F2D" w:rsidP="005D7F2D">
      <w:pPr>
        <w:pStyle w:val="Alg4"/>
        <w:numPr>
          <w:ilvl w:val="0"/>
          <w:numId w:val="295"/>
        </w:numPr>
        <w:spacing w:after="220"/>
      </w:pPr>
      <w:r w:rsidRPr="00E77497">
        <w:t xml:space="preserve">Return </w:t>
      </w:r>
      <w:r w:rsidRPr="00E77497">
        <w:rPr>
          <w:b/>
        </w:rPr>
        <w:t>false</w:t>
      </w:r>
      <w:r w:rsidRPr="00E77497">
        <w:t>.</w:t>
      </w:r>
    </w:p>
    <w:p w14:paraId="6E6E2CA9" w14:textId="77777777" w:rsidR="005D7F2D" w:rsidRPr="00E77497" w:rsidRDefault="005D7F2D" w:rsidP="005D7F2D">
      <w:pPr>
        <w:pStyle w:val="40"/>
      </w:pPr>
      <w:r w:rsidRPr="00E77497">
        <w:t>Quantifier</w:t>
      </w:r>
    </w:p>
    <w:p w14:paraId="13B44808" w14:textId="77777777" w:rsidR="005D7F2D" w:rsidRPr="00E77497" w:rsidRDefault="005D7F2D" w:rsidP="005D7F2D">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063C1F78" w14:textId="77777777" w:rsidR="005D7F2D" w:rsidRPr="00E77497" w:rsidRDefault="005D7F2D" w:rsidP="005D7F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4B8FF9C9" w14:textId="77777777" w:rsidR="005D7F2D" w:rsidRPr="00E77497" w:rsidRDefault="005D7F2D" w:rsidP="005D7F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14:paraId="6D6E80E3" w14:textId="77777777" w:rsidR="005D7F2D" w:rsidRPr="00E77497" w:rsidRDefault="005D7F2D" w:rsidP="005D7F2D">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435381BF" w14:textId="77777777" w:rsidR="005D7F2D" w:rsidRPr="00E77497" w:rsidRDefault="005D7F2D" w:rsidP="005D7F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75A54AD5" w14:textId="77777777" w:rsidR="005D7F2D" w:rsidRPr="00E77497" w:rsidRDefault="005D7F2D" w:rsidP="005D7F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14:paraId="6134D466" w14:textId="77777777" w:rsidR="005D7F2D" w:rsidRPr="004D1BD1"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14:paraId="42C5332F" w14:textId="77777777" w:rsidR="005D7F2D" w:rsidRPr="004D1BD1" w:rsidRDefault="005D7F2D" w:rsidP="005D7F2D">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14:paraId="22495BA8" w14:textId="77777777" w:rsidR="005D7F2D" w:rsidRPr="00E65A34" w:rsidRDefault="005D7F2D" w:rsidP="005D7F2D">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14:paraId="734DFDBE" w14:textId="77777777" w:rsidR="005D7F2D" w:rsidRPr="00E77497" w:rsidRDefault="005D7F2D" w:rsidP="005D7F2D">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120C4754" w14:textId="77777777" w:rsidR="005D7F2D" w:rsidRPr="00E77497" w:rsidRDefault="005D7F2D" w:rsidP="005D7F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w:t>
      </w:r>
      <w:r w:rsidR="008E26B6">
        <w:fldChar w:fldCharType="begin"/>
      </w:r>
      <w:r w:rsidR="008E26B6">
        <w:instrText xml:space="preserve"> REF _Ref424530746 \r \h </w:instrText>
      </w:r>
      <w:r w:rsidR="008E26B6">
        <w:fldChar w:fldCharType="separate"/>
      </w:r>
      <w:r w:rsidR="00D433E8">
        <w:t>11.8.3</w:t>
      </w:r>
      <w:r w:rsidR="008E26B6">
        <w:fldChar w:fldCharType="end"/>
      </w:r>
      <w:r w:rsidRPr="00E77497">
        <w:t>).</w:t>
      </w:r>
    </w:p>
    <w:p w14:paraId="7C192B2B" w14:textId="77777777" w:rsidR="005D7F2D" w:rsidRPr="00E77497" w:rsidRDefault="005D7F2D" w:rsidP="005D7F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14:paraId="6C99FFAA" w14:textId="77777777" w:rsidR="005D7F2D" w:rsidRPr="00E77497"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6AF1FE16" w14:textId="77777777" w:rsidR="005D7F2D" w:rsidRPr="00E77497" w:rsidRDefault="005D7F2D" w:rsidP="005D7F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14:paraId="60AD9065" w14:textId="77777777" w:rsidR="005D7F2D" w:rsidRPr="00E77497" w:rsidRDefault="005D7F2D" w:rsidP="005D7F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14:paraId="7D895D03" w14:textId="77777777" w:rsidR="005D7F2D" w:rsidRPr="00E77497"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19C232A1" w14:textId="77777777" w:rsidR="005D7F2D" w:rsidRPr="00E77497" w:rsidRDefault="005D7F2D" w:rsidP="005D7F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14:paraId="4A1D0BC0" w14:textId="77777777" w:rsidR="005D7F2D" w:rsidRPr="00E77497" w:rsidRDefault="005D7F2D" w:rsidP="005D7F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14:paraId="5758A69B" w14:textId="77777777" w:rsidR="005D7F2D" w:rsidRPr="00E77497" w:rsidRDefault="005D7F2D" w:rsidP="005D7F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14:paraId="7EFC6AB0" w14:textId="77777777" w:rsidR="005D7F2D" w:rsidRPr="00E77497" w:rsidRDefault="005D7F2D" w:rsidP="005D7F2D">
      <w:pPr>
        <w:pStyle w:val="40"/>
      </w:pPr>
      <w:r w:rsidRPr="00E77497">
        <w:t>Atom</w:t>
      </w:r>
    </w:p>
    <w:p w14:paraId="3495CEBC"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7228D23E" w14:textId="77777777" w:rsidR="005D7F2D" w:rsidRPr="00E77497" w:rsidRDefault="005D7F2D" w:rsidP="005D7F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14:paraId="23168D76" w14:textId="77777777" w:rsidR="005D7F2D" w:rsidRPr="00E77497" w:rsidRDefault="005D7F2D" w:rsidP="005D7F2D">
      <w:pPr>
        <w:pStyle w:val="Alg4"/>
        <w:numPr>
          <w:ilvl w:val="0"/>
          <w:numId w:val="304"/>
        </w:numPr>
      </w:pPr>
      <w:r w:rsidRPr="00E77497">
        <w:t xml:space="preserve">Let </w:t>
      </w:r>
      <w:r w:rsidRPr="00E77497">
        <w:rPr>
          <w:i/>
        </w:rPr>
        <w:t>A</w:t>
      </w:r>
      <w:r w:rsidRPr="00E77497">
        <w:t xml:space="preserve"> be a</w:t>
      </w:r>
      <w:ins w:id="11709" w:author="Rev 19 Allen Wirfs-Brock" w:date="2013-09-26T17:30:00Z">
        <w:r w:rsidR="00284A05">
          <w:t>n</w:t>
        </w:r>
      </w:ins>
      <w:r w:rsidRPr="00E77497">
        <w:t xml:space="preserve"> one-element CharSet containing the character </w:t>
      </w:r>
      <w:r w:rsidRPr="00E77497">
        <w:rPr>
          <w:i/>
        </w:rPr>
        <w:t>ch</w:t>
      </w:r>
      <w:r w:rsidRPr="00E77497">
        <w:t>.</w:t>
      </w:r>
    </w:p>
    <w:p w14:paraId="333DA1F0" w14:textId="77777777" w:rsidR="005D7F2D" w:rsidRPr="00E77497" w:rsidRDefault="005D7F2D" w:rsidP="005D7F2D">
      <w:pPr>
        <w:pStyle w:val="Alg4"/>
        <w:numPr>
          <w:ilvl w:val="0"/>
          <w:numId w:val="304"/>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5E7A4542"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13BFE359" w14:textId="77777777" w:rsidR="005D7F2D" w:rsidRPr="00E77497" w:rsidRDefault="005D7F2D" w:rsidP="005D7F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14:paraId="4381962A" w14:textId="77777777" w:rsidR="005D7F2D" w:rsidRPr="00E77497" w:rsidRDefault="005D7F2D" w:rsidP="005D7F2D">
      <w:pPr>
        <w:pStyle w:val="Alg4"/>
        <w:numPr>
          <w:ilvl w:val="0"/>
          <w:numId w:val="305"/>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5D6A9203"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14:paraId="5C70653D"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5EE8C16E" w14:textId="77777777" w:rsidR="005D7F2D" w:rsidRPr="00E77497" w:rsidRDefault="005D7F2D" w:rsidP="005D7F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225184DC" w14:textId="77777777" w:rsidR="005D7F2D" w:rsidRPr="00E77497" w:rsidRDefault="005D7F2D" w:rsidP="005D7F2D">
      <w:pPr>
        <w:pStyle w:val="Alg4"/>
        <w:numPr>
          <w:ilvl w:val="0"/>
          <w:numId w:val="306"/>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i/>
        </w:rPr>
        <w:t>invert</w:t>
      </w:r>
      <w:r w:rsidRPr="00E77497">
        <w:t>) and return its Matcher result.</w:t>
      </w:r>
    </w:p>
    <w:p w14:paraId="2C62B4FA"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61C5B87B" w14:textId="77777777" w:rsidR="005D7F2D" w:rsidRPr="00E77497" w:rsidRDefault="005D7F2D" w:rsidP="005D7F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14:paraId="79432278" w14:textId="77777777" w:rsidR="005D7F2D" w:rsidRPr="00E77497" w:rsidRDefault="005D7F2D" w:rsidP="005D7F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1F8E42FE" w14:textId="77777777" w:rsidR="005D7F2D" w:rsidRPr="00E77497" w:rsidRDefault="005D7F2D" w:rsidP="005D7F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2FACC53E" w14:textId="77777777" w:rsidR="005D7F2D" w:rsidRPr="00E77497" w:rsidRDefault="005D7F2D" w:rsidP="005D7F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1217B37E" w14:textId="77777777" w:rsidR="005D7F2D" w:rsidRPr="00E77497" w:rsidRDefault="005D7F2D" w:rsidP="005D7F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w:t>
      </w:r>
      <w:r>
        <w:t>List</w:t>
      </w:r>
      <w:r w:rsidRPr="00E77497">
        <w:t>.</w:t>
      </w:r>
    </w:p>
    <w:p w14:paraId="324DA5B1" w14:textId="77777777" w:rsidR="005D7F2D" w:rsidRPr="00E77497" w:rsidRDefault="005D7F2D" w:rsidP="005D7F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67DA44A0" w14:textId="77777777" w:rsidR="005D7F2D" w:rsidRPr="00E77497" w:rsidRDefault="005D7F2D" w:rsidP="005D7F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3B879959" w14:textId="77777777" w:rsidR="005D7F2D" w:rsidRPr="00E77497" w:rsidRDefault="005D7F2D" w:rsidP="005D7F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5C12C266" w14:textId="77777777" w:rsidR="005D7F2D" w:rsidRPr="00E77497" w:rsidRDefault="005D7F2D" w:rsidP="005D7F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56B89F71" w14:textId="77777777" w:rsidR="005D7F2D" w:rsidRPr="00E77497" w:rsidRDefault="005D7F2D" w:rsidP="005D7F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03C98A78" w14:textId="77777777" w:rsidR="005D7F2D" w:rsidRPr="00E77497" w:rsidRDefault="005D7F2D" w:rsidP="005D7F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14:paraId="65D1DDF5" w14:textId="77777777" w:rsidR="005D7F2D" w:rsidRPr="00E77497" w:rsidRDefault="005D7F2D" w:rsidP="005D7F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3F3CDAF8" w14:textId="77777777"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14:paraId="1CA92334"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CharacterSetMatcher </w:t>
      </w:r>
      <w:r>
        <w:rPr>
          <w:rFonts w:ascii="Helvetica" w:hAnsi="Helvetica"/>
          <w:b/>
          <w:spacing w:val="6"/>
        </w:rPr>
        <w:t>Abstract Operation</w:t>
      </w:r>
    </w:p>
    <w:p w14:paraId="1FB843D4" w14:textId="77777777" w:rsidR="005D7F2D" w:rsidRPr="00E77497" w:rsidRDefault="005D7F2D" w:rsidP="005D7F2D">
      <w:r w:rsidRPr="00E77497">
        <w:t xml:space="preserve">The abstract operation </w:t>
      </w:r>
      <w:r w:rsidRPr="00BE3BA1">
        <w:rPr>
          <w:rFonts w:cs="Arial"/>
          <w:iCs/>
        </w:rPr>
        <w:t>CharacterSetMatcher</w:t>
      </w:r>
      <w:r w:rsidRPr="00E77497">
        <w:rPr>
          <w:rFonts w:ascii="Times New Roman" w:hAnsi="Times New Roman"/>
          <w:i/>
        </w:rPr>
        <w:t xml:space="preserve">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7B0EEFDB" w14:textId="77777777" w:rsidR="005D7F2D" w:rsidRPr="00E77497" w:rsidRDefault="005D7F2D" w:rsidP="005D7F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0714AE95" w14:textId="77777777" w:rsidR="005D7F2D" w:rsidRPr="00E77497" w:rsidRDefault="005D7F2D" w:rsidP="005D7F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3F7A2DB8" w14:textId="77777777" w:rsidR="005D7F2D" w:rsidRPr="00E77497" w:rsidRDefault="005D7F2D" w:rsidP="005D7F2D">
      <w:pPr>
        <w:pStyle w:val="Alg40"/>
        <w:numPr>
          <w:ilvl w:val="3"/>
          <w:numId w:val="308"/>
        </w:numPr>
        <w:tabs>
          <w:tab w:val="clear" w:pos="864"/>
          <w:tab w:val="clear" w:pos="2520"/>
        </w:tabs>
        <w:ind w:left="1800"/>
      </w:pPr>
      <w:r w:rsidRPr="00E77497">
        <w:t xml:space="preserve">If </w:t>
      </w:r>
      <w:r w:rsidRPr="00E77497">
        <w:rPr>
          <w:i/>
        </w:rPr>
        <w:t>e</w:t>
      </w:r>
      <w:r w:rsidRPr="00E77497">
        <w:t xml:space="preserve"> is </w:t>
      </w:r>
      <w:r w:rsidRPr="00E77497">
        <w:rPr>
          <w:i/>
        </w:rPr>
        <w:t>InputLength</w:t>
      </w:r>
      <w:r w:rsidRPr="00E77497">
        <w:t xml:space="preserve">, return </w:t>
      </w:r>
      <w:r w:rsidRPr="00E77497">
        <w:rPr>
          <w:b/>
        </w:rPr>
        <w:t>failure</w:t>
      </w:r>
      <w:r w:rsidRPr="00E77497">
        <w:t>.</w:t>
      </w:r>
    </w:p>
    <w:p w14:paraId="4D38D066" w14:textId="77777777"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14:paraId="179FA9C1" w14:textId="77777777"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D814DD">
        <w:rPr>
          <w:iCs/>
        </w:rPr>
        <w:t>Canonicalize</w:t>
      </w:r>
      <w:r w:rsidRPr="00E77497">
        <w:t>(</w:t>
      </w:r>
      <w:r w:rsidRPr="00E77497">
        <w:rPr>
          <w:i/>
        </w:rPr>
        <w:t>ch</w:t>
      </w:r>
      <w:r w:rsidRPr="00E77497">
        <w:t>).</w:t>
      </w:r>
    </w:p>
    <w:p w14:paraId="63401CA4" w14:textId="77777777" w:rsidR="005D7F2D" w:rsidRPr="00E77497" w:rsidRDefault="005D7F2D" w:rsidP="005D7F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14:paraId="2D979D04" w14:textId="77777777" w:rsidR="005D7F2D" w:rsidRPr="00E77497" w:rsidRDefault="005D7F2D" w:rsidP="005D7F2D">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is </w:t>
      </w:r>
      <w:r w:rsidRPr="00E77497">
        <w:rPr>
          <w:i/>
        </w:rPr>
        <w:t>cc</w:t>
      </w:r>
      <w:r w:rsidRPr="00E77497">
        <w:t xml:space="preserve">, return </w:t>
      </w:r>
      <w:r w:rsidRPr="00E77497">
        <w:rPr>
          <w:b/>
        </w:rPr>
        <w:t>failure</w:t>
      </w:r>
      <w:r w:rsidRPr="00E77497">
        <w:t>.</w:t>
      </w:r>
    </w:p>
    <w:p w14:paraId="2C6F6956" w14:textId="77777777" w:rsidR="005D7F2D" w:rsidRPr="00E77497" w:rsidRDefault="005D7F2D" w:rsidP="005D7F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14:paraId="4928DBA3" w14:textId="77777777" w:rsidR="005D7F2D" w:rsidRPr="00E77497" w:rsidRDefault="005D7F2D" w:rsidP="005D7F2D">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is </w:t>
      </w:r>
      <w:r w:rsidRPr="00E77497">
        <w:rPr>
          <w:i/>
        </w:rPr>
        <w:t>cc</w:t>
      </w:r>
      <w:r w:rsidRPr="00E77497">
        <w:t>, return</w:t>
      </w:r>
      <w:r w:rsidRPr="00E77497">
        <w:rPr>
          <w:b/>
        </w:rPr>
        <w:t xml:space="preserve"> failure.</w:t>
      </w:r>
    </w:p>
    <w:p w14:paraId="3F7EDC6C" w14:textId="77777777"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t>List</w:t>
      </w:r>
      <w:r w:rsidRPr="00E77497">
        <w:t>.</w:t>
      </w:r>
    </w:p>
    <w:p w14:paraId="00DAFDC5" w14:textId="77777777"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14:paraId="6C461C92" w14:textId="77777777" w:rsidR="005D7F2D" w:rsidRPr="00E77497" w:rsidRDefault="005D7F2D" w:rsidP="005D7F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58C2FB1C"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Canonicalize </w:t>
      </w:r>
      <w:r>
        <w:rPr>
          <w:rFonts w:ascii="Helvetica" w:hAnsi="Helvetica"/>
          <w:b/>
          <w:spacing w:val="6"/>
        </w:rPr>
        <w:t>Abstract Operation</w:t>
      </w:r>
    </w:p>
    <w:p w14:paraId="4B28401B" w14:textId="77777777" w:rsidR="005D7F2D" w:rsidRPr="00E77497" w:rsidRDefault="005D7F2D" w:rsidP="005D7F2D">
      <w:r w:rsidRPr="00E77497">
        <w:t xml:space="preserve">The abstract operation </w:t>
      </w:r>
      <w:r w:rsidRPr="00BE3BA1">
        <w:rPr>
          <w:rFonts w:cs="Arial"/>
          <w:iCs/>
        </w:rPr>
        <w:t>Canonicalize</w:t>
      </w:r>
      <w:r w:rsidRPr="00E77497">
        <w:rPr>
          <w:rFonts w:ascii="Times New Roman" w:hAnsi="Times New Roman"/>
          <w:i/>
        </w:rPr>
        <w:t xml:space="preserve"> </w:t>
      </w:r>
      <w:r w:rsidRPr="00E77497">
        <w:t xml:space="preserve">takes a character parameter </w:t>
      </w:r>
      <w:r w:rsidRPr="00E77497">
        <w:rPr>
          <w:rFonts w:ascii="Times New Roman" w:hAnsi="Times New Roman"/>
          <w:i/>
        </w:rPr>
        <w:t>ch</w:t>
      </w:r>
      <w:r w:rsidRPr="00E77497">
        <w:t xml:space="preserve"> and performs the following steps:</w:t>
      </w:r>
    </w:p>
    <w:p w14:paraId="62302AF7" w14:textId="77777777" w:rsidR="005D7F2D" w:rsidRPr="00E77497" w:rsidRDefault="005D7F2D" w:rsidP="005D7F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6CED39CB" w14:textId="77777777" w:rsidR="005D7F2D" w:rsidRPr="00E77497" w:rsidRDefault="005D7F2D" w:rsidP="005D7F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14:paraId="63CF0872" w14:textId="77777777" w:rsidR="005D7F2D" w:rsidRPr="00E77497" w:rsidRDefault="005D7F2D" w:rsidP="005D7F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14:paraId="1883E63E" w14:textId="77777777" w:rsidR="005D7F2D" w:rsidRPr="00E77497" w:rsidRDefault="005D7F2D" w:rsidP="005D7F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14:paraId="1724906C" w14:textId="77777777" w:rsidR="005D7F2D" w:rsidRPr="00E77497" w:rsidRDefault="005D7F2D" w:rsidP="005D7F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14:paraId="70C5460A" w14:textId="77777777" w:rsidR="005D7F2D" w:rsidRPr="00E77497" w:rsidRDefault="005D7F2D" w:rsidP="005D7F2D">
      <w:pPr>
        <w:pStyle w:val="Alg4"/>
        <w:numPr>
          <w:ilvl w:val="0"/>
          <w:numId w:val="311"/>
        </w:numPr>
        <w:spacing w:after="120"/>
      </w:pPr>
      <w:r w:rsidRPr="00E77497">
        <w:t xml:space="preserve">Return </w:t>
      </w:r>
      <w:r w:rsidRPr="00E77497">
        <w:rPr>
          <w:i/>
        </w:rPr>
        <w:t>cu</w:t>
      </w:r>
      <w:r w:rsidRPr="00E77497">
        <w:t>.</w:t>
      </w:r>
    </w:p>
    <w:p w14:paraId="5B1CE06C" w14:textId="77777777" w:rsidR="005D7F2D" w:rsidRPr="00E77497" w:rsidRDefault="005D7F2D" w:rsidP="005D7F2D">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7DDA738F" w14:textId="77777777" w:rsidR="005D7F2D" w:rsidRPr="00E77497" w:rsidRDefault="005D7F2D" w:rsidP="005D7F2D">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40903D78" w14:textId="77777777" w:rsidR="005D7F2D" w:rsidRPr="00E77497" w:rsidRDefault="005D7F2D" w:rsidP="005D7F2D">
      <w:pPr>
        <w:pStyle w:val="Note"/>
        <w:spacing w:after="60"/>
      </w:pPr>
      <w:r w:rsidRPr="00E77497">
        <w:t>For example,</w:t>
      </w:r>
    </w:p>
    <w:p w14:paraId="7892FCA2" w14:textId="77777777" w:rsidR="005D7F2D" w:rsidRPr="00E77497" w:rsidRDefault="005D7F2D" w:rsidP="005D7F2D">
      <w:pPr>
        <w:pStyle w:val="CodeSample4"/>
        <w:spacing w:after="60"/>
        <w:ind w:left="2059"/>
        <w:rPr>
          <w:sz w:val="18"/>
        </w:rPr>
      </w:pPr>
      <w:r w:rsidRPr="00E77497">
        <w:rPr>
          <w:sz w:val="18"/>
        </w:rPr>
        <w:t>/(?=(a+))/.exec("baaabac")</w:t>
      </w:r>
    </w:p>
    <w:p w14:paraId="39F2BD1A" w14:textId="77777777" w:rsidR="005D7F2D" w:rsidRPr="00E77497" w:rsidRDefault="005D7F2D" w:rsidP="005D7F2D">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304D57CD" w14:textId="77777777" w:rsidR="005D7F2D" w:rsidRPr="00E77497" w:rsidRDefault="005D7F2D" w:rsidP="005D7F2D">
      <w:pPr>
        <w:pStyle w:val="CodeSample4"/>
        <w:spacing w:after="240"/>
        <w:ind w:left="2059"/>
        <w:rPr>
          <w:sz w:val="18"/>
        </w:rPr>
      </w:pPr>
      <w:r w:rsidRPr="00E77497">
        <w:rPr>
          <w:sz w:val="18"/>
        </w:rPr>
        <w:t>["", "aaa"]</w:t>
      </w:r>
    </w:p>
    <w:p w14:paraId="222E26A5" w14:textId="77777777" w:rsidR="005D7F2D" w:rsidRPr="00E77497" w:rsidRDefault="005D7F2D" w:rsidP="005D7F2D">
      <w:pPr>
        <w:pStyle w:val="Note"/>
        <w:spacing w:after="60"/>
      </w:pPr>
      <w:r w:rsidRPr="00E77497">
        <w:t>To illustrate the lack of backtracking into the lookahead, consider:</w:t>
      </w:r>
    </w:p>
    <w:p w14:paraId="5F8D533E" w14:textId="77777777" w:rsidR="005D7F2D" w:rsidRPr="00E77497" w:rsidRDefault="005D7F2D" w:rsidP="005D7F2D">
      <w:pPr>
        <w:pStyle w:val="CodeSample4"/>
        <w:spacing w:after="240"/>
        <w:ind w:left="2059"/>
        <w:rPr>
          <w:sz w:val="18"/>
        </w:rPr>
      </w:pPr>
      <w:r w:rsidRPr="00E77497">
        <w:rPr>
          <w:sz w:val="18"/>
        </w:rPr>
        <w:t>/(?=(a+))a*b\1/.exec("baaabac")</w:t>
      </w:r>
    </w:p>
    <w:p w14:paraId="4BBF606B" w14:textId="77777777" w:rsidR="005D7F2D" w:rsidRPr="00E77497" w:rsidRDefault="005D7F2D" w:rsidP="005D7F2D">
      <w:pPr>
        <w:pStyle w:val="Note"/>
        <w:spacing w:after="60"/>
      </w:pPr>
      <w:r w:rsidRPr="00E77497">
        <w:t>This expression returns</w:t>
      </w:r>
    </w:p>
    <w:p w14:paraId="07E2BC1F" w14:textId="77777777" w:rsidR="005D7F2D" w:rsidRPr="00E77497" w:rsidRDefault="005D7F2D" w:rsidP="005D7F2D">
      <w:pPr>
        <w:pStyle w:val="CodeSample4"/>
        <w:spacing w:after="60"/>
        <w:ind w:left="2059"/>
        <w:rPr>
          <w:sz w:val="18"/>
        </w:rPr>
      </w:pPr>
      <w:r w:rsidRPr="00E77497">
        <w:rPr>
          <w:sz w:val="18"/>
        </w:rPr>
        <w:t>["aba", "a"]</w:t>
      </w:r>
    </w:p>
    <w:p w14:paraId="20579D2C" w14:textId="77777777" w:rsidR="005D7F2D" w:rsidRPr="00E77497" w:rsidRDefault="005D7F2D" w:rsidP="005D7F2D">
      <w:pPr>
        <w:pStyle w:val="Note"/>
        <w:spacing w:after="60"/>
      </w:pPr>
      <w:r w:rsidRPr="00E77497">
        <w:t>and not:</w:t>
      </w:r>
    </w:p>
    <w:p w14:paraId="5C356564" w14:textId="77777777" w:rsidR="005D7F2D" w:rsidRPr="00E77497" w:rsidRDefault="005D7F2D" w:rsidP="005D7F2D">
      <w:pPr>
        <w:pStyle w:val="CodeSample4"/>
        <w:spacing w:after="240"/>
        <w:ind w:left="2059"/>
        <w:rPr>
          <w:sz w:val="18"/>
        </w:rPr>
      </w:pPr>
      <w:r w:rsidRPr="00E77497">
        <w:rPr>
          <w:sz w:val="18"/>
        </w:rPr>
        <w:t>["aaaba", "a"]</w:t>
      </w:r>
    </w:p>
    <w:p w14:paraId="077FA751" w14:textId="77777777" w:rsidR="005D7F2D" w:rsidRPr="00E77497" w:rsidRDefault="005D7F2D" w:rsidP="005D7F2D">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474276D0" w14:textId="77777777" w:rsidR="005D7F2D" w:rsidRPr="00E77497" w:rsidRDefault="005D7F2D" w:rsidP="005D7F2D">
      <w:pPr>
        <w:pStyle w:val="CodeSample4"/>
        <w:spacing w:after="60"/>
        <w:ind w:left="2059"/>
        <w:rPr>
          <w:sz w:val="18"/>
        </w:rPr>
      </w:pPr>
      <w:r w:rsidRPr="00E77497">
        <w:rPr>
          <w:sz w:val="18"/>
        </w:rPr>
        <w:t>/(.*?)a(?!(a+)b\2c)\2(.*)/.exec("baaabaac")</w:t>
      </w:r>
    </w:p>
    <w:p w14:paraId="5BD4DFBB" w14:textId="77777777" w:rsidR="005D7F2D" w:rsidRPr="00E77497" w:rsidRDefault="005D7F2D" w:rsidP="005D7F2D">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1097DE6E" w14:textId="77777777" w:rsidR="005D7F2D" w:rsidRPr="00E77497" w:rsidRDefault="005D7F2D" w:rsidP="005D7F2D">
      <w:pPr>
        <w:pStyle w:val="CodeSample4"/>
        <w:spacing w:after="60"/>
        <w:ind w:left="2059"/>
        <w:rPr>
          <w:sz w:val="18"/>
        </w:rPr>
      </w:pPr>
      <w:r w:rsidRPr="00E77497">
        <w:rPr>
          <w:sz w:val="18"/>
        </w:rPr>
        <w:t>["baaabaac", "ba", undefined, "abaac"]</w:t>
      </w:r>
    </w:p>
    <w:p w14:paraId="2D3CDF1B" w14:textId="77777777" w:rsidR="005D7F2D" w:rsidRPr="00E77497" w:rsidRDefault="005D7F2D" w:rsidP="005D7F2D">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14:paraId="1347CAAE" w14:textId="77777777" w:rsidR="005D7F2D" w:rsidRPr="00E77497" w:rsidRDefault="005D7F2D" w:rsidP="005D7F2D">
      <w:pPr>
        <w:pStyle w:val="40"/>
      </w:pPr>
      <w:r w:rsidRPr="00E77497">
        <w:t>AtomEscape</w:t>
      </w:r>
    </w:p>
    <w:p w14:paraId="44372DB5" w14:textId="77777777"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13E150F3" w14:textId="77777777" w:rsidR="005D7F2D" w:rsidRPr="00E77497" w:rsidRDefault="005D7F2D" w:rsidP="005D7F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14:paraId="45EB25BC" w14:textId="77777777" w:rsidR="005D7F2D" w:rsidRPr="00E77497" w:rsidRDefault="005D7F2D" w:rsidP="005D7F2D">
      <w:pPr>
        <w:pStyle w:val="Alg4"/>
        <w:numPr>
          <w:ilvl w:val="0"/>
          <w:numId w:val="314"/>
        </w:numPr>
      </w:pPr>
      <w:r w:rsidRPr="00E77497">
        <w:t xml:space="preserve">If </w:t>
      </w:r>
      <w:r w:rsidRPr="00E77497">
        <w:rPr>
          <w:i/>
        </w:rPr>
        <w:t>E</w:t>
      </w:r>
      <w:r w:rsidRPr="00E77497">
        <w:t xml:space="preserve"> is a character, then</w:t>
      </w:r>
    </w:p>
    <w:p w14:paraId="6913849F" w14:textId="77777777" w:rsidR="005D7F2D" w:rsidRPr="00E77497" w:rsidRDefault="005D7F2D" w:rsidP="005D7F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14:paraId="2CD3B41C" w14:textId="77777777" w:rsidR="005D7F2D" w:rsidRPr="00E77497" w:rsidRDefault="005D7F2D" w:rsidP="005D7F2D">
      <w:pPr>
        <w:pStyle w:val="Alg4"/>
        <w:numPr>
          <w:ilvl w:val="1"/>
          <w:numId w:val="314"/>
        </w:numPr>
      </w:pPr>
      <w:r w:rsidRPr="00E77497">
        <w:t xml:space="preserve">Let </w:t>
      </w:r>
      <w:r w:rsidRPr="00E77497">
        <w:rPr>
          <w:i/>
        </w:rPr>
        <w:t>A</w:t>
      </w:r>
      <w:r w:rsidRPr="00E77497">
        <w:t xml:space="preserve"> be a</w:t>
      </w:r>
      <w:ins w:id="11710" w:author="Rev 19 Allen Wirfs-Brock" w:date="2013-09-26T17:30:00Z">
        <w:r w:rsidR="00284A05">
          <w:t>n</w:t>
        </w:r>
      </w:ins>
      <w:r w:rsidRPr="00E77497">
        <w:t xml:space="preserve"> one-element CharSet containing the character </w:t>
      </w:r>
      <w:r w:rsidRPr="00E77497">
        <w:rPr>
          <w:i/>
        </w:rPr>
        <w:t>ch</w:t>
      </w:r>
      <w:r w:rsidRPr="00E77497">
        <w:t>.</w:t>
      </w:r>
    </w:p>
    <w:p w14:paraId="50B162AC" w14:textId="77777777" w:rsidR="005D7F2D" w:rsidRPr="00E77497" w:rsidRDefault="005D7F2D" w:rsidP="005D7F2D">
      <w:pPr>
        <w:pStyle w:val="Alg4"/>
        <w:numPr>
          <w:ilvl w:val="1"/>
          <w:numId w:val="314"/>
        </w:numPr>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40234BC8" w14:textId="77777777" w:rsidR="005D7F2D" w:rsidRPr="00E77497" w:rsidRDefault="005D7F2D" w:rsidP="005D7F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14:paraId="251F15B1" w14:textId="77777777" w:rsidR="005D7F2D" w:rsidRPr="00E77497" w:rsidRDefault="005D7F2D" w:rsidP="005D7F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w:t>
      </w:r>
      <w:r>
        <w:rPr>
          <w:i/>
        </w:rPr>
        <w:t>c</w:t>
      </w:r>
      <w:r w:rsidRPr="00E77497">
        <w:rPr>
          <w:i/>
        </w:rPr>
        <w:t>apturingParens</w:t>
      </w:r>
      <w:r w:rsidRPr="00E77497">
        <w:t xml:space="preserve"> then throw a </w:t>
      </w:r>
      <w:r w:rsidRPr="00E77497">
        <w:rPr>
          <w:b/>
        </w:rPr>
        <w:t>SyntaxError</w:t>
      </w:r>
      <w:r w:rsidRPr="00E77497">
        <w:t xml:space="preserve"> exception.</w:t>
      </w:r>
    </w:p>
    <w:p w14:paraId="348FFF91" w14:textId="77777777" w:rsidR="005D7F2D" w:rsidRPr="00E77497" w:rsidRDefault="005D7F2D" w:rsidP="005D7F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134C3678" w14:textId="77777777" w:rsidR="005D7F2D" w:rsidRPr="00E77497" w:rsidRDefault="005D7F2D" w:rsidP="005D7F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t>List</w:t>
      </w:r>
      <w:r w:rsidRPr="00E77497">
        <w:t>.</w:t>
      </w:r>
    </w:p>
    <w:p w14:paraId="6DD2566F" w14:textId="77777777" w:rsidR="005D7F2D" w:rsidRPr="00E77497" w:rsidRDefault="005D7F2D" w:rsidP="005D7F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14:paraId="394ACD0C" w14:textId="77777777" w:rsidR="005D7F2D" w:rsidRPr="00E77497" w:rsidRDefault="005D7F2D" w:rsidP="005D7F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14:paraId="05A90E6B" w14:textId="77777777" w:rsidR="005D7F2D" w:rsidRPr="00E77497" w:rsidRDefault="005D7F2D" w:rsidP="005D7F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19AD62B" w14:textId="77777777" w:rsidR="005D7F2D" w:rsidRPr="00E77497" w:rsidRDefault="005D7F2D" w:rsidP="005D7F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14:paraId="6C170B68" w14:textId="77777777" w:rsidR="005D7F2D" w:rsidRPr="00E77497" w:rsidRDefault="005D7F2D" w:rsidP="005D7F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14:paraId="4B1D822D" w14:textId="77777777" w:rsidR="005D7F2D" w:rsidRPr="00E77497" w:rsidRDefault="005D7F2D" w:rsidP="005D7F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14:paraId="4617D9AE" w14:textId="77777777" w:rsidR="005D7F2D" w:rsidRPr="00E77497" w:rsidRDefault="005D7F2D" w:rsidP="005D7F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D814DD">
        <w:rPr>
          <w:iCs/>
        </w:rPr>
        <w:t>Canonicalize</w:t>
      </w:r>
      <w:r w:rsidRPr="00E77497">
        <w:t>(</w:t>
      </w:r>
      <w:r w:rsidRPr="00E77497">
        <w:rPr>
          <w:i/>
        </w:rPr>
        <w:t>s</w:t>
      </w:r>
      <w:r w:rsidRPr="00E77497">
        <w:t>[</w:t>
      </w:r>
      <w:r w:rsidRPr="00E77497">
        <w:rPr>
          <w:i/>
        </w:rPr>
        <w:t>i</w:t>
      </w:r>
      <w:r w:rsidRPr="00E77497">
        <w:t xml:space="preserve">]) is not the same character as </w:t>
      </w:r>
      <w:r w:rsidRPr="00D814DD">
        <w:rPr>
          <w:iCs/>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14:paraId="1C06C02E" w14:textId="77777777" w:rsidR="005D7F2D" w:rsidRPr="00E77497" w:rsidRDefault="005D7F2D" w:rsidP="005D7F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14:paraId="4A0761A1" w14:textId="77777777" w:rsidR="005D7F2D" w:rsidRPr="00E77497" w:rsidRDefault="005D7F2D" w:rsidP="005D7F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18392AD1" w14:textId="77777777"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642C58C8" w14:textId="77777777" w:rsidR="005D7F2D" w:rsidRPr="00E77497" w:rsidRDefault="005D7F2D" w:rsidP="005D7F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14:paraId="1456EE17" w14:textId="77777777" w:rsidR="005D7F2D" w:rsidRPr="00E77497" w:rsidRDefault="005D7F2D" w:rsidP="005D7F2D">
      <w:pPr>
        <w:pStyle w:val="Alg4"/>
        <w:numPr>
          <w:ilvl w:val="0"/>
          <w:numId w:val="313"/>
        </w:numPr>
      </w:pPr>
      <w:r w:rsidRPr="00E77497">
        <w:t xml:space="preserve">Let </w:t>
      </w:r>
      <w:r w:rsidRPr="00E77497">
        <w:rPr>
          <w:i/>
        </w:rPr>
        <w:t>A</w:t>
      </w:r>
      <w:r w:rsidRPr="00E77497">
        <w:t xml:space="preserve"> be a</w:t>
      </w:r>
      <w:ins w:id="11711" w:author="Rev 19 Allen Wirfs-Brock" w:date="2013-09-26T17:31:00Z">
        <w:r w:rsidR="00284A05">
          <w:t>n</w:t>
        </w:r>
      </w:ins>
      <w:r w:rsidRPr="00E77497">
        <w:t xml:space="preserve"> one-element CharSet containing the character </w:t>
      </w:r>
      <w:r w:rsidRPr="00E77497">
        <w:rPr>
          <w:i/>
        </w:rPr>
        <w:t>ch</w:t>
      </w:r>
      <w:r w:rsidRPr="00E77497">
        <w:t>.</w:t>
      </w:r>
    </w:p>
    <w:p w14:paraId="65F89E60" w14:textId="77777777" w:rsidR="005D7F2D" w:rsidRPr="00E77497" w:rsidRDefault="005D7F2D" w:rsidP="005D7F2D">
      <w:pPr>
        <w:pStyle w:val="Alg4"/>
        <w:numPr>
          <w:ilvl w:val="0"/>
          <w:numId w:val="313"/>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0DE0C7A8" w14:textId="77777777"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03583866" w14:textId="77777777" w:rsidR="005D7F2D" w:rsidRPr="00E77497" w:rsidRDefault="005D7F2D" w:rsidP="005D7F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14:paraId="6A7855A7" w14:textId="77777777" w:rsidR="005D7F2D" w:rsidRPr="00E77497" w:rsidRDefault="005D7F2D" w:rsidP="005D7F2D">
      <w:pPr>
        <w:pStyle w:val="Alg4"/>
        <w:numPr>
          <w:ilvl w:val="0"/>
          <w:numId w:val="312"/>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14:paraId="257AD524" w14:textId="77777777" w:rsidR="005D7F2D" w:rsidRPr="00E77497" w:rsidRDefault="005D7F2D" w:rsidP="005D7F2D">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w:t>
      </w:r>
      <w:r w:rsidR="006A3D7C">
        <w:fldChar w:fldCharType="begin"/>
      </w:r>
      <w:r w:rsidR="006A3D7C">
        <w:instrText xml:space="preserve"> REF _Ref366078993 \r \h </w:instrText>
      </w:r>
      <w:r w:rsidR="006A3D7C">
        <w:fldChar w:fldCharType="separate"/>
      </w:r>
      <w:r w:rsidR="00D433E8">
        <w:t>21.2.2.11</w:t>
      </w:r>
      <w:r w:rsidR="006A3D7C">
        <w:fldChar w:fldCharType="end"/>
      </w:r>
      <w:r w:rsidRPr="00E77497">
        <w:t xml:space="preserve">).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744F8803" w14:textId="77777777" w:rsidR="005D7F2D" w:rsidRPr="00E77497" w:rsidRDefault="005D7F2D" w:rsidP="005D7F2D">
      <w:pPr>
        <w:pStyle w:val="40"/>
      </w:pPr>
      <w:r w:rsidRPr="00E77497">
        <w:t>CharacterEscape</w:t>
      </w:r>
    </w:p>
    <w:p w14:paraId="2A21D54D" w14:textId="77777777" w:rsidR="005D7F2D" w:rsidRPr="00E77497" w:rsidRDefault="005D7F2D" w:rsidP="005D7F2D">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w:t>
      </w:r>
      <w:r w:rsidR="00B6171B">
        <w:t xml:space="preserve"> to </w:t>
      </w:r>
      <w:r w:rsidR="00B6171B">
        <w:fldChar w:fldCharType="begin"/>
      </w:r>
      <w:r w:rsidR="00B6171B">
        <w:instrText xml:space="preserve"> REF _Ref366065901 \h </w:instrText>
      </w:r>
      <w:r w:rsidR="00B6171B">
        <w:fldChar w:fldCharType="separate"/>
      </w:r>
      <w:r w:rsidR="00D433E8">
        <w:t xml:space="preserve">Table </w:t>
      </w:r>
      <w:r w:rsidR="00D433E8">
        <w:rPr>
          <w:noProof/>
        </w:rPr>
        <w:t>34</w:t>
      </w:r>
      <w:r w:rsidR="00B6171B">
        <w:fldChar w:fldCharType="end"/>
      </w:r>
      <w:r w:rsidR="00B6171B">
        <w:t>.</w:t>
      </w:r>
      <w:r w:rsidRPr="00E77497">
        <w:t xml:space="preserve"> </w:t>
      </w:r>
    </w:p>
    <w:p w14:paraId="6F00A856" w14:textId="77777777" w:rsidR="005D7F2D" w:rsidRPr="00E77497" w:rsidRDefault="005D7F2D" w:rsidP="005D7F2D">
      <w:pPr>
        <w:pStyle w:val="Tabletitle"/>
      </w:pPr>
      <w:bookmarkStart w:id="11712" w:name="_Ref366065901"/>
      <w:r>
        <w:t xml:space="preserve">Table </w:t>
      </w:r>
      <w:r>
        <w:fldChar w:fldCharType="begin"/>
      </w:r>
      <w:r>
        <w:instrText xml:space="preserve"> SEQ Table \* ARABIC </w:instrText>
      </w:r>
      <w:r>
        <w:fldChar w:fldCharType="separate"/>
      </w:r>
      <w:r w:rsidR="00D433E8">
        <w:rPr>
          <w:noProof/>
        </w:rPr>
        <w:t>34</w:t>
      </w:r>
      <w:r>
        <w:fldChar w:fldCharType="end"/>
      </w:r>
      <w:bookmarkEnd w:id="11712"/>
      <w:r w:rsidRPr="00E77497">
        <w:rPr>
          <w:rFonts w:eastAsia="Arial Unicode MS"/>
        </w:rPr>
        <w:t xml:space="preserve"> — ControlEscape Character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1709"/>
        <w:gridCol w:w="1896"/>
        <w:gridCol w:w="1003"/>
      </w:tblGrid>
      <w:tr w:rsidR="005D7F2D" w:rsidRPr="00170FD1" w14:paraId="55C83986" w14:textId="77777777" w:rsidTr="005D7F2D">
        <w:trPr>
          <w:jc w:val="center"/>
        </w:trPr>
        <w:tc>
          <w:tcPr>
            <w:tcW w:w="1896" w:type="dxa"/>
            <w:shd w:val="solid" w:color="C0C0C0" w:fill="FFFFFF"/>
          </w:tcPr>
          <w:p w14:paraId="0746E262" w14:textId="77777777" w:rsidR="005D7F2D" w:rsidRPr="007B40AF" w:rsidRDefault="005D7F2D" w:rsidP="005D7F2D">
            <w:pPr>
              <w:spacing w:after="120"/>
              <w:rPr>
                <w:shd w:val="solid" w:color="C0C0C0" w:fill="FFFFFF"/>
              </w:rPr>
            </w:pPr>
            <w:r w:rsidRPr="007B40AF">
              <w:rPr>
                <w:shd w:val="solid" w:color="C0C0C0" w:fill="FFFFFF"/>
              </w:rPr>
              <w:t xml:space="preserve">ControlEscape </w:t>
            </w:r>
          </w:p>
        </w:tc>
        <w:tc>
          <w:tcPr>
            <w:tcW w:w="1709" w:type="dxa"/>
            <w:shd w:val="solid" w:color="C0C0C0" w:fill="FFFFFF"/>
          </w:tcPr>
          <w:p w14:paraId="456775E2" w14:textId="77777777" w:rsidR="005D7F2D" w:rsidRPr="007B40AF" w:rsidRDefault="005D7F2D" w:rsidP="005D7F2D">
            <w:pPr>
              <w:spacing w:after="120"/>
              <w:rPr>
                <w:shd w:val="solid" w:color="C0C0C0" w:fill="FFFFFF"/>
              </w:rPr>
            </w:pPr>
            <w:r w:rsidRPr="007B40AF">
              <w:rPr>
                <w:shd w:val="solid" w:color="C0C0C0" w:fill="FFFFFF"/>
              </w:rPr>
              <w:t>Code Unit</w:t>
            </w:r>
          </w:p>
        </w:tc>
        <w:tc>
          <w:tcPr>
            <w:tcW w:w="1896" w:type="dxa"/>
            <w:shd w:val="solid" w:color="C0C0C0" w:fill="FFFFFF"/>
          </w:tcPr>
          <w:p w14:paraId="2D22465B" w14:textId="77777777" w:rsidR="005D7F2D" w:rsidRPr="007B40AF" w:rsidRDefault="005D7F2D" w:rsidP="005D7F2D">
            <w:pPr>
              <w:spacing w:after="120"/>
              <w:rPr>
                <w:shd w:val="solid" w:color="C0C0C0" w:fill="FFFFFF"/>
              </w:rPr>
            </w:pPr>
            <w:r w:rsidRPr="007B40AF">
              <w:rPr>
                <w:shd w:val="solid" w:color="C0C0C0" w:fill="FFFFFF"/>
              </w:rPr>
              <w:t>Name</w:t>
            </w:r>
          </w:p>
        </w:tc>
        <w:tc>
          <w:tcPr>
            <w:tcW w:w="1003" w:type="dxa"/>
            <w:shd w:val="solid" w:color="C0C0C0" w:fill="FFFFFF"/>
          </w:tcPr>
          <w:p w14:paraId="16F1D013" w14:textId="77777777" w:rsidR="005D7F2D" w:rsidRPr="007B40AF" w:rsidRDefault="005D7F2D" w:rsidP="005D7F2D">
            <w:pPr>
              <w:spacing w:after="120"/>
              <w:rPr>
                <w:shd w:val="solid" w:color="C0C0C0" w:fill="FFFFFF"/>
              </w:rPr>
            </w:pPr>
            <w:r w:rsidRPr="007B40AF">
              <w:rPr>
                <w:shd w:val="solid" w:color="C0C0C0" w:fill="FFFFFF"/>
              </w:rPr>
              <w:t>Symbol</w:t>
            </w:r>
          </w:p>
        </w:tc>
      </w:tr>
      <w:tr w:rsidR="005D7F2D" w:rsidRPr="00E77497" w14:paraId="0753F532" w14:textId="77777777" w:rsidTr="005D7F2D">
        <w:trPr>
          <w:jc w:val="center"/>
        </w:trPr>
        <w:tc>
          <w:tcPr>
            <w:tcW w:w="1896" w:type="dxa"/>
          </w:tcPr>
          <w:p w14:paraId="7D53B499" w14:textId="77777777" w:rsidR="005D7F2D" w:rsidRPr="00A67AF2" w:rsidRDefault="005D7F2D" w:rsidP="005D7F2D">
            <w:pPr>
              <w:keepNext/>
              <w:keepLines/>
              <w:spacing w:after="40"/>
              <w:jc w:val="center"/>
              <w:rPr>
                <w:rFonts w:ascii="Courier" w:hAnsi="Courier"/>
                <w:b/>
              </w:rPr>
            </w:pPr>
            <w:r w:rsidRPr="00A67AF2">
              <w:rPr>
                <w:rFonts w:ascii="Courier New" w:hAnsi="Courier New"/>
                <w:b/>
              </w:rPr>
              <w:t>t</w:t>
            </w:r>
          </w:p>
        </w:tc>
        <w:tc>
          <w:tcPr>
            <w:tcW w:w="1709" w:type="dxa"/>
          </w:tcPr>
          <w:p w14:paraId="0F445981" w14:textId="77777777" w:rsidR="005D7F2D" w:rsidRPr="00675B74" w:rsidRDefault="005D7F2D" w:rsidP="005D7F2D">
            <w:pPr>
              <w:keepNext/>
              <w:keepLines/>
              <w:spacing w:after="40"/>
              <w:rPr>
                <w:rFonts w:ascii="Courier" w:hAnsi="Courier"/>
                <w:b/>
              </w:rPr>
            </w:pPr>
            <w:r w:rsidRPr="00B820AB">
              <w:rPr>
                <w:rFonts w:ascii="Courier New" w:hAnsi="Courier New"/>
                <w:b/>
              </w:rPr>
              <w:t>\u0009</w:t>
            </w:r>
          </w:p>
        </w:tc>
        <w:tc>
          <w:tcPr>
            <w:tcW w:w="1896" w:type="dxa"/>
          </w:tcPr>
          <w:p w14:paraId="4C2A7085" w14:textId="77777777" w:rsidR="005D7F2D" w:rsidRPr="00E77497" w:rsidRDefault="005D7F2D" w:rsidP="005D7F2D">
            <w:pPr>
              <w:keepNext/>
              <w:keepLines/>
              <w:spacing w:after="40"/>
            </w:pPr>
            <w:r w:rsidRPr="00E77497">
              <w:t>horizontal tab</w:t>
            </w:r>
          </w:p>
        </w:tc>
        <w:tc>
          <w:tcPr>
            <w:tcW w:w="1003" w:type="dxa"/>
          </w:tcPr>
          <w:p w14:paraId="132B832C" w14:textId="77777777" w:rsidR="005D7F2D" w:rsidRPr="00E77497" w:rsidRDefault="005D7F2D" w:rsidP="005D7F2D">
            <w:pPr>
              <w:keepNext/>
              <w:keepLines/>
              <w:spacing w:after="40"/>
            </w:pPr>
            <w:r w:rsidRPr="00E77497">
              <w:t>&lt;HT&gt;</w:t>
            </w:r>
          </w:p>
        </w:tc>
      </w:tr>
      <w:tr w:rsidR="005D7F2D" w:rsidRPr="00E77497" w14:paraId="566A5AAC" w14:textId="77777777" w:rsidTr="005D7F2D">
        <w:trPr>
          <w:jc w:val="center"/>
        </w:trPr>
        <w:tc>
          <w:tcPr>
            <w:tcW w:w="1896" w:type="dxa"/>
          </w:tcPr>
          <w:p w14:paraId="3AF23A35" w14:textId="77777777" w:rsidR="005D7F2D" w:rsidRPr="00E77497" w:rsidRDefault="005D7F2D" w:rsidP="005D7F2D">
            <w:pPr>
              <w:keepNext/>
              <w:keepLines/>
              <w:spacing w:after="40"/>
              <w:jc w:val="center"/>
              <w:rPr>
                <w:rFonts w:ascii="Courier" w:hAnsi="Courier"/>
                <w:b/>
              </w:rPr>
            </w:pPr>
            <w:r w:rsidRPr="00E77497">
              <w:rPr>
                <w:rFonts w:ascii="Courier New" w:hAnsi="Courier New"/>
                <w:b/>
              </w:rPr>
              <w:t>n</w:t>
            </w:r>
          </w:p>
        </w:tc>
        <w:tc>
          <w:tcPr>
            <w:tcW w:w="1709" w:type="dxa"/>
          </w:tcPr>
          <w:p w14:paraId="79AFE22F" w14:textId="77777777" w:rsidR="005D7F2D" w:rsidRPr="00E77497" w:rsidRDefault="005D7F2D" w:rsidP="005D7F2D">
            <w:pPr>
              <w:keepNext/>
              <w:keepLines/>
              <w:spacing w:after="40"/>
            </w:pPr>
            <w:r w:rsidRPr="00E77497">
              <w:rPr>
                <w:rFonts w:ascii="Courier New" w:hAnsi="Courier New"/>
                <w:b/>
              </w:rPr>
              <w:t>\u000A</w:t>
            </w:r>
          </w:p>
        </w:tc>
        <w:tc>
          <w:tcPr>
            <w:tcW w:w="1896" w:type="dxa"/>
          </w:tcPr>
          <w:p w14:paraId="6B852A98" w14:textId="77777777" w:rsidR="005D7F2D" w:rsidRPr="00E77497" w:rsidRDefault="005D7F2D" w:rsidP="005D7F2D">
            <w:pPr>
              <w:keepNext/>
              <w:keepLines/>
              <w:spacing w:after="40"/>
            </w:pPr>
            <w:r w:rsidRPr="00E77497">
              <w:t>line feed (new line)</w:t>
            </w:r>
          </w:p>
        </w:tc>
        <w:tc>
          <w:tcPr>
            <w:tcW w:w="1003" w:type="dxa"/>
          </w:tcPr>
          <w:p w14:paraId="6EBFFD6E" w14:textId="77777777" w:rsidR="005D7F2D" w:rsidRPr="00E77497" w:rsidRDefault="005D7F2D" w:rsidP="005D7F2D">
            <w:pPr>
              <w:keepNext/>
              <w:keepLines/>
              <w:spacing w:after="40"/>
            </w:pPr>
            <w:r w:rsidRPr="00E77497">
              <w:t>&lt;LF&gt;</w:t>
            </w:r>
          </w:p>
        </w:tc>
      </w:tr>
      <w:tr w:rsidR="005D7F2D" w:rsidRPr="00E77497" w14:paraId="5B66B55A" w14:textId="77777777" w:rsidTr="005D7F2D">
        <w:trPr>
          <w:jc w:val="center"/>
        </w:trPr>
        <w:tc>
          <w:tcPr>
            <w:tcW w:w="1896" w:type="dxa"/>
          </w:tcPr>
          <w:p w14:paraId="4925601C" w14:textId="77777777" w:rsidR="005D7F2D" w:rsidRPr="00E77497" w:rsidRDefault="005D7F2D" w:rsidP="005D7F2D">
            <w:pPr>
              <w:keepNext/>
              <w:keepLines/>
              <w:spacing w:after="40"/>
              <w:jc w:val="center"/>
              <w:rPr>
                <w:rFonts w:ascii="Courier" w:hAnsi="Courier"/>
                <w:b/>
              </w:rPr>
            </w:pPr>
            <w:r w:rsidRPr="00E77497">
              <w:rPr>
                <w:rFonts w:ascii="Courier New" w:hAnsi="Courier New"/>
                <w:b/>
              </w:rPr>
              <w:t>v</w:t>
            </w:r>
          </w:p>
        </w:tc>
        <w:tc>
          <w:tcPr>
            <w:tcW w:w="1709" w:type="dxa"/>
          </w:tcPr>
          <w:p w14:paraId="39E4F407" w14:textId="77777777" w:rsidR="005D7F2D" w:rsidRPr="00E77497" w:rsidRDefault="005D7F2D" w:rsidP="005D7F2D">
            <w:pPr>
              <w:keepNext/>
              <w:keepLines/>
              <w:spacing w:after="40"/>
              <w:rPr>
                <w:rFonts w:ascii="Courier" w:hAnsi="Courier"/>
                <w:b/>
              </w:rPr>
            </w:pPr>
            <w:r w:rsidRPr="00E77497">
              <w:rPr>
                <w:rFonts w:ascii="Courier New" w:hAnsi="Courier New"/>
                <w:b/>
              </w:rPr>
              <w:t>\u000B</w:t>
            </w:r>
          </w:p>
        </w:tc>
        <w:tc>
          <w:tcPr>
            <w:tcW w:w="1896" w:type="dxa"/>
          </w:tcPr>
          <w:p w14:paraId="1F7292ED" w14:textId="77777777" w:rsidR="005D7F2D" w:rsidRPr="00E77497" w:rsidRDefault="005D7F2D" w:rsidP="005D7F2D">
            <w:pPr>
              <w:keepNext/>
              <w:keepLines/>
              <w:spacing w:after="40"/>
            </w:pPr>
            <w:r w:rsidRPr="00E77497">
              <w:t>vertical tab</w:t>
            </w:r>
          </w:p>
        </w:tc>
        <w:tc>
          <w:tcPr>
            <w:tcW w:w="1003" w:type="dxa"/>
          </w:tcPr>
          <w:p w14:paraId="097B5489" w14:textId="77777777" w:rsidR="005D7F2D" w:rsidRPr="00E77497" w:rsidRDefault="005D7F2D" w:rsidP="005D7F2D">
            <w:pPr>
              <w:keepNext/>
              <w:keepLines/>
              <w:spacing w:after="40"/>
            </w:pPr>
            <w:r w:rsidRPr="00E77497">
              <w:t>&lt;VT&gt;</w:t>
            </w:r>
          </w:p>
        </w:tc>
      </w:tr>
      <w:tr w:rsidR="005D7F2D" w:rsidRPr="00E77497" w14:paraId="1704C6AE" w14:textId="77777777" w:rsidTr="005D7F2D">
        <w:trPr>
          <w:jc w:val="center"/>
        </w:trPr>
        <w:tc>
          <w:tcPr>
            <w:tcW w:w="1896" w:type="dxa"/>
          </w:tcPr>
          <w:p w14:paraId="0E4836A2" w14:textId="77777777" w:rsidR="005D7F2D" w:rsidRPr="00E77497" w:rsidRDefault="005D7F2D" w:rsidP="005D7F2D">
            <w:pPr>
              <w:keepNext/>
              <w:keepLines/>
              <w:spacing w:after="40"/>
              <w:jc w:val="center"/>
              <w:rPr>
                <w:rFonts w:ascii="Courier" w:hAnsi="Courier"/>
                <w:b/>
              </w:rPr>
            </w:pPr>
            <w:r w:rsidRPr="00E77497">
              <w:rPr>
                <w:rFonts w:ascii="Courier New" w:hAnsi="Courier New"/>
                <w:b/>
              </w:rPr>
              <w:t>f</w:t>
            </w:r>
          </w:p>
        </w:tc>
        <w:tc>
          <w:tcPr>
            <w:tcW w:w="1709" w:type="dxa"/>
          </w:tcPr>
          <w:p w14:paraId="03649EC6" w14:textId="77777777" w:rsidR="005D7F2D" w:rsidRPr="00E77497" w:rsidRDefault="005D7F2D" w:rsidP="005D7F2D">
            <w:pPr>
              <w:keepNext/>
              <w:keepLines/>
              <w:spacing w:after="40"/>
            </w:pPr>
            <w:r w:rsidRPr="00E77497">
              <w:rPr>
                <w:rFonts w:ascii="Courier New" w:hAnsi="Courier New"/>
                <w:b/>
              </w:rPr>
              <w:t>\u000C</w:t>
            </w:r>
          </w:p>
        </w:tc>
        <w:tc>
          <w:tcPr>
            <w:tcW w:w="1896" w:type="dxa"/>
          </w:tcPr>
          <w:p w14:paraId="462BD511" w14:textId="77777777" w:rsidR="005D7F2D" w:rsidRPr="00E77497" w:rsidRDefault="005D7F2D" w:rsidP="005D7F2D">
            <w:pPr>
              <w:keepNext/>
              <w:keepLines/>
              <w:spacing w:after="40"/>
            </w:pPr>
            <w:r w:rsidRPr="00E77497">
              <w:t>form feed</w:t>
            </w:r>
          </w:p>
        </w:tc>
        <w:tc>
          <w:tcPr>
            <w:tcW w:w="1003" w:type="dxa"/>
          </w:tcPr>
          <w:p w14:paraId="1A99BD6D" w14:textId="77777777" w:rsidR="005D7F2D" w:rsidRPr="00E77497" w:rsidRDefault="005D7F2D" w:rsidP="005D7F2D">
            <w:pPr>
              <w:keepNext/>
              <w:keepLines/>
              <w:spacing w:after="40"/>
            </w:pPr>
            <w:r w:rsidRPr="00E77497">
              <w:t>&lt;FF&gt;</w:t>
            </w:r>
          </w:p>
        </w:tc>
      </w:tr>
      <w:tr w:rsidR="005D7F2D" w:rsidRPr="00E77497" w14:paraId="413EA3DE" w14:textId="77777777" w:rsidTr="005D7F2D">
        <w:trPr>
          <w:jc w:val="center"/>
        </w:trPr>
        <w:tc>
          <w:tcPr>
            <w:tcW w:w="1896" w:type="dxa"/>
          </w:tcPr>
          <w:p w14:paraId="2D46D103" w14:textId="77777777" w:rsidR="005D7F2D" w:rsidRPr="00E77497" w:rsidRDefault="005D7F2D" w:rsidP="005D7F2D">
            <w:pPr>
              <w:keepLines/>
              <w:spacing w:after="40"/>
              <w:jc w:val="center"/>
              <w:rPr>
                <w:rFonts w:ascii="Courier" w:hAnsi="Courier"/>
                <w:b/>
              </w:rPr>
            </w:pPr>
            <w:r w:rsidRPr="00E77497">
              <w:rPr>
                <w:rFonts w:ascii="Courier New" w:hAnsi="Courier New"/>
                <w:b/>
              </w:rPr>
              <w:t>r</w:t>
            </w:r>
          </w:p>
        </w:tc>
        <w:tc>
          <w:tcPr>
            <w:tcW w:w="1709" w:type="dxa"/>
          </w:tcPr>
          <w:p w14:paraId="10CD24BA" w14:textId="77777777" w:rsidR="005D7F2D" w:rsidRPr="00E77497" w:rsidRDefault="005D7F2D" w:rsidP="005D7F2D">
            <w:pPr>
              <w:keepLines/>
              <w:spacing w:after="40"/>
              <w:rPr>
                <w:rFonts w:ascii="Courier" w:hAnsi="Courier"/>
                <w:b/>
              </w:rPr>
            </w:pPr>
            <w:r w:rsidRPr="00E77497">
              <w:rPr>
                <w:rFonts w:ascii="Courier New" w:hAnsi="Courier New"/>
                <w:b/>
              </w:rPr>
              <w:t>\u000D</w:t>
            </w:r>
          </w:p>
        </w:tc>
        <w:tc>
          <w:tcPr>
            <w:tcW w:w="1896" w:type="dxa"/>
          </w:tcPr>
          <w:p w14:paraId="2906B5BC" w14:textId="77777777" w:rsidR="005D7F2D" w:rsidRPr="00E77497" w:rsidRDefault="005D7F2D" w:rsidP="005D7F2D">
            <w:pPr>
              <w:keepLines/>
              <w:spacing w:after="40"/>
            </w:pPr>
            <w:r w:rsidRPr="00E77497">
              <w:t>carriage return</w:t>
            </w:r>
          </w:p>
        </w:tc>
        <w:tc>
          <w:tcPr>
            <w:tcW w:w="1003" w:type="dxa"/>
          </w:tcPr>
          <w:p w14:paraId="0176AFB0" w14:textId="77777777" w:rsidR="005D7F2D" w:rsidRPr="00E77497" w:rsidRDefault="005D7F2D" w:rsidP="005D7F2D">
            <w:pPr>
              <w:keepLines/>
              <w:spacing w:after="40"/>
              <w:rPr>
                <w:rFonts w:ascii="Courier" w:hAnsi="Courier"/>
                <w:b/>
              </w:rPr>
            </w:pPr>
            <w:r w:rsidRPr="00E77497">
              <w:t>&lt;CR&gt;</w:t>
            </w:r>
          </w:p>
        </w:tc>
      </w:tr>
    </w:tbl>
    <w:p w14:paraId="1B214695" w14:textId="77777777" w:rsidR="005D7F2D" w:rsidRPr="00E77497" w:rsidRDefault="005D7F2D" w:rsidP="005D7F2D"/>
    <w:p w14:paraId="669D7348" w14:textId="77777777"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415C70FD" w14:textId="77777777" w:rsidR="005D7F2D" w:rsidRPr="00E77497" w:rsidRDefault="005D7F2D" w:rsidP="005D7F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14:paraId="12677FF7" w14:textId="77777777" w:rsidR="005D7F2D" w:rsidRPr="00E77497" w:rsidRDefault="005D7F2D" w:rsidP="005D7F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14:paraId="27A4E958" w14:textId="77777777" w:rsidR="005D7F2D" w:rsidRPr="00E77497" w:rsidRDefault="005D7F2D" w:rsidP="005D7F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7C989ACC" w14:textId="77777777" w:rsidR="005D7F2D" w:rsidRPr="00E77497" w:rsidRDefault="005D7F2D" w:rsidP="005D7F2D">
      <w:pPr>
        <w:pStyle w:val="Alg4"/>
        <w:numPr>
          <w:ilvl w:val="0"/>
          <w:numId w:val="315"/>
        </w:numPr>
        <w:spacing w:after="220"/>
      </w:pPr>
      <w:r w:rsidRPr="00E77497">
        <w:t xml:space="preserve">Return the character whose code unit value is </w:t>
      </w:r>
      <w:r w:rsidRPr="00E77497">
        <w:rPr>
          <w:i/>
        </w:rPr>
        <w:t>j</w:t>
      </w:r>
      <w:r w:rsidRPr="00E77497">
        <w:t>.</w:t>
      </w:r>
    </w:p>
    <w:p w14:paraId="05778F68" w14:textId="77777777"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w:t>
      </w:r>
      <w:r w:rsidR="00B051D4">
        <w:fldChar w:fldCharType="begin"/>
      </w:r>
      <w:r w:rsidR="00B051D4">
        <w:instrText xml:space="preserve"> REF _Ref365803032 \r \h </w:instrText>
      </w:r>
      <w:r w:rsidR="00B051D4">
        <w:fldChar w:fldCharType="separate"/>
      </w:r>
      <w:r w:rsidR="00D433E8">
        <w:t>11.8.4</w:t>
      </w:r>
      <w:r w:rsidR="00B051D4">
        <w:fldChar w:fldCharType="end"/>
      </w:r>
      <w:r w:rsidRPr="00E77497">
        <w:t>) and returning its character result.</w:t>
      </w:r>
    </w:p>
    <w:p w14:paraId="56C52FAB" w14:textId="77777777"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w:t>
      </w:r>
      <w:r w:rsidR="00B051D4">
        <w:fldChar w:fldCharType="begin"/>
      </w:r>
      <w:r w:rsidR="00B051D4">
        <w:instrText xml:space="preserve"> REF _Ref365803032 \r \h </w:instrText>
      </w:r>
      <w:r w:rsidR="00B051D4">
        <w:fldChar w:fldCharType="separate"/>
      </w:r>
      <w:r w:rsidR="00D433E8">
        <w:t>11.8.4</w:t>
      </w:r>
      <w:r w:rsidR="00B051D4">
        <w:fldChar w:fldCharType="end"/>
      </w:r>
      <w:r w:rsidRPr="00E77497">
        <w:t>) and returning its character result.</w:t>
      </w:r>
    </w:p>
    <w:p w14:paraId="65C29760" w14:textId="77777777"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7536190F" w14:textId="77777777" w:rsidR="005D7F2D" w:rsidRPr="00E77497" w:rsidRDefault="005D7F2D" w:rsidP="005D7F2D">
      <w:pPr>
        <w:pStyle w:val="40"/>
      </w:pPr>
      <w:bookmarkStart w:id="11713" w:name="_Ref366078993"/>
      <w:r w:rsidRPr="00E77497">
        <w:t>DecimalEscape</w:t>
      </w:r>
      <w:bookmarkEnd w:id="11713"/>
    </w:p>
    <w:p w14:paraId="376C56D3" w14:textId="77777777" w:rsidR="005D7F2D" w:rsidRPr="006B6D0A" w:rsidRDefault="005D7F2D" w:rsidP="005D7F2D">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14:paraId="524BB897" w14:textId="77777777" w:rsidR="005D7F2D" w:rsidRPr="00A67AF2" w:rsidRDefault="005D7F2D" w:rsidP="005D7F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14:paraId="3DF54DD3" w14:textId="77777777" w:rsidR="005D7F2D" w:rsidRPr="00675B74" w:rsidRDefault="005D7F2D" w:rsidP="005D7F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14:paraId="06B770BF" w14:textId="77777777" w:rsidR="005D7F2D" w:rsidRPr="00E77497" w:rsidRDefault="005D7F2D" w:rsidP="005D7F2D">
      <w:pPr>
        <w:pStyle w:val="Alg4"/>
        <w:numPr>
          <w:ilvl w:val="0"/>
          <w:numId w:val="316"/>
        </w:numPr>
        <w:spacing w:after="220"/>
      </w:pPr>
      <w:r w:rsidRPr="00E77497">
        <w:t xml:space="preserve">Return the EscapeValue consisting of the integer </w:t>
      </w:r>
      <w:r w:rsidRPr="00E77497">
        <w:rPr>
          <w:i/>
        </w:rPr>
        <w:t>i</w:t>
      </w:r>
      <w:r w:rsidRPr="00E77497">
        <w:t>.</w:t>
      </w:r>
    </w:p>
    <w:p w14:paraId="466D01BD" w14:textId="77777777" w:rsidR="005D7F2D" w:rsidRPr="00E77497" w:rsidRDefault="005D7F2D" w:rsidP="005D7F2D">
      <w:r w:rsidRPr="00E77497">
        <w:t xml:space="preserve">The definition of “the MV of </w:t>
      </w:r>
      <w:r w:rsidRPr="00E77497">
        <w:rPr>
          <w:rFonts w:ascii="Times New Roman" w:hAnsi="Times New Roman"/>
          <w:i/>
        </w:rPr>
        <w:t>DecimalIntegerLiteral</w:t>
      </w:r>
      <w:r w:rsidRPr="00E77497">
        <w:t xml:space="preserve">” is in </w:t>
      </w:r>
      <w:r w:rsidR="008E26B6">
        <w:fldChar w:fldCharType="begin"/>
      </w:r>
      <w:r w:rsidR="008E26B6">
        <w:instrText xml:space="preserve"> REF _Ref424530746 \r \h </w:instrText>
      </w:r>
      <w:r w:rsidR="008E26B6">
        <w:fldChar w:fldCharType="separate"/>
      </w:r>
      <w:r w:rsidR="00D433E8">
        <w:t>11.8.3</w:t>
      </w:r>
      <w:r w:rsidR="008E26B6">
        <w:fldChar w:fldCharType="end"/>
      </w:r>
      <w:r w:rsidRPr="00E77497">
        <w:t>.</w:t>
      </w:r>
    </w:p>
    <w:p w14:paraId="5EE88BE5" w14:textId="77777777" w:rsidR="005D7F2D" w:rsidRPr="00E77497" w:rsidRDefault="005D7F2D" w:rsidP="005D7F2D">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1A4BC109" w14:textId="77777777" w:rsidR="005D7F2D" w:rsidRPr="00E77497" w:rsidRDefault="005D7F2D" w:rsidP="005D7F2D">
      <w:pPr>
        <w:pStyle w:val="40"/>
      </w:pPr>
      <w:r w:rsidRPr="00E77497">
        <w:t>CharacterClassEscape</w:t>
      </w:r>
    </w:p>
    <w:p w14:paraId="67393EDF"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1A2DF197"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6F99FC01"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w:t>
      </w:r>
      <w:r w:rsidR="008E26B6">
        <w:fldChar w:fldCharType="begin"/>
      </w:r>
      <w:r w:rsidR="008E26B6">
        <w:instrText xml:space="preserve"> REF _Ref451679260 \r \h </w:instrText>
      </w:r>
      <w:r w:rsidR="008E26B6">
        <w:fldChar w:fldCharType="separate"/>
      </w:r>
      <w:r w:rsidR="00D433E8">
        <w:t>11.2</w:t>
      </w:r>
      <w:r w:rsidR="008E26B6">
        <w:fldChar w:fldCharType="end"/>
      </w:r>
      <w:r w:rsidRPr="00E77497">
        <w:t xml:space="preserve">) or </w:t>
      </w:r>
      <w:r w:rsidRPr="00E77497">
        <w:rPr>
          <w:rFonts w:ascii="Times New Roman" w:hAnsi="Times New Roman"/>
          <w:i/>
        </w:rPr>
        <w:t>LineTerminator</w:t>
      </w:r>
      <w:r w:rsidRPr="00E77497">
        <w:t xml:space="preserve"> (</w:t>
      </w:r>
      <w:r w:rsidR="008E26B6">
        <w:fldChar w:fldCharType="begin"/>
      </w:r>
      <w:r w:rsidR="008E26B6">
        <w:instrText xml:space="preserve"> REF _Ref366087973 \r \h </w:instrText>
      </w:r>
      <w:r w:rsidR="008E26B6">
        <w:fldChar w:fldCharType="separate"/>
      </w:r>
      <w:r w:rsidR="00D433E8">
        <w:t>11.3</w:t>
      </w:r>
      <w:r w:rsidR="008E26B6">
        <w:fldChar w:fldCharType="end"/>
      </w:r>
      <w:r w:rsidRPr="00E77497">
        <w:t>) productions.</w:t>
      </w:r>
    </w:p>
    <w:p w14:paraId="01659D84"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32587AD7"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5D7F2D" w:rsidRPr="00E77497" w14:paraId="3766C600" w14:textId="77777777" w:rsidTr="005D7F2D">
        <w:trPr>
          <w:tblHeader/>
        </w:trPr>
        <w:tc>
          <w:tcPr>
            <w:tcW w:w="288" w:type="dxa"/>
          </w:tcPr>
          <w:p w14:paraId="076D5231" w14:textId="77777777" w:rsidR="005D7F2D" w:rsidRPr="00E77497" w:rsidRDefault="005D7F2D" w:rsidP="005D7F2D">
            <w:pPr>
              <w:pStyle w:val="SyntaxOneOf"/>
            </w:pPr>
            <w:r w:rsidRPr="00E77497">
              <w:t>a</w:t>
            </w:r>
          </w:p>
        </w:tc>
        <w:tc>
          <w:tcPr>
            <w:tcW w:w="288" w:type="dxa"/>
          </w:tcPr>
          <w:p w14:paraId="07F6D6BE" w14:textId="77777777" w:rsidR="005D7F2D" w:rsidRPr="00E77497" w:rsidRDefault="005D7F2D" w:rsidP="005D7F2D">
            <w:pPr>
              <w:pStyle w:val="SyntaxOneOf"/>
            </w:pPr>
            <w:r w:rsidRPr="00E77497">
              <w:t>b</w:t>
            </w:r>
          </w:p>
        </w:tc>
        <w:tc>
          <w:tcPr>
            <w:tcW w:w="288" w:type="dxa"/>
          </w:tcPr>
          <w:p w14:paraId="2398E3F2" w14:textId="77777777" w:rsidR="005D7F2D" w:rsidRPr="00E77497" w:rsidRDefault="005D7F2D" w:rsidP="005D7F2D">
            <w:pPr>
              <w:pStyle w:val="SyntaxOneOf"/>
            </w:pPr>
            <w:r w:rsidRPr="00E77497">
              <w:t>c</w:t>
            </w:r>
          </w:p>
        </w:tc>
        <w:tc>
          <w:tcPr>
            <w:tcW w:w="288" w:type="dxa"/>
          </w:tcPr>
          <w:p w14:paraId="3B6D7D7D" w14:textId="77777777" w:rsidR="005D7F2D" w:rsidRPr="00E77497" w:rsidRDefault="005D7F2D" w:rsidP="005D7F2D">
            <w:pPr>
              <w:pStyle w:val="SyntaxOneOf"/>
            </w:pPr>
            <w:r w:rsidRPr="00E77497">
              <w:t>d</w:t>
            </w:r>
          </w:p>
        </w:tc>
        <w:tc>
          <w:tcPr>
            <w:tcW w:w="288" w:type="dxa"/>
          </w:tcPr>
          <w:p w14:paraId="7273F9F0" w14:textId="77777777" w:rsidR="005D7F2D" w:rsidRPr="00E77497" w:rsidRDefault="005D7F2D" w:rsidP="005D7F2D">
            <w:pPr>
              <w:pStyle w:val="SyntaxOneOf"/>
            </w:pPr>
            <w:r w:rsidRPr="00E77497">
              <w:t>e</w:t>
            </w:r>
          </w:p>
        </w:tc>
        <w:tc>
          <w:tcPr>
            <w:tcW w:w="288" w:type="dxa"/>
          </w:tcPr>
          <w:p w14:paraId="66486652" w14:textId="77777777" w:rsidR="005D7F2D" w:rsidRPr="00E77497" w:rsidRDefault="005D7F2D" w:rsidP="005D7F2D">
            <w:pPr>
              <w:pStyle w:val="SyntaxOneOf"/>
            </w:pPr>
            <w:r w:rsidRPr="00E77497">
              <w:t>f</w:t>
            </w:r>
          </w:p>
        </w:tc>
        <w:tc>
          <w:tcPr>
            <w:tcW w:w="288" w:type="dxa"/>
          </w:tcPr>
          <w:p w14:paraId="028A34A1" w14:textId="77777777" w:rsidR="005D7F2D" w:rsidRPr="00E77497" w:rsidRDefault="005D7F2D" w:rsidP="005D7F2D">
            <w:pPr>
              <w:pStyle w:val="SyntaxOneOf"/>
            </w:pPr>
            <w:r w:rsidRPr="00E77497">
              <w:t>g</w:t>
            </w:r>
          </w:p>
        </w:tc>
        <w:tc>
          <w:tcPr>
            <w:tcW w:w="288" w:type="dxa"/>
          </w:tcPr>
          <w:p w14:paraId="0B11B9FE" w14:textId="77777777" w:rsidR="005D7F2D" w:rsidRPr="00E77497" w:rsidRDefault="005D7F2D" w:rsidP="005D7F2D">
            <w:pPr>
              <w:pStyle w:val="SyntaxOneOf"/>
            </w:pPr>
            <w:r w:rsidRPr="00E77497">
              <w:t>h</w:t>
            </w:r>
          </w:p>
        </w:tc>
        <w:tc>
          <w:tcPr>
            <w:tcW w:w="288" w:type="dxa"/>
          </w:tcPr>
          <w:p w14:paraId="4218ECEA" w14:textId="77777777" w:rsidR="005D7F2D" w:rsidRPr="00E77497" w:rsidRDefault="005D7F2D" w:rsidP="005D7F2D">
            <w:pPr>
              <w:pStyle w:val="SyntaxOneOf"/>
            </w:pPr>
            <w:r w:rsidRPr="00E77497">
              <w:t>i</w:t>
            </w:r>
          </w:p>
        </w:tc>
        <w:tc>
          <w:tcPr>
            <w:tcW w:w="288" w:type="dxa"/>
          </w:tcPr>
          <w:p w14:paraId="51459AD9" w14:textId="77777777" w:rsidR="005D7F2D" w:rsidRPr="00E77497" w:rsidRDefault="005D7F2D" w:rsidP="005D7F2D">
            <w:pPr>
              <w:pStyle w:val="SyntaxOneOf"/>
            </w:pPr>
            <w:r w:rsidRPr="00E77497">
              <w:t>j</w:t>
            </w:r>
          </w:p>
        </w:tc>
        <w:tc>
          <w:tcPr>
            <w:tcW w:w="288" w:type="dxa"/>
          </w:tcPr>
          <w:p w14:paraId="76525D2E" w14:textId="77777777" w:rsidR="005D7F2D" w:rsidRPr="00E77497" w:rsidRDefault="005D7F2D" w:rsidP="005D7F2D">
            <w:pPr>
              <w:pStyle w:val="SyntaxOneOf"/>
            </w:pPr>
            <w:r w:rsidRPr="00E77497">
              <w:t>k</w:t>
            </w:r>
          </w:p>
        </w:tc>
        <w:tc>
          <w:tcPr>
            <w:tcW w:w="288" w:type="dxa"/>
          </w:tcPr>
          <w:p w14:paraId="50CDB28F" w14:textId="77777777" w:rsidR="005D7F2D" w:rsidRPr="00E77497" w:rsidRDefault="005D7F2D" w:rsidP="005D7F2D">
            <w:pPr>
              <w:pStyle w:val="SyntaxOneOf"/>
            </w:pPr>
            <w:r w:rsidRPr="00E77497">
              <w:t>l</w:t>
            </w:r>
          </w:p>
        </w:tc>
        <w:tc>
          <w:tcPr>
            <w:tcW w:w="288" w:type="dxa"/>
          </w:tcPr>
          <w:p w14:paraId="7E47F3BC" w14:textId="77777777" w:rsidR="005D7F2D" w:rsidRPr="00E77497" w:rsidRDefault="005D7F2D" w:rsidP="005D7F2D">
            <w:pPr>
              <w:pStyle w:val="SyntaxOneOf"/>
            </w:pPr>
            <w:r w:rsidRPr="00E77497">
              <w:t>m</w:t>
            </w:r>
          </w:p>
        </w:tc>
        <w:tc>
          <w:tcPr>
            <w:tcW w:w="288" w:type="dxa"/>
          </w:tcPr>
          <w:p w14:paraId="295E60B2" w14:textId="77777777" w:rsidR="005D7F2D" w:rsidRPr="00E77497" w:rsidRDefault="005D7F2D" w:rsidP="005D7F2D">
            <w:pPr>
              <w:pStyle w:val="SyntaxOneOf"/>
            </w:pPr>
            <w:r w:rsidRPr="00E77497">
              <w:t>n</w:t>
            </w:r>
          </w:p>
        </w:tc>
        <w:tc>
          <w:tcPr>
            <w:tcW w:w="288" w:type="dxa"/>
          </w:tcPr>
          <w:p w14:paraId="24B047A2" w14:textId="77777777" w:rsidR="005D7F2D" w:rsidRPr="00E77497" w:rsidRDefault="005D7F2D" w:rsidP="005D7F2D">
            <w:pPr>
              <w:pStyle w:val="SyntaxOneOf"/>
            </w:pPr>
            <w:r w:rsidRPr="00E77497">
              <w:t>o</w:t>
            </w:r>
          </w:p>
        </w:tc>
        <w:tc>
          <w:tcPr>
            <w:tcW w:w="288" w:type="dxa"/>
          </w:tcPr>
          <w:p w14:paraId="19B8E9D2" w14:textId="77777777" w:rsidR="005D7F2D" w:rsidRPr="00E77497" w:rsidRDefault="005D7F2D" w:rsidP="005D7F2D">
            <w:pPr>
              <w:pStyle w:val="SyntaxOneOf"/>
            </w:pPr>
            <w:r w:rsidRPr="00E77497">
              <w:t>p</w:t>
            </w:r>
          </w:p>
        </w:tc>
        <w:tc>
          <w:tcPr>
            <w:tcW w:w="288" w:type="dxa"/>
          </w:tcPr>
          <w:p w14:paraId="65EEDA34" w14:textId="77777777" w:rsidR="005D7F2D" w:rsidRPr="00E77497" w:rsidRDefault="005D7F2D" w:rsidP="005D7F2D">
            <w:pPr>
              <w:pStyle w:val="SyntaxOneOf"/>
            </w:pPr>
            <w:r w:rsidRPr="00E77497">
              <w:t>q</w:t>
            </w:r>
          </w:p>
        </w:tc>
        <w:tc>
          <w:tcPr>
            <w:tcW w:w="288" w:type="dxa"/>
          </w:tcPr>
          <w:p w14:paraId="1735F095" w14:textId="77777777" w:rsidR="005D7F2D" w:rsidRPr="00E77497" w:rsidRDefault="005D7F2D" w:rsidP="005D7F2D">
            <w:pPr>
              <w:pStyle w:val="SyntaxOneOf"/>
            </w:pPr>
            <w:r w:rsidRPr="00E77497">
              <w:t>r</w:t>
            </w:r>
          </w:p>
        </w:tc>
        <w:tc>
          <w:tcPr>
            <w:tcW w:w="288" w:type="dxa"/>
          </w:tcPr>
          <w:p w14:paraId="0B5B48FE" w14:textId="77777777" w:rsidR="005D7F2D" w:rsidRPr="00E77497" w:rsidRDefault="005D7F2D" w:rsidP="005D7F2D">
            <w:pPr>
              <w:pStyle w:val="SyntaxOneOf"/>
            </w:pPr>
            <w:r w:rsidRPr="00E77497">
              <w:t>s</w:t>
            </w:r>
          </w:p>
        </w:tc>
        <w:tc>
          <w:tcPr>
            <w:tcW w:w="288" w:type="dxa"/>
          </w:tcPr>
          <w:p w14:paraId="480BE8FA" w14:textId="77777777" w:rsidR="005D7F2D" w:rsidRPr="00E77497" w:rsidRDefault="005D7F2D" w:rsidP="005D7F2D">
            <w:pPr>
              <w:pStyle w:val="SyntaxOneOf"/>
            </w:pPr>
            <w:r w:rsidRPr="00E77497">
              <w:t>t</w:t>
            </w:r>
          </w:p>
        </w:tc>
        <w:tc>
          <w:tcPr>
            <w:tcW w:w="288" w:type="dxa"/>
          </w:tcPr>
          <w:p w14:paraId="0BF59B36" w14:textId="77777777" w:rsidR="005D7F2D" w:rsidRPr="00E77497" w:rsidRDefault="005D7F2D" w:rsidP="005D7F2D">
            <w:pPr>
              <w:pStyle w:val="SyntaxOneOf"/>
            </w:pPr>
            <w:r w:rsidRPr="00E77497">
              <w:t>u</w:t>
            </w:r>
          </w:p>
        </w:tc>
        <w:tc>
          <w:tcPr>
            <w:tcW w:w="288" w:type="dxa"/>
          </w:tcPr>
          <w:p w14:paraId="685018AB" w14:textId="77777777" w:rsidR="005D7F2D" w:rsidRPr="00E77497" w:rsidRDefault="005D7F2D" w:rsidP="005D7F2D">
            <w:pPr>
              <w:pStyle w:val="SyntaxOneOf"/>
            </w:pPr>
            <w:r w:rsidRPr="00E77497">
              <w:t>v</w:t>
            </w:r>
          </w:p>
        </w:tc>
        <w:tc>
          <w:tcPr>
            <w:tcW w:w="288" w:type="dxa"/>
          </w:tcPr>
          <w:p w14:paraId="63CF3ED9" w14:textId="77777777" w:rsidR="005D7F2D" w:rsidRPr="00E77497" w:rsidRDefault="005D7F2D" w:rsidP="005D7F2D">
            <w:pPr>
              <w:pStyle w:val="SyntaxOneOf"/>
            </w:pPr>
            <w:r w:rsidRPr="00E77497">
              <w:t>w</w:t>
            </w:r>
          </w:p>
        </w:tc>
        <w:tc>
          <w:tcPr>
            <w:tcW w:w="288" w:type="dxa"/>
          </w:tcPr>
          <w:p w14:paraId="20AAE5CC" w14:textId="77777777" w:rsidR="005D7F2D" w:rsidRPr="00E77497" w:rsidRDefault="005D7F2D" w:rsidP="005D7F2D">
            <w:pPr>
              <w:pStyle w:val="SyntaxOneOf"/>
            </w:pPr>
            <w:r w:rsidRPr="00E77497">
              <w:t>x</w:t>
            </w:r>
          </w:p>
        </w:tc>
        <w:tc>
          <w:tcPr>
            <w:tcW w:w="288" w:type="dxa"/>
          </w:tcPr>
          <w:p w14:paraId="573E8A37" w14:textId="77777777" w:rsidR="005D7F2D" w:rsidRPr="00E77497" w:rsidRDefault="005D7F2D" w:rsidP="005D7F2D">
            <w:pPr>
              <w:pStyle w:val="SyntaxOneOf"/>
            </w:pPr>
            <w:r w:rsidRPr="00E77497">
              <w:t>y</w:t>
            </w:r>
          </w:p>
        </w:tc>
        <w:tc>
          <w:tcPr>
            <w:tcW w:w="288" w:type="dxa"/>
          </w:tcPr>
          <w:p w14:paraId="15494849" w14:textId="77777777" w:rsidR="005D7F2D" w:rsidRPr="00E77497" w:rsidRDefault="005D7F2D" w:rsidP="005D7F2D">
            <w:pPr>
              <w:pStyle w:val="SyntaxOneOf"/>
            </w:pPr>
            <w:r w:rsidRPr="00E77497">
              <w:t>z</w:t>
            </w:r>
          </w:p>
        </w:tc>
      </w:tr>
      <w:tr w:rsidR="005D7F2D" w:rsidRPr="00E77497" w14:paraId="29348991" w14:textId="77777777" w:rsidTr="005D7F2D">
        <w:trPr>
          <w:tblHeader/>
        </w:trPr>
        <w:tc>
          <w:tcPr>
            <w:tcW w:w="288" w:type="dxa"/>
          </w:tcPr>
          <w:p w14:paraId="7CC6D1A7" w14:textId="77777777" w:rsidR="005D7F2D" w:rsidRPr="00E77497" w:rsidRDefault="005D7F2D" w:rsidP="005D7F2D">
            <w:pPr>
              <w:pStyle w:val="SyntaxOneOf"/>
            </w:pPr>
            <w:r w:rsidRPr="00E77497">
              <w:t>A</w:t>
            </w:r>
          </w:p>
        </w:tc>
        <w:tc>
          <w:tcPr>
            <w:tcW w:w="288" w:type="dxa"/>
          </w:tcPr>
          <w:p w14:paraId="7265E3D5" w14:textId="77777777" w:rsidR="005D7F2D" w:rsidRPr="00E77497" w:rsidRDefault="005D7F2D" w:rsidP="005D7F2D">
            <w:pPr>
              <w:pStyle w:val="SyntaxOneOf"/>
            </w:pPr>
            <w:r w:rsidRPr="00E77497">
              <w:t>B</w:t>
            </w:r>
          </w:p>
        </w:tc>
        <w:tc>
          <w:tcPr>
            <w:tcW w:w="288" w:type="dxa"/>
          </w:tcPr>
          <w:p w14:paraId="49E25F6F" w14:textId="77777777" w:rsidR="005D7F2D" w:rsidRPr="00E77497" w:rsidRDefault="005D7F2D" w:rsidP="005D7F2D">
            <w:pPr>
              <w:pStyle w:val="SyntaxOneOf"/>
            </w:pPr>
            <w:r w:rsidRPr="00E77497">
              <w:t>C</w:t>
            </w:r>
          </w:p>
        </w:tc>
        <w:tc>
          <w:tcPr>
            <w:tcW w:w="288" w:type="dxa"/>
          </w:tcPr>
          <w:p w14:paraId="0C740550" w14:textId="77777777" w:rsidR="005D7F2D" w:rsidRPr="00E77497" w:rsidRDefault="005D7F2D" w:rsidP="005D7F2D">
            <w:pPr>
              <w:pStyle w:val="SyntaxOneOf"/>
            </w:pPr>
            <w:r w:rsidRPr="00E77497">
              <w:t>D</w:t>
            </w:r>
          </w:p>
        </w:tc>
        <w:tc>
          <w:tcPr>
            <w:tcW w:w="288" w:type="dxa"/>
          </w:tcPr>
          <w:p w14:paraId="59FC7553" w14:textId="77777777" w:rsidR="005D7F2D" w:rsidRPr="00E77497" w:rsidRDefault="005D7F2D" w:rsidP="005D7F2D">
            <w:pPr>
              <w:pStyle w:val="SyntaxOneOf"/>
            </w:pPr>
            <w:r w:rsidRPr="00E77497">
              <w:t>E</w:t>
            </w:r>
          </w:p>
        </w:tc>
        <w:tc>
          <w:tcPr>
            <w:tcW w:w="288" w:type="dxa"/>
          </w:tcPr>
          <w:p w14:paraId="452DD1E3" w14:textId="77777777" w:rsidR="005D7F2D" w:rsidRPr="00E77497" w:rsidRDefault="005D7F2D" w:rsidP="005D7F2D">
            <w:pPr>
              <w:pStyle w:val="SyntaxOneOf"/>
            </w:pPr>
            <w:r w:rsidRPr="00E77497">
              <w:t>F</w:t>
            </w:r>
          </w:p>
        </w:tc>
        <w:tc>
          <w:tcPr>
            <w:tcW w:w="288" w:type="dxa"/>
          </w:tcPr>
          <w:p w14:paraId="09D9B80D" w14:textId="77777777" w:rsidR="005D7F2D" w:rsidRPr="00E77497" w:rsidRDefault="005D7F2D" w:rsidP="005D7F2D">
            <w:pPr>
              <w:pStyle w:val="SyntaxOneOf"/>
            </w:pPr>
            <w:r w:rsidRPr="00E77497">
              <w:t>G</w:t>
            </w:r>
          </w:p>
        </w:tc>
        <w:tc>
          <w:tcPr>
            <w:tcW w:w="288" w:type="dxa"/>
          </w:tcPr>
          <w:p w14:paraId="00768240" w14:textId="77777777" w:rsidR="005D7F2D" w:rsidRPr="00E77497" w:rsidRDefault="005D7F2D" w:rsidP="005D7F2D">
            <w:pPr>
              <w:pStyle w:val="SyntaxOneOf"/>
            </w:pPr>
            <w:r w:rsidRPr="00E77497">
              <w:t>H</w:t>
            </w:r>
          </w:p>
        </w:tc>
        <w:tc>
          <w:tcPr>
            <w:tcW w:w="288" w:type="dxa"/>
          </w:tcPr>
          <w:p w14:paraId="5D6F7537" w14:textId="77777777" w:rsidR="005D7F2D" w:rsidRPr="00E77497" w:rsidRDefault="005D7F2D" w:rsidP="005D7F2D">
            <w:pPr>
              <w:pStyle w:val="SyntaxOneOf"/>
            </w:pPr>
            <w:r w:rsidRPr="00E77497">
              <w:t>I</w:t>
            </w:r>
          </w:p>
        </w:tc>
        <w:tc>
          <w:tcPr>
            <w:tcW w:w="288" w:type="dxa"/>
          </w:tcPr>
          <w:p w14:paraId="17F0A004" w14:textId="77777777" w:rsidR="005D7F2D" w:rsidRPr="00E77497" w:rsidRDefault="005D7F2D" w:rsidP="005D7F2D">
            <w:pPr>
              <w:pStyle w:val="SyntaxOneOf"/>
            </w:pPr>
            <w:r w:rsidRPr="00E77497">
              <w:t>J</w:t>
            </w:r>
          </w:p>
        </w:tc>
        <w:tc>
          <w:tcPr>
            <w:tcW w:w="288" w:type="dxa"/>
          </w:tcPr>
          <w:p w14:paraId="05378103" w14:textId="77777777" w:rsidR="005D7F2D" w:rsidRPr="00E77497" w:rsidRDefault="005D7F2D" w:rsidP="005D7F2D">
            <w:pPr>
              <w:pStyle w:val="SyntaxOneOf"/>
            </w:pPr>
            <w:r w:rsidRPr="00E77497">
              <w:t>K</w:t>
            </w:r>
          </w:p>
        </w:tc>
        <w:tc>
          <w:tcPr>
            <w:tcW w:w="288" w:type="dxa"/>
          </w:tcPr>
          <w:p w14:paraId="3D5D1579" w14:textId="77777777" w:rsidR="005D7F2D" w:rsidRPr="00E77497" w:rsidRDefault="005D7F2D" w:rsidP="005D7F2D">
            <w:pPr>
              <w:pStyle w:val="SyntaxOneOf"/>
            </w:pPr>
            <w:r w:rsidRPr="00E77497">
              <w:t>L</w:t>
            </w:r>
          </w:p>
        </w:tc>
        <w:tc>
          <w:tcPr>
            <w:tcW w:w="288" w:type="dxa"/>
          </w:tcPr>
          <w:p w14:paraId="370DA471" w14:textId="77777777" w:rsidR="005D7F2D" w:rsidRPr="00E77497" w:rsidRDefault="005D7F2D" w:rsidP="005D7F2D">
            <w:pPr>
              <w:pStyle w:val="SyntaxOneOf"/>
            </w:pPr>
            <w:r w:rsidRPr="00E77497">
              <w:t>M</w:t>
            </w:r>
          </w:p>
        </w:tc>
        <w:tc>
          <w:tcPr>
            <w:tcW w:w="288" w:type="dxa"/>
          </w:tcPr>
          <w:p w14:paraId="216A4298" w14:textId="77777777" w:rsidR="005D7F2D" w:rsidRPr="00E77497" w:rsidRDefault="005D7F2D" w:rsidP="005D7F2D">
            <w:pPr>
              <w:pStyle w:val="SyntaxOneOf"/>
            </w:pPr>
            <w:r w:rsidRPr="00E77497">
              <w:t>N</w:t>
            </w:r>
          </w:p>
        </w:tc>
        <w:tc>
          <w:tcPr>
            <w:tcW w:w="288" w:type="dxa"/>
          </w:tcPr>
          <w:p w14:paraId="048975E6" w14:textId="77777777" w:rsidR="005D7F2D" w:rsidRPr="00E77497" w:rsidRDefault="005D7F2D" w:rsidP="005D7F2D">
            <w:pPr>
              <w:pStyle w:val="SyntaxOneOf"/>
            </w:pPr>
            <w:r w:rsidRPr="00E77497">
              <w:t>O</w:t>
            </w:r>
          </w:p>
        </w:tc>
        <w:tc>
          <w:tcPr>
            <w:tcW w:w="288" w:type="dxa"/>
          </w:tcPr>
          <w:p w14:paraId="287CA045" w14:textId="77777777" w:rsidR="005D7F2D" w:rsidRPr="00E77497" w:rsidRDefault="005D7F2D" w:rsidP="005D7F2D">
            <w:pPr>
              <w:pStyle w:val="SyntaxOneOf"/>
            </w:pPr>
            <w:r w:rsidRPr="00E77497">
              <w:t>P</w:t>
            </w:r>
          </w:p>
        </w:tc>
        <w:tc>
          <w:tcPr>
            <w:tcW w:w="288" w:type="dxa"/>
          </w:tcPr>
          <w:p w14:paraId="501D34E2" w14:textId="77777777" w:rsidR="005D7F2D" w:rsidRPr="00E77497" w:rsidRDefault="005D7F2D" w:rsidP="005D7F2D">
            <w:pPr>
              <w:pStyle w:val="SyntaxOneOf"/>
            </w:pPr>
            <w:r w:rsidRPr="00E77497">
              <w:t>Q</w:t>
            </w:r>
          </w:p>
        </w:tc>
        <w:tc>
          <w:tcPr>
            <w:tcW w:w="288" w:type="dxa"/>
          </w:tcPr>
          <w:p w14:paraId="0B829653" w14:textId="77777777" w:rsidR="005D7F2D" w:rsidRPr="00E77497" w:rsidRDefault="005D7F2D" w:rsidP="005D7F2D">
            <w:pPr>
              <w:pStyle w:val="SyntaxOneOf"/>
            </w:pPr>
            <w:r w:rsidRPr="00E77497">
              <w:t>R</w:t>
            </w:r>
          </w:p>
        </w:tc>
        <w:tc>
          <w:tcPr>
            <w:tcW w:w="288" w:type="dxa"/>
          </w:tcPr>
          <w:p w14:paraId="2BCDA7EC" w14:textId="77777777" w:rsidR="005D7F2D" w:rsidRPr="00E77497" w:rsidRDefault="005D7F2D" w:rsidP="005D7F2D">
            <w:pPr>
              <w:pStyle w:val="SyntaxOneOf"/>
            </w:pPr>
            <w:r w:rsidRPr="00E77497">
              <w:t>S</w:t>
            </w:r>
          </w:p>
        </w:tc>
        <w:tc>
          <w:tcPr>
            <w:tcW w:w="288" w:type="dxa"/>
          </w:tcPr>
          <w:p w14:paraId="0BAFE44D" w14:textId="77777777" w:rsidR="005D7F2D" w:rsidRPr="00E77497" w:rsidRDefault="005D7F2D" w:rsidP="005D7F2D">
            <w:pPr>
              <w:pStyle w:val="SyntaxOneOf"/>
            </w:pPr>
            <w:r w:rsidRPr="00E77497">
              <w:t>T</w:t>
            </w:r>
          </w:p>
        </w:tc>
        <w:tc>
          <w:tcPr>
            <w:tcW w:w="288" w:type="dxa"/>
          </w:tcPr>
          <w:p w14:paraId="75D61019" w14:textId="77777777" w:rsidR="005D7F2D" w:rsidRPr="00E77497" w:rsidRDefault="005D7F2D" w:rsidP="005D7F2D">
            <w:pPr>
              <w:pStyle w:val="SyntaxOneOf"/>
            </w:pPr>
            <w:r w:rsidRPr="00E77497">
              <w:t>U</w:t>
            </w:r>
          </w:p>
        </w:tc>
        <w:tc>
          <w:tcPr>
            <w:tcW w:w="288" w:type="dxa"/>
          </w:tcPr>
          <w:p w14:paraId="30347CC7" w14:textId="77777777" w:rsidR="005D7F2D" w:rsidRPr="00E77497" w:rsidRDefault="005D7F2D" w:rsidP="005D7F2D">
            <w:pPr>
              <w:pStyle w:val="SyntaxOneOf"/>
            </w:pPr>
            <w:r w:rsidRPr="00E77497">
              <w:t>V</w:t>
            </w:r>
          </w:p>
        </w:tc>
        <w:tc>
          <w:tcPr>
            <w:tcW w:w="288" w:type="dxa"/>
          </w:tcPr>
          <w:p w14:paraId="68A3B522" w14:textId="77777777" w:rsidR="005D7F2D" w:rsidRPr="00E77497" w:rsidRDefault="005D7F2D" w:rsidP="005D7F2D">
            <w:pPr>
              <w:pStyle w:val="SyntaxOneOf"/>
            </w:pPr>
            <w:r w:rsidRPr="00E77497">
              <w:t>W</w:t>
            </w:r>
          </w:p>
        </w:tc>
        <w:tc>
          <w:tcPr>
            <w:tcW w:w="288" w:type="dxa"/>
          </w:tcPr>
          <w:p w14:paraId="6B68C732" w14:textId="77777777" w:rsidR="005D7F2D" w:rsidRPr="00E77497" w:rsidRDefault="005D7F2D" w:rsidP="005D7F2D">
            <w:pPr>
              <w:pStyle w:val="SyntaxOneOf"/>
            </w:pPr>
            <w:r w:rsidRPr="00E77497">
              <w:t>X</w:t>
            </w:r>
          </w:p>
        </w:tc>
        <w:tc>
          <w:tcPr>
            <w:tcW w:w="288" w:type="dxa"/>
          </w:tcPr>
          <w:p w14:paraId="2DAEADF2" w14:textId="77777777" w:rsidR="005D7F2D" w:rsidRPr="00E77497" w:rsidRDefault="005D7F2D" w:rsidP="005D7F2D">
            <w:pPr>
              <w:pStyle w:val="SyntaxOneOf"/>
            </w:pPr>
            <w:r w:rsidRPr="00E77497">
              <w:t>Y</w:t>
            </w:r>
          </w:p>
        </w:tc>
        <w:tc>
          <w:tcPr>
            <w:tcW w:w="288" w:type="dxa"/>
          </w:tcPr>
          <w:p w14:paraId="2153DC3B" w14:textId="77777777" w:rsidR="005D7F2D" w:rsidRPr="00E77497" w:rsidRDefault="005D7F2D" w:rsidP="005D7F2D">
            <w:pPr>
              <w:pStyle w:val="SyntaxOneOf"/>
            </w:pPr>
            <w:r w:rsidRPr="00E77497">
              <w:t>Z</w:t>
            </w:r>
          </w:p>
        </w:tc>
      </w:tr>
      <w:tr w:rsidR="005D7F2D" w:rsidRPr="00E77497" w14:paraId="609A0E5B" w14:textId="77777777" w:rsidTr="005D7F2D">
        <w:tc>
          <w:tcPr>
            <w:tcW w:w="288" w:type="dxa"/>
          </w:tcPr>
          <w:p w14:paraId="5F8E5A1D" w14:textId="77777777" w:rsidR="005D7F2D" w:rsidRPr="00E77497" w:rsidRDefault="005D7F2D" w:rsidP="005D7F2D">
            <w:pPr>
              <w:pStyle w:val="SyntaxOneOf"/>
            </w:pPr>
            <w:r w:rsidRPr="00E77497">
              <w:t>0</w:t>
            </w:r>
          </w:p>
        </w:tc>
        <w:tc>
          <w:tcPr>
            <w:tcW w:w="288" w:type="dxa"/>
          </w:tcPr>
          <w:p w14:paraId="7323ED96" w14:textId="77777777" w:rsidR="005D7F2D" w:rsidRPr="00E77497" w:rsidRDefault="005D7F2D" w:rsidP="005D7F2D">
            <w:pPr>
              <w:pStyle w:val="SyntaxOneOf"/>
            </w:pPr>
            <w:r w:rsidRPr="00E77497">
              <w:t>1</w:t>
            </w:r>
          </w:p>
        </w:tc>
        <w:tc>
          <w:tcPr>
            <w:tcW w:w="288" w:type="dxa"/>
          </w:tcPr>
          <w:p w14:paraId="445E98A4" w14:textId="77777777" w:rsidR="005D7F2D" w:rsidRPr="00E77497" w:rsidRDefault="005D7F2D" w:rsidP="005D7F2D">
            <w:pPr>
              <w:pStyle w:val="SyntaxOneOf"/>
            </w:pPr>
            <w:r w:rsidRPr="00E77497">
              <w:t>2</w:t>
            </w:r>
          </w:p>
        </w:tc>
        <w:tc>
          <w:tcPr>
            <w:tcW w:w="288" w:type="dxa"/>
          </w:tcPr>
          <w:p w14:paraId="7C129CDF" w14:textId="77777777" w:rsidR="005D7F2D" w:rsidRPr="00E77497" w:rsidRDefault="005D7F2D" w:rsidP="005D7F2D">
            <w:pPr>
              <w:pStyle w:val="SyntaxOneOf"/>
            </w:pPr>
            <w:r w:rsidRPr="00E77497">
              <w:t>3</w:t>
            </w:r>
          </w:p>
        </w:tc>
        <w:tc>
          <w:tcPr>
            <w:tcW w:w="288" w:type="dxa"/>
          </w:tcPr>
          <w:p w14:paraId="71191A49" w14:textId="77777777" w:rsidR="005D7F2D" w:rsidRPr="00E77497" w:rsidRDefault="005D7F2D" w:rsidP="005D7F2D">
            <w:pPr>
              <w:pStyle w:val="SyntaxOneOf"/>
            </w:pPr>
            <w:r w:rsidRPr="00E77497">
              <w:t>4</w:t>
            </w:r>
          </w:p>
        </w:tc>
        <w:tc>
          <w:tcPr>
            <w:tcW w:w="288" w:type="dxa"/>
          </w:tcPr>
          <w:p w14:paraId="6B124559" w14:textId="77777777" w:rsidR="005D7F2D" w:rsidRPr="00E77497" w:rsidRDefault="005D7F2D" w:rsidP="005D7F2D">
            <w:pPr>
              <w:pStyle w:val="SyntaxOneOf"/>
            </w:pPr>
            <w:r w:rsidRPr="00E77497">
              <w:t>5</w:t>
            </w:r>
          </w:p>
        </w:tc>
        <w:tc>
          <w:tcPr>
            <w:tcW w:w="288" w:type="dxa"/>
          </w:tcPr>
          <w:p w14:paraId="36FB57A7" w14:textId="77777777" w:rsidR="005D7F2D" w:rsidRPr="00E77497" w:rsidRDefault="005D7F2D" w:rsidP="005D7F2D">
            <w:pPr>
              <w:pStyle w:val="SyntaxOneOf"/>
            </w:pPr>
            <w:r w:rsidRPr="00E77497">
              <w:t>6</w:t>
            </w:r>
          </w:p>
        </w:tc>
        <w:tc>
          <w:tcPr>
            <w:tcW w:w="288" w:type="dxa"/>
          </w:tcPr>
          <w:p w14:paraId="635E5FEE" w14:textId="77777777" w:rsidR="005D7F2D" w:rsidRPr="00E77497" w:rsidRDefault="005D7F2D" w:rsidP="005D7F2D">
            <w:pPr>
              <w:pStyle w:val="SyntaxOneOf"/>
            </w:pPr>
            <w:r w:rsidRPr="00E77497">
              <w:t>7</w:t>
            </w:r>
          </w:p>
        </w:tc>
        <w:tc>
          <w:tcPr>
            <w:tcW w:w="288" w:type="dxa"/>
          </w:tcPr>
          <w:p w14:paraId="36932B7E" w14:textId="77777777" w:rsidR="005D7F2D" w:rsidRPr="00E77497" w:rsidRDefault="005D7F2D" w:rsidP="005D7F2D">
            <w:pPr>
              <w:pStyle w:val="SyntaxOneOf"/>
            </w:pPr>
            <w:r w:rsidRPr="00E77497">
              <w:t>8</w:t>
            </w:r>
          </w:p>
        </w:tc>
        <w:tc>
          <w:tcPr>
            <w:tcW w:w="288" w:type="dxa"/>
          </w:tcPr>
          <w:p w14:paraId="46F8482E" w14:textId="77777777" w:rsidR="005D7F2D" w:rsidRPr="00E77497" w:rsidRDefault="005D7F2D" w:rsidP="005D7F2D">
            <w:pPr>
              <w:pStyle w:val="SyntaxOneOf"/>
            </w:pPr>
            <w:r w:rsidRPr="00E77497">
              <w:t>9</w:t>
            </w:r>
          </w:p>
        </w:tc>
        <w:tc>
          <w:tcPr>
            <w:tcW w:w="288" w:type="dxa"/>
          </w:tcPr>
          <w:p w14:paraId="3DF5EA86" w14:textId="77777777" w:rsidR="005D7F2D" w:rsidRPr="00E77497" w:rsidRDefault="005D7F2D" w:rsidP="005D7F2D">
            <w:pPr>
              <w:pStyle w:val="SyntaxOneOf"/>
            </w:pPr>
            <w:r w:rsidRPr="00E77497">
              <w:t>_</w:t>
            </w:r>
          </w:p>
        </w:tc>
        <w:tc>
          <w:tcPr>
            <w:tcW w:w="288" w:type="dxa"/>
          </w:tcPr>
          <w:p w14:paraId="1E32DA0B" w14:textId="77777777" w:rsidR="005D7F2D" w:rsidRPr="00E77497" w:rsidRDefault="005D7F2D" w:rsidP="005D7F2D">
            <w:pPr>
              <w:pStyle w:val="SyntaxOneOf"/>
            </w:pPr>
          </w:p>
        </w:tc>
        <w:tc>
          <w:tcPr>
            <w:tcW w:w="288" w:type="dxa"/>
          </w:tcPr>
          <w:p w14:paraId="1FE396CA" w14:textId="77777777" w:rsidR="005D7F2D" w:rsidRPr="00E77497" w:rsidRDefault="005D7F2D" w:rsidP="005D7F2D">
            <w:pPr>
              <w:pStyle w:val="SyntaxOneOf"/>
            </w:pPr>
          </w:p>
        </w:tc>
        <w:tc>
          <w:tcPr>
            <w:tcW w:w="288" w:type="dxa"/>
          </w:tcPr>
          <w:p w14:paraId="791C7F19" w14:textId="77777777" w:rsidR="005D7F2D" w:rsidRPr="00E77497" w:rsidRDefault="005D7F2D" w:rsidP="005D7F2D">
            <w:pPr>
              <w:pStyle w:val="SyntaxOneOf"/>
            </w:pPr>
          </w:p>
        </w:tc>
        <w:tc>
          <w:tcPr>
            <w:tcW w:w="288" w:type="dxa"/>
          </w:tcPr>
          <w:p w14:paraId="5544D95E" w14:textId="77777777" w:rsidR="005D7F2D" w:rsidRPr="00E77497" w:rsidRDefault="005D7F2D" w:rsidP="005D7F2D">
            <w:pPr>
              <w:pStyle w:val="SyntaxOneOf"/>
            </w:pPr>
          </w:p>
        </w:tc>
        <w:tc>
          <w:tcPr>
            <w:tcW w:w="288" w:type="dxa"/>
          </w:tcPr>
          <w:p w14:paraId="4D53CB95" w14:textId="77777777" w:rsidR="005D7F2D" w:rsidRPr="00E77497" w:rsidRDefault="005D7F2D" w:rsidP="005D7F2D">
            <w:pPr>
              <w:pStyle w:val="SyntaxOneOf"/>
            </w:pPr>
          </w:p>
        </w:tc>
        <w:tc>
          <w:tcPr>
            <w:tcW w:w="288" w:type="dxa"/>
          </w:tcPr>
          <w:p w14:paraId="22B5E434" w14:textId="77777777" w:rsidR="005D7F2D" w:rsidRPr="00E77497" w:rsidRDefault="005D7F2D" w:rsidP="005D7F2D">
            <w:pPr>
              <w:pStyle w:val="SyntaxOneOf"/>
            </w:pPr>
          </w:p>
        </w:tc>
        <w:tc>
          <w:tcPr>
            <w:tcW w:w="288" w:type="dxa"/>
          </w:tcPr>
          <w:p w14:paraId="370066E6" w14:textId="77777777" w:rsidR="005D7F2D" w:rsidRPr="00E77497" w:rsidRDefault="005D7F2D" w:rsidP="005D7F2D">
            <w:pPr>
              <w:pStyle w:val="SyntaxOneOf"/>
            </w:pPr>
          </w:p>
        </w:tc>
        <w:tc>
          <w:tcPr>
            <w:tcW w:w="288" w:type="dxa"/>
          </w:tcPr>
          <w:p w14:paraId="25784E63" w14:textId="77777777" w:rsidR="005D7F2D" w:rsidRPr="00E77497" w:rsidRDefault="005D7F2D" w:rsidP="005D7F2D">
            <w:pPr>
              <w:pStyle w:val="SyntaxOneOf"/>
            </w:pPr>
          </w:p>
        </w:tc>
        <w:tc>
          <w:tcPr>
            <w:tcW w:w="288" w:type="dxa"/>
          </w:tcPr>
          <w:p w14:paraId="1363F4B9" w14:textId="77777777" w:rsidR="005D7F2D" w:rsidRPr="00E77497" w:rsidRDefault="005D7F2D" w:rsidP="005D7F2D">
            <w:pPr>
              <w:pStyle w:val="SyntaxOneOf"/>
            </w:pPr>
          </w:p>
        </w:tc>
        <w:tc>
          <w:tcPr>
            <w:tcW w:w="288" w:type="dxa"/>
          </w:tcPr>
          <w:p w14:paraId="7CB01EFE" w14:textId="77777777" w:rsidR="005D7F2D" w:rsidRPr="00E77497" w:rsidRDefault="005D7F2D" w:rsidP="005D7F2D">
            <w:pPr>
              <w:pStyle w:val="SyntaxOneOf"/>
            </w:pPr>
          </w:p>
        </w:tc>
        <w:tc>
          <w:tcPr>
            <w:tcW w:w="288" w:type="dxa"/>
          </w:tcPr>
          <w:p w14:paraId="0BA1E28C" w14:textId="77777777" w:rsidR="005D7F2D" w:rsidRPr="00E77497" w:rsidRDefault="005D7F2D" w:rsidP="005D7F2D">
            <w:pPr>
              <w:pStyle w:val="SyntaxOneOf"/>
            </w:pPr>
          </w:p>
        </w:tc>
        <w:tc>
          <w:tcPr>
            <w:tcW w:w="288" w:type="dxa"/>
          </w:tcPr>
          <w:p w14:paraId="5C7CDA77" w14:textId="77777777" w:rsidR="005D7F2D" w:rsidRPr="00E77497" w:rsidRDefault="005D7F2D" w:rsidP="005D7F2D">
            <w:pPr>
              <w:pStyle w:val="SyntaxOneOf"/>
            </w:pPr>
          </w:p>
        </w:tc>
        <w:tc>
          <w:tcPr>
            <w:tcW w:w="288" w:type="dxa"/>
          </w:tcPr>
          <w:p w14:paraId="3CD5FD9E" w14:textId="77777777" w:rsidR="005D7F2D" w:rsidRPr="00E77497" w:rsidRDefault="005D7F2D" w:rsidP="005D7F2D">
            <w:pPr>
              <w:pStyle w:val="SyntaxOneOf"/>
            </w:pPr>
          </w:p>
        </w:tc>
        <w:tc>
          <w:tcPr>
            <w:tcW w:w="288" w:type="dxa"/>
          </w:tcPr>
          <w:p w14:paraId="786F6FEF" w14:textId="77777777" w:rsidR="005D7F2D" w:rsidRPr="00E77497" w:rsidRDefault="005D7F2D" w:rsidP="005D7F2D">
            <w:pPr>
              <w:pStyle w:val="SyntaxOneOf"/>
            </w:pPr>
          </w:p>
        </w:tc>
        <w:tc>
          <w:tcPr>
            <w:tcW w:w="288" w:type="dxa"/>
          </w:tcPr>
          <w:p w14:paraId="66262659" w14:textId="77777777" w:rsidR="005D7F2D" w:rsidRPr="00E77497" w:rsidRDefault="005D7F2D" w:rsidP="005D7F2D">
            <w:pPr>
              <w:pStyle w:val="SyntaxOneOf"/>
            </w:pPr>
          </w:p>
        </w:tc>
      </w:tr>
    </w:tbl>
    <w:p w14:paraId="112593BA" w14:textId="77777777"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69A0F1CD" w14:textId="77777777" w:rsidR="005D7F2D" w:rsidRPr="00E77497" w:rsidRDefault="005D7F2D" w:rsidP="005D7F2D">
      <w:pPr>
        <w:pStyle w:val="40"/>
      </w:pPr>
      <w:r w:rsidRPr="00E77497">
        <w:t>CharacterClass</w:t>
      </w:r>
    </w:p>
    <w:p w14:paraId="5E693E41" w14:textId="77777777" w:rsidR="005D7F2D" w:rsidRPr="00B820AB" w:rsidRDefault="005D7F2D" w:rsidP="005D7F2D">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06863C54" w14:textId="77777777" w:rsidR="005D7F2D" w:rsidRPr="00E77497" w:rsidRDefault="005D7F2D" w:rsidP="005D7F2D">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66C50787" w14:textId="77777777" w:rsidR="005D7F2D" w:rsidRPr="00E77497" w:rsidRDefault="005D7F2D" w:rsidP="005D7F2D">
      <w:pPr>
        <w:pStyle w:val="40"/>
      </w:pPr>
      <w:r w:rsidRPr="00E77497">
        <w:t>ClassRanges</w:t>
      </w:r>
    </w:p>
    <w:p w14:paraId="2FBEBBE8" w14:textId="77777777" w:rsidR="005D7F2D" w:rsidRPr="00E77497" w:rsidRDefault="005D7F2D" w:rsidP="005D7F2D">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433B8268" w14:textId="77777777" w:rsidR="005D7F2D" w:rsidRPr="00E77497" w:rsidRDefault="005D7F2D" w:rsidP="005D7F2D">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5D06A26D" w14:textId="77777777" w:rsidR="005D7F2D" w:rsidRPr="00E77497" w:rsidRDefault="005D7F2D" w:rsidP="005D7F2D">
      <w:pPr>
        <w:pStyle w:val="40"/>
      </w:pPr>
      <w:r w:rsidRPr="00E77497">
        <w:t>NonemptyClassRanges</w:t>
      </w:r>
    </w:p>
    <w:p w14:paraId="629216D9" w14:textId="77777777"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19836836" w14:textId="77777777"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14:paraId="6141B03D" w14:textId="77777777" w:rsidR="005D7F2D" w:rsidRPr="00E77497" w:rsidRDefault="005D7F2D" w:rsidP="005D7F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14:paraId="3012FF16" w14:textId="77777777" w:rsidR="005D7F2D" w:rsidRPr="00E77497" w:rsidRDefault="005D7F2D" w:rsidP="005D7F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63D0AA2F" w14:textId="77777777" w:rsidR="005D7F2D" w:rsidRPr="00E77497" w:rsidRDefault="005D7F2D" w:rsidP="005D7F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571DB9F2" w14:textId="77777777"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14:paraId="2A734FD5" w14:textId="77777777" w:rsidR="005D7F2D" w:rsidRPr="00E77497" w:rsidRDefault="005D7F2D" w:rsidP="005D7F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14:paraId="24CA6CD5" w14:textId="77777777" w:rsidR="005D7F2D" w:rsidRPr="00E77497" w:rsidRDefault="005D7F2D" w:rsidP="005D7F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14:paraId="04BDE1AD" w14:textId="77777777" w:rsidR="005D7F2D" w:rsidRPr="00E77497" w:rsidRDefault="005D7F2D" w:rsidP="005D7F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14:paraId="03876977" w14:textId="77777777" w:rsidR="005D7F2D" w:rsidRPr="00E77497" w:rsidRDefault="005D7F2D" w:rsidP="005D7F2D">
      <w:pPr>
        <w:pStyle w:val="Alg4"/>
        <w:numPr>
          <w:ilvl w:val="0"/>
          <w:numId w:val="318"/>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7CE5B5DF" w14:textId="77777777" w:rsidR="005D7F2D" w:rsidRPr="00E77497" w:rsidRDefault="005D7F2D" w:rsidP="005D7F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137F1C55"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CharacterRange </w:t>
      </w:r>
      <w:r>
        <w:rPr>
          <w:rFonts w:ascii="Helvetica" w:hAnsi="Helvetica"/>
          <w:b/>
          <w:spacing w:val="6"/>
        </w:rPr>
        <w:t>Abstract Operation</w:t>
      </w:r>
    </w:p>
    <w:p w14:paraId="0E6EA726" w14:textId="77777777" w:rsidR="005D7F2D" w:rsidRPr="00E77497" w:rsidRDefault="005D7F2D" w:rsidP="005D7F2D">
      <w:r w:rsidRPr="00E77497">
        <w:t xml:space="preserve">The abstract operation </w:t>
      </w:r>
      <w:r w:rsidRPr="00D814DD">
        <w:rPr>
          <w:rFonts w:cs="Arial"/>
          <w:iCs/>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460F0E1C" w14:textId="77777777" w:rsidR="005D7F2D" w:rsidRPr="00E77497" w:rsidRDefault="005D7F2D" w:rsidP="005D7F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14:paraId="4A9D0F94" w14:textId="77777777" w:rsidR="005D7F2D" w:rsidRPr="00E77497" w:rsidRDefault="005D7F2D" w:rsidP="005D7F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14:paraId="066B7E94" w14:textId="77777777" w:rsidR="005D7F2D" w:rsidRPr="00E77497" w:rsidRDefault="005D7F2D" w:rsidP="005D7F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14:paraId="64E3B720" w14:textId="77777777" w:rsidR="005D7F2D" w:rsidRPr="00E77497" w:rsidRDefault="005D7F2D" w:rsidP="005D7F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14:paraId="0EF52BC8" w14:textId="77777777" w:rsidR="005D7F2D" w:rsidRPr="00E77497" w:rsidRDefault="005D7F2D" w:rsidP="005D7F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14:paraId="6E9D535F" w14:textId="77777777" w:rsidR="005D7F2D" w:rsidRPr="00E77497" w:rsidRDefault="005D7F2D" w:rsidP="005D7F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14:paraId="24945ACD" w14:textId="77777777" w:rsidR="005D7F2D" w:rsidRPr="00E77497" w:rsidRDefault="005D7F2D" w:rsidP="005D7F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14:paraId="6A6C248A" w14:textId="77777777" w:rsidR="005D7F2D" w:rsidRPr="00E77497" w:rsidRDefault="005D7F2D" w:rsidP="005D7F2D">
      <w:pPr>
        <w:pStyle w:val="40"/>
      </w:pPr>
      <w:r w:rsidRPr="00E77497">
        <w:t>NonemptyClassRangesNoDash</w:t>
      </w:r>
    </w:p>
    <w:p w14:paraId="51C2B991" w14:textId="77777777" w:rsidR="005D7F2D" w:rsidRPr="00E77497" w:rsidRDefault="005D7F2D" w:rsidP="005D7F2D">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3655DE0C" w14:textId="77777777" w:rsidR="005D7F2D" w:rsidRPr="00E77497" w:rsidRDefault="005D7F2D" w:rsidP="005D7F2D">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17343B31" w14:textId="77777777" w:rsidR="005D7F2D" w:rsidRPr="00E77497" w:rsidRDefault="005D7F2D" w:rsidP="005D7F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14:paraId="49CF8F8E" w14:textId="77777777" w:rsidR="005D7F2D" w:rsidRPr="00E77497" w:rsidRDefault="005D7F2D" w:rsidP="005D7F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3AC322BD" w14:textId="77777777" w:rsidR="005D7F2D" w:rsidRPr="00E77497" w:rsidRDefault="005D7F2D" w:rsidP="005D7F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6B187291" w14:textId="77777777" w:rsidR="005D7F2D" w:rsidRPr="00E77497" w:rsidRDefault="005D7F2D" w:rsidP="005D7F2D">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23F01093" w14:textId="77777777" w:rsidR="005D7F2D" w:rsidRPr="00E77497" w:rsidRDefault="005D7F2D" w:rsidP="005D7F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14:paraId="4BB8A075" w14:textId="77777777" w:rsidR="005D7F2D" w:rsidRPr="00E77497" w:rsidRDefault="005D7F2D" w:rsidP="005D7F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14:paraId="04F0862B" w14:textId="77777777" w:rsidR="005D7F2D" w:rsidRPr="00E77497" w:rsidRDefault="005D7F2D" w:rsidP="005D7F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14:paraId="1A57D50C" w14:textId="77777777" w:rsidR="005D7F2D" w:rsidRPr="00E77497" w:rsidRDefault="005D7F2D" w:rsidP="005D7F2D">
      <w:pPr>
        <w:pStyle w:val="Alg4"/>
        <w:numPr>
          <w:ilvl w:val="0"/>
          <w:numId w:val="320"/>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3694F464" w14:textId="77777777" w:rsidR="005D7F2D" w:rsidRPr="00E77497" w:rsidRDefault="005D7F2D" w:rsidP="005D7F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0B7081AA" w14:textId="77777777" w:rsidR="005D7F2D" w:rsidRPr="00E77497" w:rsidRDefault="005D7F2D" w:rsidP="005D7F2D">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14:paraId="762B085B" w14:textId="77777777" w:rsidR="005D7F2D" w:rsidRPr="00E77497" w:rsidRDefault="005D7F2D" w:rsidP="005D7F2D">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6BEC94B3" w14:textId="77777777" w:rsidR="005D7F2D" w:rsidRPr="00E77497" w:rsidRDefault="005D7F2D" w:rsidP="005D7F2D">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6E118ACA" w14:textId="77777777" w:rsidR="005D7F2D" w:rsidRPr="00E77497" w:rsidRDefault="005D7F2D" w:rsidP="005D7F2D">
      <w:pPr>
        <w:pStyle w:val="40"/>
      </w:pPr>
      <w:r w:rsidRPr="00E77497">
        <w:t>ClassAtom</w:t>
      </w:r>
    </w:p>
    <w:p w14:paraId="320659A6" w14:textId="77777777" w:rsidR="005D7F2D" w:rsidRPr="00E77497" w:rsidRDefault="005D7F2D" w:rsidP="005D7F2D">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38AA0F4B" w14:textId="77777777" w:rsidR="005D7F2D" w:rsidRPr="00E77497" w:rsidRDefault="005D7F2D" w:rsidP="005D7F2D">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6F198FDA" w14:textId="77777777" w:rsidR="005D7F2D" w:rsidRPr="00E77497" w:rsidRDefault="005D7F2D" w:rsidP="005D7F2D">
      <w:pPr>
        <w:pStyle w:val="40"/>
      </w:pPr>
      <w:r w:rsidRPr="00E77497">
        <w:t>ClassAtomNoDash</w:t>
      </w:r>
    </w:p>
    <w:p w14:paraId="42B095B5" w14:textId="77777777" w:rsidR="005D7F2D" w:rsidRPr="00E77497" w:rsidRDefault="005D7F2D" w:rsidP="005D7F2D">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evaluates by returning a</w:t>
      </w:r>
      <w:ins w:id="11714" w:author="Rev 19 Allen Wirfs-Brock" w:date="2013-09-26T17:31:00Z">
        <w:r w:rsidR="00284A05">
          <w:t>n</w:t>
        </w:r>
      </w:ins>
      <w:r w:rsidRPr="00E77497">
        <w:t xml:space="preserve"> one-element CharSet containing the character represented by </w:t>
      </w:r>
      <w:r w:rsidRPr="00E77497">
        <w:rPr>
          <w:rFonts w:ascii="Times New Roman" w:hAnsi="Times New Roman"/>
          <w:i/>
        </w:rPr>
        <w:t>SourceCharacter</w:t>
      </w:r>
      <w:r w:rsidRPr="00E77497">
        <w:t>.</w:t>
      </w:r>
    </w:p>
    <w:p w14:paraId="0B6C0FCF" w14:textId="77777777" w:rsidR="005D7F2D" w:rsidRPr="00E77497" w:rsidRDefault="005D7F2D" w:rsidP="005D7F2D">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14:paraId="4BA71D83" w14:textId="77777777" w:rsidR="005D7F2D" w:rsidRPr="00E77497" w:rsidRDefault="005D7F2D" w:rsidP="005D7F2D">
      <w:pPr>
        <w:pStyle w:val="40"/>
      </w:pPr>
      <w:r w:rsidRPr="00E77497">
        <w:t>ClassEscape</w:t>
      </w:r>
    </w:p>
    <w:p w14:paraId="652415F6" w14:textId="77777777"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346B635F" w14:textId="77777777" w:rsidR="005D7F2D" w:rsidRPr="00E77497" w:rsidRDefault="005D7F2D" w:rsidP="005D7F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14:paraId="16D007A9" w14:textId="77777777" w:rsidR="005D7F2D" w:rsidRPr="00E77497" w:rsidRDefault="005D7F2D" w:rsidP="005D7F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45C29132" w14:textId="77777777" w:rsidR="005D7F2D" w:rsidRPr="00E77497" w:rsidRDefault="005D7F2D" w:rsidP="005D7F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14:paraId="54490AD9" w14:textId="77777777" w:rsidR="005D7F2D" w:rsidRPr="00E77497" w:rsidRDefault="005D7F2D" w:rsidP="005D7F2D">
      <w:pPr>
        <w:pStyle w:val="Alg4"/>
        <w:numPr>
          <w:ilvl w:val="0"/>
          <w:numId w:val="322"/>
        </w:numPr>
        <w:spacing w:after="220"/>
      </w:pPr>
      <w:r w:rsidRPr="00E77497">
        <w:t xml:space="preserve">Return the one-element CharSet containing the character </w:t>
      </w:r>
      <w:r w:rsidRPr="00E77497">
        <w:rPr>
          <w:i/>
        </w:rPr>
        <w:t>ch</w:t>
      </w:r>
      <w:r w:rsidRPr="00E77497">
        <w:t>.</w:t>
      </w:r>
    </w:p>
    <w:p w14:paraId="1131FEF3" w14:textId="77777777"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14:paraId="460E7B21" w14:textId="77777777"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w:t>
      </w:r>
      <w:ins w:id="11715" w:author="Rev 19 Allen Wirfs-Brock" w:date="2013-09-26T17:31:00Z">
        <w:r w:rsidR="00284A05">
          <w:t>n</w:t>
        </w:r>
      </w:ins>
      <w:r w:rsidRPr="00E77497">
        <w:t xml:space="preserve"> one-element CharSet containing that character.</w:t>
      </w:r>
    </w:p>
    <w:p w14:paraId="34968C70" w14:textId="77777777"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14:paraId="0E966A4D" w14:textId="77777777" w:rsidR="005D7F2D" w:rsidRPr="00E77497" w:rsidRDefault="005D7F2D" w:rsidP="005D7F2D">
      <w:pPr>
        <w:pStyle w:val="Note"/>
      </w:pPr>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3B78B5A2" w14:textId="77777777" w:rsidR="005D7F2D" w:rsidRPr="00E77497" w:rsidRDefault="005D7F2D" w:rsidP="005D7F2D">
      <w:pPr>
        <w:pStyle w:val="30"/>
      </w:pPr>
      <w:bookmarkStart w:id="11716" w:name="_Ref365541972"/>
      <w:bookmarkStart w:id="11717" w:name="_Toc368050753"/>
      <w:r w:rsidRPr="00E77497">
        <w:t>The RegExp Constructor</w:t>
      </w:r>
      <w:bookmarkEnd w:id="11716"/>
      <w:bookmarkEnd w:id="11717"/>
      <w:r w:rsidRPr="00E77497">
        <w:t xml:space="preserve"> </w:t>
      </w:r>
    </w:p>
    <w:p w14:paraId="20DCE165" w14:textId="77777777" w:rsidR="005D7F2D" w:rsidRDefault="005D7F2D" w:rsidP="005D7F2D">
      <w:r>
        <w:t xml:space="preserve">The RegExp constructor is the %RegExp% intrinsic object and the initial value of the </w:t>
      </w:r>
      <w:r w:rsidRPr="00E74C84">
        <w:rPr>
          <w:rFonts w:ascii="Courier New" w:eastAsia="Times New Roman" w:hAnsi="Courier New" w:cs="Courier New"/>
          <w:b/>
          <w:spacing w:val="6"/>
          <w:lang w:eastAsia="en-US"/>
        </w:rPr>
        <w:t>RegExp</w:t>
      </w:r>
      <w:r>
        <w:t xml:space="preserve"> property of the global object. </w:t>
      </w:r>
      <w:r w:rsidRPr="00E77497">
        <w:t xml:space="preserve">When </w:t>
      </w:r>
      <w:r>
        <w:rPr>
          <w:rFonts w:ascii="Courier New" w:hAnsi="Courier New"/>
          <w:b/>
        </w:rPr>
        <w:t>RegExp</w:t>
      </w:r>
      <w:r w:rsidRPr="00E77497">
        <w:t xml:space="preserve"> is called as a function rather than as a constructor, it creates and initialises a new </w:t>
      </w:r>
      <w:r>
        <w:t>RegExp</w:t>
      </w:r>
      <w:r w:rsidRPr="00E77497">
        <w:t xml:space="preserve"> object. Thus the function call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w:t>
      </w:r>
      <w:del w:id="11718" w:author="Rev 19 Allen Wirfs-Brock" w:date="2013-09-26T17:45:00Z">
        <w:r w:rsidDel="0072639A">
          <w:delText>n</w:delText>
        </w:r>
      </w:del>
      <w:r>
        <w:t xml:space="preserve"> [[RegExpMatcher]] internal data property whose value is </w:t>
      </w:r>
      <w:r w:rsidRPr="00582659">
        <w:rPr>
          <w:rFonts w:ascii="Times New Roman" w:hAnsi="Times New Roman"/>
          <w:b/>
          <w:bCs/>
        </w:rPr>
        <w:t>undefined</w:t>
      </w:r>
      <w:r w:rsidRPr="00E77497">
        <w:t xml:space="preserve">, it </w:t>
      </w:r>
      <w:r w:rsidRPr="00F94F77">
        <w:t>initial</w:t>
      </w:r>
      <w:r>
        <w:t xml:space="preserve">ises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RegExp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1719" w:author="Rev 19 Allen Wirfs-Brock" w:date="2013-09-27T10:28:00Z">
        <w:r w:rsidDel="00D20BD7">
          <w:delText>initialization</w:delText>
        </w:r>
      </w:del>
      <w:ins w:id="11720" w:author="Rev 19 Allen Wirfs-Brock" w:date="2013-09-27T10:28:00Z">
        <w:r w:rsidR="00D20BD7">
          <w:t>initialisation</w:t>
        </w:r>
      </w:ins>
      <w:r>
        <w:t>.</w:t>
      </w:r>
    </w:p>
    <w:p w14:paraId="54BF957D" w14:textId="77777777" w:rsidR="005D7F2D" w:rsidRPr="00E77497" w:rsidRDefault="005D7F2D" w:rsidP="005D7F2D">
      <w:r>
        <w:t xml:space="preserve">The </w:t>
      </w:r>
      <w:r>
        <w:rPr>
          <w:rFonts w:ascii="Courier New" w:hAnsi="Courier New"/>
          <w:b/>
        </w:rPr>
        <w:t>RegExp</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RegExp</w:t>
      </w:r>
      <w:r>
        <w:t xml:space="preserve"> behaviour must include a </w:t>
      </w:r>
      <w:r w:rsidRPr="00E775BC">
        <w:rPr>
          <w:rFonts w:ascii="Courier New" w:hAnsi="Courier New" w:cs="Courier New"/>
          <w:b/>
          <w:bCs/>
        </w:rPr>
        <w:t>super</w:t>
      </w:r>
      <w:r>
        <w:t xml:space="preserve"> call to the </w:t>
      </w:r>
      <w:r>
        <w:rPr>
          <w:rFonts w:ascii="Courier New" w:hAnsi="Courier New"/>
          <w:b/>
        </w:rPr>
        <w:t>RegExp</w:t>
      </w:r>
      <w:r w:rsidRPr="00E77497">
        <w:t xml:space="preserve"> </w:t>
      </w:r>
      <w:r>
        <w:t xml:space="preserve">constructor to initialise subclass instances. </w:t>
      </w:r>
    </w:p>
    <w:p w14:paraId="54D6C648" w14:textId="77777777" w:rsidR="005D7F2D" w:rsidRPr="00E77497" w:rsidRDefault="005D7F2D" w:rsidP="005D7F2D">
      <w:pPr>
        <w:pStyle w:val="40"/>
      </w:pPr>
      <w:bookmarkStart w:id="11721" w:name="_Ref365534690"/>
      <w:r w:rsidRPr="00E77497">
        <w:t>RegExp(pattern, flags)</w:t>
      </w:r>
      <w:bookmarkEnd w:id="11721"/>
    </w:p>
    <w:p w14:paraId="4E81AB3F" w14:textId="77777777" w:rsidR="005D7F2D" w:rsidRDefault="005D7F2D" w:rsidP="005D7F2D">
      <w:r>
        <w:t>The following steps are taken:</w:t>
      </w:r>
    </w:p>
    <w:p w14:paraId="5F9369B9" w14:textId="77777777" w:rsidR="005D7F2D" w:rsidRDefault="005D7F2D" w:rsidP="005D7F2D">
      <w:pPr>
        <w:numPr>
          <w:ilvl w:val="0"/>
          <w:numId w:val="32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RegExp</w:t>
      </w:r>
      <w:r w:rsidRPr="00E77497">
        <w:t xml:space="preserve"> </w:t>
      </w:r>
      <w:r>
        <w:rPr>
          <w:rFonts w:ascii="Times New Roman" w:eastAsia="Times New Roman" w:hAnsi="Times New Roman"/>
          <w:spacing w:val="6"/>
          <w:lang w:eastAsia="en-US"/>
        </w:rPr>
        <w:t>function object.</w:t>
      </w:r>
    </w:p>
    <w:p w14:paraId="354BD63E" w14:textId="77777777" w:rsidR="005D7F2D" w:rsidRDefault="005D7F2D" w:rsidP="005D7F2D">
      <w:pPr>
        <w:pStyle w:val="Alg4"/>
        <w:numPr>
          <w:ilvl w:val="0"/>
          <w:numId w:val="323"/>
        </w:numPr>
      </w:pPr>
      <w:r>
        <w:t xml:space="preserve">Let </w:t>
      </w:r>
      <w:r>
        <w:rPr>
          <w:i/>
        </w:rPr>
        <w:t>O</w:t>
      </w:r>
      <w:r>
        <w:t xml:space="preserve"> be the </w:t>
      </w:r>
      <w:r w:rsidRPr="00F94F77">
        <w:rPr>
          <w:b/>
        </w:rPr>
        <w:t>this</w:t>
      </w:r>
      <w:r>
        <w:t xml:space="preserve"> value.</w:t>
      </w:r>
    </w:p>
    <w:p w14:paraId="3966E1EA" w14:textId="77777777" w:rsidR="005D7F2D" w:rsidRDefault="005D7F2D" w:rsidP="005D7F2D">
      <w:pPr>
        <w:pStyle w:val="Alg4"/>
        <w:numPr>
          <w:ilvl w:val="0"/>
          <w:numId w:val="323"/>
        </w:numPr>
      </w:pPr>
      <w:r>
        <w:t>If Type(</w:t>
      </w:r>
      <w:r>
        <w:rPr>
          <w:i/>
          <w:iCs/>
        </w:rPr>
        <w:t>O</w:t>
      </w:r>
      <w:r>
        <w:t>) is not Object or Type(</w:t>
      </w:r>
      <w:r>
        <w:rPr>
          <w:i/>
          <w:iCs/>
        </w:rPr>
        <w:t>O</w:t>
      </w:r>
      <w:r>
        <w:t xml:space="preserve">) is Object and </w:t>
      </w:r>
      <w:r>
        <w:rPr>
          <w:i/>
          <w:iCs/>
        </w:rPr>
        <w:t>O</w:t>
      </w:r>
      <w:r>
        <w:t xml:space="preserve"> does not have a [[RegExpMatcher]] internal data property or Type(</w:t>
      </w:r>
      <w:r>
        <w:rPr>
          <w:i/>
          <w:iCs/>
        </w:rPr>
        <w:t>O</w:t>
      </w:r>
      <w:r>
        <w:t xml:space="preserve">) is Object and </w:t>
      </w:r>
      <w:r>
        <w:rPr>
          <w:i/>
          <w:iCs/>
        </w:rPr>
        <w:t>O</w:t>
      </w:r>
      <w:r>
        <w:t xml:space="preserve"> has a [[RegExpMatcher]] internal data property and the value of [[RegExpMatcher]] is not </w:t>
      </w:r>
      <w:r>
        <w:rPr>
          <w:b/>
          <w:bCs/>
        </w:rPr>
        <w:t>undefined</w:t>
      </w:r>
      <w:r>
        <w:t xml:space="preserve">, </w:t>
      </w:r>
      <w:commentRangeStart w:id="11722"/>
      <w:r>
        <w:t>then</w:t>
      </w:r>
      <w:commentRangeEnd w:id="11722"/>
      <w:r>
        <w:rPr>
          <w:rStyle w:val="af6"/>
          <w:rFonts w:ascii="Arial" w:eastAsia="MS Mincho" w:hAnsi="Arial"/>
          <w:spacing w:val="0"/>
          <w:lang w:eastAsia="ja-JP"/>
        </w:rPr>
        <w:commentReference w:id="11722"/>
      </w:r>
    </w:p>
    <w:p w14:paraId="3AF59C3C" w14:textId="77777777" w:rsidR="005D7F2D" w:rsidRDefault="005D7F2D" w:rsidP="005D7F2D">
      <w:pPr>
        <w:pStyle w:val="Alg4"/>
        <w:numPr>
          <w:ilvl w:val="1"/>
          <w:numId w:val="323"/>
        </w:numPr>
      </w:pPr>
      <w:r>
        <w:t>If Type(</w:t>
      </w:r>
      <w:r>
        <w:rPr>
          <w:i/>
          <w:iCs/>
        </w:rPr>
        <w:t>pattern</w:t>
      </w:r>
      <w:r>
        <w:t xml:space="preserve">) is Object and </w:t>
      </w:r>
      <w:r>
        <w:rPr>
          <w:i/>
          <w:iCs/>
        </w:rPr>
        <w:t>O</w:t>
      </w:r>
      <w:r>
        <w:t xml:space="preserve"> has a [[RegExpMatcher]] internal data property and </w:t>
      </w:r>
      <w:r>
        <w:rPr>
          <w:i/>
          <w:iCs/>
        </w:rPr>
        <w:t>flags</w:t>
      </w:r>
      <w:r>
        <w:t xml:space="preserve"> is </w:t>
      </w:r>
      <w:r w:rsidRPr="00ED0770">
        <w:rPr>
          <w:b/>
          <w:bCs/>
        </w:rPr>
        <w:t>undefined</w:t>
      </w:r>
      <w:r>
        <w:t xml:space="preserve">, then </w:t>
      </w:r>
    </w:p>
    <w:p w14:paraId="7B77758C" w14:textId="77777777" w:rsidR="005D7F2D" w:rsidRDefault="005D7F2D" w:rsidP="005D7F2D">
      <w:pPr>
        <w:pStyle w:val="Alg4"/>
        <w:numPr>
          <w:ilvl w:val="2"/>
          <w:numId w:val="323"/>
        </w:numPr>
      </w:pPr>
      <w:r>
        <w:t xml:space="preserve">Return </w:t>
      </w:r>
      <w:r>
        <w:rPr>
          <w:i/>
          <w:iCs/>
        </w:rPr>
        <w:t>pattern</w:t>
      </w:r>
      <w:r>
        <w:t>;</w:t>
      </w:r>
    </w:p>
    <w:p w14:paraId="30E56E34" w14:textId="77777777" w:rsidR="005D7F2D" w:rsidRDefault="005D7F2D" w:rsidP="005D7F2D">
      <w:pPr>
        <w:pStyle w:val="Alg4"/>
        <w:numPr>
          <w:ilvl w:val="1"/>
          <w:numId w:val="323"/>
        </w:numPr>
      </w:pPr>
      <w:r>
        <w:t xml:space="preserve">Let </w:t>
      </w:r>
      <w:r>
        <w:rPr>
          <w:i/>
          <w:iCs/>
        </w:rPr>
        <w:t>O</w:t>
      </w:r>
      <w:r>
        <w:t xml:space="preserve"> be the result of calling the abstract operation RegExpAlloc with argument </w:t>
      </w:r>
      <w:r>
        <w:rPr>
          <w:i/>
          <w:iCs/>
        </w:rPr>
        <w:t>func</w:t>
      </w:r>
      <w:r>
        <w:t>.</w:t>
      </w:r>
    </w:p>
    <w:p w14:paraId="6CC17B8F" w14:textId="77777777" w:rsidR="005D7F2D" w:rsidRDefault="005D7F2D" w:rsidP="005D7F2D">
      <w:pPr>
        <w:pStyle w:val="Alg4"/>
        <w:numPr>
          <w:ilvl w:val="1"/>
          <w:numId w:val="323"/>
        </w:numPr>
      </w:pPr>
      <w:r>
        <w:t>ReturnIfAbrupt(</w:t>
      </w:r>
      <w:r>
        <w:rPr>
          <w:i/>
          <w:iCs/>
        </w:rPr>
        <w:t>O</w:t>
      </w:r>
      <w:r>
        <w:t>).</w:t>
      </w:r>
    </w:p>
    <w:p w14:paraId="55ADFF67" w14:textId="77777777" w:rsidR="005D7F2D" w:rsidRDefault="005D7F2D" w:rsidP="005D7F2D">
      <w:pPr>
        <w:pStyle w:val="Alg4"/>
        <w:numPr>
          <w:ilvl w:val="0"/>
          <w:numId w:val="323"/>
        </w:numPr>
      </w:pPr>
      <w:r>
        <w:t>If Type(</w:t>
      </w:r>
      <w:r>
        <w:rPr>
          <w:i/>
          <w:iCs/>
        </w:rPr>
        <w:t>pattern</w:t>
      </w:r>
      <w:r>
        <w:t xml:space="preserve">) is Object and </w:t>
      </w:r>
      <w:r>
        <w:rPr>
          <w:i/>
          <w:iCs/>
        </w:rPr>
        <w:t>pattern</w:t>
      </w:r>
      <w:r>
        <w:t xml:space="preserve"> has a [[RegExpMatcher]] internal data property, then</w:t>
      </w:r>
    </w:p>
    <w:p w14:paraId="0F2C0656" w14:textId="77777777" w:rsidR="005D7F2D" w:rsidRDefault="005D7F2D" w:rsidP="005D7F2D">
      <w:pPr>
        <w:pStyle w:val="Alg4"/>
        <w:numPr>
          <w:ilvl w:val="1"/>
          <w:numId w:val="323"/>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14:paraId="26FBC4A5" w14:textId="77777777" w:rsidR="005D7F2D" w:rsidRDefault="005D7F2D" w:rsidP="005D7F2D">
      <w:pPr>
        <w:pStyle w:val="Alg4"/>
        <w:numPr>
          <w:ilvl w:val="1"/>
          <w:numId w:val="323"/>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14:paraId="23B3B8A6" w14:textId="77777777" w:rsidR="005D7F2D" w:rsidRDefault="005D7F2D" w:rsidP="005D7F2D">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14:paraId="40BF6F74" w14:textId="77777777" w:rsidR="005D7F2D" w:rsidRDefault="005D7F2D" w:rsidP="005D7F2D">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0B2382FF" w14:textId="77777777" w:rsidR="005D7F2D" w:rsidRPr="00076B9E" w:rsidRDefault="005D7F2D" w:rsidP="005D7F2D">
      <w:pPr>
        <w:numPr>
          <w:ilvl w:val="0"/>
          <w:numId w:val="323"/>
        </w:numPr>
        <w:contextualSpacing/>
        <w:rPr>
          <w:rFonts w:ascii="Times New Roman" w:hAnsi="Times New Roman"/>
        </w:rPr>
      </w:pPr>
      <w:r>
        <w:rPr>
          <w:rFonts w:ascii="Times New Roman" w:hAnsi="Times New Roman"/>
        </w:rPr>
        <w:t>Else,</w:t>
      </w:r>
    </w:p>
    <w:p w14:paraId="6C65198C" w14:textId="77777777" w:rsidR="005D7F2D" w:rsidRDefault="005D7F2D" w:rsidP="005D7F2D">
      <w:pPr>
        <w:numPr>
          <w:ilvl w:val="1"/>
          <w:numId w:val="323"/>
        </w:numPr>
        <w:spacing w:after="0"/>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w:t>
      </w:r>
      <w:r>
        <w:rPr>
          <w:rFonts w:ascii="Times New Roman" w:hAnsi="Times New Roman"/>
          <w:i/>
          <w:iCs/>
        </w:rPr>
        <w:t>pattern</w:t>
      </w:r>
      <w:r>
        <w:rPr>
          <w:rFonts w:ascii="Times New Roman" w:hAnsi="Times New Roman"/>
        </w:rPr>
        <w:t>.</w:t>
      </w:r>
    </w:p>
    <w:p w14:paraId="7D91F070" w14:textId="77777777" w:rsidR="005D7F2D" w:rsidRDefault="005D7F2D" w:rsidP="005D7F2D">
      <w:pPr>
        <w:numPr>
          <w:ilvl w:val="1"/>
          <w:numId w:val="323"/>
        </w:numPr>
        <w:spacing w:after="0"/>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w:t>
      </w:r>
      <w:r>
        <w:rPr>
          <w:rFonts w:ascii="Times New Roman" w:hAnsi="Times New Roman"/>
          <w:i/>
          <w:iCs/>
        </w:rPr>
        <w:t>flags</w:t>
      </w:r>
      <w:r>
        <w:rPr>
          <w:rFonts w:ascii="Times New Roman" w:hAnsi="Times New Roman"/>
        </w:rPr>
        <w:t>.</w:t>
      </w:r>
    </w:p>
    <w:p w14:paraId="62C1FE22" w14:textId="77777777" w:rsidR="005D7F2D" w:rsidRDefault="005D7F2D" w:rsidP="005D7F2D">
      <w:pPr>
        <w:pStyle w:val="Alg4"/>
        <w:numPr>
          <w:ilvl w:val="0"/>
          <w:numId w:val="323"/>
        </w:numPr>
        <w:spacing w:after="220"/>
      </w:pPr>
      <w:r>
        <w:t xml:space="preserve">Return the result of the abstract operation RegExpInitialise with arguments </w:t>
      </w:r>
      <w:r>
        <w:rPr>
          <w:i/>
          <w:iCs/>
        </w:rPr>
        <w:t>O,</w:t>
      </w:r>
      <w:r>
        <w:t xml:space="preserve"> </w:t>
      </w:r>
      <w:r>
        <w:rPr>
          <w:i/>
        </w:rPr>
        <w:t>P</w:t>
      </w:r>
      <w:r>
        <w:rPr>
          <w:iCs/>
        </w:rPr>
        <w:t>,</w:t>
      </w:r>
      <w:r>
        <w:t xml:space="preserve"> and </w:t>
      </w:r>
      <w:r>
        <w:rPr>
          <w:i/>
        </w:rPr>
        <w:t>F</w:t>
      </w:r>
      <w:r w:rsidDel="00320730">
        <w:t xml:space="preserve"> </w:t>
      </w:r>
      <w:r w:rsidRPr="00E77497">
        <w:t>.</w:t>
      </w:r>
    </w:p>
    <w:p w14:paraId="473F4B86" w14:textId="77777777" w:rsidR="005D7F2D" w:rsidRPr="00C7794D" w:rsidRDefault="005D7F2D" w:rsidP="005D7F2D">
      <w:pPr>
        <w:pStyle w:val="Note"/>
      </w:pPr>
      <w:r w:rsidRPr="00C7794D">
        <w:t>NOTE</w:t>
      </w:r>
      <w:r w:rsidRPr="00C7794D">
        <w:tab/>
        <w:t xml:space="preserve">If pattern is </w:t>
      </w:r>
      <w:r>
        <w:t xml:space="preserve">supplied using </w:t>
      </w:r>
      <w:r w:rsidRPr="00C7794D">
        <w:t xml:space="preserve">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6241201B" w14:textId="77777777" w:rsidR="005D7F2D" w:rsidRPr="00E77497" w:rsidRDefault="005D7F2D" w:rsidP="005D7F2D">
      <w:pPr>
        <w:pStyle w:val="40"/>
      </w:pPr>
      <w:bookmarkStart w:id="11723" w:name="_Ref365534675"/>
      <w:r w:rsidRPr="00E77497">
        <w:t>new RegExp(</w:t>
      </w:r>
      <w:r>
        <w:t>...argumentsList</w:t>
      </w:r>
      <w:r w:rsidRPr="00E77497">
        <w:t>)</w:t>
      </w:r>
      <w:bookmarkEnd w:id="11723"/>
    </w:p>
    <w:p w14:paraId="77799022" w14:textId="77777777" w:rsidR="005D7F2D" w:rsidRDefault="005D7F2D" w:rsidP="005D7F2D">
      <w:r>
        <w:rPr>
          <w:rFonts w:ascii="Courier New" w:hAnsi="Courier New"/>
          <w:b/>
        </w:rPr>
        <w:t>RegExp</w:t>
      </w:r>
      <w:r w:rsidRPr="00E77497">
        <w:t xml:space="preserve"> </w:t>
      </w:r>
      <w:r>
        <w:t xml:space="preserve">called as part of a new expression with argument list </w:t>
      </w:r>
      <w:r w:rsidRPr="00BF1455">
        <w:rPr>
          <w:rFonts w:ascii="Times New Roman" w:eastAsia="Times New Roman" w:hAnsi="Times New Roman"/>
          <w:i/>
          <w:iCs/>
          <w:spacing w:val="6"/>
          <w:lang w:eastAsia="en-US"/>
        </w:rPr>
        <w:t>argumentsList</w:t>
      </w:r>
      <w:r w:rsidRPr="00BF1455" w:rsidDel="00BF1455">
        <w:rPr>
          <w:i/>
          <w:iCs/>
        </w:rPr>
        <w:t xml:space="preserve"> </w:t>
      </w:r>
      <w:r>
        <w:t>it performs the following steps:</w:t>
      </w:r>
    </w:p>
    <w:p w14:paraId="0D9B70E0" w14:textId="77777777" w:rsidR="005D7F2D" w:rsidRDefault="005D7F2D" w:rsidP="005D7F2D">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RegExp</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1F45F30E" w14:textId="77777777" w:rsidR="005D7F2D" w:rsidRDefault="005D7F2D" w:rsidP="005D7F2D">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598A23F8" w14:textId="77777777" w:rsidR="005D7F2D" w:rsidRPr="00E4780A" w:rsidRDefault="005D7F2D" w:rsidP="005D7F2D">
      <w:pPr>
        <w:numPr>
          <w:ilvl w:val="0"/>
          <w:numId w:val="134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2392D0AA" w14:textId="77777777" w:rsidR="005D7F2D" w:rsidRPr="00E77497" w:rsidRDefault="005D7F2D" w:rsidP="005D7F2D">
      <w:r>
        <w:t xml:space="preserve">If </w:t>
      </w:r>
      <w:r>
        <w:rPr>
          <w:rFonts w:ascii="Courier New" w:hAnsi="Courier New"/>
          <w:b/>
        </w:rPr>
        <w:t>RegExp</w:t>
      </w:r>
      <w:r w:rsidRPr="00E77497">
        <w:t xml:space="preserve"> </w:t>
      </w:r>
      <w:r>
        <w:t>is implemented as an ordinary function object, its [[Construct]] internal method will perform the above steps.</w:t>
      </w:r>
    </w:p>
    <w:p w14:paraId="525BCEFE" w14:textId="77777777" w:rsidR="005D7F2D" w:rsidRDefault="005D7F2D" w:rsidP="005D7F2D">
      <w:pPr>
        <w:pStyle w:val="40"/>
      </w:pPr>
      <w:bookmarkStart w:id="11724" w:name="_Ref366078738"/>
      <w:r>
        <w:t>Abstract Operations for the RegExp Constructor</w:t>
      </w:r>
      <w:bookmarkEnd w:id="11724"/>
    </w:p>
    <w:p w14:paraId="2720B9D2" w14:textId="77777777" w:rsidR="005D7F2D" w:rsidRDefault="005D7F2D" w:rsidP="00B05257">
      <w:pPr>
        <w:pStyle w:val="51"/>
      </w:pPr>
      <w:r w:rsidRPr="00E77497">
        <w:t xml:space="preserve">Runtime Semantics: </w:t>
      </w:r>
      <w:r w:rsidRPr="007D695C">
        <w:t>RegExp</w:t>
      </w:r>
      <w:r>
        <w:t>Alloc</w:t>
      </w:r>
      <w:r w:rsidRPr="007D695C">
        <w:t xml:space="preserve"> </w:t>
      </w:r>
      <w:r>
        <w:t>Abstract Operation</w:t>
      </w:r>
    </w:p>
    <w:p w14:paraId="2D857512" w14:textId="77777777" w:rsidR="005D7F2D" w:rsidRDefault="005D7F2D" w:rsidP="005D7F2D">
      <w:r>
        <w:t xml:space="preserve">When the abstract operation RegExpAlloc with argument </w:t>
      </w:r>
      <w:r>
        <w:rPr>
          <w:rFonts w:ascii="Times New Roman" w:eastAsia="Times New Roman" w:hAnsi="Times New Roman"/>
          <w:i/>
          <w:spacing w:val="6"/>
          <w:lang w:eastAsia="en-US"/>
        </w:rPr>
        <w:t>constructor</w:t>
      </w:r>
      <w:r>
        <w:t xml:space="preserve"> </w:t>
      </w:r>
      <w:r w:rsidRPr="00C72F39">
        <w:t>is called</w:t>
      </w:r>
      <w:r w:rsidRPr="00E77497">
        <w:t>, the following steps are taken:</w:t>
      </w:r>
    </w:p>
    <w:p w14:paraId="73E90DD3" w14:textId="77777777" w:rsidR="005D7F2D" w:rsidDel="00B05257" w:rsidRDefault="005D7F2D" w:rsidP="005D7F2D">
      <w:pPr>
        <w:numPr>
          <w:ilvl w:val="0"/>
          <w:numId w:val="1339"/>
        </w:numPr>
        <w:contextualSpacing/>
        <w:rPr>
          <w:del w:id="11725" w:author="Rev 19 Allen Wirfs-Brock" w:date="2013-09-27T12:26:00Z"/>
          <w:rFonts w:ascii="Times New Roman" w:hAnsi="Times New Roman"/>
        </w:rPr>
      </w:pPr>
      <w:del w:id="11726" w:author="Rev 19 Allen Wirfs-Brock" w:date="2013-09-27T12:26:00Z">
        <w:r w:rsidDel="00B05257">
          <w:rPr>
            <w:rFonts w:ascii="Times New Roman" w:hAnsi="Times New Roman"/>
          </w:rPr>
          <w:delText xml:space="preserve">Assert: </w:delText>
        </w:r>
        <w:r w:rsidDel="00B05257">
          <w:rPr>
            <w:rFonts w:ascii="Times New Roman" w:eastAsia="Times New Roman" w:hAnsi="Times New Roman"/>
            <w:i/>
            <w:spacing w:val="6"/>
            <w:lang w:eastAsia="en-US"/>
          </w:rPr>
          <w:delText>constructor</w:delText>
        </w:r>
        <w:r w:rsidDel="00B05257">
          <w:rPr>
            <w:rFonts w:ascii="Times New Roman" w:eastAsia="Times New Roman" w:hAnsi="Times New Roman"/>
            <w:iCs/>
            <w:spacing w:val="6"/>
            <w:lang w:eastAsia="en-US"/>
          </w:rPr>
          <w:delText xml:space="preserve"> is an object that has a [[Construct]] internal method.</w:delText>
        </w:r>
      </w:del>
    </w:p>
    <w:p w14:paraId="4EC45322" w14:textId="77777777" w:rsidR="005D7F2D" w:rsidRPr="00E77497" w:rsidRDefault="005D7F2D" w:rsidP="005D7F2D">
      <w:pPr>
        <w:numPr>
          <w:ilvl w:val="0"/>
          <w:numId w:val="133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eastAsia="Times New Roman" w:hAnsi="Times New Roman"/>
          <w:i/>
          <w:spacing w:val="6"/>
          <w:lang w:eastAsia="en-U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RegExp</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xml:space="preserve">, ( </w:t>
      </w:r>
      <w:r>
        <w:rPr>
          <w:rFonts w:ascii="Times New Roman" w:hAnsi="Times New Roman"/>
          <w:sz w:val="18"/>
        </w:rPr>
        <w:t>[[RegExpMatcher]], [[OriginalSource]], [[OriginalFlags]]</w:t>
      </w:r>
      <w:r w:rsidRPr="0054023E">
        <w:rPr>
          <w:rFonts w:ascii="Times New Roman" w:hAnsi="Times New Roman"/>
          <w:sz w:val="18"/>
        </w:rPr>
        <w:t>)</w:t>
      </w:r>
      <w:r>
        <w:rPr>
          <w:rFonts w:ascii="Times New Roman" w:hAnsi="Times New Roman"/>
          <w:iCs/>
        </w:rPr>
        <w:t>)</w:t>
      </w:r>
      <w:r w:rsidRPr="00E77497">
        <w:rPr>
          <w:rFonts w:ascii="Times New Roman" w:hAnsi="Times New Roman"/>
        </w:rPr>
        <w:t>.</w:t>
      </w:r>
    </w:p>
    <w:p w14:paraId="5CB62660" w14:textId="77777777" w:rsidR="005D7F2D" w:rsidRDefault="005D7F2D" w:rsidP="005D7F2D">
      <w:pPr>
        <w:numPr>
          <w:ilvl w:val="0"/>
          <w:numId w:val="133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DefinePropertyOrThrow(</w:t>
      </w:r>
      <w:r>
        <w:rPr>
          <w:rFonts w:ascii="Times New Roman" w:hAnsi="Times New Roman"/>
          <w:i/>
          <w:iCs/>
        </w:rPr>
        <w:t>obj</w:t>
      </w:r>
      <w:r>
        <w:rPr>
          <w:rFonts w:ascii="Times New Roman" w:hAnsi="Times New Roman"/>
        </w:rPr>
        <w:t>,</w:t>
      </w:r>
      <w:r w:rsidRPr="00C5658F">
        <w:rPr>
          <w:rFonts w:ascii="Courier New" w:hAnsi="Courier New" w:cs="Courier New"/>
          <w:b/>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PropertyDescriptor {[[Writable]]: </w:t>
      </w:r>
      <w:r>
        <w:rPr>
          <w:rFonts w:ascii="Times New Roman" w:hAnsi="Times New Roman"/>
          <w:b/>
          <w:bCs/>
        </w:rPr>
        <w:t>true</w:t>
      </w:r>
      <w:r>
        <w:rPr>
          <w:rFonts w:ascii="Times New Roman" w:hAnsi="Times New Roman"/>
        </w:rPr>
        <w:t xml:space="preserve">, [[Enumberable]]: </w:t>
      </w:r>
      <w:r>
        <w:rPr>
          <w:rFonts w:ascii="Times New Roman" w:hAnsi="Times New Roman"/>
          <w:b/>
          <w:bCs/>
        </w:rPr>
        <w:t>false</w:t>
      </w:r>
      <w:r>
        <w:rPr>
          <w:rFonts w:ascii="Times New Roman" w:hAnsi="Times New Roman"/>
        </w:rPr>
        <w:t xml:space="preserve">, [[Configurable]]: </w:t>
      </w:r>
      <w:r>
        <w:rPr>
          <w:rFonts w:ascii="Times New Roman" w:hAnsi="Times New Roman"/>
          <w:b/>
          <w:bCs/>
        </w:rPr>
        <w:t>false}).</w:t>
      </w:r>
    </w:p>
    <w:p w14:paraId="52EB27B6" w14:textId="77777777" w:rsidR="005D7F2D" w:rsidRDefault="005D7F2D" w:rsidP="005D7F2D">
      <w:pPr>
        <w:numPr>
          <w:ilvl w:val="0"/>
          <w:numId w:val="1339"/>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14:paraId="225F4E1B" w14:textId="77777777" w:rsidR="005D7F2D" w:rsidRPr="00E77497" w:rsidRDefault="005D7F2D" w:rsidP="005D7F2D">
      <w:pPr>
        <w:numPr>
          <w:ilvl w:val="0"/>
          <w:numId w:val="133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3D44253F" w14:textId="77777777" w:rsidR="005D7F2D" w:rsidRPr="00E77497" w:rsidRDefault="005D7F2D" w:rsidP="005D7F2D">
      <w:pPr>
        <w:pStyle w:val="Note"/>
      </w:pPr>
      <w:r>
        <w:t>NOTE</w:t>
      </w:r>
      <w:r>
        <w:tab/>
        <w:t xml:space="preserve">[[RegExpMatcher]] is initially assigned the value </w:t>
      </w:r>
      <w:r w:rsidRPr="004E623C">
        <w:rPr>
          <w:rFonts w:ascii="Times New Roman" w:hAnsi="Times New Roman"/>
          <w:b/>
          <w:bCs/>
        </w:rPr>
        <w:t>undefined</w:t>
      </w:r>
      <w:r>
        <w:t xml:space="preserve"> as a flag to indicate that the instance has not yet been initialised by the </w:t>
      </w:r>
      <w:r w:rsidRPr="00977F8C">
        <w:rPr>
          <w:rFonts w:ascii="Times New Roman" w:hAnsi="Times New Roman"/>
          <w:b/>
          <w:bCs/>
        </w:rPr>
        <w:t>RegExp</w:t>
      </w:r>
      <w:r>
        <w:t xml:space="preserve"> constructor. This flag value is never directly exposed to ECMAScript code; hence implementation</w:t>
      </w:r>
      <w:ins w:id="11727" w:author="Rev 19 Allen Wirfs-Brock" w:date="2013-09-27T10:18:00Z">
        <w:r w:rsidR="00B122FE">
          <w:t>s</w:t>
        </w:r>
      </w:ins>
      <w:r>
        <w:t xml:space="preserve"> may choose to encode the flag in some other manner. </w:t>
      </w:r>
    </w:p>
    <w:p w14:paraId="7A55A7A4" w14:textId="77777777" w:rsidR="005D7F2D" w:rsidRDefault="005D7F2D" w:rsidP="00B05257">
      <w:pPr>
        <w:pStyle w:val="51"/>
      </w:pPr>
      <w:r w:rsidRPr="00E77497">
        <w:t xml:space="preserve">Runtime Semantics: </w:t>
      </w:r>
      <w:r w:rsidRPr="007D695C">
        <w:t>RegExp</w:t>
      </w:r>
      <w:r>
        <w:t>Initialise</w:t>
      </w:r>
      <w:r w:rsidRPr="007D695C">
        <w:t xml:space="preserve"> </w:t>
      </w:r>
      <w:r>
        <w:t>Abstract Operation</w:t>
      </w:r>
    </w:p>
    <w:p w14:paraId="430D42E7" w14:textId="77777777" w:rsidR="005D7F2D" w:rsidRDefault="005D7F2D" w:rsidP="005D7F2D">
      <w:r>
        <w:t xml:space="preserve">When the abstract operation RegExpInitialise with arguments </w:t>
      </w:r>
      <w:r w:rsidRPr="00933A42">
        <w:rPr>
          <w:rFonts w:ascii="Times New Roman" w:eastAsia="Times New Roman" w:hAnsi="Times New Roman"/>
          <w:i/>
          <w:spacing w:val="6"/>
          <w:lang w:eastAsia="en-US"/>
        </w:rPr>
        <w:t>obj</w:t>
      </w:r>
      <w:r>
        <w:rPr>
          <w:i/>
          <w:iCs/>
        </w:rPr>
        <w:t>,</w:t>
      </w:r>
      <w:r>
        <w:t xml:space="preserve"> </w:t>
      </w:r>
      <w:r w:rsidRPr="00E2267E">
        <w:rPr>
          <w:rFonts w:ascii="Times New Roman" w:eastAsia="Times New Roman" w:hAnsi="Times New Roman"/>
          <w:i/>
          <w:spacing w:val="6"/>
          <w:lang w:eastAsia="en-US"/>
        </w:rPr>
        <w:t>pattern</w:t>
      </w:r>
      <w:r>
        <w:t xml:space="preserve">, and </w:t>
      </w:r>
      <w:r w:rsidRPr="00E2267E">
        <w:rPr>
          <w:rFonts w:ascii="Times New Roman" w:eastAsia="Times New Roman" w:hAnsi="Times New Roman"/>
          <w:i/>
          <w:spacing w:val="6"/>
          <w:lang w:eastAsia="en-US"/>
        </w:rPr>
        <w:t>flags</w:t>
      </w:r>
      <w:r>
        <w:t xml:space="preserve"> </w:t>
      </w:r>
      <w:r w:rsidRPr="00C72F39">
        <w:t>is called</w:t>
      </w:r>
      <w:r w:rsidRPr="00E77497">
        <w:t>, the following steps are taken:</w:t>
      </w:r>
    </w:p>
    <w:p w14:paraId="6ECC695D" w14:textId="77777777" w:rsidR="005D7F2D" w:rsidRDefault="005D7F2D" w:rsidP="005D7F2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pattern</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P</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14:paraId="32F2FFA2" w14:textId="77777777" w:rsidR="005D7F2D" w:rsidRDefault="005D7F2D" w:rsidP="005D7F2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P</w:t>
      </w:r>
      <w:r>
        <w:rPr>
          <w:rFonts w:ascii="Times New Roman" w:hAnsi="Times New Roman"/>
        </w:rPr>
        <w:t xml:space="preserve"> be ToString(</w:t>
      </w:r>
      <w:r>
        <w:rPr>
          <w:rFonts w:ascii="Times New Roman" w:hAnsi="Times New Roman"/>
          <w:i/>
          <w:iCs/>
        </w:rPr>
        <w:t>pattern</w:t>
      </w:r>
      <w:r>
        <w:rPr>
          <w:rFonts w:ascii="Times New Roman" w:hAnsi="Times New Roman"/>
        </w:rPr>
        <w:t>).</w:t>
      </w:r>
    </w:p>
    <w:p w14:paraId="2F45C497" w14:textId="77777777"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P</w:t>
      </w:r>
      <w:r>
        <w:rPr>
          <w:rFonts w:ascii="Times New Roman" w:hAnsi="Times New Roman"/>
        </w:rPr>
        <w:t>).</w:t>
      </w:r>
    </w:p>
    <w:p w14:paraId="2293AD6C" w14:textId="77777777" w:rsidR="005D7F2D" w:rsidRDefault="005D7F2D" w:rsidP="005D7F2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flags</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F</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14:paraId="1670D68A" w14:textId="77777777" w:rsidR="005D7F2D" w:rsidRDefault="005D7F2D" w:rsidP="005D7F2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F</w:t>
      </w:r>
      <w:r>
        <w:rPr>
          <w:rFonts w:ascii="Times New Roman" w:hAnsi="Times New Roman"/>
        </w:rPr>
        <w:t xml:space="preserve"> be ToString(</w:t>
      </w:r>
      <w:r>
        <w:rPr>
          <w:rFonts w:ascii="Times New Roman" w:hAnsi="Times New Roman"/>
          <w:i/>
          <w:iCs/>
        </w:rPr>
        <w:t>flags</w:t>
      </w:r>
      <w:r>
        <w:rPr>
          <w:rFonts w:ascii="Times New Roman" w:hAnsi="Times New Roman"/>
        </w:rPr>
        <w:t>).</w:t>
      </w:r>
    </w:p>
    <w:p w14:paraId="01E3187F" w14:textId="77777777"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F</w:t>
      </w:r>
      <w:r>
        <w:rPr>
          <w:rFonts w:ascii="Times New Roman" w:hAnsi="Times New Roman"/>
        </w:rPr>
        <w:t>).</w:t>
      </w:r>
    </w:p>
    <w:p w14:paraId="002F61A2" w14:textId="77777777" w:rsidR="005D7F2D" w:rsidRDefault="005D7F2D" w:rsidP="005D7F2D">
      <w:pPr>
        <w:pStyle w:val="Alg4"/>
        <w:numPr>
          <w:ilvl w:val="0"/>
          <w:numId w:val="1341"/>
        </w:numPr>
      </w:pPr>
      <w:r w:rsidRPr="0080514F">
        <w:t xml:space="preserve">If </w:t>
      </w:r>
      <w:r w:rsidRPr="0080514F">
        <w:rPr>
          <w:i/>
          <w:iCs/>
        </w:rPr>
        <w:t>F</w:t>
      </w:r>
      <w:r w:rsidRPr="0080514F">
        <w:t xml:space="preserve"> contains any character other than </w:t>
      </w:r>
      <w:r w:rsidRPr="0080514F">
        <w:rPr>
          <w:rFonts w:ascii="Courier New" w:hAnsi="Courier New" w:cs="Courier New"/>
          <w:b/>
        </w:rPr>
        <w:t>"g"</w:t>
      </w:r>
      <w:r w:rsidRPr="0080514F">
        <w:t xml:space="preserve">, </w:t>
      </w:r>
      <w:r w:rsidRPr="0080514F">
        <w:rPr>
          <w:rFonts w:ascii="Courier New" w:hAnsi="Courier New" w:cs="Courier New"/>
          <w:b/>
        </w:rPr>
        <w:t>"i"</w:t>
      </w:r>
      <w:r w:rsidRPr="0080514F">
        <w:t xml:space="preserve">, </w:t>
      </w:r>
      <w:r w:rsidRPr="0080514F">
        <w:rPr>
          <w:rFonts w:ascii="Courier New" w:hAnsi="Courier New" w:cs="Courier New"/>
          <w:b/>
        </w:rPr>
        <w:t>"m"</w:t>
      </w:r>
      <w:r w:rsidRPr="0080514F">
        <w:t xml:space="preserve">, </w:t>
      </w:r>
      <w:r w:rsidRPr="0080514F">
        <w:rPr>
          <w:rFonts w:ascii="Courier New" w:hAnsi="Courier New" w:cs="Courier New"/>
          <w:b/>
        </w:rPr>
        <w:t>"</w:t>
      </w:r>
      <w:r>
        <w:rPr>
          <w:rFonts w:ascii="Courier New" w:hAnsi="Courier New" w:cs="Courier New"/>
          <w:b/>
        </w:rPr>
        <w:t>u</w:t>
      </w:r>
      <w:r w:rsidRPr="0080514F">
        <w:rPr>
          <w:rFonts w:ascii="Courier New" w:hAnsi="Courier New" w:cs="Courier New"/>
          <w:b/>
        </w:rPr>
        <w:t>"</w:t>
      </w:r>
      <w:r w:rsidRPr="0080514F">
        <w:t xml:space="preserve">, or </w:t>
      </w:r>
      <w:r w:rsidRPr="0080514F">
        <w:rPr>
          <w:rFonts w:ascii="Courier New" w:hAnsi="Courier New" w:cs="Courier New"/>
          <w:b/>
        </w:rPr>
        <w:t>"</w:t>
      </w:r>
      <w:r>
        <w:rPr>
          <w:rFonts w:ascii="Courier New" w:hAnsi="Courier New" w:cs="Courier New"/>
          <w:b/>
        </w:rPr>
        <w:t>y</w:t>
      </w:r>
      <w:r w:rsidRPr="0080514F">
        <w:rPr>
          <w:rFonts w:ascii="Courier New" w:hAnsi="Courier New" w:cs="Courier New"/>
          <w:b/>
        </w:rPr>
        <w:t>"</w:t>
      </w:r>
      <w:r w:rsidRPr="0080514F">
        <w:t xml:space="preserve"> or if it contains the same character more than once, then throw a </w:t>
      </w:r>
      <w:r w:rsidRPr="0080514F">
        <w:rPr>
          <w:b/>
        </w:rPr>
        <w:t>SyntaxError</w:t>
      </w:r>
      <w:r w:rsidRPr="0080514F">
        <w:t xml:space="preserve"> exception.</w:t>
      </w:r>
    </w:p>
    <w:p w14:paraId="34C13EC0" w14:textId="77777777" w:rsidR="005D7F2D" w:rsidRDefault="005D7F2D" w:rsidP="005D7F2D">
      <w:pPr>
        <w:pStyle w:val="Alg4"/>
        <w:numPr>
          <w:ilvl w:val="0"/>
          <w:numId w:val="1341"/>
        </w:numPr>
      </w:pPr>
      <w:r w:rsidRPr="00E77497">
        <w:t xml:space="preserve">Parse </w:t>
      </w:r>
      <w:r>
        <w:rPr>
          <w:i/>
        </w:rPr>
        <w:t>P</w:t>
      </w:r>
      <w:r w:rsidRPr="00E77497">
        <w:t xml:space="preserve"> </w:t>
      </w:r>
      <w:r>
        <w:t xml:space="preserve">interpreted as UTF-16 encoded Unicode characters </w:t>
      </w:r>
      <w:r w:rsidRPr="00E77497">
        <w:t xml:space="preserve">using the grammars in </w:t>
      </w:r>
      <w:r w:rsidR="006A3D7C">
        <w:fldChar w:fldCharType="begin"/>
      </w:r>
      <w:r w:rsidR="006A3D7C">
        <w:instrText xml:space="preserve"> REF _Ref365534757 \r \h </w:instrText>
      </w:r>
      <w:r w:rsidR="006A3D7C">
        <w:fldChar w:fldCharType="separate"/>
      </w:r>
      <w:r w:rsidR="00D433E8">
        <w:t>21.2.1</w:t>
      </w:r>
      <w:r w:rsidR="006A3D7C">
        <w:fldChar w:fldCharType="end"/>
      </w:r>
      <w:r w:rsidRPr="00664530">
        <w:t xml:space="preserve"> </w:t>
      </w:r>
      <w:r w:rsidRPr="00E77497">
        <w:t xml:space="preserve">for the goal symbol </w:t>
      </w:r>
      <w:r>
        <w:rPr>
          <w:i/>
        </w:rPr>
        <w:t>Pattern</w:t>
      </w:r>
      <w:r w:rsidRPr="00E77497">
        <w:t xml:space="preserve">. Throw a </w:t>
      </w:r>
      <w:r w:rsidRPr="00E77497">
        <w:rPr>
          <w:b/>
        </w:rPr>
        <w:t>SyntaxError</w:t>
      </w:r>
      <w:r w:rsidRPr="00E77497">
        <w:t xml:space="preserve"> exception if </w:t>
      </w:r>
      <w:r>
        <w:rPr>
          <w:i/>
        </w:rPr>
        <w:t>P</w:t>
      </w:r>
      <w:r w:rsidRPr="00E77497">
        <w:t xml:space="preserve"> did not conform to the grammar</w:t>
      </w:r>
      <w:r>
        <w:t xml:space="preserve"> or if all characters of </w:t>
      </w:r>
      <w:r>
        <w:rPr>
          <w:i/>
          <w:iCs/>
        </w:rPr>
        <w:t>P</w:t>
      </w:r>
      <w:r>
        <w:t xml:space="preserve"> where not matched by the parse. </w:t>
      </w:r>
    </w:p>
    <w:p w14:paraId="74910D61" w14:textId="77777777" w:rsidR="005D7F2D" w:rsidRDefault="005D7F2D" w:rsidP="005D7F2D">
      <w:pPr>
        <w:pStyle w:val="Alg4"/>
        <w:numPr>
          <w:ilvl w:val="0"/>
          <w:numId w:val="1341"/>
        </w:numPr>
      </w:pPr>
      <w:r>
        <w:t>Set</w:t>
      </w:r>
      <w:r w:rsidRPr="00C7794D">
        <w:t xml:space="preserve"> </w:t>
      </w:r>
      <w:r>
        <w:rPr>
          <w:i/>
          <w:iCs/>
        </w:rPr>
        <w:t>obj’s</w:t>
      </w:r>
      <w:r>
        <w:t xml:space="preserve"> [[RegExpMatcher]] internal data property</w:t>
      </w:r>
      <w:r w:rsidRPr="00C7794D">
        <w:t xml:space="preserve"> </w:t>
      </w:r>
      <w:r>
        <w:t xml:space="preserve">to the internal procedure </w:t>
      </w:r>
      <w:r w:rsidRPr="00C7794D">
        <w:t xml:space="preserve">obtained by evaluating ("compiling") the </w:t>
      </w:r>
      <w:r>
        <w:t xml:space="preserve">step 3’s parse of </w:t>
      </w:r>
      <w:r w:rsidRPr="00BA122E">
        <w:rPr>
          <w:i/>
          <w:iCs/>
        </w:rPr>
        <w:t>P</w:t>
      </w:r>
      <w:r>
        <w:t xml:space="preserve"> and applying the semantics provided</w:t>
      </w:r>
      <w:r w:rsidRPr="00C7794D">
        <w:t xml:space="preserve"> in </w:t>
      </w:r>
      <w:r w:rsidR="006A3D7C">
        <w:fldChar w:fldCharType="begin"/>
      </w:r>
      <w:r w:rsidR="006A3D7C">
        <w:instrText xml:space="preserve"> REF _Ref366079056 \r \h </w:instrText>
      </w:r>
      <w:r w:rsidR="006A3D7C">
        <w:fldChar w:fldCharType="separate"/>
      </w:r>
      <w:r w:rsidR="00D433E8">
        <w:t>21.2.2</w:t>
      </w:r>
      <w:r w:rsidR="006A3D7C">
        <w:fldChar w:fldCharType="end"/>
      </w:r>
      <w:r w:rsidRPr="00C7794D">
        <w:t>.</w:t>
      </w:r>
    </w:p>
    <w:p w14:paraId="7BBB36AC" w14:textId="77777777" w:rsidR="005D7F2D" w:rsidRDefault="005D7F2D" w:rsidP="005D7F2D">
      <w:pPr>
        <w:numPr>
          <w:ilvl w:val="0"/>
          <w:numId w:val="1341"/>
        </w:numPr>
        <w:contextualSpacing/>
        <w:rPr>
          <w:rFonts w:ascii="Times New Roman" w:hAnsi="Times New Roman"/>
        </w:rPr>
      </w:pPr>
      <w:r>
        <w:rPr>
          <w:rFonts w:ascii="Times New Roman" w:hAnsi="Times New Roman"/>
        </w:rPr>
        <w:t xml:space="preserve">Set the value of </w:t>
      </w:r>
      <w:r>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P</w:t>
      </w:r>
      <w:r>
        <w:rPr>
          <w:rFonts w:ascii="Times New Roman" w:hAnsi="Times New Roman"/>
        </w:rPr>
        <w:t>.</w:t>
      </w:r>
    </w:p>
    <w:p w14:paraId="582D6F2D" w14:textId="77777777" w:rsidR="005D7F2D" w:rsidRDefault="005D7F2D" w:rsidP="005D7F2D">
      <w:pPr>
        <w:numPr>
          <w:ilvl w:val="0"/>
          <w:numId w:val="1341"/>
        </w:numPr>
        <w:spacing w:after="0"/>
        <w:rPr>
          <w:rFonts w:ascii="Times New Roman" w:hAnsi="Times New Roman"/>
        </w:rPr>
      </w:pPr>
      <w:r>
        <w:rPr>
          <w:rFonts w:ascii="Times New Roman" w:hAnsi="Times New Roman"/>
        </w:rPr>
        <w:t xml:space="preserve">Set the value of </w:t>
      </w:r>
      <w:r>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F</w:t>
      </w:r>
      <w:r>
        <w:rPr>
          <w:rFonts w:ascii="Times New Roman" w:hAnsi="Times New Roman"/>
        </w:rPr>
        <w:t>.</w:t>
      </w:r>
    </w:p>
    <w:p w14:paraId="620EF394" w14:textId="77777777" w:rsidR="005D7F2D" w:rsidRDefault="005D7F2D" w:rsidP="005D7F2D">
      <w:pPr>
        <w:numPr>
          <w:ilvl w:val="0"/>
          <w:numId w:val="1341"/>
        </w:numPr>
        <w:contextualSpacing/>
        <w:rPr>
          <w:rFonts w:ascii="Times New Roman" w:hAnsi="Times New Roman"/>
        </w:rPr>
      </w:pPr>
      <w:r>
        <w:rPr>
          <w:rFonts w:ascii="Times New Roman" w:hAnsi="Times New Roman"/>
        </w:rPr>
        <w:t xml:space="preserve">Let </w:t>
      </w:r>
      <w:r>
        <w:rPr>
          <w:rFonts w:ascii="Times New Roman" w:hAnsi="Times New Roman"/>
          <w:i/>
          <w:iCs/>
        </w:rPr>
        <w:t>putStatus</w:t>
      </w:r>
      <w:r>
        <w:rPr>
          <w:rFonts w:ascii="Times New Roman" w:hAnsi="Times New Roman"/>
        </w:rPr>
        <w:t xml:space="preserve"> be the result of Put(</w:t>
      </w:r>
      <w:r>
        <w:rPr>
          <w:rFonts w:ascii="Times New Roman" w:hAnsi="Times New Roman"/>
          <w:i/>
          <w:iCs/>
        </w:rPr>
        <w:t>obj</w:t>
      </w:r>
      <w:r>
        <w:rPr>
          <w:rFonts w:ascii="Times New Roman" w:hAnsi="Times New Roman"/>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0, </w:t>
      </w:r>
      <w:r>
        <w:rPr>
          <w:rFonts w:ascii="Times New Roman" w:hAnsi="Times New Roman"/>
          <w:b/>
          <w:bCs/>
        </w:rPr>
        <w:t>true</w:t>
      </w:r>
      <w:r>
        <w:rPr>
          <w:rFonts w:ascii="Times New Roman" w:hAnsi="Times New Roman"/>
        </w:rPr>
        <w:t>).</w:t>
      </w:r>
    </w:p>
    <w:p w14:paraId="72A3539F" w14:textId="77777777"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iCs/>
        </w:rPr>
        <w:t>putStatus</w:t>
      </w:r>
      <w:r>
        <w:rPr>
          <w:rFonts w:ascii="Times New Roman" w:hAnsi="Times New Roman"/>
        </w:rPr>
        <w:t>).</w:t>
      </w:r>
    </w:p>
    <w:p w14:paraId="7ECBF950" w14:textId="77777777" w:rsidR="005D7F2D" w:rsidRDefault="005D7F2D" w:rsidP="005D7F2D">
      <w:pPr>
        <w:pStyle w:val="Alg4"/>
        <w:numPr>
          <w:ilvl w:val="0"/>
          <w:numId w:val="1341"/>
        </w:numPr>
        <w:spacing w:after="220"/>
      </w:pPr>
      <w:r>
        <w:t xml:space="preserve">Return </w:t>
      </w:r>
      <w:r>
        <w:rPr>
          <w:i/>
        </w:rPr>
        <w:t>obj</w:t>
      </w:r>
      <w:r w:rsidRPr="00E77497">
        <w:t>.</w:t>
      </w:r>
    </w:p>
    <w:p w14:paraId="72286A52" w14:textId="77777777" w:rsidR="005D7F2D" w:rsidRDefault="005D7F2D" w:rsidP="00B05257">
      <w:pPr>
        <w:pStyle w:val="51"/>
      </w:pPr>
      <w:r w:rsidRPr="00E77497">
        <w:t xml:space="preserve">Runtime Semantics: </w:t>
      </w:r>
      <w:r w:rsidRPr="007D695C">
        <w:t>RegExp</w:t>
      </w:r>
      <w:r>
        <w:t>Create</w:t>
      </w:r>
      <w:r w:rsidRPr="007D695C">
        <w:t xml:space="preserve"> </w:t>
      </w:r>
      <w:r>
        <w:t>Abstract Operation</w:t>
      </w:r>
    </w:p>
    <w:p w14:paraId="1383BA29" w14:textId="77777777" w:rsidR="005D7F2D" w:rsidRDefault="005D7F2D" w:rsidP="005D7F2D">
      <w:r>
        <w:t xml:space="preserve">When the abstract operation RegExpCreate with arguments </w:t>
      </w:r>
      <w:r>
        <w:rPr>
          <w:rFonts w:ascii="Times New Roman" w:eastAsia="Times New Roman" w:hAnsi="Times New Roman"/>
          <w:i/>
          <w:spacing w:val="6"/>
          <w:lang w:eastAsia="en-US"/>
        </w:rPr>
        <w:t>P</w:t>
      </w:r>
      <w:r>
        <w:t xml:space="preserve"> and </w:t>
      </w:r>
      <w:r>
        <w:rPr>
          <w:rFonts w:ascii="Times New Roman" w:eastAsia="Times New Roman" w:hAnsi="Times New Roman"/>
          <w:i/>
          <w:spacing w:val="6"/>
          <w:lang w:eastAsia="en-US"/>
        </w:rPr>
        <w:t>F</w:t>
      </w:r>
      <w:r>
        <w:t xml:space="preserve"> </w:t>
      </w:r>
      <w:r w:rsidRPr="00C72F39">
        <w:t>is called</w:t>
      </w:r>
      <w:r w:rsidRPr="00E77497">
        <w:t>, the following steps are taken:</w:t>
      </w:r>
    </w:p>
    <w:p w14:paraId="3F897FCD" w14:textId="77777777" w:rsidR="005D7F2D" w:rsidRDefault="005D7F2D" w:rsidP="005D7F2D">
      <w:pPr>
        <w:pStyle w:val="Alg4"/>
        <w:numPr>
          <w:ilvl w:val="0"/>
          <w:numId w:val="1381"/>
        </w:numPr>
      </w:pPr>
      <w:r>
        <w:t xml:space="preserve">Let </w:t>
      </w:r>
      <w:r>
        <w:rPr>
          <w:i/>
          <w:iCs/>
        </w:rPr>
        <w:t>obj</w:t>
      </w:r>
      <w:r>
        <w:t xml:space="preserve"> be the result of calling the abstract operation RegExpAlloc with argument </w:t>
      </w:r>
      <w:r w:rsidRPr="00F75B67">
        <w:rPr>
          <w:rFonts w:ascii="Arial" w:hAnsi="Arial" w:cs="Arial"/>
        </w:rPr>
        <w:t>%RegExp%</w:t>
      </w:r>
      <w:r>
        <w:t>.</w:t>
      </w:r>
    </w:p>
    <w:p w14:paraId="18F8AB33" w14:textId="77777777" w:rsidR="005D7F2D" w:rsidRDefault="005D7F2D" w:rsidP="005D7F2D">
      <w:pPr>
        <w:pStyle w:val="Alg4"/>
        <w:numPr>
          <w:ilvl w:val="0"/>
          <w:numId w:val="1381"/>
        </w:numPr>
      </w:pPr>
      <w:r>
        <w:t>ReturnIfAbrupt(</w:t>
      </w:r>
      <w:r>
        <w:rPr>
          <w:i/>
          <w:iCs/>
        </w:rPr>
        <w:t>obj</w:t>
      </w:r>
      <w:r>
        <w:t>).</w:t>
      </w:r>
    </w:p>
    <w:p w14:paraId="16CC8132" w14:textId="77777777" w:rsidR="005D7F2D" w:rsidRDefault="005D7F2D" w:rsidP="005D7F2D">
      <w:pPr>
        <w:pStyle w:val="Alg4"/>
        <w:numPr>
          <w:ilvl w:val="0"/>
          <w:numId w:val="1381"/>
        </w:numPr>
        <w:spacing w:after="220"/>
      </w:pPr>
      <w:r>
        <w:t xml:space="preserve">Return the result of the abstract operation RegExpInitialise with arguments </w:t>
      </w:r>
      <w:r>
        <w:rPr>
          <w:i/>
          <w:iCs/>
        </w:rPr>
        <w:t>obj,</w:t>
      </w:r>
      <w:r>
        <w:t xml:space="preserve"> </w:t>
      </w:r>
      <w:r>
        <w:rPr>
          <w:i/>
        </w:rPr>
        <w:t>P</w:t>
      </w:r>
      <w:r>
        <w:rPr>
          <w:iCs/>
        </w:rPr>
        <w:t>,</w:t>
      </w:r>
      <w:r>
        <w:t xml:space="preserve"> and </w:t>
      </w:r>
      <w:r>
        <w:rPr>
          <w:i/>
        </w:rPr>
        <w:t>F</w:t>
      </w:r>
      <w:r w:rsidDel="00320730">
        <w:t xml:space="preserve"> </w:t>
      </w:r>
      <w:r w:rsidRPr="00E77497">
        <w:t>.</w:t>
      </w:r>
    </w:p>
    <w:p w14:paraId="3E852172" w14:textId="77777777" w:rsidR="005D7F2D" w:rsidRDefault="005D7F2D" w:rsidP="00B05257">
      <w:pPr>
        <w:pStyle w:val="51"/>
      </w:pPr>
      <w:r w:rsidRPr="00E77497">
        <w:t xml:space="preserve">Runtime Semantics: </w:t>
      </w:r>
      <w:r>
        <w:t>EscapeRegExpPattern</w:t>
      </w:r>
      <w:r w:rsidRPr="007D695C">
        <w:t xml:space="preserve"> </w:t>
      </w:r>
      <w:r>
        <w:t>Abstract Operation</w:t>
      </w:r>
    </w:p>
    <w:p w14:paraId="1460FACB" w14:textId="77777777" w:rsidR="005D7F2D" w:rsidRDefault="005D7F2D" w:rsidP="005D7F2D">
      <w:r>
        <w:t xml:space="preserve">When the abstract operation </w:t>
      </w:r>
      <w:r w:rsidRPr="00326113">
        <w:t xml:space="preserve">EscapeRegExpPattern </w:t>
      </w:r>
      <w:r>
        <w:t xml:space="preserve">with arguments </w:t>
      </w:r>
      <w:r>
        <w:rPr>
          <w:rFonts w:ascii="Times New Roman" w:eastAsia="Times New Roman" w:hAnsi="Times New Roman"/>
          <w:i/>
          <w:spacing w:val="6"/>
          <w:lang w:eastAsia="en-US"/>
        </w:rPr>
        <w:t>P</w:t>
      </w:r>
      <w:r>
        <w:t xml:space="preserve"> and </w:t>
      </w:r>
      <w:r w:rsidRPr="00655E48">
        <w:rPr>
          <w:rFonts w:ascii="Times New Roman" w:hAnsi="Times New Roman"/>
          <w:i/>
          <w:iCs/>
        </w:rPr>
        <w:t>F</w:t>
      </w:r>
      <w:r>
        <w:t xml:space="preserve"> </w:t>
      </w:r>
      <w:r w:rsidRPr="00326113">
        <w:t>is</w:t>
      </w:r>
      <w:r w:rsidRPr="00C72F39">
        <w:t xml:space="preserve"> called</w:t>
      </w:r>
      <w:r w:rsidRPr="00E77497">
        <w:t xml:space="preserve">, the following </w:t>
      </w:r>
      <w:r>
        <w:t>occurs</w:t>
      </w:r>
      <w:r w:rsidRPr="00E77497">
        <w:t>:</w:t>
      </w:r>
    </w:p>
    <w:p w14:paraId="6781F232" w14:textId="77777777" w:rsidR="005D7F2D" w:rsidRPr="00FA4775" w:rsidRDefault="005D7F2D" w:rsidP="005D7F2D">
      <w:pPr>
        <w:rPr>
          <w:i/>
          <w:iCs/>
        </w:rPr>
      </w:pPr>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326113">
        <w:t xml:space="preserve"> </w:t>
      </w:r>
      <w:r>
        <w:t>interpreted as UTF-16 encoded Unicode characters</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w:t>
      </w:r>
      <w:r>
        <w:t>[[RegExpMatcher]]</w:t>
      </w:r>
      <w:r w:rsidRPr="00C7794D">
        <w:t xml:space="preserve"> </w:t>
      </w:r>
      <w:r w:rsidRPr="004D1BD1">
        <w:t>internal</w:t>
      </w:r>
      <w:r w:rsidRPr="00314265">
        <w:t xml:space="preserve"> </w:t>
      </w:r>
      <w:r>
        <w:t>data</w:t>
      </w:r>
      <w:r w:rsidRPr="004D1BD1">
        <w:t xml:space="preserve"> </w:t>
      </w:r>
      <w:r w:rsidRPr="00C7794D">
        <w:t xml:space="preserve">property. </w:t>
      </w:r>
      <w:r>
        <w:t xml:space="preserve">Separate calls to this abstract operation using the same values for </w:t>
      </w:r>
      <w:r>
        <w:rPr>
          <w:rFonts w:ascii="Times New Roman" w:eastAsia="Times New Roman" w:hAnsi="Times New Roman"/>
          <w:i/>
          <w:spacing w:val="6"/>
          <w:lang w:eastAsia="en-US"/>
        </w:rPr>
        <w:t>P</w:t>
      </w:r>
      <w:r>
        <w:t xml:space="preserve"> and </w:t>
      </w:r>
      <w:r w:rsidRPr="00FA4775">
        <w:rPr>
          <w:rFonts w:ascii="Times New Roman" w:hAnsi="Times New Roman"/>
          <w:i/>
          <w:iCs/>
        </w:rPr>
        <w:t>F</w:t>
      </w:r>
      <w:r>
        <w:t xml:space="preserve"> must produce identical results.</w:t>
      </w:r>
    </w:p>
    <w:p w14:paraId="7F3547B2" w14:textId="77777777" w:rsidR="005D7F2D" w:rsidRDefault="005D7F2D" w:rsidP="005D7F2D">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w:t>
      </w:r>
      <w:commentRangeStart w:id="11728"/>
      <w:r w:rsidRPr="00C7794D">
        <w:t xml:space="preserve">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among other possibilities</w:t>
      </w:r>
      <w:commentRangeEnd w:id="11728"/>
      <w:r>
        <w:rPr>
          <w:rStyle w:val="af6"/>
        </w:rPr>
        <w:commentReference w:id="11728"/>
      </w:r>
      <w:r w:rsidRPr="00C7794D">
        <w:t xml:space="preserve">,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3A0C6835" w14:textId="77777777" w:rsidR="005D7F2D" w:rsidRPr="00C7794D" w:rsidRDefault="005D7F2D" w:rsidP="005D7F2D">
      <w:r>
        <w:t xml:space="preserve">Return </w:t>
      </w:r>
      <w:r w:rsidRPr="00C7794D">
        <w:rPr>
          <w:rFonts w:ascii="Times New Roman" w:hAnsi="Times New Roman"/>
          <w:i/>
          <w:iCs/>
        </w:rPr>
        <w:t>S</w:t>
      </w:r>
      <w:r>
        <w:t>.</w:t>
      </w:r>
    </w:p>
    <w:p w14:paraId="09068C81" w14:textId="77777777" w:rsidR="005D7F2D" w:rsidRPr="004D1BD1" w:rsidRDefault="005D7F2D" w:rsidP="005D7F2D">
      <w:pPr>
        <w:pStyle w:val="30"/>
      </w:pPr>
      <w:bookmarkStart w:id="11729" w:name="_Ref365969953"/>
      <w:bookmarkStart w:id="11730" w:name="_Toc368050754"/>
      <w:r w:rsidRPr="004D1BD1">
        <w:t>Properties of the RegExp Constructor</w:t>
      </w:r>
      <w:bookmarkEnd w:id="11729"/>
      <w:bookmarkEnd w:id="11730"/>
    </w:p>
    <w:p w14:paraId="5B48DCC5" w14:textId="77777777" w:rsidR="005D7F2D" w:rsidRPr="006B6D0A" w:rsidRDefault="005D7F2D" w:rsidP="005D7F2D">
      <w:r w:rsidRPr="008B7F6F">
        <w:t xml:space="preserve">The value of the [[Prototype]] internal </w:t>
      </w:r>
      <w:r>
        <w:t xml:space="preserve">data </w:t>
      </w:r>
      <w:r w:rsidRPr="008B7F6F">
        <w:t>property of the R</w:t>
      </w:r>
      <w:r w:rsidRPr="006B6D0A">
        <w:t>egExp constructor is the standard built-in Function prototype object (</w:t>
      </w:r>
      <w:r w:rsidR="006A3D7C">
        <w:fldChar w:fldCharType="begin"/>
      </w:r>
      <w:r w:rsidR="006A3D7C">
        <w:instrText xml:space="preserve"> REF _Ref359681817 \r \h </w:instrText>
      </w:r>
      <w:r w:rsidR="006A3D7C">
        <w:fldChar w:fldCharType="separate"/>
      </w:r>
      <w:r w:rsidR="00D433E8">
        <w:t>19.2.3</w:t>
      </w:r>
      <w:r w:rsidR="006A3D7C">
        <w:fldChar w:fldCharType="end"/>
      </w:r>
      <w:r w:rsidRPr="006B6D0A">
        <w:t>).</w:t>
      </w:r>
    </w:p>
    <w:p w14:paraId="154A5C58" w14:textId="77777777" w:rsidR="005D7F2D" w:rsidRPr="00A67AF2" w:rsidRDefault="005D7F2D" w:rsidP="005D7F2D">
      <w:r w:rsidRPr="006B6D0A">
        <w:t xml:space="preserve">Besides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60C54939" w14:textId="77777777" w:rsidR="005D7F2D" w:rsidRPr="00A67AF2" w:rsidRDefault="005D7F2D" w:rsidP="005D7F2D">
      <w:pPr>
        <w:pStyle w:val="40"/>
      </w:pPr>
      <w:r w:rsidRPr="00A67AF2">
        <w:t>RegExp.prototype</w:t>
      </w:r>
    </w:p>
    <w:p w14:paraId="0B9704D3" w14:textId="77777777" w:rsidR="005D7F2D" w:rsidRPr="00675B74" w:rsidRDefault="005D7F2D" w:rsidP="005D7F2D">
      <w:r w:rsidRPr="00A67AF2">
        <w:t xml:space="preserve">The initial value of </w:t>
      </w:r>
      <w:r w:rsidRPr="00B820AB">
        <w:rPr>
          <w:rFonts w:ascii="Courier New" w:hAnsi="Courier New"/>
          <w:b/>
        </w:rPr>
        <w:t>RegExp.prototype</w:t>
      </w:r>
      <w:r w:rsidRPr="00675B74">
        <w:t xml:space="preserve"> is the RegExp prototype object (</w:t>
      </w:r>
      <w:r w:rsidR="006A3D7C">
        <w:fldChar w:fldCharType="begin"/>
      </w:r>
      <w:r w:rsidR="006A3D7C">
        <w:instrText xml:space="preserve"> REF _Ref366079121 \r \h </w:instrText>
      </w:r>
      <w:r w:rsidR="006A3D7C">
        <w:fldChar w:fldCharType="separate"/>
      </w:r>
      <w:r w:rsidR="00D433E8">
        <w:t>21.2.5</w:t>
      </w:r>
      <w:r w:rsidR="006A3D7C">
        <w:fldChar w:fldCharType="end"/>
      </w:r>
      <w:r w:rsidRPr="00675B74">
        <w:t>).</w:t>
      </w:r>
    </w:p>
    <w:p w14:paraId="3BA0C275" w14:textId="77777777" w:rsidR="005D7F2D" w:rsidRPr="00E77497" w:rsidRDefault="005D7F2D" w:rsidP="005D7F2D">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2150D800" w14:textId="77777777" w:rsidR="005D7F2D" w:rsidRPr="00A67AF2" w:rsidRDefault="005D7F2D" w:rsidP="005D7F2D">
      <w:pPr>
        <w:pStyle w:val="40"/>
      </w:pPr>
      <w:r>
        <w:t>RegExp[ @@create ]</w:t>
      </w:r>
      <w:r w:rsidRPr="00A67AF2">
        <w:t xml:space="preserve"> (</w:t>
      </w:r>
      <w:r>
        <w:t xml:space="preserve"> </w:t>
      </w:r>
      <w:r w:rsidRPr="00A67AF2">
        <w:t>)</w:t>
      </w:r>
    </w:p>
    <w:p w14:paraId="357B3524" w14:textId="77777777"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p>
    <w:p w14:paraId="52B2884F" w14:textId="77777777" w:rsidR="005D7F2D" w:rsidRPr="00E77497" w:rsidRDefault="005D7F2D" w:rsidP="005D7F2D">
      <w:pPr>
        <w:numPr>
          <w:ilvl w:val="0"/>
          <w:numId w:val="1342"/>
        </w:numPr>
        <w:rPr>
          <w:rFonts w:ascii="Times New Roman" w:hAnsi="Times New Roman"/>
        </w:rPr>
      </w:pPr>
      <w:r w:rsidRPr="00E77497">
        <w:rPr>
          <w:rFonts w:ascii="Times New Roman" w:hAnsi="Times New Roman"/>
        </w:rPr>
        <w:t>Return</w:t>
      </w:r>
      <w:r w:rsidRPr="005A7473">
        <w:t xml:space="preserve"> </w:t>
      </w:r>
      <w:r w:rsidRPr="005A7473">
        <w:rPr>
          <w:rFonts w:ascii="Times New Roman" w:hAnsi="Times New Roman"/>
        </w:rPr>
        <w:t xml:space="preserve">the result of calling the abstract operation RegExpAlloc with argument </w:t>
      </w:r>
      <w:r>
        <w:rPr>
          <w:rFonts w:ascii="Times New Roman" w:hAnsi="Times New Roman"/>
          <w:i/>
          <w:iCs/>
        </w:rPr>
        <w:t>F</w:t>
      </w:r>
      <w:r w:rsidRPr="00E77497">
        <w:rPr>
          <w:rFonts w:ascii="Times New Roman" w:hAnsi="Times New Roman"/>
        </w:rPr>
        <w:t>.</w:t>
      </w:r>
    </w:p>
    <w:p w14:paraId="26241D8F" w14:textId="77777777" w:rsidR="005D7F2D" w:rsidRDefault="005D7F2D" w:rsidP="005D7F2D">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14:paraId="528ECF24" w14:textId="77777777" w:rsidR="005D7F2D" w:rsidRPr="00E77497" w:rsidRDefault="005D7F2D" w:rsidP="005D7F2D">
      <w:pPr>
        <w:pStyle w:val="30"/>
      </w:pPr>
      <w:bookmarkStart w:id="11731" w:name="_Ref366079121"/>
      <w:bookmarkStart w:id="11732" w:name="_Ref366135892"/>
      <w:bookmarkStart w:id="11733" w:name="_Ref366135962"/>
      <w:bookmarkStart w:id="11734" w:name="_Toc368050755"/>
      <w:r w:rsidRPr="00E77497">
        <w:t>Properties of the RegExp Prototype Object</w:t>
      </w:r>
      <w:bookmarkEnd w:id="11731"/>
      <w:bookmarkEnd w:id="11732"/>
      <w:bookmarkEnd w:id="11733"/>
      <w:bookmarkEnd w:id="11734"/>
    </w:p>
    <w:p w14:paraId="4BAD69E6" w14:textId="77777777" w:rsidR="005D7F2D" w:rsidRPr="00E77497" w:rsidRDefault="005D7F2D" w:rsidP="005D7F2D">
      <w:r w:rsidRPr="00E77497">
        <w:t xml:space="preserve">The </w:t>
      </w:r>
      <w:r>
        <w:t>RegExp</w:t>
      </w:r>
      <w:r w:rsidRPr="00E77497">
        <w:t xml:space="preserve"> prototype object is a</w:t>
      </w:r>
      <w:r>
        <w:t>n ordinary</w:t>
      </w:r>
      <w:r w:rsidRPr="00E77497">
        <w:t xml:space="preserve"> object</w:t>
      </w:r>
      <w:r>
        <w:t>.</w:t>
      </w:r>
      <w:r w:rsidRPr="00E77497">
        <w:t xml:space="preserve"> </w:t>
      </w:r>
      <w:r>
        <w:t>It is not a RegExp instance and does not have</w:t>
      </w:r>
      <w:r w:rsidRPr="00E77497">
        <w:t xml:space="preserve"> a </w:t>
      </w:r>
      <w:r>
        <w:t>[[RegExpMatcher]] internal data property or any of the other internal data properties of RegExp instance objects</w:t>
      </w:r>
      <w:r w:rsidRPr="00E77497">
        <w:t>.</w:t>
      </w:r>
    </w:p>
    <w:p w14:paraId="56C483E1" w14:textId="77777777" w:rsidR="005D7F2D" w:rsidRPr="00E77497" w:rsidRDefault="005D7F2D" w:rsidP="005D7F2D">
      <w:r w:rsidRPr="00E77497">
        <w:t xml:space="preserve">The value of the [[Prototype]] internal </w:t>
      </w:r>
      <w:r>
        <w:t xml:space="preserve">data </w:t>
      </w:r>
      <w:r w:rsidRPr="00E77497">
        <w:t>property of the RegExp prototype object is the standard built-in Object prototype object (</w:t>
      </w:r>
      <w:r w:rsidR="006A3D7C">
        <w:fldChar w:fldCharType="begin"/>
      </w:r>
      <w:r w:rsidR="006A3D7C">
        <w:instrText xml:space="preserve"> REF _Ref360007187 \r \h </w:instrText>
      </w:r>
      <w:r w:rsidR="006A3D7C">
        <w:fldChar w:fldCharType="separate"/>
      </w:r>
      <w:r w:rsidR="00D433E8">
        <w:t>19.1.4</w:t>
      </w:r>
      <w:r w:rsidR="006A3D7C">
        <w:fldChar w:fldCharType="end"/>
      </w:r>
      <w:r w:rsidRPr="00E77497">
        <w:t>).</w:t>
      </w:r>
    </w:p>
    <w:p w14:paraId="4C043B16" w14:textId="77777777" w:rsidR="005D7F2D" w:rsidRPr="00E77497" w:rsidRDefault="005D7F2D" w:rsidP="005D7F2D">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595B877E" w14:textId="77777777" w:rsidR="005D7F2D" w:rsidRPr="00E77497" w:rsidRDefault="005D7F2D" w:rsidP="005D7F2D">
      <w:pPr>
        <w:pStyle w:val="40"/>
      </w:pPr>
      <w:r w:rsidRPr="00E77497">
        <w:t>RegExp.prototype.constructor</w:t>
      </w:r>
    </w:p>
    <w:p w14:paraId="2769D813" w14:textId="77777777" w:rsidR="005D7F2D" w:rsidRPr="00E77497" w:rsidRDefault="005D7F2D" w:rsidP="005D7F2D">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22930894" w14:textId="77777777" w:rsidR="005D7F2D" w:rsidRPr="00E77497" w:rsidRDefault="005D7F2D" w:rsidP="005D7F2D">
      <w:pPr>
        <w:pStyle w:val="40"/>
      </w:pPr>
      <w:bookmarkStart w:id="11735" w:name="_Ref366079704"/>
      <w:r w:rsidRPr="00E77497">
        <w:t>RegExp.prototype.exec(string)</w:t>
      </w:r>
      <w:bookmarkEnd w:id="11735"/>
    </w:p>
    <w:p w14:paraId="7DBCC7AA" w14:textId="77777777" w:rsidR="005D7F2D" w:rsidRPr="00E77497" w:rsidRDefault="005D7F2D" w:rsidP="005D7F2D">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4E44C3E9" w14:textId="77777777" w:rsidR="005D7F2D" w:rsidRPr="00E77497" w:rsidRDefault="005D7F2D" w:rsidP="005D7F2D">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3F1CA4ED" w14:textId="77777777" w:rsidR="005D7F2D" w:rsidRPr="00E77497" w:rsidRDefault="005D7F2D" w:rsidP="005D7F2D">
      <w:pPr>
        <w:pStyle w:val="Alg4"/>
        <w:numPr>
          <w:ilvl w:val="0"/>
          <w:numId w:val="706"/>
        </w:numPr>
      </w:pPr>
      <w:r w:rsidRPr="00E77497">
        <w:t xml:space="preserve">Let </w:t>
      </w:r>
      <w:r>
        <w:rPr>
          <w:i/>
        </w:rPr>
        <w:t>R</w:t>
      </w:r>
      <w:r w:rsidRPr="00E77497">
        <w:t xml:space="preserve"> be the</w:t>
      </w:r>
      <w:r>
        <w:t xml:space="preserve"> </w:t>
      </w:r>
      <w:r w:rsidRPr="00E77497">
        <w:rPr>
          <w:b/>
        </w:rPr>
        <w:t>this</w:t>
      </w:r>
      <w:r w:rsidRPr="00E77497">
        <w:t xml:space="preserve"> value.</w:t>
      </w:r>
    </w:p>
    <w:p w14:paraId="48EFE56C" w14:textId="77777777" w:rsidR="005D7F2D" w:rsidRPr="00E77497" w:rsidRDefault="005D7F2D" w:rsidP="005D7F2D">
      <w:pPr>
        <w:pStyle w:val="Alg4"/>
        <w:numPr>
          <w:ilvl w:val="0"/>
          <w:numId w:val="706"/>
        </w:numPr>
      </w:pPr>
      <w:r>
        <w:t>If Type(</w:t>
      </w:r>
      <w:r>
        <w:rPr>
          <w:i/>
          <w:iCs/>
        </w:rPr>
        <w:t>R)</w:t>
      </w:r>
      <w:r>
        <w:t xml:space="preserve"> is not Object, then throw a </w:t>
      </w:r>
      <w:r w:rsidRPr="003F3BD9">
        <w:rPr>
          <w:b/>
        </w:rPr>
        <w:t>TypeError</w:t>
      </w:r>
      <w:r>
        <w:t xml:space="preserve"> exception.</w:t>
      </w:r>
    </w:p>
    <w:p w14:paraId="36414B75" w14:textId="77777777" w:rsidR="005D7F2D" w:rsidRDefault="005D7F2D" w:rsidP="005D7F2D">
      <w:pPr>
        <w:pStyle w:val="Alg4"/>
        <w:numPr>
          <w:ilvl w:val="0"/>
          <w:numId w:val="706"/>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14:paraId="01F89E93" w14:textId="77777777" w:rsidR="005D7F2D" w:rsidRDefault="005D7F2D" w:rsidP="005D7F2D">
      <w:pPr>
        <w:pStyle w:val="Alg4"/>
        <w:numPr>
          <w:ilvl w:val="0"/>
          <w:numId w:val="706"/>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39E8236D" w14:textId="77777777" w:rsidR="005D7F2D" w:rsidRDefault="005D7F2D" w:rsidP="005D7F2D">
      <w:pPr>
        <w:pStyle w:val="Alg4"/>
        <w:numPr>
          <w:ilvl w:val="0"/>
          <w:numId w:val="706"/>
        </w:numPr>
      </w:pPr>
      <w:r w:rsidRPr="00E77497">
        <w:t xml:space="preserve">Let </w:t>
      </w:r>
      <w:r w:rsidRPr="00E77497">
        <w:rPr>
          <w:i/>
        </w:rPr>
        <w:t>S</w:t>
      </w:r>
      <w:r w:rsidRPr="00E77497">
        <w:t xml:space="preserve"> be the value of ToString(</w:t>
      </w:r>
      <w:r w:rsidRPr="00E77497">
        <w:rPr>
          <w:i/>
        </w:rPr>
        <w:t>string</w:t>
      </w:r>
      <w:r w:rsidRPr="00E77497">
        <w:t>)</w:t>
      </w:r>
    </w:p>
    <w:p w14:paraId="19A3E505" w14:textId="77777777" w:rsidR="005D7F2D" w:rsidRDefault="005D7F2D" w:rsidP="005D7F2D">
      <w:pPr>
        <w:pStyle w:val="Alg4"/>
        <w:numPr>
          <w:ilvl w:val="0"/>
          <w:numId w:val="706"/>
        </w:numPr>
      </w:pPr>
      <w:r>
        <w:t>ReturnIfAbrupt(</w:t>
      </w:r>
      <w:r>
        <w:rPr>
          <w:i/>
        </w:rPr>
        <w:t>S</w:t>
      </w:r>
      <w:r>
        <w:t>).</w:t>
      </w:r>
    </w:p>
    <w:p w14:paraId="3F95A1D2" w14:textId="77777777" w:rsidR="005D7F2D" w:rsidRDefault="005D7F2D" w:rsidP="005D7F2D">
      <w:pPr>
        <w:pStyle w:val="Alg4"/>
        <w:numPr>
          <w:ilvl w:val="0"/>
          <w:numId w:val="706"/>
        </w:numPr>
        <w:spacing w:after="220"/>
      </w:pPr>
      <w:r>
        <w:t xml:space="preserve">Return the result of the RegExpExec abstract operation with arguments </w:t>
      </w:r>
      <w:r w:rsidRPr="00134DAD">
        <w:rPr>
          <w:i/>
        </w:rPr>
        <w:t>R</w:t>
      </w:r>
      <w:r>
        <w:t xml:space="preserve"> and </w:t>
      </w:r>
      <w:r w:rsidRPr="00134DAD">
        <w:rPr>
          <w:i/>
        </w:rPr>
        <w:t>S</w:t>
      </w:r>
      <w:r w:rsidRPr="00E77497">
        <w:t>.</w:t>
      </w:r>
    </w:p>
    <w:p w14:paraId="6A6DC72F" w14:textId="77777777" w:rsidR="005D7F2D" w:rsidRDefault="005D7F2D" w:rsidP="005D7F2D">
      <w:r w:rsidRPr="00E77497">
        <w:rPr>
          <w:rFonts w:ascii="Helvetica" w:hAnsi="Helvetica"/>
          <w:b/>
        </w:rPr>
        <w:t xml:space="preserve">Runtime Semantics: </w:t>
      </w:r>
      <w:r w:rsidRPr="007D695C">
        <w:rPr>
          <w:rFonts w:ascii="Helvetica" w:hAnsi="Helvetica"/>
          <w:b/>
          <w:spacing w:val="6"/>
        </w:rPr>
        <w:t xml:space="preserve">RegExpExec </w:t>
      </w:r>
      <w:r>
        <w:rPr>
          <w:rFonts w:ascii="Helvetica" w:hAnsi="Helvetica"/>
          <w:b/>
          <w:spacing w:val="6"/>
        </w:rPr>
        <w:t>Abstract Operation</w:t>
      </w:r>
    </w:p>
    <w:p w14:paraId="107F445F" w14:textId="77777777" w:rsidR="005D7F2D" w:rsidRPr="00134DAD" w:rsidRDefault="005D7F2D" w:rsidP="005D7F2D">
      <w:pPr>
        <w:rPr>
          <w:lang w:eastAsia="en-US"/>
        </w:rPr>
      </w:pPr>
      <w:r>
        <w:rPr>
          <w:lang w:eastAsia="en-US"/>
        </w:rPr>
        <w:t xml:space="preserve">The abstract operation RegExpExec with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p>
    <w:p w14:paraId="7D6EB25F" w14:textId="77777777" w:rsidR="005D7F2D" w:rsidRDefault="005D7F2D" w:rsidP="005D7F2D">
      <w:pPr>
        <w:pStyle w:val="Alg4"/>
        <w:numPr>
          <w:ilvl w:val="0"/>
          <w:numId w:val="703"/>
        </w:numPr>
      </w:pPr>
      <w:r>
        <w:t xml:space="preserve">Assert: </w:t>
      </w:r>
      <w:r>
        <w:rPr>
          <w:i/>
          <w:iCs/>
        </w:rPr>
        <w:t>R</w:t>
      </w:r>
      <w:r>
        <w:t xml:space="preserve"> is an initialised RegExp instance.</w:t>
      </w:r>
    </w:p>
    <w:p w14:paraId="1ABDD9C1" w14:textId="77777777" w:rsidR="005D7F2D" w:rsidRPr="00E77497" w:rsidRDefault="005D7F2D" w:rsidP="005D7F2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14:paraId="005782AE" w14:textId="77777777" w:rsidR="005D7F2D" w:rsidRPr="00E77497" w:rsidRDefault="005D7F2D" w:rsidP="005D7F2D">
      <w:pPr>
        <w:pStyle w:val="Alg4"/>
        <w:numPr>
          <w:ilvl w:val="0"/>
          <w:numId w:val="703"/>
        </w:numPr>
      </w:pPr>
      <w:r w:rsidRPr="00E77497">
        <w:t xml:space="preserve">Let </w:t>
      </w:r>
      <w:r w:rsidRPr="00E77497">
        <w:rPr>
          <w:i/>
        </w:rPr>
        <w:t>lastIndex</w:t>
      </w:r>
      <w:r w:rsidRPr="00E77497">
        <w:t xml:space="preserve"> be the result of Get</w:t>
      </w:r>
      <w:r>
        <w:t>(</w:t>
      </w:r>
      <w:r w:rsidRPr="00E77497">
        <w:rPr>
          <w:i/>
        </w:rPr>
        <w:t>R</w:t>
      </w:r>
      <w:r>
        <w:t>,</w:t>
      </w:r>
      <w:r w:rsidRPr="00E77497">
        <w:t>"</w:t>
      </w:r>
      <w:r w:rsidRPr="00E77497">
        <w:rPr>
          <w:rFonts w:ascii="Courier New" w:hAnsi="Courier New" w:cs="Courier New"/>
          <w:b/>
        </w:rPr>
        <w:t>lastIndex</w:t>
      </w:r>
      <w:r w:rsidRPr="00E77497">
        <w:t>"</w:t>
      </w:r>
      <w:r>
        <w:t>)</w:t>
      </w:r>
      <w:r w:rsidRPr="00E77497">
        <w:t>.</w:t>
      </w:r>
    </w:p>
    <w:p w14:paraId="383CFE37" w14:textId="77777777" w:rsidR="005D7F2D" w:rsidRPr="00E77497" w:rsidRDefault="005D7F2D" w:rsidP="005D7F2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14:paraId="16F155E2" w14:textId="77777777" w:rsidR="005D7F2D" w:rsidRDefault="005D7F2D" w:rsidP="005D7F2D">
      <w:pPr>
        <w:pStyle w:val="Alg4"/>
        <w:numPr>
          <w:ilvl w:val="0"/>
          <w:numId w:val="703"/>
        </w:numPr>
      </w:pPr>
      <w:r>
        <w:t>ReturnIfAbrupt(</w:t>
      </w:r>
      <w:r>
        <w:rPr>
          <w:i/>
        </w:rPr>
        <w:t>i</w:t>
      </w:r>
      <w:r>
        <w:t>).</w:t>
      </w:r>
    </w:p>
    <w:p w14:paraId="43786F0E" w14:textId="77777777" w:rsidR="005D7F2D" w:rsidRPr="00E77497" w:rsidRDefault="005D7F2D" w:rsidP="005D7F2D">
      <w:pPr>
        <w:pStyle w:val="Alg4"/>
        <w:numPr>
          <w:ilvl w:val="0"/>
          <w:numId w:val="703"/>
        </w:numPr>
      </w:pPr>
      <w:r w:rsidRPr="00E77497">
        <w:t xml:space="preserve">Let </w:t>
      </w:r>
      <w:r w:rsidRPr="00E77497">
        <w:rPr>
          <w:i/>
        </w:rPr>
        <w:t>global</w:t>
      </w:r>
      <w:r w:rsidRPr="00E77497">
        <w:t xml:space="preserve"> be the result of </w:t>
      </w:r>
      <w:r>
        <w:t>ToBoolean(</w:t>
      </w:r>
      <w:r w:rsidRPr="00E77497">
        <w:t>Get</w:t>
      </w:r>
      <w:r>
        <w:t>(</w:t>
      </w:r>
      <w:r w:rsidRPr="00E77497">
        <w:rPr>
          <w:i/>
        </w:rPr>
        <w:t>R</w:t>
      </w:r>
      <w:r>
        <w:t>,</w:t>
      </w:r>
      <w:r w:rsidRPr="00E77497">
        <w:t xml:space="preserve"> "</w:t>
      </w:r>
      <w:r w:rsidRPr="00E77497">
        <w:rPr>
          <w:rFonts w:ascii="Courier New" w:hAnsi="Courier New"/>
          <w:b/>
        </w:rPr>
        <w:t>global</w:t>
      </w:r>
      <w:r w:rsidRPr="00E77497">
        <w:rPr>
          <w:rFonts w:ascii="Courier New" w:hAnsi="Courier New" w:cs="Courier New"/>
          <w:b/>
        </w:rPr>
        <w:t>"</w:t>
      </w:r>
      <w:r>
        <w:rPr>
          <w:rFonts w:ascii="Courier New" w:hAnsi="Courier New" w:cs="Courier New"/>
          <w:b/>
        </w:rPr>
        <w:t>))</w:t>
      </w:r>
      <w:r w:rsidRPr="00E77497">
        <w:t>.</w:t>
      </w:r>
    </w:p>
    <w:p w14:paraId="7E494F83" w14:textId="77777777" w:rsidR="005D7F2D" w:rsidRDefault="005D7F2D" w:rsidP="005D7F2D">
      <w:pPr>
        <w:pStyle w:val="Alg4"/>
        <w:numPr>
          <w:ilvl w:val="0"/>
          <w:numId w:val="703"/>
        </w:numPr>
      </w:pPr>
      <w:r>
        <w:t>ReturnIfAbrupt(</w:t>
      </w:r>
      <w:r>
        <w:rPr>
          <w:i/>
        </w:rPr>
        <w:t>global</w:t>
      </w:r>
      <w:r>
        <w:t>).</w:t>
      </w:r>
    </w:p>
    <w:p w14:paraId="5D7C5637" w14:textId="77777777" w:rsidR="005D7F2D" w:rsidRPr="00E77497" w:rsidRDefault="005D7F2D" w:rsidP="005D7F2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14:paraId="06045F1D" w14:textId="77777777" w:rsidR="005D7F2D" w:rsidRDefault="005D7F2D" w:rsidP="005D7F2D">
      <w:pPr>
        <w:pStyle w:val="Alg4"/>
        <w:numPr>
          <w:ilvl w:val="0"/>
          <w:numId w:val="703"/>
        </w:numPr>
      </w:pPr>
      <w:r>
        <w:t xml:space="preserve">Let </w:t>
      </w:r>
      <w:r>
        <w:rPr>
          <w:i/>
          <w:iCs/>
        </w:rPr>
        <w:t>matcher</w:t>
      </w:r>
      <w:r>
        <w:t xml:space="preserve"> be the value of </w:t>
      </w:r>
      <w:r>
        <w:rPr>
          <w:i/>
        </w:rPr>
        <w:t>R’s</w:t>
      </w:r>
      <w:r>
        <w:rPr>
          <w:iCs/>
        </w:rPr>
        <w:t xml:space="preserve"> </w:t>
      </w:r>
      <w:r>
        <w:t>[[RegExpMatcher]] internal</w:t>
      </w:r>
      <w:r w:rsidRPr="00314265">
        <w:t xml:space="preserve"> </w:t>
      </w:r>
      <w:r>
        <w:t>data property.</w:t>
      </w:r>
    </w:p>
    <w:p w14:paraId="70C19AEC" w14:textId="77777777" w:rsidR="005D7F2D" w:rsidRPr="00E77497" w:rsidRDefault="005D7F2D" w:rsidP="005D7F2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14:paraId="4E614333" w14:textId="77777777" w:rsidR="005D7F2D" w:rsidRPr="00E77497" w:rsidRDefault="005D7F2D" w:rsidP="005D7F2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14:paraId="045BD1EC" w14:textId="77777777" w:rsidR="005D7F2D" w:rsidRPr="00E77497" w:rsidRDefault="005D7F2D" w:rsidP="005D7F2D">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51910EC5" w14:textId="77777777" w:rsidR="005D7F2D" w:rsidRPr="00E77497" w:rsidRDefault="005D7F2D" w:rsidP="005D7F2D">
      <w:pPr>
        <w:pStyle w:val="Alg4"/>
        <w:numPr>
          <w:ilvl w:val="2"/>
          <w:numId w:val="703"/>
        </w:numPr>
      </w:pPr>
      <w:r>
        <w:t xml:space="preserve">Let </w:t>
      </w:r>
      <w:r>
        <w:rPr>
          <w:i/>
        </w:rPr>
        <w:t>put</w:t>
      </w:r>
      <w:r w:rsidRPr="00F726FB">
        <w:rPr>
          <w:i/>
        </w:rPr>
        <w:t>Status</w:t>
      </w:r>
      <w:r>
        <w:t xml:space="preserve"> be the result of </w:t>
      </w:r>
      <w:r w:rsidRPr="00E77497">
        <w:t>Put</w:t>
      </w:r>
      <w:r>
        <w:t>(</w:t>
      </w:r>
      <w:r w:rsidRPr="00E77497">
        <w:rPr>
          <w:i/>
        </w:rPr>
        <w:t>R</w:t>
      </w:r>
      <w:r>
        <w:t xml:space="preserve">, </w:t>
      </w:r>
      <w:r w:rsidRPr="00E77497">
        <w:t>"</w:t>
      </w:r>
      <w:r w:rsidRPr="00E77497">
        <w:rPr>
          <w:rFonts w:ascii="Courier New" w:hAnsi="Courier New"/>
          <w:b/>
        </w:rPr>
        <w:t>lastIndex</w:t>
      </w:r>
      <w:r w:rsidRPr="00E77497">
        <w:rPr>
          <w:rFonts w:ascii="Courier New" w:hAnsi="Courier New" w:cs="Courier New"/>
          <w:b/>
        </w:rPr>
        <w:t>"</w:t>
      </w:r>
      <w:r w:rsidRPr="00E77497">
        <w:t xml:space="preserve">, 0, </w:t>
      </w:r>
      <w:r w:rsidRPr="00E77497">
        <w:rPr>
          <w:b/>
        </w:rPr>
        <w:t>true</w:t>
      </w:r>
      <w:r>
        <w:rPr>
          <w:bCs/>
        </w:rPr>
        <w:t>)</w:t>
      </w:r>
      <w:r w:rsidRPr="00E77497">
        <w:t>.</w:t>
      </w:r>
    </w:p>
    <w:p w14:paraId="44F072B5" w14:textId="77777777" w:rsidR="005D7F2D" w:rsidRDefault="005D7F2D" w:rsidP="005D7F2D">
      <w:pPr>
        <w:pStyle w:val="Alg4"/>
        <w:numPr>
          <w:ilvl w:val="2"/>
          <w:numId w:val="703"/>
        </w:numPr>
      </w:pPr>
      <w:r>
        <w:t>ReturnIfAbrupt(</w:t>
      </w:r>
      <w:r>
        <w:rPr>
          <w:i/>
        </w:rPr>
        <w:t>put</w:t>
      </w:r>
      <w:r w:rsidRPr="00F726FB">
        <w:rPr>
          <w:i/>
        </w:rPr>
        <w:t>Status</w:t>
      </w:r>
      <w:r>
        <w:t>).</w:t>
      </w:r>
    </w:p>
    <w:p w14:paraId="576D6D1C" w14:textId="77777777" w:rsidR="005D7F2D" w:rsidRPr="00E77497" w:rsidRDefault="005D7F2D" w:rsidP="005D7F2D">
      <w:pPr>
        <w:pStyle w:val="Alg4"/>
        <w:numPr>
          <w:ilvl w:val="2"/>
          <w:numId w:val="703"/>
        </w:numPr>
      </w:pPr>
      <w:r w:rsidRPr="00E77497">
        <w:t xml:space="preserve">Return </w:t>
      </w:r>
      <w:r w:rsidRPr="00E77497">
        <w:rPr>
          <w:b/>
        </w:rPr>
        <w:t>null</w:t>
      </w:r>
      <w:r w:rsidRPr="00E77497">
        <w:t>.</w:t>
      </w:r>
    </w:p>
    <w:p w14:paraId="1BFF9F78" w14:textId="77777777" w:rsidR="005D7F2D" w:rsidRPr="00E77497" w:rsidRDefault="005D7F2D" w:rsidP="005D7F2D">
      <w:pPr>
        <w:pStyle w:val="Alg4"/>
        <w:numPr>
          <w:ilvl w:val="1"/>
          <w:numId w:val="703"/>
        </w:numPr>
      </w:pPr>
      <w:r>
        <w:t xml:space="preserve">Let </w:t>
      </w:r>
      <w:r w:rsidRPr="00681A60">
        <w:rPr>
          <w:i/>
        </w:rPr>
        <w:t>r</w:t>
      </w:r>
      <w:r>
        <w:t xml:space="preserve"> be the result of calling</w:t>
      </w:r>
      <w:r w:rsidRPr="00E77497">
        <w:t xml:space="preserve"> </w:t>
      </w:r>
      <w:r>
        <w:rPr>
          <w:i/>
          <w:iCs/>
        </w:rPr>
        <w:t>matcher</w:t>
      </w:r>
      <w:r>
        <w:t xml:space="preserve"> </w:t>
      </w:r>
      <w:r w:rsidRPr="00E77497">
        <w:t xml:space="preserve">with arguments </w:t>
      </w:r>
      <w:r w:rsidRPr="00E77497">
        <w:rPr>
          <w:i/>
        </w:rPr>
        <w:t>S</w:t>
      </w:r>
      <w:r w:rsidRPr="00E77497">
        <w:t xml:space="preserve"> and </w:t>
      </w:r>
      <w:r w:rsidRPr="00E77497">
        <w:rPr>
          <w:i/>
        </w:rPr>
        <w:t>i</w:t>
      </w:r>
      <w:r w:rsidRPr="00E77497">
        <w:t>.</w:t>
      </w:r>
    </w:p>
    <w:p w14:paraId="38957F55" w14:textId="77777777" w:rsidR="005D7F2D" w:rsidRPr="00E77497" w:rsidRDefault="005D7F2D" w:rsidP="005D7F2D">
      <w:pPr>
        <w:pStyle w:val="Alg4"/>
        <w:numPr>
          <w:ilvl w:val="1"/>
          <w:numId w:val="703"/>
        </w:numPr>
      </w:pPr>
      <w:r w:rsidRPr="00E77497">
        <w:t xml:space="preserve">If </w:t>
      </w:r>
      <w:r w:rsidRPr="00681A60">
        <w:rPr>
          <w:i/>
        </w:rPr>
        <w:t>r</w:t>
      </w:r>
      <w:r>
        <w:t xml:space="preserve"> is</w:t>
      </w:r>
      <w:r w:rsidRPr="00E77497">
        <w:t xml:space="preserve"> </w:t>
      </w:r>
      <w:r w:rsidRPr="00E77497">
        <w:rPr>
          <w:b/>
        </w:rPr>
        <w:t>failure</w:t>
      </w:r>
      <w:r w:rsidRPr="00E77497">
        <w:t xml:space="preserve">, then </w:t>
      </w:r>
    </w:p>
    <w:p w14:paraId="5A42B752" w14:textId="77777777" w:rsidR="005D7F2D" w:rsidRPr="00E77497" w:rsidRDefault="005D7F2D" w:rsidP="005D7F2D">
      <w:pPr>
        <w:pStyle w:val="Alg4"/>
        <w:numPr>
          <w:ilvl w:val="2"/>
          <w:numId w:val="703"/>
        </w:numPr>
        <w:rPr>
          <w:i/>
        </w:rPr>
      </w:pPr>
      <w:r w:rsidRPr="00145775">
        <w:rPr>
          <w:iCs/>
        </w:rPr>
        <w:t>Let</w:t>
      </w:r>
      <w:r w:rsidRPr="00E77497">
        <w:rPr>
          <w:i/>
        </w:rPr>
        <w:t xml:space="preserve"> i </w:t>
      </w:r>
      <w:r w:rsidRPr="00145775">
        <w:rPr>
          <w:iCs/>
        </w:rPr>
        <w:t>=</w:t>
      </w:r>
      <w:r w:rsidRPr="00E77497">
        <w:rPr>
          <w:i/>
        </w:rPr>
        <w:t xml:space="preserve"> i</w:t>
      </w:r>
      <w:r w:rsidRPr="00145775">
        <w:rPr>
          <w:iCs/>
        </w:rPr>
        <w:t>+1.</w:t>
      </w:r>
    </w:p>
    <w:p w14:paraId="4C7F9DA7" w14:textId="77777777" w:rsidR="005D7F2D" w:rsidRPr="00E77497" w:rsidRDefault="005D7F2D" w:rsidP="005D7F2D">
      <w:pPr>
        <w:pStyle w:val="Alg4"/>
        <w:numPr>
          <w:ilvl w:val="1"/>
          <w:numId w:val="703"/>
        </w:numPr>
      </w:pPr>
      <w:r w:rsidRPr="00E77497">
        <w:t xml:space="preserve">else </w:t>
      </w:r>
    </w:p>
    <w:p w14:paraId="56CFF9D7" w14:textId="77777777" w:rsidR="005D7F2D" w:rsidRPr="00E77497" w:rsidRDefault="005D7F2D" w:rsidP="005D7F2D">
      <w:pPr>
        <w:pStyle w:val="Alg4"/>
        <w:numPr>
          <w:ilvl w:val="2"/>
          <w:numId w:val="703"/>
        </w:numPr>
      </w:pPr>
      <w:r>
        <w:t>Assert:</w:t>
      </w:r>
      <w:r w:rsidRPr="00E77497">
        <w:t xml:space="preserve"> </w:t>
      </w:r>
      <w:r w:rsidRPr="00E77497">
        <w:rPr>
          <w:i/>
        </w:rPr>
        <w:t>r</w:t>
      </w:r>
      <w:r w:rsidRPr="00E77497">
        <w:t xml:space="preserve"> </w:t>
      </w:r>
      <w:r>
        <w:t>is a</w:t>
      </w:r>
      <w:r w:rsidRPr="00E77497">
        <w:t xml:space="preserve"> State.</w:t>
      </w:r>
    </w:p>
    <w:p w14:paraId="03B095B6" w14:textId="77777777" w:rsidR="005D7F2D" w:rsidRPr="00E77497" w:rsidRDefault="005D7F2D" w:rsidP="005D7F2D">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14:paraId="286C0A1C" w14:textId="77777777" w:rsidR="005D7F2D" w:rsidRPr="00E77497" w:rsidRDefault="005D7F2D" w:rsidP="005D7F2D">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53CCA757" w14:textId="77777777" w:rsidR="005D7F2D" w:rsidRPr="00E77497" w:rsidRDefault="005D7F2D" w:rsidP="005D7F2D">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14:paraId="6D3CA645" w14:textId="77777777" w:rsidR="005D7F2D" w:rsidRPr="00E77497" w:rsidRDefault="005D7F2D" w:rsidP="005D7F2D">
      <w:pPr>
        <w:pStyle w:val="Alg4"/>
        <w:numPr>
          <w:ilvl w:val="1"/>
          <w:numId w:val="703"/>
        </w:numPr>
      </w:pPr>
      <w:r>
        <w:t xml:space="preserve">Let </w:t>
      </w:r>
      <w:r>
        <w:rPr>
          <w:i/>
        </w:rPr>
        <w:t>put</w:t>
      </w:r>
      <w:r w:rsidRPr="00F726FB">
        <w:rPr>
          <w:i/>
        </w:rPr>
        <w:t>Status</w:t>
      </w:r>
      <w:r>
        <w:t xml:space="preserve"> be the result of </w:t>
      </w:r>
      <w:r w:rsidRPr="00E77497">
        <w:t>Put</w:t>
      </w:r>
      <w:r>
        <w:t>(</w:t>
      </w:r>
      <w:r w:rsidRPr="00E77497">
        <w:rPr>
          <w:i/>
        </w:rPr>
        <w:t>R</w:t>
      </w:r>
      <w:r>
        <w:t>,</w:t>
      </w:r>
      <w:r w:rsidRPr="00E77497">
        <w:t xml:space="preserve"> "</w:t>
      </w:r>
      <w:r w:rsidRPr="00E77497">
        <w:rPr>
          <w:rFonts w:ascii="Courier New" w:hAnsi="Courier New"/>
          <w:b/>
        </w:rPr>
        <w:t>lastIndex</w:t>
      </w:r>
      <w:r w:rsidRPr="00E77497">
        <w:rPr>
          <w:rFonts w:ascii="Courier New" w:hAnsi="Courier New" w:cs="Courier New"/>
          <w:b/>
        </w:rPr>
        <w:t>"</w:t>
      </w:r>
      <w:r w:rsidRPr="00E77497">
        <w:t xml:space="preserve">, </w:t>
      </w:r>
      <w:r w:rsidRPr="00E77497">
        <w:rPr>
          <w:i/>
        </w:rPr>
        <w:t>e</w:t>
      </w:r>
      <w:r w:rsidRPr="00E77497">
        <w:t xml:space="preserve">, </w:t>
      </w:r>
      <w:r w:rsidRPr="00E77497">
        <w:rPr>
          <w:b/>
        </w:rPr>
        <w:t>true</w:t>
      </w:r>
      <w:r>
        <w:rPr>
          <w:bCs/>
        </w:rPr>
        <w:t>)</w:t>
      </w:r>
      <w:r w:rsidRPr="00E77497">
        <w:t>.</w:t>
      </w:r>
    </w:p>
    <w:p w14:paraId="4AC393F6" w14:textId="77777777" w:rsidR="005D7F2D" w:rsidRDefault="005D7F2D" w:rsidP="005D7F2D">
      <w:pPr>
        <w:pStyle w:val="Alg4"/>
        <w:numPr>
          <w:ilvl w:val="1"/>
          <w:numId w:val="703"/>
        </w:numPr>
      </w:pPr>
      <w:r>
        <w:t>ReturnIfAbrupt(</w:t>
      </w:r>
      <w:r>
        <w:rPr>
          <w:i/>
        </w:rPr>
        <w:t>put</w:t>
      </w:r>
      <w:r w:rsidRPr="00F726FB">
        <w:rPr>
          <w:i/>
        </w:rPr>
        <w:t>Status</w:t>
      </w:r>
      <w:r>
        <w:t>).</w:t>
      </w:r>
    </w:p>
    <w:p w14:paraId="4C10179D" w14:textId="77777777" w:rsidR="005D7F2D" w:rsidRPr="00E77497" w:rsidRDefault="005D7F2D" w:rsidP="005D7F2D">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w:t>
      </w:r>
      <w:r>
        <w:t>List</w:t>
      </w:r>
      <w:r w:rsidRPr="00E77497">
        <w:t xml:space="preserve">. (This is the same value as </w:t>
      </w:r>
      <w:r w:rsidR="006A3D7C">
        <w:fldChar w:fldCharType="begin"/>
      </w:r>
      <w:r w:rsidR="006A3D7C">
        <w:instrText xml:space="preserve"> REF _Ref366079453 \r \h </w:instrText>
      </w:r>
      <w:r w:rsidR="006A3D7C">
        <w:fldChar w:fldCharType="separate"/>
      </w:r>
      <w:r w:rsidR="00D433E8">
        <w:t>21.2.2.1</w:t>
      </w:r>
      <w:r w:rsidR="006A3D7C">
        <w:fldChar w:fldCharType="end"/>
      </w:r>
      <w:r w:rsidRPr="00E77497">
        <w:t xml:space="preserve">'s </w:t>
      </w:r>
      <w:r w:rsidRPr="00E77497">
        <w:rPr>
          <w:i/>
        </w:rPr>
        <w:t>N</w:t>
      </w:r>
      <w:r>
        <w:rPr>
          <w:i/>
        </w:rPr>
        <w:t>c</w:t>
      </w:r>
      <w:r w:rsidRPr="00E77497">
        <w:rPr>
          <w:i/>
        </w:rPr>
        <w:t>apturingParens</w:t>
      </w:r>
      <w:r w:rsidRPr="00E77497">
        <w:t>.)</w:t>
      </w:r>
    </w:p>
    <w:p w14:paraId="2066B44F" w14:textId="77777777" w:rsidR="005D7F2D" w:rsidRPr="00E77497" w:rsidRDefault="005D7F2D" w:rsidP="005D7F2D">
      <w:pPr>
        <w:pStyle w:val="Alg4"/>
        <w:numPr>
          <w:ilvl w:val="0"/>
          <w:numId w:val="703"/>
        </w:numPr>
      </w:pPr>
      <w:r w:rsidRPr="00E77497">
        <w:t xml:space="preserve">Let </w:t>
      </w:r>
      <w:r w:rsidRPr="00E77497">
        <w:rPr>
          <w:i/>
        </w:rPr>
        <w:t>A</w:t>
      </w:r>
      <w:r w:rsidRPr="00E77497">
        <w:t xml:space="preserve"> be </w:t>
      </w:r>
      <w:r>
        <w:t>the result of the abstract operation ArrayCreate with argument 0</w:t>
      </w:r>
      <w:r w:rsidRPr="00E77497">
        <w:t>.</w:t>
      </w:r>
    </w:p>
    <w:p w14:paraId="1F1FFF1C" w14:textId="77777777" w:rsidR="005D7F2D" w:rsidRPr="00E77497" w:rsidRDefault="005D7F2D" w:rsidP="005D7F2D">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14:paraId="298AA8CB" w14:textId="77777777" w:rsidR="005D7F2D" w:rsidRDefault="005D7F2D" w:rsidP="005D7F2D">
      <w:pPr>
        <w:pStyle w:val="Alg4"/>
        <w:numPr>
          <w:ilvl w:val="0"/>
          <w:numId w:val="703"/>
        </w:numPr>
      </w:pPr>
      <w:r>
        <w:t>Assert: The following [DefineOwnProperty]] calls will not result in an abrupt completion.</w:t>
      </w:r>
    </w:p>
    <w:p w14:paraId="477A427F" w14:textId="77777777"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7A02E7">
        <w:t xml:space="preserve"> </w:t>
      </w:r>
      <w:r>
        <w:t>and</w:t>
      </w:r>
      <w:r w:rsidRPr="00E77497">
        <w:t xml:space="preserve"> Property Descriptor {[[Value]]: </w:t>
      </w:r>
      <w:r w:rsidRPr="00E77497">
        <w:rPr>
          <w:i/>
        </w:rPr>
        <w:t>matchIndex</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3855D84E" w14:textId="77777777"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057FDD4" w14:textId="77777777"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t xml:space="preserve"> and</w:t>
      </w:r>
      <w:r w:rsidRPr="00E77497">
        <w:t xml:space="preserve"> Property Descriptor {[[Value]]: </w:t>
      </w:r>
      <w:r w:rsidRPr="00E77497">
        <w:rPr>
          <w:i/>
        </w:rPr>
        <w:t>n</w:t>
      </w:r>
      <w:r w:rsidRPr="00E77497">
        <w:t xml:space="preserve"> + 1}.</w:t>
      </w:r>
    </w:p>
    <w:p w14:paraId="5AB19185" w14:textId="77777777" w:rsidR="005D7F2D" w:rsidRPr="00E77497" w:rsidRDefault="005D7F2D" w:rsidP="005D7F2D">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69287D8C" w14:textId="77777777"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t xml:space="preserve"> and</w:t>
      </w:r>
      <w:r w:rsidRPr="00E77497">
        <w:t xml:space="preserve"> Property Descriptor {[[Value]]: </w:t>
      </w:r>
      <w:r w:rsidRPr="00E77497">
        <w:rPr>
          <w:i/>
        </w:rPr>
        <w:t>matchedSubstr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516542B8" w14:textId="77777777" w:rsidR="005D7F2D" w:rsidRPr="006B6D0A" w:rsidRDefault="005D7F2D" w:rsidP="005D7F2D">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Pr="00E77497">
        <w:rPr>
          <w:i/>
        </w:rPr>
        <w:t xml:space="preserve">i </w:t>
      </w:r>
      <w:r w:rsidRPr="006B6D0A">
        <w:sym w:font="Symbol" w:char="F0A3"/>
      </w:r>
      <w:r w:rsidRPr="006B6D0A">
        <w:t xml:space="preserve"> </w:t>
      </w:r>
      <w:r w:rsidRPr="006B6D0A">
        <w:rPr>
          <w:i/>
        </w:rPr>
        <w:t>n</w:t>
      </w:r>
    </w:p>
    <w:p w14:paraId="34BD6509" w14:textId="77777777" w:rsidR="005D7F2D" w:rsidRPr="00E77497" w:rsidRDefault="005D7F2D" w:rsidP="005D7F2D">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w:t>
      </w:r>
      <w:r>
        <w:t>List</w:t>
      </w:r>
      <w:r w:rsidRPr="00E77497">
        <w:t>.</w:t>
      </w:r>
    </w:p>
    <w:p w14:paraId="60D9DC17" w14:textId="77777777" w:rsidR="005D7F2D" w:rsidRPr="00E77497" w:rsidRDefault="005D7F2D" w:rsidP="005D7F2D">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w:t>
      </w:r>
      <w:r>
        <w:t xml:space="preserve"> and</w:t>
      </w:r>
      <w:r w:rsidRPr="00E77497">
        <w:t xml:space="preserve"> Property Descriptor {[[Value]]: </w:t>
      </w:r>
      <w:r w:rsidRPr="00E77497">
        <w:rPr>
          <w:i/>
        </w:rPr>
        <w:t>captureI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20DD45AF" w14:textId="77777777" w:rsidR="005D7F2D" w:rsidRPr="00E77497" w:rsidRDefault="005D7F2D" w:rsidP="005D7F2D">
      <w:pPr>
        <w:pStyle w:val="Alg4"/>
        <w:numPr>
          <w:ilvl w:val="0"/>
          <w:numId w:val="703"/>
        </w:numPr>
        <w:spacing w:after="220"/>
      </w:pPr>
      <w:r w:rsidRPr="00E77497">
        <w:t xml:space="preserve">Return </w:t>
      </w:r>
      <w:r w:rsidRPr="00E77497">
        <w:rPr>
          <w:i/>
        </w:rPr>
        <w:t>A</w:t>
      </w:r>
      <w:r w:rsidRPr="00E77497">
        <w:t>.</w:t>
      </w:r>
    </w:p>
    <w:p w14:paraId="63C7108E" w14:textId="77777777" w:rsidR="005D7F2D" w:rsidRPr="00E77497" w:rsidRDefault="005D7F2D" w:rsidP="005D7F2D">
      <w:pPr>
        <w:pStyle w:val="40"/>
      </w:pPr>
      <w:r>
        <w:t xml:space="preserve">get </w:t>
      </w:r>
      <w:r w:rsidRPr="00E77497">
        <w:t>RegExp.prototype.</w:t>
      </w:r>
      <w:r>
        <w:t>global</w:t>
      </w:r>
      <w:r w:rsidRPr="00E77497">
        <w:t xml:space="preserve"> </w:t>
      </w:r>
    </w:p>
    <w:p w14:paraId="66D30A73" w14:textId="77777777"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global</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4944C913" w14:textId="77777777" w:rsidR="005D7F2D" w:rsidRPr="00E77497" w:rsidRDefault="005D7F2D" w:rsidP="005D7F2D">
      <w:pPr>
        <w:pStyle w:val="Alg4"/>
        <w:numPr>
          <w:ilvl w:val="0"/>
          <w:numId w:val="1078"/>
        </w:numPr>
      </w:pPr>
      <w:r w:rsidRPr="00E77497">
        <w:t xml:space="preserve">Let </w:t>
      </w:r>
      <w:r>
        <w:rPr>
          <w:i/>
        </w:rPr>
        <w:t>R</w:t>
      </w:r>
      <w:r w:rsidRPr="00E77497">
        <w:t xml:space="preserve"> be the</w:t>
      </w:r>
      <w:r>
        <w:t xml:space="preserve"> </w:t>
      </w:r>
      <w:r w:rsidRPr="00E77497">
        <w:rPr>
          <w:b/>
        </w:rPr>
        <w:t>this</w:t>
      </w:r>
      <w:r w:rsidRPr="00E77497">
        <w:t xml:space="preserve"> value.</w:t>
      </w:r>
    </w:p>
    <w:p w14:paraId="6EE2BBEF" w14:textId="77777777" w:rsidR="005D7F2D" w:rsidRPr="00E77497" w:rsidRDefault="005D7F2D" w:rsidP="005D7F2D">
      <w:pPr>
        <w:pStyle w:val="Alg4"/>
        <w:numPr>
          <w:ilvl w:val="0"/>
          <w:numId w:val="1078"/>
        </w:numPr>
      </w:pPr>
      <w:r>
        <w:t>If Type(</w:t>
      </w:r>
      <w:r>
        <w:rPr>
          <w:i/>
          <w:iCs/>
        </w:rPr>
        <w:t>R)</w:t>
      </w:r>
      <w:r>
        <w:t xml:space="preserve"> is not Object, then throw a </w:t>
      </w:r>
      <w:r w:rsidRPr="003F3BD9">
        <w:rPr>
          <w:b/>
        </w:rPr>
        <w:t>TypeError</w:t>
      </w:r>
      <w:r>
        <w:t xml:space="preserve"> exception.</w:t>
      </w:r>
    </w:p>
    <w:p w14:paraId="0B50BE75" w14:textId="77777777" w:rsidR="005D7F2D" w:rsidRDefault="005D7F2D" w:rsidP="005D7F2D">
      <w:pPr>
        <w:pStyle w:val="Alg4"/>
        <w:numPr>
          <w:ilvl w:val="0"/>
          <w:numId w:val="1078"/>
        </w:numPr>
      </w:pPr>
      <w:r>
        <w:t xml:space="preserve">If </w:t>
      </w:r>
      <w:r>
        <w:rPr>
          <w:i/>
        </w:rPr>
        <w:t>R</w:t>
      </w:r>
      <w:r>
        <w:t xml:space="preserve"> does not have a</w:t>
      </w:r>
      <w:ins w:id="11736"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14:paraId="33A74115" w14:textId="77777777" w:rsidR="005D7F2D" w:rsidRDefault="005D7F2D" w:rsidP="005D7F2D">
      <w:pPr>
        <w:numPr>
          <w:ilvl w:val="0"/>
          <w:numId w:val="107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32788D69" w14:textId="77777777" w:rsidR="005D7F2D" w:rsidRDefault="005D7F2D" w:rsidP="005D7F2D">
      <w:pPr>
        <w:pStyle w:val="Alg4"/>
        <w:numPr>
          <w:ilvl w:val="0"/>
          <w:numId w:val="1078"/>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55D5B342" w14:textId="77777777" w:rsidR="005D7F2D" w:rsidRDefault="005D7F2D" w:rsidP="005D7F2D">
      <w:pPr>
        <w:pStyle w:val="Alg4"/>
        <w:numPr>
          <w:ilvl w:val="0"/>
          <w:numId w:val="1078"/>
        </w:numPr>
      </w:pPr>
      <w:r>
        <w:t xml:space="preserve">If </w:t>
      </w:r>
      <w:r>
        <w:rPr>
          <w:i/>
          <w:iCs/>
        </w:rPr>
        <w:t>flags</w:t>
      </w:r>
      <w:r>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t xml:space="preserve">, then return </w:t>
      </w:r>
      <w:r>
        <w:rPr>
          <w:b/>
          <w:bCs/>
        </w:rPr>
        <w:t>true</w:t>
      </w:r>
      <w:r>
        <w:t>.</w:t>
      </w:r>
    </w:p>
    <w:p w14:paraId="024ADB13" w14:textId="77777777" w:rsidR="005D7F2D" w:rsidRPr="00E77497" w:rsidRDefault="005D7F2D" w:rsidP="005D7F2D">
      <w:pPr>
        <w:pStyle w:val="Alg4"/>
        <w:numPr>
          <w:ilvl w:val="0"/>
          <w:numId w:val="1078"/>
        </w:numPr>
        <w:spacing w:after="220"/>
      </w:pPr>
      <w:r>
        <w:t>Return</w:t>
      </w:r>
      <w:r>
        <w:rPr>
          <w:iCs/>
        </w:rPr>
        <w:t xml:space="preserve"> </w:t>
      </w:r>
      <w:r>
        <w:rPr>
          <w:b/>
          <w:bCs/>
          <w:iCs/>
        </w:rPr>
        <w:t>false</w:t>
      </w:r>
      <w:r>
        <w:t>.</w:t>
      </w:r>
    </w:p>
    <w:p w14:paraId="0CC31131" w14:textId="77777777" w:rsidR="005D7F2D" w:rsidRPr="00E77497" w:rsidRDefault="005D7F2D" w:rsidP="005D7F2D">
      <w:pPr>
        <w:pStyle w:val="40"/>
      </w:pPr>
      <w:r>
        <w:t xml:space="preserve">get </w:t>
      </w:r>
      <w:r w:rsidRPr="00E77497">
        <w:t>RegExp.prototype.</w:t>
      </w:r>
      <w:r>
        <w:t>ignoreCase</w:t>
      </w:r>
      <w:r w:rsidRPr="00E77497">
        <w:t xml:space="preserve"> </w:t>
      </w:r>
    </w:p>
    <w:p w14:paraId="32773B80" w14:textId="77777777"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ignoreCase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23327EE6" w14:textId="77777777" w:rsidR="005D7F2D" w:rsidRPr="00E77497" w:rsidRDefault="005D7F2D" w:rsidP="005D7F2D">
      <w:pPr>
        <w:pStyle w:val="Alg4"/>
        <w:numPr>
          <w:ilvl w:val="0"/>
          <w:numId w:val="1345"/>
        </w:numPr>
      </w:pPr>
      <w:r w:rsidRPr="00E77497">
        <w:t xml:space="preserve">Let </w:t>
      </w:r>
      <w:r>
        <w:rPr>
          <w:i/>
        </w:rPr>
        <w:t>R</w:t>
      </w:r>
      <w:r w:rsidRPr="00E77497">
        <w:t xml:space="preserve"> be the</w:t>
      </w:r>
      <w:r>
        <w:t xml:space="preserve"> </w:t>
      </w:r>
      <w:r w:rsidRPr="00E77497">
        <w:rPr>
          <w:b/>
        </w:rPr>
        <w:t>this</w:t>
      </w:r>
      <w:r w:rsidRPr="00E77497">
        <w:t xml:space="preserve"> value.</w:t>
      </w:r>
    </w:p>
    <w:p w14:paraId="633B0D3D" w14:textId="77777777" w:rsidR="005D7F2D" w:rsidRPr="00E77497" w:rsidRDefault="005D7F2D" w:rsidP="005D7F2D">
      <w:pPr>
        <w:pStyle w:val="Alg4"/>
        <w:numPr>
          <w:ilvl w:val="0"/>
          <w:numId w:val="1345"/>
        </w:numPr>
      </w:pPr>
      <w:r>
        <w:t>If Type(</w:t>
      </w:r>
      <w:r>
        <w:rPr>
          <w:i/>
          <w:iCs/>
        </w:rPr>
        <w:t>R)</w:t>
      </w:r>
      <w:r>
        <w:t xml:space="preserve"> is not Object, then throw a </w:t>
      </w:r>
      <w:r w:rsidRPr="003F3BD9">
        <w:rPr>
          <w:b/>
        </w:rPr>
        <w:t>TypeError</w:t>
      </w:r>
      <w:r>
        <w:t xml:space="preserve"> exception.</w:t>
      </w:r>
    </w:p>
    <w:p w14:paraId="6B77D0E2" w14:textId="77777777" w:rsidR="005D7F2D" w:rsidRDefault="005D7F2D" w:rsidP="005D7F2D">
      <w:pPr>
        <w:pStyle w:val="Alg4"/>
        <w:numPr>
          <w:ilvl w:val="0"/>
          <w:numId w:val="1345"/>
        </w:numPr>
      </w:pPr>
      <w:r>
        <w:t xml:space="preserve">If </w:t>
      </w:r>
      <w:r>
        <w:rPr>
          <w:i/>
        </w:rPr>
        <w:t>R</w:t>
      </w:r>
      <w:r>
        <w:t xml:space="preserve"> does not have a</w:t>
      </w:r>
      <w:ins w:id="11737"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14:paraId="6E957006" w14:textId="77777777" w:rsidR="005D7F2D" w:rsidRDefault="005D7F2D" w:rsidP="005D7F2D">
      <w:pPr>
        <w:numPr>
          <w:ilvl w:val="0"/>
          <w:numId w:val="1345"/>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75F7952E" w14:textId="77777777" w:rsidR="005D7F2D" w:rsidRDefault="005D7F2D" w:rsidP="005D7F2D">
      <w:pPr>
        <w:pStyle w:val="Alg4"/>
        <w:numPr>
          <w:ilvl w:val="0"/>
          <w:numId w:val="1345"/>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3623016B" w14:textId="77777777" w:rsidR="005D7F2D" w:rsidRDefault="005D7F2D" w:rsidP="005D7F2D">
      <w:pPr>
        <w:pStyle w:val="Alg4"/>
        <w:numPr>
          <w:ilvl w:val="0"/>
          <w:numId w:val="1345"/>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then return </w:t>
      </w:r>
      <w:r>
        <w:rPr>
          <w:b/>
          <w:bCs/>
        </w:rPr>
        <w:t>true</w:t>
      </w:r>
      <w:r>
        <w:t>.</w:t>
      </w:r>
    </w:p>
    <w:p w14:paraId="77FA3B83" w14:textId="77777777" w:rsidR="005D7F2D" w:rsidRPr="00E77497" w:rsidRDefault="005D7F2D" w:rsidP="005D7F2D">
      <w:pPr>
        <w:pStyle w:val="Alg4"/>
        <w:numPr>
          <w:ilvl w:val="0"/>
          <w:numId w:val="1345"/>
        </w:numPr>
        <w:spacing w:after="220"/>
      </w:pPr>
      <w:r>
        <w:t>Return</w:t>
      </w:r>
      <w:r>
        <w:rPr>
          <w:iCs/>
        </w:rPr>
        <w:t xml:space="preserve"> </w:t>
      </w:r>
      <w:r>
        <w:rPr>
          <w:b/>
          <w:bCs/>
          <w:iCs/>
        </w:rPr>
        <w:t>false</w:t>
      </w:r>
      <w:r>
        <w:t>.</w:t>
      </w:r>
    </w:p>
    <w:p w14:paraId="55CA0208" w14:textId="77777777" w:rsidR="003F1242" w:rsidRPr="00E77497" w:rsidRDefault="003F1242" w:rsidP="003F1242">
      <w:pPr>
        <w:pStyle w:val="40"/>
      </w:pPr>
      <w:r>
        <w:t>RegExp</w:t>
      </w:r>
      <w:r w:rsidRPr="00E77497">
        <w:t>.prototype.match (</w:t>
      </w:r>
      <w:r>
        <w:t>string</w:t>
      </w:r>
      <w:r w:rsidRPr="00E77497">
        <w:t>)</w:t>
      </w:r>
    </w:p>
    <w:p w14:paraId="41BCC70C" w14:textId="77777777" w:rsidR="003F1242" w:rsidRPr="00E77497" w:rsidRDefault="003F1242" w:rsidP="003F1242">
      <w:r w:rsidRPr="00E77497">
        <w:t xml:space="preserve">When the </w:t>
      </w:r>
      <w:r w:rsidRPr="00E77497">
        <w:rPr>
          <w:rFonts w:ascii="Courier New" w:hAnsi="Courier New"/>
          <w:b/>
        </w:rPr>
        <w:t>match</w:t>
      </w:r>
      <w:r w:rsidRPr="00E77497">
        <w:t xml:space="preserve"> method is called with argument </w:t>
      </w:r>
      <w:r>
        <w:rPr>
          <w:rFonts w:ascii="Times New Roman" w:hAnsi="Times New Roman"/>
          <w:i/>
        </w:rPr>
        <w:t>string</w:t>
      </w:r>
      <w:r w:rsidRPr="00E77497">
        <w:t>, the following steps are taken:</w:t>
      </w:r>
    </w:p>
    <w:p w14:paraId="022CDE8C" w14:textId="77777777" w:rsidR="003F1242" w:rsidRPr="00E77497" w:rsidRDefault="003F1242" w:rsidP="003F1242">
      <w:pPr>
        <w:pStyle w:val="Alg4"/>
        <w:numPr>
          <w:ilvl w:val="0"/>
          <w:numId w:val="1364"/>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0E624368" w14:textId="77777777" w:rsidR="003F1242" w:rsidRPr="00E77497" w:rsidRDefault="003F1242" w:rsidP="003F1242">
      <w:pPr>
        <w:pStyle w:val="Alg4"/>
        <w:numPr>
          <w:ilvl w:val="0"/>
          <w:numId w:val="1364"/>
        </w:numPr>
      </w:pPr>
      <w:r>
        <w:t>If Type(</w:t>
      </w:r>
      <w:r w:rsidRPr="00E77497">
        <w:rPr>
          <w:i/>
        </w:rPr>
        <w:t>rx</w:t>
      </w:r>
      <w:r>
        <w:rPr>
          <w:i/>
          <w:iCs/>
        </w:rPr>
        <w:t>)</w:t>
      </w:r>
      <w:r>
        <w:t xml:space="preserve"> is not Object, then throw a </w:t>
      </w:r>
      <w:r w:rsidRPr="003F3BD9">
        <w:rPr>
          <w:b/>
        </w:rPr>
        <w:t>TypeError</w:t>
      </w:r>
      <w:r>
        <w:t xml:space="preserve"> exception.</w:t>
      </w:r>
    </w:p>
    <w:p w14:paraId="6AC09624" w14:textId="77777777" w:rsidR="003F1242" w:rsidRDefault="003F1242" w:rsidP="003F1242">
      <w:pPr>
        <w:pStyle w:val="Alg4"/>
        <w:numPr>
          <w:ilvl w:val="0"/>
          <w:numId w:val="1364"/>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14:paraId="794CDE1B" w14:textId="77777777" w:rsidR="003F1242" w:rsidRDefault="003F1242" w:rsidP="003F1242">
      <w:pPr>
        <w:pStyle w:val="Alg4"/>
        <w:numPr>
          <w:ilvl w:val="0"/>
          <w:numId w:val="1364"/>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14F1BBC1" w14:textId="77777777" w:rsidR="003F1242" w:rsidRDefault="003F1242" w:rsidP="003F1242">
      <w:pPr>
        <w:pStyle w:val="Alg4"/>
        <w:numPr>
          <w:ilvl w:val="0"/>
          <w:numId w:val="1364"/>
        </w:numPr>
      </w:pPr>
      <w:r w:rsidRPr="00E77497">
        <w:t xml:space="preserve">Let </w:t>
      </w:r>
      <w:r w:rsidRPr="00E77497">
        <w:rPr>
          <w:i/>
        </w:rPr>
        <w:t>S</w:t>
      </w:r>
      <w:r w:rsidRPr="00E77497">
        <w:t xml:space="preserve"> be the value of ToString(</w:t>
      </w:r>
      <w:r w:rsidRPr="00E77497">
        <w:rPr>
          <w:i/>
        </w:rPr>
        <w:t>string</w:t>
      </w:r>
      <w:r w:rsidRPr="00E77497">
        <w:t>)</w:t>
      </w:r>
    </w:p>
    <w:p w14:paraId="18BC9E07" w14:textId="77777777" w:rsidR="003F1242" w:rsidRPr="00E77497" w:rsidRDefault="003F1242" w:rsidP="003F1242">
      <w:pPr>
        <w:pStyle w:val="Alg4"/>
        <w:numPr>
          <w:ilvl w:val="0"/>
          <w:numId w:val="1364"/>
        </w:numPr>
        <w:contextualSpacing/>
      </w:pPr>
      <w:r>
        <w:t>ReturnIfAbrupt(</w:t>
      </w:r>
      <w:r>
        <w:rPr>
          <w:i/>
        </w:rPr>
        <w:t>S</w:t>
      </w:r>
      <w:r>
        <w:t>).</w:t>
      </w:r>
    </w:p>
    <w:p w14:paraId="17072DE4" w14:textId="77777777" w:rsidR="003F1242" w:rsidRPr="00E77497" w:rsidRDefault="003F1242" w:rsidP="003F1242">
      <w:pPr>
        <w:pStyle w:val="Alg4"/>
        <w:numPr>
          <w:ilvl w:val="0"/>
          <w:numId w:val="1364"/>
        </w:numPr>
      </w:pPr>
      <w:r w:rsidRPr="00E77497">
        <w:t xml:space="preserve">Let </w:t>
      </w:r>
      <w:r w:rsidRPr="00E77497">
        <w:rPr>
          <w:i/>
        </w:rPr>
        <w:t>global</w:t>
      </w:r>
      <w:r w:rsidRPr="00E77497">
        <w:t xml:space="preserve"> be the result of </w:t>
      </w:r>
      <w:r>
        <w:t>ToBoolean(</w:t>
      </w:r>
      <w:r w:rsidRPr="00E77497">
        <w:t>Get</w:t>
      </w:r>
      <w:r>
        <w:t>(</w:t>
      </w:r>
      <w:r w:rsidRPr="00E77497">
        <w:rPr>
          <w:i/>
        </w:rPr>
        <w:t>rx</w:t>
      </w:r>
      <w:r>
        <w:t>,</w:t>
      </w:r>
      <w:r w:rsidRPr="00E77497">
        <w:t xml:space="preserve"> </w:t>
      </w:r>
      <w:r w:rsidRPr="00E77497">
        <w:rPr>
          <w:rFonts w:ascii="Courier New" w:hAnsi="Courier New"/>
          <w:b/>
        </w:rPr>
        <w:t>"global"</w:t>
      </w:r>
      <w:r w:rsidRPr="00844B9F">
        <w:rPr>
          <w:bCs/>
        </w:rPr>
        <w:t>)</w:t>
      </w:r>
      <w:r>
        <w:rPr>
          <w:bCs/>
        </w:rPr>
        <w:t>)</w:t>
      </w:r>
      <w:r w:rsidRPr="00E77497">
        <w:t>.</w:t>
      </w:r>
    </w:p>
    <w:p w14:paraId="097831EA" w14:textId="77777777" w:rsidR="003F1242" w:rsidRPr="00E77497" w:rsidRDefault="003F1242" w:rsidP="003F1242">
      <w:pPr>
        <w:pStyle w:val="Alg4"/>
        <w:numPr>
          <w:ilvl w:val="0"/>
          <w:numId w:val="1364"/>
        </w:numPr>
        <w:contextualSpacing/>
      </w:pPr>
      <w:r>
        <w:t>ReturnIfAbrupt(</w:t>
      </w:r>
      <w:r>
        <w:rPr>
          <w:i/>
        </w:rPr>
        <w:t>global</w:t>
      </w:r>
      <w:r>
        <w:t>).</w:t>
      </w:r>
    </w:p>
    <w:p w14:paraId="631F8651" w14:textId="77777777" w:rsidR="003F1242" w:rsidRPr="00E77497" w:rsidRDefault="003F1242" w:rsidP="003F1242">
      <w:pPr>
        <w:pStyle w:val="Alg4"/>
        <w:numPr>
          <w:ilvl w:val="0"/>
          <w:numId w:val="1364"/>
        </w:numPr>
      </w:pPr>
      <w:r w:rsidRPr="00E77497">
        <w:t xml:space="preserve">If </w:t>
      </w:r>
      <w:r w:rsidRPr="00E77497">
        <w:rPr>
          <w:i/>
        </w:rPr>
        <w:t>global</w:t>
      </w:r>
      <w:r w:rsidRPr="00E77497">
        <w:t xml:space="preserve"> is not </w:t>
      </w:r>
      <w:r w:rsidRPr="00E77497">
        <w:rPr>
          <w:b/>
        </w:rPr>
        <w:t>true</w:t>
      </w:r>
      <w:r w:rsidRPr="00E77497">
        <w:t>, then</w:t>
      </w:r>
    </w:p>
    <w:p w14:paraId="4B70C6FD" w14:textId="77777777" w:rsidR="003F1242" w:rsidRPr="00E77497" w:rsidRDefault="003F1242" w:rsidP="003F1242">
      <w:pPr>
        <w:pStyle w:val="Alg4"/>
        <w:numPr>
          <w:ilvl w:val="1"/>
          <w:numId w:val="1364"/>
        </w:numPr>
      </w:pPr>
      <w:r w:rsidRPr="00E77497">
        <w:t xml:space="preserve">Return the result of calling the </w:t>
      </w:r>
      <w:r>
        <w:t>abstract operation RegExpExec</w:t>
      </w:r>
      <w:r w:rsidRPr="00E77497">
        <w:t xml:space="preserve"> (see </w:t>
      </w:r>
      <w:r w:rsidR="006A3D7C">
        <w:fldChar w:fldCharType="begin"/>
      </w:r>
      <w:r w:rsidR="006A3D7C">
        <w:instrText xml:space="preserve"> REF _Ref366079704 \r \h </w:instrText>
      </w:r>
      <w:r w:rsidR="006A3D7C">
        <w:fldChar w:fldCharType="separate"/>
      </w:r>
      <w:r w:rsidR="00D433E8">
        <w:t>21.2.5.2</w:t>
      </w:r>
      <w:r w:rsidR="006A3D7C">
        <w:fldChar w:fldCharType="end"/>
      </w:r>
      <w:r w:rsidRPr="00E77497">
        <w:t>)</w:t>
      </w:r>
      <w:r>
        <w:t xml:space="preserve"> </w:t>
      </w:r>
      <w:r w:rsidRPr="00E77497">
        <w:t>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14:paraId="408EB186" w14:textId="77777777" w:rsidR="003F1242" w:rsidRPr="00E77497" w:rsidRDefault="003F1242" w:rsidP="003F1242">
      <w:pPr>
        <w:pStyle w:val="Alg4"/>
        <w:numPr>
          <w:ilvl w:val="0"/>
          <w:numId w:val="1364"/>
        </w:numPr>
      </w:pPr>
      <w:r w:rsidRPr="00E77497">
        <w:t xml:space="preserve">Else </w:t>
      </w:r>
      <w:r w:rsidRPr="00E77497">
        <w:rPr>
          <w:i/>
        </w:rPr>
        <w:t>global</w:t>
      </w:r>
      <w:r w:rsidRPr="00E77497">
        <w:t xml:space="preserve"> is </w:t>
      </w:r>
      <w:r w:rsidRPr="00E77497">
        <w:rPr>
          <w:b/>
        </w:rPr>
        <w:t>true</w:t>
      </w:r>
      <w:r w:rsidRPr="00E77497">
        <w:t>,</w:t>
      </w:r>
    </w:p>
    <w:p w14:paraId="3D3D44CF" w14:textId="77777777" w:rsidR="003F1242" w:rsidRPr="00E77497" w:rsidRDefault="003F1242" w:rsidP="003F1242">
      <w:pPr>
        <w:pStyle w:val="Alg4"/>
        <w:numPr>
          <w:ilvl w:val="1"/>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 xml:space="preserve">, </w:t>
      </w:r>
      <w:r w:rsidRPr="00E77497">
        <w:t>0</w:t>
      </w:r>
      <w:r>
        <w:t xml:space="preserve">, </w:t>
      </w:r>
      <w:r w:rsidRPr="00BC2562">
        <w:rPr>
          <w:b/>
        </w:rPr>
        <w:t>true</w:t>
      </w:r>
      <w:r w:rsidRPr="00BD4490">
        <w:rPr>
          <w:bCs/>
        </w:rPr>
        <w:t>)</w:t>
      </w:r>
      <w:r w:rsidRPr="00E77497">
        <w:t>.</w:t>
      </w:r>
    </w:p>
    <w:p w14:paraId="72859EF3" w14:textId="77777777" w:rsidR="003F1242" w:rsidRDefault="003F1242" w:rsidP="003F1242">
      <w:pPr>
        <w:pStyle w:val="Alg4"/>
        <w:numPr>
          <w:ilvl w:val="1"/>
          <w:numId w:val="1364"/>
        </w:numPr>
      </w:pPr>
      <w:r>
        <w:t>ReturnIfAbrupt(</w:t>
      </w:r>
      <w:r>
        <w:rPr>
          <w:i/>
        </w:rPr>
        <w:t>putStatus</w:t>
      </w:r>
      <w:r>
        <w:t>).</w:t>
      </w:r>
    </w:p>
    <w:p w14:paraId="0B2FC3BF" w14:textId="77777777" w:rsidR="003F1242" w:rsidRPr="00E77497" w:rsidRDefault="003F1242" w:rsidP="003F1242">
      <w:pPr>
        <w:pStyle w:val="Alg4"/>
        <w:numPr>
          <w:ilvl w:val="1"/>
          <w:numId w:val="1364"/>
        </w:numPr>
      </w:pPr>
      <w:r w:rsidRPr="00E77497">
        <w:t xml:space="preserve">Let </w:t>
      </w:r>
      <w:r w:rsidRPr="00E77497">
        <w:rPr>
          <w:i/>
        </w:rPr>
        <w:t>A</w:t>
      </w:r>
      <w:r w:rsidRPr="00E77497">
        <w:t xml:space="preserve"> be </w:t>
      </w:r>
      <w:r>
        <w:t>the result of the abstract operation ArrayCreate with argument 0</w:t>
      </w:r>
      <w:r w:rsidRPr="00E77497">
        <w:t>.</w:t>
      </w:r>
    </w:p>
    <w:p w14:paraId="4275266A" w14:textId="77777777" w:rsidR="003F1242" w:rsidRPr="00E77497" w:rsidRDefault="003F1242" w:rsidP="003F1242">
      <w:pPr>
        <w:pStyle w:val="Alg4"/>
        <w:numPr>
          <w:ilvl w:val="1"/>
          <w:numId w:val="1364"/>
        </w:numPr>
      </w:pPr>
      <w:r w:rsidRPr="00E77497">
        <w:t xml:space="preserve">Let </w:t>
      </w:r>
      <w:r w:rsidRPr="00E77497">
        <w:rPr>
          <w:i/>
        </w:rPr>
        <w:t>previousLastIndex</w:t>
      </w:r>
      <w:r w:rsidRPr="00E77497">
        <w:t xml:space="preserve"> be 0.</w:t>
      </w:r>
    </w:p>
    <w:p w14:paraId="234F9AE8" w14:textId="77777777" w:rsidR="003F1242" w:rsidRPr="00E77497" w:rsidRDefault="003F1242" w:rsidP="003F1242">
      <w:pPr>
        <w:pStyle w:val="Alg4"/>
        <w:numPr>
          <w:ilvl w:val="1"/>
          <w:numId w:val="1364"/>
        </w:numPr>
      </w:pPr>
      <w:r w:rsidRPr="00E77497">
        <w:t xml:space="preserve">Let </w:t>
      </w:r>
      <w:r w:rsidRPr="00E77497">
        <w:rPr>
          <w:i/>
        </w:rPr>
        <w:t>n</w:t>
      </w:r>
      <w:r w:rsidRPr="00E77497">
        <w:t xml:space="preserve"> be 0.</w:t>
      </w:r>
    </w:p>
    <w:p w14:paraId="3FF68D6C" w14:textId="77777777" w:rsidR="003F1242" w:rsidRPr="00E77497" w:rsidRDefault="003F1242" w:rsidP="003F1242">
      <w:pPr>
        <w:pStyle w:val="Alg4"/>
        <w:numPr>
          <w:ilvl w:val="1"/>
          <w:numId w:val="1364"/>
        </w:numPr>
      </w:pPr>
      <w:r w:rsidRPr="00E77497">
        <w:t xml:space="preserve">Let </w:t>
      </w:r>
      <w:r w:rsidRPr="00E77497">
        <w:rPr>
          <w:i/>
        </w:rPr>
        <w:t>lastMatch</w:t>
      </w:r>
      <w:r w:rsidRPr="00E77497">
        <w:t xml:space="preserve"> be </w:t>
      </w:r>
      <w:r w:rsidRPr="00E77497">
        <w:rPr>
          <w:b/>
        </w:rPr>
        <w:t>true</w:t>
      </w:r>
      <w:r w:rsidRPr="00E77497">
        <w:t>.</w:t>
      </w:r>
    </w:p>
    <w:p w14:paraId="709C4B96" w14:textId="77777777" w:rsidR="003F1242" w:rsidRPr="00E77497" w:rsidRDefault="003F1242" w:rsidP="003F1242">
      <w:pPr>
        <w:pStyle w:val="Alg4"/>
        <w:numPr>
          <w:ilvl w:val="1"/>
          <w:numId w:val="1364"/>
        </w:numPr>
      </w:pPr>
      <w:r w:rsidRPr="00E77497">
        <w:t xml:space="preserve">Repeat, while </w:t>
      </w:r>
      <w:r w:rsidRPr="00E77497">
        <w:rPr>
          <w:i/>
        </w:rPr>
        <w:t>lastMatch</w:t>
      </w:r>
      <w:r w:rsidRPr="00E77497">
        <w:t xml:space="preserve"> is </w:t>
      </w:r>
      <w:r w:rsidRPr="00E77497">
        <w:rPr>
          <w:b/>
        </w:rPr>
        <w:t>true</w:t>
      </w:r>
    </w:p>
    <w:p w14:paraId="370CB427" w14:textId="77777777" w:rsidR="003F1242" w:rsidRPr="00E77497" w:rsidRDefault="003F1242" w:rsidP="003F1242">
      <w:pPr>
        <w:pStyle w:val="Alg4"/>
        <w:numPr>
          <w:ilvl w:val="2"/>
          <w:numId w:val="1364"/>
        </w:numPr>
      </w:pPr>
      <w:r w:rsidRPr="00E77497">
        <w:t xml:space="preserve">Let </w:t>
      </w:r>
      <w:r w:rsidRPr="00E77497">
        <w:rPr>
          <w:i/>
        </w:rPr>
        <w:t>result</w:t>
      </w:r>
      <w:r w:rsidRPr="00E77497">
        <w:t xml:space="preserve"> be the result of the </w:t>
      </w:r>
      <w:r>
        <w:t>abstract operation RegExpExec</w:t>
      </w:r>
      <w:r w:rsidRPr="00E77497">
        <w:t xml:space="preserve"> 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14:paraId="7D67FCFA" w14:textId="77777777" w:rsidR="003F1242" w:rsidRDefault="003F1242" w:rsidP="003F1242">
      <w:pPr>
        <w:pStyle w:val="Alg4"/>
        <w:numPr>
          <w:ilvl w:val="2"/>
          <w:numId w:val="1364"/>
        </w:numPr>
      </w:pPr>
      <w:r>
        <w:t>ReturnIfAbrupt(</w:t>
      </w:r>
      <w:r>
        <w:rPr>
          <w:i/>
        </w:rPr>
        <w:t>result</w:t>
      </w:r>
      <w:r>
        <w:t>).</w:t>
      </w:r>
    </w:p>
    <w:p w14:paraId="19610799" w14:textId="77777777" w:rsidR="003F1242" w:rsidRPr="00E77497" w:rsidRDefault="003F1242" w:rsidP="003F1242">
      <w:pPr>
        <w:pStyle w:val="Alg4"/>
        <w:numPr>
          <w:ilvl w:val="2"/>
          <w:numId w:val="1364"/>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3A6D26F7" w14:textId="77777777" w:rsidR="003F1242" w:rsidRPr="00E77497" w:rsidRDefault="003F1242" w:rsidP="003F1242">
      <w:pPr>
        <w:pStyle w:val="Alg4"/>
        <w:numPr>
          <w:ilvl w:val="2"/>
          <w:numId w:val="1364"/>
        </w:numPr>
        <w:rPr>
          <w:b/>
        </w:rPr>
      </w:pPr>
      <w:r w:rsidRPr="00E77497">
        <w:t xml:space="preserve">Else </w:t>
      </w:r>
      <w:r w:rsidRPr="00E77497">
        <w:rPr>
          <w:i/>
        </w:rPr>
        <w:t>result</w:t>
      </w:r>
      <w:r w:rsidRPr="00E77497">
        <w:t xml:space="preserve"> is not </w:t>
      </w:r>
      <w:r w:rsidRPr="00E77497">
        <w:rPr>
          <w:b/>
        </w:rPr>
        <w:t>null</w:t>
      </w:r>
      <w:r w:rsidRPr="00E77497">
        <w:t>,</w:t>
      </w:r>
    </w:p>
    <w:p w14:paraId="087C95EB" w14:textId="77777777" w:rsidR="003F1242" w:rsidRPr="00E77497" w:rsidRDefault="003F1242" w:rsidP="003F1242">
      <w:pPr>
        <w:pStyle w:val="Alg4"/>
        <w:numPr>
          <w:ilvl w:val="3"/>
          <w:numId w:val="1364"/>
        </w:numPr>
      </w:pPr>
      <w:r w:rsidRPr="00E77497">
        <w:t xml:space="preserve">Let </w:t>
      </w:r>
      <w:r w:rsidRPr="00E77497">
        <w:rPr>
          <w:i/>
        </w:rPr>
        <w:t>thisIndex</w:t>
      </w:r>
      <w:r w:rsidRPr="00E77497">
        <w:t xml:space="preserve">  be the result of </w:t>
      </w:r>
      <w:r>
        <w:t>ToInteger(</w:t>
      </w:r>
      <w:r w:rsidRPr="00E77497">
        <w:t>Get</w:t>
      </w:r>
      <w:r>
        <w:t>(</w:t>
      </w:r>
      <w:r w:rsidRPr="00E77497">
        <w:rPr>
          <w:i/>
        </w:rPr>
        <w:t>rx</w:t>
      </w:r>
      <w:r>
        <w:t>,</w:t>
      </w:r>
      <w:r w:rsidRPr="00E77497">
        <w:t xml:space="preserve"> </w:t>
      </w:r>
      <w:r w:rsidRPr="00E77497">
        <w:rPr>
          <w:rFonts w:ascii="Courier New" w:hAnsi="Courier New"/>
          <w:b/>
        </w:rPr>
        <w:t>"lastIndex"</w:t>
      </w:r>
      <w:r w:rsidRPr="00844B9F">
        <w:rPr>
          <w:bCs/>
        </w:rPr>
        <w:t>)</w:t>
      </w:r>
      <w:r>
        <w:rPr>
          <w:bCs/>
        </w:rPr>
        <w:t>)</w:t>
      </w:r>
      <w:r w:rsidRPr="00E77497">
        <w:t>.</w:t>
      </w:r>
    </w:p>
    <w:p w14:paraId="2E901716" w14:textId="77777777" w:rsidR="003F1242" w:rsidRDefault="003F1242" w:rsidP="003F1242">
      <w:pPr>
        <w:pStyle w:val="Alg4"/>
        <w:numPr>
          <w:ilvl w:val="3"/>
          <w:numId w:val="1364"/>
        </w:numPr>
      </w:pPr>
      <w:r>
        <w:t>ReturnIfAbrupt(</w:t>
      </w:r>
      <w:r w:rsidRPr="00E77497">
        <w:rPr>
          <w:i/>
        </w:rPr>
        <w:t>thisIndex</w:t>
      </w:r>
      <w:r>
        <w:t>).</w:t>
      </w:r>
    </w:p>
    <w:p w14:paraId="68D2821A" w14:textId="77777777" w:rsidR="003F1242" w:rsidRPr="00E77497" w:rsidRDefault="003F1242" w:rsidP="003F1242">
      <w:pPr>
        <w:pStyle w:val="Alg4"/>
        <w:numPr>
          <w:ilvl w:val="3"/>
          <w:numId w:val="1364"/>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6ED61ADA" w14:textId="77777777" w:rsidR="003F1242" w:rsidRPr="00E77497" w:rsidRDefault="003F1242" w:rsidP="003F1242">
      <w:pPr>
        <w:pStyle w:val="Alg4"/>
        <w:numPr>
          <w:ilvl w:val="4"/>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w:t>
      </w:r>
      <w:r w:rsidRPr="00E77497">
        <w:t xml:space="preserve"> </w:t>
      </w:r>
      <w:r w:rsidRPr="00E77497">
        <w:rPr>
          <w:i/>
        </w:rPr>
        <w:t>thisIndex</w:t>
      </w:r>
      <w:r w:rsidRPr="00E77497">
        <w:t>+1</w:t>
      </w:r>
      <w:r>
        <w:t xml:space="preserve">, </w:t>
      </w:r>
      <w:r w:rsidRPr="00253B6F">
        <w:rPr>
          <w:b/>
        </w:rPr>
        <w:t>true</w:t>
      </w:r>
      <w:r>
        <w:rPr>
          <w:bCs/>
        </w:rPr>
        <w:t>)</w:t>
      </w:r>
      <w:r w:rsidRPr="00E77497">
        <w:t>.</w:t>
      </w:r>
    </w:p>
    <w:p w14:paraId="26D0FD41" w14:textId="77777777" w:rsidR="003F1242" w:rsidRDefault="003F1242" w:rsidP="003F1242">
      <w:pPr>
        <w:pStyle w:val="Alg4"/>
        <w:numPr>
          <w:ilvl w:val="4"/>
          <w:numId w:val="1364"/>
        </w:numPr>
      </w:pPr>
      <w:r>
        <w:t>ReturnIfAbrupt(</w:t>
      </w:r>
      <w:r>
        <w:rPr>
          <w:i/>
        </w:rPr>
        <w:t>putStatus</w:t>
      </w:r>
      <w:r>
        <w:t>).</w:t>
      </w:r>
    </w:p>
    <w:p w14:paraId="3A907B5C" w14:textId="77777777" w:rsidR="003F1242" w:rsidRPr="00E77497" w:rsidRDefault="003F1242" w:rsidP="003F1242">
      <w:pPr>
        <w:pStyle w:val="Alg4"/>
        <w:numPr>
          <w:ilvl w:val="4"/>
          <w:numId w:val="1364"/>
        </w:numPr>
      </w:pPr>
      <w:r w:rsidRPr="00E77497">
        <w:t xml:space="preserve">Set </w:t>
      </w:r>
      <w:r w:rsidRPr="00E77497">
        <w:rPr>
          <w:i/>
        </w:rPr>
        <w:t>previousLastIndex</w:t>
      </w:r>
      <w:r w:rsidRPr="00E77497">
        <w:t xml:space="preserve"> to </w:t>
      </w:r>
      <w:r w:rsidRPr="00E77497">
        <w:rPr>
          <w:i/>
        </w:rPr>
        <w:t>thisIndex</w:t>
      </w:r>
      <w:r w:rsidRPr="00E77497">
        <w:t>+1.</w:t>
      </w:r>
    </w:p>
    <w:p w14:paraId="53D93C9B" w14:textId="77777777" w:rsidR="003F1242" w:rsidRDefault="003F1242" w:rsidP="003F1242">
      <w:pPr>
        <w:pStyle w:val="Alg4"/>
        <w:numPr>
          <w:ilvl w:val="3"/>
          <w:numId w:val="1364"/>
        </w:numPr>
      </w:pPr>
      <w:r w:rsidRPr="00E77497">
        <w:t>Else,</w:t>
      </w:r>
    </w:p>
    <w:p w14:paraId="4FF6EB63" w14:textId="77777777" w:rsidR="003F1242" w:rsidRPr="00E77497" w:rsidRDefault="003F1242" w:rsidP="003F1242">
      <w:pPr>
        <w:pStyle w:val="Alg4"/>
        <w:numPr>
          <w:ilvl w:val="4"/>
          <w:numId w:val="1364"/>
        </w:numPr>
      </w:pPr>
      <w:r>
        <w:t>S</w:t>
      </w:r>
      <w:r w:rsidRPr="00E77497">
        <w:t xml:space="preserve">et </w:t>
      </w:r>
      <w:r w:rsidRPr="00E77497">
        <w:rPr>
          <w:i/>
        </w:rPr>
        <w:t>previousLastIndex</w:t>
      </w:r>
      <w:r w:rsidRPr="00E77497">
        <w:t xml:space="preserve"> to </w:t>
      </w:r>
      <w:r w:rsidRPr="00E77497">
        <w:rPr>
          <w:i/>
        </w:rPr>
        <w:t>thisIndex</w:t>
      </w:r>
      <w:r w:rsidRPr="00E77497">
        <w:t>.</w:t>
      </w:r>
    </w:p>
    <w:p w14:paraId="4EB11014" w14:textId="77777777" w:rsidR="003F1242" w:rsidRPr="00E77497" w:rsidRDefault="003F1242" w:rsidP="003F1242">
      <w:pPr>
        <w:pStyle w:val="Alg4"/>
        <w:numPr>
          <w:ilvl w:val="3"/>
          <w:numId w:val="1364"/>
        </w:numPr>
      </w:pPr>
      <w:r w:rsidRPr="00E77497">
        <w:t xml:space="preserve">Let </w:t>
      </w:r>
      <w:r w:rsidRPr="00E77497">
        <w:rPr>
          <w:i/>
        </w:rPr>
        <w:t>matchStr</w:t>
      </w:r>
      <w:r w:rsidRPr="00E77497">
        <w:t xml:space="preserve"> be the result of Get</w:t>
      </w:r>
      <w:r>
        <w:t>(</w:t>
      </w:r>
      <w:r w:rsidRPr="00E77497">
        <w:rPr>
          <w:i/>
        </w:rPr>
        <w:t>result</w:t>
      </w:r>
      <w:r>
        <w:t>,</w:t>
      </w:r>
      <w:r w:rsidRPr="00E77497">
        <w:t xml:space="preserve"> </w:t>
      </w:r>
      <w:r w:rsidRPr="00E77497">
        <w:rPr>
          <w:rFonts w:ascii="Courier New" w:hAnsi="Courier New"/>
          <w:b/>
        </w:rPr>
        <w:t>"0"</w:t>
      </w:r>
      <w:r w:rsidRPr="00844B9F">
        <w:rPr>
          <w:bCs/>
        </w:rPr>
        <w:t>)</w:t>
      </w:r>
      <w:r w:rsidRPr="00E77497">
        <w:t>.</w:t>
      </w:r>
    </w:p>
    <w:p w14:paraId="79C2A44E" w14:textId="77777777" w:rsidR="003F1242" w:rsidRPr="00E77497" w:rsidRDefault="003F1242" w:rsidP="003F1242">
      <w:pPr>
        <w:pStyle w:val="Alg4"/>
        <w:numPr>
          <w:ilvl w:val="3"/>
          <w:numId w:val="1364"/>
        </w:numPr>
      </w:pPr>
      <w:r>
        <w:t xml:space="preserve">Let </w:t>
      </w:r>
      <w:r>
        <w:rPr>
          <w:i/>
          <w:iCs/>
        </w:rPr>
        <w:t>defineStatus</w:t>
      </w:r>
      <w:r>
        <w:t xml:space="preserve"> be the result of </w:t>
      </w:r>
      <w:r w:rsidRPr="00E77497">
        <w:t>DefineProperty</w:t>
      </w:r>
      <w:r>
        <w:t>OrThrow(</w:t>
      </w:r>
      <w:r w:rsidRPr="00E77497">
        <w:rPr>
          <w:i/>
        </w:rPr>
        <w:t>A</w:t>
      </w:r>
      <w:r>
        <w:rPr>
          <w:iCs/>
        </w:rPr>
        <w:t>,</w:t>
      </w:r>
      <w:r w:rsidRPr="00E77497">
        <w:t xml:space="preserve"> ToString(</w:t>
      </w:r>
      <w:r w:rsidRPr="00E77497">
        <w:rPr>
          <w:i/>
        </w:rPr>
        <w:t>n</w:t>
      </w:r>
      <w:r w:rsidRPr="00E77497">
        <w:t>)</w:t>
      </w:r>
      <w:r>
        <w:t xml:space="preserve">, </w:t>
      </w:r>
      <w:r w:rsidRPr="00E77497">
        <w:t xml:space="preserve">Property Descriptor {[[Value]]: </w:t>
      </w:r>
      <w:r w:rsidRPr="00E77497">
        <w:rPr>
          <w:i/>
        </w:rPr>
        <w:t>matchStr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14:paraId="3B264AC2" w14:textId="77777777" w:rsidR="003F1242" w:rsidRDefault="003F1242" w:rsidP="003F1242">
      <w:pPr>
        <w:pStyle w:val="Alg4"/>
        <w:numPr>
          <w:ilvl w:val="3"/>
          <w:numId w:val="1364"/>
        </w:numPr>
      </w:pPr>
      <w:r>
        <w:t>ReturnIfAbrupt(</w:t>
      </w:r>
      <w:r>
        <w:rPr>
          <w:i/>
        </w:rPr>
        <w:t>defineStatus</w:t>
      </w:r>
      <w:r>
        <w:t>).</w:t>
      </w:r>
    </w:p>
    <w:p w14:paraId="470EC938" w14:textId="77777777" w:rsidR="003F1242" w:rsidRPr="00E77497" w:rsidRDefault="003F1242" w:rsidP="003F1242">
      <w:pPr>
        <w:pStyle w:val="Alg4"/>
        <w:numPr>
          <w:ilvl w:val="3"/>
          <w:numId w:val="1364"/>
        </w:numPr>
      </w:pPr>
      <w:r w:rsidRPr="00E77497">
        <w:t xml:space="preserve">Increment </w:t>
      </w:r>
      <w:r w:rsidRPr="00E77497">
        <w:rPr>
          <w:i/>
        </w:rPr>
        <w:t>n</w:t>
      </w:r>
      <w:r w:rsidRPr="00E77497">
        <w:t>.</w:t>
      </w:r>
    </w:p>
    <w:p w14:paraId="1D4A53E5" w14:textId="77777777" w:rsidR="003F1242" w:rsidRPr="00E77497" w:rsidRDefault="003F1242" w:rsidP="003F1242">
      <w:pPr>
        <w:pStyle w:val="Alg4"/>
        <w:numPr>
          <w:ilvl w:val="1"/>
          <w:numId w:val="1364"/>
        </w:numPr>
      </w:pPr>
      <w:r w:rsidRPr="00E77497">
        <w:t xml:space="preserve">If </w:t>
      </w:r>
      <w:r w:rsidRPr="00E77497">
        <w:rPr>
          <w:i/>
        </w:rPr>
        <w:t>n</w:t>
      </w:r>
      <w:r w:rsidRPr="00E77497">
        <w:t xml:space="preserve"> = 0, then return </w:t>
      </w:r>
      <w:r w:rsidRPr="00E77497">
        <w:rPr>
          <w:b/>
        </w:rPr>
        <w:t>null</w:t>
      </w:r>
      <w:r w:rsidRPr="00E77497">
        <w:t>.</w:t>
      </w:r>
    </w:p>
    <w:p w14:paraId="478136E8" w14:textId="77777777" w:rsidR="003F1242" w:rsidRPr="00E77497" w:rsidRDefault="003F1242" w:rsidP="003F1242">
      <w:pPr>
        <w:pStyle w:val="Alg4"/>
        <w:numPr>
          <w:ilvl w:val="1"/>
          <w:numId w:val="1364"/>
        </w:numPr>
        <w:spacing w:after="220"/>
      </w:pPr>
      <w:r w:rsidRPr="00E77497">
        <w:t xml:space="preserve">Return </w:t>
      </w:r>
      <w:r w:rsidRPr="00E77497">
        <w:rPr>
          <w:i/>
        </w:rPr>
        <w:t>A</w:t>
      </w:r>
      <w:r w:rsidRPr="00E77497">
        <w:t>.</w:t>
      </w:r>
    </w:p>
    <w:p w14:paraId="43243D65" w14:textId="77777777" w:rsidR="005D7F2D" w:rsidRPr="00E77497" w:rsidRDefault="005D7F2D" w:rsidP="005D7F2D">
      <w:pPr>
        <w:pStyle w:val="40"/>
      </w:pPr>
      <w:r>
        <w:t xml:space="preserve">get </w:t>
      </w:r>
      <w:r w:rsidRPr="00E77497">
        <w:t>RegExp.prototype.</w:t>
      </w:r>
      <w:r>
        <w:t>multiline</w:t>
      </w:r>
      <w:r w:rsidRPr="00E77497">
        <w:t xml:space="preserve"> </w:t>
      </w:r>
    </w:p>
    <w:p w14:paraId="605420BC" w14:textId="77777777"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multiline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1678AC5C" w14:textId="77777777" w:rsidR="005D7F2D" w:rsidRPr="00E77497" w:rsidRDefault="005D7F2D" w:rsidP="005D7F2D">
      <w:pPr>
        <w:pStyle w:val="Alg4"/>
        <w:numPr>
          <w:ilvl w:val="0"/>
          <w:numId w:val="1346"/>
        </w:numPr>
      </w:pPr>
      <w:r w:rsidRPr="00E77497">
        <w:t xml:space="preserve">Let </w:t>
      </w:r>
      <w:r>
        <w:rPr>
          <w:i/>
        </w:rPr>
        <w:t>R</w:t>
      </w:r>
      <w:r w:rsidRPr="00E77497">
        <w:t xml:space="preserve"> be the</w:t>
      </w:r>
      <w:r>
        <w:t xml:space="preserve"> </w:t>
      </w:r>
      <w:r w:rsidRPr="00E77497">
        <w:rPr>
          <w:b/>
        </w:rPr>
        <w:t>this</w:t>
      </w:r>
      <w:r w:rsidRPr="00E77497">
        <w:t xml:space="preserve"> value.</w:t>
      </w:r>
    </w:p>
    <w:p w14:paraId="2E78F3A7" w14:textId="77777777" w:rsidR="005D7F2D" w:rsidRPr="00E77497" w:rsidRDefault="005D7F2D" w:rsidP="005D7F2D">
      <w:pPr>
        <w:pStyle w:val="Alg4"/>
        <w:numPr>
          <w:ilvl w:val="0"/>
          <w:numId w:val="1346"/>
        </w:numPr>
      </w:pPr>
      <w:r>
        <w:t>If Type(</w:t>
      </w:r>
      <w:r>
        <w:rPr>
          <w:i/>
          <w:iCs/>
        </w:rPr>
        <w:t>R)</w:t>
      </w:r>
      <w:r>
        <w:t xml:space="preserve"> is not Object, then throw a </w:t>
      </w:r>
      <w:r w:rsidRPr="003F3BD9">
        <w:rPr>
          <w:b/>
        </w:rPr>
        <w:t>TypeError</w:t>
      </w:r>
      <w:r>
        <w:t xml:space="preserve"> exception.</w:t>
      </w:r>
    </w:p>
    <w:p w14:paraId="71282A47" w14:textId="77777777" w:rsidR="005D7F2D" w:rsidRDefault="005D7F2D" w:rsidP="005D7F2D">
      <w:pPr>
        <w:pStyle w:val="Alg4"/>
        <w:numPr>
          <w:ilvl w:val="0"/>
          <w:numId w:val="1346"/>
        </w:numPr>
      </w:pPr>
      <w:r>
        <w:t xml:space="preserve">If </w:t>
      </w:r>
      <w:r>
        <w:rPr>
          <w:i/>
        </w:rPr>
        <w:t>R</w:t>
      </w:r>
      <w:r>
        <w:t xml:space="preserve"> does not have a</w:t>
      </w:r>
      <w:ins w:id="11738"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14:paraId="2CEAD31D" w14:textId="77777777" w:rsidR="005D7F2D" w:rsidRDefault="005D7F2D" w:rsidP="005D7F2D">
      <w:pPr>
        <w:numPr>
          <w:ilvl w:val="0"/>
          <w:numId w:val="1346"/>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47B1D9F9" w14:textId="77777777" w:rsidR="005D7F2D" w:rsidRDefault="005D7F2D" w:rsidP="005D7F2D">
      <w:pPr>
        <w:pStyle w:val="Alg4"/>
        <w:numPr>
          <w:ilvl w:val="0"/>
          <w:numId w:val="1346"/>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0D040884" w14:textId="77777777" w:rsidR="005D7F2D" w:rsidRDefault="005D7F2D" w:rsidP="005D7F2D">
      <w:pPr>
        <w:pStyle w:val="Alg4"/>
        <w:numPr>
          <w:ilvl w:val="0"/>
          <w:numId w:val="1346"/>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then return </w:t>
      </w:r>
      <w:r>
        <w:rPr>
          <w:b/>
          <w:bCs/>
        </w:rPr>
        <w:t>true</w:t>
      </w:r>
      <w:r>
        <w:t>.</w:t>
      </w:r>
    </w:p>
    <w:p w14:paraId="6EC7685F" w14:textId="77777777" w:rsidR="005D7F2D" w:rsidRPr="00E77497" w:rsidRDefault="005D7F2D" w:rsidP="005D7F2D">
      <w:pPr>
        <w:pStyle w:val="Alg4"/>
        <w:numPr>
          <w:ilvl w:val="0"/>
          <w:numId w:val="1346"/>
        </w:numPr>
        <w:spacing w:after="220"/>
      </w:pPr>
      <w:r>
        <w:t>Return</w:t>
      </w:r>
      <w:r>
        <w:rPr>
          <w:iCs/>
        </w:rPr>
        <w:t xml:space="preserve"> </w:t>
      </w:r>
      <w:r>
        <w:rPr>
          <w:b/>
          <w:bCs/>
          <w:iCs/>
        </w:rPr>
        <w:t>false</w:t>
      </w:r>
      <w:r>
        <w:t>.</w:t>
      </w:r>
    </w:p>
    <w:p w14:paraId="72FBFC18" w14:textId="77777777" w:rsidR="003F1242" w:rsidRPr="00E77497" w:rsidRDefault="003F1242" w:rsidP="003F1242">
      <w:pPr>
        <w:pStyle w:val="40"/>
      </w:pPr>
      <w:r>
        <w:t>RegExp</w:t>
      </w:r>
      <w:r w:rsidRPr="00E77497">
        <w:t>.prototype.replace (</w:t>
      </w:r>
      <w:r>
        <w:t>S</w:t>
      </w:r>
      <w:r w:rsidRPr="00E77497">
        <w:t>, replaceValue)</w:t>
      </w:r>
    </w:p>
    <w:p w14:paraId="48032106" w14:textId="77777777" w:rsidR="003F1242" w:rsidRDefault="003F1242" w:rsidP="003F1242">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w:t>
      </w:r>
      <w:r>
        <w:t xml:space="preserve"> and </w:t>
      </w:r>
      <w:r w:rsidRPr="00CE6ED6">
        <w:rPr>
          <w:rFonts w:ascii="Times New Roman" w:hAnsi="Times New Roman"/>
          <w:i/>
          <w:iCs/>
        </w:rPr>
        <w:t>replaceValue</w:t>
      </w:r>
      <w:r w:rsidRPr="00E77497">
        <w:t xml:space="preserve"> the following steps are taken:</w:t>
      </w:r>
    </w:p>
    <w:p w14:paraId="3B16CA35" w14:textId="77777777"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r>
        <w:t xml:space="preserve">TODO:  need tol finish this and have it make use of </w:t>
      </w:r>
      <w:r w:rsidRPr="00CE6ED6">
        <w:rPr>
          <w:rFonts w:ascii="Helvetica" w:hAnsi="Helvetica"/>
          <w:b/>
          <w:spacing w:val="6"/>
        </w:rPr>
        <w:t>GetReplaceSubstitution</w:t>
      </w:r>
      <w:r>
        <w:rPr>
          <w:rFonts w:ascii="Helvetica" w:hAnsi="Helvetica"/>
          <w:b/>
          <w:spacing w:val="6"/>
        </w:rPr>
        <w:t xml:space="preserve"> </w:t>
      </w:r>
      <w:r>
        <w:rPr>
          <w:rFonts w:ascii="Helvetica" w:hAnsi="Helvetica"/>
          <w:bCs/>
          <w:spacing w:val="6"/>
        </w:rPr>
        <w:t xml:space="preserve">operation in </w:t>
      </w:r>
      <w:r w:rsidR="006A3D7C">
        <w:rPr>
          <w:rFonts w:ascii="Helvetica" w:hAnsi="Helvetica"/>
          <w:bCs/>
          <w:spacing w:val="6"/>
        </w:rPr>
        <w:fldChar w:fldCharType="begin"/>
      </w:r>
      <w:r w:rsidR="006A3D7C">
        <w:rPr>
          <w:rFonts w:ascii="Helvetica" w:hAnsi="Helvetica"/>
          <w:bCs/>
          <w:spacing w:val="6"/>
        </w:rPr>
        <w:instrText xml:space="preserve"> REF _Ref366079819 \r \h </w:instrText>
      </w:r>
      <w:r w:rsidR="006A3D7C">
        <w:rPr>
          <w:rFonts w:ascii="Helvetica" w:hAnsi="Helvetica"/>
          <w:bCs/>
          <w:spacing w:val="6"/>
        </w:rPr>
      </w:r>
      <w:r w:rsidR="006A3D7C">
        <w:rPr>
          <w:rFonts w:ascii="Helvetica" w:hAnsi="Helvetica"/>
          <w:bCs/>
          <w:spacing w:val="6"/>
        </w:rPr>
        <w:fldChar w:fldCharType="separate"/>
      </w:r>
      <w:r w:rsidR="00D433E8">
        <w:rPr>
          <w:rFonts w:ascii="Helvetica" w:hAnsi="Helvetica"/>
          <w:bCs/>
          <w:spacing w:val="6"/>
        </w:rPr>
        <w:t>21.1.3.14</w:t>
      </w:r>
      <w:r w:rsidR="006A3D7C">
        <w:rPr>
          <w:rFonts w:ascii="Helvetica" w:hAnsi="Helvetica"/>
          <w:bCs/>
          <w:spacing w:val="6"/>
        </w:rPr>
        <w:fldChar w:fldCharType="end"/>
      </w:r>
    </w:p>
    <w:p w14:paraId="745823B9" w14:textId="77777777"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14:paraId="745F738E" w14:textId="77777777"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14:paraId="0CE0F877" w14:textId="77777777" w:rsidR="003F1242" w:rsidRPr="00145775" w:rsidRDefault="003F1242" w:rsidP="003F1242">
      <w:pPr>
        <w:rPr>
          <w:bCs/>
        </w:rPr>
      </w:pPr>
    </w:p>
    <w:p w14:paraId="2DA893AC" w14:textId="77777777" w:rsidR="003F1242" w:rsidRPr="00E77497" w:rsidRDefault="003F1242" w:rsidP="003F1242">
      <w:pPr>
        <w:pStyle w:val="Alg4"/>
        <w:numPr>
          <w:ilvl w:val="0"/>
          <w:numId w:val="1365"/>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3735E7EE" w14:textId="77777777" w:rsidR="003F1242" w:rsidRPr="00E77497" w:rsidRDefault="003F1242" w:rsidP="003F1242">
      <w:pPr>
        <w:pStyle w:val="Alg4"/>
        <w:numPr>
          <w:ilvl w:val="0"/>
          <w:numId w:val="1365"/>
        </w:numPr>
      </w:pPr>
      <w:r>
        <w:t>If Type(</w:t>
      </w:r>
      <w:r w:rsidRPr="00E77497">
        <w:rPr>
          <w:i/>
        </w:rPr>
        <w:t>rx</w:t>
      </w:r>
      <w:r>
        <w:rPr>
          <w:i/>
          <w:iCs/>
        </w:rPr>
        <w:t>)</w:t>
      </w:r>
      <w:r>
        <w:t xml:space="preserve"> is not Object, then throw a </w:t>
      </w:r>
      <w:r w:rsidRPr="003F3BD9">
        <w:rPr>
          <w:b/>
        </w:rPr>
        <w:t>TypeError</w:t>
      </w:r>
      <w:r>
        <w:t xml:space="preserve"> exception.</w:t>
      </w:r>
    </w:p>
    <w:p w14:paraId="2A0F6303" w14:textId="77777777" w:rsidR="003F1242" w:rsidRDefault="003F1242" w:rsidP="003F1242">
      <w:pPr>
        <w:pStyle w:val="Alg4"/>
        <w:numPr>
          <w:ilvl w:val="0"/>
          <w:numId w:val="1365"/>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14:paraId="2B5643DB" w14:textId="77777777" w:rsidR="003F1242" w:rsidRDefault="003F1242" w:rsidP="003F1242">
      <w:pPr>
        <w:pStyle w:val="Alg4"/>
        <w:numPr>
          <w:ilvl w:val="0"/>
          <w:numId w:val="1365"/>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2775F344" w14:textId="77777777" w:rsidR="003F1242" w:rsidRDefault="003F1242" w:rsidP="003F1242">
      <w:pPr>
        <w:pStyle w:val="Alg4"/>
        <w:numPr>
          <w:ilvl w:val="0"/>
          <w:numId w:val="1365"/>
        </w:numPr>
        <w:spacing w:after="120"/>
        <w:contextualSpacing/>
      </w:pPr>
      <w:r w:rsidRPr="00E77497">
        <w:t xml:space="preserve">Let </w:t>
      </w:r>
      <w:r w:rsidRPr="00E77497">
        <w:rPr>
          <w:i/>
        </w:rPr>
        <w:t>string</w:t>
      </w:r>
      <w:r w:rsidRPr="00E77497">
        <w:t xml:space="preserve"> be ToString</w:t>
      </w:r>
      <w:r>
        <w:t>(</w:t>
      </w:r>
      <w:r>
        <w:rPr>
          <w:i/>
          <w:iCs/>
        </w:rPr>
        <w:t>S</w:t>
      </w:r>
      <w:r>
        <w:t>).</w:t>
      </w:r>
    </w:p>
    <w:p w14:paraId="73022ED9" w14:textId="77777777" w:rsidR="003F1242" w:rsidRPr="00E77497" w:rsidRDefault="003F1242" w:rsidP="003F1242">
      <w:pPr>
        <w:pStyle w:val="Alg4"/>
        <w:numPr>
          <w:ilvl w:val="0"/>
          <w:numId w:val="1365"/>
        </w:numPr>
      </w:pPr>
      <w:r>
        <w:t>ReturnIfAbrupt(</w:t>
      </w:r>
      <w:r>
        <w:rPr>
          <w:i/>
        </w:rPr>
        <w:t>string</w:t>
      </w:r>
      <w:r>
        <w:t>)</w:t>
      </w:r>
      <w:r w:rsidRPr="00E77497">
        <w:t>.</w:t>
      </w:r>
    </w:p>
    <w:p w14:paraId="35CC2F0C" w14:textId="77777777" w:rsidR="003F1242" w:rsidRPr="00E77497" w:rsidRDefault="003F1242" w:rsidP="003F1242">
      <w:pPr>
        <w:pStyle w:val="Alg4"/>
        <w:numPr>
          <w:ilvl w:val="0"/>
          <w:numId w:val="1365"/>
        </w:numPr>
        <w:spacing w:after="120"/>
        <w:contextualSpacing/>
      </w:pPr>
      <w:commentRangeStart w:id="11739"/>
      <w:r w:rsidRPr="00E77497">
        <w:t xml:space="preserve">If </w:t>
      </w:r>
      <w:r w:rsidRPr="00343E36">
        <w:rPr>
          <w:i/>
        </w:rPr>
        <w:t>searchValue</w:t>
      </w:r>
      <w:r w:rsidRPr="00E77497">
        <w:t xml:space="preserve">.global is </w:t>
      </w:r>
      <w:r w:rsidRPr="007019FA">
        <w:rPr>
          <w:b/>
        </w:rPr>
        <w:t>false</w:t>
      </w:r>
      <w:r w:rsidRPr="00E77497">
        <w:t xml:space="preserve">, then search </w:t>
      </w:r>
      <w:r w:rsidRPr="00343E36">
        <w:rPr>
          <w:i/>
        </w:rPr>
        <w:t>string</w:t>
      </w:r>
      <w:r w:rsidRPr="00E77497">
        <w:t xml:space="preserve"> for the first match of the regular expression </w:t>
      </w:r>
      <w:r w:rsidRPr="00343E36">
        <w:rPr>
          <w:i/>
        </w:rPr>
        <w:t>searchValue</w:t>
      </w:r>
      <w:r w:rsidRPr="00E77497">
        <w:t xml:space="preserve">. If </w:t>
      </w:r>
      <w:r w:rsidRPr="00343E36">
        <w:rPr>
          <w:i/>
        </w:rPr>
        <w:t>searchValue</w:t>
      </w:r>
      <w:r w:rsidRPr="00E77497">
        <w:t xml:space="preserve">.global is </w:t>
      </w:r>
      <w:r w:rsidRPr="007019FA">
        <w:rPr>
          <w:b/>
        </w:rPr>
        <w:t>true</w:t>
      </w:r>
      <w:r w:rsidRPr="00E77497">
        <w:t xml:space="preserve">, then search </w:t>
      </w:r>
      <w:r w:rsidRPr="00343E36">
        <w:rPr>
          <w:i/>
        </w:rPr>
        <w:t>string</w:t>
      </w:r>
      <w:r w:rsidRPr="00E77497">
        <w:t xml:space="preserve"> for all matches of the regular expression </w:t>
      </w:r>
      <w:r w:rsidRPr="00343E36">
        <w:rPr>
          <w:i/>
        </w:rPr>
        <w:t>searchValue</w:t>
      </w:r>
      <w:r w:rsidRPr="00E77497">
        <w:t xml:space="preserve">. Do the search in the same manner as in </w:t>
      </w:r>
      <w:r>
        <w:rPr>
          <w:rFonts w:ascii="Courier New" w:hAnsi="Courier New"/>
          <w:b/>
        </w:rPr>
        <w:t>RegExp</w:t>
      </w:r>
      <w:r w:rsidRPr="007019FA">
        <w:rPr>
          <w:rFonts w:ascii="Courier New" w:hAnsi="Courier New"/>
          <w:b/>
        </w:rPr>
        <w:t>.prototype.match</w:t>
      </w:r>
      <w:r w:rsidRPr="00E77497">
        <w:t xml:space="preserve">, including the update of </w:t>
      </w:r>
      <w:r w:rsidRPr="00343E36">
        <w:rPr>
          <w:i/>
        </w:rPr>
        <w:t>searchValue</w:t>
      </w:r>
      <w:r w:rsidRPr="00E77497">
        <w:t>.</w:t>
      </w:r>
      <w:r w:rsidRPr="007019FA">
        <w:rPr>
          <w:rFonts w:ascii="Courier New" w:hAnsi="Courier New"/>
          <w:b/>
        </w:rPr>
        <w:t>lastIndex</w:t>
      </w:r>
      <w:r w:rsidRPr="00E77497">
        <w:t xml:space="preserve">. Let </w:t>
      </w:r>
      <w:r w:rsidRPr="00343E36">
        <w:rPr>
          <w:i/>
        </w:rPr>
        <w:t>m</w:t>
      </w:r>
      <w:r w:rsidRPr="00E77497">
        <w:t xml:space="preserve"> be the number of left capturing parentheses in </w:t>
      </w:r>
      <w:r w:rsidRPr="00343E36">
        <w:rPr>
          <w:i/>
        </w:rPr>
        <w:t>searchValue</w:t>
      </w:r>
      <w:r w:rsidRPr="00E77497">
        <w:t xml:space="preserve"> (using </w:t>
      </w:r>
      <w:r w:rsidRPr="00343E36">
        <w:rPr>
          <w:i/>
        </w:rPr>
        <w:t>NcapturingParens</w:t>
      </w:r>
      <w:r w:rsidRPr="00E77497">
        <w:t xml:space="preserve"> as specified in </w:t>
      </w:r>
      <w:r w:rsidR="00386020">
        <w:fldChar w:fldCharType="begin"/>
      </w:r>
      <w:r w:rsidR="00386020">
        <w:instrText xml:space="preserve"> REF _Ref366079453 \r \h </w:instrText>
      </w:r>
      <w:r w:rsidR="00386020">
        <w:fldChar w:fldCharType="separate"/>
      </w:r>
      <w:r w:rsidR="00D433E8">
        <w:t>21.2.2.1</w:t>
      </w:r>
      <w:r w:rsidR="00386020">
        <w:fldChar w:fldCharType="end"/>
      </w:r>
      <w:r w:rsidRPr="00E77497">
        <w:t>).</w:t>
      </w:r>
    </w:p>
    <w:p w14:paraId="7535AEB5" w14:textId="77777777" w:rsidR="003F1242" w:rsidRDefault="003F1242" w:rsidP="003F1242">
      <w:pPr>
        <w:pStyle w:val="Alg4"/>
        <w:numPr>
          <w:ilvl w:val="0"/>
          <w:numId w:val="1365"/>
        </w:numPr>
        <w:spacing w:after="120"/>
        <w:contextualSpacing/>
      </w:pPr>
      <w:r w:rsidRPr="00E77497">
        <w:t xml:space="preserve">If </w:t>
      </w:r>
      <w:r w:rsidRPr="007019FA">
        <w:rPr>
          <w:i/>
        </w:rPr>
        <w:t>replaceValue</w:t>
      </w:r>
      <w:r w:rsidRPr="00E77497">
        <w:t xml:space="preserve"> is a function, then</w:t>
      </w:r>
    </w:p>
    <w:p w14:paraId="277C3D4F" w14:textId="77777777" w:rsidR="003F1242" w:rsidRPr="00E77497" w:rsidRDefault="003F1242" w:rsidP="003F1242">
      <w:pPr>
        <w:pStyle w:val="Alg4"/>
        <w:numPr>
          <w:ilvl w:val="1"/>
          <w:numId w:val="1365"/>
        </w:numPr>
        <w:spacing w:after="120"/>
        <w:contextualSpacing/>
      </w:pPr>
      <w:r>
        <w:t>F</w:t>
      </w:r>
      <w:r w:rsidRPr="00E77497">
        <w:t xml:space="preserve">or each matched substring, call the function with the following </w:t>
      </w:r>
      <w:r w:rsidRPr="007019FA">
        <w:rPr>
          <w:i/>
        </w:rPr>
        <w:t>m</w:t>
      </w:r>
      <w:r w:rsidRPr="00E77497">
        <w:t xml:space="preserve"> + 3 arguments. Argument 1 is the substring that matched. If </w:t>
      </w:r>
      <w:r w:rsidRPr="007019FA">
        <w:rPr>
          <w:i/>
        </w:rPr>
        <w:t>searchValue</w:t>
      </w:r>
      <w:r w:rsidRPr="00E77497">
        <w:t xml:space="preserve"> is a regular expression, the next </w:t>
      </w:r>
      <w:r w:rsidRPr="007019FA">
        <w:rPr>
          <w:i/>
        </w:rPr>
        <w:t>m</w:t>
      </w:r>
      <w:r w:rsidRPr="00E77497">
        <w:t xml:space="preserve"> arguments are all of the captures in the MatchResult (see </w:t>
      </w:r>
      <w:r w:rsidR="00386020">
        <w:fldChar w:fldCharType="begin"/>
      </w:r>
      <w:r w:rsidR="00386020">
        <w:instrText xml:space="preserve"> REF _Ref366079453 \r \h </w:instrText>
      </w:r>
      <w:r w:rsidR="00386020">
        <w:fldChar w:fldCharType="separate"/>
      </w:r>
      <w:r w:rsidR="00D433E8">
        <w:t>21.2.2.1</w:t>
      </w:r>
      <w:r w:rsidR="00386020">
        <w:fldChar w:fldCharType="end"/>
      </w:r>
      <w:r w:rsidRPr="00E77497">
        <w:t xml:space="preserve">). Argument </w:t>
      </w:r>
      <w:r w:rsidRPr="007019FA">
        <w:rPr>
          <w:i/>
        </w:rPr>
        <w:t>m</w:t>
      </w:r>
      <w:r w:rsidRPr="00E77497">
        <w:t xml:space="preserve"> + 2 is the offset within </w:t>
      </w:r>
      <w:r w:rsidRPr="007019FA">
        <w:rPr>
          <w:i/>
        </w:rPr>
        <w:t>string</w:t>
      </w:r>
      <w:r w:rsidRPr="00E77497">
        <w:t xml:space="preserve"> where the match occurred, and argument </w:t>
      </w:r>
      <w:r w:rsidRPr="007019FA">
        <w:rPr>
          <w:i/>
        </w:rPr>
        <w:t>m</w:t>
      </w:r>
      <w:r w:rsidRPr="00E77497">
        <w:t xml:space="preserve"> + 3 is </w:t>
      </w:r>
      <w:r w:rsidRPr="007019FA">
        <w:rPr>
          <w:i/>
        </w:rPr>
        <w:t>string</w:t>
      </w:r>
      <w:r w:rsidRPr="00E77497">
        <w:t>. The result is a String value derived from the original input by replacing each matched substring with the corresponding return value of the function call, converted to a String if need be.</w:t>
      </w:r>
    </w:p>
    <w:p w14:paraId="6448B45F" w14:textId="77777777" w:rsidR="003F1242" w:rsidRDefault="003F1242" w:rsidP="003F1242">
      <w:pPr>
        <w:pStyle w:val="Alg4"/>
        <w:numPr>
          <w:ilvl w:val="0"/>
          <w:numId w:val="1365"/>
        </w:numPr>
        <w:spacing w:after="120"/>
        <w:contextualSpacing/>
      </w:pPr>
      <w:r>
        <w:t>Else,</w:t>
      </w:r>
    </w:p>
    <w:p w14:paraId="543C94F3" w14:textId="77777777" w:rsidR="003F1242" w:rsidRPr="00E77497" w:rsidRDefault="003F1242" w:rsidP="003F1242">
      <w:pPr>
        <w:pStyle w:val="Alg4"/>
        <w:numPr>
          <w:ilvl w:val="1"/>
          <w:numId w:val="1509"/>
        </w:numPr>
        <w:tabs>
          <w:tab w:val="clear" w:pos="2520"/>
          <w:tab w:val="num" w:pos="1080"/>
        </w:tabs>
        <w:spacing w:after="120"/>
        <w:ind w:left="1080" w:hanging="270"/>
        <w:contextualSpacing/>
      </w:pPr>
      <w:r>
        <w:t>L</w:t>
      </w:r>
      <w:r w:rsidRPr="00E77497">
        <w:t xml:space="preserve">et </w:t>
      </w:r>
      <w:r w:rsidRPr="00343E36">
        <w:rPr>
          <w:i/>
        </w:rPr>
        <w:t>newstring</w:t>
      </w:r>
      <w:r w:rsidRPr="00E77497">
        <w:t xml:space="preserve"> denote the result of converting </w:t>
      </w:r>
      <w:r w:rsidRPr="00343E36">
        <w:rPr>
          <w:i/>
        </w:rPr>
        <w:t>replaceValue</w:t>
      </w:r>
      <w:r w:rsidRPr="00E77497">
        <w:t xml:space="preserve"> to a String. The result is a String value derived from the original input String by replacing each matched substring with a String derived from </w:t>
      </w:r>
      <w:r w:rsidRPr="00343E36">
        <w:rPr>
          <w:i/>
        </w:rPr>
        <w:t>newstring</w:t>
      </w:r>
      <w:r w:rsidRPr="00E77497">
        <w:t xml:space="preserve"> by replacing </w:t>
      </w:r>
      <w:r>
        <w:t>elements</w:t>
      </w:r>
      <w:r w:rsidRPr="00E77497">
        <w:t xml:space="preserve"> in </w:t>
      </w:r>
      <w:r w:rsidRPr="00343E36">
        <w:rPr>
          <w:i/>
        </w:rPr>
        <w:t>newstring</w:t>
      </w:r>
      <w:r w:rsidRPr="00E77497">
        <w:t xml:space="preserve"> by replacement text as specified in</w:t>
      </w:r>
      <w:r>
        <w:t xml:space="preserve"> </w:t>
      </w:r>
      <w:r w:rsidRPr="00E77497">
        <w:t xml:space="preserve">. These </w:t>
      </w:r>
      <w:r w:rsidRPr="00343E36">
        <w:rPr>
          <w:rFonts w:ascii="Courier New" w:hAnsi="Courier New"/>
          <w:b/>
        </w:rPr>
        <w:t>$</w:t>
      </w:r>
      <w:r w:rsidRPr="00E77497">
        <w:t xml:space="preserve"> replacements are done left-to-right,</w:t>
      </w:r>
      <w:r>
        <w:t xml:space="preserve"> </w:t>
      </w:r>
      <w:r w:rsidRPr="00E77497">
        <w:t xml:space="preserve">and, once such a replacement is performed, the new replacement text is not subject to further replacements. For example, </w:t>
      </w:r>
      <w:r w:rsidRPr="00343E36">
        <w:rPr>
          <w:rFonts w:ascii="Courier New" w:hAnsi="Courier New"/>
          <w:b/>
        </w:rPr>
        <w:t>"$1,$2".replace(/(\$(\d))/g, "$$1-$1$2")</w:t>
      </w:r>
      <w:r w:rsidRPr="00E77497">
        <w:t xml:space="preserve"> returns </w:t>
      </w:r>
      <w:r w:rsidRPr="00343E36">
        <w:rPr>
          <w:rFonts w:ascii="Courier New" w:hAnsi="Courier New"/>
          <w:b/>
        </w:rPr>
        <w:t>"$1-$11,$1-$22"</w:t>
      </w:r>
      <w:r w:rsidRPr="00E77497">
        <w:t xml:space="preserve">. A </w:t>
      </w:r>
      <w:r w:rsidRPr="00343E36">
        <w:rPr>
          <w:rFonts w:ascii="Courier New" w:hAnsi="Courier New"/>
          <w:b/>
        </w:rPr>
        <w:t>$</w:t>
      </w:r>
      <w:r w:rsidRPr="00E77497">
        <w:t xml:space="preserve"> in </w:t>
      </w:r>
      <w:r w:rsidRPr="00343E36">
        <w:rPr>
          <w:i/>
        </w:rPr>
        <w:t>newstring</w:t>
      </w:r>
      <w:r w:rsidRPr="00E77497">
        <w:t xml:space="preserve"> that does not match any of the forms below is left as is.</w:t>
      </w:r>
      <w:commentRangeEnd w:id="11739"/>
      <w:r>
        <w:rPr>
          <w:rStyle w:val="af6"/>
        </w:rPr>
        <w:commentReference w:id="11739"/>
      </w:r>
    </w:p>
    <w:p w14:paraId="332B1275" w14:textId="77777777" w:rsidR="003F1242" w:rsidRPr="00E77497" w:rsidRDefault="003F1242" w:rsidP="003F1242">
      <w:pPr>
        <w:pStyle w:val="40"/>
      </w:pPr>
      <w:r>
        <w:t>RegExp</w:t>
      </w:r>
      <w:r w:rsidRPr="00E77497">
        <w:t>.prototype.search (</w:t>
      </w:r>
      <w:r>
        <w:t>S</w:t>
      </w:r>
      <w:r w:rsidRPr="00E77497">
        <w:t>)</w:t>
      </w:r>
    </w:p>
    <w:p w14:paraId="166FE6BA" w14:textId="77777777" w:rsidR="003F1242" w:rsidRPr="00E77497" w:rsidRDefault="003F1242" w:rsidP="003F1242">
      <w:r w:rsidRPr="00E77497">
        <w:t xml:space="preserve">When the search method is called with argument </w:t>
      </w:r>
      <w:r>
        <w:rPr>
          <w:rFonts w:ascii="Times New Roman" w:hAnsi="Times New Roman"/>
          <w:i/>
        </w:rPr>
        <w:t>S</w:t>
      </w:r>
      <w:r w:rsidRPr="00E77497">
        <w:t>, the following steps are taken:</w:t>
      </w:r>
    </w:p>
    <w:p w14:paraId="5DF32757" w14:textId="77777777" w:rsidR="003F1242" w:rsidRPr="00E77497" w:rsidRDefault="003F1242" w:rsidP="003F1242">
      <w:pPr>
        <w:pStyle w:val="Alg4"/>
        <w:numPr>
          <w:ilvl w:val="0"/>
          <w:numId w:val="1382"/>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5439102B" w14:textId="77777777" w:rsidR="003F1242" w:rsidRPr="00E77497" w:rsidRDefault="003F1242" w:rsidP="003F1242">
      <w:pPr>
        <w:pStyle w:val="Alg4"/>
        <w:numPr>
          <w:ilvl w:val="0"/>
          <w:numId w:val="1382"/>
        </w:numPr>
      </w:pPr>
      <w:r>
        <w:t>If Type(</w:t>
      </w:r>
      <w:r w:rsidRPr="00E77497">
        <w:rPr>
          <w:i/>
        </w:rPr>
        <w:t>rx</w:t>
      </w:r>
      <w:r>
        <w:rPr>
          <w:i/>
          <w:iCs/>
        </w:rPr>
        <w:t>)</w:t>
      </w:r>
      <w:r>
        <w:t xml:space="preserve"> is not Object, then throw a </w:t>
      </w:r>
      <w:r w:rsidRPr="003F3BD9">
        <w:rPr>
          <w:b/>
        </w:rPr>
        <w:t>TypeError</w:t>
      </w:r>
      <w:r>
        <w:t xml:space="preserve"> exception.</w:t>
      </w:r>
    </w:p>
    <w:p w14:paraId="2C2E1A1D" w14:textId="77777777" w:rsidR="003F1242" w:rsidRDefault="003F1242" w:rsidP="003F1242">
      <w:pPr>
        <w:pStyle w:val="Alg4"/>
        <w:numPr>
          <w:ilvl w:val="0"/>
          <w:numId w:val="1382"/>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14:paraId="7FAC91DD" w14:textId="77777777" w:rsidR="003F1242" w:rsidRDefault="003F1242" w:rsidP="003F1242">
      <w:pPr>
        <w:pStyle w:val="Alg4"/>
        <w:numPr>
          <w:ilvl w:val="0"/>
          <w:numId w:val="1382"/>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1A64C87E" w14:textId="77777777" w:rsidR="003F1242" w:rsidRDefault="003F1242" w:rsidP="003F1242">
      <w:pPr>
        <w:pStyle w:val="Alg4"/>
        <w:numPr>
          <w:ilvl w:val="0"/>
          <w:numId w:val="1382"/>
        </w:numPr>
        <w:spacing w:after="120"/>
        <w:contextualSpacing/>
      </w:pPr>
      <w:r w:rsidRPr="00E77497">
        <w:t xml:space="preserve">Let </w:t>
      </w:r>
      <w:r w:rsidRPr="00E77497">
        <w:rPr>
          <w:i/>
        </w:rPr>
        <w:t>string</w:t>
      </w:r>
      <w:r w:rsidRPr="00E77497">
        <w:t xml:space="preserve"> be ToString</w:t>
      </w:r>
      <w:r>
        <w:t>(</w:t>
      </w:r>
      <w:r>
        <w:rPr>
          <w:i/>
          <w:iCs/>
        </w:rPr>
        <w:t>S</w:t>
      </w:r>
      <w:r>
        <w:t>).</w:t>
      </w:r>
    </w:p>
    <w:p w14:paraId="276C5155" w14:textId="77777777" w:rsidR="003F1242" w:rsidRPr="00E77497" w:rsidRDefault="003F1242" w:rsidP="003F1242">
      <w:pPr>
        <w:pStyle w:val="Alg4"/>
        <w:numPr>
          <w:ilvl w:val="0"/>
          <w:numId w:val="1382"/>
        </w:numPr>
      </w:pPr>
      <w:r>
        <w:t>ReturnIfAbrupt(</w:t>
      </w:r>
      <w:r>
        <w:rPr>
          <w:i/>
        </w:rPr>
        <w:t>string</w:t>
      </w:r>
      <w:r>
        <w:t>)</w:t>
      </w:r>
      <w:r w:rsidRPr="00E77497">
        <w:t>.</w:t>
      </w:r>
    </w:p>
    <w:p w14:paraId="0178EF44" w14:textId="77777777" w:rsidR="003F1242" w:rsidRPr="00E77497" w:rsidRDefault="003F1242" w:rsidP="003F1242">
      <w:pPr>
        <w:pStyle w:val="Alg4"/>
        <w:numPr>
          <w:ilvl w:val="0"/>
          <w:numId w:val="1382"/>
        </w:numPr>
      </w:pPr>
      <w:commentRangeStart w:id="11740"/>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r>
        <w:t xml:space="preserve"> If an abrupt completion occurs during the search, </w:t>
      </w:r>
      <w:r w:rsidRPr="00FA34E7">
        <w:rPr>
          <w:i/>
        </w:rPr>
        <w:t>result</w:t>
      </w:r>
      <w:r>
        <w:t xml:space="preserve"> is that Completion Record.</w:t>
      </w:r>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11740"/>
      <w:r>
        <w:rPr>
          <w:rStyle w:val="af6"/>
          <w:rFonts w:ascii="Arial" w:eastAsia="MS Mincho" w:hAnsi="Arial"/>
          <w:spacing w:val="0"/>
          <w:lang w:eastAsia="ja-JP"/>
        </w:rPr>
        <w:commentReference w:id="11740"/>
      </w:r>
    </w:p>
    <w:p w14:paraId="177FBED3" w14:textId="77777777" w:rsidR="003F1242" w:rsidRPr="00E77497" w:rsidRDefault="003F1242" w:rsidP="003F1242">
      <w:pPr>
        <w:pStyle w:val="Alg4"/>
        <w:numPr>
          <w:ilvl w:val="0"/>
          <w:numId w:val="1382"/>
        </w:numPr>
        <w:spacing w:after="120"/>
      </w:pPr>
      <w:r w:rsidRPr="00E77497">
        <w:t xml:space="preserve">Return </w:t>
      </w:r>
      <w:r w:rsidRPr="00E77497">
        <w:rPr>
          <w:i/>
        </w:rPr>
        <w:t>result</w:t>
      </w:r>
      <w:r w:rsidRPr="00E77497">
        <w:t>.</w:t>
      </w:r>
    </w:p>
    <w:p w14:paraId="1AC86432" w14:textId="77777777" w:rsidR="005D7F2D" w:rsidRPr="00E77497" w:rsidRDefault="005D7F2D" w:rsidP="005D7F2D">
      <w:pPr>
        <w:pStyle w:val="40"/>
      </w:pPr>
      <w:r>
        <w:t xml:space="preserve">get </w:t>
      </w:r>
      <w:r w:rsidRPr="00E77497">
        <w:t>RegExp.prototype.</w:t>
      </w:r>
      <w:r>
        <w:t>source</w:t>
      </w:r>
      <w:r w:rsidRPr="00E77497">
        <w:t xml:space="preserve"> </w:t>
      </w:r>
    </w:p>
    <w:p w14:paraId="14B89258" w14:textId="77777777"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source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07D2F055" w14:textId="77777777" w:rsidR="005D7F2D" w:rsidRPr="00E77497" w:rsidRDefault="005D7F2D" w:rsidP="005D7F2D">
      <w:pPr>
        <w:pStyle w:val="Alg4"/>
        <w:numPr>
          <w:ilvl w:val="0"/>
          <w:numId w:val="1344"/>
        </w:numPr>
      </w:pPr>
      <w:r w:rsidRPr="00E77497">
        <w:t xml:space="preserve">Let </w:t>
      </w:r>
      <w:r>
        <w:rPr>
          <w:i/>
        </w:rPr>
        <w:t>R</w:t>
      </w:r>
      <w:r w:rsidRPr="00E77497">
        <w:t xml:space="preserve"> be the</w:t>
      </w:r>
      <w:r>
        <w:t xml:space="preserve"> </w:t>
      </w:r>
      <w:r w:rsidRPr="00E77497">
        <w:rPr>
          <w:b/>
        </w:rPr>
        <w:t>this</w:t>
      </w:r>
      <w:r w:rsidRPr="00E77497">
        <w:t xml:space="preserve"> value.</w:t>
      </w:r>
    </w:p>
    <w:p w14:paraId="425AAB1B" w14:textId="77777777" w:rsidR="005D7F2D" w:rsidRPr="00E77497" w:rsidRDefault="005D7F2D" w:rsidP="005D7F2D">
      <w:pPr>
        <w:pStyle w:val="Alg4"/>
        <w:numPr>
          <w:ilvl w:val="0"/>
          <w:numId w:val="1344"/>
        </w:numPr>
      </w:pPr>
      <w:r>
        <w:t>If Type(</w:t>
      </w:r>
      <w:r>
        <w:rPr>
          <w:i/>
          <w:iCs/>
        </w:rPr>
        <w:t>R)</w:t>
      </w:r>
      <w:r>
        <w:t xml:space="preserve"> is not Object, then throw a </w:t>
      </w:r>
      <w:r w:rsidRPr="003F3BD9">
        <w:rPr>
          <w:b/>
        </w:rPr>
        <w:t>TypeError</w:t>
      </w:r>
      <w:r>
        <w:t xml:space="preserve"> exception.</w:t>
      </w:r>
    </w:p>
    <w:p w14:paraId="2B63122C" w14:textId="77777777" w:rsidR="005D7F2D" w:rsidRDefault="005D7F2D" w:rsidP="005D7F2D">
      <w:pPr>
        <w:pStyle w:val="Alg4"/>
        <w:numPr>
          <w:ilvl w:val="0"/>
          <w:numId w:val="1344"/>
        </w:numPr>
      </w:pPr>
      <w:r>
        <w:t xml:space="preserve">If </w:t>
      </w:r>
      <w:r>
        <w:rPr>
          <w:i/>
        </w:rPr>
        <w:t>R</w:t>
      </w:r>
      <w:r>
        <w:t xml:space="preserve"> does not have a</w:t>
      </w:r>
      <w:ins w:id="11741" w:author="Rev 19 Allen Wirfs-Brock" w:date="2013-09-26T17:40:00Z">
        <w:r w:rsidR="0072639A">
          <w:t>n</w:t>
        </w:r>
      </w:ins>
      <w:r>
        <w:t xml:space="preserve"> [[OriginalSource]] internal</w:t>
      </w:r>
      <w:r w:rsidRPr="00314265">
        <w:t xml:space="preserve"> </w:t>
      </w:r>
      <w:r>
        <w:t xml:space="preserve">data property throw a </w:t>
      </w:r>
      <w:r w:rsidRPr="007B0456">
        <w:rPr>
          <w:b/>
        </w:rPr>
        <w:t>TypeError</w:t>
      </w:r>
      <w:r>
        <w:t xml:space="preserve"> exception.</w:t>
      </w:r>
    </w:p>
    <w:p w14:paraId="12BCFE99" w14:textId="77777777" w:rsidR="005D7F2D" w:rsidRDefault="005D7F2D" w:rsidP="005D7F2D">
      <w:pPr>
        <w:pStyle w:val="Alg4"/>
        <w:numPr>
          <w:ilvl w:val="0"/>
          <w:numId w:val="1344"/>
        </w:numPr>
      </w:pPr>
      <w:r>
        <w:t xml:space="preserve">If </w:t>
      </w:r>
      <w:r>
        <w:rPr>
          <w:i/>
        </w:rPr>
        <w:t>R</w:t>
      </w:r>
      <w:r>
        <w:t xml:space="preserve"> does not have a</w:t>
      </w:r>
      <w:ins w:id="11742"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14:paraId="777FFA89" w14:textId="77777777" w:rsidR="005D7F2D" w:rsidRDefault="005D7F2D" w:rsidP="005D7F2D">
      <w:pPr>
        <w:numPr>
          <w:ilvl w:val="0"/>
          <w:numId w:val="1344"/>
        </w:numPr>
        <w:contextualSpacing/>
        <w:rPr>
          <w:rFonts w:ascii="Times New Roman" w:hAnsi="Times New Roman"/>
        </w:rPr>
      </w:pPr>
      <w:r>
        <w:rPr>
          <w:rFonts w:ascii="Times New Roman" w:hAnsi="Times New Roman"/>
        </w:rPr>
        <w:t xml:space="preserve">Let </w:t>
      </w:r>
      <w:r>
        <w:rPr>
          <w:rFonts w:ascii="Times New Roman" w:hAnsi="Times New Roman"/>
          <w:i/>
          <w:iCs/>
        </w:rPr>
        <w:t>src</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14:paraId="03BB5A80" w14:textId="77777777" w:rsidR="005D7F2D" w:rsidRDefault="005D7F2D" w:rsidP="005D7F2D">
      <w:pPr>
        <w:numPr>
          <w:ilvl w:val="0"/>
          <w:numId w:val="1344"/>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458B9660" w14:textId="77777777" w:rsidR="005D7F2D" w:rsidRDefault="005D7F2D" w:rsidP="005D7F2D">
      <w:pPr>
        <w:pStyle w:val="Alg4"/>
        <w:numPr>
          <w:ilvl w:val="0"/>
          <w:numId w:val="1344"/>
        </w:numPr>
      </w:pPr>
      <w:r>
        <w:t xml:space="preserve">If either </w:t>
      </w:r>
      <w:r>
        <w:rPr>
          <w:i/>
          <w:iCs/>
        </w:rPr>
        <w:t>src</w:t>
      </w:r>
      <w:r>
        <w:t xml:space="preserve"> or </w:t>
      </w:r>
      <w:r>
        <w:rPr>
          <w:i/>
          <w:iCs/>
        </w:rPr>
        <w:t>flags</w:t>
      </w:r>
      <w:r>
        <w:t xml:space="preserve"> is </w:t>
      </w:r>
      <w:r>
        <w:rPr>
          <w:b/>
          <w:bCs/>
        </w:rPr>
        <w:t>undefined</w:t>
      </w:r>
      <w:r>
        <w:t xml:space="preserve">, then throw a </w:t>
      </w:r>
      <w:r>
        <w:rPr>
          <w:b/>
          <w:bCs/>
        </w:rPr>
        <w:t>TypeError</w:t>
      </w:r>
      <w:r>
        <w:t xml:space="preserve"> exception.</w:t>
      </w:r>
    </w:p>
    <w:p w14:paraId="1714AB5B" w14:textId="77777777" w:rsidR="005D7F2D" w:rsidRPr="00E77497" w:rsidRDefault="005D7F2D" w:rsidP="005D7F2D">
      <w:pPr>
        <w:pStyle w:val="Alg4"/>
        <w:numPr>
          <w:ilvl w:val="0"/>
          <w:numId w:val="1344"/>
        </w:numPr>
        <w:spacing w:after="220"/>
      </w:pPr>
      <w:r>
        <w:t xml:space="preserve">Return </w:t>
      </w:r>
      <w:r>
        <w:rPr>
          <w:iCs/>
        </w:rPr>
        <w:t xml:space="preserve">the result of the abstract operation </w:t>
      </w:r>
      <w:r w:rsidRPr="00326113">
        <w:t>EscapeRegExpPattern</w:t>
      </w:r>
      <w:r>
        <w:t xml:space="preserve"> with arguments </w:t>
      </w:r>
      <w:r>
        <w:rPr>
          <w:i/>
          <w:iCs/>
        </w:rPr>
        <w:t>src</w:t>
      </w:r>
      <w:r>
        <w:t xml:space="preserve"> and </w:t>
      </w:r>
      <w:r>
        <w:rPr>
          <w:i/>
          <w:iCs/>
        </w:rPr>
        <w:t>flags</w:t>
      </w:r>
      <w:r>
        <w:t>.</w:t>
      </w:r>
    </w:p>
    <w:p w14:paraId="0EFE8AAB" w14:textId="77777777" w:rsidR="003F1242" w:rsidRPr="00E77497" w:rsidRDefault="003F1242" w:rsidP="003F1242">
      <w:pPr>
        <w:pStyle w:val="40"/>
      </w:pPr>
      <w:r>
        <w:t>RegExp</w:t>
      </w:r>
      <w:r w:rsidRPr="00E77497">
        <w:t>.prototype.split (</w:t>
      </w:r>
      <w:r>
        <w:t>string</w:t>
      </w:r>
      <w:r w:rsidRPr="00E77497">
        <w:t>, limit)</w:t>
      </w:r>
    </w:p>
    <w:p w14:paraId="561A75F8" w14:textId="77777777" w:rsidR="003F1242" w:rsidRPr="00E77497" w:rsidRDefault="003F1242" w:rsidP="003F1242">
      <w:r w:rsidRPr="00E77497">
        <w:t xml:space="preserve">Returns an Array object into which substrings of the result of converting </w:t>
      </w:r>
      <w:r w:rsidRPr="00C5668D">
        <w:rPr>
          <w:rFonts w:ascii="Times New Roman" w:hAnsi="Times New Roman"/>
          <w:i/>
          <w:iCs/>
        </w:rPr>
        <w:t>string</w:t>
      </w:r>
      <w:r w:rsidRPr="00E77497">
        <w:t xml:space="preserve"> to a String have been stored. The substrings are determined by searching from left to right for </w:t>
      </w:r>
      <w:r>
        <w:t xml:space="preserve">matches of the </w:t>
      </w:r>
      <w:r w:rsidRPr="00F103C2">
        <w:rPr>
          <w:b/>
          <w:bCs/>
        </w:rPr>
        <w:t>this</w:t>
      </w:r>
      <w:r>
        <w:t xml:space="preserve"> value regular expression</w:t>
      </w:r>
      <w:r w:rsidRPr="00E77497">
        <w:t xml:space="preserve">; these occurrences are not part of any substring in the returned array, but serve to divide up the String value. </w:t>
      </w:r>
    </w:p>
    <w:p w14:paraId="502C9F9B" w14:textId="77777777" w:rsidR="003F1242" w:rsidRPr="00E77497" w:rsidRDefault="003F1242" w:rsidP="003F1242">
      <w:r w:rsidRPr="00E77497">
        <w:t xml:space="preserve">The </w:t>
      </w:r>
      <w:r w:rsidRPr="00CE3CDC">
        <w:rPr>
          <w:b/>
          <w:bCs/>
        </w:rPr>
        <w:t>this</w:t>
      </w:r>
      <w:r>
        <w:t xml:space="preserve"> </w:t>
      </w:r>
      <w:r w:rsidRPr="00E77497">
        <w:t xml:space="preserve">value may be an empty regular expression or a regular expression that can match an empty String. In this case, </w:t>
      </w:r>
      <w:r>
        <w:rPr>
          <w:rFonts w:cs="Arial"/>
          <w:iCs/>
        </w:rPr>
        <w:t>regular expression</w:t>
      </w:r>
      <w:r w:rsidRPr="00E77497">
        <w:t xml:space="preserve"> does not match the empty substring at the beginning or end of the input String, nor does it match the empty substring at the end of the previous separator match. (For example, if </w:t>
      </w:r>
      <w:r>
        <w:t>the regular expression matches</w:t>
      </w:r>
      <w:r w:rsidRPr="00E77497">
        <w:t xml:space="preserve">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w:t>
      </w:r>
      <w:r>
        <w:t>O</w:t>
      </w:r>
      <w:r w:rsidRPr="00E77497">
        <w:t xml:space="preserve">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/a*?/.split("ab")</w:t>
      </w:r>
      <w:r w:rsidRPr="00E77497">
        <w:t xml:space="preserve"> evaluates to the array </w:t>
      </w:r>
      <w:r w:rsidRPr="00E77497">
        <w:rPr>
          <w:rFonts w:ascii="Courier New" w:hAnsi="Courier New"/>
          <w:b/>
        </w:rPr>
        <w:t>["a","b"]</w:t>
      </w:r>
      <w:r w:rsidRPr="00E77497">
        <w:t xml:space="preserve">, while </w:t>
      </w:r>
      <w:r>
        <w:rPr>
          <w:rFonts w:ascii="Courier New" w:hAnsi="Courier New"/>
          <w:b/>
        </w:rPr>
        <w:t>/a*</w:t>
      </w:r>
      <w:r w:rsidRPr="00E77497">
        <w:rPr>
          <w:rFonts w:ascii="Courier New" w:hAnsi="Courier New"/>
          <w:b/>
        </w:rPr>
        <w:t>/.split("ab")</w:t>
      </w:r>
      <w:r w:rsidRPr="00E77497">
        <w:t xml:space="preserve"> evaluates to the array</w:t>
      </w:r>
      <w:r w:rsidRPr="00E77497">
        <w:rPr>
          <w:rFonts w:ascii="Courier New" w:hAnsi="Courier New"/>
          <w:b/>
        </w:rPr>
        <w:t>["","b"]</w:t>
      </w:r>
      <w:r w:rsidRPr="00E77497">
        <w:t>.)</w:t>
      </w:r>
    </w:p>
    <w:p w14:paraId="5AF3E874" w14:textId="77777777" w:rsidR="003F1242" w:rsidRPr="00E77497" w:rsidRDefault="003F1242" w:rsidP="003F1242">
      <w:r w:rsidRPr="00E77497">
        <w:t xml:space="preserve">If the </w:t>
      </w:r>
      <w:r w:rsidRPr="00C5668D">
        <w:rPr>
          <w:rFonts w:ascii="Times New Roman" w:hAnsi="Times New Roman"/>
          <w:bCs/>
          <w:i/>
          <w:iCs/>
        </w:rPr>
        <w:t>string</w:t>
      </w:r>
      <w:r w:rsidRPr="00E77497">
        <w:t xml:space="preserve"> is (or converts to) the empty String, the result depends on whether </w:t>
      </w:r>
      <w:r>
        <w:t xml:space="preserve">the regular expression </w:t>
      </w:r>
      <w:r w:rsidRPr="00E77497">
        <w:t>can match the empty String. If it can, the result array contains no elements. Otherwise, the result array contains one element, which is the empty String.</w:t>
      </w:r>
    </w:p>
    <w:p w14:paraId="5A29A09A" w14:textId="77777777" w:rsidR="003F1242" w:rsidRPr="00E77497" w:rsidRDefault="003F1242" w:rsidP="003F1242">
      <w:pPr>
        <w:spacing w:after="60"/>
      </w:pPr>
      <w:r w:rsidRPr="00E77497">
        <w:t xml:space="preserve">If </w:t>
      </w:r>
      <w:r>
        <w:t>the</w:t>
      </w:r>
      <w:r w:rsidRPr="00E77497">
        <w:t xml:space="preserve">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0A031475" w14:textId="77777777" w:rsidR="003F1242" w:rsidRPr="00E77497" w:rsidRDefault="003F1242" w:rsidP="003F1242">
      <w:pPr>
        <w:spacing w:after="60"/>
        <w:ind w:left="806"/>
        <w:rPr>
          <w:rFonts w:ascii="Courier New" w:hAnsi="Courier New" w:cs="Courier New"/>
          <w:b/>
        </w:rPr>
      </w:pPr>
      <w:r w:rsidRPr="00E77497">
        <w:rPr>
          <w:rFonts w:ascii="Courier New" w:hAnsi="Courier New" w:cs="Courier New"/>
          <w:b/>
        </w:rPr>
        <w:t>/&lt;(\/)?([^&lt;&gt;]+)&gt;/.split("A&lt;B&gt;bold&lt;/B&gt;and&lt;CODE&gt;coded&lt;/CODE&gt;")</w:t>
      </w:r>
    </w:p>
    <w:p w14:paraId="33347E2F" w14:textId="77777777" w:rsidR="003F1242" w:rsidRPr="00E77497" w:rsidRDefault="003F1242" w:rsidP="003F1242">
      <w:pPr>
        <w:spacing w:after="60"/>
      </w:pPr>
      <w:r w:rsidRPr="00E77497">
        <w:t>evaluates to the array</w:t>
      </w:r>
    </w:p>
    <w:p w14:paraId="7FD994F5" w14:textId="77777777" w:rsidR="003F1242" w:rsidRPr="00E77497" w:rsidRDefault="003F1242" w:rsidP="003F1242">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59346A92" w14:textId="77777777" w:rsidR="003F1242" w:rsidRPr="00E77497" w:rsidRDefault="003F1242" w:rsidP="003F1242">
      <w:r w:rsidRPr="00E77497">
        <w:t xml:space="preserve">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4AE94EB6" w14:textId="77777777" w:rsidR="003F1242" w:rsidRPr="00E77497" w:rsidRDefault="003F1242" w:rsidP="003F1242">
      <w:r w:rsidRPr="00E77497">
        <w:t xml:space="preserve">When the </w:t>
      </w:r>
      <w:r w:rsidRPr="00E77497">
        <w:rPr>
          <w:rFonts w:ascii="Courier New" w:hAnsi="Courier New"/>
          <w:b/>
        </w:rPr>
        <w:t>split</w:t>
      </w:r>
      <w:r w:rsidRPr="00E77497">
        <w:t xml:space="preserve"> method is called, the following steps are taken:</w:t>
      </w:r>
    </w:p>
    <w:p w14:paraId="737D76A1" w14:textId="77777777" w:rsidR="003F1242" w:rsidRPr="00E77497" w:rsidRDefault="003F1242" w:rsidP="003F1242">
      <w:pPr>
        <w:pStyle w:val="Alg4"/>
        <w:numPr>
          <w:ilvl w:val="0"/>
          <w:numId w:val="1383"/>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14:paraId="2F3CE883" w14:textId="77777777" w:rsidR="003F1242" w:rsidRPr="00E77497" w:rsidRDefault="003F1242" w:rsidP="003F1242">
      <w:pPr>
        <w:pStyle w:val="Alg4"/>
        <w:numPr>
          <w:ilvl w:val="0"/>
          <w:numId w:val="1383"/>
        </w:numPr>
      </w:pPr>
      <w:r>
        <w:t>If Type(</w:t>
      </w:r>
      <w:r w:rsidRPr="00E77497">
        <w:rPr>
          <w:i/>
        </w:rPr>
        <w:t>rx</w:t>
      </w:r>
      <w:r>
        <w:rPr>
          <w:i/>
          <w:iCs/>
        </w:rPr>
        <w:t>)</w:t>
      </w:r>
      <w:r>
        <w:t xml:space="preserve"> is not Object, then throw a </w:t>
      </w:r>
      <w:r w:rsidRPr="003F3BD9">
        <w:rPr>
          <w:b/>
        </w:rPr>
        <w:t>TypeError</w:t>
      </w:r>
      <w:r>
        <w:t xml:space="preserve"> exception.</w:t>
      </w:r>
    </w:p>
    <w:p w14:paraId="4EB0C454" w14:textId="77777777" w:rsidR="003F1242" w:rsidRDefault="003F1242" w:rsidP="003F1242">
      <w:pPr>
        <w:pStyle w:val="Alg4"/>
        <w:numPr>
          <w:ilvl w:val="0"/>
          <w:numId w:val="1383"/>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14:paraId="6E68A314" w14:textId="77777777" w:rsidR="003F1242" w:rsidRDefault="003F1242" w:rsidP="003F1242">
      <w:pPr>
        <w:pStyle w:val="Alg4"/>
        <w:numPr>
          <w:ilvl w:val="0"/>
          <w:numId w:val="1383"/>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3F452AEE" w14:textId="77777777" w:rsidR="003F1242" w:rsidRDefault="003F1242" w:rsidP="003F1242">
      <w:pPr>
        <w:pStyle w:val="Alg4"/>
        <w:numPr>
          <w:ilvl w:val="0"/>
          <w:numId w:val="1383"/>
        </w:numPr>
        <w:tabs>
          <w:tab w:val="left" w:pos="1710"/>
        </w:tabs>
      </w:pPr>
      <w:r>
        <w:t xml:space="preserve">Let </w:t>
      </w:r>
      <w:r>
        <w:rPr>
          <w:i/>
          <w:iCs/>
        </w:rPr>
        <w:t>matcher</w:t>
      </w:r>
      <w:r>
        <w:t xml:space="preserve"> be the value of </w:t>
      </w:r>
      <w:r w:rsidRPr="00E77497">
        <w:rPr>
          <w:i/>
        </w:rPr>
        <w:t>rx</w:t>
      </w:r>
      <w:r>
        <w:rPr>
          <w:i/>
        </w:rPr>
        <w:t>’s</w:t>
      </w:r>
      <w:r>
        <w:rPr>
          <w:iCs/>
        </w:rPr>
        <w:t xml:space="preserve"> </w:t>
      </w:r>
      <w:r>
        <w:t>[[RegExpMatcher]] internal</w:t>
      </w:r>
      <w:r w:rsidRPr="00314265">
        <w:t xml:space="preserve"> </w:t>
      </w:r>
      <w:r>
        <w:t>data property.</w:t>
      </w:r>
    </w:p>
    <w:p w14:paraId="5B8CBF41" w14:textId="77777777" w:rsidR="003F1242" w:rsidRPr="00E77497" w:rsidRDefault="003F1242" w:rsidP="003F1242">
      <w:pPr>
        <w:pStyle w:val="Alg4"/>
        <w:numPr>
          <w:ilvl w:val="0"/>
          <w:numId w:val="1383"/>
        </w:numPr>
        <w:tabs>
          <w:tab w:val="left" w:pos="1710"/>
        </w:tabs>
      </w:pPr>
      <w:r w:rsidRPr="00E77497">
        <w:t xml:space="preserve">Let </w:t>
      </w:r>
      <w:r w:rsidRPr="00E77497">
        <w:rPr>
          <w:i/>
        </w:rPr>
        <w:t>S</w:t>
      </w:r>
      <w:r w:rsidRPr="00E77497">
        <w:t xml:space="preserve"> be ToString</w:t>
      </w:r>
      <w:r>
        <w:t>(</w:t>
      </w:r>
      <w:r>
        <w:rPr>
          <w:i/>
          <w:iCs/>
        </w:rPr>
        <w:t>string</w:t>
      </w:r>
      <w:r>
        <w:t>)</w:t>
      </w:r>
      <w:r w:rsidRPr="00E77497">
        <w:t>.</w:t>
      </w:r>
    </w:p>
    <w:p w14:paraId="419215CD" w14:textId="77777777" w:rsidR="003F1242" w:rsidRPr="00E77497" w:rsidRDefault="003F1242" w:rsidP="003F1242">
      <w:pPr>
        <w:pStyle w:val="Alg4"/>
        <w:numPr>
          <w:ilvl w:val="0"/>
          <w:numId w:val="1383"/>
        </w:numPr>
        <w:contextualSpacing/>
      </w:pPr>
      <w:r>
        <w:t>ReturnIfAbrupt(</w:t>
      </w:r>
      <w:r>
        <w:rPr>
          <w:i/>
        </w:rPr>
        <w:t>S</w:t>
      </w:r>
      <w:r>
        <w:t>).</w:t>
      </w:r>
    </w:p>
    <w:p w14:paraId="1C5B369C" w14:textId="77777777" w:rsidR="003F1242" w:rsidRPr="00E77497" w:rsidRDefault="003F1242" w:rsidP="003F1242">
      <w:pPr>
        <w:pStyle w:val="Alg4"/>
        <w:numPr>
          <w:ilvl w:val="0"/>
          <w:numId w:val="1383"/>
        </w:numPr>
      </w:pPr>
      <w:r w:rsidRPr="00E77497">
        <w:t xml:space="preserve">Let </w:t>
      </w:r>
      <w:r w:rsidRPr="00E77497">
        <w:rPr>
          <w:i/>
        </w:rPr>
        <w:t>A</w:t>
      </w:r>
      <w:r w:rsidRPr="00E77497">
        <w:t xml:space="preserve"> be </w:t>
      </w:r>
      <w:r>
        <w:t>the result of the abstract operation ArrayCreate with argument 0</w:t>
      </w:r>
      <w:r w:rsidRPr="00E77497">
        <w:t>.</w:t>
      </w:r>
    </w:p>
    <w:p w14:paraId="724AD00B" w14:textId="77777777" w:rsidR="003F1242" w:rsidRPr="00E77497" w:rsidRDefault="003F1242" w:rsidP="003F1242">
      <w:pPr>
        <w:pStyle w:val="Alg4"/>
        <w:numPr>
          <w:ilvl w:val="0"/>
          <w:numId w:val="1383"/>
        </w:numPr>
        <w:contextualSpacing/>
      </w:pPr>
      <w:r>
        <w:t>ReturnIfAbrupt(</w:t>
      </w:r>
      <w:r>
        <w:rPr>
          <w:i/>
        </w:rPr>
        <w:t>A</w:t>
      </w:r>
      <w:r>
        <w:t>).</w:t>
      </w:r>
    </w:p>
    <w:p w14:paraId="3B1C19E0" w14:textId="77777777" w:rsidR="003F1242" w:rsidRPr="00E77497" w:rsidRDefault="003F1242" w:rsidP="003F1242">
      <w:pPr>
        <w:pStyle w:val="Alg4"/>
        <w:numPr>
          <w:ilvl w:val="0"/>
          <w:numId w:val="1383"/>
        </w:numPr>
      </w:pPr>
      <w:r w:rsidRPr="00E77497">
        <w:t xml:space="preserve">Let </w:t>
      </w:r>
      <w:r w:rsidRPr="00E77497">
        <w:rPr>
          <w:i/>
        </w:rPr>
        <w:t>lengthA</w:t>
      </w:r>
      <w:r w:rsidRPr="00E77497">
        <w:t xml:space="preserve"> be 0.</w:t>
      </w:r>
    </w:p>
    <w:p w14:paraId="40198529" w14:textId="77777777" w:rsidR="003F1242" w:rsidRPr="00E77497" w:rsidRDefault="003F1242" w:rsidP="003F1242">
      <w:pPr>
        <w:pStyle w:val="Alg4"/>
        <w:numPr>
          <w:ilvl w:val="0"/>
          <w:numId w:val="1383"/>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w:t>
      </w:r>
      <w:del w:id="11743" w:author="Rev 19 Allen Wirfs-Brock" w:date="2013-09-27T12:31:00Z">
        <w:r w:rsidRPr="00E77497" w:rsidDel="00B05257">
          <w:delText>2</w:delText>
        </w:r>
        <w:r w:rsidRPr="00E77497" w:rsidDel="00B05257">
          <w:rPr>
            <w:vertAlign w:val="superscript"/>
          </w:rPr>
          <w:delText>32</w:delText>
        </w:r>
      </w:del>
      <w:ins w:id="11744" w:author="Rev 19 Allen Wirfs-Brock" w:date="2013-09-27T12:31:00Z">
        <w:r w:rsidR="00B05257" w:rsidRPr="00E77497">
          <w:t>2</w:t>
        </w:r>
        <w:r w:rsidR="00B05257">
          <w:rPr>
            <w:vertAlign w:val="superscript"/>
          </w:rPr>
          <w:t>53</w:t>
        </w:r>
      </w:ins>
      <w:r w:rsidRPr="00E77497">
        <w:t xml:space="preserve">–1; else let </w:t>
      </w:r>
      <w:r w:rsidRPr="00E77497">
        <w:rPr>
          <w:i/>
        </w:rPr>
        <w:t>lim</w:t>
      </w:r>
      <w:r w:rsidRPr="00E77497">
        <w:t xml:space="preserve"> = </w:t>
      </w:r>
      <w:r>
        <w:t>ToLength</w:t>
      </w:r>
      <w:r w:rsidRPr="00E77497">
        <w:t>(</w:t>
      </w:r>
      <w:r w:rsidRPr="00E77497">
        <w:rPr>
          <w:i/>
        </w:rPr>
        <w:t>limit</w:t>
      </w:r>
      <w:r w:rsidRPr="00E77497">
        <w:t>).</w:t>
      </w:r>
    </w:p>
    <w:p w14:paraId="2E16471E" w14:textId="77777777" w:rsidR="003F1242" w:rsidRPr="00E77497" w:rsidRDefault="003F1242" w:rsidP="003F1242">
      <w:pPr>
        <w:pStyle w:val="Alg4"/>
        <w:numPr>
          <w:ilvl w:val="0"/>
          <w:numId w:val="1383"/>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14:paraId="27B31FD8" w14:textId="77777777" w:rsidR="003F1242" w:rsidRPr="00E77497" w:rsidRDefault="003F1242" w:rsidP="003F1242">
      <w:pPr>
        <w:pStyle w:val="Alg4"/>
        <w:numPr>
          <w:ilvl w:val="0"/>
          <w:numId w:val="1383"/>
        </w:numPr>
      </w:pPr>
      <w:r w:rsidRPr="00E77497">
        <w:t xml:space="preserve">Let </w:t>
      </w:r>
      <w:r w:rsidRPr="00E77497">
        <w:rPr>
          <w:i/>
        </w:rPr>
        <w:t>p</w:t>
      </w:r>
      <w:r w:rsidRPr="00E77497">
        <w:t xml:space="preserve"> = 0.</w:t>
      </w:r>
    </w:p>
    <w:p w14:paraId="1DD9620F" w14:textId="77777777" w:rsidR="003F1242" w:rsidRPr="00E77497" w:rsidRDefault="003F1242" w:rsidP="003F1242">
      <w:pPr>
        <w:pStyle w:val="Alg4"/>
        <w:numPr>
          <w:ilvl w:val="0"/>
          <w:numId w:val="1383"/>
        </w:numPr>
      </w:pPr>
      <w:r w:rsidRPr="00E77497">
        <w:t xml:space="preserve">If </w:t>
      </w:r>
      <w:r w:rsidRPr="00E77497">
        <w:rPr>
          <w:i/>
        </w:rPr>
        <w:t>lim</w:t>
      </w:r>
      <w:r w:rsidRPr="00E77497">
        <w:t xml:space="preserve"> = 0, return </w:t>
      </w:r>
      <w:r w:rsidRPr="00E77497">
        <w:rPr>
          <w:i/>
        </w:rPr>
        <w:t>A</w:t>
      </w:r>
      <w:r w:rsidRPr="00E77497">
        <w:t>.</w:t>
      </w:r>
    </w:p>
    <w:p w14:paraId="3793A2F4" w14:textId="77777777" w:rsidR="003F1242" w:rsidRPr="00E77497" w:rsidRDefault="003F1242" w:rsidP="003F1242">
      <w:pPr>
        <w:pStyle w:val="Alg4"/>
        <w:numPr>
          <w:ilvl w:val="0"/>
          <w:numId w:val="1383"/>
        </w:numPr>
      </w:pPr>
      <w:r w:rsidRPr="00E77497">
        <w:t xml:space="preserve">If </w:t>
      </w:r>
      <w:r w:rsidRPr="00E77497">
        <w:rPr>
          <w:i/>
        </w:rPr>
        <w:t>s</w:t>
      </w:r>
      <w:r w:rsidRPr="00E77497">
        <w:t xml:space="preserve"> = 0, then</w:t>
      </w:r>
    </w:p>
    <w:p w14:paraId="35DF4BC0" w14:textId="77777777" w:rsidR="003F1242" w:rsidRDefault="003F1242" w:rsidP="003F1242">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Pr>
          <w:iCs/>
        </w:rPr>
        <w:t>0.</w:t>
      </w:r>
    </w:p>
    <w:p w14:paraId="5269C7CF" w14:textId="77777777" w:rsidR="003F1242" w:rsidRDefault="003F1242" w:rsidP="003F1242">
      <w:pPr>
        <w:pStyle w:val="Alg4"/>
        <w:numPr>
          <w:ilvl w:val="1"/>
          <w:numId w:val="1383"/>
        </w:numPr>
      </w:pPr>
      <w:r>
        <w:t>ReturnIfAbrupt(</w:t>
      </w:r>
      <w:r>
        <w:rPr>
          <w:i/>
          <w:iCs/>
        </w:rPr>
        <w:t>z</w:t>
      </w:r>
      <w:r>
        <w:t>).</w:t>
      </w:r>
    </w:p>
    <w:p w14:paraId="3F233FD8" w14:textId="77777777" w:rsidR="003F1242" w:rsidRPr="00E77497" w:rsidRDefault="003F1242" w:rsidP="003F1242">
      <w:pPr>
        <w:pStyle w:val="Alg4"/>
        <w:numPr>
          <w:ilvl w:val="1"/>
          <w:numId w:val="1383"/>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46550DAC" w14:textId="77777777" w:rsidR="003F1242" w:rsidRPr="00E77497" w:rsidRDefault="003F1242" w:rsidP="003F1242">
      <w:pPr>
        <w:pStyle w:val="Alg4"/>
        <w:numPr>
          <w:ilvl w:val="1"/>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7FA4EE9" w14:textId="77777777" w:rsidR="003F1242" w:rsidRDefault="003F1242" w:rsidP="003F1242">
      <w:pPr>
        <w:pStyle w:val="Alg4"/>
        <w:numPr>
          <w:ilvl w:val="1"/>
          <w:numId w:val="1383"/>
        </w:numPr>
        <w:spacing w:after="120"/>
        <w:contextualSpacing/>
      </w:pPr>
      <w:r>
        <w:t xml:space="preserve">Assert: </w:t>
      </w:r>
      <w:r>
        <w:rPr>
          <w:i/>
          <w:iCs/>
        </w:rPr>
        <w:t>status</w:t>
      </w:r>
      <w:r>
        <w:t xml:space="preserve"> is not</w:t>
      </w:r>
      <w:r w:rsidRPr="00BF41EC">
        <w:t xml:space="preserve"> </w:t>
      </w:r>
      <w:r>
        <w:t>an abrupt completion.</w:t>
      </w:r>
    </w:p>
    <w:p w14:paraId="68B208CC" w14:textId="77777777" w:rsidR="003F1242" w:rsidRPr="00E77497" w:rsidRDefault="003F1242" w:rsidP="003F1242">
      <w:pPr>
        <w:pStyle w:val="Alg4"/>
        <w:numPr>
          <w:ilvl w:val="1"/>
          <w:numId w:val="1383"/>
        </w:numPr>
        <w:spacing w:after="120"/>
        <w:contextualSpacing/>
      </w:pPr>
      <w:r w:rsidRPr="00E77497">
        <w:t xml:space="preserve">Return </w:t>
      </w:r>
      <w:r w:rsidRPr="00E77497">
        <w:rPr>
          <w:i/>
        </w:rPr>
        <w:t>A</w:t>
      </w:r>
      <w:r w:rsidRPr="00E77497">
        <w:t>.</w:t>
      </w:r>
    </w:p>
    <w:p w14:paraId="1108773E" w14:textId="77777777" w:rsidR="003F1242" w:rsidRPr="00E77497" w:rsidRDefault="003F1242" w:rsidP="003F1242">
      <w:pPr>
        <w:pStyle w:val="Alg4"/>
        <w:numPr>
          <w:ilvl w:val="0"/>
          <w:numId w:val="1383"/>
        </w:numPr>
      </w:pPr>
      <w:r w:rsidRPr="00E77497">
        <w:t xml:space="preserve">Let </w:t>
      </w:r>
      <w:r w:rsidRPr="00E77497">
        <w:rPr>
          <w:i/>
        </w:rPr>
        <w:t>q</w:t>
      </w:r>
      <w:r w:rsidRPr="00E77497">
        <w:t xml:space="preserve"> = </w:t>
      </w:r>
      <w:r w:rsidRPr="00E77497">
        <w:rPr>
          <w:i/>
        </w:rPr>
        <w:t>p</w:t>
      </w:r>
      <w:r w:rsidRPr="00E77497">
        <w:t>.</w:t>
      </w:r>
    </w:p>
    <w:p w14:paraId="0CD3460A" w14:textId="77777777" w:rsidR="003F1242" w:rsidRPr="00E65A34" w:rsidRDefault="003F1242" w:rsidP="003F1242">
      <w:pPr>
        <w:pStyle w:val="Alg4"/>
        <w:numPr>
          <w:ilvl w:val="0"/>
          <w:numId w:val="1383"/>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2032B02C" w14:textId="77777777" w:rsidR="003F1242" w:rsidRDefault="003F1242" w:rsidP="003F1242">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sidRPr="00E77497">
        <w:rPr>
          <w:i/>
        </w:rPr>
        <w:t>q</w:t>
      </w:r>
    </w:p>
    <w:p w14:paraId="539D46D9" w14:textId="77777777" w:rsidR="003F1242" w:rsidRDefault="003F1242" w:rsidP="003F1242">
      <w:pPr>
        <w:pStyle w:val="Alg4"/>
        <w:numPr>
          <w:ilvl w:val="1"/>
          <w:numId w:val="1383"/>
        </w:numPr>
      </w:pPr>
      <w:r>
        <w:t>ReturnIfAbrupt(</w:t>
      </w:r>
      <w:r>
        <w:rPr>
          <w:i/>
          <w:iCs/>
        </w:rPr>
        <w:t>z</w:t>
      </w:r>
      <w:r>
        <w:t>).</w:t>
      </w:r>
    </w:p>
    <w:p w14:paraId="53B3DBE1" w14:textId="77777777" w:rsidR="003F1242" w:rsidRPr="00E77497" w:rsidRDefault="003F1242" w:rsidP="003F1242">
      <w:pPr>
        <w:pStyle w:val="Alg4"/>
        <w:numPr>
          <w:ilvl w:val="1"/>
          <w:numId w:val="1383"/>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360739E7" w14:textId="77777777" w:rsidR="003F1242" w:rsidRPr="00E77497" w:rsidRDefault="003F1242" w:rsidP="003F1242">
      <w:pPr>
        <w:pStyle w:val="Alg4"/>
        <w:numPr>
          <w:ilvl w:val="1"/>
          <w:numId w:val="1383"/>
        </w:numPr>
      </w:pPr>
      <w:r w:rsidRPr="00E77497">
        <w:t xml:space="preserve">Else  </w:t>
      </w:r>
      <w:r w:rsidRPr="00E77497">
        <w:rPr>
          <w:i/>
        </w:rPr>
        <w:t>z</w:t>
      </w:r>
      <w:r w:rsidRPr="00E77497">
        <w:t xml:space="preserve"> is not </w:t>
      </w:r>
      <w:r w:rsidRPr="00E77497">
        <w:rPr>
          <w:b/>
        </w:rPr>
        <w:t>failure</w:t>
      </w:r>
      <w:r w:rsidRPr="00E77497">
        <w:t>,</w:t>
      </w:r>
    </w:p>
    <w:p w14:paraId="4E4533BA" w14:textId="77777777" w:rsidR="003F1242" w:rsidRPr="00E77497" w:rsidRDefault="003F1242" w:rsidP="003F1242">
      <w:pPr>
        <w:pStyle w:val="Alg4"/>
        <w:numPr>
          <w:ilvl w:val="2"/>
          <w:numId w:val="1383"/>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w:t>
      </w:r>
      <w:r>
        <w:t>List</w:t>
      </w:r>
      <w:r w:rsidRPr="00E77497">
        <w:t>.</w:t>
      </w:r>
    </w:p>
    <w:p w14:paraId="4FDE341F" w14:textId="77777777" w:rsidR="003F1242" w:rsidRPr="00E77497" w:rsidRDefault="003F1242" w:rsidP="003F1242">
      <w:pPr>
        <w:pStyle w:val="Alg4"/>
        <w:numPr>
          <w:ilvl w:val="2"/>
          <w:numId w:val="1383"/>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1A826307" w14:textId="77777777" w:rsidR="003F1242" w:rsidRPr="00E65A34" w:rsidRDefault="003F1242" w:rsidP="003F1242">
      <w:pPr>
        <w:pStyle w:val="Alg4"/>
        <w:numPr>
          <w:ilvl w:val="2"/>
          <w:numId w:val="1383"/>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14:paraId="171DCE40" w14:textId="77777777" w:rsidR="003F1242" w:rsidRPr="00E77497" w:rsidRDefault="003F1242" w:rsidP="003F1242">
      <w:pPr>
        <w:pStyle w:val="Alg4"/>
        <w:numPr>
          <w:ilvl w:val="3"/>
          <w:numId w:val="1383"/>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elements</w:t>
      </w:r>
      <w:r w:rsidRPr="00B820AB">
        <w:t xml:space="preserve"> at positions </w:t>
      </w:r>
      <w:r w:rsidRPr="00675B74">
        <w:rPr>
          <w:i/>
        </w:rPr>
        <w:t>p</w:t>
      </w:r>
      <w:r w:rsidRPr="00E77497">
        <w:t xml:space="preserve"> (inclusive) through </w:t>
      </w:r>
      <w:r w:rsidRPr="00E77497">
        <w:rPr>
          <w:i/>
        </w:rPr>
        <w:t>q</w:t>
      </w:r>
      <w:r w:rsidRPr="00E77497">
        <w:t xml:space="preserve"> (exclusive).</w:t>
      </w:r>
    </w:p>
    <w:p w14:paraId="6D7E2465" w14:textId="77777777" w:rsidR="003F1242" w:rsidRPr="00E77497" w:rsidRDefault="003F1242" w:rsidP="003F1242">
      <w:pPr>
        <w:pStyle w:val="Alg4"/>
        <w:numPr>
          <w:ilvl w:val="3"/>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1B472AE8" w14:textId="77777777" w:rsidR="003F1242" w:rsidRDefault="003F1242" w:rsidP="003F1242">
      <w:pPr>
        <w:pStyle w:val="Alg4"/>
        <w:numPr>
          <w:ilvl w:val="3"/>
          <w:numId w:val="1383"/>
        </w:numPr>
      </w:pPr>
      <w:r>
        <w:t xml:space="preserve">Assert: </w:t>
      </w:r>
      <w:r>
        <w:rPr>
          <w:i/>
          <w:iCs/>
        </w:rPr>
        <w:t>status</w:t>
      </w:r>
      <w:r>
        <w:t xml:space="preserve"> is not an abrupt completion.</w:t>
      </w:r>
    </w:p>
    <w:p w14:paraId="1445D5A2" w14:textId="77777777" w:rsidR="003F1242" w:rsidRPr="00E77497" w:rsidRDefault="003F1242" w:rsidP="003F1242">
      <w:pPr>
        <w:pStyle w:val="Alg4"/>
        <w:numPr>
          <w:ilvl w:val="3"/>
          <w:numId w:val="1383"/>
        </w:numPr>
      </w:pPr>
      <w:r w:rsidRPr="00E77497">
        <w:t xml:space="preserve">Increment </w:t>
      </w:r>
      <w:r w:rsidRPr="00E77497">
        <w:rPr>
          <w:i/>
        </w:rPr>
        <w:t>lengthA</w:t>
      </w:r>
      <w:r w:rsidRPr="00E77497">
        <w:t xml:space="preserve"> by 1.</w:t>
      </w:r>
    </w:p>
    <w:p w14:paraId="5621690A" w14:textId="77777777" w:rsidR="003F1242" w:rsidRPr="00E77497" w:rsidRDefault="003F1242" w:rsidP="003F1242">
      <w:pPr>
        <w:pStyle w:val="Alg4"/>
        <w:numPr>
          <w:ilvl w:val="3"/>
          <w:numId w:val="1383"/>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5AC77F85" w14:textId="77777777" w:rsidR="003F1242" w:rsidRPr="00E77497" w:rsidRDefault="003F1242" w:rsidP="003F1242">
      <w:pPr>
        <w:pStyle w:val="Alg4"/>
        <w:numPr>
          <w:ilvl w:val="3"/>
          <w:numId w:val="1383"/>
        </w:numPr>
      </w:pPr>
      <w:r w:rsidRPr="00E77497">
        <w:t xml:space="preserve">Let </w:t>
      </w:r>
      <w:r w:rsidRPr="00CC55C8">
        <w:rPr>
          <w:i/>
          <w:iCs/>
        </w:rPr>
        <w:t>p</w:t>
      </w:r>
      <w:r w:rsidRPr="00E77497">
        <w:t xml:space="preserve"> = </w:t>
      </w:r>
      <w:r w:rsidRPr="00C332EF">
        <w:rPr>
          <w:i/>
          <w:iCs/>
        </w:rPr>
        <w:t>e</w:t>
      </w:r>
      <w:r w:rsidRPr="00E77497">
        <w:t>.</w:t>
      </w:r>
    </w:p>
    <w:p w14:paraId="3273F7D2" w14:textId="77777777" w:rsidR="003F1242" w:rsidRPr="00E77497" w:rsidRDefault="003F1242" w:rsidP="003F1242">
      <w:pPr>
        <w:pStyle w:val="Alg4"/>
        <w:numPr>
          <w:ilvl w:val="3"/>
          <w:numId w:val="1383"/>
        </w:numPr>
      </w:pPr>
      <w:r w:rsidRPr="00E77497">
        <w:t xml:space="preserve">Let </w:t>
      </w:r>
      <w:r w:rsidRPr="00E77497">
        <w:rPr>
          <w:i/>
        </w:rPr>
        <w:t>i</w:t>
      </w:r>
      <w:r w:rsidRPr="00E77497">
        <w:t xml:space="preserve"> = 0.</w:t>
      </w:r>
    </w:p>
    <w:p w14:paraId="25F6F959" w14:textId="77777777" w:rsidR="003F1242" w:rsidRPr="00E77497" w:rsidRDefault="003F1242" w:rsidP="003F1242">
      <w:pPr>
        <w:pStyle w:val="Alg4"/>
        <w:numPr>
          <w:ilvl w:val="3"/>
          <w:numId w:val="1383"/>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0EC89ECE" w14:textId="77777777" w:rsidR="003F1242" w:rsidRPr="00E77497" w:rsidRDefault="003F1242" w:rsidP="003F1242">
      <w:pPr>
        <w:pStyle w:val="Alg4"/>
        <w:numPr>
          <w:ilvl w:val="4"/>
          <w:numId w:val="1383"/>
        </w:numPr>
      </w:pPr>
      <w:r w:rsidRPr="00E77497">
        <w:t xml:space="preserve">Let </w:t>
      </w:r>
      <w:r w:rsidRPr="00E77497">
        <w:rPr>
          <w:i/>
        </w:rPr>
        <w:t>i</w:t>
      </w:r>
      <w:r w:rsidRPr="00E77497">
        <w:t xml:space="preserve"> = </w:t>
      </w:r>
      <w:r w:rsidRPr="00E77497">
        <w:rPr>
          <w:i/>
        </w:rPr>
        <w:t>i</w:t>
      </w:r>
      <w:r w:rsidRPr="00E77497">
        <w:t>+1.</w:t>
      </w:r>
    </w:p>
    <w:p w14:paraId="418105A6" w14:textId="77777777" w:rsidR="003F1242" w:rsidRPr="00E77497" w:rsidRDefault="003F1242" w:rsidP="003F1242">
      <w:pPr>
        <w:pStyle w:val="Alg4"/>
        <w:numPr>
          <w:ilvl w:val="4"/>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 </w:t>
      </w:r>
      <w:r w:rsidRPr="00E77497">
        <w:t xml:space="preserve">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0DC28FB8" w14:textId="77777777" w:rsidR="003F1242" w:rsidRDefault="003F1242" w:rsidP="003F1242">
      <w:pPr>
        <w:pStyle w:val="Alg4"/>
        <w:numPr>
          <w:ilvl w:val="4"/>
          <w:numId w:val="1383"/>
        </w:numPr>
      </w:pPr>
      <w:r>
        <w:t xml:space="preserve">Assert: </w:t>
      </w:r>
      <w:r>
        <w:rPr>
          <w:i/>
          <w:iCs/>
        </w:rPr>
        <w:t>status</w:t>
      </w:r>
      <w:r>
        <w:t xml:space="preserve"> is not an abrupt completion.</w:t>
      </w:r>
    </w:p>
    <w:p w14:paraId="7C103439" w14:textId="77777777" w:rsidR="003F1242" w:rsidRPr="00E77497" w:rsidRDefault="003F1242" w:rsidP="003F1242">
      <w:pPr>
        <w:pStyle w:val="Alg4"/>
        <w:numPr>
          <w:ilvl w:val="4"/>
          <w:numId w:val="1383"/>
        </w:numPr>
      </w:pPr>
      <w:r w:rsidRPr="00E77497">
        <w:t xml:space="preserve">Increment </w:t>
      </w:r>
      <w:r w:rsidRPr="00E77497">
        <w:rPr>
          <w:i/>
        </w:rPr>
        <w:t>lengthA</w:t>
      </w:r>
      <w:r w:rsidRPr="00E77497">
        <w:t xml:space="preserve"> by 1.</w:t>
      </w:r>
    </w:p>
    <w:p w14:paraId="14B05942" w14:textId="77777777" w:rsidR="003F1242" w:rsidRPr="00E77497" w:rsidRDefault="003F1242" w:rsidP="003F1242">
      <w:pPr>
        <w:pStyle w:val="Alg4"/>
        <w:numPr>
          <w:ilvl w:val="4"/>
          <w:numId w:val="1383"/>
        </w:numPr>
      </w:pPr>
      <w:r w:rsidRPr="00E77497">
        <w:t xml:space="preserve">If </w:t>
      </w:r>
      <w:r w:rsidRPr="00E77497">
        <w:rPr>
          <w:i/>
        </w:rPr>
        <w:t xml:space="preserve">lengthA </w:t>
      </w:r>
      <w:r w:rsidRPr="00E77497">
        <w:t xml:space="preserve">= </w:t>
      </w:r>
      <w:r w:rsidRPr="00E77497">
        <w:rPr>
          <w:i/>
        </w:rPr>
        <w:t>lim</w:t>
      </w:r>
      <w:r w:rsidRPr="00E77497">
        <w:t xml:space="preserve">, return </w:t>
      </w:r>
      <w:r w:rsidRPr="00E77497">
        <w:rPr>
          <w:i/>
        </w:rPr>
        <w:t>A</w:t>
      </w:r>
      <w:r w:rsidRPr="00E77497">
        <w:t>.</w:t>
      </w:r>
    </w:p>
    <w:p w14:paraId="4C5CF7D7" w14:textId="77777777" w:rsidR="003F1242" w:rsidRPr="00E77497" w:rsidRDefault="003F1242" w:rsidP="003F1242">
      <w:pPr>
        <w:pStyle w:val="Alg4"/>
        <w:numPr>
          <w:ilvl w:val="3"/>
          <w:numId w:val="1383"/>
        </w:numPr>
        <w:tabs>
          <w:tab w:val="num" w:pos="3240"/>
        </w:tabs>
      </w:pPr>
      <w:r w:rsidRPr="00E77497">
        <w:t xml:space="preserve">Let </w:t>
      </w:r>
      <w:r w:rsidRPr="00E77497">
        <w:rPr>
          <w:i/>
        </w:rPr>
        <w:t>q</w:t>
      </w:r>
      <w:r w:rsidRPr="00E77497">
        <w:t xml:space="preserve"> = </w:t>
      </w:r>
      <w:r w:rsidRPr="00E77497">
        <w:rPr>
          <w:i/>
        </w:rPr>
        <w:t>p</w:t>
      </w:r>
      <w:r w:rsidRPr="00E77497">
        <w:t>.</w:t>
      </w:r>
    </w:p>
    <w:p w14:paraId="259CDC28" w14:textId="77777777" w:rsidR="003F1242" w:rsidRPr="00E77497" w:rsidRDefault="003F1242" w:rsidP="003F1242">
      <w:pPr>
        <w:pStyle w:val="Alg4"/>
        <w:numPr>
          <w:ilvl w:val="0"/>
          <w:numId w:val="1383"/>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elements</w:t>
      </w:r>
      <w:r w:rsidRPr="00E77497">
        <w:t xml:space="preserve"> at positions </w:t>
      </w:r>
      <w:r w:rsidRPr="00E77497">
        <w:rPr>
          <w:i/>
        </w:rPr>
        <w:t>p</w:t>
      </w:r>
      <w:r w:rsidRPr="00E77497">
        <w:t xml:space="preserve"> (inclusive) through </w:t>
      </w:r>
      <w:r w:rsidRPr="00E77497">
        <w:rPr>
          <w:i/>
        </w:rPr>
        <w:t>s</w:t>
      </w:r>
      <w:r w:rsidRPr="00E77497">
        <w:t xml:space="preserve"> (exclusive).</w:t>
      </w:r>
    </w:p>
    <w:p w14:paraId="0DB6B756" w14:textId="77777777" w:rsidR="003F1242" w:rsidRPr="00E77497" w:rsidRDefault="003F1242" w:rsidP="003F1242">
      <w:pPr>
        <w:pStyle w:val="Alg4"/>
        <w:numPr>
          <w:ilvl w:val="0"/>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35A418B0" w14:textId="77777777" w:rsidR="003F1242" w:rsidRDefault="003F1242" w:rsidP="003F1242">
      <w:pPr>
        <w:pStyle w:val="Alg4"/>
        <w:numPr>
          <w:ilvl w:val="0"/>
          <w:numId w:val="1383"/>
        </w:numPr>
        <w:spacing w:after="220"/>
        <w:contextualSpacing/>
      </w:pPr>
      <w:r>
        <w:t xml:space="preserve">Assert: </w:t>
      </w:r>
      <w:r>
        <w:rPr>
          <w:i/>
          <w:iCs/>
        </w:rPr>
        <w:t>status</w:t>
      </w:r>
      <w:r>
        <w:t xml:space="preserve"> is not an abrupt completion.</w:t>
      </w:r>
    </w:p>
    <w:p w14:paraId="7353E57C" w14:textId="77777777" w:rsidR="003F1242" w:rsidRPr="00E77497" w:rsidRDefault="003F1242" w:rsidP="003F1242">
      <w:pPr>
        <w:pStyle w:val="Alg4"/>
        <w:numPr>
          <w:ilvl w:val="0"/>
          <w:numId w:val="1383"/>
        </w:numPr>
        <w:spacing w:after="220"/>
      </w:pPr>
      <w:r w:rsidRPr="00E77497">
        <w:t xml:space="preserve">Return </w:t>
      </w:r>
      <w:r w:rsidRPr="00E77497">
        <w:rPr>
          <w:i/>
        </w:rPr>
        <w:t>A</w:t>
      </w:r>
      <w:r w:rsidRPr="00E77497">
        <w:t>.</w:t>
      </w:r>
    </w:p>
    <w:p w14:paraId="7497C62C" w14:textId="77777777" w:rsidR="003F1242" w:rsidRPr="00E77497" w:rsidRDefault="003F1242" w:rsidP="003F1242">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7D9A7733" w14:textId="77777777" w:rsidR="003F1242" w:rsidRPr="00E77497" w:rsidRDefault="003F1242" w:rsidP="003F1242">
      <w:pPr>
        <w:pStyle w:val="Note"/>
      </w:pPr>
      <w:r w:rsidRPr="00E77497">
        <w:t>NOTE 1</w:t>
      </w:r>
      <w:r w:rsidRPr="00E77497">
        <w:tab/>
        <w:t xml:space="preserve">The </w:t>
      </w:r>
      <w:r w:rsidRPr="00E77497">
        <w:rPr>
          <w:rFonts w:ascii="Courier New" w:hAnsi="Courier New"/>
          <w:b/>
        </w:rPr>
        <w:t>split</w:t>
      </w:r>
      <w:r w:rsidRPr="00E77497">
        <w:t xml:space="preserve"> method ignores the value of </w:t>
      </w:r>
      <w:r>
        <w:t xml:space="preserve">the </w:t>
      </w:r>
      <w:r w:rsidRPr="00E77497">
        <w:rPr>
          <w:rFonts w:ascii="Courier New" w:hAnsi="Courier New"/>
          <w:b/>
        </w:rPr>
        <w:t>global</w:t>
      </w:r>
      <w:r w:rsidRPr="00E77497">
        <w:t xml:space="preserve"> </w:t>
      </w:r>
      <w:r>
        <w:t>property of this RegExp object</w:t>
      </w:r>
      <w:r w:rsidRPr="00E77497">
        <w:t>.</w:t>
      </w:r>
    </w:p>
    <w:p w14:paraId="29DBCB0D" w14:textId="77777777" w:rsidR="005D7F2D" w:rsidRPr="00E77497" w:rsidRDefault="005D7F2D" w:rsidP="005D7F2D">
      <w:pPr>
        <w:pStyle w:val="40"/>
      </w:pPr>
      <w:r>
        <w:t xml:space="preserve">get </w:t>
      </w:r>
      <w:r w:rsidRPr="00E77497">
        <w:t>RegExp.prototype.</w:t>
      </w:r>
      <w:r>
        <w:t>sticky</w:t>
      </w:r>
      <w:r w:rsidRPr="00E77497">
        <w:t xml:space="preserve"> </w:t>
      </w:r>
    </w:p>
    <w:p w14:paraId="70097E5F" w14:textId="77777777"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.sticky</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3741FBBF" w14:textId="77777777" w:rsidR="005D7F2D" w:rsidRPr="00E77497" w:rsidRDefault="005D7F2D" w:rsidP="005D7F2D">
      <w:pPr>
        <w:pStyle w:val="Alg4"/>
        <w:numPr>
          <w:ilvl w:val="0"/>
          <w:numId w:val="1348"/>
        </w:numPr>
      </w:pPr>
      <w:r w:rsidRPr="00E77497">
        <w:t xml:space="preserve">Let </w:t>
      </w:r>
      <w:r>
        <w:rPr>
          <w:i/>
        </w:rPr>
        <w:t>R</w:t>
      </w:r>
      <w:r w:rsidRPr="00E77497">
        <w:t xml:space="preserve"> be the</w:t>
      </w:r>
      <w:r>
        <w:t xml:space="preserve"> </w:t>
      </w:r>
      <w:r w:rsidRPr="00E77497">
        <w:rPr>
          <w:b/>
        </w:rPr>
        <w:t>this</w:t>
      </w:r>
      <w:r w:rsidRPr="00E77497">
        <w:t xml:space="preserve"> value.</w:t>
      </w:r>
    </w:p>
    <w:p w14:paraId="7963A454" w14:textId="77777777" w:rsidR="005D7F2D" w:rsidRPr="00E77497" w:rsidRDefault="005D7F2D" w:rsidP="005D7F2D">
      <w:pPr>
        <w:pStyle w:val="Alg4"/>
        <w:numPr>
          <w:ilvl w:val="0"/>
          <w:numId w:val="1348"/>
        </w:numPr>
      </w:pPr>
      <w:r>
        <w:t>If Type(</w:t>
      </w:r>
      <w:r>
        <w:rPr>
          <w:i/>
          <w:iCs/>
        </w:rPr>
        <w:t>R)</w:t>
      </w:r>
      <w:r>
        <w:t xml:space="preserve"> is not Object, then throw a </w:t>
      </w:r>
      <w:r w:rsidRPr="003F3BD9">
        <w:rPr>
          <w:b/>
        </w:rPr>
        <w:t>TypeError</w:t>
      </w:r>
      <w:r>
        <w:t xml:space="preserve"> exception.</w:t>
      </w:r>
    </w:p>
    <w:p w14:paraId="7EA41177" w14:textId="77777777" w:rsidR="005D7F2D" w:rsidRDefault="005D7F2D" w:rsidP="005D7F2D">
      <w:pPr>
        <w:pStyle w:val="Alg4"/>
        <w:numPr>
          <w:ilvl w:val="0"/>
          <w:numId w:val="1348"/>
        </w:numPr>
      </w:pPr>
      <w:r>
        <w:t xml:space="preserve">If </w:t>
      </w:r>
      <w:r>
        <w:rPr>
          <w:i/>
        </w:rPr>
        <w:t>R</w:t>
      </w:r>
      <w:r>
        <w:t xml:space="preserve"> does not have a</w:t>
      </w:r>
      <w:ins w:id="11745"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14:paraId="773EF23F" w14:textId="77777777" w:rsidR="005D7F2D" w:rsidRDefault="005D7F2D" w:rsidP="005D7F2D">
      <w:pPr>
        <w:numPr>
          <w:ilvl w:val="0"/>
          <w:numId w:val="134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44E04A01" w14:textId="77777777" w:rsidR="005D7F2D" w:rsidRDefault="005D7F2D" w:rsidP="005D7F2D">
      <w:pPr>
        <w:pStyle w:val="Alg4"/>
        <w:numPr>
          <w:ilvl w:val="0"/>
          <w:numId w:val="1348"/>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6B83F096" w14:textId="77777777" w:rsidR="005D7F2D" w:rsidRDefault="005D7F2D" w:rsidP="005D7F2D">
      <w:pPr>
        <w:pStyle w:val="Alg4"/>
        <w:numPr>
          <w:ilvl w:val="0"/>
          <w:numId w:val="1348"/>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then return </w:t>
      </w:r>
      <w:r>
        <w:rPr>
          <w:b/>
          <w:bCs/>
        </w:rPr>
        <w:t>true</w:t>
      </w:r>
      <w:r>
        <w:t>.</w:t>
      </w:r>
    </w:p>
    <w:p w14:paraId="3FB19DBB" w14:textId="77777777" w:rsidR="005D7F2D" w:rsidRPr="00E77497" w:rsidRDefault="005D7F2D" w:rsidP="005D7F2D">
      <w:pPr>
        <w:pStyle w:val="Alg4"/>
        <w:numPr>
          <w:ilvl w:val="0"/>
          <w:numId w:val="1348"/>
        </w:numPr>
        <w:spacing w:after="220"/>
      </w:pPr>
      <w:r>
        <w:t>Return</w:t>
      </w:r>
      <w:r>
        <w:rPr>
          <w:iCs/>
        </w:rPr>
        <w:t xml:space="preserve"> </w:t>
      </w:r>
      <w:r>
        <w:rPr>
          <w:b/>
          <w:bCs/>
          <w:iCs/>
        </w:rPr>
        <w:t>false</w:t>
      </w:r>
      <w:r>
        <w:t>.</w:t>
      </w:r>
    </w:p>
    <w:p w14:paraId="1BFCF6DD" w14:textId="77777777" w:rsidR="003F1242" w:rsidRPr="00E77497" w:rsidRDefault="003F1242" w:rsidP="003F1242">
      <w:pPr>
        <w:pStyle w:val="40"/>
      </w:pPr>
      <w:r w:rsidRPr="00E77497">
        <w:t>RegExp.prototype.test(string)</w:t>
      </w:r>
    </w:p>
    <w:p w14:paraId="52972D4A" w14:textId="77777777" w:rsidR="003F1242" w:rsidRPr="00E77497" w:rsidRDefault="003F1242" w:rsidP="003F1242">
      <w:r w:rsidRPr="00E77497">
        <w:t>The following steps are taken:</w:t>
      </w:r>
    </w:p>
    <w:p w14:paraId="0CB141C8" w14:textId="77777777" w:rsidR="003F1242" w:rsidRPr="00E77497" w:rsidRDefault="003F1242" w:rsidP="003F1242">
      <w:pPr>
        <w:pStyle w:val="Alg4"/>
        <w:numPr>
          <w:ilvl w:val="0"/>
          <w:numId w:val="324"/>
        </w:numPr>
      </w:pPr>
      <w:r w:rsidRPr="00E77497">
        <w:t xml:space="preserve">Let </w:t>
      </w:r>
      <w:r>
        <w:rPr>
          <w:i/>
        </w:rPr>
        <w:t>R</w:t>
      </w:r>
      <w:r w:rsidRPr="00E77497">
        <w:t xml:space="preserve"> be the</w:t>
      </w:r>
      <w:r>
        <w:t xml:space="preserve"> </w:t>
      </w:r>
      <w:r w:rsidRPr="00E77497">
        <w:rPr>
          <w:b/>
        </w:rPr>
        <w:t>this</w:t>
      </w:r>
      <w:r w:rsidRPr="00E77497">
        <w:t xml:space="preserve"> value.</w:t>
      </w:r>
    </w:p>
    <w:p w14:paraId="07355D97" w14:textId="77777777" w:rsidR="003F1242" w:rsidRPr="00E77497" w:rsidRDefault="003F1242" w:rsidP="003F1242">
      <w:pPr>
        <w:pStyle w:val="Alg4"/>
        <w:numPr>
          <w:ilvl w:val="0"/>
          <w:numId w:val="324"/>
        </w:numPr>
      </w:pPr>
      <w:r>
        <w:t>If Type(</w:t>
      </w:r>
      <w:r>
        <w:rPr>
          <w:i/>
          <w:iCs/>
        </w:rPr>
        <w:t>R)</w:t>
      </w:r>
      <w:r>
        <w:t xml:space="preserve"> is not Object, then throw a </w:t>
      </w:r>
      <w:r w:rsidRPr="003F3BD9">
        <w:rPr>
          <w:b/>
        </w:rPr>
        <w:t>TypeError</w:t>
      </w:r>
      <w:r>
        <w:t xml:space="preserve"> exception.</w:t>
      </w:r>
    </w:p>
    <w:p w14:paraId="25542BB8" w14:textId="77777777" w:rsidR="003F1242" w:rsidRDefault="003F1242" w:rsidP="003F1242">
      <w:pPr>
        <w:pStyle w:val="Alg4"/>
        <w:numPr>
          <w:ilvl w:val="0"/>
          <w:numId w:val="324"/>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14:paraId="291DFEB9" w14:textId="77777777" w:rsidR="003F1242" w:rsidRDefault="003F1242" w:rsidP="003F1242">
      <w:pPr>
        <w:pStyle w:val="Alg4"/>
        <w:numPr>
          <w:ilvl w:val="0"/>
          <w:numId w:val="324"/>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7EC1C09E" w14:textId="77777777" w:rsidR="003F1242" w:rsidRDefault="003F1242" w:rsidP="003F1242">
      <w:pPr>
        <w:pStyle w:val="Alg4"/>
        <w:numPr>
          <w:ilvl w:val="0"/>
          <w:numId w:val="324"/>
        </w:numPr>
      </w:pPr>
      <w:r w:rsidRPr="00E77497">
        <w:t xml:space="preserve">Let </w:t>
      </w:r>
      <w:r w:rsidRPr="00E77497">
        <w:rPr>
          <w:i/>
        </w:rPr>
        <w:t>S</w:t>
      </w:r>
      <w:r w:rsidRPr="00E77497">
        <w:t xml:space="preserve"> be the value of ToString(</w:t>
      </w:r>
      <w:r w:rsidRPr="00E77497">
        <w:rPr>
          <w:i/>
        </w:rPr>
        <w:t>string</w:t>
      </w:r>
      <w:r w:rsidRPr="00E77497">
        <w:t>)</w:t>
      </w:r>
    </w:p>
    <w:p w14:paraId="6A075D30" w14:textId="77777777" w:rsidR="003F1242" w:rsidRDefault="003F1242" w:rsidP="003F1242">
      <w:pPr>
        <w:pStyle w:val="Alg4"/>
        <w:numPr>
          <w:ilvl w:val="0"/>
          <w:numId w:val="324"/>
        </w:numPr>
      </w:pPr>
      <w:r>
        <w:t>ReturnIfAbrupt(</w:t>
      </w:r>
      <w:r>
        <w:rPr>
          <w:i/>
        </w:rPr>
        <w:t>S</w:t>
      </w:r>
      <w:r>
        <w:t>).</w:t>
      </w:r>
    </w:p>
    <w:p w14:paraId="378EFAF1" w14:textId="77777777" w:rsidR="003F1242" w:rsidRPr="00E77497" w:rsidRDefault="003F1242" w:rsidP="003F1242">
      <w:pPr>
        <w:pStyle w:val="Alg4"/>
        <w:numPr>
          <w:ilvl w:val="0"/>
          <w:numId w:val="324"/>
        </w:numPr>
      </w:pPr>
      <w:r w:rsidRPr="00E77497">
        <w:t xml:space="preserve">Let </w:t>
      </w:r>
      <w:r w:rsidRPr="00E77497">
        <w:rPr>
          <w:i/>
        </w:rPr>
        <w:t>match</w:t>
      </w:r>
      <w:r w:rsidRPr="00E77497">
        <w:t xml:space="preserve"> be the result of</w:t>
      </w:r>
      <w:r>
        <w:t xml:space="preserve"> the</w:t>
      </w:r>
      <w:r w:rsidRPr="00E77497">
        <w:t xml:space="preserve"> </w:t>
      </w:r>
      <w:r>
        <w:t xml:space="preserve">RegExpExec abstract operation with arguments </w:t>
      </w:r>
      <w:r w:rsidRPr="00134DAD">
        <w:rPr>
          <w:i/>
        </w:rPr>
        <w:t>R</w:t>
      </w:r>
      <w:r>
        <w:t xml:space="preserve"> and </w:t>
      </w:r>
      <w:r w:rsidRPr="00134DAD">
        <w:rPr>
          <w:i/>
        </w:rPr>
        <w:t>S</w:t>
      </w:r>
      <w:r w:rsidRPr="00E77497">
        <w:t>.</w:t>
      </w:r>
    </w:p>
    <w:p w14:paraId="033DB6BD" w14:textId="77777777" w:rsidR="003F1242" w:rsidRDefault="003F1242" w:rsidP="003F1242">
      <w:pPr>
        <w:pStyle w:val="Alg4"/>
        <w:numPr>
          <w:ilvl w:val="0"/>
          <w:numId w:val="324"/>
        </w:numPr>
      </w:pPr>
      <w:r>
        <w:t>ReturnIfAbrupt(</w:t>
      </w:r>
      <w:r>
        <w:rPr>
          <w:i/>
        </w:rPr>
        <w:t>match</w:t>
      </w:r>
      <w:r>
        <w:t>).</w:t>
      </w:r>
    </w:p>
    <w:p w14:paraId="71981333" w14:textId="77777777" w:rsidR="003F1242" w:rsidRPr="00E77497" w:rsidRDefault="003F1242" w:rsidP="003F1242">
      <w:pPr>
        <w:pStyle w:val="Alg4"/>
        <w:numPr>
          <w:ilvl w:val="0"/>
          <w:numId w:val="324"/>
        </w:numPr>
        <w:spacing w:after="240"/>
      </w:pPr>
      <w:r w:rsidRPr="00E77497">
        <w:t xml:space="preserve">If </w:t>
      </w:r>
      <w:r w:rsidRPr="00E77497">
        <w:rPr>
          <w:i/>
        </w:rPr>
        <w:t>match</w:t>
      </w:r>
      <w:r w:rsidRPr="00E77497">
        <w:t xml:space="preserve"> is not </w:t>
      </w:r>
      <w:r w:rsidRPr="00C52FC5">
        <w:rPr>
          <w:b/>
          <w:bCs/>
        </w:rPr>
        <w:t>null</w:t>
      </w:r>
      <w:r w:rsidRPr="00E77497">
        <w:t xml:space="preserve">, then return </w:t>
      </w:r>
      <w:r w:rsidRPr="00E77497">
        <w:rPr>
          <w:b/>
        </w:rPr>
        <w:t>true</w:t>
      </w:r>
      <w:r w:rsidRPr="00E77497">
        <w:t xml:space="preserve">; else return </w:t>
      </w:r>
      <w:r w:rsidRPr="00E77497">
        <w:rPr>
          <w:b/>
        </w:rPr>
        <w:t>false</w:t>
      </w:r>
      <w:r w:rsidRPr="00E77497">
        <w:t>.</w:t>
      </w:r>
    </w:p>
    <w:p w14:paraId="7225819D" w14:textId="77777777" w:rsidR="003F1242" w:rsidRPr="00E77497" w:rsidRDefault="003F1242" w:rsidP="003F1242">
      <w:pPr>
        <w:pStyle w:val="40"/>
      </w:pPr>
      <w:r w:rsidRPr="00E77497">
        <w:t>RegExp.prototype.toString()</w:t>
      </w:r>
    </w:p>
    <w:p w14:paraId="23EA5F25" w14:textId="77777777" w:rsidR="003F1242" w:rsidRPr="00E77497" w:rsidRDefault="003F1242" w:rsidP="003F1242">
      <w:pPr>
        <w:pStyle w:val="Alg4"/>
        <w:numPr>
          <w:ilvl w:val="0"/>
          <w:numId w:val="1343"/>
        </w:numPr>
      </w:pPr>
      <w:r w:rsidRPr="00E77497">
        <w:t xml:space="preserve">Let </w:t>
      </w:r>
      <w:r>
        <w:rPr>
          <w:i/>
        </w:rPr>
        <w:t>R</w:t>
      </w:r>
      <w:r w:rsidRPr="00E77497">
        <w:t xml:space="preserve"> be the</w:t>
      </w:r>
      <w:r>
        <w:t xml:space="preserve"> </w:t>
      </w:r>
      <w:r w:rsidRPr="00E77497">
        <w:rPr>
          <w:b/>
        </w:rPr>
        <w:t>this</w:t>
      </w:r>
      <w:r w:rsidRPr="00E77497">
        <w:t xml:space="preserve"> value.</w:t>
      </w:r>
    </w:p>
    <w:p w14:paraId="7150D2B3" w14:textId="77777777" w:rsidR="003F1242" w:rsidRPr="00E77497" w:rsidRDefault="003F1242" w:rsidP="003F1242">
      <w:pPr>
        <w:pStyle w:val="Alg4"/>
        <w:numPr>
          <w:ilvl w:val="0"/>
          <w:numId w:val="1343"/>
        </w:numPr>
      </w:pPr>
      <w:r>
        <w:t>If Type(</w:t>
      </w:r>
      <w:r>
        <w:rPr>
          <w:i/>
          <w:iCs/>
        </w:rPr>
        <w:t>R)</w:t>
      </w:r>
      <w:r>
        <w:t xml:space="preserve"> is not Object, then throw a </w:t>
      </w:r>
      <w:r w:rsidRPr="003F3BD9">
        <w:rPr>
          <w:b/>
        </w:rPr>
        <w:t>TypeError</w:t>
      </w:r>
      <w:r>
        <w:t xml:space="preserve"> exception.</w:t>
      </w:r>
    </w:p>
    <w:p w14:paraId="44B00913" w14:textId="77777777" w:rsidR="003F1242" w:rsidRDefault="003F1242" w:rsidP="003F1242">
      <w:pPr>
        <w:pStyle w:val="Alg4"/>
        <w:numPr>
          <w:ilvl w:val="0"/>
          <w:numId w:val="1343"/>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14:paraId="3058F50C" w14:textId="77777777" w:rsidR="003F1242" w:rsidRDefault="003F1242" w:rsidP="003F1242">
      <w:pPr>
        <w:pStyle w:val="Alg4"/>
        <w:numPr>
          <w:ilvl w:val="0"/>
          <w:numId w:val="1343"/>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14:paraId="5FBD8A59" w14:textId="77777777" w:rsidR="003F1242" w:rsidRDefault="003F1242" w:rsidP="003F1242">
      <w:pPr>
        <w:pStyle w:val="Alg4"/>
        <w:numPr>
          <w:ilvl w:val="0"/>
          <w:numId w:val="1343"/>
        </w:numPr>
      </w:pPr>
      <w:r>
        <w:t xml:space="preserve">Let </w:t>
      </w:r>
      <w:r>
        <w:rPr>
          <w:i/>
          <w:iCs/>
        </w:rPr>
        <w:t>pattern</w:t>
      </w:r>
      <w:r>
        <w:t xml:space="preserve"> be the result of ToString(Get(</w:t>
      </w:r>
      <w:r>
        <w:rPr>
          <w:i/>
          <w:iCs/>
        </w:rPr>
        <w:t>R</w:t>
      </w:r>
      <w:r>
        <w:t xml:space="preserve">, </w:t>
      </w:r>
      <w:r w:rsidRPr="00C7794D">
        <w:rPr>
          <w:rFonts w:ascii="Courier New" w:hAnsi="Courier New" w:cs="Courier New"/>
          <w:b/>
        </w:rPr>
        <w:t>"</w:t>
      </w:r>
      <w:r>
        <w:rPr>
          <w:rFonts w:ascii="Courier New" w:hAnsi="Courier New"/>
          <w:b/>
        </w:rPr>
        <w:t>source</w:t>
      </w:r>
      <w:r w:rsidRPr="00C7794D">
        <w:rPr>
          <w:rFonts w:ascii="Courier New" w:hAnsi="Courier New" w:cs="Courier New"/>
          <w:b/>
        </w:rPr>
        <w:t>"</w:t>
      </w:r>
      <w:r>
        <w:t>)).</w:t>
      </w:r>
    </w:p>
    <w:p w14:paraId="057172FE" w14:textId="77777777" w:rsidR="003F1242" w:rsidRDefault="003F1242" w:rsidP="003F1242">
      <w:pPr>
        <w:pStyle w:val="Alg4"/>
        <w:numPr>
          <w:ilvl w:val="0"/>
          <w:numId w:val="1343"/>
        </w:numPr>
      </w:pPr>
      <w:r>
        <w:t>ReturnIfAbrupt(</w:t>
      </w:r>
      <w:r>
        <w:rPr>
          <w:i/>
        </w:rPr>
        <w:t>pattern</w:t>
      </w:r>
      <w:r>
        <w:t>).</w:t>
      </w:r>
    </w:p>
    <w:p w14:paraId="6C553B02" w14:textId="77777777" w:rsidR="003F1242" w:rsidRDefault="003F1242" w:rsidP="003F1242">
      <w:pPr>
        <w:pStyle w:val="Alg4"/>
        <w:numPr>
          <w:ilvl w:val="0"/>
          <w:numId w:val="1343"/>
        </w:numPr>
      </w:pPr>
      <w:r>
        <w:t xml:space="preserve">Let </w:t>
      </w:r>
      <w:r w:rsidRPr="00733967">
        <w:rPr>
          <w:i/>
          <w:iCs/>
        </w:rPr>
        <w:t>result</w:t>
      </w:r>
      <w:r>
        <w:t xml:space="preserve"> be the </w:t>
      </w:r>
      <w:r w:rsidRPr="00733967">
        <w:t xml:space="preserve">String value formed by concatenating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w:t>
      </w:r>
      <w:r w:rsidRPr="00733967">
        <w:rPr>
          <w:bCs/>
          <w:i/>
          <w:iCs/>
        </w:rPr>
        <w:t>pattern</w:t>
      </w:r>
      <w:r w:rsidRPr="00E77497">
        <w:t>, and</w:t>
      </w:r>
      <w:r>
        <w:t xml:space="preserve">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655E48">
        <w:rPr>
          <w:sz w:val="18"/>
        </w:rPr>
        <w:t>.</w:t>
      </w:r>
    </w:p>
    <w:p w14:paraId="1CC5B989" w14:textId="77777777" w:rsidR="003F1242" w:rsidRDefault="003F1242" w:rsidP="003F1242">
      <w:pPr>
        <w:pStyle w:val="Alg4"/>
        <w:numPr>
          <w:ilvl w:val="0"/>
          <w:numId w:val="1343"/>
        </w:numPr>
      </w:pPr>
      <w:r>
        <w:t xml:space="preserve">Let </w:t>
      </w:r>
      <w:r>
        <w:rPr>
          <w:i/>
          <w:iCs/>
        </w:rPr>
        <w:t>global</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global</w:t>
      </w:r>
      <w:r w:rsidRPr="00C7794D">
        <w:rPr>
          <w:rFonts w:ascii="Courier New" w:hAnsi="Courier New" w:cs="Courier New"/>
          <w:b/>
        </w:rPr>
        <w:t>"</w:t>
      </w:r>
      <w:r>
        <w:t>)).</w:t>
      </w:r>
    </w:p>
    <w:p w14:paraId="686B6F58" w14:textId="77777777" w:rsidR="003F1242" w:rsidRDefault="003F1242" w:rsidP="003F1242">
      <w:pPr>
        <w:pStyle w:val="Alg4"/>
        <w:numPr>
          <w:ilvl w:val="0"/>
          <w:numId w:val="1343"/>
        </w:numPr>
      </w:pPr>
      <w:r>
        <w:t>ReturnIfAbrupt(</w:t>
      </w:r>
      <w:r>
        <w:rPr>
          <w:i/>
          <w:iCs/>
        </w:rPr>
        <w:t>global</w:t>
      </w:r>
      <w:r>
        <w:t>).</w:t>
      </w:r>
    </w:p>
    <w:p w14:paraId="7C9B741B" w14:textId="77777777" w:rsidR="003F1242" w:rsidRDefault="003F1242" w:rsidP="003F1242">
      <w:pPr>
        <w:pStyle w:val="Alg4"/>
        <w:numPr>
          <w:ilvl w:val="0"/>
          <w:numId w:val="1343"/>
        </w:numPr>
      </w:pPr>
      <w:r>
        <w:t xml:space="preserve">If </w:t>
      </w:r>
      <w:r>
        <w:rPr>
          <w:i/>
          <w:iCs/>
        </w:rPr>
        <w:t>global</w:t>
      </w:r>
      <w:r>
        <w:t xml:space="preserve"> is </w:t>
      </w:r>
      <w:r>
        <w:rPr>
          <w:b/>
          <w:bCs/>
        </w:rPr>
        <w:t>true</w:t>
      </w:r>
      <w:r>
        <w:t xml:space="preserve">, then append </w:t>
      </w:r>
      <w:r w:rsidRPr="00C7794D">
        <w:rPr>
          <w:rFonts w:ascii="Courier New" w:hAnsi="Courier New" w:cs="Courier New"/>
          <w:b/>
        </w:rPr>
        <w:t>"</w:t>
      </w:r>
      <w:r>
        <w:rPr>
          <w:rFonts w:ascii="Courier New" w:hAnsi="Courier New"/>
          <w:b/>
        </w:rPr>
        <w:t>g</w:t>
      </w:r>
      <w:r w:rsidRPr="00C7794D">
        <w:rPr>
          <w:rFonts w:ascii="Courier New" w:hAnsi="Courier New" w:cs="Courier New"/>
          <w:b/>
        </w:rPr>
        <w:t>"</w:t>
      </w:r>
      <w:r>
        <w:t xml:space="preserve"> as the last character of </w:t>
      </w:r>
      <w:r>
        <w:rPr>
          <w:i/>
          <w:iCs/>
        </w:rPr>
        <w:t>result</w:t>
      </w:r>
      <w:r>
        <w:t>.</w:t>
      </w:r>
    </w:p>
    <w:p w14:paraId="72C23AA6" w14:textId="77777777" w:rsidR="003F1242" w:rsidRDefault="003F1242" w:rsidP="003F1242">
      <w:pPr>
        <w:pStyle w:val="Alg4"/>
        <w:numPr>
          <w:ilvl w:val="0"/>
          <w:numId w:val="1343"/>
        </w:numPr>
      </w:pPr>
      <w:r>
        <w:t xml:space="preserve">Let </w:t>
      </w:r>
      <w:r>
        <w:rPr>
          <w:i/>
          <w:iCs/>
        </w:rPr>
        <w:t>ignoreCase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ignoreCase</w:t>
      </w:r>
      <w:r w:rsidRPr="00C7794D">
        <w:rPr>
          <w:rFonts w:ascii="Courier New" w:hAnsi="Courier New" w:cs="Courier New"/>
          <w:b/>
        </w:rPr>
        <w:t>"</w:t>
      </w:r>
      <w:r>
        <w:t>)).</w:t>
      </w:r>
    </w:p>
    <w:p w14:paraId="2050E279" w14:textId="77777777" w:rsidR="003F1242" w:rsidRDefault="003F1242" w:rsidP="003F1242">
      <w:pPr>
        <w:pStyle w:val="Alg4"/>
        <w:numPr>
          <w:ilvl w:val="0"/>
          <w:numId w:val="1343"/>
        </w:numPr>
      </w:pPr>
      <w:r>
        <w:t>ReturnIfAbrupt(</w:t>
      </w:r>
      <w:r>
        <w:rPr>
          <w:i/>
          <w:iCs/>
        </w:rPr>
        <w:t>ignoreCase</w:t>
      </w:r>
      <w:r>
        <w:t>).</w:t>
      </w:r>
    </w:p>
    <w:p w14:paraId="5A0D12A6" w14:textId="77777777" w:rsidR="003F1242" w:rsidRDefault="003F1242" w:rsidP="003F1242">
      <w:pPr>
        <w:pStyle w:val="Alg4"/>
        <w:numPr>
          <w:ilvl w:val="0"/>
          <w:numId w:val="1343"/>
        </w:numPr>
      </w:pPr>
      <w:r>
        <w:t xml:space="preserve">If </w:t>
      </w:r>
      <w:r>
        <w:rPr>
          <w:i/>
          <w:iCs/>
        </w:rPr>
        <w:t>ignoreCase</w:t>
      </w:r>
      <w:r>
        <w:t xml:space="preserve"> is </w:t>
      </w:r>
      <w:r>
        <w:rPr>
          <w:b/>
          <w:bCs/>
        </w:rPr>
        <w:t>true</w:t>
      </w:r>
      <w:r>
        <w:t xml:space="preserve">, then append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as the last character of </w:t>
      </w:r>
      <w:r>
        <w:rPr>
          <w:i/>
          <w:iCs/>
        </w:rPr>
        <w:t>result</w:t>
      </w:r>
      <w:r>
        <w:t>.</w:t>
      </w:r>
    </w:p>
    <w:p w14:paraId="42914A37" w14:textId="77777777" w:rsidR="003F1242" w:rsidRDefault="003F1242" w:rsidP="003F1242">
      <w:pPr>
        <w:pStyle w:val="Alg4"/>
        <w:numPr>
          <w:ilvl w:val="0"/>
          <w:numId w:val="1343"/>
        </w:numPr>
      </w:pPr>
      <w:r>
        <w:t xml:space="preserve">Let </w:t>
      </w:r>
      <w:r>
        <w:rPr>
          <w:i/>
          <w:iCs/>
        </w:rPr>
        <w:t>multiline</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multiline</w:t>
      </w:r>
      <w:r w:rsidRPr="00C7794D">
        <w:rPr>
          <w:rFonts w:ascii="Courier New" w:hAnsi="Courier New" w:cs="Courier New"/>
          <w:b/>
        </w:rPr>
        <w:t>"</w:t>
      </w:r>
      <w:r>
        <w:t>)).</w:t>
      </w:r>
    </w:p>
    <w:p w14:paraId="5AD8E6A3" w14:textId="77777777" w:rsidR="003F1242" w:rsidRDefault="003F1242" w:rsidP="003F1242">
      <w:pPr>
        <w:pStyle w:val="Alg4"/>
        <w:numPr>
          <w:ilvl w:val="0"/>
          <w:numId w:val="1343"/>
        </w:numPr>
      </w:pPr>
      <w:r>
        <w:t>ReturnIfAbrupt(</w:t>
      </w:r>
      <w:r>
        <w:rPr>
          <w:i/>
          <w:iCs/>
        </w:rPr>
        <w:t>multiline</w:t>
      </w:r>
      <w:r>
        <w:t>).</w:t>
      </w:r>
    </w:p>
    <w:p w14:paraId="4E14E011" w14:textId="77777777" w:rsidR="003F1242" w:rsidRDefault="003F1242" w:rsidP="003F1242">
      <w:pPr>
        <w:pStyle w:val="Alg4"/>
        <w:numPr>
          <w:ilvl w:val="0"/>
          <w:numId w:val="1343"/>
        </w:numPr>
      </w:pPr>
      <w:r>
        <w:t xml:space="preserve">If </w:t>
      </w:r>
      <w:r>
        <w:rPr>
          <w:i/>
          <w:iCs/>
        </w:rPr>
        <w:t>multiline</w:t>
      </w:r>
      <w:r>
        <w:t xml:space="preserve"> is </w:t>
      </w:r>
      <w:r>
        <w:rPr>
          <w:b/>
          <w:bCs/>
        </w:rPr>
        <w:t>true</w:t>
      </w:r>
      <w:r>
        <w:t xml:space="preserve">, then append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as the last character of </w:t>
      </w:r>
      <w:r>
        <w:rPr>
          <w:i/>
          <w:iCs/>
        </w:rPr>
        <w:t>result</w:t>
      </w:r>
      <w:r>
        <w:t>.</w:t>
      </w:r>
    </w:p>
    <w:p w14:paraId="11E4D8C0" w14:textId="77777777" w:rsidR="003F1242" w:rsidRDefault="003F1242" w:rsidP="003F1242">
      <w:pPr>
        <w:pStyle w:val="Alg4"/>
        <w:numPr>
          <w:ilvl w:val="0"/>
          <w:numId w:val="1343"/>
        </w:numPr>
      </w:pPr>
      <w:r>
        <w:t xml:space="preserve">Let </w:t>
      </w:r>
      <w:r>
        <w:rPr>
          <w:i/>
          <w:iCs/>
        </w:rPr>
        <w:t>unicode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unicode</w:t>
      </w:r>
      <w:r w:rsidRPr="00C7794D">
        <w:rPr>
          <w:rFonts w:ascii="Courier New" w:hAnsi="Courier New" w:cs="Courier New"/>
          <w:b/>
        </w:rPr>
        <w:t>"</w:t>
      </w:r>
      <w:r>
        <w:t>)).</w:t>
      </w:r>
    </w:p>
    <w:p w14:paraId="135BF8CC" w14:textId="77777777" w:rsidR="003F1242" w:rsidRDefault="003F1242" w:rsidP="003F1242">
      <w:pPr>
        <w:pStyle w:val="Alg4"/>
        <w:numPr>
          <w:ilvl w:val="0"/>
          <w:numId w:val="1343"/>
        </w:numPr>
      </w:pPr>
      <w:r>
        <w:t>ReturnIfAbrupt(</w:t>
      </w:r>
      <w:r>
        <w:rPr>
          <w:i/>
        </w:rPr>
        <w:t>unicode</w:t>
      </w:r>
      <w:r>
        <w:t>).</w:t>
      </w:r>
    </w:p>
    <w:p w14:paraId="4A6462AE" w14:textId="77777777" w:rsidR="003F1242" w:rsidRDefault="003F1242" w:rsidP="003F1242">
      <w:pPr>
        <w:pStyle w:val="Alg4"/>
        <w:numPr>
          <w:ilvl w:val="0"/>
          <w:numId w:val="1343"/>
        </w:numPr>
      </w:pPr>
      <w:r>
        <w:t xml:space="preserve">If </w:t>
      </w:r>
      <w:r>
        <w:rPr>
          <w:i/>
          <w:iCs/>
        </w:rPr>
        <w:t>unicode</w:t>
      </w:r>
      <w:r>
        <w:t xml:space="preserve"> is </w:t>
      </w:r>
      <w:r>
        <w:rPr>
          <w:b/>
          <w:bCs/>
        </w:rPr>
        <w:t>true</w:t>
      </w:r>
      <w:r>
        <w:t xml:space="preserve">, then append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as the last character of </w:t>
      </w:r>
      <w:r>
        <w:rPr>
          <w:i/>
          <w:iCs/>
        </w:rPr>
        <w:t>result</w:t>
      </w:r>
      <w:r>
        <w:t>.</w:t>
      </w:r>
    </w:p>
    <w:p w14:paraId="082A8C60" w14:textId="77777777" w:rsidR="003F1242" w:rsidRDefault="003F1242" w:rsidP="003F1242">
      <w:pPr>
        <w:pStyle w:val="Alg4"/>
        <w:numPr>
          <w:ilvl w:val="0"/>
          <w:numId w:val="1343"/>
        </w:numPr>
      </w:pPr>
      <w:r>
        <w:t xml:space="preserve">Let </w:t>
      </w:r>
      <w:r>
        <w:rPr>
          <w:i/>
          <w:iCs/>
        </w:rPr>
        <w:t>sticky</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sticky</w:t>
      </w:r>
      <w:r w:rsidRPr="00C7794D">
        <w:rPr>
          <w:rFonts w:ascii="Courier New" w:hAnsi="Courier New" w:cs="Courier New"/>
          <w:b/>
        </w:rPr>
        <w:t>"</w:t>
      </w:r>
      <w:r>
        <w:t>)).</w:t>
      </w:r>
    </w:p>
    <w:p w14:paraId="6357E636" w14:textId="77777777" w:rsidR="003F1242" w:rsidRDefault="003F1242" w:rsidP="003F1242">
      <w:pPr>
        <w:pStyle w:val="Alg4"/>
        <w:numPr>
          <w:ilvl w:val="0"/>
          <w:numId w:val="1343"/>
        </w:numPr>
      </w:pPr>
      <w:r>
        <w:t>ReturnIfAbrupt(</w:t>
      </w:r>
      <w:r>
        <w:rPr>
          <w:i/>
          <w:iCs/>
        </w:rPr>
        <w:t>sticky</w:t>
      </w:r>
      <w:r>
        <w:t>).</w:t>
      </w:r>
    </w:p>
    <w:p w14:paraId="3E278D52" w14:textId="77777777" w:rsidR="003F1242" w:rsidRDefault="003F1242" w:rsidP="003F1242">
      <w:pPr>
        <w:pStyle w:val="Alg4"/>
        <w:numPr>
          <w:ilvl w:val="0"/>
          <w:numId w:val="1343"/>
        </w:numPr>
      </w:pPr>
      <w:r>
        <w:t xml:space="preserve">If </w:t>
      </w:r>
      <w:r>
        <w:rPr>
          <w:i/>
          <w:iCs/>
        </w:rPr>
        <w:t>sticky</w:t>
      </w:r>
      <w:r>
        <w:t xml:space="preserve"> is </w:t>
      </w:r>
      <w:r>
        <w:rPr>
          <w:b/>
          <w:bCs/>
        </w:rPr>
        <w:t>true</w:t>
      </w:r>
      <w:r>
        <w:t xml:space="preserve">, then append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as the last character of </w:t>
      </w:r>
      <w:r>
        <w:rPr>
          <w:i/>
          <w:iCs/>
        </w:rPr>
        <w:t>result</w:t>
      </w:r>
      <w:r>
        <w:t>.</w:t>
      </w:r>
    </w:p>
    <w:p w14:paraId="0E654541" w14:textId="77777777" w:rsidR="003F1242" w:rsidRDefault="003F1242" w:rsidP="003F1242">
      <w:pPr>
        <w:pStyle w:val="Alg4"/>
        <w:numPr>
          <w:ilvl w:val="0"/>
          <w:numId w:val="1343"/>
        </w:numPr>
        <w:spacing w:after="240"/>
      </w:pPr>
      <w:r>
        <w:t xml:space="preserve">Return </w:t>
      </w:r>
      <w:r>
        <w:rPr>
          <w:i/>
          <w:iCs/>
        </w:rPr>
        <w:t>result</w:t>
      </w:r>
      <w:r>
        <w:t>.</w:t>
      </w:r>
    </w:p>
    <w:p w14:paraId="5E1E8682" w14:textId="77777777" w:rsidR="003F1242" w:rsidRPr="00C7794D" w:rsidRDefault="003F1242" w:rsidP="003F1242">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541B1665" w14:textId="77777777" w:rsidR="003F1242" w:rsidRPr="00E77497" w:rsidRDefault="003F1242" w:rsidP="003F1242">
      <w:pPr>
        <w:pStyle w:val="40"/>
      </w:pPr>
      <w:r>
        <w:t xml:space="preserve">get </w:t>
      </w:r>
      <w:r w:rsidRPr="00E77497">
        <w:t>RegExp.prototype.</w:t>
      </w:r>
      <w:r>
        <w:t>unicode</w:t>
      </w:r>
      <w:r w:rsidRPr="00E77497">
        <w:t xml:space="preserve"> </w:t>
      </w:r>
    </w:p>
    <w:p w14:paraId="2E37137C" w14:textId="77777777" w:rsidR="003F1242" w:rsidRPr="00E77497" w:rsidRDefault="003F1242" w:rsidP="003F1242">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unicode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11F33A04" w14:textId="77777777" w:rsidR="003F1242" w:rsidRPr="00E77497" w:rsidRDefault="003F1242" w:rsidP="003F1242">
      <w:pPr>
        <w:pStyle w:val="Alg4"/>
        <w:numPr>
          <w:ilvl w:val="0"/>
          <w:numId w:val="1347"/>
        </w:numPr>
      </w:pPr>
      <w:r w:rsidRPr="00E77497">
        <w:t xml:space="preserve">Let </w:t>
      </w:r>
      <w:r>
        <w:rPr>
          <w:i/>
        </w:rPr>
        <w:t>R</w:t>
      </w:r>
      <w:r w:rsidRPr="00E77497">
        <w:t xml:space="preserve"> be the</w:t>
      </w:r>
      <w:r>
        <w:t xml:space="preserve"> </w:t>
      </w:r>
      <w:r w:rsidRPr="00E77497">
        <w:rPr>
          <w:b/>
        </w:rPr>
        <w:t>this</w:t>
      </w:r>
      <w:r w:rsidRPr="00E77497">
        <w:t xml:space="preserve"> value.</w:t>
      </w:r>
    </w:p>
    <w:p w14:paraId="3B05673F" w14:textId="77777777" w:rsidR="003F1242" w:rsidRPr="00E77497" w:rsidRDefault="003F1242" w:rsidP="003F1242">
      <w:pPr>
        <w:pStyle w:val="Alg4"/>
        <w:numPr>
          <w:ilvl w:val="0"/>
          <w:numId w:val="1347"/>
        </w:numPr>
      </w:pPr>
      <w:r>
        <w:t>If Type(</w:t>
      </w:r>
      <w:r>
        <w:rPr>
          <w:i/>
          <w:iCs/>
        </w:rPr>
        <w:t>R)</w:t>
      </w:r>
      <w:r>
        <w:t xml:space="preserve"> is not Object, then throw a </w:t>
      </w:r>
      <w:r w:rsidRPr="003F3BD9">
        <w:rPr>
          <w:b/>
        </w:rPr>
        <w:t>TypeError</w:t>
      </w:r>
      <w:r>
        <w:t xml:space="preserve"> exception.</w:t>
      </w:r>
    </w:p>
    <w:p w14:paraId="5956B3C7" w14:textId="77777777" w:rsidR="003F1242" w:rsidRDefault="003F1242" w:rsidP="003F1242">
      <w:pPr>
        <w:pStyle w:val="Alg4"/>
        <w:numPr>
          <w:ilvl w:val="0"/>
          <w:numId w:val="1347"/>
        </w:numPr>
      </w:pPr>
      <w:r>
        <w:t xml:space="preserve">If </w:t>
      </w:r>
      <w:r>
        <w:rPr>
          <w:i/>
        </w:rPr>
        <w:t>R</w:t>
      </w:r>
      <w:r>
        <w:t xml:space="preserve"> does not have a</w:t>
      </w:r>
      <w:ins w:id="11746"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14:paraId="6E3BB59A" w14:textId="77777777" w:rsidR="003F1242" w:rsidRDefault="003F1242" w:rsidP="003F1242">
      <w:pPr>
        <w:numPr>
          <w:ilvl w:val="0"/>
          <w:numId w:val="1347"/>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03B2CCC2" w14:textId="77777777" w:rsidR="003F1242" w:rsidRDefault="003F1242" w:rsidP="003F1242">
      <w:pPr>
        <w:pStyle w:val="Alg4"/>
        <w:numPr>
          <w:ilvl w:val="0"/>
          <w:numId w:val="1347"/>
        </w:numPr>
      </w:pPr>
      <w:r>
        <w:t xml:space="preserve">If </w:t>
      </w:r>
      <w:r>
        <w:rPr>
          <w:i/>
          <w:iCs/>
        </w:rPr>
        <w:t>flags</w:t>
      </w:r>
      <w:r>
        <w:t xml:space="preserve"> is </w:t>
      </w:r>
      <w:r>
        <w:rPr>
          <w:b/>
          <w:bCs/>
        </w:rPr>
        <w:t>undefined</w:t>
      </w:r>
      <w:r>
        <w:t xml:space="preserve">, then throw a </w:t>
      </w:r>
      <w:r>
        <w:rPr>
          <w:b/>
          <w:bCs/>
        </w:rPr>
        <w:t>TypeError</w:t>
      </w:r>
      <w:r>
        <w:t xml:space="preserve"> exception.</w:t>
      </w:r>
    </w:p>
    <w:p w14:paraId="7D65F308" w14:textId="77777777" w:rsidR="003F1242" w:rsidRDefault="003F1242" w:rsidP="003F1242">
      <w:pPr>
        <w:pStyle w:val="Alg4"/>
        <w:numPr>
          <w:ilvl w:val="0"/>
          <w:numId w:val="1347"/>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then return </w:t>
      </w:r>
      <w:r>
        <w:rPr>
          <w:b/>
          <w:bCs/>
        </w:rPr>
        <w:t>true</w:t>
      </w:r>
      <w:r>
        <w:t>.</w:t>
      </w:r>
    </w:p>
    <w:p w14:paraId="4B2981D3" w14:textId="77777777" w:rsidR="003F1242" w:rsidRPr="00E77497" w:rsidRDefault="003F1242" w:rsidP="003F1242">
      <w:pPr>
        <w:pStyle w:val="Alg4"/>
        <w:numPr>
          <w:ilvl w:val="0"/>
          <w:numId w:val="1347"/>
        </w:numPr>
        <w:spacing w:after="220"/>
      </w:pPr>
      <w:r>
        <w:t>Return</w:t>
      </w:r>
      <w:r>
        <w:rPr>
          <w:iCs/>
        </w:rPr>
        <w:t xml:space="preserve"> </w:t>
      </w:r>
      <w:r>
        <w:rPr>
          <w:b/>
          <w:bCs/>
          <w:iCs/>
        </w:rPr>
        <w:t>false</w:t>
      </w:r>
      <w:r>
        <w:t>.</w:t>
      </w:r>
    </w:p>
    <w:p w14:paraId="126668AD" w14:textId="77777777" w:rsidR="005D7F2D" w:rsidRPr="00E77497" w:rsidRDefault="005D7F2D" w:rsidP="005D7F2D">
      <w:pPr>
        <w:pStyle w:val="40"/>
      </w:pPr>
      <w:r>
        <w:t>RegExp</w:t>
      </w:r>
      <w:r w:rsidRPr="00E77497">
        <w:t>.prototype</w:t>
      </w:r>
      <w:del w:id="11747" w:author="Rev 18 Allen Wirfs-Brock" w:date="2013-09-03T19:08:00Z">
        <w:r w:rsidRPr="00E77497" w:rsidDel="003F1242">
          <w:delText>.</w:delText>
        </w:r>
        <w:r w:rsidDel="003F1242">
          <w:delText>@@</w:delText>
        </w:r>
      </w:del>
      <w:ins w:id="11748" w:author="Rev 18 Allen Wirfs-Brock" w:date="2013-09-03T19:08:00Z">
        <w:r w:rsidR="003F1242">
          <w:t xml:space="preserve"> [ @@</w:t>
        </w:r>
      </w:ins>
      <w:r>
        <w:t>isRegExp</w:t>
      </w:r>
      <w:r w:rsidRPr="00E77497">
        <w:t xml:space="preserve"> </w:t>
      </w:r>
      <w:ins w:id="11749" w:author="Rev 18 Allen Wirfs-Brock" w:date="2013-09-03T19:08:00Z">
        <w:r w:rsidR="003F1242">
          <w:t>]</w:t>
        </w:r>
      </w:ins>
    </w:p>
    <w:p w14:paraId="7DCA7356" w14:textId="77777777" w:rsidR="005D7F2D" w:rsidRPr="004B53AC" w:rsidRDefault="005D7F2D" w:rsidP="005D7F2D">
      <w:r w:rsidRPr="00E77497">
        <w:t xml:space="preserve">The </w:t>
      </w:r>
      <w:r>
        <w:t xml:space="preserve">initial value of the @@isRegExp property is </w:t>
      </w:r>
      <w:r w:rsidRPr="0060534A">
        <w:rPr>
          <w:rFonts w:ascii="Times New Roman" w:hAnsi="Times New Roman"/>
          <w:b/>
          <w:bCs/>
        </w:rPr>
        <w:t>true</w:t>
      </w:r>
      <w:r>
        <w:t>.</w:t>
      </w:r>
    </w:p>
    <w:p w14:paraId="5AB796D0" w14:textId="77777777" w:rsidR="005D7F2D" w:rsidRDefault="005D7F2D" w:rsidP="005D7F2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14:paraId="50218B0B" w14:textId="77777777" w:rsidR="005D7F2D" w:rsidRPr="004D1BD1" w:rsidRDefault="005D7F2D" w:rsidP="005D7F2D">
      <w:pPr>
        <w:pStyle w:val="30"/>
      </w:pPr>
      <w:bookmarkStart w:id="11750" w:name="_Toc368050756"/>
      <w:r w:rsidRPr="004D1BD1">
        <w:t>Properties of RegExp Instances</w:t>
      </w:r>
      <w:bookmarkEnd w:id="11750"/>
    </w:p>
    <w:p w14:paraId="31E00AE6" w14:textId="77777777" w:rsidR="005D7F2D" w:rsidRDefault="005D7F2D" w:rsidP="005D7F2D">
      <w:r w:rsidRPr="008B7F6F">
        <w:t>RegExp instances</w:t>
      </w:r>
      <w:r w:rsidRPr="00F620ED">
        <w:t xml:space="preserve"> </w:t>
      </w:r>
      <w:r>
        <w:t>are ordinary objects that</w:t>
      </w:r>
      <w:r w:rsidRPr="008B7F6F">
        <w:t xml:space="preserve"> inherit properties from the RegExp prototype object</w:t>
      </w:r>
      <w:r>
        <w:t>.</w:t>
      </w:r>
      <w:r w:rsidRPr="008B7F6F">
        <w:t xml:space="preserve"> </w:t>
      </w:r>
      <w:r>
        <w:t>RegExp instances</w:t>
      </w:r>
      <w:r w:rsidRPr="008B7F6F">
        <w:t xml:space="preserve"> </w:t>
      </w:r>
      <w:r w:rsidRPr="006B6D0A">
        <w:t xml:space="preserve">have </w:t>
      </w:r>
      <w:r w:rsidRPr="00A67AF2">
        <w:t xml:space="preserve">internal </w:t>
      </w:r>
      <w:r>
        <w:t>data properties</w:t>
      </w:r>
      <w:r w:rsidRPr="00A67AF2">
        <w:t xml:space="preserve"> </w:t>
      </w:r>
      <w:r>
        <w:t xml:space="preserve">[[RegExpMatcher]], [[OriginalSource]], and [[OriginalFlags]]. </w:t>
      </w:r>
      <w:r w:rsidRPr="00E77497">
        <w:t xml:space="preserve">The value of the </w:t>
      </w:r>
      <w:r>
        <w:t>[[RegExpMatcher]]</w:t>
      </w:r>
      <w:r w:rsidRPr="00E77497">
        <w:t xml:space="preserve"> internal </w:t>
      </w:r>
      <w:r>
        <w:t xml:space="preserve">data </w:t>
      </w:r>
      <w:r w:rsidRPr="00E77497">
        <w:t xml:space="preserve">property is an implementation dependent representation of the </w:t>
      </w:r>
      <w:r w:rsidRPr="00E77497">
        <w:rPr>
          <w:rFonts w:ascii="Times New Roman" w:hAnsi="Times New Roman"/>
          <w:i/>
        </w:rPr>
        <w:t>Pattern</w:t>
      </w:r>
      <w:r w:rsidRPr="00E77497">
        <w:t xml:space="preserve"> of the RegExp object.</w:t>
      </w:r>
    </w:p>
    <w:p w14:paraId="7B0EF497" w14:textId="77777777" w:rsidR="005D7F2D" w:rsidRPr="00E77497" w:rsidRDefault="005D7F2D" w:rsidP="005D7F2D">
      <w:pPr>
        <w:pStyle w:val="Note"/>
      </w:pPr>
      <w:r>
        <w:t>NOTE</w:t>
      </w:r>
      <w:r>
        <w:tab/>
        <w:t>Prior to the 6</w:t>
      </w:r>
      <w:r w:rsidRPr="000C3B36">
        <w:rPr>
          <w:vertAlign w:val="superscript"/>
        </w:rPr>
        <w:t>th</w:t>
      </w:r>
      <w:r>
        <w:t xml:space="preserve"> Edition, </w:t>
      </w:r>
      <w:r w:rsidRPr="000C3B36">
        <w:rPr>
          <w:rFonts w:ascii="Courier New" w:hAnsi="Courier New" w:cs="Courier New"/>
          <w:b/>
          <w:bCs/>
        </w:rPr>
        <w:t>RegExp</w:t>
      </w:r>
      <w:r>
        <w:t xml:space="preserve"> instances were specified as having the own data properties </w:t>
      </w:r>
      <w:r w:rsidRPr="000C3B36">
        <w:rPr>
          <w:rFonts w:ascii="Courier New" w:hAnsi="Courier New" w:cs="Courier New"/>
          <w:b/>
          <w:bCs/>
        </w:rPr>
        <w:t>source</w:t>
      </w:r>
      <w:r>
        <w:t xml:space="preserve">, </w:t>
      </w:r>
      <w:r w:rsidRPr="000C3B36">
        <w:rPr>
          <w:rFonts w:ascii="Courier New" w:hAnsi="Courier New" w:cs="Courier New"/>
          <w:b/>
          <w:bCs/>
        </w:rPr>
        <w:t>global</w:t>
      </w:r>
      <w:r>
        <w:t xml:space="preserve">, </w:t>
      </w:r>
      <w:r w:rsidRPr="000C3B36">
        <w:rPr>
          <w:rFonts w:ascii="Courier New" w:hAnsi="Courier New" w:cs="Courier New"/>
          <w:b/>
          <w:bCs/>
        </w:rPr>
        <w:t>ignoreCase</w:t>
      </w:r>
      <w:r>
        <w:t xml:space="preserve">, and </w:t>
      </w:r>
      <w:r w:rsidRPr="000C3B36">
        <w:rPr>
          <w:rFonts w:ascii="Courier New" w:hAnsi="Courier New" w:cs="Courier New"/>
          <w:b/>
          <w:bCs/>
        </w:rPr>
        <w:t>multiline</w:t>
      </w:r>
      <w:r>
        <w:t>. Those properties are now specified as accessor properties of RegExp.prototype.</w:t>
      </w:r>
    </w:p>
    <w:p w14:paraId="07CA394C" w14:textId="77777777" w:rsidR="005D7F2D" w:rsidRPr="00E77497" w:rsidRDefault="005D7F2D" w:rsidP="0023289A">
      <w:pPr>
        <w:tabs>
          <w:tab w:val="left" w:pos="5109"/>
        </w:tabs>
      </w:pPr>
      <w:r w:rsidRPr="00E77497">
        <w:t>RegExp instances also have the following properties</w:t>
      </w:r>
      <w:del w:id="11751" w:author="Rev 19 Allen Wirfs-Brock" w:date="2013-09-27T10:42:00Z">
        <w:r w:rsidRPr="00E77497" w:rsidDel="00C36B1B">
          <w:delText>.</w:delText>
        </w:r>
      </w:del>
      <w:ins w:id="11752" w:author="Rev 19 Allen Wirfs-Brock" w:date="2013-09-27T10:42:00Z">
        <w:r w:rsidR="00C36B1B">
          <w:t>:</w:t>
        </w:r>
      </w:ins>
      <w:r w:rsidR="0023289A">
        <w:tab/>
      </w:r>
    </w:p>
    <w:p w14:paraId="7404D692" w14:textId="77777777" w:rsidR="005D7F2D" w:rsidRPr="00E77497" w:rsidRDefault="005D7F2D" w:rsidP="005D7F2D">
      <w:pPr>
        <w:pStyle w:val="40"/>
      </w:pPr>
      <w:r w:rsidRPr="00E77497">
        <w:t>lastIndex</w:t>
      </w:r>
    </w:p>
    <w:p w14:paraId="78A8A78E" w14:textId="77777777" w:rsidR="005D7F2D" w:rsidRPr="00A67AF2" w:rsidRDefault="005D7F2D" w:rsidP="005D7F2D">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w:t>
      </w:r>
      <w:r w:rsidR="006A3D7C">
        <w:fldChar w:fldCharType="begin"/>
      </w:r>
      <w:r w:rsidR="006A3D7C">
        <w:instrText xml:space="preserve"> REF _Ref366079704 \r \h </w:instrText>
      </w:r>
      <w:r w:rsidR="006A3D7C">
        <w:fldChar w:fldCharType="separate"/>
      </w:r>
      <w:r w:rsidR="00D433E8">
        <w:t>21.2.5.2</w:t>
      </w:r>
      <w:r w:rsidR="006A3D7C">
        <w:fldChar w:fldCharType="end"/>
      </w:r>
      <w:r w:rsidRPr="00C7794D">
        <w:t xml:space="preserve">).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14:paraId="7930F0FD" w14:textId="77777777" w:rsidR="005D7F2D" w:rsidRPr="00B820AB" w:rsidRDefault="005D7F2D" w:rsidP="005D7F2D">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14:paraId="659A043B" w14:textId="77777777" w:rsidR="003E75AF" w:rsidRDefault="003E75AF" w:rsidP="009158C6">
      <w:pPr>
        <w:pStyle w:val="1"/>
      </w:pPr>
      <w:bookmarkStart w:id="11753" w:name="_Toc368050757"/>
      <w:r>
        <w:t>Indexed Collections</w:t>
      </w:r>
      <w:bookmarkEnd w:id="11753"/>
    </w:p>
    <w:p w14:paraId="60A1420B" w14:textId="77777777" w:rsidR="00E46E17" w:rsidRPr="00E77497" w:rsidRDefault="00E46E17" w:rsidP="00E46E17">
      <w:pPr>
        <w:pStyle w:val="20"/>
      </w:pPr>
      <w:bookmarkStart w:id="11754" w:name="_Ref366080055"/>
      <w:bookmarkStart w:id="11755" w:name="_Toc368050758"/>
      <w:r w:rsidRPr="00E77497">
        <w:t>Array Objects</w:t>
      </w:r>
      <w:bookmarkEnd w:id="11754"/>
      <w:bookmarkEnd w:id="11755"/>
    </w:p>
    <w:bookmarkEnd w:id="11080"/>
    <w:bookmarkEnd w:id="11081"/>
    <w:bookmarkEnd w:id="11082"/>
    <w:bookmarkEnd w:id="11087"/>
    <w:bookmarkEnd w:id="11088"/>
    <w:p w14:paraId="256F8E71" w14:textId="77777777" w:rsidR="008D0EB8" w:rsidRDefault="004C02EF" w:rsidP="00B5407B">
      <w:r w:rsidRPr="00E77497">
        <w:t xml:space="preserve">Array objects </w:t>
      </w:r>
      <w:r w:rsidR="008D0EB8">
        <w:t xml:space="preserve">are exotic objects that </w:t>
      </w:r>
      <w:r w:rsidRPr="00E77497">
        <w:t>give special treatment to a certain class of property names</w:t>
      </w:r>
      <w:r w:rsidR="00B6171B">
        <w:t>. See</w:t>
      </w:r>
      <w:r w:rsidR="009158C6">
        <w:t xml:space="preserve"> </w:t>
      </w:r>
      <w:r w:rsidR="009158C6">
        <w:fldChar w:fldCharType="begin"/>
      </w:r>
      <w:r w:rsidR="009158C6">
        <w:instrText xml:space="preserve"> REF _Ref366065936 \r \h </w:instrText>
      </w:r>
      <w:r w:rsidR="009158C6">
        <w:fldChar w:fldCharType="separate"/>
      </w:r>
      <w:r w:rsidR="00D433E8">
        <w:t>9.2.2</w:t>
      </w:r>
      <w:r w:rsidR="009158C6">
        <w:fldChar w:fldCharType="end"/>
      </w:r>
      <w:r w:rsidR="008D0EB8">
        <w:t xml:space="preserve"> for a definition of this special treatment. </w:t>
      </w:r>
    </w:p>
    <w:p w14:paraId="43B854D9" w14:textId="77777777" w:rsidR="004C02EF" w:rsidRPr="00E77497" w:rsidRDefault="004C02EF" w:rsidP="008D0EB8">
      <w:bookmarkStart w:id="11756" w:name="_Toc393690398"/>
      <w:bookmarkStart w:id="11757" w:name="_Ref404501450"/>
      <w:commentRangeStart w:id="11758"/>
      <w:r w:rsidRPr="00E77497">
        <w:t xml:space="preserve">An </w:t>
      </w:r>
      <w:r w:rsidR="008D0EB8">
        <w:t xml:space="preserve">Array </w:t>
      </w:r>
      <w:r w:rsidRPr="00E77497">
        <w:t xml:space="preserve">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119BF3D5" w14:textId="77777777" w:rsidR="004C02EF" w:rsidRPr="00E77497" w:rsidRDefault="004C02EF" w:rsidP="00323AC7">
      <w:pPr>
        <w:numPr>
          <w:ilvl w:val="0"/>
          <w:numId w:val="196"/>
        </w:numPr>
        <w:spacing w:after="120" w:line="240" w:lineRule="auto"/>
        <w:contextualSpacing/>
        <w:rPr>
          <w:rFonts w:ascii="Times New Roman" w:eastAsia="Times New Roman" w:hAnsi="Times New Roman"/>
          <w:spacing w:val="6"/>
          <w:lang w:eastAsia="en-US"/>
        </w:rPr>
      </w:pPr>
      <w:bookmarkStart w:id="11759" w:name="_Ref424531647"/>
      <w:bookmarkStart w:id="11760" w:name="_Toc472818921"/>
      <w:bookmarkStart w:id="11761"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Get</w:t>
      </w:r>
      <w:r w:rsidR="00323AC7">
        <w:rPr>
          <w:rFonts w:ascii="Times New Roman" w:eastAsia="Times New Roman" w:hAnsi="Times New Roman"/>
          <w:spacing w:val="6"/>
          <w:lang w:eastAsia="en-US"/>
        </w:rPr>
        <w:t>(</w:t>
      </w:r>
      <w:r w:rsidRPr="00E77497">
        <w:rPr>
          <w:rFonts w:ascii="Times New Roman" w:eastAsia="Times New Roman" w:hAnsi="Times New Roman"/>
          <w:i/>
          <w:spacing w:val="6"/>
          <w:lang w:eastAsia="en-US"/>
        </w:rPr>
        <w:t>O</w:t>
      </w:r>
      <w:r w:rsidR="00323AC7">
        <w:rPr>
          <w:rFonts w:ascii="Times New Roman" w:eastAsia="Times New Roman" w:hAnsi="Times New Roman"/>
          <w:spacing w:val="6"/>
          <w:lang w:eastAsia="en-US"/>
        </w:rPr>
        <w:t>,</w:t>
      </w:r>
      <w:r w:rsidRPr="00E77497">
        <w:rPr>
          <w:rFonts w:ascii="Times New Roman" w:eastAsia="Times New Roman" w:hAnsi="Times New Roman"/>
          <w:spacing w:val="6"/>
          <w:lang w:eastAsia="en-US"/>
        </w:rPr>
        <w:t xml:space="preserve"> </w:t>
      </w:r>
      <w:r w:rsidRPr="00E77497">
        <w:rPr>
          <w:rFonts w:ascii="Times New Roman" w:eastAsia="Times New Roman" w:hAnsi="Times New Roman"/>
          <w:b/>
          <w:spacing w:val="6"/>
          <w:lang w:eastAsia="en-US"/>
        </w:rPr>
        <w:t>"length"</w:t>
      </w:r>
      <w:r w:rsidR="00323AC7">
        <w:rPr>
          <w:rFonts w:ascii="Times New Roman" w:eastAsia="Times New Roman" w:hAnsi="Times New Roman"/>
          <w:b/>
          <w:spacing w:val="6"/>
          <w:lang w:eastAsia="en-US"/>
        </w:rPr>
        <w:t>)</w:t>
      </w:r>
      <w:r w:rsidRPr="00E77497">
        <w:rPr>
          <w:rFonts w:ascii="Times New Roman" w:eastAsia="Times New Roman" w:hAnsi="Times New Roman"/>
          <w:spacing w:val="6"/>
          <w:lang w:eastAsia="en-US"/>
        </w:rPr>
        <w:t>.</w:t>
      </w:r>
    </w:p>
    <w:p w14:paraId="26E5F48B"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14:paraId="5EE33AE2"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14:paraId="4E56C764"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14:paraId="722C389E" w14:textId="77777777"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commentRangeEnd w:id="11758"/>
      <w:r w:rsidR="00E435B1">
        <w:rPr>
          <w:rStyle w:val="af6"/>
        </w:rPr>
        <w:commentReference w:id="11758"/>
      </w:r>
    </w:p>
    <w:p w14:paraId="2584F7D1" w14:textId="77777777" w:rsidR="0093237E" w:rsidRPr="00E77497" w:rsidRDefault="0093237E" w:rsidP="0093237E">
      <w:pPr>
        <w:pStyle w:val="30"/>
      </w:pPr>
      <w:bookmarkStart w:id="11762" w:name="_Ref364595653"/>
      <w:bookmarkStart w:id="11763" w:name="_Toc368050759"/>
      <w:bookmarkStart w:id="11764" w:name="_Toc241509274"/>
      <w:bookmarkStart w:id="11765" w:name="_Toc244416761"/>
      <w:bookmarkStart w:id="11766" w:name="_Toc276631125"/>
      <w:r>
        <w:t>T</w:t>
      </w:r>
      <w:r w:rsidRPr="00E77497">
        <w:t>he Array Constructor</w:t>
      </w:r>
      <w:bookmarkEnd w:id="11762"/>
      <w:bookmarkEnd w:id="11763"/>
    </w:p>
    <w:p w14:paraId="7923CE7C" w14:textId="77777777" w:rsidR="0087245E" w:rsidRDefault="00885200" w:rsidP="00001CC3">
      <w:bookmarkStart w:id="11767" w:name="_Toc361663690"/>
      <w:bookmarkStart w:id="11768" w:name="_Toc361665531"/>
      <w:bookmarkStart w:id="11769" w:name="_Toc361663691"/>
      <w:bookmarkStart w:id="11770" w:name="_Toc361665532"/>
      <w:bookmarkStart w:id="11771" w:name="_Toc361663692"/>
      <w:bookmarkStart w:id="11772" w:name="_Toc361665533"/>
      <w:bookmarkStart w:id="11773" w:name="_Toc361663696"/>
      <w:bookmarkStart w:id="11774" w:name="_Toc361665537"/>
      <w:bookmarkStart w:id="11775" w:name="_Toc361663697"/>
      <w:bookmarkStart w:id="11776" w:name="_Toc361665538"/>
      <w:bookmarkEnd w:id="11756"/>
      <w:bookmarkEnd w:id="11757"/>
      <w:bookmarkEnd w:id="11759"/>
      <w:bookmarkEnd w:id="11760"/>
      <w:bookmarkEnd w:id="11761"/>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r>
        <w:t xml:space="preserve">The Array constructor is the %Array% </w:t>
      </w:r>
      <w:r w:rsidR="00CE3CDC">
        <w:t>intrinsic</w:t>
      </w:r>
      <w:r>
        <w:t xml:space="preserve"> object and the initial value of the </w:t>
      </w:r>
      <w:r w:rsidRPr="005D12CE">
        <w:rPr>
          <w:rFonts w:ascii="Courier New" w:eastAsia="Times New Roman" w:hAnsi="Courier New" w:cs="Courier New"/>
          <w:b/>
          <w:spacing w:val="6"/>
          <w:lang w:eastAsia="en-US"/>
        </w:rPr>
        <w:t>Array</w:t>
      </w:r>
      <w:r>
        <w:t xml:space="preserve"> </w:t>
      </w:r>
      <w:r w:rsidR="009F7037">
        <w:t xml:space="preserve">property of the </w:t>
      </w:r>
      <w:r>
        <w:t xml:space="preserve">global </w:t>
      </w:r>
      <w:r w:rsidR="009F7037">
        <w:t>object</w:t>
      </w:r>
      <w:r>
        <w:t xml:space="preserve">. </w:t>
      </w:r>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11777" w:name="_Toc393690399"/>
      <w:r w:rsidR="001C3062">
        <w:t xml:space="preserve"> </w:t>
      </w:r>
      <w:r w:rsidR="0087245E">
        <w:t xml:space="preserve">However, if the </w:t>
      </w:r>
      <w:r w:rsidR="0087245E" w:rsidRPr="00C255C0">
        <w:rPr>
          <w:b/>
          <w:bCs/>
        </w:rPr>
        <w:t>this</w:t>
      </w:r>
      <w:r w:rsidR="0087245E">
        <w:t xml:space="preserve"> value value passed in the call is an Object with an [[</w:t>
      </w:r>
      <w:r w:rsidR="00F659A8">
        <w:t>Array</w:t>
      </w:r>
      <w:r w:rsidR="001C3062">
        <w:t>Initiali</w:t>
      </w:r>
      <w:r w:rsidR="00001CC3">
        <w:t>s</w:t>
      </w:r>
      <w:r w:rsidR="001C3062">
        <w:t>ationState</w:t>
      </w:r>
      <w:r w:rsidR="0087245E">
        <w:t>]] internal data</w:t>
      </w:r>
      <w:r w:rsidR="001C3062">
        <w:t xml:space="preserve"> property whose </w:t>
      </w:r>
      <w:r w:rsidR="00582659">
        <w:t>v</w:t>
      </w:r>
      <w:r w:rsidR="001C3062">
        <w:t xml:space="preserve">alue is </w:t>
      </w:r>
      <w:r w:rsidR="001C3062" w:rsidRPr="00145775">
        <w:rPr>
          <w:rFonts w:ascii="Times New Roman" w:hAnsi="Times New Roman"/>
          <w:b/>
          <w:bCs/>
        </w:rPr>
        <w:t>undefined</w:t>
      </w:r>
      <w:r w:rsidR="0087245E" w:rsidRPr="00E77497">
        <w:t xml:space="preserve">, it </w:t>
      </w:r>
      <w:r w:rsidR="0087245E" w:rsidRPr="00F94F77">
        <w:t>initial</w:t>
      </w:r>
      <w:r w:rsidR="006B2604">
        <w:t>ise</w:t>
      </w:r>
      <w:r w:rsidR="0087245E">
        <w:t xml:space="preserve">s the </w:t>
      </w:r>
      <w:r w:rsidR="0087245E" w:rsidRPr="00C0565F">
        <w:rPr>
          <w:b/>
        </w:rPr>
        <w:t>this</w:t>
      </w:r>
      <w:r w:rsidR="0087245E">
        <w:t xml:space="preserve"> value using the argument value</w:t>
      </w:r>
      <w:r w:rsidR="00582659">
        <w:t>s</w:t>
      </w:r>
      <w:r w:rsidR="0087245E" w:rsidRPr="00E77497">
        <w:t>.</w:t>
      </w:r>
      <w:r w:rsidR="0087245E">
        <w:t xml:space="preserve">  This permits</w:t>
      </w:r>
      <w:r w:rsidR="0087245E" w:rsidRPr="00C255C0">
        <w:rPr>
          <w:rFonts w:ascii="Courier New" w:hAnsi="Courier New"/>
          <w:b/>
        </w:rPr>
        <w:t xml:space="preserve"> </w:t>
      </w:r>
      <w:r w:rsidR="001C3062">
        <w:rPr>
          <w:rFonts w:ascii="Courier New" w:hAnsi="Courier New"/>
          <w:b/>
        </w:rPr>
        <w:t>Array</w:t>
      </w:r>
      <w:r w:rsidR="0087245E">
        <w:rPr>
          <w:rFonts w:ascii="Courier New" w:hAnsi="Courier New"/>
          <w:b/>
        </w:rPr>
        <w:t xml:space="preserve"> </w:t>
      </w:r>
      <w:r w:rsidR="0087245E" w:rsidRPr="00977F8C">
        <w:t xml:space="preserve">to be used both </w:t>
      </w:r>
      <w:r w:rsidR="001C3062">
        <w:t>as factory method</w:t>
      </w:r>
      <w:r w:rsidR="0087245E" w:rsidRPr="00977F8C">
        <w:t xml:space="preserve"> and</w:t>
      </w:r>
      <w:r w:rsidR="0087245E">
        <w:rPr>
          <w:rFonts w:ascii="Courier New" w:hAnsi="Courier New"/>
          <w:b/>
        </w:rPr>
        <w:t xml:space="preserve"> </w:t>
      </w:r>
      <w:r w:rsidR="0087245E">
        <w:t xml:space="preserve">to perform constructor instance </w:t>
      </w:r>
      <w:del w:id="11778" w:author="Rev 19 Allen Wirfs-Brock" w:date="2013-09-27T10:28:00Z">
        <w:r w:rsidR="0087245E" w:rsidDel="00D20BD7">
          <w:delText>initialization</w:delText>
        </w:r>
      </w:del>
      <w:ins w:id="11779" w:author="Rev 19 Allen Wirfs-Brock" w:date="2013-09-27T10:28:00Z">
        <w:r w:rsidR="00D20BD7">
          <w:t>initialisation</w:t>
        </w:r>
      </w:ins>
      <w:r w:rsidR="0087245E">
        <w:t>.</w:t>
      </w:r>
    </w:p>
    <w:p w14:paraId="6DB568C6" w14:textId="77777777" w:rsidR="0087245E" w:rsidRPr="00E77497" w:rsidRDefault="004A468D" w:rsidP="00DB2D84">
      <w:r>
        <w:t xml:space="preserve">The </w:t>
      </w:r>
      <w:r>
        <w:rPr>
          <w:rFonts w:ascii="Courier New" w:hAnsi="Courier New"/>
          <w:b/>
        </w:rPr>
        <w:t>Array</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E77497">
        <w:t xml:space="preserve"> </w:t>
      </w:r>
      <w:r>
        <w:t xml:space="preserve">behaviour must include a </w:t>
      </w:r>
      <w:r w:rsidRPr="00E775BC">
        <w:rPr>
          <w:rFonts w:ascii="Courier New" w:hAnsi="Courier New" w:cs="Courier New"/>
          <w:b/>
          <w:bCs/>
        </w:rPr>
        <w:t>super</w:t>
      </w:r>
      <w:r>
        <w:t xml:space="preserve"> call to </w:t>
      </w:r>
      <w:r w:rsidR="0087245E">
        <w:t xml:space="preserve">the </w:t>
      </w:r>
      <w:r w:rsidR="001C3062">
        <w:rPr>
          <w:rFonts w:ascii="Courier New" w:hAnsi="Courier New"/>
          <w:b/>
        </w:rPr>
        <w:t>Array</w:t>
      </w:r>
      <w:r w:rsidR="0087245E" w:rsidRPr="00E77497">
        <w:t xml:space="preserve"> </w:t>
      </w:r>
      <w:r w:rsidR="0087245E">
        <w:t>constructor to initial</w:t>
      </w:r>
      <w:r w:rsidR="006B2604">
        <w:t>ise</w:t>
      </w:r>
      <w:r w:rsidR="0087245E">
        <w:t xml:space="preserve"> subclass instances. </w:t>
      </w:r>
    </w:p>
    <w:p w14:paraId="63816C56" w14:textId="77777777" w:rsidR="004C02EF" w:rsidRPr="00E77497" w:rsidRDefault="004C02EF" w:rsidP="00D148E9">
      <w:pPr>
        <w:pStyle w:val="40"/>
      </w:pPr>
      <w:r w:rsidRPr="00E77497">
        <w:t xml:space="preserve">Array ( [ item1 [ , item2 [ , </w:t>
      </w:r>
      <w:r w:rsidRPr="00E77497">
        <w:rPr>
          <w:snapToGrid w:val="0"/>
        </w:rPr>
        <w:t>…</w:t>
      </w:r>
      <w:r w:rsidRPr="00E77497">
        <w:t xml:space="preserve"> ] ] ]</w:t>
      </w:r>
      <w:bookmarkEnd w:id="11777"/>
      <w:r w:rsidRPr="00E77497">
        <w:t xml:space="preserve"> )</w:t>
      </w:r>
    </w:p>
    <w:p w14:paraId="77261B8C" w14:textId="77777777" w:rsidR="00F52DB3" w:rsidRPr="00E77497" w:rsidRDefault="00F52DB3" w:rsidP="006B43B3">
      <w:bookmarkStart w:id="11780" w:name="_Toc393690400"/>
      <w:r w:rsidRPr="00E77497">
        <w:t xml:space="preserve">This description applies if and only if the Array constructor is </w:t>
      </w:r>
      <w:r w:rsidR="006B43B3">
        <w:t>called with</w:t>
      </w:r>
      <w:r w:rsidRPr="00E77497">
        <w:t xml:space="preserve"> no arguments or at least two arguments.</w:t>
      </w:r>
    </w:p>
    <w:p w14:paraId="0BFBB0D0" w14:textId="77777777" w:rsidR="004C02EF" w:rsidRPr="00E77497" w:rsidRDefault="004C02EF" w:rsidP="004C02EF">
      <w:r w:rsidRPr="00E77497">
        <w:t xml:space="preserve">When the </w:t>
      </w:r>
      <w:r w:rsidRPr="00E77497">
        <w:rPr>
          <w:rFonts w:ascii="Courier New" w:hAnsi="Courier New"/>
          <w:b/>
        </w:rPr>
        <w:t>Array</w:t>
      </w:r>
      <w:r w:rsidRPr="00E77497">
        <w:t xml:space="preserve"> function is called the following steps are taken:</w:t>
      </w:r>
    </w:p>
    <w:p w14:paraId="51BAE537" w14:textId="77777777" w:rsidR="00BA1011" w:rsidRDefault="00BA1011" w:rsidP="005A1315">
      <w:pPr>
        <w:pStyle w:val="Alg4"/>
        <w:numPr>
          <w:ilvl w:val="0"/>
          <w:numId w:val="199"/>
        </w:numPr>
      </w:pPr>
      <w:bookmarkStart w:id="11781" w:name="_Toc382291617"/>
      <w:bookmarkEnd w:id="11780"/>
      <w:r>
        <w:t xml:space="preserve">Let </w:t>
      </w:r>
      <w:r w:rsidR="005A1315">
        <w:rPr>
          <w:i/>
        </w:rPr>
        <w:t>numberOfArgs</w:t>
      </w:r>
      <w:r>
        <w:t xml:space="preserve"> be the number of arguments passed to this constructor call.</w:t>
      </w:r>
    </w:p>
    <w:p w14:paraId="09F85E07" w14:textId="77777777" w:rsidR="00D967D4" w:rsidRDefault="00D967D4" w:rsidP="005A1315">
      <w:pPr>
        <w:pStyle w:val="Alg4"/>
        <w:numPr>
          <w:ilvl w:val="0"/>
          <w:numId w:val="199"/>
        </w:numPr>
      </w:pPr>
      <w:r>
        <w:t xml:space="preserve">Assert: </w:t>
      </w:r>
      <w:r w:rsidR="005A1315">
        <w:rPr>
          <w:i/>
        </w:rPr>
        <w:t>numberOfArgs</w:t>
      </w:r>
      <w:r w:rsidR="005A1315">
        <w:t xml:space="preserve"> </w:t>
      </w:r>
      <w:r>
        <w:t>≠ 1.</w:t>
      </w:r>
    </w:p>
    <w:p w14:paraId="183BED5D" w14:textId="77777777" w:rsidR="00D967D4" w:rsidRDefault="00D967D4" w:rsidP="00333B36">
      <w:pPr>
        <w:pStyle w:val="Alg4"/>
        <w:numPr>
          <w:ilvl w:val="0"/>
          <w:numId w:val="199"/>
        </w:numPr>
      </w:pPr>
      <w:r>
        <w:t xml:space="preserve">Let </w:t>
      </w:r>
      <w:r w:rsidR="00333B36">
        <w:rPr>
          <w:i/>
        </w:rPr>
        <w:t>O</w:t>
      </w:r>
      <w:r>
        <w:t xml:space="preserve"> be the </w:t>
      </w:r>
      <w:r w:rsidRPr="00F94F77">
        <w:rPr>
          <w:b/>
        </w:rPr>
        <w:t>this</w:t>
      </w:r>
      <w:r>
        <w:t xml:space="preserve"> value.</w:t>
      </w:r>
    </w:p>
    <w:p w14:paraId="4E0DD2D0" w14:textId="77777777" w:rsidR="00333B36" w:rsidRDefault="00333B36" w:rsidP="00001CC3">
      <w:pPr>
        <w:pStyle w:val="Alg4"/>
        <w:numPr>
          <w:ilvl w:val="0"/>
          <w:numId w:val="199"/>
        </w:numPr>
      </w:pPr>
      <w:r>
        <w:t>If Type(</w:t>
      </w:r>
      <w:r>
        <w:rPr>
          <w:i/>
          <w:iCs/>
        </w:rPr>
        <w:t>O</w:t>
      </w:r>
      <w:r>
        <w:t xml:space="preserve">) is Object and </w:t>
      </w:r>
      <w:r>
        <w:rPr>
          <w:i/>
          <w:iCs/>
        </w:rPr>
        <w:t>O</w:t>
      </w:r>
      <w:r>
        <w:t xml:space="preserve"> has a</w:t>
      </w:r>
      <w:ins w:id="11782" w:author="Rev 19 Allen Wirfs-Brock" w:date="2013-09-26T17:42:00Z">
        <w:r w:rsidR="0072639A">
          <w:t>n</w:t>
        </w:r>
      </w:ins>
      <w:r>
        <w:t xml:space="preserve"> [[</w:t>
      </w:r>
      <w:r w:rsidR="009A53FA">
        <w:t>Array</w:t>
      </w:r>
      <w:r>
        <w:t>Initiali</w:t>
      </w:r>
      <w:r w:rsidR="00001CC3">
        <w:t>s</w:t>
      </w:r>
      <w:r>
        <w:t>ationState]] internal data property and the value of [[</w:t>
      </w:r>
      <w:r w:rsidR="00001CC3">
        <w:t>Array</w:t>
      </w:r>
      <w:r>
        <w:t>Initiali</w:t>
      </w:r>
      <w:r w:rsidR="00001CC3">
        <w:t>s</w:t>
      </w:r>
      <w:r>
        <w:t xml:space="preserve">ationState]] is </w:t>
      </w:r>
      <w:r w:rsidR="009829D2">
        <w:rPr>
          <w:b/>
          <w:bCs/>
        </w:rPr>
        <w:t>false</w:t>
      </w:r>
      <w:r>
        <w:t>, then</w:t>
      </w:r>
    </w:p>
    <w:p w14:paraId="035D6117" w14:textId="77777777" w:rsidR="00333B36" w:rsidRDefault="00333B36" w:rsidP="00001CC3">
      <w:pPr>
        <w:pStyle w:val="Alg4"/>
        <w:numPr>
          <w:ilvl w:val="1"/>
          <w:numId w:val="199"/>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14:paraId="30625592" w14:textId="77777777" w:rsidR="00D967D4" w:rsidRDefault="00333B36" w:rsidP="00145775">
      <w:pPr>
        <w:pStyle w:val="Alg4"/>
        <w:numPr>
          <w:ilvl w:val="1"/>
          <w:numId w:val="199"/>
        </w:numPr>
      </w:pPr>
      <w:r>
        <w:t xml:space="preserve">Let </w:t>
      </w:r>
      <w:r>
        <w:rPr>
          <w:i/>
          <w:iCs/>
        </w:rPr>
        <w:t>array</w:t>
      </w:r>
      <w:r>
        <w:t xml:space="preserve"> be </w:t>
      </w:r>
      <w:r>
        <w:rPr>
          <w:i/>
          <w:iCs/>
        </w:rPr>
        <w:t>O</w:t>
      </w:r>
      <w:r>
        <w:t>.</w:t>
      </w:r>
    </w:p>
    <w:p w14:paraId="47798DF1" w14:textId="77777777" w:rsidR="00333B36" w:rsidRDefault="00333B36" w:rsidP="006169E5">
      <w:pPr>
        <w:pStyle w:val="Alg4"/>
        <w:numPr>
          <w:ilvl w:val="0"/>
          <w:numId w:val="199"/>
        </w:numPr>
      </w:pPr>
      <w:r>
        <w:t>Else,</w:t>
      </w:r>
    </w:p>
    <w:p w14:paraId="1D473078" w14:textId="77777777" w:rsidR="00AF678B"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14:paraId="4F1B1DDF" w14:textId="77777777" w:rsidR="00AF678B" w:rsidRPr="00076B9E"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5E55C947" w14:textId="77777777" w:rsidR="00AF678B" w:rsidRDefault="00AF678B" w:rsidP="00145775">
      <w:pPr>
        <w:numPr>
          <w:ilvl w:val="1"/>
          <w:numId w:val="199"/>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1C179DC2" w14:textId="77777777" w:rsidR="00BA1011" w:rsidRPr="00E77497" w:rsidRDefault="00BA1011" w:rsidP="00145775">
      <w:pPr>
        <w:pStyle w:val="Alg4"/>
        <w:numPr>
          <w:ilvl w:val="1"/>
          <w:numId w:val="199"/>
        </w:numPr>
      </w:pPr>
      <w:r w:rsidRPr="00E77497">
        <w:t xml:space="preserve">Let </w:t>
      </w:r>
      <w:r w:rsidRPr="00E77497">
        <w:rPr>
          <w:i/>
        </w:rPr>
        <w:t>array</w:t>
      </w:r>
      <w:r w:rsidRPr="00E77497">
        <w:t xml:space="preserve"> be the result of </w:t>
      </w:r>
      <w:r>
        <w:t xml:space="preserve">the </w:t>
      </w:r>
      <w:r w:rsidR="00D4543D">
        <w:t>abstract operation</w:t>
      </w:r>
      <w:r>
        <w:t xml:space="preserve"> ArrayCreate with argument</w:t>
      </w:r>
      <w:r w:rsidR="00CC303D">
        <w:t>s</w:t>
      </w:r>
      <w:r w:rsidRPr="00E77497">
        <w:t xml:space="preserve"> </w:t>
      </w:r>
      <w:r w:rsidR="005A1315">
        <w:rPr>
          <w:i/>
        </w:rPr>
        <w:t>numberOfArgs</w:t>
      </w:r>
      <w:r w:rsidR="00AF678B" w:rsidRPr="00AF678B">
        <w:rPr>
          <w:iCs/>
        </w:rPr>
        <w:t xml:space="preserve"> </w:t>
      </w:r>
      <w:r w:rsidR="00AF678B">
        <w:rPr>
          <w:iCs/>
        </w:rPr>
        <w:t xml:space="preserve">and </w:t>
      </w:r>
      <w:r w:rsidR="00AF678B">
        <w:rPr>
          <w:i/>
          <w:iCs/>
        </w:rPr>
        <w:t>proto</w:t>
      </w:r>
      <w:r w:rsidR="00AF678B" w:rsidRPr="00E77497" w:rsidDel="005A1315">
        <w:rPr>
          <w:i/>
        </w:rPr>
        <w:t xml:space="preserve"> </w:t>
      </w:r>
      <w:r w:rsidRPr="00E77497">
        <w:t>.</w:t>
      </w:r>
    </w:p>
    <w:p w14:paraId="510BE3B5" w14:textId="77777777" w:rsidR="00BA1011" w:rsidRDefault="00BA1011" w:rsidP="00BA1011">
      <w:pPr>
        <w:pStyle w:val="Alg4"/>
        <w:numPr>
          <w:ilvl w:val="0"/>
          <w:numId w:val="199"/>
        </w:numPr>
        <w:contextualSpacing/>
      </w:pPr>
      <w:r>
        <w:t>ReturnIfAbrupt(</w:t>
      </w:r>
      <w:r>
        <w:rPr>
          <w:i/>
        </w:rPr>
        <w:t>array</w:t>
      </w:r>
      <w:r>
        <w:t>).</w:t>
      </w:r>
    </w:p>
    <w:p w14:paraId="502B747D" w14:textId="77777777" w:rsidR="00BA1011" w:rsidRPr="00E77497" w:rsidRDefault="00BA1011" w:rsidP="00BA1011">
      <w:pPr>
        <w:pStyle w:val="Alg4"/>
        <w:numPr>
          <w:ilvl w:val="0"/>
          <w:numId w:val="199"/>
        </w:numPr>
      </w:pPr>
      <w:r w:rsidRPr="00E77497">
        <w:t xml:space="preserve">Let </w:t>
      </w:r>
      <w:r w:rsidRPr="00E77497">
        <w:rPr>
          <w:i/>
        </w:rPr>
        <w:t>k</w:t>
      </w:r>
      <w:r w:rsidRPr="00E77497">
        <w:t xml:space="preserve"> be 0.</w:t>
      </w:r>
    </w:p>
    <w:p w14:paraId="2E20C22B" w14:textId="77777777" w:rsidR="00BA1011" w:rsidRDefault="00BA1011" w:rsidP="00BA1011">
      <w:pPr>
        <w:pStyle w:val="Alg4"/>
        <w:numPr>
          <w:ilvl w:val="0"/>
          <w:numId w:val="199"/>
        </w:numPr>
      </w:pPr>
      <w:r>
        <w:t xml:space="preserve">Let </w:t>
      </w:r>
      <w:r w:rsidRPr="00BA1011">
        <w:rPr>
          <w:i/>
        </w:rPr>
        <w:t>items</w:t>
      </w:r>
      <w:r>
        <w:t xml:space="preserve"> be a zero-origined List contain</w:t>
      </w:r>
      <w:r w:rsidR="00B5407B">
        <w:t>ing</w:t>
      </w:r>
      <w:r>
        <w:t xml:space="preserve"> the argument items in order.</w:t>
      </w:r>
    </w:p>
    <w:p w14:paraId="39C5AE88" w14:textId="77777777" w:rsidR="00BA1011" w:rsidRPr="00E77497" w:rsidRDefault="00BA1011" w:rsidP="005A1315">
      <w:pPr>
        <w:pStyle w:val="Alg4"/>
        <w:numPr>
          <w:ilvl w:val="0"/>
          <w:numId w:val="199"/>
        </w:numPr>
      </w:pPr>
      <w:r w:rsidRPr="00E77497">
        <w:t xml:space="preserve">Repeat, while </w:t>
      </w:r>
      <w:r w:rsidRPr="00E77497">
        <w:rPr>
          <w:i/>
        </w:rPr>
        <w:t xml:space="preserve">k </w:t>
      </w:r>
      <w:r w:rsidRPr="00E77497">
        <w:t xml:space="preserve">&lt; </w:t>
      </w:r>
      <w:r w:rsidR="005A1315">
        <w:rPr>
          <w:i/>
        </w:rPr>
        <w:t>numberOfArgs</w:t>
      </w:r>
    </w:p>
    <w:p w14:paraId="6FC5791C" w14:textId="77777777" w:rsidR="00BA1011" w:rsidRPr="00E77497" w:rsidRDefault="00BA1011" w:rsidP="00BA1011">
      <w:pPr>
        <w:pStyle w:val="Alg4"/>
        <w:numPr>
          <w:ilvl w:val="1"/>
          <w:numId w:val="199"/>
        </w:numPr>
      </w:pPr>
      <w:r w:rsidRPr="00E77497">
        <w:t xml:space="preserve">Let </w:t>
      </w:r>
      <w:r w:rsidRPr="00E77497">
        <w:rPr>
          <w:i/>
        </w:rPr>
        <w:t>Pk</w:t>
      </w:r>
      <w:r w:rsidRPr="00E77497">
        <w:t xml:space="preserve"> be ToString(</w:t>
      </w:r>
      <w:r w:rsidRPr="00E77497">
        <w:rPr>
          <w:i/>
        </w:rPr>
        <w:t>k</w:t>
      </w:r>
      <w:r w:rsidRPr="00E77497">
        <w:t>).</w:t>
      </w:r>
    </w:p>
    <w:p w14:paraId="05C421FC" w14:textId="77777777" w:rsidR="00BA1011" w:rsidRPr="00E77497" w:rsidRDefault="00BA1011" w:rsidP="00BA1011">
      <w:pPr>
        <w:pStyle w:val="Alg4"/>
        <w:numPr>
          <w:ilvl w:val="1"/>
          <w:numId w:val="199"/>
        </w:numPr>
        <w:tabs>
          <w:tab w:val="left" w:pos="2520"/>
        </w:tabs>
      </w:pPr>
      <w:r w:rsidRPr="00E77497">
        <w:t xml:space="preserve">Let </w:t>
      </w:r>
      <w:r>
        <w:rPr>
          <w:i/>
        </w:rPr>
        <w:t>itemK</w:t>
      </w:r>
      <w:r w:rsidRPr="00E77497">
        <w:t xml:space="preserve"> be </w:t>
      </w:r>
      <w:r w:rsidRPr="00240626">
        <w:rPr>
          <w:i/>
        </w:rPr>
        <w:t>k</w:t>
      </w:r>
      <w:r w:rsidRPr="00240626">
        <w:rPr>
          <w:vertAlign w:val="superscript"/>
        </w:rPr>
        <w:t>th</w:t>
      </w:r>
      <w:r>
        <w:t xml:space="preserve"> element of </w:t>
      </w:r>
      <w:r w:rsidRPr="00BA1011">
        <w:rPr>
          <w:i/>
        </w:rPr>
        <w:t>items</w:t>
      </w:r>
      <w:r w:rsidRPr="00E77497">
        <w:t>.</w:t>
      </w:r>
    </w:p>
    <w:p w14:paraId="505868EF" w14:textId="77777777" w:rsidR="00BA1011" w:rsidRPr="00E77497" w:rsidRDefault="00C0137B" w:rsidP="00C0137B">
      <w:pPr>
        <w:pStyle w:val="Alg4"/>
        <w:numPr>
          <w:ilvl w:val="1"/>
          <w:numId w:val="199"/>
        </w:numPr>
      </w:pPr>
      <w:r>
        <w:t xml:space="preserve">Let </w:t>
      </w:r>
      <w:r w:rsidRPr="00E1304F">
        <w:rPr>
          <w:i/>
        </w:rPr>
        <w:t>define</w:t>
      </w:r>
      <w:r>
        <w:rPr>
          <w:i/>
        </w:rPr>
        <w:t>Status</w:t>
      </w:r>
      <w:r>
        <w:t xml:space="preserve"> be the result of </w:t>
      </w:r>
      <w:r w:rsidR="00BA1011" w:rsidRPr="00E77497">
        <w:t>DefineProperty</w:t>
      </w:r>
      <w:r>
        <w:t>OrThrow(</w:t>
      </w:r>
      <w:r w:rsidR="00EA71C5">
        <w:rPr>
          <w:i/>
        </w:rPr>
        <w:t>array</w:t>
      </w:r>
      <w:r>
        <w:rPr>
          <w:iCs/>
        </w:rPr>
        <w:t>,</w:t>
      </w:r>
      <w:r w:rsidR="00BA1011" w:rsidRPr="00E77497">
        <w:t xml:space="preserve"> </w:t>
      </w:r>
      <w:r w:rsidR="00BA1011" w:rsidRPr="00E77497">
        <w:rPr>
          <w:i/>
        </w:rPr>
        <w:t>Pk</w:t>
      </w:r>
      <w:r w:rsidR="00BA1011" w:rsidRPr="00E77497">
        <w:t>,</w:t>
      </w:r>
      <w:r w:rsidR="005513EC">
        <w:t xml:space="preserve"> </w:t>
      </w:r>
      <w:r w:rsidR="00BA1011" w:rsidRPr="00E77497">
        <w:t xml:space="preserve">Property Descriptor {[[Value]]: </w:t>
      </w:r>
      <w:r w:rsidR="00EA71C5">
        <w:rPr>
          <w:i/>
        </w:rPr>
        <w:t>itemK</w:t>
      </w:r>
      <w:r w:rsidR="00BA1011" w:rsidRPr="00E77497">
        <w:t xml:space="preserve">, [[Writable]]: </w:t>
      </w:r>
      <w:r w:rsidR="00BA1011" w:rsidRPr="00E77497">
        <w:rPr>
          <w:b/>
        </w:rPr>
        <w:t>true</w:t>
      </w:r>
      <w:r w:rsidR="00BA1011" w:rsidRPr="00E77497">
        <w:t xml:space="preserve">, [[Enumerable]]: </w:t>
      </w:r>
      <w:r w:rsidR="00BA1011" w:rsidRPr="00E77497">
        <w:rPr>
          <w:b/>
        </w:rPr>
        <w:t>true</w:t>
      </w:r>
      <w:r w:rsidR="00BA1011" w:rsidRPr="00E77497">
        <w:t xml:space="preserve">, [[Configurable]]: </w:t>
      </w:r>
      <w:r w:rsidR="00BA1011" w:rsidRPr="00E77497">
        <w:rPr>
          <w:b/>
        </w:rPr>
        <w:t>true</w:t>
      </w:r>
      <w:r w:rsidR="00BA1011" w:rsidRPr="00E77497">
        <w:t>}</w:t>
      </w:r>
      <w:r>
        <w:t>)</w:t>
      </w:r>
      <w:r w:rsidR="00BA1011" w:rsidRPr="00E77497">
        <w:t>.</w:t>
      </w:r>
    </w:p>
    <w:p w14:paraId="6ABE6EFD" w14:textId="77777777" w:rsidR="00C0137B" w:rsidRDefault="00C0137B" w:rsidP="00C0137B">
      <w:pPr>
        <w:pStyle w:val="Alg4"/>
        <w:numPr>
          <w:ilvl w:val="1"/>
          <w:numId w:val="199"/>
        </w:numPr>
      </w:pPr>
      <w:r>
        <w:t>ReturnIfAbrupt(</w:t>
      </w:r>
      <w:r>
        <w:rPr>
          <w:i/>
        </w:rPr>
        <w:t>defineStatus</w:t>
      </w:r>
      <w:r>
        <w:t>).</w:t>
      </w:r>
    </w:p>
    <w:p w14:paraId="26B4DBC5" w14:textId="77777777" w:rsidR="00BA1011" w:rsidRPr="00E77497" w:rsidRDefault="00BA1011" w:rsidP="00BA1011">
      <w:pPr>
        <w:pStyle w:val="Alg4"/>
        <w:numPr>
          <w:ilvl w:val="1"/>
          <w:numId w:val="199"/>
        </w:numPr>
      </w:pPr>
      <w:r w:rsidRPr="00E77497">
        <w:t xml:space="preserve">Increase </w:t>
      </w:r>
      <w:r w:rsidRPr="00E77497">
        <w:rPr>
          <w:i/>
        </w:rPr>
        <w:t>k</w:t>
      </w:r>
      <w:r w:rsidRPr="00E77497">
        <w:t xml:space="preserve"> by 1.</w:t>
      </w:r>
    </w:p>
    <w:p w14:paraId="035FD1B6" w14:textId="77777777" w:rsidR="00BA1011" w:rsidRPr="00E77497" w:rsidRDefault="00BA1011" w:rsidP="005A1315">
      <w:pPr>
        <w:pStyle w:val="Alg4"/>
        <w:numPr>
          <w:ilvl w:val="0"/>
          <w:numId w:val="199"/>
        </w:numPr>
      </w:pPr>
      <w:r>
        <w:t xml:space="preserve">Let </w:t>
      </w:r>
      <w:r w:rsidRPr="00924A5A">
        <w:rPr>
          <w:i/>
        </w:rPr>
        <w:t>putStatus</w:t>
      </w:r>
      <w:r>
        <w:t xml:space="preserve"> be the result of </w:t>
      </w:r>
      <w:r w:rsidRPr="00E77497">
        <w:t>Put</w:t>
      </w:r>
      <w:r w:rsidR="00156AA7">
        <w:t>(</w:t>
      </w:r>
      <w:r w:rsidR="00EA71C5">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005A1315">
        <w:rPr>
          <w:i/>
        </w:rPr>
        <w:t>numberOfArgs</w:t>
      </w:r>
      <w:r w:rsidRPr="00E77497">
        <w:t xml:space="preserve">, </w:t>
      </w:r>
      <w:r w:rsidRPr="00E77497">
        <w:rPr>
          <w:b/>
        </w:rPr>
        <w:t>true</w:t>
      </w:r>
      <w:r w:rsidR="00156AA7">
        <w:rPr>
          <w:bCs/>
        </w:rPr>
        <w:t>)</w:t>
      </w:r>
      <w:r w:rsidRPr="00E77497">
        <w:t>.</w:t>
      </w:r>
    </w:p>
    <w:p w14:paraId="0DFCEEFD" w14:textId="77777777" w:rsidR="00BA1011" w:rsidRPr="00E77497" w:rsidRDefault="00BA1011" w:rsidP="00BA1011">
      <w:pPr>
        <w:pStyle w:val="Alg4"/>
        <w:numPr>
          <w:ilvl w:val="0"/>
          <w:numId w:val="199"/>
        </w:numPr>
        <w:contextualSpacing/>
      </w:pPr>
      <w:r>
        <w:t>ReturnIfAbrupt(</w:t>
      </w:r>
      <w:r>
        <w:rPr>
          <w:i/>
        </w:rPr>
        <w:t>putStatus</w:t>
      </w:r>
      <w:r>
        <w:t>).</w:t>
      </w:r>
    </w:p>
    <w:p w14:paraId="3B691868" w14:textId="77777777" w:rsidR="00BA1011" w:rsidRPr="00E77497" w:rsidRDefault="00BA1011" w:rsidP="00BA1011">
      <w:pPr>
        <w:pStyle w:val="Alg4"/>
        <w:numPr>
          <w:ilvl w:val="0"/>
          <w:numId w:val="199"/>
        </w:numPr>
        <w:spacing w:after="220"/>
        <w:contextualSpacing/>
      </w:pPr>
      <w:r w:rsidRPr="00E77497">
        <w:t xml:space="preserve">Return  </w:t>
      </w:r>
      <w:r w:rsidR="00EA71C5" w:rsidRPr="00E77497">
        <w:rPr>
          <w:i/>
        </w:rPr>
        <w:t>array</w:t>
      </w:r>
      <w:r w:rsidRPr="00E77497">
        <w:t>.</w:t>
      </w:r>
    </w:p>
    <w:p w14:paraId="49DA25F9" w14:textId="77777777" w:rsidR="004C02EF" w:rsidRPr="00E77497" w:rsidRDefault="004C02EF" w:rsidP="006C7A34">
      <w:pPr>
        <w:pStyle w:val="40"/>
      </w:pPr>
      <w:bookmarkStart w:id="11783" w:name="_Toc385672287"/>
      <w:bookmarkStart w:id="11784" w:name="_Toc393690404"/>
      <w:bookmarkStart w:id="11785" w:name="_Ref455971750"/>
      <w:r w:rsidRPr="00E77497">
        <w:t>Array (len</w:t>
      </w:r>
      <w:bookmarkEnd w:id="11781"/>
      <w:bookmarkEnd w:id="11783"/>
      <w:bookmarkEnd w:id="11784"/>
      <w:r w:rsidRPr="00E77497">
        <w:t>)</w:t>
      </w:r>
      <w:bookmarkStart w:id="11786" w:name="_Toc382291618"/>
      <w:bookmarkEnd w:id="11785"/>
    </w:p>
    <w:p w14:paraId="50EF9347" w14:textId="77777777" w:rsidR="00EA71C5" w:rsidRPr="00E77497" w:rsidRDefault="00EA71C5" w:rsidP="006B43B3">
      <w:r w:rsidRPr="00E77497">
        <w:t xml:space="preserve">This description applies if and only if the Array constructor is </w:t>
      </w:r>
      <w:r w:rsidR="006B43B3">
        <w:t>called with</w:t>
      </w:r>
      <w:r w:rsidRPr="00E77497">
        <w:t xml:space="preserve"> </w:t>
      </w:r>
      <w:r>
        <w:t>exactly</w:t>
      </w:r>
      <w:r w:rsidRPr="00E77497">
        <w:t xml:space="preserve"> </w:t>
      </w:r>
      <w:r>
        <w:t>one</w:t>
      </w:r>
      <w:r w:rsidRPr="00E77497">
        <w:t xml:space="preserve"> argument.</w:t>
      </w:r>
    </w:p>
    <w:p w14:paraId="11F1F21F" w14:textId="77777777" w:rsidR="005A1315" w:rsidRDefault="005A1315" w:rsidP="005A1315">
      <w:pPr>
        <w:pStyle w:val="Alg4"/>
        <w:numPr>
          <w:ilvl w:val="0"/>
          <w:numId w:val="810"/>
        </w:numPr>
      </w:pPr>
      <w:r>
        <w:t xml:space="preserve">Let </w:t>
      </w:r>
      <w:r>
        <w:rPr>
          <w:i/>
        </w:rPr>
        <w:t>numberOfArgs</w:t>
      </w:r>
      <w:r>
        <w:t xml:space="preserve"> be the number of arguments passed to this constructor call.</w:t>
      </w:r>
    </w:p>
    <w:p w14:paraId="09E25540" w14:textId="77777777" w:rsidR="005A1315" w:rsidRDefault="005A1315" w:rsidP="00075691">
      <w:pPr>
        <w:pStyle w:val="Alg4"/>
        <w:numPr>
          <w:ilvl w:val="0"/>
          <w:numId w:val="810"/>
        </w:numPr>
      </w:pPr>
      <w:r>
        <w:t xml:space="preserve">Assert: </w:t>
      </w:r>
      <w:r>
        <w:rPr>
          <w:i/>
        </w:rPr>
        <w:t>numberOfArgs</w:t>
      </w:r>
      <w:r>
        <w:t xml:space="preserve"> </w:t>
      </w:r>
      <w:r w:rsidR="00075691">
        <w:t>=</w:t>
      </w:r>
      <w:r>
        <w:t xml:space="preserve"> 1.</w:t>
      </w:r>
    </w:p>
    <w:p w14:paraId="4AED1E63" w14:textId="77777777" w:rsidR="005A1315" w:rsidRDefault="005A1315" w:rsidP="005A1315">
      <w:pPr>
        <w:pStyle w:val="Alg4"/>
        <w:numPr>
          <w:ilvl w:val="0"/>
          <w:numId w:val="810"/>
        </w:numPr>
      </w:pPr>
      <w:r>
        <w:t xml:space="preserve">Let </w:t>
      </w:r>
      <w:r>
        <w:rPr>
          <w:i/>
        </w:rPr>
        <w:t>O</w:t>
      </w:r>
      <w:r>
        <w:t xml:space="preserve"> be the </w:t>
      </w:r>
      <w:r w:rsidRPr="00F94F77">
        <w:rPr>
          <w:b/>
        </w:rPr>
        <w:t>this</w:t>
      </w:r>
      <w:r>
        <w:t xml:space="preserve"> value.</w:t>
      </w:r>
    </w:p>
    <w:p w14:paraId="05B3A744" w14:textId="77777777" w:rsidR="005A1315" w:rsidRDefault="005A1315" w:rsidP="00201E92">
      <w:pPr>
        <w:pStyle w:val="Alg4"/>
        <w:numPr>
          <w:ilvl w:val="0"/>
          <w:numId w:val="810"/>
        </w:numPr>
      </w:pPr>
      <w:r>
        <w:t>If Type(</w:t>
      </w:r>
      <w:r>
        <w:rPr>
          <w:i/>
          <w:iCs/>
        </w:rPr>
        <w:t>O</w:t>
      </w:r>
      <w:r>
        <w:t xml:space="preserve">) is Object and </w:t>
      </w:r>
      <w:r>
        <w:rPr>
          <w:i/>
          <w:iCs/>
        </w:rPr>
        <w:t>O</w:t>
      </w:r>
      <w:r>
        <w:t xml:space="preserve"> has a</w:t>
      </w:r>
      <w:r w:rsidR="009A53FA">
        <w:t>n</w:t>
      </w:r>
      <w:r>
        <w:t xml:space="preserve"> [[</w:t>
      </w:r>
      <w:r w:rsidR="009A53FA">
        <w:t>Array</w:t>
      </w:r>
      <w:r>
        <w:t>Initiali</w:t>
      </w:r>
      <w:r w:rsidR="00001CC3">
        <w:t>s</w:t>
      </w:r>
      <w:r>
        <w:t>ationState]] internal data property and the value of [[</w:t>
      </w:r>
      <w:r w:rsidR="00001CC3">
        <w:t>Array</w:t>
      </w:r>
      <w:r>
        <w:t>Initiali</w:t>
      </w:r>
      <w:r w:rsidR="00201E92">
        <w:t>s</w:t>
      </w:r>
      <w:r>
        <w:t xml:space="preserve">ationState]] is </w:t>
      </w:r>
      <w:r w:rsidR="009829D2">
        <w:rPr>
          <w:b/>
          <w:bCs/>
        </w:rPr>
        <w:t>false</w:t>
      </w:r>
      <w:r>
        <w:t>, then</w:t>
      </w:r>
    </w:p>
    <w:p w14:paraId="58249360" w14:textId="77777777" w:rsidR="005A1315" w:rsidRDefault="005A1315" w:rsidP="00001CC3">
      <w:pPr>
        <w:pStyle w:val="Alg4"/>
        <w:numPr>
          <w:ilvl w:val="1"/>
          <w:numId w:val="810"/>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14:paraId="0E36A225" w14:textId="77777777" w:rsidR="005A1315" w:rsidRDefault="005A1315" w:rsidP="005A1315">
      <w:pPr>
        <w:pStyle w:val="Alg4"/>
        <w:numPr>
          <w:ilvl w:val="1"/>
          <w:numId w:val="810"/>
        </w:numPr>
      </w:pPr>
      <w:r>
        <w:t xml:space="preserve">Let </w:t>
      </w:r>
      <w:r>
        <w:rPr>
          <w:i/>
          <w:iCs/>
        </w:rPr>
        <w:t>array</w:t>
      </w:r>
      <w:r>
        <w:t xml:space="preserve"> be </w:t>
      </w:r>
      <w:r>
        <w:rPr>
          <w:i/>
          <w:iCs/>
        </w:rPr>
        <w:t>O</w:t>
      </w:r>
      <w:r>
        <w:t>.</w:t>
      </w:r>
    </w:p>
    <w:p w14:paraId="60F717DE" w14:textId="77777777" w:rsidR="005A1315" w:rsidRDefault="005A1315" w:rsidP="005A1315">
      <w:pPr>
        <w:pStyle w:val="Alg4"/>
        <w:numPr>
          <w:ilvl w:val="0"/>
          <w:numId w:val="810"/>
        </w:numPr>
      </w:pPr>
      <w:r>
        <w:t>Else,</w:t>
      </w:r>
    </w:p>
    <w:p w14:paraId="025B82DC" w14:textId="77777777" w:rsidR="00CC303D"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14:paraId="0BB7D1EB" w14:textId="77777777" w:rsidR="00CC303D" w:rsidRPr="00076B9E"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25FCED5B" w14:textId="77777777" w:rsidR="00CC303D" w:rsidRDefault="00CC303D" w:rsidP="00CC303D">
      <w:pPr>
        <w:numPr>
          <w:ilvl w:val="1"/>
          <w:numId w:val="810"/>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732A8361" w14:textId="77777777" w:rsidR="005A1315" w:rsidRPr="00E77497" w:rsidRDefault="005A1315" w:rsidP="00B5407B">
      <w:pPr>
        <w:pStyle w:val="Alg4"/>
        <w:numPr>
          <w:ilvl w:val="1"/>
          <w:numId w:val="810"/>
        </w:numPr>
      </w:pPr>
      <w:r w:rsidRPr="00E77497">
        <w:t xml:space="preserve">Let </w:t>
      </w:r>
      <w:r w:rsidRPr="00E77497">
        <w:rPr>
          <w:i/>
        </w:rPr>
        <w:t>array</w:t>
      </w:r>
      <w:r w:rsidRPr="00E77497">
        <w:t xml:space="preserve"> be the result of </w:t>
      </w:r>
      <w:r>
        <w:t>ArrayCreate</w:t>
      </w:r>
      <w:r w:rsidR="00B5407B">
        <w:t>(</w:t>
      </w:r>
      <w:r>
        <w:t>0</w:t>
      </w:r>
      <w:r w:rsidR="00B5407B">
        <w:t>,</w:t>
      </w:r>
      <w:r w:rsidR="00CC303D" w:rsidRPr="00CC303D">
        <w:rPr>
          <w:iCs/>
        </w:rPr>
        <w:t xml:space="preserve"> </w:t>
      </w:r>
      <w:r w:rsidR="00CC303D">
        <w:rPr>
          <w:i/>
          <w:iCs/>
        </w:rPr>
        <w:t>proto</w:t>
      </w:r>
      <w:r w:rsidR="00B5407B">
        <w:t>)</w:t>
      </w:r>
      <w:r w:rsidRPr="00E77497">
        <w:t>.</w:t>
      </w:r>
    </w:p>
    <w:p w14:paraId="40FF0E32" w14:textId="77777777" w:rsidR="005A1315" w:rsidRDefault="005A1315" w:rsidP="00145775">
      <w:pPr>
        <w:pStyle w:val="Alg4"/>
        <w:numPr>
          <w:ilvl w:val="0"/>
          <w:numId w:val="810"/>
        </w:numPr>
        <w:contextualSpacing/>
      </w:pPr>
      <w:r>
        <w:t>ReturnIfAbrupt(</w:t>
      </w:r>
      <w:r>
        <w:rPr>
          <w:i/>
        </w:rPr>
        <w:t>array</w:t>
      </w:r>
      <w:r>
        <w:t>).</w:t>
      </w:r>
    </w:p>
    <w:p w14:paraId="13D07041" w14:textId="77777777" w:rsidR="00EA71C5" w:rsidRDefault="00EA71C5" w:rsidP="00EA71C5">
      <w:pPr>
        <w:pStyle w:val="Alg4"/>
        <w:numPr>
          <w:ilvl w:val="0"/>
          <w:numId w:val="810"/>
        </w:numPr>
      </w:pPr>
      <w:bookmarkStart w:id="11787" w:name="_Toc382291619"/>
      <w:bookmarkStart w:id="11788" w:name="_Toc385672289"/>
      <w:bookmarkStart w:id="11789" w:name="_Toc393690406"/>
      <w:bookmarkStart w:id="11790" w:name="_Ref457709045"/>
      <w:bookmarkStart w:id="11791" w:name="_Toc472818923"/>
      <w:bookmarkStart w:id="11792" w:name="_Toc235503501"/>
      <w:bookmarkStart w:id="11793" w:name="_Toc241509276"/>
      <w:bookmarkStart w:id="11794" w:name="_Toc244416763"/>
      <w:bookmarkStart w:id="11795" w:name="_Toc276631127"/>
      <w:bookmarkEnd w:id="11786"/>
      <w:r>
        <w:t>If Type(</w:t>
      </w:r>
      <w:r w:rsidRPr="00EA71C5">
        <w:rPr>
          <w:i/>
        </w:rPr>
        <w:t>len</w:t>
      </w:r>
      <w:r>
        <w:t>) is not Number, then</w:t>
      </w:r>
    </w:p>
    <w:p w14:paraId="3E6F2A28" w14:textId="77777777" w:rsidR="00EA71C5" w:rsidRPr="00E77497" w:rsidRDefault="00EA71C5" w:rsidP="00B067C0">
      <w:pPr>
        <w:pStyle w:val="Alg4"/>
        <w:numPr>
          <w:ilvl w:val="1"/>
          <w:numId w:val="810"/>
        </w:numPr>
      </w:pPr>
      <w:r>
        <w:t xml:space="preserve">Let </w:t>
      </w:r>
      <w:r w:rsidRPr="00E1304F">
        <w:rPr>
          <w:i/>
        </w:rPr>
        <w:t>define</w:t>
      </w:r>
      <w:r>
        <w:rPr>
          <w:i/>
        </w:rPr>
        <w:t>Status</w:t>
      </w:r>
      <w:r>
        <w:t xml:space="preserve"> be the result of </w:t>
      </w:r>
      <w:r w:rsidRPr="00E77497">
        <w:t>DefineProperty</w:t>
      </w:r>
      <w:r w:rsidR="00B067C0">
        <w:t>OrThrow(</w:t>
      </w:r>
      <w:r>
        <w:rPr>
          <w:i/>
        </w:rPr>
        <w:t>array</w:t>
      </w:r>
      <w:r w:rsidR="00B067C0">
        <w:t>,</w:t>
      </w:r>
      <w:r w:rsidRPr="00E77497">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r w:rsidRPr="00E77497">
        <w:t xml:space="preserve">, Property Descriptor {[[Value]]: </w:t>
      </w:r>
      <w:r>
        <w:rPr>
          <w:i/>
        </w:rPr>
        <w:t>len</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14:paraId="49B11161" w14:textId="77777777" w:rsidR="00EA71C5" w:rsidRPr="00E77497" w:rsidRDefault="00EA71C5" w:rsidP="00EA71C5">
      <w:pPr>
        <w:pStyle w:val="Alg4"/>
        <w:numPr>
          <w:ilvl w:val="1"/>
          <w:numId w:val="810"/>
        </w:numPr>
        <w:contextualSpacing/>
      </w:pPr>
      <w:r>
        <w:t>ReturnIfAbrupt(</w:t>
      </w:r>
      <w:r w:rsidRPr="00E1304F">
        <w:rPr>
          <w:i/>
        </w:rPr>
        <w:t>define</w:t>
      </w:r>
      <w:r>
        <w:rPr>
          <w:i/>
        </w:rPr>
        <w:t>Status</w:t>
      </w:r>
      <w:r>
        <w:t>).</w:t>
      </w:r>
    </w:p>
    <w:p w14:paraId="28F48FB4" w14:textId="77777777" w:rsidR="00EA71C5" w:rsidRDefault="000C0749" w:rsidP="000C0749">
      <w:pPr>
        <w:pStyle w:val="Alg4"/>
        <w:numPr>
          <w:ilvl w:val="1"/>
          <w:numId w:val="810"/>
        </w:numPr>
      </w:pPr>
      <w:r>
        <w:t xml:space="preserve">Let </w:t>
      </w:r>
      <w:r w:rsidRPr="00291CBE">
        <w:rPr>
          <w:i/>
        </w:rPr>
        <w:t>intLen</w:t>
      </w:r>
      <w:r>
        <w:t xml:space="preserve"> be 1.</w:t>
      </w:r>
    </w:p>
    <w:p w14:paraId="4939C195" w14:textId="77777777" w:rsidR="000C0749" w:rsidRDefault="000C0749" w:rsidP="00EA71C5">
      <w:pPr>
        <w:pStyle w:val="Alg4"/>
        <w:numPr>
          <w:ilvl w:val="0"/>
          <w:numId w:val="810"/>
        </w:numPr>
      </w:pPr>
      <w:r>
        <w:t>Else,</w:t>
      </w:r>
    </w:p>
    <w:p w14:paraId="47C45F20" w14:textId="77777777" w:rsidR="00EA71C5" w:rsidRDefault="00291CBE" w:rsidP="00145775">
      <w:pPr>
        <w:pStyle w:val="Alg4"/>
        <w:numPr>
          <w:ilvl w:val="1"/>
          <w:numId w:val="810"/>
        </w:numPr>
      </w:pPr>
      <w:r>
        <w:t xml:space="preserve">Let </w:t>
      </w:r>
      <w:r w:rsidRPr="00291CBE">
        <w:rPr>
          <w:i/>
        </w:rPr>
        <w:t>intLen</w:t>
      </w:r>
      <w:r>
        <w:t xml:space="preserve"> be ToUint32(</w:t>
      </w:r>
      <w:r w:rsidRPr="00291CBE">
        <w:rPr>
          <w:i/>
        </w:rPr>
        <w:t>len</w:t>
      </w:r>
      <w:r>
        <w:t>).</w:t>
      </w:r>
    </w:p>
    <w:p w14:paraId="53821AFA" w14:textId="77777777" w:rsidR="00291CBE" w:rsidRDefault="00291CBE" w:rsidP="00145775">
      <w:pPr>
        <w:pStyle w:val="Alg4"/>
        <w:numPr>
          <w:ilvl w:val="1"/>
          <w:numId w:val="810"/>
        </w:numPr>
      </w:pPr>
      <w:r>
        <w:t xml:space="preserve">If </w:t>
      </w:r>
      <w:r w:rsidRPr="00291CBE">
        <w:rPr>
          <w:i/>
        </w:rPr>
        <w:t>intLen</w:t>
      </w:r>
      <w:r>
        <w:t xml:space="preserve"> ≠ </w:t>
      </w:r>
      <w:r w:rsidRPr="00291CBE">
        <w:rPr>
          <w:i/>
        </w:rPr>
        <w:t>len</w:t>
      </w:r>
      <w:r>
        <w:t xml:space="preserve">, then throw a </w:t>
      </w:r>
      <w:r w:rsidRPr="003E1861">
        <w:rPr>
          <w:b/>
        </w:rPr>
        <w:t>RangeError</w:t>
      </w:r>
      <w:r>
        <w:t xml:space="preserve"> exception.</w:t>
      </w:r>
    </w:p>
    <w:p w14:paraId="4151C62E" w14:textId="77777777" w:rsidR="000C0749" w:rsidRPr="00E77497" w:rsidRDefault="000C0749" w:rsidP="000C0749">
      <w:pPr>
        <w:pStyle w:val="Alg4"/>
        <w:numPr>
          <w:ilvl w:val="0"/>
          <w:numId w:val="810"/>
        </w:numPr>
      </w:pPr>
      <w:r>
        <w:t xml:space="preserve">Let </w:t>
      </w:r>
      <w:r w:rsidRPr="00924A5A">
        <w:rPr>
          <w:i/>
        </w:rPr>
        <w:t>putStatus</w:t>
      </w:r>
      <w:r>
        <w:t xml:space="preserve"> be the result of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Pr="00291CBE">
        <w:rPr>
          <w:i/>
        </w:rPr>
        <w:t>intLen</w:t>
      </w:r>
      <w:r w:rsidRPr="00E77497">
        <w:t xml:space="preserve">, </w:t>
      </w:r>
      <w:r w:rsidRPr="00E77497">
        <w:rPr>
          <w:b/>
        </w:rPr>
        <w:t>true</w:t>
      </w:r>
      <w:r>
        <w:rPr>
          <w:bCs/>
        </w:rPr>
        <w:t>)</w:t>
      </w:r>
      <w:r w:rsidRPr="00E77497">
        <w:t>.</w:t>
      </w:r>
    </w:p>
    <w:p w14:paraId="792CB8FC" w14:textId="77777777" w:rsidR="000C0749" w:rsidRPr="00E77497" w:rsidRDefault="000C0749" w:rsidP="000C0749">
      <w:pPr>
        <w:pStyle w:val="Alg4"/>
        <w:numPr>
          <w:ilvl w:val="0"/>
          <w:numId w:val="810"/>
        </w:numPr>
        <w:contextualSpacing/>
      </w:pPr>
      <w:r>
        <w:t>ReturnIfAbrupt(</w:t>
      </w:r>
      <w:r>
        <w:rPr>
          <w:i/>
        </w:rPr>
        <w:t>putStatus</w:t>
      </w:r>
      <w:r>
        <w:t>).</w:t>
      </w:r>
    </w:p>
    <w:p w14:paraId="43C1996D" w14:textId="77777777" w:rsidR="00EA71C5" w:rsidRPr="00E77497" w:rsidRDefault="00EA71C5" w:rsidP="00EA71C5">
      <w:pPr>
        <w:pStyle w:val="Alg4"/>
        <w:numPr>
          <w:ilvl w:val="0"/>
          <w:numId w:val="810"/>
        </w:numPr>
        <w:spacing w:after="220"/>
        <w:contextualSpacing/>
      </w:pPr>
      <w:r w:rsidRPr="00E77497">
        <w:t xml:space="preserve">Return  </w:t>
      </w:r>
      <w:r w:rsidRPr="00E77497">
        <w:rPr>
          <w:i/>
        </w:rPr>
        <w:t>array</w:t>
      </w:r>
      <w:r w:rsidRPr="00E77497">
        <w:t>.</w:t>
      </w:r>
    </w:p>
    <w:p w14:paraId="7527CA6E" w14:textId="77777777" w:rsidR="001C3062" w:rsidRPr="00E77497" w:rsidRDefault="00885200" w:rsidP="00197BED">
      <w:pPr>
        <w:pStyle w:val="40"/>
      </w:pPr>
      <w:r>
        <w:t xml:space="preserve">new </w:t>
      </w:r>
      <w:r w:rsidR="001C3062" w:rsidRPr="00E77497">
        <w:t xml:space="preserve"> Array </w:t>
      </w:r>
      <w:r>
        <w:t>( ... argumentsList)</w:t>
      </w:r>
    </w:p>
    <w:p w14:paraId="128DC404" w14:textId="77777777" w:rsidR="001C3062" w:rsidRDefault="001C3062" w:rsidP="00192F0E">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initialises </w:t>
      </w:r>
      <w:r w:rsidR="00885200">
        <w:t>a</w:t>
      </w:r>
      <w:r w:rsidRPr="00E77497">
        <w:t xml:space="preserve"> newly created object.</w:t>
      </w:r>
    </w:p>
    <w:p w14:paraId="63A59036" w14:textId="77777777"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Array</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619A61C0" w14:textId="77777777"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7AA4DF6F" w14:textId="77777777" w:rsidR="00AF7014" w:rsidRPr="00E4780A" w:rsidRDefault="00AF7014" w:rsidP="00201E92">
      <w:pPr>
        <w:numPr>
          <w:ilvl w:val="0"/>
          <w:numId w:val="1447"/>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221C999D" w14:textId="77777777" w:rsidR="00AF7014" w:rsidRPr="00E77497" w:rsidRDefault="00AF7014" w:rsidP="00A146E5">
      <w:r>
        <w:t xml:space="preserve">If </w:t>
      </w:r>
      <w:r w:rsidR="00A146E5">
        <w:rPr>
          <w:rFonts w:ascii="Courier New" w:hAnsi="Courier New"/>
          <w:b/>
        </w:rPr>
        <w:t>Array</w:t>
      </w:r>
      <w:r w:rsidRPr="00E77497">
        <w:t xml:space="preserve"> </w:t>
      </w:r>
      <w:r>
        <w:t>is implemented as an ordinary function object, its [[Construct]] internal method will perform the above steps.</w:t>
      </w:r>
    </w:p>
    <w:p w14:paraId="3E3DF247" w14:textId="77777777" w:rsidR="00E46E17" w:rsidRPr="00E77497" w:rsidRDefault="00E46E17" w:rsidP="00E46E17">
      <w:pPr>
        <w:pStyle w:val="30"/>
      </w:pPr>
      <w:bookmarkStart w:id="11796" w:name="_Toc368050760"/>
      <w:r w:rsidRPr="00E77497">
        <w:t>Properties of the Array Constructor</w:t>
      </w:r>
      <w:bookmarkEnd w:id="11796"/>
    </w:p>
    <w:bookmarkEnd w:id="11787"/>
    <w:bookmarkEnd w:id="11788"/>
    <w:bookmarkEnd w:id="11789"/>
    <w:bookmarkEnd w:id="11790"/>
    <w:bookmarkEnd w:id="11791"/>
    <w:bookmarkEnd w:id="11792"/>
    <w:bookmarkEnd w:id="11793"/>
    <w:bookmarkEnd w:id="11794"/>
    <w:bookmarkEnd w:id="11795"/>
    <w:p w14:paraId="69846A41" w14:textId="77777777" w:rsidR="004C02EF" w:rsidRDefault="004C02EF" w:rsidP="00E46E17">
      <w:pPr>
        <w:rPr>
          <w:ins w:id="11797" w:author="Rev 19 Allen Wirfs-Brock" w:date="2013-09-11T14:43:00Z"/>
        </w:rPr>
      </w:pPr>
      <w:r w:rsidRPr="00E77497">
        <w:t xml:space="preserve">The value of the [[Prototype]] internal </w:t>
      </w:r>
      <w:r w:rsidR="00A14F8E">
        <w:t xml:space="preserve">data </w:t>
      </w:r>
      <w:r w:rsidRPr="00E77497">
        <w:t>property of the Array constructor is the Function prototype object (</w:t>
      </w:r>
      <w:r w:rsidR="00E46E17">
        <w:fldChar w:fldCharType="begin"/>
      </w:r>
      <w:r w:rsidR="00E46E17">
        <w:instrText xml:space="preserve"> REF _Ref359681817 \r \h </w:instrText>
      </w:r>
      <w:r w:rsidR="00E46E17">
        <w:fldChar w:fldCharType="separate"/>
      </w:r>
      <w:r w:rsidR="00D433E8">
        <w:t>19.2.3</w:t>
      </w:r>
      <w:r w:rsidR="00E46E17">
        <w:fldChar w:fldCharType="end"/>
      </w:r>
      <w:r w:rsidRPr="00E77497">
        <w:t>).</w:t>
      </w:r>
    </w:p>
    <w:p w14:paraId="17ED1F00" w14:textId="77777777" w:rsidR="00137E43" w:rsidRPr="00E77497" w:rsidRDefault="00137E43" w:rsidP="00E46E17">
      <w:ins w:id="11798" w:author="Rev 19 Allen Wirfs-Brock" w:date="2013-09-11T14:43:00Z">
        <w:r>
          <w:t xml:space="preserve">The Array constructor has a [[GlobalArray]] internal data property whose value is </w:t>
        </w:r>
        <w:r w:rsidRPr="00137E43">
          <w:rPr>
            <w:rFonts w:ascii="Times New Roman" w:hAnsi="Times New Roman"/>
            <w:b/>
          </w:rPr>
          <w:t>true</w:t>
        </w:r>
        <w:r>
          <w:t>.</w:t>
        </w:r>
      </w:ins>
    </w:p>
    <w:p w14:paraId="7ECAFF3D" w14:textId="77777777" w:rsidR="004C02EF" w:rsidRPr="00E77497" w:rsidRDefault="004C02EF" w:rsidP="00B5407B">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11799" w:name="_Hlt424534161"/>
      <w:bookmarkStart w:id="11800" w:name="_Toc382291620"/>
      <w:bookmarkStart w:id="11801" w:name="_Toc385672290"/>
      <w:bookmarkStart w:id="11802" w:name="_Ref393614155"/>
      <w:bookmarkStart w:id="11803" w:name="_Toc393690407"/>
      <w:bookmarkStart w:id="11804" w:name="_Ref404501859"/>
      <w:bookmarkStart w:id="11805" w:name="_Ref404502071"/>
      <w:bookmarkStart w:id="11806" w:name="_Ref404502112"/>
      <w:bookmarkEnd w:id="11799"/>
    </w:p>
    <w:p w14:paraId="4CAEC8DC" w14:textId="77777777" w:rsidR="00BC77AC" w:rsidRPr="00E77497" w:rsidRDefault="00BC77AC" w:rsidP="00BC77AC">
      <w:pPr>
        <w:pStyle w:val="40"/>
      </w:pPr>
      <w:bookmarkStart w:id="11807" w:name="_Ref424534154"/>
      <w:r w:rsidRPr="00E77497">
        <w:t>Array.</w:t>
      </w:r>
      <w:r>
        <w:t>from</w:t>
      </w:r>
      <w:r w:rsidRPr="00E77497">
        <w:t xml:space="preserve"> ( </w:t>
      </w:r>
      <w:r>
        <w:t>arrayLike , mapfn=undefined, thisArg=undefined</w:t>
      </w:r>
      <w:r w:rsidRPr="00E77497">
        <w:t xml:space="preserve"> )</w:t>
      </w:r>
    </w:p>
    <w:p w14:paraId="685C89F1" w14:textId="77777777" w:rsidR="00BC77AC" w:rsidRPr="00E77497" w:rsidRDefault="00BC77AC" w:rsidP="00BC77AC">
      <w:r w:rsidRPr="00E77497">
        <w:t xml:space="preserve">When the </w:t>
      </w:r>
      <w:r>
        <w:rPr>
          <w:rFonts w:ascii="Courier New" w:hAnsi="Courier New" w:cs="Courier New"/>
          <w:b/>
        </w:rPr>
        <w:t>from</w:t>
      </w:r>
      <w:r w:rsidRPr="00E77497">
        <w:t xml:space="preserve"> method is called with </w:t>
      </w:r>
      <w:r>
        <w:t xml:space="preserve"> argument </w:t>
      </w:r>
      <w:r w:rsidRPr="00AD7E43">
        <w:rPr>
          <w:rFonts w:ascii="Times New Roman" w:eastAsia="Times New Roman" w:hAnsi="Times New Roman"/>
          <w:i/>
          <w:spacing w:val="6"/>
          <w:lang w:eastAsia="en-US"/>
        </w:rPr>
        <w:t>arrayLike</w:t>
      </w:r>
      <w:r>
        <w:t xml:space="preserve"> and optional arguments </w:t>
      </w:r>
      <w:r w:rsidRPr="00995549">
        <w:rPr>
          <w:rFonts w:ascii="Times New Roman" w:eastAsia="Times New Roman" w:hAnsi="Times New Roman"/>
          <w:i/>
          <w:spacing w:val="6"/>
          <w:lang w:eastAsia="en-US"/>
        </w:rPr>
        <w:t>mapfn</w:t>
      </w:r>
      <w:r>
        <w:t xml:space="preserve"> and </w:t>
      </w:r>
      <w:r w:rsidRPr="00995549">
        <w:rPr>
          <w:rFonts w:ascii="Times New Roman" w:eastAsia="Times New Roman" w:hAnsi="Times New Roman"/>
          <w:i/>
          <w:spacing w:val="6"/>
          <w:lang w:eastAsia="en-US"/>
        </w:rPr>
        <w:t>thisArg</w:t>
      </w:r>
      <w:r w:rsidRPr="00E77497">
        <w:t xml:space="preserve"> the following steps are taken:</w:t>
      </w:r>
    </w:p>
    <w:p w14:paraId="4124E394" w14:textId="77777777" w:rsidR="00BC77AC" w:rsidRDefault="00BC77AC" w:rsidP="00BC77AC">
      <w:pPr>
        <w:pStyle w:val="Alg4"/>
        <w:numPr>
          <w:ilvl w:val="0"/>
          <w:numId w:val="809"/>
        </w:numPr>
      </w:pPr>
      <w:r>
        <w:t xml:space="preserve">Let </w:t>
      </w:r>
      <w:r w:rsidRPr="004403FF">
        <w:rPr>
          <w:i/>
        </w:rPr>
        <w:t>C</w:t>
      </w:r>
      <w:r>
        <w:t xml:space="preserve"> be the </w:t>
      </w:r>
      <w:r w:rsidRPr="00E77497">
        <w:rPr>
          <w:b/>
        </w:rPr>
        <w:t xml:space="preserve">this </w:t>
      </w:r>
      <w:r>
        <w:t>value.</w:t>
      </w:r>
    </w:p>
    <w:p w14:paraId="3F3B765D" w14:textId="77777777" w:rsidR="00BC77AC" w:rsidRDefault="00BC77AC" w:rsidP="00BC77AC">
      <w:pPr>
        <w:pStyle w:val="Alg4"/>
        <w:numPr>
          <w:ilvl w:val="0"/>
          <w:numId w:val="809"/>
        </w:numPr>
      </w:pPr>
      <w:r>
        <w:t xml:space="preserve">Let </w:t>
      </w:r>
      <w:r w:rsidRPr="001F4648">
        <w:rPr>
          <w:i/>
        </w:rPr>
        <w:t>items</w:t>
      </w:r>
      <w:r>
        <w:t xml:space="preserve"> be ToObject(</w:t>
      </w:r>
      <w:r w:rsidRPr="001F4648">
        <w:rPr>
          <w:i/>
        </w:rPr>
        <w:t>arrayLike</w:t>
      </w:r>
      <w:r>
        <w:t>).</w:t>
      </w:r>
    </w:p>
    <w:p w14:paraId="6738A034" w14:textId="77777777" w:rsidR="00BC77AC" w:rsidRDefault="00BC77AC" w:rsidP="00BC77AC">
      <w:pPr>
        <w:pStyle w:val="Alg4"/>
        <w:numPr>
          <w:ilvl w:val="0"/>
          <w:numId w:val="809"/>
        </w:numPr>
      </w:pPr>
      <w:r>
        <w:t>ReturnIfAbrupt(</w:t>
      </w:r>
      <w:r w:rsidRPr="001F4648">
        <w:rPr>
          <w:i/>
        </w:rPr>
        <w:t>items</w:t>
      </w:r>
      <w:r>
        <w:t>).</w:t>
      </w:r>
    </w:p>
    <w:p w14:paraId="0266E39B" w14:textId="77777777" w:rsidR="00BC77AC" w:rsidRDefault="00BC77AC" w:rsidP="00BC77AC">
      <w:pPr>
        <w:pStyle w:val="Alg4"/>
        <w:numPr>
          <w:ilvl w:val="0"/>
          <w:numId w:val="809"/>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14:paraId="40365653" w14:textId="77777777" w:rsidR="00BC77AC" w:rsidRDefault="00BC77AC" w:rsidP="00BC77AC">
      <w:pPr>
        <w:pStyle w:val="Alg4"/>
        <w:numPr>
          <w:ilvl w:val="0"/>
          <w:numId w:val="809"/>
        </w:numPr>
      </w:pPr>
      <w:r>
        <w:t>else</w:t>
      </w:r>
    </w:p>
    <w:p w14:paraId="7F9A7DA6" w14:textId="77777777" w:rsidR="00BC77AC" w:rsidRPr="00E77497" w:rsidRDefault="00BC77AC" w:rsidP="00BC77AC">
      <w:pPr>
        <w:pStyle w:val="Alg4"/>
        <w:numPr>
          <w:ilvl w:val="1"/>
          <w:numId w:val="809"/>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14:paraId="64D355CB" w14:textId="77777777" w:rsidR="00BC77AC" w:rsidRPr="00E77497" w:rsidRDefault="00BC77AC" w:rsidP="00BC77AC">
      <w:pPr>
        <w:pStyle w:val="Alg4"/>
        <w:numPr>
          <w:ilvl w:val="1"/>
          <w:numId w:val="809"/>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14:paraId="1A8F3CC4" w14:textId="77777777" w:rsidR="00BC77AC" w:rsidRDefault="00BC77AC" w:rsidP="00BC77AC">
      <w:pPr>
        <w:pStyle w:val="Alg4"/>
        <w:numPr>
          <w:ilvl w:val="1"/>
          <w:numId w:val="809"/>
        </w:numPr>
      </w:pPr>
      <w:r>
        <w:t xml:space="preserve">Let  </w:t>
      </w:r>
      <w:r>
        <w:rPr>
          <w:i/>
          <w:iCs/>
        </w:rPr>
        <w:t>mapping</w:t>
      </w:r>
      <w:r>
        <w:t xml:space="preserve"> be </w:t>
      </w:r>
      <w:r>
        <w:rPr>
          <w:b/>
          <w:bCs/>
        </w:rPr>
        <w:t>true</w:t>
      </w:r>
    </w:p>
    <w:p w14:paraId="041AF3E3" w14:textId="77777777" w:rsidR="00BC77AC" w:rsidRPr="00E77497" w:rsidRDefault="00BC77AC" w:rsidP="00BC77AC">
      <w:pPr>
        <w:pStyle w:val="Alg4"/>
        <w:numPr>
          <w:ilvl w:val="0"/>
          <w:numId w:val="809"/>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14:paraId="190B0649" w14:textId="77777777" w:rsidR="00BC77AC" w:rsidRDefault="00BC77AC" w:rsidP="00BC77AC">
      <w:pPr>
        <w:pStyle w:val="Alg4"/>
        <w:numPr>
          <w:ilvl w:val="0"/>
          <w:numId w:val="809"/>
        </w:numPr>
      </w:pPr>
      <w:r>
        <w:t>ReturnIfAbrupt(</w:t>
      </w:r>
      <w:r>
        <w:rPr>
          <w:i/>
        </w:rPr>
        <w:t>usingIterator</w:t>
      </w:r>
      <w:r>
        <w:t>).</w:t>
      </w:r>
    </w:p>
    <w:p w14:paraId="56FCE88C" w14:textId="77777777" w:rsidR="00BC77AC" w:rsidRDefault="00BC77AC" w:rsidP="00BC77AC">
      <w:pPr>
        <w:pStyle w:val="Alg4"/>
        <w:numPr>
          <w:ilvl w:val="0"/>
          <w:numId w:val="809"/>
        </w:numPr>
      </w:pPr>
      <w:r>
        <w:t xml:space="preserve">If </w:t>
      </w:r>
      <w:r>
        <w:rPr>
          <w:i/>
          <w:iCs/>
        </w:rPr>
        <w:t>usingIterator</w:t>
      </w:r>
      <w:r>
        <w:t xml:space="preserve"> is </w:t>
      </w:r>
      <w:r>
        <w:rPr>
          <w:b/>
          <w:bCs/>
        </w:rPr>
        <w:t>true</w:t>
      </w:r>
      <w:r>
        <w:t>, then</w:t>
      </w:r>
    </w:p>
    <w:p w14:paraId="3F722E62" w14:textId="77777777" w:rsidR="00BC77AC" w:rsidRDefault="00BC77AC" w:rsidP="00BC77AC">
      <w:pPr>
        <w:pStyle w:val="Alg4"/>
        <w:numPr>
          <w:ilvl w:val="1"/>
          <w:numId w:val="809"/>
        </w:numPr>
      </w:pPr>
      <w:r>
        <w:t xml:space="preserve">Let </w:t>
      </w:r>
      <w:r w:rsidRPr="00402531">
        <w:rPr>
          <w:i/>
          <w:iCs/>
        </w:rPr>
        <w:t>iterator</w:t>
      </w:r>
      <w:r w:rsidRPr="00EA0311" w:rsidDel="004D6903">
        <w:rPr>
          <w:i/>
        </w:rPr>
        <w:t xml:space="preserve"> </w:t>
      </w:r>
      <w:r>
        <w:t>be the result of performing GetIterator(</w:t>
      </w:r>
      <w:r>
        <w:rPr>
          <w:i/>
          <w:iCs/>
        </w:rPr>
        <w:t>items</w:t>
      </w:r>
      <w:r>
        <w:t>).</w:t>
      </w:r>
    </w:p>
    <w:p w14:paraId="1A6A322E" w14:textId="77777777" w:rsidR="00BC77AC" w:rsidRDefault="00BC77AC" w:rsidP="00BC77AC">
      <w:pPr>
        <w:pStyle w:val="Alg4"/>
        <w:numPr>
          <w:ilvl w:val="1"/>
          <w:numId w:val="809"/>
        </w:numPr>
      </w:pPr>
      <w:r>
        <w:t>ReturnIfAbrupt(</w:t>
      </w:r>
      <w:r w:rsidRPr="00402531">
        <w:rPr>
          <w:i/>
          <w:iCs/>
        </w:rPr>
        <w:t>iterator</w:t>
      </w:r>
      <w:r>
        <w:t>).</w:t>
      </w:r>
    </w:p>
    <w:p w14:paraId="7713DA9C" w14:textId="77777777" w:rsidR="00BC77AC" w:rsidRDefault="00BC77AC" w:rsidP="00BC77AC">
      <w:pPr>
        <w:pStyle w:val="Alg4"/>
        <w:numPr>
          <w:ilvl w:val="1"/>
          <w:numId w:val="809"/>
        </w:numPr>
      </w:pPr>
      <w:r>
        <w:t>If IsConstructor(</w:t>
      </w:r>
      <w:r w:rsidRPr="00924A5A">
        <w:rPr>
          <w:i/>
        </w:rPr>
        <w:t>C</w:t>
      </w:r>
      <w:r>
        <w:t xml:space="preserve">) is </w:t>
      </w:r>
      <w:r w:rsidRPr="00924A5A">
        <w:rPr>
          <w:b/>
        </w:rPr>
        <w:t>true</w:t>
      </w:r>
      <w:r>
        <w:t>, then</w:t>
      </w:r>
    </w:p>
    <w:p w14:paraId="4FB692F3" w14:textId="77777777" w:rsidR="00BC77AC" w:rsidRDefault="00BC77AC" w:rsidP="00BC77AC">
      <w:pPr>
        <w:pStyle w:val="Alg4"/>
        <w:numPr>
          <w:ilvl w:val="2"/>
          <w:numId w:val="809"/>
        </w:numPr>
      </w:pPr>
      <w:r w:rsidRPr="00E77497">
        <w:t xml:space="preserve">Let </w:t>
      </w:r>
      <w:del w:id="11808" w:author="Rev 19 Allen Wirfs-Brock" w:date="2013-09-09T18:33:00Z">
        <w:r w:rsidDel="00F75B67">
          <w:rPr>
            <w:i/>
          </w:rPr>
          <w:delText>newObj</w:delText>
        </w:r>
        <w:r w:rsidRPr="00E77497" w:rsidDel="00F75B67">
          <w:delText xml:space="preserve"> </w:delText>
        </w:r>
      </w:del>
      <w:ins w:id="11809" w:author="Rev 19 Allen Wirfs-Brock" w:date="2013-09-09T18:33:00Z">
        <w:r w:rsidR="00F75B67">
          <w:rPr>
            <w:i/>
          </w:rPr>
          <w:t>A</w:t>
        </w:r>
        <w:r w:rsidR="00F75B67" w:rsidRPr="00E77497">
          <w:t xml:space="preserve"> </w:t>
        </w:r>
      </w:ins>
      <w:r w:rsidRPr="00E77497">
        <w:t xml:space="preserve">be </w:t>
      </w:r>
      <w:r>
        <w:t xml:space="preserve">the result of calling the [[Construct]] internal method of </w:t>
      </w:r>
      <w:r w:rsidRPr="00924A5A">
        <w:rPr>
          <w:i/>
        </w:rPr>
        <w:t>C</w:t>
      </w:r>
      <w:r>
        <w:t xml:space="preserve"> </w:t>
      </w:r>
      <w:commentRangeStart w:id="11810"/>
      <w:r>
        <w:t>with an empty argument list.</w:t>
      </w:r>
      <w:commentRangeEnd w:id="11810"/>
      <w:r>
        <w:rPr>
          <w:rStyle w:val="af6"/>
          <w:rFonts w:ascii="Arial" w:eastAsia="MS Mincho" w:hAnsi="Arial"/>
          <w:spacing w:val="0"/>
          <w:lang w:eastAsia="ja-JP"/>
        </w:rPr>
        <w:commentReference w:id="11810"/>
      </w:r>
    </w:p>
    <w:p w14:paraId="2A304CEB" w14:textId="77777777" w:rsidR="00BC77AC" w:rsidRDefault="00BC77AC" w:rsidP="00BC77AC">
      <w:pPr>
        <w:pStyle w:val="Alg4"/>
        <w:numPr>
          <w:ilvl w:val="1"/>
          <w:numId w:val="809"/>
        </w:numPr>
      </w:pPr>
      <w:r>
        <w:t>Else,</w:t>
      </w:r>
    </w:p>
    <w:p w14:paraId="1A03A8A4" w14:textId="77777777" w:rsidR="00BC77AC" w:rsidRPr="00E77497" w:rsidRDefault="00BC77AC" w:rsidP="00BC77AC">
      <w:pPr>
        <w:pStyle w:val="Alg4"/>
        <w:numPr>
          <w:ilvl w:val="2"/>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14:paraId="19696A2E" w14:textId="77777777" w:rsidR="00BC77AC" w:rsidRDefault="00BC77AC" w:rsidP="00BC77AC">
      <w:pPr>
        <w:pStyle w:val="Alg4"/>
        <w:numPr>
          <w:ilvl w:val="1"/>
          <w:numId w:val="809"/>
        </w:numPr>
      </w:pPr>
      <w:r>
        <w:t>ReturnIfAbrupt(</w:t>
      </w:r>
      <w:r>
        <w:rPr>
          <w:i/>
        </w:rPr>
        <w:t>A</w:t>
      </w:r>
      <w:r>
        <w:t>).</w:t>
      </w:r>
    </w:p>
    <w:p w14:paraId="7C1B2EF0" w14:textId="77777777" w:rsidR="00BC77AC" w:rsidRPr="00E77497" w:rsidRDefault="00BC77AC" w:rsidP="00BC77AC">
      <w:pPr>
        <w:pStyle w:val="Alg4"/>
        <w:numPr>
          <w:ilvl w:val="1"/>
          <w:numId w:val="809"/>
        </w:numPr>
      </w:pPr>
      <w:r w:rsidRPr="00E77497">
        <w:t xml:space="preserve">Let </w:t>
      </w:r>
      <w:r w:rsidRPr="00E77497">
        <w:rPr>
          <w:i/>
        </w:rPr>
        <w:t>k</w:t>
      </w:r>
      <w:r w:rsidRPr="00E77497">
        <w:t xml:space="preserve"> be 0.</w:t>
      </w:r>
    </w:p>
    <w:p w14:paraId="39E4B149" w14:textId="77777777" w:rsidR="00BC77AC" w:rsidRPr="00A5755A" w:rsidRDefault="00BC77AC" w:rsidP="00BC77AC">
      <w:pPr>
        <w:pStyle w:val="Alg4"/>
        <w:numPr>
          <w:ilvl w:val="1"/>
          <w:numId w:val="809"/>
        </w:numPr>
        <w:contextualSpacing/>
      </w:pPr>
      <w:r>
        <w:t>Repeat</w:t>
      </w:r>
    </w:p>
    <w:p w14:paraId="1572205A" w14:textId="77777777" w:rsidR="00BC77AC" w:rsidRPr="00E77497" w:rsidRDefault="00BC77AC" w:rsidP="00BC77AC">
      <w:pPr>
        <w:pStyle w:val="Alg4"/>
        <w:numPr>
          <w:ilvl w:val="2"/>
          <w:numId w:val="809"/>
        </w:numPr>
      </w:pPr>
      <w:r w:rsidRPr="00E77497">
        <w:t xml:space="preserve">Let </w:t>
      </w:r>
      <w:r w:rsidRPr="00E77497">
        <w:rPr>
          <w:i/>
        </w:rPr>
        <w:t>Pk</w:t>
      </w:r>
      <w:r w:rsidRPr="00E77497">
        <w:t xml:space="preserve"> be ToString(</w:t>
      </w:r>
      <w:r w:rsidRPr="00E77497">
        <w:rPr>
          <w:i/>
        </w:rPr>
        <w:t>k</w:t>
      </w:r>
      <w:r w:rsidRPr="00E77497">
        <w:t>).</w:t>
      </w:r>
    </w:p>
    <w:p w14:paraId="564FE693" w14:textId="77777777" w:rsidR="00BC77AC" w:rsidRDefault="00BC77AC" w:rsidP="00BC77AC">
      <w:pPr>
        <w:pStyle w:val="Alg3"/>
        <w:numPr>
          <w:ilvl w:val="2"/>
          <w:numId w:val="809"/>
        </w:numPr>
      </w:pPr>
      <w:r>
        <w:t xml:space="preserve">Let </w:t>
      </w:r>
      <w:r w:rsidRPr="004848CA">
        <w:rPr>
          <w:i/>
        </w:rPr>
        <w:t>next</w:t>
      </w:r>
      <w:r>
        <w:t xml:space="preserve"> be the result of </w:t>
      </w:r>
      <w:del w:id="11811" w:author="Rev 19 Allen Wirfs-Brock" w:date="2013-09-22T11:23:00Z">
        <w:r w:rsidDel="00F877DA">
          <w:delText>IteratorNext</w:delText>
        </w:r>
      </w:del>
      <w:ins w:id="11812" w:author="Rev 19 Allen Wirfs-Brock" w:date="2013-09-22T11:23:00Z">
        <w:r w:rsidR="00F877DA">
          <w:t>IteratorStep</w:t>
        </w:r>
      </w:ins>
      <w:r>
        <w:t>(</w:t>
      </w:r>
      <w:r w:rsidRPr="00402531">
        <w:rPr>
          <w:i/>
          <w:iCs/>
        </w:rPr>
        <w:t>iterator</w:t>
      </w:r>
      <w:r>
        <w:t>).</w:t>
      </w:r>
    </w:p>
    <w:p w14:paraId="524D72FD" w14:textId="77777777" w:rsidR="00BC77AC" w:rsidDel="00F877DA" w:rsidRDefault="00BC77AC" w:rsidP="00BC77AC">
      <w:pPr>
        <w:pStyle w:val="Alg4"/>
        <w:numPr>
          <w:ilvl w:val="2"/>
          <w:numId w:val="809"/>
        </w:numPr>
        <w:contextualSpacing/>
        <w:rPr>
          <w:del w:id="11813" w:author="Rev 19 Allen Wirfs-Brock" w:date="2013-09-22T11:23:00Z"/>
        </w:rPr>
      </w:pPr>
      <w:del w:id="11814" w:author="Rev 19 Allen Wirfs-Brock" w:date="2013-09-22T11:23:00Z">
        <w:r w:rsidDel="00F877DA">
          <w:delText>ReturnIfAbrupt(</w:delText>
        </w:r>
        <w:r w:rsidRPr="004E372D" w:rsidDel="00F877DA">
          <w:rPr>
            <w:i/>
          </w:rPr>
          <w:delText>next</w:delText>
        </w:r>
        <w:r w:rsidDel="00F877DA">
          <w:delText>).</w:delText>
        </w:r>
      </w:del>
    </w:p>
    <w:p w14:paraId="004128BC" w14:textId="77777777" w:rsidR="00BC77AC" w:rsidDel="00F877DA" w:rsidRDefault="00BC77AC" w:rsidP="00BC77AC">
      <w:pPr>
        <w:numPr>
          <w:ilvl w:val="2"/>
          <w:numId w:val="809"/>
        </w:numPr>
        <w:contextualSpacing/>
        <w:rPr>
          <w:del w:id="11815" w:author="Rev 19 Allen Wirfs-Brock" w:date="2013-09-22T11:23:00Z"/>
          <w:rFonts w:ascii="Times New Roman" w:hAnsi="Times New Roman"/>
        </w:rPr>
      </w:pPr>
      <w:del w:id="11816" w:author="Rev 19 Allen Wirfs-Brock" w:date="2013-09-22T11:23: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14:paraId="5EC45916" w14:textId="77777777" w:rsidR="00BC77AC" w:rsidRDefault="00BC77AC" w:rsidP="00BC77AC">
      <w:pPr>
        <w:numPr>
          <w:ilvl w:val="2"/>
          <w:numId w:val="809"/>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14:paraId="2D9A81F4" w14:textId="77777777" w:rsidR="00BC77AC" w:rsidRDefault="00BC77AC" w:rsidP="00BC77AC">
      <w:pPr>
        <w:pStyle w:val="Alg3"/>
        <w:numPr>
          <w:ilvl w:val="2"/>
          <w:numId w:val="809"/>
        </w:numPr>
      </w:pPr>
      <w:r>
        <w:t xml:space="preserve">If </w:t>
      </w:r>
      <w:ins w:id="11817" w:author="Rev 19 Allen Wirfs-Brock" w:date="2013-09-22T11:23:00Z">
        <w:r w:rsidR="00F877DA" w:rsidRPr="004848CA">
          <w:rPr>
            <w:i/>
          </w:rPr>
          <w:t>next</w:t>
        </w:r>
        <w:r w:rsidR="00F877DA">
          <w:t xml:space="preserve"> </w:t>
        </w:r>
      </w:ins>
      <w:del w:id="11818" w:author="Rev 19 Allen Wirfs-Brock" w:date="2013-09-22T11:23:00Z">
        <w:r w:rsidDel="00F877DA">
          <w:rPr>
            <w:i/>
            <w:iCs/>
          </w:rPr>
          <w:delText>done</w:delText>
        </w:r>
        <w:r w:rsidDel="00F877DA">
          <w:delText xml:space="preserve"> </w:delText>
        </w:r>
      </w:del>
      <w:r>
        <w:t xml:space="preserve">is </w:t>
      </w:r>
      <w:del w:id="11819" w:author="Rev 19 Allen Wirfs-Brock" w:date="2013-09-22T11:23:00Z">
        <w:r w:rsidDel="00F877DA">
          <w:rPr>
            <w:b/>
          </w:rPr>
          <w:delText>true</w:delText>
        </w:r>
      </w:del>
      <w:ins w:id="11820" w:author="Rev 19 Allen Wirfs-Brock" w:date="2013-09-22T11:23:00Z">
        <w:r w:rsidR="00F877DA">
          <w:rPr>
            <w:b/>
          </w:rPr>
          <w:t>false</w:t>
        </w:r>
      </w:ins>
      <w:r>
        <w:t xml:space="preserve">, then </w:t>
      </w:r>
    </w:p>
    <w:p w14:paraId="1B783127" w14:textId="77777777" w:rsidR="00BC77AC" w:rsidRPr="00E77497" w:rsidRDefault="00BC77AC" w:rsidP="00BC77AC">
      <w:pPr>
        <w:pStyle w:val="Alg4"/>
        <w:numPr>
          <w:ilvl w:val="3"/>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k</w:t>
      </w:r>
      <w:r w:rsidRPr="00E77497">
        <w:t xml:space="preserve">, </w:t>
      </w:r>
      <w:r w:rsidRPr="00E77497">
        <w:rPr>
          <w:b/>
        </w:rPr>
        <w:t>true</w:t>
      </w:r>
      <w:r>
        <w:rPr>
          <w:bCs/>
        </w:rPr>
        <w:t>)</w:t>
      </w:r>
      <w:r w:rsidRPr="00E77497">
        <w:t>.</w:t>
      </w:r>
    </w:p>
    <w:p w14:paraId="6D0271E4" w14:textId="77777777" w:rsidR="00BC77AC" w:rsidRPr="00E77497" w:rsidRDefault="00BC77AC" w:rsidP="00BC77AC">
      <w:pPr>
        <w:pStyle w:val="Alg4"/>
        <w:numPr>
          <w:ilvl w:val="3"/>
          <w:numId w:val="809"/>
        </w:numPr>
        <w:contextualSpacing/>
      </w:pPr>
      <w:r>
        <w:t>ReturnIfAbrupt(</w:t>
      </w:r>
      <w:r>
        <w:rPr>
          <w:i/>
        </w:rPr>
        <w:t>putStatus</w:t>
      </w:r>
      <w:r>
        <w:t>).</w:t>
      </w:r>
    </w:p>
    <w:p w14:paraId="11D83809" w14:textId="77777777" w:rsidR="00BC77AC" w:rsidRPr="00E77497" w:rsidRDefault="00BC77AC" w:rsidP="00BC77AC">
      <w:pPr>
        <w:pStyle w:val="Alg4"/>
        <w:numPr>
          <w:ilvl w:val="3"/>
          <w:numId w:val="809"/>
        </w:numPr>
        <w:spacing w:after="120"/>
        <w:contextualSpacing/>
      </w:pPr>
      <w:r w:rsidRPr="00E77497">
        <w:t xml:space="preserve">Return </w:t>
      </w:r>
      <w:r w:rsidRPr="00F07B04">
        <w:rPr>
          <w:bCs/>
          <w:i/>
        </w:rPr>
        <w:t>A</w:t>
      </w:r>
      <w:r w:rsidRPr="00E77497">
        <w:t>.</w:t>
      </w:r>
    </w:p>
    <w:p w14:paraId="2EEA5CA8" w14:textId="77777777" w:rsidR="00BC77AC" w:rsidRDefault="00BC77AC" w:rsidP="00BC77AC">
      <w:pPr>
        <w:pStyle w:val="Alg4"/>
        <w:numPr>
          <w:ilvl w:val="2"/>
          <w:numId w:val="809"/>
        </w:numPr>
        <w:spacing w:after="120"/>
        <w:contextualSpacing/>
      </w:pPr>
      <w:r>
        <w:t xml:space="preserve">Let </w:t>
      </w:r>
      <w:r>
        <w:rPr>
          <w:i/>
          <w:iCs/>
        </w:rPr>
        <w:t>nextValue</w:t>
      </w:r>
      <w:r>
        <w:t xml:space="preserve"> be IteratorValue(</w:t>
      </w:r>
      <w:r>
        <w:rPr>
          <w:i/>
          <w:iCs/>
        </w:rPr>
        <w:t>next</w:t>
      </w:r>
      <w:r>
        <w:t>).</w:t>
      </w:r>
    </w:p>
    <w:p w14:paraId="6FF15306" w14:textId="77777777" w:rsidR="00BC77AC" w:rsidRDefault="00BC77AC" w:rsidP="00BC77AC">
      <w:pPr>
        <w:pStyle w:val="Alg4"/>
        <w:numPr>
          <w:ilvl w:val="2"/>
          <w:numId w:val="809"/>
        </w:numPr>
        <w:spacing w:after="120"/>
        <w:contextualSpacing/>
      </w:pPr>
      <w:r>
        <w:t>ReturnIfAbrupt(</w:t>
      </w:r>
      <w:r>
        <w:rPr>
          <w:i/>
          <w:iCs/>
        </w:rPr>
        <w:t>nextValue</w:t>
      </w:r>
      <w:r>
        <w:t>).</w:t>
      </w:r>
    </w:p>
    <w:p w14:paraId="180AFDA6" w14:textId="77777777" w:rsidR="00BC77AC" w:rsidRDefault="00BC77AC" w:rsidP="00BC77AC">
      <w:pPr>
        <w:pStyle w:val="Alg4"/>
        <w:numPr>
          <w:ilvl w:val="2"/>
          <w:numId w:val="809"/>
        </w:numPr>
      </w:pPr>
      <w:r>
        <w:t xml:space="preserve">If </w:t>
      </w:r>
      <w:r>
        <w:rPr>
          <w:i/>
          <w:iCs/>
        </w:rPr>
        <w:t>mapping</w:t>
      </w:r>
      <w:r>
        <w:t xml:space="preserve"> is </w:t>
      </w:r>
      <w:r>
        <w:rPr>
          <w:b/>
          <w:bCs/>
        </w:rPr>
        <w:t>true</w:t>
      </w:r>
      <w:r>
        <w:t>, then</w:t>
      </w:r>
    </w:p>
    <w:p w14:paraId="78B19581" w14:textId="77777777" w:rsidR="00BC77AC" w:rsidRPr="00E77497" w:rsidRDefault="00BC77AC" w:rsidP="00BC77A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iCs/>
        </w:rPr>
        <w:t>nextValue</w:t>
      </w:r>
      <w:r w:rsidRPr="00E77497" w:rsidDel="0034032C">
        <w:rPr>
          <w:i/>
        </w:rPr>
        <w:t xml:space="preserve"> </w:t>
      </w:r>
      <w:r>
        <w:rPr>
          <w:iCs/>
        </w:rPr>
        <w:t xml:space="preserve">as </w:t>
      </w:r>
      <w:r w:rsidRPr="008D31E0">
        <w:rPr>
          <w:i/>
        </w:rPr>
        <w:t>argumentsList</w:t>
      </w:r>
      <w:r w:rsidRPr="00E77497">
        <w:t>.</w:t>
      </w:r>
    </w:p>
    <w:p w14:paraId="4FC16BA6" w14:textId="77777777" w:rsidR="00BC77AC" w:rsidRPr="00E77497" w:rsidRDefault="00BC77AC" w:rsidP="00BC77AC">
      <w:pPr>
        <w:pStyle w:val="Alg4"/>
        <w:numPr>
          <w:ilvl w:val="3"/>
          <w:numId w:val="809"/>
        </w:numPr>
        <w:contextualSpacing/>
      </w:pPr>
      <w:r>
        <w:t>ReturnIfAbrupt(</w:t>
      </w:r>
      <w:r>
        <w:rPr>
          <w:i/>
        </w:rPr>
        <w:t>mappedValue</w:t>
      </w:r>
      <w:r>
        <w:t>).</w:t>
      </w:r>
    </w:p>
    <w:p w14:paraId="4A4BADD3" w14:textId="77777777" w:rsidR="00BC77AC" w:rsidRDefault="00BC77AC" w:rsidP="00BC77AC">
      <w:pPr>
        <w:pStyle w:val="Alg4"/>
        <w:numPr>
          <w:ilvl w:val="2"/>
          <w:numId w:val="809"/>
        </w:numPr>
      </w:pPr>
      <w:r>
        <w:t xml:space="preserve">Else, let </w:t>
      </w:r>
      <w:r>
        <w:rPr>
          <w:i/>
          <w:iCs/>
        </w:rPr>
        <w:t>mappedValue</w:t>
      </w:r>
      <w:r>
        <w:t xml:space="preserve"> be </w:t>
      </w:r>
      <w:r>
        <w:rPr>
          <w:i/>
          <w:iCs/>
        </w:rPr>
        <w:t>nextValue</w:t>
      </w:r>
      <w:r>
        <w:t>.</w:t>
      </w:r>
    </w:p>
    <w:p w14:paraId="54584E6B" w14:textId="77777777" w:rsidR="00BC77AC" w:rsidRPr="00E77497" w:rsidRDefault="00BC77AC" w:rsidP="00BC77A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r>
        <w:rPr>
          <w:iCs/>
        </w:rPr>
        <w:t>,</w:t>
      </w:r>
      <w:r>
        <w:t xml:space="preserve"> </w:t>
      </w:r>
      <w:r w:rsidRPr="00E77497">
        <w:t xml:space="preserve">Property Descriptor {[[Value]]: </w:t>
      </w:r>
      <w:r>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14:paraId="5AC545BF" w14:textId="77777777" w:rsidR="00BC77AC" w:rsidRPr="00E77497" w:rsidRDefault="00BC77AC" w:rsidP="00BC77AC">
      <w:pPr>
        <w:pStyle w:val="Alg4"/>
        <w:numPr>
          <w:ilvl w:val="2"/>
          <w:numId w:val="809"/>
        </w:numPr>
        <w:contextualSpacing/>
      </w:pPr>
      <w:r>
        <w:t>ReturnIfAbrupt(</w:t>
      </w:r>
      <w:r w:rsidRPr="00E1304F">
        <w:rPr>
          <w:i/>
        </w:rPr>
        <w:t>define</w:t>
      </w:r>
      <w:r>
        <w:rPr>
          <w:i/>
        </w:rPr>
        <w:t>Status</w:t>
      </w:r>
      <w:r>
        <w:t>).</w:t>
      </w:r>
    </w:p>
    <w:p w14:paraId="5D119949" w14:textId="77777777" w:rsidR="00BC77AC" w:rsidRPr="00E77497" w:rsidRDefault="00BC77AC" w:rsidP="00BC77AC">
      <w:pPr>
        <w:pStyle w:val="Alg4"/>
        <w:numPr>
          <w:ilvl w:val="2"/>
          <w:numId w:val="809"/>
        </w:numPr>
      </w:pPr>
      <w:r w:rsidRPr="00E77497">
        <w:t xml:space="preserve">Increase </w:t>
      </w:r>
      <w:r w:rsidRPr="00E77497">
        <w:rPr>
          <w:i/>
        </w:rPr>
        <w:t>k</w:t>
      </w:r>
      <w:r w:rsidRPr="00E77497">
        <w:t xml:space="preserve"> by 1.</w:t>
      </w:r>
    </w:p>
    <w:p w14:paraId="07326AC0" w14:textId="77777777" w:rsidR="00BC77AC" w:rsidRDefault="00BC77AC" w:rsidP="00BC77AC">
      <w:pPr>
        <w:pStyle w:val="Alg4"/>
        <w:numPr>
          <w:ilvl w:val="0"/>
          <w:numId w:val="809"/>
        </w:numPr>
      </w:pPr>
      <w:r>
        <w:t xml:space="preserve">Assert: </w:t>
      </w:r>
      <w:r>
        <w:rPr>
          <w:i/>
          <w:iCs/>
        </w:rPr>
        <w:t>items</w:t>
      </w:r>
      <w:r>
        <w:t xml:space="preserve"> is not an Iterator so assume it is </w:t>
      </w:r>
      <w:del w:id="11821" w:author="Rev 19 Allen Wirfs-Brock" w:date="2013-09-09T12:15:00Z">
        <w:r w:rsidDel="00EC125B">
          <w:delText>Array</w:delText>
        </w:r>
      </w:del>
      <w:ins w:id="11822" w:author="Rev 19 Allen Wirfs-Brock" w:date="2013-09-09T12:15:00Z">
        <w:r w:rsidR="00EC125B">
          <w:t>an array</w:t>
        </w:r>
      </w:ins>
      <w:r>
        <w:t>-like</w:t>
      </w:r>
      <w:ins w:id="11823" w:author="Rev 19 Allen Wirfs-Brock" w:date="2013-09-09T12:15:00Z">
        <w:r w:rsidR="00EC125B">
          <w:t xml:space="preserve"> object</w:t>
        </w:r>
      </w:ins>
      <w:r>
        <w:t>.</w:t>
      </w:r>
    </w:p>
    <w:p w14:paraId="34360A70" w14:textId="77777777" w:rsidR="00BC77AC" w:rsidRPr="00E77497" w:rsidRDefault="00BC77AC" w:rsidP="00BC77AC">
      <w:pPr>
        <w:pStyle w:val="Alg4"/>
        <w:numPr>
          <w:ilvl w:val="0"/>
          <w:numId w:val="809"/>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183B377E" w14:textId="77777777" w:rsidR="00BC77AC" w:rsidRPr="00E77497" w:rsidRDefault="00BC77AC" w:rsidP="00BC77AC">
      <w:pPr>
        <w:pStyle w:val="Alg4"/>
        <w:numPr>
          <w:ilvl w:val="0"/>
          <w:numId w:val="809"/>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14:paraId="32CC9738" w14:textId="77777777" w:rsidR="000374D3" w:rsidRDefault="00BC77AC" w:rsidP="00BC77AC">
      <w:pPr>
        <w:pStyle w:val="Alg4"/>
        <w:numPr>
          <w:ilvl w:val="0"/>
          <w:numId w:val="809"/>
        </w:numPr>
        <w:rPr>
          <w:ins w:id="11824" w:author="Rev 19 Allen Wirfs-Brock" w:date="2013-09-10T13:49:00Z"/>
        </w:rPr>
      </w:pPr>
      <w:r>
        <w:t>ReturnIfAbrupt(</w:t>
      </w:r>
      <w:r w:rsidRPr="00E77497">
        <w:rPr>
          <w:i/>
        </w:rPr>
        <w:t>len</w:t>
      </w:r>
      <w:r>
        <w:t>).</w:t>
      </w:r>
    </w:p>
    <w:p w14:paraId="6DD20CE4" w14:textId="77777777" w:rsidR="00BC77AC" w:rsidRDefault="00BC77AC" w:rsidP="00BC77AC">
      <w:pPr>
        <w:pStyle w:val="Alg4"/>
        <w:numPr>
          <w:ilvl w:val="0"/>
          <w:numId w:val="809"/>
        </w:numPr>
      </w:pPr>
      <w:r>
        <w:t>If IsConstructor(</w:t>
      </w:r>
      <w:r w:rsidRPr="00924A5A">
        <w:rPr>
          <w:i/>
        </w:rPr>
        <w:t>C</w:t>
      </w:r>
      <w:r>
        <w:t xml:space="preserve">) is </w:t>
      </w:r>
      <w:r w:rsidRPr="00924A5A">
        <w:rPr>
          <w:b/>
        </w:rPr>
        <w:t>true</w:t>
      </w:r>
      <w:r>
        <w:t>, then</w:t>
      </w:r>
    </w:p>
    <w:p w14:paraId="2E4586F5" w14:textId="77777777" w:rsidR="00BC77AC" w:rsidRDefault="00BC77AC" w:rsidP="00BC77AC">
      <w:pPr>
        <w:pStyle w:val="Alg4"/>
        <w:numPr>
          <w:ilvl w:val="1"/>
          <w:numId w:val="809"/>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11825"/>
      <w:r>
        <w:t xml:space="preserve">with an argument list containing the single item </w:t>
      </w:r>
      <w:r w:rsidRPr="001F4648">
        <w:rPr>
          <w:i/>
        </w:rPr>
        <w:t>len</w:t>
      </w:r>
      <w:r>
        <w:t>.</w:t>
      </w:r>
      <w:commentRangeEnd w:id="11825"/>
      <w:r>
        <w:rPr>
          <w:rStyle w:val="af6"/>
          <w:rFonts w:ascii="Arial" w:eastAsia="MS Mincho" w:hAnsi="Arial"/>
          <w:spacing w:val="0"/>
          <w:lang w:eastAsia="ja-JP"/>
        </w:rPr>
        <w:commentReference w:id="11825"/>
      </w:r>
    </w:p>
    <w:p w14:paraId="3C572FDC" w14:textId="77777777" w:rsidR="00BC77AC" w:rsidRPr="00E77497" w:rsidRDefault="00BC77AC" w:rsidP="00BC77AC">
      <w:pPr>
        <w:pStyle w:val="Alg4"/>
        <w:numPr>
          <w:ilvl w:val="1"/>
          <w:numId w:val="809"/>
        </w:numPr>
      </w:pPr>
      <w:r>
        <w:t xml:space="preserve">Let </w:t>
      </w:r>
      <w:r w:rsidRPr="00924A5A">
        <w:rPr>
          <w:i/>
        </w:rPr>
        <w:t>A</w:t>
      </w:r>
      <w:r>
        <w:t xml:space="preserve"> be ToObject(</w:t>
      </w:r>
      <w:r w:rsidRPr="00924A5A">
        <w:rPr>
          <w:i/>
        </w:rPr>
        <w:t>newObj</w:t>
      </w:r>
      <w:r>
        <w:t>)</w:t>
      </w:r>
      <w:r w:rsidRPr="00E77497">
        <w:t>.</w:t>
      </w:r>
    </w:p>
    <w:p w14:paraId="77D3D001" w14:textId="77777777" w:rsidR="00BC77AC" w:rsidRDefault="00BC77AC" w:rsidP="00BC77AC">
      <w:pPr>
        <w:pStyle w:val="Alg4"/>
        <w:numPr>
          <w:ilvl w:val="0"/>
          <w:numId w:val="809"/>
        </w:numPr>
      </w:pPr>
      <w:r>
        <w:t>Else,</w:t>
      </w:r>
    </w:p>
    <w:p w14:paraId="13DFA257" w14:textId="77777777" w:rsidR="00BC77AC" w:rsidRPr="00E77497" w:rsidRDefault="00BC77AC" w:rsidP="00BC77AC">
      <w:pPr>
        <w:pStyle w:val="Alg4"/>
        <w:numPr>
          <w:ilvl w:val="1"/>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len</w:t>
      </w:r>
      <w:r w:rsidRPr="00E77497">
        <w:t>.</w:t>
      </w:r>
    </w:p>
    <w:p w14:paraId="05638D58" w14:textId="77777777" w:rsidR="00BC77AC" w:rsidRDefault="00BC77AC" w:rsidP="00BC77AC">
      <w:pPr>
        <w:pStyle w:val="Alg4"/>
        <w:numPr>
          <w:ilvl w:val="0"/>
          <w:numId w:val="809"/>
        </w:numPr>
      </w:pPr>
      <w:r>
        <w:t>ReturnIfAbrupt(</w:t>
      </w:r>
      <w:r>
        <w:rPr>
          <w:i/>
        </w:rPr>
        <w:t>A</w:t>
      </w:r>
      <w:r>
        <w:t>).</w:t>
      </w:r>
    </w:p>
    <w:p w14:paraId="5732231D" w14:textId="77777777" w:rsidR="00BC77AC" w:rsidRPr="00E77497" w:rsidRDefault="00BC77AC" w:rsidP="00BC77AC">
      <w:pPr>
        <w:pStyle w:val="Alg4"/>
        <w:numPr>
          <w:ilvl w:val="0"/>
          <w:numId w:val="809"/>
        </w:numPr>
      </w:pPr>
      <w:r w:rsidRPr="00E77497">
        <w:t xml:space="preserve">Let </w:t>
      </w:r>
      <w:r w:rsidRPr="00E77497">
        <w:rPr>
          <w:i/>
        </w:rPr>
        <w:t>k</w:t>
      </w:r>
      <w:r w:rsidRPr="00E77497">
        <w:t xml:space="preserve"> be 0.</w:t>
      </w:r>
    </w:p>
    <w:p w14:paraId="3979E794" w14:textId="77777777" w:rsidR="00BC77AC" w:rsidRPr="00E77497" w:rsidRDefault="00BC77AC" w:rsidP="00BC77AC">
      <w:pPr>
        <w:pStyle w:val="Alg4"/>
        <w:numPr>
          <w:ilvl w:val="0"/>
          <w:numId w:val="809"/>
        </w:numPr>
      </w:pPr>
      <w:r w:rsidRPr="00E77497">
        <w:t xml:space="preserve">Repeat, while </w:t>
      </w:r>
      <w:r w:rsidRPr="00E77497">
        <w:rPr>
          <w:i/>
        </w:rPr>
        <w:t xml:space="preserve">k </w:t>
      </w:r>
      <w:r w:rsidRPr="00E77497">
        <w:t xml:space="preserve">&lt; </w:t>
      </w:r>
      <w:r w:rsidRPr="00E77497">
        <w:rPr>
          <w:i/>
        </w:rPr>
        <w:t>len</w:t>
      </w:r>
    </w:p>
    <w:p w14:paraId="14B5DCA7" w14:textId="77777777" w:rsidR="00BC77AC" w:rsidRPr="00E77497" w:rsidRDefault="00BC77AC" w:rsidP="00BC77AC">
      <w:pPr>
        <w:pStyle w:val="Alg4"/>
        <w:numPr>
          <w:ilvl w:val="1"/>
          <w:numId w:val="809"/>
        </w:numPr>
      </w:pPr>
      <w:r w:rsidRPr="00E77497">
        <w:t xml:space="preserve">Let </w:t>
      </w:r>
      <w:r w:rsidRPr="00E77497">
        <w:rPr>
          <w:i/>
        </w:rPr>
        <w:t>Pk</w:t>
      </w:r>
      <w:r w:rsidRPr="00E77497">
        <w:t xml:space="preserve"> be ToString(</w:t>
      </w:r>
      <w:r w:rsidRPr="00E77497">
        <w:rPr>
          <w:i/>
        </w:rPr>
        <w:t>k</w:t>
      </w:r>
      <w:r w:rsidRPr="00E77497">
        <w:t>).</w:t>
      </w:r>
    </w:p>
    <w:p w14:paraId="1FDEBBE0" w14:textId="77777777" w:rsidR="00BC77AC" w:rsidRPr="00E77497" w:rsidRDefault="00BC77AC" w:rsidP="00BC77AC">
      <w:pPr>
        <w:pStyle w:val="Alg4"/>
        <w:numPr>
          <w:ilvl w:val="1"/>
          <w:numId w:val="809"/>
        </w:numPr>
      </w:pPr>
      <w:r w:rsidRPr="00E77497">
        <w:t xml:space="preserve">Let </w:t>
      </w:r>
      <w:r w:rsidRPr="00E77497">
        <w:rPr>
          <w:i/>
        </w:rPr>
        <w:t>kPresent</w:t>
      </w:r>
      <w:r w:rsidRPr="00E77497">
        <w:t xml:space="preserve"> be the result of </w:t>
      </w:r>
      <w:r>
        <w:t>HasProperty(</w:t>
      </w:r>
      <w:r>
        <w:rPr>
          <w:i/>
        </w:rPr>
        <w:t>items</w:t>
      </w:r>
      <w:r>
        <w:t>,</w:t>
      </w:r>
      <w:r w:rsidRPr="00E77497">
        <w:t xml:space="preserve"> </w:t>
      </w:r>
      <w:r w:rsidRPr="00E77497">
        <w:rPr>
          <w:i/>
        </w:rPr>
        <w:t>Pk</w:t>
      </w:r>
      <w:r>
        <w:rPr>
          <w:iCs/>
        </w:rPr>
        <w:t>)</w:t>
      </w:r>
      <w:r w:rsidRPr="00E77497">
        <w:t>.</w:t>
      </w:r>
    </w:p>
    <w:p w14:paraId="3EDA459C" w14:textId="77777777" w:rsidR="00BC77AC" w:rsidRDefault="00BC77AC" w:rsidP="00BC77AC">
      <w:pPr>
        <w:pStyle w:val="Alg3"/>
        <w:numPr>
          <w:ilvl w:val="1"/>
          <w:numId w:val="809"/>
        </w:numPr>
        <w:tabs>
          <w:tab w:val="left" w:pos="720"/>
        </w:tabs>
      </w:pPr>
      <w:r>
        <w:t>ReturnIfAbrupt(</w:t>
      </w:r>
      <w:r>
        <w:rPr>
          <w:i/>
          <w:iCs/>
        </w:rPr>
        <w:t>kPresent</w:t>
      </w:r>
      <w:r>
        <w:t>).</w:t>
      </w:r>
    </w:p>
    <w:p w14:paraId="56AD4537" w14:textId="77777777" w:rsidR="00BC77AC" w:rsidRPr="00E77497" w:rsidRDefault="00BC77AC" w:rsidP="00BC77AC">
      <w:pPr>
        <w:pStyle w:val="Alg4"/>
        <w:numPr>
          <w:ilvl w:val="1"/>
          <w:numId w:val="809"/>
        </w:numPr>
      </w:pPr>
      <w:r w:rsidRPr="00E77497">
        <w:t xml:space="preserve">If </w:t>
      </w:r>
      <w:r w:rsidRPr="00E77497">
        <w:rPr>
          <w:i/>
        </w:rPr>
        <w:t>kPresent</w:t>
      </w:r>
      <w:r w:rsidRPr="00E77497">
        <w:t xml:space="preserve"> is </w:t>
      </w:r>
      <w:r w:rsidRPr="00E77497">
        <w:rPr>
          <w:b/>
        </w:rPr>
        <w:t>true</w:t>
      </w:r>
      <w:r w:rsidRPr="00E77497">
        <w:t>, then</w:t>
      </w:r>
    </w:p>
    <w:p w14:paraId="50453D20" w14:textId="77777777" w:rsidR="00BC77AC" w:rsidRPr="00E77497" w:rsidRDefault="00BC77AC" w:rsidP="00BC77AC">
      <w:pPr>
        <w:pStyle w:val="Alg4"/>
        <w:numPr>
          <w:ilvl w:val="2"/>
          <w:numId w:val="809"/>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14:paraId="0B46CEEB" w14:textId="77777777" w:rsidR="00BC77AC" w:rsidRPr="00E77497" w:rsidRDefault="00BC77AC" w:rsidP="00BC77AC">
      <w:pPr>
        <w:pStyle w:val="Alg4"/>
        <w:numPr>
          <w:ilvl w:val="2"/>
          <w:numId w:val="809"/>
        </w:numPr>
        <w:contextualSpacing/>
      </w:pPr>
      <w:r>
        <w:t>ReturnIfAbrupt(</w:t>
      </w:r>
      <w:r w:rsidRPr="00E77497">
        <w:rPr>
          <w:i/>
        </w:rPr>
        <w:t>kValue</w:t>
      </w:r>
      <w:r>
        <w:t>).</w:t>
      </w:r>
    </w:p>
    <w:p w14:paraId="367CBC21" w14:textId="77777777" w:rsidR="00BC77AC" w:rsidRDefault="00BC77AC" w:rsidP="00BC77AC">
      <w:pPr>
        <w:pStyle w:val="Alg4"/>
        <w:numPr>
          <w:ilvl w:val="2"/>
          <w:numId w:val="809"/>
        </w:numPr>
      </w:pPr>
      <w:r>
        <w:t xml:space="preserve">If </w:t>
      </w:r>
      <w:r>
        <w:rPr>
          <w:i/>
          <w:iCs/>
        </w:rPr>
        <w:t>mapping</w:t>
      </w:r>
      <w:r>
        <w:t xml:space="preserve"> is </w:t>
      </w:r>
      <w:r>
        <w:rPr>
          <w:b/>
          <w:bCs/>
        </w:rPr>
        <w:t>true</w:t>
      </w:r>
      <w:r>
        <w:t>, then</w:t>
      </w:r>
    </w:p>
    <w:p w14:paraId="6A49FEA6" w14:textId="77777777" w:rsidR="00BC77AC" w:rsidRPr="00E77497" w:rsidRDefault="00BC77AC" w:rsidP="00BC77A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14:paraId="33BB1D24" w14:textId="77777777" w:rsidR="00BC77AC" w:rsidRPr="00E77497" w:rsidRDefault="00BC77AC" w:rsidP="00BC77AC">
      <w:pPr>
        <w:pStyle w:val="Alg4"/>
        <w:numPr>
          <w:ilvl w:val="3"/>
          <w:numId w:val="809"/>
        </w:numPr>
        <w:contextualSpacing/>
      </w:pPr>
      <w:r>
        <w:t>ReturnIfAbrupt(</w:t>
      </w:r>
      <w:r>
        <w:rPr>
          <w:i/>
        </w:rPr>
        <w:t>mappedValue</w:t>
      </w:r>
      <w:r>
        <w:t>).</w:t>
      </w:r>
    </w:p>
    <w:p w14:paraId="2C59CB11" w14:textId="77777777" w:rsidR="00BC77AC" w:rsidRDefault="00BC77AC" w:rsidP="00BC77AC">
      <w:pPr>
        <w:pStyle w:val="Alg4"/>
        <w:numPr>
          <w:ilvl w:val="2"/>
          <w:numId w:val="809"/>
        </w:numPr>
      </w:pPr>
      <w:r>
        <w:t xml:space="preserve">Else, let </w:t>
      </w:r>
      <w:r>
        <w:rPr>
          <w:i/>
          <w:iCs/>
        </w:rPr>
        <w:t>mappedValue</w:t>
      </w:r>
      <w:r>
        <w:t xml:space="preserve"> be </w:t>
      </w:r>
      <w:r>
        <w:rPr>
          <w:i/>
          <w:iCs/>
        </w:rPr>
        <w:t>kValue</w:t>
      </w:r>
      <w:r>
        <w:t>.</w:t>
      </w:r>
    </w:p>
    <w:p w14:paraId="0BD00E9D" w14:textId="77777777" w:rsidR="00BC77AC" w:rsidRPr="00E77497" w:rsidRDefault="00BC77AC" w:rsidP="00BC77A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ins w:id="11826" w:author="Rev 19 Allen Wirfs-Brock" w:date="2013-09-09T18:29:00Z">
        <w:r w:rsidR="00F75B67">
          <w:t>,</w:t>
        </w:r>
      </w:ins>
      <w:r>
        <w:t xml:space="preserve"> </w:t>
      </w:r>
      <w:r w:rsidRPr="00E77497">
        <w:t xml:space="preserve">Property Descriptor {[[Value]]: </w:t>
      </w:r>
      <w:r>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14:paraId="47CD62CB" w14:textId="77777777" w:rsidR="00BC77AC" w:rsidRPr="00E77497" w:rsidRDefault="00BC77AC" w:rsidP="00BC77AC">
      <w:pPr>
        <w:pStyle w:val="Alg4"/>
        <w:numPr>
          <w:ilvl w:val="2"/>
          <w:numId w:val="809"/>
        </w:numPr>
        <w:contextualSpacing/>
      </w:pPr>
      <w:r>
        <w:t>ReturnIfAbrupt(</w:t>
      </w:r>
      <w:r w:rsidRPr="00E1304F">
        <w:rPr>
          <w:i/>
        </w:rPr>
        <w:t>define</w:t>
      </w:r>
      <w:r>
        <w:rPr>
          <w:i/>
        </w:rPr>
        <w:t>Status</w:t>
      </w:r>
      <w:r>
        <w:t>).</w:t>
      </w:r>
    </w:p>
    <w:p w14:paraId="2D53E3B5" w14:textId="77777777" w:rsidR="00BC77AC" w:rsidRPr="00E77497" w:rsidRDefault="00BC77AC" w:rsidP="00BC77AC">
      <w:pPr>
        <w:pStyle w:val="Alg4"/>
        <w:numPr>
          <w:ilvl w:val="1"/>
          <w:numId w:val="809"/>
        </w:numPr>
      </w:pPr>
      <w:r w:rsidRPr="00E77497">
        <w:t xml:space="preserve">Increase </w:t>
      </w:r>
      <w:r w:rsidRPr="00E77497">
        <w:rPr>
          <w:i/>
        </w:rPr>
        <w:t>k</w:t>
      </w:r>
      <w:r w:rsidRPr="00E77497">
        <w:t xml:space="preserve"> by 1.</w:t>
      </w:r>
    </w:p>
    <w:p w14:paraId="0653680E" w14:textId="77777777" w:rsidR="00BC77AC" w:rsidRPr="00E77497" w:rsidRDefault="00BC77AC" w:rsidP="00BC77AC">
      <w:pPr>
        <w:pStyle w:val="Alg4"/>
        <w:numPr>
          <w:ilvl w:val="0"/>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sidRPr="00E77497">
        <w:rPr>
          <w:i/>
        </w:rPr>
        <w:t>len</w:t>
      </w:r>
      <w:r w:rsidRPr="00E77497">
        <w:t xml:space="preserve">, </w:t>
      </w:r>
      <w:r w:rsidRPr="00E77497">
        <w:rPr>
          <w:b/>
        </w:rPr>
        <w:t>true</w:t>
      </w:r>
      <w:r>
        <w:rPr>
          <w:bCs/>
        </w:rPr>
        <w:t>)</w:t>
      </w:r>
      <w:r w:rsidRPr="00E77497">
        <w:t>.</w:t>
      </w:r>
    </w:p>
    <w:p w14:paraId="48CB97A2" w14:textId="77777777" w:rsidR="00BC77AC" w:rsidRPr="00E77497" w:rsidRDefault="00BC77AC" w:rsidP="00BC77AC">
      <w:pPr>
        <w:pStyle w:val="Alg4"/>
        <w:numPr>
          <w:ilvl w:val="0"/>
          <w:numId w:val="809"/>
        </w:numPr>
        <w:contextualSpacing/>
      </w:pPr>
      <w:r>
        <w:t>ReturnIfAbrupt(</w:t>
      </w:r>
      <w:r>
        <w:rPr>
          <w:i/>
        </w:rPr>
        <w:t>putStatus</w:t>
      </w:r>
      <w:r>
        <w:t>).</w:t>
      </w:r>
    </w:p>
    <w:p w14:paraId="458504AF" w14:textId="77777777" w:rsidR="00BC77AC" w:rsidRPr="00E77497" w:rsidRDefault="00BC77AC" w:rsidP="00BC77AC">
      <w:pPr>
        <w:pStyle w:val="Alg4"/>
        <w:numPr>
          <w:ilvl w:val="0"/>
          <w:numId w:val="809"/>
        </w:numPr>
        <w:spacing w:after="120"/>
      </w:pPr>
      <w:r w:rsidRPr="00E77497">
        <w:t xml:space="preserve">Return </w:t>
      </w:r>
      <w:r w:rsidRPr="00F07B04">
        <w:rPr>
          <w:bCs/>
          <w:i/>
        </w:rPr>
        <w:t>A</w:t>
      </w:r>
      <w:r w:rsidRPr="00E77497">
        <w:t>.</w:t>
      </w:r>
    </w:p>
    <w:p w14:paraId="1B117775" w14:textId="77777777" w:rsidR="000374D3" w:rsidRPr="00E77497" w:rsidRDefault="000374D3" w:rsidP="000374D3">
      <w:pPr>
        <w:rPr>
          <w:ins w:id="11827" w:author="Rev 19 Allen Wirfs-Brock" w:date="2013-09-10T13:56:00Z"/>
        </w:rPr>
      </w:pPr>
      <w:ins w:id="11828" w:author="Rev 19 Allen Wirfs-Brock" w:date="2013-09-10T13:56:00Z">
        <w:r w:rsidRPr="00E77497">
          <w:t xml:space="preserve">The </w:t>
        </w:r>
        <w:r w:rsidRPr="00E77497">
          <w:rPr>
            <w:rFonts w:ascii="Courier New" w:hAnsi="Courier New"/>
            <w:b/>
          </w:rPr>
          <w:t>length</w:t>
        </w:r>
        <w:r w:rsidRPr="00E77497">
          <w:t xml:space="preserve"> property of the </w:t>
        </w:r>
        <w:r>
          <w:rPr>
            <w:rFonts w:ascii="Courier New" w:hAnsi="Courier New"/>
            <w:b/>
          </w:rPr>
          <w:t>from</w:t>
        </w:r>
        <w:r w:rsidRPr="00E77497">
          <w:t xml:space="preserve"> method is </w:t>
        </w:r>
        <w:r w:rsidRPr="00E77497">
          <w:rPr>
            <w:b/>
          </w:rPr>
          <w:t>1</w:t>
        </w:r>
        <w:r w:rsidRPr="00E77497">
          <w:t>.</w:t>
        </w:r>
      </w:ins>
    </w:p>
    <w:p w14:paraId="08207ABB" w14:textId="77777777" w:rsidR="00BC77AC" w:rsidRPr="00E77497" w:rsidRDefault="00BC77AC" w:rsidP="00BC77AC">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p>
    <w:p w14:paraId="61110663" w14:textId="77777777" w:rsidR="004C02EF" w:rsidRPr="00E77497" w:rsidRDefault="004C02EF" w:rsidP="007A5192">
      <w:pPr>
        <w:pStyle w:val="40"/>
      </w:pPr>
      <w:bookmarkStart w:id="11829" w:name="_Toc385672291"/>
      <w:bookmarkStart w:id="11830" w:name="_Toc393690408"/>
      <w:bookmarkStart w:id="11831" w:name="_Toc382291621"/>
      <w:bookmarkEnd w:id="11800"/>
      <w:bookmarkEnd w:id="11801"/>
      <w:bookmarkEnd w:id="11802"/>
      <w:bookmarkEnd w:id="11803"/>
      <w:bookmarkEnd w:id="11804"/>
      <w:bookmarkEnd w:id="11805"/>
      <w:bookmarkEnd w:id="11806"/>
      <w:bookmarkEnd w:id="11807"/>
      <w:r w:rsidRPr="00E77497">
        <w:t>Array.isArray ( arg )</w:t>
      </w:r>
    </w:p>
    <w:p w14:paraId="652EF57B" w14:textId="77777777" w:rsidR="004C02EF" w:rsidRPr="00E77497" w:rsidRDefault="004C02EF" w:rsidP="00B5407B">
      <w:r w:rsidRPr="00E77497">
        <w:t xml:space="preserve">The </w:t>
      </w:r>
      <w:r w:rsidRPr="00B5407B">
        <w:rPr>
          <w:rFonts w:ascii="Courier New" w:hAnsi="Courier New" w:cs="Courier New"/>
          <w:b/>
          <w:bCs/>
        </w:rPr>
        <w:t>isArray</w:t>
      </w:r>
      <w:r w:rsidRPr="00E77497">
        <w:t xml:space="preserve"> function takes one argument </w:t>
      </w:r>
      <w:r w:rsidRPr="00E77497">
        <w:rPr>
          <w:rFonts w:ascii="Times New Roman" w:hAnsi="Times New Roman"/>
          <w:i/>
        </w:rPr>
        <w:t>arg</w:t>
      </w:r>
      <w:r w:rsidRPr="00E77497">
        <w:t xml:space="preserve">, and </w:t>
      </w:r>
      <w:r w:rsidR="003F6807">
        <w:t>performs the</w:t>
      </w:r>
      <w:r w:rsidRPr="00E77497">
        <w:t xml:space="preserve"> following:</w:t>
      </w:r>
    </w:p>
    <w:p w14:paraId="558C50A4" w14:textId="77777777"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14:paraId="02FE7F12" w14:textId="77777777" w:rsidR="004C02EF" w:rsidRPr="00E77497" w:rsidRDefault="004C02EF" w:rsidP="00AB1747">
      <w:pPr>
        <w:pStyle w:val="Alg4"/>
        <w:numPr>
          <w:ilvl w:val="0"/>
          <w:numId w:val="705"/>
        </w:numPr>
      </w:pPr>
      <w:r w:rsidRPr="00E77497">
        <w:t xml:space="preserve">If </w:t>
      </w:r>
      <w:r w:rsidRPr="00E77497">
        <w:rPr>
          <w:i/>
        </w:rPr>
        <w:t xml:space="preserve">arg </w:t>
      </w:r>
      <w:r w:rsidR="00AB1747">
        <w:t>is an exotic Array object</w:t>
      </w:r>
      <w:r w:rsidRPr="00E77497">
        <w:t xml:space="preserve">, then return </w:t>
      </w:r>
      <w:r w:rsidRPr="00E77497">
        <w:rPr>
          <w:b/>
        </w:rPr>
        <w:t>true</w:t>
      </w:r>
      <w:r w:rsidRPr="00E77497">
        <w:t>.</w:t>
      </w:r>
    </w:p>
    <w:p w14:paraId="785D80B2" w14:textId="77777777"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14:paraId="361F1E7C" w14:textId="77777777" w:rsidR="008F293E" w:rsidRPr="00E77497" w:rsidRDefault="008F293E" w:rsidP="007A5192">
      <w:pPr>
        <w:pStyle w:val="40"/>
      </w:pPr>
      <w:bookmarkStart w:id="11832" w:name="_Toc385672292"/>
      <w:bookmarkStart w:id="11833" w:name="_Ref393609293"/>
      <w:bookmarkStart w:id="11834" w:name="_Toc393690409"/>
      <w:bookmarkStart w:id="11835" w:name="_Ref404502135"/>
      <w:bookmarkStart w:id="11836" w:name="_Ref424534233"/>
      <w:bookmarkStart w:id="11837" w:name="_Toc472818924"/>
      <w:bookmarkStart w:id="11838" w:name="_Toc235503502"/>
      <w:bookmarkStart w:id="11839" w:name="_Toc241509277"/>
      <w:bookmarkStart w:id="11840" w:name="_Toc244416764"/>
      <w:bookmarkStart w:id="11841" w:name="_Toc276631128"/>
      <w:bookmarkEnd w:id="11829"/>
      <w:bookmarkEnd w:id="11830"/>
      <w:r w:rsidRPr="00E77497">
        <w:t>Array.</w:t>
      </w:r>
      <w:r>
        <w:t>of</w:t>
      </w:r>
      <w:r w:rsidRPr="00E77497">
        <w:t xml:space="preserve"> ( </w:t>
      </w:r>
      <w:r w:rsidR="00C1136A">
        <w:t>...</w:t>
      </w:r>
      <w:r>
        <w:t>items</w:t>
      </w:r>
      <w:r w:rsidRPr="00E77497">
        <w:t xml:space="preserve"> )</w:t>
      </w:r>
    </w:p>
    <w:p w14:paraId="62E14227" w14:textId="77777777" w:rsidR="008F293E" w:rsidRPr="00E77497" w:rsidRDefault="008F293E" w:rsidP="008F293E">
      <w:r w:rsidRPr="00E77497">
        <w:t xml:space="preserve">When the </w:t>
      </w:r>
      <w:r w:rsidR="004403FF">
        <w:rPr>
          <w:rFonts w:ascii="Courier New" w:hAnsi="Courier New" w:cs="Courier New"/>
          <w:b/>
        </w:rPr>
        <w:t>of</w:t>
      </w:r>
      <w:r w:rsidRPr="00E77497">
        <w:t xml:space="preserve"> method is called with </w:t>
      </w:r>
      <w:r w:rsidR="004403FF">
        <w:t>any number of arguments</w:t>
      </w:r>
      <w:r w:rsidRPr="00E77497">
        <w:t>, the following steps are taken:</w:t>
      </w:r>
    </w:p>
    <w:p w14:paraId="76B3BA77" w14:textId="77777777" w:rsidR="001F4648" w:rsidRPr="00E77497" w:rsidRDefault="001F4648" w:rsidP="00323AC7">
      <w:pPr>
        <w:pStyle w:val="Alg4"/>
        <w:numPr>
          <w:ilvl w:val="0"/>
          <w:numId w:val="808"/>
        </w:numPr>
      </w:pPr>
      <w:r w:rsidRPr="00E77497">
        <w:t xml:space="preserve">Let </w:t>
      </w:r>
      <w:r w:rsidRPr="00E77497">
        <w:rPr>
          <w:i/>
        </w:rPr>
        <w:t>lenValue</w:t>
      </w:r>
      <w:r w:rsidRPr="00E77497">
        <w:t xml:space="preserve">  be the result of Get</w:t>
      </w:r>
      <w:r w:rsidR="00323AC7">
        <w:t>(</w:t>
      </w:r>
      <w:r>
        <w:rPr>
          <w:i/>
        </w:rPr>
        <w:t>items</w:t>
      </w:r>
      <w:r w:rsidR="00323AC7">
        <w:t>,</w:t>
      </w:r>
      <w:r w:rsidRPr="00E77497">
        <w:t xml:space="preserve"> </w:t>
      </w:r>
      <w:r w:rsidRPr="00E77497">
        <w:rPr>
          <w:rFonts w:ascii="Courier New" w:hAnsi="Courier New" w:cs="Courier New"/>
          <w:b/>
        </w:rPr>
        <w:t>"length"</w:t>
      </w:r>
      <w:r w:rsidR="00323AC7" w:rsidRPr="00844B9F">
        <w:rPr>
          <w:bCs/>
        </w:rPr>
        <w:t>)</w:t>
      </w:r>
      <w:r w:rsidRPr="00E77497">
        <w:t>.</w:t>
      </w:r>
    </w:p>
    <w:p w14:paraId="68056170" w14:textId="77777777" w:rsidR="001F4648" w:rsidRPr="00E77497" w:rsidRDefault="001F4648" w:rsidP="001F4648">
      <w:pPr>
        <w:pStyle w:val="Alg4"/>
        <w:numPr>
          <w:ilvl w:val="0"/>
          <w:numId w:val="808"/>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14:paraId="3177E96B" w14:textId="77777777" w:rsidR="004403FF" w:rsidRDefault="004403FF" w:rsidP="00BE653C">
      <w:pPr>
        <w:pStyle w:val="Alg4"/>
        <w:numPr>
          <w:ilvl w:val="0"/>
          <w:numId w:val="808"/>
        </w:numPr>
      </w:pPr>
      <w:r>
        <w:t xml:space="preserve">Let </w:t>
      </w:r>
      <w:r w:rsidRPr="004403FF">
        <w:rPr>
          <w:i/>
        </w:rPr>
        <w:t>C</w:t>
      </w:r>
      <w:r>
        <w:t xml:space="preserve"> be the </w:t>
      </w:r>
      <w:r w:rsidRPr="00E77497">
        <w:rPr>
          <w:b/>
        </w:rPr>
        <w:t xml:space="preserve">this </w:t>
      </w:r>
      <w:r>
        <w:t>value.</w:t>
      </w:r>
    </w:p>
    <w:p w14:paraId="60427EA4" w14:textId="77777777" w:rsidR="004403FF" w:rsidRDefault="00CE62AE" w:rsidP="00DF6040">
      <w:pPr>
        <w:pStyle w:val="Alg4"/>
        <w:numPr>
          <w:ilvl w:val="0"/>
          <w:numId w:val="808"/>
        </w:numPr>
      </w:pPr>
      <w:r>
        <w:t xml:space="preserve">If </w:t>
      </w:r>
      <w:r w:rsidR="00DF6040">
        <w:t>I</w:t>
      </w:r>
      <w:r>
        <w:t>s</w:t>
      </w:r>
      <w:r w:rsidR="00924A5A">
        <w:t>Constructor(</w:t>
      </w:r>
      <w:r w:rsidR="00924A5A" w:rsidRPr="00924A5A">
        <w:rPr>
          <w:i/>
        </w:rPr>
        <w:t>C</w:t>
      </w:r>
      <w:r w:rsidR="00924A5A">
        <w:t xml:space="preserve">) is </w:t>
      </w:r>
      <w:r w:rsidR="00924A5A" w:rsidRPr="00924A5A">
        <w:rPr>
          <w:b/>
        </w:rPr>
        <w:t>true</w:t>
      </w:r>
      <w:r w:rsidR="00924A5A">
        <w:t>, then</w:t>
      </w:r>
    </w:p>
    <w:p w14:paraId="7201526F" w14:textId="77777777" w:rsidR="00924A5A" w:rsidRDefault="00924A5A" w:rsidP="00924A5A">
      <w:pPr>
        <w:pStyle w:val="Alg4"/>
        <w:numPr>
          <w:ilvl w:val="1"/>
          <w:numId w:val="808"/>
        </w:numPr>
      </w:pPr>
      <w:r w:rsidRPr="00E77497">
        <w:t xml:space="preserve">Let </w:t>
      </w:r>
      <w:ins w:id="11842" w:author="Rev 19 Allen Wirfs-Brock" w:date="2013-09-09T18:32:00Z">
        <w:r w:rsidR="00F75B67">
          <w:rPr>
            <w:i/>
          </w:rPr>
          <w:t>A</w:t>
        </w:r>
        <w:r w:rsidR="00F75B67" w:rsidDel="00F75B67">
          <w:rPr>
            <w:i/>
          </w:rPr>
          <w:t xml:space="preserve"> </w:t>
        </w:r>
      </w:ins>
      <w:del w:id="11843" w:author="Rev 19 Allen Wirfs-Brock" w:date="2013-09-09T18:32:00Z">
        <w:r w:rsidDel="00F75B67">
          <w:rPr>
            <w:i/>
          </w:rPr>
          <w:delText>newObj</w:delText>
        </w:r>
        <w:r w:rsidRPr="00E77497" w:rsidDel="00F75B67">
          <w:delText xml:space="preserve"> </w:delText>
        </w:r>
      </w:del>
      <w:r w:rsidRPr="00E77497">
        <w:t xml:space="preserve">be </w:t>
      </w:r>
      <w:r>
        <w:t xml:space="preserve">the result of calling the [[Construct]] internal method of </w:t>
      </w:r>
      <w:r w:rsidRPr="00924A5A">
        <w:rPr>
          <w:i/>
        </w:rPr>
        <w:t>C</w:t>
      </w:r>
      <w:r>
        <w:t xml:space="preserve"> </w:t>
      </w:r>
      <w:commentRangeStart w:id="11844"/>
      <w:r>
        <w:t>with an argument list</w:t>
      </w:r>
      <w:r w:rsidR="001F4648">
        <w:t xml:space="preserve"> containing the single item </w:t>
      </w:r>
      <w:r w:rsidR="001F4648" w:rsidRPr="001F4648">
        <w:rPr>
          <w:i/>
        </w:rPr>
        <w:t>len</w:t>
      </w:r>
      <w:r>
        <w:t>.</w:t>
      </w:r>
      <w:commentRangeEnd w:id="11844"/>
      <w:r w:rsidR="001F4648">
        <w:rPr>
          <w:rStyle w:val="af6"/>
          <w:rFonts w:ascii="Arial" w:eastAsia="MS Mincho" w:hAnsi="Arial"/>
          <w:spacing w:val="0"/>
          <w:lang w:eastAsia="ja-JP"/>
        </w:rPr>
        <w:commentReference w:id="11844"/>
      </w:r>
    </w:p>
    <w:p w14:paraId="37C46C01" w14:textId="77777777" w:rsidR="00924A5A" w:rsidRDefault="00924A5A" w:rsidP="00BE653C">
      <w:pPr>
        <w:pStyle w:val="Alg4"/>
        <w:numPr>
          <w:ilvl w:val="0"/>
          <w:numId w:val="808"/>
        </w:numPr>
      </w:pPr>
      <w:r>
        <w:t>Else,</w:t>
      </w:r>
    </w:p>
    <w:p w14:paraId="057029A0" w14:textId="77777777" w:rsidR="00924A5A" w:rsidRPr="00E77497" w:rsidRDefault="00C70ECC" w:rsidP="00DF6040">
      <w:pPr>
        <w:pStyle w:val="Alg4"/>
        <w:numPr>
          <w:ilvl w:val="1"/>
          <w:numId w:val="808"/>
        </w:numPr>
      </w:pPr>
      <w:r w:rsidRPr="00E77497">
        <w:t xml:space="preserve">Let </w:t>
      </w:r>
      <w:r w:rsidRPr="00E77497">
        <w:rPr>
          <w:i/>
        </w:rPr>
        <w:t>A</w:t>
      </w:r>
      <w:r w:rsidRPr="00E77497">
        <w:t xml:space="preserve"> be </w:t>
      </w:r>
      <w:r>
        <w:t xml:space="preserve">the result of the </w:t>
      </w:r>
      <w:r w:rsidR="00D4543D">
        <w:t>abstract operation</w:t>
      </w:r>
      <w:r>
        <w:t xml:space="preserve"> ArrayCreate with argument</w:t>
      </w:r>
      <w:r w:rsidRPr="00E77497">
        <w:t xml:space="preserve"> </w:t>
      </w:r>
      <w:r w:rsidRPr="00E77497">
        <w:rPr>
          <w:i/>
        </w:rPr>
        <w:t>len</w:t>
      </w:r>
      <w:r w:rsidRPr="00E77497">
        <w:t>.</w:t>
      </w:r>
    </w:p>
    <w:p w14:paraId="3AF988A3" w14:textId="77777777" w:rsidR="008F293E" w:rsidRDefault="008F293E" w:rsidP="00BE653C">
      <w:pPr>
        <w:pStyle w:val="Alg4"/>
        <w:numPr>
          <w:ilvl w:val="0"/>
          <w:numId w:val="808"/>
        </w:numPr>
      </w:pPr>
      <w:r>
        <w:t>ReturnIfAbrupt(</w:t>
      </w:r>
      <w:r w:rsidR="004403FF">
        <w:rPr>
          <w:i/>
        </w:rPr>
        <w:t>A</w:t>
      </w:r>
      <w:r>
        <w:t>).</w:t>
      </w:r>
    </w:p>
    <w:p w14:paraId="11FBA0D2" w14:textId="77777777" w:rsidR="008F293E" w:rsidRPr="00E77497" w:rsidRDefault="008F293E" w:rsidP="00BE653C">
      <w:pPr>
        <w:pStyle w:val="Alg4"/>
        <w:numPr>
          <w:ilvl w:val="0"/>
          <w:numId w:val="808"/>
        </w:numPr>
      </w:pPr>
      <w:r w:rsidRPr="00E77497">
        <w:t xml:space="preserve">Let </w:t>
      </w:r>
      <w:r w:rsidRPr="00E77497">
        <w:rPr>
          <w:i/>
        </w:rPr>
        <w:t>k</w:t>
      </w:r>
      <w:r w:rsidRPr="00E77497">
        <w:t xml:space="preserve"> be 0.</w:t>
      </w:r>
    </w:p>
    <w:p w14:paraId="7D555654" w14:textId="77777777" w:rsidR="008F293E" w:rsidRPr="00E77497" w:rsidRDefault="008F293E" w:rsidP="00BE653C">
      <w:pPr>
        <w:pStyle w:val="Alg4"/>
        <w:numPr>
          <w:ilvl w:val="0"/>
          <w:numId w:val="808"/>
        </w:numPr>
      </w:pPr>
      <w:r w:rsidRPr="00E77497">
        <w:t xml:space="preserve">Repeat, while </w:t>
      </w:r>
      <w:r w:rsidRPr="00E77497">
        <w:rPr>
          <w:i/>
        </w:rPr>
        <w:t xml:space="preserve">k </w:t>
      </w:r>
      <w:r w:rsidRPr="00E77497">
        <w:t xml:space="preserve">&lt; </w:t>
      </w:r>
      <w:r w:rsidRPr="00E77497">
        <w:rPr>
          <w:i/>
        </w:rPr>
        <w:t>len</w:t>
      </w:r>
    </w:p>
    <w:p w14:paraId="4DDDBDA4" w14:textId="77777777" w:rsidR="008F293E" w:rsidRPr="00E77497" w:rsidRDefault="008F293E" w:rsidP="004403FF">
      <w:pPr>
        <w:pStyle w:val="Alg4"/>
        <w:numPr>
          <w:ilvl w:val="1"/>
          <w:numId w:val="808"/>
        </w:numPr>
      </w:pPr>
      <w:r w:rsidRPr="00E77497">
        <w:t xml:space="preserve">Let </w:t>
      </w:r>
      <w:r w:rsidRPr="00E77497">
        <w:rPr>
          <w:i/>
        </w:rPr>
        <w:t>Pk</w:t>
      </w:r>
      <w:r w:rsidRPr="00E77497">
        <w:t xml:space="preserve"> be ToString(</w:t>
      </w:r>
      <w:r w:rsidRPr="00E77497">
        <w:rPr>
          <w:i/>
        </w:rPr>
        <w:t>k</w:t>
      </w:r>
      <w:r w:rsidRPr="00E77497">
        <w:t>).</w:t>
      </w:r>
    </w:p>
    <w:p w14:paraId="4EC1106C" w14:textId="77777777" w:rsidR="008F293E" w:rsidRPr="00E77497" w:rsidRDefault="008F293E" w:rsidP="00323AC7">
      <w:pPr>
        <w:pStyle w:val="Alg4"/>
        <w:numPr>
          <w:ilvl w:val="1"/>
          <w:numId w:val="808"/>
        </w:numPr>
        <w:tabs>
          <w:tab w:val="left" w:pos="2520"/>
        </w:tabs>
      </w:pPr>
      <w:r w:rsidRPr="00E77497">
        <w:t xml:space="preserve">Let </w:t>
      </w:r>
      <w:r w:rsidRPr="00E77497">
        <w:rPr>
          <w:i/>
        </w:rPr>
        <w:t>kValue</w:t>
      </w:r>
      <w:r w:rsidRPr="00E77497">
        <w:t xml:space="preserve"> be the result of Get</w:t>
      </w:r>
      <w:r w:rsidR="00323AC7">
        <w:t>(</w:t>
      </w:r>
      <w:r>
        <w:rPr>
          <w:i/>
        </w:rPr>
        <w:t>items</w:t>
      </w:r>
      <w:r w:rsidR="00323AC7">
        <w:t>,</w:t>
      </w:r>
      <w:r w:rsidRPr="00E77497">
        <w:t xml:space="preserve"> </w:t>
      </w:r>
      <w:r w:rsidRPr="00E77497">
        <w:rPr>
          <w:i/>
        </w:rPr>
        <w:t>Pk</w:t>
      </w:r>
      <w:r w:rsidR="00323AC7">
        <w:rPr>
          <w:iCs/>
        </w:rPr>
        <w:t>)</w:t>
      </w:r>
      <w:r w:rsidRPr="00E77497">
        <w:t>.</w:t>
      </w:r>
    </w:p>
    <w:p w14:paraId="5F9FE2E3" w14:textId="77777777" w:rsidR="00BE653C" w:rsidRPr="00E77497" w:rsidRDefault="00BE653C" w:rsidP="00B067C0">
      <w:pPr>
        <w:pStyle w:val="Alg4"/>
        <w:numPr>
          <w:ilvl w:val="1"/>
          <w:numId w:val="808"/>
        </w:numPr>
      </w:pPr>
      <w:r>
        <w:t xml:space="preserve">Let </w:t>
      </w:r>
      <w:r w:rsidRPr="00E1304F">
        <w:rPr>
          <w:i/>
        </w:rPr>
        <w:t>define</w:t>
      </w:r>
      <w:r>
        <w:rPr>
          <w:i/>
        </w:rPr>
        <w:t>Status</w:t>
      </w:r>
      <w:r>
        <w:t xml:space="preserve"> be the result</w:t>
      </w:r>
      <w:r w:rsidR="008E6750">
        <w:t xml:space="preserve"> of</w:t>
      </w:r>
      <w:r>
        <w:t xml:space="preserve"> </w:t>
      </w:r>
      <w:r w:rsidRPr="00E77497">
        <w:t>DefineProperty</w:t>
      </w:r>
      <w:r w:rsidR="00B067C0">
        <w:t>OrThrow(</w:t>
      </w:r>
      <w:r w:rsidRPr="00E77497">
        <w:rPr>
          <w:i/>
        </w:rPr>
        <w:t>A</w:t>
      </w:r>
      <w:r w:rsidR="00B067C0">
        <w:t>,</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14:paraId="13D00EA3" w14:textId="77777777" w:rsidR="00BE653C" w:rsidRPr="00E77497" w:rsidRDefault="00BE653C" w:rsidP="004403FF">
      <w:pPr>
        <w:pStyle w:val="Alg4"/>
        <w:numPr>
          <w:ilvl w:val="1"/>
          <w:numId w:val="808"/>
        </w:numPr>
        <w:contextualSpacing/>
      </w:pPr>
      <w:r>
        <w:t>ReturnIfAbrupt(</w:t>
      </w:r>
      <w:r w:rsidRPr="00E1304F">
        <w:rPr>
          <w:i/>
        </w:rPr>
        <w:t>define</w:t>
      </w:r>
      <w:r>
        <w:rPr>
          <w:i/>
        </w:rPr>
        <w:t>Status</w:t>
      </w:r>
      <w:r>
        <w:t>).</w:t>
      </w:r>
    </w:p>
    <w:p w14:paraId="2FCE3378" w14:textId="77777777" w:rsidR="008F293E" w:rsidRPr="00E77497" w:rsidRDefault="008F293E" w:rsidP="004403FF">
      <w:pPr>
        <w:pStyle w:val="Alg4"/>
        <w:numPr>
          <w:ilvl w:val="1"/>
          <w:numId w:val="808"/>
        </w:numPr>
      </w:pPr>
      <w:r w:rsidRPr="00E77497">
        <w:t xml:space="preserve">Increase </w:t>
      </w:r>
      <w:r w:rsidRPr="00E77497">
        <w:rPr>
          <w:i/>
        </w:rPr>
        <w:t>k</w:t>
      </w:r>
      <w:r w:rsidRPr="00E77497">
        <w:t xml:space="preserve"> by 1.</w:t>
      </w:r>
    </w:p>
    <w:p w14:paraId="14995B89" w14:textId="77777777" w:rsidR="004403FF" w:rsidRPr="00E77497" w:rsidRDefault="004403FF" w:rsidP="00F07B04">
      <w:pPr>
        <w:pStyle w:val="Alg4"/>
        <w:numPr>
          <w:ilvl w:val="0"/>
          <w:numId w:val="808"/>
        </w:numPr>
      </w:pPr>
      <w:r>
        <w:t xml:space="preserve">Let </w:t>
      </w:r>
      <w:r w:rsidRPr="00924A5A">
        <w:rPr>
          <w:i/>
        </w:rPr>
        <w:t>putStatus</w:t>
      </w:r>
      <w:r>
        <w:t xml:space="preserve"> be the result of </w:t>
      </w:r>
      <w:r w:rsidRPr="00E77497">
        <w:t>Put</w:t>
      </w:r>
      <w:r w:rsidR="00156AA7">
        <w:t>(</w:t>
      </w:r>
      <w:r>
        <w:rPr>
          <w:i/>
        </w:rPr>
        <w:t>A</w:t>
      </w:r>
      <w:r w:rsidR="00156AA7">
        <w:t xml:space="preserve">, </w:t>
      </w:r>
      <w:r w:rsidRPr="00F07B04">
        <w:rPr>
          <w:rFonts w:ascii="Courier New" w:hAnsi="Courier New" w:cs="Courier New"/>
          <w:b/>
          <w:bCs/>
        </w:rPr>
        <w:t>"</w:t>
      </w:r>
      <w:r w:rsidRPr="00E77497">
        <w:rPr>
          <w:rFonts w:ascii="Courier New" w:hAnsi="Courier New"/>
          <w:b/>
        </w:rPr>
        <w:t>length</w:t>
      </w:r>
      <w:r w:rsidRPr="00F07B04">
        <w:rPr>
          <w:rFonts w:ascii="Courier New" w:hAnsi="Courier New" w:cs="Courier New"/>
          <w:b/>
          <w:bCs/>
        </w:rPr>
        <w:t>"</w:t>
      </w:r>
      <w:r w:rsidRPr="00E77497">
        <w:t xml:space="preserve">, </w:t>
      </w:r>
      <w:r w:rsidRPr="00E77497">
        <w:rPr>
          <w:i/>
        </w:rPr>
        <w:t>len</w:t>
      </w:r>
      <w:r w:rsidRPr="00E77497">
        <w:t xml:space="preserve">, </w:t>
      </w:r>
      <w:r w:rsidRPr="00E77497">
        <w:rPr>
          <w:b/>
        </w:rPr>
        <w:t>true</w:t>
      </w:r>
      <w:r w:rsidR="00F07B04">
        <w:rPr>
          <w:bCs/>
        </w:rPr>
        <w:t>)</w:t>
      </w:r>
      <w:r w:rsidRPr="00E77497">
        <w:t>.</w:t>
      </w:r>
    </w:p>
    <w:p w14:paraId="5A59618C" w14:textId="77777777" w:rsidR="004403FF" w:rsidRPr="00E77497" w:rsidRDefault="004403FF" w:rsidP="004403FF">
      <w:pPr>
        <w:pStyle w:val="Alg4"/>
        <w:numPr>
          <w:ilvl w:val="0"/>
          <w:numId w:val="808"/>
        </w:numPr>
        <w:contextualSpacing/>
      </w:pPr>
      <w:r>
        <w:t>ReturnIfAbrupt(</w:t>
      </w:r>
      <w:r>
        <w:rPr>
          <w:i/>
        </w:rPr>
        <w:t>putStatus</w:t>
      </w:r>
      <w:r>
        <w:t>).</w:t>
      </w:r>
    </w:p>
    <w:p w14:paraId="32001C57" w14:textId="77777777" w:rsidR="008F293E" w:rsidRPr="00E77497" w:rsidRDefault="008F293E" w:rsidP="00924A5A">
      <w:pPr>
        <w:pStyle w:val="Alg4"/>
        <w:numPr>
          <w:ilvl w:val="0"/>
          <w:numId w:val="808"/>
        </w:numPr>
        <w:spacing w:after="120"/>
      </w:pPr>
      <w:r w:rsidRPr="00E77497">
        <w:t xml:space="preserve">Return </w:t>
      </w:r>
      <w:r w:rsidR="00BE653C" w:rsidRPr="00CC55C8">
        <w:rPr>
          <w:bCs/>
          <w:i/>
        </w:rPr>
        <w:t>A</w:t>
      </w:r>
      <w:r w:rsidRPr="00E77497">
        <w:t>.</w:t>
      </w:r>
    </w:p>
    <w:p w14:paraId="494BFF56" w14:textId="77777777" w:rsidR="005E4457" w:rsidRPr="00E77497" w:rsidRDefault="005E4457" w:rsidP="005E4457">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14:paraId="038F55E5" w14:textId="77777777" w:rsidR="000F607A" w:rsidRDefault="000F607A" w:rsidP="00C70ECC">
      <w:pPr>
        <w:pStyle w:val="Note"/>
      </w:pPr>
      <w:r>
        <w:t>NOTE 1</w:t>
      </w:r>
      <w:r>
        <w:tab/>
        <w:t xml:space="preserve">The </w:t>
      </w:r>
      <w:r w:rsidRPr="000F607A">
        <w:rPr>
          <w:rFonts w:ascii="Times New Roman" w:hAnsi="Times New Roman"/>
          <w:i/>
        </w:rPr>
        <w:t>items</w:t>
      </w:r>
      <w:r>
        <w:t xml:space="preserve"> argument is assume</w:t>
      </w:r>
      <w:r w:rsidR="00803345">
        <w:t>d</w:t>
      </w:r>
      <w:r>
        <w:t xml:space="preserve"> to be a well-formed rest argument value. </w:t>
      </w:r>
    </w:p>
    <w:p w14:paraId="2CDEE8E4" w14:textId="77777777" w:rsidR="00C70ECC" w:rsidRPr="00E77497" w:rsidRDefault="00C70ECC" w:rsidP="00C70ECC">
      <w:pPr>
        <w:pStyle w:val="Note"/>
      </w:pPr>
      <w:r w:rsidRPr="00E77497">
        <w:t>NOTE</w:t>
      </w:r>
      <w:r w:rsidR="000F607A">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r w:rsidR="00FA6597">
        <w:t>in</w:t>
      </w:r>
      <w:r>
        <w:t>herited by</w:t>
      </w:r>
      <w:r w:rsidRPr="00E77497">
        <w:t xml:space="preserve"> other </w:t>
      </w:r>
      <w:r>
        <w:t>constructors</w:t>
      </w:r>
      <w:r w:rsidRPr="00E77497">
        <w:t xml:space="preserve"> </w:t>
      </w:r>
      <w:r w:rsidR="000F607A">
        <w:t>that may be called with a single numeric argument</w:t>
      </w:r>
      <w:r w:rsidRPr="00E77497">
        <w:t xml:space="preserve">. </w:t>
      </w:r>
    </w:p>
    <w:p w14:paraId="7E993D3A" w14:textId="77777777" w:rsidR="00BC77AC" w:rsidRPr="00E77497" w:rsidRDefault="00BC77AC" w:rsidP="00BC77AC">
      <w:pPr>
        <w:pStyle w:val="40"/>
      </w:pPr>
      <w:r w:rsidRPr="00E77497">
        <w:t>Array.prototype</w:t>
      </w:r>
    </w:p>
    <w:p w14:paraId="57CEE86F" w14:textId="77777777" w:rsidR="00BC77AC" w:rsidRPr="00E77497" w:rsidRDefault="00BC77AC" w:rsidP="00BC77AC">
      <w:r w:rsidRPr="00E77497">
        <w:t xml:space="preserve">The value of </w:t>
      </w:r>
      <w:r w:rsidRPr="00E77497">
        <w:rPr>
          <w:rFonts w:ascii="Courier New" w:hAnsi="Courier New"/>
          <w:b/>
        </w:rPr>
        <w:t>Array.prototype</w:t>
      </w:r>
      <w:r w:rsidRPr="00E77497">
        <w:t xml:space="preserve"> is </w:t>
      </w:r>
      <w:r>
        <w:t xml:space="preserve">%ArrayPrototype%, </w:t>
      </w:r>
      <w:r w:rsidRPr="00E77497">
        <w:t>the</w:t>
      </w:r>
      <w:r>
        <w:t xml:space="preserve"> intrinsic</w:t>
      </w:r>
      <w:r w:rsidRPr="00E77497">
        <w:t xml:space="preserve"> Array prototype object (</w:t>
      </w:r>
      <w:r w:rsidR="006A3D7C">
        <w:fldChar w:fldCharType="begin"/>
      </w:r>
      <w:r w:rsidR="006A3D7C">
        <w:instrText xml:space="preserve"> REF _Ref366080012 \r \h </w:instrText>
      </w:r>
      <w:r w:rsidR="006A3D7C">
        <w:fldChar w:fldCharType="separate"/>
      </w:r>
      <w:r w:rsidR="00D433E8">
        <w:t>22.1.3</w:t>
      </w:r>
      <w:r w:rsidR="006A3D7C">
        <w:fldChar w:fldCharType="end"/>
      </w:r>
      <w:r w:rsidRPr="00E77497">
        <w:t>).</w:t>
      </w:r>
    </w:p>
    <w:p w14:paraId="37B7C8A9" w14:textId="77777777" w:rsidR="00BC77AC" w:rsidRPr="00E77497" w:rsidRDefault="00BC77AC" w:rsidP="00BC77A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099C92C" w14:textId="77777777" w:rsidR="009829D2" w:rsidRPr="00A67AF2" w:rsidRDefault="009829D2" w:rsidP="007A5192">
      <w:pPr>
        <w:pStyle w:val="40"/>
      </w:pPr>
      <w:r>
        <w:t>Array[ @@create ]</w:t>
      </w:r>
      <w:r w:rsidRPr="00A67AF2">
        <w:t xml:space="preserve"> (</w:t>
      </w:r>
      <w:r>
        <w:t xml:space="preserve"> </w:t>
      </w:r>
      <w:r w:rsidRPr="00A67AF2">
        <w:t>)</w:t>
      </w:r>
    </w:p>
    <w:p w14:paraId="46C7654A" w14:textId="77777777" w:rsidR="009829D2" w:rsidRPr="00E77497" w:rsidRDefault="005670F3" w:rsidP="009829D2">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9829D2" w:rsidRPr="00E77497">
        <w:t>:</w:t>
      </w:r>
    </w:p>
    <w:p w14:paraId="6A85AC96" w14:textId="77777777" w:rsidR="009829D2"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253AD521" w14:textId="77777777" w:rsidR="009829D2" w:rsidRPr="00076B9E"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5D0F1646" w14:textId="77777777" w:rsidR="009829D2" w:rsidRDefault="009829D2" w:rsidP="00DA6094">
      <w:pPr>
        <w:numPr>
          <w:ilvl w:val="0"/>
          <w:numId w:val="1455"/>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26D6599E" w14:textId="77777777" w:rsidR="009829D2" w:rsidRPr="00E77497"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Array</w:t>
      </w:r>
      <w:r w:rsidRPr="004C6606">
        <w:rPr>
          <w:rFonts w:ascii="Times New Roman" w:hAnsi="Times New Roman"/>
          <w:iCs/>
        </w:rPr>
        <w:t xml:space="preserve">Create </w:t>
      </w:r>
      <w:r w:rsidR="004E3DC9">
        <w:rPr>
          <w:rFonts w:ascii="Times New Roman" w:hAnsi="Times New Roman"/>
          <w:iCs/>
        </w:rPr>
        <w:t>with a</w:t>
      </w:r>
      <w:r w:rsidR="00411141">
        <w:rPr>
          <w:rFonts w:ascii="Times New Roman" w:hAnsi="Times New Roman"/>
          <w:iCs/>
        </w:rPr>
        <w:t>r</w:t>
      </w:r>
      <w:r w:rsidR="004E3DC9">
        <w:rPr>
          <w:rFonts w:ascii="Times New Roman" w:hAnsi="Times New Roman"/>
          <w:iCs/>
        </w:rPr>
        <w:t xml:space="preserve">guments </w:t>
      </w:r>
      <w:r w:rsidR="00144CA9" w:rsidRPr="00144CA9">
        <w:rPr>
          <w:rFonts w:ascii="Times New Roman" w:hAnsi="Times New Roman"/>
          <w:b/>
          <w:bCs/>
          <w:iCs/>
        </w:rPr>
        <w:t>undefined</w:t>
      </w:r>
      <w:r w:rsidR="004E3DC9">
        <w:rPr>
          <w:rFonts w:ascii="Times New Roman" w:hAnsi="Times New Roman"/>
          <w:iCs/>
        </w:rPr>
        <w:t xml:space="preserve"> and </w:t>
      </w:r>
      <w:r>
        <w:rPr>
          <w:rFonts w:ascii="Times New Roman" w:hAnsi="Times New Roman"/>
          <w:i/>
          <w:iCs/>
        </w:rPr>
        <w:t>proto</w:t>
      </w:r>
      <w:r w:rsidRPr="00E77497">
        <w:rPr>
          <w:rFonts w:ascii="Times New Roman" w:hAnsi="Times New Roman"/>
        </w:rPr>
        <w:t>.</w:t>
      </w:r>
    </w:p>
    <w:p w14:paraId="0838C23E" w14:textId="77777777" w:rsidR="009829D2" w:rsidRPr="00E77497" w:rsidRDefault="009829D2" w:rsidP="00DA6094">
      <w:pPr>
        <w:numPr>
          <w:ilvl w:val="0"/>
          <w:numId w:val="1455"/>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04806EB6" w14:textId="77777777" w:rsidR="009829D2" w:rsidRDefault="009829D2" w:rsidP="00566F28">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566F28">
        <w:rPr>
          <w:b/>
        </w:rPr>
        <w:t>true</w:t>
      </w:r>
      <w:r w:rsidRPr="00E77497">
        <w:t xml:space="preserve"> }.</w:t>
      </w:r>
    </w:p>
    <w:p w14:paraId="4E23F9B5" w14:textId="77777777" w:rsidR="009829D2" w:rsidRPr="00E77497" w:rsidRDefault="009829D2" w:rsidP="006B2604">
      <w:pPr>
        <w:pStyle w:val="Note"/>
      </w:pPr>
      <w:r>
        <w:t>NOTE</w:t>
      </w:r>
      <w:r w:rsidR="00AF678B">
        <w:t xml:space="preserve"> 1</w:t>
      </w:r>
      <w:r>
        <w:tab/>
      </w:r>
      <w:r w:rsidR="00144CA9">
        <w:t xml:space="preserve">Passing </w:t>
      </w:r>
      <w:r w:rsidR="00144CA9" w:rsidRPr="009A53FA">
        <w:rPr>
          <w:rFonts w:ascii="Times New Roman" w:hAnsi="Times New Roman"/>
          <w:b/>
          <w:bCs/>
        </w:rPr>
        <w:t>undefined</w:t>
      </w:r>
      <w:r w:rsidR="00144CA9">
        <w:t xml:space="preserve"> as the first argument to </w:t>
      </w:r>
      <w:r w:rsidR="00144CA9" w:rsidRPr="009A53FA">
        <w:rPr>
          <w:rFonts w:ascii="Times New Roman" w:hAnsi="Times New Roman"/>
        </w:rPr>
        <w:t>ArrayCreate</w:t>
      </w:r>
      <w:r w:rsidR="00144CA9">
        <w:t xml:space="preserve"> causes the</w:t>
      </w:r>
      <w:r w:rsidR="009A53FA">
        <w:t xml:space="preserve"> </w:t>
      </w:r>
      <w:r>
        <w:t>[[</w:t>
      </w:r>
      <w:r w:rsidR="009A53FA">
        <w:t>Array</w:t>
      </w:r>
      <w:r w:rsidR="004E3DC9" w:rsidRPr="00C36B1B">
        <w:t>Initiali</w:t>
      </w:r>
      <w:r w:rsidR="00001CC3" w:rsidRPr="00C36B1B">
        <w:t>s</w:t>
      </w:r>
      <w:r w:rsidR="004E3DC9" w:rsidRPr="00C36B1B">
        <w:t>ationState</w:t>
      </w:r>
      <w:r>
        <w:t xml:space="preserve">]] </w:t>
      </w:r>
      <w:r w:rsidR="009A53FA">
        <w:t>internal data property of the array to be</w:t>
      </w:r>
      <w:r>
        <w:t xml:space="preserve"> initially assigned the value </w:t>
      </w:r>
      <w:r w:rsidR="004E3DC9">
        <w:rPr>
          <w:rFonts w:ascii="Times New Roman" w:hAnsi="Times New Roman"/>
          <w:b/>
          <w:bCs/>
        </w:rPr>
        <w:t>false</w:t>
      </w:r>
      <w:r w:rsidR="009A53FA">
        <w:rPr>
          <w:rFonts w:ascii="Times New Roman" w:hAnsi="Times New Roman"/>
        </w:rPr>
        <w:t>.</w:t>
      </w:r>
      <w:r>
        <w:t xml:space="preserve"> </w:t>
      </w:r>
      <w:r w:rsidR="009A53FA">
        <w:t>This is</w:t>
      </w:r>
      <w:r>
        <w:t xml:space="preserve"> a flag</w:t>
      </w:r>
      <w:r w:rsidR="009A53FA">
        <w:t xml:space="preserve"> used</w:t>
      </w:r>
      <w:r>
        <w:t xml:space="preserve"> to indicate that the instance has not yet been initiali</w:t>
      </w:r>
      <w:r w:rsidR="006B2604">
        <w:t>s</w:t>
      </w:r>
      <w:r>
        <w:t xml:space="preserve">ed by the </w:t>
      </w:r>
      <w:r w:rsidR="004E3DC9" w:rsidRPr="009A53FA">
        <w:rPr>
          <w:rFonts w:ascii="Courier New" w:hAnsi="Courier New" w:cs="Courier New"/>
          <w:b/>
          <w:bCs/>
        </w:rPr>
        <w:t>Array</w:t>
      </w:r>
      <w:r>
        <w:t xml:space="preserve"> constructor. This flag value is never directly exposed to ECMAScript code; hence implementation</w:t>
      </w:r>
      <w:ins w:id="11845" w:author="Rev 19 Allen Wirfs-Brock" w:date="2013-09-27T10:18:00Z">
        <w:r w:rsidR="00B122FE">
          <w:t>s</w:t>
        </w:r>
      </w:ins>
      <w:r>
        <w:t xml:space="preserve"> may choose to encode the flag in </w:t>
      </w:r>
      <w:r w:rsidR="001C638E">
        <w:t>any</w:t>
      </w:r>
      <w:r>
        <w:t xml:space="preserve"> </w:t>
      </w:r>
      <w:r w:rsidR="001C638E">
        <w:t xml:space="preserve">unobservable </w:t>
      </w:r>
      <w:r>
        <w:t xml:space="preserve">manner. </w:t>
      </w:r>
    </w:p>
    <w:p w14:paraId="552F7A6E" w14:textId="77777777" w:rsidR="00AF678B" w:rsidRPr="00E77497" w:rsidRDefault="00AF678B" w:rsidP="00AF678B">
      <w:pPr>
        <w:pStyle w:val="Note"/>
      </w:pPr>
      <w:r w:rsidRPr="00E77497">
        <w:t>NOTE</w:t>
      </w:r>
      <w:r>
        <w:t xml:space="preserve"> 2</w:t>
      </w:r>
      <w:r w:rsidRPr="00E77497">
        <w:tab/>
        <w:t>The</w:t>
      </w:r>
      <w:r>
        <w:t xml:space="preserve"> Array</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Array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an exotic Array object whose [[Prototype]] value is obtained from the associated constructor.</w:t>
      </w:r>
    </w:p>
    <w:p w14:paraId="1978BA76" w14:textId="77777777" w:rsidR="00CD325F" w:rsidRPr="00E77497" w:rsidRDefault="00CD325F" w:rsidP="00CD325F">
      <w:pPr>
        <w:pStyle w:val="30"/>
      </w:pPr>
      <w:bookmarkStart w:id="11846" w:name="_Ref366080012"/>
      <w:bookmarkStart w:id="11847" w:name="_Ref366135831"/>
      <w:bookmarkStart w:id="11848" w:name="_Toc368050761"/>
      <w:r w:rsidRPr="00E77497">
        <w:t>Properties of the Array Prototype Object</w:t>
      </w:r>
      <w:bookmarkEnd w:id="11846"/>
      <w:bookmarkEnd w:id="11847"/>
      <w:bookmarkEnd w:id="11848"/>
    </w:p>
    <w:bookmarkEnd w:id="11831"/>
    <w:bookmarkEnd w:id="11832"/>
    <w:bookmarkEnd w:id="11833"/>
    <w:bookmarkEnd w:id="11834"/>
    <w:bookmarkEnd w:id="11835"/>
    <w:bookmarkEnd w:id="11836"/>
    <w:bookmarkEnd w:id="11837"/>
    <w:bookmarkEnd w:id="11838"/>
    <w:bookmarkEnd w:id="11839"/>
    <w:bookmarkEnd w:id="11840"/>
    <w:bookmarkEnd w:id="11841"/>
    <w:p w14:paraId="4795F4F1" w14:textId="77777777" w:rsidR="004C02EF" w:rsidRPr="00E77497" w:rsidRDefault="004C02EF" w:rsidP="006D4E23">
      <w:r w:rsidRPr="00E77497">
        <w:t xml:space="preserve">The value of the [[Prototype]] internal </w:t>
      </w:r>
      <w:r w:rsidR="00A14F8E">
        <w:t xml:space="preserve">data </w:t>
      </w:r>
      <w:r w:rsidRPr="00E77497">
        <w:t xml:space="preserve">property of the Array prototype object is the </w:t>
      </w:r>
      <w:r w:rsidR="006D4E23">
        <w:t>intrinsic object %ObjectPrototype%</w:t>
      </w:r>
      <w:r w:rsidRPr="00E77497">
        <w:t>.</w:t>
      </w:r>
    </w:p>
    <w:p w14:paraId="5EE2A49B" w14:textId="77777777" w:rsidR="004C02EF" w:rsidRPr="00E77497" w:rsidRDefault="004C02EF" w:rsidP="00803345">
      <w:r w:rsidRPr="00E77497">
        <w:t xml:space="preserve">The Array prototype object is itself an </w:t>
      </w:r>
      <w:r w:rsidR="00EE7617">
        <w:t>ordinary</w:t>
      </w:r>
      <w:r w:rsidR="0082298D">
        <w:t xml:space="preserve"> object</w:t>
      </w:r>
      <w:r w:rsidR="00EE7617">
        <w:t>. It is not an Array instance and does not have</w:t>
      </w:r>
      <w:r w:rsidRPr="00E77497">
        <w:t xml:space="preserve"> a </w:t>
      </w:r>
      <w:r w:rsidRPr="00E77497">
        <w:rPr>
          <w:rFonts w:ascii="Courier New" w:hAnsi="Courier New"/>
          <w:b/>
        </w:rPr>
        <w:t>length</w:t>
      </w:r>
      <w:r w:rsidRPr="00E77497">
        <w:t xml:space="preserve"> property .</w:t>
      </w:r>
    </w:p>
    <w:p w14:paraId="37D1AD18" w14:textId="77777777" w:rsidR="004C02EF" w:rsidRPr="00E77497" w:rsidRDefault="004C02EF" w:rsidP="004C02EF">
      <w:pPr>
        <w:pStyle w:val="Note"/>
      </w:pPr>
      <w:bookmarkStart w:id="11849" w:name="_Toc385672293"/>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11850" w:name="_Toc393690410"/>
    </w:p>
    <w:p w14:paraId="01EA42F2" w14:textId="77777777" w:rsidR="00260FF1" w:rsidRDefault="00260FF1" w:rsidP="00260FF1">
      <w:pPr>
        <w:pStyle w:val="40"/>
      </w:pPr>
      <w:r w:rsidRPr="00725085">
        <w:t>Array.prototype.concat ( [ item1 [ , item2 [ , … ] ] ] )</w:t>
      </w:r>
    </w:p>
    <w:p w14:paraId="1316ED7F" w14:textId="77777777" w:rsidR="00260FF1" w:rsidRPr="00E77497" w:rsidRDefault="00260FF1" w:rsidP="00260FF1">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14:paraId="71A1E1B9" w14:textId="77777777" w:rsidR="00260FF1" w:rsidRPr="00E77497" w:rsidRDefault="00260FF1" w:rsidP="00260FF1">
      <w:r w:rsidRPr="00E77497">
        <w:t>The following steps are taken:</w:t>
      </w:r>
    </w:p>
    <w:p w14:paraId="6A5D7D13" w14:textId="77777777" w:rsidR="00260FF1" w:rsidRPr="00E77497" w:rsidRDefault="00260FF1" w:rsidP="00260FF1">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F94404F" w14:textId="77777777" w:rsidR="00260FF1" w:rsidRDefault="00260FF1" w:rsidP="00260FF1">
      <w:pPr>
        <w:pStyle w:val="Alg4"/>
        <w:numPr>
          <w:ilvl w:val="0"/>
          <w:numId w:val="201"/>
        </w:numPr>
      </w:pPr>
      <w:r>
        <w:t>ReturnIfAbrupt(</w:t>
      </w:r>
      <w:r>
        <w:rPr>
          <w:i/>
        </w:rPr>
        <w:t>O</w:t>
      </w:r>
      <w:r>
        <w:t>).</w:t>
      </w:r>
    </w:p>
    <w:p w14:paraId="1573DA96" w14:textId="77777777" w:rsidR="00260FF1" w:rsidRDefault="00260FF1" w:rsidP="00260FF1">
      <w:pPr>
        <w:pStyle w:val="Alg4"/>
        <w:numPr>
          <w:ilvl w:val="0"/>
          <w:numId w:val="201"/>
        </w:numPr>
      </w:pPr>
      <w:r>
        <w:t xml:space="preserve">Let </w:t>
      </w:r>
      <w:r>
        <w:rPr>
          <w:i/>
          <w:iCs/>
        </w:rPr>
        <w:t>A</w:t>
      </w:r>
      <w:r>
        <w:t xml:space="preserve"> be </w:t>
      </w:r>
      <w:r>
        <w:rPr>
          <w:b/>
          <w:bCs/>
        </w:rPr>
        <w:t>undefined</w:t>
      </w:r>
      <w:r>
        <w:t>.</w:t>
      </w:r>
    </w:p>
    <w:p w14:paraId="189575B3" w14:textId="77777777" w:rsidR="00260FF1" w:rsidRDefault="00260FF1" w:rsidP="00260FF1">
      <w:pPr>
        <w:pStyle w:val="Alg4"/>
        <w:numPr>
          <w:ilvl w:val="0"/>
          <w:numId w:val="201"/>
        </w:numPr>
      </w:pPr>
      <w:r>
        <w:t xml:space="preserve">If </w:t>
      </w:r>
      <w:r w:rsidRPr="00E77497">
        <w:rPr>
          <w:i/>
        </w:rPr>
        <w:t>O</w:t>
      </w:r>
      <w:r>
        <w:t xml:space="preserve"> is an </w:t>
      </w:r>
      <w:r w:rsidRPr="00E77497">
        <w:t xml:space="preserve"> </w:t>
      </w:r>
      <w:r>
        <w:t>exotic Array object, then</w:t>
      </w:r>
    </w:p>
    <w:p w14:paraId="38D11943" w14:textId="77777777" w:rsidR="00260FF1" w:rsidRDefault="00260FF1" w:rsidP="00260FF1">
      <w:pPr>
        <w:pStyle w:val="Alg4"/>
        <w:numPr>
          <w:ilvl w:val="1"/>
          <w:numId w:val="201"/>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14:paraId="48C2F2E2" w14:textId="77777777" w:rsidR="00260FF1" w:rsidRDefault="00260FF1" w:rsidP="00260FF1">
      <w:pPr>
        <w:pStyle w:val="Alg4"/>
        <w:numPr>
          <w:ilvl w:val="1"/>
          <w:numId w:val="201"/>
        </w:numPr>
      </w:pPr>
      <w:r>
        <w:t>ReturnIfAbrupt(</w:t>
      </w:r>
      <w:r>
        <w:rPr>
          <w:i/>
        </w:rPr>
        <w:t>C</w:t>
      </w:r>
      <w:r>
        <w:t>).</w:t>
      </w:r>
    </w:p>
    <w:p w14:paraId="79ECB63E" w14:textId="77777777" w:rsidR="004C69CA" w:rsidRDefault="004C69CA" w:rsidP="004C69CA">
      <w:pPr>
        <w:pStyle w:val="Alg4"/>
        <w:numPr>
          <w:ilvl w:val="1"/>
          <w:numId w:val="201"/>
        </w:numPr>
        <w:rPr>
          <w:ins w:id="11851" w:author="Rev 19 Allen Wirfs-Brock" w:date="2013-09-11T15:00:00Z"/>
        </w:rPr>
      </w:pPr>
      <w:ins w:id="11852" w:author="Rev 19 Allen Wirfs-Brock" w:date="2013-09-11T15:00:00Z">
        <w:r>
          <w:t xml:space="preserve">If </w:t>
        </w:r>
        <w:r>
          <w:rPr>
            <w:i/>
          </w:rPr>
          <w:t>C</w:t>
        </w:r>
        <w:r>
          <w:t xml:space="preserve"> does not have a [[GlobalArray]] internal data property, then</w:t>
        </w:r>
      </w:ins>
    </w:p>
    <w:p w14:paraId="0918692E" w14:textId="77777777" w:rsidR="00260FF1" w:rsidRDefault="00260FF1" w:rsidP="004C69CA">
      <w:pPr>
        <w:pStyle w:val="Alg4"/>
        <w:numPr>
          <w:ilvl w:val="2"/>
          <w:numId w:val="201"/>
        </w:numPr>
        <w:tabs>
          <w:tab w:val="clear" w:pos="1800"/>
          <w:tab w:val="num" w:pos="1350"/>
        </w:tabs>
        <w:ind w:hanging="720"/>
      </w:pPr>
      <w:r>
        <w:t>If IsConstructor(</w:t>
      </w:r>
      <w:r w:rsidRPr="00924A5A">
        <w:rPr>
          <w:i/>
        </w:rPr>
        <w:t>C</w:t>
      </w:r>
      <w:r>
        <w:t xml:space="preserve">) is </w:t>
      </w:r>
      <w:r w:rsidRPr="00924A5A">
        <w:rPr>
          <w:b/>
        </w:rPr>
        <w:t>true</w:t>
      </w:r>
      <w:r>
        <w:t>, then</w:t>
      </w:r>
    </w:p>
    <w:p w14:paraId="0887B88B" w14:textId="77777777" w:rsidR="00260FF1" w:rsidRDefault="00260FF1" w:rsidP="004C69CA">
      <w:pPr>
        <w:pStyle w:val="Alg4"/>
        <w:numPr>
          <w:ilvl w:val="3"/>
          <w:numId w:val="201"/>
        </w:numPr>
        <w:tabs>
          <w:tab w:val="clear" w:pos="2520"/>
          <w:tab w:val="num" w:pos="1800"/>
        </w:tabs>
        <w:ind w:hanging="1170"/>
      </w:pPr>
      <w:r w:rsidRPr="00E77497">
        <w:t xml:space="preserve">Let </w:t>
      </w:r>
      <w:r w:rsidRPr="00E77497">
        <w:rPr>
          <w:i/>
        </w:rPr>
        <w:t>A</w:t>
      </w:r>
      <w:r w:rsidRPr="00E77497">
        <w:t xml:space="preserve"> be </w:t>
      </w:r>
      <w:r>
        <w:t xml:space="preserve">the result of </w:t>
      </w:r>
      <w:ins w:id="11853" w:author="Rev 19 Allen Wirfs-Brock" w:date="2013-09-11T14:59:00Z">
        <w:r w:rsidR="004C69CA">
          <w:t xml:space="preserve">calling the [[Construct]] internal method of </w:t>
        </w:r>
      </w:ins>
      <w:del w:id="11854" w:author="Rev 19 Allen Wirfs-Brock" w:date="2013-09-11T14:59:00Z">
        <w:r w:rsidDel="004C69CA">
          <w:delText>OrdinaryConstruct(</w:delText>
        </w:r>
      </w:del>
      <w:r w:rsidRPr="00924A5A">
        <w:rPr>
          <w:i/>
        </w:rPr>
        <w:t>C</w:t>
      </w:r>
      <w:del w:id="11855" w:author="Rev 19 Allen Wirfs-Brock" w:date="2013-09-11T14:59:00Z">
        <w:r w:rsidRPr="003F7754" w:rsidDel="004C69CA">
          <w:rPr>
            <w:iCs/>
          </w:rPr>
          <w:delText>,</w:delText>
        </w:r>
        <w:r w:rsidDel="004C69CA">
          <w:delText xml:space="preserve"> </w:delText>
        </w:r>
      </w:del>
      <w:ins w:id="11856" w:author="Rev 19 Allen Wirfs-Brock" w:date="2013-09-11T14:59:00Z">
        <w:r w:rsidR="004C69CA">
          <w:rPr>
            <w:iCs/>
          </w:rPr>
          <w:t xml:space="preserve"> wirh argument</w:t>
        </w:r>
        <w:r w:rsidR="004C69CA">
          <w:t xml:space="preserve"> </w:t>
        </w:r>
      </w:ins>
      <w:r>
        <w:t>(</w:t>
      </w:r>
      <w:r w:rsidRPr="00190B40">
        <w:t>0</w:t>
      </w:r>
      <w:r>
        <w:rPr>
          <w:iCs/>
        </w:rPr>
        <w:t>))</w:t>
      </w:r>
      <w:r>
        <w:t>.</w:t>
      </w:r>
    </w:p>
    <w:p w14:paraId="59BF7420" w14:textId="77777777" w:rsidR="00260FF1" w:rsidRDefault="00260FF1" w:rsidP="00260FF1">
      <w:pPr>
        <w:pStyle w:val="Alg4"/>
        <w:numPr>
          <w:ilvl w:val="0"/>
          <w:numId w:val="201"/>
        </w:numPr>
      </w:pPr>
      <w:r>
        <w:t xml:space="preserve">If </w:t>
      </w:r>
      <w:r>
        <w:rPr>
          <w:i/>
          <w:iCs/>
        </w:rPr>
        <w:t>A</w:t>
      </w:r>
      <w:r>
        <w:t xml:space="preserve"> is </w:t>
      </w:r>
      <w:r>
        <w:rPr>
          <w:b/>
          <w:bCs/>
        </w:rPr>
        <w:t>undefined</w:t>
      </w:r>
      <w:r>
        <w:t>, then</w:t>
      </w:r>
    </w:p>
    <w:p w14:paraId="20D6E258" w14:textId="77777777" w:rsidR="00260FF1" w:rsidRPr="00E77497" w:rsidRDefault="00260FF1" w:rsidP="00260FF1">
      <w:pPr>
        <w:pStyle w:val="Alg4"/>
        <w:numPr>
          <w:ilvl w:val="1"/>
          <w:numId w:val="201"/>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14:paraId="6EB600F7" w14:textId="77777777" w:rsidR="00260FF1" w:rsidRDefault="00260FF1" w:rsidP="00260FF1">
      <w:pPr>
        <w:pStyle w:val="Alg4"/>
        <w:numPr>
          <w:ilvl w:val="0"/>
          <w:numId w:val="201"/>
        </w:numPr>
      </w:pPr>
      <w:r>
        <w:t>ReturnIfAbrupt(</w:t>
      </w:r>
      <w:r>
        <w:rPr>
          <w:i/>
        </w:rPr>
        <w:t>A</w:t>
      </w:r>
      <w:r>
        <w:t>).</w:t>
      </w:r>
    </w:p>
    <w:p w14:paraId="574FEA02" w14:textId="77777777" w:rsidR="00260FF1" w:rsidRPr="00E77497" w:rsidRDefault="00260FF1" w:rsidP="00260FF1">
      <w:pPr>
        <w:pStyle w:val="Alg4"/>
        <w:numPr>
          <w:ilvl w:val="0"/>
          <w:numId w:val="201"/>
        </w:numPr>
      </w:pPr>
      <w:r w:rsidRPr="00E77497">
        <w:t xml:space="preserve">Let </w:t>
      </w:r>
      <w:r w:rsidRPr="00E77497">
        <w:rPr>
          <w:i/>
        </w:rPr>
        <w:t>n</w:t>
      </w:r>
      <w:r w:rsidRPr="00E77497">
        <w:t xml:space="preserve"> be 0.</w:t>
      </w:r>
    </w:p>
    <w:p w14:paraId="2FD12652" w14:textId="77777777" w:rsidR="00260FF1" w:rsidRPr="00E77497" w:rsidRDefault="00260FF1" w:rsidP="00260FF1">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14:paraId="05B7D83B" w14:textId="77777777" w:rsidR="00260FF1" w:rsidRPr="00E77497" w:rsidRDefault="00260FF1" w:rsidP="00260FF1">
      <w:pPr>
        <w:pStyle w:val="Alg4"/>
        <w:numPr>
          <w:ilvl w:val="0"/>
          <w:numId w:val="201"/>
        </w:numPr>
      </w:pPr>
      <w:r w:rsidRPr="00E77497">
        <w:t xml:space="preserve">Repeat, while </w:t>
      </w:r>
      <w:r w:rsidRPr="00E77497">
        <w:rPr>
          <w:i/>
        </w:rPr>
        <w:t>items</w:t>
      </w:r>
      <w:r w:rsidRPr="00E77497">
        <w:t xml:space="preserve"> is not empty</w:t>
      </w:r>
    </w:p>
    <w:p w14:paraId="78EF0B00" w14:textId="77777777" w:rsidR="00260FF1" w:rsidRPr="00E77497" w:rsidRDefault="00260FF1" w:rsidP="00260FF1">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0585E85A" w14:textId="77777777" w:rsidR="00260FF1" w:rsidRDefault="00260FF1" w:rsidP="00260FF1">
      <w:pPr>
        <w:pStyle w:val="Alg4"/>
        <w:numPr>
          <w:ilvl w:val="1"/>
          <w:numId w:val="201"/>
        </w:numPr>
      </w:pPr>
      <w:r>
        <w:t xml:space="preserve">Let </w:t>
      </w:r>
      <w:r>
        <w:rPr>
          <w:i/>
          <w:iCs/>
        </w:rPr>
        <w:t>spreadable</w:t>
      </w:r>
      <w:r>
        <w:t xml:space="preserve"> be the result of IsConcatSpreadable(</w:t>
      </w:r>
      <w:r>
        <w:rPr>
          <w:i/>
          <w:iCs/>
        </w:rPr>
        <w:t>E</w:t>
      </w:r>
      <w:r>
        <w:t>).</w:t>
      </w:r>
    </w:p>
    <w:p w14:paraId="7D2F8727" w14:textId="77777777" w:rsidR="00260FF1" w:rsidRDefault="00260FF1" w:rsidP="00260FF1">
      <w:pPr>
        <w:pStyle w:val="Alg4"/>
        <w:numPr>
          <w:ilvl w:val="1"/>
          <w:numId w:val="201"/>
        </w:numPr>
      </w:pPr>
      <w:r>
        <w:t>ReturnIfAbrupt(</w:t>
      </w:r>
      <w:r>
        <w:rPr>
          <w:i/>
          <w:iCs/>
        </w:rPr>
        <w:t>spreadable</w:t>
      </w:r>
      <w:r>
        <w:t>).</w:t>
      </w:r>
    </w:p>
    <w:p w14:paraId="2360E7CB" w14:textId="77777777" w:rsidR="00260FF1" w:rsidRPr="00E77497" w:rsidRDefault="00260FF1" w:rsidP="00260FF1">
      <w:pPr>
        <w:pStyle w:val="Alg4"/>
        <w:numPr>
          <w:ilvl w:val="1"/>
          <w:numId w:val="201"/>
        </w:numPr>
        <w:tabs>
          <w:tab w:val="left" w:pos="2160"/>
        </w:tabs>
      </w:pPr>
      <w:r w:rsidRPr="00E77497">
        <w:t xml:space="preserve">If </w:t>
      </w:r>
      <w:r>
        <w:rPr>
          <w:i/>
          <w:iCs/>
        </w:rPr>
        <w:t>spreadable</w:t>
      </w:r>
      <w:r w:rsidRPr="00E77497">
        <w:t xml:space="preserve"> </w:t>
      </w:r>
      <w:r>
        <w:t xml:space="preserve">is </w:t>
      </w:r>
      <w:r w:rsidRPr="00034105">
        <w:rPr>
          <w:b/>
          <w:bCs/>
        </w:rPr>
        <w:t>true</w:t>
      </w:r>
      <w:r w:rsidRPr="00E77497">
        <w:t>, then</w:t>
      </w:r>
    </w:p>
    <w:p w14:paraId="57A91DB4" w14:textId="77777777" w:rsidR="00260FF1" w:rsidRPr="00E77497" w:rsidRDefault="00260FF1" w:rsidP="004C69CA">
      <w:pPr>
        <w:pStyle w:val="Alg4"/>
        <w:numPr>
          <w:ilvl w:val="2"/>
          <w:numId w:val="201"/>
        </w:numPr>
        <w:tabs>
          <w:tab w:val="clear" w:pos="1800"/>
          <w:tab w:val="num" w:pos="1350"/>
        </w:tabs>
        <w:ind w:hanging="720"/>
      </w:pPr>
      <w:r w:rsidRPr="00E77497">
        <w:t xml:space="preserve">Let </w:t>
      </w:r>
      <w:r w:rsidRPr="004C69CA">
        <w:rPr>
          <w:i/>
        </w:rPr>
        <w:t>k</w:t>
      </w:r>
      <w:r w:rsidRPr="00E77497">
        <w:t xml:space="preserve"> be 0.</w:t>
      </w:r>
    </w:p>
    <w:p w14:paraId="0DE55CC2" w14:textId="77777777" w:rsidR="00260FF1" w:rsidRPr="00E77497" w:rsidRDefault="00260FF1" w:rsidP="004C69CA">
      <w:pPr>
        <w:pStyle w:val="Alg4"/>
        <w:numPr>
          <w:ilvl w:val="2"/>
          <w:numId w:val="201"/>
        </w:numPr>
        <w:tabs>
          <w:tab w:val="clear" w:pos="1800"/>
          <w:tab w:val="num" w:pos="1350"/>
        </w:tabs>
        <w:ind w:hanging="720"/>
      </w:pPr>
      <w:r w:rsidRPr="00E77497">
        <w:t xml:space="preserve">Let </w:t>
      </w:r>
      <w:r w:rsidRPr="004C69CA">
        <w:rPr>
          <w:i/>
        </w:rPr>
        <w:t>lenVal</w:t>
      </w:r>
      <w:r w:rsidRPr="00E77497">
        <w:t xml:space="preserve"> be the result of Get</w:t>
      </w:r>
      <w:r>
        <w:t>(</w:t>
      </w:r>
      <w:r w:rsidRPr="004C69CA">
        <w:rPr>
          <w:i/>
        </w:rPr>
        <w:t>E</w:t>
      </w:r>
      <w:r>
        <w:t>,</w:t>
      </w:r>
      <w:r w:rsidRPr="00E77497">
        <w:t xml:space="preserve"> </w:t>
      </w:r>
      <w:r w:rsidRPr="004C69CA">
        <w:rPr>
          <w:rFonts w:ascii="Courier New" w:hAnsi="Courier New"/>
          <w:b/>
        </w:rPr>
        <w:t>"length"</w:t>
      </w:r>
      <w:r w:rsidRPr="004C69CA">
        <w:t>)</w:t>
      </w:r>
      <w:r w:rsidRPr="00E77497">
        <w:t>.</w:t>
      </w:r>
    </w:p>
    <w:p w14:paraId="33243434" w14:textId="77777777" w:rsidR="00260FF1" w:rsidRDefault="00260FF1" w:rsidP="004C69CA">
      <w:pPr>
        <w:pStyle w:val="Alg4"/>
        <w:numPr>
          <w:ilvl w:val="2"/>
          <w:numId w:val="201"/>
        </w:numPr>
        <w:tabs>
          <w:tab w:val="clear" w:pos="1800"/>
          <w:tab w:val="num" w:pos="1350"/>
        </w:tabs>
        <w:ind w:hanging="720"/>
      </w:pPr>
      <w:r>
        <w:t xml:space="preserve">Let </w:t>
      </w:r>
      <w:r w:rsidRPr="004C69CA">
        <w:rPr>
          <w:i/>
          <w:iCs/>
        </w:rPr>
        <w:t>len</w:t>
      </w:r>
      <w:r>
        <w:t xml:space="preserve"> be </w:t>
      </w:r>
      <w:r w:rsidRPr="00E66725">
        <w:t>ToLength</w:t>
      </w:r>
      <w:r>
        <w:t>(</w:t>
      </w:r>
      <w:r w:rsidRPr="004C69CA">
        <w:rPr>
          <w:i/>
          <w:iCs/>
        </w:rPr>
        <w:t>lenVal</w:t>
      </w:r>
      <w:r>
        <w:t xml:space="preserve">). </w:t>
      </w:r>
    </w:p>
    <w:p w14:paraId="0EF36B70" w14:textId="77777777" w:rsidR="00260FF1" w:rsidRDefault="00260FF1" w:rsidP="004C69CA">
      <w:pPr>
        <w:pStyle w:val="Alg4"/>
        <w:numPr>
          <w:ilvl w:val="2"/>
          <w:numId w:val="201"/>
        </w:numPr>
        <w:tabs>
          <w:tab w:val="clear" w:pos="1800"/>
          <w:tab w:val="num" w:pos="1350"/>
        </w:tabs>
        <w:ind w:hanging="720"/>
      </w:pPr>
      <w:r>
        <w:t>ReturnIfAbrupt(</w:t>
      </w:r>
      <w:r w:rsidRPr="004C69CA">
        <w:rPr>
          <w:i/>
        </w:rPr>
        <w:t>len</w:t>
      </w:r>
      <w:r>
        <w:t>).</w:t>
      </w:r>
    </w:p>
    <w:p w14:paraId="2B6D522C" w14:textId="77777777" w:rsidR="00260FF1" w:rsidRPr="00E77497" w:rsidRDefault="00260FF1" w:rsidP="004C69CA">
      <w:pPr>
        <w:pStyle w:val="Alg4"/>
        <w:numPr>
          <w:ilvl w:val="2"/>
          <w:numId w:val="201"/>
        </w:numPr>
        <w:tabs>
          <w:tab w:val="clear" w:pos="1800"/>
          <w:tab w:val="num" w:pos="1350"/>
        </w:tabs>
        <w:ind w:hanging="720"/>
      </w:pPr>
      <w:r w:rsidRPr="00E77497">
        <w:t xml:space="preserve">Repeat, while </w:t>
      </w:r>
      <w:r w:rsidRPr="004C69CA">
        <w:rPr>
          <w:i/>
        </w:rPr>
        <w:t>k</w:t>
      </w:r>
      <w:r w:rsidRPr="00E77497">
        <w:t xml:space="preserve"> &lt; </w:t>
      </w:r>
      <w:r w:rsidRPr="004C69CA">
        <w:rPr>
          <w:i/>
        </w:rPr>
        <w:t>len</w:t>
      </w:r>
    </w:p>
    <w:p w14:paraId="1BF63B74" w14:textId="77777777" w:rsidR="00260FF1" w:rsidRPr="00E77497" w:rsidRDefault="00260FF1" w:rsidP="00695C3E">
      <w:pPr>
        <w:pStyle w:val="Alg4"/>
        <w:numPr>
          <w:ilvl w:val="3"/>
          <w:numId w:val="201"/>
        </w:numPr>
        <w:tabs>
          <w:tab w:val="clear" w:pos="2520"/>
          <w:tab w:val="num" w:pos="1800"/>
        </w:tabs>
        <w:ind w:hanging="1170"/>
      </w:pPr>
      <w:r w:rsidRPr="00E77497">
        <w:t xml:space="preserve">Let </w:t>
      </w:r>
      <w:r w:rsidRPr="00695C3E">
        <w:rPr>
          <w:i/>
        </w:rPr>
        <w:t>P</w:t>
      </w:r>
      <w:r w:rsidRPr="00E77497">
        <w:t xml:space="preserve"> be ToString(</w:t>
      </w:r>
      <w:r w:rsidRPr="00695C3E">
        <w:rPr>
          <w:i/>
        </w:rPr>
        <w:t>k</w:t>
      </w:r>
      <w:r w:rsidRPr="00E77497">
        <w:t>).</w:t>
      </w:r>
    </w:p>
    <w:p w14:paraId="50537FF8" w14:textId="77777777" w:rsidR="00260FF1" w:rsidRPr="00E77497" w:rsidRDefault="00260FF1" w:rsidP="00695C3E">
      <w:pPr>
        <w:pStyle w:val="Alg4"/>
        <w:numPr>
          <w:ilvl w:val="3"/>
          <w:numId w:val="201"/>
        </w:numPr>
        <w:tabs>
          <w:tab w:val="clear" w:pos="2520"/>
          <w:tab w:val="num" w:pos="1800"/>
        </w:tabs>
        <w:ind w:hanging="1170"/>
      </w:pPr>
      <w:r w:rsidRPr="00E77497">
        <w:t xml:space="preserve">Let </w:t>
      </w:r>
      <w:r w:rsidRPr="00695C3E">
        <w:rPr>
          <w:i/>
        </w:rPr>
        <w:t>exists</w:t>
      </w:r>
      <w:r w:rsidRPr="00E77497">
        <w:t xml:space="preserve"> be the result of </w:t>
      </w:r>
      <w:r>
        <w:t>HasProperty(</w:t>
      </w:r>
      <w:r w:rsidRPr="00695C3E">
        <w:rPr>
          <w:i/>
        </w:rPr>
        <w:t>E</w:t>
      </w:r>
      <w:r>
        <w:t>,</w:t>
      </w:r>
      <w:r w:rsidRPr="00E77497">
        <w:t xml:space="preserve"> </w:t>
      </w:r>
      <w:r w:rsidRPr="00695C3E">
        <w:rPr>
          <w:i/>
        </w:rPr>
        <w:t>P</w:t>
      </w:r>
      <w:r w:rsidRPr="00695C3E">
        <w:t>)</w:t>
      </w:r>
      <w:r w:rsidRPr="00E77497">
        <w:t>.</w:t>
      </w:r>
    </w:p>
    <w:p w14:paraId="2E613B17" w14:textId="77777777" w:rsidR="00260FF1" w:rsidRDefault="00260FF1" w:rsidP="00695C3E">
      <w:pPr>
        <w:pStyle w:val="Alg4"/>
        <w:numPr>
          <w:ilvl w:val="3"/>
          <w:numId w:val="201"/>
        </w:numPr>
        <w:tabs>
          <w:tab w:val="clear" w:pos="2520"/>
          <w:tab w:val="num" w:pos="1800"/>
        </w:tabs>
        <w:ind w:hanging="1170"/>
      </w:pPr>
      <w:r>
        <w:t>ReturnIfAbrupt(</w:t>
      </w:r>
      <w:r w:rsidRPr="00695C3E">
        <w:rPr>
          <w:i/>
          <w:iCs/>
        </w:rPr>
        <w:t>exists</w:t>
      </w:r>
      <w:r>
        <w:t>).</w:t>
      </w:r>
    </w:p>
    <w:p w14:paraId="6324ADB5" w14:textId="77777777" w:rsidR="00260FF1" w:rsidRPr="00E77497" w:rsidRDefault="00260FF1" w:rsidP="00695C3E">
      <w:pPr>
        <w:pStyle w:val="Alg4"/>
        <w:numPr>
          <w:ilvl w:val="3"/>
          <w:numId w:val="201"/>
        </w:numPr>
        <w:tabs>
          <w:tab w:val="clear" w:pos="2520"/>
          <w:tab w:val="num" w:pos="1800"/>
        </w:tabs>
        <w:ind w:hanging="1170"/>
      </w:pPr>
      <w:r w:rsidRPr="00E77497">
        <w:t xml:space="preserve">If </w:t>
      </w:r>
      <w:r w:rsidRPr="00695C3E">
        <w:rPr>
          <w:i/>
        </w:rPr>
        <w:t>exists</w:t>
      </w:r>
      <w:r w:rsidRPr="00E77497">
        <w:t xml:space="preserve"> is </w:t>
      </w:r>
      <w:r w:rsidRPr="00695C3E">
        <w:rPr>
          <w:b/>
        </w:rPr>
        <w:t>true</w:t>
      </w:r>
      <w:r w:rsidRPr="00E77497">
        <w:t>, then</w:t>
      </w:r>
    </w:p>
    <w:p w14:paraId="1128D61E" w14:textId="77777777" w:rsidR="00260FF1" w:rsidRPr="00E77497" w:rsidRDefault="00260FF1" w:rsidP="00695C3E">
      <w:pPr>
        <w:pStyle w:val="Alg4"/>
        <w:numPr>
          <w:ilvl w:val="4"/>
          <w:numId w:val="201"/>
        </w:numPr>
        <w:tabs>
          <w:tab w:val="clear" w:pos="3240"/>
          <w:tab w:val="num" w:pos="2160"/>
        </w:tabs>
        <w:ind w:left="2160"/>
      </w:pPr>
      <w:r w:rsidRPr="00E77497">
        <w:t xml:space="preserve">Let </w:t>
      </w:r>
      <w:r w:rsidRPr="00E77497">
        <w:rPr>
          <w:i/>
        </w:rPr>
        <w:t>subElement</w:t>
      </w:r>
      <w:r w:rsidRPr="00E77497">
        <w:t xml:space="preserve"> be the result of Get</w:t>
      </w:r>
      <w:r>
        <w:t>(</w:t>
      </w:r>
      <w:r w:rsidRPr="00E77497">
        <w:rPr>
          <w:i/>
        </w:rPr>
        <w:t>E</w:t>
      </w:r>
      <w:r>
        <w:t>,</w:t>
      </w:r>
      <w:r w:rsidRPr="00E77497">
        <w:t xml:space="preserve"> </w:t>
      </w:r>
      <w:r w:rsidRPr="00E77497">
        <w:rPr>
          <w:i/>
        </w:rPr>
        <w:t>P</w:t>
      </w:r>
      <w:r>
        <w:rPr>
          <w:iCs/>
        </w:rPr>
        <w:t>)</w:t>
      </w:r>
      <w:r w:rsidRPr="00E77497">
        <w:t>.</w:t>
      </w:r>
    </w:p>
    <w:p w14:paraId="66AAFCCF" w14:textId="77777777" w:rsidR="00260FF1" w:rsidRPr="00E77497" w:rsidRDefault="00260FF1" w:rsidP="00695C3E">
      <w:pPr>
        <w:pStyle w:val="Alg4"/>
        <w:numPr>
          <w:ilvl w:val="4"/>
          <w:numId w:val="201"/>
        </w:numPr>
        <w:tabs>
          <w:tab w:val="clear" w:pos="3240"/>
          <w:tab w:val="num" w:pos="2160"/>
        </w:tabs>
        <w:ind w:left="2160"/>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t xml:space="preserve"> and</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8B18F14" w14:textId="77777777" w:rsidR="00260FF1" w:rsidRPr="00E77497" w:rsidRDefault="00260FF1" w:rsidP="00695C3E">
      <w:pPr>
        <w:pStyle w:val="Alg4"/>
        <w:numPr>
          <w:ilvl w:val="3"/>
          <w:numId w:val="201"/>
        </w:numPr>
        <w:tabs>
          <w:tab w:val="clear" w:pos="2520"/>
          <w:tab w:val="num" w:pos="1800"/>
        </w:tabs>
        <w:ind w:hanging="1170"/>
      </w:pPr>
      <w:r w:rsidRPr="00E77497">
        <w:t xml:space="preserve">Increase </w:t>
      </w:r>
      <w:r w:rsidRPr="00695C3E">
        <w:rPr>
          <w:i/>
        </w:rPr>
        <w:t>n</w:t>
      </w:r>
      <w:r w:rsidRPr="00E77497">
        <w:t xml:space="preserve"> by 1.</w:t>
      </w:r>
    </w:p>
    <w:p w14:paraId="5ECAD219" w14:textId="77777777" w:rsidR="00260FF1" w:rsidRPr="00E77497" w:rsidRDefault="00260FF1" w:rsidP="00695C3E">
      <w:pPr>
        <w:pStyle w:val="Alg4"/>
        <w:numPr>
          <w:ilvl w:val="3"/>
          <w:numId w:val="201"/>
        </w:numPr>
        <w:tabs>
          <w:tab w:val="clear" w:pos="2520"/>
          <w:tab w:val="num" w:pos="1800"/>
        </w:tabs>
        <w:ind w:hanging="1170"/>
      </w:pPr>
      <w:r w:rsidRPr="00E77497">
        <w:t xml:space="preserve">Increase </w:t>
      </w:r>
      <w:r w:rsidRPr="00695C3E">
        <w:rPr>
          <w:i/>
        </w:rPr>
        <w:t>k</w:t>
      </w:r>
      <w:r w:rsidRPr="00E77497">
        <w:t xml:space="preserve"> by 1.</w:t>
      </w:r>
    </w:p>
    <w:p w14:paraId="25EAEF23" w14:textId="77777777" w:rsidR="00260FF1" w:rsidRPr="00E77497" w:rsidRDefault="00260FF1" w:rsidP="00260FF1">
      <w:pPr>
        <w:pStyle w:val="Alg4"/>
        <w:numPr>
          <w:ilvl w:val="1"/>
          <w:numId w:val="201"/>
        </w:numPr>
        <w:tabs>
          <w:tab w:val="left" w:pos="2160"/>
        </w:tabs>
      </w:pPr>
      <w:r w:rsidRPr="00E77497">
        <w:t xml:space="preserve">Else </w:t>
      </w:r>
      <w:r w:rsidRPr="00E77497">
        <w:rPr>
          <w:i/>
        </w:rPr>
        <w:t>E</w:t>
      </w:r>
      <w:r w:rsidRPr="00E77497">
        <w:t xml:space="preserve"> is </w:t>
      </w:r>
      <w:r>
        <w:t>added as a single item rather than spread</w:t>
      </w:r>
      <w:r w:rsidRPr="00E77497">
        <w:t>,</w:t>
      </w:r>
    </w:p>
    <w:p w14:paraId="40E4D454" w14:textId="77777777" w:rsidR="00260FF1" w:rsidRPr="00E77497" w:rsidRDefault="00260FF1" w:rsidP="004C69CA">
      <w:pPr>
        <w:pStyle w:val="Alg4"/>
        <w:numPr>
          <w:ilvl w:val="2"/>
          <w:numId w:val="201"/>
        </w:numPr>
        <w:tabs>
          <w:tab w:val="clear" w:pos="1800"/>
          <w:tab w:val="num" w:pos="1350"/>
        </w:tabs>
        <w:ind w:hanging="720"/>
      </w:pPr>
      <w:r w:rsidRPr="00E77497">
        <w:t xml:space="preserve">Call the [[DefineOwnProperty]] internal method of </w:t>
      </w:r>
      <w:r w:rsidRPr="004C69CA">
        <w:rPr>
          <w:i/>
        </w:rPr>
        <w:t>A</w:t>
      </w:r>
      <w:r w:rsidRPr="00E77497">
        <w:t xml:space="preserve"> with arguments ToString(</w:t>
      </w:r>
      <w:r w:rsidRPr="004C69CA">
        <w:rPr>
          <w:i/>
        </w:rPr>
        <w:t>n</w:t>
      </w:r>
      <w:r w:rsidRPr="00E77497">
        <w:t>)</w:t>
      </w:r>
      <w:r>
        <w:t xml:space="preserve"> and</w:t>
      </w:r>
      <w:r w:rsidRPr="00E77497">
        <w:t xml:space="preserve"> Property Descriptor {[[Value]]: </w:t>
      </w:r>
      <w:r w:rsidRPr="004C69CA">
        <w:rPr>
          <w:i/>
        </w:rPr>
        <w:t>E</w:t>
      </w:r>
      <w:r w:rsidRPr="00E77497">
        <w:t xml:space="preserve">, [[Writable]]: </w:t>
      </w:r>
      <w:r w:rsidRPr="004C69CA">
        <w:rPr>
          <w:b/>
        </w:rPr>
        <w:t>true</w:t>
      </w:r>
      <w:r w:rsidRPr="00E77497">
        <w:t xml:space="preserve">, [[Enumerable]]: </w:t>
      </w:r>
      <w:r w:rsidRPr="004C69CA">
        <w:rPr>
          <w:b/>
        </w:rPr>
        <w:t>true</w:t>
      </w:r>
      <w:r w:rsidRPr="00E77497">
        <w:t xml:space="preserve">, [[Configurable]]: </w:t>
      </w:r>
      <w:r w:rsidRPr="004C69CA">
        <w:rPr>
          <w:b/>
        </w:rPr>
        <w:t>true</w:t>
      </w:r>
      <w:r w:rsidRPr="00E77497">
        <w:t>}.</w:t>
      </w:r>
    </w:p>
    <w:p w14:paraId="25B2605A" w14:textId="77777777" w:rsidR="00260FF1" w:rsidRPr="00E77497" w:rsidRDefault="00260FF1" w:rsidP="004C69CA">
      <w:pPr>
        <w:pStyle w:val="Alg4"/>
        <w:numPr>
          <w:ilvl w:val="2"/>
          <w:numId w:val="201"/>
        </w:numPr>
        <w:tabs>
          <w:tab w:val="clear" w:pos="1800"/>
          <w:tab w:val="num" w:pos="1350"/>
        </w:tabs>
        <w:ind w:hanging="720"/>
      </w:pPr>
      <w:r w:rsidRPr="00E77497">
        <w:t xml:space="preserve">Increase </w:t>
      </w:r>
      <w:r w:rsidRPr="004C69CA">
        <w:rPr>
          <w:i/>
        </w:rPr>
        <w:t>n</w:t>
      </w:r>
      <w:r w:rsidRPr="00E77497">
        <w:t xml:space="preserve"> by 1.</w:t>
      </w:r>
    </w:p>
    <w:p w14:paraId="47271B43" w14:textId="77777777" w:rsidR="00260FF1" w:rsidRPr="00E77497" w:rsidRDefault="00260FF1" w:rsidP="00260FF1">
      <w:pPr>
        <w:pStyle w:val="Alg4"/>
        <w:numPr>
          <w:ilvl w:val="0"/>
          <w:numId w:val="201"/>
        </w:numPr>
      </w:pPr>
      <w:r>
        <w:t xml:space="preserve">Let </w:t>
      </w:r>
      <w:r w:rsidRPr="00CA3654">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n</w:t>
      </w:r>
      <w:r w:rsidRPr="00E77497">
        <w:t xml:space="preserve">, </w:t>
      </w:r>
      <w:r w:rsidRPr="00E77497">
        <w:rPr>
          <w:b/>
        </w:rPr>
        <w:t>true</w:t>
      </w:r>
      <w:r>
        <w:rPr>
          <w:bCs/>
        </w:rPr>
        <w:t>)</w:t>
      </w:r>
      <w:r w:rsidRPr="00E77497">
        <w:t>.</w:t>
      </w:r>
    </w:p>
    <w:p w14:paraId="424DA684" w14:textId="77777777" w:rsidR="00260FF1" w:rsidRPr="00E77497" w:rsidRDefault="00260FF1" w:rsidP="00260FF1">
      <w:pPr>
        <w:pStyle w:val="Alg4"/>
        <w:numPr>
          <w:ilvl w:val="0"/>
          <w:numId w:val="201"/>
        </w:numPr>
        <w:contextualSpacing/>
      </w:pPr>
      <w:r>
        <w:t>ReturnIfAbrupt(</w:t>
      </w:r>
      <w:r>
        <w:rPr>
          <w:i/>
        </w:rPr>
        <w:t>putStatus</w:t>
      </w:r>
      <w:r>
        <w:t>).</w:t>
      </w:r>
    </w:p>
    <w:p w14:paraId="37F9F33D" w14:textId="77777777" w:rsidR="00260FF1" w:rsidRPr="00E77497" w:rsidRDefault="00260FF1" w:rsidP="00260FF1">
      <w:pPr>
        <w:pStyle w:val="Alg4"/>
        <w:numPr>
          <w:ilvl w:val="0"/>
          <w:numId w:val="201"/>
        </w:numPr>
        <w:spacing w:after="220"/>
      </w:pPr>
      <w:r w:rsidRPr="00E77497">
        <w:t xml:space="preserve">Return </w:t>
      </w:r>
      <w:r w:rsidRPr="00E77497">
        <w:rPr>
          <w:i/>
        </w:rPr>
        <w:t>A</w:t>
      </w:r>
      <w:r w:rsidRPr="00E77497">
        <w:t>.</w:t>
      </w:r>
    </w:p>
    <w:p w14:paraId="0AF54A79"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7F36B93A" w14:textId="77777777" w:rsidR="00260FF1" w:rsidRDefault="00260FF1" w:rsidP="00260FF1">
      <w:pPr>
        <w:pStyle w:val="Note"/>
      </w:pPr>
      <w:r>
        <w:t>NOTE 1</w:t>
      </w:r>
      <w:r>
        <w:tab/>
        <w:t xml:space="preserve">The explicit setting of the </w:t>
      </w:r>
      <w:r w:rsidRPr="00B02185">
        <w:rPr>
          <w:rFonts w:ascii="Courier New" w:hAnsi="Courier New"/>
          <w:b/>
        </w:rPr>
        <w:t>length</w:t>
      </w:r>
      <w:r>
        <w:t xml:space="preserve"> property in step </w:t>
      </w:r>
      <w:del w:id="11857" w:author="Rev 19 Allen Wirfs-Brock" w:date="2013-09-11T15:09:00Z">
        <w:r w:rsidDel="00695C3E">
          <w:delText xml:space="preserve">9 </w:delText>
        </w:r>
      </w:del>
      <w:ins w:id="11858" w:author="Rev 19 Allen Wirfs-Brock" w:date="2013-09-11T15:09:00Z">
        <w:r w:rsidR="00695C3E">
          <w:t xml:space="preserve">10 </w:t>
        </w:r>
      </w:ins>
      <w:r>
        <w:t>is necessary to ensure that its value is correct in situations where the trailing elements of the result Array are not present.</w:t>
      </w:r>
    </w:p>
    <w:p w14:paraId="716CEBE4" w14:textId="77777777" w:rsidR="00260FF1" w:rsidRPr="00E77497" w:rsidRDefault="00260FF1" w:rsidP="00260FF1">
      <w:pPr>
        <w:pStyle w:val="Note"/>
      </w:pPr>
      <w:r w:rsidRPr="00E77497">
        <w:t>NOTE</w:t>
      </w:r>
      <w:r>
        <w:t xml:space="preserve"> 2</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7AA2738C" w14:textId="77777777" w:rsidR="00260FF1" w:rsidRDefault="00260FF1" w:rsidP="00260FF1">
      <w:pPr>
        <w:pStyle w:val="51"/>
      </w:pPr>
      <w:r>
        <w:t>IsConcatSpreadable ( O ) Abstract Operation</w:t>
      </w:r>
    </w:p>
    <w:p w14:paraId="4537CD73" w14:textId="77777777" w:rsidR="00260FF1" w:rsidRDefault="00260FF1" w:rsidP="00260FF1">
      <w:r>
        <w:t xml:space="preserve">The abstract operation </w:t>
      </w:r>
      <w:r w:rsidRPr="0034032C">
        <w:t xml:space="preserve">IsConcatSpreadable </w:t>
      </w:r>
      <w:r>
        <w:t xml:space="preserve">with argument </w:t>
      </w:r>
      <w:r w:rsidRPr="00BE3BA1">
        <w:rPr>
          <w:rFonts w:ascii="Times New Roman" w:hAnsi="Times New Roman"/>
          <w:i/>
          <w:iCs/>
        </w:rPr>
        <w:t>O</w:t>
      </w:r>
      <w:r>
        <w:t xml:space="preserve"> performs the following steps:</w:t>
      </w:r>
    </w:p>
    <w:p w14:paraId="08D19DE8" w14:textId="77777777" w:rsidR="00260FF1" w:rsidDel="00486CA0" w:rsidRDefault="00260FF1" w:rsidP="00260FF1">
      <w:pPr>
        <w:numPr>
          <w:ilvl w:val="0"/>
          <w:numId w:val="1507"/>
        </w:numPr>
        <w:spacing w:after="0"/>
        <w:contextualSpacing/>
        <w:rPr>
          <w:del w:id="11859" w:author="Rev 19 Allen Wirfs-Brock" w:date="2013-09-12T17:07:00Z"/>
          <w:rFonts w:ascii="Times New Roman" w:hAnsi="Times New Roman"/>
        </w:rPr>
      </w:pPr>
      <w:del w:id="11860" w:author="Rev 19 Allen Wirfs-Brock" w:date="2013-09-12T17:07:00Z">
        <w:r w:rsidDel="00486CA0">
          <w:rPr>
            <w:rFonts w:ascii="Times New Roman" w:hAnsi="Times New Roman"/>
          </w:rPr>
          <w:delText>ReturnIfAbrupt(</w:delText>
        </w:r>
        <w:r w:rsidDel="00486CA0">
          <w:rPr>
            <w:rFonts w:ascii="Times New Roman" w:hAnsi="Times New Roman"/>
            <w:i/>
            <w:iCs/>
          </w:rPr>
          <w:delText>O</w:delText>
        </w:r>
        <w:r w:rsidDel="00486CA0">
          <w:rPr>
            <w:rFonts w:ascii="Times New Roman" w:hAnsi="Times New Roman"/>
          </w:rPr>
          <w:delText xml:space="preserve">). </w:delText>
        </w:r>
      </w:del>
    </w:p>
    <w:p w14:paraId="6CA37AAF" w14:textId="77777777" w:rsidR="00260FF1" w:rsidRDefault="00260FF1" w:rsidP="00260FF1">
      <w:pPr>
        <w:pStyle w:val="Alg4"/>
        <w:numPr>
          <w:ilvl w:val="0"/>
          <w:numId w:val="1507"/>
        </w:numPr>
      </w:pPr>
      <w:r>
        <w:t>If Type(</w:t>
      </w:r>
      <w:r>
        <w:rPr>
          <w:i/>
          <w:iCs/>
        </w:rPr>
        <w:t>O</w:t>
      </w:r>
      <w:r>
        <w:t xml:space="preserve">) is not Object, then </w:t>
      </w:r>
      <w:del w:id="11861" w:author="Rev 19 Allen Wirfs-Brock" w:date="2013-09-12T17:07:00Z">
        <w:r w:rsidDel="00486CA0">
          <w:delText xml:space="preserve">throw a </w:delText>
        </w:r>
        <w:r w:rsidRPr="00952EE3" w:rsidDel="00486CA0">
          <w:rPr>
            <w:b/>
            <w:bCs/>
          </w:rPr>
          <w:delText>TypeError</w:delText>
        </w:r>
        <w:r w:rsidDel="00486CA0">
          <w:delText xml:space="preserve"> exception</w:delText>
        </w:r>
      </w:del>
      <w:ins w:id="11862" w:author="Rev 19 Allen Wirfs-Brock" w:date="2013-09-12T17:07:00Z">
        <w:r w:rsidR="00486CA0">
          <w:t xml:space="preserve">return </w:t>
        </w:r>
        <w:r w:rsidR="00486CA0">
          <w:rPr>
            <w:b/>
          </w:rPr>
          <w:t>false</w:t>
        </w:r>
      </w:ins>
      <w:r>
        <w:t>.</w:t>
      </w:r>
    </w:p>
    <w:p w14:paraId="56A68E9F" w14:textId="77777777" w:rsidR="00260FF1" w:rsidRDefault="00260FF1" w:rsidP="00260FF1">
      <w:pPr>
        <w:pStyle w:val="Alg4"/>
        <w:numPr>
          <w:ilvl w:val="0"/>
          <w:numId w:val="1507"/>
        </w:numPr>
      </w:pPr>
      <w:r>
        <w:t xml:space="preserve">Let </w:t>
      </w:r>
      <w:r>
        <w:rPr>
          <w:i/>
        </w:rPr>
        <w:t>spreadable</w:t>
      </w:r>
      <w:r>
        <w:t xml:space="preserve"> be </w:t>
      </w:r>
      <w:r w:rsidRPr="00E77497">
        <w:t>Get</w:t>
      </w:r>
      <w:r>
        <w:t>(</w:t>
      </w:r>
      <w:r>
        <w:rPr>
          <w:i/>
        </w:rPr>
        <w:t>O</w:t>
      </w:r>
      <w:r>
        <w:t>,</w:t>
      </w:r>
      <w:r w:rsidRPr="00E77497">
        <w:t xml:space="preserve"> </w:t>
      </w:r>
      <w:r>
        <w:t>@@isConcatSpreadable</w:t>
      </w:r>
      <w:r w:rsidRPr="00844B9F">
        <w:rPr>
          <w:bCs/>
        </w:rPr>
        <w:t>)</w:t>
      </w:r>
      <w:r>
        <w:t>.</w:t>
      </w:r>
    </w:p>
    <w:p w14:paraId="4EBA5E20" w14:textId="77777777" w:rsidR="00260FF1" w:rsidRDefault="00260FF1" w:rsidP="00260FF1">
      <w:pPr>
        <w:pStyle w:val="Alg4"/>
        <w:numPr>
          <w:ilvl w:val="0"/>
          <w:numId w:val="1507"/>
        </w:numPr>
      </w:pPr>
      <w:r>
        <w:t>ReturnIfAbrupt(</w:t>
      </w:r>
      <w:r>
        <w:rPr>
          <w:i/>
        </w:rPr>
        <w:t>spreadable</w:t>
      </w:r>
      <w:r>
        <w:t>).</w:t>
      </w:r>
    </w:p>
    <w:p w14:paraId="5EB9CED6" w14:textId="77777777" w:rsidR="00260FF1" w:rsidRDefault="00260FF1" w:rsidP="00260FF1">
      <w:pPr>
        <w:pStyle w:val="Alg4"/>
        <w:numPr>
          <w:ilvl w:val="0"/>
          <w:numId w:val="1507"/>
        </w:numPr>
      </w:pPr>
      <w:r>
        <w:t xml:space="preserve">If </w:t>
      </w:r>
      <w:r>
        <w:rPr>
          <w:i/>
        </w:rPr>
        <w:t>spreadable</w:t>
      </w:r>
      <w:r>
        <w:t xml:space="preserve"> is not </w:t>
      </w:r>
      <w:r w:rsidRPr="006312C3">
        <w:rPr>
          <w:b/>
        </w:rPr>
        <w:t>undefined</w:t>
      </w:r>
      <w:r>
        <w:t>, then return ToBoolean(</w:t>
      </w:r>
      <w:r>
        <w:rPr>
          <w:i/>
        </w:rPr>
        <w:t>spreadable</w:t>
      </w:r>
      <w:r>
        <w:rPr>
          <w:iCs/>
        </w:rPr>
        <w:t>)</w:t>
      </w:r>
      <w:r>
        <w:t>.</w:t>
      </w:r>
    </w:p>
    <w:p w14:paraId="1940C016" w14:textId="77777777" w:rsidR="00260FF1" w:rsidRDefault="00260FF1" w:rsidP="00260FF1">
      <w:pPr>
        <w:pStyle w:val="Alg4"/>
        <w:numPr>
          <w:ilvl w:val="0"/>
          <w:numId w:val="1507"/>
        </w:numPr>
      </w:pPr>
      <w:r>
        <w:t xml:space="preserve">If </w:t>
      </w:r>
      <w:r>
        <w:rPr>
          <w:i/>
          <w:iCs/>
        </w:rPr>
        <w:t>O</w:t>
      </w:r>
      <w:r>
        <w:t xml:space="preserve"> is an exotic Array object, then return </w:t>
      </w:r>
      <w:r>
        <w:rPr>
          <w:b/>
          <w:bCs/>
          <w:iCs/>
        </w:rPr>
        <w:t>true</w:t>
      </w:r>
      <w:r>
        <w:t>.</w:t>
      </w:r>
    </w:p>
    <w:p w14:paraId="6415C563" w14:textId="77777777" w:rsidR="00260FF1" w:rsidRPr="006312C3" w:rsidRDefault="00260FF1" w:rsidP="00260FF1">
      <w:pPr>
        <w:numPr>
          <w:ilvl w:val="0"/>
          <w:numId w:val="1507"/>
        </w:numPr>
        <w:rPr>
          <w:rFonts w:ascii="Times New Roman" w:hAnsi="Times New Roman"/>
        </w:rPr>
      </w:pPr>
      <w:r w:rsidRPr="00E77497">
        <w:rPr>
          <w:rFonts w:ascii="Times New Roman" w:hAnsi="Times New Roman"/>
        </w:rPr>
        <w:t xml:space="preserve">Return </w:t>
      </w:r>
      <w:r>
        <w:rPr>
          <w:rFonts w:ascii="Times New Roman" w:hAnsi="Times New Roman"/>
          <w:b/>
          <w:bCs/>
          <w:iCs/>
        </w:rPr>
        <w:t>false</w:t>
      </w:r>
      <w:r>
        <w:rPr>
          <w:rFonts w:ascii="Times New Roman" w:hAnsi="Times New Roman"/>
        </w:rPr>
        <w:t>.</w:t>
      </w:r>
    </w:p>
    <w:p w14:paraId="3242460D" w14:textId="77777777" w:rsidR="004C02EF" w:rsidRPr="00E77497" w:rsidRDefault="004C02EF" w:rsidP="007A5192">
      <w:pPr>
        <w:pStyle w:val="40"/>
      </w:pPr>
      <w:r w:rsidRPr="00E77497">
        <w:t>Array.prototype.constructo</w:t>
      </w:r>
      <w:bookmarkEnd w:id="11849"/>
      <w:bookmarkEnd w:id="11850"/>
      <w:r w:rsidRPr="00E77497">
        <w:t>r</w:t>
      </w:r>
    </w:p>
    <w:p w14:paraId="33862775" w14:textId="77777777"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11863" w:name="_Toc385672294"/>
      <w:bookmarkStart w:id="11864" w:name="_Toc393690411"/>
    </w:p>
    <w:p w14:paraId="3CA478F7" w14:textId="77777777" w:rsidR="00260FF1" w:rsidRPr="00E77497" w:rsidRDefault="00260FF1" w:rsidP="00260FF1">
      <w:pPr>
        <w:pStyle w:val="40"/>
      </w:pPr>
      <w:bookmarkStart w:id="11865" w:name="_Hlt451680383"/>
      <w:bookmarkStart w:id="11866" w:name="_Ref366080765"/>
      <w:bookmarkStart w:id="11867" w:name="_Ref360108309"/>
      <w:bookmarkStart w:id="11868" w:name="_Ref451680376"/>
      <w:bookmarkEnd w:id="11865"/>
      <w:r w:rsidRPr="00E77497">
        <w:t>Array.prototype.</w:t>
      </w:r>
      <w:r>
        <w:t>copyWith</w:t>
      </w:r>
      <w:ins w:id="11869" w:author="Rev 19 Allen Wirfs-Brock" w:date="2013-09-10T13:59:00Z">
        <w:r w:rsidR="002B399F">
          <w:t>in</w:t>
        </w:r>
      </w:ins>
      <w:r w:rsidRPr="00E77497">
        <w:t xml:space="preserve"> (</w:t>
      </w:r>
      <w:r>
        <w:t xml:space="preserve">target, </w:t>
      </w:r>
      <w:r w:rsidRPr="00E77497">
        <w:t>start, end</w:t>
      </w:r>
      <w:r>
        <w:t xml:space="preserve"> = this.length</w:t>
      </w:r>
      <w:r w:rsidRPr="00E77497">
        <w:t>)</w:t>
      </w:r>
      <w:bookmarkEnd w:id="11866"/>
    </w:p>
    <w:p w14:paraId="0CC15DD2" w14:textId="77777777" w:rsidR="00260FF1" w:rsidRPr="00E77497" w:rsidRDefault="00260FF1" w:rsidP="00260FF1">
      <w:r w:rsidRPr="00E77497">
        <w:t xml:space="preserve">The </w:t>
      </w:r>
      <w:r w:rsidRPr="00DE27EB">
        <w:rPr>
          <w:rFonts w:ascii="Courier New" w:hAnsi="Courier New"/>
          <w:b/>
        </w:rPr>
        <w:t>copyWith</w:t>
      </w:r>
      <w:ins w:id="11870" w:author="Rev 19 Allen Wirfs-Brock" w:date="2013-09-10T13:59:00Z">
        <w:r w:rsidR="002B399F">
          <w:rPr>
            <w:rFonts w:ascii="Courier New" w:hAnsi="Courier New"/>
            <w:b/>
          </w:rPr>
          <w:t>in</w:t>
        </w:r>
      </w:ins>
      <w:r w:rsidRPr="00DE27EB">
        <w:rPr>
          <w:rFonts w:ascii="Courier New" w:hAnsi="Courier New"/>
          <w:b/>
        </w:rPr>
        <w:t xml:space="preserve"> </w:t>
      </w:r>
      <w:r w:rsidRPr="00E77497">
        <w:t xml:space="preserve">method takes </w:t>
      </w:r>
      <w:r>
        <w:t>up to three</w:t>
      </w:r>
      <w:r w:rsidRPr="00E77497">
        <w:t xml:space="preserve"> arguments</w:t>
      </w:r>
      <w:r>
        <w:t xml:space="preserve"> </w:t>
      </w:r>
      <w:r>
        <w:rPr>
          <w:rFonts w:ascii="Times New Roman" w:hAnsi="Times New Roman"/>
          <w:i/>
        </w:rPr>
        <w:t>target</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end</w:t>
      </w:r>
      <w:r>
        <w:t xml:space="preserve"> argument is optional with the length of the </w:t>
      </w:r>
      <w:r w:rsidRPr="00C25482">
        <w:rPr>
          <w:b/>
          <w:bCs/>
        </w:rPr>
        <w:t>this</w:t>
      </w:r>
      <w:r>
        <w:t xml:space="preserve"> object as its default value. </w:t>
      </w:r>
      <w:r w:rsidRPr="00E77497">
        <w:t xml:space="preserve">If </w:t>
      </w:r>
      <w:r>
        <w:rPr>
          <w:rFonts w:ascii="Times New Roman" w:hAnsi="Times New Roman"/>
          <w:i/>
        </w:rPr>
        <w:t>ta</w:t>
      </w:r>
      <w:del w:id="11871" w:author="Rev 19 Allen Wirfs-Brock" w:date="2013-09-09T18:18:00Z">
        <w:r w:rsidDel="000F402B">
          <w:rPr>
            <w:rFonts w:ascii="Times New Roman" w:hAnsi="Times New Roman"/>
            <w:i/>
          </w:rPr>
          <w:delText>q</w:delText>
        </w:r>
      </w:del>
      <w:r>
        <w:rPr>
          <w:rFonts w:ascii="Times New Roman" w:hAnsi="Times New Roman"/>
          <w:i/>
        </w:rPr>
        <w:t>rget</w:t>
      </w:r>
      <w:r w:rsidRPr="00E77497">
        <w:t xml:space="preserve"> is negative, it is treated as </w:t>
      </w:r>
      <w:r w:rsidRPr="00E77497">
        <w:rPr>
          <w:rFonts w:ascii="Times New Roman" w:hAnsi="Times New Roman"/>
          <w:i/>
        </w:rPr>
        <w:t>length</w:t>
      </w:r>
      <w:r w:rsidRPr="00E77497">
        <w:rPr>
          <w:rFonts w:ascii="Times New Roman" w:hAnsi="Times New Roman"/>
        </w:rPr>
        <w:t>+</w:t>
      </w:r>
      <w:r>
        <w:rPr>
          <w:rFonts w:ascii="Times New Roman" w:hAnsi="Times New Roman"/>
          <w:i/>
        </w:rPr>
        <w:t>target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14:paraId="7138FCB4" w14:textId="77777777" w:rsidR="00260FF1" w:rsidRPr="00E77497" w:rsidRDefault="00260FF1" w:rsidP="00260FF1">
      <w:pPr>
        <w:pStyle w:val="Alg4"/>
        <w:numPr>
          <w:ilvl w:val="0"/>
          <w:numId w:val="157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243872B" w14:textId="77777777" w:rsidR="00260FF1" w:rsidRDefault="00260FF1" w:rsidP="00260FF1">
      <w:pPr>
        <w:pStyle w:val="Alg4"/>
        <w:numPr>
          <w:ilvl w:val="0"/>
          <w:numId w:val="1573"/>
        </w:numPr>
      </w:pPr>
      <w:r>
        <w:t>ReturnIfAbrupt(</w:t>
      </w:r>
      <w:r>
        <w:rPr>
          <w:i/>
        </w:rPr>
        <w:t>O</w:t>
      </w:r>
      <w:r>
        <w:t>).</w:t>
      </w:r>
    </w:p>
    <w:p w14:paraId="63A5472C" w14:textId="77777777" w:rsidR="00260FF1" w:rsidRPr="00E77497" w:rsidRDefault="00260FF1" w:rsidP="00260FF1">
      <w:pPr>
        <w:pStyle w:val="Alg4"/>
        <w:numPr>
          <w:ilvl w:val="0"/>
          <w:numId w:val="157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56A858EC" w14:textId="77777777" w:rsidR="00260FF1" w:rsidRPr="00E77497" w:rsidRDefault="00260FF1" w:rsidP="00260FF1">
      <w:pPr>
        <w:pStyle w:val="Alg4"/>
        <w:numPr>
          <w:ilvl w:val="0"/>
          <w:numId w:val="157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13682BD4" w14:textId="77777777" w:rsidR="00260FF1" w:rsidRPr="00E77497" w:rsidRDefault="00260FF1" w:rsidP="00260FF1">
      <w:pPr>
        <w:pStyle w:val="Alg4"/>
        <w:numPr>
          <w:ilvl w:val="0"/>
          <w:numId w:val="1573"/>
        </w:numPr>
        <w:contextualSpacing/>
      </w:pPr>
      <w:r>
        <w:t>ReturnIfAbrupt(</w:t>
      </w:r>
      <w:r w:rsidRPr="00E77497">
        <w:rPr>
          <w:i/>
        </w:rPr>
        <w:t>len</w:t>
      </w:r>
      <w:r>
        <w:t>).</w:t>
      </w:r>
    </w:p>
    <w:p w14:paraId="1E66328B" w14:textId="77777777" w:rsidR="00260FF1" w:rsidRDefault="00260FF1" w:rsidP="00260FF1">
      <w:pPr>
        <w:pStyle w:val="Alg4"/>
        <w:numPr>
          <w:ilvl w:val="0"/>
          <w:numId w:val="1573"/>
        </w:numPr>
      </w:pPr>
      <w:r>
        <w:t xml:space="preserve">Let </w:t>
      </w:r>
      <w:r>
        <w:rPr>
          <w:i/>
          <w:iCs/>
        </w:rPr>
        <w:t>len</w:t>
      </w:r>
      <w:r>
        <w:t xml:space="preserve"> be max(</w:t>
      </w:r>
      <w:r>
        <w:rPr>
          <w:i/>
          <w:iCs/>
        </w:rPr>
        <w:t>len</w:t>
      </w:r>
      <w:r>
        <w:t>, 0).</w:t>
      </w:r>
    </w:p>
    <w:p w14:paraId="51ADBFC2" w14:textId="77777777" w:rsidR="00260FF1" w:rsidRPr="00E77497" w:rsidRDefault="00260FF1" w:rsidP="00260FF1">
      <w:pPr>
        <w:pStyle w:val="Alg4"/>
        <w:numPr>
          <w:ilvl w:val="0"/>
          <w:numId w:val="1573"/>
        </w:numPr>
      </w:pPr>
      <w:r w:rsidRPr="00E77497">
        <w:t xml:space="preserve">Let </w:t>
      </w:r>
      <w:r w:rsidRPr="00E77497">
        <w:rPr>
          <w:i/>
        </w:rPr>
        <w:t>relative</w:t>
      </w:r>
      <w:r>
        <w:rPr>
          <w:i/>
        </w:rPr>
        <w:t>Target</w:t>
      </w:r>
      <w:r w:rsidRPr="00E77497">
        <w:t xml:space="preserve"> be ToInteger(</w:t>
      </w:r>
      <w:r>
        <w:rPr>
          <w:i/>
        </w:rPr>
        <w:t>target</w:t>
      </w:r>
      <w:r w:rsidRPr="00E77497">
        <w:t>).</w:t>
      </w:r>
    </w:p>
    <w:p w14:paraId="11A25756" w14:textId="77777777" w:rsidR="000F402B" w:rsidRPr="00E77497" w:rsidRDefault="000F402B" w:rsidP="000F402B">
      <w:pPr>
        <w:pStyle w:val="Alg4"/>
        <w:numPr>
          <w:ilvl w:val="0"/>
          <w:numId w:val="1573"/>
        </w:numPr>
        <w:contextualSpacing/>
      </w:pPr>
      <w:ins w:id="11872" w:author="Rev 19 Allen Wirfs-Brock" w:date="2013-09-09T18:17:00Z">
        <w:r>
          <w:t>ReturnIfAbrupt(</w:t>
        </w:r>
        <w:r>
          <w:rPr>
            <w:i/>
          </w:rPr>
          <w:t>relativeTarget</w:t>
        </w:r>
        <w:r>
          <w:t>).</w:t>
        </w:r>
      </w:ins>
    </w:p>
    <w:p w14:paraId="1BFD3A43" w14:textId="77777777" w:rsidR="00260FF1" w:rsidRPr="00E77497" w:rsidRDefault="000F402B" w:rsidP="00260FF1">
      <w:pPr>
        <w:pStyle w:val="Alg4"/>
        <w:numPr>
          <w:ilvl w:val="0"/>
          <w:numId w:val="1573"/>
        </w:numPr>
      </w:pPr>
      <w:ins w:id="11873" w:author="Rev 19 Allen Wirfs-Brock" w:date="2013-09-09T18:17:00Z">
        <w:r>
          <w:t>I</w:t>
        </w:r>
      </w:ins>
      <w:del w:id="11874" w:author="Rev 19 Allen Wirfs-Brock" w:date="2013-09-09T18:17:00Z">
        <w:r w:rsidR="00260FF1" w:rsidRPr="00E77497" w:rsidDel="000F402B">
          <w:delText>I</w:delText>
        </w:r>
      </w:del>
      <w:r w:rsidR="00260FF1" w:rsidRPr="00E77497">
        <w:t xml:space="preserve">f </w:t>
      </w:r>
      <w:r w:rsidR="00260FF1" w:rsidRPr="00E77497">
        <w:rPr>
          <w:i/>
        </w:rPr>
        <w:t>relative</w:t>
      </w:r>
      <w:r w:rsidR="00260FF1">
        <w:rPr>
          <w:i/>
        </w:rPr>
        <w:t>Target</w:t>
      </w:r>
      <w:r w:rsidR="00260FF1" w:rsidRPr="00E77497">
        <w:t xml:space="preserve"> is negative, let </w:t>
      </w:r>
      <w:r w:rsidR="00260FF1">
        <w:rPr>
          <w:i/>
        </w:rPr>
        <w:t>to</w:t>
      </w:r>
      <w:r w:rsidR="00260FF1" w:rsidRPr="00E77497">
        <w:t xml:space="preserve"> be max((</w:t>
      </w:r>
      <w:r w:rsidR="00260FF1" w:rsidRPr="00E77497">
        <w:rPr>
          <w:i/>
        </w:rPr>
        <w:t>len</w:t>
      </w:r>
      <w:r w:rsidR="00260FF1" w:rsidRPr="00E77497">
        <w:t xml:space="preserve"> +</w:t>
      </w:r>
      <w:r w:rsidR="00260FF1" w:rsidRPr="00E77497">
        <w:rPr>
          <w:i/>
        </w:rPr>
        <w:t xml:space="preserve"> </w:t>
      </w:r>
      <w:del w:id="11875" w:author="Rev 19 Allen Wirfs-Brock" w:date="2013-09-09T18:15:00Z">
        <w:r w:rsidR="00260FF1" w:rsidRPr="00E77497" w:rsidDel="000F402B">
          <w:rPr>
            <w:i/>
          </w:rPr>
          <w:delText>relativeStart</w:delText>
        </w:r>
      </w:del>
      <w:ins w:id="11876" w:author="Rev 19 Allen Wirfs-Brock" w:date="2013-09-09T18:15:00Z">
        <w:r w:rsidRPr="00E77497">
          <w:rPr>
            <w:i/>
          </w:rPr>
          <w:t>relative</w:t>
        </w:r>
        <w:r>
          <w:rPr>
            <w:i/>
          </w:rPr>
          <w:t>Target</w:t>
        </w:r>
      </w:ins>
      <w:r w:rsidR="00260FF1" w:rsidRPr="00E77497">
        <w:t xml:space="preserve">),0); else let </w:t>
      </w:r>
      <w:r w:rsidR="00260FF1">
        <w:rPr>
          <w:i/>
        </w:rPr>
        <w:t>to</w:t>
      </w:r>
      <w:r w:rsidR="00260FF1" w:rsidRPr="00E77497">
        <w:t xml:space="preserve"> be min(</w:t>
      </w:r>
      <w:del w:id="11877" w:author="Rev 19 Allen Wirfs-Brock" w:date="2013-09-09T18:16:00Z">
        <w:r w:rsidR="00260FF1" w:rsidRPr="00E77497" w:rsidDel="000F402B">
          <w:rPr>
            <w:i/>
          </w:rPr>
          <w:delText>relativeStart</w:delText>
        </w:r>
      </w:del>
      <w:ins w:id="11878" w:author="Rev 19 Allen Wirfs-Brock" w:date="2013-09-09T18:16:00Z">
        <w:r w:rsidRPr="00E77497">
          <w:rPr>
            <w:i/>
          </w:rPr>
          <w:t>relative</w:t>
        </w:r>
        <w:r>
          <w:rPr>
            <w:i/>
          </w:rPr>
          <w:t>Target</w:t>
        </w:r>
      </w:ins>
      <w:r w:rsidR="00260FF1" w:rsidRPr="00E77497">
        <w:t>,</w:t>
      </w:r>
      <w:r w:rsidR="00260FF1" w:rsidRPr="00E77497">
        <w:rPr>
          <w:i/>
        </w:rPr>
        <w:t xml:space="preserve"> len</w:t>
      </w:r>
      <w:r w:rsidR="00260FF1" w:rsidRPr="00E77497">
        <w:t>).</w:t>
      </w:r>
    </w:p>
    <w:p w14:paraId="5CB0E2C5" w14:textId="77777777" w:rsidR="00260FF1" w:rsidRPr="00E77497" w:rsidDel="000F402B" w:rsidRDefault="00260FF1" w:rsidP="00260FF1">
      <w:pPr>
        <w:pStyle w:val="Alg4"/>
        <w:numPr>
          <w:ilvl w:val="0"/>
          <w:numId w:val="1573"/>
        </w:numPr>
        <w:contextualSpacing/>
      </w:pPr>
      <w:del w:id="11879" w:author="Rev 19 Allen Wirfs-Brock" w:date="2013-09-09T18:17:00Z">
        <w:r w:rsidDel="000F402B">
          <w:delText>ReturnIfAbrupt(</w:delText>
        </w:r>
        <w:r w:rsidDel="000F402B">
          <w:rPr>
            <w:i/>
          </w:rPr>
          <w:delText>relativeTarget</w:delText>
        </w:r>
        <w:r w:rsidDel="000F402B">
          <w:delText>).</w:delText>
        </w:r>
      </w:del>
    </w:p>
    <w:p w14:paraId="08F895E2" w14:textId="77777777" w:rsidR="00260FF1" w:rsidRPr="00E77497" w:rsidRDefault="00260FF1" w:rsidP="00260FF1">
      <w:pPr>
        <w:pStyle w:val="Alg4"/>
        <w:numPr>
          <w:ilvl w:val="0"/>
          <w:numId w:val="1573"/>
        </w:numPr>
      </w:pPr>
      <w:r w:rsidRPr="00E77497">
        <w:t xml:space="preserve">Let </w:t>
      </w:r>
      <w:r w:rsidRPr="00E77497">
        <w:rPr>
          <w:i/>
        </w:rPr>
        <w:t>relativeStart</w:t>
      </w:r>
      <w:r w:rsidRPr="00E77497">
        <w:t xml:space="preserve"> be ToInteger(</w:t>
      </w:r>
      <w:r w:rsidRPr="00E77497">
        <w:rPr>
          <w:i/>
        </w:rPr>
        <w:t>start</w:t>
      </w:r>
      <w:r w:rsidRPr="00E77497">
        <w:t>).</w:t>
      </w:r>
    </w:p>
    <w:p w14:paraId="439AAB4F" w14:textId="77777777" w:rsidR="00260FF1" w:rsidRPr="00E77497" w:rsidRDefault="00260FF1" w:rsidP="00260FF1">
      <w:pPr>
        <w:pStyle w:val="Alg4"/>
        <w:numPr>
          <w:ilvl w:val="0"/>
          <w:numId w:val="1573"/>
        </w:numPr>
        <w:contextualSpacing/>
      </w:pPr>
      <w:r>
        <w:t>ReturnIfAbrupt(</w:t>
      </w:r>
      <w:r>
        <w:rPr>
          <w:i/>
        </w:rPr>
        <w:t>relativeStart</w:t>
      </w:r>
      <w:r>
        <w:t>).</w:t>
      </w:r>
    </w:p>
    <w:p w14:paraId="1FAAD5FC" w14:textId="77777777" w:rsidR="00260FF1" w:rsidRPr="00E77497" w:rsidRDefault="00260FF1" w:rsidP="00260FF1">
      <w:pPr>
        <w:pStyle w:val="Alg4"/>
        <w:numPr>
          <w:ilvl w:val="0"/>
          <w:numId w:val="1573"/>
        </w:numPr>
      </w:pPr>
      <w:r w:rsidRPr="00E77497">
        <w:t xml:space="preserve">If </w:t>
      </w:r>
      <w:r w:rsidRPr="00E77497">
        <w:rPr>
          <w:i/>
        </w:rPr>
        <w:t>relativeStart</w:t>
      </w:r>
      <w:r w:rsidRPr="00E77497">
        <w:t xml:space="preserve"> is negative, let </w:t>
      </w:r>
      <w:r>
        <w:rPr>
          <w:i/>
        </w:rPr>
        <w:t>from</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from</w:t>
      </w:r>
      <w:r w:rsidRPr="00E77497">
        <w:t xml:space="preserve"> be min(</w:t>
      </w:r>
      <w:r w:rsidRPr="00E77497">
        <w:rPr>
          <w:i/>
        </w:rPr>
        <w:t>relativeStart</w:t>
      </w:r>
      <w:r w:rsidRPr="00E77497">
        <w:t>,</w:t>
      </w:r>
      <w:r w:rsidRPr="00E77497">
        <w:rPr>
          <w:i/>
        </w:rPr>
        <w:t xml:space="preserve"> len</w:t>
      </w:r>
      <w:r w:rsidRPr="00E77497">
        <w:t>).</w:t>
      </w:r>
    </w:p>
    <w:p w14:paraId="77DFE7AE" w14:textId="77777777" w:rsidR="00260FF1" w:rsidRPr="00E77497" w:rsidRDefault="00260FF1" w:rsidP="00260FF1">
      <w:pPr>
        <w:pStyle w:val="Alg4"/>
        <w:numPr>
          <w:ilvl w:val="0"/>
          <w:numId w:val="157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63C7F4D2" w14:textId="77777777" w:rsidR="00260FF1" w:rsidRPr="00E77497" w:rsidRDefault="00260FF1" w:rsidP="00260FF1">
      <w:pPr>
        <w:pStyle w:val="Alg4"/>
        <w:numPr>
          <w:ilvl w:val="0"/>
          <w:numId w:val="1573"/>
        </w:numPr>
        <w:contextualSpacing/>
      </w:pPr>
      <w:r>
        <w:t>ReturnIfAbrupt(</w:t>
      </w:r>
      <w:r>
        <w:rPr>
          <w:i/>
        </w:rPr>
        <w:t>relativeEnd</w:t>
      </w:r>
      <w:r>
        <w:t>).</w:t>
      </w:r>
    </w:p>
    <w:p w14:paraId="09080AD0" w14:textId="77777777" w:rsidR="00260FF1" w:rsidRPr="00E77497" w:rsidRDefault="00260FF1" w:rsidP="00260FF1">
      <w:pPr>
        <w:pStyle w:val="Alg4"/>
        <w:numPr>
          <w:ilvl w:val="0"/>
          <w:numId w:val="1573"/>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14937DF8" w14:textId="77777777" w:rsidR="00260FF1" w:rsidRDefault="00260FF1" w:rsidP="00260FF1">
      <w:pPr>
        <w:pStyle w:val="Alg4"/>
        <w:numPr>
          <w:ilvl w:val="0"/>
          <w:numId w:val="1573"/>
        </w:numPr>
      </w:pPr>
      <w:r>
        <w:t xml:space="preserve">Let </w:t>
      </w:r>
      <w:r>
        <w:rPr>
          <w:i/>
          <w:iCs/>
        </w:rPr>
        <w:t>count</w:t>
      </w:r>
      <w:r>
        <w:t xml:space="preserve"> be min(</w:t>
      </w:r>
      <w:r>
        <w:rPr>
          <w:i/>
          <w:iCs/>
        </w:rPr>
        <w:t>final</w:t>
      </w:r>
      <w:r>
        <w:t>-</w:t>
      </w:r>
      <w:r>
        <w:rPr>
          <w:i/>
          <w:iCs/>
        </w:rPr>
        <w:t>from</w:t>
      </w:r>
      <w:r>
        <w:t xml:space="preserve">, </w:t>
      </w:r>
      <w:r>
        <w:rPr>
          <w:i/>
          <w:iCs/>
        </w:rPr>
        <w:t>len</w:t>
      </w:r>
      <w:r>
        <w:t>-</w:t>
      </w:r>
      <w:r>
        <w:rPr>
          <w:i/>
          <w:iCs/>
        </w:rPr>
        <w:t>to</w:t>
      </w:r>
      <w:r>
        <w:t>).</w:t>
      </w:r>
    </w:p>
    <w:p w14:paraId="7954539B" w14:textId="77777777" w:rsidR="00260FF1" w:rsidRDefault="00260FF1" w:rsidP="00260FF1">
      <w:pPr>
        <w:pStyle w:val="Alg4"/>
        <w:numPr>
          <w:ilvl w:val="0"/>
          <w:numId w:val="1573"/>
        </w:numPr>
      </w:pPr>
      <w:r>
        <w:t xml:space="preserve">If </w:t>
      </w:r>
      <w:r>
        <w:rPr>
          <w:i/>
          <w:iCs/>
        </w:rPr>
        <w:t>from</w:t>
      </w:r>
      <w:r>
        <w:t>&lt;</w:t>
      </w:r>
      <w:r>
        <w:rPr>
          <w:i/>
          <w:iCs/>
        </w:rPr>
        <w:t>to</w:t>
      </w:r>
      <w:r>
        <w:t xml:space="preserve"> and </w:t>
      </w:r>
      <w:r>
        <w:rPr>
          <w:i/>
          <w:iCs/>
        </w:rPr>
        <w:t>to</w:t>
      </w:r>
      <w:r w:rsidRPr="000F402B">
        <w:rPr>
          <w:iCs/>
        </w:rPr>
        <w:t>&lt;</w:t>
      </w:r>
      <w:r>
        <w:rPr>
          <w:i/>
          <w:iCs/>
        </w:rPr>
        <w:t>from</w:t>
      </w:r>
      <w:r w:rsidRPr="000F402B">
        <w:rPr>
          <w:iCs/>
        </w:rPr>
        <w:t>+</w:t>
      </w:r>
      <w:r>
        <w:rPr>
          <w:i/>
          <w:iCs/>
        </w:rPr>
        <w:t>count</w:t>
      </w:r>
    </w:p>
    <w:p w14:paraId="33184A36" w14:textId="77777777" w:rsidR="00260FF1" w:rsidRDefault="00260FF1" w:rsidP="00260FF1">
      <w:pPr>
        <w:pStyle w:val="Alg4"/>
        <w:numPr>
          <w:ilvl w:val="1"/>
          <w:numId w:val="1573"/>
        </w:numPr>
      </w:pPr>
      <w:r>
        <w:t xml:space="preserve">Let </w:t>
      </w:r>
      <w:r>
        <w:rPr>
          <w:i/>
          <w:iCs/>
        </w:rPr>
        <w:t>direction</w:t>
      </w:r>
      <w:r>
        <w:t xml:space="preserve"> = -1.</w:t>
      </w:r>
    </w:p>
    <w:p w14:paraId="45E3B87B" w14:textId="77777777" w:rsidR="00260FF1" w:rsidRDefault="00260FF1" w:rsidP="00260FF1">
      <w:pPr>
        <w:pStyle w:val="Alg4"/>
        <w:numPr>
          <w:ilvl w:val="1"/>
          <w:numId w:val="1573"/>
        </w:numPr>
      </w:pPr>
      <w:r>
        <w:t xml:space="preserve">Let </w:t>
      </w:r>
      <w:r>
        <w:rPr>
          <w:i/>
          <w:iCs/>
        </w:rPr>
        <w:t>from</w:t>
      </w:r>
      <w:r>
        <w:t xml:space="preserve"> = </w:t>
      </w:r>
      <w:r>
        <w:rPr>
          <w:i/>
          <w:iCs/>
        </w:rPr>
        <w:t>from</w:t>
      </w:r>
      <w:r>
        <w:t xml:space="preserve"> + </w:t>
      </w:r>
      <w:r>
        <w:rPr>
          <w:i/>
          <w:iCs/>
        </w:rPr>
        <w:t>count</w:t>
      </w:r>
      <w:r>
        <w:t xml:space="preserve"> -1.</w:t>
      </w:r>
    </w:p>
    <w:p w14:paraId="4C292FBC" w14:textId="77777777" w:rsidR="00260FF1" w:rsidRDefault="00260FF1" w:rsidP="00260FF1">
      <w:pPr>
        <w:pStyle w:val="Alg4"/>
        <w:numPr>
          <w:ilvl w:val="1"/>
          <w:numId w:val="1573"/>
        </w:numPr>
      </w:pPr>
      <w:r>
        <w:t xml:space="preserve">Let </w:t>
      </w:r>
      <w:r>
        <w:rPr>
          <w:i/>
          <w:iCs/>
        </w:rPr>
        <w:t>to</w:t>
      </w:r>
      <w:r>
        <w:t xml:space="preserve"> = </w:t>
      </w:r>
      <w:r>
        <w:rPr>
          <w:i/>
          <w:iCs/>
        </w:rPr>
        <w:t>to</w:t>
      </w:r>
      <w:r>
        <w:t xml:space="preserve"> + </w:t>
      </w:r>
      <w:r>
        <w:rPr>
          <w:i/>
          <w:iCs/>
        </w:rPr>
        <w:t>count</w:t>
      </w:r>
      <w:r>
        <w:t xml:space="preserve"> -1.</w:t>
      </w:r>
    </w:p>
    <w:p w14:paraId="63190C19" w14:textId="77777777" w:rsidR="00260FF1" w:rsidRDefault="00260FF1" w:rsidP="00260FF1">
      <w:pPr>
        <w:pStyle w:val="Alg4"/>
        <w:numPr>
          <w:ilvl w:val="0"/>
          <w:numId w:val="1573"/>
        </w:numPr>
      </w:pPr>
      <w:r>
        <w:t>Else,</w:t>
      </w:r>
    </w:p>
    <w:p w14:paraId="52F1FBE3" w14:textId="77777777" w:rsidR="00260FF1" w:rsidRDefault="00260FF1" w:rsidP="00260FF1">
      <w:pPr>
        <w:pStyle w:val="Alg4"/>
        <w:numPr>
          <w:ilvl w:val="1"/>
          <w:numId w:val="1573"/>
        </w:numPr>
      </w:pPr>
      <w:r>
        <w:t xml:space="preserve">Let </w:t>
      </w:r>
      <w:r>
        <w:rPr>
          <w:i/>
          <w:iCs/>
        </w:rPr>
        <w:t>direction</w:t>
      </w:r>
      <w:r>
        <w:t xml:space="preserve"> = 1.</w:t>
      </w:r>
    </w:p>
    <w:p w14:paraId="28592761" w14:textId="77777777" w:rsidR="00260FF1" w:rsidRPr="00E77497" w:rsidRDefault="00260FF1" w:rsidP="00260FF1">
      <w:pPr>
        <w:pStyle w:val="Alg4"/>
        <w:numPr>
          <w:ilvl w:val="0"/>
          <w:numId w:val="1573"/>
        </w:numPr>
      </w:pPr>
      <w:r w:rsidRPr="00E77497">
        <w:t xml:space="preserve">Repeat, while </w:t>
      </w:r>
      <w:r>
        <w:rPr>
          <w:i/>
          <w:iCs/>
        </w:rPr>
        <w:t>count</w:t>
      </w:r>
      <w:r w:rsidRPr="00E77497">
        <w:t xml:space="preserve"> </w:t>
      </w:r>
      <w:r>
        <w:t>&gt;</w:t>
      </w:r>
      <w:r w:rsidRPr="00E77497">
        <w:t xml:space="preserve"> </w:t>
      </w:r>
      <w:r>
        <w:rPr>
          <w:iCs/>
        </w:rPr>
        <w:t>0</w:t>
      </w:r>
    </w:p>
    <w:p w14:paraId="7F488E00" w14:textId="77777777" w:rsidR="00260FF1" w:rsidRPr="00E77497" w:rsidRDefault="00260FF1" w:rsidP="00260FF1">
      <w:pPr>
        <w:pStyle w:val="Alg4"/>
        <w:numPr>
          <w:ilvl w:val="1"/>
          <w:numId w:val="1573"/>
        </w:numPr>
      </w:pPr>
      <w:r w:rsidRPr="00E77497">
        <w:t xml:space="preserve">Let </w:t>
      </w:r>
      <w:r w:rsidRPr="00E77497">
        <w:rPr>
          <w:i/>
        </w:rPr>
        <w:t>from</w:t>
      </w:r>
      <w:r>
        <w:rPr>
          <w:i/>
        </w:rPr>
        <w:t>Key</w:t>
      </w:r>
      <w:r w:rsidRPr="00E77497">
        <w:t xml:space="preserve"> be ToString(</w:t>
      </w:r>
      <w:r>
        <w:rPr>
          <w:i/>
        </w:rPr>
        <w:t>from</w:t>
      </w:r>
      <w:r w:rsidRPr="00E77497">
        <w:t>).</w:t>
      </w:r>
    </w:p>
    <w:p w14:paraId="1D7C8712" w14:textId="77777777" w:rsidR="00260FF1" w:rsidRPr="00E77497" w:rsidRDefault="00260FF1" w:rsidP="00260FF1">
      <w:pPr>
        <w:pStyle w:val="Alg4"/>
        <w:numPr>
          <w:ilvl w:val="1"/>
          <w:numId w:val="1573"/>
        </w:numPr>
      </w:pPr>
      <w:r w:rsidRPr="00E77497">
        <w:t xml:space="preserve">Let </w:t>
      </w:r>
      <w:r w:rsidRPr="00E77497">
        <w:rPr>
          <w:i/>
        </w:rPr>
        <w:t>to</w:t>
      </w:r>
      <w:r>
        <w:rPr>
          <w:i/>
        </w:rPr>
        <w:t>Key</w:t>
      </w:r>
      <w:r w:rsidRPr="00E77497">
        <w:t xml:space="preserve"> be ToString(</w:t>
      </w:r>
      <w:r>
        <w:rPr>
          <w:i/>
        </w:rPr>
        <w:t>to</w:t>
      </w:r>
      <w:r w:rsidRPr="00E77497">
        <w:t>).</w:t>
      </w:r>
    </w:p>
    <w:p w14:paraId="4D5674C3" w14:textId="77777777" w:rsidR="00260FF1" w:rsidRPr="00E77497" w:rsidRDefault="00260FF1" w:rsidP="00260FF1">
      <w:pPr>
        <w:pStyle w:val="Alg4"/>
        <w:numPr>
          <w:ilvl w:val="1"/>
          <w:numId w:val="1573"/>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
        </w:rPr>
        <w:t>Key</w:t>
      </w:r>
      <w:r>
        <w:rPr>
          <w:iCs/>
        </w:rPr>
        <w:t>)</w:t>
      </w:r>
      <w:r w:rsidRPr="00E77497">
        <w:t>.</w:t>
      </w:r>
    </w:p>
    <w:p w14:paraId="08CA31AA" w14:textId="77777777" w:rsidR="00260FF1" w:rsidRDefault="00260FF1" w:rsidP="00260FF1">
      <w:pPr>
        <w:pStyle w:val="Alg3"/>
        <w:numPr>
          <w:ilvl w:val="1"/>
          <w:numId w:val="1573"/>
        </w:numPr>
        <w:tabs>
          <w:tab w:val="left" w:pos="720"/>
        </w:tabs>
      </w:pPr>
      <w:r>
        <w:t>ReturnIfAbrupt(</w:t>
      </w:r>
      <w:r>
        <w:rPr>
          <w:i/>
          <w:iCs/>
        </w:rPr>
        <w:t>fromPresent</w:t>
      </w:r>
      <w:r>
        <w:t>).</w:t>
      </w:r>
    </w:p>
    <w:p w14:paraId="4FDFEB8C" w14:textId="77777777" w:rsidR="00260FF1" w:rsidRPr="00E77497" w:rsidRDefault="00260FF1" w:rsidP="00260FF1">
      <w:pPr>
        <w:pStyle w:val="Alg4"/>
        <w:numPr>
          <w:ilvl w:val="1"/>
          <w:numId w:val="1573"/>
        </w:numPr>
      </w:pPr>
      <w:r w:rsidRPr="00E77497">
        <w:t xml:space="preserve">If </w:t>
      </w:r>
      <w:r w:rsidRPr="00E77497">
        <w:rPr>
          <w:i/>
        </w:rPr>
        <w:t>fromPresent</w:t>
      </w:r>
      <w:r w:rsidRPr="00E77497">
        <w:t xml:space="preserve"> is </w:t>
      </w:r>
      <w:r w:rsidRPr="00E77497">
        <w:rPr>
          <w:b/>
        </w:rPr>
        <w:t>true</w:t>
      </w:r>
      <w:r w:rsidRPr="00E77497">
        <w:t>, then</w:t>
      </w:r>
    </w:p>
    <w:p w14:paraId="5C5C3AD1" w14:textId="77777777" w:rsidR="00260FF1" w:rsidRPr="00E77497" w:rsidRDefault="00260FF1" w:rsidP="00260FF1">
      <w:pPr>
        <w:pStyle w:val="Alg4"/>
        <w:numPr>
          <w:ilvl w:val="2"/>
          <w:numId w:val="1573"/>
        </w:numPr>
      </w:pPr>
      <w:r w:rsidRPr="00E77497">
        <w:t xml:space="preserve">Let </w:t>
      </w:r>
      <w:r w:rsidRPr="00E77497">
        <w:rPr>
          <w:i/>
        </w:rPr>
        <w:t>fromVal</w:t>
      </w:r>
      <w:r w:rsidRPr="00E77497">
        <w:t xml:space="preserve"> be the result of Get</w:t>
      </w:r>
      <w:r>
        <w:t>(</w:t>
      </w:r>
      <w:r w:rsidRPr="00E77497">
        <w:rPr>
          <w:i/>
        </w:rPr>
        <w:t>O</w:t>
      </w:r>
      <w:r>
        <w:t>,</w:t>
      </w:r>
      <w:r w:rsidRPr="00E77497">
        <w:t xml:space="preserve"> </w:t>
      </w:r>
      <w:r w:rsidRPr="00E77497">
        <w:rPr>
          <w:i/>
        </w:rPr>
        <w:t>from</w:t>
      </w:r>
      <w:r>
        <w:rPr>
          <w:i/>
        </w:rPr>
        <w:t>Key</w:t>
      </w:r>
      <w:r>
        <w:rPr>
          <w:iCs/>
        </w:rPr>
        <w:t>)</w:t>
      </w:r>
      <w:r w:rsidRPr="00E77497">
        <w:t>.</w:t>
      </w:r>
    </w:p>
    <w:p w14:paraId="59493F69" w14:textId="77777777" w:rsidR="00260FF1" w:rsidRPr="00E77497" w:rsidRDefault="00260FF1" w:rsidP="00260FF1">
      <w:pPr>
        <w:pStyle w:val="Alg4"/>
        <w:numPr>
          <w:ilvl w:val="2"/>
          <w:numId w:val="1573"/>
        </w:numPr>
        <w:contextualSpacing/>
      </w:pPr>
      <w:r>
        <w:t>ReturnIfAbrupt(</w:t>
      </w:r>
      <w:r>
        <w:rPr>
          <w:i/>
        </w:rPr>
        <w:t>fromVal</w:t>
      </w:r>
      <w:r>
        <w:t>).</w:t>
      </w:r>
    </w:p>
    <w:p w14:paraId="6A129707" w14:textId="77777777" w:rsidR="00260FF1" w:rsidRPr="00E77497" w:rsidRDefault="00260FF1" w:rsidP="00260FF1">
      <w:pPr>
        <w:pStyle w:val="Alg4"/>
        <w:numPr>
          <w:ilvl w:val="2"/>
          <w:numId w:val="1573"/>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to</w:t>
      </w:r>
      <w:r>
        <w:rPr>
          <w:i/>
        </w:rPr>
        <w:t>Key</w:t>
      </w:r>
      <w:r w:rsidRPr="00E77497">
        <w:t xml:space="preserve">, </w:t>
      </w:r>
      <w:r w:rsidRPr="00E77497">
        <w:rPr>
          <w:i/>
        </w:rPr>
        <w:t>fromVal</w:t>
      </w:r>
      <w:r w:rsidRPr="00E77497">
        <w:t xml:space="preserve">, </w:t>
      </w:r>
      <w:r w:rsidRPr="00E77497">
        <w:rPr>
          <w:b/>
        </w:rPr>
        <w:t>true</w:t>
      </w:r>
      <w:r>
        <w:rPr>
          <w:bCs/>
        </w:rPr>
        <w:t>)</w:t>
      </w:r>
      <w:r w:rsidRPr="00E77497">
        <w:t>.</w:t>
      </w:r>
    </w:p>
    <w:p w14:paraId="6638D95B" w14:textId="77777777" w:rsidR="00260FF1" w:rsidRPr="00E77497" w:rsidRDefault="00260FF1" w:rsidP="00260FF1">
      <w:pPr>
        <w:pStyle w:val="Alg4"/>
        <w:numPr>
          <w:ilvl w:val="2"/>
          <w:numId w:val="1573"/>
        </w:numPr>
        <w:contextualSpacing/>
      </w:pPr>
      <w:r>
        <w:t>ReturnIfAbrupt(</w:t>
      </w:r>
      <w:r>
        <w:rPr>
          <w:i/>
        </w:rPr>
        <w:t>putStatus</w:t>
      </w:r>
      <w:r>
        <w:t>).</w:t>
      </w:r>
    </w:p>
    <w:p w14:paraId="2DF774E4" w14:textId="77777777" w:rsidR="00260FF1" w:rsidRPr="00E77497" w:rsidRDefault="00260FF1" w:rsidP="00260FF1">
      <w:pPr>
        <w:pStyle w:val="Alg4"/>
        <w:numPr>
          <w:ilvl w:val="1"/>
          <w:numId w:val="1573"/>
        </w:numPr>
      </w:pPr>
      <w:r w:rsidRPr="00E77497">
        <w:t xml:space="preserve">Else </w:t>
      </w:r>
      <w:r w:rsidRPr="00E77497">
        <w:rPr>
          <w:i/>
        </w:rPr>
        <w:t>fromPresent</w:t>
      </w:r>
      <w:r w:rsidRPr="00E77497">
        <w:t xml:space="preserve"> is </w:t>
      </w:r>
      <w:r w:rsidRPr="00E77497">
        <w:rPr>
          <w:b/>
        </w:rPr>
        <w:t>false</w:t>
      </w:r>
      <w:r w:rsidRPr="00E77497">
        <w:t>,</w:t>
      </w:r>
    </w:p>
    <w:p w14:paraId="094C19D6" w14:textId="77777777" w:rsidR="00260FF1" w:rsidRPr="00E77497" w:rsidRDefault="00260FF1" w:rsidP="00260FF1">
      <w:pPr>
        <w:pStyle w:val="Alg4"/>
        <w:numPr>
          <w:ilvl w:val="2"/>
          <w:numId w:val="1573"/>
        </w:numPr>
      </w:pPr>
      <w:r>
        <w:t xml:space="preserve">Let </w:t>
      </w:r>
      <w:r>
        <w:rPr>
          <w:i/>
        </w:rPr>
        <w:t>delete</w:t>
      </w:r>
      <w:r w:rsidRPr="00377713">
        <w:rPr>
          <w:i/>
        </w:rPr>
        <w:t>Status</w:t>
      </w:r>
      <w:r>
        <w:t xml:space="preserve"> be the result of </w:t>
      </w:r>
      <w:r w:rsidRPr="00E77497">
        <w:t>Delete</w:t>
      </w:r>
      <w:r>
        <w:t>PropertyOrThrow(</w:t>
      </w:r>
      <w:r w:rsidRPr="00E77497">
        <w:rPr>
          <w:i/>
        </w:rPr>
        <w:t>O</w:t>
      </w:r>
      <w:r>
        <w:rPr>
          <w:iCs/>
        </w:rPr>
        <w:t>,</w:t>
      </w:r>
      <w:r w:rsidRPr="00E77497">
        <w:t xml:space="preserve"> </w:t>
      </w:r>
      <w:r w:rsidRPr="00E77497">
        <w:rPr>
          <w:i/>
        </w:rPr>
        <w:t>to</w:t>
      </w:r>
      <w:r>
        <w:rPr>
          <w:i/>
        </w:rPr>
        <w:t>Key</w:t>
      </w:r>
      <w:r>
        <w:t>)</w:t>
      </w:r>
      <w:r w:rsidRPr="00E77497">
        <w:t>.</w:t>
      </w:r>
    </w:p>
    <w:p w14:paraId="4787D366" w14:textId="77777777" w:rsidR="00260FF1" w:rsidRPr="00E77497" w:rsidRDefault="00260FF1" w:rsidP="00260FF1">
      <w:pPr>
        <w:pStyle w:val="Alg4"/>
        <w:numPr>
          <w:ilvl w:val="2"/>
          <w:numId w:val="1573"/>
        </w:numPr>
        <w:contextualSpacing/>
      </w:pPr>
      <w:r>
        <w:t>ReturnIfAbrupt(</w:t>
      </w:r>
      <w:r>
        <w:rPr>
          <w:i/>
        </w:rPr>
        <w:t>deleteStatus</w:t>
      </w:r>
      <w:r>
        <w:t>).</w:t>
      </w:r>
    </w:p>
    <w:p w14:paraId="40C5D3C9" w14:textId="77777777" w:rsidR="00260FF1" w:rsidRDefault="00260FF1" w:rsidP="00260FF1">
      <w:pPr>
        <w:pStyle w:val="Alg4"/>
        <w:numPr>
          <w:ilvl w:val="1"/>
          <w:numId w:val="1573"/>
        </w:numPr>
      </w:pPr>
      <w:r>
        <w:t xml:space="preserve">Let </w:t>
      </w:r>
      <w:r>
        <w:rPr>
          <w:i/>
          <w:iCs/>
        </w:rPr>
        <w:t>from</w:t>
      </w:r>
      <w:r>
        <w:t xml:space="preserve"> be </w:t>
      </w:r>
      <w:r>
        <w:rPr>
          <w:i/>
          <w:iCs/>
        </w:rPr>
        <w:t>from</w:t>
      </w:r>
      <w:r>
        <w:t xml:space="preserve"> + </w:t>
      </w:r>
      <w:r>
        <w:rPr>
          <w:i/>
          <w:iCs/>
        </w:rPr>
        <w:t>direction</w:t>
      </w:r>
      <w:r>
        <w:t>.</w:t>
      </w:r>
    </w:p>
    <w:p w14:paraId="005A96CC" w14:textId="77777777" w:rsidR="00260FF1" w:rsidRPr="00E77497" w:rsidRDefault="00260FF1" w:rsidP="00260FF1">
      <w:pPr>
        <w:pStyle w:val="Alg4"/>
        <w:numPr>
          <w:ilvl w:val="1"/>
          <w:numId w:val="1573"/>
        </w:numPr>
      </w:pPr>
      <w:r>
        <w:t xml:space="preserve">Let </w:t>
      </w:r>
      <w:r>
        <w:rPr>
          <w:i/>
          <w:iCs/>
        </w:rPr>
        <w:t>to</w:t>
      </w:r>
      <w:r>
        <w:t xml:space="preserve"> be </w:t>
      </w:r>
      <w:r>
        <w:rPr>
          <w:i/>
          <w:iCs/>
        </w:rPr>
        <w:t>to</w:t>
      </w:r>
      <w:r>
        <w:t xml:space="preserve"> + </w:t>
      </w:r>
      <w:r>
        <w:rPr>
          <w:i/>
          <w:iCs/>
        </w:rPr>
        <w:t>direction</w:t>
      </w:r>
      <w:r>
        <w:t>.</w:t>
      </w:r>
    </w:p>
    <w:p w14:paraId="2E57BC3E" w14:textId="77777777" w:rsidR="00260FF1" w:rsidRPr="00E77497" w:rsidRDefault="00260FF1" w:rsidP="00260FF1">
      <w:pPr>
        <w:pStyle w:val="Alg4"/>
        <w:numPr>
          <w:ilvl w:val="1"/>
          <w:numId w:val="1573"/>
        </w:numPr>
      </w:pPr>
      <w:r>
        <w:t xml:space="preserve">Let </w:t>
      </w:r>
      <w:r>
        <w:rPr>
          <w:i/>
          <w:iCs/>
        </w:rPr>
        <w:t>count</w:t>
      </w:r>
      <w:r>
        <w:t xml:space="preserve"> be </w:t>
      </w:r>
      <w:r>
        <w:rPr>
          <w:i/>
          <w:iCs/>
        </w:rPr>
        <w:t>count</w:t>
      </w:r>
      <w:r>
        <w:t xml:space="preserve"> - 1.</w:t>
      </w:r>
    </w:p>
    <w:p w14:paraId="76DD6FD6" w14:textId="77777777" w:rsidR="00260FF1" w:rsidRPr="00E77497" w:rsidRDefault="00260FF1" w:rsidP="00260FF1">
      <w:pPr>
        <w:pStyle w:val="Alg4"/>
        <w:numPr>
          <w:ilvl w:val="0"/>
          <w:numId w:val="1573"/>
        </w:numPr>
        <w:spacing w:after="220"/>
      </w:pPr>
      <w:r w:rsidRPr="00E77497">
        <w:t xml:space="preserve">Return </w:t>
      </w:r>
      <w:r>
        <w:rPr>
          <w:i/>
        </w:rPr>
        <w:t>O</w:t>
      </w:r>
      <w:r w:rsidRPr="00E77497">
        <w:t>.</w:t>
      </w:r>
    </w:p>
    <w:p w14:paraId="281860C0"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del w:id="11880" w:author="Rev 19 Allen Wirfs-Brock" w:date="2013-09-10T14:00:00Z">
        <w:r w:rsidDel="002B399F">
          <w:rPr>
            <w:rFonts w:ascii="Courier New" w:hAnsi="Courier New"/>
            <w:b/>
          </w:rPr>
          <w:delText>fill</w:delText>
        </w:r>
        <w:r w:rsidRPr="00E77497" w:rsidDel="002B399F">
          <w:delText xml:space="preserve"> </w:delText>
        </w:r>
      </w:del>
      <w:ins w:id="11881" w:author="Rev 19 Allen Wirfs-Brock" w:date="2013-09-10T14:00:00Z">
        <w:r w:rsidR="002B399F">
          <w:rPr>
            <w:rFonts w:ascii="Courier New" w:hAnsi="Courier New"/>
            <w:b/>
          </w:rPr>
          <w:t>copyWithin</w:t>
        </w:r>
        <w:r w:rsidR="002B399F" w:rsidRPr="00E77497">
          <w:t xml:space="preserve"> </w:t>
        </w:r>
      </w:ins>
      <w:r w:rsidRPr="00E77497">
        <w:t xml:space="preserve">method is </w:t>
      </w:r>
      <w:r>
        <w:rPr>
          <w:b/>
        </w:rPr>
        <w:t>2</w:t>
      </w:r>
      <w:r w:rsidRPr="00E77497">
        <w:t>.</w:t>
      </w:r>
    </w:p>
    <w:p w14:paraId="4A4470E7" w14:textId="77777777" w:rsidR="00260FF1" w:rsidRPr="00E77497" w:rsidRDefault="00260FF1" w:rsidP="00260FF1">
      <w:pPr>
        <w:pStyle w:val="Note"/>
      </w:pPr>
      <w:r>
        <w:t>NOTE 1</w:t>
      </w:r>
      <w:r>
        <w:tab/>
      </w:r>
      <w:r w:rsidRPr="00E77497">
        <w:t xml:space="preserve">The </w:t>
      </w:r>
      <w:r w:rsidRPr="00DE27EB">
        <w:rPr>
          <w:rFonts w:ascii="Courier New" w:hAnsi="Courier New"/>
          <w:b/>
        </w:rPr>
        <w:t>copyWith</w:t>
      </w:r>
      <w:ins w:id="11882" w:author="Rev 19 Allen Wirfs-Brock" w:date="2013-09-10T14:00:00Z">
        <w:r w:rsidR="002B399F">
          <w:rPr>
            <w:rFonts w:ascii="Courier New" w:hAnsi="Courier New"/>
            <w:b/>
          </w:rPr>
          <w:t>in</w:t>
        </w:r>
      </w:ins>
      <w:r w:rsidRPr="00DE27EB">
        <w:rPr>
          <w:rFonts w:ascii="Courier New" w:hAnsi="Courier New"/>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DE27EB">
        <w:rPr>
          <w:rFonts w:ascii="Courier New" w:hAnsi="Courier New"/>
          <w:b/>
        </w:rPr>
        <w:t xml:space="preserve">copyWith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3EAC2EE0" w14:textId="77777777" w:rsidR="00260FF1" w:rsidRDefault="00260FF1" w:rsidP="00260FF1">
      <w:pPr>
        <w:pStyle w:val="40"/>
      </w:pPr>
      <w:bookmarkStart w:id="11883" w:name="_Ref366080787"/>
      <w:r w:rsidRPr="00714C7E">
        <w:t>Array.prototype.entries ( )</w:t>
      </w:r>
      <w:bookmarkEnd w:id="11883"/>
    </w:p>
    <w:p w14:paraId="6E8F22DC" w14:textId="77777777" w:rsidR="00260FF1" w:rsidRPr="00E77497" w:rsidRDefault="00260FF1" w:rsidP="00260FF1">
      <w:r w:rsidRPr="00E77497">
        <w:t>The following steps are taken:</w:t>
      </w:r>
    </w:p>
    <w:p w14:paraId="043949D0" w14:textId="77777777" w:rsidR="00260FF1" w:rsidRPr="00E77497" w:rsidRDefault="00260FF1" w:rsidP="00260FF1">
      <w:pPr>
        <w:pStyle w:val="Alg4"/>
        <w:numPr>
          <w:ilvl w:val="0"/>
          <w:numId w:val="988"/>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24D155A7" w14:textId="77777777" w:rsidR="00260FF1" w:rsidRPr="00E77497" w:rsidRDefault="00260FF1" w:rsidP="00260FF1">
      <w:pPr>
        <w:pStyle w:val="Alg4"/>
        <w:numPr>
          <w:ilvl w:val="0"/>
          <w:numId w:val="988"/>
        </w:numPr>
      </w:pPr>
      <w:r>
        <w:t>ReturnIfAbrupt(</w:t>
      </w:r>
      <w:r>
        <w:rPr>
          <w:i/>
        </w:rPr>
        <w:t>O</w:t>
      </w:r>
      <w:r>
        <w:t>).</w:t>
      </w:r>
    </w:p>
    <w:p w14:paraId="0DCFBE23" w14:textId="77777777" w:rsidR="00260FF1" w:rsidRDefault="00260FF1" w:rsidP="00260FF1">
      <w:pPr>
        <w:pStyle w:val="Alg4"/>
        <w:numPr>
          <w:ilvl w:val="0"/>
          <w:numId w:val="988"/>
        </w:numPr>
        <w:spacing w:after="280"/>
      </w:pPr>
      <w:r>
        <w:t xml:space="preserve">Return the result of calling the CreateArrayIterator abstract operation with arguments </w:t>
      </w:r>
      <w:r>
        <w:rPr>
          <w:i/>
        </w:rPr>
        <w:t>O</w:t>
      </w:r>
      <w:r>
        <w:t xml:space="preserve"> and </w:t>
      </w:r>
      <w:r w:rsidRPr="00E77497">
        <w:rPr>
          <w:b/>
        </w:rPr>
        <w:t>"</w:t>
      </w:r>
      <w:r>
        <w:rPr>
          <w:rFonts w:ascii="Courier New" w:hAnsi="Courier New" w:cs="Courier New"/>
          <w:b/>
        </w:rPr>
        <w:t>key+value</w:t>
      </w:r>
      <w:r w:rsidRPr="00E77497">
        <w:rPr>
          <w:b/>
        </w:rPr>
        <w:t>"</w:t>
      </w:r>
      <w:r>
        <w:t>.</w:t>
      </w:r>
    </w:p>
    <w:p w14:paraId="75BE0FB7" w14:textId="77777777" w:rsidR="00260FF1" w:rsidRDefault="00260FF1" w:rsidP="00260FF1">
      <w:pPr>
        <w:pStyle w:val="40"/>
      </w:pPr>
      <w:bookmarkStart w:id="11884" w:name="_Ref366080386"/>
      <w:r w:rsidRPr="00E77497">
        <w:t>Array.prototype.every ( callbackfn [ , thisArg ] )</w:t>
      </w:r>
      <w:bookmarkEnd w:id="11884"/>
    </w:p>
    <w:p w14:paraId="176DD8DE" w14:textId="77777777"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6C257A03"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74C6BC39" w14:textId="77777777"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14:paraId="072FCFB8" w14:textId="77777777" w:rsidR="00260FF1" w:rsidRPr="00E77497" w:rsidRDefault="00260FF1" w:rsidP="00260FF1">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504086CE" w14:textId="77777777" w:rsidR="00260FF1" w:rsidRPr="00E77497" w:rsidRDefault="00260FF1" w:rsidP="00260FF1">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5680792E" w14:textId="77777777" w:rsidR="00260FF1" w:rsidRPr="00E77497" w:rsidRDefault="00260FF1" w:rsidP="00260FF1">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19B5CC94" w14:textId="77777777" w:rsidR="00260FF1" w:rsidRPr="00E77497" w:rsidRDefault="00260FF1" w:rsidP="00260FF1">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E760EB2" w14:textId="77777777" w:rsidR="00260FF1" w:rsidRDefault="00260FF1" w:rsidP="00260FF1">
      <w:pPr>
        <w:pStyle w:val="Alg4"/>
        <w:numPr>
          <w:ilvl w:val="0"/>
          <w:numId w:val="214"/>
        </w:numPr>
      </w:pPr>
      <w:r>
        <w:t>ReturnIfAbrupt(</w:t>
      </w:r>
      <w:r>
        <w:rPr>
          <w:i/>
        </w:rPr>
        <w:t>O</w:t>
      </w:r>
      <w:r>
        <w:t>).</w:t>
      </w:r>
    </w:p>
    <w:p w14:paraId="421EC710" w14:textId="77777777" w:rsidR="00260FF1" w:rsidRPr="00E77497" w:rsidRDefault="00260FF1" w:rsidP="00260FF1">
      <w:pPr>
        <w:pStyle w:val="Alg4"/>
        <w:numPr>
          <w:ilvl w:val="0"/>
          <w:numId w:val="214"/>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31C78927" w14:textId="77777777" w:rsidR="00260FF1" w:rsidRPr="00E77497" w:rsidRDefault="00260FF1" w:rsidP="00260FF1">
      <w:pPr>
        <w:pStyle w:val="Alg4"/>
        <w:numPr>
          <w:ilvl w:val="0"/>
          <w:numId w:val="21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4EE57CED" w14:textId="77777777" w:rsidR="00260FF1" w:rsidRPr="00E77497" w:rsidRDefault="00260FF1" w:rsidP="00260FF1">
      <w:pPr>
        <w:pStyle w:val="Alg4"/>
        <w:numPr>
          <w:ilvl w:val="0"/>
          <w:numId w:val="214"/>
        </w:numPr>
        <w:contextualSpacing/>
      </w:pPr>
      <w:r>
        <w:t>ReturnIfAbrupt(</w:t>
      </w:r>
      <w:r w:rsidRPr="00E77497">
        <w:rPr>
          <w:i/>
        </w:rPr>
        <w:t>len</w:t>
      </w:r>
      <w:r>
        <w:t>).</w:t>
      </w:r>
    </w:p>
    <w:p w14:paraId="54F66F2E" w14:textId="77777777" w:rsidR="00260FF1" w:rsidRPr="00E77497" w:rsidRDefault="00260FF1" w:rsidP="00260FF1">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D1424CF" w14:textId="77777777" w:rsidR="00260FF1" w:rsidRPr="00E77497" w:rsidRDefault="00260FF1" w:rsidP="00260FF1">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58D4DEA8" w14:textId="77777777" w:rsidR="00260FF1" w:rsidRPr="00E77497" w:rsidRDefault="00260FF1" w:rsidP="00260FF1">
      <w:pPr>
        <w:pStyle w:val="Alg4"/>
        <w:numPr>
          <w:ilvl w:val="0"/>
          <w:numId w:val="214"/>
        </w:numPr>
      </w:pPr>
      <w:r w:rsidRPr="00E77497">
        <w:t xml:space="preserve">Let </w:t>
      </w:r>
      <w:r w:rsidRPr="00E77497">
        <w:rPr>
          <w:i/>
        </w:rPr>
        <w:t>k</w:t>
      </w:r>
      <w:r w:rsidRPr="00E77497">
        <w:t xml:space="preserve"> be 0.</w:t>
      </w:r>
    </w:p>
    <w:p w14:paraId="796EBB7A" w14:textId="77777777" w:rsidR="00260FF1" w:rsidRPr="00E77497" w:rsidRDefault="00260FF1" w:rsidP="00260FF1">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14:paraId="281B3F78" w14:textId="77777777" w:rsidR="00260FF1" w:rsidRPr="00E77497" w:rsidRDefault="00260FF1" w:rsidP="00260FF1">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14:paraId="385E93B8" w14:textId="77777777" w:rsidR="00260FF1" w:rsidRPr="00E77497" w:rsidRDefault="00260FF1" w:rsidP="00260FF1">
      <w:pPr>
        <w:pStyle w:val="Alg4"/>
        <w:numPr>
          <w:ilvl w:val="1"/>
          <w:numId w:val="214"/>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sidRPr="00A30692">
        <w:rPr>
          <w:iCs/>
        </w:rPr>
        <w:t>)</w:t>
      </w:r>
      <w:r w:rsidRPr="00E77497">
        <w:t>.</w:t>
      </w:r>
    </w:p>
    <w:p w14:paraId="1F55CB5E" w14:textId="77777777" w:rsidR="00260FF1" w:rsidRDefault="00260FF1" w:rsidP="00260FF1">
      <w:pPr>
        <w:pStyle w:val="Alg4"/>
        <w:numPr>
          <w:ilvl w:val="1"/>
          <w:numId w:val="214"/>
        </w:numPr>
      </w:pPr>
      <w:r>
        <w:t>ReturnIfAbrupt(</w:t>
      </w:r>
      <w:r>
        <w:rPr>
          <w:i/>
          <w:iCs/>
        </w:rPr>
        <w:t>kPresent</w:t>
      </w:r>
      <w:r>
        <w:t>).</w:t>
      </w:r>
    </w:p>
    <w:p w14:paraId="3967A09A" w14:textId="77777777" w:rsidR="00260FF1" w:rsidRPr="00E77497" w:rsidRDefault="00260FF1" w:rsidP="00260FF1">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14:paraId="57890A69" w14:textId="77777777" w:rsidR="00260FF1" w:rsidRPr="00E77497" w:rsidRDefault="00260FF1" w:rsidP="00260FF1">
      <w:pPr>
        <w:pStyle w:val="Alg4"/>
        <w:numPr>
          <w:ilvl w:val="2"/>
          <w:numId w:val="214"/>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3F614F83" w14:textId="77777777" w:rsidR="00260FF1" w:rsidRPr="00E77497" w:rsidRDefault="00260FF1" w:rsidP="00260FF1">
      <w:pPr>
        <w:pStyle w:val="Alg4"/>
        <w:numPr>
          <w:ilvl w:val="2"/>
          <w:numId w:val="214"/>
        </w:numPr>
        <w:contextualSpacing/>
      </w:pPr>
      <w:r>
        <w:t>ReturnIfAbrupt(</w:t>
      </w:r>
      <w:r>
        <w:rPr>
          <w:i/>
        </w:rPr>
        <w:t>kValue</w:t>
      </w:r>
      <w:r>
        <w:t>).</w:t>
      </w:r>
    </w:p>
    <w:p w14:paraId="1334279D" w14:textId="77777777" w:rsidR="00260FF1" w:rsidRPr="00E77497" w:rsidRDefault="00260FF1" w:rsidP="00260FF1">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 List</w:t>
      </w:r>
      <w:r w:rsidRPr="00E77497">
        <w:t xml:space="preserve">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52E06F67" w14:textId="77777777" w:rsidR="00260FF1" w:rsidRPr="00E77497" w:rsidRDefault="00260FF1" w:rsidP="00260FF1">
      <w:pPr>
        <w:pStyle w:val="Alg4"/>
        <w:numPr>
          <w:ilvl w:val="2"/>
          <w:numId w:val="214"/>
        </w:numPr>
        <w:contextualSpacing/>
      </w:pPr>
      <w:r>
        <w:t>ReturnIfAbrupt(</w:t>
      </w:r>
      <w:r>
        <w:rPr>
          <w:i/>
        </w:rPr>
        <w:t>testResult</w:t>
      </w:r>
      <w:r>
        <w:t>).</w:t>
      </w:r>
    </w:p>
    <w:p w14:paraId="071E9332" w14:textId="77777777" w:rsidR="00260FF1" w:rsidRPr="00E77497" w:rsidRDefault="00260FF1" w:rsidP="00260FF1">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3B01914C" w14:textId="77777777" w:rsidR="00260FF1" w:rsidRPr="00E77497" w:rsidRDefault="00260FF1" w:rsidP="00260FF1">
      <w:pPr>
        <w:pStyle w:val="Alg4"/>
        <w:numPr>
          <w:ilvl w:val="1"/>
          <w:numId w:val="214"/>
        </w:numPr>
      </w:pPr>
      <w:r w:rsidRPr="00E77497">
        <w:t xml:space="preserve">Increase </w:t>
      </w:r>
      <w:r w:rsidRPr="00E77497">
        <w:rPr>
          <w:i/>
        </w:rPr>
        <w:t>k</w:t>
      </w:r>
      <w:r w:rsidRPr="00E77497">
        <w:t xml:space="preserve"> by 1.</w:t>
      </w:r>
    </w:p>
    <w:p w14:paraId="462FE9ED" w14:textId="77777777" w:rsidR="00260FF1" w:rsidRPr="00E77497" w:rsidRDefault="00260FF1" w:rsidP="00260FF1">
      <w:pPr>
        <w:pStyle w:val="Alg4"/>
        <w:numPr>
          <w:ilvl w:val="0"/>
          <w:numId w:val="214"/>
        </w:numPr>
        <w:spacing w:after="120"/>
      </w:pPr>
      <w:r w:rsidRPr="00E77497">
        <w:t xml:space="preserve">Return </w:t>
      </w:r>
      <w:r w:rsidRPr="00E77497">
        <w:rPr>
          <w:b/>
        </w:rPr>
        <w:t>true</w:t>
      </w:r>
      <w:r w:rsidRPr="00E77497">
        <w:t>.</w:t>
      </w:r>
    </w:p>
    <w:p w14:paraId="372DF05B"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786AA2EE"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DF9766E" w14:textId="77777777" w:rsidR="00260FF1" w:rsidRPr="00E77497" w:rsidRDefault="00260FF1" w:rsidP="00260FF1">
      <w:pPr>
        <w:pStyle w:val="40"/>
      </w:pPr>
      <w:bookmarkStart w:id="11885" w:name="_Ref366080808"/>
      <w:r w:rsidRPr="00E77497">
        <w:t>Array.prototype.</w:t>
      </w:r>
      <w:r>
        <w:t>fill</w:t>
      </w:r>
      <w:r w:rsidRPr="00E77497">
        <w:t xml:space="preserve"> (</w:t>
      </w:r>
      <w:r>
        <w:t xml:space="preserve">value, </w:t>
      </w:r>
      <w:r w:rsidRPr="00E77497">
        <w:t>start</w:t>
      </w:r>
      <w:r>
        <w:t xml:space="preserve"> = 0</w:t>
      </w:r>
      <w:r w:rsidRPr="00E77497">
        <w:t>, end</w:t>
      </w:r>
      <w:r>
        <w:t xml:space="preserve"> = this.length</w:t>
      </w:r>
      <w:r w:rsidRPr="00E77497">
        <w:t>)</w:t>
      </w:r>
      <w:bookmarkEnd w:id="11885"/>
    </w:p>
    <w:p w14:paraId="56411813" w14:textId="77777777" w:rsidR="00260FF1" w:rsidRPr="00E77497" w:rsidRDefault="00260FF1" w:rsidP="00260FF1">
      <w:r w:rsidRPr="00E77497">
        <w:t xml:space="preserve">The </w:t>
      </w:r>
      <w:r>
        <w:rPr>
          <w:rFonts w:ascii="Courier New" w:hAnsi="Courier New"/>
          <w:b/>
        </w:rPr>
        <w:t>fill</w:t>
      </w:r>
      <w:r w:rsidRPr="00E77497">
        <w:t xml:space="preserve"> method takes </w:t>
      </w:r>
      <w:r>
        <w:t>up to three</w:t>
      </w:r>
      <w:r w:rsidRPr="00E77497">
        <w:t xml:space="preserve"> arguments</w:t>
      </w:r>
      <w:r>
        <w:t xml:space="preserve"> </w:t>
      </w:r>
      <w:r w:rsidRPr="005F26F0">
        <w:rPr>
          <w:rFonts w:ascii="Times New Roman" w:hAnsi="Times New Roman"/>
          <w:i/>
        </w:rPr>
        <w:t>value</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start</w:t>
      </w:r>
      <w:r>
        <w:rPr>
          <w:i/>
          <w:iCs/>
        </w:rPr>
        <w:t xml:space="preserve"> </w:t>
      </w:r>
      <w:r w:rsidRPr="005F26F0">
        <w:t>and</w:t>
      </w:r>
      <w:r>
        <w:rPr>
          <w:i/>
          <w:iCs/>
        </w:rPr>
        <w:t xml:space="preserve"> </w:t>
      </w:r>
      <w:r w:rsidRPr="005F26F0">
        <w:rPr>
          <w:rFonts w:ascii="Times New Roman" w:hAnsi="Times New Roman"/>
          <w:i/>
        </w:rPr>
        <w:t>end</w:t>
      </w:r>
      <w:r>
        <w:t xml:space="preserve"> arguments are optional with default values of 0 and the length of the </w:t>
      </w:r>
      <w:r w:rsidRPr="00C25482">
        <w:rPr>
          <w:b/>
          <w:bCs/>
        </w:rPr>
        <w:t>this</w:t>
      </w:r>
      <w:r>
        <w:t xml:space="preserve"> object. </w:t>
      </w:r>
      <w:r w:rsidRPr="00E77497">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14:paraId="1A4580FF" w14:textId="77777777" w:rsidR="00260FF1" w:rsidRPr="00E77497" w:rsidRDefault="00260FF1" w:rsidP="00260FF1">
      <w:pPr>
        <w:pStyle w:val="Alg4"/>
        <w:numPr>
          <w:ilvl w:val="0"/>
          <w:numId w:val="157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7728648" w14:textId="77777777" w:rsidR="00260FF1" w:rsidRDefault="00260FF1" w:rsidP="00260FF1">
      <w:pPr>
        <w:pStyle w:val="Alg4"/>
        <w:numPr>
          <w:ilvl w:val="0"/>
          <w:numId w:val="1572"/>
        </w:numPr>
      </w:pPr>
      <w:r>
        <w:t>ReturnIfAbrupt(</w:t>
      </w:r>
      <w:r>
        <w:rPr>
          <w:i/>
        </w:rPr>
        <w:t>O</w:t>
      </w:r>
      <w:r>
        <w:t>).</w:t>
      </w:r>
    </w:p>
    <w:p w14:paraId="7F967B94" w14:textId="77777777" w:rsidR="00260FF1" w:rsidRPr="00E77497" w:rsidRDefault="00260FF1" w:rsidP="00260FF1">
      <w:pPr>
        <w:pStyle w:val="Alg4"/>
        <w:numPr>
          <w:ilvl w:val="0"/>
          <w:numId w:val="157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4B0FCDAF" w14:textId="77777777" w:rsidR="00260FF1" w:rsidRPr="00E77497" w:rsidRDefault="00260FF1" w:rsidP="00260FF1">
      <w:pPr>
        <w:pStyle w:val="Alg4"/>
        <w:numPr>
          <w:ilvl w:val="0"/>
          <w:numId w:val="157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38528239" w14:textId="77777777" w:rsidR="00260FF1" w:rsidRPr="00E77497" w:rsidRDefault="00260FF1" w:rsidP="00260FF1">
      <w:pPr>
        <w:pStyle w:val="Alg4"/>
        <w:numPr>
          <w:ilvl w:val="0"/>
          <w:numId w:val="1572"/>
        </w:numPr>
        <w:contextualSpacing/>
      </w:pPr>
      <w:r>
        <w:t>ReturnIfAbrupt(</w:t>
      </w:r>
      <w:r w:rsidRPr="00E77497">
        <w:rPr>
          <w:i/>
        </w:rPr>
        <w:t>len</w:t>
      </w:r>
      <w:r>
        <w:t>).</w:t>
      </w:r>
    </w:p>
    <w:p w14:paraId="505AA1C4" w14:textId="77777777" w:rsidR="00260FF1" w:rsidRDefault="00260FF1" w:rsidP="00260FF1">
      <w:pPr>
        <w:pStyle w:val="Alg4"/>
        <w:numPr>
          <w:ilvl w:val="0"/>
          <w:numId w:val="1572"/>
        </w:numPr>
      </w:pPr>
      <w:r>
        <w:t xml:space="preserve">Let </w:t>
      </w:r>
      <w:r>
        <w:rPr>
          <w:i/>
          <w:iCs/>
        </w:rPr>
        <w:t>len</w:t>
      </w:r>
      <w:r>
        <w:t xml:space="preserve"> be max(</w:t>
      </w:r>
      <w:r>
        <w:rPr>
          <w:i/>
          <w:iCs/>
        </w:rPr>
        <w:t>len</w:t>
      </w:r>
      <w:r>
        <w:t>, 0).</w:t>
      </w:r>
    </w:p>
    <w:p w14:paraId="3FFCCCF8" w14:textId="77777777" w:rsidR="00260FF1" w:rsidRPr="00E77497" w:rsidRDefault="00260FF1" w:rsidP="00260FF1">
      <w:pPr>
        <w:pStyle w:val="Alg4"/>
        <w:numPr>
          <w:ilvl w:val="0"/>
          <w:numId w:val="1572"/>
        </w:numPr>
      </w:pPr>
      <w:r w:rsidRPr="00E77497">
        <w:t xml:space="preserve">Let </w:t>
      </w:r>
      <w:r w:rsidRPr="00E77497">
        <w:rPr>
          <w:i/>
        </w:rPr>
        <w:t>relativeStart</w:t>
      </w:r>
      <w:r w:rsidRPr="00E77497">
        <w:t xml:space="preserve"> be ToInteger(</w:t>
      </w:r>
      <w:r w:rsidRPr="00E77497">
        <w:rPr>
          <w:i/>
        </w:rPr>
        <w:t>start</w:t>
      </w:r>
      <w:r w:rsidRPr="00E77497">
        <w:t>).</w:t>
      </w:r>
    </w:p>
    <w:p w14:paraId="60502E18" w14:textId="77777777" w:rsidR="00260FF1" w:rsidRPr="00E77497" w:rsidRDefault="00260FF1" w:rsidP="00260FF1">
      <w:pPr>
        <w:pStyle w:val="Alg4"/>
        <w:numPr>
          <w:ilvl w:val="0"/>
          <w:numId w:val="1572"/>
        </w:numPr>
        <w:contextualSpacing/>
      </w:pPr>
      <w:r>
        <w:t>ReturnIfAbrupt(</w:t>
      </w:r>
      <w:r>
        <w:rPr>
          <w:i/>
        </w:rPr>
        <w:t>relativeStart</w:t>
      </w:r>
      <w:r>
        <w:t>).</w:t>
      </w:r>
    </w:p>
    <w:p w14:paraId="7F052D0D" w14:textId="77777777" w:rsidR="00260FF1" w:rsidRPr="00E77497" w:rsidRDefault="00260FF1" w:rsidP="00260FF1">
      <w:pPr>
        <w:pStyle w:val="Alg4"/>
        <w:numPr>
          <w:ilvl w:val="0"/>
          <w:numId w:val="1572"/>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049E3FDE" w14:textId="77777777" w:rsidR="00260FF1" w:rsidRPr="00E77497" w:rsidRDefault="00260FF1" w:rsidP="00260FF1">
      <w:pPr>
        <w:pStyle w:val="Alg4"/>
        <w:numPr>
          <w:ilvl w:val="0"/>
          <w:numId w:val="1572"/>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4604C9BE" w14:textId="77777777" w:rsidR="00260FF1" w:rsidRPr="00E77497" w:rsidRDefault="00260FF1" w:rsidP="00260FF1">
      <w:pPr>
        <w:pStyle w:val="Alg4"/>
        <w:numPr>
          <w:ilvl w:val="0"/>
          <w:numId w:val="1572"/>
        </w:numPr>
        <w:contextualSpacing/>
      </w:pPr>
      <w:r>
        <w:t>ReturnIfAbrupt(</w:t>
      </w:r>
      <w:r>
        <w:rPr>
          <w:i/>
        </w:rPr>
        <w:t>relativeEnd</w:t>
      </w:r>
      <w:r>
        <w:t>).</w:t>
      </w:r>
    </w:p>
    <w:p w14:paraId="40BC4A4D" w14:textId="77777777" w:rsidR="00260FF1" w:rsidRPr="00E77497" w:rsidRDefault="00260FF1" w:rsidP="00260FF1">
      <w:pPr>
        <w:pStyle w:val="Alg4"/>
        <w:numPr>
          <w:ilvl w:val="0"/>
          <w:numId w:val="1572"/>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127B425E" w14:textId="77777777" w:rsidR="00260FF1" w:rsidRPr="00E77497" w:rsidRDefault="00260FF1" w:rsidP="00260FF1">
      <w:pPr>
        <w:pStyle w:val="Alg4"/>
        <w:numPr>
          <w:ilvl w:val="0"/>
          <w:numId w:val="1572"/>
        </w:numPr>
      </w:pPr>
      <w:r w:rsidRPr="00E77497">
        <w:t xml:space="preserve">Repeat, while </w:t>
      </w:r>
      <w:r w:rsidRPr="00E77497">
        <w:rPr>
          <w:i/>
        </w:rPr>
        <w:t>k</w:t>
      </w:r>
      <w:r w:rsidRPr="00E77497">
        <w:t xml:space="preserve"> &lt; </w:t>
      </w:r>
      <w:r w:rsidRPr="00E77497">
        <w:rPr>
          <w:i/>
        </w:rPr>
        <w:t>final</w:t>
      </w:r>
    </w:p>
    <w:p w14:paraId="1DADD430" w14:textId="77777777" w:rsidR="00260FF1" w:rsidRPr="00E77497" w:rsidRDefault="00260FF1" w:rsidP="00260FF1">
      <w:pPr>
        <w:pStyle w:val="Alg4"/>
        <w:numPr>
          <w:ilvl w:val="1"/>
          <w:numId w:val="1572"/>
        </w:numPr>
      </w:pPr>
      <w:r w:rsidRPr="00E77497">
        <w:t xml:space="preserve">Let </w:t>
      </w:r>
      <w:r w:rsidRPr="00E77497">
        <w:rPr>
          <w:i/>
        </w:rPr>
        <w:t>Pk</w:t>
      </w:r>
      <w:r w:rsidRPr="00E77497">
        <w:t xml:space="preserve"> be ToString(</w:t>
      </w:r>
      <w:r w:rsidRPr="00E77497">
        <w:rPr>
          <w:i/>
        </w:rPr>
        <w:t>k</w:t>
      </w:r>
      <w:r w:rsidRPr="00E77497">
        <w:t>).</w:t>
      </w:r>
    </w:p>
    <w:p w14:paraId="30B1E638" w14:textId="77777777" w:rsidR="00260FF1" w:rsidRPr="00E77497" w:rsidRDefault="00260FF1" w:rsidP="00260FF1">
      <w:pPr>
        <w:pStyle w:val="Alg4"/>
        <w:numPr>
          <w:ilvl w:val="1"/>
          <w:numId w:val="1572"/>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Pk</w:t>
      </w:r>
      <w:r w:rsidRPr="00E77497">
        <w:t xml:space="preserve">, </w:t>
      </w:r>
      <w:r>
        <w:rPr>
          <w:i/>
        </w:rPr>
        <w:t>v</w:t>
      </w:r>
      <w:r w:rsidRPr="00E77497">
        <w:rPr>
          <w:i/>
        </w:rPr>
        <w:t>alue</w:t>
      </w:r>
      <w:r w:rsidRPr="00E77497">
        <w:t xml:space="preserve">, </w:t>
      </w:r>
      <w:r w:rsidRPr="00E77497">
        <w:rPr>
          <w:b/>
        </w:rPr>
        <w:t>true</w:t>
      </w:r>
      <w:r>
        <w:rPr>
          <w:bCs/>
        </w:rPr>
        <w:t>)</w:t>
      </w:r>
      <w:r w:rsidRPr="00E77497">
        <w:t>.</w:t>
      </w:r>
    </w:p>
    <w:p w14:paraId="33D9AF56" w14:textId="77777777" w:rsidR="00260FF1" w:rsidRPr="00E77497" w:rsidRDefault="00260FF1" w:rsidP="00260FF1">
      <w:pPr>
        <w:pStyle w:val="Alg4"/>
        <w:numPr>
          <w:ilvl w:val="1"/>
          <w:numId w:val="1572"/>
        </w:numPr>
        <w:contextualSpacing/>
      </w:pPr>
      <w:r>
        <w:t>ReturnIfAbrupt(</w:t>
      </w:r>
      <w:r>
        <w:rPr>
          <w:i/>
        </w:rPr>
        <w:t>putStatus</w:t>
      </w:r>
      <w:r>
        <w:t>).</w:t>
      </w:r>
    </w:p>
    <w:p w14:paraId="41284A89" w14:textId="77777777" w:rsidR="00260FF1" w:rsidRPr="00E77497" w:rsidRDefault="00260FF1" w:rsidP="00260FF1">
      <w:pPr>
        <w:pStyle w:val="Alg4"/>
        <w:numPr>
          <w:ilvl w:val="1"/>
          <w:numId w:val="1572"/>
        </w:numPr>
      </w:pPr>
      <w:r w:rsidRPr="00E77497">
        <w:t xml:space="preserve">Increase </w:t>
      </w:r>
      <w:r w:rsidRPr="00E77497">
        <w:rPr>
          <w:i/>
        </w:rPr>
        <w:t>k</w:t>
      </w:r>
      <w:r w:rsidRPr="00E77497">
        <w:t xml:space="preserve"> by 1.</w:t>
      </w:r>
    </w:p>
    <w:p w14:paraId="41C050DF" w14:textId="77777777" w:rsidR="00260FF1" w:rsidRPr="00E77497" w:rsidRDefault="00260FF1" w:rsidP="00260FF1">
      <w:pPr>
        <w:pStyle w:val="Alg4"/>
        <w:numPr>
          <w:ilvl w:val="0"/>
          <w:numId w:val="1572"/>
        </w:numPr>
        <w:spacing w:after="220"/>
      </w:pPr>
      <w:r w:rsidRPr="00E77497">
        <w:t xml:space="preserve">Return </w:t>
      </w:r>
      <w:r>
        <w:rPr>
          <w:i/>
        </w:rPr>
        <w:t>O</w:t>
      </w:r>
      <w:r w:rsidRPr="00E77497">
        <w:t>.</w:t>
      </w:r>
    </w:p>
    <w:p w14:paraId="09EB5275"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r>
        <w:rPr>
          <w:rFonts w:ascii="Courier New" w:hAnsi="Courier New"/>
          <w:b/>
        </w:rPr>
        <w:t>fill</w:t>
      </w:r>
      <w:r w:rsidRPr="00E77497">
        <w:t xml:space="preserve"> method is </w:t>
      </w:r>
      <w:r>
        <w:rPr>
          <w:b/>
        </w:rPr>
        <w:t>1</w:t>
      </w:r>
      <w:r w:rsidRPr="00E77497">
        <w:t>.</w:t>
      </w:r>
    </w:p>
    <w:p w14:paraId="23C70502" w14:textId="77777777" w:rsidR="00260FF1" w:rsidRPr="00E77497" w:rsidRDefault="00260FF1" w:rsidP="00260FF1">
      <w:pPr>
        <w:pStyle w:val="Note"/>
      </w:pPr>
      <w:r>
        <w:t>NOTE 1</w:t>
      </w:r>
      <w:r>
        <w:tab/>
      </w:r>
      <w:r w:rsidRPr="00E77497">
        <w:t xml:space="preserve">The </w:t>
      </w:r>
      <w:r>
        <w:rPr>
          <w:rFonts w:ascii="Courier New" w:hAnsi="Courier New"/>
          <w:b/>
        </w:rPr>
        <w:t>fill</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b/>
        </w:rPr>
        <w:t>fill</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517E18A" w14:textId="77777777" w:rsidR="00260FF1" w:rsidRDefault="00260FF1" w:rsidP="00260FF1">
      <w:pPr>
        <w:pStyle w:val="40"/>
      </w:pPr>
      <w:bookmarkStart w:id="11886" w:name="_Ref366080822"/>
      <w:r w:rsidRPr="00A00059">
        <w:t>Array.prototype.filter ( callbackfn [ , thisArg ] )</w:t>
      </w:r>
      <w:bookmarkEnd w:id="11886"/>
    </w:p>
    <w:p w14:paraId="20342D5F" w14:textId="77777777"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0CBD5EDF"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57ED3DD1" w14:textId="77777777"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14:paraId="43696C98" w14:textId="77777777" w:rsidR="00260FF1" w:rsidRPr="00E77497" w:rsidRDefault="00260FF1" w:rsidP="00260FF1">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3E77CBC0" w14:textId="77777777" w:rsidR="00260FF1" w:rsidRPr="00E77497" w:rsidRDefault="00260FF1" w:rsidP="00260FF1">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14D05800" w14:textId="77777777" w:rsidR="00260FF1" w:rsidRPr="00E77497" w:rsidRDefault="00260FF1" w:rsidP="00260FF1">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17CCA3E9" w14:textId="77777777" w:rsidR="00260FF1" w:rsidRPr="00E77497" w:rsidRDefault="00260FF1" w:rsidP="00260FF1">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0B8E60E" w14:textId="77777777" w:rsidR="00260FF1" w:rsidRDefault="00260FF1" w:rsidP="00260FF1">
      <w:pPr>
        <w:pStyle w:val="Alg4"/>
        <w:numPr>
          <w:ilvl w:val="0"/>
          <w:numId w:val="218"/>
        </w:numPr>
      </w:pPr>
      <w:r>
        <w:t>ReturnIfAbrupt(</w:t>
      </w:r>
      <w:r>
        <w:rPr>
          <w:i/>
        </w:rPr>
        <w:t>O</w:t>
      </w:r>
      <w:r>
        <w:t>).</w:t>
      </w:r>
    </w:p>
    <w:p w14:paraId="705E7AB4" w14:textId="77777777" w:rsidR="00260FF1" w:rsidRPr="00E77497" w:rsidRDefault="00260FF1" w:rsidP="00260FF1">
      <w:pPr>
        <w:pStyle w:val="Alg4"/>
        <w:numPr>
          <w:ilvl w:val="0"/>
          <w:numId w:val="21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73964080" w14:textId="77777777" w:rsidR="00260FF1" w:rsidRPr="00E77497" w:rsidRDefault="00260FF1" w:rsidP="00260FF1">
      <w:pPr>
        <w:pStyle w:val="Alg4"/>
        <w:numPr>
          <w:ilvl w:val="0"/>
          <w:numId w:val="21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66356B1B" w14:textId="77777777" w:rsidR="00260FF1" w:rsidRPr="00E77497" w:rsidRDefault="00260FF1" w:rsidP="00260FF1">
      <w:pPr>
        <w:pStyle w:val="Alg4"/>
        <w:numPr>
          <w:ilvl w:val="0"/>
          <w:numId w:val="218"/>
        </w:numPr>
        <w:contextualSpacing/>
      </w:pPr>
      <w:r>
        <w:t>ReturnIfAbrupt(</w:t>
      </w:r>
      <w:r w:rsidRPr="00E77497">
        <w:rPr>
          <w:i/>
        </w:rPr>
        <w:t>len</w:t>
      </w:r>
      <w:r>
        <w:t>).</w:t>
      </w:r>
    </w:p>
    <w:p w14:paraId="2A5AC759" w14:textId="77777777" w:rsidR="00260FF1" w:rsidRPr="00E77497" w:rsidRDefault="00260FF1" w:rsidP="00260FF1">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79E6151" w14:textId="77777777" w:rsidR="00260FF1" w:rsidRPr="00E77497" w:rsidRDefault="00260FF1" w:rsidP="00260FF1">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2086547" w14:textId="77777777" w:rsidR="00260FF1" w:rsidRDefault="00260FF1" w:rsidP="00260FF1">
      <w:pPr>
        <w:pStyle w:val="Alg4"/>
        <w:numPr>
          <w:ilvl w:val="0"/>
          <w:numId w:val="218"/>
        </w:numPr>
      </w:pPr>
      <w:r>
        <w:t xml:space="preserve">Let </w:t>
      </w:r>
      <w:r>
        <w:rPr>
          <w:i/>
          <w:iCs/>
        </w:rPr>
        <w:t>A</w:t>
      </w:r>
      <w:r>
        <w:t xml:space="preserve"> be </w:t>
      </w:r>
      <w:r>
        <w:rPr>
          <w:b/>
          <w:bCs/>
        </w:rPr>
        <w:t>undefined</w:t>
      </w:r>
      <w:r>
        <w:t>.</w:t>
      </w:r>
    </w:p>
    <w:p w14:paraId="67220A37" w14:textId="77777777" w:rsidR="00260FF1" w:rsidRDefault="00260FF1" w:rsidP="00260FF1">
      <w:pPr>
        <w:pStyle w:val="Alg4"/>
        <w:numPr>
          <w:ilvl w:val="0"/>
          <w:numId w:val="218"/>
        </w:numPr>
      </w:pPr>
      <w:r>
        <w:t xml:space="preserve">If </w:t>
      </w:r>
      <w:r w:rsidRPr="00E77497">
        <w:rPr>
          <w:i/>
        </w:rPr>
        <w:t>O</w:t>
      </w:r>
      <w:r>
        <w:t xml:space="preserve"> is an </w:t>
      </w:r>
      <w:r w:rsidRPr="00E77497">
        <w:t xml:space="preserve"> </w:t>
      </w:r>
      <w:r>
        <w:t>exotic Array object, then</w:t>
      </w:r>
    </w:p>
    <w:p w14:paraId="1FEECD61" w14:textId="77777777" w:rsidR="00260FF1" w:rsidRDefault="00260FF1" w:rsidP="00260FF1">
      <w:pPr>
        <w:pStyle w:val="Alg4"/>
        <w:numPr>
          <w:ilvl w:val="1"/>
          <w:numId w:val="218"/>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14:paraId="2749BD35" w14:textId="77777777" w:rsidR="00260FF1" w:rsidRDefault="00260FF1" w:rsidP="00260FF1">
      <w:pPr>
        <w:pStyle w:val="Alg4"/>
        <w:numPr>
          <w:ilvl w:val="1"/>
          <w:numId w:val="218"/>
        </w:numPr>
      </w:pPr>
      <w:r>
        <w:t>ReturnIfAbrupt(</w:t>
      </w:r>
      <w:r>
        <w:rPr>
          <w:i/>
        </w:rPr>
        <w:t>C</w:t>
      </w:r>
      <w:r>
        <w:t>).</w:t>
      </w:r>
    </w:p>
    <w:p w14:paraId="52EC7238" w14:textId="77777777" w:rsidR="00AA4304" w:rsidRDefault="00AA4304" w:rsidP="00AA4304">
      <w:pPr>
        <w:pStyle w:val="Alg4"/>
        <w:numPr>
          <w:ilvl w:val="1"/>
          <w:numId w:val="218"/>
        </w:numPr>
        <w:rPr>
          <w:ins w:id="11887" w:author="Rev 19 Allen Wirfs-Brock" w:date="2013-09-11T14:54:00Z"/>
        </w:rPr>
      </w:pPr>
      <w:ins w:id="11888" w:author="Rev 19 Allen Wirfs-Brock" w:date="2013-09-11T14:54:00Z">
        <w:r>
          <w:t xml:space="preserve">If </w:t>
        </w:r>
        <w:r>
          <w:rPr>
            <w:i/>
          </w:rPr>
          <w:t>C</w:t>
        </w:r>
        <w:r>
          <w:t xml:space="preserve"> does not have a [[GlobalArray]] internal data property, then</w:t>
        </w:r>
      </w:ins>
    </w:p>
    <w:p w14:paraId="53E6B19F" w14:textId="77777777" w:rsidR="00260FF1" w:rsidRDefault="00260FF1" w:rsidP="006A78DC">
      <w:pPr>
        <w:pStyle w:val="Alg4"/>
        <w:numPr>
          <w:ilvl w:val="2"/>
          <w:numId w:val="218"/>
        </w:numPr>
      </w:pPr>
      <w:r>
        <w:t>If IsConstructor(</w:t>
      </w:r>
      <w:r w:rsidRPr="00924A5A">
        <w:rPr>
          <w:i/>
        </w:rPr>
        <w:t>C</w:t>
      </w:r>
      <w:r>
        <w:t xml:space="preserve">) is </w:t>
      </w:r>
      <w:r w:rsidRPr="00924A5A">
        <w:rPr>
          <w:b/>
        </w:rPr>
        <w:t>true</w:t>
      </w:r>
      <w:r>
        <w:t>, then</w:t>
      </w:r>
    </w:p>
    <w:p w14:paraId="54391473" w14:textId="77777777" w:rsidR="00260FF1" w:rsidRDefault="00260FF1" w:rsidP="006A78DC">
      <w:pPr>
        <w:pStyle w:val="Alg4"/>
        <w:numPr>
          <w:ilvl w:val="3"/>
          <w:numId w:val="218"/>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11889"/>
      <w:r>
        <w:t xml:space="preserve">with an argument list containing the single item </w:t>
      </w:r>
      <w:r>
        <w:rPr>
          <w:iCs/>
        </w:rPr>
        <w:t>0</w:t>
      </w:r>
      <w:r>
        <w:t>.</w:t>
      </w:r>
      <w:commentRangeEnd w:id="11889"/>
      <w:r>
        <w:rPr>
          <w:rStyle w:val="af6"/>
          <w:rFonts w:ascii="Arial" w:eastAsia="MS Mincho" w:hAnsi="Arial"/>
          <w:spacing w:val="0"/>
          <w:lang w:eastAsia="ja-JP"/>
        </w:rPr>
        <w:commentReference w:id="11889"/>
      </w:r>
    </w:p>
    <w:p w14:paraId="2CD26B00" w14:textId="77777777" w:rsidR="00260FF1" w:rsidRDefault="00260FF1" w:rsidP="00260FF1">
      <w:pPr>
        <w:pStyle w:val="Alg4"/>
        <w:numPr>
          <w:ilvl w:val="0"/>
          <w:numId w:val="218"/>
        </w:numPr>
      </w:pPr>
      <w:r>
        <w:t xml:space="preserve">If </w:t>
      </w:r>
      <w:r>
        <w:rPr>
          <w:i/>
          <w:iCs/>
        </w:rPr>
        <w:t>A</w:t>
      </w:r>
      <w:r>
        <w:t xml:space="preserve"> is </w:t>
      </w:r>
      <w:r>
        <w:rPr>
          <w:b/>
          <w:bCs/>
        </w:rPr>
        <w:t>undefined</w:t>
      </w:r>
      <w:r>
        <w:t>, then</w:t>
      </w:r>
    </w:p>
    <w:p w14:paraId="1F5FB612" w14:textId="77777777" w:rsidR="00260FF1" w:rsidRPr="00E77497" w:rsidRDefault="00260FF1" w:rsidP="00260FF1">
      <w:pPr>
        <w:pStyle w:val="Alg4"/>
        <w:numPr>
          <w:ilvl w:val="1"/>
          <w:numId w:val="218"/>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14:paraId="35D88690" w14:textId="77777777" w:rsidR="00260FF1" w:rsidRDefault="00260FF1" w:rsidP="00260FF1">
      <w:pPr>
        <w:pStyle w:val="Alg4"/>
        <w:numPr>
          <w:ilvl w:val="0"/>
          <w:numId w:val="218"/>
        </w:numPr>
      </w:pPr>
      <w:r>
        <w:t>ReturnIfAbrupt(</w:t>
      </w:r>
      <w:r>
        <w:rPr>
          <w:i/>
        </w:rPr>
        <w:t>A</w:t>
      </w:r>
      <w:r>
        <w:t>).</w:t>
      </w:r>
    </w:p>
    <w:p w14:paraId="4EAF1ABA" w14:textId="77777777" w:rsidR="00260FF1" w:rsidRPr="00E77497" w:rsidRDefault="00260FF1" w:rsidP="00260FF1">
      <w:pPr>
        <w:pStyle w:val="Alg4"/>
        <w:numPr>
          <w:ilvl w:val="0"/>
          <w:numId w:val="218"/>
        </w:numPr>
      </w:pPr>
      <w:r w:rsidRPr="00E77497">
        <w:t xml:space="preserve">Let </w:t>
      </w:r>
      <w:r w:rsidRPr="00E77497">
        <w:rPr>
          <w:i/>
        </w:rPr>
        <w:t>k</w:t>
      </w:r>
      <w:r w:rsidRPr="00E77497">
        <w:t xml:space="preserve"> be 0.</w:t>
      </w:r>
    </w:p>
    <w:p w14:paraId="2EA1384C" w14:textId="77777777" w:rsidR="00260FF1" w:rsidRPr="00E77497" w:rsidRDefault="00260FF1" w:rsidP="00260FF1">
      <w:pPr>
        <w:pStyle w:val="Alg4"/>
        <w:numPr>
          <w:ilvl w:val="0"/>
          <w:numId w:val="218"/>
        </w:numPr>
      </w:pPr>
      <w:r w:rsidRPr="00E77497">
        <w:t xml:space="preserve">Let </w:t>
      </w:r>
      <w:r w:rsidRPr="00E77497">
        <w:rPr>
          <w:i/>
        </w:rPr>
        <w:t>to</w:t>
      </w:r>
      <w:r w:rsidRPr="00E77497">
        <w:t xml:space="preserve"> be 0.</w:t>
      </w:r>
    </w:p>
    <w:p w14:paraId="79F99692" w14:textId="77777777" w:rsidR="00260FF1" w:rsidRPr="00E77497" w:rsidRDefault="00260FF1" w:rsidP="00260FF1">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14:paraId="77124C82" w14:textId="77777777" w:rsidR="00260FF1" w:rsidRPr="00E77497" w:rsidRDefault="00260FF1" w:rsidP="00260FF1">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14:paraId="140DFF9B" w14:textId="77777777" w:rsidR="00260FF1" w:rsidRPr="00E77497" w:rsidRDefault="00260FF1" w:rsidP="00260FF1">
      <w:pPr>
        <w:pStyle w:val="Alg4"/>
        <w:numPr>
          <w:ilvl w:val="1"/>
          <w:numId w:val="218"/>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781391D5" w14:textId="77777777" w:rsidR="00260FF1" w:rsidRDefault="00260FF1" w:rsidP="00260FF1">
      <w:pPr>
        <w:pStyle w:val="Alg3"/>
        <w:numPr>
          <w:ilvl w:val="1"/>
          <w:numId w:val="218"/>
        </w:numPr>
        <w:tabs>
          <w:tab w:val="left" w:pos="720"/>
        </w:tabs>
      </w:pPr>
      <w:r>
        <w:t>ReturnIfAbrupt(</w:t>
      </w:r>
      <w:r>
        <w:rPr>
          <w:i/>
          <w:iCs/>
        </w:rPr>
        <w:t>kPresent</w:t>
      </w:r>
      <w:r>
        <w:t>).</w:t>
      </w:r>
    </w:p>
    <w:p w14:paraId="21CE7EE2" w14:textId="77777777" w:rsidR="00260FF1" w:rsidRPr="00E77497" w:rsidRDefault="00260FF1" w:rsidP="00260FF1">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14:paraId="09E66A2A" w14:textId="77777777" w:rsidR="00260FF1" w:rsidRPr="00E77497" w:rsidRDefault="00260FF1" w:rsidP="00260FF1">
      <w:pPr>
        <w:pStyle w:val="Alg4"/>
        <w:numPr>
          <w:ilvl w:val="2"/>
          <w:numId w:val="21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67837A5D" w14:textId="77777777" w:rsidR="00260FF1" w:rsidRPr="00E77497" w:rsidRDefault="00260FF1" w:rsidP="00260FF1">
      <w:pPr>
        <w:pStyle w:val="Alg4"/>
        <w:numPr>
          <w:ilvl w:val="2"/>
          <w:numId w:val="218"/>
        </w:numPr>
        <w:contextualSpacing/>
      </w:pPr>
      <w:r>
        <w:t>ReturnIfAbrupt(</w:t>
      </w:r>
      <w:r>
        <w:rPr>
          <w:i/>
        </w:rPr>
        <w:t>k</w:t>
      </w:r>
      <w:r w:rsidRPr="006A5E27">
        <w:rPr>
          <w:i/>
        </w:rPr>
        <w:t>Value</w:t>
      </w:r>
      <w:r>
        <w:t>).</w:t>
      </w:r>
    </w:p>
    <w:p w14:paraId="39FA28F6" w14:textId="77777777" w:rsidR="00260FF1" w:rsidRPr="00E77497" w:rsidRDefault="00260FF1" w:rsidP="00260FF1">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4D0243C7" w14:textId="77777777" w:rsidR="00260FF1" w:rsidRPr="00E77497" w:rsidRDefault="00260FF1" w:rsidP="00260FF1">
      <w:pPr>
        <w:pStyle w:val="Alg4"/>
        <w:numPr>
          <w:ilvl w:val="2"/>
          <w:numId w:val="218"/>
        </w:numPr>
        <w:contextualSpacing/>
      </w:pPr>
      <w:r>
        <w:t>ReturnIfAbrupt(</w:t>
      </w:r>
      <w:r>
        <w:rPr>
          <w:i/>
        </w:rPr>
        <w:t>selected</w:t>
      </w:r>
      <w:r>
        <w:t>).</w:t>
      </w:r>
    </w:p>
    <w:p w14:paraId="6AEEFE09" w14:textId="77777777" w:rsidR="00260FF1" w:rsidRPr="00E77497" w:rsidRDefault="00260FF1" w:rsidP="00260FF1">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14:paraId="6D9489D1" w14:textId="77777777" w:rsidR="00260FF1" w:rsidRPr="00E77497" w:rsidRDefault="00260FF1" w:rsidP="00260FF1">
      <w:pPr>
        <w:pStyle w:val="Alg4"/>
        <w:numPr>
          <w:ilvl w:val="3"/>
          <w:numId w:val="218"/>
        </w:numPr>
      </w:pPr>
      <w:r w:rsidRPr="00E77497">
        <w:t xml:space="preserve">Call the [[DefineOwnProperty]] internal method of </w:t>
      </w:r>
      <w:r w:rsidRPr="00E77497">
        <w:rPr>
          <w:i/>
        </w:rPr>
        <w:t>A</w:t>
      </w:r>
      <w:r w:rsidRPr="00E77497">
        <w:t xml:space="preserve"> with arguments ToString(</w:t>
      </w:r>
      <w:r w:rsidRPr="00E77497">
        <w:rPr>
          <w:i/>
        </w:rPr>
        <w:t>to</w:t>
      </w:r>
      <w:r w:rsidRPr="00E77497">
        <w:t>)</w:t>
      </w:r>
      <w:r>
        <w:t xml:space="preserve"> and</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7677FC27" w14:textId="77777777" w:rsidR="00260FF1" w:rsidRPr="00E77497" w:rsidRDefault="00260FF1" w:rsidP="00260FF1">
      <w:pPr>
        <w:pStyle w:val="Alg4"/>
        <w:numPr>
          <w:ilvl w:val="3"/>
          <w:numId w:val="218"/>
        </w:numPr>
      </w:pPr>
      <w:r w:rsidRPr="00E77497">
        <w:t xml:space="preserve">Increase </w:t>
      </w:r>
      <w:r w:rsidRPr="00E77497">
        <w:rPr>
          <w:i/>
        </w:rPr>
        <w:t>to</w:t>
      </w:r>
      <w:r w:rsidRPr="00E77497">
        <w:t xml:space="preserve"> by 1.</w:t>
      </w:r>
    </w:p>
    <w:p w14:paraId="74114D4A" w14:textId="77777777" w:rsidR="00260FF1" w:rsidRPr="00E77497" w:rsidRDefault="00260FF1" w:rsidP="00260FF1">
      <w:pPr>
        <w:pStyle w:val="Alg4"/>
        <w:numPr>
          <w:ilvl w:val="1"/>
          <w:numId w:val="218"/>
        </w:numPr>
      </w:pPr>
      <w:r w:rsidRPr="00E77497">
        <w:t xml:space="preserve">Increase </w:t>
      </w:r>
      <w:r w:rsidRPr="00E77497">
        <w:rPr>
          <w:i/>
        </w:rPr>
        <w:t>k</w:t>
      </w:r>
      <w:r w:rsidRPr="00E77497">
        <w:t xml:space="preserve"> by 1.</w:t>
      </w:r>
    </w:p>
    <w:p w14:paraId="56CF0A17" w14:textId="77777777" w:rsidR="00260FF1" w:rsidRPr="00E77497" w:rsidRDefault="00260FF1" w:rsidP="00260FF1">
      <w:pPr>
        <w:pStyle w:val="Alg4"/>
        <w:numPr>
          <w:ilvl w:val="0"/>
          <w:numId w:val="218"/>
        </w:numPr>
        <w:spacing w:after="120"/>
      </w:pPr>
      <w:r w:rsidRPr="00E77497">
        <w:t xml:space="preserve">Return </w:t>
      </w:r>
      <w:r w:rsidRPr="00E77497">
        <w:rPr>
          <w:i/>
        </w:rPr>
        <w:t>A</w:t>
      </w:r>
      <w:r w:rsidRPr="00E77497">
        <w:t>.</w:t>
      </w:r>
    </w:p>
    <w:p w14:paraId="5FC2F815"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55B434C4"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7D5915B2" w14:textId="77777777" w:rsidR="00260FF1" w:rsidRPr="00E77497" w:rsidRDefault="00260FF1" w:rsidP="00260FF1">
      <w:pPr>
        <w:pStyle w:val="40"/>
      </w:pPr>
      <w:bookmarkStart w:id="11890" w:name="_Ref366080839"/>
      <w:r w:rsidRPr="00E77497">
        <w:t>Array.prototype.</w:t>
      </w:r>
      <w:r>
        <w:t>find</w:t>
      </w:r>
      <w:r w:rsidRPr="00E77497">
        <w:t xml:space="preserve"> ( </w:t>
      </w:r>
      <w:r>
        <w:t>predicate</w:t>
      </w:r>
      <w:r w:rsidRPr="00E77497">
        <w:t xml:space="preserve"> , thisArg </w:t>
      </w:r>
      <w:r>
        <w:t>= undefined</w:t>
      </w:r>
      <w:r w:rsidRPr="00E77497">
        <w:t xml:space="preserve"> )</w:t>
      </w:r>
      <w:bookmarkEnd w:id="11890"/>
    </w:p>
    <w:p w14:paraId="5DA24D57" w14:textId="77777777"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79129C">
        <w:rPr>
          <w:rFonts w:ascii="Times New Roman" w:eastAsia="Times New Roman" w:hAnsi="Times New Roman"/>
          <w:b/>
          <w:spacing w:val="6"/>
          <w:lang w:eastAsia="en-US"/>
        </w:rPr>
        <w:t>true</w:t>
      </w:r>
      <w:r w:rsidRPr="00E77497">
        <w:t xml:space="preserve"> or </w:t>
      </w:r>
      <w:r w:rsidRPr="0079129C">
        <w:rPr>
          <w:rFonts w:ascii="Times New Roman" w:eastAsia="Times New Roman" w:hAnsi="Times New Roman"/>
          <w:b/>
          <w:spacing w:val="6"/>
          <w:lang w:eastAsia="en-US"/>
        </w:rPr>
        <w:t>false</w:t>
      </w:r>
      <w:r w:rsidRPr="00E77497">
        <w:t xml:space="preserve">. </w:t>
      </w:r>
      <w:r>
        <w:rPr>
          <w:rFonts w:ascii="Courier New" w:hAnsi="Courier New" w:cs="Courier New"/>
          <w:b/>
        </w:rPr>
        <w:t>find</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7A0841">
        <w:rPr>
          <w:rFonts w:ascii="Times New Roman" w:hAnsi="Times New Roman"/>
          <w:b/>
        </w:rPr>
        <w:t>true</w:t>
      </w:r>
      <w:r w:rsidRPr="00E77497">
        <w:t xml:space="preserve">. If such an element is found, </w:t>
      </w:r>
      <w:r>
        <w:rPr>
          <w:rFonts w:ascii="Courier New" w:hAnsi="Courier New" w:cs="Courier New"/>
          <w:b/>
        </w:rPr>
        <w:t>find</w:t>
      </w:r>
      <w:r w:rsidRPr="00E77497">
        <w:t xml:space="preserve"> immediately returns</w:t>
      </w:r>
      <w:r>
        <w:t xml:space="preserve"> that element value</w:t>
      </w:r>
      <w:r w:rsidRPr="00E77497">
        <w:t xml:space="preserve">. Otherwise, </w:t>
      </w:r>
      <w:r>
        <w:rPr>
          <w:rFonts w:ascii="Courier New" w:hAnsi="Courier New" w:cs="Courier New"/>
          <w:b/>
        </w:rPr>
        <w:t>find</w:t>
      </w:r>
      <w:r w:rsidRPr="00E77497">
        <w:t xml:space="preserve"> returns </w:t>
      </w:r>
      <w:r w:rsidRPr="007A0841">
        <w:rPr>
          <w:rFonts w:ascii="Times New Roman" w:hAnsi="Times New Roman"/>
          <w:b/>
        </w:rPr>
        <w:t>undefined</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14:paraId="367DF03A"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7A0841">
        <w:rPr>
          <w:rFonts w:ascii="Times New Roman" w:hAnsi="Times New Roman"/>
          <w:b/>
        </w:rPr>
        <w:t>undefined</w:t>
      </w:r>
      <w:r w:rsidRPr="00E77497">
        <w:t xml:space="preserve"> is used instead.</w:t>
      </w:r>
    </w:p>
    <w:p w14:paraId="1875B0F2" w14:textId="77777777"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14:paraId="7611FF84" w14:textId="77777777" w:rsidR="00260FF1" w:rsidRPr="00E77497" w:rsidRDefault="00260FF1" w:rsidP="00260FF1">
      <w:r>
        <w:rPr>
          <w:rFonts w:ascii="Courier New" w:hAnsi="Courier New" w:cs="Courier New"/>
          <w:b/>
        </w:rPr>
        <w:t>find</w:t>
      </w:r>
      <w:r w:rsidRPr="00E77497">
        <w:t xml:space="preserve"> does not directly mutate the object on which it is called but the object may be mutated by the calls to </w:t>
      </w:r>
      <w:r>
        <w:rPr>
          <w:rFonts w:ascii="Times New Roman" w:hAnsi="Times New Roman"/>
          <w:i/>
        </w:rPr>
        <w:t>predicate</w:t>
      </w:r>
      <w:r w:rsidRPr="00E77497">
        <w:t>.</w:t>
      </w:r>
    </w:p>
    <w:p w14:paraId="2B844F5C" w14:textId="77777777" w:rsidR="00260FF1" w:rsidRPr="00E77497" w:rsidRDefault="00260FF1" w:rsidP="00260FF1">
      <w:r w:rsidRPr="00E77497">
        <w:t xml:space="preserve">The range of elements processed by </w:t>
      </w:r>
      <w:r>
        <w:rPr>
          <w:rFonts w:ascii="Courier New" w:hAnsi="Courier New" w:cs="Courier New"/>
          <w:b/>
        </w:rPr>
        <w:t>find</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w:t>
      </w:r>
      <w:r w:rsidRPr="00E77497">
        <w:t xml:space="preserve"> visits them; elements that are deleted after the call to </w:t>
      </w:r>
      <w:r>
        <w:rPr>
          <w:rFonts w:ascii="Courier New" w:hAnsi="Courier New" w:cs="Courier New"/>
          <w:b/>
        </w:rPr>
        <w:t>find</w:t>
      </w:r>
      <w:r w:rsidRPr="00E77497">
        <w:t xml:space="preserve"> begins and before being visited are not visited.</w:t>
      </w:r>
      <w:r w:rsidRPr="00E77497">
        <w:rPr>
          <w:rFonts w:ascii="Courier New" w:hAnsi="Courier New" w:cs="Courier New"/>
          <w:b/>
        </w:rPr>
        <w:t xml:space="preserve"> </w:t>
      </w:r>
    </w:p>
    <w:p w14:paraId="0DE53F30" w14:textId="77777777" w:rsidR="00260FF1" w:rsidRPr="00E77497" w:rsidRDefault="00260FF1" w:rsidP="00260FF1">
      <w:r w:rsidRPr="00E77497">
        <w:t xml:space="preserve">When the </w:t>
      </w:r>
      <w:r>
        <w:rPr>
          <w:rFonts w:ascii="Courier New" w:hAnsi="Courier New" w:cs="Courier New"/>
          <w:b/>
        </w:rPr>
        <w:t>find</w:t>
      </w:r>
      <w:r w:rsidRPr="00E77497">
        <w:t xml:space="preserve"> method is called with one or two arguments, the following steps are taken:</w:t>
      </w:r>
    </w:p>
    <w:p w14:paraId="2EB5C1D8" w14:textId="77777777" w:rsidR="00260FF1" w:rsidRPr="00E77497" w:rsidRDefault="00260FF1" w:rsidP="00260FF1">
      <w:pPr>
        <w:pStyle w:val="Alg4"/>
        <w:numPr>
          <w:ilvl w:val="0"/>
          <w:numId w:val="138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DDA5829" w14:textId="77777777" w:rsidR="00260FF1" w:rsidRDefault="00260FF1" w:rsidP="00260FF1">
      <w:pPr>
        <w:pStyle w:val="Alg4"/>
        <w:numPr>
          <w:ilvl w:val="0"/>
          <w:numId w:val="1389"/>
        </w:numPr>
      </w:pPr>
      <w:r>
        <w:t>ReturnIfAbrupt(</w:t>
      </w:r>
      <w:r>
        <w:rPr>
          <w:i/>
        </w:rPr>
        <w:t>O</w:t>
      </w:r>
      <w:r>
        <w:t>).</w:t>
      </w:r>
    </w:p>
    <w:p w14:paraId="0C74C476" w14:textId="77777777" w:rsidR="00260FF1" w:rsidRPr="00E77497" w:rsidRDefault="00260FF1" w:rsidP="00260FF1">
      <w:pPr>
        <w:pStyle w:val="Alg4"/>
        <w:numPr>
          <w:ilvl w:val="0"/>
          <w:numId w:val="138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76A192BE" w14:textId="77777777" w:rsidR="00260FF1" w:rsidRPr="00E77497" w:rsidRDefault="00260FF1" w:rsidP="00260FF1">
      <w:pPr>
        <w:pStyle w:val="Alg4"/>
        <w:numPr>
          <w:ilvl w:val="0"/>
          <w:numId w:val="1389"/>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2F8785D9" w14:textId="77777777" w:rsidR="00260FF1" w:rsidRPr="00E77497" w:rsidRDefault="00260FF1" w:rsidP="00260FF1">
      <w:pPr>
        <w:pStyle w:val="Alg4"/>
        <w:numPr>
          <w:ilvl w:val="0"/>
          <w:numId w:val="1389"/>
        </w:numPr>
        <w:contextualSpacing/>
      </w:pPr>
      <w:r>
        <w:t>ReturnIfAbrupt(</w:t>
      </w:r>
      <w:r w:rsidRPr="00E77497">
        <w:rPr>
          <w:i/>
        </w:rPr>
        <w:t>len</w:t>
      </w:r>
      <w:r>
        <w:t>).</w:t>
      </w:r>
    </w:p>
    <w:p w14:paraId="7D26B55D" w14:textId="77777777" w:rsidR="00260FF1" w:rsidRPr="00E77497" w:rsidRDefault="00260FF1" w:rsidP="00260FF1">
      <w:pPr>
        <w:pStyle w:val="Alg4"/>
        <w:numPr>
          <w:ilvl w:val="0"/>
          <w:numId w:val="1389"/>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14:paraId="5108A154" w14:textId="77777777" w:rsidR="00260FF1" w:rsidRPr="00E77497" w:rsidRDefault="00260FF1" w:rsidP="00260FF1">
      <w:pPr>
        <w:pStyle w:val="Alg4"/>
        <w:numPr>
          <w:ilvl w:val="0"/>
          <w:numId w:val="138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5321E6C3" w14:textId="77777777" w:rsidR="00260FF1" w:rsidRPr="00E77497" w:rsidRDefault="00260FF1" w:rsidP="00260FF1">
      <w:pPr>
        <w:pStyle w:val="Alg4"/>
        <w:numPr>
          <w:ilvl w:val="0"/>
          <w:numId w:val="1389"/>
        </w:numPr>
      </w:pPr>
      <w:r w:rsidRPr="00E77497">
        <w:t xml:space="preserve">Let </w:t>
      </w:r>
      <w:r w:rsidRPr="00E77497">
        <w:rPr>
          <w:i/>
        </w:rPr>
        <w:t>k</w:t>
      </w:r>
      <w:r w:rsidRPr="00E77497">
        <w:t xml:space="preserve"> be 0.</w:t>
      </w:r>
    </w:p>
    <w:p w14:paraId="569E991C" w14:textId="77777777" w:rsidR="00260FF1" w:rsidRPr="00E77497" w:rsidRDefault="00260FF1" w:rsidP="00260FF1">
      <w:pPr>
        <w:pStyle w:val="Alg4"/>
        <w:numPr>
          <w:ilvl w:val="0"/>
          <w:numId w:val="1389"/>
        </w:numPr>
      </w:pPr>
      <w:r w:rsidRPr="00E77497">
        <w:t xml:space="preserve">Repeat, while </w:t>
      </w:r>
      <w:r w:rsidRPr="00E77497">
        <w:rPr>
          <w:i/>
        </w:rPr>
        <w:t xml:space="preserve">k </w:t>
      </w:r>
      <w:r w:rsidRPr="00E77497">
        <w:t xml:space="preserve">&lt; </w:t>
      </w:r>
      <w:r w:rsidRPr="00E77497">
        <w:rPr>
          <w:i/>
        </w:rPr>
        <w:t>len</w:t>
      </w:r>
    </w:p>
    <w:p w14:paraId="1D64B1F2" w14:textId="77777777" w:rsidR="00260FF1" w:rsidRPr="00E77497" w:rsidRDefault="00260FF1" w:rsidP="00260FF1">
      <w:pPr>
        <w:pStyle w:val="Alg4"/>
        <w:numPr>
          <w:ilvl w:val="1"/>
          <w:numId w:val="1389"/>
        </w:numPr>
      </w:pPr>
      <w:r w:rsidRPr="00E77497">
        <w:t xml:space="preserve">Let </w:t>
      </w:r>
      <w:r w:rsidRPr="00E77497">
        <w:rPr>
          <w:i/>
        </w:rPr>
        <w:t>Pk</w:t>
      </w:r>
      <w:r w:rsidRPr="00E77497">
        <w:t xml:space="preserve"> be ToString(</w:t>
      </w:r>
      <w:r w:rsidRPr="00E77497">
        <w:rPr>
          <w:i/>
        </w:rPr>
        <w:t>k</w:t>
      </w:r>
      <w:r w:rsidRPr="00E77497">
        <w:t>).</w:t>
      </w:r>
    </w:p>
    <w:p w14:paraId="3B0B6489" w14:textId="77777777" w:rsidR="00260FF1" w:rsidRPr="00E77497" w:rsidRDefault="00260FF1" w:rsidP="00260FF1">
      <w:pPr>
        <w:pStyle w:val="Alg4"/>
        <w:numPr>
          <w:ilvl w:val="1"/>
          <w:numId w:val="138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3F1CAA85" w14:textId="77777777" w:rsidR="00260FF1" w:rsidRDefault="00260FF1" w:rsidP="00260FF1">
      <w:pPr>
        <w:pStyle w:val="Alg3"/>
        <w:numPr>
          <w:ilvl w:val="1"/>
          <w:numId w:val="1389"/>
        </w:numPr>
        <w:tabs>
          <w:tab w:val="left" w:pos="720"/>
        </w:tabs>
      </w:pPr>
      <w:r>
        <w:t>ReturnIfAbrupt(</w:t>
      </w:r>
      <w:r>
        <w:rPr>
          <w:i/>
          <w:iCs/>
        </w:rPr>
        <w:t>kPresent</w:t>
      </w:r>
      <w:r>
        <w:t>).</w:t>
      </w:r>
    </w:p>
    <w:p w14:paraId="49C6867C" w14:textId="77777777" w:rsidR="00260FF1" w:rsidRPr="00E77497" w:rsidRDefault="00260FF1" w:rsidP="00260FF1">
      <w:pPr>
        <w:pStyle w:val="Alg4"/>
        <w:numPr>
          <w:ilvl w:val="1"/>
          <w:numId w:val="1389"/>
        </w:numPr>
      </w:pPr>
      <w:r w:rsidRPr="00E77497">
        <w:t xml:space="preserve">If </w:t>
      </w:r>
      <w:r w:rsidRPr="00E77497">
        <w:rPr>
          <w:i/>
        </w:rPr>
        <w:t>kPresent</w:t>
      </w:r>
      <w:r w:rsidRPr="00E77497">
        <w:t xml:space="preserve"> is </w:t>
      </w:r>
      <w:r w:rsidRPr="00E77497">
        <w:rPr>
          <w:b/>
        </w:rPr>
        <w:t>true</w:t>
      </w:r>
      <w:r w:rsidRPr="00E77497">
        <w:t>, then</w:t>
      </w:r>
    </w:p>
    <w:p w14:paraId="6022188A" w14:textId="77777777" w:rsidR="00260FF1" w:rsidRPr="00E77497" w:rsidRDefault="00260FF1" w:rsidP="00260FF1">
      <w:pPr>
        <w:pStyle w:val="Alg4"/>
        <w:numPr>
          <w:ilvl w:val="2"/>
          <w:numId w:val="138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171449A4" w14:textId="77777777" w:rsidR="00260FF1" w:rsidRPr="00E77497" w:rsidRDefault="00260FF1" w:rsidP="00260FF1">
      <w:pPr>
        <w:pStyle w:val="Alg4"/>
        <w:numPr>
          <w:ilvl w:val="2"/>
          <w:numId w:val="1389"/>
        </w:numPr>
        <w:contextualSpacing/>
      </w:pPr>
      <w:r>
        <w:t>ReturnIfAbrupt(</w:t>
      </w:r>
      <w:r>
        <w:rPr>
          <w:i/>
        </w:rPr>
        <w:t>kValue</w:t>
      </w:r>
      <w:r>
        <w:t>).</w:t>
      </w:r>
    </w:p>
    <w:p w14:paraId="0059D473" w14:textId="77777777" w:rsidR="00260FF1" w:rsidRPr="00E77497" w:rsidRDefault="00260FF1" w:rsidP="00260FF1">
      <w:pPr>
        <w:pStyle w:val="Alg4"/>
        <w:numPr>
          <w:ilvl w:val="2"/>
          <w:numId w:val="1389"/>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1137F847" w14:textId="77777777" w:rsidR="00260FF1" w:rsidRPr="00E77497" w:rsidRDefault="00260FF1" w:rsidP="00260FF1">
      <w:pPr>
        <w:pStyle w:val="Alg4"/>
        <w:numPr>
          <w:ilvl w:val="2"/>
          <w:numId w:val="1389"/>
        </w:numPr>
        <w:contextualSpacing/>
      </w:pPr>
      <w:r>
        <w:t>ReturnIfAbrupt(</w:t>
      </w:r>
      <w:r>
        <w:rPr>
          <w:i/>
        </w:rPr>
        <w:t>testResult</w:t>
      </w:r>
      <w:r>
        <w:t>).</w:t>
      </w:r>
    </w:p>
    <w:p w14:paraId="2B3C6DA0" w14:textId="77777777" w:rsidR="00260FF1" w:rsidRPr="00E77497" w:rsidRDefault="00260FF1" w:rsidP="00260FF1">
      <w:pPr>
        <w:pStyle w:val="Alg4"/>
        <w:numPr>
          <w:ilvl w:val="2"/>
          <w:numId w:val="1389"/>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kValue</w:t>
      </w:r>
      <w:r w:rsidRPr="00E77497">
        <w:t>.</w:t>
      </w:r>
    </w:p>
    <w:p w14:paraId="48464CF3" w14:textId="77777777" w:rsidR="00260FF1" w:rsidRPr="00E77497" w:rsidRDefault="00260FF1" w:rsidP="00260FF1">
      <w:pPr>
        <w:pStyle w:val="Alg4"/>
        <w:numPr>
          <w:ilvl w:val="1"/>
          <w:numId w:val="1389"/>
        </w:numPr>
      </w:pPr>
      <w:r w:rsidRPr="00E77497">
        <w:t xml:space="preserve">Increase </w:t>
      </w:r>
      <w:r w:rsidRPr="00E77497">
        <w:rPr>
          <w:i/>
        </w:rPr>
        <w:t>k</w:t>
      </w:r>
      <w:r w:rsidRPr="00E77497">
        <w:t xml:space="preserve"> by 1.</w:t>
      </w:r>
    </w:p>
    <w:p w14:paraId="4C02F0AD" w14:textId="77777777" w:rsidR="00260FF1" w:rsidRPr="00E77497" w:rsidRDefault="00260FF1" w:rsidP="00260FF1">
      <w:pPr>
        <w:pStyle w:val="Alg4"/>
        <w:numPr>
          <w:ilvl w:val="0"/>
          <w:numId w:val="1389"/>
        </w:numPr>
        <w:spacing w:after="120"/>
      </w:pPr>
      <w:r w:rsidRPr="00E77497">
        <w:t xml:space="preserve">Return </w:t>
      </w:r>
      <w:r>
        <w:rPr>
          <w:b/>
        </w:rPr>
        <w:t>undefined</w:t>
      </w:r>
      <w:r w:rsidRPr="00E77497">
        <w:t>.</w:t>
      </w:r>
    </w:p>
    <w:p w14:paraId="27D7F3FE"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p>
    <w:p w14:paraId="22B81444" w14:textId="77777777" w:rsidR="00260FF1" w:rsidRPr="00E77497" w:rsidRDefault="00260FF1" w:rsidP="00260FF1">
      <w:pPr>
        <w:pStyle w:val="Note"/>
      </w:pPr>
      <w:r w:rsidRPr="00E77497">
        <w:t>NOTE</w:t>
      </w:r>
      <w:r w:rsidRPr="00E77497">
        <w:tab/>
        <w:t xml:space="preserve">The </w:t>
      </w:r>
      <w:r>
        <w:rPr>
          <w:rFonts w:ascii="Courier New" w:hAnsi="Courier New" w:cs="Courier New"/>
          <w:b/>
        </w:rPr>
        <w:t>find</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AEE4900" w14:textId="77777777" w:rsidR="00260FF1" w:rsidRPr="00E77497" w:rsidRDefault="00260FF1" w:rsidP="00260FF1">
      <w:pPr>
        <w:pStyle w:val="40"/>
      </w:pPr>
      <w:bookmarkStart w:id="11891" w:name="_Ref366080849"/>
      <w:r w:rsidRPr="00E77497">
        <w:t>Array.prototype.</w:t>
      </w:r>
      <w:r>
        <w:t>findIndex</w:t>
      </w:r>
      <w:r w:rsidRPr="00E77497">
        <w:t xml:space="preserve"> ( </w:t>
      </w:r>
      <w:r>
        <w:t>predicate</w:t>
      </w:r>
      <w:r w:rsidRPr="00E77497">
        <w:t xml:space="preserve"> , thisArg </w:t>
      </w:r>
      <w:r>
        <w:t>= undefined</w:t>
      </w:r>
      <w:r w:rsidRPr="00E77497">
        <w:t xml:space="preserve"> )</w:t>
      </w:r>
      <w:bookmarkEnd w:id="11891"/>
    </w:p>
    <w:p w14:paraId="727345BC" w14:textId="77777777"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Pr>
          <w:rFonts w:ascii="Courier New" w:hAnsi="Courier New" w:cs="Courier New"/>
          <w:b/>
        </w:rPr>
        <w:t>findIndex</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E77497">
        <w:rPr>
          <w:b/>
        </w:rPr>
        <w:t>true</w:t>
      </w:r>
      <w:r w:rsidRPr="00E77497">
        <w:t xml:space="preserve">. If such an element is found, </w:t>
      </w:r>
      <w:r>
        <w:rPr>
          <w:rFonts w:ascii="Courier New" w:hAnsi="Courier New" w:cs="Courier New"/>
          <w:b/>
        </w:rPr>
        <w:t>findIndex</w:t>
      </w:r>
      <w:r w:rsidRPr="00E77497">
        <w:t xml:space="preserve"> immediately returns</w:t>
      </w:r>
      <w:r>
        <w:t xml:space="preserve"> the index of that element value</w:t>
      </w:r>
      <w:r w:rsidRPr="00E77497">
        <w:t xml:space="preserve">. Otherwise, </w:t>
      </w:r>
      <w:r>
        <w:rPr>
          <w:rFonts w:ascii="Courier New" w:hAnsi="Courier New" w:cs="Courier New"/>
          <w:b/>
        </w:rPr>
        <w:t>findIndex</w:t>
      </w:r>
      <w:r w:rsidRPr="00E77497">
        <w:t xml:space="preserve"> returns </w:t>
      </w:r>
      <w:r>
        <w:rPr>
          <w:bCs/>
        </w:rPr>
        <w:t>-1</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14:paraId="4B473B1A"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E77497">
        <w:rPr>
          <w:b/>
        </w:rPr>
        <w:t>undefined</w:t>
      </w:r>
      <w:r w:rsidRPr="00E77497">
        <w:t xml:space="preserve"> is used instead.</w:t>
      </w:r>
    </w:p>
    <w:p w14:paraId="06B32D64" w14:textId="77777777"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14:paraId="22E0F9BF" w14:textId="77777777" w:rsidR="00260FF1" w:rsidRPr="00E77497" w:rsidRDefault="00260FF1" w:rsidP="00260FF1">
      <w:r>
        <w:rPr>
          <w:rFonts w:ascii="Courier New" w:hAnsi="Courier New" w:cs="Courier New"/>
          <w:b/>
        </w:rPr>
        <w:t>findIndex</w:t>
      </w:r>
      <w:r w:rsidRPr="00E77497">
        <w:t xml:space="preserve"> does not directly mutate the object on which it is called but the object may be mutated by the calls to </w:t>
      </w:r>
      <w:r>
        <w:rPr>
          <w:rFonts w:ascii="Times New Roman" w:hAnsi="Times New Roman"/>
          <w:i/>
        </w:rPr>
        <w:t>predicate</w:t>
      </w:r>
      <w:r w:rsidRPr="00E77497">
        <w:t>.</w:t>
      </w:r>
    </w:p>
    <w:p w14:paraId="2BD9D281" w14:textId="77777777" w:rsidR="00260FF1" w:rsidRPr="00E77497" w:rsidRDefault="00260FF1" w:rsidP="00260FF1">
      <w:r w:rsidRPr="00E77497">
        <w:t xml:space="preserve">The range of elements processed by </w:t>
      </w:r>
      <w:r>
        <w:rPr>
          <w:rFonts w:ascii="Courier New" w:hAnsi="Courier New" w:cs="Courier New"/>
          <w:b/>
        </w:rPr>
        <w:t>findIndex</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findIndex</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findIndex</w:t>
      </w:r>
      <w:r w:rsidRPr="00E77497">
        <w:t xml:space="preserve"> visits them; elements that are deleted after the call to </w:t>
      </w:r>
      <w:r>
        <w:rPr>
          <w:rFonts w:ascii="Courier New" w:hAnsi="Courier New" w:cs="Courier New"/>
          <w:b/>
        </w:rPr>
        <w:t>findIndex</w:t>
      </w:r>
      <w:r w:rsidRPr="00E77497">
        <w:t xml:space="preserve"> begins and before being visited are not visited.</w:t>
      </w:r>
      <w:r w:rsidRPr="00E77497">
        <w:rPr>
          <w:rFonts w:ascii="Courier New" w:hAnsi="Courier New" w:cs="Courier New"/>
          <w:b/>
        </w:rPr>
        <w:t xml:space="preserve"> </w:t>
      </w:r>
    </w:p>
    <w:p w14:paraId="5E6D6897" w14:textId="77777777" w:rsidR="00260FF1" w:rsidRPr="00E77497" w:rsidRDefault="00260FF1" w:rsidP="00260FF1">
      <w:r w:rsidRPr="00E77497">
        <w:t xml:space="preserve">When the </w:t>
      </w:r>
      <w:r>
        <w:rPr>
          <w:rFonts w:ascii="Courier New" w:hAnsi="Courier New" w:cs="Courier New"/>
          <w:b/>
        </w:rPr>
        <w:t>findIndex</w:t>
      </w:r>
      <w:r w:rsidRPr="00E77497">
        <w:t xml:space="preserve"> method is called with one or two arguments, the following steps are taken:</w:t>
      </w:r>
    </w:p>
    <w:p w14:paraId="26525EDF" w14:textId="77777777" w:rsidR="00260FF1" w:rsidRPr="00E77497" w:rsidRDefault="00260FF1" w:rsidP="00260FF1">
      <w:pPr>
        <w:pStyle w:val="Alg4"/>
        <w:numPr>
          <w:ilvl w:val="0"/>
          <w:numId w:val="139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10E47B6" w14:textId="77777777" w:rsidR="00260FF1" w:rsidRDefault="00260FF1" w:rsidP="00260FF1">
      <w:pPr>
        <w:pStyle w:val="Alg4"/>
        <w:numPr>
          <w:ilvl w:val="0"/>
          <w:numId w:val="1390"/>
        </w:numPr>
      </w:pPr>
      <w:r>
        <w:t>ReturnIfAbrupt(</w:t>
      </w:r>
      <w:r>
        <w:rPr>
          <w:i/>
        </w:rPr>
        <w:t>O</w:t>
      </w:r>
      <w:r>
        <w:t>).</w:t>
      </w:r>
    </w:p>
    <w:p w14:paraId="5BE1DB85" w14:textId="77777777" w:rsidR="00260FF1" w:rsidRPr="00E77497" w:rsidRDefault="00260FF1" w:rsidP="00260FF1">
      <w:pPr>
        <w:pStyle w:val="Alg4"/>
        <w:numPr>
          <w:ilvl w:val="0"/>
          <w:numId w:val="139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02AF6552" w14:textId="77777777" w:rsidR="00260FF1" w:rsidRPr="00E77497" w:rsidRDefault="00260FF1" w:rsidP="00260FF1">
      <w:pPr>
        <w:pStyle w:val="Alg4"/>
        <w:numPr>
          <w:ilvl w:val="0"/>
          <w:numId w:val="1390"/>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14:paraId="1DCEB2C3" w14:textId="77777777" w:rsidR="00260FF1" w:rsidRPr="00E77497" w:rsidRDefault="00260FF1" w:rsidP="00260FF1">
      <w:pPr>
        <w:pStyle w:val="Alg4"/>
        <w:numPr>
          <w:ilvl w:val="0"/>
          <w:numId w:val="1390"/>
        </w:numPr>
        <w:contextualSpacing/>
      </w:pPr>
      <w:r>
        <w:t>ReturnIfAbrupt(</w:t>
      </w:r>
      <w:r w:rsidRPr="00E77497">
        <w:rPr>
          <w:i/>
        </w:rPr>
        <w:t>len</w:t>
      </w:r>
      <w:r>
        <w:t>).</w:t>
      </w:r>
    </w:p>
    <w:p w14:paraId="1DACB09F" w14:textId="77777777" w:rsidR="00260FF1" w:rsidRPr="00E77497" w:rsidRDefault="00260FF1" w:rsidP="00260FF1">
      <w:pPr>
        <w:pStyle w:val="Alg4"/>
        <w:numPr>
          <w:ilvl w:val="0"/>
          <w:numId w:val="1390"/>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14:paraId="05007CB6" w14:textId="77777777" w:rsidR="00260FF1" w:rsidRPr="00E77497" w:rsidRDefault="00260FF1" w:rsidP="00260FF1">
      <w:pPr>
        <w:pStyle w:val="Alg4"/>
        <w:numPr>
          <w:ilvl w:val="0"/>
          <w:numId w:val="1390"/>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7EBD0763" w14:textId="77777777" w:rsidR="00260FF1" w:rsidRPr="00E77497" w:rsidRDefault="00260FF1" w:rsidP="00260FF1">
      <w:pPr>
        <w:pStyle w:val="Alg4"/>
        <w:numPr>
          <w:ilvl w:val="0"/>
          <w:numId w:val="1390"/>
        </w:numPr>
      </w:pPr>
      <w:r w:rsidRPr="00E77497">
        <w:t xml:space="preserve">Let </w:t>
      </w:r>
      <w:r w:rsidRPr="00E77497">
        <w:rPr>
          <w:i/>
        </w:rPr>
        <w:t>k</w:t>
      </w:r>
      <w:r w:rsidRPr="00E77497">
        <w:t xml:space="preserve"> be 0.</w:t>
      </w:r>
    </w:p>
    <w:p w14:paraId="34D166CA" w14:textId="77777777" w:rsidR="00260FF1" w:rsidRPr="00E77497" w:rsidRDefault="00260FF1" w:rsidP="00260FF1">
      <w:pPr>
        <w:pStyle w:val="Alg4"/>
        <w:numPr>
          <w:ilvl w:val="0"/>
          <w:numId w:val="1390"/>
        </w:numPr>
      </w:pPr>
      <w:r w:rsidRPr="00E77497">
        <w:t xml:space="preserve">Repeat, while </w:t>
      </w:r>
      <w:r w:rsidRPr="00E77497">
        <w:rPr>
          <w:i/>
        </w:rPr>
        <w:t xml:space="preserve">k </w:t>
      </w:r>
      <w:r w:rsidRPr="00E77497">
        <w:t xml:space="preserve">&lt; </w:t>
      </w:r>
      <w:r w:rsidRPr="00E77497">
        <w:rPr>
          <w:i/>
        </w:rPr>
        <w:t>len</w:t>
      </w:r>
    </w:p>
    <w:p w14:paraId="606116BE" w14:textId="77777777" w:rsidR="00260FF1" w:rsidRPr="00E77497" w:rsidRDefault="00260FF1" w:rsidP="00260FF1">
      <w:pPr>
        <w:pStyle w:val="Alg4"/>
        <w:numPr>
          <w:ilvl w:val="1"/>
          <w:numId w:val="1390"/>
        </w:numPr>
      </w:pPr>
      <w:r w:rsidRPr="00E77497">
        <w:t xml:space="preserve">Let </w:t>
      </w:r>
      <w:r w:rsidRPr="00E77497">
        <w:rPr>
          <w:i/>
        </w:rPr>
        <w:t>Pk</w:t>
      </w:r>
      <w:r w:rsidRPr="00E77497">
        <w:t xml:space="preserve"> be ToString(</w:t>
      </w:r>
      <w:r w:rsidRPr="00E77497">
        <w:rPr>
          <w:i/>
        </w:rPr>
        <w:t>k</w:t>
      </w:r>
      <w:r w:rsidRPr="00E77497">
        <w:t>).</w:t>
      </w:r>
    </w:p>
    <w:p w14:paraId="07B25C2E" w14:textId="77777777" w:rsidR="00260FF1" w:rsidRPr="00E77497" w:rsidRDefault="00260FF1" w:rsidP="00260FF1">
      <w:pPr>
        <w:pStyle w:val="Alg4"/>
        <w:numPr>
          <w:ilvl w:val="1"/>
          <w:numId w:val="139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60870C6D" w14:textId="77777777" w:rsidR="00260FF1" w:rsidRDefault="00260FF1" w:rsidP="00260FF1">
      <w:pPr>
        <w:pStyle w:val="Alg3"/>
        <w:numPr>
          <w:ilvl w:val="1"/>
          <w:numId w:val="1390"/>
        </w:numPr>
        <w:tabs>
          <w:tab w:val="left" w:pos="720"/>
        </w:tabs>
      </w:pPr>
      <w:r>
        <w:t>ReturnIfAbrupt(</w:t>
      </w:r>
      <w:r>
        <w:rPr>
          <w:i/>
          <w:iCs/>
        </w:rPr>
        <w:t>kPresent</w:t>
      </w:r>
      <w:r>
        <w:t>).</w:t>
      </w:r>
    </w:p>
    <w:p w14:paraId="37F4A8E2" w14:textId="77777777" w:rsidR="00260FF1" w:rsidRPr="00E77497" w:rsidRDefault="00260FF1" w:rsidP="00260FF1">
      <w:pPr>
        <w:pStyle w:val="Alg4"/>
        <w:numPr>
          <w:ilvl w:val="1"/>
          <w:numId w:val="1390"/>
        </w:numPr>
      </w:pPr>
      <w:r w:rsidRPr="00E77497">
        <w:t xml:space="preserve">If </w:t>
      </w:r>
      <w:r w:rsidRPr="00E77497">
        <w:rPr>
          <w:i/>
        </w:rPr>
        <w:t>kPresent</w:t>
      </w:r>
      <w:r w:rsidRPr="00E77497">
        <w:t xml:space="preserve"> is </w:t>
      </w:r>
      <w:r w:rsidRPr="00E77497">
        <w:rPr>
          <w:b/>
        </w:rPr>
        <w:t>true</w:t>
      </w:r>
      <w:r w:rsidRPr="00E77497">
        <w:t>, then</w:t>
      </w:r>
    </w:p>
    <w:p w14:paraId="3FFFC689" w14:textId="77777777" w:rsidR="00260FF1" w:rsidRPr="00E77497" w:rsidRDefault="00260FF1" w:rsidP="00260FF1">
      <w:pPr>
        <w:pStyle w:val="Alg4"/>
        <w:numPr>
          <w:ilvl w:val="2"/>
          <w:numId w:val="139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527046D7" w14:textId="77777777" w:rsidR="00260FF1" w:rsidRPr="00E77497" w:rsidRDefault="00260FF1" w:rsidP="00260FF1">
      <w:pPr>
        <w:pStyle w:val="Alg4"/>
        <w:numPr>
          <w:ilvl w:val="2"/>
          <w:numId w:val="1390"/>
        </w:numPr>
        <w:contextualSpacing/>
      </w:pPr>
      <w:r>
        <w:t>ReturnIfAbrupt(</w:t>
      </w:r>
      <w:r>
        <w:rPr>
          <w:i/>
        </w:rPr>
        <w:t>kValue</w:t>
      </w:r>
      <w:r>
        <w:t>).</w:t>
      </w:r>
    </w:p>
    <w:p w14:paraId="385A947A" w14:textId="77777777" w:rsidR="00260FF1" w:rsidRPr="00E77497" w:rsidRDefault="00260FF1" w:rsidP="00260FF1">
      <w:pPr>
        <w:pStyle w:val="Alg4"/>
        <w:numPr>
          <w:ilvl w:val="2"/>
          <w:numId w:val="1390"/>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05FED528" w14:textId="77777777" w:rsidR="00260FF1" w:rsidRPr="00E77497" w:rsidRDefault="00260FF1" w:rsidP="00260FF1">
      <w:pPr>
        <w:pStyle w:val="Alg4"/>
        <w:numPr>
          <w:ilvl w:val="2"/>
          <w:numId w:val="1390"/>
        </w:numPr>
        <w:contextualSpacing/>
      </w:pPr>
      <w:r>
        <w:t>ReturnIfAbrupt(</w:t>
      </w:r>
      <w:r>
        <w:rPr>
          <w:i/>
        </w:rPr>
        <w:t>testResult</w:t>
      </w:r>
      <w:r>
        <w:t>).</w:t>
      </w:r>
    </w:p>
    <w:p w14:paraId="1C4401ED" w14:textId="77777777" w:rsidR="00260FF1" w:rsidRPr="00E77497" w:rsidRDefault="00260FF1" w:rsidP="00260FF1">
      <w:pPr>
        <w:pStyle w:val="Alg4"/>
        <w:numPr>
          <w:ilvl w:val="2"/>
          <w:numId w:val="1390"/>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w:t>
      </w:r>
      <w:r w:rsidRPr="00E77497">
        <w:t>.</w:t>
      </w:r>
    </w:p>
    <w:p w14:paraId="780AA2E2" w14:textId="77777777" w:rsidR="00260FF1" w:rsidRPr="00E77497" w:rsidRDefault="00260FF1" w:rsidP="00260FF1">
      <w:pPr>
        <w:pStyle w:val="Alg4"/>
        <w:numPr>
          <w:ilvl w:val="1"/>
          <w:numId w:val="1390"/>
        </w:numPr>
      </w:pPr>
      <w:r w:rsidRPr="00E77497">
        <w:t xml:space="preserve">Increase </w:t>
      </w:r>
      <w:r w:rsidRPr="00E77497">
        <w:rPr>
          <w:i/>
        </w:rPr>
        <w:t>k</w:t>
      </w:r>
      <w:r w:rsidRPr="00E77497">
        <w:t xml:space="preserve"> by 1.</w:t>
      </w:r>
    </w:p>
    <w:p w14:paraId="4B17A45F" w14:textId="77777777" w:rsidR="00260FF1" w:rsidRPr="00E77497" w:rsidRDefault="00260FF1" w:rsidP="00260FF1">
      <w:pPr>
        <w:pStyle w:val="Alg4"/>
        <w:numPr>
          <w:ilvl w:val="0"/>
          <w:numId w:val="1390"/>
        </w:numPr>
        <w:spacing w:after="120"/>
      </w:pPr>
      <w:r w:rsidRPr="00E77497">
        <w:t xml:space="preserve">Return </w:t>
      </w:r>
      <w:r>
        <w:rPr>
          <w:bCs/>
        </w:rPr>
        <w:t>-1</w:t>
      </w:r>
      <w:r w:rsidRPr="00E77497">
        <w:t>.</w:t>
      </w:r>
    </w:p>
    <w:p w14:paraId="6509BC7B"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findIndex</w:t>
      </w:r>
      <w:r w:rsidRPr="00E77497">
        <w:t xml:space="preserve"> method is </w:t>
      </w:r>
      <w:r w:rsidRPr="00E77497">
        <w:rPr>
          <w:b/>
        </w:rPr>
        <w:t>1</w:t>
      </w:r>
      <w:r w:rsidRPr="00E77497">
        <w:t>.</w:t>
      </w:r>
    </w:p>
    <w:p w14:paraId="4190B112" w14:textId="77777777" w:rsidR="00260FF1" w:rsidRPr="00E77497" w:rsidRDefault="00260FF1" w:rsidP="00260FF1">
      <w:pPr>
        <w:pStyle w:val="Note"/>
      </w:pPr>
      <w:r w:rsidRPr="00E77497">
        <w:t>NOTE</w:t>
      </w:r>
      <w:r w:rsidRPr="00E77497">
        <w:tab/>
        <w:t xml:space="preserve">The </w:t>
      </w:r>
      <w:r>
        <w:rPr>
          <w:rFonts w:ascii="Courier New" w:hAnsi="Courier New" w:cs="Courier New"/>
          <w:b/>
        </w:rPr>
        <w:t>findIndex</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findIndex</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66E5D914" w14:textId="77777777" w:rsidR="00260FF1" w:rsidRDefault="00260FF1" w:rsidP="00260FF1">
      <w:pPr>
        <w:pStyle w:val="40"/>
      </w:pPr>
      <w:bookmarkStart w:id="11892" w:name="_Ref366080862"/>
      <w:r w:rsidRPr="00E77497">
        <w:t>Array.prototype.forEach ( callbackfn [ , thisArg ] )</w:t>
      </w:r>
      <w:bookmarkEnd w:id="11892"/>
    </w:p>
    <w:p w14:paraId="1AC5B06E" w14:textId="77777777"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2D0E2F79"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144001B0" w14:textId="77777777"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 </w:t>
      </w:r>
    </w:p>
    <w:p w14:paraId="768D7069" w14:textId="77777777" w:rsidR="00260FF1" w:rsidRPr="00E77497" w:rsidRDefault="00260FF1" w:rsidP="00260FF1">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2B1E642E" w14:textId="77777777" w:rsidR="00260FF1" w:rsidRPr="00E77497" w:rsidRDefault="00260FF1" w:rsidP="00260FF1">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47F61240" w14:textId="77777777" w:rsidR="00260FF1" w:rsidRPr="00E77497" w:rsidRDefault="00260FF1" w:rsidP="00260FF1">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4626FD69" w14:textId="77777777" w:rsidR="00260FF1" w:rsidRPr="00E77497" w:rsidRDefault="00260FF1" w:rsidP="00260FF1">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0D48F04" w14:textId="77777777" w:rsidR="00260FF1" w:rsidRDefault="00260FF1" w:rsidP="00260FF1">
      <w:pPr>
        <w:pStyle w:val="Alg4"/>
        <w:numPr>
          <w:ilvl w:val="0"/>
          <w:numId w:val="824"/>
        </w:numPr>
      </w:pPr>
      <w:r>
        <w:t>ReturnIfAbrupt(</w:t>
      </w:r>
      <w:r>
        <w:rPr>
          <w:i/>
        </w:rPr>
        <w:t>O</w:t>
      </w:r>
      <w:r>
        <w:t>).</w:t>
      </w:r>
    </w:p>
    <w:p w14:paraId="557F7F8B" w14:textId="77777777" w:rsidR="00260FF1" w:rsidRPr="00E77497" w:rsidRDefault="00260FF1" w:rsidP="00260FF1">
      <w:pPr>
        <w:pStyle w:val="Alg4"/>
        <w:numPr>
          <w:ilvl w:val="0"/>
          <w:numId w:val="824"/>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174CD157" w14:textId="77777777" w:rsidR="00260FF1" w:rsidRPr="00E77497" w:rsidRDefault="00260FF1" w:rsidP="00260FF1">
      <w:pPr>
        <w:pStyle w:val="Alg4"/>
        <w:numPr>
          <w:ilvl w:val="0"/>
          <w:numId w:val="82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7907A1E9" w14:textId="77777777" w:rsidR="00260FF1" w:rsidRPr="00E77497" w:rsidRDefault="00260FF1" w:rsidP="00260FF1">
      <w:pPr>
        <w:pStyle w:val="Alg4"/>
        <w:numPr>
          <w:ilvl w:val="0"/>
          <w:numId w:val="824"/>
        </w:numPr>
        <w:contextualSpacing/>
      </w:pPr>
      <w:r>
        <w:t>ReturnIfAbrupt(</w:t>
      </w:r>
      <w:r w:rsidRPr="00E77497">
        <w:rPr>
          <w:i/>
        </w:rPr>
        <w:t>len</w:t>
      </w:r>
      <w:r>
        <w:t>).</w:t>
      </w:r>
    </w:p>
    <w:p w14:paraId="34DB6766" w14:textId="77777777" w:rsidR="00260FF1" w:rsidRPr="00E77497" w:rsidRDefault="00260FF1" w:rsidP="00260FF1">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601A825A" w14:textId="77777777" w:rsidR="00260FF1" w:rsidRPr="00E77497" w:rsidRDefault="00260FF1" w:rsidP="00260FF1">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7407AFC7" w14:textId="77777777" w:rsidR="00260FF1" w:rsidRPr="00E77497" w:rsidRDefault="00260FF1" w:rsidP="00260FF1">
      <w:pPr>
        <w:pStyle w:val="Alg4"/>
        <w:numPr>
          <w:ilvl w:val="0"/>
          <w:numId w:val="824"/>
        </w:numPr>
      </w:pPr>
      <w:r w:rsidRPr="00E77497">
        <w:t xml:space="preserve">Let </w:t>
      </w:r>
      <w:r w:rsidRPr="00E77497">
        <w:rPr>
          <w:i/>
        </w:rPr>
        <w:t>k</w:t>
      </w:r>
      <w:r w:rsidRPr="00E77497">
        <w:t xml:space="preserve"> be 0.</w:t>
      </w:r>
    </w:p>
    <w:p w14:paraId="65EF5383" w14:textId="77777777" w:rsidR="00260FF1" w:rsidRPr="00E77497" w:rsidRDefault="00260FF1" w:rsidP="00260FF1">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14:paraId="2963A9EC" w14:textId="77777777" w:rsidR="00260FF1" w:rsidRPr="00E77497" w:rsidRDefault="00260FF1" w:rsidP="00260FF1">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14:paraId="6F7A9AB3" w14:textId="77777777" w:rsidR="00260FF1" w:rsidRPr="00E77497" w:rsidRDefault="00260FF1" w:rsidP="00260FF1">
      <w:pPr>
        <w:pStyle w:val="Alg4"/>
        <w:numPr>
          <w:ilvl w:val="1"/>
          <w:numId w:val="824"/>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4D8DA84F" w14:textId="77777777" w:rsidR="00260FF1" w:rsidRDefault="00260FF1" w:rsidP="00260FF1">
      <w:pPr>
        <w:pStyle w:val="Alg3"/>
        <w:numPr>
          <w:ilvl w:val="1"/>
          <w:numId w:val="824"/>
        </w:numPr>
        <w:tabs>
          <w:tab w:val="left" w:pos="720"/>
        </w:tabs>
      </w:pPr>
      <w:r>
        <w:t>ReturnIfAbrupt(</w:t>
      </w:r>
      <w:r>
        <w:rPr>
          <w:i/>
          <w:iCs/>
        </w:rPr>
        <w:t>kPresent</w:t>
      </w:r>
      <w:r>
        <w:t>).</w:t>
      </w:r>
    </w:p>
    <w:p w14:paraId="4E7EAC19" w14:textId="77777777" w:rsidR="00260FF1" w:rsidRPr="00E77497" w:rsidRDefault="00260FF1" w:rsidP="00260FF1">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14:paraId="6C9D2D45" w14:textId="77777777" w:rsidR="00260FF1" w:rsidRPr="00E77497" w:rsidRDefault="00260FF1" w:rsidP="00260FF1">
      <w:pPr>
        <w:pStyle w:val="Alg4"/>
        <w:numPr>
          <w:ilvl w:val="2"/>
          <w:numId w:val="824"/>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64DEA960" w14:textId="77777777" w:rsidR="00260FF1" w:rsidRPr="00E77497" w:rsidRDefault="00260FF1" w:rsidP="00260FF1">
      <w:pPr>
        <w:pStyle w:val="Alg4"/>
        <w:numPr>
          <w:ilvl w:val="2"/>
          <w:numId w:val="824"/>
        </w:numPr>
        <w:contextualSpacing/>
      </w:pPr>
      <w:r>
        <w:t>ReturnIfAbrupt(</w:t>
      </w:r>
      <w:r>
        <w:rPr>
          <w:i/>
        </w:rPr>
        <w:t>kValue</w:t>
      </w:r>
      <w:r>
        <w:t>).</w:t>
      </w:r>
    </w:p>
    <w:p w14:paraId="4D14A4B6" w14:textId="77777777" w:rsidR="00260FF1" w:rsidRPr="00E77497" w:rsidRDefault="00260FF1" w:rsidP="00260FF1">
      <w:pPr>
        <w:pStyle w:val="Alg4"/>
        <w:numPr>
          <w:ilvl w:val="2"/>
          <w:numId w:val="824"/>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2BFFB5FB" w14:textId="77777777" w:rsidR="00260FF1" w:rsidRPr="00E77497" w:rsidRDefault="00260FF1" w:rsidP="00260FF1">
      <w:pPr>
        <w:pStyle w:val="Alg4"/>
        <w:numPr>
          <w:ilvl w:val="2"/>
          <w:numId w:val="824"/>
        </w:numPr>
        <w:contextualSpacing/>
      </w:pPr>
      <w:r>
        <w:t>ReturnIfAbrupt(</w:t>
      </w:r>
      <w:r>
        <w:rPr>
          <w:i/>
        </w:rPr>
        <w:t>funcResult</w:t>
      </w:r>
      <w:r>
        <w:t>).</w:t>
      </w:r>
    </w:p>
    <w:p w14:paraId="0BF52C30" w14:textId="77777777" w:rsidR="00260FF1" w:rsidRPr="00E77497" w:rsidRDefault="00260FF1" w:rsidP="00260FF1">
      <w:pPr>
        <w:pStyle w:val="Alg4"/>
        <w:numPr>
          <w:ilvl w:val="1"/>
          <w:numId w:val="824"/>
        </w:numPr>
      </w:pPr>
      <w:r w:rsidRPr="00E77497">
        <w:t xml:space="preserve">Increase </w:t>
      </w:r>
      <w:r w:rsidRPr="00E77497">
        <w:rPr>
          <w:i/>
        </w:rPr>
        <w:t>k</w:t>
      </w:r>
      <w:r w:rsidRPr="00E77497">
        <w:t xml:space="preserve"> by 1.</w:t>
      </w:r>
    </w:p>
    <w:p w14:paraId="57ACE449" w14:textId="77777777" w:rsidR="00260FF1" w:rsidRPr="00E77497" w:rsidRDefault="00260FF1" w:rsidP="00260FF1">
      <w:pPr>
        <w:pStyle w:val="Alg4"/>
        <w:numPr>
          <w:ilvl w:val="0"/>
          <w:numId w:val="824"/>
        </w:numPr>
        <w:spacing w:after="120"/>
      </w:pPr>
      <w:r w:rsidRPr="00E77497">
        <w:t xml:space="preserve">Return </w:t>
      </w:r>
      <w:r w:rsidRPr="00E77497">
        <w:rPr>
          <w:b/>
        </w:rPr>
        <w:t>undefined</w:t>
      </w:r>
      <w:r w:rsidRPr="00E77497">
        <w:t>.</w:t>
      </w:r>
    </w:p>
    <w:p w14:paraId="1EBE9CDD" w14:textId="77777777" w:rsidR="00260FF1" w:rsidRPr="00E77497" w:rsidRDefault="00260FF1" w:rsidP="00260FF1">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119483AF"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98C894C" w14:textId="77777777" w:rsidR="00260FF1" w:rsidRDefault="00260FF1" w:rsidP="00260FF1">
      <w:pPr>
        <w:pStyle w:val="40"/>
      </w:pPr>
      <w:bookmarkStart w:id="11893" w:name="_Ref366080881"/>
      <w:r w:rsidRPr="00E77497">
        <w:t>Array.prototype.indexOf ( searchElement [ , fromIndex ] )</w:t>
      </w:r>
      <w:bookmarkEnd w:id="11893"/>
    </w:p>
    <w:p w14:paraId="6F7BEF57" w14:textId="77777777" w:rsidR="00260FF1" w:rsidRPr="00E77497" w:rsidRDefault="00260FF1" w:rsidP="00260FF1">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Strict Equality Comparison </w:t>
      </w:r>
      <w:r>
        <w:t>a</w:t>
      </w:r>
      <w:r w:rsidRPr="00E77497">
        <w:t>lgorithm</w:t>
      </w:r>
      <w:r w:rsidRPr="00E77497" w:rsidDel="00B35B81">
        <w:t xml:space="preserve"> </w:t>
      </w:r>
      <w:r w:rsidRPr="00E77497">
        <w:t>(</w:t>
      </w:r>
      <w:r w:rsidR="00386020">
        <w:fldChar w:fldCharType="begin"/>
      </w:r>
      <w:r w:rsidR="00386020">
        <w:instrText xml:space="preserve"> REF _Ref366084084 \r \h </w:instrText>
      </w:r>
      <w:r w:rsidR="00386020">
        <w:fldChar w:fldCharType="separate"/>
      </w:r>
      <w:r w:rsidR="00D433E8">
        <w:t>7.2.10</w:t>
      </w:r>
      <w:r w:rsidR="00386020">
        <w:fldChar w:fldCharType="end"/>
      </w:r>
      <w:r w:rsidRPr="00E77497">
        <w:t>), and if found at one or more positions, returns the index of the first such position; otherwise, -1 is returned.</w:t>
      </w:r>
    </w:p>
    <w:p w14:paraId="0099C86E" w14:textId="77777777" w:rsidR="00260FF1" w:rsidRPr="00E77497" w:rsidRDefault="00260FF1" w:rsidP="00260FF1">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26AAE620" w14:textId="77777777" w:rsidR="00260FF1" w:rsidRPr="00E77497" w:rsidRDefault="00260FF1" w:rsidP="00260FF1">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054B1C04" w14:textId="77777777" w:rsidR="00260FF1" w:rsidRPr="00E77497" w:rsidRDefault="00260FF1" w:rsidP="00260FF1">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D7E81E2" w14:textId="77777777" w:rsidR="00260FF1" w:rsidRDefault="00260FF1" w:rsidP="00260FF1">
      <w:pPr>
        <w:pStyle w:val="Alg4"/>
        <w:numPr>
          <w:ilvl w:val="0"/>
          <w:numId w:val="391"/>
        </w:numPr>
      </w:pPr>
      <w:r>
        <w:t>ReturnIfAbrupt(</w:t>
      </w:r>
      <w:r>
        <w:rPr>
          <w:i/>
        </w:rPr>
        <w:t>O</w:t>
      </w:r>
      <w:r>
        <w:t>).</w:t>
      </w:r>
    </w:p>
    <w:p w14:paraId="694994AD" w14:textId="77777777" w:rsidR="00260FF1" w:rsidRPr="00E77497" w:rsidRDefault="00260FF1" w:rsidP="00260FF1">
      <w:pPr>
        <w:pStyle w:val="Alg4"/>
        <w:numPr>
          <w:ilvl w:val="0"/>
          <w:numId w:val="391"/>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46D9A3AD" w14:textId="77777777" w:rsidR="00260FF1" w:rsidRPr="00E77497" w:rsidRDefault="00260FF1" w:rsidP="00260FF1">
      <w:pPr>
        <w:pStyle w:val="Alg4"/>
        <w:numPr>
          <w:ilvl w:val="0"/>
          <w:numId w:val="391"/>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2668F885" w14:textId="77777777" w:rsidR="00260FF1" w:rsidRPr="00E77497" w:rsidRDefault="00260FF1" w:rsidP="00260FF1">
      <w:pPr>
        <w:pStyle w:val="Alg4"/>
        <w:numPr>
          <w:ilvl w:val="0"/>
          <w:numId w:val="391"/>
        </w:numPr>
        <w:contextualSpacing/>
      </w:pPr>
      <w:r>
        <w:t>ReturnIfAbrupt(</w:t>
      </w:r>
      <w:r w:rsidRPr="00E77497">
        <w:rPr>
          <w:i/>
        </w:rPr>
        <w:t>len</w:t>
      </w:r>
      <w:r>
        <w:t>).</w:t>
      </w:r>
    </w:p>
    <w:p w14:paraId="2412C389" w14:textId="77777777" w:rsidR="00260FF1" w:rsidRPr="00E77497" w:rsidRDefault="00260FF1" w:rsidP="00260FF1">
      <w:pPr>
        <w:pStyle w:val="Alg4"/>
        <w:numPr>
          <w:ilvl w:val="0"/>
          <w:numId w:val="391"/>
        </w:numPr>
      </w:pPr>
      <w:r w:rsidRPr="00E77497">
        <w:t xml:space="preserve">If </w:t>
      </w:r>
      <w:r w:rsidRPr="00E77497">
        <w:rPr>
          <w:i/>
        </w:rPr>
        <w:t>len</w:t>
      </w:r>
      <w:r w:rsidRPr="00E77497">
        <w:t xml:space="preserve"> is 0, return -1.</w:t>
      </w:r>
    </w:p>
    <w:p w14:paraId="7EE4219A" w14:textId="77777777" w:rsidR="00260FF1" w:rsidRPr="00E77497" w:rsidRDefault="00260FF1" w:rsidP="00260FF1">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10EA120D" w14:textId="77777777" w:rsidR="00260FF1" w:rsidRPr="00E77497" w:rsidRDefault="00260FF1" w:rsidP="00260FF1">
      <w:pPr>
        <w:pStyle w:val="Alg4"/>
        <w:numPr>
          <w:ilvl w:val="0"/>
          <w:numId w:val="391"/>
        </w:numPr>
        <w:contextualSpacing/>
      </w:pPr>
      <w:r>
        <w:t>ReturnIfAbrupt(</w:t>
      </w:r>
      <w:r>
        <w:rPr>
          <w:i/>
        </w:rPr>
        <w:t>n</w:t>
      </w:r>
      <w:r>
        <w:t>).</w:t>
      </w:r>
    </w:p>
    <w:p w14:paraId="7EC32EFF" w14:textId="77777777" w:rsidR="00260FF1" w:rsidRPr="00E77497" w:rsidRDefault="00260FF1" w:rsidP="00260FF1">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14:paraId="20EEE845" w14:textId="77777777" w:rsidR="00260FF1" w:rsidRPr="00E77497" w:rsidRDefault="00260FF1" w:rsidP="00260FF1">
      <w:pPr>
        <w:pStyle w:val="Alg4"/>
        <w:numPr>
          <w:ilvl w:val="0"/>
          <w:numId w:val="391"/>
        </w:numPr>
      </w:pPr>
      <w:r w:rsidRPr="00E77497">
        <w:t xml:space="preserve">If </w:t>
      </w:r>
      <w:r w:rsidRPr="00E77497">
        <w:rPr>
          <w:i/>
        </w:rPr>
        <w:t xml:space="preserve">n </w:t>
      </w:r>
      <w:r w:rsidRPr="00E77497">
        <w:t xml:space="preserve">≥ 0, then </w:t>
      </w:r>
    </w:p>
    <w:p w14:paraId="08516DD2" w14:textId="77777777" w:rsidR="00260FF1" w:rsidRPr="00E77497" w:rsidRDefault="00260FF1" w:rsidP="00260FF1">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14:paraId="36EEC118" w14:textId="77777777" w:rsidR="00260FF1" w:rsidRPr="00E77497" w:rsidRDefault="00260FF1" w:rsidP="00260FF1">
      <w:pPr>
        <w:pStyle w:val="Alg4"/>
        <w:numPr>
          <w:ilvl w:val="0"/>
          <w:numId w:val="391"/>
        </w:numPr>
      </w:pPr>
      <w:r w:rsidRPr="00E77497">
        <w:t xml:space="preserve">Else </w:t>
      </w:r>
      <w:r w:rsidRPr="00E77497">
        <w:rPr>
          <w:i/>
        </w:rPr>
        <w:t>n</w:t>
      </w:r>
      <w:r w:rsidRPr="00E77497">
        <w:t>&lt;0,</w:t>
      </w:r>
    </w:p>
    <w:p w14:paraId="00728B37" w14:textId="77777777" w:rsidR="00260FF1" w:rsidRPr="00E77497" w:rsidRDefault="00260FF1" w:rsidP="00260FF1">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45537A1F" w14:textId="77777777" w:rsidR="00260FF1" w:rsidRPr="00E77497" w:rsidRDefault="00260FF1" w:rsidP="00260FF1">
      <w:pPr>
        <w:pStyle w:val="Alg4"/>
        <w:numPr>
          <w:ilvl w:val="1"/>
          <w:numId w:val="391"/>
        </w:numPr>
      </w:pPr>
      <w:r w:rsidRPr="00E77497">
        <w:t xml:space="preserve">If </w:t>
      </w:r>
      <w:r w:rsidRPr="00E77497">
        <w:rPr>
          <w:i/>
        </w:rPr>
        <w:t xml:space="preserve">k </w:t>
      </w:r>
      <w:r>
        <w:t>&lt;</w:t>
      </w:r>
      <w:r w:rsidRPr="00E77497">
        <w:t xml:space="preserve"> 0, then let </w:t>
      </w:r>
      <w:r w:rsidRPr="00E77497">
        <w:rPr>
          <w:i/>
        </w:rPr>
        <w:t>k</w:t>
      </w:r>
      <w:r w:rsidRPr="00E77497">
        <w:t xml:space="preserve"> be 0.</w:t>
      </w:r>
    </w:p>
    <w:p w14:paraId="2E80D97F" w14:textId="77777777" w:rsidR="00260FF1" w:rsidRPr="00E77497" w:rsidRDefault="00260FF1" w:rsidP="00260FF1">
      <w:pPr>
        <w:pStyle w:val="Alg4"/>
        <w:numPr>
          <w:ilvl w:val="0"/>
          <w:numId w:val="391"/>
        </w:numPr>
      </w:pPr>
      <w:r w:rsidRPr="00E77497">
        <w:t xml:space="preserve">Repeat, while </w:t>
      </w:r>
      <w:r w:rsidRPr="00E77497">
        <w:rPr>
          <w:i/>
        </w:rPr>
        <w:t>k</w:t>
      </w:r>
      <w:r w:rsidRPr="00E77497">
        <w:t>&lt;</w:t>
      </w:r>
      <w:r w:rsidRPr="00E77497">
        <w:rPr>
          <w:i/>
        </w:rPr>
        <w:t>len</w:t>
      </w:r>
    </w:p>
    <w:p w14:paraId="2024A119" w14:textId="77777777" w:rsidR="00260FF1" w:rsidRPr="00E77497" w:rsidRDefault="00260FF1" w:rsidP="00260FF1">
      <w:pPr>
        <w:pStyle w:val="Alg4"/>
        <w:numPr>
          <w:ilvl w:val="1"/>
          <w:numId w:val="391"/>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ToString(</w:t>
      </w:r>
      <w:r w:rsidRPr="00E77497">
        <w:rPr>
          <w:i/>
        </w:rPr>
        <w:t>k</w:t>
      </w:r>
      <w:r w:rsidRPr="00E77497">
        <w:t>)</w:t>
      </w:r>
      <w:r>
        <w:t>)</w:t>
      </w:r>
      <w:r w:rsidRPr="00E77497">
        <w:t>.</w:t>
      </w:r>
    </w:p>
    <w:p w14:paraId="38450C42" w14:textId="77777777" w:rsidR="00260FF1" w:rsidRDefault="00260FF1" w:rsidP="00260FF1">
      <w:pPr>
        <w:pStyle w:val="Alg3"/>
        <w:numPr>
          <w:ilvl w:val="1"/>
          <w:numId w:val="391"/>
        </w:numPr>
        <w:tabs>
          <w:tab w:val="left" w:pos="720"/>
        </w:tabs>
      </w:pPr>
      <w:r>
        <w:t>ReturnIfAbrupt(</w:t>
      </w:r>
      <w:r>
        <w:rPr>
          <w:i/>
          <w:iCs/>
        </w:rPr>
        <w:t>kPresent</w:t>
      </w:r>
      <w:r>
        <w:t>).</w:t>
      </w:r>
    </w:p>
    <w:p w14:paraId="4BF40117" w14:textId="77777777" w:rsidR="00260FF1" w:rsidRPr="00E77497" w:rsidRDefault="00260FF1" w:rsidP="00260FF1">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14:paraId="6ADAA346" w14:textId="77777777" w:rsidR="00260FF1" w:rsidRPr="00E77497" w:rsidRDefault="00260FF1" w:rsidP="00260FF1">
      <w:pPr>
        <w:pStyle w:val="Alg4"/>
        <w:numPr>
          <w:ilvl w:val="2"/>
          <w:numId w:val="391"/>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14:paraId="60B69F0D" w14:textId="77777777" w:rsidR="00260FF1" w:rsidRPr="00E77497" w:rsidRDefault="00260FF1" w:rsidP="00260FF1">
      <w:pPr>
        <w:pStyle w:val="Alg4"/>
        <w:numPr>
          <w:ilvl w:val="2"/>
          <w:numId w:val="391"/>
        </w:numPr>
        <w:contextualSpacing/>
      </w:pPr>
      <w:r>
        <w:t>ReturnIfAbrupt(</w:t>
      </w:r>
      <w:r>
        <w:rPr>
          <w:i/>
        </w:rPr>
        <w:t>elementK</w:t>
      </w:r>
      <w:r>
        <w:t>).</w:t>
      </w:r>
    </w:p>
    <w:p w14:paraId="5900A1D8" w14:textId="77777777" w:rsidR="00260FF1" w:rsidRPr="00E77497" w:rsidRDefault="00260FF1" w:rsidP="00260FF1">
      <w:pPr>
        <w:pStyle w:val="Alg4"/>
        <w:numPr>
          <w:ilvl w:val="2"/>
          <w:numId w:val="391"/>
        </w:numPr>
      </w:pPr>
      <w:r w:rsidRPr="00E77497">
        <w:t xml:space="preserve">Let </w:t>
      </w:r>
      <w:r w:rsidRPr="00E77497">
        <w:rPr>
          <w:i/>
        </w:rPr>
        <w:t>same</w:t>
      </w:r>
      <w:r w:rsidRPr="00E77497">
        <w:t xml:space="preserve"> be the result of </w:t>
      </w:r>
      <w:r>
        <w:t>performing</w:t>
      </w:r>
      <w:r w:rsidRPr="00E77497">
        <w:t xml:space="preserve"> Strict Equality Comparison </w:t>
      </w:r>
      <w:r w:rsidRPr="00E77497">
        <w:rPr>
          <w:i/>
        </w:rPr>
        <w:t>searchElement</w:t>
      </w:r>
      <w:r w:rsidRPr="00E77497">
        <w:t xml:space="preserve"> </w:t>
      </w:r>
      <w:r>
        <w:t>===</w:t>
      </w:r>
      <w:r w:rsidRPr="00E77497">
        <w:t xml:space="preserve"> </w:t>
      </w:r>
      <w:r w:rsidRPr="00E77497">
        <w:rPr>
          <w:i/>
        </w:rPr>
        <w:t>elementK</w:t>
      </w:r>
      <w:r w:rsidRPr="00E77497">
        <w:t>.</w:t>
      </w:r>
    </w:p>
    <w:p w14:paraId="084DB96F" w14:textId="77777777" w:rsidR="00260FF1" w:rsidRPr="00E77497" w:rsidRDefault="00260FF1" w:rsidP="00260FF1">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28CF8243" w14:textId="77777777" w:rsidR="00260FF1" w:rsidRPr="00E77497" w:rsidRDefault="00260FF1" w:rsidP="00260FF1">
      <w:pPr>
        <w:pStyle w:val="Alg4"/>
        <w:numPr>
          <w:ilvl w:val="1"/>
          <w:numId w:val="391"/>
        </w:numPr>
      </w:pPr>
      <w:r w:rsidRPr="00E77497">
        <w:t xml:space="preserve">Increase </w:t>
      </w:r>
      <w:r w:rsidRPr="00E77497">
        <w:rPr>
          <w:i/>
        </w:rPr>
        <w:t xml:space="preserve">k </w:t>
      </w:r>
      <w:r w:rsidRPr="00E77497">
        <w:t>by 1.</w:t>
      </w:r>
    </w:p>
    <w:p w14:paraId="3BC4FAE3" w14:textId="77777777" w:rsidR="00260FF1" w:rsidRPr="00E77497" w:rsidRDefault="00260FF1" w:rsidP="00260FF1">
      <w:pPr>
        <w:pStyle w:val="Alg4"/>
        <w:numPr>
          <w:ilvl w:val="0"/>
          <w:numId w:val="391"/>
        </w:numPr>
        <w:spacing w:after="120"/>
      </w:pPr>
      <w:r w:rsidRPr="00E77497">
        <w:t>Return -1.</w:t>
      </w:r>
    </w:p>
    <w:p w14:paraId="0ED9B94C"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51A6627D"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771D32FE" w14:textId="77777777" w:rsidR="00260FF1" w:rsidRPr="00E77497" w:rsidRDefault="00260FF1" w:rsidP="00260FF1">
      <w:pPr>
        <w:pStyle w:val="40"/>
      </w:pPr>
      <w:bookmarkStart w:id="11894" w:name="_Ref366080893"/>
      <w:r w:rsidRPr="00E77497">
        <w:t>Array.prototype.join (separator)</w:t>
      </w:r>
      <w:bookmarkEnd w:id="11894"/>
    </w:p>
    <w:p w14:paraId="363A3575" w14:textId="77777777" w:rsidR="00260FF1" w:rsidRPr="00E77497" w:rsidRDefault="00260FF1" w:rsidP="00260FF1">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p>
    <w:p w14:paraId="722194A7" w14:textId="77777777" w:rsidR="00260FF1" w:rsidRPr="00E77497" w:rsidRDefault="00260FF1" w:rsidP="00260FF1">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0D50D1FE" w14:textId="77777777" w:rsidR="00260FF1" w:rsidRPr="00E77497" w:rsidRDefault="00260FF1" w:rsidP="00260FF1">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094B28B" w14:textId="77777777" w:rsidR="00260FF1" w:rsidRDefault="00260FF1" w:rsidP="00260FF1">
      <w:pPr>
        <w:pStyle w:val="Alg4"/>
        <w:numPr>
          <w:ilvl w:val="0"/>
          <w:numId w:val="203"/>
        </w:numPr>
      </w:pPr>
      <w:r>
        <w:t>ReturnIfAbrupt(</w:t>
      </w:r>
      <w:r>
        <w:rPr>
          <w:i/>
        </w:rPr>
        <w:t>O</w:t>
      </w:r>
      <w:r>
        <w:t>).</w:t>
      </w:r>
    </w:p>
    <w:p w14:paraId="13928452" w14:textId="77777777" w:rsidR="00260FF1" w:rsidRPr="00E77497" w:rsidRDefault="00260FF1" w:rsidP="00260FF1">
      <w:pPr>
        <w:pStyle w:val="Alg4"/>
        <w:numPr>
          <w:ilvl w:val="0"/>
          <w:numId w:val="20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76EB0126" w14:textId="77777777" w:rsidR="00260FF1" w:rsidRPr="00E77497" w:rsidRDefault="00260FF1" w:rsidP="00260FF1">
      <w:pPr>
        <w:pStyle w:val="Alg4"/>
        <w:numPr>
          <w:ilvl w:val="0"/>
          <w:numId w:val="20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3097F3F6" w14:textId="77777777" w:rsidR="00260FF1" w:rsidRPr="00E77497" w:rsidRDefault="00260FF1" w:rsidP="00260FF1">
      <w:pPr>
        <w:pStyle w:val="Alg4"/>
        <w:numPr>
          <w:ilvl w:val="0"/>
          <w:numId w:val="203"/>
        </w:numPr>
        <w:contextualSpacing/>
      </w:pPr>
      <w:r>
        <w:t>ReturnIfAbrupt(</w:t>
      </w:r>
      <w:r w:rsidRPr="00E77497">
        <w:rPr>
          <w:i/>
        </w:rPr>
        <w:t>len</w:t>
      </w:r>
      <w:r>
        <w:t>).</w:t>
      </w:r>
    </w:p>
    <w:p w14:paraId="5076E03C" w14:textId="77777777" w:rsidR="00260FF1" w:rsidRPr="00E77497" w:rsidRDefault="00260FF1" w:rsidP="00260FF1">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14:paraId="7B853CA7" w14:textId="77777777" w:rsidR="00260FF1" w:rsidRPr="00E77497" w:rsidRDefault="00260FF1" w:rsidP="00260FF1">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14:paraId="4174D139" w14:textId="77777777" w:rsidR="00260FF1" w:rsidRPr="00E77497" w:rsidRDefault="00260FF1" w:rsidP="00260FF1">
      <w:pPr>
        <w:pStyle w:val="Alg4"/>
        <w:numPr>
          <w:ilvl w:val="0"/>
          <w:numId w:val="203"/>
        </w:numPr>
      </w:pPr>
      <w:r w:rsidRPr="00E77497">
        <w:t xml:space="preserve">If </w:t>
      </w:r>
      <w:r w:rsidRPr="00E77497">
        <w:rPr>
          <w:i/>
        </w:rPr>
        <w:t>len</w:t>
      </w:r>
      <w:r w:rsidRPr="00E77497">
        <w:t xml:space="preserve"> is zero, return the empty String.</w:t>
      </w:r>
    </w:p>
    <w:p w14:paraId="398B499B" w14:textId="77777777" w:rsidR="00260FF1" w:rsidRPr="00E77497" w:rsidRDefault="00260FF1" w:rsidP="00260FF1">
      <w:pPr>
        <w:pStyle w:val="Alg4"/>
        <w:numPr>
          <w:ilvl w:val="0"/>
          <w:numId w:val="203"/>
        </w:numPr>
      </w:pPr>
      <w:r w:rsidRPr="00E77497">
        <w:t xml:space="preserve">Let </w:t>
      </w:r>
      <w:r w:rsidRPr="00E77497">
        <w:rPr>
          <w:i/>
        </w:rPr>
        <w:t>element0</w:t>
      </w:r>
      <w:r w:rsidRPr="00E77497">
        <w:t xml:space="preserve"> be the result of Get</w:t>
      </w:r>
      <w:r>
        <w:t>(</w:t>
      </w:r>
      <w:r w:rsidRPr="00E77497">
        <w:rPr>
          <w:i/>
        </w:rPr>
        <w:t>O</w:t>
      </w:r>
      <w:r>
        <w:t>,</w:t>
      </w:r>
      <w:r w:rsidRPr="00E77497">
        <w:t xml:space="preserve"> </w:t>
      </w:r>
      <w:r w:rsidRPr="00E77497">
        <w:rPr>
          <w:rFonts w:ascii="Courier New" w:hAnsi="Courier New"/>
          <w:b/>
        </w:rPr>
        <w:t>"0"</w:t>
      </w:r>
      <w:r w:rsidRPr="00844B9F">
        <w:rPr>
          <w:bCs/>
        </w:rPr>
        <w:t>)</w:t>
      </w:r>
      <w:r w:rsidRPr="00E77497">
        <w:t>.</w:t>
      </w:r>
    </w:p>
    <w:p w14:paraId="2F93873E" w14:textId="77777777" w:rsidR="00260FF1" w:rsidRPr="00E77497" w:rsidRDefault="00260FF1" w:rsidP="00260FF1">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w:t>
      </w:r>
      <w:r>
        <w:t>l</w:t>
      </w:r>
      <w:r w:rsidRPr="00E77497">
        <w:t xml:space="preserve">et </w:t>
      </w:r>
      <w:r w:rsidRPr="00E77497">
        <w:rPr>
          <w:i/>
        </w:rPr>
        <w:t>R</w:t>
      </w:r>
      <w:r w:rsidRPr="00E77497">
        <w:t xml:space="preserve"> be ToString(</w:t>
      </w:r>
      <w:r w:rsidRPr="00E77497">
        <w:rPr>
          <w:i/>
        </w:rPr>
        <w:t>element0</w:t>
      </w:r>
      <w:r w:rsidRPr="00E77497">
        <w:t>).</w:t>
      </w:r>
    </w:p>
    <w:p w14:paraId="49B81763" w14:textId="77777777" w:rsidR="00260FF1" w:rsidRPr="00E77497" w:rsidRDefault="00260FF1" w:rsidP="00260FF1">
      <w:pPr>
        <w:pStyle w:val="Alg4"/>
        <w:numPr>
          <w:ilvl w:val="0"/>
          <w:numId w:val="203"/>
        </w:numPr>
        <w:contextualSpacing/>
      </w:pPr>
      <w:r>
        <w:t>ReturnIfAbrupt(</w:t>
      </w:r>
      <w:r>
        <w:rPr>
          <w:i/>
        </w:rPr>
        <w:t>R</w:t>
      </w:r>
      <w:r>
        <w:t>).</w:t>
      </w:r>
    </w:p>
    <w:p w14:paraId="3665FDD8" w14:textId="77777777" w:rsidR="00260FF1" w:rsidRPr="00E77497" w:rsidRDefault="00260FF1" w:rsidP="00260FF1">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01C808E3" w14:textId="77777777" w:rsidR="00260FF1" w:rsidRPr="00E77497" w:rsidRDefault="00260FF1" w:rsidP="00260FF1">
      <w:pPr>
        <w:pStyle w:val="Alg4"/>
        <w:numPr>
          <w:ilvl w:val="0"/>
          <w:numId w:val="203"/>
        </w:numPr>
      </w:pPr>
      <w:r w:rsidRPr="00E77497">
        <w:t xml:space="preserve">Repeat, while </w:t>
      </w:r>
      <w:r w:rsidRPr="00E77497">
        <w:rPr>
          <w:i/>
        </w:rPr>
        <w:t>k</w:t>
      </w:r>
      <w:r w:rsidRPr="00E77497">
        <w:t xml:space="preserve"> &lt; </w:t>
      </w:r>
      <w:r w:rsidRPr="00E77497">
        <w:rPr>
          <w:i/>
        </w:rPr>
        <w:t>len</w:t>
      </w:r>
    </w:p>
    <w:p w14:paraId="72098F87" w14:textId="77777777" w:rsidR="00260FF1" w:rsidRPr="00E77497" w:rsidRDefault="00260FF1" w:rsidP="00260FF1">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73D42E8B" w14:textId="77777777" w:rsidR="00260FF1" w:rsidRPr="00E77497" w:rsidRDefault="00260FF1" w:rsidP="00260FF1">
      <w:pPr>
        <w:pStyle w:val="Alg4"/>
        <w:numPr>
          <w:ilvl w:val="1"/>
          <w:numId w:val="203"/>
        </w:numPr>
      </w:pPr>
      <w:r w:rsidRPr="00E77497">
        <w:t xml:space="preserve">Let </w:t>
      </w:r>
      <w:r w:rsidRPr="00E77497">
        <w:rPr>
          <w:i/>
        </w:rPr>
        <w:t>element</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14:paraId="2E0A8F0C" w14:textId="77777777" w:rsidR="00260FF1" w:rsidRPr="00E77497" w:rsidRDefault="00260FF1" w:rsidP="00260FF1">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w:t>
      </w:r>
      <w:r>
        <w:t>then l</w:t>
      </w:r>
      <w:r w:rsidRPr="00E77497">
        <w:t xml:space="preserve">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661E7F45" w14:textId="77777777" w:rsidR="00260FF1" w:rsidRPr="00E77497" w:rsidRDefault="00260FF1" w:rsidP="00260FF1">
      <w:pPr>
        <w:pStyle w:val="Alg4"/>
        <w:numPr>
          <w:ilvl w:val="1"/>
          <w:numId w:val="203"/>
        </w:numPr>
        <w:contextualSpacing/>
      </w:pPr>
      <w:r>
        <w:t>ReturnIfAbrupt(</w:t>
      </w:r>
      <w:r>
        <w:rPr>
          <w:i/>
        </w:rPr>
        <w:t>next</w:t>
      </w:r>
      <w:r>
        <w:t>).</w:t>
      </w:r>
    </w:p>
    <w:p w14:paraId="3B0577F2" w14:textId="77777777" w:rsidR="00260FF1" w:rsidRPr="00E77497" w:rsidRDefault="00260FF1" w:rsidP="00260FF1">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5BD75EBF" w14:textId="77777777" w:rsidR="00260FF1" w:rsidRPr="00E77497" w:rsidRDefault="00260FF1" w:rsidP="00260FF1">
      <w:pPr>
        <w:pStyle w:val="Alg4"/>
        <w:numPr>
          <w:ilvl w:val="1"/>
          <w:numId w:val="203"/>
        </w:numPr>
      </w:pPr>
      <w:r w:rsidRPr="00E77497">
        <w:t xml:space="preserve">Increase </w:t>
      </w:r>
      <w:r w:rsidRPr="00E77497">
        <w:rPr>
          <w:i/>
        </w:rPr>
        <w:t>k</w:t>
      </w:r>
      <w:r w:rsidRPr="00E77497">
        <w:t xml:space="preserve"> by 1.</w:t>
      </w:r>
    </w:p>
    <w:p w14:paraId="705AAB70" w14:textId="77777777" w:rsidR="00260FF1" w:rsidRPr="00E77497" w:rsidRDefault="00260FF1" w:rsidP="00260FF1">
      <w:pPr>
        <w:pStyle w:val="Alg4"/>
        <w:numPr>
          <w:ilvl w:val="0"/>
          <w:numId w:val="203"/>
        </w:numPr>
        <w:spacing w:after="220"/>
      </w:pPr>
      <w:r w:rsidRPr="00E77497">
        <w:t xml:space="preserve">Return </w:t>
      </w:r>
      <w:r w:rsidRPr="00E77497">
        <w:rPr>
          <w:i/>
        </w:rPr>
        <w:t>R</w:t>
      </w:r>
      <w:r w:rsidRPr="00E77497">
        <w:t>.</w:t>
      </w:r>
    </w:p>
    <w:p w14:paraId="616FD0A9"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19A4CFAB" w14:textId="77777777" w:rsidR="00260FF1" w:rsidRPr="00E77497" w:rsidRDefault="00260FF1" w:rsidP="00260FF1">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62BF98A7" w14:textId="77777777" w:rsidR="00260FF1" w:rsidRDefault="00260FF1" w:rsidP="00260FF1">
      <w:pPr>
        <w:pStyle w:val="40"/>
      </w:pPr>
      <w:bookmarkStart w:id="11895" w:name="_Ref366080451"/>
      <w:r w:rsidRPr="00714C7E">
        <w:t>Array.prototype.keys ( )</w:t>
      </w:r>
      <w:bookmarkEnd w:id="11895"/>
    </w:p>
    <w:p w14:paraId="6B502E16" w14:textId="77777777" w:rsidR="00260FF1" w:rsidRPr="00E77497" w:rsidRDefault="00260FF1" w:rsidP="00260FF1">
      <w:r w:rsidRPr="00E77497">
        <w:t>The following steps are taken:</w:t>
      </w:r>
    </w:p>
    <w:p w14:paraId="7E04DFA6" w14:textId="77777777" w:rsidR="00260FF1" w:rsidRPr="00E77497" w:rsidRDefault="00260FF1" w:rsidP="00260FF1">
      <w:pPr>
        <w:pStyle w:val="Alg4"/>
        <w:numPr>
          <w:ilvl w:val="0"/>
          <w:numId w:val="1001"/>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1C04E59C" w14:textId="77777777" w:rsidR="00260FF1" w:rsidRPr="00E77497" w:rsidRDefault="00260FF1" w:rsidP="00260FF1">
      <w:pPr>
        <w:pStyle w:val="Alg4"/>
        <w:numPr>
          <w:ilvl w:val="0"/>
          <w:numId w:val="1001"/>
        </w:numPr>
      </w:pPr>
      <w:r>
        <w:t>ReturnIfAbrupt(</w:t>
      </w:r>
      <w:r>
        <w:rPr>
          <w:i/>
        </w:rPr>
        <w:t>O</w:t>
      </w:r>
      <w:r>
        <w:t>).</w:t>
      </w:r>
    </w:p>
    <w:p w14:paraId="02E9405B" w14:textId="77777777" w:rsidR="00260FF1" w:rsidRDefault="00260FF1" w:rsidP="00260FF1">
      <w:pPr>
        <w:pStyle w:val="Alg4"/>
        <w:numPr>
          <w:ilvl w:val="0"/>
          <w:numId w:val="1001"/>
        </w:numPr>
        <w:spacing w:after="280"/>
      </w:pPr>
      <w:r>
        <w:t xml:space="preserve">Return the result of calling the CreateArrayIterator abstract operation with arguments </w:t>
      </w:r>
      <w:r>
        <w:rPr>
          <w:i/>
        </w:rPr>
        <w:t>O</w:t>
      </w:r>
      <w:r>
        <w:t xml:space="preserve"> and </w:t>
      </w:r>
      <w:r w:rsidRPr="00E77497">
        <w:rPr>
          <w:b/>
        </w:rPr>
        <w:t>"</w:t>
      </w:r>
      <w:r>
        <w:rPr>
          <w:rFonts w:ascii="Courier New" w:hAnsi="Courier New" w:cs="Courier New"/>
          <w:b/>
        </w:rPr>
        <w:t>key</w:t>
      </w:r>
      <w:r w:rsidRPr="00E77497">
        <w:rPr>
          <w:b/>
        </w:rPr>
        <w:t>"</w:t>
      </w:r>
      <w:r>
        <w:t>.</w:t>
      </w:r>
    </w:p>
    <w:p w14:paraId="49569CC1" w14:textId="77777777" w:rsidR="00260FF1" w:rsidRDefault="00260FF1" w:rsidP="00260FF1">
      <w:pPr>
        <w:pStyle w:val="40"/>
      </w:pPr>
      <w:bookmarkStart w:id="11896" w:name="_Ref366080475"/>
      <w:bookmarkStart w:id="11897" w:name="_Toc382291623"/>
      <w:bookmarkStart w:id="11898" w:name="_Toc385672297"/>
      <w:bookmarkStart w:id="11899" w:name="_Toc393690413"/>
      <w:bookmarkEnd w:id="11863"/>
      <w:bookmarkEnd w:id="11864"/>
      <w:bookmarkEnd w:id="11867"/>
      <w:bookmarkEnd w:id="11868"/>
      <w:r w:rsidRPr="004C0245">
        <w:t>Array.prototype.lastIndexOf ( searchElement [ , fromIndex ] )</w:t>
      </w:r>
      <w:bookmarkEnd w:id="11896"/>
    </w:p>
    <w:p w14:paraId="1AC86CB6" w14:textId="77777777" w:rsidR="00260FF1" w:rsidRPr="00E77497" w:rsidRDefault="00260FF1" w:rsidP="00260FF1">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Strict Equality Comparison </w:t>
      </w:r>
      <w:r>
        <w:t>a</w:t>
      </w:r>
      <w:r w:rsidRPr="00E77497">
        <w:t>lgorithm</w:t>
      </w:r>
      <w:r w:rsidRPr="00E77497" w:rsidDel="00B35B81">
        <w:t xml:space="preserve"> </w:t>
      </w:r>
      <w:r w:rsidRPr="00E77497">
        <w:t>(</w:t>
      </w:r>
      <w:r w:rsidR="00386020">
        <w:fldChar w:fldCharType="begin"/>
      </w:r>
      <w:r w:rsidR="00386020">
        <w:instrText xml:space="preserve"> REF _Ref366084118 \r \h </w:instrText>
      </w:r>
      <w:r w:rsidR="00386020">
        <w:fldChar w:fldCharType="separate"/>
      </w:r>
      <w:r w:rsidR="00D433E8">
        <w:t>7.2.10</w:t>
      </w:r>
      <w:r w:rsidR="00386020">
        <w:fldChar w:fldCharType="end"/>
      </w:r>
      <w:r w:rsidRPr="00E77497">
        <w:t>), and if found at one or more positions, returns the index of the last such position; otherwise, -1 is returned.</w:t>
      </w:r>
    </w:p>
    <w:p w14:paraId="15FF4F5F" w14:textId="77777777" w:rsidR="00260FF1" w:rsidRPr="00E77497" w:rsidRDefault="00260FF1" w:rsidP="00260FF1">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14:paraId="7E94AD66" w14:textId="77777777" w:rsidR="00260FF1" w:rsidRPr="00E77497" w:rsidRDefault="00260FF1" w:rsidP="00260FF1">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28CD239C" w14:textId="77777777" w:rsidR="00260FF1" w:rsidRPr="00E77497" w:rsidRDefault="00260FF1" w:rsidP="00260FF1">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0DBCD65" w14:textId="77777777" w:rsidR="00260FF1" w:rsidRDefault="00260FF1" w:rsidP="00260FF1">
      <w:pPr>
        <w:pStyle w:val="Alg4"/>
        <w:numPr>
          <w:ilvl w:val="0"/>
          <w:numId w:val="213"/>
        </w:numPr>
      </w:pPr>
      <w:r>
        <w:t>ReturnIfAbrupt(</w:t>
      </w:r>
      <w:r>
        <w:rPr>
          <w:i/>
        </w:rPr>
        <w:t>O</w:t>
      </w:r>
      <w:r>
        <w:t>).</w:t>
      </w:r>
    </w:p>
    <w:p w14:paraId="6B637E98" w14:textId="77777777" w:rsidR="00260FF1" w:rsidRPr="00E77497" w:rsidRDefault="00260FF1" w:rsidP="00260FF1">
      <w:pPr>
        <w:pStyle w:val="Alg4"/>
        <w:numPr>
          <w:ilvl w:val="0"/>
          <w:numId w:val="213"/>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62FC846E" w14:textId="77777777" w:rsidR="00260FF1" w:rsidRPr="00E77497" w:rsidRDefault="00260FF1" w:rsidP="00260FF1">
      <w:pPr>
        <w:pStyle w:val="Alg4"/>
        <w:numPr>
          <w:ilvl w:val="0"/>
          <w:numId w:val="213"/>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0C714981" w14:textId="77777777" w:rsidR="00260FF1" w:rsidRPr="00E77497" w:rsidRDefault="00260FF1" w:rsidP="00260FF1">
      <w:pPr>
        <w:pStyle w:val="Alg4"/>
        <w:numPr>
          <w:ilvl w:val="0"/>
          <w:numId w:val="213"/>
        </w:numPr>
        <w:contextualSpacing/>
      </w:pPr>
      <w:r>
        <w:t>ReturnIfAbrupt(</w:t>
      </w:r>
      <w:r w:rsidRPr="00E77497">
        <w:rPr>
          <w:i/>
        </w:rPr>
        <w:t>len</w:t>
      </w:r>
      <w:r>
        <w:t>).</w:t>
      </w:r>
    </w:p>
    <w:p w14:paraId="711D8FA9" w14:textId="77777777" w:rsidR="00260FF1" w:rsidRPr="00E77497" w:rsidRDefault="00260FF1" w:rsidP="00260FF1">
      <w:pPr>
        <w:pStyle w:val="Alg4"/>
        <w:numPr>
          <w:ilvl w:val="0"/>
          <w:numId w:val="213"/>
        </w:numPr>
      </w:pPr>
      <w:r w:rsidRPr="00E77497">
        <w:t xml:space="preserve">If </w:t>
      </w:r>
      <w:r w:rsidRPr="00E77497">
        <w:rPr>
          <w:i/>
        </w:rPr>
        <w:t>len</w:t>
      </w:r>
      <w:r w:rsidRPr="00E77497">
        <w:t xml:space="preserve"> is 0, return -1.</w:t>
      </w:r>
    </w:p>
    <w:p w14:paraId="161D3045" w14:textId="77777777" w:rsidR="00260FF1" w:rsidRPr="00E77497" w:rsidRDefault="00260FF1" w:rsidP="00260FF1">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14:paraId="78D193DD" w14:textId="77777777" w:rsidR="00260FF1" w:rsidRPr="00E77497" w:rsidRDefault="00260FF1" w:rsidP="00260FF1">
      <w:pPr>
        <w:pStyle w:val="Alg4"/>
        <w:numPr>
          <w:ilvl w:val="0"/>
          <w:numId w:val="213"/>
        </w:numPr>
        <w:contextualSpacing/>
      </w:pPr>
      <w:r>
        <w:t>ReturnIfAbrupt(</w:t>
      </w:r>
      <w:r>
        <w:rPr>
          <w:i/>
        </w:rPr>
        <w:t>n</w:t>
      </w:r>
      <w:r>
        <w:t>).</w:t>
      </w:r>
    </w:p>
    <w:p w14:paraId="1B228C75" w14:textId="77777777" w:rsidR="00260FF1" w:rsidRPr="00E77497" w:rsidRDefault="00260FF1" w:rsidP="00260FF1">
      <w:pPr>
        <w:pStyle w:val="Alg4"/>
        <w:numPr>
          <w:ilvl w:val="0"/>
          <w:numId w:val="213"/>
        </w:numPr>
      </w:pPr>
      <w:r w:rsidRPr="00E77497">
        <w:t xml:space="preserve">If </w:t>
      </w:r>
      <w:r w:rsidRPr="00E77497">
        <w:rPr>
          <w:i/>
        </w:rPr>
        <w:t>n</w:t>
      </w:r>
      <w:r w:rsidRPr="00E77497">
        <w:t xml:space="preserve"> ≥ </w:t>
      </w:r>
      <w:r w:rsidRPr="007177CB">
        <w:rPr>
          <w:iCs/>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14:paraId="1773320F" w14:textId="77777777" w:rsidR="00260FF1" w:rsidRPr="00E77497" w:rsidRDefault="00260FF1" w:rsidP="00260FF1">
      <w:pPr>
        <w:pStyle w:val="Alg4"/>
        <w:numPr>
          <w:ilvl w:val="0"/>
          <w:numId w:val="213"/>
        </w:numPr>
      </w:pPr>
      <w:r w:rsidRPr="00E77497">
        <w:t xml:space="preserve">Else  </w:t>
      </w:r>
      <w:r w:rsidRPr="00E77497">
        <w:rPr>
          <w:i/>
        </w:rPr>
        <w:t>n</w:t>
      </w:r>
      <w:r w:rsidRPr="00E77497">
        <w:t xml:space="preserve"> &lt; 0,</w:t>
      </w:r>
    </w:p>
    <w:p w14:paraId="39541CDA" w14:textId="77777777" w:rsidR="00260FF1" w:rsidRPr="00E77497" w:rsidRDefault="00260FF1" w:rsidP="00260FF1">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14:paraId="6AE3A1E6" w14:textId="77777777" w:rsidR="00260FF1" w:rsidRPr="00E77497" w:rsidRDefault="00260FF1" w:rsidP="00260FF1">
      <w:pPr>
        <w:pStyle w:val="Alg4"/>
        <w:numPr>
          <w:ilvl w:val="0"/>
          <w:numId w:val="213"/>
        </w:numPr>
      </w:pPr>
      <w:r w:rsidRPr="00E77497">
        <w:t xml:space="preserve">Repeat, while </w:t>
      </w:r>
      <w:r w:rsidRPr="00E77497">
        <w:rPr>
          <w:i/>
        </w:rPr>
        <w:t>k</w:t>
      </w:r>
      <w:r w:rsidRPr="00E77497">
        <w:t xml:space="preserve">≥ </w:t>
      </w:r>
      <w:r w:rsidRPr="007177CB">
        <w:rPr>
          <w:iCs/>
        </w:rPr>
        <w:t>0</w:t>
      </w:r>
    </w:p>
    <w:p w14:paraId="39C6D211" w14:textId="77777777" w:rsidR="00260FF1" w:rsidRPr="00E77497" w:rsidRDefault="00260FF1" w:rsidP="00260FF1">
      <w:pPr>
        <w:pStyle w:val="Alg4"/>
        <w:numPr>
          <w:ilvl w:val="1"/>
          <w:numId w:val="213"/>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ToString(</w:t>
      </w:r>
      <w:r w:rsidRPr="00E77497">
        <w:rPr>
          <w:i/>
        </w:rPr>
        <w:t>k</w:t>
      </w:r>
      <w:r w:rsidRPr="00E77497">
        <w:t>)</w:t>
      </w:r>
      <w:r>
        <w:t>)</w:t>
      </w:r>
      <w:r w:rsidRPr="00E77497">
        <w:t>.</w:t>
      </w:r>
    </w:p>
    <w:p w14:paraId="1B75A407" w14:textId="77777777" w:rsidR="00260FF1" w:rsidRDefault="00260FF1" w:rsidP="00260FF1">
      <w:pPr>
        <w:pStyle w:val="Alg3"/>
        <w:numPr>
          <w:ilvl w:val="1"/>
          <w:numId w:val="213"/>
        </w:numPr>
        <w:tabs>
          <w:tab w:val="left" w:pos="720"/>
        </w:tabs>
      </w:pPr>
      <w:r>
        <w:t>ReturnIfAbrupt(</w:t>
      </w:r>
      <w:r>
        <w:rPr>
          <w:i/>
          <w:iCs/>
        </w:rPr>
        <w:t>kPresent</w:t>
      </w:r>
      <w:r>
        <w:t>).</w:t>
      </w:r>
    </w:p>
    <w:p w14:paraId="0B226FD2" w14:textId="77777777" w:rsidR="00260FF1" w:rsidRPr="00E77497" w:rsidRDefault="00260FF1" w:rsidP="00260FF1">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14:paraId="43288582" w14:textId="77777777" w:rsidR="00260FF1" w:rsidRPr="00E77497" w:rsidRDefault="00260FF1" w:rsidP="00260FF1">
      <w:pPr>
        <w:pStyle w:val="Alg4"/>
        <w:numPr>
          <w:ilvl w:val="2"/>
          <w:numId w:val="213"/>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14:paraId="0496AB3D" w14:textId="77777777" w:rsidR="00260FF1" w:rsidRPr="00E77497" w:rsidRDefault="00260FF1" w:rsidP="00260FF1">
      <w:pPr>
        <w:pStyle w:val="Alg4"/>
        <w:numPr>
          <w:ilvl w:val="2"/>
          <w:numId w:val="213"/>
        </w:numPr>
        <w:contextualSpacing/>
      </w:pPr>
      <w:r>
        <w:t>ReturnIfAbrupt(</w:t>
      </w:r>
      <w:r>
        <w:rPr>
          <w:i/>
        </w:rPr>
        <w:t>elementK</w:t>
      </w:r>
      <w:r>
        <w:t>).</w:t>
      </w:r>
    </w:p>
    <w:p w14:paraId="233402ED" w14:textId="77777777" w:rsidR="00260FF1" w:rsidRPr="00E77497" w:rsidRDefault="00260FF1" w:rsidP="00260FF1">
      <w:pPr>
        <w:pStyle w:val="Alg4"/>
        <w:numPr>
          <w:ilvl w:val="2"/>
          <w:numId w:val="213"/>
        </w:numPr>
      </w:pPr>
      <w:r w:rsidRPr="00E77497">
        <w:t xml:space="preserve">Let </w:t>
      </w:r>
      <w:r w:rsidRPr="00E77497">
        <w:rPr>
          <w:i/>
        </w:rPr>
        <w:t>same</w:t>
      </w:r>
      <w:r w:rsidRPr="00E77497">
        <w:t xml:space="preserve"> be the result of </w:t>
      </w:r>
      <w:r>
        <w:t>performing</w:t>
      </w:r>
      <w:r w:rsidRPr="00E77497">
        <w:t xml:space="preserve"> Strict Equality Comparison </w:t>
      </w:r>
      <w:r>
        <w:br/>
      </w:r>
      <w:r w:rsidRPr="00E77497">
        <w:rPr>
          <w:i/>
        </w:rPr>
        <w:t>searchElement</w:t>
      </w:r>
      <w:r w:rsidRPr="00E77497">
        <w:t xml:space="preserve"> </w:t>
      </w:r>
      <w:r>
        <w:t>===</w:t>
      </w:r>
      <w:r w:rsidRPr="00E77497">
        <w:t xml:space="preserve"> </w:t>
      </w:r>
      <w:r w:rsidRPr="00E77497">
        <w:rPr>
          <w:i/>
        </w:rPr>
        <w:t>elementK</w:t>
      </w:r>
      <w:r w:rsidRPr="00E77497">
        <w:t>.</w:t>
      </w:r>
    </w:p>
    <w:p w14:paraId="1D6107AE" w14:textId="77777777" w:rsidR="00260FF1" w:rsidRPr="00E77497" w:rsidRDefault="00260FF1" w:rsidP="00260FF1">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2E705FED" w14:textId="77777777" w:rsidR="00260FF1" w:rsidRPr="00E77497" w:rsidRDefault="00260FF1" w:rsidP="00260FF1">
      <w:pPr>
        <w:pStyle w:val="Alg4"/>
        <w:numPr>
          <w:ilvl w:val="1"/>
          <w:numId w:val="213"/>
        </w:numPr>
      </w:pPr>
      <w:r w:rsidRPr="00E77497">
        <w:t xml:space="preserve">Decrease </w:t>
      </w:r>
      <w:r w:rsidRPr="00E77497">
        <w:rPr>
          <w:i/>
        </w:rPr>
        <w:t>k</w:t>
      </w:r>
      <w:r w:rsidRPr="00E77497">
        <w:t xml:space="preserve"> by 1.</w:t>
      </w:r>
    </w:p>
    <w:p w14:paraId="281CC60A" w14:textId="77777777" w:rsidR="00260FF1" w:rsidRPr="00E77497" w:rsidRDefault="00260FF1" w:rsidP="00260FF1">
      <w:pPr>
        <w:pStyle w:val="Alg4"/>
        <w:numPr>
          <w:ilvl w:val="0"/>
          <w:numId w:val="213"/>
        </w:numPr>
        <w:spacing w:after="120"/>
      </w:pPr>
      <w:r w:rsidRPr="00E77497">
        <w:t>Return -1.</w:t>
      </w:r>
    </w:p>
    <w:p w14:paraId="72E63749"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04E3DA91"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3444A7A5" w14:textId="77777777" w:rsidR="00260FF1" w:rsidRPr="00A00059" w:rsidRDefault="00260FF1" w:rsidP="00260FF1">
      <w:pPr>
        <w:pStyle w:val="40"/>
      </w:pPr>
      <w:bookmarkStart w:id="11900" w:name="_Ref366080925"/>
      <w:r w:rsidRPr="00A00059">
        <w:t>Array.prototype.map ( callbackfn [ , thisArg ] )</w:t>
      </w:r>
      <w:bookmarkEnd w:id="11900"/>
    </w:p>
    <w:p w14:paraId="48E03CE8" w14:textId="77777777"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5D8D738F"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169728A4" w14:textId="77777777"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14:paraId="3FFEE070" w14:textId="77777777" w:rsidR="00260FF1" w:rsidRPr="00E77497" w:rsidRDefault="00260FF1" w:rsidP="00260FF1">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2FF4FFC1" w14:textId="77777777" w:rsidR="00260FF1" w:rsidRPr="00E77497" w:rsidRDefault="00260FF1" w:rsidP="00260FF1">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65046B7F" w14:textId="77777777" w:rsidR="00260FF1" w:rsidRPr="00E77497" w:rsidRDefault="00260FF1" w:rsidP="00260FF1">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759CE5EA" w14:textId="77777777" w:rsidR="00260FF1" w:rsidRPr="00E77497" w:rsidRDefault="00260FF1" w:rsidP="00260FF1">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F2D28BD" w14:textId="77777777" w:rsidR="00260FF1" w:rsidRDefault="00260FF1" w:rsidP="00260FF1">
      <w:pPr>
        <w:pStyle w:val="Alg4"/>
        <w:numPr>
          <w:ilvl w:val="0"/>
          <w:numId w:val="217"/>
        </w:numPr>
      </w:pPr>
      <w:r>
        <w:t>ReturnIfAbrupt(</w:t>
      </w:r>
      <w:r>
        <w:rPr>
          <w:i/>
        </w:rPr>
        <w:t>O</w:t>
      </w:r>
      <w:r>
        <w:t>).</w:t>
      </w:r>
    </w:p>
    <w:p w14:paraId="22808F56" w14:textId="77777777" w:rsidR="00260FF1" w:rsidRPr="00E77497" w:rsidRDefault="00260FF1" w:rsidP="00260FF1">
      <w:pPr>
        <w:pStyle w:val="Alg4"/>
        <w:numPr>
          <w:ilvl w:val="0"/>
          <w:numId w:val="21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3907A451" w14:textId="77777777" w:rsidR="00260FF1" w:rsidRPr="00E77497" w:rsidRDefault="00260FF1" w:rsidP="00260FF1">
      <w:pPr>
        <w:pStyle w:val="Alg4"/>
        <w:numPr>
          <w:ilvl w:val="0"/>
          <w:numId w:val="21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75379B9A" w14:textId="77777777" w:rsidR="00260FF1" w:rsidRPr="00E77497" w:rsidRDefault="00260FF1" w:rsidP="00260FF1">
      <w:pPr>
        <w:pStyle w:val="Alg4"/>
        <w:numPr>
          <w:ilvl w:val="0"/>
          <w:numId w:val="217"/>
        </w:numPr>
        <w:contextualSpacing/>
      </w:pPr>
      <w:r>
        <w:t>ReturnIfAbrupt(</w:t>
      </w:r>
      <w:r w:rsidRPr="00E77497">
        <w:rPr>
          <w:i/>
        </w:rPr>
        <w:t>len</w:t>
      </w:r>
      <w:r>
        <w:t>).</w:t>
      </w:r>
    </w:p>
    <w:p w14:paraId="71595D86" w14:textId="77777777" w:rsidR="00260FF1" w:rsidRPr="00E77497" w:rsidRDefault="00260FF1" w:rsidP="00260FF1">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C65E42E" w14:textId="77777777" w:rsidR="00260FF1" w:rsidRPr="00E77497" w:rsidRDefault="00260FF1" w:rsidP="00260FF1">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3BEF6DFC" w14:textId="77777777" w:rsidR="00260FF1" w:rsidRDefault="00260FF1" w:rsidP="00260FF1">
      <w:pPr>
        <w:pStyle w:val="Alg4"/>
        <w:numPr>
          <w:ilvl w:val="0"/>
          <w:numId w:val="217"/>
        </w:numPr>
      </w:pPr>
      <w:r>
        <w:t xml:space="preserve">Let </w:t>
      </w:r>
      <w:r>
        <w:rPr>
          <w:i/>
          <w:iCs/>
        </w:rPr>
        <w:t>A</w:t>
      </w:r>
      <w:r>
        <w:t xml:space="preserve"> be </w:t>
      </w:r>
      <w:r>
        <w:rPr>
          <w:b/>
          <w:bCs/>
        </w:rPr>
        <w:t>undefined</w:t>
      </w:r>
      <w:r>
        <w:t>.</w:t>
      </w:r>
    </w:p>
    <w:p w14:paraId="6B5B3C01" w14:textId="77777777" w:rsidR="00260FF1" w:rsidRDefault="00260FF1" w:rsidP="00260FF1">
      <w:pPr>
        <w:pStyle w:val="Alg4"/>
        <w:numPr>
          <w:ilvl w:val="0"/>
          <w:numId w:val="217"/>
        </w:numPr>
      </w:pPr>
      <w:r>
        <w:t xml:space="preserve">If </w:t>
      </w:r>
      <w:r w:rsidRPr="00E77497">
        <w:rPr>
          <w:i/>
        </w:rPr>
        <w:t>O</w:t>
      </w:r>
      <w:r>
        <w:t xml:space="preserve"> is an </w:t>
      </w:r>
      <w:r w:rsidRPr="00E77497">
        <w:t xml:space="preserve"> </w:t>
      </w:r>
      <w:r>
        <w:t>exotic Array object, then</w:t>
      </w:r>
    </w:p>
    <w:p w14:paraId="2619DBF0" w14:textId="77777777" w:rsidR="00260FF1" w:rsidRDefault="00260FF1" w:rsidP="00260FF1">
      <w:pPr>
        <w:pStyle w:val="Alg4"/>
        <w:numPr>
          <w:ilvl w:val="1"/>
          <w:numId w:val="217"/>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14:paraId="49175D7B" w14:textId="77777777" w:rsidR="00260FF1" w:rsidRDefault="00260FF1" w:rsidP="00260FF1">
      <w:pPr>
        <w:pStyle w:val="Alg4"/>
        <w:numPr>
          <w:ilvl w:val="1"/>
          <w:numId w:val="217"/>
        </w:numPr>
      </w:pPr>
      <w:r>
        <w:t>ReturnIfAbrupt(</w:t>
      </w:r>
      <w:r>
        <w:rPr>
          <w:i/>
        </w:rPr>
        <w:t>C</w:t>
      </w:r>
      <w:r>
        <w:t>).</w:t>
      </w:r>
    </w:p>
    <w:p w14:paraId="206A029D" w14:textId="77777777" w:rsidR="00AA4304" w:rsidRDefault="00AA4304" w:rsidP="00AA4304">
      <w:pPr>
        <w:pStyle w:val="Alg4"/>
        <w:numPr>
          <w:ilvl w:val="1"/>
          <w:numId w:val="217"/>
        </w:numPr>
        <w:rPr>
          <w:ins w:id="11901" w:author="Rev 19 Allen Wirfs-Brock" w:date="2013-09-11T14:49:00Z"/>
        </w:rPr>
      </w:pPr>
      <w:ins w:id="11902" w:author="Rev 19 Allen Wirfs-Brock" w:date="2013-09-11T14:49:00Z">
        <w:r>
          <w:t xml:space="preserve">If </w:t>
        </w:r>
        <w:r>
          <w:rPr>
            <w:i/>
          </w:rPr>
          <w:t>C</w:t>
        </w:r>
        <w:r>
          <w:t xml:space="preserve"> does not have a [[GlobalArray]] internal data property, then</w:t>
        </w:r>
      </w:ins>
    </w:p>
    <w:p w14:paraId="1DF30D17" w14:textId="77777777" w:rsidR="00260FF1" w:rsidRDefault="00260FF1" w:rsidP="00AA4304">
      <w:pPr>
        <w:pStyle w:val="Alg4"/>
        <w:numPr>
          <w:ilvl w:val="2"/>
          <w:numId w:val="217"/>
        </w:numPr>
      </w:pPr>
      <w:r>
        <w:t>If IsConstructor(</w:t>
      </w:r>
      <w:r w:rsidRPr="00924A5A">
        <w:rPr>
          <w:i/>
        </w:rPr>
        <w:t>C</w:t>
      </w:r>
      <w:r>
        <w:t xml:space="preserve">) is </w:t>
      </w:r>
      <w:r w:rsidRPr="00924A5A">
        <w:rPr>
          <w:b/>
        </w:rPr>
        <w:t>true</w:t>
      </w:r>
      <w:r>
        <w:t>, then</w:t>
      </w:r>
    </w:p>
    <w:p w14:paraId="1049ECD9" w14:textId="77777777" w:rsidR="00260FF1" w:rsidRDefault="00260FF1" w:rsidP="00AA4304">
      <w:pPr>
        <w:pStyle w:val="Alg4"/>
        <w:numPr>
          <w:ilvl w:val="3"/>
          <w:numId w:val="217"/>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11903"/>
      <w:r>
        <w:t xml:space="preserve">with an argument list containing the single item </w:t>
      </w:r>
      <w:r w:rsidRPr="00663EE4">
        <w:rPr>
          <w:i/>
        </w:rPr>
        <w:t>len</w:t>
      </w:r>
      <w:r>
        <w:t>.</w:t>
      </w:r>
      <w:commentRangeEnd w:id="11903"/>
      <w:r>
        <w:rPr>
          <w:rStyle w:val="af6"/>
          <w:rFonts w:ascii="Arial" w:eastAsia="MS Mincho" w:hAnsi="Arial"/>
          <w:spacing w:val="0"/>
          <w:lang w:eastAsia="ja-JP"/>
        </w:rPr>
        <w:commentReference w:id="11903"/>
      </w:r>
    </w:p>
    <w:p w14:paraId="7F0FEADD" w14:textId="77777777" w:rsidR="00260FF1" w:rsidRDefault="00260FF1" w:rsidP="00260FF1">
      <w:pPr>
        <w:pStyle w:val="Alg4"/>
        <w:numPr>
          <w:ilvl w:val="0"/>
          <w:numId w:val="217"/>
        </w:numPr>
      </w:pPr>
      <w:r>
        <w:t xml:space="preserve">If </w:t>
      </w:r>
      <w:r>
        <w:rPr>
          <w:i/>
          <w:iCs/>
        </w:rPr>
        <w:t>A</w:t>
      </w:r>
      <w:r>
        <w:t xml:space="preserve"> is </w:t>
      </w:r>
      <w:r>
        <w:rPr>
          <w:b/>
          <w:bCs/>
        </w:rPr>
        <w:t>undefined</w:t>
      </w:r>
      <w:r>
        <w:t>, then</w:t>
      </w:r>
    </w:p>
    <w:p w14:paraId="20B21CAB" w14:textId="77777777" w:rsidR="00260FF1" w:rsidRPr="00E77497" w:rsidRDefault="00260FF1" w:rsidP="00260FF1">
      <w:pPr>
        <w:pStyle w:val="Alg4"/>
        <w:numPr>
          <w:ilvl w:val="1"/>
          <w:numId w:val="217"/>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663EE4">
        <w:rPr>
          <w:i/>
        </w:rPr>
        <w:t>len</w:t>
      </w:r>
      <w:r w:rsidRPr="00E77497">
        <w:t>.</w:t>
      </w:r>
    </w:p>
    <w:p w14:paraId="6C0293AD" w14:textId="77777777" w:rsidR="00260FF1" w:rsidRDefault="00260FF1" w:rsidP="00260FF1">
      <w:pPr>
        <w:pStyle w:val="Alg4"/>
        <w:numPr>
          <w:ilvl w:val="0"/>
          <w:numId w:val="217"/>
        </w:numPr>
      </w:pPr>
      <w:r>
        <w:t>ReturnIfAbrupt(</w:t>
      </w:r>
      <w:r>
        <w:rPr>
          <w:i/>
        </w:rPr>
        <w:t>A</w:t>
      </w:r>
      <w:r>
        <w:t>).</w:t>
      </w:r>
    </w:p>
    <w:p w14:paraId="39E83F98" w14:textId="77777777" w:rsidR="00260FF1" w:rsidRPr="00E77497" w:rsidRDefault="00260FF1" w:rsidP="00260FF1">
      <w:pPr>
        <w:pStyle w:val="Alg4"/>
        <w:numPr>
          <w:ilvl w:val="0"/>
          <w:numId w:val="217"/>
        </w:numPr>
      </w:pPr>
      <w:r w:rsidRPr="00E77497">
        <w:t xml:space="preserve">Let </w:t>
      </w:r>
      <w:r w:rsidRPr="00E77497">
        <w:rPr>
          <w:i/>
        </w:rPr>
        <w:t>k</w:t>
      </w:r>
      <w:r w:rsidRPr="00E77497">
        <w:t xml:space="preserve"> be 0.</w:t>
      </w:r>
    </w:p>
    <w:p w14:paraId="1DDC8BDA" w14:textId="77777777" w:rsidR="00260FF1" w:rsidRPr="00E77497" w:rsidRDefault="00260FF1" w:rsidP="00260FF1">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14:paraId="30EDF7AC" w14:textId="77777777" w:rsidR="00260FF1" w:rsidRPr="00E77497" w:rsidRDefault="00260FF1" w:rsidP="00260FF1">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14:paraId="34435448" w14:textId="77777777" w:rsidR="00260FF1" w:rsidRPr="00E77497" w:rsidRDefault="00260FF1" w:rsidP="00260FF1">
      <w:pPr>
        <w:pStyle w:val="Alg4"/>
        <w:numPr>
          <w:ilvl w:val="1"/>
          <w:numId w:val="217"/>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16051CFC" w14:textId="77777777" w:rsidR="00260FF1" w:rsidRDefault="00260FF1" w:rsidP="00260FF1">
      <w:pPr>
        <w:pStyle w:val="Alg3"/>
        <w:numPr>
          <w:ilvl w:val="1"/>
          <w:numId w:val="217"/>
        </w:numPr>
        <w:tabs>
          <w:tab w:val="left" w:pos="720"/>
        </w:tabs>
      </w:pPr>
      <w:r>
        <w:t>ReturnIfAbrupt(</w:t>
      </w:r>
      <w:r>
        <w:rPr>
          <w:i/>
          <w:iCs/>
        </w:rPr>
        <w:t>kPresent</w:t>
      </w:r>
      <w:r>
        <w:t>).</w:t>
      </w:r>
    </w:p>
    <w:p w14:paraId="5D35A651" w14:textId="77777777" w:rsidR="00260FF1" w:rsidRPr="00E77497" w:rsidRDefault="00260FF1" w:rsidP="00260FF1">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14:paraId="6E3A6929" w14:textId="77777777" w:rsidR="00260FF1" w:rsidRPr="00E77497" w:rsidRDefault="00260FF1" w:rsidP="00260FF1">
      <w:pPr>
        <w:pStyle w:val="Alg4"/>
        <w:numPr>
          <w:ilvl w:val="2"/>
          <w:numId w:val="21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51E12DC6" w14:textId="77777777" w:rsidR="00260FF1" w:rsidRPr="00E77497" w:rsidRDefault="00260FF1" w:rsidP="00260FF1">
      <w:pPr>
        <w:pStyle w:val="Alg4"/>
        <w:numPr>
          <w:ilvl w:val="2"/>
          <w:numId w:val="217"/>
        </w:numPr>
        <w:contextualSpacing/>
      </w:pPr>
      <w:r>
        <w:t>ReturnIfAbrupt(</w:t>
      </w:r>
      <w:r w:rsidRPr="00E77497">
        <w:rPr>
          <w:i/>
        </w:rPr>
        <w:t>kValue</w:t>
      </w:r>
      <w:r>
        <w:t>).</w:t>
      </w:r>
    </w:p>
    <w:p w14:paraId="46A5E3B7" w14:textId="77777777" w:rsidR="00260FF1" w:rsidRPr="00E77497" w:rsidRDefault="00260FF1" w:rsidP="00260FF1">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14:paraId="651DB4B3" w14:textId="77777777" w:rsidR="00260FF1" w:rsidRPr="00E77497" w:rsidRDefault="00260FF1" w:rsidP="00260FF1">
      <w:pPr>
        <w:pStyle w:val="Alg4"/>
        <w:numPr>
          <w:ilvl w:val="2"/>
          <w:numId w:val="217"/>
        </w:numPr>
        <w:contextualSpacing/>
      </w:pPr>
      <w:r>
        <w:t>ReturnIfAbrupt(</w:t>
      </w:r>
      <w:r>
        <w:rPr>
          <w:i/>
        </w:rPr>
        <w:t>mappedValue</w:t>
      </w:r>
      <w:r>
        <w:t>).</w:t>
      </w:r>
    </w:p>
    <w:p w14:paraId="3FAA3355" w14:textId="77777777" w:rsidR="00260FF1" w:rsidRPr="00E77497" w:rsidRDefault="00260FF1" w:rsidP="00260FF1">
      <w:pPr>
        <w:pStyle w:val="Alg4"/>
        <w:numPr>
          <w:ilvl w:val="2"/>
          <w:numId w:val="217"/>
        </w:numPr>
      </w:pPr>
      <w:r w:rsidRPr="00E77497">
        <w:t xml:space="preserve">Call the [[DefineOwnProperty]] internal method of </w:t>
      </w:r>
      <w:r w:rsidRPr="00E77497">
        <w:rPr>
          <w:i/>
        </w:rPr>
        <w:t>A</w:t>
      </w:r>
      <w:r w:rsidRPr="00E77497">
        <w:t xml:space="preserve"> with arguments </w:t>
      </w:r>
      <w:r w:rsidRPr="00E77497">
        <w:rPr>
          <w:i/>
        </w:rPr>
        <w:t>Pk</w:t>
      </w:r>
      <w:r>
        <w:t xml:space="preserve"> and</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7F802AD4" w14:textId="77777777" w:rsidR="00260FF1" w:rsidRPr="00E77497" w:rsidRDefault="00260FF1" w:rsidP="00260FF1">
      <w:pPr>
        <w:pStyle w:val="Alg4"/>
        <w:numPr>
          <w:ilvl w:val="1"/>
          <w:numId w:val="217"/>
        </w:numPr>
      </w:pPr>
      <w:r w:rsidRPr="00E77497">
        <w:t xml:space="preserve">Increase </w:t>
      </w:r>
      <w:r w:rsidRPr="00E77497">
        <w:rPr>
          <w:i/>
        </w:rPr>
        <w:t>k</w:t>
      </w:r>
      <w:r w:rsidRPr="00E77497">
        <w:t xml:space="preserve"> by 1.</w:t>
      </w:r>
    </w:p>
    <w:p w14:paraId="72F7F6E1" w14:textId="77777777" w:rsidR="00260FF1" w:rsidRPr="00E77497" w:rsidRDefault="00260FF1" w:rsidP="00260FF1">
      <w:pPr>
        <w:pStyle w:val="Alg4"/>
        <w:numPr>
          <w:ilvl w:val="0"/>
          <w:numId w:val="217"/>
        </w:numPr>
        <w:spacing w:after="120"/>
      </w:pPr>
      <w:r w:rsidRPr="00E77497">
        <w:t xml:space="preserve">Return </w:t>
      </w:r>
      <w:r w:rsidRPr="00E77497">
        <w:rPr>
          <w:i/>
        </w:rPr>
        <w:t>A</w:t>
      </w:r>
      <w:r w:rsidRPr="00E77497">
        <w:t>.</w:t>
      </w:r>
    </w:p>
    <w:p w14:paraId="2DC71D49"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4ABB43A0"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D1E1D41" w14:textId="77777777" w:rsidR="00725085" w:rsidRDefault="00725085" w:rsidP="00D148E9">
      <w:pPr>
        <w:pStyle w:val="40"/>
      </w:pPr>
      <w:r w:rsidRPr="00E77497">
        <w:t>Array.prototype.pop ( )</w:t>
      </w:r>
    </w:p>
    <w:p w14:paraId="57550F11" w14:textId="77777777" w:rsidR="004C02EF" w:rsidRPr="00E77497" w:rsidRDefault="004C02EF" w:rsidP="004C02EF">
      <w:r w:rsidRPr="00E77497">
        <w:t>The last element of the array is removed from the array and returned.</w:t>
      </w:r>
    </w:p>
    <w:p w14:paraId="752FF1D0" w14:textId="77777777"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B5CB551" w14:textId="77777777" w:rsidR="00134DAD" w:rsidRDefault="00134DAD" w:rsidP="00134DAD">
      <w:pPr>
        <w:pStyle w:val="Alg4"/>
        <w:numPr>
          <w:ilvl w:val="0"/>
          <w:numId w:val="202"/>
        </w:numPr>
      </w:pPr>
      <w:r>
        <w:t>ReturnIfAbrupt(</w:t>
      </w:r>
      <w:r>
        <w:rPr>
          <w:i/>
        </w:rPr>
        <w:t>O</w:t>
      </w:r>
      <w:r>
        <w:t>).</w:t>
      </w:r>
    </w:p>
    <w:p w14:paraId="3EA4CEE6" w14:textId="77777777" w:rsidR="004C02EF" w:rsidRPr="00E77497" w:rsidRDefault="004C02EF" w:rsidP="008B362B">
      <w:pPr>
        <w:pStyle w:val="Alg4"/>
        <w:numPr>
          <w:ilvl w:val="0"/>
          <w:numId w:val="202"/>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14:paraId="53A22BAA" w14:textId="77777777" w:rsidR="004C02EF" w:rsidRPr="00E77497" w:rsidRDefault="004C02EF" w:rsidP="00E66725">
      <w:pPr>
        <w:pStyle w:val="Alg4"/>
        <w:numPr>
          <w:ilvl w:val="0"/>
          <w:numId w:val="202"/>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14:paraId="0F71F7FF" w14:textId="77777777" w:rsidR="00CA3654" w:rsidRPr="00E77497" w:rsidRDefault="00C82981" w:rsidP="00CA3654">
      <w:pPr>
        <w:pStyle w:val="Alg4"/>
        <w:numPr>
          <w:ilvl w:val="0"/>
          <w:numId w:val="202"/>
        </w:numPr>
        <w:contextualSpacing/>
      </w:pPr>
      <w:r>
        <w:t>ReturnIfAbrupt(</w:t>
      </w:r>
      <w:r w:rsidRPr="00E77497">
        <w:rPr>
          <w:i/>
        </w:rPr>
        <w:t>len</w:t>
      </w:r>
      <w:r>
        <w:t>).</w:t>
      </w:r>
    </w:p>
    <w:p w14:paraId="22439FF2" w14:textId="77777777"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14:paraId="175BC422" w14:textId="77777777" w:rsidR="004C02EF" w:rsidRPr="00E77497" w:rsidRDefault="00377713"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Cs/>
        </w:rPr>
        <w:t>0</w:t>
      </w:r>
      <w:r w:rsidR="00F07B04" w:rsidRPr="00E77497">
        <w:t xml:space="preserve">, </w:t>
      </w:r>
      <w:r w:rsidR="00F07B04" w:rsidRPr="00E77497">
        <w:rPr>
          <w:b/>
        </w:rPr>
        <w:t>true</w:t>
      </w:r>
      <w:r w:rsidR="00F07B04">
        <w:rPr>
          <w:bCs/>
        </w:rPr>
        <w:t>)</w:t>
      </w:r>
      <w:r w:rsidR="004C02EF" w:rsidRPr="00E77497">
        <w:t>.</w:t>
      </w:r>
    </w:p>
    <w:p w14:paraId="36800F30" w14:textId="77777777" w:rsidR="00377713" w:rsidRPr="00E77497" w:rsidRDefault="0002527B" w:rsidP="00377713">
      <w:pPr>
        <w:pStyle w:val="Alg4"/>
        <w:numPr>
          <w:ilvl w:val="1"/>
          <w:numId w:val="202"/>
        </w:numPr>
        <w:contextualSpacing/>
      </w:pPr>
      <w:r>
        <w:t>ReturnIfAbrupt(</w:t>
      </w:r>
      <w:r>
        <w:rPr>
          <w:i/>
        </w:rPr>
        <w:t>putStatus</w:t>
      </w:r>
      <w:r>
        <w:t>).</w:t>
      </w:r>
    </w:p>
    <w:p w14:paraId="69D37F2C" w14:textId="77777777" w:rsidR="004C02EF" w:rsidRPr="00E77497" w:rsidRDefault="004C02EF" w:rsidP="00834A33">
      <w:pPr>
        <w:pStyle w:val="Alg4"/>
        <w:numPr>
          <w:ilvl w:val="1"/>
          <w:numId w:val="202"/>
        </w:numPr>
      </w:pPr>
      <w:r w:rsidRPr="00E77497">
        <w:t xml:space="preserve">Return </w:t>
      </w:r>
      <w:r w:rsidRPr="00E77497">
        <w:rPr>
          <w:b/>
        </w:rPr>
        <w:t>undefined</w:t>
      </w:r>
      <w:r w:rsidRPr="00E77497">
        <w:t>.</w:t>
      </w:r>
    </w:p>
    <w:p w14:paraId="71C2B9E9" w14:textId="77777777" w:rsidR="004C02EF" w:rsidRPr="00E77497" w:rsidRDefault="004C02EF" w:rsidP="00BE1C30">
      <w:pPr>
        <w:pStyle w:val="Alg4"/>
        <w:numPr>
          <w:ilvl w:val="0"/>
          <w:numId w:val="202"/>
        </w:numPr>
      </w:pPr>
      <w:r w:rsidRPr="00E77497">
        <w:t xml:space="preserve">Else </w:t>
      </w:r>
      <w:r w:rsidRPr="00E77497">
        <w:rPr>
          <w:i/>
        </w:rPr>
        <w:t>len</w:t>
      </w:r>
      <w:r w:rsidRPr="00E77497">
        <w:t xml:space="preserve"> &gt; 0</w:t>
      </w:r>
      <w:r w:rsidR="00BE1C30" w:rsidRPr="00E77497">
        <w:t>,</w:t>
      </w:r>
    </w:p>
    <w:p w14:paraId="5663144F" w14:textId="77777777" w:rsidR="004C02EF" w:rsidRPr="00E77497" w:rsidRDefault="004C02EF" w:rsidP="00834A33">
      <w:pPr>
        <w:pStyle w:val="Alg4"/>
        <w:numPr>
          <w:ilvl w:val="1"/>
          <w:numId w:val="202"/>
        </w:numPr>
      </w:pPr>
      <w:r w:rsidRPr="00E77497">
        <w:t xml:space="preserve">Let </w:t>
      </w:r>
      <w:r w:rsidR="007112EC" w:rsidRPr="00E77497">
        <w:rPr>
          <w:i/>
        </w:rPr>
        <w:t>newLen</w:t>
      </w:r>
      <w:r w:rsidR="007112EC" w:rsidRPr="00E77497">
        <w:t xml:space="preserve"> </w:t>
      </w:r>
      <w:r w:rsidRPr="00E77497">
        <w:t xml:space="preserve">be </w:t>
      </w:r>
      <w:r w:rsidRPr="00E77497">
        <w:rPr>
          <w:i/>
        </w:rPr>
        <w:t>len</w:t>
      </w:r>
      <w:r w:rsidRPr="00E77497">
        <w:t>–1.</w:t>
      </w:r>
    </w:p>
    <w:p w14:paraId="320EED7F" w14:textId="77777777" w:rsidR="007112EC" w:rsidRPr="00E77497" w:rsidRDefault="007112EC" w:rsidP="00834A33">
      <w:pPr>
        <w:pStyle w:val="Alg4"/>
        <w:numPr>
          <w:ilvl w:val="1"/>
          <w:numId w:val="202"/>
        </w:numPr>
      </w:pPr>
      <w:r w:rsidRPr="00E77497">
        <w:t xml:space="preserve">Let </w:t>
      </w:r>
      <w:r w:rsidRPr="00E77497">
        <w:rPr>
          <w:i/>
        </w:rPr>
        <w:t>indx</w:t>
      </w:r>
      <w:r w:rsidRPr="00E77497">
        <w:t xml:space="preserve"> be ToString(</w:t>
      </w:r>
      <w:r w:rsidRPr="00E77497">
        <w:rPr>
          <w:i/>
        </w:rPr>
        <w:t>newLen</w:t>
      </w:r>
      <w:r w:rsidRPr="00E77497">
        <w:t>).</w:t>
      </w:r>
    </w:p>
    <w:p w14:paraId="01B9EFF7" w14:textId="77777777" w:rsidR="004C02EF" w:rsidRPr="00E77497" w:rsidRDefault="004C02EF" w:rsidP="008B362B">
      <w:pPr>
        <w:pStyle w:val="Alg4"/>
        <w:numPr>
          <w:ilvl w:val="1"/>
          <w:numId w:val="202"/>
        </w:numPr>
      </w:pPr>
      <w:r w:rsidRPr="00E77497">
        <w:t xml:space="preserve">Let </w:t>
      </w:r>
      <w:r w:rsidRPr="00E77497">
        <w:rPr>
          <w:i/>
        </w:rPr>
        <w:t>element</w:t>
      </w:r>
      <w:r w:rsidRPr="00E77497">
        <w:t xml:space="preserve"> be the result of Get</w:t>
      </w:r>
      <w:r w:rsidR="008B362B">
        <w:t>(</w:t>
      </w:r>
      <w:r w:rsidRPr="00E77497">
        <w:rPr>
          <w:i/>
        </w:rPr>
        <w:t>O</w:t>
      </w:r>
      <w:r w:rsidR="008B362B">
        <w:t>,</w:t>
      </w:r>
      <w:r w:rsidRPr="00E77497">
        <w:t xml:space="preserve"> </w:t>
      </w:r>
      <w:r w:rsidRPr="00E77497">
        <w:rPr>
          <w:i/>
        </w:rPr>
        <w:t>indx</w:t>
      </w:r>
      <w:r w:rsidR="008B362B">
        <w:rPr>
          <w:iCs/>
        </w:rPr>
        <w:t>)</w:t>
      </w:r>
      <w:r w:rsidRPr="00E77497">
        <w:t>.</w:t>
      </w:r>
    </w:p>
    <w:p w14:paraId="55378D81" w14:textId="77777777" w:rsidR="0083511A" w:rsidRPr="00E77497" w:rsidRDefault="0002527B" w:rsidP="0083511A">
      <w:pPr>
        <w:pStyle w:val="Alg4"/>
        <w:numPr>
          <w:ilvl w:val="1"/>
          <w:numId w:val="202"/>
        </w:numPr>
        <w:contextualSpacing/>
      </w:pPr>
      <w:r>
        <w:t>ReturnIfAbrupt(</w:t>
      </w:r>
      <w:r>
        <w:rPr>
          <w:i/>
        </w:rPr>
        <w:t>element</w:t>
      </w:r>
      <w:r>
        <w:t>).</w:t>
      </w:r>
    </w:p>
    <w:p w14:paraId="4F3C5F3D" w14:textId="77777777" w:rsidR="004C02EF" w:rsidRPr="00E77497" w:rsidRDefault="0083511A" w:rsidP="0046541A">
      <w:pPr>
        <w:pStyle w:val="Alg4"/>
        <w:numPr>
          <w:ilvl w:val="1"/>
          <w:numId w:val="202"/>
        </w:numPr>
      </w:pPr>
      <w:r>
        <w:t xml:space="preserve">Let </w:t>
      </w:r>
      <w:r>
        <w:rPr>
          <w:i/>
        </w:rPr>
        <w:t>delete</w:t>
      </w:r>
      <w:r w:rsidRPr="00377713">
        <w:rPr>
          <w:i/>
        </w:rPr>
        <w:t>Status</w:t>
      </w:r>
      <w:r>
        <w:t xml:space="preserve"> be the result</w:t>
      </w:r>
      <w:r w:rsidR="00DB33BD">
        <w:t xml:space="preserve"> of</w:t>
      </w:r>
      <w:r>
        <w:t xml:space="preserve"> </w:t>
      </w:r>
      <w:r w:rsidR="004C02EF" w:rsidRPr="00E77497">
        <w:t>Delete</w:t>
      </w:r>
      <w:r w:rsidR="00DB33BD">
        <w:t>Property</w:t>
      </w:r>
      <w:r w:rsidR="0046541A">
        <w:t>OrThrow</w:t>
      </w:r>
      <w:r w:rsidR="00DB33BD">
        <w:t>(</w:t>
      </w:r>
      <w:r w:rsidR="004C02EF" w:rsidRPr="00E77497">
        <w:rPr>
          <w:i/>
        </w:rPr>
        <w:t>O</w:t>
      </w:r>
      <w:r w:rsidR="00DB33BD">
        <w:rPr>
          <w:iCs/>
        </w:rPr>
        <w:t>,</w:t>
      </w:r>
      <w:r w:rsidR="004C02EF" w:rsidRPr="00E77497">
        <w:t xml:space="preserve"> </w:t>
      </w:r>
      <w:r w:rsidR="004C02EF" w:rsidRPr="00E77497">
        <w:rPr>
          <w:i/>
        </w:rPr>
        <w:t>indx</w:t>
      </w:r>
      <w:r w:rsidR="00DB33BD">
        <w:rPr>
          <w:iCs/>
        </w:rPr>
        <w:t>)</w:t>
      </w:r>
      <w:r w:rsidR="004C02EF" w:rsidRPr="00E77497">
        <w:t>.</w:t>
      </w:r>
    </w:p>
    <w:p w14:paraId="5A1E7BAE" w14:textId="77777777" w:rsidR="0083511A" w:rsidRPr="00E77497" w:rsidRDefault="0002527B" w:rsidP="0083511A">
      <w:pPr>
        <w:pStyle w:val="Alg4"/>
        <w:numPr>
          <w:ilvl w:val="1"/>
          <w:numId w:val="202"/>
        </w:numPr>
        <w:contextualSpacing/>
      </w:pPr>
      <w:r>
        <w:t>ReturnIfAbrupt(</w:t>
      </w:r>
      <w:r>
        <w:rPr>
          <w:i/>
        </w:rPr>
        <w:t>deleteStatus</w:t>
      </w:r>
      <w:r>
        <w:t>).</w:t>
      </w:r>
    </w:p>
    <w:p w14:paraId="5E7B97DA" w14:textId="77777777" w:rsidR="004C02EF" w:rsidRPr="00E77497" w:rsidRDefault="0083511A"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newL</w:t>
      </w:r>
      <w:r w:rsidR="00F07B04" w:rsidRPr="00E77497">
        <w:rPr>
          <w:i/>
        </w:rPr>
        <w:t>en</w:t>
      </w:r>
      <w:r w:rsidR="00F07B04" w:rsidRPr="00E77497">
        <w:t xml:space="preserve">, </w:t>
      </w:r>
      <w:r w:rsidR="00F07B04" w:rsidRPr="00E77497">
        <w:rPr>
          <w:b/>
        </w:rPr>
        <w:t>true</w:t>
      </w:r>
      <w:r w:rsidR="00F07B04">
        <w:rPr>
          <w:bCs/>
        </w:rPr>
        <w:t>)</w:t>
      </w:r>
      <w:r w:rsidR="004C02EF" w:rsidRPr="00E77497">
        <w:t>.</w:t>
      </w:r>
    </w:p>
    <w:p w14:paraId="467D77A3" w14:textId="77777777" w:rsidR="0083511A" w:rsidRPr="00E77497" w:rsidRDefault="0002527B" w:rsidP="0083511A">
      <w:pPr>
        <w:pStyle w:val="Alg4"/>
        <w:numPr>
          <w:ilvl w:val="1"/>
          <w:numId w:val="202"/>
        </w:numPr>
        <w:contextualSpacing/>
      </w:pPr>
      <w:r>
        <w:t>ReturnIfAbrupt(</w:t>
      </w:r>
      <w:r>
        <w:rPr>
          <w:i/>
        </w:rPr>
        <w:t>putStatus</w:t>
      </w:r>
      <w:r>
        <w:t>).</w:t>
      </w:r>
    </w:p>
    <w:p w14:paraId="56638234" w14:textId="77777777"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14:paraId="4286E48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14:paraId="4BF8D3A6" w14:textId="77777777" w:rsidR="00725085" w:rsidRDefault="00725085" w:rsidP="00D148E9">
      <w:pPr>
        <w:pStyle w:val="40"/>
      </w:pPr>
      <w:bookmarkStart w:id="11904" w:name="_Ref457709102"/>
      <w:r w:rsidRPr="00E77497">
        <w:t>Array.prototype.push ( [ item1 [ , item2 [ , … ] ] ] )</w:t>
      </w:r>
    </w:p>
    <w:bookmarkEnd w:id="11904"/>
    <w:p w14:paraId="23DC5648" w14:textId="77777777" w:rsidR="004C02EF" w:rsidRPr="00E77497" w:rsidRDefault="004C02EF" w:rsidP="004C02EF">
      <w:r w:rsidRPr="00E77497">
        <w:t>The arguments are appended to the end of the array, in the order in which they appear. The new length of the array is returned as the result of the call.</w:t>
      </w:r>
    </w:p>
    <w:p w14:paraId="56E6CCDD" w14:textId="77777777"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6F4E29C7" w14:textId="77777777"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4A59BEC" w14:textId="77777777" w:rsidR="00134DAD" w:rsidRDefault="00134DAD" w:rsidP="00134DAD">
      <w:pPr>
        <w:pStyle w:val="Alg4"/>
        <w:numPr>
          <w:ilvl w:val="0"/>
          <w:numId w:val="204"/>
        </w:numPr>
      </w:pPr>
      <w:r>
        <w:t>ReturnIfAbrupt(</w:t>
      </w:r>
      <w:r>
        <w:rPr>
          <w:i/>
        </w:rPr>
        <w:t>O</w:t>
      </w:r>
      <w:r>
        <w:t>).</w:t>
      </w:r>
    </w:p>
    <w:p w14:paraId="005B847B" w14:textId="77777777" w:rsidR="004C02EF" w:rsidRPr="00E77497" w:rsidRDefault="004C02EF" w:rsidP="008B362B">
      <w:pPr>
        <w:pStyle w:val="Alg4"/>
        <w:numPr>
          <w:ilvl w:val="0"/>
          <w:numId w:val="204"/>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14:paraId="51F60AB2" w14:textId="77777777" w:rsidR="004C02EF" w:rsidRPr="00E77497" w:rsidRDefault="004C02EF" w:rsidP="00E66725">
      <w:pPr>
        <w:pStyle w:val="Alg4"/>
        <w:numPr>
          <w:ilvl w:val="0"/>
          <w:numId w:val="204"/>
        </w:numPr>
      </w:pPr>
      <w:r w:rsidRPr="00E77497">
        <w:t xml:space="preserve">Let </w:t>
      </w:r>
      <w:r w:rsidRPr="00E77497">
        <w:rPr>
          <w:i/>
        </w:rPr>
        <w:t>n</w:t>
      </w:r>
      <w:r w:rsidRPr="00E77497">
        <w:t xml:space="preserve"> be </w:t>
      </w:r>
      <w:r w:rsidR="00E66725">
        <w:t>ToLength</w:t>
      </w:r>
      <w:r w:rsidRPr="00E77497">
        <w:t>(</w:t>
      </w:r>
      <w:r w:rsidRPr="00E77497">
        <w:rPr>
          <w:i/>
        </w:rPr>
        <w:t>lenVal</w:t>
      </w:r>
      <w:r w:rsidRPr="00E77497">
        <w:t>).</w:t>
      </w:r>
    </w:p>
    <w:p w14:paraId="6705285A" w14:textId="77777777" w:rsidR="00CA3654" w:rsidRPr="00E77497" w:rsidRDefault="00C82981" w:rsidP="00CA3654">
      <w:pPr>
        <w:pStyle w:val="Alg4"/>
        <w:numPr>
          <w:ilvl w:val="0"/>
          <w:numId w:val="204"/>
        </w:numPr>
        <w:contextualSpacing/>
      </w:pPr>
      <w:r>
        <w:t>ReturnIfAbrupt(</w:t>
      </w:r>
      <w:r w:rsidR="0002527B">
        <w:rPr>
          <w:i/>
        </w:rPr>
        <w:t>n</w:t>
      </w:r>
      <w:r>
        <w:t>).</w:t>
      </w:r>
    </w:p>
    <w:p w14:paraId="4BE9FD2E" w14:textId="77777777"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6AA2AA8B" w14:textId="77777777"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14:paraId="7D7598B8" w14:textId="77777777"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2370BF36" w14:textId="77777777" w:rsidR="004C02EF" w:rsidRPr="00E77497" w:rsidRDefault="0083511A" w:rsidP="00F07B04">
      <w:pPr>
        <w:pStyle w:val="Alg4"/>
        <w:numPr>
          <w:ilvl w:val="1"/>
          <w:numId w:val="204"/>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ToString(</w:t>
      </w:r>
      <w:r w:rsidR="004C02EF" w:rsidRPr="00E77497">
        <w:rPr>
          <w:i/>
        </w:rPr>
        <w:t>n</w:t>
      </w:r>
      <w:r w:rsidR="004C02EF" w:rsidRPr="00E77497">
        <w:t xml:space="preserve">), </w:t>
      </w:r>
      <w:r w:rsidR="004C02EF" w:rsidRPr="00E77497">
        <w:rPr>
          <w:i/>
        </w:rPr>
        <w:t>E</w:t>
      </w:r>
      <w:r w:rsidR="004C02EF" w:rsidRPr="00E77497">
        <w:t xml:space="preserve">, </w:t>
      </w:r>
      <w:r w:rsidR="004C02EF" w:rsidRPr="00E77497">
        <w:rPr>
          <w:b/>
        </w:rPr>
        <w:t>true</w:t>
      </w:r>
      <w:r w:rsidR="00F07B04">
        <w:rPr>
          <w:bCs/>
        </w:rPr>
        <w:t>)</w:t>
      </w:r>
      <w:r w:rsidR="004C02EF" w:rsidRPr="00E77497">
        <w:t>.</w:t>
      </w:r>
    </w:p>
    <w:p w14:paraId="3764318A" w14:textId="77777777" w:rsidR="0083511A" w:rsidRPr="00E77497" w:rsidRDefault="0002527B" w:rsidP="0083511A">
      <w:pPr>
        <w:pStyle w:val="Alg4"/>
        <w:numPr>
          <w:ilvl w:val="1"/>
          <w:numId w:val="204"/>
        </w:numPr>
        <w:contextualSpacing/>
      </w:pPr>
      <w:r>
        <w:t>ReturnIfAbrupt(</w:t>
      </w:r>
      <w:r>
        <w:rPr>
          <w:i/>
        </w:rPr>
        <w:t>putStatus</w:t>
      </w:r>
      <w:r>
        <w:t>).</w:t>
      </w:r>
    </w:p>
    <w:p w14:paraId="19CD5A72" w14:textId="77777777"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14:paraId="76137CAF" w14:textId="77777777" w:rsidR="004C02EF" w:rsidRPr="00E77497" w:rsidRDefault="0083511A" w:rsidP="00F07B04">
      <w:pPr>
        <w:pStyle w:val="Alg4"/>
        <w:numPr>
          <w:ilvl w:val="0"/>
          <w:numId w:val="204"/>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w:t>
      </w:r>
      <w:r w:rsidR="00F07B04" w:rsidRPr="00E77497">
        <w:t xml:space="preserve">, </w:t>
      </w:r>
      <w:r w:rsidR="00F07B04" w:rsidRPr="00E77497">
        <w:rPr>
          <w:b/>
        </w:rPr>
        <w:t>true</w:t>
      </w:r>
      <w:r w:rsidR="00F07B04">
        <w:rPr>
          <w:bCs/>
        </w:rPr>
        <w:t>)</w:t>
      </w:r>
      <w:r w:rsidR="004C02EF" w:rsidRPr="00E77497">
        <w:t>.</w:t>
      </w:r>
    </w:p>
    <w:p w14:paraId="64A34B65" w14:textId="77777777" w:rsidR="0083511A" w:rsidRPr="00E77497" w:rsidRDefault="0002527B" w:rsidP="0083511A">
      <w:pPr>
        <w:pStyle w:val="Alg4"/>
        <w:numPr>
          <w:ilvl w:val="0"/>
          <w:numId w:val="204"/>
        </w:numPr>
        <w:contextualSpacing/>
      </w:pPr>
      <w:r>
        <w:t>ReturnIfAbrupt(</w:t>
      </w:r>
      <w:r>
        <w:rPr>
          <w:i/>
        </w:rPr>
        <w:t>putStatus</w:t>
      </w:r>
      <w:r>
        <w:t>)</w:t>
      </w:r>
      <w:r w:rsidR="0083511A">
        <w:t>.</w:t>
      </w:r>
    </w:p>
    <w:p w14:paraId="67904B6A" w14:textId="77777777"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14:paraId="25AA06A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06CE637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14:paraId="36CB103E" w14:textId="77777777" w:rsidR="00260FF1" w:rsidRPr="00A00059" w:rsidRDefault="00260FF1" w:rsidP="00260FF1">
      <w:pPr>
        <w:pStyle w:val="40"/>
      </w:pPr>
      <w:bookmarkStart w:id="11905" w:name="_Ref366080943"/>
      <w:bookmarkStart w:id="11906" w:name="_Ref364861238"/>
      <w:bookmarkStart w:id="11907" w:name="_Ref440446490"/>
      <w:r w:rsidRPr="00A00059">
        <w:t>Array.prototype.reduce ( callbackfn [ , initialValue ] )</w:t>
      </w:r>
      <w:bookmarkEnd w:id="11905"/>
    </w:p>
    <w:p w14:paraId="273AFAF5" w14:textId="77777777" w:rsidR="00260FF1" w:rsidRPr="00E77497" w:rsidRDefault="00260FF1" w:rsidP="00260FF1">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1CBA5A14" w14:textId="77777777" w:rsidR="00260FF1" w:rsidRPr="00E77497" w:rsidRDefault="00260FF1" w:rsidP="00260FF1">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341E7946" w14:textId="77777777" w:rsidR="00260FF1" w:rsidRPr="00E77497" w:rsidRDefault="00260FF1" w:rsidP="00260FF1">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101F3B43" w14:textId="77777777" w:rsidR="00260FF1" w:rsidRPr="00E77497" w:rsidRDefault="00260FF1" w:rsidP="00260FF1">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19314219" w14:textId="77777777" w:rsidR="00260FF1" w:rsidRPr="00E77497" w:rsidRDefault="00260FF1" w:rsidP="00260FF1">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11C17ADF" w14:textId="77777777" w:rsidR="00260FF1" w:rsidRPr="00E77497" w:rsidRDefault="00260FF1" w:rsidP="00260FF1">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69382EB" w14:textId="77777777" w:rsidR="00260FF1" w:rsidRDefault="00260FF1" w:rsidP="00260FF1">
      <w:pPr>
        <w:pStyle w:val="Alg4"/>
        <w:numPr>
          <w:ilvl w:val="0"/>
          <w:numId w:val="219"/>
        </w:numPr>
      </w:pPr>
      <w:r>
        <w:t>ReturnIfAbrupt(</w:t>
      </w:r>
      <w:r>
        <w:rPr>
          <w:i/>
        </w:rPr>
        <w:t>O</w:t>
      </w:r>
      <w:r>
        <w:t>).</w:t>
      </w:r>
    </w:p>
    <w:p w14:paraId="24125D45" w14:textId="77777777" w:rsidR="00260FF1" w:rsidRPr="00E77497" w:rsidRDefault="00260FF1" w:rsidP="00260FF1">
      <w:pPr>
        <w:pStyle w:val="Alg4"/>
        <w:numPr>
          <w:ilvl w:val="0"/>
          <w:numId w:val="21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6F90E91E" w14:textId="77777777" w:rsidR="00260FF1" w:rsidRPr="00E77497" w:rsidRDefault="00260FF1" w:rsidP="00260FF1">
      <w:pPr>
        <w:pStyle w:val="Alg4"/>
        <w:numPr>
          <w:ilvl w:val="0"/>
          <w:numId w:val="219"/>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254C27ED" w14:textId="77777777" w:rsidR="00260FF1" w:rsidRPr="00E77497" w:rsidRDefault="00260FF1" w:rsidP="00260FF1">
      <w:pPr>
        <w:pStyle w:val="Alg4"/>
        <w:numPr>
          <w:ilvl w:val="0"/>
          <w:numId w:val="219"/>
        </w:numPr>
        <w:contextualSpacing/>
      </w:pPr>
      <w:r>
        <w:t>ReturnIfAbrupt(</w:t>
      </w:r>
      <w:r w:rsidRPr="00E77497">
        <w:rPr>
          <w:i/>
        </w:rPr>
        <w:t>len</w:t>
      </w:r>
      <w:r>
        <w:t>).</w:t>
      </w:r>
    </w:p>
    <w:p w14:paraId="75A464AB" w14:textId="77777777" w:rsidR="00260FF1" w:rsidRPr="00E77497" w:rsidRDefault="00260FF1" w:rsidP="00260FF1">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3EB6EF74" w14:textId="77777777" w:rsidR="00260FF1" w:rsidRPr="00E77497" w:rsidRDefault="00260FF1" w:rsidP="00260FF1">
      <w:pPr>
        <w:pStyle w:val="Alg4"/>
        <w:numPr>
          <w:ilvl w:val="0"/>
          <w:numId w:val="219"/>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14:paraId="0B0D0E62" w14:textId="77777777" w:rsidR="00260FF1" w:rsidRPr="00E77497" w:rsidRDefault="00260FF1" w:rsidP="00260FF1">
      <w:pPr>
        <w:pStyle w:val="Alg4"/>
        <w:numPr>
          <w:ilvl w:val="0"/>
          <w:numId w:val="219"/>
        </w:numPr>
      </w:pPr>
      <w:r w:rsidRPr="00E77497">
        <w:t xml:space="preserve">Let </w:t>
      </w:r>
      <w:r w:rsidRPr="00E77497">
        <w:rPr>
          <w:i/>
        </w:rPr>
        <w:t>k</w:t>
      </w:r>
      <w:r w:rsidRPr="00E77497">
        <w:t xml:space="preserve"> be 0.</w:t>
      </w:r>
    </w:p>
    <w:p w14:paraId="0EED85E5" w14:textId="77777777" w:rsidR="00260FF1" w:rsidRPr="00E77497" w:rsidRDefault="00260FF1" w:rsidP="00260FF1">
      <w:pPr>
        <w:pStyle w:val="Alg4"/>
        <w:numPr>
          <w:ilvl w:val="0"/>
          <w:numId w:val="219"/>
        </w:numPr>
      </w:pPr>
      <w:r w:rsidRPr="00E77497">
        <w:t xml:space="preserve">If </w:t>
      </w:r>
      <w:r w:rsidRPr="00E77497">
        <w:rPr>
          <w:i/>
        </w:rPr>
        <w:t>initialValue</w:t>
      </w:r>
      <w:r w:rsidRPr="00E77497">
        <w:t xml:space="preserve"> is present, then</w:t>
      </w:r>
    </w:p>
    <w:p w14:paraId="49364FD3" w14:textId="77777777" w:rsidR="00260FF1" w:rsidRPr="00E77497" w:rsidRDefault="00260FF1" w:rsidP="00260FF1">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14:paraId="43A11CE1" w14:textId="77777777" w:rsidR="00260FF1" w:rsidRPr="00E77497" w:rsidRDefault="00260FF1" w:rsidP="00260FF1">
      <w:pPr>
        <w:pStyle w:val="Alg4"/>
        <w:numPr>
          <w:ilvl w:val="0"/>
          <w:numId w:val="219"/>
        </w:numPr>
      </w:pPr>
      <w:r w:rsidRPr="00E77497">
        <w:t xml:space="preserve">Else </w:t>
      </w:r>
      <w:r w:rsidRPr="00E77497">
        <w:rPr>
          <w:i/>
        </w:rPr>
        <w:t>initialValue</w:t>
      </w:r>
      <w:r w:rsidRPr="00E77497">
        <w:t xml:space="preserve"> is not present,</w:t>
      </w:r>
    </w:p>
    <w:p w14:paraId="16DDCBAB" w14:textId="77777777" w:rsidR="00260FF1" w:rsidRPr="00E77497" w:rsidRDefault="00260FF1" w:rsidP="00260FF1">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14:paraId="55DB1020" w14:textId="77777777" w:rsidR="00260FF1" w:rsidRPr="00E77497" w:rsidRDefault="00260FF1" w:rsidP="00260FF1">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50066D85" w14:textId="77777777" w:rsidR="00260FF1" w:rsidRPr="00E77497" w:rsidRDefault="00260FF1" w:rsidP="00260FF1">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14:paraId="21A4759D" w14:textId="77777777" w:rsidR="00260FF1" w:rsidRPr="00E77497" w:rsidRDefault="00260FF1" w:rsidP="00260FF1">
      <w:pPr>
        <w:pStyle w:val="Alg4"/>
        <w:numPr>
          <w:ilvl w:val="2"/>
          <w:numId w:val="21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3D40C9E6" w14:textId="77777777" w:rsidR="00260FF1" w:rsidRDefault="00260FF1" w:rsidP="00260FF1">
      <w:pPr>
        <w:pStyle w:val="Alg3"/>
        <w:numPr>
          <w:ilvl w:val="2"/>
          <w:numId w:val="219"/>
        </w:numPr>
        <w:tabs>
          <w:tab w:val="left" w:pos="720"/>
        </w:tabs>
      </w:pPr>
      <w:r>
        <w:t>ReturnIfAbrupt(</w:t>
      </w:r>
      <w:r>
        <w:rPr>
          <w:i/>
          <w:iCs/>
        </w:rPr>
        <w:t>kPresent</w:t>
      </w:r>
      <w:r>
        <w:t>).</w:t>
      </w:r>
    </w:p>
    <w:p w14:paraId="798E496E" w14:textId="77777777" w:rsidR="00260FF1" w:rsidRPr="00E77497" w:rsidRDefault="00260FF1" w:rsidP="00260FF1">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14:paraId="62A3E8BC" w14:textId="77777777" w:rsidR="00260FF1" w:rsidRPr="00E77497" w:rsidRDefault="00260FF1" w:rsidP="00260FF1">
      <w:pPr>
        <w:pStyle w:val="Alg4"/>
        <w:numPr>
          <w:ilvl w:val="3"/>
          <w:numId w:val="219"/>
        </w:numPr>
      </w:pPr>
      <w:r w:rsidRPr="00E77497">
        <w:t xml:space="preserve">Let </w:t>
      </w:r>
      <w:r w:rsidRPr="00E77497">
        <w:rPr>
          <w:i/>
        </w:rPr>
        <w:t>accumulator</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4524642A" w14:textId="77777777" w:rsidR="00260FF1" w:rsidRPr="00E77497" w:rsidRDefault="00260FF1" w:rsidP="00260FF1">
      <w:pPr>
        <w:pStyle w:val="Alg4"/>
        <w:numPr>
          <w:ilvl w:val="3"/>
          <w:numId w:val="219"/>
        </w:numPr>
        <w:contextualSpacing/>
      </w:pPr>
      <w:r>
        <w:t>ReturnIfAbrupt(</w:t>
      </w:r>
      <w:r w:rsidRPr="00E77497">
        <w:rPr>
          <w:i/>
        </w:rPr>
        <w:t>accumulator</w:t>
      </w:r>
      <w:r>
        <w:t>).</w:t>
      </w:r>
    </w:p>
    <w:p w14:paraId="2023805E" w14:textId="77777777" w:rsidR="00260FF1" w:rsidRPr="00E77497" w:rsidRDefault="00260FF1" w:rsidP="00260FF1">
      <w:pPr>
        <w:pStyle w:val="Alg4"/>
        <w:numPr>
          <w:ilvl w:val="2"/>
          <w:numId w:val="219"/>
        </w:numPr>
      </w:pPr>
      <w:r w:rsidRPr="00E77497">
        <w:t xml:space="preserve">Increase </w:t>
      </w:r>
      <w:r w:rsidRPr="00E77497">
        <w:rPr>
          <w:i/>
        </w:rPr>
        <w:t>k</w:t>
      </w:r>
      <w:r w:rsidRPr="00E77497">
        <w:t xml:space="preserve"> by 1.</w:t>
      </w:r>
    </w:p>
    <w:p w14:paraId="0D005936" w14:textId="77777777" w:rsidR="00260FF1" w:rsidRPr="00E77497" w:rsidRDefault="00260FF1" w:rsidP="00260FF1">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616B35E5" w14:textId="77777777" w:rsidR="00260FF1" w:rsidRPr="00E77497" w:rsidRDefault="00260FF1" w:rsidP="00260FF1">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14:paraId="68FF84C1" w14:textId="77777777" w:rsidR="00260FF1" w:rsidRPr="00E77497" w:rsidRDefault="00260FF1" w:rsidP="00260FF1">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14:paraId="2D94D5E7" w14:textId="77777777" w:rsidR="00260FF1" w:rsidRPr="00E77497" w:rsidRDefault="00260FF1" w:rsidP="00260FF1">
      <w:pPr>
        <w:pStyle w:val="Alg4"/>
        <w:numPr>
          <w:ilvl w:val="1"/>
          <w:numId w:val="21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41DEC713" w14:textId="77777777" w:rsidR="00260FF1" w:rsidRDefault="00260FF1" w:rsidP="00260FF1">
      <w:pPr>
        <w:pStyle w:val="Alg3"/>
        <w:numPr>
          <w:ilvl w:val="1"/>
          <w:numId w:val="219"/>
        </w:numPr>
        <w:tabs>
          <w:tab w:val="left" w:pos="720"/>
        </w:tabs>
      </w:pPr>
      <w:r>
        <w:t>ReturnIfAbrupt(</w:t>
      </w:r>
      <w:r>
        <w:rPr>
          <w:i/>
          <w:iCs/>
        </w:rPr>
        <w:t>kPresent</w:t>
      </w:r>
      <w:r>
        <w:t>).</w:t>
      </w:r>
    </w:p>
    <w:p w14:paraId="1A87FAAC" w14:textId="77777777" w:rsidR="00260FF1" w:rsidRPr="00E77497" w:rsidRDefault="00260FF1" w:rsidP="00260FF1">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14:paraId="6DA858FF" w14:textId="77777777" w:rsidR="00260FF1" w:rsidRPr="00E77497" w:rsidRDefault="00260FF1" w:rsidP="00260FF1">
      <w:pPr>
        <w:pStyle w:val="Alg4"/>
        <w:numPr>
          <w:ilvl w:val="2"/>
          <w:numId w:val="21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6E6B1789" w14:textId="77777777" w:rsidR="00260FF1" w:rsidRPr="00E77497" w:rsidRDefault="00260FF1" w:rsidP="00260FF1">
      <w:pPr>
        <w:pStyle w:val="Alg4"/>
        <w:numPr>
          <w:ilvl w:val="2"/>
          <w:numId w:val="219"/>
        </w:numPr>
        <w:contextualSpacing/>
      </w:pPr>
      <w:r>
        <w:t>ReturnIfAbrupt(</w:t>
      </w:r>
      <w:r>
        <w:rPr>
          <w:i/>
        </w:rPr>
        <w:t>kValue</w:t>
      </w:r>
      <w:r>
        <w:t>).</w:t>
      </w:r>
    </w:p>
    <w:p w14:paraId="1D72C800" w14:textId="77777777" w:rsidR="00260FF1" w:rsidRPr="00E77497" w:rsidRDefault="00260FF1" w:rsidP="00260FF1">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576F6AC3" w14:textId="77777777" w:rsidR="00260FF1" w:rsidRPr="00E77497" w:rsidRDefault="00260FF1" w:rsidP="00260FF1">
      <w:pPr>
        <w:pStyle w:val="Alg4"/>
        <w:numPr>
          <w:ilvl w:val="2"/>
          <w:numId w:val="219"/>
        </w:numPr>
        <w:contextualSpacing/>
      </w:pPr>
      <w:r>
        <w:t>ReturnIfAbrupt(</w:t>
      </w:r>
      <w:r w:rsidRPr="00E77497">
        <w:rPr>
          <w:i/>
        </w:rPr>
        <w:t>accumulator</w:t>
      </w:r>
      <w:r>
        <w:t>).</w:t>
      </w:r>
    </w:p>
    <w:p w14:paraId="685F8E9C" w14:textId="77777777" w:rsidR="00260FF1" w:rsidRPr="00E77497" w:rsidRDefault="00260FF1" w:rsidP="00260FF1">
      <w:pPr>
        <w:pStyle w:val="Alg4"/>
        <w:numPr>
          <w:ilvl w:val="1"/>
          <w:numId w:val="219"/>
        </w:numPr>
      </w:pPr>
      <w:r w:rsidRPr="00E77497">
        <w:t xml:space="preserve">Increase </w:t>
      </w:r>
      <w:r w:rsidRPr="00E77497">
        <w:rPr>
          <w:i/>
        </w:rPr>
        <w:t>k</w:t>
      </w:r>
      <w:r w:rsidRPr="00E77497">
        <w:t xml:space="preserve"> by 1.</w:t>
      </w:r>
    </w:p>
    <w:p w14:paraId="34EED35C" w14:textId="77777777" w:rsidR="00260FF1" w:rsidRPr="00E77497" w:rsidRDefault="00260FF1" w:rsidP="00260FF1">
      <w:pPr>
        <w:pStyle w:val="Alg4"/>
        <w:numPr>
          <w:ilvl w:val="0"/>
          <w:numId w:val="219"/>
        </w:numPr>
        <w:spacing w:after="120"/>
      </w:pPr>
      <w:r w:rsidRPr="00E77497">
        <w:t xml:space="preserve">Return </w:t>
      </w:r>
      <w:r w:rsidRPr="00E77497">
        <w:rPr>
          <w:i/>
        </w:rPr>
        <w:t>accumulator</w:t>
      </w:r>
      <w:r w:rsidRPr="00E77497">
        <w:t>.</w:t>
      </w:r>
    </w:p>
    <w:p w14:paraId="492F3E59"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3477B293"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6F0A8DDC" w14:textId="77777777" w:rsidR="00260FF1" w:rsidRPr="00A00059" w:rsidRDefault="00260FF1" w:rsidP="00260FF1">
      <w:pPr>
        <w:pStyle w:val="40"/>
      </w:pPr>
      <w:bookmarkStart w:id="11908" w:name="_Ref366080959"/>
      <w:r w:rsidRPr="00A00059">
        <w:t>Array.prototype.reduceRight ( callbackfn [ , initialValue ] )</w:t>
      </w:r>
      <w:bookmarkEnd w:id="11908"/>
    </w:p>
    <w:p w14:paraId="02F136AC" w14:textId="77777777" w:rsidR="00260FF1" w:rsidRPr="00E77497" w:rsidRDefault="00260FF1" w:rsidP="00260FF1">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7ACB20CC" w14:textId="77777777" w:rsidR="00260FF1" w:rsidRPr="00E77497" w:rsidRDefault="00260FF1" w:rsidP="00260FF1">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5DB63AC8" w14:textId="77777777" w:rsidR="00260FF1" w:rsidRPr="00E77497" w:rsidRDefault="00260FF1" w:rsidP="00260FF1">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32F9E133" w14:textId="77777777" w:rsidR="00260FF1" w:rsidRPr="00E77497" w:rsidRDefault="00260FF1" w:rsidP="00260FF1">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37413380" w14:textId="77777777" w:rsidR="00260FF1" w:rsidRPr="00E77497" w:rsidRDefault="00260FF1" w:rsidP="00260FF1">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5B618466" w14:textId="77777777" w:rsidR="00260FF1" w:rsidRPr="00E77497" w:rsidRDefault="00260FF1" w:rsidP="00260FF1">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7212129" w14:textId="77777777" w:rsidR="00260FF1" w:rsidRDefault="00260FF1" w:rsidP="00260FF1">
      <w:pPr>
        <w:pStyle w:val="Alg4"/>
        <w:numPr>
          <w:ilvl w:val="0"/>
          <w:numId w:val="220"/>
        </w:numPr>
      </w:pPr>
      <w:r>
        <w:t>ReturnIfAbrupt(</w:t>
      </w:r>
      <w:r>
        <w:rPr>
          <w:i/>
        </w:rPr>
        <w:t>O</w:t>
      </w:r>
      <w:r>
        <w:t>).</w:t>
      </w:r>
    </w:p>
    <w:p w14:paraId="5D01EF25" w14:textId="77777777" w:rsidR="00260FF1" w:rsidRPr="00E77497" w:rsidRDefault="00260FF1" w:rsidP="00260FF1">
      <w:pPr>
        <w:pStyle w:val="Alg4"/>
        <w:numPr>
          <w:ilvl w:val="0"/>
          <w:numId w:val="22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2E4042B2" w14:textId="77777777" w:rsidR="00260FF1" w:rsidRPr="00E77497" w:rsidRDefault="00260FF1" w:rsidP="00260FF1">
      <w:pPr>
        <w:pStyle w:val="Alg4"/>
        <w:numPr>
          <w:ilvl w:val="0"/>
          <w:numId w:val="220"/>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724B81D9" w14:textId="77777777" w:rsidR="00260FF1" w:rsidRPr="00E77497" w:rsidRDefault="00260FF1" w:rsidP="00260FF1">
      <w:pPr>
        <w:pStyle w:val="Alg4"/>
        <w:numPr>
          <w:ilvl w:val="0"/>
          <w:numId w:val="220"/>
        </w:numPr>
        <w:contextualSpacing/>
      </w:pPr>
      <w:r>
        <w:t>ReturnIfAbrupt(</w:t>
      </w:r>
      <w:r w:rsidRPr="00E77497">
        <w:rPr>
          <w:i/>
        </w:rPr>
        <w:t>len</w:t>
      </w:r>
      <w:r>
        <w:t>).</w:t>
      </w:r>
    </w:p>
    <w:p w14:paraId="55C16435" w14:textId="77777777" w:rsidR="00260FF1" w:rsidRPr="00E77497" w:rsidRDefault="00260FF1" w:rsidP="00260FF1">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72E2130" w14:textId="77777777" w:rsidR="00260FF1" w:rsidRPr="00E77497" w:rsidRDefault="00260FF1" w:rsidP="00260FF1">
      <w:pPr>
        <w:pStyle w:val="Alg4"/>
        <w:numPr>
          <w:ilvl w:val="0"/>
          <w:numId w:val="220"/>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14:paraId="3FBC29C5" w14:textId="77777777" w:rsidR="00260FF1" w:rsidRPr="00E77497" w:rsidRDefault="00260FF1" w:rsidP="00260FF1">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14:paraId="309B43CF" w14:textId="77777777" w:rsidR="00260FF1" w:rsidRPr="00E77497" w:rsidRDefault="00260FF1" w:rsidP="00260FF1">
      <w:pPr>
        <w:pStyle w:val="Alg4"/>
        <w:numPr>
          <w:ilvl w:val="0"/>
          <w:numId w:val="220"/>
        </w:numPr>
      </w:pPr>
      <w:r w:rsidRPr="00E77497">
        <w:t xml:space="preserve">If </w:t>
      </w:r>
      <w:r w:rsidRPr="00E77497">
        <w:rPr>
          <w:i/>
        </w:rPr>
        <w:t>initialValue</w:t>
      </w:r>
      <w:r w:rsidRPr="00E77497">
        <w:t xml:space="preserve"> is present, then</w:t>
      </w:r>
    </w:p>
    <w:p w14:paraId="4F851C7D" w14:textId="77777777" w:rsidR="00260FF1" w:rsidRPr="00E77497" w:rsidRDefault="00260FF1" w:rsidP="00260FF1">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14:paraId="40A2BB68" w14:textId="77777777" w:rsidR="00260FF1" w:rsidRPr="00E77497" w:rsidRDefault="00260FF1" w:rsidP="00260FF1">
      <w:pPr>
        <w:pStyle w:val="Alg4"/>
        <w:numPr>
          <w:ilvl w:val="0"/>
          <w:numId w:val="220"/>
        </w:numPr>
      </w:pPr>
      <w:r w:rsidRPr="00E77497">
        <w:t xml:space="preserve">Else </w:t>
      </w:r>
      <w:r w:rsidRPr="00E77497">
        <w:rPr>
          <w:i/>
        </w:rPr>
        <w:t>initialValue</w:t>
      </w:r>
      <w:r w:rsidRPr="00E77497">
        <w:t xml:space="preserve"> is not present,</w:t>
      </w:r>
    </w:p>
    <w:p w14:paraId="3DFC5002" w14:textId="77777777" w:rsidR="00260FF1" w:rsidRPr="00E77497" w:rsidRDefault="00260FF1" w:rsidP="00260FF1">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14:paraId="139644A8" w14:textId="77777777" w:rsidR="00260FF1" w:rsidRPr="00E77497" w:rsidRDefault="00260FF1" w:rsidP="00260FF1">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14:paraId="06D4920A" w14:textId="77777777" w:rsidR="00260FF1" w:rsidRPr="00E77497" w:rsidRDefault="00260FF1" w:rsidP="00260FF1">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14:paraId="23F3352B" w14:textId="77777777" w:rsidR="00260FF1" w:rsidRPr="00E77497" w:rsidRDefault="00260FF1" w:rsidP="00260FF1">
      <w:pPr>
        <w:pStyle w:val="Alg4"/>
        <w:numPr>
          <w:ilvl w:val="2"/>
          <w:numId w:val="22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444B7A8D" w14:textId="77777777" w:rsidR="00260FF1" w:rsidRDefault="00260FF1" w:rsidP="00260FF1">
      <w:pPr>
        <w:pStyle w:val="Alg3"/>
        <w:numPr>
          <w:ilvl w:val="2"/>
          <w:numId w:val="220"/>
        </w:numPr>
        <w:tabs>
          <w:tab w:val="left" w:pos="720"/>
        </w:tabs>
      </w:pPr>
      <w:r>
        <w:t>ReturnIfAbrupt(</w:t>
      </w:r>
      <w:r>
        <w:rPr>
          <w:i/>
          <w:iCs/>
        </w:rPr>
        <w:t>kPresent</w:t>
      </w:r>
      <w:r>
        <w:t>).</w:t>
      </w:r>
    </w:p>
    <w:p w14:paraId="1EA95B73" w14:textId="77777777" w:rsidR="00260FF1" w:rsidRPr="00E77497" w:rsidRDefault="00260FF1" w:rsidP="00260FF1">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14:paraId="622617A7" w14:textId="77777777" w:rsidR="00260FF1" w:rsidRPr="00E77497" w:rsidRDefault="00260FF1" w:rsidP="00260FF1">
      <w:pPr>
        <w:pStyle w:val="Alg4"/>
        <w:numPr>
          <w:ilvl w:val="3"/>
          <w:numId w:val="220"/>
        </w:numPr>
      </w:pPr>
      <w:r w:rsidRPr="00E77497">
        <w:t xml:space="preserve">Let </w:t>
      </w:r>
      <w:r w:rsidRPr="00E77497">
        <w:rPr>
          <w:i/>
        </w:rPr>
        <w:t>accumulator</w:t>
      </w:r>
      <w:r w:rsidRPr="00E77497">
        <w:t xml:space="preserve"> be the result </w:t>
      </w:r>
      <w:r>
        <w:t xml:space="preserve">of </w:t>
      </w:r>
      <w:r w:rsidRPr="00E77497">
        <w:t>Get</w:t>
      </w:r>
      <w:r>
        <w:t>(</w:t>
      </w:r>
      <w:r w:rsidRPr="00E77497">
        <w:rPr>
          <w:i/>
        </w:rPr>
        <w:t>O</w:t>
      </w:r>
      <w:r>
        <w:t>,</w:t>
      </w:r>
      <w:r w:rsidRPr="00E77497">
        <w:t xml:space="preserve"> </w:t>
      </w:r>
      <w:r w:rsidRPr="00E77497">
        <w:rPr>
          <w:i/>
        </w:rPr>
        <w:t>Pk</w:t>
      </w:r>
      <w:r>
        <w:rPr>
          <w:iCs/>
        </w:rPr>
        <w:t>)</w:t>
      </w:r>
      <w:r w:rsidRPr="00E77497">
        <w:t>.</w:t>
      </w:r>
    </w:p>
    <w:p w14:paraId="6A664971" w14:textId="77777777" w:rsidR="00260FF1" w:rsidRPr="00E77497" w:rsidRDefault="00260FF1" w:rsidP="00260FF1">
      <w:pPr>
        <w:pStyle w:val="Alg4"/>
        <w:numPr>
          <w:ilvl w:val="3"/>
          <w:numId w:val="220"/>
        </w:numPr>
        <w:contextualSpacing/>
      </w:pPr>
      <w:r>
        <w:t>ReturnIfAbrupt(</w:t>
      </w:r>
      <w:r w:rsidRPr="00E77497">
        <w:rPr>
          <w:i/>
        </w:rPr>
        <w:t>accumulator</w:t>
      </w:r>
      <w:r>
        <w:t>).</w:t>
      </w:r>
    </w:p>
    <w:p w14:paraId="711C63D7" w14:textId="77777777" w:rsidR="00260FF1" w:rsidRPr="00E77497" w:rsidRDefault="00260FF1" w:rsidP="00260FF1">
      <w:pPr>
        <w:pStyle w:val="Alg4"/>
        <w:numPr>
          <w:ilvl w:val="2"/>
          <w:numId w:val="220"/>
        </w:numPr>
      </w:pPr>
      <w:r w:rsidRPr="00E77497">
        <w:t xml:space="preserve">Decrease </w:t>
      </w:r>
      <w:r w:rsidRPr="00E77497">
        <w:rPr>
          <w:i/>
        </w:rPr>
        <w:t>k</w:t>
      </w:r>
      <w:r w:rsidRPr="00E77497">
        <w:t xml:space="preserve"> by 1.</w:t>
      </w:r>
    </w:p>
    <w:p w14:paraId="692F2F9B" w14:textId="77777777" w:rsidR="00260FF1" w:rsidRPr="00E77497" w:rsidRDefault="00260FF1" w:rsidP="00260FF1">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52423AEE" w14:textId="77777777" w:rsidR="00260FF1" w:rsidRPr="00E77497" w:rsidRDefault="00260FF1" w:rsidP="00260FF1">
      <w:pPr>
        <w:pStyle w:val="Alg4"/>
        <w:numPr>
          <w:ilvl w:val="0"/>
          <w:numId w:val="220"/>
        </w:numPr>
      </w:pPr>
      <w:r w:rsidRPr="00E77497">
        <w:t xml:space="preserve">Repeat, while </w:t>
      </w:r>
      <w:r w:rsidRPr="00E77497">
        <w:rPr>
          <w:i/>
        </w:rPr>
        <w:t xml:space="preserve">k </w:t>
      </w:r>
      <w:r w:rsidRPr="00E77497">
        <w:t>≥ 0</w:t>
      </w:r>
    </w:p>
    <w:p w14:paraId="51DB8C55" w14:textId="77777777" w:rsidR="00260FF1" w:rsidRPr="00E77497" w:rsidRDefault="00260FF1" w:rsidP="00260FF1">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14:paraId="6EA38AD8" w14:textId="77777777" w:rsidR="00260FF1" w:rsidRPr="00E77497" w:rsidRDefault="00260FF1" w:rsidP="00260FF1">
      <w:pPr>
        <w:pStyle w:val="Alg4"/>
        <w:numPr>
          <w:ilvl w:val="1"/>
          <w:numId w:val="22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14:paraId="131264E0" w14:textId="77777777" w:rsidR="00260FF1" w:rsidRDefault="00260FF1" w:rsidP="00260FF1">
      <w:pPr>
        <w:pStyle w:val="Alg3"/>
        <w:numPr>
          <w:ilvl w:val="1"/>
          <w:numId w:val="220"/>
        </w:numPr>
        <w:tabs>
          <w:tab w:val="left" w:pos="720"/>
        </w:tabs>
      </w:pPr>
      <w:r>
        <w:t>ReturnIfAbrupt(</w:t>
      </w:r>
      <w:r>
        <w:rPr>
          <w:i/>
          <w:iCs/>
        </w:rPr>
        <w:t>kPresent</w:t>
      </w:r>
      <w:r>
        <w:t>).</w:t>
      </w:r>
    </w:p>
    <w:p w14:paraId="43B4A823" w14:textId="77777777" w:rsidR="00260FF1" w:rsidRPr="00E77497" w:rsidRDefault="00260FF1" w:rsidP="00260FF1">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14:paraId="04A31A7D" w14:textId="77777777" w:rsidR="00260FF1" w:rsidRPr="00E77497" w:rsidRDefault="00260FF1" w:rsidP="00260FF1">
      <w:pPr>
        <w:pStyle w:val="Alg4"/>
        <w:numPr>
          <w:ilvl w:val="2"/>
          <w:numId w:val="22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003BE3BD" w14:textId="77777777" w:rsidR="00260FF1" w:rsidRPr="00E77497" w:rsidRDefault="00260FF1" w:rsidP="00260FF1">
      <w:pPr>
        <w:pStyle w:val="Alg4"/>
        <w:numPr>
          <w:ilvl w:val="2"/>
          <w:numId w:val="220"/>
        </w:numPr>
        <w:contextualSpacing/>
      </w:pPr>
      <w:r>
        <w:t>ReturnIfAbrupt(</w:t>
      </w:r>
      <w:r>
        <w:rPr>
          <w:i/>
        </w:rPr>
        <w:t>kValue</w:t>
      </w:r>
      <w:r>
        <w:t>).</w:t>
      </w:r>
    </w:p>
    <w:p w14:paraId="149C713A" w14:textId="77777777" w:rsidR="00260FF1" w:rsidRPr="00E77497" w:rsidRDefault="00260FF1" w:rsidP="00260FF1">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50B06DF3" w14:textId="77777777" w:rsidR="00260FF1" w:rsidRPr="00E77497" w:rsidRDefault="00260FF1" w:rsidP="00260FF1">
      <w:pPr>
        <w:pStyle w:val="Alg4"/>
        <w:numPr>
          <w:ilvl w:val="2"/>
          <w:numId w:val="220"/>
        </w:numPr>
        <w:contextualSpacing/>
      </w:pPr>
      <w:r>
        <w:t>ReturnIfAbrupt(</w:t>
      </w:r>
      <w:r w:rsidRPr="00E77497">
        <w:rPr>
          <w:i/>
        </w:rPr>
        <w:t>accumulator</w:t>
      </w:r>
      <w:r>
        <w:t>).</w:t>
      </w:r>
    </w:p>
    <w:p w14:paraId="1B76EE1C" w14:textId="77777777" w:rsidR="00260FF1" w:rsidRPr="00E77497" w:rsidRDefault="00260FF1" w:rsidP="00260FF1">
      <w:pPr>
        <w:pStyle w:val="Alg4"/>
        <w:numPr>
          <w:ilvl w:val="1"/>
          <w:numId w:val="220"/>
        </w:numPr>
      </w:pPr>
      <w:r w:rsidRPr="00E77497">
        <w:t xml:space="preserve">Decrease </w:t>
      </w:r>
      <w:r w:rsidRPr="00E77497">
        <w:rPr>
          <w:i/>
        </w:rPr>
        <w:t>k</w:t>
      </w:r>
      <w:r w:rsidRPr="00E77497">
        <w:t xml:space="preserve"> by 1.</w:t>
      </w:r>
    </w:p>
    <w:p w14:paraId="3C996444" w14:textId="77777777" w:rsidR="00260FF1" w:rsidRPr="00E77497" w:rsidRDefault="00260FF1" w:rsidP="00260FF1">
      <w:pPr>
        <w:pStyle w:val="Alg4"/>
        <w:numPr>
          <w:ilvl w:val="0"/>
          <w:numId w:val="220"/>
        </w:numPr>
        <w:spacing w:after="120"/>
      </w:pPr>
      <w:r w:rsidRPr="00E77497">
        <w:t xml:space="preserve">Return </w:t>
      </w:r>
      <w:r w:rsidRPr="00E77497">
        <w:rPr>
          <w:i/>
        </w:rPr>
        <w:t>accumulator</w:t>
      </w:r>
      <w:r w:rsidRPr="00E77497">
        <w:t>.</w:t>
      </w:r>
    </w:p>
    <w:p w14:paraId="63A8521A" w14:textId="77777777"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4B62A1A3"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21DFBD2A" w14:textId="77777777" w:rsidR="006232CB" w:rsidRDefault="006232CB" w:rsidP="006232CB">
      <w:pPr>
        <w:pStyle w:val="40"/>
      </w:pPr>
      <w:bookmarkStart w:id="11909" w:name="_Ref366080975"/>
      <w:r w:rsidRPr="006232CB">
        <w:t>Array.prototype.reverse ( )</w:t>
      </w:r>
      <w:bookmarkEnd w:id="11906"/>
      <w:bookmarkEnd w:id="11909"/>
    </w:p>
    <w:bookmarkEnd w:id="11897"/>
    <w:bookmarkEnd w:id="11898"/>
    <w:bookmarkEnd w:id="11899"/>
    <w:bookmarkEnd w:id="11907"/>
    <w:p w14:paraId="1F68AAA8" w14:textId="77777777" w:rsidR="004C02EF" w:rsidRPr="00E77497" w:rsidRDefault="004C02EF" w:rsidP="004C02EF">
      <w:r w:rsidRPr="00E77497">
        <w:t>The elements of the array are rearranged so as to reverse their order. The object is returned as the result of the call.</w:t>
      </w:r>
      <w:bookmarkStart w:id="11910" w:name="_Toc382291624"/>
    </w:p>
    <w:p w14:paraId="0D67C3EE" w14:textId="77777777"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0D42D38" w14:textId="77777777" w:rsidR="00134DAD" w:rsidRDefault="00134DAD" w:rsidP="00134DAD">
      <w:pPr>
        <w:pStyle w:val="Alg4"/>
        <w:numPr>
          <w:ilvl w:val="0"/>
          <w:numId w:val="205"/>
        </w:numPr>
      </w:pPr>
      <w:r>
        <w:t>ReturnIfAbrupt(</w:t>
      </w:r>
      <w:r>
        <w:rPr>
          <w:i/>
        </w:rPr>
        <w:t>O</w:t>
      </w:r>
      <w:r>
        <w:t>).</w:t>
      </w:r>
    </w:p>
    <w:p w14:paraId="46D79A2E" w14:textId="77777777" w:rsidR="004C02EF" w:rsidRPr="00E77497" w:rsidRDefault="004C02EF" w:rsidP="008B362B">
      <w:pPr>
        <w:pStyle w:val="Alg4"/>
        <w:numPr>
          <w:ilvl w:val="0"/>
          <w:numId w:val="205"/>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14:paraId="5842B292" w14:textId="77777777" w:rsidR="004C02EF" w:rsidRPr="00E77497" w:rsidRDefault="004C02EF" w:rsidP="00E66725">
      <w:pPr>
        <w:pStyle w:val="Alg4"/>
        <w:numPr>
          <w:ilvl w:val="0"/>
          <w:numId w:val="205"/>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14:paraId="11C97F68" w14:textId="77777777" w:rsidR="00CA3654" w:rsidRPr="00E77497" w:rsidRDefault="00C82981" w:rsidP="00CA3654">
      <w:pPr>
        <w:pStyle w:val="Alg4"/>
        <w:numPr>
          <w:ilvl w:val="0"/>
          <w:numId w:val="205"/>
        </w:numPr>
        <w:contextualSpacing/>
      </w:pPr>
      <w:r>
        <w:t>ReturnIfAbrupt(</w:t>
      </w:r>
      <w:r w:rsidRPr="00E77497">
        <w:rPr>
          <w:i/>
        </w:rPr>
        <w:t>len</w:t>
      </w:r>
      <w:r>
        <w:t>).</w:t>
      </w:r>
    </w:p>
    <w:p w14:paraId="7A296FA0" w14:textId="77777777"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14:paraId="22AC4BD5" w14:textId="77777777"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14:paraId="46E5E3D9" w14:textId="77777777"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14:paraId="7C62E1E2" w14:textId="77777777"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14:paraId="78808413" w14:textId="77777777"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14:paraId="7557B92C" w14:textId="77777777"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14:paraId="4167B8F5" w14:textId="77777777" w:rsidR="004C02EF" w:rsidRPr="00E77497" w:rsidRDefault="004C02EF" w:rsidP="008B362B">
      <w:pPr>
        <w:pStyle w:val="Alg4"/>
        <w:numPr>
          <w:ilvl w:val="1"/>
          <w:numId w:val="205"/>
        </w:numPr>
      </w:pPr>
      <w:r w:rsidRPr="00E77497">
        <w:t xml:space="preserve">Let </w:t>
      </w:r>
      <w:r w:rsidRPr="00E77497">
        <w:rPr>
          <w:i/>
        </w:rPr>
        <w:t>lowerValue</w:t>
      </w:r>
      <w:r w:rsidRPr="00E77497">
        <w:t xml:space="preserve"> be the result of Get</w:t>
      </w:r>
      <w:r w:rsidR="008B362B">
        <w:t>(</w:t>
      </w:r>
      <w:r w:rsidRPr="00E77497">
        <w:rPr>
          <w:i/>
        </w:rPr>
        <w:t>O</w:t>
      </w:r>
      <w:r w:rsidR="008B362B">
        <w:t>,</w:t>
      </w:r>
      <w:r w:rsidRPr="00E77497">
        <w:t xml:space="preserve"> </w:t>
      </w:r>
      <w:r w:rsidRPr="00E77497">
        <w:rPr>
          <w:i/>
        </w:rPr>
        <w:t xml:space="preserve"> lowerP</w:t>
      </w:r>
      <w:r w:rsidR="008B362B">
        <w:rPr>
          <w:iCs/>
        </w:rPr>
        <w:t>)</w:t>
      </w:r>
      <w:r w:rsidRPr="00E77497">
        <w:t>.</w:t>
      </w:r>
    </w:p>
    <w:p w14:paraId="432F5F1A" w14:textId="77777777" w:rsidR="0083511A" w:rsidRPr="00E77497" w:rsidRDefault="0002527B" w:rsidP="0083511A">
      <w:pPr>
        <w:pStyle w:val="Alg4"/>
        <w:numPr>
          <w:ilvl w:val="1"/>
          <w:numId w:val="205"/>
        </w:numPr>
        <w:contextualSpacing/>
      </w:pPr>
      <w:r>
        <w:t>ReturnIfAbrupt(</w:t>
      </w:r>
      <w:r>
        <w:rPr>
          <w:i/>
        </w:rPr>
        <w:t>lowerValue</w:t>
      </w:r>
      <w:r>
        <w:t>)</w:t>
      </w:r>
      <w:r w:rsidR="0083511A">
        <w:t>.</w:t>
      </w:r>
    </w:p>
    <w:p w14:paraId="0B6048F5" w14:textId="77777777" w:rsidR="004C02EF" w:rsidRPr="00E77497" w:rsidRDefault="004C02EF" w:rsidP="008B362B">
      <w:pPr>
        <w:pStyle w:val="Alg4"/>
        <w:numPr>
          <w:ilvl w:val="1"/>
          <w:numId w:val="205"/>
        </w:numPr>
      </w:pPr>
      <w:r w:rsidRPr="00E77497">
        <w:t xml:space="preserve">Let </w:t>
      </w:r>
      <w:r w:rsidRPr="00E77497">
        <w:rPr>
          <w:i/>
        </w:rPr>
        <w:t>upperValue</w:t>
      </w:r>
      <w:r w:rsidRPr="00E77497">
        <w:t xml:space="preserve"> be the result of Get</w:t>
      </w:r>
      <w:r w:rsidR="008B362B">
        <w:t>(</w:t>
      </w:r>
      <w:r w:rsidRPr="00E77497">
        <w:rPr>
          <w:i/>
        </w:rPr>
        <w:t>O</w:t>
      </w:r>
      <w:r w:rsidR="008B362B">
        <w:t>,</w:t>
      </w:r>
      <w:r w:rsidRPr="00E77497">
        <w:t xml:space="preserve"> </w:t>
      </w:r>
      <w:r w:rsidR="008B362B">
        <w:rPr>
          <w:i/>
        </w:rPr>
        <w:t>upper</w:t>
      </w:r>
      <w:r w:rsidR="008B362B">
        <w:t>)</w:t>
      </w:r>
      <w:r w:rsidRPr="00E77497">
        <w:t>.</w:t>
      </w:r>
    </w:p>
    <w:p w14:paraId="07DB90AF" w14:textId="77777777" w:rsidR="0083511A" w:rsidRPr="00E77497" w:rsidRDefault="0002527B" w:rsidP="0083511A">
      <w:pPr>
        <w:pStyle w:val="Alg4"/>
        <w:numPr>
          <w:ilvl w:val="1"/>
          <w:numId w:val="205"/>
        </w:numPr>
        <w:contextualSpacing/>
      </w:pPr>
      <w:r>
        <w:t>ReturnIfAbrupt(</w:t>
      </w:r>
      <w:r>
        <w:rPr>
          <w:i/>
        </w:rPr>
        <w:t>upperValue</w:t>
      </w:r>
      <w:r>
        <w:t>)</w:t>
      </w:r>
      <w:r w:rsidR="0083511A">
        <w:t>.</w:t>
      </w:r>
    </w:p>
    <w:p w14:paraId="0D4A4D76" w14:textId="77777777" w:rsidR="004C02EF" w:rsidRPr="00E77497" w:rsidRDefault="004C02EF" w:rsidP="00542A13">
      <w:pPr>
        <w:pStyle w:val="Alg4"/>
        <w:numPr>
          <w:ilvl w:val="1"/>
          <w:numId w:val="205"/>
        </w:numPr>
      </w:pPr>
      <w:r w:rsidRPr="00E77497">
        <w:t xml:space="preserve">Let </w:t>
      </w:r>
      <w:r w:rsidRPr="00E77497">
        <w:rPr>
          <w:i/>
        </w:rPr>
        <w:t>lowerExists</w:t>
      </w:r>
      <w:r w:rsidRPr="00E77497">
        <w:t xml:space="preserve"> be the result of </w:t>
      </w:r>
      <w:r w:rsidR="00542A13">
        <w:t>HasProperty(</w:t>
      </w:r>
      <w:r w:rsidRPr="00E77497">
        <w:rPr>
          <w:i/>
        </w:rPr>
        <w:t>O</w:t>
      </w:r>
      <w:r w:rsidR="00542A13">
        <w:t>,</w:t>
      </w:r>
      <w:r w:rsidRPr="00E77497">
        <w:t xml:space="preserve"> </w:t>
      </w:r>
      <w:r w:rsidRPr="00E77497">
        <w:rPr>
          <w:i/>
        </w:rPr>
        <w:t>lowerP</w:t>
      </w:r>
      <w:r w:rsidR="00542A13">
        <w:rPr>
          <w:iCs/>
        </w:rPr>
        <w:t>)</w:t>
      </w:r>
      <w:r w:rsidRPr="00E77497">
        <w:t>.</w:t>
      </w:r>
    </w:p>
    <w:p w14:paraId="768A7112" w14:textId="77777777" w:rsidR="000950D9" w:rsidRDefault="000950D9" w:rsidP="000950D9">
      <w:pPr>
        <w:pStyle w:val="Alg3"/>
        <w:numPr>
          <w:ilvl w:val="1"/>
          <w:numId w:val="205"/>
        </w:numPr>
        <w:tabs>
          <w:tab w:val="left" w:pos="720"/>
        </w:tabs>
      </w:pPr>
      <w:r>
        <w:t>ReturnIfAbrupt(</w:t>
      </w:r>
      <w:r>
        <w:rPr>
          <w:i/>
          <w:iCs/>
        </w:rPr>
        <w:t>lowerExists</w:t>
      </w:r>
      <w:r>
        <w:t>).</w:t>
      </w:r>
    </w:p>
    <w:p w14:paraId="3820AB23" w14:textId="77777777" w:rsidR="004C02EF" w:rsidRPr="00E77497" w:rsidRDefault="004C02EF" w:rsidP="00542A13">
      <w:pPr>
        <w:pStyle w:val="Alg4"/>
        <w:numPr>
          <w:ilvl w:val="1"/>
          <w:numId w:val="205"/>
        </w:numPr>
      </w:pPr>
      <w:r w:rsidRPr="00E77497">
        <w:t xml:space="preserve">Let </w:t>
      </w:r>
      <w:r w:rsidRPr="00E77497">
        <w:rPr>
          <w:i/>
        </w:rPr>
        <w:t>upperExists</w:t>
      </w:r>
      <w:r w:rsidRPr="00E77497">
        <w:t xml:space="preserve"> be the result of </w:t>
      </w:r>
      <w:r w:rsidR="00542A13">
        <w:t>HasProperty(</w:t>
      </w:r>
      <w:r w:rsidRPr="00E77497">
        <w:rPr>
          <w:i/>
        </w:rPr>
        <w:t>O</w:t>
      </w:r>
      <w:r w:rsidR="00542A13">
        <w:t>,</w:t>
      </w:r>
      <w:r w:rsidRPr="00E77497">
        <w:t xml:space="preserve"> </w:t>
      </w:r>
      <w:r w:rsidRPr="00E77497">
        <w:rPr>
          <w:i/>
        </w:rPr>
        <w:t>upperP</w:t>
      </w:r>
      <w:r w:rsidR="00542A13">
        <w:rPr>
          <w:iCs/>
        </w:rPr>
        <w:t>)</w:t>
      </w:r>
      <w:r w:rsidRPr="00E77497">
        <w:t>.</w:t>
      </w:r>
    </w:p>
    <w:p w14:paraId="58523142" w14:textId="77777777" w:rsidR="000950D9" w:rsidRDefault="000950D9" w:rsidP="000950D9">
      <w:pPr>
        <w:pStyle w:val="Alg3"/>
        <w:numPr>
          <w:ilvl w:val="1"/>
          <w:numId w:val="205"/>
        </w:numPr>
        <w:tabs>
          <w:tab w:val="left" w:pos="720"/>
        </w:tabs>
      </w:pPr>
      <w:r>
        <w:t>ReturnIfAbrupt(</w:t>
      </w:r>
      <w:r>
        <w:rPr>
          <w:i/>
          <w:iCs/>
        </w:rPr>
        <w:t>upperExists</w:t>
      </w:r>
      <w:r>
        <w:t>).</w:t>
      </w:r>
    </w:p>
    <w:p w14:paraId="64389F1F" w14:textId="77777777"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14:paraId="6B3D428C" w14:textId="77777777"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14:paraId="282EF058" w14:textId="77777777" w:rsidR="0083511A" w:rsidRPr="00E77497" w:rsidRDefault="0002527B" w:rsidP="0083511A">
      <w:pPr>
        <w:pStyle w:val="Alg4"/>
        <w:numPr>
          <w:ilvl w:val="2"/>
          <w:numId w:val="205"/>
        </w:numPr>
        <w:contextualSpacing/>
      </w:pPr>
      <w:r>
        <w:t>ReturnIfAbrupt(</w:t>
      </w:r>
      <w:r>
        <w:rPr>
          <w:i/>
        </w:rPr>
        <w:t>putStatus</w:t>
      </w:r>
      <w:r>
        <w:t>)</w:t>
      </w:r>
      <w:r w:rsidR="0083511A">
        <w:t>.</w:t>
      </w:r>
    </w:p>
    <w:p w14:paraId="2BC720A2" w14:textId="77777777"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F07B04">
        <w:t>)</w:t>
      </w:r>
      <w:r w:rsidR="004C02EF" w:rsidRPr="00E77497">
        <w:t>.</w:t>
      </w:r>
    </w:p>
    <w:p w14:paraId="113BB754" w14:textId="77777777" w:rsidR="0083511A" w:rsidRPr="00E77497" w:rsidRDefault="0002527B" w:rsidP="0083511A">
      <w:pPr>
        <w:pStyle w:val="Alg4"/>
        <w:numPr>
          <w:ilvl w:val="2"/>
          <w:numId w:val="205"/>
        </w:numPr>
        <w:contextualSpacing/>
      </w:pPr>
      <w:r>
        <w:t>ReturnIfAbrupt(</w:t>
      </w:r>
      <w:r>
        <w:rPr>
          <w:i/>
        </w:rPr>
        <w:t>putStatus</w:t>
      </w:r>
      <w:r>
        <w:t>)</w:t>
      </w:r>
      <w:r w:rsidR="0083511A">
        <w:t>.</w:t>
      </w:r>
    </w:p>
    <w:p w14:paraId="3AF4C824"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14:paraId="5BAED083" w14:textId="77777777"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14:paraId="5C821DB6" w14:textId="77777777" w:rsidR="0083511A" w:rsidRPr="00E77497" w:rsidRDefault="0002527B" w:rsidP="0083511A">
      <w:pPr>
        <w:pStyle w:val="Alg4"/>
        <w:numPr>
          <w:ilvl w:val="2"/>
          <w:numId w:val="205"/>
        </w:numPr>
        <w:contextualSpacing/>
      </w:pPr>
      <w:r>
        <w:t>ReturnIfAbrupt(</w:t>
      </w:r>
      <w:r>
        <w:rPr>
          <w:i/>
        </w:rPr>
        <w:t>putStatus</w:t>
      </w:r>
      <w:r>
        <w:t>)</w:t>
      </w:r>
      <w:r w:rsidR="0083511A">
        <w:t>.</w:t>
      </w:r>
    </w:p>
    <w:p w14:paraId="06BAAD15" w14:textId="77777777"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upperP</w:t>
      </w:r>
      <w:r w:rsidR="00272B20">
        <w:rPr>
          <w:bCs/>
        </w:rPr>
        <w:t>)</w:t>
      </w:r>
      <w:r w:rsidR="004C02EF" w:rsidRPr="00E77497">
        <w:t>.</w:t>
      </w:r>
    </w:p>
    <w:p w14:paraId="428EA990" w14:textId="77777777" w:rsidR="0083511A" w:rsidRPr="00E77497" w:rsidRDefault="0002527B" w:rsidP="0083511A">
      <w:pPr>
        <w:pStyle w:val="Alg4"/>
        <w:numPr>
          <w:ilvl w:val="2"/>
          <w:numId w:val="205"/>
        </w:numPr>
        <w:contextualSpacing/>
      </w:pPr>
      <w:r>
        <w:t>ReturnIfAbrupt(</w:t>
      </w:r>
      <w:r>
        <w:rPr>
          <w:i/>
        </w:rPr>
        <w:t>deleteStatus</w:t>
      </w:r>
      <w:r>
        <w:t>)</w:t>
      </w:r>
      <w:r w:rsidR="0083511A">
        <w:t>.</w:t>
      </w:r>
    </w:p>
    <w:p w14:paraId="760BD638"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14:paraId="3F262B8A" w14:textId="77777777"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lowerP</w:t>
      </w:r>
      <w:r w:rsidR="00272B20">
        <w:t>)</w:t>
      </w:r>
      <w:r w:rsidR="004C02EF" w:rsidRPr="00E77497">
        <w:t>.</w:t>
      </w:r>
    </w:p>
    <w:p w14:paraId="36611717" w14:textId="77777777" w:rsidR="0083511A" w:rsidRPr="00E77497" w:rsidRDefault="0002527B" w:rsidP="0083511A">
      <w:pPr>
        <w:pStyle w:val="Alg4"/>
        <w:numPr>
          <w:ilvl w:val="2"/>
          <w:numId w:val="205"/>
        </w:numPr>
        <w:contextualSpacing/>
      </w:pPr>
      <w:r>
        <w:t>ReturnIfAbrupt(</w:t>
      </w:r>
      <w:r>
        <w:rPr>
          <w:i/>
        </w:rPr>
        <w:t>deleteStatus</w:t>
      </w:r>
      <w:r>
        <w:t>)</w:t>
      </w:r>
      <w:r w:rsidR="0083511A">
        <w:t>.</w:t>
      </w:r>
    </w:p>
    <w:p w14:paraId="45BF8B8C" w14:textId="77777777" w:rsidR="004C02EF" w:rsidRPr="00E77497" w:rsidRDefault="0083511A" w:rsidP="004C10DB">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4C10DB">
        <w:t>)</w:t>
      </w:r>
      <w:r w:rsidR="004C02EF" w:rsidRPr="00E77497">
        <w:t>.</w:t>
      </w:r>
    </w:p>
    <w:p w14:paraId="60594A8E" w14:textId="77777777" w:rsidR="0083511A" w:rsidRPr="00E77497" w:rsidRDefault="0002527B" w:rsidP="0083511A">
      <w:pPr>
        <w:pStyle w:val="Alg4"/>
        <w:numPr>
          <w:ilvl w:val="2"/>
          <w:numId w:val="205"/>
        </w:numPr>
        <w:contextualSpacing/>
      </w:pPr>
      <w:r>
        <w:t>ReturnIfAbrupt(</w:t>
      </w:r>
      <w:r>
        <w:rPr>
          <w:i/>
        </w:rPr>
        <w:t>putStatus</w:t>
      </w:r>
      <w:r>
        <w:t>)</w:t>
      </w:r>
      <w:r w:rsidR="0083511A">
        <w:t>.</w:t>
      </w:r>
    </w:p>
    <w:p w14:paraId="5C8E1B7A" w14:textId="77777777" w:rsidR="004C02EF" w:rsidRPr="00E77497" w:rsidRDefault="004C02EF" w:rsidP="00BE1C30">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r w:rsidR="00BE1C30" w:rsidRPr="00E77497">
        <w:t>,</w:t>
      </w:r>
    </w:p>
    <w:p w14:paraId="52C0F4C1" w14:textId="77777777" w:rsidR="004C02EF" w:rsidRPr="00E77497" w:rsidRDefault="004C02EF" w:rsidP="00834A33">
      <w:pPr>
        <w:pStyle w:val="Alg4"/>
        <w:numPr>
          <w:ilvl w:val="2"/>
          <w:numId w:val="205"/>
        </w:numPr>
      </w:pPr>
      <w:r w:rsidRPr="00E77497">
        <w:t>No action is required.</w:t>
      </w:r>
    </w:p>
    <w:p w14:paraId="4F7A7D5C" w14:textId="77777777"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14:paraId="292805D2" w14:textId="77777777"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14:paraId="7F740321"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11911" w:name="_Toc385672298"/>
      <w:bookmarkStart w:id="11912" w:name="_Toc393690414"/>
    </w:p>
    <w:p w14:paraId="20A911E2" w14:textId="77777777" w:rsidR="00725085" w:rsidRDefault="00725085" w:rsidP="00D148E9">
      <w:pPr>
        <w:pStyle w:val="40"/>
      </w:pPr>
      <w:bookmarkStart w:id="11913" w:name="_Ref440446538"/>
      <w:r w:rsidRPr="00E77497">
        <w:t>Array.prototype.shift ( )</w:t>
      </w:r>
    </w:p>
    <w:bookmarkEnd w:id="11913"/>
    <w:p w14:paraId="111FDF8D" w14:textId="77777777" w:rsidR="004C02EF" w:rsidRPr="00E77497" w:rsidRDefault="004C02EF" w:rsidP="004C02EF">
      <w:r w:rsidRPr="00E77497">
        <w:t>The first element of the array is removed from the array and returned.</w:t>
      </w:r>
    </w:p>
    <w:p w14:paraId="0ECFCC8A" w14:textId="77777777"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4E672F8" w14:textId="77777777" w:rsidR="00134DAD" w:rsidRDefault="00134DAD" w:rsidP="00134DAD">
      <w:pPr>
        <w:pStyle w:val="Alg4"/>
        <w:numPr>
          <w:ilvl w:val="0"/>
          <w:numId w:val="206"/>
        </w:numPr>
      </w:pPr>
      <w:r>
        <w:t>ReturnIfAbrupt(</w:t>
      </w:r>
      <w:r>
        <w:rPr>
          <w:i/>
        </w:rPr>
        <w:t>O</w:t>
      </w:r>
      <w:r>
        <w:t>).</w:t>
      </w:r>
    </w:p>
    <w:p w14:paraId="27D56DB6" w14:textId="77777777" w:rsidR="004C02EF" w:rsidRPr="00E77497" w:rsidRDefault="004C02EF" w:rsidP="00E71B69">
      <w:pPr>
        <w:pStyle w:val="Alg4"/>
        <w:numPr>
          <w:ilvl w:val="0"/>
          <w:numId w:val="206"/>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14:paraId="41DE9BE2" w14:textId="77777777" w:rsidR="004C02EF" w:rsidRPr="00E77497" w:rsidRDefault="004C02EF" w:rsidP="00E66725">
      <w:pPr>
        <w:pStyle w:val="Alg4"/>
        <w:numPr>
          <w:ilvl w:val="0"/>
          <w:numId w:val="206"/>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14:paraId="140F12DB" w14:textId="77777777" w:rsidR="00CA3654" w:rsidRPr="00E77497" w:rsidRDefault="00C82981" w:rsidP="00CA3654">
      <w:pPr>
        <w:pStyle w:val="Alg4"/>
        <w:numPr>
          <w:ilvl w:val="0"/>
          <w:numId w:val="206"/>
        </w:numPr>
        <w:contextualSpacing/>
      </w:pPr>
      <w:r>
        <w:t>ReturnIfAbrupt(</w:t>
      </w:r>
      <w:r w:rsidRPr="00E77497">
        <w:rPr>
          <w:i/>
        </w:rPr>
        <w:t>len</w:t>
      </w:r>
      <w:r>
        <w:t>).</w:t>
      </w:r>
    </w:p>
    <w:p w14:paraId="215328A9" w14:textId="77777777"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14:paraId="0E4BB1B7" w14:textId="77777777" w:rsidR="004C02EF" w:rsidRPr="00E77497" w:rsidRDefault="008537DE" w:rsidP="004C10DB">
      <w:pPr>
        <w:pStyle w:val="Alg4"/>
        <w:numPr>
          <w:ilvl w:val="1"/>
          <w:numId w:val="206"/>
        </w:numPr>
      </w:pPr>
      <w:r>
        <w:t xml:space="preserve">Let </w:t>
      </w:r>
      <w:r w:rsidRPr="00377713">
        <w:rPr>
          <w:i/>
        </w:rPr>
        <w:t>putStatus</w:t>
      </w:r>
      <w:r>
        <w:t xml:space="preserve"> be the result of </w:t>
      </w:r>
      <w:r w:rsidR="004C10DB" w:rsidRPr="00E77497">
        <w:t>Put</w:t>
      </w:r>
      <w:r w:rsidR="004C10DB">
        <w:t>(</w:t>
      </w:r>
      <w:r w:rsidR="004C10DB">
        <w:rPr>
          <w:i/>
        </w:rPr>
        <w:t>O</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C10DB">
        <w:rPr>
          <w:iCs/>
        </w:rPr>
        <w:t>0</w:t>
      </w:r>
      <w:r w:rsidR="004C10DB" w:rsidRPr="00E77497">
        <w:t xml:space="preserve">, </w:t>
      </w:r>
      <w:r w:rsidR="004C10DB" w:rsidRPr="00E77497">
        <w:rPr>
          <w:b/>
        </w:rPr>
        <w:t>true</w:t>
      </w:r>
      <w:r w:rsidR="004C10DB">
        <w:rPr>
          <w:bCs/>
        </w:rPr>
        <w:t>)</w:t>
      </w:r>
      <w:r w:rsidR="004C02EF" w:rsidRPr="00E77497">
        <w:t>.</w:t>
      </w:r>
    </w:p>
    <w:p w14:paraId="08ED768D" w14:textId="77777777" w:rsidR="008537DE" w:rsidRPr="00E77497" w:rsidRDefault="006B4102" w:rsidP="008537DE">
      <w:pPr>
        <w:pStyle w:val="Alg4"/>
        <w:numPr>
          <w:ilvl w:val="1"/>
          <w:numId w:val="206"/>
        </w:numPr>
        <w:contextualSpacing/>
      </w:pPr>
      <w:r>
        <w:t>ReturnIfAbrupt(</w:t>
      </w:r>
      <w:r>
        <w:rPr>
          <w:i/>
        </w:rPr>
        <w:t>putStatus</w:t>
      </w:r>
      <w:r>
        <w:t>)</w:t>
      </w:r>
      <w:r w:rsidR="008537DE">
        <w:t>.</w:t>
      </w:r>
    </w:p>
    <w:p w14:paraId="18E9B420" w14:textId="77777777" w:rsidR="004C02EF" w:rsidRPr="00E77497" w:rsidRDefault="004C02EF" w:rsidP="00834A33">
      <w:pPr>
        <w:pStyle w:val="Alg4"/>
        <w:numPr>
          <w:ilvl w:val="1"/>
          <w:numId w:val="206"/>
        </w:numPr>
      </w:pPr>
      <w:r w:rsidRPr="00E77497">
        <w:t xml:space="preserve">Return </w:t>
      </w:r>
      <w:r w:rsidRPr="00E77497">
        <w:rPr>
          <w:b/>
        </w:rPr>
        <w:t>undefined</w:t>
      </w:r>
      <w:r w:rsidRPr="00E77497">
        <w:t>.</w:t>
      </w:r>
    </w:p>
    <w:p w14:paraId="58AFEC3E" w14:textId="77777777" w:rsidR="004C02EF" w:rsidRPr="00E77497" w:rsidRDefault="004C02EF" w:rsidP="00E71B69">
      <w:pPr>
        <w:pStyle w:val="Alg4"/>
        <w:numPr>
          <w:ilvl w:val="0"/>
          <w:numId w:val="206"/>
        </w:numPr>
      </w:pPr>
      <w:r w:rsidRPr="00E77497">
        <w:t xml:space="preserve">Let </w:t>
      </w:r>
      <w:r w:rsidRPr="00E77497">
        <w:rPr>
          <w:i/>
        </w:rPr>
        <w:t>first</w:t>
      </w:r>
      <w:r w:rsidRPr="00E77497">
        <w:t xml:space="preserve"> be the result of Get</w:t>
      </w:r>
      <w:r w:rsidR="00E71B69">
        <w:t>(</w:t>
      </w:r>
      <w:r w:rsidRPr="00E77497">
        <w:rPr>
          <w:i/>
        </w:rPr>
        <w:t>O</w:t>
      </w:r>
      <w:r w:rsidR="00E71B69">
        <w:t>,</w:t>
      </w:r>
      <w:r w:rsidRPr="00E77497">
        <w:t xml:space="preserve"> </w:t>
      </w:r>
      <w:r w:rsidRPr="004C10DB">
        <w:rPr>
          <w:rFonts w:ascii="Courier New" w:hAnsi="Courier New"/>
        </w:rPr>
        <w:t>"</w:t>
      </w:r>
      <w:r w:rsidRPr="00E71B69">
        <w:rPr>
          <w:rFonts w:ascii="Courier New" w:hAnsi="Courier New"/>
          <w:b/>
        </w:rPr>
        <w:t>0</w:t>
      </w:r>
      <w:r w:rsidRPr="004C10DB">
        <w:rPr>
          <w:rFonts w:ascii="Courier New" w:hAnsi="Courier New"/>
        </w:rPr>
        <w:t>"</w:t>
      </w:r>
      <w:r w:rsidR="00E71B69" w:rsidRPr="00844B9F">
        <w:t>)</w:t>
      </w:r>
      <w:r w:rsidRPr="00E77497">
        <w:t>.</w:t>
      </w:r>
    </w:p>
    <w:p w14:paraId="7006DE56" w14:textId="77777777" w:rsidR="008537DE" w:rsidRPr="00E77497" w:rsidRDefault="0002527B" w:rsidP="008537DE">
      <w:pPr>
        <w:pStyle w:val="Alg4"/>
        <w:numPr>
          <w:ilvl w:val="0"/>
          <w:numId w:val="206"/>
        </w:numPr>
        <w:contextualSpacing/>
      </w:pPr>
      <w:r>
        <w:t>ReturnIfAbrupt(</w:t>
      </w:r>
      <w:r>
        <w:rPr>
          <w:i/>
        </w:rPr>
        <w:t>first</w:t>
      </w:r>
      <w:r>
        <w:t>)</w:t>
      </w:r>
      <w:r w:rsidR="008537DE">
        <w:t>.</w:t>
      </w:r>
    </w:p>
    <w:p w14:paraId="528C84F3" w14:textId="77777777"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14:paraId="73D533EB" w14:textId="77777777"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14:paraId="5535AFD0" w14:textId="77777777"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14:paraId="07A698B4" w14:textId="77777777"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14:paraId="1D3CF893" w14:textId="77777777" w:rsidR="004C02EF" w:rsidRPr="00E77497" w:rsidRDefault="004C02EF" w:rsidP="00542A13">
      <w:pPr>
        <w:pStyle w:val="Alg4"/>
        <w:numPr>
          <w:ilvl w:val="1"/>
          <w:numId w:val="206"/>
        </w:numPr>
      </w:pPr>
      <w:r w:rsidRPr="00E77497">
        <w:t xml:space="preserve">Let </w:t>
      </w:r>
      <w:r w:rsidRPr="00E77497">
        <w:rPr>
          <w:i/>
        </w:rPr>
        <w:t>fromPresent</w:t>
      </w:r>
      <w:r w:rsidRPr="00E77497">
        <w:t xml:space="preserve"> be the result of </w:t>
      </w:r>
      <w:r w:rsidR="00542A13">
        <w:t>HasProperty(</w:t>
      </w:r>
      <w:r w:rsidRPr="00E77497">
        <w:rPr>
          <w:i/>
        </w:rPr>
        <w:t>O</w:t>
      </w:r>
      <w:r w:rsidR="00542A13">
        <w:t>,</w:t>
      </w:r>
      <w:r w:rsidRPr="00E77497">
        <w:t xml:space="preserve"> </w:t>
      </w:r>
      <w:r w:rsidRPr="00E77497">
        <w:rPr>
          <w:i/>
        </w:rPr>
        <w:t>from</w:t>
      </w:r>
      <w:r w:rsidR="00542A13">
        <w:rPr>
          <w:iCs/>
        </w:rPr>
        <w:t>)</w:t>
      </w:r>
      <w:r w:rsidRPr="00E77497">
        <w:t>.</w:t>
      </w:r>
    </w:p>
    <w:p w14:paraId="4718E84F" w14:textId="77777777" w:rsidR="000950D9" w:rsidRDefault="000950D9" w:rsidP="000950D9">
      <w:pPr>
        <w:pStyle w:val="Alg3"/>
        <w:numPr>
          <w:ilvl w:val="1"/>
          <w:numId w:val="206"/>
        </w:numPr>
        <w:tabs>
          <w:tab w:val="left" w:pos="720"/>
        </w:tabs>
      </w:pPr>
      <w:r>
        <w:t>ReturnIfAbrupt(</w:t>
      </w:r>
      <w:r>
        <w:rPr>
          <w:i/>
          <w:iCs/>
        </w:rPr>
        <w:t>fromPresent</w:t>
      </w:r>
      <w:r>
        <w:t>).</w:t>
      </w:r>
    </w:p>
    <w:p w14:paraId="2194EE6D" w14:textId="77777777"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14:paraId="698B8943" w14:textId="77777777" w:rsidR="004C02EF" w:rsidRPr="00E77497" w:rsidRDefault="004C02EF" w:rsidP="00E71B69">
      <w:pPr>
        <w:pStyle w:val="Alg4"/>
        <w:numPr>
          <w:ilvl w:val="2"/>
          <w:numId w:val="206"/>
        </w:numPr>
      </w:pPr>
      <w:r w:rsidRPr="00E77497">
        <w:t xml:space="preserve">Let </w:t>
      </w:r>
      <w:r w:rsidRPr="00E77497">
        <w:rPr>
          <w:i/>
        </w:rPr>
        <w:t>fromVal</w:t>
      </w:r>
      <w:r w:rsidRPr="00E77497">
        <w:t xml:space="preserve"> be the result of Get</w:t>
      </w:r>
      <w:r w:rsidR="00E71B69">
        <w:t>(</w:t>
      </w:r>
      <w:r w:rsidRPr="00E77497">
        <w:rPr>
          <w:i/>
        </w:rPr>
        <w:t>O</w:t>
      </w:r>
      <w:r w:rsidR="00E71B69">
        <w:t>,</w:t>
      </w:r>
      <w:r w:rsidRPr="00E77497">
        <w:t xml:space="preserve"> </w:t>
      </w:r>
      <w:r w:rsidRPr="00E77497">
        <w:rPr>
          <w:i/>
        </w:rPr>
        <w:t>from</w:t>
      </w:r>
      <w:r w:rsidR="00E71B69">
        <w:rPr>
          <w:iCs/>
        </w:rPr>
        <w:t>)</w:t>
      </w:r>
      <w:r w:rsidRPr="00E77497">
        <w:t>.</w:t>
      </w:r>
    </w:p>
    <w:p w14:paraId="291DBBFD" w14:textId="77777777" w:rsidR="008537DE" w:rsidRPr="00E77497" w:rsidRDefault="0002527B" w:rsidP="008537DE">
      <w:pPr>
        <w:pStyle w:val="Alg4"/>
        <w:numPr>
          <w:ilvl w:val="2"/>
          <w:numId w:val="206"/>
        </w:numPr>
        <w:contextualSpacing/>
      </w:pPr>
      <w:r>
        <w:t>ReturnIfAbrupt(</w:t>
      </w:r>
      <w:r>
        <w:rPr>
          <w:i/>
        </w:rPr>
        <w:t>fromVal</w:t>
      </w:r>
      <w:r>
        <w:t>)</w:t>
      </w:r>
      <w:r w:rsidR="008537DE">
        <w:t>.</w:t>
      </w:r>
    </w:p>
    <w:p w14:paraId="74C19AEB" w14:textId="77777777" w:rsidR="004C02EF" w:rsidRPr="00E77497" w:rsidRDefault="008537DE" w:rsidP="004C10DB">
      <w:pPr>
        <w:pStyle w:val="Alg4"/>
        <w:numPr>
          <w:ilvl w:val="2"/>
          <w:numId w:val="206"/>
        </w:numPr>
      </w:pPr>
      <w:r>
        <w:t xml:space="preserve">Let </w:t>
      </w:r>
      <w:r w:rsidRPr="00377713">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w:t>
      </w:r>
      <w:r w:rsidR="004C02EF" w:rsidRPr="00E77497">
        <w:t xml:space="preserve">, </w:t>
      </w:r>
      <w:r w:rsidR="004C02EF" w:rsidRPr="00E77497">
        <w:rPr>
          <w:b/>
        </w:rPr>
        <w:t>true</w:t>
      </w:r>
      <w:r w:rsidR="004C10DB">
        <w:rPr>
          <w:bCs/>
        </w:rPr>
        <w:t>)</w:t>
      </w:r>
      <w:r w:rsidR="004C02EF" w:rsidRPr="00E77497">
        <w:t>.</w:t>
      </w:r>
    </w:p>
    <w:p w14:paraId="42612A8C" w14:textId="77777777" w:rsidR="008537DE" w:rsidRPr="00E77497" w:rsidRDefault="0002527B" w:rsidP="008537DE">
      <w:pPr>
        <w:pStyle w:val="Alg4"/>
        <w:numPr>
          <w:ilvl w:val="2"/>
          <w:numId w:val="206"/>
        </w:numPr>
        <w:contextualSpacing/>
      </w:pPr>
      <w:r>
        <w:t>ReturnIfAbrupt(</w:t>
      </w:r>
      <w:r>
        <w:rPr>
          <w:i/>
        </w:rPr>
        <w:t>putStatus</w:t>
      </w:r>
      <w:r>
        <w:t>)</w:t>
      </w:r>
      <w:r w:rsidR="008537DE">
        <w:t>.</w:t>
      </w:r>
    </w:p>
    <w:p w14:paraId="24AA1C65" w14:textId="77777777" w:rsidR="004C02EF" w:rsidRPr="00E77497" w:rsidRDefault="004C02EF" w:rsidP="00BE1C30">
      <w:pPr>
        <w:pStyle w:val="Alg4"/>
        <w:numPr>
          <w:ilvl w:val="1"/>
          <w:numId w:val="206"/>
        </w:numPr>
      </w:pPr>
      <w:r w:rsidRPr="00E77497">
        <w:t xml:space="preserve">Else </w:t>
      </w:r>
      <w:r w:rsidRPr="00E77497">
        <w:rPr>
          <w:i/>
        </w:rPr>
        <w:t>fromPresent</w:t>
      </w:r>
      <w:r w:rsidRPr="00E77497">
        <w:t xml:space="preserve"> is </w:t>
      </w:r>
      <w:r w:rsidRPr="00E77497">
        <w:rPr>
          <w:b/>
        </w:rPr>
        <w:t>false</w:t>
      </w:r>
      <w:r w:rsidR="00BE1C30" w:rsidRPr="00E77497">
        <w:t>,</w:t>
      </w:r>
    </w:p>
    <w:p w14:paraId="2D1018DF" w14:textId="77777777" w:rsidR="004C02EF" w:rsidRPr="00E77497" w:rsidRDefault="008537DE" w:rsidP="0046541A">
      <w:pPr>
        <w:pStyle w:val="Alg4"/>
        <w:numPr>
          <w:ilvl w:val="2"/>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rPr>
          <w:iCs/>
        </w:rPr>
        <w:t>,</w:t>
      </w:r>
      <w:r w:rsidR="004C02EF" w:rsidRPr="00E77497">
        <w:t xml:space="preserve"> </w:t>
      </w:r>
      <w:r w:rsidR="004C02EF" w:rsidRPr="00E77497">
        <w:rPr>
          <w:i/>
        </w:rPr>
        <w:t>to</w:t>
      </w:r>
      <w:r w:rsidR="0046541A">
        <w:t>)</w:t>
      </w:r>
      <w:r w:rsidR="004C02EF" w:rsidRPr="00E77497">
        <w:t>.</w:t>
      </w:r>
    </w:p>
    <w:p w14:paraId="5D96F61B" w14:textId="77777777" w:rsidR="008537DE" w:rsidRPr="00E77497" w:rsidRDefault="006B4102" w:rsidP="008537DE">
      <w:pPr>
        <w:pStyle w:val="Alg4"/>
        <w:numPr>
          <w:ilvl w:val="2"/>
          <w:numId w:val="206"/>
        </w:numPr>
        <w:contextualSpacing/>
      </w:pPr>
      <w:r>
        <w:t>ReturnIfAbrupt(</w:t>
      </w:r>
      <w:r>
        <w:rPr>
          <w:i/>
        </w:rPr>
        <w:t>deleteStatus</w:t>
      </w:r>
      <w:r>
        <w:t>)</w:t>
      </w:r>
      <w:r w:rsidR="008537DE">
        <w:t>.</w:t>
      </w:r>
    </w:p>
    <w:p w14:paraId="036C5483" w14:textId="77777777"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14:paraId="6DF2CBE0" w14:textId="77777777" w:rsidR="004C02EF" w:rsidRPr="00E77497" w:rsidRDefault="008537DE" w:rsidP="0046541A">
      <w:pPr>
        <w:pStyle w:val="Alg4"/>
        <w:numPr>
          <w:ilvl w:val="0"/>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t>,</w:t>
      </w:r>
      <w:r w:rsidR="004C02EF" w:rsidRPr="00E77497">
        <w:t xml:space="preserve"> ToString(</w:t>
      </w:r>
      <w:r w:rsidR="004C02EF" w:rsidRPr="00E77497">
        <w:rPr>
          <w:i/>
        </w:rPr>
        <w:t>len</w:t>
      </w:r>
      <w:r w:rsidR="004C02EF" w:rsidRPr="00E77497">
        <w:t>–1)</w:t>
      </w:r>
      <w:r w:rsidR="0046541A">
        <w:t>)</w:t>
      </w:r>
      <w:r w:rsidR="004C02EF" w:rsidRPr="00E77497">
        <w:t>.</w:t>
      </w:r>
    </w:p>
    <w:p w14:paraId="1684499D" w14:textId="77777777" w:rsidR="008537DE" w:rsidRPr="00E77497" w:rsidRDefault="006B4102" w:rsidP="008537DE">
      <w:pPr>
        <w:pStyle w:val="Alg4"/>
        <w:numPr>
          <w:ilvl w:val="0"/>
          <w:numId w:val="206"/>
        </w:numPr>
        <w:contextualSpacing/>
      </w:pPr>
      <w:r>
        <w:t>ReturnIfAbrupt(</w:t>
      </w:r>
      <w:r>
        <w:rPr>
          <w:i/>
        </w:rPr>
        <w:t>deleteStatus</w:t>
      </w:r>
      <w:r>
        <w:t>)</w:t>
      </w:r>
      <w:r w:rsidR="008537DE">
        <w:t>.</w:t>
      </w:r>
    </w:p>
    <w:p w14:paraId="6C08BB9D" w14:textId="77777777" w:rsidR="004C02EF" w:rsidRPr="00E77497" w:rsidRDefault="004403FF" w:rsidP="004C10DB">
      <w:pPr>
        <w:pStyle w:val="Alg4"/>
        <w:numPr>
          <w:ilvl w:val="0"/>
          <w:numId w:val="206"/>
        </w:numPr>
      </w:pPr>
      <w:r>
        <w:t xml:space="preserve">Let </w:t>
      </w:r>
      <w:r w:rsidRPr="00250FC6">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4C10DB">
        <w:rPr>
          <w:rFonts w:ascii="Courier New" w:hAnsi="Courier New"/>
          <w:b/>
          <w:bCs/>
        </w:rPr>
        <w:t>"</w:t>
      </w:r>
      <w:r w:rsidR="004C02EF" w:rsidRPr="00E77497">
        <w:rPr>
          <w:rFonts w:ascii="Courier New" w:hAnsi="Courier New"/>
          <w:b/>
        </w:rPr>
        <w:t>length</w:t>
      </w:r>
      <w:r w:rsidR="004C02EF" w:rsidRPr="004C10DB">
        <w:rPr>
          <w:rFonts w:ascii="Courier New" w:hAnsi="Courier New" w:cs="Courier New"/>
          <w:b/>
          <w:bCs/>
        </w:rPr>
        <w:t>"</w:t>
      </w:r>
      <w:r w:rsidR="004C02EF" w:rsidRPr="00E77497">
        <w:t xml:space="preserve">, </w:t>
      </w:r>
      <w:r w:rsidR="004C02EF" w:rsidRPr="00E77497">
        <w:rPr>
          <w:i/>
        </w:rPr>
        <w:t>len</w:t>
      </w:r>
      <w:r w:rsidR="004C02EF" w:rsidRPr="00E77497">
        <w:t xml:space="preserve">–1, </w:t>
      </w:r>
      <w:r w:rsidR="004C02EF" w:rsidRPr="00E77497">
        <w:rPr>
          <w:b/>
        </w:rPr>
        <w:t>true</w:t>
      </w:r>
      <w:r w:rsidR="004C10DB">
        <w:rPr>
          <w:bCs/>
        </w:rPr>
        <w:t>)</w:t>
      </w:r>
      <w:r w:rsidR="004C02EF" w:rsidRPr="00E77497">
        <w:t>.</w:t>
      </w:r>
    </w:p>
    <w:p w14:paraId="26125CFD" w14:textId="77777777" w:rsidR="008537DE" w:rsidRPr="00E77497" w:rsidRDefault="006B4102" w:rsidP="008537DE">
      <w:pPr>
        <w:pStyle w:val="Alg4"/>
        <w:numPr>
          <w:ilvl w:val="0"/>
          <w:numId w:val="206"/>
        </w:numPr>
        <w:contextualSpacing/>
      </w:pPr>
      <w:r>
        <w:t>ReturnIfAbrupt(</w:t>
      </w:r>
      <w:r>
        <w:rPr>
          <w:i/>
        </w:rPr>
        <w:t>putStatus</w:t>
      </w:r>
      <w:r>
        <w:t>)</w:t>
      </w:r>
      <w:r w:rsidR="008537DE">
        <w:t>.</w:t>
      </w:r>
    </w:p>
    <w:p w14:paraId="29861F91" w14:textId="77777777"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14:paraId="1975C65C"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14:paraId="5647723D" w14:textId="77777777" w:rsidR="00725085" w:rsidRDefault="00725085" w:rsidP="00D148E9">
      <w:pPr>
        <w:pStyle w:val="40"/>
      </w:pPr>
      <w:bookmarkStart w:id="11914" w:name="_Ref364926623"/>
      <w:bookmarkStart w:id="11915" w:name="_Ref440446605"/>
      <w:r w:rsidRPr="00E77497">
        <w:t>Array.prototype.slice (start, end)</w:t>
      </w:r>
      <w:bookmarkEnd w:id="11914"/>
    </w:p>
    <w:bookmarkEnd w:id="11915"/>
    <w:p w14:paraId="0DF67E8E"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14:paraId="4461D2BF" w14:textId="77777777"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7DEB5F6" w14:textId="77777777" w:rsidR="00134DAD" w:rsidRDefault="00134DAD" w:rsidP="00134DAD">
      <w:pPr>
        <w:pStyle w:val="Alg4"/>
        <w:numPr>
          <w:ilvl w:val="0"/>
          <w:numId w:val="207"/>
        </w:numPr>
      </w:pPr>
      <w:r>
        <w:t>ReturnIfAbrupt(</w:t>
      </w:r>
      <w:r>
        <w:rPr>
          <w:i/>
        </w:rPr>
        <w:t>O</w:t>
      </w:r>
      <w:r>
        <w:t>).</w:t>
      </w:r>
    </w:p>
    <w:p w14:paraId="35F790A2" w14:textId="77777777" w:rsidR="004C02EF" w:rsidRPr="00E77497" w:rsidDel="006C4D3E" w:rsidRDefault="004C02EF" w:rsidP="00937565">
      <w:pPr>
        <w:pStyle w:val="Alg4"/>
        <w:numPr>
          <w:ilvl w:val="0"/>
          <w:numId w:val="207"/>
        </w:numPr>
        <w:rPr>
          <w:del w:id="11916" w:author="Rev 19 Allen Wirfs-Brock" w:date="2013-09-11T14:34:00Z"/>
        </w:rPr>
      </w:pPr>
      <w:del w:id="11917" w:author="Rev 19 Allen Wirfs-Brock" w:date="2013-09-11T14:34:00Z">
        <w:r w:rsidRPr="00E77497" w:rsidDel="006C4D3E">
          <w:delText xml:space="preserve">Let </w:delText>
        </w:r>
        <w:r w:rsidRPr="00E77497" w:rsidDel="006C4D3E">
          <w:rPr>
            <w:i/>
          </w:rPr>
          <w:delText>A</w:delText>
        </w:r>
        <w:r w:rsidRPr="00E77497" w:rsidDel="006C4D3E">
          <w:delText xml:space="preserve"> be </w:delText>
        </w:r>
        <w:r w:rsidR="00F44A1F" w:rsidDel="006C4D3E">
          <w:delText xml:space="preserve">the result of the </w:delText>
        </w:r>
        <w:r w:rsidR="00D4543D" w:rsidDel="006C4D3E">
          <w:delText>abstract operation</w:delText>
        </w:r>
        <w:r w:rsidR="00F44A1F" w:rsidDel="006C4D3E">
          <w:delText xml:space="preserve"> ArrayCreate with argument 0</w:delText>
        </w:r>
        <w:r w:rsidRPr="00E77497" w:rsidDel="006C4D3E">
          <w:delText>.</w:delText>
        </w:r>
      </w:del>
    </w:p>
    <w:p w14:paraId="757470D6" w14:textId="77777777" w:rsidR="004C02EF" w:rsidRPr="00E77497" w:rsidRDefault="004C02EF" w:rsidP="00E71B69">
      <w:pPr>
        <w:pStyle w:val="Alg4"/>
        <w:numPr>
          <w:ilvl w:val="0"/>
          <w:numId w:val="207"/>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14:paraId="0F19C7B8" w14:textId="77777777" w:rsidR="004C02EF" w:rsidRPr="00E77497" w:rsidRDefault="004C02EF" w:rsidP="00E66725">
      <w:pPr>
        <w:pStyle w:val="Alg4"/>
        <w:numPr>
          <w:ilvl w:val="0"/>
          <w:numId w:val="207"/>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14:paraId="6B0F88A0" w14:textId="77777777" w:rsidR="00CA3654" w:rsidRPr="00E77497" w:rsidRDefault="00C82981" w:rsidP="00CA3654">
      <w:pPr>
        <w:pStyle w:val="Alg4"/>
        <w:numPr>
          <w:ilvl w:val="0"/>
          <w:numId w:val="207"/>
        </w:numPr>
        <w:contextualSpacing/>
      </w:pPr>
      <w:r>
        <w:t>ReturnIfAbrupt(</w:t>
      </w:r>
      <w:r w:rsidRPr="00E77497">
        <w:rPr>
          <w:i/>
        </w:rPr>
        <w:t>len</w:t>
      </w:r>
      <w:r>
        <w:t>).</w:t>
      </w:r>
    </w:p>
    <w:p w14:paraId="4DF95776" w14:textId="77777777"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14:paraId="719D3516" w14:textId="77777777" w:rsidR="008537DE" w:rsidRPr="00E77497" w:rsidRDefault="006B4102" w:rsidP="008537DE">
      <w:pPr>
        <w:pStyle w:val="Alg4"/>
        <w:numPr>
          <w:ilvl w:val="0"/>
          <w:numId w:val="207"/>
        </w:numPr>
        <w:contextualSpacing/>
      </w:pPr>
      <w:r>
        <w:t>ReturnIfAbrupt(</w:t>
      </w:r>
      <w:r>
        <w:rPr>
          <w:i/>
        </w:rPr>
        <w:t>relativeStart</w:t>
      </w:r>
      <w:r>
        <w:t>)</w:t>
      </w:r>
      <w:r w:rsidR="008537DE">
        <w:t>.</w:t>
      </w:r>
    </w:p>
    <w:p w14:paraId="370A8A6C" w14:textId="77777777"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2A6D2DC6" w14:textId="77777777"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3981C4EB" w14:textId="77777777" w:rsidR="008537DE" w:rsidRPr="00E77497" w:rsidRDefault="006B4102" w:rsidP="008537DE">
      <w:pPr>
        <w:pStyle w:val="Alg4"/>
        <w:numPr>
          <w:ilvl w:val="0"/>
          <w:numId w:val="207"/>
        </w:numPr>
        <w:contextualSpacing/>
      </w:pPr>
      <w:r>
        <w:t>ReturnIfAbrupt(</w:t>
      </w:r>
      <w:r>
        <w:rPr>
          <w:i/>
        </w:rPr>
        <w:t>relativeEnd</w:t>
      </w:r>
      <w:r>
        <w:t>)</w:t>
      </w:r>
      <w:r w:rsidR="008537DE">
        <w:t>.</w:t>
      </w:r>
    </w:p>
    <w:p w14:paraId="426C49DB" w14:textId="77777777"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4F5A3245" w14:textId="77777777" w:rsidR="00190B40" w:rsidRDefault="00190B40" w:rsidP="00190B40">
      <w:pPr>
        <w:pStyle w:val="Alg4"/>
        <w:numPr>
          <w:ilvl w:val="0"/>
          <w:numId w:val="207"/>
        </w:numPr>
      </w:pPr>
      <w:r>
        <w:t xml:space="preserve">Let </w:t>
      </w:r>
      <w:r>
        <w:rPr>
          <w:i/>
          <w:iCs/>
        </w:rPr>
        <w:t>count</w:t>
      </w:r>
      <w:r>
        <w:t xml:space="preserve"> be </w:t>
      </w:r>
      <w:ins w:id="11918" w:author="Rev 19 Allen Wirfs-Brock" w:date="2013-09-12T12:49:00Z">
        <w:r w:rsidR="00340918">
          <w:t>max(</w:t>
        </w:r>
      </w:ins>
      <w:r>
        <w:rPr>
          <w:i/>
          <w:iCs/>
        </w:rPr>
        <w:t>final</w:t>
      </w:r>
      <w:r>
        <w:t xml:space="preserve"> – </w:t>
      </w:r>
      <w:r w:rsidRPr="00F75B67">
        <w:rPr>
          <w:i/>
        </w:rPr>
        <w:t>k</w:t>
      </w:r>
      <w:ins w:id="11919" w:author="Rev 19 Allen Wirfs-Brock" w:date="2013-09-12T12:49:00Z">
        <w:r w:rsidR="00340918">
          <w:t>, 0)</w:t>
        </w:r>
      </w:ins>
      <w:r>
        <w:t>.</w:t>
      </w:r>
    </w:p>
    <w:p w14:paraId="5247677E" w14:textId="77777777" w:rsidR="00190B40" w:rsidRDefault="00190B40" w:rsidP="00190B40">
      <w:pPr>
        <w:pStyle w:val="Alg4"/>
        <w:numPr>
          <w:ilvl w:val="0"/>
          <w:numId w:val="207"/>
        </w:numPr>
      </w:pPr>
      <w:r>
        <w:t xml:space="preserve">Let </w:t>
      </w:r>
      <w:r>
        <w:rPr>
          <w:i/>
          <w:iCs/>
        </w:rPr>
        <w:t>A</w:t>
      </w:r>
      <w:r>
        <w:t xml:space="preserve"> be </w:t>
      </w:r>
      <w:r>
        <w:rPr>
          <w:b/>
          <w:bCs/>
        </w:rPr>
        <w:t>undefined</w:t>
      </w:r>
      <w:r>
        <w:t>.</w:t>
      </w:r>
    </w:p>
    <w:p w14:paraId="185A323B" w14:textId="77777777" w:rsidR="00190B40" w:rsidRDefault="00190B40" w:rsidP="00190B40">
      <w:pPr>
        <w:pStyle w:val="Alg4"/>
        <w:numPr>
          <w:ilvl w:val="0"/>
          <w:numId w:val="207"/>
        </w:numPr>
      </w:pPr>
      <w:r>
        <w:t xml:space="preserve">If </w:t>
      </w:r>
      <w:r w:rsidRPr="00E77497">
        <w:rPr>
          <w:i/>
        </w:rPr>
        <w:t>O</w:t>
      </w:r>
      <w:r>
        <w:t xml:space="preserve"> is an </w:t>
      </w:r>
      <w:r w:rsidRPr="00E77497">
        <w:t xml:space="preserve"> </w:t>
      </w:r>
      <w:r>
        <w:t>exotic Array object, then</w:t>
      </w:r>
    </w:p>
    <w:p w14:paraId="5745B2A9" w14:textId="77777777" w:rsidR="00190B40" w:rsidRDefault="00190B40" w:rsidP="00E74C84">
      <w:pPr>
        <w:pStyle w:val="Alg4"/>
        <w:numPr>
          <w:ilvl w:val="1"/>
          <w:numId w:val="20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27E3E433" w14:textId="77777777" w:rsidR="00190B40" w:rsidRPr="00E77497" w:rsidRDefault="00190B40" w:rsidP="00E74C84">
      <w:pPr>
        <w:pStyle w:val="Alg4"/>
        <w:numPr>
          <w:ilvl w:val="1"/>
          <w:numId w:val="207"/>
        </w:numPr>
        <w:contextualSpacing/>
      </w:pPr>
      <w:r>
        <w:t>ReturnIfAbrupt(</w:t>
      </w:r>
      <w:r>
        <w:rPr>
          <w:i/>
        </w:rPr>
        <w:t>C</w:t>
      </w:r>
      <w:r>
        <w:t>).</w:t>
      </w:r>
    </w:p>
    <w:p w14:paraId="6CB63418" w14:textId="77777777" w:rsidR="00137E43" w:rsidRDefault="00137E43" w:rsidP="00E74C84">
      <w:pPr>
        <w:pStyle w:val="Alg4"/>
        <w:numPr>
          <w:ilvl w:val="1"/>
          <w:numId w:val="207"/>
        </w:numPr>
        <w:rPr>
          <w:ins w:id="11920" w:author="Rev 19 Allen Wirfs-Brock" w:date="2013-09-11T14:45:00Z"/>
        </w:rPr>
      </w:pPr>
      <w:ins w:id="11921" w:author="Rev 19 Allen Wirfs-Brock" w:date="2013-09-11T14:45:00Z">
        <w:r>
          <w:t xml:space="preserve">If </w:t>
        </w:r>
        <w:r>
          <w:rPr>
            <w:i/>
          </w:rPr>
          <w:t>C</w:t>
        </w:r>
        <w:r>
          <w:t xml:space="preserve"> does not have a [[GlobalArray]] internal data property</w:t>
        </w:r>
      </w:ins>
      <w:ins w:id="11922" w:author="Rev 19 Allen Wirfs-Brock" w:date="2013-09-11T14:46:00Z">
        <w:r>
          <w:t>, then</w:t>
        </w:r>
      </w:ins>
    </w:p>
    <w:p w14:paraId="24F96612" w14:textId="77777777" w:rsidR="00190B40" w:rsidRDefault="00190B40" w:rsidP="00AA4304">
      <w:pPr>
        <w:pStyle w:val="Alg4"/>
        <w:numPr>
          <w:ilvl w:val="2"/>
          <w:numId w:val="207"/>
        </w:numPr>
      </w:pPr>
      <w:r>
        <w:t>If IsConstructor(</w:t>
      </w:r>
      <w:r w:rsidRPr="00924A5A">
        <w:rPr>
          <w:i/>
        </w:rPr>
        <w:t>C</w:t>
      </w:r>
      <w:r>
        <w:t xml:space="preserve">) is </w:t>
      </w:r>
      <w:r w:rsidRPr="00924A5A">
        <w:rPr>
          <w:b/>
        </w:rPr>
        <w:t>true</w:t>
      </w:r>
      <w:r>
        <w:t>, then</w:t>
      </w:r>
    </w:p>
    <w:p w14:paraId="0ECD8301" w14:textId="77777777" w:rsidR="00190B40" w:rsidRDefault="00190B40" w:rsidP="00AA4304">
      <w:pPr>
        <w:pStyle w:val="Alg4"/>
        <w:numPr>
          <w:ilvl w:val="3"/>
          <w:numId w:val="207"/>
        </w:numPr>
      </w:pPr>
      <w:r w:rsidRPr="00E77497">
        <w:t xml:space="preserve">Let </w:t>
      </w:r>
      <w:r w:rsidRPr="00E77497">
        <w:rPr>
          <w:i/>
        </w:rPr>
        <w:t>A</w:t>
      </w:r>
      <w:r w:rsidRPr="00E77497">
        <w:t xml:space="preserve"> be </w:t>
      </w:r>
      <w:r>
        <w:t xml:space="preserve">the result of </w:t>
      </w:r>
      <w:ins w:id="11923" w:author="Rev 19 Allen Wirfs-Brock" w:date="2013-09-11T14:52:00Z">
        <w:r w:rsidR="00AA4304">
          <w:t xml:space="preserve">calling the [[Construct]] internal method of </w:t>
        </w:r>
      </w:ins>
      <w:del w:id="11924" w:author="Rev 19 Allen Wirfs-Brock" w:date="2013-09-11T14:52:00Z">
        <w:r w:rsidDel="00AA4304">
          <w:delText>OrdinaryConstruct(</w:delText>
        </w:r>
      </w:del>
      <w:r w:rsidRPr="00924A5A">
        <w:rPr>
          <w:i/>
        </w:rPr>
        <w:t>C</w:t>
      </w:r>
      <w:del w:id="11925" w:author="Rev 19 Allen Wirfs-Brock" w:date="2013-09-11T14:52:00Z">
        <w:r w:rsidRPr="003F7754" w:rsidDel="00AA4304">
          <w:rPr>
            <w:iCs/>
          </w:rPr>
          <w:delText>,</w:delText>
        </w:r>
        <w:r w:rsidDel="00AA4304">
          <w:delText xml:space="preserve"> </w:delText>
        </w:r>
      </w:del>
      <w:ins w:id="11926" w:author="Rev 19 Allen Wirfs-Brock" w:date="2013-09-11T14:52:00Z">
        <w:r w:rsidR="00AA4304">
          <w:rPr>
            <w:iCs/>
          </w:rPr>
          <w:t xml:space="preserve"> with argument</w:t>
        </w:r>
        <w:r w:rsidR="00AA4304">
          <w:t xml:space="preserve"> </w:t>
        </w:r>
      </w:ins>
      <w:r>
        <w:t>(</w:t>
      </w:r>
      <w:r>
        <w:rPr>
          <w:i/>
          <w:iCs/>
        </w:rPr>
        <w:t>count</w:t>
      </w:r>
      <w:commentRangeStart w:id="11927"/>
      <w:del w:id="11928" w:author="Rev 19 Allen Wirfs-Brock" w:date="2013-09-11T15:13:00Z">
        <w:r w:rsidDel="00695C3E">
          <w:rPr>
            <w:iCs/>
          </w:rPr>
          <w:delText>)</w:delText>
        </w:r>
      </w:del>
      <w:r>
        <w:rPr>
          <w:iCs/>
        </w:rPr>
        <w:t>)</w:t>
      </w:r>
      <w:r>
        <w:t>.</w:t>
      </w:r>
      <w:commentRangeEnd w:id="11927"/>
      <w:r>
        <w:rPr>
          <w:rStyle w:val="af6"/>
          <w:rFonts w:ascii="Arial" w:eastAsia="MS Mincho" w:hAnsi="Arial"/>
          <w:spacing w:val="0"/>
          <w:lang w:eastAsia="ja-JP"/>
        </w:rPr>
        <w:commentReference w:id="11927"/>
      </w:r>
    </w:p>
    <w:p w14:paraId="7D277542" w14:textId="77777777" w:rsidR="00190B40" w:rsidRDefault="00190B40" w:rsidP="00190B40">
      <w:pPr>
        <w:pStyle w:val="Alg4"/>
        <w:numPr>
          <w:ilvl w:val="0"/>
          <w:numId w:val="207"/>
        </w:numPr>
      </w:pPr>
      <w:r>
        <w:t xml:space="preserve">If </w:t>
      </w:r>
      <w:r>
        <w:rPr>
          <w:i/>
          <w:iCs/>
        </w:rPr>
        <w:t>A</w:t>
      </w:r>
      <w:r>
        <w:t xml:space="preserve"> is </w:t>
      </w:r>
      <w:r>
        <w:rPr>
          <w:b/>
          <w:bCs/>
        </w:rPr>
        <w:t>undefined</w:t>
      </w:r>
      <w:r>
        <w:t>, then</w:t>
      </w:r>
    </w:p>
    <w:p w14:paraId="6DCA5225" w14:textId="77777777" w:rsidR="00190B40" w:rsidRPr="00E77497" w:rsidRDefault="00190B40" w:rsidP="00190B40">
      <w:pPr>
        <w:pStyle w:val="Alg4"/>
        <w:numPr>
          <w:ilvl w:val="1"/>
          <w:numId w:val="207"/>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
        </w:rPr>
        <w:t>count</w:t>
      </w:r>
      <w:r w:rsidRPr="00E77497">
        <w:t>.</w:t>
      </w:r>
    </w:p>
    <w:p w14:paraId="05BE484F" w14:textId="77777777" w:rsidR="00190B40" w:rsidRDefault="00190B40" w:rsidP="00190B40">
      <w:pPr>
        <w:pStyle w:val="Alg4"/>
        <w:numPr>
          <w:ilvl w:val="0"/>
          <w:numId w:val="207"/>
        </w:numPr>
      </w:pPr>
      <w:r>
        <w:t>ReturnIfAbrupt(</w:t>
      </w:r>
      <w:r>
        <w:rPr>
          <w:i/>
        </w:rPr>
        <w:t>A</w:t>
      </w:r>
      <w:r>
        <w:t>).</w:t>
      </w:r>
    </w:p>
    <w:p w14:paraId="6FE8C3B5" w14:textId="77777777"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14:paraId="4FA8DBC2" w14:textId="77777777"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14:paraId="1C0375A0" w14:textId="77777777"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14:paraId="4BC42DED" w14:textId="77777777" w:rsidR="004C02EF" w:rsidRPr="00E77497" w:rsidRDefault="004C02EF" w:rsidP="00542A13">
      <w:pPr>
        <w:pStyle w:val="Alg4"/>
        <w:numPr>
          <w:ilvl w:val="1"/>
          <w:numId w:val="207"/>
        </w:numPr>
      </w:pPr>
      <w:r w:rsidRPr="00E77497">
        <w:t xml:space="preserve">Let </w:t>
      </w:r>
      <w:r w:rsidRPr="00E77497">
        <w:rPr>
          <w:i/>
        </w:rPr>
        <w:t>kPresent</w:t>
      </w:r>
      <w:r w:rsidRPr="00E77497">
        <w:t xml:space="preserve"> be the result of </w:t>
      </w:r>
      <w:r w:rsidR="00542A13">
        <w:t>HasProperty(</w:t>
      </w:r>
      <w:r w:rsidRPr="00E77497">
        <w:rPr>
          <w:i/>
        </w:rPr>
        <w:t>O</w:t>
      </w:r>
      <w:r w:rsidR="00542A13">
        <w:t>,</w:t>
      </w:r>
      <w:r w:rsidRPr="00E77497">
        <w:t xml:space="preserve"> </w:t>
      </w:r>
      <w:r w:rsidRPr="00E77497">
        <w:rPr>
          <w:i/>
        </w:rPr>
        <w:t>Pk</w:t>
      </w:r>
      <w:r w:rsidR="00542A13">
        <w:rPr>
          <w:iCs/>
        </w:rPr>
        <w:t>)</w:t>
      </w:r>
      <w:r w:rsidRPr="00E77497">
        <w:t>.</w:t>
      </w:r>
    </w:p>
    <w:p w14:paraId="4022BCC8" w14:textId="77777777" w:rsidR="000950D9" w:rsidRDefault="000950D9" w:rsidP="000950D9">
      <w:pPr>
        <w:pStyle w:val="Alg3"/>
        <w:numPr>
          <w:ilvl w:val="1"/>
          <w:numId w:val="207"/>
        </w:numPr>
        <w:tabs>
          <w:tab w:val="left" w:pos="720"/>
        </w:tabs>
      </w:pPr>
      <w:r>
        <w:t>ReturnIfAbrupt(</w:t>
      </w:r>
      <w:r>
        <w:rPr>
          <w:i/>
          <w:iCs/>
        </w:rPr>
        <w:t>kPresent</w:t>
      </w:r>
      <w:r>
        <w:t>).</w:t>
      </w:r>
    </w:p>
    <w:p w14:paraId="0FB11CC6" w14:textId="77777777"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14:paraId="18A9A2C9" w14:textId="77777777" w:rsidR="004C02EF" w:rsidRPr="00E77497" w:rsidRDefault="004C02EF" w:rsidP="00E71B69">
      <w:pPr>
        <w:pStyle w:val="Alg4"/>
        <w:numPr>
          <w:ilvl w:val="2"/>
          <w:numId w:val="207"/>
        </w:numPr>
        <w:tabs>
          <w:tab w:val="left" w:pos="2520"/>
        </w:tabs>
      </w:pPr>
      <w:r w:rsidRPr="00E77497">
        <w:t xml:space="preserve">Let </w:t>
      </w:r>
      <w:r w:rsidRPr="00E77497">
        <w:rPr>
          <w:i/>
        </w:rPr>
        <w:t>kValue</w:t>
      </w:r>
      <w:r w:rsidRPr="00E77497">
        <w:t xml:space="preserve"> be the result of Get</w:t>
      </w:r>
      <w:r w:rsidR="00E71B69">
        <w:t>(</w:t>
      </w:r>
      <w:r w:rsidRPr="00E77497">
        <w:rPr>
          <w:i/>
        </w:rPr>
        <w:t>O</w:t>
      </w:r>
      <w:r w:rsidR="00E71B69">
        <w:t>,</w:t>
      </w:r>
      <w:r w:rsidRPr="00E77497">
        <w:t xml:space="preserve"> </w:t>
      </w:r>
      <w:r w:rsidRPr="00E77497">
        <w:rPr>
          <w:i/>
        </w:rPr>
        <w:t>Pk</w:t>
      </w:r>
      <w:r w:rsidR="00E71B69">
        <w:rPr>
          <w:iCs/>
        </w:rPr>
        <w:t>)</w:t>
      </w:r>
      <w:r w:rsidRPr="00E77497">
        <w:t>.</w:t>
      </w:r>
    </w:p>
    <w:p w14:paraId="3ED6BE1B" w14:textId="77777777" w:rsidR="008537DE" w:rsidRPr="00E77497" w:rsidRDefault="006B4102" w:rsidP="008537DE">
      <w:pPr>
        <w:pStyle w:val="Alg4"/>
        <w:numPr>
          <w:ilvl w:val="2"/>
          <w:numId w:val="207"/>
        </w:numPr>
        <w:contextualSpacing/>
      </w:pPr>
      <w:r>
        <w:t>ReturnIfAbrupt(</w:t>
      </w:r>
      <w:r>
        <w:rPr>
          <w:i/>
        </w:rPr>
        <w:t>kValue</w:t>
      </w:r>
      <w:r>
        <w:t>)</w:t>
      </w:r>
      <w:r w:rsidR="008537DE">
        <w:t>.</w:t>
      </w:r>
    </w:p>
    <w:p w14:paraId="4F47D76B" w14:textId="77777777" w:rsidR="004C02EF" w:rsidRPr="00E77497" w:rsidRDefault="00B62CD0" w:rsidP="00B62CD0">
      <w:pPr>
        <w:pStyle w:val="Alg4"/>
        <w:numPr>
          <w:ilvl w:val="2"/>
          <w:numId w:val="207"/>
        </w:numPr>
        <w:tabs>
          <w:tab w:val="left" w:pos="2520"/>
        </w:tabs>
      </w:pPr>
      <w:r>
        <w:t xml:space="preserve">Let </w:t>
      </w:r>
      <w:r w:rsidRPr="00B62CD0">
        <w:rPr>
          <w:i/>
          <w:iCs/>
        </w:rPr>
        <w:t>status</w:t>
      </w:r>
      <w:r>
        <w:t xml:space="preserve"> be the result of CreateOwnDataProperty(</w:t>
      </w:r>
      <w:r w:rsidR="004C02EF" w:rsidRPr="00E77497">
        <w:rPr>
          <w:i/>
        </w:rPr>
        <w:t>A</w:t>
      </w:r>
      <w:r>
        <w:t>,</w:t>
      </w:r>
      <w:r w:rsidR="004C02EF" w:rsidRPr="00E77497">
        <w:t xml:space="preserve"> ToString(</w:t>
      </w:r>
      <w:r w:rsidR="004C02EF" w:rsidRPr="00E77497">
        <w:rPr>
          <w:i/>
        </w:rPr>
        <w:t>n</w:t>
      </w:r>
      <w:r w:rsidR="00B067C0" w:rsidRPr="00E77497">
        <w:t>)</w:t>
      </w:r>
      <w:r>
        <w:t>,</w:t>
      </w:r>
      <w:r w:rsidR="00B067C0" w:rsidRPr="00E77497">
        <w:t xml:space="preserve"> </w:t>
      </w:r>
      <w:r w:rsidR="004C02EF" w:rsidRPr="00E77497">
        <w:rPr>
          <w:i/>
        </w:rPr>
        <w:t>kValue</w:t>
      </w:r>
      <w:r w:rsidR="004C02EF" w:rsidRPr="00E77497">
        <w:t xml:space="preserve"> </w:t>
      </w:r>
      <w:r>
        <w:t>)</w:t>
      </w:r>
      <w:r w:rsidR="004C02EF" w:rsidRPr="00E77497">
        <w:t>.</w:t>
      </w:r>
    </w:p>
    <w:p w14:paraId="121FF3E6" w14:textId="77777777" w:rsidR="00B62CD0" w:rsidRDefault="00B62CD0" w:rsidP="00B62CD0">
      <w:pPr>
        <w:pStyle w:val="Alg4"/>
        <w:numPr>
          <w:ilvl w:val="2"/>
          <w:numId w:val="207"/>
        </w:numPr>
      </w:pPr>
      <w:r>
        <w:t>ReturnIfAbrupt(</w:t>
      </w:r>
      <w:r>
        <w:rPr>
          <w:i/>
          <w:iCs/>
        </w:rPr>
        <w:t>status</w:t>
      </w:r>
      <w:r>
        <w:t>).</w:t>
      </w:r>
    </w:p>
    <w:p w14:paraId="6EDC71BA" w14:textId="77777777" w:rsidR="00B62CD0" w:rsidRPr="00B62CD0" w:rsidRDefault="00B62CD0" w:rsidP="00B62CD0">
      <w:pPr>
        <w:pStyle w:val="Alg4"/>
        <w:numPr>
          <w:ilvl w:val="2"/>
          <w:numId w:val="207"/>
        </w:numPr>
      </w:pPr>
      <w:r>
        <w:t xml:space="preserve">If </w:t>
      </w:r>
      <w:r w:rsidRPr="00B62CD0">
        <w:rPr>
          <w:i/>
          <w:iCs/>
        </w:rPr>
        <w:t>status</w:t>
      </w:r>
      <w:r>
        <w:t xml:space="preserve"> is </w:t>
      </w:r>
      <w:r w:rsidRPr="00966F28">
        <w:rPr>
          <w:b/>
          <w:bCs/>
        </w:rPr>
        <w:t>false</w:t>
      </w:r>
      <w:r>
        <w:t xml:space="preserve">, throw a </w:t>
      </w:r>
      <w:r w:rsidRPr="00966F28">
        <w:rPr>
          <w:b/>
          <w:bCs/>
        </w:rPr>
        <w:t>TypeError</w:t>
      </w:r>
      <w:r>
        <w:t xml:space="preserve"> exception.</w:t>
      </w:r>
    </w:p>
    <w:p w14:paraId="1A03EF19" w14:textId="77777777"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14:paraId="23F855BF" w14:textId="77777777"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14:paraId="08FE34B1" w14:textId="77777777" w:rsidR="00A43365" w:rsidRPr="00E77497" w:rsidRDefault="00A43365" w:rsidP="0042285B">
      <w:pPr>
        <w:pStyle w:val="Alg4"/>
        <w:numPr>
          <w:ilvl w:val="0"/>
          <w:numId w:val="207"/>
        </w:numPr>
      </w:pPr>
      <w:r>
        <w:t xml:space="preserve">Let </w:t>
      </w:r>
      <w:r w:rsidRPr="000A12EF">
        <w:rPr>
          <w:i/>
        </w:rPr>
        <w:t>putStatus</w:t>
      </w:r>
      <w:r>
        <w:t xml:space="preserve"> be the result of </w:t>
      </w:r>
      <w:r w:rsidR="004C10DB" w:rsidRPr="00E77497">
        <w:t>Put</w:t>
      </w:r>
      <w:r w:rsidR="004C10DB">
        <w:t>(</w:t>
      </w:r>
      <w:r w:rsidR="004C10DB">
        <w:rPr>
          <w:i/>
        </w:rPr>
        <w:t>A</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2285B">
        <w:rPr>
          <w:i/>
        </w:rPr>
        <w:t>n</w:t>
      </w:r>
      <w:r w:rsidR="004C10DB" w:rsidRPr="00E77497">
        <w:t xml:space="preserve">, </w:t>
      </w:r>
      <w:r w:rsidR="004C10DB" w:rsidRPr="00E77497">
        <w:rPr>
          <w:b/>
        </w:rPr>
        <w:t>true</w:t>
      </w:r>
      <w:r w:rsidR="004C10DB">
        <w:rPr>
          <w:bCs/>
        </w:rPr>
        <w:t>)</w:t>
      </w:r>
      <w:r w:rsidRPr="00E77497">
        <w:t>.</w:t>
      </w:r>
    </w:p>
    <w:p w14:paraId="1B381589" w14:textId="77777777" w:rsidR="00A43365" w:rsidRDefault="00A43365" w:rsidP="00A43365">
      <w:pPr>
        <w:pStyle w:val="Alg4"/>
        <w:numPr>
          <w:ilvl w:val="0"/>
          <w:numId w:val="207"/>
        </w:numPr>
        <w:spacing w:after="120"/>
        <w:contextualSpacing/>
      </w:pPr>
      <w:r>
        <w:t>ReturnIfAbrupt(</w:t>
      </w:r>
      <w:r>
        <w:rPr>
          <w:i/>
        </w:rPr>
        <w:t>putStatus</w:t>
      </w:r>
      <w:r>
        <w:t>).</w:t>
      </w:r>
    </w:p>
    <w:p w14:paraId="519EFB31" w14:textId="77777777"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14:paraId="5B17592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29C3D22F" w14:textId="77777777" w:rsidR="00B02185" w:rsidRDefault="00B02185" w:rsidP="004C02EF">
      <w:pPr>
        <w:pStyle w:val="Note"/>
      </w:pPr>
      <w:r>
        <w:t>NOTE 1</w:t>
      </w:r>
      <w:r>
        <w:tab/>
        <w:t xml:space="preserve">The explicit setting of the </w:t>
      </w:r>
      <w:r w:rsidRPr="00B02185">
        <w:rPr>
          <w:rFonts w:ascii="Courier New" w:hAnsi="Courier New"/>
          <w:b/>
        </w:rPr>
        <w:t>length</w:t>
      </w:r>
      <w:r>
        <w:t xml:space="preserve"> property of the result Array in step </w:t>
      </w:r>
      <w:del w:id="11929" w:author="Rev 19 Allen Wirfs-Brock" w:date="2013-09-06T14:13:00Z">
        <w:r w:rsidDel="008D0C99">
          <w:delText xml:space="preserve">15 </w:delText>
        </w:r>
      </w:del>
      <w:ins w:id="11930" w:author="Rev 19 Allen Wirfs-Brock" w:date="2013-09-06T14:13:00Z">
        <w:r w:rsidR="008D0C99">
          <w:t xml:space="preserve">20 </w:t>
        </w:r>
      </w:ins>
      <w:r>
        <w:t>is necessary to ensure that its value is correct in situations where the trailing elements of the result Array are not present.</w:t>
      </w:r>
    </w:p>
    <w:p w14:paraId="58632492" w14:textId="77777777"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14:paraId="6E7EEA86" w14:textId="77777777" w:rsidR="00260FF1" w:rsidRDefault="00260FF1" w:rsidP="00260FF1">
      <w:pPr>
        <w:pStyle w:val="40"/>
      </w:pPr>
      <w:bookmarkStart w:id="11931" w:name="_Ref366081030"/>
      <w:bookmarkStart w:id="11932" w:name="_Ref364866226"/>
      <w:bookmarkStart w:id="11933" w:name="_Ref440446657"/>
      <w:r w:rsidRPr="00E77497">
        <w:t>Array.prototype.some ( callbackfn [ , thisArg ] )</w:t>
      </w:r>
      <w:bookmarkEnd w:id="11931"/>
    </w:p>
    <w:p w14:paraId="15F80FB1" w14:textId="77777777"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687EBA43" w14:textId="77777777"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60BC88AF" w14:textId="77777777"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14:paraId="3BD49471" w14:textId="77777777" w:rsidR="00260FF1" w:rsidRPr="00E77497" w:rsidRDefault="00260FF1" w:rsidP="00260FF1">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654F77FC" w14:textId="77777777" w:rsidR="00260FF1" w:rsidRPr="00E77497" w:rsidRDefault="00260FF1" w:rsidP="00260FF1">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34BADC95" w14:textId="77777777" w:rsidR="00260FF1" w:rsidRPr="00725085" w:rsidRDefault="00260FF1" w:rsidP="00260FF1">
      <w:r w:rsidRPr="00725085">
        <w:t xml:space="preserve">When the </w:t>
      </w:r>
      <w:r w:rsidRPr="00725085">
        <w:rPr>
          <w:rFonts w:ascii="Courier New" w:hAnsi="Courier New" w:cs="Courier New"/>
          <w:b/>
        </w:rPr>
        <w:t>some</w:t>
      </w:r>
      <w:r w:rsidRPr="00725085">
        <w:t xml:space="preserve"> method is called with one or two arguments, the following steps are taken:</w:t>
      </w:r>
    </w:p>
    <w:p w14:paraId="7FAD1864" w14:textId="77777777" w:rsidR="00260FF1" w:rsidRPr="00725085" w:rsidRDefault="00260FF1" w:rsidP="00260FF1">
      <w:pPr>
        <w:pStyle w:val="Alg4"/>
        <w:numPr>
          <w:ilvl w:val="0"/>
          <w:numId w:val="215"/>
        </w:numPr>
      </w:pPr>
      <w:r w:rsidRPr="00725085">
        <w:t xml:space="preserve">Let </w:t>
      </w:r>
      <w:r w:rsidRPr="00725085">
        <w:rPr>
          <w:i/>
        </w:rPr>
        <w:t>O</w:t>
      </w:r>
      <w:r w:rsidRPr="00725085">
        <w:t xml:space="preserve"> be the result of calling ToObject passing the </w:t>
      </w:r>
      <w:r w:rsidRPr="00725085">
        <w:rPr>
          <w:b/>
        </w:rPr>
        <w:t xml:space="preserve">this </w:t>
      </w:r>
      <w:r w:rsidRPr="00725085">
        <w:t>value as the argument.</w:t>
      </w:r>
    </w:p>
    <w:p w14:paraId="2E8DB37C" w14:textId="77777777" w:rsidR="00260FF1" w:rsidRPr="00714C7E" w:rsidRDefault="00260FF1" w:rsidP="00260FF1">
      <w:pPr>
        <w:pStyle w:val="Alg4"/>
        <w:numPr>
          <w:ilvl w:val="0"/>
          <w:numId w:val="215"/>
        </w:numPr>
      </w:pPr>
      <w:r w:rsidRPr="00714C7E">
        <w:t>ReturnIfAbrupt(</w:t>
      </w:r>
      <w:r w:rsidRPr="00714C7E">
        <w:rPr>
          <w:i/>
        </w:rPr>
        <w:t>O</w:t>
      </w:r>
      <w:r w:rsidRPr="00714C7E">
        <w:t>).</w:t>
      </w:r>
    </w:p>
    <w:p w14:paraId="0D2B58F8" w14:textId="77777777" w:rsidR="00260FF1" w:rsidRPr="00E74C84" w:rsidRDefault="00260FF1" w:rsidP="00260FF1">
      <w:pPr>
        <w:pStyle w:val="Alg4"/>
        <w:numPr>
          <w:ilvl w:val="0"/>
          <w:numId w:val="215"/>
        </w:numPr>
      </w:pPr>
      <w:r w:rsidRPr="00714C7E">
        <w:t xml:space="preserve">Let </w:t>
      </w:r>
      <w:r w:rsidRPr="00714C7E">
        <w:rPr>
          <w:i/>
        </w:rPr>
        <w:t>lenValue</w:t>
      </w:r>
      <w:r w:rsidRPr="00714C7E">
        <w:t xml:space="preserve">  be the result of </w:t>
      </w:r>
      <w:r w:rsidRPr="00663EE4">
        <w:t>Get(</w:t>
      </w:r>
      <w:r w:rsidRPr="00663EE4">
        <w:rPr>
          <w:i/>
        </w:rPr>
        <w:t>O</w:t>
      </w:r>
      <w:r w:rsidRPr="00190B40">
        <w:t xml:space="preserve">, </w:t>
      </w:r>
      <w:r w:rsidRPr="00190B40">
        <w:rPr>
          <w:rFonts w:ascii="Courier New" w:hAnsi="Courier New"/>
          <w:b/>
        </w:rPr>
        <w:t>"length"</w:t>
      </w:r>
      <w:r w:rsidRPr="00190B40">
        <w:rPr>
          <w:bCs/>
        </w:rPr>
        <w:t>)</w:t>
      </w:r>
      <w:r w:rsidRPr="00E74C84">
        <w:t>.</w:t>
      </w:r>
    </w:p>
    <w:p w14:paraId="5300C90E" w14:textId="77777777" w:rsidR="00260FF1" w:rsidRPr="00E74C84" w:rsidRDefault="00260FF1" w:rsidP="00260FF1">
      <w:pPr>
        <w:pStyle w:val="Alg4"/>
        <w:numPr>
          <w:ilvl w:val="0"/>
          <w:numId w:val="215"/>
        </w:numPr>
      </w:pPr>
      <w:r w:rsidRPr="00E74C84">
        <w:t xml:space="preserve">Let </w:t>
      </w:r>
      <w:r w:rsidRPr="00E74C84">
        <w:rPr>
          <w:i/>
        </w:rPr>
        <w:t>len</w:t>
      </w:r>
      <w:r w:rsidRPr="00E74C84">
        <w:t xml:space="preserve"> be ToLength(</w:t>
      </w:r>
      <w:r w:rsidRPr="00E74C84">
        <w:rPr>
          <w:i/>
        </w:rPr>
        <w:t>lenValue</w:t>
      </w:r>
      <w:r w:rsidRPr="00E74C84">
        <w:t>).</w:t>
      </w:r>
    </w:p>
    <w:p w14:paraId="602E094F" w14:textId="77777777" w:rsidR="00260FF1" w:rsidRPr="00E74C84" w:rsidRDefault="00260FF1" w:rsidP="00260FF1">
      <w:pPr>
        <w:pStyle w:val="Alg4"/>
        <w:numPr>
          <w:ilvl w:val="0"/>
          <w:numId w:val="215"/>
        </w:numPr>
        <w:contextualSpacing/>
      </w:pPr>
      <w:r w:rsidRPr="00E74C84">
        <w:t>ReturnIfAbrupt(</w:t>
      </w:r>
      <w:r w:rsidRPr="00E74C84">
        <w:rPr>
          <w:i/>
        </w:rPr>
        <w:t>len</w:t>
      </w:r>
      <w:r w:rsidRPr="00E74C84">
        <w:t>).</w:t>
      </w:r>
    </w:p>
    <w:p w14:paraId="6127F2C4" w14:textId="77777777" w:rsidR="00260FF1" w:rsidRPr="00E74C84" w:rsidRDefault="00260FF1" w:rsidP="00260FF1">
      <w:pPr>
        <w:pStyle w:val="Alg4"/>
        <w:numPr>
          <w:ilvl w:val="0"/>
          <w:numId w:val="215"/>
        </w:numPr>
      </w:pPr>
      <w:r w:rsidRPr="00E74C84">
        <w:t>If IsCallable(</w:t>
      </w:r>
      <w:r w:rsidRPr="00E74C84">
        <w:rPr>
          <w:i/>
        </w:rPr>
        <w:t>callbackfn</w:t>
      </w:r>
      <w:r w:rsidRPr="00E74C84">
        <w:t xml:space="preserve">) is </w:t>
      </w:r>
      <w:r w:rsidRPr="00E74C84">
        <w:rPr>
          <w:b/>
        </w:rPr>
        <w:t>false</w:t>
      </w:r>
      <w:r w:rsidRPr="00E74C84">
        <w:t xml:space="preserve">, throw a </w:t>
      </w:r>
      <w:r w:rsidRPr="00E74C84">
        <w:rPr>
          <w:b/>
        </w:rPr>
        <w:t>TypeError</w:t>
      </w:r>
      <w:r w:rsidRPr="00E74C84">
        <w:t xml:space="preserve"> exception.</w:t>
      </w:r>
    </w:p>
    <w:p w14:paraId="54992597" w14:textId="77777777" w:rsidR="00260FF1" w:rsidRPr="00E74C84" w:rsidRDefault="00260FF1" w:rsidP="00260FF1">
      <w:pPr>
        <w:pStyle w:val="Alg4"/>
        <w:numPr>
          <w:ilvl w:val="0"/>
          <w:numId w:val="215"/>
        </w:numPr>
      </w:pPr>
      <w:r w:rsidRPr="00E74C84">
        <w:t xml:space="preserve">If </w:t>
      </w:r>
      <w:r w:rsidRPr="00E74C84">
        <w:rPr>
          <w:i/>
        </w:rPr>
        <w:t>thisArg</w:t>
      </w:r>
      <w:r w:rsidRPr="00E74C84">
        <w:t xml:space="preserve"> was supplied, let </w:t>
      </w:r>
      <w:r w:rsidRPr="00E74C84">
        <w:rPr>
          <w:i/>
        </w:rPr>
        <w:t>T</w:t>
      </w:r>
      <w:r w:rsidRPr="00E74C84">
        <w:t xml:space="preserve"> be </w:t>
      </w:r>
      <w:r w:rsidRPr="00E74C84">
        <w:rPr>
          <w:i/>
        </w:rPr>
        <w:t>thisArg</w:t>
      </w:r>
      <w:r w:rsidRPr="00E74C84">
        <w:t xml:space="preserve">; else let </w:t>
      </w:r>
      <w:r w:rsidRPr="00E74C84">
        <w:rPr>
          <w:i/>
        </w:rPr>
        <w:t>T</w:t>
      </w:r>
      <w:r w:rsidRPr="00E74C84">
        <w:t xml:space="preserve"> be </w:t>
      </w:r>
      <w:r w:rsidRPr="00E74C84">
        <w:rPr>
          <w:b/>
        </w:rPr>
        <w:t>undefined</w:t>
      </w:r>
      <w:r w:rsidRPr="00E74C84">
        <w:t>.</w:t>
      </w:r>
    </w:p>
    <w:p w14:paraId="1243EA46" w14:textId="77777777" w:rsidR="00260FF1" w:rsidRPr="00E74C84" w:rsidRDefault="00260FF1" w:rsidP="00260FF1">
      <w:pPr>
        <w:pStyle w:val="Alg4"/>
        <w:numPr>
          <w:ilvl w:val="0"/>
          <w:numId w:val="215"/>
        </w:numPr>
      </w:pPr>
      <w:r w:rsidRPr="00E74C84">
        <w:t xml:space="preserve">Let </w:t>
      </w:r>
      <w:r w:rsidRPr="00E74C84">
        <w:rPr>
          <w:i/>
        </w:rPr>
        <w:t>k</w:t>
      </w:r>
      <w:r w:rsidRPr="00E74C84">
        <w:t xml:space="preserve"> be 0.</w:t>
      </w:r>
    </w:p>
    <w:p w14:paraId="527F3FCB" w14:textId="77777777" w:rsidR="00260FF1" w:rsidRPr="00E74C84" w:rsidRDefault="00260FF1" w:rsidP="00260FF1">
      <w:pPr>
        <w:pStyle w:val="Alg4"/>
        <w:numPr>
          <w:ilvl w:val="0"/>
          <w:numId w:val="215"/>
        </w:numPr>
      </w:pPr>
      <w:r w:rsidRPr="00E74C84">
        <w:t xml:space="preserve">Repeat, while </w:t>
      </w:r>
      <w:r w:rsidRPr="00E74C84">
        <w:rPr>
          <w:i/>
        </w:rPr>
        <w:t xml:space="preserve">k </w:t>
      </w:r>
      <w:r w:rsidRPr="00E74C84">
        <w:t xml:space="preserve">&lt; </w:t>
      </w:r>
      <w:r w:rsidRPr="00E74C84">
        <w:rPr>
          <w:i/>
        </w:rPr>
        <w:t>len</w:t>
      </w:r>
    </w:p>
    <w:p w14:paraId="76BF29B5" w14:textId="77777777" w:rsidR="00260FF1" w:rsidRPr="00E74C84" w:rsidRDefault="00260FF1" w:rsidP="00260FF1">
      <w:pPr>
        <w:pStyle w:val="Alg4"/>
        <w:numPr>
          <w:ilvl w:val="1"/>
          <w:numId w:val="215"/>
        </w:numPr>
      </w:pPr>
      <w:r w:rsidRPr="00E74C84">
        <w:t xml:space="preserve">Let </w:t>
      </w:r>
      <w:r w:rsidRPr="00E74C84">
        <w:rPr>
          <w:i/>
        </w:rPr>
        <w:t>Pk</w:t>
      </w:r>
      <w:r w:rsidRPr="00E74C84">
        <w:t xml:space="preserve"> be ToString(</w:t>
      </w:r>
      <w:r w:rsidRPr="00E74C84">
        <w:rPr>
          <w:i/>
        </w:rPr>
        <w:t>k</w:t>
      </w:r>
      <w:r w:rsidRPr="00E74C84">
        <w:t>).</w:t>
      </w:r>
    </w:p>
    <w:p w14:paraId="1EAFF23A" w14:textId="77777777" w:rsidR="00260FF1" w:rsidRPr="00E74C84" w:rsidRDefault="00260FF1" w:rsidP="00260FF1">
      <w:pPr>
        <w:pStyle w:val="Alg4"/>
        <w:numPr>
          <w:ilvl w:val="1"/>
          <w:numId w:val="215"/>
        </w:numPr>
      </w:pPr>
      <w:r w:rsidRPr="00E74C84">
        <w:t xml:space="preserve">Let </w:t>
      </w:r>
      <w:r w:rsidRPr="00E74C84">
        <w:rPr>
          <w:i/>
        </w:rPr>
        <w:t>kPresent</w:t>
      </w:r>
      <w:r w:rsidRPr="00E74C84">
        <w:t xml:space="preserve"> be the result of HasProperty(</w:t>
      </w:r>
      <w:r w:rsidRPr="00E74C84">
        <w:rPr>
          <w:i/>
        </w:rPr>
        <w:t>O</w:t>
      </w:r>
      <w:r w:rsidRPr="00E74C84">
        <w:t xml:space="preserve">, </w:t>
      </w:r>
      <w:r w:rsidRPr="00E74C84">
        <w:rPr>
          <w:i/>
        </w:rPr>
        <w:t>Pk</w:t>
      </w:r>
      <w:r w:rsidRPr="00E74C84">
        <w:rPr>
          <w:iCs/>
        </w:rPr>
        <w:t>)</w:t>
      </w:r>
      <w:r w:rsidRPr="00E74C84">
        <w:t>.</w:t>
      </w:r>
    </w:p>
    <w:p w14:paraId="5EEC5D15" w14:textId="77777777" w:rsidR="00260FF1" w:rsidRPr="00E74C84" w:rsidRDefault="00260FF1" w:rsidP="00260FF1">
      <w:pPr>
        <w:pStyle w:val="Alg3"/>
        <w:numPr>
          <w:ilvl w:val="1"/>
          <w:numId w:val="215"/>
        </w:numPr>
        <w:tabs>
          <w:tab w:val="left" w:pos="720"/>
        </w:tabs>
      </w:pPr>
      <w:r w:rsidRPr="00E74C84">
        <w:t>ReturnIfAbrupt(</w:t>
      </w:r>
      <w:r w:rsidRPr="00E74C84">
        <w:rPr>
          <w:i/>
          <w:iCs/>
        </w:rPr>
        <w:t>kPresent</w:t>
      </w:r>
      <w:r w:rsidRPr="00E74C84">
        <w:t>).</w:t>
      </w:r>
    </w:p>
    <w:p w14:paraId="2CBBC972" w14:textId="77777777" w:rsidR="00260FF1" w:rsidRPr="00E74C84" w:rsidRDefault="00260FF1" w:rsidP="00260FF1">
      <w:pPr>
        <w:pStyle w:val="Alg4"/>
        <w:numPr>
          <w:ilvl w:val="1"/>
          <w:numId w:val="215"/>
        </w:numPr>
      </w:pPr>
      <w:r w:rsidRPr="00E74C84">
        <w:t xml:space="preserve">If </w:t>
      </w:r>
      <w:r w:rsidRPr="00E74C84">
        <w:rPr>
          <w:i/>
        </w:rPr>
        <w:t>kPresent</w:t>
      </w:r>
      <w:r w:rsidRPr="00E74C84">
        <w:t xml:space="preserve"> is </w:t>
      </w:r>
      <w:r w:rsidRPr="00E74C84">
        <w:rPr>
          <w:b/>
        </w:rPr>
        <w:t>true</w:t>
      </w:r>
      <w:r w:rsidRPr="00E74C84">
        <w:t>, then</w:t>
      </w:r>
    </w:p>
    <w:p w14:paraId="3B2BD396" w14:textId="77777777" w:rsidR="00260FF1" w:rsidRPr="00E74C84" w:rsidRDefault="00260FF1" w:rsidP="00260FF1">
      <w:pPr>
        <w:pStyle w:val="Alg4"/>
        <w:numPr>
          <w:ilvl w:val="2"/>
          <w:numId w:val="215"/>
        </w:numPr>
      </w:pPr>
      <w:r w:rsidRPr="00E74C84">
        <w:t xml:space="preserve">Let </w:t>
      </w:r>
      <w:r w:rsidRPr="00E74C84">
        <w:rPr>
          <w:i/>
        </w:rPr>
        <w:t>kValue</w:t>
      </w:r>
      <w:r w:rsidRPr="00E74C84">
        <w:t xml:space="preserve"> be the result of Get(</w:t>
      </w:r>
      <w:r w:rsidRPr="00E74C84">
        <w:rPr>
          <w:i/>
        </w:rPr>
        <w:t>O</w:t>
      </w:r>
      <w:r w:rsidRPr="00E74C84">
        <w:t xml:space="preserve">, </w:t>
      </w:r>
      <w:r w:rsidRPr="00E74C84">
        <w:rPr>
          <w:i/>
        </w:rPr>
        <w:t>Pk</w:t>
      </w:r>
      <w:r w:rsidRPr="00E74C84">
        <w:rPr>
          <w:iCs/>
        </w:rPr>
        <w:t>)</w:t>
      </w:r>
      <w:r w:rsidRPr="00E74C84">
        <w:t>.</w:t>
      </w:r>
    </w:p>
    <w:p w14:paraId="1B60EBAC" w14:textId="77777777" w:rsidR="00260FF1" w:rsidRPr="00E74C84" w:rsidRDefault="00260FF1" w:rsidP="00260FF1">
      <w:pPr>
        <w:pStyle w:val="Alg4"/>
        <w:numPr>
          <w:ilvl w:val="2"/>
          <w:numId w:val="215"/>
        </w:numPr>
        <w:contextualSpacing/>
      </w:pPr>
      <w:r w:rsidRPr="00E74C84">
        <w:t>ReturnIfAbrupt(</w:t>
      </w:r>
      <w:r w:rsidRPr="00E74C84">
        <w:rPr>
          <w:i/>
        </w:rPr>
        <w:t>kValue</w:t>
      </w:r>
      <w:r w:rsidRPr="00E74C84">
        <w:t>).</w:t>
      </w:r>
    </w:p>
    <w:p w14:paraId="703DF894" w14:textId="77777777" w:rsidR="00260FF1" w:rsidRPr="00E74C84" w:rsidRDefault="00260FF1" w:rsidP="00260FF1">
      <w:pPr>
        <w:pStyle w:val="Alg4"/>
        <w:numPr>
          <w:ilvl w:val="2"/>
          <w:numId w:val="215"/>
        </w:numPr>
      </w:pPr>
      <w:r w:rsidRPr="00E74C84">
        <w:t xml:space="preserve">Let </w:t>
      </w:r>
      <w:r w:rsidRPr="00E74C84">
        <w:rPr>
          <w:i/>
        </w:rPr>
        <w:t>testResult</w:t>
      </w:r>
      <w:r w:rsidRPr="00E74C84">
        <w:t xml:space="preserve"> be the result of calling the [[Call]] internal method of </w:t>
      </w:r>
      <w:r w:rsidRPr="00E74C84">
        <w:rPr>
          <w:i/>
        </w:rPr>
        <w:t>callbackfn</w:t>
      </w:r>
      <w:r w:rsidRPr="00E74C84">
        <w:t xml:space="preserve"> with </w:t>
      </w:r>
      <w:r w:rsidRPr="00E74C84">
        <w:rPr>
          <w:i/>
        </w:rPr>
        <w:t>T</w:t>
      </w:r>
      <w:r w:rsidRPr="00E74C84">
        <w:t xml:space="preserve"> as </w:t>
      </w:r>
      <w:r w:rsidRPr="00E74C84">
        <w:rPr>
          <w:i/>
        </w:rPr>
        <w:t>thisArgument</w:t>
      </w:r>
      <w:r w:rsidRPr="00E74C84">
        <w:t xml:space="preserve"> and a List containing </w:t>
      </w:r>
      <w:r w:rsidRPr="00E74C84">
        <w:rPr>
          <w:i/>
        </w:rPr>
        <w:t>kValue</w:t>
      </w:r>
      <w:r w:rsidRPr="00E74C84">
        <w:t xml:space="preserve">, </w:t>
      </w:r>
      <w:r w:rsidRPr="00E74C84">
        <w:rPr>
          <w:i/>
        </w:rPr>
        <w:t>k</w:t>
      </w:r>
      <w:r w:rsidRPr="00E74C84">
        <w:t xml:space="preserve">, and </w:t>
      </w:r>
      <w:r w:rsidRPr="00E74C84">
        <w:rPr>
          <w:i/>
        </w:rPr>
        <w:t>O</w:t>
      </w:r>
      <w:r w:rsidRPr="00E74C84">
        <w:rPr>
          <w:iCs/>
        </w:rPr>
        <w:t xml:space="preserve"> as </w:t>
      </w:r>
      <w:r w:rsidRPr="00E74C84">
        <w:rPr>
          <w:i/>
        </w:rPr>
        <w:t>argumentsList</w:t>
      </w:r>
      <w:r w:rsidRPr="00E74C84">
        <w:t>.</w:t>
      </w:r>
    </w:p>
    <w:p w14:paraId="14763077" w14:textId="77777777" w:rsidR="00260FF1" w:rsidRPr="00E74C84" w:rsidRDefault="00260FF1" w:rsidP="00260FF1">
      <w:pPr>
        <w:pStyle w:val="Alg4"/>
        <w:numPr>
          <w:ilvl w:val="2"/>
          <w:numId w:val="215"/>
        </w:numPr>
        <w:contextualSpacing/>
      </w:pPr>
      <w:r w:rsidRPr="00E74C84">
        <w:t>ReturnIfAbrupt(</w:t>
      </w:r>
      <w:r w:rsidRPr="00E74C84">
        <w:rPr>
          <w:i/>
        </w:rPr>
        <w:t>testResult</w:t>
      </w:r>
      <w:r w:rsidRPr="00E74C84">
        <w:t>).</w:t>
      </w:r>
    </w:p>
    <w:p w14:paraId="152E11E3" w14:textId="77777777" w:rsidR="00260FF1" w:rsidRPr="00E74C84" w:rsidRDefault="00260FF1" w:rsidP="00260FF1">
      <w:pPr>
        <w:pStyle w:val="Alg4"/>
        <w:numPr>
          <w:ilvl w:val="2"/>
          <w:numId w:val="215"/>
        </w:numPr>
      </w:pPr>
      <w:r w:rsidRPr="00E74C84">
        <w:t>If ToBoolean(</w:t>
      </w:r>
      <w:r w:rsidRPr="00E74C84">
        <w:rPr>
          <w:i/>
        </w:rPr>
        <w:t>testResult)</w:t>
      </w:r>
      <w:r w:rsidRPr="00E74C84">
        <w:t xml:space="preserve"> is </w:t>
      </w:r>
      <w:r w:rsidRPr="00E74C84">
        <w:rPr>
          <w:b/>
        </w:rPr>
        <w:t>true</w:t>
      </w:r>
      <w:r w:rsidRPr="00E74C84">
        <w:t xml:space="preserve">, return </w:t>
      </w:r>
      <w:r w:rsidRPr="00E74C84">
        <w:rPr>
          <w:b/>
        </w:rPr>
        <w:t>true</w:t>
      </w:r>
      <w:r w:rsidRPr="00E74C84">
        <w:t>.</w:t>
      </w:r>
    </w:p>
    <w:p w14:paraId="2370DDF9" w14:textId="77777777" w:rsidR="00260FF1" w:rsidRPr="00E74C84" w:rsidRDefault="00260FF1" w:rsidP="00260FF1">
      <w:pPr>
        <w:pStyle w:val="Alg4"/>
        <w:numPr>
          <w:ilvl w:val="1"/>
          <w:numId w:val="215"/>
        </w:numPr>
      </w:pPr>
      <w:r w:rsidRPr="00E74C84">
        <w:t xml:space="preserve">Increase </w:t>
      </w:r>
      <w:r w:rsidRPr="00E74C84">
        <w:rPr>
          <w:i/>
        </w:rPr>
        <w:t>k</w:t>
      </w:r>
      <w:r w:rsidRPr="00E74C84">
        <w:t xml:space="preserve"> by 1.</w:t>
      </w:r>
    </w:p>
    <w:p w14:paraId="3C006F40" w14:textId="77777777" w:rsidR="00260FF1" w:rsidRPr="00E74C84" w:rsidRDefault="00260FF1" w:rsidP="00260FF1">
      <w:pPr>
        <w:pStyle w:val="Alg4"/>
        <w:numPr>
          <w:ilvl w:val="0"/>
          <w:numId w:val="215"/>
        </w:numPr>
        <w:spacing w:after="120"/>
      </w:pPr>
      <w:r w:rsidRPr="00E74C84">
        <w:t xml:space="preserve">Return </w:t>
      </w:r>
      <w:r w:rsidRPr="00E74C84">
        <w:rPr>
          <w:b/>
        </w:rPr>
        <w:t>false</w:t>
      </w:r>
      <w:r w:rsidRPr="00E74C84">
        <w:t>.</w:t>
      </w:r>
    </w:p>
    <w:p w14:paraId="77B8C343" w14:textId="77777777" w:rsidR="00260FF1" w:rsidRPr="00E77497" w:rsidRDefault="00260FF1" w:rsidP="00260FF1">
      <w:pPr>
        <w:pStyle w:val="M4"/>
        <w:tabs>
          <w:tab w:val="center" w:pos="4876"/>
        </w:tabs>
        <w:ind w:left="0"/>
      </w:pPr>
      <w:r w:rsidRPr="00E74C84">
        <w:t xml:space="preserve">The </w:t>
      </w:r>
      <w:r w:rsidRPr="00E74C84">
        <w:rPr>
          <w:rFonts w:ascii="Courier New" w:hAnsi="Courier New"/>
          <w:b/>
        </w:rPr>
        <w:t>length</w:t>
      </w:r>
      <w:r w:rsidRPr="00E74C84">
        <w:t xml:space="preserve"> property of the </w:t>
      </w:r>
      <w:r w:rsidRPr="00E74C84">
        <w:rPr>
          <w:rFonts w:ascii="Courier New" w:hAnsi="Courier New" w:cs="Courier New"/>
          <w:b/>
        </w:rPr>
        <w:t>some</w:t>
      </w:r>
      <w:r w:rsidRPr="00E74C84">
        <w:t xml:space="preserve"> method is </w:t>
      </w:r>
      <w:r w:rsidRPr="00E74C84">
        <w:rPr>
          <w:b/>
        </w:rPr>
        <w:t>1</w:t>
      </w:r>
      <w:r w:rsidRPr="00E74C84">
        <w:t>.</w:t>
      </w:r>
      <w:r>
        <w:tab/>
      </w:r>
    </w:p>
    <w:p w14:paraId="0627D974" w14:textId="77777777" w:rsidR="00260FF1" w:rsidRPr="00E77497" w:rsidRDefault="00260FF1" w:rsidP="00260FF1">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41CDF136" w14:textId="77777777" w:rsidR="001B0BF2" w:rsidRDefault="001B0BF2" w:rsidP="00D148E9">
      <w:pPr>
        <w:pStyle w:val="40"/>
      </w:pPr>
      <w:bookmarkStart w:id="11934" w:name="_Ref366078424"/>
      <w:r w:rsidRPr="00E77497">
        <w:t>Array.prototype.sort (comparefn)</w:t>
      </w:r>
      <w:bookmarkEnd w:id="11932"/>
      <w:bookmarkEnd w:id="11934"/>
    </w:p>
    <w:bookmarkEnd w:id="11910"/>
    <w:bookmarkEnd w:id="11911"/>
    <w:bookmarkEnd w:id="11912"/>
    <w:bookmarkEnd w:id="11933"/>
    <w:p w14:paraId="14AB75B1" w14:textId="77777777"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10CECF4F" w14:textId="77777777" w:rsidR="004C02EF" w:rsidRPr="00E77497" w:rsidRDefault="004C02EF" w:rsidP="004C02EF">
      <w:commentRangeStart w:id="11935"/>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14:paraId="68F3D287" w14:textId="77777777" w:rsidR="004C02EF" w:rsidRPr="00E77497" w:rsidRDefault="004C02EF" w:rsidP="00F25D17">
      <w:r w:rsidRPr="00E77497">
        <w:t xml:space="preserve">Let </w:t>
      </w:r>
      <w:r w:rsidRPr="00E77497">
        <w:rPr>
          <w:rFonts w:ascii="Times New Roman" w:hAnsi="Times New Roman"/>
          <w:i/>
        </w:rPr>
        <w:t>len</w:t>
      </w:r>
      <w:r w:rsidRPr="00E77497">
        <w:t xml:space="preserve"> be the result of applying Uint32 to the result of </w:t>
      </w:r>
      <w:r w:rsidR="00E71B69" w:rsidRPr="00E77497">
        <w:t>Get</w:t>
      </w:r>
      <w:r w:rsidR="00E71B69">
        <w:t>(</w:t>
      </w:r>
      <w:r w:rsidR="00F25D17">
        <w:rPr>
          <w:i/>
        </w:rPr>
        <w:t>obj</w:t>
      </w:r>
      <w:r w:rsidR="00E71B69">
        <w:t>,</w:t>
      </w:r>
      <w:r w:rsidR="00E71B69" w:rsidRPr="00E77497">
        <w:t xml:space="preserve"> </w:t>
      </w:r>
      <w:r w:rsidR="00E71B69" w:rsidRPr="00E77497">
        <w:rPr>
          <w:rFonts w:ascii="Courier New" w:hAnsi="Courier New"/>
          <w:b/>
        </w:rPr>
        <w:t>"length"</w:t>
      </w:r>
      <w:r w:rsidR="00E71B69">
        <w:rPr>
          <w:bCs/>
        </w:rPr>
        <w:t>)</w:t>
      </w:r>
      <w:r w:rsidRPr="00E77497">
        <w:t>.</w:t>
      </w:r>
      <w:commentRangeEnd w:id="11935"/>
      <w:r w:rsidR="006B4102">
        <w:rPr>
          <w:rStyle w:val="af6"/>
        </w:rPr>
        <w:commentReference w:id="11935"/>
      </w:r>
    </w:p>
    <w:p w14:paraId="6CE07429" w14:textId="77777777"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79D5310B" w14:textId="77777777" w:rsidR="004C02EF" w:rsidRPr="00E77497" w:rsidRDefault="004C02EF" w:rsidP="00BD5B36">
      <w:r w:rsidRPr="00E77497">
        <w:t xml:space="preserve">Let </w:t>
      </w:r>
      <w:r w:rsidRPr="00E77497">
        <w:rPr>
          <w:rFonts w:ascii="Times New Roman" w:hAnsi="Times New Roman"/>
          <w:i/>
        </w:rPr>
        <w:t>proto</w:t>
      </w:r>
      <w:r w:rsidRPr="00E77497">
        <w:t xml:space="preserve"> be the </w:t>
      </w:r>
      <w:r w:rsidR="00A14F8E">
        <w:t>result</w:t>
      </w:r>
      <w:r w:rsidR="00A14F8E" w:rsidRPr="00E77497">
        <w:t xml:space="preserve"> </w:t>
      </w:r>
      <w:r w:rsidRPr="00E77497">
        <w:t>of</w:t>
      </w:r>
      <w:r w:rsidR="00A14F8E">
        <w:t xml:space="preserve"> calling</w:t>
      </w:r>
      <w:r w:rsidRPr="00E77497">
        <w:t xml:space="preserve"> the [[</w:t>
      </w:r>
      <w:r w:rsidR="00A14F8E">
        <w:t>Get</w:t>
      </w:r>
      <w:ins w:id="11936" w:author="Rev 19 Allen Wirfs-Brock" w:date="2013-09-12T08:59:00Z">
        <w:r w:rsidR="00F16CCB" w:rsidRPr="00F16CCB">
          <w:t>PrototypeOf</w:t>
        </w:r>
      </w:ins>
      <w:del w:id="11937" w:author="Rev 19 Allen Wirfs-Brock" w:date="2013-09-12T08:59:00Z">
        <w:r w:rsidR="00A14F8E" w:rsidDel="00F16CCB">
          <w:delText>Inherit</w:delText>
        </w:r>
        <w:r w:rsidR="00BD5B36" w:rsidDel="00F16CCB">
          <w:delText>a</w:delText>
        </w:r>
        <w:r w:rsidR="00A14F8E" w:rsidDel="00F16CCB">
          <w:delText>nce</w:delText>
        </w:r>
      </w:del>
      <w:r w:rsidRPr="00E77497">
        <w:t xml:space="preserve">]] internal </w:t>
      </w:r>
      <w:r w:rsidR="00022312">
        <w:t>method</w:t>
      </w:r>
      <w:r w:rsidR="00022312" w:rsidRPr="00E77497">
        <w:t xml:space="preserve"> </w:t>
      </w:r>
      <w:r w:rsidRPr="00E77497">
        <w:t xml:space="preserve">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02C75F6C" w14:textId="77777777"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w:t>
      </w:r>
      <w:r w:rsidR="006A3D7C">
        <w:fldChar w:fldCharType="begin"/>
      </w:r>
      <w:r w:rsidR="006A3D7C">
        <w:instrText xml:space="preserve"> REF _Ref366080055 \r \h </w:instrText>
      </w:r>
      <w:r w:rsidR="006A3D7C">
        <w:fldChar w:fldCharType="separate"/>
      </w:r>
      <w:r w:rsidR="00D433E8">
        <w:t>22.1</w:t>
      </w:r>
      <w:r w:rsidR="006A3D7C">
        <w:fldChar w:fldCharType="end"/>
      </w:r>
      <w:r w:rsidRPr="00E77497">
        <w:t>)</w:t>
      </w:r>
    </w:p>
    <w:p w14:paraId="35A45F6B" w14:textId="77777777"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7DED53A7" w14:textId="77777777" w:rsidR="004C02EF" w:rsidRPr="00E77497" w:rsidRDefault="004C02EF" w:rsidP="00B62CD0">
      <w:pPr>
        <w:numPr>
          <w:ilvl w:val="0"/>
          <w:numId w:val="208"/>
        </w:numPr>
      </w:pPr>
      <w:r w:rsidRPr="00E65A34">
        <w:t>The result of HasProperty</w:t>
      </w:r>
      <w:r w:rsidR="00B62CD0">
        <w:t>(</w:t>
      </w:r>
      <w:r w:rsidRPr="00546435">
        <w:rPr>
          <w:rFonts w:ascii="Times New Roman" w:hAnsi="Times New Roman"/>
          <w:i/>
        </w:rPr>
        <w:t>proto</w:t>
      </w:r>
      <w:r w:rsidR="00B62CD0">
        <w:t>,</w:t>
      </w:r>
      <w:r w:rsidRPr="00A67AF2">
        <w:t xml:space="preserve">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00B62CD0">
        <w:rPr>
          <w:rFonts w:ascii="Times New Roman" w:hAnsi="Times New Roman"/>
        </w:rPr>
        <w:t>)</w:t>
      </w:r>
      <w:r w:rsidRPr="00675B74">
        <w:t xml:space="preserve"> is </w:t>
      </w:r>
      <w:r w:rsidRPr="00E77497">
        <w:rPr>
          <w:b/>
        </w:rPr>
        <w:t>true</w:t>
      </w:r>
      <w:r w:rsidRPr="00E77497">
        <w:t>.</w:t>
      </w:r>
    </w:p>
    <w:p w14:paraId="14AF1EF6"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1D438F6C" w14:textId="77777777" w:rsidR="004C02EF" w:rsidRPr="00E77497" w:rsidRDefault="004C02EF" w:rsidP="001D1445">
      <w:pPr>
        <w:numPr>
          <w:ilvl w:val="0"/>
          <w:numId w:val="208"/>
        </w:numPr>
        <w:contextualSpacing/>
      </w:pPr>
      <w:r w:rsidRPr="00E77497">
        <w:t xml:space="preserve">The </w:t>
      </w:r>
      <w:r w:rsidR="00906D5A" w:rsidRPr="00E65A34">
        <w:t>result of the</w:t>
      </w:r>
      <w:r w:rsidR="001D1445">
        <w:t xml:space="preserve"> predicate</w:t>
      </w:r>
      <w:r w:rsidR="00906D5A" w:rsidRPr="00E65A34">
        <w:t xml:space="preserve"> </w:t>
      </w:r>
      <w:r w:rsidR="00906D5A">
        <w:t>Is</w:t>
      </w:r>
      <w:r w:rsidRPr="00E77497">
        <w:t>Extensible</w:t>
      </w:r>
      <w:r w:rsidR="001D1445">
        <w:t>(</w:t>
      </w:r>
      <w:r w:rsidRPr="00E77497">
        <w:rPr>
          <w:rFonts w:ascii="Times New Roman" w:hAnsi="Times New Roman"/>
          <w:i/>
        </w:rPr>
        <w:t>obj</w:t>
      </w:r>
      <w:r w:rsidR="001D1445">
        <w:rPr>
          <w:rFonts w:ascii="Times New Roman" w:hAnsi="Times New Roman"/>
          <w:iCs/>
        </w:rPr>
        <w:t>)</w:t>
      </w:r>
      <w:r w:rsidRPr="00E77497">
        <w:t xml:space="preserve"> is </w:t>
      </w:r>
      <w:r w:rsidRPr="00E77497">
        <w:rPr>
          <w:b/>
        </w:rPr>
        <w:t>false</w:t>
      </w:r>
      <w:r w:rsidRPr="00E77497">
        <w:t>.</w:t>
      </w:r>
    </w:p>
    <w:p w14:paraId="43E1E3B9" w14:textId="77777777"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4BEA009B"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6B261053" w14:textId="77777777" w:rsidR="004C02EF" w:rsidRPr="00E77497" w:rsidRDefault="004C02EF" w:rsidP="004C02EF">
      <w:r w:rsidRPr="00E77497">
        <w:t>Otherwise, the following steps are taken</w:t>
      </w:r>
      <w:bookmarkStart w:id="11938" w:name="_Toc382291625"/>
      <w:r w:rsidRPr="00E77497">
        <w:t>.</w:t>
      </w:r>
    </w:p>
    <w:p w14:paraId="2E4D2E13" w14:textId="77777777" w:rsidR="004C02EF" w:rsidRPr="00E77497" w:rsidRDefault="004C02EF" w:rsidP="005670F3">
      <w:pPr>
        <w:pStyle w:val="Alg4"/>
        <w:numPr>
          <w:ilvl w:val="0"/>
          <w:numId w:val="209"/>
        </w:numPr>
      </w:pPr>
      <w:r w:rsidRPr="00E77497">
        <w:t xml:space="preserve">Perform an implementation-dependent sequence of calls to the [[Get]] </w:t>
      </w:r>
      <w:r w:rsidR="006F6FD7">
        <w:t>and</w:t>
      </w:r>
      <w:r w:rsidRPr="00E77497">
        <w:t xml:space="preserve"> [[</w:t>
      </w:r>
      <w:r w:rsidR="00E71B69">
        <w:t>Set</w:t>
      </w:r>
      <w:r w:rsidRPr="00E77497">
        <w:t>]]</w:t>
      </w:r>
      <w:r w:rsidR="006F6FD7">
        <w:t xml:space="preserve"> internal methods </w:t>
      </w:r>
      <w:r w:rsidR="006F6FD7" w:rsidRPr="00E77497">
        <w:t xml:space="preserve">of </w:t>
      </w:r>
      <w:r w:rsidR="006F6FD7" w:rsidRPr="00E77497">
        <w:rPr>
          <w:i/>
        </w:rPr>
        <w:t>obj</w:t>
      </w:r>
      <w:r w:rsidRPr="00E77497">
        <w:t xml:space="preserve">, </w:t>
      </w:r>
      <w:r w:rsidR="006F6FD7">
        <w:t xml:space="preserve">to the </w:t>
      </w:r>
      <w:r w:rsidRPr="00E77497">
        <w:t>Delete</w:t>
      </w:r>
      <w:r w:rsidR="006F6FD7">
        <w:t>Property</w:t>
      </w:r>
      <w:r w:rsidR="000C005A">
        <w:t>OrThrow</w:t>
      </w:r>
      <w:r w:rsidR="006F6FD7" w:rsidRPr="00E77497">
        <w:t xml:space="preserve"> </w:t>
      </w:r>
      <w:r w:rsidR="006F6FD7">
        <w:t>abstract operation</w:t>
      </w:r>
      <w:r w:rsidRPr="00E77497">
        <w:t xml:space="preserve"> </w:t>
      </w:r>
      <w:r w:rsidR="006F6FD7">
        <w:t>with</w:t>
      </w:r>
      <w:r w:rsidR="006F6FD7" w:rsidRPr="00E77497">
        <w:t xml:space="preserve"> </w:t>
      </w:r>
      <w:r w:rsidRPr="00E77497">
        <w:rPr>
          <w:i/>
        </w:rPr>
        <w:t>obj</w:t>
      </w:r>
      <w:r w:rsidRPr="00E77497">
        <w:t xml:space="preserve"> </w:t>
      </w:r>
      <w:r w:rsidR="006F6FD7">
        <w:t xml:space="preserve">as the first argument, </w:t>
      </w:r>
      <w:r w:rsidRPr="00E77497">
        <w:t xml:space="preserve">and to SortCompare (described below), where the </w:t>
      </w:r>
      <w:r w:rsidR="00E71B69">
        <w:t>property key</w:t>
      </w:r>
      <w:r w:rsidR="00E71B69" w:rsidRPr="00E77497">
        <w:t xml:space="preserve"> </w:t>
      </w:r>
      <w:r w:rsidRPr="00E77497">
        <w:t>argument for each call to [[Get]], [[</w:t>
      </w:r>
      <w:r w:rsidR="00E71B69">
        <w:t>Set</w:t>
      </w:r>
      <w:r w:rsidRPr="00E77497">
        <w:t xml:space="preserve">]], or </w:t>
      </w:r>
      <w:r w:rsidR="006F6FD7">
        <w:t>DeleteProperty</w:t>
      </w:r>
      <w:r w:rsidR="000C005A">
        <w:t>OrThrow</w:t>
      </w:r>
      <w:r w:rsidR="000C005A" w:rsidRPr="00E77497">
        <w:t xml:space="preserve"> </w:t>
      </w:r>
      <w:r w:rsidRPr="00E77497">
        <w:t xml:space="preserve">is </w:t>
      </w:r>
      <w:r w:rsidR="00E71B69">
        <w:t xml:space="preserve">the string representation of </w:t>
      </w:r>
      <w:r w:rsidRPr="00E77497">
        <w:t xml:space="preserve">a nonnegative integer less than </w:t>
      </w:r>
      <w:r w:rsidRPr="00E77497">
        <w:rPr>
          <w:i/>
        </w:rPr>
        <w:t xml:space="preserve">len </w:t>
      </w:r>
      <w:r w:rsidRPr="00E77497">
        <w:t xml:space="preserve">and where the arguments for calls to SortCompare are results of previous calls to the [[Get]] internal method. If </w:t>
      </w:r>
      <w:r w:rsidRPr="00E77497">
        <w:rPr>
          <w:i/>
        </w:rPr>
        <w:t>obj</w:t>
      </w:r>
      <w:r w:rsidRPr="00E77497">
        <w:t xml:space="preserve"> is not sparse then Delete</w:t>
      </w:r>
      <w:r w:rsidR="006F6FD7">
        <w:t>Property</w:t>
      </w:r>
      <w:r w:rsidR="000C005A">
        <w:t>OrThrow</w:t>
      </w:r>
      <w:r w:rsidR="006F6FD7" w:rsidRPr="00E77497">
        <w:t xml:space="preserve"> </w:t>
      </w:r>
      <w:r w:rsidRPr="00E77497">
        <w:t>must not be called.</w:t>
      </w:r>
      <w:r w:rsidR="006B4102">
        <w:t xml:space="preserve"> If </w:t>
      </w:r>
      <w:r w:rsidR="0002321E">
        <w:t xml:space="preserve">any [[Set]] call returns </w:t>
      </w:r>
      <w:r w:rsidR="0002321E" w:rsidRPr="0002321E">
        <w:rPr>
          <w:b/>
          <w:bCs/>
        </w:rPr>
        <w:t>false</w:t>
      </w:r>
      <w:r w:rsidR="0002321E">
        <w:t xml:space="preserve"> a </w:t>
      </w:r>
      <w:r w:rsidR="0002321E" w:rsidRPr="0002321E">
        <w:rPr>
          <w:b/>
          <w:bCs/>
        </w:rPr>
        <w:t>TypeError</w:t>
      </w:r>
      <w:r w:rsidR="0002321E">
        <w:t xml:space="preserve"> exception is thrown. If </w:t>
      </w:r>
      <w:r w:rsidR="006B4102">
        <w:t>an abrupt completion is returned from any of these operations, it is immediately returned as the value of this function.</w:t>
      </w:r>
    </w:p>
    <w:p w14:paraId="61ED545C" w14:textId="77777777"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14:paraId="68CA35DF" w14:textId="77777777" w:rsidR="004C02EF" w:rsidRPr="00E77497" w:rsidRDefault="004C02EF" w:rsidP="004C02EF">
      <w:pPr>
        <w:keepNext/>
      </w:pPr>
      <w:r w:rsidRPr="00E77497">
        <w:t>The returned object must have the following two properties.</w:t>
      </w:r>
    </w:p>
    <w:p w14:paraId="30818DCB" w14:textId="77777777"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75298028" w14:textId="77777777"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54266F73" w14:textId="77777777" w:rsidR="004C02EF" w:rsidRPr="00E77497" w:rsidRDefault="004C02EF" w:rsidP="005670F3">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618E5E6D" w14:textId="77777777"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2DC958A9"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205B15CD" w14:textId="77777777" w:rsidR="004C02EF" w:rsidRPr="00E77497" w:rsidRDefault="004C02EF" w:rsidP="00C25482">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w:t>
      </w:r>
      <w:r w:rsidR="00C25482" w:rsidRPr="00C25482">
        <w:rPr>
          <w:rFonts w:ascii="Times New Roman" w:hAnsi="Times New Roman"/>
          <w:i/>
          <w:iCs/>
        </w:rPr>
        <w:t>obj</w:t>
      </w:r>
      <w:r w:rsidRPr="00E77497">
        <w:rPr>
          <w:rFonts w:ascii="Times New Roman" w:hAnsi="Times New Roman"/>
        </w:rPr>
        <w:t>.</w:t>
      </w:r>
    </w:p>
    <w:p w14:paraId="61601B1C"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3EFCDF82"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06174C02"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46CB8AAB"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0993A6D4"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0073CB4A" w14:textId="77777777"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754A992A" w14:textId="77777777" w:rsidR="00E435B1" w:rsidRDefault="00E435B1" w:rsidP="00E435B1">
      <w:r w:rsidRPr="00E77497">
        <w:rPr>
          <w:rFonts w:ascii="Helvetica" w:hAnsi="Helvetica"/>
          <w:b/>
        </w:rPr>
        <w:t xml:space="preserve">Runtime Semantics: </w:t>
      </w:r>
      <w:r w:rsidRPr="00E435B1">
        <w:rPr>
          <w:rFonts w:ascii="Helvetica" w:hAnsi="Helvetica"/>
          <w:b/>
          <w:spacing w:val="6"/>
        </w:rPr>
        <w:t xml:space="preserve">SortCompare </w:t>
      </w:r>
      <w:r>
        <w:rPr>
          <w:rFonts w:ascii="Helvetica" w:hAnsi="Helvetica"/>
          <w:b/>
          <w:spacing w:val="6"/>
        </w:rPr>
        <w:t>Abstract Operation</w:t>
      </w:r>
    </w:p>
    <w:p w14:paraId="49E2E4CF" w14:textId="77777777"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2070A4A7" w14:textId="77777777"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14:paraId="1C697123" w14:textId="77777777"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14:paraId="142616B9" w14:textId="77777777" w:rsidR="004C02EF" w:rsidRPr="00E77497" w:rsidRDefault="004C02EF" w:rsidP="00B62CD0">
      <w:pPr>
        <w:pStyle w:val="Alg4"/>
        <w:numPr>
          <w:ilvl w:val="0"/>
          <w:numId w:val="210"/>
        </w:numPr>
      </w:pPr>
      <w:r w:rsidRPr="00E77497">
        <w:t xml:space="preserve">Let </w:t>
      </w:r>
      <w:r w:rsidRPr="00E77497">
        <w:rPr>
          <w:i/>
        </w:rPr>
        <w:t>hasj</w:t>
      </w:r>
      <w:r w:rsidRPr="00E77497">
        <w:t xml:space="preserve"> be the result of </w:t>
      </w:r>
      <w:r w:rsidR="00B62CD0">
        <w:t>HasProperty(</w:t>
      </w:r>
      <w:r w:rsidRPr="00E77497">
        <w:rPr>
          <w:i/>
        </w:rPr>
        <w:t>obj</w:t>
      </w:r>
      <w:r w:rsidR="00B62CD0">
        <w:t>,</w:t>
      </w:r>
      <w:r w:rsidRPr="00E77497">
        <w:t xml:space="preserve"> </w:t>
      </w:r>
      <w:r w:rsidRPr="00E77497">
        <w:rPr>
          <w:i/>
        </w:rPr>
        <w:t>jString</w:t>
      </w:r>
      <w:r w:rsidR="00B62CD0">
        <w:rPr>
          <w:iCs/>
        </w:rPr>
        <w:t>)</w:t>
      </w:r>
      <w:r w:rsidRPr="00E77497">
        <w:t>.</w:t>
      </w:r>
    </w:p>
    <w:p w14:paraId="144263DE" w14:textId="77777777" w:rsidR="000950D9" w:rsidRDefault="000950D9" w:rsidP="00966F28">
      <w:pPr>
        <w:pStyle w:val="Alg3"/>
        <w:numPr>
          <w:ilvl w:val="0"/>
          <w:numId w:val="210"/>
        </w:numPr>
        <w:tabs>
          <w:tab w:val="left" w:pos="720"/>
        </w:tabs>
      </w:pPr>
      <w:r>
        <w:t>ReturnIfAbrupt(</w:t>
      </w:r>
      <w:r>
        <w:rPr>
          <w:i/>
          <w:iCs/>
        </w:rPr>
        <w:t>hasj</w:t>
      </w:r>
      <w:r>
        <w:t>).</w:t>
      </w:r>
    </w:p>
    <w:p w14:paraId="51FDF904" w14:textId="77777777" w:rsidR="004C02EF" w:rsidRPr="00E77497" w:rsidRDefault="004C02EF" w:rsidP="00B62CD0">
      <w:pPr>
        <w:pStyle w:val="Alg4"/>
        <w:numPr>
          <w:ilvl w:val="0"/>
          <w:numId w:val="210"/>
        </w:numPr>
      </w:pPr>
      <w:r w:rsidRPr="00E77497">
        <w:t xml:space="preserve">Let </w:t>
      </w:r>
      <w:r w:rsidRPr="00E77497">
        <w:rPr>
          <w:i/>
        </w:rPr>
        <w:t>hask</w:t>
      </w:r>
      <w:r w:rsidRPr="00E77497">
        <w:t xml:space="preserve"> be the result of </w:t>
      </w:r>
      <w:r w:rsidR="00B62CD0">
        <w:t>HasProperty(</w:t>
      </w:r>
      <w:r w:rsidRPr="00E77497">
        <w:rPr>
          <w:i/>
        </w:rPr>
        <w:t>obj</w:t>
      </w:r>
      <w:r w:rsidR="00B62CD0">
        <w:t>,</w:t>
      </w:r>
      <w:r w:rsidRPr="00E77497">
        <w:t xml:space="preserve"> </w:t>
      </w:r>
      <w:r w:rsidRPr="00E77497">
        <w:rPr>
          <w:i/>
        </w:rPr>
        <w:t>kString</w:t>
      </w:r>
      <w:r w:rsidR="00B62CD0">
        <w:rPr>
          <w:iCs/>
        </w:rPr>
        <w:t>)</w:t>
      </w:r>
      <w:r w:rsidRPr="00E77497">
        <w:t>.</w:t>
      </w:r>
    </w:p>
    <w:p w14:paraId="1746DF3B" w14:textId="77777777" w:rsidR="000950D9" w:rsidRDefault="000950D9" w:rsidP="00966F28">
      <w:pPr>
        <w:pStyle w:val="Alg3"/>
        <w:numPr>
          <w:ilvl w:val="0"/>
          <w:numId w:val="210"/>
        </w:numPr>
        <w:tabs>
          <w:tab w:val="left" w:pos="720"/>
        </w:tabs>
      </w:pPr>
      <w:r>
        <w:t>ReturnIfAbrupt(</w:t>
      </w:r>
      <w:r>
        <w:rPr>
          <w:i/>
          <w:iCs/>
        </w:rPr>
        <w:t>hask</w:t>
      </w:r>
      <w:r>
        <w:t>).</w:t>
      </w:r>
    </w:p>
    <w:p w14:paraId="14EE8692"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14:paraId="1DAD41FE"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14:paraId="1AC97488" w14:textId="77777777"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14:paraId="3D885548" w14:textId="77777777" w:rsidR="004C02EF" w:rsidRPr="00E77497" w:rsidRDefault="004C02EF" w:rsidP="0002321E">
      <w:pPr>
        <w:pStyle w:val="Alg4"/>
        <w:numPr>
          <w:ilvl w:val="0"/>
          <w:numId w:val="210"/>
        </w:numPr>
      </w:pPr>
      <w:r w:rsidRPr="00E77497">
        <w:t xml:space="preserve">Let </w:t>
      </w:r>
      <w:r w:rsidRPr="00E77497">
        <w:rPr>
          <w:i/>
        </w:rPr>
        <w:t>x</w:t>
      </w:r>
      <w:r w:rsidRPr="00E77497">
        <w:t xml:space="preserve"> be the result of Get</w:t>
      </w:r>
      <w:r w:rsidR="0002321E">
        <w:t>(</w:t>
      </w:r>
      <w:r w:rsidRPr="00E77497">
        <w:rPr>
          <w:i/>
        </w:rPr>
        <w:t>obj</w:t>
      </w:r>
      <w:r w:rsidR="0002321E">
        <w:t>,</w:t>
      </w:r>
      <w:r w:rsidRPr="00E77497">
        <w:rPr>
          <w:i/>
        </w:rPr>
        <w:t>jString</w:t>
      </w:r>
      <w:r w:rsidR="0002321E">
        <w:rPr>
          <w:iCs/>
        </w:rPr>
        <w:t>)</w:t>
      </w:r>
      <w:r w:rsidRPr="00E77497">
        <w:t>.</w:t>
      </w:r>
    </w:p>
    <w:p w14:paraId="323C76C3" w14:textId="77777777" w:rsidR="006B4102" w:rsidRDefault="006B4102" w:rsidP="00834A33">
      <w:pPr>
        <w:pStyle w:val="Alg4"/>
        <w:numPr>
          <w:ilvl w:val="0"/>
          <w:numId w:val="210"/>
        </w:numPr>
      </w:pPr>
      <w:r>
        <w:t>ReturnIfAbrupt(</w:t>
      </w:r>
      <w:r>
        <w:rPr>
          <w:i/>
        </w:rPr>
        <w:t>x</w:t>
      </w:r>
      <w:r>
        <w:t>).</w:t>
      </w:r>
    </w:p>
    <w:p w14:paraId="54A4D4E1" w14:textId="77777777" w:rsidR="004C02EF" w:rsidRPr="00E77497" w:rsidRDefault="004C02EF" w:rsidP="0002321E">
      <w:pPr>
        <w:pStyle w:val="Alg4"/>
        <w:numPr>
          <w:ilvl w:val="0"/>
          <w:numId w:val="210"/>
        </w:numPr>
      </w:pPr>
      <w:r w:rsidRPr="00E77497">
        <w:t xml:space="preserve">Let </w:t>
      </w:r>
      <w:r w:rsidRPr="00E77497">
        <w:rPr>
          <w:i/>
        </w:rPr>
        <w:t>y</w:t>
      </w:r>
      <w:r w:rsidRPr="00E77497">
        <w:t xml:space="preserve"> be the result of Get</w:t>
      </w:r>
      <w:r w:rsidR="0002321E">
        <w:t>(</w:t>
      </w:r>
      <w:r w:rsidRPr="00E77497">
        <w:rPr>
          <w:i/>
        </w:rPr>
        <w:t>obj</w:t>
      </w:r>
      <w:r w:rsidR="0002321E">
        <w:t>,</w:t>
      </w:r>
      <w:r w:rsidRPr="00E77497">
        <w:t xml:space="preserve"> </w:t>
      </w:r>
      <w:r w:rsidRPr="00E77497">
        <w:rPr>
          <w:i/>
        </w:rPr>
        <w:t>kString</w:t>
      </w:r>
      <w:r w:rsidR="0002321E">
        <w:rPr>
          <w:iCs/>
        </w:rPr>
        <w:t>)</w:t>
      </w:r>
      <w:r w:rsidRPr="00E77497">
        <w:t>.</w:t>
      </w:r>
    </w:p>
    <w:p w14:paraId="5287A4DD" w14:textId="77777777" w:rsidR="006B4102" w:rsidRDefault="006B4102" w:rsidP="00834A33">
      <w:pPr>
        <w:pStyle w:val="Alg4"/>
        <w:numPr>
          <w:ilvl w:val="0"/>
          <w:numId w:val="210"/>
        </w:numPr>
      </w:pPr>
      <w:r>
        <w:t>ReturnIfAbrupt(</w:t>
      </w:r>
      <w:r>
        <w:rPr>
          <w:i/>
        </w:rPr>
        <w:t>y</w:t>
      </w:r>
      <w:r>
        <w:t>).</w:t>
      </w:r>
    </w:p>
    <w:p w14:paraId="38CC860E"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14:paraId="193FA3C6"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14:paraId="397AB0DB" w14:textId="77777777"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14:paraId="32DF97CD" w14:textId="77777777"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14:paraId="46CF6FEF" w14:textId="77777777"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1F060336" w14:textId="77777777" w:rsidR="004C02EF" w:rsidRPr="00E77497" w:rsidRDefault="004C02EF" w:rsidP="008D31E0">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008D31E0" w:rsidRPr="006637C6">
        <w:rPr>
          <w:i/>
        </w:rPr>
        <w:t>this</w:t>
      </w:r>
      <w:r w:rsidR="008D31E0">
        <w:rPr>
          <w:i/>
        </w:rPr>
        <w:t>Argument</w:t>
      </w:r>
      <w:r w:rsidR="008D31E0" w:rsidRPr="00E77497">
        <w:t xml:space="preserve"> </w:t>
      </w:r>
      <w:r w:rsidRPr="00E77497">
        <w:t xml:space="preserve">and with </w:t>
      </w:r>
      <w:r w:rsidR="008D31E0">
        <w:t>a List contain</w:t>
      </w:r>
      <w:r w:rsidR="0070125A">
        <w:t>ing</w:t>
      </w:r>
      <w:r w:rsidR="008D31E0">
        <w:t xml:space="preserve"> the values of</w:t>
      </w:r>
      <w:r w:rsidR="008D31E0" w:rsidRPr="00E77497">
        <w:t xml:space="preserve"> </w:t>
      </w:r>
      <w:r w:rsidRPr="00E77497">
        <w:rPr>
          <w:i/>
        </w:rPr>
        <w:t>x</w:t>
      </w:r>
      <w:r w:rsidRPr="00E77497">
        <w:t xml:space="preserve"> and </w:t>
      </w:r>
      <w:r w:rsidRPr="00E77497">
        <w:rPr>
          <w:i/>
        </w:rPr>
        <w:t>y</w:t>
      </w:r>
      <w:r w:rsidR="008D31E0">
        <w:rPr>
          <w:iCs/>
        </w:rPr>
        <w:t xml:space="preserve"> as the </w:t>
      </w:r>
      <w:r w:rsidR="008D31E0" w:rsidRPr="008D31E0">
        <w:rPr>
          <w:i/>
        </w:rPr>
        <w:t>argumentsList</w:t>
      </w:r>
      <w:r w:rsidRPr="00E77497">
        <w:t>.</w:t>
      </w:r>
    </w:p>
    <w:p w14:paraId="44B5EADC" w14:textId="77777777"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14:paraId="11FFD543" w14:textId="77777777" w:rsidR="006B4102" w:rsidRDefault="006B4102" w:rsidP="00834A33">
      <w:pPr>
        <w:pStyle w:val="Alg4"/>
        <w:numPr>
          <w:ilvl w:val="0"/>
          <w:numId w:val="210"/>
        </w:numPr>
      </w:pPr>
      <w:r>
        <w:t>ReturnIfAbrupt(</w:t>
      </w:r>
      <w:r>
        <w:rPr>
          <w:i/>
        </w:rPr>
        <w:t>xString</w:t>
      </w:r>
      <w:r>
        <w:t>).</w:t>
      </w:r>
    </w:p>
    <w:p w14:paraId="1EA52EED" w14:textId="77777777"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14:paraId="42060DCB" w14:textId="77777777" w:rsidR="006B4102" w:rsidRDefault="006B4102" w:rsidP="00834A33">
      <w:pPr>
        <w:pStyle w:val="Alg4"/>
        <w:numPr>
          <w:ilvl w:val="0"/>
          <w:numId w:val="210"/>
        </w:numPr>
      </w:pPr>
      <w:r>
        <w:t>ReturnIfAbrupt(</w:t>
      </w:r>
      <w:r>
        <w:rPr>
          <w:i/>
        </w:rPr>
        <w:t>yString</w:t>
      </w:r>
      <w:r>
        <w:t>).</w:t>
      </w:r>
    </w:p>
    <w:p w14:paraId="7D4BFA76" w14:textId="77777777"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14:paraId="66D47946" w14:textId="77777777"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14:paraId="003D6EBD" w14:textId="77777777"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14:paraId="4FCE093F" w14:textId="77777777"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w:t>
      </w:r>
      <w:r w:rsidRPr="00C332EF">
        <w:rPr>
          <w:b/>
        </w:rPr>
        <w:t>undefined</w:t>
      </w:r>
      <w:r w:rsidRPr="00E77497">
        <w:t xml:space="preserve"> property values always sort to the end of the result, followed by non-existent property values.</w:t>
      </w:r>
    </w:p>
    <w:p w14:paraId="2E45A5C2"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11939" w:name="_Ref457709104"/>
      <w:bookmarkStart w:id="11940" w:name="_Toc385672299"/>
      <w:bookmarkStart w:id="11941" w:name="_Toc393690415"/>
    </w:p>
    <w:p w14:paraId="40F4CC9B" w14:textId="77777777" w:rsidR="004C02EF" w:rsidRPr="00E77497" w:rsidRDefault="004C02EF" w:rsidP="00D148E9">
      <w:pPr>
        <w:pStyle w:val="40"/>
      </w:pPr>
      <w:r w:rsidRPr="00E77497">
        <w:t>Array.prototype.splice (start, deleteCount [ , item1 [ , item2 [ , … ] ] ] )</w:t>
      </w:r>
      <w:bookmarkEnd w:id="11939"/>
    </w:p>
    <w:p w14:paraId="0A5A3AF1" w14:textId="77777777" w:rsidR="004C02EF" w:rsidRPr="00E77497" w:rsidRDefault="004C02EF" w:rsidP="00E66725">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w:t>
      </w:r>
      <w:r w:rsidR="00E66725">
        <w:t>integer</w:t>
      </w:r>
      <w:r w:rsidR="00E66725" w:rsidRPr="00E77497">
        <w:t xml:space="preserve"> </w:t>
      </w:r>
      <w:r w:rsidRPr="00E77497">
        <w:t xml:space="preserve">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14:paraId="4293E0DB" w14:textId="77777777"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E25F8F7" w14:textId="77777777" w:rsidR="00134DAD" w:rsidRDefault="00134DAD" w:rsidP="00134DAD">
      <w:pPr>
        <w:pStyle w:val="Alg4"/>
        <w:numPr>
          <w:ilvl w:val="0"/>
          <w:numId w:val="211"/>
        </w:numPr>
      </w:pPr>
      <w:r>
        <w:t>ReturnIfAbrupt(</w:t>
      </w:r>
      <w:r>
        <w:rPr>
          <w:i/>
        </w:rPr>
        <w:t>O</w:t>
      </w:r>
      <w:r>
        <w:t>).</w:t>
      </w:r>
    </w:p>
    <w:p w14:paraId="51CCF98A" w14:textId="77777777" w:rsidR="004C02EF" w:rsidRPr="00E77497" w:rsidRDefault="004C02EF" w:rsidP="0034032C">
      <w:pPr>
        <w:pStyle w:val="Alg4"/>
        <w:numPr>
          <w:ilvl w:val="0"/>
          <w:numId w:val="211"/>
        </w:numPr>
      </w:pPr>
      <w:r w:rsidRPr="00E77497">
        <w:t xml:space="preserve">Let </w:t>
      </w:r>
      <w:r w:rsidRPr="00E77497">
        <w:rPr>
          <w:i/>
        </w:rPr>
        <w:t>lenVal</w:t>
      </w:r>
      <w:r w:rsidRPr="00E77497">
        <w:t xml:space="preserve"> be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14:paraId="3F8E0CDB" w14:textId="77777777" w:rsidR="004C02EF" w:rsidRPr="00E77497" w:rsidRDefault="004C02EF" w:rsidP="00E66725">
      <w:pPr>
        <w:pStyle w:val="Alg4"/>
        <w:numPr>
          <w:ilvl w:val="0"/>
          <w:numId w:val="211"/>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14:paraId="479012B6" w14:textId="77777777" w:rsidR="00CA3654" w:rsidRPr="00E77497" w:rsidRDefault="00C82981" w:rsidP="00CA3654">
      <w:pPr>
        <w:pStyle w:val="Alg4"/>
        <w:numPr>
          <w:ilvl w:val="0"/>
          <w:numId w:val="211"/>
        </w:numPr>
        <w:contextualSpacing/>
      </w:pPr>
      <w:r>
        <w:t>ReturnIfAbrupt(</w:t>
      </w:r>
      <w:r w:rsidRPr="00E77497">
        <w:rPr>
          <w:i/>
        </w:rPr>
        <w:t>len</w:t>
      </w:r>
      <w:r>
        <w:t>).</w:t>
      </w:r>
    </w:p>
    <w:p w14:paraId="7D2AB232" w14:textId="77777777"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14:paraId="6A031F73" w14:textId="77777777" w:rsidR="000A12EF" w:rsidRDefault="000A12EF" w:rsidP="00834A33">
      <w:pPr>
        <w:pStyle w:val="Alg4"/>
        <w:numPr>
          <w:ilvl w:val="0"/>
          <w:numId w:val="211"/>
        </w:numPr>
      </w:pPr>
      <w:r>
        <w:t>ReturnIfAbrupt(</w:t>
      </w:r>
      <w:r>
        <w:rPr>
          <w:i/>
        </w:rPr>
        <w:t>relativeStart</w:t>
      </w:r>
      <w:r>
        <w:t>).</w:t>
      </w:r>
    </w:p>
    <w:p w14:paraId="14DA5F37" w14:textId="77777777"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18836BB1" w14:textId="77777777" w:rsidR="008E45ED" w:rsidRDefault="008E45ED" w:rsidP="00834A33">
      <w:pPr>
        <w:pStyle w:val="Alg4"/>
        <w:numPr>
          <w:ilvl w:val="0"/>
          <w:numId w:val="211"/>
        </w:numPr>
        <w:rPr>
          <w:ins w:id="11942" w:author="Rev 19 Allen Wirfs-Brock" w:date="2013-09-12T16:55:00Z"/>
        </w:rPr>
      </w:pPr>
      <w:ins w:id="11943" w:author="Rev 19 Allen Wirfs-Brock" w:date="2013-09-12T16:55:00Z">
        <w:r>
          <w:t xml:space="preserve">If </w:t>
        </w:r>
        <w:r>
          <w:rPr>
            <w:i/>
          </w:rPr>
          <w:t>start</w:t>
        </w:r>
        <w:r>
          <w:t xml:space="preserve"> is not present, then</w:t>
        </w:r>
      </w:ins>
    </w:p>
    <w:p w14:paraId="04C72D50" w14:textId="77777777" w:rsidR="008E45ED" w:rsidRDefault="008E45ED" w:rsidP="008E45ED">
      <w:pPr>
        <w:pStyle w:val="Alg4"/>
        <w:numPr>
          <w:ilvl w:val="1"/>
          <w:numId w:val="211"/>
        </w:numPr>
        <w:rPr>
          <w:ins w:id="11944" w:author="Rev 19 Allen Wirfs-Brock" w:date="2013-09-12T16:56:00Z"/>
        </w:rPr>
      </w:pPr>
      <w:ins w:id="11945" w:author="Rev 19 Allen Wirfs-Brock" w:date="2013-09-12T16:57:00Z">
        <w:r>
          <w:t xml:space="preserve">Let </w:t>
        </w:r>
        <w:r w:rsidRPr="008E45ED">
          <w:rPr>
            <w:i/>
          </w:rPr>
          <w:t>actualDeleteCount</w:t>
        </w:r>
        <w:r>
          <w:t xml:space="preserve"> be 0.</w:t>
        </w:r>
      </w:ins>
    </w:p>
    <w:p w14:paraId="6821F887" w14:textId="77777777" w:rsidR="004B49EB" w:rsidRDefault="004B49EB" w:rsidP="00834A33">
      <w:pPr>
        <w:pStyle w:val="Alg4"/>
        <w:numPr>
          <w:ilvl w:val="0"/>
          <w:numId w:val="211"/>
        </w:numPr>
      </w:pPr>
      <w:del w:id="11946" w:author="Rev 19 Allen Wirfs-Brock" w:date="2013-09-12T16:57:00Z">
        <w:r w:rsidDel="008E45ED">
          <w:delText xml:space="preserve">If </w:delText>
        </w:r>
      </w:del>
      <w:ins w:id="11947" w:author="Rev 19 Allen Wirfs-Brock" w:date="2013-09-12T16:57:00Z">
        <w:r w:rsidR="008E45ED">
          <w:t xml:space="preserve">Else if </w:t>
        </w:r>
      </w:ins>
      <w:r>
        <w:rPr>
          <w:i/>
          <w:iCs/>
        </w:rPr>
        <w:t>deleteCount</w:t>
      </w:r>
      <w:r>
        <w:t xml:space="preserve"> is not present, then</w:t>
      </w:r>
    </w:p>
    <w:p w14:paraId="7A484229" w14:textId="77777777" w:rsidR="004B49EB" w:rsidRDefault="004B49EB" w:rsidP="004B49EB">
      <w:pPr>
        <w:pStyle w:val="Alg4"/>
        <w:numPr>
          <w:ilvl w:val="1"/>
          <w:numId w:val="211"/>
        </w:numPr>
      </w:pPr>
      <w:r w:rsidRPr="00E77497">
        <w:t xml:space="preserve">Let </w:t>
      </w:r>
      <w:r w:rsidRPr="00E77497">
        <w:rPr>
          <w:i/>
        </w:rPr>
        <w:t>actualDeleteCount</w:t>
      </w:r>
      <w:r w:rsidRPr="00E77497">
        <w:t xml:space="preserve"> be</w:t>
      </w:r>
      <w:r>
        <w:t xml:space="preserve"> </w:t>
      </w:r>
      <w:r>
        <w:rPr>
          <w:i/>
          <w:iCs/>
        </w:rPr>
        <w:t>len</w:t>
      </w:r>
      <w:r>
        <w:t xml:space="preserve"> - </w:t>
      </w:r>
      <w:r>
        <w:rPr>
          <w:i/>
          <w:iCs/>
        </w:rPr>
        <w:t>actualStart</w:t>
      </w:r>
    </w:p>
    <w:p w14:paraId="411F070C" w14:textId="77777777" w:rsidR="004B49EB" w:rsidRDefault="004B49EB" w:rsidP="00834A33">
      <w:pPr>
        <w:pStyle w:val="Alg4"/>
        <w:numPr>
          <w:ilvl w:val="0"/>
          <w:numId w:val="211"/>
        </w:numPr>
      </w:pPr>
      <w:r>
        <w:t>Else,</w:t>
      </w:r>
    </w:p>
    <w:p w14:paraId="5E5E1D6A" w14:textId="77777777" w:rsidR="004B49EB" w:rsidRDefault="004B49EB" w:rsidP="004B49EB">
      <w:pPr>
        <w:pStyle w:val="Alg4"/>
        <w:numPr>
          <w:ilvl w:val="1"/>
          <w:numId w:val="211"/>
        </w:numPr>
      </w:pPr>
      <w:r>
        <w:t xml:space="preserve">Let </w:t>
      </w:r>
      <w:r>
        <w:rPr>
          <w:i/>
          <w:iCs/>
        </w:rPr>
        <w:t>dc</w:t>
      </w:r>
      <w:r>
        <w:t xml:space="preserve"> be </w:t>
      </w:r>
      <w:r w:rsidRPr="00E77497">
        <w:t>ToInteger(</w:t>
      </w:r>
      <w:r w:rsidRPr="00E77497">
        <w:rPr>
          <w:i/>
        </w:rPr>
        <w:t>deleteCount</w:t>
      </w:r>
      <w:r>
        <w:t>).</w:t>
      </w:r>
    </w:p>
    <w:p w14:paraId="5B9B6557" w14:textId="77777777" w:rsidR="004B49EB" w:rsidRDefault="004B49EB" w:rsidP="004B49EB">
      <w:pPr>
        <w:pStyle w:val="Alg3"/>
        <w:numPr>
          <w:ilvl w:val="1"/>
          <w:numId w:val="211"/>
        </w:numPr>
        <w:tabs>
          <w:tab w:val="left" w:pos="720"/>
        </w:tabs>
      </w:pPr>
      <w:r>
        <w:t>ReturnIfAbrupt(</w:t>
      </w:r>
      <w:r>
        <w:rPr>
          <w:i/>
          <w:iCs/>
        </w:rPr>
        <w:t>dc</w:t>
      </w:r>
      <w:r>
        <w:t>).</w:t>
      </w:r>
    </w:p>
    <w:p w14:paraId="738BA1C7" w14:textId="77777777" w:rsidR="004C02EF" w:rsidRPr="00E77497" w:rsidRDefault="004C02EF" w:rsidP="004B49EB">
      <w:pPr>
        <w:pStyle w:val="Alg4"/>
        <w:numPr>
          <w:ilvl w:val="1"/>
          <w:numId w:val="211"/>
        </w:numPr>
      </w:pPr>
      <w:r w:rsidRPr="00E77497">
        <w:t xml:space="preserve">Let </w:t>
      </w:r>
      <w:r w:rsidRPr="00E77497">
        <w:rPr>
          <w:i/>
        </w:rPr>
        <w:t>actualDeleteCount</w:t>
      </w:r>
      <w:r w:rsidRPr="00E77497">
        <w:t xml:space="preserve"> be min(max(</w:t>
      </w:r>
      <w:r w:rsidR="004B49EB">
        <w:rPr>
          <w:i/>
          <w:iCs/>
        </w:rPr>
        <w:t>dc</w:t>
      </w:r>
      <w:r w:rsidRPr="00E77497">
        <w:t>,0),</w:t>
      </w:r>
      <w:r w:rsidRPr="00E77497">
        <w:rPr>
          <w:i/>
        </w:rPr>
        <w:t xml:space="preserve"> len</w:t>
      </w:r>
      <w:r w:rsidRPr="00E77497">
        <w:t xml:space="preserve"> –</w:t>
      </w:r>
      <w:r w:rsidRPr="00E77497">
        <w:rPr>
          <w:i/>
        </w:rPr>
        <w:t xml:space="preserve"> actualStart</w:t>
      </w:r>
      <w:r w:rsidRPr="00E77497">
        <w:t>).</w:t>
      </w:r>
    </w:p>
    <w:p w14:paraId="4ECA5411" w14:textId="77777777" w:rsidR="00190B40" w:rsidDel="00F75B67" w:rsidRDefault="00190B40" w:rsidP="00190B40">
      <w:pPr>
        <w:pStyle w:val="Alg4"/>
        <w:numPr>
          <w:ilvl w:val="0"/>
          <w:numId w:val="211"/>
        </w:numPr>
        <w:rPr>
          <w:del w:id="11948" w:author="Rev 19 Allen Wirfs-Brock" w:date="2013-09-09T18:26:00Z"/>
        </w:rPr>
      </w:pPr>
      <w:del w:id="11949" w:author="Rev 19 Allen Wirfs-Brock" w:date="2013-09-09T18:26:00Z">
        <w:r w:rsidDel="00F75B67">
          <w:delText xml:space="preserve">Let </w:delText>
        </w:r>
        <w:r w:rsidDel="00F75B67">
          <w:rPr>
            <w:i/>
            <w:iCs/>
          </w:rPr>
          <w:delText>count</w:delText>
        </w:r>
        <w:r w:rsidDel="00F75B67">
          <w:delText xml:space="preserve"> be </w:delText>
        </w:r>
        <w:r w:rsidDel="00F75B67">
          <w:rPr>
            <w:i/>
            <w:iCs/>
          </w:rPr>
          <w:delText>final</w:delText>
        </w:r>
        <w:r w:rsidDel="00F75B67">
          <w:delText xml:space="preserve"> – k.</w:delText>
        </w:r>
      </w:del>
    </w:p>
    <w:p w14:paraId="4307E4EB" w14:textId="77777777" w:rsidR="00190B40" w:rsidRDefault="00190B40" w:rsidP="00190B40">
      <w:pPr>
        <w:pStyle w:val="Alg4"/>
        <w:numPr>
          <w:ilvl w:val="0"/>
          <w:numId w:val="211"/>
        </w:numPr>
      </w:pPr>
      <w:r>
        <w:t xml:space="preserve">Let </w:t>
      </w:r>
      <w:r>
        <w:rPr>
          <w:i/>
          <w:iCs/>
        </w:rPr>
        <w:t>A</w:t>
      </w:r>
      <w:r>
        <w:t xml:space="preserve"> be </w:t>
      </w:r>
      <w:r>
        <w:rPr>
          <w:b/>
          <w:bCs/>
        </w:rPr>
        <w:t>undefined</w:t>
      </w:r>
      <w:r>
        <w:t>.</w:t>
      </w:r>
    </w:p>
    <w:p w14:paraId="20E5F5EC" w14:textId="77777777" w:rsidR="00190B40" w:rsidRDefault="00190B40" w:rsidP="00190B40">
      <w:pPr>
        <w:pStyle w:val="Alg4"/>
        <w:numPr>
          <w:ilvl w:val="0"/>
          <w:numId w:val="211"/>
        </w:numPr>
      </w:pPr>
      <w:r>
        <w:t xml:space="preserve">If </w:t>
      </w:r>
      <w:r w:rsidRPr="00E77497">
        <w:rPr>
          <w:i/>
        </w:rPr>
        <w:t>O</w:t>
      </w:r>
      <w:r>
        <w:t xml:space="preserve"> is an </w:t>
      </w:r>
      <w:r w:rsidRPr="00E77497">
        <w:t xml:space="preserve"> </w:t>
      </w:r>
      <w:r>
        <w:t>exotic Array object, then</w:t>
      </w:r>
    </w:p>
    <w:p w14:paraId="31181D73" w14:textId="77777777" w:rsidR="00190B40" w:rsidRDefault="00190B40" w:rsidP="00190B40">
      <w:pPr>
        <w:pStyle w:val="Alg4"/>
        <w:numPr>
          <w:ilvl w:val="1"/>
          <w:numId w:val="211"/>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052E9FE5" w14:textId="77777777" w:rsidR="00190B40" w:rsidRPr="00E77497" w:rsidRDefault="00190B40" w:rsidP="00190B40">
      <w:pPr>
        <w:pStyle w:val="Alg4"/>
        <w:numPr>
          <w:ilvl w:val="1"/>
          <w:numId w:val="211"/>
        </w:numPr>
        <w:contextualSpacing/>
      </w:pPr>
      <w:r>
        <w:t>ReturnIfAbrupt(</w:t>
      </w:r>
      <w:r>
        <w:rPr>
          <w:i/>
        </w:rPr>
        <w:t>C</w:t>
      </w:r>
      <w:r>
        <w:t>).</w:t>
      </w:r>
    </w:p>
    <w:p w14:paraId="68B8C2DF" w14:textId="77777777" w:rsidR="00AA4304" w:rsidRDefault="00AA4304" w:rsidP="00AA4304">
      <w:pPr>
        <w:pStyle w:val="Alg4"/>
        <w:numPr>
          <w:ilvl w:val="1"/>
          <w:numId w:val="211"/>
        </w:numPr>
        <w:rPr>
          <w:ins w:id="11950" w:author="Rev 19 Allen Wirfs-Brock" w:date="2013-09-11T14:56:00Z"/>
        </w:rPr>
      </w:pPr>
      <w:ins w:id="11951" w:author="Rev 19 Allen Wirfs-Brock" w:date="2013-09-11T14:56:00Z">
        <w:r>
          <w:t xml:space="preserve">If </w:t>
        </w:r>
        <w:r>
          <w:rPr>
            <w:i/>
          </w:rPr>
          <w:t>C</w:t>
        </w:r>
        <w:r>
          <w:t xml:space="preserve"> does not have a [[GlobalArray]] internal data property, then</w:t>
        </w:r>
      </w:ins>
    </w:p>
    <w:p w14:paraId="1318C513" w14:textId="77777777" w:rsidR="00190B40" w:rsidRDefault="00190B40" w:rsidP="004C69CA">
      <w:pPr>
        <w:pStyle w:val="Alg4"/>
        <w:numPr>
          <w:ilvl w:val="2"/>
          <w:numId w:val="211"/>
        </w:numPr>
      </w:pPr>
      <w:r>
        <w:t>If IsConstructor(</w:t>
      </w:r>
      <w:r w:rsidRPr="00924A5A">
        <w:rPr>
          <w:i/>
        </w:rPr>
        <w:t>C</w:t>
      </w:r>
      <w:r>
        <w:t xml:space="preserve">) is </w:t>
      </w:r>
      <w:r w:rsidRPr="00924A5A">
        <w:rPr>
          <w:b/>
        </w:rPr>
        <w:t>true</w:t>
      </w:r>
      <w:r>
        <w:t>, then</w:t>
      </w:r>
    </w:p>
    <w:p w14:paraId="384D1822" w14:textId="77777777" w:rsidR="00190B40" w:rsidRDefault="00190B40" w:rsidP="004C69CA">
      <w:pPr>
        <w:pStyle w:val="Alg4"/>
        <w:numPr>
          <w:ilvl w:val="3"/>
          <w:numId w:val="211"/>
        </w:numPr>
      </w:pPr>
      <w:r w:rsidRPr="00E77497">
        <w:t xml:space="preserve">Let </w:t>
      </w:r>
      <w:r w:rsidRPr="00E77497">
        <w:rPr>
          <w:i/>
        </w:rPr>
        <w:t>A</w:t>
      </w:r>
      <w:r w:rsidRPr="00E77497">
        <w:t xml:space="preserve"> be </w:t>
      </w:r>
      <w:r>
        <w:t xml:space="preserve">the result of </w:t>
      </w:r>
      <w:ins w:id="11952" w:author="Rev 19 Allen Wirfs-Brock" w:date="2013-09-11T14:57:00Z">
        <w:r w:rsidR="004C69CA">
          <w:t xml:space="preserve">calling the [[Construct]] internal method of </w:t>
        </w:r>
      </w:ins>
      <w:del w:id="11953" w:author="Rev 19 Allen Wirfs-Brock" w:date="2013-09-11T14:57:00Z">
        <w:r w:rsidDel="004C69CA">
          <w:delText>OrdinaryConstruct(</w:delText>
        </w:r>
      </w:del>
      <w:r w:rsidRPr="00924A5A">
        <w:rPr>
          <w:i/>
        </w:rPr>
        <w:t>C</w:t>
      </w:r>
      <w:del w:id="11954" w:author="Rev 19 Allen Wirfs-Brock" w:date="2013-09-11T14:57:00Z">
        <w:r w:rsidRPr="003F7754" w:rsidDel="004C69CA">
          <w:rPr>
            <w:iCs/>
          </w:rPr>
          <w:delText>,</w:delText>
        </w:r>
        <w:r w:rsidDel="004C69CA">
          <w:delText xml:space="preserve"> </w:delText>
        </w:r>
      </w:del>
      <w:ins w:id="11955" w:author="Rev 19 Allen Wirfs-Brock" w:date="2013-09-11T14:57:00Z">
        <w:r w:rsidR="004C69CA">
          <w:rPr>
            <w:iCs/>
          </w:rPr>
          <w:t xml:space="preserve"> with argument</w:t>
        </w:r>
        <w:r w:rsidR="004C69CA">
          <w:t xml:space="preserve"> </w:t>
        </w:r>
      </w:ins>
      <w:r>
        <w:t>(</w:t>
      </w:r>
      <w:r w:rsidRPr="00E77497">
        <w:rPr>
          <w:i/>
        </w:rPr>
        <w:t>actualDeleteCount</w:t>
      </w:r>
      <w:commentRangeStart w:id="11956"/>
      <w:del w:id="11957" w:author="Rev 19 Allen Wirfs-Brock" w:date="2013-09-11T14:57:00Z">
        <w:r w:rsidDel="004C69CA">
          <w:rPr>
            <w:iCs/>
          </w:rPr>
          <w:delText>)</w:delText>
        </w:r>
      </w:del>
      <w:r>
        <w:rPr>
          <w:iCs/>
        </w:rPr>
        <w:t>)</w:t>
      </w:r>
      <w:r>
        <w:t>.</w:t>
      </w:r>
      <w:commentRangeEnd w:id="11956"/>
      <w:r>
        <w:rPr>
          <w:rStyle w:val="af6"/>
          <w:rFonts w:ascii="Arial" w:eastAsia="MS Mincho" w:hAnsi="Arial"/>
          <w:spacing w:val="0"/>
          <w:lang w:eastAsia="ja-JP"/>
        </w:rPr>
        <w:commentReference w:id="11956"/>
      </w:r>
    </w:p>
    <w:p w14:paraId="00A3ACF8" w14:textId="77777777" w:rsidR="00190B40" w:rsidRDefault="00190B40" w:rsidP="00190B40">
      <w:pPr>
        <w:pStyle w:val="Alg4"/>
        <w:numPr>
          <w:ilvl w:val="0"/>
          <w:numId w:val="211"/>
        </w:numPr>
      </w:pPr>
      <w:r>
        <w:t xml:space="preserve">If </w:t>
      </w:r>
      <w:r>
        <w:rPr>
          <w:i/>
          <w:iCs/>
        </w:rPr>
        <w:t>A</w:t>
      </w:r>
      <w:r>
        <w:t xml:space="preserve"> is </w:t>
      </w:r>
      <w:r>
        <w:rPr>
          <w:b/>
          <w:bCs/>
        </w:rPr>
        <w:t>undefined</w:t>
      </w:r>
      <w:r>
        <w:t>, then</w:t>
      </w:r>
    </w:p>
    <w:p w14:paraId="222F46B1" w14:textId="77777777" w:rsidR="00190B40" w:rsidRPr="00E77497" w:rsidRDefault="00190B40" w:rsidP="00190B40">
      <w:pPr>
        <w:pStyle w:val="Alg4"/>
        <w:numPr>
          <w:ilvl w:val="1"/>
          <w:numId w:val="211"/>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actualDeleteCount</w:t>
      </w:r>
      <w:r w:rsidRPr="00E77497">
        <w:t>.</w:t>
      </w:r>
    </w:p>
    <w:p w14:paraId="0AB7A84E" w14:textId="77777777" w:rsidR="00190B40" w:rsidRDefault="00190B40" w:rsidP="00190B40">
      <w:pPr>
        <w:pStyle w:val="Alg4"/>
        <w:numPr>
          <w:ilvl w:val="0"/>
          <w:numId w:val="211"/>
        </w:numPr>
      </w:pPr>
      <w:r>
        <w:t>ReturnIfAbrupt(</w:t>
      </w:r>
      <w:r>
        <w:rPr>
          <w:i/>
        </w:rPr>
        <w:t>A</w:t>
      </w:r>
      <w:r>
        <w:t>).</w:t>
      </w:r>
    </w:p>
    <w:p w14:paraId="42C07990"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14:paraId="6D045480" w14:textId="77777777"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14:paraId="5A2AAA16" w14:textId="77777777"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31CBE3F0" w14:textId="77777777" w:rsidR="004C02EF" w:rsidRPr="00E77497" w:rsidRDefault="004C02EF" w:rsidP="00B62CD0">
      <w:pPr>
        <w:pStyle w:val="Alg4"/>
        <w:numPr>
          <w:ilvl w:val="1"/>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14:paraId="75F42EC6" w14:textId="77777777" w:rsidR="000950D9" w:rsidRDefault="000950D9" w:rsidP="000950D9">
      <w:pPr>
        <w:pStyle w:val="Alg3"/>
        <w:numPr>
          <w:ilvl w:val="1"/>
          <w:numId w:val="211"/>
        </w:numPr>
        <w:tabs>
          <w:tab w:val="left" w:pos="720"/>
        </w:tabs>
      </w:pPr>
      <w:r>
        <w:t>ReturnIfAbrupt(</w:t>
      </w:r>
      <w:r>
        <w:rPr>
          <w:i/>
          <w:iCs/>
        </w:rPr>
        <w:t>fromPresent</w:t>
      </w:r>
      <w:r>
        <w:t>).</w:t>
      </w:r>
    </w:p>
    <w:p w14:paraId="33B351CC" w14:textId="77777777"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14:paraId="0155E04C" w14:textId="77777777" w:rsidR="004C02EF" w:rsidRPr="00E77497" w:rsidRDefault="004C02EF" w:rsidP="0002321E">
      <w:pPr>
        <w:pStyle w:val="Alg4"/>
        <w:numPr>
          <w:ilvl w:val="2"/>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rPr>
          <w:i/>
        </w:rPr>
        <w:t>,</w:t>
      </w:r>
      <w:r w:rsidRPr="00E77497">
        <w:t xml:space="preserve"> </w:t>
      </w:r>
      <w:r w:rsidRPr="00E77497">
        <w:rPr>
          <w:i/>
        </w:rPr>
        <w:t>from</w:t>
      </w:r>
      <w:r w:rsidR="0002321E">
        <w:rPr>
          <w:iCs/>
        </w:rPr>
        <w:t>)</w:t>
      </w:r>
      <w:r w:rsidRPr="00E77497">
        <w:t>.</w:t>
      </w:r>
    </w:p>
    <w:p w14:paraId="568A6746" w14:textId="77777777" w:rsidR="000A12EF" w:rsidRDefault="000A12EF" w:rsidP="00834A33">
      <w:pPr>
        <w:pStyle w:val="Alg4"/>
        <w:numPr>
          <w:ilvl w:val="2"/>
          <w:numId w:val="211"/>
        </w:numPr>
      </w:pPr>
      <w:r>
        <w:t>ReturnIfAbrupt(</w:t>
      </w:r>
      <w:r>
        <w:rPr>
          <w:i/>
        </w:rPr>
        <w:t>fromValue</w:t>
      </w:r>
      <w:r>
        <w:t>).</w:t>
      </w:r>
    </w:p>
    <w:p w14:paraId="16A8D3F5" w14:textId="77777777" w:rsidR="004C02EF" w:rsidRPr="00E77497" w:rsidRDefault="004C02EF" w:rsidP="00B067C0">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00B067C0" w:rsidRPr="00E77497">
        <w:t>)</w:t>
      </w:r>
      <w:r w:rsidR="00B067C0">
        <w:t xml:space="preserve"> and</w:t>
      </w:r>
      <w:r w:rsidR="00B067C0" w:rsidRPr="00E77497">
        <w:t xml:space="preserve"> </w:t>
      </w:r>
      <w:r w:rsidRPr="00E77497">
        <w:t xml:space="preserve">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5D80FAE" w14:textId="77777777"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14:paraId="2CDE7076" w14:textId="77777777" w:rsidR="000A12EF" w:rsidRDefault="000A12EF" w:rsidP="004C10DB">
      <w:pPr>
        <w:pStyle w:val="Alg4"/>
        <w:numPr>
          <w:ilvl w:val="0"/>
          <w:numId w:val="211"/>
        </w:numPr>
      </w:pPr>
      <w:r>
        <w:t xml:space="preserve">Let </w:t>
      </w:r>
      <w:r w:rsidRPr="000A12EF">
        <w:rPr>
          <w:i/>
        </w:rPr>
        <w:t>putStatus</w:t>
      </w:r>
      <w:r>
        <w:t xml:space="preserve"> be the result of Put</w:t>
      </w:r>
      <w:r w:rsidR="004C10DB">
        <w:t>(</w:t>
      </w:r>
      <w:r w:rsidRPr="000A12EF">
        <w:rPr>
          <w:i/>
        </w:rPr>
        <w:t>A</w:t>
      </w:r>
      <w:r w:rsidR="004C10DB">
        <w:t>,</w:t>
      </w:r>
      <w:r>
        <w:t xml:space="preserve"> </w:t>
      </w:r>
      <w:r w:rsidRPr="004C10DB">
        <w:rPr>
          <w:rFonts w:ascii="Courier New" w:hAnsi="Courier New"/>
          <w:b/>
        </w:rPr>
        <w:t>"</w:t>
      </w:r>
      <w:r w:rsidRPr="00E77497">
        <w:rPr>
          <w:rFonts w:ascii="Courier New" w:hAnsi="Courier New"/>
          <w:b/>
        </w:rPr>
        <w:t>length</w:t>
      </w:r>
      <w:r w:rsidRPr="004C10DB">
        <w:rPr>
          <w:rFonts w:ascii="Courier New" w:hAnsi="Courier New"/>
          <w:b/>
        </w:rPr>
        <w:t>"</w:t>
      </w:r>
      <w:r>
        <w:t xml:space="preserve">, </w:t>
      </w:r>
      <w:r w:rsidRPr="000A12EF">
        <w:rPr>
          <w:i/>
        </w:rPr>
        <w:t>actualDeleteCount</w:t>
      </w:r>
      <w:r>
        <w:t xml:space="preserve">, </w:t>
      </w:r>
      <w:r w:rsidRPr="000A12EF">
        <w:rPr>
          <w:b/>
        </w:rPr>
        <w:t>true</w:t>
      </w:r>
      <w:r w:rsidR="004C10DB">
        <w:rPr>
          <w:bCs/>
        </w:rPr>
        <w:t>)</w:t>
      </w:r>
      <w:r>
        <w:t>.</w:t>
      </w:r>
    </w:p>
    <w:p w14:paraId="6C8D2812" w14:textId="77777777" w:rsidR="000A12EF" w:rsidRDefault="000A12EF" w:rsidP="00834A33">
      <w:pPr>
        <w:pStyle w:val="Alg4"/>
        <w:numPr>
          <w:ilvl w:val="0"/>
          <w:numId w:val="211"/>
        </w:numPr>
      </w:pPr>
      <w:r>
        <w:t>ReturnIfAbrupt(</w:t>
      </w:r>
      <w:r>
        <w:rPr>
          <w:i/>
        </w:rPr>
        <w:t>putStatus</w:t>
      </w:r>
      <w:r>
        <w:t>).</w:t>
      </w:r>
    </w:p>
    <w:p w14:paraId="7E472622" w14:textId="77777777"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14:paraId="0A8EE043" w14:textId="77777777"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14:paraId="263E3233" w14:textId="77777777"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14:paraId="3B18896C"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14:paraId="375CC53C"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7D074FD5"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1C8E91B2"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2478221F" w14:textId="77777777"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14:paraId="2FC1CB8A" w14:textId="77777777" w:rsidR="000950D9" w:rsidRDefault="000950D9" w:rsidP="00966F28">
      <w:pPr>
        <w:pStyle w:val="Alg3"/>
        <w:numPr>
          <w:ilvl w:val="2"/>
          <w:numId w:val="211"/>
        </w:numPr>
        <w:tabs>
          <w:tab w:val="left" w:pos="720"/>
        </w:tabs>
      </w:pPr>
      <w:r>
        <w:t>ReturnIfAbrupt(</w:t>
      </w:r>
      <w:r>
        <w:rPr>
          <w:i/>
          <w:iCs/>
        </w:rPr>
        <w:t>fromPresent</w:t>
      </w:r>
      <w:r>
        <w:t>).</w:t>
      </w:r>
    </w:p>
    <w:p w14:paraId="38AA4387"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76ED5613" w14:textId="77777777"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14:paraId="0A0C1469" w14:textId="77777777" w:rsidR="00F726FB" w:rsidRDefault="00F726FB" w:rsidP="00834A33">
      <w:pPr>
        <w:pStyle w:val="Alg4"/>
        <w:numPr>
          <w:ilvl w:val="3"/>
          <w:numId w:val="211"/>
        </w:numPr>
      </w:pPr>
      <w:r>
        <w:t>ReturnIfAbrupt(</w:t>
      </w:r>
      <w:r>
        <w:rPr>
          <w:i/>
        </w:rPr>
        <w:t>fromValue</w:t>
      </w:r>
      <w:r>
        <w:t>).</w:t>
      </w:r>
    </w:p>
    <w:p w14:paraId="0C77BD37" w14:textId="77777777" w:rsidR="004C02EF" w:rsidRPr="00E77497" w:rsidRDefault="000A12EF"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14:paraId="68A29BE1" w14:textId="77777777" w:rsidR="000A12EF" w:rsidRDefault="000A12EF" w:rsidP="00F726FB">
      <w:pPr>
        <w:pStyle w:val="Alg4"/>
        <w:numPr>
          <w:ilvl w:val="3"/>
          <w:numId w:val="211"/>
        </w:numPr>
      </w:pPr>
      <w:r>
        <w:t>ReturnIfAbrupt(</w:t>
      </w:r>
      <w:r>
        <w:rPr>
          <w:i/>
        </w:rPr>
        <w:t>putStatus</w:t>
      </w:r>
      <w:r>
        <w:t>).</w:t>
      </w:r>
    </w:p>
    <w:p w14:paraId="4142E9B8" w14:textId="77777777"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14:paraId="3F0D0FA9" w14:textId="77777777" w:rsidR="004C02EF" w:rsidRPr="00E77497" w:rsidRDefault="00F726FB" w:rsidP="006F6FD7">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6F6FD7">
        <w:t>(</w:t>
      </w:r>
      <w:r w:rsidR="004C02EF" w:rsidRPr="00E77497">
        <w:rPr>
          <w:i/>
        </w:rPr>
        <w:t>O</w:t>
      </w:r>
      <w:r w:rsidR="006F6FD7">
        <w:rPr>
          <w:iCs/>
        </w:rPr>
        <w:t>,</w:t>
      </w:r>
      <w:r w:rsidR="004C02EF" w:rsidRPr="00E77497" w:rsidDel="00275DFF">
        <w:t xml:space="preserve"> </w:t>
      </w:r>
      <w:r w:rsidR="004C02EF" w:rsidRPr="00E77497">
        <w:rPr>
          <w:i/>
        </w:rPr>
        <w:t>to</w:t>
      </w:r>
      <w:r w:rsidR="006F6FD7">
        <w:t>)</w:t>
      </w:r>
      <w:r w:rsidR="004C02EF" w:rsidRPr="00E77497">
        <w:t>.</w:t>
      </w:r>
    </w:p>
    <w:p w14:paraId="731E9BBC" w14:textId="77777777" w:rsidR="00F726FB" w:rsidRDefault="00F726FB" w:rsidP="00F726FB">
      <w:pPr>
        <w:pStyle w:val="Alg4"/>
        <w:numPr>
          <w:ilvl w:val="3"/>
          <w:numId w:val="211"/>
        </w:numPr>
      </w:pPr>
      <w:r>
        <w:t>ReturnIfAbrupt(</w:t>
      </w:r>
      <w:r>
        <w:rPr>
          <w:i/>
        </w:rPr>
        <w:t>deleteStatus</w:t>
      </w:r>
      <w:r>
        <w:t>).</w:t>
      </w:r>
    </w:p>
    <w:p w14:paraId="7849773A" w14:textId="77777777" w:rsidR="004C02EF" w:rsidRPr="00E77497" w:rsidRDefault="004C02EF" w:rsidP="00834A33">
      <w:pPr>
        <w:pStyle w:val="Alg4"/>
        <w:numPr>
          <w:ilvl w:val="2"/>
          <w:numId w:val="211"/>
        </w:numPr>
      </w:pPr>
      <w:r w:rsidRPr="00E77497">
        <w:t xml:space="preserve">Increase </w:t>
      </w:r>
      <w:r w:rsidRPr="0034032C">
        <w:rPr>
          <w:i/>
          <w:iCs/>
        </w:rPr>
        <w:t>k</w:t>
      </w:r>
      <w:r w:rsidRPr="00E77497">
        <w:t xml:space="preserve"> by 1.</w:t>
      </w:r>
    </w:p>
    <w:p w14:paraId="356FD6B2"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14:paraId="1E8C306D"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032A7D33" w14:textId="77777777" w:rsidR="004C02EF" w:rsidRPr="00E77497" w:rsidRDefault="00F726FB" w:rsidP="000C005A">
      <w:pPr>
        <w:pStyle w:val="Alg4"/>
        <w:numPr>
          <w:ilvl w:val="2"/>
          <w:numId w:val="211"/>
        </w:numPr>
        <w:tabs>
          <w:tab w:val="num" w:pos="270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ToString(</w:t>
      </w:r>
      <w:r w:rsidR="004C02EF" w:rsidRPr="00E77497">
        <w:rPr>
          <w:i/>
        </w:rPr>
        <w:t>k</w:t>
      </w:r>
      <w:r w:rsidR="004C02EF" w:rsidRPr="00E77497">
        <w:t>–1)</w:t>
      </w:r>
      <w:r w:rsidR="000C005A">
        <w:t>)</w:t>
      </w:r>
      <w:r w:rsidR="004C02EF" w:rsidRPr="00E77497">
        <w:t>.</w:t>
      </w:r>
    </w:p>
    <w:p w14:paraId="1011B877" w14:textId="77777777" w:rsidR="00F726FB" w:rsidRDefault="00F726FB" w:rsidP="00834A33">
      <w:pPr>
        <w:pStyle w:val="Alg4"/>
        <w:numPr>
          <w:ilvl w:val="2"/>
          <w:numId w:val="211"/>
        </w:numPr>
        <w:tabs>
          <w:tab w:val="num" w:pos="2700"/>
        </w:tabs>
      </w:pPr>
      <w:r>
        <w:t>ReturnIfAbrupt(</w:t>
      </w:r>
      <w:r>
        <w:rPr>
          <w:i/>
        </w:rPr>
        <w:t>deleteStatus</w:t>
      </w:r>
      <w:r>
        <w:t>).</w:t>
      </w:r>
    </w:p>
    <w:p w14:paraId="12DE63C9" w14:textId="77777777"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14:paraId="78A6C320" w14:textId="77777777"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14:paraId="309889CD"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66EB5BF5"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14:paraId="6E33A1B7"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4DCFCFE8"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3867DCCF" w14:textId="77777777"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14:paraId="038ECFC3" w14:textId="77777777" w:rsidR="000950D9" w:rsidRDefault="000950D9" w:rsidP="00966F28">
      <w:pPr>
        <w:pStyle w:val="Alg3"/>
        <w:numPr>
          <w:ilvl w:val="2"/>
          <w:numId w:val="211"/>
        </w:numPr>
        <w:tabs>
          <w:tab w:val="left" w:pos="720"/>
        </w:tabs>
      </w:pPr>
      <w:r>
        <w:t>ReturnIfAbrupt(</w:t>
      </w:r>
      <w:r>
        <w:rPr>
          <w:i/>
          <w:iCs/>
        </w:rPr>
        <w:t>fromPresent</w:t>
      </w:r>
      <w:r>
        <w:t>).</w:t>
      </w:r>
    </w:p>
    <w:p w14:paraId="18C52829"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5EA268D6" w14:textId="77777777"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14:paraId="179CBF93" w14:textId="77777777" w:rsidR="00F726FB" w:rsidRDefault="00F726FB" w:rsidP="00F726FB">
      <w:pPr>
        <w:pStyle w:val="Alg4"/>
        <w:numPr>
          <w:ilvl w:val="3"/>
          <w:numId w:val="211"/>
        </w:numPr>
      </w:pPr>
      <w:r>
        <w:t>ReturnIfAbrupt(</w:t>
      </w:r>
      <w:r>
        <w:rPr>
          <w:i/>
        </w:rPr>
        <w:t>fromValue</w:t>
      </w:r>
      <w:r>
        <w:t>).</w:t>
      </w:r>
    </w:p>
    <w:p w14:paraId="736E181B" w14:textId="77777777" w:rsidR="004C02EF" w:rsidRPr="00E77497" w:rsidRDefault="00F726FB"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14:paraId="619FBC5E" w14:textId="77777777" w:rsidR="00F726FB" w:rsidRDefault="00F726FB" w:rsidP="00F726FB">
      <w:pPr>
        <w:pStyle w:val="Alg4"/>
        <w:numPr>
          <w:ilvl w:val="3"/>
          <w:numId w:val="211"/>
        </w:numPr>
      </w:pPr>
      <w:r>
        <w:t>ReturnIfAbrupt(</w:t>
      </w:r>
      <w:r>
        <w:rPr>
          <w:i/>
        </w:rPr>
        <w:t>putStatus</w:t>
      </w:r>
      <w:r>
        <w:t>).</w:t>
      </w:r>
    </w:p>
    <w:p w14:paraId="480A4607" w14:textId="77777777"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14:paraId="4D2D5940" w14:textId="77777777" w:rsidR="004C02EF" w:rsidRPr="00E77497" w:rsidRDefault="00F726FB" w:rsidP="000C005A">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w:t>
      </w:r>
      <w:r w:rsidR="004C02EF" w:rsidRPr="00E77497">
        <w:rPr>
          <w:i/>
        </w:rPr>
        <w:t>to</w:t>
      </w:r>
      <w:r w:rsidR="000C005A">
        <w:t>)</w:t>
      </w:r>
      <w:r w:rsidR="004C02EF" w:rsidRPr="00E77497">
        <w:t>.</w:t>
      </w:r>
    </w:p>
    <w:p w14:paraId="5FC5DCDE" w14:textId="77777777" w:rsidR="00F726FB" w:rsidRDefault="00F726FB" w:rsidP="00F726FB">
      <w:pPr>
        <w:pStyle w:val="Alg4"/>
        <w:numPr>
          <w:ilvl w:val="3"/>
          <w:numId w:val="211"/>
        </w:numPr>
      </w:pPr>
      <w:r>
        <w:t>ReturnIfAbrupt(</w:t>
      </w:r>
      <w:r>
        <w:rPr>
          <w:i/>
        </w:rPr>
        <w:t>deleteStatus</w:t>
      </w:r>
      <w:r>
        <w:t>).</w:t>
      </w:r>
    </w:p>
    <w:p w14:paraId="44B70AB6" w14:textId="77777777"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14:paraId="3D22CEB2"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14:paraId="7B604FB0" w14:textId="77777777"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14:paraId="38DE08A7" w14:textId="77777777"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38FEAFEE" w14:textId="77777777" w:rsidR="004C02EF" w:rsidRPr="00E77497" w:rsidRDefault="00F726FB" w:rsidP="004C10DB">
      <w:pPr>
        <w:pStyle w:val="Alg4"/>
        <w:numPr>
          <w:ilvl w:val="1"/>
          <w:numId w:val="211"/>
        </w:numPr>
      </w:pPr>
      <w:r>
        <w:t xml:space="preserve">Let </w:t>
      </w:r>
      <w:r w:rsidRPr="000A12EF">
        <w:rPr>
          <w:i/>
        </w:rPr>
        <w:t>putStatus</w:t>
      </w:r>
      <w:r>
        <w:t xml:space="preserve"> be the result of</w:t>
      </w:r>
      <w:r w:rsidR="008E6750">
        <w:t xml:space="preserve"> </w:t>
      </w:r>
      <w:r w:rsidR="004C02EF" w:rsidRPr="00E77497">
        <w:t>Put</w:t>
      </w:r>
      <w:r w:rsidR="004C10DB">
        <w:t>(</w:t>
      </w:r>
      <w:r w:rsidR="004C02EF" w:rsidRPr="00E77497">
        <w:rPr>
          <w:i/>
        </w:rPr>
        <w:t>O</w:t>
      </w:r>
      <w:r w:rsidR="004C10DB">
        <w:t>,</w:t>
      </w:r>
      <w:r w:rsidR="004C02EF" w:rsidRPr="00E77497">
        <w:t xml:space="preserve"> ToString(</w:t>
      </w:r>
      <w:r w:rsidR="004C02EF" w:rsidRPr="00E77497">
        <w:rPr>
          <w:i/>
        </w:rPr>
        <w:t>k</w:t>
      </w:r>
      <w:r w:rsidR="004C02EF" w:rsidRPr="00E77497">
        <w:t xml:space="preserve">), </w:t>
      </w:r>
      <w:r w:rsidR="004C02EF" w:rsidRPr="00E77497">
        <w:rPr>
          <w:i/>
        </w:rPr>
        <w:t>E</w:t>
      </w:r>
      <w:r w:rsidR="004C02EF" w:rsidRPr="00E77497">
        <w:t xml:space="preserve">, </w:t>
      </w:r>
      <w:r w:rsidR="004C02EF" w:rsidRPr="00E77497">
        <w:rPr>
          <w:b/>
        </w:rPr>
        <w:t>true</w:t>
      </w:r>
      <w:r w:rsidR="004C10DB">
        <w:rPr>
          <w:bCs/>
        </w:rPr>
        <w:t>)</w:t>
      </w:r>
      <w:r w:rsidR="004C02EF" w:rsidRPr="00E77497">
        <w:t>.</w:t>
      </w:r>
    </w:p>
    <w:p w14:paraId="1DB01F52" w14:textId="77777777" w:rsidR="00F726FB" w:rsidRDefault="00F726FB" w:rsidP="00834A33">
      <w:pPr>
        <w:pStyle w:val="Alg4"/>
        <w:numPr>
          <w:ilvl w:val="1"/>
          <w:numId w:val="211"/>
        </w:numPr>
      </w:pPr>
      <w:r>
        <w:t>ReturnIfAbrupt(</w:t>
      </w:r>
      <w:r>
        <w:rPr>
          <w:i/>
        </w:rPr>
        <w:t>putStatus</w:t>
      </w:r>
      <w:r>
        <w:t>).</w:t>
      </w:r>
    </w:p>
    <w:p w14:paraId="08AE48CF" w14:textId="77777777"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14:paraId="212BF3A2" w14:textId="77777777" w:rsidR="004C02EF" w:rsidRPr="00E77497" w:rsidRDefault="00F726FB" w:rsidP="00BD4490">
      <w:pPr>
        <w:pStyle w:val="Alg4"/>
        <w:numPr>
          <w:ilvl w:val="0"/>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BD4490">
        <w:rPr>
          <w:rFonts w:ascii="Courier New" w:hAnsi="Courier New"/>
          <w:b/>
        </w:rPr>
        <w:t>"</w:t>
      </w:r>
      <w:r w:rsidR="004C02EF" w:rsidRPr="00E77497">
        <w:rPr>
          <w:rFonts w:ascii="Courier New" w:hAnsi="Courier New"/>
          <w:b/>
        </w:rPr>
        <w:t>length</w:t>
      </w:r>
      <w:r w:rsidR="004C02EF" w:rsidRPr="00BD4490">
        <w:rPr>
          <w:rFonts w:ascii="Courier New" w:hAnsi="Courier New"/>
          <w:b/>
        </w:rPr>
        <w:t>"</w:t>
      </w:r>
      <w:r w:rsidR="004C02EF" w:rsidRPr="00E77497">
        <w:t xml:space="preserve">,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w:t>
      </w:r>
      <w:r w:rsidR="004C02EF" w:rsidRPr="00E77497">
        <w:rPr>
          <w:b/>
        </w:rPr>
        <w:t>true</w:t>
      </w:r>
      <w:r w:rsidR="004C10DB">
        <w:rPr>
          <w:bCs/>
        </w:rPr>
        <w:t>)</w:t>
      </w:r>
      <w:r w:rsidR="004C02EF" w:rsidRPr="00E77497">
        <w:t>.</w:t>
      </w:r>
    </w:p>
    <w:p w14:paraId="2E2E5DCD" w14:textId="77777777" w:rsidR="00F726FB" w:rsidRDefault="00F726FB" w:rsidP="00F726FB">
      <w:pPr>
        <w:pStyle w:val="Alg4"/>
        <w:numPr>
          <w:ilvl w:val="0"/>
          <w:numId w:val="211"/>
        </w:numPr>
        <w:spacing w:after="120"/>
        <w:contextualSpacing/>
      </w:pPr>
      <w:r>
        <w:t>ReturnIfAbrupt(</w:t>
      </w:r>
      <w:r>
        <w:rPr>
          <w:i/>
        </w:rPr>
        <w:t>putStatus</w:t>
      </w:r>
      <w:r>
        <w:t>).</w:t>
      </w:r>
    </w:p>
    <w:p w14:paraId="43D1540B" w14:textId="77777777"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14:paraId="50920A4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0DA12F4C" w14:textId="77777777" w:rsidR="00B02185" w:rsidRDefault="00B02185" w:rsidP="00B02185">
      <w:pPr>
        <w:pStyle w:val="Note"/>
      </w:pPr>
      <w:r>
        <w:t>NOTE 1</w:t>
      </w:r>
      <w:r>
        <w:tab/>
        <w:t xml:space="preserve">The explicit setting of the </w:t>
      </w:r>
      <w:r w:rsidRPr="00B02185">
        <w:rPr>
          <w:rFonts w:ascii="Courier New" w:hAnsi="Courier New"/>
          <w:b/>
        </w:rPr>
        <w:t>length</w:t>
      </w:r>
      <w:r>
        <w:t xml:space="preserve"> property of the result Array in step 13 is necessary to ensure that its value is correct in situations where its trailing elements are not present.</w:t>
      </w:r>
    </w:p>
    <w:p w14:paraId="7BA0207E" w14:textId="77777777"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14:paraId="490B7038" w14:textId="77777777" w:rsidR="00260FF1" w:rsidRPr="00E77497" w:rsidRDefault="00260FF1" w:rsidP="00260FF1">
      <w:pPr>
        <w:pStyle w:val="40"/>
      </w:pPr>
      <w:bookmarkStart w:id="11958" w:name="_Ref366081100"/>
      <w:bookmarkStart w:id="11959" w:name="_Ref364928575"/>
      <w:bookmarkStart w:id="11960" w:name="_Toc472818925"/>
      <w:bookmarkStart w:id="11961" w:name="_Toc235503503"/>
      <w:bookmarkStart w:id="11962" w:name="_Toc241509278"/>
      <w:bookmarkStart w:id="11963" w:name="_Toc244416765"/>
      <w:bookmarkStart w:id="11964" w:name="_Toc276631129"/>
      <w:r w:rsidRPr="00E77497">
        <w:t>Array.prototype.toLocaleString ( )</w:t>
      </w:r>
      <w:bookmarkEnd w:id="11958"/>
    </w:p>
    <w:p w14:paraId="56DCE44B" w14:textId="77777777" w:rsidR="00260FF1" w:rsidRPr="00E77497" w:rsidRDefault="00260FF1" w:rsidP="00260FF1">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732EE3D0" w14:textId="77777777" w:rsidR="00260FF1" w:rsidRPr="00E77497" w:rsidRDefault="00260FF1" w:rsidP="00260FF1">
      <w:r w:rsidRPr="00E77497">
        <w:t>The result is calculated as follows:</w:t>
      </w:r>
    </w:p>
    <w:p w14:paraId="68E6A935" w14:textId="77777777" w:rsidR="00260FF1" w:rsidRPr="00E77497" w:rsidRDefault="00260FF1" w:rsidP="00260FF1">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73F63FD3" w14:textId="77777777" w:rsidR="00260FF1" w:rsidRDefault="00260FF1" w:rsidP="00260FF1">
      <w:pPr>
        <w:pStyle w:val="Alg4"/>
        <w:numPr>
          <w:ilvl w:val="0"/>
          <w:numId w:val="200"/>
        </w:numPr>
      </w:pPr>
      <w:r>
        <w:t>ReturnIfAbrupt(</w:t>
      </w:r>
      <w:r>
        <w:rPr>
          <w:i/>
        </w:rPr>
        <w:t>array</w:t>
      </w:r>
      <w:r>
        <w:t>).</w:t>
      </w:r>
    </w:p>
    <w:p w14:paraId="48FB7F3B" w14:textId="77777777" w:rsidR="00260FF1" w:rsidRPr="00E77497" w:rsidRDefault="00260FF1" w:rsidP="00260FF1">
      <w:pPr>
        <w:pStyle w:val="Alg4"/>
        <w:numPr>
          <w:ilvl w:val="0"/>
          <w:numId w:val="200"/>
        </w:numPr>
      </w:pPr>
      <w:r w:rsidRPr="00E77497">
        <w:t xml:space="preserve">Let </w:t>
      </w:r>
      <w:r w:rsidRPr="00E77497">
        <w:rPr>
          <w:i/>
        </w:rPr>
        <w:t>arrayLen</w:t>
      </w:r>
      <w:r w:rsidRPr="00E77497">
        <w:t xml:space="preserve"> be the result of Get</w:t>
      </w:r>
      <w:r>
        <w:t>(</w:t>
      </w:r>
      <w:r w:rsidRPr="00E77497">
        <w:rPr>
          <w:i/>
        </w:rPr>
        <w:t>array</w:t>
      </w:r>
      <w:r>
        <w:t>,</w:t>
      </w:r>
      <w:r w:rsidRPr="00E77497">
        <w:t xml:space="preserve"> </w:t>
      </w:r>
      <w:r w:rsidRPr="00E77497">
        <w:rPr>
          <w:rFonts w:ascii="Courier New" w:hAnsi="Courier New"/>
          <w:b/>
        </w:rPr>
        <w:t>"length"</w:t>
      </w:r>
      <w:r>
        <w:rPr>
          <w:bCs/>
        </w:rPr>
        <w:t>)</w:t>
      </w:r>
      <w:r w:rsidRPr="00E77497">
        <w:t>.</w:t>
      </w:r>
    </w:p>
    <w:p w14:paraId="734CE4C1" w14:textId="77777777" w:rsidR="00260FF1" w:rsidRPr="00E77497" w:rsidRDefault="00260FF1" w:rsidP="00260FF1">
      <w:pPr>
        <w:pStyle w:val="Alg4"/>
        <w:numPr>
          <w:ilvl w:val="0"/>
          <w:numId w:val="200"/>
        </w:numPr>
      </w:pPr>
      <w:r w:rsidRPr="00E77497">
        <w:t xml:space="preserve">Let </w:t>
      </w:r>
      <w:r w:rsidRPr="00E77497">
        <w:rPr>
          <w:i/>
        </w:rPr>
        <w:t>len</w:t>
      </w:r>
      <w:r w:rsidRPr="00E77497">
        <w:t xml:space="preserve"> be </w:t>
      </w:r>
      <w:r>
        <w:t>ToLength</w:t>
      </w:r>
      <w:r w:rsidRPr="00E77497">
        <w:t>(</w:t>
      </w:r>
      <w:r w:rsidRPr="00E77497">
        <w:rPr>
          <w:i/>
        </w:rPr>
        <w:t>arrayLen</w:t>
      </w:r>
      <w:r w:rsidRPr="00E77497">
        <w:t>).</w:t>
      </w:r>
    </w:p>
    <w:p w14:paraId="67F0B6A6" w14:textId="77777777" w:rsidR="00260FF1" w:rsidRDefault="00260FF1" w:rsidP="00260FF1">
      <w:pPr>
        <w:pStyle w:val="Alg4"/>
        <w:numPr>
          <w:ilvl w:val="0"/>
          <w:numId w:val="200"/>
        </w:numPr>
        <w:contextualSpacing/>
      </w:pPr>
      <w:r>
        <w:t>ReturnIfAbrupt(</w:t>
      </w:r>
      <w:r w:rsidRPr="00E77497">
        <w:rPr>
          <w:i/>
        </w:rPr>
        <w:t>len</w:t>
      </w:r>
      <w:r>
        <w:t>).</w:t>
      </w:r>
    </w:p>
    <w:p w14:paraId="189BE5EF" w14:textId="77777777" w:rsidR="00260FF1" w:rsidRPr="00E77497" w:rsidRDefault="00260FF1" w:rsidP="00260FF1">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2FD0BD52" w14:textId="77777777" w:rsidR="00260FF1" w:rsidRPr="00E77497" w:rsidRDefault="00260FF1" w:rsidP="00260FF1">
      <w:pPr>
        <w:pStyle w:val="Alg4"/>
        <w:numPr>
          <w:ilvl w:val="0"/>
          <w:numId w:val="200"/>
        </w:numPr>
      </w:pPr>
      <w:r w:rsidRPr="00E77497">
        <w:t xml:space="preserve">If </w:t>
      </w:r>
      <w:r w:rsidRPr="00E77497">
        <w:rPr>
          <w:i/>
        </w:rPr>
        <w:t>len</w:t>
      </w:r>
      <w:r w:rsidRPr="00E77497">
        <w:t xml:space="preserve"> is zero, return the empty String.</w:t>
      </w:r>
    </w:p>
    <w:p w14:paraId="75FBAECE" w14:textId="77777777" w:rsidR="00260FF1" w:rsidRPr="00E77497" w:rsidRDefault="00260FF1" w:rsidP="00260FF1">
      <w:pPr>
        <w:pStyle w:val="Alg4"/>
        <w:numPr>
          <w:ilvl w:val="0"/>
          <w:numId w:val="200"/>
        </w:numPr>
      </w:pPr>
      <w:r w:rsidRPr="00E77497">
        <w:t xml:space="preserve">Let </w:t>
      </w:r>
      <w:r w:rsidRPr="00E77497">
        <w:rPr>
          <w:i/>
        </w:rPr>
        <w:t>firstElement</w:t>
      </w:r>
      <w:r w:rsidRPr="00E77497">
        <w:t xml:space="preserve"> be the result of Get</w:t>
      </w:r>
      <w:r>
        <w:t>(</w:t>
      </w:r>
      <w:r w:rsidRPr="00E77497">
        <w:rPr>
          <w:i/>
        </w:rPr>
        <w:t>array</w:t>
      </w:r>
      <w:r>
        <w:t>,</w:t>
      </w:r>
      <w:r w:rsidRPr="00E77497">
        <w:t xml:space="preserve"> </w:t>
      </w:r>
      <w:r w:rsidRPr="00E77497">
        <w:rPr>
          <w:rFonts w:ascii="Courier New" w:hAnsi="Courier New"/>
          <w:b/>
        </w:rPr>
        <w:t>"0"</w:t>
      </w:r>
      <w:r w:rsidRPr="00844B9F">
        <w:rPr>
          <w:bCs/>
        </w:rPr>
        <w:t>)</w:t>
      </w:r>
      <w:r w:rsidRPr="00E77497">
        <w:t>.</w:t>
      </w:r>
    </w:p>
    <w:p w14:paraId="536E01A2" w14:textId="77777777" w:rsidR="00260FF1" w:rsidRDefault="00260FF1" w:rsidP="00260FF1">
      <w:pPr>
        <w:pStyle w:val="Alg4"/>
        <w:numPr>
          <w:ilvl w:val="0"/>
          <w:numId w:val="200"/>
        </w:numPr>
      </w:pPr>
      <w:r>
        <w:t>ReturnIfAbrupt(</w:t>
      </w:r>
      <w:r>
        <w:rPr>
          <w:i/>
        </w:rPr>
        <w:t>firstElement</w:t>
      </w:r>
      <w:r>
        <w:t>).</w:t>
      </w:r>
    </w:p>
    <w:p w14:paraId="3E4173CD" w14:textId="77777777" w:rsidR="00260FF1" w:rsidRPr="00E77497" w:rsidRDefault="00260FF1" w:rsidP="00260FF1">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7004520B" w14:textId="77777777" w:rsidR="00260FF1" w:rsidRPr="00E77497" w:rsidRDefault="00260FF1" w:rsidP="00260FF1">
      <w:pPr>
        <w:pStyle w:val="Alg4"/>
        <w:numPr>
          <w:ilvl w:val="1"/>
          <w:numId w:val="200"/>
        </w:numPr>
      </w:pPr>
      <w:r w:rsidRPr="00E77497">
        <w:t xml:space="preserve">Let </w:t>
      </w:r>
      <w:r w:rsidRPr="00E77497">
        <w:rPr>
          <w:i/>
        </w:rPr>
        <w:t>R</w:t>
      </w:r>
      <w:r w:rsidRPr="00E77497">
        <w:t xml:space="preserve"> be the empty String.</w:t>
      </w:r>
    </w:p>
    <w:p w14:paraId="70CC5047" w14:textId="77777777" w:rsidR="00260FF1" w:rsidRPr="00E77497" w:rsidRDefault="00260FF1" w:rsidP="00260FF1">
      <w:pPr>
        <w:pStyle w:val="Alg4"/>
        <w:numPr>
          <w:ilvl w:val="0"/>
          <w:numId w:val="200"/>
        </w:numPr>
      </w:pPr>
      <w:r w:rsidRPr="00E77497">
        <w:t xml:space="preserve">Else </w:t>
      </w:r>
    </w:p>
    <w:p w14:paraId="69309D5D" w14:textId="77777777" w:rsidR="00260FF1" w:rsidRDefault="00260FF1" w:rsidP="00260FF1">
      <w:pPr>
        <w:pStyle w:val="Alg4"/>
        <w:numPr>
          <w:ilvl w:val="1"/>
          <w:numId w:val="200"/>
        </w:numPr>
      </w:pPr>
      <w:r w:rsidRPr="00E77497">
        <w:t xml:space="preserve">Let </w:t>
      </w:r>
      <w:r w:rsidRPr="00E77497">
        <w:rPr>
          <w:i/>
        </w:rPr>
        <w:t>R</w:t>
      </w:r>
      <w:r w:rsidRPr="00E77497">
        <w:t xml:space="preserve"> be the result of </w:t>
      </w:r>
      <w:r>
        <w:t>Invoke(</w:t>
      </w:r>
      <w:r w:rsidRPr="00E77497">
        <w:rPr>
          <w:i/>
        </w:rPr>
        <w:t>firstElement</w:t>
      </w:r>
      <w:r>
        <w:t>,</w:t>
      </w:r>
      <w:r w:rsidRPr="00E77497">
        <w:rPr>
          <w:i/>
        </w:rPr>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14:paraId="0911F672" w14:textId="77777777" w:rsidR="00260FF1" w:rsidRDefault="00260FF1" w:rsidP="00260FF1">
      <w:pPr>
        <w:pStyle w:val="Alg4"/>
        <w:numPr>
          <w:ilvl w:val="1"/>
          <w:numId w:val="200"/>
        </w:numPr>
        <w:contextualSpacing/>
      </w:pPr>
      <w:commentRangeStart w:id="11965"/>
      <w:r>
        <w:t xml:space="preserve">Let </w:t>
      </w:r>
      <w:r w:rsidRPr="00610B3D">
        <w:rPr>
          <w:i/>
        </w:rPr>
        <w:t>R</w:t>
      </w:r>
      <w:r>
        <w:t xml:space="preserve"> be ToString(</w:t>
      </w:r>
      <w:r w:rsidRPr="00610B3D">
        <w:rPr>
          <w:i/>
        </w:rPr>
        <w:t>R</w:t>
      </w:r>
      <w:r>
        <w:t>).</w:t>
      </w:r>
      <w:commentRangeEnd w:id="11965"/>
      <w:r>
        <w:rPr>
          <w:rStyle w:val="af6"/>
          <w:rFonts w:ascii="Arial" w:eastAsia="MS Mincho" w:hAnsi="Arial"/>
          <w:spacing w:val="0"/>
          <w:lang w:eastAsia="ja-JP"/>
        </w:rPr>
        <w:commentReference w:id="11965"/>
      </w:r>
    </w:p>
    <w:p w14:paraId="112817FB" w14:textId="77777777" w:rsidR="00260FF1" w:rsidRPr="00E77497" w:rsidRDefault="00260FF1" w:rsidP="00260FF1">
      <w:pPr>
        <w:pStyle w:val="Alg4"/>
        <w:numPr>
          <w:ilvl w:val="1"/>
          <w:numId w:val="200"/>
        </w:numPr>
        <w:contextualSpacing/>
      </w:pPr>
      <w:r>
        <w:t>ReturnIfAbrupt(</w:t>
      </w:r>
      <w:r>
        <w:rPr>
          <w:i/>
        </w:rPr>
        <w:t>R</w:t>
      </w:r>
      <w:r>
        <w:t>).</w:t>
      </w:r>
    </w:p>
    <w:p w14:paraId="4A2CC43C" w14:textId="77777777" w:rsidR="00260FF1" w:rsidRPr="00E77497" w:rsidRDefault="00260FF1" w:rsidP="00260FF1">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327119A6" w14:textId="77777777" w:rsidR="00260FF1" w:rsidRPr="00E77497" w:rsidRDefault="00260FF1" w:rsidP="00260FF1">
      <w:pPr>
        <w:pStyle w:val="Alg4"/>
        <w:numPr>
          <w:ilvl w:val="0"/>
          <w:numId w:val="200"/>
        </w:numPr>
      </w:pPr>
      <w:r w:rsidRPr="00E77497">
        <w:t xml:space="preserve">Repeat, while </w:t>
      </w:r>
      <w:r w:rsidRPr="00E77497">
        <w:rPr>
          <w:i/>
        </w:rPr>
        <w:t>k</w:t>
      </w:r>
      <w:r w:rsidRPr="00E77497">
        <w:t xml:space="preserve"> &lt; </w:t>
      </w:r>
      <w:r w:rsidRPr="00E77497">
        <w:rPr>
          <w:i/>
        </w:rPr>
        <w:t>len</w:t>
      </w:r>
    </w:p>
    <w:p w14:paraId="37F1C5B4" w14:textId="77777777" w:rsidR="00260FF1" w:rsidRPr="00E77497" w:rsidRDefault="00260FF1" w:rsidP="00260FF1">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513A6068" w14:textId="77777777" w:rsidR="00260FF1" w:rsidRPr="00E77497" w:rsidRDefault="00260FF1" w:rsidP="00260FF1">
      <w:pPr>
        <w:pStyle w:val="Alg4"/>
        <w:numPr>
          <w:ilvl w:val="1"/>
          <w:numId w:val="200"/>
        </w:numPr>
      </w:pPr>
      <w:r w:rsidRPr="00E77497">
        <w:t xml:space="preserve">Let </w:t>
      </w:r>
      <w:r w:rsidRPr="00E77497">
        <w:rPr>
          <w:i/>
        </w:rPr>
        <w:t>nextElement</w:t>
      </w:r>
      <w:r w:rsidRPr="00E77497">
        <w:t xml:space="preserve"> be the result of Get</w:t>
      </w:r>
      <w:r>
        <w:t>(</w:t>
      </w:r>
      <w:r w:rsidRPr="00E77497">
        <w:rPr>
          <w:i/>
        </w:rPr>
        <w:t>array</w:t>
      </w:r>
      <w:r>
        <w:t>,</w:t>
      </w:r>
      <w:r w:rsidRPr="00E77497">
        <w:t>ToString(</w:t>
      </w:r>
      <w:r w:rsidRPr="00E77497">
        <w:rPr>
          <w:i/>
        </w:rPr>
        <w:t>k</w:t>
      </w:r>
      <w:r w:rsidRPr="00E77497">
        <w:t>)</w:t>
      </w:r>
      <w:r>
        <w:t>)</w:t>
      </w:r>
      <w:r w:rsidRPr="00E77497">
        <w:t>.</w:t>
      </w:r>
    </w:p>
    <w:p w14:paraId="479163B3" w14:textId="77777777" w:rsidR="00260FF1" w:rsidRDefault="00260FF1" w:rsidP="00260FF1">
      <w:pPr>
        <w:pStyle w:val="Alg4"/>
        <w:numPr>
          <w:ilvl w:val="1"/>
          <w:numId w:val="200"/>
        </w:numPr>
      </w:pPr>
      <w:r>
        <w:t>ReturnIfAbrupt(</w:t>
      </w:r>
      <w:r>
        <w:rPr>
          <w:i/>
        </w:rPr>
        <w:t>nextElement</w:t>
      </w:r>
      <w:r>
        <w:t>).</w:t>
      </w:r>
    </w:p>
    <w:p w14:paraId="2FAAB5C7" w14:textId="77777777" w:rsidR="00260FF1" w:rsidRPr="00E77497" w:rsidRDefault="00260FF1" w:rsidP="00260FF1">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430C4E69" w14:textId="77777777" w:rsidR="00260FF1" w:rsidRPr="00E77497" w:rsidRDefault="00260FF1" w:rsidP="00260FF1">
      <w:pPr>
        <w:pStyle w:val="Alg4"/>
        <w:numPr>
          <w:ilvl w:val="2"/>
          <w:numId w:val="200"/>
        </w:numPr>
      </w:pPr>
      <w:r w:rsidRPr="00E77497">
        <w:t xml:space="preserve">Let </w:t>
      </w:r>
      <w:r w:rsidRPr="00E77497">
        <w:rPr>
          <w:i/>
        </w:rPr>
        <w:t>R</w:t>
      </w:r>
      <w:r w:rsidRPr="00E77497">
        <w:t xml:space="preserve"> be the empty String.</w:t>
      </w:r>
    </w:p>
    <w:p w14:paraId="4A28F80C" w14:textId="77777777" w:rsidR="00260FF1" w:rsidRPr="00E77497" w:rsidRDefault="00260FF1" w:rsidP="00260FF1">
      <w:pPr>
        <w:pStyle w:val="Alg4"/>
        <w:numPr>
          <w:ilvl w:val="1"/>
          <w:numId w:val="200"/>
        </w:numPr>
      </w:pPr>
      <w:r w:rsidRPr="00E77497">
        <w:t xml:space="preserve">Else </w:t>
      </w:r>
    </w:p>
    <w:p w14:paraId="20C0BF66" w14:textId="77777777" w:rsidR="00260FF1" w:rsidRDefault="00260FF1" w:rsidP="00260FF1">
      <w:pPr>
        <w:pStyle w:val="Alg4"/>
        <w:numPr>
          <w:ilvl w:val="2"/>
          <w:numId w:val="200"/>
        </w:numPr>
      </w:pPr>
      <w:r w:rsidRPr="00E77497">
        <w:t xml:space="preserve">Let </w:t>
      </w:r>
      <w:r w:rsidRPr="00E77497">
        <w:rPr>
          <w:i/>
        </w:rPr>
        <w:t>R</w:t>
      </w:r>
      <w:r w:rsidRPr="00E77497">
        <w:t xml:space="preserve"> be the result of </w:t>
      </w:r>
      <w:r>
        <w:t>Invoke(</w:t>
      </w:r>
      <w:r w:rsidRPr="00E77497">
        <w:rPr>
          <w:i/>
        </w:rPr>
        <w:t>nextElement</w:t>
      </w:r>
      <w:r>
        <w:t>,</w:t>
      </w:r>
      <w:r w:rsidRPr="00E77497">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14:paraId="1D7B7A22" w14:textId="77777777" w:rsidR="00260FF1" w:rsidRDefault="00260FF1" w:rsidP="00260FF1">
      <w:pPr>
        <w:pStyle w:val="Alg4"/>
        <w:numPr>
          <w:ilvl w:val="2"/>
          <w:numId w:val="200"/>
        </w:numPr>
        <w:contextualSpacing/>
      </w:pPr>
      <w:commentRangeStart w:id="11966"/>
      <w:r>
        <w:t xml:space="preserve">Let </w:t>
      </w:r>
      <w:r w:rsidRPr="00610B3D">
        <w:rPr>
          <w:i/>
        </w:rPr>
        <w:t>R</w:t>
      </w:r>
      <w:r>
        <w:t xml:space="preserve"> be ToString(</w:t>
      </w:r>
      <w:r w:rsidRPr="00610B3D">
        <w:rPr>
          <w:i/>
        </w:rPr>
        <w:t>R</w:t>
      </w:r>
      <w:r>
        <w:t>).</w:t>
      </w:r>
      <w:commentRangeEnd w:id="11966"/>
      <w:r>
        <w:rPr>
          <w:rStyle w:val="af6"/>
          <w:rFonts w:ascii="Arial" w:eastAsia="MS Mincho" w:hAnsi="Arial"/>
          <w:spacing w:val="0"/>
          <w:lang w:eastAsia="ja-JP"/>
        </w:rPr>
        <w:commentReference w:id="11966"/>
      </w:r>
    </w:p>
    <w:p w14:paraId="2509282B" w14:textId="77777777" w:rsidR="00260FF1" w:rsidRPr="00E77497" w:rsidRDefault="00260FF1" w:rsidP="00260FF1">
      <w:pPr>
        <w:pStyle w:val="Alg4"/>
        <w:numPr>
          <w:ilvl w:val="2"/>
          <w:numId w:val="200"/>
        </w:numPr>
        <w:contextualSpacing/>
      </w:pPr>
      <w:r>
        <w:t>ReturnIfAbrupt(</w:t>
      </w:r>
      <w:r>
        <w:rPr>
          <w:i/>
        </w:rPr>
        <w:t>R</w:t>
      </w:r>
      <w:r>
        <w:t>).</w:t>
      </w:r>
    </w:p>
    <w:p w14:paraId="6B56CDD7" w14:textId="77777777" w:rsidR="00260FF1" w:rsidRPr="00E77497" w:rsidRDefault="00260FF1" w:rsidP="00260FF1">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7C23913C" w14:textId="77777777" w:rsidR="00260FF1" w:rsidRPr="00E77497" w:rsidRDefault="00260FF1" w:rsidP="00260FF1">
      <w:pPr>
        <w:pStyle w:val="Alg4"/>
        <w:numPr>
          <w:ilvl w:val="1"/>
          <w:numId w:val="200"/>
        </w:numPr>
      </w:pPr>
      <w:r w:rsidRPr="00E77497">
        <w:t xml:space="preserve">Increase </w:t>
      </w:r>
      <w:r w:rsidRPr="00E77497">
        <w:rPr>
          <w:i/>
        </w:rPr>
        <w:t>k</w:t>
      </w:r>
      <w:r w:rsidRPr="00E77497">
        <w:t xml:space="preserve"> by 1.</w:t>
      </w:r>
    </w:p>
    <w:p w14:paraId="7B87ACCB" w14:textId="77777777" w:rsidR="00260FF1" w:rsidRPr="00E77497" w:rsidRDefault="00260FF1" w:rsidP="00260FF1">
      <w:pPr>
        <w:pStyle w:val="Alg4"/>
        <w:numPr>
          <w:ilvl w:val="0"/>
          <w:numId w:val="200"/>
        </w:numPr>
        <w:spacing w:after="220"/>
      </w:pPr>
      <w:r w:rsidRPr="00E77497">
        <w:t xml:space="preserve">Return </w:t>
      </w:r>
      <w:r w:rsidRPr="00E77497">
        <w:rPr>
          <w:i/>
        </w:rPr>
        <w:t>R</w:t>
      </w:r>
      <w:r w:rsidRPr="00E77497">
        <w:t>.</w:t>
      </w:r>
    </w:p>
    <w:p w14:paraId="1EFCEDA5" w14:textId="77777777" w:rsidR="00260FF1" w:rsidRPr="00E77497" w:rsidRDefault="00260FF1" w:rsidP="00260FF1">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68359D31" w14:textId="77777777" w:rsidR="00260FF1" w:rsidRPr="00E77497" w:rsidRDefault="00260FF1" w:rsidP="00260FF1">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r>
        <w:rPr>
          <w:sz w:val="18"/>
        </w:rPr>
        <w:t>n</w:t>
      </w:r>
      <w:r w:rsidRPr="00E77497">
        <w:rPr>
          <w:sz w:val="18"/>
        </w:rPr>
        <w:t xml:space="preserve"> </w:t>
      </w:r>
      <w:r>
        <w:rPr>
          <w:sz w:val="18"/>
        </w:rPr>
        <w:t>exotic</w:t>
      </w:r>
      <w:r w:rsidRPr="00E77497">
        <w:rPr>
          <w:sz w:val="18"/>
        </w:rPr>
        <w:t xml:space="preserve"> object</w:t>
      </w:r>
      <w:r w:rsidRPr="000625F1">
        <w:t xml:space="preserve"> </w:t>
      </w:r>
      <w:r w:rsidRPr="005D449B">
        <w:rPr>
          <w:sz w:val="18"/>
        </w:rPr>
        <w:t>that is not an Array</w:t>
      </w:r>
      <w:r w:rsidRPr="008E7E56">
        <w:rPr>
          <w:sz w:val="16"/>
        </w:rPr>
        <w:t xml:space="preserve"> </w:t>
      </w:r>
      <w:r w:rsidRPr="00E77497">
        <w:rPr>
          <w:sz w:val="18"/>
        </w:rPr>
        <w:t>is implementation-dependent.</w:t>
      </w:r>
    </w:p>
    <w:p w14:paraId="6BDC613A" w14:textId="77777777" w:rsidR="00260FF1" w:rsidRPr="00E77497" w:rsidRDefault="00260FF1" w:rsidP="00260FF1">
      <w:pPr>
        <w:pStyle w:val="40"/>
      </w:pPr>
      <w:bookmarkStart w:id="11967" w:name="_Ref366081115"/>
      <w:r w:rsidRPr="00E77497">
        <w:t>Array.prototype.toString ( )</w:t>
      </w:r>
      <w:bookmarkEnd w:id="11967"/>
    </w:p>
    <w:p w14:paraId="008AD4A7" w14:textId="77777777" w:rsidR="00260FF1" w:rsidRPr="00E77497" w:rsidRDefault="00260FF1" w:rsidP="00260FF1">
      <w:r w:rsidRPr="00E77497">
        <w:t xml:space="preserve">When the </w:t>
      </w:r>
      <w:r w:rsidRPr="00E77497">
        <w:rPr>
          <w:rFonts w:ascii="Courier New" w:hAnsi="Courier New"/>
          <w:b/>
        </w:rPr>
        <w:t>toString</w:t>
      </w:r>
      <w:r w:rsidRPr="00E77497">
        <w:t xml:space="preserve"> method is called, the following steps are taken:</w:t>
      </w:r>
    </w:p>
    <w:p w14:paraId="690CB167" w14:textId="77777777" w:rsidR="00260FF1" w:rsidRPr="00E77497" w:rsidRDefault="00260FF1" w:rsidP="00260FF1">
      <w:pPr>
        <w:pStyle w:val="Alg4"/>
        <w:numPr>
          <w:ilvl w:val="0"/>
          <w:numId w:val="1317"/>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26FEB91A" w14:textId="77777777" w:rsidR="00260FF1" w:rsidRDefault="00260FF1" w:rsidP="00260FF1">
      <w:pPr>
        <w:pStyle w:val="Alg4"/>
        <w:numPr>
          <w:ilvl w:val="0"/>
          <w:numId w:val="1317"/>
        </w:numPr>
        <w:contextualSpacing/>
      </w:pPr>
      <w:r>
        <w:t>ReturnIfAbrupt(</w:t>
      </w:r>
      <w:r>
        <w:rPr>
          <w:i/>
        </w:rPr>
        <w:t>array</w:t>
      </w:r>
      <w:r>
        <w:t>).</w:t>
      </w:r>
    </w:p>
    <w:p w14:paraId="150FE2FB" w14:textId="77777777" w:rsidR="00260FF1" w:rsidRPr="00E77497" w:rsidRDefault="00260FF1" w:rsidP="00260FF1">
      <w:pPr>
        <w:pStyle w:val="Alg4"/>
        <w:numPr>
          <w:ilvl w:val="0"/>
          <w:numId w:val="1317"/>
        </w:numPr>
      </w:pPr>
      <w:r w:rsidRPr="00E77497">
        <w:t xml:space="preserve">Let </w:t>
      </w:r>
      <w:r w:rsidRPr="00E77497">
        <w:rPr>
          <w:i/>
        </w:rPr>
        <w:t>func</w:t>
      </w:r>
      <w:r w:rsidRPr="00E77497">
        <w:t xml:space="preserve"> be the result of Get</w:t>
      </w:r>
      <w:r>
        <w:t>(</w:t>
      </w:r>
      <w:r w:rsidRPr="00E77497">
        <w:rPr>
          <w:i/>
        </w:rPr>
        <w:t>array</w:t>
      </w:r>
      <w:r>
        <w:t>,</w:t>
      </w:r>
      <w:r w:rsidRPr="00E77497">
        <w:t xml:space="preserve"> </w:t>
      </w:r>
      <w:r w:rsidRPr="00E77497">
        <w:rPr>
          <w:rFonts w:ascii="Courier New" w:hAnsi="Courier New"/>
          <w:b/>
        </w:rPr>
        <w:t>"join"</w:t>
      </w:r>
      <w:r w:rsidRPr="00844B9F">
        <w:rPr>
          <w:bCs/>
        </w:rPr>
        <w:t>)</w:t>
      </w:r>
      <w:r w:rsidRPr="00E77497">
        <w:t>.</w:t>
      </w:r>
    </w:p>
    <w:p w14:paraId="1D836411" w14:textId="77777777" w:rsidR="00260FF1" w:rsidRDefault="00260FF1" w:rsidP="00260FF1">
      <w:pPr>
        <w:pStyle w:val="Alg4"/>
        <w:numPr>
          <w:ilvl w:val="0"/>
          <w:numId w:val="1317"/>
        </w:numPr>
        <w:contextualSpacing/>
      </w:pPr>
      <w:r>
        <w:t>ReturnIfAbrupt(</w:t>
      </w:r>
      <w:r>
        <w:rPr>
          <w:i/>
        </w:rPr>
        <w:t>func</w:t>
      </w:r>
      <w:r>
        <w:t>).</w:t>
      </w:r>
    </w:p>
    <w:p w14:paraId="54A2B272" w14:textId="77777777" w:rsidR="00260FF1" w:rsidRPr="00E77497" w:rsidRDefault="00260FF1" w:rsidP="00260FF1">
      <w:pPr>
        <w:pStyle w:val="Alg4"/>
        <w:numPr>
          <w:ilvl w:val="0"/>
          <w:numId w:val="1317"/>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w:t>
      </w:r>
      <w:r w:rsidR="006A3D7C">
        <w:fldChar w:fldCharType="begin"/>
      </w:r>
      <w:r w:rsidR="006A3D7C">
        <w:instrText xml:space="preserve"> REF _Ref366080108 \r \h </w:instrText>
      </w:r>
      <w:r w:rsidR="006A3D7C">
        <w:fldChar w:fldCharType="separate"/>
      </w:r>
      <w:r w:rsidR="00D433E8">
        <w:t>19.1.4.6</w:t>
      </w:r>
      <w:r w:rsidR="006A3D7C">
        <w:fldChar w:fldCharType="end"/>
      </w:r>
      <w:r w:rsidRPr="00E77497">
        <w:t>).</w:t>
      </w:r>
    </w:p>
    <w:p w14:paraId="00A4AA31" w14:textId="77777777" w:rsidR="00260FF1" w:rsidRPr="00E77497" w:rsidRDefault="00260FF1" w:rsidP="00260FF1">
      <w:pPr>
        <w:pStyle w:val="Alg4"/>
        <w:numPr>
          <w:ilvl w:val="0"/>
          <w:numId w:val="1317"/>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w:t>
      </w:r>
      <w:r w:rsidRPr="006637C6">
        <w:rPr>
          <w:i/>
        </w:rPr>
        <w:t>this</w:t>
      </w:r>
      <w:r>
        <w:rPr>
          <w:i/>
        </w:rPr>
        <w:t>Argument</w:t>
      </w:r>
      <w:r w:rsidRPr="00E77497">
        <w:t xml:space="preserve"> and an empty</w:t>
      </w:r>
      <w:r>
        <w:t xml:space="preserve"> List as</w:t>
      </w:r>
      <w:r w:rsidRPr="00E77497">
        <w:t xml:space="preserve"> </w:t>
      </w:r>
      <w:r w:rsidRPr="008D31E0">
        <w:rPr>
          <w:i/>
          <w:iCs/>
        </w:rPr>
        <w:t>argumentsList</w:t>
      </w:r>
      <w:r w:rsidRPr="00E77497">
        <w:t>.</w:t>
      </w:r>
    </w:p>
    <w:p w14:paraId="4821C70F" w14:textId="77777777" w:rsidR="00260FF1" w:rsidRPr="00E77497" w:rsidRDefault="00260FF1" w:rsidP="00260FF1">
      <w:pPr>
        <w:pStyle w:val="Note"/>
      </w:pPr>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r>
        <w:t>n</w:t>
      </w:r>
      <w:r w:rsidRPr="00E77497">
        <w:t xml:space="preserve"> </w:t>
      </w:r>
      <w:r>
        <w:t>exotic</w:t>
      </w:r>
      <w:r w:rsidRPr="00E77497">
        <w:t xml:space="preserve"> object</w:t>
      </w:r>
      <w:r>
        <w:t xml:space="preserve"> that is not an Array</w:t>
      </w:r>
      <w:r w:rsidRPr="00E77497">
        <w:t xml:space="preserve"> is implementation-dependent.</w:t>
      </w:r>
    </w:p>
    <w:p w14:paraId="52DE5933" w14:textId="77777777" w:rsidR="00260FF1" w:rsidRPr="00E77497" w:rsidRDefault="00260FF1" w:rsidP="00260FF1">
      <w:pPr>
        <w:pStyle w:val="40"/>
      </w:pPr>
      <w:r w:rsidRPr="00E77497">
        <w:t>Array.prototype.unshift ( [ item1 [ , item2 [ , … ] ] ] )</w:t>
      </w:r>
    </w:p>
    <w:p w14:paraId="3710DB29" w14:textId="77777777" w:rsidR="00260FF1" w:rsidRPr="00E77497" w:rsidRDefault="00260FF1" w:rsidP="00260FF1">
      <w:r w:rsidRPr="00E77497">
        <w:t>The arguments are prepended to the start of the array, such that their order within the array is the same as the order in which they appear in the argument list.</w:t>
      </w:r>
    </w:p>
    <w:p w14:paraId="1CB4815F" w14:textId="77777777" w:rsidR="00260FF1" w:rsidRPr="00E77497" w:rsidRDefault="00260FF1" w:rsidP="00260FF1">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53D3EC4E" w14:textId="77777777" w:rsidR="00260FF1" w:rsidRPr="00E77497" w:rsidRDefault="00260FF1" w:rsidP="00260FF1">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41D6187" w14:textId="77777777" w:rsidR="00260FF1" w:rsidRDefault="00260FF1" w:rsidP="00260FF1">
      <w:pPr>
        <w:pStyle w:val="Alg4"/>
        <w:numPr>
          <w:ilvl w:val="0"/>
          <w:numId w:val="212"/>
        </w:numPr>
      </w:pPr>
      <w:r>
        <w:t>ReturnIfAbrupt(</w:t>
      </w:r>
      <w:r>
        <w:rPr>
          <w:i/>
        </w:rPr>
        <w:t>O</w:t>
      </w:r>
      <w:r>
        <w:t>).</w:t>
      </w:r>
    </w:p>
    <w:p w14:paraId="76332ED0" w14:textId="77777777" w:rsidR="00260FF1" w:rsidRPr="00E77497" w:rsidRDefault="00260FF1" w:rsidP="00260FF1">
      <w:pPr>
        <w:pStyle w:val="Alg4"/>
        <w:numPr>
          <w:ilvl w:val="0"/>
          <w:numId w:val="21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2497D94D" w14:textId="77777777" w:rsidR="00260FF1" w:rsidRPr="00E77497" w:rsidRDefault="00260FF1" w:rsidP="00260FF1">
      <w:pPr>
        <w:pStyle w:val="Alg4"/>
        <w:numPr>
          <w:ilvl w:val="0"/>
          <w:numId w:val="21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70781CA3" w14:textId="77777777" w:rsidR="00260FF1" w:rsidRPr="00E77497" w:rsidRDefault="00260FF1" w:rsidP="00260FF1">
      <w:pPr>
        <w:pStyle w:val="Alg4"/>
        <w:numPr>
          <w:ilvl w:val="0"/>
          <w:numId w:val="212"/>
        </w:numPr>
        <w:contextualSpacing/>
      </w:pPr>
      <w:r>
        <w:t>ReturnIfAbrupt(</w:t>
      </w:r>
      <w:r w:rsidRPr="00E77497">
        <w:rPr>
          <w:i/>
        </w:rPr>
        <w:t>len</w:t>
      </w:r>
      <w:r>
        <w:t>).</w:t>
      </w:r>
    </w:p>
    <w:p w14:paraId="4AEF85DC" w14:textId="77777777" w:rsidR="00260FF1" w:rsidRPr="00E77497" w:rsidRDefault="00260FF1" w:rsidP="00260FF1">
      <w:pPr>
        <w:pStyle w:val="Alg4"/>
        <w:numPr>
          <w:ilvl w:val="0"/>
          <w:numId w:val="212"/>
        </w:numPr>
      </w:pPr>
      <w:r w:rsidRPr="00E77497">
        <w:t xml:space="preserve">Let </w:t>
      </w:r>
      <w:r w:rsidRPr="00E77497">
        <w:rPr>
          <w:i/>
        </w:rPr>
        <w:t>argCount</w:t>
      </w:r>
      <w:r w:rsidRPr="00E77497">
        <w:t xml:space="preserve"> be the number of actual arguments.</w:t>
      </w:r>
    </w:p>
    <w:p w14:paraId="61EF3172" w14:textId="77777777" w:rsidR="00260FF1" w:rsidRPr="00E77497" w:rsidRDefault="00260FF1" w:rsidP="00260FF1">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14:paraId="3048CB2A" w14:textId="77777777" w:rsidR="00260FF1" w:rsidRPr="00E77497" w:rsidRDefault="00260FF1" w:rsidP="00260FF1">
      <w:pPr>
        <w:pStyle w:val="Alg4"/>
        <w:numPr>
          <w:ilvl w:val="0"/>
          <w:numId w:val="212"/>
        </w:numPr>
      </w:pPr>
      <w:r w:rsidRPr="00E77497">
        <w:t xml:space="preserve">Repeat, while </w:t>
      </w:r>
      <w:r w:rsidRPr="00E77497">
        <w:rPr>
          <w:i/>
        </w:rPr>
        <w:t>k</w:t>
      </w:r>
      <w:r w:rsidRPr="00E77497">
        <w:t xml:space="preserve"> &gt; 0, </w:t>
      </w:r>
    </w:p>
    <w:p w14:paraId="73A6E18C" w14:textId="77777777" w:rsidR="00260FF1" w:rsidRPr="00E77497" w:rsidRDefault="00260FF1" w:rsidP="00260FF1">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14:paraId="6427A926" w14:textId="77777777" w:rsidR="00260FF1" w:rsidRPr="00E77497" w:rsidRDefault="00260FF1" w:rsidP="00260FF1">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14:paraId="60910938" w14:textId="77777777" w:rsidR="00260FF1" w:rsidRPr="00E77497" w:rsidRDefault="00260FF1" w:rsidP="00260FF1">
      <w:pPr>
        <w:pStyle w:val="Alg4"/>
        <w:numPr>
          <w:ilvl w:val="1"/>
          <w:numId w:val="212"/>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Cs/>
        </w:rPr>
        <w:t>)</w:t>
      </w:r>
      <w:r w:rsidRPr="00E77497">
        <w:t>.</w:t>
      </w:r>
    </w:p>
    <w:p w14:paraId="371B9132" w14:textId="77777777" w:rsidR="00260FF1" w:rsidRDefault="00260FF1" w:rsidP="00260FF1">
      <w:pPr>
        <w:pStyle w:val="Alg3"/>
        <w:numPr>
          <w:ilvl w:val="1"/>
          <w:numId w:val="212"/>
        </w:numPr>
        <w:tabs>
          <w:tab w:val="left" w:pos="720"/>
        </w:tabs>
      </w:pPr>
      <w:r>
        <w:t>ReturnIfAbrupt(</w:t>
      </w:r>
      <w:r>
        <w:rPr>
          <w:i/>
          <w:iCs/>
        </w:rPr>
        <w:t>fromPresent</w:t>
      </w:r>
      <w:r>
        <w:t>).</w:t>
      </w:r>
    </w:p>
    <w:p w14:paraId="379DFB90" w14:textId="77777777" w:rsidR="00260FF1" w:rsidRPr="00E77497" w:rsidRDefault="00260FF1" w:rsidP="00260FF1">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14:paraId="42C89955" w14:textId="77777777" w:rsidR="00260FF1" w:rsidRPr="00E77497" w:rsidRDefault="00260FF1" w:rsidP="00260FF1">
      <w:pPr>
        <w:pStyle w:val="Alg4"/>
        <w:numPr>
          <w:ilvl w:val="2"/>
          <w:numId w:val="212"/>
        </w:numPr>
        <w:tabs>
          <w:tab w:val="left" w:pos="2340"/>
        </w:tabs>
      </w:pPr>
      <w:r w:rsidRPr="00E77497">
        <w:t xml:space="preserve">Let </w:t>
      </w:r>
      <w:r w:rsidRPr="00E77497">
        <w:rPr>
          <w:i/>
        </w:rPr>
        <w:t>fromValue</w:t>
      </w:r>
      <w:r w:rsidRPr="00E77497">
        <w:t xml:space="preserve"> be the result of Get</w:t>
      </w:r>
      <w:r>
        <w:t>(</w:t>
      </w:r>
      <w:r w:rsidRPr="00E77497">
        <w:rPr>
          <w:i/>
        </w:rPr>
        <w:t>O</w:t>
      </w:r>
      <w:r>
        <w:t>,</w:t>
      </w:r>
      <w:r w:rsidRPr="00E77497">
        <w:t xml:space="preserve"> </w:t>
      </w:r>
      <w:r w:rsidRPr="00E77497">
        <w:rPr>
          <w:i/>
        </w:rPr>
        <w:t>from</w:t>
      </w:r>
      <w:r>
        <w:rPr>
          <w:iCs/>
        </w:rPr>
        <w:t>)</w:t>
      </w:r>
      <w:r w:rsidRPr="00E77497">
        <w:t>.</w:t>
      </w:r>
    </w:p>
    <w:p w14:paraId="24AF1970" w14:textId="77777777" w:rsidR="00260FF1" w:rsidRDefault="00260FF1" w:rsidP="00260FF1">
      <w:pPr>
        <w:pStyle w:val="Alg4"/>
        <w:numPr>
          <w:ilvl w:val="2"/>
          <w:numId w:val="212"/>
        </w:numPr>
        <w:tabs>
          <w:tab w:val="left" w:pos="2340"/>
        </w:tabs>
      </w:pPr>
      <w:r>
        <w:t>ReturnIfAbrupt(</w:t>
      </w:r>
      <w:r>
        <w:rPr>
          <w:i/>
        </w:rPr>
        <w:t>fromValue</w:t>
      </w:r>
      <w:r>
        <w:t>).</w:t>
      </w:r>
    </w:p>
    <w:p w14:paraId="6C6FA312" w14:textId="77777777" w:rsidR="00260FF1" w:rsidRPr="00E77497" w:rsidRDefault="00260FF1" w:rsidP="00260FF1">
      <w:pPr>
        <w:pStyle w:val="Alg4"/>
        <w:numPr>
          <w:ilvl w:val="2"/>
          <w:numId w:val="212"/>
        </w:numPr>
        <w:tabs>
          <w:tab w:val="left" w:pos="2340"/>
        </w:tabs>
      </w:pPr>
      <w:r>
        <w:t xml:space="preserve">Let </w:t>
      </w:r>
      <w:r>
        <w:rPr>
          <w:i/>
        </w:rPr>
        <w:t>put</w:t>
      </w:r>
      <w:r w:rsidRPr="00F726FB">
        <w:rPr>
          <w:i/>
        </w:rPr>
        <w:t>Status</w:t>
      </w:r>
      <w:r>
        <w:t xml:space="preserve"> be the result of </w:t>
      </w:r>
      <w:r w:rsidRPr="00E77497">
        <w:t>Put</w:t>
      </w:r>
      <w:r>
        <w:t>(</w:t>
      </w:r>
      <w:r w:rsidRPr="00E77497">
        <w:rPr>
          <w:i/>
        </w:rPr>
        <w:t>O</w:t>
      </w:r>
      <w:r>
        <w:t>,</w:t>
      </w:r>
      <w:r w:rsidRPr="00E77497">
        <w:t xml:space="preserve"> </w:t>
      </w:r>
      <w:r w:rsidRPr="00E77497">
        <w:rPr>
          <w:i/>
        </w:rPr>
        <w:t>to</w:t>
      </w:r>
      <w:r w:rsidRPr="00E77497">
        <w:t xml:space="preserve">, </w:t>
      </w:r>
      <w:r w:rsidRPr="00E77497">
        <w:rPr>
          <w:i/>
        </w:rPr>
        <w:t>fromValue</w:t>
      </w:r>
      <w:r w:rsidRPr="00E77497">
        <w:t xml:space="preserve">, </w:t>
      </w:r>
      <w:r w:rsidRPr="00E77497">
        <w:rPr>
          <w:b/>
        </w:rPr>
        <w:t>true</w:t>
      </w:r>
      <w:r>
        <w:rPr>
          <w:bCs/>
        </w:rPr>
        <w:t>)</w:t>
      </w:r>
      <w:r w:rsidRPr="00E77497">
        <w:t>.</w:t>
      </w:r>
    </w:p>
    <w:p w14:paraId="11CFCB06" w14:textId="77777777" w:rsidR="00260FF1" w:rsidRDefault="00260FF1" w:rsidP="00260FF1">
      <w:pPr>
        <w:pStyle w:val="Alg4"/>
        <w:numPr>
          <w:ilvl w:val="2"/>
          <w:numId w:val="212"/>
        </w:numPr>
      </w:pPr>
      <w:r>
        <w:t>ReturnIfAbrupt(</w:t>
      </w:r>
      <w:r>
        <w:rPr>
          <w:i/>
        </w:rPr>
        <w:t>putStatus</w:t>
      </w:r>
      <w:r>
        <w:t>).</w:t>
      </w:r>
    </w:p>
    <w:p w14:paraId="6BAC64CB" w14:textId="77777777" w:rsidR="00260FF1" w:rsidRPr="00E77497" w:rsidRDefault="00260FF1" w:rsidP="00260FF1">
      <w:pPr>
        <w:pStyle w:val="Alg4"/>
        <w:numPr>
          <w:ilvl w:val="1"/>
          <w:numId w:val="212"/>
        </w:numPr>
      </w:pPr>
      <w:r w:rsidRPr="00E77497">
        <w:t xml:space="preserve">Else </w:t>
      </w:r>
      <w:r w:rsidRPr="00E77497">
        <w:rPr>
          <w:i/>
        </w:rPr>
        <w:t>fromPresent</w:t>
      </w:r>
      <w:r w:rsidRPr="00E77497">
        <w:t xml:space="preserve"> is </w:t>
      </w:r>
      <w:r w:rsidRPr="00E77497">
        <w:rPr>
          <w:b/>
        </w:rPr>
        <w:t>false</w:t>
      </w:r>
      <w:r w:rsidRPr="00E77497">
        <w:t>,</w:t>
      </w:r>
    </w:p>
    <w:p w14:paraId="4FA3A1C0" w14:textId="77777777" w:rsidR="00260FF1" w:rsidRPr="00E77497" w:rsidRDefault="00260FF1" w:rsidP="00260FF1">
      <w:pPr>
        <w:pStyle w:val="Alg4"/>
        <w:numPr>
          <w:ilvl w:val="2"/>
          <w:numId w:val="212"/>
        </w:numPr>
        <w:tabs>
          <w:tab w:val="left" w:pos="2340"/>
        </w:tabs>
      </w:pPr>
      <w:r>
        <w:t xml:space="preserve">Let </w:t>
      </w:r>
      <w:r w:rsidRPr="00F726FB">
        <w:rPr>
          <w:i/>
        </w:rPr>
        <w:t>deleteStatus</w:t>
      </w:r>
      <w:r>
        <w:t xml:space="preserve"> be the result of </w:t>
      </w:r>
      <w:r w:rsidRPr="00E77497">
        <w:t>Delete</w:t>
      </w:r>
      <w:r>
        <w:t>PropertyOrThrow(</w:t>
      </w:r>
      <w:r w:rsidRPr="00E77497">
        <w:rPr>
          <w:i/>
        </w:rPr>
        <w:t>O</w:t>
      </w:r>
      <w:r>
        <w:t>,</w:t>
      </w:r>
      <w:r w:rsidRPr="00E77497">
        <w:t xml:space="preserve"> </w:t>
      </w:r>
      <w:r w:rsidRPr="00E77497">
        <w:rPr>
          <w:i/>
        </w:rPr>
        <w:t>to</w:t>
      </w:r>
      <w:r>
        <w:t>)</w:t>
      </w:r>
      <w:r w:rsidRPr="00E77497">
        <w:t>.</w:t>
      </w:r>
    </w:p>
    <w:p w14:paraId="53813311" w14:textId="77777777" w:rsidR="00260FF1" w:rsidRDefault="00260FF1" w:rsidP="00260FF1">
      <w:pPr>
        <w:pStyle w:val="Alg4"/>
        <w:numPr>
          <w:ilvl w:val="2"/>
          <w:numId w:val="212"/>
        </w:numPr>
      </w:pPr>
      <w:r>
        <w:t>ReturnIfAbrupt(</w:t>
      </w:r>
      <w:r>
        <w:rPr>
          <w:i/>
        </w:rPr>
        <w:t>deleteStatus</w:t>
      </w:r>
      <w:r>
        <w:t>).</w:t>
      </w:r>
    </w:p>
    <w:p w14:paraId="1E90F7BB" w14:textId="77777777" w:rsidR="00260FF1" w:rsidRPr="00E77497" w:rsidRDefault="00260FF1" w:rsidP="00260FF1">
      <w:pPr>
        <w:pStyle w:val="Alg4"/>
        <w:numPr>
          <w:ilvl w:val="1"/>
          <w:numId w:val="212"/>
        </w:numPr>
      </w:pPr>
      <w:r w:rsidRPr="00E77497">
        <w:t xml:space="preserve">Decrease </w:t>
      </w:r>
      <w:r w:rsidRPr="00E77497">
        <w:rPr>
          <w:i/>
        </w:rPr>
        <w:t>k</w:t>
      </w:r>
      <w:r w:rsidRPr="00E77497">
        <w:t xml:space="preserve"> by 1.</w:t>
      </w:r>
    </w:p>
    <w:p w14:paraId="3A7C91A2" w14:textId="77777777" w:rsidR="00260FF1" w:rsidRPr="00E77497" w:rsidRDefault="00260FF1" w:rsidP="00260FF1">
      <w:pPr>
        <w:pStyle w:val="Alg4"/>
        <w:numPr>
          <w:ilvl w:val="0"/>
          <w:numId w:val="212"/>
        </w:numPr>
      </w:pPr>
      <w:r w:rsidRPr="00E77497">
        <w:t xml:space="preserve">Let </w:t>
      </w:r>
      <w:r w:rsidRPr="00E77497">
        <w:rPr>
          <w:i/>
        </w:rPr>
        <w:t>j</w:t>
      </w:r>
      <w:r w:rsidRPr="00E77497">
        <w:t xml:space="preserve"> be 0.</w:t>
      </w:r>
    </w:p>
    <w:p w14:paraId="57EBBF61" w14:textId="77777777" w:rsidR="00260FF1" w:rsidRPr="00E77497" w:rsidRDefault="00260FF1" w:rsidP="00260FF1">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0A19C9AD" w14:textId="77777777" w:rsidR="00260FF1" w:rsidRPr="00E77497" w:rsidRDefault="00260FF1" w:rsidP="00260FF1">
      <w:pPr>
        <w:pStyle w:val="Alg4"/>
        <w:numPr>
          <w:ilvl w:val="0"/>
          <w:numId w:val="212"/>
        </w:numPr>
      </w:pPr>
      <w:r w:rsidRPr="00E77497">
        <w:t xml:space="preserve">Repeat, while </w:t>
      </w:r>
      <w:r w:rsidRPr="00E77497">
        <w:rPr>
          <w:i/>
        </w:rPr>
        <w:t>items</w:t>
      </w:r>
      <w:r w:rsidRPr="00E77497">
        <w:t xml:space="preserve"> is not empty</w:t>
      </w:r>
    </w:p>
    <w:p w14:paraId="1A5AB8BC" w14:textId="77777777" w:rsidR="00260FF1" w:rsidRPr="00E77497" w:rsidRDefault="00260FF1" w:rsidP="00260FF1">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256DB155" w14:textId="77777777" w:rsidR="00260FF1" w:rsidRPr="00E77497" w:rsidRDefault="00260FF1" w:rsidP="00260FF1">
      <w:pPr>
        <w:pStyle w:val="Alg4"/>
        <w:numPr>
          <w:ilvl w:val="1"/>
          <w:numId w:val="212"/>
        </w:numPr>
      </w:pPr>
      <w:r>
        <w:t xml:space="preserve">Let </w:t>
      </w:r>
      <w:r>
        <w:rPr>
          <w:i/>
        </w:rPr>
        <w:t>put</w:t>
      </w:r>
      <w:r w:rsidRPr="00F726FB">
        <w:rPr>
          <w:i/>
        </w:rPr>
        <w:t>Status</w:t>
      </w:r>
      <w:r>
        <w:t xml:space="preserve"> be the result of </w:t>
      </w:r>
      <w:r w:rsidRPr="00E77497">
        <w:t>Put</w:t>
      </w:r>
      <w:r>
        <w:t>(</w:t>
      </w:r>
      <w:r w:rsidRPr="00E77497">
        <w:rPr>
          <w:i/>
        </w:rPr>
        <w:t>O</w:t>
      </w:r>
      <w:r>
        <w:t>,</w:t>
      </w:r>
      <w:r w:rsidRPr="00E77497">
        <w:t xml:space="preserve"> ToString(</w:t>
      </w:r>
      <w:r w:rsidRPr="00E77497">
        <w:rPr>
          <w:i/>
        </w:rPr>
        <w:t>j</w:t>
      </w:r>
      <w:r w:rsidRPr="00E77497">
        <w:t xml:space="preserve">), </w:t>
      </w:r>
      <w:r w:rsidRPr="00E77497">
        <w:rPr>
          <w:i/>
        </w:rPr>
        <w:t>E</w:t>
      </w:r>
      <w:r w:rsidRPr="00E77497">
        <w:t xml:space="preserve">, </w:t>
      </w:r>
      <w:r w:rsidRPr="00E77497">
        <w:rPr>
          <w:b/>
        </w:rPr>
        <w:t>true</w:t>
      </w:r>
      <w:r>
        <w:rPr>
          <w:bCs/>
        </w:rPr>
        <w:t>)</w:t>
      </w:r>
      <w:r w:rsidRPr="00E77497">
        <w:t>.</w:t>
      </w:r>
    </w:p>
    <w:p w14:paraId="7C38C3B8" w14:textId="77777777" w:rsidR="00260FF1" w:rsidRDefault="00260FF1" w:rsidP="00260FF1">
      <w:pPr>
        <w:pStyle w:val="Alg4"/>
        <w:numPr>
          <w:ilvl w:val="1"/>
          <w:numId w:val="212"/>
        </w:numPr>
      </w:pPr>
      <w:r>
        <w:t>ReturnIfAbrupt(</w:t>
      </w:r>
      <w:r>
        <w:rPr>
          <w:i/>
        </w:rPr>
        <w:t>putStatus</w:t>
      </w:r>
      <w:r>
        <w:t>).</w:t>
      </w:r>
    </w:p>
    <w:p w14:paraId="28B972BD" w14:textId="77777777" w:rsidR="00260FF1" w:rsidRPr="00E77497" w:rsidRDefault="00260FF1" w:rsidP="00260FF1">
      <w:pPr>
        <w:pStyle w:val="Alg4"/>
        <w:numPr>
          <w:ilvl w:val="1"/>
          <w:numId w:val="212"/>
        </w:numPr>
      </w:pPr>
      <w:r w:rsidRPr="00E77497">
        <w:t xml:space="preserve">Increase </w:t>
      </w:r>
      <w:r w:rsidRPr="00E77497">
        <w:rPr>
          <w:i/>
        </w:rPr>
        <w:t>j</w:t>
      </w:r>
      <w:r w:rsidRPr="00E77497">
        <w:t xml:space="preserve"> by 1.</w:t>
      </w:r>
    </w:p>
    <w:p w14:paraId="6D73911A" w14:textId="77777777" w:rsidR="00260FF1" w:rsidRPr="00E77497" w:rsidRDefault="00260FF1" w:rsidP="00260FF1">
      <w:pPr>
        <w:pStyle w:val="Alg4"/>
        <w:numPr>
          <w:ilvl w:val="0"/>
          <w:numId w:val="212"/>
        </w:numPr>
      </w:pPr>
      <w:r>
        <w:t xml:space="preserve">Let </w:t>
      </w:r>
      <w:r>
        <w:rPr>
          <w:i/>
        </w:rPr>
        <w:t>put</w:t>
      </w:r>
      <w:r w:rsidRPr="00F726FB">
        <w:rPr>
          <w:i/>
        </w:rPr>
        <w:t>Status</w:t>
      </w:r>
      <w:r>
        <w:t xml:space="preserve"> be the result of </w:t>
      </w:r>
      <w:r w:rsidRPr="00E77497">
        <w:t>Put</w:t>
      </w:r>
      <w:r>
        <w:t>(</w:t>
      </w:r>
      <w:r w:rsidRPr="00E77497">
        <w:rPr>
          <w:i/>
        </w:rPr>
        <w:t>O</w:t>
      </w:r>
      <w:r>
        <w:t xml:space="preserve">, </w:t>
      </w:r>
      <w:r w:rsidRPr="00BD4490">
        <w:rPr>
          <w:rFonts w:ascii="Courier New" w:hAnsi="Courier New"/>
          <w:b/>
        </w:rPr>
        <w:t>"</w:t>
      </w:r>
      <w:r w:rsidRPr="00E77497">
        <w:rPr>
          <w:rFonts w:ascii="Courier New" w:hAnsi="Courier New"/>
          <w:b/>
        </w:rPr>
        <w:t>length</w:t>
      </w:r>
      <w:r w:rsidRPr="00BD4490">
        <w:rPr>
          <w:rFonts w:ascii="Courier New" w:hAnsi="Courier New"/>
          <w:b/>
        </w:rPr>
        <w:t>"</w:t>
      </w:r>
      <w:r w:rsidRPr="00E77497">
        <w:t xml:space="preserve">, </w:t>
      </w:r>
      <w:r w:rsidRPr="00E77497">
        <w:rPr>
          <w:i/>
        </w:rPr>
        <w:t>len</w:t>
      </w:r>
      <w:r w:rsidRPr="00E77497">
        <w:t>+</w:t>
      </w:r>
      <w:r w:rsidRPr="00E77497">
        <w:rPr>
          <w:i/>
        </w:rPr>
        <w:t>argCount</w:t>
      </w:r>
      <w:r w:rsidRPr="00E77497">
        <w:t xml:space="preserve">, </w:t>
      </w:r>
      <w:r w:rsidRPr="00E77497">
        <w:rPr>
          <w:b/>
        </w:rPr>
        <w:t>true</w:t>
      </w:r>
      <w:r>
        <w:rPr>
          <w:bCs/>
        </w:rPr>
        <w:t>)</w:t>
      </w:r>
      <w:r w:rsidRPr="00E77497">
        <w:t>.</w:t>
      </w:r>
    </w:p>
    <w:p w14:paraId="0592877D" w14:textId="77777777" w:rsidR="00260FF1" w:rsidRDefault="00260FF1" w:rsidP="00260FF1">
      <w:pPr>
        <w:pStyle w:val="Alg4"/>
        <w:numPr>
          <w:ilvl w:val="0"/>
          <w:numId w:val="212"/>
        </w:numPr>
        <w:spacing w:after="120"/>
        <w:contextualSpacing/>
      </w:pPr>
      <w:r>
        <w:t>ReturnIfAbrupt(</w:t>
      </w:r>
      <w:r>
        <w:rPr>
          <w:i/>
        </w:rPr>
        <w:t>putStatus</w:t>
      </w:r>
      <w:r>
        <w:t>).</w:t>
      </w:r>
    </w:p>
    <w:p w14:paraId="61646F65" w14:textId="77777777" w:rsidR="00260FF1" w:rsidRPr="00E77497" w:rsidRDefault="00260FF1" w:rsidP="00260FF1">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14:paraId="65125D3E" w14:textId="77777777"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14:paraId="0C8FEE6A" w14:textId="77777777" w:rsidR="00260FF1" w:rsidRPr="00E77497" w:rsidRDefault="00260FF1" w:rsidP="00260FF1">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14:paraId="08BA18A6" w14:textId="77777777" w:rsidR="00714C7E" w:rsidRDefault="00714C7E" w:rsidP="00A52CA4">
      <w:pPr>
        <w:pStyle w:val="40"/>
      </w:pPr>
      <w:bookmarkStart w:id="11968" w:name="_Ref364929205"/>
      <w:bookmarkEnd w:id="11959"/>
      <w:r>
        <w:t>Array</w:t>
      </w:r>
      <w:r w:rsidRPr="00E77497">
        <w:t>.prototype.</w:t>
      </w:r>
      <w:r>
        <w:t>values</w:t>
      </w:r>
      <w:r w:rsidRPr="00E77497">
        <w:t xml:space="preserve"> </w:t>
      </w:r>
      <w:commentRangeStart w:id="11969"/>
      <w:r w:rsidRPr="00E77497">
        <w:t xml:space="preserve">( </w:t>
      </w:r>
      <w:r>
        <w:t xml:space="preserve">  </w:t>
      </w:r>
      <w:r w:rsidRPr="00E77497">
        <w:t>)</w:t>
      </w:r>
      <w:commentRangeEnd w:id="11969"/>
      <w:r>
        <w:rPr>
          <w:rStyle w:val="af6"/>
          <w:b w:val="0"/>
        </w:rPr>
        <w:commentReference w:id="11969"/>
      </w:r>
      <w:bookmarkEnd w:id="11968"/>
    </w:p>
    <w:p w14:paraId="66505E5C" w14:textId="77777777" w:rsidR="00A041A1" w:rsidRPr="00E77497" w:rsidRDefault="00A041A1" w:rsidP="00A041A1">
      <w:r w:rsidRPr="00E77497">
        <w:t>The following steps are taken:</w:t>
      </w:r>
    </w:p>
    <w:p w14:paraId="3440E942" w14:textId="77777777" w:rsidR="00A041A1" w:rsidRPr="00E77497" w:rsidRDefault="00A041A1" w:rsidP="00EF2471">
      <w:pPr>
        <w:pStyle w:val="Alg4"/>
        <w:numPr>
          <w:ilvl w:val="0"/>
          <w:numId w:val="1002"/>
        </w:numPr>
      </w:pPr>
      <w:r w:rsidRPr="00E77497">
        <w:t xml:space="preserve">Let </w:t>
      </w:r>
      <w:r w:rsidR="00EF2471">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14:paraId="394149CA" w14:textId="77777777" w:rsidR="00A041A1" w:rsidRPr="00E77497" w:rsidRDefault="00A041A1" w:rsidP="00EF2471">
      <w:pPr>
        <w:pStyle w:val="Alg4"/>
        <w:numPr>
          <w:ilvl w:val="0"/>
          <w:numId w:val="1002"/>
        </w:numPr>
      </w:pPr>
      <w:r>
        <w:t>ReturnIfAbrupt(</w:t>
      </w:r>
      <w:r w:rsidR="00EF2471">
        <w:rPr>
          <w:i/>
        </w:rPr>
        <w:t>O</w:t>
      </w:r>
      <w:r>
        <w:t>).</w:t>
      </w:r>
    </w:p>
    <w:p w14:paraId="18B8A8CC" w14:textId="77777777" w:rsidR="00A041A1" w:rsidRDefault="00A041A1" w:rsidP="00EF2471">
      <w:pPr>
        <w:pStyle w:val="Alg4"/>
        <w:numPr>
          <w:ilvl w:val="0"/>
          <w:numId w:val="1002"/>
        </w:numPr>
        <w:spacing w:after="280"/>
      </w:pPr>
      <w:r>
        <w:t xml:space="preserve">Return the result of calling the </w:t>
      </w:r>
      <w:r w:rsidR="00EF2471">
        <w:t xml:space="preserve">CreateArrayIterator </w:t>
      </w:r>
      <w:r>
        <w:t xml:space="preserve">abstract operation with arguments </w:t>
      </w:r>
      <w:r w:rsidR="00EF2471">
        <w:rPr>
          <w:i/>
        </w:rPr>
        <w:t>O</w:t>
      </w:r>
      <w:r>
        <w:t xml:space="preserve"> and </w:t>
      </w:r>
      <w:r w:rsidRPr="00E77497">
        <w:rPr>
          <w:b/>
        </w:rPr>
        <w:t>"</w:t>
      </w:r>
      <w:r>
        <w:rPr>
          <w:rFonts w:ascii="Courier New" w:hAnsi="Courier New" w:cs="Courier New"/>
          <w:b/>
        </w:rPr>
        <w:t>value</w:t>
      </w:r>
      <w:r w:rsidRPr="00E77497">
        <w:rPr>
          <w:b/>
        </w:rPr>
        <w:t>"</w:t>
      </w:r>
      <w:r>
        <w:t>.</w:t>
      </w:r>
    </w:p>
    <w:p w14:paraId="7F30487D" w14:textId="77777777" w:rsidR="00A041A1" w:rsidRPr="00E77497" w:rsidRDefault="00A041A1" w:rsidP="00E4696F">
      <w:pPr>
        <w:pStyle w:val="40"/>
      </w:pPr>
      <w:r>
        <w:t>Array</w:t>
      </w:r>
      <w:r w:rsidRPr="00E77497">
        <w:t>.prototype</w:t>
      </w:r>
      <w:r w:rsidR="00E4696F">
        <w:t xml:space="preserve"> [</w:t>
      </w:r>
      <w:r w:rsidR="00B11C9E">
        <w:t xml:space="preserve"> </w:t>
      </w:r>
      <w:r>
        <w:t>@@iterator</w:t>
      </w:r>
      <w:r w:rsidR="00B11C9E">
        <w:t xml:space="preserve"> </w:t>
      </w:r>
      <w:r w:rsidR="00E4696F">
        <w:t xml:space="preserve">] </w:t>
      </w:r>
      <w:r w:rsidRPr="00E77497">
        <w:t xml:space="preserve"> ( </w:t>
      </w:r>
      <w:r>
        <w:t xml:space="preserve">  </w:t>
      </w:r>
      <w:r w:rsidRPr="00E77497">
        <w:t>)</w:t>
      </w:r>
    </w:p>
    <w:p w14:paraId="7A59CDF4" w14:textId="77777777" w:rsidR="00A041A1" w:rsidRPr="00097A4C" w:rsidRDefault="00A041A1" w:rsidP="002F7F35">
      <w:r w:rsidRPr="00E77497">
        <w:t xml:space="preserve">The </w:t>
      </w:r>
      <w:r>
        <w:t xml:space="preserve">initial value of the @@iterator property is the same function object as the initial value of the </w:t>
      </w:r>
      <w:r w:rsidR="00EF2471" w:rsidRPr="00EF2471">
        <w:rPr>
          <w:b/>
          <w:bCs/>
        </w:rPr>
        <w:t>Array.prototype.</w:t>
      </w:r>
      <w:r w:rsidR="002F7F35">
        <w:rPr>
          <w:b/>
        </w:rPr>
        <w:t>values</w:t>
      </w:r>
      <w:r>
        <w:t xml:space="preserve"> property.</w:t>
      </w:r>
    </w:p>
    <w:p w14:paraId="623F153B" w14:textId="77777777" w:rsidR="0065158F" w:rsidRDefault="0065158F" w:rsidP="00C25482">
      <w:pPr>
        <w:pStyle w:val="40"/>
      </w:pPr>
      <w:r>
        <w:t>Array</w:t>
      </w:r>
      <w:r w:rsidRPr="00E77497">
        <w:t>.prototype</w:t>
      </w:r>
      <w:r>
        <w:t xml:space="preserve"> [ @@unscopables ]</w:t>
      </w:r>
    </w:p>
    <w:p w14:paraId="291E618F" w14:textId="77777777" w:rsidR="0065158F" w:rsidRDefault="0065158F" w:rsidP="0065158F">
      <w:r w:rsidRPr="00E77497">
        <w:t xml:space="preserve">The </w:t>
      </w:r>
      <w:r>
        <w:t>initial value of the @@</w:t>
      </w:r>
      <w:r w:rsidRPr="0065158F">
        <w:t xml:space="preserve">unscopables </w:t>
      </w:r>
      <w:r>
        <w:t>data property is an object created by the following steps:</w:t>
      </w:r>
    </w:p>
    <w:p w14:paraId="0D917EB9" w14:textId="77777777" w:rsidR="0065158F" w:rsidRPr="00E77497" w:rsidRDefault="0065158F" w:rsidP="0065158F">
      <w:pPr>
        <w:pStyle w:val="Alg4"/>
        <w:numPr>
          <w:ilvl w:val="0"/>
          <w:numId w:val="1569"/>
        </w:numPr>
      </w:pPr>
      <w:r w:rsidRPr="00E77497">
        <w:t xml:space="preserve">Let </w:t>
      </w:r>
      <w:r>
        <w:rPr>
          <w:i/>
        </w:rPr>
        <w:t>blackList</w:t>
      </w:r>
      <w:r w:rsidRPr="00E77497">
        <w:t xml:space="preserve"> be the</w:t>
      </w:r>
      <w:r>
        <w:t xml:space="preserve"> result of calling ArrayCreate(</w:t>
      </w:r>
      <w:del w:id="11970" w:author="Rev 19 Allen Wirfs-Brock" w:date="2013-09-27T12:20:00Z">
        <w:r w:rsidDel="00F92DB3">
          <w:rPr>
            <w:iCs/>
          </w:rPr>
          <w:delText>5</w:delText>
        </w:r>
      </w:del>
      <w:ins w:id="11971" w:author="Rev 19 Allen Wirfs-Brock" w:date="2013-09-27T12:20:00Z">
        <w:r w:rsidR="00F92DB3">
          <w:rPr>
            <w:iCs/>
          </w:rPr>
          <w:t>7</w:t>
        </w:r>
      </w:ins>
      <w:r>
        <w:rPr>
          <w:iCs/>
        </w:rPr>
        <w:t xml:space="preserve">, </w:t>
      </w:r>
      <w:r w:rsidRPr="00F75B67">
        <w:rPr>
          <w:rFonts w:ascii="Arial" w:hAnsi="Arial" w:cs="Arial"/>
          <w:iCs/>
        </w:rPr>
        <w:t>%ArrayPrototype%</w:t>
      </w:r>
      <w:r>
        <w:rPr>
          <w:iCs/>
        </w:rPr>
        <w:t>)</w:t>
      </w:r>
      <w:r w:rsidRPr="00E77497">
        <w:t>.</w:t>
      </w:r>
    </w:p>
    <w:p w14:paraId="21B73588" w14:textId="77777777" w:rsidR="0065158F" w:rsidRPr="00E77497" w:rsidRDefault="0065158F" w:rsidP="0065158F">
      <w:pPr>
        <w:pStyle w:val="Alg4"/>
        <w:numPr>
          <w:ilvl w:val="0"/>
          <w:numId w:val="1569"/>
        </w:numPr>
      </w:pPr>
      <w:r>
        <w:t>Call CreateOwnDataProperty(</w:t>
      </w:r>
      <w:ins w:id="11972" w:author="Rev 19 Allen Wirfs-Brock" w:date="2013-09-09T18:20:00Z">
        <w:r w:rsidR="000F402B">
          <w:rPr>
            <w:i/>
          </w:rPr>
          <w:t>blackList</w:t>
        </w:r>
      </w:ins>
      <w:del w:id="11973"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0</w:t>
      </w:r>
      <w:r w:rsidRPr="00E77497">
        <w:rPr>
          <w:b/>
        </w:rPr>
        <w:t>"</w:t>
      </w:r>
      <w:r>
        <w:rPr>
          <w:iCs/>
        </w:rPr>
        <w:t xml:space="preserve">, </w:t>
      </w:r>
      <w:r w:rsidRPr="00E77497">
        <w:rPr>
          <w:b/>
        </w:rPr>
        <w:t>"</w:t>
      </w:r>
      <w:r>
        <w:rPr>
          <w:rFonts w:ascii="Courier New" w:hAnsi="Courier New" w:cs="Courier New"/>
          <w:b/>
        </w:rPr>
        <w:t>find</w:t>
      </w:r>
      <w:r w:rsidRPr="00E77497">
        <w:rPr>
          <w:b/>
        </w:rPr>
        <w:t>"</w:t>
      </w:r>
      <w:r>
        <w:t>).</w:t>
      </w:r>
    </w:p>
    <w:p w14:paraId="0C8D7056" w14:textId="77777777" w:rsidR="0065158F" w:rsidRPr="00E77497" w:rsidRDefault="0065158F" w:rsidP="0065158F">
      <w:pPr>
        <w:pStyle w:val="Alg4"/>
        <w:numPr>
          <w:ilvl w:val="0"/>
          <w:numId w:val="1569"/>
        </w:numPr>
      </w:pPr>
      <w:r>
        <w:t>Call CreateOwnDataProperty(</w:t>
      </w:r>
      <w:ins w:id="11974" w:author="Rev 19 Allen Wirfs-Brock" w:date="2013-09-09T18:20:00Z">
        <w:r w:rsidR="000F402B">
          <w:rPr>
            <w:i/>
          </w:rPr>
          <w:t>blackList</w:t>
        </w:r>
      </w:ins>
      <w:del w:id="11975"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1</w:t>
      </w:r>
      <w:r w:rsidRPr="00E77497">
        <w:rPr>
          <w:b/>
        </w:rPr>
        <w:t>"</w:t>
      </w:r>
      <w:r>
        <w:rPr>
          <w:iCs/>
        </w:rPr>
        <w:t xml:space="preserve">, </w:t>
      </w:r>
      <w:r w:rsidRPr="00E77497">
        <w:rPr>
          <w:b/>
        </w:rPr>
        <w:t>"</w:t>
      </w:r>
      <w:r>
        <w:rPr>
          <w:rFonts w:ascii="Courier New" w:hAnsi="Courier New" w:cs="Courier New"/>
          <w:b/>
        </w:rPr>
        <w:t>findIndex</w:t>
      </w:r>
      <w:r w:rsidRPr="00E77497">
        <w:rPr>
          <w:b/>
        </w:rPr>
        <w:t>"</w:t>
      </w:r>
      <w:r>
        <w:t>).</w:t>
      </w:r>
    </w:p>
    <w:p w14:paraId="291B4320" w14:textId="77777777" w:rsidR="0065158F" w:rsidRPr="00E77497" w:rsidRDefault="0065158F" w:rsidP="0065158F">
      <w:pPr>
        <w:pStyle w:val="Alg4"/>
        <w:numPr>
          <w:ilvl w:val="0"/>
          <w:numId w:val="1569"/>
        </w:numPr>
      </w:pPr>
      <w:r>
        <w:t>Call CreateOwnDataProperty(</w:t>
      </w:r>
      <w:ins w:id="11976" w:author="Rev 19 Allen Wirfs-Brock" w:date="2013-09-09T18:20:00Z">
        <w:r w:rsidR="000F402B">
          <w:rPr>
            <w:i/>
          </w:rPr>
          <w:t>blackList</w:t>
        </w:r>
      </w:ins>
      <w:del w:id="11977"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2</w:t>
      </w:r>
      <w:r w:rsidRPr="00E77497">
        <w:rPr>
          <w:b/>
        </w:rPr>
        <w:t>"</w:t>
      </w:r>
      <w:r>
        <w:rPr>
          <w:iCs/>
        </w:rPr>
        <w:t xml:space="preserve">, </w:t>
      </w:r>
      <w:r w:rsidRPr="00E77497">
        <w:rPr>
          <w:b/>
        </w:rPr>
        <w:t>"</w:t>
      </w:r>
      <w:r>
        <w:rPr>
          <w:rFonts w:ascii="Courier New" w:hAnsi="Courier New" w:cs="Courier New"/>
          <w:b/>
        </w:rPr>
        <w:t>fill</w:t>
      </w:r>
      <w:r w:rsidRPr="00E77497">
        <w:rPr>
          <w:b/>
        </w:rPr>
        <w:t>"</w:t>
      </w:r>
      <w:r>
        <w:t>).</w:t>
      </w:r>
    </w:p>
    <w:p w14:paraId="15EAD8BA" w14:textId="77777777" w:rsidR="0065158F" w:rsidRPr="00E77497" w:rsidRDefault="0065158F" w:rsidP="0065158F">
      <w:pPr>
        <w:pStyle w:val="Alg4"/>
        <w:numPr>
          <w:ilvl w:val="0"/>
          <w:numId w:val="1569"/>
        </w:numPr>
      </w:pPr>
      <w:r>
        <w:t>Call CreateOwnDataProperty(</w:t>
      </w:r>
      <w:ins w:id="11978" w:author="Rev 19 Allen Wirfs-Brock" w:date="2013-09-09T18:20:00Z">
        <w:r w:rsidR="000F402B">
          <w:rPr>
            <w:i/>
          </w:rPr>
          <w:t>blackList</w:t>
        </w:r>
      </w:ins>
      <w:del w:id="11979"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3</w:t>
      </w:r>
      <w:r w:rsidRPr="00E77497">
        <w:rPr>
          <w:b/>
        </w:rPr>
        <w:t>"</w:t>
      </w:r>
      <w:r>
        <w:rPr>
          <w:iCs/>
        </w:rPr>
        <w:t xml:space="preserve">, </w:t>
      </w:r>
      <w:r w:rsidRPr="00E77497">
        <w:rPr>
          <w:b/>
        </w:rPr>
        <w:t>"</w:t>
      </w:r>
      <w:r>
        <w:rPr>
          <w:rFonts w:ascii="Courier New" w:hAnsi="Courier New" w:cs="Courier New"/>
          <w:b/>
        </w:rPr>
        <w:t>copyWithin</w:t>
      </w:r>
      <w:r w:rsidRPr="00E77497">
        <w:rPr>
          <w:b/>
        </w:rPr>
        <w:t>"</w:t>
      </w:r>
      <w:r>
        <w:t>).</w:t>
      </w:r>
    </w:p>
    <w:p w14:paraId="6D891097" w14:textId="77777777" w:rsidR="0065158F" w:rsidRPr="00E77497" w:rsidRDefault="0065158F" w:rsidP="0065158F">
      <w:pPr>
        <w:pStyle w:val="Alg4"/>
        <w:numPr>
          <w:ilvl w:val="0"/>
          <w:numId w:val="1569"/>
        </w:numPr>
      </w:pPr>
      <w:r>
        <w:t>Call CreateOwnDataProperty(</w:t>
      </w:r>
      <w:ins w:id="11980" w:author="Rev 19 Allen Wirfs-Brock" w:date="2013-09-09T18:21:00Z">
        <w:r w:rsidR="000F402B">
          <w:rPr>
            <w:i/>
          </w:rPr>
          <w:t>blackList</w:t>
        </w:r>
      </w:ins>
      <w:del w:id="11981" w:author="Rev 19 Allen Wirfs-Brock" w:date="2013-09-09T18:21:00Z">
        <w:r w:rsidDel="000F402B">
          <w:rPr>
            <w:i/>
          </w:rPr>
          <w:delText>blacklist</w:delText>
        </w:r>
      </w:del>
      <w:r>
        <w:rPr>
          <w:iCs/>
        </w:rPr>
        <w:t xml:space="preserve">, </w:t>
      </w:r>
      <w:r w:rsidRPr="00E77497">
        <w:rPr>
          <w:b/>
        </w:rPr>
        <w:t>"</w:t>
      </w:r>
      <w:r>
        <w:rPr>
          <w:rFonts w:ascii="Courier New" w:hAnsi="Courier New" w:cs="Courier New"/>
          <w:b/>
        </w:rPr>
        <w:t>4</w:t>
      </w:r>
      <w:r w:rsidRPr="00E77497">
        <w:rPr>
          <w:b/>
        </w:rPr>
        <w:t>"</w:t>
      </w:r>
      <w:r>
        <w:rPr>
          <w:iCs/>
        </w:rPr>
        <w:t xml:space="preserve">, </w:t>
      </w:r>
      <w:r w:rsidRPr="00E77497">
        <w:rPr>
          <w:b/>
        </w:rPr>
        <w:t>"</w:t>
      </w:r>
      <w:r>
        <w:rPr>
          <w:rFonts w:ascii="Courier New" w:hAnsi="Courier New" w:cs="Courier New"/>
          <w:b/>
        </w:rPr>
        <w:t>entries</w:t>
      </w:r>
      <w:r w:rsidRPr="00E77497">
        <w:rPr>
          <w:b/>
        </w:rPr>
        <w:t>"</w:t>
      </w:r>
      <w:r>
        <w:t>).</w:t>
      </w:r>
    </w:p>
    <w:p w14:paraId="3E4E5376" w14:textId="77777777" w:rsidR="0065158F" w:rsidRPr="00E77497" w:rsidRDefault="0065158F" w:rsidP="0065158F">
      <w:pPr>
        <w:pStyle w:val="Alg4"/>
        <w:numPr>
          <w:ilvl w:val="0"/>
          <w:numId w:val="1569"/>
        </w:numPr>
      </w:pPr>
      <w:r>
        <w:t>Call CreateOwnDataProperty(</w:t>
      </w:r>
      <w:ins w:id="11982" w:author="Rev 19 Allen Wirfs-Brock" w:date="2013-09-09T18:21:00Z">
        <w:r w:rsidR="000F402B">
          <w:rPr>
            <w:i/>
          </w:rPr>
          <w:t>blackList</w:t>
        </w:r>
      </w:ins>
      <w:del w:id="11983" w:author="Rev 19 Allen Wirfs-Brock" w:date="2013-09-09T18:21:00Z">
        <w:r w:rsidDel="000F402B">
          <w:rPr>
            <w:i/>
          </w:rPr>
          <w:delText>blacklist</w:delText>
        </w:r>
      </w:del>
      <w:r>
        <w:rPr>
          <w:iCs/>
        </w:rPr>
        <w:t xml:space="preserve">, </w:t>
      </w:r>
      <w:r w:rsidRPr="00E77497">
        <w:rPr>
          <w:b/>
        </w:rPr>
        <w:t>"</w:t>
      </w:r>
      <w:r>
        <w:rPr>
          <w:rFonts w:ascii="Courier New" w:hAnsi="Courier New" w:cs="Courier New"/>
          <w:b/>
        </w:rPr>
        <w:t>5</w:t>
      </w:r>
      <w:r w:rsidRPr="00E77497">
        <w:rPr>
          <w:b/>
        </w:rPr>
        <w:t>"</w:t>
      </w:r>
      <w:r>
        <w:rPr>
          <w:iCs/>
        </w:rPr>
        <w:t xml:space="preserve">, </w:t>
      </w:r>
      <w:r w:rsidRPr="00E77497">
        <w:rPr>
          <w:b/>
        </w:rPr>
        <w:t>"</w:t>
      </w:r>
      <w:r>
        <w:rPr>
          <w:rFonts w:ascii="Courier New" w:hAnsi="Courier New" w:cs="Courier New"/>
          <w:b/>
        </w:rPr>
        <w:t>keys</w:t>
      </w:r>
      <w:r w:rsidRPr="00E77497">
        <w:rPr>
          <w:b/>
        </w:rPr>
        <w:t>"</w:t>
      </w:r>
      <w:r>
        <w:t>).</w:t>
      </w:r>
    </w:p>
    <w:p w14:paraId="5DE4B134" w14:textId="77777777" w:rsidR="0065158F" w:rsidRPr="00E77497" w:rsidRDefault="0065158F" w:rsidP="0065158F">
      <w:pPr>
        <w:pStyle w:val="Alg4"/>
        <w:numPr>
          <w:ilvl w:val="0"/>
          <w:numId w:val="1569"/>
        </w:numPr>
      </w:pPr>
      <w:r>
        <w:t>Call CreateOwnDataProperty(</w:t>
      </w:r>
      <w:ins w:id="11984" w:author="Rev 19 Allen Wirfs-Brock" w:date="2013-09-09T18:21:00Z">
        <w:r w:rsidR="000F402B">
          <w:rPr>
            <w:i/>
          </w:rPr>
          <w:t>blackList</w:t>
        </w:r>
      </w:ins>
      <w:del w:id="11985" w:author="Rev 19 Allen Wirfs-Brock" w:date="2013-09-09T18:21:00Z">
        <w:r w:rsidDel="000F402B">
          <w:rPr>
            <w:i/>
          </w:rPr>
          <w:delText>blacklist</w:delText>
        </w:r>
      </w:del>
      <w:r>
        <w:rPr>
          <w:iCs/>
        </w:rPr>
        <w:t xml:space="preserve">, </w:t>
      </w:r>
      <w:r w:rsidRPr="00E77497">
        <w:rPr>
          <w:b/>
        </w:rPr>
        <w:t>"</w:t>
      </w:r>
      <w:r>
        <w:rPr>
          <w:rFonts w:ascii="Courier New" w:hAnsi="Courier New" w:cs="Courier New"/>
          <w:b/>
        </w:rPr>
        <w:t>6</w:t>
      </w:r>
      <w:r w:rsidRPr="00E77497">
        <w:rPr>
          <w:b/>
        </w:rPr>
        <w:t>"</w:t>
      </w:r>
      <w:r>
        <w:rPr>
          <w:iCs/>
        </w:rPr>
        <w:t xml:space="preserve">, </w:t>
      </w:r>
      <w:r w:rsidRPr="00E77497">
        <w:rPr>
          <w:b/>
        </w:rPr>
        <w:t>"</w:t>
      </w:r>
      <w:r>
        <w:rPr>
          <w:rFonts w:ascii="Courier New" w:hAnsi="Courier New" w:cs="Courier New"/>
          <w:b/>
        </w:rPr>
        <w:t>values</w:t>
      </w:r>
      <w:r w:rsidRPr="00E77497">
        <w:rPr>
          <w:b/>
        </w:rPr>
        <w:t>"</w:t>
      </w:r>
      <w:r>
        <w:t>).</w:t>
      </w:r>
    </w:p>
    <w:p w14:paraId="296F01D7" w14:textId="77777777" w:rsidR="000C266C" w:rsidRDefault="000C266C" w:rsidP="000C266C">
      <w:pPr>
        <w:pStyle w:val="Alg4"/>
        <w:numPr>
          <w:ilvl w:val="0"/>
          <w:numId w:val="1569"/>
        </w:numPr>
        <w:rPr>
          <w:ins w:id="11986" w:author="Rev 19 Allen Wirfs-Brock" w:date="2013-09-12T12:07:00Z"/>
        </w:rPr>
      </w:pPr>
      <w:ins w:id="11987" w:author="Rev 19 Allen Wirfs-Brock" w:date="2013-09-12T12:07:00Z">
        <w:r>
          <w:t xml:space="preserve">Assert: Each of the above calls will return </w:t>
        </w:r>
        <w:r>
          <w:rPr>
            <w:b/>
          </w:rPr>
          <w:t>true</w:t>
        </w:r>
        <w:r>
          <w:t>.</w:t>
        </w:r>
      </w:ins>
    </w:p>
    <w:p w14:paraId="22A668CD" w14:textId="77777777" w:rsidR="0065158F" w:rsidRDefault="0065158F" w:rsidP="0065158F">
      <w:pPr>
        <w:pStyle w:val="Alg4"/>
        <w:numPr>
          <w:ilvl w:val="0"/>
          <w:numId w:val="1569"/>
        </w:numPr>
        <w:spacing w:after="280"/>
      </w:pPr>
      <w:r>
        <w:t xml:space="preserve">Return </w:t>
      </w:r>
      <w:commentRangeStart w:id="11988"/>
      <w:r>
        <w:rPr>
          <w:i/>
        </w:rPr>
        <w:t>blackList</w:t>
      </w:r>
      <w:commentRangeEnd w:id="11988"/>
      <w:r>
        <w:rPr>
          <w:rStyle w:val="af6"/>
          <w:rFonts w:ascii="Arial" w:eastAsia="MS Mincho" w:hAnsi="Arial"/>
          <w:spacing w:val="0"/>
          <w:lang w:eastAsia="ja-JP"/>
        </w:rPr>
        <w:commentReference w:id="11988"/>
      </w:r>
      <w:r>
        <w:t>.</w:t>
      </w:r>
    </w:p>
    <w:p w14:paraId="650F5630" w14:textId="77777777" w:rsidR="0065158F" w:rsidRDefault="0065158F" w:rsidP="0065158F">
      <w:r w:rsidRPr="00E77497">
        <w:t xml:space="preserve">This property has the attributes { [[Writable]]: </w:t>
      </w:r>
      <w:r w:rsidRPr="00BE3BA1">
        <w:rPr>
          <w:rFonts w:ascii="Times New Roman" w:hAnsi="Times New Roman"/>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186A67DA" w14:textId="77777777" w:rsidR="00046AED" w:rsidRPr="00046AED" w:rsidRDefault="00046AED" w:rsidP="007824A5">
      <w:pPr>
        <w:pStyle w:val="Note"/>
      </w:pPr>
      <w:r>
        <w:t>NOTE</w:t>
      </w:r>
      <w:r>
        <w:tab/>
        <w:t xml:space="preserve">The elements of this array are property names that were not included as standard properties of </w:t>
      </w:r>
      <w:r w:rsidRPr="00046AED">
        <w:rPr>
          <w:rFonts w:ascii="Courier New" w:hAnsi="Courier New" w:cs="Courier New"/>
          <w:b/>
          <w:bCs/>
        </w:rPr>
        <w:t>Array.prototype</w:t>
      </w:r>
      <w:r>
        <w:t xml:space="preserve"> prior to the sixth edition of this specification. These names are ignored for </w:t>
      </w:r>
      <w:r w:rsidRPr="007824A5">
        <w:rPr>
          <w:rFonts w:ascii="Courier New" w:hAnsi="Courier New" w:cs="Courier New"/>
          <w:b/>
          <w:bCs/>
        </w:rPr>
        <w:t>with</w:t>
      </w:r>
      <w:r w:rsidR="007824A5">
        <w:t xml:space="preserve"> </w:t>
      </w:r>
      <w:r>
        <w:t>statement binding purposes in order to preserve the behaviour of existing code that might use one</w:t>
      </w:r>
      <w:r w:rsidR="007824A5">
        <w:t xml:space="preserve"> of these names as a binding in an outer scope that is shadowed by a </w:t>
      </w:r>
      <w:r w:rsidR="007824A5" w:rsidRPr="007824A5">
        <w:rPr>
          <w:rFonts w:ascii="Courier New" w:hAnsi="Courier New" w:cs="Courier New"/>
          <w:b/>
          <w:bCs/>
        </w:rPr>
        <w:t>with</w:t>
      </w:r>
      <w:r w:rsidR="007824A5">
        <w:t xml:space="preserve"> statement whose binding object is an Array object.</w:t>
      </w:r>
    </w:p>
    <w:p w14:paraId="451EC5B3" w14:textId="77777777" w:rsidR="004C02EF" w:rsidRPr="00E77497" w:rsidRDefault="004C02EF" w:rsidP="007A5192">
      <w:pPr>
        <w:pStyle w:val="30"/>
      </w:pPr>
      <w:bookmarkStart w:id="11989" w:name="_Toc368050762"/>
      <w:r w:rsidRPr="00E77497">
        <w:t>Properties of Array Instance</w:t>
      </w:r>
      <w:bookmarkEnd w:id="11938"/>
      <w:bookmarkEnd w:id="11940"/>
      <w:bookmarkEnd w:id="11941"/>
      <w:r w:rsidRPr="00E77497">
        <w:t>s</w:t>
      </w:r>
      <w:bookmarkEnd w:id="11960"/>
      <w:bookmarkEnd w:id="11961"/>
      <w:bookmarkEnd w:id="11962"/>
      <w:bookmarkEnd w:id="11963"/>
      <w:bookmarkEnd w:id="11964"/>
      <w:bookmarkEnd w:id="11989"/>
    </w:p>
    <w:p w14:paraId="48934403" w14:textId="77777777" w:rsidR="004C02EF" w:rsidRPr="00E77497" w:rsidRDefault="004C02EF" w:rsidP="00E375C3">
      <w:r w:rsidRPr="00E77497">
        <w:t>Array instances</w:t>
      </w:r>
      <w:r w:rsidR="00022312">
        <w:t xml:space="preserve"> are exot</w:t>
      </w:r>
      <w:r w:rsidR="00EE77CB">
        <w:t>ic</w:t>
      </w:r>
      <w:r w:rsidR="00022312">
        <w:t xml:space="preserve"> Array object</w:t>
      </w:r>
      <w:r w:rsidR="00EE77CB">
        <w:t>s</w:t>
      </w:r>
      <w:r w:rsidR="00022312">
        <w:t xml:space="preserve"> </w:t>
      </w:r>
      <w:r w:rsidR="00A146E5">
        <w:t>and have the internal methods specified for such objects. Array instances</w:t>
      </w:r>
      <w:r w:rsidRPr="00E77497">
        <w:t xml:space="preserve"> inherit properties from the Array prototype object</w:t>
      </w:r>
      <w:r w:rsidR="00A146E5">
        <w:t>.</w:t>
      </w:r>
      <w:r w:rsidRPr="00E77497">
        <w:t xml:space="preserve"> </w:t>
      </w:r>
      <w:r w:rsidR="00A146E5">
        <w:t>Array instances also</w:t>
      </w:r>
      <w:r w:rsidR="00A146E5" w:rsidRPr="00E77497">
        <w:t xml:space="preserve"> </w:t>
      </w:r>
      <w:r w:rsidR="00963019" w:rsidRPr="00E77497">
        <w:t xml:space="preserve">have </w:t>
      </w:r>
      <w:r w:rsidR="00A146E5">
        <w:t>a</w:t>
      </w:r>
      <w:r w:rsidR="00E375C3">
        <w:t>n</w:t>
      </w:r>
      <w:r w:rsidR="00963019" w:rsidRPr="00E77497">
        <w:t xml:space="preserve"> [</w:t>
      </w:r>
      <w:r w:rsidR="00E375C3">
        <w:t>[</w:t>
      </w:r>
      <w:r w:rsidR="00201E92">
        <w:t>Array</w:t>
      </w:r>
      <w:r w:rsidR="00A146E5">
        <w:t>Initiali</w:t>
      </w:r>
      <w:r w:rsidR="00201E92">
        <w:t>s</w:t>
      </w:r>
      <w:r w:rsidR="00A146E5">
        <w:t>ationState</w:t>
      </w:r>
      <w:r w:rsidR="00963019" w:rsidRPr="00E77497">
        <w:t xml:space="preserve">]] </w:t>
      </w:r>
      <w:r w:rsidRPr="00E77497">
        <w:t xml:space="preserve">internal </w:t>
      </w:r>
      <w:r w:rsidR="00022312">
        <w:t xml:space="preserve">data </w:t>
      </w:r>
      <w:r w:rsidRPr="00E77497">
        <w:t xml:space="preserve">property. </w:t>
      </w:r>
      <w:bookmarkStart w:id="11990" w:name="_Hlt424531027"/>
      <w:bookmarkStart w:id="11991" w:name="_Ref384024926"/>
      <w:bookmarkStart w:id="11992" w:name="_Ref385487297"/>
      <w:bookmarkStart w:id="11993" w:name="_Toc385672300"/>
      <w:bookmarkStart w:id="11994" w:name="_Toc393690416"/>
      <w:bookmarkEnd w:id="11990"/>
    </w:p>
    <w:p w14:paraId="54A4F4B7" w14:textId="77777777" w:rsidR="00A146E5" w:rsidRPr="00E77497" w:rsidRDefault="00A146E5" w:rsidP="00A146E5">
      <w:bookmarkStart w:id="11995" w:name="_Ref424531062"/>
      <w:r>
        <w:t>Array</w:t>
      </w:r>
      <w:r w:rsidRPr="00E77497">
        <w:t xml:space="preserve"> instances have a </w:t>
      </w:r>
      <w:r w:rsidRPr="00E77497">
        <w:rPr>
          <w:rFonts w:ascii="Courier New" w:hAnsi="Courier New"/>
          <w:b/>
        </w:rPr>
        <w:t>length</w:t>
      </w:r>
      <w:r w:rsidRPr="00E77497">
        <w:t xml:space="preserve"> property, and a set of enumerable properties with array index names.</w:t>
      </w:r>
    </w:p>
    <w:p w14:paraId="574CF136" w14:textId="77777777" w:rsidR="004C02EF" w:rsidRPr="00E77497" w:rsidRDefault="004C02EF" w:rsidP="007A5192">
      <w:pPr>
        <w:pStyle w:val="40"/>
      </w:pPr>
      <w:bookmarkStart w:id="11996" w:name="_Toc382291626"/>
      <w:bookmarkStart w:id="11997" w:name="_Toc385672301"/>
      <w:bookmarkStart w:id="11998" w:name="_Toc393690417"/>
      <w:bookmarkEnd w:id="11991"/>
      <w:bookmarkEnd w:id="11992"/>
      <w:bookmarkEnd w:id="11993"/>
      <w:bookmarkEnd w:id="11994"/>
      <w:bookmarkEnd w:id="11995"/>
      <w:r w:rsidRPr="00E77497">
        <w:t>lengt</w:t>
      </w:r>
      <w:bookmarkEnd w:id="11996"/>
      <w:bookmarkEnd w:id="11997"/>
      <w:bookmarkEnd w:id="11998"/>
      <w:r w:rsidRPr="00E77497">
        <w:t>h</w:t>
      </w:r>
    </w:p>
    <w:p w14:paraId="3DCE919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38B31F33" w14:textId="77777777"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11999" w:name="_Toc382291627"/>
      <w:bookmarkStart w:id="12000" w:name="_Ref383601992"/>
      <w:bookmarkStart w:id="12001" w:name="_Toc385672302"/>
      <w:bookmarkStart w:id="12002" w:name="_Toc393690418"/>
      <w:bookmarkStart w:id="12003" w:name="_Ref404493357"/>
    </w:p>
    <w:p w14:paraId="4AC0B1DB" w14:textId="77777777" w:rsidR="004C02EF" w:rsidRPr="00E77497" w:rsidRDefault="004C02EF" w:rsidP="00A146E5">
      <w:pPr>
        <w:pStyle w:val="Note"/>
      </w:pPr>
      <w:r w:rsidRPr="00E77497">
        <w:t>NOTE</w:t>
      </w:r>
      <w:r w:rsidRPr="00E77497">
        <w:tab/>
        <w:t xml:space="preserve">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w:t>
      </w:r>
      <w:r w:rsidR="004B439B">
        <w:fldChar w:fldCharType="begin"/>
      </w:r>
      <w:r w:rsidR="004B439B">
        <w:instrText xml:space="preserve"> REF _Ref365531949 \r \h </w:instrText>
      </w:r>
      <w:r w:rsidR="004B439B">
        <w:fldChar w:fldCharType="separate"/>
      </w:r>
      <w:r w:rsidR="00D433E8">
        <w:t>9.2.2.1</w:t>
      </w:r>
      <w:r w:rsidR="004B439B">
        <w:fldChar w:fldCharType="end"/>
      </w:r>
      <w:r w:rsidRPr="00E77497">
        <w:t>.</w:t>
      </w:r>
    </w:p>
    <w:p w14:paraId="5D73FF97" w14:textId="77777777" w:rsidR="0094126F" w:rsidRDefault="0094126F" w:rsidP="00D148E9">
      <w:pPr>
        <w:pStyle w:val="30"/>
      </w:pPr>
      <w:bookmarkStart w:id="12004" w:name="_Toc368050763"/>
      <w:bookmarkStart w:id="12005" w:name="_Ref424531349"/>
      <w:bookmarkStart w:id="12006" w:name="_Toc472818926"/>
      <w:bookmarkStart w:id="12007" w:name="_Toc235503504"/>
      <w:bookmarkStart w:id="12008" w:name="_Toc241509279"/>
      <w:bookmarkStart w:id="12009" w:name="_Toc244416766"/>
      <w:bookmarkStart w:id="12010" w:name="_Toc276631130"/>
      <w:r>
        <w:t>Array Iterator Object Structure</w:t>
      </w:r>
      <w:bookmarkEnd w:id="12004"/>
    </w:p>
    <w:p w14:paraId="46212650" w14:textId="77777777" w:rsidR="0094126F" w:rsidRDefault="0094126F" w:rsidP="0094126F">
      <w:r>
        <w:t>An Array Iterator is an object, with the structure defined below, that represent</w:t>
      </w:r>
      <w:r w:rsidR="00803345">
        <w:t>s</w:t>
      </w:r>
      <w:r>
        <w:t xml:space="preserve"> a specific iteration over some specific Array instance object. There is not a named constructor for Array Iterator objects.  Instead, Array iterator objects are created by calling certain methods of Array instance objects.</w:t>
      </w:r>
    </w:p>
    <w:p w14:paraId="00C79878" w14:textId="77777777" w:rsidR="0094126F" w:rsidRDefault="0094126F" w:rsidP="00D148E9">
      <w:pPr>
        <w:pStyle w:val="40"/>
      </w:pPr>
      <w:r>
        <w:t>CreateArrayIterator Abstract Operation</w:t>
      </w:r>
    </w:p>
    <w:p w14:paraId="0430D910" w14:textId="77777777" w:rsidR="0094126F" w:rsidRDefault="0094126F" w:rsidP="009149DA">
      <w:r>
        <w:t xml:space="preserve">Several methods of Array objects return </w:t>
      </w:r>
      <w:r w:rsidR="003966E3">
        <w:t>Iterator</w:t>
      </w:r>
      <w:r>
        <w:t xml:space="preserve"> objects. The abstract operation CreateArrayIterator with arguments </w:t>
      </w:r>
      <w:r>
        <w:rPr>
          <w:rFonts w:ascii="Times New Roman" w:hAnsi="Times New Roman"/>
          <w:i/>
        </w:rPr>
        <w:t>array</w:t>
      </w:r>
      <w:r>
        <w:t xml:space="preserve"> and </w:t>
      </w:r>
      <w:r w:rsidRPr="0087223F">
        <w:rPr>
          <w:rFonts w:ascii="Times New Roman" w:hAnsi="Times New Roman"/>
          <w:i/>
        </w:rPr>
        <w:t>kind</w:t>
      </w:r>
      <w:r>
        <w:t xml:space="preserve"> is used to create such iterator objects. It performs the following steps:</w:t>
      </w:r>
    </w:p>
    <w:p w14:paraId="6103E765" w14:textId="77777777" w:rsidR="0094126F" w:rsidRPr="00E77497" w:rsidRDefault="0094126F" w:rsidP="0094126F">
      <w:pPr>
        <w:pStyle w:val="Alg4"/>
        <w:numPr>
          <w:ilvl w:val="0"/>
          <w:numId w:val="1000"/>
        </w:numPr>
      </w:pPr>
      <w:r w:rsidRPr="00E77497">
        <w:t xml:space="preserve">Let </w:t>
      </w:r>
      <w:r>
        <w:rPr>
          <w:i/>
        </w:rPr>
        <w:t>O</w:t>
      </w:r>
      <w:r w:rsidRPr="00E77497">
        <w:t xml:space="preserve"> be the</w:t>
      </w:r>
      <w:r>
        <w:t xml:space="preserve"> result of  calling ToObject(</w:t>
      </w:r>
      <w:r>
        <w:rPr>
          <w:i/>
        </w:rPr>
        <w:t>array</w:t>
      </w:r>
      <w:r>
        <w:t>)</w:t>
      </w:r>
      <w:r w:rsidRPr="00E77497">
        <w:t>.</w:t>
      </w:r>
    </w:p>
    <w:p w14:paraId="6DD0F5F2" w14:textId="77777777" w:rsidR="0094126F" w:rsidRPr="00E77497" w:rsidRDefault="0094126F" w:rsidP="0094126F">
      <w:pPr>
        <w:pStyle w:val="Alg4"/>
        <w:numPr>
          <w:ilvl w:val="0"/>
          <w:numId w:val="1000"/>
        </w:numPr>
      </w:pPr>
      <w:r>
        <w:t>ReturnIfAbrupt(</w:t>
      </w:r>
      <w:r>
        <w:rPr>
          <w:i/>
        </w:rPr>
        <w:t>O</w:t>
      </w:r>
      <w:r>
        <w:t>).</w:t>
      </w:r>
    </w:p>
    <w:p w14:paraId="04784738" w14:textId="77777777" w:rsidR="0094126F" w:rsidRPr="00E77497" w:rsidRDefault="0094126F" w:rsidP="007F6E43">
      <w:pPr>
        <w:pStyle w:val="Alg4"/>
        <w:numPr>
          <w:ilvl w:val="0"/>
          <w:numId w:val="1000"/>
        </w:numPr>
      </w:pPr>
      <w:r w:rsidRPr="00E77497">
        <w:t xml:space="preserve">Let </w:t>
      </w:r>
      <w:r w:rsidR="002F6F1C">
        <w:rPr>
          <w:i/>
        </w:rPr>
        <w:t>iterator</w:t>
      </w:r>
      <w:r w:rsidRPr="00E77497">
        <w:rPr>
          <w:i/>
        </w:rPr>
        <w:t xml:space="preserve"> </w:t>
      </w:r>
      <w:r w:rsidRPr="00E77497">
        <w:t xml:space="preserve">be </w:t>
      </w:r>
      <w:r>
        <w:t>the result of ObjectCreate</w:t>
      </w:r>
      <w:r w:rsidR="007F6E43">
        <w:t>(</w:t>
      </w:r>
      <w:r w:rsidRPr="00F75B67">
        <w:rPr>
          <w:rFonts w:ascii="Arial" w:hAnsi="Arial" w:cs="Arial"/>
        </w:rPr>
        <w:t>%ArrayIteratorPrototype%</w:t>
      </w:r>
      <w:r w:rsidR="007F6E43">
        <w:t xml:space="preserve">, </w:t>
      </w:r>
      <w:r>
        <w:t xml:space="preserve"> </w:t>
      </w:r>
      <w:r w:rsidR="007F6E43">
        <w:t>([[</w:t>
      </w:r>
      <w:r w:rsidR="007F6E43" w:rsidRPr="004B6770">
        <w:t>IteratedObject</w:t>
      </w:r>
      <w:r w:rsidR="007F6E43">
        <w:t>]], [[Array</w:t>
      </w:r>
      <w:r w:rsidR="007F6E43" w:rsidRPr="004B6770">
        <w:t>Iterator</w:t>
      </w:r>
      <w:r w:rsidR="007F6E43">
        <w:t>NextIndex]], [[ArrayIterationKind]]))</w:t>
      </w:r>
      <w:r w:rsidRPr="00E77497">
        <w:t>.</w:t>
      </w:r>
    </w:p>
    <w:p w14:paraId="1550DE07" w14:textId="77777777"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Iterated</w:t>
      </w:r>
      <w:r w:rsidR="0094126F">
        <w:t xml:space="preserve">Object]] internal </w:t>
      </w:r>
      <w:r w:rsidR="00022312">
        <w:t xml:space="preserve">data </w:t>
      </w:r>
      <w:r w:rsidR="0094126F">
        <w:t xml:space="preserve">property to </w:t>
      </w:r>
      <w:r w:rsidR="00BA1960">
        <w:rPr>
          <w:i/>
        </w:rPr>
        <w:t>O</w:t>
      </w:r>
      <w:r w:rsidR="0094126F">
        <w:t>.</w:t>
      </w:r>
    </w:p>
    <w:p w14:paraId="5A626C3D" w14:textId="77777777"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ArrayIterator</w:t>
      </w:r>
      <w:r w:rsidR="0094126F">
        <w:t>NextIndex]] internal</w:t>
      </w:r>
      <w:r w:rsidR="008C7F3D">
        <w:t xml:space="preserve"> </w:t>
      </w:r>
      <w:r w:rsidR="00022312">
        <w:t xml:space="preserve">data </w:t>
      </w:r>
      <w:r w:rsidR="0094126F">
        <w:t xml:space="preserve"> property to 0.</w:t>
      </w:r>
    </w:p>
    <w:p w14:paraId="0CDF34C2" w14:textId="77777777"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w:t>
      </w:r>
      <w:r w:rsidR="0094126F">
        <w:t xml:space="preserve">IterationKind]] internal </w:t>
      </w:r>
      <w:r w:rsidR="00022312">
        <w:t xml:space="preserve">data </w:t>
      </w:r>
      <w:r w:rsidR="0094126F">
        <w:t xml:space="preserve">property </w:t>
      </w:r>
      <w:r w:rsidRPr="000F402B">
        <w:t>to</w:t>
      </w:r>
      <w:r w:rsidR="0094126F" w:rsidRPr="000F402B">
        <w:t xml:space="preserve"> </w:t>
      </w:r>
      <w:r w:rsidR="0094126F" w:rsidRPr="0087223F">
        <w:rPr>
          <w:i/>
        </w:rPr>
        <w:t>kind</w:t>
      </w:r>
      <w:r w:rsidR="0094126F">
        <w:t>.</w:t>
      </w:r>
    </w:p>
    <w:p w14:paraId="69F7ACB9" w14:textId="77777777" w:rsidR="0094126F" w:rsidRDefault="0094126F" w:rsidP="002F6F1C">
      <w:pPr>
        <w:pStyle w:val="Alg4"/>
        <w:numPr>
          <w:ilvl w:val="0"/>
          <w:numId w:val="1000"/>
        </w:numPr>
        <w:spacing w:after="220"/>
        <w:contextualSpacing/>
      </w:pPr>
      <w:r>
        <w:t xml:space="preserve">Return </w:t>
      </w:r>
      <w:r w:rsidR="002F6F1C">
        <w:rPr>
          <w:i/>
        </w:rPr>
        <w:t>iterator</w:t>
      </w:r>
      <w:r>
        <w:t>.</w:t>
      </w:r>
    </w:p>
    <w:p w14:paraId="5DAA2287" w14:textId="77777777" w:rsidR="0094126F" w:rsidRDefault="0094126F" w:rsidP="00D148E9">
      <w:pPr>
        <w:pStyle w:val="40"/>
      </w:pPr>
      <w:r>
        <w:t xml:space="preserve">The </w:t>
      </w:r>
      <w:r w:rsidR="004B6770">
        <w:t>Array</w:t>
      </w:r>
      <w:r>
        <w:t xml:space="preserve"> Iterator Prototype</w:t>
      </w:r>
    </w:p>
    <w:p w14:paraId="62FB6F68" w14:textId="77777777" w:rsidR="0094126F" w:rsidRDefault="0094126F" w:rsidP="00BA1960">
      <w:r>
        <w:t xml:space="preserve">All </w:t>
      </w:r>
      <w:r w:rsidR="00BA1960">
        <w:t>Array</w:t>
      </w:r>
      <w:r>
        <w:t xml:space="preserve"> Iterator Objects inherit properties from a common </w:t>
      </w:r>
      <w:r w:rsidR="00BA1960">
        <w:t>Array</w:t>
      </w:r>
      <w:r>
        <w:t xml:space="preserve"> Iterator Prototype object.  The [[Prototype]] internal </w:t>
      </w:r>
      <w:r w:rsidR="00906D5A">
        <w:t xml:space="preserve">data </w:t>
      </w:r>
      <w:r>
        <w:t xml:space="preserve">property of the </w:t>
      </w:r>
      <w:r w:rsidR="00BA1960">
        <w:t>Array</w:t>
      </w:r>
      <w:r>
        <w:t xml:space="preserve"> Iterator Prototype is the %ObjectPrototype% intrinsic object. In addition, the </w:t>
      </w:r>
      <w:r w:rsidR="00BA1960">
        <w:t>Array</w:t>
      </w:r>
      <w:r>
        <w:t xml:space="preserve"> Iterator Prototype </w:t>
      </w:r>
      <w:r w:rsidR="00803345">
        <w:t>h</w:t>
      </w:r>
      <w:r>
        <w:t>as the following properties:</w:t>
      </w:r>
    </w:p>
    <w:p w14:paraId="62EDC4DE" w14:textId="77777777" w:rsidR="0094126F" w:rsidRDefault="00BA1960" w:rsidP="00483C7C">
      <w:pPr>
        <w:pStyle w:val="51"/>
      </w:pPr>
      <w:r>
        <w:rPr>
          <w:i/>
        </w:rPr>
        <w:t>Array</w:t>
      </w:r>
      <w:commentRangeStart w:id="12011"/>
      <w:r w:rsidR="0094126F" w:rsidRPr="00061845">
        <w:rPr>
          <w:i/>
        </w:rPr>
        <w:t>Iterator</w:t>
      </w:r>
      <w:r w:rsidR="0094126F">
        <w:t>.prototype.constructor</w:t>
      </w:r>
      <w:commentRangeEnd w:id="12011"/>
      <w:r w:rsidR="0094126F">
        <w:rPr>
          <w:rStyle w:val="af6"/>
          <w:b w:val="0"/>
        </w:rPr>
        <w:commentReference w:id="12011"/>
      </w:r>
    </w:p>
    <w:p w14:paraId="56A65B8D" w14:textId="77777777" w:rsidR="0094126F" w:rsidRDefault="00BA1960" w:rsidP="00966F28">
      <w:pPr>
        <w:pStyle w:val="51"/>
      </w:pPr>
      <w:r>
        <w:rPr>
          <w:i/>
        </w:rPr>
        <w:t>Array</w:t>
      </w:r>
      <w:r w:rsidR="0094126F" w:rsidRPr="00061845">
        <w:rPr>
          <w:i/>
        </w:rPr>
        <w:t>Iterator</w:t>
      </w:r>
      <w:r w:rsidR="0094126F">
        <w:t>.prototype.next( )</w:t>
      </w:r>
    </w:p>
    <w:p w14:paraId="4713276F" w14:textId="77777777" w:rsidR="0094126F" w:rsidRDefault="0094126F" w:rsidP="0094126F">
      <w:pPr>
        <w:pStyle w:val="Alg4"/>
        <w:numPr>
          <w:ilvl w:val="0"/>
          <w:numId w:val="1004"/>
        </w:numPr>
      </w:pPr>
      <w:r>
        <w:t xml:space="preserve">Let </w:t>
      </w:r>
      <w:r w:rsidRPr="009B7611">
        <w:rPr>
          <w:i/>
        </w:rPr>
        <w:t>O</w:t>
      </w:r>
      <w:r>
        <w:t xml:space="preserve"> be the </w:t>
      </w:r>
      <w:r w:rsidRPr="009B7611">
        <w:rPr>
          <w:b/>
        </w:rPr>
        <w:t>this</w:t>
      </w:r>
      <w:r>
        <w:t xml:space="preserve"> value.</w:t>
      </w:r>
    </w:p>
    <w:p w14:paraId="44DCA6CA" w14:textId="77777777" w:rsidR="0094126F" w:rsidRDefault="0094126F" w:rsidP="0094126F">
      <w:pPr>
        <w:pStyle w:val="Alg4"/>
        <w:numPr>
          <w:ilvl w:val="0"/>
          <w:numId w:val="1004"/>
        </w:numPr>
        <w:spacing w:after="280"/>
        <w:contextualSpacing/>
      </w:pPr>
      <w:r>
        <w:t>If Type(</w:t>
      </w:r>
      <w:r w:rsidRPr="00061845">
        <w:rPr>
          <w:i/>
        </w:rPr>
        <w:t>O</w:t>
      </w:r>
      <w:r>
        <w:t xml:space="preserve">) is not Object, throw a </w:t>
      </w:r>
      <w:r w:rsidRPr="00061845">
        <w:rPr>
          <w:b/>
        </w:rPr>
        <w:t>TypeError</w:t>
      </w:r>
      <w:r>
        <w:t xml:space="preserve"> exception.</w:t>
      </w:r>
    </w:p>
    <w:p w14:paraId="5FF76893" w14:textId="77777777" w:rsidR="0094126F" w:rsidRPr="00E77497" w:rsidRDefault="0094126F" w:rsidP="00BA1960">
      <w:pPr>
        <w:pStyle w:val="Alg4"/>
        <w:numPr>
          <w:ilvl w:val="0"/>
          <w:numId w:val="1004"/>
        </w:numPr>
      </w:pPr>
      <w:r>
        <w:t xml:space="preserve">If </w:t>
      </w:r>
      <w:r w:rsidRPr="00061845">
        <w:rPr>
          <w:i/>
        </w:rPr>
        <w:t>O</w:t>
      </w:r>
      <w:r>
        <w:t xml:space="preserve"> does not have all of the internal properties of a</w:t>
      </w:r>
      <w:ins w:id="12012" w:author="Rev 19 Allen Wirfs-Brock" w:date="2013-09-26T17:28:00Z">
        <w:r w:rsidR="00284A05">
          <w:t>n</w:t>
        </w:r>
      </w:ins>
      <w:r>
        <w:t xml:space="preserve"> </w:t>
      </w:r>
      <w:r w:rsidR="00BA1960">
        <w:t>Array Iterator Instance (</w:t>
      </w:r>
      <w:r w:rsidR="006A3D7C">
        <w:fldChar w:fldCharType="begin"/>
      </w:r>
      <w:r w:rsidR="006A3D7C">
        <w:instrText xml:space="preserve"> REF _Ref366080311 \r \h </w:instrText>
      </w:r>
      <w:r w:rsidR="006A3D7C">
        <w:fldChar w:fldCharType="separate"/>
      </w:r>
      <w:r w:rsidR="00D433E8">
        <w:t>22.1.5.3</w:t>
      </w:r>
      <w:r w:rsidR="006A3D7C">
        <w:fldChar w:fldCharType="end"/>
      </w:r>
      <w:r>
        <w:t xml:space="preserve">), throw a </w:t>
      </w:r>
      <w:r w:rsidRPr="00061845">
        <w:rPr>
          <w:b/>
        </w:rPr>
        <w:t>TypeError</w:t>
      </w:r>
      <w:r>
        <w:t xml:space="preserve"> exception.</w:t>
      </w:r>
    </w:p>
    <w:p w14:paraId="3173BD66" w14:textId="77777777" w:rsidR="0094126F" w:rsidRDefault="0094126F" w:rsidP="00BA1960">
      <w:pPr>
        <w:pStyle w:val="Alg4"/>
        <w:numPr>
          <w:ilvl w:val="0"/>
          <w:numId w:val="1004"/>
        </w:numPr>
        <w:spacing w:after="280"/>
        <w:contextualSpacing/>
      </w:pPr>
      <w:r>
        <w:t xml:space="preserve">Let </w:t>
      </w:r>
      <w:r w:rsidR="00BA1960">
        <w:rPr>
          <w:i/>
        </w:rPr>
        <w:t>a</w:t>
      </w:r>
      <w:r>
        <w:t xml:space="preserve"> be the value of the [[</w:t>
      </w:r>
      <w:r w:rsidR="00BA1960">
        <w:t>IteratedObject</w:t>
      </w:r>
      <w:r>
        <w:t>]] internal</w:t>
      </w:r>
      <w:r w:rsidR="008C7F3D">
        <w:t xml:space="preserve"> </w:t>
      </w:r>
      <w:r w:rsidR="00022312">
        <w:t>data</w:t>
      </w:r>
      <w:r>
        <w:t xml:space="preserve"> property of</w:t>
      </w:r>
      <w:r w:rsidRPr="002166A8">
        <w:rPr>
          <w:i/>
        </w:rPr>
        <w:t xml:space="preserve"> </w:t>
      </w:r>
      <w:r w:rsidRPr="009B7611">
        <w:rPr>
          <w:i/>
        </w:rPr>
        <w:t>O</w:t>
      </w:r>
      <w:r>
        <w:t>.</w:t>
      </w:r>
    </w:p>
    <w:p w14:paraId="4035BE68" w14:textId="77777777" w:rsidR="0094126F" w:rsidRDefault="0094126F" w:rsidP="00BA1960">
      <w:pPr>
        <w:pStyle w:val="Alg4"/>
        <w:numPr>
          <w:ilvl w:val="0"/>
          <w:numId w:val="1004"/>
        </w:numPr>
        <w:spacing w:after="280"/>
        <w:contextualSpacing/>
      </w:pPr>
      <w:r>
        <w:t xml:space="preserve">Let </w:t>
      </w:r>
      <w:r>
        <w:rPr>
          <w:i/>
        </w:rPr>
        <w:t>index</w:t>
      </w:r>
      <w:r>
        <w:t xml:space="preserve"> be the value of the [[</w:t>
      </w:r>
      <w:r w:rsidR="00BA1960">
        <w:t>ArrayIteratorNextIndex</w:t>
      </w:r>
      <w:r>
        <w:t>]] internal</w:t>
      </w:r>
      <w:r w:rsidR="00022312">
        <w:t xml:space="preserve"> data</w:t>
      </w:r>
      <w:r>
        <w:t xml:space="preserve"> property of</w:t>
      </w:r>
      <w:r w:rsidRPr="002166A8">
        <w:rPr>
          <w:i/>
        </w:rPr>
        <w:t xml:space="preserve"> </w:t>
      </w:r>
      <w:r w:rsidRPr="009B7611">
        <w:rPr>
          <w:i/>
        </w:rPr>
        <w:t>O</w:t>
      </w:r>
      <w:r>
        <w:t>.</w:t>
      </w:r>
    </w:p>
    <w:p w14:paraId="68D67924" w14:textId="77777777" w:rsidR="0094126F" w:rsidRDefault="0094126F" w:rsidP="00BA1960">
      <w:pPr>
        <w:pStyle w:val="Alg4"/>
        <w:numPr>
          <w:ilvl w:val="0"/>
          <w:numId w:val="1004"/>
        </w:numPr>
        <w:spacing w:after="280"/>
        <w:contextualSpacing/>
      </w:pPr>
      <w:r>
        <w:t xml:space="preserve">Let </w:t>
      </w:r>
      <w:r>
        <w:rPr>
          <w:i/>
        </w:rPr>
        <w:t>itemKind</w:t>
      </w:r>
      <w:r>
        <w:t xml:space="preserve"> be the value of the [[</w:t>
      </w:r>
      <w:r w:rsidR="00BA1960">
        <w:t>ArrayIterationKind</w:t>
      </w:r>
      <w:r>
        <w:t xml:space="preserve">]] internal </w:t>
      </w:r>
      <w:r w:rsidR="00022312">
        <w:t xml:space="preserve">data </w:t>
      </w:r>
      <w:r>
        <w:t>property of</w:t>
      </w:r>
      <w:r w:rsidRPr="002166A8">
        <w:rPr>
          <w:i/>
        </w:rPr>
        <w:t xml:space="preserve"> </w:t>
      </w:r>
      <w:r w:rsidRPr="009B7611">
        <w:rPr>
          <w:i/>
        </w:rPr>
        <w:t>O</w:t>
      </w:r>
      <w:r>
        <w:t>.</w:t>
      </w:r>
    </w:p>
    <w:p w14:paraId="06F2405C" w14:textId="77777777" w:rsidR="00C940D3" w:rsidRPr="00E77497" w:rsidRDefault="00C940D3" w:rsidP="00543F35">
      <w:pPr>
        <w:pStyle w:val="Alg4"/>
        <w:numPr>
          <w:ilvl w:val="0"/>
          <w:numId w:val="1004"/>
        </w:numPr>
      </w:pPr>
      <w:r w:rsidRPr="00E77497">
        <w:t xml:space="preserve">Let </w:t>
      </w:r>
      <w:r w:rsidRPr="00E77497">
        <w:rPr>
          <w:i/>
        </w:rPr>
        <w:t>lenValue</w:t>
      </w:r>
      <w:r w:rsidRPr="00E77497">
        <w:t xml:space="preserve">  be the result of </w:t>
      </w:r>
      <w:r w:rsidR="00543F35" w:rsidRPr="00E77497">
        <w:t>Get</w:t>
      </w:r>
      <w:r w:rsidR="00543F35">
        <w:t>(</w:t>
      </w:r>
      <w:r w:rsidR="00543F35">
        <w:rPr>
          <w:i/>
        </w:rPr>
        <w:t>a</w:t>
      </w:r>
      <w:r w:rsidR="00543F35">
        <w:t>,</w:t>
      </w:r>
      <w:r w:rsidR="00543F35" w:rsidRPr="00E77497">
        <w:t xml:space="preserve"> </w:t>
      </w:r>
      <w:r w:rsidR="00543F35" w:rsidRPr="00E77497">
        <w:rPr>
          <w:rFonts w:ascii="Courier New" w:hAnsi="Courier New"/>
          <w:b/>
        </w:rPr>
        <w:t>"length"</w:t>
      </w:r>
      <w:r w:rsidR="00543F35">
        <w:rPr>
          <w:bCs/>
        </w:rPr>
        <w:t>)</w:t>
      </w:r>
      <w:r w:rsidRPr="00E77497">
        <w:t>.</w:t>
      </w:r>
    </w:p>
    <w:p w14:paraId="169BBA94" w14:textId="77777777" w:rsidR="00C940D3" w:rsidRPr="00E77497" w:rsidRDefault="00C940D3" w:rsidP="00E66725">
      <w:pPr>
        <w:pStyle w:val="Alg4"/>
        <w:numPr>
          <w:ilvl w:val="0"/>
          <w:numId w:val="1004"/>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14:paraId="6F51793C" w14:textId="77777777" w:rsidR="00C940D3" w:rsidRPr="00E77497" w:rsidRDefault="00C940D3" w:rsidP="00C940D3">
      <w:pPr>
        <w:pStyle w:val="Alg4"/>
        <w:numPr>
          <w:ilvl w:val="0"/>
          <w:numId w:val="1004"/>
        </w:numPr>
        <w:contextualSpacing/>
      </w:pPr>
      <w:r>
        <w:t>ReturnIfAbrupt(</w:t>
      </w:r>
      <w:r w:rsidRPr="00E77497">
        <w:rPr>
          <w:i/>
        </w:rPr>
        <w:t>len</w:t>
      </w:r>
      <w:r>
        <w:t>).</w:t>
      </w:r>
    </w:p>
    <w:p w14:paraId="23A4D8DA" w14:textId="77777777" w:rsidR="00262B6B" w:rsidRDefault="00262B6B" w:rsidP="00262B6B">
      <w:pPr>
        <w:pStyle w:val="Alg4"/>
        <w:numPr>
          <w:ilvl w:val="0"/>
          <w:numId w:val="1004"/>
        </w:numPr>
      </w:pPr>
      <w:commentRangeStart w:id="12013"/>
      <w:r>
        <w:t xml:space="preserve">If </w:t>
      </w:r>
      <w:r w:rsidRPr="00262B6B">
        <w:rPr>
          <w:i/>
          <w:iCs/>
        </w:rPr>
        <w:t>itemKind</w:t>
      </w:r>
      <w:r>
        <w:t xml:space="preserve"> contains the substring </w:t>
      </w:r>
      <w:r w:rsidRPr="00E77497">
        <w:rPr>
          <w:b/>
        </w:rPr>
        <w:t>"</w:t>
      </w:r>
      <w:r>
        <w:rPr>
          <w:rFonts w:ascii="Courier New" w:hAnsi="Courier New" w:cs="Courier New"/>
          <w:b/>
        </w:rPr>
        <w:t>sparse</w:t>
      </w:r>
      <w:r w:rsidRPr="00E77497">
        <w:rPr>
          <w:b/>
        </w:rPr>
        <w:t>"</w:t>
      </w:r>
      <w:r w:rsidRPr="00262B6B">
        <w:t>, then</w:t>
      </w:r>
    </w:p>
    <w:p w14:paraId="061FE5F6" w14:textId="77777777" w:rsidR="00262B6B" w:rsidRDefault="00262B6B" w:rsidP="00262B6B">
      <w:pPr>
        <w:pStyle w:val="Alg4"/>
        <w:numPr>
          <w:ilvl w:val="1"/>
          <w:numId w:val="1004"/>
        </w:numPr>
      </w:pPr>
      <w:r>
        <w:t xml:space="preserve">Let </w:t>
      </w:r>
      <w:r w:rsidRPr="00262B6B">
        <w:rPr>
          <w:i/>
          <w:iCs/>
        </w:rPr>
        <w:t>found</w:t>
      </w:r>
      <w:r>
        <w:t xml:space="preserve"> be </w:t>
      </w:r>
      <w:r w:rsidRPr="00262B6B">
        <w:rPr>
          <w:b/>
          <w:bCs/>
        </w:rPr>
        <w:t>false</w:t>
      </w:r>
      <w:r>
        <w:t>.</w:t>
      </w:r>
    </w:p>
    <w:p w14:paraId="10C5BBC7" w14:textId="77777777" w:rsidR="00C940D3" w:rsidRPr="00E77497" w:rsidRDefault="00C940D3" w:rsidP="00262B6B">
      <w:pPr>
        <w:pStyle w:val="Alg4"/>
        <w:numPr>
          <w:ilvl w:val="1"/>
          <w:numId w:val="1004"/>
        </w:numPr>
      </w:pPr>
      <w:r w:rsidRPr="00E77497">
        <w:t>Repeat, while</w:t>
      </w:r>
      <w:r w:rsidR="00262B6B">
        <w:t xml:space="preserve"> </w:t>
      </w:r>
      <w:r w:rsidR="00262B6B">
        <w:rPr>
          <w:i/>
          <w:iCs/>
        </w:rPr>
        <w:t>found</w:t>
      </w:r>
      <w:r w:rsidR="00262B6B">
        <w:t xml:space="preserve"> is </w:t>
      </w:r>
      <w:r w:rsidR="00262B6B">
        <w:rPr>
          <w:b/>
          <w:bCs/>
        </w:rPr>
        <w:t>false</w:t>
      </w:r>
      <w:r w:rsidR="00262B6B">
        <w:t xml:space="preserve"> and</w:t>
      </w:r>
      <w:r w:rsidRPr="00E77497">
        <w:t xml:space="preserve"> </w:t>
      </w:r>
      <w:r>
        <w:rPr>
          <w:i/>
        </w:rPr>
        <w:t>index</w:t>
      </w:r>
      <w:r w:rsidRPr="00E77497">
        <w:rPr>
          <w:i/>
        </w:rPr>
        <w:t xml:space="preserve"> </w:t>
      </w:r>
      <w:r w:rsidRPr="00E77497">
        <w:t xml:space="preserve">&lt; </w:t>
      </w:r>
      <w:r w:rsidRPr="00E77497">
        <w:rPr>
          <w:i/>
        </w:rPr>
        <w:t>len</w:t>
      </w:r>
    </w:p>
    <w:p w14:paraId="0CC1779F" w14:textId="77777777" w:rsidR="00C940D3" w:rsidRPr="00E77497" w:rsidRDefault="00C940D3" w:rsidP="00262B6B">
      <w:pPr>
        <w:pStyle w:val="Alg4"/>
        <w:numPr>
          <w:ilvl w:val="2"/>
          <w:numId w:val="1004"/>
        </w:numPr>
      </w:pPr>
      <w:r w:rsidRPr="00E77497">
        <w:t xml:space="preserve">Let </w:t>
      </w:r>
      <w:r w:rsidR="00262B6B">
        <w:rPr>
          <w:i/>
        </w:rPr>
        <w:t>elementKey</w:t>
      </w:r>
      <w:r w:rsidRPr="00E77497">
        <w:t xml:space="preserve"> be ToString(</w:t>
      </w:r>
      <w:r w:rsidR="00262B6B">
        <w:rPr>
          <w:i/>
        </w:rPr>
        <w:t>index</w:t>
      </w:r>
      <w:r w:rsidRPr="00E77497">
        <w:t>).</w:t>
      </w:r>
    </w:p>
    <w:p w14:paraId="7516B652" w14:textId="77777777" w:rsidR="00C940D3" w:rsidRPr="00E77497" w:rsidRDefault="00C940D3" w:rsidP="00A30692">
      <w:pPr>
        <w:pStyle w:val="Alg4"/>
        <w:numPr>
          <w:ilvl w:val="2"/>
          <w:numId w:val="1004"/>
        </w:numPr>
      </w:pPr>
      <w:r w:rsidRPr="00E77497">
        <w:t xml:space="preserve">Let </w:t>
      </w:r>
      <w:r w:rsidR="00262B6B">
        <w:rPr>
          <w:i/>
        </w:rPr>
        <w:t>found</w:t>
      </w:r>
      <w:r w:rsidRPr="00E77497">
        <w:t xml:space="preserve"> be the result of </w:t>
      </w:r>
      <w:r w:rsidR="00A30692">
        <w:t>HasProperty(</w:t>
      </w:r>
      <w:r w:rsidR="00A30692">
        <w:rPr>
          <w:i/>
        </w:rPr>
        <w:t>a</w:t>
      </w:r>
      <w:r w:rsidR="00A30692">
        <w:t>,</w:t>
      </w:r>
      <w:r w:rsidR="00A30692" w:rsidRPr="00E77497">
        <w:t xml:space="preserve"> </w:t>
      </w:r>
      <w:r w:rsidR="00262B6B">
        <w:rPr>
          <w:i/>
        </w:rPr>
        <w:t>elementKey</w:t>
      </w:r>
      <w:r w:rsidR="00A30692">
        <w:rPr>
          <w:iCs/>
        </w:rPr>
        <w:t>)</w:t>
      </w:r>
      <w:r w:rsidRPr="00E77497">
        <w:t>.</w:t>
      </w:r>
    </w:p>
    <w:p w14:paraId="035D6466" w14:textId="77777777" w:rsidR="008F2BA1" w:rsidRDefault="008F2BA1" w:rsidP="00966F28">
      <w:pPr>
        <w:pStyle w:val="Alg3"/>
        <w:numPr>
          <w:ilvl w:val="2"/>
          <w:numId w:val="1004"/>
        </w:numPr>
        <w:tabs>
          <w:tab w:val="left" w:pos="720"/>
        </w:tabs>
      </w:pPr>
      <w:r>
        <w:t>ReturnIfAbrupt(</w:t>
      </w:r>
      <w:r>
        <w:rPr>
          <w:i/>
          <w:iCs/>
        </w:rPr>
        <w:t>found</w:t>
      </w:r>
      <w:r>
        <w:t>).</w:t>
      </w:r>
    </w:p>
    <w:p w14:paraId="30E1533B" w14:textId="77777777" w:rsidR="00C940D3" w:rsidRPr="00E77497" w:rsidRDefault="00C940D3" w:rsidP="00262B6B">
      <w:pPr>
        <w:pStyle w:val="Alg4"/>
        <w:numPr>
          <w:ilvl w:val="2"/>
          <w:numId w:val="1004"/>
        </w:numPr>
      </w:pPr>
      <w:r w:rsidRPr="00E77497">
        <w:t xml:space="preserve">If </w:t>
      </w:r>
      <w:r w:rsidR="00262B6B">
        <w:rPr>
          <w:i/>
        </w:rPr>
        <w:t>found</w:t>
      </w:r>
      <w:r w:rsidR="00262B6B" w:rsidRPr="00E77497">
        <w:t xml:space="preserve"> </w:t>
      </w:r>
      <w:r w:rsidRPr="00E77497">
        <w:t xml:space="preserve">is </w:t>
      </w:r>
      <w:r w:rsidR="00262B6B">
        <w:rPr>
          <w:b/>
        </w:rPr>
        <w:t>false</w:t>
      </w:r>
      <w:r w:rsidRPr="00E77497">
        <w:t>, then</w:t>
      </w:r>
    </w:p>
    <w:p w14:paraId="4F42BE6C" w14:textId="77777777" w:rsidR="00C940D3" w:rsidRPr="00E77497" w:rsidRDefault="00C940D3" w:rsidP="00262B6B">
      <w:pPr>
        <w:pStyle w:val="Alg4"/>
        <w:numPr>
          <w:ilvl w:val="3"/>
          <w:numId w:val="1004"/>
        </w:numPr>
      </w:pPr>
      <w:r w:rsidRPr="00E77497">
        <w:t xml:space="preserve">Increase </w:t>
      </w:r>
      <w:r w:rsidR="00262B6B">
        <w:rPr>
          <w:i/>
        </w:rPr>
        <w:t>index</w:t>
      </w:r>
      <w:r w:rsidRPr="00E77497">
        <w:t xml:space="preserve"> by 1.</w:t>
      </w:r>
      <w:commentRangeEnd w:id="12013"/>
      <w:r w:rsidR="007A2AE2">
        <w:rPr>
          <w:rStyle w:val="af6"/>
          <w:rFonts w:ascii="Arial" w:eastAsia="MS Mincho" w:hAnsi="Arial"/>
          <w:spacing w:val="0"/>
          <w:lang w:eastAsia="ja-JP"/>
        </w:rPr>
        <w:commentReference w:id="12013"/>
      </w:r>
    </w:p>
    <w:p w14:paraId="4E9013B8" w14:textId="77777777" w:rsidR="003A4CC8" w:rsidRDefault="003A4CC8" w:rsidP="003A4CC8">
      <w:pPr>
        <w:pStyle w:val="Alg4"/>
        <w:numPr>
          <w:ilvl w:val="0"/>
          <w:numId w:val="1004"/>
        </w:numPr>
        <w:spacing w:after="280"/>
        <w:contextualSpacing/>
      </w:pPr>
      <w:r>
        <w:t xml:space="preserve">If </w:t>
      </w:r>
      <w:r>
        <w:rPr>
          <w:i/>
        </w:rPr>
        <w:t>index</w:t>
      </w:r>
      <w:r w:rsidRPr="00E77497">
        <w:rPr>
          <w:i/>
        </w:rPr>
        <w:t xml:space="preserve"> </w:t>
      </w:r>
      <w:r>
        <w:t>≥</w:t>
      </w:r>
      <w:r w:rsidRPr="00E77497">
        <w:t xml:space="preserve"> </w:t>
      </w:r>
      <w:r>
        <w:rPr>
          <w:i/>
        </w:rPr>
        <w:t>len</w:t>
      </w:r>
      <w:r>
        <w:rPr>
          <w:iCs/>
        </w:rPr>
        <w:t>, then</w:t>
      </w:r>
    </w:p>
    <w:p w14:paraId="0851558F" w14:textId="77777777" w:rsidR="003A4CC8" w:rsidRDefault="003A4CC8" w:rsidP="00FA5D11">
      <w:pPr>
        <w:pStyle w:val="Alg4"/>
        <w:numPr>
          <w:ilvl w:val="1"/>
          <w:numId w:val="1004"/>
        </w:numPr>
        <w:spacing w:after="280"/>
        <w:contextualSpacing/>
      </w:pPr>
      <w:r>
        <w:t>Set the value of the [[ArrayIteratorNextIndex]] internal</w:t>
      </w:r>
      <w:r w:rsidR="00022312">
        <w:t xml:space="preserve"> data</w:t>
      </w:r>
      <w:r>
        <w:t xml:space="preserve"> property of</w:t>
      </w:r>
      <w:r w:rsidRPr="002166A8">
        <w:rPr>
          <w:i/>
        </w:rPr>
        <w:t xml:space="preserve"> </w:t>
      </w:r>
      <w:r w:rsidRPr="009B7611">
        <w:rPr>
          <w:i/>
        </w:rPr>
        <w:t>O</w:t>
      </w:r>
      <w:r>
        <w:rPr>
          <w:iCs/>
        </w:rPr>
        <w:t xml:space="preserve"> to +</w:t>
      </w:r>
      <w:r w:rsidR="00FA5D11">
        <w:rPr>
          <w:iCs/>
        </w:rPr>
        <w:t>∞</w:t>
      </w:r>
      <w:r>
        <w:t>.</w:t>
      </w:r>
    </w:p>
    <w:p w14:paraId="334C0F04" w14:textId="77777777" w:rsidR="000374D3" w:rsidRDefault="003A4CC8" w:rsidP="000374D3">
      <w:pPr>
        <w:pStyle w:val="Alg4"/>
        <w:numPr>
          <w:ilvl w:val="1"/>
          <w:numId w:val="1004"/>
        </w:numPr>
        <w:spacing w:after="280"/>
        <w:contextualSpacing/>
        <w:rPr>
          <w:ins w:id="12014" w:author="Rev 19 Allen Wirfs-Brock" w:date="2013-09-10T13:50:00Z"/>
        </w:rPr>
      </w:pPr>
      <w:r w:rsidRPr="00E77497">
        <w:t xml:space="preserve">Return </w:t>
      </w:r>
      <w:r w:rsidR="0056441E">
        <w:t>CreateIt</w:t>
      </w:r>
      <w:ins w:id="12015" w:author="Rev 19 Allen Wirfs-Brock" w:date="2013-09-06T10:14:00Z">
        <w:r w:rsidR="00AE748F">
          <w:t>e</w:t>
        </w:r>
      </w:ins>
      <w:r w:rsidR="0056441E">
        <w:t>rResultObject(</w:t>
      </w:r>
      <w:r w:rsidR="0056441E">
        <w:rPr>
          <w:b/>
          <w:bCs/>
        </w:rPr>
        <w:t>undefined</w:t>
      </w:r>
      <w:r w:rsidR="0056441E">
        <w:t xml:space="preserve">, </w:t>
      </w:r>
      <w:r w:rsidR="0056441E" w:rsidRPr="0056441E">
        <w:rPr>
          <w:b/>
          <w:bCs/>
        </w:rPr>
        <w:t>true</w:t>
      </w:r>
      <w:r w:rsidR="0056441E">
        <w:t>)</w:t>
      </w:r>
      <w:r w:rsidRPr="00E77497">
        <w:t>.</w:t>
      </w:r>
    </w:p>
    <w:p w14:paraId="07E8CB8C" w14:textId="77777777" w:rsidR="00CF542D" w:rsidRDefault="00CF542D" w:rsidP="00CF542D">
      <w:pPr>
        <w:pStyle w:val="Alg4"/>
        <w:numPr>
          <w:ilvl w:val="0"/>
          <w:numId w:val="1004"/>
        </w:numPr>
        <w:spacing w:after="280"/>
        <w:contextualSpacing/>
      </w:pPr>
      <w:r>
        <w:t xml:space="preserve">Set the value of the [[ArrayIteratorNextIndex]] internal </w:t>
      </w:r>
      <w:r w:rsidR="00022312">
        <w:t xml:space="preserve">data </w:t>
      </w:r>
      <w:r>
        <w:t>property of</w:t>
      </w:r>
      <w:r w:rsidRPr="002166A8">
        <w:rPr>
          <w:i/>
        </w:rPr>
        <w:t xml:space="preserve"> </w:t>
      </w:r>
      <w:r w:rsidRPr="009B7611">
        <w:rPr>
          <w:i/>
        </w:rPr>
        <w:t>O</w:t>
      </w:r>
      <w:r>
        <w:rPr>
          <w:iCs/>
        </w:rPr>
        <w:t xml:space="preserve"> to </w:t>
      </w:r>
      <w:r>
        <w:rPr>
          <w:i/>
        </w:rPr>
        <w:t>index</w:t>
      </w:r>
      <w:r>
        <w:rPr>
          <w:iCs/>
        </w:rPr>
        <w:t>+1</w:t>
      </w:r>
      <w:r>
        <w:t>.</w:t>
      </w:r>
    </w:p>
    <w:p w14:paraId="08D56B17" w14:textId="77777777" w:rsidR="00CF542D" w:rsidRDefault="00CF542D" w:rsidP="00CF542D">
      <w:pPr>
        <w:pStyle w:val="Alg4"/>
        <w:numPr>
          <w:ilvl w:val="0"/>
          <w:numId w:val="1004"/>
        </w:numPr>
        <w:spacing w:after="28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value</w:t>
      </w:r>
      <w:r w:rsidRPr="00E77497">
        <w:rPr>
          <w:b/>
        </w:rPr>
        <w:t>"</w:t>
      </w:r>
      <w:r w:rsidRPr="00262B6B">
        <w:t>, then</w:t>
      </w:r>
    </w:p>
    <w:p w14:paraId="7E7A11CA" w14:textId="77777777" w:rsidR="00E66725" w:rsidRDefault="00E66725" w:rsidP="00E66725">
      <w:pPr>
        <w:pStyle w:val="Alg4"/>
        <w:numPr>
          <w:ilvl w:val="1"/>
          <w:numId w:val="1004"/>
        </w:numPr>
        <w:spacing w:after="280"/>
        <w:contextualSpacing/>
      </w:pPr>
      <w:r w:rsidRPr="00E77497">
        <w:t xml:space="preserve">Let </w:t>
      </w:r>
      <w:r>
        <w:rPr>
          <w:i/>
        </w:rPr>
        <w:t>elementKey</w:t>
      </w:r>
      <w:r w:rsidRPr="00E77497">
        <w:t xml:space="preserve"> be ToString(</w:t>
      </w:r>
      <w:r>
        <w:rPr>
          <w:i/>
        </w:rPr>
        <w:t>index</w:t>
      </w:r>
      <w:r w:rsidRPr="00E77497">
        <w:t>).</w:t>
      </w:r>
    </w:p>
    <w:p w14:paraId="2C097AAE" w14:textId="77777777" w:rsidR="00CF542D" w:rsidRPr="00E77497" w:rsidRDefault="00CF542D" w:rsidP="00543F35">
      <w:pPr>
        <w:pStyle w:val="Alg4"/>
        <w:numPr>
          <w:ilvl w:val="1"/>
          <w:numId w:val="1004"/>
        </w:numPr>
        <w:tabs>
          <w:tab w:val="left" w:pos="2520"/>
        </w:tabs>
      </w:pPr>
      <w:r w:rsidRPr="00E77497">
        <w:t xml:space="preserve">Let </w:t>
      </w:r>
      <w:r>
        <w:rPr>
          <w:i/>
        </w:rPr>
        <w:t>element</w:t>
      </w:r>
      <w:r w:rsidRPr="00E77497">
        <w:rPr>
          <w:i/>
        </w:rPr>
        <w:t>Value</w:t>
      </w:r>
      <w:r w:rsidRPr="00E77497">
        <w:t xml:space="preserve"> be the result of Get</w:t>
      </w:r>
      <w:r w:rsidR="00543F35">
        <w:t>(</w:t>
      </w:r>
      <w:r>
        <w:rPr>
          <w:i/>
        </w:rPr>
        <w:t>a</w:t>
      </w:r>
      <w:r w:rsidR="00543F35">
        <w:t>,</w:t>
      </w:r>
      <w:r w:rsidRPr="00E77497">
        <w:t xml:space="preserve"> </w:t>
      </w:r>
      <w:r>
        <w:rPr>
          <w:i/>
        </w:rPr>
        <w:t>elementKey</w:t>
      </w:r>
      <w:r w:rsidR="00543F35">
        <w:rPr>
          <w:iCs/>
        </w:rPr>
        <w:t>)</w:t>
      </w:r>
      <w:r w:rsidRPr="00E77497">
        <w:t>.</w:t>
      </w:r>
    </w:p>
    <w:p w14:paraId="02B42847" w14:textId="77777777" w:rsidR="00CF542D" w:rsidRDefault="00CF542D" w:rsidP="00F80F9F">
      <w:pPr>
        <w:pStyle w:val="Alg4"/>
        <w:numPr>
          <w:ilvl w:val="1"/>
          <w:numId w:val="1004"/>
        </w:numPr>
        <w:contextualSpacing/>
      </w:pPr>
      <w:r>
        <w:t>ReturnIfAbrupt(</w:t>
      </w:r>
      <w:r>
        <w:rPr>
          <w:i/>
        </w:rPr>
        <w:t>element</w:t>
      </w:r>
      <w:r w:rsidRPr="00E77497">
        <w:rPr>
          <w:i/>
        </w:rPr>
        <w:t>Value</w:t>
      </w:r>
      <w:r>
        <w:t>).</w:t>
      </w:r>
    </w:p>
    <w:p w14:paraId="5479CEB5" w14:textId="77777777" w:rsidR="00CF542D" w:rsidRDefault="00CF542D" w:rsidP="00F80F9F">
      <w:pPr>
        <w:pStyle w:val="Alg4"/>
        <w:numPr>
          <w:ilvl w:val="0"/>
          <w:numId w:val="1004"/>
        </w:numPr>
        <w:spacing w:after="24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key+value</w:t>
      </w:r>
      <w:r w:rsidRPr="00E77497">
        <w:rPr>
          <w:b/>
        </w:rPr>
        <w:t>"</w:t>
      </w:r>
      <w:r w:rsidRPr="00262B6B">
        <w:t>, then</w:t>
      </w:r>
    </w:p>
    <w:p w14:paraId="5FFBE852" w14:textId="77777777" w:rsidR="00CF542D" w:rsidRDefault="00CF542D" w:rsidP="00F80F9F">
      <w:pPr>
        <w:pStyle w:val="Alg4"/>
        <w:numPr>
          <w:ilvl w:val="1"/>
          <w:numId w:val="1004"/>
        </w:numPr>
        <w:spacing w:after="240"/>
        <w:contextualSpacing/>
      </w:pPr>
      <w:r>
        <w:t xml:space="preserve">Let </w:t>
      </w:r>
      <w:r w:rsidRPr="009B7611">
        <w:rPr>
          <w:i/>
        </w:rPr>
        <w:t>result</w:t>
      </w:r>
      <w:r>
        <w:t xml:space="preserve"> be the result of </w:t>
      </w:r>
      <w:ins w:id="12016" w:author="Rev 19 Allen Wirfs-Brock" w:date="2013-09-12T12:16:00Z">
        <w:r w:rsidR="006F65B3">
          <w:t>performing</w:t>
        </w:r>
      </w:ins>
      <w:ins w:id="12017" w:author="Rev 19 Allen Wirfs-Brock" w:date="2013-09-12T12:14:00Z">
        <w:r w:rsidR="000C266C">
          <w:t xml:space="preserve"> ArrayCreate(</w:t>
        </w:r>
        <w:r w:rsidR="000C266C">
          <w:rPr>
            <w:iCs/>
          </w:rPr>
          <w:t>2)</w:t>
        </w:r>
      </w:ins>
      <w:del w:id="12018" w:author="Rev 19 Allen Wirfs-Brock" w:date="2013-09-12T12:14:00Z">
        <w:r w:rsidDel="000C266C">
          <w:delText>the abstract operation ArrayCreate with argument 2</w:delText>
        </w:r>
      </w:del>
      <w:r>
        <w:t>.</w:t>
      </w:r>
    </w:p>
    <w:p w14:paraId="5E0C7837" w14:textId="77777777" w:rsidR="00CF542D" w:rsidRDefault="00CF542D" w:rsidP="00F80F9F">
      <w:pPr>
        <w:pStyle w:val="Alg4"/>
        <w:numPr>
          <w:ilvl w:val="1"/>
          <w:numId w:val="1004"/>
        </w:numPr>
        <w:spacing w:after="240"/>
        <w:contextualSpacing/>
      </w:pPr>
      <w:r>
        <w:t xml:space="preserve">Assert: </w:t>
      </w:r>
      <w:r w:rsidRPr="009B7611">
        <w:rPr>
          <w:i/>
        </w:rPr>
        <w:t>result</w:t>
      </w:r>
      <w:r>
        <w:t xml:space="preserve"> is a new, well-formed Array object so the following operations will never fail.</w:t>
      </w:r>
    </w:p>
    <w:p w14:paraId="1F6CBB70" w14:textId="77777777" w:rsidR="00CF542D" w:rsidRDefault="00CF542D" w:rsidP="00E66725">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0</w:t>
      </w:r>
      <w:r w:rsidRPr="00E77497">
        <w:rPr>
          <w:b/>
        </w:rPr>
        <w:t>"</w:t>
      </w:r>
      <w:r w:rsidR="00630508">
        <w:t xml:space="preserve"> and</w:t>
      </w:r>
      <w:r>
        <w:t xml:space="preserve"> Property Descriptor {[[Value]]: </w:t>
      </w:r>
      <w:r w:rsidR="00E66725">
        <w:rPr>
          <w:i/>
        </w:rPr>
        <w:t>index</w:t>
      </w:r>
      <w:r w:rsidR="00F80F9F">
        <w:t>,</w:t>
      </w:r>
      <w:r>
        <w:t xml:space="preserve"> [[Writable]]: </w:t>
      </w:r>
      <w:r w:rsidRPr="00581965">
        <w:rPr>
          <w:b/>
        </w:rPr>
        <w:t>true</w:t>
      </w:r>
      <w:r>
        <w:t xml:space="preserve">, [[Enumerable]]: </w:t>
      </w:r>
      <w:r w:rsidRPr="00581965">
        <w:rPr>
          <w:b/>
        </w:rPr>
        <w:t>true</w:t>
      </w:r>
      <w:r>
        <w:t xml:space="preserve">, [[Configurable]]: </w:t>
      </w:r>
      <w:r w:rsidRPr="00581965">
        <w:rPr>
          <w:b/>
        </w:rPr>
        <w:t>true</w:t>
      </w:r>
      <w:r>
        <w:t>}.</w:t>
      </w:r>
    </w:p>
    <w:p w14:paraId="295F68EB" w14:textId="77777777" w:rsidR="00CF542D" w:rsidRDefault="00CF542D" w:rsidP="00630508">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1</w:t>
      </w:r>
      <w:r w:rsidRPr="00E77497">
        <w:rPr>
          <w:b/>
        </w:rPr>
        <w:t>"</w:t>
      </w:r>
      <w:r w:rsidR="00630508">
        <w:t xml:space="preserve"> and</w:t>
      </w:r>
      <w:r>
        <w:t xml:space="preserve"> Property Descriptor {[[Value]]: </w:t>
      </w:r>
      <w:r w:rsidR="00F80F9F">
        <w:rPr>
          <w:i/>
        </w:rPr>
        <w:t>element</w:t>
      </w:r>
      <w:r w:rsidR="00F80F9F" w:rsidRPr="00E77497">
        <w:rPr>
          <w:i/>
        </w:rPr>
        <w:t>Value</w:t>
      </w:r>
      <w:r>
        <w:t xml:space="preserve">, [[Writable]]: </w:t>
      </w:r>
      <w:r w:rsidRPr="00581965">
        <w:rPr>
          <w:b/>
        </w:rPr>
        <w:t>true</w:t>
      </w:r>
      <w:r>
        <w:t xml:space="preserve">, [[Enumerable]]: </w:t>
      </w:r>
      <w:r w:rsidRPr="00581965">
        <w:rPr>
          <w:b/>
        </w:rPr>
        <w:t>true</w:t>
      </w:r>
      <w:r>
        <w:t xml:space="preserve">, [[Configurable]]: </w:t>
      </w:r>
      <w:r w:rsidRPr="00581965">
        <w:rPr>
          <w:b/>
        </w:rPr>
        <w:t>true</w:t>
      </w:r>
      <w:r>
        <w:t>}.</w:t>
      </w:r>
    </w:p>
    <w:p w14:paraId="4C48BFCF" w14:textId="77777777" w:rsidR="00F80F9F" w:rsidRDefault="00F80F9F" w:rsidP="00725B1C">
      <w:pPr>
        <w:pStyle w:val="Alg4"/>
        <w:numPr>
          <w:ilvl w:val="1"/>
          <w:numId w:val="1004"/>
        </w:numPr>
        <w:spacing w:after="240"/>
        <w:contextualSpacing/>
      </w:pPr>
      <w:r>
        <w:t xml:space="preserve">Return </w:t>
      </w:r>
      <w:r w:rsidR="00725B1C">
        <w:t>CreateIt</w:t>
      </w:r>
      <w:ins w:id="12019" w:author="Rev 19 Allen Wirfs-Brock" w:date="2013-09-06T10:14:00Z">
        <w:r w:rsidR="00AE748F">
          <w:t>e</w:t>
        </w:r>
      </w:ins>
      <w:r w:rsidR="00725B1C">
        <w:t>rResultObject(</w:t>
      </w:r>
      <w:r w:rsidR="00725B1C" w:rsidRPr="00725B1C">
        <w:rPr>
          <w:i/>
          <w:iCs/>
        </w:rPr>
        <w:t>result</w:t>
      </w:r>
      <w:r w:rsidR="00725B1C">
        <w:t xml:space="preserve">, </w:t>
      </w:r>
      <w:r w:rsidR="00725B1C">
        <w:rPr>
          <w:b/>
          <w:bCs/>
        </w:rPr>
        <w:t>false</w:t>
      </w:r>
      <w:r w:rsidR="00725B1C">
        <w:t>)</w:t>
      </w:r>
      <w:r>
        <w:t>.</w:t>
      </w:r>
    </w:p>
    <w:p w14:paraId="1DF34A22" w14:textId="77777777" w:rsidR="0094126F" w:rsidRDefault="00F80F9F" w:rsidP="00E66725">
      <w:pPr>
        <w:pStyle w:val="Alg4"/>
        <w:numPr>
          <w:ilvl w:val="0"/>
          <w:numId w:val="1004"/>
        </w:numPr>
        <w:spacing w:after="240"/>
        <w:contextualSpacing/>
      </w:pPr>
      <w:r>
        <w:t xml:space="preserve">Else </w:t>
      </w:r>
      <w:r w:rsidR="0094126F">
        <w:t xml:space="preserve">If </w:t>
      </w:r>
      <w:r w:rsidR="0094126F" w:rsidRPr="008816D4">
        <w:rPr>
          <w:i/>
        </w:rPr>
        <w:t>itemKind</w:t>
      </w:r>
      <w:r w:rsidR="0094126F">
        <w:t xml:space="preserve"> </w:t>
      </w:r>
      <w:r>
        <w:t xml:space="preserve">contains the substring </w:t>
      </w:r>
      <w:r w:rsidR="0094126F" w:rsidRPr="00E77497">
        <w:rPr>
          <w:b/>
        </w:rPr>
        <w:t>"</w:t>
      </w:r>
      <w:r w:rsidR="0094126F">
        <w:rPr>
          <w:rFonts w:ascii="Courier New" w:hAnsi="Courier New" w:cs="Courier New"/>
          <w:b/>
        </w:rPr>
        <w:t>key</w:t>
      </w:r>
      <w:r w:rsidR="0094126F" w:rsidRPr="00E77497">
        <w:rPr>
          <w:b/>
        </w:rPr>
        <w:t>"</w:t>
      </w:r>
      <w:r w:rsidR="0094126F">
        <w:t xml:space="preserve"> then, </w:t>
      </w:r>
      <w:r>
        <w:t xml:space="preserve">return </w:t>
      </w:r>
      <w:r w:rsidR="00725B1C">
        <w:t>CreateIt</w:t>
      </w:r>
      <w:ins w:id="12020" w:author="Rev 19 Allen Wirfs-Brock" w:date="2013-09-06T10:14:00Z">
        <w:r w:rsidR="00AE748F">
          <w:t>e</w:t>
        </w:r>
      </w:ins>
      <w:r w:rsidR="00725B1C">
        <w:t>rResultObject(</w:t>
      </w:r>
      <w:r w:rsidR="00E66725">
        <w:rPr>
          <w:i/>
        </w:rPr>
        <w:t>index</w:t>
      </w:r>
      <w:r>
        <w:t>,</w:t>
      </w:r>
      <w:r w:rsidR="00725B1C" w:rsidRPr="00725B1C">
        <w:rPr>
          <w:b/>
          <w:bCs/>
        </w:rPr>
        <w:t xml:space="preserve"> </w:t>
      </w:r>
      <w:r w:rsidR="00725B1C">
        <w:rPr>
          <w:b/>
          <w:bCs/>
        </w:rPr>
        <w:t>false</w:t>
      </w:r>
      <w:r w:rsidR="00725B1C">
        <w:t>)</w:t>
      </w:r>
      <w:r w:rsidR="0094126F">
        <w:t>.</w:t>
      </w:r>
    </w:p>
    <w:p w14:paraId="196FBD57" w14:textId="77777777" w:rsidR="0094126F" w:rsidRDefault="00725B1C" w:rsidP="00725B1C">
      <w:pPr>
        <w:pStyle w:val="Alg4"/>
        <w:numPr>
          <w:ilvl w:val="0"/>
          <w:numId w:val="1004"/>
        </w:numPr>
        <w:spacing w:after="240"/>
        <w:contextualSpacing/>
      </w:pPr>
      <w:r>
        <w:t xml:space="preserve">Assert: </w:t>
      </w:r>
      <w:r w:rsidR="008002D2" w:rsidRPr="00725B1C">
        <w:rPr>
          <w:i/>
        </w:rPr>
        <w:t>itemKind</w:t>
      </w:r>
      <w:r w:rsidR="008002D2">
        <w:t xml:space="preserve"> </w:t>
      </w:r>
      <w:r w:rsidR="0042285B">
        <w:t xml:space="preserve">contains the substring </w:t>
      </w:r>
      <w:r w:rsidR="008002D2" w:rsidRPr="00725B1C">
        <w:rPr>
          <w:rFonts w:ascii="Courier New" w:hAnsi="Courier New" w:cs="Courier New"/>
          <w:b/>
        </w:rPr>
        <w:t>"value"</w:t>
      </w:r>
      <w:r w:rsidR="0094126F">
        <w:t xml:space="preserve">, </w:t>
      </w:r>
    </w:p>
    <w:p w14:paraId="6EBF74EA" w14:textId="77777777" w:rsidR="0094126F" w:rsidRPr="002166A8" w:rsidRDefault="00F80F9F" w:rsidP="00725B1C">
      <w:pPr>
        <w:pStyle w:val="Alg4"/>
        <w:numPr>
          <w:ilvl w:val="0"/>
          <w:numId w:val="1004"/>
        </w:numPr>
        <w:spacing w:after="280"/>
      </w:pPr>
      <w:r>
        <w:t xml:space="preserve">Return </w:t>
      </w:r>
      <w:r w:rsidR="00725B1C">
        <w:t>CreateIt</w:t>
      </w:r>
      <w:ins w:id="12021" w:author="Rev 19 Allen Wirfs-Brock" w:date="2013-09-06T10:14:00Z">
        <w:r w:rsidR="00AE748F">
          <w:t>e</w:t>
        </w:r>
      </w:ins>
      <w:r w:rsidR="00725B1C">
        <w:t>rResultObject(</w:t>
      </w:r>
      <w:r>
        <w:rPr>
          <w:i/>
        </w:rPr>
        <w:t>element</w:t>
      </w:r>
      <w:r w:rsidRPr="00E77497">
        <w:rPr>
          <w:i/>
        </w:rPr>
        <w:t>Value</w:t>
      </w:r>
      <w:r w:rsidR="00725B1C">
        <w:rPr>
          <w:iCs/>
        </w:rPr>
        <w:t xml:space="preserve">, </w:t>
      </w:r>
      <w:r w:rsidR="00725B1C">
        <w:rPr>
          <w:b/>
          <w:bCs/>
        </w:rPr>
        <w:t>false</w:t>
      </w:r>
      <w:r w:rsidR="00725B1C">
        <w:t>)</w:t>
      </w:r>
      <w:r>
        <w:t>.</w:t>
      </w:r>
    </w:p>
    <w:p w14:paraId="41F52BB2" w14:textId="77777777" w:rsidR="0094126F" w:rsidRPr="00E77497" w:rsidRDefault="004B6770" w:rsidP="00483C7C">
      <w:pPr>
        <w:pStyle w:val="51"/>
      </w:pPr>
      <w:r>
        <w:rPr>
          <w:i/>
        </w:rPr>
        <w:t>Array</w:t>
      </w:r>
      <w:r w:rsidR="0094126F" w:rsidRPr="009B7611">
        <w:rPr>
          <w:i/>
        </w:rPr>
        <w:t>Iterator</w:t>
      </w:r>
      <w:r w:rsidR="0094126F" w:rsidRPr="00E77497">
        <w:t>.prototype.</w:t>
      </w:r>
      <w:r w:rsidR="0094126F">
        <w:t>@@iterator</w:t>
      </w:r>
      <w:r w:rsidR="0094126F" w:rsidRPr="00E77497">
        <w:t xml:space="preserve"> ( </w:t>
      </w:r>
      <w:r w:rsidR="0094126F">
        <w:t xml:space="preserve">  </w:t>
      </w:r>
      <w:r w:rsidR="0094126F" w:rsidRPr="00E77497">
        <w:t>)</w:t>
      </w:r>
    </w:p>
    <w:p w14:paraId="759A1AB6" w14:textId="77777777" w:rsidR="0094126F" w:rsidRPr="00E77497" w:rsidRDefault="0094126F" w:rsidP="0094126F">
      <w:r w:rsidRPr="00E77497">
        <w:t>The following steps are taken:</w:t>
      </w:r>
    </w:p>
    <w:p w14:paraId="33FFAA29" w14:textId="77777777" w:rsidR="0094126F" w:rsidRPr="002166A8" w:rsidRDefault="0094126F" w:rsidP="0094126F">
      <w:pPr>
        <w:pStyle w:val="Alg4"/>
        <w:numPr>
          <w:ilvl w:val="0"/>
          <w:numId w:val="1005"/>
        </w:numPr>
        <w:spacing w:after="280"/>
      </w:pPr>
      <w:r w:rsidRPr="00E77497">
        <w:t xml:space="preserve">Return </w:t>
      </w:r>
      <w:r>
        <w:t xml:space="preserve">the </w:t>
      </w:r>
      <w:r w:rsidRPr="006847F6">
        <w:rPr>
          <w:b/>
        </w:rPr>
        <w:t>this</w:t>
      </w:r>
      <w:r>
        <w:t xml:space="preserve"> value</w:t>
      </w:r>
      <w:r w:rsidRPr="00E77497">
        <w:t>.</w:t>
      </w:r>
    </w:p>
    <w:p w14:paraId="722FAC0D" w14:textId="77777777" w:rsidR="0094126F" w:rsidRDefault="004B6770" w:rsidP="00483C7C">
      <w:pPr>
        <w:pStyle w:val="51"/>
      </w:pPr>
      <w:r>
        <w:rPr>
          <w:i/>
        </w:rPr>
        <w:t>Array</w:t>
      </w:r>
      <w:r w:rsidR="0094126F" w:rsidRPr="009B7611">
        <w:rPr>
          <w:i/>
        </w:rPr>
        <w:t>Iterator</w:t>
      </w:r>
      <w:r w:rsidR="0094126F">
        <w:t>.prototype.@@toStringTag</w:t>
      </w:r>
    </w:p>
    <w:p w14:paraId="29E861AA" w14:textId="77777777" w:rsidR="0094126F" w:rsidRPr="00097A4C" w:rsidRDefault="0094126F" w:rsidP="004B6770">
      <w:r w:rsidRPr="00E77497">
        <w:t xml:space="preserve">The </w:t>
      </w:r>
      <w:r>
        <w:t xml:space="preserve">initial value of the @@toStringTag property is the string value </w:t>
      </w:r>
      <w:r w:rsidRPr="00E77497">
        <w:rPr>
          <w:b/>
        </w:rPr>
        <w:t>"</w:t>
      </w:r>
      <w:r w:rsidR="004B6770">
        <w:rPr>
          <w:rFonts w:ascii="Courier New" w:hAnsi="Courier New" w:cs="Courier New"/>
          <w:b/>
        </w:rPr>
        <w:t>Array</w:t>
      </w:r>
      <w:r>
        <w:rPr>
          <w:rFonts w:ascii="Courier New" w:hAnsi="Courier New" w:cs="Courier New"/>
          <w:b/>
        </w:rPr>
        <w:t xml:space="preserve"> Iterator</w:t>
      </w:r>
      <w:r w:rsidRPr="00E77497">
        <w:rPr>
          <w:b/>
        </w:rPr>
        <w:t>"</w:t>
      </w:r>
      <w:r>
        <w:t>.</w:t>
      </w:r>
    </w:p>
    <w:p w14:paraId="52F782CF" w14:textId="77777777" w:rsidR="0094126F" w:rsidRDefault="0094126F" w:rsidP="00D148E9">
      <w:pPr>
        <w:pStyle w:val="40"/>
      </w:pPr>
      <w:bookmarkStart w:id="12022" w:name="_Ref366080311"/>
      <w:r>
        <w:t xml:space="preserve">Properties of </w:t>
      </w:r>
      <w:r w:rsidR="004B6770">
        <w:t>Array</w:t>
      </w:r>
      <w:r>
        <w:t xml:space="preserve"> Iterator Instances</w:t>
      </w:r>
      <w:bookmarkEnd w:id="12022"/>
    </w:p>
    <w:p w14:paraId="7C62270C" w14:textId="77777777" w:rsidR="0094126F" w:rsidRDefault="004B6770" w:rsidP="00E375C3">
      <w:r>
        <w:t>Array</w:t>
      </w:r>
      <w:r w:rsidR="0094126F" w:rsidRPr="00E77497">
        <w:t xml:space="preserve"> </w:t>
      </w:r>
      <w:r w:rsidR="0094126F">
        <w:t>Iterator instances</w:t>
      </w:r>
      <w:r w:rsidR="0094126F" w:rsidRPr="00E77497">
        <w:t xml:space="preserve"> inherit properties from the </w:t>
      </w:r>
      <w:r>
        <w:t>Array</w:t>
      </w:r>
      <w:r w:rsidR="0094126F">
        <w:t xml:space="preserve"> Iterator</w:t>
      </w:r>
      <w:r w:rsidR="0094126F" w:rsidRPr="00E77497">
        <w:t xml:space="preserve"> prototype</w:t>
      </w:r>
      <w:r w:rsidR="0094126F">
        <w:t xml:space="preserve"> (the intrinsic,  %</w:t>
      </w:r>
      <w:r>
        <w:t>Array</w:t>
      </w:r>
      <w:r w:rsidR="0094126F">
        <w:t>IteratorPrototype%)</w:t>
      </w:r>
      <w:r w:rsidR="00E375C3">
        <w:t>.</w:t>
      </w:r>
      <w:r w:rsidR="0094126F" w:rsidRPr="00E77497">
        <w:t xml:space="preserve"> </w:t>
      </w:r>
      <w:r>
        <w:t>Array</w:t>
      </w:r>
      <w:r w:rsidR="0094126F">
        <w:t xml:space="preserve"> Iterator instances are initially created with</w:t>
      </w:r>
      <w:r w:rsidR="0094126F" w:rsidRPr="00E77497">
        <w:t xml:space="preserve"> </w:t>
      </w:r>
      <w:r w:rsidR="0094126F">
        <w:t>the internal properties</w:t>
      </w:r>
      <w:r>
        <w:t xml:space="preserve"> listed in </w:t>
      </w:r>
      <w:r>
        <w:fldChar w:fldCharType="begin"/>
      </w:r>
      <w:r>
        <w:instrText xml:space="preserve"> REF _Ref338585047 \h </w:instrText>
      </w:r>
      <w:r>
        <w:fldChar w:fldCharType="separate"/>
      </w:r>
      <w:r w:rsidR="00D433E8">
        <w:t xml:space="preserve">Table </w:t>
      </w:r>
      <w:r w:rsidR="00D433E8">
        <w:rPr>
          <w:noProof/>
        </w:rPr>
        <w:t>35</w:t>
      </w:r>
      <w:r>
        <w:fldChar w:fldCharType="end"/>
      </w:r>
      <w:r w:rsidR="0094126F">
        <w:t>.</w:t>
      </w:r>
    </w:p>
    <w:p w14:paraId="5C80EE1F" w14:textId="77777777" w:rsidR="0094126F" w:rsidRDefault="0094126F" w:rsidP="004B6770">
      <w:pPr>
        <w:pStyle w:val="afffff4"/>
        <w:keepNext/>
        <w:jc w:val="center"/>
      </w:pPr>
      <w:bookmarkStart w:id="12023" w:name="_Ref338585047"/>
      <w:r>
        <w:t xml:space="preserve">Table </w:t>
      </w:r>
      <w:r>
        <w:fldChar w:fldCharType="begin"/>
      </w:r>
      <w:r>
        <w:instrText xml:space="preserve"> SEQ Table \* ARABIC </w:instrText>
      </w:r>
      <w:r>
        <w:fldChar w:fldCharType="separate"/>
      </w:r>
      <w:r w:rsidR="00D433E8">
        <w:rPr>
          <w:noProof/>
        </w:rPr>
        <w:t>35</w:t>
      </w:r>
      <w:r>
        <w:fldChar w:fldCharType="end"/>
      </w:r>
      <w:bookmarkEnd w:id="12023"/>
      <w:r>
        <w:t xml:space="preserve"> — Internal </w:t>
      </w:r>
      <w:r w:rsidR="00022312">
        <w:t xml:space="preserve">Data </w:t>
      </w:r>
      <w:r>
        <w:t xml:space="preserve">Properties of </w:t>
      </w:r>
      <w:r w:rsidR="004B6770">
        <w:t>Array</w:t>
      </w:r>
      <w:r>
        <w:t xml:space="preserve">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4126F" w:rsidRPr="00E77497" w14:paraId="008181C2" w14:textId="77777777" w:rsidTr="004B6770">
        <w:tc>
          <w:tcPr>
            <w:tcW w:w="2250" w:type="dxa"/>
            <w:tcBorders>
              <w:top w:val="single" w:sz="12" w:space="0" w:color="000000"/>
              <w:left w:val="single" w:sz="6" w:space="0" w:color="000000"/>
              <w:bottom w:val="single" w:sz="6" w:space="0" w:color="000000"/>
              <w:right w:val="nil"/>
            </w:tcBorders>
            <w:shd w:val="solid" w:color="C0C0C0" w:fill="FFFFFF"/>
          </w:tcPr>
          <w:p w14:paraId="593BF15A" w14:textId="77777777" w:rsidR="0094126F" w:rsidRPr="002166A8" w:rsidRDefault="0094126F" w:rsidP="004B6770">
            <w:pPr>
              <w:spacing w:after="120"/>
              <w:jc w:val="center"/>
              <w:rPr>
                <w:b/>
                <w:shd w:val="solid" w:color="C0C0C0" w:fill="FFFFFF"/>
              </w:rPr>
            </w:pPr>
            <w:r w:rsidRPr="002166A8">
              <w:rPr>
                <w:b/>
                <w:shd w:val="solid" w:color="C0C0C0" w:fill="FFFFFF"/>
              </w:rPr>
              <w:t xml:space="preserve">Internal </w:t>
            </w:r>
            <w:r w:rsidR="00022312">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6BA6FE95" w14:textId="77777777" w:rsidR="0094126F" w:rsidRPr="002166A8" w:rsidRDefault="0094126F" w:rsidP="004B6770">
            <w:pPr>
              <w:spacing w:after="120"/>
              <w:jc w:val="center"/>
              <w:rPr>
                <w:b/>
                <w:shd w:val="solid" w:color="C0C0C0" w:fill="FFFFFF"/>
              </w:rPr>
            </w:pPr>
            <w:r w:rsidRPr="002166A8">
              <w:rPr>
                <w:b/>
                <w:shd w:val="solid" w:color="C0C0C0" w:fill="FFFFFF"/>
              </w:rPr>
              <w:t>Description</w:t>
            </w:r>
          </w:p>
        </w:tc>
      </w:tr>
      <w:tr w:rsidR="0094126F" w:rsidRPr="00E77497" w14:paraId="7DD65A23" w14:textId="77777777" w:rsidTr="004B6770">
        <w:tc>
          <w:tcPr>
            <w:tcW w:w="2250" w:type="dxa"/>
            <w:tcBorders>
              <w:top w:val="nil"/>
            </w:tcBorders>
          </w:tcPr>
          <w:p w14:paraId="035BAB0C" w14:textId="77777777" w:rsidR="0094126F" w:rsidRPr="00504F46" w:rsidRDefault="0094126F" w:rsidP="004B6770">
            <w:pPr>
              <w:spacing w:after="0"/>
              <w:contextualSpacing/>
              <w:rPr>
                <w:rFonts w:ascii="Times New Roman" w:hAnsi="Times New Roman"/>
              </w:rPr>
            </w:pPr>
            <w:r>
              <w:rPr>
                <w:rFonts w:ascii="Times New Roman" w:hAnsi="Times New Roman"/>
              </w:rPr>
              <w:t>[[</w:t>
            </w:r>
            <w:r w:rsidR="004B6770" w:rsidRPr="004B6770">
              <w:rPr>
                <w:rFonts w:ascii="Times New Roman" w:hAnsi="Times New Roman"/>
              </w:rPr>
              <w:t>IteratedObject</w:t>
            </w:r>
            <w:r>
              <w:rPr>
                <w:rFonts w:ascii="Times New Roman" w:hAnsi="Times New Roman"/>
              </w:rPr>
              <w:t>]]</w:t>
            </w:r>
          </w:p>
        </w:tc>
        <w:tc>
          <w:tcPr>
            <w:tcW w:w="5957" w:type="dxa"/>
            <w:tcBorders>
              <w:top w:val="nil"/>
            </w:tcBorders>
          </w:tcPr>
          <w:p w14:paraId="6EBDAE58" w14:textId="77777777" w:rsidR="0094126F" w:rsidRPr="006847F6" w:rsidRDefault="0094126F" w:rsidP="00F15231">
            <w:pPr>
              <w:spacing w:after="0"/>
              <w:contextualSpacing/>
              <w:rPr>
                <w:rFonts w:cs="Arial"/>
              </w:rPr>
            </w:pPr>
            <w:r w:rsidRPr="002166A8">
              <w:rPr>
                <w:rFonts w:cs="Arial"/>
              </w:rPr>
              <w:t>The object</w:t>
            </w:r>
            <w:r>
              <w:rPr>
                <w:rFonts w:cs="Arial"/>
              </w:rPr>
              <w:t xml:space="preserve"> </w:t>
            </w:r>
            <w:r w:rsidR="00F15231">
              <w:rPr>
                <w:rFonts w:cs="Arial"/>
              </w:rPr>
              <w:t>whose array elements</w:t>
            </w:r>
            <w:r>
              <w:rPr>
                <w:rFonts w:cs="Arial"/>
              </w:rPr>
              <w:t xml:space="preserve"> </w:t>
            </w:r>
            <w:r w:rsidR="00F15231">
              <w:rPr>
                <w:rFonts w:cs="Arial"/>
              </w:rPr>
              <w:t>are</w:t>
            </w:r>
            <w:r>
              <w:rPr>
                <w:rFonts w:cs="Arial"/>
              </w:rPr>
              <w:t xml:space="preserve"> being iterated.</w:t>
            </w:r>
          </w:p>
        </w:tc>
      </w:tr>
      <w:tr w:rsidR="0094126F" w:rsidRPr="00E77497" w14:paraId="68A5D7C1" w14:textId="77777777" w:rsidTr="004B6770">
        <w:tc>
          <w:tcPr>
            <w:tcW w:w="2250" w:type="dxa"/>
            <w:tcBorders>
              <w:top w:val="nil"/>
            </w:tcBorders>
          </w:tcPr>
          <w:p w14:paraId="234CEE86" w14:textId="77777777"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sidRPr="004B6770">
              <w:rPr>
                <w:rFonts w:ascii="Times New Roman" w:hAnsi="Times New Roman"/>
              </w:rPr>
              <w:t>ArrayIteratorNextIndex</w:t>
            </w:r>
            <w:r>
              <w:rPr>
                <w:rFonts w:ascii="Times New Roman" w:hAnsi="Times New Roman"/>
              </w:rPr>
              <w:t>]]</w:t>
            </w:r>
          </w:p>
        </w:tc>
        <w:tc>
          <w:tcPr>
            <w:tcW w:w="5957" w:type="dxa"/>
            <w:tcBorders>
              <w:top w:val="nil"/>
            </w:tcBorders>
          </w:tcPr>
          <w:p w14:paraId="59673D41" w14:textId="77777777" w:rsidR="0094126F" w:rsidRPr="000D3CBD" w:rsidRDefault="0094126F" w:rsidP="00F15231">
            <w:pPr>
              <w:spacing w:after="0"/>
              <w:contextualSpacing/>
              <w:rPr>
                <w:rFonts w:cs="Arial"/>
              </w:rPr>
            </w:pPr>
            <w:r>
              <w:rPr>
                <w:rFonts w:cs="Arial"/>
              </w:rPr>
              <w:t xml:space="preserve">The integer index of the next </w:t>
            </w:r>
            <w:r w:rsidR="00F15231">
              <w:rPr>
                <w:rFonts w:cs="Arial"/>
              </w:rPr>
              <w:t>array</w:t>
            </w:r>
            <w:r>
              <w:rPr>
                <w:rFonts w:cs="Arial"/>
              </w:rPr>
              <w:t xml:space="preserve"> </w:t>
            </w:r>
            <w:r w:rsidR="00F15231">
              <w:rPr>
                <w:rFonts w:cs="Arial"/>
              </w:rPr>
              <w:t>index</w:t>
            </w:r>
            <w:r>
              <w:rPr>
                <w:rFonts w:cs="Arial"/>
              </w:rPr>
              <w:t xml:space="preserve"> to be examined by this iteration.</w:t>
            </w:r>
          </w:p>
        </w:tc>
      </w:tr>
      <w:tr w:rsidR="0094126F" w:rsidRPr="00E77497" w14:paraId="71160CEC" w14:textId="77777777" w:rsidTr="004B6770">
        <w:tc>
          <w:tcPr>
            <w:tcW w:w="2250" w:type="dxa"/>
          </w:tcPr>
          <w:p w14:paraId="3D52EB98" w14:textId="77777777"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Pr>
                <w:rFonts w:ascii="Times New Roman" w:hAnsi="Times New Roman"/>
              </w:rPr>
              <w:t>Array</w:t>
            </w:r>
            <w:r>
              <w:rPr>
                <w:rFonts w:ascii="Times New Roman" w:hAnsi="Times New Roman"/>
              </w:rPr>
              <w:t>IterationKind]]</w:t>
            </w:r>
          </w:p>
        </w:tc>
        <w:tc>
          <w:tcPr>
            <w:tcW w:w="5957" w:type="dxa"/>
          </w:tcPr>
          <w:p w14:paraId="3124EFF3" w14:textId="77777777" w:rsidR="0094126F" w:rsidRPr="000D3CBD" w:rsidRDefault="0094126F" w:rsidP="00F15231">
            <w:pPr>
              <w:spacing w:after="0"/>
              <w:contextualSpacing/>
              <w:jc w:val="left"/>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rsidR="004B6770">
              <w:rPr>
                <w:b/>
              </w:rPr>
              <w:t xml:space="preserve">, </w:t>
            </w:r>
            <w:r w:rsidR="004B6770" w:rsidRPr="00E77497">
              <w:rPr>
                <w:b/>
              </w:rPr>
              <w:t>"</w:t>
            </w:r>
            <w:r w:rsidR="004B6770" w:rsidRPr="00F15231">
              <w:rPr>
                <w:rFonts w:ascii="Courier New" w:hAnsi="Courier New" w:cs="Courier New"/>
                <w:b/>
              </w:rPr>
              <w:t>sparse</w:t>
            </w:r>
            <w:r w:rsidR="004B6770">
              <w:rPr>
                <w:b/>
              </w:rPr>
              <w:t>:</w:t>
            </w:r>
            <w:r w:rsidR="004B6770">
              <w:rPr>
                <w:rFonts w:ascii="Courier New" w:hAnsi="Courier New" w:cs="Courier New"/>
                <w:b/>
              </w:rPr>
              <w:t>key</w:t>
            </w:r>
            <w:r w:rsidR="004B6770" w:rsidRPr="00E77497">
              <w:rPr>
                <w:b/>
              </w:rPr>
              <w:t>"</w:t>
            </w:r>
            <w:r w:rsidR="004B6770">
              <w:t xml:space="preserve">, </w:t>
            </w:r>
            <w:r w:rsidR="004B6770" w:rsidRPr="00E77497">
              <w:rPr>
                <w:b/>
              </w:rPr>
              <w:t>"</w:t>
            </w:r>
            <w:r w:rsidR="00F15231" w:rsidRPr="00F15231">
              <w:rPr>
                <w:rFonts w:ascii="Courier New" w:hAnsi="Courier New" w:cs="Courier New"/>
                <w:b/>
              </w:rPr>
              <w:t>spar</w:t>
            </w:r>
            <w:r w:rsidR="004B6770" w:rsidRPr="00F15231">
              <w:rPr>
                <w:rFonts w:ascii="Courier New" w:hAnsi="Courier New" w:cs="Courier New"/>
                <w:b/>
              </w:rPr>
              <w:t>se:</w:t>
            </w:r>
            <w:r w:rsidR="004B6770">
              <w:rPr>
                <w:rFonts w:ascii="Courier New" w:hAnsi="Courier New" w:cs="Courier New"/>
                <w:b/>
              </w:rPr>
              <w:t>value</w:t>
            </w:r>
            <w:r w:rsidR="004B6770" w:rsidRPr="00E77497">
              <w:rPr>
                <w:b/>
              </w:rPr>
              <w:t>"</w:t>
            </w:r>
            <w:r w:rsidR="004B6770">
              <w:t xml:space="preserve">, </w:t>
            </w:r>
            <w:r w:rsidR="004B6770" w:rsidRPr="00E77497">
              <w:rPr>
                <w:b/>
              </w:rPr>
              <w:t>"</w:t>
            </w:r>
            <w:r w:rsidR="00F15231" w:rsidRPr="00F15231">
              <w:rPr>
                <w:rFonts w:ascii="Courier New" w:hAnsi="Courier New" w:cs="Courier New"/>
                <w:b/>
              </w:rPr>
              <w:t>sparse:</w:t>
            </w:r>
            <w:r w:rsidR="004B6770">
              <w:rPr>
                <w:rFonts w:ascii="Courier New" w:hAnsi="Courier New" w:cs="Courier New"/>
                <w:b/>
              </w:rPr>
              <w:t>key+value</w:t>
            </w:r>
            <w:r w:rsidR="004B6770" w:rsidRPr="00E77497">
              <w:rPr>
                <w:b/>
              </w:rPr>
              <w:t>"</w:t>
            </w:r>
            <w:r>
              <w:t>.</w:t>
            </w:r>
          </w:p>
        </w:tc>
      </w:tr>
    </w:tbl>
    <w:p w14:paraId="75FABD28" w14:textId="77777777" w:rsidR="0094126F" w:rsidRDefault="0094126F" w:rsidP="0094126F"/>
    <w:p w14:paraId="2F379873" w14:textId="77777777" w:rsidR="003E75AF" w:rsidRDefault="003E75AF" w:rsidP="003E75AF">
      <w:pPr>
        <w:pStyle w:val="20"/>
      </w:pPr>
      <w:bookmarkStart w:id="12024" w:name="_Toc365474581"/>
      <w:bookmarkStart w:id="12025" w:name="_Toc365639260"/>
      <w:bookmarkStart w:id="12026" w:name="_Toc365474584"/>
      <w:bookmarkStart w:id="12027" w:name="_Toc365639263"/>
      <w:bookmarkStart w:id="12028" w:name="_Toc365474590"/>
      <w:bookmarkStart w:id="12029" w:name="_Toc365639269"/>
      <w:bookmarkStart w:id="12030" w:name="_Toc365474591"/>
      <w:bookmarkStart w:id="12031" w:name="_Toc365639270"/>
      <w:bookmarkStart w:id="12032" w:name="_Toc365474602"/>
      <w:bookmarkStart w:id="12033" w:name="_Toc365639281"/>
      <w:bookmarkStart w:id="12034" w:name="_Toc365474603"/>
      <w:bookmarkStart w:id="12035" w:name="_Toc365639282"/>
      <w:bookmarkStart w:id="12036" w:name="_Hlt424535880"/>
      <w:bookmarkStart w:id="12037" w:name="_Toc365474618"/>
      <w:bookmarkStart w:id="12038" w:name="_Toc365639297"/>
      <w:bookmarkStart w:id="12039" w:name="_Toc365474619"/>
      <w:bookmarkStart w:id="12040" w:name="_Toc365639298"/>
      <w:bookmarkStart w:id="12041" w:name="_Toc365474621"/>
      <w:bookmarkStart w:id="12042" w:name="_Toc365639300"/>
      <w:bookmarkStart w:id="12043" w:name="_Toc365474622"/>
      <w:bookmarkStart w:id="12044" w:name="_Toc365639301"/>
      <w:bookmarkStart w:id="12045" w:name="_Toc365474623"/>
      <w:bookmarkStart w:id="12046" w:name="_Toc365639302"/>
      <w:bookmarkStart w:id="12047" w:name="_Toc365474627"/>
      <w:bookmarkStart w:id="12048" w:name="_Toc365639306"/>
      <w:bookmarkStart w:id="12049" w:name="_Toc365474632"/>
      <w:bookmarkStart w:id="12050" w:name="_Toc365639311"/>
      <w:bookmarkStart w:id="12051" w:name="_Toc365474633"/>
      <w:bookmarkStart w:id="12052" w:name="_Toc365639312"/>
      <w:bookmarkStart w:id="12053" w:name="_Toc365474635"/>
      <w:bookmarkStart w:id="12054" w:name="_Toc365639314"/>
      <w:bookmarkStart w:id="12055" w:name="_Toc365474636"/>
      <w:bookmarkStart w:id="12056" w:name="_Toc365639315"/>
      <w:bookmarkStart w:id="12057" w:name="_Toc365474637"/>
      <w:bookmarkStart w:id="12058" w:name="_Toc365639316"/>
      <w:bookmarkStart w:id="12059" w:name="_Toc365474639"/>
      <w:bookmarkStart w:id="12060" w:name="_Toc365639318"/>
      <w:bookmarkStart w:id="12061" w:name="_Toc365474640"/>
      <w:bookmarkStart w:id="12062" w:name="_Toc365639319"/>
      <w:bookmarkStart w:id="12063" w:name="_Toc365474643"/>
      <w:bookmarkStart w:id="12064" w:name="_Toc365639322"/>
      <w:bookmarkStart w:id="12065" w:name="_Toc365474650"/>
      <w:bookmarkStart w:id="12066" w:name="_Toc365639329"/>
      <w:bookmarkStart w:id="12067" w:name="_Toc365474653"/>
      <w:bookmarkStart w:id="12068" w:name="_Toc365639332"/>
      <w:bookmarkStart w:id="12069" w:name="_Toc365474656"/>
      <w:bookmarkStart w:id="12070" w:name="_Toc365639335"/>
      <w:bookmarkStart w:id="12071" w:name="_Toc365474657"/>
      <w:bookmarkStart w:id="12072" w:name="_Toc365639336"/>
      <w:bookmarkStart w:id="12073" w:name="_Toc365474659"/>
      <w:bookmarkStart w:id="12074" w:name="_Toc365639338"/>
      <w:bookmarkStart w:id="12075" w:name="_Toc365474661"/>
      <w:bookmarkStart w:id="12076" w:name="_Toc365639340"/>
      <w:bookmarkStart w:id="12077" w:name="_Toc365474662"/>
      <w:bookmarkStart w:id="12078" w:name="_Toc365639341"/>
      <w:bookmarkStart w:id="12079" w:name="_Toc365474665"/>
      <w:bookmarkStart w:id="12080" w:name="_Toc365639344"/>
      <w:bookmarkStart w:id="12081" w:name="_Toc365474667"/>
      <w:bookmarkStart w:id="12082" w:name="_Toc365639346"/>
      <w:bookmarkStart w:id="12083" w:name="_Toc365474668"/>
      <w:bookmarkStart w:id="12084" w:name="_Toc365639347"/>
      <w:bookmarkStart w:id="12085" w:name="_Toc365474670"/>
      <w:bookmarkStart w:id="12086" w:name="_Toc365639349"/>
      <w:bookmarkStart w:id="12087" w:name="_Toc365474672"/>
      <w:bookmarkStart w:id="12088" w:name="_Toc365639351"/>
      <w:bookmarkStart w:id="12089" w:name="_Toc365474673"/>
      <w:bookmarkStart w:id="12090" w:name="_Toc365639352"/>
      <w:bookmarkStart w:id="12091" w:name="_Toc365474681"/>
      <w:bookmarkStart w:id="12092" w:name="_Toc365639360"/>
      <w:bookmarkStart w:id="12093" w:name="_Toc365474682"/>
      <w:bookmarkStart w:id="12094" w:name="_Toc365639361"/>
      <w:bookmarkStart w:id="12095" w:name="_Toc365474684"/>
      <w:bookmarkStart w:id="12096" w:name="_Toc365639363"/>
      <w:bookmarkStart w:id="12097" w:name="_Toc365474689"/>
      <w:bookmarkStart w:id="12098" w:name="_Toc365639368"/>
      <w:bookmarkStart w:id="12099" w:name="_Toc365474692"/>
      <w:bookmarkStart w:id="12100" w:name="_Toc365639371"/>
      <w:bookmarkStart w:id="12101" w:name="_Toc365474714"/>
      <w:bookmarkStart w:id="12102" w:name="_Toc365639393"/>
      <w:bookmarkStart w:id="12103" w:name="_Toc365474716"/>
      <w:bookmarkStart w:id="12104" w:name="_Toc365639395"/>
      <w:bookmarkStart w:id="12105" w:name="_Toc365474726"/>
      <w:bookmarkStart w:id="12106" w:name="_Toc365639405"/>
      <w:bookmarkStart w:id="12107" w:name="_Toc365474728"/>
      <w:bookmarkStart w:id="12108" w:name="_Toc365639407"/>
      <w:bookmarkStart w:id="12109" w:name="_Toc365474734"/>
      <w:bookmarkStart w:id="12110" w:name="_Toc365639413"/>
      <w:bookmarkStart w:id="12111" w:name="_Toc365474739"/>
      <w:bookmarkStart w:id="12112" w:name="_Toc365639418"/>
      <w:bookmarkStart w:id="12113" w:name="_Toc365474744"/>
      <w:bookmarkStart w:id="12114" w:name="_Toc365639423"/>
      <w:bookmarkStart w:id="12115" w:name="_Toc365474745"/>
      <w:bookmarkStart w:id="12116" w:name="_Toc365639424"/>
      <w:bookmarkStart w:id="12117" w:name="_Toc365474755"/>
      <w:bookmarkStart w:id="12118" w:name="_Toc365639434"/>
      <w:bookmarkStart w:id="12119" w:name="_Toc365474757"/>
      <w:bookmarkStart w:id="12120" w:name="_Toc365639436"/>
      <w:bookmarkStart w:id="12121" w:name="_Toc365474759"/>
      <w:bookmarkStart w:id="12122" w:name="_Toc365639438"/>
      <w:bookmarkStart w:id="12123" w:name="_Toc365474771"/>
      <w:bookmarkStart w:id="12124" w:name="_Toc365639450"/>
      <w:bookmarkStart w:id="12125" w:name="_Toc365474773"/>
      <w:bookmarkStart w:id="12126" w:name="_Toc365639452"/>
      <w:bookmarkStart w:id="12127" w:name="_Toc365474775"/>
      <w:bookmarkStart w:id="12128" w:name="_Toc365639454"/>
      <w:bookmarkStart w:id="12129" w:name="_Toc365474788"/>
      <w:bookmarkStart w:id="12130" w:name="_Toc365639467"/>
      <w:bookmarkStart w:id="12131" w:name="_Toc365474789"/>
      <w:bookmarkStart w:id="12132" w:name="_Toc365639468"/>
      <w:bookmarkStart w:id="12133" w:name="_Toc365474790"/>
      <w:bookmarkStart w:id="12134" w:name="_Toc365639469"/>
      <w:bookmarkStart w:id="12135" w:name="_Toc365474802"/>
      <w:bookmarkStart w:id="12136" w:name="_Toc365639481"/>
      <w:bookmarkStart w:id="12137" w:name="_Toc365474805"/>
      <w:bookmarkStart w:id="12138" w:name="_Toc365639484"/>
      <w:bookmarkStart w:id="12139" w:name="_Toc365474806"/>
      <w:bookmarkStart w:id="12140" w:name="_Toc365639485"/>
      <w:bookmarkStart w:id="12141" w:name="_Toc365474808"/>
      <w:bookmarkStart w:id="12142" w:name="_Toc365639487"/>
      <w:bookmarkStart w:id="12143" w:name="_Toc365474812"/>
      <w:bookmarkStart w:id="12144" w:name="_Toc365639491"/>
      <w:bookmarkStart w:id="12145" w:name="_Toc365474819"/>
      <w:bookmarkStart w:id="12146" w:name="_Toc365639498"/>
      <w:bookmarkStart w:id="12147" w:name="_Toc365474823"/>
      <w:bookmarkStart w:id="12148" w:name="_Toc365639502"/>
      <w:bookmarkStart w:id="12149" w:name="_Toc365474825"/>
      <w:bookmarkStart w:id="12150" w:name="_Toc365639504"/>
      <w:bookmarkStart w:id="12151" w:name="_Toc365474828"/>
      <w:bookmarkStart w:id="12152" w:name="_Toc365639507"/>
      <w:bookmarkStart w:id="12153" w:name="_Toc365474830"/>
      <w:bookmarkStart w:id="12154" w:name="_Toc365639509"/>
      <w:bookmarkStart w:id="12155" w:name="_Toc365474834"/>
      <w:bookmarkStart w:id="12156" w:name="_Toc365639513"/>
      <w:bookmarkStart w:id="12157" w:name="_Toc365474837"/>
      <w:bookmarkStart w:id="12158" w:name="_Toc365639516"/>
      <w:bookmarkStart w:id="12159" w:name="_Toc365474847"/>
      <w:bookmarkStart w:id="12160" w:name="_Toc365639526"/>
      <w:bookmarkStart w:id="12161" w:name="_Toc365474849"/>
      <w:bookmarkStart w:id="12162" w:name="_Toc365639528"/>
      <w:bookmarkStart w:id="12163" w:name="_Toc365474852"/>
      <w:bookmarkStart w:id="12164" w:name="_Toc365639531"/>
      <w:bookmarkStart w:id="12165" w:name="_Toc365474853"/>
      <w:bookmarkStart w:id="12166" w:name="_Toc365639532"/>
      <w:bookmarkStart w:id="12167" w:name="_Toc365474854"/>
      <w:bookmarkStart w:id="12168" w:name="_Toc365639533"/>
      <w:bookmarkStart w:id="12169" w:name="_Toc365474858"/>
      <w:bookmarkStart w:id="12170" w:name="_Toc365639537"/>
      <w:bookmarkStart w:id="12171" w:name="_Toc365474859"/>
      <w:bookmarkStart w:id="12172" w:name="_Toc365639538"/>
      <w:bookmarkStart w:id="12173" w:name="_Toc365474860"/>
      <w:bookmarkStart w:id="12174" w:name="_Toc365639539"/>
      <w:bookmarkStart w:id="12175" w:name="_Toc365474861"/>
      <w:bookmarkStart w:id="12176" w:name="_Toc365639540"/>
      <w:bookmarkStart w:id="12177" w:name="_Toc365474864"/>
      <w:bookmarkStart w:id="12178" w:name="_Toc365639543"/>
      <w:bookmarkStart w:id="12179" w:name="_Toc365474865"/>
      <w:bookmarkStart w:id="12180" w:name="_Toc365639544"/>
      <w:bookmarkStart w:id="12181" w:name="_Toc365474867"/>
      <w:bookmarkStart w:id="12182" w:name="_Toc365639546"/>
      <w:bookmarkStart w:id="12183" w:name="_Toc365474870"/>
      <w:bookmarkStart w:id="12184" w:name="_Toc365639549"/>
      <w:bookmarkStart w:id="12185" w:name="_Toc365474875"/>
      <w:bookmarkStart w:id="12186" w:name="_Toc365639554"/>
      <w:bookmarkStart w:id="12187" w:name="_Toc365474877"/>
      <w:bookmarkStart w:id="12188" w:name="_Toc365639556"/>
      <w:bookmarkStart w:id="12189" w:name="_Toc365474879"/>
      <w:bookmarkStart w:id="12190" w:name="_Toc365639558"/>
      <w:bookmarkStart w:id="12191" w:name="_Toc365474880"/>
      <w:bookmarkStart w:id="12192" w:name="_Toc365639559"/>
      <w:bookmarkStart w:id="12193" w:name="_Toc365474882"/>
      <w:bookmarkStart w:id="12194" w:name="_Toc365639561"/>
      <w:bookmarkStart w:id="12195" w:name="_Toc365474921"/>
      <w:bookmarkStart w:id="12196" w:name="_Toc365639600"/>
      <w:bookmarkStart w:id="12197" w:name="_Toc365474924"/>
      <w:bookmarkStart w:id="12198" w:name="_Toc365639603"/>
      <w:bookmarkStart w:id="12199" w:name="_Toc365474926"/>
      <w:bookmarkStart w:id="12200" w:name="_Toc365639605"/>
      <w:bookmarkStart w:id="12201" w:name="_Toc365474935"/>
      <w:bookmarkStart w:id="12202" w:name="_Toc365639614"/>
      <w:bookmarkStart w:id="12203" w:name="_Toc365474957"/>
      <w:bookmarkStart w:id="12204" w:name="_Toc365639636"/>
      <w:bookmarkStart w:id="12205" w:name="_Toc365474960"/>
      <w:bookmarkStart w:id="12206" w:name="_Toc365639639"/>
      <w:bookmarkStart w:id="12207" w:name="_Toc365474962"/>
      <w:bookmarkStart w:id="12208" w:name="_Toc365639641"/>
      <w:bookmarkStart w:id="12209" w:name="_Toc365474969"/>
      <w:bookmarkStart w:id="12210" w:name="_Toc365639648"/>
      <w:bookmarkStart w:id="12211" w:name="_Toc365474982"/>
      <w:bookmarkStart w:id="12212" w:name="_Toc365639661"/>
      <w:bookmarkStart w:id="12213" w:name="_Toc365474985"/>
      <w:bookmarkStart w:id="12214" w:name="_Toc365639664"/>
      <w:bookmarkStart w:id="12215" w:name="_Toc365474988"/>
      <w:bookmarkStart w:id="12216" w:name="_Toc365639667"/>
      <w:bookmarkStart w:id="12217" w:name="_Toc365475007"/>
      <w:bookmarkStart w:id="12218" w:name="_Toc365639686"/>
      <w:bookmarkStart w:id="12219" w:name="_Toc365475027"/>
      <w:bookmarkStart w:id="12220" w:name="_Toc365639706"/>
      <w:bookmarkStart w:id="12221" w:name="_Toc365475042"/>
      <w:bookmarkStart w:id="12222" w:name="_Toc365639721"/>
      <w:bookmarkStart w:id="12223" w:name="_Toc365475043"/>
      <w:bookmarkStart w:id="12224" w:name="_Toc365639722"/>
      <w:bookmarkStart w:id="12225" w:name="_Toc365475044"/>
      <w:bookmarkStart w:id="12226" w:name="_Toc365639723"/>
      <w:bookmarkStart w:id="12227" w:name="_Toc365475046"/>
      <w:bookmarkStart w:id="12228" w:name="_Toc365639725"/>
      <w:bookmarkStart w:id="12229" w:name="_Toc365475072"/>
      <w:bookmarkStart w:id="12230" w:name="_Toc365639751"/>
      <w:bookmarkStart w:id="12231" w:name="_Toc365475073"/>
      <w:bookmarkStart w:id="12232" w:name="_Toc365639752"/>
      <w:bookmarkStart w:id="12233" w:name="_Toc365475080"/>
      <w:bookmarkStart w:id="12234" w:name="_Toc365639759"/>
      <w:bookmarkStart w:id="12235" w:name="_Toc365475082"/>
      <w:bookmarkStart w:id="12236" w:name="_Toc365639761"/>
      <w:bookmarkStart w:id="12237" w:name="_Toc365475084"/>
      <w:bookmarkStart w:id="12238" w:name="_Toc365639763"/>
      <w:bookmarkStart w:id="12239" w:name="_Toc365475085"/>
      <w:bookmarkStart w:id="12240" w:name="_Toc365639764"/>
      <w:bookmarkStart w:id="12241" w:name="_Toc365475087"/>
      <w:bookmarkStart w:id="12242" w:name="_Toc365639766"/>
      <w:bookmarkStart w:id="12243" w:name="_Toc365475091"/>
      <w:bookmarkStart w:id="12244" w:name="_Toc365639770"/>
      <w:bookmarkStart w:id="12245" w:name="_Toc365475093"/>
      <w:bookmarkStart w:id="12246" w:name="_Toc365639772"/>
      <w:bookmarkStart w:id="12247" w:name="_Toc365475095"/>
      <w:bookmarkStart w:id="12248" w:name="_Toc365639774"/>
      <w:bookmarkStart w:id="12249" w:name="_Toc365475097"/>
      <w:bookmarkStart w:id="12250" w:name="_Toc365639776"/>
      <w:bookmarkStart w:id="12251" w:name="_Toc365475105"/>
      <w:bookmarkStart w:id="12252" w:name="_Toc365639784"/>
      <w:bookmarkStart w:id="12253" w:name="_Toc365475109"/>
      <w:bookmarkStart w:id="12254" w:name="_Toc365639788"/>
      <w:bookmarkStart w:id="12255" w:name="_Toc365475111"/>
      <w:bookmarkStart w:id="12256" w:name="_Toc365639790"/>
      <w:bookmarkStart w:id="12257" w:name="_Toc365475113"/>
      <w:bookmarkStart w:id="12258" w:name="_Toc365639792"/>
      <w:bookmarkStart w:id="12259" w:name="_Toc365475116"/>
      <w:bookmarkStart w:id="12260" w:name="_Toc365639795"/>
      <w:bookmarkStart w:id="12261" w:name="_Toc365475124"/>
      <w:bookmarkStart w:id="12262" w:name="_Toc365639803"/>
      <w:bookmarkStart w:id="12263" w:name="_Toc365475128"/>
      <w:bookmarkStart w:id="12264" w:name="_Toc365639807"/>
      <w:bookmarkStart w:id="12265" w:name="_Toc365475130"/>
      <w:bookmarkStart w:id="12266" w:name="_Toc365639809"/>
      <w:bookmarkStart w:id="12267" w:name="_Toc365475132"/>
      <w:bookmarkStart w:id="12268" w:name="_Toc365639811"/>
      <w:bookmarkStart w:id="12269" w:name="_Toc365475134"/>
      <w:bookmarkStart w:id="12270" w:name="_Toc365639813"/>
      <w:bookmarkStart w:id="12271" w:name="_Toc365475140"/>
      <w:bookmarkStart w:id="12272" w:name="_Toc365639819"/>
      <w:bookmarkStart w:id="12273" w:name="_Toc365475143"/>
      <w:bookmarkStart w:id="12274" w:name="_Toc365639822"/>
      <w:bookmarkStart w:id="12275" w:name="_Toc365475147"/>
      <w:bookmarkStart w:id="12276" w:name="_Toc365639826"/>
      <w:bookmarkStart w:id="12277" w:name="_Toc365475149"/>
      <w:bookmarkStart w:id="12278" w:name="_Toc365639828"/>
      <w:bookmarkStart w:id="12279" w:name="_Toc365475152"/>
      <w:bookmarkStart w:id="12280" w:name="_Toc365639831"/>
      <w:bookmarkStart w:id="12281" w:name="_Toc365475153"/>
      <w:bookmarkStart w:id="12282" w:name="_Toc365639832"/>
      <w:bookmarkStart w:id="12283" w:name="_Toc365475154"/>
      <w:bookmarkStart w:id="12284" w:name="_Toc365639833"/>
      <w:bookmarkStart w:id="12285" w:name="_Toc365475155"/>
      <w:bookmarkStart w:id="12286" w:name="_Toc365639834"/>
      <w:bookmarkStart w:id="12287" w:name="_Toc365475159"/>
      <w:bookmarkStart w:id="12288" w:name="_Toc365639838"/>
      <w:bookmarkStart w:id="12289" w:name="_Toc365475162"/>
      <w:bookmarkStart w:id="12290" w:name="_Toc365639841"/>
      <w:bookmarkStart w:id="12291" w:name="_Toc365475163"/>
      <w:bookmarkStart w:id="12292" w:name="_Toc365639842"/>
      <w:bookmarkStart w:id="12293" w:name="_Toc365475165"/>
      <w:bookmarkStart w:id="12294" w:name="_Toc365639844"/>
      <w:bookmarkStart w:id="12295" w:name="_Toc365475167"/>
      <w:bookmarkStart w:id="12296" w:name="_Toc365639846"/>
      <w:bookmarkStart w:id="12297" w:name="_Toc361663713"/>
      <w:bookmarkStart w:id="12298" w:name="_Toc361665554"/>
      <w:bookmarkStart w:id="12299" w:name="_Toc361667383"/>
      <w:bookmarkStart w:id="12300" w:name="_Toc361669212"/>
      <w:bookmarkStart w:id="12301" w:name="_Toc364935256"/>
      <w:bookmarkStart w:id="12302" w:name="_Toc365475172"/>
      <w:bookmarkStart w:id="12303" w:name="_Toc365639851"/>
      <w:bookmarkStart w:id="12304" w:name="_Toc361663715"/>
      <w:bookmarkStart w:id="12305" w:name="_Toc361665556"/>
      <w:bookmarkStart w:id="12306" w:name="_Toc361667385"/>
      <w:bookmarkStart w:id="12307" w:name="_Toc361669214"/>
      <w:bookmarkStart w:id="12308" w:name="_Toc364935258"/>
      <w:bookmarkStart w:id="12309" w:name="_Toc365475174"/>
      <w:bookmarkStart w:id="12310" w:name="_Toc365639853"/>
      <w:bookmarkStart w:id="12311" w:name="_Toc365475187"/>
      <w:bookmarkStart w:id="12312" w:name="_Toc365639866"/>
      <w:bookmarkStart w:id="12313" w:name="_Toc365475209"/>
      <w:bookmarkStart w:id="12314" w:name="_Toc365639888"/>
      <w:bookmarkStart w:id="12315" w:name="_Toc365475211"/>
      <w:bookmarkStart w:id="12316" w:name="_Toc365639890"/>
      <w:bookmarkStart w:id="12317" w:name="_Toc365475218"/>
      <w:bookmarkStart w:id="12318" w:name="_Toc365639897"/>
      <w:bookmarkStart w:id="12319" w:name="_Toc365475225"/>
      <w:bookmarkStart w:id="12320" w:name="_Toc365639904"/>
      <w:bookmarkStart w:id="12321" w:name="_Toc365475226"/>
      <w:bookmarkStart w:id="12322" w:name="_Toc365639905"/>
      <w:bookmarkStart w:id="12323" w:name="_Toc365475242"/>
      <w:bookmarkStart w:id="12324" w:name="_Toc365639921"/>
      <w:bookmarkStart w:id="12325" w:name="_Toc365475243"/>
      <w:bookmarkStart w:id="12326" w:name="_Toc365639922"/>
      <w:bookmarkStart w:id="12327" w:name="_Toc365475245"/>
      <w:bookmarkStart w:id="12328" w:name="_Toc365639924"/>
      <w:bookmarkStart w:id="12329" w:name="_Toc365475249"/>
      <w:bookmarkStart w:id="12330" w:name="_Toc365639928"/>
      <w:bookmarkStart w:id="12331" w:name="_Toc365475252"/>
      <w:bookmarkStart w:id="12332" w:name="_Toc365639931"/>
      <w:bookmarkStart w:id="12333" w:name="_Toc365475271"/>
      <w:bookmarkStart w:id="12334" w:name="_Toc365639950"/>
      <w:bookmarkStart w:id="12335" w:name="_Toc365475272"/>
      <w:bookmarkStart w:id="12336" w:name="_Toc365639951"/>
      <w:bookmarkStart w:id="12337" w:name="_Toc365475275"/>
      <w:bookmarkStart w:id="12338" w:name="_Toc365639954"/>
      <w:bookmarkStart w:id="12339" w:name="_Toc365475276"/>
      <w:bookmarkStart w:id="12340" w:name="_Toc365639955"/>
      <w:bookmarkStart w:id="12341" w:name="_Toc365475280"/>
      <w:bookmarkStart w:id="12342" w:name="_Toc365639959"/>
      <w:bookmarkStart w:id="12343" w:name="_Toc365475283"/>
      <w:bookmarkStart w:id="12344" w:name="_Toc365639962"/>
      <w:bookmarkStart w:id="12345" w:name="_Toc365475284"/>
      <w:bookmarkStart w:id="12346" w:name="_Toc365639963"/>
      <w:bookmarkStart w:id="12347" w:name="_Toc365475297"/>
      <w:bookmarkStart w:id="12348" w:name="_Toc365639976"/>
      <w:bookmarkStart w:id="12349" w:name="_Toc365475298"/>
      <w:bookmarkStart w:id="12350" w:name="_Toc365639977"/>
      <w:bookmarkStart w:id="12351" w:name="_Toc365475310"/>
      <w:bookmarkStart w:id="12352" w:name="_Toc365639989"/>
      <w:bookmarkStart w:id="12353" w:name="_Toc365475330"/>
      <w:bookmarkStart w:id="12354" w:name="_Toc365640009"/>
      <w:bookmarkStart w:id="12355" w:name="_Toc365475355"/>
      <w:bookmarkStart w:id="12356" w:name="_Toc365640034"/>
      <w:bookmarkStart w:id="12357" w:name="_Toc365475359"/>
      <w:bookmarkStart w:id="12358" w:name="_Toc365640038"/>
      <w:bookmarkStart w:id="12359" w:name="_Toc365475365"/>
      <w:bookmarkStart w:id="12360" w:name="_Toc365640044"/>
      <w:bookmarkStart w:id="12361" w:name="_Toc365475366"/>
      <w:bookmarkStart w:id="12362" w:name="_Toc365640045"/>
      <w:bookmarkStart w:id="12363" w:name="_Toc365475373"/>
      <w:bookmarkStart w:id="12364" w:name="_Toc365640052"/>
      <w:bookmarkStart w:id="12365" w:name="_Toc365475374"/>
      <w:bookmarkStart w:id="12366" w:name="_Toc365640053"/>
      <w:bookmarkStart w:id="12367" w:name="_Toc365475376"/>
      <w:bookmarkStart w:id="12368" w:name="_Toc365640055"/>
      <w:bookmarkStart w:id="12369" w:name="_Toc365475380"/>
      <w:bookmarkStart w:id="12370" w:name="_Toc365640059"/>
      <w:bookmarkStart w:id="12371" w:name="_Toc365475393"/>
      <w:bookmarkStart w:id="12372" w:name="_Toc365640072"/>
      <w:bookmarkStart w:id="12373" w:name="_Toc365475409"/>
      <w:bookmarkStart w:id="12374" w:name="_Toc365640088"/>
      <w:bookmarkStart w:id="12375" w:name="_Toc365475431"/>
      <w:bookmarkStart w:id="12376" w:name="_Toc365640110"/>
      <w:bookmarkStart w:id="12377" w:name="_Toc365475445"/>
      <w:bookmarkStart w:id="12378" w:name="_Toc365640124"/>
      <w:bookmarkStart w:id="12379" w:name="_Toc365475455"/>
      <w:bookmarkStart w:id="12380" w:name="_Toc365640134"/>
      <w:bookmarkStart w:id="12381" w:name="_Toc365475456"/>
      <w:bookmarkStart w:id="12382" w:name="_Toc365640135"/>
      <w:bookmarkStart w:id="12383" w:name="_Toc365475458"/>
      <w:bookmarkStart w:id="12384" w:name="_Toc365640137"/>
      <w:bookmarkStart w:id="12385" w:name="_Toc365475459"/>
      <w:bookmarkStart w:id="12386" w:name="_Toc365640138"/>
      <w:bookmarkStart w:id="12387" w:name="_Hlt458401033"/>
      <w:bookmarkStart w:id="12388" w:name="_Toc365475478"/>
      <w:bookmarkStart w:id="12389" w:name="_Toc365640157"/>
      <w:bookmarkStart w:id="12390" w:name="_Toc365475518"/>
      <w:bookmarkStart w:id="12391" w:name="_Toc365640197"/>
      <w:bookmarkStart w:id="12392" w:name="_Toc365475519"/>
      <w:bookmarkStart w:id="12393" w:name="_Toc365640198"/>
      <w:bookmarkStart w:id="12394" w:name="_Toc365475520"/>
      <w:bookmarkStart w:id="12395" w:name="_Toc365640199"/>
      <w:bookmarkStart w:id="12396" w:name="_Toc365475522"/>
      <w:bookmarkStart w:id="12397" w:name="_Toc365640201"/>
      <w:bookmarkStart w:id="12398" w:name="_Toc365475527"/>
      <w:bookmarkStart w:id="12399" w:name="_Toc365640206"/>
      <w:bookmarkStart w:id="12400" w:name="_Toc365475560"/>
      <w:bookmarkStart w:id="12401" w:name="_Toc365640239"/>
      <w:bookmarkStart w:id="12402" w:name="_Toc365475562"/>
      <w:bookmarkStart w:id="12403" w:name="_Toc365640241"/>
      <w:bookmarkStart w:id="12404" w:name="_Toc365475612"/>
      <w:bookmarkStart w:id="12405" w:name="_Toc365640291"/>
      <w:bookmarkStart w:id="12406" w:name="_Toc365475725"/>
      <w:bookmarkStart w:id="12407" w:name="_Toc365640404"/>
      <w:bookmarkStart w:id="12408" w:name="_Toc365475729"/>
      <w:bookmarkStart w:id="12409" w:name="_Toc365640408"/>
      <w:bookmarkStart w:id="12410" w:name="_Toc365475734"/>
      <w:bookmarkStart w:id="12411" w:name="_Toc365640413"/>
      <w:bookmarkStart w:id="12412" w:name="_Toc365475738"/>
      <w:bookmarkStart w:id="12413" w:name="_Toc365640417"/>
      <w:bookmarkStart w:id="12414" w:name="_Toc365475744"/>
      <w:bookmarkStart w:id="12415" w:name="_Toc365640423"/>
      <w:bookmarkStart w:id="12416" w:name="_Toc365475747"/>
      <w:bookmarkStart w:id="12417" w:name="_Toc365640426"/>
      <w:bookmarkStart w:id="12418" w:name="_Toc365475758"/>
      <w:bookmarkStart w:id="12419" w:name="_Toc365640437"/>
      <w:bookmarkStart w:id="12420" w:name="_Toc365475760"/>
      <w:bookmarkStart w:id="12421" w:name="_Toc365640439"/>
      <w:bookmarkStart w:id="12422" w:name="_Toc365475761"/>
      <w:bookmarkStart w:id="12423" w:name="_Toc365640440"/>
      <w:bookmarkStart w:id="12424" w:name="_Toc365475766"/>
      <w:bookmarkStart w:id="12425" w:name="_Toc365640445"/>
      <w:bookmarkStart w:id="12426" w:name="_Toc365475774"/>
      <w:bookmarkStart w:id="12427" w:name="_Toc365640453"/>
      <w:bookmarkStart w:id="12428" w:name="_Toc365475788"/>
      <w:bookmarkStart w:id="12429" w:name="_Toc365640467"/>
      <w:bookmarkStart w:id="12430" w:name="_Toc365475789"/>
      <w:bookmarkStart w:id="12431" w:name="_Toc365640468"/>
      <w:bookmarkStart w:id="12432" w:name="_Toc365475799"/>
      <w:bookmarkStart w:id="12433" w:name="_Toc365640478"/>
      <w:bookmarkStart w:id="12434" w:name="_Toc365475805"/>
      <w:bookmarkStart w:id="12435" w:name="_Toc365640484"/>
      <w:bookmarkStart w:id="12436" w:name="_Toc365475806"/>
      <w:bookmarkStart w:id="12437" w:name="_Toc365640485"/>
      <w:bookmarkStart w:id="12438" w:name="_Toc365475807"/>
      <w:bookmarkStart w:id="12439" w:name="_Toc365640486"/>
      <w:bookmarkStart w:id="12440" w:name="_Toc365475810"/>
      <w:bookmarkStart w:id="12441" w:name="_Toc365640489"/>
      <w:bookmarkStart w:id="12442" w:name="_Toc365475811"/>
      <w:bookmarkStart w:id="12443" w:name="_Toc365640490"/>
      <w:bookmarkStart w:id="12444" w:name="_Toc365475812"/>
      <w:bookmarkStart w:id="12445" w:name="_Toc365640491"/>
      <w:bookmarkStart w:id="12446" w:name="_Toc365475828"/>
      <w:bookmarkStart w:id="12447" w:name="_Toc365640507"/>
      <w:bookmarkStart w:id="12448" w:name="_Toc365475839"/>
      <w:bookmarkStart w:id="12449" w:name="_Toc365640518"/>
      <w:bookmarkStart w:id="12450" w:name="_Toc365475848"/>
      <w:bookmarkStart w:id="12451" w:name="_Toc365640527"/>
      <w:bookmarkStart w:id="12452" w:name="_Toc365475849"/>
      <w:bookmarkStart w:id="12453" w:name="_Toc365640528"/>
      <w:bookmarkStart w:id="12454" w:name="_Toc365475852"/>
      <w:bookmarkStart w:id="12455" w:name="_Toc365640531"/>
      <w:bookmarkStart w:id="12456" w:name="_Toc365475853"/>
      <w:bookmarkStart w:id="12457" w:name="_Toc365640532"/>
      <w:bookmarkStart w:id="12458" w:name="_Toc365475854"/>
      <w:bookmarkStart w:id="12459" w:name="_Toc365640533"/>
      <w:bookmarkStart w:id="12460" w:name="_Toc365475858"/>
      <w:bookmarkStart w:id="12461" w:name="_Toc365640537"/>
      <w:bookmarkStart w:id="12462" w:name="_Toc365475880"/>
      <w:bookmarkStart w:id="12463" w:name="_Toc365640559"/>
      <w:bookmarkStart w:id="12464" w:name="_Toc365475898"/>
      <w:bookmarkStart w:id="12465" w:name="_Toc365640577"/>
      <w:bookmarkStart w:id="12466" w:name="_Toc365475959"/>
      <w:bookmarkStart w:id="12467" w:name="_Toc365640638"/>
      <w:bookmarkStart w:id="12468" w:name="_Toc365475962"/>
      <w:bookmarkStart w:id="12469" w:name="_Toc365640641"/>
      <w:bookmarkStart w:id="12470" w:name="_Toc365475967"/>
      <w:bookmarkStart w:id="12471" w:name="_Toc365640646"/>
      <w:bookmarkStart w:id="12472" w:name="_Toc365475970"/>
      <w:bookmarkStart w:id="12473" w:name="_Toc365640649"/>
      <w:bookmarkStart w:id="12474" w:name="_Toc365475972"/>
      <w:bookmarkStart w:id="12475" w:name="_Toc365640651"/>
      <w:bookmarkStart w:id="12476" w:name="_Toc365475977"/>
      <w:bookmarkStart w:id="12477" w:name="_Toc365640656"/>
      <w:bookmarkStart w:id="12478" w:name="_Toc365475979"/>
      <w:bookmarkStart w:id="12479" w:name="_Toc365640658"/>
      <w:bookmarkStart w:id="12480" w:name="_Toc365475984"/>
      <w:bookmarkStart w:id="12481" w:name="_Toc365640663"/>
      <w:bookmarkStart w:id="12482" w:name="_Toc365475987"/>
      <w:bookmarkStart w:id="12483" w:name="_Toc365640666"/>
      <w:bookmarkStart w:id="12484" w:name="_Toc365475988"/>
      <w:bookmarkStart w:id="12485" w:name="_Toc365640667"/>
      <w:bookmarkStart w:id="12486" w:name="_Toc365476023"/>
      <w:bookmarkStart w:id="12487" w:name="_Toc365640702"/>
      <w:bookmarkStart w:id="12488" w:name="_Toc365476025"/>
      <w:bookmarkStart w:id="12489" w:name="_Toc365640704"/>
      <w:bookmarkStart w:id="12490" w:name="_Toc365476035"/>
      <w:bookmarkStart w:id="12491" w:name="_Toc365640714"/>
      <w:bookmarkStart w:id="12492" w:name="_Toc365476042"/>
      <w:bookmarkStart w:id="12493" w:name="_Toc365640721"/>
      <w:bookmarkStart w:id="12494" w:name="_Toc365476043"/>
      <w:bookmarkStart w:id="12495" w:name="_Toc365640722"/>
      <w:bookmarkStart w:id="12496" w:name="_Toc365476046"/>
      <w:bookmarkStart w:id="12497" w:name="_Toc365640725"/>
      <w:bookmarkStart w:id="12498" w:name="_Toc365476050"/>
      <w:bookmarkStart w:id="12499" w:name="_Toc365640729"/>
      <w:bookmarkStart w:id="12500" w:name="_Toc365476051"/>
      <w:bookmarkStart w:id="12501" w:name="_Toc365640730"/>
      <w:bookmarkStart w:id="12502" w:name="_Toc365476059"/>
      <w:bookmarkStart w:id="12503" w:name="_Toc365640738"/>
      <w:bookmarkStart w:id="12504" w:name="_Toc365476062"/>
      <w:bookmarkStart w:id="12505" w:name="_Toc365640741"/>
      <w:bookmarkStart w:id="12506" w:name="_Toc365476073"/>
      <w:bookmarkStart w:id="12507" w:name="_Toc365640752"/>
      <w:bookmarkStart w:id="12508" w:name="_Toc365476074"/>
      <w:bookmarkStart w:id="12509" w:name="_Toc365640753"/>
      <w:bookmarkStart w:id="12510" w:name="_Toc365476082"/>
      <w:bookmarkStart w:id="12511" w:name="_Toc365640761"/>
      <w:bookmarkStart w:id="12512" w:name="_Toc365476089"/>
      <w:bookmarkStart w:id="12513" w:name="_Toc365640768"/>
      <w:bookmarkStart w:id="12514" w:name="_Toc365476118"/>
      <w:bookmarkStart w:id="12515" w:name="_Toc365640797"/>
      <w:bookmarkStart w:id="12516" w:name="_Toc365476119"/>
      <w:bookmarkStart w:id="12517" w:name="_Toc365640798"/>
      <w:bookmarkStart w:id="12518" w:name="_Toc365476121"/>
      <w:bookmarkStart w:id="12519" w:name="_Toc365640800"/>
      <w:bookmarkStart w:id="12520" w:name="_Toc365476122"/>
      <w:bookmarkStart w:id="12521" w:name="_Toc365640801"/>
      <w:bookmarkStart w:id="12522" w:name="_Toc365476128"/>
      <w:bookmarkStart w:id="12523" w:name="_Toc365640807"/>
      <w:bookmarkStart w:id="12524" w:name="_Toc365476131"/>
      <w:bookmarkStart w:id="12525" w:name="_Toc365640810"/>
      <w:bookmarkStart w:id="12526" w:name="_Hlt456012598"/>
      <w:bookmarkStart w:id="12527" w:name="_Toc365476138"/>
      <w:bookmarkStart w:id="12528" w:name="_Toc365640817"/>
      <w:bookmarkStart w:id="12529" w:name="_Toc365476209"/>
      <w:bookmarkStart w:id="12530" w:name="_Toc365640888"/>
      <w:bookmarkStart w:id="12531" w:name="_Hlt455975912"/>
      <w:bookmarkStart w:id="12532" w:name="_Toc365476295"/>
      <w:bookmarkStart w:id="12533" w:name="_Toc365640974"/>
      <w:bookmarkStart w:id="12534" w:name="_Toc365476323"/>
      <w:bookmarkStart w:id="12535" w:name="_Toc365641002"/>
      <w:bookmarkStart w:id="12536" w:name="_Toc365476413"/>
      <w:bookmarkStart w:id="12537" w:name="_Toc365641092"/>
      <w:bookmarkStart w:id="12538" w:name="_Toc365476414"/>
      <w:bookmarkStart w:id="12539" w:name="_Toc365641093"/>
      <w:bookmarkStart w:id="12540" w:name="_Toc365476416"/>
      <w:bookmarkStart w:id="12541" w:name="_Toc365641095"/>
      <w:bookmarkStart w:id="12542" w:name="_Toc365476424"/>
      <w:bookmarkStart w:id="12543" w:name="_Toc365641103"/>
      <w:bookmarkStart w:id="12544" w:name="_Toc365476426"/>
      <w:bookmarkStart w:id="12545" w:name="_Toc365641105"/>
      <w:bookmarkStart w:id="12546" w:name="_Hlt457446511"/>
      <w:bookmarkStart w:id="12547" w:name="_Toc365476434"/>
      <w:bookmarkStart w:id="12548" w:name="_Toc365641113"/>
      <w:bookmarkStart w:id="12549" w:name="_Toc365476436"/>
      <w:bookmarkStart w:id="12550" w:name="_Toc365641115"/>
      <w:bookmarkStart w:id="12551" w:name="_Toc365476438"/>
      <w:bookmarkStart w:id="12552" w:name="_Toc365641117"/>
      <w:bookmarkStart w:id="12553" w:name="_Toc365476439"/>
      <w:bookmarkStart w:id="12554" w:name="_Toc365641118"/>
      <w:bookmarkStart w:id="12555" w:name="_Toc365476440"/>
      <w:bookmarkStart w:id="12556" w:name="_Toc365641119"/>
      <w:bookmarkStart w:id="12557" w:name="_Toc365476441"/>
      <w:bookmarkStart w:id="12558" w:name="_Toc365641120"/>
      <w:bookmarkStart w:id="12559" w:name="_Toc365476442"/>
      <w:bookmarkStart w:id="12560" w:name="_Toc365641121"/>
      <w:bookmarkStart w:id="12561" w:name="_Toc365476443"/>
      <w:bookmarkStart w:id="12562" w:name="_Toc365641122"/>
      <w:bookmarkStart w:id="12563" w:name="_Toc365476444"/>
      <w:bookmarkStart w:id="12564" w:name="_Toc365641123"/>
      <w:bookmarkStart w:id="12565" w:name="_Toc365476445"/>
      <w:bookmarkStart w:id="12566" w:name="_Toc365641124"/>
      <w:bookmarkStart w:id="12567" w:name="_Toc365476446"/>
      <w:bookmarkStart w:id="12568" w:name="_Toc365641125"/>
      <w:bookmarkStart w:id="12569" w:name="_Toc365476447"/>
      <w:bookmarkStart w:id="12570" w:name="_Toc365641126"/>
      <w:bookmarkStart w:id="12571" w:name="_Toc365476448"/>
      <w:bookmarkStart w:id="12572" w:name="_Toc365641127"/>
      <w:bookmarkStart w:id="12573" w:name="_Toc365476449"/>
      <w:bookmarkStart w:id="12574" w:name="_Toc365641128"/>
      <w:bookmarkStart w:id="12575" w:name="_Toc365476451"/>
      <w:bookmarkStart w:id="12576" w:name="_Toc365641130"/>
      <w:bookmarkStart w:id="12577" w:name="_Toc365476452"/>
      <w:bookmarkStart w:id="12578" w:name="_Toc365641131"/>
      <w:bookmarkStart w:id="12579" w:name="_Toc365476454"/>
      <w:bookmarkStart w:id="12580" w:name="_Toc365641133"/>
      <w:bookmarkStart w:id="12581" w:name="_Toc365476456"/>
      <w:bookmarkStart w:id="12582" w:name="_Toc365641135"/>
      <w:bookmarkStart w:id="12583" w:name="_Toc365476458"/>
      <w:bookmarkStart w:id="12584" w:name="_Toc365641137"/>
      <w:bookmarkStart w:id="12585" w:name="_Toc365476460"/>
      <w:bookmarkStart w:id="12586" w:name="_Toc365641139"/>
      <w:bookmarkStart w:id="12587" w:name="_Toc365476461"/>
      <w:bookmarkStart w:id="12588" w:name="_Toc365641140"/>
      <w:bookmarkStart w:id="12589" w:name="_Toc365476462"/>
      <w:bookmarkStart w:id="12590" w:name="_Toc365641141"/>
      <w:bookmarkStart w:id="12591" w:name="_Toc365476463"/>
      <w:bookmarkStart w:id="12592" w:name="_Toc365641142"/>
      <w:bookmarkStart w:id="12593" w:name="_Toc365476464"/>
      <w:bookmarkStart w:id="12594" w:name="_Toc365641143"/>
      <w:bookmarkStart w:id="12595" w:name="_Toc365476466"/>
      <w:bookmarkStart w:id="12596" w:name="_Toc365641145"/>
      <w:bookmarkStart w:id="12597" w:name="_Toc365476467"/>
      <w:bookmarkStart w:id="12598" w:name="_Toc365641146"/>
      <w:bookmarkStart w:id="12599" w:name="_Toc365476468"/>
      <w:bookmarkStart w:id="12600" w:name="_Toc365641147"/>
      <w:bookmarkStart w:id="12601" w:name="_Toc365476469"/>
      <w:bookmarkStart w:id="12602" w:name="_Toc365641148"/>
      <w:bookmarkStart w:id="12603" w:name="_Toc365476470"/>
      <w:bookmarkStart w:id="12604" w:name="_Toc365641149"/>
      <w:bookmarkStart w:id="12605" w:name="_Toc365476472"/>
      <w:bookmarkStart w:id="12606" w:name="_Toc365641151"/>
      <w:bookmarkStart w:id="12607" w:name="_Toc365476474"/>
      <w:bookmarkStart w:id="12608" w:name="_Toc365641153"/>
      <w:bookmarkStart w:id="12609" w:name="_Toc365476476"/>
      <w:bookmarkStart w:id="12610" w:name="_Toc365641155"/>
      <w:bookmarkStart w:id="12611" w:name="_Toc365476477"/>
      <w:bookmarkStart w:id="12612" w:name="_Toc365641156"/>
      <w:bookmarkStart w:id="12613" w:name="_Toc365476478"/>
      <w:bookmarkStart w:id="12614" w:name="_Toc365641157"/>
      <w:bookmarkStart w:id="12615" w:name="_Toc365476479"/>
      <w:bookmarkStart w:id="12616" w:name="_Toc365641158"/>
      <w:bookmarkStart w:id="12617" w:name="_Hlt463788138"/>
      <w:bookmarkStart w:id="12618" w:name="_Toc365476549"/>
      <w:bookmarkStart w:id="12619" w:name="_Toc365641228"/>
      <w:bookmarkStart w:id="12620" w:name="_Toc365476644"/>
      <w:bookmarkStart w:id="12621" w:name="_Toc365641323"/>
      <w:bookmarkStart w:id="12622" w:name="_Toc365476764"/>
      <w:bookmarkStart w:id="12623" w:name="_Toc365641443"/>
      <w:bookmarkStart w:id="12624" w:name="_Toc365476777"/>
      <w:bookmarkStart w:id="12625" w:name="_Toc365641456"/>
      <w:bookmarkStart w:id="12626" w:name="_Toc365476791"/>
      <w:bookmarkStart w:id="12627" w:name="_Toc365641470"/>
      <w:bookmarkStart w:id="12628" w:name="_Toc365476846"/>
      <w:bookmarkStart w:id="12629" w:name="_Toc365641525"/>
      <w:bookmarkStart w:id="12630" w:name="_Toc365476877"/>
      <w:bookmarkStart w:id="12631" w:name="_Toc365641556"/>
      <w:bookmarkStart w:id="12632" w:name="_Toc365476986"/>
      <w:bookmarkStart w:id="12633" w:name="_Toc365641665"/>
      <w:bookmarkStart w:id="12634" w:name="_Toc365476999"/>
      <w:bookmarkStart w:id="12635" w:name="_Toc365641678"/>
      <w:bookmarkStart w:id="12636" w:name="_Toc365477041"/>
      <w:bookmarkStart w:id="12637" w:name="_Toc365641720"/>
      <w:bookmarkStart w:id="12638" w:name="_Toc365477046"/>
      <w:bookmarkStart w:id="12639" w:name="_Toc365641725"/>
      <w:bookmarkStart w:id="12640" w:name="_Toc365477047"/>
      <w:bookmarkStart w:id="12641" w:name="_Toc365641726"/>
      <w:bookmarkStart w:id="12642" w:name="_Toc365477048"/>
      <w:bookmarkStart w:id="12643" w:name="_Toc365641727"/>
      <w:bookmarkStart w:id="12644" w:name="_Toc365477050"/>
      <w:bookmarkStart w:id="12645" w:name="_Toc365641729"/>
      <w:bookmarkStart w:id="12646" w:name="_Toc365477053"/>
      <w:bookmarkStart w:id="12647" w:name="_Toc365641732"/>
      <w:bookmarkStart w:id="12648" w:name="_Toc365477056"/>
      <w:bookmarkStart w:id="12649" w:name="_Toc365641735"/>
      <w:bookmarkStart w:id="12650" w:name="_Toc365477059"/>
      <w:bookmarkStart w:id="12651" w:name="_Toc365641738"/>
      <w:bookmarkStart w:id="12652" w:name="_Toc365477060"/>
      <w:bookmarkStart w:id="12653" w:name="_Toc365641739"/>
      <w:bookmarkStart w:id="12654" w:name="_Toc365477065"/>
      <w:bookmarkStart w:id="12655" w:name="_Toc365641744"/>
      <w:bookmarkStart w:id="12656" w:name="_Toc365477066"/>
      <w:bookmarkStart w:id="12657" w:name="_Toc365641745"/>
      <w:bookmarkStart w:id="12658" w:name="_Toc365477072"/>
      <w:bookmarkStart w:id="12659" w:name="_Toc365641751"/>
      <w:bookmarkStart w:id="12660" w:name="_Toc365477073"/>
      <w:bookmarkStart w:id="12661" w:name="_Toc365641752"/>
      <w:bookmarkStart w:id="12662" w:name="_Toc365477075"/>
      <w:bookmarkStart w:id="12663" w:name="_Toc365641754"/>
      <w:bookmarkStart w:id="12664" w:name="_Toc365477076"/>
      <w:bookmarkStart w:id="12665" w:name="_Toc365641755"/>
      <w:bookmarkStart w:id="12666" w:name="_Toc365477077"/>
      <w:bookmarkStart w:id="12667" w:name="_Toc365641756"/>
      <w:bookmarkStart w:id="12668" w:name="_Toc365477079"/>
      <w:bookmarkStart w:id="12669" w:name="_Toc365641758"/>
      <w:bookmarkStart w:id="12670" w:name="_Toc365477082"/>
      <w:bookmarkStart w:id="12671" w:name="_Toc365641761"/>
      <w:bookmarkStart w:id="12672" w:name="_Toc365477083"/>
      <w:bookmarkStart w:id="12673" w:name="_Toc365641762"/>
      <w:bookmarkStart w:id="12674" w:name="_Toc365477092"/>
      <w:bookmarkStart w:id="12675" w:name="_Toc365641771"/>
      <w:bookmarkStart w:id="12676" w:name="_Toc365477093"/>
      <w:bookmarkStart w:id="12677" w:name="_Toc365641772"/>
      <w:bookmarkStart w:id="12678" w:name="_Toc365477094"/>
      <w:bookmarkStart w:id="12679" w:name="_Toc365641773"/>
      <w:bookmarkStart w:id="12680" w:name="_Toc365477096"/>
      <w:bookmarkStart w:id="12681" w:name="_Toc365641775"/>
      <w:bookmarkStart w:id="12682" w:name="_Toc365477097"/>
      <w:bookmarkStart w:id="12683" w:name="_Toc365641776"/>
      <w:bookmarkStart w:id="12684" w:name="_Toc365477098"/>
      <w:bookmarkStart w:id="12685" w:name="_Toc365641777"/>
      <w:bookmarkStart w:id="12686" w:name="_Toc365477100"/>
      <w:bookmarkStart w:id="12687" w:name="_Toc365641779"/>
      <w:bookmarkStart w:id="12688" w:name="_Toc365477101"/>
      <w:bookmarkStart w:id="12689" w:name="_Toc365641780"/>
      <w:bookmarkStart w:id="12690" w:name="_Toc365477102"/>
      <w:bookmarkStart w:id="12691" w:name="_Toc365641781"/>
      <w:bookmarkStart w:id="12692" w:name="_Toc365477106"/>
      <w:bookmarkStart w:id="12693" w:name="_Toc365641785"/>
      <w:bookmarkStart w:id="12694" w:name="_Toc365477107"/>
      <w:bookmarkStart w:id="12695" w:name="_Toc365641786"/>
      <w:bookmarkStart w:id="12696" w:name="_Toc365477108"/>
      <w:bookmarkStart w:id="12697" w:name="_Toc365641787"/>
      <w:bookmarkStart w:id="12698" w:name="_Toc365477113"/>
      <w:bookmarkStart w:id="12699" w:name="_Toc365641792"/>
      <w:bookmarkStart w:id="12700" w:name="_Toc365477114"/>
      <w:bookmarkStart w:id="12701" w:name="_Toc365641793"/>
      <w:bookmarkStart w:id="12702" w:name="_Toc365477115"/>
      <w:bookmarkStart w:id="12703" w:name="_Toc365641794"/>
      <w:bookmarkStart w:id="12704" w:name="_Toc361663779"/>
      <w:bookmarkStart w:id="12705" w:name="_Toc361665620"/>
      <w:bookmarkStart w:id="12706" w:name="_Toc361667449"/>
      <w:bookmarkStart w:id="12707" w:name="_Toc361669278"/>
      <w:bookmarkStart w:id="12708" w:name="_Toc364935322"/>
      <w:bookmarkStart w:id="12709" w:name="_Toc365477127"/>
      <w:bookmarkStart w:id="12710" w:name="_Toc365641806"/>
      <w:bookmarkStart w:id="12711" w:name="_Toc361663783"/>
      <w:bookmarkStart w:id="12712" w:name="_Toc361665624"/>
      <w:bookmarkStart w:id="12713" w:name="_Toc361667453"/>
      <w:bookmarkStart w:id="12714" w:name="_Toc361669282"/>
      <w:bookmarkStart w:id="12715" w:name="_Toc364935326"/>
      <w:bookmarkStart w:id="12716" w:name="_Toc365477131"/>
      <w:bookmarkStart w:id="12717" w:name="_Toc365641810"/>
      <w:bookmarkStart w:id="12718" w:name="_Toc361663784"/>
      <w:bookmarkStart w:id="12719" w:name="_Toc361665625"/>
      <w:bookmarkStart w:id="12720" w:name="_Toc361667454"/>
      <w:bookmarkStart w:id="12721" w:name="_Toc361669283"/>
      <w:bookmarkStart w:id="12722" w:name="_Toc364935327"/>
      <w:bookmarkStart w:id="12723" w:name="_Toc365477132"/>
      <w:bookmarkStart w:id="12724" w:name="_Toc365641811"/>
      <w:bookmarkStart w:id="12725" w:name="_Hlt455971295"/>
      <w:bookmarkStart w:id="12726" w:name="_Toc365477142"/>
      <w:bookmarkStart w:id="12727" w:name="_Toc365641821"/>
      <w:bookmarkStart w:id="12728" w:name="_Toc365477154"/>
      <w:bookmarkStart w:id="12729" w:name="_Toc365641833"/>
      <w:bookmarkStart w:id="12730" w:name="_Toc365477158"/>
      <w:bookmarkStart w:id="12731" w:name="_Toc365641837"/>
      <w:bookmarkStart w:id="12732" w:name="_Toc365477159"/>
      <w:bookmarkStart w:id="12733" w:name="_Toc365641838"/>
      <w:bookmarkStart w:id="12734" w:name="_Toc365477161"/>
      <w:bookmarkStart w:id="12735" w:name="_Toc365641840"/>
      <w:bookmarkStart w:id="12736" w:name="_Toc365477162"/>
      <w:bookmarkStart w:id="12737" w:name="_Toc365641841"/>
      <w:bookmarkStart w:id="12738" w:name="_Toc365477163"/>
      <w:bookmarkStart w:id="12739" w:name="_Toc365641842"/>
      <w:bookmarkStart w:id="12740" w:name="_Toc365477165"/>
      <w:bookmarkStart w:id="12741" w:name="_Toc365641844"/>
      <w:bookmarkStart w:id="12742" w:name="_Toc365477171"/>
      <w:bookmarkStart w:id="12743" w:name="_Toc365641850"/>
      <w:bookmarkStart w:id="12744" w:name="_Toc365477173"/>
      <w:bookmarkStart w:id="12745" w:name="_Toc365641852"/>
      <w:bookmarkStart w:id="12746" w:name="_Toc365477175"/>
      <w:bookmarkStart w:id="12747" w:name="_Toc365641854"/>
      <w:bookmarkStart w:id="12748" w:name="_Toc365477182"/>
      <w:bookmarkStart w:id="12749" w:name="_Toc365641861"/>
      <w:bookmarkStart w:id="12750" w:name="_Toc365477198"/>
      <w:bookmarkStart w:id="12751" w:name="_Toc365641877"/>
      <w:bookmarkStart w:id="12752" w:name="_Toc365477199"/>
      <w:bookmarkStart w:id="12753" w:name="_Toc365641878"/>
      <w:bookmarkStart w:id="12754" w:name="_Toc365477206"/>
      <w:bookmarkStart w:id="12755" w:name="_Toc365641885"/>
      <w:bookmarkStart w:id="12756" w:name="_Toc365477211"/>
      <w:bookmarkStart w:id="12757" w:name="_Toc365641890"/>
      <w:bookmarkStart w:id="12758" w:name="_Toc365477215"/>
      <w:bookmarkStart w:id="12759" w:name="_Toc365641894"/>
      <w:bookmarkStart w:id="12760" w:name="_Toc365477220"/>
      <w:bookmarkStart w:id="12761" w:name="_Toc365641899"/>
      <w:bookmarkStart w:id="12762" w:name="_Toc365477224"/>
      <w:bookmarkStart w:id="12763" w:name="_Toc365641903"/>
      <w:bookmarkStart w:id="12764" w:name="_Toc365477229"/>
      <w:bookmarkStart w:id="12765" w:name="_Toc365641908"/>
      <w:bookmarkStart w:id="12766" w:name="_Toc365477233"/>
      <w:bookmarkStart w:id="12767" w:name="_Toc365641912"/>
      <w:bookmarkStart w:id="12768" w:name="_Toc365477238"/>
      <w:bookmarkStart w:id="12769" w:name="_Toc365641917"/>
      <w:bookmarkStart w:id="12770" w:name="_Toc365477239"/>
      <w:bookmarkStart w:id="12771" w:name="_Toc365641918"/>
      <w:bookmarkStart w:id="12772" w:name="_Toc365477242"/>
      <w:bookmarkStart w:id="12773" w:name="_Toc365641921"/>
      <w:bookmarkStart w:id="12774" w:name="_Toc365477243"/>
      <w:bookmarkStart w:id="12775" w:name="_Toc365641922"/>
      <w:bookmarkStart w:id="12776" w:name="_Toc365477248"/>
      <w:bookmarkStart w:id="12777" w:name="_Toc365641927"/>
      <w:bookmarkStart w:id="12778" w:name="_Toc365477252"/>
      <w:bookmarkStart w:id="12779" w:name="_Toc365641931"/>
      <w:bookmarkStart w:id="12780" w:name="_Toc365477256"/>
      <w:bookmarkStart w:id="12781" w:name="_Toc365641935"/>
      <w:bookmarkStart w:id="12782" w:name="_Toc365477257"/>
      <w:bookmarkStart w:id="12783" w:name="_Toc365641936"/>
      <w:bookmarkStart w:id="12784" w:name="_Toc365477265"/>
      <w:bookmarkStart w:id="12785" w:name="_Toc365641944"/>
      <w:bookmarkStart w:id="12786" w:name="_Toc365477270"/>
      <w:bookmarkStart w:id="12787" w:name="_Toc365641949"/>
      <w:bookmarkStart w:id="12788" w:name="_Toc365477273"/>
      <w:bookmarkStart w:id="12789" w:name="_Toc365641952"/>
      <w:bookmarkStart w:id="12790" w:name="_Toc365477276"/>
      <w:bookmarkStart w:id="12791" w:name="_Toc365641955"/>
      <w:bookmarkStart w:id="12792" w:name="_Toc365477277"/>
      <w:bookmarkStart w:id="12793" w:name="_Toc365641956"/>
      <w:bookmarkStart w:id="12794" w:name="_Toc365477278"/>
      <w:bookmarkStart w:id="12795" w:name="_Toc365641957"/>
      <w:bookmarkStart w:id="12796" w:name="_Toc365477284"/>
      <w:bookmarkStart w:id="12797" w:name="_Toc365641963"/>
      <w:bookmarkStart w:id="12798" w:name="_Toc365477294"/>
      <w:bookmarkStart w:id="12799" w:name="_Toc365641973"/>
      <w:bookmarkStart w:id="12800" w:name="_Toc365477300"/>
      <w:bookmarkStart w:id="12801" w:name="_Toc365641979"/>
      <w:bookmarkStart w:id="12802" w:name="_Toc365477303"/>
      <w:bookmarkStart w:id="12803" w:name="_Toc365641982"/>
      <w:bookmarkStart w:id="12804" w:name="_Toc365477304"/>
      <w:bookmarkStart w:id="12805" w:name="_Toc365641983"/>
      <w:bookmarkStart w:id="12806" w:name="_Toc365477306"/>
      <w:bookmarkStart w:id="12807" w:name="_Toc365641985"/>
      <w:bookmarkStart w:id="12808" w:name="_Toc365477316"/>
      <w:bookmarkStart w:id="12809" w:name="_Toc365641995"/>
      <w:bookmarkStart w:id="12810" w:name="_Toc365477320"/>
      <w:bookmarkStart w:id="12811" w:name="_Toc365641999"/>
      <w:bookmarkStart w:id="12812" w:name="_Toc365477327"/>
      <w:bookmarkStart w:id="12813" w:name="_Toc365642006"/>
      <w:bookmarkStart w:id="12814" w:name="_Toc365477336"/>
      <w:bookmarkStart w:id="12815" w:name="_Toc365642015"/>
      <w:bookmarkStart w:id="12816" w:name="_Toc365477338"/>
      <w:bookmarkStart w:id="12817" w:name="_Toc365642017"/>
      <w:bookmarkStart w:id="12818" w:name="_Toc365477339"/>
      <w:bookmarkStart w:id="12819" w:name="_Toc365642018"/>
      <w:bookmarkStart w:id="12820" w:name="_Toc365477340"/>
      <w:bookmarkStart w:id="12821" w:name="_Toc365642019"/>
      <w:bookmarkStart w:id="12822" w:name="_Toc365477342"/>
      <w:bookmarkStart w:id="12823" w:name="_Toc365642021"/>
      <w:bookmarkStart w:id="12824" w:name="_Toc365477348"/>
      <w:bookmarkStart w:id="12825" w:name="_Toc365642027"/>
      <w:bookmarkStart w:id="12826" w:name="_Toc365477352"/>
      <w:bookmarkStart w:id="12827" w:name="_Toc365642031"/>
      <w:bookmarkStart w:id="12828" w:name="_Toc365477356"/>
      <w:bookmarkStart w:id="12829" w:name="_Toc365642035"/>
      <w:bookmarkStart w:id="12830" w:name="_Toc365477361"/>
      <w:bookmarkStart w:id="12831" w:name="_Toc365642040"/>
      <w:bookmarkStart w:id="12832" w:name="_Toc365477374"/>
      <w:bookmarkStart w:id="12833" w:name="_Toc365642053"/>
      <w:bookmarkStart w:id="12834" w:name="_Toc365477379"/>
      <w:bookmarkStart w:id="12835" w:name="_Toc365642058"/>
      <w:bookmarkStart w:id="12836" w:name="_Toc365477381"/>
      <w:bookmarkStart w:id="12837" w:name="_Toc365642060"/>
      <w:bookmarkStart w:id="12838" w:name="_Toc365477384"/>
      <w:bookmarkStart w:id="12839" w:name="_Toc365642063"/>
      <w:bookmarkStart w:id="12840" w:name="_Toc365477388"/>
      <w:bookmarkStart w:id="12841" w:name="_Toc365642067"/>
      <w:bookmarkStart w:id="12842" w:name="_Toc365477389"/>
      <w:bookmarkStart w:id="12843" w:name="_Toc365642068"/>
      <w:bookmarkStart w:id="12844" w:name="_Toc365477395"/>
      <w:bookmarkStart w:id="12845" w:name="_Toc365642074"/>
      <w:bookmarkStart w:id="12846" w:name="_Toc365477396"/>
      <w:bookmarkStart w:id="12847" w:name="_Toc365642075"/>
      <w:bookmarkStart w:id="12848" w:name="_Toc365477402"/>
      <w:bookmarkStart w:id="12849" w:name="_Toc365642081"/>
      <w:bookmarkStart w:id="12850" w:name="_Toc365477424"/>
      <w:bookmarkStart w:id="12851" w:name="_Toc365642103"/>
      <w:bookmarkStart w:id="12852" w:name="_Toc365477425"/>
      <w:bookmarkStart w:id="12853" w:name="_Toc365642104"/>
      <w:bookmarkStart w:id="12854" w:name="_Toc365477427"/>
      <w:bookmarkStart w:id="12855" w:name="_Toc365642106"/>
      <w:bookmarkStart w:id="12856" w:name="_Toc365477428"/>
      <w:bookmarkStart w:id="12857" w:name="_Toc365642107"/>
      <w:bookmarkStart w:id="12858" w:name="_Toc365477429"/>
      <w:bookmarkStart w:id="12859" w:name="_Toc365642108"/>
      <w:bookmarkStart w:id="12860" w:name="_Toc365477445"/>
      <w:bookmarkStart w:id="12861" w:name="_Toc365642124"/>
      <w:bookmarkStart w:id="12862" w:name="_Toc365477446"/>
      <w:bookmarkStart w:id="12863" w:name="_Toc365642125"/>
      <w:bookmarkStart w:id="12864" w:name="_Toc365477451"/>
      <w:bookmarkStart w:id="12865" w:name="_Toc365642130"/>
      <w:bookmarkStart w:id="12866" w:name="_Toc365477452"/>
      <w:bookmarkStart w:id="12867" w:name="_Toc365642131"/>
      <w:bookmarkStart w:id="12868" w:name="_Toc365477454"/>
      <w:bookmarkStart w:id="12869" w:name="_Toc365642133"/>
      <w:bookmarkStart w:id="12870" w:name="_Toc365477455"/>
      <w:bookmarkStart w:id="12871" w:name="_Toc365642134"/>
      <w:bookmarkStart w:id="12872" w:name="_Toc365477456"/>
      <w:bookmarkStart w:id="12873" w:name="_Toc365642135"/>
      <w:bookmarkStart w:id="12874" w:name="_Toc365477457"/>
      <w:bookmarkStart w:id="12875" w:name="_Toc365642136"/>
      <w:bookmarkStart w:id="12876" w:name="_Toc365477462"/>
      <w:bookmarkStart w:id="12877" w:name="_Toc365642141"/>
      <w:bookmarkStart w:id="12878" w:name="_Toc365477465"/>
      <w:bookmarkStart w:id="12879" w:name="_Toc365642144"/>
      <w:bookmarkStart w:id="12880" w:name="_Toc365477471"/>
      <w:bookmarkStart w:id="12881" w:name="_Toc365642150"/>
      <w:bookmarkStart w:id="12882" w:name="_Toc365477476"/>
      <w:bookmarkStart w:id="12883" w:name="_Toc365642155"/>
      <w:bookmarkStart w:id="12884" w:name="_Toc365477477"/>
      <w:bookmarkStart w:id="12885" w:name="_Toc365642156"/>
      <w:bookmarkStart w:id="12886" w:name="_Toc365477495"/>
      <w:bookmarkStart w:id="12887" w:name="_Toc365642174"/>
      <w:bookmarkStart w:id="12888" w:name="_Toc365477496"/>
      <w:bookmarkStart w:id="12889" w:name="_Toc365642175"/>
      <w:bookmarkStart w:id="12890" w:name="_Toc365477515"/>
      <w:bookmarkStart w:id="12891" w:name="_Toc365642194"/>
      <w:bookmarkStart w:id="12892" w:name="_Toc365477516"/>
      <w:bookmarkStart w:id="12893" w:name="_Toc365642195"/>
      <w:bookmarkStart w:id="12894" w:name="_Toc365477517"/>
      <w:bookmarkStart w:id="12895" w:name="_Toc365642196"/>
      <w:bookmarkStart w:id="12896" w:name="_Toc365477518"/>
      <w:bookmarkStart w:id="12897" w:name="_Toc365642197"/>
      <w:bookmarkStart w:id="12898" w:name="_Toc365477519"/>
      <w:bookmarkStart w:id="12899" w:name="_Toc365642198"/>
      <w:bookmarkStart w:id="12900" w:name="_Toc365477535"/>
      <w:bookmarkStart w:id="12901" w:name="_Toc365642214"/>
      <w:bookmarkStart w:id="12902" w:name="_Hlt457703771"/>
      <w:bookmarkStart w:id="12903" w:name="_Toc365477540"/>
      <w:bookmarkStart w:id="12904" w:name="_Toc365642219"/>
      <w:bookmarkStart w:id="12905" w:name="_Toc365477541"/>
      <w:bookmarkStart w:id="12906" w:name="_Toc365642220"/>
      <w:bookmarkStart w:id="12907" w:name="_Toc365477546"/>
      <w:bookmarkStart w:id="12908" w:name="_Toc365642225"/>
      <w:bookmarkStart w:id="12909" w:name="_Toc365477547"/>
      <w:bookmarkStart w:id="12910" w:name="_Toc365642226"/>
      <w:bookmarkStart w:id="12911" w:name="_Toc365477551"/>
      <w:bookmarkStart w:id="12912" w:name="_Toc365642230"/>
      <w:bookmarkStart w:id="12913" w:name="_Toc365477554"/>
      <w:bookmarkStart w:id="12914" w:name="_Toc365642233"/>
      <w:bookmarkStart w:id="12915" w:name="_Toc365477557"/>
      <w:bookmarkStart w:id="12916" w:name="_Toc365642236"/>
      <w:bookmarkStart w:id="12917" w:name="_Toc365477560"/>
      <w:bookmarkStart w:id="12918" w:name="_Toc365642239"/>
      <w:bookmarkStart w:id="12919" w:name="_Toc365477561"/>
      <w:bookmarkStart w:id="12920" w:name="_Toc365642240"/>
      <w:bookmarkStart w:id="12921" w:name="_Toc365477570"/>
      <w:bookmarkStart w:id="12922" w:name="_Toc365642249"/>
      <w:bookmarkStart w:id="12923" w:name="_Toc365477571"/>
      <w:bookmarkStart w:id="12924" w:name="_Toc365642250"/>
      <w:bookmarkStart w:id="12925" w:name="_Toc365477586"/>
      <w:bookmarkStart w:id="12926" w:name="_Toc365642265"/>
      <w:bookmarkStart w:id="12927" w:name="_Toc365477587"/>
      <w:bookmarkStart w:id="12928" w:name="_Toc365642266"/>
      <w:bookmarkStart w:id="12929" w:name="_Toc365477614"/>
      <w:bookmarkStart w:id="12930" w:name="_Toc365642293"/>
      <w:bookmarkStart w:id="12931" w:name="_Toc365477615"/>
      <w:bookmarkStart w:id="12932" w:name="_Toc365642294"/>
      <w:bookmarkStart w:id="12933" w:name="_Toc365477616"/>
      <w:bookmarkStart w:id="12934" w:name="_Toc365642295"/>
      <w:bookmarkStart w:id="12935" w:name="_Toc365477617"/>
      <w:bookmarkStart w:id="12936" w:name="_Toc365642296"/>
      <w:bookmarkStart w:id="12937" w:name="_Toc365477618"/>
      <w:bookmarkStart w:id="12938" w:name="_Toc365642297"/>
      <w:bookmarkStart w:id="12939" w:name="_Toc365477620"/>
      <w:bookmarkStart w:id="12940" w:name="_Toc365642299"/>
      <w:bookmarkStart w:id="12941" w:name="_Toc365477621"/>
      <w:bookmarkStart w:id="12942" w:name="_Toc365642300"/>
      <w:bookmarkStart w:id="12943" w:name="_Toc365477624"/>
      <w:bookmarkStart w:id="12944" w:name="_Toc365642303"/>
      <w:bookmarkStart w:id="12945" w:name="_Toc365477625"/>
      <w:bookmarkStart w:id="12946" w:name="_Toc365642304"/>
      <w:bookmarkStart w:id="12947" w:name="_Toc365477628"/>
      <w:bookmarkStart w:id="12948" w:name="_Toc365642307"/>
      <w:bookmarkStart w:id="12949" w:name="_Toc365477629"/>
      <w:bookmarkStart w:id="12950" w:name="_Toc365642308"/>
      <w:bookmarkStart w:id="12951" w:name="_Toc365477631"/>
      <w:bookmarkStart w:id="12952" w:name="_Toc365642310"/>
      <w:bookmarkStart w:id="12953" w:name="_Toc365477632"/>
      <w:bookmarkStart w:id="12954" w:name="_Toc365642311"/>
      <w:bookmarkStart w:id="12955" w:name="_Toc365477633"/>
      <w:bookmarkStart w:id="12956" w:name="_Toc365642312"/>
      <w:bookmarkStart w:id="12957" w:name="_Toc365477634"/>
      <w:bookmarkStart w:id="12958" w:name="_Toc365642313"/>
      <w:bookmarkStart w:id="12959" w:name="_Toc365477635"/>
      <w:bookmarkStart w:id="12960" w:name="_Toc365642314"/>
      <w:bookmarkStart w:id="12961" w:name="_Toc365477637"/>
      <w:bookmarkStart w:id="12962" w:name="_Toc365642316"/>
      <w:bookmarkStart w:id="12963" w:name="_Toc365477638"/>
      <w:bookmarkStart w:id="12964" w:name="_Toc365642317"/>
      <w:bookmarkStart w:id="12965" w:name="_Toc365477640"/>
      <w:bookmarkStart w:id="12966" w:name="_Toc365642319"/>
      <w:bookmarkStart w:id="12967" w:name="_Toc365477641"/>
      <w:bookmarkStart w:id="12968" w:name="_Toc365642320"/>
      <w:bookmarkStart w:id="12969" w:name="_Toc365477643"/>
      <w:bookmarkStart w:id="12970" w:name="_Toc365642322"/>
      <w:bookmarkStart w:id="12971" w:name="_Toc365477649"/>
      <w:bookmarkStart w:id="12972" w:name="_Toc365642328"/>
      <w:bookmarkStart w:id="12973" w:name="_Toc365477652"/>
      <w:bookmarkStart w:id="12974" w:name="_Toc365642331"/>
      <w:bookmarkStart w:id="12975" w:name="_Toc365477653"/>
      <w:bookmarkStart w:id="12976" w:name="_Toc365642332"/>
      <w:bookmarkStart w:id="12977" w:name="_Toc365477654"/>
      <w:bookmarkStart w:id="12978" w:name="_Toc365642333"/>
      <w:bookmarkStart w:id="12979" w:name="_Toc365477655"/>
      <w:bookmarkStart w:id="12980" w:name="_Toc365642334"/>
      <w:bookmarkStart w:id="12981" w:name="_Toc365477656"/>
      <w:bookmarkStart w:id="12982" w:name="_Toc365642335"/>
      <w:bookmarkStart w:id="12983" w:name="_Toc365477658"/>
      <w:bookmarkStart w:id="12984" w:name="_Toc365642337"/>
      <w:bookmarkStart w:id="12985" w:name="_Toc365477659"/>
      <w:bookmarkStart w:id="12986" w:name="_Toc365642338"/>
      <w:bookmarkStart w:id="12987" w:name="_Toc365477661"/>
      <w:bookmarkStart w:id="12988" w:name="_Toc365642340"/>
      <w:bookmarkStart w:id="12989" w:name="_Toc365477662"/>
      <w:bookmarkStart w:id="12990" w:name="_Toc365642341"/>
      <w:bookmarkStart w:id="12991" w:name="_Toc365477663"/>
      <w:bookmarkStart w:id="12992" w:name="_Toc365642342"/>
      <w:bookmarkStart w:id="12993" w:name="_Toc365477664"/>
      <w:bookmarkStart w:id="12994" w:name="_Toc365642343"/>
      <w:bookmarkStart w:id="12995" w:name="_Toc365477665"/>
      <w:bookmarkStart w:id="12996" w:name="_Toc365642344"/>
      <w:bookmarkStart w:id="12997" w:name="_Toc365477667"/>
      <w:bookmarkStart w:id="12998" w:name="_Toc365642346"/>
      <w:bookmarkStart w:id="12999" w:name="_Toc365477674"/>
      <w:bookmarkStart w:id="13000" w:name="_Toc365642353"/>
      <w:bookmarkStart w:id="13001" w:name="_Toc365477676"/>
      <w:bookmarkStart w:id="13002" w:name="_Toc365642355"/>
      <w:bookmarkStart w:id="13003" w:name="_Toc365477683"/>
      <w:bookmarkStart w:id="13004" w:name="_Toc365642362"/>
      <w:bookmarkStart w:id="13005" w:name="_Toc365477688"/>
      <w:bookmarkStart w:id="13006" w:name="_Toc365642367"/>
      <w:bookmarkStart w:id="13007" w:name="_Toc365477698"/>
      <w:bookmarkStart w:id="13008" w:name="_Toc365642377"/>
      <w:bookmarkStart w:id="13009" w:name="_Toc365477709"/>
      <w:bookmarkStart w:id="13010" w:name="_Toc365642388"/>
      <w:bookmarkStart w:id="13011" w:name="_Toc365477727"/>
      <w:bookmarkStart w:id="13012" w:name="_Toc365642406"/>
      <w:bookmarkStart w:id="13013" w:name="_Toc365477748"/>
      <w:bookmarkStart w:id="13014" w:name="_Toc365642427"/>
      <w:bookmarkStart w:id="13015" w:name="_Toc365477754"/>
      <w:bookmarkStart w:id="13016" w:name="_Toc365642433"/>
      <w:bookmarkStart w:id="13017" w:name="_Toc365477774"/>
      <w:bookmarkStart w:id="13018" w:name="_Toc365642453"/>
      <w:bookmarkStart w:id="13019" w:name="_Toc365477779"/>
      <w:bookmarkStart w:id="13020" w:name="_Toc365642458"/>
      <w:bookmarkStart w:id="13021" w:name="_Toc365477782"/>
      <w:bookmarkStart w:id="13022" w:name="_Toc365642461"/>
      <w:bookmarkStart w:id="13023" w:name="_Toc365477783"/>
      <w:bookmarkStart w:id="13024" w:name="_Toc365642462"/>
      <w:bookmarkStart w:id="13025" w:name="_Toc365477793"/>
      <w:bookmarkStart w:id="13026" w:name="_Toc365642472"/>
      <w:bookmarkStart w:id="13027" w:name="_Toc365477795"/>
      <w:bookmarkStart w:id="13028" w:name="_Toc365642474"/>
      <w:bookmarkStart w:id="13029" w:name="_Toc365477798"/>
      <w:bookmarkStart w:id="13030" w:name="_Toc365642477"/>
      <w:bookmarkStart w:id="13031" w:name="_Toc365477804"/>
      <w:bookmarkStart w:id="13032" w:name="_Toc365642483"/>
      <w:bookmarkStart w:id="13033" w:name="_Toc365477815"/>
      <w:bookmarkStart w:id="13034" w:name="_Toc365642494"/>
      <w:bookmarkStart w:id="13035" w:name="_Toc365477818"/>
      <w:bookmarkStart w:id="13036" w:name="_Toc365642497"/>
      <w:bookmarkStart w:id="13037" w:name="_Toc365477838"/>
      <w:bookmarkStart w:id="13038" w:name="_Toc365642517"/>
      <w:bookmarkStart w:id="13039" w:name="_Toc365477847"/>
      <w:bookmarkStart w:id="13040" w:name="_Toc365642526"/>
      <w:bookmarkStart w:id="13041" w:name="_Toc365477850"/>
      <w:bookmarkStart w:id="13042" w:name="_Toc365642529"/>
      <w:bookmarkStart w:id="13043" w:name="_Toc365477853"/>
      <w:bookmarkStart w:id="13044" w:name="_Toc365642532"/>
      <w:bookmarkStart w:id="13045" w:name="_Toc365477864"/>
      <w:bookmarkStart w:id="13046" w:name="_Toc365642543"/>
      <w:bookmarkStart w:id="13047" w:name="_Toc365477871"/>
      <w:bookmarkStart w:id="13048" w:name="_Toc365642550"/>
      <w:bookmarkStart w:id="13049" w:name="_Toc368050764"/>
      <w:bookmarkStart w:id="13050" w:name="_Toc393690593"/>
      <w:bookmarkStart w:id="13051" w:name="_Ref456011632"/>
      <w:bookmarkStart w:id="13052" w:name="_Ref458400834"/>
      <w:bookmarkStart w:id="13053" w:name="_Toc472818970"/>
      <w:bookmarkStart w:id="13054" w:name="_Toc235503552"/>
      <w:bookmarkStart w:id="13055" w:name="_Toc241509327"/>
      <w:bookmarkStart w:id="13056" w:name="_Toc244416814"/>
      <w:bookmarkStart w:id="13057" w:name="_Toc276631178"/>
      <w:bookmarkEnd w:id="11999"/>
      <w:bookmarkEnd w:id="12000"/>
      <w:bookmarkEnd w:id="12001"/>
      <w:bookmarkEnd w:id="12002"/>
      <w:bookmarkEnd w:id="12003"/>
      <w:bookmarkEnd w:id="12005"/>
      <w:bookmarkEnd w:id="12006"/>
      <w:bookmarkEnd w:id="12007"/>
      <w:bookmarkEnd w:id="12008"/>
      <w:bookmarkEnd w:id="12009"/>
      <w:bookmarkEnd w:id="12010"/>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r w:rsidRPr="00B5468C">
        <w:rPr>
          <w:i/>
        </w:rPr>
        <w:t>TypedArray</w:t>
      </w:r>
      <w:r>
        <w:t xml:space="preserve"> Objects</w:t>
      </w:r>
      <w:bookmarkEnd w:id="13049"/>
      <w:r>
        <w:t xml:space="preserve"> </w:t>
      </w:r>
    </w:p>
    <w:p w14:paraId="02E0436E" w14:textId="77777777" w:rsidR="003E75AF" w:rsidRPr="00DF5095" w:rsidRDefault="003E75AF" w:rsidP="003E75AF">
      <w:r>
        <w:rPr>
          <w:i/>
          <w:iCs/>
        </w:rPr>
        <w:t>TypedArray</w:t>
      </w:r>
      <w:r>
        <w:t xml:space="preserve"> objects present an array-like view of an underlying binary data buffer</w:t>
      </w:r>
      <w:ins w:id="13058" w:author="Rev 19 Allen Wirfs-Brock" w:date="2013-09-06T14:01:00Z">
        <w:r w:rsidR="008D0C99">
          <w:t xml:space="preserve"> (</w:t>
        </w:r>
      </w:ins>
      <w:ins w:id="13059" w:author="Rev 19 Allen Wirfs-Brock" w:date="2013-09-06T14:02:00Z">
        <w:r w:rsidR="008D0C99">
          <w:fldChar w:fldCharType="begin"/>
        </w:r>
        <w:r w:rsidR="008D0C99">
          <w:instrText xml:space="preserve"> REF _Ref366239487 \r \h </w:instrText>
        </w:r>
      </w:ins>
      <w:r w:rsidR="008D0C99">
        <w:fldChar w:fldCharType="separate"/>
      </w:r>
      <w:ins w:id="13060" w:author="Rev 19 Allen Wirfs-Brock" w:date="2013-09-27T13:22:00Z">
        <w:r w:rsidR="00D433E8">
          <w:t>24.1</w:t>
        </w:r>
      </w:ins>
      <w:ins w:id="13061" w:author="Rev 19 Allen Wirfs-Brock" w:date="2013-09-06T14:02:00Z">
        <w:r w:rsidR="008D0C99">
          <w:fldChar w:fldCharType="end"/>
        </w:r>
      </w:ins>
      <w:ins w:id="13062" w:author="Rev 19 Allen Wirfs-Brock" w:date="2013-09-06T14:01:00Z">
        <w:r w:rsidR="008D0C99">
          <w:t>)</w:t>
        </w:r>
      </w:ins>
      <w:r>
        <w:t xml:space="preserve">. Each element of a </w:t>
      </w:r>
      <w:r w:rsidRPr="004B439B">
        <w:rPr>
          <w:i/>
        </w:rPr>
        <w:t>TypedArray</w:t>
      </w:r>
      <w:r w:rsidRPr="004B439B">
        <w:t xml:space="preserve"> instance has the same underlying binary scalar data type. There</w:t>
      </w:r>
      <w:r>
        <w:t xml:space="preserve"> is a distinct </w:t>
      </w:r>
      <w:r>
        <w:rPr>
          <w:i/>
          <w:iCs/>
        </w:rPr>
        <w:t>TypedArray</w:t>
      </w:r>
      <w:r>
        <w:t xml:space="preserve"> constructor</w:t>
      </w:r>
      <w:ins w:id="13063" w:author="Rev 19 Allen Wirfs-Brock" w:date="2013-09-06T14:04:00Z">
        <w:r w:rsidR="008D0C99">
          <w:t xml:space="preserve">. Listed in </w:t>
        </w:r>
        <w:r w:rsidR="008D0C99">
          <w:fldChar w:fldCharType="begin"/>
        </w:r>
        <w:r w:rsidR="008D0C99">
          <w:instrText xml:space="preserve"> REF _Ref366065074 \h </w:instrText>
        </w:r>
      </w:ins>
      <w:ins w:id="13064" w:author="Rev 19 Allen Wirfs-Brock" w:date="2013-09-06T14:04:00Z">
        <w:r w:rsidR="008D0C99">
          <w:fldChar w:fldCharType="separate"/>
        </w:r>
      </w:ins>
      <w:ins w:id="13065" w:author="Rev 19 Allen Wirfs-Brock" w:date="2013-09-27T13:22:00Z">
        <w:r w:rsidR="00D433E8">
          <w:t xml:space="preserve">Table </w:t>
        </w:r>
        <w:r w:rsidR="00D433E8">
          <w:rPr>
            <w:noProof/>
          </w:rPr>
          <w:t>36</w:t>
        </w:r>
      </w:ins>
      <w:ins w:id="13066" w:author="Rev 19 Allen Wirfs-Brock" w:date="2013-09-06T14:04:00Z">
        <w:r w:rsidR="008D0C99">
          <w:fldChar w:fldCharType="end"/>
        </w:r>
        <w:r w:rsidR="008D0C99">
          <w:t>,</w:t>
        </w:r>
      </w:ins>
      <w:r>
        <w:t xml:space="preserve"> for each of </w:t>
      </w:r>
      <w:del w:id="13067" w:author="Rev 19 Allen Wirfs-Brock" w:date="2013-09-06T14:00:00Z">
        <w:r w:rsidDel="0082165A">
          <w:delText xml:space="preserve">tbe </w:delText>
        </w:r>
      </w:del>
      <w:ins w:id="13068" w:author="Rev 19 Allen Wirfs-Brock" w:date="2013-09-06T14:00:00Z">
        <w:r w:rsidR="0082165A">
          <w:t xml:space="preserve">the </w:t>
        </w:r>
      </w:ins>
      <w:r>
        <w:t>nine supported element types. For each constructor in</w:t>
      </w:r>
      <w:r w:rsidR="00DD2409">
        <w:t xml:space="preserve"> </w:t>
      </w:r>
      <w:r w:rsidR="00DD2409">
        <w:fldChar w:fldCharType="begin"/>
      </w:r>
      <w:r w:rsidR="00DD2409">
        <w:instrText xml:space="preserve"> REF _Ref366065074 \h </w:instrText>
      </w:r>
      <w:r w:rsidR="00DD2409">
        <w:fldChar w:fldCharType="separate"/>
      </w:r>
      <w:r w:rsidR="00D433E8">
        <w:t xml:space="preserve">Table </w:t>
      </w:r>
      <w:r w:rsidR="00D433E8">
        <w:rPr>
          <w:noProof/>
        </w:rPr>
        <w:t>36</w:t>
      </w:r>
      <w:r w:rsidR="00DD2409">
        <w:fldChar w:fldCharType="end"/>
      </w:r>
      <w:r w:rsidR="00DD2409">
        <w:t xml:space="preserve"> </w:t>
      </w:r>
      <w:ins w:id="13069" w:author="Rev 19 Allen Wirfs-Brock" w:date="2013-09-06T14:06:00Z">
        <w:r w:rsidR="008D0C99">
          <w:t>have</w:t>
        </w:r>
      </w:ins>
      <w:del w:id="13070" w:author="Rev 19 Allen Wirfs-Brock" w:date="2013-09-06T14:06:00Z">
        <w:r w:rsidDel="008D0C99">
          <w:delText xml:space="preserve">is a distinct </w:delText>
        </w:r>
        <w:r w:rsidDel="008D0C99">
          <w:rPr>
            <w:i/>
          </w:rPr>
          <w:delText>TypedArray</w:delText>
        </w:r>
        <w:r w:rsidDel="008D0C99">
          <w:delText xml:space="preserve"> constructor object with</w:delText>
        </w:r>
      </w:del>
      <w:r>
        <w:t xml:space="preserve"> a corresponding </w:t>
      </w:r>
      <w:ins w:id="13071" w:author="Rev 19 Allen Wirfs-Brock" w:date="2013-09-06T14:06:00Z">
        <w:r w:rsidR="008D0C99">
          <w:t xml:space="preserve">distinct </w:t>
        </w:r>
      </w:ins>
      <w:r>
        <w:t>prototype object</w:t>
      </w:r>
      <w:del w:id="13072" w:author="Rev 19 Allen Wirfs-Brock" w:date="2013-09-06T14:06:00Z">
        <w:r w:rsidDel="008D0C99">
          <w:delText xml:space="preserve"> and instances</w:delText>
        </w:r>
      </w:del>
      <w:r>
        <w:t>.</w:t>
      </w:r>
    </w:p>
    <w:p w14:paraId="708789A8" w14:textId="77777777" w:rsidR="0030795D" w:rsidRDefault="0030795D" w:rsidP="00DD2409">
      <w:pPr>
        <w:pStyle w:val="afffff4"/>
        <w:keepNext/>
        <w:jc w:val="center"/>
      </w:pPr>
      <w:bookmarkStart w:id="13073" w:name="_Ref366065074"/>
      <w:r>
        <w:t xml:space="preserve">Table </w:t>
      </w:r>
      <w:r>
        <w:fldChar w:fldCharType="begin"/>
      </w:r>
      <w:r>
        <w:instrText xml:space="preserve"> SEQ Table \* ARABIC </w:instrText>
      </w:r>
      <w:r>
        <w:fldChar w:fldCharType="separate"/>
      </w:r>
      <w:r w:rsidR="00D433E8">
        <w:rPr>
          <w:noProof/>
        </w:rPr>
        <w:t>36</w:t>
      </w:r>
      <w:r>
        <w:fldChar w:fldCharType="end"/>
      </w:r>
      <w:bookmarkEnd w:id="13073"/>
      <w:r>
        <w:t xml:space="preserve"> </w:t>
      </w:r>
      <w:r w:rsidRPr="00A04CC0">
        <w:t xml:space="preserve">– The </w:t>
      </w:r>
      <w:r w:rsidRPr="00DD2409">
        <w:rPr>
          <w:i/>
        </w:rPr>
        <w:t>TypedArray</w:t>
      </w:r>
      <w:r w:rsidRPr="00A04CC0">
        <w:t xml:space="preserve"> Constructors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1101"/>
        <w:gridCol w:w="990"/>
        <w:gridCol w:w="1710"/>
        <w:gridCol w:w="2666"/>
        <w:gridCol w:w="1524"/>
      </w:tblGrid>
      <w:tr w:rsidR="003E75AF" w:rsidRPr="00F50C0D" w14:paraId="7DCF0CA3" w14:textId="77777777" w:rsidTr="003E75AF">
        <w:trPr>
          <w:cantSplit/>
        </w:trPr>
        <w:tc>
          <w:tcPr>
            <w:tcW w:w="1977" w:type="dxa"/>
            <w:shd w:val="clear" w:color="auto" w:fill="BFBFBF"/>
          </w:tcPr>
          <w:p w14:paraId="1AB8E2CE" w14:textId="77777777" w:rsidR="003E75AF" w:rsidRPr="00F50C0D" w:rsidRDefault="003E75AF" w:rsidP="00DD2409">
            <w:pPr>
              <w:keepNext/>
              <w:spacing w:after="120"/>
              <w:rPr>
                <w:shd w:val="solid" w:color="C0C0C0" w:fill="FFFFFF"/>
              </w:rPr>
            </w:pPr>
            <w:r w:rsidRPr="00F50C0D">
              <w:rPr>
                <w:shd w:val="solid" w:color="C0C0C0" w:fill="FFFFFF"/>
              </w:rPr>
              <w:t xml:space="preserve">Constructor Name </w:t>
            </w:r>
          </w:p>
        </w:tc>
        <w:tc>
          <w:tcPr>
            <w:tcW w:w="1101" w:type="dxa"/>
            <w:shd w:val="clear" w:color="auto" w:fill="BFBFBF"/>
          </w:tcPr>
          <w:p w14:paraId="41E1AB1D" w14:textId="77777777" w:rsidR="003E75AF" w:rsidRPr="00F50C0D" w:rsidRDefault="003E75AF" w:rsidP="00DD2409">
            <w:pPr>
              <w:keepNext/>
              <w:spacing w:after="120"/>
              <w:rPr>
                <w:shd w:val="solid" w:color="C0C0C0" w:fill="FFFFFF"/>
              </w:rPr>
            </w:pPr>
            <w:r w:rsidRPr="00F50C0D">
              <w:rPr>
                <w:shd w:val="solid" w:color="C0C0C0" w:fill="FFFFFF"/>
              </w:rPr>
              <w:t>Element</w:t>
            </w:r>
            <w:r>
              <w:rPr>
                <w:shd w:val="solid" w:color="C0C0C0" w:fill="FFFFFF"/>
              </w:rPr>
              <w:br/>
            </w:r>
            <w:r w:rsidRPr="00F50C0D">
              <w:rPr>
                <w:shd w:val="solid" w:color="C0C0C0" w:fill="FFFFFF"/>
              </w:rPr>
              <w:t>Type</w:t>
            </w:r>
          </w:p>
        </w:tc>
        <w:tc>
          <w:tcPr>
            <w:tcW w:w="990" w:type="dxa"/>
            <w:shd w:val="clear" w:color="auto" w:fill="BFBFBF"/>
          </w:tcPr>
          <w:p w14:paraId="096E4CCF" w14:textId="77777777" w:rsidR="003E75AF" w:rsidRPr="00F50C0D" w:rsidRDefault="003E75AF" w:rsidP="00DD2409">
            <w:pPr>
              <w:keepNext/>
              <w:spacing w:after="120"/>
              <w:rPr>
                <w:shd w:val="solid" w:color="C0C0C0" w:fill="FFFFFF"/>
              </w:rPr>
            </w:pPr>
            <w:r w:rsidRPr="00F50C0D">
              <w:rPr>
                <w:shd w:val="solid" w:color="C0C0C0" w:fill="FFFFFF"/>
              </w:rPr>
              <w:t>Element Size</w:t>
            </w:r>
          </w:p>
        </w:tc>
        <w:tc>
          <w:tcPr>
            <w:tcW w:w="1710" w:type="dxa"/>
            <w:shd w:val="clear" w:color="auto" w:fill="BFBFBF"/>
          </w:tcPr>
          <w:p w14:paraId="6785496F" w14:textId="77777777" w:rsidR="003E75AF" w:rsidRPr="00F50C0D" w:rsidRDefault="003E75AF" w:rsidP="00DD2409">
            <w:pPr>
              <w:keepNext/>
              <w:spacing w:after="120"/>
              <w:rPr>
                <w:shd w:val="solid" w:color="C0C0C0" w:fill="FFFFFF"/>
              </w:rPr>
            </w:pPr>
            <w:r>
              <w:rPr>
                <w:shd w:val="solid" w:color="C0C0C0" w:fill="FFFFFF"/>
              </w:rPr>
              <w:t>Conversion Operation</w:t>
            </w:r>
          </w:p>
        </w:tc>
        <w:tc>
          <w:tcPr>
            <w:tcW w:w="2666" w:type="dxa"/>
            <w:shd w:val="clear" w:color="auto" w:fill="BFBFBF"/>
          </w:tcPr>
          <w:p w14:paraId="7F5F15EA" w14:textId="77777777" w:rsidR="003E75AF" w:rsidRPr="00F50C0D" w:rsidRDefault="003E75AF" w:rsidP="00DD2409">
            <w:pPr>
              <w:keepNext/>
              <w:spacing w:after="120"/>
              <w:rPr>
                <w:shd w:val="solid" w:color="C0C0C0" w:fill="FFFFFF"/>
              </w:rPr>
            </w:pPr>
            <w:r w:rsidRPr="00F50C0D">
              <w:rPr>
                <w:shd w:val="solid" w:color="C0C0C0" w:fill="FFFFFF"/>
              </w:rPr>
              <w:t xml:space="preserve">Description </w:t>
            </w:r>
          </w:p>
        </w:tc>
        <w:tc>
          <w:tcPr>
            <w:tcW w:w="1524" w:type="dxa"/>
            <w:shd w:val="clear" w:color="auto" w:fill="BFBFBF"/>
          </w:tcPr>
          <w:p w14:paraId="7DD8B61A" w14:textId="77777777" w:rsidR="003E75AF" w:rsidRPr="00F50C0D" w:rsidRDefault="003E75AF" w:rsidP="00DD2409">
            <w:pPr>
              <w:keepNext/>
              <w:spacing w:after="120"/>
              <w:rPr>
                <w:shd w:val="solid" w:color="C0C0C0" w:fill="FFFFFF"/>
              </w:rPr>
            </w:pPr>
            <w:r w:rsidRPr="00F50C0D">
              <w:rPr>
                <w:shd w:val="solid" w:color="C0C0C0" w:fill="FFFFFF"/>
              </w:rPr>
              <w:t>Equivalent C Type</w:t>
            </w:r>
          </w:p>
        </w:tc>
      </w:tr>
      <w:tr w:rsidR="003E75AF" w:rsidRPr="00150D27" w14:paraId="69DFC5EE" w14:textId="77777777" w:rsidTr="003E75AF">
        <w:trPr>
          <w:cantSplit/>
        </w:trPr>
        <w:tc>
          <w:tcPr>
            <w:tcW w:w="1977" w:type="dxa"/>
            <w:shd w:val="clear" w:color="auto" w:fill="auto"/>
          </w:tcPr>
          <w:p w14:paraId="0B24B989" w14:textId="77777777" w:rsidR="003E75AF" w:rsidRPr="00833846" w:rsidRDefault="003E75AF" w:rsidP="00DD2409">
            <w:pPr>
              <w:keepNext/>
              <w:spacing w:after="0"/>
              <w:contextualSpacing/>
              <w:rPr>
                <w:rFonts w:eastAsia="Times New Roman"/>
              </w:rPr>
            </w:pPr>
            <w:r w:rsidRPr="00833846">
              <w:rPr>
                <w:rFonts w:eastAsia="Times New Roman"/>
              </w:rPr>
              <w:t xml:space="preserve">Int8Array </w:t>
            </w:r>
          </w:p>
        </w:tc>
        <w:tc>
          <w:tcPr>
            <w:tcW w:w="1101" w:type="dxa"/>
          </w:tcPr>
          <w:p w14:paraId="1AEE7B0A" w14:textId="77777777" w:rsidR="003E75AF" w:rsidRPr="00833846" w:rsidRDefault="003E75AF" w:rsidP="00DD2409">
            <w:pPr>
              <w:keepNext/>
              <w:spacing w:after="0"/>
              <w:contextualSpacing/>
              <w:rPr>
                <w:rFonts w:eastAsia="Times New Roman"/>
              </w:rPr>
            </w:pPr>
            <w:r>
              <w:rPr>
                <w:rFonts w:eastAsia="Times New Roman"/>
              </w:rPr>
              <w:t>Int8</w:t>
            </w:r>
          </w:p>
        </w:tc>
        <w:tc>
          <w:tcPr>
            <w:tcW w:w="990" w:type="dxa"/>
            <w:shd w:val="clear" w:color="auto" w:fill="auto"/>
          </w:tcPr>
          <w:p w14:paraId="49F2DFEF" w14:textId="77777777" w:rsidR="003E75AF" w:rsidRPr="00833846" w:rsidRDefault="003E75AF" w:rsidP="00DD2409">
            <w:pPr>
              <w:keepNext/>
              <w:spacing w:after="0"/>
              <w:contextualSpacing/>
              <w:rPr>
                <w:rFonts w:eastAsia="Times New Roman"/>
              </w:rPr>
            </w:pPr>
            <w:r w:rsidRPr="00833846">
              <w:rPr>
                <w:rFonts w:eastAsia="Times New Roman"/>
              </w:rPr>
              <w:t xml:space="preserve">1 </w:t>
            </w:r>
          </w:p>
        </w:tc>
        <w:tc>
          <w:tcPr>
            <w:tcW w:w="1710" w:type="dxa"/>
          </w:tcPr>
          <w:p w14:paraId="0585C199" w14:textId="77777777" w:rsidR="003E75AF" w:rsidRPr="00833846" w:rsidRDefault="003E75AF" w:rsidP="00DD2409">
            <w:pPr>
              <w:keepNext/>
              <w:spacing w:after="0"/>
              <w:contextualSpacing/>
              <w:rPr>
                <w:rFonts w:eastAsia="Times New Roman"/>
              </w:rPr>
            </w:pPr>
            <w:commentRangeStart w:id="13074"/>
            <w:r>
              <w:rPr>
                <w:rFonts w:eastAsia="Times New Roman"/>
              </w:rPr>
              <w:t>ToInt8</w:t>
            </w:r>
            <w:commentRangeEnd w:id="13074"/>
            <w:r>
              <w:rPr>
                <w:rStyle w:val="af6"/>
              </w:rPr>
              <w:commentReference w:id="13074"/>
            </w:r>
          </w:p>
        </w:tc>
        <w:tc>
          <w:tcPr>
            <w:tcW w:w="2666" w:type="dxa"/>
            <w:shd w:val="clear" w:color="auto" w:fill="auto"/>
          </w:tcPr>
          <w:p w14:paraId="7760C207" w14:textId="77777777" w:rsidR="003E75AF" w:rsidRPr="00833846" w:rsidRDefault="003E75AF" w:rsidP="00DD2409">
            <w:pPr>
              <w:keepNext/>
              <w:spacing w:after="0"/>
              <w:contextualSpacing/>
              <w:jc w:val="left"/>
              <w:rPr>
                <w:rFonts w:eastAsia="Times New Roman"/>
              </w:rPr>
            </w:pPr>
            <w:r w:rsidRPr="00833846">
              <w:rPr>
                <w:rFonts w:eastAsia="Times New Roman"/>
              </w:rPr>
              <w:t xml:space="preserve">8-bit 2’s complement signed integer </w:t>
            </w:r>
          </w:p>
        </w:tc>
        <w:tc>
          <w:tcPr>
            <w:tcW w:w="1524" w:type="dxa"/>
            <w:shd w:val="clear" w:color="auto" w:fill="auto"/>
          </w:tcPr>
          <w:p w14:paraId="56007044" w14:textId="77777777" w:rsidR="003E75AF" w:rsidRPr="00833846" w:rsidRDefault="003E75AF" w:rsidP="00DD2409">
            <w:pPr>
              <w:keepNext/>
              <w:spacing w:after="0"/>
              <w:contextualSpacing/>
              <w:rPr>
                <w:rFonts w:eastAsia="Times New Roman"/>
              </w:rPr>
            </w:pPr>
            <w:r w:rsidRPr="00833846">
              <w:rPr>
                <w:rFonts w:eastAsia="Times New Roman"/>
              </w:rPr>
              <w:t>signed char</w:t>
            </w:r>
          </w:p>
        </w:tc>
      </w:tr>
      <w:tr w:rsidR="003E75AF" w:rsidRPr="00150D27" w14:paraId="6C1B088D" w14:textId="77777777" w:rsidTr="003E75AF">
        <w:trPr>
          <w:cantSplit/>
        </w:trPr>
        <w:tc>
          <w:tcPr>
            <w:tcW w:w="1977" w:type="dxa"/>
            <w:shd w:val="clear" w:color="auto" w:fill="auto"/>
          </w:tcPr>
          <w:p w14:paraId="48B92483" w14:textId="77777777" w:rsidR="003E75AF" w:rsidRPr="00833846" w:rsidRDefault="003E75AF" w:rsidP="00DD2409">
            <w:pPr>
              <w:keepNext/>
              <w:spacing w:after="0"/>
              <w:contextualSpacing/>
              <w:rPr>
                <w:rFonts w:eastAsia="Times New Roman"/>
              </w:rPr>
            </w:pPr>
            <w:r w:rsidRPr="00833846">
              <w:rPr>
                <w:rFonts w:eastAsia="Times New Roman"/>
              </w:rPr>
              <w:t xml:space="preserve">Uint8Array </w:t>
            </w:r>
          </w:p>
        </w:tc>
        <w:tc>
          <w:tcPr>
            <w:tcW w:w="1101" w:type="dxa"/>
          </w:tcPr>
          <w:p w14:paraId="01BA8265" w14:textId="77777777" w:rsidR="003E75AF" w:rsidRPr="00833846" w:rsidRDefault="003E75AF" w:rsidP="00DD2409">
            <w:pPr>
              <w:keepNext/>
              <w:spacing w:after="0"/>
              <w:contextualSpacing/>
              <w:rPr>
                <w:rFonts w:eastAsia="Times New Roman"/>
              </w:rPr>
            </w:pPr>
            <w:r>
              <w:rPr>
                <w:rFonts w:eastAsia="Times New Roman"/>
              </w:rPr>
              <w:t>Uint8</w:t>
            </w:r>
          </w:p>
        </w:tc>
        <w:tc>
          <w:tcPr>
            <w:tcW w:w="990" w:type="dxa"/>
            <w:shd w:val="clear" w:color="auto" w:fill="auto"/>
          </w:tcPr>
          <w:p w14:paraId="6B291722" w14:textId="77777777" w:rsidR="003E75AF" w:rsidRPr="00833846" w:rsidRDefault="003E75AF" w:rsidP="00DD2409">
            <w:pPr>
              <w:keepNext/>
              <w:spacing w:after="0"/>
              <w:contextualSpacing/>
              <w:rPr>
                <w:rFonts w:eastAsia="Times New Roman"/>
              </w:rPr>
            </w:pPr>
            <w:r w:rsidRPr="00833846">
              <w:rPr>
                <w:rFonts w:eastAsia="Times New Roman"/>
              </w:rPr>
              <w:t xml:space="preserve">1 </w:t>
            </w:r>
          </w:p>
        </w:tc>
        <w:tc>
          <w:tcPr>
            <w:tcW w:w="1710" w:type="dxa"/>
          </w:tcPr>
          <w:p w14:paraId="22696745" w14:textId="77777777" w:rsidR="003E75AF" w:rsidRPr="00833846" w:rsidRDefault="003E75AF" w:rsidP="00DD2409">
            <w:pPr>
              <w:keepNext/>
              <w:spacing w:after="0"/>
              <w:contextualSpacing/>
              <w:rPr>
                <w:rFonts w:eastAsia="Times New Roman"/>
              </w:rPr>
            </w:pPr>
            <w:commentRangeStart w:id="13075"/>
            <w:r>
              <w:rPr>
                <w:rFonts w:eastAsia="Times New Roman"/>
              </w:rPr>
              <w:t>ToUint8</w:t>
            </w:r>
            <w:commentRangeEnd w:id="13075"/>
            <w:r>
              <w:rPr>
                <w:rStyle w:val="af6"/>
              </w:rPr>
              <w:commentReference w:id="13075"/>
            </w:r>
          </w:p>
        </w:tc>
        <w:tc>
          <w:tcPr>
            <w:tcW w:w="2666" w:type="dxa"/>
            <w:shd w:val="clear" w:color="auto" w:fill="auto"/>
          </w:tcPr>
          <w:p w14:paraId="40AB8C78" w14:textId="77777777" w:rsidR="003E75AF" w:rsidRPr="00833846" w:rsidRDefault="003E75AF" w:rsidP="00DD2409">
            <w:pPr>
              <w:keepNext/>
              <w:spacing w:after="0"/>
              <w:contextualSpacing/>
              <w:jc w:val="left"/>
              <w:rPr>
                <w:rFonts w:eastAsia="Times New Roman"/>
              </w:rPr>
            </w:pPr>
            <w:r w:rsidRPr="00833846">
              <w:rPr>
                <w:rFonts w:eastAsia="Times New Roman"/>
              </w:rPr>
              <w:t xml:space="preserve">8-bit unsigned integer </w:t>
            </w:r>
          </w:p>
        </w:tc>
        <w:tc>
          <w:tcPr>
            <w:tcW w:w="1524" w:type="dxa"/>
            <w:shd w:val="clear" w:color="auto" w:fill="auto"/>
          </w:tcPr>
          <w:p w14:paraId="1038BF99" w14:textId="77777777" w:rsidR="003E75AF" w:rsidRPr="00833846" w:rsidRDefault="003E75AF" w:rsidP="00DD2409">
            <w:pPr>
              <w:keepNext/>
              <w:spacing w:after="0"/>
              <w:contextualSpacing/>
              <w:rPr>
                <w:rFonts w:eastAsia="Times New Roman"/>
              </w:rPr>
            </w:pPr>
            <w:r w:rsidRPr="00833846">
              <w:rPr>
                <w:rFonts w:eastAsia="Times New Roman"/>
              </w:rPr>
              <w:t>unsigned char</w:t>
            </w:r>
          </w:p>
        </w:tc>
      </w:tr>
      <w:tr w:rsidR="003E75AF" w:rsidRPr="00150D27" w14:paraId="256130D6" w14:textId="77777777" w:rsidTr="003E75AF">
        <w:trPr>
          <w:cantSplit/>
        </w:trPr>
        <w:tc>
          <w:tcPr>
            <w:tcW w:w="1977" w:type="dxa"/>
            <w:shd w:val="clear" w:color="auto" w:fill="auto"/>
          </w:tcPr>
          <w:p w14:paraId="6423FD5C" w14:textId="77777777" w:rsidR="003E75AF" w:rsidRPr="00833846" w:rsidRDefault="003E75AF" w:rsidP="00DD2409">
            <w:pPr>
              <w:keepNext/>
              <w:spacing w:after="0"/>
              <w:contextualSpacing/>
              <w:rPr>
                <w:rFonts w:eastAsia="Times New Roman"/>
              </w:rPr>
            </w:pPr>
            <w:r>
              <w:rPr>
                <w:rFonts w:eastAsia="Times New Roman"/>
              </w:rPr>
              <w:t>Uint8ClampedArray</w:t>
            </w:r>
          </w:p>
        </w:tc>
        <w:tc>
          <w:tcPr>
            <w:tcW w:w="1101" w:type="dxa"/>
          </w:tcPr>
          <w:p w14:paraId="53BBA13D" w14:textId="77777777" w:rsidR="003E75AF" w:rsidRDefault="003E75AF" w:rsidP="00DD2409">
            <w:pPr>
              <w:keepNext/>
              <w:spacing w:after="0"/>
              <w:contextualSpacing/>
              <w:rPr>
                <w:rFonts w:eastAsia="Times New Roman"/>
              </w:rPr>
            </w:pPr>
            <w:commentRangeStart w:id="13076"/>
            <w:r>
              <w:rPr>
                <w:rFonts w:eastAsia="Times New Roman"/>
              </w:rPr>
              <w:t>Uint8C</w:t>
            </w:r>
            <w:commentRangeEnd w:id="13076"/>
            <w:r>
              <w:rPr>
                <w:rStyle w:val="af6"/>
              </w:rPr>
              <w:commentReference w:id="13076"/>
            </w:r>
          </w:p>
        </w:tc>
        <w:tc>
          <w:tcPr>
            <w:tcW w:w="990" w:type="dxa"/>
            <w:shd w:val="clear" w:color="auto" w:fill="auto"/>
          </w:tcPr>
          <w:p w14:paraId="602593CC" w14:textId="77777777" w:rsidR="003E75AF" w:rsidRPr="00833846" w:rsidRDefault="003E75AF" w:rsidP="00DD2409">
            <w:pPr>
              <w:keepNext/>
              <w:spacing w:after="0"/>
              <w:contextualSpacing/>
              <w:rPr>
                <w:rFonts w:eastAsia="Times New Roman"/>
              </w:rPr>
            </w:pPr>
            <w:r>
              <w:rPr>
                <w:rFonts w:eastAsia="Times New Roman"/>
              </w:rPr>
              <w:t>1</w:t>
            </w:r>
          </w:p>
        </w:tc>
        <w:tc>
          <w:tcPr>
            <w:tcW w:w="1710" w:type="dxa"/>
          </w:tcPr>
          <w:p w14:paraId="1CA3F5DE" w14:textId="77777777" w:rsidR="003E75AF" w:rsidRPr="00833846" w:rsidRDefault="003E75AF" w:rsidP="00DD2409">
            <w:pPr>
              <w:keepNext/>
              <w:spacing w:after="0"/>
              <w:contextualSpacing/>
              <w:rPr>
                <w:rFonts w:eastAsia="Times New Roman"/>
              </w:rPr>
            </w:pPr>
            <w:commentRangeStart w:id="13077"/>
            <w:r>
              <w:rPr>
                <w:rFonts w:eastAsia="Times New Roman"/>
              </w:rPr>
              <w:t>ToUint8Clamp</w:t>
            </w:r>
            <w:commentRangeEnd w:id="13077"/>
            <w:r>
              <w:rPr>
                <w:rStyle w:val="af6"/>
              </w:rPr>
              <w:commentReference w:id="13077"/>
            </w:r>
          </w:p>
        </w:tc>
        <w:tc>
          <w:tcPr>
            <w:tcW w:w="2666" w:type="dxa"/>
            <w:shd w:val="clear" w:color="auto" w:fill="auto"/>
          </w:tcPr>
          <w:p w14:paraId="591C09AF" w14:textId="77777777" w:rsidR="003E75AF" w:rsidRPr="00833846" w:rsidRDefault="003E75AF" w:rsidP="00DD2409">
            <w:pPr>
              <w:keepNext/>
              <w:spacing w:after="0"/>
              <w:contextualSpacing/>
              <w:jc w:val="left"/>
              <w:rPr>
                <w:rFonts w:eastAsia="Times New Roman"/>
              </w:rPr>
            </w:pPr>
            <w:r w:rsidRPr="00833846">
              <w:rPr>
                <w:rFonts w:eastAsia="Times New Roman"/>
              </w:rPr>
              <w:t>8-bit unsigned integer</w:t>
            </w:r>
            <w:r>
              <w:rPr>
                <w:rFonts w:eastAsia="Times New Roman"/>
              </w:rPr>
              <w:t xml:space="preserve"> (clamped)</w:t>
            </w:r>
          </w:p>
        </w:tc>
        <w:tc>
          <w:tcPr>
            <w:tcW w:w="1524" w:type="dxa"/>
            <w:shd w:val="clear" w:color="auto" w:fill="auto"/>
          </w:tcPr>
          <w:p w14:paraId="23AC55B8" w14:textId="77777777" w:rsidR="003E75AF" w:rsidRPr="00833846" w:rsidRDefault="003E75AF" w:rsidP="00DD2409">
            <w:pPr>
              <w:keepNext/>
              <w:spacing w:after="0"/>
              <w:contextualSpacing/>
              <w:rPr>
                <w:rFonts w:eastAsia="Times New Roman"/>
              </w:rPr>
            </w:pPr>
            <w:r w:rsidRPr="00833846">
              <w:rPr>
                <w:rFonts w:eastAsia="Times New Roman"/>
              </w:rPr>
              <w:t>unsigned char</w:t>
            </w:r>
          </w:p>
        </w:tc>
      </w:tr>
      <w:tr w:rsidR="003E75AF" w:rsidRPr="00150D27" w14:paraId="6DD17E5D" w14:textId="77777777" w:rsidTr="003E75AF">
        <w:trPr>
          <w:cantSplit/>
        </w:trPr>
        <w:tc>
          <w:tcPr>
            <w:tcW w:w="1977" w:type="dxa"/>
            <w:shd w:val="clear" w:color="auto" w:fill="auto"/>
          </w:tcPr>
          <w:p w14:paraId="1C9B560A" w14:textId="77777777" w:rsidR="003E75AF" w:rsidRPr="00833846" w:rsidRDefault="003E75AF" w:rsidP="00DD2409">
            <w:pPr>
              <w:keepNext/>
              <w:spacing w:after="0"/>
              <w:contextualSpacing/>
              <w:rPr>
                <w:rFonts w:eastAsia="Times New Roman"/>
              </w:rPr>
            </w:pPr>
            <w:r w:rsidRPr="00833846">
              <w:rPr>
                <w:rFonts w:eastAsia="Times New Roman"/>
              </w:rPr>
              <w:t xml:space="preserve">Int16Array </w:t>
            </w:r>
          </w:p>
        </w:tc>
        <w:tc>
          <w:tcPr>
            <w:tcW w:w="1101" w:type="dxa"/>
          </w:tcPr>
          <w:p w14:paraId="0E407E60" w14:textId="77777777" w:rsidR="003E75AF" w:rsidRPr="00833846" w:rsidRDefault="003E75AF" w:rsidP="00DD2409">
            <w:pPr>
              <w:keepNext/>
              <w:spacing w:after="0"/>
              <w:contextualSpacing/>
              <w:rPr>
                <w:rFonts w:eastAsia="Times New Roman"/>
              </w:rPr>
            </w:pPr>
            <w:r>
              <w:rPr>
                <w:rFonts w:eastAsia="Times New Roman"/>
              </w:rPr>
              <w:t>Int16</w:t>
            </w:r>
          </w:p>
        </w:tc>
        <w:tc>
          <w:tcPr>
            <w:tcW w:w="990" w:type="dxa"/>
            <w:shd w:val="clear" w:color="auto" w:fill="auto"/>
          </w:tcPr>
          <w:p w14:paraId="5B3CD9F4" w14:textId="77777777" w:rsidR="003E75AF" w:rsidRPr="00833846" w:rsidRDefault="003E75AF" w:rsidP="00DD2409">
            <w:pPr>
              <w:keepNext/>
              <w:spacing w:after="0"/>
              <w:contextualSpacing/>
              <w:rPr>
                <w:rFonts w:eastAsia="Times New Roman"/>
              </w:rPr>
            </w:pPr>
            <w:r w:rsidRPr="00833846">
              <w:rPr>
                <w:rFonts w:eastAsia="Times New Roman"/>
              </w:rPr>
              <w:t xml:space="preserve">2 </w:t>
            </w:r>
          </w:p>
        </w:tc>
        <w:tc>
          <w:tcPr>
            <w:tcW w:w="1710" w:type="dxa"/>
          </w:tcPr>
          <w:p w14:paraId="48823E81" w14:textId="77777777" w:rsidR="003E75AF" w:rsidRPr="00833846" w:rsidRDefault="003E75AF" w:rsidP="00DD2409">
            <w:pPr>
              <w:keepNext/>
              <w:spacing w:after="0"/>
              <w:contextualSpacing/>
              <w:rPr>
                <w:rFonts w:eastAsia="Times New Roman"/>
              </w:rPr>
            </w:pPr>
            <w:r>
              <w:rPr>
                <w:rFonts w:eastAsia="Times New Roman"/>
              </w:rPr>
              <w:t>ToInt16</w:t>
            </w:r>
          </w:p>
        </w:tc>
        <w:tc>
          <w:tcPr>
            <w:tcW w:w="2666" w:type="dxa"/>
            <w:shd w:val="clear" w:color="auto" w:fill="auto"/>
          </w:tcPr>
          <w:p w14:paraId="47A4C509" w14:textId="77777777" w:rsidR="003E75AF" w:rsidRPr="00833846" w:rsidRDefault="003E75AF" w:rsidP="00DD2409">
            <w:pPr>
              <w:keepNext/>
              <w:spacing w:after="0"/>
              <w:contextualSpacing/>
              <w:jc w:val="left"/>
              <w:rPr>
                <w:rFonts w:eastAsia="Times New Roman"/>
              </w:rPr>
            </w:pPr>
            <w:r w:rsidRPr="00833846">
              <w:rPr>
                <w:rFonts w:eastAsia="Times New Roman"/>
              </w:rPr>
              <w:t xml:space="preserve">16-bit 2’s complement signed integer </w:t>
            </w:r>
          </w:p>
        </w:tc>
        <w:tc>
          <w:tcPr>
            <w:tcW w:w="1524" w:type="dxa"/>
            <w:shd w:val="clear" w:color="auto" w:fill="auto"/>
          </w:tcPr>
          <w:p w14:paraId="1727D2DF" w14:textId="77777777" w:rsidR="003E75AF" w:rsidRPr="00833846" w:rsidRDefault="003E75AF" w:rsidP="00DD2409">
            <w:pPr>
              <w:keepNext/>
              <w:spacing w:after="0"/>
              <w:contextualSpacing/>
              <w:rPr>
                <w:rFonts w:eastAsia="Times New Roman"/>
              </w:rPr>
            </w:pPr>
            <w:r w:rsidRPr="00833846">
              <w:rPr>
                <w:rFonts w:eastAsia="Times New Roman"/>
              </w:rPr>
              <w:t>Short</w:t>
            </w:r>
          </w:p>
        </w:tc>
      </w:tr>
      <w:tr w:rsidR="003E75AF" w:rsidRPr="00150D27" w14:paraId="6D8A1604" w14:textId="77777777" w:rsidTr="003E75AF">
        <w:trPr>
          <w:cantSplit/>
        </w:trPr>
        <w:tc>
          <w:tcPr>
            <w:tcW w:w="1977" w:type="dxa"/>
            <w:shd w:val="clear" w:color="auto" w:fill="auto"/>
          </w:tcPr>
          <w:p w14:paraId="18E9AF52" w14:textId="77777777" w:rsidR="003E75AF" w:rsidRPr="00833846" w:rsidRDefault="003E75AF" w:rsidP="00DD2409">
            <w:pPr>
              <w:keepNext/>
              <w:spacing w:after="0"/>
              <w:contextualSpacing/>
              <w:rPr>
                <w:rFonts w:eastAsia="Times New Roman"/>
              </w:rPr>
            </w:pPr>
            <w:r w:rsidRPr="00833846">
              <w:rPr>
                <w:rFonts w:eastAsia="Times New Roman"/>
              </w:rPr>
              <w:t xml:space="preserve">Uint16Array </w:t>
            </w:r>
          </w:p>
        </w:tc>
        <w:tc>
          <w:tcPr>
            <w:tcW w:w="1101" w:type="dxa"/>
          </w:tcPr>
          <w:p w14:paraId="57F7A83E" w14:textId="77777777" w:rsidR="003E75AF" w:rsidRPr="00833846" w:rsidRDefault="003E75AF" w:rsidP="00DD2409">
            <w:pPr>
              <w:keepNext/>
              <w:spacing w:after="0"/>
              <w:contextualSpacing/>
              <w:rPr>
                <w:rFonts w:eastAsia="Times New Roman"/>
              </w:rPr>
            </w:pPr>
            <w:r>
              <w:rPr>
                <w:rFonts w:eastAsia="Times New Roman"/>
              </w:rPr>
              <w:t>Uint16</w:t>
            </w:r>
          </w:p>
        </w:tc>
        <w:tc>
          <w:tcPr>
            <w:tcW w:w="990" w:type="dxa"/>
            <w:shd w:val="clear" w:color="auto" w:fill="auto"/>
          </w:tcPr>
          <w:p w14:paraId="52FE28FD" w14:textId="77777777" w:rsidR="003E75AF" w:rsidRPr="00833846" w:rsidRDefault="003E75AF" w:rsidP="00DD2409">
            <w:pPr>
              <w:keepNext/>
              <w:spacing w:after="0"/>
              <w:contextualSpacing/>
              <w:rPr>
                <w:rFonts w:eastAsia="Times New Roman"/>
              </w:rPr>
            </w:pPr>
            <w:r w:rsidRPr="00833846">
              <w:rPr>
                <w:rFonts w:eastAsia="Times New Roman"/>
              </w:rPr>
              <w:t xml:space="preserve">2 </w:t>
            </w:r>
          </w:p>
        </w:tc>
        <w:tc>
          <w:tcPr>
            <w:tcW w:w="1710" w:type="dxa"/>
          </w:tcPr>
          <w:p w14:paraId="7B776346" w14:textId="77777777" w:rsidR="003E75AF" w:rsidRPr="00833846" w:rsidRDefault="003E75AF" w:rsidP="00DD2409">
            <w:pPr>
              <w:keepNext/>
              <w:spacing w:after="0"/>
              <w:contextualSpacing/>
              <w:rPr>
                <w:rFonts w:eastAsia="Times New Roman"/>
              </w:rPr>
            </w:pPr>
            <w:r>
              <w:rPr>
                <w:rFonts w:eastAsia="Times New Roman"/>
              </w:rPr>
              <w:t>ToUint16</w:t>
            </w:r>
          </w:p>
        </w:tc>
        <w:tc>
          <w:tcPr>
            <w:tcW w:w="2666" w:type="dxa"/>
            <w:shd w:val="clear" w:color="auto" w:fill="auto"/>
          </w:tcPr>
          <w:p w14:paraId="2E286DD1" w14:textId="77777777" w:rsidR="003E75AF" w:rsidRPr="00833846" w:rsidRDefault="003E75AF" w:rsidP="00DD2409">
            <w:pPr>
              <w:keepNext/>
              <w:spacing w:after="0"/>
              <w:contextualSpacing/>
              <w:rPr>
                <w:rFonts w:eastAsia="Times New Roman"/>
              </w:rPr>
            </w:pPr>
            <w:r w:rsidRPr="00833846">
              <w:rPr>
                <w:rFonts w:eastAsia="Times New Roman"/>
              </w:rPr>
              <w:t xml:space="preserve">16-bit unsigned integer </w:t>
            </w:r>
          </w:p>
        </w:tc>
        <w:tc>
          <w:tcPr>
            <w:tcW w:w="1524" w:type="dxa"/>
            <w:shd w:val="clear" w:color="auto" w:fill="auto"/>
          </w:tcPr>
          <w:p w14:paraId="6009A84A" w14:textId="77777777" w:rsidR="003E75AF" w:rsidRPr="00833846" w:rsidRDefault="003E75AF" w:rsidP="00DD2409">
            <w:pPr>
              <w:keepNext/>
              <w:spacing w:after="0"/>
              <w:contextualSpacing/>
              <w:rPr>
                <w:rFonts w:eastAsia="Times New Roman"/>
              </w:rPr>
            </w:pPr>
            <w:r w:rsidRPr="00833846">
              <w:rPr>
                <w:rFonts w:eastAsia="Times New Roman"/>
              </w:rPr>
              <w:t>unsigned short</w:t>
            </w:r>
          </w:p>
        </w:tc>
      </w:tr>
      <w:tr w:rsidR="003E75AF" w:rsidRPr="00150D27" w14:paraId="43207550" w14:textId="77777777" w:rsidTr="003E75AF">
        <w:trPr>
          <w:cantSplit/>
        </w:trPr>
        <w:tc>
          <w:tcPr>
            <w:tcW w:w="1977" w:type="dxa"/>
            <w:shd w:val="clear" w:color="auto" w:fill="auto"/>
          </w:tcPr>
          <w:p w14:paraId="657B904F" w14:textId="77777777" w:rsidR="003E75AF" w:rsidRPr="00833846" w:rsidRDefault="003E75AF" w:rsidP="00DD2409">
            <w:pPr>
              <w:keepNext/>
              <w:spacing w:after="0"/>
              <w:contextualSpacing/>
              <w:rPr>
                <w:rFonts w:eastAsia="Times New Roman"/>
              </w:rPr>
            </w:pPr>
            <w:r w:rsidRPr="00833846">
              <w:rPr>
                <w:rFonts w:eastAsia="Times New Roman"/>
              </w:rPr>
              <w:t xml:space="preserve">Int32Array </w:t>
            </w:r>
          </w:p>
        </w:tc>
        <w:tc>
          <w:tcPr>
            <w:tcW w:w="1101" w:type="dxa"/>
          </w:tcPr>
          <w:p w14:paraId="505C2674" w14:textId="77777777" w:rsidR="003E75AF" w:rsidRPr="00833846" w:rsidRDefault="003E75AF" w:rsidP="00DD2409">
            <w:pPr>
              <w:keepNext/>
              <w:spacing w:after="0"/>
              <w:contextualSpacing/>
              <w:rPr>
                <w:rFonts w:eastAsia="Times New Roman"/>
              </w:rPr>
            </w:pPr>
            <w:r>
              <w:rPr>
                <w:rFonts w:eastAsia="Times New Roman"/>
              </w:rPr>
              <w:t>Int32</w:t>
            </w:r>
          </w:p>
        </w:tc>
        <w:tc>
          <w:tcPr>
            <w:tcW w:w="990" w:type="dxa"/>
            <w:shd w:val="clear" w:color="auto" w:fill="auto"/>
          </w:tcPr>
          <w:p w14:paraId="7A3BFE5D" w14:textId="77777777"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14:paraId="6A9A27E6" w14:textId="77777777" w:rsidR="003E75AF" w:rsidRPr="00833846" w:rsidRDefault="003E75AF" w:rsidP="00DD2409">
            <w:pPr>
              <w:keepNext/>
              <w:spacing w:after="0"/>
              <w:contextualSpacing/>
              <w:rPr>
                <w:rFonts w:eastAsia="Times New Roman"/>
              </w:rPr>
            </w:pPr>
            <w:r>
              <w:rPr>
                <w:rFonts w:eastAsia="Times New Roman"/>
              </w:rPr>
              <w:t>ToInt32</w:t>
            </w:r>
          </w:p>
        </w:tc>
        <w:tc>
          <w:tcPr>
            <w:tcW w:w="2666" w:type="dxa"/>
            <w:shd w:val="clear" w:color="auto" w:fill="auto"/>
          </w:tcPr>
          <w:p w14:paraId="36F994F9" w14:textId="77777777" w:rsidR="003E75AF" w:rsidRPr="00833846" w:rsidRDefault="003E75AF" w:rsidP="00DD2409">
            <w:pPr>
              <w:keepNext/>
              <w:spacing w:after="0"/>
              <w:contextualSpacing/>
              <w:jc w:val="left"/>
              <w:rPr>
                <w:rFonts w:eastAsia="Times New Roman"/>
              </w:rPr>
            </w:pPr>
            <w:r w:rsidRPr="00833846">
              <w:rPr>
                <w:rFonts w:eastAsia="Times New Roman"/>
              </w:rPr>
              <w:t xml:space="preserve">32-bit 2’s complement signed integer </w:t>
            </w:r>
          </w:p>
        </w:tc>
        <w:tc>
          <w:tcPr>
            <w:tcW w:w="1524" w:type="dxa"/>
            <w:shd w:val="clear" w:color="auto" w:fill="auto"/>
          </w:tcPr>
          <w:p w14:paraId="1FD4D5F2" w14:textId="77777777" w:rsidR="003E75AF" w:rsidRPr="00833846" w:rsidRDefault="003E75AF" w:rsidP="00DD2409">
            <w:pPr>
              <w:keepNext/>
              <w:spacing w:after="0"/>
              <w:contextualSpacing/>
              <w:rPr>
                <w:rFonts w:eastAsia="Times New Roman"/>
              </w:rPr>
            </w:pPr>
            <w:r w:rsidRPr="00833846">
              <w:rPr>
                <w:rFonts w:eastAsia="Times New Roman"/>
              </w:rPr>
              <w:t>Int</w:t>
            </w:r>
          </w:p>
        </w:tc>
      </w:tr>
      <w:tr w:rsidR="003E75AF" w:rsidRPr="00150D27" w14:paraId="28C76FD2" w14:textId="77777777" w:rsidTr="003E75AF">
        <w:trPr>
          <w:cantSplit/>
        </w:trPr>
        <w:tc>
          <w:tcPr>
            <w:tcW w:w="1977" w:type="dxa"/>
            <w:shd w:val="clear" w:color="auto" w:fill="auto"/>
          </w:tcPr>
          <w:p w14:paraId="4F415414" w14:textId="77777777" w:rsidR="003E75AF" w:rsidRPr="00833846" w:rsidRDefault="003E75AF" w:rsidP="00DD2409">
            <w:pPr>
              <w:keepNext/>
              <w:spacing w:after="0"/>
              <w:contextualSpacing/>
              <w:rPr>
                <w:rFonts w:eastAsia="Times New Roman"/>
              </w:rPr>
            </w:pPr>
            <w:r w:rsidRPr="00833846">
              <w:rPr>
                <w:rFonts w:eastAsia="Times New Roman"/>
              </w:rPr>
              <w:t xml:space="preserve">Uint32Array </w:t>
            </w:r>
          </w:p>
        </w:tc>
        <w:tc>
          <w:tcPr>
            <w:tcW w:w="1101" w:type="dxa"/>
          </w:tcPr>
          <w:p w14:paraId="18437130" w14:textId="77777777" w:rsidR="003E75AF" w:rsidRPr="00833846" w:rsidRDefault="003E75AF" w:rsidP="00DD2409">
            <w:pPr>
              <w:keepNext/>
              <w:spacing w:after="0"/>
              <w:contextualSpacing/>
              <w:rPr>
                <w:rFonts w:eastAsia="Times New Roman"/>
              </w:rPr>
            </w:pPr>
            <w:r>
              <w:rPr>
                <w:rFonts w:eastAsia="Times New Roman"/>
              </w:rPr>
              <w:t>Uint32</w:t>
            </w:r>
          </w:p>
        </w:tc>
        <w:tc>
          <w:tcPr>
            <w:tcW w:w="990" w:type="dxa"/>
            <w:shd w:val="clear" w:color="auto" w:fill="auto"/>
          </w:tcPr>
          <w:p w14:paraId="6E5A03D2" w14:textId="77777777"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14:paraId="0E5170C6" w14:textId="77777777" w:rsidR="003E75AF" w:rsidRPr="00833846" w:rsidRDefault="003E75AF" w:rsidP="00DD2409">
            <w:pPr>
              <w:keepNext/>
              <w:spacing w:after="0"/>
              <w:contextualSpacing/>
              <w:rPr>
                <w:rFonts w:eastAsia="Times New Roman"/>
              </w:rPr>
            </w:pPr>
            <w:r>
              <w:rPr>
                <w:rFonts w:eastAsia="Times New Roman"/>
              </w:rPr>
              <w:t>ToUint32</w:t>
            </w:r>
          </w:p>
        </w:tc>
        <w:tc>
          <w:tcPr>
            <w:tcW w:w="2666" w:type="dxa"/>
            <w:shd w:val="clear" w:color="auto" w:fill="auto"/>
          </w:tcPr>
          <w:p w14:paraId="65601B8B" w14:textId="77777777" w:rsidR="003E75AF" w:rsidRPr="00833846" w:rsidRDefault="003E75AF" w:rsidP="00DD2409">
            <w:pPr>
              <w:keepNext/>
              <w:spacing w:after="0"/>
              <w:contextualSpacing/>
              <w:rPr>
                <w:rFonts w:eastAsia="Times New Roman"/>
              </w:rPr>
            </w:pPr>
            <w:r w:rsidRPr="00833846">
              <w:rPr>
                <w:rFonts w:eastAsia="Times New Roman"/>
              </w:rPr>
              <w:t xml:space="preserve">32-bit unsigned integer </w:t>
            </w:r>
          </w:p>
        </w:tc>
        <w:tc>
          <w:tcPr>
            <w:tcW w:w="1524" w:type="dxa"/>
            <w:shd w:val="clear" w:color="auto" w:fill="auto"/>
          </w:tcPr>
          <w:p w14:paraId="330D8581" w14:textId="77777777" w:rsidR="003E75AF" w:rsidRPr="00833846" w:rsidRDefault="003E75AF" w:rsidP="00DD2409">
            <w:pPr>
              <w:keepNext/>
              <w:spacing w:after="0"/>
              <w:contextualSpacing/>
              <w:rPr>
                <w:rFonts w:eastAsia="Times New Roman"/>
              </w:rPr>
            </w:pPr>
            <w:r w:rsidRPr="00833846">
              <w:rPr>
                <w:rFonts w:eastAsia="Times New Roman"/>
              </w:rPr>
              <w:t>unsigned int</w:t>
            </w:r>
          </w:p>
        </w:tc>
      </w:tr>
      <w:tr w:rsidR="003E75AF" w:rsidRPr="00150D27" w14:paraId="3601695D" w14:textId="77777777" w:rsidTr="003E75AF">
        <w:trPr>
          <w:cantSplit/>
        </w:trPr>
        <w:tc>
          <w:tcPr>
            <w:tcW w:w="1977" w:type="dxa"/>
            <w:shd w:val="clear" w:color="auto" w:fill="auto"/>
          </w:tcPr>
          <w:p w14:paraId="0619897C" w14:textId="77777777" w:rsidR="003E75AF" w:rsidRPr="00833846" w:rsidRDefault="003E75AF" w:rsidP="00DD2409">
            <w:pPr>
              <w:keepNext/>
              <w:spacing w:after="0"/>
              <w:contextualSpacing/>
              <w:rPr>
                <w:rFonts w:eastAsia="Times New Roman"/>
              </w:rPr>
            </w:pPr>
            <w:r w:rsidRPr="00833846">
              <w:rPr>
                <w:rFonts w:eastAsia="Times New Roman"/>
              </w:rPr>
              <w:t xml:space="preserve">Float32Array </w:t>
            </w:r>
          </w:p>
        </w:tc>
        <w:tc>
          <w:tcPr>
            <w:tcW w:w="1101" w:type="dxa"/>
          </w:tcPr>
          <w:p w14:paraId="1CBC0462" w14:textId="77777777" w:rsidR="003E75AF" w:rsidRPr="00833846" w:rsidRDefault="003E75AF" w:rsidP="00DD2409">
            <w:pPr>
              <w:keepNext/>
              <w:spacing w:after="0"/>
              <w:contextualSpacing/>
              <w:rPr>
                <w:rFonts w:eastAsia="Times New Roman"/>
              </w:rPr>
            </w:pPr>
            <w:r>
              <w:rPr>
                <w:rFonts w:eastAsia="Times New Roman"/>
              </w:rPr>
              <w:t>Float32</w:t>
            </w:r>
            <w:r w:rsidRPr="00833846">
              <w:rPr>
                <w:rFonts w:eastAsia="Times New Roman"/>
              </w:rPr>
              <w:t xml:space="preserve"> </w:t>
            </w:r>
          </w:p>
        </w:tc>
        <w:tc>
          <w:tcPr>
            <w:tcW w:w="990" w:type="dxa"/>
            <w:shd w:val="clear" w:color="auto" w:fill="auto"/>
          </w:tcPr>
          <w:p w14:paraId="7400EF20" w14:textId="77777777"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14:paraId="62E2A26C" w14:textId="77777777" w:rsidR="003E75AF" w:rsidRPr="00833846" w:rsidRDefault="003E75AF" w:rsidP="00DD2409">
            <w:pPr>
              <w:keepNext/>
              <w:spacing w:after="0"/>
              <w:contextualSpacing/>
              <w:rPr>
                <w:rFonts w:eastAsia="Times New Roman"/>
              </w:rPr>
            </w:pPr>
          </w:p>
        </w:tc>
        <w:tc>
          <w:tcPr>
            <w:tcW w:w="2666" w:type="dxa"/>
            <w:shd w:val="clear" w:color="auto" w:fill="auto"/>
          </w:tcPr>
          <w:p w14:paraId="2B7DF68E" w14:textId="77777777" w:rsidR="003E75AF" w:rsidRPr="00833846" w:rsidRDefault="003E75AF" w:rsidP="00DD2409">
            <w:pPr>
              <w:keepNext/>
              <w:spacing w:after="0"/>
              <w:contextualSpacing/>
              <w:rPr>
                <w:rFonts w:eastAsia="Times New Roman"/>
              </w:rPr>
            </w:pPr>
            <w:r w:rsidRPr="00833846">
              <w:rPr>
                <w:rFonts w:eastAsia="Times New Roman"/>
              </w:rPr>
              <w:t xml:space="preserve">32-bit IEEE floating point </w:t>
            </w:r>
          </w:p>
        </w:tc>
        <w:tc>
          <w:tcPr>
            <w:tcW w:w="1524" w:type="dxa"/>
            <w:shd w:val="clear" w:color="auto" w:fill="auto"/>
          </w:tcPr>
          <w:p w14:paraId="1A687FF4" w14:textId="77777777" w:rsidR="003E75AF" w:rsidRPr="00833846" w:rsidRDefault="003E75AF" w:rsidP="00DD2409">
            <w:pPr>
              <w:keepNext/>
              <w:spacing w:after="0"/>
              <w:contextualSpacing/>
              <w:rPr>
                <w:rFonts w:eastAsia="Times New Roman"/>
              </w:rPr>
            </w:pPr>
            <w:r w:rsidRPr="00833846">
              <w:rPr>
                <w:rFonts w:eastAsia="Times New Roman"/>
              </w:rPr>
              <w:t>Float</w:t>
            </w:r>
          </w:p>
        </w:tc>
      </w:tr>
      <w:tr w:rsidR="003E75AF" w:rsidRPr="00150D27" w14:paraId="6656FFEE" w14:textId="77777777" w:rsidTr="003E75AF">
        <w:trPr>
          <w:cantSplit/>
        </w:trPr>
        <w:tc>
          <w:tcPr>
            <w:tcW w:w="1977" w:type="dxa"/>
            <w:shd w:val="clear" w:color="auto" w:fill="auto"/>
          </w:tcPr>
          <w:p w14:paraId="6F33F7B0" w14:textId="77777777" w:rsidR="003E75AF" w:rsidRPr="00833846" w:rsidRDefault="003E75AF" w:rsidP="003E75AF">
            <w:pPr>
              <w:spacing w:after="0"/>
              <w:contextualSpacing/>
              <w:rPr>
                <w:rFonts w:eastAsia="Times New Roman"/>
              </w:rPr>
            </w:pPr>
            <w:r w:rsidRPr="00833846">
              <w:rPr>
                <w:rFonts w:eastAsia="Times New Roman"/>
              </w:rPr>
              <w:t xml:space="preserve">Float64Array </w:t>
            </w:r>
          </w:p>
        </w:tc>
        <w:tc>
          <w:tcPr>
            <w:tcW w:w="1101" w:type="dxa"/>
          </w:tcPr>
          <w:p w14:paraId="37B21226" w14:textId="77777777" w:rsidR="003E75AF" w:rsidRPr="00833846" w:rsidRDefault="003E75AF" w:rsidP="003E75AF">
            <w:pPr>
              <w:spacing w:after="0"/>
              <w:contextualSpacing/>
              <w:rPr>
                <w:rFonts w:eastAsia="Times New Roman"/>
              </w:rPr>
            </w:pPr>
            <w:r>
              <w:rPr>
                <w:rFonts w:eastAsia="Times New Roman"/>
              </w:rPr>
              <w:t>Float64</w:t>
            </w:r>
          </w:p>
        </w:tc>
        <w:tc>
          <w:tcPr>
            <w:tcW w:w="990" w:type="dxa"/>
            <w:shd w:val="clear" w:color="auto" w:fill="auto"/>
          </w:tcPr>
          <w:p w14:paraId="456F1558" w14:textId="77777777" w:rsidR="003E75AF" w:rsidRPr="00833846" w:rsidRDefault="003E75AF" w:rsidP="003E75AF">
            <w:pPr>
              <w:spacing w:after="0"/>
              <w:contextualSpacing/>
              <w:rPr>
                <w:rFonts w:eastAsia="Times New Roman"/>
              </w:rPr>
            </w:pPr>
            <w:r w:rsidRPr="00833846">
              <w:rPr>
                <w:rFonts w:eastAsia="Times New Roman"/>
              </w:rPr>
              <w:t xml:space="preserve">8 </w:t>
            </w:r>
          </w:p>
        </w:tc>
        <w:tc>
          <w:tcPr>
            <w:tcW w:w="1710" w:type="dxa"/>
          </w:tcPr>
          <w:p w14:paraId="5192AD21" w14:textId="77777777" w:rsidR="003E75AF" w:rsidRPr="00833846" w:rsidRDefault="003E75AF" w:rsidP="003E75AF">
            <w:pPr>
              <w:spacing w:after="0"/>
              <w:contextualSpacing/>
              <w:rPr>
                <w:rFonts w:eastAsia="Times New Roman"/>
              </w:rPr>
            </w:pPr>
          </w:p>
        </w:tc>
        <w:tc>
          <w:tcPr>
            <w:tcW w:w="2666" w:type="dxa"/>
            <w:shd w:val="clear" w:color="auto" w:fill="auto"/>
          </w:tcPr>
          <w:p w14:paraId="0308B4DE" w14:textId="77777777" w:rsidR="003E75AF" w:rsidRPr="00833846" w:rsidRDefault="003E75AF" w:rsidP="003E75AF">
            <w:pPr>
              <w:spacing w:after="0"/>
              <w:contextualSpacing/>
              <w:rPr>
                <w:rFonts w:eastAsia="Times New Roman"/>
              </w:rPr>
            </w:pPr>
            <w:r w:rsidRPr="00833846">
              <w:rPr>
                <w:rFonts w:eastAsia="Times New Roman"/>
              </w:rPr>
              <w:t xml:space="preserve">64-bit IEEE floating point </w:t>
            </w:r>
          </w:p>
        </w:tc>
        <w:tc>
          <w:tcPr>
            <w:tcW w:w="1524" w:type="dxa"/>
            <w:shd w:val="clear" w:color="auto" w:fill="auto"/>
          </w:tcPr>
          <w:p w14:paraId="000F4F04" w14:textId="77777777" w:rsidR="003E75AF" w:rsidRPr="00833846" w:rsidRDefault="003E75AF" w:rsidP="003E75AF">
            <w:pPr>
              <w:spacing w:after="0"/>
              <w:contextualSpacing/>
              <w:rPr>
                <w:rFonts w:eastAsia="Times New Roman"/>
              </w:rPr>
            </w:pPr>
            <w:r w:rsidRPr="00833846">
              <w:rPr>
                <w:rFonts w:eastAsia="Times New Roman"/>
              </w:rPr>
              <w:t>Double</w:t>
            </w:r>
          </w:p>
        </w:tc>
      </w:tr>
    </w:tbl>
    <w:p w14:paraId="32A53622" w14:textId="77777777" w:rsidR="003E75AF" w:rsidRDefault="003E75AF" w:rsidP="003E75AF"/>
    <w:p w14:paraId="071A75BF" w14:textId="77777777" w:rsidR="003E75AF" w:rsidRDefault="003E75AF" w:rsidP="003E75AF">
      <w:r>
        <w:t>I</w:t>
      </w:r>
      <w:r w:rsidRPr="00E77497">
        <w:t>n the definition</w:t>
      </w:r>
      <w:r>
        <w:t xml:space="preserve">s below, </w:t>
      </w:r>
      <w:r w:rsidRPr="00E77497">
        <w:t xml:space="preserve"> references to </w:t>
      </w:r>
      <w:r>
        <w:rPr>
          <w:i/>
        </w:rPr>
        <w:t>TypedArray</w:t>
      </w:r>
      <w:r w:rsidRPr="00E77497">
        <w:t xml:space="preserve"> should be replaced with the appropriate </w:t>
      </w:r>
      <w:r>
        <w:t>constructor</w:t>
      </w:r>
      <w:r w:rsidRPr="00E77497">
        <w:t xml:space="preserve"> name from </w:t>
      </w:r>
      <w:r>
        <w:t>the above table</w:t>
      </w:r>
      <w:r w:rsidRPr="00E77497">
        <w:t>.</w:t>
      </w:r>
      <w:r>
        <w:t xml:space="preserve"> The phrase “the element size in bytes” refers to the value in the Element Size column of the table in the row corresponding to the constructor. The phrase “element Type” refers to the value in the Element Type column for that row.</w:t>
      </w:r>
    </w:p>
    <w:p w14:paraId="1D23C721" w14:textId="77777777" w:rsidR="003E75AF" w:rsidRDefault="003E75AF" w:rsidP="003E75AF">
      <w:pPr>
        <w:pStyle w:val="30"/>
      </w:pPr>
      <w:bookmarkStart w:id="13078" w:name="_Ref366084337"/>
      <w:bookmarkStart w:id="13079" w:name="_Toc368050765"/>
      <w:r>
        <w:t>The %</w:t>
      </w:r>
      <w:r w:rsidRPr="00B5468C">
        <w:rPr>
          <w:iCs/>
        </w:rPr>
        <w:t>TypedArray</w:t>
      </w:r>
      <w:r>
        <w:rPr>
          <w:iCs/>
        </w:rPr>
        <w:t>%</w:t>
      </w:r>
      <w:r>
        <w:t xml:space="preserve"> Intrinsic Object</w:t>
      </w:r>
      <w:bookmarkEnd w:id="13078"/>
      <w:bookmarkEnd w:id="13079"/>
    </w:p>
    <w:p w14:paraId="009AECF2" w14:textId="77777777" w:rsidR="003E75AF" w:rsidRPr="00DF5095" w:rsidRDefault="003E75AF" w:rsidP="003E75AF">
      <w:r>
        <w:t xml:space="preserve">The %TypedArray% intrinsic object is a constructor-like function object that all of the </w:t>
      </w:r>
      <w:r>
        <w:rPr>
          <w:i/>
          <w:iCs/>
        </w:rPr>
        <w:t>TypedArray</w:t>
      </w:r>
      <w:r>
        <w:t xml:space="preserve"> constructor object inherit from. %TypedArray% and its corresponding prototype object provide common properties that are inherited by all </w:t>
      </w:r>
      <w:r>
        <w:rPr>
          <w:i/>
          <w:iCs/>
        </w:rPr>
        <w:t>TypeArray</w:t>
      </w:r>
      <w:r>
        <w:t xml:space="preserve"> constructors and their instances. The %TypedArray% intrinsic does not have a global name or appear as a property of the global object.</w:t>
      </w:r>
    </w:p>
    <w:p w14:paraId="5280BCFB" w14:textId="77777777" w:rsidR="003E75AF" w:rsidRDefault="003E75AF" w:rsidP="003E75AF">
      <w:del w:id="13080" w:author="Rev 19 Allen Wirfs-Brock" w:date="2013-09-26T12:51:00Z">
        <w:r w:rsidDel="00EB4040">
          <w:delText>However, i</w:delText>
        </w:r>
      </w:del>
      <w:ins w:id="13081" w:author="Rev 19 Allen Wirfs-Brock" w:date="2013-09-26T12:51:00Z">
        <w:r w:rsidR="00EB4040">
          <w:t>I</w:t>
        </w:r>
      </w:ins>
      <w:r>
        <w:t xml:space="preserve">f the </w:t>
      </w:r>
      <w:r w:rsidRPr="00C255C0">
        <w:rPr>
          <w:b/>
          <w:bCs/>
        </w:rPr>
        <w:t>this</w:t>
      </w:r>
      <w:r>
        <w:t xml:space="preserve"> value value passed in the call is an Object with a</w:t>
      </w:r>
      <w:del w:id="13082" w:author="Rev 19 Allen Wirfs-Brock" w:date="2013-09-26T17:46:00Z">
        <w:r w:rsidDel="0072639A">
          <w:delText>n</w:delText>
        </w:r>
      </w:del>
      <w:r>
        <w:t xml:space="preserve"> [[ViewedArrayBuffer]] internal data property whose value is </w:t>
      </w:r>
      <w:r w:rsidRPr="00145775">
        <w:rPr>
          <w:rFonts w:ascii="Times New Roman" w:hAnsi="Times New Roman"/>
          <w:b/>
          <w:bCs/>
        </w:rPr>
        <w:t>undefined</w:t>
      </w:r>
      <w:r w:rsidRPr="00E77497">
        <w:t xml:space="preserve">, it </w:t>
      </w:r>
      <w:del w:id="13083" w:author="Rev 19 Allen Wirfs-Brock" w:date="2013-09-27T10:29:00Z">
        <w:r w:rsidRPr="00F94F77" w:rsidDel="00540AE6">
          <w:delText>initialize</w:delText>
        </w:r>
        <w:r w:rsidDel="00540AE6">
          <w:delText xml:space="preserve">s </w:delText>
        </w:r>
      </w:del>
      <w:ins w:id="13084" w:author="Rev 19 Allen Wirfs-Brock" w:date="2013-09-27T10:29:00Z">
        <w:r w:rsidR="00540AE6" w:rsidRPr="00F94F77">
          <w:t>initiali</w:t>
        </w:r>
        <w:r w:rsidR="00540AE6">
          <w:t>s</w:t>
        </w:r>
        <w:r w:rsidR="00540AE6" w:rsidRPr="00F94F77">
          <w:t>e</w:t>
        </w:r>
        <w:r w:rsidR="00540AE6">
          <w:t xml:space="preserve">s </w:t>
        </w:r>
      </w:ins>
      <w:r>
        <w:t xml:space="preserve">the </w:t>
      </w:r>
      <w:r w:rsidRPr="00C0565F">
        <w:rPr>
          <w:b/>
        </w:rPr>
        <w:t>this</w:t>
      </w:r>
      <w:r>
        <w:t xml:space="preserve"> value using the argument values</w:t>
      </w:r>
      <w:r w:rsidRPr="00E77497">
        <w:t>.</w:t>
      </w:r>
      <w:r>
        <w:t xml:space="preserve">  This permits super invocation of the </w:t>
      </w:r>
      <w:r w:rsidRPr="000F44FC">
        <w:rPr>
          <w:rFonts w:ascii="Courier New" w:hAnsi="Courier New"/>
          <w:b/>
          <w:i/>
          <w:iCs/>
        </w:rPr>
        <w:t>TypedArray</w:t>
      </w:r>
      <w:r>
        <w:t xml:space="preserve"> constructors by </w:t>
      </w:r>
      <w:r w:rsidRPr="000F44FC">
        <w:rPr>
          <w:rFonts w:ascii="Courier New" w:hAnsi="Courier New"/>
          <w:b/>
          <w:i/>
          <w:iCs/>
        </w:rPr>
        <w:t>TypedArray</w:t>
      </w:r>
      <w:r>
        <w:t xml:space="preserve"> subclasses.</w:t>
      </w:r>
    </w:p>
    <w:p w14:paraId="2FDEC473" w14:textId="77777777" w:rsidR="003E75AF" w:rsidRDefault="003E75AF" w:rsidP="003E75AF">
      <w:r>
        <w:t xml:space="preserve">The %TypedArray% intrinsic function object is designed to act as the superclass of the various </w:t>
      </w:r>
      <w:r>
        <w:rPr>
          <w:i/>
          <w:iCs/>
        </w:rPr>
        <w:t>TypedArray</w:t>
      </w:r>
      <w:r>
        <w:t xml:space="preserve"> constructors. Those constructors use %TypedArray% to </w:t>
      </w:r>
      <w:del w:id="13085" w:author="Rev 19 Allen Wirfs-Brock" w:date="2013-09-27T10:29:00Z">
        <w:r w:rsidDel="00540AE6">
          <w:delText xml:space="preserve">initialize </w:delText>
        </w:r>
      </w:del>
      <w:ins w:id="13086" w:author="Rev 19 Allen Wirfs-Brock" w:date="2013-09-27T10:29:00Z">
        <w:r w:rsidR="00540AE6">
          <w:t xml:space="preserve">initialise </w:t>
        </w:r>
      </w:ins>
      <w:r>
        <w:t xml:space="preserve">their instances by invoking %TypedArray% as if by making a </w:t>
      </w:r>
      <w:r w:rsidRPr="00E775BC">
        <w:rPr>
          <w:rFonts w:ascii="Courier New" w:hAnsi="Courier New" w:cs="Courier New"/>
          <w:b/>
          <w:bCs/>
        </w:rPr>
        <w:t>super</w:t>
      </w:r>
      <w:r>
        <w:t xml:space="preserve"> call. The %TypedArray% intrinsic function is not designed to be directly called in any other way.  If %TypedArray% is directly called or called as part of a </w:t>
      </w:r>
      <w:r w:rsidRPr="00410919">
        <w:rPr>
          <w:rFonts w:ascii="Courier New" w:hAnsi="Courier New" w:cs="Courier New"/>
          <w:b/>
          <w:bCs/>
        </w:rPr>
        <w:t>new</w:t>
      </w:r>
      <w:r>
        <w:t xml:space="preserve"> expression an exception is thrown.</w:t>
      </w:r>
    </w:p>
    <w:p w14:paraId="102337DD" w14:textId="77777777" w:rsidR="003E75AF" w:rsidRDefault="003E75AF" w:rsidP="003E75AF">
      <w:r>
        <w:t xml:space="preserve">The actual behaviour of a </w:t>
      </w:r>
      <w:r w:rsidRPr="00E775BC">
        <w:rPr>
          <w:rFonts w:ascii="Courier New" w:hAnsi="Courier New" w:cs="Courier New"/>
          <w:b/>
          <w:bCs/>
        </w:rPr>
        <w:t>super</w:t>
      </w:r>
      <w:r>
        <w:t xml:space="preserve"> call of %TypedArray% depends upon the number  and kind of arguments that are passed to it.</w:t>
      </w:r>
    </w:p>
    <w:p w14:paraId="3222C2B9" w14:textId="77777777" w:rsidR="003E75AF" w:rsidRDefault="003E75AF" w:rsidP="003E75AF">
      <w:pPr>
        <w:pStyle w:val="40"/>
      </w:pPr>
      <w:r>
        <w:t>%</w:t>
      </w:r>
      <w:r w:rsidRPr="00410919">
        <w:t>TypedArray</w:t>
      </w:r>
      <w:r>
        <w:t>% ( length )</w:t>
      </w:r>
    </w:p>
    <w:p w14:paraId="7A94F7D7" w14:textId="77777777" w:rsidR="003E75AF" w:rsidRPr="00E77497" w:rsidRDefault="003E75AF" w:rsidP="003E75AF">
      <w:r w:rsidRPr="00E77497">
        <w:t xml:space="preserve">This description applies if and only </w:t>
      </w:r>
      <w:r>
        <w:t>when</w:t>
      </w:r>
      <w:r w:rsidRPr="00E77497">
        <w:t xml:space="preserve"> </w:t>
      </w:r>
      <w:r>
        <w:t>%</w:t>
      </w:r>
      <w:r w:rsidRPr="005631D4">
        <w:t>TypedArray</w:t>
      </w:r>
      <w:r>
        <w:t>%</w:t>
      </w:r>
      <w:r w:rsidRPr="00E77497">
        <w:t xml:space="preserve"> </w:t>
      </w:r>
      <w:r>
        <w:t>function</w:t>
      </w:r>
      <w:r w:rsidRPr="00E77497">
        <w:t xml:space="preserve"> is </w:t>
      </w:r>
      <w:r>
        <w:t>called and the Type of the first</w:t>
      </w:r>
      <w:r w:rsidRPr="00E77497">
        <w:t xml:space="preserve"> argument </w:t>
      </w:r>
      <w:r>
        <w:t>is not Object</w:t>
      </w:r>
      <w:r w:rsidRPr="00E77497">
        <w:t>.</w:t>
      </w:r>
    </w:p>
    <w:p w14:paraId="3FF4DBA1" w14:textId="77777777" w:rsidR="003E75AF" w:rsidRDefault="003E75AF" w:rsidP="003E75AF">
      <w:r>
        <w:t>%</w:t>
      </w:r>
      <w:r w:rsidRPr="00573628">
        <w:t>TypedArray</w:t>
      </w:r>
      <w:r>
        <w:t xml:space="preserve">% called with argument </w:t>
      </w:r>
      <w:r>
        <w:rPr>
          <w:rFonts w:ascii="Times New Roman" w:eastAsia="Times New Roman" w:hAnsi="Times New Roman"/>
          <w:i/>
          <w:iCs/>
          <w:spacing w:val="6"/>
          <w:lang w:eastAsia="en-US"/>
        </w:rPr>
        <w:t>length</w:t>
      </w:r>
      <w:r>
        <w:t xml:space="preserve"> performs the following steps:</w:t>
      </w:r>
    </w:p>
    <w:p w14:paraId="2F9A9850" w14:textId="77777777" w:rsidR="003E75AF" w:rsidRDefault="003E75AF" w:rsidP="003E75AF">
      <w:pPr>
        <w:pStyle w:val="Alg4"/>
        <w:numPr>
          <w:ilvl w:val="0"/>
          <w:numId w:val="1292"/>
        </w:numPr>
      </w:pPr>
      <w:commentRangeStart w:id="13087"/>
      <w:r>
        <w:t>Assert:  Type(</w:t>
      </w:r>
      <w:r>
        <w:rPr>
          <w:i/>
          <w:iCs/>
        </w:rPr>
        <w:t>length</w:t>
      </w:r>
      <w:r>
        <w:t>) is not Object.</w:t>
      </w:r>
      <w:commentRangeEnd w:id="13087"/>
      <w:r>
        <w:rPr>
          <w:rStyle w:val="af6"/>
          <w:rFonts w:ascii="Arial" w:eastAsia="MS Mincho" w:hAnsi="Arial"/>
          <w:spacing w:val="0"/>
          <w:lang w:eastAsia="ja-JP"/>
        </w:rPr>
        <w:commentReference w:id="13087"/>
      </w:r>
    </w:p>
    <w:p w14:paraId="58D21352" w14:textId="77777777" w:rsidR="003E75AF" w:rsidRDefault="003E75AF" w:rsidP="003E75AF">
      <w:pPr>
        <w:pStyle w:val="Alg4"/>
        <w:numPr>
          <w:ilvl w:val="0"/>
          <w:numId w:val="1292"/>
        </w:numPr>
      </w:pPr>
      <w:r>
        <w:t xml:space="preserve">Let </w:t>
      </w:r>
      <w:r>
        <w:rPr>
          <w:i/>
        </w:rPr>
        <w:t>O</w:t>
      </w:r>
      <w:r>
        <w:t xml:space="preserve"> be the </w:t>
      </w:r>
      <w:r w:rsidRPr="00F94F77">
        <w:rPr>
          <w:b/>
        </w:rPr>
        <w:t>this</w:t>
      </w:r>
      <w:r>
        <w:t xml:space="preserve"> value.</w:t>
      </w:r>
    </w:p>
    <w:p w14:paraId="0E3C1DF7" w14:textId="77777777" w:rsidR="00143378" w:rsidRPr="00E77497" w:rsidRDefault="00143378" w:rsidP="00143378">
      <w:pPr>
        <w:pStyle w:val="Alg4"/>
        <w:numPr>
          <w:ilvl w:val="0"/>
          <w:numId w:val="1292"/>
        </w:numPr>
        <w:rPr>
          <w:ins w:id="13088" w:author="Rev 19 Allen Wirfs-Brock" w:date="2013-09-26T12:41:00Z"/>
        </w:rPr>
      </w:pPr>
      <w:ins w:id="13089" w:author="Rev 19 Allen Wirfs-Brock" w:date="2013-09-26T12:41:00Z">
        <w:r>
          <w:t>If Type(</w:t>
        </w:r>
        <w:r>
          <w:rPr>
            <w:i/>
          </w:rPr>
          <w:t>O</w:t>
        </w:r>
        <w:r>
          <w:rPr>
            <w:iCs/>
          </w:rPr>
          <w:t>)</w:t>
        </w:r>
        <w:r>
          <w:t xml:space="preserve"> is not Object, then throw a </w:t>
        </w:r>
        <w:r w:rsidRPr="006001FF">
          <w:rPr>
            <w:b/>
            <w:bCs/>
          </w:rPr>
          <w:t>TypeError</w:t>
        </w:r>
        <w:r>
          <w:t xml:space="preserve"> exception.</w:t>
        </w:r>
      </w:ins>
    </w:p>
    <w:p w14:paraId="335632CC" w14:textId="77777777" w:rsidR="00143378" w:rsidRDefault="00143378" w:rsidP="00143378">
      <w:pPr>
        <w:pStyle w:val="Alg4"/>
        <w:numPr>
          <w:ilvl w:val="0"/>
          <w:numId w:val="1292"/>
        </w:numPr>
      </w:pPr>
      <w:ins w:id="13090" w:author="Rev 19 Allen Wirfs-Brock" w:date="2013-09-26T12:41:00Z">
        <w:r>
          <w:t xml:space="preserve">If </w:t>
        </w:r>
        <w:r>
          <w:rPr>
            <w:i/>
            <w:iCs/>
          </w:rPr>
          <w:t>O</w:t>
        </w:r>
        <w:r>
          <w:t xml:space="preserve"> does not have a</w:t>
        </w:r>
        <w:del w:id="13091" w:author="Rev 19 Allen Wirfs-Brock" w:date="2013-09-26T17:46:00Z">
          <w:r w:rsidDel="0072639A">
            <w:delText>n</w:delText>
          </w:r>
        </w:del>
        <w:r>
          <w:t xml:space="preserve"> [[TypedArrayName]] internal data property, then throw a </w:t>
        </w:r>
        <w:r w:rsidRPr="00AB259F">
          <w:rPr>
            <w:b/>
            <w:bCs/>
          </w:rPr>
          <w:t>TypeError</w:t>
        </w:r>
        <w:r>
          <w:t xml:space="preserve"> exception.</w:t>
        </w:r>
      </w:ins>
    </w:p>
    <w:p w14:paraId="0CE77A14" w14:textId="77777777" w:rsidR="00EB4040" w:rsidRDefault="00EB4040" w:rsidP="00EB4040">
      <w:pPr>
        <w:pStyle w:val="Alg4"/>
        <w:numPr>
          <w:ilvl w:val="0"/>
          <w:numId w:val="1292"/>
        </w:numPr>
        <w:rPr>
          <w:ins w:id="13092" w:author="Rev 19 Allen Wirfs-Brock" w:date="2013-09-26T12:52:00Z"/>
        </w:rPr>
      </w:pPr>
      <w:ins w:id="13093" w:author="Rev 19 Allen Wirfs-Brock" w:date="2013-09-26T12:52:00Z">
        <w:r>
          <w:t xml:space="preserve">Assert: </w:t>
        </w:r>
        <w:r w:rsidRPr="00AB259F">
          <w:rPr>
            <w:i/>
            <w:iCs/>
          </w:rPr>
          <w:t>O</w:t>
        </w:r>
        <w:r>
          <w:rPr>
            <w:i/>
            <w:iCs/>
          </w:rPr>
          <w:t xml:space="preserve"> </w:t>
        </w:r>
        <w:r>
          <w:rPr>
            <w:iCs/>
          </w:rPr>
          <w:t>has a</w:t>
        </w:r>
        <w:r>
          <w:t xml:space="preserve"> [[ViewedArrayBuffer]] internal data property.</w:t>
        </w:r>
      </w:ins>
    </w:p>
    <w:p w14:paraId="27430D0F" w14:textId="77777777" w:rsidR="003E75AF" w:rsidRDefault="003E75AF" w:rsidP="003E75AF">
      <w:pPr>
        <w:pStyle w:val="Alg4"/>
        <w:numPr>
          <w:ilvl w:val="0"/>
          <w:numId w:val="1292"/>
        </w:numPr>
      </w:pPr>
      <w:r>
        <w:t xml:space="preserve">If </w:t>
      </w:r>
      <w:del w:id="13094" w:author="Rev 19 Allen Wirfs-Brock" w:date="2013-09-26T12:41:00Z">
        <w:r w:rsidDel="00143378">
          <w:delText>Type(</w:delText>
        </w:r>
        <w:r w:rsidDel="00143378">
          <w:rPr>
            <w:i/>
          </w:rPr>
          <w:delText>O</w:delText>
        </w:r>
        <w:r w:rsidDel="00143378">
          <w:rPr>
            <w:iCs/>
          </w:rPr>
          <w:delText>)</w:delText>
        </w:r>
        <w:r w:rsidDel="00143378">
          <w:delText xml:space="preserve"> is not Object or if </w:delText>
        </w:r>
      </w:del>
      <w:del w:id="13095" w:author="Rev 19 Allen Wirfs-Brock" w:date="2013-09-26T12:53:00Z">
        <w:r w:rsidDel="00EB4040">
          <w:rPr>
            <w:i/>
            <w:iCs/>
          </w:rPr>
          <w:delText>O</w:delText>
        </w:r>
        <w:r w:rsidDel="00EB4040">
          <w:delText xml:space="preserve"> does not have an [[ViewedArrayBuffer]] internal data property</w:delText>
        </w:r>
        <w:r w:rsidRPr="001E658E" w:rsidDel="00EB4040">
          <w:delText xml:space="preserve"> </w:delText>
        </w:r>
        <w:r w:rsidDel="00EB4040">
          <w:delText xml:space="preserve">or if </w:delText>
        </w:r>
      </w:del>
      <w:r>
        <w:t xml:space="preserve">the value of </w:t>
      </w:r>
      <w:r>
        <w:rPr>
          <w:i/>
          <w:iCs/>
        </w:rPr>
        <w:t>O’s</w:t>
      </w:r>
      <w:r>
        <w:t xml:space="preserve"> [[ViewedArrayBuffer]] internal data property is not </w:t>
      </w:r>
      <w:r>
        <w:rPr>
          <w:b/>
          <w:bCs/>
        </w:rPr>
        <w:t>undefined</w:t>
      </w:r>
      <w:r>
        <w:t>, then</w:t>
      </w:r>
    </w:p>
    <w:p w14:paraId="5258D057" w14:textId="77777777" w:rsidR="003E75AF" w:rsidRPr="00E77497" w:rsidRDefault="003E75AF" w:rsidP="003E75AF">
      <w:pPr>
        <w:pStyle w:val="Alg4"/>
        <w:numPr>
          <w:ilvl w:val="1"/>
          <w:numId w:val="1292"/>
        </w:numPr>
      </w:pPr>
      <w:r>
        <w:t xml:space="preserve">Throw a </w:t>
      </w:r>
      <w:r w:rsidRPr="005631D4">
        <w:rPr>
          <w:b/>
          <w:bCs/>
        </w:rPr>
        <w:t>TypeError</w:t>
      </w:r>
      <w:r>
        <w:t xml:space="preserve"> exception.</w:t>
      </w:r>
    </w:p>
    <w:p w14:paraId="343D75EB" w14:textId="77777777" w:rsidR="003E75AF" w:rsidDel="00143378" w:rsidRDefault="003E75AF" w:rsidP="003E75AF">
      <w:pPr>
        <w:pStyle w:val="Alg4"/>
        <w:numPr>
          <w:ilvl w:val="0"/>
          <w:numId w:val="1292"/>
        </w:numPr>
      </w:pPr>
      <w:del w:id="13096" w:author="Rev 19 Allen Wirfs-Brock" w:date="2013-09-26T12:41:00Z">
        <w:r w:rsidDel="00143378">
          <w:delText xml:space="preserve">If </w:delText>
        </w:r>
        <w:r w:rsidDel="00143378">
          <w:rPr>
            <w:i/>
            <w:iCs/>
          </w:rPr>
          <w:delText>O</w:delText>
        </w:r>
        <w:r w:rsidDel="00143378">
          <w:delText xml:space="preserve"> does not have an [[TypedArrayName]] internal data property, then throw a </w:delText>
        </w:r>
        <w:r w:rsidRPr="00AB259F" w:rsidDel="00143378">
          <w:rPr>
            <w:b/>
            <w:bCs/>
          </w:rPr>
          <w:delText>TypeError</w:delText>
        </w:r>
        <w:r w:rsidDel="00143378">
          <w:delText xml:space="preserve"> exception.</w:delText>
        </w:r>
      </w:del>
    </w:p>
    <w:p w14:paraId="34E189D2" w14:textId="77777777" w:rsidR="003E75AF" w:rsidRDefault="003E75AF" w:rsidP="003E75AF">
      <w:pPr>
        <w:pStyle w:val="Alg4"/>
        <w:numPr>
          <w:ilvl w:val="0"/>
          <w:numId w:val="1292"/>
        </w:numPr>
      </w:pPr>
      <w:r>
        <w:t xml:space="preserve">Let </w:t>
      </w:r>
      <w:r>
        <w:rPr>
          <w:i/>
          <w:iCs/>
        </w:rPr>
        <w:t>constructorName</w:t>
      </w:r>
      <w:r>
        <w:t xml:space="preserve"> be the string value </w:t>
      </w:r>
      <w:r>
        <w:rPr>
          <w:i/>
        </w:rPr>
        <w:t>O</w:t>
      </w:r>
      <w:r>
        <w:t>’s [[TypedArrayName]] internal</w:t>
      </w:r>
      <w:r w:rsidRPr="00314265">
        <w:t xml:space="preserve"> </w:t>
      </w:r>
      <w:r>
        <w:t>data property.</w:t>
      </w:r>
    </w:p>
    <w:p w14:paraId="4B7101C6" w14:textId="77777777" w:rsidR="003E75AF" w:rsidRDefault="003E75AF" w:rsidP="003E75AF">
      <w:pPr>
        <w:pStyle w:val="Alg4"/>
        <w:numPr>
          <w:ilvl w:val="0"/>
          <w:numId w:val="1292"/>
        </w:numPr>
      </w:pPr>
      <w:r>
        <w:t xml:space="preserve">Let </w:t>
      </w:r>
      <w:r>
        <w:rPr>
          <w:i/>
          <w:iCs/>
        </w:rPr>
        <w:t>elementType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D433E8">
        <w:t xml:space="preserve">Table </w:t>
      </w:r>
      <w:r w:rsidR="00D433E8">
        <w:rPr>
          <w:noProof/>
        </w:rPr>
        <w:t>36</w:t>
      </w:r>
      <w:r w:rsidR="00D160DD">
        <w:fldChar w:fldCharType="end"/>
      </w:r>
      <w:r w:rsidR="00D160DD">
        <w:t xml:space="preserve"> </w:t>
      </w:r>
      <w:r>
        <w:t xml:space="preserve">for </w:t>
      </w:r>
      <w:r>
        <w:rPr>
          <w:i/>
          <w:iCs/>
        </w:rPr>
        <w:t>constructorName</w:t>
      </w:r>
      <w:r>
        <w:t>.</w:t>
      </w:r>
    </w:p>
    <w:p w14:paraId="495DE385" w14:textId="77777777" w:rsidR="003E75AF" w:rsidRDefault="003E75AF" w:rsidP="003E75AF">
      <w:pPr>
        <w:pStyle w:val="Alg4"/>
        <w:numPr>
          <w:ilvl w:val="0"/>
          <w:numId w:val="1292"/>
        </w:numPr>
      </w:pPr>
      <w:r>
        <w:t xml:space="preserve">Let </w:t>
      </w:r>
      <w:r>
        <w:rPr>
          <w:i/>
          <w:iCs/>
        </w:rPr>
        <w:t>numberLength</w:t>
      </w:r>
      <w:r>
        <w:t xml:space="preserve"> be ToNumber(</w:t>
      </w:r>
      <w:r>
        <w:rPr>
          <w:i/>
          <w:iCs/>
        </w:rPr>
        <w:t>length</w:t>
      </w:r>
      <w:r>
        <w:t>).</w:t>
      </w:r>
    </w:p>
    <w:p w14:paraId="31EE2FF2" w14:textId="77777777" w:rsidR="003E75AF" w:rsidRDefault="003E75AF" w:rsidP="003E75AF">
      <w:pPr>
        <w:pStyle w:val="Alg4"/>
        <w:numPr>
          <w:ilvl w:val="0"/>
          <w:numId w:val="1292"/>
        </w:numPr>
      </w:pPr>
      <w:r>
        <w:t xml:space="preserve">Let </w:t>
      </w:r>
      <w:r>
        <w:rPr>
          <w:i/>
          <w:iCs/>
        </w:rPr>
        <w:t>elementLength</w:t>
      </w:r>
      <w:r>
        <w:t xml:space="preserve"> be ToInteger(</w:t>
      </w:r>
      <w:r>
        <w:rPr>
          <w:i/>
          <w:iCs/>
        </w:rPr>
        <w:t>numberLength</w:t>
      </w:r>
      <w:r>
        <w:t>).</w:t>
      </w:r>
    </w:p>
    <w:p w14:paraId="19B22D75" w14:textId="77777777" w:rsidR="003E75AF" w:rsidRPr="00E77497" w:rsidRDefault="003E75AF" w:rsidP="003E75AF">
      <w:pPr>
        <w:pStyle w:val="Alg4"/>
        <w:numPr>
          <w:ilvl w:val="0"/>
          <w:numId w:val="1292"/>
        </w:numPr>
      </w:pPr>
      <w:r>
        <w:t>ReturnIfAbrupt(</w:t>
      </w:r>
      <w:r>
        <w:rPr>
          <w:i/>
          <w:iCs/>
        </w:rPr>
        <w:t>elementLength</w:t>
      </w:r>
      <w:r>
        <w:t>).</w:t>
      </w:r>
    </w:p>
    <w:p w14:paraId="6386B379" w14:textId="77777777" w:rsidR="003E75AF" w:rsidRDefault="003E75AF" w:rsidP="003E75AF">
      <w:pPr>
        <w:pStyle w:val="Alg4"/>
        <w:numPr>
          <w:ilvl w:val="0"/>
          <w:numId w:val="1292"/>
        </w:numPr>
      </w:pPr>
      <w:r>
        <w:t xml:space="preserve">If </w:t>
      </w:r>
      <w:r w:rsidRPr="00B41D88">
        <w:rPr>
          <w:i/>
          <w:iCs/>
        </w:rPr>
        <w:t>numberLength</w:t>
      </w:r>
      <w:r>
        <w:t xml:space="preserve"> ≠ </w:t>
      </w:r>
      <w:r w:rsidRPr="00B41D88">
        <w:rPr>
          <w:i/>
          <w:iCs/>
        </w:rPr>
        <w:t>elementLength</w:t>
      </w:r>
      <w:r>
        <w:t xml:space="preserve"> or </w:t>
      </w:r>
      <w:r w:rsidRPr="00B41D88">
        <w:rPr>
          <w:i/>
          <w:iCs/>
        </w:rPr>
        <w:t>elementLength</w:t>
      </w:r>
      <w:r>
        <w:t xml:space="preserve"> &lt; 0, then throw a </w:t>
      </w:r>
      <w:r w:rsidRPr="004B4AF5">
        <w:rPr>
          <w:b/>
          <w:bCs/>
        </w:rPr>
        <w:t>RangeError</w:t>
      </w:r>
      <w:r>
        <w:t xml:space="preserve"> exception.</w:t>
      </w:r>
    </w:p>
    <w:p w14:paraId="41A01E38" w14:textId="77777777" w:rsidR="003E75AF" w:rsidRDefault="003E75AF" w:rsidP="003E75AF">
      <w:pPr>
        <w:pStyle w:val="Alg4"/>
        <w:numPr>
          <w:ilvl w:val="0"/>
          <w:numId w:val="1292"/>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(%ArrayBuffer%)</w:t>
      </w:r>
      <w:r w:rsidRPr="00E77497">
        <w:t>.</w:t>
      </w:r>
    </w:p>
    <w:p w14:paraId="36B42E73" w14:textId="77777777" w:rsidR="003E75AF" w:rsidRPr="00E77497" w:rsidRDefault="003E75AF" w:rsidP="003E75AF">
      <w:pPr>
        <w:pStyle w:val="Alg4"/>
        <w:numPr>
          <w:ilvl w:val="0"/>
          <w:numId w:val="1292"/>
        </w:numPr>
      </w:pPr>
      <w:r>
        <w:t>ReturnIfAbrupt(</w:t>
      </w:r>
      <w:r>
        <w:rPr>
          <w:i/>
          <w:iCs/>
        </w:rPr>
        <w:t>data</w:t>
      </w:r>
      <w:r>
        <w:t>).</w:t>
      </w:r>
    </w:p>
    <w:p w14:paraId="3966BF07" w14:textId="77777777" w:rsidR="003E75AF" w:rsidRDefault="003E75AF" w:rsidP="003E75AF">
      <w:pPr>
        <w:pStyle w:val="Alg4"/>
        <w:numPr>
          <w:ilvl w:val="0"/>
          <w:numId w:val="1292"/>
        </w:numPr>
      </w:pPr>
      <w:r>
        <w:t xml:space="preserve">Let </w:t>
      </w:r>
      <w:r>
        <w:rPr>
          <w:i/>
          <w:iCs/>
        </w:rPr>
        <w:t>elementSize</w:t>
      </w:r>
      <w:r>
        <w:t xml:space="preserve"> be the Size Element value in</w:t>
      </w:r>
      <w:r w:rsidR="00D160DD">
        <w:t xml:space="preserve"> </w:t>
      </w:r>
      <w:r w:rsidR="00D160DD">
        <w:fldChar w:fldCharType="begin"/>
      </w:r>
      <w:r w:rsidR="00D160DD">
        <w:instrText xml:space="preserve"> REF _Ref366065074 \h </w:instrText>
      </w:r>
      <w:r w:rsidR="00D160DD">
        <w:fldChar w:fldCharType="separate"/>
      </w:r>
      <w:r w:rsidR="00D433E8">
        <w:t xml:space="preserve">Table </w:t>
      </w:r>
      <w:r w:rsidR="00D433E8">
        <w:rPr>
          <w:noProof/>
        </w:rPr>
        <w:t>36</w:t>
      </w:r>
      <w:r w:rsidR="00D160DD">
        <w:fldChar w:fldCharType="end"/>
      </w:r>
      <w:r w:rsidR="00D160DD">
        <w:t xml:space="preserve"> </w:t>
      </w:r>
      <w:r>
        <w:t xml:space="preserve">for </w:t>
      </w:r>
      <w:r>
        <w:rPr>
          <w:i/>
          <w:iCs/>
        </w:rPr>
        <w:t>constructorName</w:t>
      </w:r>
      <w:r>
        <w:t>.</w:t>
      </w:r>
    </w:p>
    <w:p w14:paraId="35BB53CC" w14:textId="77777777" w:rsidR="003E75AF" w:rsidRDefault="003E75AF" w:rsidP="003E75AF">
      <w:pPr>
        <w:pStyle w:val="Alg4"/>
        <w:numPr>
          <w:ilvl w:val="0"/>
          <w:numId w:val="1292"/>
        </w:numPr>
      </w:pPr>
      <w:r>
        <w:t xml:space="preserve">Let </w:t>
      </w:r>
      <w:r>
        <w:rPr>
          <w:i/>
          <w:iCs/>
        </w:rPr>
        <w:t>byteLength</w:t>
      </w:r>
      <w:r>
        <w:t xml:space="preserve"> be </w:t>
      </w:r>
      <w:r>
        <w:rPr>
          <w:i/>
          <w:iCs/>
        </w:rPr>
        <w:t>elementSize</w:t>
      </w:r>
      <w:r>
        <w:t xml:space="preserve"> × </w:t>
      </w:r>
      <w:r>
        <w:rPr>
          <w:i/>
          <w:iCs/>
        </w:rPr>
        <w:t>elementLength</w:t>
      </w:r>
      <w:r>
        <w:t>.</w:t>
      </w:r>
    </w:p>
    <w:p w14:paraId="6E8A944B" w14:textId="77777777" w:rsidR="003E75AF" w:rsidRDefault="003E75AF" w:rsidP="003E75AF">
      <w:pPr>
        <w:pStyle w:val="Alg4"/>
        <w:numPr>
          <w:ilvl w:val="0"/>
          <w:numId w:val="1292"/>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14:paraId="5568039F" w14:textId="77777777" w:rsidR="003E75AF" w:rsidRDefault="003E75AF" w:rsidP="003E75AF">
      <w:pPr>
        <w:pStyle w:val="Alg4"/>
        <w:numPr>
          <w:ilvl w:val="0"/>
          <w:numId w:val="1292"/>
        </w:numPr>
      </w:pPr>
      <w:r>
        <w:t>ReturnIfAbrupt(</w:t>
      </w:r>
      <w:r>
        <w:rPr>
          <w:i/>
        </w:rPr>
        <w:t>status</w:t>
      </w:r>
      <w:r>
        <w:t>).</w:t>
      </w:r>
    </w:p>
    <w:p w14:paraId="125FC6B4" w14:textId="77777777" w:rsidR="003E75AF" w:rsidRDefault="003E75AF" w:rsidP="003E75AF">
      <w:pPr>
        <w:pStyle w:val="Alg4"/>
        <w:numPr>
          <w:ilvl w:val="0"/>
          <w:numId w:val="1292"/>
        </w:numPr>
      </w:pPr>
      <w:r>
        <w:t xml:space="preserve">Set </w:t>
      </w:r>
      <w:r w:rsidRPr="00AB259F">
        <w:rPr>
          <w:i/>
          <w:iCs/>
        </w:rPr>
        <w:t>O’s</w:t>
      </w:r>
      <w:r>
        <w:t xml:space="preserve"> [[ViewedArrayBuffer]] to </w:t>
      </w:r>
      <w:r>
        <w:rPr>
          <w:i/>
        </w:rPr>
        <w:t>data</w:t>
      </w:r>
      <w:r>
        <w:rPr>
          <w:iCs/>
        </w:rPr>
        <w:t>.</w:t>
      </w:r>
    </w:p>
    <w:p w14:paraId="7F5695FE" w14:textId="77777777" w:rsidR="003E75AF" w:rsidRDefault="003E75AF" w:rsidP="003E75AF">
      <w:pPr>
        <w:pStyle w:val="Alg4"/>
        <w:numPr>
          <w:ilvl w:val="0"/>
          <w:numId w:val="1292"/>
        </w:numPr>
      </w:pPr>
      <w:r>
        <w:t xml:space="preserve">Set </w:t>
      </w:r>
      <w:r>
        <w:rPr>
          <w:i/>
        </w:rPr>
        <w:t>O</w:t>
      </w:r>
      <w:r>
        <w:t>’s [[ByteLength]] internal</w:t>
      </w:r>
      <w:r w:rsidRPr="00314265">
        <w:t xml:space="preserve"> </w:t>
      </w:r>
      <w:r>
        <w:t xml:space="preserve">data property to </w:t>
      </w:r>
      <w:r>
        <w:rPr>
          <w:i/>
          <w:iCs/>
        </w:rPr>
        <w:t>byteLength</w:t>
      </w:r>
      <w:r>
        <w:t>.</w:t>
      </w:r>
    </w:p>
    <w:p w14:paraId="37C530BA" w14:textId="77777777" w:rsidR="003E75AF" w:rsidRDefault="003E75AF" w:rsidP="003E75AF">
      <w:pPr>
        <w:pStyle w:val="Alg4"/>
        <w:numPr>
          <w:ilvl w:val="0"/>
          <w:numId w:val="1292"/>
        </w:numPr>
      </w:pPr>
      <w:r>
        <w:t xml:space="preserve">Set </w:t>
      </w:r>
      <w:r>
        <w:rPr>
          <w:i/>
        </w:rPr>
        <w:t>O</w:t>
      </w:r>
      <w:r>
        <w:t>’s [[ByteOffset]] internal</w:t>
      </w:r>
      <w:r w:rsidRPr="00314265">
        <w:t xml:space="preserve"> </w:t>
      </w:r>
      <w:r>
        <w:t xml:space="preserve">data property to </w:t>
      </w:r>
      <w:r w:rsidRPr="008F22BF">
        <w:t>0</w:t>
      </w:r>
      <w:r>
        <w:t>.</w:t>
      </w:r>
    </w:p>
    <w:p w14:paraId="22EB285D" w14:textId="77777777" w:rsidR="003E75AF" w:rsidRDefault="003E75AF" w:rsidP="003E75AF">
      <w:pPr>
        <w:pStyle w:val="Alg4"/>
        <w:numPr>
          <w:ilvl w:val="0"/>
          <w:numId w:val="1292"/>
        </w:numPr>
      </w:pPr>
      <w:r>
        <w:t xml:space="preserve">Set </w:t>
      </w:r>
      <w:r>
        <w:rPr>
          <w:i/>
        </w:rPr>
        <w:t>O</w:t>
      </w:r>
      <w:r>
        <w:t>’s [[ArrayLength]] internal</w:t>
      </w:r>
      <w:r w:rsidRPr="00314265">
        <w:t xml:space="preserve"> </w:t>
      </w:r>
      <w:r>
        <w:t xml:space="preserve">data property to </w:t>
      </w:r>
      <w:r>
        <w:rPr>
          <w:i/>
          <w:iCs/>
        </w:rPr>
        <w:t>elementLength</w:t>
      </w:r>
      <w:r>
        <w:t>.</w:t>
      </w:r>
    </w:p>
    <w:p w14:paraId="327834A1" w14:textId="77777777" w:rsidR="003E75AF" w:rsidRPr="00E77497" w:rsidRDefault="003E75AF" w:rsidP="003E75AF">
      <w:pPr>
        <w:pStyle w:val="Alg4"/>
        <w:numPr>
          <w:ilvl w:val="0"/>
          <w:numId w:val="1292"/>
        </w:numPr>
        <w:spacing w:after="120"/>
      </w:pPr>
      <w:r w:rsidRPr="00E77497">
        <w:t xml:space="preserve">Return </w:t>
      </w:r>
      <w:r>
        <w:rPr>
          <w:i/>
        </w:rPr>
        <w:t>O</w:t>
      </w:r>
      <w:r w:rsidRPr="00E77497">
        <w:t>.</w:t>
      </w:r>
    </w:p>
    <w:p w14:paraId="4887CAD9" w14:textId="77777777" w:rsidR="003E75AF" w:rsidRDefault="003E75AF" w:rsidP="003E75AF">
      <w:pPr>
        <w:pStyle w:val="40"/>
      </w:pPr>
      <w:r>
        <w:t>%</w:t>
      </w:r>
      <w:r w:rsidRPr="00573628">
        <w:t>TypedArray</w:t>
      </w:r>
      <w:r>
        <w:t>%</w:t>
      </w:r>
      <w:r w:rsidDel="0087063A">
        <w:rPr>
          <w:i/>
        </w:rPr>
        <w:t xml:space="preserve"> </w:t>
      </w:r>
      <w:r>
        <w:t>( typedArray )</w:t>
      </w:r>
    </w:p>
    <w:p w14:paraId="1C7DAFD1" w14:textId="77777777"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 [[</w:t>
      </w:r>
      <w:ins w:id="13097" w:author="Rev 19 Allen Wirfs-Brock" w:date="2013-09-26T12:44:00Z">
        <w:r w:rsidR="00EB4040">
          <w:t>TypedArrayName</w:t>
        </w:r>
      </w:ins>
      <w:del w:id="13098" w:author="Rev 19 Allen Wirfs-Brock" w:date="2013-09-26T12:44:00Z">
        <w:r w:rsidDel="00EB4040">
          <w:delText>ViewedArrayBuffer</w:delText>
        </w:r>
      </w:del>
      <w:r>
        <w:t>]] internal data property</w:t>
      </w:r>
      <w:r w:rsidRPr="00E77497">
        <w:t>.</w:t>
      </w:r>
    </w:p>
    <w:p w14:paraId="1CCE9542" w14:textId="77777777" w:rsidR="003E75AF" w:rsidRDefault="003E75AF" w:rsidP="003E75AF">
      <w:r>
        <w:t>%</w:t>
      </w:r>
      <w:r w:rsidRPr="00573628">
        <w:t>TypedArray</w:t>
      </w:r>
      <w:r>
        <w:t xml:space="preserve">%called with argument </w:t>
      </w:r>
      <w:r>
        <w:rPr>
          <w:rFonts w:ascii="Times New Roman" w:eastAsia="Times New Roman" w:hAnsi="Times New Roman"/>
          <w:i/>
          <w:iCs/>
          <w:spacing w:val="6"/>
          <w:lang w:eastAsia="en-US"/>
        </w:rPr>
        <w:t>typedArray</w:t>
      </w:r>
      <w:r>
        <w:t xml:space="preserve"> performs the following steps:</w:t>
      </w:r>
    </w:p>
    <w:p w14:paraId="3C40BE86" w14:textId="77777777" w:rsidR="003E75AF" w:rsidRDefault="003E75AF" w:rsidP="003E75AF">
      <w:pPr>
        <w:pStyle w:val="Alg4"/>
        <w:numPr>
          <w:ilvl w:val="0"/>
          <w:numId w:val="1296"/>
        </w:numPr>
      </w:pPr>
      <w:commentRangeStart w:id="13099"/>
      <w:r>
        <w:t>Assert:  Type(</w:t>
      </w:r>
      <w:r>
        <w:rPr>
          <w:i/>
          <w:iCs/>
        </w:rPr>
        <w:t>typedArray</w:t>
      </w:r>
      <w:r>
        <w:t xml:space="preserve">) is Object and </w:t>
      </w:r>
      <w:r>
        <w:rPr>
          <w:i/>
          <w:iCs/>
        </w:rPr>
        <w:t>typedArray</w:t>
      </w:r>
      <w:r>
        <w:t xml:space="preserve"> has a [[</w:t>
      </w:r>
      <w:ins w:id="13100" w:author="Rev 19 Allen Wirfs-Brock" w:date="2013-09-26T12:48:00Z">
        <w:r w:rsidR="00EB4040">
          <w:t>TypedArrayName</w:t>
        </w:r>
      </w:ins>
      <w:del w:id="13101" w:author="Rev 19 Allen Wirfs-Brock" w:date="2013-09-26T12:48:00Z">
        <w:r w:rsidDel="00EB4040">
          <w:delText>ViewedArrayBuffer</w:delText>
        </w:r>
      </w:del>
      <w:r>
        <w:t>]] internal data property.</w:t>
      </w:r>
      <w:commentRangeEnd w:id="13099"/>
      <w:r>
        <w:rPr>
          <w:rStyle w:val="af6"/>
          <w:rFonts w:ascii="Arial" w:eastAsia="MS Mincho" w:hAnsi="Arial"/>
          <w:spacing w:val="0"/>
          <w:lang w:eastAsia="ja-JP"/>
        </w:rPr>
        <w:commentReference w:id="13099"/>
      </w:r>
    </w:p>
    <w:p w14:paraId="1AD9E157" w14:textId="77777777" w:rsidR="003E75AF" w:rsidRDefault="003E75AF" w:rsidP="003E75AF">
      <w:pPr>
        <w:pStyle w:val="Alg4"/>
        <w:numPr>
          <w:ilvl w:val="0"/>
          <w:numId w:val="1296"/>
        </w:numPr>
      </w:pPr>
      <w:r>
        <w:t xml:space="preserve">Let </w:t>
      </w:r>
      <w:r>
        <w:rPr>
          <w:i/>
          <w:iCs/>
        </w:rPr>
        <w:t>srcArray</w:t>
      </w:r>
      <w:r>
        <w:t xml:space="preserve"> be </w:t>
      </w:r>
      <w:r>
        <w:rPr>
          <w:i/>
          <w:iCs/>
        </w:rPr>
        <w:t>typedArray</w:t>
      </w:r>
      <w:r>
        <w:t>.</w:t>
      </w:r>
    </w:p>
    <w:p w14:paraId="33A68519" w14:textId="77777777" w:rsidR="003E75AF" w:rsidRDefault="003E75AF" w:rsidP="003E75AF">
      <w:pPr>
        <w:pStyle w:val="Alg4"/>
        <w:numPr>
          <w:ilvl w:val="0"/>
          <w:numId w:val="1296"/>
        </w:numPr>
      </w:pPr>
      <w:r>
        <w:t xml:space="preserve">Let </w:t>
      </w:r>
      <w:r>
        <w:rPr>
          <w:i/>
        </w:rPr>
        <w:t>O</w:t>
      </w:r>
      <w:r>
        <w:t xml:space="preserve"> be the </w:t>
      </w:r>
      <w:r w:rsidRPr="00F94F77">
        <w:rPr>
          <w:b/>
        </w:rPr>
        <w:t>this</w:t>
      </w:r>
      <w:r>
        <w:t xml:space="preserve"> value.</w:t>
      </w:r>
    </w:p>
    <w:p w14:paraId="164CD64B" w14:textId="77777777" w:rsidR="003E75AF" w:rsidRPr="00E77497" w:rsidRDefault="003E75AF" w:rsidP="003E75AF">
      <w:pPr>
        <w:pStyle w:val="Alg4"/>
        <w:numPr>
          <w:ilvl w:val="0"/>
          <w:numId w:val="1296"/>
        </w:numPr>
      </w:pPr>
      <w:r>
        <w:t>If Type(</w:t>
      </w:r>
      <w:r>
        <w:rPr>
          <w:i/>
        </w:rPr>
        <w:t>O</w:t>
      </w:r>
      <w:r>
        <w:rPr>
          <w:iCs/>
        </w:rPr>
        <w:t>)</w:t>
      </w:r>
      <w:r>
        <w:t xml:space="preserve"> is not Object or if </w:t>
      </w:r>
      <w:r>
        <w:rPr>
          <w:i/>
          <w:iCs/>
        </w:rPr>
        <w:t>O</w:t>
      </w:r>
      <w:r>
        <w:t xml:space="preserve"> does not have a</w:t>
      </w:r>
      <w:del w:id="13102" w:author="Rev 19 Allen Wirfs-Brock" w:date="2013-09-26T17:46:00Z">
        <w:r w:rsidDel="0072639A">
          <w:delText>n</w:delText>
        </w:r>
      </w:del>
      <w:r>
        <w:t xml:space="preserve"> [[</w:t>
      </w:r>
      <w:ins w:id="13103" w:author="Rev 19 Allen Wirfs-Brock" w:date="2013-09-26T12:48:00Z">
        <w:r w:rsidR="00EB4040">
          <w:t>TypedArrayName</w:t>
        </w:r>
      </w:ins>
      <w:del w:id="13104" w:author="Rev 19 Allen Wirfs-Brock" w:date="2013-09-26T12:48:00Z">
        <w:r w:rsidDel="00EB4040">
          <w:delText>ViewedArrayBuffer</w:delText>
        </w:r>
      </w:del>
      <w:r>
        <w:t xml:space="preserve">]] internal data property, then throw a </w:t>
      </w:r>
      <w:r w:rsidRPr="006001FF">
        <w:rPr>
          <w:b/>
          <w:bCs/>
        </w:rPr>
        <w:t>TypeError</w:t>
      </w:r>
      <w:r>
        <w:t xml:space="preserve"> exception.</w:t>
      </w:r>
    </w:p>
    <w:p w14:paraId="1CC5B64B" w14:textId="77777777" w:rsidR="00EB4040" w:rsidRDefault="00EB4040" w:rsidP="003E75AF">
      <w:pPr>
        <w:pStyle w:val="Alg4"/>
        <w:numPr>
          <w:ilvl w:val="0"/>
          <w:numId w:val="1296"/>
        </w:numPr>
        <w:rPr>
          <w:ins w:id="13105" w:author="Rev 19 Allen Wirfs-Brock" w:date="2013-09-26T12:49:00Z"/>
        </w:rPr>
      </w:pPr>
      <w:ins w:id="13106" w:author="Rev 19 Allen Wirfs-Brock" w:date="2013-09-26T12:49:00Z">
        <w:r>
          <w:t xml:space="preserve">Assert: </w:t>
        </w:r>
        <w:r w:rsidRPr="00AB259F">
          <w:rPr>
            <w:i/>
            <w:iCs/>
          </w:rPr>
          <w:t>O</w:t>
        </w:r>
        <w:r>
          <w:rPr>
            <w:i/>
            <w:iCs/>
          </w:rPr>
          <w:t xml:space="preserve"> </w:t>
        </w:r>
        <w:r>
          <w:rPr>
            <w:iCs/>
          </w:rPr>
          <w:t>has a</w:t>
        </w:r>
        <w:r>
          <w:t xml:space="preserve"> [[ViewedArrayBuffer]] internal data property.</w:t>
        </w:r>
      </w:ins>
    </w:p>
    <w:p w14:paraId="67EF13D1" w14:textId="77777777" w:rsidR="003E75AF" w:rsidRDefault="003E75AF" w:rsidP="003E75AF">
      <w:pPr>
        <w:pStyle w:val="Alg4"/>
        <w:numPr>
          <w:ilvl w:val="0"/>
          <w:numId w:val="1296"/>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14:paraId="59D81815" w14:textId="77777777" w:rsidR="003E75AF" w:rsidDel="00EB4040" w:rsidRDefault="003E75AF" w:rsidP="003E75AF">
      <w:pPr>
        <w:pStyle w:val="Alg4"/>
        <w:numPr>
          <w:ilvl w:val="0"/>
          <w:numId w:val="1296"/>
        </w:numPr>
        <w:rPr>
          <w:del w:id="13107" w:author="Rev 19 Allen Wirfs-Brock" w:date="2013-09-26T12:50:00Z"/>
        </w:rPr>
      </w:pPr>
      <w:del w:id="13108" w:author="Rev 19 Allen Wirfs-Brock" w:date="2013-09-26T12:50:00Z">
        <w:r w:rsidDel="00EB4040">
          <w:delText xml:space="preserve">If </w:delText>
        </w:r>
        <w:r w:rsidDel="00EB4040">
          <w:rPr>
            <w:i/>
            <w:iCs/>
          </w:rPr>
          <w:delText>O</w:delText>
        </w:r>
        <w:r w:rsidDel="00EB4040">
          <w:delText xml:space="preserve"> does not have an [[TypedArrayName]] internal data property, then throw a </w:delText>
        </w:r>
        <w:r w:rsidRPr="00AB259F" w:rsidDel="00EB4040">
          <w:rPr>
            <w:b/>
            <w:bCs/>
          </w:rPr>
          <w:delText>TypeError</w:delText>
        </w:r>
        <w:r w:rsidDel="00EB4040">
          <w:delText xml:space="preserve"> exception.</w:delText>
        </w:r>
      </w:del>
    </w:p>
    <w:p w14:paraId="5220D1B1" w14:textId="77777777" w:rsidR="003E75AF" w:rsidRDefault="003E75AF" w:rsidP="003E75AF">
      <w:pPr>
        <w:pStyle w:val="Alg4"/>
        <w:numPr>
          <w:ilvl w:val="0"/>
          <w:numId w:val="1296"/>
        </w:numPr>
      </w:pPr>
      <w:r>
        <w:t xml:space="preserve">If the value of </w:t>
      </w:r>
      <w:r>
        <w:rPr>
          <w:i/>
          <w:iCs/>
        </w:rPr>
        <w:t>srcArray</w:t>
      </w:r>
      <w:r w:rsidRPr="00AB259F">
        <w:rPr>
          <w:i/>
          <w:iCs/>
        </w:rPr>
        <w:t>’s</w:t>
      </w:r>
      <w:r>
        <w:t xml:space="preserve"> [[ViewedArrayBuffer]] internal data property is </w:t>
      </w:r>
      <w:r>
        <w:rPr>
          <w:b/>
          <w:bCs/>
        </w:rPr>
        <w:t>undefined</w:t>
      </w:r>
      <w:r>
        <w:t xml:space="preserve">, then throw a </w:t>
      </w:r>
      <w:r w:rsidRPr="00AB259F">
        <w:rPr>
          <w:b/>
          <w:bCs/>
        </w:rPr>
        <w:t>TypeError</w:t>
      </w:r>
      <w:r>
        <w:t xml:space="preserve"> exception.</w:t>
      </w:r>
    </w:p>
    <w:p w14:paraId="50195B00" w14:textId="77777777" w:rsidR="003E75AF" w:rsidRDefault="003E75AF" w:rsidP="003E75AF">
      <w:pPr>
        <w:pStyle w:val="Alg4"/>
        <w:numPr>
          <w:ilvl w:val="0"/>
          <w:numId w:val="1296"/>
        </w:numPr>
      </w:pPr>
      <w:r>
        <w:t xml:space="preserve">Let </w:t>
      </w:r>
      <w:r>
        <w:rPr>
          <w:i/>
          <w:iCs/>
        </w:rPr>
        <w:t>constructorName</w:t>
      </w:r>
      <w:r>
        <w:t xml:space="preserve"> be the string value </w:t>
      </w:r>
      <w:r>
        <w:rPr>
          <w:i/>
        </w:rPr>
        <w:t>O</w:t>
      </w:r>
      <w:r>
        <w:t>’s [[TypedArrayName]] internal</w:t>
      </w:r>
      <w:r w:rsidRPr="00314265">
        <w:t xml:space="preserve"> </w:t>
      </w:r>
      <w:r>
        <w:t>data property.</w:t>
      </w:r>
    </w:p>
    <w:p w14:paraId="77C4F7D2" w14:textId="77777777" w:rsidR="003E75AF" w:rsidRDefault="003E75AF" w:rsidP="003E75AF">
      <w:pPr>
        <w:pStyle w:val="Alg4"/>
        <w:numPr>
          <w:ilvl w:val="0"/>
          <w:numId w:val="1296"/>
        </w:numPr>
      </w:pPr>
      <w:r>
        <w:t xml:space="preserve">Let </w:t>
      </w:r>
      <w:r>
        <w:rPr>
          <w:i/>
          <w:iCs/>
        </w:rPr>
        <w:t>elementType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D433E8">
        <w:t xml:space="preserve">Table </w:t>
      </w:r>
      <w:r w:rsidR="00D433E8">
        <w:rPr>
          <w:noProof/>
        </w:rPr>
        <w:t>36</w:t>
      </w:r>
      <w:r w:rsidR="00D160DD">
        <w:fldChar w:fldCharType="end"/>
      </w:r>
      <w:r w:rsidR="00D160DD">
        <w:t xml:space="preserve"> </w:t>
      </w:r>
      <w:r>
        <w:t xml:space="preserve">for </w:t>
      </w:r>
      <w:r>
        <w:rPr>
          <w:i/>
          <w:iCs/>
        </w:rPr>
        <w:t>constructorName</w:t>
      </w:r>
      <w:r>
        <w:t>.</w:t>
      </w:r>
    </w:p>
    <w:p w14:paraId="5A6437E9" w14:textId="77777777" w:rsidR="003E75AF" w:rsidRDefault="003E75AF" w:rsidP="003E75AF">
      <w:pPr>
        <w:pStyle w:val="Alg4"/>
        <w:numPr>
          <w:ilvl w:val="0"/>
          <w:numId w:val="1296"/>
        </w:numPr>
      </w:pPr>
      <w:r>
        <w:t xml:space="preserve">Let </w:t>
      </w:r>
      <w:r>
        <w:rPr>
          <w:i/>
          <w:iCs/>
        </w:rPr>
        <w:t>elementLength</w:t>
      </w:r>
      <w:r>
        <w:t xml:space="preserve"> be the value of </w:t>
      </w:r>
      <w:r>
        <w:rPr>
          <w:i/>
          <w:iCs/>
        </w:rPr>
        <w:t>srcArray’s</w:t>
      </w:r>
      <w:r>
        <w:t xml:space="preserve"> [[ArrayLength]] internal data property.</w:t>
      </w:r>
    </w:p>
    <w:p w14:paraId="51C1D2F7" w14:textId="77777777" w:rsidR="003E75AF" w:rsidRDefault="003E75AF" w:rsidP="003E75AF">
      <w:pPr>
        <w:pStyle w:val="Alg4"/>
        <w:numPr>
          <w:ilvl w:val="0"/>
          <w:numId w:val="1296"/>
        </w:numPr>
      </w:pPr>
      <w:r>
        <w:t xml:space="preserve">Let </w:t>
      </w:r>
      <w:r>
        <w:rPr>
          <w:i/>
          <w:iCs/>
        </w:rPr>
        <w:t>srcName</w:t>
      </w:r>
      <w:r>
        <w:t xml:space="preserve"> be the string value </w:t>
      </w:r>
      <w:r>
        <w:rPr>
          <w:i/>
          <w:iCs/>
        </w:rPr>
        <w:t>srcArray’s</w:t>
      </w:r>
      <w:r>
        <w:t xml:space="preserve"> [[TypedArrayName]] internal</w:t>
      </w:r>
      <w:r w:rsidRPr="00314265">
        <w:t xml:space="preserve"> </w:t>
      </w:r>
      <w:r>
        <w:t>data property.</w:t>
      </w:r>
    </w:p>
    <w:p w14:paraId="13C72819" w14:textId="77777777" w:rsidR="003E75AF" w:rsidRDefault="003E75AF" w:rsidP="003E75AF">
      <w:pPr>
        <w:pStyle w:val="Alg4"/>
        <w:numPr>
          <w:ilvl w:val="0"/>
          <w:numId w:val="1296"/>
        </w:numPr>
      </w:pPr>
      <w:r>
        <w:t xml:space="preserve">Let </w:t>
      </w:r>
      <w:r>
        <w:rPr>
          <w:i/>
          <w:iCs/>
        </w:rPr>
        <w:t>srcType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D433E8">
        <w:t xml:space="preserve">Table </w:t>
      </w:r>
      <w:r w:rsidR="00D433E8">
        <w:rPr>
          <w:noProof/>
        </w:rPr>
        <w:t>36</w:t>
      </w:r>
      <w:r w:rsidR="00D160DD">
        <w:fldChar w:fldCharType="end"/>
      </w:r>
      <w:r w:rsidR="00D160DD">
        <w:t xml:space="preserve"> </w:t>
      </w:r>
      <w:r>
        <w:t xml:space="preserve">for </w:t>
      </w:r>
      <w:r>
        <w:rPr>
          <w:i/>
          <w:iCs/>
        </w:rPr>
        <w:t>srcName</w:t>
      </w:r>
      <w:r>
        <w:t>.</w:t>
      </w:r>
    </w:p>
    <w:p w14:paraId="5A59FCCE" w14:textId="77777777" w:rsidR="003E75AF" w:rsidRDefault="003E75AF" w:rsidP="003E75AF">
      <w:pPr>
        <w:pStyle w:val="Alg4"/>
        <w:numPr>
          <w:ilvl w:val="0"/>
          <w:numId w:val="1296"/>
        </w:numPr>
      </w:pPr>
      <w:r>
        <w:t xml:space="preserve">Let </w:t>
      </w:r>
      <w:r>
        <w:rPr>
          <w:i/>
          <w:iCs/>
        </w:rPr>
        <w:t>srcData</w:t>
      </w:r>
      <w:r>
        <w:t xml:space="preserve"> be the value of </w:t>
      </w:r>
      <w:r>
        <w:rPr>
          <w:i/>
          <w:iCs/>
        </w:rPr>
        <w:t>srcArray’s</w:t>
      </w:r>
      <w:r>
        <w:t xml:space="preserve"> [[ViewedArrayBuffer]] internal data property.</w:t>
      </w:r>
    </w:p>
    <w:p w14:paraId="49444DBE" w14:textId="77777777" w:rsidR="003E75AF" w:rsidRDefault="003E75AF" w:rsidP="003E75AF">
      <w:pPr>
        <w:pStyle w:val="Alg4"/>
        <w:numPr>
          <w:ilvl w:val="0"/>
          <w:numId w:val="1296"/>
        </w:numPr>
      </w:pPr>
      <w:r>
        <w:t xml:space="preserve">Let </w:t>
      </w:r>
      <w:r>
        <w:rPr>
          <w:i/>
          <w:iCs/>
        </w:rPr>
        <w:t>srcByteOffset</w:t>
      </w:r>
      <w:r>
        <w:t xml:space="preserve"> be the value of </w:t>
      </w:r>
      <w:r>
        <w:rPr>
          <w:i/>
          <w:iCs/>
        </w:rPr>
        <w:t>srcArray</w:t>
      </w:r>
      <w:r>
        <w:t>’s [[ByteOffset]] internal</w:t>
      </w:r>
      <w:r w:rsidRPr="00314265">
        <w:t xml:space="preserve"> </w:t>
      </w:r>
      <w:r>
        <w:t>data property.</w:t>
      </w:r>
    </w:p>
    <w:p w14:paraId="5C6742DF" w14:textId="77777777" w:rsidR="003E75AF" w:rsidRDefault="003E75AF" w:rsidP="003E75AF">
      <w:pPr>
        <w:pStyle w:val="Alg4"/>
        <w:numPr>
          <w:ilvl w:val="0"/>
          <w:numId w:val="1296"/>
        </w:numPr>
      </w:pPr>
      <w:r>
        <w:t xml:space="preserve">Let </w:t>
      </w:r>
      <w:r>
        <w:rPr>
          <w:i/>
          <w:iCs/>
        </w:rPr>
        <w:t>data</w:t>
      </w:r>
      <w:r>
        <w:t xml:space="preserve"> be</w:t>
      </w:r>
      <w:r w:rsidRPr="00E77497">
        <w:t xml:space="preserve"> </w:t>
      </w:r>
      <w:r>
        <w:t xml:space="preserve">the result of calling </w:t>
      </w:r>
      <w:commentRangeStart w:id="13109"/>
      <w:r>
        <w:rPr>
          <w:iCs/>
        </w:rPr>
        <w:t>Clone</w:t>
      </w:r>
      <w:r w:rsidRPr="00075111">
        <w:rPr>
          <w:iCs/>
        </w:rPr>
        <w:t>ArrayBuffer</w:t>
      </w:r>
      <w:commentRangeEnd w:id="13109"/>
      <w:r>
        <w:rPr>
          <w:rStyle w:val="af6"/>
          <w:rFonts w:ascii="Arial" w:eastAsia="MS Mincho" w:hAnsi="Arial"/>
          <w:spacing w:val="0"/>
          <w:lang w:eastAsia="ja-JP"/>
        </w:rPr>
        <w:commentReference w:id="13109"/>
      </w:r>
      <w:r>
        <w:rPr>
          <w:iCs/>
        </w:rPr>
        <w:t>(</w:t>
      </w:r>
      <w:r>
        <w:rPr>
          <w:i/>
        </w:rPr>
        <w:t>srcData</w:t>
      </w:r>
      <w:r>
        <w:rPr>
          <w:iCs/>
        </w:rPr>
        <w:t>,</w:t>
      </w:r>
      <w:r w:rsidRPr="006C576A">
        <w:rPr>
          <w:i/>
          <w:iCs/>
        </w:rPr>
        <w:t xml:space="preserve"> </w:t>
      </w:r>
      <w:r>
        <w:rPr>
          <w:i/>
          <w:iCs/>
        </w:rPr>
        <w:t>srcByteOffset</w:t>
      </w:r>
      <w:r>
        <w:t>,</w:t>
      </w:r>
      <w:r>
        <w:rPr>
          <w:iCs/>
        </w:rPr>
        <w:t xml:space="preserve"> </w:t>
      </w:r>
      <w:r>
        <w:rPr>
          <w:i/>
        </w:rPr>
        <w:t>srcType,elementType</w:t>
      </w:r>
      <w:r>
        <w:rPr>
          <w:iCs/>
        </w:rPr>
        <w:t xml:space="preserve">, </w:t>
      </w:r>
      <w:r>
        <w:rPr>
          <w:i/>
        </w:rPr>
        <w:t>elementLength</w:t>
      </w:r>
      <w:r>
        <w:rPr>
          <w:iCs/>
        </w:rPr>
        <w:t>)</w:t>
      </w:r>
      <w:r w:rsidRPr="00E77497">
        <w:t>.</w:t>
      </w:r>
    </w:p>
    <w:p w14:paraId="007D3E7B" w14:textId="77777777" w:rsidR="003E75AF" w:rsidRPr="00E77497" w:rsidRDefault="003E75AF" w:rsidP="003E75AF">
      <w:pPr>
        <w:pStyle w:val="Alg4"/>
        <w:numPr>
          <w:ilvl w:val="0"/>
          <w:numId w:val="1296"/>
        </w:numPr>
      </w:pPr>
      <w:r>
        <w:t>ReturnIfAbrupt(</w:t>
      </w:r>
      <w:r>
        <w:rPr>
          <w:i/>
          <w:iCs/>
        </w:rPr>
        <w:t>data</w:t>
      </w:r>
      <w:r>
        <w:t>).</w:t>
      </w:r>
    </w:p>
    <w:p w14:paraId="5FD2A383" w14:textId="77777777" w:rsidR="003E75AF" w:rsidRDefault="003E75AF" w:rsidP="003E75AF">
      <w:pPr>
        <w:pStyle w:val="Alg4"/>
        <w:numPr>
          <w:ilvl w:val="0"/>
          <w:numId w:val="1296"/>
        </w:numPr>
      </w:pPr>
      <w:r>
        <w:t xml:space="preserve">Let </w:t>
      </w:r>
      <w:r>
        <w:rPr>
          <w:i/>
          <w:iCs/>
        </w:rPr>
        <w:t>elementSize</w:t>
      </w:r>
      <w:r>
        <w:t xml:space="preserve"> be the Size Element value in</w:t>
      </w:r>
      <w:r w:rsidR="00D160DD">
        <w:t xml:space="preserve"> </w:t>
      </w:r>
      <w:r w:rsidR="00D160DD">
        <w:fldChar w:fldCharType="begin"/>
      </w:r>
      <w:r w:rsidR="00D160DD">
        <w:instrText xml:space="preserve"> REF _Ref366065074 \h </w:instrText>
      </w:r>
      <w:r w:rsidR="00D160DD">
        <w:fldChar w:fldCharType="separate"/>
      </w:r>
      <w:r w:rsidR="00D433E8">
        <w:t xml:space="preserve">Table </w:t>
      </w:r>
      <w:r w:rsidR="00D433E8">
        <w:rPr>
          <w:noProof/>
        </w:rPr>
        <w:t>36</w:t>
      </w:r>
      <w:r w:rsidR="00D160DD">
        <w:fldChar w:fldCharType="end"/>
      </w:r>
      <w:r w:rsidR="00D160DD">
        <w:t xml:space="preserve"> </w:t>
      </w:r>
      <w:r>
        <w:t xml:space="preserve">for </w:t>
      </w:r>
      <w:r>
        <w:rPr>
          <w:i/>
          <w:iCs/>
        </w:rPr>
        <w:t>constructorName</w:t>
      </w:r>
      <w:r>
        <w:t>.</w:t>
      </w:r>
    </w:p>
    <w:p w14:paraId="2ED7C696" w14:textId="77777777" w:rsidR="003E75AF" w:rsidRDefault="003E75AF" w:rsidP="003E75AF">
      <w:pPr>
        <w:pStyle w:val="Alg4"/>
        <w:numPr>
          <w:ilvl w:val="0"/>
          <w:numId w:val="1296"/>
        </w:numPr>
      </w:pPr>
      <w:r>
        <w:t xml:space="preserve">Let </w:t>
      </w:r>
      <w:r>
        <w:rPr>
          <w:i/>
          <w:iCs/>
        </w:rPr>
        <w:t>byteLength</w:t>
      </w:r>
      <w:r>
        <w:t xml:space="preserve"> be </w:t>
      </w:r>
      <w:r>
        <w:rPr>
          <w:i/>
          <w:iCs/>
        </w:rPr>
        <w:t>elementSize</w:t>
      </w:r>
      <w:r>
        <w:t xml:space="preserve"> × </w:t>
      </w:r>
      <w:r>
        <w:rPr>
          <w:i/>
          <w:iCs/>
        </w:rPr>
        <w:t>elementLength</w:t>
      </w:r>
      <w:r>
        <w:t>.</w:t>
      </w:r>
    </w:p>
    <w:p w14:paraId="26EA404F" w14:textId="77777777" w:rsidR="003E75AF" w:rsidRDefault="003E75AF" w:rsidP="003E75AF">
      <w:pPr>
        <w:pStyle w:val="Alg4"/>
        <w:numPr>
          <w:ilvl w:val="0"/>
          <w:numId w:val="1296"/>
        </w:numPr>
      </w:pPr>
      <w:r>
        <w:t xml:space="preserve">Set </w:t>
      </w:r>
      <w:r w:rsidRPr="00AB259F">
        <w:rPr>
          <w:i/>
          <w:iCs/>
        </w:rPr>
        <w:t>O’s</w:t>
      </w:r>
      <w:r>
        <w:t xml:space="preserve"> [[ViewedArrayBuffer]] to </w:t>
      </w:r>
      <w:r>
        <w:rPr>
          <w:i/>
        </w:rPr>
        <w:t>data</w:t>
      </w:r>
      <w:r>
        <w:rPr>
          <w:iCs/>
        </w:rPr>
        <w:t>.</w:t>
      </w:r>
    </w:p>
    <w:p w14:paraId="03B1EC0C" w14:textId="77777777" w:rsidR="003E75AF" w:rsidRDefault="003E75AF" w:rsidP="003E75AF">
      <w:pPr>
        <w:pStyle w:val="Alg4"/>
        <w:numPr>
          <w:ilvl w:val="0"/>
          <w:numId w:val="1296"/>
        </w:numPr>
      </w:pPr>
      <w:r>
        <w:t xml:space="preserve">Set </w:t>
      </w:r>
      <w:r>
        <w:rPr>
          <w:i/>
        </w:rPr>
        <w:t>O</w:t>
      </w:r>
      <w:r>
        <w:t>’s [[ByteLength]] internal</w:t>
      </w:r>
      <w:r w:rsidRPr="00314265">
        <w:t xml:space="preserve"> </w:t>
      </w:r>
      <w:r>
        <w:t xml:space="preserve">data property to </w:t>
      </w:r>
      <w:r>
        <w:rPr>
          <w:i/>
          <w:iCs/>
        </w:rPr>
        <w:t>byteLength</w:t>
      </w:r>
      <w:r>
        <w:t>.</w:t>
      </w:r>
    </w:p>
    <w:p w14:paraId="5BB93790" w14:textId="77777777" w:rsidR="003E75AF" w:rsidRDefault="003E75AF" w:rsidP="003E75AF">
      <w:pPr>
        <w:pStyle w:val="Alg4"/>
        <w:numPr>
          <w:ilvl w:val="0"/>
          <w:numId w:val="1296"/>
        </w:numPr>
      </w:pPr>
      <w:r>
        <w:t xml:space="preserve">Set </w:t>
      </w:r>
      <w:r>
        <w:rPr>
          <w:i/>
        </w:rPr>
        <w:t>O</w:t>
      </w:r>
      <w:r>
        <w:t>’s [[ByteOffset]] internal</w:t>
      </w:r>
      <w:r w:rsidRPr="00314265">
        <w:t xml:space="preserve"> </w:t>
      </w:r>
      <w:r>
        <w:t xml:space="preserve">data property to </w:t>
      </w:r>
      <w:r w:rsidRPr="008F22BF">
        <w:t>0</w:t>
      </w:r>
      <w:r>
        <w:t>.</w:t>
      </w:r>
    </w:p>
    <w:p w14:paraId="6B9579C9" w14:textId="77777777" w:rsidR="003E75AF" w:rsidRDefault="003E75AF" w:rsidP="003E75AF">
      <w:pPr>
        <w:pStyle w:val="Alg4"/>
        <w:numPr>
          <w:ilvl w:val="0"/>
          <w:numId w:val="1296"/>
        </w:numPr>
      </w:pPr>
      <w:r>
        <w:t xml:space="preserve">Set </w:t>
      </w:r>
      <w:r>
        <w:rPr>
          <w:i/>
        </w:rPr>
        <w:t>O</w:t>
      </w:r>
      <w:r>
        <w:t>’s [[ArrayLength]] internal</w:t>
      </w:r>
      <w:r w:rsidRPr="00314265">
        <w:t xml:space="preserve"> </w:t>
      </w:r>
      <w:r>
        <w:t xml:space="preserve">data property to </w:t>
      </w:r>
      <w:r>
        <w:rPr>
          <w:i/>
          <w:iCs/>
        </w:rPr>
        <w:t>elementLength</w:t>
      </w:r>
      <w:r>
        <w:t>.</w:t>
      </w:r>
    </w:p>
    <w:p w14:paraId="606DF221" w14:textId="77777777" w:rsidR="003E75AF" w:rsidRPr="00E77497" w:rsidRDefault="003E75AF" w:rsidP="003E75AF">
      <w:pPr>
        <w:pStyle w:val="Alg4"/>
        <w:numPr>
          <w:ilvl w:val="0"/>
          <w:numId w:val="1296"/>
        </w:numPr>
        <w:spacing w:after="120"/>
      </w:pPr>
      <w:r w:rsidRPr="00E77497">
        <w:t xml:space="preserve">Return </w:t>
      </w:r>
      <w:r>
        <w:rPr>
          <w:i/>
        </w:rPr>
        <w:t>O</w:t>
      </w:r>
      <w:r w:rsidRPr="00E77497">
        <w:t>.</w:t>
      </w:r>
    </w:p>
    <w:p w14:paraId="74EEBB38" w14:textId="77777777" w:rsidR="003E75AF" w:rsidRDefault="003E75AF" w:rsidP="003E75AF">
      <w:pPr>
        <w:pStyle w:val="40"/>
      </w:pPr>
      <w:r>
        <w:t>%</w:t>
      </w:r>
      <w:r w:rsidRPr="00573628">
        <w:t>TypedArray</w:t>
      </w:r>
      <w:r>
        <w:t>%</w:t>
      </w:r>
      <w:r w:rsidDel="0087063A">
        <w:rPr>
          <w:i/>
        </w:rPr>
        <w:t xml:space="preserve"> </w:t>
      </w:r>
      <w:r>
        <w:t xml:space="preserve">( </w:t>
      </w:r>
      <w:commentRangeStart w:id="13110"/>
      <w:r>
        <w:t xml:space="preserve">array </w:t>
      </w:r>
      <w:commentRangeEnd w:id="13110"/>
      <w:r>
        <w:rPr>
          <w:rStyle w:val="af6"/>
          <w:b w:val="0"/>
        </w:rPr>
        <w:commentReference w:id="13110"/>
      </w:r>
      <w:r>
        <w:t>)</w:t>
      </w:r>
    </w:p>
    <w:p w14:paraId="05914E61" w14:textId="77777777"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first argument is Object and that object does not have either a [[</w:t>
      </w:r>
      <w:ins w:id="13111" w:author="Rev 19 Allen Wirfs-Brock" w:date="2013-09-26T12:55:00Z">
        <w:r w:rsidR="003C1A02">
          <w:t>TypedArrayName</w:t>
        </w:r>
      </w:ins>
      <w:del w:id="13112" w:author="Rev 19 Allen Wirfs-Brock" w:date="2013-09-26T12:55:00Z">
        <w:r w:rsidDel="003C1A02">
          <w:delText>ViewedArrayBuffer</w:delText>
        </w:r>
      </w:del>
      <w:r>
        <w:t>]] or a</w:t>
      </w:r>
      <w:ins w:id="13113" w:author="Rev 19 Allen Wirfs-Brock" w:date="2013-09-26T17:42:00Z">
        <w:r w:rsidR="0072639A">
          <w:t>n</w:t>
        </w:r>
      </w:ins>
      <w:r>
        <w:t xml:space="preserve"> [[ArrayBufferData]] internal data property</w:t>
      </w:r>
      <w:r w:rsidRPr="00E77497">
        <w:t>.</w:t>
      </w:r>
    </w:p>
    <w:p w14:paraId="32789C9B" w14:textId="77777777" w:rsidR="003E75AF" w:rsidRDefault="003E75AF" w:rsidP="003E75AF">
      <w:r>
        <w:t>%</w:t>
      </w:r>
      <w:r w:rsidRPr="00573628">
        <w:t>TypedArray</w:t>
      </w:r>
      <w:r>
        <w:t xml:space="preserve">% called with argument </w:t>
      </w:r>
      <w:r>
        <w:rPr>
          <w:rFonts w:ascii="Times New Roman" w:eastAsia="Times New Roman" w:hAnsi="Times New Roman"/>
          <w:i/>
          <w:iCs/>
          <w:spacing w:val="6"/>
          <w:lang w:eastAsia="en-US"/>
        </w:rPr>
        <w:t>array</w:t>
      </w:r>
      <w:r>
        <w:t xml:space="preserve"> performs the following steps:</w:t>
      </w:r>
    </w:p>
    <w:p w14:paraId="581CB715" w14:textId="77777777" w:rsidR="003E75AF" w:rsidRDefault="003E75AF" w:rsidP="003E75AF">
      <w:pPr>
        <w:pStyle w:val="Alg4"/>
        <w:numPr>
          <w:ilvl w:val="0"/>
          <w:numId w:val="1297"/>
        </w:numPr>
      </w:pPr>
      <w:commentRangeStart w:id="13114"/>
      <w:r>
        <w:t>Assert:  Type(</w:t>
      </w:r>
      <w:r>
        <w:rPr>
          <w:i/>
          <w:iCs/>
        </w:rPr>
        <w:t>array</w:t>
      </w:r>
      <w:r>
        <w:t xml:space="preserve">) is Object and </w:t>
      </w:r>
      <w:r>
        <w:rPr>
          <w:i/>
          <w:iCs/>
        </w:rPr>
        <w:t>array</w:t>
      </w:r>
      <w:r>
        <w:t xml:space="preserve"> does not have either a [[</w:t>
      </w:r>
      <w:ins w:id="13115" w:author="Rev 19 Allen Wirfs-Brock" w:date="2013-09-26T12:59:00Z">
        <w:r w:rsidR="003C1A02">
          <w:t>TypedArrayName</w:t>
        </w:r>
      </w:ins>
      <w:del w:id="13116" w:author="Rev 19 Allen Wirfs-Brock" w:date="2013-09-26T12:59:00Z">
        <w:r w:rsidDel="003C1A02">
          <w:delText>ViewedArrayBuffer</w:delText>
        </w:r>
      </w:del>
      <w:r>
        <w:t>]] or a</w:t>
      </w:r>
      <w:ins w:id="13117" w:author="Rev 19 Allen Wirfs-Brock" w:date="2013-09-26T17:43:00Z">
        <w:r w:rsidR="0072639A">
          <w:t>n</w:t>
        </w:r>
      </w:ins>
      <w:r>
        <w:t xml:space="preserve"> [[ArrayBufferData]] internal data property.</w:t>
      </w:r>
      <w:commentRangeEnd w:id="13114"/>
      <w:r>
        <w:rPr>
          <w:rStyle w:val="af6"/>
          <w:rFonts w:ascii="Arial" w:eastAsia="MS Mincho" w:hAnsi="Arial"/>
          <w:spacing w:val="0"/>
          <w:lang w:eastAsia="ja-JP"/>
        </w:rPr>
        <w:commentReference w:id="13114"/>
      </w:r>
    </w:p>
    <w:p w14:paraId="60A87320" w14:textId="77777777" w:rsidR="003E75AF" w:rsidRDefault="003E75AF" w:rsidP="003E75AF">
      <w:pPr>
        <w:pStyle w:val="Alg4"/>
        <w:numPr>
          <w:ilvl w:val="0"/>
          <w:numId w:val="1297"/>
        </w:numPr>
      </w:pPr>
      <w:r>
        <w:t xml:space="preserve">Let </w:t>
      </w:r>
      <w:r>
        <w:rPr>
          <w:i/>
        </w:rPr>
        <w:t>O</w:t>
      </w:r>
      <w:r>
        <w:t xml:space="preserve"> be the </w:t>
      </w:r>
      <w:r w:rsidRPr="00F94F77">
        <w:rPr>
          <w:b/>
        </w:rPr>
        <w:t>this</w:t>
      </w:r>
      <w:r>
        <w:t xml:space="preserve"> value.</w:t>
      </w:r>
    </w:p>
    <w:p w14:paraId="39556BF1" w14:textId="77777777" w:rsidR="003E75AF" w:rsidRDefault="003E75AF" w:rsidP="003E75AF">
      <w:pPr>
        <w:pStyle w:val="Alg4"/>
        <w:numPr>
          <w:ilvl w:val="0"/>
          <w:numId w:val="1297"/>
        </w:numPr>
      </w:pPr>
      <w:r>
        <w:t xml:space="preserve">Let </w:t>
      </w:r>
      <w:r>
        <w:rPr>
          <w:i/>
          <w:iCs/>
        </w:rPr>
        <w:t>srcArray</w:t>
      </w:r>
      <w:r>
        <w:t xml:space="preserve"> be </w:t>
      </w:r>
      <w:r>
        <w:rPr>
          <w:i/>
          <w:iCs/>
        </w:rPr>
        <w:t>array</w:t>
      </w:r>
      <w:r>
        <w:t>.</w:t>
      </w:r>
    </w:p>
    <w:p w14:paraId="1D1AC3CF" w14:textId="77777777" w:rsidR="003E75AF" w:rsidRPr="00E77497" w:rsidRDefault="003E75AF" w:rsidP="003E75AF">
      <w:pPr>
        <w:pStyle w:val="Alg4"/>
        <w:numPr>
          <w:ilvl w:val="0"/>
          <w:numId w:val="1297"/>
        </w:numPr>
      </w:pPr>
      <w:r>
        <w:t>If Type(</w:t>
      </w:r>
      <w:r>
        <w:rPr>
          <w:i/>
        </w:rPr>
        <w:t>O</w:t>
      </w:r>
      <w:r>
        <w:rPr>
          <w:iCs/>
        </w:rPr>
        <w:t>)</w:t>
      </w:r>
      <w:r>
        <w:t xml:space="preserve"> is not Object or if </w:t>
      </w:r>
      <w:r>
        <w:rPr>
          <w:i/>
          <w:iCs/>
        </w:rPr>
        <w:t>O</w:t>
      </w:r>
      <w:r>
        <w:t xml:space="preserve"> does not have a</w:t>
      </w:r>
      <w:del w:id="13118" w:author="Rev 19 Allen Wirfs-Brock" w:date="2013-09-26T17:46:00Z">
        <w:r w:rsidDel="0072639A">
          <w:delText>n</w:delText>
        </w:r>
      </w:del>
      <w:r>
        <w:t xml:space="preserve"> [[</w:t>
      </w:r>
      <w:ins w:id="13119" w:author="Rev 19 Allen Wirfs-Brock" w:date="2013-09-26T13:00:00Z">
        <w:r w:rsidR="003C1A02">
          <w:t>TypedArrayName</w:t>
        </w:r>
      </w:ins>
      <w:del w:id="13120" w:author="Rev 19 Allen Wirfs-Brock" w:date="2013-09-26T13:00:00Z">
        <w:r w:rsidDel="003C1A02">
          <w:delText>ViewedArrayBuffer</w:delText>
        </w:r>
      </w:del>
      <w:r>
        <w:t xml:space="preserve">]] internal data property, then throw a </w:t>
      </w:r>
      <w:r w:rsidRPr="00647365">
        <w:rPr>
          <w:b/>
          <w:bCs/>
        </w:rPr>
        <w:t>TypeError</w:t>
      </w:r>
      <w:r>
        <w:t xml:space="preserve"> exception.</w:t>
      </w:r>
    </w:p>
    <w:p w14:paraId="26D6AC13" w14:textId="77777777" w:rsidR="003C1A02" w:rsidRDefault="003C1A02" w:rsidP="003C1A02">
      <w:pPr>
        <w:pStyle w:val="Alg4"/>
        <w:numPr>
          <w:ilvl w:val="0"/>
          <w:numId w:val="1297"/>
        </w:numPr>
        <w:rPr>
          <w:ins w:id="13121" w:author="Rev 19 Allen Wirfs-Brock" w:date="2013-09-26T12:54:00Z"/>
        </w:rPr>
      </w:pPr>
      <w:ins w:id="13122" w:author="Rev 19 Allen Wirfs-Brock" w:date="2013-09-26T12:54:00Z">
        <w:r>
          <w:t xml:space="preserve">Assert: </w:t>
        </w:r>
        <w:r w:rsidRPr="00AB259F">
          <w:rPr>
            <w:i/>
            <w:iCs/>
          </w:rPr>
          <w:t>O</w:t>
        </w:r>
        <w:r>
          <w:rPr>
            <w:i/>
            <w:iCs/>
          </w:rPr>
          <w:t xml:space="preserve"> </w:t>
        </w:r>
        <w:r>
          <w:rPr>
            <w:iCs/>
          </w:rPr>
          <w:t>has a</w:t>
        </w:r>
        <w:r>
          <w:t xml:space="preserve"> [[ViewedArrayBuffer]] internal data property.</w:t>
        </w:r>
      </w:ins>
    </w:p>
    <w:p w14:paraId="14942082" w14:textId="77777777" w:rsidR="003E75AF" w:rsidRDefault="003E75AF" w:rsidP="003E75AF">
      <w:pPr>
        <w:pStyle w:val="Alg4"/>
        <w:numPr>
          <w:ilvl w:val="0"/>
          <w:numId w:val="1297"/>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14:paraId="11AFD945" w14:textId="77777777" w:rsidR="003E75AF" w:rsidDel="003C1A02" w:rsidRDefault="003E75AF" w:rsidP="003E75AF">
      <w:pPr>
        <w:pStyle w:val="Alg4"/>
        <w:numPr>
          <w:ilvl w:val="0"/>
          <w:numId w:val="1297"/>
        </w:numPr>
        <w:rPr>
          <w:del w:id="13123" w:author="Rev 19 Allen Wirfs-Brock" w:date="2013-09-26T13:00:00Z"/>
        </w:rPr>
      </w:pPr>
      <w:del w:id="13124" w:author="Rev 19 Allen Wirfs-Brock" w:date="2013-09-26T13:00:00Z">
        <w:r w:rsidDel="003C1A02">
          <w:delText xml:space="preserve">If </w:delText>
        </w:r>
        <w:r w:rsidDel="003C1A02">
          <w:rPr>
            <w:i/>
            <w:iCs/>
          </w:rPr>
          <w:delText>O</w:delText>
        </w:r>
        <w:r w:rsidDel="003C1A02">
          <w:delText xml:space="preserve"> does not have an [[TypedArrayName]] internal data property, then throw a </w:delText>
        </w:r>
        <w:r w:rsidRPr="00AB259F" w:rsidDel="003C1A02">
          <w:rPr>
            <w:b/>
            <w:bCs/>
          </w:rPr>
          <w:delText>TypeError</w:delText>
        </w:r>
        <w:r w:rsidDel="003C1A02">
          <w:delText xml:space="preserve"> exception.</w:delText>
        </w:r>
      </w:del>
    </w:p>
    <w:p w14:paraId="222EEED4" w14:textId="77777777" w:rsidR="003E75AF" w:rsidRDefault="003E75AF" w:rsidP="003E75AF">
      <w:pPr>
        <w:pStyle w:val="Alg4"/>
        <w:numPr>
          <w:ilvl w:val="0"/>
          <w:numId w:val="1297"/>
        </w:numPr>
      </w:pPr>
      <w:r>
        <w:t xml:space="preserve">Let </w:t>
      </w:r>
      <w:r>
        <w:rPr>
          <w:i/>
          <w:iCs/>
        </w:rPr>
        <w:t>constructorName</w:t>
      </w:r>
      <w:r>
        <w:t xml:space="preserve"> be the string value </w:t>
      </w:r>
      <w:r>
        <w:rPr>
          <w:i/>
        </w:rPr>
        <w:t>O</w:t>
      </w:r>
      <w:r>
        <w:t>’s [[TypedArrayName]] internal</w:t>
      </w:r>
      <w:r w:rsidRPr="00314265">
        <w:t xml:space="preserve"> </w:t>
      </w:r>
      <w:r>
        <w:t>data property.</w:t>
      </w:r>
    </w:p>
    <w:p w14:paraId="7D8D0EC8" w14:textId="77777777" w:rsidR="003E75AF" w:rsidRDefault="003E75AF" w:rsidP="003E75AF">
      <w:pPr>
        <w:pStyle w:val="Alg4"/>
        <w:numPr>
          <w:ilvl w:val="0"/>
          <w:numId w:val="1297"/>
        </w:numPr>
      </w:pPr>
      <w:r>
        <w:t xml:space="preserve">Let </w:t>
      </w:r>
      <w:r>
        <w:rPr>
          <w:i/>
          <w:iCs/>
        </w:rPr>
        <w:t>elementType</w:t>
      </w:r>
      <w:r>
        <w:t xml:space="preserve"> be the string value of the Element Type value </w:t>
      </w:r>
      <w:r w:rsidR="004B439B">
        <w:t xml:space="preserve">in </w:t>
      </w:r>
      <w:r w:rsidR="004B439B">
        <w:fldChar w:fldCharType="begin"/>
      </w:r>
      <w:r w:rsidR="004B439B">
        <w:instrText xml:space="preserve"> REF _Ref366065074 \h </w:instrText>
      </w:r>
      <w:r w:rsidR="004B439B">
        <w:fldChar w:fldCharType="separate"/>
      </w:r>
      <w:r w:rsidR="00D433E8">
        <w:t xml:space="preserve">Table </w:t>
      </w:r>
      <w:r w:rsidR="00D433E8">
        <w:rPr>
          <w:noProof/>
        </w:rPr>
        <w:t>36</w:t>
      </w:r>
      <w:r w:rsidR="004B439B">
        <w:fldChar w:fldCharType="end"/>
      </w:r>
      <w:r w:rsidR="004B439B">
        <w:t xml:space="preserve"> </w:t>
      </w:r>
      <w:r>
        <w:t xml:space="preserve">for </w:t>
      </w:r>
      <w:r>
        <w:rPr>
          <w:i/>
          <w:iCs/>
        </w:rPr>
        <w:t>constructorName</w:t>
      </w:r>
      <w:r>
        <w:t>.</w:t>
      </w:r>
    </w:p>
    <w:p w14:paraId="277D11B5" w14:textId="77777777" w:rsidR="003E75AF" w:rsidRDefault="003E75AF" w:rsidP="003E75AF">
      <w:pPr>
        <w:pStyle w:val="Alg4"/>
        <w:numPr>
          <w:ilvl w:val="0"/>
          <w:numId w:val="1297"/>
        </w:numPr>
      </w:pPr>
      <w:r>
        <w:t xml:space="preserve">Let </w:t>
      </w:r>
      <w:r>
        <w:rPr>
          <w:i/>
          <w:iCs/>
        </w:rPr>
        <w:t>arrayLength</w:t>
      </w:r>
      <w:r>
        <w:t xml:space="preserve"> be the result of Get(</w:t>
      </w:r>
      <w:r>
        <w:rPr>
          <w:i/>
          <w:iCs/>
        </w:rPr>
        <w:t>srcArray</w:t>
      </w:r>
      <w:r>
        <w:t xml:space="preserve">, </w:t>
      </w:r>
      <w:r w:rsidRPr="00E77497">
        <w:rPr>
          <w:b/>
        </w:rPr>
        <w:t>"</w:t>
      </w:r>
      <w:r>
        <w:rPr>
          <w:rFonts w:ascii="Courier New" w:hAnsi="Courier New" w:cs="Courier New"/>
          <w:b/>
        </w:rPr>
        <w:t>length</w:t>
      </w:r>
      <w:r w:rsidRPr="00E77497">
        <w:rPr>
          <w:b/>
        </w:rPr>
        <w:t>"</w:t>
      </w:r>
      <w:r>
        <w:t>).</w:t>
      </w:r>
    </w:p>
    <w:p w14:paraId="041D1AC2" w14:textId="77777777" w:rsidR="003E75AF" w:rsidRDefault="003E75AF" w:rsidP="003E75AF">
      <w:pPr>
        <w:pStyle w:val="Alg4"/>
        <w:numPr>
          <w:ilvl w:val="0"/>
          <w:numId w:val="1297"/>
        </w:numPr>
      </w:pPr>
      <w:r>
        <w:t xml:space="preserve">Let </w:t>
      </w:r>
      <w:r>
        <w:rPr>
          <w:i/>
          <w:iCs/>
        </w:rPr>
        <w:t>elementLength</w:t>
      </w:r>
      <w:r>
        <w:t xml:space="preserve"> be ToLength(</w:t>
      </w:r>
      <w:r>
        <w:rPr>
          <w:i/>
          <w:iCs/>
        </w:rPr>
        <w:t>arrayLength</w:t>
      </w:r>
      <w:r>
        <w:t xml:space="preserve"> ).</w:t>
      </w:r>
    </w:p>
    <w:p w14:paraId="6B983B52" w14:textId="77777777" w:rsidR="003E75AF" w:rsidRDefault="003E75AF" w:rsidP="003E75AF">
      <w:pPr>
        <w:pStyle w:val="Alg4"/>
        <w:numPr>
          <w:ilvl w:val="0"/>
          <w:numId w:val="1297"/>
        </w:numPr>
      </w:pPr>
      <w:r>
        <w:t>ReturnIfAbrupt(</w:t>
      </w:r>
      <w:r>
        <w:rPr>
          <w:i/>
          <w:iCs/>
        </w:rPr>
        <w:t>elementLength</w:t>
      </w:r>
      <w:r>
        <w:t>).</w:t>
      </w:r>
    </w:p>
    <w:p w14:paraId="4A28B77E" w14:textId="77777777" w:rsidR="003E75AF" w:rsidRDefault="003E75AF" w:rsidP="003E75AF">
      <w:pPr>
        <w:pStyle w:val="Alg4"/>
        <w:numPr>
          <w:ilvl w:val="0"/>
          <w:numId w:val="1297"/>
        </w:numPr>
      </w:pPr>
      <w:r>
        <w:t xml:space="preserve">If </w:t>
      </w:r>
      <w:r w:rsidRPr="00B41D88">
        <w:rPr>
          <w:i/>
          <w:iCs/>
        </w:rPr>
        <w:t>elementLength</w:t>
      </w:r>
      <w:r>
        <w:t xml:space="preserve"> &lt; 0, then throw a </w:t>
      </w:r>
      <w:r>
        <w:rPr>
          <w:b/>
          <w:bCs/>
        </w:rPr>
        <w:t>RangeError</w:t>
      </w:r>
      <w:r>
        <w:t xml:space="preserve"> exception.</w:t>
      </w:r>
    </w:p>
    <w:p w14:paraId="17143C9C" w14:textId="77777777" w:rsidR="003E75AF" w:rsidRDefault="003E75AF" w:rsidP="003E75AF">
      <w:pPr>
        <w:pStyle w:val="Alg4"/>
        <w:numPr>
          <w:ilvl w:val="0"/>
          <w:numId w:val="1297"/>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w:t>
      </w:r>
      <w:r w:rsidRPr="00F75B67">
        <w:rPr>
          <w:rFonts w:ascii="Arial" w:hAnsi="Arial" w:cs="Arial"/>
          <w:iCs/>
        </w:rPr>
        <w:t>%ArrayBuffer%</w:t>
      </w:r>
      <w:r>
        <w:rPr>
          <w:iCs/>
        </w:rPr>
        <w:t>)</w:t>
      </w:r>
      <w:r w:rsidRPr="00E77497">
        <w:t>.</w:t>
      </w:r>
    </w:p>
    <w:p w14:paraId="7E65EC5C" w14:textId="77777777" w:rsidR="003E75AF" w:rsidRPr="00E77497" w:rsidRDefault="003E75AF" w:rsidP="003E75AF">
      <w:pPr>
        <w:pStyle w:val="Alg4"/>
        <w:numPr>
          <w:ilvl w:val="0"/>
          <w:numId w:val="1297"/>
        </w:numPr>
      </w:pPr>
      <w:r>
        <w:t>ReturnIfAbrupt(</w:t>
      </w:r>
      <w:r>
        <w:rPr>
          <w:i/>
          <w:iCs/>
        </w:rPr>
        <w:t>data</w:t>
      </w:r>
      <w:r>
        <w:t>).</w:t>
      </w:r>
    </w:p>
    <w:p w14:paraId="27296E66" w14:textId="77777777" w:rsidR="003E75AF" w:rsidRDefault="003E75AF" w:rsidP="003E75AF">
      <w:pPr>
        <w:pStyle w:val="Alg4"/>
        <w:numPr>
          <w:ilvl w:val="0"/>
          <w:numId w:val="1297"/>
        </w:numPr>
      </w:pPr>
      <w:r>
        <w:t xml:space="preserve">Let </w:t>
      </w:r>
      <w:r>
        <w:rPr>
          <w:i/>
          <w:iCs/>
        </w:rPr>
        <w:t>elementSize</w:t>
      </w:r>
      <w:r>
        <w:t xml:space="preserve"> be the Size Element value </w:t>
      </w:r>
      <w:r w:rsidR="004B439B">
        <w:t xml:space="preserve">in </w:t>
      </w:r>
      <w:r w:rsidR="004B439B">
        <w:fldChar w:fldCharType="begin"/>
      </w:r>
      <w:r w:rsidR="004B439B">
        <w:instrText xml:space="preserve"> REF _Ref366065074 \h </w:instrText>
      </w:r>
      <w:r w:rsidR="004B439B">
        <w:fldChar w:fldCharType="separate"/>
      </w:r>
      <w:r w:rsidR="00D433E8">
        <w:t xml:space="preserve">Table </w:t>
      </w:r>
      <w:r w:rsidR="00D433E8">
        <w:rPr>
          <w:noProof/>
        </w:rPr>
        <w:t>36</w:t>
      </w:r>
      <w:r w:rsidR="004B439B">
        <w:fldChar w:fldCharType="end"/>
      </w:r>
      <w:r w:rsidR="004B439B">
        <w:t xml:space="preserve"> </w:t>
      </w:r>
      <w:r>
        <w:t xml:space="preserve">for </w:t>
      </w:r>
      <w:r>
        <w:rPr>
          <w:i/>
          <w:iCs/>
        </w:rPr>
        <w:t>constructorName</w:t>
      </w:r>
      <w:r>
        <w:t>.</w:t>
      </w:r>
    </w:p>
    <w:p w14:paraId="7B7D04F6" w14:textId="77777777" w:rsidR="003E75AF" w:rsidRDefault="003E75AF" w:rsidP="003E75AF">
      <w:pPr>
        <w:pStyle w:val="Alg4"/>
        <w:numPr>
          <w:ilvl w:val="0"/>
          <w:numId w:val="1297"/>
        </w:numPr>
      </w:pPr>
      <w:r>
        <w:t xml:space="preserve">Let </w:t>
      </w:r>
      <w:r>
        <w:rPr>
          <w:i/>
          <w:iCs/>
        </w:rPr>
        <w:t>byteLength</w:t>
      </w:r>
      <w:r>
        <w:t xml:space="preserve"> be </w:t>
      </w:r>
      <w:r>
        <w:rPr>
          <w:i/>
          <w:iCs/>
        </w:rPr>
        <w:t>elementSize</w:t>
      </w:r>
      <w:r>
        <w:t xml:space="preserve"> × </w:t>
      </w:r>
      <w:r>
        <w:rPr>
          <w:i/>
          <w:iCs/>
        </w:rPr>
        <w:t>elementLength</w:t>
      </w:r>
      <w:r>
        <w:t>.</w:t>
      </w:r>
    </w:p>
    <w:p w14:paraId="06343D45" w14:textId="77777777" w:rsidR="003E75AF" w:rsidRDefault="003E75AF" w:rsidP="003E75AF">
      <w:pPr>
        <w:pStyle w:val="Alg4"/>
        <w:numPr>
          <w:ilvl w:val="0"/>
          <w:numId w:val="1297"/>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14:paraId="1D1F22C3" w14:textId="77777777" w:rsidR="003E75AF" w:rsidRPr="00E77497" w:rsidRDefault="003E75AF" w:rsidP="003E75AF">
      <w:pPr>
        <w:pStyle w:val="Alg4"/>
        <w:numPr>
          <w:ilvl w:val="0"/>
          <w:numId w:val="1297"/>
        </w:numPr>
      </w:pPr>
      <w:r>
        <w:t>ReturnIfAbrupt(</w:t>
      </w:r>
      <w:r>
        <w:rPr>
          <w:i/>
          <w:iCs/>
        </w:rPr>
        <w:t>status</w:t>
      </w:r>
      <w:r>
        <w:t>).</w:t>
      </w:r>
    </w:p>
    <w:p w14:paraId="4E854A23" w14:textId="77777777" w:rsidR="003E75AF" w:rsidRPr="00E77497" w:rsidRDefault="003E75AF" w:rsidP="003E75AF">
      <w:pPr>
        <w:pStyle w:val="Alg4"/>
        <w:numPr>
          <w:ilvl w:val="0"/>
          <w:numId w:val="1297"/>
        </w:numPr>
      </w:pPr>
      <w:r w:rsidRPr="00E77497">
        <w:t xml:space="preserve">Let </w:t>
      </w:r>
      <w:r w:rsidRPr="00E77497">
        <w:rPr>
          <w:i/>
        </w:rPr>
        <w:t>k</w:t>
      </w:r>
      <w:r w:rsidRPr="00E77497">
        <w:t xml:space="preserve"> be 0.</w:t>
      </w:r>
    </w:p>
    <w:p w14:paraId="6A79FC80" w14:textId="77777777" w:rsidR="003E75AF" w:rsidRPr="00E77497" w:rsidRDefault="003E75AF" w:rsidP="003E75AF">
      <w:pPr>
        <w:pStyle w:val="Alg4"/>
        <w:numPr>
          <w:ilvl w:val="0"/>
          <w:numId w:val="1297"/>
        </w:numPr>
      </w:pPr>
      <w:r w:rsidRPr="00E77497">
        <w:t xml:space="preserve">Repeat, while </w:t>
      </w:r>
      <w:r w:rsidRPr="00E77497">
        <w:rPr>
          <w:i/>
        </w:rPr>
        <w:t xml:space="preserve">k </w:t>
      </w:r>
      <w:r w:rsidRPr="00E77497">
        <w:t xml:space="preserve">&lt; </w:t>
      </w:r>
      <w:r>
        <w:rPr>
          <w:i/>
          <w:iCs/>
        </w:rPr>
        <w:t>elementLength</w:t>
      </w:r>
    </w:p>
    <w:p w14:paraId="64D8A7E5" w14:textId="77777777" w:rsidR="003E75AF" w:rsidRPr="00E77497" w:rsidRDefault="003E75AF" w:rsidP="003E75AF">
      <w:pPr>
        <w:pStyle w:val="Alg4"/>
        <w:numPr>
          <w:ilvl w:val="1"/>
          <w:numId w:val="1297"/>
        </w:numPr>
      </w:pPr>
      <w:r w:rsidRPr="00E77497">
        <w:t xml:space="preserve">Let </w:t>
      </w:r>
      <w:r w:rsidRPr="00E77497">
        <w:rPr>
          <w:i/>
        </w:rPr>
        <w:t>Pk</w:t>
      </w:r>
      <w:r w:rsidRPr="00E77497">
        <w:t xml:space="preserve"> be ToString(</w:t>
      </w:r>
      <w:r w:rsidRPr="00E77497">
        <w:rPr>
          <w:i/>
        </w:rPr>
        <w:t>k</w:t>
      </w:r>
      <w:r w:rsidRPr="00E77497">
        <w:t>).</w:t>
      </w:r>
    </w:p>
    <w:p w14:paraId="66ADDD85" w14:textId="77777777" w:rsidR="003E75AF" w:rsidRPr="00E77497" w:rsidRDefault="003E75AF" w:rsidP="003E75AF">
      <w:pPr>
        <w:pStyle w:val="Alg4"/>
        <w:numPr>
          <w:ilvl w:val="1"/>
          <w:numId w:val="1297"/>
        </w:numPr>
        <w:tabs>
          <w:tab w:val="left" w:pos="2520"/>
        </w:tabs>
      </w:pPr>
      <w:r w:rsidRPr="00E77497">
        <w:t xml:space="preserve">Let </w:t>
      </w:r>
      <w:r w:rsidRPr="00E77497">
        <w:rPr>
          <w:i/>
        </w:rPr>
        <w:t>kValue</w:t>
      </w:r>
      <w:r w:rsidRPr="00E77497">
        <w:t xml:space="preserve"> be the result of Get</w:t>
      </w:r>
      <w:r>
        <w:t>(</w:t>
      </w:r>
      <w:r>
        <w:rPr>
          <w:i/>
          <w:iCs/>
        </w:rPr>
        <w:t>srcArray</w:t>
      </w:r>
      <w:r>
        <w:t>,</w:t>
      </w:r>
      <w:r w:rsidRPr="00E77497">
        <w:t xml:space="preserve"> </w:t>
      </w:r>
      <w:r w:rsidRPr="00E77497">
        <w:rPr>
          <w:i/>
        </w:rPr>
        <w:t>Pk</w:t>
      </w:r>
      <w:r>
        <w:rPr>
          <w:iCs/>
        </w:rPr>
        <w:t>)</w:t>
      </w:r>
      <w:r w:rsidRPr="00E77497">
        <w:t>.</w:t>
      </w:r>
    </w:p>
    <w:p w14:paraId="371835A5" w14:textId="77777777" w:rsidR="003E75AF" w:rsidRDefault="003E75AF" w:rsidP="003E75AF">
      <w:pPr>
        <w:pStyle w:val="Alg4"/>
        <w:numPr>
          <w:ilvl w:val="1"/>
          <w:numId w:val="1297"/>
        </w:numPr>
        <w:contextualSpacing/>
      </w:pPr>
      <w:r>
        <w:t xml:space="preserve">Let </w:t>
      </w:r>
      <w:r>
        <w:rPr>
          <w:i/>
          <w:iCs/>
        </w:rPr>
        <w:t>kNumber</w:t>
      </w:r>
      <w:r>
        <w:t xml:space="preserve"> be ToNumber(</w:t>
      </w:r>
      <w:r w:rsidRPr="00E77497">
        <w:rPr>
          <w:i/>
        </w:rPr>
        <w:t>kValue</w:t>
      </w:r>
      <w:r>
        <w:t>).</w:t>
      </w:r>
    </w:p>
    <w:p w14:paraId="36CEDE39" w14:textId="77777777" w:rsidR="003E75AF" w:rsidRPr="00E77497" w:rsidRDefault="003E75AF" w:rsidP="003E75AF">
      <w:pPr>
        <w:pStyle w:val="Alg4"/>
        <w:numPr>
          <w:ilvl w:val="1"/>
          <w:numId w:val="1297"/>
        </w:numPr>
        <w:contextualSpacing/>
      </w:pPr>
      <w:r>
        <w:t>ReturnIfAbrupt(</w:t>
      </w:r>
      <w:r>
        <w:rPr>
          <w:i/>
          <w:iCs/>
        </w:rPr>
        <w:t>kNumber</w:t>
      </w:r>
      <w:r>
        <w:t>).</w:t>
      </w:r>
    </w:p>
    <w:p w14:paraId="392FFE09" w14:textId="77777777" w:rsidR="003E75AF" w:rsidRPr="00E77497" w:rsidRDefault="003E75AF" w:rsidP="003E75AF">
      <w:pPr>
        <w:pStyle w:val="Alg4"/>
        <w:numPr>
          <w:ilvl w:val="1"/>
          <w:numId w:val="1297"/>
        </w:numPr>
        <w:tabs>
          <w:tab w:val="left" w:pos="2520"/>
        </w:tabs>
      </w:pPr>
      <w:r>
        <w:t>Perform SetValueInBuffer(</w:t>
      </w:r>
      <w:r>
        <w:rPr>
          <w:i/>
          <w:iCs/>
        </w:rPr>
        <w:t>data</w:t>
      </w:r>
      <w:r>
        <w:t xml:space="preserve">, </w:t>
      </w:r>
      <w:r>
        <w:rPr>
          <w:i/>
          <w:iCs/>
        </w:rPr>
        <w:t>k ×</w:t>
      </w:r>
      <w:r w:rsidRPr="0020112B">
        <w:rPr>
          <w:i/>
          <w:iCs/>
        </w:rPr>
        <w:t xml:space="preserve"> </w:t>
      </w:r>
      <w:r>
        <w:rPr>
          <w:i/>
          <w:iCs/>
        </w:rPr>
        <w:t>elementSize</w:t>
      </w:r>
      <w:r>
        <w:t>,</w:t>
      </w:r>
      <w:r w:rsidRPr="00AD0AC9">
        <w:rPr>
          <w:i/>
          <w:iCs/>
        </w:rPr>
        <w:t xml:space="preserve"> </w:t>
      </w:r>
      <w:r>
        <w:rPr>
          <w:i/>
          <w:iCs/>
        </w:rPr>
        <w:t>elementType</w:t>
      </w:r>
      <w:r>
        <w:t xml:space="preserve">, </w:t>
      </w:r>
      <w:r>
        <w:rPr>
          <w:i/>
          <w:iCs/>
        </w:rPr>
        <w:t>kNumber</w:t>
      </w:r>
      <w:r>
        <w:t>)</w:t>
      </w:r>
      <w:r w:rsidRPr="00E77497">
        <w:t>.</w:t>
      </w:r>
    </w:p>
    <w:p w14:paraId="01316422" w14:textId="77777777" w:rsidR="003E75AF" w:rsidRPr="00E77497" w:rsidRDefault="003E75AF" w:rsidP="003E75AF">
      <w:pPr>
        <w:pStyle w:val="Alg4"/>
        <w:numPr>
          <w:ilvl w:val="1"/>
          <w:numId w:val="1297"/>
        </w:numPr>
      </w:pPr>
      <w:r w:rsidRPr="00E77497">
        <w:t xml:space="preserve">Increase </w:t>
      </w:r>
      <w:r w:rsidRPr="00E77497">
        <w:rPr>
          <w:i/>
        </w:rPr>
        <w:t>k</w:t>
      </w:r>
      <w:r w:rsidRPr="00E77497">
        <w:t xml:space="preserve"> by 1.</w:t>
      </w:r>
    </w:p>
    <w:p w14:paraId="5EDB1D0E" w14:textId="77777777" w:rsidR="00B136F7" w:rsidRDefault="00B136F7" w:rsidP="00B136F7">
      <w:pPr>
        <w:pStyle w:val="Alg4"/>
        <w:numPr>
          <w:ilvl w:val="0"/>
          <w:numId w:val="1297"/>
        </w:numPr>
        <w:rPr>
          <w:ins w:id="13125" w:author="Rev 19 Allen Wirfs-Brock" w:date="2013-09-27T12:42:00Z"/>
        </w:rPr>
      </w:pPr>
      <w:ins w:id="13126" w:author="Rev 19 Allen Wirfs-Brock" w:date="2013-09-27T12:43:00Z">
        <w:r>
          <w:t xml:space="preserve">Assert: Side-effects of preceding steps may have already initialied </w:t>
        </w:r>
        <w:r>
          <w:rPr>
            <w:i/>
          </w:rPr>
          <w:t>O</w:t>
        </w:r>
      </w:ins>
      <w:ins w:id="13127" w:author="Rev 19 Allen Wirfs-Brock" w:date="2013-09-27T12:44:00Z">
        <w:r>
          <w:t>.</w:t>
        </w:r>
      </w:ins>
    </w:p>
    <w:p w14:paraId="16F67E7A" w14:textId="77777777" w:rsidR="00B136F7" w:rsidRDefault="00B136F7" w:rsidP="00B136F7">
      <w:pPr>
        <w:pStyle w:val="Alg4"/>
        <w:numPr>
          <w:ilvl w:val="0"/>
          <w:numId w:val="1297"/>
        </w:numPr>
        <w:rPr>
          <w:ins w:id="13128" w:author="Rev 19 Allen Wirfs-Brock" w:date="2013-09-27T12:42:00Z"/>
        </w:rPr>
      </w:pPr>
      <w:ins w:id="13129" w:author="Rev 19 Allen Wirfs-Brock" w:date="2013-09-27T12:42:00Z">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ins>
    </w:p>
    <w:p w14:paraId="095ECBD7" w14:textId="77777777" w:rsidR="003E75AF" w:rsidRDefault="003E75AF" w:rsidP="003E75AF">
      <w:pPr>
        <w:pStyle w:val="Alg4"/>
        <w:numPr>
          <w:ilvl w:val="0"/>
          <w:numId w:val="1297"/>
        </w:numPr>
      </w:pPr>
      <w:r>
        <w:t xml:space="preserve">Set </w:t>
      </w:r>
      <w:r w:rsidRPr="00AB259F">
        <w:rPr>
          <w:i/>
          <w:iCs/>
        </w:rPr>
        <w:t>O’s</w:t>
      </w:r>
      <w:r>
        <w:t xml:space="preserve"> [[ViewedArrayBuffer]] to </w:t>
      </w:r>
      <w:r>
        <w:rPr>
          <w:i/>
        </w:rPr>
        <w:t>data</w:t>
      </w:r>
      <w:r>
        <w:rPr>
          <w:iCs/>
        </w:rPr>
        <w:t>.</w:t>
      </w:r>
    </w:p>
    <w:p w14:paraId="14BEAF74" w14:textId="77777777" w:rsidR="003E75AF" w:rsidRDefault="003E75AF" w:rsidP="003E75AF">
      <w:pPr>
        <w:pStyle w:val="Alg4"/>
        <w:numPr>
          <w:ilvl w:val="0"/>
          <w:numId w:val="1297"/>
        </w:numPr>
      </w:pPr>
      <w:r>
        <w:t xml:space="preserve">Set </w:t>
      </w:r>
      <w:r>
        <w:rPr>
          <w:i/>
        </w:rPr>
        <w:t>O</w:t>
      </w:r>
      <w:r>
        <w:t>’s [[ByteLength]] internal</w:t>
      </w:r>
      <w:r w:rsidRPr="00314265">
        <w:t xml:space="preserve"> </w:t>
      </w:r>
      <w:r>
        <w:t xml:space="preserve">data property to </w:t>
      </w:r>
      <w:r>
        <w:rPr>
          <w:i/>
          <w:iCs/>
        </w:rPr>
        <w:t>byteLength</w:t>
      </w:r>
      <w:r>
        <w:t>.</w:t>
      </w:r>
    </w:p>
    <w:p w14:paraId="725DBF64" w14:textId="77777777" w:rsidR="003E75AF" w:rsidRDefault="003E75AF" w:rsidP="003E75AF">
      <w:pPr>
        <w:pStyle w:val="Alg4"/>
        <w:numPr>
          <w:ilvl w:val="0"/>
          <w:numId w:val="1297"/>
        </w:numPr>
      </w:pPr>
      <w:r>
        <w:t xml:space="preserve">Set </w:t>
      </w:r>
      <w:r>
        <w:rPr>
          <w:i/>
        </w:rPr>
        <w:t>O</w:t>
      </w:r>
      <w:r>
        <w:t>’s [[ByteOffset]] internal</w:t>
      </w:r>
      <w:r w:rsidRPr="00314265">
        <w:t xml:space="preserve"> </w:t>
      </w:r>
      <w:r>
        <w:t xml:space="preserve">data property to </w:t>
      </w:r>
      <w:r w:rsidRPr="008F22BF">
        <w:t>0</w:t>
      </w:r>
      <w:r>
        <w:t>.</w:t>
      </w:r>
    </w:p>
    <w:p w14:paraId="11845FC2" w14:textId="77777777" w:rsidR="003E75AF" w:rsidRDefault="003E75AF" w:rsidP="003E75AF">
      <w:pPr>
        <w:pStyle w:val="Alg4"/>
        <w:numPr>
          <w:ilvl w:val="0"/>
          <w:numId w:val="1297"/>
        </w:numPr>
      </w:pPr>
      <w:r>
        <w:t xml:space="preserve">Set </w:t>
      </w:r>
      <w:r>
        <w:rPr>
          <w:i/>
        </w:rPr>
        <w:t>O</w:t>
      </w:r>
      <w:r>
        <w:t>’s [[ArrayLength]] internal</w:t>
      </w:r>
      <w:r w:rsidRPr="00314265">
        <w:t xml:space="preserve"> </w:t>
      </w:r>
      <w:r>
        <w:t xml:space="preserve">data property to </w:t>
      </w:r>
      <w:r>
        <w:rPr>
          <w:i/>
          <w:iCs/>
        </w:rPr>
        <w:t>elementLength</w:t>
      </w:r>
      <w:r>
        <w:t>.</w:t>
      </w:r>
    </w:p>
    <w:p w14:paraId="1E5A55D8" w14:textId="77777777" w:rsidR="003E75AF" w:rsidRPr="00E77497" w:rsidRDefault="003E75AF" w:rsidP="003E75AF">
      <w:pPr>
        <w:pStyle w:val="Alg4"/>
        <w:numPr>
          <w:ilvl w:val="0"/>
          <w:numId w:val="1297"/>
        </w:numPr>
        <w:spacing w:after="120"/>
      </w:pPr>
      <w:r w:rsidRPr="00E77497">
        <w:t xml:space="preserve">Return </w:t>
      </w:r>
      <w:r>
        <w:rPr>
          <w:i/>
        </w:rPr>
        <w:t>O</w:t>
      </w:r>
      <w:r w:rsidRPr="00E77497">
        <w:t>.</w:t>
      </w:r>
    </w:p>
    <w:p w14:paraId="0A9BF412" w14:textId="77777777" w:rsidR="003E75AF" w:rsidRDefault="003E75AF" w:rsidP="003E75AF">
      <w:pPr>
        <w:pStyle w:val="40"/>
      </w:pPr>
      <w:r>
        <w:t>%</w:t>
      </w:r>
      <w:r w:rsidRPr="00573628">
        <w:t>TypedArray</w:t>
      </w:r>
      <w:r>
        <w:t>%</w:t>
      </w:r>
      <w:r w:rsidDel="0087063A">
        <w:rPr>
          <w:i/>
        </w:rPr>
        <w:t xml:space="preserve"> </w:t>
      </w:r>
      <w:r>
        <w:t>( buffer, byteOffset=0, length=undefined )</w:t>
      </w:r>
    </w:p>
    <w:p w14:paraId="1BEF1DA6" w14:textId="77777777"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w:t>
      </w:r>
      <w:ins w:id="13130" w:author="Rev 19 Allen Wirfs-Brock" w:date="2013-09-26T17:42:00Z">
        <w:r w:rsidR="0072639A">
          <w:t>n</w:t>
        </w:r>
      </w:ins>
      <w:r>
        <w:t xml:space="preserve"> [[ArrayBufferData]] internal data property</w:t>
      </w:r>
      <w:r w:rsidRPr="00E77497">
        <w:t>.</w:t>
      </w:r>
    </w:p>
    <w:p w14:paraId="3F512B3E" w14:textId="77777777" w:rsidR="003E75AF" w:rsidRDefault="003E75AF" w:rsidP="003E75AF">
      <w:r>
        <w:t>%</w:t>
      </w:r>
      <w:r w:rsidRPr="00573628">
        <w:t>TypedArray</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14:paraId="27F4BD5F" w14:textId="77777777" w:rsidR="003E75AF" w:rsidRDefault="003E75AF" w:rsidP="003E75AF">
      <w:pPr>
        <w:pStyle w:val="Alg4"/>
        <w:numPr>
          <w:ilvl w:val="0"/>
          <w:numId w:val="1299"/>
        </w:numPr>
      </w:pPr>
      <w:r>
        <w:t>Assert:  Type(</w:t>
      </w:r>
      <w:r>
        <w:rPr>
          <w:i/>
          <w:iCs/>
        </w:rPr>
        <w:t>buffer</w:t>
      </w:r>
      <w:r>
        <w:t xml:space="preserve">) is Object and </w:t>
      </w:r>
      <w:r>
        <w:rPr>
          <w:i/>
          <w:iCs/>
        </w:rPr>
        <w:t>buffer</w:t>
      </w:r>
      <w:r>
        <w:t xml:space="preserve"> has a</w:t>
      </w:r>
      <w:ins w:id="13131" w:author="Rev 19 Allen Wirfs-Brock" w:date="2013-09-26T17:42:00Z">
        <w:r w:rsidR="0072639A">
          <w:t>n</w:t>
        </w:r>
      </w:ins>
      <w:r>
        <w:t xml:space="preserve"> [[ArrayBufferData]] internal data property.</w:t>
      </w:r>
      <w:r>
        <w:rPr>
          <w:rStyle w:val="af6"/>
          <w:rFonts w:ascii="Arial" w:eastAsia="MS Mincho" w:hAnsi="Arial"/>
          <w:spacing w:val="0"/>
          <w:lang w:eastAsia="ja-JP"/>
        </w:rPr>
        <w:commentReference w:id="13132"/>
      </w:r>
    </w:p>
    <w:p w14:paraId="7311A2CD" w14:textId="77777777" w:rsidR="003E75AF" w:rsidRDefault="003E75AF" w:rsidP="003E75AF">
      <w:pPr>
        <w:pStyle w:val="Alg4"/>
        <w:numPr>
          <w:ilvl w:val="0"/>
          <w:numId w:val="1299"/>
        </w:numPr>
      </w:pPr>
      <w:r>
        <w:t xml:space="preserve">Let </w:t>
      </w:r>
      <w:r>
        <w:rPr>
          <w:i/>
        </w:rPr>
        <w:t>O</w:t>
      </w:r>
      <w:r>
        <w:t xml:space="preserve"> be the </w:t>
      </w:r>
      <w:r w:rsidRPr="00F94F77">
        <w:rPr>
          <w:b/>
        </w:rPr>
        <w:t>this</w:t>
      </w:r>
      <w:r>
        <w:t xml:space="preserve"> value.</w:t>
      </w:r>
    </w:p>
    <w:p w14:paraId="069F82A5" w14:textId="77777777" w:rsidR="003E75AF" w:rsidRDefault="003E75AF" w:rsidP="003E75AF">
      <w:pPr>
        <w:pStyle w:val="Alg4"/>
        <w:numPr>
          <w:ilvl w:val="0"/>
          <w:numId w:val="1299"/>
        </w:numPr>
      </w:pPr>
      <w:r>
        <w:t xml:space="preserve">If the value of </w:t>
      </w:r>
      <w:r>
        <w:rPr>
          <w:i/>
        </w:rPr>
        <w:t>buffer</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14:paraId="3063A445" w14:textId="77777777" w:rsidR="003E75AF" w:rsidRPr="00E77497" w:rsidRDefault="003E75AF" w:rsidP="003E75AF">
      <w:pPr>
        <w:pStyle w:val="Alg4"/>
        <w:numPr>
          <w:ilvl w:val="0"/>
          <w:numId w:val="1299"/>
        </w:numPr>
      </w:pPr>
      <w:r>
        <w:t>If Type(</w:t>
      </w:r>
      <w:r>
        <w:rPr>
          <w:i/>
        </w:rPr>
        <w:t>O</w:t>
      </w:r>
      <w:r>
        <w:rPr>
          <w:iCs/>
        </w:rPr>
        <w:t>)</w:t>
      </w:r>
      <w:r>
        <w:t xml:space="preserve"> is not Object or if </w:t>
      </w:r>
      <w:r>
        <w:rPr>
          <w:i/>
          <w:iCs/>
        </w:rPr>
        <w:t>O</w:t>
      </w:r>
      <w:r>
        <w:t xml:space="preserve"> does not have a</w:t>
      </w:r>
      <w:del w:id="13133" w:author="Rev 19 Allen Wirfs-Brock" w:date="2013-09-26T17:46:00Z">
        <w:r w:rsidDel="0072639A">
          <w:delText>n</w:delText>
        </w:r>
      </w:del>
      <w:r>
        <w:t xml:space="preserve"> [[</w:t>
      </w:r>
      <w:ins w:id="13134" w:author="Rev 19 Allen Wirfs-Brock" w:date="2013-09-26T13:01:00Z">
        <w:r w:rsidR="003C1A02">
          <w:t>TypedArrayName</w:t>
        </w:r>
      </w:ins>
      <w:del w:id="13135" w:author="Rev 19 Allen Wirfs-Brock" w:date="2013-09-26T13:01:00Z">
        <w:r w:rsidDel="003C1A02">
          <w:delText>ViewedArrayBuffer</w:delText>
        </w:r>
      </w:del>
      <w:r>
        <w:t xml:space="preserve">]] internal data property, then throw a </w:t>
      </w:r>
      <w:r w:rsidRPr="00F5744B">
        <w:rPr>
          <w:b/>
          <w:bCs/>
        </w:rPr>
        <w:t>TypeError</w:t>
      </w:r>
      <w:r>
        <w:t xml:space="preserve"> exception.</w:t>
      </w:r>
    </w:p>
    <w:p w14:paraId="79A1CAF9" w14:textId="77777777" w:rsidR="003C1A02" w:rsidRDefault="003C1A02" w:rsidP="003C1A02">
      <w:pPr>
        <w:pStyle w:val="Alg4"/>
        <w:numPr>
          <w:ilvl w:val="0"/>
          <w:numId w:val="1299"/>
        </w:numPr>
        <w:rPr>
          <w:ins w:id="13136" w:author="Rev 19 Allen Wirfs-Brock" w:date="2013-09-26T13:02:00Z"/>
        </w:rPr>
      </w:pPr>
      <w:ins w:id="13137" w:author="Rev 19 Allen Wirfs-Brock" w:date="2013-09-26T13:02:00Z">
        <w:r>
          <w:t xml:space="preserve">Assert: </w:t>
        </w:r>
        <w:r w:rsidRPr="00AB259F">
          <w:rPr>
            <w:i/>
            <w:iCs/>
          </w:rPr>
          <w:t>O</w:t>
        </w:r>
        <w:r>
          <w:rPr>
            <w:i/>
            <w:iCs/>
          </w:rPr>
          <w:t xml:space="preserve"> </w:t>
        </w:r>
        <w:r>
          <w:rPr>
            <w:iCs/>
          </w:rPr>
          <w:t>has a</w:t>
        </w:r>
        <w:r>
          <w:t xml:space="preserve"> [[ViewedArrayBuffer]] internal data property.</w:t>
        </w:r>
      </w:ins>
    </w:p>
    <w:p w14:paraId="4EF49F7A" w14:textId="77777777" w:rsidR="003E75AF" w:rsidRDefault="003E75AF" w:rsidP="003E75AF">
      <w:pPr>
        <w:pStyle w:val="Alg4"/>
        <w:numPr>
          <w:ilvl w:val="0"/>
          <w:numId w:val="1299"/>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14:paraId="1996F040" w14:textId="77777777" w:rsidR="003E75AF" w:rsidDel="003C1A02" w:rsidRDefault="003E75AF" w:rsidP="003E75AF">
      <w:pPr>
        <w:pStyle w:val="Alg4"/>
        <w:numPr>
          <w:ilvl w:val="0"/>
          <w:numId w:val="1299"/>
        </w:numPr>
        <w:rPr>
          <w:del w:id="13138" w:author="Rev 19 Allen Wirfs-Brock" w:date="2013-09-26T13:02:00Z"/>
        </w:rPr>
      </w:pPr>
      <w:del w:id="13139" w:author="Rev 19 Allen Wirfs-Brock" w:date="2013-09-26T13:02:00Z">
        <w:r w:rsidDel="003C1A02">
          <w:delText xml:space="preserve">If </w:delText>
        </w:r>
        <w:r w:rsidDel="003C1A02">
          <w:rPr>
            <w:i/>
            <w:iCs/>
          </w:rPr>
          <w:delText>O</w:delText>
        </w:r>
        <w:r w:rsidDel="003C1A02">
          <w:delText xml:space="preserve"> does not have an [[TypedArrayName]] internal data property, then throw a </w:delText>
        </w:r>
        <w:r w:rsidRPr="00AB259F" w:rsidDel="003C1A02">
          <w:rPr>
            <w:b/>
            <w:bCs/>
          </w:rPr>
          <w:delText>TypeError</w:delText>
        </w:r>
        <w:r w:rsidDel="003C1A02">
          <w:delText xml:space="preserve"> exception.</w:delText>
        </w:r>
      </w:del>
    </w:p>
    <w:p w14:paraId="4E8B946D" w14:textId="77777777" w:rsidR="003E75AF" w:rsidRDefault="003E75AF" w:rsidP="003E75AF">
      <w:pPr>
        <w:pStyle w:val="Alg4"/>
        <w:numPr>
          <w:ilvl w:val="0"/>
          <w:numId w:val="1299"/>
        </w:numPr>
      </w:pPr>
      <w:r>
        <w:t xml:space="preserve">Let </w:t>
      </w:r>
      <w:r>
        <w:rPr>
          <w:i/>
          <w:iCs/>
        </w:rPr>
        <w:t>constructorName</w:t>
      </w:r>
      <w:r>
        <w:t xml:space="preserve"> be the string value </w:t>
      </w:r>
      <w:r>
        <w:rPr>
          <w:i/>
        </w:rPr>
        <w:t>O</w:t>
      </w:r>
      <w:r>
        <w:t>’s [[TypedArrayName]] internal</w:t>
      </w:r>
      <w:r w:rsidRPr="00314265">
        <w:t xml:space="preserve"> </w:t>
      </w:r>
      <w:r>
        <w:t>data property.</w:t>
      </w:r>
    </w:p>
    <w:p w14:paraId="5BC9F6E2" w14:textId="77777777" w:rsidR="003E75AF" w:rsidRDefault="003E75AF" w:rsidP="003E75AF">
      <w:pPr>
        <w:pStyle w:val="Alg4"/>
        <w:numPr>
          <w:ilvl w:val="0"/>
          <w:numId w:val="1299"/>
        </w:numPr>
      </w:pPr>
      <w:r>
        <w:t xml:space="preserve">Let </w:t>
      </w:r>
      <w:r>
        <w:rPr>
          <w:i/>
          <w:iCs/>
        </w:rPr>
        <w:t>elementType</w:t>
      </w:r>
      <w:r>
        <w:t xml:space="preserve"> be the string value of the Element Type value </w:t>
      </w:r>
      <w:r w:rsidR="004B439B">
        <w:t xml:space="preserve">in </w:t>
      </w:r>
      <w:r w:rsidR="004B439B">
        <w:fldChar w:fldCharType="begin"/>
      </w:r>
      <w:r w:rsidR="004B439B">
        <w:instrText xml:space="preserve"> REF _Ref366065074 \h </w:instrText>
      </w:r>
      <w:r w:rsidR="004B439B">
        <w:fldChar w:fldCharType="separate"/>
      </w:r>
      <w:r w:rsidR="00D433E8">
        <w:t xml:space="preserve">Table </w:t>
      </w:r>
      <w:r w:rsidR="00D433E8">
        <w:rPr>
          <w:noProof/>
        </w:rPr>
        <w:t>36</w:t>
      </w:r>
      <w:r w:rsidR="004B439B">
        <w:fldChar w:fldCharType="end"/>
      </w:r>
      <w:r w:rsidR="004B439B">
        <w:t xml:space="preserve"> </w:t>
      </w:r>
      <w:r>
        <w:t xml:space="preserve">for </w:t>
      </w:r>
      <w:r>
        <w:rPr>
          <w:i/>
          <w:iCs/>
        </w:rPr>
        <w:t>constructorName</w:t>
      </w:r>
      <w:r>
        <w:t>.</w:t>
      </w:r>
    </w:p>
    <w:p w14:paraId="6E111B68" w14:textId="77777777" w:rsidR="003E75AF" w:rsidRDefault="003E75AF" w:rsidP="003E75AF">
      <w:pPr>
        <w:pStyle w:val="Alg4"/>
        <w:numPr>
          <w:ilvl w:val="0"/>
          <w:numId w:val="1299"/>
        </w:numPr>
      </w:pPr>
      <w:r>
        <w:t xml:space="preserve">Let </w:t>
      </w:r>
      <w:r w:rsidRPr="00BA47D7">
        <w:rPr>
          <w:i/>
          <w:iCs/>
        </w:rPr>
        <w:t>element</w:t>
      </w:r>
      <w:r>
        <w:rPr>
          <w:i/>
          <w:iCs/>
        </w:rPr>
        <w:t>Size</w:t>
      </w:r>
      <w:r>
        <w:t xml:space="preserve"> be the Number value of the Element Size value </w:t>
      </w:r>
      <w:r w:rsidR="004B439B">
        <w:t xml:space="preserve">in </w:t>
      </w:r>
      <w:r w:rsidR="004B439B">
        <w:fldChar w:fldCharType="begin"/>
      </w:r>
      <w:r w:rsidR="004B439B">
        <w:instrText xml:space="preserve"> REF _Ref366065074 \h </w:instrText>
      </w:r>
      <w:r w:rsidR="004B439B">
        <w:fldChar w:fldCharType="separate"/>
      </w:r>
      <w:r w:rsidR="00D433E8">
        <w:t xml:space="preserve">Table </w:t>
      </w:r>
      <w:r w:rsidR="00D433E8">
        <w:rPr>
          <w:noProof/>
        </w:rPr>
        <w:t>36</w:t>
      </w:r>
      <w:r w:rsidR="004B439B">
        <w:fldChar w:fldCharType="end"/>
      </w:r>
      <w:r w:rsidR="004B439B">
        <w:t xml:space="preserve"> </w:t>
      </w:r>
      <w:r>
        <w:t xml:space="preserve">for </w:t>
      </w:r>
      <w:r>
        <w:rPr>
          <w:i/>
          <w:iCs/>
        </w:rPr>
        <w:t>constructorName</w:t>
      </w:r>
      <w:r>
        <w:t>.</w:t>
      </w:r>
    </w:p>
    <w:p w14:paraId="215566C9" w14:textId="77777777" w:rsidR="003E75AF" w:rsidRDefault="003E75AF" w:rsidP="003E75AF">
      <w:pPr>
        <w:pStyle w:val="Alg4"/>
        <w:numPr>
          <w:ilvl w:val="0"/>
          <w:numId w:val="1299"/>
        </w:numPr>
      </w:pPr>
      <w:r>
        <w:t xml:space="preserve">Let </w:t>
      </w:r>
      <w:r>
        <w:rPr>
          <w:i/>
          <w:iCs/>
        </w:rPr>
        <w:t>offset</w:t>
      </w:r>
      <w:r>
        <w:t xml:space="preserve"> be ToInteger(</w:t>
      </w:r>
      <w:r>
        <w:rPr>
          <w:i/>
          <w:iCs/>
        </w:rPr>
        <w:t>byteOffset</w:t>
      </w:r>
      <w:r>
        <w:t>).</w:t>
      </w:r>
    </w:p>
    <w:p w14:paraId="6454E630" w14:textId="77777777" w:rsidR="003E75AF" w:rsidRDefault="003E75AF" w:rsidP="003E75AF">
      <w:pPr>
        <w:pStyle w:val="Alg4"/>
        <w:numPr>
          <w:ilvl w:val="0"/>
          <w:numId w:val="1299"/>
        </w:numPr>
      </w:pPr>
      <w:commentRangeStart w:id="13140"/>
      <w:r>
        <w:t>ReturnIfAbrupt(</w:t>
      </w:r>
      <w:r>
        <w:rPr>
          <w:i/>
          <w:iCs/>
        </w:rPr>
        <w:t>offset</w:t>
      </w:r>
      <w:r>
        <w:t>).</w:t>
      </w:r>
      <w:commentRangeEnd w:id="13140"/>
      <w:r>
        <w:rPr>
          <w:rStyle w:val="af6"/>
          <w:rFonts w:ascii="Arial" w:eastAsia="MS Mincho" w:hAnsi="Arial"/>
          <w:spacing w:val="0"/>
          <w:lang w:eastAsia="ja-JP"/>
        </w:rPr>
        <w:commentReference w:id="13140"/>
      </w:r>
    </w:p>
    <w:p w14:paraId="280FAFFB" w14:textId="77777777" w:rsidR="003E75AF" w:rsidRDefault="003E75AF" w:rsidP="003E75AF">
      <w:pPr>
        <w:pStyle w:val="Alg4"/>
        <w:numPr>
          <w:ilvl w:val="0"/>
          <w:numId w:val="1299"/>
        </w:numPr>
      </w:pPr>
      <w:r>
        <w:t xml:space="preserve">If </w:t>
      </w:r>
      <w:r>
        <w:rPr>
          <w:i/>
          <w:iCs/>
        </w:rPr>
        <w:t>offset</w:t>
      </w:r>
      <w:r>
        <w:t xml:space="preserve"> &lt; 0, then throw a </w:t>
      </w:r>
      <w:r w:rsidRPr="004B4AF5">
        <w:rPr>
          <w:b/>
          <w:bCs/>
        </w:rPr>
        <w:t>RangeError</w:t>
      </w:r>
      <w:r>
        <w:t xml:space="preserve"> exception.</w:t>
      </w:r>
    </w:p>
    <w:p w14:paraId="7CDF0347" w14:textId="77777777" w:rsidR="003E75AF" w:rsidRDefault="003E75AF" w:rsidP="003E75AF">
      <w:pPr>
        <w:pStyle w:val="Alg4"/>
        <w:numPr>
          <w:ilvl w:val="0"/>
          <w:numId w:val="1299"/>
        </w:numPr>
      </w:pPr>
      <w:r>
        <w:t xml:space="preserve">If </w:t>
      </w:r>
      <w:r>
        <w:rPr>
          <w:i/>
          <w:iCs/>
        </w:rPr>
        <w:t>offset</w:t>
      </w:r>
      <w:r>
        <w:t xml:space="preserve"> modulo </w:t>
      </w:r>
      <w:r>
        <w:rPr>
          <w:i/>
          <w:iCs/>
        </w:rPr>
        <w:t>elementSize</w:t>
      </w:r>
      <w:r>
        <w:t xml:space="preserve"> ≠ 0, then throw a </w:t>
      </w:r>
      <w:r>
        <w:rPr>
          <w:b/>
          <w:bCs/>
        </w:rPr>
        <w:t>RangeError</w:t>
      </w:r>
      <w:r>
        <w:t xml:space="preserve"> exception.</w:t>
      </w:r>
    </w:p>
    <w:p w14:paraId="128DA57E" w14:textId="77777777" w:rsidR="003E75AF" w:rsidRDefault="003E75AF" w:rsidP="003E75AF">
      <w:pPr>
        <w:pStyle w:val="Alg4"/>
        <w:numPr>
          <w:ilvl w:val="0"/>
          <w:numId w:val="1299"/>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14:paraId="5F129F6C" w14:textId="77777777" w:rsidR="003E75AF" w:rsidRDefault="003E75AF" w:rsidP="003E75AF">
      <w:pPr>
        <w:pStyle w:val="Alg4"/>
        <w:numPr>
          <w:ilvl w:val="0"/>
          <w:numId w:val="1299"/>
        </w:numPr>
      </w:pPr>
      <w:r>
        <w:t xml:space="preserve">If </w:t>
      </w:r>
      <w:r>
        <w:rPr>
          <w:i/>
          <w:iCs/>
        </w:rPr>
        <w:t xml:space="preserve">offset </w:t>
      </w:r>
      <w:r>
        <w:t>+</w:t>
      </w:r>
      <w:r w:rsidRPr="00B27B9B">
        <w:rPr>
          <w:i/>
          <w:iCs/>
        </w:rPr>
        <w:t xml:space="preserve"> </w:t>
      </w:r>
      <w:r>
        <w:rPr>
          <w:i/>
          <w:iCs/>
        </w:rPr>
        <w:t>elementSize</w:t>
      </w:r>
      <w:r w:rsidRPr="00B27B9B">
        <w:t xml:space="preserve">  </w:t>
      </w:r>
      <w:r>
        <w:t xml:space="preserve">≥ </w:t>
      </w:r>
      <w:r w:rsidRPr="001C2F19">
        <w:rPr>
          <w:i/>
          <w:iCs/>
        </w:rPr>
        <w:t>bufferByteLength</w:t>
      </w:r>
      <w:r>
        <w:t xml:space="preserve">, then throw a </w:t>
      </w:r>
      <w:r w:rsidRPr="004B4AF5">
        <w:rPr>
          <w:b/>
          <w:bCs/>
        </w:rPr>
        <w:t>RangeError</w:t>
      </w:r>
      <w:r>
        <w:t xml:space="preserve"> exception.</w:t>
      </w:r>
    </w:p>
    <w:p w14:paraId="687AEB77" w14:textId="77777777" w:rsidR="003E75AF" w:rsidRDefault="003E75AF" w:rsidP="003E75AF">
      <w:pPr>
        <w:pStyle w:val="Alg4"/>
        <w:numPr>
          <w:ilvl w:val="0"/>
          <w:numId w:val="1299"/>
        </w:numPr>
      </w:pPr>
      <w:r>
        <w:t xml:space="preserve">If </w:t>
      </w:r>
      <w:r>
        <w:rPr>
          <w:i/>
          <w:iCs/>
        </w:rPr>
        <w:t>length</w:t>
      </w:r>
      <w:r>
        <w:t xml:space="preserve"> is </w:t>
      </w:r>
      <w:r>
        <w:rPr>
          <w:b/>
          <w:bCs/>
        </w:rPr>
        <w:t>undefined</w:t>
      </w:r>
      <w:r>
        <w:t>, then</w:t>
      </w:r>
    </w:p>
    <w:p w14:paraId="4EA83063" w14:textId="77777777" w:rsidR="003E75AF" w:rsidRDefault="003E75AF" w:rsidP="003E75AF">
      <w:pPr>
        <w:pStyle w:val="Alg4"/>
        <w:numPr>
          <w:ilvl w:val="1"/>
          <w:numId w:val="1299"/>
        </w:numPr>
      </w:pPr>
      <w:r>
        <w:t xml:space="preserve">If </w:t>
      </w:r>
      <w:r w:rsidRPr="001C2F19">
        <w:rPr>
          <w:i/>
          <w:iCs/>
        </w:rPr>
        <w:t>bufferByteLength</w:t>
      </w:r>
      <w:r>
        <w:t xml:space="preserve"> modulo </w:t>
      </w:r>
      <w:r>
        <w:rPr>
          <w:i/>
          <w:iCs/>
        </w:rPr>
        <w:t>elementSize</w:t>
      </w:r>
      <w:r>
        <w:t xml:space="preserve"> ≠ 0, then throw a </w:t>
      </w:r>
      <w:r>
        <w:rPr>
          <w:b/>
          <w:bCs/>
        </w:rPr>
        <w:t>RangeError</w:t>
      </w:r>
      <w:r>
        <w:t xml:space="preserve"> exception.</w:t>
      </w:r>
    </w:p>
    <w:p w14:paraId="25551EFB" w14:textId="77777777" w:rsidR="003E75AF" w:rsidRDefault="003E75AF" w:rsidP="003E75AF">
      <w:pPr>
        <w:pStyle w:val="Alg4"/>
        <w:numPr>
          <w:ilvl w:val="1"/>
          <w:numId w:val="1299"/>
        </w:numPr>
      </w:pPr>
      <w:r>
        <w:t xml:space="preserve">Let </w:t>
      </w:r>
      <w:r>
        <w:rPr>
          <w:i/>
          <w:iCs/>
        </w:rPr>
        <w:t>newByteLength</w:t>
      </w:r>
      <w:r>
        <w:t xml:space="preserve"> be </w:t>
      </w:r>
      <w:r w:rsidRPr="001C2F19">
        <w:rPr>
          <w:i/>
          <w:iCs/>
        </w:rPr>
        <w:t>bufferByteLength</w:t>
      </w:r>
      <w:r>
        <w:t xml:space="preserve"> – </w:t>
      </w:r>
      <w:r>
        <w:rPr>
          <w:i/>
          <w:iCs/>
        </w:rPr>
        <w:t>offset</w:t>
      </w:r>
      <w:r>
        <w:t>.</w:t>
      </w:r>
    </w:p>
    <w:p w14:paraId="4D9254EE" w14:textId="77777777" w:rsidR="00F92DB3" w:rsidRDefault="00F92DB3">
      <w:pPr>
        <w:pStyle w:val="Alg4"/>
        <w:numPr>
          <w:ilvl w:val="1"/>
          <w:numId w:val="1299"/>
        </w:numPr>
        <w:rPr>
          <w:ins w:id="13141" w:author="Rev 19 Allen Wirfs-Brock" w:date="2013-09-27T12:18:00Z"/>
        </w:rPr>
        <w:pPrChange w:id="13142" w:author="Rev 19 Allen Wirfs-Brock" w:date="2013-09-27T12:18:00Z">
          <w:pPr>
            <w:pStyle w:val="Alg4"/>
            <w:numPr>
              <w:numId w:val="1299"/>
            </w:numPr>
            <w:tabs>
              <w:tab w:val="num" w:pos="360"/>
            </w:tabs>
            <w:ind w:left="360" w:hanging="360"/>
          </w:pPr>
        </w:pPrChange>
      </w:pPr>
      <w:ins w:id="13143" w:author="Rev 19 Allen Wirfs-Brock" w:date="2013-09-27T12:18:00Z">
        <w:r>
          <w:t xml:space="preserve">If </w:t>
        </w:r>
        <w:r>
          <w:rPr>
            <w:i/>
            <w:iCs/>
          </w:rPr>
          <w:t>newByteLength</w:t>
        </w:r>
        <w:r>
          <w:t xml:space="preserve"> &lt; 0, then throw a </w:t>
        </w:r>
        <w:r w:rsidRPr="004B4AF5">
          <w:rPr>
            <w:b/>
            <w:bCs/>
          </w:rPr>
          <w:t>RangeError</w:t>
        </w:r>
        <w:r>
          <w:t xml:space="preserve"> exception.</w:t>
        </w:r>
      </w:ins>
    </w:p>
    <w:p w14:paraId="01D10ED3" w14:textId="77777777" w:rsidR="003E75AF" w:rsidRDefault="003E75AF" w:rsidP="003E75AF">
      <w:pPr>
        <w:pStyle w:val="Alg4"/>
        <w:numPr>
          <w:ilvl w:val="0"/>
          <w:numId w:val="1299"/>
        </w:numPr>
      </w:pPr>
      <w:r>
        <w:t>Else,</w:t>
      </w:r>
    </w:p>
    <w:p w14:paraId="4C325865" w14:textId="77777777" w:rsidR="003E75AF" w:rsidRPr="001F6037" w:rsidRDefault="003E75AF" w:rsidP="003E75AF">
      <w:pPr>
        <w:pStyle w:val="Alg4"/>
        <w:numPr>
          <w:ilvl w:val="1"/>
          <w:numId w:val="1299"/>
        </w:numPr>
        <w:rPr>
          <w:i/>
          <w:iCs/>
        </w:rPr>
      </w:pPr>
      <w:r>
        <w:t xml:space="preserve">Let </w:t>
      </w:r>
      <w:r>
        <w:rPr>
          <w:i/>
          <w:iCs/>
        </w:rPr>
        <w:t>newLength</w:t>
      </w:r>
      <w:r>
        <w:t xml:space="preserve"> be ToLength(</w:t>
      </w:r>
      <w:r>
        <w:rPr>
          <w:i/>
          <w:iCs/>
        </w:rPr>
        <w:t>length).</w:t>
      </w:r>
    </w:p>
    <w:p w14:paraId="4275E6D2" w14:textId="77777777" w:rsidR="003E75AF" w:rsidRDefault="003E75AF" w:rsidP="003E75AF">
      <w:pPr>
        <w:pStyle w:val="Alg4"/>
        <w:numPr>
          <w:ilvl w:val="1"/>
          <w:numId w:val="1299"/>
        </w:numPr>
      </w:pPr>
      <w:r>
        <w:t>ReturnIfAbrupt(</w:t>
      </w:r>
      <w:r>
        <w:rPr>
          <w:i/>
          <w:iCs/>
        </w:rPr>
        <w:t>newLength</w:t>
      </w:r>
      <w:r>
        <w:t>).</w:t>
      </w:r>
    </w:p>
    <w:p w14:paraId="4024E5BF" w14:textId="77777777" w:rsidR="003E75AF" w:rsidRDefault="003E75AF" w:rsidP="003E75AF">
      <w:pPr>
        <w:pStyle w:val="Alg4"/>
        <w:numPr>
          <w:ilvl w:val="1"/>
          <w:numId w:val="1299"/>
        </w:numPr>
      </w:pPr>
      <w:r>
        <w:t xml:space="preserve">If </w:t>
      </w:r>
      <w:r>
        <w:rPr>
          <w:i/>
          <w:iCs/>
        </w:rPr>
        <w:t>newLength</w:t>
      </w:r>
      <w:r>
        <w:t xml:space="preserve"> &lt; 0, then throw a </w:t>
      </w:r>
      <w:r w:rsidRPr="004B4AF5">
        <w:rPr>
          <w:b/>
          <w:bCs/>
        </w:rPr>
        <w:t>RangeError</w:t>
      </w:r>
      <w:r>
        <w:t xml:space="preserve"> exception.</w:t>
      </w:r>
    </w:p>
    <w:p w14:paraId="628EB9F5" w14:textId="77777777" w:rsidR="003E75AF" w:rsidRDefault="003E75AF" w:rsidP="003E75AF">
      <w:pPr>
        <w:pStyle w:val="Alg4"/>
        <w:numPr>
          <w:ilvl w:val="1"/>
          <w:numId w:val="1299"/>
        </w:numPr>
      </w:pPr>
      <w:r>
        <w:t xml:space="preserve">Let </w:t>
      </w:r>
      <w:r>
        <w:rPr>
          <w:i/>
          <w:iCs/>
        </w:rPr>
        <w:t>newByteLength</w:t>
      </w:r>
      <w:r>
        <w:t xml:space="preserve"> be </w:t>
      </w:r>
      <w:r>
        <w:rPr>
          <w:i/>
          <w:iCs/>
        </w:rPr>
        <w:t>newLength</w:t>
      </w:r>
      <w:r>
        <w:t xml:space="preserve"> × </w:t>
      </w:r>
      <w:r>
        <w:rPr>
          <w:i/>
          <w:iCs/>
        </w:rPr>
        <w:t>elementSize</w:t>
      </w:r>
      <w:r>
        <w:t>.</w:t>
      </w:r>
    </w:p>
    <w:p w14:paraId="1880E996" w14:textId="77777777" w:rsidR="003E75AF" w:rsidRDefault="003E75AF" w:rsidP="003E75AF">
      <w:pPr>
        <w:pStyle w:val="Alg4"/>
        <w:numPr>
          <w:ilvl w:val="1"/>
          <w:numId w:val="1299"/>
        </w:numPr>
      </w:pPr>
      <w:r>
        <w:t xml:space="preserve">If </w:t>
      </w:r>
      <w:r w:rsidRPr="00B67286">
        <w:rPr>
          <w:i/>
          <w:iCs/>
        </w:rPr>
        <w:t>offset</w:t>
      </w:r>
      <w:r>
        <w:t>+</w:t>
      </w:r>
      <w:r w:rsidRPr="00B67286">
        <w:rPr>
          <w:i/>
          <w:iCs/>
        </w:rPr>
        <w:t>newByteLength</w:t>
      </w:r>
      <w:r>
        <w:t xml:space="preserve"> &gt; </w:t>
      </w:r>
      <w:r w:rsidRPr="001C2F19">
        <w:rPr>
          <w:i/>
          <w:iCs/>
        </w:rPr>
        <w:t>bufferByteLength</w:t>
      </w:r>
      <w:r>
        <w:t xml:space="preserve">, then throw a </w:t>
      </w:r>
      <w:r>
        <w:rPr>
          <w:b/>
          <w:bCs/>
        </w:rPr>
        <w:t>RangeError</w:t>
      </w:r>
      <w:r>
        <w:t xml:space="preserve"> exception.</w:t>
      </w:r>
    </w:p>
    <w:p w14:paraId="248DE374" w14:textId="77777777" w:rsidR="003E75AF" w:rsidRDefault="003E75AF" w:rsidP="003E75AF">
      <w:pPr>
        <w:pStyle w:val="Alg4"/>
        <w:numPr>
          <w:ilvl w:val="0"/>
          <w:numId w:val="1299"/>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14:paraId="725BA950" w14:textId="77777777" w:rsidR="003E75AF" w:rsidRDefault="003E75AF" w:rsidP="003E75AF">
      <w:pPr>
        <w:pStyle w:val="Alg4"/>
        <w:numPr>
          <w:ilvl w:val="0"/>
          <w:numId w:val="1299"/>
        </w:numPr>
      </w:pPr>
      <w:r>
        <w:t xml:space="preserve">Set </w:t>
      </w:r>
      <w:r w:rsidRPr="00AB259F">
        <w:rPr>
          <w:i/>
          <w:iCs/>
        </w:rPr>
        <w:t>O’s</w:t>
      </w:r>
      <w:r>
        <w:t xml:space="preserve"> [[ViewedArrayBuffer]] to </w:t>
      </w:r>
      <w:r>
        <w:rPr>
          <w:i/>
        </w:rPr>
        <w:t>buffer</w:t>
      </w:r>
      <w:r>
        <w:rPr>
          <w:iCs/>
        </w:rPr>
        <w:t>.</w:t>
      </w:r>
    </w:p>
    <w:p w14:paraId="417B498A" w14:textId="77777777" w:rsidR="003E75AF" w:rsidRDefault="003E75AF" w:rsidP="003E75AF">
      <w:pPr>
        <w:pStyle w:val="Alg4"/>
        <w:numPr>
          <w:ilvl w:val="0"/>
          <w:numId w:val="1299"/>
        </w:numPr>
      </w:pPr>
      <w:r>
        <w:t xml:space="preserve">Set </w:t>
      </w:r>
      <w:r>
        <w:rPr>
          <w:i/>
        </w:rPr>
        <w:t>O</w:t>
      </w:r>
      <w:r>
        <w:t>’s [[ByteLength]] internal</w:t>
      </w:r>
      <w:r w:rsidRPr="00314265">
        <w:t xml:space="preserve"> </w:t>
      </w:r>
      <w:r>
        <w:t xml:space="preserve">data property to </w:t>
      </w:r>
      <w:r>
        <w:rPr>
          <w:i/>
          <w:iCs/>
        </w:rPr>
        <w:t>newByteLength</w:t>
      </w:r>
      <w:r>
        <w:t>.</w:t>
      </w:r>
    </w:p>
    <w:p w14:paraId="31C10721" w14:textId="77777777" w:rsidR="003E75AF" w:rsidRDefault="003E75AF" w:rsidP="003E75AF">
      <w:pPr>
        <w:pStyle w:val="Alg4"/>
        <w:numPr>
          <w:ilvl w:val="0"/>
          <w:numId w:val="1299"/>
        </w:numPr>
      </w:pPr>
      <w:r>
        <w:t xml:space="preserve">Set </w:t>
      </w:r>
      <w:r>
        <w:rPr>
          <w:i/>
        </w:rPr>
        <w:t>O</w:t>
      </w:r>
      <w:r>
        <w:t>’s [[ByteOffset]] internal</w:t>
      </w:r>
      <w:r w:rsidRPr="00314265">
        <w:t xml:space="preserve"> </w:t>
      </w:r>
      <w:r>
        <w:t xml:space="preserve">data property to </w:t>
      </w:r>
      <w:r>
        <w:rPr>
          <w:i/>
          <w:iCs/>
        </w:rPr>
        <w:t>offset</w:t>
      </w:r>
      <w:r>
        <w:t>.</w:t>
      </w:r>
    </w:p>
    <w:p w14:paraId="553B4837" w14:textId="77777777" w:rsidR="003E75AF" w:rsidRDefault="003E75AF" w:rsidP="003E75AF">
      <w:pPr>
        <w:pStyle w:val="Alg4"/>
        <w:numPr>
          <w:ilvl w:val="0"/>
          <w:numId w:val="1299"/>
        </w:numPr>
      </w:pPr>
      <w:r>
        <w:t xml:space="preserve">Set </w:t>
      </w:r>
      <w:r>
        <w:rPr>
          <w:i/>
        </w:rPr>
        <w:t>O</w:t>
      </w:r>
      <w:r>
        <w:t>’s [[ArrayLength]] internal</w:t>
      </w:r>
      <w:r w:rsidRPr="00314265">
        <w:t xml:space="preserve"> </w:t>
      </w:r>
      <w:r>
        <w:t xml:space="preserve">data property to </w:t>
      </w:r>
      <w:r>
        <w:rPr>
          <w:i/>
          <w:iCs/>
        </w:rPr>
        <w:t>newByteLength /</w:t>
      </w:r>
      <w:r w:rsidRPr="00674971">
        <w:rPr>
          <w:i/>
          <w:iCs/>
        </w:rPr>
        <w:t xml:space="preserve"> </w:t>
      </w:r>
      <w:r>
        <w:rPr>
          <w:i/>
          <w:iCs/>
        </w:rPr>
        <w:t xml:space="preserve">elementSize </w:t>
      </w:r>
      <w:r>
        <w:t>.</w:t>
      </w:r>
    </w:p>
    <w:p w14:paraId="5E4E4DE8" w14:textId="77777777" w:rsidR="003E75AF" w:rsidRPr="00E77497" w:rsidRDefault="003E75AF" w:rsidP="003E75AF">
      <w:pPr>
        <w:pStyle w:val="Alg4"/>
        <w:numPr>
          <w:ilvl w:val="0"/>
          <w:numId w:val="1299"/>
        </w:numPr>
        <w:spacing w:after="120"/>
      </w:pPr>
      <w:r w:rsidRPr="00E77497">
        <w:t xml:space="preserve">Return </w:t>
      </w:r>
      <w:r>
        <w:rPr>
          <w:i/>
        </w:rPr>
        <w:t>O</w:t>
      </w:r>
      <w:r w:rsidRPr="00E77497">
        <w:t>.</w:t>
      </w:r>
    </w:p>
    <w:p w14:paraId="7D0F94A5" w14:textId="77777777" w:rsidR="003E75AF" w:rsidRDefault="003E75AF" w:rsidP="003E75AF">
      <w:pPr>
        <w:pStyle w:val="40"/>
      </w:pPr>
      <w:r>
        <w:t>%</w:t>
      </w:r>
      <w:r w:rsidRPr="00573628">
        <w:t>TypedArray</w:t>
      </w:r>
      <w:r>
        <w:t>% ( all other argument combinations )</w:t>
      </w:r>
    </w:p>
    <w:p w14:paraId="59C67633" w14:textId="77777777" w:rsidR="003E75AF" w:rsidRPr="00F902DF" w:rsidRDefault="003E75AF" w:rsidP="003E75AF">
      <w:r>
        <w:t xml:space="preserve">If </w:t>
      </w:r>
      <w:r w:rsidRPr="00E77497">
        <w:t xml:space="preserve">the </w:t>
      </w:r>
      <w:r>
        <w:t>%</w:t>
      </w:r>
      <w:r w:rsidRPr="00104D33">
        <w:t>TypedArray</w:t>
      </w:r>
      <w:r>
        <w:t>%</w:t>
      </w:r>
      <w:r w:rsidRPr="00E77497">
        <w:t xml:space="preserve"> </w:t>
      </w:r>
      <w:r>
        <w:t>function</w:t>
      </w:r>
      <w:r w:rsidRPr="00E77497">
        <w:t xml:space="preserve"> is </w:t>
      </w:r>
      <w:r>
        <w:t xml:space="preserve">called with arguments that do not match any of the preceeding argument descriptions a </w:t>
      </w:r>
      <w:r w:rsidRPr="00BE3BA1">
        <w:rPr>
          <w:rFonts w:ascii="Times New Roman" w:hAnsi="Times New Roman"/>
          <w:b/>
          <w:bCs/>
        </w:rPr>
        <w:t>TypeError</w:t>
      </w:r>
      <w:r>
        <w:t xml:space="preserve"> exception is thrown</w:t>
      </w:r>
      <w:r w:rsidRPr="00E77497">
        <w:t>.</w:t>
      </w:r>
    </w:p>
    <w:p w14:paraId="2DB170E6" w14:textId="77777777" w:rsidR="003E75AF" w:rsidRDefault="003E75AF" w:rsidP="003E75AF">
      <w:pPr>
        <w:pStyle w:val="30"/>
      </w:pPr>
      <w:bookmarkStart w:id="13144" w:name="_Toc368050766"/>
      <w:r>
        <w:t>Properties of the %</w:t>
      </w:r>
      <w:r w:rsidRPr="00573628">
        <w:t>TypedArray</w:t>
      </w:r>
      <w:r>
        <w:t>%</w:t>
      </w:r>
      <w:r>
        <w:rPr>
          <w:iCs/>
        </w:rPr>
        <w:t xml:space="preserve"> Intrinsic Object</w:t>
      </w:r>
      <w:bookmarkEnd w:id="13144"/>
    </w:p>
    <w:p w14:paraId="0B44F063" w14:textId="77777777" w:rsidR="003E75AF" w:rsidRDefault="003E75AF" w:rsidP="003E75AF">
      <w:r>
        <w:t>The %TypedArray% intrinsic object is a built-in function object. The value of the [[Prototype]] internal data property of %</w:t>
      </w:r>
      <w:r w:rsidRPr="005631D4">
        <w:t>TypedArray</w:t>
      </w:r>
      <w:r>
        <w:t>% is the Function prototype object (</w:t>
      </w:r>
      <w:r>
        <w:fldChar w:fldCharType="begin"/>
      </w:r>
      <w:r>
        <w:instrText xml:space="preserve"> REF _Ref359681817 \r \h </w:instrText>
      </w:r>
      <w:r>
        <w:fldChar w:fldCharType="separate"/>
      </w:r>
      <w:r w:rsidR="00D433E8">
        <w:t>19.2.3</w:t>
      </w:r>
      <w:r>
        <w:fldChar w:fldCharType="end"/>
      </w:r>
      <w:r>
        <w:t>).</w:t>
      </w:r>
    </w:p>
    <w:p w14:paraId="6EC6CEB8" w14:textId="77777777" w:rsidR="003E75AF" w:rsidRDefault="003E75AF" w:rsidP="003E75AF">
      <w:r>
        <w:t xml:space="preserve">The %TypedArray% intrinsic object does not have a </w:t>
      </w:r>
      <w:r w:rsidRPr="00BC724F">
        <w:t>[[TypedArrayConstructor]] internal data property</w:t>
      </w:r>
      <w:r>
        <w:t xml:space="preserve">. </w:t>
      </w:r>
    </w:p>
    <w:p w14:paraId="5BF550FE" w14:textId="77777777" w:rsidR="003E75AF" w:rsidRDefault="003E75AF" w:rsidP="003E75AF">
      <w:r>
        <w:t xml:space="preserve">Besides a </w:t>
      </w:r>
      <w:r w:rsidRPr="001F1A6C">
        <w:rPr>
          <w:rFonts w:ascii="Courier New" w:hAnsi="Courier New" w:cs="Courier New"/>
          <w:b/>
          <w:bCs/>
        </w:rPr>
        <w:t>length</w:t>
      </w:r>
      <w:r>
        <w:t xml:space="preserve"> property (whose value is 3), %</w:t>
      </w:r>
      <w:r w:rsidRPr="00573628">
        <w:t>TypedArray</w:t>
      </w:r>
      <w:r>
        <w:t>% has the following properties:</w:t>
      </w:r>
    </w:p>
    <w:p w14:paraId="6D310CB1" w14:textId="77777777" w:rsidR="00550D8C" w:rsidRPr="00E77497" w:rsidRDefault="00550D8C" w:rsidP="00550D8C">
      <w:pPr>
        <w:pStyle w:val="40"/>
      </w:pPr>
      <w:r>
        <w:t>%</w:t>
      </w:r>
      <w:r w:rsidRPr="00573628">
        <w:t>TypedArray</w:t>
      </w:r>
      <w:r>
        <w:t>%</w:t>
      </w:r>
      <w:r w:rsidRPr="00E77497">
        <w:t>.</w:t>
      </w:r>
      <w:r>
        <w:t>from</w:t>
      </w:r>
      <w:r w:rsidRPr="00E77497">
        <w:t xml:space="preserve"> ( </w:t>
      </w:r>
      <w:r>
        <w:t>source , mapfn=undefined, thisArg=undefined</w:t>
      </w:r>
      <w:r w:rsidRPr="00E77497">
        <w:t xml:space="preserve"> )</w:t>
      </w:r>
    </w:p>
    <w:p w14:paraId="0DC0DC23" w14:textId="77777777" w:rsidR="00550D8C" w:rsidRPr="00E77497" w:rsidRDefault="00550D8C" w:rsidP="00550D8C">
      <w:r w:rsidRPr="00E77497">
        <w:t xml:space="preserve">When the </w:t>
      </w:r>
      <w:r>
        <w:rPr>
          <w:rFonts w:ascii="Courier New" w:hAnsi="Courier New" w:cs="Courier New"/>
          <w:b/>
        </w:rPr>
        <w:t>from</w:t>
      </w:r>
      <w:r w:rsidRPr="00E77497">
        <w:t xml:space="preserve"> method is called with </w:t>
      </w:r>
      <w:r>
        <w:t xml:space="preserve"> argument </w:t>
      </w:r>
      <w:r>
        <w:rPr>
          <w:rFonts w:ascii="Times New Roman" w:eastAsia="Times New Roman" w:hAnsi="Times New Roman"/>
          <w:i/>
          <w:spacing w:val="6"/>
          <w:lang w:eastAsia="en-US"/>
        </w:rPr>
        <w:t>source</w:t>
      </w:r>
      <w:r w:rsidRPr="00E77497">
        <w:t>,</w:t>
      </w:r>
      <w:r>
        <w:t xml:space="preserve"> and optional arguments </w:t>
      </w:r>
      <w:r>
        <w:rPr>
          <w:i/>
          <w:iCs/>
        </w:rPr>
        <w:t>mapfn</w:t>
      </w:r>
      <w:r>
        <w:t xml:space="preserve"> and </w:t>
      </w:r>
      <w:r>
        <w:rPr>
          <w:i/>
          <w:iCs/>
        </w:rPr>
        <w:t>thisArg</w:t>
      </w:r>
      <w:r>
        <w:t>,</w:t>
      </w:r>
      <w:r w:rsidRPr="00E77497">
        <w:t xml:space="preserve"> the following steps are taken:</w:t>
      </w:r>
    </w:p>
    <w:p w14:paraId="3AC9EBAE" w14:textId="77777777" w:rsidR="00550D8C" w:rsidRDefault="00550D8C" w:rsidP="00550D8C">
      <w:pPr>
        <w:pStyle w:val="Alg4"/>
        <w:numPr>
          <w:ilvl w:val="0"/>
          <w:numId w:val="1503"/>
        </w:numPr>
      </w:pPr>
      <w:r>
        <w:t xml:space="preserve">Let </w:t>
      </w:r>
      <w:r w:rsidRPr="004403FF">
        <w:rPr>
          <w:i/>
        </w:rPr>
        <w:t>C</w:t>
      </w:r>
      <w:r>
        <w:t xml:space="preserve"> be the </w:t>
      </w:r>
      <w:r w:rsidRPr="00E77497">
        <w:rPr>
          <w:b/>
        </w:rPr>
        <w:t xml:space="preserve">this </w:t>
      </w:r>
      <w:r>
        <w:t>value.</w:t>
      </w:r>
    </w:p>
    <w:p w14:paraId="6F633831" w14:textId="77777777" w:rsidR="00550D8C" w:rsidRDefault="00550D8C" w:rsidP="00550D8C">
      <w:pPr>
        <w:pStyle w:val="Alg4"/>
        <w:numPr>
          <w:ilvl w:val="0"/>
          <w:numId w:val="1503"/>
        </w:numPr>
      </w:pPr>
      <w:r>
        <w:t>If IsConstructor(</w:t>
      </w:r>
      <w:r w:rsidRPr="00924A5A">
        <w:rPr>
          <w:i/>
        </w:rPr>
        <w:t>C</w:t>
      </w:r>
      <w:r>
        <w:t xml:space="preserve">) is </w:t>
      </w:r>
      <w:r>
        <w:rPr>
          <w:b/>
        </w:rPr>
        <w:t>false</w:t>
      </w:r>
      <w:r>
        <w:t xml:space="preserve">, then throw a </w:t>
      </w:r>
      <w:r w:rsidRPr="003F7754">
        <w:rPr>
          <w:b/>
          <w:bCs/>
        </w:rPr>
        <w:t>TypeError</w:t>
      </w:r>
      <w:r>
        <w:t xml:space="preserve"> exception</w:t>
      </w:r>
      <w:r w:rsidRPr="00E77497">
        <w:t>.</w:t>
      </w:r>
    </w:p>
    <w:p w14:paraId="4C6FA2AA" w14:textId="77777777" w:rsidR="00550D8C" w:rsidRDefault="00550D8C" w:rsidP="00550D8C">
      <w:pPr>
        <w:pStyle w:val="Alg4"/>
        <w:numPr>
          <w:ilvl w:val="0"/>
          <w:numId w:val="1503"/>
        </w:numPr>
      </w:pPr>
      <w:r>
        <w:t xml:space="preserve">Let </w:t>
      </w:r>
      <w:r w:rsidRPr="001F4648">
        <w:rPr>
          <w:i/>
        </w:rPr>
        <w:t>items</w:t>
      </w:r>
      <w:r>
        <w:t xml:space="preserve"> be ToObject(</w:t>
      </w:r>
      <w:r>
        <w:rPr>
          <w:i/>
        </w:rPr>
        <w:t>source</w:t>
      </w:r>
      <w:r>
        <w:t>).</w:t>
      </w:r>
    </w:p>
    <w:p w14:paraId="71C03F21" w14:textId="77777777" w:rsidR="00550D8C" w:rsidRDefault="00550D8C" w:rsidP="00550D8C">
      <w:pPr>
        <w:pStyle w:val="Alg4"/>
        <w:numPr>
          <w:ilvl w:val="0"/>
          <w:numId w:val="1503"/>
        </w:numPr>
      </w:pPr>
      <w:r>
        <w:t>ReturnIfAbrupt(</w:t>
      </w:r>
      <w:r w:rsidRPr="001F4648">
        <w:rPr>
          <w:i/>
        </w:rPr>
        <w:t>items</w:t>
      </w:r>
      <w:r>
        <w:t>).</w:t>
      </w:r>
    </w:p>
    <w:p w14:paraId="7742B9FD" w14:textId="77777777" w:rsidR="00550D8C" w:rsidRDefault="00550D8C" w:rsidP="00550D8C">
      <w:pPr>
        <w:pStyle w:val="Alg4"/>
        <w:numPr>
          <w:ilvl w:val="0"/>
          <w:numId w:val="1503"/>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14:paraId="55E6196B" w14:textId="77777777" w:rsidR="00550D8C" w:rsidRDefault="00550D8C" w:rsidP="00550D8C">
      <w:pPr>
        <w:pStyle w:val="Alg4"/>
        <w:numPr>
          <w:ilvl w:val="0"/>
          <w:numId w:val="1503"/>
        </w:numPr>
      </w:pPr>
      <w:r>
        <w:t>else</w:t>
      </w:r>
    </w:p>
    <w:p w14:paraId="7769F71C" w14:textId="77777777" w:rsidR="00550D8C" w:rsidRPr="00E77497" w:rsidRDefault="00550D8C" w:rsidP="00550D8C">
      <w:pPr>
        <w:pStyle w:val="Alg4"/>
        <w:numPr>
          <w:ilvl w:val="1"/>
          <w:numId w:val="1503"/>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14:paraId="3739D3D3" w14:textId="77777777" w:rsidR="00550D8C" w:rsidRPr="00E77497" w:rsidRDefault="00550D8C" w:rsidP="00550D8C">
      <w:pPr>
        <w:pStyle w:val="Alg4"/>
        <w:numPr>
          <w:ilvl w:val="1"/>
          <w:numId w:val="1503"/>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14:paraId="408019CC" w14:textId="77777777" w:rsidR="00550D8C" w:rsidRDefault="00550D8C" w:rsidP="00550D8C">
      <w:pPr>
        <w:pStyle w:val="Alg4"/>
        <w:numPr>
          <w:ilvl w:val="1"/>
          <w:numId w:val="1503"/>
        </w:numPr>
      </w:pPr>
      <w:r>
        <w:t xml:space="preserve">Let  </w:t>
      </w:r>
      <w:r>
        <w:rPr>
          <w:i/>
          <w:iCs/>
        </w:rPr>
        <w:t>mapping</w:t>
      </w:r>
      <w:r>
        <w:t xml:space="preserve"> be </w:t>
      </w:r>
      <w:r>
        <w:rPr>
          <w:b/>
          <w:bCs/>
        </w:rPr>
        <w:t>true</w:t>
      </w:r>
    </w:p>
    <w:p w14:paraId="0D6A8047" w14:textId="77777777" w:rsidR="00550D8C" w:rsidRPr="00E77497" w:rsidRDefault="00550D8C" w:rsidP="00550D8C">
      <w:pPr>
        <w:pStyle w:val="Alg4"/>
        <w:numPr>
          <w:ilvl w:val="0"/>
          <w:numId w:val="1503"/>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14:paraId="49C7DD1D" w14:textId="77777777" w:rsidR="00550D8C" w:rsidRDefault="00550D8C" w:rsidP="00550D8C">
      <w:pPr>
        <w:pStyle w:val="Alg4"/>
        <w:numPr>
          <w:ilvl w:val="0"/>
          <w:numId w:val="1503"/>
        </w:numPr>
      </w:pPr>
      <w:r>
        <w:t>ReturnIfAbrupt(</w:t>
      </w:r>
      <w:r>
        <w:rPr>
          <w:i/>
        </w:rPr>
        <w:t>usingIterator</w:t>
      </w:r>
      <w:r>
        <w:t>).</w:t>
      </w:r>
    </w:p>
    <w:p w14:paraId="137A79A7" w14:textId="77777777" w:rsidR="00550D8C" w:rsidRDefault="00550D8C" w:rsidP="00550D8C">
      <w:pPr>
        <w:pStyle w:val="Alg4"/>
        <w:numPr>
          <w:ilvl w:val="0"/>
          <w:numId w:val="1503"/>
        </w:numPr>
      </w:pPr>
      <w:r>
        <w:t xml:space="preserve">If </w:t>
      </w:r>
      <w:r>
        <w:rPr>
          <w:i/>
          <w:iCs/>
        </w:rPr>
        <w:t>usingIterator</w:t>
      </w:r>
      <w:r>
        <w:t xml:space="preserve"> is </w:t>
      </w:r>
      <w:r>
        <w:rPr>
          <w:b/>
          <w:bCs/>
        </w:rPr>
        <w:t>true</w:t>
      </w:r>
      <w:r>
        <w:t>, then</w:t>
      </w:r>
    </w:p>
    <w:p w14:paraId="5C99C685" w14:textId="77777777" w:rsidR="00550D8C" w:rsidRDefault="00550D8C" w:rsidP="00550D8C">
      <w:pPr>
        <w:pStyle w:val="Alg4"/>
        <w:numPr>
          <w:ilvl w:val="1"/>
          <w:numId w:val="1503"/>
        </w:numPr>
      </w:pPr>
      <w:r>
        <w:t xml:space="preserve">Let </w:t>
      </w:r>
      <w:r w:rsidRPr="00402531">
        <w:rPr>
          <w:i/>
          <w:iCs/>
        </w:rPr>
        <w:t>iterator</w:t>
      </w:r>
      <w:r w:rsidRPr="00EA0311" w:rsidDel="004D6903">
        <w:rPr>
          <w:i/>
        </w:rPr>
        <w:t xml:space="preserve"> </w:t>
      </w:r>
      <w:r>
        <w:t>be the result of performing GetIterator(</w:t>
      </w:r>
      <w:r>
        <w:rPr>
          <w:i/>
          <w:iCs/>
        </w:rPr>
        <w:t>items</w:t>
      </w:r>
      <w:r>
        <w:t>).</w:t>
      </w:r>
    </w:p>
    <w:p w14:paraId="1261C7C4" w14:textId="77777777" w:rsidR="00550D8C" w:rsidRDefault="00550D8C" w:rsidP="00550D8C">
      <w:pPr>
        <w:pStyle w:val="Alg4"/>
        <w:numPr>
          <w:ilvl w:val="1"/>
          <w:numId w:val="1503"/>
        </w:numPr>
      </w:pPr>
      <w:r>
        <w:t>ReturnIfAbrupt(</w:t>
      </w:r>
      <w:r w:rsidRPr="00402531">
        <w:rPr>
          <w:i/>
          <w:iCs/>
        </w:rPr>
        <w:t>iterator</w:t>
      </w:r>
      <w:r>
        <w:t>).</w:t>
      </w:r>
    </w:p>
    <w:p w14:paraId="4C396FD0" w14:textId="77777777" w:rsidR="00550D8C" w:rsidRDefault="00550D8C" w:rsidP="00550D8C">
      <w:pPr>
        <w:pStyle w:val="Alg4"/>
        <w:numPr>
          <w:ilvl w:val="1"/>
          <w:numId w:val="1503"/>
        </w:numPr>
      </w:pPr>
      <w:r>
        <w:t xml:space="preserve">Let </w:t>
      </w:r>
      <w:r>
        <w:rPr>
          <w:i/>
          <w:iCs/>
        </w:rPr>
        <w:t>values</w:t>
      </w:r>
      <w:r>
        <w:t xml:space="preserve"> be a new empty List.</w:t>
      </w:r>
    </w:p>
    <w:p w14:paraId="52834E96" w14:textId="77777777" w:rsidR="00550D8C" w:rsidRDefault="00550D8C" w:rsidP="00550D8C">
      <w:pPr>
        <w:pStyle w:val="Alg4"/>
        <w:numPr>
          <w:ilvl w:val="1"/>
          <w:numId w:val="1503"/>
        </w:numPr>
        <w:contextualSpacing/>
      </w:pPr>
      <w:r>
        <w:t xml:space="preserve">Let </w:t>
      </w:r>
      <w:del w:id="13145" w:author="Rev 19 Allen Wirfs-Brock" w:date="2013-09-22T11:26:00Z">
        <w:r w:rsidDel="0061744F">
          <w:rPr>
            <w:i/>
            <w:iCs/>
          </w:rPr>
          <w:delText>done</w:delText>
        </w:r>
        <w:r w:rsidDel="0061744F">
          <w:delText xml:space="preserve"> </w:delText>
        </w:r>
      </w:del>
      <w:ins w:id="13146" w:author="Rev 19 Allen Wirfs-Brock" w:date="2013-09-22T11:26:00Z">
        <w:r w:rsidR="0061744F">
          <w:rPr>
            <w:i/>
            <w:iCs/>
          </w:rPr>
          <w:t>next</w:t>
        </w:r>
        <w:r w:rsidR="0061744F">
          <w:t xml:space="preserve"> </w:t>
        </w:r>
      </w:ins>
      <w:r>
        <w:t xml:space="preserve">be </w:t>
      </w:r>
      <w:del w:id="13147" w:author="Rev 19 Allen Wirfs-Brock" w:date="2013-09-22T11:27:00Z">
        <w:r w:rsidDel="0061744F">
          <w:rPr>
            <w:b/>
            <w:bCs/>
          </w:rPr>
          <w:delText>false</w:delText>
        </w:r>
      </w:del>
      <w:ins w:id="13148" w:author="Rev 19 Allen Wirfs-Brock" w:date="2013-09-22T11:27:00Z">
        <w:r w:rsidR="0061744F">
          <w:rPr>
            <w:b/>
            <w:bCs/>
          </w:rPr>
          <w:t>true</w:t>
        </w:r>
      </w:ins>
      <w:r>
        <w:t>.</w:t>
      </w:r>
    </w:p>
    <w:p w14:paraId="126AAA09" w14:textId="77777777" w:rsidR="00550D8C" w:rsidRPr="00A5755A" w:rsidRDefault="00550D8C" w:rsidP="00550D8C">
      <w:pPr>
        <w:pStyle w:val="Alg4"/>
        <w:numPr>
          <w:ilvl w:val="1"/>
          <w:numId w:val="1503"/>
        </w:numPr>
        <w:contextualSpacing/>
      </w:pPr>
      <w:r>
        <w:t xml:space="preserve">Repeat, while </w:t>
      </w:r>
      <w:del w:id="13149" w:author="Rev 19 Allen Wirfs-Brock" w:date="2013-09-22T11:27:00Z">
        <w:r w:rsidDel="0061744F">
          <w:rPr>
            <w:i/>
            <w:iCs/>
          </w:rPr>
          <w:delText>done</w:delText>
        </w:r>
        <w:r w:rsidDel="0061744F">
          <w:delText xml:space="preserve"> </w:delText>
        </w:r>
      </w:del>
      <w:ins w:id="13150" w:author="Rev 19 Allen Wirfs-Brock" w:date="2013-09-22T11:27:00Z">
        <w:r w:rsidR="0061744F">
          <w:rPr>
            <w:i/>
            <w:iCs/>
          </w:rPr>
          <w:t>next</w:t>
        </w:r>
        <w:r w:rsidR="0061744F">
          <w:t xml:space="preserve"> </w:t>
        </w:r>
      </w:ins>
      <w:r>
        <w:t>is</w:t>
      </w:r>
      <w:ins w:id="13151" w:author="Rev 19 Allen Wirfs-Brock" w:date="2013-09-22T11:27:00Z">
        <w:r w:rsidR="0061744F">
          <w:t xml:space="preserve"> not</w:t>
        </w:r>
      </w:ins>
      <w:r>
        <w:t xml:space="preserve"> </w:t>
      </w:r>
      <w:r>
        <w:rPr>
          <w:b/>
          <w:bCs/>
        </w:rPr>
        <w:t>false</w:t>
      </w:r>
    </w:p>
    <w:p w14:paraId="2109D112" w14:textId="77777777" w:rsidR="00550D8C" w:rsidRDefault="00550D8C" w:rsidP="00550D8C">
      <w:pPr>
        <w:pStyle w:val="Alg3"/>
        <w:numPr>
          <w:ilvl w:val="2"/>
          <w:numId w:val="1503"/>
        </w:numPr>
      </w:pPr>
      <w:r>
        <w:t xml:space="preserve">Let </w:t>
      </w:r>
      <w:r w:rsidRPr="004848CA">
        <w:rPr>
          <w:i/>
        </w:rPr>
        <w:t>next</w:t>
      </w:r>
      <w:r>
        <w:t xml:space="preserve"> be the result of </w:t>
      </w:r>
      <w:del w:id="13152" w:author="Rev 19 Allen Wirfs-Brock" w:date="2013-09-22T11:28:00Z">
        <w:r w:rsidDel="0061744F">
          <w:delText>IteratorNext</w:delText>
        </w:r>
      </w:del>
      <w:ins w:id="13153" w:author="Rev 19 Allen Wirfs-Brock" w:date="2013-09-22T11:28:00Z">
        <w:r w:rsidR="0061744F">
          <w:t>IteratorStep</w:t>
        </w:r>
      </w:ins>
      <w:r>
        <w:t>(</w:t>
      </w:r>
      <w:r w:rsidRPr="00402531">
        <w:rPr>
          <w:i/>
          <w:iCs/>
        </w:rPr>
        <w:t>iterator</w:t>
      </w:r>
      <w:r>
        <w:t>).</w:t>
      </w:r>
    </w:p>
    <w:p w14:paraId="10A6630D" w14:textId="77777777" w:rsidR="00550D8C" w:rsidRDefault="00550D8C" w:rsidP="00550D8C">
      <w:pPr>
        <w:pStyle w:val="Alg4"/>
        <w:numPr>
          <w:ilvl w:val="2"/>
          <w:numId w:val="1503"/>
        </w:numPr>
        <w:contextualSpacing/>
      </w:pPr>
      <w:r>
        <w:t>ReturnIfAbrupt(</w:t>
      </w:r>
      <w:r w:rsidRPr="004E372D">
        <w:rPr>
          <w:i/>
        </w:rPr>
        <w:t>next</w:t>
      </w:r>
      <w:r>
        <w:t>).</w:t>
      </w:r>
    </w:p>
    <w:p w14:paraId="5A32B673" w14:textId="77777777" w:rsidR="00550D8C" w:rsidDel="00F877DA" w:rsidRDefault="00550D8C" w:rsidP="00550D8C">
      <w:pPr>
        <w:numPr>
          <w:ilvl w:val="2"/>
          <w:numId w:val="1503"/>
        </w:numPr>
        <w:contextualSpacing/>
        <w:rPr>
          <w:del w:id="13154" w:author="Rev 19 Allen Wirfs-Brock" w:date="2013-09-22T11:24:00Z"/>
          <w:rFonts w:ascii="Times New Roman" w:hAnsi="Times New Roman"/>
        </w:rPr>
      </w:pPr>
      <w:del w:id="13155" w:author="Rev 19 Allen Wirfs-Brock" w:date="2013-09-22T11:24: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14:paraId="668E339D" w14:textId="77777777" w:rsidR="00550D8C" w:rsidDel="00F877DA" w:rsidRDefault="00550D8C" w:rsidP="00550D8C">
      <w:pPr>
        <w:numPr>
          <w:ilvl w:val="2"/>
          <w:numId w:val="1503"/>
        </w:numPr>
        <w:spacing w:after="0"/>
        <w:contextualSpacing/>
        <w:rPr>
          <w:del w:id="13156" w:author="Rev 19 Allen Wirfs-Brock" w:date="2013-09-22T11:24:00Z"/>
          <w:rFonts w:ascii="Times New Roman" w:hAnsi="Times New Roman"/>
        </w:rPr>
      </w:pPr>
      <w:del w:id="13157" w:author="Rev 19 Allen Wirfs-Brock" w:date="2013-09-22T11:24: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14:paraId="785F0611" w14:textId="77777777" w:rsidR="00550D8C" w:rsidRDefault="00550D8C" w:rsidP="00550D8C">
      <w:pPr>
        <w:pStyle w:val="Alg3"/>
        <w:numPr>
          <w:ilvl w:val="2"/>
          <w:numId w:val="1503"/>
        </w:numPr>
      </w:pPr>
      <w:r>
        <w:t xml:space="preserve">If </w:t>
      </w:r>
      <w:ins w:id="13158" w:author="Rev 19 Allen Wirfs-Brock" w:date="2013-09-22T11:24:00Z">
        <w:r w:rsidR="00F877DA" w:rsidRPr="004848CA">
          <w:rPr>
            <w:i/>
          </w:rPr>
          <w:t>next</w:t>
        </w:r>
        <w:r w:rsidR="00F877DA">
          <w:t xml:space="preserve"> </w:t>
        </w:r>
      </w:ins>
      <w:del w:id="13159" w:author="Rev 19 Allen Wirfs-Brock" w:date="2013-09-22T11:24:00Z">
        <w:r w:rsidDel="00F877DA">
          <w:rPr>
            <w:i/>
            <w:iCs/>
          </w:rPr>
          <w:delText>done</w:delText>
        </w:r>
        <w:r w:rsidDel="00F877DA">
          <w:delText xml:space="preserve"> </w:delText>
        </w:r>
      </w:del>
      <w:r>
        <w:t xml:space="preserve">is </w:t>
      </w:r>
      <w:del w:id="13160" w:author="Rev 19 Allen Wirfs-Brock" w:date="2013-09-22T11:25:00Z">
        <w:r w:rsidRPr="006A78DC" w:rsidDel="00F877DA">
          <w:delText>false</w:delText>
        </w:r>
      </w:del>
      <w:ins w:id="13161" w:author="Rev 19 Allen Wirfs-Brock" w:date="2013-09-22T11:25:00Z">
        <w:r w:rsidR="00F877DA" w:rsidRPr="006A78DC">
          <w:t>not</w:t>
        </w:r>
        <w:r w:rsidR="00F877DA">
          <w:rPr>
            <w:b/>
          </w:rPr>
          <w:t xml:space="preserve"> false</w:t>
        </w:r>
      </w:ins>
      <w:r>
        <w:t xml:space="preserve">, then </w:t>
      </w:r>
    </w:p>
    <w:p w14:paraId="7078B9ED" w14:textId="77777777" w:rsidR="00550D8C" w:rsidRDefault="00550D8C" w:rsidP="00550D8C">
      <w:pPr>
        <w:pStyle w:val="Alg4"/>
        <w:numPr>
          <w:ilvl w:val="3"/>
          <w:numId w:val="1503"/>
        </w:numPr>
        <w:spacing w:after="120"/>
        <w:contextualSpacing/>
      </w:pPr>
      <w:r>
        <w:t xml:space="preserve">Let </w:t>
      </w:r>
      <w:r>
        <w:rPr>
          <w:i/>
          <w:iCs/>
        </w:rPr>
        <w:t>nextValue</w:t>
      </w:r>
      <w:r>
        <w:t xml:space="preserve"> be IteratorValue(</w:t>
      </w:r>
      <w:r>
        <w:rPr>
          <w:i/>
          <w:iCs/>
        </w:rPr>
        <w:t>next</w:t>
      </w:r>
      <w:r>
        <w:t>).</w:t>
      </w:r>
    </w:p>
    <w:p w14:paraId="6281ADC2" w14:textId="77777777" w:rsidR="00550D8C" w:rsidRDefault="00550D8C" w:rsidP="00550D8C">
      <w:pPr>
        <w:pStyle w:val="Alg4"/>
        <w:numPr>
          <w:ilvl w:val="3"/>
          <w:numId w:val="1503"/>
        </w:numPr>
        <w:spacing w:after="120"/>
        <w:contextualSpacing/>
      </w:pPr>
      <w:r>
        <w:t>ReturnIfAbrupt(</w:t>
      </w:r>
      <w:r>
        <w:rPr>
          <w:i/>
          <w:iCs/>
        </w:rPr>
        <w:t>nextValue</w:t>
      </w:r>
      <w:r>
        <w:t>).</w:t>
      </w:r>
    </w:p>
    <w:p w14:paraId="23F3E4A3" w14:textId="77777777" w:rsidR="00550D8C" w:rsidRDefault="00550D8C" w:rsidP="00550D8C">
      <w:pPr>
        <w:pStyle w:val="Alg4"/>
        <w:numPr>
          <w:ilvl w:val="3"/>
          <w:numId w:val="1503"/>
        </w:numPr>
        <w:spacing w:after="120"/>
        <w:contextualSpacing/>
      </w:pPr>
      <w:r>
        <w:t xml:space="preserve">Append </w:t>
      </w:r>
      <w:r>
        <w:rPr>
          <w:i/>
          <w:iCs/>
        </w:rPr>
        <w:t>nextValue</w:t>
      </w:r>
      <w:r>
        <w:t xml:space="preserve"> to the end of the List </w:t>
      </w:r>
      <w:r>
        <w:rPr>
          <w:i/>
          <w:iCs/>
        </w:rPr>
        <w:t>values</w:t>
      </w:r>
      <w:r>
        <w:t>.</w:t>
      </w:r>
    </w:p>
    <w:p w14:paraId="5E97100A" w14:textId="77777777" w:rsidR="00550D8C" w:rsidRPr="00E77497" w:rsidRDefault="00550D8C" w:rsidP="00550D8C">
      <w:pPr>
        <w:pStyle w:val="Alg4"/>
        <w:numPr>
          <w:ilvl w:val="1"/>
          <w:numId w:val="1503"/>
        </w:numPr>
      </w:pPr>
      <w:r w:rsidRPr="00E77497">
        <w:t xml:space="preserve">Let </w:t>
      </w:r>
      <w:r w:rsidRPr="00E77497">
        <w:rPr>
          <w:i/>
        </w:rPr>
        <w:t>len</w:t>
      </w:r>
      <w:r w:rsidRPr="00E77497">
        <w:t xml:space="preserve"> be </w:t>
      </w:r>
      <w:r>
        <w:t xml:space="preserve">the number of elements in </w:t>
      </w:r>
      <w:r>
        <w:rPr>
          <w:i/>
          <w:iCs/>
        </w:rPr>
        <w:t>values</w:t>
      </w:r>
      <w:r w:rsidRPr="00E77497">
        <w:t>.</w:t>
      </w:r>
    </w:p>
    <w:p w14:paraId="644F2CC4" w14:textId="77777777" w:rsidR="00550D8C" w:rsidRDefault="00550D8C" w:rsidP="00550D8C">
      <w:pPr>
        <w:pStyle w:val="Alg4"/>
        <w:numPr>
          <w:ilvl w:val="1"/>
          <w:numId w:val="1503"/>
        </w:numPr>
      </w:pPr>
      <w:r w:rsidRPr="00E77497">
        <w:t xml:space="preserve">Let </w:t>
      </w:r>
      <w:r>
        <w:rPr>
          <w:i/>
        </w:rPr>
        <w:t>newObj</w:t>
      </w:r>
      <w:r w:rsidRPr="00E77497">
        <w:t xml:space="preserve"> be </w:t>
      </w:r>
      <w:r>
        <w:t xml:space="preserve">the result of </w:t>
      </w:r>
      <w:del w:id="13162" w:author="Rev 19 Allen Wirfs-Brock" w:date="2013-09-11T14:23:00Z">
        <w:r w:rsidDel="00346E5D">
          <w:delText>OrdinaryConstruct</w:delText>
        </w:r>
      </w:del>
      <w:ins w:id="13163" w:author="Rev 19 Allen Wirfs-Brock" w:date="2013-09-11T14:23:00Z">
        <w:r w:rsidR="00346E5D">
          <w:t xml:space="preserve">calling the [[Construct]] internal method of </w:t>
        </w:r>
      </w:ins>
      <w:del w:id="13164" w:author="Rev 19 Allen Wirfs-Brock" w:date="2013-09-11T14:23:00Z">
        <w:r w:rsidDel="00346E5D">
          <w:delText>(</w:delText>
        </w:r>
      </w:del>
      <w:r w:rsidRPr="00924A5A">
        <w:rPr>
          <w:i/>
        </w:rPr>
        <w:t>C</w:t>
      </w:r>
      <w:del w:id="13165" w:author="Rev 19 Allen Wirfs-Brock" w:date="2013-09-11T14:23:00Z">
        <w:r w:rsidRPr="003F7754" w:rsidDel="00346E5D">
          <w:rPr>
            <w:iCs/>
          </w:rPr>
          <w:delText>,</w:delText>
        </w:r>
        <w:r w:rsidDel="00346E5D">
          <w:delText xml:space="preserve"> </w:delText>
        </w:r>
      </w:del>
      <w:ins w:id="13166" w:author="Rev 19 Allen Wirfs-Brock" w:date="2013-09-11T14:23:00Z">
        <w:r w:rsidR="00346E5D">
          <w:rPr>
            <w:iCs/>
          </w:rPr>
          <w:t xml:space="preserve"> with argument</w:t>
        </w:r>
        <w:r w:rsidR="00346E5D">
          <w:t xml:space="preserve"> </w:t>
        </w:r>
      </w:ins>
      <w:r>
        <w:t>(</w:t>
      </w:r>
      <w:commentRangeStart w:id="13167"/>
      <w:r w:rsidRPr="001F4648">
        <w:rPr>
          <w:i/>
        </w:rPr>
        <w:t>len</w:t>
      </w:r>
      <w:del w:id="13168" w:author="Rev 19 Allen Wirfs-Brock" w:date="2013-09-11T14:23:00Z">
        <w:r w:rsidDel="00346E5D">
          <w:rPr>
            <w:iCs/>
          </w:rPr>
          <w:delText>)</w:delText>
        </w:r>
      </w:del>
      <w:r>
        <w:rPr>
          <w:iCs/>
        </w:rPr>
        <w:t>)</w:t>
      </w:r>
      <w:r>
        <w:t>.</w:t>
      </w:r>
      <w:commentRangeEnd w:id="13167"/>
      <w:r>
        <w:rPr>
          <w:rStyle w:val="af6"/>
          <w:rFonts w:ascii="Arial" w:eastAsia="MS Mincho" w:hAnsi="Arial"/>
          <w:spacing w:val="0"/>
          <w:lang w:eastAsia="ja-JP"/>
        </w:rPr>
        <w:commentReference w:id="13167"/>
      </w:r>
    </w:p>
    <w:p w14:paraId="4C7552F0" w14:textId="77777777" w:rsidR="00550D8C" w:rsidRDefault="00550D8C" w:rsidP="00550D8C">
      <w:pPr>
        <w:pStyle w:val="Alg4"/>
        <w:numPr>
          <w:ilvl w:val="1"/>
          <w:numId w:val="1503"/>
        </w:numPr>
      </w:pPr>
      <w:r>
        <w:t>ReturnIfAbrupt(</w:t>
      </w:r>
      <w:r w:rsidRPr="00924A5A">
        <w:rPr>
          <w:i/>
        </w:rPr>
        <w:t>newObj</w:t>
      </w:r>
      <w:r>
        <w:t>).</w:t>
      </w:r>
    </w:p>
    <w:p w14:paraId="4BFBA511" w14:textId="77777777" w:rsidR="00550D8C" w:rsidRPr="00E77497" w:rsidRDefault="00550D8C" w:rsidP="00550D8C">
      <w:pPr>
        <w:pStyle w:val="Alg4"/>
        <w:numPr>
          <w:ilvl w:val="1"/>
          <w:numId w:val="1503"/>
        </w:numPr>
      </w:pPr>
      <w:r w:rsidRPr="00E77497">
        <w:t xml:space="preserve">Let </w:t>
      </w:r>
      <w:r w:rsidRPr="00E77497">
        <w:rPr>
          <w:i/>
        </w:rPr>
        <w:t>k</w:t>
      </w:r>
      <w:r w:rsidRPr="00E77497">
        <w:t xml:space="preserve"> be 0.</w:t>
      </w:r>
    </w:p>
    <w:p w14:paraId="0FF85BE3" w14:textId="77777777" w:rsidR="00550D8C" w:rsidRPr="00E77497" w:rsidRDefault="00550D8C" w:rsidP="00550D8C">
      <w:pPr>
        <w:pStyle w:val="Alg4"/>
        <w:numPr>
          <w:ilvl w:val="1"/>
          <w:numId w:val="1503"/>
        </w:numPr>
      </w:pPr>
      <w:r w:rsidRPr="00E77497">
        <w:t xml:space="preserve">Repeat, while </w:t>
      </w:r>
      <w:r w:rsidRPr="00E77497">
        <w:rPr>
          <w:i/>
        </w:rPr>
        <w:t xml:space="preserve">k </w:t>
      </w:r>
      <w:r w:rsidRPr="00E77497">
        <w:t xml:space="preserve">&lt; </w:t>
      </w:r>
      <w:r w:rsidRPr="00E77497">
        <w:rPr>
          <w:i/>
        </w:rPr>
        <w:t>len</w:t>
      </w:r>
    </w:p>
    <w:p w14:paraId="45E9DDB8" w14:textId="77777777" w:rsidR="00550D8C" w:rsidRPr="00E77497" w:rsidRDefault="00550D8C" w:rsidP="00550D8C">
      <w:pPr>
        <w:pStyle w:val="Alg4"/>
        <w:numPr>
          <w:ilvl w:val="2"/>
          <w:numId w:val="1503"/>
        </w:numPr>
      </w:pPr>
      <w:r w:rsidRPr="00E77497">
        <w:t xml:space="preserve">Let </w:t>
      </w:r>
      <w:r w:rsidRPr="00E77497">
        <w:rPr>
          <w:i/>
        </w:rPr>
        <w:t>Pk</w:t>
      </w:r>
      <w:r w:rsidRPr="00E77497">
        <w:t xml:space="preserve"> be ToString(</w:t>
      </w:r>
      <w:r w:rsidRPr="00E77497">
        <w:rPr>
          <w:i/>
        </w:rPr>
        <w:t>k</w:t>
      </w:r>
      <w:r w:rsidRPr="00E77497">
        <w:t>).</w:t>
      </w:r>
    </w:p>
    <w:p w14:paraId="37EBB5E9" w14:textId="77777777" w:rsidR="00550D8C" w:rsidRPr="00E77497" w:rsidRDefault="00550D8C" w:rsidP="00550D8C">
      <w:pPr>
        <w:pStyle w:val="Alg4"/>
        <w:numPr>
          <w:ilvl w:val="2"/>
          <w:numId w:val="1503"/>
        </w:numPr>
        <w:tabs>
          <w:tab w:val="left" w:pos="2520"/>
        </w:tabs>
      </w:pPr>
      <w:r w:rsidRPr="00E77497">
        <w:t xml:space="preserve">Let </w:t>
      </w:r>
      <w:r w:rsidRPr="00E77497">
        <w:rPr>
          <w:i/>
        </w:rPr>
        <w:t>kValue</w:t>
      </w:r>
      <w:r w:rsidRPr="00E77497">
        <w:t xml:space="preserve"> be the </w:t>
      </w:r>
      <w:r>
        <w:t xml:space="preserve">first element of </w:t>
      </w:r>
      <w:r>
        <w:rPr>
          <w:i/>
          <w:iCs/>
        </w:rPr>
        <w:t>values</w:t>
      </w:r>
      <w:r>
        <w:t xml:space="preserve"> and remove that element from </w:t>
      </w:r>
      <w:r>
        <w:rPr>
          <w:i/>
          <w:iCs/>
        </w:rPr>
        <w:t>list</w:t>
      </w:r>
      <w:r w:rsidRPr="00E77497">
        <w:t>.</w:t>
      </w:r>
    </w:p>
    <w:p w14:paraId="68AE6BDB" w14:textId="77777777" w:rsidR="00550D8C" w:rsidRDefault="00550D8C" w:rsidP="00550D8C">
      <w:pPr>
        <w:pStyle w:val="Alg4"/>
        <w:numPr>
          <w:ilvl w:val="2"/>
          <w:numId w:val="1503"/>
        </w:numPr>
      </w:pPr>
      <w:r>
        <w:t xml:space="preserve">If </w:t>
      </w:r>
      <w:r>
        <w:rPr>
          <w:i/>
          <w:iCs/>
        </w:rPr>
        <w:t>mapping</w:t>
      </w:r>
      <w:r>
        <w:t xml:space="preserve"> is </w:t>
      </w:r>
      <w:r>
        <w:rPr>
          <w:b/>
          <w:bCs/>
        </w:rPr>
        <w:t>true</w:t>
      </w:r>
      <w:r>
        <w:t>, then</w:t>
      </w:r>
    </w:p>
    <w:p w14:paraId="066CA3F4" w14:textId="77777777" w:rsidR="00550D8C" w:rsidRPr="00E77497" w:rsidRDefault="00550D8C" w:rsidP="00550D8C">
      <w:pPr>
        <w:pStyle w:val="Alg4"/>
        <w:numPr>
          <w:ilvl w:val="3"/>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Pr>
          <w:iCs/>
        </w:rPr>
        <w:t xml:space="preserve"> as </w:t>
      </w:r>
      <w:r w:rsidRPr="008D31E0">
        <w:rPr>
          <w:i/>
        </w:rPr>
        <w:t>argumentsList</w:t>
      </w:r>
      <w:r w:rsidRPr="00E77497">
        <w:t>.</w:t>
      </w:r>
    </w:p>
    <w:p w14:paraId="10DA70A1" w14:textId="77777777" w:rsidR="00550D8C" w:rsidRPr="00E77497" w:rsidRDefault="00550D8C" w:rsidP="00550D8C">
      <w:pPr>
        <w:pStyle w:val="Alg4"/>
        <w:numPr>
          <w:ilvl w:val="3"/>
          <w:numId w:val="1503"/>
        </w:numPr>
        <w:contextualSpacing/>
      </w:pPr>
      <w:r>
        <w:t>ReturnIfAbrupt(</w:t>
      </w:r>
      <w:r>
        <w:rPr>
          <w:i/>
        </w:rPr>
        <w:t>mappedValue</w:t>
      </w:r>
      <w:r>
        <w:t>).</w:t>
      </w:r>
    </w:p>
    <w:p w14:paraId="271F91AE" w14:textId="77777777" w:rsidR="00550D8C" w:rsidRDefault="00550D8C" w:rsidP="00550D8C">
      <w:pPr>
        <w:pStyle w:val="Alg4"/>
        <w:numPr>
          <w:ilvl w:val="2"/>
          <w:numId w:val="1503"/>
        </w:numPr>
      </w:pPr>
      <w:r>
        <w:t xml:space="preserve">Else, let </w:t>
      </w:r>
      <w:r>
        <w:rPr>
          <w:i/>
          <w:iCs/>
        </w:rPr>
        <w:t>mappedValue</w:t>
      </w:r>
      <w:r>
        <w:t xml:space="preserve"> be </w:t>
      </w:r>
      <w:r>
        <w:rPr>
          <w:i/>
          <w:iCs/>
        </w:rPr>
        <w:t>kValue</w:t>
      </w:r>
      <w:r>
        <w:t>.</w:t>
      </w:r>
    </w:p>
    <w:p w14:paraId="012474BD" w14:textId="77777777" w:rsidR="00550D8C" w:rsidRPr="00E77497" w:rsidRDefault="00550D8C" w:rsidP="00550D8C">
      <w:pPr>
        <w:pStyle w:val="Alg4"/>
        <w:numPr>
          <w:ilvl w:val="2"/>
          <w:numId w:val="1503"/>
        </w:numPr>
      </w:pPr>
      <w:r>
        <w:t xml:space="preserve">Let </w:t>
      </w:r>
      <w:r>
        <w:rPr>
          <w:i/>
        </w:rPr>
        <w:t>putStatus</w:t>
      </w:r>
      <w:r>
        <w:t xml:space="preserve"> be the result of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14:paraId="6E9F36CC" w14:textId="77777777" w:rsidR="00550D8C" w:rsidRPr="00E77497" w:rsidRDefault="00550D8C" w:rsidP="00550D8C">
      <w:pPr>
        <w:pStyle w:val="Alg4"/>
        <w:numPr>
          <w:ilvl w:val="2"/>
          <w:numId w:val="1503"/>
        </w:numPr>
        <w:contextualSpacing/>
      </w:pPr>
      <w:r>
        <w:t>ReturnIfAbrupt(</w:t>
      </w:r>
      <w:r>
        <w:rPr>
          <w:i/>
        </w:rPr>
        <w:t>putStatus</w:t>
      </w:r>
      <w:r>
        <w:t>).</w:t>
      </w:r>
    </w:p>
    <w:p w14:paraId="6D061C88" w14:textId="77777777" w:rsidR="00550D8C" w:rsidRPr="00E77497" w:rsidRDefault="00550D8C" w:rsidP="00550D8C">
      <w:pPr>
        <w:pStyle w:val="Alg4"/>
        <w:numPr>
          <w:ilvl w:val="2"/>
          <w:numId w:val="1503"/>
        </w:numPr>
      </w:pPr>
      <w:r w:rsidRPr="00E77497">
        <w:t xml:space="preserve">Increase </w:t>
      </w:r>
      <w:r w:rsidRPr="00E77497">
        <w:rPr>
          <w:i/>
        </w:rPr>
        <w:t>k</w:t>
      </w:r>
      <w:r w:rsidRPr="00E77497">
        <w:t xml:space="preserve"> by 1.</w:t>
      </w:r>
    </w:p>
    <w:p w14:paraId="1E816C7E" w14:textId="77777777" w:rsidR="00550D8C" w:rsidRDefault="00550D8C" w:rsidP="00550D8C">
      <w:pPr>
        <w:pStyle w:val="Alg4"/>
        <w:numPr>
          <w:ilvl w:val="1"/>
          <w:numId w:val="1503"/>
        </w:numPr>
        <w:spacing w:after="120"/>
        <w:contextualSpacing/>
      </w:pPr>
      <w:r>
        <w:t xml:space="preserve">Assert: </w:t>
      </w:r>
      <w:r>
        <w:rPr>
          <w:i/>
          <w:iCs/>
        </w:rPr>
        <w:t>values</w:t>
      </w:r>
      <w:r>
        <w:t xml:space="preserve"> is now an empty List.</w:t>
      </w:r>
    </w:p>
    <w:p w14:paraId="662BE494" w14:textId="77777777" w:rsidR="00550D8C" w:rsidRPr="00E77497" w:rsidRDefault="00550D8C" w:rsidP="00550D8C">
      <w:pPr>
        <w:pStyle w:val="Alg4"/>
        <w:numPr>
          <w:ilvl w:val="1"/>
          <w:numId w:val="1503"/>
        </w:numPr>
        <w:spacing w:after="120"/>
        <w:contextualSpacing/>
      </w:pPr>
      <w:r w:rsidRPr="00E77497">
        <w:t xml:space="preserve">Return </w:t>
      </w:r>
      <w:r w:rsidRPr="00924A5A">
        <w:rPr>
          <w:i/>
        </w:rPr>
        <w:t>newObj</w:t>
      </w:r>
      <w:r w:rsidRPr="00E77497">
        <w:t>.</w:t>
      </w:r>
    </w:p>
    <w:p w14:paraId="3CECF48E" w14:textId="77777777" w:rsidR="00550D8C" w:rsidRDefault="00550D8C" w:rsidP="00550D8C">
      <w:pPr>
        <w:pStyle w:val="Alg4"/>
        <w:numPr>
          <w:ilvl w:val="0"/>
          <w:numId w:val="1503"/>
        </w:numPr>
      </w:pPr>
      <w:r>
        <w:t xml:space="preserve">Assert: </w:t>
      </w:r>
      <w:r>
        <w:rPr>
          <w:i/>
          <w:iCs/>
        </w:rPr>
        <w:t>items</w:t>
      </w:r>
      <w:r>
        <w:t xml:space="preserve"> is not an Iterator so assume it is </w:t>
      </w:r>
      <w:del w:id="13169" w:author="Rev 19 Allen Wirfs-Brock" w:date="2013-09-09T12:16:00Z">
        <w:r w:rsidDel="00EC125B">
          <w:delText>Array</w:delText>
        </w:r>
      </w:del>
      <w:ins w:id="13170" w:author="Rev 19 Allen Wirfs-Brock" w:date="2013-09-09T12:16:00Z">
        <w:r w:rsidR="00EC125B">
          <w:t>an array</w:t>
        </w:r>
      </w:ins>
      <w:r>
        <w:t>-like</w:t>
      </w:r>
      <w:ins w:id="13171" w:author="Rev 19 Allen Wirfs-Brock" w:date="2013-09-09T12:16:00Z">
        <w:r w:rsidR="00EC125B">
          <w:t xml:space="preserve"> object</w:t>
        </w:r>
      </w:ins>
      <w:r>
        <w:t>.</w:t>
      </w:r>
    </w:p>
    <w:p w14:paraId="696ECFEA" w14:textId="77777777" w:rsidR="00550D8C" w:rsidRPr="00E77497" w:rsidRDefault="00550D8C" w:rsidP="00550D8C">
      <w:pPr>
        <w:pStyle w:val="Alg4"/>
        <w:numPr>
          <w:ilvl w:val="0"/>
          <w:numId w:val="1503"/>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5B2B262A" w14:textId="77777777" w:rsidR="00550D8C" w:rsidRPr="00E77497" w:rsidRDefault="00550D8C" w:rsidP="00550D8C">
      <w:pPr>
        <w:pStyle w:val="Alg4"/>
        <w:numPr>
          <w:ilvl w:val="0"/>
          <w:numId w:val="1503"/>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14:paraId="2163F127" w14:textId="77777777" w:rsidR="00550D8C" w:rsidRDefault="00550D8C" w:rsidP="00550D8C">
      <w:pPr>
        <w:pStyle w:val="Alg4"/>
        <w:numPr>
          <w:ilvl w:val="0"/>
          <w:numId w:val="1503"/>
        </w:numPr>
      </w:pPr>
      <w:r>
        <w:t>ReturnIfAbrupt(</w:t>
      </w:r>
      <w:r w:rsidRPr="00E77497">
        <w:rPr>
          <w:i/>
        </w:rPr>
        <w:t>len</w:t>
      </w:r>
      <w:r>
        <w:t>).</w:t>
      </w:r>
    </w:p>
    <w:p w14:paraId="12271B1F" w14:textId="77777777" w:rsidR="00550D8C" w:rsidRDefault="00550D8C" w:rsidP="00550D8C">
      <w:pPr>
        <w:pStyle w:val="Alg4"/>
        <w:numPr>
          <w:ilvl w:val="0"/>
          <w:numId w:val="1503"/>
        </w:numPr>
      </w:pPr>
      <w:r w:rsidRPr="00E77497">
        <w:t xml:space="preserve">Let </w:t>
      </w:r>
      <w:r>
        <w:rPr>
          <w:i/>
        </w:rPr>
        <w:t>newObj</w:t>
      </w:r>
      <w:r w:rsidRPr="00E77497">
        <w:t xml:space="preserve"> be </w:t>
      </w:r>
      <w:r>
        <w:t xml:space="preserve">the result of </w:t>
      </w:r>
      <w:ins w:id="13172" w:author="Rev 19 Allen Wirfs-Brock" w:date="2013-09-11T14:27:00Z">
        <w:r w:rsidR="006C4D3E">
          <w:t xml:space="preserve">calling the [[Construct]] internal method of </w:t>
        </w:r>
      </w:ins>
      <w:del w:id="13173" w:author="Rev 19 Allen Wirfs-Brock" w:date="2013-09-11T14:27:00Z">
        <w:r w:rsidDel="006C4D3E">
          <w:delText>OrdinaryConstruct(</w:delText>
        </w:r>
      </w:del>
      <w:r w:rsidRPr="00924A5A">
        <w:rPr>
          <w:i/>
        </w:rPr>
        <w:t>C</w:t>
      </w:r>
      <w:del w:id="13174" w:author="Rev 19 Allen Wirfs-Brock" w:date="2013-09-11T14:27:00Z">
        <w:r w:rsidRPr="003F7754" w:rsidDel="006C4D3E">
          <w:rPr>
            <w:iCs/>
          </w:rPr>
          <w:delText>,</w:delText>
        </w:r>
        <w:r w:rsidDel="006C4D3E">
          <w:delText xml:space="preserve"> </w:delText>
        </w:r>
      </w:del>
      <w:ins w:id="13175" w:author="Rev 19 Allen Wirfs-Brock" w:date="2013-09-11T14:27:00Z">
        <w:r w:rsidR="006C4D3E">
          <w:rPr>
            <w:iCs/>
          </w:rPr>
          <w:t xml:space="preserve"> with argument</w:t>
        </w:r>
        <w:r w:rsidR="006C4D3E">
          <w:t xml:space="preserve"> </w:t>
        </w:r>
      </w:ins>
      <w:r>
        <w:t>(</w:t>
      </w:r>
      <w:commentRangeStart w:id="13176"/>
      <w:r w:rsidRPr="001F4648">
        <w:rPr>
          <w:i/>
        </w:rPr>
        <w:t>len</w:t>
      </w:r>
      <w:del w:id="13177" w:author="Rev 19 Allen Wirfs-Brock" w:date="2013-09-11T14:27:00Z">
        <w:r w:rsidDel="006C4D3E">
          <w:rPr>
            <w:iCs/>
          </w:rPr>
          <w:delText>)</w:delText>
        </w:r>
      </w:del>
      <w:r>
        <w:rPr>
          <w:iCs/>
        </w:rPr>
        <w:t>)</w:t>
      </w:r>
      <w:r>
        <w:t>.</w:t>
      </w:r>
      <w:commentRangeEnd w:id="13176"/>
      <w:r>
        <w:rPr>
          <w:rStyle w:val="af6"/>
          <w:rFonts w:ascii="Arial" w:eastAsia="MS Mincho" w:hAnsi="Arial"/>
          <w:spacing w:val="0"/>
          <w:lang w:eastAsia="ja-JP"/>
        </w:rPr>
        <w:commentReference w:id="13176"/>
      </w:r>
    </w:p>
    <w:p w14:paraId="01481F5A" w14:textId="77777777" w:rsidR="00550D8C" w:rsidRDefault="00550D8C" w:rsidP="00550D8C">
      <w:pPr>
        <w:pStyle w:val="Alg4"/>
        <w:numPr>
          <w:ilvl w:val="0"/>
          <w:numId w:val="1503"/>
        </w:numPr>
      </w:pPr>
      <w:r>
        <w:t>ReturnIfAbrupt(</w:t>
      </w:r>
      <w:r w:rsidRPr="00924A5A">
        <w:rPr>
          <w:i/>
        </w:rPr>
        <w:t>newObj</w:t>
      </w:r>
      <w:r>
        <w:t>).</w:t>
      </w:r>
    </w:p>
    <w:p w14:paraId="46E75DD1" w14:textId="77777777" w:rsidR="00550D8C" w:rsidRPr="00E77497" w:rsidRDefault="00550D8C" w:rsidP="00550D8C">
      <w:pPr>
        <w:pStyle w:val="Alg4"/>
        <w:numPr>
          <w:ilvl w:val="0"/>
          <w:numId w:val="1503"/>
        </w:numPr>
      </w:pPr>
      <w:r w:rsidRPr="00E77497">
        <w:t xml:space="preserve">Let </w:t>
      </w:r>
      <w:r w:rsidRPr="00E77497">
        <w:rPr>
          <w:i/>
        </w:rPr>
        <w:t>k</w:t>
      </w:r>
      <w:r w:rsidRPr="00E77497">
        <w:t xml:space="preserve"> be 0.</w:t>
      </w:r>
    </w:p>
    <w:p w14:paraId="3506F584" w14:textId="77777777" w:rsidR="00550D8C" w:rsidRPr="00E77497" w:rsidRDefault="00550D8C" w:rsidP="00550D8C">
      <w:pPr>
        <w:pStyle w:val="Alg4"/>
        <w:numPr>
          <w:ilvl w:val="0"/>
          <w:numId w:val="1503"/>
        </w:numPr>
      </w:pPr>
      <w:r w:rsidRPr="00E77497">
        <w:t xml:space="preserve">Repeat, while </w:t>
      </w:r>
      <w:r w:rsidRPr="00E77497">
        <w:rPr>
          <w:i/>
        </w:rPr>
        <w:t xml:space="preserve">k </w:t>
      </w:r>
      <w:r w:rsidRPr="00E77497">
        <w:t xml:space="preserve">&lt; </w:t>
      </w:r>
      <w:r w:rsidRPr="00E77497">
        <w:rPr>
          <w:i/>
        </w:rPr>
        <w:t>len</w:t>
      </w:r>
    </w:p>
    <w:p w14:paraId="67059F0B" w14:textId="77777777" w:rsidR="00550D8C" w:rsidRPr="00E77497" w:rsidRDefault="00550D8C" w:rsidP="00550D8C">
      <w:pPr>
        <w:pStyle w:val="Alg4"/>
        <w:numPr>
          <w:ilvl w:val="1"/>
          <w:numId w:val="1503"/>
        </w:numPr>
      </w:pPr>
      <w:r w:rsidRPr="00E77497">
        <w:t xml:space="preserve">Let </w:t>
      </w:r>
      <w:r w:rsidRPr="00E77497">
        <w:rPr>
          <w:i/>
        </w:rPr>
        <w:t>Pk</w:t>
      </w:r>
      <w:r w:rsidRPr="00E77497">
        <w:t xml:space="preserve"> be ToString(</w:t>
      </w:r>
      <w:r w:rsidRPr="00E77497">
        <w:rPr>
          <w:i/>
        </w:rPr>
        <w:t>k</w:t>
      </w:r>
      <w:r w:rsidRPr="00E77497">
        <w:t>).</w:t>
      </w:r>
    </w:p>
    <w:p w14:paraId="5DB35DE2" w14:textId="77777777" w:rsidR="00550D8C" w:rsidRPr="00E77497" w:rsidRDefault="00550D8C" w:rsidP="00550D8C">
      <w:pPr>
        <w:pStyle w:val="Alg4"/>
        <w:numPr>
          <w:ilvl w:val="1"/>
          <w:numId w:val="1503"/>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14:paraId="45258EBA" w14:textId="77777777" w:rsidR="00550D8C" w:rsidRPr="00E77497" w:rsidRDefault="00550D8C" w:rsidP="00550D8C">
      <w:pPr>
        <w:pStyle w:val="Alg4"/>
        <w:numPr>
          <w:ilvl w:val="1"/>
          <w:numId w:val="1503"/>
        </w:numPr>
        <w:contextualSpacing/>
      </w:pPr>
      <w:r>
        <w:t>ReturnIfAbrupt(</w:t>
      </w:r>
      <w:r w:rsidRPr="00E77497">
        <w:rPr>
          <w:i/>
        </w:rPr>
        <w:t>kValue</w:t>
      </w:r>
      <w:r>
        <w:t>).</w:t>
      </w:r>
    </w:p>
    <w:p w14:paraId="4CE1576D" w14:textId="77777777" w:rsidR="00550D8C" w:rsidRDefault="00550D8C" w:rsidP="00550D8C">
      <w:pPr>
        <w:pStyle w:val="Alg4"/>
        <w:numPr>
          <w:ilvl w:val="1"/>
          <w:numId w:val="1503"/>
        </w:numPr>
      </w:pPr>
      <w:r>
        <w:t xml:space="preserve">If </w:t>
      </w:r>
      <w:r>
        <w:rPr>
          <w:i/>
          <w:iCs/>
        </w:rPr>
        <w:t>mapping</w:t>
      </w:r>
      <w:r>
        <w:t xml:space="preserve"> is </w:t>
      </w:r>
      <w:r>
        <w:rPr>
          <w:b/>
          <w:bCs/>
        </w:rPr>
        <w:t>true</w:t>
      </w:r>
      <w:r>
        <w:t>, then</w:t>
      </w:r>
    </w:p>
    <w:p w14:paraId="7BE3D2FA" w14:textId="77777777" w:rsidR="00550D8C" w:rsidRPr="00E77497" w:rsidRDefault="00550D8C" w:rsidP="00550D8C">
      <w:pPr>
        <w:pStyle w:val="Alg4"/>
        <w:numPr>
          <w:ilvl w:val="2"/>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14:paraId="6E21AD9D" w14:textId="77777777" w:rsidR="00550D8C" w:rsidRPr="00E77497" w:rsidRDefault="00550D8C" w:rsidP="00550D8C">
      <w:pPr>
        <w:pStyle w:val="Alg4"/>
        <w:numPr>
          <w:ilvl w:val="2"/>
          <w:numId w:val="1503"/>
        </w:numPr>
        <w:contextualSpacing/>
      </w:pPr>
      <w:r>
        <w:t>ReturnIfAbrupt(</w:t>
      </w:r>
      <w:r>
        <w:rPr>
          <w:i/>
        </w:rPr>
        <w:t>mappedValue</w:t>
      </w:r>
      <w:r>
        <w:t>).</w:t>
      </w:r>
    </w:p>
    <w:p w14:paraId="1D0E5659" w14:textId="77777777" w:rsidR="00550D8C" w:rsidRDefault="00550D8C" w:rsidP="00550D8C">
      <w:pPr>
        <w:pStyle w:val="Alg4"/>
        <w:numPr>
          <w:ilvl w:val="1"/>
          <w:numId w:val="1503"/>
        </w:numPr>
      </w:pPr>
      <w:r>
        <w:t xml:space="preserve">Else, let </w:t>
      </w:r>
      <w:r>
        <w:rPr>
          <w:i/>
          <w:iCs/>
        </w:rPr>
        <w:t>mappedValue</w:t>
      </w:r>
      <w:r>
        <w:t xml:space="preserve"> be </w:t>
      </w:r>
      <w:r>
        <w:rPr>
          <w:i/>
          <w:iCs/>
        </w:rPr>
        <w:t>kValue</w:t>
      </w:r>
      <w:r>
        <w:t>.</w:t>
      </w:r>
    </w:p>
    <w:p w14:paraId="4A1366FA" w14:textId="77777777" w:rsidR="00550D8C" w:rsidRPr="00E77497" w:rsidRDefault="00550D8C" w:rsidP="00550D8C">
      <w:pPr>
        <w:pStyle w:val="Alg4"/>
        <w:numPr>
          <w:ilvl w:val="1"/>
          <w:numId w:val="1503"/>
        </w:numPr>
      </w:pPr>
      <w:r>
        <w:t xml:space="preserve">Let </w:t>
      </w:r>
      <w:r>
        <w:rPr>
          <w:i/>
        </w:rPr>
        <w:t>putStatus</w:t>
      </w:r>
      <w:r>
        <w:t xml:space="preserve"> be the result of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14:paraId="65626C12" w14:textId="77777777" w:rsidR="00550D8C" w:rsidRPr="00E77497" w:rsidRDefault="00550D8C" w:rsidP="00550D8C">
      <w:pPr>
        <w:pStyle w:val="Alg4"/>
        <w:numPr>
          <w:ilvl w:val="1"/>
          <w:numId w:val="1503"/>
        </w:numPr>
        <w:contextualSpacing/>
      </w:pPr>
      <w:r>
        <w:t>ReturnIfAbrupt(</w:t>
      </w:r>
      <w:r>
        <w:rPr>
          <w:i/>
        </w:rPr>
        <w:t>putStatus</w:t>
      </w:r>
      <w:r>
        <w:t>).</w:t>
      </w:r>
    </w:p>
    <w:p w14:paraId="0BD8D3EC" w14:textId="77777777" w:rsidR="00550D8C" w:rsidRPr="00E77497" w:rsidRDefault="00550D8C" w:rsidP="00550D8C">
      <w:pPr>
        <w:pStyle w:val="Alg4"/>
        <w:numPr>
          <w:ilvl w:val="1"/>
          <w:numId w:val="1503"/>
        </w:numPr>
      </w:pPr>
      <w:r w:rsidRPr="00E77497">
        <w:t xml:space="preserve">Increase </w:t>
      </w:r>
      <w:r w:rsidRPr="00E77497">
        <w:rPr>
          <w:i/>
        </w:rPr>
        <w:t>k</w:t>
      </w:r>
      <w:r w:rsidRPr="00E77497">
        <w:t xml:space="preserve"> by 1.</w:t>
      </w:r>
    </w:p>
    <w:p w14:paraId="1846AEFF" w14:textId="77777777" w:rsidR="00550D8C" w:rsidRPr="00E77497" w:rsidRDefault="00550D8C" w:rsidP="00550D8C">
      <w:pPr>
        <w:pStyle w:val="Alg4"/>
        <w:numPr>
          <w:ilvl w:val="0"/>
          <w:numId w:val="1503"/>
        </w:numPr>
        <w:spacing w:after="120"/>
      </w:pPr>
      <w:r w:rsidRPr="00E77497">
        <w:t xml:space="preserve">Return </w:t>
      </w:r>
      <w:r w:rsidRPr="00924A5A">
        <w:rPr>
          <w:i/>
        </w:rPr>
        <w:t>newObj</w:t>
      </w:r>
      <w:r w:rsidRPr="00E77497">
        <w:t>.</w:t>
      </w:r>
    </w:p>
    <w:p w14:paraId="6AB43132" w14:textId="77777777" w:rsidR="000374D3" w:rsidRPr="00E77497" w:rsidRDefault="000374D3" w:rsidP="000374D3">
      <w:pPr>
        <w:rPr>
          <w:ins w:id="13178" w:author="Rev 19 Allen Wirfs-Brock" w:date="2013-09-10T13:57:00Z"/>
        </w:rPr>
      </w:pPr>
      <w:ins w:id="13179" w:author="Rev 19 Allen Wirfs-Brock" w:date="2013-09-10T13:57:00Z">
        <w:r w:rsidRPr="00E77497">
          <w:t xml:space="preserve">The </w:t>
        </w:r>
        <w:r w:rsidRPr="00E77497">
          <w:rPr>
            <w:rFonts w:ascii="Courier New" w:hAnsi="Courier New"/>
            <w:b/>
          </w:rPr>
          <w:t>length</w:t>
        </w:r>
        <w:r w:rsidRPr="00E77497">
          <w:t xml:space="preserve"> property of the </w:t>
        </w:r>
        <w:r>
          <w:rPr>
            <w:rFonts w:ascii="Courier New" w:hAnsi="Courier New"/>
            <w:b/>
          </w:rPr>
          <w:t>from</w:t>
        </w:r>
        <w:r w:rsidRPr="00E77497">
          <w:t xml:space="preserve"> method is </w:t>
        </w:r>
        <w:r w:rsidRPr="00E77497">
          <w:rPr>
            <w:b/>
          </w:rPr>
          <w:t>1</w:t>
        </w:r>
        <w:r w:rsidRPr="00E77497">
          <w:t>.</w:t>
        </w:r>
      </w:ins>
    </w:p>
    <w:p w14:paraId="1DD02CB9" w14:textId="77777777" w:rsidR="00550D8C" w:rsidRPr="00E77497" w:rsidRDefault="00550D8C" w:rsidP="00550D8C">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del w:id="13180" w:author="Rev 19 Allen Wirfs-Brock" w:date="2013-09-27T09:39:00Z">
        <w:r w:rsidDel="00FE7609">
          <w:delText>the</w:delText>
        </w:r>
        <w:r w:rsidRPr="00E77497" w:rsidDel="00FE7609">
          <w:delText xml:space="preserve"> </w:delText>
        </w:r>
      </w:del>
      <w:ins w:id="13181" w:author="Rev 19 Allen Wirfs-Brock" w:date="2013-09-27T09:39:00Z">
        <w:r w:rsidR="00FE7609">
          <w:t>a Typed</w:t>
        </w:r>
        <w:r w:rsidR="00FE7609" w:rsidRPr="00E77497">
          <w:t xml:space="preserve"> </w:t>
        </w:r>
      </w:ins>
      <w:r w:rsidRPr="00E77497">
        <w:t xml:space="preserve">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r>
        <w:t xml:space="preserve">This function uses [[Put]] to store elements into a newly created object and assume that the constructor sets the </w:t>
      </w:r>
      <w:r w:rsidRPr="00315DAF">
        <w:rPr>
          <w:rFonts w:ascii="Courier New" w:hAnsi="Courier New" w:cs="Courier New"/>
          <w:b/>
          <w:bCs/>
        </w:rPr>
        <w:t>length</w:t>
      </w:r>
      <w:r>
        <w:t xml:space="preserve"> property of the new object to the argument value passed to it.</w:t>
      </w:r>
    </w:p>
    <w:p w14:paraId="56507BB7" w14:textId="77777777" w:rsidR="003E75AF" w:rsidRPr="00E77497" w:rsidRDefault="003E75AF" w:rsidP="003E75AF">
      <w:pPr>
        <w:pStyle w:val="40"/>
      </w:pPr>
      <w:r>
        <w:t>%</w:t>
      </w:r>
      <w:r w:rsidRPr="00573628">
        <w:t>TypedArray</w:t>
      </w:r>
      <w:r>
        <w:t>%</w:t>
      </w:r>
      <w:r w:rsidRPr="00E77497">
        <w:t>.</w:t>
      </w:r>
      <w:r>
        <w:t>of</w:t>
      </w:r>
      <w:r w:rsidRPr="00E77497">
        <w:t xml:space="preserve"> ( </w:t>
      </w:r>
      <w:r>
        <w:t>...items</w:t>
      </w:r>
      <w:r w:rsidRPr="00E77497">
        <w:t xml:space="preserve"> )</w:t>
      </w:r>
    </w:p>
    <w:p w14:paraId="68A6F265" w14:textId="77777777" w:rsidR="003E75AF" w:rsidRPr="00E77497" w:rsidRDefault="003E75AF" w:rsidP="003E75AF">
      <w:r w:rsidRPr="00E77497">
        <w:t xml:space="preserve">When the </w:t>
      </w:r>
      <w:r>
        <w:rPr>
          <w:rFonts w:ascii="Courier New" w:hAnsi="Courier New" w:cs="Courier New"/>
          <w:b/>
        </w:rPr>
        <w:t>of</w:t>
      </w:r>
      <w:r w:rsidRPr="00E77497">
        <w:t xml:space="preserve"> method is called with </w:t>
      </w:r>
      <w:r>
        <w:t>any number of arguments</w:t>
      </w:r>
      <w:r w:rsidRPr="00E77497">
        <w:t>, the following steps are taken:</w:t>
      </w:r>
    </w:p>
    <w:p w14:paraId="67AE0181" w14:textId="77777777" w:rsidR="003E75AF" w:rsidRPr="00E77497" w:rsidRDefault="003E75AF" w:rsidP="003E75AF">
      <w:pPr>
        <w:pStyle w:val="Alg4"/>
        <w:numPr>
          <w:ilvl w:val="0"/>
          <w:numId w:val="1545"/>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14:paraId="197C9286" w14:textId="77777777" w:rsidR="003E75AF" w:rsidRPr="00E77497" w:rsidRDefault="003E75AF" w:rsidP="003E75AF">
      <w:pPr>
        <w:pStyle w:val="Alg4"/>
        <w:numPr>
          <w:ilvl w:val="0"/>
          <w:numId w:val="1545"/>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14:paraId="5B0DDE4B" w14:textId="77777777" w:rsidR="003E75AF" w:rsidRDefault="003E75AF" w:rsidP="003E75AF">
      <w:pPr>
        <w:pStyle w:val="Alg4"/>
        <w:numPr>
          <w:ilvl w:val="0"/>
          <w:numId w:val="1545"/>
        </w:numPr>
      </w:pPr>
      <w:r>
        <w:t xml:space="preserve">Let </w:t>
      </w:r>
      <w:r w:rsidRPr="004403FF">
        <w:rPr>
          <w:i/>
        </w:rPr>
        <w:t>C</w:t>
      </w:r>
      <w:r>
        <w:t xml:space="preserve"> be the </w:t>
      </w:r>
      <w:r w:rsidRPr="00E77497">
        <w:rPr>
          <w:b/>
        </w:rPr>
        <w:t xml:space="preserve">this </w:t>
      </w:r>
      <w:r>
        <w:t>value.</w:t>
      </w:r>
    </w:p>
    <w:p w14:paraId="3E15C541" w14:textId="77777777" w:rsidR="003E75AF" w:rsidRDefault="003E75AF" w:rsidP="003E75AF">
      <w:pPr>
        <w:pStyle w:val="Alg4"/>
        <w:numPr>
          <w:ilvl w:val="0"/>
          <w:numId w:val="1545"/>
        </w:numPr>
      </w:pPr>
      <w:r>
        <w:t>If IsConstructor(</w:t>
      </w:r>
      <w:r w:rsidRPr="00924A5A">
        <w:rPr>
          <w:i/>
        </w:rPr>
        <w:t>C</w:t>
      </w:r>
      <w:r>
        <w:t xml:space="preserve">) is </w:t>
      </w:r>
      <w:r w:rsidRPr="00924A5A">
        <w:rPr>
          <w:b/>
        </w:rPr>
        <w:t>true</w:t>
      </w:r>
      <w:r>
        <w:t>, then</w:t>
      </w:r>
    </w:p>
    <w:p w14:paraId="643D1891" w14:textId="77777777" w:rsidR="003E75AF" w:rsidRDefault="003E75AF" w:rsidP="003E75AF">
      <w:pPr>
        <w:pStyle w:val="Alg4"/>
        <w:numPr>
          <w:ilvl w:val="1"/>
          <w:numId w:val="1545"/>
        </w:numPr>
      </w:pPr>
      <w:r w:rsidRPr="00E77497">
        <w:t xml:space="preserve">Let </w:t>
      </w:r>
      <w:r>
        <w:rPr>
          <w:i/>
        </w:rPr>
        <w:t>newObj</w:t>
      </w:r>
      <w:r w:rsidRPr="00E77497">
        <w:t xml:space="preserve"> be </w:t>
      </w:r>
      <w:r>
        <w:t xml:space="preserve">the result of </w:t>
      </w:r>
      <w:ins w:id="13182" w:author="Rev 19 Allen Wirfs-Brock" w:date="2013-09-11T14:28:00Z">
        <w:r w:rsidR="006C4D3E">
          <w:t xml:space="preserve">calling the [[Construct]] internal method of </w:t>
        </w:r>
      </w:ins>
      <w:del w:id="13183" w:author="Rev 19 Allen Wirfs-Brock" w:date="2013-09-11T14:28:00Z">
        <w:r w:rsidDel="006C4D3E">
          <w:delText>OrdinaryConstruct(</w:delText>
        </w:r>
      </w:del>
      <w:r w:rsidRPr="00924A5A">
        <w:rPr>
          <w:i/>
        </w:rPr>
        <w:t>C</w:t>
      </w:r>
      <w:del w:id="13184" w:author="Rev 19 Allen Wirfs-Brock" w:date="2013-09-11T14:28:00Z">
        <w:r w:rsidRPr="003F7754" w:rsidDel="006C4D3E">
          <w:rPr>
            <w:iCs/>
          </w:rPr>
          <w:delText>,</w:delText>
        </w:r>
        <w:r w:rsidDel="006C4D3E">
          <w:delText xml:space="preserve"> </w:delText>
        </w:r>
      </w:del>
      <w:ins w:id="13185" w:author="Rev 19 Allen Wirfs-Brock" w:date="2013-09-11T14:28:00Z">
        <w:r w:rsidR="006C4D3E">
          <w:rPr>
            <w:iCs/>
          </w:rPr>
          <w:t xml:space="preserve"> with argument</w:t>
        </w:r>
        <w:r w:rsidR="006C4D3E">
          <w:t xml:space="preserve"> </w:t>
        </w:r>
      </w:ins>
      <w:r>
        <w:t>(</w:t>
      </w:r>
      <w:commentRangeStart w:id="13186"/>
      <w:r w:rsidRPr="001F4648">
        <w:rPr>
          <w:i/>
        </w:rPr>
        <w:t>len</w:t>
      </w:r>
      <w:del w:id="13187" w:author="Rev 19 Allen Wirfs-Brock" w:date="2013-09-11T14:28:00Z">
        <w:r w:rsidDel="006C4D3E">
          <w:rPr>
            <w:iCs/>
          </w:rPr>
          <w:delText>)</w:delText>
        </w:r>
      </w:del>
      <w:r>
        <w:rPr>
          <w:iCs/>
        </w:rPr>
        <w:t>)</w:t>
      </w:r>
      <w:r>
        <w:t>.</w:t>
      </w:r>
      <w:commentRangeEnd w:id="13186"/>
      <w:r>
        <w:rPr>
          <w:rStyle w:val="af6"/>
          <w:rFonts w:ascii="Arial" w:eastAsia="MS Mincho" w:hAnsi="Arial"/>
          <w:spacing w:val="0"/>
          <w:lang w:eastAsia="ja-JP"/>
        </w:rPr>
        <w:commentReference w:id="13186"/>
      </w:r>
    </w:p>
    <w:p w14:paraId="16E4573B" w14:textId="77777777" w:rsidR="006C4D3E" w:rsidRDefault="006C4D3E" w:rsidP="006C4D3E">
      <w:pPr>
        <w:pStyle w:val="Alg4"/>
        <w:numPr>
          <w:ilvl w:val="1"/>
          <w:numId w:val="1545"/>
        </w:numPr>
        <w:rPr>
          <w:ins w:id="13188" w:author="Rev 19 Allen Wirfs-Brock" w:date="2013-09-11T14:29:00Z"/>
        </w:rPr>
      </w:pPr>
      <w:ins w:id="13189" w:author="Rev 19 Allen Wirfs-Brock" w:date="2013-09-11T14:29:00Z">
        <w:r>
          <w:t>ReturnIfAbrupt(</w:t>
        </w:r>
        <w:r w:rsidRPr="00924A5A">
          <w:rPr>
            <w:i/>
          </w:rPr>
          <w:t>newObj</w:t>
        </w:r>
        <w:r>
          <w:t>).</w:t>
        </w:r>
      </w:ins>
    </w:p>
    <w:p w14:paraId="50F34321" w14:textId="77777777" w:rsidR="003E75AF" w:rsidRDefault="003E75AF" w:rsidP="003E75AF">
      <w:pPr>
        <w:pStyle w:val="Alg4"/>
        <w:numPr>
          <w:ilvl w:val="0"/>
          <w:numId w:val="1545"/>
        </w:numPr>
      </w:pPr>
      <w:r>
        <w:t>Else,</w:t>
      </w:r>
    </w:p>
    <w:p w14:paraId="1F633AE2" w14:textId="77777777" w:rsidR="003E75AF" w:rsidRPr="00E77497" w:rsidRDefault="003E75AF" w:rsidP="003E75AF">
      <w:pPr>
        <w:pStyle w:val="Alg4"/>
        <w:numPr>
          <w:ilvl w:val="1"/>
          <w:numId w:val="1545"/>
        </w:numPr>
      </w:pPr>
      <w:r>
        <w:t xml:space="preserve">Throw a </w:t>
      </w:r>
      <w:r w:rsidRPr="003F7754">
        <w:rPr>
          <w:b/>
          <w:bCs/>
        </w:rPr>
        <w:t>TypeError</w:t>
      </w:r>
      <w:r>
        <w:t xml:space="preserve"> exception</w:t>
      </w:r>
      <w:r w:rsidRPr="00E77497">
        <w:t>.</w:t>
      </w:r>
    </w:p>
    <w:p w14:paraId="3CD6A72D" w14:textId="77777777" w:rsidR="003E75AF" w:rsidDel="006C4D3E" w:rsidRDefault="003E75AF" w:rsidP="003E75AF">
      <w:pPr>
        <w:pStyle w:val="Alg4"/>
        <w:numPr>
          <w:ilvl w:val="0"/>
          <w:numId w:val="1545"/>
        </w:numPr>
        <w:rPr>
          <w:del w:id="13190" w:author="Rev 19 Allen Wirfs-Brock" w:date="2013-09-11T14:29:00Z"/>
        </w:rPr>
      </w:pPr>
      <w:del w:id="13191" w:author="Rev 19 Allen Wirfs-Brock" w:date="2013-09-11T14:29:00Z">
        <w:r w:rsidDel="006C4D3E">
          <w:delText>ReturnIfAbrupt(</w:delText>
        </w:r>
        <w:r w:rsidDel="006C4D3E">
          <w:rPr>
            <w:i/>
          </w:rPr>
          <w:delText>newObj</w:delText>
        </w:r>
        <w:r w:rsidDel="006C4D3E">
          <w:delText>).</w:delText>
        </w:r>
      </w:del>
    </w:p>
    <w:p w14:paraId="11D8303C" w14:textId="77777777" w:rsidR="003E75AF" w:rsidRPr="00E77497" w:rsidRDefault="003E75AF" w:rsidP="003E75AF">
      <w:pPr>
        <w:pStyle w:val="Alg4"/>
        <w:numPr>
          <w:ilvl w:val="0"/>
          <w:numId w:val="1545"/>
        </w:numPr>
      </w:pPr>
      <w:r w:rsidRPr="00E77497">
        <w:t xml:space="preserve">Let </w:t>
      </w:r>
      <w:r w:rsidRPr="00E77497">
        <w:rPr>
          <w:i/>
        </w:rPr>
        <w:t>k</w:t>
      </w:r>
      <w:r w:rsidRPr="00E77497">
        <w:t xml:space="preserve"> be 0.</w:t>
      </w:r>
    </w:p>
    <w:p w14:paraId="2DBF1AD5" w14:textId="77777777" w:rsidR="003E75AF" w:rsidRPr="00E77497" w:rsidRDefault="003E75AF" w:rsidP="003E75AF">
      <w:pPr>
        <w:pStyle w:val="Alg4"/>
        <w:numPr>
          <w:ilvl w:val="0"/>
          <w:numId w:val="1545"/>
        </w:numPr>
      </w:pPr>
      <w:r w:rsidRPr="00E77497">
        <w:t xml:space="preserve">Repeat, while </w:t>
      </w:r>
      <w:r w:rsidRPr="00E77497">
        <w:rPr>
          <w:i/>
        </w:rPr>
        <w:t xml:space="preserve">k </w:t>
      </w:r>
      <w:r w:rsidRPr="00E77497">
        <w:t xml:space="preserve">&lt; </w:t>
      </w:r>
      <w:r w:rsidRPr="00E77497">
        <w:rPr>
          <w:i/>
        </w:rPr>
        <w:t>len</w:t>
      </w:r>
    </w:p>
    <w:p w14:paraId="1775173A" w14:textId="77777777" w:rsidR="003E75AF" w:rsidRPr="00E77497" w:rsidRDefault="003E75AF" w:rsidP="003E75AF">
      <w:pPr>
        <w:pStyle w:val="Alg4"/>
        <w:numPr>
          <w:ilvl w:val="1"/>
          <w:numId w:val="1545"/>
        </w:numPr>
      </w:pPr>
      <w:r w:rsidRPr="00E77497">
        <w:t xml:space="preserve">Let </w:t>
      </w:r>
      <w:r w:rsidRPr="00E77497">
        <w:rPr>
          <w:i/>
        </w:rPr>
        <w:t>Pk</w:t>
      </w:r>
      <w:r w:rsidRPr="00E77497">
        <w:t xml:space="preserve"> be ToString(</w:t>
      </w:r>
      <w:r w:rsidRPr="00E77497">
        <w:rPr>
          <w:i/>
        </w:rPr>
        <w:t>k</w:t>
      </w:r>
      <w:r w:rsidRPr="00E77497">
        <w:t>).</w:t>
      </w:r>
    </w:p>
    <w:p w14:paraId="0208C83E" w14:textId="77777777" w:rsidR="003E75AF" w:rsidRPr="00E77497" w:rsidRDefault="003E75AF" w:rsidP="003E75AF">
      <w:pPr>
        <w:pStyle w:val="Alg4"/>
        <w:numPr>
          <w:ilvl w:val="1"/>
          <w:numId w:val="1545"/>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14:paraId="25F6A088" w14:textId="77777777" w:rsidR="003E75AF" w:rsidRPr="00E77497" w:rsidRDefault="003E75AF" w:rsidP="003E75AF">
      <w:pPr>
        <w:pStyle w:val="Alg4"/>
        <w:numPr>
          <w:ilvl w:val="1"/>
          <w:numId w:val="1545"/>
        </w:numPr>
      </w:pPr>
      <w:r>
        <w:t xml:space="preserve">Let </w:t>
      </w:r>
      <w:del w:id="13192" w:author="Rev 19 Allen Wirfs-Brock" w:date="2013-09-11T14:29:00Z">
        <w:r w:rsidRPr="00E1304F" w:rsidDel="006C4D3E">
          <w:rPr>
            <w:i/>
          </w:rPr>
          <w:delText>define</w:delText>
        </w:r>
        <w:r w:rsidDel="006C4D3E">
          <w:rPr>
            <w:i/>
          </w:rPr>
          <w:delText>Status</w:delText>
        </w:r>
        <w:r w:rsidDel="006C4D3E">
          <w:delText xml:space="preserve"> </w:delText>
        </w:r>
      </w:del>
      <w:ins w:id="13193" w:author="Rev 19 Allen Wirfs-Brock" w:date="2013-09-11T14:29:00Z">
        <w:r w:rsidR="006C4D3E">
          <w:rPr>
            <w:i/>
          </w:rPr>
          <w:t>status</w:t>
        </w:r>
        <w:r w:rsidR="006C4D3E">
          <w:t xml:space="preserve"> </w:t>
        </w:r>
      </w:ins>
      <w:r>
        <w:t>be the result of Put(</w:t>
      </w:r>
      <w:r>
        <w:rPr>
          <w:i/>
        </w:rPr>
        <w:t>newObj</w:t>
      </w:r>
      <w:r>
        <w:t>,</w:t>
      </w:r>
      <w:r w:rsidRPr="00E77497">
        <w:rPr>
          <w:i/>
        </w:rPr>
        <w:t>Pk</w:t>
      </w:r>
      <w:r w:rsidRPr="00E77497">
        <w:t xml:space="preserve">, </w:t>
      </w:r>
      <w:r>
        <w:rPr>
          <w:i/>
        </w:rPr>
        <w:t>kValue</w:t>
      </w:r>
      <w:r>
        <w:t>.[[value]]</w:t>
      </w:r>
      <w:r w:rsidRPr="00E77497">
        <w:t>,</w:t>
      </w:r>
      <w:r w:rsidRPr="00E85F3D">
        <w:rPr>
          <w:b/>
        </w:rPr>
        <w:t xml:space="preserve"> </w:t>
      </w:r>
      <w:r w:rsidRPr="00E77497">
        <w:rPr>
          <w:b/>
        </w:rPr>
        <w:t>true</w:t>
      </w:r>
      <w:r>
        <w:t>)</w:t>
      </w:r>
      <w:r w:rsidRPr="00E77497">
        <w:t>.</w:t>
      </w:r>
    </w:p>
    <w:p w14:paraId="0179491E" w14:textId="77777777" w:rsidR="003E75AF" w:rsidRPr="00E77497" w:rsidRDefault="003E75AF" w:rsidP="003E75AF">
      <w:pPr>
        <w:pStyle w:val="Alg4"/>
        <w:numPr>
          <w:ilvl w:val="1"/>
          <w:numId w:val="1545"/>
        </w:numPr>
        <w:contextualSpacing/>
      </w:pPr>
      <w:r>
        <w:t>ReturnIfAbrupt(</w:t>
      </w:r>
      <w:del w:id="13194" w:author="Rev 19 Allen Wirfs-Brock" w:date="2013-09-11T14:30:00Z">
        <w:r w:rsidRPr="00E1304F" w:rsidDel="006C4D3E">
          <w:rPr>
            <w:i/>
          </w:rPr>
          <w:delText>define</w:delText>
        </w:r>
        <w:r w:rsidDel="006C4D3E">
          <w:rPr>
            <w:i/>
          </w:rPr>
          <w:delText>Status</w:delText>
        </w:r>
      </w:del>
      <w:ins w:id="13195" w:author="Rev 19 Allen Wirfs-Brock" w:date="2013-09-11T14:30:00Z">
        <w:r w:rsidR="006C4D3E">
          <w:rPr>
            <w:i/>
          </w:rPr>
          <w:t>status</w:t>
        </w:r>
      </w:ins>
      <w:r>
        <w:t>).</w:t>
      </w:r>
    </w:p>
    <w:p w14:paraId="24F6C7DC" w14:textId="77777777" w:rsidR="003E75AF" w:rsidRPr="00E77497" w:rsidRDefault="003E75AF" w:rsidP="003E75AF">
      <w:pPr>
        <w:pStyle w:val="Alg4"/>
        <w:numPr>
          <w:ilvl w:val="1"/>
          <w:numId w:val="1545"/>
        </w:numPr>
      </w:pPr>
      <w:r w:rsidRPr="00E77497">
        <w:t xml:space="preserve">Increase </w:t>
      </w:r>
      <w:r w:rsidRPr="00E77497">
        <w:rPr>
          <w:i/>
        </w:rPr>
        <w:t>k</w:t>
      </w:r>
      <w:r w:rsidRPr="00E77497">
        <w:t xml:space="preserve"> by 1.</w:t>
      </w:r>
    </w:p>
    <w:p w14:paraId="2A5E1319" w14:textId="77777777" w:rsidR="003E75AF" w:rsidRPr="00E77497" w:rsidRDefault="003E75AF" w:rsidP="003E75AF">
      <w:pPr>
        <w:pStyle w:val="Alg4"/>
        <w:numPr>
          <w:ilvl w:val="0"/>
          <w:numId w:val="1545"/>
        </w:numPr>
        <w:spacing w:after="120"/>
      </w:pPr>
      <w:r w:rsidRPr="00E77497">
        <w:t xml:space="preserve">Return </w:t>
      </w:r>
      <w:r>
        <w:rPr>
          <w:i/>
        </w:rPr>
        <w:t>newObj</w:t>
      </w:r>
      <w:r w:rsidRPr="00E77497">
        <w:t>.</w:t>
      </w:r>
    </w:p>
    <w:p w14:paraId="760F72B1" w14:textId="77777777" w:rsidR="003E75AF" w:rsidRPr="00E77497" w:rsidRDefault="003E75AF" w:rsidP="003E75AF">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14:paraId="49AFF93B" w14:textId="77777777" w:rsidR="003E75AF" w:rsidRDefault="003E75AF" w:rsidP="003E75AF">
      <w:pPr>
        <w:pStyle w:val="Note"/>
      </w:pPr>
      <w:r>
        <w:t>NOTE 1</w:t>
      </w:r>
      <w:r>
        <w:tab/>
        <w:t xml:space="preserve">The </w:t>
      </w:r>
      <w:r w:rsidRPr="000F607A">
        <w:rPr>
          <w:rFonts w:ascii="Times New Roman" w:hAnsi="Times New Roman"/>
          <w:i/>
        </w:rPr>
        <w:t>items</w:t>
      </w:r>
      <w:r>
        <w:t xml:space="preserve"> argument is assumed to be a well-formed rest argument value. </w:t>
      </w:r>
    </w:p>
    <w:p w14:paraId="7EF93781" w14:textId="77777777" w:rsidR="003E75AF" w:rsidRPr="00E77497" w:rsidRDefault="003E75AF" w:rsidP="003E75AF">
      <w:pPr>
        <w:pStyle w:val="Note"/>
      </w:pPr>
      <w:r w:rsidRPr="00E77497">
        <w:t>NOTE</w:t>
      </w:r>
      <w:r>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 xml:space="preserve">a </w:t>
      </w:r>
      <w:r w:rsidRPr="003F7754">
        <w:rPr>
          <w:i/>
          <w:iCs/>
        </w:rPr>
        <w:t>TypedArray</w:t>
      </w:r>
      <w:r w:rsidRPr="00E77497">
        <w:t xml:space="preserve"> </w:t>
      </w:r>
      <w:r>
        <w:t>constructor</w:t>
      </w:r>
      <w:r w:rsidRPr="00E77497">
        <w:t xml:space="preserve">. Therefore it can be transferred </w:t>
      </w:r>
      <w:r>
        <w:t>to or inherited by</w:t>
      </w:r>
      <w:r w:rsidRPr="00E77497">
        <w:t xml:space="preserve"> other </w:t>
      </w:r>
      <w:r>
        <w:t>constructors</w:t>
      </w:r>
      <w:r w:rsidRPr="00E77497">
        <w:t xml:space="preserve"> </w:t>
      </w:r>
      <w:r>
        <w:t>that may be called with a single numeric argument</w:t>
      </w:r>
      <w:r w:rsidRPr="00E77497">
        <w:t xml:space="preserve">. </w:t>
      </w:r>
      <w:r>
        <w:t xml:space="preserve">However, it does assume that  constructor creates and </w:t>
      </w:r>
      <w:del w:id="13196" w:author="Rev 19 Allen Wirfs-Brock" w:date="2013-09-27T10:29:00Z">
        <w:r w:rsidDel="00540AE6">
          <w:delText xml:space="preserve">initializes </w:delText>
        </w:r>
      </w:del>
      <w:ins w:id="13197" w:author="Rev 19 Allen Wirfs-Brock" w:date="2013-09-27T10:29:00Z">
        <w:r w:rsidR="00540AE6">
          <w:t xml:space="preserve">initialises </w:t>
        </w:r>
      </w:ins>
      <w:r>
        <w:t xml:space="preserve">a length property that is </w:t>
      </w:r>
      <w:del w:id="13198" w:author="Rev 19 Allen Wirfs-Brock" w:date="2013-09-27T10:29:00Z">
        <w:r w:rsidDel="00540AE6">
          <w:delText xml:space="preserve">initialized </w:delText>
        </w:r>
      </w:del>
      <w:ins w:id="13199" w:author="Rev 19 Allen Wirfs-Brock" w:date="2013-09-27T10:29:00Z">
        <w:r w:rsidR="00540AE6">
          <w:t xml:space="preserve">initialised </w:t>
        </w:r>
      </w:ins>
      <w:r>
        <w:t>to its argument value.</w:t>
      </w:r>
    </w:p>
    <w:p w14:paraId="39D33F5B" w14:textId="77777777" w:rsidR="00550D8C" w:rsidRDefault="00550D8C" w:rsidP="00550D8C">
      <w:pPr>
        <w:pStyle w:val="40"/>
      </w:pPr>
      <w:r>
        <w:t>%</w:t>
      </w:r>
      <w:r w:rsidRPr="00573628">
        <w:t>TypedArray</w:t>
      </w:r>
      <w:r>
        <w:t>%.prototype</w:t>
      </w:r>
    </w:p>
    <w:p w14:paraId="78326AAF" w14:textId="77777777" w:rsidR="00550D8C" w:rsidRDefault="00550D8C" w:rsidP="00550D8C">
      <w:r>
        <w:t>The initial value of %</w:t>
      </w:r>
      <w:r w:rsidRPr="00573628">
        <w:t>TypedArray</w:t>
      </w:r>
      <w:r>
        <w:t>%.prototype is the %TypedArrayPrototype% intrinsic object (</w:t>
      </w:r>
      <w:r w:rsidR="00386020">
        <w:fldChar w:fldCharType="begin"/>
      </w:r>
      <w:r w:rsidR="00386020">
        <w:instrText xml:space="preserve"> REF _Ref366084182 \r \h </w:instrText>
      </w:r>
      <w:r w:rsidR="00386020">
        <w:fldChar w:fldCharType="separate"/>
      </w:r>
      <w:r w:rsidR="00D433E8">
        <w:t>22.2.3</w:t>
      </w:r>
      <w:r w:rsidR="00386020">
        <w:fldChar w:fldCharType="end"/>
      </w:r>
      <w:r>
        <w:t>).</w:t>
      </w:r>
    </w:p>
    <w:p w14:paraId="4133B99B" w14:textId="77777777" w:rsidR="00550D8C" w:rsidRDefault="00550D8C" w:rsidP="00550D8C">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14:paraId="786436DD" w14:textId="77777777" w:rsidR="003E75AF" w:rsidRPr="00A67AF2" w:rsidRDefault="003E75AF" w:rsidP="003E75AF">
      <w:pPr>
        <w:pStyle w:val="40"/>
      </w:pPr>
      <w:r>
        <w:t>%</w:t>
      </w:r>
      <w:r w:rsidRPr="00573628">
        <w:t>TypedArray</w:t>
      </w:r>
      <w:r>
        <w:t>%</w:t>
      </w:r>
      <w:r w:rsidDel="007D0DD9">
        <w:rPr>
          <w:i/>
        </w:rPr>
        <w:t xml:space="preserve"> </w:t>
      </w:r>
      <w:r>
        <w:t>[ @@create ]</w:t>
      </w:r>
      <w:r w:rsidRPr="00A67AF2">
        <w:t xml:space="preserve"> (</w:t>
      </w:r>
      <w:r>
        <w:t xml:space="preserve"> </w:t>
      </w:r>
      <w:r w:rsidRPr="00A67AF2">
        <w:t>)</w:t>
      </w:r>
    </w:p>
    <w:p w14:paraId="3799A808" w14:textId="77777777" w:rsidR="003E75AF" w:rsidRPr="00E77497" w:rsidRDefault="003E75AF" w:rsidP="003E75AF">
      <w:r>
        <w:t>T</w:t>
      </w:r>
      <w:r w:rsidRPr="00675B74">
        <w:t>he</w:t>
      </w:r>
      <w:r>
        <w:t xml:space="preserve"> @@create</w:t>
      </w:r>
      <w:r w:rsidRPr="00675B74">
        <w:t xml:space="preserve"> method of</w:t>
      </w:r>
      <w:r>
        <w:t xml:space="preserve"> %</w:t>
      </w:r>
      <w:r w:rsidRPr="00573628">
        <w:t>TypedArray</w:t>
      </w:r>
      <w:r>
        <w:t>%</w:t>
      </w:r>
      <w:r w:rsidRPr="00E77497">
        <w:t xml:space="preserve"> </w:t>
      </w:r>
      <w:r>
        <w:t>performs the</w:t>
      </w:r>
      <w:r w:rsidRPr="00E77497">
        <w:t xml:space="preserve"> following steps:</w:t>
      </w:r>
    </w:p>
    <w:p w14:paraId="1CD01C8A" w14:textId="77777777" w:rsidR="003E75AF" w:rsidRDefault="003E75AF" w:rsidP="003E75AF">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76E3A79B" w14:textId="77777777" w:rsidR="003E75AF" w:rsidRDefault="003E75AF" w:rsidP="003E75AF">
      <w:pPr>
        <w:numPr>
          <w:ilvl w:val="0"/>
          <w:numId w:val="1301"/>
        </w:numPr>
        <w:contextualSpacing/>
        <w:rPr>
          <w:rFonts w:ascii="Times New Roman" w:hAnsi="Times New Roman"/>
        </w:rPr>
      </w:pPr>
      <w:r>
        <w:rPr>
          <w:rFonts w:ascii="Times New Roman" w:hAnsi="Times New Roman"/>
        </w:rPr>
        <w:t>If Type(</w:t>
      </w:r>
      <w:r>
        <w:rPr>
          <w:rFonts w:ascii="Times New Roman" w:hAnsi="Times New Roman"/>
          <w:i/>
          <w:iCs/>
        </w:rPr>
        <w:t>F</w:t>
      </w:r>
      <w:r>
        <w:rPr>
          <w:rFonts w:ascii="Times New Roman" w:hAnsi="Times New Roman"/>
        </w:rPr>
        <w:t xml:space="preserve">) is not Object, then throw a </w:t>
      </w:r>
      <w:r w:rsidRPr="00C77389">
        <w:rPr>
          <w:rFonts w:ascii="Times New Roman" w:hAnsi="Times New Roman"/>
          <w:b/>
          <w:bCs/>
        </w:rPr>
        <w:t>TypeError</w:t>
      </w:r>
      <w:r>
        <w:rPr>
          <w:rFonts w:ascii="Times New Roman" w:hAnsi="Times New Roman"/>
        </w:rPr>
        <w:t xml:space="preserve"> exception.</w:t>
      </w:r>
    </w:p>
    <w:p w14:paraId="16A1DE78" w14:textId="77777777" w:rsidR="003E75AF" w:rsidRDefault="003E75AF" w:rsidP="003E75AF">
      <w:pPr>
        <w:numPr>
          <w:ilvl w:val="0"/>
          <w:numId w:val="1301"/>
        </w:numPr>
        <w:contextualSpacing/>
        <w:rPr>
          <w:rFonts w:ascii="Times New Roman" w:hAnsi="Times New Roman"/>
        </w:rPr>
      </w:pPr>
      <w:r>
        <w:rPr>
          <w:rFonts w:ascii="Times New Roman" w:hAnsi="Times New Roman"/>
        </w:rPr>
        <w:t xml:space="preserve">If </w:t>
      </w:r>
      <w:r>
        <w:rPr>
          <w:rFonts w:ascii="Times New Roman" w:hAnsi="Times New Roman"/>
          <w:i/>
          <w:iCs/>
        </w:rPr>
        <w:t>F</w:t>
      </w:r>
      <w:r>
        <w:rPr>
          <w:rFonts w:ascii="Times New Roman" w:hAnsi="Times New Roman"/>
        </w:rPr>
        <w:t xml:space="preserve"> does not have a [[</w:t>
      </w:r>
      <w:r w:rsidRPr="00520808">
        <w:rPr>
          <w:rFonts w:ascii="Times New Roman" w:hAnsi="Times New Roman"/>
        </w:rPr>
        <w:t>TypedArrayConstructor</w:t>
      </w:r>
      <w:r>
        <w:rPr>
          <w:rFonts w:ascii="Times New Roman" w:hAnsi="Times New Roman"/>
        </w:rPr>
        <w:t xml:space="preserve">]] internal data property, then throw a </w:t>
      </w:r>
      <w:r w:rsidRPr="00C77389">
        <w:rPr>
          <w:rFonts w:ascii="Times New Roman" w:hAnsi="Times New Roman"/>
          <w:b/>
          <w:bCs/>
        </w:rPr>
        <w:t>TypeError</w:t>
      </w:r>
      <w:r>
        <w:rPr>
          <w:rFonts w:ascii="Times New Roman" w:hAnsi="Times New Roman"/>
        </w:rPr>
        <w:t xml:space="preserve"> exception.</w:t>
      </w:r>
    </w:p>
    <w:p w14:paraId="5AE0707E" w14:textId="77777777" w:rsidR="003E75AF" w:rsidRPr="00076B9E" w:rsidRDefault="003E75AF" w:rsidP="003E75AF">
      <w:pPr>
        <w:numPr>
          <w:ilvl w:val="0"/>
          <w:numId w:val="1301"/>
        </w:numPr>
        <w:ind w:left="403" w:hanging="403"/>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sidRPr="00695875">
        <w:rPr>
          <w:rFonts w:ascii="Courier New" w:hAnsi="Courier New"/>
          <w:b/>
        </w:rPr>
        <w:t>%</w:t>
      </w:r>
      <w:r w:rsidRPr="00C36B1B">
        <w:rPr>
          <w:rFonts w:ascii="Courier New" w:hAnsi="Courier New" w:cs="Courier New"/>
          <w:b/>
          <w:bCs/>
        </w:rPr>
        <w:t>TypedArray</w:t>
      </w:r>
      <w:r w:rsidRPr="00C36B1B">
        <w:rPr>
          <w:rFonts w:ascii="Courier New" w:hAnsi="Courier New" w:cs="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6F4875E0" w14:textId="77777777" w:rsidR="003E75AF" w:rsidRDefault="003E75AF" w:rsidP="003E75AF">
      <w:pPr>
        <w:numPr>
          <w:ilvl w:val="0"/>
          <w:numId w:val="1301"/>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49DF05FD" w14:textId="77777777" w:rsidR="003E75AF" w:rsidRPr="00E77497" w:rsidRDefault="003E75AF" w:rsidP="003E75AF">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A62B7D">
        <w:rPr>
          <w:rFonts w:ascii="Times New Roman" w:hAnsi="Times New Roman"/>
          <w:iCs/>
        </w:rPr>
        <w:t xml:space="preserve">IntegerIndexedObjectCreate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14:paraId="0BF59F3E" w14:textId="77777777"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 xml:space="preserve">Add a </w:t>
      </w:r>
      <w:r>
        <w:rPr>
          <w:rFonts w:ascii="Times New Roman" w:hAnsi="Times New Roman"/>
        </w:rPr>
        <w:t>[[ViewedArrayBuffer]]</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3C32B2">
        <w:rPr>
          <w:rFonts w:ascii="Times New Roman" w:hAnsi="Times New Roman"/>
          <w:b/>
          <w:bCs/>
          <w:iCs/>
        </w:rPr>
        <w:t>undefined</w:t>
      </w:r>
      <w:r w:rsidRPr="004F54AE">
        <w:rPr>
          <w:rFonts w:ascii="Times New Roman" w:hAnsi="Times New Roman"/>
        </w:rPr>
        <w:t>.</w:t>
      </w:r>
    </w:p>
    <w:p w14:paraId="68EAC950" w14:textId="77777777"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TypedArray</w:t>
      </w:r>
      <w:r>
        <w:rPr>
          <w:rFonts w:ascii="Times New Roman" w:hAnsi="Times New Roman"/>
        </w:rPr>
        <w:t>Name</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the value of </w:t>
      </w:r>
      <w:r>
        <w:rPr>
          <w:rFonts w:ascii="Times New Roman" w:hAnsi="Times New Roman"/>
          <w:i/>
        </w:rPr>
        <w:t>F’s</w:t>
      </w:r>
      <w:r>
        <w:rPr>
          <w:rFonts w:ascii="Times New Roman" w:hAnsi="Times New Roman"/>
          <w:iCs/>
        </w:rPr>
        <w:t xml:space="preserve"> </w:t>
      </w:r>
      <w:r>
        <w:rPr>
          <w:rFonts w:ascii="Times New Roman" w:hAnsi="Times New Roman"/>
        </w:rPr>
        <w:t>[[</w:t>
      </w:r>
      <w:r w:rsidRPr="00520808">
        <w:rPr>
          <w:rFonts w:ascii="Times New Roman" w:hAnsi="Times New Roman"/>
        </w:rPr>
        <w:t>TypedArrayConstructor</w:t>
      </w:r>
      <w:r>
        <w:rPr>
          <w:rFonts w:ascii="Times New Roman" w:hAnsi="Times New Roman"/>
        </w:rPr>
        <w:t>]] internal data property</w:t>
      </w:r>
      <w:r w:rsidRPr="003C32B2" w:rsidDel="00C77389">
        <w:rPr>
          <w:rFonts w:ascii="Times New Roman" w:hAnsi="Times New Roman"/>
          <w:b/>
          <w:bCs/>
          <w:iCs/>
        </w:rPr>
        <w:t xml:space="preserve"> </w:t>
      </w:r>
      <w:r w:rsidRPr="004F54AE">
        <w:rPr>
          <w:rFonts w:ascii="Times New Roman" w:hAnsi="Times New Roman"/>
        </w:rPr>
        <w:t>.</w:t>
      </w:r>
    </w:p>
    <w:p w14:paraId="123A0052" w14:textId="77777777"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ByteLength</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3C32B2">
        <w:rPr>
          <w:rFonts w:ascii="Times New Roman" w:hAnsi="Times New Roman"/>
          <w:iCs/>
        </w:rPr>
        <w:t>0</w:t>
      </w:r>
      <w:r w:rsidRPr="004F54AE">
        <w:rPr>
          <w:rFonts w:ascii="Times New Roman" w:hAnsi="Times New Roman"/>
        </w:rPr>
        <w:t>.</w:t>
      </w:r>
    </w:p>
    <w:p w14:paraId="562AFFBD" w14:textId="77777777"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ByteOffset</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7A6A03">
        <w:rPr>
          <w:rFonts w:ascii="Times New Roman" w:hAnsi="Times New Roman"/>
          <w:iCs/>
        </w:rPr>
        <w:t>0</w:t>
      </w:r>
      <w:r w:rsidRPr="004F54AE">
        <w:rPr>
          <w:rFonts w:ascii="Times New Roman" w:hAnsi="Times New Roman"/>
        </w:rPr>
        <w:t>.</w:t>
      </w:r>
    </w:p>
    <w:p w14:paraId="4AA1C71B" w14:textId="77777777"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w:t>
      </w:r>
      <w:ins w:id="13200" w:author="Rev 19 Allen Wirfs-Brock" w:date="2013-09-26T17:42:00Z">
        <w:r w:rsidR="0072639A">
          <w:rPr>
            <w:rFonts w:ascii="Times New Roman" w:hAnsi="Times New Roman"/>
          </w:rPr>
          <w:t>n</w:t>
        </w:r>
      </w:ins>
      <w:r w:rsidRPr="004F54AE">
        <w:rPr>
          <w:rFonts w:ascii="Times New Roman" w:hAnsi="Times New Roman"/>
        </w:rPr>
        <w:t xml:space="preserve"> [[</w:t>
      </w:r>
      <w:r w:rsidRPr="00243E99">
        <w:rPr>
          <w:rFonts w:ascii="Times New Roman" w:hAnsi="Times New Roman"/>
        </w:rPr>
        <w:t>ArrayLength</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7A6A03">
        <w:rPr>
          <w:rFonts w:ascii="Times New Roman" w:hAnsi="Times New Roman"/>
          <w:iCs/>
        </w:rPr>
        <w:t>0</w:t>
      </w:r>
      <w:r w:rsidRPr="004F54AE">
        <w:rPr>
          <w:rFonts w:ascii="Times New Roman" w:hAnsi="Times New Roman"/>
        </w:rPr>
        <w:t>.</w:t>
      </w:r>
    </w:p>
    <w:p w14:paraId="3B6041A8" w14:textId="77777777" w:rsidR="003E75AF" w:rsidDel="00C464F8" w:rsidRDefault="003E75AF" w:rsidP="003E75AF">
      <w:pPr>
        <w:numPr>
          <w:ilvl w:val="0"/>
          <w:numId w:val="1301"/>
        </w:numPr>
        <w:spacing w:after="0"/>
        <w:contextualSpacing/>
        <w:rPr>
          <w:del w:id="13201" w:author="Rev 19 Allen Wirfs-Brock" w:date="2013-09-23T17:33:00Z"/>
          <w:rFonts w:ascii="Times New Roman" w:hAnsi="Times New Roman"/>
        </w:rPr>
      </w:pPr>
      <w:del w:id="13202" w:author="Rev 19 Allen Wirfs-Brock" w:date="2013-09-23T17:33:00Z">
        <w:r w:rsidDel="00C464F8">
          <w:rPr>
            <w:rFonts w:ascii="Times New Roman" w:hAnsi="Times New Roman"/>
          </w:rPr>
          <w:delText xml:space="preserve">Call the [[PreventExtensions]] internal method of </w:delText>
        </w:r>
        <w:r w:rsidDel="00C464F8">
          <w:rPr>
            <w:rFonts w:ascii="Times New Roman" w:hAnsi="Times New Roman"/>
            <w:i/>
            <w:iCs/>
          </w:rPr>
          <w:delText>obj</w:delText>
        </w:r>
        <w:r w:rsidDel="00C464F8">
          <w:rPr>
            <w:rFonts w:ascii="Times New Roman" w:hAnsi="Times New Roman"/>
          </w:rPr>
          <w:delText>.</w:delText>
        </w:r>
      </w:del>
    </w:p>
    <w:p w14:paraId="76C3A49E" w14:textId="77777777" w:rsidR="003E75AF" w:rsidRDefault="003E75AF" w:rsidP="003E75AF">
      <w:pPr>
        <w:numPr>
          <w:ilvl w:val="0"/>
          <w:numId w:val="130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4A8F3264" w14:textId="77777777" w:rsidR="003E75AF" w:rsidRPr="00E77497" w:rsidRDefault="003E75AF" w:rsidP="003E75AF">
      <w:pPr>
        <w:contextualSpacing/>
        <w:rPr>
          <w:rFonts w:ascii="Times New Roman" w:hAnsi="Times New Roman"/>
        </w:rPr>
      </w:pPr>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728CFCDE" w14:textId="77777777" w:rsidR="003E75AF" w:rsidRDefault="003E75AF" w:rsidP="003E75AF">
      <w:pPr>
        <w:pStyle w:val="30"/>
      </w:pPr>
      <w:bookmarkStart w:id="13203" w:name="_Ref366084182"/>
      <w:bookmarkStart w:id="13204" w:name="_Ref366084407"/>
      <w:bookmarkStart w:id="13205" w:name="_Toc368050767"/>
      <w:r>
        <w:t>Properties of the %</w:t>
      </w:r>
      <w:r w:rsidRPr="00573628">
        <w:t>TypedArray</w:t>
      </w:r>
      <w:r>
        <w:t>Prototype% Object</w:t>
      </w:r>
      <w:bookmarkEnd w:id="13203"/>
      <w:bookmarkEnd w:id="13204"/>
      <w:bookmarkEnd w:id="13205"/>
    </w:p>
    <w:p w14:paraId="25CDC8FC" w14:textId="77777777" w:rsidR="003E75AF" w:rsidRDefault="003E75AF" w:rsidP="003E75AF">
      <w:r>
        <w:t>The value of the [[Prototype]] internal data property of the %</w:t>
      </w:r>
      <w:r w:rsidRPr="00573628">
        <w:t>TypedArray</w:t>
      </w:r>
      <w:r>
        <w:t>Prototype% object is the standard built-in Object prototype object (</w:t>
      </w:r>
      <w:r>
        <w:fldChar w:fldCharType="begin"/>
      </w:r>
      <w:r>
        <w:instrText xml:space="preserve"> REF _Ref360007187 \r \h </w:instrText>
      </w:r>
      <w:r>
        <w:fldChar w:fldCharType="separate"/>
      </w:r>
      <w:r w:rsidR="00D433E8">
        <w:t>19.1.4</w:t>
      </w:r>
      <w:r>
        <w:fldChar w:fldCharType="end"/>
      </w:r>
      <w:r>
        <w:t>). The %</w:t>
      </w:r>
      <w:r w:rsidRPr="00573628">
        <w:t>TypedArray</w:t>
      </w:r>
      <w:r>
        <w:t xml:space="preserve">Prototype% object is an ordinary object. It does not have a [[ViewedArrayBuffer]] or or any other of the internal data properties that are specific to </w:t>
      </w:r>
      <w:r>
        <w:rPr>
          <w:i/>
          <w:iCs/>
        </w:rPr>
        <w:t>TypedArray</w:t>
      </w:r>
      <w:r>
        <w:t xml:space="preserve"> instance objects.</w:t>
      </w:r>
    </w:p>
    <w:p w14:paraId="62A43A98" w14:textId="77777777" w:rsidR="003E75AF" w:rsidRDefault="003E75AF" w:rsidP="003E75AF">
      <w:pPr>
        <w:pStyle w:val="40"/>
      </w:pPr>
      <w:commentRangeStart w:id="13206"/>
      <w:r>
        <w:t xml:space="preserve">get </w:t>
      </w:r>
      <w:commentRangeEnd w:id="13206"/>
      <w:r>
        <w:rPr>
          <w:rStyle w:val="af6"/>
          <w:b w:val="0"/>
        </w:rPr>
        <w:commentReference w:id="13206"/>
      </w:r>
      <w:r w:rsidRPr="00286791">
        <w:rPr>
          <w:i/>
        </w:rPr>
        <w:t xml:space="preserve"> </w:t>
      </w:r>
      <w:r>
        <w:t>%</w:t>
      </w:r>
      <w:r w:rsidRPr="00573628">
        <w:t>TypedArray</w:t>
      </w:r>
      <w:r>
        <w:t>%.prototype.buffer</w:t>
      </w:r>
    </w:p>
    <w:p w14:paraId="5168CB42" w14:textId="77777777" w:rsidR="003E75AF" w:rsidRPr="00E77497" w:rsidRDefault="003E75AF" w:rsidP="003E75AF">
      <w:r>
        <w:t>%</w:t>
      </w:r>
      <w:r w:rsidRPr="00560AAC">
        <w:rPr>
          <w:iCs/>
        </w:rPr>
        <w:t>TypedArray</w:t>
      </w:r>
      <w:r>
        <w:rPr>
          <w:iCs/>
        </w:rPr>
        <w:t>%</w:t>
      </w:r>
      <w: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14:paraId="3C4A8E59" w14:textId="77777777" w:rsidR="003E75AF" w:rsidRPr="00E77497" w:rsidRDefault="003E75AF" w:rsidP="003E75AF">
      <w:pPr>
        <w:pStyle w:val="Alg4"/>
        <w:numPr>
          <w:ilvl w:val="0"/>
          <w:numId w:val="1303"/>
        </w:numPr>
      </w:pPr>
      <w:r w:rsidRPr="00E77497">
        <w:t xml:space="preserve">Let </w:t>
      </w:r>
      <w:r>
        <w:rPr>
          <w:i/>
        </w:rPr>
        <w:t>O</w:t>
      </w:r>
      <w:r w:rsidRPr="00E77497">
        <w:t xml:space="preserve"> be </w:t>
      </w:r>
      <w:del w:id="13207" w:author="Rev 19 Allen Wirfs-Brock" w:date="2013-09-27T11:32:00Z">
        <w:r w:rsidRPr="00E77497" w:rsidDel="00CB251B">
          <w:delText>the</w:delText>
        </w:r>
        <w:r w:rsidDel="00CB251B">
          <w:delText xml:space="preserve"> result of  calling ToObject with </w:delText>
        </w:r>
      </w:del>
      <w:r>
        <w:t xml:space="preserve">the </w:t>
      </w:r>
      <w:r w:rsidRPr="00E77497">
        <w:rPr>
          <w:b/>
        </w:rPr>
        <w:t>this</w:t>
      </w:r>
      <w:r w:rsidRPr="00E77497">
        <w:t xml:space="preserve"> value</w:t>
      </w:r>
      <w:del w:id="13208" w:author="Rev 19 Allen Wirfs-Brock" w:date="2013-09-27T11:32:00Z">
        <w:r w:rsidRPr="007B0456" w:rsidDel="00CB251B">
          <w:delText xml:space="preserve"> </w:delText>
        </w:r>
        <w:r w:rsidDel="00CB251B">
          <w:delText>as its argument</w:delText>
        </w:r>
      </w:del>
      <w:r w:rsidRPr="00E77497">
        <w:t>.</w:t>
      </w:r>
    </w:p>
    <w:p w14:paraId="1343D157" w14:textId="77777777" w:rsidR="00CB251B" w:rsidRDefault="00CB251B" w:rsidP="00CB251B">
      <w:pPr>
        <w:pStyle w:val="Alg4"/>
        <w:numPr>
          <w:ilvl w:val="0"/>
          <w:numId w:val="1303"/>
        </w:numPr>
        <w:rPr>
          <w:ins w:id="13209" w:author="Rev 19 Allen Wirfs-Brock" w:date="2013-09-27T11:38:00Z"/>
        </w:rPr>
      </w:pPr>
      <w:ins w:id="13210" w:author="Rev 19 Allen Wirfs-Brock" w:date="2013-09-27T11:38:00Z">
        <w:r>
          <w:t>If Type(</w:t>
        </w:r>
        <w:r>
          <w:rPr>
            <w:i/>
          </w:rPr>
          <w:t>O</w:t>
        </w:r>
        <w:r>
          <w:t xml:space="preserve">) is not Object, throw a </w:t>
        </w:r>
        <w:r w:rsidRPr="00CB251B">
          <w:rPr>
            <w:b/>
          </w:rPr>
          <w:t>TypeError</w:t>
        </w:r>
        <w:r>
          <w:t xml:space="preserve"> exception.</w:t>
        </w:r>
      </w:ins>
    </w:p>
    <w:p w14:paraId="2BC2A463" w14:textId="77777777" w:rsidR="003E75AF" w:rsidRPr="00E77497" w:rsidDel="00CB251B" w:rsidRDefault="003E75AF" w:rsidP="003E75AF">
      <w:pPr>
        <w:pStyle w:val="Alg4"/>
        <w:numPr>
          <w:ilvl w:val="0"/>
          <w:numId w:val="1303"/>
        </w:numPr>
        <w:rPr>
          <w:del w:id="13211" w:author="Rev 19 Allen Wirfs-Brock" w:date="2013-09-27T11:32:00Z"/>
        </w:rPr>
      </w:pPr>
      <w:del w:id="13212" w:author="Rev 19 Allen Wirfs-Brock" w:date="2013-09-27T11:32:00Z">
        <w:r w:rsidDel="00CB251B">
          <w:delText>ReturnIfAbrupt(</w:delText>
        </w:r>
        <w:r w:rsidDel="00CB251B">
          <w:rPr>
            <w:i/>
          </w:rPr>
          <w:delText>O</w:delText>
        </w:r>
        <w:r w:rsidDel="00CB251B">
          <w:delText>).</w:delText>
        </w:r>
      </w:del>
    </w:p>
    <w:p w14:paraId="65294321" w14:textId="77777777" w:rsidR="003E75AF" w:rsidRDefault="003E75AF" w:rsidP="003E75AF">
      <w:pPr>
        <w:pStyle w:val="Alg4"/>
        <w:numPr>
          <w:ilvl w:val="0"/>
          <w:numId w:val="1303"/>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14:paraId="7B0128AB" w14:textId="77777777" w:rsidR="003E75AF" w:rsidRPr="00E77497" w:rsidRDefault="003E75AF" w:rsidP="003E75AF">
      <w:pPr>
        <w:pStyle w:val="Alg4"/>
        <w:numPr>
          <w:ilvl w:val="0"/>
          <w:numId w:val="1303"/>
        </w:numPr>
      </w:pPr>
      <w:r>
        <w:t xml:space="preserve">Let </w:t>
      </w:r>
      <w:r>
        <w:rPr>
          <w:i/>
          <w:iCs/>
        </w:rPr>
        <w:t>buffer</w:t>
      </w:r>
      <w:r>
        <w:t xml:space="preserve"> be the value of </w:t>
      </w:r>
      <w:r>
        <w:rPr>
          <w:i/>
        </w:rPr>
        <w:t>O</w:t>
      </w:r>
      <w:r>
        <w:t>’s [[ViewedArrayBuffer]] internal</w:t>
      </w:r>
      <w:r w:rsidRPr="00314265">
        <w:t xml:space="preserve"> </w:t>
      </w:r>
      <w:r>
        <w:t>data property.</w:t>
      </w:r>
    </w:p>
    <w:p w14:paraId="76822699" w14:textId="77777777" w:rsidR="003E75AF" w:rsidRDefault="003E75AF" w:rsidP="003E75AF">
      <w:pPr>
        <w:pStyle w:val="Alg4"/>
        <w:numPr>
          <w:ilvl w:val="0"/>
          <w:numId w:val="1303"/>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7A0FACCC" w14:textId="77777777" w:rsidR="003E75AF" w:rsidRPr="00E77497" w:rsidRDefault="003E75AF" w:rsidP="003E75AF">
      <w:pPr>
        <w:pStyle w:val="Alg4"/>
        <w:numPr>
          <w:ilvl w:val="0"/>
          <w:numId w:val="1303"/>
        </w:numPr>
        <w:spacing w:after="220"/>
      </w:pPr>
      <w:r>
        <w:t xml:space="preserve">Return </w:t>
      </w:r>
      <w:r>
        <w:rPr>
          <w:i/>
          <w:iCs/>
        </w:rPr>
        <w:t>buffer</w:t>
      </w:r>
      <w:r>
        <w:t>.</w:t>
      </w:r>
    </w:p>
    <w:p w14:paraId="4664F9A2" w14:textId="77777777" w:rsidR="003E75AF" w:rsidRDefault="003E75AF" w:rsidP="003E75AF">
      <w:pPr>
        <w:pStyle w:val="40"/>
      </w:pPr>
      <w:commentRangeStart w:id="13213"/>
      <w:r>
        <w:t xml:space="preserve">get </w:t>
      </w:r>
      <w:commentRangeEnd w:id="13213"/>
      <w:r>
        <w:rPr>
          <w:rStyle w:val="af6"/>
          <w:b w:val="0"/>
        </w:rPr>
        <w:commentReference w:id="13213"/>
      </w:r>
      <w:r w:rsidRPr="00286791">
        <w:rPr>
          <w:i/>
        </w:rPr>
        <w:t xml:space="preserve"> </w:t>
      </w:r>
      <w:r>
        <w:t>%</w:t>
      </w:r>
      <w:r w:rsidRPr="00573628">
        <w:t>TypedArray</w:t>
      </w:r>
      <w:r>
        <w:t>%.prototype.byteLength</w:t>
      </w:r>
    </w:p>
    <w:p w14:paraId="2AC98881" w14:textId="77777777" w:rsidR="003E75AF" w:rsidRPr="00E77497" w:rsidRDefault="003E75AF" w:rsidP="003E75AF">
      <w:r>
        <w:t>%</w:t>
      </w:r>
      <w:r w:rsidRPr="00560AAC">
        <w:rPr>
          <w:iCs/>
        </w:rPr>
        <w:t>TypedArray</w:t>
      </w:r>
      <w:r>
        <w:rPr>
          <w:iCs/>
        </w:rPr>
        <w:t>%</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10868FBD" w14:textId="77777777" w:rsidR="003E75AF" w:rsidRPr="00E77497" w:rsidRDefault="003E75AF" w:rsidP="003E75AF">
      <w:pPr>
        <w:pStyle w:val="Alg4"/>
        <w:numPr>
          <w:ilvl w:val="0"/>
          <w:numId w:val="1304"/>
        </w:numPr>
      </w:pPr>
      <w:r w:rsidRPr="00E77497">
        <w:t xml:space="preserve">Let </w:t>
      </w:r>
      <w:r>
        <w:rPr>
          <w:i/>
        </w:rPr>
        <w:t>O</w:t>
      </w:r>
      <w:r w:rsidRPr="00E77497">
        <w:t xml:space="preserve"> be </w:t>
      </w:r>
      <w:del w:id="13214" w:author="Rev 19 Allen Wirfs-Brock" w:date="2013-09-27T11:32:00Z">
        <w:r w:rsidRPr="00E77497" w:rsidDel="00CB251B">
          <w:delText>the</w:delText>
        </w:r>
        <w:r w:rsidDel="00CB251B">
          <w:delText xml:space="preserve"> result of  calling ToObject with </w:delText>
        </w:r>
      </w:del>
      <w:r>
        <w:t xml:space="preserve">the </w:t>
      </w:r>
      <w:r w:rsidRPr="00E77497">
        <w:rPr>
          <w:b/>
        </w:rPr>
        <w:t>this</w:t>
      </w:r>
      <w:r w:rsidRPr="00E77497">
        <w:t xml:space="preserve"> value</w:t>
      </w:r>
      <w:del w:id="13215" w:author="Rev 19 Allen Wirfs-Brock" w:date="2013-09-27T11:32:00Z">
        <w:r w:rsidRPr="007B0456" w:rsidDel="00CB251B">
          <w:delText xml:space="preserve"> </w:delText>
        </w:r>
        <w:r w:rsidDel="00CB251B">
          <w:delText>as its argument</w:delText>
        </w:r>
      </w:del>
      <w:r w:rsidRPr="00E77497">
        <w:t>.</w:t>
      </w:r>
    </w:p>
    <w:p w14:paraId="1544F518" w14:textId="77777777" w:rsidR="00CB251B" w:rsidRDefault="00CB251B" w:rsidP="00CB251B">
      <w:pPr>
        <w:pStyle w:val="Alg4"/>
        <w:numPr>
          <w:ilvl w:val="0"/>
          <w:numId w:val="1304"/>
        </w:numPr>
        <w:rPr>
          <w:ins w:id="13216" w:author="Rev 19 Allen Wirfs-Brock" w:date="2013-09-27T11:37:00Z"/>
        </w:rPr>
      </w:pPr>
      <w:ins w:id="13217" w:author="Rev 19 Allen Wirfs-Brock" w:date="2013-09-27T11:37:00Z">
        <w:r>
          <w:t>If Type(</w:t>
        </w:r>
        <w:r>
          <w:rPr>
            <w:i/>
          </w:rPr>
          <w:t>O</w:t>
        </w:r>
        <w:r>
          <w:t xml:space="preserve">) is not Object, throw a </w:t>
        </w:r>
        <w:r w:rsidRPr="00CB251B">
          <w:rPr>
            <w:b/>
          </w:rPr>
          <w:t>TypeError</w:t>
        </w:r>
        <w:r>
          <w:t xml:space="preserve"> exception.</w:t>
        </w:r>
      </w:ins>
    </w:p>
    <w:p w14:paraId="117B4C60" w14:textId="77777777" w:rsidR="003E75AF" w:rsidRPr="00E77497" w:rsidDel="00CB251B" w:rsidRDefault="003E75AF" w:rsidP="003E75AF">
      <w:pPr>
        <w:pStyle w:val="Alg4"/>
        <w:numPr>
          <w:ilvl w:val="0"/>
          <w:numId w:val="1304"/>
        </w:numPr>
        <w:rPr>
          <w:del w:id="13218" w:author="Rev 19 Allen Wirfs-Brock" w:date="2013-09-27T11:33:00Z"/>
        </w:rPr>
      </w:pPr>
      <w:del w:id="13219" w:author="Rev 19 Allen Wirfs-Brock" w:date="2013-09-27T11:33:00Z">
        <w:r w:rsidDel="00CB251B">
          <w:delText>ReturnIfAbrupt(</w:delText>
        </w:r>
        <w:r w:rsidDel="00CB251B">
          <w:rPr>
            <w:i/>
          </w:rPr>
          <w:delText>O</w:delText>
        </w:r>
        <w:r w:rsidDel="00CB251B">
          <w:delText>).</w:delText>
        </w:r>
      </w:del>
    </w:p>
    <w:p w14:paraId="422DAA42" w14:textId="77777777" w:rsidR="003E75AF" w:rsidRDefault="003E75AF" w:rsidP="003E75AF">
      <w:pPr>
        <w:pStyle w:val="Alg4"/>
        <w:numPr>
          <w:ilvl w:val="0"/>
          <w:numId w:val="1304"/>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14:paraId="6CE98655" w14:textId="77777777" w:rsidR="003E75AF" w:rsidRPr="00E77497" w:rsidRDefault="003E75AF" w:rsidP="003E75AF">
      <w:pPr>
        <w:pStyle w:val="Alg4"/>
        <w:numPr>
          <w:ilvl w:val="0"/>
          <w:numId w:val="1304"/>
        </w:numPr>
      </w:pPr>
      <w:r>
        <w:t xml:space="preserve">Let </w:t>
      </w:r>
      <w:r>
        <w:rPr>
          <w:i/>
          <w:iCs/>
        </w:rPr>
        <w:t>buffer</w:t>
      </w:r>
      <w:r>
        <w:t xml:space="preserve"> be the value of </w:t>
      </w:r>
      <w:r>
        <w:rPr>
          <w:i/>
        </w:rPr>
        <w:t>O</w:t>
      </w:r>
      <w:r>
        <w:t>’s [[ViewedArrayBuffer]] internal</w:t>
      </w:r>
      <w:r w:rsidRPr="00314265">
        <w:t xml:space="preserve"> </w:t>
      </w:r>
      <w:r>
        <w:t>data property.</w:t>
      </w:r>
    </w:p>
    <w:p w14:paraId="55D35B58" w14:textId="77777777" w:rsidR="003E75AF" w:rsidRDefault="003E75AF" w:rsidP="003E75AF">
      <w:pPr>
        <w:pStyle w:val="Alg4"/>
        <w:numPr>
          <w:ilvl w:val="0"/>
          <w:numId w:val="1304"/>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28643189" w14:textId="77777777" w:rsidR="003E75AF" w:rsidRDefault="003E75AF" w:rsidP="003E75AF">
      <w:pPr>
        <w:pStyle w:val="Alg4"/>
        <w:numPr>
          <w:ilvl w:val="0"/>
          <w:numId w:val="1304"/>
        </w:numPr>
      </w:pPr>
      <w:r>
        <w:t xml:space="preserve">Let </w:t>
      </w:r>
      <w:r>
        <w:rPr>
          <w:i/>
          <w:iCs/>
        </w:rPr>
        <w:t>size</w:t>
      </w:r>
      <w:r>
        <w:t xml:space="preserve"> be the value of </w:t>
      </w:r>
      <w:r>
        <w:rPr>
          <w:i/>
        </w:rPr>
        <w:t>O</w:t>
      </w:r>
      <w:r>
        <w:t>’s [[ByteLength]] internal</w:t>
      </w:r>
      <w:r w:rsidRPr="00314265">
        <w:t xml:space="preserve"> </w:t>
      </w:r>
      <w:r>
        <w:t>data property.</w:t>
      </w:r>
    </w:p>
    <w:p w14:paraId="26CD2432" w14:textId="77777777" w:rsidR="003E75AF" w:rsidRPr="00E77497" w:rsidRDefault="003E75AF" w:rsidP="003E75AF">
      <w:pPr>
        <w:pStyle w:val="Alg4"/>
        <w:numPr>
          <w:ilvl w:val="0"/>
          <w:numId w:val="1304"/>
        </w:numPr>
        <w:spacing w:after="220"/>
      </w:pPr>
      <w:r>
        <w:t xml:space="preserve">Return </w:t>
      </w:r>
      <w:r>
        <w:rPr>
          <w:i/>
          <w:iCs/>
        </w:rPr>
        <w:t>size</w:t>
      </w:r>
      <w:r>
        <w:t>.</w:t>
      </w:r>
    </w:p>
    <w:p w14:paraId="26F25A52" w14:textId="77777777" w:rsidR="003E75AF" w:rsidRDefault="003E75AF" w:rsidP="003E75AF">
      <w:pPr>
        <w:pStyle w:val="40"/>
      </w:pPr>
      <w:commentRangeStart w:id="13220"/>
      <w:r>
        <w:t xml:space="preserve">get </w:t>
      </w:r>
      <w:commentRangeEnd w:id="13220"/>
      <w:r>
        <w:rPr>
          <w:rStyle w:val="af6"/>
          <w:b w:val="0"/>
        </w:rPr>
        <w:commentReference w:id="13220"/>
      </w:r>
      <w:r w:rsidRPr="00286791">
        <w:rPr>
          <w:i/>
        </w:rPr>
        <w:t xml:space="preserve"> </w:t>
      </w:r>
      <w:r>
        <w:t>%</w:t>
      </w:r>
      <w:r w:rsidRPr="00573628">
        <w:t>TypedArray</w:t>
      </w:r>
      <w:r>
        <w:t>%.prototype.byteOffset</w:t>
      </w:r>
    </w:p>
    <w:p w14:paraId="3A7FD28F" w14:textId="77777777" w:rsidR="003E75AF" w:rsidRPr="00E77497" w:rsidRDefault="003E75AF" w:rsidP="003E75AF">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54BD7876" w14:textId="77777777" w:rsidR="003E75AF" w:rsidRPr="00E77497" w:rsidRDefault="003E75AF" w:rsidP="003E75AF">
      <w:pPr>
        <w:pStyle w:val="Alg4"/>
        <w:numPr>
          <w:ilvl w:val="0"/>
          <w:numId w:val="1305"/>
        </w:numPr>
      </w:pPr>
      <w:r w:rsidRPr="00E77497">
        <w:t xml:space="preserve">Let </w:t>
      </w:r>
      <w:r>
        <w:rPr>
          <w:i/>
        </w:rPr>
        <w:t>O</w:t>
      </w:r>
      <w:r w:rsidRPr="00E77497">
        <w:t xml:space="preserve"> be the</w:t>
      </w:r>
      <w:r>
        <w:t xml:space="preserve"> </w:t>
      </w:r>
      <w:del w:id="13221" w:author="Rev 19 Allen Wirfs-Brock" w:date="2013-09-27T11:33:00Z">
        <w:r w:rsidDel="00CB251B">
          <w:delText xml:space="preserve">result of  calling ToObject with the </w:delText>
        </w:r>
      </w:del>
      <w:r w:rsidRPr="00E77497">
        <w:rPr>
          <w:b/>
        </w:rPr>
        <w:t>this</w:t>
      </w:r>
      <w:r w:rsidRPr="00E77497">
        <w:t xml:space="preserve"> value</w:t>
      </w:r>
      <w:del w:id="13222" w:author="Rev 19 Allen Wirfs-Brock" w:date="2013-09-27T11:33:00Z">
        <w:r w:rsidRPr="007B0456" w:rsidDel="00CB251B">
          <w:delText xml:space="preserve"> </w:delText>
        </w:r>
        <w:r w:rsidDel="00CB251B">
          <w:delText>as its argument</w:delText>
        </w:r>
      </w:del>
      <w:r w:rsidRPr="00E77497">
        <w:t>.</w:t>
      </w:r>
    </w:p>
    <w:p w14:paraId="03C32FC5" w14:textId="77777777" w:rsidR="00CB251B" w:rsidRDefault="00CB251B" w:rsidP="00CB251B">
      <w:pPr>
        <w:pStyle w:val="Alg4"/>
        <w:numPr>
          <w:ilvl w:val="0"/>
          <w:numId w:val="1305"/>
        </w:numPr>
        <w:rPr>
          <w:ins w:id="13223" w:author="Rev 19 Allen Wirfs-Brock" w:date="2013-09-27T11:37:00Z"/>
        </w:rPr>
      </w:pPr>
      <w:ins w:id="13224" w:author="Rev 19 Allen Wirfs-Brock" w:date="2013-09-27T11:37:00Z">
        <w:r>
          <w:t>If Type(</w:t>
        </w:r>
        <w:r>
          <w:rPr>
            <w:i/>
          </w:rPr>
          <w:t>O</w:t>
        </w:r>
        <w:r>
          <w:t xml:space="preserve">) is not Object, throw a </w:t>
        </w:r>
        <w:r w:rsidRPr="00CB251B">
          <w:rPr>
            <w:b/>
          </w:rPr>
          <w:t>TypeError</w:t>
        </w:r>
        <w:r>
          <w:t xml:space="preserve"> exception.</w:t>
        </w:r>
      </w:ins>
    </w:p>
    <w:p w14:paraId="720C576E" w14:textId="77777777" w:rsidR="003E75AF" w:rsidRPr="00E77497" w:rsidDel="00CB251B" w:rsidRDefault="003E75AF" w:rsidP="003E75AF">
      <w:pPr>
        <w:pStyle w:val="Alg4"/>
        <w:numPr>
          <w:ilvl w:val="0"/>
          <w:numId w:val="1305"/>
        </w:numPr>
        <w:rPr>
          <w:del w:id="13225" w:author="Rev 19 Allen Wirfs-Brock" w:date="2013-09-27T11:33:00Z"/>
        </w:rPr>
      </w:pPr>
      <w:del w:id="13226" w:author="Rev 19 Allen Wirfs-Brock" w:date="2013-09-27T11:33:00Z">
        <w:r w:rsidDel="00CB251B">
          <w:delText>ReturnIfAbrupt(</w:delText>
        </w:r>
        <w:r w:rsidDel="00CB251B">
          <w:rPr>
            <w:i/>
          </w:rPr>
          <w:delText>O</w:delText>
        </w:r>
        <w:r w:rsidDel="00CB251B">
          <w:delText>).</w:delText>
        </w:r>
      </w:del>
    </w:p>
    <w:p w14:paraId="5E830002" w14:textId="77777777" w:rsidR="003E75AF" w:rsidRDefault="003E75AF" w:rsidP="003E75AF">
      <w:pPr>
        <w:pStyle w:val="Alg4"/>
        <w:numPr>
          <w:ilvl w:val="0"/>
          <w:numId w:val="1305"/>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14:paraId="62A4400A" w14:textId="77777777" w:rsidR="003E75AF" w:rsidRPr="00E77497" w:rsidRDefault="003E75AF" w:rsidP="003E75AF">
      <w:pPr>
        <w:pStyle w:val="Alg4"/>
        <w:numPr>
          <w:ilvl w:val="0"/>
          <w:numId w:val="1305"/>
        </w:numPr>
      </w:pPr>
      <w:r>
        <w:t xml:space="preserve">Let </w:t>
      </w:r>
      <w:r>
        <w:rPr>
          <w:i/>
          <w:iCs/>
        </w:rPr>
        <w:t>buffer</w:t>
      </w:r>
      <w:r>
        <w:t xml:space="preserve"> be the value of </w:t>
      </w:r>
      <w:r>
        <w:rPr>
          <w:i/>
        </w:rPr>
        <w:t>O</w:t>
      </w:r>
      <w:r>
        <w:t>’s [[ViewedArrayBuffer]] internal</w:t>
      </w:r>
      <w:r w:rsidRPr="00314265">
        <w:t xml:space="preserve"> </w:t>
      </w:r>
      <w:r>
        <w:t>data property.</w:t>
      </w:r>
    </w:p>
    <w:p w14:paraId="5239AE60" w14:textId="77777777" w:rsidR="003E75AF" w:rsidRDefault="003E75AF" w:rsidP="003E75AF">
      <w:pPr>
        <w:pStyle w:val="Alg4"/>
        <w:numPr>
          <w:ilvl w:val="0"/>
          <w:numId w:val="1305"/>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09E3848D" w14:textId="77777777" w:rsidR="003E75AF" w:rsidRDefault="003E75AF" w:rsidP="003E75AF">
      <w:pPr>
        <w:pStyle w:val="Alg4"/>
        <w:numPr>
          <w:ilvl w:val="0"/>
          <w:numId w:val="1305"/>
        </w:numPr>
      </w:pPr>
      <w:r>
        <w:t xml:space="preserve">Let </w:t>
      </w:r>
      <w:r>
        <w:rPr>
          <w:i/>
          <w:iCs/>
        </w:rPr>
        <w:t>offset</w:t>
      </w:r>
      <w:r>
        <w:t xml:space="preserve"> be the value of </w:t>
      </w:r>
      <w:r>
        <w:rPr>
          <w:i/>
        </w:rPr>
        <w:t>O</w:t>
      </w:r>
      <w:r>
        <w:t>’s [[ByteOffset]] internal</w:t>
      </w:r>
      <w:r w:rsidRPr="00314265">
        <w:t xml:space="preserve"> </w:t>
      </w:r>
      <w:r>
        <w:t>data property.</w:t>
      </w:r>
    </w:p>
    <w:p w14:paraId="7860C95F" w14:textId="77777777" w:rsidR="003E75AF" w:rsidRPr="00E77497" w:rsidRDefault="003E75AF" w:rsidP="003E75AF">
      <w:pPr>
        <w:pStyle w:val="Alg4"/>
        <w:numPr>
          <w:ilvl w:val="0"/>
          <w:numId w:val="1305"/>
        </w:numPr>
        <w:spacing w:after="220"/>
      </w:pPr>
      <w:r>
        <w:t xml:space="preserve">Return </w:t>
      </w:r>
      <w:r>
        <w:rPr>
          <w:i/>
          <w:iCs/>
        </w:rPr>
        <w:t>offset</w:t>
      </w:r>
      <w:r>
        <w:t>.</w:t>
      </w:r>
    </w:p>
    <w:p w14:paraId="341A2B89" w14:textId="77777777" w:rsidR="00550D8C" w:rsidRDefault="00550D8C" w:rsidP="00550D8C">
      <w:pPr>
        <w:pStyle w:val="40"/>
      </w:pPr>
      <w:r>
        <w:t>%</w:t>
      </w:r>
      <w:r w:rsidRPr="00573628">
        <w:t>TypedArray</w:t>
      </w:r>
      <w:r>
        <w:t>%.prototype.constructor</w:t>
      </w:r>
    </w:p>
    <w:p w14:paraId="6B050181" w14:textId="77777777" w:rsidR="00550D8C" w:rsidRDefault="00550D8C" w:rsidP="00550D8C">
      <w:r>
        <w:t>The initial value of %</w:t>
      </w:r>
      <w:r w:rsidRPr="00560AAC">
        <w:rPr>
          <w:iCs/>
        </w:rPr>
        <w:t>TypedArray</w:t>
      </w:r>
      <w:r>
        <w:rPr>
          <w:iCs/>
        </w:rPr>
        <w:t>%</w:t>
      </w:r>
      <w:r>
        <w:t>.prototype.constructor is the %</w:t>
      </w:r>
      <w:r w:rsidRPr="00560AAC">
        <w:rPr>
          <w:iCs/>
        </w:rPr>
        <w:t>TypedArray</w:t>
      </w:r>
      <w:r>
        <w:rPr>
          <w:iCs/>
        </w:rPr>
        <w:t>%</w:t>
      </w:r>
      <w:r>
        <w:t xml:space="preserve"> intrinsic object.</w:t>
      </w:r>
    </w:p>
    <w:p w14:paraId="3A17B0CB" w14:textId="77777777" w:rsidR="00376910" w:rsidRPr="00E77497" w:rsidRDefault="00376910" w:rsidP="00376910">
      <w:pPr>
        <w:pStyle w:val="40"/>
      </w:pPr>
      <w:r>
        <w:t>%</w:t>
      </w:r>
      <w:r w:rsidRPr="00573628">
        <w:t>TypedArray</w:t>
      </w:r>
      <w:r>
        <w:t>%</w:t>
      </w:r>
      <w:r w:rsidRPr="00E77497">
        <w:t>.prototype.</w:t>
      </w:r>
      <w:r>
        <w:t>copyWithin</w:t>
      </w:r>
      <w:r w:rsidRPr="00E77497">
        <w:t xml:space="preserve"> (</w:t>
      </w:r>
      <w:r>
        <w:t>target, start, end = this.length</w:t>
      </w:r>
      <w:r w:rsidRPr="00E77497">
        <w:t xml:space="preserve"> )</w:t>
      </w:r>
    </w:p>
    <w:p w14:paraId="39E62A32"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copyWithin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copyWithin </w:t>
      </w:r>
      <w:r>
        <w:t xml:space="preserve">as defined in </w:t>
      </w:r>
      <w:r w:rsidR="004B439B">
        <w:fldChar w:fldCharType="begin"/>
      </w:r>
      <w:r w:rsidR="004B439B">
        <w:instrText xml:space="preserve"> REF _Ref366080765 \r \h </w:instrText>
      </w:r>
      <w:r w:rsidR="004B439B">
        <w:fldChar w:fldCharType="separate"/>
      </w:r>
      <w:r w:rsidR="00D433E8">
        <w:t>22.1.3.3</w:t>
      </w:r>
      <w:r w:rsidR="004B439B">
        <w:fldChar w:fldCharType="end"/>
      </w:r>
      <w:r>
        <w:t xml:space="preserve">. However, the implementation of the algorithm may be optimized </w:t>
      </w:r>
      <w:del w:id="13227" w:author="Rev 19 Allen Wirfs-Brock" w:date="2013-09-27T11:21:00Z">
        <w:r w:rsidDel="004264B3">
          <w:delText>to assume</w:delText>
        </w:r>
      </w:del>
      <w:ins w:id="13228" w:author="Rev 19 Allen Wirfs-Brock" w:date="2013-09-27T11:41:00Z">
        <w:r w:rsidR="00CB251B">
          <w:t>with</w:t>
        </w:r>
      </w:ins>
      <w:ins w:id="13229" w:author="Rev 19 Allen Wirfs-Brock" w:date="2013-09-27T11:21:00Z">
        <w:r w:rsidR="004264B3">
          <w:t xml:space="preserve"> the knowledge</w:t>
        </w:r>
      </w:ins>
      <w:r>
        <w:t xml:space="preserve"> that the </w:t>
      </w:r>
      <w:r w:rsidRPr="00392F64">
        <w:rPr>
          <w:b/>
        </w:rPr>
        <w:t>this</w:t>
      </w:r>
      <w:r>
        <w:t xml:space="preserve"> value is an object that has a fixed length and whose integer indexed properties are not sparse.</w:t>
      </w:r>
      <w:ins w:id="13230" w:author="Rev 19 Allen Wirfs-Brock" w:date="2013-09-27T11:45:00Z">
        <w:r w:rsidR="000643F8">
          <w:t xml:space="preserve"> However, such optimization must not introduce any observable changes in the specified behaviour of the algorithm.</w:t>
        </w:r>
      </w:ins>
    </w:p>
    <w:p w14:paraId="4DEDA0D2" w14:textId="77777777" w:rsidR="00093129" w:rsidRDefault="00093129" w:rsidP="00093129">
      <w:pPr>
        <w:rPr>
          <w:ins w:id="13231" w:author="Rev 19 Allen Wirfs-Brock" w:date="2013-09-27T11:19:00Z"/>
        </w:rPr>
      </w:pPr>
      <w:ins w:id="13232" w:author="Rev 19 Allen Wirfs-Brock" w:date="2013-09-27T11:19:00Z">
        <w:r>
          <w:t xml:space="preserve">This </w:t>
        </w:r>
      </w:ins>
      <w:ins w:id="13233" w:author="Rev 19 Allen Wirfs-Brock" w:date="2013-09-27T11:25:00Z">
        <w:r w:rsidR="004264B3">
          <w:t xml:space="preserve">function </w:t>
        </w:r>
      </w:ins>
      <w:ins w:id="13234" w:author="Rev 19 Allen Wirfs-Brock" w:date="2013-09-27T11:19: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w:t>
        </w:r>
      </w:ins>
      <w:ins w:id="13235" w:author="Rev 19 Allen Wirfs-Brock" w:date="2013-09-27T11:20:00Z">
        <w:r w:rsidR="004264B3">
          <w:t>this function</w:t>
        </w:r>
      </w:ins>
      <w:ins w:id="13236" w:author="Rev 19 Allen Wirfs-Brock" w:date="2013-09-27T11:19:00Z">
        <w:r>
          <w:t xml:space="preserve"> is called.</w:t>
        </w:r>
      </w:ins>
    </w:p>
    <w:p w14:paraId="303F7E45"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del w:id="13237" w:author="Rev 19 Allen Wirfs-Brock" w:date="2013-09-10T14:01:00Z">
        <w:r w:rsidDel="002B399F">
          <w:rPr>
            <w:rFonts w:ascii="Courier New" w:hAnsi="Courier New" w:cs="Courier New"/>
            <w:b/>
          </w:rPr>
          <w:delText>find</w:delText>
        </w:r>
        <w:r w:rsidRPr="00E77497" w:rsidDel="002B399F">
          <w:delText xml:space="preserve"> </w:delText>
        </w:r>
      </w:del>
      <w:ins w:id="13238" w:author="Rev 19 Allen Wirfs-Brock" w:date="2013-09-10T14:01:00Z">
        <w:r w:rsidR="002B399F">
          <w:rPr>
            <w:rFonts w:ascii="Courier New" w:hAnsi="Courier New" w:cs="Courier New"/>
            <w:b/>
          </w:rPr>
          <w:t>copyWithin</w:t>
        </w:r>
        <w:r w:rsidR="002B399F" w:rsidRPr="00E77497">
          <w:t xml:space="preserve"> </w:t>
        </w:r>
      </w:ins>
      <w:r w:rsidRPr="00E77497">
        <w:t xml:space="preserve">method is </w:t>
      </w:r>
      <w:r>
        <w:rPr>
          <w:b/>
        </w:rPr>
        <w:t>2</w:t>
      </w:r>
      <w:r w:rsidRPr="00E77497">
        <w:t>.</w:t>
      </w:r>
      <w:r>
        <w:tab/>
      </w:r>
      <w:r>
        <w:tab/>
      </w:r>
    </w:p>
    <w:p w14:paraId="0EDBD8B6" w14:textId="77777777" w:rsidR="00376910" w:rsidRPr="00E77497" w:rsidRDefault="00376910" w:rsidP="00376910">
      <w:pPr>
        <w:pStyle w:val="40"/>
      </w:pPr>
      <w:r>
        <w:t>%</w:t>
      </w:r>
      <w:r w:rsidRPr="00573628">
        <w:t>TypedArray</w:t>
      </w:r>
      <w:r>
        <w:t>%</w:t>
      </w:r>
      <w:r w:rsidRPr="00E77497">
        <w:t>.prototype.</w:t>
      </w:r>
      <w:r>
        <w:t>entries</w:t>
      </w:r>
      <w:r w:rsidRPr="00E77497">
        <w:t xml:space="preserve"> (</w:t>
      </w:r>
      <w:r>
        <w:t xml:space="preserve"> </w:t>
      </w:r>
      <w:r w:rsidRPr="00E77497">
        <w:t>)</w:t>
      </w:r>
    </w:p>
    <w:p w14:paraId="23158813" w14:textId="77777777" w:rsidR="00376910" w:rsidRPr="00E77497" w:rsidRDefault="00376910" w:rsidP="00376910">
      <w:r w:rsidRPr="00E77497">
        <w:t xml:space="preserve">The </w:t>
      </w:r>
      <w:r>
        <w:t xml:space="preserve">initial value of the </w:t>
      </w:r>
      <w:r w:rsidRPr="00E46E17">
        <w:t>%TypedArray%.</w:t>
      </w:r>
      <w:r w:rsidRPr="00714C7E">
        <w:rPr>
          <w:rFonts w:ascii="Courier New" w:hAnsi="Courier New" w:cs="Courier New"/>
          <w:b/>
          <w:bCs/>
        </w:rPr>
        <w:t>prototype.entries</w:t>
      </w:r>
      <w:r w:rsidRPr="00E77497">
        <w:t xml:space="preserve"> </w:t>
      </w:r>
      <w:r>
        <w:t xml:space="preserve">data property is the same built-in function object as the </w:t>
      </w:r>
      <w:r w:rsidRPr="00714C7E">
        <w:rPr>
          <w:rFonts w:ascii="Courier New" w:hAnsi="Courier New" w:cs="Courier New"/>
          <w:b/>
          <w:bCs/>
        </w:rPr>
        <w:t>Array.prototype.entries</w:t>
      </w:r>
      <w:r>
        <w:t xml:space="preserve"> method defined in </w:t>
      </w:r>
      <w:r w:rsidR="004B439B">
        <w:fldChar w:fldCharType="begin"/>
      </w:r>
      <w:r w:rsidR="004B439B">
        <w:instrText xml:space="preserve"> REF _Ref366080787 \r \h </w:instrText>
      </w:r>
      <w:r w:rsidR="004B439B">
        <w:fldChar w:fldCharType="separate"/>
      </w:r>
      <w:r w:rsidR="00D433E8">
        <w:t>22.1.3.4</w:t>
      </w:r>
      <w:r w:rsidR="004B439B">
        <w:fldChar w:fldCharType="end"/>
      </w:r>
      <w:r>
        <w:t>.</w:t>
      </w:r>
    </w:p>
    <w:p w14:paraId="0C11FF19" w14:textId="77777777" w:rsidR="00376910" w:rsidRPr="00E77497" w:rsidRDefault="00376910" w:rsidP="00376910">
      <w:pPr>
        <w:pStyle w:val="40"/>
      </w:pPr>
      <w:r>
        <w:t>%</w:t>
      </w:r>
      <w:r w:rsidRPr="00573628">
        <w:t>TypedArray</w:t>
      </w:r>
      <w:r>
        <w:t>%</w:t>
      </w:r>
      <w:r w:rsidRPr="00E77497">
        <w:t>.prototype.</w:t>
      </w:r>
      <w:r>
        <w:t>every</w:t>
      </w:r>
      <w:r w:rsidRPr="00E77497">
        <w:t xml:space="preserve"> (</w:t>
      </w:r>
      <w:r>
        <w:t xml:space="preserve"> callbackfn,</w:t>
      </w:r>
      <w:r w:rsidRPr="00CC0A63">
        <w:t xml:space="preserve"> </w:t>
      </w:r>
      <w:r>
        <w:t xml:space="preserve">thisArg = undefined </w:t>
      </w:r>
      <w:r w:rsidRPr="00E77497">
        <w:t>)</w:t>
      </w:r>
    </w:p>
    <w:p w14:paraId="29740C6B"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every</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every</w:t>
      </w:r>
      <w:r>
        <w:t xml:space="preserve"> as defined in </w:t>
      </w:r>
      <w:r w:rsidR="006A3D7C">
        <w:fldChar w:fldCharType="begin"/>
      </w:r>
      <w:r w:rsidR="006A3D7C">
        <w:instrText xml:space="preserve"> REF _Ref366080386 \r \h </w:instrText>
      </w:r>
      <w:r w:rsidR="006A3D7C">
        <w:fldChar w:fldCharType="separate"/>
      </w:r>
      <w:r w:rsidR="00D433E8">
        <w:t>22.1.3.5</w:t>
      </w:r>
      <w:r w:rsidR="006A3D7C">
        <w:fldChar w:fldCharType="end"/>
      </w:r>
      <w:r>
        <w:t xml:space="preserve">. However, the implementation of the algorithm may be optimized </w:t>
      </w:r>
      <w:ins w:id="13239" w:author="Rev 19 Allen Wirfs-Brock" w:date="2013-09-27T11:42:00Z">
        <w:r w:rsidR="00CB251B">
          <w:t xml:space="preserve">with the knowledge </w:t>
        </w:r>
      </w:ins>
      <w:del w:id="13240" w:author="Rev 19 Allen Wirfs-Brock" w:date="2013-09-27T11:42:00Z">
        <w:r w:rsidDel="00CB251B">
          <w:delText xml:space="preserve">to assume </w:delText>
        </w:r>
      </w:del>
      <w:r>
        <w:t xml:space="preserve">that the </w:t>
      </w:r>
      <w:r w:rsidRPr="00392F64">
        <w:rPr>
          <w:b/>
        </w:rPr>
        <w:t>this</w:t>
      </w:r>
      <w:r>
        <w:t xml:space="preserve"> value is an object that has a fixed length and whose integer indexed properties are not sparse.</w:t>
      </w:r>
      <w:ins w:id="13241" w:author="Rev 19 Allen Wirfs-Brock" w:date="2013-09-27T11:46:00Z">
        <w:r w:rsidR="000643F8" w:rsidRPr="000643F8">
          <w:t xml:space="preserve"> </w:t>
        </w:r>
        <w:r w:rsidR="000643F8">
          <w:t>However, such optimization must not introduce any observable changes in the specified behaviour of the algorithm.</w:t>
        </w:r>
      </w:ins>
    </w:p>
    <w:p w14:paraId="640D3066" w14:textId="77777777" w:rsidR="004264B3" w:rsidRDefault="004264B3" w:rsidP="004264B3">
      <w:pPr>
        <w:rPr>
          <w:ins w:id="13242" w:author="Rev 19 Allen Wirfs-Brock" w:date="2013-09-27T11:20:00Z"/>
        </w:rPr>
      </w:pPr>
      <w:ins w:id="13243" w:author="Rev 19 Allen Wirfs-Brock" w:date="2013-09-27T11:20:00Z">
        <w:r>
          <w:t xml:space="preserve">This </w:t>
        </w:r>
      </w:ins>
      <w:ins w:id="13244" w:author="Rev 19 Allen Wirfs-Brock" w:date="2013-09-27T11:25:00Z">
        <w:r>
          <w:t xml:space="preserve">function </w:t>
        </w:r>
      </w:ins>
      <w:ins w:id="13245" w:author="Rev 19 Allen Wirfs-Brock" w:date="2013-09-27T11:20: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6906967D" w14:textId="77777777"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3CC826A8" w14:textId="77777777" w:rsidR="00376910" w:rsidRPr="00E77497" w:rsidRDefault="00376910" w:rsidP="00376910">
      <w:pPr>
        <w:pStyle w:val="40"/>
      </w:pPr>
      <w:r>
        <w:t>%</w:t>
      </w:r>
      <w:r w:rsidRPr="00573628">
        <w:t>TypedArray</w:t>
      </w:r>
      <w:r>
        <w:t>%</w:t>
      </w:r>
      <w:r w:rsidRPr="00E77497">
        <w:t>.prototype.</w:t>
      </w:r>
      <w:r>
        <w:t>fill</w:t>
      </w:r>
      <w:r w:rsidRPr="00E77497">
        <w:t xml:space="preserve"> (</w:t>
      </w:r>
      <w:r>
        <w:t>value, start = 0, end = this.length</w:t>
      </w:r>
      <w:r w:rsidRPr="00E77497">
        <w:t xml:space="preserve"> )</w:t>
      </w:r>
    </w:p>
    <w:p w14:paraId="657FCE6D"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fill</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fill </w:t>
      </w:r>
      <w:r>
        <w:t xml:space="preserve">as defined in </w:t>
      </w:r>
      <w:r w:rsidR="004B439B">
        <w:fldChar w:fldCharType="begin"/>
      </w:r>
      <w:r w:rsidR="004B439B">
        <w:instrText xml:space="preserve"> REF _Ref366080808 \r \h </w:instrText>
      </w:r>
      <w:r w:rsidR="004B439B">
        <w:fldChar w:fldCharType="separate"/>
      </w:r>
      <w:r w:rsidR="00D433E8">
        <w:t>22.1.3.6</w:t>
      </w:r>
      <w:r w:rsidR="004B439B">
        <w:fldChar w:fldCharType="end"/>
      </w:r>
      <w:r>
        <w:t xml:space="preserve">. However, the implementation of the algorithm may be optimized </w:t>
      </w:r>
      <w:ins w:id="13246" w:author="Rev 19 Allen Wirfs-Brock" w:date="2013-09-27T11:42:00Z">
        <w:r w:rsidR="00CB251B">
          <w:t xml:space="preserve">with the knowledge </w:t>
        </w:r>
      </w:ins>
      <w:del w:id="13247" w:author="Rev 19 Allen Wirfs-Brock" w:date="2013-09-27T11:42:00Z">
        <w:r w:rsidDel="00CB251B">
          <w:delText xml:space="preserve">to assume </w:delText>
        </w:r>
      </w:del>
      <w:r>
        <w:t xml:space="preserve">that the </w:t>
      </w:r>
      <w:r w:rsidRPr="00392F64">
        <w:rPr>
          <w:b/>
        </w:rPr>
        <w:t>this</w:t>
      </w:r>
      <w:r>
        <w:t xml:space="preserve"> value is an object that has a fixed length and whose integer indexed properties are not sparse.</w:t>
      </w:r>
      <w:ins w:id="13248" w:author="Rev 19 Allen Wirfs-Brock" w:date="2013-09-27T11:46:00Z">
        <w:r w:rsidR="000643F8" w:rsidRPr="000643F8">
          <w:t xml:space="preserve"> </w:t>
        </w:r>
        <w:r w:rsidR="000643F8">
          <w:t>However, such optimization must not introduce any observable changes in the specified behaviour of the algorithm.</w:t>
        </w:r>
      </w:ins>
    </w:p>
    <w:p w14:paraId="731F0BCE" w14:textId="77777777" w:rsidR="004264B3" w:rsidRDefault="004264B3" w:rsidP="004264B3">
      <w:pPr>
        <w:rPr>
          <w:ins w:id="13249" w:author="Rev 19 Allen Wirfs-Brock" w:date="2013-09-27T11:21:00Z"/>
        </w:rPr>
      </w:pPr>
      <w:ins w:id="13250" w:author="Rev 19 Allen Wirfs-Brock" w:date="2013-09-27T11:21:00Z">
        <w:r>
          <w:t xml:space="preserve">This </w:t>
        </w:r>
      </w:ins>
      <w:ins w:id="13251" w:author="Rev 19 Allen Wirfs-Brock" w:date="2013-09-27T11:25:00Z">
        <w:r>
          <w:t xml:space="preserve">function </w:t>
        </w:r>
      </w:ins>
      <w:ins w:id="13252" w:author="Rev 19 Allen Wirfs-Brock" w:date="2013-09-27T11:21: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0914C05F"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del w:id="13253" w:author="Rev 19 Allen Wirfs-Brock" w:date="2013-09-27T09:41:00Z">
        <w:r w:rsidDel="00FE7609">
          <w:rPr>
            <w:rFonts w:ascii="Courier New" w:hAnsi="Courier New" w:cs="Courier New"/>
            <w:b/>
          </w:rPr>
          <w:delText>find</w:delText>
        </w:r>
        <w:r w:rsidRPr="00E77497" w:rsidDel="00FE7609">
          <w:delText xml:space="preserve"> </w:delText>
        </w:r>
      </w:del>
      <w:ins w:id="13254" w:author="Rev 19 Allen Wirfs-Brock" w:date="2013-09-27T09:41:00Z">
        <w:r w:rsidR="00FE7609">
          <w:rPr>
            <w:rFonts w:ascii="Courier New" w:hAnsi="Courier New" w:cs="Courier New"/>
            <w:b/>
          </w:rPr>
          <w:t>fill</w:t>
        </w:r>
        <w:r w:rsidR="00FE7609" w:rsidRPr="00E77497">
          <w:t xml:space="preserve"> </w:t>
        </w:r>
      </w:ins>
      <w:r w:rsidRPr="00E77497">
        <w:t xml:space="preserve">method is </w:t>
      </w:r>
      <w:r w:rsidRPr="00E77497">
        <w:rPr>
          <w:b/>
        </w:rPr>
        <w:t>1</w:t>
      </w:r>
      <w:r w:rsidRPr="00E77497">
        <w:t>.</w:t>
      </w:r>
      <w:r>
        <w:tab/>
      </w:r>
      <w:r>
        <w:tab/>
      </w:r>
    </w:p>
    <w:p w14:paraId="7C24AA97" w14:textId="77777777" w:rsidR="00376910" w:rsidRPr="00E77497" w:rsidRDefault="00376910" w:rsidP="00376910">
      <w:pPr>
        <w:pStyle w:val="40"/>
      </w:pPr>
      <w:r>
        <w:t>%</w:t>
      </w:r>
      <w:r w:rsidRPr="00573628">
        <w:t>TypedArray</w:t>
      </w:r>
      <w:r>
        <w:t>%</w:t>
      </w:r>
      <w:r w:rsidRPr="00E77497">
        <w:t>.prototype.</w:t>
      </w:r>
      <w:r>
        <w:t>filter</w:t>
      </w:r>
      <w:r w:rsidRPr="00E77497">
        <w:t xml:space="preserve"> (</w:t>
      </w:r>
      <w:r>
        <w:t xml:space="preserve"> callbackfn,</w:t>
      </w:r>
      <w:r w:rsidRPr="00CC0A63">
        <w:t xml:space="preserve"> </w:t>
      </w:r>
      <w:r>
        <w:t xml:space="preserve">thisArg = undefined </w:t>
      </w:r>
      <w:r w:rsidRPr="00E77497">
        <w:t>)</w:t>
      </w:r>
    </w:p>
    <w:p w14:paraId="25B157E5" w14:textId="77777777" w:rsidR="00376910" w:rsidRDefault="00376910" w:rsidP="00376910">
      <w:r>
        <w:t>The interpretation and use of the arguments of %TypedArray%</w:t>
      </w:r>
      <w:r w:rsidRPr="006232CB">
        <w:rPr>
          <w:rFonts w:ascii="Courier New" w:hAnsi="Courier New" w:cs="Courier New"/>
          <w:b/>
          <w:bCs/>
        </w:rPr>
        <w:t>.prototype.</w:t>
      </w:r>
      <w:r>
        <w:rPr>
          <w:rFonts w:ascii="Courier New" w:hAnsi="Courier New" w:cs="Courier New"/>
          <w:b/>
          <w:bCs/>
        </w:rPr>
        <w:t>filter</w:t>
      </w:r>
      <w:r>
        <w:t xml:space="preserve"> are the same as for  </w:t>
      </w:r>
      <w:r w:rsidRPr="006232CB">
        <w:rPr>
          <w:rFonts w:ascii="Courier New" w:hAnsi="Courier New" w:cs="Courier New"/>
          <w:b/>
          <w:bCs/>
        </w:rPr>
        <w:t>Array.prototype.</w:t>
      </w:r>
      <w:r>
        <w:rPr>
          <w:rFonts w:ascii="Courier New" w:hAnsi="Courier New" w:cs="Courier New"/>
          <w:b/>
          <w:bCs/>
        </w:rPr>
        <w:t>filter</w:t>
      </w:r>
      <w:r>
        <w:t xml:space="preserve"> as defined in </w:t>
      </w:r>
      <w:r w:rsidR="004B439B">
        <w:fldChar w:fldCharType="begin"/>
      </w:r>
      <w:r w:rsidR="004B439B">
        <w:instrText xml:space="preserve"> REF _Ref366080822 \r \h </w:instrText>
      </w:r>
      <w:r w:rsidR="004B439B">
        <w:fldChar w:fldCharType="separate"/>
      </w:r>
      <w:r w:rsidR="00D433E8">
        <w:t>22.1.3.7</w:t>
      </w:r>
      <w:r w:rsidR="004B439B">
        <w:fldChar w:fldCharType="end"/>
      </w:r>
      <w:r>
        <w:t>.</w:t>
      </w:r>
    </w:p>
    <w:p w14:paraId="1F85BB8B" w14:textId="77777777" w:rsidR="00376910" w:rsidRPr="00E77497" w:rsidRDefault="00376910" w:rsidP="00376910">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687884AE" w14:textId="77777777" w:rsidR="00376910" w:rsidRPr="00E77497" w:rsidRDefault="00376910" w:rsidP="00376910">
      <w:pPr>
        <w:pStyle w:val="Alg4"/>
        <w:numPr>
          <w:ilvl w:val="0"/>
          <w:numId w:val="1588"/>
        </w:numPr>
      </w:pPr>
      <w:r w:rsidRPr="00E77497">
        <w:t xml:space="preserve">Let </w:t>
      </w:r>
      <w:r w:rsidRPr="00E77497">
        <w:rPr>
          <w:i/>
        </w:rPr>
        <w:t>O</w:t>
      </w:r>
      <w:r w:rsidRPr="00E77497">
        <w:t xml:space="preserve"> be </w:t>
      </w:r>
      <w:del w:id="13255" w:author="Rev 19 Allen Wirfs-Brock" w:date="2013-09-27T11:35:00Z">
        <w:r w:rsidRPr="00E77497" w:rsidDel="00CB251B">
          <w:delText xml:space="preserve">the result of calling ToObject passing </w:delText>
        </w:r>
      </w:del>
      <w:r w:rsidRPr="00E77497">
        <w:t xml:space="preserve">the </w:t>
      </w:r>
      <w:r w:rsidRPr="00E77497">
        <w:rPr>
          <w:b/>
        </w:rPr>
        <w:t xml:space="preserve">this </w:t>
      </w:r>
      <w:r w:rsidRPr="00E77497">
        <w:t>value</w:t>
      </w:r>
      <w:del w:id="13256" w:author="Rev 19 Allen Wirfs-Brock" w:date="2013-09-27T11:35:00Z">
        <w:r w:rsidRPr="00E77497" w:rsidDel="00CB251B">
          <w:delText xml:space="preserve"> as the argument</w:delText>
        </w:r>
      </w:del>
      <w:r w:rsidRPr="00E77497">
        <w:t>.</w:t>
      </w:r>
    </w:p>
    <w:p w14:paraId="72870876" w14:textId="77777777" w:rsidR="00CB251B" w:rsidRDefault="00CB251B" w:rsidP="00376910">
      <w:pPr>
        <w:pStyle w:val="Alg4"/>
        <w:numPr>
          <w:ilvl w:val="0"/>
          <w:numId w:val="1588"/>
        </w:numPr>
        <w:rPr>
          <w:ins w:id="13257" w:author="Rev 19 Allen Wirfs-Brock" w:date="2013-09-27T11:35:00Z"/>
        </w:rPr>
      </w:pPr>
      <w:ins w:id="13258" w:author="Rev 19 Allen Wirfs-Brock" w:date="2013-09-27T11:35:00Z">
        <w:r>
          <w:t>If Type(</w:t>
        </w:r>
        <w:r>
          <w:rPr>
            <w:i/>
          </w:rPr>
          <w:t>O</w:t>
        </w:r>
        <w:r>
          <w:t xml:space="preserve">) is not Object, throw a </w:t>
        </w:r>
        <w:r w:rsidRPr="00CB251B">
          <w:rPr>
            <w:b/>
          </w:rPr>
          <w:t>TypeError</w:t>
        </w:r>
        <w:r>
          <w:t xml:space="preserve"> exception.</w:t>
        </w:r>
      </w:ins>
    </w:p>
    <w:p w14:paraId="415C7D5F" w14:textId="77777777" w:rsidR="00CB251B" w:rsidRPr="00E77497" w:rsidRDefault="00CB251B" w:rsidP="00CB251B">
      <w:pPr>
        <w:pStyle w:val="Alg4"/>
        <w:numPr>
          <w:ilvl w:val="0"/>
          <w:numId w:val="1588"/>
        </w:numPr>
        <w:rPr>
          <w:ins w:id="13259" w:author="Rev 19 Allen Wirfs-Brock" w:date="2013-09-27T11:36:00Z"/>
        </w:rPr>
      </w:pPr>
      <w:ins w:id="13260" w:author="Rev 19 Allen Wirfs-Brock" w:date="2013-09-27T11:36:00Z">
        <w:r>
          <w:t xml:space="preserve">If </w:t>
        </w:r>
        <w:r>
          <w:rPr>
            <w:i/>
            <w:iCs/>
          </w:rPr>
          <w:t>O</w:t>
        </w:r>
        <w:r>
          <w:t xml:space="preserve"> does not have a [[TypedArrayName]] internal data property, then throw a </w:t>
        </w:r>
        <w:r w:rsidRPr="00F5744B">
          <w:rPr>
            <w:b/>
            <w:bCs/>
          </w:rPr>
          <w:t>TypeError</w:t>
        </w:r>
        <w:r>
          <w:t xml:space="preserve"> exception.</w:t>
        </w:r>
      </w:ins>
    </w:p>
    <w:p w14:paraId="14426B93" w14:textId="77777777" w:rsidR="00376910" w:rsidDel="00CB251B" w:rsidRDefault="00376910" w:rsidP="00376910">
      <w:pPr>
        <w:pStyle w:val="Alg4"/>
        <w:numPr>
          <w:ilvl w:val="0"/>
          <w:numId w:val="1588"/>
        </w:numPr>
        <w:rPr>
          <w:del w:id="13261" w:author="Rev 19 Allen Wirfs-Brock" w:date="2013-09-27T11:36:00Z"/>
        </w:rPr>
      </w:pPr>
      <w:del w:id="13262" w:author="Rev 19 Allen Wirfs-Brock" w:date="2013-09-27T11:36:00Z">
        <w:r w:rsidDel="00CB251B">
          <w:delText>ReturnIfAbrupt(</w:delText>
        </w:r>
        <w:r w:rsidDel="00CB251B">
          <w:rPr>
            <w:i/>
          </w:rPr>
          <w:delText>O</w:delText>
        </w:r>
        <w:r w:rsidDel="00CB251B">
          <w:delText>).</w:delText>
        </w:r>
      </w:del>
    </w:p>
    <w:p w14:paraId="53259382" w14:textId="77777777" w:rsidR="00376910" w:rsidRPr="00E77497" w:rsidRDefault="00376910" w:rsidP="00376910">
      <w:pPr>
        <w:pStyle w:val="Alg4"/>
        <w:numPr>
          <w:ilvl w:val="0"/>
          <w:numId w:val="158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6398C967" w14:textId="77777777" w:rsidR="00376910" w:rsidRPr="00E77497" w:rsidRDefault="00376910" w:rsidP="00376910">
      <w:pPr>
        <w:pStyle w:val="Alg4"/>
        <w:numPr>
          <w:ilvl w:val="0"/>
          <w:numId w:val="158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777352D3" w14:textId="77777777" w:rsidR="00376910" w:rsidRPr="00E77497" w:rsidRDefault="00376910" w:rsidP="00376910">
      <w:pPr>
        <w:pStyle w:val="Alg4"/>
        <w:numPr>
          <w:ilvl w:val="0"/>
          <w:numId w:val="1588"/>
        </w:numPr>
        <w:contextualSpacing/>
      </w:pPr>
      <w:r>
        <w:t>ReturnIfAbrupt(</w:t>
      </w:r>
      <w:r w:rsidRPr="00E77497">
        <w:rPr>
          <w:i/>
        </w:rPr>
        <w:t>len</w:t>
      </w:r>
      <w:r>
        <w:t>).</w:t>
      </w:r>
    </w:p>
    <w:p w14:paraId="1E3D63C3" w14:textId="77777777" w:rsidR="00376910" w:rsidRPr="00E77497" w:rsidRDefault="00376910" w:rsidP="00376910">
      <w:pPr>
        <w:pStyle w:val="Alg4"/>
        <w:numPr>
          <w:ilvl w:val="0"/>
          <w:numId w:val="158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3428F41A" w14:textId="77777777" w:rsidR="00376910" w:rsidRPr="00E77497" w:rsidRDefault="00376910" w:rsidP="00376910">
      <w:pPr>
        <w:pStyle w:val="Alg4"/>
        <w:numPr>
          <w:ilvl w:val="0"/>
          <w:numId w:val="158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22294F21" w14:textId="77777777" w:rsidR="00376910" w:rsidRDefault="00376910" w:rsidP="00376910">
      <w:pPr>
        <w:pStyle w:val="Alg4"/>
        <w:numPr>
          <w:ilvl w:val="0"/>
          <w:numId w:val="1588"/>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25CD7BFB" w14:textId="77777777" w:rsidR="00376910" w:rsidRPr="00E77497" w:rsidRDefault="00376910" w:rsidP="00376910">
      <w:pPr>
        <w:pStyle w:val="Alg4"/>
        <w:numPr>
          <w:ilvl w:val="0"/>
          <w:numId w:val="1588"/>
        </w:numPr>
        <w:contextualSpacing/>
      </w:pPr>
      <w:r>
        <w:t>ReturnIfAbrupt(</w:t>
      </w:r>
      <w:r>
        <w:rPr>
          <w:i/>
        </w:rPr>
        <w:t>C</w:t>
      </w:r>
      <w:r>
        <w:t>).</w:t>
      </w:r>
    </w:p>
    <w:p w14:paraId="571A219A" w14:textId="77777777" w:rsidR="00376910" w:rsidRDefault="00376910" w:rsidP="00376910">
      <w:pPr>
        <w:pStyle w:val="Alg4"/>
        <w:numPr>
          <w:ilvl w:val="0"/>
          <w:numId w:val="1588"/>
        </w:numPr>
      </w:pPr>
      <w:r>
        <w:t>If IsConstructor(</w:t>
      </w:r>
      <w:r w:rsidRPr="00924A5A">
        <w:rPr>
          <w:i/>
        </w:rPr>
        <w:t>C</w:t>
      </w:r>
      <w:r>
        <w:t xml:space="preserve">) is </w:t>
      </w:r>
      <w:r>
        <w:rPr>
          <w:b/>
        </w:rPr>
        <w:t>false</w:t>
      </w:r>
      <w:r>
        <w:t>, then</w:t>
      </w:r>
    </w:p>
    <w:p w14:paraId="2087ED7C" w14:textId="77777777" w:rsidR="00376910" w:rsidRPr="00E77497" w:rsidRDefault="00376910" w:rsidP="00376910">
      <w:pPr>
        <w:pStyle w:val="Alg4"/>
        <w:numPr>
          <w:ilvl w:val="1"/>
          <w:numId w:val="1588"/>
        </w:numPr>
      </w:pPr>
      <w:r>
        <w:t xml:space="preserve">Throw a </w:t>
      </w:r>
      <w:r w:rsidRPr="003F7754">
        <w:rPr>
          <w:b/>
          <w:bCs/>
        </w:rPr>
        <w:t>TypeError</w:t>
      </w:r>
      <w:r>
        <w:t xml:space="preserve"> exception</w:t>
      </w:r>
      <w:r w:rsidRPr="00E77497">
        <w:t>.</w:t>
      </w:r>
    </w:p>
    <w:p w14:paraId="19AE6E0A" w14:textId="77777777" w:rsidR="00376910" w:rsidRDefault="00376910" w:rsidP="00376910">
      <w:pPr>
        <w:pStyle w:val="Alg4"/>
        <w:numPr>
          <w:ilvl w:val="0"/>
          <w:numId w:val="1588"/>
        </w:numPr>
      </w:pPr>
      <w:r>
        <w:t xml:space="preserve">Let </w:t>
      </w:r>
      <w:r>
        <w:rPr>
          <w:i/>
          <w:iCs/>
        </w:rPr>
        <w:t>kept</w:t>
      </w:r>
      <w:r>
        <w:t xml:space="preserve"> be a new empty List.</w:t>
      </w:r>
    </w:p>
    <w:p w14:paraId="53C02DC1" w14:textId="77777777" w:rsidR="00376910" w:rsidRPr="00E77497" w:rsidRDefault="00376910" w:rsidP="00376910">
      <w:pPr>
        <w:pStyle w:val="Alg4"/>
        <w:numPr>
          <w:ilvl w:val="0"/>
          <w:numId w:val="1588"/>
        </w:numPr>
      </w:pPr>
      <w:r w:rsidRPr="00E77497">
        <w:t xml:space="preserve">Let </w:t>
      </w:r>
      <w:r w:rsidRPr="00E77497">
        <w:rPr>
          <w:i/>
        </w:rPr>
        <w:t>k</w:t>
      </w:r>
      <w:r w:rsidRPr="00E77497">
        <w:t xml:space="preserve"> be 0.</w:t>
      </w:r>
    </w:p>
    <w:p w14:paraId="0EA820D4" w14:textId="77777777" w:rsidR="00376910" w:rsidRPr="00E77497" w:rsidRDefault="00376910" w:rsidP="00376910">
      <w:pPr>
        <w:pStyle w:val="Alg4"/>
        <w:numPr>
          <w:ilvl w:val="0"/>
          <w:numId w:val="1588"/>
        </w:numPr>
      </w:pPr>
      <w:r w:rsidRPr="00E77497">
        <w:t xml:space="preserve">Let </w:t>
      </w:r>
      <w:r>
        <w:rPr>
          <w:i/>
        </w:rPr>
        <w:t>captured</w:t>
      </w:r>
      <w:r w:rsidRPr="00E77497">
        <w:t xml:space="preserve"> be 0.</w:t>
      </w:r>
    </w:p>
    <w:p w14:paraId="63002514" w14:textId="77777777" w:rsidR="00376910" w:rsidRPr="00E77497" w:rsidRDefault="00376910" w:rsidP="00376910">
      <w:pPr>
        <w:pStyle w:val="Alg4"/>
        <w:numPr>
          <w:ilvl w:val="0"/>
          <w:numId w:val="1588"/>
        </w:numPr>
      </w:pPr>
      <w:r w:rsidRPr="00E77497">
        <w:t xml:space="preserve">Repeat, while </w:t>
      </w:r>
      <w:r w:rsidRPr="00E77497">
        <w:rPr>
          <w:i/>
        </w:rPr>
        <w:t xml:space="preserve">k </w:t>
      </w:r>
      <w:r w:rsidRPr="00E77497">
        <w:t xml:space="preserve">&lt; </w:t>
      </w:r>
      <w:r w:rsidRPr="00E77497">
        <w:rPr>
          <w:i/>
        </w:rPr>
        <w:t>len</w:t>
      </w:r>
    </w:p>
    <w:p w14:paraId="179B55B9" w14:textId="77777777" w:rsidR="00376910" w:rsidRPr="00E77497" w:rsidRDefault="00376910" w:rsidP="00376910">
      <w:pPr>
        <w:pStyle w:val="Alg4"/>
        <w:numPr>
          <w:ilvl w:val="1"/>
          <w:numId w:val="1588"/>
        </w:numPr>
      </w:pPr>
      <w:r w:rsidRPr="00E77497">
        <w:t xml:space="preserve">Let </w:t>
      </w:r>
      <w:r w:rsidRPr="00E77497">
        <w:rPr>
          <w:i/>
        </w:rPr>
        <w:t>Pk</w:t>
      </w:r>
      <w:r w:rsidRPr="00E77497">
        <w:t xml:space="preserve"> be ToString(</w:t>
      </w:r>
      <w:r w:rsidRPr="00E77497">
        <w:rPr>
          <w:i/>
        </w:rPr>
        <w:t>k</w:t>
      </w:r>
      <w:r w:rsidRPr="00E77497">
        <w:t>).</w:t>
      </w:r>
    </w:p>
    <w:p w14:paraId="3D344B6F" w14:textId="77777777" w:rsidR="00376910" w:rsidRPr="00E77497" w:rsidRDefault="00376910" w:rsidP="00376910">
      <w:pPr>
        <w:pStyle w:val="Alg4"/>
        <w:numPr>
          <w:ilvl w:val="1"/>
          <w:numId w:val="158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1A3EC821" w14:textId="77777777" w:rsidR="00376910" w:rsidRPr="00E77497" w:rsidRDefault="00376910" w:rsidP="00376910">
      <w:pPr>
        <w:pStyle w:val="Alg4"/>
        <w:numPr>
          <w:ilvl w:val="1"/>
          <w:numId w:val="1588"/>
        </w:numPr>
        <w:contextualSpacing/>
      </w:pPr>
      <w:r>
        <w:t>ReturnIfAbrupt(</w:t>
      </w:r>
      <w:r>
        <w:rPr>
          <w:i/>
        </w:rPr>
        <w:t>k</w:t>
      </w:r>
      <w:r w:rsidRPr="006A5E27">
        <w:rPr>
          <w:i/>
        </w:rPr>
        <w:t>Value</w:t>
      </w:r>
      <w:r>
        <w:t>).</w:t>
      </w:r>
    </w:p>
    <w:p w14:paraId="7590558E" w14:textId="77777777" w:rsidR="00376910" w:rsidRPr="00E77497" w:rsidRDefault="00376910" w:rsidP="00376910">
      <w:pPr>
        <w:pStyle w:val="Alg4"/>
        <w:numPr>
          <w:ilvl w:val="1"/>
          <w:numId w:val="158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14:paraId="3D2F11F0" w14:textId="77777777" w:rsidR="00376910" w:rsidRPr="00E77497" w:rsidRDefault="00376910" w:rsidP="00376910">
      <w:pPr>
        <w:pStyle w:val="Alg4"/>
        <w:numPr>
          <w:ilvl w:val="1"/>
          <w:numId w:val="1588"/>
        </w:numPr>
        <w:contextualSpacing/>
      </w:pPr>
      <w:r>
        <w:t>ReturnIfAbrupt(</w:t>
      </w:r>
      <w:r>
        <w:rPr>
          <w:i/>
        </w:rPr>
        <w:t>selected</w:t>
      </w:r>
      <w:r>
        <w:t>).</w:t>
      </w:r>
    </w:p>
    <w:p w14:paraId="51CFE6A6" w14:textId="77777777" w:rsidR="00376910" w:rsidRPr="00E77497" w:rsidRDefault="00376910" w:rsidP="00376910">
      <w:pPr>
        <w:pStyle w:val="Alg4"/>
        <w:numPr>
          <w:ilvl w:val="1"/>
          <w:numId w:val="1588"/>
        </w:numPr>
      </w:pPr>
      <w:r w:rsidRPr="00E77497">
        <w:t>If ToBoolean(</w:t>
      </w:r>
      <w:r w:rsidRPr="00E77497">
        <w:rPr>
          <w:i/>
        </w:rPr>
        <w:t>selected</w:t>
      </w:r>
      <w:r w:rsidRPr="00E77497">
        <w:t xml:space="preserve">) is </w:t>
      </w:r>
      <w:r w:rsidRPr="00E77497">
        <w:rPr>
          <w:b/>
        </w:rPr>
        <w:t>true</w:t>
      </w:r>
      <w:r w:rsidRPr="00E77497">
        <w:t>, then</w:t>
      </w:r>
    </w:p>
    <w:p w14:paraId="2FD04C91" w14:textId="77777777" w:rsidR="00376910" w:rsidRDefault="00376910" w:rsidP="00376910">
      <w:pPr>
        <w:pStyle w:val="Alg4"/>
        <w:numPr>
          <w:ilvl w:val="2"/>
          <w:numId w:val="1588"/>
        </w:numPr>
      </w:pPr>
      <w:r>
        <w:t xml:space="preserve">Append </w:t>
      </w:r>
      <w:r>
        <w:rPr>
          <w:i/>
          <w:iCs/>
        </w:rPr>
        <w:t>kValue</w:t>
      </w:r>
      <w:r>
        <w:t xml:space="preserve"> to the end of </w:t>
      </w:r>
      <w:r>
        <w:rPr>
          <w:i/>
          <w:iCs/>
        </w:rPr>
        <w:t>kept</w:t>
      </w:r>
      <w:r>
        <w:t>.</w:t>
      </w:r>
    </w:p>
    <w:p w14:paraId="65161D7B" w14:textId="77777777" w:rsidR="00376910" w:rsidRPr="00E77497" w:rsidRDefault="00376910" w:rsidP="00376910">
      <w:pPr>
        <w:pStyle w:val="Alg4"/>
        <w:numPr>
          <w:ilvl w:val="2"/>
          <w:numId w:val="1588"/>
        </w:numPr>
      </w:pPr>
      <w:r w:rsidRPr="00E77497">
        <w:t xml:space="preserve">Increase </w:t>
      </w:r>
      <w:r w:rsidRPr="00714C7E">
        <w:rPr>
          <w:i/>
        </w:rPr>
        <w:t xml:space="preserve">captured </w:t>
      </w:r>
      <w:r w:rsidRPr="00E77497">
        <w:t>by 1.</w:t>
      </w:r>
    </w:p>
    <w:p w14:paraId="1C75EA7A" w14:textId="77777777" w:rsidR="00376910" w:rsidRPr="00E77497" w:rsidRDefault="00376910" w:rsidP="00376910">
      <w:pPr>
        <w:pStyle w:val="Alg4"/>
        <w:numPr>
          <w:ilvl w:val="1"/>
          <w:numId w:val="1588"/>
        </w:numPr>
      </w:pPr>
      <w:r w:rsidRPr="00E77497">
        <w:t xml:space="preserve">Increase </w:t>
      </w:r>
      <w:r w:rsidRPr="00E77497">
        <w:rPr>
          <w:i/>
        </w:rPr>
        <w:t>k</w:t>
      </w:r>
      <w:r w:rsidRPr="00E77497">
        <w:t xml:space="preserve"> by 1.</w:t>
      </w:r>
    </w:p>
    <w:p w14:paraId="72B10849" w14:textId="77777777" w:rsidR="00376910" w:rsidRDefault="00376910" w:rsidP="00376910">
      <w:pPr>
        <w:pStyle w:val="Alg4"/>
        <w:numPr>
          <w:ilvl w:val="0"/>
          <w:numId w:val="1588"/>
        </w:numPr>
      </w:pPr>
      <w:r w:rsidRPr="00E77497">
        <w:t xml:space="preserve">Let </w:t>
      </w:r>
      <w:r w:rsidRPr="00E77497">
        <w:rPr>
          <w:i/>
        </w:rPr>
        <w:t>A</w:t>
      </w:r>
      <w:r w:rsidRPr="00E77497">
        <w:t xml:space="preserve"> be </w:t>
      </w:r>
      <w:r>
        <w:t xml:space="preserve">the result of </w:t>
      </w:r>
      <w:del w:id="13263" w:author="Rev 19 Allen Wirfs-Brock" w:date="2013-09-11T14:12:00Z">
        <w:r w:rsidDel="00E047C8">
          <w:delText>OrdinaryConstruct</w:delText>
        </w:r>
      </w:del>
      <w:ins w:id="13264" w:author="Rev 19 Allen Wirfs-Brock" w:date="2013-09-11T14:12:00Z">
        <w:r w:rsidR="00E047C8">
          <w:t xml:space="preserve">calling the [[Construct]] internal method of </w:t>
        </w:r>
      </w:ins>
      <w:del w:id="13265" w:author="Rev 19 Allen Wirfs-Brock" w:date="2013-09-11T14:12:00Z">
        <w:r w:rsidDel="00E047C8">
          <w:delText>(</w:delText>
        </w:r>
      </w:del>
      <w:r w:rsidRPr="00924A5A">
        <w:rPr>
          <w:i/>
        </w:rPr>
        <w:t>C</w:t>
      </w:r>
      <w:del w:id="13266" w:author="Rev 19 Allen Wirfs-Brock" w:date="2013-09-11T14:12:00Z">
        <w:r w:rsidRPr="003F7754" w:rsidDel="00E047C8">
          <w:rPr>
            <w:iCs/>
          </w:rPr>
          <w:delText>,</w:delText>
        </w:r>
        <w:r w:rsidDel="00E047C8">
          <w:delText xml:space="preserve"> </w:delText>
        </w:r>
      </w:del>
      <w:ins w:id="13267" w:author="Rev 19 Allen Wirfs-Brock" w:date="2013-09-11T14:12:00Z">
        <w:r w:rsidR="00E047C8">
          <w:rPr>
            <w:iCs/>
          </w:rPr>
          <w:t xml:space="preserve"> with argument</w:t>
        </w:r>
        <w:r w:rsidR="00E047C8">
          <w:t xml:space="preserve"> </w:t>
        </w:r>
      </w:ins>
      <w:r>
        <w:t>(</w:t>
      </w:r>
      <w:r w:rsidRPr="00714C7E">
        <w:rPr>
          <w:i/>
        </w:rPr>
        <w:t>captured</w:t>
      </w:r>
      <w:commentRangeStart w:id="13268"/>
      <w:del w:id="13269" w:author="Rev 19 Allen Wirfs-Brock" w:date="2013-09-11T14:12:00Z">
        <w:r w:rsidDel="00E047C8">
          <w:rPr>
            <w:iCs/>
          </w:rPr>
          <w:delText>)</w:delText>
        </w:r>
      </w:del>
      <w:r>
        <w:rPr>
          <w:iCs/>
        </w:rPr>
        <w:t>)</w:t>
      </w:r>
      <w:r>
        <w:t>.</w:t>
      </w:r>
      <w:commentRangeEnd w:id="13268"/>
      <w:r>
        <w:rPr>
          <w:rStyle w:val="af6"/>
          <w:rFonts w:ascii="Arial" w:eastAsia="MS Mincho" w:hAnsi="Arial"/>
          <w:spacing w:val="0"/>
          <w:lang w:eastAsia="ja-JP"/>
        </w:rPr>
        <w:commentReference w:id="13268"/>
      </w:r>
    </w:p>
    <w:p w14:paraId="0C97BAAE" w14:textId="77777777" w:rsidR="00E047C8" w:rsidRDefault="00E047C8" w:rsidP="000C266C">
      <w:pPr>
        <w:pStyle w:val="Alg4"/>
        <w:numPr>
          <w:ilvl w:val="0"/>
          <w:numId w:val="1588"/>
        </w:numPr>
        <w:rPr>
          <w:ins w:id="13270" w:author="Rev 19 Allen Wirfs-Brock" w:date="2013-09-11T14:12:00Z"/>
        </w:rPr>
      </w:pPr>
      <w:ins w:id="13271" w:author="Rev 19 Allen Wirfs-Brock" w:date="2013-09-11T14:12:00Z">
        <w:r>
          <w:t>ReturnIfAbrupt(</w:t>
        </w:r>
        <w:r>
          <w:rPr>
            <w:i/>
          </w:rPr>
          <w:t>A</w:t>
        </w:r>
        <w:r>
          <w:t>).</w:t>
        </w:r>
      </w:ins>
    </w:p>
    <w:p w14:paraId="33E156E4" w14:textId="77777777" w:rsidR="00376910" w:rsidRPr="00E77497" w:rsidRDefault="00376910" w:rsidP="00376910">
      <w:pPr>
        <w:pStyle w:val="Alg4"/>
        <w:numPr>
          <w:ilvl w:val="0"/>
          <w:numId w:val="1588"/>
        </w:numPr>
      </w:pPr>
      <w:r w:rsidRPr="00E77497">
        <w:t xml:space="preserve">Let </w:t>
      </w:r>
      <w:r w:rsidRPr="00E77497">
        <w:rPr>
          <w:i/>
        </w:rPr>
        <w:t>n</w:t>
      </w:r>
      <w:r w:rsidRPr="00E77497">
        <w:t xml:space="preserve"> be 0.</w:t>
      </w:r>
    </w:p>
    <w:p w14:paraId="66CF2CB6" w14:textId="77777777" w:rsidR="00376910" w:rsidRPr="00E77497" w:rsidRDefault="00376910" w:rsidP="00376910">
      <w:pPr>
        <w:pStyle w:val="Alg4"/>
        <w:numPr>
          <w:ilvl w:val="0"/>
          <w:numId w:val="1588"/>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iCs/>
        </w:rPr>
        <w:t>kept</w:t>
      </w:r>
    </w:p>
    <w:p w14:paraId="34F331B0" w14:textId="77777777" w:rsidR="00346E5D" w:rsidRDefault="00346E5D" w:rsidP="00346E5D">
      <w:pPr>
        <w:pStyle w:val="Alg4"/>
        <w:numPr>
          <w:ilvl w:val="1"/>
          <w:numId w:val="1588"/>
        </w:numPr>
        <w:rPr>
          <w:ins w:id="13272" w:author="Rev 19 Allen Wirfs-Brock" w:date="2013-09-11T14:17:00Z"/>
        </w:rPr>
      </w:pPr>
      <w:ins w:id="13273" w:author="Rev 19 Allen Wirfs-Brock" w:date="2013-09-11T14:17:00Z">
        <w:r>
          <w:t xml:space="preserve">Let </w:t>
        </w:r>
        <w:r w:rsidRPr="00C77523">
          <w:rPr>
            <w:i/>
          </w:rPr>
          <w:t>status</w:t>
        </w:r>
        <w:r>
          <w:t xml:space="preserve"> be the result of </w:t>
        </w:r>
        <w:r w:rsidRPr="00725085">
          <w:t>Put</w:t>
        </w:r>
        <w:r>
          <w:t>(</w:t>
        </w:r>
        <w:r w:rsidRPr="00E77497">
          <w:rPr>
            <w:i/>
          </w:rPr>
          <w:t>A</w:t>
        </w:r>
        <w:r>
          <w:t>,</w:t>
        </w:r>
        <w:r w:rsidRPr="00E77497">
          <w:t xml:space="preserve"> </w:t>
        </w:r>
      </w:ins>
      <w:ins w:id="13274" w:author="Rev 19 Allen Wirfs-Brock" w:date="2013-09-11T14:18:00Z">
        <w:r w:rsidRPr="00E77497">
          <w:t>ToString(</w:t>
        </w:r>
        <w:r w:rsidRPr="00E77497">
          <w:rPr>
            <w:i/>
          </w:rPr>
          <w:t>n</w:t>
        </w:r>
        <w:r w:rsidRPr="00E77497">
          <w:t>)</w:t>
        </w:r>
        <w:r>
          <w:t>,</w:t>
        </w:r>
        <w:r w:rsidRPr="00E77497">
          <w:t xml:space="preserve"> </w:t>
        </w:r>
        <w:r>
          <w:rPr>
            <w:i/>
          </w:rPr>
          <w:t>e</w:t>
        </w:r>
      </w:ins>
      <w:ins w:id="13275" w:author="Rev 19 Allen Wirfs-Brock" w:date="2013-09-11T14:17:00Z">
        <w:r w:rsidRPr="00E77497">
          <w:t xml:space="preserve">, </w:t>
        </w:r>
        <w:r w:rsidRPr="00E77497">
          <w:rPr>
            <w:b/>
          </w:rPr>
          <w:t>true</w:t>
        </w:r>
        <w:r w:rsidRPr="00E77497">
          <w:t xml:space="preserve"> </w:t>
        </w:r>
        <w:r>
          <w:t>).</w:t>
        </w:r>
      </w:ins>
    </w:p>
    <w:p w14:paraId="70C5F22B" w14:textId="77777777" w:rsidR="00346E5D" w:rsidRPr="00E77497" w:rsidRDefault="00346E5D" w:rsidP="00346E5D">
      <w:pPr>
        <w:pStyle w:val="Alg4"/>
        <w:numPr>
          <w:ilvl w:val="1"/>
          <w:numId w:val="1588"/>
        </w:numPr>
        <w:rPr>
          <w:ins w:id="13276" w:author="Rev 19 Allen Wirfs-Brock" w:date="2013-09-11T14:17:00Z"/>
        </w:rPr>
      </w:pPr>
      <w:ins w:id="13277" w:author="Rev 19 Allen Wirfs-Brock" w:date="2013-09-11T14:17:00Z">
        <w:r>
          <w:t>ReturnIfAbrupt(</w:t>
        </w:r>
        <w:r w:rsidRPr="00B62CD0">
          <w:rPr>
            <w:i/>
            <w:iCs/>
          </w:rPr>
          <w:t>status</w:t>
        </w:r>
        <w:r>
          <w:t>).</w:t>
        </w:r>
      </w:ins>
    </w:p>
    <w:p w14:paraId="74E85587" w14:textId="77777777" w:rsidR="00376910" w:rsidRPr="00E77497" w:rsidDel="00190B2C" w:rsidRDefault="00376910" w:rsidP="00376910">
      <w:pPr>
        <w:pStyle w:val="Alg4"/>
        <w:numPr>
          <w:ilvl w:val="1"/>
          <w:numId w:val="1588"/>
        </w:numPr>
        <w:tabs>
          <w:tab w:val="left" w:pos="1701"/>
        </w:tabs>
        <w:rPr>
          <w:del w:id="13278" w:author="Rev 19 Allen Wirfs-Brock" w:date="2013-09-12T12:27:00Z"/>
        </w:rPr>
      </w:pPr>
      <w:del w:id="13279" w:author="Rev 19 Allen Wirfs-Brock" w:date="2013-09-12T12:27:00Z">
        <w:r w:rsidDel="00190B2C">
          <w:delText xml:space="preserve">Let </w:delText>
        </w:r>
        <w:r w:rsidDel="00190B2C">
          <w:rPr>
            <w:i/>
            <w:iCs/>
          </w:rPr>
          <w:delText>status</w:delText>
        </w:r>
        <w:r w:rsidDel="00190B2C">
          <w:delText xml:space="preserve"> be the result of</w:delText>
        </w:r>
        <w:r w:rsidRPr="00E77497" w:rsidDel="00190B2C">
          <w:delText xml:space="preserve"> </w:delText>
        </w:r>
        <w:r w:rsidDel="00190B2C">
          <w:delText>CreateOwnDataProperty(</w:delText>
        </w:r>
        <w:r w:rsidDel="00190B2C">
          <w:rPr>
            <w:i/>
          </w:rPr>
          <w:delText>A</w:delText>
        </w:r>
        <w:r w:rsidDel="00190B2C">
          <w:delText>,</w:delText>
        </w:r>
        <w:r w:rsidRPr="00E77497" w:rsidDel="00190B2C">
          <w:delText xml:space="preserve"> ToString(</w:delText>
        </w:r>
        <w:r w:rsidRPr="00E77497" w:rsidDel="00190B2C">
          <w:rPr>
            <w:i/>
          </w:rPr>
          <w:delText>n</w:delText>
        </w:r>
        <w:r w:rsidRPr="00E77497" w:rsidDel="00190B2C">
          <w:delText>)</w:delText>
        </w:r>
        <w:r w:rsidDel="00190B2C">
          <w:delText>,</w:delText>
        </w:r>
        <w:r w:rsidRPr="00E77497" w:rsidDel="00190B2C">
          <w:delText xml:space="preserve"> </w:delText>
        </w:r>
        <w:r w:rsidDel="00190B2C">
          <w:rPr>
            <w:i/>
          </w:rPr>
          <w:delText>e</w:delText>
        </w:r>
        <w:r w:rsidDel="00190B2C">
          <w:delText>).</w:delText>
        </w:r>
      </w:del>
    </w:p>
    <w:p w14:paraId="10260A44" w14:textId="77777777" w:rsidR="00376910" w:rsidDel="00346E5D" w:rsidRDefault="00376910" w:rsidP="00376910">
      <w:pPr>
        <w:pStyle w:val="Alg4"/>
        <w:numPr>
          <w:ilvl w:val="1"/>
          <w:numId w:val="1588"/>
        </w:numPr>
        <w:tabs>
          <w:tab w:val="left" w:pos="1701"/>
        </w:tabs>
        <w:rPr>
          <w:del w:id="13280" w:author="Rev 19 Allen Wirfs-Brock" w:date="2013-09-11T14:17:00Z"/>
        </w:rPr>
      </w:pPr>
      <w:del w:id="13281" w:author="Rev 19 Allen Wirfs-Brock" w:date="2013-09-11T14:17:00Z">
        <w:r w:rsidDel="00346E5D">
          <w:delText xml:space="preserve">Assert:  </w:delText>
        </w:r>
        <w:r w:rsidDel="00346E5D">
          <w:rPr>
            <w:i/>
            <w:iCs/>
          </w:rPr>
          <w:delText>status</w:delText>
        </w:r>
        <w:r w:rsidDel="00346E5D">
          <w:delText xml:space="preserve"> is </w:delText>
        </w:r>
        <w:r w:rsidDel="00346E5D">
          <w:rPr>
            <w:b/>
            <w:bCs/>
          </w:rPr>
          <w:delText>true</w:delText>
        </w:r>
        <w:r w:rsidDel="00346E5D">
          <w:delText>.</w:delText>
        </w:r>
      </w:del>
    </w:p>
    <w:p w14:paraId="1E648DAD" w14:textId="77777777" w:rsidR="00376910" w:rsidRPr="00E77497" w:rsidRDefault="00376910" w:rsidP="00376910">
      <w:pPr>
        <w:pStyle w:val="Alg4"/>
        <w:numPr>
          <w:ilvl w:val="1"/>
          <w:numId w:val="1588"/>
        </w:numPr>
        <w:tabs>
          <w:tab w:val="left" w:pos="1701"/>
        </w:tabs>
      </w:pPr>
      <w:r w:rsidRPr="00E77497">
        <w:t xml:space="preserve">Increment </w:t>
      </w:r>
      <w:r w:rsidRPr="00E77497">
        <w:rPr>
          <w:i/>
        </w:rPr>
        <w:t>n</w:t>
      </w:r>
      <w:r w:rsidRPr="00E77497">
        <w:t xml:space="preserve"> by 1.</w:t>
      </w:r>
    </w:p>
    <w:p w14:paraId="129BD774" w14:textId="77777777" w:rsidR="00376910" w:rsidRPr="00E77497" w:rsidRDefault="00376910" w:rsidP="00376910">
      <w:pPr>
        <w:pStyle w:val="Alg4"/>
        <w:numPr>
          <w:ilvl w:val="0"/>
          <w:numId w:val="1588"/>
        </w:numPr>
        <w:spacing w:after="120"/>
      </w:pPr>
      <w:r w:rsidRPr="00E77497">
        <w:t xml:space="preserve">Return </w:t>
      </w:r>
      <w:r w:rsidRPr="00E77497">
        <w:rPr>
          <w:i/>
        </w:rPr>
        <w:t>A</w:t>
      </w:r>
      <w:r w:rsidRPr="00E77497">
        <w:t>.</w:t>
      </w:r>
    </w:p>
    <w:p w14:paraId="7FA53A0E" w14:textId="77777777" w:rsidR="00CB251B" w:rsidRDefault="00CB251B" w:rsidP="00CB251B">
      <w:pPr>
        <w:rPr>
          <w:ins w:id="13282" w:author="Rev 19 Allen Wirfs-Brock" w:date="2013-09-27T11:30:00Z"/>
        </w:rPr>
      </w:pPr>
      <w:ins w:id="13283" w:author="Rev 19 Allen Wirfs-Brock" w:date="2013-09-27T11:30: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00B11EC8" w14:textId="77777777"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25F67D27" w14:textId="77777777" w:rsidR="00376910" w:rsidRPr="00E77497" w:rsidRDefault="00376910" w:rsidP="00376910">
      <w:pPr>
        <w:pStyle w:val="40"/>
      </w:pPr>
      <w:r>
        <w:t>%</w:t>
      </w:r>
      <w:r w:rsidRPr="00573628">
        <w:t>TypedArray</w:t>
      </w:r>
      <w:r>
        <w:t>%</w:t>
      </w:r>
      <w:r w:rsidRPr="00E77497">
        <w:t>.prototype.</w:t>
      </w:r>
      <w:r>
        <w:t>find</w:t>
      </w:r>
      <w:r w:rsidRPr="00E77497">
        <w:t xml:space="preserve"> (</w:t>
      </w:r>
      <w:r>
        <w:t>predicate, thisArg = undefined</w:t>
      </w:r>
      <w:r w:rsidRPr="00E77497">
        <w:t>)</w:t>
      </w:r>
    </w:p>
    <w:p w14:paraId="7C2C183C"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find</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 </w:t>
      </w:r>
      <w:r>
        <w:t xml:space="preserve">as defined in </w:t>
      </w:r>
      <w:r w:rsidR="004B439B">
        <w:fldChar w:fldCharType="begin"/>
      </w:r>
      <w:r w:rsidR="004B439B">
        <w:instrText xml:space="preserve"> REF _Ref366080839 \r \h </w:instrText>
      </w:r>
      <w:r w:rsidR="004B439B">
        <w:fldChar w:fldCharType="separate"/>
      </w:r>
      <w:r w:rsidR="00D433E8">
        <w:t>22.1.3.8</w:t>
      </w:r>
      <w:r w:rsidR="004B439B">
        <w:fldChar w:fldCharType="end"/>
      </w:r>
      <w:r>
        <w:t xml:space="preserve">. However, the implementation of the algorithm may be optimized </w:t>
      </w:r>
      <w:ins w:id="13284" w:author="Rev 19 Allen Wirfs-Brock" w:date="2013-09-27T11:42:00Z">
        <w:r w:rsidR="000643F8">
          <w:t xml:space="preserve">with the knowledge </w:t>
        </w:r>
      </w:ins>
      <w:del w:id="13285" w:author="Rev 19 Allen Wirfs-Brock" w:date="2013-09-27T11:42: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286" w:author="Rev 19 Allen Wirfs-Brock" w:date="2013-09-27T11:47:00Z">
        <w:r w:rsidR="000643F8" w:rsidRPr="000643F8">
          <w:t xml:space="preserve"> </w:t>
        </w:r>
        <w:r w:rsidR="000643F8">
          <w:t>However, such optimization must not introduce any observable changes in the specified behaviour of the algorithm.</w:t>
        </w:r>
      </w:ins>
    </w:p>
    <w:p w14:paraId="42AA9DAF" w14:textId="77777777" w:rsidR="004264B3" w:rsidRDefault="004264B3" w:rsidP="004264B3">
      <w:pPr>
        <w:rPr>
          <w:ins w:id="13287" w:author="Rev 19 Allen Wirfs-Brock" w:date="2013-09-27T11:23:00Z"/>
        </w:rPr>
      </w:pPr>
      <w:ins w:id="13288" w:author="Rev 19 Allen Wirfs-Brock" w:date="2013-09-27T11:23:00Z">
        <w:r>
          <w:t xml:space="preserve">This </w:t>
        </w:r>
      </w:ins>
      <w:ins w:id="13289" w:author="Rev 19 Allen Wirfs-Brock" w:date="2013-09-27T11:25:00Z">
        <w:r>
          <w:t xml:space="preserve">function </w:t>
        </w:r>
      </w:ins>
      <w:ins w:id="13290" w:author="Rev 19 Allen Wirfs-Brock" w:date="2013-09-27T11:23: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267029C1"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14:paraId="37FE8929" w14:textId="77777777" w:rsidR="00376910" w:rsidRPr="00E77497" w:rsidRDefault="00376910" w:rsidP="00376910">
      <w:pPr>
        <w:pStyle w:val="40"/>
      </w:pPr>
      <w:r>
        <w:t>%</w:t>
      </w:r>
      <w:r w:rsidRPr="00573628">
        <w:t>TypedArray</w:t>
      </w:r>
      <w:r>
        <w:t>%</w:t>
      </w:r>
      <w:r w:rsidRPr="00E77497">
        <w:t>.prototype.</w:t>
      </w:r>
      <w:r>
        <w:t>findIndex</w:t>
      </w:r>
      <w:r w:rsidRPr="00E77497">
        <w:t xml:space="preserve"> (</w:t>
      </w:r>
      <w:r>
        <w:t xml:space="preserve"> predicate, thisArg = undefined</w:t>
      </w:r>
      <w:r w:rsidRPr="00E77497">
        <w:t xml:space="preserve"> )</w:t>
      </w:r>
    </w:p>
    <w:p w14:paraId="3AE0BEA4"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findIndex</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findIndex </w:t>
      </w:r>
      <w:r>
        <w:t xml:space="preserve">as defined in </w:t>
      </w:r>
      <w:r w:rsidR="004B439B">
        <w:fldChar w:fldCharType="begin"/>
      </w:r>
      <w:r w:rsidR="004B439B">
        <w:instrText xml:space="preserve"> REF _Ref366080849 \r \h </w:instrText>
      </w:r>
      <w:r w:rsidR="004B439B">
        <w:fldChar w:fldCharType="separate"/>
      </w:r>
      <w:r w:rsidR="00D433E8">
        <w:t>22.1.3.9</w:t>
      </w:r>
      <w:r w:rsidR="004B439B">
        <w:fldChar w:fldCharType="end"/>
      </w:r>
      <w:r>
        <w:t xml:space="preserve">. However, the implementation of the algorithm may be optimized </w:t>
      </w:r>
      <w:ins w:id="13291" w:author="Rev 19 Allen Wirfs-Brock" w:date="2013-09-27T11:43:00Z">
        <w:r w:rsidR="000643F8">
          <w:t xml:space="preserve">with the knowledge </w:t>
        </w:r>
      </w:ins>
      <w:del w:id="13292"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293" w:author="Rev 19 Allen Wirfs-Brock" w:date="2013-09-27T11:47:00Z">
        <w:r w:rsidR="000643F8" w:rsidRPr="000643F8">
          <w:t xml:space="preserve"> </w:t>
        </w:r>
        <w:r w:rsidR="000643F8">
          <w:t>However, such optimization must not introduce any observable changes in the specified behaviour of the algorithm.</w:t>
        </w:r>
      </w:ins>
    </w:p>
    <w:p w14:paraId="5AFE5DC3" w14:textId="77777777" w:rsidR="004264B3" w:rsidRDefault="004264B3" w:rsidP="004264B3">
      <w:pPr>
        <w:rPr>
          <w:ins w:id="13294" w:author="Rev 19 Allen Wirfs-Brock" w:date="2013-09-27T11:23:00Z"/>
        </w:rPr>
      </w:pPr>
      <w:ins w:id="13295" w:author="Rev 19 Allen Wirfs-Brock" w:date="2013-09-27T11:23:00Z">
        <w:r>
          <w:t xml:space="preserve">This </w:t>
        </w:r>
      </w:ins>
      <w:ins w:id="13296" w:author="Rev 19 Allen Wirfs-Brock" w:date="2013-09-27T11:24:00Z">
        <w:r>
          <w:t xml:space="preserve">function </w:t>
        </w:r>
      </w:ins>
      <w:ins w:id="13297" w:author="Rev 19 Allen Wirfs-Brock" w:date="2013-09-27T11:23: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6B5FE6EA"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Pr>
          <w:rFonts w:ascii="Courier New" w:hAnsi="Courier New" w:cs="Courier New"/>
          <w:b/>
          <w:bCs/>
        </w:rPr>
        <w:t>Index</w:t>
      </w:r>
      <w:r w:rsidRPr="00E77497">
        <w:t xml:space="preserve"> method is </w:t>
      </w:r>
      <w:r w:rsidRPr="00E77497">
        <w:rPr>
          <w:b/>
        </w:rPr>
        <w:t>1</w:t>
      </w:r>
      <w:r w:rsidRPr="00E77497">
        <w:t>.</w:t>
      </w:r>
      <w:r>
        <w:tab/>
      </w:r>
      <w:r>
        <w:tab/>
      </w:r>
    </w:p>
    <w:p w14:paraId="592AA07C" w14:textId="77777777" w:rsidR="00376910" w:rsidRPr="00E77497" w:rsidRDefault="00376910" w:rsidP="00376910">
      <w:pPr>
        <w:pStyle w:val="40"/>
      </w:pPr>
      <w:r>
        <w:t>%</w:t>
      </w:r>
      <w:r w:rsidRPr="00573628">
        <w:t>TypedArray</w:t>
      </w:r>
      <w:r>
        <w:t>%</w:t>
      </w:r>
      <w:r w:rsidRPr="00E77497">
        <w:t>.prototype.</w:t>
      </w:r>
      <w:r>
        <w:t>forEach</w:t>
      </w:r>
      <w:r w:rsidRPr="00E77497">
        <w:t xml:space="preserve"> (</w:t>
      </w:r>
      <w:r>
        <w:t xml:space="preserve"> callbackfn,</w:t>
      </w:r>
      <w:r w:rsidRPr="00CC0A63">
        <w:t xml:space="preserve"> </w:t>
      </w:r>
      <w:r>
        <w:t xml:space="preserve">thisArg = undefined </w:t>
      </w:r>
      <w:r w:rsidRPr="00E77497">
        <w:t>)</w:t>
      </w:r>
    </w:p>
    <w:p w14:paraId="535B8A17"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forEach</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forEach</w:t>
      </w:r>
      <w:r>
        <w:t xml:space="preserve"> as defined in </w:t>
      </w:r>
      <w:r w:rsidR="004B439B">
        <w:fldChar w:fldCharType="begin"/>
      </w:r>
      <w:r w:rsidR="004B439B">
        <w:instrText xml:space="preserve"> REF _Ref366080862 \r \h </w:instrText>
      </w:r>
      <w:r w:rsidR="004B439B">
        <w:fldChar w:fldCharType="separate"/>
      </w:r>
      <w:r w:rsidR="00D433E8">
        <w:t>22.1.3.10</w:t>
      </w:r>
      <w:r w:rsidR="004B439B">
        <w:fldChar w:fldCharType="end"/>
      </w:r>
      <w:r>
        <w:t xml:space="preserve">. However, the implementation of the algorithm may be optimized </w:t>
      </w:r>
      <w:ins w:id="13298" w:author="Rev 19 Allen Wirfs-Brock" w:date="2013-09-27T11:43:00Z">
        <w:r w:rsidR="000643F8">
          <w:t xml:space="preserve">with the knowledge </w:t>
        </w:r>
      </w:ins>
      <w:del w:id="13299"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00" w:author="Rev 19 Allen Wirfs-Brock" w:date="2013-09-27T11:47:00Z">
        <w:r w:rsidR="000643F8" w:rsidRPr="000643F8">
          <w:t xml:space="preserve"> </w:t>
        </w:r>
        <w:r w:rsidR="000643F8">
          <w:t>However, such optimization must not introduce any observable changes in the specified behaviour of the algorithm.</w:t>
        </w:r>
      </w:ins>
    </w:p>
    <w:p w14:paraId="79CD7469" w14:textId="77777777" w:rsidR="004264B3" w:rsidRDefault="004264B3" w:rsidP="004264B3">
      <w:pPr>
        <w:rPr>
          <w:ins w:id="13301" w:author="Rev 19 Allen Wirfs-Brock" w:date="2013-09-27T11:24:00Z"/>
        </w:rPr>
      </w:pPr>
      <w:ins w:id="13302" w:author="Rev 19 Allen Wirfs-Brock" w:date="2013-09-27T11:24: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59F7DB1A" w14:textId="77777777" w:rsidR="00376910" w:rsidRPr="00E77497" w:rsidRDefault="00376910" w:rsidP="00376910">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forEach</w:t>
      </w:r>
      <w:r w:rsidRPr="00E77497">
        <w:t xml:space="preserve"> method is </w:t>
      </w:r>
      <w:r w:rsidRPr="00E77497">
        <w:rPr>
          <w:b/>
        </w:rPr>
        <w:t>1</w:t>
      </w:r>
      <w:r w:rsidRPr="00E77497">
        <w:t>.</w:t>
      </w:r>
      <w:r>
        <w:tab/>
      </w:r>
    </w:p>
    <w:p w14:paraId="149D5122" w14:textId="77777777" w:rsidR="00376910" w:rsidRPr="00E77497" w:rsidRDefault="00376910" w:rsidP="00376910">
      <w:pPr>
        <w:pStyle w:val="40"/>
      </w:pPr>
      <w:r>
        <w:t>%</w:t>
      </w:r>
      <w:r w:rsidRPr="00573628">
        <w:t>TypedArray</w:t>
      </w:r>
      <w:r>
        <w:t>%</w:t>
      </w:r>
      <w:r w:rsidRPr="00E77497">
        <w:t>.prototype.</w:t>
      </w:r>
      <w:r>
        <w:t>indexOf</w:t>
      </w:r>
      <w:r w:rsidRPr="00E77497">
        <w:t xml:space="preserve"> (</w:t>
      </w:r>
      <w:r>
        <w:t xml:space="preserve">searchElement, fromIndex = 0 </w:t>
      </w:r>
      <w:r w:rsidRPr="00E77497">
        <w:t>)</w:t>
      </w:r>
    </w:p>
    <w:p w14:paraId="723E5346"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indexOf</w:t>
      </w:r>
      <w:r>
        <w:t xml:space="preserve"> as defined in </w:t>
      </w:r>
      <w:r w:rsidR="004B439B">
        <w:fldChar w:fldCharType="begin"/>
      </w:r>
      <w:r w:rsidR="004B439B">
        <w:instrText xml:space="preserve"> REF _Ref366080881 \r \h </w:instrText>
      </w:r>
      <w:r w:rsidR="004B439B">
        <w:fldChar w:fldCharType="separate"/>
      </w:r>
      <w:r w:rsidR="00D433E8">
        <w:t>22.1.3.11</w:t>
      </w:r>
      <w:r w:rsidR="004B439B">
        <w:fldChar w:fldCharType="end"/>
      </w:r>
      <w:r>
        <w:t xml:space="preserve">. However, the implementation of the algorithm may be optimized </w:t>
      </w:r>
      <w:ins w:id="13303" w:author="Rev 19 Allen Wirfs-Brock" w:date="2013-09-27T11:43:00Z">
        <w:r w:rsidR="000643F8">
          <w:t xml:space="preserve">with the knowledge </w:t>
        </w:r>
      </w:ins>
      <w:del w:id="13304"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05" w:author="Rev 19 Allen Wirfs-Brock" w:date="2013-09-27T11:47:00Z">
        <w:r w:rsidR="000643F8" w:rsidRPr="000643F8">
          <w:t xml:space="preserve"> </w:t>
        </w:r>
        <w:r w:rsidR="000643F8">
          <w:t>However, such optimization must not introduce any observable changes in the specified behaviour of the algorithm.</w:t>
        </w:r>
      </w:ins>
    </w:p>
    <w:p w14:paraId="5C0DA109" w14:textId="77777777" w:rsidR="004264B3" w:rsidRDefault="004264B3" w:rsidP="004264B3">
      <w:pPr>
        <w:rPr>
          <w:ins w:id="13306" w:author="Rev 19 Allen Wirfs-Brock" w:date="2013-09-27T11:26:00Z"/>
        </w:rPr>
      </w:pPr>
      <w:ins w:id="13307" w:author="Rev 19 Allen Wirfs-Brock" w:date="2013-09-27T11:26: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11E7B2CF" w14:textId="77777777" w:rsidR="00376910" w:rsidRPr="00E77497" w:rsidRDefault="00376910" w:rsidP="00376910">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00C36F31" w14:textId="77777777" w:rsidR="00376910" w:rsidRPr="00E77497" w:rsidRDefault="00376910" w:rsidP="00376910">
      <w:pPr>
        <w:pStyle w:val="40"/>
      </w:pPr>
      <w:r>
        <w:t>%</w:t>
      </w:r>
      <w:r w:rsidRPr="00573628">
        <w:t>TypedArray</w:t>
      </w:r>
      <w:r>
        <w:t>%</w:t>
      </w:r>
      <w:r w:rsidRPr="00E77497">
        <w:t>.prototype.join (</w:t>
      </w:r>
      <w:r>
        <w:t xml:space="preserve"> </w:t>
      </w:r>
      <w:r w:rsidRPr="00E77497">
        <w:t>separator</w:t>
      </w:r>
      <w:r>
        <w:t xml:space="preserve"> </w:t>
      </w:r>
      <w:r w:rsidRPr="00E77497">
        <w:t>)</w:t>
      </w:r>
    </w:p>
    <w:p w14:paraId="648D62EC" w14:textId="77777777" w:rsidR="004264B3" w:rsidRDefault="00376910" w:rsidP="004264B3">
      <w:pPr>
        <w:rPr>
          <w:ins w:id="13308" w:author="Rev 19 Allen Wirfs-Brock" w:date="2013-09-27T11:27:00Z"/>
        </w:rPr>
      </w:pPr>
      <w:r>
        <w:t>%TypedArray%</w:t>
      </w:r>
      <w:r w:rsidRPr="006232CB">
        <w:rPr>
          <w:rFonts w:ascii="Courier New" w:hAnsi="Courier New" w:cs="Courier New"/>
          <w:b/>
          <w:bCs/>
        </w:rPr>
        <w:t>.prototype.</w:t>
      </w:r>
      <w:r>
        <w:rPr>
          <w:rFonts w:ascii="Courier New" w:hAnsi="Courier New" w:cs="Courier New"/>
          <w:b/>
          <w:bCs/>
        </w:rPr>
        <w:t>join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join</w:t>
      </w:r>
      <w:r>
        <w:t xml:space="preserve"> as defined in </w:t>
      </w:r>
      <w:r w:rsidR="004B439B">
        <w:fldChar w:fldCharType="begin"/>
      </w:r>
      <w:r w:rsidR="004B439B">
        <w:instrText xml:space="preserve"> REF _Ref366080893 \r \h </w:instrText>
      </w:r>
      <w:r w:rsidR="004B439B">
        <w:fldChar w:fldCharType="separate"/>
      </w:r>
      <w:r w:rsidR="00D433E8">
        <w:t>22.1.3.12</w:t>
      </w:r>
      <w:r w:rsidR="004B439B">
        <w:fldChar w:fldCharType="end"/>
      </w:r>
      <w:r>
        <w:t xml:space="preserve">. </w:t>
      </w:r>
      <w:r w:rsidRPr="00725085">
        <w:t xml:space="preserve">However, the implementation of the algorithm may be optimized </w:t>
      </w:r>
      <w:ins w:id="13309" w:author="Rev 19 Allen Wirfs-Brock" w:date="2013-09-27T11:43:00Z">
        <w:r w:rsidR="000643F8">
          <w:t xml:space="preserve">with the knowledge </w:t>
        </w:r>
      </w:ins>
      <w:del w:id="13310" w:author="Rev 19 Allen Wirfs-Brock" w:date="2013-09-27T11:43:00Z">
        <w:r w:rsidRPr="00725085" w:rsidDel="000643F8">
          <w:delText xml:space="preserve">to assume </w:delText>
        </w:r>
      </w:del>
      <w:r w:rsidRPr="00725085">
        <w:t xml:space="preserve">that the </w:t>
      </w:r>
      <w:r w:rsidRPr="00392F64">
        <w:rPr>
          <w:b/>
        </w:rPr>
        <w:t>this</w:t>
      </w:r>
      <w:r w:rsidRPr="00725085">
        <w:t xml:space="preserve"> value is an object that has a fixed length and whose integer indexed properties are not sparse.</w:t>
      </w:r>
      <w:ins w:id="13311" w:author="Rev 19 Allen Wirfs-Brock" w:date="2013-09-27T11:47:00Z">
        <w:r w:rsidR="000643F8" w:rsidRPr="000643F8">
          <w:t xml:space="preserve"> </w:t>
        </w:r>
        <w:r w:rsidR="000643F8">
          <w:t>However, such optimization must not introduce any observable changes in the specified behaviour of the algorithm.</w:t>
        </w:r>
      </w:ins>
    </w:p>
    <w:p w14:paraId="1F18D373" w14:textId="77777777" w:rsidR="004264B3" w:rsidRDefault="004264B3" w:rsidP="004264B3">
      <w:pPr>
        <w:rPr>
          <w:ins w:id="13312" w:author="Rev 19 Allen Wirfs-Brock" w:date="2013-09-27T11:26:00Z"/>
        </w:rPr>
      </w:pPr>
      <w:ins w:id="13313" w:author="Rev 19 Allen Wirfs-Brock" w:date="2013-09-27T11:26: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1674AE4F" w14:textId="77777777" w:rsidR="00376910" w:rsidRPr="00E77497" w:rsidRDefault="00376910" w:rsidP="00376910"/>
    <w:p w14:paraId="154FC3C6" w14:textId="77777777" w:rsidR="00376910" w:rsidRPr="00E77497" w:rsidRDefault="00376910" w:rsidP="00376910">
      <w:pPr>
        <w:pStyle w:val="40"/>
      </w:pPr>
      <w:r>
        <w:t>%</w:t>
      </w:r>
      <w:r w:rsidRPr="00573628">
        <w:t>TypedArray</w:t>
      </w:r>
      <w:r>
        <w:t>%</w:t>
      </w:r>
      <w:r w:rsidRPr="00E77497">
        <w:t>.prototype.</w:t>
      </w:r>
      <w:r>
        <w:t xml:space="preserve">keys ( </w:t>
      </w:r>
      <w:r w:rsidRPr="00E77497">
        <w:t>)</w:t>
      </w:r>
    </w:p>
    <w:p w14:paraId="301649D0" w14:textId="77777777" w:rsidR="00376910" w:rsidRPr="00E77497" w:rsidRDefault="00376910" w:rsidP="00376910">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key</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key</w:t>
      </w:r>
      <w:r w:rsidRPr="00AC44FD">
        <w:rPr>
          <w:rFonts w:ascii="Courier New" w:hAnsi="Courier New" w:cs="Courier New"/>
          <w:b/>
          <w:bCs/>
        </w:rPr>
        <w:t>s</w:t>
      </w:r>
      <w:r>
        <w:t xml:space="preserve"> method defined in </w:t>
      </w:r>
      <w:r w:rsidR="006A3D7C">
        <w:fldChar w:fldCharType="begin"/>
      </w:r>
      <w:r w:rsidR="006A3D7C">
        <w:instrText xml:space="preserve"> REF _Ref366080451 \r \h </w:instrText>
      </w:r>
      <w:r w:rsidR="006A3D7C">
        <w:fldChar w:fldCharType="separate"/>
      </w:r>
      <w:r w:rsidR="00D433E8">
        <w:t>22.1.3.13</w:t>
      </w:r>
      <w:r w:rsidR="006A3D7C">
        <w:fldChar w:fldCharType="end"/>
      </w:r>
      <w:r>
        <w:t>.</w:t>
      </w:r>
    </w:p>
    <w:p w14:paraId="621A83F5" w14:textId="77777777" w:rsidR="00376910" w:rsidRPr="00E77497" w:rsidRDefault="00376910" w:rsidP="00376910">
      <w:pPr>
        <w:pStyle w:val="40"/>
      </w:pPr>
      <w:r>
        <w:t>%</w:t>
      </w:r>
      <w:r w:rsidRPr="00573628">
        <w:t>TypedArray</w:t>
      </w:r>
      <w:r>
        <w:t>%</w:t>
      </w:r>
      <w:r w:rsidRPr="00E77497">
        <w:t>.prototype.</w:t>
      </w:r>
      <w:r>
        <w:t>lastIndexOf</w:t>
      </w:r>
      <w:r w:rsidRPr="00E77497">
        <w:t xml:space="preserve"> ( </w:t>
      </w:r>
      <w:r>
        <w:t xml:space="preserve">searchElement, fromIndex = this.length-1 </w:t>
      </w:r>
      <w:r w:rsidRPr="00E77497">
        <w:t>)</w:t>
      </w:r>
    </w:p>
    <w:p w14:paraId="2E452E37"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lastIndexOf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lastIndexOf</w:t>
      </w:r>
      <w:r>
        <w:t xml:space="preserve"> as defined in </w:t>
      </w:r>
      <w:r w:rsidR="006A3D7C">
        <w:fldChar w:fldCharType="begin"/>
      </w:r>
      <w:r w:rsidR="006A3D7C">
        <w:instrText xml:space="preserve"> REF _Ref366080475 \r \h </w:instrText>
      </w:r>
      <w:r w:rsidR="006A3D7C">
        <w:fldChar w:fldCharType="separate"/>
      </w:r>
      <w:r w:rsidR="00D433E8">
        <w:t>22.1.3.14</w:t>
      </w:r>
      <w:r w:rsidR="006A3D7C">
        <w:fldChar w:fldCharType="end"/>
      </w:r>
      <w:r>
        <w:t xml:space="preserve">. However, the implementation of the algorithm may be optimized </w:t>
      </w:r>
      <w:ins w:id="13314" w:author="Rev 19 Allen Wirfs-Brock" w:date="2013-09-27T11:43:00Z">
        <w:r w:rsidR="000643F8">
          <w:t xml:space="preserve">with the knowledge </w:t>
        </w:r>
      </w:ins>
      <w:del w:id="13315"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16" w:author="Rev 19 Allen Wirfs-Brock" w:date="2013-09-27T11:47:00Z">
        <w:r w:rsidR="000643F8" w:rsidRPr="000643F8">
          <w:t xml:space="preserve"> </w:t>
        </w:r>
        <w:r w:rsidR="000643F8">
          <w:t>However, such optimization must not introduce any observable changes in the specified behaviour of the algorithm.</w:t>
        </w:r>
      </w:ins>
    </w:p>
    <w:p w14:paraId="2F0AB026" w14:textId="77777777" w:rsidR="004264B3" w:rsidRDefault="004264B3" w:rsidP="004264B3">
      <w:pPr>
        <w:rPr>
          <w:ins w:id="13317" w:author="Rev 19 Allen Wirfs-Brock" w:date="2013-09-27T11:27:00Z"/>
        </w:rPr>
      </w:pPr>
      <w:ins w:id="13318" w:author="Rev 19 Allen Wirfs-Brock" w:date="2013-09-27T11:27: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4814762C" w14:textId="77777777"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5406640E" w14:textId="77777777" w:rsidR="003E75AF" w:rsidRDefault="003E75AF" w:rsidP="003E75AF">
      <w:pPr>
        <w:pStyle w:val="40"/>
      </w:pPr>
      <w:commentRangeStart w:id="13319"/>
      <w:r>
        <w:t xml:space="preserve">get </w:t>
      </w:r>
      <w:commentRangeEnd w:id="13319"/>
      <w:r>
        <w:rPr>
          <w:rStyle w:val="af6"/>
          <w:b w:val="0"/>
        </w:rPr>
        <w:commentReference w:id="13319"/>
      </w:r>
      <w:r w:rsidRPr="00286791">
        <w:rPr>
          <w:i/>
        </w:rPr>
        <w:t xml:space="preserve"> </w:t>
      </w:r>
      <w:r>
        <w:t>%</w:t>
      </w:r>
      <w:r w:rsidRPr="00573628">
        <w:t>TypedArray</w:t>
      </w:r>
      <w:r>
        <w:t>%.prototype.length</w:t>
      </w:r>
    </w:p>
    <w:p w14:paraId="14394069" w14:textId="77777777" w:rsidR="003E75AF" w:rsidRPr="00E77497" w:rsidRDefault="003E75AF" w:rsidP="003E75AF">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7368AF05" w14:textId="77777777" w:rsidR="003E75AF" w:rsidRPr="00E77497" w:rsidRDefault="003E75AF" w:rsidP="003E75AF">
      <w:pPr>
        <w:pStyle w:val="Alg4"/>
        <w:numPr>
          <w:ilvl w:val="0"/>
          <w:numId w:val="1306"/>
        </w:numPr>
      </w:pPr>
      <w:r w:rsidRPr="00E77497">
        <w:t xml:space="preserve">Let </w:t>
      </w:r>
      <w:r>
        <w:rPr>
          <w:i/>
        </w:rPr>
        <w:t>O</w:t>
      </w:r>
      <w:r w:rsidRPr="00E77497">
        <w:t xml:space="preserve"> be the</w:t>
      </w:r>
      <w:r>
        <w:t xml:space="preserve"> </w:t>
      </w:r>
      <w:del w:id="13320" w:author="Rev 19 Allen Wirfs-Brock" w:date="2013-09-26T13:21:00Z">
        <w:r w:rsidDel="00EB5111">
          <w:delText xml:space="preserve">result of  calling ToObject with the </w:delText>
        </w:r>
      </w:del>
      <w:r w:rsidRPr="00E77497">
        <w:rPr>
          <w:b/>
        </w:rPr>
        <w:t>this</w:t>
      </w:r>
      <w:r w:rsidRPr="00E77497">
        <w:t xml:space="preserve"> value</w:t>
      </w:r>
      <w:del w:id="13321" w:author="Rev 19 Allen Wirfs-Brock" w:date="2013-09-26T13:21:00Z">
        <w:r w:rsidRPr="007B0456" w:rsidDel="00EB5111">
          <w:delText xml:space="preserve"> </w:delText>
        </w:r>
        <w:r w:rsidDel="00EB5111">
          <w:delText>as its argument</w:delText>
        </w:r>
      </w:del>
      <w:r w:rsidRPr="00E77497">
        <w:t>.</w:t>
      </w:r>
    </w:p>
    <w:p w14:paraId="120F3979" w14:textId="77777777" w:rsidR="00CB251B" w:rsidRDefault="00CB251B" w:rsidP="00CB251B">
      <w:pPr>
        <w:pStyle w:val="Alg4"/>
        <w:numPr>
          <w:ilvl w:val="0"/>
          <w:numId w:val="1306"/>
        </w:numPr>
        <w:rPr>
          <w:ins w:id="13322" w:author="Rev 19 Allen Wirfs-Brock" w:date="2013-09-27T11:38:00Z"/>
        </w:rPr>
      </w:pPr>
      <w:ins w:id="13323" w:author="Rev 19 Allen Wirfs-Brock" w:date="2013-09-27T11:38:00Z">
        <w:r>
          <w:t>If Type(</w:t>
        </w:r>
        <w:r>
          <w:rPr>
            <w:i/>
          </w:rPr>
          <w:t>O</w:t>
        </w:r>
        <w:r>
          <w:t xml:space="preserve">) is not Object, throw a </w:t>
        </w:r>
        <w:r w:rsidRPr="00CB251B">
          <w:rPr>
            <w:b/>
          </w:rPr>
          <w:t>TypeError</w:t>
        </w:r>
        <w:r>
          <w:t xml:space="preserve"> exception.</w:t>
        </w:r>
      </w:ins>
    </w:p>
    <w:p w14:paraId="6D1C84BC" w14:textId="77777777" w:rsidR="003E75AF" w:rsidRPr="00E77497" w:rsidDel="00EB5111" w:rsidRDefault="003E75AF" w:rsidP="003E75AF">
      <w:pPr>
        <w:pStyle w:val="Alg4"/>
        <w:numPr>
          <w:ilvl w:val="0"/>
          <w:numId w:val="1306"/>
        </w:numPr>
        <w:rPr>
          <w:del w:id="13324" w:author="Rev 19 Allen Wirfs-Brock" w:date="2013-09-26T13:21:00Z"/>
        </w:rPr>
      </w:pPr>
      <w:del w:id="13325" w:author="Rev 19 Allen Wirfs-Brock" w:date="2013-09-26T13:21:00Z">
        <w:r w:rsidDel="00EB5111">
          <w:delText>ReturnIfAbrupt(</w:delText>
        </w:r>
        <w:r w:rsidDel="00EB5111">
          <w:rPr>
            <w:i/>
          </w:rPr>
          <w:delText>O</w:delText>
        </w:r>
        <w:r w:rsidDel="00EB5111">
          <w:delText>).</w:delText>
        </w:r>
      </w:del>
    </w:p>
    <w:p w14:paraId="7A1D1FD2" w14:textId="77777777" w:rsidR="00F2266E" w:rsidRPr="00E77497" w:rsidRDefault="00F2266E" w:rsidP="00F2266E">
      <w:pPr>
        <w:pStyle w:val="Alg4"/>
        <w:numPr>
          <w:ilvl w:val="0"/>
          <w:numId w:val="1306"/>
        </w:numPr>
        <w:rPr>
          <w:ins w:id="13326" w:author="Rev 19 Allen Wirfs-Brock" w:date="2013-09-26T13:06:00Z"/>
        </w:rPr>
      </w:pPr>
      <w:ins w:id="13327" w:author="Rev 19 Allen Wirfs-Brock" w:date="2013-09-26T13:06:00Z">
        <w:r>
          <w:t xml:space="preserve">If </w:t>
        </w:r>
        <w:r>
          <w:rPr>
            <w:i/>
            <w:iCs/>
          </w:rPr>
          <w:t>O</w:t>
        </w:r>
        <w:r>
          <w:t xml:space="preserve"> does not have a [[TypedArrayName]] internal data property, then throw a </w:t>
        </w:r>
        <w:r w:rsidRPr="00F5744B">
          <w:rPr>
            <w:b/>
            <w:bCs/>
          </w:rPr>
          <w:t>TypeError</w:t>
        </w:r>
        <w:r>
          <w:t xml:space="preserve"> exception.</w:t>
        </w:r>
      </w:ins>
    </w:p>
    <w:p w14:paraId="4A5AC17C" w14:textId="77777777" w:rsidR="003E75AF" w:rsidRDefault="003E75AF" w:rsidP="003E75AF">
      <w:pPr>
        <w:pStyle w:val="Alg4"/>
        <w:numPr>
          <w:ilvl w:val="0"/>
          <w:numId w:val="1306"/>
        </w:numPr>
      </w:pPr>
      <w:del w:id="13328" w:author="Rev 19 Allen Wirfs-Brock" w:date="2013-09-26T13:08:00Z">
        <w:r w:rsidDel="00F2266E">
          <w:delText xml:space="preserve">If </w:delText>
        </w:r>
        <w:r w:rsidDel="00F2266E">
          <w:rPr>
            <w:i/>
          </w:rPr>
          <w:delText>O</w:delText>
        </w:r>
        <w:r w:rsidDel="00F2266E">
          <w:delText xml:space="preserve"> does not have a</w:delText>
        </w:r>
      </w:del>
      <w:ins w:id="13329" w:author="Rev 19 Allen Wirfs-Brock" w:date="2013-09-26T13:08:00Z">
        <w:r w:rsidR="00F2266E">
          <w:t xml:space="preserve">Assert: </w:t>
        </w:r>
        <w:r w:rsidR="00F2266E">
          <w:rPr>
            <w:i/>
          </w:rPr>
          <w:t>O</w:t>
        </w:r>
        <w:r w:rsidR="00F2266E">
          <w:t xml:space="preserve"> has</w:t>
        </w:r>
      </w:ins>
      <w:r>
        <w:t xml:space="preserve"> [[ViewedArrayBuffer]] </w:t>
      </w:r>
      <w:ins w:id="13330" w:author="Rev 19 Allen Wirfs-Brock" w:date="2013-09-26T13:08:00Z">
        <w:r w:rsidR="00F2266E">
          <w:t xml:space="preserve">and </w:t>
        </w:r>
      </w:ins>
      <w:ins w:id="13331" w:author="Rev 19 Allen Wirfs-Brock" w:date="2013-09-26T13:09:00Z">
        <w:r w:rsidR="00F2266E">
          <w:t xml:space="preserve">[[ArrayLength]] </w:t>
        </w:r>
      </w:ins>
      <w:r>
        <w:t>internal</w:t>
      </w:r>
      <w:r w:rsidRPr="00314265">
        <w:t xml:space="preserve"> </w:t>
      </w:r>
      <w:r>
        <w:t xml:space="preserve">data </w:t>
      </w:r>
      <w:del w:id="13332" w:author="Rev 19 Allen Wirfs-Brock" w:date="2013-09-26T13:09:00Z">
        <w:r w:rsidDel="00F2266E">
          <w:delText xml:space="preserve">property </w:delText>
        </w:r>
      </w:del>
      <w:ins w:id="13333" w:author="Rev 19 Allen Wirfs-Brock" w:date="2013-09-26T13:09:00Z">
        <w:r w:rsidR="00F2266E">
          <w:t>properties</w:t>
        </w:r>
      </w:ins>
      <w:del w:id="13334" w:author="Rev 19 Allen Wirfs-Brock" w:date="2013-09-26T13:09:00Z">
        <w:r w:rsidDel="00F2266E">
          <w:delText xml:space="preserve">throw a </w:delText>
        </w:r>
        <w:r w:rsidRPr="00B5244C" w:rsidDel="00F2266E">
          <w:rPr>
            <w:b/>
          </w:rPr>
          <w:delText>TypeError</w:delText>
        </w:r>
        <w:r w:rsidDel="00F2266E">
          <w:delText xml:space="preserve"> exception</w:delText>
        </w:r>
      </w:del>
      <w:r>
        <w:t>.</w:t>
      </w:r>
    </w:p>
    <w:p w14:paraId="16BD982D" w14:textId="77777777" w:rsidR="003E75AF" w:rsidRPr="00E77497" w:rsidRDefault="003E75AF" w:rsidP="003E75AF">
      <w:pPr>
        <w:pStyle w:val="Alg4"/>
        <w:numPr>
          <w:ilvl w:val="0"/>
          <w:numId w:val="1306"/>
        </w:numPr>
      </w:pPr>
      <w:r>
        <w:t xml:space="preserve">Let </w:t>
      </w:r>
      <w:r>
        <w:rPr>
          <w:i/>
          <w:iCs/>
        </w:rPr>
        <w:t>buffer</w:t>
      </w:r>
      <w:r>
        <w:t xml:space="preserve"> be the value of </w:t>
      </w:r>
      <w:r>
        <w:rPr>
          <w:i/>
        </w:rPr>
        <w:t>O</w:t>
      </w:r>
      <w:r>
        <w:t>’s [[ViewedArrayBuffer]] internal</w:t>
      </w:r>
      <w:r w:rsidRPr="00314265">
        <w:t xml:space="preserve"> </w:t>
      </w:r>
      <w:r>
        <w:t>data property.</w:t>
      </w:r>
    </w:p>
    <w:p w14:paraId="0283BFEE" w14:textId="77777777" w:rsidR="003E75AF" w:rsidRDefault="003E75AF" w:rsidP="003E75AF">
      <w:pPr>
        <w:pStyle w:val="Alg4"/>
        <w:numPr>
          <w:ilvl w:val="0"/>
          <w:numId w:val="1306"/>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1366CF2D" w14:textId="77777777" w:rsidR="003E75AF" w:rsidRDefault="003E75AF" w:rsidP="003E75AF">
      <w:pPr>
        <w:pStyle w:val="Alg4"/>
        <w:numPr>
          <w:ilvl w:val="0"/>
          <w:numId w:val="1306"/>
        </w:numPr>
      </w:pPr>
      <w:r>
        <w:t xml:space="preserve">Let </w:t>
      </w:r>
      <w:r>
        <w:rPr>
          <w:i/>
          <w:iCs/>
        </w:rPr>
        <w:t>length</w:t>
      </w:r>
      <w:r>
        <w:t xml:space="preserve"> be the value of </w:t>
      </w:r>
      <w:r>
        <w:rPr>
          <w:i/>
        </w:rPr>
        <w:t>O</w:t>
      </w:r>
      <w:r>
        <w:t>’s [[ArrayLength]] internal</w:t>
      </w:r>
      <w:r w:rsidRPr="00314265">
        <w:t xml:space="preserve"> </w:t>
      </w:r>
      <w:r>
        <w:t>data property.</w:t>
      </w:r>
    </w:p>
    <w:p w14:paraId="6A26B04A" w14:textId="77777777" w:rsidR="003E75AF" w:rsidRPr="00E77497" w:rsidRDefault="003E75AF" w:rsidP="003E75AF">
      <w:pPr>
        <w:pStyle w:val="Alg4"/>
        <w:numPr>
          <w:ilvl w:val="0"/>
          <w:numId w:val="1306"/>
        </w:numPr>
        <w:spacing w:after="220"/>
      </w:pPr>
      <w:r>
        <w:t xml:space="preserve">Return </w:t>
      </w:r>
      <w:r>
        <w:rPr>
          <w:i/>
          <w:iCs/>
        </w:rPr>
        <w:t>length</w:t>
      </w:r>
      <w:r>
        <w:t>.</w:t>
      </w:r>
    </w:p>
    <w:p w14:paraId="6945E78A" w14:textId="77777777" w:rsidR="00CB251B" w:rsidRDefault="00CB251B" w:rsidP="00CB251B">
      <w:pPr>
        <w:rPr>
          <w:ins w:id="13335" w:author="Rev 19 Allen Wirfs-Brock" w:date="2013-09-27T11:30:00Z"/>
        </w:rPr>
      </w:pPr>
      <w:ins w:id="13336" w:author="Rev 19 Allen Wirfs-Brock" w:date="2013-09-27T11:30: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39D07F1C" w14:textId="77777777" w:rsidR="00376910" w:rsidRPr="00E77497" w:rsidRDefault="00376910" w:rsidP="00376910">
      <w:pPr>
        <w:pStyle w:val="40"/>
      </w:pPr>
      <w:r>
        <w:t>%</w:t>
      </w:r>
      <w:r w:rsidRPr="00573628">
        <w:t>TypedArray</w:t>
      </w:r>
      <w:r>
        <w:t>%</w:t>
      </w:r>
      <w:r w:rsidRPr="00E77497">
        <w:t>.prototype.</w:t>
      </w:r>
      <w:r>
        <w:t>map</w:t>
      </w:r>
      <w:r w:rsidRPr="00E77497">
        <w:t xml:space="preserve"> (</w:t>
      </w:r>
      <w:r>
        <w:t xml:space="preserve"> callbackfn,</w:t>
      </w:r>
      <w:r w:rsidRPr="00CC0A63">
        <w:t xml:space="preserve"> </w:t>
      </w:r>
      <w:r>
        <w:t xml:space="preserve">thisArg = undefined </w:t>
      </w:r>
      <w:r w:rsidRPr="00E77497">
        <w:t>)</w:t>
      </w:r>
    </w:p>
    <w:p w14:paraId="0EA9372E" w14:textId="77777777" w:rsidR="00376910" w:rsidRDefault="00376910" w:rsidP="00376910">
      <w:r>
        <w:t>The interpretation and use of the arguments of %TypedArray%</w:t>
      </w:r>
      <w:r w:rsidRPr="006232CB">
        <w:rPr>
          <w:rFonts w:ascii="Courier New" w:hAnsi="Courier New" w:cs="Courier New"/>
          <w:b/>
          <w:bCs/>
        </w:rPr>
        <w:t>.prototype.</w:t>
      </w:r>
      <w:r>
        <w:rPr>
          <w:rFonts w:ascii="Courier New" w:hAnsi="Courier New" w:cs="Courier New"/>
          <w:b/>
          <w:bCs/>
        </w:rPr>
        <w:t>map</w:t>
      </w:r>
      <w:r>
        <w:t xml:space="preserve"> are the same as for  </w:t>
      </w:r>
      <w:r w:rsidRPr="006232CB">
        <w:rPr>
          <w:rFonts w:ascii="Courier New" w:hAnsi="Courier New" w:cs="Courier New"/>
          <w:b/>
          <w:bCs/>
        </w:rPr>
        <w:t>Array.prototype.</w:t>
      </w:r>
      <w:r>
        <w:rPr>
          <w:rFonts w:ascii="Courier New" w:hAnsi="Courier New" w:cs="Courier New"/>
          <w:b/>
          <w:bCs/>
        </w:rPr>
        <w:t>map</w:t>
      </w:r>
      <w:r>
        <w:t xml:space="preserve"> as defined in </w:t>
      </w:r>
      <w:r w:rsidR="004B439B">
        <w:fldChar w:fldCharType="begin"/>
      </w:r>
      <w:r w:rsidR="004B439B">
        <w:instrText xml:space="preserve"> REF _Ref366080925 \r \h </w:instrText>
      </w:r>
      <w:r w:rsidR="004B439B">
        <w:fldChar w:fldCharType="separate"/>
      </w:r>
      <w:r w:rsidR="00D433E8">
        <w:t>22.1.3.15</w:t>
      </w:r>
      <w:r w:rsidR="004B439B">
        <w:fldChar w:fldCharType="end"/>
      </w:r>
      <w:r>
        <w:t>.</w:t>
      </w:r>
    </w:p>
    <w:p w14:paraId="0CB6A9AB" w14:textId="77777777" w:rsidR="00376910" w:rsidRPr="00E77497" w:rsidRDefault="00376910" w:rsidP="00376910">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5697C34F" w14:textId="77777777" w:rsidR="00376910" w:rsidRPr="00E77497" w:rsidRDefault="00376910" w:rsidP="00376910">
      <w:pPr>
        <w:pStyle w:val="Alg4"/>
        <w:numPr>
          <w:ilvl w:val="0"/>
          <w:numId w:val="1587"/>
        </w:numPr>
      </w:pPr>
      <w:r w:rsidRPr="00E77497">
        <w:t xml:space="preserve">Let </w:t>
      </w:r>
      <w:r w:rsidRPr="00E77497">
        <w:rPr>
          <w:i/>
        </w:rPr>
        <w:t>O</w:t>
      </w:r>
      <w:r w:rsidRPr="00E77497">
        <w:t xml:space="preserve"> be </w:t>
      </w:r>
      <w:del w:id="13337" w:author="Rev 19 Allen Wirfs-Brock" w:date="2013-09-27T11:39:00Z">
        <w:r w:rsidRPr="00E77497" w:rsidDel="00CB251B">
          <w:delText xml:space="preserve">the result of calling ToObject passing </w:delText>
        </w:r>
      </w:del>
      <w:r w:rsidRPr="00E77497">
        <w:t xml:space="preserve">the </w:t>
      </w:r>
      <w:r w:rsidRPr="00E77497">
        <w:rPr>
          <w:b/>
        </w:rPr>
        <w:t xml:space="preserve">this </w:t>
      </w:r>
      <w:r w:rsidRPr="00E77497">
        <w:t>value</w:t>
      </w:r>
      <w:del w:id="13338" w:author="Rev 19 Allen Wirfs-Brock" w:date="2013-09-27T11:39:00Z">
        <w:r w:rsidRPr="00E77497" w:rsidDel="00CB251B">
          <w:delText xml:space="preserve"> as the argument</w:delText>
        </w:r>
      </w:del>
      <w:r w:rsidRPr="00E77497">
        <w:t>.</w:t>
      </w:r>
    </w:p>
    <w:p w14:paraId="172CA4C3" w14:textId="77777777" w:rsidR="00CB251B" w:rsidRDefault="00CB251B" w:rsidP="00CB251B">
      <w:pPr>
        <w:pStyle w:val="Alg4"/>
        <w:numPr>
          <w:ilvl w:val="0"/>
          <w:numId w:val="1587"/>
        </w:numPr>
        <w:rPr>
          <w:ins w:id="13339" w:author="Rev 19 Allen Wirfs-Brock" w:date="2013-09-27T11:39:00Z"/>
        </w:rPr>
      </w:pPr>
      <w:ins w:id="13340" w:author="Rev 19 Allen Wirfs-Brock" w:date="2013-09-27T11:39:00Z">
        <w:r>
          <w:t>If Type(</w:t>
        </w:r>
        <w:r>
          <w:rPr>
            <w:i/>
          </w:rPr>
          <w:t>O</w:t>
        </w:r>
        <w:r>
          <w:t xml:space="preserve">) is not Object, throw a </w:t>
        </w:r>
        <w:r w:rsidRPr="00CB251B">
          <w:rPr>
            <w:b/>
          </w:rPr>
          <w:t>TypeError</w:t>
        </w:r>
        <w:r>
          <w:t xml:space="preserve"> exception.</w:t>
        </w:r>
      </w:ins>
    </w:p>
    <w:p w14:paraId="26B9985F" w14:textId="77777777" w:rsidR="00CB251B" w:rsidRPr="00E77497" w:rsidRDefault="00CB251B" w:rsidP="00CB251B">
      <w:pPr>
        <w:pStyle w:val="Alg4"/>
        <w:numPr>
          <w:ilvl w:val="0"/>
          <w:numId w:val="1587"/>
        </w:numPr>
        <w:rPr>
          <w:ins w:id="13341" w:author="Rev 19 Allen Wirfs-Brock" w:date="2013-09-27T11:39:00Z"/>
        </w:rPr>
      </w:pPr>
      <w:ins w:id="13342" w:author="Rev 19 Allen Wirfs-Brock" w:date="2013-09-27T11:39:00Z">
        <w:r>
          <w:t xml:space="preserve">If </w:t>
        </w:r>
        <w:r>
          <w:rPr>
            <w:i/>
            <w:iCs/>
          </w:rPr>
          <w:t>O</w:t>
        </w:r>
        <w:r>
          <w:t xml:space="preserve"> does not have a [[TypedArrayName]] internal data property, then throw a </w:t>
        </w:r>
        <w:r w:rsidRPr="00F5744B">
          <w:rPr>
            <w:b/>
            <w:bCs/>
          </w:rPr>
          <w:t>TypeError</w:t>
        </w:r>
        <w:r>
          <w:t xml:space="preserve"> exception.</w:t>
        </w:r>
      </w:ins>
    </w:p>
    <w:p w14:paraId="39172B96" w14:textId="77777777" w:rsidR="00376910" w:rsidDel="00CB251B" w:rsidRDefault="00376910" w:rsidP="00376910">
      <w:pPr>
        <w:pStyle w:val="Alg4"/>
        <w:numPr>
          <w:ilvl w:val="0"/>
          <w:numId w:val="1587"/>
        </w:numPr>
        <w:rPr>
          <w:del w:id="13343" w:author="Rev 19 Allen Wirfs-Brock" w:date="2013-09-27T11:39:00Z"/>
        </w:rPr>
      </w:pPr>
      <w:del w:id="13344" w:author="Rev 19 Allen Wirfs-Brock" w:date="2013-09-27T11:39:00Z">
        <w:r w:rsidDel="00CB251B">
          <w:delText>ReturnIfAbrupt(</w:delText>
        </w:r>
        <w:r w:rsidDel="00CB251B">
          <w:rPr>
            <w:i/>
          </w:rPr>
          <w:delText>O</w:delText>
        </w:r>
        <w:r w:rsidDel="00CB251B">
          <w:delText>).</w:delText>
        </w:r>
      </w:del>
    </w:p>
    <w:p w14:paraId="48EFE060" w14:textId="77777777" w:rsidR="00376910" w:rsidRPr="00E77497" w:rsidRDefault="00376910" w:rsidP="00376910">
      <w:pPr>
        <w:pStyle w:val="Alg4"/>
        <w:numPr>
          <w:ilvl w:val="0"/>
          <w:numId w:val="158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14:paraId="357F9645" w14:textId="77777777" w:rsidR="00376910" w:rsidRPr="00E77497" w:rsidRDefault="00376910" w:rsidP="00376910">
      <w:pPr>
        <w:pStyle w:val="Alg4"/>
        <w:numPr>
          <w:ilvl w:val="0"/>
          <w:numId w:val="158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14:paraId="7AB4B545" w14:textId="77777777" w:rsidR="00376910" w:rsidRPr="00E77497" w:rsidRDefault="00376910" w:rsidP="00376910">
      <w:pPr>
        <w:pStyle w:val="Alg4"/>
        <w:numPr>
          <w:ilvl w:val="0"/>
          <w:numId w:val="1587"/>
        </w:numPr>
        <w:contextualSpacing/>
      </w:pPr>
      <w:r>
        <w:t>ReturnIfAbrupt(</w:t>
      </w:r>
      <w:r w:rsidRPr="00E77497">
        <w:rPr>
          <w:i/>
        </w:rPr>
        <w:t>len</w:t>
      </w:r>
      <w:r>
        <w:t>).</w:t>
      </w:r>
    </w:p>
    <w:p w14:paraId="019B20F7" w14:textId="77777777" w:rsidR="00376910" w:rsidRPr="00E77497" w:rsidRDefault="00376910" w:rsidP="00376910">
      <w:pPr>
        <w:pStyle w:val="Alg4"/>
        <w:numPr>
          <w:ilvl w:val="0"/>
          <w:numId w:val="158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374C51D0" w14:textId="77777777" w:rsidR="00376910" w:rsidRPr="00E77497" w:rsidRDefault="00376910" w:rsidP="00376910">
      <w:pPr>
        <w:pStyle w:val="Alg4"/>
        <w:numPr>
          <w:ilvl w:val="0"/>
          <w:numId w:val="158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05EB673E" w14:textId="77777777" w:rsidR="00376910" w:rsidRDefault="00376910" w:rsidP="00376910">
      <w:pPr>
        <w:pStyle w:val="Alg4"/>
        <w:numPr>
          <w:ilvl w:val="0"/>
          <w:numId w:val="158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32E469D3" w14:textId="77777777" w:rsidR="00376910" w:rsidRPr="00E77497" w:rsidRDefault="00376910" w:rsidP="00376910">
      <w:pPr>
        <w:pStyle w:val="Alg4"/>
        <w:numPr>
          <w:ilvl w:val="0"/>
          <w:numId w:val="1587"/>
        </w:numPr>
        <w:contextualSpacing/>
      </w:pPr>
      <w:r>
        <w:t>ReturnIfAbrupt(</w:t>
      </w:r>
      <w:r>
        <w:rPr>
          <w:i/>
        </w:rPr>
        <w:t>C</w:t>
      </w:r>
      <w:r>
        <w:t>).</w:t>
      </w:r>
    </w:p>
    <w:p w14:paraId="7FBC953F" w14:textId="77777777" w:rsidR="00376910" w:rsidRDefault="00376910" w:rsidP="00376910">
      <w:pPr>
        <w:pStyle w:val="Alg4"/>
        <w:numPr>
          <w:ilvl w:val="0"/>
          <w:numId w:val="1587"/>
        </w:numPr>
      </w:pPr>
      <w:r>
        <w:t>If IsConstructor(</w:t>
      </w:r>
      <w:r w:rsidRPr="00924A5A">
        <w:rPr>
          <w:i/>
        </w:rPr>
        <w:t>C</w:t>
      </w:r>
      <w:r>
        <w:t xml:space="preserve">) is </w:t>
      </w:r>
      <w:r w:rsidRPr="00924A5A">
        <w:rPr>
          <w:b/>
        </w:rPr>
        <w:t>true</w:t>
      </w:r>
      <w:r>
        <w:t>, then</w:t>
      </w:r>
    </w:p>
    <w:p w14:paraId="00B68AAD" w14:textId="77777777" w:rsidR="00376910" w:rsidRDefault="00376910" w:rsidP="00376910">
      <w:pPr>
        <w:pStyle w:val="Alg4"/>
        <w:numPr>
          <w:ilvl w:val="1"/>
          <w:numId w:val="1587"/>
        </w:numPr>
      </w:pPr>
      <w:r w:rsidRPr="00E77497">
        <w:t xml:space="preserve">Let </w:t>
      </w:r>
      <w:r w:rsidRPr="00E77497">
        <w:rPr>
          <w:i/>
        </w:rPr>
        <w:t>A</w:t>
      </w:r>
      <w:r w:rsidRPr="00E77497">
        <w:t xml:space="preserve"> be </w:t>
      </w:r>
      <w:r>
        <w:t xml:space="preserve">the result of </w:t>
      </w:r>
      <w:del w:id="13345" w:author="Rev 19 Allen Wirfs-Brock" w:date="2013-09-11T14:09:00Z">
        <w:r w:rsidDel="00E047C8">
          <w:delText>OrdinaryConstruct</w:delText>
        </w:r>
      </w:del>
      <w:ins w:id="13346" w:author="Rev 19 Allen Wirfs-Brock" w:date="2013-09-11T14:09:00Z">
        <w:r w:rsidR="00E047C8">
          <w:t xml:space="preserve">calling the [[Construct]] internal method of </w:t>
        </w:r>
      </w:ins>
      <w:del w:id="13347" w:author="Rev 19 Allen Wirfs-Brock" w:date="2013-09-11T14:09:00Z">
        <w:r w:rsidDel="00E047C8">
          <w:delText>(</w:delText>
        </w:r>
      </w:del>
      <w:r w:rsidRPr="00924A5A">
        <w:rPr>
          <w:i/>
        </w:rPr>
        <w:t>C</w:t>
      </w:r>
      <w:del w:id="13348" w:author="Rev 19 Allen Wirfs-Brock" w:date="2013-09-11T14:09:00Z">
        <w:r w:rsidRPr="003F7754" w:rsidDel="00E047C8">
          <w:rPr>
            <w:iCs/>
          </w:rPr>
          <w:delText>,</w:delText>
        </w:r>
        <w:r w:rsidDel="00E047C8">
          <w:delText xml:space="preserve"> </w:delText>
        </w:r>
      </w:del>
      <w:ins w:id="13349" w:author="Rev 19 Allen Wirfs-Brock" w:date="2013-09-11T14:09:00Z">
        <w:r w:rsidR="00E047C8">
          <w:rPr>
            <w:iCs/>
          </w:rPr>
          <w:t xml:space="preserve"> with argument List</w:t>
        </w:r>
        <w:r w:rsidR="00E047C8">
          <w:t xml:space="preserve"> </w:t>
        </w:r>
      </w:ins>
      <w:r>
        <w:t>(</w:t>
      </w:r>
      <w:commentRangeStart w:id="13350"/>
      <w:r w:rsidRPr="001F4648">
        <w:rPr>
          <w:i/>
        </w:rPr>
        <w:t>len</w:t>
      </w:r>
      <w:r>
        <w:rPr>
          <w:iCs/>
        </w:rPr>
        <w:t>)</w:t>
      </w:r>
      <w:del w:id="13351" w:author="Rev 19 Allen Wirfs-Brock" w:date="2013-09-11T14:10:00Z">
        <w:r w:rsidDel="00E047C8">
          <w:rPr>
            <w:iCs/>
          </w:rPr>
          <w:delText>)</w:delText>
        </w:r>
      </w:del>
      <w:r>
        <w:t>.</w:t>
      </w:r>
      <w:commentRangeEnd w:id="13350"/>
      <w:r>
        <w:rPr>
          <w:rStyle w:val="af6"/>
          <w:rFonts w:ascii="Arial" w:eastAsia="MS Mincho" w:hAnsi="Arial"/>
          <w:spacing w:val="0"/>
          <w:lang w:eastAsia="ja-JP"/>
        </w:rPr>
        <w:commentReference w:id="13350"/>
      </w:r>
    </w:p>
    <w:p w14:paraId="75F2BAD4" w14:textId="77777777" w:rsidR="00E047C8" w:rsidRDefault="00E047C8" w:rsidP="00E047C8">
      <w:pPr>
        <w:pStyle w:val="Alg4"/>
        <w:numPr>
          <w:ilvl w:val="1"/>
          <w:numId w:val="1587"/>
        </w:numPr>
        <w:rPr>
          <w:ins w:id="13352" w:author="Rev 19 Allen Wirfs-Brock" w:date="2013-09-11T14:10:00Z"/>
        </w:rPr>
      </w:pPr>
      <w:ins w:id="13353" w:author="Rev 19 Allen Wirfs-Brock" w:date="2013-09-11T14:10:00Z">
        <w:r>
          <w:t>ReturnIfAbrupt(</w:t>
        </w:r>
        <w:r>
          <w:rPr>
            <w:i/>
          </w:rPr>
          <w:t>A</w:t>
        </w:r>
        <w:r>
          <w:t>).</w:t>
        </w:r>
      </w:ins>
    </w:p>
    <w:p w14:paraId="7BF648C1" w14:textId="77777777" w:rsidR="00376910" w:rsidRDefault="00376910" w:rsidP="00376910">
      <w:pPr>
        <w:pStyle w:val="Alg4"/>
        <w:numPr>
          <w:ilvl w:val="0"/>
          <w:numId w:val="1587"/>
        </w:numPr>
      </w:pPr>
      <w:r>
        <w:t>Else,</w:t>
      </w:r>
    </w:p>
    <w:p w14:paraId="32521584" w14:textId="77777777" w:rsidR="00376910" w:rsidRPr="00E77497" w:rsidRDefault="00376910" w:rsidP="00376910">
      <w:pPr>
        <w:pStyle w:val="Alg4"/>
        <w:numPr>
          <w:ilvl w:val="1"/>
          <w:numId w:val="1587"/>
        </w:numPr>
      </w:pPr>
      <w:r>
        <w:t xml:space="preserve">Throw a </w:t>
      </w:r>
      <w:r w:rsidRPr="003F7754">
        <w:rPr>
          <w:b/>
          <w:bCs/>
        </w:rPr>
        <w:t>TypeError</w:t>
      </w:r>
      <w:r>
        <w:t xml:space="preserve"> exception</w:t>
      </w:r>
      <w:r w:rsidRPr="00E77497">
        <w:t>.</w:t>
      </w:r>
    </w:p>
    <w:p w14:paraId="1210371B" w14:textId="77777777" w:rsidR="00376910" w:rsidRPr="00E77497" w:rsidRDefault="00376910" w:rsidP="00376910">
      <w:pPr>
        <w:pStyle w:val="Alg4"/>
        <w:numPr>
          <w:ilvl w:val="0"/>
          <w:numId w:val="1587"/>
        </w:numPr>
      </w:pPr>
      <w:r w:rsidRPr="00E77497">
        <w:t xml:space="preserve">Let </w:t>
      </w:r>
      <w:r w:rsidRPr="00E77497">
        <w:rPr>
          <w:i/>
        </w:rPr>
        <w:t>k</w:t>
      </w:r>
      <w:r w:rsidRPr="00E77497">
        <w:t xml:space="preserve"> be 0.</w:t>
      </w:r>
    </w:p>
    <w:p w14:paraId="131ECB99" w14:textId="77777777" w:rsidR="00376910" w:rsidRPr="00E77497" w:rsidRDefault="00376910" w:rsidP="00376910">
      <w:pPr>
        <w:pStyle w:val="Alg4"/>
        <w:numPr>
          <w:ilvl w:val="0"/>
          <w:numId w:val="1587"/>
        </w:numPr>
      </w:pPr>
      <w:r w:rsidRPr="00E77497">
        <w:t xml:space="preserve">Repeat, while </w:t>
      </w:r>
      <w:r w:rsidRPr="00E77497">
        <w:rPr>
          <w:i/>
        </w:rPr>
        <w:t xml:space="preserve">k </w:t>
      </w:r>
      <w:r w:rsidRPr="00E77497">
        <w:t xml:space="preserve">&lt; </w:t>
      </w:r>
      <w:r w:rsidRPr="00E77497">
        <w:rPr>
          <w:i/>
        </w:rPr>
        <w:t>len</w:t>
      </w:r>
    </w:p>
    <w:p w14:paraId="1F755652" w14:textId="77777777" w:rsidR="00376910" w:rsidRPr="00E77497" w:rsidRDefault="00376910" w:rsidP="00376910">
      <w:pPr>
        <w:pStyle w:val="Alg4"/>
        <w:numPr>
          <w:ilvl w:val="1"/>
          <w:numId w:val="1587"/>
        </w:numPr>
      </w:pPr>
      <w:r w:rsidRPr="00E77497">
        <w:t xml:space="preserve">Let </w:t>
      </w:r>
      <w:r w:rsidRPr="00E77497">
        <w:rPr>
          <w:i/>
        </w:rPr>
        <w:t>Pk</w:t>
      </w:r>
      <w:r w:rsidRPr="00E77497">
        <w:t xml:space="preserve"> be ToString(</w:t>
      </w:r>
      <w:r w:rsidRPr="00E77497">
        <w:rPr>
          <w:i/>
        </w:rPr>
        <w:t>k</w:t>
      </w:r>
      <w:r w:rsidRPr="00E77497">
        <w:t>).</w:t>
      </w:r>
    </w:p>
    <w:p w14:paraId="737D41EE" w14:textId="77777777" w:rsidR="00376910" w:rsidRPr="00E77497" w:rsidRDefault="00376910" w:rsidP="00376910">
      <w:pPr>
        <w:pStyle w:val="Alg4"/>
        <w:numPr>
          <w:ilvl w:val="1"/>
          <w:numId w:val="158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275745DE" w14:textId="77777777" w:rsidR="00376910" w:rsidRPr="00E77497" w:rsidRDefault="00376910" w:rsidP="00376910">
      <w:pPr>
        <w:pStyle w:val="Alg4"/>
        <w:numPr>
          <w:ilvl w:val="1"/>
          <w:numId w:val="1587"/>
        </w:numPr>
        <w:contextualSpacing/>
      </w:pPr>
      <w:r>
        <w:t>ReturnIfAbrupt(</w:t>
      </w:r>
      <w:r w:rsidRPr="00E77497">
        <w:rPr>
          <w:i/>
        </w:rPr>
        <w:t>kValue</w:t>
      </w:r>
      <w:r>
        <w:t>).</w:t>
      </w:r>
    </w:p>
    <w:p w14:paraId="5A20199B" w14:textId="77777777" w:rsidR="00376910" w:rsidRPr="00E77497" w:rsidRDefault="00376910" w:rsidP="00376910">
      <w:pPr>
        <w:pStyle w:val="Alg4"/>
        <w:numPr>
          <w:ilvl w:val="1"/>
          <w:numId w:val="158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14:paraId="1C8345D9" w14:textId="77777777" w:rsidR="00376910" w:rsidRPr="00E77497" w:rsidRDefault="00376910" w:rsidP="00376910">
      <w:pPr>
        <w:pStyle w:val="Alg4"/>
        <w:numPr>
          <w:ilvl w:val="1"/>
          <w:numId w:val="1587"/>
        </w:numPr>
        <w:contextualSpacing/>
      </w:pPr>
      <w:r>
        <w:t>ReturnIfAbrupt(</w:t>
      </w:r>
      <w:r>
        <w:rPr>
          <w:i/>
        </w:rPr>
        <w:t>mappedValue</w:t>
      </w:r>
      <w:r>
        <w:t>).</w:t>
      </w:r>
    </w:p>
    <w:p w14:paraId="731B56F1" w14:textId="77777777" w:rsidR="00376910" w:rsidRDefault="00376910" w:rsidP="00376910">
      <w:pPr>
        <w:pStyle w:val="Alg4"/>
        <w:numPr>
          <w:ilvl w:val="1"/>
          <w:numId w:val="1587"/>
        </w:numPr>
      </w:pPr>
      <w:r>
        <w:t xml:space="preserve">Let </w:t>
      </w:r>
      <w:r w:rsidRPr="00C77523">
        <w:rPr>
          <w:i/>
        </w:rPr>
        <w:t>status</w:t>
      </w:r>
      <w:r>
        <w:t xml:space="preserve"> be the result of </w:t>
      </w:r>
      <w:r w:rsidRPr="00725085">
        <w:t>Put</w:t>
      </w:r>
      <w:r>
        <w:t>(</w:t>
      </w:r>
      <w:r w:rsidRPr="00E77497">
        <w:rPr>
          <w:i/>
        </w:rPr>
        <w:t>A</w:t>
      </w:r>
      <w:r>
        <w:t>,</w:t>
      </w:r>
      <w:r w:rsidRPr="00E77497">
        <w:t xml:space="preserve"> </w:t>
      </w:r>
      <w:r w:rsidRPr="00E77497">
        <w:rPr>
          <w:i/>
        </w:rPr>
        <w:t>Pk</w:t>
      </w:r>
      <w:r>
        <w:t>,</w:t>
      </w:r>
      <w:r w:rsidRPr="00E77497">
        <w:t xml:space="preserve"> </w:t>
      </w:r>
      <w:r w:rsidRPr="00725085">
        <w:rPr>
          <w:i/>
        </w:rPr>
        <w:t>mappedValue</w:t>
      </w:r>
      <w:r w:rsidRPr="00E77497">
        <w:t xml:space="preserve">, </w:t>
      </w:r>
      <w:r w:rsidRPr="00E77497">
        <w:rPr>
          <w:b/>
        </w:rPr>
        <w:t>true</w:t>
      </w:r>
      <w:r w:rsidRPr="00E77497">
        <w:t xml:space="preserve"> </w:t>
      </w:r>
      <w:r>
        <w:t>).</w:t>
      </w:r>
    </w:p>
    <w:p w14:paraId="7AE355D5" w14:textId="77777777" w:rsidR="00376910" w:rsidRPr="00E77497" w:rsidRDefault="00376910" w:rsidP="00376910">
      <w:pPr>
        <w:pStyle w:val="Alg4"/>
        <w:numPr>
          <w:ilvl w:val="1"/>
          <w:numId w:val="1587"/>
        </w:numPr>
      </w:pPr>
      <w:r>
        <w:t>ReturnIfAbrupt(</w:t>
      </w:r>
      <w:ins w:id="13354" w:author="Rev 19 Allen Wirfs-Brock" w:date="2013-09-11T14:16:00Z">
        <w:r w:rsidR="00346E5D" w:rsidRPr="00B62CD0">
          <w:rPr>
            <w:i/>
            <w:iCs/>
          </w:rPr>
          <w:t>status</w:t>
        </w:r>
      </w:ins>
      <w:del w:id="13355" w:author="Rev 19 Allen Wirfs-Brock" w:date="2013-09-11T14:16:00Z">
        <w:r w:rsidDel="00346E5D">
          <w:rPr>
            <w:i/>
          </w:rPr>
          <w:delText>mappedValue</w:delText>
        </w:r>
      </w:del>
      <w:r>
        <w:t>).</w:t>
      </w:r>
    </w:p>
    <w:p w14:paraId="7E60B700" w14:textId="77777777" w:rsidR="00376910" w:rsidRPr="00E77497" w:rsidRDefault="00376910" w:rsidP="00376910">
      <w:pPr>
        <w:pStyle w:val="Alg4"/>
        <w:numPr>
          <w:ilvl w:val="1"/>
          <w:numId w:val="1587"/>
        </w:numPr>
      </w:pPr>
      <w:r w:rsidRPr="00E77497">
        <w:t xml:space="preserve">Increase </w:t>
      </w:r>
      <w:r w:rsidRPr="00E77497">
        <w:rPr>
          <w:i/>
        </w:rPr>
        <w:t>k</w:t>
      </w:r>
      <w:r w:rsidRPr="00E77497">
        <w:t xml:space="preserve"> by 1.</w:t>
      </w:r>
    </w:p>
    <w:p w14:paraId="5F59671F" w14:textId="77777777" w:rsidR="00376910" w:rsidRPr="00E77497" w:rsidRDefault="00376910" w:rsidP="00376910">
      <w:pPr>
        <w:pStyle w:val="Alg4"/>
        <w:numPr>
          <w:ilvl w:val="0"/>
          <w:numId w:val="1587"/>
        </w:numPr>
        <w:spacing w:after="120"/>
      </w:pPr>
      <w:r w:rsidRPr="00E77497">
        <w:t xml:space="preserve">Return </w:t>
      </w:r>
      <w:r w:rsidRPr="00E77497">
        <w:rPr>
          <w:i/>
        </w:rPr>
        <w:t>A</w:t>
      </w:r>
      <w:r w:rsidRPr="00E77497">
        <w:t>.</w:t>
      </w:r>
    </w:p>
    <w:p w14:paraId="03D5EE4D" w14:textId="77777777" w:rsidR="004264B3" w:rsidRDefault="004264B3" w:rsidP="004264B3">
      <w:pPr>
        <w:rPr>
          <w:ins w:id="13356" w:author="Rev 19 Allen Wirfs-Brock" w:date="2013-09-27T11:30:00Z"/>
        </w:rPr>
      </w:pPr>
      <w:ins w:id="13357" w:author="Rev 19 Allen Wirfs-Brock" w:date="2013-09-27T11:30: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4123B1E0" w14:textId="77777777"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116BB72B" w14:textId="77777777" w:rsidR="00376910" w:rsidRPr="00E77497" w:rsidRDefault="00376910" w:rsidP="00376910">
      <w:pPr>
        <w:pStyle w:val="40"/>
      </w:pPr>
      <w:r>
        <w:t>%</w:t>
      </w:r>
      <w:r w:rsidRPr="00573628">
        <w:t>TypedArray</w:t>
      </w:r>
      <w:r>
        <w:t>%</w:t>
      </w:r>
      <w:r w:rsidRPr="00E77497">
        <w:t>.prototype.</w:t>
      </w:r>
      <w:r>
        <w:t>reduce</w:t>
      </w:r>
      <w:r w:rsidRPr="00E77497">
        <w:t xml:space="preserve"> (</w:t>
      </w:r>
      <w:r>
        <w:t xml:space="preserve"> callbackfn [, initialValue] </w:t>
      </w:r>
      <w:r w:rsidRPr="00E77497">
        <w:t>)</w:t>
      </w:r>
    </w:p>
    <w:p w14:paraId="6C5EA976"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reduce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reduce </w:t>
      </w:r>
      <w:r>
        <w:t xml:space="preserve">as defined in </w:t>
      </w:r>
      <w:r w:rsidR="004B439B">
        <w:fldChar w:fldCharType="begin"/>
      </w:r>
      <w:r w:rsidR="004B439B">
        <w:instrText xml:space="preserve"> REF _Ref366080943 \r \h </w:instrText>
      </w:r>
      <w:r w:rsidR="004B439B">
        <w:fldChar w:fldCharType="separate"/>
      </w:r>
      <w:r w:rsidR="00D433E8">
        <w:t>22.1.3.18</w:t>
      </w:r>
      <w:r w:rsidR="004B439B">
        <w:fldChar w:fldCharType="end"/>
      </w:r>
      <w:r>
        <w:t xml:space="preserve">. However, the implementation of the algorithm may be optimized </w:t>
      </w:r>
      <w:ins w:id="13358" w:author="Rev 19 Allen Wirfs-Brock" w:date="2013-09-27T11:44:00Z">
        <w:r w:rsidR="000643F8">
          <w:t xml:space="preserve">with the knowledge </w:t>
        </w:r>
      </w:ins>
      <w:del w:id="13359"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60" w:author="Rev 19 Allen Wirfs-Brock" w:date="2013-09-27T11:47:00Z">
        <w:r w:rsidR="000643F8" w:rsidRPr="000643F8">
          <w:t xml:space="preserve"> </w:t>
        </w:r>
        <w:r w:rsidR="000643F8">
          <w:t>However, such optimization must not introduce any observable changes in the specified behaviour of the algorithm.</w:t>
        </w:r>
      </w:ins>
    </w:p>
    <w:p w14:paraId="06980098" w14:textId="77777777" w:rsidR="004264B3" w:rsidRDefault="004264B3" w:rsidP="004264B3">
      <w:pPr>
        <w:rPr>
          <w:ins w:id="13361" w:author="Rev 19 Allen Wirfs-Brock" w:date="2013-09-27T11:27:00Z"/>
        </w:rPr>
      </w:pPr>
      <w:ins w:id="13362" w:author="Rev 19 Allen Wirfs-Brock" w:date="2013-09-27T11:27: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105B69EA"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w:t>
      </w:r>
      <w:r w:rsidRPr="00E77497">
        <w:t xml:space="preserve"> method is </w:t>
      </w:r>
      <w:r w:rsidRPr="00E77497">
        <w:rPr>
          <w:b/>
        </w:rPr>
        <w:t>1</w:t>
      </w:r>
      <w:r w:rsidRPr="00E77497">
        <w:t>.</w:t>
      </w:r>
      <w:r>
        <w:tab/>
      </w:r>
      <w:r>
        <w:tab/>
      </w:r>
    </w:p>
    <w:p w14:paraId="1DFAED4F" w14:textId="77777777" w:rsidR="00376910" w:rsidRPr="00E77497" w:rsidRDefault="00376910" w:rsidP="00376910">
      <w:pPr>
        <w:pStyle w:val="40"/>
      </w:pPr>
      <w:r>
        <w:t>%</w:t>
      </w:r>
      <w:r w:rsidRPr="00573628">
        <w:t>TypedArray</w:t>
      </w:r>
      <w:r>
        <w:t>%</w:t>
      </w:r>
      <w:r w:rsidRPr="00E77497">
        <w:t>.prototype.</w:t>
      </w:r>
      <w:r>
        <w:t>reduceRight</w:t>
      </w:r>
      <w:r w:rsidRPr="00E77497">
        <w:t xml:space="preserve"> ( </w:t>
      </w:r>
      <w:r>
        <w:t xml:space="preserve">callbackfn [, initialValue] </w:t>
      </w:r>
      <w:r w:rsidRPr="00E77497">
        <w:t>)</w:t>
      </w:r>
    </w:p>
    <w:p w14:paraId="3E6EA520"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reduce</w:t>
      </w:r>
      <w:r>
        <w:rPr>
          <w:rFonts w:ascii="Courier New" w:hAnsi="Courier New" w:cs="Courier New"/>
          <w:b/>
        </w:rPr>
        <w:t>Right</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reduce</w:t>
      </w:r>
      <w:r>
        <w:rPr>
          <w:rFonts w:ascii="Courier New" w:hAnsi="Courier New" w:cs="Courier New"/>
          <w:b/>
        </w:rPr>
        <w:t>Right</w:t>
      </w:r>
      <w:r>
        <w:rPr>
          <w:rFonts w:ascii="Courier New" w:hAnsi="Courier New" w:cs="Courier New"/>
          <w:b/>
          <w:bCs/>
        </w:rPr>
        <w:t xml:space="preserve"> </w:t>
      </w:r>
      <w:r>
        <w:t xml:space="preserve">as defined in </w:t>
      </w:r>
      <w:r w:rsidR="004B439B">
        <w:fldChar w:fldCharType="begin"/>
      </w:r>
      <w:r w:rsidR="004B439B">
        <w:instrText xml:space="preserve"> REF _Ref366080959 \r \h </w:instrText>
      </w:r>
      <w:r w:rsidR="004B439B">
        <w:fldChar w:fldCharType="separate"/>
      </w:r>
      <w:r w:rsidR="00D433E8">
        <w:t>22.1.3.19</w:t>
      </w:r>
      <w:r w:rsidR="004B439B">
        <w:fldChar w:fldCharType="end"/>
      </w:r>
      <w:r>
        <w:t xml:space="preserve">. However, the implementation of the algorithm may be optimized </w:t>
      </w:r>
      <w:ins w:id="13363" w:author="Rev 19 Allen Wirfs-Brock" w:date="2013-09-27T11:44:00Z">
        <w:r w:rsidR="000643F8">
          <w:t xml:space="preserve">with the knowledge </w:t>
        </w:r>
      </w:ins>
      <w:del w:id="13364"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65" w:author="Rev 19 Allen Wirfs-Brock" w:date="2013-09-27T11:47:00Z">
        <w:r w:rsidR="000643F8" w:rsidRPr="000643F8">
          <w:t xml:space="preserve"> </w:t>
        </w:r>
        <w:r w:rsidR="000643F8">
          <w:t>However, such optimization must not introduce any observable changes in the specified behaviour of the algorithm.</w:t>
        </w:r>
      </w:ins>
    </w:p>
    <w:p w14:paraId="35C183A8" w14:textId="77777777" w:rsidR="004264B3" w:rsidRDefault="004264B3" w:rsidP="004264B3">
      <w:pPr>
        <w:rPr>
          <w:ins w:id="13366" w:author="Rev 19 Allen Wirfs-Brock" w:date="2013-09-27T11:27:00Z"/>
        </w:rPr>
      </w:pPr>
      <w:ins w:id="13367" w:author="Rev 19 Allen Wirfs-Brock" w:date="2013-09-27T11:27: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5BE4A55D" w14:textId="77777777"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reduceRight</w:t>
      </w:r>
      <w:r w:rsidRPr="00E77497">
        <w:t xml:space="preserve"> method is </w:t>
      </w:r>
      <w:r w:rsidRPr="00E77497">
        <w:rPr>
          <w:b/>
        </w:rPr>
        <w:t>1</w:t>
      </w:r>
      <w:r w:rsidRPr="00E77497">
        <w:t>.</w:t>
      </w:r>
      <w:r>
        <w:tab/>
      </w:r>
      <w:r>
        <w:tab/>
      </w:r>
    </w:p>
    <w:p w14:paraId="6DA8B8C0" w14:textId="77777777" w:rsidR="00376910" w:rsidRDefault="00376910" w:rsidP="00376910">
      <w:pPr>
        <w:pStyle w:val="40"/>
      </w:pPr>
      <w:r>
        <w:t>%</w:t>
      </w:r>
      <w:r w:rsidRPr="00573628">
        <w:t>TypedArray</w:t>
      </w:r>
      <w:r>
        <w:t>%</w:t>
      </w:r>
      <w:r w:rsidRPr="00E77497">
        <w:t>.prototype.reverse ( )</w:t>
      </w:r>
    </w:p>
    <w:p w14:paraId="7CC48107" w14:textId="77777777" w:rsidR="00376910" w:rsidRPr="006232CB" w:rsidRDefault="00376910" w:rsidP="00376910">
      <w:r>
        <w:t>%TypedArray%</w:t>
      </w:r>
      <w:r w:rsidRPr="006232CB">
        <w:rPr>
          <w:rFonts w:ascii="Courier New" w:hAnsi="Courier New" w:cs="Courier New"/>
          <w:b/>
          <w:bCs/>
        </w:rPr>
        <w:t>.prototype.reverse</w:t>
      </w:r>
      <w:r>
        <w:t xml:space="preserve"> is a distinct function that implements the same algorithm as </w:t>
      </w:r>
      <w:r w:rsidRPr="006232CB">
        <w:rPr>
          <w:rFonts w:ascii="Courier New" w:hAnsi="Courier New" w:cs="Courier New"/>
          <w:b/>
          <w:bCs/>
        </w:rPr>
        <w:t>Array.prototype.reverse</w:t>
      </w:r>
      <w:r>
        <w:t xml:space="preserve"> as defined in </w:t>
      </w:r>
      <w:r w:rsidR="004B439B">
        <w:fldChar w:fldCharType="begin"/>
      </w:r>
      <w:r w:rsidR="004B439B">
        <w:instrText xml:space="preserve"> REF _Ref366080975 \r \h </w:instrText>
      </w:r>
      <w:r w:rsidR="004B439B">
        <w:fldChar w:fldCharType="separate"/>
      </w:r>
      <w:r w:rsidR="00D433E8">
        <w:t>22.1.3.20</w:t>
      </w:r>
      <w:r w:rsidR="004B439B">
        <w:fldChar w:fldCharType="end"/>
      </w:r>
      <w:r>
        <w:t xml:space="preserve">. However, the implementation of the algorithm may be optimized </w:t>
      </w:r>
      <w:ins w:id="13368" w:author="Rev 19 Allen Wirfs-Brock" w:date="2013-09-27T11:44:00Z">
        <w:r w:rsidR="000643F8">
          <w:t xml:space="preserve">with the knowledge </w:t>
        </w:r>
      </w:ins>
      <w:del w:id="13369"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370" w:author="Rev 19 Allen Wirfs-Brock" w:date="2013-09-27T11:47:00Z">
        <w:r w:rsidR="000643F8" w:rsidRPr="000643F8">
          <w:t xml:space="preserve"> </w:t>
        </w:r>
        <w:r w:rsidR="000643F8">
          <w:t>However, such optimization must not introduce any observable changes in the specified behaviour of the algorithm.</w:t>
        </w:r>
      </w:ins>
    </w:p>
    <w:p w14:paraId="1996DD4F" w14:textId="77777777" w:rsidR="004264B3" w:rsidRDefault="004264B3" w:rsidP="004264B3">
      <w:pPr>
        <w:rPr>
          <w:ins w:id="13371" w:author="Rev 19 Allen Wirfs-Brock" w:date="2013-09-27T11:28:00Z"/>
        </w:rPr>
      </w:pPr>
      <w:bookmarkStart w:id="13372" w:name="_Ref366084290"/>
      <w:ins w:id="13373" w:author="Rev 19 Allen Wirfs-Brock" w:date="2013-09-27T11:28: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4BB4EB9A" w14:textId="77777777" w:rsidR="003E75AF" w:rsidRDefault="003E75AF" w:rsidP="003E75AF">
      <w:pPr>
        <w:pStyle w:val="40"/>
      </w:pPr>
      <w:r>
        <w:t>%</w:t>
      </w:r>
      <w:r w:rsidRPr="00573628">
        <w:t>TypedArray</w:t>
      </w:r>
      <w:r>
        <w:t>%.prototype.set(array, offset = 0 )</w:t>
      </w:r>
      <w:bookmarkEnd w:id="13372"/>
    </w:p>
    <w:p w14:paraId="76BF4CDB" w14:textId="77777777" w:rsidR="003E75AF" w:rsidRDefault="003E75AF" w:rsidP="003E75AF">
      <w:r>
        <w:t xml:space="preserve">Set multiple values in this </w:t>
      </w:r>
      <w:r w:rsidRPr="009B01AD">
        <w:rPr>
          <w:i/>
        </w:rPr>
        <w:t>TypedArray</w:t>
      </w:r>
      <w:r>
        <w:t xml:space="preserve">, reading the values from the object </w:t>
      </w:r>
      <w:r>
        <w:rPr>
          <w:i/>
        </w:rPr>
        <w:t>a</w:t>
      </w:r>
      <w:r w:rsidRPr="009B01AD">
        <w:rPr>
          <w:i/>
        </w:rPr>
        <w:t>rray</w:t>
      </w:r>
      <w:r>
        <w:t xml:space="preserve">.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14:paraId="23F46C90" w14:textId="77777777" w:rsidR="003E75AF" w:rsidRDefault="003E75AF" w:rsidP="003E75AF">
      <w:pPr>
        <w:pStyle w:val="Alg4"/>
        <w:numPr>
          <w:ilvl w:val="0"/>
          <w:numId w:val="928"/>
        </w:numPr>
      </w:pPr>
      <w:r>
        <w:t xml:space="preserve">Assert: </w:t>
      </w:r>
      <w:del w:id="13374" w:author="Rev 19 Allen Wirfs-Brock" w:date="2013-09-26T13:11:00Z">
        <w:r w:rsidDel="00F2266E">
          <w:rPr>
            <w:i/>
            <w:iCs/>
          </w:rPr>
          <w:delText>typedArray</w:delText>
        </w:r>
        <w:r w:rsidDel="00F2266E">
          <w:delText xml:space="preserve"> </w:delText>
        </w:r>
      </w:del>
      <w:ins w:id="13375" w:author="Rev 19 Allen Wirfs-Brock" w:date="2013-09-26T13:11:00Z">
        <w:r w:rsidR="00F2266E">
          <w:rPr>
            <w:i/>
            <w:iCs/>
          </w:rPr>
          <w:t>array</w:t>
        </w:r>
        <w:r w:rsidR="00F2266E">
          <w:t xml:space="preserve"> </w:t>
        </w:r>
      </w:ins>
      <w:r>
        <w:t>does not have a [[</w:t>
      </w:r>
      <w:ins w:id="13376" w:author="Rev 19 Allen Wirfs-Brock" w:date="2013-09-26T13:15:00Z">
        <w:r w:rsidR="00EB5111">
          <w:t>TypedArrayName</w:t>
        </w:r>
      </w:ins>
      <w:del w:id="13377" w:author="Rev 19 Allen Wirfs-Brock" w:date="2013-09-26T13:15:00Z">
        <w:r w:rsidDel="00EB5111">
          <w:delText>ViewedArrayBuffer</w:delText>
        </w:r>
      </w:del>
      <w:r>
        <w:t>]] internal</w:t>
      </w:r>
      <w:r w:rsidRPr="00314265">
        <w:t xml:space="preserve"> </w:t>
      </w:r>
      <w:r>
        <w:t xml:space="preserve">data property.  If it does, the definition in </w:t>
      </w:r>
      <w:r w:rsidR="00386020">
        <w:fldChar w:fldCharType="begin"/>
      </w:r>
      <w:r w:rsidR="00386020">
        <w:instrText xml:space="preserve"> REF _Ref366084266 \r \h </w:instrText>
      </w:r>
      <w:r w:rsidR="00386020">
        <w:fldChar w:fldCharType="separate"/>
      </w:r>
      <w:r w:rsidR="00D433E8">
        <w:t>22.2.3.23</w:t>
      </w:r>
      <w:r w:rsidR="00386020">
        <w:fldChar w:fldCharType="end"/>
      </w:r>
      <w:r>
        <w:t xml:space="preserve"> applies.</w:t>
      </w:r>
    </w:p>
    <w:p w14:paraId="72F5A5A7" w14:textId="77777777" w:rsidR="003E75AF" w:rsidRPr="00E77497" w:rsidRDefault="003E75AF" w:rsidP="003E75AF">
      <w:pPr>
        <w:pStyle w:val="Alg4"/>
        <w:numPr>
          <w:ilvl w:val="0"/>
          <w:numId w:val="928"/>
        </w:numPr>
      </w:pPr>
      <w:r w:rsidRPr="00E77497">
        <w:t xml:space="preserve">Let </w:t>
      </w:r>
      <w:r>
        <w:rPr>
          <w:i/>
        </w:rPr>
        <w:t>target</w:t>
      </w:r>
      <w:r w:rsidRPr="00E77497">
        <w:t xml:space="preserve"> be </w:t>
      </w:r>
      <w:del w:id="13378" w:author="Rev 19 Allen Wirfs-Brock" w:date="2013-09-26T13:12:00Z">
        <w:r w:rsidRPr="00E77497" w:rsidDel="00F2266E">
          <w:delText>the</w:delText>
        </w:r>
        <w:r w:rsidDel="00F2266E">
          <w:delText xml:space="preserve"> </w:delText>
        </w:r>
      </w:del>
      <w:del w:id="13379" w:author="Rev 19 Allen Wirfs-Brock" w:date="2013-09-26T13:11:00Z">
        <w:r w:rsidDel="00F2266E">
          <w:delText xml:space="preserve">result of  calling ToObject with </w:delText>
        </w:r>
      </w:del>
      <w:r>
        <w:t xml:space="preserve">the </w:t>
      </w:r>
      <w:r w:rsidRPr="00E77497">
        <w:rPr>
          <w:b/>
        </w:rPr>
        <w:t>this</w:t>
      </w:r>
      <w:r w:rsidRPr="00E77497">
        <w:t xml:space="preserve"> value</w:t>
      </w:r>
      <w:del w:id="13380" w:author="Rev 19 Allen Wirfs-Brock" w:date="2013-09-26T13:12:00Z">
        <w:r w:rsidRPr="007B0456" w:rsidDel="00F2266E">
          <w:delText xml:space="preserve"> </w:delText>
        </w:r>
        <w:r w:rsidDel="00F2266E">
          <w:delText>as its argument</w:delText>
        </w:r>
      </w:del>
      <w:r w:rsidRPr="00E77497">
        <w:t>.</w:t>
      </w:r>
    </w:p>
    <w:p w14:paraId="54E0F399" w14:textId="77777777" w:rsidR="00CB251B" w:rsidRDefault="00CB251B" w:rsidP="00CB251B">
      <w:pPr>
        <w:pStyle w:val="Alg4"/>
        <w:numPr>
          <w:ilvl w:val="0"/>
          <w:numId w:val="928"/>
        </w:numPr>
        <w:rPr>
          <w:ins w:id="13381" w:author="Rev 19 Allen Wirfs-Brock" w:date="2013-09-27T11:39:00Z"/>
        </w:rPr>
      </w:pPr>
      <w:ins w:id="13382" w:author="Rev 19 Allen Wirfs-Brock" w:date="2013-09-27T11:39:00Z">
        <w:r>
          <w:t>If Type(</w:t>
        </w:r>
        <w:r>
          <w:rPr>
            <w:i/>
          </w:rPr>
          <w:t>target</w:t>
        </w:r>
        <w:r>
          <w:t xml:space="preserve">) is not Object, throw a </w:t>
        </w:r>
        <w:r w:rsidRPr="00CB251B">
          <w:rPr>
            <w:b/>
          </w:rPr>
          <w:t>TypeError</w:t>
        </w:r>
        <w:r>
          <w:t xml:space="preserve"> exception.</w:t>
        </w:r>
      </w:ins>
    </w:p>
    <w:p w14:paraId="54EE1F34" w14:textId="77777777" w:rsidR="003E75AF" w:rsidRPr="00E77497" w:rsidDel="00F2266E" w:rsidRDefault="003E75AF" w:rsidP="003E75AF">
      <w:pPr>
        <w:pStyle w:val="Alg4"/>
        <w:numPr>
          <w:ilvl w:val="0"/>
          <w:numId w:val="928"/>
        </w:numPr>
        <w:rPr>
          <w:del w:id="13383" w:author="Rev 19 Allen Wirfs-Brock" w:date="2013-09-26T13:12:00Z"/>
        </w:rPr>
      </w:pPr>
      <w:del w:id="13384" w:author="Rev 19 Allen Wirfs-Brock" w:date="2013-09-26T13:12:00Z">
        <w:r w:rsidDel="00F2266E">
          <w:delText>ReturnIfAbrupt(</w:delText>
        </w:r>
        <w:r w:rsidDel="00F2266E">
          <w:rPr>
            <w:i/>
          </w:rPr>
          <w:delText>target</w:delText>
        </w:r>
        <w:r w:rsidDel="00F2266E">
          <w:delText>).</w:delText>
        </w:r>
      </w:del>
    </w:p>
    <w:p w14:paraId="4E2FF9F0" w14:textId="77777777" w:rsidR="00F2266E" w:rsidRPr="00E77497" w:rsidRDefault="00F2266E" w:rsidP="00F2266E">
      <w:pPr>
        <w:pStyle w:val="Alg4"/>
        <w:numPr>
          <w:ilvl w:val="0"/>
          <w:numId w:val="928"/>
        </w:numPr>
        <w:rPr>
          <w:ins w:id="13385" w:author="Rev 19 Allen Wirfs-Brock" w:date="2013-09-26T13:12:00Z"/>
        </w:rPr>
      </w:pPr>
      <w:ins w:id="13386" w:author="Rev 19 Allen Wirfs-Brock" w:date="2013-09-26T13:12:00Z">
        <w:r>
          <w:t xml:space="preserve">If </w:t>
        </w:r>
        <w:r>
          <w:rPr>
            <w:i/>
          </w:rPr>
          <w:t>target</w:t>
        </w:r>
        <w:r>
          <w:t xml:space="preserve"> does not have a [[TypedArrayName]] internal data property, then throw a </w:t>
        </w:r>
        <w:r w:rsidRPr="00F5744B">
          <w:rPr>
            <w:b/>
            <w:bCs/>
          </w:rPr>
          <w:t>TypeError</w:t>
        </w:r>
        <w:r>
          <w:t xml:space="preserve"> exception.</w:t>
        </w:r>
      </w:ins>
    </w:p>
    <w:p w14:paraId="2194432E" w14:textId="77777777" w:rsidR="00EB5111" w:rsidRDefault="00EB5111" w:rsidP="00EB5111">
      <w:pPr>
        <w:pStyle w:val="Alg4"/>
        <w:numPr>
          <w:ilvl w:val="0"/>
          <w:numId w:val="928"/>
        </w:numPr>
        <w:rPr>
          <w:ins w:id="13387" w:author="Rev 19 Allen Wirfs-Brock" w:date="2013-09-26T13:13:00Z"/>
        </w:rPr>
      </w:pPr>
      <w:ins w:id="13388" w:author="Rev 19 Allen Wirfs-Brock" w:date="2013-09-26T13:13:00Z">
        <w:r>
          <w:t xml:space="preserve">Assert: </w:t>
        </w:r>
        <w:r>
          <w:rPr>
            <w:i/>
          </w:rPr>
          <w:t>target</w:t>
        </w:r>
        <w:r>
          <w:t xml:space="preserve"> has [[ViewedArrayBuffer]] internal</w:t>
        </w:r>
        <w:r w:rsidRPr="00314265">
          <w:t xml:space="preserve"> </w:t>
        </w:r>
        <w:r>
          <w:t>data propert</w:t>
        </w:r>
      </w:ins>
      <w:ins w:id="13389" w:author="Rev 19 Allen Wirfs-Brock" w:date="2013-09-26T13:14:00Z">
        <w:r>
          <w:t>y</w:t>
        </w:r>
      </w:ins>
      <w:ins w:id="13390" w:author="Rev 19 Allen Wirfs-Brock" w:date="2013-09-26T13:13:00Z">
        <w:r>
          <w:t>.</w:t>
        </w:r>
      </w:ins>
    </w:p>
    <w:p w14:paraId="4FE21121" w14:textId="77777777" w:rsidR="003E75AF" w:rsidDel="00EB5111" w:rsidRDefault="003E75AF" w:rsidP="003E75AF">
      <w:pPr>
        <w:pStyle w:val="Alg4"/>
        <w:numPr>
          <w:ilvl w:val="0"/>
          <w:numId w:val="928"/>
        </w:numPr>
        <w:rPr>
          <w:del w:id="13391" w:author="Rev 19 Allen Wirfs-Brock" w:date="2013-09-26T13:13:00Z"/>
        </w:rPr>
      </w:pPr>
      <w:del w:id="13392" w:author="Rev 19 Allen Wirfs-Brock" w:date="2013-09-26T13:13:00Z">
        <w:r w:rsidDel="00EB5111">
          <w:delText xml:space="preserve">If </w:delText>
        </w:r>
        <w:r w:rsidDel="00EB5111">
          <w:rPr>
            <w:i/>
          </w:rPr>
          <w:delText>target</w:delText>
        </w:r>
        <w:r w:rsidDel="00EB5111">
          <w:delText xml:space="preserve"> does not have a [[ViewedArrayBuffer]] internal</w:delText>
        </w:r>
        <w:r w:rsidRPr="00314265" w:rsidDel="00EB5111">
          <w:delText xml:space="preserve"> </w:delText>
        </w:r>
        <w:r w:rsidDel="00EB5111">
          <w:delText xml:space="preserve">data property throw a </w:delText>
        </w:r>
        <w:r w:rsidRPr="00B5244C" w:rsidDel="00EB5111">
          <w:rPr>
            <w:b/>
          </w:rPr>
          <w:delText>TypeError</w:delText>
        </w:r>
        <w:r w:rsidDel="00EB5111">
          <w:delText xml:space="preserve"> exception.</w:delText>
        </w:r>
      </w:del>
    </w:p>
    <w:p w14:paraId="2EB7FB87" w14:textId="77777777" w:rsidR="003E75AF" w:rsidRPr="00E77497" w:rsidRDefault="003E75AF" w:rsidP="003E75AF">
      <w:pPr>
        <w:pStyle w:val="Alg4"/>
        <w:numPr>
          <w:ilvl w:val="0"/>
          <w:numId w:val="928"/>
        </w:numPr>
      </w:pPr>
      <w:r>
        <w:t xml:space="preserve">Let </w:t>
      </w:r>
      <w:r>
        <w:rPr>
          <w:i/>
          <w:iCs/>
        </w:rPr>
        <w:t>targetBuffer</w:t>
      </w:r>
      <w:r>
        <w:t xml:space="preserve"> be the value of </w:t>
      </w:r>
      <w:r>
        <w:rPr>
          <w:i/>
        </w:rPr>
        <w:t>target</w:t>
      </w:r>
      <w:r>
        <w:t>’s [[ViewedArrayBuffer]] internal</w:t>
      </w:r>
      <w:r w:rsidRPr="00314265">
        <w:t xml:space="preserve"> </w:t>
      </w:r>
      <w:r>
        <w:t>data property.</w:t>
      </w:r>
    </w:p>
    <w:p w14:paraId="63392A08" w14:textId="77777777" w:rsidR="003E75AF" w:rsidRDefault="003E75AF" w:rsidP="003E75AF">
      <w:pPr>
        <w:pStyle w:val="Alg4"/>
        <w:numPr>
          <w:ilvl w:val="0"/>
          <w:numId w:val="928"/>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14:paraId="230E5365" w14:textId="77777777" w:rsidR="003E75AF" w:rsidRDefault="003E75AF" w:rsidP="003E75AF">
      <w:pPr>
        <w:pStyle w:val="Alg4"/>
        <w:numPr>
          <w:ilvl w:val="0"/>
          <w:numId w:val="928"/>
        </w:numPr>
      </w:pPr>
      <w:r>
        <w:t xml:space="preserve">Let </w:t>
      </w:r>
      <w:r>
        <w:rPr>
          <w:i/>
          <w:iCs/>
        </w:rPr>
        <w:t>targetLength</w:t>
      </w:r>
      <w:r>
        <w:t xml:space="preserve"> be the value of </w:t>
      </w:r>
      <w:r>
        <w:rPr>
          <w:i/>
        </w:rPr>
        <w:t>target</w:t>
      </w:r>
      <w:r>
        <w:t>’s [[ArrayLength]] internal</w:t>
      </w:r>
      <w:r w:rsidRPr="00314265">
        <w:t xml:space="preserve"> </w:t>
      </w:r>
      <w:r>
        <w:t>data property.</w:t>
      </w:r>
    </w:p>
    <w:p w14:paraId="77A1FF0A" w14:textId="77777777" w:rsidR="003E75AF" w:rsidRDefault="003E75AF" w:rsidP="003E75AF">
      <w:pPr>
        <w:pStyle w:val="Alg3"/>
        <w:numPr>
          <w:ilvl w:val="0"/>
          <w:numId w:val="928"/>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14:paraId="1CC20910" w14:textId="77777777" w:rsidR="003E75AF" w:rsidRDefault="003E75AF" w:rsidP="003E75AF">
      <w:pPr>
        <w:pStyle w:val="Alg4"/>
        <w:numPr>
          <w:ilvl w:val="0"/>
          <w:numId w:val="928"/>
        </w:numPr>
      </w:pPr>
      <w:r>
        <w:t>ReturnIfAbrupt(</w:t>
      </w:r>
      <w:r w:rsidRPr="0017778E">
        <w:rPr>
          <w:i/>
          <w:iCs/>
        </w:rPr>
        <w:t>targe</w:t>
      </w:r>
      <w:r w:rsidRPr="004109FE">
        <w:rPr>
          <w:i/>
          <w:iCs/>
        </w:rPr>
        <w:t>t</w:t>
      </w:r>
      <w:r>
        <w:rPr>
          <w:i/>
          <w:iCs/>
        </w:rPr>
        <w:t>Offset</w:t>
      </w:r>
      <w:r>
        <w:t>).</w:t>
      </w:r>
    </w:p>
    <w:p w14:paraId="5AE269FA" w14:textId="77777777" w:rsidR="003E75AF" w:rsidRDefault="003E75AF" w:rsidP="003E75AF">
      <w:pPr>
        <w:pStyle w:val="Alg4"/>
        <w:numPr>
          <w:ilvl w:val="0"/>
          <w:numId w:val="928"/>
        </w:numPr>
      </w:pPr>
      <w:r>
        <w:t xml:space="preserve">If </w:t>
      </w:r>
      <w:r w:rsidRPr="00CD495C">
        <w:rPr>
          <w:i/>
          <w:iCs/>
        </w:rPr>
        <w:t>target</w:t>
      </w:r>
      <w:r>
        <w:rPr>
          <w:i/>
          <w:iCs/>
        </w:rPr>
        <w:t>Offset</w:t>
      </w:r>
      <w:r>
        <w:t xml:space="preserve"> &lt; 0, then throw a </w:t>
      </w:r>
      <w:r w:rsidRPr="004B4AF5">
        <w:rPr>
          <w:b/>
          <w:bCs/>
        </w:rPr>
        <w:t>RangeError</w:t>
      </w:r>
      <w:r>
        <w:t xml:space="preserve"> exception.</w:t>
      </w:r>
    </w:p>
    <w:p w14:paraId="3B087A61" w14:textId="77777777" w:rsidR="003E75AF" w:rsidRDefault="003E75AF" w:rsidP="003E75AF">
      <w:pPr>
        <w:pStyle w:val="Alg4"/>
        <w:numPr>
          <w:ilvl w:val="0"/>
          <w:numId w:val="928"/>
        </w:numPr>
      </w:pPr>
      <w:r>
        <w:t xml:space="preserve">Let </w:t>
      </w:r>
      <w:r>
        <w:rPr>
          <w:i/>
          <w:iCs/>
        </w:rPr>
        <w:t>targetName</w:t>
      </w:r>
      <w:r>
        <w:t xml:space="preserve"> be the string value </w:t>
      </w:r>
      <w:r>
        <w:rPr>
          <w:i/>
        </w:rPr>
        <w:t>target</w:t>
      </w:r>
      <w:r>
        <w:t>’s [[TypedArrayName]] internal</w:t>
      </w:r>
      <w:r w:rsidRPr="00314265">
        <w:t xml:space="preserve"> </w:t>
      </w:r>
      <w:r>
        <w:t>data property.</w:t>
      </w:r>
    </w:p>
    <w:p w14:paraId="4F4BBDEB" w14:textId="77777777" w:rsidR="003E75AF" w:rsidRDefault="003E75AF" w:rsidP="003E75AF">
      <w:pPr>
        <w:pStyle w:val="Alg4"/>
        <w:numPr>
          <w:ilvl w:val="0"/>
          <w:numId w:val="928"/>
        </w:numPr>
      </w:pPr>
      <w:r>
        <w:t xml:space="preserve">Let </w:t>
      </w:r>
      <w:r>
        <w:rPr>
          <w:i/>
          <w:iCs/>
        </w:rPr>
        <w:t>targetElementSize</w:t>
      </w:r>
      <w:r>
        <w:t xml:space="preserve"> be the</w:t>
      </w:r>
      <w:r w:rsidRPr="00540D45">
        <w:t xml:space="preserve"> Number value of the Element Size value specified in </w:t>
      </w:r>
      <w:ins w:id="13393" w:author="Rev 19 Allen Wirfs-Brock" w:date="2013-09-09T10:45:00Z">
        <w:r w:rsidR="009F0B29">
          <w:fldChar w:fldCharType="begin"/>
        </w:r>
        <w:r w:rsidR="009F0B29">
          <w:instrText xml:space="preserve"> REF _Ref366065074 \h </w:instrText>
        </w:r>
      </w:ins>
      <w:ins w:id="13394" w:author="Rev 19 Allen Wirfs-Brock" w:date="2013-09-09T10:45:00Z">
        <w:r w:rsidR="009F0B29">
          <w:fldChar w:fldCharType="separate"/>
        </w:r>
      </w:ins>
      <w:ins w:id="13395" w:author="Rev 19 Allen Wirfs-Brock" w:date="2013-09-27T13:22:00Z">
        <w:r w:rsidR="00D433E8">
          <w:t xml:space="preserve">Table </w:t>
        </w:r>
        <w:r w:rsidR="00D433E8">
          <w:rPr>
            <w:noProof/>
          </w:rPr>
          <w:t>36</w:t>
        </w:r>
      </w:ins>
      <w:ins w:id="13396" w:author="Rev 19 Allen Wirfs-Brock" w:date="2013-09-09T10:45:00Z">
        <w:r w:rsidR="009F0B29">
          <w:fldChar w:fldCharType="end"/>
        </w:r>
      </w:ins>
      <w:r w:rsidRPr="00540D45">
        <w:t xml:space="preserve"> for </w:t>
      </w:r>
      <w:r>
        <w:rPr>
          <w:i/>
          <w:iCs/>
        </w:rPr>
        <w:t>targetName</w:t>
      </w:r>
      <w:r w:rsidRPr="00540D45">
        <w:t>.</w:t>
      </w:r>
    </w:p>
    <w:p w14:paraId="27C1C2AE" w14:textId="77777777" w:rsidR="003E75AF" w:rsidRDefault="003E75AF" w:rsidP="003E75AF">
      <w:pPr>
        <w:pStyle w:val="Alg4"/>
        <w:numPr>
          <w:ilvl w:val="0"/>
          <w:numId w:val="928"/>
        </w:numPr>
      </w:pPr>
      <w:r>
        <w:t xml:space="preserve">Let </w:t>
      </w:r>
      <w:r>
        <w:rPr>
          <w:i/>
          <w:iCs/>
        </w:rPr>
        <w:t>targetType</w:t>
      </w:r>
      <w:r>
        <w:t xml:space="preserve"> be the string value of the Element Type value in </w:t>
      </w:r>
      <w:ins w:id="13397" w:author="Rev 19 Allen Wirfs-Brock" w:date="2013-09-09T10:45:00Z">
        <w:r w:rsidR="009F0B29">
          <w:fldChar w:fldCharType="begin"/>
        </w:r>
        <w:r w:rsidR="009F0B29">
          <w:instrText xml:space="preserve"> REF _Ref366065074 \h </w:instrText>
        </w:r>
      </w:ins>
      <w:ins w:id="13398" w:author="Rev 19 Allen Wirfs-Brock" w:date="2013-09-09T10:45:00Z">
        <w:r w:rsidR="009F0B29">
          <w:fldChar w:fldCharType="separate"/>
        </w:r>
      </w:ins>
      <w:ins w:id="13399" w:author="Rev 19 Allen Wirfs-Brock" w:date="2013-09-27T13:22:00Z">
        <w:r w:rsidR="00D433E8">
          <w:t xml:space="preserve">Table </w:t>
        </w:r>
        <w:r w:rsidR="00D433E8">
          <w:rPr>
            <w:noProof/>
          </w:rPr>
          <w:t>36</w:t>
        </w:r>
      </w:ins>
      <w:ins w:id="13400" w:author="Rev 19 Allen Wirfs-Brock" w:date="2013-09-09T10:45:00Z">
        <w:r w:rsidR="009F0B29">
          <w:fldChar w:fldCharType="end"/>
        </w:r>
      </w:ins>
      <w:r>
        <w:t xml:space="preserve"> for </w:t>
      </w:r>
      <w:r>
        <w:rPr>
          <w:i/>
          <w:iCs/>
        </w:rPr>
        <w:t>targetName</w:t>
      </w:r>
      <w:r>
        <w:t>.</w:t>
      </w:r>
    </w:p>
    <w:p w14:paraId="4F564CAD" w14:textId="77777777" w:rsidR="003E75AF" w:rsidRDefault="003E75AF" w:rsidP="003E75AF">
      <w:pPr>
        <w:pStyle w:val="Alg4"/>
        <w:numPr>
          <w:ilvl w:val="0"/>
          <w:numId w:val="928"/>
        </w:numPr>
      </w:pPr>
      <w:r>
        <w:t xml:space="preserve">Let </w:t>
      </w:r>
      <w:r>
        <w:rPr>
          <w:i/>
          <w:iCs/>
        </w:rPr>
        <w:t>targetByteOffset</w:t>
      </w:r>
      <w:r>
        <w:t xml:space="preserve"> be the value of </w:t>
      </w:r>
      <w:r>
        <w:rPr>
          <w:i/>
        </w:rPr>
        <w:t>target</w:t>
      </w:r>
      <w:r>
        <w:t>’s [[ByteOffset]] internal</w:t>
      </w:r>
      <w:r w:rsidRPr="00314265">
        <w:t xml:space="preserve"> </w:t>
      </w:r>
      <w:r>
        <w:t>data property.</w:t>
      </w:r>
    </w:p>
    <w:p w14:paraId="3CC85CEB" w14:textId="77777777" w:rsidR="003E75AF" w:rsidRPr="00E77497" w:rsidRDefault="003E75AF" w:rsidP="003E75AF">
      <w:pPr>
        <w:pStyle w:val="Alg4"/>
        <w:numPr>
          <w:ilvl w:val="0"/>
          <w:numId w:val="928"/>
        </w:numPr>
      </w:pPr>
      <w:r w:rsidRPr="00E77497">
        <w:t xml:space="preserve">Let </w:t>
      </w:r>
      <w:r>
        <w:rPr>
          <w:i/>
        </w:rPr>
        <w:t>src</w:t>
      </w:r>
      <w:r w:rsidRPr="00E77497">
        <w:t xml:space="preserve"> be the</w:t>
      </w:r>
      <w:r>
        <w:t xml:space="preserve"> result of  ToObject(</w:t>
      </w:r>
      <w:r>
        <w:rPr>
          <w:i/>
          <w:iCs/>
        </w:rPr>
        <w:t>array</w:t>
      </w:r>
      <w:r>
        <w:t xml:space="preserve">). </w:t>
      </w:r>
    </w:p>
    <w:p w14:paraId="6DA17591" w14:textId="77777777" w:rsidR="003E75AF" w:rsidRPr="00E77497" w:rsidRDefault="003E75AF" w:rsidP="003E75AF">
      <w:pPr>
        <w:pStyle w:val="Alg4"/>
        <w:numPr>
          <w:ilvl w:val="0"/>
          <w:numId w:val="928"/>
        </w:numPr>
      </w:pPr>
      <w:r>
        <w:t>ReturnIfAbrupt(</w:t>
      </w:r>
      <w:r>
        <w:rPr>
          <w:i/>
        </w:rPr>
        <w:t>src</w:t>
      </w:r>
      <w:r>
        <w:t>).</w:t>
      </w:r>
    </w:p>
    <w:p w14:paraId="66281F7A" w14:textId="77777777" w:rsidR="003E75AF" w:rsidRDefault="003E75AF" w:rsidP="003E75AF">
      <w:pPr>
        <w:pStyle w:val="Alg4"/>
        <w:numPr>
          <w:ilvl w:val="0"/>
          <w:numId w:val="928"/>
        </w:numPr>
      </w:pPr>
      <w:r>
        <w:t xml:space="preserve">Let </w:t>
      </w:r>
      <w:r w:rsidRPr="006B5799">
        <w:rPr>
          <w:i/>
          <w:iCs/>
        </w:rPr>
        <w:t>srcLen</w:t>
      </w:r>
      <w:r>
        <w:t xml:space="preserve"> be the result of </w:t>
      </w:r>
      <w:r w:rsidRPr="00E77497">
        <w:t>Get</w:t>
      </w:r>
      <w:r>
        <w:t>(</w:t>
      </w:r>
      <w:r>
        <w:rPr>
          <w:i/>
        </w:rPr>
        <w:t>src</w:t>
      </w:r>
      <w:r>
        <w:t>,</w:t>
      </w:r>
      <w:r w:rsidRPr="00E77497">
        <w:t xml:space="preserve"> </w:t>
      </w:r>
      <w:r w:rsidRPr="00E77497">
        <w:rPr>
          <w:rFonts w:ascii="Courier New" w:hAnsi="Courier New"/>
          <w:b/>
        </w:rPr>
        <w:t>"length"</w:t>
      </w:r>
      <w:r>
        <w:rPr>
          <w:bCs/>
        </w:rPr>
        <w:t>).</w:t>
      </w:r>
    </w:p>
    <w:p w14:paraId="2C4C896D" w14:textId="77777777" w:rsidR="003E75AF" w:rsidRDefault="003E75AF" w:rsidP="003E75AF">
      <w:pPr>
        <w:pStyle w:val="Alg4"/>
        <w:numPr>
          <w:ilvl w:val="0"/>
          <w:numId w:val="928"/>
        </w:numPr>
      </w:pPr>
      <w:r>
        <w:t xml:space="preserve">Let </w:t>
      </w:r>
      <w:r>
        <w:rPr>
          <w:i/>
          <w:iCs/>
        </w:rPr>
        <w:t>numberLength</w:t>
      </w:r>
      <w:r>
        <w:t xml:space="preserve"> be ToNumber(</w:t>
      </w:r>
      <w:r w:rsidRPr="006B5799">
        <w:rPr>
          <w:i/>
          <w:iCs/>
        </w:rPr>
        <w:t>srcLen</w:t>
      </w:r>
      <w:r>
        <w:t>).</w:t>
      </w:r>
    </w:p>
    <w:p w14:paraId="0F40E8FA" w14:textId="77777777" w:rsidR="003E75AF" w:rsidRDefault="003E75AF" w:rsidP="003E75AF">
      <w:pPr>
        <w:pStyle w:val="Alg4"/>
        <w:numPr>
          <w:ilvl w:val="0"/>
          <w:numId w:val="928"/>
        </w:numPr>
      </w:pPr>
      <w:r>
        <w:t xml:space="preserve">Let </w:t>
      </w:r>
      <w:r>
        <w:rPr>
          <w:i/>
          <w:iCs/>
        </w:rPr>
        <w:t>srcLength</w:t>
      </w:r>
      <w:r>
        <w:t xml:space="preserve"> be ToInteger(</w:t>
      </w:r>
      <w:r>
        <w:rPr>
          <w:i/>
          <w:iCs/>
        </w:rPr>
        <w:t>numberLength</w:t>
      </w:r>
      <w:r>
        <w:t>).</w:t>
      </w:r>
    </w:p>
    <w:p w14:paraId="48367225" w14:textId="77777777" w:rsidR="003E75AF" w:rsidRDefault="003E75AF" w:rsidP="003E75AF">
      <w:pPr>
        <w:pStyle w:val="Alg4"/>
        <w:numPr>
          <w:ilvl w:val="0"/>
          <w:numId w:val="928"/>
        </w:numPr>
      </w:pPr>
      <w:r>
        <w:t>ReturnIfAbrupt(</w:t>
      </w:r>
      <w:r>
        <w:rPr>
          <w:i/>
          <w:iCs/>
        </w:rPr>
        <w:t>srcLength</w:t>
      </w:r>
      <w:r>
        <w:t>).</w:t>
      </w:r>
    </w:p>
    <w:p w14:paraId="6BC5DF8A" w14:textId="77777777" w:rsidR="003E75AF" w:rsidRDefault="003E75AF" w:rsidP="003E75AF">
      <w:pPr>
        <w:pStyle w:val="Alg4"/>
        <w:numPr>
          <w:ilvl w:val="0"/>
          <w:numId w:val="928"/>
        </w:numPr>
      </w:pPr>
      <w:r>
        <w:t xml:space="preserve">If </w:t>
      </w:r>
      <w:r w:rsidRPr="00B41D88">
        <w:rPr>
          <w:i/>
          <w:iCs/>
        </w:rPr>
        <w:t>numberLength</w:t>
      </w:r>
      <w:r>
        <w:t xml:space="preserve"> ≠ </w:t>
      </w:r>
      <w:r>
        <w:rPr>
          <w:i/>
          <w:iCs/>
        </w:rPr>
        <w:t>srcLength</w:t>
      </w:r>
      <w:r>
        <w:t xml:space="preserve"> or </w:t>
      </w:r>
      <w:r>
        <w:rPr>
          <w:i/>
          <w:iCs/>
        </w:rPr>
        <w:t>srcLength</w:t>
      </w:r>
      <w:r>
        <w:t xml:space="preserve"> &lt; 0, then throw a </w:t>
      </w:r>
      <w:r>
        <w:rPr>
          <w:b/>
          <w:bCs/>
        </w:rPr>
        <w:t>TypeError</w:t>
      </w:r>
      <w:r>
        <w:t xml:space="preserve"> exception.</w:t>
      </w:r>
    </w:p>
    <w:p w14:paraId="211D92C4" w14:textId="77777777" w:rsidR="003E75AF" w:rsidRDefault="003E75AF" w:rsidP="003E75AF">
      <w:pPr>
        <w:pStyle w:val="Alg3"/>
        <w:numPr>
          <w:ilvl w:val="0"/>
          <w:numId w:val="928"/>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14:paraId="069436C2" w14:textId="77777777" w:rsidR="003E75AF" w:rsidRPr="00E77497" w:rsidRDefault="003E75AF" w:rsidP="003E75AF">
      <w:pPr>
        <w:pStyle w:val="Alg4"/>
        <w:numPr>
          <w:ilvl w:val="0"/>
          <w:numId w:val="928"/>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14:paraId="7F0563E0" w14:textId="77777777" w:rsidR="003E75AF" w:rsidRDefault="003E75AF" w:rsidP="003E75AF">
      <w:pPr>
        <w:pStyle w:val="Alg4"/>
        <w:numPr>
          <w:ilvl w:val="0"/>
          <w:numId w:val="928"/>
        </w:numPr>
      </w:pPr>
      <w:r>
        <w:t xml:space="preserve">Let </w:t>
      </w:r>
      <w:r>
        <w:rPr>
          <w:i/>
        </w:rPr>
        <w:t>k</w:t>
      </w:r>
      <w:r>
        <w:t xml:space="preserve"> be 0.</w:t>
      </w:r>
    </w:p>
    <w:p w14:paraId="0CD57972" w14:textId="77777777" w:rsidR="003E75AF" w:rsidRDefault="003E75AF" w:rsidP="003E75AF">
      <w:pPr>
        <w:pStyle w:val="Alg4"/>
        <w:numPr>
          <w:ilvl w:val="0"/>
          <w:numId w:val="928"/>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14:paraId="74A0C1A2" w14:textId="77777777" w:rsidR="003E75AF" w:rsidRPr="00E77497" w:rsidRDefault="003E75AF" w:rsidP="003E75AF">
      <w:pPr>
        <w:pStyle w:val="Alg4"/>
        <w:numPr>
          <w:ilvl w:val="0"/>
          <w:numId w:val="928"/>
        </w:numPr>
      </w:pPr>
      <w:r w:rsidRPr="00E77497">
        <w:t xml:space="preserve">Repeat, while </w:t>
      </w:r>
      <w:r>
        <w:rPr>
          <w:i/>
        </w:rPr>
        <w:t>targetByteIndex</w:t>
      </w:r>
      <w:r w:rsidRPr="00E77497">
        <w:t xml:space="preserve"> &lt; </w:t>
      </w:r>
      <w:r>
        <w:rPr>
          <w:i/>
          <w:iCs/>
        </w:rPr>
        <w:t>limit</w:t>
      </w:r>
    </w:p>
    <w:p w14:paraId="56315F08" w14:textId="77777777" w:rsidR="003E75AF" w:rsidRPr="00E77497" w:rsidRDefault="003E75AF" w:rsidP="003E75AF">
      <w:pPr>
        <w:pStyle w:val="Alg4"/>
        <w:numPr>
          <w:ilvl w:val="1"/>
          <w:numId w:val="928"/>
        </w:numPr>
      </w:pPr>
      <w:r w:rsidRPr="00E77497">
        <w:t xml:space="preserve">Let </w:t>
      </w:r>
      <w:r w:rsidRPr="00E77497">
        <w:rPr>
          <w:i/>
        </w:rPr>
        <w:t>Pk</w:t>
      </w:r>
      <w:r w:rsidRPr="00E77497">
        <w:t xml:space="preserve"> be ToString(</w:t>
      </w:r>
      <w:r w:rsidRPr="00E77497">
        <w:rPr>
          <w:i/>
        </w:rPr>
        <w:t>k</w:t>
      </w:r>
      <w:r w:rsidRPr="00E77497">
        <w:t>).</w:t>
      </w:r>
    </w:p>
    <w:p w14:paraId="3F17A76C" w14:textId="77777777" w:rsidR="003E75AF" w:rsidRPr="00E77497" w:rsidRDefault="003E75AF" w:rsidP="003E75AF">
      <w:pPr>
        <w:pStyle w:val="Alg4"/>
        <w:numPr>
          <w:ilvl w:val="1"/>
          <w:numId w:val="928"/>
        </w:numPr>
        <w:tabs>
          <w:tab w:val="left" w:pos="2520"/>
        </w:tabs>
      </w:pPr>
      <w:r w:rsidRPr="00E77497">
        <w:t xml:space="preserve">Let </w:t>
      </w:r>
      <w:r w:rsidRPr="00E77497">
        <w:rPr>
          <w:i/>
        </w:rPr>
        <w:t>kValue</w:t>
      </w:r>
      <w:r w:rsidRPr="00E77497">
        <w:t xml:space="preserve"> be the result of Get</w:t>
      </w:r>
      <w:r>
        <w:t>(</w:t>
      </w:r>
      <w:r>
        <w:rPr>
          <w:i/>
        </w:rPr>
        <w:t>src</w:t>
      </w:r>
      <w:r>
        <w:t>,</w:t>
      </w:r>
      <w:r w:rsidRPr="00E77497">
        <w:t xml:space="preserve"> </w:t>
      </w:r>
      <w:r w:rsidRPr="00E77497">
        <w:rPr>
          <w:i/>
        </w:rPr>
        <w:t>Pk</w:t>
      </w:r>
      <w:r>
        <w:rPr>
          <w:iCs/>
        </w:rPr>
        <w:t>)</w:t>
      </w:r>
      <w:r w:rsidRPr="00E77497">
        <w:t>.</w:t>
      </w:r>
    </w:p>
    <w:p w14:paraId="097EBB32" w14:textId="77777777" w:rsidR="003E75AF" w:rsidRDefault="003E75AF" w:rsidP="003E75AF">
      <w:pPr>
        <w:pStyle w:val="Alg4"/>
        <w:numPr>
          <w:ilvl w:val="1"/>
          <w:numId w:val="928"/>
        </w:numPr>
        <w:contextualSpacing/>
      </w:pPr>
      <w:r>
        <w:t xml:space="preserve">Let </w:t>
      </w:r>
      <w:r>
        <w:rPr>
          <w:i/>
          <w:iCs/>
        </w:rPr>
        <w:t>kNumber</w:t>
      </w:r>
      <w:r>
        <w:t xml:space="preserve"> be ToNumber(</w:t>
      </w:r>
      <w:r w:rsidRPr="00E77497">
        <w:rPr>
          <w:i/>
        </w:rPr>
        <w:t>kValue</w:t>
      </w:r>
      <w:r>
        <w:t>).</w:t>
      </w:r>
    </w:p>
    <w:p w14:paraId="5DE02249" w14:textId="77777777" w:rsidR="003E75AF" w:rsidRPr="00E77497" w:rsidRDefault="003E75AF" w:rsidP="003E75AF">
      <w:pPr>
        <w:pStyle w:val="Alg4"/>
        <w:numPr>
          <w:ilvl w:val="1"/>
          <w:numId w:val="928"/>
        </w:numPr>
        <w:contextualSpacing/>
      </w:pPr>
      <w:r>
        <w:t>ReturnIfAbrupt(</w:t>
      </w:r>
      <w:r>
        <w:rPr>
          <w:i/>
          <w:iCs/>
        </w:rPr>
        <w:t>kNumber</w:t>
      </w:r>
      <w:r>
        <w:t>).</w:t>
      </w:r>
    </w:p>
    <w:p w14:paraId="7A904267" w14:textId="77777777" w:rsidR="003E75AF" w:rsidRPr="00E77497" w:rsidRDefault="003E75AF" w:rsidP="003E75AF">
      <w:pPr>
        <w:pStyle w:val="Alg4"/>
        <w:numPr>
          <w:ilvl w:val="1"/>
          <w:numId w:val="928"/>
        </w:numPr>
        <w:tabs>
          <w:tab w:val="left" w:pos="2520"/>
        </w:tabs>
      </w:pPr>
      <w:r>
        <w:t>Perform SetValueInBuffer(</w:t>
      </w:r>
      <w:r>
        <w:rPr>
          <w:i/>
          <w:iCs/>
        </w:rPr>
        <w:t>targetBuffer</w:t>
      </w:r>
      <w:r>
        <w:t xml:space="preserve">, </w:t>
      </w:r>
      <w:r>
        <w:rPr>
          <w:i/>
          <w:iCs/>
        </w:rPr>
        <w:t>targetByteIndex</w:t>
      </w:r>
      <w:r>
        <w:t>,</w:t>
      </w:r>
      <w:r w:rsidRPr="00AD0AC9">
        <w:rPr>
          <w:i/>
          <w:iCs/>
        </w:rPr>
        <w:t xml:space="preserve"> </w:t>
      </w:r>
      <w:r>
        <w:rPr>
          <w:i/>
          <w:iCs/>
        </w:rPr>
        <w:t>targetType</w:t>
      </w:r>
      <w:r>
        <w:t xml:space="preserve">, </w:t>
      </w:r>
      <w:r>
        <w:rPr>
          <w:i/>
          <w:iCs/>
        </w:rPr>
        <w:t>kNumber</w:t>
      </w:r>
      <w:r>
        <w:t>)</w:t>
      </w:r>
      <w:r w:rsidRPr="00E77497">
        <w:t>.</w:t>
      </w:r>
    </w:p>
    <w:p w14:paraId="0B505B3D" w14:textId="77777777" w:rsidR="003E75AF" w:rsidRPr="00E77497" w:rsidRDefault="003E75AF" w:rsidP="003E75AF">
      <w:pPr>
        <w:pStyle w:val="Alg4"/>
        <w:numPr>
          <w:ilvl w:val="1"/>
          <w:numId w:val="928"/>
        </w:numPr>
      </w:pPr>
      <w:r>
        <w:t>Set</w:t>
      </w:r>
      <w:r w:rsidRPr="00E77497">
        <w:t xml:space="preserve"> </w:t>
      </w:r>
      <w:r w:rsidRPr="00E77497">
        <w:rPr>
          <w:i/>
        </w:rPr>
        <w:t>k</w:t>
      </w:r>
      <w:r w:rsidRPr="00E77497">
        <w:t xml:space="preserve"> </w:t>
      </w:r>
      <w:r>
        <w:t xml:space="preserve">to </w:t>
      </w:r>
      <w:r>
        <w:rPr>
          <w:i/>
          <w:iCs/>
        </w:rPr>
        <w:t>k</w:t>
      </w:r>
      <w:r>
        <w:t xml:space="preserve"> +</w:t>
      </w:r>
      <w:r w:rsidRPr="00E77497">
        <w:t xml:space="preserve"> 1.</w:t>
      </w:r>
    </w:p>
    <w:p w14:paraId="24C8E357" w14:textId="77777777" w:rsidR="003E75AF" w:rsidRPr="00E77497" w:rsidRDefault="003E75AF" w:rsidP="003E75AF">
      <w:pPr>
        <w:pStyle w:val="Alg4"/>
        <w:numPr>
          <w:ilvl w:val="1"/>
          <w:numId w:val="928"/>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14:paraId="49C65294" w14:textId="77777777" w:rsidR="003E75AF" w:rsidRDefault="003E75AF" w:rsidP="003E75AF">
      <w:pPr>
        <w:pStyle w:val="Alg4"/>
        <w:numPr>
          <w:ilvl w:val="0"/>
          <w:numId w:val="928"/>
        </w:numPr>
        <w:spacing w:after="240"/>
      </w:pPr>
      <w:r>
        <w:t xml:space="preserve">Return </w:t>
      </w:r>
      <w:r>
        <w:rPr>
          <w:b/>
          <w:bCs/>
        </w:rPr>
        <w:t>undefined</w:t>
      </w:r>
      <w:r>
        <w:t>.</w:t>
      </w:r>
    </w:p>
    <w:p w14:paraId="585AC6AA" w14:textId="77777777" w:rsidR="003E75AF" w:rsidRPr="00AC44FD" w:rsidRDefault="003E75AF" w:rsidP="003E75AF">
      <w:pPr>
        <w:pStyle w:val="40"/>
      </w:pPr>
      <w:bookmarkStart w:id="13401" w:name="_Ref366084266"/>
      <w:r w:rsidRPr="009B0388">
        <w:t>%</w:t>
      </w:r>
      <w:r w:rsidRPr="00AC44FD">
        <w:t>TypedArray%</w:t>
      </w:r>
      <w:r w:rsidRPr="009B0388">
        <w:t>.</w:t>
      </w:r>
      <w:r w:rsidRPr="00AC44FD">
        <w:t>prototype.set(typedArray, offset = 0 )</w:t>
      </w:r>
      <w:bookmarkEnd w:id="13401"/>
    </w:p>
    <w:p w14:paraId="2D844BDD" w14:textId="77777777" w:rsidR="003E75AF" w:rsidRDefault="003E75AF" w:rsidP="003E75AF">
      <w:r>
        <w:t xml:space="preserve">Set multiple values in this </w:t>
      </w:r>
      <w:r w:rsidRPr="009B01AD">
        <w:rPr>
          <w:i/>
        </w:rPr>
        <w:t>TypedArray</w:t>
      </w:r>
      <w:r>
        <w:t xml:space="preserve">, reading the values from the </w:t>
      </w:r>
      <w:r w:rsidRPr="007B40AF">
        <w:rPr>
          <w:rFonts w:ascii="Times New Roman" w:hAnsi="Times New Roman"/>
          <w:i/>
        </w:rPr>
        <w:t>typedArray</w:t>
      </w:r>
      <w:r>
        <w:t xml:space="preserve"> argument object.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14:paraId="475F2A89" w14:textId="77777777" w:rsidR="003E75AF" w:rsidRDefault="003E75AF" w:rsidP="003E75AF">
      <w:pPr>
        <w:pStyle w:val="Alg4"/>
        <w:numPr>
          <w:ilvl w:val="0"/>
          <w:numId w:val="1311"/>
        </w:numPr>
      </w:pPr>
      <w:r>
        <w:t xml:space="preserve">Assert: </w:t>
      </w:r>
      <w:r>
        <w:rPr>
          <w:i/>
          <w:iCs/>
        </w:rPr>
        <w:t>typedArray</w:t>
      </w:r>
      <w:r>
        <w:t xml:space="preserve"> has a [[</w:t>
      </w:r>
      <w:ins w:id="13402" w:author="Rev 19 Allen Wirfs-Brock" w:date="2013-09-26T13:16:00Z">
        <w:r w:rsidR="00EB5111">
          <w:t>TypedArrayName</w:t>
        </w:r>
      </w:ins>
      <w:del w:id="13403" w:author="Rev 19 Allen Wirfs-Brock" w:date="2013-09-26T13:16:00Z">
        <w:r w:rsidDel="00EB5111">
          <w:delText>ViewedArrayBuffer</w:delText>
        </w:r>
      </w:del>
      <w:r>
        <w:t>]] internal</w:t>
      </w:r>
      <w:r w:rsidRPr="00314265">
        <w:t xml:space="preserve"> </w:t>
      </w:r>
      <w:r>
        <w:t xml:space="preserve">data property.  If it does not, the definition in </w:t>
      </w:r>
      <w:r w:rsidR="00386020">
        <w:fldChar w:fldCharType="begin"/>
      </w:r>
      <w:r w:rsidR="00386020">
        <w:instrText xml:space="preserve"> REF _Ref366084290 \r \h </w:instrText>
      </w:r>
      <w:r w:rsidR="00386020">
        <w:fldChar w:fldCharType="separate"/>
      </w:r>
      <w:ins w:id="13404" w:author="Rev 19 Allen Wirfs-Brock" w:date="2013-09-27T13:22:00Z">
        <w:r w:rsidR="00D433E8">
          <w:t>0</w:t>
        </w:r>
      </w:ins>
      <w:del w:id="13405" w:author="Rev 19 Allen Wirfs-Brock" w:date="2013-09-27T12:48:00Z">
        <w:r w:rsidR="009E7E9E" w:rsidDel="00F82E34">
          <w:delText>22.2.3.22</w:delText>
        </w:r>
      </w:del>
      <w:r w:rsidR="00386020">
        <w:fldChar w:fldCharType="end"/>
      </w:r>
      <w:r>
        <w:t xml:space="preserve"> applies.</w:t>
      </w:r>
    </w:p>
    <w:p w14:paraId="28EFAE06" w14:textId="77777777" w:rsidR="003E75AF" w:rsidRPr="00E77497" w:rsidRDefault="003E75AF" w:rsidP="003E75AF">
      <w:pPr>
        <w:pStyle w:val="Alg4"/>
        <w:numPr>
          <w:ilvl w:val="0"/>
          <w:numId w:val="1311"/>
        </w:numPr>
      </w:pPr>
      <w:r w:rsidRPr="00E77497">
        <w:t xml:space="preserve">Let </w:t>
      </w:r>
      <w:r>
        <w:rPr>
          <w:i/>
        </w:rPr>
        <w:t>target</w:t>
      </w:r>
      <w:r w:rsidRPr="00E77497">
        <w:t xml:space="preserve"> be the</w:t>
      </w:r>
      <w:r>
        <w:t xml:space="preserve"> </w:t>
      </w:r>
      <w:del w:id="13406" w:author="Rev 19 Allen Wirfs-Brock" w:date="2013-09-26T13:17:00Z">
        <w:r w:rsidDel="00EB5111">
          <w:delText xml:space="preserve">result of  calling ToObject with the </w:delText>
        </w:r>
      </w:del>
      <w:r w:rsidRPr="00E77497">
        <w:rPr>
          <w:b/>
        </w:rPr>
        <w:t>this</w:t>
      </w:r>
      <w:r w:rsidRPr="00E77497">
        <w:t xml:space="preserve"> value</w:t>
      </w:r>
      <w:del w:id="13407" w:author="Rev 19 Allen Wirfs-Brock" w:date="2013-09-26T13:17:00Z">
        <w:r w:rsidRPr="007B0456" w:rsidDel="00EB5111">
          <w:delText xml:space="preserve"> </w:delText>
        </w:r>
        <w:r w:rsidDel="00EB5111">
          <w:delText>as its argument</w:delText>
        </w:r>
      </w:del>
      <w:r w:rsidRPr="00E77497">
        <w:t>.</w:t>
      </w:r>
    </w:p>
    <w:p w14:paraId="0DF3F75F" w14:textId="77777777" w:rsidR="00CB251B" w:rsidRDefault="00CB251B" w:rsidP="00CB251B">
      <w:pPr>
        <w:pStyle w:val="Alg4"/>
        <w:numPr>
          <w:ilvl w:val="0"/>
          <w:numId w:val="1311"/>
        </w:numPr>
        <w:rPr>
          <w:ins w:id="13408" w:author="Rev 19 Allen Wirfs-Brock" w:date="2013-09-27T11:40:00Z"/>
        </w:rPr>
      </w:pPr>
      <w:ins w:id="13409" w:author="Rev 19 Allen Wirfs-Brock" w:date="2013-09-27T11:40:00Z">
        <w:r>
          <w:t>If Type(</w:t>
        </w:r>
        <w:r>
          <w:rPr>
            <w:i/>
          </w:rPr>
          <w:t>target</w:t>
        </w:r>
        <w:r>
          <w:t xml:space="preserve">) is not Object, throw a </w:t>
        </w:r>
        <w:r w:rsidRPr="00CB251B">
          <w:rPr>
            <w:b/>
          </w:rPr>
          <w:t>TypeError</w:t>
        </w:r>
        <w:r>
          <w:t xml:space="preserve"> exception.</w:t>
        </w:r>
      </w:ins>
    </w:p>
    <w:p w14:paraId="6365AD29" w14:textId="77777777" w:rsidR="003E75AF" w:rsidRPr="00E77497" w:rsidDel="00EB5111" w:rsidRDefault="003E75AF" w:rsidP="003E75AF">
      <w:pPr>
        <w:pStyle w:val="Alg4"/>
        <w:numPr>
          <w:ilvl w:val="0"/>
          <w:numId w:val="1311"/>
        </w:numPr>
        <w:rPr>
          <w:del w:id="13410" w:author="Rev 19 Allen Wirfs-Brock" w:date="2013-09-26T13:17:00Z"/>
        </w:rPr>
      </w:pPr>
      <w:del w:id="13411" w:author="Rev 19 Allen Wirfs-Brock" w:date="2013-09-26T13:17:00Z">
        <w:r w:rsidDel="00EB5111">
          <w:delText>ReturnIfAbrupt(</w:delText>
        </w:r>
        <w:r w:rsidDel="00EB5111">
          <w:rPr>
            <w:i/>
          </w:rPr>
          <w:delText>target</w:delText>
        </w:r>
        <w:r w:rsidDel="00EB5111">
          <w:delText>).</w:delText>
        </w:r>
      </w:del>
    </w:p>
    <w:p w14:paraId="4EB0D9D5" w14:textId="77777777" w:rsidR="00EB5111" w:rsidRPr="00E77497" w:rsidRDefault="00EB5111" w:rsidP="00EB5111">
      <w:pPr>
        <w:pStyle w:val="Alg4"/>
        <w:numPr>
          <w:ilvl w:val="0"/>
          <w:numId w:val="1311"/>
        </w:numPr>
        <w:rPr>
          <w:ins w:id="13412" w:author="Rev 19 Allen Wirfs-Brock" w:date="2013-09-26T13:17:00Z"/>
        </w:rPr>
      </w:pPr>
      <w:ins w:id="13413" w:author="Rev 19 Allen Wirfs-Brock" w:date="2013-09-26T13:17:00Z">
        <w:r>
          <w:t xml:space="preserve">If </w:t>
        </w:r>
        <w:r>
          <w:rPr>
            <w:i/>
          </w:rPr>
          <w:t>target</w:t>
        </w:r>
        <w:r>
          <w:t xml:space="preserve"> does not have a [[TypedArrayName]] internal data property, then throw a </w:t>
        </w:r>
        <w:r w:rsidRPr="00F5744B">
          <w:rPr>
            <w:b/>
            <w:bCs/>
          </w:rPr>
          <w:t>TypeError</w:t>
        </w:r>
        <w:r>
          <w:t xml:space="preserve"> exception.</w:t>
        </w:r>
      </w:ins>
    </w:p>
    <w:p w14:paraId="71A19558" w14:textId="77777777" w:rsidR="00EB5111" w:rsidRDefault="00EB5111" w:rsidP="00EB5111">
      <w:pPr>
        <w:pStyle w:val="Alg4"/>
        <w:numPr>
          <w:ilvl w:val="0"/>
          <w:numId w:val="1311"/>
        </w:numPr>
        <w:rPr>
          <w:ins w:id="13414" w:author="Rev 19 Allen Wirfs-Brock" w:date="2013-09-26T13:17:00Z"/>
        </w:rPr>
      </w:pPr>
      <w:ins w:id="13415" w:author="Rev 19 Allen Wirfs-Brock" w:date="2013-09-26T13:17:00Z">
        <w:r>
          <w:t xml:space="preserve">Assert: </w:t>
        </w:r>
        <w:r>
          <w:rPr>
            <w:i/>
          </w:rPr>
          <w:t>target</w:t>
        </w:r>
        <w:r>
          <w:t xml:space="preserve"> has [[ViewedArrayBuffer]] internal</w:t>
        </w:r>
        <w:r w:rsidRPr="00314265">
          <w:t xml:space="preserve"> </w:t>
        </w:r>
        <w:r>
          <w:t>data property.</w:t>
        </w:r>
      </w:ins>
    </w:p>
    <w:p w14:paraId="5EEB506C" w14:textId="77777777" w:rsidR="003E75AF" w:rsidRDefault="003E75AF" w:rsidP="003E75AF">
      <w:pPr>
        <w:pStyle w:val="Alg4"/>
        <w:numPr>
          <w:ilvl w:val="0"/>
          <w:numId w:val="1311"/>
        </w:numPr>
      </w:pPr>
      <w:r>
        <w:t xml:space="preserve">If </w:t>
      </w:r>
      <w:r>
        <w:rPr>
          <w:i/>
        </w:rPr>
        <w:t>target</w:t>
      </w:r>
      <w:r>
        <w:t xml:space="preserve"> does not have a [[ViewedArrayBuffer]] internal</w:t>
      </w:r>
      <w:r w:rsidRPr="00314265">
        <w:t xml:space="preserve"> </w:t>
      </w:r>
      <w:r>
        <w:t xml:space="preserve">data property throw a </w:t>
      </w:r>
      <w:r w:rsidRPr="00B5244C">
        <w:rPr>
          <w:b/>
        </w:rPr>
        <w:t>TypeError</w:t>
      </w:r>
      <w:r>
        <w:t xml:space="preserve"> exception.</w:t>
      </w:r>
    </w:p>
    <w:p w14:paraId="04791807" w14:textId="77777777" w:rsidR="003E75AF" w:rsidRPr="00E77497" w:rsidRDefault="003E75AF" w:rsidP="003E75AF">
      <w:pPr>
        <w:pStyle w:val="Alg4"/>
        <w:numPr>
          <w:ilvl w:val="0"/>
          <w:numId w:val="1311"/>
        </w:numPr>
      </w:pPr>
      <w:r>
        <w:t xml:space="preserve">Let </w:t>
      </w:r>
      <w:r>
        <w:rPr>
          <w:i/>
          <w:iCs/>
        </w:rPr>
        <w:t>targetBuffer</w:t>
      </w:r>
      <w:r>
        <w:t xml:space="preserve"> be the value of </w:t>
      </w:r>
      <w:r>
        <w:rPr>
          <w:i/>
        </w:rPr>
        <w:t>target</w:t>
      </w:r>
      <w:r>
        <w:t>’s [[ViewedArrayBuffer]] internal</w:t>
      </w:r>
      <w:r w:rsidRPr="00314265">
        <w:t xml:space="preserve"> </w:t>
      </w:r>
      <w:r>
        <w:t>data property.</w:t>
      </w:r>
    </w:p>
    <w:p w14:paraId="349B8163" w14:textId="77777777" w:rsidR="003E75AF" w:rsidRDefault="003E75AF" w:rsidP="003E75AF">
      <w:pPr>
        <w:pStyle w:val="Alg4"/>
        <w:numPr>
          <w:ilvl w:val="0"/>
          <w:numId w:val="1311"/>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14:paraId="4CBF7952" w14:textId="77777777" w:rsidR="00EB5111" w:rsidRPr="00E77497" w:rsidRDefault="00EB5111" w:rsidP="00EB5111">
      <w:pPr>
        <w:pStyle w:val="Alg4"/>
        <w:numPr>
          <w:ilvl w:val="0"/>
          <w:numId w:val="1311"/>
        </w:numPr>
      </w:pPr>
      <w:ins w:id="13416" w:author="Rev 19 Allen Wirfs-Brock" w:date="2013-09-26T13:19:00Z">
        <w:r>
          <w:t xml:space="preserve">Let </w:t>
        </w:r>
        <w:r>
          <w:rPr>
            <w:i/>
            <w:iCs/>
          </w:rPr>
          <w:t>srcBuffer</w:t>
        </w:r>
        <w:r>
          <w:t xml:space="preserve"> be the value of </w:t>
        </w:r>
        <w:r>
          <w:rPr>
            <w:i/>
            <w:iCs/>
          </w:rPr>
          <w:t>typedArray</w:t>
        </w:r>
        <w:r>
          <w:t>’s [[ViewedArrayBuffer]] internal</w:t>
        </w:r>
        <w:r w:rsidRPr="00314265">
          <w:t xml:space="preserve"> </w:t>
        </w:r>
        <w:r>
          <w:t>data property.</w:t>
        </w:r>
      </w:ins>
    </w:p>
    <w:p w14:paraId="689E2E21" w14:textId="77777777" w:rsidR="00EB5111" w:rsidRDefault="00EB5111" w:rsidP="00EB5111">
      <w:pPr>
        <w:pStyle w:val="Alg4"/>
        <w:numPr>
          <w:ilvl w:val="0"/>
          <w:numId w:val="1311"/>
        </w:numPr>
      </w:pPr>
      <w:ins w:id="13417" w:author="Rev 19 Allen Wirfs-Brock" w:date="2013-09-26T13:19:00Z">
        <w:r>
          <w:t xml:space="preserve">If </w:t>
        </w:r>
        <w:r>
          <w:rPr>
            <w:i/>
            <w:iCs/>
          </w:rPr>
          <w:t>srcBuffer</w:t>
        </w:r>
        <w:r>
          <w:t xml:space="preserve"> is </w:t>
        </w:r>
        <w:r>
          <w:rPr>
            <w:b/>
            <w:bCs/>
          </w:rPr>
          <w:t>undefined</w:t>
        </w:r>
        <w:r>
          <w:t xml:space="preserve">, then throw a </w:t>
        </w:r>
        <w:r>
          <w:rPr>
            <w:b/>
            <w:bCs/>
          </w:rPr>
          <w:t>TypeError</w:t>
        </w:r>
        <w:r>
          <w:t xml:space="preserve"> exception.</w:t>
        </w:r>
      </w:ins>
    </w:p>
    <w:p w14:paraId="175CA50C" w14:textId="77777777" w:rsidR="003E75AF" w:rsidRDefault="003E75AF" w:rsidP="003E75AF">
      <w:pPr>
        <w:pStyle w:val="Alg4"/>
        <w:numPr>
          <w:ilvl w:val="0"/>
          <w:numId w:val="1311"/>
        </w:numPr>
      </w:pPr>
      <w:r>
        <w:t xml:space="preserve">Let </w:t>
      </w:r>
      <w:r>
        <w:rPr>
          <w:i/>
          <w:iCs/>
        </w:rPr>
        <w:t>targetLength</w:t>
      </w:r>
      <w:r>
        <w:t xml:space="preserve"> be the value of </w:t>
      </w:r>
      <w:r>
        <w:rPr>
          <w:i/>
        </w:rPr>
        <w:t>target</w:t>
      </w:r>
      <w:r>
        <w:t>’s [[ArrayLength]] internal</w:t>
      </w:r>
      <w:r w:rsidRPr="00314265">
        <w:t xml:space="preserve"> </w:t>
      </w:r>
      <w:r>
        <w:t>data property.</w:t>
      </w:r>
    </w:p>
    <w:p w14:paraId="583476E7" w14:textId="77777777" w:rsidR="003E75AF" w:rsidRDefault="003E75AF" w:rsidP="003E75AF">
      <w:pPr>
        <w:pStyle w:val="Alg3"/>
        <w:numPr>
          <w:ilvl w:val="0"/>
          <w:numId w:val="1311"/>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14:paraId="6FC268F0" w14:textId="77777777" w:rsidR="003E75AF" w:rsidRDefault="003E75AF" w:rsidP="003E75AF">
      <w:pPr>
        <w:pStyle w:val="Alg4"/>
        <w:numPr>
          <w:ilvl w:val="0"/>
          <w:numId w:val="1311"/>
        </w:numPr>
      </w:pPr>
      <w:r>
        <w:t>ReturnIfAbrupt(</w:t>
      </w:r>
      <w:r w:rsidRPr="00197BED">
        <w:rPr>
          <w:i/>
          <w:iCs/>
        </w:rPr>
        <w:t>target</w:t>
      </w:r>
      <w:r>
        <w:rPr>
          <w:i/>
          <w:iCs/>
        </w:rPr>
        <w:t>Offset</w:t>
      </w:r>
      <w:r>
        <w:t>).</w:t>
      </w:r>
    </w:p>
    <w:p w14:paraId="1040A40B" w14:textId="77777777" w:rsidR="003E75AF" w:rsidRDefault="003E75AF" w:rsidP="003E75AF">
      <w:pPr>
        <w:pStyle w:val="Alg4"/>
        <w:numPr>
          <w:ilvl w:val="0"/>
          <w:numId w:val="1311"/>
        </w:numPr>
      </w:pPr>
      <w:r>
        <w:t xml:space="preserve">If </w:t>
      </w:r>
      <w:r w:rsidRPr="00CD495C">
        <w:rPr>
          <w:i/>
          <w:iCs/>
        </w:rPr>
        <w:t>target</w:t>
      </w:r>
      <w:r>
        <w:rPr>
          <w:i/>
          <w:iCs/>
        </w:rPr>
        <w:t>Offset</w:t>
      </w:r>
      <w:r>
        <w:t xml:space="preserve"> &lt; 0, then throw a </w:t>
      </w:r>
      <w:r w:rsidRPr="004B4AF5">
        <w:rPr>
          <w:b/>
          <w:bCs/>
        </w:rPr>
        <w:t>RangeError</w:t>
      </w:r>
      <w:r>
        <w:t xml:space="preserve"> exception.</w:t>
      </w:r>
    </w:p>
    <w:p w14:paraId="1AE2005B" w14:textId="77777777" w:rsidR="003E75AF" w:rsidRDefault="003E75AF" w:rsidP="003E75AF">
      <w:pPr>
        <w:pStyle w:val="Alg4"/>
        <w:numPr>
          <w:ilvl w:val="0"/>
          <w:numId w:val="1311"/>
        </w:numPr>
      </w:pPr>
      <w:r>
        <w:t xml:space="preserve">Let </w:t>
      </w:r>
      <w:r>
        <w:rPr>
          <w:i/>
          <w:iCs/>
        </w:rPr>
        <w:t>targetName</w:t>
      </w:r>
      <w:r>
        <w:t xml:space="preserve"> be the string value </w:t>
      </w:r>
      <w:r>
        <w:rPr>
          <w:i/>
        </w:rPr>
        <w:t>target</w:t>
      </w:r>
      <w:r>
        <w:t>’s [[TypedArrayName]] internal</w:t>
      </w:r>
      <w:r w:rsidRPr="00314265">
        <w:t xml:space="preserve"> </w:t>
      </w:r>
      <w:r>
        <w:t>data property.</w:t>
      </w:r>
    </w:p>
    <w:p w14:paraId="6B346C09" w14:textId="77777777" w:rsidR="003E75AF" w:rsidRDefault="003E75AF" w:rsidP="003E75AF">
      <w:pPr>
        <w:pStyle w:val="Alg4"/>
        <w:numPr>
          <w:ilvl w:val="0"/>
          <w:numId w:val="1311"/>
        </w:numPr>
      </w:pPr>
      <w:r>
        <w:t xml:space="preserve">Let </w:t>
      </w:r>
      <w:r>
        <w:rPr>
          <w:i/>
          <w:iCs/>
        </w:rPr>
        <w:t>targetType</w:t>
      </w:r>
      <w:r>
        <w:t xml:space="preserve"> be the string value of the Element Type value in</w:t>
      </w:r>
      <w:r w:rsidR="004B439B">
        <w:t xml:space="preserve"> </w:t>
      </w:r>
      <w:r w:rsidR="004B439B">
        <w:fldChar w:fldCharType="begin"/>
      </w:r>
      <w:r w:rsidR="004B439B">
        <w:instrText xml:space="preserve"> REF _Ref366065074 \h </w:instrText>
      </w:r>
      <w:r w:rsidR="004B439B">
        <w:fldChar w:fldCharType="separate"/>
      </w:r>
      <w:r w:rsidR="00D433E8">
        <w:t xml:space="preserve">Table </w:t>
      </w:r>
      <w:r w:rsidR="00D433E8">
        <w:rPr>
          <w:noProof/>
        </w:rPr>
        <w:t>36</w:t>
      </w:r>
      <w:r w:rsidR="004B439B">
        <w:fldChar w:fldCharType="end"/>
      </w:r>
      <w:r w:rsidR="004B439B">
        <w:t xml:space="preserve"> </w:t>
      </w:r>
      <w:r>
        <w:t xml:space="preserve">for </w:t>
      </w:r>
      <w:r>
        <w:rPr>
          <w:i/>
          <w:iCs/>
        </w:rPr>
        <w:t>targetName</w:t>
      </w:r>
      <w:r>
        <w:t>.</w:t>
      </w:r>
    </w:p>
    <w:p w14:paraId="55219253" w14:textId="77777777" w:rsidR="003E75AF" w:rsidRDefault="003E75AF" w:rsidP="003E75AF">
      <w:pPr>
        <w:pStyle w:val="Alg4"/>
        <w:numPr>
          <w:ilvl w:val="0"/>
          <w:numId w:val="1311"/>
        </w:numPr>
      </w:pPr>
      <w:r>
        <w:t xml:space="preserve">Let </w:t>
      </w:r>
      <w:r>
        <w:rPr>
          <w:i/>
          <w:iCs/>
        </w:rPr>
        <w:t>targetElementSize</w:t>
      </w:r>
      <w:r>
        <w:t xml:space="preserve"> be the</w:t>
      </w:r>
      <w:r w:rsidRPr="00540D45">
        <w:t xml:space="preserve"> Number value of the Element Size value specified in </w:t>
      </w:r>
      <w:r w:rsidR="004B439B">
        <w:fldChar w:fldCharType="begin"/>
      </w:r>
      <w:r w:rsidR="004B439B">
        <w:instrText xml:space="preserve"> REF _Ref366065074 \h </w:instrText>
      </w:r>
      <w:r w:rsidR="004B439B">
        <w:fldChar w:fldCharType="separate"/>
      </w:r>
      <w:r w:rsidR="00D433E8">
        <w:t xml:space="preserve">Table </w:t>
      </w:r>
      <w:r w:rsidR="00D433E8">
        <w:rPr>
          <w:noProof/>
        </w:rPr>
        <w:t>36</w:t>
      </w:r>
      <w:r w:rsidR="004B439B">
        <w:fldChar w:fldCharType="end"/>
      </w:r>
      <w:r w:rsidRPr="00540D45">
        <w:t xml:space="preserve"> for </w:t>
      </w:r>
      <w:r>
        <w:rPr>
          <w:i/>
          <w:iCs/>
        </w:rPr>
        <w:t>targetName</w:t>
      </w:r>
      <w:r w:rsidRPr="00540D45">
        <w:t>.</w:t>
      </w:r>
    </w:p>
    <w:p w14:paraId="03F75A24" w14:textId="77777777" w:rsidR="003E75AF" w:rsidRDefault="003E75AF" w:rsidP="003E75AF">
      <w:pPr>
        <w:pStyle w:val="Alg4"/>
        <w:numPr>
          <w:ilvl w:val="0"/>
          <w:numId w:val="1311"/>
        </w:numPr>
      </w:pPr>
      <w:r>
        <w:t xml:space="preserve">Let </w:t>
      </w:r>
      <w:r>
        <w:rPr>
          <w:i/>
          <w:iCs/>
        </w:rPr>
        <w:t>targetByteOffset</w:t>
      </w:r>
      <w:r>
        <w:t xml:space="preserve"> be the value of </w:t>
      </w:r>
      <w:r>
        <w:rPr>
          <w:i/>
        </w:rPr>
        <w:t>target</w:t>
      </w:r>
      <w:r>
        <w:t>’s [[ByteOffset]] internal</w:t>
      </w:r>
      <w:r w:rsidRPr="00314265">
        <w:t xml:space="preserve"> </w:t>
      </w:r>
      <w:r>
        <w:t>data property.</w:t>
      </w:r>
    </w:p>
    <w:p w14:paraId="4349BE57" w14:textId="77777777" w:rsidR="003E75AF" w:rsidRPr="00E77497" w:rsidDel="00EB5111" w:rsidRDefault="003E75AF" w:rsidP="003E75AF">
      <w:pPr>
        <w:pStyle w:val="Alg4"/>
        <w:numPr>
          <w:ilvl w:val="0"/>
          <w:numId w:val="1311"/>
        </w:numPr>
      </w:pPr>
      <w:del w:id="13418" w:author="Rev 19 Allen Wirfs-Brock" w:date="2013-09-26T13:19:00Z">
        <w:r w:rsidDel="00EB5111">
          <w:delText xml:space="preserve">Let </w:delText>
        </w:r>
        <w:r w:rsidDel="00EB5111">
          <w:rPr>
            <w:i/>
            <w:iCs/>
          </w:rPr>
          <w:delText>srcBuffer</w:delText>
        </w:r>
        <w:r w:rsidDel="00EB5111">
          <w:delText xml:space="preserve"> be the value of </w:delText>
        </w:r>
        <w:r w:rsidDel="00EB5111">
          <w:rPr>
            <w:i/>
            <w:iCs/>
          </w:rPr>
          <w:delText>typedArray</w:delText>
        </w:r>
        <w:r w:rsidDel="00EB5111">
          <w:delText>’s [[ViewedArrayBuffer]] internal</w:delText>
        </w:r>
        <w:r w:rsidRPr="00314265" w:rsidDel="00EB5111">
          <w:delText xml:space="preserve"> </w:delText>
        </w:r>
        <w:r w:rsidDel="00EB5111">
          <w:delText>data property.</w:delText>
        </w:r>
      </w:del>
    </w:p>
    <w:p w14:paraId="7F17F056" w14:textId="77777777" w:rsidR="003E75AF" w:rsidDel="00EB5111" w:rsidRDefault="003E75AF" w:rsidP="003E75AF">
      <w:pPr>
        <w:pStyle w:val="Alg4"/>
        <w:numPr>
          <w:ilvl w:val="0"/>
          <w:numId w:val="1311"/>
        </w:numPr>
      </w:pPr>
      <w:del w:id="13419" w:author="Rev 19 Allen Wirfs-Brock" w:date="2013-09-26T13:19:00Z">
        <w:r w:rsidDel="00EB5111">
          <w:delText xml:space="preserve">If </w:delText>
        </w:r>
        <w:r w:rsidDel="00EB5111">
          <w:rPr>
            <w:i/>
            <w:iCs/>
          </w:rPr>
          <w:delText>srcBuffer</w:delText>
        </w:r>
        <w:r w:rsidDel="00EB5111">
          <w:delText xml:space="preserve"> is </w:delText>
        </w:r>
        <w:r w:rsidDel="00EB5111">
          <w:rPr>
            <w:b/>
            <w:bCs/>
          </w:rPr>
          <w:delText>undefined</w:delText>
        </w:r>
        <w:r w:rsidDel="00EB5111">
          <w:delText xml:space="preserve">, then throw a </w:delText>
        </w:r>
        <w:r w:rsidDel="00EB5111">
          <w:rPr>
            <w:b/>
            <w:bCs/>
          </w:rPr>
          <w:delText>TypeError</w:delText>
        </w:r>
        <w:r w:rsidDel="00EB5111">
          <w:delText xml:space="preserve"> exception.</w:delText>
        </w:r>
      </w:del>
    </w:p>
    <w:p w14:paraId="546C0030" w14:textId="77777777" w:rsidR="003E75AF" w:rsidRDefault="003E75AF" w:rsidP="003E75AF">
      <w:pPr>
        <w:pStyle w:val="Alg4"/>
        <w:numPr>
          <w:ilvl w:val="0"/>
          <w:numId w:val="1311"/>
        </w:numPr>
      </w:pPr>
      <w:r>
        <w:t xml:space="preserve">Let </w:t>
      </w:r>
      <w:r>
        <w:rPr>
          <w:i/>
          <w:iCs/>
        </w:rPr>
        <w:t>srcName</w:t>
      </w:r>
      <w:r>
        <w:t xml:space="preserve"> be the string value </w:t>
      </w:r>
      <w:r>
        <w:rPr>
          <w:i/>
          <w:iCs/>
        </w:rPr>
        <w:t>typedArray</w:t>
      </w:r>
      <w:r>
        <w:t>’s [[TypedArrayName]] internal</w:t>
      </w:r>
      <w:r w:rsidRPr="00314265">
        <w:t xml:space="preserve"> </w:t>
      </w:r>
      <w:r>
        <w:t>data property.</w:t>
      </w:r>
    </w:p>
    <w:p w14:paraId="4E500F79" w14:textId="77777777" w:rsidR="003E75AF" w:rsidRDefault="003E75AF" w:rsidP="003E75AF">
      <w:pPr>
        <w:pStyle w:val="Alg4"/>
        <w:numPr>
          <w:ilvl w:val="0"/>
          <w:numId w:val="1311"/>
        </w:numPr>
      </w:pPr>
      <w:r>
        <w:t xml:space="preserve">Let </w:t>
      </w:r>
      <w:r>
        <w:rPr>
          <w:i/>
          <w:iCs/>
        </w:rPr>
        <w:t>srcType</w:t>
      </w:r>
      <w:r>
        <w:t xml:space="preserve"> be the string value of the Element Type value in</w:t>
      </w:r>
      <w:r w:rsidR="004B439B">
        <w:t xml:space="preserve"> </w:t>
      </w:r>
      <w:r w:rsidR="004B439B">
        <w:fldChar w:fldCharType="begin"/>
      </w:r>
      <w:r w:rsidR="004B439B">
        <w:instrText xml:space="preserve"> REF _Ref366065074 \h </w:instrText>
      </w:r>
      <w:r w:rsidR="004B439B">
        <w:fldChar w:fldCharType="separate"/>
      </w:r>
      <w:r w:rsidR="00D433E8">
        <w:t xml:space="preserve">Table </w:t>
      </w:r>
      <w:r w:rsidR="00D433E8">
        <w:rPr>
          <w:noProof/>
        </w:rPr>
        <w:t>36</w:t>
      </w:r>
      <w:r w:rsidR="004B439B">
        <w:fldChar w:fldCharType="end"/>
      </w:r>
      <w:r w:rsidR="004B439B">
        <w:t xml:space="preserve"> </w:t>
      </w:r>
      <w:r>
        <w:t xml:space="preserve">for </w:t>
      </w:r>
      <w:r>
        <w:rPr>
          <w:i/>
          <w:iCs/>
        </w:rPr>
        <w:t>srcName</w:t>
      </w:r>
      <w:r>
        <w:t xml:space="preserve"> .</w:t>
      </w:r>
    </w:p>
    <w:p w14:paraId="706E6D38" w14:textId="77777777" w:rsidR="003E75AF" w:rsidRDefault="003E75AF" w:rsidP="003E75AF">
      <w:pPr>
        <w:pStyle w:val="Alg4"/>
        <w:numPr>
          <w:ilvl w:val="0"/>
          <w:numId w:val="1311"/>
        </w:numPr>
      </w:pPr>
      <w:r>
        <w:t xml:space="preserve">Let </w:t>
      </w:r>
      <w:r>
        <w:rPr>
          <w:i/>
          <w:iCs/>
        </w:rPr>
        <w:t>srcElementSize</w:t>
      </w:r>
      <w:r>
        <w:t xml:space="preserve"> be the</w:t>
      </w:r>
      <w:r w:rsidRPr="00540D45">
        <w:t xml:space="preserve"> Number value of the Element Size value specified in </w:t>
      </w:r>
      <w:r w:rsidR="004B439B">
        <w:fldChar w:fldCharType="begin"/>
      </w:r>
      <w:r w:rsidR="004B439B">
        <w:instrText xml:space="preserve"> REF _Ref366065074 \h </w:instrText>
      </w:r>
      <w:r w:rsidR="004B439B">
        <w:fldChar w:fldCharType="separate"/>
      </w:r>
      <w:r w:rsidR="00D433E8">
        <w:t xml:space="preserve">Table </w:t>
      </w:r>
      <w:r w:rsidR="00D433E8">
        <w:rPr>
          <w:noProof/>
        </w:rPr>
        <w:t>36</w:t>
      </w:r>
      <w:r w:rsidR="004B439B">
        <w:fldChar w:fldCharType="end"/>
      </w:r>
      <w:r w:rsidRPr="00540D45">
        <w:t xml:space="preserve"> for </w:t>
      </w:r>
      <w:r>
        <w:rPr>
          <w:i/>
          <w:iCs/>
        </w:rPr>
        <w:t>srcName</w:t>
      </w:r>
      <w:r w:rsidRPr="00540D45">
        <w:t>.</w:t>
      </w:r>
    </w:p>
    <w:p w14:paraId="5760FC7F" w14:textId="77777777" w:rsidR="003E75AF" w:rsidRDefault="003E75AF" w:rsidP="003E75AF">
      <w:pPr>
        <w:pStyle w:val="Alg4"/>
        <w:numPr>
          <w:ilvl w:val="0"/>
          <w:numId w:val="1311"/>
        </w:numPr>
      </w:pPr>
      <w:r>
        <w:t xml:space="preserve">Let </w:t>
      </w:r>
      <w:r>
        <w:rPr>
          <w:i/>
          <w:iCs/>
        </w:rPr>
        <w:t>srcLength</w:t>
      </w:r>
      <w:r>
        <w:t xml:space="preserve"> be the value of </w:t>
      </w:r>
      <w:r>
        <w:rPr>
          <w:i/>
          <w:iCs/>
        </w:rPr>
        <w:t>typedArray</w:t>
      </w:r>
      <w:r>
        <w:t>’s [[ArrayLength]] internal</w:t>
      </w:r>
      <w:r w:rsidRPr="00314265">
        <w:t xml:space="preserve"> </w:t>
      </w:r>
      <w:r>
        <w:t>data property.</w:t>
      </w:r>
    </w:p>
    <w:p w14:paraId="3EC3776B" w14:textId="77777777" w:rsidR="003E75AF" w:rsidRDefault="003E75AF" w:rsidP="003E75AF">
      <w:pPr>
        <w:pStyle w:val="Alg4"/>
        <w:numPr>
          <w:ilvl w:val="0"/>
          <w:numId w:val="1311"/>
        </w:numPr>
      </w:pPr>
      <w:r>
        <w:t xml:space="preserve">Let </w:t>
      </w:r>
      <w:r>
        <w:rPr>
          <w:i/>
          <w:iCs/>
        </w:rPr>
        <w:t>srcByteOffset</w:t>
      </w:r>
      <w:r>
        <w:t xml:space="preserve"> be the value of </w:t>
      </w:r>
      <w:r>
        <w:rPr>
          <w:i/>
          <w:iCs/>
        </w:rPr>
        <w:t>typedArray</w:t>
      </w:r>
      <w:r>
        <w:t>’s [[ByteOffset]] internal</w:t>
      </w:r>
      <w:r w:rsidRPr="00314265">
        <w:t xml:space="preserve"> </w:t>
      </w:r>
      <w:r>
        <w:t>data property.</w:t>
      </w:r>
    </w:p>
    <w:p w14:paraId="6BC91132" w14:textId="77777777" w:rsidR="003E75AF" w:rsidRDefault="003E75AF" w:rsidP="003E75AF">
      <w:pPr>
        <w:pStyle w:val="Alg3"/>
        <w:numPr>
          <w:ilvl w:val="0"/>
          <w:numId w:val="1311"/>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14:paraId="1BA59664" w14:textId="77777777" w:rsidR="003E75AF" w:rsidRDefault="003E75AF" w:rsidP="003E75AF">
      <w:pPr>
        <w:pStyle w:val="Alg4"/>
        <w:numPr>
          <w:ilvl w:val="0"/>
          <w:numId w:val="1311"/>
        </w:numPr>
      </w:pPr>
      <w:r>
        <w:t>If SameValue(</w:t>
      </w:r>
      <w:r>
        <w:rPr>
          <w:i/>
          <w:iCs/>
        </w:rPr>
        <w:t>srcBuffer</w:t>
      </w:r>
      <w:r>
        <w:t xml:space="preserve">, </w:t>
      </w:r>
      <w:r>
        <w:rPr>
          <w:i/>
          <w:iCs/>
        </w:rPr>
        <w:t>targetBuffer</w:t>
      </w:r>
      <w:r>
        <w:t xml:space="preserve">) is </w:t>
      </w:r>
      <w:r>
        <w:rPr>
          <w:b/>
          <w:bCs/>
        </w:rPr>
        <w:t>true</w:t>
      </w:r>
      <w:r>
        <w:t xml:space="preserve">, then </w:t>
      </w:r>
    </w:p>
    <w:p w14:paraId="3A872B1B" w14:textId="77777777" w:rsidR="003E75AF" w:rsidRDefault="003E75AF" w:rsidP="003E75AF">
      <w:pPr>
        <w:pStyle w:val="Alg4"/>
        <w:numPr>
          <w:ilvl w:val="1"/>
          <w:numId w:val="1311"/>
        </w:numPr>
      </w:pPr>
      <w:r>
        <w:t xml:space="preserve">Let </w:t>
      </w:r>
      <w:r>
        <w:rPr>
          <w:i/>
          <w:iCs/>
        </w:rPr>
        <w:t>srcBuffer</w:t>
      </w:r>
      <w:r>
        <w:t xml:space="preserve"> be</w:t>
      </w:r>
      <w:r w:rsidRPr="00E77497">
        <w:t xml:space="preserve"> </w:t>
      </w:r>
      <w:r>
        <w:t xml:space="preserve">the result of calling </w:t>
      </w:r>
      <w:commentRangeStart w:id="13420"/>
      <w:r>
        <w:rPr>
          <w:iCs/>
        </w:rPr>
        <w:t>Clone</w:t>
      </w:r>
      <w:r w:rsidRPr="00075111">
        <w:rPr>
          <w:iCs/>
        </w:rPr>
        <w:t>ArrayBuffer</w:t>
      </w:r>
      <w:commentRangeEnd w:id="13420"/>
      <w:r>
        <w:rPr>
          <w:rStyle w:val="af6"/>
          <w:rFonts w:ascii="Arial" w:eastAsia="MS Mincho" w:hAnsi="Arial"/>
          <w:spacing w:val="0"/>
          <w:lang w:eastAsia="ja-JP"/>
        </w:rPr>
        <w:commentReference w:id="13420"/>
      </w:r>
      <w:r>
        <w:rPr>
          <w:iCs/>
        </w:rPr>
        <w:t>(</w:t>
      </w:r>
      <w:r>
        <w:rPr>
          <w:i/>
        </w:rPr>
        <w:t>srcBuffer</w:t>
      </w:r>
      <w:r>
        <w:rPr>
          <w:iCs/>
        </w:rPr>
        <w:t xml:space="preserve">, </w:t>
      </w:r>
      <w:r>
        <w:rPr>
          <w:i/>
          <w:iCs/>
        </w:rPr>
        <w:t>srcByteOffset</w:t>
      </w:r>
      <w:r>
        <w:rPr>
          <w:iCs/>
        </w:rPr>
        <w:t xml:space="preserve">, </w:t>
      </w:r>
      <w:r>
        <w:rPr>
          <w:i/>
        </w:rPr>
        <w:t>srcType,</w:t>
      </w:r>
      <w:r w:rsidRPr="00326BE7">
        <w:rPr>
          <w:i/>
        </w:rPr>
        <w:t xml:space="preserve"> </w:t>
      </w:r>
      <w:r>
        <w:rPr>
          <w:i/>
        </w:rPr>
        <w:t>srcType</w:t>
      </w:r>
      <w:r>
        <w:rPr>
          <w:iCs/>
        </w:rPr>
        <w:t xml:space="preserve">, </w:t>
      </w:r>
      <w:r>
        <w:rPr>
          <w:i/>
          <w:iCs/>
        </w:rPr>
        <w:t>srcLength</w:t>
      </w:r>
      <w:r>
        <w:rPr>
          <w:iCs/>
        </w:rPr>
        <w:t>)</w:t>
      </w:r>
      <w:r w:rsidRPr="00E77497">
        <w:t>.</w:t>
      </w:r>
    </w:p>
    <w:p w14:paraId="6E8D8E29" w14:textId="77777777" w:rsidR="003E75AF" w:rsidRDefault="003E75AF" w:rsidP="003E75AF">
      <w:pPr>
        <w:pStyle w:val="Alg4"/>
        <w:numPr>
          <w:ilvl w:val="1"/>
          <w:numId w:val="1311"/>
        </w:numPr>
      </w:pPr>
      <w:r>
        <w:t xml:space="preserve">Let </w:t>
      </w:r>
      <w:r w:rsidRPr="00423AE3">
        <w:rPr>
          <w:i/>
        </w:rPr>
        <w:t>src</w:t>
      </w:r>
      <w:r>
        <w:rPr>
          <w:i/>
        </w:rPr>
        <w:t>Byte</w:t>
      </w:r>
      <w:r w:rsidRPr="00423AE3">
        <w:rPr>
          <w:i/>
        </w:rPr>
        <w:t>Index</w:t>
      </w:r>
      <w:r>
        <w:t xml:space="preserve"> be 0.</w:t>
      </w:r>
    </w:p>
    <w:p w14:paraId="4793B58D" w14:textId="77777777" w:rsidR="003E75AF" w:rsidRDefault="003E75AF" w:rsidP="003E75AF">
      <w:pPr>
        <w:pStyle w:val="Alg4"/>
        <w:numPr>
          <w:ilvl w:val="0"/>
          <w:numId w:val="1311"/>
        </w:numPr>
      </w:pPr>
      <w:r>
        <w:t xml:space="preserve">Else, let </w:t>
      </w:r>
      <w:r w:rsidRPr="00423AE3">
        <w:rPr>
          <w:i/>
        </w:rPr>
        <w:t>src</w:t>
      </w:r>
      <w:r>
        <w:rPr>
          <w:i/>
        </w:rPr>
        <w:t>Byte</w:t>
      </w:r>
      <w:r w:rsidRPr="00423AE3">
        <w:rPr>
          <w:i/>
        </w:rPr>
        <w:t>Index</w:t>
      </w:r>
      <w:r>
        <w:t xml:space="preserve"> be </w:t>
      </w:r>
      <w:r>
        <w:rPr>
          <w:i/>
          <w:iCs/>
        </w:rPr>
        <w:t>srcByteOffset</w:t>
      </w:r>
      <w:r>
        <w:t>.</w:t>
      </w:r>
    </w:p>
    <w:p w14:paraId="08A8C967" w14:textId="77777777" w:rsidR="003E75AF" w:rsidRPr="00E77497" w:rsidRDefault="003E75AF" w:rsidP="003E75AF">
      <w:pPr>
        <w:pStyle w:val="Alg4"/>
        <w:numPr>
          <w:ilvl w:val="0"/>
          <w:numId w:val="1311"/>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14:paraId="4E432C77" w14:textId="77777777" w:rsidR="003E75AF" w:rsidRDefault="003E75AF" w:rsidP="003E75AF">
      <w:pPr>
        <w:pStyle w:val="Alg4"/>
        <w:numPr>
          <w:ilvl w:val="0"/>
          <w:numId w:val="1311"/>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14:paraId="020DA5FA" w14:textId="77777777" w:rsidR="003E75AF" w:rsidRPr="00E77497" w:rsidRDefault="003E75AF" w:rsidP="003E75AF">
      <w:pPr>
        <w:pStyle w:val="Alg4"/>
        <w:numPr>
          <w:ilvl w:val="0"/>
          <w:numId w:val="1311"/>
        </w:numPr>
      </w:pPr>
      <w:r w:rsidRPr="00E77497">
        <w:t xml:space="preserve">Repeat, while </w:t>
      </w:r>
      <w:r>
        <w:rPr>
          <w:i/>
        </w:rPr>
        <w:t>targetByteIndex</w:t>
      </w:r>
      <w:r w:rsidRPr="00E77497">
        <w:t xml:space="preserve"> &lt; </w:t>
      </w:r>
      <w:r>
        <w:rPr>
          <w:i/>
          <w:iCs/>
        </w:rPr>
        <w:t>limit</w:t>
      </w:r>
    </w:p>
    <w:p w14:paraId="60A52C01" w14:textId="77777777" w:rsidR="003E75AF" w:rsidRPr="00E77497" w:rsidRDefault="003E75AF" w:rsidP="003E75AF">
      <w:pPr>
        <w:pStyle w:val="Alg4"/>
        <w:numPr>
          <w:ilvl w:val="1"/>
          <w:numId w:val="1311"/>
        </w:numPr>
        <w:tabs>
          <w:tab w:val="left" w:pos="2520"/>
        </w:tabs>
      </w:pPr>
      <w:r w:rsidRPr="00E77497">
        <w:t xml:space="preserve">Let </w:t>
      </w:r>
      <w:r>
        <w:rPr>
          <w:i/>
        </w:rPr>
        <w:t>value</w:t>
      </w:r>
      <w:r w:rsidRPr="00E77497">
        <w:t xml:space="preserve"> </w:t>
      </w:r>
      <w:r>
        <w:t xml:space="preserve">be the result of </w:t>
      </w:r>
      <w:r w:rsidRPr="008A5FB5">
        <w:t>GetValueFromBuffer</w:t>
      </w:r>
      <w:r>
        <w:t xml:space="preserve"> (</w:t>
      </w:r>
      <w:r>
        <w:rPr>
          <w:i/>
          <w:iCs/>
        </w:rPr>
        <w:t>srcBuffer</w:t>
      </w:r>
      <w:r>
        <w:t xml:space="preserve">, </w:t>
      </w:r>
      <w:r w:rsidRPr="002763F2">
        <w:rPr>
          <w:i/>
        </w:rPr>
        <w:t>src</w:t>
      </w:r>
      <w:r>
        <w:rPr>
          <w:i/>
        </w:rPr>
        <w:t>Byte</w:t>
      </w:r>
      <w:r w:rsidRPr="002763F2">
        <w:rPr>
          <w:i/>
        </w:rPr>
        <w:t>Index</w:t>
      </w:r>
      <w:r>
        <w:t xml:space="preserve">, </w:t>
      </w:r>
      <w:r>
        <w:rPr>
          <w:i/>
          <w:iCs/>
        </w:rPr>
        <w:t>src</w:t>
      </w:r>
      <w:r w:rsidRPr="00BA47D7">
        <w:rPr>
          <w:i/>
          <w:iCs/>
        </w:rPr>
        <w:t>Type</w:t>
      </w:r>
      <w:r>
        <w:t>)</w:t>
      </w:r>
      <w:r w:rsidRPr="00E77497">
        <w:t>.</w:t>
      </w:r>
    </w:p>
    <w:p w14:paraId="3B960772" w14:textId="77777777" w:rsidR="003E75AF" w:rsidRPr="00E77497" w:rsidRDefault="003E75AF" w:rsidP="003E75AF">
      <w:pPr>
        <w:pStyle w:val="Alg4"/>
        <w:numPr>
          <w:ilvl w:val="1"/>
          <w:numId w:val="1311"/>
        </w:numPr>
        <w:tabs>
          <w:tab w:val="left" w:pos="2520"/>
        </w:tabs>
      </w:pPr>
      <w:r>
        <w:t xml:space="preserve">Let </w:t>
      </w:r>
      <w:r>
        <w:rPr>
          <w:i/>
        </w:rPr>
        <w:t>status</w:t>
      </w:r>
      <w:r>
        <w:t xml:space="preserve"> be</w:t>
      </w:r>
      <w:r w:rsidRPr="00E77497">
        <w:t xml:space="preserve"> the</w:t>
      </w:r>
      <w:r>
        <w:t xml:space="preserve"> result of SetValueInBuffer (</w:t>
      </w:r>
      <w:r>
        <w:rPr>
          <w:i/>
          <w:iCs/>
        </w:rPr>
        <w:t>targetBuffer</w:t>
      </w:r>
      <w:r>
        <w:t xml:space="preserve">, </w:t>
      </w:r>
      <w:r>
        <w:rPr>
          <w:i/>
        </w:rPr>
        <w:t>targetByteIndex</w:t>
      </w:r>
      <w:r>
        <w:t>,</w:t>
      </w:r>
      <w:r w:rsidRPr="00AD0AC9">
        <w:rPr>
          <w:i/>
          <w:iCs/>
        </w:rPr>
        <w:t xml:space="preserve"> </w:t>
      </w:r>
      <w:r>
        <w:rPr>
          <w:i/>
          <w:iCs/>
        </w:rPr>
        <w:t>targetType</w:t>
      </w:r>
      <w:r>
        <w:t xml:space="preserve">, </w:t>
      </w:r>
      <w:r>
        <w:rPr>
          <w:i/>
        </w:rPr>
        <w:t>value</w:t>
      </w:r>
      <w:r>
        <w:t>)</w:t>
      </w:r>
      <w:r w:rsidRPr="00E77497">
        <w:t>.</w:t>
      </w:r>
    </w:p>
    <w:p w14:paraId="05A86C2C" w14:textId="77777777" w:rsidR="003E75AF" w:rsidRPr="00E77497" w:rsidRDefault="003E75AF" w:rsidP="003E75AF">
      <w:pPr>
        <w:pStyle w:val="Alg4"/>
        <w:numPr>
          <w:ilvl w:val="1"/>
          <w:numId w:val="1311"/>
        </w:numPr>
        <w:contextualSpacing/>
      </w:pPr>
      <w:r>
        <w:t xml:space="preserve">Set </w:t>
      </w:r>
      <w:r w:rsidRPr="002763F2">
        <w:rPr>
          <w:i/>
        </w:rPr>
        <w:t>src</w:t>
      </w:r>
      <w:r>
        <w:rPr>
          <w:i/>
        </w:rPr>
        <w:t>Byte</w:t>
      </w:r>
      <w:r w:rsidRPr="002763F2">
        <w:rPr>
          <w:i/>
        </w:rPr>
        <w:t>Index</w:t>
      </w:r>
      <w:r>
        <w:rPr>
          <w:iCs/>
        </w:rPr>
        <w:t xml:space="preserve"> to </w:t>
      </w:r>
      <w:r w:rsidRPr="002763F2">
        <w:rPr>
          <w:i/>
        </w:rPr>
        <w:t>src</w:t>
      </w:r>
      <w:r>
        <w:rPr>
          <w:i/>
        </w:rPr>
        <w:t>Byte</w:t>
      </w:r>
      <w:r w:rsidRPr="002763F2">
        <w:rPr>
          <w:i/>
        </w:rPr>
        <w:t>Index</w:t>
      </w:r>
      <w:r>
        <w:rPr>
          <w:iCs/>
        </w:rPr>
        <w:t xml:space="preserve"> + </w:t>
      </w:r>
      <w:r>
        <w:rPr>
          <w:i/>
          <w:iCs/>
        </w:rPr>
        <w:t>srcElementSize</w:t>
      </w:r>
      <w:r>
        <w:t>.</w:t>
      </w:r>
      <w:del w:id="13421" w:author="Rev 19 Allen Wirfs-Brock" w:date="2013-09-10T13:53:00Z">
        <w:r w:rsidDel="000374D3">
          <w:delText>Return</w:delText>
        </w:r>
      </w:del>
      <w:r>
        <w:t xml:space="preserve"> </w:t>
      </w:r>
    </w:p>
    <w:p w14:paraId="294A799A" w14:textId="77777777" w:rsidR="003E75AF" w:rsidRPr="00E77497" w:rsidRDefault="003E75AF" w:rsidP="003E75AF">
      <w:pPr>
        <w:pStyle w:val="Alg4"/>
        <w:numPr>
          <w:ilvl w:val="1"/>
          <w:numId w:val="1311"/>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14:paraId="2927C377" w14:textId="77777777" w:rsidR="003E75AF" w:rsidRDefault="003E75AF" w:rsidP="003E75AF">
      <w:pPr>
        <w:pStyle w:val="Alg4"/>
        <w:numPr>
          <w:ilvl w:val="0"/>
          <w:numId w:val="1311"/>
        </w:numPr>
        <w:spacing w:after="240"/>
      </w:pPr>
      <w:r>
        <w:t xml:space="preserve">Return </w:t>
      </w:r>
      <w:r>
        <w:rPr>
          <w:b/>
          <w:bCs/>
        </w:rPr>
        <w:t>undefined</w:t>
      </w:r>
      <w:r>
        <w:t>.</w:t>
      </w:r>
    </w:p>
    <w:p w14:paraId="758280BF" w14:textId="77777777" w:rsidR="003E75AF" w:rsidRPr="00E77497" w:rsidRDefault="003E75AF" w:rsidP="003E75AF">
      <w:pPr>
        <w:pStyle w:val="40"/>
      </w:pPr>
      <w:r>
        <w:t>%</w:t>
      </w:r>
      <w:r w:rsidRPr="00573628">
        <w:t>TypedArray</w:t>
      </w:r>
      <w:r>
        <w:t>%</w:t>
      </w:r>
      <w:r w:rsidRPr="00E77497">
        <w:t>.prototype.slice (</w:t>
      </w:r>
      <w:r>
        <w:t xml:space="preserve"> start, end</w:t>
      </w:r>
      <w:r w:rsidRPr="00E77497">
        <w:t xml:space="preserve"> )</w:t>
      </w:r>
    </w:p>
    <w:p w14:paraId="2A921B65" w14:textId="77777777" w:rsidR="003E75AF" w:rsidRDefault="003E75AF" w:rsidP="003E75AF">
      <w:r>
        <w:t>The interpretation and use of the arguments of %TypedArray%</w:t>
      </w:r>
      <w:r w:rsidRPr="006232CB">
        <w:rPr>
          <w:rFonts w:ascii="Courier New" w:hAnsi="Courier New" w:cs="Courier New"/>
          <w:b/>
          <w:bCs/>
        </w:rPr>
        <w:t>.prototype.</w:t>
      </w:r>
      <w:r>
        <w:rPr>
          <w:rFonts w:ascii="Courier New" w:hAnsi="Courier New" w:cs="Courier New"/>
          <w:b/>
          <w:bCs/>
        </w:rPr>
        <w:t>slice</w:t>
      </w:r>
      <w:r>
        <w:t xml:space="preserve"> are the same as for  </w:t>
      </w:r>
      <w:r w:rsidRPr="006232CB">
        <w:rPr>
          <w:rFonts w:ascii="Courier New" w:hAnsi="Courier New" w:cs="Courier New"/>
          <w:b/>
          <w:bCs/>
        </w:rPr>
        <w:t>Array.prototype.</w:t>
      </w:r>
      <w:r>
        <w:rPr>
          <w:rFonts w:ascii="Courier New" w:hAnsi="Courier New" w:cs="Courier New"/>
          <w:b/>
          <w:bCs/>
        </w:rPr>
        <w:t>slice</w:t>
      </w:r>
      <w:r>
        <w:t xml:space="preserve"> as defined in </w:t>
      </w:r>
      <w:r w:rsidR="004B439B">
        <w:fldChar w:fldCharType="begin"/>
      </w:r>
      <w:r w:rsidR="004B439B">
        <w:instrText xml:space="preserve"> REF _Ref364926623 \r \h </w:instrText>
      </w:r>
      <w:r w:rsidR="004B439B">
        <w:fldChar w:fldCharType="separate"/>
      </w:r>
      <w:r w:rsidR="00D433E8">
        <w:t>22.1.3.22</w:t>
      </w:r>
      <w:r w:rsidR="004B439B">
        <w:fldChar w:fldCharType="end"/>
      </w:r>
      <w:r>
        <w:t xml:space="preserve">. </w:t>
      </w:r>
      <w:r w:rsidRPr="00E77497">
        <w:t>The following steps are taken:</w:t>
      </w:r>
    </w:p>
    <w:p w14:paraId="4231BCD8" w14:textId="77777777" w:rsidR="003E75AF" w:rsidRPr="00E77497" w:rsidRDefault="003E75AF" w:rsidP="003E75AF">
      <w:pPr>
        <w:pStyle w:val="Alg4"/>
        <w:numPr>
          <w:ilvl w:val="0"/>
          <w:numId w:val="1585"/>
        </w:numPr>
      </w:pPr>
      <w:r w:rsidRPr="00E77497">
        <w:t xml:space="preserve">Let </w:t>
      </w:r>
      <w:r w:rsidRPr="00E77497">
        <w:rPr>
          <w:i/>
        </w:rPr>
        <w:t xml:space="preserve">O </w:t>
      </w:r>
      <w:r w:rsidRPr="00E77497">
        <w:t xml:space="preserve">be the </w:t>
      </w:r>
      <w:del w:id="13422" w:author="Rev 19 Allen Wirfs-Brock" w:date="2013-09-27T11:40:00Z">
        <w:r w:rsidRPr="00E77497" w:rsidDel="00CB251B">
          <w:delText xml:space="preserve">result of calling ToObject passing the </w:delText>
        </w:r>
      </w:del>
      <w:r w:rsidRPr="00E77497">
        <w:rPr>
          <w:b/>
        </w:rPr>
        <w:t xml:space="preserve">this </w:t>
      </w:r>
      <w:r w:rsidRPr="00E77497">
        <w:t>value</w:t>
      </w:r>
      <w:del w:id="13423" w:author="Rev 19 Allen Wirfs-Brock" w:date="2013-09-27T11:40:00Z">
        <w:r w:rsidRPr="00E77497" w:rsidDel="00CB251B">
          <w:delText xml:space="preserve"> as the argument</w:delText>
        </w:r>
      </w:del>
      <w:r w:rsidRPr="00E77497">
        <w:t>.</w:t>
      </w:r>
    </w:p>
    <w:p w14:paraId="09268B6E" w14:textId="77777777" w:rsidR="00CB251B" w:rsidRDefault="00CB251B" w:rsidP="00CB251B">
      <w:pPr>
        <w:pStyle w:val="Alg4"/>
        <w:numPr>
          <w:ilvl w:val="0"/>
          <w:numId w:val="1585"/>
        </w:numPr>
        <w:rPr>
          <w:ins w:id="13424" w:author="Rev 19 Allen Wirfs-Brock" w:date="2013-09-27T11:40:00Z"/>
        </w:rPr>
      </w:pPr>
      <w:ins w:id="13425" w:author="Rev 19 Allen Wirfs-Brock" w:date="2013-09-27T11:40:00Z">
        <w:r>
          <w:t>If Type(</w:t>
        </w:r>
        <w:r>
          <w:rPr>
            <w:i/>
          </w:rPr>
          <w:t>O</w:t>
        </w:r>
        <w:r>
          <w:t xml:space="preserve">) is not Object, throw a </w:t>
        </w:r>
        <w:r w:rsidRPr="00CB251B">
          <w:rPr>
            <w:b/>
          </w:rPr>
          <w:t>TypeError</w:t>
        </w:r>
        <w:r>
          <w:t xml:space="preserve"> exception.</w:t>
        </w:r>
      </w:ins>
    </w:p>
    <w:p w14:paraId="26BFB016" w14:textId="77777777" w:rsidR="00CB251B" w:rsidRPr="00E77497" w:rsidRDefault="00CB251B" w:rsidP="00CB251B">
      <w:pPr>
        <w:pStyle w:val="Alg4"/>
        <w:numPr>
          <w:ilvl w:val="0"/>
          <w:numId w:val="1585"/>
        </w:numPr>
        <w:rPr>
          <w:ins w:id="13426" w:author="Rev 19 Allen Wirfs-Brock" w:date="2013-09-27T11:40:00Z"/>
        </w:rPr>
      </w:pPr>
      <w:ins w:id="13427" w:author="Rev 19 Allen Wirfs-Brock" w:date="2013-09-27T11:40:00Z">
        <w:r>
          <w:t xml:space="preserve">If </w:t>
        </w:r>
        <w:r>
          <w:rPr>
            <w:i/>
            <w:iCs/>
          </w:rPr>
          <w:t>O</w:t>
        </w:r>
        <w:r>
          <w:t xml:space="preserve"> does not have a [[TypedArrayName]] internal data property, then throw a </w:t>
        </w:r>
        <w:r w:rsidRPr="00F5744B">
          <w:rPr>
            <w:b/>
            <w:bCs/>
          </w:rPr>
          <w:t>TypeError</w:t>
        </w:r>
        <w:r>
          <w:t xml:space="preserve"> exception.</w:t>
        </w:r>
      </w:ins>
    </w:p>
    <w:p w14:paraId="22D30D84" w14:textId="77777777" w:rsidR="003E75AF" w:rsidDel="00CB251B" w:rsidRDefault="003E75AF" w:rsidP="003E75AF">
      <w:pPr>
        <w:pStyle w:val="Alg4"/>
        <w:numPr>
          <w:ilvl w:val="0"/>
          <w:numId w:val="1585"/>
        </w:numPr>
        <w:rPr>
          <w:del w:id="13428" w:author="Rev 19 Allen Wirfs-Brock" w:date="2013-09-27T11:40:00Z"/>
        </w:rPr>
      </w:pPr>
      <w:del w:id="13429" w:author="Rev 19 Allen Wirfs-Brock" w:date="2013-09-27T11:40:00Z">
        <w:r w:rsidDel="00CB251B">
          <w:delText>ReturnIfAbrupt(</w:delText>
        </w:r>
        <w:r w:rsidDel="00CB251B">
          <w:rPr>
            <w:i/>
          </w:rPr>
          <w:delText>O</w:delText>
        </w:r>
        <w:r w:rsidDel="00CB251B">
          <w:delText>).</w:delText>
        </w:r>
      </w:del>
    </w:p>
    <w:p w14:paraId="15BA4C69" w14:textId="77777777" w:rsidR="003E75AF" w:rsidRPr="00E77497" w:rsidRDefault="003E75AF" w:rsidP="003E75AF">
      <w:pPr>
        <w:pStyle w:val="Alg4"/>
        <w:numPr>
          <w:ilvl w:val="0"/>
          <w:numId w:val="1585"/>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14:paraId="27120840" w14:textId="77777777" w:rsidR="003E75AF" w:rsidRPr="00E77497" w:rsidRDefault="003E75AF" w:rsidP="003E75AF">
      <w:pPr>
        <w:pStyle w:val="Alg4"/>
        <w:numPr>
          <w:ilvl w:val="0"/>
          <w:numId w:val="1585"/>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14:paraId="79D34A40" w14:textId="77777777" w:rsidR="003E75AF" w:rsidRPr="00E77497" w:rsidRDefault="003E75AF" w:rsidP="003E75AF">
      <w:pPr>
        <w:pStyle w:val="Alg4"/>
        <w:numPr>
          <w:ilvl w:val="0"/>
          <w:numId w:val="1585"/>
        </w:numPr>
        <w:contextualSpacing/>
      </w:pPr>
      <w:r>
        <w:t>ReturnIfAbrupt(</w:t>
      </w:r>
      <w:r w:rsidRPr="00E77497">
        <w:rPr>
          <w:i/>
        </w:rPr>
        <w:t>len</w:t>
      </w:r>
      <w:r>
        <w:t>).</w:t>
      </w:r>
    </w:p>
    <w:p w14:paraId="39D472A2" w14:textId="77777777" w:rsidR="003E75AF" w:rsidRPr="00E77497" w:rsidRDefault="003E75AF" w:rsidP="003E75AF">
      <w:pPr>
        <w:pStyle w:val="Alg4"/>
        <w:numPr>
          <w:ilvl w:val="0"/>
          <w:numId w:val="1585"/>
        </w:numPr>
      </w:pPr>
      <w:r w:rsidRPr="00E77497">
        <w:t xml:space="preserve">Let </w:t>
      </w:r>
      <w:r w:rsidRPr="00E77497">
        <w:rPr>
          <w:i/>
        </w:rPr>
        <w:t>relativeStart</w:t>
      </w:r>
      <w:r w:rsidRPr="00E77497">
        <w:t xml:space="preserve"> be ToInteger(</w:t>
      </w:r>
      <w:r w:rsidRPr="00E77497">
        <w:rPr>
          <w:i/>
        </w:rPr>
        <w:t>start</w:t>
      </w:r>
      <w:r w:rsidRPr="00E77497">
        <w:t>).</w:t>
      </w:r>
    </w:p>
    <w:p w14:paraId="263E9495" w14:textId="77777777" w:rsidR="003E75AF" w:rsidRPr="00E77497" w:rsidRDefault="003E75AF" w:rsidP="003E75AF">
      <w:pPr>
        <w:pStyle w:val="Alg4"/>
        <w:numPr>
          <w:ilvl w:val="0"/>
          <w:numId w:val="1585"/>
        </w:numPr>
        <w:contextualSpacing/>
      </w:pPr>
      <w:r>
        <w:t>ReturnIfAbrupt(</w:t>
      </w:r>
      <w:r>
        <w:rPr>
          <w:i/>
        </w:rPr>
        <w:t>relativeStart</w:t>
      </w:r>
      <w:r>
        <w:t>).</w:t>
      </w:r>
    </w:p>
    <w:p w14:paraId="49D6E8E7" w14:textId="77777777" w:rsidR="003E75AF" w:rsidRPr="00E77497" w:rsidRDefault="003E75AF" w:rsidP="003E75AF">
      <w:pPr>
        <w:pStyle w:val="Alg4"/>
        <w:numPr>
          <w:ilvl w:val="0"/>
          <w:numId w:val="1585"/>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54B1B86A" w14:textId="77777777" w:rsidR="003E75AF" w:rsidRPr="00E77497" w:rsidRDefault="003E75AF" w:rsidP="003E75AF">
      <w:pPr>
        <w:pStyle w:val="Alg4"/>
        <w:numPr>
          <w:ilvl w:val="0"/>
          <w:numId w:val="15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40FC93D3" w14:textId="77777777" w:rsidR="003E75AF" w:rsidRPr="00E77497" w:rsidRDefault="003E75AF" w:rsidP="003E75AF">
      <w:pPr>
        <w:pStyle w:val="Alg4"/>
        <w:numPr>
          <w:ilvl w:val="0"/>
          <w:numId w:val="1585"/>
        </w:numPr>
        <w:contextualSpacing/>
      </w:pPr>
      <w:r>
        <w:t>ReturnIfAbrupt(</w:t>
      </w:r>
      <w:r>
        <w:rPr>
          <w:i/>
        </w:rPr>
        <w:t>relativeEnd</w:t>
      </w:r>
      <w:r>
        <w:t>).</w:t>
      </w:r>
    </w:p>
    <w:p w14:paraId="34BFCCE9" w14:textId="77777777" w:rsidR="003E75AF" w:rsidRPr="00E77497" w:rsidRDefault="003E75AF" w:rsidP="003E75AF">
      <w:pPr>
        <w:pStyle w:val="Alg4"/>
        <w:numPr>
          <w:ilvl w:val="0"/>
          <w:numId w:val="15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3D24D685" w14:textId="77777777" w:rsidR="003E75AF" w:rsidRDefault="003E75AF" w:rsidP="003E75AF">
      <w:pPr>
        <w:pStyle w:val="Alg4"/>
        <w:numPr>
          <w:ilvl w:val="0"/>
          <w:numId w:val="1585"/>
        </w:numPr>
      </w:pPr>
      <w:r>
        <w:t xml:space="preserve">Let </w:t>
      </w:r>
      <w:r>
        <w:rPr>
          <w:i/>
          <w:iCs/>
        </w:rPr>
        <w:t>count</w:t>
      </w:r>
      <w:r>
        <w:t xml:space="preserve"> be </w:t>
      </w:r>
      <w:ins w:id="13430" w:author="Rev 19 Allen Wirfs-Brock" w:date="2013-09-12T12:52:00Z">
        <w:r w:rsidR="00340918">
          <w:t>max(</w:t>
        </w:r>
      </w:ins>
      <w:r>
        <w:rPr>
          <w:i/>
          <w:iCs/>
        </w:rPr>
        <w:t>final</w:t>
      </w:r>
      <w:r>
        <w:t xml:space="preserve"> – </w:t>
      </w:r>
      <w:r w:rsidRPr="00C77523">
        <w:rPr>
          <w:i/>
        </w:rPr>
        <w:t>k</w:t>
      </w:r>
      <w:ins w:id="13431" w:author="Rev 19 Allen Wirfs-Brock" w:date="2013-09-12T12:52:00Z">
        <w:r w:rsidR="00340918">
          <w:t>, 0)</w:t>
        </w:r>
      </w:ins>
      <w:r>
        <w:t>.</w:t>
      </w:r>
    </w:p>
    <w:p w14:paraId="494677EB" w14:textId="77777777" w:rsidR="003E75AF" w:rsidRDefault="003E75AF" w:rsidP="003E75AF">
      <w:pPr>
        <w:pStyle w:val="Alg4"/>
        <w:numPr>
          <w:ilvl w:val="0"/>
          <w:numId w:val="1585"/>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14:paraId="2F7356C7" w14:textId="77777777" w:rsidR="003E75AF" w:rsidRPr="00E77497" w:rsidRDefault="003E75AF" w:rsidP="003E75AF">
      <w:pPr>
        <w:pStyle w:val="Alg4"/>
        <w:numPr>
          <w:ilvl w:val="0"/>
          <w:numId w:val="1585"/>
        </w:numPr>
        <w:contextualSpacing/>
      </w:pPr>
      <w:r>
        <w:t>ReturnIfAbrupt(</w:t>
      </w:r>
      <w:r>
        <w:rPr>
          <w:i/>
        </w:rPr>
        <w:t>C</w:t>
      </w:r>
      <w:r>
        <w:t>).</w:t>
      </w:r>
    </w:p>
    <w:p w14:paraId="76D4D30D" w14:textId="77777777" w:rsidR="003E75AF" w:rsidRDefault="003E75AF" w:rsidP="003E75AF">
      <w:pPr>
        <w:pStyle w:val="Alg4"/>
        <w:numPr>
          <w:ilvl w:val="0"/>
          <w:numId w:val="1585"/>
        </w:numPr>
      </w:pPr>
      <w:r>
        <w:t>If IsConstructor(</w:t>
      </w:r>
      <w:r w:rsidRPr="00924A5A">
        <w:rPr>
          <w:i/>
        </w:rPr>
        <w:t>C</w:t>
      </w:r>
      <w:r>
        <w:t xml:space="preserve">) is </w:t>
      </w:r>
      <w:r w:rsidRPr="00924A5A">
        <w:rPr>
          <w:b/>
        </w:rPr>
        <w:t>true</w:t>
      </w:r>
      <w:r>
        <w:t>, then</w:t>
      </w:r>
    </w:p>
    <w:p w14:paraId="5DB193DB" w14:textId="77777777" w:rsidR="003E75AF" w:rsidRDefault="003E75AF" w:rsidP="003E75AF">
      <w:pPr>
        <w:pStyle w:val="Alg4"/>
        <w:numPr>
          <w:ilvl w:val="1"/>
          <w:numId w:val="1585"/>
        </w:numPr>
      </w:pPr>
      <w:r w:rsidRPr="00E77497">
        <w:t xml:space="preserve">Let </w:t>
      </w:r>
      <w:r w:rsidRPr="00E77497">
        <w:rPr>
          <w:i/>
        </w:rPr>
        <w:t>A</w:t>
      </w:r>
      <w:r w:rsidRPr="00E77497">
        <w:t xml:space="preserve"> be </w:t>
      </w:r>
      <w:r>
        <w:t xml:space="preserve">the result of </w:t>
      </w:r>
      <w:del w:id="13432" w:author="Rev 19 Allen Wirfs-Brock" w:date="2013-09-11T14:06:00Z">
        <w:r w:rsidDel="00E047C8">
          <w:delText>OrdinaryConstruct</w:delText>
        </w:r>
      </w:del>
      <w:ins w:id="13433" w:author="Rev 19 Allen Wirfs-Brock" w:date="2013-09-11T14:06:00Z">
        <w:r w:rsidR="00E047C8">
          <w:t xml:space="preserve">calling the [[Construct]] internal method of </w:t>
        </w:r>
      </w:ins>
      <w:del w:id="13434" w:author="Rev 19 Allen Wirfs-Brock" w:date="2013-09-11T14:06:00Z">
        <w:r w:rsidDel="00E047C8">
          <w:delText>(</w:delText>
        </w:r>
      </w:del>
      <w:r w:rsidRPr="00924A5A">
        <w:rPr>
          <w:i/>
        </w:rPr>
        <w:t>C</w:t>
      </w:r>
      <w:del w:id="13435" w:author="Rev 19 Allen Wirfs-Brock" w:date="2013-09-11T14:07:00Z">
        <w:r w:rsidRPr="003F7754" w:rsidDel="00E047C8">
          <w:rPr>
            <w:iCs/>
          </w:rPr>
          <w:delText>,</w:delText>
        </w:r>
        <w:r w:rsidDel="00E047C8">
          <w:delText xml:space="preserve"> </w:delText>
        </w:r>
      </w:del>
      <w:ins w:id="13436" w:author="Rev 19 Allen Wirfs-Brock" w:date="2013-09-11T14:07:00Z">
        <w:r w:rsidR="00E047C8">
          <w:rPr>
            <w:iCs/>
          </w:rPr>
          <w:t xml:space="preserve"> with argument </w:t>
        </w:r>
      </w:ins>
      <w:r>
        <w:t>(</w:t>
      </w:r>
      <w:r>
        <w:rPr>
          <w:i/>
          <w:iCs/>
        </w:rPr>
        <w:t>count</w:t>
      </w:r>
      <w:commentRangeStart w:id="13437"/>
      <w:r>
        <w:rPr>
          <w:iCs/>
        </w:rPr>
        <w:t>)</w:t>
      </w:r>
      <w:del w:id="13438" w:author="Rev 19 Allen Wirfs-Brock" w:date="2013-09-11T14:07:00Z">
        <w:r w:rsidDel="00E047C8">
          <w:rPr>
            <w:iCs/>
          </w:rPr>
          <w:delText>)</w:delText>
        </w:r>
      </w:del>
      <w:r>
        <w:t>.</w:t>
      </w:r>
      <w:commentRangeEnd w:id="13437"/>
      <w:r>
        <w:rPr>
          <w:rStyle w:val="af6"/>
          <w:rFonts w:ascii="Arial" w:eastAsia="MS Mincho" w:hAnsi="Arial"/>
          <w:spacing w:val="0"/>
          <w:lang w:eastAsia="ja-JP"/>
        </w:rPr>
        <w:commentReference w:id="13437"/>
      </w:r>
    </w:p>
    <w:p w14:paraId="00821566" w14:textId="77777777" w:rsidR="00E047C8" w:rsidRDefault="00E047C8" w:rsidP="006A78DC">
      <w:pPr>
        <w:pStyle w:val="Alg4"/>
        <w:numPr>
          <w:ilvl w:val="1"/>
          <w:numId w:val="1585"/>
        </w:numPr>
        <w:rPr>
          <w:ins w:id="13439" w:author="Rev 19 Allen Wirfs-Brock" w:date="2013-09-11T14:08:00Z"/>
        </w:rPr>
      </w:pPr>
      <w:ins w:id="13440" w:author="Rev 19 Allen Wirfs-Brock" w:date="2013-09-11T14:08:00Z">
        <w:r>
          <w:t>ReturnIfAbrupt(</w:t>
        </w:r>
        <w:r>
          <w:rPr>
            <w:i/>
          </w:rPr>
          <w:t>A</w:t>
        </w:r>
        <w:r>
          <w:t>).</w:t>
        </w:r>
      </w:ins>
    </w:p>
    <w:p w14:paraId="197B9F8E" w14:textId="77777777" w:rsidR="003E75AF" w:rsidRDefault="003E75AF" w:rsidP="003E75AF">
      <w:pPr>
        <w:pStyle w:val="Alg4"/>
        <w:numPr>
          <w:ilvl w:val="0"/>
          <w:numId w:val="1585"/>
        </w:numPr>
      </w:pPr>
      <w:r>
        <w:t>Else,</w:t>
      </w:r>
    </w:p>
    <w:p w14:paraId="36A4D897" w14:textId="77777777" w:rsidR="003E75AF" w:rsidRPr="00E77497" w:rsidRDefault="003E75AF" w:rsidP="003E75AF">
      <w:pPr>
        <w:pStyle w:val="Alg4"/>
        <w:numPr>
          <w:ilvl w:val="1"/>
          <w:numId w:val="1585"/>
        </w:numPr>
      </w:pPr>
      <w:r>
        <w:t xml:space="preserve">Throw a </w:t>
      </w:r>
      <w:r w:rsidRPr="003F7754">
        <w:rPr>
          <w:b/>
          <w:bCs/>
        </w:rPr>
        <w:t>TypeError</w:t>
      </w:r>
      <w:r>
        <w:t xml:space="preserve"> exception</w:t>
      </w:r>
      <w:r w:rsidRPr="00E77497">
        <w:t>.</w:t>
      </w:r>
    </w:p>
    <w:p w14:paraId="6D15DB34" w14:textId="77777777" w:rsidR="003E75AF" w:rsidRPr="00E77497" w:rsidRDefault="003E75AF" w:rsidP="003E75AF">
      <w:pPr>
        <w:pStyle w:val="Alg4"/>
        <w:numPr>
          <w:ilvl w:val="0"/>
          <w:numId w:val="1585"/>
        </w:numPr>
      </w:pPr>
      <w:r w:rsidRPr="00E77497">
        <w:t xml:space="preserve">Let </w:t>
      </w:r>
      <w:r w:rsidRPr="00E77497">
        <w:rPr>
          <w:i/>
        </w:rPr>
        <w:t>n</w:t>
      </w:r>
      <w:r w:rsidRPr="00E77497">
        <w:t xml:space="preserve"> be 0.</w:t>
      </w:r>
    </w:p>
    <w:p w14:paraId="7A8740D7" w14:textId="77777777" w:rsidR="003E75AF" w:rsidRPr="00E77497" w:rsidRDefault="003E75AF" w:rsidP="003E75AF">
      <w:pPr>
        <w:pStyle w:val="Alg4"/>
        <w:numPr>
          <w:ilvl w:val="0"/>
          <w:numId w:val="1585"/>
        </w:numPr>
      </w:pPr>
      <w:r w:rsidRPr="00E77497">
        <w:t xml:space="preserve">Repeat, while </w:t>
      </w:r>
      <w:r w:rsidRPr="00E77497">
        <w:rPr>
          <w:i/>
        </w:rPr>
        <w:t>k</w:t>
      </w:r>
      <w:r w:rsidRPr="00E77497">
        <w:t xml:space="preserve"> &lt; </w:t>
      </w:r>
      <w:r w:rsidRPr="00E77497">
        <w:rPr>
          <w:i/>
        </w:rPr>
        <w:t>final</w:t>
      </w:r>
    </w:p>
    <w:p w14:paraId="31CF6820" w14:textId="77777777" w:rsidR="003E75AF" w:rsidRPr="00E77497" w:rsidRDefault="003E75AF" w:rsidP="003E75AF">
      <w:pPr>
        <w:pStyle w:val="Alg4"/>
        <w:numPr>
          <w:ilvl w:val="1"/>
          <w:numId w:val="1585"/>
        </w:numPr>
      </w:pPr>
      <w:r w:rsidRPr="00E77497">
        <w:t xml:space="preserve">Let </w:t>
      </w:r>
      <w:r w:rsidRPr="00E77497">
        <w:rPr>
          <w:i/>
        </w:rPr>
        <w:t>Pk</w:t>
      </w:r>
      <w:r w:rsidRPr="00E77497">
        <w:t xml:space="preserve"> be ToString(</w:t>
      </w:r>
      <w:r w:rsidRPr="00E77497">
        <w:rPr>
          <w:i/>
        </w:rPr>
        <w:t>k</w:t>
      </w:r>
      <w:r w:rsidRPr="00E77497">
        <w:t>).</w:t>
      </w:r>
    </w:p>
    <w:p w14:paraId="7CDA5C61" w14:textId="77777777" w:rsidR="003E75AF" w:rsidRPr="00E77497" w:rsidRDefault="003E75AF" w:rsidP="003E75AF">
      <w:pPr>
        <w:pStyle w:val="Alg4"/>
        <w:numPr>
          <w:ilvl w:val="1"/>
          <w:numId w:val="1585"/>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14:paraId="6016DD63" w14:textId="77777777" w:rsidR="003E75AF" w:rsidRPr="00E77497" w:rsidRDefault="003E75AF" w:rsidP="003E75AF">
      <w:pPr>
        <w:pStyle w:val="Alg4"/>
        <w:numPr>
          <w:ilvl w:val="1"/>
          <w:numId w:val="1585"/>
        </w:numPr>
        <w:contextualSpacing/>
      </w:pPr>
      <w:r>
        <w:t>ReturnIfAbrupt(</w:t>
      </w:r>
      <w:r>
        <w:rPr>
          <w:i/>
        </w:rPr>
        <w:t>kValue</w:t>
      </w:r>
      <w:r>
        <w:t>).</w:t>
      </w:r>
    </w:p>
    <w:p w14:paraId="68380B62" w14:textId="77777777" w:rsidR="003E75AF" w:rsidRPr="00E77497" w:rsidRDefault="003E75AF" w:rsidP="003E75AF">
      <w:pPr>
        <w:pStyle w:val="Alg4"/>
        <w:numPr>
          <w:ilvl w:val="1"/>
          <w:numId w:val="1585"/>
        </w:numPr>
        <w:tabs>
          <w:tab w:val="left" w:pos="2520"/>
        </w:tabs>
      </w:pPr>
      <w:r>
        <w:t xml:space="preserve">Let </w:t>
      </w:r>
      <w:r w:rsidRPr="00B62CD0">
        <w:rPr>
          <w:i/>
          <w:iCs/>
        </w:rPr>
        <w:t>status</w:t>
      </w:r>
      <w:r>
        <w:t xml:space="preserve"> be the result of Put(</w:t>
      </w:r>
      <w:r w:rsidRPr="00E77497">
        <w:rPr>
          <w:i/>
        </w:rPr>
        <w:t>A</w:t>
      </w:r>
      <w:r>
        <w:t>,</w:t>
      </w:r>
      <w:r w:rsidRPr="00E77497">
        <w:t xml:space="preserve"> ToString(</w:t>
      </w:r>
      <w:r w:rsidRPr="00E77497">
        <w:rPr>
          <w:i/>
        </w:rPr>
        <w:t>n</w:t>
      </w:r>
      <w:r w:rsidRPr="00E77497">
        <w:t>)</w:t>
      </w:r>
      <w:r>
        <w:t>,</w:t>
      </w:r>
      <w:r w:rsidRPr="00E77497">
        <w:t xml:space="preserve"> </w:t>
      </w:r>
      <w:r w:rsidRPr="00E77497">
        <w:rPr>
          <w:i/>
        </w:rPr>
        <w:t>kValue</w:t>
      </w:r>
      <w:r w:rsidRPr="00E77497">
        <w:t xml:space="preserve">, </w:t>
      </w:r>
      <w:r w:rsidRPr="00E77497">
        <w:rPr>
          <w:b/>
        </w:rPr>
        <w:t>true</w:t>
      </w:r>
      <w:r w:rsidRPr="00E77497">
        <w:t xml:space="preserve"> </w:t>
      </w:r>
      <w:r>
        <w:t>)</w:t>
      </w:r>
      <w:r w:rsidRPr="00E77497">
        <w:t>.</w:t>
      </w:r>
    </w:p>
    <w:p w14:paraId="4919A86F" w14:textId="77777777" w:rsidR="003E75AF" w:rsidRDefault="003E75AF" w:rsidP="003E75AF">
      <w:pPr>
        <w:pStyle w:val="Alg4"/>
        <w:numPr>
          <w:ilvl w:val="1"/>
          <w:numId w:val="1585"/>
        </w:numPr>
      </w:pPr>
      <w:r>
        <w:t>ReturnIfAbrupt(</w:t>
      </w:r>
      <w:r>
        <w:rPr>
          <w:i/>
          <w:iCs/>
        </w:rPr>
        <w:t>status</w:t>
      </w:r>
      <w:r>
        <w:t>).</w:t>
      </w:r>
    </w:p>
    <w:p w14:paraId="785F917F" w14:textId="77777777" w:rsidR="003E75AF" w:rsidRPr="00B62CD0" w:rsidDel="00346E5D" w:rsidRDefault="003E75AF" w:rsidP="003E75AF">
      <w:pPr>
        <w:pStyle w:val="Alg4"/>
        <w:numPr>
          <w:ilvl w:val="1"/>
          <w:numId w:val="1585"/>
        </w:numPr>
        <w:rPr>
          <w:del w:id="13441" w:author="Rev 19 Allen Wirfs-Brock" w:date="2013-09-11T14:25:00Z"/>
        </w:rPr>
      </w:pPr>
      <w:del w:id="13442" w:author="Rev 19 Allen Wirfs-Brock" w:date="2013-09-11T14:25:00Z">
        <w:r w:rsidDel="00346E5D">
          <w:delText xml:space="preserve">If </w:delText>
        </w:r>
        <w:r w:rsidRPr="00B62CD0" w:rsidDel="00346E5D">
          <w:rPr>
            <w:i/>
            <w:iCs/>
          </w:rPr>
          <w:delText>status</w:delText>
        </w:r>
        <w:r w:rsidDel="00346E5D">
          <w:delText xml:space="preserve"> is </w:delText>
        </w:r>
        <w:r w:rsidRPr="00966F28" w:rsidDel="00346E5D">
          <w:rPr>
            <w:b/>
            <w:bCs/>
          </w:rPr>
          <w:delText>false</w:delText>
        </w:r>
        <w:r w:rsidDel="00346E5D">
          <w:delText xml:space="preserve">, throw a </w:delText>
        </w:r>
        <w:r w:rsidRPr="00966F28" w:rsidDel="00346E5D">
          <w:rPr>
            <w:b/>
            <w:bCs/>
          </w:rPr>
          <w:delText>TypeError</w:delText>
        </w:r>
        <w:r w:rsidDel="00346E5D">
          <w:delText xml:space="preserve"> exception.</w:delText>
        </w:r>
      </w:del>
    </w:p>
    <w:p w14:paraId="055DB9EA" w14:textId="77777777" w:rsidR="003E75AF" w:rsidRPr="00E77497" w:rsidRDefault="003E75AF" w:rsidP="003E75AF">
      <w:pPr>
        <w:pStyle w:val="Alg4"/>
        <w:numPr>
          <w:ilvl w:val="1"/>
          <w:numId w:val="1585"/>
        </w:numPr>
      </w:pPr>
      <w:r w:rsidRPr="00E77497">
        <w:t xml:space="preserve">Increase </w:t>
      </w:r>
      <w:r w:rsidRPr="00E77497">
        <w:rPr>
          <w:i/>
        </w:rPr>
        <w:t>k</w:t>
      </w:r>
      <w:r w:rsidRPr="00E77497">
        <w:t xml:space="preserve"> by 1.</w:t>
      </w:r>
    </w:p>
    <w:p w14:paraId="77B1F463" w14:textId="77777777" w:rsidR="003E75AF" w:rsidRPr="00E77497" w:rsidRDefault="003E75AF" w:rsidP="003E75AF">
      <w:pPr>
        <w:pStyle w:val="Alg4"/>
        <w:numPr>
          <w:ilvl w:val="1"/>
          <w:numId w:val="1585"/>
        </w:numPr>
      </w:pPr>
      <w:r w:rsidRPr="00E77497">
        <w:t xml:space="preserve">Increase </w:t>
      </w:r>
      <w:r w:rsidRPr="00E77497">
        <w:rPr>
          <w:i/>
        </w:rPr>
        <w:t>n</w:t>
      </w:r>
      <w:r w:rsidRPr="00E77497">
        <w:t xml:space="preserve"> by 1.</w:t>
      </w:r>
    </w:p>
    <w:p w14:paraId="00F96484" w14:textId="77777777" w:rsidR="003E75AF" w:rsidRPr="00E77497" w:rsidRDefault="003E75AF" w:rsidP="003E75AF">
      <w:pPr>
        <w:pStyle w:val="Alg4"/>
        <w:numPr>
          <w:ilvl w:val="0"/>
          <w:numId w:val="1585"/>
        </w:numPr>
        <w:spacing w:after="220"/>
      </w:pPr>
      <w:r w:rsidRPr="00E77497">
        <w:t xml:space="preserve">Return </w:t>
      </w:r>
      <w:r w:rsidRPr="00E77497">
        <w:rPr>
          <w:i/>
        </w:rPr>
        <w:t>A</w:t>
      </w:r>
      <w:r w:rsidRPr="00E77497">
        <w:t>.</w:t>
      </w:r>
    </w:p>
    <w:p w14:paraId="7A91DAD1" w14:textId="77777777" w:rsidR="004264B3" w:rsidRDefault="004264B3" w:rsidP="004264B3">
      <w:pPr>
        <w:rPr>
          <w:ins w:id="13443" w:author="Rev 19 Allen Wirfs-Brock" w:date="2013-09-27T11:29:00Z"/>
        </w:rPr>
      </w:pPr>
      <w:ins w:id="13444" w:author="Rev 19 Allen Wirfs-Brock" w:date="2013-09-27T11:29: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48846CFA" w14:textId="77777777" w:rsidR="003E75AF" w:rsidRPr="00E77497" w:rsidRDefault="003E75AF" w:rsidP="003E75A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1B558B2A" w14:textId="77777777" w:rsidR="00376910" w:rsidRPr="00E77497" w:rsidRDefault="00376910" w:rsidP="00376910">
      <w:pPr>
        <w:pStyle w:val="40"/>
      </w:pPr>
      <w:r>
        <w:t>%</w:t>
      </w:r>
      <w:r w:rsidRPr="00573628">
        <w:t>TypedArray</w:t>
      </w:r>
      <w:r>
        <w:t>%</w:t>
      </w:r>
      <w:r w:rsidRPr="00E77497">
        <w:t>.prototype.</w:t>
      </w:r>
      <w:r>
        <w:t>some</w:t>
      </w:r>
      <w:r w:rsidRPr="00E77497">
        <w:t xml:space="preserve"> (</w:t>
      </w:r>
      <w:r>
        <w:t xml:space="preserve"> callbackfn,</w:t>
      </w:r>
      <w:r w:rsidRPr="00CC0A63">
        <w:t xml:space="preserve"> </w:t>
      </w:r>
      <w:r>
        <w:t xml:space="preserve">thisArg = undefined </w:t>
      </w:r>
      <w:r w:rsidRPr="00E77497">
        <w:t>)</w:t>
      </w:r>
    </w:p>
    <w:p w14:paraId="3BC883A7" w14:textId="77777777"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some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some</w:t>
      </w:r>
      <w:r>
        <w:t xml:space="preserve"> as defined in </w:t>
      </w:r>
      <w:r w:rsidR="004B439B">
        <w:fldChar w:fldCharType="begin"/>
      </w:r>
      <w:r w:rsidR="004B439B">
        <w:instrText xml:space="preserve"> REF _Ref366081030 \r \h </w:instrText>
      </w:r>
      <w:r w:rsidR="004B439B">
        <w:fldChar w:fldCharType="separate"/>
      </w:r>
      <w:r w:rsidR="00D433E8">
        <w:t>22.1.3.23</w:t>
      </w:r>
      <w:r w:rsidR="004B439B">
        <w:fldChar w:fldCharType="end"/>
      </w:r>
      <w:r>
        <w:t xml:space="preserve">. However, the implementation of the algorithm may be optimized </w:t>
      </w:r>
      <w:del w:id="13445" w:author="Rev 19 Allen Wirfs-Brock" w:date="2013-09-27T11:10:00Z">
        <w:r w:rsidDel="00093129">
          <w:delText>to assume</w:delText>
        </w:r>
      </w:del>
      <w:ins w:id="13446" w:author="Rev 19 Allen Wirfs-Brock" w:date="2013-09-27T11:10:00Z">
        <w:r w:rsidR="00093129">
          <w:t>with the knowledge</w:t>
        </w:r>
      </w:ins>
      <w:r>
        <w:t xml:space="preserve"> that the </w:t>
      </w:r>
      <w:r w:rsidRPr="00392F64">
        <w:rPr>
          <w:b/>
        </w:rPr>
        <w:t>this</w:t>
      </w:r>
      <w:r>
        <w:t xml:space="preserve"> value is an object that has a fixed length and whose integer indexed properties are not sparse.</w:t>
      </w:r>
      <w:ins w:id="13447" w:author="Rev 19 Allen Wirfs-Brock" w:date="2013-09-27T11:48:00Z">
        <w:r w:rsidR="000643F8" w:rsidRPr="000643F8">
          <w:t xml:space="preserve"> </w:t>
        </w:r>
        <w:r w:rsidR="000643F8">
          <w:t>However, such optimization must not introduce any observable changes in the specified behaviour of the algorithm.</w:t>
        </w:r>
      </w:ins>
    </w:p>
    <w:p w14:paraId="166F7CC1" w14:textId="77777777" w:rsidR="004264B3" w:rsidRDefault="004264B3" w:rsidP="004264B3">
      <w:pPr>
        <w:rPr>
          <w:ins w:id="13448" w:author="Rev 19 Allen Wirfs-Brock" w:date="2013-09-27T11:28:00Z"/>
        </w:rPr>
      </w:pPr>
      <w:ins w:id="13449" w:author="Rev 19 Allen Wirfs-Brock" w:date="2013-09-27T11:28: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14:paraId="4E11BED8" w14:textId="77777777" w:rsidR="00376910" w:rsidRPr="00E77497" w:rsidRDefault="00376910" w:rsidP="00376910">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r>
        <w:tab/>
      </w:r>
    </w:p>
    <w:p w14:paraId="19D3504B" w14:textId="77777777" w:rsidR="003E75AF" w:rsidRPr="00E77497" w:rsidRDefault="003E75AF" w:rsidP="003E75AF">
      <w:pPr>
        <w:pStyle w:val="40"/>
      </w:pPr>
      <w:r>
        <w:t>%</w:t>
      </w:r>
      <w:r w:rsidRPr="00573628">
        <w:t>TypedArray</w:t>
      </w:r>
      <w:r>
        <w:t>%</w:t>
      </w:r>
      <w:r w:rsidRPr="00E77497">
        <w:t>.prototype.</w:t>
      </w:r>
      <w:r>
        <w:t>sort</w:t>
      </w:r>
      <w:r w:rsidRPr="00E77497">
        <w:t xml:space="preserve"> (</w:t>
      </w:r>
      <w:r>
        <w:t xml:space="preserve"> comparefn </w:t>
      </w:r>
      <w:r w:rsidRPr="00E77497">
        <w:t>)</w:t>
      </w:r>
    </w:p>
    <w:p w14:paraId="5ABC0F55" w14:textId="77777777" w:rsidR="003E75AF" w:rsidRDefault="003E75AF" w:rsidP="003E75AF">
      <w:pPr>
        <w:rPr>
          <w:ins w:id="13450" w:author="Rev 19 Allen Wirfs-Brock" w:date="2013-09-27T11:12:00Z"/>
        </w:rPr>
      </w:pPr>
      <w:r>
        <w:t>%TypedArray%</w:t>
      </w:r>
      <w:r w:rsidRPr="006232CB">
        <w:rPr>
          <w:rFonts w:ascii="Courier New" w:hAnsi="Courier New" w:cs="Courier New"/>
          <w:b/>
          <w:bCs/>
        </w:rPr>
        <w:t>.prototype.</w:t>
      </w:r>
      <w:r>
        <w:rPr>
          <w:rFonts w:ascii="Courier New" w:hAnsi="Courier New" w:cs="Courier New"/>
          <w:b/>
          <w:bCs/>
        </w:rPr>
        <w:t>sort</w:t>
      </w:r>
      <w:r>
        <w:t xml:space="preserve"> is a distinct function that implements the same requirements as those of  </w:t>
      </w:r>
      <w:r w:rsidRPr="006232CB">
        <w:rPr>
          <w:rFonts w:ascii="Courier New" w:hAnsi="Courier New" w:cs="Courier New"/>
          <w:b/>
          <w:bCs/>
        </w:rPr>
        <w:t>Array.prototype.</w:t>
      </w:r>
      <w:r>
        <w:rPr>
          <w:rFonts w:ascii="Courier New" w:hAnsi="Courier New" w:cs="Courier New"/>
          <w:b/>
          <w:bCs/>
        </w:rPr>
        <w:t>sort</w:t>
      </w:r>
      <w:r>
        <w:t xml:space="preserve"> as defined in </w:t>
      </w:r>
      <w:r w:rsidR="004B439B">
        <w:fldChar w:fldCharType="begin"/>
      </w:r>
      <w:r w:rsidR="004B439B">
        <w:instrText xml:space="preserve"> REF _Ref366078424 \r \h </w:instrText>
      </w:r>
      <w:r w:rsidR="004B439B">
        <w:fldChar w:fldCharType="separate"/>
      </w:r>
      <w:r w:rsidR="00D433E8">
        <w:t>22.1.3.24</w:t>
      </w:r>
      <w:r w:rsidR="004B439B">
        <w:fldChar w:fldCharType="end"/>
      </w:r>
      <w:r>
        <w:t>. However, the implementation of the %TypedArray%</w:t>
      </w:r>
      <w:r w:rsidRPr="006232CB">
        <w:rPr>
          <w:rFonts w:ascii="Courier New" w:hAnsi="Courier New" w:cs="Courier New"/>
          <w:b/>
          <w:bCs/>
        </w:rPr>
        <w:t>.prototype.</w:t>
      </w:r>
      <w:r>
        <w:rPr>
          <w:rFonts w:ascii="Courier New" w:hAnsi="Courier New" w:cs="Courier New"/>
          <w:b/>
          <w:bCs/>
        </w:rPr>
        <w:t>sort</w:t>
      </w:r>
      <w:r>
        <w:t xml:space="preserve"> </w:t>
      </w:r>
      <w:del w:id="13451" w:author="Rev 19 Allen Wirfs-Brock" w:date="2013-09-27T11:48:00Z">
        <w:r w:rsidDel="000643F8">
          <w:delText xml:space="preserve">algorithm </w:delText>
        </w:r>
      </w:del>
      <w:ins w:id="13452" w:author="Rev 19 Allen Wirfs-Brock" w:date="2013-09-27T11:48:00Z">
        <w:r w:rsidR="000643F8">
          <w:t xml:space="preserve">specification </w:t>
        </w:r>
      </w:ins>
      <w:r>
        <w:t xml:space="preserve">may be optimized </w:t>
      </w:r>
      <w:ins w:id="13453" w:author="Rev 19 Allen Wirfs-Brock" w:date="2013-09-27T11:44:00Z">
        <w:r w:rsidR="000643F8">
          <w:t xml:space="preserve">with the knowledge </w:t>
        </w:r>
      </w:ins>
      <w:del w:id="13454"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 The only internal methods of the </w:t>
      </w:r>
      <w:r w:rsidRPr="00392F64">
        <w:rPr>
          <w:b/>
        </w:rPr>
        <w:t>this</w:t>
      </w:r>
      <w:r>
        <w:t xml:space="preserve"> object call that the algorithm may use are  </w:t>
      </w:r>
      <w:r w:rsidRPr="00E77497">
        <w:t xml:space="preserve">[[Get]] </w:t>
      </w:r>
      <w:r>
        <w:t>and</w:t>
      </w:r>
      <w:r w:rsidRPr="00E77497">
        <w:t xml:space="preserve"> [[</w:t>
      </w:r>
      <w:r>
        <w:t>Set</w:t>
      </w:r>
      <w:r w:rsidRPr="00E77497">
        <w:t>]]</w:t>
      </w:r>
      <w:r>
        <w:t>.</w:t>
      </w:r>
    </w:p>
    <w:p w14:paraId="7BA511A8" w14:textId="77777777" w:rsidR="00093129" w:rsidRDefault="00093129" w:rsidP="003E75AF">
      <w:ins w:id="13455" w:author="Rev 19 Allen Wirfs-Brock" w:date="2013-09-27T11:12:00Z">
        <w:r>
          <w:t xml:space="preserve">This </w:t>
        </w:r>
      </w:ins>
      <w:ins w:id="13456" w:author="Rev 19 Allen Wirfs-Brock" w:date="2013-09-27T11:25:00Z">
        <w:r w:rsidR="004264B3">
          <w:t xml:space="preserve">function </w:t>
        </w:r>
      </w:ins>
      <w:ins w:id="13457" w:author="Rev 19 Allen Wirfs-Brock" w:date="2013-09-27T11:12:00Z">
        <w:r>
          <w:t>is not generic. If the this value is not a object with a [[</w:t>
        </w:r>
      </w:ins>
      <w:ins w:id="13458" w:author="Rev 19 Allen Wirfs-Brock" w:date="2013-09-27T11:13:00Z">
        <w:r>
          <w:t xml:space="preserve">TypedArrayName]] internal data property, a </w:t>
        </w:r>
        <w:r w:rsidRPr="00093129">
          <w:rPr>
            <w:rFonts w:ascii="Times New Roman" w:hAnsi="Times New Roman"/>
            <w:b/>
            <w:rPrChange w:id="13459" w:author="Rev 19 Allen Wirfs-Brock" w:date="2013-09-27T11:14:00Z">
              <w:rPr/>
            </w:rPrChange>
          </w:rPr>
          <w:t>TypeError</w:t>
        </w:r>
        <w:r>
          <w:t xml:space="preserve"> exception is</w:t>
        </w:r>
      </w:ins>
      <w:ins w:id="13460" w:author="Rev 19 Allen Wirfs-Brock" w:date="2013-09-27T11:14:00Z">
        <w:r>
          <w:t xml:space="preserve"> immediate</w:t>
        </w:r>
      </w:ins>
      <w:ins w:id="13461" w:author="Rev 19 Allen Wirfs-Brock" w:date="2013-09-27T11:18:00Z">
        <w:r>
          <w:t>ly</w:t>
        </w:r>
      </w:ins>
      <w:ins w:id="13462" w:author="Rev 19 Allen Wirfs-Brock" w:date="2013-09-27T11:13:00Z">
        <w:r>
          <w:t xml:space="preserve"> thrown</w:t>
        </w:r>
      </w:ins>
      <w:ins w:id="13463" w:author="Rev 19 Allen Wirfs-Brock" w:date="2013-09-27T11:14:00Z">
        <w:r>
          <w:t xml:space="preserve"> when it is called.</w:t>
        </w:r>
      </w:ins>
    </w:p>
    <w:p w14:paraId="06A35BD0" w14:textId="77777777" w:rsidR="003E75AF" w:rsidRDefault="003E75AF" w:rsidP="003E75AF">
      <w:r>
        <w:t>The following version of SortCompare is used by %TypedArray%</w:t>
      </w:r>
      <w:r w:rsidRPr="006232CB">
        <w:rPr>
          <w:rFonts w:ascii="Courier New" w:hAnsi="Courier New" w:cs="Courier New"/>
          <w:b/>
          <w:bCs/>
        </w:rPr>
        <w:t>.prototype.</w:t>
      </w:r>
      <w:r>
        <w:rPr>
          <w:rFonts w:ascii="Courier New" w:hAnsi="Courier New" w:cs="Courier New"/>
          <w:b/>
          <w:bCs/>
        </w:rPr>
        <w:t>sort</w:t>
      </w:r>
      <w:r>
        <w:t>. It performs a numeric co</w:t>
      </w:r>
      <w:ins w:id="13464" w:author="Rev 19 Allen Wirfs-Brock" w:date="2013-09-27T09:35:00Z">
        <w:r w:rsidR="00031EF1">
          <w:t>m</w:t>
        </w:r>
      </w:ins>
      <w:r>
        <w:t xml:space="preserve">parison rather than the string comparsion used in </w:t>
      </w:r>
      <w:r w:rsidR="004B439B">
        <w:fldChar w:fldCharType="begin"/>
      </w:r>
      <w:r w:rsidR="004B439B">
        <w:instrText xml:space="preserve"> REF _Ref366078424 \r \h </w:instrText>
      </w:r>
      <w:r w:rsidR="004B439B">
        <w:fldChar w:fldCharType="separate"/>
      </w:r>
      <w:r w:rsidR="00D433E8">
        <w:t>22.1.3.24</w:t>
      </w:r>
      <w:r w:rsidR="004B439B">
        <w:fldChar w:fldCharType="end"/>
      </w:r>
      <w:r>
        <w:t>.</w:t>
      </w:r>
    </w:p>
    <w:p w14:paraId="4405DEC1" w14:textId="77777777" w:rsidR="003E75AF" w:rsidRPr="00E77497" w:rsidRDefault="003E75AF" w:rsidP="003E75AF">
      <w:r>
        <w:t xml:space="preserve">The Typed Array </w:t>
      </w:r>
      <w:r w:rsidRPr="00E77497">
        <w:t xml:space="preserve">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303F61B0" w14:textId="77777777" w:rsidR="003E75AF" w:rsidRPr="00E77497" w:rsidRDefault="003E75AF" w:rsidP="003E75AF">
      <w:pPr>
        <w:pStyle w:val="Alg4"/>
        <w:numPr>
          <w:ilvl w:val="0"/>
          <w:numId w:val="1586"/>
        </w:numPr>
      </w:pPr>
      <w:r w:rsidRPr="00E77497">
        <w:t xml:space="preserve">Let </w:t>
      </w:r>
      <w:r w:rsidRPr="00E77497">
        <w:rPr>
          <w:i/>
        </w:rPr>
        <w:t>jString</w:t>
      </w:r>
      <w:r w:rsidRPr="00E77497">
        <w:t xml:space="preserve"> be ToString(</w:t>
      </w:r>
      <w:r w:rsidRPr="00E77497">
        <w:rPr>
          <w:i/>
        </w:rPr>
        <w:t>j</w:t>
      </w:r>
      <w:r w:rsidRPr="00E77497">
        <w:t>).</w:t>
      </w:r>
    </w:p>
    <w:p w14:paraId="0A937309" w14:textId="77777777" w:rsidR="003E75AF" w:rsidRPr="00E77497" w:rsidRDefault="003E75AF" w:rsidP="003E75AF">
      <w:pPr>
        <w:pStyle w:val="Alg4"/>
        <w:numPr>
          <w:ilvl w:val="0"/>
          <w:numId w:val="1586"/>
        </w:numPr>
      </w:pPr>
      <w:r w:rsidRPr="00E77497">
        <w:t xml:space="preserve">Let </w:t>
      </w:r>
      <w:r w:rsidRPr="00E77497">
        <w:rPr>
          <w:i/>
        </w:rPr>
        <w:t>kString</w:t>
      </w:r>
      <w:r w:rsidRPr="00E77497">
        <w:t xml:space="preserve"> be ToString(</w:t>
      </w:r>
      <w:r w:rsidRPr="00E77497">
        <w:rPr>
          <w:i/>
        </w:rPr>
        <w:t>k</w:t>
      </w:r>
      <w:r w:rsidRPr="00E77497">
        <w:t>).</w:t>
      </w:r>
    </w:p>
    <w:p w14:paraId="55B0C86E" w14:textId="77777777" w:rsidR="003E75AF" w:rsidRPr="00E77497" w:rsidRDefault="003E75AF" w:rsidP="003E75AF">
      <w:pPr>
        <w:pStyle w:val="Alg4"/>
        <w:numPr>
          <w:ilvl w:val="0"/>
          <w:numId w:val="1586"/>
        </w:numPr>
      </w:pPr>
      <w:r w:rsidRPr="00E77497">
        <w:t xml:space="preserve">Let </w:t>
      </w:r>
      <w:r w:rsidRPr="00E77497">
        <w:rPr>
          <w:i/>
        </w:rPr>
        <w:t>x</w:t>
      </w:r>
      <w:r w:rsidRPr="00E77497">
        <w:t xml:space="preserve"> be the result of Get</w:t>
      </w:r>
      <w:r>
        <w:t>(</w:t>
      </w:r>
      <w:r w:rsidRPr="00E77497">
        <w:rPr>
          <w:i/>
        </w:rPr>
        <w:t>obj</w:t>
      </w:r>
      <w:r>
        <w:t>,</w:t>
      </w:r>
      <w:r w:rsidRPr="00E77497">
        <w:rPr>
          <w:i/>
        </w:rPr>
        <w:t>jString</w:t>
      </w:r>
      <w:r>
        <w:rPr>
          <w:iCs/>
        </w:rPr>
        <w:t>)</w:t>
      </w:r>
      <w:r w:rsidRPr="00E77497">
        <w:t>.</w:t>
      </w:r>
    </w:p>
    <w:p w14:paraId="7A060B95" w14:textId="77777777" w:rsidR="003E75AF" w:rsidRDefault="003E75AF" w:rsidP="003E75AF">
      <w:pPr>
        <w:pStyle w:val="Alg4"/>
        <w:numPr>
          <w:ilvl w:val="0"/>
          <w:numId w:val="1586"/>
        </w:numPr>
      </w:pPr>
      <w:r>
        <w:t>ReturnIfAbrupt(</w:t>
      </w:r>
      <w:r>
        <w:rPr>
          <w:i/>
        </w:rPr>
        <w:t>x</w:t>
      </w:r>
      <w:r>
        <w:t>).</w:t>
      </w:r>
    </w:p>
    <w:p w14:paraId="54F75B59" w14:textId="77777777" w:rsidR="003E75AF" w:rsidRPr="00E77497" w:rsidRDefault="003E75AF" w:rsidP="003E75AF">
      <w:pPr>
        <w:pStyle w:val="Alg4"/>
        <w:numPr>
          <w:ilvl w:val="0"/>
          <w:numId w:val="1586"/>
        </w:numPr>
      </w:pPr>
      <w:r w:rsidRPr="00E77497">
        <w:t xml:space="preserve">Let </w:t>
      </w:r>
      <w:r w:rsidRPr="00E77497">
        <w:rPr>
          <w:i/>
        </w:rPr>
        <w:t>y</w:t>
      </w:r>
      <w:r w:rsidRPr="00E77497">
        <w:t xml:space="preserve"> be the result of Get</w:t>
      </w:r>
      <w:r>
        <w:t>(</w:t>
      </w:r>
      <w:r w:rsidRPr="00E77497">
        <w:rPr>
          <w:i/>
        </w:rPr>
        <w:t>obj</w:t>
      </w:r>
      <w:r>
        <w:t>,</w:t>
      </w:r>
      <w:r w:rsidRPr="00E77497">
        <w:t xml:space="preserve"> </w:t>
      </w:r>
      <w:r w:rsidRPr="00E77497">
        <w:rPr>
          <w:i/>
        </w:rPr>
        <w:t>kString</w:t>
      </w:r>
      <w:r>
        <w:rPr>
          <w:iCs/>
        </w:rPr>
        <w:t>)</w:t>
      </w:r>
      <w:r w:rsidRPr="00E77497">
        <w:t>.</w:t>
      </w:r>
    </w:p>
    <w:p w14:paraId="307847DD" w14:textId="77777777" w:rsidR="003E75AF" w:rsidRDefault="003E75AF" w:rsidP="003E75AF">
      <w:pPr>
        <w:pStyle w:val="Alg4"/>
        <w:numPr>
          <w:ilvl w:val="0"/>
          <w:numId w:val="1586"/>
        </w:numPr>
      </w:pPr>
      <w:r>
        <w:t>ReturnIfAbrupt(</w:t>
      </w:r>
      <w:r>
        <w:rPr>
          <w:i/>
        </w:rPr>
        <w:t>y</w:t>
      </w:r>
      <w:r>
        <w:t>).</w:t>
      </w:r>
    </w:p>
    <w:p w14:paraId="1169BDA8" w14:textId="77777777" w:rsidR="003E75AF" w:rsidRDefault="003E75AF" w:rsidP="003E75AF">
      <w:pPr>
        <w:pStyle w:val="Alg4"/>
        <w:numPr>
          <w:ilvl w:val="0"/>
          <w:numId w:val="1586"/>
        </w:numPr>
      </w:pPr>
      <w:r>
        <w:t>Assert: Both Type(</w:t>
      </w:r>
      <w:r w:rsidRPr="001B0BF2">
        <w:rPr>
          <w:i/>
          <w:iCs/>
        </w:rPr>
        <w:t>x</w:t>
      </w:r>
      <w:r>
        <w:t>) and Type(</w:t>
      </w:r>
      <w:r w:rsidRPr="001B0BF2">
        <w:rPr>
          <w:i/>
          <w:iCs/>
        </w:rPr>
        <w:t>y</w:t>
      </w:r>
      <w:r>
        <w:t>) is Number.</w:t>
      </w:r>
    </w:p>
    <w:p w14:paraId="209D9DBD" w14:textId="77777777" w:rsidR="003E75AF" w:rsidRPr="00E77497" w:rsidRDefault="003E75AF" w:rsidP="003E75AF">
      <w:pPr>
        <w:pStyle w:val="Alg4"/>
        <w:numPr>
          <w:ilvl w:val="0"/>
          <w:numId w:val="1586"/>
        </w:numPr>
      </w:pPr>
      <w:r w:rsidRPr="00E77497">
        <w:t xml:space="preserve">If </w:t>
      </w:r>
      <w:r w:rsidRPr="00E77497">
        <w:rPr>
          <w:i/>
        </w:rPr>
        <w:t>x</w:t>
      </w:r>
      <w:r w:rsidRPr="00E77497">
        <w:t xml:space="preserve"> and </w:t>
      </w:r>
      <w:r w:rsidRPr="00E77497">
        <w:rPr>
          <w:i/>
        </w:rPr>
        <w:t>y</w:t>
      </w:r>
      <w:r w:rsidRPr="00E77497">
        <w:t xml:space="preserve"> are both </w:t>
      </w:r>
      <w:r>
        <w:rPr>
          <w:b/>
        </w:rPr>
        <w:t>NaN</w:t>
      </w:r>
      <w:r w:rsidRPr="00E77497">
        <w:t xml:space="preserve">, return </w:t>
      </w:r>
      <w:r w:rsidRPr="00E77497">
        <w:rPr>
          <w:b/>
        </w:rPr>
        <w:t>+0</w:t>
      </w:r>
      <w:r w:rsidRPr="00E77497">
        <w:t>.</w:t>
      </w:r>
    </w:p>
    <w:p w14:paraId="59B92EFB" w14:textId="77777777" w:rsidR="003E75AF" w:rsidRPr="00E77497" w:rsidRDefault="003E75AF" w:rsidP="003E75AF">
      <w:pPr>
        <w:pStyle w:val="Alg4"/>
        <w:numPr>
          <w:ilvl w:val="0"/>
          <w:numId w:val="1586"/>
        </w:numPr>
      </w:pPr>
      <w:r w:rsidRPr="00E77497">
        <w:t xml:space="preserve">If </w:t>
      </w:r>
      <w:r w:rsidRPr="00E77497">
        <w:rPr>
          <w:i/>
        </w:rPr>
        <w:t>x</w:t>
      </w:r>
      <w:r w:rsidRPr="00E77497">
        <w:t xml:space="preserve"> is </w:t>
      </w:r>
      <w:r>
        <w:rPr>
          <w:b/>
        </w:rPr>
        <w:t>NaN</w:t>
      </w:r>
      <w:r w:rsidRPr="00E77497">
        <w:t>, return 1.</w:t>
      </w:r>
    </w:p>
    <w:p w14:paraId="304C2C6D" w14:textId="77777777" w:rsidR="003E75AF" w:rsidRPr="003B4312" w:rsidRDefault="003E75AF" w:rsidP="003E75AF">
      <w:pPr>
        <w:pStyle w:val="Alg4"/>
        <w:numPr>
          <w:ilvl w:val="0"/>
          <w:numId w:val="1586"/>
        </w:numPr>
      </w:pPr>
      <w:r w:rsidRPr="00E77497">
        <w:t xml:space="preserve">If </w:t>
      </w:r>
      <w:r w:rsidRPr="00E77497">
        <w:rPr>
          <w:i/>
        </w:rPr>
        <w:t>y</w:t>
      </w:r>
      <w:r w:rsidRPr="00E77497">
        <w:t xml:space="preserve"> is </w:t>
      </w:r>
      <w:r>
        <w:rPr>
          <w:b/>
        </w:rPr>
        <w:t>NaN</w:t>
      </w:r>
      <w:r w:rsidRPr="00E77497">
        <w:t xml:space="preserve">, return </w:t>
      </w:r>
      <w:r w:rsidRPr="003B4312">
        <w:sym w:font="Symbol" w:char="F02D"/>
      </w:r>
      <w:r w:rsidRPr="003B4312">
        <w:t>1.</w:t>
      </w:r>
    </w:p>
    <w:p w14:paraId="755111E2" w14:textId="77777777" w:rsidR="003E75AF" w:rsidRPr="00546435" w:rsidRDefault="003E75AF" w:rsidP="003E75AF">
      <w:pPr>
        <w:pStyle w:val="Alg4"/>
        <w:numPr>
          <w:ilvl w:val="0"/>
          <w:numId w:val="1586"/>
        </w:numPr>
      </w:pPr>
      <w:r w:rsidRPr="006B6D0A">
        <w:t xml:space="preserve">If the argument </w:t>
      </w:r>
      <w:r w:rsidRPr="006B6D0A">
        <w:rPr>
          <w:i/>
        </w:rPr>
        <w:t>comparefn</w:t>
      </w:r>
      <w:r w:rsidRPr="006B6D0A">
        <w:t xml:space="preserve"> is not </w:t>
      </w:r>
      <w:r w:rsidRPr="00E65A34">
        <w:rPr>
          <w:b/>
        </w:rPr>
        <w:t>undefined</w:t>
      </w:r>
      <w:r w:rsidRPr="00546435">
        <w:t>, then</w:t>
      </w:r>
    </w:p>
    <w:p w14:paraId="42280576" w14:textId="77777777" w:rsidR="003E75AF" w:rsidRPr="00E77497" w:rsidRDefault="003E75AF" w:rsidP="003E75AF">
      <w:pPr>
        <w:pStyle w:val="Alg4"/>
        <w:numPr>
          <w:ilvl w:val="1"/>
          <w:numId w:val="1586"/>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14664B2C" w14:textId="77777777" w:rsidR="003E75AF" w:rsidRPr="00E77497" w:rsidRDefault="003E75AF" w:rsidP="003E75AF">
      <w:pPr>
        <w:pStyle w:val="Alg4"/>
        <w:numPr>
          <w:ilvl w:val="1"/>
          <w:numId w:val="1586"/>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Pr="006637C6">
        <w:rPr>
          <w:i/>
        </w:rPr>
        <w:t>this</w:t>
      </w:r>
      <w:r>
        <w:rPr>
          <w:i/>
        </w:rPr>
        <w:t>Argument</w:t>
      </w:r>
      <w:r w:rsidRPr="00E77497">
        <w:t xml:space="preserve"> and with </w:t>
      </w:r>
      <w:r>
        <w:t>a List containing the values of</w:t>
      </w:r>
      <w:r w:rsidRPr="00E77497">
        <w:t xml:space="preserve"> </w:t>
      </w:r>
      <w:r w:rsidRPr="00E77497">
        <w:rPr>
          <w:i/>
        </w:rPr>
        <w:t>x</w:t>
      </w:r>
      <w:r w:rsidRPr="00E77497">
        <w:t xml:space="preserve"> and </w:t>
      </w:r>
      <w:r w:rsidRPr="00E77497">
        <w:rPr>
          <w:i/>
        </w:rPr>
        <w:t>y</w:t>
      </w:r>
      <w:r>
        <w:rPr>
          <w:iCs/>
        </w:rPr>
        <w:t xml:space="preserve"> as the </w:t>
      </w:r>
      <w:r w:rsidRPr="008D31E0">
        <w:rPr>
          <w:i/>
        </w:rPr>
        <w:t>argumentsList</w:t>
      </w:r>
      <w:r w:rsidRPr="00E77497">
        <w:t>.</w:t>
      </w:r>
    </w:p>
    <w:p w14:paraId="335E9F84" w14:textId="77777777" w:rsidR="003E75AF" w:rsidRPr="003B4312" w:rsidRDefault="003E75AF" w:rsidP="003E75AF">
      <w:pPr>
        <w:pStyle w:val="Alg4"/>
        <w:numPr>
          <w:ilvl w:val="0"/>
          <w:numId w:val="1586"/>
        </w:numPr>
      </w:pPr>
      <w:r w:rsidRPr="00E77497">
        <w:t xml:space="preserve">If </w:t>
      </w:r>
      <w:r w:rsidRPr="00E77497">
        <w:rPr>
          <w:i/>
        </w:rPr>
        <w:t>x</w:t>
      </w:r>
      <w:r w:rsidRPr="00E77497">
        <w:t xml:space="preserve"> &lt; </w:t>
      </w:r>
      <w:r>
        <w:rPr>
          <w:i/>
        </w:rPr>
        <w:t>y</w:t>
      </w:r>
      <w:del w:id="13465" w:author="Rev 19 Allen Wirfs-Brock" w:date="2013-09-09T14:12:00Z">
        <w:r w:rsidDel="00C77523">
          <w:rPr>
            <w:i/>
          </w:rPr>
          <w:delText>Strin</w:delText>
        </w:r>
      </w:del>
      <w:r w:rsidRPr="00E77497">
        <w:t xml:space="preserve">, return </w:t>
      </w:r>
      <w:r w:rsidRPr="003B4312">
        <w:sym w:font="Symbol" w:char="F02D"/>
      </w:r>
      <w:r w:rsidRPr="003B4312">
        <w:t>1.</w:t>
      </w:r>
    </w:p>
    <w:p w14:paraId="501A5E33" w14:textId="77777777" w:rsidR="003E75AF" w:rsidRPr="00A67AF2" w:rsidRDefault="003E75AF" w:rsidP="003E75AF">
      <w:pPr>
        <w:pStyle w:val="Alg4"/>
        <w:numPr>
          <w:ilvl w:val="0"/>
          <w:numId w:val="1586"/>
        </w:numPr>
      </w:pPr>
      <w:r w:rsidRPr="006B6D0A">
        <w:t xml:space="preserve">If </w:t>
      </w:r>
      <w:r w:rsidRPr="006B6D0A">
        <w:rPr>
          <w:i/>
        </w:rPr>
        <w:t>x</w:t>
      </w:r>
      <w:r w:rsidRPr="00E65A34">
        <w:t xml:space="preserve"> &gt; </w:t>
      </w:r>
      <w:r w:rsidRPr="00546435">
        <w:rPr>
          <w:i/>
        </w:rPr>
        <w:t>y</w:t>
      </w:r>
      <w:r w:rsidRPr="00A67AF2">
        <w:t>, return 1.</w:t>
      </w:r>
    </w:p>
    <w:p w14:paraId="1E9C9CCD" w14:textId="77777777" w:rsidR="003E75AF" w:rsidRPr="00675B74" w:rsidRDefault="003E75AF" w:rsidP="003E75AF">
      <w:pPr>
        <w:pStyle w:val="Alg4"/>
        <w:numPr>
          <w:ilvl w:val="0"/>
          <w:numId w:val="1586"/>
        </w:numPr>
        <w:spacing w:after="120"/>
      </w:pPr>
      <w:r w:rsidRPr="00A67AF2">
        <w:t xml:space="preserve">Return </w:t>
      </w:r>
      <w:r w:rsidRPr="00B820AB">
        <w:rPr>
          <w:b/>
        </w:rPr>
        <w:t>+0</w:t>
      </w:r>
      <w:r w:rsidRPr="00675B74">
        <w:t>.</w:t>
      </w:r>
    </w:p>
    <w:p w14:paraId="793828E1" w14:textId="77777777" w:rsidR="003E75AF" w:rsidRPr="006232CB" w:rsidRDefault="003E75AF" w:rsidP="003E75AF">
      <w:pPr>
        <w:pStyle w:val="Note"/>
      </w:pPr>
      <w:r w:rsidRPr="00E77497">
        <w:t>NOTE 1</w:t>
      </w:r>
      <w:r w:rsidRPr="00E77497">
        <w:tab/>
        <w:t xml:space="preserve">Because </w:t>
      </w:r>
      <w:r>
        <w:rPr>
          <w:b/>
        </w:rPr>
        <w:t>NaN</w:t>
      </w:r>
      <w:r w:rsidRPr="00E77497">
        <w:t xml:space="preserve"> always compares greater than any other value, </w:t>
      </w:r>
      <w:r>
        <w:rPr>
          <w:b/>
        </w:rPr>
        <w:t>NaN</w:t>
      </w:r>
      <w:r w:rsidRPr="00E77497">
        <w:t xml:space="preserve"> property values always sort to the end of the result</w:t>
      </w:r>
      <w:r>
        <w:t>.</w:t>
      </w:r>
    </w:p>
    <w:p w14:paraId="7A8539B8" w14:textId="77777777" w:rsidR="00376910" w:rsidRDefault="00376910" w:rsidP="00376910">
      <w:pPr>
        <w:pStyle w:val="40"/>
      </w:pPr>
      <w:r>
        <w:t>%</w:t>
      </w:r>
      <w:r w:rsidRPr="00573628">
        <w:t>TypedArray</w:t>
      </w:r>
      <w:r>
        <w:t>%.prototype.subarray(begin = 0, end = this.length )</w:t>
      </w:r>
      <w:r>
        <w:rPr>
          <w:rStyle w:val="af6"/>
          <w:b w:val="0"/>
        </w:rPr>
        <w:commentReference w:id="13466"/>
      </w:r>
    </w:p>
    <w:p w14:paraId="64043CF4" w14:textId="77777777" w:rsidR="00376910" w:rsidRDefault="00376910" w:rsidP="00376910">
      <w:r>
        <w:t xml:space="preserve">Returns a new </w:t>
      </w:r>
      <w:r w:rsidRPr="009B01AD">
        <w:rPr>
          <w:i/>
        </w:rPr>
        <w:t>TypedArray</w:t>
      </w:r>
      <w:r>
        <w:t xml:space="preserve"> object whose element types is the same as this </w:t>
      </w:r>
      <w:r w:rsidRPr="00FB286F">
        <w:rPr>
          <w:i/>
          <w:iCs/>
        </w:rPr>
        <w:t>TypedArray</w:t>
      </w:r>
      <w:r>
        <w:t xml:space="preserve"> and whose ArrayBuffer is the same as the ArrayBuffer of this </w:t>
      </w:r>
      <w:r w:rsidRPr="009B01AD">
        <w:rPr>
          <w:i/>
        </w:rPr>
        <w:t>TypedArray</w:t>
      </w:r>
      <w:r>
        <w:t xml:space="preserve">, referencing the elements at </w:t>
      </w:r>
      <w:r w:rsidRPr="00FB286F">
        <w:rPr>
          <w:rFonts w:ascii="Times New Roman" w:eastAsia="Times New Roman" w:hAnsi="Times New Roman"/>
          <w:i/>
          <w:spacing w:val="6"/>
          <w:lang w:eastAsia="en-US"/>
        </w:rPr>
        <w:t>begin</w:t>
      </w:r>
      <w:r>
        <w:t xml:space="preserve">, inclusive, up to </w:t>
      </w:r>
      <w:r w:rsidRPr="00FB286F">
        <w:rPr>
          <w:rFonts w:ascii="Times New Roman" w:eastAsia="Times New Roman" w:hAnsi="Times New Roman"/>
          <w:i/>
          <w:spacing w:val="6"/>
          <w:lang w:eastAsia="en-US"/>
        </w:rPr>
        <w:t>end</w:t>
      </w:r>
      <w:r>
        <w:t xml:space="preserve">, exclusive. If either </w:t>
      </w:r>
      <w:r w:rsidRPr="00FB286F">
        <w:rPr>
          <w:rFonts w:ascii="Times New Roman" w:eastAsia="Times New Roman" w:hAnsi="Times New Roman"/>
          <w:i/>
          <w:spacing w:val="6"/>
          <w:lang w:eastAsia="en-US"/>
        </w:rPr>
        <w:t>begin</w:t>
      </w:r>
      <w:r>
        <w:t xml:space="preserve"> or </w:t>
      </w:r>
      <w:r w:rsidRPr="00FB286F">
        <w:rPr>
          <w:rFonts w:ascii="Times New Roman" w:eastAsia="Times New Roman" w:hAnsi="Times New Roman"/>
          <w:i/>
          <w:spacing w:val="6"/>
          <w:lang w:eastAsia="en-US"/>
        </w:rPr>
        <w:t>end</w:t>
      </w:r>
      <w:r>
        <w:t xml:space="preserve"> is negative, it refers to an index from the end of the array, as opposed to from the beginning.</w:t>
      </w:r>
    </w:p>
    <w:p w14:paraId="11A35940" w14:textId="77777777" w:rsidR="00376910" w:rsidRPr="00E77497" w:rsidRDefault="00376910" w:rsidP="00376910">
      <w:pPr>
        <w:pStyle w:val="Alg4"/>
        <w:numPr>
          <w:ilvl w:val="0"/>
          <w:numId w:val="1312"/>
        </w:numPr>
      </w:pPr>
      <w:r w:rsidRPr="00E77497">
        <w:t xml:space="preserve">Let </w:t>
      </w:r>
      <w:r>
        <w:rPr>
          <w:i/>
        </w:rPr>
        <w:t>O</w:t>
      </w:r>
      <w:r w:rsidRPr="00E77497">
        <w:t xml:space="preserve"> be the</w:t>
      </w:r>
      <w:r>
        <w:t xml:space="preserve"> </w:t>
      </w:r>
      <w:del w:id="13467" w:author="Rev 19 Allen Wirfs-Brock" w:date="2013-09-26T13:21:00Z">
        <w:r w:rsidDel="00EB5111">
          <w:delText xml:space="preserve">result of  calling ToObject with the </w:delText>
        </w:r>
      </w:del>
      <w:r w:rsidRPr="00E77497">
        <w:rPr>
          <w:b/>
        </w:rPr>
        <w:t>this</w:t>
      </w:r>
      <w:r w:rsidRPr="00E77497">
        <w:t xml:space="preserve"> value</w:t>
      </w:r>
      <w:del w:id="13468" w:author="Rev 19 Allen Wirfs-Brock" w:date="2013-09-26T13:21:00Z">
        <w:r w:rsidRPr="007B0456" w:rsidDel="00EB5111">
          <w:delText xml:space="preserve"> </w:delText>
        </w:r>
        <w:r w:rsidDel="00EB5111">
          <w:delText>as its argument</w:delText>
        </w:r>
      </w:del>
      <w:r w:rsidRPr="00E77497">
        <w:t>.</w:t>
      </w:r>
    </w:p>
    <w:p w14:paraId="42A3A259" w14:textId="77777777" w:rsidR="00CB251B" w:rsidRDefault="00CB251B" w:rsidP="00CB251B">
      <w:pPr>
        <w:pStyle w:val="Alg4"/>
        <w:numPr>
          <w:ilvl w:val="0"/>
          <w:numId w:val="1312"/>
        </w:numPr>
        <w:rPr>
          <w:ins w:id="13469" w:author="Rev 19 Allen Wirfs-Brock" w:date="2013-09-27T11:41:00Z"/>
        </w:rPr>
      </w:pPr>
      <w:ins w:id="13470" w:author="Rev 19 Allen Wirfs-Brock" w:date="2013-09-27T11:41:00Z">
        <w:r>
          <w:t>If Type(</w:t>
        </w:r>
        <w:r>
          <w:rPr>
            <w:i/>
          </w:rPr>
          <w:t>O</w:t>
        </w:r>
        <w:r>
          <w:t xml:space="preserve">) is not Object, throw a </w:t>
        </w:r>
        <w:r w:rsidRPr="00CB251B">
          <w:rPr>
            <w:b/>
          </w:rPr>
          <w:t>TypeError</w:t>
        </w:r>
        <w:r>
          <w:t xml:space="preserve"> exception.</w:t>
        </w:r>
      </w:ins>
    </w:p>
    <w:p w14:paraId="1A980FB8" w14:textId="77777777" w:rsidR="00376910" w:rsidRPr="00E77497" w:rsidDel="00EB5111" w:rsidRDefault="00376910" w:rsidP="00376910">
      <w:pPr>
        <w:pStyle w:val="Alg4"/>
        <w:numPr>
          <w:ilvl w:val="0"/>
          <w:numId w:val="1312"/>
        </w:numPr>
        <w:rPr>
          <w:del w:id="13471" w:author="Rev 19 Allen Wirfs-Brock" w:date="2013-09-26T13:21:00Z"/>
        </w:rPr>
      </w:pPr>
      <w:del w:id="13472" w:author="Rev 19 Allen Wirfs-Brock" w:date="2013-09-26T13:21:00Z">
        <w:r w:rsidDel="00EB5111">
          <w:delText>ReturnIfAbrupt(</w:delText>
        </w:r>
        <w:r w:rsidDel="00EB5111">
          <w:rPr>
            <w:i/>
          </w:rPr>
          <w:delText>O</w:delText>
        </w:r>
        <w:r w:rsidDel="00EB5111">
          <w:delText>).</w:delText>
        </w:r>
      </w:del>
    </w:p>
    <w:p w14:paraId="569FC216" w14:textId="77777777" w:rsidR="00EB5111" w:rsidRPr="00E77497" w:rsidRDefault="00EB5111" w:rsidP="00EB5111">
      <w:pPr>
        <w:pStyle w:val="Alg4"/>
        <w:numPr>
          <w:ilvl w:val="0"/>
          <w:numId w:val="1312"/>
        </w:numPr>
        <w:rPr>
          <w:ins w:id="13473" w:author="Rev 19 Allen Wirfs-Brock" w:date="2013-09-26T13:21:00Z"/>
        </w:rPr>
      </w:pPr>
      <w:ins w:id="13474" w:author="Rev 19 Allen Wirfs-Brock" w:date="2013-09-26T13:21:00Z">
        <w:r>
          <w:t xml:space="preserve">If </w:t>
        </w:r>
        <w:r>
          <w:rPr>
            <w:i/>
            <w:iCs/>
          </w:rPr>
          <w:t>O</w:t>
        </w:r>
        <w:r>
          <w:t xml:space="preserve"> does not have a [[TypedArrayName]] internal data property, then throw a </w:t>
        </w:r>
        <w:r w:rsidRPr="00F5744B">
          <w:rPr>
            <w:b/>
            <w:bCs/>
          </w:rPr>
          <w:t>TypeError</w:t>
        </w:r>
        <w:r>
          <w:t xml:space="preserve"> exception.</w:t>
        </w:r>
      </w:ins>
    </w:p>
    <w:p w14:paraId="49E5A154" w14:textId="77777777" w:rsidR="00EB5111" w:rsidRDefault="00EB5111" w:rsidP="00EB5111">
      <w:pPr>
        <w:pStyle w:val="Alg4"/>
        <w:numPr>
          <w:ilvl w:val="0"/>
          <w:numId w:val="1312"/>
        </w:numPr>
        <w:rPr>
          <w:ins w:id="13475" w:author="Rev 19 Allen Wirfs-Brock" w:date="2013-09-26T13:21:00Z"/>
        </w:rPr>
      </w:pPr>
      <w:ins w:id="13476" w:author="Rev 19 Allen Wirfs-Brock" w:date="2013-09-26T13:21:00Z">
        <w:r>
          <w:t xml:space="preserve">Assert: </w:t>
        </w:r>
        <w:r>
          <w:rPr>
            <w:i/>
          </w:rPr>
          <w:t>O</w:t>
        </w:r>
        <w:r>
          <w:t xml:space="preserve"> has [[ViewedArrayBuffer]] internal</w:t>
        </w:r>
        <w:r w:rsidRPr="00314265">
          <w:t xml:space="preserve"> </w:t>
        </w:r>
        <w:r>
          <w:t>data propert</w:t>
        </w:r>
      </w:ins>
      <w:ins w:id="13477" w:author="Rev 19 Allen Wirfs-Brock" w:date="2013-09-26T13:22:00Z">
        <w:r>
          <w:t>y</w:t>
        </w:r>
      </w:ins>
      <w:ins w:id="13478" w:author="Rev 19 Allen Wirfs-Brock" w:date="2013-09-26T13:21:00Z">
        <w:r>
          <w:t>.</w:t>
        </w:r>
      </w:ins>
    </w:p>
    <w:p w14:paraId="096AFD78" w14:textId="77777777" w:rsidR="00376910" w:rsidDel="00EB5111" w:rsidRDefault="00376910" w:rsidP="00376910">
      <w:pPr>
        <w:pStyle w:val="Alg4"/>
        <w:numPr>
          <w:ilvl w:val="0"/>
          <w:numId w:val="1312"/>
        </w:numPr>
        <w:rPr>
          <w:del w:id="13479" w:author="Rev 19 Allen Wirfs-Brock" w:date="2013-09-26T13:22:00Z"/>
        </w:rPr>
      </w:pPr>
      <w:del w:id="13480" w:author="Rev 19 Allen Wirfs-Brock" w:date="2013-09-26T13:22:00Z">
        <w:r w:rsidDel="00EB5111">
          <w:delText xml:space="preserve">If </w:delText>
        </w:r>
        <w:r w:rsidDel="00EB5111">
          <w:rPr>
            <w:i/>
          </w:rPr>
          <w:delText>O</w:delText>
        </w:r>
        <w:r w:rsidDel="00EB5111">
          <w:delText xml:space="preserve"> does not have a [[ViewedArrayBuffer]] internal</w:delText>
        </w:r>
        <w:r w:rsidRPr="00314265" w:rsidDel="00EB5111">
          <w:delText xml:space="preserve"> </w:delText>
        </w:r>
        <w:r w:rsidDel="00EB5111">
          <w:delText xml:space="preserve">data property throw a </w:delText>
        </w:r>
        <w:r w:rsidRPr="00B5244C" w:rsidDel="00EB5111">
          <w:rPr>
            <w:b/>
          </w:rPr>
          <w:delText>TypeError</w:delText>
        </w:r>
        <w:r w:rsidDel="00EB5111">
          <w:delText xml:space="preserve"> exception.</w:delText>
        </w:r>
      </w:del>
    </w:p>
    <w:p w14:paraId="688A91EC" w14:textId="77777777" w:rsidR="00376910" w:rsidRPr="00E77497" w:rsidRDefault="00376910" w:rsidP="00376910">
      <w:pPr>
        <w:pStyle w:val="Alg4"/>
        <w:numPr>
          <w:ilvl w:val="0"/>
          <w:numId w:val="1312"/>
        </w:numPr>
      </w:pPr>
      <w:r>
        <w:t xml:space="preserve">Let </w:t>
      </w:r>
      <w:r>
        <w:rPr>
          <w:i/>
          <w:iCs/>
        </w:rPr>
        <w:t>buffer</w:t>
      </w:r>
      <w:r>
        <w:t xml:space="preserve"> be the value of </w:t>
      </w:r>
      <w:r>
        <w:rPr>
          <w:i/>
        </w:rPr>
        <w:t>O</w:t>
      </w:r>
      <w:r>
        <w:t>’s [[ViewedArrayBuffer]] internal</w:t>
      </w:r>
      <w:r w:rsidRPr="00314265">
        <w:t xml:space="preserve"> </w:t>
      </w:r>
      <w:r>
        <w:t>data property.</w:t>
      </w:r>
    </w:p>
    <w:p w14:paraId="270D06D1" w14:textId="77777777" w:rsidR="00376910" w:rsidRDefault="00376910" w:rsidP="00376910">
      <w:pPr>
        <w:pStyle w:val="Alg4"/>
        <w:numPr>
          <w:ilvl w:val="0"/>
          <w:numId w:val="1312"/>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39CB51F9" w14:textId="77777777" w:rsidR="00376910" w:rsidRDefault="00376910" w:rsidP="00376910">
      <w:pPr>
        <w:pStyle w:val="Alg3"/>
        <w:numPr>
          <w:ilvl w:val="0"/>
          <w:numId w:val="1312"/>
        </w:numPr>
      </w:pPr>
      <w:r>
        <w:t xml:space="preserve">Let </w:t>
      </w:r>
      <w:r>
        <w:rPr>
          <w:i/>
          <w:iCs/>
        </w:rPr>
        <w:t>srcLength</w:t>
      </w:r>
      <w:r>
        <w:t xml:space="preserve"> be the value of </w:t>
      </w:r>
      <w:r>
        <w:rPr>
          <w:i/>
        </w:rPr>
        <w:t>O</w:t>
      </w:r>
      <w:r>
        <w:t>’s [[ArrayLength]] internal</w:t>
      </w:r>
      <w:r w:rsidRPr="00314265">
        <w:t xml:space="preserve"> </w:t>
      </w:r>
      <w:r>
        <w:t>data property.</w:t>
      </w:r>
    </w:p>
    <w:p w14:paraId="48149353" w14:textId="77777777" w:rsidR="00376910" w:rsidRDefault="00376910" w:rsidP="00376910">
      <w:pPr>
        <w:pStyle w:val="Alg3"/>
        <w:numPr>
          <w:ilvl w:val="0"/>
          <w:numId w:val="1312"/>
        </w:numPr>
      </w:pPr>
      <w:r>
        <w:t xml:space="preserve">Let </w:t>
      </w:r>
      <w:r w:rsidRPr="00FB286F">
        <w:rPr>
          <w:i/>
          <w:iCs/>
        </w:rPr>
        <w:t>beginInt</w:t>
      </w:r>
      <w:r>
        <w:t xml:space="preserve"> be ToInteger(</w:t>
      </w:r>
      <w:r w:rsidRPr="00FB286F">
        <w:rPr>
          <w:i/>
          <w:iCs/>
        </w:rPr>
        <w:t>begin</w:t>
      </w:r>
      <w:r>
        <w:t>)</w:t>
      </w:r>
    </w:p>
    <w:p w14:paraId="5864B722" w14:textId="77777777" w:rsidR="00376910" w:rsidRDefault="00376910" w:rsidP="00376910">
      <w:pPr>
        <w:pStyle w:val="Alg3"/>
        <w:numPr>
          <w:ilvl w:val="0"/>
          <w:numId w:val="1312"/>
        </w:numPr>
      </w:pPr>
      <w:r>
        <w:t>ReturnIfAbrupt(</w:t>
      </w:r>
      <w:r w:rsidRPr="002763F2">
        <w:rPr>
          <w:i/>
          <w:iCs/>
        </w:rPr>
        <w:t>beginInt</w:t>
      </w:r>
      <w:r>
        <w:t>).</w:t>
      </w:r>
    </w:p>
    <w:p w14:paraId="2AD28758" w14:textId="77777777" w:rsidR="00376910" w:rsidRDefault="00376910" w:rsidP="00376910">
      <w:pPr>
        <w:pStyle w:val="Alg3"/>
        <w:numPr>
          <w:ilvl w:val="0"/>
          <w:numId w:val="1312"/>
        </w:numPr>
      </w:pPr>
      <w:r>
        <w:t xml:space="preserve">If </w:t>
      </w:r>
      <w:r w:rsidRPr="00FB286F">
        <w:rPr>
          <w:i/>
          <w:iCs/>
        </w:rPr>
        <w:t>beginInt</w:t>
      </w:r>
      <w:r>
        <w:t xml:space="preserve"> &lt; 0, then let </w:t>
      </w:r>
      <w:r w:rsidRPr="00FB286F">
        <w:rPr>
          <w:i/>
          <w:iCs/>
        </w:rPr>
        <w:t>beginInt</w:t>
      </w:r>
      <w:r>
        <w:t xml:space="preserve"> be </w:t>
      </w:r>
      <w:r w:rsidRPr="00FB286F">
        <w:rPr>
          <w:i/>
          <w:iCs/>
        </w:rPr>
        <w:t>srcLength</w:t>
      </w:r>
      <w:r>
        <w:t xml:space="preserve"> + </w:t>
      </w:r>
      <w:r w:rsidRPr="00FB286F">
        <w:rPr>
          <w:i/>
          <w:iCs/>
        </w:rPr>
        <w:t>beginInt</w:t>
      </w:r>
      <w:r>
        <w:t>.</w:t>
      </w:r>
    </w:p>
    <w:p w14:paraId="699EF556" w14:textId="77777777" w:rsidR="00376910" w:rsidRDefault="00376910" w:rsidP="00376910">
      <w:pPr>
        <w:pStyle w:val="Alg3"/>
        <w:numPr>
          <w:ilvl w:val="0"/>
          <w:numId w:val="1312"/>
        </w:numPr>
      </w:pPr>
      <w:r>
        <w:t xml:space="preserve">Let </w:t>
      </w:r>
      <w:r w:rsidRPr="00FB286F">
        <w:rPr>
          <w:i/>
          <w:iCs/>
        </w:rPr>
        <w:t>beginIndex</w:t>
      </w:r>
      <w:r>
        <w:t xml:space="preserve"> be min(</w:t>
      </w:r>
      <w:r w:rsidRPr="00FB286F">
        <w:rPr>
          <w:i/>
          <w:iCs/>
        </w:rPr>
        <w:t>srcLength</w:t>
      </w:r>
      <w:r>
        <w:t xml:space="preserve">, max(0, </w:t>
      </w:r>
      <w:r w:rsidRPr="00FB286F">
        <w:rPr>
          <w:i/>
          <w:iCs/>
        </w:rPr>
        <w:t>beginInt</w:t>
      </w:r>
      <w:r>
        <w:t>)).</w:t>
      </w:r>
    </w:p>
    <w:p w14:paraId="1236D131" w14:textId="77777777" w:rsidR="00376910" w:rsidRDefault="00376910" w:rsidP="00376910">
      <w:pPr>
        <w:pStyle w:val="Alg3"/>
        <w:numPr>
          <w:ilvl w:val="0"/>
          <w:numId w:val="1312"/>
        </w:numPr>
      </w:pPr>
      <w:r>
        <w:t xml:space="preserve">If </w:t>
      </w:r>
      <w:r>
        <w:rPr>
          <w:i/>
          <w:iCs/>
        </w:rPr>
        <w:t>end</w:t>
      </w:r>
      <w:r>
        <w:t xml:space="preserve"> is </w:t>
      </w:r>
      <w:r>
        <w:rPr>
          <w:b/>
          <w:bCs/>
        </w:rPr>
        <w:t>undefined</w:t>
      </w:r>
      <w:r>
        <w:t xml:space="preserve">, then let </w:t>
      </w:r>
      <w:r>
        <w:rPr>
          <w:i/>
          <w:iCs/>
        </w:rPr>
        <w:t>end</w:t>
      </w:r>
      <w:r>
        <w:t xml:space="preserve"> be </w:t>
      </w:r>
      <w:r>
        <w:rPr>
          <w:i/>
          <w:iCs/>
        </w:rPr>
        <w:t>srcLength</w:t>
      </w:r>
      <w:r>
        <w:t>.</w:t>
      </w:r>
    </w:p>
    <w:p w14:paraId="5C03FC52" w14:textId="77777777" w:rsidR="00376910" w:rsidRDefault="00376910" w:rsidP="00376910">
      <w:pPr>
        <w:pStyle w:val="Alg3"/>
        <w:numPr>
          <w:ilvl w:val="0"/>
          <w:numId w:val="1312"/>
        </w:numPr>
      </w:pPr>
      <w:r>
        <w:t xml:space="preserve">Let </w:t>
      </w:r>
      <w:r w:rsidRPr="001860C7">
        <w:rPr>
          <w:i/>
          <w:iCs/>
        </w:rPr>
        <w:t>endInt</w:t>
      </w:r>
      <w:r>
        <w:t xml:space="preserve"> be ToInteger(</w:t>
      </w:r>
      <w:r w:rsidRPr="001860C7">
        <w:rPr>
          <w:i/>
          <w:iCs/>
        </w:rPr>
        <w:t>end</w:t>
      </w:r>
      <w:r>
        <w:t>).</w:t>
      </w:r>
    </w:p>
    <w:p w14:paraId="1FF3C67C" w14:textId="77777777" w:rsidR="00376910" w:rsidRDefault="00376910" w:rsidP="00376910">
      <w:pPr>
        <w:pStyle w:val="Alg3"/>
        <w:numPr>
          <w:ilvl w:val="0"/>
          <w:numId w:val="1312"/>
        </w:numPr>
      </w:pPr>
      <w:r>
        <w:t>ReturnIfAbrupt(</w:t>
      </w:r>
      <w:r>
        <w:rPr>
          <w:i/>
          <w:iCs/>
        </w:rPr>
        <w:t>end</w:t>
      </w:r>
      <w:r w:rsidRPr="002763F2">
        <w:rPr>
          <w:i/>
          <w:iCs/>
        </w:rPr>
        <w:t>Int</w:t>
      </w:r>
      <w:r>
        <w:t>).</w:t>
      </w:r>
    </w:p>
    <w:p w14:paraId="66123DB7" w14:textId="77777777" w:rsidR="00376910" w:rsidRDefault="00376910" w:rsidP="00376910">
      <w:pPr>
        <w:pStyle w:val="Alg3"/>
        <w:numPr>
          <w:ilvl w:val="0"/>
          <w:numId w:val="1312"/>
        </w:numPr>
      </w:pPr>
      <w:r>
        <w:t xml:space="preserve">If </w:t>
      </w:r>
      <w:r w:rsidRPr="001860C7">
        <w:rPr>
          <w:i/>
          <w:iCs/>
        </w:rPr>
        <w:t>endInt</w:t>
      </w:r>
      <w:r>
        <w:t xml:space="preserve"> &lt; 0, then let </w:t>
      </w:r>
      <w:r w:rsidRPr="001860C7">
        <w:rPr>
          <w:i/>
          <w:iCs/>
        </w:rPr>
        <w:t>endInt</w:t>
      </w:r>
      <w:r>
        <w:t xml:space="preserve"> be </w:t>
      </w:r>
      <w:r w:rsidRPr="001860C7">
        <w:rPr>
          <w:i/>
          <w:iCs/>
        </w:rPr>
        <w:t>srcLength</w:t>
      </w:r>
      <w:r>
        <w:t xml:space="preserve"> + </w:t>
      </w:r>
      <w:r w:rsidRPr="001860C7">
        <w:rPr>
          <w:i/>
          <w:iCs/>
        </w:rPr>
        <w:t>endInt</w:t>
      </w:r>
      <w:r>
        <w:t>.</w:t>
      </w:r>
    </w:p>
    <w:p w14:paraId="64D677EF" w14:textId="77777777" w:rsidR="00376910" w:rsidRDefault="00376910" w:rsidP="00376910">
      <w:pPr>
        <w:pStyle w:val="Alg3"/>
        <w:numPr>
          <w:ilvl w:val="0"/>
          <w:numId w:val="1312"/>
        </w:numPr>
      </w:pPr>
      <w:r>
        <w:t xml:space="preserve">Let </w:t>
      </w:r>
      <w:r w:rsidRPr="001860C7">
        <w:rPr>
          <w:i/>
          <w:iCs/>
        </w:rPr>
        <w:t>endIndex</w:t>
      </w:r>
      <w:r>
        <w:t xml:space="preserve"> be max(0,min(</w:t>
      </w:r>
      <w:r w:rsidRPr="001860C7">
        <w:rPr>
          <w:i/>
          <w:iCs/>
        </w:rPr>
        <w:t>srcLength</w:t>
      </w:r>
      <w:r>
        <w:t xml:space="preserve">, </w:t>
      </w:r>
      <w:r w:rsidRPr="001860C7">
        <w:rPr>
          <w:i/>
          <w:iCs/>
        </w:rPr>
        <w:t>endInt</w:t>
      </w:r>
      <w:r>
        <w:t>)).</w:t>
      </w:r>
    </w:p>
    <w:p w14:paraId="12C3FF97" w14:textId="77777777" w:rsidR="00376910" w:rsidRDefault="00376910" w:rsidP="00376910">
      <w:pPr>
        <w:pStyle w:val="Alg3"/>
        <w:numPr>
          <w:ilvl w:val="0"/>
          <w:numId w:val="1312"/>
        </w:numPr>
      </w:pPr>
      <w:r>
        <w:t xml:space="preserve">If </w:t>
      </w:r>
      <w:r w:rsidRPr="001860C7">
        <w:rPr>
          <w:i/>
          <w:iCs/>
        </w:rPr>
        <w:t>endIndex</w:t>
      </w:r>
      <w:r>
        <w:t xml:space="preserve"> &lt; </w:t>
      </w:r>
      <w:r w:rsidRPr="001860C7">
        <w:rPr>
          <w:i/>
          <w:iCs/>
        </w:rPr>
        <w:t>beginIndex</w:t>
      </w:r>
      <w:r>
        <w:t xml:space="preserve">, then let </w:t>
      </w:r>
      <w:r w:rsidRPr="001860C7">
        <w:rPr>
          <w:i/>
          <w:iCs/>
        </w:rPr>
        <w:t>endIndex</w:t>
      </w:r>
      <w:r>
        <w:t xml:space="preserve"> be </w:t>
      </w:r>
      <w:r w:rsidRPr="001860C7">
        <w:rPr>
          <w:i/>
          <w:iCs/>
        </w:rPr>
        <w:t>beginIndex</w:t>
      </w:r>
      <w:r>
        <w:t>.</w:t>
      </w:r>
    </w:p>
    <w:p w14:paraId="04310FB0" w14:textId="77777777" w:rsidR="00376910" w:rsidRDefault="00376910" w:rsidP="00376910">
      <w:pPr>
        <w:pStyle w:val="Alg4"/>
        <w:numPr>
          <w:ilvl w:val="0"/>
          <w:numId w:val="1312"/>
        </w:numPr>
      </w:pPr>
      <w:r>
        <w:t xml:space="preserve">Let </w:t>
      </w:r>
      <w:r>
        <w:rPr>
          <w:i/>
          <w:iCs/>
        </w:rPr>
        <w:t>newLength</w:t>
      </w:r>
      <w:r>
        <w:t xml:space="preserve"> be </w:t>
      </w:r>
      <w:r w:rsidRPr="001860C7">
        <w:rPr>
          <w:i/>
          <w:iCs/>
        </w:rPr>
        <w:t>endIndex</w:t>
      </w:r>
      <w:r>
        <w:t xml:space="preserve"> - </w:t>
      </w:r>
      <w:r w:rsidRPr="001860C7">
        <w:rPr>
          <w:i/>
          <w:iCs/>
        </w:rPr>
        <w:t>beginIndex</w:t>
      </w:r>
      <w:r>
        <w:t>.</w:t>
      </w:r>
    </w:p>
    <w:p w14:paraId="69337F85" w14:textId="77777777" w:rsidR="00376910" w:rsidRDefault="00376910" w:rsidP="00376910">
      <w:pPr>
        <w:pStyle w:val="Alg4"/>
        <w:numPr>
          <w:ilvl w:val="0"/>
          <w:numId w:val="1312"/>
        </w:numPr>
      </w:pPr>
      <w:r>
        <w:t xml:space="preserve">Let </w:t>
      </w:r>
      <w:r>
        <w:rPr>
          <w:i/>
          <w:iCs/>
        </w:rPr>
        <w:t>constructorName</w:t>
      </w:r>
      <w:r>
        <w:t xml:space="preserve"> be the string value </w:t>
      </w:r>
      <w:r>
        <w:rPr>
          <w:i/>
          <w:iCs/>
        </w:rPr>
        <w:t>O</w:t>
      </w:r>
      <w:r>
        <w:t>’s [[TypedArrayName]] internal</w:t>
      </w:r>
      <w:r w:rsidRPr="00314265">
        <w:t xml:space="preserve"> </w:t>
      </w:r>
      <w:r>
        <w:t>data property.</w:t>
      </w:r>
    </w:p>
    <w:p w14:paraId="77AFEE13" w14:textId="77777777" w:rsidR="00376910" w:rsidRDefault="00376910" w:rsidP="00376910">
      <w:pPr>
        <w:pStyle w:val="Alg4"/>
        <w:numPr>
          <w:ilvl w:val="0"/>
          <w:numId w:val="1312"/>
        </w:numPr>
      </w:pPr>
      <w:r>
        <w:t xml:space="preserve">Let </w:t>
      </w:r>
      <w:r>
        <w:rPr>
          <w:i/>
          <w:iCs/>
        </w:rPr>
        <w:t>elementType</w:t>
      </w:r>
      <w:r>
        <w:t xml:space="preserve"> be the string value of the Element Type value in </w:t>
      </w:r>
      <w:ins w:id="13481" w:author="Rev 19 Allen Wirfs-Brock" w:date="2013-09-09T10:46:00Z">
        <w:r w:rsidR="009F0B29">
          <w:fldChar w:fldCharType="begin"/>
        </w:r>
        <w:r w:rsidR="009F0B29">
          <w:instrText xml:space="preserve"> REF _Ref366065074 \h </w:instrText>
        </w:r>
      </w:ins>
      <w:ins w:id="13482" w:author="Rev 19 Allen Wirfs-Brock" w:date="2013-09-09T10:46:00Z">
        <w:r w:rsidR="009F0B29">
          <w:fldChar w:fldCharType="separate"/>
        </w:r>
      </w:ins>
      <w:ins w:id="13483" w:author="Rev 19 Allen Wirfs-Brock" w:date="2013-09-27T13:22:00Z">
        <w:r w:rsidR="00D433E8">
          <w:t xml:space="preserve">Table </w:t>
        </w:r>
        <w:r w:rsidR="00D433E8">
          <w:rPr>
            <w:noProof/>
          </w:rPr>
          <w:t>36</w:t>
        </w:r>
      </w:ins>
      <w:ins w:id="13484" w:author="Rev 19 Allen Wirfs-Brock" w:date="2013-09-09T10:46:00Z">
        <w:r w:rsidR="009F0B29">
          <w:fldChar w:fldCharType="end"/>
        </w:r>
      </w:ins>
      <w:r>
        <w:t xml:space="preserve"> for </w:t>
      </w:r>
      <w:r>
        <w:rPr>
          <w:i/>
          <w:iCs/>
        </w:rPr>
        <w:t>constructorName</w:t>
      </w:r>
      <w:r>
        <w:t>.</w:t>
      </w:r>
    </w:p>
    <w:p w14:paraId="334D4A29" w14:textId="77777777" w:rsidR="00376910" w:rsidRDefault="00376910" w:rsidP="00376910">
      <w:pPr>
        <w:pStyle w:val="Alg4"/>
        <w:numPr>
          <w:ilvl w:val="0"/>
          <w:numId w:val="1312"/>
        </w:numPr>
      </w:pPr>
      <w:r>
        <w:t xml:space="preserve">Let </w:t>
      </w:r>
      <w:r>
        <w:rPr>
          <w:i/>
          <w:iCs/>
        </w:rPr>
        <w:t>elementSize</w:t>
      </w:r>
      <w:r>
        <w:t xml:space="preserve"> be the</w:t>
      </w:r>
      <w:r w:rsidRPr="00540D45">
        <w:t xml:space="preserve"> Number value of the Element Size value specified in </w:t>
      </w:r>
      <w:ins w:id="13485" w:author="Rev 19 Allen Wirfs-Brock" w:date="2013-09-09T10:47:00Z">
        <w:r w:rsidR="009F0B29">
          <w:fldChar w:fldCharType="begin"/>
        </w:r>
        <w:r w:rsidR="009F0B29">
          <w:instrText xml:space="preserve"> REF _Ref366065074 \h </w:instrText>
        </w:r>
      </w:ins>
      <w:ins w:id="13486" w:author="Rev 19 Allen Wirfs-Brock" w:date="2013-09-09T10:47:00Z">
        <w:r w:rsidR="009F0B29">
          <w:fldChar w:fldCharType="separate"/>
        </w:r>
      </w:ins>
      <w:ins w:id="13487" w:author="Rev 19 Allen Wirfs-Brock" w:date="2013-09-27T13:22:00Z">
        <w:r w:rsidR="00D433E8">
          <w:t xml:space="preserve">Table </w:t>
        </w:r>
        <w:r w:rsidR="00D433E8">
          <w:rPr>
            <w:noProof/>
          </w:rPr>
          <w:t>36</w:t>
        </w:r>
      </w:ins>
      <w:ins w:id="13488" w:author="Rev 19 Allen Wirfs-Brock" w:date="2013-09-09T10:47:00Z">
        <w:r w:rsidR="009F0B29">
          <w:fldChar w:fldCharType="end"/>
        </w:r>
      </w:ins>
      <w:r>
        <w:t xml:space="preserve"> </w:t>
      </w:r>
      <w:r w:rsidRPr="00540D45">
        <w:t xml:space="preserve">for </w:t>
      </w:r>
      <w:r>
        <w:rPr>
          <w:i/>
          <w:iCs/>
        </w:rPr>
        <w:t>constructorName</w:t>
      </w:r>
      <w:r w:rsidRPr="00540D45">
        <w:t>.</w:t>
      </w:r>
    </w:p>
    <w:p w14:paraId="3722D917" w14:textId="77777777" w:rsidR="00376910" w:rsidRDefault="00376910" w:rsidP="00376910">
      <w:pPr>
        <w:pStyle w:val="Alg4"/>
        <w:numPr>
          <w:ilvl w:val="0"/>
          <w:numId w:val="1312"/>
        </w:numPr>
      </w:pPr>
      <w:r>
        <w:t xml:space="preserve">Let </w:t>
      </w:r>
      <w:r>
        <w:rPr>
          <w:i/>
          <w:iCs/>
        </w:rPr>
        <w:t>srcByteOffset</w:t>
      </w:r>
      <w:r>
        <w:t xml:space="preserve"> be the value of </w:t>
      </w:r>
      <w:r>
        <w:rPr>
          <w:i/>
          <w:iCs/>
        </w:rPr>
        <w:t>O</w:t>
      </w:r>
      <w:r>
        <w:t>’s [[ByteOffset]] internal</w:t>
      </w:r>
      <w:r w:rsidRPr="00314265">
        <w:t xml:space="preserve"> </w:t>
      </w:r>
      <w:r>
        <w:t>data property.</w:t>
      </w:r>
    </w:p>
    <w:p w14:paraId="4EEF2B29" w14:textId="77777777" w:rsidR="00376910" w:rsidRDefault="00376910" w:rsidP="00376910">
      <w:pPr>
        <w:pStyle w:val="Alg4"/>
        <w:numPr>
          <w:ilvl w:val="0"/>
          <w:numId w:val="1312"/>
        </w:numPr>
      </w:pPr>
      <w:r>
        <w:t xml:space="preserve">Let </w:t>
      </w:r>
      <w:r>
        <w:rPr>
          <w:i/>
          <w:iCs/>
        </w:rPr>
        <w:t>beginByteOffset</w:t>
      </w:r>
      <w:r>
        <w:t xml:space="preserve"> be </w:t>
      </w:r>
      <w:r>
        <w:rPr>
          <w:i/>
          <w:iCs/>
        </w:rPr>
        <w:t>srcByteOffset</w:t>
      </w:r>
      <w:r>
        <w:t xml:space="preserve"> + </w:t>
      </w:r>
      <w:r>
        <w:rPr>
          <w:i/>
          <w:iCs/>
        </w:rPr>
        <w:t>beginIndex</w:t>
      </w:r>
      <w:r>
        <w:t xml:space="preserve"> × </w:t>
      </w:r>
      <w:r>
        <w:rPr>
          <w:i/>
          <w:iCs/>
        </w:rPr>
        <w:t>elementSize</w:t>
      </w:r>
      <w:r>
        <w:t>.</w:t>
      </w:r>
    </w:p>
    <w:p w14:paraId="48579BA3" w14:textId="77777777" w:rsidR="00376910" w:rsidRPr="00EB24FE" w:rsidRDefault="00376910" w:rsidP="00376910">
      <w:pPr>
        <w:numPr>
          <w:ilvl w:val="0"/>
          <w:numId w:val="1312"/>
        </w:numPr>
        <w:spacing w:after="0"/>
        <w:contextualSpacing/>
        <w:rPr>
          <w:rFonts w:ascii="Times New Roman" w:hAnsi="Times New Roman"/>
        </w:rPr>
      </w:pPr>
      <w:r w:rsidRPr="00E77497">
        <w:rPr>
          <w:rFonts w:ascii="Times New Roman" w:hAnsi="Times New Roman"/>
        </w:rPr>
        <w:t xml:space="preserve">Let </w:t>
      </w:r>
      <w:r>
        <w:rPr>
          <w:rFonts w:ascii="Times New Roman" w:hAnsi="Times New Roman"/>
          <w:i/>
        </w:rPr>
        <w:t>constructor</w:t>
      </w:r>
      <w:r w:rsidRPr="00E77497">
        <w:rPr>
          <w:rFonts w:ascii="Times New Roman" w:hAnsi="Times New Roman"/>
          <w:i/>
        </w:rPr>
        <w:t xml:space="preserve">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O</w:t>
      </w:r>
      <w:r>
        <w:rPr>
          <w:rFonts w:ascii="Times New Roman" w:hAnsi="Times New Roman"/>
        </w:rPr>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sidRPr="00844B9F">
        <w:rPr>
          <w:rFonts w:ascii="Times New Roman" w:hAnsi="Times New Roman"/>
          <w:bCs/>
        </w:rPr>
        <w:t>)</w:t>
      </w:r>
      <w:r w:rsidRPr="00E77497">
        <w:rPr>
          <w:rFonts w:ascii="Times New Roman" w:hAnsi="Times New Roman"/>
        </w:rPr>
        <w:t>.</w:t>
      </w:r>
    </w:p>
    <w:p w14:paraId="63FA8A97" w14:textId="77777777" w:rsidR="00376910" w:rsidRDefault="00376910" w:rsidP="00376910">
      <w:pPr>
        <w:pStyle w:val="Alg4"/>
        <w:numPr>
          <w:ilvl w:val="0"/>
          <w:numId w:val="1312"/>
        </w:numPr>
      </w:pPr>
      <w:r>
        <w:t>ReturnIfAbrupt(</w:t>
      </w:r>
      <w:r>
        <w:rPr>
          <w:i/>
        </w:rPr>
        <w:t>constructor</w:t>
      </w:r>
      <w:r>
        <w:t>).</w:t>
      </w:r>
    </w:p>
    <w:p w14:paraId="1DA39C8C" w14:textId="77777777" w:rsidR="00376910" w:rsidRPr="00E77497" w:rsidRDefault="00376910" w:rsidP="00376910">
      <w:pPr>
        <w:pStyle w:val="Alg4"/>
        <w:numPr>
          <w:ilvl w:val="0"/>
          <w:numId w:val="1312"/>
        </w:numPr>
      </w:pPr>
      <w:r>
        <w:t>If IsConstructor(</w:t>
      </w:r>
      <w:r>
        <w:rPr>
          <w:i/>
          <w:iCs/>
        </w:rPr>
        <w:t>constructor</w:t>
      </w:r>
      <w:r>
        <w:t xml:space="preserve">) is </w:t>
      </w:r>
      <w:r>
        <w:rPr>
          <w:b/>
          <w:bCs/>
        </w:rPr>
        <w:t>false</w:t>
      </w:r>
      <w:r>
        <w:t xml:space="preserve">, then throw a </w:t>
      </w:r>
      <w:r>
        <w:rPr>
          <w:b/>
          <w:bCs/>
        </w:rPr>
        <w:t>T</w:t>
      </w:r>
      <w:r w:rsidRPr="00EB24FE">
        <w:rPr>
          <w:b/>
          <w:bCs/>
        </w:rPr>
        <w:t>ypeError</w:t>
      </w:r>
      <w:r>
        <w:t xml:space="preserve"> exception. </w:t>
      </w:r>
    </w:p>
    <w:p w14:paraId="28B96A99" w14:textId="77777777" w:rsidR="00376910" w:rsidRDefault="00376910" w:rsidP="00376910">
      <w:pPr>
        <w:pStyle w:val="Alg4"/>
        <w:numPr>
          <w:ilvl w:val="0"/>
          <w:numId w:val="1312"/>
        </w:numPr>
      </w:pPr>
      <w:r>
        <w:t xml:space="preserve">Let </w:t>
      </w:r>
      <w:r w:rsidRPr="00BD1EEB">
        <w:rPr>
          <w:i/>
          <w:iCs/>
        </w:rPr>
        <w:t>argumentsList</w:t>
      </w:r>
      <w:r>
        <w:t xml:space="preserve"> be a List consisting of </w:t>
      </w:r>
      <w:r>
        <w:rPr>
          <w:i/>
          <w:iCs/>
        </w:rPr>
        <w:t>buffer</w:t>
      </w:r>
      <w:r>
        <w:t xml:space="preserve">, </w:t>
      </w:r>
      <w:r>
        <w:rPr>
          <w:i/>
          <w:iCs/>
        </w:rPr>
        <w:t>beginByteOffset</w:t>
      </w:r>
      <w:r>
        <w:t xml:space="preserve">, and </w:t>
      </w:r>
      <w:r>
        <w:rPr>
          <w:i/>
          <w:iCs/>
        </w:rPr>
        <w:t>newLength</w:t>
      </w:r>
      <w:r>
        <w:t>.</w:t>
      </w:r>
    </w:p>
    <w:p w14:paraId="6C3B2AD9" w14:textId="77777777" w:rsidR="00376910" w:rsidRDefault="00376910" w:rsidP="00376910">
      <w:pPr>
        <w:pStyle w:val="Alg4"/>
        <w:numPr>
          <w:ilvl w:val="0"/>
          <w:numId w:val="1312"/>
        </w:numPr>
        <w:spacing w:after="240"/>
        <w:contextualSpacing/>
      </w:pPr>
      <w:r>
        <w:t>Return</w:t>
      </w:r>
      <w:r w:rsidRPr="00E77497">
        <w:t xml:space="preserve"> </w:t>
      </w:r>
      <w:r>
        <w:rPr>
          <w:iCs/>
        </w:rPr>
        <w:t xml:space="preserve">the result of calling the [[Construct]] internal method of </w:t>
      </w:r>
      <w:r>
        <w:rPr>
          <w:i/>
        </w:rPr>
        <w:t>constructor</w:t>
      </w:r>
      <w:r>
        <w:rPr>
          <w:iCs/>
        </w:rPr>
        <w:t xml:space="preserve"> with </w:t>
      </w:r>
      <w:r>
        <w:rPr>
          <w:i/>
        </w:rPr>
        <w:t>argumentsList</w:t>
      </w:r>
      <w:r>
        <w:rPr>
          <w:iCs/>
        </w:rPr>
        <w:t xml:space="preserve"> as the argument</w:t>
      </w:r>
      <w:r w:rsidRPr="00E77497">
        <w:t>.</w:t>
      </w:r>
      <w:r>
        <w:t xml:space="preserve"> </w:t>
      </w:r>
    </w:p>
    <w:p w14:paraId="34E7BAAC" w14:textId="77777777" w:rsidR="00376910" w:rsidRPr="00E77497" w:rsidRDefault="00376910" w:rsidP="00376910">
      <w:pPr>
        <w:pStyle w:val="40"/>
      </w:pPr>
      <w:r>
        <w:t>%</w:t>
      </w:r>
      <w:r w:rsidRPr="00573628">
        <w:t>TypedArray</w:t>
      </w:r>
      <w:r>
        <w:t>%</w:t>
      </w:r>
      <w:r w:rsidRPr="00E77497">
        <w:t>.prototype.to</w:t>
      </w:r>
      <w:r>
        <w:t>Locale</w:t>
      </w:r>
      <w:r w:rsidRPr="00E77497">
        <w:t>String ( )</w:t>
      </w:r>
    </w:p>
    <w:p w14:paraId="38F12B6E" w14:textId="77777777" w:rsidR="00376910" w:rsidRPr="00E77497" w:rsidRDefault="00376910" w:rsidP="00376910">
      <w:r w:rsidRPr="00E77497">
        <w:t xml:space="preserve">The </w:t>
      </w:r>
      <w:r>
        <w:t xml:space="preserve">initial value of the </w:t>
      </w:r>
      <w:r w:rsidRPr="00E46E17">
        <w:t>%TypedArray%.prototype.to</w:t>
      </w:r>
      <w:r>
        <w:t>Locale</w:t>
      </w:r>
      <w:r w:rsidRPr="00E46E17">
        <w:t>String</w:t>
      </w:r>
      <w:r w:rsidRPr="00E77497">
        <w:t xml:space="preserve"> </w:t>
      </w:r>
      <w:r>
        <w:t xml:space="preserve">data property is the same built-in function object as the Array.prototype.toLocaleString method defined in </w:t>
      </w:r>
      <w:r w:rsidR="004B439B">
        <w:fldChar w:fldCharType="begin"/>
      </w:r>
      <w:r w:rsidR="004B439B">
        <w:instrText xml:space="preserve"> REF _Ref366081100 \r \h </w:instrText>
      </w:r>
      <w:r w:rsidR="004B439B">
        <w:fldChar w:fldCharType="separate"/>
      </w:r>
      <w:r w:rsidR="00D433E8">
        <w:t>22.1.3.26</w:t>
      </w:r>
      <w:r w:rsidR="004B439B">
        <w:fldChar w:fldCharType="end"/>
      </w:r>
      <w:r>
        <w:t>.</w:t>
      </w:r>
    </w:p>
    <w:p w14:paraId="171BF7BA" w14:textId="77777777" w:rsidR="00376910" w:rsidRPr="00E77497" w:rsidRDefault="00376910" w:rsidP="00376910">
      <w:pPr>
        <w:pStyle w:val="40"/>
      </w:pPr>
      <w:r>
        <w:t>%</w:t>
      </w:r>
      <w:r w:rsidRPr="00573628">
        <w:t>TypedArray</w:t>
      </w:r>
      <w:r>
        <w:t>%</w:t>
      </w:r>
      <w:r w:rsidRPr="00E77497">
        <w:t>.prototype.toString ( )</w:t>
      </w:r>
    </w:p>
    <w:p w14:paraId="26FB491A" w14:textId="77777777" w:rsidR="00376910" w:rsidRPr="00E77497" w:rsidRDefault="00376910" w:rsidP="00376910">
      <w:r w:rsidRPr="00E77497">
        <w:t xml:space="preserve">The </w:t>
      </w:r>
      <w:r>
        <w:t xml:space="preserve">initial value of the </w:t>
      </w:r>
      <w:r w:rsidRPr="00E46E17">
        <w:t>%TypedArray%.prototype.toString</w:t>
      </w:r>
      <w:r w:rsidRPr="00E77497">
        <w:t xml:space="preserve"> </w:t>
      </w:r>
      <w:r>
        <w:t xml:space="preserve">data property is the same built-in function object as the Array.prototype.toString method defined in </w:t>
      </w:r>
      <w:r w:rsidR="004B439B">
        <w:fldChar w:fldCharType="begin"/>
      </w:r>
      <w:r w:rsidR="004B439B">
        <w:instrText xml:space="preserve"> REF _Ref366081115 \r \h </w:instrText>
      </w:r>
      <w:r w:rsidR="004B439B">
        <w:fldChar w:fldCharType="separate"/>
      </w:r>
      <w:r w:rsidR="00D433E8">
        <w:t>22.1.3.27</w:t>
      </w:r>
      <w:r w:rsidR="004B439B">
        <w:fldChar w:fldCharType="end"/>
      </w:r>
      <w:r>
        <w:t>.</w:t>
      </w:r>
    </w:p>
    <w:p w14:paraId="11303C92" w14:textId="77777777" w:rsidR="003E75AF" w:rsidRPr="00E77497" w:rsidRDefault="003E75AF" w:rsidP="003E75AF">
      <w:pPr>
        <w:pStyle w:val="40"/>
      </w:pPr>
      <w:r>
        <w:t>%</w:t>
      </w:r>
      <w:r w:rsidRPr="00573628">
        <w:t>TypedArray</w:t>
      </w:r>
      <w:r>
        <w:t>%</w:t>
      </w:r>
      <w:r w:rsidRPr="00E77497">
        <w:t>.prototype.</w:t>
      </w:r>
      <w:r>
        <w:t>values</w:t>
      </w:r>
      <w:r w:rsidRPr="00E77497">
        <w:t xml:space="preserve"> ( </w:t>
      </w:r>
      <w:r>
        <w:t xml:space="preserve">  </w:t>
      </w:r>
      <w:r w:rsidRPr="00E77497">
        <w:t>)</w:t>
      </w:r>
    </w:p>
    <w:p w14:paraId="02906384" w14:textId="77777777" w:rsidR="003E75AF" w:rsidRPr="00E77497" w:rsidRDefault="003E75AF" w:rsidP="003E75AF">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value</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value</w:t>
      </w:r>
      <w:r w:rsidRPr="00AC44FD">
        <w:rPr>
          <w:rFonts w:ascii="Courier New" w:hAnsi="Courier New" w:cs="Courier New"/>
          <w:b/>
          <w:bCs/>
        </w:rPr>
        <w:t>s</w:t>
      </w:r>
      <w:r>
        <w:t xml:space="preserve"> method defined in </w:t>
      </w:r>
      <w:r w:rsidR="004B439B">
        <w:fldChar w:fldCharType="begin"/>
      </w:r>
      <w:r w:rsidR="004B439B">
        <w:instrText xml:space="preserve"> REF _Ref364929205 \r \h </w:instrText>
      </w:r>
      <w:r w:rsidR="004B439B">
        <w:fldChar w:fldCharType="separate"/>
      </w:r>
      <w:r w:rsidR="00D433E8">
        <w:t>22.1.3.29</w:t>
      </w:r>
      <w:r w:rsidR="004B439B">
        <w:fldChar w:fldCharType="end"/>
      </w:r>
      <w:r>
        <w:t>.</w:t>
      </w:r>
    </w:p>
    <w:p w14:paraId="78467473" w14:textId="77777777" w:rsidR="003E75AF" w:rsidRPr="00E77497" w:rsidRDefault="003E75AF" w:rsidP="003E75AF">
      <w:pPr>
        <w:pStyle w:val="40"/>
      </w:pPr>
      <w:r>
        <w:t>%</w:t>
      </w:r>
      <w:r w:rsidRPr="00573628">
        <w:t>TypedArray</w:t>
      </w:r>
      <w:r>
        <w:t>%</w:t>
      </w:r>
      <w:r w:rsidRPr="00E77497">
        <w:t>.prototype</w:t>
      </w:r>
      <w:r>
        <w:t xml:space="preserve"> [ @@iterator ] </w:t>
      </w:r>
      <w:r w:rsidRPr="00E77497">
        <w:t xml:space="preserve"> ( </w:t>
      </w:r>
      <w:r>
        <w:t xml:space="preserve">  </w:t>
      </w:r>
      <w:r w:rsidRPr="00E77497">
        <w:t>)</w:t>
      </w:r>
    </w:p>
    <w:p w14:paraId="41EE5425" w14:textId="77777777" w:rsidR="003E75AF" w:rsidRPr="00097A4C" w:rsidRDefault="003E75AF" w:rsidP="003E75AF">
      <w:r w:rsidRPr="00E77497">
        <w:t xml:space="preserve">The </w:t>
      </w:r>
      <w:r>
        <w:t>initial value of the @@iterator property is the same function object as the initial value of the %</w:t>
      </w:r>
      <w:r w:rsidRPr="007F76CC">
        <w:rPr>
          <w:iCs/>
        </w:rPr>
        <w:t>TypedArray</w:t>
      </w:r>
      <w:r>
        <w:rPr>
          <w:iCs/>
        </w:rPr>
        <w:t>%</w:t>
      </w:r>
      <w:r w:rsidRPr="00EF2471">
        <w:rPr>
          <w:b/>
          <w:bCs/>
        </w:rPr>
        <w:t>.prototype.</w:t>
      </w:r>
      <w:r>
        <w:rPr>
          <w:b/>
        </w:rPr>
        <w:t>values</w:t>
      </w:r>
      <w:r>
        <w:t xml:space="preserve"> property.</w:t>
      </w:r>
    </w:p>
    <w:p w14:paraId="6F1EDD4A" w14:textId="77777777" w:rsidR="003E75AF" w:rsidRPr="00E77497" w:rsidRDefault="003E75AF" w:rsidP="003E75AF">
      <w:pPr>
        <w:pStyle w:val="40"/>
      </w:pPr>
      <w:r>
        <w:rPr>
          <w:iCs/>
        </w:rPr>
        <w:t>get %</w:t>
      </w:r>
      <w:r w:rsidRPr="007F76CC">
        <w:rPr>
          <w:iCs/>
        </w:rPr>
        <w:t>TypedArray</w:t>
      </w:r>
      <w:r>
        <w:rPr>
          <w:iCs/>
        </w:rPr>
        <w:t>%</w:t>
      </w:r>
      <w:r w:rsidRPr="00E77497">
        <w:t>.prototype</w:t>
      </w:r>
      <w:r>
        <w:t xml:space="preserve"> [ @@toStringTag</w:t>
      </w:r>
      <w:r w:rsidRPr="00E77497">
        <w:t xml:space="preserve"> </w:t>
      </w:r>
      <w:r>
        <w:t>]</w:t>
      </w:r>
    </w:p>
    <w:p w14:paraId="0E1C5586" w14:textId="77777777" w:rsidR="003E75AF" w:rsidRPr="00E77497" w:rsidRDefault="003E75AF" w:rsidP="003E75AF">
      <w:r>
        <w:t>%</w:t>
      </w:r>
      <w:r w:rsidRPr="00560AAC">
        <w:rPr>
          <w:iCs/>
        </w:rPr>
        <w:t>TypedArray</w:t>
      </w:r>
      <w:r>
        <w:rPr>
          <w:iCs/>
        </w:rPr>
        <w:t>%</w:t>
      </w:r>
      <w:r>
        <w:t>.</w:t>
      </w:r>
      <w:r w:rsidRPr="00573628">
        <w:rPr>
          <w:rFonts w:ascii="Courier New" w:hAnsi="Courier New" w:cs="Courier New"/>
          <w:b/>
          <w:bCs/>
        </w:rPr>
        <w:t>prototype</w:t>
      </w:r>
      <w:r>
        <w:rPr>
          <w:rFonts w:ascii="Courier New" w:hAnsi="Courier New" w:cs="Courier New"/>
          <w:b/>
          <w:bCs/>
        </w:rPr>
        <w:t>[@@toStringTag]</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7009B00C" w14:textId="77777777" w:rsidR="003E75AF" w:rsidRPr="00E77497" w:rsidRDefault="003E75AF" w:rsidP="003E75AF">
      <w:pPr>
        <w:pStyle w:val="Alg4"/>
        <w:numPr>
          <w:ilvl w:val="0"/>
          <w:numId w:val="1504"/>
        </w:numPr>
      </w:pPr>
      <w:r w:rsidRPr="00E77497">
        <w:t xml:space="preserve">Let </w:t>
      </w:r>
      <w:r>
        <w:rPr>
          <w:i/>
        </w:rPr>
        <w:t>O</w:t>
      </w:r>
      <w:r w:rsidRPr="00E77497">
        <w:t xml:space="preserve"> be the</w:t>
      </w:r>
      <w:r>
        <w:t xml:space="preserve"> </w:t>
      </w:r>
      <w:del w:id="13489" w:author="Rev 19 Allen Wirfs-Brock" w:date="2013-09-26T13:23:00Z">
        <w:r w:rsidDel="00B14615">
          <w:delText xml:space="preserve">result of  calling ToObject with the </w:delText>
        </w:r>
      </w:del>
      <w:r w:rsidRPr="00E77497">
        <w:rPr>
          <w:b/>
        </w:rPr>
        <w:t>this</w:t>
      </w:r>
      <w:del w:id="13490" w:author="Rev 19 Allen Wirfs-Brock" w:date="2013-09-26T13:23:00Z">
        <w:r w:rsidRPr="00E77497" w:rsidDel="00B14615">
          <w:delText xml:space="preserve"> value</w:delText>
        </w:r>
        <w:r w:rsidRPr="007B0456" w:rsidDel="00B14615">
          <w:delText xml:space="preserve"> </w:delText>
        </w:r>
        <w:r w:rsidDel="00B14615">
          <w:delText>as its argument</w:delText>
        </w:r>
      </w:del>
      <w:r w:rsidRPr="00E77497">
        <w:t>.</w:t>
      </w:r>
    </w:p>
    <w:p w14:paraId="3EB3A94E" w14:textId="77777777" w:rsidR="00BB4271" w:rsidRDefault="00BB4271" w:rsidP="00BB4271">
      <w:pPr>
        <w:pStyle w:val="Alg4"/>
        <w:numPr>
          <w:ilvl w:val="0"/>
          <w:numId w:val="1504"/>
        </w:numPr>
        <w:rPr>
          <w:ins w:id="13491" w:author="Rev 19 Allen Wirfs-Brock" w:date="2013-09-27T12:04:00Z"/>
        </w:rPr>
      </w:pPr>
      <w:ins w:id="13492" w:author="Rev 19 Allen Wirfs-Brock" w:date="2013-09-27T12:04:00Z">
        <w:r>
          <w:t>If Type(</w:t>
        </w:r>
        <w:r>
          <w:rPr>
            <w:i/>
          </w:rPr>
          <w:t>O</w:t>
        </w:r>
        <w:r>
          <w:t xml:space="preserve">) is not Object, throw a </w:t>
        </w:r>
        <w:r w:rsidRPr="00CB251B">
          <w:rPr>
            <w:b/>
          </w:rPr>
          <w:t>TypeError</w:t>
        </w:r>
        <w:r>
          <w:t xml:space="preserve"> exception.</w:t>
        </w:r>
      </w:ins>
    </w:p>
    <w:p w14:paraId="0D72F360" w14:textId="77777777" w:rsidR="003E75AF" w:rsidRPr="00E77497" w:rsidDel="00BB4271" w:rsidRDefault="003E75AF" w:rsidP="003E75AF">
      <w:pPr>
        <w:pStyle w:val="Alg4"/>
        <w:numPr>
          <w:ilvl w:val="0"/>
          <w:numId w:val="1504"/>
        </w:numPr>
        <w:rPr>
          <w:del w:id="13493" w:author="Rev 19 Allen Wirfs-Brock" w:date="2013-09-27T12:04:00Z"/>
        </w:rPr>
      </w:pPr>
      <w:del w:id="13494" w:author="Rev 19 Allen Wirfs-Brock" w:date="2013-09-27T12:04:00Z">
        <w:r w:rsidDel="00BB4271">
          <w:delText>ReturnIfAbrupt(</w:delText>
        </w:r>
        <w:r w:rsidDel="00BB4271">
          <w:rPr>
            <w:i/>
          </w:rPr>
          <w:delText>O</w:delText>
        </w:r>
        <w:r w:rsidDel="00BB4271">
          <w:delText>).</w:delText>
        </w:r>
      </w:del>
    </w:p>
    <w:p w14:paraId="0DEF5BC8" w14:textId="77777777" w:rsidR="003E75AF" w:rsidRDefault="003E75AF" w:rsidP="003E75AF">
      <w:pPr>
        <w:pStyle w:val="Alg4"/>
        <w:numPr>
          <w:ilvl w:val="0"/>
          <w:numId w:val="1504"/>
        </w:numPr>
      </w:pPr>
      <w:r>
        <w:t xml:space="preserve">If </w:t>
      </w:r>
      <w:r>
        <w:rPr>
          <w:i/>
        </w:rPr>
        <w:t>O</w:t>
      </w:r>
      <w:r>
        <w:t xml:space="preserve"> does not have a [[</w:t>
      </w:r>
      <w:r w:rsidRPr="00243E99">
        <w:t>TypedArray</w:t>
      </w:r>
      <w:r>
        <w:t>Name]] internal</w:t>
      </w:r>
      <w:r w:rsidRPr="00314265">
        <w:t xml:space="preserve"> </w:t>
      </w:r>
      <w:r>
        <w:t xml:space="preserve">data property throw a </w:t>
      </w:r>
      <w:r w:rsidRPr="00B5244C">
        <w:rPr>
          <w:b/>
        </w:rPr>
        <w:t>TypeError</w:t>
      </w:r>
      <w:r>
        <w:t xml:space="preserve"> exception.</w:t>
      </w:r>
    </w:p>
    <w:p w14:paraId="32A0BA16" w14:textId="77777777" w:rsidR="003E75AF" w:rsidRPr="00E77497" w:rsidRDefault="003E75AF" w:rsidP="003E75AF">
      <w:pPr>
        <w:pStyle w:val="Alg4"/>
        <w:numPr>
          <w:ilvl w:val="0"/>
          <w:numId w:val="1504"/>
        </w:numPr>
      </w:pPr>
      <w:r>
        <w:t xml:space="preserve">Let </w:t>
      </w:r>
      <w:r>
        <w:rPr>
          <w:i/>
          <w:iCs/>
        </w:rPr>
        <w:t>name</w:t>
      </w:r>
      <w:r>
        <w:t xml:space="preserve"> be the value of </w:t>
      </w:r>
      <w:r>
        <w:rPr>
          <w:i/>
        </w:rPr>
        <w:t>O</w:t>
      </w:r>
      <w:r>
        <w:t>’s [[</w:t>
      </w:r>
      <w:r w:rsidRPr="00243E99">
        <w:t>TypedArray</w:t>
      </w:r>
      <w:r>
        <w:t>Name]] internal</w:t>
      </w:r>
      <w:r w:rsidRPr="00314265">
        <w:t xml:space="preserve"> </w:t>
      </w:r>
      <w:r>
        <w:t>data property.</w:t>
      </w:r>
    </w:p>
    <w:p w14:paraId="5B0F9AD5" w14:textId="77777777" w:rsidR="003E75AF" w:rsidRDefault="003E75AF" w:rsidP="003E75AF">
      <w:pPr>
        <w:pStyle w:val="Alg4"/>
        <w:numPr>
          <w:ilvl w:val="0"/>
          <w:numId w:val="1504"/>
        </w:numPr>
      </w:pPr>
      <w:r>
        <w:t xml:space="preserve">Assert: </w:t>
      </w:r>
      <w:r>
        <w:rPr>
          <w:i/>
          <w:iCs/>
        </w:rPr>
        <w:t>name</w:t>
      </w:r>
      <w:r>
        <w:t xml:space="preserve"> is a String value.</w:t>
      </w:r>
    </w:p>
    <w:p w14:paraId="00B3CA1B" w14:textId="77777777" w:rsidR="003E75AF" w:rsidRPr="00E77497" w:rsidRDefault="003E75AF" w:rsidP="003E75AF">
      <w:pPr>
        <w:pStyle w:val="Alg4"/>
        <w:numPr>
          <w:ilvl w:val="0"/>
          <w:numId w:val="1504"/>
        </w:numPr>
        <w:spacing w:after="220"/>
      </w:pPr>
      <w:r>
        <w:t xml:space="preserve">Return </w:t>
      </w:r>
      <w:r>
        <w:rPr>
          <w:i/>
          <w:iCs/>
        </w:rPr>
        <w:t>name</w:t>
      </w:r>
      <w:r>
        <w:t>.</w:t>
      </w:r>
    </w:p>
    <w:p w14:paraId="0C5D106E" w14:textId="77777777" w:rsidR="003E75AF" w:rsidRPr="00E77497" w:rsidRDefault="003E75AF" w:rsidP="003E75AF">
      <w:r w:rsidRPr="00E77497">
        <w:t xml:space="preserve">This property has the attributes {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694BFC4A" w14:textId="77777777" w:rsidR="003E75AF" w:rsidRDefault="003E75AF" w:rsidP="003E75AF">
      <w:pPr>
        <w:pStyle w:val="30"/>
      </w:pPr>
      <w:bookmarkStart w:id="13495" w:name="_Ref365542336"/>
      <w:bookmarkStart w:id="13496" w:name="_Ref365542356"/>
      <w:bookmarkStart w:id="13497" w:name="_Ref365542379"/>
      <w:bookmarkStart w:id="13498" w:name="_Ref365542398"/>
      <w:bookmarkStart w:id="13499" w:name="_Ref365542470"/>
      <w:bookmarkStart w:id="13500" w:name="_Ref365542508"/>
      <w:bookmarkStart w:id="13501" w:name="_Ref365542535"/>
      <w:bookmarkStart w:id="13502" w:name="_Ref365542552"/>
      <w:bookmarkStart w:id="13503" w:name="_Ref365542565"/>
      <w:bookmarkStart w:id="13504" w:name="_Toc368050768"/>
      <w:r>
        <w:t xml:space="preserve">The </w:t>
      </w:r>
      <w:r>
        <w:rPr>
          <w:i/>
        </w:rPr>
        <w:t>TypedArray</w:t>
      </w:r>
      <w:r>
        <w:t xml:space="preserve"> Constructors</w:t>
      </w:r>
      <w:bookmarkEnd w:id="13495"/>
      <w:bookmarkEnd w:id="13496"/>
      <w:bookmarkEnd w:id="13497"/>
      <w:bookmarkEnd w:id="13498"/>
      <w:bookmarkEnd w:id="13499"/>
      <w:bookmarkEnd w:id="13500"/>
      <w:bookmarkEnd w:id="13501"/>
      <w:bookmarkEnd w:id="13502"/>
      <w:bookmarkEnd w:id="13503"/>
      <w:bookmarkEnd w:id="13504"/>
    </w:p>
    <w:p w14:paraId="231A8E4B" w14:textId="77777777" w:rsidR="003E75AF" w:rsidRDefault="003E75AF" w:rsidP="003E75AF">
      <w:r w:rsidRPr="00E77497">
        <w:t xml:space="preserve">Each of these </w:t>
      </w:r>
      <w:r>
        <w:rPr>
          <w:i/>
        </w:rPr>
        <w:t>TypedArray</w:t>
      </w:r>
      <w:r>
        <w:t xml:space="preserve"> constructor </w:t>
      </w:r>
      <w:r w:rsidRPr="00E77497">
        <w:t xml:space="preserve">objects has the structure described below, differing only in the name used as the constructor name instead of </w:t>
      </w:r>
      <w:r>
        <w:rPr>
          <w:i/>
        </w:rPr>
        <w:t>TypedArray</w:t>
      </w:r>
      <w:r w:rsidRPr="00E77497">
        <w:t xml:space="preserve">, </w:t>
      </w:r>
      <w:r w:rsidR="0023289A" w:rsidRPr="00E77497">
        <w:t>in</w:t>
      </w:r>
      <w:r w:rsidR="0023289A">
        <w:t xml:space="preserve"> </w:t>
      </w:r>
      <w:r w:rsidR="004B439B">
        <w:fldChar w:fldCharType="begin"/>
      </w:r>
      <w:r w:rsidR="004B439B">
        <w:instrText xml:space="preserve"> REF _Ref366065074 \h </w:instrText>
      </w:r>
      <w:r w:rsidR="004B439B">
        <w:fldChar w:fldCharType="separate"/>
      </w:r>
      <w:r w:rsidR="00D433E8">
        <w:t xml:space="preserve">Table </w:t>
      </w:r>
      <w:r w:rsidR="00D433E8">
        <w:rPr>
          <w:noProof/>
        </w:rPr>
        <w:t>36</w:t>
      </w:r>
      <w:r w:rsidR="004B439B">
        <w:fldChar w:fldCharType="end"/>
      </w:r>
      <w:r>
        <w:t>.</w:t>
      </w:r>
    </w:p>
    <w:p w14:paraId="4CD1A884" w14:textId="77777777" w:rsidR="003E75AF" w:rsidRDefault="003E75AF" w:rsidP="003E75AF">
      <w:r>
        <w:t xml:space="preserve">When a </w:t>
      </w:r>
      <w:r>
        <w:rPr>
          <w:i/>
        </w:rPr>
        <w:t>TypedArray</w:t>
      </w:r>
      <w:r>
        <w:t xml:space="preserve"> constructor is called as a function rather than as a constructor, it initialises a new </w:t>
      </w:r>
      <w:r>
        <w:rPr>
          <w:i/>
        </w:rPr>
        <w:t>TypedArray</w:t>
      </w:r>
      <w:r>
        <w:t xml:space="preserve"> object. The </w:t>
      </w:r>
      <w:r w:rsidRPr="00C255C0">
        <w:rPr>
          <w:b/>
          <w:bCs/>
        </w:rPr>
        <w:t>this</w:t>
      </w:r>
      <w:r>
        <w:t xml:space="preserve"> value value passed in the call must be an Object with a</w:t>
      </w:r>
      <w:del w:id="13505" w:author="Rev 19 Allen Wirfs-Brock" w:date="2013-09-26T13:25:00Z">
        <w:r w:rsidDel="00B14615">
          <w:delText>n</w:delText>
        </w:r>
      </w:del>
      <w:ins w:id="13506" w:author="Rev 19 Allen Wirfs-Brock" w:date="2013-09-26T13:25:00Z">
        <w:r w:rsidR="00B14615" w:rsidRPr="00B14615">
          <w:t xml:space="preserve"> </w:t>
        </w:r>
        <w:r w:rsidR="00B14615">
          <w:t>[[</w:t>
        </w:r>
        <w:r w:rsidR="00B14615" w:rsidRPr="00243E99">
          <w:t>TypedArray</w:t>
        </w:r>
        <w:r w:rsidR="00B14615">
          <w:t>Name]] internal data property and a</w:t>
        </w:r>
      </w:ins>
      <w:r>
        <w:t xml:space="preserve"> [[ViewedArrayBuffer]] internal data property whose value is </w:t>
      </w:r>
      <w:r w:rsidRPr="00145775">
        <w:rPr>
          <w:rFonts w:ascii="Times New Roman" w:hAnsi="Times New Roman"/>
          <w:b/>
          <w:bCs/>
        </w:rPr>
        <w:t>undefined</w:t>
      </w:r>
      <w:r>
        <w:t>.</w:t>
      </w:r>
      <w:r w:rsidRPr="00E77497">
        <w:t xml:space="preserve"> </w:t>
      </w:r>
      <w:r>
        <w:t>The constructor function</w:t>
      </w:r>
      <w:r w:rsidRPr="00E77497">
        <w:t xml:space="preserve"> </w:t>
      </w:r>
      <w:r w:rsidRPr="00F94F77">
        <w:t>initiali</w:t>
      </w:r>
      <w:r>
        <w:t>s</w:t>
      </w:r>
      <w:r w:rsidRPr="00F94F77">
        <w:t>e</w:t>
      </w:r>
      <w:r>
        <w:t xml:space="preserve">s the </w:t>
      </w:r>
      <w:r w:rsidRPr="00C0565F">
        <w:rPr>
          <w:b/>
        </w:rPr>
        <w:t>this</w:t>
      </w:r>
      <w:r>
        <w:t xml:space="preserve"> value using the argument values</w:t>
      </w:r>
      <w:r w:rsidRPr="00E77497">
        <w:t>.</w:t>
      </w:r>
      <w:r>
        <w:t xml:space="preserve">  </w:t>
      </w:r>
    </w:p>
    <w:p w14:paraId="223A9E8E" w14:textId="77777777" w:rsidR="003E75AF" w:rsidRPr="00E77497" w:rsidRDefault="003E75AF" w:rsidP="003E75AF">
      <w:r>
        <w:t xml:space="preserve">The </w:t>
      </w:r>
      <w:r w:rsidRPr="000F44FC">
        <w:rPr>
          <w:rFonts w:ascii="Courier New" w:hAnsi="Courier New"/>
          <w:b/>
          <w:i/>
          <w:iCs/>
        </w:rPr>
        <w:t>TypedArray</w:t>
      </w:r>
      <w:r>
        <w:t xml:space="preserve"> constructors are designed to be subclassable. They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F44FC">
        <w:rPr>
          <w:rFonts w:ascii="Courier New" w:hAnsi="Courier New"/>
          <w:b/>
          <w:i/>
          <w:iCs/>
        </w:rPr>
        <w:t>TypedArray</w:t>
      </w:r>
      <w:r>
        <w:t xml:space="preserve"> behaviour must include a </w:t>
      </w:r>
      <w:r w:rsidRPr="00E775BC">
        <w:rPr>
          <w:rFonts w:ascii="Courier New" w:hAnsi="Courier New" w:cs="Courier New"/>
          <w:b/>
          <w:bCs/>
        </w:rPr>
        <w:t>super</w:t>
      </w:r>
      <w:r>
        <w:t xml:space="preserve"> call to the </w:t>
      </w:r>
      <w:r w:rsidRPr="000F44FC">
        <w:rPr>
          <w:rFonts w:ascii="Courier New" w:hAnsi="Courier New"/>
          <w:b/>
          <w:i/>
          <w:iCs/>
        </w:rPr>
        <w:t>TypedArray</w:t>
      </w:r>
      <w:r>
        <w:t xml:space="preserve"> constructor to initialise subclass instances. </w:t>
      </w:r>
    </w:p>
    <w:p w14:paraId="3DE175D1" w14:textId="77777777" w:rsidR="003E75AF" w:rsidRDefault="003E75AF" w:rsidP="003E75AF">
      <w:pPr>
        <w:pStyle w:val="40"/>
      </w:pPr>
      <w:del w:id="13507" w:author="Rev 19 Allen Wirfs-Brock" w:date="2013-09-09T14:04:00Z">
        <w:r w:rsidDel="00082428">
          <w:delText xml:space="preserve">new </w:delText>
        </w:r>
      </w:del>
      <w:r w:rsidRPr="00747551">
        <w:rPr>
          <w:i/>
          <w:iCs/>
        </w:rPr>
        <w:t>TypedArray</w:t>
      </w:r>
      <w:r>
        <w:t>( ...</w:t>
      </w:r>
      <w:r w:rsidRPr="00DB2D84">
        <w:t xml:space="preserve"> </w:t>
      </w:r>
      <w:r>
        <w:t>argumentsList)</w:t>
      </w:r>
    </w:p>
    <w:p w14:paraId="0D71B0AA" w14:textId="77777777" w:rsidR="003E75AF" w:rsidRDefault="003E75AF" w:rsidP="003E75AF">
      <w:r>
        <w:t xml:space="preserve">A </w:t>
      </w:r>
      <w:r w:rsidRPr="00747551">
        <w:rPr>
          <w:i/>
          <w:iCs/>
        </w:rPr>
        <w:t>TypedArray</w:t>
      </w:r>
      <w:r>
        <w:t xml:space="preserve"> constructor with a list of arguments </w:t>
      </w:r>
      <w:r w:rsidRPr="00BE3BA1">
        <w:rPr>
          <w:rFonts w:ascii="Times New Roman" w:hAnsi="Times New Roman"/>
          <w:i/>
          <w:iCs/>
        </w:rPr>
        <w:t>argumentsList</w:t>
      </w:r>
      <w:r>
        <w:t xml:space="preserve"> performs the following steps:</w:t>
      </w:r>
    </w:p>
    <w:p w14:paraId="5D932626" w14:textId="77777777" w:rsidR="00903ABA" w:rsidRDefault="00903ABA" w:rsidP="003E75AF">
      <w:pPr>
        <w:numPr>
          <w:ilvl w:val="0"/>
          <w:numId w:val="1575"/>
        </w:numPr>
        <w:spacing w:after="120" w:line="240" w:lineRule="auto"/>
        <w:contextualSpacing/>
        <w:jc w:val="left"/>
        <w:rPr>
          <w:ins w:id="13508" w:author="Rev 19 Allen Wirfs-Brock" w:date="2013-09-09T14:07:00Z"/>
          <w:rFonts w:ascii="Times New Roman" w:eastAsia="Times New Roman" w:hAnsi="Times New Roman"/>
          <w:spacing w:val="6"/>
          <w:lang w:eastAsia="en-US"/>
        </w:rPr>
      </w:pPr>
      <w:ins w:id="13509" w:author="Rev 19 Allen Wirfs-Brock" w:date="2013-09-09T14:07:00Z">
        <w:r>
          <w:rPr>
            <w:rFonts w:ascii="Times New Roman" w:eastAsia="Times New Roman" w:hAnsi="Times New Roman"/>
            <w:spacing w:val="6"/>
            <w:lang w:eastAsia="en-US"/>
          </w:rPr>
          <w:t xml:space="preserve">Let </w:t>
        </w:r>
        <w:r>
          <w:rPr>
            <w:rFonts w:ascii="Times New Roman" w:eastAsia="Times New Roman" w:hAnsi="Times New Roman"/>
            <w:i/>
            <w:spacing w:val="6"/>
            <w:lang w:eastAsia="en-US"/>
          </w:rPr>
          <w:t>O</w:t>
        </w:r>
        <w:r>
          <w:rPr>
            <w:rFonts w:ascii="Times New Roman" w:eastAsia="Times New Roman" w:hAnsi="Times New Roman"/>
            <w:spacing w:val="6"/>
            <w:lang w:eastAsia="en-US"/>
          </w:rPr>
          <w:t xml:space="preserve"> be the </w:t>
        </w:r>
        <w:r w:rsidRPr="00392F64">
          <w:rPr>
            <w:rFonts w:ascii="Times New Roman" w:eastAsia="Times New Roman" w:hAnsi="Times New Roman"/>
            <w:b/>
            <w:spacing w:val="6"/>
            <w:lang w:eastAsia="en-US"/>
          </w:rPr>
          <w:t>this</w:t>
        </w:r>
        <w:r>
          <w:rPr>
            <w:rFonts w:ascii="Times New Roman" w:eastAsia="Times New Roman" w:hAnsi="Times New Roman"/>
            <w:spacing w:val="6"/>
            <w:lang w:eastAsia="en-US"/>
          </w:rPr>
          <w:t xml:space="preserve"> value.</w:t>
        </w:r>
      </w:ins>
    </w:p>
    <w:p w14:paraId="712B6914" w14:textId="77777777"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F08BA">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that was called.</w:t>
      </w:r>
    </w:p>
    <w:p w14:paraId="296B05F9" w14:textId="77777777" w:rsidR="003E75AF" w:rsidRPr="00AF08BA"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del w:id="13510" w:author="Rev 19 Allen Wirfs-Brock" w:date="2013-09-09T14:07:00Z">
        <w:r w:rsidDel="00903ABA">
          <w:rPr>
            <w:rFonts w:ascii="Times New Roman" w:hAnsi="Times New Roman"/>
          </w:rPr>
          <w:delText xml:space="preserve">let </w:delText>
        </w:r>
      </w:del>
      <w:ins w:id="13511" w:author="Rev 19 Allen Wirfs-Brock" w:date="2013-09-09T14:07:00Z">
        <w:r w:rsidR="00903ABA">
          <w:rPr>
            <w:rFonts w:ascii="Times New Roman" w:hAnsi="Times New Roman"/>
          </w:rPr>
          <w:t xml:space="preserve">Let </w:t>
        </w:r>
      </w:ins>
      <w:r>
        <w:rPr>
          <w:rFonts w:ascii="Times New Roman" w:hAnsi="Times New Roman"/>
          <w:i/>
          <w:iCs/>
        </w:rPr>
        <w:t>realmF</w:t>
      </w:r>
      <w:r>
        <w:rPr>
          <w:rFonts w:ascii="Times New Roman" w:hAnsi="Times New Roman"/>
        </w:rPr>
        <w:t xml:space="preserve"> be </w:t>
      </w:r>
      <w:r>
        <w:rPr>
          <w:rFonts w:ascii="Times New Roman" w:eastAsia="Times New Roman" w:hAnsi="Times New Roman"/>
          <w:i/>
          <w:iCs/>
          <w:spacing w:val="6"/>
          <w:lang w:eastAsia="en-US"/>
        </w:rPr>
        <w:t>F</w:t>
      </w:r>
      <w:r>
        <w:rPr>
          <w:rFonts w:ascii="Times New Roman" w:hAnsi="Times New Roman"/>
          <w:i/>
          <w:iCs/>
        </w:rPr>
        <w:t>’s</w:t>
      </w:r>
      <w:r>
        <w:rPr>
          <w:rFonts w:ascii="Times New Roman" w:hAnsi="Times New Roman"/>
        </w:rPr>
        <w:t xml:space="preserve"> [[Realm]] internal data property.</w:t>
      </w:r>
    </w:p>
    <w:p w14:paraId="09D0F5E8" w14:textId="77777777"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super</w:t>
      </w:r>
      <w:r>
        <w:rPr>
          <w:rFonts w:ascii="Times New Roman" w:eastAsia="Times New Roman" w:hAnsi="Times New Roman"/>
          <w:spacing w:val="6"/>
          <w:lang w:eastAsia="en-US"/>
        </w:rPr>
        <w:t xml:space="preserve"> be </w:t>
      </w:r>
      <w:r>
        <w:rPr>
          <w:rFonts w:ascii="Times New Roman" w:eastAsia="Times New Roman" w:hAnsi="Times New Roman"/>
          <w:i/>
          <w:iCs/>
          <w:spacing w:val="6"/>
          <w:lang w:eastAsia="en-US"/>
        </w:rPr>
        <w:t>realmF’s</w:t>
      </w:r>
      <w:r>
        <w:rPr>
          <w:rFonts w:ascii="Times New Roman" w:eastAsia="Times New Roman" w:hAnsi="Times New Roman"/>
          <w:spacing w:val="6"/>
          <w:lang w:eastAsia="en-US"/>
        </w:rPr>
        <w:t xml:space="preserve"> </w:t>
      </w:r>
      <w:ins w:id="13512" w:author="Rev 19 Allen Wirfs-Brock" w:date="2013-09-09T13:54:00Z">
        <w:r w:rsidR="00082428" w:rsidRPr="00F75B67">
          <w:rPr>
            <w:rFonts w:eastAsia="Times New Roman" w:cs="Arial"/>
            <w:spacing w:val="6"/>
            <w:lang w:eastAsia="en-US"/>
          </w:rPr>
          <w:t>%TypedArray%</w:t>
        </w:r>
        <w:r w:rsidR="00082428">
          <w:rPr>
            <w:rFonts w:ascii="Times New Roman" w:eastAsia="Times New Roman" w:hAnsi="Times New Roman"/>
            <w:spacing w:val="6"/>
            <w:lang w:eastAsia="en-US"/>
          </w:rPr>
          <w:t xml:space="preserve"> </w:t>
        </w:r>
      </w:ins>
      <w:r>
        <w:rPr>
          <w:rFonts w:ascii="Times New Roman" w:eastAsia="Times New Roman" w:hAnsi="Times New Roman"/>
          <w:spacing w:val="6"/>
          <w:lang w:eastAsia="en-US"/>
        </w:rPr>
        <w:t>intrinsic object</w:t>
      </w:r>
      <w:del w:id="13513" w:author="Rev 19 Allen Wirfs-Brock" w:date="2013-09-09T13:54:00Z">
        <w:r w:rsidDel="00082428">
          <w:rPr>
            <w:rFonts w:ascii="Times New Roman" w:eastAsia="Times New Roman" w:hAnsi="Times New Roman"/>
            <w:spacing w:val="6"/>
            <w:lang w:eastAsia="en-US"/>
          </w:rPr>
          <w:delText xml:space="preserve"> named  %TypedArray%</w:delText>
        </w:r>
      </w:del>
      <w:r>
        <w:rPr>
          <w:rFonts w:ascii="Times New Roman" w:eastAsia="Times New Roman" w:hAnsi="Times New Roman"/>
          <w:spacing w:val="6"/>
          <w:lang w:eastAsia="en-US"/>
        </w:rPr>
        <w:t>.</w:t>
      </w:r>
    </w:p>
    <w:p w14:paraId="30766D98" w14:textId="77777777"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[[Call]] internal method that invoked </w:t>
      </w:r>
      <w:r>
        <w:rPr>
          <w:rFonts w:ascii="Times New Roman" w:eastAsia="Times New Roman" w:hAnsi="Times New Roman"/>
          <w:i/>
          <w:iCs/>
          <w:spacing w:val="6"/>
          <w:lang w:eastAsia="en-US"/>
        </w:rPr>
        <w:t>F</w:t>
      </w:r>
      <w:r>
        <w:rPr>
          <w:rFonts w:ascii="Times New Roman" w:eastAsia="Times New Roman" w:hAnsi="Times New Roman"/>
          <w:spacing w:val="6"/>
          <w:lang w:eastAsia="en-US"/>
        </w:rPr>
        <w:t>.</w:t>
      </w:r>
    </w:p>
    <w:p w14:paraId="4A572F6B" w14:textId="77777777" w:rsidR="003E75AF" w:rsidRPr="00E4780A" w:rsidRDefault="003E75AF" w:rsidP="003E75AF">
      <w:pPr>
        <w:numPr>
          <w:ilvl w:val="0"/>
          <w:numId w:val="157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 xml:space="preserve">calling the [[Call]] internal method of </w:t>
      </w:r>
      <w:r>
        <w:rPr>
          <w:rFonts w:ascii="Times New Roman" w:eastAsia="Times New Roman" w:hAnsi="Times New Roman"/>
          <w:i/>
          <w:spacing w:val="6"/>
          <w:lang w:eastAsia="en-US"/>
        </w:rPr>
        <w:t>super</w:t>
      </w:r>
      <w:r>
        <w:rPr>
          <w:rFonts w:ascii="Times New Roman" w:eastAsia="Times New Roman" w:hAnsi="Times New Roman"/>
          <w:iCs/>
          <w:spacing w:val="6"/>
          <w:lang w:eastAsia="en-US"/>
        </w:rPr>
        <w:t xml:space="preserve"> with </w:t>
      </w:r>
      <w:del w:id="13514" w:author="Rev 19 Allen Wirfs-Brock" w:date="2013-09-09T14:07:00Z">
        <w:r w:rsidDel="00903ABA">
          <w:rPr>
            <w:rFonts w:ascii="Times New Roman" w:eastAsia="Times New Roman" w:hAnsi="Times New Roman"/>
            <w:i/>
            <w:spacing w:val="6"/>
            <w:lang w:eastAsia="en-US"/>
          </w:rPr>
          <w:delText>F</w:delText>
        </w:r>
        <w:r w:rsidDel="00903ABA">
          <w:rPr>
            <w:rFonts w:ascii="Times New Roman" w:eastAsia="Times New Roman" w:hAnsi="Times New Roman"/>
            <w:iCs/>
            <w:spacing w:val="6"/>
            <w:lang w:eastAsia="en-US"/>
          </w:rPr>
          <w:delText xml:space="preserve"> </w:delText>
        </w:r>
      </w:del>
      <w:ins w:id="13515" w:author="Rev 19 Allen Wirfs-Brock" w:date="2013-09-09T14:07:00Z">
        <w:r w:rsidR="00903ABA">
          <w:rPr>
            <w:rFonts w:ascii="Times New Roman" w:eastAsia="Times New Roman" w:hAnsi="Times New Roman"/>
            <w:i/>
            <w:spacing w:val="6"/>
            <w:lang w:eastAsia="en-US"/>
          </w:rPr>
          <w:t>O</w:t>
        </w:r>
        <w:r w:rsidR="00903ABA">
          <w:rPr>
            <w:rFonts w:ascii="Times New Roman" w:eastAsia="Times New Roman" w:hAnsi="Times New Roman"/>
            <w:iCs/>
            <w:spacing w:val="6"/>
            <w:lang w:eastAsia="en-US"/>
          </w:rPr>
          <w:t xml:space="preserve"> </w:t>
        </w:r>
      </w:ins>
      <w:r>
        <w:rPr>
          <w:rFonts w:ascii="Times New Roman" w:eastAsia="Times New Roman" w:hAnsi="Times New Roman"/>
          <w:iCs/>
          <w:spacing w:val="6"/>
          <w:lang w:eastAsia="en-US"/>
        </w:rPr>
        <w:t xml:space="preserve">and </w:t>
      </w:r>
      <w:r w:rsidRPr="0003414D">
        <w:rPr>
          <w:rFonts w:ascii="Times New Roman" w:hAnsi="Times New Roman"/>
          <w:i/>
        </w:rPr>
        <w:t>argumentsList</w:t>
      </w:r>
      <w:r>
        <w:rPr>
          <w:rFonts w:ascii="Times New Roman" w:hAnsi="Times New Roman"/>
          <w:iCs/>
        </w:rPr>
        <w:t xml:space="preserve"> as arguments</w:t>
      </w:r>
      <w:r w:rsidRPr="00A33491">
        <w:rPr>
          <w:rFonts w:ascii="Times New Roman" w:eastAsia="Times New Roman" w:hAnsi="Times New Roman"/>
          <w:spacing w:val="6"/>
          <w:lang w:eastAsia="en-US"/>
        </w:rPr>
        <w:t>.</w:t>
      </w:r>
    </w:p>
    <w:p w14:paraId="0DC2F57D" w14:textId="77777777" w:rsidR="003E75AF" w:rsidRDefault="003E75AF" w:rsidP="003E75AF">
      <w:pPr>
        <w:pStyle w:val="40"/>
      </w:pPr>
      <w:r>
        <w:t xml:space="preserve">new </w:t>
      </w:r>
      <w:r w:rsidRPr="00AC44FD">
        <w:rPr>
          <w:i/>
          <w:iCs/>
        </w:rPr>
        <w:t>TypedArray</w:t>
      </w:r>
      <w:r>
        <w:t>( ...</w:t>
      </w:r>
      <w:r w:rsidRPr="00DB2D84">
        <w:t xml:space="preserve"> </w:t>
      </w:r>
      <w:r>
        <w:t>argumentsList)</w:t>
      </w:r>
    </w:p>
    <w:p w14:paraId="0B50792E" w14:textId="77777777" w:rsidR="003E75AF" w:rsidRDefault="003E75AF" w:rsidP="003E75AF">
      <w:r>
        <w:t xml:space="preserve">A </w:t>
      </w:r>
      <w:r w:rsidRPr="00AC44FD">
        <w:rPr>
          <w:i/>
          <w:iCs/>
        </w:rPr>
        <w:t>TypedArray</w:t>
      </w:r>
      <w:r>
        <w:t xml:space="preserve"> constructor called as part of a new expression performs the following steps:</w:t>
      </w:r>
    </w:p>
    <w:p w14:paraId="2945991A" w14:textId="77777777" w:rsidR="003E75AF" w:rsidRDefault="003E75AF" w:rsidP="003E75AF">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C44FD">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6E0F478B" w14:textId="77777777" w:rsidR="003E75AF" w:rsidRDefault="003E75AF" w:rsidP="003E75AF">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5B389C2D" w14:textId="77777777" w:rsidR="003E75AF" w:rsidRPr="00E4780A" w:rsidRDefault="003E75AF" w:rsidP="003E75AF">
      <w:pPr>
        <w:numPr>
          <w:ilvl w:val="0"/>
          <w:numId w:val="157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25CC4DC8" w14:textId="77777777" w:rsidR="003E75AF" w:rsidRDefault="003E75AF" w:rsidP="003E75AF">
      <w:pPr>
        <w:pStyle w:val="30"/>
      </w:pPr>
      <w:bookmarkStart w:id="13516" w:name="_Toc368050769"/>
      <w:r>
        <w:t xml:space="preserve">Properties of the </w:t>
      </w:r>
      <w:r>
        <w:rPr>
          <w:i/>
        </w:rPr>
        <w:t>TypedArray</w:t>
      </w:r>
      <w:r>
        <w:t xml:space="preserve"> Constructors</w:t>
      </w:r>
      <w:bookmarkEnd w:id="13516"/>
    </w:p>
    <w:p w14:paraId="29D0A68F" w14:textId="77777777" w:rsidR="003E75AF" w:rsidRDefault="003E75AF" w:rsidP="003E75AF">
      <w:r>
        <w:t xml:space="preserve">The value of the [[Prototype]] internal data property of each </w:t>
      </w:r>
      <w:r>
        <w:rPr>
          <w:i/>
        </w:rPr>
        <w:t>TypedArray</w:t>
      </w:r>
      <w:r>
        <w:t xml:space="preserve"> constructor is the %TypedArray% intrinsic object (</w:t>
      </w:r>
      <w:r w:rsidR="00386020">
        <w:fldChar w:fldCharType="begin"/>
      </w:r>
      <w:r w:rsidR="00386020">
        <w:instrText xml:space="preserve"> REF _Ref366084337 \r \h </w:instrText>
      </w:r>
      <w:r w:rsidR="00386020">
        <w:fldChar w:fldCharType="separate"/>
      </w:r>
      <w:r w:rsidR="00D433E8">
        <w:t>22.2.1</w:t>
      </w:r>
      <w:r w:rsidR="00386020">
        <w:fldChar w:fldCharType="end"/>
      </w:r>
      <w:r>
        <w:t>).</w:t>
      </w:r>
    </w:p>
    <w:p w14:paraId="44927891" w14:textId="77777777" w:rsidR="003E75AF" w:rsidRDefault="003E75AF" w:rsidP="003E75AF">
      <w:r>
        <w:t xml:space="preserve">Each </w:t>
      </w:r>
      <w:r>
        <w:rPr>
          <w:i/>
        </w:rPr>
        <w:t>TypedArray</w:t>
      </w:r>
      <w:r>
        <w:t xml:space="preserve"> constructor has a </w:t>
      </w:r>
      <w:r w:rsidRPr="00BC724F">
        <w:t>[[TypedArrayConstructor]] internal data property</w:t>
      </w:r>
      <w:r>
        <w:t xml:space="preserve"> whose String value is the </w:t>
      </w:r>
      <w:r w:rsidRPr="00E77497">
        <w:t xml:space="preserve">constructor name </w:t>
      </w:r>
      <w:r>
        <w:t>in the corresponding row</w:t>
      </w:r>
      <w:r w:rsidRPr="00E77497">
        <w:t xml:space="preserve"> </w:t>
      </w:r>
      <w:r w:rsidR="004B439B" w:rsidRPr="00E77497">
        <w:t>in</w:t>
      </w:r>
      <w:r w:rsidR="004B439B">
        <w:t xml:space="preserve"> </w:t>
      </w:r>
      <w:r w:rsidR="004B439B">
        <w:fldChar w:fldCharType="begin"/>
      </w:r>
      <w:r w:rsidR="004B439B">
        <w:instrText xml:space="preserve"> REF _Ref366065074 \h </w:instrText>
      </w:r>
      <w:r w:rsidR="004B439B">
        <w:fldChar w:fldCharType="separate"/>
      </w:r>
      <w:r w:rsidR="00D433E8">
        <w:t xml:space="preserve">Table </w:t>
      </w:r>
      <w:r w:rsidR="00D433E8">
        <w:rPr>
          <w:noProof/>
        </w:rPr>
        <w:t>36</w:t>
      </w:r>
      <w:r w:rsidR="004B439B">
        <w:fldChar w:fldCharType="end"/>
      </w:r>
      <w:r>
        <w:t>.</w:t>
      </w:r>
    </w:p>
    <w:p w14:paraId="42282A7E" w14:textId="77777777" w:rsidR="003E75AF" w:rsidRDefault="003E75AF" w:rsidP="003E75AF">
      <w:r>
        <w:t xml:space="preserve">Besides a </w:t>
      </w:r>
      <w:r w:rsidRPr="001F1A6C">
        <w:rPr>
          <w:rFonts w:ascii="Courier New" w:hAnsi="Courier New" w:cs="Courier New"/>
          <w:b/>
          <w:bCs/>
        </w:rPr>
        <w:t>length</w:t>
      </w:r>
      <w:r>
        <w:t xml:space="preserve"> property (whose value is 3), each </w:t>
      </w:r>
      <w:r>
        <w:rPr>
          <w:i/>
        </w:rPr>
        <w:t>TypedArray</w:t>
      </w:r>
      <w:r>
        <w:t xml:space="preserve"> constructor has the following properties:</w:t>
      </w:r>
    </w:p>
    <w:p w14:paraId="19F2F91F" w14:textId="77777777" w:rsidR="00703EB0" w:rsidRDefault="00703EB0" w:rsidP="00703EB0">
      <w:pPr>
        <w:pStyle w:val="40"/>
      </w:pPr>
      <w:r w:rsidRPr="006074C6">
        <w:rPr>
          <w:i/>
          <w:iCs/>
        </w:rPr>
        <w:t>TypedArray</w:t>
      </w:r>
      <w:r>
        <w:t>.BYTES_PER_ELEMENT</w:t>
      </w:r>
    </w:p>
    <w:p w14:paraId="194BC978" w14:textId="77777777" w:rsidR="00703EB0" w:rsidRDefault="00703EB0" w:rsidP="00703EB0">
      <w:r>
        <w:t xml:space="preserve">The value of </w:t>
      </w:r>
      <w:r>
        <w:rPr>
          <w:i/>
        </w:rPr>
        <w:t>TypedArray</w:t>
      </w:r>
      <w:r>
        <w:t xml:space="preserve">.BYTES_PER_ELEMENT is the Number value of the Element Size value specified in </w:t>
      </w:r>
      <w:ins w:id="13517" w:author="Rev 19 Allen Wirfs-Brock" w:date="2013-09-09T10:46:00Z">
        <w:r w:rsidR="009F0B29">
          <w:fldChar w:fldCharType="begin"/>
        </w:r>
        <w:r w:rsidR="009F0B29">
          <w:instrText xml:space="preserve"> REF _Ref366065074 \h </w:instrText>
        </w:r>
      </w:ins>
      <w:ins w:id="13518" w:author="Rev 19 Allen Wirfs-Brock" w:date="2013-09-09T10:46:00Z">
        <w:r w:rsidR="009F0B29">
          <w:fldChar w:fldCharType="separate"/>
        </w:r>
      </w:ins>
      <w:ins w:id="13519" w:author="Rev 19 Allen Wirfs-Brock" w:date="2013-09-27T13:22:00Z">
        <w:r w:rsidR="00D433E8">
          <w:t xml:space="preserve">Table </w:t>
        </w:r>
        <w:r w:rsidR="00D433E8">
          <w:rPr>
            <w:noProof/>
          </w:rPr>
          <w:t>36</w:t>
        </w:r>
      </w:ins>
      <w:ins w:id="13520" w:author="Rev 19 Allen Wirfs-Brock" w:date="2013-09-09T10:46:00Z">
        <w:r w:rsidR="009F0B29">
          <w:fldChar w:fldCharType="end"/>
        </w:r>
      </w:ins>
      <w:r>
        <w:t xml:space="preserve"> for </w:t>
      </w:r>
      <w:r w:rsidRPr="00BA47D7">
        <w:rPr>
          <w:i/>
          <w:iCs/>
        </w:rPr>
        <w:t>TypedArray</w:t>
      </w:r>
      <w:r>
        <w:t>.</w:t>
      </w:r>
    </w:p>
    <w:p w14:paraId="0B7CC4B5" w14:textId="77777777" w:rsidR="00703EB0" w:rsidRDefault="00703EB0" w:rsidP="00703EB0">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14:paraId="4C930B80" w14:textId="77777777" w:rsidR="003E75AF" w:rsidRDefault="003E75AF" w:rsidP="003E75AF">
      <w:pPr>
        <w:pStyle w:val="40"/>
      </w:pPr>
      <w:r>
        <w:rPr>
          <w:i/>
        </w:rPr>
        <w:t>TypedArray</w:t>
      </w:r>
      <w:r>
        <w:t>.prototype</w:t>
      </w:r>
    </w:p>
    <w:p w14:paraId="402D0CBC" w14:textId="77777777" w:rsidR="003E75AF" w:rsidRDefault="003E75AF" w:rsidP="003E75AF">
      <w:r>
        <w:t xml:space="preserve">The initial value of </w:t>
      </w:r>
      <w:r>
        <w:rPr>
          <w:i/>
        </w:rPr>
        <w:t>TypedArray</w:t>
      </w:r>
      <w:r>
        <w:t xml:space="preserve">.prototype is the corresponding </w:t>
      </w:r>
      <w:r>
        <w:rPr>
          <w:i/>
        </w:rPr>
        <w:t>TypedArray</w:t>
      </w:r>
      <w:r>
        <w:t xml:space="preserve"> prototype object (</w:t>
      </w:r>
      <w:r w:rsidR="00386020">
        <w:fldChar w:fldCharType="begin"/>
      </w:r>
      <w:r w:rsidR="00386020">
        <w:instrText xml:space="preserve"> REF _Ref366084384 \r \h </w:instrText>
      </w:r>
      <w:r w:rsidR="00386020">
        <w:fldChar w:fldCharType="separate"/>
      </w:r>
      <w:r w:rsidR="00D433E8">
        <w:t>22.2.6</w:t>
      </w:r>
      <w:r w:rsidR="00386020">
        <w:fldChar w:fldCharType="end"/>
      </w:r>
      <w:r>
        <w:t>).</w:t>
      </w:r>
    </w:p>
    <w:p w14:paraId="1B4E5CF8" w14:textId="77777777" w:rsidR="003E75AF" w:rsidRDefault="003E75AF" w:rsidP="003E75AF">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14:paraId="28515350" w14:textId="77777777" w:rsidR="003E75AF" w:rsidRDefault="003E75AF" w:rsidP="003E75AF">
      <w:pPr>
        <w:pStyle w:val="30"/>
      </w:pPr>
      <w:bookmarkStart w:id="13521" w:name="_Ref366084384"/>
      <w:bookmarkStart w:id="13522" w:name="_Toc368050770"/>
      <w:r>
        <w:t xml:space="preserve">Properties of </w:t>
      </w:r>
      <w:r>
        <w:rPr>
          <w:i/>
        </w:rPr>
        <w:t>TypedArray</w:t>
      </w:r>
      <w:r>
        <w:t xml:space="preserve"> Prototype Objects</w:t>
      </w:r>
      <w:bookmarkEnd w:id="13521"/>
      <w:bookmarkEnd w:id="13522"/>
    </w:p>
    <w:p w14:paraId="52F5E6E6" w14:textId="77777777" w:rsidR="003E75AF" w:rsidRDefault="003E75AF" w:rsidP="003E75AF">
      <w:r>
        <w:t xml:space="preserve">The value of the [[Prototype]] internal data property of a </w:t>
      </w:r>
      <w:r w:rsidRPr="006074C6">
        <w:rPr>
          <w:i/>
          <w:iCs/>
        </w:rPr>
        <w:t>TypedArray</w:t>
      </w:r>
      <w:r>
        <w:t xml:space="preserve"> prototype object is the standard built-in %TypedArrayPrototype% object (</w:t>
      </w:r>
      <w:r w:rsidR="00386020">
        <w:fldChar w:fldCharType="begin"/>
      </w:r>
      <w:r w:rsidR="00386020">
        <w:instrText xml:space="preserve"> REF _Ref366084407 \r \h </w:instrText>
      </w:r>
      <w:r w:rsidR="00386020">
        <w:fldChar w:fldCharType="separate"/>
      </w:r>
      <w:r w:rsidR="00D433E8">
        <w:t>22.2.3</w:t>
      </w:r>
      <w:r w:rsidR="00386020">
        <w:fldChar w:fldCharType="end"/>
      </w:r>
      <w:r>
        <w:t xml:space="preserve">). A </w:t>
      </w:r>
      <w:r w:rsidRPr="00573628">
        <w:rPr>
          <w:i/>
          <w:iCs/>
        </w:rPr>
        <w:t>TypedArray</w:t>
      </w:r>
      <w:r>
        <w:t xml:space="preserve"> prototype object is an ordinary object. It does not have a [[ViewedArrayBuffer]] or or any other of the internal data properties that are specific to </w:t>
      </w:r>
      <w:r>
        <w:rPr>
          <w:i/>
          <w:iCs/>
        </w:rPr>
        <w:t>TypedArray</w:t>
      </w:r>
      <w:r>
        <w:t xml:space="preserve"> instance objects.</w:t>
      </w:r>
    </w:p>
    <w:p w14:paraId="3EA7E04B" w14:textId="77777777" w:rsidR="00703EB0" w:rsidRDefault="00703EB0" w:rsidP="00703EB0">
      <w:pPr>
        <w:pStyle w:val="40"/>
      </w:pPr>
      <w:r w:rsidRPr="006074C6">
        <w:rPr>
          <w:i/>
          <w:iCs/>
        </w:rPr>
        <w:t>TypedArray</w:t>
      </w:r>
      <w:r>
        <w:t>.prototype.BYTES_PER_ELEMENT</w:t>
      </w:r>
    </w:p>
    <w:p w14:paraId="495475D0" w14:textId="77777777" w:rsidR="00703EB0" w:rsidRDefault="00703EB0" w:rsidP="00703EB0">
      <w:r>
        <w:t xml:space="preserve">The value of </w:t>
      </w:r>
      <w:r>
        <w:rPr>
          <w:i/>
        </w:rPr>
        <w:t>TypedArray</w:t>
      </w:r>
      <w:r>
        <w:t xml:space="preserve">.prototype.BYTES_PER_ELEMENT is the Number value of the Element Size value specified in </w:t>
      </w:r>
      <w:ins w:id="13523" w:author="Rev 19 Allen Wirfs-Brock" w:date="2013-09-09T10:47:00Z">
        <w:r w:rsidR="009F0B29">
          <w:fldChar w:fldCharType="begin"/>
        </w:r>
        <w:r w:rsidR="009F0B29">
          <w:instrText xml:space="preserve"> REF _Ref366065074 \h </w:instrText>
        </w:r>
      </w:ins>
      <w:ins w:id="13524" w:author="Rev 19 Allen Wirfs-Brock" w:date="2013-09-09T10:47:00Z">
        <w:r w:rsidR="009F0B29">
          <w:fldChar w:fldCharType="separate"/>
        </w:r>
      </w:ins>
      <w:ins w:id="13525" w:author="Rev 19 Allen Wirfs-Brock" w:date="2013-09-27T13:22:00Z">
        <w:r w:rsidR="00D433E8">
          <w:t xml:space="preserve">Table </w:t>
        </w:r>
        <w:r w:rsidR="00D433E8">
          <w:rPr>
            <w:noProof/>
          </w:rPr>
          <w:t>36</w:t>
        </w:r>
      </w:ins>
      <w:ins w:id="13526" w:author="Rev 19 Allen Wirfs-Brock" w:date="2013-09-09T10:47:00Z">
        <w:r w:rsidR="009F0B29">
          <w:fldChar w:fldCharType="end"/>
        </w:r>
      </w:ins>
      <w:r>
        <w:t xml:space="preserve"> for </w:t>
      </w:r>
      <w:r w:rsidRPr="00BA47D7">
        <w:rPr>
          <w:i/>
          <w:iCs/>
        </w:rPr>
        <w:t>TypedArray</w:t>
      </w:r>
      <w:r>
        <w:t>.</w:t>
      </w:r>
    </w:p>
    <w:p w14:paraId="48387ADD" w14:textId="77777777" w:rsidR="00703EB0" w:rsidRDefault="00703EB0" w:rsidP="00703EB0">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14:paraId="39CE4302" w14:textId="77777777" w:rsidR="003E75AF" w:rsidRDefault="003E75AF" w:rsidP="003E75AF">
      <w:pPr>
        <w:pStyle w:val="40"/>
      </w:pPr>
      <w:r w:rsidRPr="006074C6">
        <w:rPr>
          <w:i/>
          <w:iCs/>
        </w:rPr>
        <w:t>TypedArray</w:t>
      </w:r>
      <w:r>
        <w:t>.prototype.constructor</w:t>
      </w:r>
    </w:p>
    <w:p w14:paraId="38ED6B95" w14:textId="77777777" w:rsidR="003E75AF" w:rsidRDefault="003E75AF" w:rsidP="003E75AF">
      <w:r>
        <w:t xml:space="preserve">The initial value of a </w:t>
      </w:r>
      <w:r>
        <w:rPr>
          <w:i/>
        </w:rPr>
        <w:t>TypedArray</w:t>
      </w:r>
      <w:r>
        <w:t xml:space="preserve">.prototype.constructor is the corresponding standard built-in </w:t>
      </w:r>
      <w:r>
        <w:rPr>
          <w:i/>
        </w:rPr>
        <w:t>TypedArray</w:t>
      </w:r>
      <w:r>
        <w:t xml:space="preserve"> constructor.</w:t>
      </w:r>
    </w:p>
    <w:p w14:paraId="07451464" w14:textId="77777777" w:rsidR="003E75AF" w:rsidRDefault="003E75AF" w:rsidP="003E75AF">
      <w:pPr>
        <w:pStyle w:val="30"/>
      </w:pPr>
      <w:bookmarkStart w:id="13527" w:name="_Toc368050771"/>
      <w:r>
        <w:t xml:space="preserve">Properties of </w:t>
      </w:r>
      <w:r>
        <w:rPr>
          <w:i/>
        </w:rPr>
        <w:t>TypedArray</w:t>
      </w:r>
      <w:r>
        <w:t xml:space="preserve"> Instances</w:t>
      </w:r>
      <w:bookmarkEnd w:id="13527"/>
    </w:p>
    <w:p w14:paraId="002BEAF7" w14:textId="77777777" w:rsidR="003E75AF" w:rsidRDefault="003E75AF" w:rsidP="003E75AF">
      <w:r>
        <w:rPr>
          <w:i/>
        </w:rPr>
        <w:t>TypedArray</w:t>
      </w:r>
      <w:r>
        <w:t xml:space="preserve"> instances are Integer Indexed exotic objects. Each </w:t>
      </w:r>
      <w:r>
        <w:rPr>
          <w:i/>
        </w:rPr>
        <w:t>TypedArray</w:t>
      </w:r>
      <w:r>
        <w:t xml:space="preserve"> instances inherits properties from the corresponding </w:t>
      </w:r>
      <w:r>
        <w:rPr>
          <w:i/>
        </w:rPr>
        <w:t>TypedArray</w:t>
      </w:r>
      <w:r>
        <w:t xml:space="preserve"> prototype object. Each </w:t>
      </w:r>
      <w:r>
        <w:rPr>
          <w:i/>
        </w:rPr>
        <w:t>TypedArray</w:t>
      </w:r>
      <w:r>
        <w:t xml:space="preserve"> instances</w:t>
      </w:r>
      <w:r w:rsidRPr="00E77497">
        <w:t xml:space="preserve"> have </w:t>
      </w:r>
      <w:r>
        <w:t>the following internal data properties:</w:t>
      </w:r>
      <w:r w:rsidRPr="00E77497">
        <w:t xml:space="preserve"> </w:t>
      </w:r>
      <w:ins w:id="13528" w:author="Rev 19 Allen Wirfs-Brock" w:date="2013-09-26T13:26:00Z">
        <w:r w:rsidR="00B14615" w:rsidRPr="00E77497">
          <w:t>[[</w:t>
        </w:r>
        <w:r w:rsidR="00B14615">
          <w:t xml:space="preserve">TypedArrayName]], </w:t>
        </w:r>
      </w:ins>
      <w:r>
        <w:t xml:space="preserve">[[ViewedArrayBuffer]], </w:t>
      </w:r>
      <w:del w:id="13529" w:author="Rev 19 Allen Wirfs-Brock" w:date="2013-09-26T13:26:00Z">
        <w:r w:rsidRPr="00E77497" w:rsidDel="00B14615">
          <w:delText>[[</w:delText>
        </w:r>
        <w:r w:rsidDel="00B14615">
          <w:delText xml:space="preserve">TypedArrayName]], </w:delText>
        </w:r>
      </w:del>
      <w:r w:rsidRPr="00E77497">
        <w:t>[[</w:t>
      </w:r>
      <w:r>
        <w:t>ByteLength]], [[ByteOffset]], and [[ArrayLength]].</w:t>
      </w:r>
    </w:p>
    <w:p w14:paraId="2FE1C6C5" w14:textId="77777777" w:rsidR="00A95C0C" w:rsidRDefault="00A95C0C" w:rsidP="00703EB0">
      <w:pPr>
        <w:pStyle w:val="1"/>
      </w:pPr>
      <w:bookmarkStart w:id="13530" w:name="_Toc368050772"/>
      <w:r>
        <w:t>Keyed Collection</w:t>
      </w:r>
      <w:bookmarkEnd w:id="13530"/>
    </w:p>
    <w:p w14:paraId="03934086" w14:textId="77777777" w:rsidR="00A95C0C" w:rsidRDefault="00A95C0C" w:rsidP="00BA2DF2">
      <w:pPr>
        <w:pStyle w:val="20"/>
      </w:pPr>
      <w:bookmarkStart w:id="13531" w:name="_Toc368050773"/>
      <w:r>
        <w:t>Map Objects</w:t>
      </w:r>
      <w:bookmarkEnd w:id="13531"/>
    </w:p>
    <w:p w14:paraId="431F0515" w14:textId="77777777" w:rsidR="00A95C0C" w:rsidRDefault="00A95C0C" w:rsidP="00BA2DF2">
      <w:r>
        <w:t>Map objects are collections of key/value pairs where both the keys and values may be arbitrary ECMAScript language values. A distinct key value may only occur in one key/value pair within the Map’s collection.</w:t>
      </w:r>
      <w:r w:rsidRPr="00E046A5">
        <w:t xml:space="preserve"> </w:t>
      </w:r>
      <w:r>
        <w:t>Distinct key values as discriminated using the a comparision algorithm that is selected when the Map is created.</w:t>
      </w:r>
    </w:p>
    <w:p w14:paraId="1812DD82" w14:textId="77777777" w:rsidR="00A95C0C" w:rsidRDefault="00A95C0C" w:rsidP="00BA2DF2">
      <w:r>
        <w:t>A Map object can iterate its elements in insertion order. Map object must be implemented using either hash tables or other mechanisms that, on average, provide access times that are sublinear on the number of elements in the collection. The data structures used in this Map objects specification is only intended to describe the required observable semantics of Map objects.  It is not intended to be a viable implementation model.</w:t>
      </w:r>
    </w:p>
    <w:p w14:paraId="26C886C4" w14:textId="77777777" w:rsidR="00A95C0C" w:rsidRPr="00E77497" w:rsidRDefault="00A95C0C" w:rsidP="00BA2DF2">
      <w:pPr>
        <w:pStyle w:val="30"/>
      </w:pPr>
      <w:bookmarkStart w:id="13532" w:name="_Ref365542800"/>
      <w:bookmarkStart w:id="13533" w:name="_Toc368050774"/>
      <w:r w:rsidRPr="00E77497">
        <w:t xml:space="preserve">The </w:t>
      </w:r>
      <w:r>
        <w:t>Map</w:t>
      </w:r>
      <w:r w:rsidRPr="00E77497">
        <w:t xml:space="preserve"> Constructor</w:t>
      </w:r>
      <w:bookmarkEnd w:id="13532"/>
      <w:bookmarkEnd w:id="13533"/>
      <w:r w:rsidRPr="00E77497">
        <w:t xml:space="preserve"> </w:t>
      </w:r>
    </w:p>
    <w:p w14:paraId="75E6CC11" w14:textId="77777777" w:rsidR="00A95C0C" w:rsidRDefault="00A95C0C" w:rsidP="00BA2DF2">
      <w:r>
        <w:t xml:space="preserve">The </w:t>
      </w:r>
      <w:r w:rsidRPr="0064604A">
        <w:t xml:space="preserve">Map </w:t>
      </w:r>
      <w:r>
        <w:t>constructor is the %</w:t>
      </w:r>
      <w:r w:rsidRPr="0064604A">
        <w:t>Map</w:t>
      </w:r>
      <w:r>
        <w:t xml:space="preserve">% intrinsic object and the initial value of the </w:t>
      </w:r>
      <w:r w:rsidRPr="0064604A">
        <w:rPr>
          <w:rFonts w:ascii="Courier New" w:eastAsia="Times New Roman" w:hAnsi="Courier New" w:cs="Courier New"/>
          <w:b/>
          <w:spacing w:val="6"/>
          <w:lang w:eastAsia="en-US"/>
        </w:rPr>
        <w:t>Map</w:t>
      </w:r>
      <w:r w:rsidRPr="00BE3BA1">
        <w:rPr>
          <w:rFonts w:ascii="Times New Roman" w:eastAsia="Times New Roman" w:hAnsi="Times New Roman"/>
          <w:b/>
          <w:spacing w:val="6"/>
          <w:lang w:eastAsia="en-US"/>
        </w:rPr>
        <w:t xml:space="preserve"> </w:t>
      </w:r>
      <w:r>
        <w:t xml:space="preserve">property of the global object. </w:t>
      </w:r>
      <w:r w:rsidRPr="00E77497">
        <w:t xml:space="preserve">When </w:t>
      </w:r>
      <w:r>
        <w:rPr>
          <w:rFonts w:ascii="Courier New" w:hAnsi="Courier New"/>
          <w:b/>
        </w:rPr>
        <w:t>Map</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sidRPr="00F94F77">
        <w:rPr>
          <w:rFonts w:ascii="Courier New" w:hAnsi="Courier New"/>
          <w:b/>
        </w:rPr>
        <w:t>Map.prototype</w:t>
      </w:r>
      <w:r>
        <w:t xml:space="preserve"> internal methods</w:t>
      </w:r>
      <w:r w:rsidRPr="00E77497">
        <w:t>.</w:t>
      </w:r>
    </w:p>
    <w:p w14:paraId="322F913A" w14:textId="77777777" w:rsidR="00A95C0C" w:rsidRPr="00E77497" w:rsidRDefault="00A95C0C" w:rsidP="00BA2DF2">
      <w:r>
        <w:t xml:space="preserve">The </w:t>
      </w:r>
      <w:r>
        <w:rPr>
          <w:rFonts w:ascii="Courier New" w:hAnsi="Courier New"/>
          <w:b/>
        </w:rPr>
        <w:t>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Map</w:t>
      </w:r>
      <w:r>
        <w:t xml:space="preserve">. </w:t>
      </w:r>
    </w:p>
    <w:p w14:paraId="65E32B05" w14:textId="77777777" w:rsidR="00A95C0C" w:rsidRPr="00E77497" w:rsidRDefault="00A95C0C" w:rsidP="00BA2DF2">
      <w:pPr>
        <w:pStyle w:val="40"/>
      </w:pPr>
      <w:r>
        <w:t>Map</w:t>
      </w:r>
      <w:r w:rsidRPr="00E77497">
        <w:t xml:space="preserve"> (</w:t>
      </w:r>
      <w:r>
        <w:t xml:space="preserve">iterable = undefined , comparator = undefined </w:t>
      </w:r>
      <w:r w:rsidRPr="00E77497">
        <w:t>)</w:t>
      </w:r>
      <w:r>
        <w:tab/>
      </w:r>
    </w:p>
    <w:p w14:paraId="56F64D8F" w14:textId="77777777" w:rsidR="00A95C0C" w:rsidRPr="00E77497" w:rsidRDefault="00A95C0C" w:rsidP="00BA2DF2">
      <w:r w:rsidRPr="00E77497">
        <w:t xml:space="preserve">When the </w:t>
      </w:r>
      <w:r>
        <w:rPr>
          <w:rFonts w:ascii="Courier New" w:hAnsi="Courier New"/>
          <w:b/>
        </w:rPr>
        <w:t>Map</w:t>
      </w:r>
      <w:r w:rsidRPr="00E77497">
        <w:t xml:space="preserve"> function is called</w:t>
      </w:r>
      <w:r w:rsidRPr="00BB7225">
        <w:t xml:space="preserve"> </w:t>
      </w:r>
      <w:r>
        <w:t xml:space="preserve">with optional arguments </w:t>
      </w:r>
      <w:r w:rsidRPr="00655E48">
        <w:rPr>
          <w:rFonts w:ascii="Times New Roman" w:hAnsi="Times New Roman"/>
          <w:i/>
          <w:iCs/>
        </w:rPr>
        <w:t>iterable</w:t>
      </w:r>
      <w:r w:rsidRPr="00E77497">
        <w:t xml:space="preserve"> </w:t>
      </w:r>
      <w:r>
        <w:t xml:space="preserve">and </w:t>
      </w:r>
      <w:r w:rsidRPr="00655E48">
        <w:rPr>
          <w:rFonts w:ascii="Times New Roman" w:hAnsi="Times New Roman"/>
          <w:i/>
          <w:iCs/>
        </w:rPr>
        <w:t>comparator</w:t>
      </w:r>
      <w:r>
        <w:t xml:space="preserve"> </w:t>
      </w:r>
      <w:r w:rsidRPr="00BB7225">
        <w:t>the</w:t>
      </w:r>
      <w:r w:rsidRPr="00E77497">
        <w:t xml:space="preserve"> following steps are taken:</w:t>
      </w:r>
    </w:p>
    <w:p w14:paraId="420A529F" w14:textId="77777777" w:rsidR="00A95C0C" w:rsidRDefault="00A95C0C" w:rsidP="00BA2DF2">
      <w:pPr>
        <w:pStyle w:val="Alg4"/>
        <w:numPr>
          <w:ilvl w:val="0"/>
          <w:numId w:val="1360"/>
        </w:numPr>
      </w:pPr>
      <w:r>
        <w:t xml:space="preserve">Let </w:t>
      </w:r>
      <w:r>
        <w:rPr>
          <w:i/>
        </w:rPr>
        <w:t>map</w:t>
      </w:r>
      <w:r>
        <w:t xml:space="preserve"> be the </w:t>
      </w:r>
      <w:r w:rsidRPr="00F94F77">
        <w:rPr>
          <w:b/>
        </w:rPr>
        <w:t>this</w:t>
      </w:r>
      <w:r>
        <w:t xml:space="preserve"> value.</w:t>
      </w:r>
    </w:p>
    <w:p w14:paraId="21107847" w14:textId="77777777" w:rsidR="00A95C0C" w:rsidRPr="00E77497" w:rsidRDefault="00A95C0C" w:rsidP="00BA2DF2">
      <w:pPr>
        <w:pStyle w:val="Alg4"/>
        <w:numPr>
          <w:ilvl w:val="0"/>
          <w:numId w:val="1360"/>
        </w:numPr>
      </w:pPr>
      <w:r>
        <w:t>If Type(</w:t>
      </w:r>
      <w:r>
        <w:rPr>
          <w:i/>
          <w:iCs/>
        </w:rPr>
        <w:t>map</w:t>
      </w:r>
      <w:r>
        <w:t xml:space="preserve">) is not Object then,  throw a </w:t>
      </w:r>
      <w:r w:rsidRPr="00BB7225">
        <w:rPr>
          <w:b/>
          <w:bCs/>
        </w:rPr>
        <w:t>TypeError</w:t>
      </w:r>
      <w:r>
        <w:t xml:space="preserve"> exception</w:t>
      </w:r>
      <w:r w:rsidRPr="00E77497">
        <w:t>.</w:t>
      </w:r>
    </w:p>
    <w:p w14:paraId="0FE2FF75" w14:textId="77777777" w:rsidR="00A95C0C" w:rsidRPr="00E77497" w:rsidRDefault="00A95C0C" w:rsidP="00BA2DF2">
      <w:pPr>
        <w:pStyle w:val="Alg4"/>
        <w:numPr>
          <w:ilvl w:val="0"/>
          <w:numId w:val="1360"/>
        </w:numPr>
      </w:pPr>
      <w:r>
        <w:t xml:space="preserve">If </w:t>
      </w:r>
      <w:r>
        <w:rPr>
          <w:i/>
        </w:rPr>
        <w:t>map</w:t>
      </w:r>
      <w:r>
        <w:t xml:space="preserve"> does not have a [[MapData]] internal data property, then  throw a </w:t>
      </w:r>
      <w:r w:rsidRPr="00BB7225">
        <w:rPr>
          <w:b/>
          <w:bCs/>
        </w:rPr>
        <w:t>TypeError</w:t>
      </w:r>
      <w:r>
        <w:t xml:space="preserve"> exception.</w:t>
      </w:r>
    </w:p>
    <w:p w14:paraId="126EDFCF" w14:textId="77777777" w:rsidR="00A95C0C" w:rsidRPr="00E77497" w:rsidRDefault="00A95C0C" w:rsidP="00BA2DF2">
      <w:pPr>
        <w:pStyle w:val="Alg4"/>
        <w:numPr>
          <w:ilvl w:val="0"/>
          <w:numId w:val="1360"/>
        </w:numPr>
      </w:pPr>
      <w:r>
        <w:t xml:space="preserve">If </w:t>
      </w:r>
      <w:r>
        <w:rPr>
          <w:i/>
        </w:rPr>
        <w:t>map’s</w:t>
      </w:r>
      <w:r>
        <w:t xml:space="preserve"> [[MapData]] internal data property is not </w:t>
      </w:r>
      <w:r>
        <w:rPr>
          <w:b/>
          <w:bCs/>
        </w:rPr>
        <w:t>undefined</w:t>
      </w:r>
      <w:r>
        <w:t xml:space="preserve">, then  throw a </w:t>
      </w:r>
      <w:r w:rsidRPr="00BB7225">
        <w:rPr>
          <w:b/>
          <w:bCs/>
        </w:rPr>
        <w:t>TypeError</w:t>
      </w:r>
      <w:r>
        <w:t xml:space="preserve"> exception.</w:t>
      </w:r>
    </w:p>
    <w:p w14:paraId="428CB36F" w14:textId="77777777" w:rsidR="00A95C0C" w:rsidRDefault="00A95C0C" w:rsidP="00BA2DF2">
      <w:pPr>
        <w:pStyle w:val="Alg4"/>
        <w:numPr>
          <w:ilvl w:val="0"/>
          <w:numId w:val="1360"/>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2ACC7BBF" w14:textId="77777777" w:rsidR="00A95C0C" w:rsidRDefault="00A95C0C" w:rsidP="00BA2DF2">
      <w:pPr>
        <w:pStyle w:val="Alg4"/>
        <w:numPr>
          <w:ilvl w:val="0"/>
          <w:numId w:val="1360"/>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Pr>
          <w:i/>
        </w:rPr>
        <w:t>iter</w:t>
      </w:r>
      <w:r>
        <w:t xml:space="preserve"> be </w:t>
      </w:r>
      <w:r w:rsidRPr="00C33EC3">
        <w:rPr>
          <w:b/>
        </w:rPr>
        <w:t>undefined</w:t>
      </w:r>
      <w:r>
        <w:t>.</w:t>
      </w:r>
    </w:p>
    <w:p w14:paraId="01B420BD" w14:textId="77777777" w:rsidR="00A95C0C" w:rsidRDefault="00A95C0C" w:rsidP="00BA2DF2">
      <w:pPr>
        <w:pStyle w:val="Alg4"/>
        <w:numPr>
          <w:ilvl w:val="0"/>
          <w:numId w:val="1360"/>
        </w:numPr>
      </w:pPr>
      <w:r>
        <w:t>Else,</w:t>
      </w:r>
    </w:p>
    <w:p w14:paraId="765897AC" w14:textId="77777777" w:rsidR="00A95C0C" w:rsidRDefault="00A95C0C" w:rsidP="00BA2DF2">
      <w:pPr>
        <w:pStyle w:val="Alg4"/>
        <w:numPr>
          <w:ilvl w:val="1"/>
          <w:numId w:val="1360"/>
        </w:numPr>
      </w:pPr>
      <w:r>
        <w:t xml:space="preserve">Let </w:t>
      </w:r>
      <w:r>
        <w:rPr>
          <w:i/>
        </w:rPr>
        <w:t>iter</w:t>
      </w:r>
      <w:r>
        <w:t xml:space="preserve"> be the result of GetIterator(</w:t>
      </w:r>
      <w:r w:rsidRPr="00B5244C">
        <w:rPr>
          <w:i/>
        </w:rPr>
        <w:t>iterable</w:t>
      </w:r>
      <w:r>
        <w:rPr>
          <w:iCs/>
        </w:rPr>
        <w:t>).</w:t>
      </w:r>
    </w:p>
    <w:p w14:paraId="3FBF9759" w14:textId="77777777" w:rsidR="00A95C0C" w:rsidRDefault="00A95C0C" w:rsidP="00BA2DF2">
      <w:pPr>
        <w:pStyle w:val="Alg4"/>
        <w:numPr>
          <w:ilvl w:val="1"/>
          <w:numId w:val="1360"/>
        </w:numPr>
      </w:pPr>
      <w:r>
        <w:t>ReturnIfAbrupt(</w:t>
      </w:r>
      <w:r>
        <w:rPr>
          <w:i/>
        </w:rPr>
        <w:t>iter</w:t>
      </w:r>
      <w:r>
        <w:t>).</w:t>
      </w:r>
    </w:p>
    <w:p w14:paraId="341E1776" w14:textId="77777777" w:rsidR="00A95C0C" w:rsidRDefault="00A95C0C" w:rsidP="00BA2DF2">
      <w:pPr>
        <w:pStyle w:val="Alg4"/>
        <w:numPr>
          <w:ilvl w:val="1"/>
          <w:numId w:val="1360"/>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14:paraId="0176D373" w14:textId="77777777" w:rsidR="00A95C0C" w:rsidRDefault="00A95C0C" w:rsidP="00BA2DF2">
      <w:pPr>
        <w:pStyle w:val="Alg4"/>
        <w:numPr>
          <w:ilvl w:val="1"/>
          <w:numId w:val="1360"/>
        </w:numPr>
      </w:pPr>
      <w:r>
        <w:t>ReturnIfAbrupt(</w:t>
      </w:r>
      <w:r w:rsidRPr="00C903CE">
        <w:rPr>
          <w:i/>
        </w:rPr>
        <w:t>adder</w:t>
      </w:r>
      <w:r>
        <w:t>).</w:t>
      </w:r>
    </w:p>
    <w:p w14:paraId="469AA47D" w14:textId="77777777" w:rsidR="00A95C0C" w:rsidRDefault="00A95C0C" w:rsidP="00BA2DF2">
      <w:pPr>
        <w:pStyle w:val="Alg4"/>
        <w:numPr>
          <w:ilvl w:val="1"/>
          <w:numId w:val="1360"/>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35A534B7" w14:textId="77777777" w:rsidR="00A95C0C" w:rsidRDefault="00A95C0C" w:rsidP="00BA2DF2">
      <w:pPr>
        <w:pStyle w:val="Alg4"/>
        <w:numPr>
          <w:ilvl w:val="0"/>
          <w:numId w:val="1360"/>
        </w:numPr>
      </w:pPr>
      <w:r>
        <w:t xml:space="preserve">If </w:t>
      </w:r>
      <w:r w:rsidRPr="0067698A">
        <w:rPr>
          <w:i/>
          <w:iCs/>
        </w:rPr>
        <w:t>comparator</w:t>
      </w:r>
      <w:r>
        <w:t xml:space="preserve"> is not </w:t>
      </w:r>
      <w:r w:rsidRPr="00740B90">
        <w:rPr>
          <w:b/>
        </w:rPr>
        <w:t>undefined</w:t>
      </w:r>
      <w:r>
        <w:t xml:space="preserve">, then </w:t>
      </w:r>
    </w:p>
    <w:p w14:paraId="1DE4259A" w14:textId="77777777" w:rsidR="00A95C0C" w:rsidRDefault="00A95C0C" w:rsidP="00BA2DF2">
      <w:pPr>
        <w:numPr>
          <w:ilvl w:val="1"/>
          <w:numId w:val="1360"/>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14:paraId="5483459C" w14:textId="77777777" w:rsidR="00A95C0C" w:rsidRPr="004F54AE" w:rsidRDefault="00A95C0C" w:rsidP="00BA2DF2">
      <w:pPr>
        <w:numPr>
          <w:ilvl w:val="0"/>
          <w:numId w:val="1360"/>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14:paraId="4B124225" w14:textId="77777777" w:rsidR="00A95C0C" w:rsidRDefault="00A95C0C" w:rsidP="00BA2DF2">
      <w:pPr>
        <w:pStyle w:val="Alg4"/>
        <w:numPr>
          <w:ilvl w:val="0"/>
          <w:numId w:val="1360"/>
        </w:numPr>
      </w:pPr>
      <w:r>
        <w:t>Set</w:t>
      </w:r>
      <w:r w:rsidRPr="004F54AE">
        <w:t xml:space="preserve"> </w:t>
      </w:r>
      <w:r w:rsidRPr="00A21A8F">
        <w:rPr>
          <w:i/>
        </w:rPr>
        <w:t>map’</w:t>
      </w:r>
      <w:r>
        <w:rPr>
          <w:i/>
        </w:rPr>
        <w:t>s</w:t>
      </w:r>
      <w:r w:rsidRPr="00A21A8F">
        <w:t xml:space="preserve"> </w:t>
      </w:r>
      <w:r w:rsidRPr="004F54AE">
        <w:t>[[</w:t>
      </w:r>
      <w:r w:rsidRPr="0067698A">
        <w:rPr>
          <w:sz w:val="18"/>
        </w:rPr>
        <w:t>MapComparator</w:t>
      </w:r>
      <w:r w:rsidRPr="004F54AE">
        <w:t xml:space="preserve">]] internal data property </w:t>
      </w:r>
      <w:r>
        <w:rPr>
          <w:iCs/>
        </w:rPr>
        <w:t xml:space="preserve">to </w:t>
      </w:r>
      <w:r w:rsidRPr="0067698A">
        <w:rPr>
          <w:i/>
          <w:iCs/>
        </w:rPr>
        <w:t>comparator</w:t>
      </w:r>
      <w:r w:rsidRPr="004F54AE">
        <w:t>.</w:t>
      </w:r>
    </w:p>
    <w:p w14:paraId="1680626E" w14:textId="77777777" w:rsidR="00A95C0C" w:rsidRDefault="00A95C0C" w:rsidP="00BA2DF2">
      <w:pPr>
        <w:pStyle w:val="Alg4"/>
        <w:numPr>
          <w:ilvl w:val="0"/>
          <w:numId w:val="1360"/>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14:paraId="564CD965" w14:textId="77777777" w:rsidR="00A95C0C" w:rsidRPr="00A5755A" w:rsidRDefault="00A95C0C" w:rsidP="00BA2DF2">
      <w:pPr>
        <w:pStyle w:val="Alg4"/>
        <w:numPr>
          <w:ilvl w:val="0"/>
          <w:numId w:val="1360"/>
        </w:numPr>
        <w:contextualSpacing/>
      </w:pPr>
      <w:r>
        <w:t>Repeat</w:t>
      </w:r>
    </w:p>
    <w:p w14:paraId="5D3CE3D0" w14:textId="77777777" w:rsidR="00A95C0C" w:rsidRDefault="00A95C0C" w:rsidP="00BA2DF2">
      <w:pPr>
        <w:pStyle w:val="Alg3"/>
        <w:numPr>
          <w:ilvl w:val="1"/>
          <w:numId w:val="1360"/>
        </w:numPr>
      </w:pPr>
      <w:r>
        <w:t xml:space="preserve">Let </w:t>
      </w:r>
      <w:r w:rsidRPr="004848CA">
        <w:rPr>
          <w:i/>
        </w:rPr>
        <w:t>next</w:t>
      </w:r>
      <w:r>
        <w:t xml:space="preserve"> be the result of </w:t>
      </w:r>
      <w:del w:id="13534" w:author="Rev 19 Allen Wirfs-Brock" w:date="2013-09-22T11:29:00Z">
        <w:r w:rsidDel="0061744F">
          <w:delText>IteratorNext</w:delText>
        </w:r>
      </w:del>
      <w:ins w:id="13535" w:author="Rev 19 Allen Wirfs-Brock" w:date="2013-09-22T11:29:00Z">
        <w:r w:rsidR="0061744F">
          <w:t>IteratorStep</w:t>
        </w:r>
      </w:ins>
      <w:r>
        <w:t>(</w:t>
      </w:r>
      <w:r>
        <w:rPr>
          <w:i/>
        </w:rPr>
        <w:t>iter</w:t>
      </w:r>
      <w:r>
        <w:t>).</w:t>
      </w:r>
    </w:p>
    <w:p w14:paraId="03FC8087" w14:textId="77777777" w:rsidR="00A95C0C" w:rsidRDefault="00A95C0C" w:rsidP="00BA2DF2">
      <w:pPr>
        <w:pStyle w:val="Alg4"/>
        <w:numPr>
          <w:ilvl w:val="1"/>
          <w:numId w:val="1360"/>
        </w:numPr>
        <w:contextualSpacing/>
      </w:pPr>
      <w:r>
        <w:t>ReturnIfAbrupt(</w:t>
      </w:r>
      <w:r w:rsidRPr="004E372D">
        <w:rPr>
          <w:i/>
        </w:rPr>
        <w:t>next</w:t>
      </w:r>
      <w:r>
        <w:t>).</w:t>
      </w:r>
    </w:p>
    <w:p w14:paraId="08DB65FB" w14:textId="77777777" w:rsidR="00A95C0C" w:rsidDel="0061744F" w:rsidRDefault="00A95C0C" w:rsidP="00BA2DF2">
      <w:pPr>
        <w:numPr>
          <w:ilvl w:val="1"/>
          <w:numId w:val="1360"/>
        </w:numPr>
        <w:contextualSpacing/>
        <w:rPr>
          <w:del w:id="13536" w:author="Rev 19 Allen Wirfs-Brock" w:date="2013-09-22T11:29:00Z"/>
          <w:rFonts w:ascii="Times New Roman" w:hAnsi="Times New Roman"/>
        </w:rPr>
      </w:pPr>
      <w:del w:id="13537" w:author="Rev 19 Allen Wirfs-Brock" w:date="2013-09-22T11:29: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14:paraId="63E404BB" w14:textId="77777777" w:rsidR="00A95C0C" w:rsidDel="0061744F" w:rsidRDefault="00A95C0C" w:rsidP="00BA2DF2">
      <w:pPr>
        <w:numPr>
          <w:ilvl w:val="1"/>
          <w:numId w:val="1360"/>
        </w:numPr>
        <w:spacing w:after="0"/>
        <w:contextualSpacing/>
        <w:rPr>
          <w:del w:id="13538" w:author="Rev 19 Allen Wirfs-Brock" w:date="2013-09-22T11:29:00Z"/>
          <w:rFonts w:ascii="Times New Roman" w:hAnsi="Times New Roman"/>
        </w:rPr>
      </w:pPr>
      <w:del w:id="13539" w:author="Rev 19 Allen Wirfs-Brock" w:date="2013-09-22T11:29: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14:paraId="3D965CC4" w14:textId="77777777" w:rsidR="00A95C0C" w:rsidRDefault="00A95C0C" w:rsidP="00BA2DF2">
      <w:pPr>
        <w:pStyle w:val="Alg3"/>
        <w:numPr>
          <w:ilvl w:val="1"/>
          <w:numId w:val="1360"/>
        </w:numPr>
      </w:pPr>
      <w:r>
        <w:t xml:space="preserve">If </w:t>
      </w:r>
      <w:ins w:id="13540" w:author="Rev 19 Allen Wirfs-Brock" w:date="2013-09-22T11:29:00Z">
        <w:r w:rsidR="0061744F" w:rsidRPr="004848CA">
          <w:rPr>
            <w:i/>
          </w:rPr>
          <w:t>next</w:t>
        </w:r>
        <w:r w:rsidR="0061744F">
          <w:t xml:space="preserve"> </w:t>
        </w:r>
      </w:ins>
      <w:del w:id="13541" w:author="Rev 19 Allen Wirfs-Brock" w:date="2013-09-22T11:29:00Z">
        <w:r w:rsidDel="0061744F">
          <w:rPr>
            <w:i/>
            <w:iCs/>
          </w:rPr>
          <w:delText>done</w:delText>
        </w:r>
        <w:r w:rsidDel="0061744F">
          <w:delText xml:space="preserve"> </w:delText>
        </w:r>
      </w:del>
      <w:r>
        <w:t xml:space="preserve">is </w:t>
      </w:r>
      <w:del w:id="13542" w:author="Rev 19 Allen Wirfs-Brock" w:date="2013-09-22T11:29:00Z">
        <w:r w:rsidRPr="00B5244C" w:rsidDel="0061744F">
          <w:rPr>
            <w:b/>
          </w:rPr>
          <w:delText>true</w:delText>
        </w:r>
      </w:del>
      <w:ins w:id="13543" w:author="Rev 19 Allen Wirfs-Brock" w:date="2013-09-22T11:29:00Z">
        <w:r w:rsidR="0061744F">
          <w:rPr>
            <w:b/>
          </w:rPr>
          <w:t>false</w:t>
        </w:r>
      </w:ins>
      <w:r>
        <w:t xml:space="preserve">, then </w:t>
      </w:r>
      <w:r w:rsidRPr="00E77497">
        <w:t xml:space="preserve">return </w:t>
      </w:r>
      <w:r>
        <w:t>NormalCompletion(</w:t>
      </w:r>
      <w:r>
        <w:rPr>
          <w:i/>
        </w:rPr>
        <w:t>map</w:t>
      </w:r>
      <w:r w:rsidRPr="00E77497">
        <w:t>).</w:t>
      </w:r>
    </w:p>
    <w:p w14:paraId="4C719515" w14:textId="77777777" w:rsidR="00A95C0C" w:rsidRDefault="00A95C0C" w:rsidP="00BA2DF2">
      <w:pPr>
        <w:pStyle w:val="Alg4"/>
        <w:numPr>
          <w:ilvl w:val="1"/>
          <w:numId w:val="1360"/>
        </w:numPr>
        <w:spacing w:after="120"/>
        <w:contextualSpacing/>
      </w:pPr>
      <w:r>
        <w:t xml:space="preserve">Let </w:t>
      </w:r>
      <w:r>
        <w:rPr>
          <w:i/>
          <w:iCs/>
        </w:rPr>
        <w:t>nextItem</w:t>
      </w:r>
      <w:r>
        <w:t xml:space="preserve"> be IteratorValue(</w:t>
      </w:r>
      <w:r>
        <w:rPr>
          <w:i/>
          <w:iCs/>
        </w:rPr>
        <w:t>next</w:t>
      </w:r>
      <w:r>
        <w:t>).</w:t>
      </w:r>
    </w:p>
    <w:p w14:paraId="3C712437" w14:textId="77777777" w:rsidR="00A95C0C" w:rsidRDefault="00A95C0C" w:rsidP="00BA2DF2">
      <w:pPr>
        <w:pStyle w:val="Alg4"/>
        <w:numPr>
          <w:ilvl w:val="1"/>
          <w:numId w:val="1360"/>
        </w:numPr>
        <w:spacing w:after="120"/>
        <w:contextualSpacing/>
      </w:pPr>
      <w:r>
        <w:t>ReturnIfAbrupt(</w:t>
      </w:r>
      <w:r>
        <w:rPr>
          <w:i/>
          <w:iCs/>
        </w:rPr>
        <w:t>nextItem</w:t>
      </w:r>
      <w:r>
        <w:t>).</w:t>
      </w:r>
    </w:p>
    <w:p w14:paraId="5B8726CC" w14:textId="77777777" w:rsidR="00A95C0C" w:rsidRDefault="00A95C0C" w:rsidP="00BA2DF2">
      <w:pPr>
        <w:pStyle w:val="Alg4"/>
        <w:numPr>
          <w:ilvl w:val="1"/>
          <w:numId w:val="1360"/>
        </w:numPr>
        <w:spacing w:after="120"/>
        <w:contextualSpacing/>
      </w:pPr>
      <w:r>
        <w:t>If Type(</w:t>
      </w:r>
      <w:r>
        <w:rPr>
          <w:i/>
          <w:iCs/>
        </w:rPr>
        <w:t>nextItem</w:t>
      </w:r>
      <w:r>
        <w:t xml:space="preserve">) is not Object, then throw a </w:t>
      </w:r>
      <w:r w:rsidRPr="0065158F">
        <w:rPr>
          <w:b/>
          <w:bCs/>
        </w:rPr>
        <w:t>TypeError</w:t>
      </w:r>
      <w:r>
        <w:t xml:space="preserve"> </w:t>
      </w:r>
      <w:del w:id="13544" w:author="Rev 19 Allen Wirfs-Brock" w:date="2013-09-09T13:43:00Z">
        <w:r w:rsidDel="00607E30">
          <w:delText>execution</w:delText>
        </w:r>
      </w:del>
      <w:ins w:id="13545" w:author="Rev 19 Allen Wirfs-Brock" w:date="2013-09-09T13:43:00Z">
        <w:r w:rsidR="00607E30">
          <w:t>exception</w:t>
        </w:r>
      </w:ins>
      <w:r>
        <w:t>.</w:t>
      </w:r>
    </w:p>
    <w:p w14:paraId="6AE851A0" w14:textId="77777777" w:rsidR="00A95C0C" w:rsidRDefault="00A95C0C" w:rsidP="00BA2DF2">
      <w:pPr>
        <w:pStyle w:val="Alg4"/>
        <w:numPr>
          <w:ilvl w:val="1"/>
          <w:numId w:val="1360"/>
        </w:numPr>
        <w:spacing w:after="120"/>
        <w:contextualSpacing/>
      </w:pPr>
      <w:r>
        <w:t xml:space="preserve">Let </w:t>
      </w:r>
      <w:r w:rsidRPr="004E372D">
        <w:rPr>
          <w:i/>
        </w:rPr>
        <w:t>k</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14:paraId="6D904814" w14:textId="77777777" w:rsidR="00A95C0C" w:rsidRDefault="00A95C0C" w:rsidP="00BA2DF2">
      <w:pPr>
        <w:pStyle w:val="Alg4"/>
        <w:numPr>
          <w:ilvl w:val="1"/>
          <w:numId w:val="1360"/>
        </w:numPr>
        <w:spacing w:after="120"/>
        <w:contextualSpacing/>
      </w:pPr>
      <w:r>
        <w:t>ReturnIfAbrupt(</w:t>
      </w:r>
      <w:r>
        <w:rPr>
          <w:i/>
        </w:rPr>
        <w:t>k</w:t>
      </w:r>
      <w:r>
        <w:t>).</w:t>
      </w:r>
    </w:p>
    <w:p w14:paraId="532A2944" w14:textId="77777777" w:rsidR="00A95C0C" w:rsidRDefault="00A95C0C" w:rsidP="00BA2DF2">
      <w:pPr>
        <w:pStyle w:val="Alg4"/>
        <w:numPr>
          <w:ilvl w:val="1"/>
          <w:numId w:val="1360"/>
        </w:numPr>
        <w:spacing w:after="120"/>
        <w:contextualSpacing/>
      </w:pPr>
      <w:r>
        <w:t xml:space="preserve">Let </w:t>
      </w:r>
      <w:r>
        <w:rPr>
          <w:i/>
        </w:rPr>
        <w:t>v</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14:paraId="137DF53D" w14:textId="77777777" w:rsidR="00A95C0C" w:rsidRDefault="00A95C0C" w:rsidP="00BA2DF2">
      <w:pPr>
        <w:pStyle w:val="Alg4"/>
        <w:numPr>
          <w:ilvl w:val="1"/>
          <w:numId w:val="1360"/>
        </w:numPr>
        <w:spacing w:after="120"/>
        <w:contextualSpacing/>
      </w:pPr>
      <w:r>
        <w:t>ReturnIfAbrupt(</w:t>
      </w:r>
      <w:r>
        <w:rPr>
          <w:i/>
        </w:rPr>
        <w:t>v</w:t>
      </w:r>
      <w:r>
        <w:t>).</w:t>
      </w:r>
    </w:p>
    <w:p w14:paraId="6235EF56" w14:textId="77777777" w:rsidR="00A95C0C" w:rsidRDefault="00A95C0C" w:rsidP="00BA2DF2">
      <w:pPr>
        <w:pStyle w:val="Alg4"/>
        <w:numPr>
          <w:ilvl w:val="1"/>
          <w:numId w:val="1360"/>
        </w:numPr>
        <w:spacing w:after="120"/>
        <w:contextualSpacing/>
      </w:pPr>
      <w:commentRangeStart w:id="13546"/>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commentRangeStart w:id="13547"/>
      <w:r>
        <w:rPr>
          <w:i/>
        </w:rPr>
        <w:t>argumentsList</w:t>
      </w:r>
      <w:commentRangeEnd w:id="13547"/>
      <w:r>
        <w:rPr>
          <w:rStyle w:val="af6"/>
          <w:rFonts w:ascii="Arial" w:eastAsia="MS Mincho" w:hAnsi="Arial"/>
          <w:spacing w:val="0"/>
          <w:lang w:eastAsia="ja-JP"/>
        </w:rPr>
        <w:commentReference w:id="13547"/>
      </w:r>
      <w:r>
        <w:t>.</w:t>
      </w:r>
      <w:commentRangeEnd w:id="13546"/>
      <w:r>
        <w:rPr>
          <w:rStyle w:val="af6"/>
          <w:rFonts w:ascii="Arial" w:eastAsia="MS Mincho" w:hAnsi="Arial"/>
          <w:spacing w:val="0"/>
          <w:lang w:eastAsia="ja-JP"/>
        </w:rPr>
        <w:commentReference w:id="13546"/>
      </w:r>
    </w:p>
    <w:p w14:paraId="4A2BAFB3" w14:textId="77777777" w:rsidR="00A95C0C" w:rsidRPr="00E77497" w:rsidRDefault="00A95C0C" w:rsidP="00BA2DF2">
      <w:pPr>
        <w:pStyle w:val="Alg4"/>
        <w:numPr>
          <w:ilvl w:val="1"/>
          <w:numId w:val="1360"/>
        </w:numPr>
        <w:spacing w:after="240"/>
        <w:contextualSpacing/>
      </w:pPr>
      <w:r>
        <w:t>ReturnIfAbrupt(</w:t>
      </w:r>
      <w:r w:rsidRPr="00926A35">
        <w:rPr>
          <w:i/>
        </w:rPr>
        <w:t>status</w:t>
      </w:r>
      <w:r>
        <w:t>).</w:t>
      </w:r>
    </w:p>
    <w:p w14:paraId="090050BB" w14:textId="77777777" w:rsidR="00A95C0C" w:rsidRDefault="00A95C0C" w:rsidP="00BA2DF2">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w:t>
      </w:r>
      <w:del w:id="13548" w:author="Rev 19 Allen Wirfs-Brock" w:date="2013-09-09T12:17:00Z">
        <w:r w:rsidDel="00EC125B">
          <w:delText xml:space="preserve">either </w:delText>
        </w:r>
      </w:del>
      <w:r>
        <w:t xml:space="preserve">an </w:t>
      </w:r>
      <w:r w:rsidRPr="00586BDD">
        <w:rPr>
          <w:rFonts w:ascii="Times New Roman" w:hAnsi="Times New Roman"/>
        </w:rPr>
        <w:t>@@iterator</w:t>
      </w:r>
      <w:r>
        <w:t xml:space="preserve"> method that returns an iterator object that produces </w:t>
      </w:r>
      <w:ins w:id="13549" w:author="Rev 19 Allen Wirfs-Brock" w:date="2013-09-09T12:18:00Z">
        <w:r w:rsidR="00EC125B">
          <w:t xml:space="preserve">a </w:t>
        </w:r>
      </w:ins>
      <w:r>
        <w:t>two element array-like object</w:t>
      </w:r>
      <w:del w:id="13550" w:author="Rev 19 Allen Wirfs-Brock" w:date="2013-09-09T12:18:00Z">
        <w:r w:rsidDel="00EC125B">
          <w:delText>s</w:delText>
        </w:r>
      </w:del>
      <w:r>
        <w:t xml:space="preserve"> whose first element is a value that will be used as an Map key and whose second element is the value to associate with that key.</w:t>
      </w:r>
    </w:p>
    <w:p w14:paraId="6C25BC38" w14:textId="77777777" w:rsidR="00A95C0C" w:rsidRPr="00E77497" w:rsidRDefault="00A95C0C" w:rsidP="00BA2DF2">
      <w:pPr>
        <w:pStyle w:val="40"/>
      </w:pPr>
      <w:r w:rsidRPr="00E77497">
        <w:t xml:space="preserve">new </w:t>
      </w:r>
      <w:r>
        <w:t>Map</w:t>
      </w:r>
      <w:r w:rsidRPr="00E77497">
        <w:t xml:space="preserve"> (</w:t>
      </w:r>
      <w:r>
        <w:t xml:space="preserve"> ... </w:t>
      </w:r>
      <w:r w:rsidRPr="0064604A">
        <w:t>argumentsList</w:t>
      </w:r>
      <w:r>
        <w:t xml:space="preserve"> </w:t>
      </w:r>
      <w:r w:rsidRPr="00E77497">
        <w:t>)</w:t>
      </w:r>
    </w:p>
    <w:p w14:paraId="7EB2A993" w14:textId="77777777" w:rsidR="00A95C0C" w:rsidRDefault="00A95C0C" w:rsidP="00BA2DF2">
      <w:r w:rsidRPr="00E77497">
        <w:t xml:space="preserve">When </w:t>
      </w:r>
      <w:r>
        <w:rPr>
          <w:rFonts w:ascii="Courier New" w:hAnsi="Courier New"/>
          <w:b/>
        </w:rPr>
        <w:t>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r>
        <w:t xml:space="preserve"> </w:t>
      </w:r>
    </w:p>
    <w:p w14:paraId="272068B6" w14:textId="77777777" w:rsidR="00A95C0C" w:rsidRDefault="00A95C0C" w:rsidP="00BA2DF2">
      <w:r>
        <w:rPr>
          <w:rFonts w:ascii="Courier New" w:hAnsi="Courier New"/>
          <w:b/>
        </w:rPr>
        <w:t>Map</w:t>
      </w:r>
      <w:r w:rsidRPr="00E77497">
        <w:t xml:space="preserve"> </w:t>
      </w:r>
      <w:r>
        <w:t xml:space="preserve">called as part of a new expression with argument list </w:t>
      </w:r>
      <w:r w:rsidRPr="00445292">
        <w:rPr>
          <w:rFonts w:ascii="Times New Roman" w:hAnsi="Times New Roman"/>
          <w:i/>
          <w:iCs/>
        </w:rPr>
        <w:t>argumentsList</w:t>
      </w:r>
      <w:r w:rsidRPr="0064604A" w:rsidDel="0064604A">
        <w:rPr>
          <w:i/>
          <w:iCs/>
        </w:rPr>
        <w:t xml:space="preserve"> </w:t>
      </w:r>
      <w:r>
        <w:t>performs the following steps:</w:t>
      </w:r>
    </w:p>
    <w:p w14:paraId="215DCEC8" w14:textId="77777777" w:rsidR="00A95C0C" w:rsidRDefault="00A95C0C" w:rsidP="00BA2DF2">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26D29F22" w14:textId="77777777" w:rsidR="00A95C0C" w:rsidRDefault="00A95C0C" w:rsidP="00BA2DF2">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792F91F9" w14:textId="77777777" w:rsidR="00A95C0C" w:rsidRPr="00E4780A" w:rsidRDefault="00A95C0C" w:rsidP="00BA2DF2">
      <w:pPr>
        <w:numPr>
          <w:ilvl w:val="0"/>
          <w:numId w:val="13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30FFE742" w14:textId="77777777" w:rsidR="00A95C0C" w:rsidRPr="00E77497" w:rsidRDefault="00A95C0C" w:rsidP="00BA2DF2">
      <w:r>
        <w:t>If Map is implemented as an ordinary function object, its [[Construct]] internal method will perform the above steps.</w:t>
      </w:r>
    </w:p>
    <w:p w14:paraId="645794BC" w14:textId="77777777" w:rsidR="00A95C0C" w:rsidRPr="00E77497" w:rsidRDefault="00A95C0C" w:rsidP="00BA2DF2">
      <w:pPr>
        <w:pStyle w:val="30"/>
      </w:pPr>
      <w:bookmarkStart w:id="13551" w:name="_Toc368050775"/>
      <w:r w:rsidRPr="00E77497">
        <w:t xml:space="preserve">Properties of the </w:t>
      </w:r>
      <w:r>
        <w:t>Map</w:t>
      </w:r>
      <w:r w:rsidRPr="00E77497">
        <w:t xml:space="preserve"> Constructor</w:t>
      </w:r>
      <w:bookmarkEnd w:id="13551"/>
    </w:p>
    <w:p w14:paraId="0EF1CE43" w14:textId="77777777" w:rsidR="00A95C0C" w:rsidRPr="00E77497" w:rsidRDefault="00A95C0C" w:rsidP="00BA2DF2">
      <w:r w:rsidRPr="00E77497">
        <w:t xml:space="preserve">The value of the [[Prototype]] internal </w:t>
      </w:r>
      <w:r>
        <w:t xml:space="preserve">data </w:t>
      </w:r>
      <w:r w:rsidRPr="00E77497">
        <w:t xml:space="preserve">property of the </w:t>
      </w:r>
      <w:r>
        <w:t>Map</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D433E8">
        <w:t>19.2.3</w:t>
      </w:r>
      <w:r w:rsidR="004B439B">
        <w:fldChar w:fldCharType="end"/>
      </w:r>
      <w:r w:rsidRPr="00E77497">
        <w:t>).</w:t>
      </w:r>
    </w:p>
    <w:p w14:paraId="6D828B45" w14:textId="77777777" w:rsidR="00A95C0C" w:rsidRPr="00E77497" w:rsidRDefault="00A95C0C" w:rsidP="00BA2DF2">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Map</w:t>
      </w:r>
      <w:r w:rsidRPr="00E77497">
        <w:t xml:space="preserve"> constructor has the following </w:t>
      </w:r>
      <w:del w:id="13552" w:author="Rev 19 Allen Wirfs-Brock" w:date="2013-09-27T10:22:00Z">
        <w:r w:rsidRPr="00E77497" w:rsidDel="00D20BD7">
          <w:delText>property</w:delText>
        </w:r>
      </w:del>
      <w:ins w:id="13553" w:author="Rev 19 Allen Wirfs-Brock" w:date="2013-09-27T10:22:00Z">
        <w:r w:rsidR="00D20BD7" w:rsidRPr="00E77497">
          <w:t>propert</w:t>
        </w:r>
        <w:r w:rsidR="00D20BD7">
          <w:t>ies</w:t>
        </w:r>
      </w:ins>
      <w:r w:rsidRPr="00E77497">
        <w:t>:</w:t>
      </w:r>
    </w:p>
    <w:p w14:paraId="4425D957" w14:textId="77777777" w:rsidR="00A95C0C" w:rsidRPr="00E77497" w:rsidRDefault="00A95C0C" w:rsidP="00BA2DF2">
      <w:pPr>
        <w:pStyle w:val="40"/>
      </w:pPr>
      <w:r>
        <w:t>Map</w:t>
      </w:r>
      <w:r w:rsidRPr="00E77497">
        <w:t>.prototype</w:t>
      </w:r>
    </w:p>
    <w:p w14:paraId="7B0FC16F" w14:textId="77777777" w:rsidR="00A95C0C" w:rsidRPr="00E77497" w:rsidRDefault="00A95C0C" w:rsidP="00BA2DF2">
      <w:r w:rsidRPr="00E77497">
        <w:t xml:space="preserve">The initial value of </w:t>
      </w:r>
      <w:r>
        <w:rPr>
          <w:rFonts w:ascii="Courier New" w:hAnsi="Courier New"/>
          <w:b/>
        </w:rPr>
        <w:t>Map</w:t>
      </w:r>
      <w:r w:rsidRPr="00E77497">
        <w:rPr>
          <w:rFonts w:ascii="Courier New" w:hAnsi="Courier New"/>
          <w:b/>
        </w:rPr>
        <w:t>.prototype</w:t>
      </w:r>
      <w:r w:rsidRPr="00E77497">
        <w:t xml:space="preserve"> is the </w:t>
      </w:r>
      <w:r>
        <w:t>Map</w:t>
      </w:r>
      <w:r w:rsidRPr="00E77497">
        <w:t xml:space="preserve"> prototype object (</w:t>
      </w:r>
      <w:r w:rsidR="004B439B">
        <w:fldChar w:fldCharType="begin"/>
      </w:r>
      <w:r w:rsidR="004B439B">
        <w:instrText xml:space="preserve"> REF _Ref366081697 \r \h </w:instrText>
      </w:r>
      <w:r w:rsidR="004B439B">
        <w:fldChar w:fldCharType="separate"/>
      </w:r>
      <w:r w:rsidR="00D433E8">
        <w:t>23.1.3</w:t>
      </w:r>
      <w:r w:rsidR="004B439B">
        <w:fldChar w:fldCharType="end"/>
      </w:r>
      <w:r w:rsidRPr="00E77497">
        <w:t>).</w:t>
      </w:r>
    </w:p>
    <w:p w14:paraId="267CAF92" w14:textId="77777777" w:rsidR="00A95C0C" w:rsidRPr="00E77497"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8682B6A" w14:textId="77777777" w:rsidR="00A95C0C" w:rsidRPr="00A67AF2" w:rsidRDefault="00A95C0C" w:rsidP="00BA2DF2">
      <w:pPr>
        <w:pStyle w:val="40"/>
      </w:pPr>
      <w:r>
        <w:t>Map[ @@create ]</w:t>
      </w:r>
      <w:r w:rsidRPr="00A67AF2">
        <w:t xml:space="preserve"> (</w:t>
      </w:r>
      <w:r>
        <w:t xml:space="preserve"> </w:t>
      </w:r>
      <w:r w:rsidRPr="00A67AF2">
        <w:t>)</w:t>
      </w:r>
    </w:p>
    <w:p w14:paraId="6F563DE6" w14:textId="77777777" w:rsidR="00A95C0C" w:rsidRPr="00E77497" w:rsidRDefault="00A95C0C" w:rsidP="00BA2DF2">
      <w:r>
        <w:t>T</w:t>
      </w:r>
      <w:r w:rsidRPr="00675B74">
        <w:t>he</w:t>
      </w:r>
      <w:r>
        <w:t xml:space="preserve"> @@create</w:t>
      </w:r>
      <w:r w:rsidRPr="00675B74">
        <w:t xml:space="preserve"> method of</w:t>
      </w:r>
      <w:r>
        <w:t xml:space="preserve"> a Map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5A9189D4" w14:textId="77777777" w:rsidR="00A95C0C" w:rsidRDefault="00A95C0C" w:rsidP="00BA2DF2">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1C616BCD" w14:textId="77777777" w:rsidR="00A95C0C" w:rsidRPr="00E77497" w:rsidRDefault="00A95C0C" w:rsidP="00BA2DF2">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Map</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xml:space="preserve">, ( [[MapData]] </w:t>
      </w:r>
      <w:r w:rsidRPr="00463A39">
        <w:rPr>
          <w:rFonts w:ascii="Times New Roman" w:hAnsi="Times New Roman"/>
        </w:rPr>
        <w:t>, [[MapComparator]])</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14:paraId="60714C85" w14:textId="77777777" w:rsidR="00A95C0C" w:rsidRPr="00E77497" w:rsidRDefault="00A95C0C" w:rsidP="00BA2DF2">
      <w:pPr>
        <w:numPr>
          <w:ilvl w:val="0"/>
          <w:numId w:val="152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75917B3B" w14:textId="77777777" w:rsidR="00A95C0C"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69317C5E" w14:textId="77777777" w:rsidR="00A95C0C" w:rsidRPr="00E77497" w:rsidRDefault="00A95C0C" w:rsidP="00BA2DF2">
      <w:pPr>
        <w:pStyle w:val="30"/>
      </w:pPr>
      <w:bookmarkStart w:id="13554" w:name="_Ref366081697"/>
      <w:bookmarkStart w:id="13555" w:name="_Toc368050776"/>
      <w:r w:rsidRPr="00E77497">
        <w:t xml:space="preserve">Properties of the </w:t>
      </w:r>
      <w:r>
        <w:t>Map</w:t>
      </w:r>
      <w:r w:rsidRPr="00E77497">
        <w:t xml:space="preserve"> Prototype Object</w:t>
      </w:r>
      <w:bookmarkEnd w:id="13554"/>
      <w:bookmarkEnd w:id="13555"/>
    </w:p>
    <w:p w14:paraId="2A7D1EC1" w14:textId="77777777" w:rsidR="00A95C0C" w:rsidRDefault="00A95C0C" w:rsidP="00BA2DF2">
      <w:r w:rsidRPr="00E77497">
        <w:t xml:space="preserve">The value of the [[Prototype]] internal </w:t>
      </w:r>
      <w:r>
        <w:t xml:space="preserve">data </w:t>
      </w:r>
      <w:r w:rsidRPr="00E77497">
        <w:t xml:space="preserve">property of the </w:t>
      </w:r>
      <w:r>
        <w:t>Map</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D433E8">
        <w:t>19.1.4</w:t>
      </w:r>
      <w:r w:rsidR="004B439B">
        <w:fldChar w:fldCharType="end"/>
      </w:r>
      <w:r w:rsidRPr="00E77497">
        <w:t>).</w:t>
      </w:r>
      <w:r>
        <w:t xml:space="preserve"> The Map prototype object is an ordinary object. It does not have a [[MapData]] or a [[MapComparator]] internal data property. </w:t>
      </w:r>
    </w:p>
    <w:p w14:paraId="1D11AE94" w14:textId="77777777" w:rsidR="00F8032F" w:rsidRPr="00E77497" w:rsidRDefault="00F8032F" w:rsidP="00F8032F">
      <w:pPr>
        <w:pStyle w:val="40"/>
      </w:pPr>
      <w:r>
        <w:t>Map</w:t>
      </w:r>
      <w:r w:rsidRPr="00E77497">
        <w:t>.prototype.</w:t>
      </w:r>
      <w:r>
        <w:t>clear</w:t>
      </w:r>
      <w:r w:rsidRPr="00E77497">
        <w:t xml:space="preserve"> ()</w:t>
      </w:r>
    </w:p>
    <w:p w14:paraId="4A631CC9" w14:textId="77777777" w:rsidR="00F8032F" w:rsidRPr="00E77497" w:rsidRDefault="00F8032F" w:rsidP="00F8032F">
      <w:r w:rsidRPr="00E77497">
        <w:t>The following steps are taken:</w:t>
      </w:r>
    </w:p>
    <w:p w14:paraId="57542DA0" w14:textId="77777777" w:rsidR="00F8032F" w:rsidRPr="00E77497" w:rsidRDefault="00F8032F" w:rsidP="00F8032F">
      <w:pPr>
        <w:pStyle w:val="Alg4"/>
        <w:numPr>
          <w:ilvl w:val="0"/>
          <w:numId w:val="986"/>
        </w:numPr>
      </w:pPr>
      <w:r w:rsidRPr="00E77497">
        <w:t xml:space="preserve">Let </w:t>
      </w:r>
      <w:r>
        <w:rPr>
          <w:i/>
        </w:rPr>
        <w:t>M</w:t>
      </w:r>
      <w:r w:rsidRPr="00E77497">
        <w:t xml:space="preserve"> be the</w:t>
      </w:r>
      <w:r>
        <w:t xml:space="preserve"> </w:t>
      </w:r>
      <w:r w:rsidRPr="00E77497">
        <w:rPr>
          <w:b/>
        </w:rPr>
        <w:t>this</w:t>
      </w:r>
      <w:r w:rsidRPr="00E77497">
        <w:t xml:space="preserve"> value.</w:t>
      </w:r>
    </w:p>
    <w:p w14:paraId="53672E76" w14:textId="77777777" w:rsidR="00F8032F" w:rsidRPr="00E77497" w:rsidRDefault="00F8032F" w:rsidP="00F8032F">
      <w:pPr>
        <w:pStyle w:val="Alg4"/>
        <w:numPr>
          <w:ilvl w:val="0"/>
          <w:numId w:val="986"/>
        </w:numPr>
      </w:pPr>
      <w:r>
        <w:t>If Type(</w:t>
      </w:r>
      <w:r>
        <w:rPr>
          <w:i/>
          <w:iCs/>
        </w:rPr>
        <w:t>M)</w:t>
      </w:r>
      <w:r>
        <w:t xml:space="preserve"> is not Object, then throw a </w:t>
      </w:r>
      <w:r w:rsidRPr="003F3BD9">
        <w:rPr>
          <w:b/>
        </w:rPr>
        <w:t>TypeError</w:t>
      </w:r>
      <w:r>
        <w:t xml:space="preserve"> exception.</w:t>
      </w:r>
    </w:p>
    <w:p w14:paraId="386E4ED1" w14:textId="77777777" w:rsidR="00F8032F" w:rsidRDefault="00F8032F" w:rsidP="00F8032F">
      <w:pPr>
        <w:pStyle w:val="Alg4"/>
        <w:numPr>
          <w:ilvl w:val="0"/>
          <w:numId w:val="986"/>
        </w:numPr>
      </w:pPr>
      <w:r>
        <w:t xml:space="preserve">If </w:t>
      </w:r>
      <w:r w:rsidRPr="00B5244C">
        <w:rPr>
          <w:i/>
        </w:rPr>
        <w:t>M</w:t>
      </w:r>
      <w:r>
        <w:t xml:space="preserve"> does not have a [[MapData]] internal data property throw a </w:t>
      </w:r>
      <w:r w:rsidRPr="00B5244C">
        <w:rPr>
          <w:b/>
        </w:rPr>
        <w:t>TypeError</w:t>
      </w:r>
      <w:r>
        <w:t xml:space="preserve"> exception.</w:t>
      </w:r>
    </w:p>
    <w:p w14:paraId="7AD27B9E" w14:textId="77777777" w:rsidR="00F8032F" w:rsidRPr="00E77497" w:rsidRDefault="00F8032F" w:rsidP="00F8032F">
      <w:pPr>
        <w:pStyle w:val="Alg4"/>
        <w:numPr>
          <w:ilvl w:val="0"/>
          <w:numId w:val="98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77DD587A" w14:textId="77777777" w:rsidR="00F8032F" w:rsidRPr="00E77497" w:rsidRDefault="00F8032F" w:rsidP="00F8032F">
      <w:pPr>
        <w:pStyle w:val="Alg4"/>
        <w:numPr>
          <w:ilvl w:val="0"/>
          <w:numId w:val="986"/>
        </w:numPr>
      </w:pPr>
      <w:r>
        <w:t xml:space="preserve">Let </w:t>
      </w:r>
      <w:r w:rsidRPr="00B5244C">
        <w:rPr>
          <w:i/>
        </w:rPr>
        <w:t>entries</w:t>
      </w:r>
      <w:r>
        <w:t xml:space="preserve"> be the List that is the value of </w:t>
      </w:r>
      <w:r w:rsidRPr="00B5244C">
        <w:rPr>
          <w:i/>
        </w:rPr>
        <w:t>M</w:t>
      </w:r>
      <w:r>
        <w:t>’s [[MapData]] internal data property.</w:t>
      </w:r>
    </w:p>
    <w:p w14:paraId="019838BC" w14:textId="77777777" w:rsidR="00F8032F" w:rsidRDefault="00F8032F" w:rsidP="00F8032F">
      <w:pPr>
        <w:pStyle w:val="Alg4"/>
        <w:numPr>
          <w:ilvl w:val="0"/>
          <w:numId w:val="986"/>
        </w:numPr>
      </w:pPr>
      <w:r>
        <w:t xml:space="preserve">Repeat for each Record {[[key]], [[value]]} </w:t>
      </w:r>
      <w:r w:rsidRPr="008E3DC8">
        <w:rPr>
          <w:i/>
        </w:rPr>
        <w:t>p</w:t>
      </w:r>
      <w:r>
        <w:t xml:space="preserve"> that is an element of </w:t>
      </w:r>
      <w:r w:rsidRPr="00B5244C">
        <w:rPr>
          <w:i/>
        </w:rPr>
        <w:t>entries</w:t>
      </w:r>
      <w:r>
        <w:rPr>
          <w:i/>
        </w:rPr>
        <w:t>,</w:t>
      </w:r>
    </w:p>
    <w:p w14:paraId="47C533E0" w14:textId="77777777" w:rsidR="00F8032F" w:rsidRDefault="00F8032F" w:rsidP="00F8032F">
      <w:pPr>
        <w:pStyle w:val="Alg4"/>
        <w:numPr>
          <w:ilvl w:val="1"/>
          <w:numId w:val="986"/>
        </w:numPr>
      </w:pPr>
      <w:r>
        <w:t xml:space="preserve">Set </w:t>
      </w:r>
      <w:r w:rsidRPr="0012412C">
        <w:rPr>
          <w:i/>
        </w:rPr>
        <w:t>p</w:t>
      </w:r>
      <w:r>
        <w:t xml:space="preserve">.[[key]] to </w:t>
      </w:r>
      <w:r w:rsidRPr="0012412C">
        <w:rPr>
          <w:rFonts w:ascii="Arial" w:hAnsi="Arial" w:cs="Arial"/>
        </w:rPr>
        <w:t>empty</w:t>
      </w:r>
      <w:r>
        <w:rPr>
          <w:i/>
        </w:rPr>
        <w:t>.</w:t>
      </w:r>
    </w:p>
    <w:p w14:paraId="7363FF53" w14:textId="77777777" w:rsidR="00F8032F" w:rsidRDefault="00F8032F" w:rsidP="00F8032F">
      <w:pPr>
        <w:pStyle w:val="Alg4"/>
        <w:numPr>
          <w:ilvl w:val="1"/>
          <w:numId w:val="986"/>
        </w:numPr>
      </w:pPr>
      <w:r>
        <w:t xml:space="preserve">Set </w:t>
      </w:r>
      <w:r w:rsidRPr="0012412C">
        <w:rPr>
          <w:i/>
        </w:rPr>
        <w:t>p</w:t>
      </w:r>
      <w:r>
        <w:t xml:space="preserve">.[[value]] to </w:t>
      </w:r>
      <w:r w:rsidRPr="00B5244C">
        <w:rPr>
          <w:rFonts w:ascii="Arial" w:hAnsi="Arial" w:cs="Arial"/>
        </w:rPr>
        <w:t>empty</w:t>
      </w:r>
      <w:r>
        <w:rPr>
          <w:i/>
        </w:rPr>
        <w:t>.</w:t>
      </w:r>
    </w:p>
    <w:p w14:paraId="5E470E7C" w14:textId="77777777" w:rsidR="00F8032F" w:rsidRPr="00E77497" w:rsidRDefault="00F8032F" w:rsidP="00F8032F">
      <w:pPr>
        <w:pStyle w:val="Alg4"/>
        <w:numPr>
          <w:ilvl w:val="0"/>
          <w:numId w:val="986"/>
        </w:numPr>
        <w:spacing w:after="220"/>
      </w:pPr>
      <w:r>
        <w:t xml:space="preserve">Return </w:t>
      </w:r>
      <w:r>
        <w:rPr>
          <w:b/>
        </w:rPr>
        <w:t>undefined</w:t>
      </w:r>
      <w:r>
        <w:t>.</w:t>
      </w:r>
    </w:p>
    <w:p w14:paraId="67038449" w14:textId="77777777" w:rsidR="00A95C0C" w:rsidRPr="00E77497" w:rsidRDefault="00A95C0C" w:rsidP="00BA2DF2">
      <w:pPr>
        <w:pStyle w:val="40"/>
      </w:pPr>
      <w:r>
        <w:t>Map</w:t>
      </w:r>
      <w:r w:rsidRPr="00E77497">
        <w:t>.prototype.constructor</w:t>
      </w:r>
    </w:p>
    <w:p w14:paraId="0CF6CB2D" w14:textId="77777777" w:rsidR="00A95C0C" w:rsidRPr="00E77497" w:rsidRDefault="00A95C0C" w:rsidP="00BA2DF2">
      <w:r w:rsidRPr="00E77497">
        <w:t xml:space="preserve">The initial value of </w:t>
      </w:r>
      <w:r>
        <w:rPr>
          <w:rFonts w:ascii="Courier New" w:hAnsi="Courier New"/>
          <w:b/>
        </w:rPr>
        <w:t>Map</w:t>
      </w:r>
      <w:r w:rsidRPr="00E77497">
        <w:rPr>
          <w:rFonts w:ascii="Courier New" w:hAnsi="Courier New"/>
          <w:b/>
        </w:rPr>
        <w:t>.prototype.constructor</w:t>
      </w:r>
      <w:r w:rsidRPr="00E77497">
        <w:t xml:space="preserve"> is the built-in </w:t>
      </w:r>
      <w:r>
        <w:rPr>
          <w:rFonts w:ascii="Courier New" w:hAnsi="Courier New"/>
          <w:b/>
        </w:rPr>
        <w:t>Map</w:t>
      </w:r>
      <w:r w:rsidRPr="00E77497">
        <w:t xml:space="preserve"> constructor.</w:t>
      </w:r>
    </w:p>
    <w:p w14:paraId="72DD2AFA" w14:textId="77777777" w:rsidR="00A95C0C" w:rsidRPr="00E77497" w:rsidRDefault="00A95C0C" w:rsidP="00BA2DF2">
      <w:pPr>
        <w:pStyle w:val="40"/>
      </w:pPr>
      <w:r>
        <w:t>Map</w:t>
      </w:r>
      <w:r w:rsidRPr="00E77497">
        <w:t>.prototype.</w:t>
      </w:r>
      <w:r>
        <w:t>delete</w:t>
      </w:r>
      <w:r w:rsidRPr="00E77497">
        <w:t xml:space="preserve"> ( </w:t>
      </w:r>
      <w:r>
        <w:t xml:space="preserve">key </w:t>
      </w:r>
      <w:r w:rsidRPr="00E77497">
        <w:t>)</w:t>
      </w:r>
    </w:p>
    <w:p w14:paraId="29C6AA6A" w14:textId="77777777" w:rsidR="00A95C0C" w:rsidRPr="00E77497" w:rsidRDefault="00A95C0C" w:rsidP="00BA2DF2">
      <w:r w:rsidRPr="00E77497">
        <w:t>The following steps are taken:</w:t>
      </w:r>
    </w:p>
    <w:p w14:paraId="45846612" w14:textId="77777777" w:rsidR="00A95C0C" w:rsidRPr="00E77497" w:rsidRDefault="00A95C0C" w:rsidP="00BA2DF2">
      <w:pPr>
        <w:pStyle w:val="Alg4"/>
        <w:numPr>
          <w:ilvl w:val="0"/>
          <w:numId w:val="1106"/>
        </w:numPr>
      </w:pPr>
      <w:r w:rsidRPr="00E77497">
        <w:t xml:space="preserve">Let </w:t>
      </w:r>
      <w:r>
        <w:rPr>
          <w:i/>
        </w:rPr>
        <w:t>M</w:t>
      </w:r>
      <w:r w:rsidRPr="00E77497">
        <w:t xml:space="preserve"> be the</w:t>
      </w:r>
      <w:r>
        <w:t xml:space="preserve"> </w:t>
      </w:r>
      <w:r w:rsidRPr="00E77497">
        <w:rPr>
          <w:b/>
        </w:rPr>
        <w:t>this</w:t>
      </w:r>
      <w:r w:rsidRPr="00E77497">
        <w:t xml:space="preserve"> value.</w:t>
      </w:r>
    </w:p>
    <w:p w14:paraId="034C97E9" w14:textId="77777777" w:rsidR="00A95C0C" w:rsidRPr="00E77497" w:rsidRDefault="00A95C0C" w:rsidP="00BA2DF2">
      <w:pPr>
        <w:pStyle w:val="Alg4"/>
        <w:numPr>
          <w:ilvl w:val="0"/>
          <w:numId w:val="1106"/>
        </w:numPr>
      </w:pPr>
      <w:r>
        <w:t>If Type(</w:t>
      </w:r>
      <w:r>
        <w:rPr>
          <w:i/>
          <w:iCs/>
        </w:rPr>
        <w:t>M)</w:t>
      </w:r>
      <w:r>
        <w:t xml:space="preserve"> is not Object, then throw a </w:t>
      </w:r>
      <w:r w:rsidRPr="003F3BD9">
        <w:rPr>
          <w:b/>
        </w:rPr>
        <w:t>TypeError</w:t>
      </w:r>
      <w:r>
        <w:t xml:space="preserve"> exception.</w:t>
      </w:r>
    </w:p>
    <w:p w14:paraId="2C6C712E" w14:textId="77777777" w:rsidR="00A95C0C" w:rsidRDefault="00A95C0C" w:rsidP="00BA2DF2">
      <w:pPr>
        <w:pStyle w:val="Alg4"/>
        <w:numPr>
          <w:ilvl w:val="0"/>
          <w:numId w:val="1106"/>
        </w:numPr>
      </w:pPr>
      <w:r>
        <w:t xml:space="preserve">If </w:t>
      </w:r>
      <w:r w:rsidRPr="00B5244C">
        <w:rPr>
          <w:i/>
        </w:rPr>
        <w:t>M</w:t>
      </w:r>
      <w:r>
        <w:t xml:space="preserve"> does not have a [[MapData]] internal data property throw a </w:t>
      </w:r>
      <w:r w:rsidRPr="00B5244C">
        <w:rPr>
          <w:b/>
        </w:rPr>
        <w:t>TypeError</w:t>
      </w:r>
      <w:r>
        <w:t xml:space="preserve"> exception.</w:t>
      </w:r>
    </w:p>
    <w:p w14:paraId="573EB9A5" w14:textId="77777777" w:rsidR="00A95C0C" w:rsidRPr="00E77497" w:rsidRDefault="00A95C0C" w:rsidP="00BA2DF2">
      <w:pPr>
        <w:pStyle w:val="Alg4"/>
        <w:numPr>
          <w:ilvl w:val="0"/>
          <w:numId w:val="110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1C64C7CF" w14:textId="77777777" w:rsidR="00A95C0C" w:rsidRPr="0067698A" w:rsidRDefault="00A95C0C" w:rsidP="00BA2DF2">
      <w:pPr>
        <w:pStyle w:val="Alg4"/>
        <w:numPr>
          <w:ilvl w:val="0"/>
          <w:numId w:val="1106"/>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14:paraId="61521402" w14:textId="77777777" w:rsidR="00A95C0C" w:rsidRDefault="00A95C0C" w:rsidP="00BA2DF2">
      <w:pPr>
        <w:pStyle w:val="Alg4"/>
        <w:numPr>
          <w:ilvl w:val="0"/>
          <w:numId w:val="1106"/>
        </w:numPr>
      </w:pPr>
      <w:r>
        <w:t xml:space="preserve">Else, let </w:t>
      </w:r>
      <w:r>
        <w:rPr>
          <w:i/>
          <w:iCs/>
        </w:rPr>
        <w:t>same</w:t>
      </w:r>
      <w:r>
        <w:t xml:space="preserve"> be the abstract operation SameValue.</w:t>
      </w:r>
    </w:p>
    <w:p w14:paraId="24D67954" w14:textId="77777777" w:rsidR="00A95C0C" w:rsidRPr="00E77497" w:rsidRDefault="00A95C0C" w:rsidP="00BA2DF2">
      <w:pPr>
        <w:pStyle w:val="Alg4"/>
        <w:numPr>
          <w:ilvl w:val="0"/>
          <w:numId w:val="1106"/>
        </w:numPr>
      </w:pPr>
      <w:r>
        <w:t xml:space="preserve">Let </w:t>
      </w:r>
      <w:r w:rsidRPr="00B5244C">
        <w:rPr>
          <w:i/>
        </w:rPr>
        <w:t>entries</w:t>
      </w:r>
      <w:r>
        <w:t xml:space="preserve"> be the List that is the value of </w:t>
      </w:r>
      <w:r w:rsidRPr="00B5244C">
        <w:rPr>
          <w:i/>
        </w:rPr>
        <w:t>M</w:t>
      </w:r>
      <w:r>
        <w:t>’s [[MapData]] internal data property.</w:t>
      </w:r>
    </w:p>
    <w:p w14:paraId="52F954DF" w14:textId="77777777" w:rsidR="00A95C0C" w:rsidRDefault="00A95C0C" w:rsidP="00BA2DF2">
      <w:pPr>
        <w:pStyle w:val="Alg4"/>
        <w:numPr>
          <w:ilvl w:val="0"/>
          <w:numId w:val="1106"/>
        </w:numPr>
      </w:pPr>
      <w:r>
        <w:t xml:space="preserve">Repeat for each Record {[[key]], [[value]]} </w:t>
      </w:r>
      <w:r w:rsidRPr="008E3DC8">
        <w:rPr>
          <w:i/>
        </w:rPr>
        <w:t>p</w:t>
      </w:r>
      <w:r>
        <w:t xml:space="preserve"> that is an element of </w:t>
      </w:r>
      <w:r w:rsidRPr="00B5244C">
        <w:rPr>
          <w:i/>
        </w:rPr>
        <w:t>entries</w:t>
      </w:r>
      <w:r>
        <w:rPr>
          <w:i/>
        </w:rPr>
        <w:t>,</w:t>
      </w:r>
    </w:p>
    <w:p w14:paraId="4239C22F" w14:textId="77777777" w:rsidR="00A95C0C" w:rsidRDefault="00A95C0C" w:rsidP="00BA2DF2">
      <w:pPr>
        <w:pStyle w:val="Alg4"/>
        <w:numPr>
          <w:ilvl w:val="1"/>
          <w:numId w:val="1106"/>
        </w:numPr>
      </w:pPr>
      <w:r>
        <w:t xml:space="preserve">If </w:t>
      </w:r>
      <w:r w:rsidRPr="0067698A">
        <w:rPr>
          <w:i/>
          <w:iCs/>
        </w:rPr>
        <w:t>same</w:t>
      </w:r>
      <w:r>
        <w:t>(</w:t>
      </w:r>
      <w:r w:rsidRPr="00B5244C">
        <w:rPr>
          <w:i/>
        </w:rPr>
        <w:t>p</w:t>
      </w:r>
      <w:r>
        <w:t xml:space="preserve">.[[key]], </w:t>
      </w:r>
      <w:r w:rsidRPr="00B5244C">
        <w:rPr>
          <w:i/>
        </w:rPr>
        <w:t>key</w:t>
      </w:r>
      <w:r>
        <w:t>), then</w:t>
      </w:r>
    </w:p>
    <w:p w14:paraId="3CDB5061" w14:textId="77777777" w:rsidR="00A95C0C" w:rsidRDefault="00A95C0C" w:rsidP="00BA2DF2">
      <w:pPr>
        <w:pStyle w:val="Alg4"/>
        <w:numPr>
          <w:ilvl w:val="2"/>
          <w:numId w:val="1106"/>
        </w:numPr>
      </w:pPr>
      <w:r>
        <w:t xml:space="preserve">Set </w:t>
      </w:r>
      <w:r w:rsidRPr="0012412C">
        <w:rPr>
          <w:i/>
        </w:rPr>
        <w:t>p</w:t>
      </w:r>
      <w:r>
        <w:t xml:space="preserve">.[[key]] to </w:t>
      </w:r>
      <w:r w:rsidRPr="0012412C">
        <w:rPr>
          <w:rFonts w:ascii="Arial" w:hAnsi="Arial" w:cs="Arial"/>
        </w:rPr>
        <w:t>empty</w:t>
      </w:r>
      <w:r>
        <w:rPr>
          <w:i/>
        </w:rPr>
        <w:t>.</w:t>
      </w:r>
    </w:p>
    <w:p w14:paraId="44A761C5" w14:textId="77777777" w:rsidR="00A95C0C" w:rsidRDefault="00A95C0C" w:rsidP="00BA2DF2">
      <w:pPr>
        <w:pStyle w:val="Alg4"/>
        <w:numPr>
          <w:ilvl w:val="2"/>
          <w:numId w:val="1106"/>
        </w:numPr>
      </w:pPr>
      <w:r>
        <w:t xml:space="preserve">Set </w:t>
      </w:r>
      <w:r w:rsidRPr="0012412C">
        <w:rPr>
          <w:i/>
        </w:rPr>
        <w:t>p</w:t>
      </w:r>
      <w:r>
        <w:t xml:space="preserve">.[[value]] to </w:t>
      </w:r>
      <w:r w:rsidRPr="00B5244C">
        <w:rPr>
          <w:rFonts w:ascii="Arial" w:hAnsi="Arial" w:cs="Arial"/>
        </w:rPr>
        <w:t>empty</w:t>
      </w:r>
      <w:r>
        <w:rPr>
          <w:i/>
        </w:rPr>
        <w:t>.</w:t>
      </w:r>
    </w:p>
    <w:p w14:paraId="645E95CF" w14:textId="77777777" w:rsidR="00A95C0C" w:rsidRDefault="00A95C0C" w:rsidP="00BA2DF2">
      <w:pPr>
        <w:pStyle w:val="Alg4"/>
        <w:numPr>
          <w:ilvl w:val="2"/>
          <w:numId w:val="1106"/>
        </w:numPr>
        <w:spacing w:after="220"/>
        <w:contextualSpacing/>
      </w:pPr>
      <w:r>
        <w:t xml:space="preserve">Return </w:t>
      </w:r>
      <w:r>
        <w:rPr>
          <w:b/>
        </w:rPr>
        <w:t>true</w:t>
      </w:r>
      <w:r>
        <w:t>.</w:t>
      </w:r>
    </w:p>
    <w:p w14:paraId="1BA61ED6" w14:textId="77777777" w:rsidR="00A95C0C" w:rsidRPr="00E77497" w:rsidRDefault="00A95C0C" w:rsidP="00BA2DF2">
      <w:pPr>
        <w:pStyle w:val="Alg4"/>
        <w:numPr>
          <w:ilvl w:val="0"/>
          <w:numId w:val="1106"/>
        </w:numPr>
        <w:spacing w:after="220"/>
      </w:pPr>
      <w:r>
        <w:t xml:space="preserve">Return </w:t>
      </w:r>
      <w:r>
        <w:rPr>
          <w:b/>
        </w:rPr>
        <w:t>false</w:t>
      </w:r>
      <w:r>
        <w:t>.</w:t>
      </w:r>
    </w:p>
    <w:p w14:paraId="4EF9BC27" w14:textId="77777777" w:rsidR="00A95C0C" w:rsidRDefault="00A95C0C" w:rsidP="00BA2DF2">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5DB3F7C9" w14:textId="77777777" w:rsidR="00F8032F" w:rsidRPr="00E77497" w:rsidRDefault="00F8032F" w:rsidP="00F8032F">
      <w:pPr>
        <w:pStyle w:val="40"/>
      </w:pPr>
      <w:commentRangeStart w:id="13556"/>
      <w:r>
        <w:t>Map</w:t>
      </w:r>
      <w:r w:rsidRPr="00E77497">
        <w:t>.prototype.</w:t>
      </w:r>
      <w:r>
        <w:t>entries</w:t>
      </w:r>
      <w:r w:rsidRPr="00E77497">
        <w:t xml:space="preserve"> (</w:t>
      </w:r>
      <w:r>
        <w:t xml:space="preserve"> </w:t>
      </w:r>
      <w:r w:rsidRPr="00E77497">
        <w:t>)</w:t>
      </w:r>
      <w:commentRangeEnd w:id="13556"/>
      <w:r>
        <w:rPr>
          <w:rStyle w:val="af6"/>
          <w:b w:val="0"/>
        </w:rPr>
        <w:commentReference w:id="13556"/>
      </w:r>
    </w:p>
    <w:p w14:paraId="5C35CF22" w14:textId="77777777" w:rsidR="00F8032F" w:rsidRPr="00E77497" w:rsidRDefault="00F8032F" w:rsidP="00F8032F">
      <w:r w:rsidRPr="00E77497">
        <w:t>The following steps are taken:</w:t>
      </w:r>
    </w:p>
    <w:p w14:paraId="17582186" w14:textId="77777777" w:rsidR="00F8032F" w:rsidRPr="00E77497" w:rsidRDefault="00F8032F" w:rsidP="00F8032F">
      <w:pPr>
        <w:pStyle w:val="Alg4"/>
        <w:numPr>
          <w:ilvl w:val="0"/>
          <w:numId w:val="1107"/>
        </w:numPr>
      </w:pPr>
      <w:r w:rsidRPr="00E77497">
        <w:t xml:space="preserve">Let </w:t>
      </w:r>
      <w:r>
        <w:rPr>
          <w:i/>
        </w:rPr>
        <w:t>M</w:t>
      </w:r>
      <w:r w:rsidRPr="00E77497">
        <w:t xml:space="preserve"> be the</w:t>
      </w:r>
      <w:r>
        <w:t xml:space="preserve"> </w:t>
      </w:r>
      <w:r w:rsidRPr="00E77497">
        <w:rPr>
          <w:b/>
        </w:rPr>
        <w:t>this</w:t>
      </w:r>
      <w:r w:rsidRPr="00E77497">
        <w:t xml:space="preserve"> value.</w:t>
      </w:r>
    </w:p>
    <w:p w14:paraId="2B0AC0D0" w14:textId="77777777" w:rsidR="00F8032F" w:rsidRPr="00E77497" w:rsidRDefault="00F8032F" w:rsidP="00F8032F">
      <w:pPr>
        <w:pStyle w:val="Alg4"/>
        <w:numPr>
          <w:ilvl w:val="0"/>
          <w:numId w:val="1107"/>
        </w:numPr>
      </w:pPr>
      <w:r>
        <w:t>If Type(</w:t>
      </w:r>
      <w:r>
        <w:rPr>
          <w:i/>
          <w:iCs/>
        </w:rPr>
        <w:t>M)</w:t>
      </w:r>
      <w:r>
        <w:t xml:space="preserve"> is not Object, then throw a </w:t>
      </w:r>
      <w:r w:rsidRPr="003F3BD9">
        <w:rPr>
          <w:b/>
        </w:rPr>
        <w:t>TypeError</w:t>
      </w:r>
      <w:r>
        <w:t xml:space="preserve"> exception.</w:t>
      </w:r>
    </w:p>
    <w:p w14:paraId="5693A8B4" w14:textId="77777777" w:rsidR="00F8032F" w:rsidRDefault="00F8032F" w:rsidP="00F8032F">
      <w:pPr>
        <w:pStyle w:val="Alg4"/>
        <w:numPr>
          <w:ilvl w:val="0"/>
          <w:numId w:val="1107"/>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key+value</w:t>
      </w:r>
      <w:r w:rsidRPr="00E77497">
        <w:rPr>
          <w:b/>
        </w:rPr>
        <w:t>"</w:t>
      </w:r>
      <w:r>
        <w:t>.</w:t>
      </w:r>
    </w:p>
    <w:p w14:paraId="79BBE39E" w14:textId="77777777" w:rsidR="00A95C0C" w:rsidRPr="00E77497" w:rsidRDefault="00A95C0C" w:rsidP="00BA2DF2">
      <w:pPr>
        <w:pStyle w:val="40"/>
      </w:pPr>
      <w:r>
        <w:t>Map</w:t>
      </w:r>
      <w:r w:rsidRPr="00E77497">
        <w:t xml:space="preserve">.prototype.forEach ( callbackfn </w:t>
      </w:r>
      <w:r>
        <w:t xml:space="preserve"> , thisArg = undefined</w:t>
      </w:r>
      <w:r w:rsidRPr="00E77497">
        <w:t xml:space="preserve"> )</w:t>
      </w:r>
    </w:p>
    <w:p w14:paraId="3818299F" w14:textId="77777777" w:rsidR="00A95C0C" w:rsidRPr="00E77497" w:rsidRDefault="00A95C0C" w:rsidP="00BA2DF2">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key/value pair</w:t>
      </w:r>
      <w:r w:rsidRPr="00E77497">
        <w:t xml:space="preserve"> present in the </w:t>
      </w:r>
      <w:r>
        <w:t>map object</w:t>
      </w:r>
      <w:r w:rsidRPr="00E77497">
        <w:t xml:space="preserve">, in </w:t>
      </w:r>
      <w:r>
        <w:t>key insertion</w:t>
      </w:r>
      <w:r w:rsidRPr="00E77497">
        <w:t xml:space="preserve"> order. </w:t>
      </w:r>
      <w:r w:rsidRPr="00E77497">
        <w:rPr>
          <w:rFonts w:ascii="Times New Roman" w:hAnsi="Times New Roman"/>
          <w:i/>
        </w:rPr>
        <w:t>callbackfn</w:t>
      </w:r>
      <w:r w:rsidRPr="00E77497">
        <w:t xml:space="preserve"> is called only for </w:t>
      </w:r>
      <w:r>
        <w:t>keys</w:t>
      </w:r>
      <w:r w:rsidRPr="00E77497">
        <w:t xml:space="preserve"> of the </w:t>
      </w:r>
      <w:r>
        <w:t>map</w:t>
      </w:r>
      <w:r w:rsidRPr="00E77497">
        <w:t xml:space="preserve"> which actually exist; it is not called for </w:t>
      </w:r>
      <w:r>
        <w:t xml:space="preserve">keys that have been </w:t>
      </w:r>
      <w:r w:rsidRPr="00E77497">
        <w:t xml:space="preserve"> </w:t>
      </w:r>
      <w:r>
        <w:t>deleted from</w:t>
      </w:r>
      <w:r w:rsidRPr="00E77497">
        <w:t xml:space="preserve"> the </w:t>
      </w:r>
      <w:r>
        <w:t>map</w:t>
      </w:r>
      <w:r w:rsidRPr="00E77497">
        <w:t>.</w:t>
      </w:r>
    </w:p>
    <w:p w14:paraId="1201911B" w14:textId="77777777" w:rsidR="00A95C0C" w:rsidRPr="00E77497" w:rsidRDefault="00A95C0C" w:rsidP="00BA2DF2">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61287234" w14:textId="77777777" w:rsidR="00A95C0C" w:rsidRPr="00E77497" w:rsidRDefault="00A95C0C" w:rsidP="00BA2DF2">
      <w:pPr>
        <w:pStyle w:val="Note"/>
      </w:pPr>
      <w:r>
        <w:t>NOTE</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14:paraId="67B213F9" w14:textId="77777777" w:rsidR="00A95C0C" w:rsidRPr="00E77497" w:rsidRDefault="00A95C0C" w:rsidP="00BA2DF2">
      <w:r w:rsidRPr="00E77497">
        <w:rPr>
          <w:rFonts w:ascii="Times New Roman" w:hAnsi="Times New Roman"/>
          <w:i/>
        </w:rPr>
        <w:t>callbackfn</w:t>
      </w:r>
      <w:r w:rsidRPr="00E77497">
        <w:t xml:space="preserve"> is called with three arguments: the value of the </w:t>
      </w:r>
      <w:r>
        <w:t>item</w:t>
      </w:r>
      <w:r w:rsidRPr="00E77497">
        <w:t xml:space="preserve">, the </w:t>
      </w:r>
      <w:r>
        <w:t>key</w:t>
      </w:r>
      <w:r w:rsidRPr="00E77497">
        <w:t xml:space="preserve"> of the </w:t>
      </w:r>
      <w:r>
        <w:t>item</w:t>
      </w:r>
      <w:r w:rsidRPr="00E77497">
        <w:t xml:space="preserve">, and the </w:t>
      </w:r>
      <w:r>
        <w:t xml:space="preserve">Map </w:t>
      </w:r>
      <w:r w:rsidRPr="00E77497">
        <w:t xml:space="preserve">object being traversed. </w:t>
      </w:r>
    </w:p>
    <w:p w14:paraId="35B5248E" w14:textId="77777777" w:rsidR="00A95C0C" w:rsidRPr="00E77497" w:rsidRDefault="00A95C0C" w:rsidP="00BA2DF2">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0148210C" w14:textId="77777777" w:rsidR="00A95C0C" w:rsidRPr="00E77497" w:rsidRDefault="00A95C0C" w:rsidP="00BA2DF2">
      <w:pPr>
        <w:pStyle w:val="Note"/>
      </w:pPr>
      <w:r>
        <w:t>NOTE</w:t>
      </w:r>
      <w:r>
        <w:tab/>
        <w:t>Each key is visited only once with the value that is current at the time of the visit. If the value associated with a key is modified after it has been visited, it is not re-visited.</w:t>
      </w:r>
      <w:r w:rsidRPr="00E77497">
        <w:t xml:space="preserve"> </w:t>
      </w:r>
      <w:r>
        <w:t>Keys</w:t>
      </w:r>
      <w:r w:rsidRPr="00E77497">
        <w:t xml:space="preserve"> that are deleted after the call to </w:t>
      </w:r>
      <w:r w:rsidRPr="00E77497">
        <w:rPr>
          <w:rFonts w:ascii="Courier New" w:hAnsi="Courier New" w:cs="Courier New"/>
          <w:b/>
        </w:rPr>
        <w:t>forEach</w:t>
      </w:r>
      <w:r w:rsidRPr="00E77497">
        <w:t xml:space="preserve"> begins and before being visited are not visited.</w:t>
      </w:r>
      <w:r>
        <w:t xml:space="preserve"> New keys added, after the call to </w:t>
      </w:r>
      <w:r w:rsidRPr="00E77497">
        <w:rPr>
          <w:rFonts w:ascii="Courier New" w:hAnsi="Courier New" w:cs="Courier New"/>
          <w:b/>
        </w:rPr>
        <w:t>forEach</w:t>
      </w:r>
      <w:r w:rsidRPr="00E77497">
        <w:t xml:space="preserve"> </w:t>
      </w:r>
      <w:r>
        <w:t xml:space="preserve">begins are visited. </w:t>
      </w:r>
    </w:p>
    <w:p w14:paraId="47288B72" w14:textId="77777777" w:rsidR="00A95C0C" w:rsidRPr="00E77497" w:rsidRDefault="00A95C0C" w:rsidP="00BA2DF2">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797A7632" w14:textId="77777777" w:rsidR="00A95C0C" w:rsidRPr="00E77497" w:rsidRDefault="00A95C0C" w:rsidP="00BA2DF2">
      <w:pPr>
        <w:pStyle w:val="Alg4"/>
        <w:numPr>
          <w:ilvl w:val="0"/>
          <w:numId w:val="999"/>
        </w:numPr>
      </w:pPr>
      <w:r w:rsidRPr="00E77497">
        <w:t xml:space="preserve">Let </w:t>
      </w:r>
      <w:r>
        <w:rPr>
          <w:i/>
        </w:rPr>
        <w:t>M</w:t>
      </w:r>
      <w:r w:rsidRPr="00E77497">
        <w:t xml:space="preserve"> be the</w:t>
      </w:r>
      <w:r>
        <w:t xml:space="preserve"> </w:t>
      </w:r>
      <w:r w:rsidRPr="00E77497">
        <w:rPr>
          <w:b/>
        </w:rPr>
        <w:t>this</w:t>
      </w:r>
      <w:r w:rsidRPr="00E77497">
        <w:t xml:space="preserve"> value.</w:t>
      </w:r>
    </w:p>
    <w:p w14:paraId="6A15430A" w14:textId="77777777" w:rsidR="00A95C0C" w:rsidRPr="00E77497" w:rsidRDefault="00A95C0C" w:rsidP="00BA2DF2">
      <w:pPr>
        <w:pStyle w:val="Alg4"/>
        <w:numPr>
          <w:ilvl w:val="0"/>
          <w:numId w:val="999"/>
        </w:numPr>
      </w:pPr>
      <w:r>
        <w:t>If Type(</w:t>
      </w:r>
      <w:r>
        <w:rPr>
          <w:i/>
          <w:iCs/>
        </w:rPr>
        <w:t>M)</w:t>
      </w:r>
      <w:r>
        <w:t xml:space="preserve"> is not Object, then throw a </w:t>
      </w:r>
      <w:r w:rsidRPr="003F3BD9">
        <w:rPr>
          <w:b/>
        </w:rPr>
        <w:t>TypeError</w:t>
      </w:r>
      <w:r>
        <w:t xml:space="preserve"> exception.</w:t>
      </w:r>
    </w:p>
    <w:p w14:paraId="4CB9BF9B" w14:textId="77777777" w:rsidR="00A95C0C" w:rsidRDefault="00A95C0C" w:rsidP="00BA2DF2">
      <w:pPr>
        <w:pStyle w:val="Alg4"/>
        <w:numPr>
          <w:ilvl w:val="0"/>
          <w:numId w:val="999"/>
        </w:numPr>
      </w:pPr>
      <w:r>
        <w:t xml:space="preserve">If </w:t>
      </w:r>
      <w:r w:rsidRPr="00B5244C">
        <w:rPr>
          <w:i/>
        </w:rPr>
        <w:t>M</w:t>
      </w:r>
      <w:r>
        <w:t xml:space="preserve"> does not have a [[MapData]] internal data property throw a </w:t>
      </w:r>
      <w:r w:rsidRPr="00B5244C">
        <w:rPr>
          <w:b/>
        </w:rPr>
        <w:t>TypeError</w:t>
      </w:r>
      <w:r>
        <w:t xml:space="preserve"> exception.</w:t>
      </w:r>
    </w:p>
    <w:p w14:paraId="0CF88982" w14:textId="77777777" w:rsidR="00A95C0C" w:rsidRPr="00E77497" w:rsidRDefault="00A95C0C" w:rsidP="00BA2DF2">
      <w:pPr>
        <w:pStyle w:val="Alg4"/>
        <w:numPr>
          <w:ilvl w:val="0"/>
          <w:numId w:val="999"/>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35BFFECB" w14:textId="77777777" w:rsidR="00A95C0C" w:rsidRPr="00E77497" w:rsidRDefault="00A95C0C" w:rsidP="00BA2DF2">
      <w:pPr>
        <w:pStyle w:val="Alg4"/>
        <w:numPr>
          <w:ilvl w:val="0"/>
          <w:numId w:val="99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219E7EED" w14:textId="77777777" w:rsidR="00A95C0C" w:rsidRPr="00E77497" w:rsidRDefault="00A95C0C" w:rsidP="00BA2DF2">
      <w:pPr>
        <w:pStyle w:val="Alg4"/>
        <w:numPr>
          <w:ilvl w:val="0"/>
          <w:numId w:val="99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58780105" w14:textId="77777777" w:rsidR="00A95C0C" w:rsidRPr="00E77497" w:rsidRDefault="00A95C0C" w:rsidP="00BA2DF2">
      <w:pPr>
        <w:pStyle w:val="Alg4"/>
        <w:numPr>
          <w:ilvl w:val="0"/>
          <w:numId w:val="999"/>
        </w:numPr>
      </w:pPr>
      <w:r>
        <w:t xml:space="preserve">Let </w:t>
      </w:r>
      <w:r w:rsidRPr="00B5244C">
        <w:rPr>
          <w:i/>
        </w:rPr>
        <w:t>entries</w:t>
      </w:r>
      <w:r>
        <w:t xml:space="preserve"> be the List that is the value of </w:t>
      </w:r>
      <w:r w:rsidRPr="00B5244C">
        <w:rPr>
          <w:i/>
        </w:rPr>
        <w:t>M</w:t>
      </w:r>
      <w:r>
        <w:t>’s [[MapData]] internal</w:t>
      </w:r>
      <w:r w:rsidRPr="00314265">
        <w:t xml:space="preserve"> </w:t>
      </w:r>
      <w:r>
        <w:t>data property.</w:t>
      </w:r>
    </w:p>
    <w:p w14:paraId="0ECBFC21" w14:textId="77777777" w:rsidR="00A95C0C" w:rsidRDefault="00A95C0C" w:rsidP="00BA2DF2">
      <w:pPr>
        <w:pStyle w:val="Alg4"/>
        <w:numPr>
          <w:ilvl w:val="0"/>
          <w:numId w:val="999"/>
        </w:numPr>
      </w:pPr>
      <w:r>
        <w:t xml:space="preserve">Repeat for each Record {[[key]], [[value]]} </w:t>
      </w:r>
      <w:r>
        <w:rPr>
          <w:i/>
        </w:rPr>
        <w:t>e</w:t>
      </w:r>
      <w:r>
        <w:t xml:space="preserve"> that is an element of </w:t>
      </w:r>
      <w:r w:rsidRPr="00B5244C">
        <w:rPr>
          <w:i/>
        </w:rPr>
        <w:t>entries</w:t>
      </w:r>
      <w:r>
        <w:rPr>
          <w:i/>
        </w:rPr>
        <w:t>,</w:t>
      </w:r>
      <w:r>
        <w:rPr>
          <w:iCs/>
        </w:rPr>
        <w:t xml:space="preserve"> </w:t>
      </w:r>
      <w:r>
        <w:t>in original key insertion order</w:t>
      </w:r>
    </w:p>
    <w:p w14:paraId="42943343" w14:textId="77777777" w:rsidR="00A95C0C" w:rsidRDefault="00A95C0C" w:rsidP="00BA2DF2">
      <w:pPr>
        <w:pStyle w:val="Alg4"/>
        <w:numPr>
          <w:ilvl w:val="1"/>
          <w:numId w:val="999"/>
        </w:numPr>
        <w:spacing w:after="240"/>
        <w:contextualSpacing/>
      </w:pPr>
      <w:r>
        <w:t xml:space="preserve">If </w:t>
      </w:r>
      <w:r>
        <w:rPr>
          <w:i/>
        </w:rPr>
        <w:t>e</w:t>
      </w:r>
      <w:r>
        <w:t xml:space="preserve">.[[key]] is not </w:t>
      </w:r>
      <w:r w:rsidRPr="00A221E6">
        <w:rPr>
          <w:rFonts w:ascii="Arial" w:hAnsi="Arial" w:cs="Arial"/>
        </w:rPr>
        <w:t>empty</w:t>
      </w:r>
      <w:r>
        <w:t>, then</w:t>
      </w:r>
    </w:p>
    <w:p w14:paraId="4A7F70CC" w14:textId="77777777" w:rsidR="00A95C0C" w:rsidRPr="00E77497" w:rsidRDefault="00A95C0C" w:rsidP="00BA2DF2">
      <w:pPr>
        <w:pStyle w:val="Alg4"/>
        <w:numPr>
          <w:ilvl w:val="2"/>
          <w:numId w:val="999"/>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rsidRPr="001A29AB">
        <w:t>List</w:t>
      </w:r>
      <w:r w:rsidRPr="00E77497">
        <w:t xml:space="preserve"> containing </w:t>
      </w:r>
      <w:r>
        <w:rPr>
          <w:i/>
        </w:rPr>
        <w:t>e</w:t>
      </w:r>
      <w:r>
        <w:t>.[[value]]</w:t>
      </w:r>
      <w:r w:rsidRPr="00E77497">
        <w:t xml:space="preserve">, </w:t>
      </w:r>
      <w:r>
        <w:rPr>
          <w:i/>
        </w:rPr>
        <w:t>e</w:t>
      </w:r>
      <w:r>
        <w:t>.[[key]]</w:t>
      </w:r>
      <w:r w:rsidRPr="00E77497">
        <w:t xml:space="preserve">, and </w:t>
      </w:r>
      <w:r>
        <w:rPr>
          <w:i/>
        </w:rPr>
        <w:t xml:space="preserve">M </w:t>
      </w:r>
      <w:r w:rsidRPr="001A29AB">
        <w:rPr>
          <w:iCs/>
        </w:rPr>
        <w:t>as</w:t>
      </w:r>
      <w:r>
        <w:rPr>
          <w:i/>
        </w:rPr>
        <w:t xml:space="preserve"> argumentsList</w:t>
      </w:r>
      <w:r w:rsidRPr="00E77497">
        <w:t>.</w:t>
      </w:r>
    </w:p>
    <w:p w14:paraId="16172BB0" w14:textId="77777777" w:rsidR="00A95C0C" w:rsidRPr="00E77497" w:rsidRDefault="00A95C0C" w:rsidP="00BA2DF2">
      <w:pPr>
        <w:pStyle w:val="Alg4"/>
        <w:numPr>
          <w:ilvl w:val="2"/>
          <w:numId w:val="999"/>
        </w:numPr>
        <w:contextualSpacing/>
      </w:pPr>
      <w:r>
        <w:t>ReturnIfAbrupt(</w:t>
      </w:r>
      <w:r>
        <w:rPr>
          <w:i/>
        </w:rPr>
        <w:t>funcResult</w:t>
      </w:r>
      <w:r>
        <w:t>).</w:t>
      </w:r>
    </w:p>
    <w:p w14:paraId="11F3AFCB" w14:textId="77777777" w:rsidR="00A95C0C" w:rsidRPr="002166A8" w:rsidRDefault="00A95C0C" w:rsidP="00BA2DF2">
      <w:pPr>
        <w:pStyle w:val="Alg4"/>
        <w:numPr>
          <w:ilvl w:val="0"/>
          <w:numId w:val="999"/>
        </w:numPr>
        <w:spacing w:after="280"/>
      </w:pPr>
      <w:r w:rsidRPr="00E77497">
        <w:t xml:space="preserve">Return </w:t>
      </w:r>
      <w:r w:rsidRPr="00E77497">
        <w:rPr>
          <w:b/>
        </w:rPr>
        <w:t>undefined</w:t>
      </w:r>
      <w:r w:rsidRPr="00E77497">
        <w:t>.</w:t>
      </w:r>
    </w:p>
    <w:p w14:paraId="4CABC2B5" w14:textId="77777777" w:rsidR="00A95C0C" w:rsidRPr="00E77497" w:rsidRDefault="00A95C0C" w:rsidP="00BA2DF2">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745969ED" w14:textId="77777777" w:rsidR="00A95C0C" w:rsidRPr="00E77497" w:rsidRDefault="00A95C0C" w:rsidP="00BA2DF2">
      <w:pPr>
        <w:pStyle w:val="40"/>
      </w:pPr>
      <w:r>
        <w:t>Map</w:t>
      </w:r>
      <w:r w:rsidRPr="00E77497">
        <w:t>.prototype.</w:t>
      </w:r>
      <w:r>
        <w:t>get</w:t>
      </w:r>
      <w:r w:rsidRPr="00E77497">
        <w:t xml:space="preserve"> (</w:t>
      </w:r>
      <w:r>
        <w:t xml:space="preserve"> key</w:t>
      </w:r>
      <w:r w:rsidRPr="00E77497">
        <w:t xml:space="preserve"> )</w:t>
      </w:r>
    </w:p>
    <w:p w14:paraId="25419093" w14:textId="77777777" w:rsidR="00A95C0C" w:rsidRPr="00E77497" w:rsidRDefault="00A95C0C" w:rsidP="00BA2DF2">
      <w:r w:rsidRPr="00E77497">
        <w:t>The following steps are taken:</w:t>
      </w:r>
    </w:p>
    <w:p w14:paraId="5F542B65" w14:textId="77777777" w:rsidR="00A95C0C" w:rsidRPr="00E77497" w:rsidRDefault="00A95C0C" w:rsidP="00BA2DF2">
      <w:pPr>
        <w:pStyle w:val="Alg4"/>
        <w:numPr>
          <w:ilvl w:val="0"/>
          <w:numId w:val="983"/>
        </w:numPr>
      </w:pPr>
      <w:r w:rsidRPr="00E77497">
        <w:t xml:space="preserve">Let </w:t>
      </w:r>
      <w:r>
        <w:rPr>
          <w:i/>
        </w:rPr>
        <w:t>M</w:t>
      </w:r>
      <w:r w:rsidRPr="00E77497">
        <w:t xml:space="preserve"> be the</w:t>
      </w:r>
      <w:r>
        <w:t xml:space="preserve"> </w:t>
      </w:r>
      <w:r w:rsidRPr="00E77497">
        <w:rPr>
          <w:b/>
        </w:rPr>
        <w:t>this</w:t>
      </w:r>
      <w:r w:rsidRPr="00E77497">
        <w:t xml:space="preserve"> value.</w:t>
      </w:r>
    </w:p>
    <w:p w14:paraId="3B11B349" w14:textId="77777777" w:rsidR="00A95C0C" w:rsidRPr="00E77497" w:rsidRDefault="00A95C0C" w:rsidP="00BA2DF2">
      <w:pPr>
        <w:pStyle w:val="Alg4"/>
        <w:numPr>
          <w:ilvl w:val="0"/>
          <w:numId w:val="983"/>
        </w:numPr>
      </w:pPr>
      <w:r>
        <w:t>If Type(</w:t>
      </w:r>
      <w:r>
        <w:rPr>
          <w:i/>
          <w:iCs/>
        </w:rPr>
        <w:t>M)</w:t>
      </w:r>
      <w:r>
        <w:t xml:space="preserve"> is not Object, then throw a </w:t>
      </w:r>
      <w:r w:rsidRPr="003F3BD9">
        <w:rPr>
          <w:b/>
        </w:rPr>
        <w:t>TypeError</w:t>
      </w:r>
      <w:r>
        <w:t xml:space="preserve"> exception.</w:t>
      </w:r>
    </w:p>
    <w:p w14:paraId="3117B915" w14:textId="77777777" w:rsidR="00A95C0C" w:rsidRDefault="00A95C0C" w:rsidP="00BA2DF2">
      <w:pPr>
        <w:pStyle w:val="Alg4"/>
        <w:numPr>
          <w:ilvl w:val="0"/>
          <w:numId w:val="983"/>
        </w:numPr>
      </w:pPr>
      <w:r>
        <w:t xml:space="preserve">If </w:t>
      </w:r>
      <w:r w:rsidRPr="007B0456">
        <w:rPr>
          <w:i/>
        </w:rPr>
        <w:t>M</w:t>
      </w:r>
      <w:r>
        <w:t xml:space="preserve"> does not have a [[MapData]] internal</w:t>
      </w:r>
      <w:r w:rsidRPr="00314265">
        <w:t xml:space="preserve"> </w:t>
      </w:r>
      <w:r>
        <w:t xml:space="preserve">data property throw a </w:t>
      </w:r>
      <w:r w:rsidRPr="007B0456">
        <w:rPr>
          <w:b/>
        </w:rPr>
        <w:t>TypeError</w:t>
      </w:r>
      <w:r>
        <w:t xml:space="preserve"> exception.</w:t>
      </w:r>
    </w:p>
    <w:p w14:paraId="762431FE" w14:textId="77777777" w:rsidR="00A95C0C" w:rsidRPr="00E77497" w:rsidRDefault="00A95C0C" w:rsidP="00BA2DF2">
      <w:pPr>
        <w:pStyle w:val="Alg4"/>
        <w:numPr>
          <w:ilvl w:val="0"/>
          <w:numId w:val="983"/>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659ED588" w14:textId="77777777" w:rsidR="00A95C0C" w:rsidRPr="00E77497" w:rsidRDefault="00A95C0C" w:rsidP="00BA2DF2">
      <w:pPr>
        <w:pStyle w:val="Alg4"/>
        <w:numPr>
          <w:ilvl w:val="0"/>
          <w:numId w:val="983"/>
        </w:numPr>
      </w:pPr>
      <w:r>
        <w:t xml:space="preserve">Let </w:t>
      </w:r>
      <w:r w:rsidRPr="007B0456">
        <w:rPr>
          <w:i/>
        </w:rPr>
        <w:t>entries</w:t>
      </w:r>
      <w:r>
        <w:t xml:space="preserve"> be the List that is the value of </w:t>
      </w:r>
      <w:r w:rsidRPr="007B0456">
        <w:rPr>
          <w:i/>
        </w:rPr>
        <w:t>M</w:t>
      </w:r>
      <w:r>
        <w:t>’s [[MapData]] internal</w:t>
      </w:r>
      <w:r w:rsidRPr="00314265">
        <w:t xml:space="preserve"> </w:t>
      </w:r>
      <w:r>
        <w:t>data property.</w:t>
      </w:r>
    </w:p>
    <w:p w14:paraId="1972B0C7" w14:textId="77777777" w:rsidR="00A95C0C" w:rsidRPr="0067698A" w:rsidRDefault="00A95C0C" w:rsidP="00BA2DF2">
      <w:pPr>
        <w:pStyle w:val="Alg4"/>
        <w:numPr>
          <w:ilvl w:val="0"/>
          <w:numId w:val="983"/>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14:paraId="5FF48B1F" w14:textId="77777777" w:rsidR="00A95C0C" w:rsidRDefault="00A95C0C" w:rsidP="00BA2DF2">
      <w:pPr>
        <w:pStyle w:val="Alg4"/>
        <w:numPr>
          <w:ilvl w:val="0"/>
          <w:numId w:val="983"/>
        </w:numPr>
      </w:pPr>
      <w:r>
        <w:t xml:space="preserve">Else, let </w:t>
      </w:r>
      <w:r>
        <w:rPr>
          <w:i/>
          <w:iCs/>
        </w:rPr>
        <w:t>same</w:t>
      </w:r>
      <w:r>
        <w:t xml:space="preserve"> be the abstract operation SameValue.</w:t>
      </w:r>
    </w:p>
    <w:p w14:paraId="438A1361" w14:textId="77777777" w:rsidR="00A95C0C" w:rsidRDefault="00A95C0C" w:rsidP="00BA2DF2">
      <w:pPr>
        <w:pStyle w:val="Alg4"/>
        <w:numPr>
          <w:ilvl w:val="0"/>
          <w:numId w:val="983"/>
        </w:numPr>
      </w:pPr>
      <w:r>
        <w:t xml:space="preserve">Repeat for each Record {[[key]], [[value]]} </w:t>
      </w:r>
      <w:r w:rsidRPr="008E3DC8">
        <w:rPr>
          <w:i/>
        </w:rPr>
        <w:t>p</w:t>
      </w:r>
      <w:r>
        <w:t xml:space="preserve"> that is an element of </w:t>
      </w:r>
      <w:r w:rsidRPr="00B5244C">
        <w:rPr>
          <w:i/>
        </w:rPr>
        <w:t>entries</w:t>
      </w:r>
      <w:r>
        <w:rPr>
          <w:i/>
        </w:rPr>
        <w:t>,</w:t>
      </w:r>
    </w:p>
    <w:p w14:paraId="23165864" w14:textId="77777777" w:rsidR="00A95C0C" w:rsidRDefault="00A95C0C" w:rsidP="00BA2DF2">
      <w:pPr>
        <w:pStyle w:val="Alg4"/>
        <w:numPr>
          <w:ilvl w:val="1"/>
          <w:numId w:val="983"/>
        </w:numPr>
      </w:pPr>
      <w:r>
        <w:t xml:space="preserve">If </w:t>
      </w:r>
      <w:r w:rsidRPr="0067698A">
        <w:rPr>
          <w:i/>
          <w:iCs/>
        </w:rPr>
        <w:t>same</w:t>
      </w:r>
      <w:r>
        <w:t>(</w:t>
      </w:r>
      <w:r w:rsidRPr="007B0456">
        <w:rPr>
          <w:i/>
        </w:rPr>
        <w:t>p</w:t>
      </w:r>
      <w:r>
        <w:t xml:space="preserve">.[[key]], </w:t>
      </w:r>
      <w:r w:rsidRPr="007B0456">
        <w:rPr>
          <w:i/>
        </w:rPr>
        <w:t>key</w:t>
      </w:r>
      <w:r>
        <w:t xml:space="preserve">), then return </w:t>
      </w:r>
      <w:r w:rsidRPr="007B0456">
        <w:rPr>
          <w:i/>
        </w:rPr>
        <w:t>p</w:t>
      </w:r>
      <w:r>
        <w:t>.[[value]]</w:t>
      </w:r>
    </w:p>
    <w:p w14:paraId="2B49BA3D" w14:textId="77777777" w:rsidR="00A95C0C" w:rsidRPr="00E77497" w:rsidRDefault="00A95C0C" w:rsidP="00BA2DF2">
      <w:pPr>
        <w:pStyle w:val="Alg4"/>
        <w:numPr>
          <w:ilvl w:val="0"/>
          <w:numId w:val="983"/>
        </w:numPr>
        <w:spacing w:after="220"/>
      </w:pPr>
      <w:r>
        <w:t xml:space="preserve">Return </w:t>
      </w:r>
      <w:r w:rsidRPr="007B0456">
        <w:rPr>
          <w:b/>
        </w:rPr>
        <w:t>undefined</w:t>
      </w:r>
      <w:r>
        <w:t>.</w:t>
      </w:r>
    </w:p>
    <w:p w14:paraId="467A7BB2" w14:textId="77777777" w:rsidR="00A95C0C" w:rsidRPr="00E77497" w:rsidRDefault="00A95C0C" w:rsidP="00BA2DF2">
      <w:pPr>
        <w:pStyle w:val="40"/>
      </w:pPr>
      <w:r>
        <w:t>Map</w:t>
      </w:r>
      <w:r w:rsidRPr="00E77497">
        <w:t>.prototype.</w:t>
      </w:r>
      <w:r>
        <w:t>has</w:t>
      </w:r>
      <w:r w:rsidRPr="00E77497">
        <w:t xml:space="preserve"> ( </w:t>
      </w:r>
      <w:r>
        <w:t xml:space="preserve">key </w:t>
      </w:r>
      <w:r w:rsidRPr="00E77497">
        <w:t>)</w:t>
      </w:r>
    </w:p>
    <w:p w14:paraId="63E824B8" w14:textId="77777777" w:rsidR="00A95C0C" w:rsidRPr="00E77497" w:rsidRDefault="00A95C0C" w:rsidP="00BA2DF2">
      <w:r w:rsidRPr="00E77497">
        <w:t>The following steps are taken:</w:t>
      </w:r>
    </w:p>
    <w:p w14:paraId="5BD58481" w14:textId="77777777" w:rsidR="00A95C0C" w:rsidRPr="00E77497" w:rsidRDefault="00A95C0C" w:rsidP="00BA2DF2">
      <w:pPr>
        <w:pStyle w:val="Alg4"/>
        <w:numPr>
          <w:ilvl w:val="0"/>
          <w:numId w:val="984"/>
        </w:numPr>
      </w:pPr>
      <w:r w:rsidRPr="00E77497">
        <w:t xml:space="preserve">Let </w:t>
      </w:r>
      <w:r>
        <w:rPr>
          <w:i/>
        </w:rPr>
        <w:t>M</w:t>
      </w:r>
      <w:r w:rsidRPr="00E77497">
        <w:t xml:space="preserve"> be the</w:t>
      </w:r>
      <w:r>
        <w:t xml:space="preserve"> </w:t>
      </w:r>
      <w:r w:rsidRPr="00E77497">
        <w:rPr>
          <w:b/>
        </w:rPr>
        <w:t>this</w:t>
      </w:r>
      <w:r w:rsidRPr="00E77497">
        <w:t xml:space="preserve"> value.</w:t>
      </w:r>
    </w:p>
    <w:p w14:paraId="294924A7" w14:textId="77777777" w:rsidR="00A95C0C" w:rsidRPr="00E77497" w:rsidRDefault="00A95C0C" w:rsidP="00BA2DF2">
      <w:pPr>
        <w:pStyle w:val="Alg4"/>
        <w:numPr>
          <w:ilvl w:val="0"/>
          <w:numId w:val="984"/>
        </w:numPr>
      </w:pPr>
      <w:r>
        <w:t>If Type(</w:t>
      </w:r>
      <w:r>
        <w:rPr>
          <w:i/>
          <w:iCs/>
        </w:rPr>
        <w:t>M)</w:t>
      </w:r>
      <w:r>
        <w:t xml:space="preserve"> is not Object, then throw a </w:t>
      </w:r>
      <w:r w:rsidRPr="003F3BD9">
        <w:rPr>
          <w:b/>
        </w:rPr>
        <w:t>TypeError</w:t>
      </w:r>
      <w:r>
        <w:t xml:space="preserve"> exception.</w:t>
      </w:r>
    </w:p>
    <w:p w14:paraId="760FE1B2" w14:textId="77777777" w:rsidR="00A95C0C" w:rsidRDefault="00A95C0C" w:rsidP="00BA2DF2">
      <w:pPr>
        <w:pStyle w:val="Alg4"/>
        <w:numPr>
          <w:ilvl w:val="0"/>
          <w:numId w:val="984"/>
        </w:numPr>
      </w:pPr>
      <w:r>
        <w:t xml:space="preserve">If </w:t>
      </w:r>
      <w:r w:rsidRPr="00B5244C">
        <w:rPr>
          <w:i/>
        </w:rPr>
        <w:t>M</w:t>
      </w:r>
      <w:r>
        <w:t xml:space="preserve"> does not have a [[MapData]] internal data property throw a </w:t>
      </w:r>
      <w:r w:rsidRPr="00B5244C">
        <w:rPr>
          <w:b/>
        </w:rPr>
        <w:t>TypeError</w:t>
      </w:r>
      <w:r>
        <w:t xml:space="preserve"> exception.</w:t>
      </w:r>
    </w:p>
    <w:p w14:paraId="5A52715C" w14:textId="77777777" w:rsidR="00A95C0C" w:rsidRPr="00E77497" w:rsidRDefault="00A95C0C" w:rsidP="00BA2DF2">
      <w:pPr>
        <w:pStyle w:val="Alg4"/>
        <w:numPr>
          <w:ilvl w:val="0"/>
          <w:numId w:val="984"/>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27D3AE77" w14:textId="77777777" w:rsidR="00A95C0C" w:rsidRPr="00E77497" w:rsidRDefault="00A95C0C" w:rsidP="00BA2DF2">
      <w:pPr>
        <w:pStyle w:val="Alg4"/>
        <w:numPr>
          <w:ilvl w:val="0"/>
          <w:numId w:val="984"/>
        </w:numPr>
      </w:pPr>
      <w:r>
        <w:t xml:space="preserve">Let </w:t>
      </w:r>
      <w:r w:rsidRPr="00B5244C">
        <w:rPr>
          <w:i/>
        </w:rPr>
        <w:t>entries</w:t>
      </w:r>
      <w:r>
        <w:t xml:space="preserve"> be the List that is the value of </w:t>
      </w:r>
      <w:r w:rsidRPr="00B5244C">
        <w:rPr>
          <w:i/>
        </w:rPr>
        <w:t>M</w:t>
      </w:r>
      <w:r>
        <w:t>’s [[MapData]] internal data property.</w:t>
      </w:r>
    </w:p>
    <w:p w14:paraId="7ED8CF1D" w14:textId="77777777" w:rsidR="00A95C0C" w:rsidRPr="0067698A" w:rsidRDefault="00A95C0C" w:rsidP="00BA2DF2">
      <w:pPr>
        <w:pStyle w:val="Alg4"/>
        <w:numPr>
          <w:ilvl w:val="0"/>
          <w:numId w:val="984"/>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14:paraId="5E8E7B1A" w14:textId="77777777" w:rsidR="00A95C0C" w:rsidRDefault="00A95C0C" w:rsidP="00BA2DF2">
      <w:pPr>
        <w:pStyle w:val="Alg4"/>
        <w:numPr>
          <w:ilvl w:val="0"/>
          <w:numId w:val="984"/>
        </w:numPr>
      </w:pPr>
      <w:r>
        <w:t xml:space="preserve">Else, let </w:t>
      </w:r>
      <w:r>
        <w:rPr>
          <w:i/>
          <w:iCs/>
        </w:rPr>
        <w:t>same</w:t>
      </w:r>
      <w:r>
        <w:t xml:space="preserve"> be the abstract operation SameValue.</w:t>
      </w:r>
    </w:p>
    <w:p w14:paraId="1B15801F" w14:textId="77777777" w:rsidR="00A95C0C" w:rsidRPr="007B0456" w:rsidRDefault="00A95C0C" w:rsidP="00BA2DF2">
      <w:pPr>
        <w:pStyle w:val="Alg4"/>
        <w:numPr>
          <w:ilvl w:val="0"/>
          <w:numId w:val="984"/>
        </w:numPr>
      </w:pPr>
      <w:r>
        <w:t xml:space="preserve">Repeat for each Record {[[key]], [[value]]} </w:t>
      </w:r>
      <w:r w:rsidRPr="008E3DC8">
        <w:rPr>
          <w:i/>
        </w:rPr>
        <w:t>p</w:t>
      </w:r>
      <w:r>
        <w:t xml:space="preserve"> that is an element of </w:t>
      </w:r>
      <w:r w:rsidRPr="00B5244C">
        <w:rPr>
          <w:i/>
        </w:rPr>
        <w:t>entries</w:t>
      </w:r>
      <w:r>
        <w:rPr>
          <w:i/>
        </w:rPr>
        <w:t>,</w:t>
      </w:r>
    </w:p>
    <w:p w14:paraId="22E0D96A" w14:textId="77777777" w:rsidR="00A95C0C" w:rsidRDefault="00A95C0C" w:rsidP="00BA2DF2">
      <w:pPr>
        <w:pStyle w:val="Alg4"/>
        <w:numPr>
          <w:ilvl w:val="1"/>
          <w:numId w:val="984"/>
        </w:numPr>
      </w:pPr>
      <w:r w:rsidRPr="00B5244C">
        <w:t xml:space="preserve">If </w:t>
      </w:r>
      <w:r w:rsidRPr="0067698A">
        <w:rPr>
          <w:i/>
          <w:iCs/>
        </w:rPr>
        <w:t>same</w:t>
      </w:r>
      <w:r>
        <w:t>(</w:t>
      </w:r>
      <w:r w:rsidRPr="007B0456">
        <w:rPr>
          <w:i/>
        </w:rPr>
        <w:t>p</w:t>
      </w:r>
      <w:r>
        <w:t xml:space="preserve">.[[key]], </w:t>
      </w:r>
      <w:r w:rsidRPr="007B0456">
        <w:rPr>
          <w:i/>
        </w:rPr>
        <w:t>key</w:t>
      </w:r>
      <w:r>
        <w:t xml:space="preserve">), then return </w:t>
      </w:r>
      <w:r w:rsidRPr="007B0456">
        <w:rPr>
          <w:b/>
        </w:rPr>
        <w:t>true</w:t>
      </w:r>
      <w:r w:rsidRPr="007B0456">
        <w:rPr>
          <w:i/>
        </w:rPr>
        <w:t>.</w:t>
      </w:r>
    </w:p>
    <w:p w14:paraId="27017B2B" w14:textId="77777777" w:rsidR="00A95C0C" w:rsidRPr="00E77497" w:rsidRDefault="00A95C0C" w:rsidP="00BA2DF2">
      <w:pPr>
        <w:pStyle w:val="Alg4"/>
        <w:numPr>
          <w:ilvl w:val="0"/>
          <w:numId w:val="984"/>
        </w:numPr>
        <w:spacing w:after="220"/>
      </w:pPr>
      <w:r>
        <w:t xml:space="preserve">Return </w:t>
      </w:r>
      <w:r>
        <w:rPr>
          <w:b/>
        </w:rPr>
        <w:t>false</w:t>
      </w:r>
      <w:r>
        <w:t>.</w:t>
      </w:r>
    </w:p>
    <w:p w14:paraId="7EDEFB48" w14:textId="77777777" w:rsidR="00A95C0C" w:rsidRPr="00E77497" w:rsidRDefault="00A95C0C" w:rsidP="00BA2DF2">
      <w:pPr>
        <w:pStyle w:val="40"/>
      </w:pPr>
      <w:r>
        <w:t>Map</w:t>
      </w:r>
      <w:r w:rsidRPr="00E77497">
        <w:t>.prototype.</w:t>
      </w:r>
      <w:r>
        <w:t xml:space="preserve">keys ( </w:t>
      </w:r>
      <w:r w:rsidRPr="00E77497">
        <w:t>)</w:t>
      </w:r>
    </w:p>
    <w:p w14:paraId="4B5AF11E" w14:textId="77777777" w:rsidR="00A95C0C" w:rsidRPr="00E77497" w:rsidRDefault="00A95C0C" w:rsidP="00BA2DF2">
      <w:r w:rsidRPr="00E77497">
        <w:t>The following steps are taken:</w:t>
      </w:r>
    </w:p>
    <w:p w14:paraId="7AE0DE64" w14:textId="77777777" w:rsidR="00A95C0C" w:rsidRPr="00E77497" w:rsidRDefault="00A95C0C" w:rsidP="00BA2DF2">
      <w:pPr>
        <w:pStyle w:val="Alg4"/>
        <w:numPr>
          <w:ilvl w:val="0"/>
          <w:numId w:val="1108"/>
        </w:numPr>
      </w:pPr>
      <w:r w:rsidRPr="00E77497">
        <w:t xml:space="preserve">Let </w:t>
      </w:r>
      <w:r>
        <w:rPr>
          <w:i/>
        </w:rPr>
        <w:t>M</w:t>
      </w:r>
      <w:r w:rsidRPr="00E77497">
        <w:t xml:space="preserve"> be the</w:t>
      </w:r>
      <w:r>
        <w:t xml:space="preserve"> </w:t>
      </w:r>
      <w:r w:rsidRPr="00E77497">
        <w:rPr>
          <w:b/>
        </w:rPr>
        <w:t>this</w:t>
      </w:r>
      <w:r w:rsidRPr="00E77497">
        <w:t xml:space="preserve"> value.</w:t>
      </w:r>
    </w:p>
    <w:p w14:paraId="1FC0A202" w14:textId="77777777" w:rsidR="00A95C0C" w:rsidRPr="00E77497" w:rsidRDefault="00A95C0C" w:rsidP="00BA2DF2">
      <w:pPr>
        <w:pStyle w:val="Alg4"/>
        <w:numPr>
          <w:ilvl w:val="0"/>
          <w:numId w:val="1108"/>
        </w:numPr>
      </w:pPr>
      <w:r>
        <w:t>If Type(</w:t>
      </w:r>
      <w:r>
        <w:rPr>
          <w:i/>
          <w:iCs/>
        </w:rPr>
        <w:t>M)</w:t>
      </w:r>
      <w:r>
        <w:t xml:space="preserve"> is not Object, then throw a </w:t>
      </w:r>
      <w:r w:rsidRPr="003F3BD9">
        <w:rPr>
          <w:b/>
        </w:rPr>
        <w:t>TypeError</w:t>
      </w:r>
      <w:r>
        <w:t xml:space="preserve"> exception.</w:t>
      </w:r>
    </w:p>
    <w:p w14:paraId="3C13EDFC" w14:textId="77777777" w:rsidR="00A95C0C" w:rsidRDefault="00A95C0C" w:rsidP="00BA2DF2">
      <w:pPr>
        <w:pStyle w:val="Alg4"/>
        <w:numPr>
          <w:ilvl w:val="0"/>
          <w:numId w:val="1108"/>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key</w:t>
      </w:r>
      <w:r w:rsidRPr="00E77497">
        <w:rPr>
          <w:b/>
        </w:rPr>
        <w:t>"</w:t>
      </w:r>
      <w:r>
        <w:t>.</w:t>
      </w:r>
    </w:p>
    <w:p w14:paraId="639DAC6B" w14:textId="77777777" w:rsidR="00A95C0C" w:rsidRPr="00E77497" w:rsidRDefault="00A95C0C" w:rsidP="00BA2DF2">
      <w:pPr>
        <w:pStyle w:val="40"/>
      </w:pPr>
      <w:r>
        <w:t>Map</w:t>
      </w:r>
      <w:r w:rsidRPr="00E77497">
        <w:t>.prototype.</w:t>
      </w:r>
      <w:r>
        <w:t>set</w:t>
      </w:r>
      <w:r w:rsidRPr="00E77497">
        <w:t xml:space="preserve"> ( </w:t>
      </w:r>
      <w:r>
        <w:t xml:space="preserve">key , value </w:t>
      </w:r>
      <w:r w:rsidRPr="00E77497">
        <w:t>)</w:t>
      </w:r>
    </w:p>
    <w:p w14:paraId="32EC76D7" w14:textId="77777777" w:rsidR="00A95C0C" w:rsidRPr="00E77497" w:rsidRDefault="00A95C0C" w:rsidP="00BA2DF2">
      <w:r w:rsidRPr="00E77497">
        <w:t>The following steps are taken:</w:t>
      </w:r>
    </w:p>
    <w:p w14:paraId="3497D426" w14:textId="77777777" w:rsidR="00A95C0C" w:rsidRPr="00E77497" w:rsidRDefault="00A95C0C" w:rsidP="00BA2DF2">
      <w:pPr>
        <w:pStyle w:val="Alg4"/>
        <w:numPr>
          <w:ilvl w:val="0"/>
          <w:numId w:val="1337"/>
        </w:numPr>
      </w:pPr>
      <w:r w:rsidRPr="00E77497">
        <w:t xml:space="preserve">Let </w:t>
      </w:r>
      <w:r>
        <w:rPr>
          <w:i/>
        </w:rPr>
        <w:t>M</w:t>
      </w:r>
      <w:r w:rsidRPr="00E77497">
        <w:t xml:space="preserve"> be </w:t>
      </w:r>
      <w:r>
        <w:t xml:space="preserve">the </w:t>
      </w:r>
      <w:r w:rsidRPr="00E77497">
        <w:rPr>
          <w:b/>
        </w:rPr>
        <w:t>this</w:t>
      </w:r>
      <w:r w:rsidRPr="00E77497">
        <w:t xml:space="preserve"> value.</w:t>
      </w:r>
    </w:p>
    <w:p w14:paraId="3FB27891" w14:textId="77777777" w:rsidR="00A95C0C" w:rsidRPr="00E77497" w:rsidRDefault="00A95C0C" w:rsidP="00BA2DF2">
      <w:pPr>
        <w:pStyle w:val="Alg4"/>
        <w:numPr>
          <w:ilvl w:val="0"/>
          <w:numId w:val="1337"/>
        </w:numPr>
      </w:pPr>
      <w:r>
        <w:t>If Type(</w:t>
      </w:r>
      <w:r>
        <w:rPr>
          <w:i/>
          <w:iCs/>
        </w:rPr>
        <w:t>M)</w:t>
      </w:r>
      <w:r>
        <w:t xml:space="preserve"> is not Object, then throw a </w:t>
      </w:r>
      <w:r w:rsidRPr="003F3BD9">
        <w:rPr>
          <w:b/>
        </w:rPr>
        <w:t>TypeError</w:t>
      </w:r>
      <w:r>
        <w:t xml:space="preserve"> exception.</w:t>
      </w:r>
    </w:p>
    <w:p w14:paraId="3CC82672" w14:textId="77777777" w:rsidR="00A95C0C" w:rsidRDefault="00A95C0C" w:rsidP="00BA2DF2">
      <w:pPr>
        <w:pStyle w:val="Alg4"/>
        <w:numPr>
          <w:ilvl w:val="0"/>
          <w:numId w:val="1337"/>
        </w:numPr>
      </w:pPr>
      <w:r>
        <w:t xml:space="preserve">If </w:t>
      </w:r>
      <w:r w:rsidRPr="00B5244C">
        <w:rPr>
          <w:i/>
        </w:rPr>
        <w:t>M</w:t>
      </w:r>
      <w:r>
        <w:t xml:space="preserve"> does not have a [[MapData]] internal</w:t>
      </w:r>
      <w:r w:rsidRPr="00314265">
        <w:t xml:space="preserve"> </w:t>
      </w:r>
      <w:r>
        <w:t xml:space="preserve">data property throw a </w:t>
      </w:r>
      <w:r w:rsidRPr="00B5244C">
        <w:rPr>
          <w:b/>
        </w:rPr>
        <w:t>TypeError</w:t>
      </w:r>
      <w:r>
        <w:t xml:space="preserve"> exception.</w:t>
      </w:r>
    </w:p>
    <w:p w14:paraId="6577C019" w14:textId="77777777" w:rsidR="00A95C0C" w:rsidRPr="00E77497" w:rsidRDefault="00A95C0C" w:rsidP="00BA2DF2">
      <w:pPr>
        <w:pStyle w:val="Alg4"/>
        <w:numPr>
          <w:ilvl w:val="0"/>
          <w:numId w:val="1337"/>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3E11735F" w14:textId="77777777" w:rsidR="00A95C0C" w:rsidRPr="00E77497" w:rsidRDefault="00A95C0C" w:rsidP="00BA2DF2">
      <w:pPr>
        <w:pStyle w:val="Alg4"/>
        <w:numPr>
          <w:ilvl w:val="0"/>
          <w:numId w:val="1337"/>
        </w:numPr>
      </w:pPr>
      <w:r>
        <w:t xml:space="preserve">Let </w:t>
      </w:r>
      <w:r w:rsidRPr="00B5244C">
        <w:rPr>
          <w:i/>
        </w:rPr>
        <w:t>entries</w:t>
      </w:r>
      <w:r>
        <w:t xml:space="preserve"> be the List that is the value of </w:t>
      </w:r>
      <w:r w:rsidRPr="00B5244C">
        <w:rPr>
          <w:i/>
        </w:rPr>
        <w:t>M</w:t>
      </w:r>
      <w:r>
        <w:t>’s [[MapData]] internal</w:t>
      </w:r>
      <w:r w:rsidRPr="00314265">
        <w:t xml:space="preserve"> </w:t>
      </w:r>
      <w:r>
        <w:t>data property.</w:t>
      </w:r>
    </w:p>
    <w:p w14:paraId="3E83D9C1" w14:textId="77777777" w:rsidR="00A95C0C" w:rsidRPr="0067698A" w:rsidRDefault="00A95C0C" w:rsidP="00BA2DF2">
      <w:pPr>
        <w:pStyle w:val="Alg4"/>
        <w:numPr>
          <w:ilvl w:val="0"/>
          <w:numId w:val="1337"/>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14:paraId="63459D93" w14:textId="77777777" w:rsidR="00A95C0C" w:rsidRDefault="00A95C0C" w:rsidP="00BA2DF2">
      <w:pPr>
        <w:pStyle w:val="Alg4"/>
        <w:numPr>
          <w:ilvl w:val="0"/>
          <w:numId w:val="1337"/>
        </w:numPr>
      </w:pPr>
      <w:r>
        <w:t xml:space="preserve">Else, let </w:t>
      </w:r>
      <w:r>
        <w:rPr>
          <w:i/>
          <w:iCs/>
        </w:rPr>
        <w:t>same</w:t>
      </w:r>
      <w:r>
        <w:t xml:space="preserve"> be the abstract operation SameValue.</w:t>
      </w:r>
    </w:p>
    <w:p w14:paraId="00BAEFCA" w14:textId="77777777" w:rsidR="00A95C0C" w:rsidRDefault="00A95C0C" w:rsidP="00BA2DF2">
      <w:pPr>
        <w:pStyle w:val="Alg4"/>
        <w:numPr>
          <w:ilvl w:val="0"/>
          <w:numId w:val="1337"/>
        </w:numPr>
      </w:pPr>
      <w:r>
        <w:t xml:space="preserve">Repeat for each Record {[[key]], [[value]]} </w:t>
      </w:r>
      <w:r w:rsidRPr="008E3DC8">
        <w:rPr>
          <w:i/>
        </w:rPr>
        <w:t>p</w:t>
      </w:r>
      <w:r>
        <w:t xml:space="preserve"> that is an element of </w:t>
      </w:r>
      <w:r w:rsidRPr="00B5244C">
        <w:rPr>
          <w:i/>
        </w:rPr>
        <w:t>entries</w:t>
      </w:r>
      <w:r>
        <w:rPr>
          <w:i/>
        </w:rPr>
        <w:t>,</w:t>
      </w:r>
    </w:p>
    <w:p w14:paraId="1E8DD4A1" w14:textId="77777777" w:rsidR="00A95C0C" w:rsidRDefault="00A95C0C" w:rsidP="00BA2DF2">
      <w:pPr>
        <w:pStyle w:val="Alg4"/>
        <w:numPr>
          <w:ilvl w:val="1"/>
          <w:numId w:val="1337"/>
        </w:numPr>
      </w:pPr>
      <w:r>
        <w:t xml:space="preserve">If </w:t>
      </w:r>
      <w:r w:rsidRPr="0067698A">
        <w:rPr>
          <w:i/>
          <w:iCs/>
        </w:rPr>
        <w:t>same</w:t>
      </w:r>
      <w:r>
        <w:t>(</w:t>
      </w:r>
      <w:r w:rsidRPr="00B5244C">
        <w:rPr>
          <w:i/>
        </w:rPr>
        <w:t>p</w:t>
      </w:r>
      <w:r>
        <w:t xml:space="preserve">.[[key]], </w:t>
      </w:r>
      <w:r w:rsidRPr="00B5244C">
        <w:rPr>
          <w:i/>
        </w:rPr>
        <w:t>key</w:t>
      </w:r>
      <w:r>
        <w:t>), then</w:t>
      </w:r>
    </w:p>
    <w:p w14:paraId="4222D977" w14:textId="77777777" w:rsidR="00A95C0C" w:rsidRDefault="00A95C0C" w:rsidP="00BA2DF2">
      <w:pPr>
        <w:pStyle w:val="Alg4"/>
        <w:numPr>
          <w:ilvl w:val="2"/>
          <w:numId w:val="1337"/>
        </w:numPr>
      </w:pPr>
      <w:r>
        <w:t xml:space="preserve">Set </w:t>
      </w:r>
      <w:r w:rsidRPr="0012412C">
        <w:rPr>
          <w:i/>
        </w:rPr>
        <w:t>p</w:t>
      </w:r>
      <w:r>
        <w:t xml:space="preserve">.[[value]] to </w:t>
      </w:r>
      <w:r w:rsidRPr="0012412C">
        <w:rPr>
          <w:i/>
        </w:rPr>
        <w:t>value</w:t>
      </w:r>
      <w:r>
        <w:rPr>
          <w:i/>
        </w:rPr>
        <w:t>.</w:t>
      </w:r>
    </w:p>
    <w:p w14:paraId="4DFD7951" w14:textId="77777777" w:rsidR="00A95C0C" w:rsidRDefault="00A95C0C" w:rsidP="00BA2DF2">
      <w:pPr>
        <w:pStyle w:val="Alg4"/>
        <w:numPr>
          <w:ilvl w:val="2"/>
          <w:numId w:val="1337"/>
        </w:numPr>
        <w:spacing w:after="220"/>
        <w:contextualSpacing/>
      </w:pPr>
      <w:r>
        <w:t xml:space="preserve">Return </w:t>
      </w:r>
      <w:r w:rsidRPr="00B5244C">
        <w:rPr>
          <w:i/>
        </w:rPr>
        <w:t>M</w:t>
      </w:r>
      <w:r>
        <w:t>.</w:t>
      </w:r>
    </w:p>
    <w:p w14:paraId="1023FABC" w14:textId="77777777" w:rsidR="00A95C0C" w:rsidRDefault="00A95C0C" w:rsidP="00BA2DF2">
      <w:pPr>
        <w:pStyle w:val="Alg4"/>
        <w:numPr>
          <w:ilvl w:val="0"/>
          <w:numId w:val="1337"/>
        </w:numPr>
        <w:spacing w:after="220"/>
        <w:contextualSpacing/>
      </w:pPr>
      <w:r>
        <w:t xml:space="preserve">Let </w:t>
      </w:r>
      <w:r w:rsidRPr="00DE2737">
        <w:rPr>
          <w:i/>
          <w:iCs/>
        </w:rPr>
        <w:t>p</w:t>
      </w:r>
      <w:r>
        <w:t xml:space="preserve"> be the Record {[[key]]: </w:t>
      </w:r>
      <w:r w:rsidRPr="008E3DC8">
        <w:rPr>
          <w:i/>
        </w:rPr>
        <w:t>key</w:t>
      </w:r>
      <w:r>
        <w:t xml:space="preserve">, [[value]]: </w:t>
      </w:r>
      <w:r w:rsidRPr="008E3DC8">
        <w:rPr>
          <w:i/>
        </w:rPr>
        <w:t>value</w:t>
      </w:r>
      <w:r>
        <w:t>}</w:t>
      </w:r>
    </w:p>
    <w:p w14:paraId="4F56BDC3" w14:textId="77777777" w:rsidR="00A95C0C" w:rsidRDefault="00A95C0C" w:rsidP="00BA2DF2">
      <w:pPr>
        <w:pStyle w:val="Alg4"/>
        <w:numPr>
          <w:ilvl w:val="0"/>
          <w:numId w:val="1337"/>
        </w:numPr>
        <w:spacing w:after="220"/>
        <w:contextualSpacing/>
      </w:pPr>
      <w:r>
        <w:t xml:space="preserve">Append </w:t>
      </w:r>
      <w:r w:rsidRPr="0012412C">
        <w:rPr>
          <w:i/>
        </w:rPr>
        <w:t>p</w:t>
      </w:r>
      <w:r>
        <w:t xml:space="preserve"> as the last element of </w:t>
      </w:r>
      <w:r w:rsidRPr="0012412C">
        <w:rPr>
          <w:i/>
        </w:rPr>
        <w:t>entries</w:t>
      </w:r>
      <w:r>
        <w:t>.</w:t>
      </w:r>
    </w:p>
    <w:p w14:paraId="4DBAB5E9" w14:textId="77777777" w:rsidR="00A95C0C" w:rsidRPr="00E77497" w:rsidRDefault="00A95C0C" w:rsidP="00BA2DF2">
      <w:pPr>
        <w:pStyle w:val="Alg4"/>
        <w:numPr>
          <w:ilvl w:val="0"/>
          <w:numId w:val="1337"/>
        </w:numPr>
        <w:spacing w:after="220"/>
      </w:pPr>
      <w:r>
        <w:t xml:space="preserve">Return </w:t>
      </w:r>
      <w:r w:rsidRPr="00B5244C">
        <w:rPr>
          <w:i/>
        </w:rPr>
        <w:t>M</w:t>
      </w:r>
      <w:r>
        <w:t>.</w:t>
      </w:r>
    </w:p>
    <w:p w14:paraId="0EE17DD8" w14:textId="77777777" w:rsidR="00A95C0C" w:rsidRPr="00E77497" w:rsidRDefault="00A95C0C" w:rsidP="00BA2DF2">
      <w:pPr>
        <w:pStyle w:val="40"/>
      </w:pPr>
      <w:r>
        <w:t>get Map</w:t>
      </w:r>
      <w:r w:rsidRPr="00E77497">
        <w:t>.prototype.</w:t>
      </w:r>
      <w:r>
        <w:t>size</w:t>
      </w:r>
      <w:r w:rsidRPr="00E77497">
        <w:t xml:space="preserve"> </w:t>
      </w:r>
    </w:p>
    <w:p w14:paraId="7BA584E8" w14:textId="77777777" w:rsidR="00A95C0C" w:rsidRPr="00E77497" w:rsidRDefault="00A95C0C" w:rsidP="00BA2DF2">
      <w:r>
        <w:t>Map</w:t>
      </w:r>
      <w:r w:rsidRPr="00E77497">
        <w:t>.prototype.</w:t>
      </w:r>
      <w:r>
        <w:t>size</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17E8B663" w14:textId="77777777" w:rsidR="00A95C0C" w:rsidRPr="00E77497" w:rsidRDefault="00A95C0C" w:rsidP="00BA2DF2">
      <w:pPr>
        <w:pStyle w:val="Alg4"/>
        <w:numPr>
          <w:ilvl w:val="0"/>
          <w:numId w:val="1338"/>
        </w:numPr>
      </w:pPr>
      <w:r w:rsidRPr="00E77497">
        <w:t xml:space="preserve">Let </w:t>
      </w:r>
      <w:r>
        <w:rPr>
          <w:i/>
        </w:rPr>
        <w:t>M</w:t>
      </w:r>
      <w:r w:rsidRPr="00E77497">
        <w:t xml:space="preserve"> be the</w:t>
      </w:r>
      <w:r>
        <w:t xml:space="preserve"> </w:t>
      </w:r>
      <w:r w:rsidRPr="00E77497">
        <w:rPr>
          <w:b/>
        </w:rPr>
        <w:t>this</w:t>
      </w:r>
      <w:r w:rsidRPr="00E77497">
        <w:t xml:space="preserve"> value.</w:t>
      </w:r>
    </w:p>
    <w:p w14:paraId="55A9C26A" w14:textId="77777777" w:rsidR="00A95C0C" w:rsidRPr="00E77497" w:rsidRDefault="00A95C0C" w:rsidP="00BA2DF2">
      <w:pPr>
        <w:pStyle w:val="Alg4"/>
        <w:numPr>
          <w:ilvl w:val="0"/>
          <w:numId w:val="1338"/>
        </w:numPr>
      </w:pPr>
      <w:r>
        <w:t>If Type(</w:t>
      </w:r>
      <w:r>
        <w:rPr>
          <w:i/>
          <w:iCs/>
        </w:rPr>
        <w:t>M)</w:t>
      </w:r>
      <w:r>
        <w:t xml:space="preserve"> is not Object, then throw a </w:t>
      </w:r>
      <w:r w:rsidRPr="003F3BD9">
        <w:rPr>
          <w:b/>
        </w:rPr>
        <w:t>TypeError</w:t>
      </w:r>
      <w:r>
        <w:t xml:space="preserve"> exception.</w:t>
      </w:r>
    </w:p>
    <w:p w14:paraId="6C943D2A" w14:textId="77777777" w:rsidR="00A95C0C" w:rsidRDefault="00A95C0C" w:rsidP="00BA2DF2">
      <w:pPr>
        <w:pStyle w:val="Alg4"/>
        <w:numPr>
          <w:ilvl w:val="0"/>
          <w:numId w:val="1338"/>
        </w:numPr>
      </w:pPr>
      <w:r>
        <w:t xml:space="preserve">If </w:t>
      </w:r>
      <w:r w:rsidRPr="00B5244C">
        <w:rPr>
          <w:i/>
        </w:rPr>
        <w:t>M</w:t>
      </w:r>
      <w:r>
        <w:t xml:space="preserve"> does not have a [[MapData]] internal</w:t>
      </w:r>
      <w:r w:rsidRPr="00314265">
        <w:t xml:space="preserve"> </w:t>
      </w:r>
      <w:r>
        <w:t xml:space="preserve">data property throw a </w:t>
      </w:r>
      <w:r w:rsidRPr="00B5244C">
        <w:rPr>
          <w:b/>
        </w:rPr>
        <w:t>TypeError</w:t>
      </w:r>
      <w:r>
        <w:t xml:space="preserve"> exception.</w:t>
      </w:r>
    </w:p>
    <w:p w14:paraId="0DFB5A3D" w14:textId="77777777" w:rsidR="00A95C0C" w:rsidRPr="00E77497" w:rsidRDefault="00A95C0C" w:rsidP="00BA2DF2">
      <w:pPr>
        <w:pStyle w:val="Alg4"/>
        <w:numPr>
          <w:ilvl w:val="0"/>
          <w:numId w:val="1338"/>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14:paraId="7EC191E0" w14:textId="77777777" w:rsidR="00A95C0C" w:rsidRPr="00E77497" w:rsidRDefault="00A95C0C" w:rsidP="00BA2DF2">
      <w:pPr>
        <w:pStyle w:val="Alg4"/>
        <w:numPr>
          <w:ilvl w:val="0"/>
          <w:numId w:val="1338"/>
        </w:numPr>
      </w:pPr>
      <w:r>
        <w:t xml:space="preserve">Let </w:t>
      </w:r>
      <w:r w:rsidRPr="00B5244C">
        <w:rPr>
          <w:i/>
        </w:rPr>
        <w:t>entries</w:t>
      </w:r>
      <w:r>
        <w:t xml:space="preserve"> be the List that is the value of </w:t>
      </w:r>
      <w:r w:rsidRPr="00B5244C">
        <w:rPr>
          <w:i/>
        </w:rPr>
        <w:t>M</w:t>
      </w:r>
      <w:r>
        <w:t>’s [[MapData]] internal data property.</w:t>
      </w:r>
    </w:p>
    <w:p w14:paraId="630635A9" w14:textId="77777777" w:rsidR="00A95C0C" w:rsidRDefault="00A95C0C" w:rsidP="00BA2DF2">
      <w:pPr>
        <w:pStyle w:val="Alg4"/>
        <w:numPr>
          <w:ilvl w:val="0"/>
          <w:numId w:val="1338"/>
        </w:numPr>
      </w:pPr>
      <w:r>
        <w:t xml:space="preserve">Let </w:t>
      </w:r>
      <w:r w:rsidRPr="00926D71">
        <w:rPr>
          <w:i/>
        </w:rPr>
        <w:t>count</w:t>
      </w:r>
      <w:r>
        <w:t xml:space="preserve"> be 0.</w:t>
      </w:r>
    </w:p>
    <w:p w14:paraId="004574D5" w14:textId="77777777" w:rsidR="00A95C0C" w:rsidRDefault="00A95C0C" w:rsidP="00BA2DF2">
      <w:pPr>
        <w:pStyle w:val="Alg4"/>
        <w:numPr>
          <w:ilvl w:val="0"/>
          <w:numId w:val="1338"/>
        </w:numPr>
      </w:pPr>
      <w:r>
        <w:t xml:space="preserve">For each Record {[[key]], [[value]]} </w:t>
      </w:r>
      <w:r w:rsidRPr="008E3DC8">
        <w:rPr>
          <w:i/>
        </w:rPr>
        <w:t>p</w:t>
      </w:r>
      <w:r>
        <w:t xml:space="preserve"> that is an element of </w:t>
      </w:r>
      <w:r w:rsidRPr="00B5244C">
        <w:rPr>
          <w:i/>
        </w:rPr>
        <w:t>entries</w:t>
      </w:r>
    </w:p>
    <w:p w14:paraId="039FBA18" w14:textId="77777777" w:rsidR="00A95C0C" w:rsidRDefault="00A95C0C" w:rsidP="00BA2DF2">
      <w:pPr>
        <w:pStyle w:val="Alg4"/>
        <w:numPr>
          <w:ilvl w:val="1"/>
          <w:numId w:val="1338"/>
        </w:numPr>
      </w:pPr>
      <w:r>
        <w:rPr>
          <w:iCs/>
        </w:rPr>
        <w:t xml:space="preserve">If </w:t>
      </w:r>
      <w:r w:rsidRPr="00B5244C">
        <w:rPr>
          <w:i/>
        </w:rPr>
        <w:t>p</w:t>
      </w:r>
      <w:r>
        <w:t xml:space="preserve">.[[key]] is not </w:t>
      </w:r>
      <w:r w:rsidRPr="00926D71">
        <w:rPr>
          <w:rFonts w:ascii="Arial" w:hAnsi="Arial" w:cs="Arial"/>
        </w:rPr>
        <w:t>empty</w:t>
      </w:r>
      <w:r>
        <w:t xml:space="preserve"> then</w:t>
      </w:r>
    </w:p>
    <w:p w14:paraId="21B2CC5D" w14:textId="77777777" w:rsidR="00A95C0C" w:rsidRDefault="00A95C0C" w:rsidP="00BA2DF2">
      <w:pPr>
        <w:pStyle w:val="Alg4"/>
        <w:numPr>
          <w:ilvl w:val="2"/>
          <w:numId w:val="1338"/>
        </w:numPr>
      </w:pPr>
      <w:r>
        <w:t xml:space="preserve">Set </w:t>
      </w:r>
      <w:r>
        <w:rPr>
          <w:i/>
        </w:rPr>
        <w:t>count</w:t>
      </w:r>
      <w:r>
        <w:t xml:space="preserve"> to </w:t>
      </w:r>
      <w:r>
        <w:rPr>
          <w:i/>
        </w:rPr>
        <w:t>count</w:t>
      </w:r>
      <w:r>
        <w:t>+1.</w:t>
      </w:r>
    </w:p>
    <w:p w14:paraId="6356E2FC" w14:textId="77777777" w:rsidR="00A95C0C" w:rsidRPr="00E77497" w:rsidRDefault="00A95C0C" w:rsidP="00BA2DF2">
      <w:pPr>
        <w:pStyle w:val="Alg4"/>
        <w:numPr>
          <w:ilvl w:val="0"/>
          <w:numId w:val="1338"/>
        </w:numPr>
        <w:spacing w:after="220"/>
      </w:pPr>
      <w:r>
        <w:t xml:space="preserve">Return </w:t>
      </w:r>
      <w:r>
        <w:rPr>
          <w:i/>
        </w:rPr>
        <w:t>count</w:t>
      </w:r>
      <w:r>
        <w:t>.</w:t>
      </w:r>
    </w:p>
    <w:p w14:paraId="174ED758" w14:textId="77777777" w:rsidR="00A95C0C" w:rsidRPr="00E77497" w:rsidRDefault="00A95C0C" w:rsidP="00BA2DF2">
      <w:pPr>
        <w:pStyle w:val="40"/>
      </w:pPr>
      <w:r>
        <w:t>Map</w:t>
      </w:r>
      <w:r w:rsidRPr="00E77497">
        <w:t>.prototype.</w:t>
      </w:r>
      <w:r>
        <w:t>values</w:t>
      </w:r>
      <w:r w:rsidRPr="00E77497">
        <w:t xml:space="preserve"> ( </w:t>
      </w:r>
      <w:r>
        <w:t xml:space="preserve">  </w:t>
      </w:r>
      <w:r w:rsidRPr="00E77497">
        <w:t>)</w:t>
      </w:r>
    </w:p>
    <w:p w14:paraId="46A81B71" w14:textId="77777777" w:rsidR="00A95C0C" w:rsidRPr="00E77497" w:rsidRDefault="00A95C0C" w:rsidP="00BA2DF2">
      <w:r w:rsidRPr="00E77497">
        <w:t>The following steps are taken:</w:t>
      </w:r>
    </w:p>
    <w:p w14:paraId="3A319B0A" w14:textId="77777777" w:rsidR="00A95C0C" w:rsidRPr="00E77497" w:rsidRDefault="00A95C0C" w:rsidP="00BA2DF2">
      <w:pPr>
        <w:pStyle w:val="Alg4"/>
        <w:numPr>
          <w:ilvl w:val="0"/>
          <w:numId w:val="1109"/>
        </w:numPr>
      </w:pPr>
      <w:r w:rsidRPr="00E77497">
        <w:t xml:space="preserve">Let </w:t>
      </w:r>
      <w:r>
        <w:rPr>
          <w:i/>
        </w:rPr>
        <w:t>M</w:t>
      </w:r>
      <w:r w:rsidRPr="00E77497">
        <w:t xml:space="preserve"> be the</w:t>
      </w:r>
      <w:r>
        <w:t xml:space="preserve"> </w:t>
      </w:r>
      <w:r w:rsidRPr="00E77497">
        <w:rPr>
          <w:b/>
        </w:rPr>
        <w:t>this</w:t>
      </w:r>
      <w:r w:rsidRPr="00E77497">
        <w:t xml:space="preserve"> value.</w:t>
      </w:r>
    </w:p>
    <w:p w14:paraId="1C159212" w14:textId="77777777" w:rsidR="00A95C0C" w:rsidRPr="00E77497" w:rsidRDefault="00A95C0C" w:rsidP="00BA2DF2">
      <w:pPr>
        <w:pStyle w:val="Alg4"/>
        <w:numPr>
          <w:ilvl w:val="0"/>
          <w:numId w:val="1109"/>
        </w:numPr>
      </w:pPr>
      <w:r>
        <w:t>If Type(</w:t>
      </w:r>
      <w:r>
        <w:rPr>
          <w:i/>
          <w:iCs/>
        </w:rPr>
        <w:t>M)</w:t>
      </w:r>
      <w:r>
        <w:t xml:space="preserve"> is not Object, then throw a </w:t>
      </w:r>
      <w:r w:rsidRPr="003F3BD9">
        <w:rPr>
          <w:b/>
        </w:rPr>
        <w:t>TypeError</w:t>
      </w:r>
      <w:r>
        <w:t xml:space="preserve"> exception.</w:t>
      </w:r>
    </w:p>
    <w:p w14:paraId="0291824D" w14:textId="77777777" w:rsidR="00A95C0C" w:rsidRDefault="00A95C0C" w:rsidP="00BA2DF2">
      <w:pPr>
        <w:pStyle w:val="Alg4"/>
        <w:numPr>
          <w:ilvl w:val="0"/>
          <w:numId w:val="1109"/>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value</w:t>
      </w:r>
      <w:r w:rsidRPr="00E77497">
        <w:rPr>
          <w:b/>
        </w:rPr>
        <w:t>"</w:t>
      </w:r>
      <w:r>
        <w:t>.</w:t>
      </w:r>
    </w:p>
    <w:p w14:paraId="23407B92" w14:textId="77777777" w:rsidR="00A95C0C" w:rsidRPr="00E77497" w:rsidRDefault="00A95C0C" w:rsidP="00BA2DF2">
      <w:pPr>
        <w:pStyle w:val="40"/>
      </w:pPr>
      <w:r>
        <w:t>Map</w:t>
      </w:r>
      <w:r w:rsidRPr="00E77497">
        <w:t>.prototype</w:t>
      </w:r>
      <w:commentRangeStart w:id="13557"/>
      <w:del w:id="13558" w:author="Rev 19 Allen Wirfs-Brock" w:date="2013-09-25T10:02:00Z">
        <w:r w:rsidRPr="00E77497" w:rsidDel="00FC3BC9">
          <w:delText>.</w:delText>
        </w:r>
        <w:r w:rsidDel="00FC3BC9">
          <w:delText>@@</w:delText>
        </w:r>
      </w:del>
      <w:ins w:id="13559" w:author="Rev 19 Allen Wirfs-Brock" w:date="2013-09-25T10:02:00Z">
        <w:r w:rsidR="00FC3BC9">
          <w:t xml:space="preserve"> [ @@</w:t>
        </w:r>
      </w:ins>
      <w:r>
        <w:t>iterator</w:t>
      </w:r>
      <w:r w:rsidRPr="00E77497">
        <w:t xml:space="preserve"> </w:t>
      </w:r>
      <w:commentRangeEnd w:id="13557"/>
      <w:r>
        <w:rPr>
          <w:rStyle w:val="af6"/>
          <w:b w:val="0"/>
        </w:rPr>
        <w:commentReference w:id="13557"/>
      </w:r>
      <w:ins w:id="13560" w:author="Rev 19 Allen Wirfs-Brock" w:date="2013-09-25T10:02:00Z">
        <w:r w:rsidR="00FC3BC9">
          <w:t>]</w:t>
        </w:r>
      </w:ins>
      <w:r w:rsidRPr="00E77497">
        <w:t xml:space="preserve">( </w:t>
      </w:r>
      <w:r>
        <w:t xml:space="preserve">  </w:t>
      </w:r>
      <w:r w:rsidRPr="00E77497">
        <w:t>)</w:t>
      </w:r>
    </w:p>
    <w:p w14:paraId="7BD16156" w14:textId="77777777" w:rsidR="00A95C0C" w:rsidRPr="00097A4C" w:rsidRDefault="00A95C0C" w:rsidP="00BA2DF2">
      <w:commentRangeStart w:id="13561"/>
      <w:r w:rsidRPr="00E77497">
        <w:t xml:space="preserve">The </w:t>
      </w:r>
      <w:r>
        <w:t xml:space="preserve">initial value of the @@iterator property is the same function object as the initial value of the </w:t>
      </w:r>
      <w:r>
        <w:rPr>
          <w:b/>
        </w:rPr>
        <w:t>entries</w:t>
      </w:r>
      <w:r>
        <w:t xml:space="preserve"> property.</w:t>
      </w:r>
      <w:commentRangeEnd w:id="13561"/>
      <w:r>
        <w:rPr>
          <w:rStyle w:val="af6"/>
        </w:rPr>
        <w:commentReference w:id="13561"/>
      </w:r>
    </w:p>
    <w:p w14:paraId="2A901428" w14:textId="77777777" w:rsidR="00A95C0C" w:rsidRPr="00E77497" w:rsidRDefault="00A95C0C" w:rsidP="00BA2DF2">
      <w:pPr>
        <w:pStyle w:val="40"/>
      </w:pPr>
      <w:r>
        <w:t>Map</w:t>
      </w:r>
      <w:r w:rsidRPr="00E77497">
        <w:t>.prototype</w:t>
      </w:r>
      <w:r>
        <w:t xml:space="preserve"> [ @@toStringTag</w:t>
      </w:r>
      <w:r w:rsidRPr="00E77497">
        <w:t xml:space="preserve"> </w:t>
      </w:r>
      <w:r>
        <w:t>]</w:t>
      </w:r>
    </w:p>
    <w:p w14:paraId="74621C5E" w14:textId="77777777" w:rsidR="00A95C0C" w:rsidRPr="00097A4C" w:rsidRDefault="00A95C0C" w:rsidP="00BA2DF2">
      <w:r w:rsidRPr="00E77497">
        <w:t xml:space="preserve">The </w:t>
      </w:r>
      <w:r>
        <w:t xml:space="preserve">initial value of the @@toStringTag property is the string value </w:t>
      </w:r>
      <w:r w:rsidRPr="00E77497">
        <w:rPr>
          <w:b/>
        </w:rPr>
        <w:t>"</w:t>
      </w:r>
      <w:r>
        <w:rPr>
          <w:rFonts w:ascii="Courier New" w:hAnsi="Courier New" w:cs="Courier New"/>
          <w:b/>
        </w:rPr>
        <w:t>Map</w:t>
      </w:r>
      <w:r w:rsidRPr="00E77497">
        <w:rPr>
          <w:b/>
        </w:rPr>
        <w:t>"</w:t>
      </w:r>
      <w:r>
        <w:t>.</w:t>
      </w:r>
    </w:p>
    <w:p w14:paraId="72E73A2E" w14:textId="77777777" w:rsidR="00A95C0C" w:rsidRPr="00E77497" w:rsidRDefault="00A95C0C" w:rsidP="00BA2DF2">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2BAFF69D" w14:textId="77777777" w:rsidR="00A95C0C" w:rsidRPr="00E77497" w:rsidRDefault="00A95C0C" w:rsidP="00BA2DF2">
      <w:pPr>
        <w:pStyle w:val="30"/>
      </w:pPr>
      <w:bookmarkStart w:id="13562" w:name="_Toc368050777"/>
      <w:r w:rsidRPr="00E77497">
        <w:t xml:space="preserve">Properties of </w:t>
      </w:r>
      <w:r>
        <w:t>Map</w:t>
      </w:r>
      <w:r w:rsidRPr="00E77497">
        <w:t xml:space="preserve"> Instances</w:t>
      </w:r>
      <w:bookmarkEnd w:id="13562"/>
    </w:p>
    <w:p w14:paraId="1894C146" w14:textId="77777777" w:rsidR="00A95C0C" w:rsidRPr="00E77497" w:rsidRDefault="00A95C0C" w:rsidP="00BA2DF2">
      <w:r>
        <w:t>Map</w:t>
      </w:r>
      <w:r w:rsidRPr="00E77497">
        <w:t xml:space="preserve"> instances</w:t>
      </w:r>
      <w:r>
        <w:t xml:space="preserve"> are ordinary objects that</w:t>
      </w:r>
      <w:r w:rsidRPr="00E77497">
        <w:t xml:space="preserve"> inherit properties from the </w:t>
      </w:r>
      <w:r>
        <w:t>Map</w:t>
      </w:r>
      <w:r w:rsidRPr="00E77497">
        <w:t xml:space="preserve"> prototype. </w:t>
      </w:r>
      <w:r>
        <w:t>Map instances</w:t>
      </w:r>
      <w:r w:rsidRPr="00E77497">
        <w:t xml:space="preserve"> also have a [[</w:t>
      </w:r>
      <w:r>
        <w:t>MapData]] internal data property and a [[MapComparator]] internal data property.</w:t>
      </w:r>
    </w:p>
    <w:p w14:paraId="1DC764E9" w14:textId="77777777" w:rsidR="00A95C0C" w:rsidRDefault="00A95C0C" w:rsidP="00BA2DF2">
      <w:pPr>
        <w:pStyle w:val="30"/>
      </w:pPr>
      <w:bookmarkStart w:id="13563" w:name="_Toc368050778"/>
      <w:r>
        <w:t>Map Iterator Object Structure</w:t>
      </w:r>
      <w:bookmarkEnd w:id="13563"/>
    </w:p>
    <w:p w14:paraId="05770741" w14:textId="77777777" w:rsidR="00A95C0C" w:rsidRDefault="00A95C0C" w:rsidP="00BA2DF2">
      <w:r>
        <w:t>A Map Iterator is an object, with the structure defined below, that represents a specific iteration over some specific Map instance object. There is not a named constructor for Map Iterator objects.  Instead, map iterator objects are created by calling certain methods of Map instance objects.</w:t>
      </w:r>
    </w:p>
    <w:p w14:paraId="425DFC77" w14:textId="77777777" w:rsidR="00A95C0C" w:rsidRDefault="00A95C0C" w:rsidP="00BA2DF2">
      <w:pPr>
        <w:pStyle w:val="40"/>
      </w:pPr>
      <w:r>
        <w:t>CreateMapIterator Abstract Operation</w:t>
      </w:r>
    </w:p>
    <w:p w14:paraId="2AAB2F62" w14:textId="77777777" w:rsidR="00A95C0C" w:rsidRDefault="00A95C0C" w:rsidP="00BA2DF2">
      <w:r>
        <w:t xml:space="preserve">Several methods of Map objects return Iterator objects. The abstract operation CreateMapIterator with arguments </w:t>
      </w:r>
      <w:r>
        <w:rPr>
          <w:rFonts w:ascii="Times New Roman" w:hAnsi="Times New Roman"/>
          <w:i/>
        </w:rPr>
        <w:t>map</w:t>
      </w:r>
      <w:r>
        <w:t xml:space="preserve"> and </w:t>
      </w:r>
      <w:r w:rsidRPr="0087223F">
        <w:rPr>
          <w:rFonts w:ascii="Times New Roman" w:hAnsi="Times New Roman"/>
          <w:i/>
        </w:rPr>
        <w:t>kind</w:t>
      </w:r>
      <w:r>
        <w:t xml:space="preserve"> is used to create such iterator objects. It performs the following steps:</w:t>
      </w:r>
    </w:p>
    <w:p w14:paraId="04458764" w14:textId="77777777" w:rsidR="00A95C0C" w:rsidRPr="00E77497" w:rsidDel="00BB4271" w:rsidRDefault="00A95C0C" w:rsidP="00BA2DF2">
      <w:pPr>
        <w:pStyle w:val="Alg4"/>
        <w:numPr>
          <w:ilvl w:val="0"/>
          <w:numId w:val="1110"/>
        </w:numPr>
        <w:rPr>
          <w:del w:id="13564" w:author="Rev 19 Allen Wirfs-Brock" w:date="2013-09-27T12:06:00Z"/>
        </w:rPr>
      </w:pPr>
      <w:del w:id="13565" w:author="Rev 19 Allen Wirfs-Brock" w:date="2013-09-27T12:06:00Z">
        <w:r w:rsidRPr="00E77497" w:rsidDel="00BB4271">
          <w:delText xml:space="preserve">Let </w:delText>
        </w:r>
        <w:r w:rsidDel="00BB4271">
          <w:rPr>
            <w:i/>
          </w:rPr>
          <w:delText>M</w:delText>
        </w:r>
        <w:r w:rsidRPr="00E77497" w:rsidDel="00BB4271">
          <w:delText xml:space="preserve"> be the</w:delText>
        </w:r>
        <w:r w:rsidDel="00BB4271">
          <w:delText xml:space="preserve"> result of  calling ToObject(</w:delText>
        </w:r>
        <w:r w:rsidDel="00BB4271">
          <w:rPr>
            <w:i/>
          </w:rPr>
          <w:delText>map</w:delText>
        </w:r>
        <w:r w:rsidDel="00BB4271">
          <w:delText>)</w:delText>
        </w:r>
        <w:r w:rsidRPr="00E77497" w:rsidDel="00BB4271">
          <w:delText>.</w:delText>
        </w:r>
      </w:del>
    </w:p>
    <w:p w14:paraId="7A67B10F" w14:textId="77777777" w:rsidR="00BB4271" w:rsidRDefault="00BB4271" w:rsidP="00BB4271">
      <w:pPr>
        <w:pStyle w:val="Alg4"/>
        <w:numPr>
          <w:ilvl w:val="0"/>
          <w:numId w:val="1110"/>
        </w:numPr>
        <w:rPr>
          <w:ins w:id="13566" w:author="Rev 19 Allen Wirfs-Brock" w:date="2013-09-27T12:05:00Z"/>
        </w:rPr>
      </w:pPr>
      <w:ins w:id="13567" w:author="Rev 19 Allen Wirfs-Brock" w:date="2013-09-27T12:05:00Z">
        <w:r>
          <w:t>If Type(</w:t>
        </w:r>
      </w:ins>
      <w:ins w:id="13568" w:author="Rev 19 Allen Wirfs-Brock" w:date="2013-09-27T12:06:00Z">
        <w:r>
          <w:rPr>
            <w:i/>
          </w:rPr>
          <w:t>map</w:t>
        </w:r>
      </w:ins>
      <w:ins w:id="13569" w:author="Rev 19 Allen Wirfs-Brock" w:date="2013-09-27T12:05:00Z">
        <w:r>
          <w:t xml:space="preserve">) is not Object, throw a </w:t>
        </w:r>
        <w:r w:rsidRPr="00CB251B">
          <w:rPr>
            <w:b/>
          </w:rPr>
          <w:t>TypeError</w:t>
        </w:r>
        <w:r>
          <w:t xml:space="preserve"> exception.</w:t>
        </w:r>
      </w:ins>
    </w:p>
    <w:p w14:paraId="77009351" w14:textId="77777777" w:rsidR="00A95C0C" w:rsidRPr="00E77497" w:rsidDel="00BB4271" w:rsidRDefault="00A95C0C" w:rsidP="00BA2DF2">
      <w:pPr>
        <w:pStyle w:val="Alg4"/>
        <w:numPr>
          <w:ilvl w:val="0"/>
          <w:numId w:val="1110"/>
        </w:numPr>
        <w:rPr>
          <w:del w:id="13570" w:author="Rev 19 Allen Wirfs-Brock" w:date="2013-09-27T12:05:00Z"/>
        </w:rPr>
      </w:pPr>
      <w:del w:id="13571" w:author="Rev 19 Allen Wirfs-Brock" w:date="2013-09-27T12:05:00Z">
        <w:r w:rsidDel="00BB4271">
          <w:delText>ReturnIfAbrupt(</w:delText>
        </w:r>
        <w:r w:rsidRPr="005E0048" w:rsidDel="00BB4271">
          <w:rPr>
            <w:i/>
          </w:rPr>
          <w:delText>M</w:delText>
        </w:r>
        <w:r w:rsidDel="00BB4271">
          <w:delText>).</w:delText>
        </w:r>
      </w:del>
    </w:p>
    <w:p w14:paraId="6C2088D4" w14:textId="77777777" w:rsidR="00A95C0C" w:rsidRDefault="00A95C0C" w:rsidP="00BA2DF2">
      <w:pPr>
        <w:pStyle w:val="Alg4"/>
        <w:numPr>
          <w:ilvl w:val="0"/>
          <w:numId w:val="1110"/>
        </w:numPr>
      </w:pPr>
      <w:r>
        <w:t xml:space="preserve">If </w:t>
      </w:r>
      <w:ins w:id="13572" w:author="Rev 19 Allen Wirfs-Brock" w:date="2013-09-27T12:06:00Z">
        <w:r w:rsidR="00BB4271">
          <w:rPr>
            <w:i/>
          </w:rPr>
          <w:t>map</w:t>
        </w:r>
      </w:ins>
      <w:del w:id="13573" w:author="Rev 19 Allen Wirfs-Brock" w:date="2013-09-27T12:06:00Z">
        <w:r w:rsidRPr="007B0456" w:rsidDel="00BB4271">
          <w:rPr>
            <w:i/>
          </w:rPr>
          <w:delText>M</w:delText>
        </w:r>
      </w:del>
      <w:r>
        <w:t xml:space="preserve"> does not have a [[MapData]] internal data property throw a </w:t>
      </w:r>
      <w:r w:rsidRPr="007B0456">
        <w:rPr>
          <w:b/>
        </w:rPr>
        <w:t>TypeError</w:t>
      </w:r>
      <w:r>
        <w:t xml:space="preserve"> exception.</w:t>
      </w:r>
    </w:p>
    <w:p w14:paraId="372E1757" w14:textId="77777777" w:rsidR="00A95C0C" w:rsidRPr="00097A4C" w:rsidRDefault="00A95C0C" w:rsidP="00BA2DF2">
      <w:pPr>
        <w:pStyle w:val="Alg4"/>
        <w:numPr>
          <w:ilvl w:val="0"/>
          <w:numId w:val="1110"/>
        </w:numPr>
        <w:contextualSpacing/>
      </w:pPr>
      <w:r>
        <w:t xml:space="preserve">Let </w:t>
      </w:r>
      <w:r w:rsidRPr="00B5244C">
        <w:rPr>
          <w:i/>
        </w:rPr>
        <w:t>entries</w:t>
      </w:r>
      <w:r>
        <w:t xml:space="preserve"> be the List that is the value of </w:t>
      </w:r>
      <w:ins w:id="13574" w:author="Rev 19 Allen Wirfs-Brock" w:date="2013-09-27T12:06:00Z">
        <w:r w:rsidR="00BB4271">
          <w:rPr>
            <w:i/>
          </w:rPr>
          <w:t>map</w:t>
        </w:r>
      </w:ins>
      <w:del w:id="13575" w:author="Rev 19 Allen Wirfs-Brock" w:date="2013-09-27T12:06:00Z">
        <w:r w:rsidRPr="00B5244C" w:rsidDel="00BB4271">
          <w:rPr>
            <w:i/>
          </w:rPr>
          <w:delText>M</w:delText>
        </w:r>
      </w:del>
      <w:r>
        <w:t>’s [[MapData]] internal data property.</w:t>
      </w:r>
    </w:p>
    <w:p w14:paraId="7E4234DA" w14:textId="77777777" w:rsidR="00A95C0C" w:rsidRPr="00E77497" w:rsidRDefault="00A95C0C" w:rsidP="00BA2DF2">
      <w:pPr>
        <w:pStyle w:val="Alg4"/>
        <w:numPr>
          <w:ilvl w:val="0"/>
          <w:numId w:val="1110"/>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%MapIteratorPrototype%</w:t>
      </w:r>
      <w:r>
        <w:t>,  ([[Map]], [[MapNextIndex]], [[MapIterationKind]]))</w:t>
      </w:r>
      <w:r w:rsidRPr="00E77497">
        <w:t>.</w:t>
      </w:r>
    </w:p>
    <w:p w14:paraId="4CF27DA4" w14:textId="77777777" w:rsidR="00A95C0C" w:rsidRDefault="00A95C0C" w:rsidP="00BA2DF2">
      <w:pPr>
        <w:pStyle w:val="Alg4"/>
        <w:numPr>
          <w:ilvl w:val="0"/>
          <w:numId w:val="1110"/>
        </w:numPr>
        <w:spacing w:after="280"/>
        <w:contextualSpacing/>
      </w:pPr>
      <w:r>
        <w:t xml:space="preserve">Set </w:t>
      </w:r>
      <w:r>
        <w:rPr>
          <w:i/>
        </w:rPr>
        <w:t>iterator’s</w:t>
      </w:r>
      <w:r>
        <w:rPr>
          <w:iCs/>
        </w:rPr>
        <w:t xml:space="preserve"> </w:t>
      </w:r>
      <w:r>
        <w:t xml:space="preserve">[[Map]] internal data property to </w:t>
      </w:r>
      <w:ins w:id="13576" w:author="Rev 19 Allen Wirfs-Brock" w:date="2013-09-27T12:06:00Z">
        <w:r w:rsidR="00BB4271">
          <w:rPr>
            <w:i/>
          </w:rPr>
          <w:t>map</w:t>
        </w:r>
      </w:ins>
      <w:del w:id="13577" w:author="Rev 19 Allen Wirfs-Brock" w:date="2013-09-27T12:06:00Z">
        <w:r w:rsidRPr="0087223F" w:rsidDel="00BB4271">
          <w:rPr>
            <w:i/>
          </w:rPr>
          <w:delText>M</w:delText>
        </w:r>
      </w:del>
      <w:r>
        <w:t>.</w:t>
      </w:r>
    </w:p>
    <w:p w14:paraId="0DCACC88" w14:textId="77777777" w:rsidR="00A95C0C" w:rsidRDefault="00A95C0C" w:rsidP="00BA2DF2">
      <w:pPr>
        <w:pStyle w:val="Alg4"/>
        <w:numPr>
          <w:ilvl w:val="0"/>
          <w:numId w:val="1110"/>
        </w:numPr>
        <w:spacing w:after="280"/>
        <w:contextualSpacing/>
      </w:pPr>
      <w:r>
        <w:t xml:space="preserve">Set </w:t>
      </w:r>
      <w:r>
        <w:rPr>
          <w:i/>
        </w:rPr>
        <w:t>iterator’s</w:t>
      </w:r>
      <w:r w:rsidDel="00071909">
        <w:t xml:space="preserve"> </w:t>
      </w:r>
      <w:r>
        <w:t>[[MapNextIndex]] internal data property to 0.</w:t>
      </w:r>
    </w:p>
    <w:p w14:paraId="3815299D" w14:textId="77777777" w:rsidR="00A95C0C" w:rsidRDefault="00A95C0C" w:rsidP="00BA2DF2">
      <w:pPr>
        <w:pStyle w:val="Alg4"/>
        <w:numPr>
          <w:ilvl w:val="0"/>
          <w:numId w:val="1110"/>
        </w:numPr>
        <w:spacing w:after="280"/>
        <w:contextualSpacing/>
      </w:pPr>
      <w:r>
        <w:t xml:space="preserve">Set </w:t>
      </w:r>
      <w:r>
        <w:rPr>
          <w:i/>
        </w:rPr>
        <w:t>iterator’s</w:t>
      </w:r>
      <w:r w:rsidDel="00071909">
        <w:t xml:space="preserve"> </w:t>
      </w:r>
      <w:r>
        <w:t xml:space="preserve">[[MapIterationKind]] internal data property to </w:t>
      </w:r>
      <w:r w:rsidRPr="0087223F">
        <w:rPr>
          <w:i/>
        </w:rPr>
        <w:t>kind</w:t>
      </w:r>
      <w:r>
        <w:t>.</w:t>
      </w:r>
    </w:p>
    <w:p w14:paraId="1EEA4C52" w14:textId="77777777" w:rsidR="00A95C0C" w:rsidRDefault="00A95C0C" w:rsidP="00BA2DF2">
      <w:pPr>
        <w:pStyle w:val="Alg4"/>
        <w:numPr>
          <w:ilvl w:val="0"/>
          <w:numId w:val="1110"/>
        </w:numPr>
        <w:spacing w:after="220"/>
        <w:contextualSpacing/>
      </w:pPr>
      <w:r>
        <w:t xml:space="preserve">Return </w:t>
      </w:r>
      <w:r>
        <w:rPr>
          <w:i/>
        </w:rPr>
        <w:t>iterator</w:t>
      </w:r>
      <w:r>
        <w:t>.</w:t>
      </w:r>
    </w:p>
    <w:p w14:paraId="1D7EA8ED" w14:textId="77777777" w:rsidR="00A95C0C" w:rsidRDefault="00A95C0C" w:rsidP="00BA2DF2">
      <w:pPr>
        <w:pStyle w:val="40"/>
      </w:pPr>
      <w:r>
        <w:t>The Map Iterator Prototype</w:t>
      </w:r>
    </w:p>
    <w:p w14:paraId="1F235C59" w14:textId="77777777" w:rsidR="00A95C0C" w:rsidRDefault="00A95C0C" w:rsidP="00BA2DF2">
      <w:r>
        <w:t>All Map Iterator Objects inherit properties from a common Map Iterator Prototype object.  The [[Prototype]] internal data property of the Map Iterator Prototype is the %ObjectPrototype% intrinsic object. In addition, the Map Iterator Prototype has the following properties:</w:t>
      </w:r>
    </w:p>
    <w:p w14:paraId="2A9A8A6A" w14:textId="77777777" w:rsidR="00A95C0C" w:rsidRDefault="00A95C0C" w:rsidP="00BA2DF2">
      <w:pPr>
        <w:pStyle w:val="51"/>
      </w:pPr>
      <w:commentRangeStart w:id="13578"/>
      <w:r w:rsidRPr="00061845">
        <w:rPr>
          <w:i/>
        </w:rPr>
        <w:t>MapIterator</w:t>
      </w:r>
      <w:r>
        <w:t>.prototype.constructor</w:t>
      </w:r>
      <w:commentRangeEnd w:id="13578"/>
      <w:r>
        <w:rPr>
          <w:rStyle w:val="af6"/>
          <w:b w:val="0"/>
        </w:rPr>
        <w:commentReference w:id="13578"/>
      </w:r>
    </w:p>
    <w:p w14:paraId="05BCD44F" w14:textId="77777777" w:rsidR="00A95C0C" w:rsidRDefault="00A95C0C" w:rsidP="00BA2DF2">
      <w:pPr>
        <w:pStyle w:val="51"/>
      </w:pPr>
      <w:r w:rsidRPr="00061845">
        <w:rPr>
          <w:i/>
        </w:rPr>
        <w:t>MapIterator</w:t>
      </w:r>
      <w:r>
        <w:t>.prototype.next( )</w:t>
      </w:r>
    </w:p>
    <w:p w14:paraId="38299F56" w14:textId="77777777" w:rsidR="00A95C0C" w:rsidRDefault="00A95C0C" w:rsidP="00BA2DF2">
      <w:pPr>
        <w:pStyle w:val="Alg4"/>
        <w:numPr>
          <w:ilvl w:val="0"/>
          <w:numId w:val="1111"/>
        </w:numPr>
      </w:pPr>
      <w:r>
        <w:t xml:space="preserve">Let </w:t>
      </w:r>
      <w:r w:rsidRPr="009B7611">
        <w:rPr>
          <w:i/>
        </w:rPr>
        <w:t>O</w:t>
      </w:r>
      <w:r>
        <w:t xml:space="preserve"> be the </w:t>
      </w:r>
      <w:r w:rsidRPr="009B7611">
        <w:rPr>
          <w:b/>
        </w:rPr>
        <w:t>this</w:t>
      </w:r>
      <w:r>
        <w:t xml:space="preserve"> value.</w:t>
      </w:r>
    </w:p>
    <w:p w14:paraId="2FD26868" w14:textId="77777777" w:rsidR="00A95C0C" w:rsidRDefault="00A95C0C" w:rsidP="00BA2DF2">
      <w:pPr>
        <w:pStyle w:val="Alg4"/>
        <w:numPr>
          <w:ilvl w:val="0"/>
          <w:numId w:val="1111"/>
        </w:numPr>
        <w:spacing w:after="280"/>
        <w:contextualSpacing/>
      </w:pPr>
      <w:r>
        <w:t>If Type(</w:t>
      </w:r>
      <w:r w:rsidRPr="00061845">
        <w:rPr>
          <w:i/>
        </w:rPr>
        <w:t>O</w:t>
      </w:r>
      <w:r>
        <w:t xml:space="preserve">) is not Object, throw a </w:t>
      </w:r>
      <w:r w:rsidRPr="00061845">
        <w:rPr>
          <w:b/>
        </w:rPr>
        <w:t>TypeError</w:t>
      </w:r>
      <w:r>
        <w:t xml:space="preserve"> exception.</w:t>
      </w:r>
    </w:p>
    <w:p w14:paraId="35FC202B" w14:textId="77777777" w:rsidR="00A95C0C" w:rsidRPr="00E77497" w:rsidRDefault="00A95C0C" w:rsidP="00BA2DF2">
      <w:pPr>
        <w:pStyle w:val="Alg4"/>
        <w:numPr>
          <w:ilvl w:val="0"/>
          <w:numId w:val="1111"/>
        </w:numPr>
      </w:pPr>
      <w:r>
        <w:t xml:space="preserve">If </w:t>
      </w:r>
      <w:r w:rsidRPr="00061845">
        <w:rPr>
          <w:i/>
        </w:rPr>
        <w:t>O</w:t>
      </w:r>
      <w:r>
        <w:t xml:space="preserve"> does not have all of the internal properties of a Map Iterator Instance (</w:t>
      </w:r>
      <w:r w:rsidR="004B439B">
        <w:fldChar w:fldCharType="begin"/>
      </w:r>
      <w:r w:rsidR="004B439B">
        <w:instrText xml:space="preserve"> REF _Ref366081771 \r \h </w:instrText>
      </w:r>
      <w:r w:rsidR="004B439B">
        <w:fldChar w:fldCharType="separate"/>
      </w:r>
      <w:r w:rsidR="00D433E8">
        <w:t>23.1.5.3</w:t>
      </w:r>
      <w:r w:rsidR="004B439B">
        <w:fldChar w:fldCharType="end"/>
      </w:r>
      <w:r>
        <w:t xml:space="preserve">), throw a </w:t>
      </w:r>
      <w:r w:rsidRPr="00061845">
        <w:rPr>
          <w:b/>
        </w:rPr>
        <w:t>TypeError</w:t>
      </w:r>
      <w:r>
        <w:t xml:space="preserve"> exception.</w:t>
      </w:r>
    </w:p>
    <w:p w14:paraId="246AE8EA" w14:textId="77777777" w:rsidR="00A95C0C" w:rsidRDefault="00A95C0C" w:rsidP="00BA2DF2">
      <w:pPr>
        <w:pStyle w:val="Alg4"/>
        <w:numPr>
          <w:ilvl w:val="0"/>
          <w:numId w:val="1111"/>
        </w:numPr>
        <w:spacing w:after="280"/>
        <w:contextualSpacing/>
      </w:pPr>
      <w:r>
        <w:t xml:space="preserve">Let </w:t>
      </w:r>
      <w:r w:rsidRPr="00061845">
        <w:rPr>
          <w:i/>
        </w:rPr>
        <w:t>m</w:t>
      </w:r>
      <w:r>
        <w:t xml:space="preserve"> be the value of the [[Map]] internal data property of</w:t>
      </w:r>
      <w:r w:rsidRPr="002166A8">
        <w:rPr>
          <w:i/>
        </w:rPr>
        <w:t xml:space="preserve"> </w:t>
      </w:r>
      <w:r w:rsidRPr="009B7611">
        <w:rPr>
          <w:i/>
        </w:rPr>
        <w:t>O</w:t>
      </w:r>
      <w:r>
        <w:t>.</w:t>
      </w:r>
    </w:p>
    <w:p w14:paraId="347623F0" w14:textId="77777777" w:rsidR="00A95C0C" w:rsidRDefault="00A95C0C" w:rsidP="00BA2DF2">
      <w:pPr>
        <w:pStyle w:val="Alg4"/>
        <w:numPr>
          <w:ilvl w:val="0"/>
          <w:numId w:val="1111"/>
        </w:numPr>
        <w:spacing w:after="280"/>
        <w:contextualSpacing/>
      </w:pPr>
      <w:r>
        <w:t xml:space="preserve">Let </w:t>
      </w:r>
      <w:r>
        <w:rPr>
          <w:i/>
        </w:rPr>
        <w:t>index</w:t>
      </w:r>
      <w:r>
        <w:t xml:space="preserve"> be the value of the [[MapNextIndex]] internal data property of</w:t>
      </w:r>
      <w:r w:rsidRPr="002166A8">
        <w:rPr>
          <w:i/>
        </w:rPr>
        <w:t xml:space="preserve"> </w:t>
      </w:r>
      <w:r w:rsidRPr="009B7611">
        <w:rPr>
          <w:i/>
        </w:rPr>
        <w:t>O</w:t>
      </w:r>
      <w:r>
        <w:t>.</w:t>
      </w:r>
    </w:p>
    <w:p w14:paraId="334D7A3E" w14:textId="77777777" w:rsidR="00A95C0C" w:rsidRDefault="00A95C0C" w:rsidP="00BA2DF2">
      <w:pPr>
        <w:pStyle w:val="Alg4"/>
        <w:numPr>
          <w:ilvl w:val="0"/>
          <w:numId w:val="1111"/>
        </w:numPr>
        <w:spacing w:after="280"/>
        <w:contextualSpacing/>
      </w:pPr>
      <w:r>
        <w:t xml:space="preserve">Let </w:t>
      </w:r>
      <w:r>
        <w:rPr>
          <w:i/>
        </w:rPr>
        <w:t>itemKind</w:t>
      </w:r>
      <w:r>
        <w:t xml:space="preserve"> be the value of the [[MapIterationKind]] internal data property of</w:t>
      </w:r>
      <w:r w:rsidRPr="002166A8">
        <w:rPr>
          <w:i/>
        </w:rPr>
        <w:t xml:space="preserve"> </w:t>
      </w:r>
      <w:r w:rsidRPr="009B7611">
        <w:rPr>
          <w:i/>
        </w:rPr>
        <w:t>O</w:t>
      </w:r>
      <w:r>
        <w:t>.</w:t>
      </w:r>
    </w:p>
    <w:p w14:paraId="3E575E03" w14:textId="77777777" w:rsidR="00A95C0C" w:rsidRDefault="00A95C0C" w:rsidP="00BA2DF2">
      <w:pPr>
        <w:pStyle w:val="Alg4"/>
        <w:numPr>
          <w:ilvl w:val="0"/>
          <w:numId w:val="1111"/>
        </w:numPr>
        <w:spacing w:after="280"/>
        <w:contextualSpacing/>
      </w:pPr>
      <w:r>
        <w:t xml:space="preserve">Assert: </w:t>
      </w:r>
      <w:r w:rsidRPr="00061845">
        <w:rPr>
          <w:i/>
        </w:rPr>
        <w:t>m</w:t>
      </w:r>
      <w:r>
        <w:t xml:space="preserve"> has a [[MapData]] internal data property and </w:t>
      </w:r>
      <w:r>
        <w:rPr>
          <w:i/>
          <w:iCs/>
        </w:rPr>
        <w:t>m</w:t>
      </w:r>
      <w:r>
        <w:t xml:space="preserve"> has been initialised so the value of [[MapData]] is not </w:t>
      </w:r>
      <w:r>
        <w:rPr>
          <w:b/>
          <w:bCs/>
        </w:rPr>
        <w:t>undefined</w:t>
      </w:r>
      <w:r>
        <w:t>.</w:t>
      </w:r>
    </w:p>
    <w:p w14:paraId="38BE697D" w14:textId="77777777" w:rsidR="00A95C0C" w:rsidRDefault="00A95C0C" w:rsidP="00BA2DF2">
      <w:pPr>
        <w:pStyle w:val="Alg4"/>
        <w:numPr>
          <w:ilvl w:val="0"/>
          <w:numId w:val="1111"/>
        </w:numPr>
        <w:spacing w:after="280"/>
        <w:contextualSpacing/>
      </w:pPr>
      <w:r>
        <w:t xml:space="preserve">Let </w:t>
      </w:r>
      <w:r w:rsidRPr="00B5244C">
        <w:rPr>
          <w:i/>
        </w:rPr>
        <w:t>entries</w:t>
      </w:r>
      <w:r>
        <w:t xml:space="preserve"> be the List that is the value of the [[MapData]] internal data property</w:t>
      </w:r>
      <w:r w:rsidRPr="003464A0">
        <w:t xml:space="preserve"> </w:t>
      </w:r>
      <w:r>
        <w:t>of</w:t>
      </w:r>
      <w:r w:rsidRPr="002166A8">
        <w:rPr>
          <w:i/>
        </w:rPr>
        <w:t xml:space="preserve"> </w:t>
      </w:r>
      <w:r>
        <w:rPr>
          <w:i/>
        </w:rPr>
        <w:t>m</w:t>
      </w:r>
      <w:r>
        <w:t>.</w:t>
      </w:r>
    </w:p>
    <w:p w14:paraId="7BE1B66D" w14:textId="77777777" w:rsidR="00A95C0C" w:rsidRPr="00A221E6" w:rsidRDefault="00A95C0C" w:rsidP="00BA2DF2">
      <w:pPr>
        <w:pStyle w:val="Alg4"/>
        <w:numPr>
          <w:ilvl w:val="0"/>
          <w:numId w:val="1111"/>
        </w:numPr>
        <w:spacing w:after="280"/>
        <w:contextualSpacing/>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14:paraId="1D206185" w14:textId="77777777" w:rsidR="00A95C0C" w:rsidRPr="00A221E6" w:rsidRDefault="00A95C0C" w:rsidP="00BA2DF2">
      <w:pPr>
        <w:pStyle w:val="Alg4"/>
        <w:numPr>
          <w:ilvl w:val="1"/>
          <w:numId w:val="1111"/>
        </w:numPr>
        <w:spacing w:after="240"/>
        <w:contextualSpacing/>
      </w:pPr>
      <w:r>
        <w:t xml:space="preserve">Let </w:t>
      </w:r>
      <w:r>
        <w:rPr>
          <w:i/>
        </w:rPr>
        <w:t>e</w:t>
      </w:r>
      <w:r>
        <w:t xml:space="preserve"> be the Record {[[key]], [[value]]} at 0-origined insertion position </w:t>
      </w:r>
      <w:r>
        <w:rPr>
          <w:i/>
        </w:rPr>
        <w:t>index</w:t>
      </w:r>
      <w:r>
        <w:t xml:space="preserve"> of </w:t>
      </w:r>
      <w:r>
        <w:rPr>
          <w:i/>
        </w:rPr>
        <w:t>entries</w:t>
      </w:r>
      <w:r>
        <w:t>.</w:t>
      </w:r>
    </w:p>
    <w:p w14:paraId="7E49F0C5" w14:textId="77777777" w:rsidR="00A95C0C" w:rsidRDefault="00A95C0C" w:rsidP="00BA2DF2">
      <w:pPr>
        <w:pStyle w:val="Alg4"/>
        <w:numPr>
          <w:ilvl w:val="1"/>
          <w:numId w:val="1111"/>
        </w:numPr>
        <w:spacing w:after="240"/>
        <w:contextualSpacing/>
      </w:pPr>
      <w:r>
        <w:t xml:space="preserve">Set </w:t>
      </w:r>
      <w:r>
        <w:rPr>
          <w:i/>
          <w:iCs/>
        </w:rPr>
        <w:t>index</w:t>
      </w:r>
      <w:r>
        <w:t xml:space="preserve"> to </w:t>
      </w:r>
      <w:r>
        <w:rPr>
          <w:i/>
          <w:iCs/>
        </w:rPr>
        <w:t>index</w:t>
      </w:r>
      <w:r>
        <w:t>+1;</w:t>
      </w:r>
    </w:p>
    <w:p w14:paraId="75A6C460" w14:textId="77777777" w:rsidR="00A95C0C" w:rsidRDefault="00A95C0C" w:rsidP="00BA2DF2">
      <w:pPr>
        <w:pStyle w:val="Alg4"/>
        <w:numPr>
          <w:ilvl w:val="1"/>
          <w:numId w:val="1111"/>
        </w:numPr>
        <w:spacing w:after="240"/>
        <w:contextualSpacing/>
      </w:pPr>
      <w:r>
        <w:t>Set the [[MapNextIndex]] internal data property of</w:t>
      </w:r>
      <w:r w:rsidRPr="002166A8">
        <w:rPr>
          <w:i/>
        </w:rPr>
        <w:t xml:space="preserve"> </w:t>
      </w:r>
      <w:r w:rsidRPr="009B7611">
        <w:rPr>
          <w:i/>
        </w:rPr>
        <w:t>O</w:t>
      </w:r>
      <w:r>
        <w:t xml:space="preserve"> to </w:t>
      </w:r>
      <w:r w:rsidRPr="00B52F42">
        <w:rPr>
          <w:i/>
        </w:rPr>
        <w:t>index</w:t>
      </w:r>
      <w:r>
        <w:t>.</w:t>
      </w:r>
    </w:p>
    <w:p w14:paraId="19C89F2C" w14:textId="77777777" w:rsidR="00A95C0C" w:rsidRDefault="00A95C0C" w:rsidP="00BA2DF2">
      <w:pPr>
        <w:pStyle w:val="Alg4"/>
        <w:numPr>
          <w:ilvl w:val="1"/>
          <w:numId w:val="1111"/>
        </w:numPr>
        <w:spacing w:after="240"/>
        <w:contextualSpacing/>
      </w:pPr>
      <w:r>
        <w:t xml:space="preserve">If </w:t>
      </w:r>
      <w:r>
        <w:rPr>
          <w:i/>
        </w:rPr>
        <w:t>e</w:t>
      </w:r>
      <w:r>
        <w:t xml:space="preserve">.[[key]] is not </w:t>
      </w:r>
      <w:r w:rsidRPr="00A221E6">
        <w:rPr>
          <w:rFonts w:ascii="Arial" w:hAnsi="Arial" w:cs="Arial"/>
        </w:rPr>
        <w:t>empty</w:t>
      </w:r>
      <w:r>
        <w:t>, then</w:t>
      </w:r>
    </w:p>
    <w:p w14:paraId="408F1E0C" w14:textId="77777777" w:rsidR="00A95C0C" w:rsidRDefault="00A95C0C" w:rsidP="00BA2DF2">
      <w:pPr>
        <w:pStyle w:val="Alg4"/>
        <w:numPr>
          <w:ilvl w:val="2"/>
          <w:numId w:val="111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 let </w:t>
      </w:r>
      <w:r w:rsidRPr="008816D4">
        <w:rPr>
          <w:i/>
        </w:rPr>
        <w:t>result</w:t>
      </w:r>
      <w:r>
        <w:t xml:space="preserve"> be </w:t>
      </w:r>
      <w:r>
        <w:rPr>
          <w:i/>
        </w:rPr>
        <w:t>e</w:t>
      </w:r>
      <w:r>
        <w:t>.[[key]].</w:t>
      </w:r>
    </w:p>
    <w:p w14:paraId="4D807BA4" w14:textId="77777777" w:rsidR="00A95C0C" w:rsidRDefault="00A95C0C" w:rsidP="00BA2DF2">
      <w:pPr>
        <w:pStyle w:val="Alg4"/>
        <w:numPr>
          <w:ilvl w:val="2"/>
          <w:numId w:val="1111"/>
        </w:numPr>
        <w:spacing w:after="240"/>
        <w:contextualSpacing/>
      </w:pPr>
      <w:r>
        <w:t xml:space="preserve">Else if </w:t>
      </w:r>
      <w:r w:rsidRPr="009B7611">
        <w:rPr>
          <w:i/>
        </w:rPr>
        <w:t>itemKind</w:t>
      </w:r>
      <w:r>
        <w:t xml:space="preserve"> is </w:t>
      </w:r>
      <w:r w:rsidRPr="00E77497">
        <w:rPr>
          <w:b/>
        </w:rPr>
        <w:t>"</w:t>
      </w:r>
      <w:r>
        <w:rPr>
          <w:rFonts w:ascii="Courier New" w:hAnsi="Courier New" w:cs="Courier New"/>
          <w:b/>
        </w:rPr>
        <w:t>value</w:t>
      </w:r>
      <w:r w:rsidRPr="00E77497">
        <w:rPr>
          <w:b/>
        </w:rPr>
        <w:t>"</w:t>
      </w:r>
      <w:r>
        <w:t xml:space="preserve"> then, let </w:t>
      </w:r>
      <w:r w:rsidRPr="008816D4">
        <w:rPr>
          <w:i/>
        </w:rPr>
        <w:t>result</w:t>
      </w:r>
      <w:r>
        <w:t xml:space="preserve"> be </w:t>
      </w:r>
      <w:r>
        <w:rPr>
          <w:i/>
        </w:rPr>
        <w:t>e</w:t>
      </w:r>
      <w:r>
        <w:t>.[[value]].</w:t>
      </w:r>
    </w:p>
    <w:p w14:paraId="55140EC7" w14:textId="77777777" w:rsidR="00A95C0C" w:rsidRDefault="00A95C0C" w:rsidP="00BA2DF2">
      <w:pPr>
        <w:pStyle w:val="Alg4"/>
        <w:numPr>
          <w:ilvl w:val="2"/>
          <w:numId w:val="1111"/>
        </w:numPr>
        <w:spacing w:after="240"/>
        <w:contextualSpacing/>
      </w:pPr>
      <w:r>
        <w:t xml:space="preserve">Else, </w:t>
      </w:r>
    </w:p>
    <w:p w14:paraId="7D87DE14" w14:textId="77777777" w:rsidR="00A95C0C" w:rsidRDefault="00A95C0C" w:rsidP="00BA2DF2">
      <w:pPr>
        <w:pStyle w:val="Alg4"/>
        <w:numPr>
          <w:ilvl w:val="3"/>
          <w:numId w:val="1111"/>
        </w:numPr>
        <w:spacing w:after="240"/>
        <w:contextualSpacing/>
      </w:pPr>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r w:rsidRPr="002C1977">
        <w:rPr>
          <w:bCs/>
        </w:rPr>
        <w:t>.</w:t>
      </w:r>
    </w:p>
    <w:p w14:paraId="605F93C9" w14:textId="77777777" w:rsidR="00A95C0C" w:rsidRDefault="00A95C0C" w:rsidP="00BA2DF2">
      <w:pPr>
        <w:pStyle w:val="Alg4"/>
        <w:numPr>
          <w:ilvl w:val="3"/>
          <w:numId w:val="1111"/>
        </w:numPr>
        <w:spacing w:after="240"/>
        <w:contextualSpacing/>
      </w:pPr>
      <w:r>
        <w:t xml:space="preserve">Let </w:t>
      </w:r>
      <w:r w:rsidRPr="009B7611">
        <w:rPr>
          <w:i/>
        </w:rPr>
        <w:t>result</w:t>
      </w:r>
      <w:r>
        <w:t xml:space="preserve"> be the result of </w:t>
      </w:r>
      <w:del w:id="13579" w:author="Rev 19 Allen Wirfs-Brock" w:date="2013-09-12T12:11:00Z">
        <w:r w:rsidDel="000C266C">
          <w:delText>the abstract operation</w:delText>
        </w:r>
      </w:del>
      <w:ins w:id="13580" w:author="Rev 19 Allen Wirfs-Brock" w:date="2013-09-12T12:16:00Z">
        <w:r w:rsidR="006F65B3">
          <w:t>performing</w:t>
        </w:r>
      </w:ins>
      <w:r>
        <w:t xml:space="preserve"> ArrayCreate</w:t>
      </w:r>
      <w:ins w:id="13581" w:author="Rev 19 Allen Wirfs-Brock" w:date="2013-09-12T12:10:00Z">
        <w:r w:rsidR="000C266C">
          <w:t>(</w:t>
        </w:r>
        <w:r w:rsidR="000C266C">
          <w:rPr>
            <w:iCs/>
          </w:rPr>
          <w:t>2)</w:t>
        </w:r>
      </w:ins>
      <w:del w:id="13582" w:author="Rev 19 Allen Wirfs-Brock" w:date="2013-09-12T12:10:00Z">
        <w:r w:rsidDel="000C266C">
          <w:delText xml:space="preserve"> with argument 2</w:delText>
        </w:r>
      </w:del>
      <w:r>
        <w:t>.</w:t>
      </w:r>
    </w:p>
    <w:p w14:paraId="4DB55CDC" w14:textId="77777777" w:rsidR="00A95C0C" w:rsidRDefault="00A95C0C" w:rsidP="00BA2DF2">
      <w:pPr>
        <w:pStyle w:val="Alg4"/>
        <w:numPr>
          <w:ilvl w:val="3"/>
          <w:numId w:val="1111"/>
        </w:numPr>
        <w:spacing w:after="240"/>
        <w:contextualSpacing/>
      </w:pPr>
      <w:r>
        <w:t xml:space="preserve">Assert: </w:t>
      </w:r>
      <w:r w:rsidRPr="009B7611">
        <w:rPr>
          <w:i/>
        </w:rPr>
        <w:t>result</w:t>
      </w:r>
      <w:r>
        <w:t xml:space="preserve"> is a new, well-formed Array object so the following operations will never fail.</w:t>
      </w:r>
    </w:p>
    <w:p w14:paraId="41B851C4" w14:textId="77777777" w:rsidR="00A95C0C" w:rsidRDefault="00A95C0C" w:rsidP="00BA2DF2">
      <w:pPr>
        <w:pStyle w:val="Alg4"/>
        <w:numPr>
          <w:ilvl w:val="3"/>
          <w:numId w:val="111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.[[key]]) .</w:t>
      </w:r>
    </w:p>
    <w:p w14:paraId="5725B0FB" w14:textId="77777777" w:rsidR="00A95C0C" w:rsidRDefault="00A95C0C" w:rsidP="00BA2DF2">
      <w:pPr>
        <w:pStyle w:val="Alg4"/>
        <w:numPr>
          <w:ilvl w:val="3"/>
          <w:numId w:val="111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.[[value]]).</w:t>
      </w:r>
    </w:p>
    <w:p w14:paraId="5C0372C9" w14:textId="77777777" w:rsidR="00A95C0C" w:rsidRDefault="00A95C0C" w:rsidP="00BA2DF2">
      <w:pPr>
        <w:pStyle w:val="Alg4"/>
        <w:numPr>
          <w:ilvl w:val="2"/>
          <w:numId w:val="1111"/>
        </w:numPr>
        <w:spacing w:after="240"/>
        <w:contextualSpacing/>
      </w:pPr>
      <w:r>
        <w:t>Return CreateI</w:t>
      </w:r>
      <w:ins w:id="13583" w:author="Rev 19 Allen Wirfs-Brock" w:date="2013-09-06T10:15:00Z">
        <w:r w:rsidR="00AE748F">
          <w:t>e</w:t>
        </w:r>
      </w:ins>
      <w:r>
        <w:t>trResultObject(</w:t>
      </w:r>
      <w:r w:rsidRPr="008816D4">
        <w:rPr>
          <w:i/>
        </w:rPr>
        <w:t>result</w:t>
      </w:r>
      <w:r>
        <w:t xml:space="preserve">, </w:t>
      </w:r>
      <w:r>
        <w:rPr>
          <w:b/>
          <w:bCs/>
        </w:rPr>
        <w:t>false</w:t>
      </w:r>
      <w:r>
        <w:t>).</w:t>
      </w:r>
    </w:p>
    <w:p w14:paraId="0B576E8D" w14:textId="77777777" w:rsidR="00A95C0C" w:rsidRPr="002166A8" w:rsidRDefault="00A95C0C" w:rsidP="00BA2DF2">
      <w:pPr>
        <w:pStyle w:val="Alg4"/>
        <w:numPr>
          <w:ilvl w:val="0"/>
          <w:numId w:val="1111"/>
        </w:numPr>
        <w:spacing w:after="280"/>
      </w:pPr>
      <w:r w:rsidRPr="00E77497">
        <w:t xml:space="preserve">Return </w:t>
      </w:r>
      <w:r>
        <w:t>CreateIt</w:t>
      </w:r>
      <w:ins w:id="13584" w:author="Rev 19 Allen Wirfs-Brock" w:date="2013-09-06T10:15:00Z">
        <w:r w:rsidR="00AE748F">
          <w:t>e</w:t>
        </w:r>
      </w:ins>
      <w:r>
        <w:t>rResultObject(</w:t>
      </w:r>
      <w:r>
        <w:rPr>
          <w:b/>
          <w:bCs/>
        </w:rPr>
        <w:t>undefined</w:t>
      </w:r>
      <w:r>
        <w:t xml:space="preserve">, </w:t>
      </w:r>
      <w:r w:rsidRPr="0056441E">
        <w:rPr>
          <w:b/>
          <w:bCs/>
        </w:rPr>
        <w:t>true</w:t>
      </w:r>
      <w:r>
        <w:t>)</w:t>
      </w:r>
      <w:r w:rsidRPr="00E77497">
        <w:t>.</w:t>
      </w:r>
    </w:p>
    <w:p w14:paraId="3438CF6C" w14:textId="77777777" w:rsidR="00A95C0C" w:rsidRPr="00E77497" w:rsidRDefault="00A95C0C" w:rsidP="00BA2DF2">
      <w:pPr>
        <w:pStyle w:val="51"/>
      </w:pPr>
      <w:r w:rsidRPr="00E77497">
        <w:tab/>
      </w:r>
      <w:r w:rsidRPr="009B7611">
        <w:rPr>
          <w:i/>
        </w:rPr>
        <w:t>MapIterator</w:t>
      </w:r>
      <w:r w:rsidRPr="00E77497">
        <w:t>.prototype</w:t>
      </w:r>
      <w:r>
        <w:t xml:space="preserve"> [ @@iterator ]</w:t>
      </w:r>
      <w:r w:rsidRPr="00E77497">
        <w:t xml:space="preserve"> ( </w:t>
      </w:r>
      <w:r>
        <w:t xml:space="preserve">  </w:t>
      </w:r>
      <w:r w:rsidRPr="00E77497">
        <w:t>)</w:t>
      </w:r>
    </w:p>
    <w:p w14:paraId="027A1E8E" w14:textId="77777777" w:rsidR="00A95C0C" w:rsidRPr="00E77497" w:rsidRDefault="00A95C0C" w:rsidP="00BA2DF2">
      <w:r w:rsidRPr="00E77497">
        <w:t>The following steps are taken:</w:t>
      </w:r>
    </w:p>
    <w:p w14:paraId="21F2E988" w14:textId="77777777" w:rsidR="00A95C0C" w:rsidRPr="002166A8" w:rsidRDefault="00A95C0C" w:rsidP="00BA2DF2">
      <w:pPr>
        <w:pStyle w:val="Alg4"/>
        <w:numPr>
          <w:ilvl w:val="0"/>
          <w:numId w:val="1112"/>
        </w:numPr>
        <w:spacing w:after="280"/>
      </w:pPr>
      <w:r w:rsidRPr="00E77497">
        <w:t xml:space="preserve">Return </w:t>
      </w:r>
      <w:r>
        <w:t xml:space="preserve">the </w:t>
      </w:r>
      <w:r w:rsidRPr="006847F6">
        <w:rPr>
          <w:b/>
        </w:rPr>
        <w:t>this</w:t>
      </w:r>
      <w:r>
        <w:t xml:space="preserve"> value</w:t>
      </w:r>
      <w:r w:rsidRPr="00E77497">
        <w:t>.</w:t>
      </w:r>
    </w:p>
    <w:p w14:paraId="7EF5C5DF" w14:textId="77777777" w:rsidR="00A95C0C" w:rsidRDefault="00A95C0C" w:rsidP="00BA2DF2">
      <w:pPr>
        <w:pStyle w:val="51"/>
      </w:pPr>
      <w:r w:rsidRPr="009B7611">
        <w:rPr>
          <w:i/>
        </w:rPr>
        <w:t>MapIterator</w:t>
      </w:r>
      <w:r>
        <w:t>.prototype [ @@toStringTag ]</w:t>
      </w:r>
    </w:p>
    <w:p w14:paraId="35B4E716" w14:textId="77777777" w:rsidR="00A95C0C" w:rsidRPr="00097A4C" w:rsidRDefault="00A95C0C" w:rsidP="00BA2DF2">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p>
    <w:p w14:paraId="78120032" w14:textId="77777777" w:rsidR="00A95C0C" w:rsidRDefault="00A95C0C" w:rsidP="00BA2DF2">
      <w:pPr>
        <w:pStyle w:val="40"/>
      </w:pPr>
      <w:bookmarkStart w:id="13585" w:name="_Ref366081771"/>
      <w:r>
        <w:t>Properties of Map Iterator Instances</w:t>
      </w:r>
      <w:bookmarkEnd w:id="13585"/>
    </w:p>
    <w:p w14:paraId="659E69C2" w14:textId="77777777" w:rsidR="00A95C0C" w:rsidRDefault="00A95C0C" w:rsidP="00BA2DF2">
      <w:r>
        <w:t>Map</w:t>
      </w:r>
      <w:r w:rsidRPr="00E77497">
        <w:t xml:space="preserve"> </w:t>
      </w:r>
      <w:r>
        <w:t>Iterator instances</w:t>
      </w:r>
      <w:r w:rsidRPr="00E77497">
        <w:t xml:space="preserve"> </w:t>
      </w:r>
      <w:r>
        <w:t xml:space="preserve">are ordinary objects that </w:t>
      </w:r>
      <w:r w:rsidRPr="00E77497">
        <w:t xml:space="preserve">inherit properties from the </w:t>
      </w:r>
      <w:r>
        <w:t>Map Iterator</w:t>
      </w:r>
      <w:r w:rsidRPr="00E77497">
        <w:t xml:space="preserve"> prototype</w:t>
      </w:r>
      <w:r>
        <w:t xml:space="preserve"> (the intrinsic,  %MapIteratorPrototype%).</w:t>
      </w:r>
      <w:r w:rsidRPr="00E77497">
        <w:t xml:space="preserve"> </w:t>
      </w:r>
      <w:r>
        <w:t>Map Iterator instances are initially created with</w:t>
      </w:r>
      <w:r w:rsidRPr="00E77497">
        <w:t xml:space="preserve"> </w:t>
      </w:r>
      <w:r>
        <w:t>the internal properties described in</w:t>
      </w:r>
      <w:r w:rsidR="00D160DD">
        <w:t xml:space="preserve"> </w:t>
      </w:r>
      <w:r w:rsidR="00D160DD">
        <w:fldChar w:fldCharType="begin"/>
      </w:r>
      <w:r w:rsidR="00D160DD">
        <w:instrText xml:space="preserve"> REF _Ref366066305 \h </w:instrText>
      </w:r>
      <w:r w:rsidR="00D160DD">
        <w:fldChar w:fldCharType="separate"/>
      </w:r>
      <w:r w:rsidR="00D433E8">
        <w:t xml:space="preserve">Table </w:t>
      </w:r>
      <w:r w:rsidR="00D433E8">
        <w:rPr>
          <w:noProof/>
        </w:rPr>
        <w:t>37</w:t>
      </w:r>
      <w:r w:rsidR="00D160DD">
        <w:fldChar w:fldCharType="end"/>
      </w:r>
      <w:r>
        <w:t>.</w:t>
      </w:r>
    </w:p>
    <w:p w14:paraId="094C3163" w14:textId="77777777" w:rsidR="00A95C0C" w:rsidRDefault="00A95C0C" w:rsidP="00BA2DF2">
      <w:pPr>
        <w:pStyle w:val="afffff4"/>
        <w:keepNext/>
        <w:jc w:val="center"/>
      </w:pPr>
      <w:bookmarkStart w:id="13586" w:name="_Ref366066305"/>
      <w:r>
        <w:t xml:space="preserve">Table </w:t>
      </w:r>
      <w:r>
        <w:fldChar w:fldCharType="begin"/>
      </w:r>
      <w:r>
        <w:instrText xml:space="preserve"> SEQ Table \* ARABIC </w:instrText>
      </w:r>
      <w:r>
        <w:fldChar w:fldCharType="separate"/>
      </w:r>
      <w:r w:rsidR="00D433E8">
        <w:rPr>
          <w:noProof/>
        </w:rPr>
        <w:t>37</w:t>
      </w:r>
      <w:r>
        <w:fldChar w:fldCharType="end"/>
      </w:r>
      <w:bookmarkEnd w:id="13586"/>
      <w:r>
        <w:t xml:space="preserve"> — Internal Data Properties of Map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A95C0C" w:rsidRPr="00E77497" w14:paraId="0789F0F8" w14:textId="77777777" w:rsidTr="00B55107">
        <w:tc>
          <w:tcPr>
            <w:tcW w:w="2250" w:type="dxa"/>
            <w:tcBorders>
              <w:top w:val="single" w:sz="12" w:space="0" w:color="000000"/>
              <w:left w:val="single" w:sz="6" w:space="0" w:color="000000"/>
              <w:bottom w:val="single" w:sz="6" w:space="0" w:color="000000"/>
              <w:right w:val="nil"/>
            </w:tcBorders>
            <w:shd w:val="solid" w:color="C0C0C0" w:fill="FFFFFF"/>
          </w:tcPr>
          <w:p w14:paraId="4B0F6ABF" w14:textId="77777777" w:rsidR="00A95C0C" w:rsidRPr="002166A8" w:rsidRDefault="00A95C0C" w:rsidP="00BA2DF2">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297EFBAD" w14:textId="77777777" w:rsidR="00A95C0C" w:rsidRPr="002166A8" w:rsidRDefault="00A95C0C" w:rsidP="00BA2DF2">
            <w:pPr>
              <w:spacing w:after="120"/>
              <w:jc w:val="center"/>
              <w:rPr>
                <w:b/>
                <w:shd w:val="solid" w:color="C0C0C0" w:fill="FFFFFF"/>
              </w:rPr>
            </w:pPr>
            <w:r w:rsidRPr="002166A8">
              <w:rPr>
                <w:b/>
                <w:shd w:val="solid" w:color="C0C0C0" w:fill="FFFFFF"/>
              </w:rPr>
              <w:t>Description</w:t>
            </w:r>
          </w:p>
        </w:tc>
      </w:tr>
      <w:tr w:rsidR="00A95C0C" w:rsidRPr="00E77497" w14:paraId="3418CB44" w14:textId="77777777" w:rsidTr="00B55107">
        <w:tc>
          <w:tcPr>
            <w:tcW w:w="2250" w:type="dxa"/>
            <w:tcBorders>
              <w:top w:val="nil"/>
            </w:tcBorders>
          </w:tcPr>
          <w:p w14:paraId="51EE1AC2" w14:textId="77777777" w:rsidR="00A95C0C" w:rsidRPr="00504F46" w:rsidRDefault="00A95C0C" w:rsidP="00B55107">
            <w:pPr>
              <w:spacing w:after="0"/>
              <w:contextualSpacing/>
              <w:rPr>
                <w:rFonts w:ascii="Times New Roman" w:hAnsi="Times New Roman"/>
              </w:rPr>
            </w:pPr>
            <w:r>
              <w:rPr>
                <w:rFonts w:ascii="Times New Roman" w:hAnsi="Times New Roman"/>
              </w:rPr>
              <w:t>[[Map]]</w:t>
            </w:r>
          </w:p>
        </w:tc>
        <w:tc>
          <w:tcPr>
            <w:tcW w:w="5957" w:type="dxa"/>
            <w:tcBorders>
              <w:top w:val="nil"/>
            </w:tcBorders>
          </w:tcPr>
          <w:p w14:paraId="368554F3" w14:textId="77777777" w:rsidR="00A95C0C" w:rsidRPr="006847F6" w:rsidRDefault="00A95C0C" w:rsidP="007F5175">
            <w:pPr>
              <w:spacing w:after="0"/>
              <w:contextualSpacing/>
              <w:rPr>
                <w:rFonts w:cs="Arial"/>
              </w:rPr>
            </w:pPr>
            <w:r w:rsidRPr="002166A8">
              <w:rPr>
                <w:rFonts w:cs="Arial"/>
              </w:rPr>
              <w:t>The Map object</w:t>
            </w:r>
            <w:r>
              <w:rPr>
                <w:rFonts w:cs="Arial"/>
              </w:rPr>
              <w:t xml:space="preserve"> that is being iterated.</w:t>
            </w:r>
          </w:p>
        </w:tc>
      </w:tr>
      <w:tr w:rsidR="00A95C0C" w:rsidRPr="00E77497" w14:paraId="1A3FBCB4" w14:textId="77777777" w:rsidTr="00B55107">
        <w:tc>
          <w:tcPr>
            <w:tcW w:w="2250" w:type="dxa"/>
            <w:tcBorders>
              <w:top w:val="nil"/>
            </w:tcBorders>
          </w:tcPr>
          <w:p w14:paraId="363AB324" w14:textId="77777777" w:rsidR="00A95C0C" w:rsidRPr="00E77497" w:rsidRDefault="00A95C0C" w:rsidP="00B55107">
            <w:pPr>
              <w:spacing w:after="0"/>
              <w:contextualSpacing/>
              <w:rPr>
                <w:rFonts w:ascii="Courier New" w:hAnsi="Courier New" w:cs="Courier New"/>
                <w:b/>
              </w:rPr>
            </w:pPr>
            <w:r>
              <w:rPr>
                <w:rFonts w:ascii="Times New Roman" w:hAnsi="Times New Roman"/>
              </w:rPr>
              <w:t>[[MapNextIndex]]</w:t>
            </w:r>
          </w:p>
        </w:tc>
        <w:tc>
          <w:tcPr>
            <w:tcW w:w="5957" w:type="dxa"/>
            <w:tcBorders>
              <w:top w:val="nil"/>
            </w:tcBorders>
          </w:tcPr>
          <w:p w14:paraId="04F731D7" w14:textId="77777777" w:rsidR="00A95C0C" w:rsidRPr="000D3CBD" w:rsidRDefault="00A95C0C" w:rsidP="007F5175">
            <w:pPr>
              <w:spacing w:after="0"/>
              <w:contextualSpacing/>
              <w:rPr>
                <w:rFonts w:cs="Arial"/>
              </w:rPr>
            </w:pPr>
            <w:r>
              <w:rPr>
                <w:rFonts w:cs="Arial"/>
              </w:rPr>
              <w:t>The integer index of the next Map data element to be examined by this iteration.</w:t>
            </w:r>
          </w:p>
        </w:tc>
      </w:tr>
      <w:tr w:rsidR="00A95C0C" w:rsidRPr="00E77497" w14:paraId="75D479A9" w14:textId="77777777" w:rsidTr="00B55107">
        <w:tc>
          <w:tcPr>
            <w:tcW w:w="2250" w:type="dxa"/>
          </w:tcPr>
          <w:p w14:paraId="1A3716B1" w14:textId="77777777" w:rsidR="00A95C0C" w:rsidRPr="00E77497" w:rsidRDefault="00A95C0C" w:rsidP="00B55107">
            <w:pPr>
              <w:spacing w:after="0"/>
              <w:contextualSpacing/>
              <w:rPr>
                <w:rFonts w:ascii="Courier New" w:hAnsi="Courier New" w:cs="Courier New"/>
                <w:b/>
              </w:rPr>
            </w:pPr>
            <w:r>
              <w:rPr>
                <w:rFonts w:ascii="Times New Roman" w:hAnsi="Times New Roman"/>
              </w:rPr>
              <w:t>[[MapIterationKind]]</w:t>
            </w:r>
          </w:p>
        </w:tc>
        <w:tc>
          <w:tcPr>
            <w:tcW w:w="5957" w:type="dxa"/>
          </w:tcPr>
          <w:p w14:paraId="4E6E3AD9" w14:textId="77777777" w:rsidR="00A95C0C" w:rsidRPr="000D3CBD" w:rsidRDefault="00A95C0C" w:rsidP="007F5175">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w:t>
            </w:r>
          </w:p>
        </w:tc>
      </w:tr>
    </w:tbl>
    <w:p w14:paraId="734C38A2" w14:textId="77777777" w:rsidR="00A95C0C" w:rsidRDefault="00A95C0C" w:rsidP="00B55107"/>
    <w:p w14:paraId="4E25A2F3" w14:textId="77777777" w:rsidR="00A95C0C" w:rsidRPr="0032146B" w:rsidRDefault="00A95C0C" w:rsidP="007F5175"/>
    <w:p w14:paraId="14E9271C" w14:textId="77777777" w:rsidR="00B17855" w:rsidRDefault="00B17855" w:rsidP="00B17855">
      <w:pPr>
        <w:pStyle w:val="20"/>
      </w:pPr>
      <w:bookmarkStart w:id="13587" w:name="_Toc368050779"/>
      <w:r>
        <w:t>Set Objects</w:t>
      </w:r>
      <w:bookmarkEnd w:id="13587"/>
    </w:p>
    <w:p w14:paraId="4F8E270D" w14:textId="77777777" w:rsidR="00B17855" w:rsidRDefault="00B17855" w:rsidP="00B17855">
      <w:r>
        <w:t>Set objects are collections of ECMAScript language values. A distinct value may only occur once as an element of a Set’s collection.</w:t>
      </w:r>
      <w:r w:rsidRPr="00E046A5">
        <w:t xml:space="preserve"> </w:t>
      </w:r>
      <w:r>
        <w:t>Distinct values are discriminated using a comparision algorithm that is selected when the Set is created.</w:t>
      </w:r>
    </w:p>
    <w:p w14:paraId="1B7CFB50" w14:textId="77777777" w:rsidR="00B17855" w:rsidRDefault="00B17855" w:rsidP="00B17855">
      <w:r>
        <w:t>A Set object can iterate its elements in insertion order. Set objects must be implemented using either hash tables or other mechanisms that, on average, provide access times that are sublinear on the number of elements in the collection. The data structures used in this Set objects specification is only intended to describe the required observable semantics of Set objects.  It is not intended to be a viable implementation model.</w:t>
      </w:r>
    </w:p>
    <w:p w14:paraId="24C1DA85" w14:textId="77777777" w:rsidR="00B17855" w:rsidRPr="00E77497" w:rsidRDefault="00B17855" w:rsidP="00B17855">
      <w:pPr>
        <w:pStyle w:val="30"/>
      </w:pPr>
      <w:bookmarkStart w:id="13588" w:name="_Ref366138152"/>
      <w:bookmarkStart w:id="13589" w:name="_Ref366140569"/>
      <w:bookmarkStart w:id="13590" w:name="_Toc368050780"/>
      <w:r w:rsidRPr="00E77497">
        <w:t xml:space="preserve">The </w:t>
      </w:r>
      <w:r>
        <w:t>Set</w:t>
      </w:r>
      <w:r w:rsidRPr="00E77497">
        <w:t xml:space="preserve"> Constructor</w:t>
      </w:r>
      <w:bookmarkEnd w:id="13588"/>
      <w:bookmarkEnd w:id="13589"/>
      <w:bookmarkEnd w:id="13590"/>
      <w:r w:rsidRPr="00E77497">
        <w:t xml:space="preserve"> </w:t>
      </w:r>
    </w:p>
    <w:p w14:paraId="3BE8EB78" w14:textId="77777777" w:rsidR="00B17855" w:rsidRDefault="00B17855" w:rsidP="00B17855">
      <w:r>
        <w:t>The Set</w:t>
      </w:r>
      <w:r w:rsidRPr="0064604A">
        <w:t xml:space="preserve"> </w:t>
      </w:r>
      <w:r>
        <w:t xml:space="preserve">constructor is the %Set% intrinsic object and the initial value of the </w:t>
      </w:r>
      <w:r>
        <w:rPr>
          <w:rFonts w:ascii="Courier New" w:eastAsia="Times New Roman" w:hAnsi="Courier New" w:cs="Courier New"/>
          <w:b/>
          <w:spacing w:val="6"/>
          <w:lang w:eastAsia="en-US"/>
        </w:rPr>
        <w:t>Set</w:t>
      </w:r>
      <w:r w:rsidRPr="00BE3BA1">
        <w:rPr>
          <w:rFonts w:ascii="Times New Roman" w:eastAsia="Times New Roman" w:hAnsi="Times New Roman"/>
          <w:b/>
          <w:spacing w:val="6"/>
          <w:lang w:eastAsia="en-US"/>
        </w:rPr>
        <w:t xml:space="preserve"> </w:t>
      </w:r>
      <w:r>
        <w:t xml:space="preserve">property of the global object. </w:t>
      </w:r>
      <w:r w:rsidRPr="00E77497">
        <w:t xml:space="preserve">When </w:t>
      </w:r>
      <w:r>
        <w:rPr>
          <w:rFonts w:ascii="Courier New" w:hAnsi="Courier New"/>
          <w:b/>
        </w:rPr>
        <w:t>Set</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Pr>
          <w:rFonts w:ascii="Courier New" w:hAnsi="Courier New"/>
          <w:b/>
        </w:rPr>
        <w:t>Set</w:t>
      </w:r>
      <w:r w:rsidRPr="00F94F77">
        <w:rPr>
          <w:rFonts w:ascii="Courier New" w:hAnsi="Courier New"/>
          <w:b/>
        </w:rPr>
        <w:t>.prototype</w:t>
      </w:r>
      <w:r>
        <w:t xml:space="preserve"> internal methods</w:t>
      </w:r>
      <w:r w:rsidRPr="00E77497">
        <w:t>.</w:t>
      </w:r>
    </w:p>
    <w:p w14:paraId="719E3B8C" w14:textId="77777777" w:rsidR="00B17855" w:rsidRPr="00E77497" w:rsidRDefault="00B17855" w:rsidP="00B17855">
      <w:r>
        <w:t xml:space="preserve">The </w:t>
      </w:r>
      <w:r>
        <w:rPr>
          <w:rFonts w:ascii="Courier New" w:hAnsi="Courier New"/>
          <w:b/>
        </w:rPr>
        <w:t>Set</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Set</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Set</w:t>
      </w:r>
      <w:r>
        <w:t>.</w:t>
      </w:r>
    </w:p>
    <w:p w14:paraId="5E5F6BB5" w14:textId="77777777" w:rsidR="00B17855" w:rsidRPr="00E77497" w:rsidRDefault="00B17855" w:rsidP="00B17855">
      <w:pPr>
        <w:pStyle w:val="40"/>
      </w:pPr>
      <w:r>
        <w:t>Set</w:t>
      </w:r>
      <w:r w:rsidRPr="00E77497">
        <w:t xml:space="preserve"> (</w:t>
      </w:r>
      <w:r>
        <w:t xml:space="preserve">iterable = undefined, comparator = undefined </w:t>
      </w:r>
      <w:r w:rsidRPr="00E77497">
        <w:t>)</w:t>
      </w:r>
    </w:p>
    <w:p w14:paraId="0DB3F6B8" w14:textId="77777777" w:rsidR="00B17855" w:rsidRPr="00E77497" w:rsidRDefault="00B17855" w:rsidP="00B17855">
      <w:r w:rsidRPr="00E77497">
        <w:t xml:space="preserve">When the </w:t>
      </w:r>
      <w:r>
        <w:rPr>
          <w:rFonts w:ascii="Courier New" w:hAnsi="Courier New"/>
          <w:b/>
        </w:rPr>
        <w:t>Set</w:t>
      </w:r>
      <w:r w:rsidRPr="00E77497">
        <w:t xml:space="preserve"> function is called</w:t>
      </w:r>
      <w:r w:rsidRPr="00BB7225">
        <w:t xml:space="preserve"> </w:t>
      </w:r>
      <w:r>
        <w:t xml:space="preserve">with optional arguments </w:t>
      </w:r>
      <w:r w:rsidRPr="00E046A5">
        <w:rPr>
          <w:rFonts w:ascii="Times New Roman" w:hAnsi="Times New Roman"/>
          <w:i/>
          <w:iCs/>
        </w:rPr>
        <w:t>iterable</w:t>
      </w:r>
      <w:r w:rsidRPr="00E77497">
        <w:t xml:space="preserve"> </w:t>
      </w:r>
      <w:r>
        <w:t xml:space="preserve">and </w:t>
      </w:r>
      <w:r w:rsidRPr="00E046A5">
        <w:rPr>
          <w:rFonts w:ascii="Times New Roman" w:hAnsi="Times New Roman"/>
          <w:i/>
          <w:iCs/>
        </w:rPr>
        <w:t>comparator</w:t>
      </w:r>
      <w:r>
        <w:t xml:space="preserve"> </w:t>
      </w:r>
      <w:r w:rsidRPr="00BB7225">
        <w:t>the</w:t>
      </w:r>
      <w:r w:rsidRPr="00E77497">
        <w:t xml:space="preserve"> following steps are taken:</w:t>
      </w:r>
    </w:p>
    <w:p w14:paraId="4C0C9CE7" w14:textId="77777777" w:rsidR="00B17855" w:rsidRDefault="00B17855" w:rsidP="00B17855">
      <w:pPr>
        <w:pStyle w:val="Alg4"/>
        <w:numPr>
          <w:ilvl w:val="0"/>
          <w:numId w:val="1318"/>
        </w:numPr>
      </w:pPr>
      <w:r>
        <w:t xml:space="preserve">Let </w:t>
      </w:r>
      <w:r>
        <w:rPr>
          <w:i/>
        </w:rPr>
        <w:t>set</w:t>
      </w:r>
      <w:r>
        <w:t xml:space="preserve"> be the </w:t>
      </w:r>
      <w:r w:rsidRPr="00F94F77">
        <w:rPr>
          <w:b/>
        </w:rPr>
        <w:t>this</w:t>
      </w:r>
      <w:r>
        <w:t xml:space="preserve"> value.</w:t>
      </w:r>
    </w:p>
    <w:p w14:paraId="1AEC1C44" w14:textId="77777777" w:rsidR="00B17855" w:rsidRPr="00E77497" w:rsidRDefault="00B17855" w:rsidP="00B17855">
      <w:pPr>
        <w:pStyle w:val="Alg4"/>
        <w:numPr>
          <w:ilvl w:val="0"/>
          <w:numId w:val="1318"/>
        </w:numPr>
      </w:pPr>
      <w:r>
        <w:t>If Type(</w:t>
      </w:r>
      <w:r>
        <w:rPr>
          <w:i/>
          <w:iCs/>
        </w:rPr>
        <w:t>set</w:t>
      </w:r>
      <w:r>
        <w:t xml:space="preserve">) is not Object then,  throw a </w:t>
      </w:r>
      <w:r w:rsidRPr="00BB7225">
        <w:rPr>
          <w:b/>
          <w:bCs/>
        </w:rPr>
        <w:t>TypeError</w:t>
      </w:r>
      <w:r>
        <w:t xml:space="preserve"> exception</w:t>
      </w:r>
      <w:r w:rsidRPr="00E77497">
        <w:t>.</w:t>
      </w:r>
    </w:p>
    <w:p w14:paraId="6F052814" w14:textId="77777777" w:rsidR="00B17855" w:rsidRPr="00E77497" w:rsidRDefault="00B17855" w:rsidP="00B17855">
      <w:pPr>
        <w:pStyle w:val="Alg4"/>
        <w:numPr>
          <w:ilvl w:val="0"/>
          <w:numId w:val="1318"/>
        </w:numPr>
      </w:pPr>
      <w:r>
        <w:t xml:space="preserve">If </w:t>
      </w:r>
      <w:r>
        <w:rPr>
          <w:i/>
        </w:rPr>
        <w:t>set</w:t>
      </w:r>
      <w:r>
        <w:t xml:space="preserve"> does not have a [[SetData]] internal data property, then  throw a </w:t>
      </w:r>
      <w:r w:rsidRPr="00BB7225">
        <w:rPr>
          <w:b/>
          <w:bCs/>
        </w:rPr>
        <w:t>TypeError</w:t>
      </w:r>
      <w:r>
        <w:t xml:space="preserve"> exception.</w:t>
      </w:r>
    </w:p>
    <w:p w14:paraId="33DF7D21" w14:textId="77777777" w:rsidR="00B17855" w:rsidRPr="00E77497" w:rsidRDefault="00B17855" w:rsidP="00B17855">
      <w:pPr>
        <w:pStyle w:val="Alg4"/>
        <w:numPr>
          <w:ilvl w:val="0"/>
          <w:numId w:val="1318"/>
        </w:numPr>
      </w:pPr>
      <w:r>
        <w:t xml:space="preserve">If </w:t>
      </w:r>
      <w:r>
        <w:rPr>
          <w:i/>
        </w:rPr>
        <w:t>set’s</w:t>
      </w:r>
      <w:r>
        <w:t xml:space="preserve"> [[SetData]] internal data property is not </w:t>
      </w:r>
      <w:r>
        <w:rPr>
          <w:b/>
          <w:bCs/>
        </w:rPr>
        <w:t>undefined</w:t>
      </w:r>
      <w:r>
        <w:t xml:space="preserve">, then  throw a </w:t>
      </w:r>
      <w:r w:rsidRPr="00BB7225">
        <w:rPr>
          <w:b/>
          <w:bCs/>
        </w:rPr>
        <w:t>TypeError</w:t>
      </w:r>
      <w:r>
        <w:t xml:space="preserve"> exception.</w:t>
      </w:r>
    </w:p>
    <w:p w14:paraId="1FD02A31" w14:textId="77777777" w:rsidR="00B17855" w:rsidRDefault="00B17855" w:rsidP="00B17855">
      <w:pPr>
        <w:pStyle w:val="Alg4"/>
        <w:numPr>
          <w:ilvl w:val="0"/>
          <w:numId w:val="131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0FEF4D0E" w14:textId="77777777" w:rsidR="00B17855" w:rsidRDefault="00B17855" w:rsidP="00B17855">
      <w:pPr>
        <w:pStyle w:val="Alg4"/>
        <w:numPr>
          <w:ilvl w:val="0"/>
          <w:numId w:val="1318"/>
        </w:numPr>
      </w:pPr>
      <w:r>
        <w:t xml:space="preserve">If </w:t>
      </w:r>
      <w:r w:rsidRPr="00740B90">
        <w:rPr>
          <w:i/>
        </w:rPr>
        <w:t>iterable</w:t>
      </w:r>
      <w:r>
        <w:t xml:space="preserve"> is</w:t>
      </w:r>
      <w:r w:rsidRPr="00CF382D">
        <w:t xml:space="preserve"> </w:t>
      </w:r>
      <w:r>
        <w:t xml:space="preserve">either </w:t>
      </w:r>
      <w:r w:rsidRPr="00740B90">
        <w:rPr>
          <w:b/>
        </w:rPr>
        <w:t>undefined</w:t>
      </w:r>
      <w:r>
        <w:rPr>
          <w:bCs/>
        </w:rPr>
        <w:t xml:space="preserve"> or</w:t>
      </w:r>
      <w:r>
        <w:t xml:space="preserve">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14:paraId="6A6BCEDA" w14:textId="77777777" w:rsidR="00B17855" w:rsidRDefault="00B17855" w:rsidP="00B17855">
      <w:pPr>
        <w:pStyle w:val="Alg4"/>
        <w:numPr>
          <w:ilvl w:val="0"/>
          <w:numId w:val="1318"/>
        </w:numPr>
      </w:pPr>
      <w:r>
        <w:t>Else,</w:t>
      </w:r>
    </w:p>
    <w:p w14:paraId="44EB66F3" w14:textId="77777777" w:rsidR="00B17855" w:rsidRDefault="00B17855" w:rsidP="00B17855">
      <w:pPr>
        <w:pStyle w:val="Alg4"/>
        <w:numPr>
          <w:ilvl w:val="1"/>
          <w:numId w:val="1318"/>
        </w:numPr>
      </w:pPr>
      <w:r>
        <w:t xml:space="preserve">Let </w:t>
      </w:r>
      <w:r w:rsidRPr="00740B90">
        <w:rPr>
          <w:i/>
        </w:rPr>
        <w:t>it</w:t>
      </w:r>
      <w:r>
        <w:rPr>
          <w:i/>
        </w:rPr>
        <w:t>e</w:t>
      </w:r>
      <w:r w:rsidRPr="00740B90">
        <w:rPr>
          <w:i/>
        </w:rPr>
        <w:t>r</w:t>
      </w:r>
      <w:r>
        <w:t xml:space="preserve"> be the result of GetIterator(</w:t>
      </w:r>
      <w:r w:rsidRPr="00B5244C">
        <w:rPr>
          <w:i/>
        </w:rPr>
        <w:t>iterable</w:t>
      </w:r>
      <w:r>
        <w:t>).</w:t>
      </w:r>
    </w:p>
    <w:p w14:paraId="15D94562" w14:textId="77777777" w:rsidR="00B17855" w:rsidRDefault="00B17855" w:rsidP="00B17855">
      <w:pPr>
        <w:pStyle w:val="Alg4"/>
        <w:numPr>
          <w:ilvl w:val="1"/>
          <w:numId w:val="1318"/>
        </w:numPr>
      </w:pPr>
      <w:r>
        <w:t>ReturnIfAbrupt(</w:t>
      </w:r>
      <w:r w:rsidRPr="00C903CE">
        <w:rPr>
          <w:i/>
        </w:rPr>
        <w:t>it</w:t>
      </w:r>
      <w:r>
        <w:rPr>
          <w:i/>
        </w:rPr>
        <w:t>e</w:t>
      </w:r>
      <w:r w:rsidRPr="00C903CE">
        <w:rPr>
          <w:i/>
        </w:rPr>
        <w:t>r</w:t>
      </w:r>
      <w:r>
        <w:t>).</w:t>
      </w:r>
    </w:p>
    <w:p w14:paraId="4B47708E" w14:textId="77777777" w:rsidR="00B17855" w:rsidRDefault="00B17855" w:rsidP="00B17855">
      <w:pPr>
        <w:pStyle w:val="Alg4"/>
        <w:numPr>
          <w:ilvl w:val="1"/>
          <w:numId w:val="1318"/>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14:paraId="0EB5DB05" w14:textId="77777777" w:rsidR="00B17855" w:rsidRDefault="00B17855" w:rsidP="00B17855">
      <w:pPr>
        <w:pStyle w:val="Alg4"/>
        <w:numPr>
          <w:ilvl w:val="1"/>
          <w:numId w:val="1318"/>
        </w:numPr>
      </w:pPr>
      <w:r>
        <w:t>ReturnIfAbrupt(</w:t>
      </w:r>
      <w:r w:rsidRPr="00C903CE">
        <w:rPr>
          <w:i/>
        </w:rPr>
        <w:t>adder</w:t>
      </w:r>
      <w:r>
        <w:t>).</w:t>
      </w:r>
    </w:p>
    <w:p w14:paraId="71A003B7" w14:textId="77777777" w:rsidR="00B17855" w:rsidRDefault="00B17855" w:rsidP="00B17855">
      <w:pPr>
        <w:pStyle w:val="Alg4"/>
        <w:numPr>
          <w:ilvl w:val="1"/>
          <w:numId w:val="131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22BB6676" w14:textId="77777777" w:rsidR="00B17855" w:rsidRDefault="00B17855" w:rsidP="00B17855">
      <w:pPr>
        <w:pStyle w:val="Alg4"/>
        <w:numPr>
          <w:ilvl w:val="0"/>
          <w:numId w:val="1318"/>
        </w:numPr>
      </w:pPr>
      <w:r>
        <w:t xml:space="preserve">If </w:t>
      </w:r>
      <w:r w:rsidRPr="0067698A">
        <w:rPr>
          <w:i/>
          <w:iCs/>
        </w:rPr>
        <w:t>comparator</w:t>
      </w:r>
      <w:r>
        <w:t xml:space="preserve"> is not present, let </w:t>
      </w:r>
      <w:r w:rsidRPr="0067698A">
        <w:rPr>
          <w:i/>
          <w:iCs/>
        </w:rPr>
        <w:t>comparator</w:t>
      </w:r>
      <w:r>
        <w:t xml:space="preserve"> be </w:t>
      </w:r>
      <w:r w:rsidRPr="00C33EC3">
        <w:rPr>
          <w:b/>
        </w:rPr>
        <w:t>undefined</w:t>
      </w:r>
      <w:r>
        <w:t>.</w:t>
      </w:r>
    </w:p>
    <w:p w14:paraId="0A5694C3" w14:textId="77777777" w:rsidR="00B17855" w:rsidRDefault="00B17855" w:rsidP="00B17855">
      <w:pPr>
        <w:pStyle w:val="Alg4"/>
        <w:numPr>
          <w:ilvl w:val="0"/>
          <w:numId w:val="1318"/>
        </w:numPr>
      </w:pPr>
      <w:r>
        <w:t xml:space="preserve">If </w:t>
      </w:r>
      <w:r w:rsidRPr="0067698A">
        <w:rPr>
          <w:i/>
          <w:iCs/>
        </w:rPr>
        <w:t>comparator</w:t>
      </w:r>
      <w:r>
        <w:t xml:space="preserve"> is not </w:t>
      </w:r>
      <w:r w:rsidRPr="00740B90">
        <w:rPr>
          <w:b/>
        </w:rPr>
        <w:t>undefined</w:t>
      </w:r>
      <w:r>
        <w:t xml:space="preserve">, then </w:t>
      </w:r>
    </w:p>
    <w:p w14:paraId="3695B2CA" w14:textId="77777777" w:rsidR="00B17855" w:rsidRDefault="00B17855" w:rsidP="00B17855">
      <w:pPr>
        <w:numPr>
          <w:ilvl w:val="1"/>
          <w:numId w:val="1318"/>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14:paraId="27F8C0D5" w14:textId="77777777" w:rsidR="00B17855" w:rsidRPr="004F54AE" w:rsidRDefault="00B17855" w:rsidP="00B17855">
      <w:pPr>
        <w:numPr>
          <w:ilvl w:val="0"/>
          <w:numId w:val="131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14:paraId="0D0A6FDE" w14:textId="77777777" w:rsidR="00B17855" w:rsidRDefault="00B17855" w:rsidP="00B17855">
      <w:pPr>
        <w:pStyle w:val="Alg4"/>
        <w:numPr>
          <w:ilvl w:val="0"/>
          <w:numId w:val="1318"/>
        </w:numPr>
      </w:pPr>
      <w:r>
        <w:t>Set</w:t>
      </w:r>
      <w:r w:rsidRPr="004F54AE">
        <w:t xml:space="preserve"> </w:t>
      </w:r>
      <w:r w:rsidRPr="00224061">
        <w:rPr>
          <w:i/>
        </w:rPr>
        <w:t>set</w:t>
      </w:r>
      <w:r w:rsidRPr="00A21A8F">
        <w:rPr>
          <w:i/>
        </w:rPr>
        <w:t>’</w:t>
      </w:r>
      <w:r>
        <w:rPr>
          <w:i/>
        </w:rPr>
        <w:t>s</w:t>
      </w:r>
      <w:r w:rsidRPr="00A21A8F">
        <w:t xml:space="preserve"> </w:t>
      </w:r>
      <w:r w:rsidRPr="004F54AE">
        <w:t>[[</w:t>
      </w:r>
      <w:r w:rsidRPr="005D47F0">
        <w:rPr>
          <w:rFonts w:eastAsia="MS Mincho"/>
          <w:spacing w:val="0"/>
          <w:lang w:eastAsia="ja-JP"/>
        </w:rPr>
        <w:t>SetComparator</w:t>
      </w:r>
      <w:r w:rsidRPr="004F54AE">
        <w:t xml:space="preserve">]] internal data property </w:t>
      </w:r>
      <w:r>
        <w:rPr>
          <w:iCs/>
        </w:rPr>
        <w:t xml:space="preserve">to </w:t>
      </w:r>
      <w:r w:rsidRPr="0067698A">
        <w:rPr>
          <w:i/>
          <w:iCs/>
        </w:rPr>
        <w:t>comparator</w:t>
      </w:r>
      <w:r w:rsidRPr="004F54AE">
        <w:t>.</w:t>
      </w:r>
    </w:p>
    <w:p w14:paraId="64724BDF" w14:textId="77777777" w:rsidR="00B17855" w:rsidRDefault="00B17855" w:rsidP="00B17855">
      <w:pPr>
        <w:pStyle w:val="Alg4"/>
        <w:numPr>
          <w:ilvl w:val="0"/>
          <w:numId w:val="1318"/>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14:paraId="0FD59B02" w14:textId="77777777" w:rsidR="00B17855" w:rsidRPr="00A5755A" w:rsidRDefault="00B17855" w:rsidP="00B17855">
      <w:pPr>
        <w:pStyle w:val="Alg4"/>
        <w:numPr>
          <w:ilvl w:val="0"/>
          <w:numId w:val="1318"/>
        </w:numPr>
        <w:contextualSpacing/>
      </w:pPr>
      <w:r>
        <w:t>Repeat</w:t>
      </w:r>
    </w:p>
    <w:p w14:paraId="10A84BE9" w14:textId="77777777" w:rsidR="00B17855" w:rsidRDefault="00B17855" w:rsidP="00B17855">
      <w:pPr>
        <w:pStyle w:val="Alg3"/>
        <w:numPr>
          <w:ilvl w:val="1"/>
          <w:numId w:val="1318"/>
        </w:numPr>
      </w:pPr>
      <w:r>
        <w:t xml:space="preserve">Let </w:t>
      </w:r>
      <w:r w:rsidRPr="004848CA">
        <w:rPr>
          <w:i/>
        </w:rPr>
        <w:t>next</w:t>
      </w:r>
      <w:r>
        <w:t xml:space="preserve"> be the result of </w:t>
      </w:r>
      <w:del w:id="13591" w:author="Rev 19 Allen Wirfs-Brock" w:date="2013-09-22T11:29:00Z">
        <w:r w:rsidDel="0061744F">
          <w:delText>IteratorNext</w:delText>
        </w:r>
      </w:del>
      <w:ins w:id="13592" w:author="Rev 19 Allen Wirfs-Brock" w:date="2013-09-22T11:29:00Z">
        <w:r w:rsidR="0061744F">
          <w:t>IteratorStep</w:t>
        </w:r>
      </w:ins>
      <w:r>
        <w:t>(</w:t>
      </w:r>
      <w:r>
        <w:rPr>
          <w:i/>
        </w:rPr>
        <w:t>iter</w:t>
      </w:r>
      <w:r>
        <w:t>).</w:t>
      </w:r>
    </w:p>
    <w:p w14:paraId="2374D541" w14:textId="77777777" w:rsidR="00B17855" w:rsidRDefault="00B17855" w:rsidP="00B17855">
      <w:pPr>
        <w:pStyle w:val="Alg4"/>
        <w:numPr>
          <w:ilvl w:val="1"/>
          <w:numId w:val="1318"/>
        </w:numPr>
        <w:contextualSpacing/>
      </w:pPr>
      <w:r>
        <w:t>ReturnIfAbrupt(</w:t>
      </w:r>
      <w:r w:rsidRPr="004E372D">
        <w:rPr>
          <w:i/>
        </w:rPr>
        <w:t>next</w:t>
      </w:r>
      <w:r>
        <w:t>).</w:t>
      </w:r>
    </w:p>
    <w:p w14:paraId="5425ED83" w14:textId="77777777" w:rsidR="00B17855" w:rsidDel="0061744F" w:rsidRDefault="00B17855" w:rsidP="00B17855">
      <w:pPr>
        <w:numPr>
          <w:ilvl w:val="1"/>
          <w:numId w:val="1318"/>
        </w:numPr>
        <w:contextualSpacing/>
        <w:rPr>
          <w:del w:id="13593" w:author="Rev 19 Allen Wirfs-Brock" w:date="2013-09-22T11:29:00Z"/>
          <w:rFonts w:ascii="Times New Roman" w:hAnsi="Times New Roman"/>
        </w:rPr>
      </w:pPr>
      <w:del w:id="13594" w:author="Rev 19 Allen Wirfs-Brock" w:date="2013-09-22T11:29: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14:paraId="4E159EB2" w14:textId="77777777" w:rsidR="00B17855" w:rsidDel="0061744F" w:rsidRDefault="00B17855" w:rsidP="00B17855">
      <w:pPr>
        <w:numPr>
          <w:ilvl w:val="1"/>
          <w:numId w:val="1318"/>
        </w:numPr>
        <w:spacing w:after="0"/>
        <w:contextualSpacing/>
        <w:rPr>
          <w:del w:id="13595" w:author="Rev 19 Allen Wirfs-Brock" w:date="2013-09-22T11:29:00Z"/>
          <w:rFonts w:ascii="Times New Roman" w:hAnsi="Times New Roman"/>
        </w:rPr>
      </w:pPr>
      <w:del w:id="13596" w:author="Rev 19 Allen Wirfs-Brock" w:date="2013-09-22T11:29: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14:paraId="2E75DFEB" w14:textId="77777777" w:rsidR="00B17855" w:rsidRDefault="00B17855" w:rsidP="00B17855">
      <w:pPr>
        <w:pStyle w:val="Alg3"/>
        <w:numPr>
          <w:ilvl w:val="1"/>
          <w:numId w:val="1318"/>
        </w:numPr>
      </w:pPr>
      <w:r>
        <w:t xml:space="preserve">If </w:t>
      </w:r>
      <w:ins w:id="13597" w:author="Rev 19 Allen Wirfs-Brock" w:date="2013-09-22T11:30:00Z">
        <w:r w:rsidR="0061744F" w:rsidRPr="004848CA">
          <w:rPr>
            <w:i/>
          </w:rPr>
          <w:t>next</w:t>
        </w:r>
        <w:r w:rsidR="0061744F">
          <w:t xml:space="preserve"> </w:t>
        </w:r>
      </w:ins>
      <w:del w:id="13598" w:author="Rev 19 Allen Wirfs-Brock" w:date="2013-09-22T11:30:00Z">
        <w:r w:rsidDel="0061744F">
          <w:rPr>
            <w:i/>
            <w:iCs/>
          </w:rPr>
          <w:delText>done</w:delText>
        </w:r>
        <w:r w:rsidDel="0061744F">
          <w:delText xml:space="preserve"> </w:delText>
        </w:r>
      </w:del>
      <w:r>
        <w:t xml:space="preserve">is </w:t>
      </w:r>
      <w:del w:id="13599" w:author="Rev 19 Allen Wirfs-Brock" w:date="2013-09-22T11:30:00Z">
        <w:r w:rsidRPr="00B5244C" w:rsidDel="0061744F">
          <w:rPr>
            <w:b/>
          </w:rPr>
          <w:delText>true</w:delText>
        </w:r>
      </w:del>
      <w:ins w:id="13600" w:author="Rev 19 Allen Wirfs-Brock" w:date="2013-09-22T11:30:00Z">
        <w:r w:rsidR="0061744F">
          <w:rPr>
            <w:b/>
          </w:rPr>
          <w:t>false</w:t>
        </w:r>
      </w:ins>
      <w:r>
        <w:t xml:space="preserve">, then </w:t>
      </w:r>
      <w:r w:rsidRPr="00E77497">
        <w:t xml:space="preserve">return </w:t>
      </w:r>
      <w:r w:rsidRPr="00224061">
        <w:rPr>
          <w:i/>
        </w:rPr>
        <w:t>set</w:t>
      </w:r>
      <w:r w:rsidRPr="00E77497">
        <w:t>.</w:t>
      </w:r>
    </w:p>
    <w:p w14:paraId="7B1BF842" w14:textId="77777777" w:rsidR="00B17855" w:rsidRDefault="00B17855" w:rsidP="00B17855">
      <w:pPr>
        <w:pStyle w:val="Alg4"/>
        <w:numPr>
          <w:ilvl w:val="1"/>
          <w:numId w:val="1318"/>
        </w:numPr>
        <w:spacing w:after="120"/>
        <w:contextualSpacing/>
      </w:pPr>
      <w:r>
        <w:t xml:space="preserve">Let </w:t>
      </w:r>
      <w:r>
        <w:rPr>
          <w:i/>
          <w:iCs/>
        </w:rPr>
        <w:t>nextValue</w:t>
      </w:r>
      <w:r>
        <w:t xml:space="preserve"> be IteratorValue(</w:t>
      </w:r>
      <w:r>
        <w:rPr>
          <w:i/>
          <w:iCs/>
        </w:rPr>
        <w:t>next</w:t>
      </w:r>
      <w:r>
        <w:t>).</w:t>
      </w:r>
    </w:p>
    <w:p w14:paraId="7B0FFD86" w14:textId="77777777" w:rsidR="00B17855" w:rsidRDefault="00B17855" w:rsidP="00B17855">
      <w:pPr>
        <w:pStyle w:val="Alg4"/>
        <w:numPr>
          <w:ilvl w:val="1"/>
          <w:numId w:val="1318"/>
        </w:numPr>
        <w:spacing w:after="120"/>
        <w:contextualSpacing/>
      </w:pPr>
      <w:r>
        <w:t>ReturnIfAbrupt(</w:t>
      </w:r>
      <w:r>
        <w:rPr>
          <w:i/>
          <w:iCs/>
        </w:rPr>
        <w:t>nextValue</w:t>
      </w:r>
      <w:r>
        <w:t>).</w:t>
      </w:r>
    </w:p>
    <w:p w14:paraId="2F7E0022" w14:textId="77777777" w:rsidR="00B17855" w:rsidRDefault="00B17855" w:rsidP="00B17855">
      <w:pPr>
        <w:pStyle w:val="Alg4"/>
        <w:numPr>
          <w:ilvl w:val="1"/>
          <w:numId w:val="1318"/>
        </w:numPr>
        <w:spacing w:after="120"/>
        <w:contextualSpacing/>
      </w:pPr>
      <w:commentRangeStart w:id="13601"/>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commentRangeEnd w:id="13601"/>
      <w:r>
        <w:rPr>
          <w:rStyle w:val="af6"/>
          <w:rFonts w:ascii="Arial" w:eastAsia="MS Mincho" w:hAnsi="Arial"/>
          <w:spacing w:val="0"/>
          <w:lang w:eastAsia="ja-JP"/>
        </w:rPr>
        <w:commentReference w:id="13601"/>
      </w:r>
    </w:p>
    <w:p w14:paraId="0FD7D4F9" w14:textId="77777777" w:rsidR="00B17855" w:rsidRPr="00E77497" w:rsidRDefault="00B17855" w:rsidP="00B17855">
      <w:pPr>
        <w:pStyle w:val="Alg4"/>
        <w:numPr>
          <w:ilvl w:val="1"/>
          <w:numId w:val="1318"/>
        </w:numPr>
        <w:spacing w:after="240"/>
      </w:pPr>
      <w:r>
        <w:t>ReturnIfAbrupt(</w:t>
      </w:r>
      <w:r w:rsidRPr="00926A35">
        <w:rPr>
          <w:i/>
        </w:rPr>
        <w:t>status</w:t>
      </w:r>
      <w:r>
        <w:t>).</w:t>
      </w:r>
    </w:p>
    <w:p w14:paraId="661205E8" w14:textId="77777777" w:rsidR="00B17855" w:rsidRPr="00E77497" w:rsidRDefault="00B17855" w:rsidP="00B17855">
      <w:pPr>
        <w:pStyle w:val="40"/>
      </w:pPr>
      <w:r w:rsidRPr="00E77497">
        <w:t xml:space="preserve">new </w:t>
      </w:r>
      <w:r>
        <w:t>Set</w:t>
      </w:r>
      <w:r w:rsidRPr="00E77497">
        <w:t xml:space="preserve"> (</w:t>
      </w:r>
      <w:r>
        <w:t xml:space="preserve"> ... </w:t>
      </w:r>
      <w:r w:rsidRPr="00DD4B05">
        <w:t xml:space="preserve">argumentsList </w:t>
      </w:r>
      <w:r w:rsidRPr="00E77497">
        <w:t>)</w:t>
      </w:r>
    </w:p>
    <w:p w14:paraId="5C7990FD" w14:textId="77777777" w:rsidR="00B17855" w:rsidRPr="00E77497" w:rsidRDefault="00B17855" w:rsidP="00B17855">
      <w:r w:rsidRPr="00E77497">
        <w:t xml:space="preserve">When </w:t>
      </w:r>
      <w:r>
        <w:rPr>
          <w:rFonts w:ascii="Courier New" w:hAnsi="Courier New"/>
          <w:b/>
        </w:rPr>
        <w:t>Set</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14:paraId="3EBC0F7B" w14:textId="77777777" w:rsidR="00B17855" w:rsidRDefault="00B17855" w:rsidP="00B17855">
      <w:r>
        <w:rPr>
          <w:rFonts w:ascii="Courier New" w:hAnsi="Courier New"/>
          <w:b/>
        </w:rPr>
        <w:t>Set</w:t>
      </w:r>
      <w:r w:rsidRPr="00E77497">
        <w:t xml:space="preserve"> </w:t>
      </w:r>
      <w:r>
        <w:t xml:space="preserve">called as part of a new expression with argument list </w:t>
      </w:r>
      <w:r w:rsidRPr="00BE3BA1">
        <w:rPr>
          <w:rFonts w:ascii="Times New Roman" w:hAnsi="Times New Roman"/>
          <w:i/>
          <w:iCs/>
        </w:rPr>
        <w:t>argumentsList</w:t>
      </w:r>
      <w:r w:rsidRPr="00DD4B05">
        <w:rPr>
          <w:i/>
          <w:iCs/>
        </w:rPr>
        <w:t xml:space="preserve"> </w:t>
      </w:r>
      <w:r>
        <w:t>performs the following steps:</w:t>
      </w:r>
    </w:p>
    <w:p w14:paraId="4FAAA5CB" w14:textId="77777777" w:rsidR="00B17855" w:rsidRDefault="00B17855" w:rsidP="00B17855">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Set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60A73ADB" w14:textId="77777777" w:rsidR="00B17855" w:rsidRDefault="00B17855" w:rsidP="00B17855">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0A89C2CC" w14:textId="77777777" w:rsidR="00B17855" w:rsidRPr="00E4780A" w:rsidRDefault="00B17855" w:rsidP="00B17855">
      <w:pPr>
        <w:numPr>
          <w:ilvl w:val="0"/>
          <w:numId w:val="128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6202BA6A" w14:textId="77777777" w:rsidR="00B17855" w:rsidRPr="00E77497" w:rsidRDefault="00B17855" w:rsidP="00B17855">
      <w:r>
        <w:t>If Set is implemented as an ordinary function object, its [[Construct]] internal method will perform the above steps.</w:t>
      </w:r>
    </w:p>
    <w:p w14:paraId="1DB65817" w14:textId="77777777" w:rsidR="00B17855" w:rsidRPr="00E77497" w:rsidRDefault="00B17855" w:rsidP="00B17855">
      <w:pPr>
        <w:pStyle w:val="30"/>
      </w:pPr>
      <w:bookmarkStart w:id="13602" w:name="_Toc368050781"/>
      <w:r w:rsidRPr="00E77497">
        <w:t xml:space="preserve">Properties of the </w:t>
      </w:r>
      <w:r>
        <w:t>Set</w:t>
      </w:r>
      <w:r w:rsidRPr="00E77497">
        <w:t xml:space="preserve"> Constructor</w:t>
      </w:r>
      <w:bookmarkEnd w:id="13602"/>
    </w:p>
    <w:p w14:paraId="775E2D30" w14:textId="77777777" w:rsidR="00B17855" w:rsidRPr="00E77497" w:rsidRDefault="00B17855" w:rsidP="00B17855">
      <w:r w:rsidRPr="00E77497">
        <w:t xml:space="preserve">The value of the [[Prototype]] internal </w:t>
      </w:r>
      <w:r>
        <w:t xml:space="preserve">data </w:t>
      </w:r>
      <w:r w:rsidRPr="00E77497">
        <w:t xml:space="preserve">property of the </w:t>
      </w:r>
      <w:r>
        <w:t>Set</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D433E8">
        <w:t>19.2.3</w:t>
      </w:r>
      <w:r w:rsidR="004B439B">
        <w:fldChar w:fldCharType="end"/>
      </w:r>
      <w:r w:rsidRPr="00E77497">
        <w:t>).</w:t>
      </w:r>
    </w:p>
    <w:p w14:paraId="72F88B89" w14:textId="77777777" w:rsidR="00B17855" w:rsidRPr="00E77497" w:rsidRDefault="00B17855" w:rsidP="00B17855">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Set</w:t>
      </w:r>
      <w:r w:rsidRPr="00E77497">
        <w:t xml:space="preserve"> constructor has the following </w:t>
      </w:r>
      <w:del w:id="13603" w:author="Rev 19 Allen Wirfs-Brock" w:date="2013-09-27T10:22:00Z">
        <w:r w:rsidRPr="00E77497" w:rsidDel="00D20BD7">
          <w:delText>property</w:delText>
        </w:r>
      </w:del>
      <w:ins w:id="13604" w:author="Rev 19 Allen Wirfs-Brock" w:date="2013-09-27T10:22:00Z">
        <w:r w:rsidR="00D20BD7" w:rsidRPr="00E77497">
          <w:t>propert</w:t>
        </w:r>
        <w:r w:rsidR="00D20BD7">
          <w:t>ies</w:t>
        </w:r>
      </w:ins>
      <w:r w:rsidRPr="00E77497">
        <w:t>:</w:t>
      </w:r>
    </w:p>
    <w:p w14:paraId="440E05C6" w14:textId="77777777" w:rsidR="00B17855" w:rsidRPr="00E77497" w:rsidRDefault="00B17855" w:rsidP="00B17855">
      <w:pPr>
        <w:pStyle w:val="40"/>
      </w:pPr>
      <w:r>
        <w:t>Set</w:t>
      </w:r>
      <w:r w:rsidRPr="00E77497">
        <w:t>.prototype</w:t>
      </w:r>
    </w:p>
    <w:p w14:paraId="69005245" w14:textId="77777777" w:rsidR="00B17855" w:rsidRPr="00E77497" w:rsidRDefault="00B17855" w:rsidP="00B17855">
      <w:r w:rsidRPr="00E77497">
        <w:t xml:space="preserve">The initial value of </w:t>
      </w:r>
      <w:r>
        <w:rPr>
          <w:rFonts w:ascii="Courier New" w:hAnsi="Courier New"/>
          <w:b/>
        </w:rPr>
        <w:t>Set</w:t>
      </w:r>
      <w:r w:rsidRPr="00E77497">
        <w:rPr>
          <w:rFonts w:ascii="Courier New" w:hAnsi="Courier New"/>
          <w:b/>
        </w:rPr>
        <w:t>.prototype</w:t>
      </w:r>
      <w:r w:rsidRPr="00E77497">
        <w:t xml:space="preserve"> is </w:t>
      </w:r>
      <w:r>
        <w:t xml:space="preserve">the intrinsic %SetPrototype% </w:t>
      </w:r>
      <w:r w:rsidRPr="00E77497">
        <w:t>object (</w:t>
      </w:r>
      <w:r w:rsidR="004B439B">
        <w:fldChar w:fldCharType="begin"/>
      </w:r>
      <w:r w:rsidR="004B439B">
        <w:instrText xml:space="preserve"> REF _Ref366081808 \r \h </w:instrText>
      </w:r>
      <w:r w:rsidR="004B439B">
        <w:fldChar w:fldCharType="separate"/>
      </w:r>
      <w:r w:rsidR="00D433E8">
        <w:t>23.2.3</w:t>
      </w:r>
      <w:r w:rsidR="004B439B">
        <w:fldChar w:fldCharType="end"/>
      </w:r>
      <w:r w:rsidRPr="00E77497">
        <w:t>).</w:t>
      </w:r>
    </w:p>
    <w:p w14:paraId="4C611CFF" w14:textId="77777777" w:rsidR="00B17855" w:rsidRPr="00E77497" w:rsidRDefault="00B17855" w:rsidP="00B17855">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44A24D1C" w14:textId="77777777" w:rsidR="00B17855" w:rsidRPr="00A67AF2" w:rsidRDefault="00B17855" w:rsidP="00B17855">
      <w:pPr>
        <w:pStyle w:val="40"/>
      </w:pPr>
      <w:r>
        <w:t>Set[ @@create ]</w:t>
      </w:r>
      <w:r w:rsidRPr="00A67AF2">
        <w:t xml:space="preserve"> (</w:t>
      </w:r>
      <w:r>
        <w:t xml:space="preserve"> </w:t>
      </w:r>
      <w:r w:rsidRPr="00A67AF2">
        <w:t>)</w:t>
      </w:r>
    </w:p>
    <w:p w14:paraId="21750949" w14:textId="77777777" w:rsidR="00B17855" w:rsidRPr="00E77497" w:rsidRDefault="00B17855" w:rsidP="00B17855">
      <w:r>
        <w:t>T</w:t>
      </w:r>
      <w:r w:rsidRPr="00675B74">
        <w:t>he</w:t>
      </w:r>
      <w:r>
        <w:t xml:space="preserve"> @@create</w:t>
      </w:r>
      <w:r w:rsidRPr="00675B74">
        <w:t xml:space="preserve"> method of</w:t>
      </w:r>
      <w:r>
        <w:t xml:space="preserve"> a Set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21F1EE64" w14:textId="77777777" w:rsidR="00B17855" w:rsidRDefault="00B17855" w:rsidP="00B17855">
      <w:pPr>
        <w:numPr>
          <w:ilvl w:val="0"/>
          <w:numId w:val="128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595346FF" w14:textId="77777777" w:rsidR="00B17855" w:rsidRPr="00E77497" w:rsidRDefault="00B17855" w:rsidP="00B17855">
      <w:pPr>
        <w:numPr>
          <w:ilvl w:val="0"/>
          <w:numId w:val="1286"/>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[[SetData</w:t>
      </w:r>
      <w:r w:rsidRPr="00071909">
        <w:rPr>
          <w:rFonts w:ascii="Times New Roman" w:hAnsi="Times New Roman"/>
        </w:rPr>
        <w:t>]]</w:t>
      </w:r>
      <w:r w:rsidRPr="00E15CC3">
        <w:rPr>
          <w:rFonts w:ascii="Times New Roman" w:hAnsi="Times New Roman"/>
        </w:rPr>
        <w:t xml:space="preserve"> , [[SetComparator]]</w:t>
      </w:r>
      <w:r w:rsidRPr="00145775">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14:paraId="6AD78837" w14:textId="77777777" w:rsidR="00B17855" w:rsidRPr="00E77497" w:rsidRDefault="00B17855" w:rsidP="00B17855">
      <w:pPr>
        <w:numPr>
          <w:ilvl w:val="0"/>
          <w:numId w:val="128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69918F2D" w14:textId="77777777" w:rsidR="00B17855" w:rsidRDefault="00B17855" w:rsidP="00B17855">
      <w:r w:rsidRPr="00E77497">
        <w:t xml:space="preserve">This property has the attributes </w:t>
      </w:r>
      <w:commentRangeStart w:id="13605"/>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13605"/>
      <w:r>
        <w:rPr>
          <w:rStyle w:val="af6"/>
        </w:rPr>
        <w:commentReference w:id="13605"/>
      </w:r>
      <w:r w:rsidRPr="00E77497">
        <w:t>.</w:t>
      </w:r>
    </w:p>
    <w:p w14:paraId="102EB274" w14:textId="77777777" w:rsidR="00B17855" w:rsidRPr="00E77497" w:rsidRDefault="00B17855" w:rsidP="00B17855">
      <w:pPr>
        <w:pStyle w:val="30"/>
      </w:pPr>
      <w:bookmarkStart w:id="13606" w:name="_Ref366081808"/>
      <w:bookmarkStart w:id="13607" w:name="_Toc368050782"/>
      <w:r w:rsidRPr="00E77497">
        <w:t xml:space="preserve">Properties of the </w:t>
      </w:r>
      <w:r>
        <w:t>Set</w:t>
      </w:r>
      <w:r w:rsidRPr="00E77497">
        <w:t xml:space="preserve"> Prototype Object</w:t>
      </w:r>
      <w:bookmarkEnd w:id="13606"/>
      <w:bookmarkEnd w:id="13607"/>
    </w:p>
    <w:p w14:paraId="6A80BE57" w14:textId="77777777" w:rsidR="00B17855" w:rsidRDefault="00B17855" w:rsidP="00B17855">
      <w:r w:rsidRPr="00E77497">
        <w:t xml:space="preserve">The value of the [[Prototype]] internal </w:t>
      </w:r>
      <w:r>
        <w:t xml:space="preserve">data </w:t>
      </w:r>
      <w:r w:rsidRPr="00E77497">
        <w:t xml:space="preserve">property of the </w:t>
      </w:r>
      <w:r>
        <w:t>Set</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D433E8">
        <w:t>19.1.4</w:t>
      </w:r>
      <w:r w:rsidR="004B439B">
        <w:fldChar w:fldCharType="end"/>
      </w:r>
      <w:r w:rsidRPr="00E77497">
        <w:t>).</w:t>
      </w:r>
      <w:r w:rsidRPr="005541C3">
        <w:t xml:space="preserve"> </w:t>
      </w:r>
      <w:r>
        <w:t>The Set prototype object is an ordinary object. It does not have a [[SetData]] or a [[SetComparator]] internal data property.</w:t>
      </w:r>
    </w:p>
    <w:p w14:paraId="68130444" w14:textId="77777777" w:rsidR="00B17855" w:rsidRPr="00E77497" w:rsidRDefault="00B17855" w:rsidP="00B17855">
      <w:pPr>
        <w:pStyle w:val="40"/>
      </w:pPr>
      <w:r>
        <w:t>Set</w:t>
      </w:r>
      <w:r w:rsidRPr="00E77497">
        <w:t>.prototype.</w:t>
      </w:r>
      <w:r>
        <w:t>add</w:t>
      </w:r>
      <w:r w:rsidRPr="00E77497">
        <w:t xml:space="preserve"> (</w:t>
      </w:r>
      <w:r>
        <w:t xml:space="preserve">value </w:t>
      </w:r>
      <w:r w:rsidRPr="00E77497">
        <w:t>)</w:t>
      </w:r>
    </w:p>
    <w:p w14:paraId="3C979DCA" w14:textId="77777777" w:rsidR="00B17855" w:rsidRPr="00E77497" w:rsidRDefault="00B17855" w:rsidP="00B17855">
      <w:r w:rsidRPr="00E77497">
        <w:t>The following steps are taken:</w:t>
      </w:r>
    </w:p>
    <w:p w14:paraId="1F8D163E" w14:textId="77777777" w:rsidR="00B17855" w:rsidRPr="00E77497" w:rsidRDefault="00B17855" w:rsidP="00B17855">
      <w:pPr>
        <w:pStyle w:val="Alg4"/>
        <w:numPr>
          <w:ilvl w:val="0"/>
          <w:numId w:val="107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029B036C" w14:textId="77777777" w:rsidR="00B17855" w:rsidRPr="00E77497" w:rsidRDefault="00B17855" w:rsidP="00B17855">
      <w:pPr>
        <w:pStyle w:val="Alg4"/>
        <w:numPr>
          <w:ilvl w:val="0"/>
          <w:numId w:val="1075"/>
        </w:numPr>
      </w:pPr>
      <w:r>
        <w:t>If Type(</w:t>
      </w:r>
      <w:r>
        <w:rPr>
          <w:i/>
          <w:iCs/>
        </w:rPr>
        <w:t>S)</w:t>
      </w:r>
      <w:r>
        <w:t xml:space="preserve"> is not Object, then throw a </w:t>
      </w:r>
      <w:r w:rsidRPr="003F3BD9">
        <w:rPr>
          <w:b/>
        </w:rPr>
        <w:t>TypeError</w:t>
      </w:r>
      <w:r>
        <w:t xml:space="preserve"> exception.</w:t>
      </w:r>
    </w:p>
    <w:p w14:paraId="0FDEF0DF" w14:textId="77777777" w:rsidR="00B17855" w:rsidRDefault="00B17855" w:rsidP="00B17855">
      <w:pPr>
        <w:pStyle w:val="Alg4"/>
        <w:numPr>
          <w:ilvl w:val="0"/>
          <w:numId w:val="1075"/>
        </w:numPr>
      </w:pPr>
      <w:r>
        <w:t xml:space="preserve">If </w:t>
      </w:r>
      <w:r>
        <w:rPr>
          <w:i/>
        </w:rPr>
        <w:t>S</w:t>
      </w:r>
      <w:r>
        <w:t xml:space="preserve"> does not have a [[SetData]] internal data property throw a </w:t>
      </w:r>
      <w:r w:rsidRPr="00B5244C">
        <w:rPr>
          <w:b/>
        </w:rPr>
        <w:t>TypeError</w:t>
      </w:r>
      <w:r>
        <w:t xml:space="preserve"> exception.</w:t>
      </w:r>
    </w:p>
    <w:p w14:paraId="76CB5C0C" w14:textId="77777777" w:rsidR="00B17855" w:rsidRPr="00E77497" w:rsidRDefault="00B17855" w:rsidP="00B17855">
      <w:pPr>
        <w:pStyle w:val="Alg4"/>
        <w:numPr>
          <w:ilvl w:val="0"/>
          <w:numId w:val="1075"/>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729742AD" w14:textId="77777777" w:rsidR="00B17855" w:rsidRPr="00E77497" w:rsidRDefault="00B17855" w:rsidP="00B17855">
      <w:pPr>
        <w:pStyle w:val="Alg4"/>
        <w:numPr>
          <w:ilvl w:val="0"/>
          <w:numId w:val="1075"/>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14:paraId="2FE5CCAD" w14:textId="77777777" w:rsidR="00B17855" w:rsidRPr="0067698A" w:rsidRDefault="00B17855" w:rsidP="00B17855">
      <w:pPr>
        <w:pStyle w:val="Alg4"/>
        <w:numPr>
          <w:ilvl w:val="0"/>
          <w:numId w:val="1075"/>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14:paraId="1DE9DCFF" w14:textId="77777777" w:rsidR="00B17855" w:rsidRDefault="00B17855" w:rsidP="00B17855">
      <w:pPr>
        <w:pStyle w:val="Alg4"/>
        <w:numPr>
          <w:ilvl w:val="0"/>
          <w:numId w:val="1075"/>
        </w:numPr>
      </w:pPr>
      <w:r>
        <w:t xml:space="preserve">Else, let </w:t>
      </w:r>
      <w:r>
        <w:rPr>
          <w:i/>
          <w:iCs/>
        </w:rPr>
        <w:t>same</w:t>
      </w:r>
      <w:r>
        <w:t xml:space="preserve"> be the abstract operation SameValue.</w:t>
      </w:r>
    </w:p>
    <w:p w14:paraId="2FCFD570" w14:textId="77777777" w:rsidR="00B17855" w:rsidRDefault="00B17855" w:rsidP="00B17855">
      <w:pPr>
        <w:pStyle w:val="Alg4"/>
        <w:numPr>
          <w:ilvl w:val="0"/>
          <w:numId w:val="107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533C095F" w14:textId="77777777" w:rsidR="00B17855" w:rsidRDefault="00B17855" w:rsidP="00B17855">
      <w:pPr>
        <w:pStyle w:val="Alg4"/>
        <w:numPr>
          <w:ilvl w:val="1"/>
          <w:numId w:val="1075"/>
        </w:numPr>
      </w:pPr>
      <w:r>
        <w:t xml:space="preserve">If </w:t>
      </w:r>
      <w:r>
        <w:rPr>
          <w:i/>
          <w:iCs/>
        </w:rPr>
        <w:t>e</w:t>
      </w:r>
      <w:r>
        <w:t xml:space="preserve"> is not </w:t>
      </w:r>
      <w:r w:rsidRPr="005E6B3A">
        <w:rPr>
          <w:rFonts w:ascii="Arial" w:hAnsi="Arial" w:cs="Arial"/>
        </w:rPr>
        <w:t>empty</w:t>
      </w:r>
      <w:r>
        <w:t xml:space="preserve"> and </w:t>
      </w:r>
      <w:r w:rsidRPr="00E35D6E">
        <w:rPr>
          <w:i/>
          <w:iCs/>
        </w:rPr>
        <w:t>same</w:t>
      </w:r>
      <w:r>
        <w:t>(</w:t>
      </w:r>
      <w:r>
        <w:rPr>
          <w:i/>
        </w:rPr>
        <w:t>e</w:t>
      </w:r>
      <w:r>
        <w:t xml:space="preserve">, </w:t>
      </w:r>
      <w:r>
        <w:rPr>
          <w:i/>
        </w:rPr>
        <w:t>value</w:t>
      </w:r>
      <w:r>
        <w:t>)</w:t>
      </w:r>
      <w:r w:rsidRPr="005E6B3A">
        <w:t xml:space="preserve"> </w:t>
      </w:r>
      <w:r>
        <w:t xml:space="preserve">is </w:t>
      </w:r>
      <w:r>
        <w:rPr>
          <w:b/>
          <w:bCs/>
        </w:rPr>
        <w:t>true</w:t>
      </w:r>
      <w:r>
        <w:t>, then</w:t>
      </w:r>
    </w:p>
    <w:p w14:paraId="414059A1" w14:textId="77777777" w:rsidR="00B17855" w:rsidRDefault="00B17855" w:rsidP="00B17855">
      <w:pPr>
        <w:pStyle w:val="Alg4"/>
        <w:numPr>
          <w:ilvl w:val="2"/>
          <w:numId w:val="1075"/>
        </w:numPr>
        <w:spacing w:after="220"/>
        <w:contextualSpacing/>
      </w:pPr>
      <w:r>
        <w:t xml:space="preserve">Return </w:t>
      </w:r>
      <w:r>
        <w:rPr>
          <w:i/>
        </w:rPr>
        <w:t>S</w:t>
      </w:r>
      <w:r>
        <w:t>.</w:t>
      </w:r>
    </w:p>
    <w:p w14:paraId="5CBB4057" w14:textId="77777777" w:rsidR="00B17855" w:rsidRDefault="00B17855" w:rsidP="00B17855">
      <w:pPr>
        <w:pStyle w:val="Alg4"/>
        <w:numPr>
          <w:ilvl w:val="0"/>
          <w:numId w:val="1075"/>
        </w:numPr>
        <w:spacing w:after="220"/>
        <w:contextualSpacing/>
      </w:pPr>
      <w:r>
        <w:t xml:space="preserve">Append </w:t>
      </w:r>
      <w:r>
        <w:rPr>
          <w:i/>
        </w:rPr>
        <w:t>value</w:t>
      </w:r>
      <w:r>
        <w:t xml:space="preserve"> as the last element of </w:t>
      </w:r>
      <w:r w:rsidRPr="0012412C">
        <w:rPr>
          <w:i/>
        </w:rPr>
        <w:t>entries</w:t>
      </w:r>
      <w:r>
        <w:t>.</w:t>
      </w:r>
    </w:p>
    <w:p w14:paraId="16A0350E" w14:textId="77777777" w:rsidR="00B17855" w:rsidRPr="00E77497" w:rsidRDefault="00B17855" w:rsidP="00B17855">
      <w:pPr>
        <w:pStyle w:val="Alg4"/>
        <w:numPr>
          <w:ilvl w:val="0"/>
          <w:numId w:val="1075"/>
        </w:numPr>
        <w:spacing w:after="220"/>
      </w:pPr>
      <w:r>
        <w:t xml:space="preserve">Return </w:t>
      </w:r>
      <w:r>
        <w:rPr>
          <w:i/>
        </w:rPr>
        <w:t>S</w:t>
      </w:r>
      <w:r>
        <w:t>.</w:t>
      </w:r>
    </w:p>
    <w:p w14:paraId="1B201FB2" w14:textId="77777777" w:rsidR="00B17855" w:rsidRPr="00E77497" w:rsidRDefault="00B17855" w:rsidP="00B17855">
      <w:pPr>
        <w:pStyle w:val="40"/>
      </w:pPr>
      <w:r>
        <w:t>Set</w:t>
      </w:r>
      <w:r w:rsidRPr="00E77497">
        <w:t>.prototype.</w:t>
      </w:r>
      <w:r>
        <w:t>clear</w:t>
      </w:r>
      <w:r w:rsidRPr="00E77497">
        <w:t xml:space="preserve"> ()</w:t>
      </w:r>
    </w:p>
    <w:p w14:paraId="3A6CBFB0" w14:textId="77777777" w:rsidR="00B17855" w:rsidRPr="00E77497" w:rsidRDefault="00B17855" w:rsidP="00B17855">
      <w:r w:rsidRPr="00E77497">
        <w:t>The following steps are taken:</w:t>
      </w:r>
    </w:p>
    <w:p w14:paraId="79029C79" w14:textId="77777777" w:rsidR="00B17855" w:rsidRPr="00E77497" w:rsidRDefault="00B17855" w:rsidP="00B17855">
      <w:pPr>
        <w:pStyle w:val="Alg4"/>
        <w:numPr>
          <w:ilvl w:val="0"/>
          <w:numId w:val="1092"/>
        </w:numPr>
      </w:pPr>
      <w:r w:rsidRPr="00E77497">
        <w:t xml:space="preserve">Let </w:t>
      </w:r>
      <w:r>
        <w:rPr>
          <w:i/>
        </w:rPr>
        <w:t>S</w:t>
      </w:r>
      <w:r w:rsidRPr="00E77497">
        <w:t xml:space="preserve"> be </w:t>
      </w:r>
      <w:r w:rsidRPr="00E77497">
        <w:rPr>
          <w:b/>
        </w:rPr>
        <w:t>this</w:t>
      </w:r>
      <w:r w:rsidRPr="00E77497">
        <w:t xml:space="preserve"> value.</w:t>
      </w:r>
    </w:p>
    <w:p w14:paraId="7439D07B" w14:textId="77777777" w:rsidR="00B17855" w:rsidRPr="00E77497" w:rsidRDefault="00B17855" w:rsidP="00B17855">
      <w:pPr>
        <w:pStyle w:val="Alg4"/>
        <w:numPr>
          <w:ilvl w:val="0"/>
          <w:numId w:val="1092"/>
        </w:numPr>
      </w:pPr>
      <w:r>
        <w:t>If Type(</w:t>
      </w:r>
      <w:r>
        <w:rPr>
          <w:i/>
          <w:iCs/>
        </w:rPr>
        <w:t>S)</w:t>
      </w:r>
      <w:r>
        <w:t xml:space="preserve"> is not Object, then throw a </w:t>
      </w:r>
      <w:r w:rsidRPr="003F3BD9">
        <w:rPr>
          <w:b/>
        </w:rPr>
        <w:t>TypeError</w:t>
      </w:r>
      <w:r>
        <w:t xml:space="preserve"> exception.</w:t>
      </w:r>
    </w:p>
    <w:p w14:paraId="68FFE8B4" w14:textId="77777777" w:rsidR="00B17855" w:rsidRDefault="00B17855" w:rsidP="00B17855">
      <w:pPr>
        <w:pStyle w:val="Alg4"/>
        <w:numPr>
          <w:ilvl w:val="0"/>
          <w:numId w:val="1092"/>
        </w:numPr>
      </w:pPr>
      <w:r>
        <w:t xml:space="preserve">If </w:t>
      </w:r>
      <w:r>
        <w:rPr>
          <w:i/>
        </w:rPr>
        <w:t>S</w:t>
      </w:r>
      <w:r w:rsidRPr="00E77497">
        <w:t xml:space="preserve"> </w:t>
      </w:r>
      <w:r>
        <w:t>does not have a [[SetData]] internal</w:t>
      </w:r>
      <w:r w:rsidRPr="00314265">
        <w:t xml:space="preserve"> </w:t>
      </w:r>
      <w:r>
        <w:t xml:space="preserve">data property throw a </w:t>
      </w:r>
      <w:r w:rsidRPr="00B5244C">
        <w:rPr>
          <w:b/>
        </w:rPr>
        <w:t>TypeError</w:t>
      </w:r>
      <w:r>
        <w:t xml:space="preserve"> exception.</w:t>
      </w:r>
    </w:p>
    <w:p w14:paraId="3C8F427E" w14:textId="77777777" w:rsidR="00B17855" w:rsidRPr="00E77497" w:rsidRDefault="00B17855" w:rsidP="00B17855">
      <w:pPr>
        <w:pStyle w:val="Alg4"/>
        <w:numPr>
          <w:ilvl w:val="0"/>
          <w:numId w:val="1092"/>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5EF6B456" w14:textId="77777777" w:rsidR="00B17855" w:rsidRPr="00E77497" w:rsidRDefault="00B17855" w:rsidP="00B17855">
      <w:pPr>
        <w:pStyle w:val="Alg4"/>
        <w:numPr>
          <w:ilvl w:val="0"/>
          <w:numId w:val="1092"/>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14:paraId="39713BE8" w14:textId="77777777" w:rsidR="00B17855" w:rsidRDefault="00B17855" w:rsidP="00B17855">
      <w:pPr>
        <w:pStyle w:val="Alg4"/>
        <w:numPr>
          <w:ilvl w:val="0"/>
          <w:numId w:val="1092"/>
        </w:numPr>
      </w:pPr>
      <w:r>
        <w:t xml:space="preserve">Repeat for each </w:t>
      </w:r>
      <w:r w:rsidRPr="00436798">
        <w:rPr>
          <w:i/>
        </w:rPr>
        <w:t>e</w:t>
      </w:r>
      <w:r>
        <w:t xml:space="preserve"> that is an element of </w:t>
      </w:r>
      <w:r w:rsidRPr="00B5244C">
        <w:rPr>
          <w:i/>
        </w:rPr>
        <w:t>entries</w:t>
      </w:r>
      <w:r>
        <w:rPr>
          <w:i/>
        </w:rPr>
        <w:t>,</w:t>
      </w:r>
    </w:p>
    <w:p w14:paraId="48140600" w14:textId="77777777" w:rsidR="00B17855" w:rsidRDefault="00B17855" w:rsidP="00B17855">
      <w:pPr>
        <w:pStyle w:val="Alg4"/>
        <w:numPr>
          <w:ilvl w:val="1"/>
          <w:numId w:val="1092"/>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14:paraId="43371C38" w14:textId="77777777" w:rsidR="00B17855" w:rsidRPr="00E77497" w:rsidRDefault="00B17855" w:rsidP="00B17855">
      <w:pPr>
        <w:pStyle w:val="Alg4"/>
        <w:numPr>
          <w:ilvl w:val="0"/>
          <w:numId w:val="1092"/>
        </w:numPr>
        <w:spacing w:after="220"/>
      </w:pPr>
      <w:r>
        <w:t xml:space="preserve">Return </w:t>
      </w:r>
      <w:r>
        <w:rPr>
          <w:b/>
        </w:rPr>
        <w:t>undefined</w:t>
      </w:r>
      <w:r>
        <w:t>.</w:t>
      </w:r>
    </w:p>
    <w:p w14:paraId="3442719A" w14:textId="77777777" w:rsidR="00C319DC" w:rsidRPr="00E77497" w:rsidRDefault="00C319DC" w:rsidP="00C319DC">
      <w:pPr>
        <w:pStyle w:val="40"/>
      </w:pPr>
      <w:r>
        <w:t>Set</w:t>
      </w:r>
      <w:r w:rsidRPr="00E77497">
        <w:t>.prototype.constructor</w:t>
      </w:r>
    </w:p>
    <w:p w14:paraId="740CF1F1" w14:textId="77777777" w:rsidR="00C319DC" w:rsidRPr="00E77497" w:rsidRDefault="00C319DC" w:rsidP="00C319DC">
      <w:r w:rsidRPr="00E77497">
        <w:t xml:space="preserve">The initial value of </w:t>
      </w:r>
      <w:r>
        <w:rPr>
          <w:rFonts w:ascii="Courier New" w:hAnsi="Courier New"/>
          <w:b/>
        </w:rPr>
        <w:t>Set</w:t>
      </w:r>
      <w:r w:rsidRPr="00E77497">
        <w:rPr>
          <w:rFonts w:ascii="Courier New" w:hAnsi="Courier New"/>
          <w:b/>
        </w:rPr>
        <w:t>.prototype.constructor</w:t>
      </w:r>
      <w:r w:rsidRPr="00E77497">
        <w:t xml:space="preserve"> is the built-in </w:t>
      </w:r>
      <w:r>
        <w:rPr>
          <w:rFonts w:ascii="Courier New" w:hAnsi="Courier New"/>
          <w:b/>
        </w:rPr>
        <w:t>Set</w:t>
      </w:r>
      <w:r w:rsidRPr="00E77497">
        <w:t xml:space="preserve"> constructor.</w:t>
      </w:r>
    </w:p>
    <w:p w14:paraId="2FAA91F4" w14:textId="77777777" w:rsidR="00B17855" w:rsidRPr="00E77497" w:rsidRDefault="00B17855" w:rsidP="00B17855">
      <w:pPr>
        <w:pStyle w:val="40"/>
      </w:pPr>
      <w:r>
        <w:t>Set</w:t>
      </w:r>
      <w:r w:rsidRPr="00E77497">
        <w:t>.prototype.</w:t>
      </w:r>
      <w:r>
        <w:t>delete</w:t>
      </w:r>
      <w:r w:rsidRPr="00E77497">
        <w:t xml:space="preserve"> ( </w:t>
      </w:r>
      <w:r>
        <w:t xml:space="preserve">value </w:t>
      </w:r>
      <w:r w:rsidRPr="00E77497">
        <w:t>)</w:t>
      </w:r>
    </w:p>
    <w:p w14:paraId="3DAE0A98" w14:textId="77777777" w:rsidR="00B17855" w:rsidRPr="00E77497" w:rsidRDefault="00B17855" w:rsidP="00B17855">
      <w:r w:rsidRPr="00E77497">
        <w:t>The following steps are taken:</w:t>
      </w:r>
    </w:p>
    <w:p w14:paraId="58D93199" w14:textId="77777777" w:rsidR="00B17855" w:rsidRPr="00E77497" w:rsidRDefault="00B17855" w:rsidP="00B17855">
      <w:pPr>
        <w:pStyle w:val="Alg4"/>
        <w:numPr>
          <w:ilvl w:val="0"/>
          <w:numId w:val="1074"/>
        </w:numPr>
      </w:pPr>
      <w:r w:rsidRPr="00E77497">
        <w:t xml:space="preserve">Let </w:t>
      </w:r>
      <w:r>
        <w:rPr>
          <w:i/>
        </w:rPr>
        <w:t>S</w:t>
      </w:r>
      <w:r w:rsidRPr="00E77497">
        <w:t xml:space="preserve"> be the</w:t>
      </w:r>
      <w:r>
        <w:t xml:space="preserve"> </w:t>
      </w:r>
      <w:r w:rsidRPr="00E77497">
        <w:rPr>
          <w:b/>
        </w:rPr>
        <w:t>this</w:t>
      </w:r>
      <w:r w:rsidRPr="00E77497">
        <w:t xml:space="preserve"> value.</w:t>
      </w:r>
    </w:p>
    <w:p w14:paraId="1F50A642" w14:textId="77777777" w:rsidR="00B17855" w:rsidRPr="00E77497" w:rsidRDefault="00B17855" w:rsidP="00B17855">
      <w:pPr>
        <w:pStyle w:val="Alg4"/>
        <w:numPr>
          <w:ilvl w:val="0"/>
          <w:numId w:val="1074"/>
        </w:numPr>
      </w:pPr>
      <w:r>
        <w:t>If Type(</w:t>
      </w:r>
      <w:r>
        <w:rPr>
          <w:i/>
          <w:iCs/>
        </w:rPr>
        <w:t>S)</w:t>
      </w:r>
      <w:r>
        <w:t xml:space="preserve"> is not Object, then throw a </w:t>
      </w:r>
      <w:r w:rsidRPr="003F3BD9">
        <w:rPr>
          <w:b/>
        </w:rPr>
        <w:t>TypeError</w:t>
      </w:r>
      <w:r>
        <w:t xml:space="preserve"> exception.</w:t>
      </w:r>
    </w:p>
    <w:p w14:paraId="7406E620" w14:textId="77777777" w:rsidR="00B17855" w:rsidRDefault="00B17855" w:rsidP="00B17855">
      <w:pPr>
        <w:pStyle w:val="Alg4"/>
        <w:numPr>
          <w:ilvl w:val="0"/>
          <w:numId w:val="1074"/>
        </w:numPr>
      </w:pPr>
      <w:r>
        <w:t xml:space="preserve">If </w:t>
      </w:r>
      <w:r>
        <w:rPr>
          <w:i/>
        </w:rPr>
        <w:t>S</w:t>
      </w:r>
      <w:r>
        <w:t xml:space="preserve"> does not have a [[SetData]] internal data property throw a </w:t>
      </w:r>
      <w:r w:rsidRPr="00B5244C">
        <w:rPr>
          <w:b/>
        </w:rPr>
        <w:t>TypeError</w:t>
      </w:r>
      <w:r>
        <w:t xml:space="preserve"> exception.</w:t>
      </w:r>
    </w:p>
    <w:p w14:paraId="47B743A6" w14:textId="77777777" w:rsidR="00B17855" w:rsidRPr="00E77497" w:rsidRDefault="00B17855" w:rsidP="00B17855">
      <w:pPr>
        <w:pStyle w:val="Alg4"/>
        <w:numPr>
          <w:ilvl w:val="0"/>
          <w:numId w:val="1074"/>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5CAB120B" w14:textId="77777777" w:rsidR="00B17855" w:rsidRPr="00E77497" w:rsidRDefault="00B17855" w:rsidP="00B17855">
      <w:pPr>
        <w:pStyle w:val="Alg4"/>
        <w:numPr>
          <w:ilvl w:val="0"/>
          <w:numId w:val="1074"/>
        </w:numPr>
      </w:pPr>
      <w:r>
        <w:t xml:space="preserve">Let </w:t>
      </w:r>
      <w:r w:rsidRPr="00B5244C">
        <w:rPr>
          <w:i/>
        </w:rPr>
        <w:t>entries</w:t>
      </w:r>
      <w:r>
        <w:t xml:space="preserve"> be the List that is the value of </w:t>
      </w:r>
      <w:r>
        <w:rPr>
          <w:i/>
        </w:rPr>
        <w:t>S</w:t>
      </w:r>
      <w:r>
        <w:t>’s [[SetData]] internal data property.</w:t>
      </w:r>
    </w:p>
    <w:p w14:paraId="29E00890" w14:textId="77777777" w:rsidR="00B17855" w:rsidRPr="0067698A" w:rsidRDefault="00B17855" w:rsidP="00B17855">
      <w:pPr>
        <w:pStyle w:val="Alg4"/>
        <w:numPr>
          <w:ilvl w:val="0"/>
          <w:numId w:val="1074"/>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14:paraId="12B54A9E" w14:textId="77777777" w:rsidR="00B17855" w:rsidRDefault="00B17855" w:rsidP="00B17855">
      <w:pPr>
        <w:pStyle w:val="Alg4"/>
        <w:numPr>
          <w:ilvl w:val="0"/>
          <w:numId w:val="1074"/>
        </w:numPr>
      </w:pPr>
      <w:r>
        <w:t xml:space="preserve">Else, let </w:t>
      </w:r>
      <w:r>
        <w:rPr>
          <w:i/>
          <w:iCs/>
        </w:rPr>
        <w:t>same</w:t>
      </w:r>
      <w:r>
        <w:t xml:space="preserve"> be the abstract operation SameValue.</w:t>
      </w:r>
    </w:p>
    <w:p w14:paraId="4FFC3BC1" w14:textId="77777777" w:rsidR="00B17855" w:rsidRDefault="00B17855" w:rsidP="00B17855">
      <w:pPr>
        <w:pStyle w:val="Alg4"/>
        <w:numPr>
          <w:ilvl w:val="0"/>
          <w:numId w:val="1074"/>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14:paraId="1A8D4956" w14:textId="77777777" w:rsidR="00B17855" w:rsidRDefault="00B17855" w:rsidP="00B17855">
      <w:pPr>
        <w:pStyle w:val="Alg4"/>
        <w:numPr>
          <w:ilvl w:val="1"/>
          <w:numId w:val="1074"/>
        </w:numPr>
      </w:pPr>
      <w:r>
        <w:t xml:space="preserve">If </w:t>
      </w:r>
      <w:r>
        <w:rPr>
          <w:i/>
          <w:iCs/>
        </w:rPr>
        <w:t>e</w:t>
      </w:r>
      <w:r>
        <w:t xml:space="preserve"> is not </w:t>
      </w:r>
      <w:r w:rsidRPr="005E6B3A">
        <w:rPr>
          <w:rFonts w:ascii="Arial" w:hAnsi="Arial" w:cs="Arial"/>
        </w:rPr>
        <w:t>empty</w:t>
      </w:r>
      <w:r>
        <w:t xml:space="preserve"> and </w:t>
      </w:r>
      <w:r w:rsidRPr="00E35D6E">
        <w:rPr>
          <w:i/>
          <w:iCs/>
        </w:rPr>
        <w:t>same</w:t>
      </w:r>
      <w:r>
        <w:t>(</w:t>
      </w:r>
      <w:r>
        <w:rPr>
          <w:i/>
        </w:rPr>
        <w:t>e</w:t>
      </w:r>
      <w:r>
        <w:t xml:space="preserve">, </w:t>
      </w:r>
      <w:r>
        <w:rPr>
          <w:i/>
        </w:rPr>
        <w:t>value</w:t>
      </w:r>
      <w:r>
        <w:t xml:space="preserve">) is </w:t>
      </w:r>
      <w:r>
        <w:rPr>
          <w:b/>
          <w:bCs/>
        </w:rPr>
        <w:t>true</w:t>
      </w:r>
      <w:r>
        <w:t>, then</w:t>
      </w:r>
    </w:p>
    <w:p w14:paraId="39432323" w14:textId="77777777" w:rsidR="00B17855" w:rsidRDefault="00B17855" w:rsidP="00B17855">
      <w:pPr>
        <w:pStyle w:val="Alg4"/>
        <w:numPr>
          <w:ilvl w:val="2"/>
          <w:numId w:val="1074"/>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14:paraId="5FA7C6B6" w14:textId="77777777" w:rsidR="00B17855" w:rsidRDefault="00B17855" w:rsidP="00B17855">
      <w:pPr>
        <w:pStyle w:val="Alg4"/>
        <w:numPr>
          <w:ilvl w:val="2"/>
          <w:numId w:val="1074"/>
        </w:numPr>
        <w:spacing w:after="220"/>
        <w:contextualSpacing/>
      </w:pPr>
      <w:r>
        <w:t xml:space="preserve">Return </w:t>
      </w:r>
      <w:r>
        <w:rPr>
          <w:b/>
        </w:rPr>
        <w:t>true</w:t>
      </w:r>
      <w:r>
        <w:t>.</w:t>
      </w:r>
    </w:p>
    <w:p w14:paraId="427F1B85" w14:textId="77777777" w:rsidR="00B17855" w:rsidRPr="00E77497" w:rsidRDefault="00B17855" w:rsidP="00B17855">
      <w:pPr>
        <w:pStyle w:val="Alg4"/>
        <w:numPr>
          <w:ilvl w:val="0"/>
          <w:numId w:val="1074"/>
        </w:numPr>
        <w:spacing w:after="220"/>
      </w:pPr>
      <w:r>
        <w:t xml:space="preserve">Return </w:t>
      </w:r>
      <w:r>
        <w:rPr>
          <w:b/>
        </w:rPr>
        <w:t>false</w:t>
      </w:r>
      <w:r>
        <w:t>.</w:t>
      </w:r>
    </w:p>
    <w:p w14:paraId="214F8A45" w14:textId="77777777" w:rsidR="00B17855" w:rsidRDefault="00B17855" w:rsidP="00B17855">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03784173" w14:textId="77777777" w:rsidR="00B17855" w:rsidRPr="00E77497" w:rsidRDefault="00B17855" w:rsidP="00B17855">
      <w:pPr>
        <w:pStyle w:val="40"/>
      </w:pPr>
      <w:r>
        <w:t>Set</w:t>
      </w:r>
      <w:r w:rsidRPr="00E77497">
        <w:t>.prototype.</w:t>
      </w:r>
      <w:r>
        <w:t>entries</w:t>
      </w:r>
      <w:r w:rsidRPr="00E77497">
        <w:t xml:space="preserve"> (</w:t>
      </w:r>
      <w:r>
        <w:t xml:space="preserve"> </w:t>
      </w:r>
      <w:r w:rsidRPr="00E77497">
        <w:t>)</w:t>
      </w:r>
    </w:p>
    <w:p w14:paraId="37739E16" w14:textId="77777777" w:rsidR="00B17855" w:rsidRPr="00E77497" w:rsidRDefault="00B17855" w:rsidP="00B17855">
      <w:r w:rsidRPr="00E77497">
        <w:t>The following steps are taken:</w:t>
      </w:r>
    </w:p>
    <w:p w14:paraId="69848C81" w14:textId="77777777" w:rsidR="00B17855" w:rsidRPr="00E77497" w:rsidRDefault="00B17855" w:rsidP="00B17855">
      <w:pPr>
        <w:pStyle w:val="Alg4"/>
        <w:numPr>
          <w:ilvl w:val="0"/>
          <w:numId w:val="1362"/>
        </w:numPr>
      </w:pPr>
      <w:r w:rsidRPr="00E77497">
        <w:t xml:space="preserve">Let </w:t>
      </w:r>
      <w:r>
        <w:rPr>
          <w:i/>
        </w:rPr>
        <w:t>S</w:t>
      </w:r>
      <w:r w:rsidRPr="00E77497">
        <w:t xml:space="preserve"> be the</w:t>
      </w:r>
      <w:r>
        <w:t xml:space="preserve"> </w:t>
      </w:r>
      <w:r w:rsidRPr="00E77497">
        <w:rPr>
          <w:b/>
        </w:rPr>
        <w:t>this</w:t>
      </w:r>
      <w:r w:rsidRPr="00E77497">
        <w:t xml:space="preserve"> value.</w:t>
      </w:r>
    </w:p>
    <w:p w14:paraId="1D0F1AE4" w14:textId="77777777" w:rsidR="00B17855" w:rsidRPr="00E77497" w:rsidRDefault="00B17855" w:rsidP="00B17855">
      <w:pPr>
        <w:pStyle w:val="Alg4"/>
        <w:numPr>
          <w:ilvl w:val="0"/>
          <w:numId w:val="1362"/>
        </w:numPr>
      </w:pPr>
      <w:r>
        <w:t>If Type(</w:t>
      </w:r>
      <w:r>
        <w:rPr>
          <w:i/>
          <w:iCs/>
        </w:rPr>
        <w:t>S)</w:t>
      </w:r>
      <w:r>
        <w:t xml:space="preserve"> is not Object, then throw a </w:t>
      </w:r>
      <w:r w:rsidRPr="003F3BD9">
        <w:rPr>
          <w:b/>
        </w:rPr>
        <w:t>TypeError</w:t>
      </w:r>
      <w:r>
        <w:t xml:space="preserve"> exception.</w:t>
      </w:r>
    </w:p>
    <w:p w14:paraId="67875120" w14:textId="77777777" w:rsidR="00B17855" w:rsidRDefault="00B17855" w:rsidP="00B17855">
      <w:pPr>
        <w:pStyle w:val="Alg4"/>
        <w:numPr>
          <w:ilvl w:val="0"/>
          <w:numId w:val="1362"/>
        </w:numPr>
        <w:spacing w:after="280"/>
      </w:pPr>
      <w:r>
        <w:t xml:space="preserve">Return the result of calling the CreateSetIterator abstract operation with arguments </w:t>
      </w:r>
      <w:r>
        <w:rPr>
          <w:i/>
        </w:rPr>
        <w:t>S</w:t>
      </w:r>
      <w:r>
        <w:t xml:space="preserve"> and </w:t>
      </w:r>
      <w:r w:rsidRPr="00E77497">
        <w:rPr>
          <w:b/>
        </w:rPr>
        <w:t>"</w:t>
      </w:r>
      <w:r>
        <w:rPr>
          <w:rFonts w:ascii="Courier New" w:hAnsi="Courier New" w:cs="Courier New"/>
          <w:b/>
        </w:rPr>
        <w:t>key+value</w:t>
      </w:r>
      <w:r w:rsidRPr="00E77497">
        <w:rPr>
          <w:b/>
        </w:rPr>
        <w:t>"</w:t>
      </w:r>
      <w:r>
        <w:t>.</w:t>
      </w:r>
    </w:p>
    <w:p w14:paraId="4D403096" w14:textId="77777777" w:rsidR="00B17855" w:rsidRDefault="00B17855" w:rsidP="00B17855">
      <w:pPr>
        <w:pStyle w:val="Note"/>
      </w:pPr>
      <w:r>
        <w:t>NOTE</w:t>
      </w:r>
      <w:r>
        <w:tab/>
        <w:t>For iteration purposes, a Set appears similar to a Map where each entry has the same value for its key and value.</w:t>
      </w:r>
    </w:p>
    <w:p w14:paraId="3294BCEA" w14:textId="77777777" w:rsidR="00B17855" w:rsidRPr="00E77497" w:rsidRDefault="00B17855" w:rsidP="00B17855">
      <w:pPr>
        <w:pStyle w:val="40"/>
      </w:pPr>
      <w:r>
        <w:t>Set</w:t>
      </w:r>
      <w:r w:rsidRPr="00E77497">
        <w:t xml:space="preserve">.prototype.forEach ( callbackfn </w:t>
      </w:r>
      <w:r>
        <w:t xml:space="preserve"> , thisArg = undefined</w:t>
      </w:r>
      <w:r w:rsidRPr="00E77497">
        <w:t xml:space="preserve"> )</w:t>
      </w:r>
    </w:p>
    <w:p w14:paraId="0F202F5B" w14:textId="77777777" w:rsidR="00B17855" w:rsidRPr="00E77497" w:rsidRDefault="00B17855" w:rsidP="00B17855">
      <w:r w:rsidRPr="00E77497">
        <w:rPr>
          <w:rFonts w:ascii="Times New Roman" w:hAnsi="Times New Roman"/>
          <w:i/>
        </w:rPr>
        <w:t xml:space="preserve">callbackfn </w:t>
      </w:r>
      <w:r w:rsidRPr="00E77497">
        <w:t xml:space="preserve">should be a function that accepts </w:t>
      </w:r>
      <w:r>
        <w:t>three</w:t>
      </w:r>
      <w:r w:rsidRPr="00E77497">
        <w:t xml:space="preserv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 xml:space="preserve">value </w:t>
      </w:r>
      <w:r w:rsidRPr="00E77497">
        <w:t xml:space="preserve">present in the </w:t>
      </w:r>
      <w:r>
        <w:t>set object</w:t>
      </w:r>
      <w:r w:rsidRPr="00E77497">
        <w:t xml:space="preserve">, in </w:t>
      </w:r>
      <w:r>
        <w:t>value insertion</w:t>
      </w:r>
      <w:r w:rsidRPr="00E77497">
        <w:t xml:space="preserve"> order. </w:t>
      </w:r>
      <w:r w:rsidRPr="00E77497">
        <w:rPr>
          <w:rFonts w:ascii="Times New Roman" w:hAnsi="Times New Roman"/>
          <w:i/>
        </w:rPr>
        <w:t>callbackfn</w:t>
      </w:r>
      <w:r w:rsidRPr="00E77497">
        <w:t xml:space="preserve"> is called only for </w:t>
      </w:r>
      <w:r>
        <w:t>values</w:t>
      </w:r>
      <w:r w:rsidRPr="00E77497">
        <w:t xml:space="preserve"> of the </w:t>
      </w:r>
      <w:r>
        <w:t>Set</w:t>
      </w:r>
      <w:r w:rsidRPr="00E77497">
        <w:t xml:space="preserve"> which actually exist; it is not called for </w:t>
      </w:r>
      <w:r>
        <w:t xml:space="preserve">keys that have been </w:t>
      </w:r>
      <w:r w:rsidRPr="00E77497">
        <w:t xml:space="preserve"> </w:t>
      </w:r>
      <w:r>
        <w:t>deleted from</w:t>
      </w:r>
      <w:r w:rsidRPr="00E77497">
        <w:t xml:space="preserve"> the </w:t>
      </w:r>
      <w:r>
        <w:t>set</w:t>
      </w:r>
      <w:r w:rsidRPr="00E77497">
        <w:t>.</w:t>
      </w:r>
    </w:p>
    <w:p w14:paraId="60C5816F" w14:textId="77777777" w:rsidR="00B17855" w:rsidRPr="00E77497" w:rsidRDefault="00B17855" w:rsidP="00B17855">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14037530" w14:textId="77777777" w:rsidR="00B17855" w:rsidRPr="00E77497" w:rsidRDefault="00B17855" w:rsidP="00B17855">
      <w:pPr>
        <w:pStyle w:val="Note"/>
      </w:pPr>
      <w:r>
        <w:t>NOTE 1</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14:paraId="63B3818F" w14:textId="77777777" w:rsidR="00B17855" w:rsidRDefault="00B17855" w:rsidP="00B17855">
      <w:r w:rsidRPr="00E77497">
        <w:rPr>
          <w:rFonts w:ascii="Times New Roman" w:hAnsi="Times New Roman"/>
          <w:i/>
        </w:rPr>
        <w:t>callbackfn</w:t>
      </w:r>
      <w:r w:rsidRPr="00E77497">
        <w:t xml:space="preserve"> is called with </w:t>
      </w:r>
      <w:r>
        <w:t>three</w:t>
      </w:r>
      <w:r w:rsidRPr="00E77497">
        <w:t xml:space="preserve"> arguments: the </w:t>
      </w:r>
      <w:r>
        <w:t>first two arguments are a value contained in the Set. The same value of passed for both arguments. T</w:t>
      </w:r>
      <w:r w:rsidRPr="00E77497">
        <w:t xml:space="preserve">he </w:t>
      </w:r>
      <w:r>
        <w:t xml:space="preserve">Set </w:t>
      </w:r>
      <w:r w:rsidRPr="00E77497">
        <w:t>object being traversed</w:t>
      </w:r>
      <w:r>
        <w:t xml:space="preserve"> is passed as the third argument</w:t>
      </w:r>
      <w:r w:rsidRPr="00E77497">
        <w:t xml:space="preserve">. </w:t>
      </w:r>
    </w:p>
    <w:p w14:paraId="787E43F5" w14:textId="77777777" w:rsidR="00B17855" w:rsidRPr="00717F79" w:rsidRDefault="00B17855" w:rsidP="00B17855">
      <w:pPr>
        <w:pStyle w:val="Note"/>
      </w:pPr>
      <w:r>
        <w:t>NOTE 2</w:t>
      </w:r>
      <w:r>
        <w:tab/>
        <w:t xml:space="preserve">The </w:t>
      </w:r>
      <w:r w:rsidRPr="00A76951">
        <w:rPr>
          <w:rFonts w:ascii="Times New Roman" w:hAnsi="Times New Roman"/>
          <w:i/>
          <w:iCs/>
        </w:rPr>
        <w:t>callbackfn</w:t>
      </w:r>
      <w:r>
        <w:rPr>
          <w:rFonts w:ascii="Times New Roman" w:hAnsi="Times New Roman"/>
        </w:rPr>
        <w:t xml:space="preserve"> </w:t>
      </w:r>
      <w:r>
        <w:t xml:space="preserve">is called with three arguments to be consistent with the call back functions used by </w:t>
      </w:r>
      <w:r w:rsidRPr="00717F79">
        <w:rPr>
          <w:rFonts w:ascii="Courier New" w:hAnsi="Courier New" w:cs="Courier New"/>
          <w:b/>
          <w:bCs/>
        </w:rPr>
        <w:t>forEach</w:t>
      </w:r>
      <w:r>
        <w:t xml:space="preserve"> methods for Map and Array.  For Sets, each item value is considered to be both the key and the value. </w:t>
      </w:r>
    </w:p>
    <w:p w14:paraId="1F01F542" w14:textId="77777777" w:rsidR="00B17855" w:rsidRPr="00E77497" w:rsidRDefault="00B17855" w:rsidP="00B17855">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292AA425" w14:textId="77777777" w:rsidR="00B17855" w:rsidRPr="00E77497" w:rsidRDefault="00B17855" w:rsidP="00B17855">
      <w:pPr>
        <w:pStyle w:val="Note"/>
      </w:pPr>
      <w:r>
        <w:t>NOTE 3</w:t>
      </w:r>
      <w:r>
        <w:tab/>
        <w:t xml:space="preserve">Each value is normally visited only once. However, a value will be revisited if it is deleted after it has been visited and then re-added before the </w:t>
      </w:r>
      <w:r w:rsidRPr="00E77497">
        <w:t xml:space="preserve">to </w:t>
      </w:r>
      <w:r w:rsidRPr="00E77497">
        <w:rPr>
          <w:rFonts w:ascii="Courier New" w:hAnsi="Courier New" w:cs="Courier New"/>
          <w:b/>
        </w:rPr>
        <w:t>forEach</w:t>
      </w:r>
      <w:r w:rsidRPr="00E77497">
        <w:t xml:space="preserve"> </w:t>
      </w:r>
      <w:r>
        <w:t>call completes.</w:t>
      </w:r>
      <w:r w:rsidRPr="00E77497">
        <w:t xml:space="preserve"> </w:t>
      </w:r>
      <w:r>
        <w:t xml:space="preserve">Values </w:t>
      </w:r>
      <w:r w:rsidRPr="00E77497">
        <w:t xml:space="preserve">that are deleted after the call to </w:t>
      </w:r>
      <w:r w:rsidRPr="00E77497">
        <w:rPr>
          <w:rFonts w:ascii="Courier New" w:hAnsi="Courier New" w:cs="Courier New"/>
          <w:b/>
        </w:rPr>
        <w:t>forEach</w:t>
      </w:r>
      <w:r w:rsidRPr="00E77497">
        <w:t xml:space="preserve"> begins and before being visited are not visited</w:t>
      </w:r>
      <w:r>
        <w:t xml:space="preserve"> unless the value is added again before the </w:t>
      </w:r>
      <w:r w:rsidRPr="00E77497">
        <w:t xml:space="preserve">to </w:t>
      </w:r>
      <w:r w:rsidRPr="00E77497">
        <w:rPr>
          <w:rFonts w:ascii="Courier New" w:hAnsi="Courier New" w:cs="Courier New"/>
          <w:b/>
        </w:rPr>
        <w:t>forEach</w:t>
      </w:r>
      <w:r w:rsidRPr="00E77497">
        <w:t xml:space="preserve"> </w:t>
      </w:r>
      <w:r>
        <w:t>call completes</w:t>
      </w:r>
      <w:r w:rsidRPr="00E77497">
        <w:t>.</w:t>
      </w:r>
      <w:r>
        <w:t xml:space="preserve"> New values added, after the call to </w:t>
      </w:r>
      <w:r w:rsidRPr="00E77497">
        <w:rPr>
          <w:rFonts w:ascii="Courier New" w:hAnsi="Courier New" w:cs="Courier New"/>
          <w:b/>
        </w:rPr>
        <w:t>forEach</w:t>
      </w:r>
      <w:r w:rsidRPr="00E77497">
        <w:t xml:space="preserve"> </w:t>
      </w:r>
      <w:r>
        <w:t xml:space="preserve">begins are visited. </w:t>
      </w:r>
    </w:p>
    <w:p w14:paraId="63E7D7A3" w14:textId="77777777" w:rsidR="00B17855" w:rsidRPr="00E77497" w:rsidRDefault="00B17855" w:rsidP="00B17855">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50486AE5" w14:textId="77777777" w:rsidR="00B17855" w:rsidRPr="00E77497" w:rsidRDefault="00B17855" w:rsidP="00B17855">
      <w:pPr>
        <w:pStyle w:val="Alg4"/>
        <w:numPr>
          <w:ilvl w:val="0"/>
          <w:numId w:val="1076"/>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0539B580" w14:textId="77777777" w:rsidR="00B17855" w:rsidRPr="00E77497" w:rsidRDefault="00B17855" w:rsidP="00B17855">
      <w:pPr>
        <w:pStyle w:val="Alg4"/>
        <w:numPr>
          <w:ilvl w:val="0"/>
          <w:numId w:val="1076"/>
        </w:numPr>
      </w:pPr>
      <w:r>
        <w:t>If Type(</w:t>
      </w:r>
      <w:r>
        <w:rPr>
          <w:i/>
          <w:iCs/>
        </w:rPr>
        <w:t>S)</w:t>
      </w:r>
      <w:r>
        <w:t xml:space="preserve"> is not Object, then throw a </w:t>
      </w:r>
      <w:r w:rsidRPr="003F3BD9">
        <w:rPr>
          <w:b/>
        </w:rPr>
        <w:t>TypeError</w:t>
      </w:r>
      <w:r>
        <w:t xml:space="preserve"> exception.</w:t>
      </w:r>
    </w:p>
    <w:p w14:paraId="11F4AEF8" w14:textId="77777777" w:rsidR="00B17855" w:rsidRDefault="00B17855" w:rsidP="00B17855">
      <w:pPr>
        <w:pStyle w:val="Alg4"/>
        <w:numPr>
          <w:ilvl w:val="0"/>
          <w:numId w:val="1076"/>
        </w:numPr>
      </w:pPr>
      <w:r>
        <w:t xml:space="preserve">If </w:t>
      </w:r>
      <w:r>
        <w:rPr>
          <w:i/>
        </w:rPr>
        <w:t>S</w:t>
      </w:r>
      <w:r>
        <w:t xml:space="preserve"> does not have a [[SetData]] internal</w:t>
      </w:r>
      <w:r w:rsidRPr="00314265">
        <w:t xml:space="preserve"> </w:t>
      </w:r>
      <w:r>
        <w:t xml:space="preserve">data property throw a </w:t>
      </w:r>
      <w:r w:rsidRPr="00B5244C">
        <w:rPr>
          <w:b/>
        </w:rPr>
        <w:t>TypeError</w:t>
      </w:r>
      <w:r>
        <w:t xml:space="preserve"> exception.</w:t>
      </w:r>
    </w:p>
    <w:p w14:paraId="72E90DCC" w14:textId="77777777" w:rsidR="00B17855" w:rsidRPr="00E77497" w:rsidRDefault="00B17855" w:rsidP="00B17855">
      <w:pPr>
        <w:pStyle w:val="Alg4"/>
        <w:numPr>
          <w:ilvl w:val="0"/>
          <w:numId w:val="1076"/>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71C343AB" w14:textId="77777777" w:rsidR="00B17855" w:rsidRPr="00E77497" w:rsidRDefault="00B17855" w:rsidP="00B17855">
      <w:pPr>
        <w:pStyle w:val="Alg4"/>
        <w:numPr>
          <w:ilvl w:val="0"/>
          <w:numId w:val="1076"/>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6B07DB00" w14:textId="77777777" w:rsidR="00B17855" w:rsidRPr="00E77497" w:rsidRDefault="00B17855" w:rsidP="00B17855">
      <w:pPr>
        <w:pStyle w:val="Alg4"/>
        <w:numPr>
          <w:ilvl w:val="0"/>
          <w:numId w:val="1076"/>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27696DC9" w14:textId="77777777" w:rsidR="00B17855" w:rsidRPr="00E77497" w:rsidRDefault="00B17855" w:rsidP="00B17855">
      <w:pPr>
        <w:pStyle w:val="Alg4"/>
        <w:numPr>
          <w:ilvl w:val="0"/>
          <w:numId w:val="1076"/>
        </w:numPr>
      </w:pPr>
      <w:r>
        <w:t xml:space="preserve">Let </w:t>
      </w:r>
      <w:r w:rsidRPr="00B5244C">
        <w:rPr>
          <w:i/>
        </w:rPr>
        <w:t>entries</w:t>
      </w:r>
      <w:r>
        <w:t xml:space="preserve"> be the List that is the value of </w:t>
      </w:r>
      <w:r>
        <w:rPr>
          <w:i/>
        </w:rPr>
        <w:t>S</w:t>
      </w:r>
      <w:r>
        <w:t>’s [[SetData]] internal data property.</w:t>
      </w:r>
    </w:p>
    <w:p w14:paraId="12A58952" w14:textId="77777777" w:rsidR="00B17855" w:rsidRDefault="00B17855" w:rsidP="00B17855">
      <w:pPr>
        <w:pStyle w:val="Alg4"/>
        <w:numPr>
          <w:ilvl w:val="0"/>
          <w:numId w:val="1076"/>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7391C556" w14:textId="77777777" w:rsidR="00B17855" w:rsidRDefault="00B17855" w:rsidP="00B17855">
      <w:pPr>
        <w:pStyle w:val="Alg4"/>
        <w:numPr>
          <w:ilvl w:val="1"/>
          <w:numId w:val="1076"/>
        </w:numPr>
        <w:spacing w:after="240"/>
        <w:contextualSpacing/>
      </w:pPr>
      <w:r>
        <w:t xml:space="preserve">If </w:t>
      </w:r>
      <w:r>
        <w:rPr>
          <w:i/>
        </w:rPr>
        <w:t>e</w:t>
      </w:r>
      <w:r>
        <w:t xml:space="preserve"> is not </w:t>
      </w:r>
      <w:r w:rsidRPr="00A221E6">
        <w:rPr>
          <w:rFonts w:ascii="Arial" w:hAnsi="Arial" w:cs="Arial"/>
        </w:rPr>
        <w:t>empty</w:t>
      </w:r>
      <w:r>
        <w:t>, then</w:t>
      </w:r>
    </w:p>
    <w:p w14:paraId="3A4C5713" w14:textId="77777777" w:rsidR="00B17855" w:rsidRPr="00E77497" w:rsidRDefault="00B17855" w:rsidP="00B17855">
      <w:pPr>
        <w:pStyle w:val="Alg4"/>
        <w:numPr>
          <w:ilvl w:val="2"/>
          <w:numId w:val="1076"/>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rPr>
        <w:t>e</w:t>
      </w:r>
      <w:r>
        <w:rPr>
          <w:iCs/>
        </w:rPr>
        <w:t xml:space="preserve">, </w:t>
      </w:r>
      <w:r>
        <w:rPr>
          <w:i/>
        </w:rPr>
        <w:t>e</w:t>
      </w:r>
      <w:r>
        <w:rPr>
          <w:iCs/>
        </w:rPr>
        <w:t>,</w:t>
      </w:r>
      <w:r w:rsidRPr="00E77497">
        <w:t xml:space="preserve"> and </w:t>
      </w:r>
      <w:r>
        <w:rPr>
          <w:i/>
        </w:rPr>
        <w:t>S</w:t>
      </w:r>
      <w:r>
        <w:rPr>
          <w:iCs/>
        </w:rPr>
        <w:t xml:space="preserve"> as </w:t>
      </w:r>
      <w:r>
        <w:rPr>
          <w:i/>
        </w:rPr>
        <w:t>argumentsList</w:t>
      </w:r>
      <w:r w:rsidRPr="00E77497">
        <w:t>.</w:t>
      </w:r>
    </w:p>
    <w:p w14:paraId="1DB53DDC" w14:textId="77777777" w:rsidR="00B17855" w:rsidRPr="00E77497" w:rsidRDefault="00B17855" w:rsidP="00B17855">
      <w:pPr>
        <w:pStyle w:val="Alg4"/>
        <w:numPr>
          <w:ilvl w:val="2"/>
          <w:numId w:val="1076"/>
        </w:numPr>
        <w:contextualSpacing/>
      </w:pPr>
      <w:r>
        <w:t>ReturnIfAbrupt(</w:t>
      </w:r>
      <w:r>
        <w:rPr>
          <w:i/>
        </w:rPr>
        <w:t>funcResult</w:t>
      </w:r>
      <w:r>
        <w:t>).</w:t>
      </w:r>
    </w:p>
    <w:p w14:paraId="4D12DF1D" w14:textId="77777777" w:rsidR="00B17855" w:rsidRPr="002166A8" w:rsidRDefault="00B17855" w:rsidP="00B17855">
      <w:pPr>
        <w:pStyle w:val="Alg4"/>
        <w:numPr>
          <w:ilvl w:val="0"/>
          <w:numId w:val="1076"/>
        </w:numPr>
        <w:spacing w:after="280"/>
      </w:pPr>
      <w:r w:rsidRPr="00E77497">
        <w:t xml:space="preserve">Return </w:t>
      </w:r>
      <w:r w:rsidRPr="00E77497">
        <w:rPr>
          <w:b/>
        </w:rPr>
        <w:t>undefined</w:t>
      </w:r>
      <w:r w:rsidRPr="00E77497">
        <w:t>.</w:t>
      </w:r>
    </w:p>
    <w:p w14:paraId="68062C3B" w14:textId="77777777" w:rsidR="00B17855" w:rsidRPr="00E77497" w:rsidRDefault="00B17855" w:rsidP="00B17855">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14:paraId="4FDBC553" w14:textId="77777777" w:rsidR="00B17855" w:rsidRPr="00E77497" w:rsidRDefault="00B17855" w:rsidP="00B17855">
      <w:pPr>
        <w:pStyle w:val="40"/>
      </w:pPr>
      <w:r>
        <w:t>Set</w:t>
      </w:r>
      <w:r w:rsidRPr="00E77497">
        <w:t>.prototype.</w:t>
      </w:r>
      <w:r>
        <w:t>has</w:t>
      </w:r>
      <w:r w:rsidRPr="00E77497">
        <w:t xml:space="preserve"> ( </w:t>
      </w:r>
      <w:r>
        <w:t xml:space="preserve">value </w:t>
      </w:r>
      <w:r w:rsidRPr="00E77497">
        <w:t>)</w:t>
      </w:r>
    </w:p>
    <w:p w14:paraId="3D2DDE97" w14:textId="77777777" w:rsidR="00B17855" w:rsidRPr="00E77497" w:rsidRDefault="00B17855" w:rsidP="00B17855">
      <w:r w:rsidRPr="00E77497">
        <w:t>The following steps are taken:</w:t>
      </w:r>
    </w:p>
    <w:p w14:paraId="23C10DBD" w14:textId="77777777" w:rsidR="00B17855" w:rsidRPr="00E77497" w:rsidRDefault="00B17855" w:rsidP="00B17855">
      <w:pPr>
        <w:pStyle w:val="Alg4"/>
        <w:numPr>
          <w:ilvl w:val="0"/>
          <w:numId w:val="1077"/>
        </w:numPr>
      </w:pPr>
      <w:r w:rsidRPr="00E77497">
        <w:t xml:space="preserve">Let </w:t>
      </w:r>
      <w:r>
        <w:rPr>
          <w:i/>
        </w:rPr>
        <w:t>S</w:t>
      </w:r>
      <w:r w:rsidRPr="00E77497">
        <w:t xml:space="preserve"> be the</w:t>
      </w:r>
      <w:r>
        <w:t xml:space="preserve"> </w:t>
      </w:r>
      <w:r w:rsidRPr="00E77497">
        <w:rPr>
          <w:b/>
        </w:rPr>
        <w:t>this</w:t>
      </w:r>
      <w:r w:rsidRPr="00E77497">
        <w:t xml:space="preserve"> value.</w:t>
      </w:r>
    </w:p>
    <w:p w14:paraId="4038DF0E" w14:textId="77777777" w:rsidR="00B17855" w:rsidRPr="00E77497" w:rsidRDefault="00B17855" w:rsidP="00B17855">
      <w:pPr>
        <w:pStyle w:val="Alg4"/>
        <w:numPr>
          <w:ilvl w:val="0"/>
          <w:numId w:val="1077"/>
        </w:numPr>
      </w:pPr>
      <w:r>
        <w:t>If Type(</w:t>
      </w:r>
      <w:r>
        <w:rPr>
          <w:i/>
          <w:iCs/>
        </w:rPr>
        <w:t>S)</w:t>
      </w:r>
      <w:r>
        <w:t xml:space="preserve"> is not Object, then throw a </w:t>
      </w:r>
      <w:r w:rsidRPr="003F3BD9">
        <w:rPr>
          <w:b/>
        </w:rPr>
        <w:t>TypeError</w:t>
      </w:r>
      <w:r>
        <w:t xml:space="preserve"> exception.</w:t>
      </w:r>
    </w:p>
    <w:p w14:paraId="60D1FC4B" w14:textId="77777777" w:rsidR="00B17855" w:rsidRDefault="00B17855" w:rsidP="00B17855">
      <w:pPr>
        <w:pStyle w:val="Alg4"/>
        <w:numPr>
          <w:ilvl w:val="0"/>
          <w:numId w:val="1077"/>
        </w:numPr>
      </w:pPr>
      <w:r>
        <w:t xml:space="preserve">If </w:t>
      </w:r>
      <w:r>
        <w:rPr>
          <w:i/>
        </w:rPr>
        <w:t>S</w:t>
      </w:r>
      <w:r>
        <w:t xml:space="preserve"> does not have a [[SetData]] internal data property throw a </w:t>
      </w:r>
      <w:r w:rsidRPr="00B5244C">
        <w:rPr>
          <w:b/>
        </w:rPr>
        <w:t>TypeError</w:t>
      </w:r>
      <w:r>
        <w:t xml:space="preserve"> exception.</w:t>
      </w:r>
    </w:p>
    <w:p w14:paraId="72C8ABC6" w14:textId="77777777" w:rsidR="00B17855" w:rsidRPr="00E77497" w:rsidRDefault="00B17855" w:rsidP="00B17855">
      <w:pPr>
        <w:pStyle w:val="Alg4"/>
        <w:numPr>
          <w:ilvl w:val="0"/>
          <w:numId w:val="1077"/>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1772C5AA" w14:textId="77777777" w:rsidR="00B17855" w:rsidRPr="00E77497" w:rsidRDefault="00B17855" w:rsidP="00B17855">
      <w:pPr>
        <w:pStyle w:val="Alg4"/>
        <w:numPr>
          <w:ilvl w:val="0"/>
          <w:numId w:val="1077"/>
        </w:numPr>
      </w:pPr>
      <w:r>
        <w:t xml:space="preserve">Let </w:t>
      </w:r>
      <w:r w:rsidRPr="00B5244C">
        <w:rPr>
          <w:i/>
        </w:rPr>
        <w:t>entries</w:t>
      </w:r>
      <w:r>
        <w:t xml:space="preserve"> be the List that is the value of </w:t>
      </w:r>
      <w:r>
        <w:rPr>
          <w:i/>
        </w:rPr>
        <w:t>S</w:t>
      </w:r>
      <w:r>
        <w:t>’s [[SetData]] internal data property.</w:t>
      </w:r>
    </w:p>
    <w:p w14:paraId="2915D29E" w14:textId="77777777" w:rsidR="00B17855" w:rsidRPr="0067698A" w:rsidRDefault="00B17855" w:rsidP="00B17855">
      <w:pPr>
        <w:pStyle w:val="Alg4"/>
        <w:numPr>
          <w:ilvl w:val="0"/>
          <w:numId w:val="1077"/>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14:paraId="453DB24B" w14:textId="77777777" w:rsidR="00B17855" w:rsidRDefault="00B17855" w:rsidP="00B17855">
      <w:pPr>
        <w:pStyle w:val="Alg4"/>
        <w:numPr>
          <w:ilvl w:val="0"/>
          <w:numId w:val="1077"/>
        </w:numPr>
      </w:pPr>
      <w:r>
        <w:t xml:space="preserve">Else, let </w:t>
      </w:r>
      <w:r>
        <w:rPr>
          <w:i/>
          <w:iCs/>
        </w:rPr>
        <w:t>same</w:t>
      </w:r>
      <w:r>
        <w:t xml:space="preserve"> be the abstract operation SameValue.</w:t>
      </w:r>
    </w:p>
    <w:p w14:paraId="6AEDB83E" w14:textId="77777777" w:rsidR="00B17855" w:rsidRPr="007B0456" w:rsidRDefault="00B17855" w:rsidP="00B17855">
      <w:pPr>
        <w:pStyle w:val="Alg4"/>
        <w:numPr>
          <w:ilvl w:val="0"/>
          <w:numId w:val="1077"/>
        </w:numPr>
      </w:pPr>
      <w:r>
        <w:t xml:space="preserve">Repeat for each </w:t>
      </w:r>
      <w:r w:rsidRPr="00A51C9D">
        <w:rPr>
          <w:i/>
          <w:iCs/>
        </w:rPr>
        <w:t>e</w:t>
      </w:r>
      <w:r>
        <w:t xml:space="preserve"> that is an element of </w:t>
      </w:r>
      <w:r w:rsidRPr="00B5244C">
        <w:rPr>
          <w:i/>
        </w:rPr>
        <w:t>entries</w:t>
      </w:r>
      <w:r>
        <w:rPr>
          <w:i/>
        </w:rPr>
        <w:t>,</w:t>
      </w:r>
    </w:p>
    <w:p w14:paraId="3CC209ED" w14:textId="77777777" w:rsidR="00B17855" w:rsidRDefault="00B17855" w:rsidP="00B17855">
      <w:pPr>
        <w:pStyle w:val="Alg4"/>
        <w:numPr>
          <w:ilvl w:val="1"/>
          <w:numId w:val="1077"/>
        </w:numPr>
      </w:pPr>
      <w:r w:rsidRPr="00B5244C">
        <w:t xml:space="preserve">If </w:t>
      </w:r>
      <w:r>
        <w:rPr>
          <w:i/>
        </w:rPr>
        <w:t>e</w:t>
      </w:r>
      <w:r>
        <w:t xml:space="preserve"> is not </w:t>
      </w:r>
      <w:r w:rsidRPr="00A221E6">
        <w:rPr>
          <w:rFonts w:ascii="Arial" w:hAnsi="Arial" w:cs="Arial"/>
        </w:rPr>
        <w:t>empty</w:t>
      </w:r>
      <w:r>
        <w:t xml:space="preserve"> and </w:t>
      </w:r>
      <w:r w:rsidRPr="00C3717A">
        <w:rPr>
          <w:i/>
          <w:iCs/>
        </w:rPr>
        <w:t>same</w:t>
      </w:r>
      <w:r>
        <w:t>(</w:t>
      </w:r>
      <w:r>
        <w:rPr>
          <w:i/>
        </w:rPr>
        <w:t>e</w:t>
      </w:r>
      <w:r>
        <w:t xml:space="preserve">, </w:t>
      </w:r>
      <w:r>
        <w:rPr>
          <w:i/>
        </w:rPr>
        <w:t>value</w:t>
      </w:r>
      <w:r>
        <w:t xml:space="preserve">), then return </w:t>
      </w:r>
      <w:r w:rsidRPr="007B0456">
        <w:rPr>
          <w:b/>
        </w:rPr>
        <w:t>true</w:t>
      </w:r>
      <w:r w:rsidRPr="007B0456">
        <w:rPr>
          <w:i/>
        </w:rPr>
        <w:t>.</w:t>
      </w:r>
    </w:p>
    <w:p w14:paraId="7B03960C" w14:textId="77777777" w:rsidR="00B17855" w:rsidRPr="00E77497" w:rsidRDefault="00B17855" w:rsidP="00B17855">
      <w:pPr>
        <w:pStyle w:val="Alg4"/>
        <w:numPr>
          <w:ilvl w:val="0"/>
          <w:numId w:val="1077"/>
        </w:numPr>
        <w:spacing w:after="220"/>
      </w:pPr>
      <w:r>
        <w:t xml:space="preserve">Return </w:t>
      </w:r>
      <w:r>
        <w:rPr>
          <w:b/>
        </w:rPr>
        <w:t>false</w:t>
      </w:r>
      <w:r>
        <w:t>.</w:t>
      </w:r>
    </w:p>
    <w:p w14:paraId="53A0391A" w14:textId="77777777" w:rsidR="00B17855" w:rsidRPr="00E77497" w:rsidRDefault="00B17855" w:rsidP="00B17855">
      <w:pPr>
        <w:pStyle w:val="40"/>
      </w:pPr>
      <w:r>
        <w:t>Set</w:t>
      </w:r>
      <w:r w:rsidRPr="00E77497">
        <w:t>.prototype.</w:t>
      </w:r>
      <w:r>
        <w:t>keys</w:t>
      </w:r>
      <w:r w:rsidRPr="00E77497">
        <w:t xml:space="preserve"> (</w:t>
      </w:r>
      <w:r>
        <w:t xml:space="preserve"> </w:t>
      </w:r>
      <w:r w:rsidRPr="00E77497">
        <w:t>)</w:t>
      </w:r>
    </w:p>
    <w:p w14:paraId="44BB8644" w14:textId="77777777" w:rsidR="00B17855" w:rsidRPr="00097A4C" w:rsidRDefault="00B17855" w:rsidP="00B17855">
      <w:commentRangeStart w:id="13608"/>
      <w:r w:rsidRPr="00E77497">
        <w:t xml:space="preserve">The </w:t>
      </w:r>
      <w:r>
        <w:t xml:space="preserve">initial value of the </w:t>
      </w:r>
      <w:r w:rsidRPr="00145775">
        <w:rPr>
          <w:rFonts w:ascii="Courier New" w:hAnsi="Courier New" w:cs="Courier New"/>
          <w:b/>
          <w:bCs/>
        </w:rPr>
        <w:t>keys</w:t>
      </w:r>
      <w:r>
        <w:t xml:space="preserve"> property is the same function object as the initial value of the </w:t>
      </w:r>
      <w:r w:rsidRPr="00BF2E1F">
        <w:rPr>
          <w:rFonts w:ascii="Courier New" w:hAnsi="Courier New" w:cs="Courier New"/>
          <w:b/>
        </w:rPr>
        <w:t>values</w:t>
      </w:r>
      <w:r>
        <w:t xml:space="preserve"> property.</w:t>
      </w:r>
      <w:commentRangeEnd w:id="13608"/>
      <w:r>
        <w:rPr>
          <w:rStyle w:val="af6"/>
        </w:rPr>
        <w:commentReference w:id="13608"/>
      </w:r>
    </w:p>
    <w:p w14:paraId="691AC727" w14:textId="77777777" w:rsidR="00B17855" w:rsidRDefault="00B17855" w:rsidP="00B17855">
      <w:pPr>
        <w:pStyle w:val="Note"/>
      </w:pPr>
      <w:r>
        <w:t>NOTE</w:t>
      </w:r>
      <w:r>
        <w:tab/>
        <w:t>For iteration purposes, a Set appears similar to a Map where each entry has the same value for its key and value.</w:t>
      </w:r>
    </w:p>
    <w:p w14:paraId="435704F3" w14:textId="77777777" w:rsidR="00B17855" w:rsidRPr="00E77497" w:rsidRDefault="00B17855" w:rsidP="00B17855">
      <w:pPr>
        <w:pStyle w:val="40"/>
      </w:pPr>
      <w:r>
        <w:t>get Set</w:t>
      </w:r>
      <w:r w:rsidRPr="00E77497">
        <w:t>.prototype.</w:t>
      </w:r>
      <w:r>
        <w:t>size</w:t>
      </w:r>
      <w:r w:rsidRPr="00E77497">
        <w:t xml:space="preserve"> </w:t>
      </w:r>
    </w:p>
    <w:p w14:paraId="7C65B9B0" w14:textId="77777777" w:rsidR="00B17855" w:rsidRPr="00E77497" w:rsidRDefault="00B17855" w:rsidP="00B17855">
      <w:r w:rsidRPr="00A51C9D">
        <w:rPr>
          <w:rFonts w:ascii="Courier New" w:hAnsi="Courier New" w:cs="Courier New"/>
          <w:b/>
          <w:bCs/>
        </w:rPr>
        <w:t>Set.prototype.size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14:paraId="659185DA" w14:textId="77777777" w:rsidR="00B17855" w:rsidRPr="00E77497" w:rsidRDefault="00B17855" w:rsidP="00B17855">
      <w:pPr>
        <w:pStyle w:val="Alg4"/>
        <w:numPr>
          <w:ilvl w:val="0"/>
          <w:numId w:val="1459"/>
        </w:numPr>
      </w:pPr>
      <w:r w:rsidRPr="00E77497">
        <w:t xml:space="preserve">Let </w:t>
      </w:r>
      <w:r>
        <w:rPr>
          <w:i/>
        </w:rPr>
        <w:t>S</w:t>
      </w:r>
      <w:r w:rsidRPr="00E77497">
        <w:t xml:space="preserve"> be the</w:t>
      </w:r>
      <w:r>
        <w:t xml:space="preserve"> </w:t>
      </w:r>
      <w:r w:rsidRPr="00E77497">
        <w:rPr>
          <w:b/>
        </w:rPr>
        <w:t>this</w:t>
      </w:r>
      <w:r w:rsidRPr="00E77497">
        <w:t xml:space="preserve"> value.</w:t>
      </w:r>
    </w:p>
    <w:p w14:paraId="1AC8F236" w14:textId="77777777" w:rsidR="00B17855" w:rsidRPr="00E77497" w:rsidRDefault="00B17855" w:rsidP="00B17855">
      <w:pPr>
        <w:pStyle w:val="Alg4"/>
        <w:numPr>
          <w:ilvl w:val="0"/>
          <w:numId w:val="1459"/>
        </w:numPr>
      </w:pPr>
      <w:r>
        <w:t>If Type(</w:t>
      </w:r>
      <w:r>
        <w:rPr>
          <w:i/>
          <w:iCs/>
        </w:rPr>
        <w:t>S)</w:t>
      </w:r>
      <w:r>
        <w:t xml:space="preserve"> is not Object, then throw a </w:t>
      </w:r>
      <w:r w:rsidRPr="003F3BD9">
        <w:rPr>
          <w:b/>
        </w:rPr>
        <w:t>TypeError</w:t>
      </w:r>
      <w:r>
        <w:t xml:space="preserve"> exception.</w:t>
      </w:r>
    </w:p>
    <w:p w14:paraId="2A00B851" w14:textId="77777777" w:rsidR="00B17855" w:rsidRDefault="00B17855" w:rsidP="00B17855">
      <w:pPr>
        <w:pStyle w:val="Alg4"/>
        <w:numPr>
          <w:ilvl w:val="0"/>
          <w:numId w:val="1459"/>
        </w:numPr>
      </w:pPr>
      <w:r>
        <w:t xml:space="preserve">If </w:t>
      </w:r>
      <w:r>
        <w:rPr>
          <w:i/>
        </w:rPr>
        <w:t>S</w:t>
      </w:r>
      <w:r>
        <w:t xml:space="preserve"> does not have a [[SetData]] internal data property throw a </w:t>
      </w:r>
      <w:r w:rsidRPr="00B5244C">
        <w:rPr>
          <w:b/>
        </w:rPr>
        <w:t>TypeError</w:t>
      </w:r>
      <w:r>
        <w:t xml:space="preserve"> exception.</w:t>
      </w:r>
    </w:p>
    <w:p w14:paraId="78ABC5D4" w14:textId="77777777" w:rsidR="00B17855" w:rsidRPr="00E77497" w:rsidRDefault="00B17855" w:rsidP="00B17855">
      <w:pPr>
        <w:pStyle w:val="Alg4"/>
        <w:numPr>
          <w:ilvl w:val="0"/>
          <w:numId w:val="1459"/>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14:paraId="70D13E03" w14:textId="77777777" w:rsidR="00B17855" w:rsidRPr="00E77497" w:rsidRDefault="00B17855" w:rsidP="00B17855">
      <w:pPr>
        <w:pStyle w:val="Alg4"/>
        <w:numPr>
          <w:ilvl w:val="0"/>
          <w:numId w:val="1459"/>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14:paraId="2644FDCA" w14:textId="77777777" w:rsidR="00B17855" w:rsidRDefault="00B17855" w:rsidP="00B17855">
      <w:pPr>
        <w:pStyle w:val="Alg4"/>
        <w:numPr>
          <w:ilvl w:val="0"/>
          <w:numId w:val="1459"/>
        </w:numPr>
      </w:pPr>
      <w:r>
        <w:t xml:space="preserve">Let </w:t>
      </w:r>
      <w:r w:rsidRPr="00926D71">
        <w:rPr>
          <w:i/>
        </w:rPr>
        <w:t>count</w:t>
      </w:r>
      <w:r>
        <w:t xml:space="preserve"> be 0.</w:t>
      </w:r>
    </w:p>
    <w:p w14:paraId="3FC8FC3C" w14:textId="77777777" w:rsidR="00B17855" w:rsidRDefault="00B17855" w:rsidP="00B17855">
      <w:pPr>
        <w:pStyle w:val="Alg4"/>
        <w:numPr>
          <w:ilvl w:val="0"/>
          <w:numId w:val="1459"/>
        </w:numPr>
      </w:pPr>
      <w:r>
        <w:t xml:space="preserve">For each </w:t>
      </w:r>
      <w:r>
        <w:rPr>
          <w:i/>
        </w:rPr>
        <w:t>e</w:t>
      </w:r>
      <w:r>
        <w:t xml:space="preserve"> that is an element of </w:t>
      </w:r>
      <w:r w:rsidRPr="00B5244C">
        <w:rPr>
          <w:i/>
        </w:rPr>
        <w:t>entries</w:t>
      </w:r>
    </w:p>
    <w:p w14:paraId="1C815913" w14:textId="77777777" w:rsidR="00B17855" w:rsidRDefault="00B17855" w:rsidP="00B17855">
      <w:pPr>
        <w:pStyle w:val="Alg4"/>
        <w:numPr>
          <w:ilvl w:val="1"/>
          <w:numId w:val="1459"/>
        </w:numPr>
      </w:pPr>
      <w:r w:rsidRPr="00B5244C">
        <w:t xml:space="preserve">If </w:t>
      </w:r>
      <w:r>
        <w:rPr>
          <w:i/>
        </w:rPr>
        <w:t>e</w:t>
      </w:r>
      <w:r>
        <w:t xml:space="preserve"> is not </w:t>
      </w:r>
      <w:r w:rsidRPr="00A221E6">
        <w:rPr>
          <w:rFonts w:ascii="Arial" w:hAnsi="Arial" w:cs="Arial"/>
        </w:rPr>
        <w:t>empty</w:t>
      </w:r>
      <w:r>
        <w:t xml:space="preserve"> then</w:t>
      </w:r>
    </w:p>
    <w:p w14:paraId="2942E820" w14:textId="77777777" w:rsidR="00B17855" w:rsidRDefault="00B17855" w:rsidP="00B17855">
      <w:pPr>
        <w:pStyle w:val="Alg4"/>
        <w:numPr>
          <w:ilvl w:val="2"/>
          <w:numId w:val="1459"/>
        </w:numPr>
      </w:pPr>
      <w:r>
        <w:t xml:space="preserve">Set </w:t>
      </w:r>
      <w:r>
        <w:rPr>
          <w:i/>
        </w:rPr>
        <w:t>count</w:t>
      </w:r>
      <w:r>
        <w:t xml:space="preserve"> to </w:t>
      </w:r>
      <w:r>
        <w:rPr>
          <w:i/>
        </w:rPr>
        <w:t>count</w:t>
      </w:r>
      <w:r>
        <w:t>+1.</w:t>
      </w:r>
    </w:p>
    <w:p w14:paraId="06CFCC46" w14:textId="77777777" w:rsidR="00B17855" w:rsidRPr="00E77497" w:rsidRDefault="00B17855" w:rsidP="00B17855">
      <w:pPr>
        <w:pStyle w:val="Alg4"/>
        <w:numPr>
          <w:ilvl w:val="0"/>
          <w:numId w:val="1459"/>
        </w:numPr>
        <w:spacing w:after="220"/>
      </w:pPr>
      <w:r>
        <w:t xml:space="preserve">Return </w:t>
      </w:r>
      <w:r>
        <w:rPr>
          <w:i/>
        </w:rPr>
        <w:t>count</w:t>
      </w:r>
      <w:r>
        <w:t>.</w:t>
      </w:r>
    </w:p>
    <w:p w14:paraId="6CDC5931" w14:textId="77777777" w:rsidR="00B17855" w:rsidRPr="00E77497" w:rsidRDefault="00B17855" w:rsidP="00B17855">
      <w:pPr>
        <w:pStyle w:val="40"/>
      </w:pPr>
      <w:r>
        <w:t>Set</w:t>
      </w:r>
      <w:r w:rsidRPr="00E77497">
        <w:t>.prototype.</w:t>
      </w:r>
      <w:r>
        <w:t>values</w:t>
      </w:r>
      <w:r w:rsidRPr="00E77497">
        <w:t xml:space="preserve"> ( </w:t>
      </w:r>
      <w:r>
        <w:t xml:space="preserve">  </w:t>
      </w:r>
      <w:r w:rsidRPr="00E77497">
        <w:t>)</w:t>
      </w:r>
    </w:p>
    <w:p w14:paraId="5C569CBE" w14:textId="77777777" w:rsidR="00B17855" w:rsidRPr="00E77497" w:rsidRDefault="00B17855" w:rsidP="00B17855">
      <w:r w:rsidRPr="00E77497">
        <w:t>The following steps are taken:</w:t>
      </w:r>
    </w:p>
    <w:p w14:paraId="01C80D41" w14:textId="77777777" w:rsidR="00B17855" w:rsidRPr="00E77497" w:rsidRDefault="00B17855" w:rsidP="00B17855">
      <w:pPr>
        <w:pStyle w:val="Alg4"/>
        <w:numPr>
          <w:ilvl w:val="0"/>
          <w:numId w:val="1079"/>
        </w:numPr>
      </w:pPr>
      <w:r w:rsidRPr="00E77497">
        <w:t xml:space="preserve">Let </w:t>
      </w:r>
      <w:r>
        <w:rPr>
          <w:i/>
        </w:rPr>
        <w:t>S</w:t>
      </w:r>
      <w:r w:rsidRPr="00E77497">
        <w:t xml:space="preserve"> be the</w:t>
      </w:r>
      <w:r>
        <w:t xml:space="preserve"> </w:t>
      </w:r>
      <w:r w:rsidRPr="00E77497">
        <w:rPr>
          <w:b/>
        </w:rPr>
        <w:t>this</w:t>
      </w:r>
      <w:r w:rsidRPr="00E77497">
        <w:t xml:space="preserve"> value.</w:t>
      </w:r>
    </w:p>
    <w:p w14:paraId="72B11D20" w14:textId="77777777" w:rsidR="00B17855" w:rsidRPr="00E77497" w:rsidRDefault="00B17855" w:rsidP="00B17855">
      <w:pPr>
        <w:pStyle w:val="Alg4"/>
        <w:numPr>
          <w:ilvl w:val="0"/>
          <w:numId w:val="1079"/>
        </w:numPr>
      </w:pPr>
      <w:r>
        <w:t>If Type(</w:t>
      </w:r>
      <w:r>
        <w:rPr>
          <w:i/>
          <w:iCs/>
        </w:rPr>
        <w:t>S)</w:t>
      </w:r>
      <w:r>
        <w:t xml:space="preserve"> is not Object, then throw a </w:t>
      </w:r>
      <w:r w:rsidRPr="003F3BD9">
        <w:rPr>
          <w:b/>
        </w:rPr>
        <w:t>TypeError</w:t>
      </w:r>
      <w:r>
        <w:t xml:space="preserve"> exception.</w:t>
      </w:r>
    </w:p>
    <w:p w14:paraId="0FB73C68" w14:textId="77777777" w:rsidR="00B17855" w:rsidRDefault="00B17855" w:rsidP="00B17855">
      <w:pPr>
        <w:pStyle w:val="Alg4"/>
        <w:numPr>
          <w:ilvl w:val="0"/>
          <w:numId w:val="1079"/>
        </w:numPr>
        <w:spacing w:after="280"/>
      </w:pPr>
      <w:r>
        <w:t xml:space="preserve">Return the result of calling the CreateSetIterator abstract operation with argument </w:t>
      </w:r>
      <w:r>
        <w:rPr>
          <w:i/>
        </w:rPr>
        <w:t>S</w:t>
      </w:r>
      <w:r w:rsidRPr="00471273">
        <w:t xml:space="preserve"> </w:t>
      </w:r>
      <w:r>
        <w:t xml:space="preserve">and </w:t>
      </w:r>
      <w:r w:rsidRPr="00E77497">
        <w:rPr>
          <w:b/>
        </w:rPr>
        <w:t>"</w:t>
      </w:r>
      <w:r>
        <w:rPr>
          <w:rFonts w:ascii="Courier New" w:hAnsi="Courier New" w:cs="Courier New"/>
          <w:b/>
        </w:rPr>
        <w:t>value</w:t>
      </w:r>
      <w:r w:rsidRPr="00E77497">
        <w:rPr>
          <w:b/>
        </w:rPr>
        <w:t>"</w:t>
      </w:r>
      <w:r>
        <w:t>.</w:t>
      </w:r>
    </w:p>
    <w:p w14:paraId="03951BDB" w14:textId="77777777" w:rsidR="00B17855" w:rsidRPr="00E77497" w:rsidRDefault="00B17855" w:rsidP="00B17855">
      <w:pPr>
        <w:pStyle w:val="40"/>
      </w:pPr>
      <w:r>
        <w:t>Set</w:t>
      </w:r>
      <w:r w:rsidRPr="00E77497">
        <w:t>.prototype</w:t>
      </w:r>
      <w:r>
        <w:t xml:space="preserve"> [@@iterator</w:t>
      </w:r>
      <w:r w:rsidRPr="00E77497">
        <w:t xml:space="preserve"> </w:t>
      </w:r>
      <w:r>
        <w:t xml:space="preserve">] </w:t>
      </w:r>
      <w:r w:rsidRPr="00E77497">
        <w:t xml:space="preserve">( </w:t>
      </w:r>
      <w:r>
        <w:t xml:space="preserve">  </w:t>
      </w:r>
      <w:r w:rsidRPr="00E77497">
        <w:t>)</w:t>
      </w:r>
    </w:p>
    <w:p w14:paraId="0A5A4B45" w14:textId="77777777" w:rsidR="00B17855" w:rsidRPr="00097A4C" w:rsidRDefault="00B17855" w:rsidP="00B17855">
      <w:r w:rsidRPr="00E77497">
        <w:t xml:space="preserve">The </w:t>
      </w:r>
      <w:r>
        <w:t xml:space="preserve">initial value of the @@iterator property is the same function object as the initial value of the </w:t>
      </w:r>
      <w:r w:rsidRPr="00BF2E1F">
        <w:rPr>
          <w:rFonts w:ascii="Courier New" w:hAnsi="Courier New" w:cs="Courier New"/>
          <w:b/>
        </w:rPr>
        <w:t>values</w:t>
      </w:r>
      <w:r>
        <w:t xml:space="preserve"> property.</w:t>
      </w:r>
    </w:p>
    <w:p w14:paraId="45065E13" w14:textId="77777777" w:rsidR="00B17855" w:rsidRPr="00E77497" w:rsidRDefault="00B17855" w:rsidP="00B17855">
      <w:pPr>
        <w:pStyle w:val="40"/>
      </w:pPr>
      <w:r>
        <w:t>Set</w:t>
      </w:r>
      <w:r w:rsidRPr="00E77497">
        <w:t>.prototype</w:t>
      </w:r>
      <w:r>
        <w:t xml:space="preserve"> [ @@toStringTag</w:t>
      </w:r>
      <w:r w:rsidRPr="00E77497">
        <w:t xml:space="preserve"> </w:t>
      </w:r>
      <w:r>
        <w:t>]</w:t>
      </w:r>
    </w:p>
    <w:p w14:paraId="2053C7BC" w14:textId="77777777" w:rsidR="00B17855" w:rsidRPr="00097A4C" w:rsidRDefault="00B17855" w:rsidP="00B17855">
      <w:r w:rsidRPr="00E77497">
        <w:t xml:space="preserve">The </w:t>
      </w:r>
      <w:r>
        <w:t xml:space="preserve">initial value of the @@toStringTag property is the string value </w:t>
      </w:r>
      <w:r w:rsidRPr="00E77497">
        <w:rPr>
          <w:b/>
        </w:rPr>
        <w:t>"</w:t>
      </w:r>
      <w:r>
        <w:rPr>
          <w:rFonts w:ascii="Courier New" w:hAnsi="Courier New" w:cs="Courier New"/>
          <w:b/>
        </w:rPr>
        <w:t>Set</w:t>
      </w:r>
      <w:r w:rsidRPr="00E77497">
        <w:rPr>
          <w:b/>
        </w:rPr>
        <w:t>"</w:t>
      </w:r>
      <w:r>
        <w:t>.</w:t>
      </w:r>
    </w:p>
    <w:p w14:paraId="4922400D" w14:textId="77777777" w:rsidR="00B17855" w:rsidRPr="00E77497" w:rsidRDefault="00B17855" w:rsidP="00B17855">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42001AE0" w14:textId="77777777" w:rsidR="00B17855" w:rsidRPr="00E77497" w:rsidRDefault="00B17855" w:rsidP="00B17855">
      <w:pPr>
        <w:pStyle w:val="30"/>
      </w:pPr>
      <w:bookmarkStart w:id="13609" w:name="_Toc368050783"/>
      <w:r w:rsidRPr="00E77497">
        <w:t xml:space="preserve">Properties of </w:t>
      </w:r>
      <w:r>
        <w:t>Set</w:t>
      </w:r>
      <w:r w:rsidRPr="00E77497">
        <w:t xml:space="preserve"> Instances</w:t>
      </w:r>
      <w:bookmarkEnd w:id="13609"/>
    </w:p>
    <w:p w14:paraId="1913C949" w14:textId="77777777" w:rsidR="00B17855" w:rsidRPr="00E77497" w:rsidRDefault="00B17855" w:rsidP="00B17855">
      <w:r>
        <w:t>Set</w:t>
      </w:r>
      <w:r w:rsidRPr="00E77497">
        <w:t xml:space="preserve"> instances </w:t>
      </w:r>
      <w:r>
        <w:t>are ordinary objects that</w:t>
      </w:r>
      <w:r w:rsidRPr="00E77497">
        <w:t xml:space="preserve"> inherit properties from the </w:t>
      </w:r>
      <w:r>
        <w:t>Set</w:t>
      </w:r>
      <w:r w:rsidRPr="00E77497">
        <w:t xml:space="preserve"> prototype. </w:t>
      </w:r>
      <w:r>
        <w:t>After initialisation by the Set constructor, Set instances</w:t>
      </w:r>
      <w:r w:rsidRPr="00E77497">
        <w:t xml:space="preserve"> also have a [[</w:t>
      </w:r>
      <w:r>
        <w:t>SetData]] internal</w:t>
      </w:r>
      <w:r w:rsidRPr="00314265">
        <w:t xml:space="preserve"> </w:t>
      </w:r>
      <w:r>
        <w:t>data property</w:t>
      </w:r>
      <w:r w:rsidRPr="00C3717A">
        <w:t xml:space="preserve"> </w:t>
      </w:r>
      <w:r>
        <w:t>and a [[SetComparator]] internal data property.</w:t>
      </w:r>
    </w:p>
    <w:p w14:paraId="271DBB0E" w14:textId="77777777" w:rsidR="00B17855" w:rsidRDefault="00B17855" w:rsidP="00B17855">
      <w:pPr>
        <w:pStyle w:val="30"/>
      </w:pPr>
      <w:bookmarkStart w:id="13610" w:name="_Toc368050784"/>
      <w:r>
        <w:t>Set Iterator Object Structure</w:t>
      </w:r>
      <w:bookmarkEnd w:id="13610"/>
    </w:p>
    <w:p w14:paraId="3A9DD124" w14:textId="77777777" w:rsidR="00B17855" w:rsidRDefault="00B17855" w:rsidP="00B17855">
      <w:r>
        <w:t>A Set Iterator is an ordinary object, with the structure defined below, that represents a specific iteration over some specific Set instance object. There is not a named constructor for Set Iterator objects.  Instead, set iterator objects are created by calling certain methods of Set instance objects.</w:t>
      </w:r>
    </w:p>
    <w:p w14:paraId="536D2FBD" w14:textId="77777777" w:rsidR="00B17855" w:rsidRDefault="00B17855" w:rsidP="00B17855">
      <w:pPr>
        <w:pStyle w:val="40"/>
      </w:pPr>
      <w:r>
        <w:t>CreateSetIterator Abstract Operation</w:t>
      </w:r>
    </w:p>
    <w:p w14:paraId="1ECD4173" w14:textId="77777777" w:rsidR="00B17855" w:rsidRDefault="00B17855" w:rsidP="00B17855">
      <w:r>
        <w:t xml:space="preserve">Several methods of Set objects return Iterator objects. The abstract operation CreateSetIterator with arguments </w:t>
      </w:r>
      <w:r>
        <w:rPr>
          <w:rFonts w:ascii="Times New Roman" w:hAnsi="Times New Roman"/>
          <w:i/>
        </w:rPr>
        <w:t>set</w:t>
      </w:r>
      <w:r>
        <w:t xml:space="preserve"> and </w:t>
      </w:r>
      <w:r w:rsidRPr="0087223F">
        <w:rPr>
          <w:rFonts w:ascii="Times New Roman" w:hAnsi="Times New Roman"/>
          <w:i/>
        </w:rPr>
        <w:t>kind</w:t>
      </w:r>
      <w:r>
        <w:t xml:space="preserve"> is used to create such iterator objects. It performs the following steps:</w:t>
      </w:r>
    </w:p>
    <w:p w14:paraId="43549FCF" w14:textId="77777777" w:rsidR="00B17855" w:rsidRPr="00E77497" w:rsidDel="00BB4271" w:rsidRDefault="00B17855" w:rsidP="00B17855">
      <w:pPr>
        <w:pStyle w:val="Alg4"/>
        <w:numPr>
          <w:ilvl w:val="0"/>
          <w:numId w:val="1080"/>
        </w:numPr>
        <w:rPr>
          <w:del w:id="13611" w:author="Rev 19 Allen Wirfs-Brock" w:date="2013-09-27T12:07:00Z"/>
        </w:rPr>
      </w:pPr>
      <w:del w:id="13612" w:author="Rev 19 Allen Wirfs-Brock" w:date="2013-09-27T12:07:00Z">
        <w:r w:rsidRPr="00E77497" w:rsidDel="00BB4271">
          <w:delText xml:space="preserve">Let </w:delText>
        </w:r>
        <w:r w:rsidDel="00BB4271">
          <w:rPr>
            <w:i/>
          </w:rPr>
          <w:delText>S</w:delText>
        </w:r>
        <w:r w:rsidRPr="00E77497" w:rsidDel="00BB4271">
          <w:delText xml:space="preserve"> be the</w:delText>
        </w:r>
        <w:r w:rsidDel="00BB4271">
          <w:delText xml:space="preserve"> result of  calling ToObject(</w:delText>
        </w:r>
        <w:r w:rsidDel="00BB4271">
          <w:rPr>
            <w:i/>
          </w:rPr>
          <w:delText>set</w:delText>
        </w:r>
        <w:r w:rsidDel="00BB4271">
          <w:delText>)</w:delText>
        </w:r>
        <w:r w:rsidRPr="00E77497" w:rsidDel="00BB4271">
          <w:delText>.</w:delText>
        </w:r>
      </w:del>
    </w:p>
    <w:p w14:paraId="2083A989" w14:textId="77777777" w:rsidR="00BB4271" w:rsidRDefault="00BB4271" w:rsidP="00BB4271">
      <w:pPr>
        <w:pStyle w:val="Alg4"/>
        <w:numPr>
          <w:ilvl w:val="0"/>
          <w:numId w:val="1080"/>
        </w:numPr>
        <w:rPr>
          <w:ins w:id="13613" w:author="Rev 19 Allen Wirfs-Brock" w:date="2013-09-27T12:07:00Z"/>
        </w:rPr>
      </w:pPr>
      <w:ins w:id="13614" w:author="Rev 19 Allen Wirfs-Brock" w:date="2013-09-27T12:07:00Z">
        <w:r>
          <w:t>If Type(</w:t>
        </w:r>
        <w:r>
          <w:rPr>
            <w:i/>
          </w:rPr>
          <w:t>set</w:t>
        </w:r>
        <w:r>
          <w:t xml:space="preserve">) is not Object, throw a </w:t>
        </w:r>
        <w:r w:rsidRPr="00CB251B">
          <w:rPr>
            <w:b/>
          </w:rPr>
          <w:t>TypeError</w:t>
        </w:r>
        <w:r>
          <w:t xml:space="preserve"> exception.</w:t>
        </w:r>
      </w:ins>
    </w:p>
    <w:p w14:paraId="760B9E5E" w14:textId="77777777" w:rsidR="00B17855" w:rsidRPr="00E77497" w:rsidDel="00BB4271" w:rsidRDefault="00B17855" w:rsidP="00B17855">
      <w:pPr>
        <w:pStyle w:val="Alg4"/>
        <w:numPr>
          <w:ilvl w:val="0"/>
          <w:numId w:val="1080"/>
        </w:numPr>
        <w:rPr>
          <w:del w:id="13615" w:author="Rev 19 Allen Wirfs-Brock" w:date="2013-09-27T12:07:00Z"/>
        </w:rPr>
      </w:pPr>
      <w:del w:id="13616" w:author="Rev 19 Allen Wirfs-Brock" w:date="2013-09-27T12:07:00Z">
        <w:r w:rsidDel="00BB4271">
          <w:delText>ReturnIfAbrupt(</w:delText>
        </w:r>
        <w:r w:rsidDel="00BB4271">
          <w:rPr>
            <w:i/>
          </w:rPr>
          <w:delText>S</w:delText>
        </w:r>
        <w:r w:rsidDel="00BB4271">
          <w:delText>).</w:delText>
        </w:r>
      </w:del>
    </w:p>
    <w:p w14:paraId="36C785CB" w14:textId="77777777" w:rsidR="00B17855" w:rsidRDefault="00B17855" w:rsidP="00B17855">
      <w:pPr>
        <w:pStyle w:val="Alg4"/>
        <w:numPr>
          <w:ilvl w:val="0"/>
          <w:numId w:val="1080"/>
        </w:numPr>
      </w:pPr>
      <w:r>
        <w:t xml:space="preserve">If </w:t>
      </w:r>
      <w:del w:id="13617" w:author="Rev 19 Allen Wirfs-Brock" w:date="2013-09-27T12:08:00Z">
        <w:r w:rsidDel="00BB4271">
          <w:rPr>
            <w:i/>
          </w:rPr>
          <w:delText>S</w:delText>
        </w:r>
        <w:r w:rsidDel="00BB4271">
          <w:delText xml:space="preserve"> </w:delText>
        </w:r>
      </w:del>
      <w:ins w:id="13618" w:author="Rev 19 Allen Wirfs-Brock" w:date="2013-09-27T12:08:00Z">
        <w:r w:rsidR="00BB4271">
          <w:rPr>
            <w:i/>
          </w:rPr>
          <w:t>set</w:t>
        </w:r>
        <w:r w:rsidR="00BB4271">
          <w:t xml:space="preserve"> </w:t>
        </w:r>
      </w:ins>
      <w:r>
        <w:t>does not have a [[SetData]] internal</w:t>
      </w:r>
      <w:r w:rsidRPr="00314265">
        <w:t xml:space="preserve"> </w:t>
      </w:r>
      <w:r>
        <w:t xml:space="preserve">data property throw a </w:t>
      </w:r>
      <w:r w:rsidRPr="007B0456">
        <w:rPr>
          <w:b/>
        </w:rPr>
        <w:t>TypeError</w:t>
      </w:r>
      <w:r>
        <w:t xml:space="preserve"> exception.</w:t>
      </w:r>
    </w:p>
    <w:p w14:paraId="1F648A26" w14:textId="77777777" w:rsidR="00B17855" w:rsidRPr="00E77497" w:rsidRDefault="00B17855" w:rsidP="00B17855">
      <w:pPr>
        <w:pStyle w:val="Alg4"/>
        <w:numPr>
          <w:ilvl w:val="0"/>
          <w:numId w:val="1080"/>
        </w:numPr>
      </w:pPr>
      <w:r>
        <w:t xml:space="preserve">If </w:t>
      </w:r>
      <w:del w:id="13619" w:author="Rev 19 Allen Wirfs-Brock" w:date="2013-09-27T12:08:00Z">
        <w:r w:rsidDel="00BB4271">
          <w:rPr>
            <w:i/>
          </w:rPr>
          <w:delText>S’s</w:delText>
        </w:r>
        <w:r w:rsidDel="00BB4271">
          <w:delText xml:space="preserve"> </w:delText>
        </w:r>
      </w:del>
      <w:ins w:id="13620" w:author="Rev 19 Allen Wirfs-Brock" w:date="2013-09-27T12:08:00Z">
        <w:r w:rsidR="00BB4271">
          <w:rPr>
            <w:i/>
          </w:rPr>
          <w:t>set’s</w:t>
        </w:r>
        <w:r w:rsidR="00BB4271">
          <w:t xml:space="preserve"> </w:t>
        </w:r>
      </w:ins>
      <w:r>
        <w:t xml:space="preserve">[[SetData]] internal data property is </w:t>
      </w:r>
      <w:r w:rsidRPr="00942258">
        <w:rPr>
          <w:b/>
          <w:bCs/>
        </w:rPr>
        <w:t>undefined</w:t>
      </w:r>
      <w:r>
        <w:t xml:space="preserve">, then throw a </w:t>
      </w:r>
      <w:r w:rsidRPr="003F3BD9">
        <w:rPr>
          <w:b/>
        </w:rPr>
        <w:t>TypeError</w:t>
      </w:r>
      <w:r>
        <w:t xml:space="preserve"> exception.</w:t>
      </w:r>
    </w:p>
    <w:p w14:paraId="6F149FA1" w14:textId="77777777" w:rsidR="00B17855" w:rsidRPr="00097A4C" w:rsidRDefault="00B17855" w:rsidP="00B17855">
      <w:pPr>
        <w:pStyle w:val="Alg4"/>
        <w:numPr>
          <w:ilvl w:val="0"/>
          <w:numId w:val="1080"/>
        </w:numPr>
        <w:contextualSpacing/>
      </w:pPr>
      <w:r>
        <w:t xml:space="preserve">Let </w:t>
      </w:r>
      <w:r w:rsidRPr="00B5244C">
        <w:rPr>
          <w:i/>
        </w:rPr>
        <w:t>entries</w:t>
      </w:r>
      <w:r>
        <w:t xml:space="preserve"> be the List that is the value of </w:t>
      </w:r>
      <w:del w:id="13621" w:author="Rev 19 Allen Wirfs-Brock" w:date="2013-09-27T12:07:00Z">
        <w:r w:rsidDel="00BB4271">
          <w:rPr>
            <w:i/>
          </w:rPr>
          <w:delText>S</w:delText>
        </w:r>
        <w:r w:rsidDel="00BB4271">
          <w:delText xml:space="preserve">’s </w:delText>
        </w:r>
      </w:del>
      <w:ins w:id="13622" w:author="Rev 19 Allen Wirfs-Brock" w:date="2013-09-27T12:07:00Z">
        <w:r w:rsidR="00BB4271">
          <w:rPr>
            <w:i/>
          </w:rPr>
          <w:t>set</w:t>
        </w:r>
        <w:r w:rsidR="00BB4271">
          <w:t xml:space="preserve">’s </w:t>
        </w:r>
      </w:ins>
      <w:r>
        <w:t>[[SetData]] internal data property.</w:t>
      </w:r>
    </w:p>
    <w:p w14:paraId="053CDCCD" w14:textId="77777777" w:rsidR="00B17855" w:rsidRPr="00E77497" w:rsidRDefault="00B17855" w:rsidP="00B17855">
      <w:pPr>
        <w:pStyle w:val="Alg4"/>
        <w:numPr>
          <w:ilvl w:val="0"/>
          <w:numId w:val="1080"/>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%SetIteratorPrototype%</w:t>
      </w:r>
      <w:r>
        <w:t>, ([[IteratedSet]], [[SetNextIndex]], [[SetIterationKind]]))</w:t>
      </w:r>
      <w:r w:rsidRPr="00E77497">
        <w:t>.</w:t>
      </w:r>
    </w:p>
    <w:p w14:paraId="0AEF5AF3" w14:textId="77777777" w:rsidR="00B17855" w:rsidRDefault="00B17855" w:rsidP="00B17855">
      <w:pPr>
        <w:pStyle w:val="Alg4"/>
        <w:numPr>
          <w:ilvl w:val="0"/>
          <w:numId w:val="1080"/>
        </w:numPr>
        <w:spacing w:after="280"/>
        <w:contextualSpacing/>
      </w:pPr>
      <w:r>
        <w:t xml:space="preserve">Set </w:t>
      </w:r>
      <w:r>
        <w:rPr>
          <w:i/>
        </w:rPr>
        <w:t>iterator’s</w:t>
      </w:r>
      <w:r>
        <w:t xml:space="preserve"> [[IteratedSet]] internal data property to </w:t>
      </w:r>
      <w:del w:id="13623" w:author="Rev 19 Allen Wirfs-Brock" w:date="2013-09-27T12:07:00Z">
        <w:r w:rsidDel="00BB4271">
          <w:rPr>
            <w:i/>
          </w:rPr>
          <w:delText>S</w:delText>
        </w:r>
      </w:del>
      <w:ins w:id="13624" w:author="Rev 19 Allen Wirfs-Brock" w:date="2013-09-27T12:07:00Z">
        <w:r w:rsidR="00BB4271">
          <w:rPr>
            <w:i/>
          </w:rPr>
          <w:t>set</w:t>
        </w:r>
      </w:ins>
      <w:r>
        <w:t>.</w:t>
      </w:r>
    </w:p>
    <w:p w14:paraId="1B80D1C7" w14:textId="77777777" w:rsidR="00B17855" w:rsidRDefault="00B17855" w:rsidP="00B17855">
      <w:pPr>
        <w:pStyle w:val="Alg4"/>
        <w:numPr>
          <w:ilvl w:val="0"/>
          <w:numId w:val="1080"/>
        </w:numPr>
        <w:spacing w:after="280"/>
        <w:contextualSpacing/>
      </w:pPr>
      <w:r>
        <w:t xml:space="preserve">Set </w:t>
      </w:r>
      <w:r>
        <w:rPr>
          <w:i/>
        </w:rPr>
        <w:t>iterator’s</w:t>
      </w:r>
      <w:r w:rsidDel="00071909">
        <w:t xml:space="preserve"> </w:t>
      </w:r>
      <w:r>
        <w:t>[[SetNextIndex]] internal data property to 0.</w:t>
      </w:r>
    </w:p>
    <w:p w14:paraId="37FC8D4B" w14:textId="77777777" w:rsidR="00B17855" w:rsidRDefault="00B17855" w:rsidP="00B17855">
      <w:pPr>
        <w:pStyle w:val="Alg4"/>
        <w:numPr>
          <w:ilvl w:val="0"/>
          <w:numId w:val="1080"/>
        </w:numPr>
        <w:spacing w:after="280"/>
        <w:contextualSpacing/>
      </w:pPr>
      <w:r>
        <w:t xml:space="preserve">Set </w:t>
      </w:r>
      <w:r>
        <w:rPr>
          <w:i/>
        </w:rPr>
        <w:t>iterator’s</w:t>
      </w:r>
      <w:r w:rsidDel="00071909">
        <w:t xml:space="preserve"> </w:t>
      </w:r>
      <w:r>
        <w:t xml:space="preserve">[[SetIterationKind]] internal data property to </w:t>
      </w:r>
      <w:r w:rsidRPr="0087223F">
        <w:rPr>
          <w:i/>
        </w:rPr>
        <w:t>kind</w:t>
      </w:r>
      <w:r>
        <w:t>.</w:t>
      </w:r>
    </w:p>
    <w:p w14:paraId="6EC55374" w14:textId="77777777" w:rsidR="00B17855" w:rsidRDefault="00B17855" w:rsidP="00B17855">
      <w:pPr>
        <w:pStyle w:val="Alg4"/>
        <w:numPr>
          <w:ilvl w:val="0"/>
          <w:numId w:val="1080"/>
        </w:numPr>
        <w:spacing w:after="220"/>
        <w:contextualSpacing/>
      </w:pPr>
      <w:r>
        <w:t xml:space="preserve">Return </w:t>
      </w:r>
      <w:r>
        <w:rPr>
          <w:i/>
        </w:rPr>
        <w:t>iterator</w:t>
      </w:r>
      <w:r>
        <w:t>.</w:t>
      </w:r>
    </w:p>
    <w:p w14:paraId="231F87D9" w14:textId="77777777" w:rsidR="00B17855" w:rsidRDefault="00B17855" w:rsidP="00B17855">
      <w:pPr>
        <w:pStyle w:val="40"/>
      </w:pPr>
      <w:r>
        <w:t>The Set Iterator Prototype</w:t>
      </w:r>
    </w:p>
    <w:p w14:paraId="0BAB494E" w14:textId="77777777" w:rsidR="00B17855" w:rsidRDefault="00B17855" w:rsidP="00B17855">
      <w:r>
        <w:t>All Set Iterator Objects inherit properties from a common Set Iterator Prototype object.  The [[Prototype]] internal data property of the Set Iterator Prototype is the %ObjectPrototype% intrinsic object. In addition, the Set Iterator Prototype has the following properties:</w:t>
      </w:r>
    </w:p>
    <w:p w14:paraId="4527F506" w14:textId="77777777" w:rsidR="00B17855" w:rsidRDefault="00B17855" w:rsidP="00B17855">
      <w:pPr>
        <w:pStyle w:val="51"/>
      </w:pPr>
      <w:r>
        <w:rPr>
          <w:i/>
        </w:rPr>
        <w:t>Set</w:t>
      </w:r>
      <w:commentRangeStart w:id="13625"/>
      <w:r w:rsidRPr="00061845">
        <w:rPr>
          <w:i/>
        </w:rPr>
        <w:t>Iterator</w:t>
      </w:r>
      <w:r>
        <w:t>.prototype.constructor</w:t>
      </w:r>
      <w:commentRangeEnd w:id="13625"/>
      <w:r>
        <w:rPr>
          <w:rStyle w:val="af6"/>
          <w:b w:val="0"/>
        </w:rPr>
        <w:commentReference w:id="13625"/>
      </w:r>
    </w:p>
    <w:p w14:paraId="28EFD028" w14:textId="77777777" w:rsidR="00B17855" w:rsidRDefault="00B17855" w:rsidP="00B17855">
      <w:pPr>
        <w:pStyle w:val="51"/>
      </w:pPr>
      <w:r>
        <w:rPr>
          <w:i/>
        </w:rPr>
        <w:t>Set</w:t>
      </w:r>
      <w:r w:rsidRPr="00061845">
        <w:rPr>
          <w:i/>
        </w:rPr>
        <w:t>Iterator</w:t>
      </w:r>
      <w:r>
        <w:t>.prototype.next( )</w:t>
      </w:r>
    </w:p>
    <w:p w14:paraId="1311545E" w14:textId="77777777" w:rsidR="00B17855" w:rsidRDefault="00B17855" w:rsidP="00B17855">
      <w:pPr>
        <w:pStyle w:val="Alg4"/>
        <w:numPr>
          <w:ilvl w:val="0"/>
          <w:numId w:val="1081"/>
        </w:numPr>
      </w:pPr>
      <w:r>
        <w:t xml:space="preserve">Let </w:t>
      </w:r>
      <w:r w:rsidRPr="009B7611">
        <w:rPr>
          <w:i/>
        </w:rPr>
        <w:t>O</w:t>
      </w:r>
      <w:r>
        <w:t xml:space="preserve"> be the </w:t>
      </w:r>
      <w:r w:rsidRPr="009B7611">
        <w:rPr>
          <w:b/>
        </w:rPr>
        <w:t>this</w:t>
      </w:r>
      <w:r>
        <w:t xml:space="preserve"> value.</w:t>
      </w:r>
    </w:p>
    <w:p w14:paraId="1ADE58B7" w14:textId="77777777" w:rsidR="00B17855" w:rsidRDefault="00B17855" w:rsidP="00B17855">
      <w:pPr>
        <w:pStyle w:val="Alg4"/>
        <w:numPr>
          <w:ilvl w:val="0"/>
          <w:numId w:val="1081"/>
        </w:numPr>
        <w:spacing w:after="280"/>
        <w:contextualSpacing/>
      </w:pPr>
      <w:r>
        <w:t>If Type(</w:t>
      </w:r>
      <w:r w:rsidRPr="00061845">
        <w:rPr>
          <w:i/>
        </w:rPr>
        <w:t>O</w:t>
      </w:r>
      <w:r>
        <w:t xml:space="preserve">) is not Object, throw a </w:t>
      </w:r>
      <w:r w:rsidRPr="00061845">
        <w:rPr>
          <w:b/>
        </w:rPr>
        <w:t>TypeError</w:t>
      </w:r>
      <w:r>
        <w:t xml:space="preserve"> exception.</w:t>
      </w:r>
    </w:p>
    <w:p w14:paraId="5EFE31A8" w14:textId="77777777" w:rsidR="00B17855" w:rsidRPr="00E77497" w:rsidRDefault="00B17855" w:rsidP="00B17855">
      <w:pPr>
        <w:pStyle w:val="Alg4"/>
        <w:numPr>
          <w:ilvl w:val="0"/>
          <w:numId w:val="1081"/>
        </w:numPr>
      </w:pPr>
      <w:r>
        <w:t xml:space="preserve">If </w:t>
      </w:r>
      <w:r w:rsidRPr="00061845">
        <w:rPr>
          <w:i/>
        </w:rPr>
        <w:t>O</w:t>
      </w:r>
      <w:r>
        <w:t xml:space="preserve"> does not have all of the internal properties of a Set Iterator Instance (</w:t>
      </w:r>
      <w:r w:rsidR="004B439B">
        <w:fldChar w:fldCharType="begin"/>
      </w:r>
      <w:r w:rsidR="004B439B">
        <w:instrText xml:space="preserve"> REF _Ref366081902 \r \h </w:instrText>
      </w:r>
      <w:r w:rsidR="004B439B">
        <w:fldChar w:fldCharType="separate"/>
      </w:r>
      <w:r w:rsidR="00D433E8">
        <w:t>23.2.5.3</w:t>
      </w:r>
      <w:r w:rsidR="004B439B">
        <w:fldChar w:fldCharType="end"/>
      </w:r>
      <w:r>
        <w:t xml:space="preserve">), throw a </w:t>
      </w:r>
      <w:r w:rsidRPr="00061845">
        <w:rPr>
          <w:b/>
        </w:rPr>
        <w:t>TypeError</w:t>
      </w:r>
      <w:r>
        <w:t xml:space="preserve"> exception.</w:t>
      </w:r>
    </w:p>
    <w:p w14:paraId="58C3D751" w14:textId="77777777" w:rsidR="00B17855" w:rsidRDefault="00B17855" w:rsidP="00B17855">
      <w:pPr>
        <w:pStyle w:val="Alg4"/>
        <w:numPr>
          <w:ilvl w:val="0"/>
          <w:numId w:val="1081"/>
        </w:numPr>
        <w:spacing w:after="280"/>
        <w:contextualSpacing/>
      </w:pPr>
      <w:r>
        <w:t xml:space="preserve">Let </w:t>
      </w:r>
      <w:r>
        <w:rPr>
          <w:i/>
        </w:rPr>
        <w:t>s</w:t>
      </w:r>
      <w:r>
        <w:t xml:space="preserve"> be the value of the [[IteratedSet]] internal</w:t>
      </w:r>
      <w:r w:rsidRPr="00314265">
        <w:t xml:space="preserve"> </w:t>
      </w:r>
      <w:r>
        <w:t>data property of</w:t>
      </w:r>
      <w:r w:rsidRPr="002166A8">
        <w:rPr>
          <w:i/>
        </w:rPr>
        <w:t xml:space="preserve"> </w:t>
      </w:r>
      <w:r w:rsidRPr="009B7611">
        <w:rPr>
          <w:i/>
        </w:rPr>
        <w:t>O</w:t>
      </w:r>
      <w:r>
        <w:t>.</w:t>
      </w:r>
    </w:p>
    <w:p w14:paraId="6C281DBB" w14:textId="77777777" w:rsidR="00B17855" w:rsidRDefault="00B17855" w:rsidP="00B17855">
      <w:pPr>
        <w:pStyle w:val="Alg4"/>
        <w:numPr>
          <w:ilvl w:val="0"/>
          <w:numId w:val="1081"/>
        </w:numPr>
        <w:spacing w:after="280"/>
        <w:contextualSpacing/>
      </w:pPr>
      <w:r>
        <w:t xml:space="preserve">Let </w:t>
      </w:r>
      <w:r>
        <w:rPr>
          <w:i/>
        </w:rPr>
        <w:t>index</w:t>
      </w:r>
      <w:r>
        <w:t xml:space="preserve"> be the value of the [[SetNextIndex]] internal data property of</w:t>
      </w:r>
      <w:r w:rsidRPr="002166A8">
        <w:rPr>
          <w:i/>
        </w:rPr>
        <w:t xml:space="preserve"> </w:t>
      </w:r>
      <w:r w:rsidRPr="009B7611">
        <w:rPr>
          <w:i/>
        </w:rPr>
        <w:t>O</w:t>
      </w:r>
      <w:r>
        <w:t>.</w:t>
      </w:r>
    </w:p>
    <w:p w14:paraId="5A0990EF" w14:textId="77777777" w:rsidR="00B17855" w:rsidRDefault="00B17855" w:rsidP="00B17855">
      <w:pPr>
        <w:pStyle w:val="Alg4"/>
        <w:numPr>
          <w:ilvl w:val="0"/>
          <w:numId w:val="1081"/>
        </w:numPr>
        <w:spacing w:after="280"/>
        <w:contextualSpacing/>
      </w:pPr>
      <w:r>
        <w:t xml:space="preserve">Let </w:t>
      </w:r>
      <w:r>
        <w:rPr>
          <w:i/>
        </w:rPr>
        <w:t>itemKind</w:t>
      </w:r>
      <w:r>
        <w:t xml:space="preserve"> be the value of the [[SetIterationKind]] internal data property of</w:t>
      </w:r>
      <w:r w:rsidRPr="002166A8">
        <w:rPr>
          <w:i/>
        </w:rPr>
        <w:t xml:space="preserve"> </w:t>
      </w:r>
      <w:r w:rsidRPr="009B7611">
        <w:rPr>
          <w:i/>
        </w:rPr>
        <w:t>O</w:t>
      </w:r>
      <w:r>
        <w:t>.</w:t>
      </w:r>
    </w:p>
    <w:p w14:paraId="3C0A005C" w14:textId="77777777" w:rsidR="00B17855" w:rsidRDefault="00B17855" w:rsidP="00B17855">
      <w:pPr>
        <w:pStyle w:val="Alg4"/>
        <w:numPr>
          <w:ilvl w:val="0"/>
          <w:numId w:val="1081"/>
        </w:numPr>
        <w:spacing w:after="280"/>
        <w:contextualSpacing/>
      </w:pPr>
      <w:r>
        <w:t xml:space="preserve">Assert: </w:t>
      </w:r>
      <w:r>
        <w:rPr>
          <w:i/>
        </w:rPr>
        <w:t>s</w:t>
      </w:r>
      <w:r>
        <w:t xml:space="preserve"> has a [[SetData]] internal</w:t>
      </w:r>
      <w:r w:rsidRPr="00314265">
        <w:t xml:space="preserve"> </w:t>
      </w:r>
      <w:r>
        <w:t>data property</w:t>
      </w:r>
      <w:r w:rsidRPr="003E6982">
        <w:t xml:space="preserve"> </w:t>
      </w:r>
      <w:r>
        <w:t xml:space="preserve">and </w:t>
      </w:r>
      <w:r>
        <w:rPr>
          <w:i/>
          <w:iCs/>
        </w:rPr>
        <w:t>s</w:t>
      </w:r>
      <w:r>
        <w:t xml:space="preserve"> has been initialised so the value of [[SetData]] is not </w:t>
      </w:r>
      <w:r>
        <w:rPr>
          <w:b/>
          <w:bCs/>
        </w:rPr>
        <w:t>undefined</w:t>
      </w:r>
      <w:r>
        <w:t>.</w:t>
      </w:r>
    </w:p>
    <w:p w14:paraId="66BC9399" w14:textId="77777777" w:rsidR="00B17855" w:rsidRDefault="00B17855" w:rsidP="00B17855">
      <w:pPr>
        <w:pStyle w:val="Alg4"/>
        <w:numPr>
          <w:ilvl w:val="0"/>
          <w:numId w:val="1081"/>
        </w:numPr>
        <w:spacing w:after="280"/>
        <w:contextualSpacing/>
      </w:pPr>
      <w:r>
        <w:t xml:space="preserve">Let </w:t>
      </w:r>
      <w:r w:rsidRPr="00B5244C">
        <w:rPr>
          <w:i/>
        </w:rPr>
        <w:t>entries</w:t>
      </w:r>
      <w:r>
        <w:t xml:space="preserve"> be the List that is the value of the [[SetData]] internal</w:t>
      </w:r>
      <w:r w:rsidRPr="00314265">
        <w:t xml:space="preserve"> </w:t>
      </w:r>
      <w:r>
        <w:t>data property</w:t>
      </w:r>
      <w:r w:rsidRPr="003464A0">
        <w:t xml:space="preserve"> </w:t>
      </w:r>
      <w:r>
        <w:t>of</w:t>
      </w:r>
      <w:r w:rsidRPr="002166A8">
        <w:rPr>
          <w:i/>
        </w:rPr>
        <w:t xml:space="preserve"> </w:t>
      </w:r>
      <w:r>
        <w:rPr>
          <w:i/>
        </w:rPr>
        <w:t>s</w:t>
      </w:r>
      <w:r>
        <w:t>.</w:t>
      </w:r>
    </w:p>
    <w:p w14:paraId="6B774E0A" w14:textId="77777777" w:rsidR="00B17855" w:rsidRPr="00A221E6" w:rsidRDefault="00B17855" w:rsidP="00B17855">
      <w:pPr>
        <w:pStyle w:val="Alg4"/>
        <w:numPr>
          <w:ilvl w:val="0"/>
          <w:numId w:val="1081"/>
        </w:numPr>
        <w:spacing w:after="280"/>
        <w:contextualSpacing/>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14:paraId="5AF9C054" w14:textId="77777777" w:rsidR="00B17855" w:rsidRPr="00A221E6" w:rsidRDefault="00B17855" w:rsidP="00B17855">
      <w:pPr>
        <w:pStyle w:val="Alg4"/>
        <w:numPr>
          <w:ilvl w:val="1"/>
          <w:numId w:val="1081"/>
        </w:numPr>
        <w:spacing w:after="240"/>
        <w:contextualSpacing/>
      </w:pPr>
      <w:r>
        <w:t xml:space="preserve">Let </w:t>
      </w:r>
      <w:r>
        <w:rPr>
          <w:i/>
        </w:rPr>
        <w:t>e</w:t>
      </w:r>
      <w:r>
        <w:t xml:space="preserve"> be the element at 0-origined insertion position </w:t>
      </w:r>
      <w:r>
        <w:rPr>
          <w:i/>
        </w:rPr>
        <w:t>index</w:t>
      </w:r>
      <w:r>
        <w:t xml:space="preserve"> of </w:t>
      </w:r>
      <w:r>
        <w:rPr>
          <w:i/>
        </w:rPr>
        <w:t>entries</w:t>
      </w:r>
      <w:r>
        <w:t>.</w:t>
      </w:r>
    </w:p>
    <w:p w14:paraId="3A544988" w14:textId="77777777" w:rsidR="00B17855" w:rsidRDefault="00B17855" w:rsidP="00B17855">
      <w:pPr>
        <w:pStyle w:val="Alg4"/>
        <w:numPr>
          <w:ilvl w:val="1"/>
          <w:numId w:val="1081"/>
        </w:numPr>
        <w:spacing w:after="240"/>
        <w:contextualSpacing/>
      </w:pPr>
      <w:r>
        <w:t xml:space="preserve">Set </w:t>
      </w:r>
      <w:r>
        <w:rPr>
          <w:i/>
          <w:iCs/>
        </w:rPr>
        <w:t>index</w:t>
      </w:r>
      <w:r>
        <w:t xml:space="preserve"> to </w:t>
      </w:r>
      <w:r>
        <w:rPr>
          <w:i/>
          <w:iCs/>
        </w:rPr>
        <w:t>index</w:t>
      </w:r>
      <w:r>
        <w:t>+1;</w:t>
      </w:r>
    </w:p>
    <w:p w14:paraId="4E95B947" w14:textId="77777777" w:rsidR="00B17855" w:rsidRDefault="00B17855" w:rsidP="00B17855">
      <w:pPr>
        <w:pStyle w:val="Alg4"/>
        <w:numPr>
          <w:ilvl w:val="1"/>
          <w:numId w:val="1081"/>
        </w:numPr>
        <w:spacing w:after="240"/>
        <w:contextualSpacing/>
      </w:pPr>
      <w:r>
        <w:t>Set the [[SetNextIndex]] internal</w:t>
      </w:r>
      <w:r w:rsidRPr="00022312">
        <w:t xml:space="preserve"> </w:t>
      </w:r>
      <w:r>
        <w:t>data property of</w:t>
      </w:r>
      <w:r w:rsidRPr="002166A8">
        <w:rPr>
          <w:i/>
        </w:rPr>
        <w:t xml:space="preserve"> </w:t>
      </w:r>
      <w:r w:rsidRPr="009B7611">
        <w:rPr>
          <w:i/>
        </w:rPr>
        <w:t>O</w:t>
      </w:r>
      <w:r>
        <w:t xml:space="preserve"> to </w:t>
      </w:r>
      <w:r w:rsidRPr="00B52F42">
        <w:rPr>
          <w:i/>
        </w:rPr>
        <w:t>index</w:t>
      </w:r>
      <w:r>
        <w:t>.</w:t>
      </w:r>
    </w:p>
    <w:p w14:paraId="60F1AE96" w14:textId="77777777" w:rsidR="00B17855" w:rsidRDefault="00B17855" w:rsidP="00B17855">
      <w:pPr>
        <w:pStyle w:val="Alg4"/>
        <w:numPr>
          <w:ilvl w:val="1"/>
          <w:numId w:val="1081"/>
        </w:numPr>
        <w:spacing w:after="240"/>
        <w:contextualSpacing/>
      </w:pPr>
      <w:r>
        <w:t xml:space="preserve">If </w:t>
      </w:r>
      <w:r>
        <w:rPr>
          <w:i/>
        </w:rPr>
        <w:t>e</w:t>
      </w:r>
      <w:r>
        <w:t xml:space="preserve"> is not </w:t>
      </w:r>
      <w:r w:rsidRPr="00A221E6">
        <w:rPr>
          <w:rFonts w:ascii="Arial" w:hAnsi="Arial" w:cs="Arial"/>
        </w:rPr>
        <w:t>empty</w:t>
      </w:r>
      <w:r>
        <w:t>, then</w:t>
      </w:r>
    </w:p>
    <w:p w14:paraId="32C38982" w14:textId="77777777" w:rsidR="00B17855" w:rsidRDefault="00B17855" w:rsidP="00B17855">
      <w:pPr>
        <w:pStyle w:val="Alg4"/>
        <w:numPr>
          <w:ilvl w:val="2"/>
          <w:numId w:val="108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key+value</w:t>
      </w:r>
      <w:r w:rsidRPr="00E77497">
        <w:rPr>
          <w:b/>
        </w:rPr>
        <w:t>"</w:t>
      </w:r>
      <w:r>
        <w:t xml:space="preserve"> then,</w:t>
      </w:r>
    </w:p>
    <w:p w14:paraId="127F11FA" w14:textId="77777777" w:rsidR="00B17855" w:rsidRDefault="00B17855" w:rsidP="00B17855">
      <w:pPr>
        <w:pStyle w:val="Alg4"/>
        <w:numPr>
          <w:ilvl w:val="3"/>
          <w:numId w:val="1081"/>
        </w:numPr>
        <w:spacing w:after="240"/>
        <w:contextualSpacing/>
      </w:pPr>
      <w:r>
        <w:t xml:space="preserve">Let </w:t>
      </w:r>
      <w:r w:rsidRPr="009B7611">
        <w:rPr>
          <w:i/>
        </w:rPr>
        <w:t>result</w:t>
      </w:r>
      <w:r>
        <w:t xml:space="preserve"> be the result of </w:t>
      </w:r>
      <w:del w:id="13626" w:author="Rev 19 Allen Wirfs-Brock" w:date="2013-09-12T12:12:00Z">
        <w:r w:rsidDel="000C266C">
          <w:delText>the abstract operation</w:delText>
        </w:r>
      </w:del>
      <w:ins w:id="13627" w:author="Rev 19 Allen Wirfs-Brock" w:date="2013-09-12T12:17:00Z">
        <w:r w:rsidR="006F65B3">
          <w:t>performing</w:t>
        </w:r>
      </w:ins>
      <w:r>
        <w:t xml:space="preserve"> </w:t>
      </w:r>
      <w:r w:rsidR="000C266C">
        <w:t>ArrayCreate</w:t>
      </w:r>
      <w:del w:id="13628" w:author="Rev 19 Allen Wirfs-Brock" w:date="2013-09-12T12:14:00Z">
        <w:r w:rsidR="000C266C" w:rsidDel="000C266C">
          <w:delText xml:space="preserve"> </w:delText>
        </w:r>
      </w:del>
      <w:ins w:id="13629" w:author="Rev 19 Allen Wirfs-Brock" w:date="2013-09-12T12:11:00Z">
        <w:r w:rsidR="000C266C">
          <w:t>(</w:t>
        </w:r>
        <w:r w:rsidR="000C266C">
          <w:rPr>
            <w:iCs/>
          </w:rPr>
          <w:t>2)</w:t>
        </w:r>
      </w:ins>
      <w:del w:id="13630" w:author="Rev 19 Allen Wirfs-Brock" w:date="2013-09-12T12:12:00Z">
        <w:r w:rsidDel="000C266C">
          <w:delText>ArrayCreate</w:delText>
        </w:r>
      </w:del>
      <w:del w:id="13631" w:author="Rev 19 Allen Wirfs-Brock" w:date="2013-09-12T12:11:00Z">
        <w:r w:rsidDel="000C266C">
          <w:delText xml:space="preserve"> with argument 2</w:delText>
        </w:r>
      </w:del>
      <w:r>
        <w:t>.</w:t>
      </w:r>
    </w:p>
    <w:p w14:paraId="2FE15DD1" w14:textId="77777777" w:rsidR="00B17855" w:rsidRDefault="00B17855" w:rsidP="00B17855">
      <w:pPr>
        <w:pStyle w:val="Alg4"/>
        <w:numPr>
          <w:ilvl w:val="3"/>
          <w:numId w:val="1081"/>
        </w:numPr>
        <w:spacing w:after="240"/>
        <w:contextualSpacing/>
      </w:pPr>
      <w:r>
        <w:t xml:space="preserve">Assert: </w:t>
      </w:r>
      <w:r w:rsidRPr="009B7611">
        <w:rPr>
          <w:i/>
        </w:rPr>
        <w:t>result</w:t>
      </w:r>
      <w:r>
        <w:t xml:space="preserve"> is a new, well-formed Array object so the following operations will never fail.</w:t>
      </w:r>
    </w:p>
    <w:p w14:paraId="73D8E507" w14:textId="77777777" w:rsidR="00B17855" w:rsidRDefault="00B17855" w:rsidP="00B17855">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 .</w:t>
      </w:r>
    </w:p>
    <w:p w14:paraId="62D73008" w14:textId="77777777" w:rsidR="00B17855" w:rsidRDefault="00B17855" w:rsidP="00B17855">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w:t>
      </w:r>
    </w:p>
    <w:p w14:paraId="745A91B9" w14:textId="77777777" w:rsidR="00B17855" w:rsidRDefault="00B17855" w:rsidP="00B17855">
      <w:pPr>
        <w:pStyle w:val="Alg4"/>
        <w:numPr>
          <w:ilvl w:val="3"/>
          <w:numId w:val="1081"/>
        </w:numPr>
        <w:spacing w:after="240"/>
        <w:contextualSpacing/>
      </w:pPr>
      <w:r>
        <w:t>Return CreateIt</w:t>
      </w:r>
      <w:ins w:id="13632" w:author="Rev 19 Allen Wirfs-Brock" w:date="2013-09-06T10:15:00Z">
        <w:r w:rsidR="00AE748F">
          <w:t>e</w:t>
        </w:r>
      </w:ins>
      <w:r>
        <w:t>rResultObject(</w:t>
      </w:r>
      <w:r>
        <w:rPr>
          <w:i/>
          <w:iCs/>
        </w:rPr>
        <w:t>result</w:t>
      </w:r>
      <w:r>
        <w:t xml:space="preserve">, </w:t>
      </w:r>
      <w:r>
        <w:rPr>
          <w:b/>
          <w:bCs/>
        </w:rPr>
        <w:t>false</w:t>
      </w:r>
      <w:r>
        <w:t>).</w:t>
      </w:r>
    </w:p>
    <w:p w14:paraId="519558D9" w14:textId="77777777" w:rsidR="00B17855" w:rsidRDefault="00B17855" w:rsidP="00B17855">
      <w:pPr>
        <w:pStyle w:val="Alg4"/>
        <w:numPr>
          <w:ilvl w:val="2"/>
          <w:numId w:val="1081"/>
        </w:numPr>
        <w:spacing w:after="240"/>
        <w:contextualSpacing/>
      </w:pPr>
      <w:r>
        <w:t>Return CreateIt</w:t>
      </w:r>
      <w:ins w:id="13633" w:author="Rev 19 Allen Wirfs-Brock" w:date="2013-09-06T10:15:00Z">
        <w:r w:rsidR="00AE748F">
          <w:t>e</w:t>
        </w:r>
      </w:ins>
      <w:r>
        <w:t>rResultObject(</w:t>
      </w:r>
      <w:r>
        <w:rPr>
          <w:i/>
        </w:rPr>
        <w:t>e</w:t>
      </w:r>
      <w:r>
        <w:t xml:space="preserve">, </w:t>
      </w:r>
      <w:r>
        <w:rPr>
          <w:b/>
          <w:bCs/>
        </w:rPr>
        <w:t>false</w:t>
      </w:r>
      <w:r>
        <w:t>).</w:t>
      </w:r>
    </w:p>
    <w:p w14:paraId="697E535F" w14:textId="77777777" w:rsidR="00B17855" w:rsidRPr="002166A8" w:rsidRDefault="00B17855" w:rsidP="00B17855">
      <w:pPr>
        <w:pStyle w:val="Alg4"/>
        <w:numPr>
          <w:ilvl w:val="0"/>
          <w:numId w:val="1081"/>
        </w:numPr>
        <w:spacing w:after="280"/>
      </w:pPr>
      <w:r w:rsidRPr="00E77497">
        <w:t xml:space="preserve">Return </w:t>
      </w:r>
      <w:r>
        <w:t>CreateIt</w:t>
      </w:r>
      <w:ins w:id="13634" w:author="Rev 19 Allen Wirfs-Brock" w:date="2013-09-06T10:15:00Z">
        <w:r w:rsidR="00AE748F">
          <w:t>e</w:t>
        </w:r>
      </w:ins>
      <w:r>
        <w:t>rResultObject(</w:t>
      </w:r>
      <w:r>
        <w:rPr>
          <w:b/>
          <w:bCs/>
        </w:rPr>
        <w:t>undefined</w:t>
      </w:r>
      <w:r>
        <w:t xml:space="preserve">, </w:t>
      </w:r>
      <w:r w:rsidRPr="0056441E">
        <w:rPr>
          <w:b/>
          <w:bCs/>
        </w:rPr>
        <w:t>true</w:t>
      </w:r>
      <w:r>
        <w:t>)</w:t>
      </w:r>
      <w:r w:rsidRPr="00E77497">
        <w:t>.</w:t>
      </w:r>
    </w:p>
    <w:p w14:paraId="2E515BD9" w14:textId="77777777" w:rsidR="00B17855" w:rsidRPr="00E77497" w:rsidRDefault="00B17855" w:rsidP="00B17855">
      <w:pPr>
        <w:pStyle w:val="51"/>
      </w:pPr>
      <w:r>
        <w:rPr>
          <w:i/>
        </w:rPr>
        <w:t>Set</w:t>
      </w:r>
      <w:r w:rsidRPr="009B7611">
        <w:rPr>
          <w:i/>
        </w:rPr>
        <w:t>Iterator</w:t>
      </w:r>
      <w:r w:rsidRPr="00E77497">
        <w:t>.prototype.</w:t>
      </w:r>
      <w:r>
        <w:t>@@iterator</w:t>
      </w:r>
      <w:r w:rsidRPr="00E77497">
        <w:t xml:space="preserve"> ( </w:t>
      </w:r>
      <w:r>
        <w:t xml:space="preserve">  </w:t>
      </w:r>
      <w:r w:rsidRPr="00E77497">
        <w:t>)</w:t>
      </w:r>
    </w:p>
    <w:p w14:paraId="023D62BC" w14:textId="77777777" w:rsidR="00B17855" w:rsidRPr="00E77497" w:rsidRDefault="00B17855" w:rsidP="00B17855">
      <w:r w:rsidRPr="00E77497">
        <w:t>The following steps are taken:</w:t>
      </w:r>
    </w:p>
    <w:p w14:paraId="0801840B" w14:textId="77777777" w:rsidR="00B17855" w:rsidRPr="002166A8" w:rsidRDefault="00B17855" w:rsidP="00B17855">
      <w:pPr>
        <w:pStyle w:val="Alg4"/>
        <w:numPr>
          <w:ilvl w:val="0"/>
          <w:numId w:val="1082"/>
        </w:numPr>
        <w:spacing w:after="280"/>
      </w:pPr>
      <w:r w:rsidRPr="00E77497">
        <w:t xml:space="preserve">Return </w:t>
      </w:r>
      <w:r>
        <w:t xml:space="preserve">the </w:t>
      </w:r>
      <w:r w:rsidRPr="006847F6">
        <w:rPr>
          <w:b/>
        </w:rPr>
        <w:t>this</w:t>
      </w:r>
      <w:r>
        <w:t xml:space="preserve"> value</w:t>
      </w:r>
      <w:r w:rsidRPr="00E77497">
        <w:t>.</w:t>
      </w:r>
    </w:p>
    <w:p w14:paraId="3D3340E3" w14:textId="77777777" w:rsidR="00B17855" w:rsidRDefault="00B17855" w:rsidP="00B17855">
      <w:pPr>
        <w:pStyle w:val="51"/>
      </w:pPr>
      <w:r>
        <w:tab/>
      </w:r>
      <w:r>
        <w:rPr>
          <w:i/>
        </w:rPr>
        <w:t>Set</w:t>
      </w:r>
      <w:r w:rsidRPr="009B7611">
        <w:rPr>
          <w:i/>
        </w:rPr>
        <w:t>Iterator</w:t>
      </w:r>
      <w:r>
        <w:t>.prototype.@@toStringTag</w:t>
      </w:r>
    </w:p>
    <w:p w14:paraId="724D1959" w14:textId="77777777" w:rsidR="00B17855" w:rsidRPr="00097A4C" w:rsidRDefault="00B17855" w:rsidP="00B17855">
      <w:r w:rsidRPr="00E77497">
        <w:t xml:space="preserve">The </w:t>
      </w:r>
      <w:r>
        <w:t xml:space="preserve">initial value of the @@toStringTag property is the string value </w:t>
      </w:r>
      <w:r w:rsidRPr="00E77497">
        <w:rPr>
          <w:b/>
        </w:rPr>
        <w:t>"</w:t>
      </w:r>
      <w:r>
        <w:rPr>
          <w:rFonts w:ascii="Courier New" w:hAnsi="Courier New" w:cs="Courier New"/>
          <w:b/>
        </w:rPr>
        <w:t>Set Iterator</w:t>
      </w:r>
      <w:r w:rsidRPr="00E77497">
        <w:rPr>
          <w:b/>
        </w:rPr>
        <w:t>"</w:t>
      </w:r>
      <w:r>
        <w:t>.</w:t>
      </w:r>
    </w:p>
    <w:p w14:paraId="12D25489" w14:textId="77777777" w:rsidR="00B17855" w:rsidRDefault="00B17855" w:rsidP="00B17855">
      <w:pPr>
        <w:pStyle w:val="40"/>
      </w:pPr>
      <w:bookmarkStart w:id="13635" w:name="_Ref366081902"/>
      <w:r>
        <w:t>Properties of Set Iterator Instances</w:t>
      </w:r>
      <w:bookmarkEnd w:id="13635"/>
    </w:p>
    <w:p w14:paraId="2A01C025" w14:textId="77777777" w:rsidR="00B17855" w:rsidRDefault="00B17855" w:rsidP="00B17855">
      <w:r>
        <w:t>Set</w:t>
      </w:r>
      <w:r w:rsidRPr="00E77497">
        <w:t xml:space="preserve"> </w:t>
      </w:r>
      <w:r>
        <w:t>Iterator instances</w:t>
      </w:r>
      <w:r w:rsidRPr="00E77497">
        <w:t xml:space="preserve"> inherit properties from the </w:t>
      </w:r>
      <w:r>
        <w:t>Set Iterator</w:t>
      </w:r>
      <w:r w:rsidRPr="00E77497">
        <w:t xml:space="preserve"> prototype</w:t>
      </w:r>
      <w:r>
        <w:t xml:space="preserve"> (the intrinsic,  %SetIteratorPrototype%).</w:t>
      </w:r>
      <w:r w:rsidRPr="00E77497">
        <w:t xml:space="preserve"> </w:t>
      </w:r>
      <w:r>
        <w:t>Set Iterator instances are initially created with</w:t>
      </w:r>
      <w:r w:rsidRPr="00E77497">
        <w:t xml:space="preserve"> </w:t>
      </w:r>
      <w:r>
        <w:t>the internal properties specified</w:t>
      </w:r>
      <w:r w:rsidR="0023289A">
        <w:t xml:space="preserve"> </w:t>
      </w:r>
      <w:r w:rsidR="0023289A">
        <w:fldChar w:fldCharType="begin"/>
      </w:r>
      <w:r w:rsidR="0023289A">
        <w:instrText xml:space="preserve"> REF _Ref366138660 \h </w:instrText>
      </w:r>
      <w:r w:rsidR="0023289A">
        <w:fldChar w:fldCharType="separate"/>
      </w:r>
      <w:r w:rsidR="00D433E8">
        <w:t xml:space="preserve">Table </w:t>
      </w:r>
      <w:r w:rsidR="00D433E8">
        <w:rPr>
          <w:noProof/>
        </w:rPr>
        <w:t>38</w:t>
      </w:r>
      <w:r w:rsidR="0023289A">
        <w:fldChar w:fldCharType="end"/>
      </w:r>
      <w:r>
        <w:t>.</w:t>
      </w:r>
    </w:p>
    <w:p w14:paraId="20352402" w14:textId="77777777" w:rsidR="00B17855" w:rsidRDefault="00B17855" w:rsidP="00B17855">
      <w:pPr>
        <w:pStyle w:val="afffff4"/>
        <w:keepNext/>
        <w:jc w:val="center"/>
      </w:pPr>
      <w:bookmarkStart w:id="13636" w:name="_Ref366138660"/>
      <w:r>
        <w:t xml:space="preserve">Table </w:t>
      </w:r>
      <w:r>
        <w:fldChar w:fldCharType="begin"/>
      </w:r>
      <w:r>
        <w:instrText xml:space="preserve"> SEQ Table \* ARABIC </w:instrText>
      </w:r>
      <w:r>
        <w:fldChar w:fldCharType="separate"/>
      </w:r>
      <w:r w:rsidR="00D433E8">
        <w:rPr>
          <w:noProof/>
        </w:rPr>
        <w:t>38</w:t>
      </w:r>
      <w:r>
        <w:fldChar w:fldCharType="end"/>
      </w:r>
      <w:bookmarkEnd w:id="13636"/>
      <w:r>
        <w:t xml:space="preserve"> — Internal Data Properties of Set Iterator Instances</w:t>
      </w:r>
    </w:p>
    <w:tbl>
      <w:tblPr>
        <w:tblpPr w:leftFromText="180" w:rightFromText="180" w:vertAnchor="text" w:tblpXSpec="center" w:tblpY="1"/>
        <w:tblOverlap w:val="never"/>
        <w:tblW w:w="8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B17855" w:rsidRPr="00E77497" w14:paraId="5E9DE28F" w14:textId="77777777" w:rsidTr="00BC77AC">
        <w:tc>
          <w:tcPr>
            <w:tcW w:w="2250" w:type="dxa"/>
            <w:tcBorders>
              <w:top w:val="single" w:sz="12" w:space="0" w:color="000000"/>
              <w:left w:val="single" w:sz="6" w:space="0" w:color="000000"/>
              <w:bottom w:val="single" w:sz="6" w:space="0" w:color="000000"/>
              <w:right w:val="nil"/>
            </w:tcBorders>
            <w:shd w:val="solid" w:color="C0C0C0" w:fill="FFFFFF"/>
          </w:tcPr>
          <w:p w14:paraId="31B32F07" w14:textId="77777777" w:rsidR="00B17855" w:rsidRPr="002166A8" w:rsidRDefault="00B17855" w:rsidP="00BC77AC">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421FF244" w14:textId="77777777" w:rsidR="00B17855" w:rsidRPr="002166A8" w:rsidRDefault="00B17855" w:rsidP="00BC77AC">
            <w:pPr>
              <w:spacing w:after="120"/>
              <w:jc w:val="center"/>
              <w:rPr>
                <w:b/>
                <w:shd w:val="solid" w:color="C0C0C0" w:fill="FFFFFF"/>
              </w:rPr>
            </w:pPr>
            <w:r w:rsidRPr="002166A8">
              <w:rPr>
                <w:b/>
                <w:shd w:val="solid" w:color="C0C0C0" w:fill="FFFFFF"/>
              </w:rPr>
              <w:t>Description</w:t>
            </w:r>
          </w:p>
        </w:tc>
      </w:tr>
      <w:tr w:rsidR="00B17855" w:rsidRPr="00E77497" w14:paraId="115569A7" w14:textId="77777777" w:rsidTr="00BC77AC">
        <w:tc>
          <w:tcPr>
            <w:tcW w:w="2250" w:type="dxa"/>
            <w:tcBorders>
              <w:top w:val="nil"/>
            </w:tcBorders>
          </w:tcPr>
          <w:p w14:paraId="6A096934" w14:textId="77777777" w:rsidR="00B17855" w:rsidRPr="00504F46" w:rsidRDefault="00B17855" w:rsidP="00BC77AC">
            <w:pPr>
              <w:spacing w:after="0"/>
              <w:contextualSpacing/>
              <w:rPr>
                <w:rFonts w:ascii="Times New Roman" w:hAnsi="Times New Roman"/>
              </w:rPr>
            </w:pPr>
            <w:r>
              <w:rPr>
                <w:rFonts w:ascii="Times New Roman" w:hAnsi="Times New Roman"/>
              </w:rPr>
              <w:t>[[</w:t>
            </w:r>
            <w:r w:rsidRPr="00C81E7E">
              <w:rPr>
                <w:rFonts w:ascii="Times New Roman" w:hAnsi="Times New Roman"/>
              </w:rPr>
              <w:t>IteratedSet</w:t>
            </w:r>
            <w:r>
              <w:rPr>
                <w:rFonts w:ascii="Times New Roman" w:hAnsi="Times New Roman"/>
              </w:rPr>
              <w:t>]]</w:t>
            </w:r>
          </w:p>
        </w:tc>
        <w:tc>
          <w:tcPr>
            <w:tcW w:w="5957" w:type="dxa"/>
            <w:tcBorders>
              <w:top w:val="nil"/>
            </w:tcBorders>
          </w:tcPr>
          <w:p w14:paraId="0615E741" w14:textId="77777777" w:rsidR="00B17855" w:rsidRPr="006847F6" w:rsidRDefault="00B17855" w:rsidP="00BC77AC">
            <w:pPr>
              <w:spacing w:after="0"/>
              <w:contextualSpacing/>
              <w:rPr>
                <w:rFonts w:cs="Arial"/>
              </w:rPr>
            </w:pPr>
            <w:r w:rsidRPr="002166A8">
              <w:rPr>
                <w:rFonts w:cs="Arial"/>
              </w:rPr>
              <w:t xml:space="preserve">The </w:t>
            </w:r>
            <w:r>
              <w:rPr>
                <w:rFonts w:cs="Arial"/>
              </w:rPr>
              <w:t>Set</w:t>
            </w:r>
            <w:r w:rsidRPr="002166A8">
              <w:rPr>
                <w:rFonts w:cs="Arial"/>
              </w:rPr>
              <w:t xml:space="preserve"> object</w:t>
            </w:r>
            <w:r>
              <w:rPr>
                <w:rFonts w:cs="Arial"/>
              </w:rPr>
              <w:t xml:space="preserve"> that is being iterated.</w:t>
            </w:r>
          </w:p>
        </w:tc>
      </w:tr>
      <w:tr w:rsidR="00B17855" w:rsidRPr="00E77497" w14:paraId="2CB3B4C0" w14:textId="77777777" w:rsidTr="00BC77AC">
        <w:tc>
          <w:tcPr>
            <w:tcW w:w="2250" w:type="dxa"/>
            <w:tcBorders>
              <w:top w:val="nil"/>
              <w:bottom w:val="single" w:sz="4" w:space="0" w:color="auto"/>
            </w:tcBorders>
          </w:tcPr>
          <w:p w14:paraId="14C2F89F" w14:textId="77777777" w:rsidR="00B17855" w:rsidRPr="00E77497" w:rsidRDefault="00B17855" w:rsidP="00BC77AC">
            <w:pPr>
              <w:spacing w:after="0"/>
              <w:contextualSpacing/>
              <w:rPr>
                <w:rFonts w:ascii="Courier New" w:hAnsi="Courier New" w:cs="Courier New"/>
                <w:b/>
              </w:rPr>
            </w:pPr>
            <w:r>
              <w:rPr>
                <w:rFonts w:ascii="Times New Roman" w:hAnsi="Times New Roman"/>
              </w:rPr>
              <w:t>[[SetNextIndex]]</w:t>
            </w:r>
          </w:p>
        </w:tc>
        <w:tc>
          <w:tcPr>
            <w:tcW w:w="5957" w:type="dxa"/>
            <w:tcBorders>
              <w:top w:val="nil"/>
              <w:bottom w:val="single" w:sz="4" w:space="0" w:color="auto"/>
            </w:tcBorders>
          </w:tcPr>
          <w:p w14:paraId="16C8B425" w14:textId="77777777" w:rsidR="00B17855" w:rsidRPr="000D3CBD" w:rsidRDefault="00B17855" w:rsidP="00BC77AC">
            <w:pPr>
              <w:spacing w:after="0"/>
              <w:contextualSpacing/>
              <w:rPr>
                <w:rFonts w:cs="Arial"/>
              </w:rPr>
            </w:pPr>
            <w:r>
              <w:rPr>
                <w:rFonts w:cs="Arial"/>
              </w:rPr>
              <w:t>The integer index of the next Set data element to be examined by this iteration.</w:t>
            </w:r>
          </w:p>
        </w:tc>
      </w:tr>
      <w:tr w:rsidR="00B17855" w:rsidRPr="00E77497" w14:paraId="699A9272" w14:textId="77777777" w:rsidTr="00BC77AC">
        <w:tc>
          <w:tcPr>
            <w:tcW w:w="2250" w:type="dxa"/>
            <w:tcBorders>
              <w:top w:val="single" w:sz="4" w:space="0" w:color="auto"/>
            </w:tcBorders>
          </w:tcPr>
          <w:p w14:paraId="052A0444" w14:textId="77777777" w:rsidR="00B17855" w:rsidRDefault="00B17855" w:rsidP="00BC77AC">
            <w:pPr>
              <w:spacing w:after="0"/>
              <w:contextualSpacing/>
              <w:rPr>
                <w:rFonts w:ascii="Times New Roman" w:hAnsi="Times New Roman"/>
              </w:rPr>
            </w:pPr>
            <w:r>
              <w:rPr>
                <w:rFonts w:ascii="Times New Roman" w:hAnsi="Times New Roman"/>
              </w:rPr>
              <w:t>[[SetIterationKind]]</w:t>
            </w:r>
          </w:p>
        </w:tc>
        <w:tc>
          <w:tcPr>
            <w:tcW w:w="5957" w:type="dxa"/>
            <w:tcBorders>
              <w:top w:val="single" w:sz="4" w:space="0" w:color="auto"/>
            </w:tcBorders>
          </w:tcPr>
          <w:p w14:paraId="37F2685D" w14:textId="77777777" w:rsidR="00B17855" w:rsidRDefault="00B17855" w:rsidP="00BC77AC">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 xml:space="preserve">. </w:t>
            </w:r>
            <w:r w:rsidRPr="00E77497">
              <w:rPr>
                <w:b/>
              </w:rPr>
              <w:t>"</w:t>
            </w:r>
            <w:r>
              <w:rPr>
                <w:rFonts w:ascii="Courier New" w:hAnsi="Courier New" w:cs="Courier New"/>
                <w:b/>
              </w:rPr>
              <w:t>key</w:t>
            </w:r>
            <w:r w:rsidRPr="00E77497">
              <w:rPr>
                <w:b/>
              </w:rPr>
              <w:t>"</w:t>
            </w:r>
            <w:r>
              <w:t xml:space="preserve"> and </w:t>
            </w:r>
            <w:r w:rsidRPr="00E77497">
              <w:rPr>
                <w:b/>
              </w:rPr>
              <w:t>"</w:t>
            </w:r>
            <w:r>
              <w:rPr>
                <w:rFonts w:ascii="Courier New" w:hAnsi="Courier New" w:cs="Courier New"/>
                <w:b/>
              </w:rPr>
              <w:t>value</w:t>
            </w:r>
            <w:r w:rsidRPr="00E77497">
              <w:rPr>
                <w:b/>
              </w:rPr>
              <w:t>"</w:t>
            </w:r>
            <w:r>
              <w:rPr>
                <w:b/>
              </w:rPr>
              <w:t xml:space="preserve"> </w:t>
            </w:r>
            <w:r>
              <w:t>have the same meaning.</w:t>
            </w:r>
          </w:p>
        </w:tc>
      </w:tr>
    </w:tbl>
    <w:p w14:paraId="69F1175F" w14:textId="77777777" w:rsidR="00B17855" w:rsidRPr="0032146B" w:rsidRDefault="00B17855" w:rsidP="00B17855"/>
    <w:p w14:paraId="611A904B" w14:textId="77777777" w:rsidR="00B17855" w:rsidRDefault="00B17855" w:rsidP="00B17855"/>
    <w:p w14:paraId="531E85F4" w14:textId="77777777" w:rsidR="00B17855" w:rsidRDefault="00B17855" w:rsidP="00B17855"/>
    <w:p w14:paraId="5505D361" w14:textId="77777777" w:rsidR="00B17855" w:rsidRDefault="00B17855" w:rsidP="00B17855"/>
    <w:p w14:paraId="5B8B2619" w14:textId="77777777" w:rsidR="00B17855" w:rsidRDefault="00B17855" w:rsidP="00B17855"/>
    <w:p w14:paraId="04418293" w14:textId="77777777" w:rsidR="00A95C0C" w:rsidRDefault="00A95C0C" w:rsidP="00052E66">
      <w:pPr>
        <w:pStyle w:val="20"/>
      </w:pPr>
      <w:bookmarkStart w:id="13637" w:name="_Ref366081992"/>
      <w:bookmarkStart w:id="13638" w:name="_Toc368050785"/>
      <w:r>
        <w:t>WeakMap Objects</w:t>
      </w:r>
      <w:bookmarkEnd w:id="13637"/>
      <w:bookmarkEnd w:id="13638"/>
    </w:p>
    <w:p w14:paraId="603AEDAF" w14:textId="77777777" w:rsidR="00A95C0C" w:rsidRDefault="00A95C0C" w:rsidP="00981659">
      <w:r>
        <w:t xml:space="preserve">WeakMap objects are collections of key/value pairs where the keys are ECMAScript objects and values may be arbitrary ECMAScript language values. A WeakMap may be queried to see if it contains an key/value pair with a specific key, but no mechanisms is provided for enumerating the objects it holds as keys. If an object that is being used as the key of a WeakMap key/value pair is only reachable by following a chain of references that start within that WeakMap, then that key/value pair is inaccessible and is automatically removed from the WeakMap. WeakMap implementations must detect and remove such key/value pairs and any associated resources.   </w:t>
      </w:r>
    </w:p>
    <w:p w14:paraId="4FBD39D3" w14:textId="77777777" w:rsidR="00A95C0C" w:rsidRPr="00BE5FB4" w:rsidRDefault="00A95C0C" w:rsidP="00981659">
      <w:pPr>
        <w:autoSpaceDE w:val="0"/>
        <w:autoSpaceDN w:val="0"/>
        <w:adjustRightInd w:val="0"/>
        <w:rPr>
          <w:rFonts w:ascii="ArialMT" w:hAnsi="ArialMT" w:cs="ArialMT"/>
          <w:lang w:val="en-US" w:eastAsia="en-US"/>
        </w:rPr>
      </w:pPr>
      <w:r>
        <w:rPr>
          <w:rFonts w:ascii="ArialMT" w:hAnsi="ArialMT" w:cs="ArialMT"/>
          <w:lang w:val="en-US" w:eastAsia="en-US"/>
        </w:rPr>
        <w:t>An implementation may impose an arbitrarily determined latency between the time a key/value pair of a WeakMap becomes inaccessible and the time when the key/value pair is removed from the WeakMap. If this latency was observable to ECMAScript program, it would be a source of indeterminacy that could impact program execution.  For that reason, an ECMAScript implementation must not provide any means to observe a key of a WeakMap that does not require the observer to present the observed key. </w:t>
      </w:r>
    </w:p>
    <w:p w14:paraId="29603908" w14:textId="77777777" w:rsidR="00A95C0C" w:rsidRDefault="00A95C0C" w:rsidP="00DA427D">
      <w:r>
        <w:t>WeakMap objects must be implemented using either hash tables or other mechanisms that, on average, provide access times that are sublinear on the number of key/value pairs in the collection. The data structure used in this WeakMap objects specification are only intended to describe the required observable semantics of WeakMap objects.  It is not intended to be a viable implementation model.</w:t>
      </w:r>
    </w:p>
    <w:p w14:paraId="6B78B887" w14:textId="77777777" w:rsidR="00A95C0C" w:rsidRDefault="00A95C0C" w:rsidP="00C04626">
      <w:pPr>
        <w:pStyle w:val="Note"/>
      </w:pPr>
      <w:r>
        <w:t>NOTE</w:t>
      </w:r>
      <w:r>
        <w:tab/>
        <w:t>WeakMap and WeakSets are intended to provide mechanisms for dynamically associating state with an object in a manner that does not “leak” memory resources if, in the absence of the WeakMap or WeakSet, the object otherwise became inaccessible and subject to resource reclamation by the implementation’s garbage collection mechanisms. Achieving this characteristic requires coordination between the WeakMap or WeakSet implementation and the garbage collector.  The following references describe mechanism that may be useful to implementations of WeakMap and WeakSets:</w:t>
      </w:r>
    </w:p>
    <w:p w14:paraId="114BFDF8" w14:textId="77777777" w:rsidR="00A95C0C" w:rsidRDefault="00A95C0C" w:rsidP="002021D1">
      <w:pPr>
        <w:pStyle w:val="Note"/>
        <w:ind w:left="403"/>
      </w:pPr>
      <w:r>
        <w:t xml:space="preserve">Barry Hayes. 1997. Ephemerons: a new finalization mechanism. In </w:t>
      </w:r>
      <w:r w:rsidRPr="00986496">
        <w:rPr>
          <w:i/>
          <w:iCs/>
        </w:rPr>
        <w:t>Proceedings of the 12th ACM SIGPLAN conference on Object-oriented programming, systems, languages, and applications (OOPSLA '97)</w:t>
      </w:r>
      <w:r>
        <w:t>, A. Michael Berman (Ed.). ACM, New York, NY, USA, 176-183</w:t>
      </w:r>
      <w:r w:rsidR="00B6171B">
        <w:t xml:space="preserve">. </w:t>
      </w:r>
      <w:hyperlink r:id="rId25" w:history="1">
        <w:r w:rsidR="00B6171B" w:rsidRPr="00B6171B">
          <w:rPr>
            <w:rStyle w:val="affb"/>
            <w:lang w:val="en-GB"/>
          </w:rPr>
          <w:t>http://doi.acm.org/10.1145/263698.263733</w:t>
        </w:r>
      </w:hyperlink>
      <w:r w:rsidR="00B6171B">
        <w:t>.</w:t>
      </w:r>
    </w:p>
    <w:p w14:paraId="2B5ACE5D" w14:textId="77777777" w:rsidR="00A95C0C" w:rsidRDefault="00A95C0C" w:rsidP="00834ABD">
      <w:pPr>
        <w:pStyle w:val="Note"/>
        <w:ind w:left="403"/>
      </w:pPr>
      <w:r w:rsidRPr="00A62372">
        <w:t>Alexandra Barros, Roberto Ierusalimschy</w:t>
      </w:r>
      <w:r>
        <w:t xml:space="preserve">, </w:t>
      </w:r>
      <w:r w:rsidRPr="00A62372">
        <w:t>Eliminating Cycles in Weak Tables</w:t>
      </w:r>
      <w:r>
        <w:t xml:space="preserve">. </w:t>
      </w:r>
      <w:r w:rsidRPr="00A62372">
        <w:t>Journal of Universal Computer Science - J.UCS , vol. 14, no. 21, pp. 3481-3497, 2008</w:t>
      </w:r>
      <w:r>
        <w:t xml:space="preserve">. </w:t>
      </w:r>
      <w:hyperlink r:id="rId26" w:history="1">
        <w:r w:rsidRPr="0063283D">
          <w:rPr>
            <w:rStyle w:val="affb"/>
            <w:lang w:val="en-GB"/>
          </w:rPr>
          <w:t>http://www.jucs.org/jucs_14_21/eliminating_cycles_in_weak</w:t>
        </w:r>
      </w:hyperlink>
      <w:r>
        <w:t xml:space="preserve">  </w:t>
      </w:r>
    </w:p>
    <w:p w14:paraId="55AB9343" w14:textId="77777777" w:rsidR="00A95C0C" w:rsidRPr="00E77497" w:rsidRDefault="00A95C0C" w:rsidP="00CE51AB">
      <w:pPr>
        <w:pStyle w:val="30"/>
      </w:pPr>
      <w:bookmarkStart w:id="13639" w:name="_Ref365542827"/>
      <w:bookmarkStart w:id="13640" w:name="_Toc368050786"/>
      <w:r w:rsidRPr="00E77497">
        <w:t xml:space="preserve">The </w:t>
      </w:r>
      <w:r>
        <w:t>WeakMap</w:t>
      </w:r>
      <w:r w:rsidRPr="00E77497">
        <w:t xml:space="preserve"> Constructor</w:t>
      </w:r>
      <w:bookmarkEnd w:id="13639"/>
      <w:bookmarkEnd w:id="13640"/>
      <w:r w:rsidRPr="00E77497">
        <w:t xml:space="preserve"> </w:t>
      </w:r>
    </w:p>
    <w:p w14:paraId="323D4423" w14:textId="77777777" w:rsidR="00A95C0C" w:rsidRDefault="00A95C0C" w:rsidP="00BA2DF2">
      <w:r>
        <w:t>The WeakM</w:t>
      </w:r>
      <w:r w:rsidRPr="0064604A">
        <w:t xml:space="preserve">ap </w:t>
      </w:r>
      <w:r>
        <w:t>constructor is the %Weak</w:t>
      </w:r>
      <w:r w:rsidRPr="0064604A">
        <w:t>Map</w:t>
      </w:r>
      <w:r>
        <w:t xml:space="preserve">% intrinsic object and the initial value of the </w:t>
      </w:r>
      <w:r>
        <w:rPr>
          <w:rFonts w:ascii="Courier New" w:eastAsia="Times New Roman" w:hAnsi="Courier New" w:cs="Courier New"/>
          <w:b/>
          <w:spacing w:val="6"/>
          <w:lang w:eastAsia="en-US"/>
        </w:rPr>
        <w:t>WeakM</w:t>
      </w:r>
      <w:r w:rsidRPr="0064604A">
        <w:rPr>
          <w:rFonts w:ascii="Courier New" w:eastAsia="Times New Roman" w:hAnsi="Courier New" w:cs="Courier New"/>
          <w:b/>
          <w:spacing w:val="6"/>
          <w:lang w:eastAsia="en-US"/>
        </w:rPr>
        <w:t>ap</w:t>
      </w:r>
      <w:r w:rsidRPr="00BE3BA1">
        <w:rPr>
          <w:rFonts w:ascii="Times New Roman" w:eastAsia="Times New Roman" w:hAnsi="Times New Roman"/>
          <w:b/>
          <w:spacing w:val="6"/>
          <w:lang w:eastAsia="en-US"/>
        </w:rPr>
        <w:t xml:space="preserve"> </w:t>
      </w:r>
      <w:r>
        <w:t xml:space="preserve">property of the global object. </w:t>
      </w:r>
      <w:r w:rsidRPr="00E77497">
        <w:t xml:space="preserve">When </w:t>
      </w:r>
      <w:r w:rsidRPr="00A62372">
        <w:rPr>
          <w:rFonts w:ascii="Courier New" w:hAnsi="Courier New" w:cs="Courier New"/>
          <w:b/>
          <w:bCs/>
        </w:rPr>
        <w:t>Weak</w:t>
      </w:r>
      <w:r>
        <w:rPr>
          <w:rFonts w:ascii="Courier New" w:hAnsi="Courier New"/>
          <w:b/>
        </w:rPr>
        <w:t>Map</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Pr>
          <w:rFonts w:ascii="Courier New" w:hAnsi="Courier New"/>
          <w:b/>
        </w:rPr>
        <w:t>WeakMap</w:t>
      </w:r>
      <w:r w:rsidRPr="00F94F77">
        <w:rPr>
          <w:rFonts w:ascii="Courier New" w:hAnsi="Courier New"/>
          <w:b/>
        </w:rPr>
        <w:t>.prototype</w:t>
      </w:r>
      <w:r>
        <w:t xml:space="preserve"> methods</w:t>
      </w:r>
      <w:r w:rsidRPr="00E77497">
        <w:t>.</w:t>
      </w:r>
    </w:p>
    <w:p w14:paraId="736BC189" w14:textId="77777777" w:rsidR="00A95C0C" w:rsidRDefault="00A95C0C" w:rsidP="00BA2DF2">
      <w:r>
        <w:t xml:space="preserve">The </w:t>
      </w:r>
      <w:r>
        <w:rPr>
          <w:rFonts w:ascii="Courier New" w:hAnsi="Courier New"/>
          <w:b/>
        </w:rPr>
        <w:t>WeakMap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WeakMap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WeakMap</w:t>
      </w:r>
      <w:r>
        <w:t>.</w:t>
      </w:r>
    </w:p>
    <w:p w14:paraId="07ECA846" w14:textId="77777777" w:rsidR="00A95C0C" w:rsidRPr="00E77497" w:rsidRDefault="00A95C0C" w:rsidP="00BA2DF2">
      <w:pPr>
        <w:pStyle w:val="40"/>
      </w:pPr>
      <w:r>
        <w:t>WeakMap</w:t>
      </w:r>
      <w:r w:rsidRPr="00E77497">
        <w:t xml:space="preserve"> (</w:t>
      </w:r>
      <w:r>
        <w:t xml:space="preserve">iterable = undefined </w:t>
      </w:r>
      <w:r w:rsidRPr="00E77497">
        <w:t>)</w:t>
      </w:r>
    </w:p>
    <w:p w14:paraId="1D003084" w14:textId="77777777" w:rsidR="00A95C0C" w:rsidRPr="0067698A" w:rsidRDefault="00A95C0C" w:rsidP="00BA2DF2">
      <w:r w:rsidRPr="0067698A">
        <w:t xml:space="preserve">When the </w:t>
      </w:r>
      <w:r w:rsidRPr="0067698A">
        <w:rPr>
          <w:rFonts w:ascii="Courier New" w:hAnsi="Courier New"/>
          <w:b/>
        </w:rPr>
        <w:t>WeakMap</w:t>
      </w:r>
      <w:r w:rsidRPr="0067698A">
        <w:t xml:space="preserve"> function is called with optional argument </w:t>
      </w:r>
      <w:r w:rsidRPr="00655E48">
        <w:rPr>
          <w:rFonts w:ascii="Times New Roman" w:hAnsi="Times New Roman"/>
          <w:i/>
          <w:iCs/>
        </w:rPr>
        <w:t>iterable</w:t>
      </w:r>
      <w:r w:rsidRPr="0067698A">
        <w:t xml:space="preserve"> the following steps are taken:</w:t>
      </w:r>
    </w:p>
    <w:p w14:paraId="2B51FC70" w14:textId="77777777" w:rsidR="00A95C0C" w:rsidRDefault="00A95C0C" w:rsidP="00BA2DF2">
      <w:pPr>
        <w:pStyle w:val="Alg4"/>
        <w:numPr>
          <w:ilvl w:val="0"/>
          <w:numId w:val="1358"/>
        </w:numPr>
      </w:pPr>
      <w:r>
        <w:t xml:space="preserve">Let </w:t>
      </w:r>
      <w:r>
        <w:rPr>
          <w:i/>
        </w:rPr>
        <w:t>map</w:t>
      </w:r>
      <w:r>
        <w:t xml:space="preserve"> be the </w:t>
      </w:r>
      <w:r w:rsidRPr="00F94F77">
        <w:rPr>
          <w:b/>
        </w:rPr>
        <w:t>this</w:t>
      </w:r>
      <w:r>
        <w:t xml:space="preserve"> value.</w:t>
      </w:r>
    </w:p>
    <w:p w14:paraId="034E2F48" w14:textId="77777777" w:rsidR="00A95C0C" w:rsidRPr="00E77497" w:rsidRDefault="00A95C0C" w:rsidP="00BA2DF2">
      <w:pPr>
        <w:pStyle w:val="Alg4"/>
        <w:numPr>
          <w:ilvl w:val="0"/>
          <w:numId w:val="1358"/>
        </w:numPr>
      </w:pPr>
      <w:r>
        <w:t>If Type(</w:t>
      </w:r>
      <w:r>
        <w:rPr>
          <w:i/>
          <w:iCs/>
        </w:rPr>
        <w:t>map</w:t>
      </w:r>
      <w:r>
        <w:t xml:space="preserve">) is not Object then,  throw a </w:t>
      </w:r>
      <w:r w:rsidRPr="00BB7225">
        <w:rPr>
          <w:b/>
          <w:bCs/>
        </w:rPr>
        <w:t>TypeError</w:t>
      </w:r>
      <w:r>
        <w:t xml:space="preserve"> exception</w:t>
      </w:r>
      <w:r w:rsidRPr="00E77497">
        <w:t>.</w:t>
      </w:r>
    </w:p>
    <w:p w14:paraId="6978816B" w14:textId="77777777" w:rsidR="00A95C0C" w:rsidRPr="00E77497" w:rsidRDefault="00A95C0C" w:rsidP="00BA2DF2">
      <w:pPr>
        <w:pStyle w:val="Alg4"/>
        <w:numPr>
          <w:ilvl w:val="0"/>
          <w:numId w:val="1358"/>
        </w:numPr>
      </w:pPr>
      <w:r>
        <w:t xml:space="preserve">If </w:t>
      </w:r>
      <w:r>
        <w:rPr>
          <w:i/>
        </w:rPr>
        <w:t>map</w:t>
      </w:r>
      <w:r>
        <w:t xml:space="preserve"> does not have a [[WeakMapData]] internal data property, then  throw a </w:t>
      </w:r>
      <w:r w:rsidRPr="00BB7225">
        <w:rPr>
          <w:b/>
          <w:bCs/>
        </w:rPr>
        <w:t>TypeError</w:t>
      </w:r>
      <w:r>
        <w:t xml:space="preserve"> exception.</w:t>
      </w:r>
    </w:p>
    <w:p w14:paraId="4F09E2C7" w14:textId="77777777" w:rsidR="00A95C0C" w:rsidRPr="00E77497" w:rsidRDefault="00A95C0C" w:rsidP="00BA2DF2">
      <w:pPr>
        <w:pStyle w:val="Alg4"/>
        <w:numPr>
          <w:ilvl w:val="0"/>
          <w:numId w:val="1358"/>
        </w:numPr>
      </w:pPr>
      <w:r>
        <w:t xml:space="preserve">If </w:t>
      </w:r>
      <w:r>
        <w:rPr>
          <w:i/>
        </w:rPr>
        <w:t>map’s</w:t>
      </w:r>
      <w:r>
        <w:t xml:space="preserve"> [[WeakMapData]] internal data property is not </w:t>
      </w:r>
      <w:r>
        <w:rPr>
          <w:b/>
          <w:bCs/>
        </w:rPr>
        <w:t>undefined</w:t>
      </w:r>
      <w:r>
        <w:t xml:space="preserve">, then  throw a </w:t>
      </w:r>
      <w:r w:rsidRPr="00BB7225">
        <w:rPr>
          <w:b/>
          <w:bCs/>
        </w:rPr>
        <w:t>TypeError</w:t>
      </w:r>
      <w:r>
        <w:t xml:space="preserve"> exception.</w:t>
      </w:r>
    </w:p>
    <w:p w14:paraId="494DD544" w14:textId="77777777" w:rsidR="00A95C0C" w:rsidRDefault="00A95C0C" w:rsidP="00BA2DF2">
      <w:pPr>
        <w:pStyle w:val="Alg4"/>
        <w:numPr>
          <w:ilvl w:val="0"/>
          <w:numId w:val="135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49FB7DE6" w14:textId="77777777" w:rsidR="00A95C0C" w:rsidRDefault="00A95C0C" w:rsidP="00BA2DF2">
      <w:pPr>
        <w:pStyle w:val="Alg4"/>
        <w:numPr>
          <w:ilvl w:val="0"/>
          <w:numId w:val="1358"/>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14:paraId="5019C57C" w14:textId="77777777" w:rsidR="00A95C0C" w:rsidRDefault="00A95C0C" w:rsidP="00BA2DF2">
      <w:pPr>
        <w:pStyle w:val="Alg4"/>
        <w:numPr>
          <w:ilvl w:val="0"/>
          <w:numId w:val="1358"/>
        </w:numPr>
      </w:pPr>
      <w:r>
        <w:t>Else,</w:t>
      </w:r>
    </w:p>
    <w:p w14:paraId="07B9F33A" w14:textId="77777777" w:rsidR="00A95C0C" w:rsidRDefault="00A95C0C" w:rsidP="00BA2DF2">
      <w:pPr>
        <w:pStyle w:val="Alg4"/>
        <w:numPr>
          <w:ilvl w:val="1"/>
          <w:numId w:val="1358"/>
        </w:numPr>
      </w:pPr>
      <w:r>
        <w:t xml:space="preserve">Let </w:t>
      </w:r>
      <w:r>
        <w:rPr>
          <w:i/>
        </w:rPr>
        <w:t>iter</w:t>
      </w:r>
      <w:r>
        <w:t xml:space="preserve"> be the result of GetIterator(</w:t>
      </w:r>
      <w:r w:rsidRPr="00B5244C">
        <w:rPr>
          <w:i/>
        </w:rPr>
        <w:t>iterable</w:t>
      </w:r>
      <w:r>
        <w:rPr>
          <w:iCs/>
        </w:rPr>
        <w:t>).</w:t>
      </w:r>
    </w:p>
    <w:p w14:paraId="03B4AEFF" w14:textId="77777777" w:rsidR="00A95C0C" w:rsidRDefault="00A95C0C" w:rsidP="00BA2DF2">
      <w:pPr>
        <w:pStyle w:val="Alg4"/>
        <w:numPr>
          <w:ilvl w:val="1"/>
          <w:numId w:val="1358"/>
        </w:numPr>
      </w:pPr>
      <w:r>
        <w:t>ReturnIfAbrupt(</w:t>
      </w:r>
      <w:r w:rsidRPr="00C903CE">
        <w:rPr>
          <w:i/>
        </w:rPr>
        <w:t>it</w:t>
      </w:r>
      <w:r>
        <w:rPr>
          <w:i/>
        </w:rPr>
        <w:t>e</w:t>
      </w:r>
      <w:r w:rsidRPr="00C903CE">
        <w:rPr>
          <w:i/>
        </w:rPr>
        <w:t>r</w:t>
      </w:r>
      <w:r>
        <w:t>).</w:t>
      </w:r>
    </w:p>
    <w:p w14:paraId="45AA2595" w14:textId="77777777" w:rsidR="00A95C0C" w:rsidRDefault="00A95C0C" w:rsidP="00BA2DF2">
      <w:pPr>
        <w:pStyle w:val="Alg4"/>
        <w:numPr>
          <w:ilvl w:val="1"/>
          <w:numId w:val="1358"/>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14:paraId="2B70A0C5" w14:textId="77777777" w:rsidR="00A95C0C" w:rsidRDefault="00A95C0C" w:rsidP="00BA2DF2">
      <w:pPr>
        <w:pStyle w:val="Alg4"/>
        <w:numPr>
          <w:ilvl w:val="1"/>
          <w:numId w:val="1358"/>
        </w:numPr>
      </w:pPr>
      <w:r>
        <w:t>ReturnIfAbrupt(</w:t>
      </w:r>
      <w:r w:rsidRPr="00C903CE">
        <w:rPr>
          <w:i/>
        </w:rPr>
        <w:t>adder</w:t>
      </w:r>
      <w:r>
        <w:t>).</w:t>
      </w:r>
    </w:p>
    <w:p w14:paraId="1AD45EAA" w14:textId="77777777" w:rsidR="00A95C0C" w:rsidRDefault="00A95C0C" w:rsidP="00BA2DF2">
      <w:pPr>
        <w:pStyle w:val="Alg4"/>
        <w:numPr>
          <w:ilvl w:val="1"/>
          <w:numId w:val="135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604062F8" w14:textId="77777777" w:rsidR="00A95C0C" w:rsidRPr="004F54AE" w:rsidRDefault="00A95C0C" w:rsidP="00BA2DF2">
      <w:pPr>
        <w:numPr>
          <w:ilvl w:val="0"/>
          <w:numId w:val="135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Weak</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14:paraId="21219B50" w14:textId="77777777" w:rsidR="00A95C0C" w:rsidRDefault="00A95C0C" w:rsidP="00BA2DF2">
      <w:pPr>
        <w:pStyle w:val="Alg4"/>
        <w:numPr>
          <w:ilvl w:val="0"/>
          <w:numId w:val="1358"/>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14:paraId="21501006" w14:textId="77777777" w:rsidR="00A95C0C" w:rsidRPr="00A5755A" w:rsidRDefault="00A95C0C" w:rsidP="00BA2DF2">
      <w:pPr>
        <w:pStyle w:val="Alg4"/>
        <w:numPr>
          <w:ilvl w:val="0"/>
          <w:numId w:val="1358"/>
        </w:numPr>
        <w:contextualSpacing/>
      </w:pPr>
      <w:r>
        <w:t>Repeat</w:t>
      </w:r>
    </w:p>
    <w:p w14:paraId="1783865B" w14:textId="77777777" w:rsidR="00A95C0C" w:rsidRDefault="00A95C0C" w:rsidP="00BA2DF2">
      <w:pPr>
        <w:pStyle w:val="Alg3"/>
        <w:numPr>
          <w:ilvl w:val="1"/>
          <w:numId w:val="1358"/>
        </w:numPr>
      </w:pPr>
      <w:r>
        <w:t xml:space="preserve">Let </w:t>
      </w:r>
      <w:r w:rsidRPr="004848CA">
        <w:rPr>
          <w:i/>
        </w:rPr>
        <w:t>next</w:t>
      </w:r>
      <w:r>
        <w:t xml:space="preserve"> be the result of </w:t>
      </w:r>
      <w:del w:id="13641" w:author="Rev 19 Allen Wirfs-Brock" w:date="2013-09-22T11:31:00Z">
        <w:r w:rsidDel="0061744F">
          <w:delText>IteratorNext</w:delText>
        </w:r>
      </w:del>
      <w:ins w:id="13642" w:author="Rev 19 Allen Wirfs-Brock" w:date="2013-09-22T11:31:00Z">
        <w:r w:rsidR="0061744F">
          <w:t>IteratorStep</w:t>
        </w:r>
      </w:ins>
      <w:r>
        <w:t>(</w:t>
      </w:r>
      <w:r>
        <w:rPr>
          <w:i/>
        </w:rPr>
        <w:t>iter</w:t>
      </w:r>
      <w:r>
        <w:t>).</w:t>
      </w:r>
    </w:p>
    <w:p w14:paraId="2BC6122C" w14:textId="77777777" w:rsidR="00A95C0C" w:rsidRDefault="00A95C0C" w:rsidP="00BA2DF2">
      <w:pPr>
        <w:pStyle w:val="Alg4"/>
        <w:numPr>
          <w:ilvl w:val="1"/>
          <w:numId w:val="1358"/>
        </w:numPr>
        <w:contextualSpacing/>
      </w:pPr>
      <w:r>
        <w:t>ReturnIfAbrupt(</w:t>
      </w:r>
      <w:r w:rsidRPr="004E372D">
        <w:rPr>
          <w:i/>
        </w:rPr>
        <w:t>next</w:t>
      </w:r>
      <w:r>
        <w:t>).</w:t>
      </w:r>
    </w:p>
    <w:p w14:paraId="68B3F5E7" w14:textId="77777777" w:rsidR="00A95C0C" w:rsidDel="0061744F" w:rsidRDefault="00A95C0C" w:rsidP="00BA2DF2">
      <w:pPr>
        <w:numPr>
          <w:ilvl w:val="1"/>
          <w:numId w:val="1358"/>
        </w:numPr>
        <w:contextualSpacing/>
        <w:rPr>
          <w:del w:id="13643" w:author="Rev 19 Allen Wirfs-Brock" w:date="2013-09-22T11:31:00Z"/>
          <w:rFonts w:ascii="Times New Roman" w:hAnsi="Times New Roman"/>
        </w:rPr>
      </w:pPr>
      <w:del w:id="13644" w:author="Rev 19 Allen Wirfs-Brock" w:date="2013-09-22T11:31: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14:paraId="5AED898A" w14:textId="77777777" w:rsidR="00A95C0C" w:rsidDel="0061744F" w:rsidRDefault="00A95C0C" w:rsidP="00BA2DF2">
      <w:pPr>
        <w:numPr>
          <w:ilvl w:val="1"/>
          <w:numId w:val="1358"/>
        </w:numPr>
        <w:spacing w:after="0"/>
        <w:contextualSpacing/>
        <w:rPr>
          <w:del w:id="13645" w:author="Rev 19 Allen Wirfs-Brock" w:date="2013-09-22T11:31:00Z"/>
          <w:rFonts w:ascii="Times New Roman" w:hAnsi="Times New Roman"/>
        </w:rPr>
      </w:pPr>
      <w:del w:id="13646" w:author="Rev 19 Allen Wirfs-Brock" w:date="2013-09-22T11:31: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14:paraId="65C25F2D" w14:textId="77777777" w:rsidR="00A95C0C" w:rsidRDefault="00A95C0C" w:rsidP="00BA2DF2">
      <w:pPr>
        <w:pStyle w:val="Alg3"/>
        <w:numPr>
          <w:ilvl w:val="1"/>
          <w:numId w:val="1358"/>
        </w:numPr>
      </w:pPr>
      <w:r>
        <w:t xml:space="preserve">If </w:t>
      </w:r>
      <w:ins w:id="13647" w:author="Rev 19 Allen Wirfs-Brock" w:date="2013-09-22T11:31:00Z">
        <w:r w:rsidR="0061744F" w:rsidRPr="004848CA">
          <w:rPr>
            <w:i/>
          </w:rPr>
          <w:t>next</w:t>
        </w:r>
        <w:r w:rsidR="0061744F">
          <w:t xml:space="preserve"> </w:t>
        </w:r>
      </w:ins>
      <w:del w:id="13648" w:author="Rev 19 Allen Wirfs-Brock" w:date="2013-09-22T11:31:00Z">
        <w:r w:rsidDel="0061744F">
          <w:rPr>
            <w:i/>
            <w:iCs/>
          </w:rPr>
          <w:delText>done</w:delText>
        </w:r>
        <w:r w:rsidDel="0061744F">
          <w:delText xml:space="preserve"> </w:delText>
        </w:r>
      </w:del>
      <w:r>
        <w:t xml:space="preserve">is </w:t>
      </w:r>
      <w:del w:id="13649" w:author="Rev 19 Allen Wirfs-Brock" w:date="2013-09-22T11:31:00Z">
        <w:r w:rsidRPr="00B5244C" w:rsidDel="0061744F">
          <w:rPr>
            <w:b/>
          </w:rPr>
          <w:delText>true</w:delText>
        </w:r>
      </w:del>
      <w:ins w:id="13650" w:author="Rev 19 Allen Wirfs-Brock" w:date="2013-09-22T11:31:00Z">
        <w:r w:rsidR="0061744F">
          <w:rPr>
            <w:b/>
          </w:rPr>
          <w:t>false</w:t>
        </w:r>
      </w:ins>
      <w:r>
        <w:t xml:space="preserve">, then </w:t>
      </w:r>
      <w:r w:rsidRPr="00E77497">
        <w:t xml:space="preserve">return </w:t>
      </w:r>
      <w:r>
        <w:t>NormalCompletion(</w:t>
      </w:r>
      <w:r>
        <w:rPr>
          <w:i/>
        </w:rPr>
        <w:t>map</w:t>
      </w:r>
      <w:r w:rsidRPr="00E77497">
        <w:t>).</w:t>
      </w:r>
    </w:p>
    <w:p w14:paraId="6CCA3EB3" w14:textId="77777777" w:rsidR="00A95C0C" w:rsidRDefault="00A95C0C" w:rsidP="00BA2DF2">
      <w:pPr>
        <w:pStyle w:val="Alg4"/>
        <w:numPr>
          <w:ilvl w:val="1"/>
          <w:numId w:val="1358"/>
        </w:numPr>
        <w:spacing w:after="120"/>
        <w:contextualSpacing/>
      </w:pPr>
      <w:r>
        <w:t xml:space="preserve">Let </w:t>
      </w:r>
      <w:r>
        <w:rPr>
          <w:i/>
          <w:iCs/>
        </w:rPr>
        <w:t>nextValue</w:t>
      </w:r>
      <w:r>
        <w:t xml:space="preserve"> be IteratorValue(</w:t>
      </w:r>
      <w:r>
        <w:rPr>
          <w:i/>
          <w:iCs/>
        </w:rPr>
        <w:t>next</w:t>
      </w:r>
      <w:r>
        <w:t>).</w:t>
      </w:r>
    </w:p>
    <w:p w14:paraId="25D454D0" w14:textId="77777777" w:rsidR="00A95C0C" w:rsidRDefault="00A95C0C" w:rsidP="00BA2DF2">
      <w:pPr>
        <w:pStyle w:val="Alg4"/>
        <w:numPr>
          <w:ilvl w:val="1"/>
          <w:numId w:val="1358"/>
        </w:numPr>
        <w:spacing w:after="120"/>
        <w:contextualSpacing/>
      </w:pPr>
      <w:r>
        <w:t>ReturnIfAbrupt(</w:t>
      </w:r>
      <w:r>
        <w:rPr>
          <w:i/>
          <w:iCs/>
        </w:rPr>
        <w:t>nextValue</w:t>
      </w:r>
      <w:r>
        <w:t>).</w:t>
      </w:r>
    </w:p>
    <w:p w14:paraId="5DC665BC" w14:textId="77777777" w:rsidR="00A95C0C" w:rsidRDefault="00A95C0C" w:rsidP="00BA2DF2">
      <w:pPr>
        <w:pStyle w:val="Alg4"/>
        <w:numPr>
          <w:ilvl w:val="1"/>
          <w:numId w:val="1358"/>
        </w:numPr>
        <w:spacing w:after="120"/>
        <w:contextualSpacing/>
      </w:pPr>
      <w:r>
        <w:t>If Type(</w:t>
      </w:r>
      <w:r>
        <w:rPr>
          <w:i/>
          <w:iCs/>
        </w:rPr>
        <w:t>nextValue</w:t>
      </w:r>
      <w:r>
        <w:t xml:space="preserve">) is not Object, then throw a </w:t>
      </w:r>
      <w:r w:rsidRPr="0065158F">
        <w:rPr>
          <w:b/>
          <w:bCs/>
        </w:rPr>
        <w:t>TypeError</w:t>
      </w:r>
      <w:r>
        <w:t xml:space="preserve"> </w:t>
      </w:r>
      <w:ins w:id="13651" w:author="Rev 19 Allen Wirfs-Brock" w:date="2013-09-09T13:43:00Z">
        <w:r w:rsidR="00607E30">
          <w:t>exception</w:t>
        </w:r>
      </w:ins>
      <w:del w:id="13652" w:author="Rev 19 Allen Wirfs-Brock" w:date="2013-09-09T13:43:00Z">
        <w:r w:rsidDel="00607E30">
          <w:delText>execution.</w:delText>
        </w:r>
      </w:del>
    </w:p>
    <w:p w14:paraId="1F39C3A7" w14:textId="77777777" w:rsidR="00A95C0C" w:rsidRDefault="00A95C0C" w:rsidP="00BA2DF2">
      <w:pPr>
        <w:pStyle w:val="Alg4"/>
        <w:numPr>
          <w:ilvl w:val="1"/>
          <w:numId w:val="1358"/>
        </w:numPr>
        <w:spacing w:after="120"/>
        <w:contextualSpacing/>
      </w:pPr>
      <w:r>
        <w:t xml:space="preserve">Let </w:t>
      </w:r>
      <w:r w:rsidRPr="004E372D">
        <w:rPr>
          <w:i/>
        </w:rPr>
        <w:t>k</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14:paraId="061395CB" w14:textId="77777777" w:rsidR="00A95C0C" w:rsidRDefault="00A95C0C" w:rsidP="00BA2DF2">
      <w:pPr>
        <w:pStyle w:val="Alg4"/>
        <w:numPr>
          <w:ilvl w:val="1"/>
          <w:numId w:val="1358"/>
        </w:numPr>
        <w:spacing w:after="120"/>
        <w:contextualSpacing/>
      </w:pPr>
      <w:r>
        <w:t>ReturnIfAbrupt(</w:t>
      </w:r>
      <w:r>
        <w:rPr>
          <w:i/>
        </w:rPr>
        <w:t>k</w:t>
      </w:r>
      <w:r>
        <w:t>).</w:t>
      </w:r>
    </w:p>
    <w:p w14:paraId="38664219" w14:textId="77777777" w:rsidR="00A95C0C" w:rsidRDefault="00A95C0C" w:rsidP="00BA2DF2">
      <w:pPr>
        <w:pStyle w:val="Alg4"/>
        <w:numPr>
          <w:ilvl w:val="1"/>
          <w:numId w:val="1358"/>
        </w:numPr>
        <w:spacing w:after="120"/>
        <w:contextualSpacing/>
      </w:pPr>
      <w:r>
        <w:t xml:space="preserve">Let </w:t>
      </w:r>
      <w:r>
        <w:rPr>
          <w:i/>
        </w:rPr>
        <w:t>v</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14:paraId="46027925" w14:textId="77777777" w:rsidR="00A95C0C" w:rsidRDefault="00A95C0C" w:rsidP="00BA2DF2">
      <w:pPr>
        <w:pStyle w:val="Alg4"/>
        <w:numPr>
          <w:ilvl w:val="1"/>
          <w:numId w:val="1358"/>
        </w:numPr>
        <w:spacing w:after="120"/>
        <w:contextualSpacing/>
      </w:pPr>
      <w:r>
        <w:t>ReturnIfAbrupt(</w:t>
      </w:r>
      <w:r>
        <w:rPr>
          <w:i/>
        </w:rPr>
        <w:t>v</w:t>
      </w:r>
      <w:r>
        <w:t>).</w:t>
      </w:r>
    </w:p>
    <w:p w14:paraId="67EE65E4" w14:textId="77777777" w:rsidR="00A95C0C" w:rsidRDefault="00A95C0C" w:rsidP="00BA2DF2">
      <w:pPr>
        <w:pStyle w:val="Alg4"/>
        <w:numPr>
          <w:ilvl w:val="1"/>
          <w:numId w:val="1358"/>
        </w:numPr>
        <w:spacing w:after="120"/>
        <w:contextualSpacing/>
      </w:pPr>
      <w:commentRangeStart w:id="13653"/>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r>
        <w:rPr>
          <w:i/>
        </w:rPr>
        <w:t>argumentsList</w:t>
      </w:r>
      <w:r>
        <w:t>.</w:t>
      </w:r>
      <w:commentRangeEnd w:id="13653"/>
      <w:r>
        <w:rPr>
          <w:rStyle w:val="af6"/>
          <w:rFonts w:ascii="Arial" w:eastAsia="MS Mincho" w:hAnsi="Arial"/>
          <w:spacing w:val="0"/>
          <w:lang w:eastAsia="ja-JP"/>
        </w:rPr>
        <w:commentReference w:id="13653"/>
      </w:r>
    </w:p>
    <w:p w14:paraId="3FC7D9C8" w14:textId="77777777" w:rsidR="00A95C0C" w:rsidRPr="00E77497" w:rsidRDefault="00A95C0C" w:rsidP="00BA2DF2">
      <w:pPr>
        <w:pStyle w:val="Alg4"/>
        <w:numPr>
          <w:ilvl w:val="1"/>
          <w:numId w:val="1358"/>
        </w:numPr>
        <w:spacing w:after="240"/>
        <w:contextualSpacing/>
      </w:pPr>
      <w:r>
        <w:t>ReturnIfAbrupt(</w:t>
      </w:r>
      <w:r w:rsidRPr="00926A35">
        <w:rPr>
          <w:i/>
        </w:rPr>
        <w:t>status</w:t>
      </w:r>
      <w:r>
        <w:t>).</w:t>
      </w:r>
    </w:p>
    <w:p w14:paraId="70FAB475" w14:textId="77777777" w:rsidR="00A95C0C" w:rsidRDefault="00A95C0C" w:rsidP="00BA2DF2">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an </w:t>
      </w:r>
      <w:r w:rsidRPr="00586BDD">
        <w:rPr>
          <w:rFonts w:ascii="Times New Roman" w:hAnsi="Times New Roman"/>
        </w:rPr>
        <w:t>@@iterator</w:t>
      </w:r>
      <w:r>
        <w:t xml:space="preserve"> method that returns an iterator object that produces </w:t>
      </w:r>
      <w:ins w:id="13654" w:author="Rev 19 Allen Wirfs-Brock" w:date="2013-09-09T12:18:00Z">
        <w:r w:rsidR="00EC125B">
          <w:t xml:space="preserve">a </w:t>
        </w:r>
      </w:ins>
      <w:r>
        <w:t>two element array-like object</w:t>
      </w:r>
      <w:del w:id="13655" w:author="Rev 19 Allen Wirfs-Brock" w:date="2013-09-09T12:19:00Z">
        <w:r w:rsidDel="00EC125B">
          <w:delText>s</w:delText>
        </w:r>
      </w:del>
      <w:r>
        <w:t xml:space="preserve"> whose first element is a value that will be used as a WeakMap key and whose second element is the value to associate with that key.</w:t>
      </w:r>
    </w:p>
    <w:p w14:paraId="5CE9CE6F" w14:textId="77777777" w:rsidR="00A95C0C" w:rsidRPr="00E77497" w:rsidRDefault="00A95C0C" w:rsidP="00BA2DF2">
      <w:pPr>
        <w:pStyle w:val="40"/>
      </w:pPr>
      <w:r w:rsidRPr="00E77497">
        <w:t xml:space="preserve">new </w:t>
      </w:r>
      <w:r>
        <w:t>WeakMap</w:t>
      </w:r>
      <w:r w:rsidRPr="00E77497">
        <w:t xml:space="preserve"> (</w:t>
      </w:r>
      <w:r>
        <w:t xml:space="preserve"> ... </w:t>
      </w:r>
      <w:r w:rsidRPr="0064604A">
        <w:t>argumentsList</w:t>
      </w:r>
      <w:r>
        <w:t xml:space="preserve"> </w:t>
      </w:r>
      <w:r w:rsidRPr="00E77497">
        <w:t>)</w:t>
      </w:r>
    </w:p>
    <w:p w14:paraId="10A161C0" w14:textId="77777777" w:rsidR="00A95C0C" w:rsidRPr="00E77497" w:rsidRDefault="00A95C0C" w:rsidP="00BA2DF2">
      <w:r w:rsidRPr="00E77497">
        <w:t xml:space="preserve">When </w:t>
      </w:r>
      <w:r>
        <w:rPr>
          <w:rFonts w:ascii="Courier New" w:hAnsi="Courier New"/>
          <w:b/>
        </w:rPr>
        <w:t>WeakMap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14:paraId="1A2FCC08" w14:textId="77777777" w:rsidR="00A95C0C" w:rsidRDefault="00A95C0C" w:rsidP="00BA2DF2">
      <w:r>
        <w:rPr>
          <w:rFonts w:ascii="Courier New" w:hAnsi="Courier New"/>
          <w:b/>
        </w:rPr>
        <w:t>WeakMap</w:t>
      </w:r>
      <w:r w:rsidRPr="00E77497">
        <w:t xml:space="preserve"> </w:t>
      </w:r>
      <w:r>
        <w:t xml:space="preserve">called as part of a new expression with argument list </w:t>
      </w:r>
      <w:r w:rsidRPr="00BE3BA1">
        <w:rPr>
          <w:rFonts w:ascii="Times New Roman" w:hAnsi="Times New Roman"/>
          <w:i/>
        </w:rPr>
        <w:t>argumentsList</w:t>
      </w:r>
      <w:r w:rsidDel="00DD4B05">
        <w:rPr>
          <w:i/>
          <w:iCs/>
        </w:rPr>
        <w:t xml:space="preserve"> </w:t>
      </w:r>
      <w:r>
        <w:t>performs the following steps:</w:t>
      </w:r>
    </w:p>
    <w:p w14:paraId="36B31B1C" w14:textId="77777777" w:rsidR="00A95C0C" w:rsidRDefault="00A95C0C" w:rsidP="00BA2DF2">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WeakMap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1023D099" w14:textId="77777777" w:rsidR="00A95C0C" w:rsidRDefault="00A95C0C" w:rsidP="00BA2DF2">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490645BD" w14:textId="77777777" w:rsidR="00A95C0C" w:rsidRPr="00E4780A" w:rsidRDefault="00A95C0C" w:rsidP="00BA2DF2">
      <w:pPr>
        <w:numPr>
          <w:ilvl w:val="0"/>
          <w:numId w:val="1284"/>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10AE3A6E" w14:textId="77777777" w:rsidR="00A95C0C" w:rsidRPr="00E77497" w:rsidRDefault="00A95C0C" w:rsidP="00BA2DF2">
      <w:r>
        <w:t>If WeakMap is implemented as an ordinary function object, its [[Construct]] internal method will perform the above steps.</w:t>
      </w:r>
    </w:p>
    <w:p w14:paraId="07044E7A" w14:textId="77777777" w:rsidR="00A95C0C" w:rsidRPr="00E77497" w:rsidRDefault="00A95C0C" w:rsidP="00BA2DF2">
      <w:pPr>
        <w:pStyle w:val="30"/>
      </w:pPr>
      <w:bookmarkStart w:id="13656" w:name="_Toc368050787"/>
      <w:r w:rsidRPr="00E77497">
        <w:t xml:space="preserve">Properties of the </w:t>
      </w:r>
      <w:r>
        <w:t>WeakMap</w:t>
      </w:r>
      <w:r w:rsidRPr="00E77497">
        <w:t xml:space="preserve"> Constructor</w:t>
      </w:r>
      <w:bookmarkEnd w:id="13656"/>
    </w:p>
    <w:p w14:paraId="4B4360DB" w14:textId="77777777" w:rsidR="00A95C0C" w:rsidRPr="00E77497" w:rsidRDefault="00A95C0C" w:rsidP="00BA2DF2">
      <w:r w:rsidRPr="00E77497">
        <w:t xml:space="preserve">The value of the [[Prototype]] internal </w:t>
      </w:r>
      <w:r>
        <w:t xml:space="preserve">data </w:t>
      </w:r>
      <w:r w:rsidRPr="00E77497">
        <w:t xml:space="preserve">property of the </w:t>
      </w:r>
      <w:r>
        <w:t>WeakMap</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D433E8">
        <w:t>19.2.3</w:t>
      </w:r>
      <w:r w:rsidR="004B439B">
        <w:fldChar w:fldCharType="end"/>
      </w:r>
      <w:r w:rsidRPr="00E77497">
        <w:t>).</w:t>
      </w:r>
    </w:p>
    <w:p w14:paraId="72E796C9" w14:textId="77777777" w:rsidR="00A95C0C" w:rsidRPr="00E77497" w:rsidRDefault="00A95C0C" w:rsidP="00BA2DF2">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WeakMap</w:t>
      </w:r>
      <w:r w:rsidRPr="00E77497">
        <w:t xml:space="preserve"> constructor has the following </w:t>
      </w:r>
      <w:del w:id="13657" w:author="Rev 19 Allen Wirfs-Brock" w:date="2013-09-27T10:22:00Z">
        <w:r w:rsidRPr="00E77497" w:rsidDel="00D20BD7">
          <w:delText>property</w:delText>
        </w:r>
      </w:del>
      <w:ins w:id="13658" w:author="Rev 19 Allen Wirfs-Brock" w:date="2013-09-27T10:22:00Z">
        <w:r w:rsidR="00D20BD7" w:rsidRPr="00E77497">
          <w:t>propert</w:t>
        </w:r>
        <w:r w:rsidR="00D20BD7">
          <w:t>ies</w:t>
        </w:r>
      </w:ins>
      <w:r w:rsidRPr="00E77497">
        <w:t>:</w:t>
      </w:r>
    </w:p>
    <w:p w14:paraId="39908612" w14:textId="77777777" w:rsidR="00A95C0C" w:rsidRPr="00E77497" w:rsidRDefault="00A95C0C" w:rsidP="00BA2DF2">
      <w:pPr>
        <w:pStyle w:val="40"/>
      </w:pPr>
      <w:r>
        <w:t>WeakMap</w:t>
      </w:r>
      <w:r w:rsidRPr="00E77497">
        <w:t>.prototype</w:t>
      </w:r>
    </w:p>
    <w:p w14:paraId="78742D7D" w14:textId="77777777" w:rsidR="00A95C0C" w:rsidRPr="00E77497" w:rsidRDefault="00A95C0C" w:rsidP="00BA2DF2">
      <w:r w:rsidRPr="00E77497">
        <w:t xml:space="preserve">The initial value of </w:t>
      </w:r>
      <w:r>
        <w:rPr>
          <w:rFonts w:ascii="Courier New" w:hAnsi="Courier New"/>
          <w:b/>
        </w:rPr>
        <w:t>WeakMap</w:t>
      </w:r>
      <w:r w:rsidRPr="00E77497">
        <w:rPr>
          <w:rFonts w:ascii="Courier New" w:hAnsi="Courier New"/>
          <w:b/>
        </w:rPr>
        <w:t>.prototype</w:t>
      </w:r>
      <w:r w:rsidRPr="00E77497">
        <w:t xml:space="preserve"> is the </w:t>
      </w:r>
      <w:r>
        <w:t>WeakMap</w:t>
      </w:r>
      <w:r w:rsidRPr="00E77497">
        <w:t xml:space="preserve"> prototype object (</w:t>
      </w:r>
      <w:r w:rsidR="004B439B">
        <w:fldChar w:fldCharType="begin"/>
      </w:r>
      <w:r w:rsidR="004B439B">
        <w:instrText xml:space="preserve"> REF _Ref366081941 \r \h </w:instrText>
      </w:r>
      <w:r w:rsidR="004B439B">
        <w:fldChar w:fldCharType="separate"/>
      </w:r>
      <w:r w:rsidR="00D433E8">
        <w:t>23.3.3</w:t>
      </w:r>
      <w:r w:rsidR="004B439B">
        <w:fldChar w:fldCharType="end"/>
      </w:r>
      <w:r w:rsidRPr="00E77497">
        <w:t>).</w:t>
      </w:r>
    </w:p>
    <w:p w14:paraId="1C020328" w14:textId="77777777" w:rsidR="00A95C0C" w:rsidRPr="00E77497"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43FDAFE" w14:textId="77777777" w:rsidR="00A95C0C" w:rsidRPr="00A67AF2" w:rsidRDefault="00A95C0C" w:rsidP="00BA2DF2">
      <w:pPr>
        <w:pStyle w:val="40"/>
      </w:pPr>
      <w:r>
        <w:t>WeakMap[ @@create ]</w:t>
      </w:r>
      <w:r w:rsidRPr="00A67AF2">
        <w:t xml:space="preserve"> (</w:t>
      </w:r>
      <w:r>
        <w:t xml:space="preserve"> </w:t>
      </w:r>
      <w:r w:rsidRPr="00A67AF2">
        <w:t>)</w:t>
      </w:r>
    </w:p>
    <w:p w14:paraId="70C1045C" w14:textId="77777777" w:rsidR="00A95C0C" w:rsidRPr="00E77497" w:rsidRDefault="00A95C0C" w:rsidP="00BA2DF2">
      <w:r>
        <w:t>T</w:t>
      </w:r>
      <w:r w:rsidRPr="00675B74">
        <w:t>he</w:t>
      </w:r>
      <w:r>
        <w:t xml:space="preserve"> @@create</w:t>
      </w:r>
      <w:r w:rsidRPr="00675B74">
        <w:t xml:space="preserve"> method of</w:t>
      </w:r>
      <w:r>
        <w:t xml:space="preserve"> a WeakMap</w:t>
      </w:r>
      <w:r w:rsidRPr="00675B74">
        <w:t xml:space="preserve"> </w:t>
      </w:r>
      <w:r>
        <w:t>object</w:t>
      </w:r>
      <w:r w:rsidRPr="00675B74">
        <w:t xml:space="preserve"> </w:t>
      </w:r>
      <w:r w:rsidRPr="00E77497">
        <w:rPr>
          <w:rFonts w:ascii="Times New Roman" w:hAnsi="Times New Roman"/>
          <w:i/>
        </w:rPr>
        <w:t>F</w:t>
      </w:r>
      <w:r w:rsidRPr="00E77497">
        <w:t xml:space="preserve"> </w:t>
      </w:r>
      <w:r>
        <w:t xml:space="preserve">performs </w:t>
      </w:r>
      <w:r w:rsidRPr="00E77497">
        <w:t>the following steps:</w:t>
      </w:r>
    </w:p>
    <w:p w14:paraId="37D11F34" w14:textId="77777777" w:rsidR="00A95C0C" w:rsidRDefault="00A95C0C" w:rsidP="00BA2DF2">
      <w:pPr>
        <w:numPr>
          <w:ilvl w:val="0"/>
          <w:numId w:val="127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6CA6E960" w14:textId="77777777" w:rsidR="00A95C0C" w:rsidRPr="00E77497" w:rsidRDefault="00A95C0C" w:rsidP="00BA2DF2">
      <w:pPr>
        <w:numPr>
          <w:ilvl w:val="0"/>
          <w:numId w:val="1279"/>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WeakMap</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 [[</w:t>
      </w:r>
      <w:r>
        <w:rPr>
          <w:rFonts w:ascii="Times New Roman" w:hAnsi="Times New Roman"/>
          <w:sz w:val="18"/>
        </w:rPr>
        <w:t>Weak</w:t>
      </w:r>
      <w:r w:rsidRPr="00E87751">
        <w:rPr>
          <w:rFonts w:ascii="Times New Roman" w:hAnsi="Times New Roman"/>
          <w:sz w:val="18"/>
        </w:rPr>
        <w:t>MapData]] )</w:t>
      </w:r>
      <w:r>
        <w:rPr>
          <w:rFonts w:ascii="Times New Roman" w:hAnsi="Times New Roman"/>
          <w:iCs/>
        </w:rPr>
        <w:t>)</w:t>
      </w:r>
      <w:r w:rsidRPr="00E77497">
        <w:rPr>
          <w:rFonts w:ascii="Times New Roman" w:hAnsi="Times New Roman"/>
        </w:rPr>
        <w:t>.</w:t>
      </w:r>
    </w:p>
    <w:p w14:paraId="5A53FFC2" w14:textId="77777777" w:rsidR="00A95C0C" w:rsidRPr="00E77497" w:rsidRDefault="00A95C0C" w:rsidP="00BA2DF2">
      <w:pPr>
        <w:numPr>
          <w:ilvl w:val="0"/>
          <w:numId w:val="127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6387A74A" w14:textId="77777777" w:rsidR="00A95C0C" w:rsidRDefault="00A95C0C" w:rsidP="00BA2DF2">
      <w:r w:rsidRPr="00E77497">
        <w:t xml:space="preserve">This property has the attributes </w:t>
      </w:r>
      <w:commentRangeStart w:id="13659"/>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13659"/>
      <w:r>
        <w:rPr>
          <w:rStyle w:val="af6"/>
        </w:rPr>
        <w:commentReference w:id="13659"/>
      </w:r>
      <w:r w:rsidRPr="00E77497">
        <w:t>.</w:t>
      </w:r>
    </w:p>
    <w:p w14:paraId="6629BEB6" w14:textId="77777777" w:rsidR="00A95C0C" w:rsidRPr="00E77497" w:rsidRDefault="00A95C0C" w:rsidP="00BA2DF2">
      <w:pPr>
        <w:pStyle w:val="30"/>
      </w:pPr>
      <w:bookmarkStart w:id="13660" w:name="_Ref366081941"/>
      <w:bookmarkStart w:id="13661" w:name="_Toc368050788"/>
      <w:r w:rsidRPr="00E77497">
        <w:t xml:space="preserve">Properties of the </w:t>
      </w:r>
      <w:r>
        <w:t>WeakMap</w:t>
      </w:r>
      <w:r w:rsidRPr="00E77497">
        <w:t xml:space="preserve"> Prototype Object</w:t>
      </w:r>
      <w:bookmarkEnd w:id="13660"/>
      <w:bookmarkEnd w:id="13661"/>
    </w:p>
    <w:p w14:paraId="6A863D7B" w14:textId="77777777" w:rsidR="00A95C0C" w:rsidRDefault="00A95C0C" w:rsidP="00BA2DF2">
      <w:r w:rsidRPr="00E77497">
        <w:t xml:space="preserve">The value of the [[Prototype]] internal </w:t>
      </w:r>
      <w:r>
        <w:t xml:space="preserve">data </w:t>
      </w:r>
      <w:r w:rsidRPr="00E77497">
        <w:t xml:space="preserve">property of the </w:t>
      </w:r>
      <w:r>
        <w:t>WeakMap</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D433E8">
        <w:t>19.1.4</w:t>
      </w:r>
      <w:r w:rsidR="004B439B">
        <w:fldChar w:fldCharType="end"/>
      </w:r>
      <w:r w:rsidRPr="00E77497">
        <w:t>).</w:t>
      </w:r>
      <w:r w:rsidRPr="00A40AEE">
        <w:t xml:space="preserve"> </w:t>
      </w:r>
      <w:r>
        <w:t xml:space="preserve">The WeakMap prototype object is an ordinary object. It does not have a [[WeakMapData]] internal data property. </w:t>
      </w:r>
    </w:p>
    <w:p w14:paraId="3AF19111" w14:textId="77777777" w:rsidR="004A0859" w:rsidRPr="00E77497" w:rsidRDefault="004A0859" w:rsidP="004A0859">
      <w:pPr>
        <w:pStyle w:val="40"/>
      </w:pPr>
      <w:r>
        <w:t>WeakMap</w:t>
      </w:r>
      <w:r w:rsidRPr="00E77497">
        <w:t>.prototype.</w:t>
      </w:r>
      <w:r>
        <w:t>clear</w:t>
      </w:r>
      <w:r w:rsidRPr="00E77497">
        <w:t xml:space="preserve"> ()</w:t>
      </w:r>
    </w:p>
    <w:p w14:paraId="60571CE7" w14:textId="77777777" w:rsidR="004A0859" w:rsidRPr="00E77497" w:rsidRDefault="004A0859" w:rsidP="004A0859">
      <w:r w:rsidRPr="00E77497">
        <w:t>The following steps are taken:</w:t>
      </w:r>
    </w:p>
    <w:p w14:paraId="08FCC10F" w14:textId="77777777" w:rsidR="004A0859" w:rsidRPr="00E77497" w:rsidRDefault="004A0859" w:rsidP="004A0859">
      <w:pPr>
        <w:pStyle w:val="Alg4"/>
        <w:numPr>
          <w:ilvl w:val="0"/>
          <w:numId w:val="1091"/>
        </w:numPr>
      </w:pPr>
      <w:r w:rsidRPr="00E77497">
        <w:t xml:space="preserve">Let </w:t>
      </w:r>
      <w:r>
        <w:rPr>
          <w:i/>
        </w:rPr>
        <w:t>M</w:t>
      </w:r>
      <w:r w:rsidRPr="00E77497">
        <w:t xml:space="preserve"> be the</w:t>
      </w:r>
      <w:r>
        <w:t xml:space="preserve"> </w:t>
      </w:r>
      <w:r w:rsidRPr="00E77497">
        <w:rPr>
          <w:b/>
        </w:rPr>
        <w:t>this</w:t>
      </w:r>
      <w:r w:rsidRPr="00E77497">
        <w:t xml:space="preserve"> value.</w:t>
      </w:r>
    </w:p>
    <w:p w14:paraId="63870895" w14:textId="77777777" w:rsidR="004A0859" w:rsidRPr="00E77497" w:rsidRDefault="004A0859" w:rsidP="004A0859">
      <w:pPr>
        <w:pStyle w:val="Alg4"/>
        <w:numPr>
          <w:ilvl w:val="0"/>
          <w:numId w:val="1091"/>
        </w:numPr>
      </w:pPr>
      <w:r>
        <w:t>If Type(</w:t>
      </w:r>
      <w:r>
        <w:rPr>
          <w:i/>
          <w:iCs/>
        </w:rPr>
        <w:t>M)</w:t>
      </w:r>
      <w:r>
        <w:t xml:space="preserve"> is not Object, then throw a </w:t>
      </w:r>
      <w:r w:rsidRPr="003F3BD9">
        <w:rPr>
          <w:b/>
        </w:rPr>
        <w:t>TypeError</w:t>
      </w:r>
      <w:r>
        <w:t xml:space="preserve"> exception.</w:t>
      </w:r>
    </w:p>
    <w:p w14:paraId="4E611571" w14:textId="77777777" w:rsidR="004A0859" w:rsidRDefault="004A0859" w:rsidP="004A0859">
      <w:pPr>
        <w:pStyle w:val="Alg4"/>
        <w:numPr>
          <w:ilvl w:val="0"/>
          <w:numId w:val="1091"/>
        </w:numPr>
      </w:pPr>
      <w:r>
        <w:t xml:space="preserve">If </w:t>
      </w:r>
      <w:r w:rsidRPr="00B5244C">
        <w:rPr>
          <w:i/>
        </w:rPr>
        <w:t>M</w:t>
      </w:r>
      <w:r>
        <w:t xml:space="preserve"> does not have a [[WeakMapData]] internal data property throw a </w:t>
      </w:r>
      <w:r w:rsidRPr="00B5244C">
        <w:rPr>
          <w:b/>
        </w:rPr>
        <w:t>TypeError</w:t>
      </w:r>
      <w:r>
        <w:t xml:space="preserve"> exception.</w:t>
      </w:r>
    </w:p>
    <w:p w14:paraId="7D807DAB" w14:textId="77777777" w:rsidR="004A0859" w:rsidRPr="00E77497" w:rsidRDefault="004A0859" w:rsidP="004A0859">
      <w:pPr>
        <w:pStyle w:val="Alg4"/>
        <w:numPr>
          <w:ilvl w:val="0"/>
          <w:numId w:val="1091"/>
        </w:numPr>
      </w:pPr>
      <w:r>
        <w:t xml:space="preserve">If </w:t>
      </w:r>
      <w:r w:rsidRPr="00B5244C">
        <w:rPr>
          <w:i/>
        </w:rPr>
        <w:t>M</w:t>
      </w:r>
      <w:r>
        <w:rPr>
          <w:i/>
        </w:rPr>
        <w:t>’s</w:t>
      </w:r>
      <w:r>
        <w:t xml:space="preserve"> [[WeakMapData]] internal data property is </w:t>
      </w:r>
      <w:r w:rsidRPr="00942258">
        <w:rPr>
          <w:b/>
          <w:bCs/>
        </w:rPr>
        <w:t>undefined</w:t>
      </w:r>
      <w:r>
        <w:t xml:space="preserve">, then throw a </w:t>
      </w:r>
      <w:r w:rsidRPr="003F3BD9">
        <w:rPr>
          <w:b/>
        </w:rPr>
        <w:t>TypeError</w:t>
      </w:r>
      <w:r>
        <w:t xml:space="preserve"> exception.</w:t>
      </w:r>
    </w:p>
    <w:p w14:paraId="4561FF5C" w14:textId="77777777" w:rsidR="004A0859" w:rsidRPr="00E77497" w:rsidRDefault="004A0859" w:rsidP="004A0859">
      <w:pPr>
        <w:pStyle w:val="Alg4"/>
        <w:numPr>
          <w:ilvl w:val="0"/>
          <w:numId w:val="1091"/>
        </w:numPr>
      </w:pPr>
      <w:r>
        <w:t xml:space="preserve">Set the value of </w:t>
      </w:r>
      <w:r w:rsidRPr="00B5244C">
        <w:rPr>
          <w:i/>
        </w:rPr>
        <w:t>M</w:t>
      </w:r>
      <w:r>
        <w:t>’s [[WeakMapData]] internal</w:t>
      </w:r>
      <w:r w:rsidRPr="00314265">
        <w:t xml:space="preserve"> </w:t>
      </w:r>
      <w:r>
        <w:t>data property to a new empty List.</w:t>
      </w:r>
    </w:p>
    <w:p w14:paraId="5B8E382C" w14:textId="77777777" w:rsidR="004A0859" w:rsidRPr="00E77497" w:rsidRDefault="004A0859" w:rsidP="004A0859">
      <w:pPr>
        <w:pStyle w:val="Alg4"/>
        <w:numPr>
          <w:ilvl w:val="0"/>
          <w:numId w:val="1091"/>
        </w:numPr>
        <w:spacing w:after="220"/>
      </w:pPr>
      <w:r>
        <w:t xml:space="preserve">Return </w:t>
      </w:r>
      <w:r>
        <w:rPr>
          <w:b/>
        </w:rPr>
        <w:t>undefined</w:t>
      </w:r>
      <w:r>
        <w:t>.</w:t>
      </w:r>
    </w:p>
    <w:p w14:paraId="7A0DE252" w14:textId="77777777" w:rsidR="00A95C0C" w:rsidRPr="00E77497" w:rsidRDefault="00A95C0C" w:rsidP="00BA2DF2">
      <w:pPr>
        <w:pStyle w:val="40"/>
      </w:pPr>
      <w:r>
        <w:t>WeakMap</w:t>
      </w:r>
      <w:r w:rsidRPr="00E77497">
        <w:t>.prototype.constructor</w:t>
      </w:r>
    </w:p>
    <w:p w14:paraId="01B06B0A" w14:textId="77777777" w:rsidR="00A95C0C" w:rsidRPr="00E77497" w:rsidRDefault="00A95C0C" w:rsidP="00BA2DF2">
      <w:r w:rsidRPr="00E77497">
        <w:t xml:space="preserve">The initial value of </w:t>
      </w:r>
      <w:r>
        <w:rPr>
          <w:rFonts w:ascii="Courier New" w:hAnsi="Courier New"/>
          <w:b/>
        </w:rPr>
        <w:t>WeakMap</w:t>
      </w:r>
      <w:r w:rsidRPr="00E77497">
        <w:rPr>
          <w:rFonts w:ascii="Courier New" w:hAnsi="Courier New"/>
          <w:b/>
        </w:rPr>
        <w:t>.prototype.constructor</w:t>
      </w:r>
      <w:r w:rsidRPr="00E77497">
        <w:t xml:space="preserve"> is the built-in </w:t>
      </w:r>
      <w:r>
        <w:rPr>
          <w:rFonts w:ascii="Courier New" w:hAnsi="Courier New"/>
          <w:b/>
        </w:rPr>
        <w:t>WeakMap</w:t>
      </w:r>
      <w:r w:rsidRPr="00E77497">
        <w:t xml:space="preserve"> constructor.</w:t>
      </w:r>
    </w:p>
    <w:p w14:paraId="68070CDD" w14:textId="77777777" w:rsidR="00A95C0C" w:rsidRPr="00E77497" w:rsidRDefault="00A95C0C" w:rsidP="00BA2DF2">
      <w:pPr>
        <w:pStyle w:val="40"/>
      </w:pPr>
      <w:r>
        <w:t>WeakMap</w:t>
      </w:r>
      <w:r w:rsidRPr="00E77497">
        <w:t>.prototype.</w:t>
      </w:r>
      <w:r>
        <w:t>delete</w:t>
      </w:r>
      <w:r w:rsidRPr="00E77497">
        <w:t xml:space="preserve"> ( </w:t>
      </w:r>
      <w:r>
        <w:t xml:space="preserve">key </w:t>
      </w:r>
      <w:r w:rsidRPr="00E77497">
        <w:t>)</w:t>
      </w:r>
    </w:p>
    <w:p w14:paraId="718556E5" w14:textId="77777777" w:rsidR="00A95C0C" w:rsidRPr="00E77497" w:rsidRDefault="00A95C0C" w:rsidP="00BA2DF2">
      <w:r w:rsidRPr="00E77497">
        <w:t>The following steps are taken:</w:t>
      </w:r>
    </w:p>
    <w:p w14:paraId="23639384" w14:textId="77777777" w:rsidR="00A95C0C" w:rsidRPr="00E77497" w:rsidRDefault="00A95C0C" w:rsidP="00BA2DF2">
      <w:pPr>
        <w:pStyle w:val="Alg4"/>
        <w:numPr>
          <w:ilvl w:val="0"/>
          <w:numId w:val="1086"/>
        </w:numPr>
      </w:pPr>
      <w:r w:rsidRPr="00E77497">
        <w:t xml:space="preserve">Let </w:t>
      </w:r>
      <w:r>
        <w:rPr>
          <w:i/>
        </w:rPr>
        <w:t>M</w:t>
      </w:r>
      <w:r w:rsidRPr="00E77497">
        <w:t xml:space="preserve"> be the</w:t>
      </w:r>
      <w:r>
        <w:t xml:space="preserve"> </w:t>
      </w:r>
      <w:r w:rsidRPr="00E77497">
        <w:rPr>
          <w:b/>
        </w:rPr>
        <w:t>this</w:t>
      </w:r>
      <w:r w:rsidRPr="00E77497">
        <w:t xml:space="preserve"> value.</w:t>
      </w:r>
    </w:p>
    <w:p w14:paraId="3E1F0067" w14:textId="77777777" w:rsidR="00A95C0C" w:rsidRPr="00E77497" w:rsidRDefault="00A95C0C" w:rsidP="00BA2DF2">
      <w:pPr>
        <w:pStyle w:val="Alg4"/>
        <w:numPr>
          <w:ilvl w:val="0"/>
          <w:numId w:val="1086"/>
        </w:numPr>
      </w:pPr>
      <w:r>
        <w:t>If Type(</w:t>
      </w:r>
      <w:r>
        <w:rPr>
          <w:i/>
          <w:iCs/>
        </w:rPr>
        <w:t>M)</w:t>
      </w:r>
      <w:r>
        <w:t xml:space="preserve"> is not Object, then throw a </w:t>
      </w:r>
      <w:r w:rsidRPr="003F3BD9">
        <w:rPr>
          <w:b/>
        </w:rPr>
        <w:t>TypeError</w:t>
      </w:r>
      <w:r>
        <w:t xml:space="preserve"> exception.</w:t>
      </w:r>
    </w:p>
    <w:p w14:paraId="465F33E7" w14:textId="77777777" w:rsidR="00A95C0C" w:rsidRDefault="00A95C0C" w:rsidP="00BA2DF2">
      <w:pPr>
        <w:pStyle w:val="Alg4"/>
        <w:numPr>
          <w:ilvl w:val="0"/>
          <w:numId w:val="1086"/>
        </w:numPr>
      </w:pPr>
      <w:r>
        <w:t xml:space="preserve">If </w:t>
      </w:r>
      <w:r w:rsidRPr="00B5244C">
        <w:rPr>
          <w:i/>
        </w:rPr>
        <w:t>M</w:t>
      </w:r>
      <w:r>
        <w:t xml:space="preserve"> does not have a [[WeakMapData]] internal</w:t>
      </w:r>
      <w:r w:rsidRPr="00314265">
        <w:t xml:space="preserve"> </w:t>
      </w:r>
      <w:r>
        <w:t xml:space="preserve">data property throw a </w:t>
      </w:r>
      <w:r w:rsidRPr="00B5244C">
        <w:rPr>
          <w:b/>
        </w:rPr>
        <w:t>TypeError</w:t>
      </w:r>
      <w:r>
        <w:t xml:space="preserve"> exception.</w:t>
      </w:r>
    </w:p>
    <w:p w14:paraId="4D56FF81" w14:textId="77777777" w:rsidR="00A95C0C" w:rsidRPr="00E77497" w:rsidRDefault="00A95C0C" w:rsidP="00BA2DF2">
      <w:pPr>
        <w:pStyle w:val="Alg4"/>
        <w:numPr>
          <w:ilvl w:val="0"/>
          <w:numId w:val="1086"/>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14:paraId="1D94E8DC" w14:textId="77777777" w:rsidR="00A95C0C" w:rsidRPr="00E77497" w:rsidRDefault="00A95C0C" w:rsidP="00BA2DF2">
      <w:pPr>
        <w:pStyle w:val="Alg4"/>
        <w:numPr>
          <w:ilvl w:val="0"/>
          <w:numId w:val="1086"/>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74B5F019" w14:textId="77777777" w:rsidR="00A95C0C" w:rsidRDefault="00A95C0C" w:rsidP="00BA2DF2">
      <w:pPr>
        <w:pStyle w:val="Alg4"/>
        <w:numPr>
          <w:ilvl w:val="0"/>
          <w:numId w:val="1086"/>
        </w:numPr>
      </w:pPr>
      <w:r>
        <w:t>If Type(</w:t>
      </w:r>
      <w:r>
        <w:rPr>
          <w:i/>
          <w:iCs/>
        </w:rPr>
        <w:t>key</w:t>
      </w:r>
      <w:r>
        <w:t xml:space="preserve">) is not Object, then throw a </w:t>
      </w:r>
      <w:r w:rsidRPr="0088015F">
        <w:rPr>
          <w:b/>
          <w:bCs/>
        </w:rPr>
        <w:t>TypeError</w:t>
      </w:r>
      <w:r>
        <w:t xml:space="preserve"> exception.</w:t>
      </w:r>
    </w:p>
    <w:p w14:paraId="02C8E76C" w14:textId="77777777" w:rsidR="00A95C0C" w:rsidRDefault="00A95C0C" w:rsidP="00BA2DF2">
      <w:pPr>
        <w:pStyle w:val="Alg4"/>
        <w:numPr>
          <w:ilvl w:val="0"/>
          <w:numId w:val="1086"/>
        </w:numPr>
      </w:pPr>
      <w:r>
        <w:t xml:space="preserve">Repeat for each Record {[[key]], [[value]]} </w:t>
      </w:r>
      <w:r w:rsidRPr="008E3DC8">
        <w:rPr>
          <w:i/>
        </w:rPr>
        <w:t>p</w:t>
      </w:r>
      <w:r>
        <w:t xml:space="preserve"> that is an element of </w:t>
      </w:r>
      <w:r w:rsidRPr="00B5244C">
        <w:rPr>
          <w:i/>
        </w:rPr>
        <w:t>entries</w:t>
      </w:r>
      <w:r>
        <w:rPr>
          <w:i/>
        </w:rPr>
        <w:t>,</w:t>
      </w:r>
    </w:p>
    <w:p w14:paraId="7062C2EB" w14:textId="77777777" w:rsidR="00A95C0C" w:rsidRDefault="00A95C0C" w:rsidP="00BA2DF2">
      <w:pPr>
        <w:pStyle w:val="Alg4"/>
        <w:numPr>
          <w:ilvl w:val="1"/>
          <w:numId w:val="1086"/>
        </w:numPr>
      </w:pPr>
      <w:r>
        <w:t xml:space="preserve">If </w:t>
      </w:r>
      <w:r w:rsidRPr="00B5244C">
        <w:rPr>
          <w:i/>
        </w:rPr>
        <w:t>p</w:t>
      </w:r>
      <w:r>
        <w:t xml:space="preserve">.[[key]] and </w:t>
      </w:r>
      <w:r>
        <w:rPr>
          <w:i/>
          <w:iCs/>
        </w:rPr>
        <w:t>key</w:t>
      </w:r>
      <w:r w:rsidRPr="00942258">
        <w:t xml:space="preserve"> </w:t>
      </w:r>
      <w:r>
        <w:t>are the same object, then</w:t>
      </w:r>
    </w:p>
    <w:p w14:paraId="17DCA36B" w14:textId="77777777" w:rsidR="00A95C0C" w:rsidRDefault="00A95C0C" w:rsidP="00BA2DF2">
      <w:pPr>
        <w:pStyle w:val="Alg4"/>
        <w:numPr>
          <w:ilvl w:val="2"/>
          <w:numId w:val="1086"/>
        </w:numPr>
      </w:pPr>
      <w:r>
        <w:t xml:space="preserve">Set </w:t>
      </w:r>
      <w:r w:rsidRPr="0012412C">
        <w:rPr>
          <w:i/>
        </w:rPr>
        <w:t>p</w:t>
      </w:r>
      <w:r>
        <w:t xml:space="preserve">.[[key]] to </w:t>
      </w:r>
      <w:r w:rsidRPr="0012412C">
        <w:rPr>
          <w:rFonts w:ascii="Arial" w:hAnsi="Arial" w:cs="Arial"/>
        </w:rPr>
        <w:t>empty</w:t>
      </w:r>
      <w:r>
        <w:rPr>
          <w:i/>
        </w:rPr>
        <w:t>.</w:t>
      </w:r>
    </w:p>
    <w:p w14:paraId="0675F599" w14:textId="77777777" w:rsidR="00A95C0C" w:rsidRDefault="00A95C0C" w:rsidP="00BA2DF2">
      <w:pPr>
        <w:pStyle w:val="Alg4"/>
        <w:numPr>
          <w:ilvl w:val="2"/>
          <w:numId w:val="1086"/>
        </w:numPr>
      </w:pPr>
      <w:r>
        <w:t xml:space="preserve">Set </w:t>
      </w:r>
      <w:r w:rsidRPr="0012412C">
        <w:rPr>
          <w:i/>
        </w:rPr>
        <w:t>p</w:t>
      </w:r>
      <w:r>
        <w:t xml:space="preserve">.[[value]] to </w:t>
      </w:r>
      <w:r w:rsidRPr="00B5244C">
        <w:rPr>
          <w:rFonts w:ascii="Arial" w:hAnsi="Arial" w:cs="Arial"/>
        </w:rPr>
        <w:t>empty</w:t>
      </w:r>
      <w:r>
        <w:rPr>
          <w:i/>
        </w:rPr>
        <w:t>.</w:t>
      </w:r>
    </w:p>
    <w:p w14:paraId="765BAB1F" w14:textId="77777777" w:rsidR="00A95C0C" w:rsidRDefault="00A95C0C" w:rsidP="00BA2DF2">
      <w:pPr>
        <w:pStyle w:val="Alg4"/>
        <w:numPr>
          <w:ilvl w:val="2"/>
          <w:numId w:val="1086"/>
        </w:numPr>
        <w:spacing w:after="220"/>
        <w:contextualSpacing/>
      </w:pPr>
      <w:r>
        <w:t xml:space="preserve">Return </w:t>
      </w:r>
      <w:r>
        <w:rPr>
          <w:b/>
        </w:rPr>
        <w:t>true</w:t>
      </w:r>
      <w:r>
        <w:t>.</w:t>
      </w:r>
    </w:p>
    <w:p w14:paraId="35C0BB79" w14:textId="77777777" w:rsidR="00A95C0C" w:rsidRPr="00E77497" w:rsidRDefault="00A95C0C" w:rsidP="00BA2DF2">
      <w:pPr>
        <w:pStyle w:val="Alg4"/>
        <w:numPr>
          <w:ilvl w:val="0"/>
          <w:numId w:val="1086"/>
        </w:numPr>
        <w:spacing w:after="220"/>
      </w:pPr>
      <w:r>
        <w:t xml:space="preserve">Return </w:t>
      </w:r>
      <w:r>
        <w:rPr>
          <w:b/>
        </w:rPr>
        <w:t>false</w:t>
      </w:r>
      <w:r>
        <w:t>.</w:t>
      </w:r>
    </w:p>
    <w:p w14:paraId="3DE4EA7F" w14:textId="77777777" w:rsidR="00A95C0C" w:rsidRDefault="00A95C0C" w:rsidP="00BA2DF2">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1204E64D" w14:textId="77777777" w:rsidR="00A95C0C" w:rsidRPr="00E77497" w:rsidRDefault="00A95C0C" w:rsidP="00BA2DF2">
      <w:pPr>
        <w:pStyle w:val="40"/>
      </w:pPr>
      <w:r>
        <w:t>WeakMap</w:t>
      </w:r>
      <w:r w:rsidRPr="00E77497">
        <w:t>.prototype.</w:t>
      </w:r>
      <w:r>
        <w:t>get</w:t>
      </w:r>
      <w:r w:rsidRPr="00E77497">
        <w:t xml:space="preserve"> (</w:t>
      </w:r>
      <w:r>
        <w:t xml:space="preserve"> key</w:t>
      </w:r>
      <w:r w:rsidRPr="00E77497">
        <w:t xml:space="preserve"> )</w:t>
      </w:r>
    </w:p>
    <w:p w14:paraId="6103DB7B" w14:textId="77777777" w:rsidR="00A95C0C" w:rsidRPr="00E77497" w:rsidRDefault="00A95C0C" w:rsidP="00BA2DF2">
      <w:r w:rsidRPr="00E77497">
        <w:t>The following steps are taken:</w:t>
      </w:r>
    </w:p>
    <w:p w14:paraId="6C07F0C5" w14:textId="77777777" w:rsidR="00A95C0C" w:rsidRPr="00E77497" w:rsidRDefault="00A95C0C" w:rsidP="00BA2DF2">
      <w:pPr>
        <w:pStyle w:val="Alg4"/>
        <w:numPr>
          <w:ilvl w:val="0"/>
          <w:numId w:val="1087"/>
        </w:numPr>
      </w:pPr>
      <w:r w:rsidRPr="00E77497">
        <w:t xml:space="preserve">Let </w:t>
      </w:r>
      <w:r>
        <w:rPr>
          <w:i/>
        </w:rPr>
        <w:t>M</w:t>
      </w:r>
      <w:r w:rsidRPr="00E77497">
        <w:t xml:space="preserve"> be the</w:t>
      </w:r>
      <w:r>
        <w:t xml:space="preserve"> </w:t>
      </w:r>
      <w:r w:rsidRPr="00E77497">
        <w:rPr>
          <w:b/>
        </w:rPr>
        <w:t>this</w:t>
      </w:r>
      <w:r w:rsidRPr="00E77497">
        <w:t xml:space="preserve"> value.</w:t>
      </w:r>
    </w:p>
    <w:p w14:paraId="07ACB5C6" w14:textId="77777777" w:rsidR="00A95C0C" w:rsidRPr="00E77497" w:rsidRDefault="00A95C0C" w:rsidP="00BA2DF2">
      <w:pPr>
        <w:pStyle w:val="Alg4"/>
        <w:numPr>
          <w:ilvl w:val="0"/>
          <w:numId w:val="1087"/>
        </w:numPr>
      </w:pPr>
      <w:r>
        <w:t>If Type(</w:t>
      </w:r>
      <w:r>
        <w:rPr>
          <w:i/>
          <w:iCs/>
        </w:rPr>
        <w:t>M)</w:t>
      </w:r>
      <w:r>
        <w:t xml:space="preserve"> is not Object, then throw a </w:t>
      </w:r>
      <w:r w:rsidRPr="003F3BD9">
        <w:rPr>
          <w:b/>
        </w:rPr>
        <w:t>TypeError</w:t>
      </w:r>
      <w:r>
        <w:t xml:space="preserve"> exception.</w:t>
      </w:r>
    </w:p>
    <w:p w14:paraId="07C61851" w14:textId="77777777" w:rsidR="00A95C0C" w:rsidRDefault="00A95C0C" w:rsidP="00BA2DF2">
      <w:pPr>
        <w:pStyle w:val="Alg4"/>
        <w:numPr>
          <w:ilvl w:val="0"/>
          <w:numId w:val="1087"/>
        </w:numPr>
      </w:pPr>
      <w:r>
        <w:t xml:space="preserve">If </w:t>
      </w:r>
      <w:r w:rsidRPr="007B0456">
        <w:rPr>
          <w:i/>
        </w:rPr>
        <w:t>M</w:t>
      </w:r>
      <w:r>
        <w:t xml:space="preserve"> does not have a [[WeakMapData]] internal</w:t>
      </w:r>
      <w:r w:rsidRPr="00314265">
        <w:t xml:space="preserve"> </w:t>
      </w:r>
      <w:r>
        <w:t xml:space="preserve">data property throw a </w:t>
      </w:r>
      <w:r w:rsidRPr="007B0456">
        <w:rPr>
          <w:b/>
        </w:rPr>
        <w:t>TypeError</w:t>
      </w:r>
      <w:r>
        <w:t xml:space="preserve"> exception.</w:t>
      </w:r>
    </w:p>
    <w:p w14:paraId="559F956B" w14:textId="77777777" w:rsidR="00A95C0C" w:rsidRPr="00E77497" w:rsidRDefault="00A95C0C" w:rsidP="00BA2DF2">
      <w:pPr>
        <w:pStyle w:val="Alg4"/>
        <w:numPr>
          <w:ilvl w:val="0"/>
          <w:numId w:val="1087"/>
        </w:numPr>
      </w:pPr>
      <w:r>
        <w:t xml:space="preserve">Let </w:t>
      </w:r>
      <w:r w:rsidRPr="007B0456">
        <w:rPr>
          <w:i/>
        </w:rPr>
        <w:t>entries</w:t>
      </w:r>
      <w:r>
        <w:t xml:space="preserve"> be the List that is the value of </w:t>
      </w:r>
      <w:r w:rsidRPr="007B0456">
        <w:rPr>
          <w:i/>
        </w:rPr>
        <w:t>M</w:t>
      </w:r>
      <w:r>
        <w:t>’s [[WeakMapData]] internal</w:t>
      </w:r>
      <w:r w:rsidRPr="00314265">
        <w:t xml:space="preserve"> </w:t>
      </w:r>
      <w:r>
        <w:t>data property.</w:t>
      </w:r>
    </w:p>
    <w:p w14:paraId="66341A56" w14:textId="77777777" w:rsidR="00A95C0C" w:rsidRPr="00E77497" w:rsidRDefault="00A95C0C" w:rsidP="00BA2DF2">
      <w:pPr>
        <w:pStyle w:val="Alg4"/>
        <w:numPr>
          <w:ilvl w:val="0"/>
          <w:numId w:val="1087"/>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77E347BB" w14:textId="77777777" w:rsidR="00A95C0C" w:rsidRDefault="00A95C0C" w:rsidP="00BA2DF2">
      <w:pPr>
        <w:pStyle w:val="Alg4"/>
        <w:numPr>
          <w:ilvl w:val="0"/>
          <w:numId w:val="1087"/>
        </w:numPr>
      </w:pPr>
      <w:r>
        <w:t>If Type(</w:t>
      </w:r>
      <w:r>
        <w:rPr>
          <w:i/>
          <w:iCs/>
        </w:rPr>
        <w:t>key</w:t>
      </w:r>
      <w:r>
        <w:t xml:space="preserve">) is not Object, then throw a </w:t>
      </w:r>
      <w:r w:rsidRPr="0088015F">
        <w:rPr>
          <w:b/>
          <w:bCs/>
        </w:rPr>
        <w:t>TypeError</w:t>
      </w:r>
      <w:r>
        <w:t xml:space="preserve"> exception.</w:t>
      </w:r>
    </w:p>
    <w:p w14:paraId="6543BFC0" w14:textId="77777777" w:rsidR="00A95C0C" w:rsidRDefault="00A95C0C" w:rsidP="00BA2DF2">
      <w:pPr>
        <w:pStyle w:val="Alg4"/>
        <w:numPr>
          <w:ilvl w:val="0"/>
          <w:numId w:val="1087"/>
        </w:numPr>
      </w:pPr>
      <w:r>
        <w:t xml:space="preserve">Repeat for each Record {[[key]], [[value]]} </w:t>
      </w:r>
      <w:r w:rsidRPr="008E3DC8">
        <w:rPr>
          <w:i/>
        </w:rPr>
        <w:t>p</w:t>
      </w:r>
      <w:r>
        <w:t xml:space="preserve"> that is an element of </w:t>
      </w:r>
      <w:r w:rsidRPr="00B5244C">
        <w:rPr>
          <w:i/>
        </w:rPr>
        <w:t>entries</w:t>
      </w:r>
      <w:r>
        <w:rPr>
          <w:i/>
        </w:rPr>
        <w:t>,</w:t>
      </w:r>
    </w:p>
    <w:p w14:paraId="73201B76" w14:textId="77777777" w:rsidR="00A95C0C" w:rsidRDefault="00A95C0C" w:rsidP="00BA2DF2">
      <w:pPr>
        <w:pStyle w:val="Alg4"/>
        <w:numPr>
          <w:ilvl w:val="1"/>
          <w:numId w:val="1087"/>
        </w:numPr>
      </w:pPr>
      <w:r>
        <w:t xml:space="preserve">If </w:t>
      </w:r>
      <w:r w:rsidRPr="007B0456">
        <w:rPr>
          <w:i/>
        </w:rPr>
        <w:t>p</w:t>
      </w:r>
      <w:r>
        <w:t xml:space="preserve">.[[key]] and </w:t>
      </w:r>
      <w:r>
        <w:rPr>
          <w:i/>
          <w:iCs/>
        </w:rPr>
        <w:t>key</w:t>
      </w:r>
      <w:r w:rsidRPr="00942258">
        <w:t xml:space="preserve"> </w:t>
      </w:r>
      <w:r>
        <w:t xml:space="preserve">are the same object, then return </w:t>
      </w:r>
      <w:r w:rsidRPr="007B0456">
        <w:rPr>
          <w:i/>
        </w:rPr>
        <w:t>p</w:t>
      </w:r>
      <w:r>
        <w:t>.[[value]]</w:t>
      </w:r>
    </w:p>
    <w:p w14:paraId="31CA8198" w14:textId="77777777" w:rsidR="00A95C0C" w:rsidRPr="00E77497" w:rsidRDefault="00A95C0C" w:rsidP="00BA2DF2">
      <w:pPr>
        <w:pStyle w:val="Alg4"/>
        <w:numPr>
          <w:ilvl w:val="0"/>
          <w:numId w:val="1087"/>
        </w:numPr>
        <w:spacing w:after="220"/>
      </w:pPr>
      <w:r>
        <w:t xml:space="preserve">Return </w:t>
      </w:r>
      <w:r w:rsidRPr="00942258">
        <w:rPr>
          <w:i/>
          <w:iCs/>
        </w:rPr>
        <w:t xml:space="preserve"> </w:t>
      </w:r>
      <w:r w:rsidRPr="00942258">
        <w:rPr>
          <w:b/>
        </w:rPr>
        <w:t>undefined</w:t>
      </w:r>
      <w:r w:rsidRPr="00942258">
        <w:rPr>
          <w:i/>
          <w:iCs/>
        </w:rPr>
        <w:t>.</w:t>
      </w:r>
    </w:p>
    <w:p w14:paraId="40DA6448" w14:textId="77777777" w:rsidR="00A95C0C" w:rsidRPr="00E77497" w:rsidRDefault="00A95C0C" w:rsidP="00BA2DF2">
      <w:pPr>
        <w:pStyle w:val="40"/>
      </w:pPr>
      <w:r>
        <w:t>WeakMap</w:t>
      </w:r>
      <w:r w:rsidRPr="00E77497">
        <w:t>.prototype.</w:t>
      </w:r>
      <w:r>
        <w:t>has</w:t>
      </w:r>
      <w:r w:rsidRPr="00E77497">
        <w:t xml:space="preserve"> ( </w:t>
      </w:r>
      <w:r>
        <w:t xml:space="preserve">key </w:t>
      </w:r>
      <w:r w:rsidRPr="00E77497">
        <w:t>)</w:t>
      </w:r>
    </w:p>
    <w:p w14:paraId="1546039D" w14:textId="77777777" w:rsidR="00A95C0C" w:rsidRPr="00E77497" w:rsidRDefault="00A95C0C" w:rsidP="00BA2DF2">
      <w:r w:rsidRPr="00E77497">
        <w:t>The following steps are taken:</w:t>
      </w:r>
    </w:p>
    <w:p w14:paraId="3A054F44" w14:textId="77777777" w:rsidR="00A95C0C" w:rsidRPr="00E77497" w:rsidRDefault="00A95C0C" w:rsidP="00BA2DF2">
      <w:pPr>
        <w:pStyle w:val="Alg4"/>
        <w:numPr>
          <w:ilvl w:val="0"/>
          <w:numId w:val="1088"/>
        </w:numPr>
      </w:pPr>
      <w:r w:rsidRPr="00E77497">
        <w:t xml:space="preserve">Let </w:t>
      </w:r>
      <w:r>
        <w:rPr>
          <w:i/>
        </w:rPr>
        <w:t>M</w:t>
      </w:r>
      <w:r w:rsidRPr="00E77497">
        <w:t xml:space="preserve"> be the</w:t>
      </w:r>
      <w:r>
        <w:t xml:space="preserve"> </w:t>
      </w:r>
      <w:r w:rsidRPr="00E77497">
        <w:rPr>
          <w:b/>
        </w:rPr>
        <w:t>this</w:t>
      </w:r>
      <w:r w:rsidRPr="00E77497">
        <w:t xml:space="preserve"> value.</w:t>
      </w:r>
    </w:p>
    <w:p w14:paraId="78BEA423" w14:textId="77777777" w:rsidR="00A95C0C" w:rsidRPr="00E77497" w:rsidRDefault="00A95C0C" w:rsidP="00BA2DF2">
      <w:pPr>
        <w:pStyle w:val="Alg4"/>
        <w:numPr>
          <w:ilvl w:val="0"/>
          <w:numId w:val="1088"/>
        </w:numPr>
      </w:pPr>
      <w:r>
        <w:t>If Type(</w:t>
      </w:r>
      <w:r>
        <w:rPr>
          <w:i/>
          <w:iCs/>
        </w:rPr>
        <w:t>M)</w:t>
      </w:r>
      <w:r>
        <w:t xml:space="preserve"> is not Object, then throw a </w:t>
      </w:r>
      <w:r w:rsidRPr="003F3BD9">
        <w:rPr>
          <w:b/>
        </w:rPr>
        <w:t>TypeError</w:t>
      </w:r>
      <w:r>
        <w:t xml:space="preserve"> exception.</w:t>
      </w:r>
    </w:p>
    <w:p w14:paraId="44ABDB02" w14:textId="77777777" w:rsidR="00A95C0C" w:rsidRDefault="00A95C0C" w:rsidP="00BA2DF2">
      <w:pPr>
        <w:pStyle w:val="Alg4"/>
        <w:numPr>
          <w:ilvl w:val="0"/>
          <w:numId w:val="1088"/>
        </w:numPr>
      </w:pPr>
      <w:r>
        <w:t xml:space="preserve">If </w:t>
      </w:r>
      <w:r w:rsidRPr="00B5244C">
        <w:rPr>
          <w:i/>
        </w:rPr>
        <w:t>M</w:t>
      </w:r>
      <w:r>
        <w:t xml:space="preserve"> does not have a [[WeakMapData]] internal</w:t>
      </w:r>
      <w:r w:rsidRPr="00314265">
        <w:t xml:space="preserve"> </w:t>
      </w:r>
      <w:r>
        <w:t xml:space="preserve">data property throw a </w:t>
      </w:r>
      <w:r w:rsidRPr="00B5244C">
        <w:rPr>
          <w:b/>
        </w:rPr>
        <w:t>TypeError</w:t>
      </w:r>
      <w:r>
        <w:t xml:space="preserve"> exception.</w:t>
      </w:r>
    </w:p>
    <w:p w14:paraId="0FFDC527" w14:textId="77777777" w:rsidR="00A95C0C" w:rsidRPr="00E77497" w:rsidRDefault="00A95C0C" w:rsidP="00BA2DF2">
      <w:pPr>
        <w:pStyle w:val="Alg4"/>
        <w:numPr>
          <w:ilvl w:val="0"/>
          <w:numId w:val="1088"/>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14:paraId="15813273" w14:textId="77777777" w:rsidR="00A95C0C" w:rsidRPr="00E77497" w:rsidRDefault="00A95C0C" w:rsidP="00BA2DF2">
      <w:pPr>
        <w:pStyle w:val="Alg4"/>
        <w:numPr>
          <w:ilvl w:val="0"/>
          <w:numId w:val="1088"/>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187931FB" w14:textId="77777777" w:rsidR="00A95C0C" w:rsidRDefault="00A95C0C" w:rsidP="00BA2DF2">
      <w:pPr>
        <w:pStyle w:val="Alg4"/>
        <w:numPr>
          <w:ilvl w:val="0"/>
          <w:numId w:val="1088"/>
        </w:numPr>
      </w:pPr>
      <w:r>
        <w:t>If Type(</w:t>
      </w:r>
      <w:r>
        <w:rPr>
          <w:i/>
          <w:iCs/>
        </w:rPr>
        <w:t>key</w:t>
      </w:r>
      <w:r>
        <w:t xml:space="preserve">) is not Object, then throw a </w:t>
      </w:r>
      <w:r w:rsidRPr="0088015F">
        <w:rPr>
          <w:b/>
          <w:bCs/>
        </w:rPr>
        <w:t>TypeError</w:t>
      </w:r>
      <w:r>
        <w:t xml:space="preserve"> exception.</w:t>
      </w:r>
    </w:p>
    <w:p w14:paraId="7C7F399B" w14:textId="77777777" w:rsidR="00A95C0C" w:rsidRPr="007B0456" w:rsidRDefault="00A95C0C" w:rsidP="00BA2DF2">
      <w:pPr>
        <w:pStyle w:val="Alg4"/>
        <w:numPr>
          <w:ilvl w:val="0"/>
          <w:numId w:val="1088"/>
        </w:numPr>
      </w:pPr>
      <w:r>
        <w:t xml:space="preserve">Repeat for each Record {[[key]], [[value]]} </w:t>
      </w:r>
      <w:r w:rsidRPr="008E3DC8">
        <w:rPr>
          <w:i/>
        </w:rPr>
        <w:t>p</w:t>
      </w:r>
      <w:r>
        <w:t xml:space="preserve"> that is an element of </w:t>
      </w:r>
      <w:r w:rsidRPr="00B5244C">
        <w:rPr>
          <w:i/>
        </w:rPr>
        <w:t>entries</w:t>
      </w:r>
      <w:r>
        <w:rPr>
          <w:i/>
        </w:rPr>
        <w:t>,</w:t>
      </w:r>
    </w:p>
    <w:p w14:paraId="37D1DDD4" w14:textId="77777777" w:rsidR="00A95C0C" w:rsidRDefault="00A95C0C" w:rsidP="00BA2DF2">
      <w:pPr>
        <w:pStyle w:val="Alg4"/>
        <w:numPr>
          <w:ilvl w:val="1"/>
          <w:numId w:val="1088"/>
        </w:numPr>
      </w:pPr>
      <w:r w:rsidRPr="00B5244C">
        <w:t xml:space="preserve">If </w:t>
      </w:r>
      <w:r w:rsidRPr="007B0456">
        <w:rPr>
          <w:i/>
        </w:rPr>
        <w:t>p</w:t>
      </w:r>
      <w:r>
        <w:t xml:space="preserve">.[[key]] and </w:t>
      </w:r>
      <w:r>
        <w:rPr>
          <w:i/>
          <w:iCs/>
        </w:rPr>
        <w:t>key</w:t>
      </w:r>
      <w:r w:rsidRPr="00942258">
        <w:t xml:space="preserve"> </w:t>
      </w:r>
      <w:r>
        <w:t xml:space="preserve">are the same object, then return </w:t>
      </w:r>
      <w:r w:rsidRPr="007B0456">
        <w:rPr>
          <w:b/>
        </w:rPr>
        <w:t>true</w:t>
      </w:r>
      <w:r w:rsidRPr="007B0456">
        <w:rPr>
          <w:i/>
        </w:rPr>
        <w:t>.</w:t>
      </w:r>
    </w:p>
    <w:p w14:paraId="0937E4DC" w14:textId="77777777" w:rsidR="00A95C0C" w:rsidRPr="00E77497" w:rsidRDefault="00A95C0C" w:rsidP="00BA2DF2">
      <w:pPr>
        <w:pStyle w:val="Alg4"/>
        <w:numPr>
          <w:ilvl w:val="0"/>
          <w:numId w:val="1088"/>
        </w:numPr>
        <w:spacing w:after="220"/>
      </w:pPr>
      <w:r>
        <w:t xml:space="preserve">Return </w:t>
      </w:r>
      <w:r>
        <w:rPr>
          <w:b/>
        </w:rPr>
        <w:t>false</w:t>
      </w:r>
      <w:r>
        <w:t>.</w:t>
      </w:r>
    </w:p>
    <w:p w14:paraId="40539367" w14:textId="77777777" w:rsidR="00A95C0C" w:rsidRPr="00E77497" w:rsidRDefault="00A95C0C" w:rsidP="00BA2DF2">
      <w:pPr>
        <w:pStyle w:val="40"/>
      </w:pPr>
      <w:r>
        <w:t>WeakMap</w:t>
      </w:r>
      <w:r w:rsidRPr="00E77497">
        <w:t>.prototype.</w:t>
      </w:r>
      <w:r>
        <w:t>set</w:t>
      </w:r>
      <w:r w:rsidRPr="00E77497">
        <w:t xml:space="preserve"> ( </w:t>
      </w:r>
      <w:r>
        <w:t xml:space="preserve">key , value </w:t>
      </w:r>
      <w:r w:rsidRPr="00E77497">
        <w:t>)</w:t>
      </w:r>
    </w:p>
    <w:p w14:paraId="614ABB32" w14:textId="77777777" w:rsidR="00A95C0C" w:rsidRPr="00E77497" w:rsidRDefault="00A95C0C" w:rsidP="00BA2DF2">
      <w:r w:rsidRPr="00E77497">
        <w:t>The following steps are taken:</w:t>
      </w:r>
    </w:p>
    <w:p w14:paraId="0AFC52C5" w14:textId="77777777" w:rsidR="00A95C0C" w:rsidRPr="00E77497" w:rsidRDefault="00A95C0C" w:rsidP="00BA2DF2">
      <w:pPr>
        <w:pStyle w:val="Alg4"/>
        <w:numPr>
          <w:ilvl w:val="0"/>
          <w:numId w:val="1089"/>
        </w:numPr>
      </w:pPr>
      <w:r w:rsidRPr="00E77497">
        <w:t xml:space="preserve">Let </w:t>
      </w:r>
      <w:r>
        <w:rPr>
          <w:i/>
        </w:rPr>
        <w:t>M</w:t>
      </w:r>
      <w:r w:rsidRPr="00E77497">
        <w:t xml:space="preserve"> be the</w:t>
      </w:r>
      <w:r>
        <w:t xml:space="preserve"> </w:t>
      </w:r>
      <w:r w:rsidRPr="00E77497">
        <w:rPr>
          <w:b/>
        </w:rPr>
        <w:t>this</w:t>
      </w:r>
      <w:r w:rsidRPr="00E77497">
        <w:t xml:space="preserve"> value.</w:t>
      </w:r>
    </w:p>
    <w:p w14:paraId="0D000EBC" w14:textId="77777777" w:rsidR="00A95C0C" w:rsidRPr="00E77497" w:rsidRDefault="00A95C0C" w:rsidP="00BA2DF2">
      <w:pPr>
        <w:pStyle w:val="Alg4"/>
        <w:numPr>
          <w:ilvl w:val="0"/>
          <w:numId w:val="1089"/>
        </w:numPr>
      </w:pPr>
      <w:r>
        <w:t>If Type(</w:t>
      </w:r>
      <w:r>
        <w:rPr>
          <w:i/>
          <w:iCs/>
        </w:rPr>
        <w:t>M)</w:t>
      </w:r>
      <w:r>
        <w:t xml:space="preserve"> is not Object, then throw a </w:t>
      </w:r>
      <w:r w:rsidRPr="003F3BD9">
        <w:rPr>
          <w:b/>
        </w:rPr>
        <w:t>TypeError</w:t>
      </w:r>
      <w:r>
        <w:t xml:space="preserve"> exception.</w:t>
      </w:r>
    </w:p>
    <w:p w14:paraId="5641FA7E" w14:textId="77777777" w:rsidR="00A95C0C" w:rsidRDefault="00A95C0C" w:rsidP="00BA2DF2">
      <w:pPr>
        <w:pStyle w:val="Alg4"/>
        <w:numPr>
          <w:ilvl w:val="0"/>
          <w:numId w:val="1089"/>
        </w:numPr>
      </w:pPr>
      <w:r>
        <w:t xml:space="preserve">If </w:t>
      </w:r>
      <w:r w:rsidRPr="00B5244C">
        <w:rPr>
          <w:i/>
        </w:rPr>
        <w:t>M</w:t>
      </w:r>
      <w:r>
        <w:t xml:space="preserve"> does not have a [[WeakMapData]] internal data property throw a </w:t>
      </w:r>
      <w:r w:rsidRPr="00B5244C">
        <w:rPr>
          <w:b/>
        </w:rPr>
        <w:t>TypeError</w:t>
      </w:r>
      <w:r>
        <w:t xml:space="preserve"> exception.</w:t>
      </w:r>
    </w:p>
    <w:p w14:paraId="3C339674" w14:textId="77777777" w:rsidR="00A95C0C" w:rsidRPr="00E77497" w:rsidRDefault="00A95C0C" w:rsidP="00BA2DF2">
      <w:pPr>
        <w:pStyle w:val="Alg4"/>
        <w:numPr>
          <w:ilvl w:val="0"/>
          <w:numId w:val="1089"/>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14:paraId="221FC273" w14:textId="77777777" w:rsidR="00A95C0C" w:rsidRPr="00E77497" w:rsidRDefault="00A95C0C" w:rsidP="00BA2DF2">
      <w:pPr>
        <w:pStyle w:val="Alg4"/>
        <w:numPr>
          <w:ilvl w:val="0"/>
          <w:numId w:val="1089"/>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14:paraId="3773753E" w14:textId="77777777" w:rsidR="00A95C0C" w:rsidRDefault="00A95C0C" w:rsidP="00BA2DF2">
      <w:pPr>
        <w:pStyle w:val="Alg4"/>
        <w:numPr>
          <w:ilvl w:val="0"/>
          <w:numId w:val="1089"/>
        </w:numPr>
      </w:pPr>
      <w:r>
        <w:t>If Type(</w:t>
      </w:r>
      <w:r>
        <w:rPr>
          <w:i/>
          <w:iCs/>
        </w:rPr>
        <w:t>key</w:t>
      </w:r>
      <w:r>
        <w:t xml:space="preserve">) is not Object, then throw a </w:t>
      </w:r>
      <w:r w:rsidRPr="0088015F">
        <w:rPr>
          <w:b/>
          <w:bCs/>
        </w:rPr>
        <w:t>TypeError</w:t>
      </w:r>
      <w:r>
        <w:t xml:space="preserve"> exception.</w:t>
      </w:r>
    </w:p>
    <w:p w14:paraId="63659F97" w14:textId="77777777" w:rsidR="00A95C0C" w:rsidRDefault="00A95C0C" w:rsidP="00BA2DF2">
      <w:pPr>
        <w:pStyle w:val="Alg4"/>
        <w:numPr>
          <w:ilvl w:val="0"/>
          <w:numId w:val="1089"/>
        </w:numPr>
      </w:pPr>
      <w:r>
        <w:t xml:space="preserve">Repeat for each Record {[[key]], [[value]]} </w:t>
      </w:r>
      <w:r w:rsidRPr="008E3DC8">
        <w:rPr>
          <w:i/>
        </w:rPr>
        <w:t>p</w:t>
      </w:r>
      <w:r>
        <w:t xml:space="preserve"> that is an element of </w:t>
      </w:r>
      <w:r w:rsidRPr="00B5244C">
        <w:rPr>
          <w:i/>
        </w:rPr>
        <w:t>entries</w:t>
      </w:r>
      <w:r>
        <w:rPr>
          <w:i/>
        </w:rPr>
        <w:t>,</w:t>
      </w:r>
    </w:p>
    <w:p w14:paraId="4CA85C6A" w14:textId="77777777" w:rsidR="00A95C0C" w:rsidRDefault="00A95C0C" w:rsidP="00BA2DF2">
      <w:pPr>
        <w:pStyle w:val="Alg4"/>
        <w:numPr>
          <w:ilvl w:val="1"/>
          <w:numId w:val="1089"/>
        </w:numPr>
      </w:pPr>
      <w:r>
        <w:t xml:space="preserve">If </w:t>
      </w:r>
      <w:r w:rsidRPr="00B5244C">
        <w:rPr>
          <w:i/>
        </w:rPr>
        <w:t>p</w:t>
      </w:r>
      <w:r>
        <w:t xml:space="preserve">.[[key]] and </w:t>
      </w:r>
      <w:r w:rsidRPr="00B5244C">
        <w:rPr>
          <w:i/>
        </w:rPr>
        <w:t>key</w:t>
      </w:r>
      <w:r>
        <w:t xml:space="preserve"> are the same object, then</w:t>
      </w:r>
    </w:p>
    <w:p w14:paraId="71EE324F" w14:textId="77777777" w:rsidR="00A95C0C" w:rsidRDefault="00A95C0C" w:rsidP="00BA2DF2">
      <w:pPr>
        <w:pStyle w:val="Alg4"/>
        <w:numPr>
          <w:ilvl w:val="2"/>
          <w:numId w:val="1089"/>
        </w:numPr>
      </w:pPr>
      <w:r>
        <w:t xml:space="preserve">Set </w:t>
      </w:r>
      <w:r w:rsidRPr="0012412C">
        <w:rPr>
          <w:i/>
        </w:rPr>
        <w:t>p</w:t>
      </w:r>
      <w:r>
        <w:t xml:space="preserve">.[[value]] to </w:t>
      </w:r>
      <w:r w:rsidRPr="0012412C">
        <w:rPr>
          <w:i/>
        </w:rPr>
        <w:t>value</w:t>
      </w:r>
      <w:r>
        <w:rPr>
          <w:i/>
        </w:rPr>
        <w:t>.</w:t>
      </w:r>
    </w:p>
    <w:p w14:paraId="5A0CFECD" w14:textId="77777777" w:rsidR="00A95C0C" w:rsidRDefault="00A95C0C" w:rsidP="00BA2DF2">
      <w:pPr>
        <w:pStyle w:val="Alg4"/>
        <w:numPr>
          <w:ilvl w:val="2"/>
          <w:numId w:val="1089"/>
        </w:numPr>
        <w:spacing w:after="220"/>
        <w:contextualSpacing/>
      </w:pPr>
      <w:r>
        <w:t xml:space="preserve">Return </w:t>
      </w:r>
      <w:r w:rsidRPr="00B5244C">
        <w:rPr>
          <w:i/>
        </w:rPr>
        <w:t>M</w:t>
      </w:r>
      <w:r>
        <w:t>.</w:t>
      </w:r>
    </w:p>
    <w:p w14:paraId="3F97F349" w14:textId="77777777" w:rsidR="00A95C0C" w:rsidRDefault="00A95C0C" w:rsidP="00BA2DF2">
      <w:pPr>
        <w:pStyle w:val="Alg4"/>
        <w:numPr>
          <w:ilvl w:val="0"/>
          <w:numId w:val="1089"/>
        </w:numPr>
        <w:spacing w:after="220"/>
        <w:contextualSpacing/>
      </w:pPr>
      <w:r>
        <w:t xml:space="preserve">Let </w:t>
      </w:r>
      <w:r w:rsidRPr="00DE2737">
        <w:rPr>
          <w:i/>
          <w:iCs/>
        </w:rPr>
        <w:t>p</w:t>
      </w:r>
      <w:r>
        <w:t xml:space="preserve"> be the Record {[[key]]: </w:t>
      </w:r>
      <w:r>
        <w:rPr>
          <w:i/>
          <w:iCs/>
        </w:rPr>
        <w:t>key</w:t>
      </w:r>
      <w:r>
        <w:t xml:space="preserve">, [[value]]: </w:t>
      </w:r>
      <w:r w:rsidRPr="008E3DC8">
        <w:rPr>
          <w:i/>
        </w:rPr>
        <w:t>value</w:t>
      </w:r>
      <w:r>
        <w:t>}</w:t>
      </w:r>
    </w:p>
    <w:p w14:paraId="435D182D" w14:textId="77777777" w:rsidR="00A95C0C" w:rsidRDefault="00A95C0C" w:rsidP="00BA2DF2">
      <w:pPr>
        <w:pStyle w:val="Alg4"/>
        <w:numPr>
          <w:ilvl w:val="0"/>
          <w:numId w:val="1089"/>
        </w:numPr>
        <w:spacing w:after="220"/>
        <w:contextualSpacing/>
      </w:pPr>
      <w:r>
        <w:t xml:space="preserve">Append </w:t>
      </w:r>
      <w:r w:rsidRPr="0012412C">
        <w:rPr>
          <w:i/>
        </w:rPr>
        <w:t>p</w:t>
      </w:r>
      <w:r>
        <w:t xml:space="preserve"> as the last element of </w:t>
      </w:r>
      <w:r w:rsidRPr="0012412C">
        <w:rPr>
          <w:i/>
        </w:rPr>
        <w:t>entries</w:t>
      </w:r>
      <w:r>
        <w:t>.</w:t>
      </w:r>
    </w:p>
    <w:p w14:paraId="65755C53" w14:textId="77777777" w:rsidR="00A95C0C" w:rsidRPr="00E77497" w:rsidRDefault="00A95C0C" w:rsidP="00BA2DF2">
      <w:pPr>
        <w:pStyle w:val="Alg4"/>
        <w:numPr>
          <w:ilvl w:val="0"/>
          <w:numId w:val="1089"/>
        </w:numPr>
        <w:spacing w:after="220"/>
      </w:pPr>
      <w:r>
        <w:t xml:space="preserve">Return </w:t>
      </w:r>
      <w:r w:rsidRPr="00B5244C">
        <w:rPr>
          <w:i/>
        </w:rPr>
        <w:t>M</w:t>
      </w:r>
      <w:r>
        <w:t>.</w:t>
      </w:r>
    </w:p>
    <w:p w14:paraId="6263BE28" w14:textId="77777777" w:rsidR="00A95C0C" w:rsidRPr="00E77497" w:rsidRDefault="00A95C0C" w:rsidP="00BA2DF2">
      <w:pPr>
        <w:pStyle w:val="40"/>
      </w:pPr>
      <w:r>
        <w:t>WeakMap</w:t>
      </w:r>
      <w:r w:rsidRPr="00E77497">
        <w:t>.prototype</w:t>
      </w:r>
      <w:r>
        <w:t xml:space="preserve"> [ @@toStringTag</w:t>
      </w:r>
      <w:r w:rsidRPr="00E77497">
        <w:t xml:space="preserve"> </w:t>
      </w:r>
      <w:r>
        <w:t>]</w:t>
      </w:r>
    </w:p>
    <w:p w14:paraId="2782F4DA" w14:textId="77777777" w:rsidR="00A95C0C" w:rsidRPr="00097A4C" w:rsidRDefault="00A95C0C" w:rsidP="00BA2DF2">
      <w:r w:rsidRPr="00E77497">
        <w:t xml:space="preserve">The </w:t>
      </w:r>
      <w:r>
        <w:t xml:space="preserve">initial value of the @@toStringTag property is the string value </w:t>
      </w:r>
      <w:r w:rsidRPr="00E77497">
        <w:rPr>
          <w:b/>
        </w:rPr>
        <w:t>"</w:t>
      </w:r>
      <w:r w:rsidRPr="00A57005">
        <w:rPr>
          <w:rFonts w:ascii="Courier New" w:hAnsi="Courier New" w:cs="Courier New"/>
          <w:b/>
        </w:rPr>
        <w:t>Weak</w:t>
      </w:r>
      <w:r>
        <w:rPr>
          <w:rFonts w:ascii="Courier New" w:hAnsi="Courier New" w:cs="Courier New"/>
          <w:b/>
        </w:rPr>
        <w:t>Map</w:t>
      </w:r>
      <w:r w:rsidRPr="00E77497">
        <w:rPr>
          <w:b/>
        </w:rPr>
        <w:t>"</w:t>
      </w:r>
      <w:r>
        <w:t>.</w:t>
      </w:r>
    </w:p>
    <w:p w14:paraId="65F80D62" w14:textId="77777777" w:rsidR="00A95C0C" w:rsidRPr="00E77497" w:rsidRDefault="00A95C0C" w:rsidP="00BA2DF2">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78265FA9" w14:textId="77777777" w:rsidR="00A95C0C" w:rsidRPr="00E77497" w:rsidRDefault="00A95C0C" w:rsidP="00BA2DF2">
      <w:pPr>
        <w:pStyle w:val="30"/>
      </w:pPr>
      <w:bookmarkStart w:id="13662" w:name="_Toc368050789"/>
      <w:r w:rsidRPr="00E77497">
        <w:t xml:space="preserve">Properties of </w:t>
      </w:r>
      <w:r>
        <w:t>WeakMap</w:t>
      </w:r>
      <w:r w:rsidRPr="00E77497">
        <w:t xml:space="preserve"> Instances</w:t>
      </w:r>
      <w:bookmarkEnd w:id="13662"/>
    </w:p>
    <w:p w14:paraId="7330C848" w14:textId="77777777" w:rsidR="00A95C0C" w:rsidRPr="00E77497" w:rsidRDefault="00A95C0C" w:rsidP="00BA2DF2">
      <w:r>
        <w:t>WeakMap</w:t>
      </w:r>
      <w:r w:rsidRPr="00E77497">
        <w:t xml:space="preserve"> instances </w:t>
      </w:r>
      <w:r>
        <w:t>are ordinary objects that</w:t>
      </w:r>
      <w:r w:rsidRPr="00E77497">
        <w:t xml:space="preserve"> inherit properties from the </w:t>
      </w:r>
      <w:r>
        <w:t>WeakMap</w:t>
      </w:r>
      <w:r w:rsidRPr="00E77497">
        <w:t xml:space="preserve"> prototype. </w:t>
      </w:r>
      <w:r>
        <w:t>WeakMap instances</w:t>
      </w:r>
      <w:r w:rsidRPr="00E77497">
        <w:t xml:space="preserve"> also have a [[</w:t>
      </w:r>
      <w:r>
        <w:t>WeakMapData]] internal</w:t>
      </w:r>
      <w:r w:rsidRPr="00314265">
        <w:t xml:space="preserve"> </w:t>
      </w:r>
      <w:r>
        <w:t>data property.</w:t>
      </w:r>
    </w:p>
    <w:p w14:paraId="318075F5" w14:textId="77777777" w:rsidR="000259C6" w:rsidRDefault="000259C6" w:rsidP="00DA427D">
      <w:pPr>
        <w:pStyle w:val="20"/>
      </w:pPr>
      <w:bookmarkStart w:id="13663" w:name="_Toc365477913"/>
      <w:bookmarkStart w:id="13664" w:name="_Toc365642592"/>
      <w:bookmarkStart w:id="13665" w:name="_Toc365477915"/>
      <w:bookmarkStart w:id="13666" w:name="_Toc365642594"/>
      <w:bookmarkStart w:id="13667" w:name="_Toc365477925"/>
      <w:bookmarkStart w:id="13668" w:name="_Toc365642604"/>
      <w:bookmarkStart w:id="13669" w:name="_Toc365477926"/>
      <w:bookmarkStart w:id="13670" w:name="_Toc365642605"/>
      <w:bookmarkStart w:id="13671" w:name="_Toc365477927"/>
      <w:bookmarkStart w:id="13672" w:name="_Toc365642606"/>
      <w:bookmarkStart w:id="13673" w:name="_Toc365477928"/>
      <w:bookmarkStart w:id="13674" w:name="_Toc365642607"/>
      <w:bookmarkStart w:id="13675" w:name="_Toc365477929"/>
      <w:bookmarkStart w:id="13676" w:name="_Toc365642608"/>
      <w:bookmarkStart w:id="13677" w:name="_Toc365477932"/>
      <w:bookmarkStart w:id="13678" w:name="_Toc365642611"/>
      <w:bookmarkStart w:id="13679" w:name="_Toc365477933"/>
      <w:bookmarkStart w:id="13680" w:name="_Toc365642612"/>
      <w:bookmarkStart w:id="13681" w:name="_Toc365477934"/>
      <w:bookmarkStart w:id="13682" w:name="_Toc365642613"/>
      <w:bookmarkStart w:id="13683" w:name="_Toc365477937"/>
      <w:bookmarkStart w:id="13684" w:name="_Toc365642616"/>
      <w:bookmarkStart w:id="13685" w:name="_Toc365477940"/>
      <w:bookmarkStart w:id="13686" w:name="_Toc365642619"/>
      <w:bookmarkStart w:id="13687" w:name="_Toc365477941"/>
      <w:bookmarkStart w:id="13688" w:name="_Toc365642620"/>
      <w:bookmarkStart w:id="13689" w:name="_Toc365477942"/>
      <w:bookmarkStart w:id="13690" w:name="_Toc365642621"/>
      <w:bookmarkStart w:id="13691" w:name="_Toc365477943"/>
      <w:bookmarkStart w:id="13692" w:name="_Toc365642622"/>
      <w:bookmarkStart w:id="13693" w:name="_Toc365477948"/>
      <w:bookmarkStart w:id="13694" w:name="_Toc365642627"/>
      <w:bookmarkStart w:id="13695" w:name="_Toc365477950"/>
      <w:bookmarkStart w:id="13696" w:name="_Toc365642629"/>
      <w:bookmarkStart w:id="13697" w:name="_Toc365477953"/>
      <w:bookmarkStart w:id="13698" w:name="_Toc365642632"/>
      <w:bookmarkStart w:id="13699" w:name="_Toc365477954"/>
      <w:bookmarkStart w:id="13700" w:name="_Toc365642633"/>
      <w:bookmarkStart w:id="13701" w:name="_Toc365477955"/>
      <w:bookmarkStart w:id="13702" w:name="_Toc365642634"/>
      <w:bookmarkStart w:id="13703" w:name="_Toc365477957"/>
      <w:bookmarkStart w:id="13704" w:name="_Toc365642636"/>
      <w:bookmarkStart w:id="13705" w:name="_Toc365477963"/>
      <w:bookmarkStart w:id="13706" w:name="_Toc365642642"/>
      <w:bookmarkStart w:id="13707" w:name="_Toc365477965"/>
      <w:bookmarkStart w:id="13708" w:name="_Toc365642644"/>
      <w:bookmarkStart w:id="13709" w:name="_Toc365477970"/>
      <w:bookmarkStart w:id="13710" w:name="_Toc365642649"/>
      <w:bookmarkStart w:id="13711" w:name="_Toc365477972"/>
      <w:bookmarkStart w:id="13712" w:name="_Toc365642651"/>
      <w:bookmarkStart w:id="13713" w:name="_Toc365477973"/>
      <w:bookmarkStart w:id="13714" w:name="_Toc365642652"/>
      <w:bookmarkStart w:id="13715" w:name="_Toc365477974"/>
      <w:bookmarkStart w:id="13716" w:name="_Toc365642653"/>
      <w:bookmarkStart w:id="13717" w:name="_Toc365477975"/>
      <w:bookmarkStart w:id="13718" w:name="_Toc365642654"/>
      <w:bookmarkStart w:id="13719" w:name="_Toc365477977"/>
      <w:bookmarkStart w:id="13720" w:name="_Toc365642656"/>
      <w:bookmarkStart w:id="13721" w:name="_Toc365477978"/>
      <w:bookmarkStart w:id="13722" w:name="_Toc365642657"/>
      <w:bookmarkStart w:id="13723" w:name="_Toc365477979"/>
      <w:bookmarkStart w:id="13724" w:name="_Toc365642658"/>
      <w:bookmarkStart w:id="13725" w:name="_Toc365477981"/>
      <w:bookmarkStart w:id="13726" w:name="_Toc365642660"/>
      <w:bookmarkStart w:id="13727" w:name="_Toc365477983"/>
      <w:bookmarkStart w:id="13728" w:name="_Toc365642662"/>
      <w:bookmarkStart w:id="13729" w:name="_Toc365477985"/>
      <w:bookmarkStart w:id="13730" w:name="_Toc365642664"/>
      <w:bookmarkStart w:id="13731" w:name="_Toc365477986"/>
      <w:bookmarkStart w:id="13732" w:name="_Toc365642665"/>
      <w:bookmarkStart w:id="13733" w:name="_Toc365477987"/>
      <w:bookmarkStart w:id="13734" w:name="_Toc365642666"/>
      <w:bookmarkStart w:id="13735" w:name="_Toc365477990"/>
      <w:bookmarkStart w:id="13736" w:name="_Toc365642669"/>
      <w:bookmarkStart w:id="13737" w:name="_Toc365477991"/>
      <w:bookmarkStart w:id="13738" w:name="_Toc365642670"/>
      <w:bookmarkStart w:id="13739" w:name="_Toc365477992"/>
      <w:bookmarkStart w:id="13740" w:name="_Toc365642671"/>
      <w:bookmarkStart w:id="13741" w:name="_Toc365477994"/>
      <w:bookmarkStart w:id="13742" w:name="_Toc365642673"/>
      <w:bookmarkStart w:id="13743" w:name="_Toc365477995"/>
      <w:bookmarkStart w:id="13744" w:name="_Toc365642674"/>
      <w:bookmarkStart w:id="13745" w:name="_Toc365477997"/>
      <w:bookmarkStart w:id="13746" w:name="_Toc365642676"/>
      <w:bookmarkStart w:id="13747" w:name="_Toc365477998"/>
      <w:bookmarkStart w:id="13748" w:name="_Toc365642677"/>
      <w:bookmarkStart w:id="13749" w:name="_Toc365478002"/>
      <w:bookmarkStart w:id="13750" w:name="_Toc365642681"/>
      <w:bookmarkStart w:id="13751" w:name="_Toc365478003"/>
      <w:bookmarkStart w:id="13752" w:name="_Toc365642682"/>
      <w:bookmarkStart w:id="13753" w:name="_Toc365478008"/>
      <w:bookmarkStart w:id="13754" w:name="_Toc365642687"/>
      <w:bookmarkStart w:id="13755" w:name="_Toc365478009"/>
      <w:bookmarkStart w:id="13756" w:name="_Toc365642688"/>
      <w:bookmarkStart w:id="13757" w:name="_Toc365478014"/>
      <w:bookmarkStart w:id="13758" w:name="_Toc365642693"/>
      <w:bookmarkStart w:id="13759" w:name="_Toc365478015"/>
      <w:bookmarkStart w:id="13760" w:name="_Toc365642694"/>
      <w:bookmarkStart w:id="13761" w:name="_Toc365478017"/>
      <w:bookmarkStart w:id="13762" w:name="_Toc365642696"/>
      <w:bookmarkStart w:id="13763" w:name="_Toc365478029"/>
      <w:bookmarkStart w:id="13764" w:name="_Toc365642708"/>
      <w:bookmarkStart w:id="13765" w:name="_Toc365478031"/>
      <w:bookmarkStart w:id="13766" w:name="_Toc365642710"/>
      <w:bookmarkStart w:id="13767" w:name="_Toc365478034"/>
      <w:bookmarkStart w:id="13768" w:name="_Toc365642713"/>
      <w:bookmarkStart w:id="13769" w:name="_Toc365478037"/>
      <w:bookmarkStart w:id="13770" w:name="_Toc365642716"/>
      <w:bookmarkStart w:id="13771" w:name="_Toc365478040"/>
      <w:bookmarkStart w:id="13772" w:name="_Toc365642719"/>
      <w:bookmarkStart w:id="13773" w:name="_Toc365478043"/>
      <w:bookmarkStart w:id="13774" w:name="_Toc365642722"/>
      <w:bookmarkStart w:id="13775" w:name="_Toc365478044"/>
      <w:bookmarkStart w:id="13776" w:name="_Toc365642723"/>
      <w:bookmarkStart w:id="13777" w:name="_Toc365478048"/>
      <w:bookmarkStart w:id="13778" w:name="_Toc365642727"/>
      <w:bookmarkStart w:id="13779" w:name="_Toc365478051"/>
      <w:bookmarkStart w:id="13780" w:name="_Toc365642730"/>
      <w:bookmarkStart w:id="13781" w:name="_Toc365478053"/>
      <w:bookmarkStart w:id="13782" w:name="_Toc365642732"/>
      <w:bookmarkStart w:id="13783" w:name="_Toc365478056"/>
      <w:bookmarkStart w:id="13784" w:name="_Toc365642735"/>
      <w:bookmarkStart w:id="13785" w:name="_Toc365478058"/>
      <w:bookmarkStart w:id="13786" w:name="_Toc365642737"/>
      <w:bookmarkStart w:id="13787" w:name="_Toc365478059"/>
      <w:bookmarkStart w:id="13788" w:name="_Toc365642738"/>
      <w:bookmarkStart w:id="13789" w:name="_Toc365478060"/>
      <w:bookmarkStart w:id="13790" w:name="_Toc365642739"/>
      <w:bookmarkStart w:id="13791" w:name="_Toc365478061"/>
      <w:bookmarkStart w:id="13792" w:name="_Toc365642740"/>
      <w:bookmarkStart w:id="13793" w:name="_Toc365478062"/>
      <w:bookmarkStart w:id="13794" w:name="_Toc365642741"/>
      <w:bookmarkStart w:id="13795" w:name="_Toc365478063"/>
      <w:bookmarkStart w:id="13796" w:name="_Toc365642742"/>
      <w:bookmarkStart w:id="13797" w:name="_Toc365478066"/>
      <w:bookmarkStart w:id="13798" w:name="_Toc365642745"/>
      <w:bookmarkStart w:id="13799" w:name="_Toc365478068"/>
      <w:bookmarkStart w:id="13800" w:name="_Toc365642747"/>
      <w:bookmarkStart w:id="13801" w:name="_Toc365478069"/>
      <w:bookmarkStart w:id="13802" w:name="_Toc365642748"/>
      <w:bookmarkStart w:id="13803" w:name="_Toc365478070"/>
      <w:bookmarkStart w:id="13804" w:name="_Toc365642749"/>
      <w:bookmarkStart w:id="13805" w:name="_Toc365478071"/>
      <w:bookmarkStart w:id="13806" w:name="_Toc365642750"/>
      <w:bookmarkStart w:id="13807" w:name="_Toc365478072"/>
      <w:bookmarkStart w:id="13808" w:name="_Toc365642751"/>
      <w:bookmarkStart w:id="13809" w:name="_Toc365478074"/>
      <w:bookmarkStart w:id="13810" w:name="_Toc365642753"/>
      <w:bookmarkStart w:id="13811" w:name="_Toc365478075"/>
      <w:bookmarkStart w:id="13812" w:name="_Toc365642754"/>
      <w:bookmarkStart w:id="13813" w:name="_Toc365478076"/>
      <w:bookmarkStart w:id="13814" w:name="_Toc365642755"/>
      <w:bookmarkStart w:id="13815" w:name="_Toc365478078"/>
      <w:bookmarkStart w:id="13816" w:name="_Toc365642757"/>
      <w:bookmarkStart w:id="13817" w:name="_Toc365478079"/>
      <w:bookmarkStart w:id="13818" w:name="_Toc365642758"/>
      <w:bookmarkStart w:id="13819" w:name="_Toc365478080"/>
      <w:bookmarkStart w:id="13820" w:name="_Toc365642759"/>
      <w:bookmarkStart w:id="13821" w:name="_Toc365478081"/>
      <w:bookmarkStart w:id="13822" w:name="_Toc365642760"/>
      <w:bookmarkStart w:id="13823" w:name="_Toc365478082"/>
      <w:bookmarkStart w:id="13824" w:name="_Toc365642761"/>
      <w:bookmarkStart w:id="13825" w:name="_Toc365478153"/>
      <w:bookmarkStart w:id="13826" w:name="_Toc365642832"/>
      <w:bookmarkStart w:id="13827" w:name="_Toc365478154"/>
      <w:bookmarkStart w:id="13828" w:name="_Toc365642833"/>
      <w:bookmarkStart w:id="13829" w:name="_Toc365478156"/>
      <w:bookmarkStart w:id="13830" w:name="_Toc365642835"/>
      <w:bookmarkStart w:id="13831" w:name="_Toc365478159"/>
      <w:bookmarkStart w:id="13832" w:name="_Toc365642838"/>
      <w:bookmarkStart w:id="13833" w:name="_Toc365478160"/>
      <w:bookmarkStart w:id="13834" w:name="_Toc365642839"/>
      <w:bookmarkStart w:id="13835" w:name="_Toc365478161"/>
      <w:bookmarkStart w:id="13836" w:name="_Toc365642840"/>
      <w:bookmarkStart w:id="13837" w:name="_Toc365478165"/>
      <w:bookmarkStart w:id="13838" w:name="_Toc365642844"/>
      <w:bookmarkStart w:id="13839" w:name="_Toc365478166"/>
      <w:bookmarkStart w:id="13840" w:name="_Toc365642845"/>
      <w:bookmarkStart w:id="13841" w:name="_Toc365478170"/>
      <w:bookmarkStart w:id="13842" w:name="_Toc365642849"/>
      <w:bookmarkStart w:id="13843" w:name="_Toc365478175"/>
      <w:bookmarkStart w:id="13844" w:name="_Toc365642854"/>
      <w:bookmarkStart w:id="13845" w:name="_Toc365478179"/>
      <w:bookmarkStart w:id="13846" w:name="_Toc365642858"/>
      <w:bookmarkStart w:id="13847" w:name="_Toc365478181"/>
      <w:bookmarkStart w:id="13848" w:name="_Toc365642860"/>
      <w:bookmarkStart w:id="13849" w:name="_Toc365478182"/>
      <w:bookmarkStart w:id="13850" w:name="_Toc365642861"/>
      <w:bookmarkStart w:id="13851" w:name="_Toc365478183"/>
      <w:bookmarkStart w:id="13852" w:name="_Toc365642862"/>
      <w:bookmarkStart w:id="13853" w:name="_Toc365478184"/>
      <w:bookmarkStart w:id="13854" w:name="_Toc365642863"/>
      <w:bookmarkStart w:id="13855" w:name="_Toc365478185"/>
      <w:bookmarkStart w:id="13856" w:name="_Toc365642864"/>
      <w:bookmarkStart w:id="13857" w:name="_Toc365478187"/>
      <w:bookmarkStart w:id="13858" w:name="_Toc365642866"/>
      <w:bookmarkStart w:id="13859" w:name="_Toc365478196"/>
      <w:bookmarkStart w:id="13860" w:name="_Toc365642875"/>
      <w:bookmarkStart w:id="13861" w:name="_Toc365478200"/>
      <w:bookmarkStart w:id="13862" w:name="_Toc365642879"/>
      <w:bookmarkStart w:id="13863" w:name="_Toc365478201"/>
      <w:bookmarkStart w:id="13864" w:name="_Toc365642880"/>
      <w:bookmarkStart w:id="13865" w:name="_Toc365478202"/>
      <w:bookmarkStart w:id="13866" w:name="_Toc365642881"/>
      <w:bookmarkStart w:id="13867" w:name="_Toc365478209"/>
      <w:bookmarkStart w:id="13868" w:name="_Toc365642888"/>
      <w:bookmarkStart w:id="13869" w:name="_Toc365478216"/>
      <w:bookmarkStart w:id="13870" w:name="_Toc365642895"/>
      <w:bookmarkStart w:id="13871" w:name="_Toc365478218"/>
      <w:bookmarkStart w:id="13872" w:name="_Toc365642897"/>
      <w:bookmarkStart w:id="13873" w:name="_Toc365478219"/>
      <w:bookmarkStart w:id="13874" w:name="_Toc365642898"/>
      <w:bookmarkStart w:id="13875" w:name="_Toc365478222"/>
      <w:bookmarkStart w:id="13876" w:name="_Toc365642901"/>
      <w:bookmarkStart w:id="13877" w:name="_Toc365478223"/>
      <w:bookmarkStart w:id="13878" w:name="_Toc365642902"/>
      <w:bookmarkStart w:id="13879" w:name="_Toc365478224"/>
      <w:bookmarkStart w:id="13880" w:name="_Toc365642903"/>
      <w:bookmarkStart w:id="13881" w:name="_Toc365478225"/>
      <w:bookmarkStart w:id="13882" w:name="_Toc365642904"/>
      <w:bookmarkStart w:id="13883" w:name="_Toc365478234"/>
      <w:bookmarkStart w:id="13884" w:name="_Toc365642913"/>
      <w:bookmarkStart w:id="13885" w:name="_Toc365478238"/>
      <w:bookmarkStart w:id="13886" w:name="_Toc365642917"/>
      <w:bookmarkStart w:id="13887" w:name="_Toc365478239"/>
      <w:bookmarkStart w:id="13888" w:name="_Toc365642918"/>
      <w:bookmarkStart w:id="13889" w:name="_Toc365478240"/>
      <w:bookmarkStart w:id="13890" w:name="_Toc365642919"/>
      <w:bookmarkStart w:id="13891" w:name="_Toc365478246"/>
      <w:bookmarkStart w:id="13892" w:name="_Toc365642925"/>
      <w:bookmarkStart w:id="13893" w:name="_Toc365478252"/>
      <w:bookmarkStart w:id="13894" w:name="_Toc365642931"/>
      <w:bookmarkStart w:id="13895" w:name="_Toc365478253"/>
      <w:bookmarkStart w:id="13896" w:name="_Toc365642932"/>
      <w:bookmarkStart w:id="13897" w:name="_Toc365478255"/>
      <w:bookmarkStart w:id="13898" w:name="_Toc365642934"/>
      <w:bookmarkStart w:id="13899" w:name="_Toc365478256"/>
      <w:bookmarkStart w:id="13900" w:name="_Toc365642935"/>
      <w:bookmarkStart w:id="13901" w:name="_Toc365478259"/>
      <w:bookmarkStart w:id="13902" w:name="_Toc365642938"/>
      <w:bookmarkStart w:id="13903" w:name="_Toc365478260"/>
      <w:bookmarkStart w:id="13904" w:name="_Toc365642939"/>
      <w:bookmarkStart w:id="13905" w:name="_Toc365478262"/>
      <w:bookmarkStart w:id="13906" w:name="_Toc365642941"/>
      <w:bookmarkStart w:id="13907" w:name="_Toc365478266"/>
      <w:bookmarkStart w:id="13908" w:name="_Toc365642945"/>
      <w:bookmarkStart w:id="13909" w:name="_Toc365478269"/>
      <w:bookmarkStart w:id="13910" w:name="_Toc365642948"/>
      <w:bookmarkStart w:id="13911" w:name="_Toc365478270"/>
      <w:bookmarkStart w:id="13912" w:name="_Toc365642949"/>
      <w:bookmarkStart w:id="13913" w:name="_Toc365478279"/>
      <w:bookmarkStart w:id="13914" w:name="_Toc365642958"/>
      <w:bookmarkStart w:id="13915" w:name="_Toc365478285"/>
      <w:bookmarkStart w:id="13916" w:name="_Toc365642964"/>
      <w:bookmarkStart w:id="13917" w:name="_Toc365478286"/>
      <w:bookmarkStart w:id="13918" w:name="_Toc365642965"/>
      <w:bookmarkStart w:id="13919" w:name="_Toc365478293"/>
      <w:bookmarkStart w:id="13920" w:name="_Toc365642972"/>
      <w:bookmarkStart w:id="13921" w:name="_Toc365478294"/>
      <w:bookmarkStart w:id="13922" w:name="_Toc365642973"/>
      <w:bookmarkStart w:id="13923" w:name="_Toc365478296"/>
      <w:bookmarkStart w:id="13924" w:name="_Toc365642975"/>
      <w:bookmarkStart w:id="13925" w:name="_Toc365478297"/>
      <w:bookmarkStart w:id="13926" w:name="_Toc365642976"/>
      <w:bookmarkStart w:id="13927" w:name="_Toc365478298"/>
      <w:bookmarkStart w:id="13928" w:name="_Toc365642977"/>
      <w:bookmarkStart w:id="13929" w:name="_Toc365478299"/>
      <w:bookmarkStart w:id="13930" w:name="_Toc365642978"/>
      <w:bookmarkStart w:id="13931" w:name="_Toc365478300"/>
      <w:bookmarkStart w:id="13932" w:name="_Toc365642979"/>
      <w:bookmarkStart w:id="13933" w:name="_Toc365478301"/>
      <w:bookmarkStart w:id="13934" w:name="_Toc365642980"/>
      <w:bookmarkStart w:id="13935" w:name="_Toc365478304"/>
      <w:bookmarkStart w:id="13936" w:name="_Toc365642983"/>
      <w:bookmarkStart w:id="13937" w:name="_Toc365478309"/>
      <w:bookmarkStart w:id="13938" w:name="_Toc365642988"/>
      <w:bookmarkStart w:id="13939" w:name="_Toc365478310"/>
      <w:bookmarkStart w:id="13940" w:name="_Toc365642989"/>
      <w:bookmarkStart w:id="13941" w:name="_Toc365478316"/>
      <w:bookmarkStart w:id="13942" w:name="_Toc365642995"/>
      <w:bookmarkStart w:id="13943" w:name="_Toc365478317"/>
      <w:bookmarkStart w:id="13944" w:name="_Toc365642996"/>
      <w:bookmarkStart w:id="13945" w:name="_Toc365478318"/>
      <w:bookmarkStart w:id="13946" w:name="_Toc365642997"/>
      <w:bookmarkStart w:id="13947" w:name="_Toc365478319"/>
      <w:bookmarkStart w:id="13948" w:name="_Toc365642998"/>
      <w:bookmarkStart w:id="13949" w:name="_Toc365478320"/>
      <w:bookmarkStart w:id="13950" w:name="_Toc365642999"/>
      <w:bookmarkStart w:id="13951" w:name="_Toc365478327"/>
      <w:bookmarkStart w:id="13952" w:name="_Toc365643006"/>
      <w:bookmarkStart w:id="13953" w:name="_Toc365478328"/>
      <w:bookmarkStart w:id="13954" w:name="_Toc365643007"/>
      <w:bookmarkStart w:id="13955" w:name="_Toc365478329"/>
      <w:bookmarkStart w:id="13956" w:name="_Toc365643008"/>
      <w:bookmarkStart w:id="13957" w:name="_Toc365478331"/>
      <w:bookmarkStart w:id="13958" w:name="_Toc365643010"/>
      <w:bookmarkStart w:id="13959" w:name="_Toc365478332"/>
      <w:bookmarkStart w:id="13960" w:name="_Toc365643011"/>
      <w:bookmarkStart w:id="13961" w:name="_Toc365478333"/>
      <w:bookmarkStart w:id="13962" w:name="_Toc365643012"/>
      <w:bookmarkStart w:id="13963" w:name="_Toc365478336"/>
      <w:bookmarkStart w:id="13964" w:name="_Toc365643015"/>
      <w:bookmarkStart w:id="13965" w:name="_Toc365478341"/>
      <w:bookmarkStart w:id="13966" w:name="_Toc365643020"/>
      <w:bookmarkStart w:id="13967" w:name="_Toc365478345"/>
      <w:bookmarkStart w:id="13968" w:name="_Toc365643024"/>
      <w:bookmarkStart w:id="13969" w:name="_Toc365478347"/>
      <w:bookmarkStart w:id="13970" w:name="_Toc365643026"/>
      <w:bookmarkStart w:id="13971" w:name="_Toc365478357"/>
      <w:bookmarkStart w:id="13972" w:name="_Toc365643036"/>
      <w:bookmarkStart w:id="13973" w:name="_Toc365478371"/>
      <w:bookmarkStart w:id="13974" w:name="_Toc365643050"/>
      <w:bookmarkStart w:id="13975" w:name="_Toc365478372"/>
      <w:bookmarkStart w:id="13976" w:name="_Toc365643051"/>
      <w:bookmarkStart w:id="13977" w:name="_Toc365478374"/>
      <w:bookmarkStart w:id="13978" w:name="_Toc365643053"/>
      <w:bookmarkStart w:id="13979" w:name="_Toc365478376"/>
      <w:bookmarkStart w:id="13980" w:name="_Toc365643055"/>
      <w:bookmarkStart w:id="13981" w:name="_Toc365478377"/>
      <w:bookmarkStart w:id="13982" w:name="_Toc365643056"/>
      <w:bookmarkStart w:id="13983" w:name="_Toc365478384"/>
      <w:bookmarkStart w:id="13984" w:name="_Toc365643063"/>
      <w:bookmarkStart w:id="13985" w:name="_Toc365478390"/>
      <w:bookmarkStart w:id="13986" w:name="_Toc365643069"/>
      <w:bookmarkStart w:id="13987" w:name="_Toc365478394"/>
      <w:bookmarkStart w:id="13988" w:name="_Toc365643073"/>
      <w:bookmarkStart w:id="13989" w:name="_Toc365478399"/>
      <w:bookmarkStart w:id="13990" w:name="_Toc365643078"/>
      <w:bookmarkStart w:id="13991" w:name="_Toc365478403"/>
      <w:bookmarkStart w:id="13992" w:name="_Toc365643082"/>
      <w:bookmarkStart w:id="13993" w:name="_Toc365478406"/>
      <w:bookmarkStart w:id="13994" w:name="_Toc365643085"/>
      <w:bookmarkStart w:id="13995" w:name="_Toc365478410"/>
      <w:bookmarkStart w:id="13996" w:name="_Toc365643089"/>
      <w:bookmarkStart w:id="13997" w:name="_Toc365478418"/>
      <w:bookmarkStart w:id="13998" w:name="_Toc365643097"/>
      <w:bookmarkStart w:id="13999" w:name="_Toc365478426"/>
      <w:bookmarkStart w:id="14000" w:name="_Toc365643105"/>
      <w:bookmarkStart w:id="14001" w:name="_Toc365478428"/>
      <w:bookmarkStart w:id="14002" w:name="_Toc365643107"/>
      <w:bookmarkStart w:id="14003" w:name="_Toc365478432"/>
      <w:bookmarkStart w:id="14004" w:name="_Toc365643111"/>
      <w:bookmarkStart w:id="14005" w:name="_Toc365478437"/>
      <w:bookmarkStart w:id="14006" w:name="_Toc365643116"/>
      <w:bookmarkStart w:id="14007" w:name="_Toc365478440"/>
      <w:bookmarkStart w:id="14008" w:name="_Toc365643119"/>
      <w:bookmarkStart w:id="14009" w:name="_Toc365478442"/>
      <w:bookmarkStart w:id="14010" w:name="_Toc365643121"/>
      <w:bookmarkStart w:id="14011" w:name="_Toc365478444"/>
      <w:bookmarkStart w:id="14012" w:name="_Toc365643123"/>
      <w:bookmarkStart w:id="14013" w:name="_Toc365478448"/>
      <w:bookmarkStart w:id="14014" w:name="_Toc365643127"/>
      <w:bookmarkStart w:id="14015" w:name="_Toc365478449"/>
      <w:bookmarkStart w:id="14016" w:name="_Toc365643128"/>
      <w:bookmarkStart w:id="14017" w:name="_Toc365478452"/>
      <w:bookmarkStart w:id="14018" w:name="_Toc365643131"/>
      <w:bookmarkStart w:id="14019" w:name="_Toc365478455"/>
      <w:bookmarkStart w:id="14020" w:name="_Toc365643134"/>
      <w:bookmarkStart w:id="14021" w:name="_Toc365478456"/>
      <w:bookmarkStart w:id="14022" w:name="_Toc365643135"/>
      <w:bookmarkStart w:id="14023" w:name="_Toc365478458"/>
      <w:bookmarkStart w:id="14024" w:name="_Toc365643137"/>
      <w:bookmarkStart w:id="14025" w:name="_Toc365478459"/>
      <w:bookmarkStart w:id="14026" w:name="_Toc365643138"/>
      <w:bookmarkStart w:id="14027" w:name="_Toc365478461"/>
      <w:bookmarkStart w:id="14028" w:name="_Toc365643140"/>
      <w:bookmarkStart w:id="14029" w:name="_Toc365478462"/>
      <w:bookmarkStart w:id="14030" w:name="_Toc365643141"/>
      <w:bookmarkStart w:id="14031" w:name="_Toc365478464"/>
      <w:bookmarkStart w:id="14032" w:name="_Toc365643143"/>
      <w:bookmarkStart w:id="14033" w:name="_Toc365478468"/>
      <w:bookmarkStart w:id="14034" w:name="_Toc365643147"/>
      <w:bookmarkStart w:id="14035" w:name="_Toc365478471"/>
      <w:bookmarkStart w:id="14036" w:name="_Toc365643150"/>
      <w:bookmarkStart w:id="14037" w:name="_Toc365478478"/>
      <w:bookmarkStart w:id="14038" w:name="_Toc365643157"/>
      <w:bookmarkStart w:id="14039" w:name="_Toc365478488"/>
      <w:bookmarkStart w:id="14040" w:name="_Toc365643167"/>
      <w:bookmarkStart w:id="14041" w:name="_Toc365478489"/>
      <w:bookmarkStart w:id="14042" w:name="_Toc365643168"/>
      <w:bookmarkStart w:id="14043" w:name="_Toc365478492"/>
      <w:bookmarkStart w:id="14044" w:name="_Toc365643171"/>
      <w:bookmarkStart w:id="14045" w:name="_Toc365478495"/>
      <w:bookmarkStart w:id="14046" w:name="_Toc365643174"/>
      <w:bookmarkStart w:id="14047" w:name="_Toc365478497"/>
      <w:bookmarkStart w:id="14048" w:name="_Toc365643176"/>
      <w:bookmarkStart w:id="14049" w:name="_Toc365478504"/>
      <w:bookmarkStart w:id="14050" w:name="_Toc365643183"/>
      <w:bookmarkStart w:id="14051" w:name="_Toc365478506"/>
      <w:bookmarkStart w:id="14052" w:name="_Toc365643185"/>
      <w:bookmarkStart w:id="14053" w:name="_Toc365478507"/>
      <w:bookmarkStart w:id="14054" w:name="_Toc365643186"/>
      <w:bookmarkStart w:id="14055" w:name="_Toc365478508"/>
      <w:bookmarkStart w:id="14056" w:name="_Toc365643187"/>
      <w:bookmarkStart w:id="14057" w:name="_Toc365478512"/>
      <w:bookmarkStart w:id="14058" w:name="_Toc365643191"/>
      <w:bookmarkStart w:id="14059" w:name="_Toc365478514"/>
      <w:bookmarkStart w:id="14060" w:name="_Toc365643193"/>
      <w:bookmarkStart w:id="14061" w:name="_Toc365478517"/>
      <w:bookmarkStart w:id="14062" w:name="_Toc365643196"/>
      <w:bookmarkStart w:id="14063" w:name="_Toc365478521"/>
      <w:bookmarkStart w:id="14064" w:name="_Toc365643200"/>
      <w:bookmarkStart w:id="14065" w:name="_Toc365478523"/>
      <w:bookmarkStart w:id="14066" w:name="_Toc365643202"/>
      <w:bookmarkStart w:id="14067" w:name="_Toc365478526"/>
      <w:bookmarkStart w:id="14068" w:name="_Toc365643205"/>
      <w:bookmarkStart w:id="14069" w:name="_Toc365478530"/>
      <w:bookmarkStart w:id="14070" w:name="_Toc365643209"/>
      <w:bookmarkStart w:id="14071" w:name="_Toc365478532"/>
      <w:bookmarkStart w:id="14072" w:name="_Toc365643211"/>
      <w:bookmarkStart w:id="14073" w:name="_Toc365478535"/>
      <w:bookmarkStart w:id="14074" w:name="_Toc365643214"/>
      <w:bookmarkStart w:id="14075" w:name="_Toc365478540"/>
      <w:bookmarkStart w:id="14076" w:name="_Toc365643219"/>
      <w:bookmarkStart w:id="14077" w:name="_Toc365478542"/>
      <w:bookmarkStart w:id="14078" w:name="_Toc365643221"/>
      <w:bookmarkStart w:id="14079" w:name="_Toc365478550"/>
      <w:bookmarkStart w:id="14080" w:name="_Toc365643229"/>
      <w:bookmarkStart w:id="14081" w:name="_Toc365478553"/>
      <w:bookmarkStart w:id="14082" w:name="_Toc365643232"/>
      <w:bookmarkStart w:id="14083" w:name="_Toc365478554"/>
      <w:bookmarkStart w:id="14084" w:name="_Toc365643233"/>
      <w:bookmarkStart w:id="14085" w:name="_Toc365478555"/>
      <w:bookmarkStart w:id="14086" w:name="_Toc365643234"/>
      <w:bookmarkStart w:id="14087" w:name="_Toc365478566"/>
      <w:bookmarkStart w:id="14088" w:name="_Toc365643245"/>
      <w:bookmarkStart w:id="14089" w:name="_Toc365478570"/>
      <w:bookmarkStart w:id="14090" w:name="_Toc365643249"/>
      <w:bookmarkStart w:id="14091" w:name="_Toc365478573"/>
      <w:bookmarkStart w:id="14092" w:name="_Toc365643252"/>
      <w:bookmarkStart w:id="14093" w:name="_Toc365478577"/>
      <w:bookmarkStart w:id="14094" w:name="_Toc365643256"/>
      <w:bookmarkStart w:id="14095" w:name="_Toc365478578"/>
      <w:bookmarkStart w:id="14096" w:name="_Toc365643257"/>
      <w:bookmarkStart w:id="14097" w:name="_Toc365478580"/>
      <w:bookmarkStart w:id="14098" w:name="_Toc365643259"/>
      <w:bookmarkStart w:id="14099" w:name="_Toc365478582"/>
      <w:bookmarkStart w:id="14100" w:name="_Toc365643261"/>
      <w:bookmarkStart w:id="14101" w:name="_Toc365478591"/>
      <w:bookmarkStart w:id="14102" w:name="_Toc365643270"/>
      <w:bookmarkStart w:id="14103" w:name="_Toc365478596"/>
      <w:bookmarkStart w:id="14104" w:name="_Toc365643275"/>
      <w:bookmarkStart w:id="14105" w:name="_Toc365478600"/>
      <w:bookmarkStart w:id="14106" w:name="_Toc365643279"/>
      <w:bookmarkStart w:id="14107" w:name="_Toc365478604"/>
      <w:bookmarkStart w:id="14108" w:name="_Toc365643283"/>
      <w:bookmarkStart w:id="14109" w:name="_Toc365478605"/>
      <w:bookmarkStart w:id="14110" w:name="_Toc365643284"/>
      <w:bookmarkStart w:id="14111" w:name="_Toc365478606"/>
      <w:bookmarkStart w:id="14112" w:name="_Toc365643285"/>
      <w:bookmarkStart w:id="14113" w:name="_Toc365478608"/>
      <w:bookmarkStart w:id="14114" w:name="_Toc365643287"/>
      <w:bookmarkStart w:id="14115" w:name="_Toc365478610"/>
      <w:bookmarkStart w:id="14116" w:name="_Toc365643289"/>
      <w:bookmarkStart w:id="14117" w:name="_Toc365478611"/>
      <w:bookmarkStart w:id="14118" w:name="_Toc365643290"/>
      <w:bookmarkStart w:id="14119" w:name="_Toc365478612"/>
      <w:bookmarkStart w:id="14120" w:name="_Toc365643291"/>
      <w:bookmarkStart w:id="14121" w:name="_Toc365478615"/>
      <w:bookmarkStart w:id="14122" w:name="_Toc365643294"/>
      <w:bookmarkStart w:id="14123" w:name="_Toc365478616"/>
      <w:bookmarkStart w:id="14124" w:name="_Toc365643295"/>
      <w:bookmarkStart w:id="14125" w:name="_Toc365478617"/>
      <w:bookmarkStart w:id="14126" w:name="_Toc365643296"/>
      <w:bookmarkStart w:id="14127" w:name="_Toc365478618"/>
      <w:bookmarkStart w:id="14128" w:name="_Toc365643297"/>
      <w:bookmarkStart w:id="14129" w:name="_Toc365478621"/>
      <w:bookmarkStart w:id="14130" w:name="_Toc365643300"/>
      <w:bookmarkStart w:id="14131" w:name="_Toc365478622"/>
      <w:bookmarkStart w:id="14132" w:name="_Toc365643301"/>
      <w:bookmarkStart w:id="14133" w:name="_Toc365478623"/>
      <w:bookmarkStart w:id="14134" w:name="_Toc365643302"/>
      <w:bookmarkStart w:id="14135" w:name="_Toc365478624"/>
      <w:bookmarkStart w:id="14136" w:name="_Toc365643303"/>
      <w:bookmarkStart w:id="14137" w:name="_Toc365478626"/>
      <w:bookmarkStart w:id="14138" w:name="_Toc365643305"/>
      <w:bookmarkStart w:id="14139" w:name="_Toc365478627"/>
      <w:bookmarkStart w:id="14140" w:name="_Toc365643306"/>
      <w:bookmarkStart w:id="14141" w:name="_Toc365478628"/>
      <w:bookmarkStart w:id="14142" w:name="_Toc365643307"/>
      <w:bookmarkStart w:id="14143" w:name="_Toc365478629"/>
      <w:bookmarkStart w:id="14144" w:name="_Toc365643308"/>
      <w:bookmarkStart w:id="14145" w:name="_Toc365478631"/>
      <w:bookmarkStart w:id="14146" w:name="_Toc365643310"/>
      <w:bookmarkStart w:id="14147" w:name="_Toc365478633"/>
      <w:bookmarkStart w:id="14148" w:name="_Toc365643312"/>
      <w:bookmarkStart w:id="14149" w:name="_Toc365478639"/>
      <w:bookmarkStart w:id="14150" w:name="_Toc365643318"/>
      <w:bookmarkStart w:id="14151" w:name="_Toc365478640"/>
      <w:bookmarkStart w:id="14152" w:name="_Toc365643319"/>
      <w:bookmarkStart w:id="14153" w:name="_Toc365478641"/>
      <w:bookmarkStart w:id="14154" w:name="_Toc365643320"/>
      <w:bookmarkStart w:id="14155" w:name="_Toc365478644"/>
      <w:bookmarkStart w:id="14156" w:name="_Toc365643323"/>
      <w:bookmarkStart w:id="14157" w:name="_Toc365478645"/>
      <w:bookmarkStart w:id="14158" w:name="_Toc365643324"/>
      <w:bookmarkStart w:id="14159" w:name="_Toc365478646"/>
      <w:bookmarkStart w:id="14160" w:name="_Toc365643325"/>
      <w:bookmarkStart w:id="14161" w:name="_Toc365478647"/>
      <w:bookmarkStart w:id="14162" w:name="_Toc365643326"/>
      <w:bookmarkStart w:id="14163" w:name="_Toc365478650"/>
      <w:bookmarkStart w:id="14164" w:name="_Toc365643329"/>
      <w:bookmarkStart w:id="14165" w:name="_Toc365478652"/>
      <w:bookmarkStart w:id="14166" w:name="_Toc365643331"/>
      <w:bookmarkStart w:id="14167" w:name="_Toc365478653"/>
      <w:bookmarkStart w:id="14168" w:name="_Toc365643332"/>
      <w:bookmarkStart w:id="14169" w:name="_Toc365478655"/>
      <w:bookmarkStart w:id="14170" w:name="_Toc365643334"/>
      <w:bookmarkStart w:id="14171" w:name="_Toc365478659"/>
      <w:bookmarkStart w:id="14172" w:name="_Toc365643338"/>
      <w:bookmarkStart w:id="14173" w:name="_Toc365478661"/>
      <w:bookmarkStart w:id="14174" w:name="_Toc365643340"/>
      <w:bookmarkStart w:id="14175" w:name="_Toc365478663"/>
      <w:bookmarkStart w:id="14176" w:name="_Toc365643342"/>
      <w:bookmarkStart w:id="14177" w:name="_Toc365478664"/>
      <w:bookmarkStart w:id="14178" w:name="_Toc365643343"/>
      <w:bookmarkStart w:id="14179" w:name="_Toc365478665"/>
      <w:bookmarkStart w:id="14180" w:name="_Toc365643344"/>
      <w:bookmarkStart w:id="14181" w:name="_Toc365478667"/>
      <w:bookmarkStart w:id="14182" w:name="_Toc365643346"/>
      <w:bookmarkStart w:id="14183" w:name="_Toc365478672"/>
      <w:bookmarkStart w:id="14184" w:name="_Toc365643351"/>
      <w:bookmarkStart w:id="14185" w:name="_Toc365478674"/>
      <w:bookmarkStart w:id="14186" w:name="_Toc365643353"/>
      <w:bookmarkStart w:id="14187" w:name="_Toc365478677"/>
      <w:bookmarkStart w:id="14188" w:name="_Toc365643356"/>
      <w:bookmarkStart w:id="14189" w:name="_Toc365478679"/>
      <w:bookmarkStart w:id="14190" w:name="_Toc365643358"/>
      <w:bookmarkStart w:id="14191" w:name="_Toc365478680"/>
      <w:bookmarkStart w:id="14192" w:name="_Toc365643359"/>
      <w:bookmarkStart w:id="14193" w:name="_Toc365478681"/>
      <w:bookmarkStart w:id="14194" w:name="_Toc365643360"/>
      <w:bookmarkStart w:id="14195" w:name="_Toc365478683"/>
      <w:bookmarkStart w:id="14196" w:name="_Toc365643362"/>
      <w:bookmarkStart w:id="14197" w:name="_Toc365478687"/>
      <w:bookmarkStart w:id="14198" w:name="_Toc365643366"/>
      <w:bookmarkStart w:id="14199" w:name="_Toc365478690"/>
      <w:bookmarkStart w:id="14200" w:name="_Toc365643369"/>
      <w:bookmarkStart w:id="14201" w:name="_Toc365478693"/>
      <w:bookmarkStart w:id="14202" w:name="_Toc365643372"/>
      <w:bookmarkStart w:id="14203" w:name="_Toc365478699"/>
      <w:bookmarkStart w:id="14204" w:name="_Toc365643378"/>
      <w:bookmarkStart w:id="14205" w:name="_Toc365478700"/>
      <w:bookmarkStart w:id="14206" w:name="_Toc365643379"/>
      <w:bookmarkStart w:id="14207" w:name="_Toc365478718"/>
      <w:bookmarkStart w:id="14208" w:name="_Toc365643397"/>
      <w:bookmarkStart w:id="14209" w:name="_Toc365478720"/>
      <w:bookmarkStart w:id="14210" w:name="_Toc365643399"/>
      <w:bookmarkStart w:id="14211" w:name="_Toc365478723"/>
      <w:bookmarkStart w:id="14212" w:name="_Toc365643402"/>
      <w:bookmarkStart w:id="14213" w:name="_Toc365478726"/>
      <w:bookmarkStart w:id="14214" w:name="_Toc365643405"/>
      <w:bookmarkStart w:id="14215" w:name="_Toc365478729"/>
      <w:bookmarkStart w:id="14216" w:name="_Toc365643408"/>
      <w:bookmarkStart w:id="14217" w:name="_Toc365478730"/>
      <w:bookmarkStart w:id="14218" w:name="_Toc365643409"/>
      <w:bookmarkStart w:id="14219" w:name="_Toc365478732"/>
      <w:bookmarkStart w:id="14220" w:name="_Toc365643411"/>
      <w:bookmarkStart w:id="14221" w:name="_Toc365478733"/>
      <w:bookmarkStart w:id="14222" w:name="_Toc365643412"/>
      <w:bookmarkStart w:id="14223" w:name="_Toc365478735"/>
      <w:bookmarkStart w:id="14224" w:name="_Toc365643414"/>
      <w:bookmarkStart w:id="14225" w:name="_Toc365478739"/>
      <w:bookmarkStart w:id="14226" w:name="_Toc365643418"/>
      <w:bookmarkStart w:id="14227" w:name="_Toc365478741"/>
      <w:bookmarkStart w:id="14228" w:name="_Toc365643420"/>
      <w:bookmarkStart w:id="14229" w:name="_Toc365478744"/>
      <w:bookmarkStart w:id="14230" w:name="_Toc365643423"/>
      <w:bookmarkStart w:id="14231" w:name="_Toc365478745"/>
      <w:bookmarkStart w:id="14232" w:name="_Toc365643424"/>
      <w:bookmarkStart w:id="14233" w:name="_Toc365478747"/>
      <w:bookmarkStart w:id="14234" w:name="_Toc365643426"/>
      <w:bookmarkStart w:id="14235" w:name="_Toc365478751"/>
      <w:bookmarkStart w:id="14236" w:name="_Toc365643430"/>
      <w:bookmarkStart w:id="14237" w:name="_Toc365478754"/>
      <w:bookmarkStart w:id="14238" w:name="_Toc365643433"/>
      <w:bookmarkStart w:id="14239" w:name="_Toc365478756"/>
      <w:bookmarkStart w:id="14240" w:name="_Toc365643435"/>
      <w:bookmarkStart w:id="14241" w:name="_Toc365478757"/>
      <w:bookmarkStart w:id="14242" w:name="_Toc365643436"/>
      <w:bookmarkStart w:id="14243" w:name="_Toc365478758"/>
      <w:bookmarkStart w:id="14244" w:name="_Toc365643437"/>
      <w:bookmarkStart w:id="14245" w:name="_Toc365478769"/>
      <w:bookmarkStart w:id="14246" w:name="_Toc365643448"/>
      <w:bookmarkStart w:id="14247" w:name="_Toc365478772"/>
      <w:bookmarkStart w:id="14248" w:name="_Toc365643451"/>
      <w:bookmarkStart w:id="14249" w:name="_Toc365478773"/>
      <w:bookmarkStart w:id="14250" w:name="_Toc365643452"/>
      <w:bookmarkStart w:id="14251" w:name="_Toc365478776"/>
      <w:bookmarkStart w:id="14252" w:name="_Toc365643455"/>
      <w:bookmarkStart w:id="14253" w:name="_Toc365478779"/>
      <w:bookmarkStart w:id="14254" w:name="_Toc365643458"/>
      <w:bookmarkStart w:id="14255" w:name="_Toc365478782"/>
      <w:bookmarkStart w:id="14256" w:name="_Toc365643461"/>
      <w:bookmarkStart w:id="14257" w:name="_Toc365478784"/>
      <w:bookmarkStart w:id="14258" w:name="_Toc365643463"/>
      <w:bookmarkStart w:id="14259" w:name="_Toc365478789"/>
      <w:bookmarkStart w:id="14260" w:name="_Toc365643468"/>
      <w:bookmarkStart w:id="14261" w:name="_Toc365478791"/>
      <w:bookmarkStart w:id="14262" w:name="_Toc365643470"/>
      <w:bookmarkStart w:id="14263" w:name="_Toc365478792"/>
      <w:bookmarkStart w:id="14264" w:name="_Toc365643471"/>
      <w:bookmarkStart w:id="14265" w:name="_Toc365478798"/>
      <w:bookmarkStart w:id="14266" w:name="_Toc365643477"/>
      <w:bookmarkStart w:id="14267" w:name="_Toc365478799"/>
      <w:bookmarkStart w:id="14268" w:name="_Toc365643478"/>
      <w:bookmarkStart w:id="14269" w:name="_Toc365478801"/>
      <w:bookmarkStart w:id="14270" w:name="_Toc365643480"/>
      <w:bookmarkStart w:id="14271" w:name="_Toc365478802"/>
      <w:bookmarkStart w:id="14272" w:name="_Toc365643481"/>
      <w:bookmarkStart w:id="14273" w:name="_Toc365478804"/>
      <w:bookmarkStart w:id="14274" w:name="_Toc365643483"/>
      <w:bookmarkStart w:id="14275" w:name="_Toc365478805"/>
      <w:bookmarkStart w:id="14276" w:name="_Toc365643484"/>
      <w:bookmarkStart w:id="14277" w:name="_Toc365478807"/>
      <w:bookmarkStart w:id="14278" w:name="_Toc365643486"/>
      <w:bookmarkStart w:id="14279" w:name="_Toc365478808"/>
      <w:bookmarkStart w:id="14280" w:name="_Toc365643487"/>
      <w:bookmarkStart w:id="14281" w:name="_Toc365478810"/>
      <w:bookmarkStart w:id="14282" w:name="_Toc365643489"/>
      <w:bookmarkStart w:id="14283" w:name="_Toc365478811"/>
      <w:bookmarkStart w:id="14284" w:name="_Toc365643490"/>
      <w:bookmarkStart w:id="14285" w:name="_Toc365478813"/>
      <w:bookmarkStart w:id="14286" w:name="_Toc365643492"/>
      <w:bookmarkStart w:id="14287" w:name="_Toc365478814"/>
      <w:bookmarkStart w:id="14288" w:name="_Toc365643493"/>
      <w:bookmarkStart w:id="14289" w:name="_Toc365478816"/>
      <w:bookmarkStart w:id="14290" w:name="_Toc365643495"/>
      <w:bookmarkStart w:id="14291" w:name="_Toc365478819"/>
      <w:bookmarkStart w:id="14292" w:name="_Toc365643498"/>
      <w:bookmarkStart w:id="14293" w:name="_Toc365478822"/>
      <w:bookmarkStart w:id="14294" w:name="_Toc365643501"/>
      <w:bookmarkStart w:id="14295" w:name="_Toc365478825"/>
      <w:bookmarkStart w:id="14296" w:name="_Toc365643504"/>
      <w:bookmarkStart w:id="14297" w:name="_Toc365478828"/>
      <w:bookmarkStart w:id="14298" w:name="_Toc365643507"/>
      <w:bookmarkStart w:id="14299" w:name="_Toc365478831"/>
      <w:bookmarkStart w:id="14300" w:name="_Toc365643510"/>
      <w:bookmarkStart w:id="14301" w:name="_Toc365478834"/>
      <w:bookmarkStart w:id="14302" w:name="_Toc365643513"/>
      <w:bookmarkStart w:id="14303" w:name="_Toc365478840"/>
      <w:bookmarkStart w:id="14304" w:name="_Toc365643519"/>
      <w:bookmarkStart w:id="14305" w:name="_Toc365478843"/>
      <w:bookmarkStart w:id="14306" w:name="_Toc365643522"/>
      <w:bookmarkStart w:id="14307" w:name="_Toc365478845"/>
      <w:bookmarkStart w:id="14308" w:name="_Toc365643524"/>
      <w:bookmarkStart w:id="14309" w:name="_Toc365478849"/>
      <w:bookmarkStart w:id="14310" w:name="_Toc365643528"/>
      <w:bookmarkStart w:id="14311" w:name="_Toc365478852"/>
      <w:bookmarkStart w:id="14312" w:name="_Toc365643531"/>
      <w:bookmarkStart w:id="14313" w:name="_Toc365478855"/>
      <w:bookmarkStart w:id="14314" w:name="_Toc365643534"/>
      <w:bookmarkStart w:id="14315" w:name="_Toc365478857"/>
      <w:bookmarkStart w:id="14316" w:name="_Toc365643536"/>
      <w:bookmarkStart w:id="14317" w:name="_Toc365478859"/>
      <w:bookmarkStart w:id="14318" w:name="_Toc365643538"/>
      <w:bookmarkStart w:id="14319" w:name="_Toc365478861"/>
      <w:bookmarkStart w:id="14320" w:name="_Toc365643540"/>
      <w:bookmarkStart w:id="14321" w:name="_Toc365478865"/>
      <w:bookmarkStart w:id="14322" w:name="_Toc365643544"/>
      <w:bookmarkStart w:id="14323" w:name="_Toc365478870"/>
      <w:bookmarkStart w:id="14324" w:name="_Toc365643549"/>
      <w:bookmarkStart w:id="14325" w:name="_Toc365478874"/>
      <w:bookmarkStart w:id="14326" w:name="_Toc365643553"/>
      <w:bookmarkStart w:id="14327" w:name="_Toc365478875"/>
      <w:bookmarkStart w:id="14328" w:name="_Toc365643554"/>
      <w:bookmarkStart w:id="14329" w:name="_Toc365478876"/>
      <w:bookmarkStart w:id="14330" w:name="_Toc365643555"/>
      <w:bookmarkStart w:id="14331" w:name="_Toc365478879"/>
      <w:bookmarkStart w:id="14332" w:name="_Toc365643558"/>
      <w:bookmarkStart w:id="14333" w:name="_Toc365478882"/>
      <w:bookmarkStart w:id="14334" w:name="_Toc365643561"/>
      <w:bookmarkStart w:id="14335" w:name="_Toc365478884"/>
      <w:bookmarkStart w:id="14336" w:name="_Toc365643563"/>
      <w:bookmarkStart w:id="14337" w:name="_Toc365478886"/>
      <w:bookmarkStart w:id="14338" w:name="_Toc365643565"/>
      <w:bookmarkStart w:id="14339" w:name="_Toc365478891"/>
      <w:bookmarkStart w:id="14340" w:name="_Toc365643570"/>
      <w:bookmarkStart w:id="14341" w:name="_Toc365478894"/>
      <w:bookmarkStart w:id="14342" w:name="_Toc365643573"/>
      <w:bookmarkStart w:id="14343" w:name="_Toc365478895"/>
      <w:bookmarkStart w:id="14344" w:name="_Toc365643574"/>
      <w:bookmarkStart w:id="14345" w:name="_Toc365478898"/>
      <w:bookmarkStart w:id="14346" w:name="_Toc365643577"/>
      <w:bookmarkStart w:id="14347" w:name="_Toc365478903"/>
      <w:bookmarkStart w:id="14348" w:name="_Toc365643582"/>
      <w:bookmarkStart w:id="14349" w:name="_Toc365478905"/>
      <w:bookmarkStart w:id="14350" w:name="_Toc365643584"/>
      <w:bookmarkStart w:id="14351" w:name="_Toc365478906"/>
      <w:bookmarkStart w:id="14352" w:name="_Toc365643585"/>
      <w:bookmarkStart w:id="14353" w:name="_Toc365478914"/>
      <w:bookmarkStart w:id="14354" w:name="_Toc365643593"/>
      <w:bookmarkStart w:id="14355" w:name="_Toc365478923"/>
      <w:bookmarkStart w:id="14356" w:name="_Toc365643602"/>
      <w:bookmarkStart w:id="14357" w:name="_Toc365478924"/>
      <w:bookmarkStart w:id="14358" w:name="_Toc365643603"/>
      <w:bookmarkStart w:id="14359" w:name="_Toc361663815"/>
      <w:bookmarkStart w:id="14360" w:name="_Toc361665655"/>
      <w:bookmarkStart w:id="14361" w:name="_Toc361667484"/>
      <w:bookmarkStart w:id="14362" w:name="_Toc365478926"/>
      <w:bookmarkStart w:id="14363" w:name="_Toc365643605"/>
      <w:bookmarkStart w:id="14364" w:name="_Toc361663816"/>
      <w:bookmarkStart w:id="14365" w:name="_Toc361665656"/>
      <w:bookmarkStart w:id="14366" w:name="_Toc361667485"/>
      <w:bookmarkStart w:id="14367" w:name="_Toc365478927"/>
      <w:bookmarkStart w:id="14368" w:name="_Toc365643606"/>
      <w:bookmarkStart w:id="14369" w:name="_Toc361663824"/>
      <w:bookmarkStart w:id="14370" w:name="_Toc361665664"/>
      <w:bookmarkStart w:id="14371" w:name="_Toc361667493"/>
      <w:bookmarkStart w:id="14372" w:name="_Toc365478935"/>
      <w:bookmarkStart w:id="14373" w:name="_Toc365643614"/>
      <w:bookmarkStart w:id="14374" w:name="_Toc361663830"/>
      <w:bookmarkStart w:id="14375" w:name="_Toc361665670"/>
      <w:bookmarkStart w:id="14376" w:name="_Toc361667499"/>
      <w:bookmarkStart w:id="14377" w:name="_Toc365478941"/>
      <w:bookmarkStart w:id="14378" w:name="_Toc365643620"/>
      <w:bookmarkStart w:id="14379" w:name="_Toc361663831"/>
      <w:bookmarkStart w:id="14380" w:name="_Toc361665671"/>
      <w:bookmarkStart w:id="14381" w:name="_Toc361667500"/>
      <w:bookmarkStart w:id="14382" w:name="_Toc365478942"/>
      <w:bookmarkStart w:id="14383" w:name="_Toc365643621"/>
      <w:bookmarkStart w:id="14384" w:name="_Toc361663841"/>
      <w:bookmarkStart w:id="14385" w:name="_Toc361665681"/>
      <w:bookmarkStart w:id="14386" w:name="_Toc361667510"/>
      <w:bookmarkStart w:id="14387" w:name="_Toc365478952"/>
      <w:bookmarkStart w:id="14388" w:name="_Toc365643631"/>
      <w:bookmarkStart w:id="14389" w:name="_Toc361663849"/>
      <w:bookmarkStart w:id="14390" w:name="_Toc361665689"/>
      <w:bookmarkStart w:id="14391" w:name="_Toc361667518"/>
      <w:bookmarkStart w:id="14392" w:name="_Toc365478960"/>
      <w:bookmarkStart w:id="14393" w:name="_Toc365643639"/>
      <w:bookmarkStart w:id="14394" w:name="_Toc361663851"/>
      <w:bookmarkStart w:id="14395" w:name="_Toc361665691"/>
      <w:bookmarkStart w:id="14396" w:name="_Toc361667520"/>
      <w:bookmarkStart w:id="14397" w:name="_Toc365478962"/>
      <w:bookmarkStart w:id="14398" w:name="_Toc365643641"/>
      <w:bookmarkStart w:id="14399" w:name="_Toc361663853"/>
      <w:bookmarkStart w:id="14400" w:name="_Toc361665693"/>
      <w:bookmarkStart w:id="14401" w:name="_Toc361667522"/>
      <w:bookmarkStart w:id="14402" w:name="_Toc365478964"/>
      <w:bookmarkStart w:id="14403" w:name="_Toc365643643"/>
      <w:bookmarkStart w:id="14404" w:name="_Toc361663856"/>
      <w:bookmarkStart w:id="14405" w:name="_Toc361665696"/>
      <w:bookmarkStart w:id="14406" w:name="_Toc361667525"/>
      <w:bookmarkStart w:id="14407" w:name="_Toc365478967"/>
      <w:bookmarkStart w:id="14408" w:name="_Toc365643646"/>
      <w:bookmarkStart w:id="14409" w:name="_Toc361663857"/>
      <w:bookmarkStart w:id="14410" w:name="_Toc361665697"/>
      <w:bookmarkStart w:id="14411" w:name="_Toc361667526"/>
      <w:bookmarkStart w:id="14412" w:name="_Toc365478968"/>
      <w:bookmarkStart w:id="14413" w:name="_Toc365643647"/>
      <w:bookmarkStart w:id="14414" w:name="_Toc365478969"/>
      <w:bookmarkStart w:id="14415" w:name="_Toc365643648"/>
      <w:bookmarkStart w:id="14416" w:name="_Toc365478970"/>
      <w:bookmarkStart w:id="14417" w:name="_Toc365643649"/>
      <w:bookmarkStart w:id="14418" w:name="_Toc365478971"/>
      <w:bookmarkStart w:id="14419" w:name="_Toc365643650"/>
      <w:bookmarkStart w:id="14420" w:name="_Toc365478974"/>
      <w:bookmarkStart w:id="14421" w:name="_Toc365643653"/>
      <w:bookmarkStart w:id="14422" w:name="_Toc365478976"/>
      <w:bookmarkStart w:id="14423" w:name="_Toc365643655"/>
      <w:bookmarkStart w:id="14424" w:name="_Toc365478984"/>
      <w:bookmarkStart w:id="14425" w:name="_Toc365643663"/>
      <w:bookmarkStart w:id="14426" w:name="_Toc365478985"/>
      <w:bookmarkStart w:id="14427" w:name="_Toc365643664"/>
      <w:bookmarkStart w:id="14428" w:name="_Toc365478986"/>
      <w:bookmarkStart w:id="14429" w:name="_Toc365643665"/>
      <w:bookmarkStart w:id="14430" w:name="_Toc365478987"/>
      <w:bookmarkStart w:id="14431" w:name="_Toc365643666"/>
      <w:bookmarkStart w:id="14432" w:name="_Toc365478988"/>
      <w:bookmarkStart w:id="14433" w:name="_Toc365643667"/>
      <w:bookmarkStart w:id="14434" w:name="_Toc365478989"/>
      <w:bookmarkStart w:id="14435" w:name="_Toc365643668"/>
      <w:bookmarkStart w:id="14436" w:name="_Toc365478990"/>
      <w:bookmarkStart w:id="14437" w:name="_Toc365643669"/>
      <w:bookmarkStart w:id="14438" w:name="_Toc365479003"/>
      <w:bookmarkStart w:id="14439" w:name="_Toc365643682"/>
      <w:bookmarkStart w:id="14440" w:name="_Toc365479005"/>
      <w:bookmarkStart w:id="14441" w:name="_Toc365643684"/>
      <w:bookmarkStart w:id="14442" w:name="_Toc365479009"/>
      <w:bookmarkStart w:id="14443" w:name="_Toc365643688"/>
      <w:bookmarkStart w:id="14444" w:name="_Toc365479012"/>
      <w:bookmarkStart w:id="14445" w:name="_Toc365643691"/>
      <w:bookmarkStart w:id="14446" w:name="_Toc365479015"/>
      <w:bookmarkStart w:id="14447" w:name="_Toc365643694"/>
      <w:bookmarkStart w:id="14448" w:name="_Toc365479017"/>
      <w:bookmarkStart w:id="14449" w:name="_Toc365643696"/>
      <w:bookmarkStart w:id="14450" w:name="_Toc365479018"/>
      <w:bookmarkStart w:id="14451" w:name="_Toc365643697"/>
      <w:bookmarkStart w:id="14452" w:name="_Toc365479031"/>
      <w:bookmarkStart w:id="14453" w:name="_Toc365643710"/>
      <w:bookmarkStart w:id="14454" w:name="_Toc365479036"/>
      <w:bookmarkStart w:id="14455" w:name="_Toc365643715"/>
      <w:bookmarkStart w:id="14456" w:name="_Toc365479046"/>
      <w:bookmarkStart w:id="14457" w:name="_Toc365643725"/>
      <w:bookmarkStart w:id="14458" w:name="_Toc365479052"/>
      <w:bookmarkStart w:id="14459" w:name="_Toc365643731"/>
      <w:bookmarkStart w:id="14460" w:name="_Toc365479060"/>
      <w:bookmarkStart w:id="14461" w:name="_Toc365643739"/>
      <w:bookmarkStart w:id="14462" w:name="_Toc365479061"/>
      <w:bookmarkStart w:id="14463" w:name="_Toc365643740"/>
      <w:bookmarkStart w:id="14464" w:name="_Toc365479063"/>
      <w:bookmarkStart w:id="14465" w:name="_Toc365643742"/>
      <w:bookmarkStart w:id="14466" w:name="_Toc365479064"/>
      <w:bookmarkStart w:id="14467" w:name="_Toc365643743"/>
      <w:bookmarkStart w:id="14468" w:name="_Toc365479066"/>
      <w:bookmarkStart w:id="14469" w:name="_Toc365643745"/>
      <w:bookmarkStart w:id="14470" w:name="_Toc365479073"/>
      <w:bookmarkStart w:id="14471" w:name="_Toc365643752"/>
      <w:bookmarkStart w:id="14472" w:name="_Toc365479075"/>
      <w:bookmarkStart w:id="14473" w:name="_Toc365643754"/>
      <w:bookmarkStart w:id="14474" w:name="_Toc365479078"/>
      <w:bookmarkStart w:id="14475" w:name="_Toc365643757"/>
      <w:bookmarkStart w:id="14476" w:name="_Toc365479079"/>
      <w:bookmarkStart w:id="14477" w:name="_Toc365643758"/>
      <w:bookmarkStart w:id="14478" w:name="_Toc365479080"/>
      <w:bookmarkStart w:id="14479" w:name="_Toc365643759"/>
      <w:bookmarkStart w:id="14480" w:name="_Toc365479083"/>
      <w:bookmarkStart w:id="14481" w:name="_Toc365643762"/>
      <w:bookmarkStart w:id="14482" w:name="_Toc365479087"/>
      <w:bookmarkStart w:id="14483" w:name="_Toc365643766"/>
      <w:bookmarkStart w:id="14484" w:name="_Toc365479091"/>
      <w:bookmarkStart w:id="14485" w:name="_Toc365643770"/>
      <w:bookmarkStart w:id="14486" w:name="_Toc365479093"/>
      <w:bookmarkStart w:id="14487" w:name="_Toc365643772"/>
      <w:bookmarkStart w:id="14488" w:name="_Toc365479095"/>
      <w:bookmarkStart w:id="14489" w:name="_Toc365643774"/>
      <w:bookmarkStart w:id="14490" w:name="_Toc365479097"/>
      <w:bookmarkStart w:id="14491" w:name="_Toc365643776"/>
      <w:bookmarkStart w:id="14492" w:name="_Toc365479099"/>
      <w:bookmarkStart w:id="14493" w:name="_Toc365643778"/>
      <w:bookmarkStart w:id="14494" w:name="_Toc365479103"/>
      <w:bookmarkStart w:id="14495" w:name="_Toc365643782"/>
      <w:bookmarkStart w:id="14496" w:name="_Toc365479105"/>
      <w:bookmarkStart w:id="14497" w:name="_Toc365643784"/>
      <w:bookmarkStart w:id="14498" w:name="_Toc365479108"/>
      <w:bookmarkStart w:id="14499" w:name="_Toc365643787"/>
      <w:bookmarkStart w:id="14500" w:name="_Toc365479112"/>
      <w:bookmarkStart w:id="14501" w:name="_Toc365643791"/>
      <w:bookmarkStart w:id="14502" w:name="_Toc365479114"/>
      <w:bookmarkStart w:id="14503" w:name="_Toc365643793"/>
      <w:bookmarkStart w:id="14504" w:name="_Toc365479117"/>
      <w:bookmarkStart w:id="14505" w:name="_Toc365643796"/>
      <w:bookmarkStart w:id="14506" w:name="_Toc365479119"/>
      <w:bookmarkStart w:id="14507" w:name="_Toc365643798"/>
      <w:bookmarkStart w:id="14508" w:name="_Toc365479120"/>
      <w:bookmarkStart w:id="14509" w:name="_Toc365643799"/>
      <w:bookmarkStart w:id="14510" w:name="_Toc365479123"/>
      <w:bookmarkStart w:id="14511" w:name="_Toc365643802"/>
      <w:bookmarkStart w:id="14512" w:name="_Toc365479124"/>
      <w:bookmarkStart w:id="14513" w:name="_Toc365643803"/>
      <w:bookmarkStart w:id="14514" w:name="_Toc365479126"/>
      <w:bookmarkStart w:id="14515" w:name="_Toc365643805"/>
      <w:bookmarkStart w:id="14516" w:name="_Toc365479129"/>
      <w:bookmarkStart w:id="14517" w:name="_Toc365643808"/>
      <w:bookmarkStart w:id="14518" w:name="_Toc365479134"/>
      <w:bookmarkStart w:id="14519" w:name="_Toc365643813"/>
      <w:bookmarkStart w:id="14520" w:name="_Toc365479136"/>
      <w:bookmarkStart w:id="14521" w:name="_Toc365643815"/>
      <w:bookmarkStart w:id="14522" w:name="_Toc365479138"/>
      <w:bookmarkStart w:id="14523" w:name="_Toc365643817"/>
      <w:bookmarkStart w:id="14524" w:name="_Toc365479140"/>
      <w:bookmarkStart w:id="14525" w:name="_Toc365643819"/>
      <w:bookmarkStart w:id="14526" w:name="_Toc365479144"/>
      <w:bookmarkStart w:id="14527" w:name="_Toc365643823"/>
      <w:bookmarkStart w:id="14528" w:name="_Toc365479148"/>
      <w:bookmarkStart w:id="14529" w:name="_Toc365643827"/>
      <w:bookmarkStart w:id="14530" w:name="_Toc365479150"/>
      <w:bookmarkStart w:id="14531" w:name="_Toc365643829"/>
      <w:bookmarkStart w:id="14532" w:name="_Toc365479154"/>
      <w:bookmarkStart w:id="14533" w:name="_Toc365643833"/>
      <w:bookmarkStart w:id="14534" w:name="_Toc365479158"/>
      <w:bookmarkStart w:id="14535" w:name="_Toc365643837"/>
      <w:bookmarkStart w:id="14536" w:name="_Toc365479160"/>
      <w:bookmarkStart w:id="14537" w:name="_Toc365643839"/>
      <w:bookmarkStart w:id="14538" w:name="_Toc365479162"/>
      <w:bookmarkStart w:id="14539" w:name="_Toc365643841"/>
      <w:bookmarkStart w:id="14540" w:name="_Toc365479164"/>
      <w:bookmarkStart w:id="14541" w:name="_Toc365643843"/>
      <w:bookmarkStart w:id="14542" w:name="_Toc365479168"/>
      <w:bookmarkStart w:id="14543" w:name="_Toc365643847"/>
      <w:bookmarkStart w:id="14544" w:name="_Toc365479170"/>
      <w:bookmarkStart w:id="14545" w:name="_Toc365643849"/>
      <w:bookmarkStart w:id="14546" w:name="_Toc365479174"/>
      <w:bookmarkStart w:id="14547" w:name="_Toc365643853"/>
      <w:bookmarkStart w:id="14548" w:name="_Toc365479178"/>
      <w:bookmarkStart w:id="14549" w:name="_Toc365643857"/>
      <w:bookmarkStart w:id="14550" w:name="_Toc365479180"/>
      <w:bookmarkStart w:id="14551" w:name="_Toc365643859"/>
      <w:bookmarkStart w:id="14552" w:name="_Toc365479184"/>
      <w:bookmarkStart w:id="14553" w:name="_Toc365643863"/>
      <w:bookmarkStart w:id="14554" w:name="_Toc365479188"/>
      <w:bookmarkStart w:id="14555" w:name="_Toc365643867"/>
      <w:bookmarkStart w:id="14556" w:name="_Toc365479190"/>
      <w:bookmarkStart w:id="14557" w:name="_Toc365643869"/>
      <w:bookmarkStart w:id="14558" w:name="_Toc365479194"/>
      <w:bookmarkStart w:id="14559" w:name="_Toc365643873"/>
      <w:bookmarkStart w:id="14560" w:name="_Toc365479197"/>
      <w:bookmarkStart w:id="14561" w:name="_Toc365643876"/>
      <w:bookmarkStart w:id="14562" w:name="_Toc365479202"/>
      <w:bookmarkStart w:id="14563" w:name="_Toc365643881"/>
      <w:bookmarkStart w:id="14564" w:name="_Toc365479205"/>
      <w:bookmarkStart w:id="14565" w:name="_Toc365643884"/>
      <w:bookmarkStart w:id="14566" w:name="_Toc365479210"/>
      <w:bookmarkStart w:id="14567" w:name="_Toc365643889"/>
      <w:bookmarkStart w:id="14568" w:name="_Toc365479214"/>
      <w:bookmarkStart w:id="14569" w:name="_Toc365643893"/>
      <w:bookmarkStart w:id="14570" w:name="_Toc365479216"/>
      <w:bookmarkStart w:id="14571" w:name="_Toc365643895"/>
      <w:bookmarkStart w:id="14572" w:name="_Toc365479220"/>
      <w:bookmarkStart w:id="14573" w:name="_Toc365643899"/>
      <w:bookmarkStart w:id="14574" w:name="_Toc365479224"/>
      <w:bookmarkStart w:id="14575" w:name="_Toc365643903"/>
      <w:bookmarkStart w:id="14576" w:name="_Toc365479226"/>
      <w:bookmarkStart w:id="14577" w:name="_Toc365643905"/>
      <w:bookmarkStart w:id="14578" w:name="_Toc365479230"/>
      <w:bookmarkStart w:id="14579" w:name="_Toc365643909"/>
      <w:bookmarkStart w:id="14580" w:name="_Toc365479234"/>
      <w:bookmarkStart w:id="14581" w:name="_Toc365643913"/>
      <w:bookmarkStart w:id="14582" w:name="_Toc365479236"/>
      <w:bookmarkStart w:id="14583" w:name="_Toc365643915"/>
      <w:bookmarkStart w:id="14584" w:name="_Toc365479240"/>
      <w:bookmarkStart w:id="14585" w:name="_Toc365643919"/>
      <w:bookmarkStart w:id="14586" w:name="_Toc365479244"/>
      <w:bookmarkStart w:id="14587" w:name="_Toc365643923"/>
      <w:bookmarkStart w:id="14588" w:name="_Toc365479246"/>
      <w:bookmarkStart w:id="14589" w:name="_Toc365643925"/>
      <w:bookmarkStart w:id="14590" w:name="_Toc365479250"/>
      <w:bookmarkStart w:id="14591" w:name="_Toc365643929"/>
      <w:bookmarkStart w:id="14592" w:name="_Toc365479254"/>
      <w:bookmarkStart w:id="14593" w:name="_Toc365643933"/>
      <w:bookmarkStart w:id="14594" w:name="_Toc365479256"/>
      <w:bookmarkStart w:id="14595" w:name="_Toc365643935"/>
      <w:bookmarkStart w:id="14596" w:name="_Toc365479260"/>
      <w:bookmarkStart w:id="14597" w:name="_Toc365643939"/>
      <w:bookmarkStart w:id="14598" w:name="_Toc365479264"/>
      <w:bookmarkStart w:id="14599" w:name="_Toc365643943"/>
      <w:bookmarkStart w:id="14600" w:name="_Toc365479265"/>
      <w:bookmarkStart w:id="14601" w:name="_Toc365643944"/>
      <w:bookmarkStart w:id="14602" w:name="_Toc365479266"/>
      <w:bookmarkStart w:id="14603" w:name="_Toc365643945"/>
      <w:bookmarkStart w:id="14604" w:name="_Toc365479268"/>
      <w:bookmarkStart w:id="14605" w:name="_Toc365643947"/>
      <w:bookmarkStart w:id="14606" w:name="_Toc365479270"/>
      <w:bookmarkStart w:id="14607" w:name="_Toc365643949"/>
      <w:bookmarkStart w:id="14608" w:name="_Toc365479272"/>
      <w:bookmarkStart w:id="14609" w:name="_Toc365643951"/>
      <w:bookmarkStart w:id="14610" w:name="_Toc364935357"/>
      <w:bookmarkStart w:id="14611" w:name="_Toc365479274"/>
      <w:bookmarkStart w:id="14612" w:name="_Toc365643953"/>
      <w:bookmarkStart w:id="14613" w:name="_Toc364935359"/>
      <w:bookmarkStart w:id="14614" w:name="_Toc365479276"/>
      <w:bookmarkStart w:id="14615" w:name="_Toc365643955"/>
      <w:bookmarkStart w:id="14616" w:name="_Toc365479279"/>
      <w:bookmarkStart w:id="14617" w:name="_Toc365643958"/>
      <w:bookmarkStart w:id="14618" w:name="_Toc365479280"/>
      <w:bookmarkStart w:id="14619" w:name="_Toc365643959"/>
      <w:bookmarkStart w:id="14620" w:name="_Toc365479281"/>
      <w:bookmarkStart w:id="14621" w:name="_Toc365643960"/>
      <w:bookmarkStart w:id="14622" w:name="_Toc361663860"/>
      <w:bookmarkStart w:id="14623" w:name="_Toc361665700"/>
      <w:bookmarkStart w:id="14624" w:name="_Toc361667529"/>
      <w:bookmarkStart w:id="14625" w:name="_Toc361669313"/>
      <w:bookmarkStart w:id="14626" w:name="_Toc364935363"/>
      <w:bookmarkStart w:id="14627" w:name="_Toc365479282"/>
      <w:bookmarkStart w:id="14628" w:name="_Toc365643961"/>
      <w:bookmarkStart w:id="14629" w:name="_Toc361663863"/>
      <w:bookmarkStart w:id="14630" w:name="_Toc361665703"/>
      <w:bookmarkStart w:id="14631" w:name="_Toc361667532"/>
      <w:bookmarkStart w:id="14632" w:name="_Toc361669316"/>
      <w:bookmarkStart w:id="14633" w:name="_Toc364935366"/>
      <w:bookmarkStart w:id="14634" w:name="_Toc365479285"/>
      <w:bookmarkStart w:id="14635" w:name="_Toc365643964"/>
      <w:bookmarkStart w:id="14636" w:name="_Toc361663866"/>
      <w:bookmarkStart w:id="14637" w:name="_Toc361665706"/>
      <w:bookmarkStart w:id="14638" w:name="_Toc361667535"/>
      <w:bookmarkStart w:id="14639" w:name="_Toc361669319"/>
      <w:bookmarkStart w:id="14640" w:name="_Toc364935369"/>
      <w:bookmarkStart w:id="14641" w:name="_Toc365479288"/>
      <w:bookmarkStart w:id="14642" w:name="_Toc365643967"/>
      <w:bookmarkStart w:id="14643" w:name="_Toc361663872"/>
      <w:bookmarkStart w:id="14644" w:name="_Toc361665712"/>
      <w:bookmarkStart w:id="14645" w:name="_Toc361667541"/>
      <w:bookmarkStart w:id="14646" w:name="_Toc361669325"/>
      <w:bookmarkStart w:id="14647" w:name="_Toc364935375"/>
      <w:bookmarkStart w:id="14648" w:name="_Toc365479294"/>
      <w:bookmarkStart w:id="14649" w:name="_Toc365643973"/>
      <w:bookmarkStart w:id="14650" w:name="_Toc361663875"/>
      <w:bookmarkStart w:id="14651" w:name="_Toc361665715"/>
      <w:bookmarkStart w:id="14652" w:name="_Toc361667544"/>
      <w:bookmarkStart w:id="14653" w:name="_Toc361669328"/>
      <w:bookmarkStart w:id="14654" w:name="_Toc364935378"/>
      <w:bookmarkStart w:id="14655" w:name="_Toc365479297"/>
      <w:bookmarkStart w:id="14656" w:name="_Toc365643976"/>
      <w:bookmarkStart w:id="14657" w:name="_Toc361663878"/>
      <w:bookmarkStart w:id="14658" w:name="_Toc361665718"/>
      <w:bookmarkStart w:id="14659" w:name="_Toc361667547"/>
      <w:bookmarkStart w:id="14660" w:name="_Toc361669331"/>
      <w:bookmarkStart w:id="14661" w:name="_Toc364935381"/>
      <w:bookmarkStart w:id="14662" w:name="_Toc365479300"/>
      <w:bookmarkStart w:id="14663" w:name="_Toc365643979"/>
      <w:bookmarkStart w:id="14664" w:name="_Toc361663880"/>
      <w:bookmarkStart w:id="14665" w:name="_Toc361665720"/>
      <w:bookmarkStart w:id="14666" w:name="_Toc361667549"/>
      <w:bookmarkStart w:id="14667" w:name="_Toc361669333"/>
      <w:bookmarkStart w:id="14668" w:name="_Toc364935383"/>
      <w:bookmarkStart w:id="14669" w:name="_Toc365479302"/>
      <w:bookmarkStart w:id="14670" w:name="_Toc365643981"/>
      <w:bookmarkStart w:id="14671" w:name="_Toc361663883"/>
      <w:bookmarkStart w:id="14672" w:name="_Toc361665723"/>
      <w:bookmarkStart w:id="14673" w:name="_Toc361667552"/>
      <w:bookmarkStart w:id="14674" w:name="_Toc361669336"/>
      <w:bookmarkStart w:id="14675" w:name="_Toc364935386"/>
      <w:bookmarkStart w:id="14676" w:name="_Toc365479305"/>
      <w:bookmarkStart w:id="14677" w:name="_Toc365643984"/>
      <w:bookmarkStart w:id="14678" w:name="_Toc361663885"/>
      <w:bookmarkStart w:id="14679" w:name="_Toc361665725"/>
      <w:bookmarkStart w:id="14680" w:name="_Toc361667554"/>
      <w:bookmarkStart w:id="14681" w:name="_Toc361669338"/>
      <w:bookmarkStart w:id="14682" w:name="_Toc364935388"/>
      <w:bookmarkStart w:id="14683" w:name="_Toc365479307"/>
      <w:bookmarkStart w:id="14684" w:name="_Toc365643986"/>
      <w:bookmarkStart w:id="14685" w:name="_Toc361663888"/>
      <w:bookmarkStart w:id="14686" w:name="_Toc361665728"/>
      <w:bookmarkStart w:id="14687" w:name="_Toc361667557"/>
      <w:bookmarkStart w:id="14688" w:name="_Toc361669341"/>
      <w:bookmarkStart w:id="14689" w:name="_Toc364935391"/>
      <w:bookmarkStart w:id="14690" w:name="_Toc365479310"/>
      <w:bookmarkStart w:id="14691" w:name="_Toc365643989"/>
      <w:bookmarkStart w:id="14692" w:name="_Toc365479312"/>
      <w:bookmarkStart w:id="14693" w:name="_Toc365643991"/>
      <w:bookmarkStart w:id="14694" w:name="_Toc365479313"/>
      <w:bookmarkStart w:id="14695" w:name="_Toc365643992"/>
      <w:bookmarkStart w:id="14696" w:name="_Toc365479314"/>
      <w:bookmarkStart w:id="14697" w:name="_Toc365643993"/>
      <w:bookmarkStart w:id="14698" w:name="_Toc365479318"/>
      <w:bookmarkStart w:id="14699" w:name="_Toc365643997"/>
      <w:bookmarkStart w:id="14700" w:name="_Toc365479319"/>
      <w:bookmarkStart w:id="14701" w:name="_Toc365643998"/>
      <w:bookmarkStart w:id="14702" w:name="_Toc365479320"/>
      <w:bookmarkStart w:id="14703" w:name="_Toc365643999"/>
      <w:bookmarkStart w:id="14704" w:name="_Toc365479324"/>
      <w:bookmarkStart w:id="14705" w:name="_Toc365644003"/>
      <w:bookmarkStart w:id="14706" w:name="_Toc365479328"/>
      <w:bookmarkStart w:id="14707" w:name="_Toc365644007"/>
      <w:bookmarkStart w:id="14708" w:name="_Toc365479337"/>
      <w:bookmarkStart w:id="14709" w:name="_Toc365644016"/>
      <w:bookmarkStart w:id="14710" w:name="_Toc365479341"/>
      <w:bookmarkStart w:id="14711" w:name="_Toc365644020"/>
      <w:bookmarkStart w:id="14712" w:name="_Toc365479343"/>
      <w:bookmarkStart w:id="14713" w:name="_Toc365644022"/>
      <w:bookmarkStart w:id="14714" w:name="_Toc365479345"/>
      <w:bookmarkStart w:id="14715" w:name="_Toc365644024"/>
      <w:bookmarkStart w:id="14716" w:name="_Toc365479348"/>
      <w:bookmarkStart w:id="14717" w:name="_Toc365644027"/>
      <w:bookmarkStart w:id="14718" w:name="_Toc365479351"/>
      <w:bookmarkStart w:id="14719" w:name="_Toc365644030"/>
      <w:bookmarkStart w:id="14720" w:name="_Toc365479356"/>
      <w:bookmarkStart w:id="14721" w:name="_Toc365644035"/>
      <w:bookmarkStart w:id="14722" w:name="_Toc365479357"/>
      <w:bookmarkStart w:id="14723" w:name="_Toc365644036"/>
      <w:bookmarkStart w:id="14724" w:name="_Toc365479359"/>
      <w:bookmarkStart w:id="14725" w:name="_Toc365644038"/>
      <w:bookmarkStart w:id="14726" w:name="_Toc365479361"/>
      <w:bookmarkStart w:id="14727" w:name="_Toc365644040"/>
      <w:bookmarkStart w:id="14728" w:name="_Toc365479362"/>
      <w:bookmarkStart w:id="14729" w:name="_Toc365644041"/>
      <w:bookmarkStart w:id="14730" w:name="_Toc365479363"/>
      <w:bookmarkStart w:id="14731" w:name="_Toc365644042"/>
      <w:bookmarkStart w:id="14732" w:name="_Toc365479364"/>
      <w:bookmarkStart w:id="14733" w:name="_Toc365644043"/>
      <w:bookmarkStart w:id="14734" w:name="_Toc365479367"/>
      <w:bookmarkStart w:id="14735" w:name="_Toc365644046"/>
      <w:bookmarkStart w:id="14736" w:name="_Toc365479369"/>
      <w:bookmarkStart w:id="14737" w:name="_Toc365644048"/>
      <w:bookmarkStart w:id="14738" w:name="_Toc365479375"/>
      <w:bookmarkStart w:id="14739" w:name="_Toc365644054"/>
      <w:bookmarkStart w:id="14740" w:name="_Toc365479376"/>
      <w:bookmarkStart w:id="14741" w:name="_Toc365644055"/>
      <w:bookmarkStart w:id="14742" w:name="_Toc361663892"/>
      <w:bookmarkStart w:id="14743" w:name="_Toc361665732"/>
      <w:bookmarkStart w:id="14744" w:name="_Toc361667561"/>
      <w:bookmarkStart w:id="14745" w:name="_Toc361669345"/>
      <w:bookmarkStart w:id="14746" w:name="_Toc364935395"/>
      <w:bookmarkStart w:id="14747" w:name="_Toc365479379"/>
      <w:bookmarkStart w:id="14748" w:name="_Toc365644058"/>
      <w:bookmarkStart w:id="14749" w:name="_Toc361663893"/>
      <w:bookmarkStart w:id="14750" w:name="_Toc361665733"/>
      <w:bookmarkStart w:id="14751" w:name="_Toc361667562"/>
      <w:bookmarkStart w:id="14752" w:name="_Toc361669346"/>
      <w:bookmarkStart w:id="14753" w:name="_Toc364935396"/>
      <w:bookmarkStart w:id="14754" w:name="_Toc365479380"/>
      <w:bookmarkStart w:id="14755" w:name="_Toc365644059"/>
      <w:bookmarkStart w:id="14756" w:name="_Toc361663895"/>
      <w:bookmarkStart w:id="14757" w:name="_Toc361665735"/>
      <w:bookmarkStart w:id="14758" w:name="_Toc361667564"/>
      <w:bookmarkStart w:id="14759" w:name="_Toc361669348"/>
      <w:bookmarkStart w:id="14760" w:name="_Toc364935398"/>
      <w:bookmarkStart w:id="14761" w:name="_Toc365479382"/>
      <w:bookmarkStart w:id="14762" w:name="_Toc365644061"/>
      <w:bookmarkStart w:id="14763" w:name="_Toc365479396"/>
      <w:bookmarkStart w:id="14764" w:name="_Toc365644075"/>
      <w:bookmarkStart w:id="14765" w:name="_Toc365479398"/>
      <w:bookmarkStart w:id="14766" w:name="_Toc365644077"/>
      <w:bookmarkStart w:id="14767" w:name="_Toc365479404"/>
      <w:bookmarkStart w:id="14768" w:name="_Toc365644083"/>
      <w:bookmarkStart w:id="14769" w:name="_Toc365479406"/>
      <w:bookmarkStart w:id="14770" w:name="_Toc365644085"/>
      <w:bookmarkStart w:id="14771" w:name="_Toc365479407"/>
      <w:bookmarkStart w:id="14772" w:name="_Toc365644086"/>
      <w:bookmarkStart w:id="14773" w:name="_Toc365479408"/>
      <w:bookmarkStart w:id="14774" w:name="_Toc365644087"/>
      <w:bookmarkStart w:id="14775" w:name="_Toc365479409"/>
      <w:bookmarkStart w:id="14776" w:name="_Toc365644088"/>
      <w:bookmarkStart w:id="14777" w:name="_Toc365479410"/>
      <w:bookmarkStart w:id="14778" w:name="_Toc365644089"/>
      <w:bookmarkStart w:id="14779" w:name="_Toc365479411"/>
      <w:bookmarkStart w:id="14780" w:name="_Toc365644090"/>
      <w:bookmarkStart w:id="14781" w:name="_Toc365479412"/>
      <w:bookmarkStart w:id="14782" w:name="_Toc365644091"/>
      <w:bookmarkStart w:id="14783" w:name="_Toc365479416"/>
      <w:bookmarkStart w:id="14784" w:name="_Toc365644095"/>
      <w:bookmarkStart w:id="14785" w:name="_Toc365479418"/>
      <w:bookmarkStart w:id="14786" w:name="_Toc365644097"/>
      <w:bookmarkStart w:id="14787" w:name="_Toc365479419"/>
      <w:bookmarkStart w:id="14788" w:name="_Toc365644098"/>
      <w:bookmarkStart w:id="14789" w:name="_Toc365479420"/>
      <w:bookmarkStart w:id="14790" w:name="_Toc365644099"/>
      <w:bookmarkStart w:id="14791" w:name="_Toc365479421"/>
      <w:bookmarkStart w:id="14792" w:name="_Toc365644100"/>
      <w:bookmarkStart w:id="14793" w:name="_Toc365479422"/>
      <w:bookmarkStart w:id="14794" w:name="_Toc365644101"/>
      <w:bookmarkStart w:id="14795" w:name="_Toc365479424"/>
      <w:bookmarkStart w:id="14796" w:name="_Toc365644103"/>
      <w:bookmarkStart w:id="14797" w:name="_Toc365479425"/>
      <w:bookmarkStart w:id="14798" w:name="_Toc365644104"/>
      <w:bookmarkStart w:id="14799" w:name="_Toc365479427"/>
      <w:bookmarkStart w:id="14800" w:name="_Toc365644106"/>
      <w:bookmarkStart w:id="14801" w:name="_Toc365479428"/>
      <w:bookmarkStart w:id="14802" w:name="_Toc365644107"/>
      <w:bookmarkStart w:id="14803" w:name="_Toc365479432"/>
      <w:bookmarkStart w:id="14804" w:name="_Toc365644111"/>
      <w:bookmarkStart w:id="14805" w:name="_Toc365479435"/>
      <w:bookmarkStart w:id="14806" w:name="_Toc365644114"/>
      <w:bookmarkStart w:id="14807" w:name="_Toc365479438"/>
      <w:bookmarkStart w:id="14808" w:name="_Toc365644117"/>
      <w:bookmarkStart w:id="14809" w:name="_Toc365479440"/>
      <w:bookmarkStart w:id="14810" w:name="_Toc365644119"/>
      <w:bookmarkStart w:id="14811" w:name="_Toc365479443"/>
      <w:bookmarkStart w:id="14812" w:name="_Toc365644122"/>
      <w:bookmarkStart w:id="14813" w:name="_Toc365479444"/>
      <w:bookmarkStart w:id="14814" w:name="_Toc365644123"/>
      <w:bookmarkStart w:id="14815" w:name="_Toc365479447"/>
      <w:bookmarkStart w:id="14816" w:name="_Toc365644126"/>
      <w:bookmarkStart w:id="14817" w:name="_Toc365479448"/>
      <w:bookmarkStart w:id="14818" w:name="_Toc365644127"/>
      <w:bookmarkStart w:id="14819" w:name="_Toc365479449"/>
      <w:bookmarkStart w:id="14820" w:name="_Toc365644128"/>
      <w:bookmarkStart w:id="14821" w:name="_Toc365479453"/>
      <w:bookmarkStart w:id="14822" w:name="_Toc365644132"/>
      <w:bookmarkStart w:id="14823" w:name="_Toc365479455"/>
      <w:bookmarkStart w:id="14824" w:name="_Toc365644134"/>
      <w:bookmarkStart w:id="14825" w:name="_Toc365479456"/>
      <w:bookmarkStart w:id="14826" w:name="_Toc365644135"/>
      <w:bookmarkStart w:id="14827" w:name="_Toc365479457"/>
      <w:bookmarkStart w:id="14828" w:name="_Toc365644136"/>
      <w:bookmarkStart w:id="14829" w:name="_Toc365479459"/>
      <w:bookmarkStart w:id="14830" w:name="_Toc365644138"/>
      <w:bookmarkStart w:id="14831" w:name="_Toc365479460"/>
      <w:bookmarkStart w:id="14832" w:name="_Toc365644139"/>
      <w:bookmarkStart w:id="14833" w:name="_Toc365479461"/>
      <w:bookmarkStart w:id="14834" w:name="_Toc365644140"/>
      <w:bookmarkStart w:id="14835" w:name="_Toc365479465"/>
      <w:bookmarkStart w:id="14836" w:name="_Toc365644144"/>
      <w:bookmarkStart w:id="14837" w:name="_Toc365479467"/>
      <w:bookmarkStart w:id="14838" w:name="_Toc365644146"/>
      <w:bookmarkStart w:id="14839" w:name="_Toc365479468"/>
      <w:bookmarkStart w:id="14840" w:name="_Toc365644147"/>
      <w:bookmarkStart w:id="14841" w:name="_Toc365479469"/>
      <w:bookmarkStart w:id="14842" w:name="_Toc365644148"/>
      <w:bookmarkStart w:id="14843" w:name="_Toc365479471"/>
      <w:bookmarkStart w:id="14844" w:name="_Toc365644150"/>
      <w:bookmarkStart w:id="14845" w:name="_Toc365479472"/>
      <w:bookmarkStart w:id="14846" w:name="_Toc365644151"/>
      <w:bookmarkStart w:id="14847" w:name="_Toc365479473"/>
      <w:bookmarkStart w:id="14848" w:name="_Toc365644152"/>
      <w:bookmarkStart w:id="14849" w:name="_Toc365479474"/>
      <w:bookmarkStart w:id="14850" w:name="_Toc365644153"/>
      <w:bookmarkStart w:id="14851" w:name="_Toc365479477"/>
      <w:bookmarkStart w:id="14852" w:name="_Toc365644156"/>
      <w:bookmarkStart w:id="14853" w:name="_Toc365479482"/>
      <w:bookmarkStart w:id="14854" w:name="_Toc365644161"/>
      <w:bookmarkStart w:id="14855" w:name="_Toc365479487"/>
      <w:bookmarkStart w:id="14856" w:name="_Toc365644166"/>
      <w:bookmarkStart w:id="14857" w:name="_Toc365479489"/>
      <w:bookmarkStart w:id="14858" w:name="_Toc365644168"/>
      <w:bookmarkStart w:id="14859" w:name="_Toc365479490"/>
      <w:bookmarkStart w:id="14860" w:name="_Toc365644169"/>
      <w:bookmarkStart w:id="14861" w:name="_Toc365479491"/>
      <w:bookmarkStart w:id="14862" w:name="_Toc365644170"/>
      <w:bookmarkStart w:id="14863" w:name="_Toc365479493"/>
      <w:bookmarkStart w:id="14864" w:name="_Toc365644172"/>
      <w:bookmarkStart w:id="14865" w:name="_Toc365479494"/>
      <w:bookmarkStart w:id="14866" w:name="_Toc365644173"/>
      <w:bookmarkStart w:id="14867" w:name="_Toc365479495"/>
      <w:bookmarkStart w:id="14868" w:name="_Toc365644174"/>
      <w:bookmarkStart w:id="14869" w:name="_Toc365479499"/>
      <w:bookmarkStart w:id="14870" w:name="_Toc365644178"/>
      <w:bookmarkStart w:id="14871" w:name="_Toc365479503"/>
      <w:bookmarkStart w:id="14872" w:name="_Toc365644182"/>
      <w:bookmarkStart w:id="14873" w:name="_Toc365479505"/>
      <w:bookmarkStart w:id="14874" w:name="_Toc365644184"/>
      <w:bookmarkStart w:id="14875" w:name="_Toc365479506"/>
      <w:bookmarkStart w:id="14876" w:name="_Toc365644185"/>
      <w:bookmarkStart w:id="14877" w:name="_Toc365479508"/>
      <w:bookmarkStart w:id="14878" w:name="_Toc365644187"/>
      <w:bookmarkStart w:id="14879" w:name="_Toc365479510"/>
      <w:bookmarkStart w:id="14880" w:name="_Toc365644189"/>
      <w:bookmarkStart w:id="14881" w:name="_Toc365479511"/>
      <w:bookmarkStart w:id="14882" w:name="_Toc365644190"/>
      <w:bookmarkStart w:id="14883" w:name="_Toc365479515"/>
      <w:bookmarkStart w:id="14884" w:name="_Toc365644194"/>
      <w:bookmarkStart w:id="14885" w:name="_Toc365479518"/>
      <w:bookmarkStart w:id="14886" w:name="_Toc365644197"/>
      <w:bookmarkStart w:id="14887" w:name="_Toc365479520"/>
      <w:bookmarkStart w:id="14888" w:name="_Toc365644199"/>
      <w:bookmarkStart w:id="14889" w:name="_Toc365479523"/>
      <w:bookmarkStart w:id="14890" w:name="_Toc365644202"/>
      <w:bookmarkStart w:id="14891" w:name="_Toc365479524"/>
      <w:bookmarkStart w:id="14892" w:name="_Toc365644203"/>
      <w:bookmarkStart w:id="14893" w:name="_Toc365479526"/>
      <w:bookmarkStart w:id="14894" w:name="_Toc365644205"/>
      <w:bookmarkStart w:id="14895" w:name="_Toc365479529"/>
      <w:bookmarkStart w:id="14896" w:name="_Toc365644208"/>
      <w:bookmarkStart w:id="14897" w:name="_Toc365479531"/>
      <w:bookmarkStart w:id="14898" w:name="_Toc365644210"/>
      <w:bookmarkStart w:id="14899" w:name="_Toc365479539"/>
      <w:bookmarkStart w:id="14900" w:name="_Toc365644218"/>
      <w:bookmarkStart w:id="14901" w:name="_Toc365479540"/>
      <w:bookmarkStart w:id="14902" w:name="_Toc365644219"/>
      <w:bookmarkStart w:id="14903" w:name="_Toc365479543"/>
      <w:bookmarkStart w:id="14904" w:name="_Toc365644222"/>
      <w:bookmarkStart w:id="14905" w:name="_Toc365479548"/>
      <w:bookmarkStart w:id="14906" w:name="_Toc365644227"/>
      <w:bookmarkStart w:id="14907" w:name="_Toc365479549"/>
      <w:bookmarkStart w:id="14908" w:name="_Toc365644228"/>
      <w:bookmarkStart w:id="14909" w:name="_Toc365479550"/>
      <w:bookmarkStart w:id="14910" w:name="_Toc365644229"/>
      <w:bookmarkStart w:id="14911" w:name="_Toc365479554"/>
      <w:bookmarkStart w:id="14912" w:name="_Toc365644233"/>
      <w:bookmarkStart w:id="14913" w:name="_Toc365479557"/>
      <w:bookmarkStart w:id="14914" w:name="_Toc365644236"/>
      <w:bookmarkStart w:id="14915" w:name="_Toc365479562"/>
      <w:bookmarkStart w:id="14916" w:name="_Toc365644241"/>
      <w:bookmarkStart w:id="14917" w:name="_Toc365479563"/>
      <w:bookmarkStart w:id="14918" w:name="_Toc365644242"/>
      <w:bookmarkStart w:id="14919" w:name="_Toc365479566"/>
      <w:bookmarkStart w:id="14920" w:name="_Toc365644245"/>
      <w:bookmarkStart w:id="14921" w:name="_Toc365479567"/>
      <w:bookmarkStart w:id="14922" w:name="_Toc365644246"/>
      <w:bookmarkStart w:id="14923" w:name="_Toc365479568"/>
      <w:bookmarkStart w:id="14924" w:name="_Toc365644247"/>
      <w:bookmarkStart w:id="14925" w:name="_Toc365479584"/>
      <w:bookmarkStart w:id="14926" w:name="_Toc365644263"/>
      <w:bookmarkStart w:id="14927" w:name="_Toc365479585"/>
      <w:bookmarkStart w:id="14928" w:name="_Toc365644264"/>
      <w:bookmarkStart w:id="14929" w:name="_Toc365479587"/>
      <w:bookmarkStart w:id="14930" w:name="_Toc365644266"/>
      <w:bookmarkStart w:id="14931" w:name="_Toc365479588"/>
      <w:bookmarkStart w:id="14932" w:name="_Toc365644267"/>
      <w:bookmarkStart w:id="14933" w:name="_Toc365479589"/>
      <w:bookmarkStart w:id="14934" w:name="_Toc365644268"/>
      <w:bookmarkStart w:id="14935" w:name="_Toc365479591"/>
      <w:bookmarkStart w:id="14936" w:name="_Toc365644270"/>
      <w:bookmarkStart w:id="14937" w:name="_Toc365479592"/>
      <w:bookmarkStart w:id="14938" w:name="_Toc365644271"/>
      <w:bookmarkStart w:id="14939" w:name="_Toc361663904"/>
      <w:bookmarkStart w:id="14940" w:name="_Toc361665744"/>
      <w:bookmarkStart w:id="14941" w:name="_Toc361667573"/>
      <w:bookmarkStart w:id="14942" w:name="_Toc361669357"/>
      <w:bookmarkStart w:id="14943" w:name="_Toc364935407"/>
      <w:bookmarkStart w:id="14944" w:name="_Toc365479596"/>
      <w:bookmarkStart w:id="14945" w:name="_Toc365644275"/>
      <w:bookmarkStart w:id="14946" w:name="_Toc361663913"/>
      <w:bookmarkStart w:id="14947" w:name="_Toc361665753"/>
      <w:bookmarkStart w:id="14948" w:name="_Toc361667582"/>
      <w:bookmarkStart w:id="14949" w:name="_Toc361669366"/>
      <w:bookmarkStart w:id="14950" w:name="_Toc364935416"/>
      <w:bookmarkStart w:id="14951" w:name="_Toc365479605"/>
      <w:bookmarkStart w:id="14952" w:name="_Toc365644284"/>
      <w:bookmarkStart w:id="14953" w:name="_Toc361663916"/>
      <w:bookmarkStart w:id="14954" w:name="_Toc361665756"/>
      <w:bookmarkStart w:id="14955" w:name="_Toc361667585"/>
      <w:bookmarkStart w:id="14956" w:name="_Toc361669369"/>
      <w:bookmarkStart w:id="14957" w:name="_Toc364935419"/>
      <w:bookmarkStart w:id="14958" w:name="_Toc365479608"/>
      <w:bookmarkStart w:id="14959" w:name="_Toc365644287"/>
      <w:bookmarkStart w:id="14960" w:name="_Toc361663919"/>
      <w:bookmarkStart w:id="14961" w:name="_Toc361665759"/>
      <w:bookmarkStart w:id="14962" w:name="_Toc361667588"/>
      <w:bookmarkStart w:id="14963" w:name="_Toc361669372"/>
      <w:bookmarkStart w:id="14964" w:name="_Toc364935422"/>
      <w:bookmarkStart w:id="14965" w:name="_Toc365479611"/>
      <w:bookmarkStart w:id="14966" w:name="_Toc365644290"/>
      <w:bookmarkStart w:id="14967" w:name="_Toc361663921"/>
      <w:bookmarkStart w:id="14968" w:name="_Toc361665761"/>
      <w:bookmarkStart w:id="14969" w:name="_Toc361667590"/>
      <w:bookmarkStart w:id="14970" w:name="_Toc361669374"/>
      <w:bookmarkStart w:id="14971" w:name="_Toc364935424"/>
      <w:bookmarkStart w:id="14972" w:name="_Toc365479613"/>
      <w:bookmarkStart w:id="14973" w:name="_Toc365644292"/>
      <w:bookmarkStart w:id="14974" w:name="_Toc361663924"/>
      <w:bookmarkStart w:id="14975" w:name="_Toc361665764"/>
      <w:bookmarkStart w:id="14976" w:name="_Toc361667593"/>
      <w:bookmarkStart w:id="14977" w:name="_Toc361669377"/>
      <w:bookmarkStart w:id="14978" w:name="_Toc364935427"/>
      <w:bookmarkStart w:id="14979" w:name="_Toc365479616"/>
      <w:bookmarkStart w:id="14980" w:name="_Toc365644295"/>
      <w:bookmarkStart w:id="14981" w:name="_Toc361663926"/>
      <w:bookmarkStart w:id="14982" w:name="_Toc361665766"/>
      <w:bookmarkStart w:id="14983" w:name="_Toc361667595"/>
      <w:bookmarkStart w:id="14984" w:name="_Toc361669379"/>
      <w:bookmarkStart w:id="14985" w:name="_Toc364935429"/>
      <w:bookmarkStart w:id="14986" w:name="_Toc365479618"/>
      <w:bookmarkStart w:id="14987" w:name="_Toc365644297"/>
      <w:bookmarkStart w:id="14988" w:name="_Toc365479623"/>
      <w:bookmarkStart w:id="14989" w:name="_Toc365644302"/>
      <w:bookmarkStart w:id="14990" w:name="_Toc365479624"/>
      <w:bookmarkStart w:id="14991" w:name="_Toc365644303"/>
      <w:bookmarkStart w:id="14992" w:name="_Toc365479633"/>
      <w:bookmarkStart w:id="14993" w:name="_Toc365644312"/>
      <w:bookmarkStart w:id="14994" w:name="_Toc365479634"/>
      <w:bookmarkStart w:id="14995" w:name="_Toc365644313"/>
      <w:bookmarkStart w:id="14996" w:name="_Toc365479636"/>
      <w:bookmarkStart w:id="14997" w:name="_Toc365644315"/>
      <w:bookmarkStart w:id="14998" w:name="_Toc365479638"/>
      <w:bookmarkStart w:id="14999" w:name="_Toc365644317"/>
      <w:bookmarkStart w:id="15000" w:name="_Toc365479643"/>
      <w:bookmarkStart w:id="15001" w:name="_Toc365644322"/>
      <w:bookmarkStart w:id="15002" w:name="_Toc365479647"/>
      <w:bookmarkStart w:id="15003" w:name="_Toc365644326"/>
      <w:bookmarkStart w:id="15004" w:name="_Toc365479652"/>
      <w:bookmarkStart w:id="15005" w:name="_Toc365644331"/>
      <w:bookmarkStart w:id="15006" w:name="_Toc365479654"/>
      <w:bookmarkStart w:id="15007" w:name="_Toc365644333"/>
      <w:bookmarkStart w:id="15008" w:name="_Toc365479660"/>
      <w:bookmarkStart w:id="15009" w:name="_Toc365644339"/>
      <w:bookmarkStart w:id="15010" w:name="_Toc365479661"/>
      <w:bookmarkStart w:id="15011" w:name="_Toc365644340"/>
      <w:bookmarkStart w:id="15012" w:name="_Toc365479664"/>
      <w:bookmarkStart w:id="15013" w:name="_Toc365644343"/>
      <w:bookmarkStart w:id="15014" w:name="_Toc365479666"/>
      <w:bookmarkStart w:id="15015" w:name="_Toc365644345"/>
      <w:bookmarkStart w:id="15016" w:name="_Toc365479668"/>
      <w:bookmarkStart w:id="15017" w:name="_Toc365644347"/>
      <w:bookmarkStart w:id="15018" w:name="_Toc365479669"/>
      <w:bookmarkStart w:id="15019" w:name="_Toc365644348"/>
      <w:bookmarkStart w:id="15020" w:name="_Toc365479670"/>
      <w:bookmarkStart w:id="15021" w:name="_Toc365644349"/>
      <w:bookmarkStart w:id="15022" w:name="_Toc365479681"/>
      <w:bookmarkStart w:id="15023" w:name="_Toc365644360"/>
      <w:bookmarkStart w:id="15024" w:name="_Toc365479682"/>
      <w:bookmarkStart w:id="15025" w:name="_Toc365644361"/>
      <w:bookmarkStart w:id="15026" w:name="_Toc361663933"/>
      <w:bookmarkStart w:id="15027" w:name="_Toc361665773"/>
      <w:bookmarkStart w:id="15028" w:name="_Toc361667602"/>
      <w:bookmarkStart w:id="15029" w:name="_Toc361669386"/>
      <w:bookmarkStart w:id="15030" w:name="_Toc364935436"/>
      <w:bookmarkStart w:id="15031" w:name="_Toc365479685"/>
      <w:bookmarkStart w:id="15032" w:name="_Toc365644364"/>
      <w:bookmarkStart w:id="15033" w:name="_Toc361663934"/>
      <w:bookmarkStart w:id="15034" w:name="_Toc361665774"/>
      <w:bookmarkStart w:id="15035" w:name="_Toc361667603"/>
      <w:bookmarkStart w:id="15036" w:name="_Toc361669387"/>
      <w:bookmarkStart w:id="15037" w:name="_Toc364935437"/>
      <w:bookmarkStart w:id="15038" w:name="_Toc365479686"/>
      <w:bookmarkStart w:id="15039" w:name="_Toc365644365"/>
      <w:bookmarkStart w:id="15040" w:name="_Toc365479702"/>
      <w:bookmarkStart w:id="15041" w:name="_Toc365644381"/>
      <w:bookmarkStart w:id="15042" w:name="_Toc365479704"/>
      <w:bookmarkStart w:id="15043" w:name="_Toc365644383"/>
      <w:bookmarkStart w:id="15044" w:name="_Toc365479708"/>
      <w:bookmarkStart w:id="15045" w:name="_Toc365644387"/>
      <w:bookmarkStart w:id="15046" w:name="_Toc365479710"/>
      <w:bookmarkStart w:id="15047" w:name="_Toc365644389"/>
      <w:bookmarkStart w:id="15048" w:name="_Toc365479712"/>
      <w:bookmarkStart w:id="15049" w:name="_Toc365644391"/>
      <w:bookmarkStart w:id="15050" w:name="_Toc365479713"/>
      <w:bookmarkStart w:id="15051" w:name="_Toc365644392"/>
      <w:bookmarkStart w:id="15052" w:name="_Toc365479714"/>
      <w:bookmarkStart w:id="15053" w:name="_Toc365644393"/>
      <w:bookmarkStart w:id="15054" w:name="_Toc365479718"/>
      <w:bookmarkStart w:id="15055" w:name="_Toc365644397"/>
      <w:bookmarkStart w:id="15056" w:name="_Toc365479720"/>
      <w:bookmarkStart w:id="15057" w:name="_Toc365644399"/>
      <w:bookmarkStart w:id="15058" w:name="_Toc365479721"/>
      <w:bookmarkStart w:id="15059" w:name="_Toc365644400"/>
      <w:bookmarkStart w:id="15060" w:name="_Toc365479724"/>
      <w:bookmarkStart w:id="15061" w:name="_Toc365644403"/>
      <w:bookmarkStart w:id="15062" w:name="_Toc365479725"/>
      <w:bookmarkStart w:id="15063" w:name="_Toc365644404"/>
      <w:bookmarkStart w:id="15064" w:name="_Toc365479727"/>
      <w:bookmarkStart w:id="15065" w:name="_Toc365644406"/>
      <w:bookmarkStart w:id="15066" w:name="_Toc365479728"/>
      <w:bookmarkStart w:id="15067" w:name="_Toc365644407"/>
      <w:bookmarkStart w:id="15068" w:name="_Toc365479730"/>
      <w:bookmarkStart w:id="15069" w:name="_Toc365644409"/>
      <w:bookmarkStart w:id="15070" w:name="_Toc365479735"/>
      <w:bookmarkStart w:id="15071" w:name="_Toc365644414"/>
      <w:bookmarkStart w:id="15072" w:name="_Toc365479737"/>
      <w:bookmarkStart w:id="15073" w:name="_Toc365644416"/>
      <w:bookmarkStart w:id="15074" w:name="_Toc365479738"/>
      <w:bookmarkStart w:id="15075" w:name="_Toc365644417"/>
      <w:bookmarkStart w:id="15076" w:name="_Toc365479741"/>
      <w:bookmarkStart w:id="15077" w:name="_Toc365644420"/>
      <w:bookmarkStart w:id="15078" w:name="_Toc365479742"/>
      <w:bookmarkStart w:id="15079" w:name="_Toc365644421"/>
      <w:bookmarkStart w:id="15080" w:name="_Toc365479744"/>
      <w:bookmarkStart w:id="15081" w:name="_Toc365644423"/>
      <w:bookmarkStart w:id="15082" w:name="_Toc365479748"/>
      <w:bookmarkStart w:id="15083" w:name="_Toc365644427"/>
      <w:bookmarkStart w:id="15084" w:name="_Toc365479750"/>
      <w:bookmarkStart w:id="15085" w:name="_Toc365644429"/>
      <w:bookmarkStart w:id="15086" w:name="_Toc365479751"/>
      <w:bookmarkStart w:id="15087" w:name="_Toc365644430"/>
      <w:bookmarkStart w:id="15088" w:name="_Toc365479754"/>
      <w:bookmarkStart w:id="15089" w:name="_Toc365644433"/>
      <w:bookmarkStart w:id="15090" w:name="_Toc365479755"/>
      <w:bookmarkStart w:id="15091" w:name="_Toc365644434"/>
      <w:bookmarkStart w:id="15092" w:name="_Toc365479756"/>
      <w:bookmarkStart w:id="15093" w:name="_Toc365644435"/>
      <w:bookmarkStart w:id="15094" w:name="_Toc365479757"/>
      <w:bookmarkStart w:id="15095" w:name="_Toc365644436"/>
      <w:bookmarkStart w:id="15096" w:name="_Toc365479761"/>
      <w:bookmarkStart w:id="15097" w:name="_Toc365644440"/>
      <w:bookmarkStart w:id="15098" w:name="_Toc365479763"/>
      <w:bookmarkStart w:id="15099" w:name="_Toc365644442"/>
      <w:bookmarkStart w:id="15100" w:name="_Toc365479764"/>
      <w:bookmarkStart w:id="15101" w:name="_Toc365644443"/>
      <w:bookmarkStart w:id="15102" w:name="_Toc365479767"/>
      <w:bookmarkStart w:id="15103" w:name="_Toc365644446"/>
      <w:bookmarkStart w:id="15104" w:name="_Toc365479768"/>
      <w:bookmarkStart w:id="15105" w:name="_Toc365644447"/>
      <w:bookmarkStart w:id="15106" w:name="_Toc365479770"/>
      <w:bookmarkStart w:id="15107" w:name="_Toc365644449"/>
      <w:bookmarkStart w:id="15108" w:name="_Toc365479774"/>
      <w:bookmarkStart w:id="15109" w:name="_Toc365644453"/>
      <w:bookmarkStart w:id="15110" w:name="_Toc365479775"/>
      <w:bookmarkStart w:id="15111" w:name="_Toc365644454"/>
      <w:bookmarkStart w:id="15112" w:name="_Toc365479776"/>
      <w:bookmarkStart w:id="15113" w:name="_Toc365644455"/>
      <w:bookmarkStart w:id="15114" w:name="_Toc365479779"/>
      <w:bookmarkStart w:id="15115" w:name="_Toc365644458"/>
      <w:bookmarkStart w:id="15116" w:name="_Toc361663944"/>
      <w:bookmarkStart w:id="15117" w:name="_Toc361665784"/>
      <w:bookmarkStart w:id="15118" w:name="_Toc361667613"/>
      <w:bookmarkStart w:id="15119" w:name="_Toc361669397"/>
      <w:bookmarkStart w:id="15120" w:name="_Toc364935447"/>
      <w:bookmarkStart w:id="15121" w:name="_Toc365479784"/>
      <w:bookmarkStart w:id="15122" w:name="_Toc365644463"/>
      <w:bookmarkStart w:id="15123" w:name="_Toc361663950"/>
      <w:bookmarkStart w:id="15124" w:name="_Toc361665790"/>
      <w:bookmarkStart w:id="15125" w:name="_Toc361667619"/>
      <w:bookmarkStart w:id="15126" w:name="_Toc361669403"/>
      <w:bookmarkStart w:id="15127" w:name="_Toc364935453"/>
      <w:bookmarkStart w:id="15128" w:name="_Toc365479790"/>
      <w:bookmarkStart w:id="15129" w:name="_Toc365644469"/>
      <w:bookmarkStart w:id="15130" w:name="_Toc361663958"/>
      <w:bookmarkStart w:id="15131" w:name="_Toc361665798"/>
      <w:bookmarkStart w:id="15132" w:name="_Toc361667627"/>
      <w:bookmarkStart w:id="15133" w:name="_Toc361669411"/>
      <w:bookmarkStart w:id="15134" w:name="_Toc364935461"/>
      <w:bookmarkStart w:id="15135" w:name="_Toc365479798"/>
      <w:bookmarkStart w:id="15136" w:name="_Toc365644477"/>
      <w:bookmarkStart w:id="15137" w:name="_Toc361663961"/>
      <w:bookmarkStart w:id="15138" w:name="_Toc361665801"/>
      <w:bookmarkStart w:id="15139" w:name="_Toc361667630"/>
      <w:bookmarkStart w:id="15140" w:name="_Toc361669414"/>
      <w:bookmarkStart w:id="15141" w:name="_Toc364935464"/>
      <w:bookmarkStart w:id="15142" w:name="_Toc365479801"/>
      <w:bookmarkStart w:id="15143" w:name="_Toc365644480"/>
      <w:bookmarkStart w:id="15144" w:name="_Toc361663964"/>
      <w:bookmarkStart w:id="15145" w:name="_Toc361665804"/>
      <w:bookmarkStart w:id="15146" w:name="_Toc361667633"/>
      <w:bookmarkStart w:id="15147" w:name="_Toc361669417"/>
      <w:bookmarkStart w:id="15148" w:name="_Toc364935467"/>
      <w:bookmarkStart w:id="15149" w:name="_Toc365479804"/>
      <w:bookmarkStart w:id="15150" w:name="_Toc365644483"/>
      <w:bookmarkStart w:id="15151" w:name="_Toc361663966"/>
      <w:bookmarkStart w:id="15152" w:name="_Toc361665806"/>
      <w:bookmarkStart w:id="15153" w:name="_Toc361667635"/>
      <w:bookmarkStart w:id="15154" w:name="_Toc361669419"/>
      <w:bookmarkStart w:id="15155" w:name="_Toc364935469"/>
      <w:bookmarkStart w:id="15156" w:name="_Toc365479806"/>
      <w:bookmarkStart w:id="15157" w:name="_Toc365644485"/>
      <w:bookmarkStart w:id="15158" w:name="_Ref364595097"/>
      <w:bookmarkStart w:id="15159" w:name="_Toc368050790"/>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bookmarkEnd w:id="14013"/>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bookmarkEnd w:id="14057"/>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bookmarkEnd w:id="14315"/>
      <w:bookmarkEnd w:id="14316"/>
      <w:bookmarkEnd w:id="14317"/>
      <w:bookmarkEnd w:id="14318"/>
      <w:bookmarkEnd w:id="14319"/>
      <w:bookmarkEnd w:id="14320"/>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bookmarkEnd w:id="14338"/>
      <w:bookmarkEnd w:id="14339"/>
      <w:bookmarkEnd w:id="14340"/>
      <w:bookmarkEnd w:id="14341"/>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bookmarkEnd w:id="14360"/>
      <w:bookmarkEnd w:id="14361"/>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bookmarkEnd w:id="14443"/>
      <w:bookmarkEnd w:id="14444"/>
      <w:bookmarkEnd w:id="14445"/>
      <w:bookmarkEnd w:id="14446"/>
      <w:bookmarkEnd w:id="14447"/>
      <w:bookmarkEnd w:id="14448"/>
      <w:bookmarkEnd w:id="14449"/>
      <w:bookmarkEnd w:id="14450"/>
      <w:bookmarkEnd w:id="14451"/>
      <w:bookmarkEnd w:id="14452"/>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bookmarkEnd w:id="14586"/>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bookmarkEnd w:id="14736"/>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bookmarkEnd w:id="14819"/>
      <w:bookmarkEnd w:id="14820"/>
      <w:bookmarkEnd w:id="14821"/>
      <w:bookmarkEnd w:id="14822"/>
      <w:bookmarkEnd w:id="14823"/>
      <w:bookmarkEnd w:id="14824"/>
      <w:bookmarkEnd w:id="14825"/>
      <w:bookmarkEnd w:id="14826"/>
      <w:bookmarkEnd w:id="14827"/>
      <w:bookmarkEnd w:id="14828"/>
      <w:bookmarkEnd w:id="14829"/>
      <w:bookmarkEnd w:id="14830"/>
      <w:bookmarkEnd w:id="14831"/>
      <w:bookmarkEnd w:id="14832"/>
      <w:bookmarkEnd w:id="14833"/>
      <w:bookmarkEnd w:id="14834"/>
      <w:bookmarkEnd w:id="14835"/>
      <w:bookmarkEnd w:id="14836"/>
      <w:bookmarkEnd w:id="14837"/>
      <w:bookmarkEnd w:id="14838"/>
      <w:bookmarkEnd w:id="14839"/>
      <w:bookmarkEnd w:id="14840"/>
      <w:bookmarkEnd w:id="14841"/>
      <w:bookmarkEnd w:id="14842"/>
      <w:bookmarkEnd w:id="14843"/>
      <w:bookmarkEnd w:id="14844"/>
      <w:bookmarkEnd w:id="14845"/>
      <w:bookmarkEnd w:id="14846"/>
      <w:bookmarkEnd w:id="14847"/>
      <w:bookmarkEnd w:id="14848"/>
      <w:bookmarkEnd w:id="14849"/>
      <w:bookmarkEnd w:id="14850"/>
      <w:bookmarkEnd w:id="14851"/>
      <w:bookmarkEnd w:id="14852"/>
      <w:bookmarkEnd w:id="14853"/>
      <w:bookmarkEnd w:id="14854"/>
      <w:bookmarkEnd w:id="14855"/>
      <w:bookmarkEnd w:id="14856"/>
      <w:bookmarkEnd w:id="14857"/>
      <w:bookmarkEnd w:id="14858"/>
      <w:bookmarkEnd w:id="14859"/>
      <w:bookmarkEnd w:id="14860"/>
      <w:bookmarkEnd w:id="14861"/>
      <w:bookmarkEnd w:id="14862"/>
      <w:bookmarkEnd w:id="14863"/>
      <w:bookmarkEnd w:id="14864"/>
      <w:bookmarkEnd w:id="14865"/>
      <w:bookmarkEnd w:id="14866"/>
      <w:bookmarkEnd w:id="14867"/>
      <w:bookmarkEnd w:id="14868"/>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bookmarkEnd w:id="14882"/>
      <w:bookmarkEnd w:id="14883"/>
      <w:bookmarkEnd w:id="14884"/>
      <w:bookmarkEnd w:id="14885"/>
      <w:bookmarkEnd w:id="14886"/>
      <w:bookmarkEnd w:id="14887"/>
      <w:bookmarkEnd w:id="14888"/>
      <w:bookmarkEnd w:id="14889"/>
      <w:bookmarkEnd w:id="14890"/>
      <w:bookmarkEnd w:id="14891"/>
      <w:bookmarkEnd w:id="14892"/>
      <w:bookmarkEnd w:id="14893"/>
      <w:bookmarkEnd w:id="14894"/>
      <w:bookmarkEnd w:id="14895"/>
      <w:bookmarkEnd w:id="14896"/>
      <w:bookmarkEnd w:id="14897"/>
      <w:bookmarkEnd w:id="14898"/>
      <w:bookmarkEnd w:id="14899"/>
      <w:bookmarkEnd w:id="14900"/>
      <w:bookmarkEnd w:id="14901"/>
      <w:bookmarkEnd w:id="14902"/>
      <w:bookmarkEnd w:id="14903"/>
      <w:bookmarkEnd w:id="14904"/>
      <w:bookmarkEnd w:id="14905"/>
      <w:bookmarkEnd w:id="14906"/>
      <w:bookmarkEnd w:id="14907"/>
      <w:bookmarkEnd w:id="14908"/>
      <w:bookmarkEnd w:id="14909"/>
      <w:bookmarkEnd w:id="14910"/>
      <w:bookmarkEnd w:id="14911"/>
      <w:bookmarkEnd w:id="14912"/>
      <w:bookmarkEnd w:id="14913"/>
      <w:bookmarkEnd w:id="14914"/>
      <w:bookmarkEnd w:id="14915"/>
      <w:bookmarkEnd w:id="14916"/>
      <w:bookmarkEnd w:id="14917"/>
      <w:bookmarkEnd w:id="14918"/>
      <w:bookmarkEnd w:id="14919"/>
      <w:bookmarkEnd w:id="14920"/>
      <w:bookmarkEnd w:id="14921"/>
      <w:bookmarkEnd w:id="14922"/>
      <w:bookmarkEnd w:id="14923"/>
      <w:bookmarkEnd w:id="14924"/>
      <w:bookmarkEnd w:id="14925"/>
      <w:bookmarkEnd w:id="14926"/>
      <w:bookmarkEnd w:id="14927"/>
      <w:bookmarkEnd w:id="14928"/>
      <w:bookmarkEnd w:id="14929"/>
      <w:bookmarkEnd w:id="14930"/>
      <w:bookmarkEnd w:id="14931"/>
      <w:bookmarkEnd w:id="14932"/>
      <w:bookmarkEnd w:id="14933"/>
      <w:bookmarkEnd w:id="14934"/>
      <w:bookmarkEnd w:id="14935"/>
      <w:bookmarkEnd w:id="14936"/>
      <w:bookmarkEnd w:id="14937"/>
      <w:bookmarkEnd w:id="14938"/>
      <w:bookmarkEnd w:id="14939"/>
      <w:bookmarkEnd w:id="14940"/>
      <w:bookmarkEnd w:id="14941"/>
      <w:bookmarkEnd w:id="14942"/>
      <w:bookmarkEnd w:id="14943"/>
      <w:bookmarkEnd w:id="14944"/>
      <w:bookmarkEnd w:id="14945"/>
      <w:bookmarkEnd w:id="14946"/>
      <w:bookmarkEnd w:id="14947"/>
      <w:bookmarkEnd w:id="14948"/>
      <w:bookmarkEnd w:id="14949"/>
      <w:bookmarkEnd w:id="14950"/>
      <w:bookmarkEnd w:id="14951"/>
      <w:bookmarkEnd w:id="14952"/>
      <w:bookmarkEnd w:id="14953"/>
      <w:bookmarkEnd w:id="14954"/>
      <w:bookmarkEnd w:id="14955"/>
      <w:bookmarkEnd w:id="14956"/>
      <w:bookmarkEnd w:id="14957"/>
      <w:bookmarkEnd w:id="14958"/>
      <w:bookmarkEnd w:id="14959"/>
      <w:bookmarkEnd w:id="14960"/>
      <w:bookmarkEnd w:id="14961"/>
      <w:bookmarkEnd w:id="14962"/>
      <w:bookmarkEnd w:id="14963"/>
      <w:bookmarkEnd w:id="14964"/>
      <w:bookmarkEnd w:id="14965"/>
      <w:bookmarkEnd w:id="14966"/>
      <w:bookmarkEnd w:id="14967"/>
      <w:bookmarkEnd w:id="14968"/>
      <w:bookmarkEnd w:id="14969"/>
      <w:bookmarkEnd w:id="14970"/>
      <w:bookmarkEnd w:id="14971"/>
      <w:bookmarkEnd w:id="14972"/>
      <w:bookmarkEnd w:id="14973"/>
      <w:bookmarkEnd w:id="14974"/>
      <w:bookmarkEnd w:id="14975"/>
      <w:bookmarkEnd w:id="14976"/>
      <w:bookmarkEnd w:id="14977"/>
      <w:bookmarkEnd w:id="14978"/>
      <w:bookmarkEnd w:id="14979"/>
      <w:bookmarkEnd w:id="14980"/>
      <w:bookmarkEnd w:id="14981"/>
      <w:bookmarkEnd w:id="14982"/>
      <w:bookmarkEnd w:id="14983"/>
      <w:bookmarkEnd w:id="14984"/>
      <w:bookmarkEnd w:id="14985"/>
      <w:bookmarkEnd w:id="14986"/>
      <w:bookmarkEnd w:id="14987"/>
      <w:bookmarkEnd w:id="14988"/>
      <w:bookmarkEnd w:id="14989"/>
      <w:bookmarkEnd w:id="14990"/>
      <w:bookmarkEnd w:id="14991"/>
      <w:bookmarkEnd w:id="14992"/>
      <w:bookmarkEnd w:id="14993"/>
      <w:bookmarkEnd w:id="14994"/>
      <w:bookmarkEnd w:id="14995"/>
      <w:bookmarkEnd w:id="14996"/>
      <w:bookmarkEnd w:id="14997"/>
      <w:bookmarkEnd w:id="14998"/>
      <w:bookmarkEnd w:id="14999"/>
      <w:bookmarkEnd w:id="15000"/>
      <w:bookmarkEnd w:id="15001"/>
      <w:bookmarkEnd w:id="15002"/>
      <w:bookmarkEnd w:id="15003"/>
      <w:bookmarkEnd w:id="15004"/>
      <w:bookmarkEnd w:id="15005"/>
      <w:bookmarkEnd w:id="15006"/>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bookmarkEnd w:id="15020"/>
      <w:bookmarkEnd w:id="15021"/>
      <w:bookmarkEnd w:id="15022"/>
      <w:bookmarkEnd w:id="15023"/>
      <w:bookmarkEnd w:id="15024"/>
      <w:bookmarkEnd w:id="15025"/>
      <w:bookmarkEnd w:id="15026"/>
      <w:bookmarkEnd w:id="15027"/>
      <w:bookmarkEnd w:id="15028"/>
      <w:bookmarkEnd w:id="15029"/>
      <w:bookmarkEnd w:id="15030"/>
      <w:bookmarkEnd w:id="15031"/>
      <w:bookmarkEnd w:id="15032"/>
      <w:bookmarkEnd w:id="15033"/>
      <w:bookmarkEnd w:id="15034"/>
      <w:bookmarkEnd w:id="15035"/>
      <w:bookmarkEnd w:id="15036"/>
      <w:bookmarkEnd w:id="15037"/>
      <w:bookmarkEnd w:id="15038"/>
      <w:bookmarkEnd w:id="15039"/>
      <w:bookmarkEnd w:id="15040"/>
      <w:bookmarkEnd w:id="15041"/>
      <w:bookmarkEnd w:id="15042"/>
      <w:bookmarkEnd w:id="15043"/>
      <w:bookmarkEnd w:id="15044"/>
      <w:bookmarkEnd w:id="15045"/>
      <w:bookmarkEnd w:id="15046"/>
      <w:bookmarkEnd w:id="15047"/>
      <w:bookmarkEnd w:id="15048"/>
      <w:bookmarkEnd w:id="15049"/>
      <w:bookmarkEnd w:id="15050"/>
      <w:bookmarkEnd w:id="15051"/>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bookmarkEnd w:id="15066"/>
      <w:bookmarkEnd w:id="15067"/>
      <w:bookmarkEnd w:id="15068"/>
      <w:bookmarkEnd w:id="15069"/>
      <w:bookmarkEnd w:id="15070"/>
      <w:bookmarkEnd w:id="15071"/>
      <w:bookmarkEnd w:id="15072"/>
      <w:bookmarkEnd w:id="15073"/>
      <w:bookmarkEnd w:id="15074"/>
      <w:bookmarkEnd w:id="15075"/>
      <w:bookmarkEnd w:id="15076"/>
      <w:bookmarkEnd w:id="15077"/>
      <w:bookmarkEnd w:id="15078"/>
      <w:bookmarkEnd w:id="15079"/>
      <w:bookmarkEnd w:id="15080"/>
      <w:bookmarkEnd w:id="15081"/>
      <w:bookmarkEnd w:id="15082"/>
      <w:bookmarkEnd w:id="15083"/>
      <w:bookmarkEnd w:id="15084"/>
      <w:bookmarkEnd w:id="15085"/>
      <w:bookmarkEnd w:id="15086"/>
      <w:bookmarkEnd w:id="15087"/>
      <w:bookmarkEnd w:id="15088"/>
      <w:bookmarkEnd w:id="15089"/>
      <w:bookmarkEnd w:id="15090"/>
      <w:bookmarkEnd w:id="15091"/>
      <w:bookmarkEnd w:id="15092"/>
      <w:bookmarkEnd w:id="15093"/>
      <w:bookmarkEnd w:id="15094"/>
      <w:bookmarkEnd w:id="15095"/>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bookmarkEnd w:id="15109"/>
      <w:bookmarkEnd w:id="15110"/>
      <w:bookmarkEnd w:id="15111"/>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bookmarkEnd w:id="15129"/>
      <w:bookmarkEnd w:id="15130"/>
      <w:bookmarkEnd w:id="15131"/>
      <w:bookmarkEnd w:id="15132"/>
      <w:bookmarkEnd w:id="15133"/>
      <w:bookmarkEnd w:id="15134"/>
      <w:bookmarkEnd w:id="15135"/>
      <w:bookmarkEnd w:id="15136"/>
      <w:bookmarkEnd w:id="15137"/>
      <w:bookmarkEnd w:id="15138"/>
      <w:bookmarkEnd w:id="15139"/>
      <w:bookmarkEnd w:id="15140"/>
      <w:bookmarkEnd w:id="15141"/>
      <w:bookmarkEnd w:id="15142"/>
      <w:bookmarkEnd w:id="15143"/>
      <w:bookmarkEnd w:id="15144"/>
      <w:bookmarkEnd w:id="15145"/>
      <w:bookmarkEnd w:id="15146"/>
      <w:bookmarkEnd w:id="15147"/>
      <w:bookmarkEnd w:id="15148"/>
      <w:bookmarkEnd w:id="15149"/>
      <w:bookmarkEnd w:id="15150"/>
      <w:bookmarkEnd w:id="15151"/>
      <w:bookmarkEnd w:id="15152"/>
      <w:bookmarkEnd w:id="15153"/>
      <w:bookmarkEnd w:id="15154"/>
      <w:bookmarkEnd w:id="15155"/>
      <w:bookmarkEnd w:id="15156"/>
      <w:bookmarkEnd w:id="15157"/>
      <w:r>
        <w:t>WeakSet Objects</w:t>
      </w:r>
      <w:bookmarkEnd w:id="15158"/>
      <w:bookmarkEnd w:id="15159"/>
    </w:p>
    <w:p w14:paraId="2839FEF6" w14:textId="77777777" w:rsidR="000259C6" w:rsidRDefault="000259C6" w:rsidP="00C04626">
      <w:r>
        <w:t>WeakSet objects are collections of ECMAScript objects. A distinct object may only occur once as an element of a WeakSet’s collection.</w:t>
      </w:r>
      <w:r w:rsidRPr="00E046A5">
        <w:t xml:space="preserve"> </w:t>
      </w:r>
      <w:r>
        <w:t>A WeakSet may be queried to see if it contains a specific object, but no mechanisms is provided for enumerating the objects it holds. If an object that is contain by a WeakSet is only reachable by following a chain of references that start within that Weak</w:t>
      </w:r>
      <w:r w:rsidR="00621C54">
        <w:t>Set</w:t>
      </w:r>
      <w:r>
        <w:t>, then that object is inaccessible and is automatically removed from the WeakSet. Weak</w:t>
      </w:r>
      <w:r w:rsidR="00621C54">
        <w:t>S</w:t>
      </w:r>
      <w:r>
        <w:t>et implementations must detect and remove such objects and any associated resources.</w:t>
      </w:r>
    </w:p>
    <w:p w14:paraId="53F6FDBB" w14:textId="77777777" w:rsidR="000259C6" w:rsidRDefault="000259C6" w:rsidP="002021D1">
      <w:pPr>
        <w:rPr>
          <w:rFonts w:ascii="ArialMT" w:hAnsi="ArialMT" w:cs="ArialMT"/>
          <w:lang w:val="en-US" w:eastAsia="en-US"/>
        </w:rPr>
      </w:pPr>
      <w:r>
        <w:rPr>
          <w:rFonts w:ascii="ArialMT" w:hAnsi="ArialMT" w:cs="ArialMT"/>
          <w:lang w:val="en-US" w:eastAsia="en-US"/>
        </w:rPr>
        <w:t>An implementation may impose an arbitrarily determined latency between the time an object contained in a WeakSet becomes inaccessible and the time when the object is removed from the WeakSet. If this latency was observable to ECMAScript program, it would be a source of indeterminacy that could impact program execution.  For that reason, an ECMAScript implementation must not provide any means to determine if a WeakSet contains a particular object that does not require the observer to present the observed obj</w:t>
      </w:r>
      <w:r w:rsidR="00621C54">
        <w:rPr>
          <w:rFonts w:ascii="ArialMT" w:hAnsi="ArialMT" w:cs="ArialMT"/>
          <w:lang w:val="en-US" w:eastAsia="en-US"/>
        </w:rPr>
        <w:t>ec</w:t>
      </w:r>
      <w:r>
        <w:rPr>
          <w:rFonts w:ascii="ArialMT" w:hAnsi="ArialMT" w:cs="ArialMT"/>
          <w:lang w:val="en-US" w:eastAsia="en-US"/>
        </w:rPr>
        <w:t>t.</w:t>
      </w:r>
    </w:p>
    <w:p w14:paraId="4570CB05" w14:textId="77777777" w:rsidR="000259C6" w:rsidRDefault="000259C6" w:rsidP="00834ABD">
      <w:r>
        <w:t xml:space="preserve">WeakSet objects must be implemented using either hash tables or other mechanisms that, on average, provide access times that are sublinear on the number of elements in the collection. The data structure used in this </w:t>
      </w:r>
      <w:r w:rsidR="00AF2D49">
        <w:t>Weak</w:t>
      </w:r>
      <w:r>
        <w:t xml:space="preserve">Set objects specification is only intended to describe the required observable semantics of </w:t>
      </w:r>
      <w:r w:rsidR="00AF2D49">
        <w:t>Weak</w:t>
      </w:r>
      <w:r>
        <w:t>Set objects.  It is not intended to be a viable implementation model.</w:t>
      </w:r>
    </w:p>
    <w:p w14:paraId="132961BA" w14:textId="77777777" w:rsidR="00AF2D49" w:rsidRDefault="00AF2D49" w:rsidP="00CE51AB">
      <w:pPr>
        <w:pStyle w:val="Note"/>
      </w:pPr>
      <w:r>
        <w:t>NOTE</w:t>
      </w:r>
      <w:r>
        <w:tab/>
        <w:t xml:space="preserve">See the NOTE in </w:t>
      </w:r>
      <w:r w:rsidR="004B439B">
        <w:fldChar w:fldCharType="begin"/>
      </w:r>
      <w:r w:rsidR="004B439B">
        <w:instrText xml:space="preserve"> REF _Ref366081992 \r \h </w:instrText>
      </w:r>
      <w:r w:rsidR="004B439B">
        <w:fldChar w:fldCharType="separate"/>
      </w:r>
      <w:r w:rsidR="00D433E8">
        <w:t>23.3</w:t>
      </w:r>
      <w:r w:rsidR="004B439B">
        <w:fldChar w:fldCharType="end"/>
      </w:r>
      <w:r>
        <w:t>.</w:t>
      </w:r>
    </w:p>
    <w:p w14:paraId="3596C70E" w14:textId="77777777" w:rsidR="000259C6" w:rsidRPr="00E77497" w:rsidRDefault="000259C6" w:rsidP="000D7E3D">
      <w:pPr>
        <w:pStyle w:val="30"/>
      </w:pPr>
      <w:bookmarkStart w:id="15160" w:name="_Ref365542862"/>
      <w:bookmarkStart w:id="15161" w:name="_Toc368050791"/>
      <w:r w:rsidRPr="00E77497">
        <w:t xml:space="preserve">The </w:t>
      </w:r>
      <w:r w:rsidR="00AF2D49">
        <w:t>WeakS</w:t>
      </w:r>
      <w:r>
        <w:t>et</w:t>
      </w:r>
      <w:r w:rsidRPr="00E77497">
        <w:t xml:space="preserve"> Constructor</w:t>
      </w:r>
      <w:bookmarkEnd w:id="15160"/>
      <w:bookmarkEnd w:id="15161"/>
      <w:r w:rsidRPr="00E77497">
        <w:t xml:space="preserve"> </w:t>
      </w:r>
    </w:p>
    <w:p w14:paraId="745F3D8C" w14:textId="77777777" w:rsidR="00DD4B05" w:rsidRDefault="00DD4B05" w:rsidP="000D7E3D">
      <w:r>
        <w:t>The WeakSet</w:t>
      </w:r>
      <w:r w:rsidRPr="0064604A">
        <w:t xml:space="preserve"> </w:t>
      </w:r>
      <w:r>
        <w:t xml:space="preserve">constructor is the %WeakSet% </w:t>
      </w:r>
      <w:r w:rsidR="00CE3CDC">
        <w:t>intrinsic</w:t>
      </w:r>
      <w:r>
        <w:t xml:space="preserve"> object and the initial value of the </w:t>
      </w:r>
      <w:r>
        <w:rPr>
          <w:rFonts w:ascii="Courier New" w:eastAsia="Times New Roman" w:hAnsi="Courier New" w:cs="Courier New"/>
          <w:b/>
          <w:spacing w:val="6"/>
          <w:lang w:eastAsia="en-US"/>
        </w:rPr>
        <w:t>WeakSet</w:t>
      </w:r>
      <w:r w:rsidRPr="00BE3BA1">
        <w:rPr>
          <w:rFonts w:ascii="Times New Roman" w:eastAsia="Times New Roman" w:hAnsi="Times New Roman"/>
          <w:b/>
          <w:spacing w:val="6"/>
          <w:lang w:eastAsia="en-US"/>
        </w:rPr>
        <w:t xml:space="preserve"> </w:t>
      </w:r>
      <w:r>
        <w:t xml:space="preserve">property of the global object. </w:t>
      </w:r>
      <w:r w:rsidR="000259C6" w:rsidRPr="00E77497">
        <w:t xml:space="preserve">When </w:t>
      </w:r>
      <w:r w:rsidR="00AF2D49">
        <w:rPr>
          <w:rFonts w:ascii="Courier New" w:hAnsi="Courier New"/>
          <w:b/>
        </w:rPr>
        <w:t>WeakSe</w:t>
      </w:r>
      <w:r w:rsidR="000259C6">
        <w:rPr>
          <w:rFonts w:ascii="Courier New" w:hAnsi="Courier New"/>
          <w:b/>
        </w:rPr>
        <w:t>t</w:t>
      </w:r>
      <w:r w:rsidR="000259C6" w:rsidRPr="00E77497">
        <w:t xml:space="preserve"> is called as a function rather than as a constructor, it </w:t>
      </w:r>
      <w:r w:rsidR="000259C6" w:rsidRPr="00F94F77">
        <w:t>initial</w:t>
      </w:r>
      <w:r w:rsidR="006B2604">
        <w:t>ise</w:t>
      </w:r>
      <w:r w:rsidR="000259C6">
        <w:t xml:space="preserve">s its </w:t>
      </w:r>
      <w:r w:rsidR="000259C6" w:rsidRPr="00C0565F">
        <w:rPr>
          <w:b/>
        </w:rPr>
        <w:t>this</w:t>
      </w:r>
      <w:r w:rsidR="000259C6">
        <w:t xml:space="preserve"> value with the internal state necessary to support the </w:t>
      </w:r>
      <w:r w:rsidR="00AF2D49">
        <w:rPr>
          <w:rFonts w:ascii="Courier New" w:hAnsi="Courier New"/>
          <w:b/>
        </w:rPr>
        <w:t>WeakS</w:t>
      </w:r>
      <w:r w:rsidR="000259C6">
        <w:rPr>
          <w:rFonts w:ascii="Courier New" w:hAnsi="Courier New"/>
          <w:b/>
        </w:rPr>
        <w:t>et</w:t>
      </w:r>
      <w:r w:rsidR="000259C6" w:rsidRPr="00F94F77">
        <w:rPr>
          <w:rFonts w:ascii="Courier New" w:hAnsi="Courier New"/>
          <w:b/>
        </w:rPr>
        <w:t>.prototype</w:t>
      </w:r>
      <w:r w:rsidR="000259C6">
        <w:t xml:space="preserve"> internal methods</w:t>
      </w:r>
      <w:r w:rsidR="000259C6" w:rsidRPr="00E77497">
        <w:t>.</w:t>
      </w:r>
    </w:p>
    <w:p w14:paraId="04C91F6C" w14:textId="77777777" w:rsidR="000259C6" w:rsidRPr="00E77497" w:rsidRDefault="000259C6" w:rsidP="000D7E3D">
      <w:r>
        <w:t xml:space="preserve">The </w:t>
      </w:r>
      <w:r w:rsidR="00AF2D49">
        <w:rPr>
          <w:rFonts w:ascii="Courier New" w:hAnsi="Courier New"/>
          <w:b/>
        </w:rPr>
        <w:t>WeakSet</w:t>
      </w:r>
      <w:r w:rsidR="00AF2D49"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sidR="00AF2D49">
        <w:rPr>
          <w:rFonts w:ascii="Courier New" w:hAnsi="Courier New"/>
          <w:b/>
        </w:rPr>
        <w:t>WeakSet</w:t>
      </w:r>
      <w:r w:rsidR="00AF2D49" w:rsidRPr="00E77497">
        <w:t xml:space="preserve"> </w:t>
      </w:r>
      <w:r>
        <w:t xml:space="preserve">behaviour must include a </w:t>
      </w:r>
      <w:r w:rsidRPr="00E775BC">
        <w:rPr>
          <w:rFonts w:ascii="Courier New" w:hAnsi="Courier New" w:cs="Courier New"/>
          <w:b/>
          <w:bCs/>
        </w:rPr>
        <w:t>super</w:t>
      </w:r>
      <w:r>
        <w:t xml:space="preserve"> call to </w:t>
      </w:r>
      <w:r w:rsidR="00AF2D49">
        <w:rPr>
          <w:rFonts w:ascii="Courier New" w:hAnsi="Courier New"/>
          <w:b/>
        </w:rPr>
        <w:t>WeakSet</w:t>
      </w:r>
      <w:r>
        <w:t>.</w:t>
      </w:r>
    </w:p>
    <w:p w14:paraId="32C71394" w14:textId="77777777" w:rsidR="000259C6" w:rsidRPr="00E77497" w:rsidRDefault="00AF2D49" w:rsidP="000D7E3D">
      <w:pPr>
        <w:pStyle w:val="40"/>
      </w:pPr>
      <w:r w:rsidRPr="00AF2D49">
        <w:t xml:space="preserve">WeakSet </w:t>
      </w:r>
      <w:r w:rsidR="000259C6" w:rsidRPr="00E77497">
        <w:t>(</w:t>
      </w:r>
      <w:r w:rsidR="000259C6">
        <w:t>iterable = undefined</w:t>
      </w:r>
      <w:r w:rsidR="000259C6" w:rsidRPr="00E77497">
        <w:t>)</w:t>
      </w:r>
    </w:p>
    <w:p w14:paraId="1A46E817" w14:textId="77777777" w:rsidR="000259C6" w:rsidRPr="00E77497" w:rsidRDefault="000259C6" w:rsidP="000D7E3D">
      <w:r w:rsidRPr="00E77497">
        <w:t xml:space="preserve">When the </w:t>
      </w:r>
      <w:r w:rsidR="00AF2D49">
        <w:rPr>
          <w:rFonts w:ascii="Courier New" w:hAnsi="Courier New"/>
          <w:b/>
        </w:rPr>
        <w:t>WeakSet</w:t>
      </w:r>
      <w:r w:rsidR="00AF2D49" w:rsidRPr="00E77497">
        <w:t xml:space="preserve"> </w:t>
      </w:r>
      <w:r w:rsidRPr="00E77497">
        <w:t>function is called</w:t>
      </w:r>
      <w:r w:rsidRPr="00BB7225">
        <w:t xml:space="preserve"> </w:t>
      </w:r>
      <w:r>
        <w:t xml:space="preserve">with optional argument </w:t>
      </w:r>
      <w:r w:rsidRPr="00E046A5">
        <w:rPr>
          <w:rFonts w:ascii="Times New Roman" w:hAnsi="Times New Roman"/>
          <w:i/>
          <w:iCs/>
        </w:rPr>
        <w:t>iterable</w:t>
      </w:r>
      <w:r w:rsidRPr="00E77497">
        <w:t xml:space="preserve"> </w:t>
      </w:r>
      <w:r w:rsidRPr="00BB7225">
        <w:t>the</w:t>
      </w:r>
      <w:r w:rsidRPr="00E77497">
        <w:t xml:space="preserve"> following steps are taken:</w:t>
      </w:r>
    </w:p>
    <w:p w14:paraId="2D426D3C" w14:textId="77777777" w:rsidR="000259C6" w:rsidRDefault="000259C6" w:rsidP="000D7E3D">
      <w:pPr>
        <w:pStyle w:val="Alg4"/>
        <w:numPr>
          <w:ilvl w:val="0"/>
          <w:numId w:val="1462"/>
        </w:numPr>
      </w:pPr>
      <w:r>
        <w:t xml:space="preserve">Let </w:t>
      </w:r>
      <w:r>
        <w:rPr>
          <w:i/>
        </w:rPr>
        <w:t>set</w:t>
      </w:r>
      <w:r>
        <w:t xml:space="preserve"> be the </w:t>
      </w:r>
      <w:r w:rsidRPr="00F94F77">
        <w:rPr>
          <w:b/>
        </w:rPr>
        <w:t>this</w:t>
      </w:r>
      <w:r>
        <w:t xml:space="preserve"> value.</w:t>
      </w:r>
    </w:p>
    <w:p w14:paraId="68655715" w14:textId="77777777" w:rsidR="000259C6" w:rsidRPr="00E77497" w:rsidRDefault="000259C6" w:rsidP="000D7E3D">
      <w:pPr>
        <w:pStyle w:val="Alg4"/>
        <w:numPr>
          <w:ilvl w:val="0"/>
          <w:numId w:val="1462"/>
        </w:numPr>
      </w:pPr>
      <w:r>
        <w:t>If Type(</w:t>
      </w:r>
      <w:r>
        <w:rPr>
          <w:i/>
          <w:iCs/>
        </w:rPr>
        <w:t>set</w:t>
      </w:r>
      <w:r>
        <w:t xml:space="preserve">) is not Object then,  throw a </w:t>
      </w:r>
      <w:r w:rsidRPr="00BB7225">
        <w:rPr>
          <w:b/>
          <w:bCs/>
        </w:rPr>
        <w:t>TypeError</w:t>
      </w:r>
      <w:r>
        <w:t xml:space="preserve"> exception</w:t>
      </w:r>
      <w:r w:rsidRPr="00E77497">
        <w:t>.</w:t>
      </w:r>
    </w:p>
    <w:p w14:paraId="12CABAFD" w14:textId="77777777" w:rsidR="000259C6" w:rsidRPr="00E77497" w:rsidRDefault="000259C6" w:rsidP="000D7E3D">
      <w:pPr>
        <w:pStyle w:val="Alg4"/>
        <w:numPr>
          <w:ilvl w:val="0"/>
          <w:numId w:val="1462"/>
        </w:numPr>
      </w:pPr>
      <w:r>
        <w:t xml:space="preserve">If </w:t>
      </w:r>
      <w:r>
        <w:rPr>
          <w:i/>
        </w:rPr>
        <w:t>set</w:t>
      </w:r>
      <w:r>
        <w:t xml:space="preserve"> does not have a [[</w:t>
      </w:r>
      <w:r w:rsidR="00AF2D49">
        <w:t>Weak</w:t>
      </w:r>
      <w:r>
        <w:t xml:space="preserve">SetData]] internal data property, then  throw a </w:t>
      </w:r>
      <w:r w:rsidRPr="00BB7225">
        <w:rPr>
          <w:b/>
          <w:bCs/>
        </w:rPr>
        <w:t>TypeError</w:t>
      </w:r>
      <w:r>
        <w:t xml:space="preserve"> exception.</w:t>
      </w:r>
    </w:p>
    <w:p w14:paraId="06744724" w14:textId="77777777" w:rsidR="000259C6" w:rsidRPr="00E77497" w:rsidRDefault="000259C6" w:rsidP="000D7E3D">
      <w:pPr>
        <w:pStyle w:val="Alg4"/>
        <w:numPr>
          <w:ilvl w:val="0"/>
          <w:numId w:val="1462"/>
        </w:numPr>
      </w:pPr>
      <w:r>
        <w:t xml:space="preserve">If </w:t>
      </w:r>
      <w:r>
        <w:rPr>
          <w:i/>
        </w:rPr>
        <w:t>set’s</w:t>
      </w:r>
      <w:r>
        <w:t xml:space="preserve"> [[</w:t>
      </w:r>
      <w:r w:rsidR="00AF2D49">
        <w:t>Weak</w:t>
      </w:r>
      <w:r>
        <w:t xml:space="preserve">SetData]] internal data property is not </w:t>
      </w:r>
      <w:r>
        <w:rPr>
          <w:b/>
          <w:bCs/>
        </w:rPr>
        <w:t>undefined</w:t>
      </w:r>
      <w:r>
        <w:t xml:space="preserve">, then  throw a </w:t>
      </w:r>
      <w:r w:rsidRPr="00BB7225">
        <w:rPr>
          <w:b/>
          <w:bCs/>
        </w:rPr>
        <w:t>TypeError</w:t>
      </w:r>
      <w:r>
        <w:t xml:space="preserve"> exception.</w:t>
      </w:r>
    </w:p>
    <w:p w14:paraId="35D9F1A4" w14:textId="77777777" w:rsidR="000259C6" w:rsidRDefault="000259C6" w:rsidP="000D7E3D">
      <w:pPr>
        <w:pStyle w:val="Alg4"/>
        <w:numPr>
          <w:ilvl w:val="0"/>
          <w:numId w:val="1462"/>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14:paraId="0517F7F3" w14:textId="77777777" w:rsidR="000259C6" w:rsidRDefault="000259C6" w:rsidP="000D7E3D">
      <w:pPr>
        <w:pStyle w:val="Alg4"/>
        <w:numPr>
          <w:ilvl w:val="0"/>
          <w:numId w:val="1462"/>
        </w:numPr>
      </w:pPr>
      <w:r>
        <w:t xml:space="preserve">If </w:t>
      </w:r>
      <w:r w:rsidRPr="00740B90">
        <w:rPr>
          <w:i/>
        </w:rPr>
        <w:t>iterable</w:t>
      </w:r>
      <w:r>
        <w:t xml:space="preserve"> is</w:t>
      </w:r>
      <w:r w:rsidR="00CF382D" w:rsidRPr="00CF382D">
        <w:t xml:space="preserve"> </w:t>
      </w:r>
      <w:r w:rsidR="00CF382D">
        <w:t xml:space="preserve">either </w:t>
      </w:r>
      <w:r w:rsidR="00CF382D" w:rsidRPr="00740B90">
        <w:rPr>
          <w:b/>
        </w:rPr>
        <w:t>undefined</w:t>
      </w:r>
      <w:r w:rsidR="00CF382D">
        <w:rPr>
          <w:bCs/>
        </w:rPr>
        <w:t xml:space="preserve"> or</w:t>
      </w:r>
      <w:r>
        <w:t xml:space="preserve"> </w:t>
      </w:r>
      <w:r>
        <w:rPr>
          <w:b/>
        </w:rPr>
        <w:t>null</w:t>
      </w:r>
      <w:r>
        <w:t xml:space="preserve">, then let </w:t>
      </w:r>
      <w:r w:rsidRPr="00740B90">
        <w:rPr>
          <w:i/>
        </w:rPr>
        <w:t>it</w:t>
      </w:r>
      <w:r w:rsidR="002F6F1C">
        <w:rPr>
          <w:i/>
        </w:rPr>
        <w:t>e</w:t>
      </w:r>
      <w:r w:rsidRPr="00740B90">
        <w:rPr>
          <w:i/>
        </w:rPr>
        <w:t>r</w:t>
      </w:r>
      <w:r>
        <w:t xml:space="preserve"> be </w:t>
      </w:r>
      <w:r w:rsidRPr="00C33EC3">
        <w:rPr>
          <w:b/>
        </w:rPr>
        <w:t>undefined</w:t>
      </w:r>
      <w:r>
        <w:t>.</w:t>
      </w:r>
    </w:p>
    <w:p w14:paraId="038FD0D1" w14:textId="77777777" w:rsidR="000259C6" w:rsidRDefault="000259C6" w:rsidP="000D7E3D">
      <w:pPr>
        <w:pStyle w:val="Alg4"/>
        <w:numPr>
          <w:ilvl w:val="0"/>
          <w:numId w:val="1462"/>
        </w:numPr>
      </w:pPr>
      <w:r>
        <w:t>Else,</w:t>
      </w:r>
    </w:p>
    <w:p w14:paraId="3F4A837E" w14:textId="77777777" w:rsidR="000259C6" w:rsidRDefault="000259C6" w:rsidP="000D7E3D">
      <w:pPr>
        <w:pStyle w:val="Alg4"/>
        <w:numPr>
          <w:ilvl w:val="1"/>
          <w:numId w:val="1462"/>
        </w:numPr>
      </w:pPr>
      <w:r>
        <w:t xml:space="preserve">Let </w:t>
      </w:r>
      <w:r w:rsidRPr="00740B90">
        <w:rPr>
          <w:i/>
        </w:rPr>
        <w:t>it</w:t>
      </w:r>
      <w:r w:rsidR="00CA4EF0">
        <w:rPr>
          <w:i/>
        </w:rPr>
        <w:t>e</w:t>
      </w:r>
      <w:r w:rsidRPr="00740B90">
        <w:rPr>
          <w:i/>
        </w:rPr>
        <w:t>r</w:t>
      </w:r>
      <w:r>
        <w:t xml:space="preserve"> be the result of </w:t>
      </w:r>
      <w:r w:rsidR="00CA4EF0">
        <w:t>GetIterator</w:t>
      </w:r>
      <w:r>
        <w:t>(</w:t>
      </w:r>
      <w:r w:rsidRPr="00B5244C">
        <w:rPr>
          <w:i/>
        </w:rPr>
        <w:t>iterable</w:t>
      </w:r>
      <w:r>
        <w:t>).</w:t>
      </w:r>
    </w:p>
    <w:p w14:paraId="28A36100" w14:textId="77777777" w:rsidR="000259C6" w:rsidRDefault="000259C6" w:rsidP="000D7E3D">
      <w:pPr>
        <w:pStyle w:val="Alg4"/>
        <w:numPr>
          <w:ilvl w:val="1"/>
          <w:numId w:val="1462"/>
        </w:numPr>
      </w:pPr>
      <w:r>
        <w:t>ReturnIfAbrupt(</w:t>
      </w:r>
      <w:r w:rsidRPr="00C903CE">
        <w:rPr>
          <w:i/>
        </w:rPr>
        <w:t>it</w:t>
      </w:r>
      <w:r w:rsidR="00CA4EF0">
        <w:rPr>
          <w:i/>
        </w:rPr>
        <w:t>e</w:t>
      </w:r>
      <w:r w:rsidRPr="00C903CE">
        <w:rPr>
          <w:i/>
        </w:rPr>
        <w:t>r</w:t>
      </w:r>
      <w:r>
        <w:t>).</w:t>
      </w:r>
    </w:p>
    <w:p w14:paraId="1ECD09E1" w14:textId="77777777" w:rsidR="000259C6" w:rsidRDefault="000259C6" w:rsidP="000D7E3D">
      <w:pPr>
        <w:pStyle w:val="Alg4"/>
        <w:numPr>
          <w:ilvl w:val="1"/>
          <w:numId w:val="1462"/>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14:paraId="3B00BE27" w14:textId="77777777" w:rsidR="000259C6" w:rsidRDefault="000259C6" w:rsidP="000D7E3D">
      <w:pPr>
        <w:pStyle w:val="Alg4"/>
        <w:numPr>
          <w:ilvl w:val="1"/>
          <w:numId w:val="1462"/>
        </w:numPr>
      </w:pPr>
      <w:r>
        <w:t>ReturnIfAbrupt(</w:t>
      </w:r>
      <w:r w:rsidRPr="00C903CE">
        <w:rPr>
          <w:i/>
        </w:rPr>
        <w:t>adder</w:t>
      </w:r>
      <w:r>
        <w:t>).</w:t>
      </w:r>
    </w:p>
    <w:p w14:paraId="268BA799" w14:textId="77777777" w:rsidR="000259C6" w:rsidRDefault="000259C6" w:rsidP="000D7E3D">
      <w:pPr>
        <w:pStyle w:val="Alg4"/>
        <w:numPr>
          <w:ilvl w:val="1"/>
          <w:numId w:val="1462"/>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14:paraId="56A972B8" w14:textId="77777777" w:rsidR="000259C6" w:rsidRPr="004F54AE" w:rsidRDefault="000259C6" w:rsidP="000D7E3D">
      <w:pPr>
        <w:numPr>
          <w:ilvl w:val="0"/>
          <w:numId w:val="1462"/>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sidR="00AF2D49">
        <w:rPr>
          <w:rFonts w:ascii="Times New Roman" w:hAnsi="Times New Roman"/>
        </w:rPr>
        <w:t>Weak</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14:paraId="3DA2EA64" w14:textId="77777777" w:rsidR="000259C6" w:rsidRDefault="000259C6" w:rsidP="000D7E3D">
      <w:pPr>
        <w:pStyle w:val="Alg4"/>
        <w:numPr>
          <w:ilvl w:val="0"/>
          <w:numId w:val="1462"/>
        </w:numPr>
      </w:pPr>
      <w:r>
        <w:t xml:space="preserve">If </w:t>
      </w:r>
      <w:r w:rsidRPr="00BB7225">
        <w:rPr>
          <w:i/>
          <w:iCs/>
        </w:rPr>
        <w:t>it</w:t>
      </w:r>
      <w:r w:rsidR="00CA4EF0">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14:paraId="2E06C73C" w14:textId="77777777" w:rsidR="000259C6" w:rsidRPr="00A5755A" w:rsidRDefault="000259C6" w:rsidP="000D7E3D">
      <w:pPr>
        <w:pStyle w:val="Alg4"/>
        <w:numPr>
          <w:ilvl w:val="0"/>
          <w:numId w:val="1462"/>
        </w:numPr>
        <w:contextualSpacing/>
      </w:pPr>
      <w:r>
        <w:t>Repeat</w:t>
      </w:r>
    </w:p>
    <w:p w14:paraId="55161885" w14:textId="77777777" w:rsidR="000259C6" w:rsidRDefault="000259C6" w:rsidP="000D7E3D">
      <w:pPr>
        <w:pStyle w:val="Alg3"/>
        <w:numPr>
          <w:ilvl w:val="1"/>
          <w:numId w:val="1462"/>
        </w:numPr>
      </w:pPr>
      <w:r>
        <w:t xml:space="preserve">Let </w:t>
      </w:r>
      <w:r w:rsidRPr="004848CA">
        <w:rPr>
          <w:i/>
        </w:rPr>
        <w:t>next</w:t>
      </w:r>
      <w:r>
        <w:t xml:space="preserve"> be the result of </w:t>
      </w:r>
      <w:del w:id="15162" w:author="Rev 19 Allen Wirfs-Brock" w:date="2013-09-22T11:31:00Z">
        <w:r w:rsidR="00CA4EF0" w:rsidDel="0061744F">
          <w:delText>IteratorNext</w:delText>
        </w:r>
      </w:del>
      <w:ins w:id="15163" w:author="Rev 19 Allen Wirfs-Brock" w:date="2013-09-22T11:31:00Z">
        <w:r w:rsidR="0061744F">
          <w:t>IteratorStep</w:t>
        </w:r>
      </w:ins>
      <w:r>
        <w:t>(</w:t>
      </w:r>
      <w:r>
        <w:rPr>
          <w:i/>
        </w:rPr>
        <w:t>it</w:t>
      </w:r>
      <w:r w:rsidR="00CA4EF0">
        <w:rPr>
          <w:i/>
        </w:rPr>
        <w:t>e</w:t>
      </w:r>
      <w:r>
        <w:rPr>
          <w:i/>
        </w:rPr>
        <w:t>r</w:t>
      </w:r>
      <w:r>
        <w:t>).</w:t>
      </w:r>
    </w:p>
    <w:p w14:paraId="4BB78A58" w14:textId="77777777" w:rsidR="000259C6" w:rsidRDefault="000259C6" w:rsidP="000D7E3D">
      <w:pPr>
        <w:pStyle w:val="Alg4"/>
        <w:numPr>
          <w:ilvl w:val="1"/>
          <w:numId w:val="1462"/>
        </w:numPr>
        <w:contextualSpacing/>
      </w:pPr>
      <w:r>
        <w:t>ReturnIfAbrupt(</w:t>
      </w:r>
      <w:r w:rsidRPr="004E372D">
        <w:rPr>
          <w:i/>
        </w:rPr>
        <w:t>next</w:t>
      </w:r>
      <w:r>
        <w:t>).</w:t>
      </w:r>
    </w:p>
    <w:p w14:paraId="5B433E9D" w14:textId="77777777" w:rsidR="000259C6" w:rsidDel="0061744F" w:rsidRDefault="000259C6" w:rsidP="000D7E3D">
      <w:pPr>
        <w:numPr>
          <w:ilvl w:val="1"/>
          <w:numId w:val="1462"/>
        </w:numPr>
        <w:contextualSpacing/>
        <w:rPr>
          <w:del w:id="15164" w:author="Rev 19 Allen Wirfs-Brock" w:date="2013-09-22T11:31:00Z"/>
          <w:rFonts w:ascii="Times New Roman" w:hAnsi="Times New Roman"/>
        </w:rPr>
      </w:pPr>
      <w:del w:id="15165" w:author="Rev 19 Allen Wirfs-Brock" w:date="2013-09-22T11:31: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14:paraId="3DC5F569" w14:textId="77777777" w:rsidR="000259C6" w:rsidDel="0061744F" w:rsidRDefault="000259C6" w:rsidP="000D7E3D">
      <w:pPr>
        <w:numPr>
          <w:ilvl w:val="1"/>
          <w:numId w:val="1462"/>
        </w:numPr>
        <w:spacing w:after="0"/>
        <w:contextualSpacing/>
        <w:rPr>
          <w:del w:id="15166" w:author="Rev 19 Allen Wirfs-Brock" w:date="2013-09-22T11:31:00Z"/>
          <w:rFonts w:ascii="Times New Roman" w:hAnsi="Times New Roman"/>
        </w:rPr>
      </w:pPr>
      <w:del w:id="15167" w:author="Rev 19 Allen Wirfs-Brock" w:date="2013-09-22T11:31: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14:paraId="6E6497F5" w14:textId="77777777" w:rsidR="000259C6" w:rsidRDefault="000259C6" w:rsidP="000D7E3D">
      <w:pPr>
        <w:pStyle w:val="Alg3"/>
        <w:numPr>
          <w:ilvl w:val="1"/>
          <w:numId w:val="1462"/>
        </w:numPr>
      </w:pPr>
      <w:r>
        <w:t xml:space="preserve">If </w:t>
      </w:r>
      <w:ins w:id="15168" w:author="Rev 19 Allen Wirfs-Brock" w:date="2013-09-22T11:32:00Z">
        <w:r w:rsidR="0061744F" w:rsidRPr="004848CA">
          <w:rPr>
            <w:i/>
          </w:rPr>
          <w:t>next</w:t>
        </w:r>
        <w:r w:rsidR="0061744F">
          <w:t xml:space="preserve"> </w:t>
        </w:r>
      </w:ins>
      <w:del w:id="15169" w:author="Rev 19 Allen Wirfs-Brock" w:date="2013-09-22T11:32:00Z">
        <w:r w:rsidDel="0061744F">
          <w:rPr>
            <w:i/>
            <w:iCs/>
          </w:rPr>
          <w:delText>done</w:delText>
        </w:r>
        <w:r w:rsidDel="0061744F">
          <w:delText xml:space="preserve"> </w:delText>
        </w:r>
      </w:del>
      <w:r>
        <w:t xml:space="preserve">is </w:t>
      </w:r>
      <w:del w:id="15170" w:author="Rev 19 Allen Wirfs-Brock" w:date="2013-09-22T11:32:00Z">
        <w:r w:rsidRPr="00B5244C" w:rsidDel="0061744F">
          <w:rPr>
            <w:b/>
          </w:rPr>
          <w:delText>true</w:delText>
        </w:r>
      </w:del>
      <w:ins w:id="15171" w:author="Rev 19 Allen Wirfs-Brock" w:date="2013-09-22T11:32:00Z">
        <w:r w:rsidR="0061744F">
          <w:rPr>
            <w:b/>
          </w:rPr>
          <w:t>false</w:t>
        </w:r>
      </w:ins>
      <w:r>
        <w:t xml:space="preserve">, then </w:t>
      </w:r>
      <w:r w:rsidRPr="00E77497">
        <w:t xml:space="preserve">return </w:t>
      </w:r>
      <w:r>
        <w:t>NormalCompletion(</w:t>
      </w:r>
      <w:r w:rsidRPr="00224061">
        <w:rPr>
          <w:i/>
        </w:rPr>
        <w:t>set</w:t>
      </w:r>
      <w:r w:rsidRPr="00E77497">
        <w:t>).</w:t>
      </w:r>
    </w:p>
    <w:p w14:paraId="2426718A" w14:textId="77777777" w:rsidR="000259C6" w:rsidRDefault="000259C6" w:rsidP="000D7E3D">
      <w:pPr>
        <w:pStyle w:val="Alg4"/>
        <w:numPr>
          <w:ilvl w:val="1"/>
          <w:numId w:val="1462"/>
        </w:numPr>
        <w:spacing w:after="120"/>
        <w:contextualSpacing/>
      </w:pPr>
      <w:r>
        <w:t xml:space="preserve">Let </w:t>
      </w:r>
      <w:r>
        <w:rPr>
          <w:i/>
          <w:iCs/>
        </w:rPr>
        <w:t>nextValue</w:t>
      </w:r>
      <w:r>
        <w:t xml:space="preserve"> be IteratorValue(</w:t>
      </w:r>
      <w:r>
        <w:rPr>
          <w:i/>
          <w:iCs/>
        </w:rPr>
        <w:t>next</w:t>
      </w:r>
      <w:r>
        <w:t>).</w:t>
      </w:r>
    </w:p>
    <w:p w14:paraId="71DE8562" w14:textId="77777777" w:rsidR="000259C6" w:rsidRDefault="000259C6" w:rsidP="000D7E3D">
      <w:pPr>
        <w:pStyle w:val="Alg4"/>
        <w:numPr>
          <w:ilvl w:val="1"/>
          <w:numId w:val="1462"/>
        </w:numPr>
        <w:spacing w:after="120"/>
        <w:contextualSpacing/>
      </w:pPr>
      <w:r>
        <w:t>ReturnIfAbrupt(</w:t>
      </w:r>
      <w:r>
        <w:rPr>
          <w:i/>
          <w:iCs/>
        </w:rPr>
        <w:t>nextValue</w:t>
      </w:r>
      <w:r>
        <w:t>).</w:t>
      </w:r>
    </w:p>
    <w:p w14:paraId="00B00108" w14:textId="77777777" w:rsidR="000259C6" w:rsidRDefault="000259C6" w:rsidP="000D7E3D">
      <w:pPr>
        <w:pStyle w:val="Alg4"/>
        <w:numPr>
          <w:ilvl w:val="1"/>
          <w:numId w:val="1462"/>
        </w:numPr>
        <w:spacing w:after="120"/>
        <w:contextualSpacing/>
      </w:pPr>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p>
    <w:p w14:paraId="7B245044" w14:textId="77777777" w:rsidR="000259C6" w:rsidRPr="00E77497" w:rsidRDefault="000259C6" w:rsidP="000D7E3D">
      <w:pPr>
        <w:pStyle w:val="Alg4"/>
        <w:numPr>
          <w:ilvl w:val="1"/>
          <w:numId w:val="1462"/>
        </w:numPr>
        <w:spacing w:after="240"/>
      </w:pPr>
      <w:r>
        <w:t>ReturnIfAbrupt(</w:t>
      </w:r>
      <w:r w:rsidRPr="00926A35">
        <w:rPr>
          <w:i/>
        </w:rPr>
        <w:t>status</w:t>
      </w:r>
      <w:r>
        <w:t>).</w:t>
      </w:r>
    </w:p>
    <w:p w14:paraId="3B284208" w14:textId="77777777" w:rsidR="000259C6" w:rsidRPr="00E77497" w:rsidRDefault="000259C6" w:rsidP="000D7E3D">
      <w:pPr>
        <w:pStyle w:val="40"/>
      </w:pPr>
      <w:r w:rsidRPr="00E77497">
        <w:t xml:space="preserve">new </w:t>
      </w:r>
      <w:r w:rsidR="00781F04">
        <w:t>WeakS</w:t>
      </w:r>
      <w:r>
        <w:t>et</w:t>
      </w:r>
      <w:r w:rsidRPr="00E77497">
        <w:t xml:space="preserve"> (</w:t>
      </w:r>
      <w:r>
        <w:t xml:space="preserve"> ... </w:t>
      </w:r>
      <w:r w:rsidR="00DD4B05" w:rsidRPr="00DD4B05">
        <w:t>argumentsList</w:t>
      </w:r>
      <w:r w:rsidRPr="00E77497">
        <w:t>)</w:t>
      </w:r>
    </w:p>
    <w:p w14:paraId="1279FF8E" w14:textId="77777777" w:rsidR="00DD4B05" w:rsidRPr="00E77497" w:rsidRDefault="00DD4B05" w:rsidP="000D7E3D">
      <w:r w:rsidRPr="00E77497">
        <w:t xml:space="preserve">When </w:t>
      </w:r>
      <w:r w:rsidRPr="00781F04">
        <w:rPr>
          <w:rFonts w:ascii="Courier New" w:hAnsi="Courier New"/>
          <w:b/>
        </w:rPr>
        <w:t>WeakSet</w:t>
      </w:r>
      <w:r w:rsidRPr="00BE3BA1">
        <w:rPr>
          <w:rFonts w:cs="Arial"/>
          <w:bCs/>
        </w:rPr>
        <w:t xml:space="preserve"> </w:t>
      </w:r>
      <w:r w:rsidRPr="00E77497">
        <w:t xml:space="preserve">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14:paraId="6D4DAB79" w14:textId="77777777" w:rsidR="000259C6" w:rsidRDefault="00781F04" w:rsidP="000D7E3D">
      <w:r>
        <w:rPr>
          <w:rFonts w:ascii="Courier New" w:hAnsi="Courier New"/>
          <w:b/>
        </w:rPr>
        <w:t>WeakSet</w:t>
      </w:r>
      <w:r w:rsidR="000259C6" w:rsidRPr="00E77497">
        <w:t xml:space="preserve"> </w:t>
      </w:r>
      <w:r w:rsidR="000259C6">
        <w:t xml:space="preserve">called as part of a new expression with argument list </w:t>
      </w:r>
      <w:r w:rsidR="00DD4B05" w:rsidRPr="00BE3BA1">
        <w:rPr>
          <w:rFonts w:ascii="Times New Roman" w:hAnsi="Times New Roman"/>
          <w:i/>
          <w:iCs/>
        </w:rPr>
        <w:t>argumentsList</w:t>
      </w:r>
      <w:r w:rsidR="00DD4B05" w:rsidRPr="00DD4B05">
        <w:rPr>
          <w:i/>
          <w:iCs/>
        </w:rPr>
        <w:t xml:space="preserve"> </w:t>
      </w:r>
      <w:r w:rsidR="000259C6">
        <w:t>performs the following steps:</w:t>
      </w:r>
    </w:p>
    <w:p w14:paraId="57B82655" w14:textId="77777777" w:rsidR="000259C6" w:rsidRDefault="000259C6" w:rsidP="000D7E3D">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781F04">
        <w:rPr>
          <w:rFonts w:ascii="Courier New" w:hAnsi="Courier New"/>
          <w:b/>
        </w:rPr>
        <w:t>WeakSet</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4EA381F0" w14:textId="77777777" w:rsidR="000259C6" w:rsidRDefault="000259C6" w:rsidP="000D7E3D">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71BCC613" w14:textId="77777777" w:rsidR="000259C6" w:rsidRPr="00E4780A" w:rsidRDefault="000259C6" w:rsidP="000D7E3D">
      <w:pPr>
        <w:numPr>
          <w:ilvl w:val="0"/>
          <w:numId w:val="1463"/>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7207CAB3" w14:textId="77777777" w:rsidR="000259C6" w:rsidRPr="00E77497" w:rsidRDefault="000259C6" w:rsidP="000D7E3D">
      <w:r>
        <w:t xml:space="preserve">If </w:t>
      </w:r>
      <w:r w:rsidR="00781F04" w:rsidRPr="00781F04">
        <w:t>WeakSet</w:t>
      </w:r>
      <w:r>
        <w:t xml:space="preserve"> is implemented as an ordinary function object, its [[Construct]] internal method will perform the above steps.</w:t>
      </w:r>
    </w:p>
    <w:p w14:paraId="2FF82259" w14:textId="77777777" w:rsidR="000259C6" w:rsidRPr="00E77497" w:rsidRDefault="000259C6" w:rsidP="000D7E3D">
      <w:pPr>
        <w:pStyle w:val="30"/>
      </w:pPr>
      <w:bookmarkStart w:id="15172" w:name="_Toc368050792"/>
      <w:r w:rsidRPr="00E77497">
        <w:t xml:space="preserve">Properties of the </w:t>
      </w:r>
      <w:r w:rsidR="00781F04" w:rsidRPr="00781F04">
        <w:t>WeakSet</w:t>
      </w:r>
      <w:r w:rsidRPr="00E77497">
        <w:t xml:space="preserve"> Constructor</w:t>
      </w:r>
      <w:bookmarkEnd w:id="15172"/>
    </w:p>
    <w:p w14:paraId="5D4A8AC5" w14:textId="77777777" w:rsidR="000259C6" w:rsidRPr="00E77497" w:rsidRDefault="000259C6" w:rsidP="000D7E3D">
      <w:r w:rsidRPr="00E77497">
        <w:t xml:space="preserve">The value of the [[Prototype]] internal </w:t>
      </w:r>
      <w:r>
        <w:t xml:space="preserve">data </w:t>
      </w:r>
      <w:r w:rsidRPr="00E77497">
        <w:t xml:space="preserve">property of the </w:t>
      </w:r>
      <w:r w:rsidR="00781F04">
        <w:t>WeakSet</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D433E8">
        <w:t>19.2.3</w:t>
      </w:r>
      <w:r w:rsidR="004B439B">
        <w:fldChar w:fldCharType="end"/>
      </w:r>
      <w:r w:rsidRPr="00E77497">
        <w:t>).</w:t>
      </w:r>
    </w:p>
    <w:p w14:paraId="0FBA8AA0" w14:textId="77777777" w:rsidR="000259C6" w:rsidRPr="00E77497" w:rsidRDefault="000259C6" w:rsidP="000D7E3D">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781F04" w:rsidRPr="00781F04">
        <w:t xml:space="preserve">WeakSet </w:t>
      </w:r>
      <w:r w:rsidRPr="00E77497">
        <w:t xml:space="preserve">constructor has the following </w:t>
      </w:r>
      <w:del w:id="15173" w:author="Rev 19 Allen Wirfs-Brock" w:date="2013-09-27T10:22:00Z">
        <w:r w:rsidRPr="00E77497" w:rsidDel="00D20BD7">
          <w:delText>property</w:delText>
        </w:r>
      </w:del>
      <w:ins w:id="15174" w:author="Rev 19 Allen Wirfs-Brock" w:date="2013-09-27T10:22:00Z">
        <w:r w:rsidR="00D20BD7" w:rsidRPr="00E77497">
          <w:t>propert</w:t>
        </w:r>
        <w:r w:rsidR="00D20BD7">
          <w:t>ies</w:t>
        </w:r>
      </w:ins>
      <w:r w:rsidRPr="00E77497">
        <w:t>:</w:t>
      </w:r>
    </w:p>
    <w:p w14:paraId="0264D48D" w14:textId="77777777" w:rsidR="000259C6" w:rsidRPr="00E77497" w:rsidRDefault="00781F04" w:rsidP="000D7E3D">
      <w:pPr>
        <w:pStyle w:val="40"/>
      </w:pPr>
      <w:r w:rsidRPr="00781F04">
        <w:t>WeakSet</w:t>
      </w:r>
      <w:r w:rsidR="000259C6" w:rsidRPr="00E77497">
        <w:t>.prototype</w:t>
      </w:r>
    </w:p>
    <w:p w14:paraId="713AD014" w14:textId="77777777" w:rsidR="000259C6" w:rsidRPr="00E77497" w:rsidRDefault="000259C6" w:rsidP="000D7E3D">
      <w:r w:rsidRPr="00E77497">
        <w:t xml:space="preserve">The initial value of </w:t>
      </w:r>
      <w:r w:rsidR="00781F04" w:rsidRPr="00781F04">
        <w:rPr>
          <w:rFonts w:ascii="Courier New" w:hAnsi="Courier New"/>
          <w:b/>
        </w:rPr>
        <w:t>WeakSet</w:t>
      </w:r>
      <w:r w:rsidRPr="00E77497">
        <w:rPr>
          <w:rFonts w:ascii="Courier New" w:hAnsi="Courier New"/>
          <w:b/>
        </w:rPr>
        <w:t>.prototype</w:t>
      </w:r>
      <w:r w:rsidRPr="00E77497">
        <w:t xml:space="preserve"> is </w:t>
      </w:r>
      <w:r>
        <w:t>the intrinsic %</w:t>
      </w:r>
      <w:r w:rsidR="00781F04">
        <w:t>Weak</w:t>
      </w:r>
      <w:r>
        <w:t xml:space="preserve">SetPrototype% </w:t>
      </w:r>
      <w:r w:rsidRPr="00E77497">
        <w:t>object (</w:t>
      </w:r>
      <w:r w:rsidR="004B439B">
        <w:fldChar w:fldCharType="begin"/>
      </w:r>
      <w:r w:rsidR="004B439B">
        <w:instrText xml:space="preserve"> REF _Ref366082014 \r \h </w:instrText>
      </w:r>
      <w:r w:rsidR="004B439B">
        <w:fldChar w:fldCharType="separate"/>
      </w:r>
      <w:r w:rsidR="00D433E8">
        <w:t>23.4.3</w:t>
      </w:r>
      <w:r w:rsidR="004B439B">
        <w:fldChar w:fldCharType="end"/>
      </w:r>
      <w:r w:rsidRPr="00E77497">
        <w:t>).</w:t>
      </w:r>
    </w:p>
    <w:p w14:paraId="784D8B92" w14:textId="77777777" w:rsidR="000259C6" w:rsidRPr="00E77497" w:rsidRDefault="000259C6"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1F05DFE" w14:textId="77777777" w:rsidR="000259C6" w:rsidRPr="00A67AF2" w:rsidRDefault="00781F04" w:rsidP="000D7E3D">
      <w:pPr>
        <w:pStyle w:val="40"/>
      </w:pPr>
      <w:r w:rsidRPr="00781F04">
        <w:t xml:space="preserve">WeakSet </w:t>
      </w:r>
      <w:r w:rsidR="000259C6">
        <w:t>[ @@create ]</w:t>
      </w:r>
      <w:r w:rsidR="000259C6" w:rsidRPr="00A67AF2">
        <w:t xml:space="preserve"> (</w:t>
      </w:r>
      <w:r w:rsidR="000259C6">
        <w:t xml:space="preserve"> </w:t>
      </w:r>
      <w:r w:rsidR="000259C6" w:rsidRPr="00A67AF2">
        <w:t>)</w:t>
      </w:r>
    </w:p>
    <w:p w14:paraId="0D52C027" w14:textId="77777777" w:rsidR="000259C6" w:rsidRPr="00E77497" w:rsidRDefault="000259C6" w:rsidP="000D7E3D">
      <w:r>
        <w:t>T</w:t>
      </w:r>
      <w:r w:rsidRPr="00675B74">
        <w:t>he</w:t>
      </w:r>
      <w:r>
        <w:t xml:space="preserve"> @@create</w:t>
      </w:r>
      <w:r w:rsidRPr="00675B74">
        <w:t xml:space="preserve"> method of</w:t>
      </w:r>
      <w:r>
        <w:t xml:space="preserve"> a </w:t>
      </w:r>
      <w:r w:rsidR="00781F04" w:rsidRPr="00781F04">
        <w:t xml:space="preserve">WeakSet </w:t>
      </w:r>
      <w:r>
        <w:t>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3AA25AB4" w14:textId="77777777" w:rsidR="000259C6" w:rsidRDefault="000259C6" w:rsidP="000D7E3D">
      <w:pPr>
        <w:numPr>
          <w:ilvl w:val="0"/>
          <w:numId w:val="146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017E909F" w14:textId="77777777" w:rsidR="000259C6" w:rsidRPr="00E77497" w:rsidRDefault="000259C6" w:rsidP="000D7E3D">
      <w:pPr>
        <w:numPr>
          <w:ilvl w:val="0"/>
          <w:numId w:val="1464"/>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sidR="00781F04">
        <w:rPr>
          <w:rFonts w:ascii="Courier New" w:hAnsi="Courier New"/>
          <w:b/>
        </w:rPr>
        <w:t>Weak</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w:t>
      </w:r>
      <w:r w:rsidR="00781F04">
        <w:rPr>
          <w:rFonts w:ascii="Times New Roman" w:hAnsi="Times New Roman"/>
        </w:rPr>
        <w:t>Weak</w:t>
      </w:r>
      <w:r w:rsidRPr="00145775">
        <w:rPr>
          <w:rFonts w:ascii="Times New Roman" w:hAnsi="Times New Roman"/>
        </w:rPr>
        <w:t>SetData</w:t>
      </w:r>
      <w:r w:rsidRPr="00071909">
        <w:rPr>
          <w:rFonts w:ascii="Times New Roman" w:hAnsi="Times New Roman"/>
        </w:rPr>
        <w:t>]]</w:t>
      </w:r>
      <w:r w:rsidRPr="00E15CC3">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14:paraId="6F7EE672" w14:textId="77777777" w:rsidR="000259C6" w:rsidRPr="00E77497" w:rsidRDefault="000259C6" w:rsidP="000D7E3D">
      <w:pPr>
        <w:numPr>
          <w:ilvl w:val="0"/>
          <w:numId w:val="1464"/>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725B9694" w14:textId="77777777" w:rsidR="000259C6" w:rsidRDefault="000259C6"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3EAC9830" w14:textId="77777777" w:rsidR="000259C6" w:rsidRPr="00E77497" w:rsidRDefault="000259C6" w:rsidP="000D7E3D">
      <w:pPr>
        <w:pStyle w:val="30"/>
      </w:pPr>
      <w:bookmarkStart w:id="15175" w:name="_Ref366082014"/>
      <w:bookmarkStart w:id="15176" w:name="_Toc368050793"/>
      <w:r w:rsidRPr="00E77497">
        <w:t xml:space="preserve">Properties of the </w:t>
      </w:r>
      <w:r w:rsidR="00AE1D35" w:rsidRPr="00AE1D35">
        <w:t xml:space="preserve">WeakSet </w:t>
      </w:r>
      <w:r w:rsidRPr="00E77497">
        <w:t>Prototype Object</w:t>
      </w:r>
      <w:bookmarkEnd w:id="15175"/>
      <w:bookmarkEnd w:id="15176"/>
    </w:p>
    <w:p w14:paraId="7E573CFB" w14:textId="77777777" w:rsidR="000259C6" w:rsidRDefault="000259C6" w:rsidP="000D7E3D">
      <w:r w:rsidRPr="00E77497">
        <w:t xml:space="preserve">The value of the [[Prototype]] internal </w:t>
      </w:r>
      <w:r>
        <w:t xml:space="preserve">data </w:t>
      </w:r>
      <w:r w:rsidRPr="00E77497">
        <w:t xml:space="preserve">property of the </w:t>
      </w:r>
      <w:r w:rsidR="00781F04" w:rsidRPr="00781F04">
        <w:t>WeakSet</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D433E8">
        <w:t>19.1.4</w:t>
      </w:r>
      <w:r w:rsidR="004B439B">
        <w:fldChar w:fldCharType="end"/>
      </w:r>
      <w:r w:rsidRPr="00E77497">
        <w:t>).</w:t>
      </w:r>
      <w:r w:rsidRPr="005541C3">
        <w:t xml:space="preserve"> </w:t>
      </w:r>
      <w:r>
        <w:t xml:space="preserve">The </w:t>
      </w:r>
      <w:r w:rsidR="00781F04" w:rsidRPr="00781F04">
        <w:t xml:space="preserve">WeakSet </w:t>
      </w:r>
      <w:r>
        <w:t>prototype object is an ordinary object. It does not have a [[</w:t>
      </w:r>
      <w:r w:rsidR="00781F04">
        <w:t>Weak</w:t>
      </w:r>
      <w:r>
        <w:t>SetData]] internal data property.</w:t>
      </w:r>
    </w:p>
    <w:p w14:paraId="73CB5753" w14:textId="77777777" w:rsidR="004A0859" w:rsidRPr="00E77497" w:rsidRDefault="004A0859" w:rsidP="004A0859">
      <w:pPr>
        <w:pStyle w:val="40"/>
      </w:pPr>
      <w:r w:rsidRPr="00AE1D35">
        <w:t>WeakSet</w:t>
      </w:r>
      <w:r w:rsidRPr="00E77497">
        <w:t>.prototype.</w:t>
      </w:r>
      <w:r>
        <w:t>add</w:t>
      </w:r>
      <w:r w:rsidRPr="00E77497">
        <w:t xml:space="preserve"> (</w:t>
      </w:r>
      <w:r>
        <w:t xml:space="preserve">value </w:t>
      </w:r>
      <w:r w:rsidRPr="00E77497">
        <w:t>)</w:t>
      </w:r>
    </w:p>
    <w:p w14:paraId="5AE20BF4" w14:textId="77777777" w:rsidR="004A0859" w:rsidRPr="00E77497" w:rsidRDefault="004A0859" w:rsidP="004A0859">
      <w:r w:rsidRPr="00E77497">
        <w:t>The following steps are taken:</w:t>
      </w:r>
    </w:p>
    <w:p w14:paraId="2CF172C6" w14:textId="77777777" w:rsidR="004A0859" w:rsidRPr="00E77497" w:rsidRDefault="004A0859" w:rsidP="004A0859">
      <w:pPr>
        <w:pStyle w:val="Alg4"/>
        <w:numPr>
          <w:ilvl w:val="0"/>
          <w:numId w:val="146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14:paraId="45CCD552" w14:textId="77777777" w:rsidR="004A0859" w:rsidRPr="00E77497" w:rsidRDefault="004A0859" w:rsidP="004A0859">
      <w:pPr>
        <w:pStyle w:val="Alg4"/>
        <w:numPr>
          <w:ilvl w:val="0"/>
          <w:numId w:val="1465"/>
        </w:numPr>
      </w:pPr>
      <w:r>
        <w:t>If Type(</w:t>
      </w:r>
      <w:r>
        <w:rPr>
          <w:i/>
          <w:iCs/>
        </w:rPr>
        <w:t>S)</w:t>
      </w:r>
      <w:r>
        <w:t xml:space="preserve"> is not Object, then throw a </w:t>
      </w:r>
      <w:r w:rsidRPr="003F3BD9">
        <w:rPr>
          <w:b/>
        </w:rPr>
        <w:t>TypeError</w:t>
      </w:r>
      <w:r>
        <w:t xml:space="preserve"> exception.</w:t>
      </w:r>
    </w:p>
    <w:p w14:paraId="5E2077E4" w14:textId="77777777" w:rsidR="004A0859" w:rsidRDefault="004A0859" w:rsidP="004A0859">
      <w:pPr>
        <w:pStyle w:val="Alg4"/>
        <w:numPr>
          <w:ilvl w:val="0"/>
          <w:numId w:val="1465"/>
        </w:numPr>
      </w:pPr>
      <w:r>
        <w:t xml:space="preserve">If </w:t>
      </w:r>
      <w:r>
        <w:rPr>
          <w:i/>
        </w:rPr>
        <w:t>S</w:t>
      </w:r>
      <w:r>
        <w:t xml:space="preserve"> does not have a [[WeakSetData]] internal data property throw a </w:t>
      </w:r>
      <w:r w:rsidRPr="00B5244C">
        <w:rPr>
          <w:b/>
        </w:rPr>
        <w:t>TypeError</w:t>
      </w:r>
      <w:r>
        <w:t xml:space="preserve"> exception.</w:t>
      </w:r>
    </w:p>
    <w:p w14:paraId="1EA43C26" w14:textId="77777777" w:rsidR="004A0859" w:rsidRPr="00E77497" w:rsidRDefault="004A0859" w:rsidP="004A0859">
      <w:pPr>
        <w:pStyle w:val="Alg4"/>
        <w:numPr>
          <w:ilvl w:val="0"/>
          <w:numId w:val="1465"/>
        </w:numPr>
      </w:pPr>
      <w:r>
        <w:t xml:space="preserve">If </w:t>
      </w:r>
      <w:r>
        <w:rPr>
          <w:i/>
        </w:rPr>
        <w:t>S’s</w:t>
      </w:r>
      <w:r>
        <w:t xml:space="preserve"> [[WeakSetData]] internal data property is </w:t>
      </w:r>
      <w:r w:rsidRPr="00942258">
        <w:rPr>
          <w:b/>
          <w:bCs/>
        </w:rPr>
        <w:t>undefined</w:t>
      </w:r>
      <w:r>
        <w:t xml:space="preserve">, then throw a </w:t>
      </w:r>
      <w:r w:rsidRPr="003F3BD9">
        <w:rPr>
          <w:b/>
        </w:rPr>
        <w:t>TypeError</w:t>
      </w:r>
      <w:r>
        <w:t xml:space="preserve"> exception.</w:t>
      </w:r>
    </w:p>
    <w:p w14:paraId="1DA43AE0" w14:textId="77777777" w:rsidR="004A0859" w:rsidRPr="00E77497" w:rsidRDefault="004A0859" w:rsidP="004A0859">
      <w:pPr>
        <w:pStyle w:val="Alg4"/>
        <w:numPr>
          <w:ilvl w:val="0"/>
          <w:numId w:val="1465"/>
        </w:numPr>
      </w:pPr>
      <w:r>
        <w:t>If Type(</w:t>
      </w:r>
      <w:r>
        <w:rPr>
          <w:i/>
        </w:rPr>
        <w:t>value</w:t>
      </w:r>
      <w:r>
        <w:rPr>
          <w:i/>
          <w:iCs/>
        </w:rPr>
        <w:t>)</w:t>
      </w:r>
      <w:r>
        <w:t xml:space="preserve"> is not Object, then throw a </w:t>
      </w:r>
      <w:r w:rsidRPr="003F3BD9">
        <w:rPr>
          <w:b/>
        </w:rPr>
        <w:t>TypeError</w:t>
      </w:r>
      <w:r>
        <w:t xml:space="preserve"> exception.</w:t>
      </w:r>
    </w:p>
    <w:p w14:paraId="40735846" w14:textId="77777777" w:rsidR="004A0859" w:rsidRPr="00E77497" w:rsidRDefault="004A0859" w:rsidP="004A0859">
      <w:pPr>
        <w:pStyle w:val="Alg4"/>
        <w:numPr>
          <w:ilvl w:val="0"/>
          <w:numId w:val="1465"/>
        </w:numPr>
      </w:pPr>
      <w:r>
        <w:t xml:space="preserve">Let </w:t>
      </w:r>
      <w:r w:rsidRPr="00B5244C">
        <w:rPr>
          <w:i/>
        </w:rPr>
        <w:t>entries</w:t>
      </w:r>
      <w:r>
        <w:t xml:space="preserve"> be the List that is the value of </w:t>
      </w:r>
      <w:r>
        <w:rPr>
          <w:i/>
        </w:rPr>
        <w:t>S</w:t>
      </w:r>
      <w:r>
        <w:t>’s [[WeakSetData]] internal</w:t>
      </w:r>
      <w:r w:rsidRPr="00314265">
        <w:t xml:space="preserve"> </w:t>
      </w:r>
      <w:r>
        <w:t>data property.</w:t>
      </w:r>
    </w:p>
    <w:p w14:paraId="240E5869" w14:textId="77777777" w:rsidR="004A0859" w:rsidRDefault="004A0859" w:rsidP="004A0859">
      <w:pPr>
        <w:pStyle w:val="Alg4"/>
        <w:numPr>
          <w:ilvl w:val="0"/>
          <w:numId w:val="146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14:paraId="55628BF6" w14:textId="77777777" w:rsidR="004A0859" w:rsidRDefault="004A0859" w:rsidP="004A0859">
      <w:pPr>
        <w:pStyle w:val="Alg4"/>
        <w:numPr>
          <w:ilvl w:val="1"/>
          <w:numId w:val="1465"/>
        </w:numPr>
      </w:pPr>
      <w:r>
        <w:t xml:space="preserve">If </w:t>
      </w:r>
      <w:r>
        <w:rPr>
          <w:i/>
          <w:iCs/>
        </w:rPr>
        <w:t>e</w:t>
      </w:r>
      <w:r>
        <w:t xml:space="preserve"> is not </w:t>
      </w:r>
      <w:r w:rsidRPr="005E6B3A">
        <w:rPr>
          <w:rFonts w:ascii="Arial" w:hAnsi="Arial" w:cs="Arial"/>
        </w:rPr>
        <w:t>empty</w:t>
      </w:r>
      <w:r>
        <w:t xml:space="preserve"> and SameValue(</w:t>
      </w:r>
      <w:r>
        <w:rPr>
          <w:i/>
        </w:rPr>
        <w:t>e</w:t>
      </w:r>
      <w:r>
        <w:t xml:space="preserve">, </w:t>
      </w:r>
      <w:r>
        <w:rPr>
          <w:i/>
        </w:rPr>
        <w:t>value</w:t>
      </w:r>
      <w:r>
        <w:t>)</w:t>
      </w:r>
      <w:r w:rsidRPr="005E6B3A">
        <w:t xml:space="preserve"> </w:t>
      </w:r>
      <w:r>
        <w:t xml:space="preserve">is </w:t>
      </w:r>
      <w:r>
        <w:rPr>
          <w:b/>
          <w:bCs/>
        </w:rPr>
        <w:t>true</w:t>
      </w:r>
      <w:r>
        <w:t>, then</w:t>
      </w:r>
    </w:p>
    <w:p w14:paraId="40A031B6" w14:textId="77777777" w:rsidR="004A0859" w:rsidRDefault="004A0859" w:rsidP="004A0859">
      <w:pPr>
        <w:pStyle w:val="Alg4"/>
        <w:numPr>
          <w:ilvl w:val="2"/>
          <w:numId w:val="1465"/>
        </w:numPr>
        <w:spacing w:after="220"/>
        <w:contextualSpacing/>
      </w:pPr>
      <w:r>
        <w:t xml:space="preserve">Return </w:t>
      </w:r>
      <w:r>
        <w:rPr>
          <w:i/>
        </w:rPr>
        <w:t>S</w:t>
      </w:r>
      <w:r>
        <w:t>.</w:t>
      </w:r>
    </w:p>
    <w:p w14:paraId="5C9FE8AF" w14:textId="77777777" w:rsidR="004A0859" w:rsidRDefault="004A0859" w:rsidP="004A0859">
      <w:pPr>
        <w:pStyle w:val="Alg4"/>
        <w:numPr>
          <w:ilvl w:val="0"/>
          <w:numId w:val="1465"/>
        </w:numPr>
        <w:spacing w:after="220"/>
        <w:contextualSpacing/>
      </w:pPr>
      <w:r>
        <w:t xml:space="preserve">Append </w:t>
      </w:r>
      <w:r>
        <w:rPr>
          <w:i/>
        </w:rPr>
        <w:t>value</w:t>
      </w:r>
      <w:r>
        <w:t xml:space="preserve"> as the last element of </w:t>
      </w:r>
      <w:r w:rsidRPr="0012412C">
        <w:rPr>
          <w:i/>
        </w:rPr>
        <w:t>entries</w:t>
      </w:r>
      <w:r>
        <w:t>.</w:t>
      </w:r>
    </w:p>
    <w:p w14:paraId="7DAE6C0B" w14:textId="77777777" w:rsidR="004A0859" w:rsidRPr="00E77497" w:rsidRDefault="004A0859" w:rsidP="004A0859">
      <w:pPr>
        <w:pStyle w:val="Alg4"/>
        <w:numPr>
          <w:ilvl w:val="0"/>
          <w:numId w:val="1465"/>
        </w:numPr>
        <w:spacing w:after="220"/>
      </w:pPr>
      <w:r>
        <w:t xml:space="preserve">Return </w:t>
      </w:r>
      <w:r>
        <w:rPr>
          <w:i/>
        </w:rPr>
        <w:t>S</w:t>
      </w:r>
      <w:r>
        <w:t>.</w:t>
      </w:r>
    </w:p>
    <w:p w14:paraId="2773E679" w14:textId="77777777" w:rsidR="004A0859" w:rsidRPr="00E77497" w:rsidRDefault="004A0859" w:rsidP="004A0859">
      <w:pPr>
        <w:pStyle w:val="40"/>
      </w:pPr>
      <w:r w:rsidRPr="00AE1D35">
        <w:t>WeakSet</w:t>
      </w:r>
      <w:r w:rsidRPr="00E77497">
        <w:t>.prototype.</w:t>
      </w:r>
      <w:r>
        <w:t>clear</w:t>
      </w:r>
      <w:r w:rsidRPr="00E77497">
        <w:t xml:space="preserve"> ()</w:t>
      </w:r>
    </w:p>
    <w:p w14:paraId="245D68D4" w14:textId="77777777" w:rsidR="004A0859" w:rsidRPr="00E77497" w:rsidRDefault="004A0859" w:rsidP="004A0859">
      <w:r w:rsidRPr="00E77497">
        <w:t>The following steps are taken:</w:t>
      </w:r>
    </w:p>
    <w:p w14:paraId="2E8B61B0" w14:textId="77777777" w:rsidR="004A0859" w:rsidRPr="00E77497" w:rsidRDefault="004A0859" w:rsidP="004A0859">
      <w:pPr>
        <w:pStyle w:val="Alg4"/>
        <w:numPr>
          <w:ilvl w:val="0"/>
          <w:numId w:val="1466"/>
        </w:numPr>
      </w:pPr>
      <w:r w:rsidRPr="00E77497">
        <w:t xml:space="preserve">Let </w:t>
      </w:r>
      <w:r>
        <w:rPr>
          <w:i/>
        </w:rPr>
        <w:t>S</w:t>
      </w:r>
      <w:r w:rsidRPr="00E77497">
        <w:t xml:space="preserve"> be </w:t>
      </w:r>
      <w:r w:rsidRPr="00E77497">
        <w:rPr>
          <w:b/>
        </w:rPr>
        <w:t>this</w:t>
      </w:r>
      <w:r w:rsidRPr="00E77497">
        <w:t xml:space="preserve"> value.</w:t>
      </w:r>
    </w:p>
    <w:p w14:paraId="342F5A28" w14:textId="77777777" w:rsidR="004A0859" w:rsidRPr="00E77497" w:rsidRDefault="004A0859" w:rsidP="004A0859">
      <w:pPr>
        <w:pStyle w:val="Alg4"/>
        <w:numPr>
          <w:ilvl w:val="0"/>
          <w:numId w:val="1466"/>
        </w:numPr>
      </w:pPr>
      <w:r>
        <w:t>If Type(</w:t>
      </w:r>
      <w:r>
        <w:rPr>
          <w:i/>
          <w:iCs/>
        </w:rPr>
        <w:t>S)</w:t>
      </w:r>
      <w:r>
        <w:t xml:space="preserve"> is not Object, then throw a </w:t>
      </w:r>
      <w:r w:rsidRPr="003F3BD9">
        <w:rPr>
          <w:b/>
        </w:rPr>
        <w:t>TypeError</w:t>
      </w:r>
      <w:r>
        <w:t xml:space="preserve"> exception.</w:t>
      </w:r>
    </w:p>
    <w:p w14:paraId="17A2735F" w14:textId="77777777" w:rsidR="004A0859" w:rsidRDefault="004A0859" w:rsidP="004A0859">
      <w:pPr>
        <w:pStyle w:val="Alg4"/>
        <w:numPr>
          <w:ilvl w:val="0"/>
          <w:numId w:val="1466"/>
        </w:numPr>
      </w:pPr>
      <w:r>
        <w:t xml:space="preserve">If </w:t>
      </w:r>
      <w:r>
        <w:rPr>
          <w:i/>
        </w:rPr>
        <w:t>S</w:t>
      </w:r>
      <w:r w:rsidRPr="00E77497">
        <w:t xml:space="preserve"> </w:t>
      </w:r>
      <w:r>
        <w:t>does not have a [[WeakSetData]] internal</w:t>
      </w:r>
      <w:r w:rsidRPr="00314265">
        <w:t xml:space="preserve"> </w:t>
      </w:r>
      <w:r>
        <w:t xml:space="preserve">data property throw a </w:t>
      </w:r>
      <w:r w:rsidRPr="00B5244C">
        <w:rPr>
          <w:b/>
        </w:rPr>
        <w:t>TypeError</w:t>
      </w:r>
      <w:r>
        <w:t xml:space="preserve"> exception.</w:t>
      </w:r>
    </w:p>
    <w:p w14:paraId="4E30B7E3" w14:textId="77777777" w:rsidR="004A0859" w:rsidRPr="00E77497" w:rsidRDefault="004A0859" w:rsidP="004A0859">
      <w:pPr>
        <w:pStyle w:val="Alg4"/>
        <w:numPr>
          <w:ilvl w:val="0"/>
          <w:numId w:val="1466"/>
        </w:numPr>
      </w:pPr>
      <w:r>
        <w:t xml:space="preserve">If </w:t>
      </w:r>
      <w:r>
        <w:rPr>
          <w:i/>
        </w:rPr>
        <w:t>S’s</w:t>
      </w:r>
      <w:r>
        <w:t xml:space="preserve"> [[WeakSetData]] internal data property is </w:t>
      </w:r>
      <w:r w:rsidRPr="00942258">
        <w:rPr>
          <w:b/>
          <w:bCs/>
        </w:rPr>
        <w:t>undefined</w:t>
      </w:r>
      <w:r>
        <w:t xml:space="preserve">, then throw a </w:t>
      </w:r>
      <w:r w:rsidRPr="003F3BD9">
        <w:rPr>
          <w:b/>
        </w:rPr>
        <w:t>TypeError</w:t>
      </w:r>
      <w:r>
        <w:t xml:space="preserve"> exception.</w:t>
      </w:r>
    </w:p>
    <w:p w14:paraId="3E0B5808" w14:textId="77777777" w:rsidR="004A0859" w:rsidRPr="00E77497" w:rsidRDefault="004A0859" w:rsidP="004A0859">
      <w:pPr>
        <w:pStyle w:val="Alg4"/>
        <w:numPr>
          <w:ilvl w:val="0"/>
          <w:numId w:val="1466"/>
        </w:numPr>
      </w:pPr>
      <w:r>
        <w:t xml:space="preserve">Let </w:t>
      </w:r>
      <w:r w:rsidRPr="00B5244C">
        <w:rPr>
          <w:i/>
        </w:rPr>
        <w:t>entries</w:t>
      </w:r>
      <w:r>
        <w:t xml:space="preserve"> be the List that is the value of </w:t>
      </w:r>
      <w:r>
        <w:rPr>
          <w:i/>
        </w:rPr>
        <w:t>S</w:t>
      </w:r>
      <w:r>
        <w:t>’s [[WeakSetData]] internal</w:t>
      </w:r>
      <w:r w:rsidRPr="00314265">
        <w:t xml:space="preserve"> </w:t>
      </w:r>
      <w:r>
        <w:t>data property.</w:t>
      </w:r>
    </w:p>
    <w:p w14:paraId="543CF935" w14:textId="77777777" w:rsidR="004A0859" w:rsidRDefault="004A0859" w:rsidP="004A0859">
      <w:pPr>
        <w:pStyle w:val="Alg4"/>
        <w:numPr>
          <w:ilvl w:val="0"/>
          <w:numId w:val="1466"/>
        </w:numPr>
      </w:pPr>
      <w:r>
        <w:t xml:space="preserve">Repeat for each </w:t>
      </w:r>
      <w:r w:rsidRPr="00431625">
        <w:rPr>
          <w:i/>
        </w:rPr>
        <w:t>e</w:t>
      </w:r>
      <w:r>
        <w:t xml:space="preserve"> that is an element of </w:t>
      </w:r>
      <w:r w:rsidRPr="00B5244C">
        <w:rPr>
          <w:i/>
        </w:rPr>
        <w:t>entries</w:t>
      </w:r>
      <w:r>
        <w:rPr>
          <w:i/>
        </w:rPr>
        <w:t>,</w:t>
      </w:r>
    </w:p>
    <w:p w14:paraId="423138FA" w14:textId="77777777" w:rsidR="004A0859" w:rsidRDefault="004A0859" w:rsidP="004A0859">
      <w:pPr>
        <w:pStyle w:val="Alg4"/>
        <w:numPr>
          <w:ilvl w:val="1"/>
          <w:numId w:val="146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14:paraId="756396AC" w14:textId="77777777" w:rsidR="004A0859" w:rsidRPr="00E77497" w:rsidRDefault="004A0859" w:rsidP="004A0859">
      <w:pPr>
        <w:pStyle w:val="Alg4"/>
        <w:numPr>
          <w:ilvl w:val="0"/>
          <w:numId w:val="1466"/>
        </w:numPr>
        <w:spacing w:after="220"/>
      </w:pPr>
      <w:r>
        <w:t xml:space="preserve">Return </w:t>
      </w:r>
      <w:r>
        <w:rPr>
          <w:b/>
        </w:rPr>
        <w:t>undefined</w:t>
      </w:r>
      <w:r>
        <w:t>.</w:t>
      </w:r>
    </w:p>
    <w:p w14:paraId="08984C1C" w14:textId="77777777" w:rsidR="000259C6" w:rsidRPr="00E77497" w:rsidRDefault="00AE1D35" w:rsidP="000D7E3D">
      <w:pPr>
        <w:pStyle w:val="40"/>
      </w:pPr>
      <w:r w:rsidRPr="00AE1D35">
        <w:t>WeakSet</w:t>
      </w:r>
      <w:r w:rsidR="000259C6" w:rsidRPr="00E77497">
        <w:t>.prototype.constructor</w:t>
      </w:r>
    </w:p>
    <w:p w14:paraId="55AC78F4" w14:textId="77777777" w:rsidR="000259C6" w:rsidRPr="00E77497" w:rsidRDefault="000259C6" w:rsidP="000D7E3D">
      <w:r w:rsidRPr="00E77497">
        <w:t xml:space="preserve">The initial value of </w:t>
      </w:r>
      <w:r w:rsidR="00AE1D35" w:rsidRPr="00AE1D35">
        <w:rPr>
          <w:rFonts w:ascii="Courier New" w:hAnsi="Courier New"/>
          <w:b/>
        </w:rPr>
        <w:t>WeakSet</w:t>
      </w:r>
      <w:r w:rsidRPr="00E77497">
        <w:rPr>
          <w:rFonts w:ascii="Courier New" w:hAnsi="Courier New"/>
          <w:b/>
        </w:rPr>
        <w:t>.prototype.constructor</w:t>
      </w:r>
      <w:r w:rsidRPr="00E77497">
        <w:t xml:space="preserve"> is the </w:t>
      </w:r>
      <w:r w:rsidR="00621C54">
        <w:t>%WeakSet% intrinsic object</w:t>
      </w:r>
      <w:r w:rsidRPr="00E77497">
        <w:t>.</w:t>
      </w:r>
    </w:p>
    <w:p w14:paraId="54A91DFA" w14:textId="77777777" w:rsidR="000259C6" w:rsidRPr="00E77497" w:rsidRDefault="00AE1D35" w:rsidP="000D7E3D">
      <w:pPr>
        <w:pStyle w:val="40"/>
      </w:pPr>
      <w:r w:rsidRPr="00AE1D35">
        <w:t>WeakSet</w:t>
      </w:r>
      <w:r w:rsidR="000259C6" w:rsidRPr="00E77497">
        <w:t>.prototype.</w:t>
      </w:r>
      <w:r w:rsidR="000259C6">
        <w:t>delete</w:t>
      </w:r>
      <w:r w:rsidR="000259C6" w:rsidRPr="00E77497">
        <w:t xml:space="preserve"> ( </w:t>
      </w:r>
      <w:r w:rsidR="000259C6">
        <w:t xml:space="preserve">value </w:t>
      </w:r>
      <w:r w:rsidR="000259C6" w:rsidRPr="00E77497">
        <w:t>)</w:t>
      </w:r>
    </w:p>
    <w:p w14:paraId="76EFEAE4" w14:textId="77777777" w:rsidR="000259C6" w:rsidRPr="00E77497" w:rsidRDefault="000259C6" w:rsidP="000D7E3D">
      <w:r w:rsidRPr="00E77497">
        <w:t>The following steps are taken:</w:t>
      </w:r>
    </w:p>
    <w:p w14:paraId="6D131C52" w14:textId="77777777" w:rsidR="000259C6" w:rsidRPr="00E77497" w:rsidRDefault="000259C6" w:rsidP="000D7E3D">
      <w:pPr>
        <w:pStyle w:val="Alg4"/>
        <w:numPr>
          <w:ilvl w:val="0"/>
          <w:numId w:val="1526"/>
        </w:numPr>
      </w:pPr>
      <w:r w:rsidRPr="00E77497">
        <w:t xml:space="preserve">Let </w:t>
      </w:r>
      <w:r>
        <w:rPr>
          <w:i/>
        </w:rPr>
        <w:t>S</w:t>
      </w:r>
      <w:r w:rsidRPr="00E77497">
        <w:t xml:space="preserve"> be the</w:t>
      </w:r>
      <w:r>
        <w:t xml:space="preserve"> </w:t>
      </w:r>
      <w:r w:rsidRPr="00E77497">
        <w:rPr>
          <w:b/>
        </w:rPr>
        <w:t>this</w:t>
      </w:r>
      <w:r w:rsidRPr="00E77497">
        <w:t xml:space="preserve"> value.</w:t>
      </w:r>
    </w:p>
    <w:p w14:paraId="11325A6C" w14:textId="77777777" w:rsidR="000259C6" w:rsidRPr="00E77497" w:rsidRDefault="000259C6" w:rsidP="000D7E3D">
      <w:pPr>
        <w:pStyle w:val="Alg4"/>
        <w:numPr>
          <w:ilvl w:val="0"/>
          <w:numId w:val="1526"/>
        </w:numPr>
      </w:pPr>
      <w:r>
        <w:t>If Type(</w:t>
      </w:r>
      <w:r>
        <w:rPr>
          <w:i/>
          <w:iCs/>
        </w:rPr>
        <w:t>S)</w:t>
      </w:r>
      <w:r>
        <w:t xml:space="preserve"> is not Object, then throw a </w:t>
      </w:r>
      <w:r w:rsidRPr="003F3BD9">
        <w:rPr>
          <w:b/>
        </w:rPr>
        <w:t>TypeError</w:t>
      </w:r>
      <w:r>
        <w:t xml:space="preserve"> exception.</w:t>
      </w:r>
    </w:p>
    <w:p w14:paraId="53C3929C" w14:textId="77777777" w:rsidR="000259C6" w:rsidRDefault="000259C6" w:rsidP="000D7E3D">
      <w:pPr>
        <w:pStyle w:val="Alg4"/>
        <w:numPr>
          <w:ilvl w:val="0"/>
          <w:numId w:val="1526"/>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14:paraId="10DC5F6A" w14:textId="77777777" w:rsidR="000259C6" w:rsidRPr="00E77497" w:rsidRDefault="000259C6" w:rsidP="000D7E3D">
      <w:pPr>
        <w:pStyle w:val="Alg4"/>
        <w:numPr>
          <w:ilvl w:val="0"/>
          <w:numId w:val="1526"/>
        </w:numPr>
      </w:pPr>
      <w:r>
        <w:t xml:space="preserve">If </w:t>
      </w:r>
      <w:r>
        <w:rPr>
          <w:i/>
        </w:rPr>
        <w:t>S’s</w:t>
      </w:r>
      <w:r>
        <w:t xml:space="preserve"> [[</w:t>
      </w:r>
      <w:r w:rsidR="00AE1D35">
        <w:t>Weak</w:t>
      </w:r>
      <w:r>
        <w:t xml:space="preserve">SetData]] internal data property is </w:t>
      </w:r>
      <w:r w:rsidRPr="00431625">
        <w:rPr>
          <w:b/>
          <w:bCs/>
        </w:rPr>
        <w:t>undefined</w:t>
      </w:r>
      <w:r>
        <w:t xml:space="preserve">, then throw a </w:t>
      </w:r>
      <w:r w:rsidRPr="00431625">
        <w:rPr>
          <w:b/>
        </w:rPr>
        <w:t>TypeError</w:t>
      </w:r>
      <w:r>
        <w:t xml:space="preserve"> exception.</w:t>
      </w:r>
    </w:p>
    <w:p w14:paraId="714518D5" w14:textId="77777777" w:rsidR="00CF382D" w:rsidRPr="00E77497" w:rsidRDefault="00CF382D" w:rsidP="000D7E3D">
      <w:pPr>
        <w:pStyle w:val="Alg4"/>
        <w:numPr>
          <w:ilvl w:val="0"/>
          <w:numId w:val="1526"/>
        </w:numPr>
      </w:pPr>
      <w:r>
        <w:t>If Type(</w:t>
      </w:r>
      <w:r>
        <w:rPr>
          <w:i/>
        </w:rPr>
        <w:t>value</w:t>
      </w:r>
      <w:r>
        <w:rPr>
          <w:i/>
          <w:iCs/>
        </w:rPr>
        <w:t>)</w:t>
      </w:r>
      <w:r>
        <w:t xml:space="preserve"> is not Object, then throw a </w:t>
      </w:r>
      <w:r w:rsidRPr="003F3BD9">
        <w:rPr>
          <w:b/>
        </w:rPr>
        <w:t>TypeError</w:t>
      </w:r>
      <w:r>
        <w:t xml:space="preserve"> exception.</w:t>
      </w:r>
    </w:p>
    <w:p w14:paraId="02D68D7B" w14:textId="77777777" w:rsidR="000259C6" w:rsidRPr="00E77497" w:rsidRDefault="000259C6" w:rsidP="000D7E3D">
      <w:pPr>
        <w:pStyle w:val="Alg4"/>
        <w:numPr>
          <w:ilvl w:val="0"/>
          <w:numId w:val="1526"/>
        </w:numPr>
      </w:pPr>
      <w:r>
        <w:t xml:space="preserve">Let </w:t>
      </w:r>
      <w:r w:rsidRPr="00B5244C">
        <w:rPr>
          <w:i/>
        </w:rPr>
        <w:t>entries</w:t>
      </w:r>
      <w:r>
        <w:t xml:space="preserve"> be the List that is the value of </w:t>
      </w:r>
      <w:r>
        <w:rPr>
          <w:i/>
        </w:rPr>
        <w:t>S</w:t>
      </w:r>
      <w:r>
        <w:t>’s [[</w:t>
      </w:r>
      <w:r w:rsidR="00AE1D35">
        <w:t>Weak</w:t>
      </w:r>
      <w:r>
        <w:t>SetData]] internal data property.</w:t>
      </w:r>
    </w:p>
    <w:p w14:paraId="7BFE62F3" w14:textId="77777777" w:rsidR="000259C6" w:rsidRDefault="000259C6" w:rsidP="000D7E3D">
      <w:pPr>
        <w:pStyle w:val="Alg4"/>
        <w:numPr>
          <w:ilvl w:val="0"/>
          <w:numId w:val="1526"/>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14:paraId="6926F81E" w14:textId="77777777" w:rsidR="000259C6" w:rsidRDefault="000259C6" w:rsidP="000D7E3D">
      <w:pPr>
        <w:pStyle w:val="Alg4"/>
        <w:numPr>
          <w:ilvl w:val="1"/>
          <w:numId w:val="1526"/>
        </w:numPr>
      </w:pPr>
      <w:r>
        <w:t xml:space="preserve">If </w:t>
      </w:r>
      <w:r>
        <w:rPr>
          <w:i/>
          <w:iCs/>
        </w:rPr>
        <w:t>e</w:t>
      </w:r>
      <w:r>
        <w:t xml:space="preserve"> is not </w:t>
      </w:r>
      <w:r w:rsidRPr="005E6B3A">
        <w:rPr>
          <w:rFonts w:ascii="Arial" w:hAnsi="Arial" w:cs="Arial"/>
        </w:rPr>
        <w:t>empty</w:t>
      </w:r>
      <w:r>
        <w:t xml:space="preserve"> and </w:t>
      </w:r>
      <w:r w:rsidR="00AE1D35">
        <w:t>SameValue</w:t>
      </w:r>
      <w:r>
        <w:t>(</w:t>
      </w:r>
      <w:r>
        <w:rPr>
          <w:i/>
        </w:rPr>
        <w:t>e</w:t>
      </w:r>
      <w:r>
        <w:t xml:space="preserve">, </w:t>
      </w:r>
      <w:r>
        <w:rPr>
          <w:i/>
        </w:rPr>
        <w:t>value</w:t>
      </w:r>
      <w:r>
        <w:t xml:space="preserve">) is </w:t>
      </w:r>
      <w:r>
        <w:rPr>
          <w:b/>
          <w:bCs/>
        </w:rPr>
        <w:t>true</w:t>
      </w:r>
      <w:r>
        <w:t>, then</w:t>
      </w:r>
    </w:p>
    <w:p w14:paraId="170980C6" w14:textId="77777777" w:rsidR="000259C6" w:rsidRDefault="000259C6" w:rsidP="000D7E3D">
      <w:pPr>
        <w:pStyle w:val="Alg4"/>
        <w:numPr>
          <w:ilvl w:val="2"/>
          <w:numId w:val="152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14:paraId="629DF8A8" w14:textId="77777777" w:rsidR="000259C6" w:rsidRDefault="000259C6" w:rsidP="000D7E3D">
      <w:pPr>
        <w:pStyle w:val="Alg4"/>
        <w:numPr>
          <w:ilvl w:val="2"/>
          <w:numId w:val="1526"/>
        </w:numPr>
        <w:spacing w:after="220"/>
        <w:contextualSpacing/>
      </w:pPr>
      <w:r>
        <w:t xml:space="preserve">Return </w:t>
      </w:r>
      <w:r>
        <w:rPr>
          <w:b/>
        </w:rPr>
        <w:t>true</w:t>
      </w:r>
      <w:r>
        <w:t>.</w:t>
      </w:r>
    </w:p>
    <w:p w14:paraId="61591EDE" w14:textId="77777777" w:rsidR="000259C6" w:rsidRPr="00E77497" w:rsidRDefault="000259C6" w:rsidP="000D7E3D">
      <w:pPr>
        <w:pStyle w:val="Alg4"/>
        <w:numPr>
          <w:ilvl w:val="0"/>
          <w:numId w:val="1526"/>
        </w:numPr>
        <w:spacing w:after="220"/>
      </w:pPr>
      <w:r>
        <w:t xml:space="preserve">Return </w:t>
      </w:r>
      <w:r>
        <w:rPr>
          <w:b/>
        </w:rPr>
        <w:t>false</w:t>
      </w:r>
      <w:r>
        <w:t>.</w:t>
      </w:r>
    </w:p>
    <w:p w14:paraId="330222AF" w14:textId="77777777" w:rsidR="00B03D81" w:rsidRDefault="00B03D81" w:rsidP="000D7E3D">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14:paraId="73F96CF6" w14:textId="77777777" w:rsidR="000259C6" w:rsidRPr="00E77497" w:rsidRDefault="00AE1D35" w:rsidP="000D7E3D">
      <w:pPr>
        <w:pStyle w:val="40"/>
      </w:pPr>
      <w:r w:rsidRPr="00AE1D35">
        <w:t>WeakSet</w:t>
      </w:r>
      <w:r w:rsidR="000259C6" w:rsidRPr="00E77497">
        <w:t>.prototype.</w:t>
      </w:r>
      <w:r w:rsidR="000259C6">
        <w:t>has</w:t>
      </w:r>
      <w:r w:rsidR="000259C6" w:rsidRPr="00E77497">
        <w:t xml:space="preserve"> ( </w:t>
      </w:r>
      <w:r w:rsidR="000259C6">
        <w:t xml:space="preserve">value </w:t>
      </w:r>
      <w:r w:rsidR="000259C6" w:rsidRPr="00E77497">
        <w:t>)</w:t>
      </w:r>
    </w:p>
    <w:p w14:paraId="42D60DF5" w14:textId="77777777" w:rsidR="000259C6" w:rsidRPr="00E77497" w:rsidRDefault="000259C6" w:rsidP="000D7E3D">
      <w:r w:rsidRPr="00E77497">
        <w:t>The following steps are taken:</w:t>
      </w:r>
    </w:p>
    <w:p w14:paraId="28E23BC2" w14:textId="77777777" w:rsidR="000259C6" w:rsidRPr="00E77497" w:rsidRDefault="000259C6" w:rsidP="000D7E3D">
      <w:pPr>
        <w:pStyle w:val="Alg4"/>
        <w:numPr>
          <w:ilvl w:val="0"/>
          <w:numId w:val="1467"/>
        </w:numPr>
      </w:pPr>
      <w:r w:rsidRPr="00E77497">
        <w:t xml:space="preserve">Let </w:t>
      </w:r>
      <w:r>
        <w:rPr>
          <w:i/>
        </w:rPr>
        <w:t>S</w:t>
      </w:r>
      <w:r w:rsidRPr="00E77497">
        <w:t xml:space="preserve"> be the</w:t>
      </w:r>
      <w:r>
        <w:t xml:space="preserve"> </w:t>
      </w:r>
      <w:r w:rsidRPr="00E77497">
        <w:rPr>
          <w:b/>
        </w:rPr>
        <w:t>this</w:t>
      </w:r>
      <w:r w:rsidRPr="00E77497">
        <w:t xml:space="preserve"> value.</w:t>
      </w:r>
    </w:p>
    <w:p w14:paraId="0A1B4D75" w14:textId="77777777" w:rsidR="000259C6" w:rsidRPr="00E77497" w:rsidRDefault="000259C6" w:rsidP="000D7E3D">
      <w:pPr>
        <w:pStyle w:val="Alg4"/>
        <w:numPr>
          <w:ilvl w:val="0"/>
          <w:numId w:val="1467"/>
        </w:numPr>
      </w:pPr>
      <w:r>
        <w:t>If Type(</w:t>
      </w:r>
      <w:r>
        <w:rPr>
          <w:i/>
          <w:iCs/>
        </w:rPr>
        <w:t>S)</w:t>
      </w:r>
      <w:r>
        <w:t xml:space="preserve"> is not Object, then throw a </w:t>
      </w:r>
      <w:r w:rsidRPr="003F3BD9">
        <w:rPr>
          <w:b/>
        </w:rPr>
        <w:t>TypeError</w:t>
      </w:r>
      <w:r>
        <w:t xml:space="preserve"> exception.</w:t>
      </w:r>
    </w:p>
    <w:p w14:paraId="54773C06" w14:textId="77777777" w:rsidR="000259C6" w:rsidRDefault="000259C6" w:rsidP="000D7E3D">
      <w:pPr>
        <w:pStyle w:val="Alg4"/>
        <w:numPr>
          <w:ilvl w:val="0"/>
          <w:numId w:val="1467"/>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14:paraId="7D4686B2" w14:textId="77777777" w:rsidR="000259C6" w:rsidRPr="00E77497" w:rsidRDefault="000259C6" w:rsidP="000D7E3D">
      <w:pPr>
        <w:pStyle w:val="Alg4"/>
        <w:numPr>
          <w:ilvl w:val="0"/>
          <w:numId w:val="1467"/>
        </w:numPr>
      </w:pPr>
      <w:r>
        <w:t xml:space="preserve">If </w:t>
      </w:r>
      <w:r>
        <w:rPr>
          <w:i/>
        </w:rPr>
        <w:t>S’s</w:t>
      </w:r>
      <w:r>
        <w:t xml:space="preserve"> [[</w:t>
      </w:r>
      <w:r w:rsidR="00AE1D35">
        <w:t>Weak</w:t>
      </w:r>
      <w:r>
        <w:t xml:space="preserve">SetData]] internal data property is </w:t>
      </w:r>
      <w:r w:rsidRPr="00942258">
        <w:rPr>
          <w:b/>
          <w:bCs/>
        </w:rPr>
        <w:t>undefined</w:t>
      </w:r>
      <w:r>
        <w:t xml:space="preserve">, then throw a </w:t>
      </w:r>
      <w:r w:rsidRPr="003F3BD9">
        <w:rPr>
          <w:b/>
        </w:rPr>
        <w:t>TypeError</w:t>
      </w:r>
      <w:r>
        <w:t xml:space="preserve"> exception.</w:t>
      </w:r>
    </w:p>
    <w:p w14:paraId="15AA56AC" w14:textId="77777777" w:rsidR="000259C6" w:rsidRPr="00E77497" w:rsidRDefault="000259C6" w:rsidP="000D7E3D">
      <w:pPr>
        <w:pStyle w:val="Alg4"/>
        <w:numPr>
          <w:ilvl w:val="0"/>
          <w:numId w:val="1467"/>
        </w:numPr>
      </w:pPr>
      <w:r>
        <w:t xml:space="preserve">Let </w:t>
      </w:r>
      <w:r w:rsidRPr="00B5244C">
        <w:rPr>
          <w:i/>
        </w:rPr>
        <w:t>entries</w:t>
      </w:r>
      <w:r>
        <w:t xml:space="preserve"> be the List that is the value of </w:t>
      </w:r>
      <w:r>
        <w:rPr>
          <w:i/>
        </w:rPr>
        <w:t>S</w:t>
      </w:r>
      <w:r>
        <w:t>’s [[</w:t>
      </w:r>
      <w:r w:rsidR="00AE1D35">
        <w:t>Weak</w:t>
      </w:r>
      <w:r>
        <w:t>SetData]] internal data property.</w:t>
      </w:r>
    </w:p>
    <w:p w14:paraId="42CBCFA3" w14:textId="77777777" w:rsidR="006A1BC3" w:rsidRDefault="006A1BC3" w:rsidP="000D7E3D">
      <w:pPr>
        <w:pStyle w:val="Alg4"/>
        <w:numPr>
          <w:ilvl w:val="0"/>
          <w:numId w:val="1467"/>
        </w:numPr>
        <w:rPr>
          <w:ins w:id="15177" w:author="Rev 19 Allen Wirfs-Brock" w:date="2013-09-27T11:53:00Z"/>
        </w:rPr>
      </w:pPr>
      <w:ins w:id="15178" w:author="Rev 19 Allen Wirfs-Brock" w:date="2013-09-27T11:53:00Z">
        <w:r>
          <w:t>If Type(</w:t>
        </w:r>
      </w:ins>
      <w:ins w:id="15179" w:author="Rev 19 Allen Wirfs-Brock" w:date="2013-09-27T11:54:00Z">
        <w:r>
          <w:rPr>
            <w:i/>
          </w:rPr>
          <w:t>value</w:t>
        </w:r>
        <w:r>
          <w:t xml:space="preserve">) is not Object, then return </w:t>
        </w:r>
        <w:r>
          <w:rPr>
            <w:b/>
          </w:rPr>
          <w:t>false.</w:t>
        </w:r>
      </w:ins>
    </w:p>
    <w:p w14:paraId="1FE9812D" w14:textId="77777777" w:rsidR="000259C6" w:rsidRPr="007B0456" w:rsidRDefault="000259C6" w:rsidP="000D7E3D">
      <w:pPr>
        <w:pStyle w:val="Alg4"/>
        <w:numPr>
          <w:ilvl w:val="0"/>
          <w:numId w:val="1467"/>
        </w:numPr>
      </w:pPr>
      <w:r>
        <w:t xml:space="preserve">Repeat for each </w:t>
      </w:r>
      <w:r w:rsidRPr="00A51C9D">
        <w:rPr>
          <w:i/>
          <w:iCs/>
        </w:rPr>
        <w:t>e</w:t>
      </w:r>
      <w:r>
        <w:t xml:space="preserve"> that is an element of </w:t>
      </w:r>
      <w:r w:rsidRPr="00B5244C">
        <w:rPr>
          <w:i/>
        </w:rPr>
        <w:t>entries</w:t>
      </w:r>
      <w:r>
        <w:rPr>
          <w:i/>
        </w:rPr>
        <w:t>,</w:t>
      </w:r>
    </w:p>
    <w:p w14:paraId="5C0D5078" w14:textId="77777777" w:rsidR="000259C6" w:rsidRDefault="000259C6" w:rsidP="000D7E3D">
      <w:pPr>
        <w:pStyle w:val="Alg4"/>
        <w:numPr>
          <w:ilvl w:val="1"/>
          <w:numId w:val="1467"/>
        </w:numPr>
      </w:pPr>
      <w:r w:rsidRPr="00B5244C">
        <w:t xml:space="preserve">If </w:t>
      </w:r>
      <w:r>
        <w:rPr>
          <w:i/>
        </w:rPr>
        <w:t>e</w:t>
      </w:r>
      <w:r>
        <w:t xml:space="preserve"> is not </w:t>
      </w:r>
      <w:r w:rsidRPr="00A221E6">
        <w:rPr>
          <w:rFonts w:ascii="Arial" w:hAnsi="Arial" w:cs="Arial"/>
        </w:rPr>
        <w:t>empty</w:t>
      </w:r>
      <w:r>
        <w:t xml:space="preserve"> and </w:t>
      </w:r>
      <w:r w:rsidR="00AE1D35">
        <w:t>SameValue</w:t>
      </w:r>
      <w:r>
        <w:t>(</w:t>
      </w:r>
      <w:r>
        <w:rPr>
          <w:i/>
        </w:rPr>
        <w:t>e</w:t>
      </w:r>
      <w:r>
        <w:t xml:space="preserve">, </w:t>
      </w:r>
      <w:r>
        <w:rPr>
          <w:i/>
        </w:rPr>
        <w:t>value</w:t>
      </w:r>
      <w:r>
        <w:t xml:space="preserve">), then return </w:t>
      </w:r>
      <w:r w:rsidRPr="007B0456">
        <w:rPr>
          <w:b/>
        </w:rPr>
        <w:t>true</w:t>
      </w:r>
      <w:r w:rsidRPr="007B0456">
        <w:rPr>
          <w:i/>
        </w:rPr>
        <w:t>.</w:t>
      </w:r>
    </w:p>
    <w:p w14:paraId="05D5037C" w14:textId="77777777" w:rsidR="000259C6" w:rsidRPr="00E77497" w:rsidRDefault="000259C6" w:rsidP="000D7E3D">
      <w:pPr>
        <w:pStyle w:val="Alg4"/>
        <w:numPr>
          <w:ilvl w:val="0"/>
          <w:numId w:val="1467"/>
        </w:numPr>
        <w:spacing w:after="220"/>
      </w:pPr>
      <w:r>
        <w:t xml:space="preserve">Return </w:t>
      </w:r>
      <w:r>
        <w:rPr>
          <w:b/>
        </w:rPr>
        <w:t>false</w:t>
      </w:r>
      <w:r>
        <w:t>.</w:t>
      </w:r>
    </w:p>
    <w:p w14:paraId="57F35123" w14:textId="77777777" w:rsidR="000259C6" w:rsidRPr="00E77497" w:rsidRDefault="00AE1D35" w:rsidP="000D7E3D">
      <w:pPr>
        <w:pStyle w:val="40"/>
      </w:pPr>
      <w:r w:rsidRPr="00AE1D35">
        <w:t>WeakSet</w:t>
      </w:r>
      <w:r w:rsidR="000259C6" w:rsidRPr="00E77497">
        <w:t>.prototype</w:t>
      </w:r>
      <w:r w:rsidR="000259C6">
        <w:t xml:space="preserve"> [ @@toStringTag</w:t>
      </w:r>
      <w:r w:rsidR="000259C6" w:rsidRPr="00E77497">
        <w:t xml:space="preserve"> </w:t>
      </w:r>
      <w:r w:rsidR="000259C6">
        <w:t>]</w:t>
      </w:r>
    </w:p>
    <w:p w14:paraId="2C7C822F" w14:textId="77777777" w:rsidR="000259C6" w:rsidRPr="00097A4C" w:rsidRDefault="000259C6" w:rsidP="000D7E3D">
      <w:r w:rsidRPr="00E77497">
        <w:t xml:space="preserve">The </w:t>
      </w:r>
      <w:r>
        <w:t xml:space="preserve">initial value of the @@toStringTag property is the string value </w:t>
      </w:r>
      <w:r w:rsidRPr="00E77497">
        <w:rPr>
          <w:b/>
        </w:rPr>
        <w:t>"</w:t>
      </w:r>
      <w:r w:rsidR="00AE1D35">
        <w:rPr>
          <w:b/>
        </w:rPr>
        <w:t>Weak</w:t>
      </w:r>
      <w:r>
        <w:rPr>
          <w:rFonts w:ascii="Courier New" w:hAnsi="Courier New" w:cs="Courier New"/>
          <w:b/>
        </w:rPr>
        <w:t>Set</w:t>
      </w:r>
      <w:r w:rsidRPr="00E77497">
        <w:rPr>
          <w:b/>
        </w:rPr>
        <w:t>"</w:t>
      </w:r>
      <w:r>
        <w:t>.</w:t>
      </w:r>
    </w:p>
    <w:p w14:paraId="3F9B1014" w14:textId="77777777" w:rsidR="000259C6" w:rsidRPr="00E77497" w:rsidRDefault="000259C6"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3AC4A249" w14:textId="77777777" w:rsidR="000259C6" w:rsidRPr="00E77497" w:rsidRDefault="000259C6" w:rsidP="000D7E3D">
      <w:pPr>
        <w:pStyle w:val="30"/>
      </w:pPr>
      <w:bookmarkStart w:id="15180" w:name="_Toc368050794"/>
      <w:r w:rsidRPr="00E77497">
        <w:t xml:space="preserve">Properties of </w:t>
      </w:r>
      <w:r w:rsidR="00AE1D35" w:rsidRPr="00AE1D35">
        <w:t xml:space="preserve">WeakSet </w:t>
      </w:r>
      <w:r w:rsidRPr="00E77497">
        <w:t>Instances</w:t>
      </w:r>
      <w:bookmarkEnd w:id="15180"/>
    </w:p>
    <w:p w14:paraId="2492AE40" w14:textId="77777777" w:rsidR="000259C6" w:rsidRPr="00E77497" w:rsidRDefault="00621C54" w:rsidP="00AE1D35">
      <w:r>
        <w:t>WeakSet</w:t>
      </w:r>
      <w:r w:rsidR="000259C6" w:rsidRPr="00E77497">
        <w:t xml:space="preserve"> instances</w:t>
      </w:r>
      <w:r w:rsidR="00AE1D35" w:rsidRPr="00AE1D35">
        <w:t xml:space="preserve"> </w:t>
      </w:r>
      <w:r w:rsidR="00AE1D35">
        <w:t>are ordinary objects that</w:t>
      </w:r>
      <w:r w:rsidR="000259C6" w:rsidRPr="00E77497">
        <w:t xml:space="preserve"> inherit properties from the </w:t>
      </w:r>
      <w:r w:rsidR="00AE1D35">
        <w:t>Weak</w:t>
      </w:r>
      <w:r w:rsidR="000259C6">
        <w:t>Set</w:t>
      </w:r>
      <w:r w:rsidR="000259C6" w:rsidRPr="00E77497">
        <w:t xml:space="preserve"> prototype. </w:t>
      </w:r>
      <w:r w:rsidR="000259C6">
        <w:t xml:space="preserve">After initialisation by the </w:t>
      </w:r>
      <w:r w:rsidR="00AE1D35">
        <w:t>WeakSet</w:t>
      </w:r>
      <w:r w:rsidR="00AE1D35" w:rsidRPr="00E77497">
        <w:t xml:space="preserve"> </w:t>
      </w:r>
      <w:r w:rsidR="000259C6">
        <w:t xml:space="preserve">constructor, </w:t>
      </w:r>
      <w:r w:rsidR="00AE1D35">
        <w:t>WeakSet</w:t>
      </w:r>
      <w:r w:rsidR="00AE1D35" w:rsidRPr="00E77497">
        <w:t xml:space="preserve"> </w:t>
      </w:r>
      <w:r w:rsidR="000259C6">
        <w:t>instances</w:t>
      </w:r>
      <w:r w:rsidR="000259C6" w:rsidRPr="00E77497">
        <w:t xml:space="preserve"> also have a [[</w:t>
      </w:r>
      <w:r w:rsidR="00AE1D35">
        <w:t>Weak</w:t>
      </w:r>
      <w:r w:rsidR="000259C6">
        <w:t>SetData]] internal</w:t>
      </w:r>
      <w:r w:rsidR="000259C6" w:rsidRPr="00314265">
        <w:t xml:space="preserve"> </w:t>
      </w:r>
      <w:r w:rsidR="000259C6">
        <w:t>data property.</w:t>
      </w:r>
    </w:p>
    <w:p w14:paraId="2A339E06" w14:textId="77777777" w:rsidR="00A95C0C" w:rsidRDefault="00A95C0C" w:rsidP="00C9101B">
      <w:pPr>
        <w:pStyle w:val="1"/>
      </w:pPr>
      <w:bookmarkStart w:id="15181" w:name="_Toc368050795"/>
      <w:r>
        <w:t>Structured Data</w:t>
      </w:r>
      <w:bookmarkEnd w:id="15181"/>
    </w:p>
    <w:p w14:paraId="19421EAE" w14:textId="77777777" w:rsidR="00A95C0C" w:rsidRDefault="00A95C0C" w:rsidP="00C9101B">
      <w:pPr>
        <w:pStyle w:val="20"/>
      </w:pPr>
      <w:bookmarkStart w:id="15182" w:name="_Ref366239487"/>
      <w:bookmarkStart w:id="15183" w:name="_Toc368050796"/>
      <w:r>
        <w:t>ArrayBuffer Objects</w:t>
      </w:r>
      <w:bookmarkEnd w:id="15182"/>
      <w:bookmarkEnd w:id="15183"/>
    </w:p>
    <w:p w14:paraId="189FAC2A" w14:textId="77777777" w:rsidR="00A95C0C" w:rsidRDefault="00A95C0C" w:rsidP="00C9101B">
      <w:pPr>
        <w:pStyle w:val="30"/>
      </w:pPr>
      <w:bookmarkStart w:id="15184" w:name="_Toc368050797"/>
      <w:r>
        <w:t>Abstract Operations For ArrayBuffer Objects</w:t>
      </w:r>
      <w:bookmarkEnd w:id="15184"/>
    </w:p>
    <w:p w14:paraId="409C8E84" w14:textId="77777777" w:rsidR="00A95C0C" w:rsidRDefault="00A95C0C" w:rsidP="00C9101B">
      <w:pPr>
        <w:pStyle w:val="40"/>
      </w:pPr>
      <w:r>
        <w:t>AllocateArrayBuffer(constructor)</w:t>
      </w:r>
    </w:p>
    <w:p w14:paraId="51142DD3" w14:textId="77777777" w:rsidR="00A95C0C" w:rsidRDefault="00A95C0C" w:rsidP="000D7E3D">
      <w:r>
        <w:t xml:space="preserve">The abstract operation AllocateArrayBuffer with argument </w:t>
      </w:r>
      <w:r>
        <w:rPr>
          <w:rFonts w:ascii="Times New Roman" w:hAnsi="Times New Roman"/>
          <w:i/>
          <w:iCs/>
        </w:rPr>
        <w:t>constructor</w:t>
      </w:r>
      <w:r>
        <w:t xml:space="preserve"> is used to create an uninitialised ArrayBuffer object. It performs the following steps:</w:t>
      </w:r>
    </w:p>
    <w:p w14:paraId="0E2EE99F" w14:textId="77777777" w:rsidR="00A95C0C" w:rsidRPr="00E77497" w:rsidRDefault="00A95C0C" w:rsidP="000D7E3D">
      <w:pPr>
        <w:numPr>
          <w:ilvl w:val="0"/>
          <w:numId w:val="127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iC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ArrayBuffer</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rPr>
        <w:t>ArrayBuffer</w:t>
      </w:r>
      <w:r w:rsidRPr="004F54AE">
        <w:rPr>
          <w:rFonts w:ascii="Times New Roman" w:hAnsi="Times New Roman"/>
        </w:rPr>
        <w:t>Data</w:t>
      </w:r>
      <w:r w:rsidRPr="0054023E">
        <w:rPr>
          <w:rFonts w:ascii="Times New Roman" w:hAnsi="Times New Roman"/>
          <w:sz w:val="18"/>
        </w:rPr>
        <w:t>]]</w:t>
      </w:r>
      <w:r>
        <w:rPr>
          <w:rFonts w:ascii="Times New Roman" w:hAnsi="Times New Roman"/>
          <w:sz w:val="18"/>
        </w:rPr>
        <w:t>, [[</w:t>
      </w:r>
      <w:r>
        <w:rPr>
          <w:rFonts w:ascii="Times New Roman" w:hAnsi="Times New Roman"/>
        </w:rPr>
        <w:t>ArrayBufferByteLength</w:t>
      </w:r>
      <w:r>
        <w:rPr>
          <w:rFonts w:ascii="Times New Roman" w:hAnsi="Times New Roman"/>
          <w:sz w:val="18"/>
        </w:rPr>
        <w:t>]]</w:t>
      </w:r>
      <w:r>
        <w:rPr>
          <w:rFonts w:ascii="Times New Roman" w:hAnsi="Times New Roman"/>
          <w:iCs/>
        </w:rPr>
        <w:t>) )</w:t>
      </w:r>
      <w:r w:rsidRPr="00E77497">
        <w:rPr>
          <w:rFonts w:ascii="Times New Roman" w:hAnsi="Times New Roman"/>
        </w:rPr>
        <w:t>.</w:t>
      </w:r>
    </w:p>
    <w:p w14:paraId="38C536CE" w14:textId="77777777" w:rsidR="00A95C0C" w:rsidRDefault="00A95C0C" w:rsidP="000D7E3D">
      <w:pPr>
        <w:numPr>
          <w:ilvl w:val="0"/>
          <w:numId w:val="1277"/>
        </w:numPr>
        <w:contextualSpacing/>
        <w:rPr>
          <w:rFonts w:ascii="Times New Roman" w:hAnsi="Times New Roman"/>
        </w:rPr>
      </w:pPr>
      <w:r>
        <w:rPr>
          <w:rFonts w:ascii="Times New Roman" w:hAnsi="Times New Roman"/>
        </w:rPr>
        <w:t>ReturnIfAbrupt(</w:t>
      </w:r>
      <w:r>
        <w:rPr>
          <w:rFonts w:ascii="Times New Roman" w:hAnsi="Times New Roman"/>
          <w:i/>
        </w:rPr>
        <w:t>obj</w:t>
      </w:r>
      <w:r>
        <w:rPr>
          <w:rFonts w:ascii="Times New Roman" w:hAnsi="Times New Roman"/>
        </w:rPr>
        <w:t>).</w:t>
      </w:r>
    </w:p>
    <w:p w14:paraId="00D43F9A" w14:textId="77777777" w:rsidR="00A95C0C" w:rsidRPr="004F54AE" w:rsidRDefault="00A95C0C" w:rsidP="000D7E3D">
      <w:pPr>
        <w:numPr>
          <w:ilvl w:val="0"/>
          <w:numId w:val="1277"/>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Pr>
          <w:rFonts w:ascii="Times New Roman" w:hAnsi="Times New Roman"/>
        </w:rPr>
        <w:t>the</w:t>
      </w:r>
      <w:r w:rsidRPr="004F54AE">
        <w:rPr>
          <w:rFonts w:ascii="Times New Roman" w:hAnsi="Times New Roman"/>
        </w:rPr>
        <w:t xml:space="preserve"> [[</w:t>
      </w:r>
      <w:r>
        <w:rPr>
          <w:rFonts w:ascii="Times New Roman" w:hAnsi="Times New Roman"/>
        </w:rPr>
        <w:t>ArrayBufferByteLength</w:t>
      </w:r>
      <w:r w:rsidRPr="004F54AE">
        <w:rPr>
          <w:rFonts w:ascii="Times New Roman" w:hAnsi="Times New Roman"/>
        </w:rPr>
        <w:t xml:space="preserve">]] internal data property </w:t>
      </w:r>
      <w:r>
        <w:rPr>
          <w:rFonts w:ascii="Times New Roman" w:hAnsi="Times New Roman"/>
        </w:rPr>
        <w:t>of</w:t>
      </w:r>
      <w:r w:rsidRPr="004F54AE">
        <w:rPr>
          <w:rFonts w:ascii="Times New Roman" w:hAnsi="Times New Roman"/>
        </w:rPr>
        <w:t xml:space="preserve">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to 0</w:t>
      </w:r>
      <w:r w:rsidRPr="004F54AE">
        <w:rPr>
          <w:rFonts w:ascii="Times New Roman" w:hAnsi="Times New Roman"/>
        </w:rPr>
        <w:t>.</w:t>
      </w:r>
    </w:p>
    <w:p w14:paraId="6998A45A" w14:textId="77777777" w:rsidR="00A95C0C" w:rsidRPr="00E77497" w:rsidRDefault="00A95C0C" w:rsidP="000D7E3D">
      <w:pPr>
        <w:numPr>
          <w:ilvl w:val="0"/>
          <w:numId w:val="1277"/>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1FE5ED63" w14:textId="77777777" w:rsidR="00A95C0C" w:rsidRDefault="00A95C0C" w:rsidP="00C9101B">
      <w:pPr>
        <w:pStyle w:val="40"/>
      </w:pPr>
      <w:r>
        <w:t>SetArrayBufferData(arrayBuffer, bytes)</w:t>
      </w:r>
    </w:p>
    <w:p w14:paraId="52D0A1FD" w14:textId="77777777" w:rsidR="00A95C0C" w:rsidRDefault="00A95C0C" w:rsidP="000D7E3D">
      <w:r>
        <w:t xml:space="preserve">The abstract operation SetArrayBufferData with arguments </w:t>
      </w:r>
      <w:r>
        <w:rPr>
          <w:rFonts w:ascii="Times New Roman" w:hAnsi="Times New Roman"/>
          <w:i/>
          <w:iCs/>
        </w:rPr>
        <w:t>arrayBuffer</w:t>
      </w:r>
      <w:r>
        <w:rPr>
          <w:rFonts w:ascii="Times New Roman" w:hAnsi="Times New Roman"/>
        </w:rPr>
        <w:t xml:space="preserve"> and </w:t>
      </w:r>
      <w:r>
        <w:rPr>
          <w:rFonts w:ascii="Times New Roman" w:hAnsi="Times New Roman"/>
          <w:i/>
          <w:iCs/>
        </w:rPr>
        <w:t>bytes</w:t>
      </w:r>
      <w:r>
        <w:t xml:space="preserve"> is used to initialise the storage block encapsulated by an ArrayBuffer object. It performs the following steps:</w:t>
      </w:r>
    </w:p>
    <w:p w14:paraId="28E35B80" w14:textId="77777777" w:rsidR="00A95C0C" w:rsidRDefault="00A95C0C" w:rsidP="000D7E3D">
      <w:pPr>
        <w:pStyle w:val="Alg4"/>
        <w:numPr>
          <w:ilvl w:val="0"/>
          <w:numId w:val="1072"/>
        </w:numPr>
      </w:pPr>
      <w:r>
        <w:t xml:space="preserve">Assert: </w:t>
      </w:r>
      <w:r>
        <w:rPr>
          <w:i/>
          <w:iCs/>
        </w:rPr>
        <w:t>arrayBuffer</w:t>
      </w:r>
      <w:r>
        <w:t xml:space="preserve"> has an [[ArrayBufferData]] internal data property.</w:t>
      </w:r>
    </w:p>
    <w:p w14:paraId="353A0941" w14:textId="77777777" w:rsidR="00A95C0C" w:rsidRDefault="00A95C0C" w:rsidP="000D7E3D">
      <w:pPr>
        <w:pStyle w:val="Alg4"/>
        <w:numPr>
          <w:ilvl w:val="0"/>
          <w:numId w:val="1072"/>
        </w:numPr>
      </w:pPr>
      <w:r>
        <w:t xml:space="preserve">Assert: </w:t>
      </w:r>
      <w:r>
        <w:rPr>
          <w:i/>
          <w:iCs/>
        </w:rPr>
        <w:t>bytes</w:t>
      </w:r>
      <w:r>
        <w:t xml:space="preserve"> is positive integer.</w:t>
      </w:r>
    </w:p>
    <w:p w14:paraId="0E81CE98" w14:textId="77777777" w:rsidR="00A95C0C" w:rsidRPr="00E77497" w:rsidRDefault="00A95C0C" w:rsidP="000D7E3D">
      <w:pPr>
        <w:pStyle w:val="Alg4"/>
        <w:numPr>
          <w:ilvl w:val="0"/>
          <w:numId w:val="1072"/>
        </w:numPr>
      </w:pPr>
      <w:r>
        <w:t xml:space="preserve">Let </w:t>
      </w:r>
      <w:r>
        <w:rPr>
          <w:i/>
        </w:rPr>
        <w:t>block</w:t>
      </w:r>
      <w:r>
        <w:t xml:space="preserve"> be the result of </w:t>
      </w:r>
      <w:commentRangeStart w:id="15185"/>
      <w:r>
        <w:t>CreateByteArrayBlock</w:t>
      </w:r>
      <w:commentRangeEnd w:id="15185"/>
      <w:r>
        <w:rPr>
          <w:rStyle w:val="af6"/>
          <w:rFonts w:ascii="Arial" w:eastAsia="MS Mincho" w:hAnsi="Arial"/>
          <w:spacing w:val="0"/>
          <w:lang w:eastAsia="ja-JP"/>
        </w:rPr>
        <w:commentReference w:id="15185"/>
      </w:r>
      <w:r>
        <w:t>(</w:t>
      </w:r>
      <w:r>
        <w:rPr>
          <w:i/>
          <w:iCs/>
        </w:rPr>
        <w:t>bytes</w:t>
      </w:r>
      <w:r>
        <w:t>).</w:t>
      </w:r>
    </w:p>
    <w:p w14:paraId="24DF57BD" w14:textId="77777777" w:rsidR="00A95C0C" w:rsidRPr="00E77497" w:rsidRDefault="00A95C0C" w:rsidP="000D7E3D">
      <w:pPr>
        <w:pStyle w:val="Alg4"/>
        <w:numPr>
          <w:ilvl w:val="0"/>
          <w:numId w:val="1072"/>
        </w:numPr>
      </w:pPr>
      <w:r>
        <w:t>ReturnIfAbrupt(</w:t>
      </w:r>
      <w:r>
        <w:rPr>
          <w:i/>
        </w:rPr>
        <w:t>block</w:t>
      </w:r>
      <w:r>
        <w:t>).</w:t>
      </w:r>
    </w:p>
    <w:p w14:paraId="2735C22E" w14:textId="77777777" w:rsidR="00A95C0C" w:rsidRDefault="00A95C0C" w:rsidP="000D7E3D">
      <w:pPr>
        <w:pStyle w:val="Alg4"/>
        <w:numPr>
          <w:ilvl w:val="0"/>
          <w:numId w:val="1072"/>
        </w:numPr>
      </w:pPr>
      <w:r>
        <w:t xml:space="preserve">Set </w:t>
      </w:r>
      <w:r>
        <w:rPr>
          <w:i/>
          <w:iCs/>
        </w:rPr>
        <w:t>arrayBuffer</w:t>
      </w:r>
      <w:r w:rsidRPr="00AB259F">
        <w:rPr>
          <w:i/>
          <w:iCs/>
        </w:rPr>
        <w:t>’s</w:t>
      </w:r>
      <w:r>
        <w:t xml:space="preserve"> [[ArrayBufferData]] to </w:t>
      </w:r>
      <w:r>
        <w:rPr>
          <w:i/>
        </w:rPr>
        <w:t>block</w:t>
      </w:r>
      <w:r>
        <w:rPr>
          <w:iCs/>
        </w:rPr>
        <w:t>.</w:t>
      </w:r>
    </w:p>
    <w:p w14:paraId="5467345A" w14:textId="77777777" w:rsidR="00A95C0C" w:rsidRDefault="00A95C0C" w:rsidP="000D7E3D">
      <w:pPr>
        <w:pStyle w:val="Alg4"/>
        <w:numPr>
          <w:ilvl w:val="0"/>
          <w:numId w:val="1072"/>
        </w:numPr>
      </w:pPr>
      <w:r>
        <w:t xml:space="preserve">Set </w:t>
      </w:r>
      <w:r>
        <w:rPr>
          <w:i/>
          <w:iCs/>
        </w:rPr>
        <w:t>arrayBuffer</w:t>
      </w:r>
      <w:r>
        <w:t>’s [[ArrayBufferByteLength]] internal</w:t>
      </w:r>
      <w:r w:rsidRPr="00314265">
        <w:t xml:space="preserve"> </w:t>
      </w:r>
      <w:r>
        <w:t xml:space="preserve">data property to </w:t>
      </w:r>
      <w:r>
        <w:rPr>
          <w:i/>
          <w:iCs/>
        </w:rPr>
        <w:t>bytes</w:t>
      </w:r>
      <w:r>
        <w:t>.</w:t>
      </w:r>
    </w:p>
    <w:p w14:paraId="16505224" w14:textId="77777777" w:rsidR="00A95C0C" w:rsidRPr="00E77497" w:rsidRDefault="00A95C0C" w:rsidP="000D7E3D">
      <w:pPr>
        <w:pStyle w:val="Alg4"/>
        <w:numPr>
          <w:ilvl w:val="0"/>
          <w:numId w:val="1072"/>
        </w:numPr>
        <w:spacing w:after="120"/>
      </w:pPr>
      <w:r w:rsidRPr="00E77497">
        <w:t xml:space="preserve">Return </w:t>
      </w:r>
      <w:r>
        <w:rPr>
          <w:i/>
          <w:iCs/>
        </w:rPr>
        <w:t>arrayBuffer</w:t>
      </w:r>
      <w:r w:rsidRPr="00E77497">
        <w:t>.</w:t>
      </w:r>
    </w:p>
    <w:p w14:paraId="226BE2B5" w14:textId="77777777" w:rsidR="00A95C0C" w:rsidRDefault="00A95C0C" w:rsidP="00C9101B">
      <w:pPr>
        <w:pStyle w:val="40"/>
      </w:pPr>
      <w:bookmarkStart w:id="15186" w:name="_Ref366082359"/>
      <w:r>
        <w:t>CloneArrayBuffer(srcBuffer</w:t>
      </w:r>
      <w:r w:rsidRPr="006C576A">
        <w:t>, srcByteOffset, srcType,</w:t>
      </w:r>
      <w:r>
        <w:t>cloneElement</w:t>
      </w:r>
      <w:r w:rsidRPr="006C576A">
        <w:t xml:space="preserve">Type, </w:t>
      </w:r>
      <w:r>
        <w:t>src</w:t>
      </w:r>
      <w:r w:rsidRPr="006C576A">
        <w:t>Length).</w:t>
      </w:r>
      <w:bookmarkEnd w:id="15186"/>
    </w:p>
    <w:p w14:paraId="1FE4F300" w14:textId="77777777" w:rsidR="00A95C0C" w:rsidRDefault="00A95C0C" w:rsidP="000D7E3D">
      <w:r>
        <w:t xml:space="preserve">The abstract operation </w:t>
      </w:r>
      <w:r w:rsidRPr="00A1169F">
        <w:rPr>
          <w:rFonts w:ascii="Times New Roman" w:hAnsi="Times New Roman"/>
        </w:rPr>
        <w:t>CloneArrayBuffer</w:t>
      </w:r>
      <w:r w:rsidR="004B439B">
        <w:rPr>
          <w:rFonts w:ascii="Times New Roman" w:hAnsi="Times New Roman"/>
        </w:rPr>
        <w:t xml:space="preserve"> </w:t>
      </w:r>
      <w:r w:rsidR="004B439B">
        <w:rPr>
          <w:rFonts w:ascii="Times New Roman" w:hAnsi="Times New Roman"/>
        </w:rPr>
        <w:fldChar w:fldCharType="begin"/>
      </w:r>
      <w:r w:rsidR="004B439B">
        <w:rPr>
          <w:rFonts w:ascii="Times New Roman" w:hAnsi="Times New Roman"/>
        </w:rPr>
        <w:instrText xml:space="preserve"> REF _Ref366082359 \r \h </w:instrText>
      </w:r>
      <w:r w:rsidR="004B439B">
        <w:rPr>
          <w:rFonts w:ascii="Times New Roman" w:hAnsi="Times New Roman"/>
        </w:rPr>
      </w:r>
      <w:r w:rsidR="004B439B">
        <w:rPr>
          <w:rFonts w:ascii="Times New Roman" w:hAnsi="Times New Roman"/>
        </w:rPr>
        <w:fldChar w:fldCharType="separate"/>
      </w:r>
      <w:r w:rsidR="00D433E8">
        <w:rPr>
          <w:rFonts w:ascii="Times New Roman" w:hAnsi="Times New Roman"/>
        </w:rPr>
        <w:t>24.1.1.3</w:t>
      </w:r>
      <w:r w:rsidR="004B439B">
        <w:rPr>
          <w:rFonts w:ascii="Times New Roman" w:hAnsi="Times New Roman"/>
        </w:rPr>
        <w:fldChar w:fldCharType="end"/>
      </w:r>
      <w:r w:rsidRPr="00A1169F">
        <w:rPr>
          <w:rFonts w:ascii="Times New Roman" w:hAnsi="Times New Roman"/>
        </w:rPr>
        <w:t xml:space="preserve"> </w:t>
      </w:r>
      <w:r>
        <w:t xml:space="preserve">takes four parameters, an ArrayBuffer </w:t>
      </w:r>
      <w:r w:rsidRPr="00A1169F">
        <w:rPr>
          <w:rFonts w:ascii="Times New Roman" w:eastAsia="Times New Roman" w:hAnsi="Times New Roman"/>
          <w:i/>
          <w:iCs/>
          <w:spacing w:val="6"/>
          <w:lang w:eastAsia="en-US"/>
        </w:rPr>
        <w:t>srcBuffer</w:t>
      </w:r>
      <w:r>
        <w:t xml:space="preserve">, an integer </w:t>
      </w:r>
      <w:r w:rsidRPr="00A1169F">
        <w:rPr>
          <w:rFonts w:ascii="Times New Roman" w:eastAsia="Times New Roman" w:hAnsi="Times New Roman"/>
          <w:i/>
          <w:iCs/>
          <w:spacing w:val="6"/>
          <w:lang w:eastAsia="en-US"/>
        </w:rPr>
        <w:t>srcByteOffset</w:t>
      </w:r>
      <w:r>
        <w:t xml:space="preserve">, a String </w:t>
      </w:r>
      <w:r w:rsidRPr="00A1169F">
        <w:rPr>
          <w:rFonts w:ascii="Times New Roman" w:eastAsia="Times New Roman" w:hAnsi="Times New Roman"/>
          <w:i/>
          <w:iCs/>
          <w:spacing w:val="6"/>
          <w:lang w:eastAsia="en-US"/>
        </w:rPr>
        <w:t>srcType</w:t>
      </w:r>
      <w:r>
        <w:t xml:space="preserve">, a String </w:t>
      </w:r>
      <w:r w:rsidRPr="00A1169F">
        <w:rPr>
          <w:rFonts w:ascii="Times New Roman" w:eastAsia="Times New Roman" w:hAnsi="Times New Roman"/>
          <w:i/>
          <w:iCs/>
          <w:spacing w:val="6"/>
          <w:lang w:eastAsia="en-US"/>
        </w:rPr>
        <w:t>cloneElementType</w:t>
      </w:r>
      <w:r>
        <w:t xml:space="preserve">, and </w:t>
      </w:r>
      <w:r w:rsidRPr="00A1169F">
        <w:t>integer</w:t>
      </w:r>
      <w:r>
        <w:t xml:space="preserve"> </w:t>
      </w:r>
      <w:r w:rsidRPr="00A1169F">
        <w:rPr>
          <w:rFonts w:ascii="Times New Roman" w:eastAsia="Times New Roman" w:hAnsi="Times New Roman"/>
          <w:i/>
          <w:iCs/>
          <w:spacing w:val="6"/>
          <w:lang w:eastAsia="en-US"/>
        </w:rPr>
        <w:t>srcLength</w:t>
      </w:r>
      <w:r>
        <w:t xml:space="preserve">. It creates a new ArrayBufer containing the binary </w:t>
      </w:r>
      <w:r w:rsidRPr="00A1169F">
        <w:rPr>
          <w:rFonts w:ascii="Times New Roman" w:eastAsia="Times New Roman" w:hAnsi="Times New Roman"/>
          <w:i/>
          <w:iCs/>
          <w:spacing w:val="6"/>
          <w:lang w:eastAsia="en-US"/>
        </w:rPr>
        <w:t>cloneElementType</w:t>
      </w:r>
      <w:r>
        <w:t xml:space="preserve"> representation for </w:t>
      </w:r>
      <w:r w:rsidRPr="00A1169F">
        <w:rPr>
          <w:rFonts w:ascii="Times New Roman" w:eastAsia="Times New Roman" w:hAnsi="Times New Roman"/>
          <w:i/>
          <w:iCs/>
          <w:spacing w:val="6"/>
          <w:lang w:eastAsia="en-US"/>
        </w:rPr>
        <w:t>srcLength</w:t>
      </w:r>
      <w:r>
        <w:t xml:space="preserve"> elements convert from the corresponding </w:t>
      </w:r>
      <w:r w:rsidRPr="00A1169F">
        <w:rPr>
          <w:rFonts w:ascii="Times New Roman" w:eastAsia="Times New Roman" w:hAnsi="Times New Roman"/>
          <w:i/>
          <w:iCs/>
          <w:spacing w:val="6"/>
          <w:lang w:eastAsia="en-US"/>
        </w:rPr>
        <w:t>srcType</w:t>
      </w:r>
      <w:r>
        <w:t xml:space="preserve"> elements start at </w:t>
      </w:r>
      <w:r w:rsidRPr="00A1169F">
        <w:rPr>
          <w:rFonts w:ascii="Times New Roman" w:eastAsia="Times New Roman" w:hAnsi="Times New Roman"/>
          <w:i/>
          <w:iCs/>
          <w:spacing w:val="6"/>
          <w:lang w:eastAsia="en-US"/>
        </w:rPr>
        <w:t>srcByteOffset</w:t>
      </w:r>
      <w:r>
        <w:t xml:space="preserve"> within </w:t>
      </w:r>
      <w:r w:rsidRPr="00A1169F">
        <w:rPr>
          <w:rFonts w:ascii="Times New Roman" w:eastAsia="Times New Roman" w:hAnsi="Times New Roman"/>
          <w:i/>
          <w:iCs/>
          <w:spacing w:val="6"/>
          <w:lang w:eastAsia="en-US"/>
        </w:rPr>
        <w:t>srcBuffer</w:t>
      </w:r>
      <w:r>
        <w:t>.This operation performs the follow steps:</w:t>
      </w:r>
    </w:p>
    <w:p w14:paraId="2D4B1826" w14:textId="77777777" w:rsidR="00A95C0C" w:rsidRDefault="00A95C0C" w:rsidP="000D7E3D">
      <w:pPr>
        <w:tabs>
          <w:tab w:val="left" w:pos="3010"/>
        </w:tabs>
      </w:pPr>
      <w:r w:rsidRPr="00A1169F">
        <w:rPr>
          <w:bdr w:val="single" w:sz="4" w:space="0" w:color="auto"/>
          <w:shd w:val="clear" w:color="auto" w:fill="FFC000"/>
        </w:rPr>
        <w:t>TODO: Write the algorithm</w:t>
      </w:r>
      <w:r w:rsidRPr="00A1169F">
        <w:rPr>
          <w:bdr w:val="single" w:sz="4" w:space="0" w:color="auto"/>
          <w:shd w:val="clear" w:color="auto" w:fill="FFC000"/>
        </w:rPr>
        <w:tab/>
      </w:r>
    </w:p>
    <w:p w14:paraId="34EA38C8" w14:textId="77777777" w:rsidR="00A95C0C" w:rsidRDefault="00A95C0C" w:rsidP="00C9101B">
      <w:pPr>
        <w:pStyle w:val="40"/>
      </w:pPr>
      <w:r w:rsidRPr="00DB645F">
        <w:t xml:space="preserve">GetValueFromBuffer </w:t>
      </w:r>
      <w:r>
        <w:t>(arrayBuffer, byteIndex, type, isLittleEndian)</w:t>
      </w:r>
    </w:p>
    <w:p w14:paraId="1891155E" w14:textId="77777777" w:rsidR="00A95C0C" w:rsidRDefault="00A95C0C" w:rsidP="000D7E3D">
      <w:r>
        <w:t xml:space="preserve">The abstract operation </w:t>
      </w:r>
      <w:r w:rsidRPr="007B40AF">
        <w:rPr>
          <w:rFonts w:ascii="Times New Roman" w:hAnsi="Times New Roman"/>
        </w:rPr>
        <w:t>GetValueFromBuffer</w:t>
      </w:r>
      <w:r>
        <w:t xml:space="preserve"> takes four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and optionally a Boolean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Pr>
          <w:rFonts w:ascii="Times New Roman" w:hAnsi="Times New Roman"/>
          <w:b/>
          <w:bCs/>
        </w:rPr>
        <w:t>undefined</w:t>
      </w:r>
      <w:r>
        <w:t>. This operation performs the follow steps:</w:t>
      </w:r>
    </w:p>
    <w:p w14:paraId="10ED8048" w14:textId="77777777" w:rsidR="00A95C0C" w:rsidRDefault="00A95C0C" w:rsidP="000D7E3D">
      <w:pPr>
        <w:pStyle w:val="Alg4"/>
        <w:numPr>
          <w:ilvl w:val="0"/>
          <w:numId w:val="1295"/>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14:paraId="025F086D" w14:textId="77777777" w:rsidR="00A95C0C" w:rsidRDefault="00A95C0C" w:rsidP="000D7E3D">
      <w:pPr>
        <w:pStyle w:val="Alg4"/>
        <w:numPr>
          <w:ilvl w:val="0"/>
          <w:numId w:val="1295"/>
        </w:numPr>
      </w:pPr>
      <w:r>
        <w:t xml:space="preserve">Assert: </w:t>
      </w:r>
      <w:r>
        <w:rPr>
          <w:i/>
          <w:iCs/>
        </w:rPr>
        <w:t>byteIndex</w:t>
      </w:r>
      <w:r>
        <w:t xml:space="preserve"> is a positive integer.</w:t>
      </w:r>
    </w:p>
    <w:p w14:paraId="12D2EEE7" w14:textId="77777777" w:rsidR="00A95C0C" w:rsidRDefault="00A95C0C" w:rsidP="000D7E3D">
      <w:pPr>
        <w:pStyle w:val="Alg4"/>
        <w:numPr>
          <w:ilvl w:val="0"/>
          <w:numId w:val="1295"/>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14:paraId="4123DB54" w14:textId="77777777" w:rsidR="00A95C0C" w:rsidRDefault="00A95C0C" w:rsidP="000D7E3D">
      <w:pPr>
        <w:pStyle w:val="Alg4"/>
        <w:numPr>
          <w:ilvl w:val="0"/>
          <w:numId w:val="1295"/>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14:paraId="17A1F3F8" w14:textId="77777777" w:rsidR="00A95C0C" w:rsidRDefault="00A95C0C" w:rsidP="000D7E3D">
      <w:pPr>
        <w:pStyle w:val="Alg4"/>
        <w:numPr>
          <w:ilvl w:val="0"/>
          <w:numId w:val="1295"/>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D433E8">
        <w:t xml:space="preserve">Table </w:t>
      </w:r>
      <w:r w:rsidR="00D433E8">
        <w:rPr>
          <w:noProof/>
        </w:rPr>
        <w:t>36</w:t>
      </w:r>
      <w:r w:rsidR="00D10422">
        <w:fldChar w:fldCharType="end"/>
      </w:r>
      <w:r w:rsidRPr="00540D45">
        <w:t xml:space="preserve"> for </w:t>
      </w:r>
      <w:r w:rsidRPr="00952493">
        <w:rPr>
          <w:i/>
          <w:iCs/>
        </w:rPr>
        <w:t>valueType</w:t>
      </w:r>
      <w:r w:rsidRPr="00540D45">
        <w:t>.</w:t>
      </w:r>
    </w:p>
    <w:p w14:paraId="3B192B63" w14:textId="77777777" w:rsidR="00A95C0C" w:rsidRDefault="00A95C0C" w:rsidP="000D7E3D">
      <w:pPr>
        <w:pStyle w:val="Alg4"/>
        <w:numPr>
          <w:ilvl w:val="0"/>
          <w:numId w:val="1295"/>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sidRPr="007A55E9">
        <w:rPr>
          <w:i/>
          <w:iCs/>
        </w:rPr>
        <w:t>block</w:t>
      </w:r>
      <w:r>
        <w:t>.</w:t>
      </w:r>
    </w:p>
    <w:p w14:paraId="4FA25AF1" w14:textId="77777777" w:rsidR="00A95C0C" w:rsidRDefault="00A95C0C" w:rsidP="000D7E3D">
      <w:pPr>
        <w:pStyle w:val="Alg4"/>
        <w:numPr>
          <w:ilvl w:val="0"/>
          <w:numId w:val="1295"/>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SetValueInBuffer abstraction operation.</w:t>
      </w:r>
    </w:p>
    <w:p w14:paraId="2287B18F" w14:textId="77777777" w:rsidR="00A95C0C" w:rsidRDefault="00A95C0C" w:rsidP="000D7E3D">
      <w:pPr>
        <w:pStyle w:val="Alg4"/>
        <w:numPr>
          <w:ilvl w:val="0"/>
          <w:numId w:val="1295"/>
        </w:numPr>
      </w:pPr>
      <w:r>
        <w:t xml:space="preserve">If </w:t>
      </w:r>
      <w:r w:rsidRPr="00952493">
        <w:rPr>
          <w:i/>
          <w:iCs/>
        </w:rPr>
        <w:t>is</w:t>
      </w:r>
      <w:r>
        <w:rPr>
          <w:i/>
          <w:iCs/>
        </w:rPr>
        <w:t>Little</w:t>
      </w:r>
      <w:r w:rsidRPr="00952493">
        <w:rPr>
          <w:i/>
          <w:iCs/>
        </w:rPr>
        <w:t>Endian</w:t>
      </w:r>
      <w:r>
        <w:t xml:space="preserve"> is </w:t>
      </w:r>
      <w:r>
        <w:rPr>
          <w:b/>
          <w:bCs/>
        </w:rPr>
        <w:t>false</w:t>
      </w:r>
      <w:r>
        <w:t xml:space="preserve">, reverse the order of the bytes of </w:t>
      </w:r>
      <w:r>
        <w:rPr>
          <w:i/>
          <w:iCs/>
        </w:rPr>
        <w:t>rawValue</w:t>
      </w:r>
      <w:r>
        <w:t>.</w:t>
      </w:r>
    </w:p>
    <w:p w14:paraId="4AB384E7" w14:textId="77777777" w:rsidR="00A95C0C" w:rsidRDefault="00A95C0C" w:rsidP="000D7E3D">
      <w:pPr>
        <w:pStyle w:val="Alg4"/>
        <w:numPr>
          <w:ilvl w:val="0"/>
          <w:numId w:val="1295"/>
        </w:numPr>
      </w:pPr>
      <w:r>
        <w:t xml:space="preserve">If </w:t>
      </w:r>
      <w:r>
        <w:rPr>
          <w:i/>
          <w:iCs/>
        </w:rPr>
        <w:t>type</w:t>
      </w:r>
      <w:r>
        <w:t xml:space="preserve"> is “Float32” , then</w:t>
      </w:r>
    </w:p>
    <w:p w14:paraId="63FE7678" w14:textId="77777777" w:rsidR="00A95C0C" w:rsidRDefault="00A95C0C" w:rsidP="000D7E3D">
      <w:pPr>
        <w:pStyle w:val="Alg4"/>
        <w:numPr>
          <w:ilvl w:val="1"/>
          <w:numId w:val="1295"/>
        </w:numPr>
      </w:pPr>
      <w:r>
        <w:rPr>
          <w:i/>
          <w:iCs/>
        </w:rPr>
        <w:t>rawValue</w:t>
      </w:r>
      <w:r>
        <w:t xml:space="preserve"> is interpreted as a little-endian bit string encoding of an IEEE 754-208 binary32 value.</w:t>
      </w:r>
    </w:p>
    <w:p w14:paraId="3413D0A8" w14:textId="77777777" w:rsidR="00A95C0C" w:rsidRDefault="00A95C0C" w:rsidP="000D7E3D">
      <w:pPr>
        <w:pStyle w:val="Alg4"/>
        <w:numPr>
          <w:ilvl w:val="1"/>
          <w:numId w:val="1295"/>
        </w:numPr>
      </w:pPr>
      <w:r>
        <w:t xml:space="preserve">If </w:t>
      </w:r>
      <w:r w:rsidRPr="00952493">
        <w:rPr>
          <w:i/>
          <w:iCs/>
        </w:rPr>
        <w:t>rawValue</w:t>
      </w:r>
      <w:r>
        <w:t xml:space="preserve"> is an IEEE 754-208 binary32 NaN value, return the </w:t>
      </w:r>
      <w:r w:rsidRPr="00952493">
        <w:rPr>
          <w:b/>
          <w:bCs/>
        </w:rPr>
        <w:t>NaN</w:t>
      </w:r>
      <w:r>
        <w:t xml:space="preserve"> Number value.</w:t>
      </w:r>
    </w:p>
    <w:p w14:paraId="7738888E" w14:textId="77777777" w:rsidR="00A95C0C" w:rsidRDefault="00A95C0C" w:rsidP="000D7E3D">
      <w:pPr>
        <w:pStyle w:val="Alg4"/>
        <w:numPr>
          <w:ilvl w:val="1"/>
          <w:numId w:val="1295"/>
        </w:numPr>
      </w:pPr>
      <w:r>
        <w:t xml:space="preserve">Return the Number value that is encoded by </w:t>
      </w:r>
      <w:r>
        <w:rPr>
          <w:i/>
          <w:iCs/>
        </w:rPr>
        <w:t>rawValue</w:t>
      </w:r>
      <w:r>
        <w:t>.</w:t>
      </w:r>
    </w:p>
    <w:p w14:paraId="4EDBB362" w14:textId="77777777" w:rsidR="00A95C0C" w:rsidRDefault="00A95C0C" w:rsidP="000D7E3D">
      <w:pPr>
        <w:pStyle w:val="Alg4"/>
        <w:numPr>
          <w:ilvl w:val="0"/>
          <w:numId w:val="1295"/>
        </w:numPr>
      </w:pPr>
      <w:r>
        <w:t xml:space="preserve">If </w:t>
      </w:r>
      <w:r>
        <w:rPr>
          <w:i/>
          <w:iCs/>
        </w:rPr>
        <w:t>type</w:t>
      </w:r>
      <w:r>
        <w:t xml:space="preserve"> is “Float64” , then</w:t>
      </w:r>
    </w:p>
    <w:p w14:paraId="5D7DA3EC" w14:textId="77777777" w:rsidR="00A95C0C" w:rsidRDefault="00A95C0C" w:rsidP="000D7E3D">
      <w:pPr>
        <w:pStyle w:val="Alg4"/>
        <w:numPr>
          <w:ilvl w:val="1"/>
          <w:numId w:val="1295"/>
        </w:numPr>
      </w:pPr>
      <w:r>
        <w:rPr>
          <w:i/>
          <w:iCs/>
        </w:rPr>
        <w:t>rawValue</w:t>
      </w:r>
      <w:r>
        <w:t xml:space="preserve"> is interpreted as a little-endian bit string encoding of an IEEE 754-208 binary64 value.</w:t>
      </w:r>
    </w:p>
    <w:p w14:paraId="38066F19" w14:textId="77777777" w:rsidR="00A95C0C" w:rsidRDefault="00A95C0C" w:rsidP="000D7E3D">
      <w:pPr>
        <w:pStyle w:val="Alg4"/>
        <w:numPr>
          <w:ilvl w:val="1"/>
          <w:numId w:val="1295"/>
        </w:numPr>
      </w:pPr>
      <w:r>
        <w:t xml:space="preserve">If </w:t>
      </w:r>
      <w:r w:rsidRPr="00952493">
        <w:rPr>
          <w:i/>
          <w:iCs/>
        </w:rPr>
        <w:t>rawValue</w:t>
      </w:r>
      <w:r>
        <w:t xml:space="preserve"> is an IEEE 754-208 binary64 NaN value, return the </w:t>
      </w:r>
      <w:r w:rsidRPr="00952493">
        <w:rPr>
          <w:b/>
          <w:bCs/>
        </w:rPr>
        <w:t>NaN</w:t>
      </w:r>
      <w:r>
        <w:t xml:space="preserve"> Number value.</w:t>
      </w:r>
    </w:p>
    <w:p w14:paraId="69E0EE2B" w14:textId="77777777" w:rsidR="00A95C0C" w:rsidRDefault="00A95C0C" w:rsidP="000D7E3D">
      <w:pPr>
        <w:pStyle w:val="Alg4"/>
        <w:numPr>
          <w:ilvl w:val="1"/>
          <w:numId w:val="1295"/>
        </w:numPr>
      </w:pPr>
      <w:r>
        <w:t xml:space="preserve">Return the Number value that is encoded by </w:t>
      </w:r>
      <w:r>
        <w:rPr>
          <w:i/>
          <w:iCs/>
        </w:rPr>
        <w:t>rawValue</w:t>
      </w:r>
      <w:r>
        <w:t>.</w:t>
      </w:r>
    </w:p>
    <w:p w14:paraId="751DCA86" w14:textId="77777777" w:rsidR="00A95C0C" w:rsidRDefault="00A95C0C" w:rsidP="000D7E3D">
      <w:pPr>
        <w:pStyle w:val="Alg4"/>
        <w:numPr>
          <w:ilvl w:val="0"/>
          <w:numId w:val="1295"/>
        </w:numPr>
      </w:pPr>
      <w:r>
        <w:t xml:space="preserve">If the first character of </w:t>
      </w:r>
      <w:r>
        <w:rPr>
          <w:i/>
          <w:iCs/>
        </w:rPr>
        <w:t>type</w:t>
      </w:r>
      <w:r>
        <w:t xml:space="preserve"> is </w:t>
      </w:r>
      <w:r w:rsidRPr="00EF3BCA">
        <w:rPr>
          <w:rFonts w:ascii="Courier New" w:hAnsi="Courier New" w:cs="Courier New"/>
          <w:b/>
          <w:bCs/>
        </w:rPr>
        <w:t>"U"</w:t>
      </w:r>
      <w:r>
        <w:t>, then</w:t>
      </w:r>
    </w:p>
    <w:p w14:paraId="12EF6DE5" w14:textId="77777777" w:rsidR="00A95C0C" w:rsidRDefault="00A95C0C" w:rsidP="000D7E3D">
      <w:pPr>
        <w:pStyle w:val="Alg4"/>
        <w:numPr>
          <w:ilvl w:val="1"/>
          <w:numId w:val="1295"/>
        </w:numPr>
      </w:pPr>
      <w:r>
        <w:t xml:space="preserve">Let </w:t>
      </w:r>
      <w:r>
        <w:rPr>
          <w:i/>
          <w:iCs/>
        </w:rPr>
        <w:t>intValue</w:t>
      </w:r>
      <w:r>
        <w:t xml:space="preserve"> be the positive integer that is the result of interpreting</w:t>
      </w:r>
      <w:r w:rsidRPr="00BB06F4">
        <w:rPr>
          <w:i/>
          <w:iCs/>
        </w:rPr>
        <w:t xml:space="preserve"> </w:t>
      </w:r>
      <w:r>
        <w:rPr>
          <w:i/>
          <w:iCs/>
        </w:rPr>
        <w:t>rawValue</w:t>
      </w:r>
      <w:r>
        <w:t xml:space="preserve"> as an unsigned little-endian binary number.</w:t>
      </w:r>
    </w:p>
    <w:p w14:paraId="06579D5F" w14:textId="77777777" w:rsidR="00A95C0C" w:rsidRDefault="00A95C0C" w:rsidP="000D7E3D">
      <w:pPr>
        <w:pStyle w:val="Alg4"/>
        <w:numPr>
          <w:ilvl w:val="0"/>
          <w:numId w:val="1295"/>
        </w:numPr>
      </w:pPr>
      <w:r>
        <w:t>Else</w:t>
      </w:r>
    </w:p>
    <w:p w14:paraId="6A3CFB4F" w14:textId="77777777" w:rsidR="00A95C0C" w:rsidRDefault="00A95C0C" w:rsidP="000D7E3D">
      <w:pPr>
        <w:pStyle w:val="Alg4"/>
        <w:numPr>
          <w:ilvl w:val="1"/>
          <w:numId w:val="1295"/>
        </w:numPr>
      </w:pPr>
      <w:r>
        <w:t xml:space="preserve">Let </w:t>
      </w:r>
      <w:r>
        <w:rPr>
          <w:i/>
          <w:iCs/>
        </w:rPr>
        <w:t>intValue</w:t>
      </w:r>
      <w:r>
        <w:t xml:space="preserve"> be</w:t>
      </w:r>
      <w:r w:rsidRPr="00EF3BCA">
        <w:t xml:space="preserve"> </w:t>
      </w:r>
      <w:r>
        <w:t>the signed integer that is the result of interpreting</w:t>
      </w:r>
      <w:r w:rsidRPr="00BB06F4">
        <w:rPr>
          <w:i/>
          <w:iCs/>
        </w:rPr>
        <w:t xml:space="preserve"> </w:t>
      </w:r>
      <w:r>
        <w:rPr>
          <w:i/>
          <w:iCs/>
        </w:rPr>
        <w:t>rawValue</w:t>
      </w:r>
      <w:r>
        <w:t xml:space="preserve"> as a</w:t>
      </w:r>
      <w:r w:rsidRPr="00BB06F4">
        <w:t xml:space="preserve"> </w:t>
      </w:r>
      <w:r>
        <w:t xml:space="preserve">little-endian binary 2’s complement number of bit length </w:t>
      </w:r>
      <w:r>
        <w:rPr>
          <w:i/>
          <w:iCs/>
        </w:rPr>
        <w:t>elementSize</w:t>
      </w:r>
      <w:r>
        <w:t xml:space="preserve"> × 8.</w:t>
      </w:r>
    </w:p>
    <w:p w14:paraId="4081EF93" w14:textId="77777777" w:rsidR="00A95C0C" w:rsidRDefault="00A95C0C" w:rsidP="000D7E3D">
      <w:pPr>
        <w:pStyle w:val="Alg4"/>
        <w:numPr>
          <w:ilvl w:val="0"/>
          <w:numId w:val="1295"/>
        </w:numPr>
        <w:spacing w:after="240"/>
      </w:pPr>
      <w:r>
        <w:t xml:space="preserve">Return </w:t>
      </w:r>
      <w:r>
        <w:rPr>
          <w:i/>
          <w:iCs/>
        </w:rPr>
        <w:t>intValue</w:t>
      </w:r>
      <w:r>
        <w:t>.</w:t>
      </w:r>
    </w:p>
    <w:p w14:paraId="53D0A721" w14:textId="77777777" w:rsidR="00A95C0C" w:rsidRDefault="00A95C0C" w:rsidP="00C9101B">
      <w:pPr>
        <w:pStyle w:val="40"/>
      </w:pPr>
      <w:r>
        <w:t>S</w:t>
      </w:r>
      <w:r w:rsidRPr="00DB645F">
        <w:t>etValue</w:t>
      </w:r>
      <w:r>
        <w:t>In</w:t>
      </w:r>
      <w:r w:rsidRPr="00DB645F">
        <w:t xml:space="preserve">Buffer </w:t>
      </w:r>
      <w:r>
        <w:t>(arrayBuffer, byteIndex, type, value, isLittleEndian)</w:t>
      </w:r>
    </w:p>
    <w:p w14:paraId="06A876D5" w14:textId="77777777" w:rsidR="00A95C0C" w:rsidRDefault="00A95C0C" w:rsidP="000D7E3D">
      <w:r>
        <w:t xml:space="preserve">The abstract operation </w:t>
      </w:r>
      <w:r>
        <w:rPr>
          <w:rFonts w:ascii="Times New Roman" w:hAnsi="Times New Roman"/>
        </w:rPr>
        <w:t>Se</w:t>
      </w:r>
      <w:r w:rsidRPr="00032780">
        <w:rPr>
          <w:rFonts w:ascii="Times New Roman" w:hAnsi="Times New Roman"/>
        </w:rPr>
        <w:t>tValue</w:t>
      </w:r>
      <w:r>
        <w:rPr>
          <w:rFonts w:ascii="Times New Roman" w:hAnsi="Times New Roman"/>
        </w:rPr>
        <w:t>In</w:t>
      </w:r>
      <w:r w:rsidRPr="00032780">
        <w:rPr>
          <w:rFonts w:ascii="Times New Roman" w:hAnsi="Times New Roman"/>
        </w:rPr>
        <w:t>Buffer</w:t>
      </w:r>
      <w:r>
        <w:t xml:space="preserve"> takes five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a Number </w:t>
      </w:r>
      <w:r w:rsidRPr="0098592B">
        <w:rPr>
          <w:i/>
          <w:iCs/>
        </w:rPr>
        <w:t>value</w:t>
      </w:r>
      <w:r>
        <w:t xml:space="preserve">, </w:t>
      </w:r>
      <w:r w:rsidRPr="0098592B">
        <w:t>and</w:t>
      </w:r>
      <w:r>
        <w:t xml:space="preserve"> optionally a Boolean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Pr>
          <w:rFonts w:ascii="Times New Roman" w:hAnsi="Times New Roman"/>
          <w:b/>
          <w:bCs/>
        </w:rPr>
        <w:t>undefined</w:t>
      </w:r>
      <w:r>
        <w:t>. This operation performs the follow steps:</w:t>
      </w:r>
    </w:p>
    <w:p w14:paraId="07E374B1" w14:textId="77777777" w:rsidR="00A95C0C" w:rsidRDefault="00A95C0C" w:rsidP="000D7E3D">
      <w:pPr>
        <w:pStyle w:val="Alg4"/>
        <w:numPr>
          <w:ilvl w:val="0"/>
          <w:numId w:val="1310"/>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14:paraId="3C005D54" w14:textId="77777777" w:rsidR="00A95C0C" w:rsidRDefault="00A95C0C" w:rsidP="000D7E3D">
      <w:pPr>
        <w:pStyle w:val="Alg4"/>
        <w:numPr>
          <w:ilvl w:val="0"/>
          <w:numId w:val="1310"/>
        </w:numPr>
      </w:pPr>
      <w:r>
        <w:t xml:space="preserve">Assert: </w:t>
      </w:r>
      <w:r>
        <w:rPr>
          <w:i/>
          <w:iCs/>
        </w:rPr>
        <w:t>byteIndex</w:t>
      </w:r>
      <w:r>
        <w:t xml:space="preserve"> is a positive integer.</w:t>
      </w:r>
    </w:p>
    <w:p w14:paraId="75092DBD" w14:textId="77777777" w:rsidR="00A95C0C" w:rsidRDefault="00A95C0C" w:rsidP="000D7E3D">
      <w:pPr>
        <w:pStyle w:val="Alg4"/>
        <w:numPr>
          <w:ilvl w:val="0"/>
          <w:numId w:val="1310"/>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14:paraId="7C2C9DC6" w14:textId="77777777" w:rsidR="00A95C0C" w:rsidRDefault="00A95C0C" w:rsidP="000D7E3D">
      <w:pPr>
        <w:pStyle w:val="Alg4"/>
        <w:numPr>
          <w:ilvl w:val="0"/>
          <w:numId w:val="1310"/>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14:paraId="56ADA758" w14:textId="77777777" w:rsidR="00A95C0C" w:rsidRDefault="00A95C0C" w:rsidP="000D7E3D">
      <w:pPr>
        <w:pStyle w:val="Alg4"/>
        <w:numPr>
          <w:ilvl w:val="0"/>
          <w:numId w:val="1310"/>
        </w:numPr>
      </w:pPr>
      <w:r>
        <w:t xml:space="preserve">Let </w:t>
      </w:r>
      <w:r>
        <w:rPr>
          <w:i/>
          <w:iCs/>
        </w:rPr>
        <w:t>elementSize</w:t>
      </w:r>
      <w:r>
        <w:t xml:space="preserve"> be the</w:t>
      </w:r>
      <w:r w:rsidRPr="00540D45">
        <w:t xml:space="preserve"> Number value of the Element Size value specified in </w:t>
      </w:r>
      <w:ins w:id="15187" w:author="Rev 19 Allen Wirfs-Brock" w:date="2013-09-09T10:48:00Z">
        <w:r w:rsidR="009F0B29">
          <w:fldChar w:fldCharType="begin"/>
        </w:r>
        <w:r w:rsidR="009F0B29">
          <w:instrText xml:space="preserve"> REF _Ref366065074 \h </w:instrText>
        </w:r>
      </w:ins>
      <w:ins w:id="15188" w:author="Rev 19 Allen Wirfs-Brock" w:date="2013-09-09T10:48:00Z">
        <w:r w:rsidR="009F0B29">
          <w:fldChar w:fldCharType="separate"/>
        </w:r>
      </w:ins>
      <w:ins w:id="15189" w:author="Rev 19 Allen Wirfs-Brock" w:date="2013-09-27T13:22:00Z">
        <w:r w:rsidR="00D433E8">
          <w:t xml:space="preserve">Table </w:t>
        </w:r>
        <w:r w:rsidR="00D433E8">
          <w:rPr>
            <w:noProof/>
          </w:rPr>
          <w:t>36</w:t>
        </w:r>
      </w:ins>
      <w:ins w:id="15190" w:author="Rev 19 Allen Wirfs-Brock" w:date="2013-09-09T10:48:00Z">
        <w:r w:rsidR="009F0B29">
          <w:fldChar w:fldCharType="end"/>
        </w:r>
      </w:ins>
      <w:r w:rsidRPr="00540D45">
        <w:t xml:space="preserve"> </w:t>
      </w:r>
      <w:del w:id="15191" w:author="Rev 19 Allen Wirfs-Brock" w:date="2013-09-09T10:49:00Z">
        <w:r w:rsidDel="009F0B29">
          <w:delText xml:space="preserve">on </w:delText>
        </w:r>
      </w:del>
      <w:ins w:id="15192" w:author="Rev 19 Allen Wirfs-Brock" w:date="2013-09-09T10:50:00Z">
        <w:r w:rsidR="009F0B29">
          <w:t>for</w:t>
        </w:r>
      </w:ins>
      <w:ins w:id="15193" w:author="Rev 19 Allen Wirfs-Brock" w:date="2013-09-09T10:49:00Z">
        <w:r w:rsidR="009F0B29">
          <w:t xml:space="preserve"> </w:t>
        </w:r>
      </w:ins>
      <w:r>
        <w:t xml:space="preserve">the row </w:t>
      </w:r>
      <w:del w:id="15194" w:author="Rev 19 Allen Wirfs-Brock" w:date="2013-09-09T10:49:00Z">
        <w:r w:rsidDel="009F0B29">
          <w:delText xml:space="preserve">with </w:delText>
        </w:r>
      </w:del>
      <w:ins w:id="15195" w:author="Rev 19 Allen Wirfs-Brock" w:date="2013-09-09T10:51:00Z">
        <w:r w:rsidR="009F0B29">
          <w:t xml:space="preserve">containing the value of </w:t>
        </w:r>
        <w:r w:rsidR="009F0B29">
          <w:rPr>
            <w:i/>
            <w:iCs/>
          </w:rPr>
          <w:t>type</w:t>
        </w:r>
        <w:r w:rsidR="009F0B29">
          <w:t xml:space="preserve"> as its Element Type entry</w:t>
        </w:r>
      </w:ins>
      <w:del w:id="15196" w:author="Rev 19 Allen Wirfs-Brock" w:date="2013-09-09T10:51:00Z">
        <w:r w:rsidDel="009F0B29">
          <w:delText xml:space="preserve">Element Type is </w:delText>
        </w:r>
        <w:r w:rsidDel="009F0B29">
          <w:rPr>
            <w:i/>
            <w:iCs/>
          </w:rPr>
          <w:delText>type</w:delText>
        </w:r>
      </w:del>
      <w:r w:rsidRPr="00540D45">
        <w:t>.</w:t>
      </w:r>
    </w:p>
    <w:p w14:paraId="5EF9C2E5" w14:textId="77777777" w:rsidR="00A95C0C" w:rsidRDefault="00A95C0C" w:rsidP="000D7E3D">
      <w:pPr>
        <w:pStyle w:val="Alg4"/>
        <w:numPr>
          <w:ilvl w:val="0"/>
          <w:numId w:val="1310"/>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Pr>
          <w:i/>
          <w:iCs/>
        </w:rPr>
        <w:t>arrayBuffer</w:t>
      </w:r>
      <w:r>
        <w:t>.</w:t>
      </w:r>
    </w:p>
    <w:p w14:paraId="2EB6A28F" w14:textId="77777777" w:rsidR="00A95C0C" w:rsidRDefault="00A95C0C" w:rsidP="000D7E3D">
      <w:pPr>
        <w:pStyle w:val="Alg4"/>
        <w:numPr>
          <w:ilvl w:val="0"/>
          <w:numId w:val="1310"/>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GetValueFromBuffer abstraction operation.</w:t>
      </w:r>
    </w:p>
    <w:p w14:paraId="2F8719D9" w14:textId="77777777" w:rsidR="00A95C0C" w:rsidRDefault="00A95C0C" w:rsidP="000D7E3D">
      <w:pPr>
        <w:pStyle w:val="Alg4"/>
        <w:numPr>
          <w:ilvl w:val="0"/>
          <w:numId w:val="1310"/>
        </w:numPr>
      </w:pPr>
      <w:r>
        <w:t xml:space="preserve">If </w:t>
      </w:r>
      <w:r>
        <w:rPr>
          <w:i/>
          <w:iCs/>
        </w:rPr>
        <w:t>type</w:t>
      </w:r>
      <w:r>
        <w:t xml:space="preserve"> is “Float32” , then</w:t>
      </w:r>
    </w:p>
    <w:p w14:paraId="6CF761C3" w14:textId="77777777" w:rsidR="00A95C0C" w:rsidRDefault="00A95C0C" w:rsidP="000D7E3D">
      <w:pPr>
        <w:pStyle w:val="Alg4"/>
        <w:numPr>
          <w:ilvl w:val="1"/>
          <w:numId w:val="1310"/>
        </w:numPr>
      </w:pPr>
      <w:r>
        <w:t xml:space="preserve">Set </w:t>
      </w:r>
      <w:r>
        <w:rPr>
          <w:i/>
          <w:iCs/>
        </w:rPr>
        <w:t>rawValue</w:t>
      </w:r>
      <w:r>
        <w:t xml:space="preserve"> to the 4 bytes that are the result of converting </w:t>
      </w:r>
      <w:r>
        <w:rPr>
          <w:i/>
          <w:iCs/>
        </w:rPr>
        <w:t>value</w:t>
      </w:r>
      <w:r>
        <w:t xml:space="preserve"> to IEEE-868-2005 binary32 format using “Round to nearest, ties to even” rounding mode.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of any implementation choosen non-signaling NaN encoding.</w:t>
      </w:r>
    </w:p>
    <w:p w14:paraId="696E5E10" w14:textId="77777777" w:rsidR="00A95C0C" w:rsidRDefault="00A95C0C" w:rsidP="000D7E3D">
      <w:pPr>
        <w:pStyle w:val="Alg4"/>
        <w:numPr>
          <w:ilvl w:val="0"/>
          <w:numId w:val="1310"/>
        </w:numPr>
      </w:pPr>
      <w:r>
        <w:t xml:space="preserve">Else, if </w:t>
      </w:r>
      <w:r>
        <w:rPr>
          <w:i/>
          <w:iCs/>
        </w:rPr>
        <w:t>type</w:t>
      </w:r>
      <w:r>
        <w:t xml:space="preserve"> is “Float64” , then</w:t>
      </w:r>
    </w:p>
    <w:p w14:paraId="4A1B7F20" w14:textId="77777777" w:rsidR="00A95C0C" w:rsidRDefault="00A95C0C" w:rsidP="000D7E3D">
      <w:pPr>
        <w:pStyle w:val="Alg4"/>
        <w:numPr>
          <w:ilvl w:val="1"/>
          <w:numId w:val="1310"/>
        </w:numPr>
      </w:pPr>
      <w:r>
        <w:t xml:space="preserve">Set </w:t>
      </w:r>
      <w:r>
        <w:rPr>
          <w:i/>
          <w:iCs/>
        </w:rPr>
        <w:t>rawValue</w:t>
      </w:r>
      <w:r>
        <w:t xml:space="preserve"> to the 8 bytes that are the IEEE-868-2005 binary64 format encoding of </w:t>
      </w:r>
      <w:r>
        <w:rPr>
          <w:i/>
          <w:iCs/>
        </w:rPr>
        <w: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to any implementation choosen non-signaling NaN encoding.</w:t>
      </w:r>
    </w:p>
    <w:p w14:paraId="1BE8DD5F" w14:textId="77777777" w:rsidR="00A95C0C" w:rsidRDefault="00A95C0C" w:rsidP="000D7E3D">
      <w:pPr>
        <w:pStyle w:val="Alg4"/>
        <w:numPr>
          <w:ilvl w:val="0"/>
          <w:numId w:val="1310"/>
        </w:numPr>
      </w:pPr>
      <w:r>
        <w:t>Else,</w:t>
      </w:r>
    </w:p>
    <w:p w14:paraId="4F814AD2" w14:textId="77777777" w:rsidR="00A95C0C" w:rsidRDefault="00A95C0C" w:rsidP="000D7E3D">
      <w:pPr>
        <w:pStyle w:val="Alg4"/>
        <w:numPr>
          <w:ilvl w:val="1"/>
          <w:numId w:val="1310"/>
        </w:numPr>
      </w:pPr>
      <w:r>
        <w:t xml:space="preserve">Let </w:t>
      </w:r>
      <w:r>
        <w:rPr>
          <w:i/>
          <w:iCs/>
        </w:rPr>
        <w:t>n</w:t>
      </w:r>
      <w:r>
        <w:t xml:space="preserve"> be the Size Element value in </w:t>
      </w:r>
      <w:ins w:id="15197" w:author="Rev 19 Allen Wirfs-Brock" w:date="2013-09-09T10:49:00Z">
        <w:r w:rsidR="009F0B29">
          <w:fldChar w:fldCharType="begin"/>
        </w:r>
        <w:r w:rsidR="009F0B29">
          <w:instrText xml:space="preserve"> REF _Ref366065074 \h </w:instrText>
        </w:r>
      </w:ins>
      <w:ins w:id="15198" w:author="Rev 19 Allen Wirfs-Brock" w:date="2013-09-09T10:49:00Z">
        <w:r w:rsidR="009F0B29">
          <w:fldChar w:fldCharType="separate"/>
        </w:r>
      </w:ins>
      <w:ins w:id="15199" w:author="Rev 19 Allen Wirfs-Brock" w:date="2013-09-27T13:22:00Z">
        <w:r w:rsidR="00D433E8">
          <w:t xml:space="preserve">Table </w:t>
        </w:r>
        <w:r w:rsidR="00D433E8">
          <w:rPr>
            <w:noProof/>
          </w:rPr>
          <w:t>36</w:t>
        </w:r>
      </w:ins>
      <w:ins w:id="15200" w:author="Rev 19 Allen Wirfs-Brock" w:date="2013-09-09T10:49:00Z">
        <w:r w:rsidR="009F0B29">
          <w:fldChar w:fldCharType="end"/>
        </w:r>
      </w:ins>
      <w:r>
        <w:t xml:space="preserve"> for the row containing the value of </w:t>
      </w:r>
      <w:r>
        <w:rPr>
          <w:i/>
          <w:iCs/>
        </w:rPr>
        <w:t>type</w:t>
      </w:r>
      <w:r>
        <w:t xml:space="preserve"> as its Element Type entry.</w:t>
      </w:r>
    </w:p>
    <w:p w14:paraId="2E2034CE" w14:textId="77777777" w:rsidR="00A95C0C" w:rsidRDefault="00A95C0C" w:rsidP="000D7E3D">
      <w:pPr>
        <w:pStyle w:val="Alg4"/>
        <w:numPr>
          <w:ilvl w:val="1"/>
          <w:numId w:val="1310"/>
        </w:numPr>
      </w:pPr>
      <w:r>
        <w:t xml:space="preserve">Let </w:t>
      </w:r>
      <w:r>
        <w:rPr>
          <w:i/>
          <w:iCs/>
        </w:rPr>
        <w:t>convOp</w:t>
      </w:r>
      <w:r>
        <w:t xml:space="preserve"> be the abstract operation named in the Conversion Operation column in </w:t>
      </w:r>
      <w:ins w:id="15201" w:author="Rev 19 Allen Wirfs-Brock" w:date="2013-09-09T10:51:00Z">
        <w:r w:rsidR="009F0B29">
          <w:fldChar w:fldCharType="begin"/>
        </w:r>
        <w:r w:rsidR="009F0B29">
          <w:instrText xml:space="preserve"> REF _Ref366065074 \h </w:instrText>
        </w:r>
      </w:ins>
      <w:ins w:id="15202" w:author="Rev 19 Allen Wirfs-Brock" w:date="2013-09-09T10:51:00Z">
        <w:r w:rsidR="009F0B29">
          <w:fldChar w:fldCharType="separate"/>
        </w:r>
      </w:ins>
      <w:ins w:id="15203" w:author="Rev 19 Allen Wirfs-Brock" w:date="2013-09-27T13:22:00Z">
        <w:r w:rsidR="00D433E8">
          <w:t xml:space="preserve">Table </w:t>
        </w:r>
        <w:r w:rsidR="00D433E8">
          <w:rPr>
            <w:noProof/>
          </w:rPr>
          <w:t>36</w:t>
        </w:r>
      </w:ins>
      <w:ins w:id="15204" w:author="Rev 19 Allen Wirfs-Brock" w:date="2013-09-09T10:51:00Z">
        <w:r w:rsidR="009F0B29">
          <w:fldChar w:fldCharType="end"/>
        </w:r>
      </w:ins>
      <w:r>
        <w:t xml:space="preserve"> for the row containing the value of </w:t>
      </w:r>
      <w:r>
        <w:rPr>
          <w:i/>
          <w:iCs/>
        </w:rPr>
        <w:t>type</w:t>
      </w:r>
      <w:r>
        <w:t xml:space="preserve"> as its Element Type entry.</w:t>
      </w:r>
    </w:p>
    <w:p w14:paraId="24968680" w14:textId="77777777" w:rsidR="00A95C0C" w:rsidRDefault="00A95C0C" w:rsidP="000D7E3D">
      <w:pPr>
        <w:pStyle w:val="Alg4"/>
        <w:numPr>
          <w:ilvl w:val="1"/>
          <w:numId w:val="1310"/>
        </w:numPr>
      </w:pPr>
      <w:r>
        <w:t xml:space="preserve">Let </w:t>
      </w:r>
      <w:r>
        <w:rPr>
          <w:i/>
          <w:iCs/>
        </w:rPr>
        <w:t>intValue</w:t>
      </w:r>
      <w:r>
        <w:t xml:space="preserve"> be the result of calling </w:t>
      </w:r>
      <w:r>
        <w:rPr>
          <w:i/>
          <w:iCs/>
        </w:rPr>
        <w:t>convOp</w:t>
      </w:r>
      <w:r>
        <w:t xml:space="preserve"> with </w:t>
      </w:r>
      <w:r>
        <w:rPr>
          <w:i/>
          <w:iCs/>
        </w:rPr>
        <w:t>value</w:t>
      </w:r>
      <w:r>
        <w:rPr>
          <w:iCs/>
        </w:rPr>
        <w:t xml:space="preserve"> as its argument</w:t>
      </w:r>
      <w:r>
        <w:t xml:space="preserve"> .</w:t>
      </w:r>
    </w:p>
    <w:p w14:paraId="3DB290CD" w14:textId="77777777" w:rsidR="00A95C0C" w:rsidRPr="00761955" w:rsidRDefault="00A95C0C" w:rsidP="000D7E3D">
      <w:pPr>
        <w:pStyle w:val="Alg4"/>
        <w:numPr>
          <w:ilvl w:val="1"/>
          <w:numId w:val="1310"/>
        </w:numPr>
      </w:pPr>
      <w:r>
        <w:t xml:space="preserve">If </w:t>
      </w:r>
      <w:r>
        <w:rPr>
          <w:i/>
          <w:iCs/>
        </w:rPr>
        <w:t xml:space="preserve">intValue </w:t>
      </w:r>
      <w:r w:rsidRPr="007B40AF">
        <w:t>≥</w:t>
      </w:r>
      <w:r>
        <w:t xml:space="preserve"> 0, then</w:t>
      </w:r>
    </w:p>
    <w:p w14:paraId="0669DA13" w14:textId="77777777" w:rsidR="00A95C0C" w:rsidRDefault="00A95C0C" w:rsidP="000D7E3D">
      <w:pPr>
        <w:pStyle w:val="Alg4"/>
        <w:numPr>
          <w:ilvl w:val="2"/>
          <w:numId w:val="1310"/>
        </w:numPr>
      </w:pPr>
      <w:r>
        <w:t xml:space="preserve">Let </w:t>
      </w:r>
      <w:r>
        <w:rPr>
          <w:i/>
          <w:iCs/>
        </w:rPr>
        <w:t xml:space="preserve"> rawBytes</w:t>
      </w:r>
      <w:r>
        <w:t xml:space="preserve"> be the </w:t>
      </w:r>
      <w:r>
        <w:rPr>
          <w:i/>
          <w:iCs/>
        </w:rPr>
        <w:t>n</w:t>
      </w:r>
      <w:r>
        <w:t xml:space="preserve">-byte binary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w:t>
      </w:r>
    </w:p>
    <w:p w14:paraId="25DFB6F6" w14:textId="77777777" w:rsidR="00A95C0C" w:rsidRDefault="00A95C0C" w:rsidP="000D7E3D">
      <w:pPr>
        <w:pStyle w:val="Alg4"/>
        <w:numPr>
          <w:ilvl w:val="1"/>
          <w:numId w:val="1310"/>
        </w:numPr>
      </w:pPr>
      <w:r>
        <w:t>Else,</w:t>
      </w:r>
    </w:p>
    <w:p w14:paraId="127ACDB7" w14:textId="77777777" w:rsidR="00A95C0C" w:rsidRDefault="00A95C0C" w:rsidP="000D7E3D">
      <w:pPr>
        <w:pStyle w:val="Alg4"/>
        <w:numPr>
          <w:ilvl w:val="2"/>
          <w:numId w:val="1310"/>
        </w:numPr>
      </w:pPr>
      <w:r>
        <w:t xml:space="preserve">Let </w:t>
      </w:r>
      <w:r>
        <w:rPr>
          <w:i/>
          <w:iCs/>
        </w:rPr>
        <w:t xml:space="preserve"> rawBytes</w:t>
      </w:r>
      <w:r>
        <w:t xml:space="preserve"> be the </w:t>
      </w:r>
      <w:r>
        <w:rPr>
          <w:i/>
          <w:iCs/>
        </w:rPr>
        <w:t>n</w:t>
      </w:r>
      <w:r>
        <w:t xml:space="preserve">-byte binary 2’s complement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w:t>
      </w:r>
    </w:p>
    <w:p w14:paraId="0C32B0DD" w14:textId="77777777" w:rsidR="00A95C0C" w:rsidRDefault="00A95C0C" w:rsidP="000D7E3D">
      <w:pPr>
        <w:pStyle w:val="Alg4"/>
        <w:numPr>
          <w:ilvl w:val="0"/>
          <w:numId w:val="1310"/>
        </w:numPr>
      </w:pPr>
      <w:r>
        <w:t xml:space="preserve">Store the individual bytes of </w:t>
      </w:r>
      <w:r>
        <w:rPr>
          <w:i/>
          <w:iCs/>
        </w:rPr>
        <w:t>rawBytes</w:t>
      </w:r>
      <w:r>
        <w:t xml:space="preserve"> in order starting at position </w:t>
      </w:r>
      <w:r>
        <w:rPr>
          <w:i/>
          <w:iCs/>
        </w:rPr>
        <w:t>byteIndex</w:t>
      </w:r>
      <w:r>
        <w:t xml:space="preserve"> of </w:t>
      </w:r>
      <w:r>
        <w:rPr>
          <w:i/>
          <w:iCs/>
        </w:rPr>
        <w:t>block</w:t>
      </w:r>
      <w:r>
        <w:t>.</w:t>
      </w:r>
    </w:p>
    <w:p w14:paraId="0FB7B76D" w14:textId="77777777" w:rsidR="00A95C0C" w:rsidRDefault="00A95C0C" w:rsidP="000D7E3D">
      <w:pPr>
        <w:pStyle w:val="Alg4"/>
        <w:numPr>
          <w:ilvl w:val="0"/>
          <w:numId w:val="1310"/>
        </w:numPr>
        <w:spacing w:after="240"/>
      </w:pPr>
      <w:r>
        <w:t>Return NormalCompletion</w:t>
      </w:r>
      <w:r w:rsidDel="00B6065D">
        <w:t xml:space="preserve"> </w:t>
      </w:r>
      <w:r>
        <w:t>(</w:t>
      </w:r>
      <w:r>
        <w:rPr>
          <w:b/>
          <w:bCs/>
        </w:rPr>
        <w:t>undefined</w:t>
      </w:r>
      <w:r>
        <w:t>).</w:t>
      </w:r>
    </w:p>
    <w:p w14:paraId="1604795D" w14:textId="77777777" w:rsidR="00A95C0C" w:rsidRDefault="00A95C0C" w:rsidP="00C9101B">
      <w:pPr>
        <w:pStyle w:val="30"/>
      </w:pPr>
      <w:bookmarkStart w:id="15205" w:name="_Ref365542736"/>
      <w:bookmarkStart w:id="15206" w:name="_Toc368050798"/>
      <w:r>
        <w:t>The ArrayBuffer Constructor</w:t>
      </w:r>
      <w:bookmarkEnd w:id="15205"/>
      <w:bookmarkEnd w:id="15206"/>
    </w:p>
    <w:p w14:paraId="44B09111" w14:textId="77777777" w:rsidR="00A95C0C" w:rsidRDefault="00A95C0C" w:rsidP="000D7E3D">
      <w:r>
        <w:t xml:space="preserve">The </w:t>
      </w:r>
      <w:r w:rsidRPr="00BE3BA1">
        <w:rPr>
          <w:rFonts w:cs="Arial"/>
        </w:rPr>
        <w:t>ArrayBuffer</w:t>
      </w:r>
      <w:r w:rsidRPr="00C6348B">
        <w:rPr>
          <w:rFonts w:ascii="Courier New" w:hAnsi="Courier New" w:cs="Courier New"/>
          <w:b/>
          <w:bCs/>
        </w:rPr>
        <w:t xml:space="preserve"> </w:t>
      </w:r>
      <w:r>
        <w:t>constructor is the %</w:t>
      </w:r>
      <w:r w:rsidRPr="00BE3BA1">
        <w:rPr>
          <w:rFonts w:cs="Arial"/>
        </w:rPr>
        <w:t>ArrayBuffer</w:t>
      </w:r>
      <w:r>
        <w:t xml:space="preserve">% intrinsic object and the initial value of the </w:t>
      </w:r>
      <w:r w:rsidRPr="00C6348B">
        <w:rPr>
          <w:rFonts w:ascii="Courier New" w:hAnsi="Courier New" w:cs="Courier New"/>
          <w:b/>
          <w:bCs/>
        </w:rPr>
        <w:t>ArrayBuffer</w:t>
      </w:r>
      <w:r>
        <w:t xml:space="preserve"> property of the global object. When </w:t>
      </w:r>
      <w:r w:rsidRPr="00C6348B">
        <w:rPr>
          <w:rFonts w:ascii="Courier New" w:hAnsi="Courier New" w:cs="Courier New"/>
          <w:b/>
          <w:bCs/>
        </w:rPr>
        <w:t>ArrayBuffer</w:t>
      </w:r>
      <w:r>
        <w:t xml:space="preserve"> is called as a function rather than as a constructor, its </w:t>
      </w:r>
      <w:r w:rsidRPr="00C0565F">
        <w:rPr>
          <w:b/>
        </w:rPr>
        <w:t>this</w:t>
      </w:r>
      <w:r>
        <w:t xml:space="preserve"> value must be an Object with an [[ArrayBufferData]] internal data property whose value is </w:t>
      </w:r>
      <w:r w:rsidRPr="00145775">
        <w:rPr>
          <w:rFonts w:ascii="Times New Roman" w:hAnsi="Times New Roman"/>
          <w:b/>
          <w:bCs/>
        </w:rPr>
        <w:t>undefined</w:t>
      </w:r>
      <w:r>
        <w:rPr>
          <w:rFonts w:ascii="Times New Roman" w:hAnsi="Times New Roman"/>
          <w:b/>
          <w:bCs/>
        </w:rPr>
        <w:t>.</w:t>
      </w:r>
      <w:r>
        <w:t xml:space="preserve"> The </w:t>
      </w:r>
      <w:r w:rsidRPr="00BE3BA1">
        <w:rPr>
          <w:rFonts w:cs="Arial"/>
        </w:rPr>
        <w:t>ArrayBuffer</w:t>
      </w:r>
      <w:r w:rsidRPr="00C6348B">
        <w:rPr>
          <w:rFonts w:ascii="Courier New" w:hAnsi="Courier New" w:cs="Courier New"/>
          <w:b/>
          <w:bCs/>
        </w:rPr>
        <w:t xml:space="preserve"> </w:t>
      </w:r>
      <w:r>
        <w:t xml:space="preserve">constructor </w:t>
      </w:r>
      <w:r w:rsidRPr="00F94F77">
        <w:t>initial</w:t>
      </w:r>
      <w:r>
        <w:t xml:space="preserve">ises the </w:t>
      </w:r>
      <w:r w:rsidRPr="00C0565F">
        <w:rPr>
          <w:b/>
        </w:rPr>
        <w:t>this</w:t>
      </w:r>
      <w:r>
        <w:t xml:space="preserve"> value using the argument values</w:t>
      </w:r>
      <w:r w:rsidRPr="00E77497">
        <w:t>.</w:t>
      </w:r>
      <w:r>
        <w:t xml:space="preserve"> </w:t>
      </w:r>
    </w:p>
    <w:p w14:paraId="44BA206D" w14:textId="77777777" w:rsidR="00A95C0C" w:rsidRPr="00E77497" w:rsidRDefault="00A95C0C" w:rsidP="000D7E3D">
      <w:r>
        <w:t xml:space="preserve">The </w:t>
      </w:r>
      <w:r>
        <w:rPr>
          <w:rFonts w:ascii="Courier New" w:hAnsi="Courier New"/>
          <w:b/>
        </w:rPr>
        <w:t>Array</w:t>
      </w:r>
      <w:r w:rsidRPr="00C6348B">
        <w:rPr>
          <w:rFonts w:ascii="Courier New" w:hAnsi="Courier New" w:cs="Courier New"/>
          <w:b/>
          <w:bCs/>
        </w:rPr>
        <w:t>Buffer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C6348B">
        <w:rPr>
          <w:rFonts w:ascii="Courier New" w:hAnsi="Courier New" w:cs="Courier New"/>
          <w:b/>
          <w:bCs/>
        </w:rPr>
        <w:t>Buffer</w:t>
      </w:r>
      <w:r w:rsidRPr="00E77497">
        <w:t xml:space="preserve"> </w:t>
      </w:r>
      <w:r>
        <w:t xml:space="preserve">behaviour must include a </w:t>
      </w:r>
      <w:r w:rsidRPr="00E775BC">
        <w:rPr>
          <w:rFonts w:ascii="Courier New" w:hAnsi="Courier New" w:cs="Courier New"/>
          <w:b/>
          <w:bCs/>
        </w:rPr>
        <w:t>super</w:t>
      </w:r>
      <w:r>
        <w:t xml:space="preserve"> call to the </w:t>
      </w:r>
      <w:r>
        <w:rPr>
          <w:rFonts w:ascii="Courier New" w:hAnsi="Courier New"/>
          <w:b/>
        </w:rPr>
        <w:t>Array</w:t>
      </w:r>
      <w:r w:rsidRPr="00C6348B">
        <w:rPr>
          <w:rFonts w:ascii="Courier New" w:hAnsi="Courier New" w:cs="Courier New"/>
          <w:b/>
          <w:bCs/>
        </w:rPr>
        <w:t>Buffer</w:t>
      </w:r>
      <w:r w:rsidRPr="00E77497">
        <w:t xml:space="preserve"> </w:t>
      </w:r>
      <w:r>
        <w:t xml:space="preserve">constructor to initialise subclass instances. </w:t>
      </w:r>
    </w:p>
    <w:p w14:paraId="337ADAFA" w14:textId="77777777" w:rsidR="00A95C0C" w:rsidRDefault="00A95C0C" w:rsidP="00C9101B">
      <w:pPr>
        <w:pStyle w:val="40"/>
      </w:pPr>
      <w:r>
        <w:t>ArrayBuffer(length)</w:t>
      </w:r>
    </w:p>
    <w:p w14:paraId="0B2F7972" w14:textId="77777777" w:rsidR="00A95C0C" w:rsidRDefault="00A95C0C" w:rsidP="000D7E3D">
      <w:r>
        <w:t xml:space="preserve">ArrayBuffer called as function with argument </w:t>
      </w:r>
      <w:r>
        <w:rPr>
          <w:rFonts w:ascii="Times New Roman" w:eastAsia="Times New Roman" w:hAnsi="Times New Roman"/>
          <w:i/>
          <w:iCs/>
          <w:spacing w:val="6"/>
          <w:lang w:eastAsia="en-US"/>
        </w:rPr>
        <w:t>length</w:t>
      </w:r>
      <w:r>
        <w:t xml:space="preserve"> performs the following steps:</w:t>
      </w:r>
    </w:p>
    <w:p w14:paraId="3752CEF9" w14:textId="77777777" w:rsidR="00A95C0C" w:rsidRDefault="00A95C0C" w:rsidP="000D7E3D">
      <w:pPr>
        <w:pStyle w:val="Alg4"/>
        <w:numPr>
          <w:ilvl w:val="0"/>
          <w:numId w:val="1307"/>
        </w:numPr>
      </w:pPr>
      <w:r>
        <w:t xml:space="preserve">Let </w:t>
      </w:r>
      <w:r>
        <w:rPr>
          <w:i/>
        </w:rPr>
        <w:t>O</w:t>
      </w:r>
      <w:r>
        <w:t xml:space="preserve"> be the </w:t>
      </w:r>
      <w:r w:rsidRPr="00F94F77">
        <w:rPr>
          <w:b/>
        </w:rPr>
        <w:t>this</w:t>
      </w:r>
      <w:r>
        <w:t xml:space="preserve"> value.</w:t>
      </w:r>
    </w:p>
    <w:p w14:paraId="7EDB0803" w14:textId="77777777" w:rsidR="00A95C0C" w:rsidRDefault="00A95C0C" w:rsidP="000D7E3D">
      <w:pPr>
        <w:pStyle w:val="Alg4"/>
        <w:numPr>
          <w:ilvl w:val="0"/>
          <w:numId w:val="1307"/>
        </w:numPr>
      </w:pPr>
      <w:r>
        <w:t>If Type(</w:t>
      </w:r>
      <w:r>
        <w:rPr>
          <w:i/>
        </w:rPr>
        <w:t>O</w:t>
      </w:r>
      <w:r>
        <w:rPr>
          <w:iCs/>
        </w:rPr>
        <w:t>)</w:t>
      </w:r>
      <w:r>
        <w:t xml:space="preserve"> is not Object or if </w:t>
      </w:r>
      <w:r>
        <w:rPr>
          <w:i/>
          <w:iCs/>
        </w:rPr>
        <w:t>O</w:t>
      </w:r>
      <w:r>
        <w:t xml:space="preserve"> does not have an [[ArrayBufferData]] internal data property</w:t>
      </w:r>
      <w:r w:rsidRPr="001E658E">
        <w:t xml:space="preserve"> </w:t>
      </w:r>
      <w:r>
        <w:t xml:space="preserve">or if the value of </w:t>
      </w:r>
      <w:r>
        <w:rPr>
          <w:i/>
          <w:iCs/>
        </w:rPr>
        <w:t>O’s</w:t>
      </w:r>
      <w:r>
        <w:t xml:space="preserve"> [[ArrayBufferData]] internal data property is not </w:t>
      </w:r>
      <w:r>
        <w:rPr>
          <w:b/>
          <w:bCs/>
        </w:rPr>
        <w:t>undefined</w:t>
      </w:r>
      <w:r>
        <w:t>, then</w:t>
      </w:r>
    </w:p>
    <w:p w14:paraId="33CF47F6" w14:textId="77777777" w:rsidR="00A95C0C" w:rsidRPr="00E77497" w:rsidRDefault="00A95C0C" w:rsidP="000D7E3D">
      <w:pPr>
        <w:pStyle w:val="Alg4"/>
        <w:numPr>
          <w:ilvl w:val="1"/>
          <w:numId w:val="1307"/>
        </w:numPr>
      </w:pPr>
      <w:r>
        <w:t xml:space="preserve">Throw a </w:t>
      </w:r>
      <w:r w:rsidRPr="00F66266">
        <w:rPr>
          <w:b/>
          <w:bCs/>
        </w:rPr>
        <w:t>TypeError</w:t>
      </w:r>
      <w:r>
        <w:t xml:space="preserve"> exception.</w:t>
      </w:r>
    </w:p>
    <w:p w14:paraId="32087F5C" w14:textId="77777777" w:rsidR="00A95C0C" w:rsidRDefault="00A95C0C" w:rsidP="000D7E3D">
      <w:pPr>
        <w:pStyle w:val="Alg4"/>
        <w:numPr>
          <w:ilvl w:val="0"/>
          <w:numId w:val="1307"/>
        </w:numPr>
      </w:pPr>
      <w:r>
        <w:t xml:space="preserve">Let </w:t>
      </w:r>
      <w:r>
        <w:rPr>
          <w:i/>
          <w:iCs/>
        </w:rPr>
        <w:t>numberLength</w:t>
      </w:r>
      <w:r>
        <w:t xml:space="preserve"> be ToNumber(</w:t>
      </w:r>
      <w:r>
        <w:rPr>
          <w:i/>
          <w:iCs/>
        </w:rPr>
        <w:t>length</w:t>
      </w:r>
      <w:r>
        <w:t>).</w:t>
      </w:r>
    </w:p>
    <w:p w14:paraId="0B0AC1D8" w14:textId="77777777" w:rsidR="00A95C0C" w:rsidRDefault="00A95C0C" w:rsidP="000D7E3D">
      <w:pPr>
        <w:pStyle w:val="Alg4"/>
        <w:numPr>
          <w:ilvl w:val="0"/>
          <w:numId w:val="1307"/>
        </w:numPr>
      </w:pPr>
      <w:r>
        <w:t xml:space="preserve">Let </w:t>
      </w:r>
      <w:r>
        <w:rPr>
          <w:i/>
          <w:iCs/>
        </w:rPr>
        <w:t>byteLength</w:t>
      </w:r>
      <w:r>
        <w:t xml:space="preserve"> be ToInteger(</w:t>
      </w:r>
      <w:r>
        <w:rPr>
          <w:i/>
          <w:iCs/>
        </w:rPr>
        <w:t>numberLength</w:t>
      </w:r>
      <w:r>
        <w:t>).</w:t>
      </w:r>
    </w:p>
    <w:p w14:paraId="36BB31A5" w14:textId="77777777" w:rsidR="00A95C0C" w:rsidRPr="00E77497" w:rsidRDefault="00A95C0C" w:rsidP="000D7E3D">
      <w:pPr>
        <w:pStyle w:val="Alg4"/>
        <w:numPr>
          <w:ilvl w:val="0"/>
          <w:numId w:val="1307"/>
        </w:numPr>
      </w:pPr>
      <w:r>
        <w:t>ReturnIfAbrupt(</w:t>
      </w:r>
      <w:r>
        <w:rPr>
          <w:i/>
          <w:iCs/>
        </w:rPr>
        <w:t>byteLength</w:t>
      </w:r>
      <w:r>
        <w:t>).</w:t>
      </w:r>
    </w:p>
    <w:p w14:paraId="466C46EE" w14:textId="77777777" w:rsidR="00A95C0C" w:rsidRDefault="00A95C0C" w:rsidP="000D7E3D">
      <w:pPr>
        <w:pStyle w:val="Alg4"/>
        <w:numPr>
          <w:ilvl w:val="0"/>
          <w:numId w:val="1307"/>
        </w:numPr>
      </w:pPr>
      <w:r>
        <w:t xml:space="preserve">If </w:t>
      </w:r>
      <w:r w:rsidRPr="00B41D88">
        <w:rPr>
          <w:i/>
          <w:iCs/>
        </w:rPr>
        <w:t>numberLength</w:t>
      </w:r>
      <w:r>
        <w:t xml:space="preserve"> ≠ </w:t>
      </w:r>
      <w:r>
        <w:rPr>
          <w:i/>
          <w:iCs/>
        </w:rPr>
        <w:t>byteLength</w:t>
      </w:r>
      <w:r>
        <w:t xml:space="preserve"> or </w:t>
      </w:r>
      <w:r>
        <w:rPr>
          <w:i/>
          <w:iCs/>
        </w:rPr>
        <w:t>byteLength</w:t>
      </w:r>
      <w:r>
        <w:t xml:space="preserve"> &lt; 0, then throw a </w:t>
      </w:r>
      <w:r w:rsidRPr="004B4AF5">
        <w:rPr>
          <w:b/>
          <w:bCs/>
        </w:rPr>
        <w:t>RangeError</w:t>
      </w:r>
      <w:r>
        <w:t xml:space="preserve"> exception.</w:t>
      </w:r>
    </w:p>
    <w:p w14:paraId="42E9F6F2" w14:textId="77777777" w:rsidR="00A95C0C" w:rsidRPr="00E77497" w:rsidRDefault="00A95C0C" w:rsidP="000D7E3D">
      <w:pPr>
        <w:pStyle w:val="Alg4"/>
        <w:numPr>
          <w:ilvl w:val="0"/>
          <w:numId w:val="1307"/>
        </w:numPr>
        <w:spacing w:after="120"/>
      </w:pPr>
      <w:r w:rsidRPr="00E77497">
        <w:t xml:space="preserve">Return </w:t>
      </w:r>
      <w:r>
        <w:rPr>
          <w:iCs/>
        </w:rPr>
        <w:t>the result of SetArrayBufferData(</w:t>
      </w:r>
      <w:r>
        <w:rPr>
          <w:i/>
        </w:rPr>
        <w:t>O</w:t>
      </w:r>
      <w:r>
        <w:rPr>
          <w:iCs/>
        </w:rPr>
        <w:t xml:space="preserve">, </w:t>
      </w:r>
      <w:r>
        <w:rPr>
          <w:i/>
        </w:rPr>
        <w:t>byteLength</w:t>
      </w:r>
      <w:r>
        <w:rPr>
          <w:iCs/>
        </w:rPr>
        <w:t>)</w:t>
      </w:r>
      <w:r w:rsidRPr="00E77497">
        <w:t>.</w:t>
      </w:r>
    </w:p>
    <w:p w14:paraId="24B37DA1" w14:textId="77777777" w:rsidR="00A95C0C" w:rsidRDefault="00A95C0C" w:rsidP="00C9101B">
      <w:pPr>
        <w:pStyle w:val="40"/>
      </w:pPr>
      <w:r>
        <w:t>new ArrayBuffer( ...</w:t>
      </w:r>
      <w:r w:rsidRPr="00DB2D84">
        <w:t xml:space="preserve"> </w:t>
      </w:r>
      <w:r>
        <w:t>argumentsList)</w:t>
      </w:r>
    </w:p>
    <w:p w14:paraId="14E7498E" w14:textId="77777777" w:rsidR="00A95C0C" w:rsidRDefault="00A95C0C" w:rsidP="000D7E3D">
      <w:r>
        <w:t>ArrayBuffer called as part of a new expression performs the following steps:</w:t>
      </w:r>
    </w:p>
    <w:p w14:paraId="07FD8BAE" w14:textId="77777777" w:rsidR="00A95C0C" w:rsidRDefault="00A95C0C" w:rsidP="000D7E3D">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ArrayBuffer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24E44371" w14:textId="77777777" w:rsidR="00A95C0C" w:rsidRDefault="00A95C0C" w:rsidP="000D7E3D">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63FC067D" w14:textId="77777777" w:rsidR="00A95C0C" w:rsidRPr="00E4780A" w:rsidRDefault="00A95C0C" w:rsidP="000D7E3D">
      <w:pPr>
        <w:numPr>
          <w:ilvl w:val="0"/>
          <w:numId w:val="137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5691CB57" w14:textId="77777777" w:rsidR="00A95C0C" w:rsidRPr="00E77497" w:rsidRDefault="00A95C0C" w:rsidP="000D7E3D">
      <w:r>
        <w:t>If ArrayBuffer is implemented as an ordinary function object, its [[Construct]] internal method will perform the above steps.</w:t>
      </w:r>
    </w:p>
    <w:p w14:paraId="3232B1F5" w14:textId="77777777" w:rsidR="00A95C0C" w:rsidRDefault="00A95C0C" w:rsidP="00C9101B">
      <w:pPr>
        <w:pStyle w:val="30"/>
      </w:pPr>
      <w:bookmarkStart w:id="15207" w:name="_Toc368050799"/>
      <w:r>
        <w:t>Properties of the ArrayBuffer Constructor</w:t>
      </w:r>
      <w:bookmarkEnd w:id="15207"/>
    </w:p>
    <w:p w14:paraId="5DE1C650" w14:textId="77777777" w:rsidR="00A95C0C" w:rsidRDefault="00A95C0C" w:rsidP="000D7E3D">
      <w:r>
        <w:t>The value of the [[Prototype]] internal data property of the ArrayBuffer constructor is the Function prototype object (</w:t>
      </w:r>
      <w:r>
        <w:fldChar w:fldCharType="begin"/>
      </w:r>
      <w:r>
        <w:instrText xml:space="preserve"> REF _Ref359681817 \r \h </w:instrText>
      </w:r>
      <w:r>
        <w:fldChar w:fldCharType="separate"/>
      </w:r>
      <w:r w:rsidR="00D433E8">
        <w:t>19.2.3</w:t>
      </w:r>
      <w:r>
        <w:fldChar w:fldCharType="end"/>
      </w:r>
      <w:r>
        <w:t>).</w:t>
      </w:r>
    </w:p>
    <w:p w14:paraId="3981E1C0" w14:textId="77777777" w:rsidR="00A95C0C" w:rsidRDefault="00A95C0C" w:rsidP="000D7E3D">
      <w:r>
        <w:t xml:space="preserve">Besides its </w:t>
      </w:r>
      <w:r w:rsidRPr="001F1A6C">
        <w:rPr>
          <w:rFonts w:ascii="Courier New" w:hAnsi="Courier New" w:cs="Courier New"/>
          <w:b/>
          <w:bCs/>
        </w:rPr>
        <w:t>length</w:t>
      </w:r>
      <w:r>
        <w:t xml:space="preserve"> property (whose value is 1), the ArrayBuffer constructor has the following properties:</w:t>
      </w:r>
    </w:p>
    <w:p w14:paraId="46BE51CD" w14:textId="77777777" w:rsidR="00C9101B" w:rsidRPr="00E77497" w:rsidRDefault="00C9101B" w:rsidP="00C9101B">
      <w:pPr>
        <w:pStyle w:val="40"/>
      </w:pPr>
      <w:r w:rsidRPr="00E77497">
        <w:t>Array</w:t>
      </w:r>
      <w:r>
        <w:t>Buffer</w:t>
      </w:r>
      <w:r w:rsidRPr="00E77497">
        <w:t>.is</w:t>
      </w:r>
      <w:r>
        <w:t>View</w:t>
      </w:r>
      <w:r w:rsidRPr="00E77497">
        <w:t xml:space="preserve"> ( arg )</w:t>
      </w:r>
    </w:p>
    <w:p w14:paraId="0E54F127" w14:textId="77777777" w:rsidR="00C9101B" w:rsidRPr="00E77497" w:rsidRDefault="00C9101B" w:rsidP="00C9101B">
      <w:r w:rsidRPr="00E77497">
        <w:t>The is</w:t>
      </w:r>
      <w:r>
        <w:t>View</w:t>
      </w:r>
      <w:r w:rsidRPr="00E77497">
        <w:t xml:space="preserve"> function takes one argument </w:t>
      </w:r>
      <w:r w:rsidRPr="00E77497">
        <w:rPr>
          <w:rFonts w:ascii="Times New Roman" w:hAnsi="Times New Roman"/>
          <w:i/>
        </w:rPr>
        <w:t>arg</w:t>
      </w:r>
      <w:r w:rsidRPr="00E77497">
        <w:t xml:space="preserve">, and </w:t>
      </w:r>
      <w:r>
        <w:t>performs the</w:t>
      </w:r>
      <w:r w:rsidRPr="00E77497">
        <w:t xml:space="preserve"> following steps are taken:</w:t>
      </w:r>
    </w:p>
    <w:p w14:paraId="6BB42A2D" w14:textId="77777777" w:rsidR="00C9101B" w:rsidRPr="00E77497" w:rsidRDefault="00C9101B" w:rsidP="00C9101B">
      <w:pPr>
        <w:pStyle w:val="Alg4"/>
        <w:numPr>
          <w:ilvl w:val="0"/>
          <w:numId w:val="1409"/>
        </w:numPr>
      </w:pPr>
      <w:r w:rsidRPr="00E77497">
        <w:t>If Type(</w:t>
      </w:r>
      <w:r w:rsidRPr="00E77497">
        <w:rPr>
          <w:i/>
        </w:rPr>
        <w:t>arg</w:t>
      </w:r>
      <w:r w:rsidRPr="00E77497">
        <w:t xml:space="preserve">) is not Object, return </w:t>
      </w:r>
      <w:r w:rsidRPr="00E77497">
        <w:rPr>
          <w:b/>
        </w:rPr>
        <w:t>false</w:t>
      </w:r>
      <w:r w:rsidRPr="00E77497">
        <w:t>.</w:t>
      </w:r>
    </w:p>
    <w:p w14:paraId="79C2E559" w14:textId="77777777" w:rsidR="00C9101B" w:rsidRDefault="00C9101B" w:rsidP="00C9101B">
      <w:pPr>
        <w:pStyle w:val="Alg4"/>
        <w:numPr>
          <w:ilvl w:val="0"/>
          <w:numId w:val="1409"/>
        </w:numPr>
      </w:pPr>
      <w:r>
        <w:t xml:space="preserve">If </w:t>
      </w:r>
      <w:r>
        <w:rPr>
          <w:i/>
        </w:rPr>
        <w:t>arg</w:t>
      </w:r>
      <w:r>
        <w:t xml:space="preserve"> has a [[</w:t>
      </w:r>
      <w:r w:rsidRPr="003F663C">
        <w:t>ViewedArrayBuffer</w:t>
      </w:r>
      <w:r>
        <w:t>]] internal</w:t>
      </w:r>
      <w:r w:rsidRPr="00314265">
        <w:t xml:space="preserve"> </w:t>
      </w:r>
      <w:r>
        <w:t>data property</w:t>
      </w:r>
      <w:r w:rsidRPr="00E77497">
        <w:t xml:space="preserve">, then return </w:t>
      </w:r>
      <w:r w:rsidRPr="00E77497">
        <w:rPr>
          <w:b/>
        </w:rPr>
        <w:t>true</w:t>
      </w:r>
      <w:r>
        <w:t>.</w:t>
      </w:r>
    </w:p>
    <w:p w14:paraId="44E581D7" w14:textId="77777777" w:rsidR="00C9101B" w:rsidDel="00246203" w:rsidRDefault="00C9101B" w:rsidP="00C9101B">
      <w:pPr>
        <w:pStyle w:val="Alg4"/>
        <w:numPr>
          <w:ilvl w:val="0"/>
          <w:numId w:val="1409"/>
        </w:numPr>
        <w:rPr>
          <w:del w:id="15208" w:author="Rev 19 Allen Wirfs-Brock" w:date="2013-09-26T17:10:00Z"/>
        </w:rPr>
      </w:pPr>
      <w:del w:id="15209" w:author="Rev 19 Allen Wirfs-Brock" w:date="2013-09-26T17:10:00Z">
        <w:r w:rsidDel="00246203">
          <w:delText xml:space="preserve">If </w:delText>
        </w:r>
        <w:r w:rsidDel="00246203">
          <w:rPr>
            <w:i/>
          </w:rPr>
          <w:delText>arg</w:delText>
        </w:r>
        <w:r w:rsidDel="00246203">
          <w:delText xml:space="preserve"> has a [[</w:delText>
        </w:r>
      </w:del>
      <w:del w:id="15210" w:author="Rev 19 Allen Wirfs-Brock" w:date="2013-09-09T18:06:00Z">
        <w:r w:rsidRPr="003F663C" w:rsidDel="000F402B">
          <w:delText>Viewed</w:delText>
        </w:r>
      </w:del>
      <w:del w:id="15211" w:author="Rev 19 Allen Wirfs-Brock" w:date="2013-09-26T17:10:00Z">
        <w:r w:rsidDel="00246203">
          <w:delText>Data</w:delText>
        </w:r>
        <w:r w:rsidRPr="003F663C" w:rsidDel="00246203">
          <w:delText>ArrayBuffer</w:delText>
        </w:r>
        <w:r w:rsidDel="00246203">
          <w:delText>]] internal</w:delText>
        </w:r>
        <w:r w:rsidRPr="00314265" w:rsidDel="00246203">
          <w:delText xml:space="preserve"> </w:delText>
        </w:r>
        <w:r w:rsidDel="00246203">
          <w:delText>data property</w:delText>
        </w:r>
        <w:r w:rsidRPr="00E77497" w:rsidDel="00246203">
          <w:delText xml:space="preserve">, then return </w:delText>
        </w:r>
        <w:r w:rsidRPr="00E77497" w:rsidDel="00246203">
          <w:rPr>
            <w:b/>
          </w:rPr>
          <w:delText>true</w:delText>
        </w:r>
        <w:r w:rsidDel="00246203">
          <w:delText>.</w:delText>
        </w:r>
      </w:del>
    </w:p>
    <w:p w14:paraId="33B2EE59" w14:textId="77777777" w:rsidR="00C9101B" w:rsidRPr="00E77497" w:rsidRDefault="00C9101B" w:rsidP="00C9101B">
      <w:pPr>
        <w:pStyle w:val="Alg4"/>
        <w:numPr>
          <w:ilvl w:val="0"/>
          <w:numId w:val="1409"/>
        </w:numPr>
        <w:spacing w:after="120"/>
      </w:pPr>
      <w:r w:rsidRPr="00E77497">
        <w:t xml:space="preserve">Return </w:t>
      </w:r>
      <w:r w:rsidRPr="00E77497">
        <w:rPr>
          <w:b/>
        </w:rPr>
        <w:t>false</w:t>
      </w:r>
      <w:r w:rsidRPr="00E77497">
        <w:t>.</w:t>
      </w:r>
    </w:p>
    <w:p w14:paraId="726E8C9E" w14:textId="77777777" w:rsidR="00A95C0C" w:rsidRDefault="00A95C0C" w:rsidP="00C9101B">
      <w:pPr>
        <w:pStyle w:val="40"/>
      </w:pPr>
      <w:r>
        <w:t>ArrayBuffer.prototype</w:t>
      </w:r>
    </w:p>
    <w:p w14:paraId="161583C2" w14:textId="77777777" w:rsidR="00A95C0C" w:rsidRDefault="00A95C0C" w:rsidP="000D7E3D">
      <w:r>
        <w:t>The initial value of ArrayBuffer.prototype is the ArrayBuffer prototype object (</w:t>
      </w:r>
      <w:r w:rsidR="008E26B6">
        <w:fldChar w:fldCharType="begin"/>
      </w:r>
      <w:r w:rsidR="008E26B6">
        <w:instrText xml:space="preserve"> REF _Ref366088209 \r \h </w:instrText>
      </w:r>
      <w:r w:rsidR="008E26B6">
        <w:fldChar w:fldCharType="separate"/>
      </w:r>
      <w:r w:rsidR="00D433E8">
        <w:t>24.1.4</w:t>
      </w:r>
      <w:r w:rsidR="008E26B6">
        <w:fldChar w:fldCharType="end"/>
      </w:r>
      <w:r>
        <w:t>).</w:t>
      </w:r>
    </w:p>
    <w:p w14:paraId="526C74C7" w14:textId="77777777" w:rsidR="00A95C0C" w:rsidRDefault="00A95C0C" w:rsidP="000D7E3D">
      <w:r>
        <w:t xml:space="preserve">This property has the attributes { [[Writable]]: </w:t>
      </w:r>
      <w:r w:rsidRPr="00BD058A">
        <w:rPr>
          <w:b/>
          <w:bCs/>
        </w:rPr>
        <w:t>false</w:t>
      </w:r>
      <w:r>
        <w:t xml:space="preserve">, [[Enumerable]]: </w:t>
      </w:r>
      <w:r w:rsidRPr="00BD058A">
        <w:rPr>
          <w:b/>
          <w:bCs/>
        </w:rPr>
        <w:t>false</w:t>
      </w:r>
      <w:r>
        <w:t xml:space="preserve">, [[Configurable]]: </w:t>
      </w:r>
      <w:r w:rsidRPr="00BD058A">
        <w:rPr>
          <w:b/>
          <w:bCs/>
        </w:rPr>
        <w:t>false</w:t>
      </w:r>
      <w:r>
        <w:t xml:space="preserve"> }.</w:t>
      </w:r>
    </w:p>
    <w:p w14:paraId="25C8E530" w14:textId="77777777" w:rsidR="00A95C0C" w:rsidRPr="00A67AF2" w:rsidRDefault="00A95C0C" w:rsidP="00C9101B">
      <w:pPr>
        <w:pStyle w:val="40"/>
      </w:pPr>
      <w:r w:rsidRPr="00A67AF2">
        <w:tab/>
      </w:r>
      <w:r>
        <w:t>ArrayBuffer[ @@create ]</w:t>
      </w:r>
      <w:r w:rsidRPr="00A67AF2">
        <w:t xml:space="preserve"> (</w:t>
      </w:r>
      <w:r>
        <w:t xml:space="preserve"> </w:t>
      </w:r>
      <w:r w:rsidRPr="00A67AF2">
        <w:t>)</w:t>
      </w:r>
    </w:p>
    <w:p w14:paraId="270D35AF" w14:textId="77777777" w:rsidR="00A95C0C" w:rsidRPr="00E77497" w:rsidRDefault="00A95C0C" w:rsidP="000D7E3D">
      <w:r>
        <w:t>T</w:t>
      </w:r>
      <w:r w:rsidRPr="00675B74">
        <w:t>he</w:t>
      </w:r>
      <w:r>
        <w:t xml:space="preserve"> @@create</w:t>
      </w:r>
      <w:r w:rsidRPr="00675B74">
        <w:t xml:space="preserve"> method of</w:t>
      </w:r>
      <w:r>
        <w:t xml:space="preserve"> a</w:t>
      </w:r>
      <w:ins w:id="15212" w:author="Rev 19 Allen Wirfs-Brock" w:date="2013-09-26T17:27:00Z">
        <w:r w:rsidR="00284A05">
          <w:t>n</w:t>
        </w:r>
      </w:ins>
      <w:r>
        <w:t xml:space="preserve"> ArrayBuffer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40D14CD9" w14:textId="77777777" w:rsidR="00A95C0C" w:rsidRDefault="00A95C0C" w:rsidP="000D7E3D">
      <w:pPr>
        <w:numPr>
          <w:ilvl w:val="0"/>
          <w:numId w:val="129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387DE53E" w14:textId="77777777" w:rsidR="00A95C0C" w:rsidRPr="00E77497" w:rsidRDefault="00A95C0C" w:rsidP="000D7E3D">
      <w:pPr>
        <w:numPr>
          <w:ilvl w:val="0"/>
          <w:numId w:val="1293"/>
        </w:numPr>
        <w:rPr>
          <w:rFonts w:ascii="Times New Roman" w:hAnsi="Times New Roman"/>
        </w:rPr>
      </w:pPr>
      <w:r w:rsidRPr="00E77497">
        <w:rPr>
          <w:rFonts w:ascii="Times New Roman" w:hAnsi="Times New Roman"/>
        </w:rPr>
        <w:t xml:space="preserve">Return </w:t>
      </w:r>
      <w:r>
        <w:rPr>
          <w:rFonts w:ascii="Times New Roman" w:hAnsi="Times New Roman"/>
        </w:rPr>
        <w:t xml:space="preserve">the result of calling </w:t>
      </w:r>
      <w:r w:rsidRPr="00075111">
        <w:rPr>
          <w:rFonts w:ascii="Times New Roman" w:hAnsi="Times New Roman"/>
          <w:iCs/>
        </w:rPr>
        <w:t>AllocateArrayBuffer</w:t>
      </w:r>
      <w:r>
        <w:rPr>
          <w:rFonts w:ascii="Times New Roman" w:hAnsi="Times New Roman"/>
          <w:iCs/>
        </w:rPr>
        <w:t>(</w:t>
      </w:r>
      <w:r>
        <w:rPr>
          <w:rFonts w:ascii="Times New Roman" w:hAnsi="Times New Roman"/>
          <w:i/>
        </w:rPr>
        <w:t>F</w:t>
      </w:r>
      <w:r>
        <w:rPr>
          <w:rFonts w:ascii="Times New Roman" w:hAnsi="Times New Roman"/>
          <w:iCs/>
        </w:rPr>
        <w:t>)</w:t>
      </w:r>
      <w:r w:rsidRPr="00E77497">
        <w:rPr>
          <w:rFonts w:ascii="Times New Roman" w:hAnsi="Times New Roman"/>
        </w:rPr>
        <w:t>.</w:t>
      </w:r>
    </w:p>
    <w:p w14:paraId="50D04F25" w14:textId="77777777" w:rsidR="00A95C0C" w:rsidRDefault="00A95C0C" w:rsidP="000D7E3D">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sidRPr="00BD331B">
        <w:rPr>
          <w:rFonts w:ascii="Times New Roman" w:eastAsia="Times New Roman" w:hAnsi="Times New Roman"/>
          <w:b/>
          <w:spacing w:val="6"/>
          <w:lang w:eastAsia="en-US"/>
        </w:rPr>
        <w:t>true</w:t>
      </w:r>
      <w:r w:rsidRPr="00E77497">
        <w:t xml:space="preserve"> }.</w:t>
      </w:r>
    </w:p>
    <w:p w14:paraId="62790D30" w14:textId="77777777" w:rsidR="00A95C0C" w:rsidRDefault="00A95C0C" w:rsidP="00C9101B">
      <w:pPr>
        <w:pStyle w:val="30"/>
      </w:pPr>
      <w:bookmarkStart w:id="15213" w:name="_Ref366088209"/>
      <w:bookmarkStart w:id="15214" w:name="_Toc368050800"/>
      <w:r>
        <w:t>Properties of the ArrayBuffer Prototype Object</w:t>
      </w:r>
      <w:bookmarkEnd w:id="15213"/>
      <w:bookmarkEnd w:id="15214"/>
    </w:p>
    <w:p w14:paraId="58FBE6F8" w14:textId="77777777" w:rsidR="00A95C0C" w:rsidRDefault="00A95C0C" w:rsidP="000D7E3D">
      <w:r>
        <w:t>The value of the [[Prototype]] internal data property of the ArrayBuffer prototype object is the standard built-in Object prototype object (</w:t>
      </w:r>
      <w:r w:rsidR="004B439B">
        <w:fldChar w:fldCharType="begin"/>
      </w:r>
      <w:r w:rsidR="004B439B">
        <w:instrText xml:space="preserve"> REF _Ref360007187 \r \h </w:instrText>
      </w:r>
      <w:r w:rsidR="004B439B">
        <w:fldChar w:fldCharType="separate"/>
      </w:r>
      <w:r w:rsidR="00D433E8">
        <w:t>19.1.4</w:t>
      </w:r>
      <w:r w:rsidR="004B439B">
        <w:fldChar w:fldCharType="end"/>
      </w:r>
      <w:r>
        <w:t>). The ArrayBuffer prototype object is an ordinary object. It does not have a</w:t>
      </w:r>
      <w:ins w:id="15215" w:author="Rev 19 Allen Wirfs-Brock" w:date="2013-09-26T17:42:00Z">
        <w:r w:rsidR="0072639A">
          <w:t>n</w:t>
        </w:r>
      </w:ins>
      <w:r>
        <w:t xml:space="preserve"> [[ArrayBufferData]] or [[ArrayBufferByteLength]] internal data property.</w:t>
      </w:r>
    </w:p>
    <w:p w14:paraId="52D88D96" w14:textId="77777777" w:rsidR="00C9101B" w:rsidRDefault="00C9101B" w:rsidP="00C9101B">
      <w:pPr>
        <w:pStyle w:val="40"/>
      </w:pPr>
      <w:r w:rsidRPr="00E77497">
        <w:tab/>
      </w:r>
      <w:commentRangeStart w:id="15216"/>
      <w:r>
        <w:t xml:space="preserve">get </w:t>
      </w:r>
      <w:commentRangeEnd w:id="15216"/>
      <w:r>
        <w:rPr>
          <w:rStyle w:val="af6"/>
          <w:b w:val="0"/>
        </w:rPr>
        <w:commentReference w:id="15216"/>
      </w:r>
      <w:r>
        <w:t>ArrayBuffer</w:t>
      </w:r>
      <w:r w:rsidRPr="00E77497">
        <w:t>.prototype.</w:t>
      </w:r>
      <w:r>
        <w:t>byteLength</w:t>
      </w:r>
      <w:r w:rsidRPr="00E77497">
        <w:t xml:space="preserve"> </w:t>
      </w:r>
    </w:p>
    <w:p w14:paraId="58BC96FF" w14:textId="77777777" w:rsidR="00C9101B" w:rsidRPr="00E77497" w:rsidRDefault="00C9101B" w:rsidP="00C9101B">
      <w:r w:rsidRPr="009575E6">
        <w:rPr>
          <w:rFonts w:ascii="Courier New" w:hAnsi="Courier New" w:cs="Courier New"/>
          <w:b/>
          <w:bCs/>
        </w:rPr>
        <w:t>ArrayBuffer.prototype.</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55F996DE" w14:textId="77777777" w:rsidR="00C9101B" w:rsidRPr="00E77497" w:rsidRDefault="00C9101B" w:rsidP="00C9101B">
      <w:pPr>
        <w:pStyle w:val="Alg4"/>
        <w:numPr>
          <w:ilvl w:val="0"/>
          <w:numId w:val="995"/>
        </w:numPr>
      </w:pPr>
      <w:r w:rsidRPr="00E77497">
        <w:t xml:space="preserve">Let </w:t>
      </w:r>
      <w:r>
        <w:rPr>
          <w:i/>
        </w:rPr>
        <w:t>O</w:t>
      </w:r>
      <w:r w:rsidRPr="00E77497">
        <w:t xml:space="preserve"> be </w:t>
      </w:r>
      <w:del w:id="15217" w:author="Rev 19 Allen Wirfs-Brock" w:date="2013-09-27T12:09:00Z">
        <w:r w:rsidRPr="00E77497" w:rsidDel="00BB4271">
          <w:delText>the</w:delText>
        </w:r>
        <w:r w:rsidDel="00BB4271">
          <w:delText xml:space="preserve"> result of  calling ToObject with </w:delText>
        </w:r>
      </w:del>
      <w:r>
        <w:t xml:space="preserve">the </w:t>
      </w:r>
      <w:r w:rsidRPr="00E77497">
        <w:rPr>
          <w:b/>
        </w:rPr>
        <w:t>this</w:t>
      </w:r>
      <w:r w:rsidRPr="00E77497">
        <w:t xml:space="preserve"> value</w:t>
      </w:r>
      <w:del w:id="15218" w:author="Rev 19 Allen Wirfs-Brock" w:date="2013-09-27T12:09:00Z">
        <w:r w:rsidRPr="007B0456" w:rsidDel="00BB4271">
          <w:delText xml:space="preserve"> </w:delText>
        </w:r>
        <w:r w:rsidDel="00BB4271">
          <w:delText>as its argument</w:delText>
        </w:r>
      </w:del>
      <w:r w:rsidRPr="00E77497">
        <w:t>.</w:t>
      </w:r>
    </w:p>
    <w:p w14:paraId="631DA181" w14:textId="77777777" w:rsidR="00BB4271" w:rsidRDefault="00BB4271" w:rsidP="00BB4271">
      <w:pPr>
        <w:pStyle w:val="Alg4"/>
        <w:numPr>
          <w:ilvl w:val="0"/>
          <w:numId w:val="995"/>
        </w:numPr>
        <w:rPr>
          <w:ins w:id="15219" w:author="Rev 19 Allen Wirfs-Brock" w:date="2013-09-27T12:08:00Z"/>
        </w:rPr>
      </w:pPr>
      <w:ins w:id="15220" w:author="Rev 19 Allen Wirfs-Brock" w:date="2013-09-27T12:08:00Z">
        <w:r>
          <w:t>If Type(</w:t>
        </w:r>
        <w:r>
          <w:rPr>
            <w:i/>
          </w:rPr>
          <w:t>O</w:t>
        </w:r>
        <w:r>
          <w:t xml:space="preserve">) is not Object, throw a </w:t>
        </w:r>
        <w:r w:rsidRPr="00CB251B">
          <w:rPr>
            <w:b/>
          </w:rPr>
          <w:t>TypeError</w:t>
        </w:r>
        <w:r>
          <w:t xml:space="preserve"> exception.</w:t>
        </w:r>
      </w:ins>
    </w:p>
    <w:p w14:paraId="02C9D06C" w14:textId="77777777" w:rsidR="00C9101B" w:rsidRPr="00E77497" w:rsidDel="00BB4271" w:rsidRDefault="00C9101B" w:rsidP="00C9101B">
      <w:pPr>
        <w:pStyle w:val="Alg4"/>
        <w:numPr>
          <w:ilvl w:val="0"/>
          <w:numId w:val="995"/>
        </w:numPr>
        <w:rPr>
          <w:del w:id="15221" w:author="Rev 19 Allen Wirfs-Brock" w:date="2013-09-27T12:08:00Z"/>
        </w:rPr>
      </w:pPr>
      <w:del w:id="15222" w:author="Rev 19 Allen Wirfs-Brock" w:date="2013-09-27T12:08:00Z">
        <w:r w:rsidDel="00BB4271">
          <w:delText>ReturnIfAbrupt(</w:delText>
        </w:r>
        <w:r w:rsidDel="00BB4271">
          <w:rPr>
            <w:i/>
          </w:rPr>
          <w:delText>O</w:delText>
        </w:r>
        <w:r w:rsidDel="00BB4271">
          <w:delText>).</w:delText>
        </w:r>
      </w:del>
    </w:p>
    <w:p w14:paraId="134D6AB2" w14:textId="77777777" w:rsidR="00C9101B" w:rsidRDefault="00C9101B" w:rsidP="00C9101B">
      <w:pPr>
        <w:pStyle w:val="Alg4"/>
        <w:numPr>
          <w:ilvl w:val="0"/>
          <w:numId w:val="995"/>
        </w:numPr>
      </w:pPr>
      <w:r>
        <w:t xml:space="preserve">If </w:t>
      </w:r>
      <w:r>
        <w:rPr>
          <w:i/>
        </w:rPr>
        <w:t>O</w:t>
      </w:r>
      <w:r>
        <w:t xml:space="preserve"> does not have a</w:t>
      </w:r>
      <w:ins w:id="15223" w:author="Rev 19 Allen Wirfs-Brock" w:date="2013-09-26T17:42:00Z">
        <w:r w:rsidR="0072639A">
          <w:t>n</w:t>
        </w:r>
      </w:ins>
      <w:r>
        <w:t xml:space="preserve"> [[ArrayBufferData]] internal</w:t>
      </w:r>
      <w:r w:rsidRPr="00314265">
        <w:t xml:space="preserve"> </w:t>
      </w:r>
      <w:r>
        <w:t xml:space="preserve">data property throw a </w:t>
      </w:r>
      <w:r w:rsidRPr="00B5244C">
        <w:rPr>
          <w:b/>
        </w:rPr>
        <w:t>TypeError</w:t>
      </w:r>
      <w:r>
        <w:t xml:space="preserve"> exception.</w:t>
      </w:r>
    </w:p>
    <w:p w14:paraId="1C02EFA2" w14:textId="77777777" w:rsidR="00C9101B" w:rsidRDefault="00C9101B" w:rsidP="00C9101B">
      <w:pPr>
        <w:pStyle w:val="Alg4"/>
        <w:numPr>
          <w:ilvl w:val="0"/>
          <w:numId w:val="995"/>
        </w:numPr>
      </w:pPr>
      <w:r>
        <w:t xml:space="preserve">If the value of </w:t>
      </w:r>
      <w:r>
        <w:rPr>
          <w:i/>
        </w:rPr>
        <w:t>O</w:t>
      </w:r>
      <w:r>
        <w:t>’s [[ArrayBufferData]] internal</w:t>
      </w:r>
      <w:r w:rsidRPr="00314265">
        <w:t xml:space="preserve"> </w:t>
      </w:r>
      <w:r>
        <w:t xml:space="preserve">data property is </w:t>
      </w:r>
      <w:r>
        <w:rPr>
          <w:b/>
          <w:bCs/>
        </w:rPr>
        <w:t>undefined</w:t>
      </w:r>
      <w:r w:rsidRPr="00B93EA8">
        <w:t xml:space="preserve"> </w:t>
      </w:r>
      <w:r>
        <w:t xml:space="preserve">or </w:t>
      </w:r>
      <w:r>
        <w:rPr>
          <w:b/>
          <w:bCs/>
        </w:rPr>
        <w:t>null</w:t>
      </w:r>
      <w:r>
        <w:t xml:space="preserve">, then throw a </w:t>
      </w:r>
      <w:r w:rsidRPr="00B5244C">
        <w:rPr>
          <w:b/>
        </w:rPr>
        <w:t>TypeError</w:t>
      </w:r>
      <w:r>
        <w:t xml:space="preserve"> exception.</w:t>
      </w:r>
    </w:p>
    <w:p w14:paraId="37AFD07A" w14:textId="77777777" w:rsidR="00C9101B" w:rsidRPr="00E77497" w:rsidRDefault="00C9101B" w:rsidP="00C9101B">
      <w:pPr>
        <w:pStyle w:val="Alg4"/>
        <w:numPr>
          <w:ilvl w:val="0"/>
          <w:numId w:val="995"/>
        </w:numPr>
      </w:pPr>
      <w:r>
        <w:t xml:space="preserve">Let </w:t>
      </w:r>
      <w:r>
        <w:rPr>
          <w:i/>
          <w:iCs/>
        </w:rPr>
        <w:t>length</w:t>
      </w:r>
      <w:r>
        <w:t xml:space="preserve"> be the value of </w:t>
      </w:r>
      <w:r>
        <w:rPr>
          <w:i/>
        </w:rPr>
        <w:t>O</w:t>
      </w:r>
      <w:r>
        <w:t>’s [[ArrayBufferByteLength]] internal</w:t>
      </w:r>
      <w:r w:rsidRPr="00314265">
        <w:t xml:space="preserve"> </w:t>
      </w:r>
      <w:r>
        <w:t>data property.</w:t>
      </w:r>
    </w:p>
    <w:p w14:paraId="6EDD9BC1" w14:textId="77777777" w:rsidR="00C9101B" w:rsidRPr="00E77497" w:rsidRDefault="00C9101B" w:rsidP="00C9101B">
      <w:pPr>
        <w:pStyle w:val="Alg4"/>
        <w:numPr>
          <w:ilvl w:val="0"/>
          <w:numId w:val="995"/>
        </w:numPr>
        <w:spacing w:after="220"/>
      </w:pPr>
      <w:r>
        <w:t xml:space="preserve">Return </w:t>
      </w:r>
      <w:r>
        <w:rPr>
          <w:i/>
          <w:iCs/>
        </w:rPr>
        <w:t>length</w:t>
      </w:r>
      <w:r>
        <w:t>.</w:t>
      </w:r>
    </w:p>
    <w:p w14:paraId="46AD273C" w14:textId="77777777" w:rsidR="00A95C0C" w:rsidRDefault="00A95C0C" w:rsidP="00C9101B">
      <w:pPr>
        <w:pStyle w:val="40"/>
      </w:pPr>
      <w:r>
        <w:t>ArrayBuffer.prototype.constructor</w:t>
      </w:r>
    </w:p>
    <w:p w14:paraId="7BC706D4" w14:textId="77777777" w:rsidR="00A95C0C" w:rsidRDefault="00A95C0C" w:rsidP="000D7E3D">
      <w:r>
        <w:t>The initial value of ArrayBuffer.prototype.constructor is the standard built-in ArrayBuffer constructor.</w:t>
      </w:r>
    </w:p>
    <w:p w14:paraId="1D5DF1A6" w14:textId="77777777" w:rsidR="00A95C0C" w:rsidRPr="00E77497" w:rsidRDefault="00A95C0C" w:rsidP="00C9101B">
      <w:pPr>
        <w:pStyle w:val="40"/>
      </w:pPr>
      <w:r>
        <w:t>ArrayBuffer</w:t>
      </w:r>
      <w:r w:rsidRPr="00E77497">
        <w:t>.prototype.</w:t>
      </w:r>
      <w:r>
        <w:t>slice</w:t>
      </w:r>
      <w:r w:rsidRPr="00E77497">
        <w:t xml:space="preserve"> ( </w:t>
      </w:r>
      <w:r>
        <w:t>start , end</w:t>
      </w:r>
      <w:r w:rsidRPr="00E77497">
        <w:t>)</w:t>
      </w:r>
    </w:p>
    <w:p w14:paraId="380C1FE2" w14:textId="77777777" w:rsidR="00A95C0C" w:rsidRPr="00E77497" w:rsidRDefault="00A95C0C" w:rsidP="000D7E3D">
      <w:r w:rsidRPr="00E77497">
        <w:t>The following steps are taken:</w:t>
      </w:r>
    </w:p>
    <w:p w14:paraId="442FEBE1" w14:textId="77777777" w:rsidR="00A95C0C" w:rsidRPr="00E77497" w:rsidRDefault="00A95C0C" w:rsidP="000D7E3D">
      <w:pPr>
        <w:pStyle w:val="Alg4"/>
        <w:numPr>
          <w:ilvl w:val="0"/>
          <w:numId w:val="985"/>
        </w:numPr>
      </w:pPr>
      <w:r w:rsidRPr="00E77497">
        <w:t xml:space="preserve">Let </w:t>
      </w:r>
      <w:r>
        <w:rPr>
          <w:i/>
        </w:rPr>
        <w:t>O</w:t>
      </w:r>
      <w:r w:rsidRPr="00E77497">
        <w:t xml:space="preserve"> be the</w:t>
      </w:r>
      <w:r>
        <w:t xml:space="preserve"> </w:t>
      </w:r>
      <w:del w:id="15224" w:author="Rev 19 Allen Wirfs-Brock" w:date="2013-09-27T12:09:00Z">
        <w:r w:rsidDel="00BB4271">
          <w:delText xml:space="preserve">result of  calling ToObject with the </w:delText>
        </w:r>
      </w:del>
      <w:r w:rsidRPr="00E77497">
        <w:rPr>
          <w:b/>
        </w:rPr>
        <w:t>this</w:t>
      </w:r>
      <w:r w:rsidRPr="00E77497">
        <w:t xml:space="preserve"> value</w:t>
      </w:r>
      <w:del w:id="15225" w:author="Rev 19 Allen Wirfs-Brock" w:date="2013-09-27T12:09:00Z">
        <w:r w:rsidRPr="007B0456" w:rsidDel="00BB4271">
          <w:delText xml:space="preserve"> </w:delText>
        </w:r>
        <w:r w:rsidDel="00BB4271">
          <w:delText>as its argument</w:delText>
        </w:r>
      </w:del>
      <w:r w:rsidRPr="00E77497">
        <w:t>.</w:t>
      </w:r>
    </w:p>
    <w:p w14:paraId="7D78FB37" w14:textId="77777777" w:rsidR="00BB4271" w:rsidRDefault="00BB4271" w:rsidP="00BB4271">
      <w:pPr>
        <w:pStyle w:val="Alg4"/>
        <w:numPr>
          <w:ilvl w:val="0"/>
          <w:numId w:val="985"/>
        </w:numPr>
        <w:rPr>
          <w:ins w:id="15226" w:author="Rev 19 Allen Wirfs-Brock" w:date="2013-09-27T12:09:00Z"/>
        </w:rPr>
      </w:pPr>
      <w:ins w:id="15227" w:author="Rev 19 Allen Wirfs-Brock" w:date="2013-09-27T12:09:00Z">
        <w:r>
          <w:t>If Type(</w:t>
        </w:r>
        <w:r>
          <w:rPr>
            <w:i/>
          </w:rPr>
          <w:t>O</w:t>
        </w:r>
        <w:r>
          <w:t xml:space="preserve">) is not Object, throw a </w:t>
        </w:r>
        <w:r w:rsidRPr="00CB251B">
          <w:rPr>
            <w:b/>
          </w:rPr>
          <w:t>TypeError</w:t>
        </w:r>
        <w:r>
          <w:t xml:space="preserve"> exception.</w:t>
        </w:r>
      </w:ins>
    </w:p>
    <w:p w14:paraId="254A5D13" w14:textId="77777777" w:rsidR="00A95C0C" w:rsidRPr="00E77497" w:rsidDel="00BB4271" w:rsidRDefault="00A95C0C" w:rsidP="000D7E3D">
      <w:pPr>
        <w:pStyle w:val="Alg4"/>
        <w:numPr>
          <w:ilvl w:val="0"/>
          <w:numId w:val="985"/>
        </w:numPr>
        <w:rPr>
          <w:del w:id="15228" w:author="Rev 19 Allen Wirfs-Brock" w:date="2013-09-27T12:09:00Z"/>
        </w:rPr>
      </w:pPr>
      <w:del w:id="15229" w:author="Rev 19 Allen Wirfs-Brock" w:date="2013-09-27T12:09:00Z">
        <w:r w:rsidDel="00BB4271">
          <w:delText>ReturnIfAbrupt(</w:delText>
        </w:r>
        <w:r w:rsidDel="00BB4271">
          <w:rPr>
            <w:i/>
          </w:rPr>
          <w:delText>O</w:delText>
        </w:r>
        <w:r w:rsidDel="00BB4271">
          <w:delText>).</w:delText>
        </w:r>
      </w:del>
    </w:p>
    <w:p w14:paraId="30E1718D" w14:textId="77777777" w:rsidR="00A95C0C" w:rsidRDefault="00A95C0C" w:rsidP="000D7E3D">
      <w:pPr>
        <w:pStyle w:val="Alg4"/>
        <w:numPr>
          <w:ilvl w:val="0"/>
          <w:numId w:val="985"/>
        </w:numPr>
      </w:pPr>
      <w:r>
        <w:t xml:space="preserve">If </w:t>
      </w:r>
      <w:r>
        <w:rPr>
          <w:i/>
        </w:rPr>
        <w:t>O</w:t>
      </w:r>
      <w:r>
        <w:t xml:space="preserve"> does not have a</w:t>
      </w:r>
      <w:ins w:id="15230" w:author="Rev 19 Allen Wirfs-Brock" w:date="2013-09-26T17:42:00Z">
        <w:r w:rsidR="0072639A">
          <w:t>n</w:t>
        </w:r>
      </w:ins>
      <w:r>
        <w:t xml:space="preserve"> [[ArrayBufferData]] internal</w:t>
      </w:r>
      <w:r w:rsidRPr="00314265">
        <w:t xml:space="preserve"> </w:t>
      </w:r>
      <w:r>
        <w:t xml:space="preserve">data property throw a </w:t>
      </w:r>
      <w:r w:rsidRPr="00B5244C">
        <w:rPr>
          <w:b/>
        </w:rPr>
        <w:t>TypeError</w:t>
      </w:r>
      <w:r>
        <w:t xml:space="preserve"> exception.</w:t>
      </w:r>
    </w:p>
    <w:p w14:paraId="53CE0B48" w14:textId="77777777" w:rsidR="00A95C0C" w:rsidRDefault="00A95C0C" w:rsidP="000D7E3D">
      <w:pPr>
        <w:pStyle w:val="Alg4"/>
        <w:numPr>
          <w:ilvl w:val="0"/>
          <w:numId w:val="985"/>
        </w:numPr>
      </w:pPr>
      <w:r>
        <w:t xml:space="preserve">If the value of </w:t>
      </w:r>
      <w:r>
        <w:rPr>
          <w:i/>
        </w:rPr>
        <w:t>O</w:t>
      </w:r>
      <w:r>
        <w:t>’s [[ArrayBufferData]] internal</w:t>
      </w:r>
      <w:r w:rsidRPr="00314265">
        <w:t xml:space="preserve"> </w:t>
      </w:r>
      <w:r>
        <w:t xml:space="preserve">data property is </w:t>
      </w:r>
      <w:r>
        <w:rPr>
          <w:b/>
          <w:bCs/>
        </w:rPr>
        <w:t>undefined</w:t>
      </w:r>
      <w:r>
        <w:t xml:space="preserve"> or </w:t>
      </w:r>
      <w:r>
        <w:rPr>
          <w:b/>
          <w:bCs/>
        </w:rPr>
        <w:t>null</w:t>
      </w:r>
      <w:r>
        <w:t xml:space="preserve">, then throw a </w:t>
      </w:r>
      <w:r w:rsidRPr="00B5244C">
        <w:rPr>
          <w:b/>
        </w:rPr>
        <w:t>TypeError</w:t>
      </w:r>
      <w:r>
        <w:t xml:space="preserve"> exception.</w:t>
      </w:r>
    </w:p>
    <w:p w14:paraId="2293B9ED" w14:textId="77777777" w:rsidR="00A95C0C" w:rsidRPr="00E77497" w:rsidRDefault="00A95C0C" w:rsidP="000D7E3D">
      <w:pPr>
        <w:pStyle w:val="Alg4"/>
        <w:numPr>
          <w:ilvl w:val="0"/>
          <w:numId w:val="985"/>
        </w:numPr>
      </w:pPr>
      <w:r>
        <w:t xml:space="preserve">Let </w:t>
      </w:r>
      <w:r>
        <w:rPr>
          <w:i/>
          <w:iCs/>
        </w:rPr>
        <w:t>len</w:t>
      </w:r>
      <w:r>
        <w:t xml:space="preserve"> be the value of </w:t>
      </w:r>
      <w:r>
        <w:rPr>
          <w:i/>
        </w:rPr>
        <w:t>O</w:t>
      </w:r>
      <w:r>
        <w:t>’s [[ArrayBufferByteLength]] internal</w:t>
      </w:r>
      <w:r w:rsidRPr="00314265">
        <w:t xml:space="preserve"> </w:t>
      </w:r>
      <w:r>
        <w:t>data property.</w:t>
      </w:r>
    </w:p>
    <w:p w14:paraId="18507ABD" w14:textId="77777777" w:rsidR="00A95C0C" w:rsidRPr="00E77497" w:rsidRDefault="00A95C0C" w:rsidP="000D7E3D">
      <w:pPr>
        <w:pStyle w:val="Alg4"/>
        <w:numPr>
          <w:ilvl w:val="0"/>
          <w:numId w:val="985"/>
        </w:numPr>
      </w:pPr>
      <w:r w:rsidRPr="00E77497">
        <w:t xml:space="preserve">Let </w:t>
      </w:r>
      <w:r w:rsidRPr="00E77497">
        <w:rPr>
          <w:i/>
        </w:rPr>
        <w:t>relativeStart</w:t>
      </w:r>
      <w:r w:rsidRPr="00E77497">
        <w:t xml:space="preserve"> be ToInteger(</w:t>
      </w:r>
      <w:r w:rsidRPr="00E77497">
        <w:rPr>
          <w:i/>
        </w:rPr>
        <w:t>start</w:t>
      </w:r>
      <w:r w:rsidRPr="00E77497">
        <w:t>).</w:t>
      </w:r>
    </w:p>
    <w:p w14:paraId="62815CA1" w14:textId="77777777" w:rsidR="00A95C0C" w:rsidRPr="00E77497" w:rsidRDefault="00A95C0C" w:rsidP="000D7E3D">
      <w:pPr>
        <w:pStyle w:val="Alg4"/>
        <w:numPr>
          <w:ilvl w:val="0"/>
          <w:numId w:val="985"/>
        </w:numPr>
        <w:contextualSpacing/>
      </w:pPr>
      <w:r>
        <w:t>ReturnIfAbrupt(</w:t>
      </w:r>
      <w:r>
        <w:rPr>
          <w:i/>
        </w:rPr>
        <w:t>relativeStart</w:t>
      </w:r>
      <w:r>
        <w:t>).</w:t>
      </w:r>
    </w:p>
    <w:p w14:paraId="17CB80A1" w14:textId="77777777" w:rsidR="00A95C0C" w:rsidRPr="00E77497" w:rsidRDefault="00A95C0C" w:rsidP="000D7E3D">
      <w:pPr>
        <w:pStyle w:val="Alg4"/>
        <w:numPr>
          <w:ilvl w:val="0"/>
          <w:numId w:val="985"/>
        </w:numPr>
      </w:pPr>
      <w:r w:rsidRPr="00E77497">
        <w:t xml:space="preserve">If </w:t>
      </w:r>
      <w:r w:rsidRPr="00E77497">
        <w:rPr>
          <w:i/>
        </w:rPr>
        <w:t>relativeStart</w:t>
      </w:r>
      <w:r w:rsidRPr="00E77497">
        <w:t xml:space="preserve"> is negative, let </w:t>
      </w:r>
      <w:r>
        <w:rPr>
          <w:i/>
        </w:rPr>
        <w:t>first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first</w:t>
      </w:r>
      <w:r w:rsidRPr="00E77497">
        <w:t xml:space="preserve"> be min(</w:t>
      </w:r>
      <w:r w:rsidRPr="00E77497">
        <w:rPr>
          <w:i/>
        </w:rPr>
        <w:t>relativeStart</w:t>
      </w:r>
      <w:r w:rsidRPr="00E77497">
        <w:t>,</w:t>
      </w:r>
      <w:r w:rsidRPr="00E77497">
        <w:rPr>
          <w:i/>
        </w:rPr>
        <w:t xml:space="preserve"> len</w:t>
      </w:r>
      <w:r w:rsidRPr="00E77497">
        <w:t>).</w:t>
      </w:r>
    </w:p>
    <w:p w14:paraId="751268CB" w14:textId="77777777" w:rsidR="00A95C0C" w:rsidRPr="00E77497" w:rsidRDefault="00A95C0C" w:rsidP="000D7E3D">
      <w:pPr>
        <w:pStyle w:val="Alg4"/>
        <w:numPr>
          <w:ilvl w:val="0"/>
          <w:numId w:val="9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5E4B1873" w14:textId="77777777" w:rsidR="00A95C0C" w:rsidRPr="00E77497" w:rsidRDefault="00A95C0C" w:rsidP="000D7E3D">
      <w:pPr>
        <w:pStyle w:val="Alg4"/>
        <w:numPr>
          <w:ilvl w:val="0"/>
          <w:numId w:val="985"/>
        </w:numPr>
        <w:contextualSpacing/>
      </w:pPr>
      <w:r>
        <w:t>ReturnIfAbrupt(</w:t>
      </w:r>
      <w:r>
        <w:rPr>
          <w:i/>
        </w:rPr>
        <w:t>relativeEnd</w:t>
      </w:r>
      <w:r>
        <w:t>).</w:t>
      </w:r>
    </w:p>
    <w:p w14:paraId="01F5D26A" w14:textId="77777777" w:rsidR="00A95C0C" w:rsidRPr="00E77497" w:rsidRDefault="00A95C0C" w:rsidP="000D7E3D">
      <w:pPr>
        <w:pStyle w:val="Alg4"/>
        <w:numPr>
          <w:ilvl w:val="0"/>
          <w:numId w:val="9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4E95EFCB" w14:textId="77777777" w:rsidR="00A95C0C" w:rsidRDefault="00A95C0C" w:rsidP="000D7E3D">
      <w:pPr>
        <w:pStyle w:val="Alg4"/>
        <w:numPr>
          <w:ilvl w:val="0"/>
          <w:numId w:val="985"/>
        </w:numPr>
        <w:spacing w:after="220"/>
        <w:contextualSpacing/>
      </w:pPr>
      <w:r>
        <w:t xml:space="preserve">Let </w:t>
      </w:r>
      <w:r>
        <w:rPr>
          <w:i/>
          <w:iCs/>
        </w:rPr>
        <w:t>newLen</w:t>
      </w:r>
      <w:r>
        <w:t xml:space="preserve"> be </w:t>
      </w:r>
      <w:r w:rsidRPr="00E77497">
        <w:t>max(</w:t>
      </w:r>
      <w:r>
        <w:rPr>
          <w:i/>
          <w:iCs/>
        </w:rPr>
        <w:t>final</w:t>
      </w:r>
      <w:r>
        <w:t>-</w:t>
      </w:r>
      <w:r>
        <w:rPr>
          <w:i/>
          <w:iCs/>
        </w:rPr>
        <w:t>first</w:t>
      </w:r>
      <w:r>
        <w:t>,0).</w:t>
      </w:r>
    </w:p>
    <w:p w14:paraId="691D1CEE" w14:textId="77777777" w:rsidR="00A95C0C" w:rsidRDefault="00A95C0C" w:rsidP="000D7E3D">
      <w:pPr>
        <w:pStyle w:val="Alg4"/>
        <w:numPr>
          <w:ilvl w:val="0"/>
          <w:numId w:val="985"/>
        </w:numPr>
        <w:spacing w:after="220"/>
        <w:contextualSpacing/>
      </w:pPr>
      <w:r>
        <w:t xml:space="preserve">Let </w:t>
      </w:r>
      <w:r>
        <w:rPr>
          <w:i/>
          <w:iCs/>
        </w:rPr>
        <w:t>ctor</w:t>
      </w:r>
      <w:r>
        <w:t xml:space="preserve"> be the result of GetMethod(</w:t>
      </w:r>
      <w:r>
        <w:rPr>
          <w:i/>
          <w:iCs/>
        </w:rPr>
        <w:t>O</w:t>
      </w:r>
      <w:r>
        <w:t xml:space="preserve">, </w:t>
      </w:r>
      <w:r w:rsidRPr="00E77497">
        <w:rPr>
          <w:b/>
        </w:rPr>
        <w:t>"</w:t>
      </w:r>
      <w:r>
        <w:rPr>
          <w:rFonts w:ascii="Courier New" w:hAnsi="Courier New" w:cs="Courier New"/>
          <w:b/>
        </w:rPr>
        <w:t>constructor</w:t>
      </w:r>
      <w:r w:rsidRPr="00E77497">
        <w:rPr>
          <w:b/>
        </w:rPr>
        <w:t>"</w:t>
      </w:r>
      <w:r>
        <w:rPr>
          <w:bCs/>
        </w:rPr>
        <w:t>).</w:t>
      </w:r>
    </w:p>
    <w:p w14:paraId="1CEBD3AB" w14:textId="77777777" w:rsidR="00A95C0C" w:rsidRPr="00E77497" w:rsidRDefault="00A95C0C" w:rsidP="000D7E3D">
      <w:pPr>
        <w:pStyle w:val="Alg4"/>
        <w:numPr>
          <w:ilvl w:val="0"/>
          <w:numId w:val="985"/>
        </w:numPr>
        <w:contextualSpacing/>
      </w:pPr>
      <w:r>
        <w:t>ReturnIfAbrupt(</w:t>
      </w:r>
      <w:r>
        <w:rPr>
          <w:i/>
          <w:iCs/>
        </w:rPr>
        <w:t>ctor</w:t>
      </w:r>
      <w:r>
        <w:t>).</w:t>
      </w:r>
    </w:p>
    <w:p w14:paraId="1E240E9B" w14:textId="77777777" w:rsidR="00A95C0C" w:rsidRDefault="00A95C0C" w:rsidP="000D7E3D">
      <w:pPr>
        <w:pStyle w:val="Alg4"/>
        <w:numPr>
          <w:ilvl w:val="0"/>
          <w:numId w:val="985"/>
        </w:numPr>
        <w:spacing w:after="220"/>
        <w:contextualSpacing/>
      </w:pPr>
      <w:r>
        <w:t>If IsConstructor(</w:t>
      </w:r>
      <w:r>
        <w:rPr>
          <w:i/>
          <w:iCs/>
        </w:rPr>
        <w:t>ctor</w:t>
      </w:r>
      <w:r>
        <w:t xml:space="preserve">) is </w:t>
      </w:r>
      <w:r>
        <w:rPr>
          <w:b/>
          <w:bCs/>
        </w:rPr>
        <w:t>false</w:t>
      </w:r>
      <w:r>
        <w:t xml:space="preserve">, then throw a </w:t>
      </w:r>
      <w:r>
        <w:rPr>
          <w:b/>
          <w:bCs/>
        </w:rPr>
        <w:t>TypeError</w:t>
      </w:r>
      <w:r>
        <w:t xml:space="preserve"> exception.</w:t>
      </w:r>
    </w:p>
    <w:p w14:paraId="68510EB9" w14:textId="77777777" w:rsidR="00A95C0C" w:rsidRPr="004B4002" w:rsidRDefault="00A95C0C" w:rsidP="000D7E3D">
      <w:pPr>
        <w:pStyle w:val="Alg4"/>
        <w:numPr>
          <w:ilvl w:val="0"/>
          <w:numId w:val="985"/>
        </w:numPr>
        <w:spacing w:after="220"/>
        <w:contextualSpacing/>
      </w:pPr>
      <w:r>
        <w:t xml:space="preserve">Let </w:t>
      </w:r>
      <w:r w:rsidRPr="004B4002">
        <w:rPr>
          <w:i/>
        </w:rPr>
        <w:t>new</w:t>
      </w:r>
      <w:r>
        <w:rPr>
          <w:iCs/>
        </w:rPr>
        <w:t xml:space="preserve"> be the result of calling the [[Construct]] internal method of </w:t>
      </w:r>
      <w:r>
        <w:rPr>
          <w:i/>
        </w:rPr>
        <w:t>ctor</w:t>
      </w:r>
      <w:r>
        <w:rPr>
          <w:iCs/>
        </w:rPr>
        <w:t xml:space="preserve"> with a new List containing the single element </w:t>
      </w:r>
      <w:r>
        <w:rPr>
          <w:i/>
          <w:iCs/>
        </w:rPr>
        <w:t>newLen</w:t>
      </w:r>
      <w:r>
        <w:t>.</w:t>
      </w:r>
    </w:p>
    <w:p w14:paraId="08AEB4D0" w14:textId="77777777" w:rsidR="00A95C0C" w:rsidRPr="00E77497" w:rsidRDefault="00A95C0C" w:rsidP="000D7E3D">
      <w:pPr>
        <w:pStyle w:val="Alg4"/>
        <w:numPr>
          <w:ilvl w:val="0"/>
          <w:numId w:val="985"/>
        </w:numPr>
        <w:contextualSpacing/>
      </w:pPr>
      <w:r>
        <w:t>ReturnIfAbrupt(</w:t>
      </w:r>
      <w:r w:rsidRPr="004B4002">
        <w:rPr>
          <w:i/>
        </w:rPr>
        <w:t>new</w:t>
      </w:r>
      <w:r>
        <w:t>).</w:t>
      </w:r>
    </w:p>
    <w:p w14:paraId="315B4EBA" w14:textId="77777777" w:rsidR="00A95C0C" w:rsidRDefault="00A95C0C" w:rsidP="000D7E3D">
      <w:pPr>
        <w:pStyle w:val="Alg4"/>
        <w:numPr>
          <w:ilvl w:val="0"/>
          <w:numId w:val="985"/>
        </w:numPr>
      </w:pPr>
      <w:r>
        <w:t xml:space="preserve">If </w:t>
      </w:r>
      <w:r>
        <w:rPr>
          <w:i/>
        </w:rPr>
        <w:t>new</w:t>
      </w:r>
      <w:r>
        <w:t xml:space="preserve"> does not have a</w:t>
      </w:r>
      <w:ins w:id="15231" w:author="Rev 19 Allen Wirfs-Brock" w:date="2013-09-26T17:42:00Z">
        <w:r w:rsidR="0072639A">
          <w:t>n</w:t>
        </w:r>
      </w:ins>
      <w:r>
        <w:t xml:space="preserve"> [[ArrayBufferData]] internal</w:t>
      </w:r>
      <w:r w:rsidRPr="00314265">
        <w:t xml:space="preserve"> </w:t>
      </w:r>
      <w:r>
        <w:t xml:space="preserve">data property throw a </w:t>
      </w:r>
      <w:r w:rsidRPr="00B5244C">
        <w:rPr>
          <w:b/>
        </w:rPr>
        <w:t>TypeError</w:t>
      </w:r>
      <w:r>
        <w:t xml:space="preserve"> exception.</w:t>
      </w:r>
    </w:p>
    <w:p w14:paraId="16E81422" w14:textId="77777777" w:rsidR="00A95C0C" w:rsidRDefault="00A95C0C" w:rsidP="000D7E3D">
      <w:pPr>
        <w:pStyle w:val="Alg4"/>
        <w:numPr>
          <w:ilvl w:val="0"/>
          <w:numId w:val="985"/>
        </w:numPr>
      </w:pPr>
      <w:r>
        <w:t xml:space="preserve">If the value of </w:t>
      </w:r>
      <w:r>
        <w:rPr>
          <w:i/>
        </w:rPr>
        <w:t>new</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14:paraId="605918AB" w14:textId="77777777" w:rsidR="00A95C0C" w:rsidRDefault="00A95C0C" w:rsidP="000D7E3D">
      <w:pPr>
        <w:pStyle w:val="Alg4"/>
        <w:numPr>
          <w:ilvl w:val="0"/>
          <w:numId w:val="985"/>
        </w:numPr>
        <w:spacing w:after="220"/>
        <w:contextualSpacing/>
      </w:pPr>
      <w:r>
        <w:t xml:space="preserve">Let </w:t>
      </w:r>
      <w:r>
        <w:rPr>
          <w:i/>
          <w:iCs/>
        </w:rPr>
        <w:t>fromBuf</w:t>
      </w:r>
      <w:r>
        <w:t xml:space="preserve"> be the value of </w:t>
      </w:r>
      <w:r>
        <w:rPr>
          <w:i/>
        </w:rPr>
        <w:t>O</w:t>
      </w:r>
      <w:r>
        <w:t>’s [[ArrayBufferData]] internal</w:t>
      </w:r>
      <w:r w:rsidRPr="00314265">
        <w:t xml:space="preserve"> </w:t>
      </w:r>
      <w:r>
        <w:t>data property.</w:t>
      </w:r>
    </w:p>
    <w:p w14:paraId="55143A6D" w14:textId="77777777" w:rsidR="00A95C0C" w:rsidRDefault="00A95C0C" w:rsidP="000D7E3D">
      <w:pPr>
        <w:pStyle w:val="Alg4"/>
        <w:numPr>
          <w:ilvl w:val="0"/>
          <w:numId w:val="985"/>
        </w:numPr>
        <w:spacing w:after="220"/>
        <w:contextualSpacing/>
      </w:pPr>
      <w:r>
        <w:t xml:space="preserve">Let </w:t>
      </w:r>
      <w:r>
        <w:rPr>
          <w:i/>
          <w:iCs/>
        </w:rPr>
        <w:t>toBuf</w:t>
      </w:r>
      <w:r>
        <w:t xml:space="preserve"> be the value of </w:t>
      </w:r>
      <w:r>
        <w:rPr>
          <w:i/>
        </w:rPr>
        <w:t>new</w:t>
      </w:r>
      <w:r>
        <w:t>’s [[ArrayBufferData]] internal</w:t>
      </w:r>
      <w:r w:rsidRPr="00314265">
        <w:t xml:space="preserve"> </w:t>
      </w:r>
      <w:r>
        <w:t>data property.</w:t>
      </w:r>
    </w:p>
    <w:p w14:paraId="04124D6E" w14:textId="77777777" w:rsidR="00A95C0C" w:rsidRPr="00E77497" w:rsidRDefault="00A95C0C" w:rsidP="000D7E3D">
      <w:pPr>
        <w:pStyle w:val="Alg4"/>
        <w:numPr>
          <w:ilvl w:val="0"/>
          <w:numId w:val="985"/>
        </w:numPr>
      </w:pPr>
      <w:r>
        <w:t xml:space="preserve">Let </w:t>
      </w:r>
      <w:r>
        <w:rPr>
          <w:i/>
        </w:rPr>
        <w:t>status</w:t>
      </w:r>
      <w:r>
        <w:t xml:space="preserve"> be the result of Copy</w:t>
      </w:r>
      <w:commentRangeStart w:id="15232"/>
      <w:r>
        <w:t>Block</w:t>
      </w:r>
      <w:commentRangeEnd w:id="15232"/>
      <w:r>
        <w:rPr>
          <w:rStyle w:val="af6"/>
          <w:rFonts w:ascii="Arial" w:eastAsia="MS Mincho" w:hAnsi="Arial"/>
          <w:spacing w:val="0"/>
          <w:lang w:eastAsia="ja-JP"/>
        </w:rPr>
        <w:commentReference w:id="15232"/>
      </w:r>
      <w:r>
        <w:t>Elements(</w:t>
      </w:r>
      <w:r w:rsidRPr="00C2023D">
        <w:rPr>
          <w:i/>
          <w:iCs/>
        </w:rPr>
        <w:t>fromBuf</w:t>
      </w:r>
      <w:r>
        <w:t xml:space="preserve">, </w:t>
      </w:r>
      <w:r>
        <w:rPr>
          <w:i/>
          <w:iCs/>
        </w:rPr>
        <w:t>first</w:t>
      </w:r>
      <w:r>
        <w:t xml:space="preserve">, </w:t>
      </w:r>
      <w:r>
        <w:rPr>
          <w:i/>
          <w:iCs/>
        </w:rPr>
        <w:t>toBuf</w:t>
      </w:r>
      <w:r>
        <w:t>, 0,</w:t>
      </w:r>
      <w:r>
        <w:rPr>
          <w:i/>
          <w:iCs/>
        </w:rPr>
        <w:t xml:space="preserve"> newLen</w:t>
      </w:r>
      <w:r>
        <w:t>).</w:t>
      </w:r>
    </w:p>
    <w:p w14:paraId="4D3122AB" w14:textId="77777777" w:rsidR="00A95C0C" w:rsidRDefault="00A95C0C" w:rsidP="000D7E3D">
      <w:pPr>
        <w:pStyle w:val="Alg4"/>
        <w:numPr>
          <w:ilvl w:val="0"/>
          <w:numId w:val="985"/>
        </w:numPr>
        <w:spacing w:after="220"/>
        <w:contextualSpacing/>
      </w:pPr>
      <w:r>
        <w:t>ReturnIfAbrupt(</w:t>
      </w:r>
      <w:r>
        <w:rPr>
          <w:i/>
        </w:rPr>
        <w:t>status</w:t>
      </w:r>
      <w:r>
        <w:t>).</w:t>
      </w:r>
    </w:p>
    <w:p w14:paraId="710BCC51" w14:textId="77777777" w:rsidR="00A95C0C" w:rsidRPr="00E77497" w:rsidRDefault="00A95C0C" w:rsidP="000D7E3D">
      <w:pPr>
        <w:pStyle w:val="Alg4"/>
        <w:numPr>
          <w:ilvl w:val="0"/>
          <w:numId w:val="985"/>
        </w:numPr>
        <w:spacing w:after="220"/>
      </w:pPr>
      <w:r>
        <w:t xml:space="preserve">Return </w:t>
      </w:r>
      <w:r>
        <w:rPr>
          <w:i/>
        </w:rPr>
        <w:t>new</w:t>
      </w:r>
      <w:r>
        <w:t>.</w:t>
      </w:r>
    </w:p>
    <w:p w14:paraId="6CAA233A" w14:textId="77777777" w:rsidR="00A95C0C" w:rsidRPr="00E77497" w:rsidRDefault="00A95C0C" w:rsidP="00C9101B">
      <w:pPr>
        <w:pStyle w:val="40"/>
      </w:pPr>
      <w:r>
        <w:t>ArrayBuffer</w:t>
      </w:r>
      <w:r w:rsidRPr="00E77497">
        <w:t>.prototype</w:t>
      </w:r>
      <w:r>
        <w:t xml:space="preserve"> [ @@toStringTag</w:t>
      </w:r>
      <w:r w:rsidRPr="00E77497">
        <w:t xml:space="preserve"> </w:t>
      </w:r>
      <w:r>
        <w:t>]</w:t>
      </w:r>
    </w:p>
    <w:p w14:paraId="5616662C" w14:textId="77777777" w:rsidR="00A95C0C" w:rsidRPr="00097A4C" w:rsidRDefault="00A95C0C" w:rsidP="000D7E3D">
      <w:r w:rsidRPr="00E77497">
        <w:t xml:space="preserve">The </w:t>
      </w:r>
      <w:r>
        <w:t xml:space="preserve">initial value of the @@toStringTag property is the string value </w:t>
      </w:r>
      <w:r w:rsidRPr="00E77497">
        <w:rPr>
          <w:b/>
        </w:rPr>
        <w:t>"</w:t>
      </w:r>
      <w:r>
        <w:rPr>
          <w:rFonts w:ascii="Courier New" w:hAnsi="Courier New" w:cs="Courier New"/>
          <w:b/>
        </w:rPr>
        <w:t>ArrayBuffer</w:t>
      </w:r>
      <w:r w:rsidRPr="00E77497">
        <w:rPr>
          <w:b/>
        </w:rPr>
        <w:t>"</w:t>
      </w:r>
      <w:r>
        <w:t>.</w:t>
      </w:r>
    </w:p>
    <w:p w14:paraId="345A9ACC" w14:textId="77777777" w:rsidR="00A95C0C" w:rsidRDefault="00A95C0C" w:rsidP="00C9101B">
      <w:pPr>
        <w:pStyle w:val="30"/>
      </w:pPr>
      <w:bookmarkStart w:id="15233" w:name="_Toc368050801"/>
      <w:r>
        <w:t>Properties of the ArrayBuffer Instances</w:t>
      </w:r>
      <w:bookmarkEnd w:id="15233"/>
    </w:p>
    <w:p w14:paraId="12F164C5" w14:textId="77777777" w:rsidR="00A95C0C" w:rsidRDefault="00A95C0C" w:rsidP="000D7E3D">
      <w:r>
        <w:t>ArrayBuffer instances inherit properties from the ArrayBuffer prototype object. ArrayBuffer instances</w:t>
      </w:r>
      <w:r w:rsidRPr="00E77497">
        <w:t xml:space="preserve"> </w:t>
      </w:r>
      <w:r>
        <w:t>each</w:t>
      </w:r>
      <w:r w:rsidRPr="00E77497">
        <w:t xml:space="preserve"> have a</w:t>
      </w:r>
      <w:ins w:id="15234" w:author="Rev 19 Allen Wirfs-Brock" w:date="2013-09-26T17:43:00Z">
        <w:r w:rsidR="0072639A">
          <w:t>n</w:t>
        </w:r>
      </w:ins>
      <w:r w:rsidRPr="00E77497">
        <w:t xml:space="preserve"> [[</w:t>
      </w:r>
      <w:r>
        <w:t xml:space="preserve">ArrayBufferData]] internal data property and </w:t>
      </w:r>
      <w:r w:rsidRPr="00E77497">
        <w:t>a</w:t>
      </w:r>
      <w:ins w:id="15235" w:author="Rev 19 Allen Wirfs-Brock" w:date="2013-09-26T17:43:00Z">
        <w:r w:rsidR="0072639A">
          <w:t>n</w:t>
        </w:r>
      </w:ins>
      <w:r w:rsidRPr="00E77497">
        <w:t xml:space="preserve"> [[</w:t>
      </w:r>
      <w:r>
        <w:t>ArrayBufferByteLength]] internal data property.</w:t>
      </w:r>
    </w:p>
    <w:p w14:paraId="51B3992E" w14:textId="77777777" w:rsidR="00A95C0C" w:rsidRDefault="00A95C0C" w:rsidP="000D7E3D">
      <w:r>
        <w:t xml:space="preserve">ArrayBuffer instances whose [[ArrayBufferData]] is </w:t>
      </w:r>
      <w:r w:rsidRPr="00BE3BA1">
        <w:rPr>
          <w:rFonts w:ascii="Times New Roman" w:hAnsi="Times New Roman"/>
          <w:b/>
          <w:bCs/>
        </w:rPr>
        <w:t>null</w:t>
      </w:r>
      <w:r>
        <w:t xml:space="preserve"> are considered to be </w:t>
      </w:r>
      <w:r>
        <w:rPr>
          <w:i/>
          <w:iCs/>
        </w:rPr>
        <w:t>neutered</w:t>
      </w:r>
      <w:r>
        <w:t xml:space="preserve"> and all operators to access or modify data contained in the ArrayBuffer instance will fail.</w:t>
      </w:r>
    </w:p>
    <w:p w14:paraId="72085BB7" w14:textId="77777777" w:rsidR="00A95C0C" w:rsidRPr="005D12CE" w:rsidRDefault="00A95C0C" w:rsidP="00C9101B">
      <w:pPr>
        <w:pStyle w:val="20"/>
      </w:pPr>
      <w:bookmarkStart w:id="15236" w:name="_Toc368050802"/>
      <w:r>
        <w:t>DataView Objects</w:t>
      </w:r>
      <w:bookmarkEnd w:id="15236"/>
    </w:p>
    <w:p w14:paraId="45B36BCC" w14:textId="77777777" w:rsidR="00A95C0C" w:rsidRDefault="00A95C0C" w:rsidP="00C9101B">
      <w:pPr>
        <w:pStyle w:val="30"/>
      </w:pPr>
      <w:bookmarkStart w:id="15237" w:name="_Toc368050803"/>
      <w:r>
        <w:t>Abstract Operations For DataView Objects</w:t>
      </w:r>
      <w:bookmarkEnd w:id="15237"/>
    </w:p>
    <w:p w14:paraId="0F3B55BE" w14:textId="77777777" w:rsidR="00A95C0C" w:rsidRPr="00FF2B13" w:rsidRDefault="00A95C0C" w:rsidP="00C9101B">
      <w:pPr>
        <w:pStyle w:val="40"/>
      </w:pPr>
      <w:r w:rsidRPr="00FF2B13">
        <w:t>GetViewValue(view, requestIndex, isLittleEndian, type)</w:t>
      </w:r>
    </w:p>
    <w:p w14:paraId="72550B53" w14:textId="77777777" w:rsidR="00A95C0C" w:rsidRDefault="00A95C0C" w:rsidP="000D7E3D">
      <w:r>
        <w:t xml:space="preserve">The abstract operation GetViewValue 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and </w:t>
      </w:r>
      <w:r w:rsidRPr="00542B90">
        <w:rPr>
          <w:rFonts w:ascii="Times New Roman" w:hAnsi="Times New Roman"/>
          <w:i/>
          <w:iCs/>
        </w:rPr>
        <w:t>type</w:t>
      </w:r>
      <w:r>
        <w:t xml:space="preserve"> is used by functions on DataView instances is to retrieve values from the view’s buffer. It performs the following steps:</w:t>
      </w:r>
    </w:p>
    <w:p w14:paraId="43A05CEC" w14:textId="77777777" w:rsidR="00A95C0C" w:rsidDel="00BB4271" w:rsidRDefault="00A95C0C" w:rsidP="000D7E3D">
      <w:pPr>
        <w:pStyle w:val="Alg3"/>
        <w:numPr>
          <w:ilvl w:val="0"/>
          <w:numId w:val="1485"/>
        </w:numPr>
        <w:spacing w:after="240"/>
        <w:contextualSpacing/>
        <w:rPr>
          <w:del w:id="15238" w:author="Rev 19 Allen Wirfs-Brock" w:date="2013-09-27T12:10:00Z"/>
        </w:rPr>
      </w:pPr>
      <w:del w:id="15239" w:author="Rev 19 Allen Wirfs-Brock" w:date="2013-09-27T12:10:00Z">
        <w:r w:rsidDel="00BB4271">
          <w:delText xml:space="preserve">Let </w:delText>
        </w:r>
        <w:r w:rsidDel="00BB4271">
          <w:rPr>
            <w:i/>
            <w:iCs/>
          </w:rPr>
          <w:delText>v</w:delText>
        </w:r>
        <w:r w:rsidDel="00BB4271">
          <w:delText xml:space="preserve"> be ToObject(</w:delText>
        </w:r>
        <w:r w:rsidRPr="0035004B" w:rsidDel="00BB4271">
          <w:rPr>
            <w:i/>
            <w:iCs/>
          </w:rPr>
          <w:delText>view</w:delText>
        </w:r>
        <w:r w:rsidDel="00BB4271">
          <w:delText>)</w:delText>
        </w:r>
      </w:del>
    </w:p>
    <w:p w14:paraId="7A19A79E" w14:textId="77777777" w:rsidR="00BB4271" w:rsidRDefault="00BB4271" w:rsidP="00BB4271">
      <w:pPr>
        <w:pStyle w:val="Alg4"/>
        <w:numPr>
          <w:ilvl w:val="0"/>
          <w:numId w:val="1485"/>
        </w:numPr>
        <w:rPr>
          <w:ins w:id="15240" w:author="Rev 19 Allen Wirfs-Brock" w:date="2013-09-27T12:10:00Z"/>
        </w:rPr>
      </w:pPr>
      <w:ins w:id="15241" w:author="Rev 19 Allen Wirfs-Brock" w:date="2013-09-27T12:10:00Z">
        <w:r>
          <w:t>If Type(</w:t>
        </w:r>
        <w:r>
          <w:rPr>
            <w:i/>
          </w:rPr>
          <w:t>view</w:t>
        </w:r>
        <w:r>
          <w:t xml:space="preserve">) is not Object, throw a </w:t>
        </w:r>
        <w:r w:rsidRPr="00CB251B">
          <w:rPr>
            <w:b/>
          </w:rPr>
          <w:t>TypeError</w:t>
        </w:r>
        <w:r>
          <w:t xml:space="preserve"> exception.</w:t>
        </w:r>
      </w:ins>
    </w:p>
    <w:p w14:paraId="45404917" w14:textId="77777777" w:rsidR="00A95C0C" w:rsidDel="00BB4271" w:rsidRDefault="00A95C0C" w:rsidP="000D7E3D">
      <w:pPr>
        <w:pStyle w:val="Alg3"/>
        <w:numPr>
          <w:ilvl w:val="0"/>
          <w:numId w:val="1485"/>
        </w:numPr>
        <w:spacing w:after="240"/>
        <w:contextualSpacing/>
        <w:rPr>
          <w:del w:id="15242" w:author="Rev 19 Allen Wirfs-Brock" w:date="2013-09-27T12:10:00Z"/>
        </w:rPr>
      </w:pPr>
      <w:del w:id="15243" w:author="Rev 19 Allen Wirfs-Brock" w:date="2013-09-27T12:10:00Z">
        <w:r w:rsidDel="00BB4271">
          <w:delText>ReturnIfAbrupt(</w:delText>
        </w:r>
        <w:r w:rsidDel="00BB4271">
          <w:rPr>
            <w:i/>
            <w:iCs/>
          </w:rPr>
          <w:delText>v</w:delText>
        </w:r>
        <w:r w:rsidDel="00BB4271">
          <w:delText>).</w:delText>
        </w:r>
      </w:del>
    </w:p>
    <w:p w14:paraId="4E40D863" w14:textId="77777777" w:rsidR="00A95C0C" w:rsidRDefault="00A95C0C" w:rsidP="000D7E3D">
      <w:pPr>
        <w:pStyle w:val="Alg3"/>
        <w:numPr>
          <w:ilvl w:val="0"/>
          <w:numId w:val="1485"/>
        </w:numPr>
        <w:spacing w:after="240"/>
        <w:contextualSpacing/>
      </w:pPr>
      <w:r>
        <w:t xml:space="preserve">If </w:t>
      </w:r>
      <w:del w:id="15244" w:author="Rev 19 Allen Wirfs-Brock" w:date="2013-09-27T12:10:00Z">
        <w:r w:rsidDel="00BB4271">
          <w:rPr>
            <w:i/>
            <w:iCs/>
          </w:rPr>
          <w:delText>v</w:delText>
        </w:r>
        <w:r w:rsidDel="00BB4271">
          <w:delText xml:space="preserve"> </w:delText>
        </w:r>
      </w:del>
      <w:ins w:id="15245" w:author="Rev 19 Allen Wirfs-Brock" w:date="2013-09-27T12:10:00Z">
        <w:r w:rsidR="00BB4271">
          <w:rPr>
            <w:i/>
            <w:iCs/>
          </w:rPr>
          <w:t>view</w:t>
        </w:r>
        <w:r w:rsidR="00BB4271">
          <w:t xml:space="preserve"> </w:t>
        </w:r>
      </w:ins>
      <w:r>
        <w:t>does not have a [[</w:t>
      </w:r>
      <w:del w:id="15246" w:author="Rev 19 Allen Wirfs-Brock" w:date="2013-09-26T14:52:00Z">
        <w:r w:rsidDel="00291D45">
          <w:delText>DataArrayBuffer</w:delText>
        </w:r>
      </w:del>
      <w:ins w:id="15247" w:author="Rev 19 Allen Wirfs-Brock" w:date="2013-09-26T14:52:00Z">
        <w:r w:rsidR="00291D45">
          <w:t>DataView</w:t>
        </w:r>
      </w:ins>
      <w:r>
        <w:t xml:space="preserve">]] internal data property, then throw a </w:t>
      </w:r>
      <w:r w:rsidRPr="00165778">
        <w:rPr>
          <w:b/>
        </w:rPr>
        <w:t>TypeError</w:t>
      </w:r>
      <w:r>
        <w:t xml:space="preserve"> exception.</w:t>
      </w:r>
    </w:p>
    <w:p w14:paraId="28BA306C" w14:textId="77777777" w:rsidR="00A95C0C" w:rsidRDefault="00A95C0C" w:rsidP="000D7E3D">
      <w:pPr>
        <w:pStyle w:val="Alg3"/>
        <w:numPr>
          <w:ilvl w:val="0"/>
          <w:numId w:val="1485"/>
        </w:numPr>
        <w:spacing w:after="240"/>
        <w:contextualSpacing/>
      </w:pPr>
      <w:r>
        <w:t xml:space="preserve">Let </w:t>
      </w:r>
      <w:r>
        <w:rPr>
          <w:i/>
          <w:iCs/>
        </w:rPr>
        <w:t>buffer</w:t>
      </w:r>
      <w:r>
        <w:t xml:space="preserve"> be the value of </w:t>
      </w:r>
      <w:del w:id="15248" w:author="Rev 19 Allen Wirfs-Brock" w:date="2013-09-27T12:10:00Z">
        <w:r w:rsidDel="00BB4271">
          <w:rPr>
            <w:i/>
            <w:iCs/>
          </w:rPr>
          <w:delText>v’s</w:delText>
        </w:r>
        <w:r w:rsidDel="00BB4271">
          <w:delText xml:space="preserve"> </w:delText>
        </w:r>
      </w:del>
      <w:ins w:id="15249" w:author="Rev 19 Allen Wirfs-Brock" w:date="2013-09-27T12:10:00Z">
        <w:r w:rsidR="00BB4271">
          <w:rPr>
            <w:i/>
            <w:iCs/>
          </w:rPr>
          <w:t>view’s</w:t>
        </w:r>
        <w:r w:rsidR="00BB4271">
          <w:t xml:space="preserve"> </w:t>
        </w:r>
      </w:ins>
      <w:r>
        <w:t>[[</w:t>
      </w:r>
      <w:del w:id="15250" w:author="Rev 19 Allen Wirfs-Brock" w:date="2013-09-26T14:54:00Z">
        <w:r w:rsidDel="00291D45">
          <w:delText>DataArrayBuffer</w:delText>
        </w:r>
      </w:del>
      <w:ins w:id="15251" w:author="Rev 19 Allen Wirfs-Brock" w:date="2013-09-26T14:54:00Z">
        <w:r w:rsidR="00291D45">
          <w:t>ViewedArrayBuffer</w:t>
        </w:r>
      </w:ins>
      <w:r>
        <w:t>]] internal data property.</w:t>
      </w:r>
    </w:p>
    <w:p w14:paraId="09E06CA4" w14:textId="77777777" w:rsidR="00A95C0C" w:rsidRDefault="00A95C0C" w:rsidP="000D7E3D">
      <w:pPr>
        <w:pStyle w:val="Alg3"/>
        <w:numPr>
          <w:ilvl w:val="0"/>
          <w:numId w:val="1485"/>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14:paraId="01B4750C" w14:textId="77777777" w:rsidR="00A95C0C" w:rsidRDefault="00A95C0C" w:rsidP="000D7E3D">
      <w:pPr>
        <w:pStyle w:val="Alg3"/>
        <w:numPr>
          <w:ilvl w:val="0"/>
          <w:numId w:val="1485"/>
        </w:numPr>
        <w:contextualSpacing/>
      </w:pPr>
      <w:r>
        <w:t xml:space="preserve">Let </w:t>
      </w:r>
      <w:r w:rsidRPr="0035004B">
        <w:rPr>
          <w:i/>
          <w:iCs/>
        </w:rPr>
        <w:t>number</w:t>
      </w:r>
      <w:r>
        <w:rPr>
          <w:i/>
          <w:iCs/>
        </w:rPr>
        <w:t>Index</w:t>
      </w:r>
      <w:r>
        <w:t xml:space="preserve">  be ToNumber(</w:t>
      </w:r>
      <w:r>
        <w:rPr>
          <w:i/>
          <w:iCs/>
        </w:rPr>
        <w:t>requestIndex</w:t>
      </w:r>
      <w:r>
        <w:t>)</w:t>
      </w:r>
    </w:p>
    <w:p w14:paraId="02FAF9F2" w14:textId="77777777" w:rsidR="00A95C0C" w:rsidRDefault="00A95C0C" w:rsidP="000D7E3D">
      <w:pPr>
        <w:pStyle w:val="Alg4"/>
        <w:numPr>
          <w:ilvl w:val="0"/>
          <w:numId w:val="1485"/>
        </w:numPr>
      </w:pPr>
      <w:r>
        <w:t xml:space="preserve">Let </w:t>
      </w:r>
      <w:r>
        <w:rPr>
          <w:i/>
          <w:iCs/>
        </w:rPr>
        <w:t>getIndex</w:t>
      </w:r>
      <w:r>
        <w:t xml:space="preserve"> be ToInteger(</w:t>
      </w:r>
      <w:r>
        <w:rPr>
          <w:i/>
          <w:iCs/>
        </w:rPr>
        <w:t>numberIndex</w:t>
      </w:r>
      <w:r>
        <w:t>).</w:t>
      </w:r>
    </w:p>
    <w:p w14:paraId="71536F50" w14:textId="77777777" w:rsidR="00A95C0C" w:rsidRDefault="00A95C0C" w:rsidP="000D7E3D">
      <w:pPr>
        <w:pStyle w:val="Alg4"/>
        <w:numPr>
          <w:ilvl w:val="0"/>
          <w:numId w:val="1485"/>
        </w:numPr>
      </w:pPr>
      <w:r>
        <w:t>ReturnIfAbrupt(</w:t>
      </w:r>
      <w:r>
        <w:rPr>
          <w:i/>
          <w:iCs/>
        </w:rPr>
        <w:t>getIndex</w:t>
      </w:r>
      <w:r>
        <w:t>).</w:t>
      </w:r>
    </w:p>
    <w:p w14:paraId="28E23BF5" w14:textId="77777777" w:rsidR="00A95C0C" w:rsidRDefault="00A95C0C" w:rsidP="000D7E3D">
      <w:pPr>
        <w:pStyle w:val="Alg4"/>
        <w:numPr>
          <w:ilvl w:val="0"/>
          <w:numId w:val="1485"/>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14:paraId="0A22E792" w14:textId="77777777" w:rsidR="00A95C0C" w:rsidRDefault="00A95C0C" w:rsidP="000D7E3D">
      <w:pPr>
        <w:pStyle w:val="Alg3"/>
        <w:numPr>
          <w:ilvl w:val="0"/>
          <w:numId w:val="1485"/>
        </w:numPr>
        <w:spacing w:after="240"/>
        <w:contextualSpacing/>
      </w:pPr>
      <w:r>
        <w:t xml:space="preserve">Let </w:t>
      </w:r>
      <w:r>
        <w:rPr>
          <w:i/>
          <w:iCs/>
        </w:rPr>
        <w:t>isLittleEndian</w:t>
      </w:r>
      <w:r>
        <w:t xml:space="preserve"> be ToBoolean(</w:t>
      </w:r>
      <w:r>
        <w:rPr>
          <w:i/>
          <w:iCs/>
        </w:rPr>
        <w:t>isLittleEndian</w:t>
      </w:r>
      <w:r>
        <w:t>).</w:t>
      </w:r>
    </w:p>
    <w:p w14:paraId="781A7D0A" w14:textId="77777777" w:rsidR="00A95C0C" w:rsidRDefault="00A95C0C" w:rsidP="000D7E3D">
      <w:pPr>
        <w:pStyle w:val="Alg3"/>
        <w:numPr>
          <w:ilvl w:val="0"/>
          <w:numId w:val="1485"/>
        </w:numPr>
        <w:spacing w:after="240"/>
        <w:contextualSpacing/>
      </w:pPr>
      <w:r>
        <w:t>ReturnIfAbrupt(</w:t>
      </w:r>
      <w:r>
        <w:rPr>
          <w:i/>
          <w:iCs/>
        </w:rPr>
        <w:t>isLittleEndian</w:t>
      </w:r>
      <w:r>
        <w:t>).</w:t>
      </w:r>
    </w:p>
    <w:p w14:paraId="2B3BE0E5" w14:textId="77777777" w:rsidR="00A95C0C" w:rsidRPr="00BD73B9" w:rsidRDefault="00A95C0C" w:rsidP="000D7E3D">
      <w:pPr>
        <w:pStyle w:val="Alg3"/>
        <w:numPr>
          <w:ilvl w:val="0"/>
          <w:numId w:val="1485"/>
        </w:numPr>
        <w:spacing w:after="240"/>
        <w:contextualSpacing/>
      </w:pPr>
      <w:r>
        <w:t xml:space="preserve">Let </w:t>
      </w:r>
      <w:r>
        <w:rPr>
          <w:i/>
          <w:iCs/>
        </w:rPr>
        <w:t>viewOffset</w:t>
      </w:r>
      <w:r>
        <w:t xml:space="preserve"> be the value of </w:t>
      </w:r>
      <w:del w:id="15252" w:author="Rev 19 Allen Wirfs-Brock" w:date="2013-09-27T12:10:00Z">
        <w:r w:rsidDel="00BB4271">
          <w:rPr>
            <w:i/>
            <w:iCs/>
          </w:rPr>
          <w:delText>v’s</w:delText>
        </w:r>
        <w:r w:rsidDel="00BB4271">
          <w:delText xml:space="preserve"> </w:delText>
        </w:r>
      </w:del>
      <w:ins w:id="15253" w:author="Rev 19 Allen Wirfs-Brock" w:date="2013-09-27T12:10:00Z">
        <w:r w:rsidR="00BB4271">
          <w:rPr>
            <w:i/>
            <w:iCs/>
          </w:rPr>
          <w:t>view’s</w:t>
        </w:r>
        <w:r w:rsidR="00BB4271">
          <w:t xml:space="preserve"> </w:t>
        </w:r>
      </w:ins>
      <w:r>
        <w:t>[[ByteOffset]] internal data property.</w:t>
      </w:r>
    </w:p>
    <w:p w14:paraId="332F7933" w14:textId="77777777" w:rsidR="00A95C0C" w:rsidRDefault="00A95C0C" w:rsidP="000D7E3D">
      <w:pPr>
        <w:pStyle w:val="Alg3"/>
        <w:numPr>
          <w:ilvl w:val="0"/>
          <w:numId w:val="1485"/>
        </w:numPr>
        <w:contextualSpacing/>
      </w:pPr>
      <w:r>
        <w:t xml:space="preserve">Let </w:t>
      </w:r>
      <w:r>
        <w:rPr>
          <w:i/>
          <w:iCs/>
        </w:rPr>
        <w:t>viewSize</w:t>
      </w:r>
      <w:r w:rsidRPr="00BD73B9">
        <w:t xml:space="preserve"> </w:t>
      </w:r>
      <w:r>
        <w:t xml:space="preserve">be the value of </w:t>
      </w:r>
      <w:del w:id="15254" w:author="Rev 19 Allen Wirfs-Brock" w:date="2013-09-27T12:10:00Z">
        <w:r w:rsidDel="00BB4271">
          <w:rPr>
            <w:i/>
            <w:iCs/>
          </w:rPr>
          <w:delText>v’s</w:delText>
        </w:r>
        <w:r w:rsidDel="00BB4271">
          <w:delText xml:space="preserve"> </w:delText>
        </w:r>
      </w:del>
      <w:ins w:id="15255" w:author="Rev 19 Allen Wirfs-Brock" w:date="2013-09-27T12:10:00Z">
        <w:r w:rsidR="00BB4271">
          <w:rPr>
            <w:i/>
            <w:iCs/>
          </w:rPr>
          <w:t>view’s</w:t>
        </w:r>
        <w:r w:rsidR="00BB4271">
          <w:t xml:space="preserve"> </w:t>
        </w:r>
      </w:ins>
      <w:r>
        <w:t>[[ByteLength]] internal data property.</w:t>
      </w:r>
    </w:p>
    <w:p w14:paraId="3F49625C" w14:textId="77777777" w:rsidR="00A95C0C" w:rsidRDefault="00A95C0C" w:rsidP="000D7E3D">
      <w:pPr>
        <w:pStyle w:val="Alg4"/>
        <w:numPr>
          <w:ilvl w:val="0"/>
          <w:numId w:val="1485"/>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D433E8">
        <w:t xml:space="preserve">Table </w:t>
      </w:r>
      <w:r w:rsidR="00D433E8">
        <w:rPr>
          <w:noProof/>
        </w:rPr>
        <w:t>36</w:t>
      </w:r>
      <w:r w:rsidR="00D10422">
        <w:fldChar w:fldCharType="end"/>
      </w:r>
      <w:r w:rsidRPr="00540D45">
        <w:t xml:space="preserve"> for </w:t>
      </w:r>
      <w:r>
        <w:rPr>
          <w:i/>
          <w:iCs/>
        </w:rPr>
        <w:t>type</w:t>
      </w:r>
      <w:r w:rsidRPr="00540D45">
        <w:t>.</w:t>
      </w:r>
    </w:p>
    <w:p w14:paraId="7D4F2C2D" w14:textId="77777777" w:rsidR="00A95C0C" w:rsidRDefault="00A95C0C" w:rsidP="000D7E3D">
      <w:pPr>
        <w:pStyle w:val="Alg3"/>
        <w:numPr>
          <w:ilvl w:val="0"/>
          <w:numId w:val="1485"/>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14:paraId="615EA27F" w14:textId="77777777" w:rsidR="00A95C0C" w:rsidRDefault="00A95C0C" w:rsidP="000D7E3D">
      <w:pPr>
        <w:pStyle w:val="Alg3"/>
        <w:numPr>
          <w:ilvl w:val="0"/>
          <w:numId w:val="1485"/>
        </w:numPr>
        <w:spacing w:after="240"/>
        <w:contextualSpacing/>
      </w:pPr>
      <w:r>
        <w:t xml:space="preserve">Let </w:t>
      </w:r>
      <w:r w:rsidRPr="0035004B">
        <w:rPr>
          <w:i/>
          <w:iCs/>
        </w:rPr>
        <w:t>buffer</w:t>
      </w:r>
      <w:r>
        <w:rPr>
          <w:i/>
          <w:iCs/>
        </w:rPr>
        <w:t>Index</w:t>
      </w:r>
      <w:r>
        <w:t xml:space="preserve"> be </w:t>
      </w:r>
      <w:r>
        <w:rPr>
          <w:i/>
          <w:iCs/>
        </w:rPr>
        <w:t>getIndex</w:t>
      </w:r>
      <w:r>
        <w:t>+</w:t>
      </w:r>
      <w:r>
        <w:rPr>
          <w:i/>
          <w:iCs/>
        </w:rPr>
        <w:t>viewOffset</w:t>
      </w:r>
      <w:r>
        <w:t>.</w:t>
      </w:r>
    </w:p>
    <w:p w14:paraId="068CCE90" w14:textId="77777777" w:rsidR="00A95C0C" w:rsidRDefault="00A95C0C" w:rsidP="000D7E3D">
      <w:pPr>
        <w:pStyle w:val="Alg3"/>
        <w:numPr>
          <w:ilvl w:val="0"/>
          <w:numId w:val="1485"/>
        </w:numPr>
        <w:spacing w:after="240"/>
        <w:contextualSpacing/>
      </w:pPr>
      <w:r>
        <w:t>Return the result of GetValueFromBuffer(</w:t>
      </w:r>
      <w:r>
        <w:rPr>
          <w:i/>
          <w:iCs/>
        </w:rPr>
        <w:t>buffer</w:t>
      </w:r>
      <w:r>
        <w:t xml:space="preserve">, </w:t>
      </w:r>
      <w:r w:rsidRPr="00573628">
        <w:rPr>
          <w:i/>
          <w:iCs/>
        </w:rPr>
        <w:t>buffer</w:t>
      </w:r>
      <w:r>
        <w:rPr>
          <w:i/>
          <w:iCs/>
        </w:rPr>
        <w:t>Index</w:t>
      </w:r>
      <w:r>
        <w:t xml:space="preserve">, </w:t>
      </w:r>
      <w:r>
        <w:rPr>
          <w:i/>
          <w:iCs/>
        </w:rPr>
        <w:t>type</w:t>
      </w:r>
      <w:r>
        <w:t xml:space="preserve">, </w:t>
      </w:r>
      <w:r>
        <w:rPr>
          <w:i/>
          <w:iCs/>
        </w:rPr>
        <w:t>isLittleEndian</w:t>
      </w:r>
      <w:r>
        <w:t>).</w:t>
      </w:r>
    </w:p>
    <w:p w14:paraId="62DD176B" w14:textId="77777777" w:rsidR="00A95C0C" w:rsidRDefault="00A95C0C" w:rsidP="00C9101B">
      <w:pPr>
        <w:pStyle w:val="40"/>
      </w:pPr>
      <w:r w:rsidRPr="00FF2B13">
        <w:t>SetViewValue(view, requestIndex, isLittleEndian, type, value)</w:t>
      </w:r>
    </w:p>
    <w:p w14:paraId="56D84B0C" w14:textId="77777777" w:rsidR="00A95C0C" w:rsidRDefault="00A95C0C" w:rsidP="000D7E3D">
      <w:r>
        <w:t>The abstract operation SetViewValue</w:t>
      </w:r>
      <w:r w:rsidRPr="00FF2B13">
        <w:t xml:space="preserve"> </w:t>
      </w:r>
      <w:r>
        <w:t xml:space="preserve">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w:t>
      </w:r>
      <w:r w:rsidRPr="00542B90">
        <w:rPr>
          <w:rFonts w:ascii="Times New Roman" w:hAnsi="Times New Roman"/>
          <w:i/>
          <w:iCs/>
        </w:rPr>
        <w:t>type</w:t>
      </w:r>
      <w:r>
        <w:t xml:space="preserve">, and </w:t>
      </w:r>
      <w:r w:rsidRPr="00542B90">
        <w:rPr>
          <w:rFonts w:ascii="Times New Roman" w:hAnsi="Times New Roman"/>
          <w:i/>
          <w:iCs/>
        </w:rPr>
        <w:t>value</w:t>
      </w:r>
      <w:r>
        <w:t xml:space="preserve"> is used by functions on DataView instances to store values into the view’s buffer. It performs the following steps:</w:t>
      </w:r>
    </w:p>
    <w:p w14:paraId="42C3E9C5" w14:textId="77777777" w:rsidR="00BB4271" w:rsidRDefault="00BB4271" w:rsidP="00BB4271">
      <w:pPr>
        <w:pStyle w:val="Alg4"/>
        <w:numPr>
          <w:ilvl w:val="0"/>
          <w:numId w:val="1494"/>
        </w:numPr>
        <w:rPr>
          <w:ins w:id="15256" w:author="Rev 19 Allen Wirfs-Brock" w:date="2013-09-27T12:11:00Z"/>
        </w:rPr>
      </w:pPr>
      <w:ins w:id="15257" w:author="Rev 19 Allen Wirfs-Brock" w:date="2013-09-27T12:11:00Z">
        <w:r>
          <w:t>If Type(</w:t>
        </w:r>
        <w:r>
          <w:rPr>
            <w:i/>
          </w:rPr>
          <w:t>view</w:t>
        </w:r>
        <w:r>
          <w:t xml:space="preserve">) is not Object, throw a </w:t>
        </w:r>
        <w:r w:rsidRPr="00CB251B">
          <w:rPr>
            <w:b/>
          </w:rPr>
          <w:t>TypeError</w:t>
        </w:r>
        <w:r>
          <w:t xml:space="preserve"> exception.</w:t>
        </w:r>
      </w:ins>
    </w:p>
    <w:p w14:paraId="70EBFF4F" w14:textId="77777777" w:rsidR="00A95C0C" w:rsidDel="00BB4271" w:rsidRDefault="00A95C0C" w:rsidP="000D7E3D">
      <w:pPr>
        <w:pStyle w:val="Alg3"/>
        <w:numPr>
          <w:ilvl w:val="0"/>
          <w:numId w:val="1494"/>
        </w:numPr>
        <w:spacing w:after="240"/>
        <w:contextualSpacing/>
        <w:rPr>
          <w:del w:id="15258" w:author="Rev 19 Allen Wirfs-Brock" w:date="2013-09-27T12:11:00Z"/>
        </w:rPr>
      </w:pPr>
      <w:del w:id="15259" w:author="Rev 19 Allen Wirfs-Brock" w:date="2013-09-27T12:11:00Z">
        <w:r w:rsidDel="00BB4271">
          <w:delText xml:space="preserve">Let </w:delText>
        </w:r>
        <w:r w:rsidDel="00BB4271">
          <w:rPr>
            <w:i/>
            <w:iCs/>
          </w:rPr>
          <w:delText>v</w:delText>
        </w:r>
        <w:r w:rsidDel="00BB4271">
          <w:delText xml:space="preserve"> be ToObject(</w:delText>
        </w:r>
        <w:r w:rsidRPr="0035004B" w:rsidDel="00BB4271">
          <w:rPr>
            <w:i/>
            <w:iCs/>
          </w:rPr>
          <w:delText>view</w:delText>
        </w:r>
        <w:r w:rsidDel="00BB4271">
          <w:delText>)</w:delText>
        </w:r>
      </w:del>
    </w:p>
    <w:p w14:paraId="28AE6440" w14:textId="77777777" w:rsidR="00A95C0C" w:rsidDel="00BB4271" w:rsidRDefault="00A95C0C" w:rsidP="000D7E3D">
      <w:pPr>
        <w:pStyle w:val="Alg3"/>
        <w:numPr>
          <w:ilvl w:val="0"/>
          <w:numId w:val="1494"/>
        </w:numPr>
        <w:spacing w:after="240"/>
        <w:contextualSpacing/>
        <w:rPr>
          <w:del w:id="15260" w:author="Rev 19 Allen Wirfs-Brock" w:date="2013-09-27T12:11:00Z"/>
        </w:rPr>
      </w:pPr>
      <w:del w:id="15261" w:author="Rev 19 Allen Wirfs-Brock" w:date="2013-09-27T12:11:00Z">
        <w:r w:rsidDel="00BB4271">
          <w:delText>ReturnIfAbrupt(</w:delText>
        </w:r>
        <w:r w:rsidDel="00BB4271">
          <w:rPr>
            <w:i/>
            <w:iCs/>
          </w:rPr>
          <w:delText>v</w:delText>
        </w:r>
        <w:r w:rsidDel="00BB4271">
          <w:delText>).</w:delText>
        </w:r>
      </w:del>
    </w:p>
    <w:p w14:paraId="4548AA1D" w14:textId="77777777" w:rsidR="00A95C0C" w:rsidRDefault="00A95C0C" w:rsidP="000D7E3D">
      <w:pPr>
        <w:pStyle w:val="Alg3"/>
        <w:numPr>
          <w:ilvl w:val="0"/>
          <w:numId w:val="1494"/>
        </w:numPr>
        <w:spacing w:after="240"/>
        <w:contextualSpacing/>
      </w:pPr>
      <w:r>
        <w:t xml:space="preserve">If </w:t>
      </w:r>
      <w:del w:id="15262" w:author="Rev 19 Allen Wirfs-Brock" w:date="2013-09-27T12:11:00Z">
        <w:r w:rsidDel="00BB4271">
          <w:rPr>
            <w:i/>
            <w:iCs/>
          </w:rPr>
          <w:delText>v</w:delText>
        </w:r>
        <w:r w:rsidDel="00BB4271">
          <w:delText xml:space="preserve"> </w:delText>
        </w:r>
      </w:del>
      <w:ins w:id="15263" w:author="Rev 19 Allen Wirfs-Brock" w:date="2013-09-27T12:11:00Z">
        <w:r w:rsidR="00BB4271">
          <w:rPr>
            <w:i/>
            <w:iCs/>
          </w:rPr>
          <w:t>view</w:t>
        </w:r>
        <w:r w:rsidR="00BB4271">
          <w:t xml:space="preserve"> </w:t>
        </w:r>
      </w:ins>
      <w:r>
        <w:t>does not have a [[</w:t>
      </w:r>
      <w:del w:id="15264" w:author="Rev 19 Allen Wirfs-Brock" w:date="2013-09-26T14:54:00Z">
        <w:r w:rsidDel="00291D45">
          <w:delText>DataArrayBuffer</w:delText>
        </w:r>
      </w:del>
      <w:ins w:id="15265" w:author="Rev 19 Allen Wirfs-Brock" w:date="2013-09-26T14:54:00Z">
        <w:r w:rsidR="00291D45">
          <w:t>DataView</w:t>
        </w:r>
      </w:ins>
      <w:r>
        <w:t xml:space="preserve">]] internal data property, then throw a </w:t>
      </w:r>
      <w:r w:rsidRPr="00165778">
        <w:rPr>
          <w:b/>
        </w:rPr>
        <w:t>TypeError</w:t>
      </w:r>
      <w:r>
        <w:t xml:space="preserve"> exception.</w:t>
      </w:r>
    </w:p>
    <w:p w14:paraId="0FB30397" w14:textId="77777777" w:rsidR="00A95C0C" w:rsidRDefault="00A95C0C" w:rsidP="000D7E3D">
      <w:pPr>
        <w:pStyle w:val="Alg3"/>
        <w:numPr>
          <w:ilvl w:val="0"/>
          <w:numId w:val="1494"/>
        </w:numPr>
        <w:spacing w:after="240"/>
        <w:contextualSpacing/>
      </w:pPr>
      <w:r>
        <w:t xml:space="preserve">Let </w:t>
      </w:r>
      <w:r>
        <w:rPr>
          <w:i/>
          <w:iCs/>
        </w:rPr>
        <w:t>buffer</w:t>
      </w:r>
      <w:r>
        <w:t xml:space="preserve"> be the value of </w:t>
      </w:r>
      <w:del w:id="15266" w:author="Rev 19 Allen Wirfs-Brock" w:date="2013-09-27T12:11:00Z">
        <w:r w:rsidDel="00BB4271">
          <w:rPr>
            <w:i/>
            <w:iCs/>
          </w:rPr>
          <w:delText>v’s</w:delText>
        </w:r>
        <w:r w:rsidDel="00BB4271">
          <w:delText xml:space="preserve"> </w:delText>
        </w:r>
      </w:del>
      <w:ins w:id="15267" w:author="Rev 19 Allen Wirfs-Brock" w:date="2013-09-27T12:11:00Z">
        <w:r w:rsidR="00BB4271">
          <w:rPr>
            <w:i/>
            <w:iCs/>
          </w:rPr>
          <w:t>view’s</w:t>
        </w:r>
        <w:r w:rsidR="00BB4271">
          <w:t xml:space="preserve"> </w:t>
        </w:r>
      </w:ins>
      <w:r>
        <w:t>[[</w:t>
      </w:r>
      <w:ins w:id="15268" w:author="Rev 19 Allen Wirfs-Brock" w:date="2013-09-26T14:54:00Z">
        <w:r w:rsidR="00291D45">
          <w:t>Viewed</w:t>
        </w:r>
      </w:ins>
      <w:del w:id="15269" w:author="Rev 19 Allen Wirfs-Brock" w:date="2013-09-26T14:54:00Z">
        <w:r w:rsidDel="00291D45">
          <w:delText>Data</w:delText>
        </w:r>
      </w:del>
      <w:r>
        <w:t>ArrayBuffer]] internal data property.</w:t>
      </w:r>
    </w:p>
    <w:p w14:paraId="619D5E4B" w14:textId="77777777" w:rsidR="00A95C0C" w:rsidRDefault="00A95C0C" w:rsidP="000D7E3D">
      <w:pPr>
        <w:pStyle w:val="Alg3"/>
        <w:numPr>
          <w:ilvl w:val="0"/>
          <w:numId w:val="1494"/>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14:paraId="6D37440D" w14:textId="77777777" w:rsidR="00A95C0C" w:rsidRDefault="00A95C0C" w:rsidP="000D7E3D">
      <w:pPr>
        <w:pStyle w:val="Alg3"/>
        <w:numPr>
          <w:ilvl w:val="0"/>
          <w:numId w:val="1494"/>
        </w:numPr>
        <w:contextualSpacing/>
      </w:pPr>
      <w:r>
        <w:t xml:space="preserve">Let </w:t>
      </w:r>
      <w:r w:rsidRPr="0035004B">
        <w:rPr>
          <w:i/>
          <w:iCs/>
        </w:rPr>
        <w:t>number</w:t>
      </w:r>
      <w:r>
        <w:rPr>
          <w:i/>
          <w:iCs/>
        </w:rPr>
        <w:t>Index</w:t>
      </w:r>
      <w:r>
        <w:t xml:space="preserve">  be ToNumber(</w:t>
      </w:r>
      <w:r>
        <w:rPr>
          <w:i/>
          <w:iCs/>
        </w:rPr>
        <w:t>requestIndex</w:t>
      </w:r>
      <w:r>
        <w:t>)</w:t>
      </w:r>
    </w:p>
    <w:p w14:paraId="7C3A9AA2" w14:textId="77777777" w:rsidR="00A95C0C" w:rsidRDefault="00A95C0C" w:rsidP="000D7E3D">
      <w:pPr>
        <w:pStyle w:val="Alg4"/>
        <w:numPr>
          <w:ilvl w:val="0"/>
          <w:numId w:val="1494"/>
        </w:numPr>
      </w:pPr>
      <w:r>
        <w:t xml:space="preserve">Let </w:t>
      </w:r>
      <w:r>
        <w:rPr>
          <w:i/>
          <w:iCs/>
        </w:rPr>
        <w:t>getIndex</w:t>
      </w:r>
      <w:r>
        <w:t xml:space="preserve"> be ToInteger(</w:t>
      </w:r>
      <w:r>
        <w:rPr>
          <w:i/>
          <w:iCs/>
        </w:rPr>
        <w:t>numberIndex</w:t>
      </w:r>
      <w:r>
        <w:t>).</w:t>
      </w:r>
    </w:p>
    <w:p w14:paraId="6F4B390D" w14:textId="77777777" w:rsidR="00A95C0C" w:rsidRDefault="00A95C0C" w:rsidP="000D7E3D">
      <w:pPr>
        <w:pStyle w:val="Alg4"/>
        <w:numPr>
          <w:ilvl w:val="0"/>
          <w:numId w:val="1494"/>
        </w:numPr>
      </w:pPr>
      <w:r>
        <w:t>ReturnIfAbrupt(</w:t>
      </w:r>
      <w:r>
        <w:rPr>
          <w:i/>
          <w:iCs/>
        </w:rPr>
        <w:t>getIndex</w:t>
      </w:r>
      <w:r>
        <w:t>).</w:t>
      </w:r>
    </w:p>
    <w:p w14:paraId="33D89FD5" w14:textId="77777777" w:rsidR="00A95C0C" w:rsidRDefault="00A95C0C" w:rsidP="000D7E3D">
      <w:pPr>
        <w:pStyle w:val="Alg4"/>
        <w:numPr>
          <w:ilvl w:val="0"/>
          <w:numId w:val="1494"/>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14:paraId="18788ED0" w14:textId="77777777" w:rsidR="00A95C0C" w:rsidRDefault="00A95C0C" w:rsidP="000D7E3D">
      <w:pPr>
        <w:pStyle w:val="Alg3"/>
        <w:numPr>
          <w:ilvl w:val="0"/>
          <w:numId w:val="1494"/>
        </w:numPr>
        <w:spacing w:after="240"/>
        <w:contextualSpacing/>
      </w:pPr>
      <w:r>
        <w:t xml:space="preserve">Let </w:t>
      </w:r>
      <w:r>
        <w:rPr>
          <w:i/>
          <w:iCs/>
        </w:rPr>
        <w:t>isLittleEndian</w:t>
      </w:r>
      <w:r>
        <w:t xml:space="preserve"> be ToBoolean(</w:t>
      </w:r>
      <w:r>
        <w:rPr>
          <w:i/>
          <w:iCs/>
        </w:rPr>
        <w:t>isLittleEndian</w:t>
      </w:r>
      <w:r>
        <w:t>).</w:t>
      </w:r>
    </w:p>
    <w:p w14:paraId="640B92A2" w14:textId="77777777" w:rsidR="00A95C0C" w:rsidRDefault="00A95C0C" w:rsidP="000D7E3D">
      <w:pPr>
        <w:pStyle w:val="Alg3"/>
        <w:numPr>
          <w:ilvl w:val="0"/>
          <w:numId w:val="1494"/>
        </w:numPr>
        <w:spacing w:after="240"/>
        <w:contextualSpacing/>
      </w:pPr>
      <w:r>
        <w:t>ReturnIfAbrupt(</w:t>
      </w:r>
      <w:r>
        <w:rPr>
          <w:i/>
          <w:iCs/>
        </w:rPr>
        <w:t>isLittleEndian</w:t>
      </w:r>
      <w:r>
        <w:t>).</w:t>
      </w:r>
    </w:p>
    <w:p w14:paraId="2B053F39" w14:textId="77777777" w:rsidR="00A95C0C" w:rsidRPr="00BD73B9" w:rsidRDefault="00A95C0C" w:rsidP="000D7E3D">
      <w:pPr>
        <w:pStyle w:val="Alg3"/>
        <w:numPr>
          <w:ilvl w:val="0"/>
          <w:numId w:val="1494"/>
        </w:numPr>
        <w:spacing w:after="240"/>
        <w:contextualSpacing/>
      </w:pPr>
      <w:r>
        <w:t xml:space="preserve">Let </w:t>
      </w:r>
      <w:r>
        <w:rPr>
          <w:i/>
          <w:iCs/>
        </w:rPr>
        <w:t>viewOffset</w:t>
      </w:r>
      <w:r>
        <w:t xml:space="preserve"> be the value of </w:t>
      </w:r>
      <w:del w:id="15270" w:author="Rev 19 Allen Wirfs-Brock" w:date="2013-09-27T12:11:00Z">
        <w:r w:rsidDel="00BB4271">
          <w:rPr>
            <w:i/>
            <w:iCs/>
          </w:rPr>
          <w:delText>v’s</w:delText>
        </w:r>
        <w:r w:rsidDel="00BB4271">
          <w:delText xml:space="preserve"> </w:delText>
        </w:r>
      </w:del>
      <w:ins w:id="15271" w:author="Rev 19 Allen Wirfs-Brock" w:date="2013-09-27T12:11:00Z">
        <w:r w:rsidR="00BB4271">
          <w:rPr>
            <w:i/>
            <w:iCs/>
          </w:rPr>
          <w:t>view’s</w:t>
        </w:r>
        <w:r w:rsidR="00BB4271">
          <w:t xml:space="preserve"> </w:t>
        </w:r>
      </w:ins>
      <w:r>
        <w:t>[[ByteOffset]] internal data property.</w:t>
      </w:r>
    </w:p>
    <w:p w14:paraId="0357368B" w14:textId="77777777" w:rsidR="00A95C0C" w:rsidRDefault="00A95C0C" w:rsidP="000D7E3D">
      <w:pPr>
        <w:pStyle w:val="Alg3"/>
        <w:numPr>
          <w:ilvl w:val="0"/>
          <w:numId w:val="1494"/>
        </w:numPr>
        <w:contextualSpacing/>
      </w:pPr>
      <w:r>
        <w:t xml:space="preserve">Let </w:t>
      </w:r>
      <w:r>
        <w:rPr>
          <w:i/>
          <w:iCs/>
        </w:rPr>
        <w:t>viewSize</w:t>
      </w:r>
      <w:r w:rsidRPr="00BD73B9">
        <w:t xml:space="preserve"> </w:t>
      </w:r>
      <w:r>
        <w:t xml:space="preserve">be the value of </w:t>
      </w:r>
      <w:del w:id="15272" w:author="Rev 19 Allen Wirfs-Brock" w:date="2013-09-27T12:11:00Z">
        <w:r w:rsidDel="00BB4271">
          <w:rPr>
            <w:i/>
            <w:iCs/>
          </w:rPr>
          <w:delText>v’s</w:delText>
        </w:r>
        <w:r w:rsidDel="00BB4271">
          <w:delText xml:space="preserve"> </w:delText>
        </w:r>
      </w:del>
      <w:ins w:id="15273" w:author="Rev 19 Allen Wirfs-Brock" w:date="2013-09-27T12:11:00Z">
        <w:r w:rsidR="00BB4271">
          <w:rPr>
            <w:i/>
            <w:iCs/>
          </w:rPr>
          <w:t>view’s</w:t>
        </w:r>
        <w:r w:rsidR="00BB4271">
          <w:t xml:space="preserve"> </w:t>
        </w:r>
      </w:ins>
      <w:r>
        <w:t>[[ByteLength]] internal data property.</w:t>
      </w:r>
    </w:p>
    <w:p w14:paraId="43D414E3" w14:textId="77777777" w:rsidR="00A95C0C" w:rsidRDefault="00A95C0C" w:rsidP="000D7E3D">
      <w:pPr>
        <w:pStyle w:val="Alg4"/>
        <w:numPr>
          <w:ilvl w:val="0"/>
          <w:numId w:val="1494"/>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D433E8">
        <w:t xml:space="preserve">Table </w:t>
      </w:r>
      <w:r w:rsidR="00D433E8">
        <w:rPr>
          <w:noProof/>
        </w:rPr>
        <w:t>36</w:t>
      </w:r>
      <w:r w:rsidR="00D10422">
        <w:fldChar w:fldCharType="end"/>
      </w:r>
      <w:r w:rsidRPr="00540D45">
        <w:t xml:space="preserve"> for </w:t>
      </w:r>
      <w:r>
        <w:rPr>
          <w:i/>
          <w:iCs/>
        </w:rPr>
        <w:t>type</w:t>
      </w:r>
      <w:r w:rsidRPr="00540D45">
        <w:t>.</w:t>
      </w:r>
    </w:p>
    <w:p w14:paraId="3A32309E" w14:textId="77777777" w:rsidR="00A95C0C" w:rsidRDefault="00A95C0C" w:rsidP="000D7E3D">
      <w:pPr>
        <w:pStyle w:val="Alg3"/>
        <w:numPr>
          <w:ilvl w:val="0"/>
          <w:numId w:val="1494"/>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14:paraId="327FE34F" w14:textId="77777777" w:rsidR="00A95C0C" w:rsidRDefault="00A95C0C" w:rsidP="000D7E3D">
      <w:pPr>
        <w:pStyle w:val="Alg3"/>
        <w:numPr>
          <w:ilvl w:val="0"/>
          <w:numId w:val="1494"/>
        </w:numPr>
        <w:spacing w:after="240"/>
        <w:contextualSpacing/>
      </w:pPr>
      <w:r>
        <w:t xml:space="preserve">Let </w:t>
      </w:r>
      <w:r w:rsidRPr="0035004B">
        <w:rPr>
          <w:i/>
          <w:iCs/>
        </w:rPr>
        <w:t>buffer</w:t>
      </w:r>
      <w:r>
        <w:rPr>
          <w:i/>
          <w:iCs/>
        </w:rPr>
        <w:t>Index</w:t>
      </w:r>
      <w:r>
        <w:t xml:space="preserve"> be </w:t>
      </w:r>
      <w:r>
        <w:rPr>
          <w:i/>
          <w:iCs/>
        </w:rPr>
        <w:t>getIndex</w:t>
      </w:r>
      <w:r>
        <w:t>+</w:t>
      </w:r>
      <w:r>
        <w:rPr>
          <w:i/>
          <w:iCs/>
        </w:rPr>
        <w:t>viewOffset</w:t>
      </w:r>
      <w:r>
        <w:t>.</w:t>
      </w:r>
    </w:p>
    <w:p w14:paraId="6F40133B" w14:textId="77777777" w:rsidR="00A95C0C" w:rsidRDefault="00A95C0C" w:rsidP="000D7E3D">
      <w:pPr>
        <w:pStyle w:val="Alg3"/>
        <w:numPr>
          <w:ilvl w:val="0"/>
          <w:numId w:val="1494"/>
        </w:numPr>
        <w:spacing w:after="240"/>
        <w:contextualSpacing/>
      </w:pPr>
      <w:r>
        <w:t>Return the result of SetValueInBuffer(</w:t>
      </w:r>
      <w:r>
        <w:rPr>
          <w:i/>
          <w:iCs/>
        </w:rPr>
        <w:t>buffer</w:t>
      </w:r>
      <w:r>
        <w:t xml:space="preserve">, </w:t>
      </w:r>
      <w:r w:rsidRPr="00573628">
        <w:rPr>
          <w:i/>
          <w:iCs/>
        </w:rPr>
        <w:t>buffer</w:t>
      </w:r>
      <w:r>
        <w:rPr>
          <w:i/>
          <w:iCs/>
        </w:rPr>
        <w:t>Index</w:t>
      </w:r>
      <w:r>
        <w:t xml:space="preserve">, </w:t>
      </w:r>
      <w:r>
        <w:rPr>
          <w:i/>
          <w:iCs/>
        </w:rPr>
        <w:t>type</w:t>
      </w:r>
      <w:r>
        <w:t xml:space="preserve">, </w:t>
      </w:r>
      <w:r>
        <w:rPr>
          <w:i/>
          <w:iCs/>
        </w:rPr>
        <w:t>value</w:t>
      </w:r>
      <w:r>
        <w:t xml:space="preserve">, </w:t>
      </w:r>
      <w:r>
        <w:rPr>
          <w:i/>
          <w:iCs/>
        </w:rPr>
        <w:t>isLittleEndian</w:t>
      </w:r>
      <w:r>
        <w:t>).</w:t>
      </w:r>
    </w:p>
    <w:p w14:paraId="082EADDB" w14:textId="77777777" w:rsidR="00A95C0C" w:rsidRDefault="00A95C0C" w:rsidP="000D7E3D">
      <w:pPr>
        <w:pStyle w:val="Note"/>
      </w:pPr>
      <w:r>
        <w:t>NOTE</w:t>
      </w:r>
      <w:r>
        <w:tab/>
        <w:t>The algorithms for GetViewValue and SetViewValue are identical except for their final steps.</w:t>
      </w:r>
    </w:p>
    <w:p w14:paraId="01D061EF" w14:textId="77777777" w:rsidR="00A95C0C" w:rsidRDefault="00A95C0C" w:rsidP="00C9101B">
      <w:pPr>
        <w:pStyle w:val="30"/>
      </w:pPr>
      <w:bookmarkStart w:id="15274" w:name="_Ref365542635"/>
      <w:bookmarkStart w:id="15275" w:name="_Toc368050804"/>
      <w:r>
        <w:t>The DataView Constructor</w:t>
      </w:r>
      <w:bookmarkEnd w:id="15274"/>
      <w:bookmarkEnd w:id="15275"/>
      <w:r>
        <w:t xml:space="preserve"> </w:t>
      </w:r>
    </w:p>
    <w:p w14:paraId="3249CA38" w14:textId="77777777" w:rsidR="00291D45" w:rsidRDefault="00291D45" w:rsidP="00291D45">
      <w:pPr>
        <w:rPr>
          <w:ins w:id="15276" w:author="Rev 19 Allen Wirfs-Brock" w:date="2013-09-26T14:57:00Z"/>
        </w:rPr>
      </w:pPr>
      <w:ins w:id="15277" w:author="Rev 19 Allen Wirfs-Brock" w:date="2013-09-26T14:57:00Z">
        <w:r>
          <w:t xml:space="preserve">The </w:t>
        </w:r>
        <w:r w:rsidRPr="00291D45">
          <w:t xml:space="preserve">DataView </w:t>
        </w:r>
        <w:r>
          <w:t>constructor is the %</w:t>
        </w:r>
      </w:ins>
      <w:ins w:id="15278" w:author="Rev 19 Allen Wirfs-Brock" w:date="2013-09-26T14:58:00Z">
        <w:r w:rsidRPr="00291D45">
          <w:t>DataView</w:t>
        </w:r>
      </w:ins>
      <w:ins w:id="15279" w:author="Rev 19 Allen Wirfs-Brock" w:date="2013-09-26T14:57:00Z">
        <w:r>
          <w:t xml:space="preserve">% intrinsic object and the initial value of the </w:t>
        </w:r>
      </w:ins>
      <w:ins w:id="15280" w:author="Rev 19 Allen Wirfs-Brock" w:date="2013-09-26T14:58:00Z">
        <w:r w:rsidRPr="00291D45">
          <w:rPr>
            <w:rFonts w:ascii="Courier New" w:eastAsia="Times New Roman" w:hAnsi="Courier New" w:cs="Courier New"/>
            <w:b/>
            <w:spacing w:val="6"/>
            <w:lang w:eastAsia="en-US"/>
          </w:rPr>
          <w:t xml:space="preserve">DataView </w:t>
        </w:r>
      </w:ins>
      <w:ins w:id="15281" w:author="Rev 19 Allen Wirfs-Brock" w:date="2013-09-26T14:57:00Z">
        <w:r>
          <w:t xml:space="preserve">property of the global object. </w:t>
        </w:r>
        <w:r w:rsidRPr="00E77497">
          <w:t xml:space="preserve">When </w:t>
        </w:r>
      </w:ins>
      <w:ins w:id="15282" w:author="Rev 19 Allen Wirfs-Brock" w:date="2013-09-26T14:58:00Z">
        <w:r w:rsidRPr="00291D45">
          <w:rPr>
            <w:rFonts w:ascii="Courier New" w:hAnsi="Courier New"/>
            <w:b/>
          </w:rPr>
          <w:t xml:space="preserve">DataView </w:t>
        </w:r>
      </w:ins>
      <w:ins w:id="15283" w:author="Rev 19 Allen Wirfs-Brock" w:date="2013-09-26T14:57:00Z">
        <w:r w:rsidRPr="00E77497">
          <w:t xml:space="preserve">is called as a function rather than as a constructor, it </w:t>
        </w:r>
        <w:r w:rsidRPr="00F94F77">
          <w:t>initial</w:t>
        </w:r>
        <w:r>
          <w:t xml:space="preserve">ises its </w:t>
        </w:r>
        <w:r w:rsidRPr="00C0565F">
          <w:rPr>
            <w:b/>
          </w:rPr>
          <w:t>this</w:t>
        </w:r>
        <w:r>
          <w:t xml:space="preserve"> value with the internal state necessary to support the </w:t>
        </w:r>
      </w:ins>
      <w:ins w:id="15284" w:author="Rev 19 Allen Wirfs-Brock" w:date="2013-09-26T14:59:00Z">
        <w:r w:rsidRPr="000B3121">
          <w:rPr>
            <w:rFonts w:ascii="Courier New" w:hAnsi="Courier New"/>
            <w:b/>
          </w:rPr>
          <w:t>DataView</w:t>
        </w:r>
      </w:ins>
      <w:ins w:id="15285" w:author="Rev 19 Allen Wirfs-Brock" w:date="2013-09-26T14:57:00Z">
        <w:r w:rsidRPr="00F94F77">
          <w:rPr>
            <w:rFonts w:ascii="Courier New" w:hAnsi="Courier New"/>
            <w:b/>
          </w:rPr>
          <w:t>.prototype</w:t>
        </w:r>
        <w:r>
          <w:t xml:space="preserve"> internal methods</w:t>
        </w:r>
        <w:r w:rsidRPr="00E77497">
          <w:t>.</w:t>
        </w:r>
      </w:ins>
    </w:p>
    <w:p w14:paraId="53DF8942" w14:textId="77777777" w:rsidR="00A95C0C" w:rsidDel="00291D45" w:rsidRDefault="00A95C0C" w:rsidP="000D7E3D">
      <w:pPr>
        <w:rPr>
          <w:del w:id="15286" w:author="Rev 19 Allen Wirfs-Brock" w:date="2013-09-26T15:00:00Z"/>
        </w:rPr>
      </w:pPr>
      <w:del w:id="15287" w:author="Rev 19 Allen Wirfs-Brock" w:date="2013-09-26T15:00:00Z">
        <w:r w:rsidDel="00291D45">
          <w:delText xml:space="preserve">When </w:delText>
        </w:r>
        <w:r w:rsidRPr="000B3121" w:rsidDel="00291D45">
          <w:rPr>
            <w:rFonts w:ascii="Courier New" w:hAnsi="Courier New"/>
            <w:b/>
          </w:rPr>
          <w:delText>DataView</w:delText>
        </w:r>
        <w:r w:rsidDel="00291D45">
          <w:delText xml:space="preserve"> is called as a function rather than as a constructor, it creates and initialises a new </w:delText>
        </w:r>
        <w:r w:rsidRPr="000B3121" w:rsidDel="00291D45">
          <w:rPr>
            <w:rFonts w:ascii="Courier New" w:hAnsi="Courier New"/>
            <w:b/>
          </w:rPr>
          <w:delText>DataView</w:delText>
        </w:r>
        <w:r w:rsidDel="00291D45">
          <w:delText xml:space="preserve"> object. Thus the function call </w:delText>
        </w:r>
        <w:r w:rsidRPr="000B3121" w:rsidDel="00291D45">
          <w:rPr>
            <w:rFonts w:ascii="Courier New" w:hAnsi="Courier New"/>
            <w:b/>
          </w:rPr>
          <w:delText>DataView(…)</w:delText>
        </w:r>
        <w:r w:rsidDel="00291D45">
          <w:delText xml:space="preserve"> is equivalent to the object creation expression </w:delText>
        </w:r>
        <w:r w:rsidRPr="000B3121" w:rsidDel="00291D45">
          <w:rPr>
            <w:rFonts w:ascii="Courier New" w:hAnsi="Courier New"/>
            <w:b/>
          </w:rPr>
          <w:delText>new DataView(…)</w:delText>
        </w:r>
        <w:r w:rsidDel="00291D45">
          <w:delText xml:space="preserve"> with the same arguments.</w:delText>
        </w:r>
        <w:r w:rsidRPr="001E214D" w:rsidDel="00291D45">
          <w:delText xml:space="preserve"> </w:delText>
        </w:r>
        <w:r w:rsidDel="00291D45">
          <w:delText xml:space="preserve">However, if the </w:delText>
        </w:r>
        <w:r w:rsidRPr="00C255C0" w:rsidDel="00291D45">
          <w:rPr>
            <w:b/>
            <w:bCs/>
          </w:rPr>
          <w:delText>this</w:delText>
        </w:r>
        <w:r w:rsidDel="00291D45">
          <w:delText xml:space="preserve"> value value passed in the call is an Object with an [[DataArrayBuffer]] internal data property whose value is </w:delText>
        </w:r>
        <w:r w:rsidRPr="00145775" w:rsidDel="00291D45">
          <w:rPr>
            <w:rFonts w:ascii="Times New Roman" w:hAnsi="Times New Roman"/>
            <w:b/>
            <w:bCs/>
          </w:rPr>
          <w:delText>undefined</w:delText>
        </w:r>
        <w:r w:rsidRPr="00E77497" w:rsidDel="00291D45">
          <w:delText xml:space="preserve">, it </w:delText>
        </w:r>
        <w:r w:rsidRPr="00F94F77" w:rsidDel="00291D45">
          <w:delText>initialize</w:delText>
        </w:r>
        <w:r w:rsidDel="00291D45">
          <w:delText xml:space="preserve">s the </w:delText>
        </w:r>
        <w:r w:rsidRPr="00C0565F" w:rsidDel="00291D45">
          <w:rPr>
            <w:b/>
          </w:rPr>
          <w:delText>this</w:delText>
        </w:r>
        <w:r w:rsidDel="00291D45">
          <w:delText xml:space="preserve"> value using the argument values</w:delText>
        </w:r>
        <w:r w:rsidRPr="00E77497" w:rsidDel="00291D45">
          <w:delText>.</w:delText>
        </w:r>
        <w:r w:rsidDel="00291D45">
          <w:delText xml:space="preserve"> This permits</w:delText>
        </w:r>
        <w:r w:rsidRPr="00C255C0" w:rsidDel="00291D45">
          <w:rPr>
            <w:rFonts w:ascii="Courier New" w:hAnsi="Courier New"/>
            <w:b/>
          </w:rPr>
          <w:delText xml:space="preserve"> </w:delText>
        </w:r>
        <w:r w:rsidRPr="00573628" w:rsidDel="00291D45">
          <w:rPr>
            <w:rFonts w:ascii="Courier New" w:hAnsi="Courier New"/>
            <w:b/>
          </w:rPr>
          <w:delText>DataView</w:delText>
        </w:r>
        <w:r w:rsidDel="00291D45">
          <w:delText xml:space="preserve"> </w:delText>
        </w:r>
        <w:r w:rsidRPr="00977F8C" w:rsidDel="00291D45">
          <w:delText xml:space="preserve">to be used both </w:delText>
        </w:r>
        <w:r w:rsidDel="00291D45">
          <w:delText>as factory method</w:delText>
        </w:r>
        <w:r w:rsidRPr="00977F8C" w:rsidDel="00291D45">
          <w:delText xml:space="preserve"> and</w:delText>
        </w:r>
        <w:r w:rsidDel="00291D45">
          <w:rPr>
            <w:rFonts w:ascii="Courier New" w:hAnsi="Courier New"/>
            <w:b/>
          </w:rPr>
          <w:delText xml:space="preserve"> </w:delText>
        </w:r>
        <w:r w:rsidDel="00291D45">
          <w:delText>to perform constructor instance initialization.</w:delText>
        </w:r>
      </w:del>
    </w:p>
    <w:p w14:paraId="41A17B53" w14:textId="77777777" w:rsidR="00A95C0C" w:rsidRDefault="00A95C0C" w:rsidP="000D7E3D">
      <w:r>
        <w:t xml:space="preserve">The </w:t>
      </w:r>
      <w:r w:rsidRPr="00573628">
        <w:rPr>
          <w:rFonts w:ascii="Courier New" w:hAnsi="Courier New"/>
          <w:b/>
        </w:rPr>
        <w:t>DataView</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73628">
        <w:rPr>
          <w:rFonts w:ascii="Courier New" w:hAnsi="Courier New"/>
          <w:b/>
        </w:rPr>
        <w:t>DataView</w:t>
      </w:r>
      <w:r>
        <w:t xml:space="preserve"> behaviour must include a </w:t>
      </w:r>
      <w:r w:rsidRPr="00E775BC">
        <w:rPr>
          <w:rFonts w:ascii="Courier New" w:hAnsi="Courier New" w:cs="Courier New"/>
          <w:b/>
          <w:bCs/>
        </w:rPr>
        <w:t>super</w:t>
      </w:r>
      <w:r>
        <w:t xml:space="preserve"> call to the </w:t>
      </w:r>
      <w:r w:rsidRPr="00573628">
        <w:rPr>
          <w:rFonts w:ascii="Courier New" w:hAnsi="Courier New"/>
          <w:b/>
        </w:rPr>
        <w:t>DataView</w:t>
      </w:r>
      <w:r>
        <w:t xml:space="preserve"> constructor to initialise subclass instances. </w:t>
      </w:r>
    </w:p>
    <w:p w14:paraId="6B04EA87" w14:textId="77777777" w:rsidR="00A95C0C" w:rsidRDefault="00A95C0C" w:rsidP="00C9101B">
      <w:pPr>
        <w:pStyle w:val="40"/>
      </w:pPr>
      <w:r>
        <w:t xml:space="preserve">DataView(buffer, byteOffset=0, </w:t>
      </w:r>
      <w:r w:rsidRPr="006A78DC">
        <w:t>byteLength</w:t>
      </w:r>
      <w:r>
        <w:t>=undefined)</w:t>
      </w:r>
    </w:p>
    <w:p w14:paraId="36A632E8" w14:textId="77777777" w:rsidR="00A95C0C" w:rsidRDefault="00A95C0C" w:rsidP="000D7E3D">
      <w:r w:rsidRPr="00573628">
        <w:rPr>
          <w:rFonts w:ascii="Courier New" w:hAnsi="Courier New"/>
          <w:b/>
        </w:rPr>
        <w:t>DataView</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14:paraId="20FBBD7C" w14:textId="77777777" w:rsidR="00A95C0C" w:rsidRDefault="00A95C0C" w:rsidP="000D7E3D">
      <w:pPr>
        <w:pStyle w:val="Alg4"/>
        <w:numPr>
          <w:ilvl w:val="0"/>
          <w:numId w:val="1484"/>
        </w:numPr>
      </w:pPr>
      <w:r>
        <w:t xml:space="preserve">Let </w:t>
      </w:r>
      <w:r>
        <w:rPr>
          <w:i/>
        </w:rPr>
        <w:t>O</w:t>
      </w:r>
      <w:r>
        <w:t xml:space="preserve"> be the </w:t>
      </w:r>
      <w:r w:rsidRPr="00F94F77">
        <w:rPr>
          <w:b/>
        </w:rPr>
        <w:t>this</w:t>
      </w:r>
      <w:r>
        <w:t xml:space="preserve"> value.</w:t>
      </w:r>
    </w:p>
    <w:p w14:paraId="74A0F14C" w14:textId="77777777" w:rsidR="00462586" w:rsidRDefault="00A95C0C" w:rsidP="00462586">
      <w:pPr>
        <w:pStyle w:val="Alg4"/>
        <w:numPr>
          <w:ilvl w:val="0"/>
          <w:numId w:val="1484"/>
        </w:numPr>
        <w:rPr>
          <w:ins w:id="15288" w:author="Rev 19 Allen Wirfs-Brock" w:date="2013-09-26T15:02:00Z"/>
        </w:rPr>
      </w:pPr>
      <w:r>
        <w:t>If Type(</w:t>
      </w:r>
      <w:r>
        <w:rPr>
          <w:i/>
        </w:rPr>
        <w:t>O</w:t>
      </w:r>
      <w:r>
        <w:rPr>
          <w:iCs/>
        </w:rPr>
        <w:t>)</w:t>
      </w:r>
      <w:r>
        <w:t xml:space="preserve"> is not Object or if </w:t>
      </w:r>
      <w:r>
        <w:rPr>
          <w:i/>
          <w:iCs/>
        </w:rPr>
        <w:t>O</w:t>
      </w:r>
      <w:r>
        <w:t xml:space="preserve"> does not have a</w:t>
      </w:r>
      <w:del w:id="15289" w:author="Rev 19 Allen Wirfs-Brock" w:date="2013-09-26T15:02:00Z">
        <w:r w:rsidDel="00462586">
          <w:delText>n</w:delText>
        </w:r>
      </w:del>
      <w:r>
        <w:t xml:space="preserve"> [[</w:t>
      </w:r>
      <w:ins w:id="15290" w:author="Rev 19 Allen Wirfs-Brock" w:date="2013-09-26T15:02:00Z">
        <w:r w:rsidR="00462586" w:rsidRPr="00462586">
          <w:t>DataView</w:t>
        </w:r>
      </w:ins>
      <w:del w:id="15291" w:author="Rev 19 Allen Wirfs-Brock" w:date="2013-09-26T15:02:00Z">
        <w:r w:rsidDel="00462586">
          <w:delText>DataArrayBuffer</w:delText>
        </w:r>
      </w:del>
      <w:r>
        <w:t>]] internal data property</w:t>
      </w:r>
      <w:ins w:id="15292" w:author="Rev 19 Allen Wirfs-Brock" w:date="2013-09-26T15:02:00Z">
        <w:r w:rsidR="00462586">
          <w:t xml:space="preserve">, </w:t>
        </w:r>
      </w:ins>
      <w:ins w:id="15293" w:author="Rev 19 Allen Wirfs-Brock" w:date="2013-09-26T15:03:00Z">
        <w:r w:rsidR="00462586">
          <w:t xml:space="preserve">throw a </w:t>
        </w:r>
        <w:r w:rsidR="00462586" w:rsidRPr="005631D4">
          <w:rPr>
            <w:b/>
            <w:bCs/>
          </w:rPr>
          <w:t>TypeError</w:t>
        </w:r>
        <w:r w:rsidR="00462586">
          <w:t xml:space="preserve"> exception.</w:t>
        </w:r>
      </w:ins>
    </w:p>
    <w:p w14:paraId="5D55D3BD" w14:textId="77777777" w:rsidR="00462586" w:rsidRDefault="00A95C0C" w:rsidP="00462586">
      <w:pPr>
        <w:pStyle w:val="Alg4"/>
        <w:numPr>
          <w:ilvl w:val="0"/>
          <w:numId w:val="1484"/>
        </w:numPr>
        <w:rPr>
          <w:ins w:id="15294" w:author="Rev 19 Allen Wirfs-Brock" w:date="2013-09-26T15:04:00Z"/>
        </w:rPr>
      </w:pPr>
      <w:del w:id="15295" w:author="Rev 19 Allen Wirfs-Brock" w:date="2013-09-26T15:03:00Z">
        <w:r w:rsidRPr="001E658E" w:rsidDel="00462586">
          <w:delText xml:space="preserve"> </w:delText>
        </w:r>
      </w:del>
      <w:ins w:id="15296" w:author="Rev 19 Allen Wirfs-Brock" w:date="2013-09-26T15:03:00Z">
        <w:r w:rsidR="00462586">
          <w:t xml:space="preserve">Assert: </w:t>
        </w:r>
      </w:ins>
      <w:ins w:id="15297" w:author="Rev 19 Allen Wirfs-Brock" w:date="2013-09-26T15:04:00Z">
        <w:r w:rsidR="00462586" w:rsidRPr="00462586">
          <w:rPr>
            <w:i/>
          </w:rPr>
          <w:t>O</w:t>
        </w:r>
        <w:r w:rsidR="00462586">
          <w:t xml:space="preserve"> has a [[ViewedArrayBuffer]] internal data property.</w:t>
        </w:r>
      </w:ins>
    </w:p>
    <w:p w14:paraId="40A8DF7D" w14:textId="77777777" w:rsidR="00A95C0C" w:rsidRDefault="00A95C0C" w:rsidP="00462586">
      <w:pPr>
        <w:pStyle w:val="Alg4"/>
        <w:numPr>
          <w:ilvl w:val="0"/>
          <w:numId w:val="1484"/>
        </w:numPr>
      </w:pPr>
      <w:del w:id="15298" w:author="Rev 19 Allen Wirfs-Brock" w:date="2013-09-26T15:04:00Z">
        <w:r w:rsidRPr="00462586" w:rsidDel="00462586">
          <w:delText>or</w:delText>
        </w:r>
        <w:r w:rsidDel="00462586">
          <w:delText xml:space="preserve"> i</w:delText>
        </w:r>
      </w:del>
      <w:ins w:id="15299" w:author="Rev 19 Allen Wirfs-Brock" w:date="2013-09-26T15:04:00Z">
        <w:r w:rsidR="00462586">
          <w:t>I</w:t>
        </w:r>
      </w:ins>
      <w:r>
        <w:t xml:space="preserve">f the value of </w:t>
      </w:r>
      <w:r>
        <w:rPr>
          <w:i/>
          <w:iCs/>
        </w:rPr>
        <w:t>O’s</w:t>
      </w:r>
      <w:r>
        <w:t xml:space="preserve"> [[</w:t>
      </w:r>
      <w:ins w:id="15300" w:author="Rev 19 Allen Wirfs-Brock" w:date="2013-09-26T17:10:00Z">
        <w:r w:rsidR="00246203">
          <w:t>ViewedArrayBuffer</w:t>
        </w:r>
      </w:ins>
      <w:del w:id="15301" w:author="Rev 19 Allen Wirfs-Brock" w:date="2013-09-26T17:10:00Z">
        <w:r w:rsidDel="00246203">
          <w:delText>DataArrayBuffer</w:delText>
        </w:r>
      </w:del>
      <w:r>
        <w:t xml:space="preserve">]] internal data property is not </w:t>
      </w:r>
      <w:r>
        <w:rPr>
          <w:b/>
          <w:bCs/>
        </w:rPr>
        <w:t>undefined</w:t>
      </w:r>
      <w:r>
        <w:t>, then</w:t>
      </w:r>
    </w:p>
    <w:p w14:paraId="2992927B" w14:textId="77777777" w:rsidR="00D368F0" w:rsidRPr="00E77497" w:rsidRDefault="00D368F0" w:rsidP="00D368F0">
      <w:pPr>
        <w:pStyle w:val="Alg4"/>
        <w:numPr>
          <w:ilvl w:val="1"/>
          <w:numId w:val="1484"/>
        </w:numPr>
        <w:rPr>
          <w:ins w:id="15302" w:author="Rev 19 Allen Wirfs-Brock" w:date="2013-09-26T12:23:00Z"/>
        </w:rPr>
      </w:pPr>
      <w:ins w:id="15303" w:author="Rev 19 Allen Wirfs-Brock" w:date="2013-09-26T12:23:00Z">
        <w:r>
          <w:t xml:space="preserve">Throw a </w:t>
        </w:r>
        <w:r w:rsidRPr="005631D4">
          <w:rPr>
            <w:b/>
            <w:bCs/>
          </w:rPr>
          <w:t>TypeError</w:t>
        </w:r>
        <w:r>
          <w:t xml:space="preserve"> exception.</w:t>
        </w:r>
      </w:ins>
    </w:p>
    <w:p w14:paraId="770A4AE0" w14:textId="77777777" w:rsidR="00A95C0C" w:rsidRPr="00E77497" w:rsidDel="00D368F0" w:rsidRDefault="00A95C0C" w:rsidP="000D7E3D">
      <w:pPr>
        <w:pStyle w:val="Alg4"/>
        <w:numPr>
          <w:ilvl w:val="1"/>
          <w:numId w:val="1484"/>
        </w:numPr>
        <w:rPr>
          <w:del w:id="15304" w:author="Rev 19 Allen Wirfs-Brock" w:date="2013-09-26T12:23:00Z"/>
        </w:rPr>
      </w:pPr>
      <w:del w:id="15305" w:author="Rev 19 Allen Wirfs-Brock" w:date="2013-09-26T12:23:00Z">
        <w:r w:rsidDel="00D368F0">
          <w:delText xml:space="preserve">Let </w:delText>
        </w:r>
        <w:r w:rsidDel="00D368F0">
          <w:rPr>
            <w:i/>
            <w:iCs/>
          </w:rPr>
          <w:delText>F</w:delText>
        </w:r>
        <w:r w:rsidDel="00D368F0">
          <w:delText xml:space="preserve"> be this function object.</w:delText>
        </w:r>
      </w:del>
    </w:p>
    <w:p w14:paraId="60E77D8B" w14:textId="77777777" w:rsidR="00A95C0C" w:rsidDel="00D368F0" w:rsidRDefault="00A95C0C" w:rsidP="000D7E3D">
      <w:pPr>
        <w:pStyle w:val="Alg4"/>
        <w:numPr>
          <w:ilvl w:val="1"/>
          <w:numId w:val="1484"/>
        </w:numPr>
        <w:rPr>
          <w:del w:id="15306" w:author="Rev 19 Allen Wirfs-Brock" w:date="2013-09-26T12:23:00Z"/>
        </w:rPr>
      </w:pPr>
      <w:del w:id="15307" w:author="Rev 19 Allen Wirfs-Brock" w:date="2013-09-26T12:23:00Z">
        <w:r w:rsidDel="00D368F0">
          <w:delText xml:space="preserve">Let </w:delText>
        </w:r>
        <w:r w:rsidRPr="00BD1EEB" w:rsidDel="00D368F0">
          <w:rPr>
            <w:i/>
            <w:iCs/>
          </w:rPr>
          <w:delText>argumentsList</w:delText>
        </w:r>
        <w:r w:rsidDel="00D368F0">
          <w:delText xml:space="preserve"> be the </w:delText>
        </w:r>
        <w:r w:rsidRPr="00BD1EEB" w:rsidDel="00D368F0">
          <w:rPr>
            <w:i/>
            <w:iCs/>
          </w:rPr>
          <w:delText>argumentsList</w:delText>
        </w:r>
        <w:r w:rsidDel="00D368F0">
          <w:delText xml:space="preserve"> argument of the [[Call]] internal method that invoked </w:delText>
        </w:r>
        <w:r w:rsidDel="00D368F0">
          <w:rPr>
            <w:i/>
            <w:iCs/>
          </w:rPr>
          <w:delText>F</w:delText>
        </w:r>
        <w:r w:rsidDel="00D368F0">
          <w:delText>.</w:delText>
        </w:r>
      </w:del>
    </w:p>
    <w:p w14:paraId="2BC8153D" w14:textId="77777777" w:rsidR="00A95C0C" w:rsidDel="00D368F0" w:rsidRDefault="00A95C0C" w:rsidP="000D7E3D">
      <w:pPr>
        <w:pStyle w:val="Alg4"/>
        <w:numPr>
          <w:ilvl w:val="1"/>
          <w:numId w:val="1484"/>
        </w:numPr>
        <w:rPr>
          <w:del w:id="15308" w:author="Rev 19 Allen Wirfs-Brock" w:date="2013-09-26T12:23:00Z"/>
        </w:rPr>
      </w:pPr>
      <w:del w:id="15309" w:author="Rev 19 Allen Wirfs-Brock" w:date="2013-09-26T12:23:00Z">
        <w:r w:rsidDel="00D368F0">
          <w:delText>Return</w:delText>
        </w:r>
        <w:r w:rsidRPr="00E77497" w:rsidDel="00D368F0">
          <w:delText xml:space="preserve"> </w:delText>
        </w:r>
        <w:r w:rsidDel="00D368F0">
          <w:rPr>
            <w:iCs/>
          </w:rPr>
          <w:delText xml:space="preserve">the result of calling </w:delText>
        </w:r>
        <w:r w:rsidRPr="00277CB5" w:rsidDel="00D368F0">
          <w:rPr>
            <w:iCs/>
          </w:rPr>
          <w:delText>Ordinary</w:delText>
        </w:r>
        <w:r w:rsidDel="00D368F0">
          <w:rPr>
            <w:iCs/>
          </w:rPr>
          <w:delText>Construct (</w:delText>
        </w:r>
        <w:r w:rsidDel="00D368F0">
          <w:rPr>
            <w:i/>
          </w:rPr>
          <w:delText>F</w:delText>
        </w:r>
        <w:r w:rsidDel="00D368F0">
          <w:rPr>
            <w:iCs/>
          </w:rPr>
          <w:delText xml:space="preserve">, </w:delText>
        </w:r>
        <w:r w:rsidRPr="00BD1EEB" w:rsidDel="00D368F0">
          <w:rPr>
            <w:i/>
            <w:iCs/>
          </w:rPr>
          <w:delText>argumentsList</w:delText>
        </w:r>
        <w:r w:rsidDel="00D368F0">
          <w:rPr>
            <w:iCs/>
          </w:rPr>
          <w:delText>)</w:delText>
        </w:r>
        <w:r w:rsidRPr="00E77497" w:rsidDel="00D368F0">
          <w:delText>.</w:delText>
        </w:r>
        <w:r w:rsidDel="00D368F0">
          <w:delText xml:space="preserve"> </w:delText>
        </w:r>
      </w:del>
    </w:p>
    <w:p w14:paraId="35E39389" w14:textId="77777777" w:rsidR="00A95C0C" w:rsidRDefault="00A95C0C" w:rsidP="000D7E3D">
      <w:pPr>
        <w:pStyle w:val="Alg4"/>
        <w:numPr>
          <w:ilvl w:val="0"/>
          <w:numId w:val="1484"/>
        </w:numPr>
      </w:pPr>
      <w:r>
        <w:t>If Type(</w:t>
      </w:r>
      <w:r>
        <w:rPr>
          <w:i/>
          <w:iCs/>
        </w:rPr>
        <w:t>buffer</w:t>
      </w:r>
      <w:r>
        <w:t xml:space="preserve">) is not Object, then throw a </w:t>
      </w:r>
      <w:r w:rsidRPr="00C6348B">
        <w:rPr>
          <w:b/>
          <w:bCs/>
        </w:rPr>
        <w:t>TypeError</w:t>
      </w:r>
      <w:r>
        <w:t xml:space="preserve"> exception.</w:t>
      </w:r>
    </w:p>
    <w:p w14:paraId="769FC875" w14:textId="77777777" w:rsidR="00A95C0C" w:rsidRDefault="00A95C0C" w:rsidP="000D7E3D">
      <w:pPr>
        <w:pStyle w:val="Alg4"/>
        <w:numPr>
          <w:ilvl w:val="0"/>
          <w:numId w:val="1484"/>
        </w:numPr>
      </w:pPr>
      <w:r>
        <w:t xml:space="preserve">If </w:t>
      </w:r>
      <w:r>
        <w:rPr>
          <w:i/>
          <w:iCs/>
        </w:rPr>
        <w:t>buffer</w:t>
      </w:r>
      <w:r>
        <w:t xml:space="preserve"> does not have a</w:t>
      </w:r>
      <w:ins w:id="15310" w:author="Rev 19 Allen Wirfs-Brock" w:date="2013-09-26T17:43:00Z">
        <w:r w:rsidR="0072639A">
          <w:t>n</w:t>
        </w:r>
      </w:ins>
      <w:r>
        <w:t xml:space="preserve"> [[ArrayBufferData]] internal data property, then throw a </w:t>
      </w:r>
      <w:r w:rsidRPr="00C6348B">
        <w:rPr>
          <w:b/>
          <w:bCs/>
        </w:rPr>
        <w:t>TypeError</w:t>
      </w:r>
      <w:r>
        <w:t xml:space="preserve"> exception.</w:t>
      </w:r>
    </w:p>
    <w:p w14:paraId="6ADA1A9A" w14:textId="77777777" w:rsidR="00A95C0C" w:rsidRDefault="00A95C0C" w:rsidP="000D7E3D">
      <w:pPr>
        <w:pStyle w:val="Alg4"/>
        <w:numPr>
          <w:ilvl w:val="0"/>
          <w:numId w:val="1484"/>
        </w:numPr>
      </w:pPr>
      <w:r>
        <w:t xml:space="preserve">Let </w:t>
      </w:r>
      <w:r>
        <w:rPr>
          <w:i/>
          <w:iCs/>
        </w:rPr>
        <w:t>numberOffset</w:t>
      </w:r>
      <w:r>
        <w:t xml:space="preserve"> be ToNumber(</w:t>
      </w:r>
      <w:r>
        <w:rPr>
          <w:i/>
          <w:iCs/>
        </w:rPr>
        <w:t>byteOffset</w:t>
      </w:r>
      <w:r>
        <w:t>).</w:t>
      </w:r>
    </w:p>
    <w:p w14:paraId="4C3B6794" w14:textId="77777777" w:rsidR="00A95C0C" w:rsidRDefault="00A95C0C" w:rsidP="000D7E3D">
      <w:pPr>
        <w:pStyle w:val="Alg4"/>
        <w:numPr>
          <w:ilvl w:val="0"/>
          <w:numId w:val="1484"/>
        </w:numPr>
      </w:pPr>
      <w:r>
        <w:t xml:space="preserve">Let </w:t>
      </w:r>
      <w:r>
        <w:rPr>
          <w:i/>
          <w:iCs/>
        </w:rPr>
        <w:t>offset</w:t>
      </w:r>
      <w:r>
        <w:t xml:space="preserve"> be ToInteger(</w:t>
      </w:r>
      <w:r>
        <w:rPr>
          <w:i/>
          <w:iCs/>
        </w:rPr>
        <w:t>numberOffset</w:t>
      </w:r>
      <w:r>
        <w:t>).</w:t>
      </w:r>
    </w:p>
    <w:p w14:paraId="1E016652" w14:textId="77777777" w:rsidR="00A95C0C" w:rsidRDefault="00A95C0C" w:rsidP="000D7E3D">
      <w:pPr>
        <w:pStyle w:val="Alg4"/>
        <w:numPr>
          <w:ilvl w:val="0"/>
          <w:numId w:val="1484"/>
        </w:numPr>
      </w:pPr>
      <w:r>
        <w:t>ReturnIfAbrupt(</w:t>
      </w:r>
      <w:r>
        <w:rPr>
          <w:i/>
          <w:iCs/>
        </w:rPr>
        <w:t>offset</w:t>
      </w:r>
      <w:r>
        <w:t>).</w:t>
      </w:r>
    </w:p>
    <w:p w14:paraId="36BF0B31" w14:textId="77777777" w:rsidR="00A95C0C" w:rsidRDefault="00A95C0C" w:rsidP="000D7E3D">
      <w:pPr>
        <w:pStyle w:val="Alg4"/>
        <w:numPr>
          <w:ilvl w:val="0"/>
          <w:numId w:val="1484"/>
        </w:numPr>
      </w:pPr>
      <w:r>
        <w:t xml:space="preserve">If </w:t>
      </w:r>
      <w:r>
        <w:rPr>
          <w:i/>
          <w:iCs/>
        </w:rPr>
        <w:t>numberOffset</w:t>
      </w:r>
      <w:r>
        <w:t xml:space="preserve"> ≠ </w:t>
      </w:r>
      <w:r>
        <w:rPr>
          <w:i/>
          <w:iCs/>
        </w:rPr>
        <w:t>offset</w:t>
      </w:r>
      <w:r>
        <w:t xml:space="preserve"> or </w:t>
      </w:r>
      <w:r>
        <w:rPr>
          <w:i/>
          <w:iCs/>
        </w:rPr>
        <w:t>offset</w:t>
      </w:r>
      <w:r>
        <w:t xml:space="preserve"> &lt; 0, then throw a </w:t>
      </w:r>
      <w:r w:rsidRPr="004B4AF5">
        <w:rPr>
          <w:b/>
          <w:bCs/>
        </w:rPr>
        <w:t>RangeError</w:t>
      </w:r>
      <w:r>
        <w:t xml:space="preserve"> exception.</w:t>
      </w:r>
    </w:p>
    <w:p w14:paraId="5A1D2181" w14:textId="77777777" w:rsidR="00A95C0C" w:rsidRDefault="00A95C0C" w:rsidP="000D7E3D">
      <w:pPr>
        <w:pStyle w:val="Alg4"/>
        <w:numPr>
          <w:ilvl w:val="0"/>
          <w:numId w:val="1484"/>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14:paraId="2A9B2F60" w14:textId="77777777" w:rsidR="00A95C0C" w:rsidRDefault="00A95C0C" w:rsidP="000D7E3D">
      <w:pPr>
        <w:pStyle w:val="Alg4"/>
        <w:numPr>
          <w:ilvl w:val="0"/>
          <w:numId w:val="1484"/>
        </w:numPr>
      </w:pPr>
      <w:r>
        <w:t xml:space="preserve">If </w:t>
      </w:r>
      <w:r>
        <w:rPr>
          <w:i/>
          <w:iCs/>
        </w:rPr>
        <w:t xml:space="preserve">offset </w:t>
      </w:r>
      <w:r>
        <w:t xml:space="preserve">&gt; </w:t>
      </w:r>
      <w:r w:rsidRPr="001C2F19">
        <w:rPr>
          <w:i/>
          <w:iCs/>
        </w:rPr>
        <w:t>bufferByteLength</w:t>
      </w:r>
      <w:r>
        <w:t xml:space="preserve">, then throw a </w:t>
      </w:r>
      <w:r w:rsidRPr="004B4AF5">
        <w:rPr>
          <w:b/>
          <w:bCs/>
        </w:rPr>
        <w:t>RangeError</w:t>
      </w:r>
      <w:r>
        <w:t xml:space="preserve"> exception.</w:t>
      </w:r>
    </w:p>
    <w:p w14:paraId="1E7543BA" w14:textId="77777777" w:rsidR="00A95C0C" w:rsidRDefault="00A95C0C" w:rsidP="000D7E3D">
      <w:pPr>
        <w:pStyle w:val="Alg4"/>
        <w:numPr>
          <w:ilvl w:val="0"/>
          <w:numId w:val="1484"/>
        </w:numPr>
      </w:pPr>
      <w:r>
        <w:t xml:space="preserve">If </w:t>
      </w:r>
      <w:r>
        <w:rPr>
          <w:i/>
          <w:iCs/>
        </w:rPr>
        <w:t>byteLength</w:t>
      </w:r>
      <w:r>
        <w:t xml:space="preserve"> is </w:t>
      </w:r>
      <w:r>
        <w:rPr>
          <w:b/>
          <w:bCs/>
        </w:rPr>
        <w:t>undefined</w:t>
      </w:r>
      <w:r>
        <w:t>, then</w:t>
      </w:r>
    </w:p>
    <w:p w14:paraId="13B405D9" w14:textId="77777777" w:rsidR="00A95C0C" w:rsidRDefault="00A95C0C" w:rsidP="000D7E3D">
      <w:pPr>
        <w:pStyle w:val="Alg4"/>
        <w:numPr>
          <w:ilvl w:val="1"/>
          <w:numId w:val="1484"/>
        </w:numPr>
      </w:pPr>
      <w:r>
        <w:t xml:space="preserve">Let </w:t>
      </w:r>
      <w:r>
        <w:rPr>
          <w:i/>
          <w:iCs/>
        </w:rPr>
        <w:t>viewByteLength</w:t>
      </w:r>
      <w:r>
        <w:t xml:space="preserve"> be </w:t>
      </w:r>
      <w:r w:rsidRPr="001C2F19">
        <w:rPr>
          <w:i/>
          <w:iCs/>
        </w:rPr>
        <w:t>bufferByteLength</w:t>
      </w:r>
      <w:r>
        <w:t xml:space="preserve"> – </w:t>
      </w:r>
      <w:r>
        <w:rPr>
          <w:i/>
          <w:iCs/>
        </w:rPr>
        <w:t>offset</w:t>
      </w:r>
      <w:r>
        <w:t>.</w:t>
      </w:r>
    </w:p>
    <w:p w14:paraId="7C51100C" w14:textId="77777777" w:rsidR="00A95C0C" w:rsidRDefault="00A95C0C" w:rsidP="000D7E3D">
      <w:pPr>
        <w:pStyle w:val="Alg4"/>
        <w:numPr>
          <w:ilvl w:val="0"/>
          <w:numId w:val="1484"/>
        </w:numPr>
      </w:pPr>
      <w:r>
        <w:t>Else,</w:t>
      </w:r>
    </w:p>
    <w:p w14:paraId="4CE1A1BB" w14:textId="77777777" w:rsidR="00A95C0C" w:rsidRDefault="00A95C0C" w:rsidP="000D7E3D">
      <w:pPr>
        <w:pStyle w:val="Alg4"/>
        <w:numPr>
          <w:ilvl w:val="1"/>
          <w:numId w:val="1484"/>
        </w:numPr>
      </w:pPr>
      <w:r>
        <w:t xml:space="preserve">Let </w:t>
      </w:r>
      <w:r>
        <w:rPr>
          <w:i/>
          <w:iCs/>
        </w:rPr>
        <w:t>numberLength</w:t>
      </w:r>
      <w:r>
        <w:t xml:space="preserve"> be ToNumber(</w:t>
      </w:r>
      <w:r>
        <w:rPr>
          <w:i/>
          <w:iCs/>
        </w:rPr>
        <w:t>byteLength</w:t>
      </w:r>
      <w:r>
        <w:t>).</w:t>
      </w:r>
    </w:p>
    <w:p w14:paraId="07066911" w14:textId="77777777" w:rsidR="00A95C0C" w:rsidRPr="001F6037" w:rsidRDefault="00A95C0C" w:rsidP="000D7E3D">
      <w:pPr>
        <w:pStyle w:val="Alg4"/>
        <w:numPr>
          <w:ilvl w:val="1"/>
          <w:numId w:val="1484"/>
        </w:numPr>
        <w:rPr>
          <w:i/>
          <w:iCs/>
        </w:rPr>
      </w:pPr>
      <w:r>
        <w:t xml:space="preserve">Let </w:t>
      </w:r>
      <w:r>
        <w:rPr>
          <w:i/>
          <w:iCs/>
        </w:rPr>
        <w:t>viewLength</w:t>
      </w:r>
      <w:r>
        <w:t xml:space="preserve"> be ToInteger</w:t>
      </w:r>
      <w:r w:rsidDel="00A142F5">
        <w:t xml:space="preserve"> </w:t>
      </w:r>
      <w:r>
        <w:t>(</w:t>
      </w:r>
      <w:r>
        <w:rPr>
          <w:i/>
          <w:iCs/>
        </w:rPr>
        <w:t>numberLength).</w:t>
      </w:r>
    </w:p>
    <w:p w14:paraId="1BF95465" w14:textId="77777777" w:rsidR="00A95C0C" w:rsidRDefault="00A95C0C" w:rsidP="000D7E3D">
      <w:pPr>
        <w:pStyle w:val="Alg4"/>
        <w:numPr>
          <w:ilvl w:val="1"/>
          <w:numId w:val="1484"/>
        </w:numPr>
      </w:pPr>
      <w:r>
        <w:t>ReturnIfAbrupt(</w:t>
      </w:r>
      <w:r>
        <w:rPr>
          <w:i/>
          <w:iCs/>
        </w:rPr>
        <w:t>viewLength</w:t>
      </w:r>
      <w:r>
        <w:t>).</w:t>
      </w:r>
    </w:p>
    <w:p w14:paraId="47276867" w14:textId="77777777" w:rsidR="00A95C0C" w:rsidRDefault="00A95C0C" w:rsidP="000D7E3D">
      <w:pPr>
        <w:pStyle w:val="Alg4"/>
        <w:numPr>
          <w:ilvl w:val="1"/>
          <w:numId w:val="1484"/>
        </w:numPr>
      </w:pPr>
      <w:r>
        <w:t xml:space="preserve">If </w:t>
      </w:r>
      <w:r w:rsidRPr="00B41D88">
        <w:rPr>
          <w:i/>
          <w:iCs/>
        </w:rPr>
        <w:t>numberLength</w:t>
      </w:r>
      <w:r>
        <w:t xml:space="preserve"> ≠ </w:t>
      </w:r>
      <w:r>
        <w:rPr>
          <w:i/>
          <w:iCs/>
        </w:rPr>
        <w:t>viewLength</w:t>
      </w:r>
      <w:r>
        <w:t xml:space="preserve"> or </w:t>
      </w:r>
      <w:r>
        <w:rPr>
          <w:i/>
          <w:iCs/>
        </w:rPr>
        <w:t>viewLength</w:t>
      </w:r>
      <w:r>
        <w:t xml:space="preserve"> &lt; 0, then throw a </w:t>
      </w:r>
      <w:r w:rsidRPr="004B4AF5">
        <w:rPr>
          <w:b/>
          <w:bCs/>
        </w:rPr>
        <w:t>RangeError</w:t>
      </w:r>
      <w:r>
        <w:t xml:space="preserve"> exception.</w:t>
      </w:r>
    </w:p>
    <w:p w14:paraId="4DDD1CB8" w14:textId="77777777" w:rsidR="00A95C0C" w:rsidRDefault="00A95C0C" w:rsidP="000D7E3D">
      <w:pPr>
        <w:pStyle w:val="Alg4"/>
        <w:numPr>
          <w:ilvl w:val="1"/>
          <w:numId w:val="1484"/>
        </w:numPr>
      </w:pPr>
      <w:r>
        <w:t xml:space="preserve">Let </w:t>
      </w:r>
      <w:r>
        <w:rPr>
          <w:i/>
          <w:iCs/>
        </w:rPr>
        <w:t>viewByteLength</w:t>
      </w:r>
      <w:r>
        <w:t xml:space="preserve"> be </w:t>
      </w:r>
      <w:r>
        <w:rPr>
          <w:i/>
          <w:iCs/>
        </w:rPr>
        <w:t>viewLength</w:t>
      </w:r>
      <w:r>
        <w:t>.</w:t>
      </w:r>
    </w:p>
    <w:p w14:paraId="36A3AEDD" w14:textId="77777777" w:rsidR="00A95C0C" w:rsidRDefault="00A95C0C" w:rsidP="000D7E3D">
      <w:pPr>
        <w:pStyle w:val="Alg4"/>
        <w:numPr>
          <w:ilvl w:val="1"/>
          <w:numId w:val="1484"/>
        </w:numPr>
      </w:pPr>
      <w:r>
        <w:t xml:space="preserve">If </w:t>
      </w:r>
      <w:r w:rsidRPr="00B67286">
        <w:rPr>
          <w:i/>
          <w:iCs/>
        </w:rPr>
        <w:t>offset</w:t>
      </w:r>
      <w:r>
        <w:t>+</w:t>
      </w:r>
      <w:r>
        <w:rPr>
          <w:i/>
          <w:iCs/>
        </w:rPr>
        <w:t>view</w:t>
      </w:r>
      <w:r w:rsidRPr="00B67286">
        <w:rPr>
          <w:i/>
          <w:iCs/>
        </w:rPr>
        <w:t>ByteLength</w:t>
      </w:r>
      <w:r>
        <w:t xml:space="preserve"> &gt; </w:t>
      </w:r>
      <w:r w:rsidRPr="001C2F19">
        <w:rPr>
          <w:i/>
          <w:iCs/>
        </w:rPr>
        <w:t>bufferByteLength</w:t>
      </w:r>
      <w:r>
        <w:t xml:space="preserve">, then throw a </w:t>
      </w:r>
      <w:r>
        <w:rPr>
          <w:b/>
          <w:bCs/>
        </w:rPr>
        <w:t>RangeError</w:t>
      </w:r>
      <w:r>
        <w:t xml:space="preserve"> exception.</w:t>
      </w:r>
    </w:p>
    <w:p w14:paraId="40781CF7" w14:textId="77777777" w:rsidR="00A95C0C" w:rsidRDefault="00A95C0C" w:rsidP="000D7E3D">
      <w:pPr>
        <w:pStyle w:val="Alg4"/>
        <w:numPr>
          <w:ilvl w:val="0"/>
          <w:numId w:val="1484"/>
        </w:numPr>
      </w:pPr>
      <w:r>
        <w:t xml:space="preserve">If the value of </w:t>
      </w:r>
      <w:r w:rsidRPr="00AB259F">
        <w:rPr>
          <w:i/>
          <w:iCs/>
        </w:rPr>
        <w:t>O’s</w:t>
      </w:r>
      <w:r>
        <w:t xml:space="preserve"> [[</w:t>
      </w:r>
      <w:del w:id="15311" w:author="Rev 19 Allen Wirfs-Brock" w:date="2013-09-26T15:05:00Z">
        <w:r w:rsidDel="00462586">
          <w:delText>DataArrayBuffer</w:delText>
        </w:r>
      </w:del>
      <w:ins w:id="15312" w:author="Rev 19 Allen Wirfs-Brock" w:date="2013-09-26T15:05:00Z">
        <w:r w:rsidR="00462586">
          <w:t>ViewedArrayBuffer</w:t>
        </w:r>
      </w:ins>
      <w:r>
        <w:t xml:space="preserve">]] internal data property is not </w:t>
      </w:r>
      <w:r>
        <w:rPr>
          <w:b/>
          <w:bCs/>
        </w:rPr>
        <w:t>undefined</w:t>
      </w:r>
      <w:r>
        <w:t xml:space="preserve">, then throw a </w:t>
      </w:r>
      <w:r w:rsidRPr="00AB259F">
        <w:rPr>
          <w:b/>
          <w:bCs/>
        </w:rPr>
        <w:t>TypeError</w:t>
      </w:r>
      <w:r>
        <w:t xml:space="preserve"> exception,</w:t>
      </w:r>
    </w:p>
    <w:p w14:paraId="5AFC10E9" w14:textId="77777777" w:rsidR="00A95C0C" w:rsidRDefault="00A95C0C" w:rsidP="000D7E3D">
      <w:pPr>
        <w:pStyle w:val="Alg4"/>
        <w:numPr>
          <w:ilvl w:val="0"/>
          <w:numId w:val="1484"/>
        </w:numPr>
      </w:pPr>
      <w:r>
        <w:t xml:space="preserve">Set </w:t>
      </w:r>
      <w:r w:rsidRPr="00AB259F">
        <w:rPr>
          <w:i/>
          <w:iCs/>
        </w:rPr>
        <w:t>O’s</w:t>
      </w:r>
      <w:r>
        <w:t xml:space="preserve"> [[</w:t>
      </w:r>
      <w:del w:id="15313" w:author="Rev 19 Allen Wirfs-Brock" w:date="2013-09-26T15:05:00Z">
        <w:r w:rsidDel="00462586">
          <w:delText>DataArrayBuffer</w:delText>
        </w:r>
      </w:del>
      <w:ins w:id="15314" w:author="Rev 19 Allen Wirfs-Brock" w:date="2013-09-26T15:05:00Z">
        <w:r w:rsidR="00462586">
          <w:t>ViewedArrayBuffer</w:t>
        </w:r>
      </w:ins>
      <w:r>
        <w:t xml:space="preserve">]] to </w:t>
      </w:r>
      <w:r>
        <w:rPr>
          <w:i/>
        </w:rPr>
        <w:t>buffer</w:t>
      </w:r>
      <w:r>
        <w:rPr>
          <w:iCs/>
        </w:rPr>
        <w:t>.</w:t>
      </w:r>
    </w:p>
    <w:p w14:paraId="1321AB0A" w14:textId="77777777" w:rsidR="00A95C0C" w:rsidRDefault="00A95C0C" w:rsidP="000D7E3D">
      <w:pPr>
        <w:pStyle w:val="Alg4"/>
        <w:numPr>
          <w:ilvl w:val="0"/>
          <w:numId w:val="1484"/>
        </w:numPr>
      </w:pPr>
      <w:r>
        <w:t xml:space="preserve">Set </w:t>
      </w:r>
      <w:r>
        <w:rPr>
          <w:i/>
        </w:rPr>
        <w:t>O</w:t>
      </w:r>
      <w:r>
        <w:t>’s [[ByteLength]] internal</w:t>
      </w:r>
      <w:r w:rsidRPr="00314265">
        <w:t xml:space="preserve"> </w:t>
      </w:r>
      <w:r>
        <w:t xml:space="preserve">data property to </w:t>
      </w:r>
      <w:r>
        <w:rPr>
          <w:i/>
          <w:iCs/>
        </w:rPr>
        <w:t>viewByteLength</w:t>
      </w:r>
      <w:r>
        <w:t>.</w:t>
      </w:r>
    </w:p>
    <w:p w14:paraId="0DAB63CC" w14:textId="77777777" w:rsidR="00A95C0C" w:rsidRDefault="00A95C0C" w:rsidP="000D7E3D">
      <w:pPr>
        <w:pStyle w:val="Alg4"/>
        <w:numPr>
          <w:ilvl w:val="0"/>
          <w:numId w:val="1484"/>
        </w:numPr>
      </w:pPr>
      <w:r>
        <w:t xml:space="preserve">Set </w:t>
      </w:r>
      <w:r>
        <w:rPr>
          <w:i/>
        </w:rPr>
        <w:t>O</w:t>
      </w:r>
      <w:r>
        <w:t>’s [[ByteOffset]] internal</w:t>
      </w:r>
      <w:r w:rsidRPr="00314265">
        <w:t xml:space="preserve"> </w:t>
      </w:r>
      <w:r>
        <w:t xml:space="preserve">data property to </w:t>
      </w:r>
      <w:r>
        <w:rPr>
          <w:i/>
          <w:iCs/>
        </w:rPr>
        <w:t>offset</w:t>
      </w:r>
      <w:r>
        <w:t>.</w:t>
      </w:r>
    </w:p>
    <w:p w14:paraId="03202F54" w14:textId="77777777" w:rsidR="00A95C0C" w:rsidRPr="00E77497" w:rsidRDefault="00A95C0C" w:rsidP="000D7E3D">
      <w:pPr>
        <w:pStyle w:val="Alg4"/>
        <w:numPr>
          <w:ilvl w:val="0"/>
          <w:numId w:val="1484"/>
        </w:numPr>
        <w:spacing w:after="120"/>
      </w:pPr>
      <w:r w:rsidRPr="00E77497">
        <w:t xml:space="preserve">Return </w:t>
      </w:r>
      <w:r>
        <w:rPr>
          <w:i/>
        </w:rPr>
        <w:t>O</w:t>
      </w:r>
      <w:r w:rsidRPr="00E77497">
        <w:t>.</w:t>
      </w:r>
    </w:p>
    <w:p w14:paraId="04C44F0F" w14:textId="77777777" w:rsidR="00A95C0C" w:rsidRDefault="00A95C0C" w:rsidP="00C9101B">
      <w:pPr>
        <w:pStyle w:val="40"/>
      </w:pPr>
      <w:r>
        <w:t>new DataView( ...</w:t>
      </w:r>
      <w:r w:rsidRPr="00DB2D84">
        <w:t xml:space="preserve"> </w:t>
      </w:r>
      <w:r>
        <w:t>argumentsList)</w:t>
      </w:r>
    </w:p>
    <w:p w14:paraId="7A19A600" w14:textId="77777777" w:rsidR="00A95C0C" w:rsidRDefault="00A95C0C" w:rsidP="000D7E3D">
      <w:r w:rsidRPr="000B3121">
        <w:rPr>
          <w:rFonts w:ascii="Courier New" w:hAnsi="Courier New"/>
          <w:b/>
        </w:rPr>
        <w:t>DataView</w:t>
      </w:r>
      <w:r>
        <w:t xml:space="preserve"> called as part of a new expression it performs the following steps:</w:t>
      </w:r>
    </w:p>
    <w:p w14:paraId="45023DA2" w14:textId="77777777" w:rsidR="00A95C0C" w:rsidRDefault="00A95C0C" w:rsidP="000D7E3D">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02035349" w14:textId="77777777" w:rsidR="00A95C0C" w:rsidRDefault="00A95C0C" w:rsidP="000D7E3D">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549ECC6B" w14:textId="77777777" w:rsidR="00A95C0C" w:rsidRPr="00E4780A" w:rsidRDefault="00A95C0C" w:rsidP="000D7E3D">
      <w:pPr>
        <w:numPr>
          <w:ilvl w:val="0"/>
          <w:numId w:val="154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14:paraId="6B1507DA" w14:textId="77777777" w:rsidR="00A95C0C" w:rsidRPr="00E77497" w:rsidRDefault="00A95C0C" w:rsidP="000D7E3D">
      <w:r>
        <w:t xml:space="preserve">If </w:t>
      </w:r>
      <w:r w:rsidRPr="00573628">
        <w:rPr>
          <w:rFonts w:ascii="Courier New" w:hAnsi="Courier New"/>
          <w:b/>
        </w:rPr>
        <w:t>DataView</w:t>
      </w:r>
      <w:r>
        <w:t xml:space="preserve"> is implemented as an ordinary function object, its [[Construct]] internal method will perform the above steps.</w:t>
      </w:r>
    </w:p>
    <w:p w14:paraId="20DB2504" w14:textId="77777777" w:rsidR="00A95C0C" w:rsidRDefault="00A95C0C" w:rsidP="00C9101B">
      <w:pPr>
        <w:pStyle w:val="30"/>
      </w:pPr>
      <w:bookmarkStart w:id="15315" w:name="_Toc368050805"/>
      <w:r>
        <w:t>Properties of the DataView Constructor</w:t>
      </w:r>
      <w:bookmarkEnd w:id="15315"/>
    </w:p>
    <w:p w14:paraId="1227D6CF" w14:textId="77777777" w:rsidR="00A95C0C" w:rsidRDefault="00A95C0C" w:rsidP="000D7E3D">
      <w:r>
        <w:t xml:space="preserve">The value of the [[Prototype]] internal data property of the </w:t>
      </w:r>
      <w:r w:rsidRPr="00E17443">
        <w:rPr>
          <w:rFonts w:ascii="Courier New" w:hAnsi="Courier New" w:cs="Courier New"/>
          <w:b/>
          <w:bCs/>
        </w:rPr>
        <w:t>DataView</w:t>
      </w:r>
      <w:r>
        <w:t xml:space="preserve"> constructor is the </w:t>
      </w:r>
      <w:r w:rsidRPr="00E17443">
        <w:rPr>
          <w:rFonts w:ascii="Courier New" w:hAnsi="Courier New" w:cs="Courier New"/>
          <w:b/>
          <w:bCs/>
        </w:rPr>
        <w:t>Function</w:t>
      </w:r>
      <w:r>
        <w:t xml:space="preserve"> prototype object (</w:t>
      </w:r>
      <w:r>
        <w:fldChar w:fldCharType="begin"/>
      </w:r>
      <w:r>
        <w:instrText xml:space="preserve"> REF _Ref359681817 \r \h </w:instrText>
      </w:r>
      <w:r>
        <w:fldChar w:fldCharType="separate"/>
      </w:r>
      <w:r w:rsidR="00D433E8">
        <w:t>19.2.3</w:t>
      </w:r>
      <w:r>
        <w:fldChar w:fldCharType="end"/>
      </w:r>
      <w:r>
        <w:t>).</w:t>
      </w:r>
    </w:p>
    <w:p w14:paraId="1D687A33" w14:textId="77777777" w:rsidR="00A95C0C" w:rsidRDefault="00A95C0C" w:rsidP="000D7E3D">
      <w:r>
        <w:t>Besides the internal properties and the length property (whose value is 3), the DataView constructor has the following properties:</w:t>
      </w:r>
    </w:p>
    <w:p w14:paraId="4C24B671" w14:textId="77777777" w:rsidR="00A95C0C" w:rsidRDefault="00A95C0C" w:rsidP="00C9101B">
      <w:pPr>
        <w:pStyle w:val="40"/>
      </w:pPr>
      <w:r>
        <w:t>DataView.prototype</w:t>
      </w:r>
    </w:p>
    <w:p w14:paraId="3777E491" w14:textId="77777777" w:rsidR="00A95C0C" w:rsidRDefault="00A95C0C" w:rsidP="000D7E3D">
      <w:r>
        <w:t xml:space="preserve">The initial value of </w:t>
      </w:r>
      <w:r w:rsidRPr="00D7529F">
        <w:rPr>
          <w:rFonts w:ascii="Courier New" w:hAnsi="Courier New" w:cs="Courier New"/>
          <w:b/>
          <w:bCs/>
        </w:rPr>
        <w:t>DataView.prototype</w:t>
      </w:r>
      <w:r>
        <w:t xml:space="preserve"> is the DataView prototype object (</w:t>
      </w:r>
      <w:r w:rsidR="00386020">
        <w:fldChar w:fldCharType="begin"/>
      </w:r>
      <w:r w:rsidR="00386020">
        <w:instrText xml:space="preserve"> REF _Ref366084461 \r \h </w:instrText>
      </w:r>
      <w:r w:rsidR="00386020">
        <w:fldChar w:fldCharType="separate"/>
      </w:r>
      <w:r w:rsidR="00D433E8">
        <w:t>24.2.4</w:t>
      </w:r>
      <w:r w:rsidR="00386020">
        <w:fldChar w:fldCharType="end"/>
      </w:r>
      <w:r>
        <w:t>).</w:t>
      </w:r>
    </w:p>
    <w:p w14:paraId="0D886E83" w14:textId="77777777" w:rsidR="00A95C0C" w:rsidRDefault="00A95C0C" w:rsidP="000D7E3D">
      <w:r>
        <w:t xml:space="preserve">This property has the attributes { [[Writable]]: </w:t>
      </w:r>
      <w:r w:rsidRPr="00165778">
        <w:rPr>
          <w:b/>
        </w:rPr>
        <w:t>false</w:t>
      </w:r>
      <w:r>
        <w:t xml:space="preserve">, [[Enumerable]]: </w:t>
      </w:r>
      <w:r w:rsidRPr="00165778">
        <w:rPr>
          <w:b/>
        </w:rPr>
        <w:t>false</w:t>
      </w:r>
      <w:r>
        <w:t xml:space="preserve">, [[Configurable]]: </w:t>
      </w:r>
      <w:r w:rsidRPr="00165778">
        <w:rPr>
          <w:b/>
        </w:rPr>
        <w:t>false</w:t>
      </w:r>
      <w:r>
        <w:t xml:space="preserve"> }.</w:t>
      </w:r>
    </w:p>
    <w:p w14:paraId="46045747" w14:textId="77777777" w:rsidR="00A95C0C" w:rsidRPr="00A67AF2" w:rsidRDefault="00A95C0C" w:rsidP="00C9101B">
      <w:pPr>
        <w:pStyle w:val="40"/>
      </w:pPr>
      <w:r>
        <w:t>DataView [ @@create ]</w:t>
      </w:r>
      <w:r w:rsidRPr="00A67AF2">
        <w:t xml:space="preserve"> (</w:t>
      </w:r>
      <w:r>
        <w:t xml:space="preserve"> </w:t>
      </w:r>
      <w:r w:rsidRPr="00A67AF2">
        <w:t>)</w:t>
      </w:r>
    </w:p>
    <w:p w14:paraId="2F9527C5" w14:textId="77777777" w:rsidR="00A95C0C" w:rsidRPr="00E77497" w:rsidRDefault="00A95C0C" w:rsidP="000D7E3D">
      <w:r>
        <w:t>T</w:t>
      </w:r>
      <w:r w:rsidRPr="00675B74">
        <w:t>he</w:t>
      </w:r>
      <w:r>
        <w:t xml:space="preserve"> @@create</w:t>
      </w:r>
      <w:r w:rsidRPr="00675B74">
        <w:t xml:space="preserve"> method of</w:t>
      </w:r>
      <w:r>
        <w:t xml:space="preserve"> a DataView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14:paraId="08237667" w14:textId="77777777" w:rsidR="00A95C0C" w:rsidRDefault="00A95C0C" w:rsidP="000D7E3D">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53820BFB" w14:textId="77777777" w:rsidR="00A95C0C" w:rsidRPr="00E77497" w:rsidRDefault="00A95C0C" w:rsidP="000D7E3D">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DataView</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w:t>
      </w:r>
      <w:ins w:id="15316" w:author="Rev 19 Allen Wirfs-Brock" w:date="2013-09-26T15:06:00Z">
        <w:r w:rsidR="00462586">
          <w:rPr>
            <w:rFonts w:ascii="Times New Roman" w:hAnsi="Times New Roman"/>
            <w:sz w:val="18"/>
          </w:rPr>
          <w:t xml:space="preserve"> [[DataView]], </w:t>
        </w:r>
      </w:ins>
      <w:r w:rsidRPr="00655E48">
        <w:rPr>
          <w:rFonts w:ascii="Times New Roman" w:hAnsi="Times New Roman"/>
          <w:sz w:val="18"/>
        </w:rPr>
        <w:t xml:space="preserve"> [[</w:t>
      </w:r>
      <w:del w:id="15317" w:author="Rev 19 Allen Wirfs-Brock" w:date="2013-09-26T15:06:00Z">
        <w:r w:rsidDel="00462586">
          <w:rPr>
            <w:rFonts w:ascii="Times New Roman" w:hAnsi="Times New Roman"/>
            <w:sz w:val="18"/>
          </w:rPr>
          <w:delText>DataArrayBuffer</w:delText>
        </w:r>
      </w:del>
      <w:ins w:id="15318" w:author="Rev 19 Allen Wirfs-Brock" w:date="2013-09-26T15:06:00Z">
        <w:r w:rsidR="00462586">
          <w:rPr>
            <w:rFonts w:ascii="Times New Roman" w:hAnsi="Times New Roman"/>
            <w:sz w:val="18"/>
          </w:rPr>
          <w:t>ViewedArrayBuffer</w:t>
        </w:r>
      </w:ins>
      <w:r w:rsidRPr="00655E48">
        <w:rPr>
          <w:rFonts w:ascii="Times New Roman" w:hAnsi="Times New Roman"/>
          <w:sz w:val="18"/>
        </w:rPr>
        <w:t xml:space="preserve">]] </w:t>
      </w:r>
      <w:r>
        <w:rPr>
          <w:rFonts w:ascii="Times New Roman" w:hAnsi="Times New Roman"/>
          <w:sz w:val="18"/>
        </w:rPr>
        <w:t xml:space="preserve"> </w:t>
      </w:r>
      <w:r w:rsidRPr="00463A39">
        <w:rPr>
          <w:rFonts w:ascii="Times New Roman" w:hAnsi="Times New Roman"/>
        </w:rPr>
        <w:t>,</w:t>
      </w:r>
      <w:r w:rsidRPr="00217B91">
        <w:rPr>
          <w:rFonts w:ascii="Times New Roman" w:hAnsi="Times New Roman"/>
        </w:rPr>
        <w:t xml:space="preserve"> </w:t>
      </w:r>
      <w:r w:rsidRPr="00463A39">
        <w:rPr>
          <w:rFonts w:ascii="Times New Roman" w:hAnsi="Times New Roman"/>
        </w:rPr>
        <w:t>[[</w:t>
      </w:r>
      <w:r>
        <w:rPr>
          <w:rFonts w:ascii="Times New Roman" w:hAnsi="Times New Roman"/>
        </w:rPr>
        <w:t>ByteLength</w:t>
      </w:r>
      <w:r w:rsidRPr="00463A39">
        <w:rPr>
          <w:rFonts w:ascii="Times New Roman" w:hAnsi="Times New Roman"/>
        </w:rPr>
        <w:t>]]</w:t>
      </w:r>
      <w:r>
        <w:rPr>
          <w:rFonts w:ascii="Times New Roman" w:hAnsi="Times New Roman"/>
        </w:rPr>
        <w:t>,</w:t>
      </w:r>
      <w:r w:rsidRPr="00463A39">
        <w:rPr>
          <w:rFonts w:ascii="Times New Roman" w:hAnsi="Times New Roman"/>
        </w:rPr>
        <w:t xml:space="preserve"> [[</w:t>
      </w:r>
      <w:r>
        <w:rPr>
          <w:rFonts w:ascii="Times New Roman" w:hAnsi="Times New Roman"/>
        </w:rPr>
        <w:t>ByteOffset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14:paraId="3F128FB9" w14:textId="77777777" w:rsidR="00462586" w:rsidRDefault="00462586" w:rsidP="00462586">
      <w:pPr>
        <w:numPr>
          <w:ilvl w:val="0"/>
          <w:numId w:val="1321"/>
        </w:numPr>
        <w:contextualSpacing/>
        <w:rPr>
          <w:ins w:id="15319" w:author="Rev 19 Allen Wirfs-Brock" w:date="2013-09-26T15:06:00Z"/>
          <w:rFonts w:ascii="Times New Roman" w:hAnsi="Times New Roman"/>
        </w:rPr>
      </w:pPr>
      <w:ins w:id="15320" w:author="Rev 19 Allen Wirfs-Brock" w:date="2013-09-26T15:06:00Z">
        <w:r>
          <w:rPr>
            <w:rFonts w:ascii="Times New Roman" w:hAnsi="Times New Roman"/>
          </w:rPr>
          <w:t xml:space="preserve">Set the value of </w:t>
        </w:r>
        <w:r>
          <w:rPr>
            <w:rFonts w:ascii="Times New Roman" w:hAnsi="Times New Roman"/>
            <w:i/>
          </w:rPr>
          <w:t>obj’s</w:t>
        </w:r>
        <w:r>
          <w:rPr>
            <w:rFonts w:ascii="Times New Roman" w:hAnsi="Times New Roman"/>
          </w:rPr>
          <w:t xml:space="preserve"> [[DataView]] internal data property to </w:t>
        </w:r>
      </w:ins>
      <w:ins w:id="15321" w:author="Rev 19 Allen Wirfs-Brock" w:date="2013-09-26T15:07:00Z">
        <w:r>
          <w:rPr>
            <w:rFonts w:ascii="Times New Roman" w:hAnsi="Times New Roman"/>
            <w:b/>
          </w:rPr>
          <w:t>true</w:t>
        </w:r>
        <w:r>
          <w:rPr>
            <w:rFonts w:ascii="Times New Roman" w:hAnsi="Times New Roman"/>
          </w:rPr>
          <w:t>.</w:t>
        </w:r>
      </w:ins>
    </w:p>
    <w:p w14:paraId="4620897E" w14:textId="77777777" w:rsidR="00A95C0C" w:rsidRPr="00E77497" w:rsidRDefault="00A95C0C" w:rsidP="000D7E3D">
      <w:pPr>
        <w:numPr>
          <w:ilvl w:val="0"/>
          <w:numId w:val="13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69478614" w14:textId="77777777" w:rsidR="00A95C0C" w:rsidRDefault="00A95C0C" w:rsidP="000D7E3D">
      <w:pPr>
        <w:rPr>
          <w:ins w:id="15322" w:author="Rev 19 Allen Wirfs-Brock" w:date="2013-09-26T15:08:00Z"/>
        </w:rPr>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14:paraId="77EFAF43" w14:textId="77777777" w:rsidR="00462586" w:rsidRDefault="00462586" w:rsidP="00462586">
      <w:pPr>
        <w:pStyle w:val="Note"/>
      </w:pPr>
      <w:ins w:id="15323" w:author="Rev 19 Allen Wirfs-Brock" w:date="2013-09-26T15:08:00Z">
        <w:r>
          <w:t>NOTE</w:t>
        </w:r>
        <w:r>
          <w:tab/>
          <w:t xml:space="preserve">The value of the [[DataView]] internal property is not used within this specification. The </w:t>
        </w:r>
      </w:ins>
      <w:ins w:id="15324" w:author="Rev 19 Allen Wirfs-Brock" w:date="2013-09-26T15:10:00Z">
        <w:r>
          <w:t xml:space="preserve">simple </w:t>
        </w:r>
      </w:ins>
      <w:ins w:id="15325" w:author="Rev 19 Allen Wirfs-Brock" w:date="2013-09-26T15:08:00Z">
        <w:r>
          <w:t>presense of that internal data property is used within the specification to identify objects created using this @@create method.</w:t>
        </w:r>
      </w:ins>
    </w:p>
    <w:p w14:paraId="4123A329" w14:textId="77777777" w:rsidR="00A95C0C" w:rsidRDefault="00A95C0C" w:rsidP="00C9101B">
      <w:pPr>
        <w:pStyle w:val="30"/>
      </w:pPr>
      <w:bookmarkStart w:id="15326" w:name="_Ref366084461"/>
      <w:bookmarkStart w:id="15327" w:name="_Toc368050806"/>
      <w:r>
        <w:t>Properties of the DataView Prototype Object</w:t>
      </w:r>
      <w:bookmarkEnd w:id="15326"/>
      <w:bookmarkEnd w:id="15327"/>
    </w:p>
    <w:p w14:paraId="0F37459F" w14:textId="77777777" w:rsidR="00A95C0C" w:rsidRDefault="00A95C0C" w:rsidP="000D7E3D">
      <w:r>
        <w:t>The value of the [[Prototype]] internal data property of the DataView prototype object is the standard built-in Object prototype object (</w:t>
      </w:r>
      <w:r w:rsidR="004B439B">
        <w:fldChar w:fldCharType="begin"/>
      </w:r>
      <w:r w:rsidR="004B439B">
        <w:instrText xml:space="preserve"> REF _Ref360007187 \r \h </w:instrText>
      </w:r>
      <w:r w:rsidR="004B439B">
        <w:fldChar w:fldCharType="separate"/>
      </w:r>
      <w:r w:rsidR="00D433E8">
        <w:t>19.1.4</w:t>
      </w:r>
      <w:r w:rsidR="004B439B">
        <w:fldChar w:fldCharType="end"/>
      </w:r>
      <w:r>
        <w:t xml:space="preserve">). The DataView prototype object is an ordinary object. It does not have a </w:t>
      </w:r>
      <w:ins w:id="15328" w:author="Rev 19 Allen Wirfs-Brock" w:date="2013-09-26T15:11:00Z">
        <w:r w:rsidR="00462586">
          <w:t xml:space="preserve">[[DataView]], </w:t>
        </w:r>
      </w:ins>
      <w:r>
        <w:t>[[</w:t>
      </w:r>
      <w:del w:id="15329" w:author="Rev 19 Allen Wirfs-Brock" w:date="2013-09-26T15:11:00Z">
        <w:r w:rsidDel="00462586">
          <w:delText>DataArrayBuffer</w:delText>
        </w:r>
      </w:del>
      <w:ins w:id="15330" w:author="Rev 19 Allen Wirfs-Brock" w:date="2013-09-26T15:11:00Z">
        <w:r w:rsidR="00462586">
          <w:t>ViewedArrayBuffer</w:t>
        </w:r>
      </w:ins>
      <w:r>
        <w:t>]], [[ByteLength]], or [[ByteOffset]] internal data property.</w:t>
      </w:r>
    </w:p>
    <w:p w14:paraId="5676A38D" w14:textId="77777777" w:rsidR="00A95C0C" w:rsidRDefault="00A95C0C" w:rsidP="00C9101B">
      <w:pPr>
        <w:pStyle w:val="40"/>
      </w:pPr>
      <w:commentRangeStart w:id="15331"/>
      <w:commentRangeStart w:id="15332"/>
      <w:r>
        <w:t xml:space="preserve">get </w:t>
      </w:r>
      <w:commentRangeEnd w:id="15331"/>
      <w:r>
        <w:rPr>
          <w:rStyle w:val="af6"/>
          <w:b w:val="0"/>
        </w:rPr>
        <w:commentReference w:id="15331"/>
      </w:r>
      <w:r w:rsidRPr="00286791">
        <w:rPr>
          <w:i/>
        </w:rPr>
        <w:t xml:space="preserve"> </w:t>
      </w:r>
      <w:r>
        <w:t>DataView.prototype.buffer</w:t>
      </w:r>
      <w:commentRangeEnd w:id="15332"/>
      <w:r w:rsidR="00246203">
        <w:rPr>
          <w:rStyle w:val="af6"/>
          <w:b w:val="0"/>
        </w:rPr>
        <w:commentReference w:id="15332"/>
      </w:r>
    </w:p>
    <w:p w14:paraId="206D3A4E" w14:textId="77777777" w:rsidR="00A95C0C" w:rsidRPr="00E77497" w:rsidRDefault="00A95C0C" w:rsidP="000D7E3D">
      <w:r w:rsidRPr="00AC44FD">
        <w:rPr>
          <w:rFonts w:ascii="Courier New" w:hAnsi="Courier New" w:cs="Courier New"/>
          <w:b/>
          <w:bCs/>
        </w:rPr>
        <w:t>DataView</w:t>
      </w:r>
      <w:r>
        <w:rPr>
          <w:rFonts w:ascii="Courier New" w:hAnsi="Courier New" w:cs="Courier New"/>
          <w:b/>
          <w:bCs/>
        </w:rP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14:paraId="19629343" w14:textId="77777777" w:rsidR="00A95C0C" w:rsidRPr="00E77497" w:rsidRDefault="00A95C0C" w:rsidP="000D7E3D">
      <w:pPr>
        <w:pStyle w:val="Alg4"/>
        <w:numPr>
          <w:ilvl w:val="0"/>
          <w:numId w:val="1578"/>
        </w:numPr>
      </w:pPr>
      <w:r w:rsidRPr="00E77497">
        <w:t xml:space="preserve">Let </w:t>
      </w:r>
      <w:r>
        <w:rPr>
          <w:i/>
        </w:rPr>
        <w:t>O</w:t>
      </w:r>
      <w:r w:rsidRPr="00E77497">
        <w:t xml:space="preserve"> be </w:t>
      </w:r>
      <w:del w:id="15333" w:author="Rev 19 Allen Wirfs-Brock" w:date="2013-09-27T12:12:00Z">
        <w:r w:rsidRPr="00E77497" w:rsidDel="00BB4271">
          <w:delText>the</w:delText>
        </w:r>
        <w:r w:rsidDel="00BB4271">
          <w:delText xml:space="preserve"> result of  calling ToObject with </w:delText>
        </w:r>
      </w:del>
      <w:r>
        <w:t xml:space="preserve">the </w:t>
      </w:r>
      <w:r w:rsidRPr="00E77497">
        <w:rPr>
          <w:b/>
        </w:rPr>
        <w:t>this</w:t>
      </w:r>
      <w:r w:rsidRPr="00E77497">
        <w:t xml:space="preserve"> value</w:t>
      </w:r>
      <w:del w:id="15334" w:author="Rev 19 Allen Wirfs-Brock" w:date="2013-09-27T12:12:00Z">
        <w:r w:rsidRPr="007B0456" w:rsidDel="00BB4271">
          <w:delText xml:space="preserve"> </w:delText>
        </w:r>
        <w:r w:rsidDel="00BB4271">
          <w:delText>as its argument</w:delText>
        </w:r>
      </w:del>
      <w:r w:rsidRPr="00E77497">
        <w:t>.</w:t>
      </w:r>
    </w:p>
    <w:p w14:paraId="75B82B68" w14:textId="77777777" w:rsidR="00BB4271" w:rsidRDefault="00BB4271" w:rsidP="00BB4271">
      <w:pPr>
        <w:pStyle w:val="Alg4"/>
        <w:numPr>
          <w:ilvl w:val="0"/>
          <w:numId w:val="1578"/>
        </w:numPr>
        <w:rPr>
          <w:ins w:id="15335" w:author="Rev 19 Allen Wirfs-Brock" w:date="2013-09-27T12:12:00Z"/>
        </w:rPr>
      </w:pPr>
      <w:ins w:id="15336" w:author="Rev 19 Allen Wirfs-Brock" w:date="2013-09-27T12:12:00Z">
        <w:r>
          <w:t>If Type(</w:t>
        </w:r>
        <w:r>
          <w:rPr>
            <w:i/>
          </w:rPr>
          <w:t>O</w:t>
        </w:r>
        <w:r>
          <w:t xml:space="preserve">) is not Object, throw a </w:t>
        </w:r>
        <w:r w:rsidRPr="00CB251B">
          <w:rPr>
            <w:b/>
          </w:rPr>
          <w:t>TypeError</w:t>
        </w:r>
        <w:r>
          <w:t xml:space="preserve"> exception.</w:t>
        </w:r>
      </w:ins>
    </w:p>
    <w:p w14:paraId="35662C38" w14:textId="77777777" w:rsidR="00A95C0C" w:rsidRPr="00E77497" w:rsidDel="00BB4271" w:rsidRDefault="00A95C0C" w:rsidP="000D7E3D">
      <w:pPr>
        <w:pStyle w:val="Alg4"/>
        <w:numPr>
          <w:ilvl w:val="0"/>
          <w:numId w:val="1578"/>
        </w:numPr>
        <w:rPr>
          <w:del w:id="15337" w:author="Rev 19 Allen Wirfs-Brock" w:date="2013-09-27T12:12:00Z"/>
        </w:rPr>
      </w:pPr>
      <w:del w:id="15338" w:author="Rev 19 Allen Wirfs-Brock" w:date="2013-09-27T12:12:00Z">
        <w:r w:rsidDel="00BB4271">
          <w:delText>ReturnIfAbrupt(</w:delText>
        </w:r>
        <w:r w:rsidDel="00BB4271">
          <w:rPr>
            <w:i/>
          </w:rPr>
          <w:delText>O</w:delText>
        </w:r>
        <w:r w:rsidDel="00BB4271">
          <w:delText>).</w:delText>
        </w:r>
      </w:del>
    </w:p>
    <w:p w14:paraId="2BBB2880" w14:textId="77777777" w:rsidR="00A95C0C" w:rsidRDefault="00A95C0C" w:rsidP="000D7E3D">
      <w:pPr>
        <w:pStyle w:val="Alg4"/>
        <w:numPr>
          <w:ilvl w:val="0"/>
          <w:numId w:val="1578"/>
        </w:numPr>
      </w:pPr>
      <w:r>
        <w:t xml:space="preserve">If </w:t>
      </w:r>
      <w:r>
        <w:rPr>
          <w:i/>
        </w:rPr>
        <w:t>O</w:t>
      </w:r>
      <w:r>
        <w:t xml:space="preserve"> does not have a [[</w:t>
      </w:r>
      <w:del w:id="15339" w:author="Rev 19 Allen Wirfs-Brock" w:date="2013-09-26T17:06:00Z">
        <w:r w:rsidDel="00246203">
          <w:delText>DataArrayBuffer</w:delText>
        </w:r>
      </w:del>
      <w:ins w:id="15340" w:author="Rev 19 Allen Wirfs-Brock" w:date="2013-09-26T17:06:00Z">
        <w:r w:rsidR="00246203">
          <w:t>ViewedArrayBuffer</w:t>
        </w:r>
      </w:ins>
      <w:r>
        <w:t>]] internal</w:t>
      </w:r>
      <w:r w:rsidRPr="00314265">
        <w:t xml:space="preserve"> </w:t>
      </w:r>
      <w:r>
        <w:t xml:space="preserve">data property throw a </w:t>
      </w:r>
      <w:r w:rsidRPr="00B5244C">
        <w:rPr>
          <w:b/>
        </w:rPr>
        <w:t>TypeError</w:t>
      </w:r>
      <w:r>
        <w:t xml:space="preserve"> exception.</w:t>
      </w:r>
    </w:p>
    <w:p w14:paraId="460D8D44" w14:textId="77777777" w:rsidR="00A95C0C" w:rsidRPr="00E77497" w:rsidRDefault="00A95C0C" w:rsidP="000D7E3D">
      <w:pPr>
        <w:pStyle w:val="Alg4"/>
        <w:numPr>
          <w:ilvl w:val="0"/>
          <w:numId w:val="1578"/>
        </w:numPr>
      </w:pPr>
      <w:r>
        <w:t xml:space="preserve">Let </w:t>
      </w:r>
      <w:r>
        <w:rPr>
          <w:i/>
          <w:iCs/>
        </w:rPr>
        <w:t>buffer</w:t>
      </w:r>
      <w:r>
        <w:t xml:space="preserve"> be the value of </w:t>
      </w:r>
      <w:r>
        <w:rPr>
          <w:i/>
        </w:rPr>
        <w:t>O</w:t>
      </w:r>
      <w:r>
        <w:t>’s [[</w:t>
      </w:r>
      <w:del w:id="15341" w:author="Rev 19 Allen Wirfs-Brock" w:date="2013-09-26T17:06:00Z">
        <w:r w:rsidDel="00246203">
          <w:delText>DataArrayBuffer</w:delText>
        </w:r>
      </w:del>
      <w:ins w:id="15342" w:author="Rev 19 Allen Wirfs-Brock" w:date="2013-09-26T17:06:00Z">
        <w:r w:rsidR="00246203">
          <w:t>ViewedArrayBuffer</w:t>
        </w:r>
      </w:ins>
      <w:r>
        <w:t>]] internal</w:t>
      </w:r>
      <w:r w:rsidRPr="00314265">
        <w:t xml:space="preserve"> </w:t>
      </w:r>
      <w:r>
        <w:t>data property.</w:t>
      </w:r>
    </w:p>
    <w:p w14:paraId="10F15095" w14:textId="77777777" w:rsidR="00A95C0C" w:rsidRDefault="00A95C0C" w:rsidP="000D7E3D">
      <w:pPr>
        <w:pStyle w:val="Alg4"/>
        <w:numPr>
          <w:ilvl w:val="0"/>
          <w:numId w:val="1578"/>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14AD26AB" w14:textId="77777777" w:rsidR="00A95C0C" w:rsidRPr="00E77497" w:rsidRDefault="00A95C0C" w:rsidP="000D7E3D">
      <w:pPr>
        <w:pStyle w:val="Alg4"/>
        <w:numPr>
          <w:ilvl w:val="0"/>
          <w:numId w:val="1578"/>
        </w:numPr>
        <w:spacing w:after="220"/>
      </w:pPr>
      <w:r>
        <w:t xml:space="preserve">Return </w:t>
      </w:r>
      <w:r>
        <w:rPr>
          <w:i/>
          <w:iCs/>
        </w:rPr>
        <w:t>buffer</w:t>
      </w:r>
      <w:r>
        <w:t>.</w:t>
      </w:r>
    </w:p>
    <w:p w14:paraId="51B12CFC" w14:textId="77777777" w:rsidR="00A95C0C" w:rsidRDefault="00A95C0C" w:rsidP="00C9101B">
      <w:pPr>
        <w:pStyle w:val="40"/>
      </w:pPr>
      <w:commentRangeStart w:id="15343"/>
      <w:r>
        <w:t xml:space="preserve">get </w:t>
      </w:r>
      <w:commentRangeEnd w:id="15343"/>
      <w:r>
        <w:rPr>
          <w:rStyle w:val="af6"/>
          <w:b w:val="0"/>
        </w:rPr>
        <w:commentReference w:id="15343"/>
      </w:r>
      <w:r w:rsidRPr="00286791">
        <w:rPr>
          <w:i/>
        </w:rPr>
        <w:t xml:space="preserve"> </w:t>
      </w:r>
      <w:r>
        <w:t>DataView.prototype.byteLength</w:t>
      </w:r>
    </w:p>
    <w:p w14:paraId="1517A899" w14:textId="77777777" w:rsidR="00A95C0C" w:rsidRPr="00E77497" w:rsidRDefault="00A95C0C" w:rsidP="000D7E3D">
      <w:r w:rsidRPr="00AC44FD">
        <w:rPr>
          <w:rFonts w:ascii="Courier New" w:hAnsi="Courier New" w:cs="Courier New"/>
          <w:b/>
          <w:bCs/>
        </w:rPr>
        <w:t>DataView</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47ABC262" w14:textId="77777777" w:rsidR="00A95C0C" w:rsidRPr="00E77497" w:rsidRDefault="00A95C0C" w:rsidP="000D7E3D">
      <w:pPr>
        <w:pStyle w:val="Alg4"/>
        <w:numPr>
          <w:ilvl w:val="0"/>
          <w:numId w:val="1579"/>
        </w:numPr>
      </w:pPr>
      <w:r w:rsidRPr="00E77497">
        <w:t xml:space="preserve">Let </w:t>
      </w:r>
      <w:r>
        <w:rPr>
          <w:i/>
        </w:rPr>
        <w:t>O</w:t>
      </w:r>
      <w:r w:rsidRPr="00E77497">
        <w:t xml:space="preserve"> be </w:t>
      </w:r>
      <w:del w:id="15344" w:author="Rev 19 Allen Wirfs-Brock" w:date="2013-09-27T12:13:00Z">
        <w:r w:rsidRPr="00E77497" w:rsidDel="00F92DB3">
          <w:delText>the</w:delText>
        </w:r>
        <w:r w:rsidDel="00F92DB3">
          <w:delText xml:space="preserve"> result of  calling ToObject with </w:delText>
        </w:r>
      </w:del>
      <w:r>
        <w:t xml:space="preserve">the </w:t>
      </w:r>
      <w:r w:rsidRPr="00E77497">
        <w:rPr>
          <w:b/>
        </w:rPr>
        <w:t>this</w:t>
      </w:r>
      <w:r w:rsidRPr="00E77497">
        <w:t xml:space="preserve"> value</w:t>
      </w:r>
      <w:del w:id="15345" w:author="Rev 19 Allen Wirfs-Brock" w:date="2013-09-27T12:13:00Z">
        <w:r w:rsidRPr="007B0456" w:rsidDel="00F92DB3">
          <w:delText xml:space="preserve"> </w:delText>
        </w:r>
        <w:r w:rsidDel="00F92DB3">
          <w:delText>as its argument</w:delText>
        </w:r>
      </w:del>
      <w:r w:rsidRPr="00E77497">
        <w:t>.</w:t>
      </w:r>
    </w:p>
    <w:p w14:paraId="234D0A69" w14:textId="77777777" w:rsidR="00F92DB3" w:rsidRDefault="00F92DB3" w:rsidP="00F92DB3">
      <w:pPr>
        <w:pStyle w:val="Alg4"/>
        <w:numPr>
          <w:ilvl w:val="0"/>
          <w:numId w:val="1579"/>
        </w:numPr>
        <w:rPr>
          <w:ins w:id="15346" w:author="Rev 19 Allen Wirfs-Brock" w:date="2013-09-27T12:12:00Z"/>
        </w:rPr>
      </w:pPr>
      <w:ins w:id="15347" w:author="Rev 19 Allen Wirfs-Brock" w:date="2013-09-27T12:12:00Z">
        <w:r>
          <w:t>If Type(</w:t>
        </w:r>
        <w:r>
          <w:rPr>
            <w:i/>
          </w:rPr>
          <w:t>O</w:t>
        </w:r>
        <w:r>
          <w:t xml:space="preserve">) is not Object, throw a </w:t>
        </w:r>
        <w:r w:rsidRPr="00CB251B">
          <w:rPr>
            <w:b/>
          </w:rPr>
          <w:t>TypeError</w:t>
        </w:r>
        <w:r>
          <w:t xml:space="preserve"> exception.</w:t>
        </w:r>
      </w:ins>
    </w:p>
    <w:p w14:paraId="5D952BB2" w14:textId="77777777" w:rsidR="00A95C0C" w:rsidRPr="00E77497" w:rsidDel="00F92DB3" w:rsidRDefault="00A95C0C" w:rsidP="000D7E3D">
      <w:pPr>
        <w:pStyle w:val="Alg4"/>
        <w:numPr>
          <w:ilvl w:val="0"/>
          <w:numId w:val="1579"/>
        </w:numPr>
        <w:rPr>
          <w:del w:id="15348" w:author="Rev 19 Allen Wirfs-Brock" w:date="2013-09-27T12:12:00Z"/>
        </w:rPr>
      </w:pPr>
      <w:del w:id="15349" w:author="Rev 19 Allen Wirfs-Brock" w:date="2013-09-27T12:12:00Z">
        <w:r w:rsidDel="00F92DB3">
          <w:delText>ReturnIfAbrupt(</w:delText>
        </w:r>
        <w:r w:rsidDel="00F92DB3">
          <w:rPr>
            <w:i/>
          </w:rPr>
          <w:delText>O</w:delText>
        </w:r>
        <w:r w:rsidDel="00F92DB3">
          <w:delText>).</w:delText>
        </w:r>
      </w:del>
    </w:p>
    <w:p w14:paraId="3EBA256E" w14:textId="77777777" w:rsidR="00A95C0C" w:rsidRDefault="00A95C0C" w:rsidP="000D7E3D">
      <w:pPr>
        <w:pStyle w:val="Alg4"/>
        <w:numPr>
          <w:ilvl w:val="0"/>
          <w:numId w:val="1579"/>
        </w:numPr>
      </w:pPr>
      <w:r>
        <w:t xml:space="preserve">If </w:t>
      </w:r>
      <w:r>
        <w:rPr>
          <w:i/>
        </w:rPr>
        <w:t>O</w:t>
      </w:r>
      <w:r>
        <w:t xml:space="preserve"> does not have a [[</w:t>
      </w:r>
      <w:ins w:id="15350" w:author="Rev 19 Allen Wirfs-Brock" w:date="2013-09-26T17:08:00Z">
        <w:r w:rsidR="00246203">
          <w:t>ViewedArrayBuffer</w:t>
        </w:r>
      </w:ins>
      <w:del w:id="15351" w:author="Rev 19 Allen Wirfs-Brock" w:date="2013-09-26T17:08:00Z">
        <w:r w:rsidDel="00246203">
          <w:delText>DataArrayBuffer</w:delText>
        </w:r>
      </w:del>
      <w:r>
        <w:t>]] internal</w:t>
      </w:r>
      <w:r w:rsidRPr="00314265">
        <w:t xml:space="preserve"> </w:t>
      </w:r>
      <w:r>
        <w:t xml:space="preserve">data property throw a </w:t>
      </w:r>
      <w:r w:rsidRPr="00B5244C">
        <w:rPr>
          <w:b/>
        </w:rPr>
        <w:t>TypeError</w:t>
      </w:r>
      <w:r>
        <w:t xml:space="preserve"> exception.</w:t>
      </w:r>
    </w:p>
    <w:p w14:paraId="063AB7AB" w14:textId="77777777" w:rsidR="00A95C0C" w:rsidRPr="00E77497" w:rsidRDefault="00A95C0C" w:rsidP="000D7E3D">
      <w:pPr>
        <w:pStyle w:val="Alg4"/>
        <w:numPr>
          <w:ilvl w:val="0"/>
          <w:numId w:val="1579"/>
        </w:numPr>
      </w:pPr>
      <w:r>
        <w:t xml:space="preserve">Let </w:t>
      </w:r>
      <w:r>
        <w:rPr>
          <w:i/>
          <w:iCs/>
        </w:rPr>
        <w:t>buffer</w:t>
      </w:r>
      <w:r>
        <w:t xml:space="preserve"> be the value of </w:t>
      </w:r>
      <w:r>
        <w:rPr>
          <w:i/>
        </w:rPr>
        <w:t>O</w:t>
      </w:r>
      <w:r>
        <w:t>’s [[</w:t>
      </w:r>
      <w:del w:id="15352" w:author="Rev 19 Allen Wirfs-Brock" w:date="2013-09-09T18:06:00Z">
        <w:r w:rsidDel="000F402B">
          <w:delText>Viewed</w:delText>
        </w:r>
      </w:del>
      <w:ins w:id="15353" w:author="Rev 19 Allen Wirfs-Brock" w:date="2013-09-26T17:08:00Z">
        <w:r w:rsidR="00246203">
          <w:t>ViewedArrayBuffer</w:t>
        </w:r>
      </w:ins>
      <w:del w:id="15354" w:author="Rev 19 Allen Wirfs-Brock" w:date="2013-09-26T17:08:00Z">
        <w:r w:rsidDel="00246203">
          <w:delText>DataArrayBuffer</w:delText>
        </w:r>
      </w:del>
      <w:r>
        <w:t>]] internal</w:t>
      </w:r>
      <w:r w:rsidRPr="00314265">
        <w:t xml:space="preserve"> </w:t>
      </w:r>
      <w:r>
        <w:t>data property.</w:t>
      </w:r>
    </w:p>
    <w:p w14:paraId="15A4D245" w14:textId="77777777" w:rsidR="00A95C0C" w:rsidRDefault="00A95C0C" w:rsidP="000D7E3D">
      <w:pPr>
        <w:pStyle w:val="Alg4"/>
        <w:numPr>
          <w:ilvl w:val="0"/>
          <w:numId w:val="1579"/>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6F236EEA" w14:textId="77777777" w:rsidR="00A95C0C" w:rsidRDefault="00A95C0C" w:rsidP="000D7E3D">
      <w:pPr>
        <w:pStyle w:val="Alg4"/>
        <w:numPr>
          <w:ilvl w:val="0"/>
          <w:numId w:val="1579"/>
        </w:numPr>
      </w:pPr>
      <w:r>
        <w:t xml:space="preserve">Let </w:t>
      </w:r>
      <w:r>
        <w:rPr>
          <w:i/>
          <w:iCs/>
        </w:rPr>
        <w:t>size</w:t>
      </w:r>
      <w:r>
        <w:t xml:space="preserve"> be the value of </w:t>
      </w:r>
      <w:r>
        <w:rPr>
          <w:i/>
        </w:rPr>
        <w:t>O</w:t>
      </w:r>
      <w:r>
        <w:t>’s [[ByteLength]] internal</w:t>
      </w:r>
      <w:r w:rsidRPr="00314265">
        <w:t xml:space="preserve"> </w:t>
      </w:r>
      <w:r>
        <w:t>data property.</w:t>
      </w:r>
    </w:p>
    <w:p w14:paraId="3D62FCA5" w14:textId="77777777" w:rsidR="00A95C0C" w:rsidRPr="00E77497" w:rsidRDefault="00A95C0C" w:rsidP="000D7E3D">
      <w:pPr>
        <w:pStyle w:val="Alg4"/>
        <w:numPr>
          <w:ilvl w:val="0"/>
          <w:numId w:val="1579"/>
        </w:numPr>
        <w:spacing w:after="220"/>
      </w:pPr>
      <w:r>
        <w:t xml:space="preserve">Return </w:t>
      </w:r>
      <w:r>
        <w:rPr>
          <w:i/>
          <w:iCs/>
        </w:rPr>
        <w:t>size</w:t>
      </w:r>
      <w:r>
        <w:t>.</w:t>
      </w:r>
    </w:p>
    <w:p w14:paraId="198326AD" w14:textId="77777777" w:rsidR="00A95C0C" w:rsidRDefault="00A95C0C" w:rsidP="00C9101B">
      <w:pPr>
        <w:pStyle w:val="40"/>
      </w:pPr>
      <w:commentRangeStart w:id="15355"/>
      <w:r>
        <w:t xml:space="preserve">get </w:t>
      </w:r>
      <w:commentRangeEnd w:id="15355"/>
      <w:r>
        <w:rPr>
          <w:rStyle w:val="af6"/>
          <w:b w:val="0"/>
        </w:rPr>
        <w:commentReference w:id="15355"/>
      </w:r>
      <w:r w:rsidRPr="00286791">
        <w:rPr>
          <w:i/>
        </w:rPr>
        <w:t xml:space="preserve"> </w:t>
      </w:r>
      <w:r>
        <w:t>DataView.prototype.byteOffset</w:t>
      </w:r>
    </w:p>
    <w:p w14:paraId="576F816E" w14:textId="77777777" w:rsidR="00A95C0C" w:rsidRPr="00E77497" w:rsidRDefault="00A95C0C" w:rsidP="000D7E3D">
      <w:r w:rsidRPr="00B93EA8">
        <w:rPr>
          <w:rFonts w:ascii="Courier New" w:hAnsi="Courier New" w:cs="Courier New"/>
          <w:b/>
          <w:bCs/>
        </w:rPr>
        <w:t>DataView</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14:paraId="6BC536D8" w14:textId="77777777" w:rsidR="00A95C0C" w:rsidRPr="00E77497" w:rsidRDefault="00A95C0C" w:rsidP="000D7E3D">
      <w:pPr>
        <w:pStyle w:val="Alg4"/>
        <w:numPr>
          <w:ilvl w:val="0"/>
          <w:numId w:val="1580"/>
        </w:numPr>
      </w:pPr>
      <w:r w:rsidRPr="00E77497">
        <w:t xml:space="preserve">Let </w:t>
      </w:r>
      <w:r>
        <w:rPr>
          <w:i/>
        </w:rPr>
        <w:t>O</w:t>
      </w:r>
      <w:r w:rsidRPr="00E77497">
        <w:t xml:space="preserve"> </w:t>
      </w:r>
      <w:del w:id="15356" w:author="Rev 19 Allen Wirfs-Brock" w:date="2013-09-27T12:13:00Z">
        <w:r w:rsidRPr="00E77497" w:rsidDel="00F92DB3">
          <w:delText>be the</w:delText>
        </w:r>
        <w:r w:rsidDel="00F92DB3">
          <w:delText xml:space="preserve"> result of  calling ToObject with </w:delText>
        </w:r>
      </w:del>
      <w:r>
        <w:t xml:space="preserve">the </w:t>
      </w:r>
      <w:r w:rsidRPr="00E77497">
        <w:rPr>
          <w:b/>
        </w:rPr>
        <w:t>this</w:t>
      </w:r>
      <w:r w:rsidRPr="00E77497">
        <w:t xml:space="preserve"> value</w:t>
      </w:r>
      <w:del w:id="15357" w:author="Rev 19 Allen Wirfs-Brock" w:date="2013-09-27T12:13:00Z">
        <w:r w:rsidRPr="007B0456" w:rsidDel="00F92DB3">
          <w:delText xml:space="preserve"> </w:delText>
        </w:r>
        <w:r w:rsidDel="00F92DB3">
          <w:delText>as its argument</w:delText>
        </w:r>
      </w:del>
      <w:r w:rsidRPr="00E77497">
        <w:t>.</w:t>
      </w:r>
    </w:p>
    <w:p w14:paraId="07D5ED2A" w14:textId="77777777" w:rsidR="00F92DB3" w:rsidRDefault="00F92DB3" w:rsidP="00F92DB3">
      <w:pPr>
        <w:pStyle w:val="Alg4"/>
        <w:numPr>
          <w:ilvl w:val="0"/>
          <w:numId w:val="1580"/>
        </w:numPr>
        <w:rPr>
          <w:ins w:id="15358" w:author="Rev 19 Allen Wirfs-Brock" w:date="2013-09-27T12:13:00Z"/>
        </w:rPr>
      </w:pPr>
      <w:ins w:id="15359" w:author="Rev 19 Allen Wirfs-Brock" w:date="2013-09-27T12:13:00Z">
        <w:r>
          <w:t>If Type(</w:t>
        </w:r>
        <w:r>
          <w:rPr>
            <w:i/>
          </w:rPr>
          <w:t>O</w:t>
        </w:r>
        <w:r>
          <w:t xml:space="preserve">) is not Object, throw a </w:t>
        </w:r>
        <w:r w:rsidRPr="00CB251B">
          <w:rPr>
            <w:b/>
          </w:rPr>
          <w:t>TypeError</w:t>
        </w:r>
        <w:r>
          <w:t xml:space="preserve"> exception.</w:t>
        </w:r>
      </w:ins>
    </w:p>
    <w:p w14:paraId="34F81EED" w14:textId="77777777" w:rsidR="00A95C0C" w:rsidRPr="00E77497" w:rsidDel="00F92DB3" w:rsidRDefault="00A95C0C" w:rsidP="000D7E3D">
      <w:pPr>
        <w:pStyle w:val="Alg4"/>
        <w:numPr>
          <w:ilvl w:val="0"/>
          <w:numId w:val="1580"/>
        </w:numPr>
        <w:rPr>
          <w:del w:id="15360" w:author="Rev 19 Allen Wirfs-Brock" w:date="2013-09-27T12:13:00Z"/>
        </w:rPr>
      </w:pPr>
      <w:del w:id="15361" w:author="Rev 19 Allen Wirfs-Brock" w:date="2013-09-27T12:13:00Z">
        <w:r w:rsidDel="00F92DB3">
          <w:delText>ReturnIfAbrupt(</w:delText>
        </w:r>
        <w:r w:rsidDel="00F92DB3">
          <w:rPr>
            <w:i/>
          </w:rPr>
          <w:delText>O</w:delText>
        </w:r>
        <w:r w:rsidDel="00F92DB3">
          <w:delText>).</w:delText>
        </w:r>
      </w:del>
    </w:p>
    <w:p w14:paraId="2DC74C8E" w14:textId="77777777" w:rsidR="00A95C0C" w:rsidRDefault="00A95C0C" w:rsidP="000D7E3D">
      <w:pPr>
        <w:pStyle w:val="Alg4"/>
        <w:numPr>
          <w:ilvl w:val="0"/>
          <w:numId w:val="1580"/>
        </w:numPr>
      </w:pPr>
      <w:r>
        <w:t xml:space="preserve">If </w:t>
      </w:r>
      <w:r>
        <w:rPr>
          <w:i/>
        </w:rPr>
        <w:t>O</w:t>
      </w:r>
      <w:r>
        <w:t xml:space="preserve"> does not have a [[</w:t>
      </w:r>
      <w:ins w:id="15362" w:author="Rev 19 Allen Wirfs-Brock" w:date="2013-09-26T17:09:00Z">
        <w:r w:rsidR="00246203">
          <w:t>ViewedArrayBuffer</w:t>
        </w:r>
      </w:ins>
      <w:del w:id="15363" w:author="Rev 19 Allen Wirfs-Brock" w:date="2013-09-26T17:09:00Z">
        <w:r w:rsidDel="00246203">
          <w:delText>DataArrayBuffer</w:delText>
        </w:r>
      </w:del>
      <w:r>
        <w:t>]] internal</w:t>
      </w:r>
      <w:r w:rsidRPr="00314265">
        <w:t xml:space="preserve"> </w:t>
      </w:r>
      <w:r>
        <w:t xml:space="preserve">data property throw a </w:t>
      </w:r>
      <w:r w:rsidRPr="00B5244C">
        <w:rPr>
          <w:b/>
        </w:rPr>
        <w:t>TypeError</w:t>
      </w:r>
      <w:r>
        <w:t xml:space="preserve"> exception.</w:t>
      </w:r>
    </w:p>
    <w:p w14:paraId="51D0B0FC" w14:textId="77777777" w:rsidR="00A95C0C" w:rsidRPr="00E77497" w:rsidRDefault="00A95C0C" w:rsidP="000D7E3D">
      <w:pPr>
        <w:pStyle w:val="Alg4"/>
        <w:numPr>
          <w:ilvl w:val="0"/>
          <w:numId w:val="1580"/>
        </w:numPr>
      </w:pPr>
      <w:r>
        <w:t xml:space="preserve">Let </w:t>
      </w:r>
      <w:r>
        <w:rPr>
          <w:i/>
          <w:iCs/>
        </w:rPr>
        <w:t>buffer</w:t>
      </w:r>
      <w:r>
        <w:t xml:space="preserve"> be the value of </w:t>
      </w:r>
      <w:r>
        <w:rPr>
          <w:i/>
        </w:rPr>
        <w:t>O</w:t>
      </w:r>
      <w:r>
        <w:t>’s [[</w:t>
      </w:r>
      <w:ins w:id="15364" w:author="Rev 19 Allen Wirfs-Brock" w:date="2013-09-26T17:09:00Z">
        <w:r w:rsidR="00246203">
          <w:t>ViewedArrayBuffer</w:t>
        </w:r>
      </w:ins>
      <w:del w:id="15365" w:author="Rev 19 Allen Wirfs-Brock" w:date="2013-09-26T17:09:00Z">
        <w:r w:rsidDel="00246203">
          <w:delText>DataArrayBuffer</w:delText>
        </w:r>
      </w:del>
      <w:r>
        <w:t>]] internal</w:t>
      </w:r>
      <w:r w:rsidRPr="00314265">
        <w:t xml:space="preserve"> </w:t>
      </w:r>
      <w:r>
        <w:t>data property.</w:t>
      </w:r>
    </w:p>
    <w:p w14:paraId="4E22A5BD" w14:textId="77777777" w:rsidR="00A95C0C" w:rsidRDefault="00A95C0C" w:rsidP="000D7E3D">
      <w:pPr>
        <w:pStyle w:val="Alg4"/>
        <w:numPr>
          <w:ilvl w:val="0"/>
          <w:numId w:val="1580"/>
        </w:numPr>
      </w:pPr>
      <w:r>
        <w:t xml:space="preserve">If </w:t>
      </w:r>
      <w:r>
        <w:rPr>
          <w:i/>
          <w:iCs/>
        </w:rPr>
        <w:t>buffer</w:t>
      </w:r>
      <w:r>
        <w:t xml:space="preserve"> is </w:t>
      </w:r>
      <w:r>
        <w:rPr>
          <w:b/>
          <w:bCs/>
        </w:rPr>
        <w:t>undefined</w:t>
      </w:r>
      <w:r>
        <w:t xml:space="preserve">, then throw a </w:t>
      </w:r>
      <w:r>
        <w:rPr>
          <w:b/>
          <w:bCs/>
        </w:rPr>
        <w:t>TypeError</w:t>
      </w:r>
      <w:r>
        <w:t xml:space="preserve"> exception.</w:t>
      </w:r>
    </w:p>
    <w:p w14:paraId="223D169C" w14:textId="77777777" w:rsidR="00A95C0C" w:rsidRDefault="00A95C0C" w:rsidP="000D7E3D">
      <w:pPr>
        <w:pStyle w:val="Alg4"/>
        <w:numPr>
          <w:ilvl w:val="0"/>
          <w:numId w:val="1580"/>
        </w:numPr>
      </w:pPr>
      <w:r>
        <w:t xml:space="preserve">Let </w:t>
      </w:r>
      <w:r>
        <w:rPr>
          <w:i/>
          <w:iCs/>
        </w:rPr>
        <w:t>offset</w:t>
      </w:r>
      <w:r>
        <w:t xml:space="preserve"> be the value of </w:t>
      </w:r>
      <w:r>
        <w:rPr>
          <w:i/>
        </w:rPr>
        <w:t>O</w:t>
      </w:r>
      <w:r>
        <w:t>’s [[ByteOffset]] internal</w:t>
      </w:r>
      <w:r w:rsidRPr="00314265">
        <w:t xml:space="preserve"> </w:t>
      </w:r>
      <w:r>
        <w:t>data property.</w:t>
      </w:r>
    </w:p>
    <w:p w14:paraId="1C991513" w14:textId="77777777" w:rsidR="00A95C0C" w:rsidRPr="00E77497" w:rsidRDefault="00A95C0C" w:rsidP="000D7E3D">
      <w:pPr>
        <w:pStyle w:val="Alg4"/>
        <w:numPr>
          <w:ilvl w:val="0"/>
          <w:numId w:val="1580"/>
        </w:numPr>
        <w:spacing w:after="220"/>
      </w:pPr>
      <w:r>
        <w:t xml:space="preserve">Return </w:t>
      </w:r>
      <w:r>
        <w:rPr>
          <w:i/>
          <w:iCs/>
        </w:rPr>
        <w:t>offset</w:t>
      </w:r>
      <w:r>
        <w:t>.</w:t>
      </w:r>
    </w:p>
    <w:p w14:paraId="37CA286F" w14:textId="77777777" w:rsidR="00C9101B" w:rsidRDefault="00C9101B" w:rsidP="00C9101B">
      <w:pPr>
        <w:pStyle w:val="40"/>
      </w:pPr>
      <w:r>
        <w:t>DataView.prototype.constructor</w:t>
      </w:r>
    </w:p>
    <w:p w14:paraId="617DFC72" w14:textId="77777777" w:rsidR="00C9101B" w:rsidRDefault="00C9101B" w:rsidP="00C9101B">
      <w:r>
        <w:t xml:space="preserve">The initial value of </w:t>
      </w:r>
      <w:r w:rsidRPr="00D7529F">
        <w:rPr>
          <w:rFonts w:ascii="Courier New" w:hAnsi="Courier New" w:cs="Courier New"/>
          <w:b/>
          <w:bCs/>
        </w:rPr>
        <w:t>DataView.prototype.constructor</w:t>
      </w:r>
      <w:r>
        <w:t xml:space="preserve"> is the standard built-in DataView constructor.</w:t>
      </w:r>
    </w:p>
    <w:p w14:paraId="394A7E40" w14:textId="77777777" w:rsidR="00CD7891" w:rsidRDefault="00CD7891" w:rsidP="00CD7891">
      <w:pPr>
        <w:pStyle w:val="40"/>
      </w:pPr>
      <w:r>
        <w:t>DataView.prototype.getFloat32(byteOffset, littleEndian=false)</w:t>
      </w:r>
    </w:p>
    <w:p w14:paraId="79DA391C" w14:textId="77777777" w:rsidR="00CD7891" w:rsidRDefault="00CD7891" w:rsidP="00CD7891">
      <w:r w:rsidRPr="00E77497">
        <w:t xml:space="preserve">When the </w:t>
      </w:r>
      <w:r w:rsidRPr="00802049">
        <w:rPr>
          <w:rFonts w:ascii="Courier New" w:hAnsi="Courier New"/>
          <w:b/>
        </w:rPr>
        <w:t>get</w:t>
      </w:r>
      <w:r>
        <w:rPr>
          <w:rFonts w:ascii="Courier New" w:hAnsi="Courier New"/>
          <w:b/>
        </w:rPr>
        <w:t>Float32</w:t>
      </w:r>
      <w:r w:rsidRPr="00BE3BA1">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BE3BA1">
        <w:rPr>
          <w:rFonts w:cs="Arial"/>
        </w:rPr>
        <w:t xml:space="preserve">and optional argument </w:t>
      </w:r>
      <w:r w:rsidRPr="00BE3BA1">
        <w:rPr>
          <w:rFonts w:ascii="Times New Roman" w:hAnsi="Times New Roman"/>
          <w:i/>
          <w:iCs/>
        </w:rPr>
        <w:t>littleEndian</w:t>
      </w:r>
      <w:r w:rsidRPr="00BE3BA1">
        <w:rPr>
          <w:rFonts w:cs="Arial"/>
          <w:i/>
          <w:iCs/>
        </w:rPr>
        <w:t xml:space="preserve"> </w:t>
      </w:r>
      <w:r w:rsidRPr="00E77497">
        <w:t>the following steps are taken:</w:t>
      </w:r>
    </w:p>
    <w:p w14:paraId="43CDDB89" w14:textId="77777777" w:rsidR="00CD7891" w:rsidRDefault="00CD7891" w:rsidP="00CD7891">
      <w:pPr>
        <w:pStyle w:val="Alg3"/>
        <w:numPr>
          <w:ilvl w:val="0"/>
          <w:numId w:val="1492"/>
        </w:numPr>
        <w:spacing w:after="240"/>
        <w:contextualSpacing/>
      </w:pPr>
      <w:r>
        <w:t xml:space="preserve">Let </w:t>
      </w:r>
      <w:r>
        <w:rPr>
          <w:i/>
          <w:iCs/>
        </w:rPr>
        <w:t>v</w:t>
      </w:r>
      <w:r>
        <w:t xml:space="preserve"> be the </w:t>
      </w:r>
      <w:r w:rsidRPr="00802049">
        <w:rPr>
          <w:b/>
          <w:bCs/>
        </w:rPr>
        <w:t>this</w:t>
      </w:r>
      <w:r>
        <w:t xml:space="preserve"> value.   </w:t>
      </w:r>
    </w:p>
    <w:p w14:paraId="4B6BF40E" w14:textId="77777777" w:rsidR="00CD7891" w:rsidRDefault="00CD7891" w:rsidP="00CD7891">
      <w:pPr>
        <w:pStyle w:val="Alg3"/>
        <w:numPr>
          <w:ilvl w:val="0"/>
          <w:numId w:val="1492"/>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077E9C66" w14:textId="77777777" w:rsidR="00CD7891" w:rsidRDefault="00CD7891" w:rsidP="00CD7891">
      <w:pPr>
        <w:pStyle w:val="Alg3"/>
        <w:numPr>
          <w:ilvl w:val="0"/>
          <w:numId w:val="1492"/>
        </w:numPr>
        <w:spacing w:after="240"/>
        <w:contextualSpacing/>
      </w:pPr>
      <w:r>
        <w:t>Return the result of GetViewValue(</w:t>
      </w:r>
      <w:r w:rsidRPr="0035004B">
        <w:rPr>
          <w:i/>
          <w:iCs/>
        </w:rPr>
        <w:t>v</w:t>
      </w:r>
      <w:r>
        <w:t xml:space="preserve">, </w:t>
      </w:r>
      <w:r w:rsidRPr="00573628">
        <w:rPr>
          <w:i/>
          <w:iCs/>
        </w:rPr>
        <w:t>byteOffset</w:t>
      </w:r>
      <w:r>
        <w:t xml:space="preserve">, </w:t>
      </w:r>
      <w:r w:rsidRPr="00BE3BA1">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t>).</w:t>
      </w:r>
    </w:p>
    <w:p w14:paraId="1F42AA55" w14:textId="77777777" w:rsidR="00CD7891" w:rsidRDefault="00CD7891" w:rsidP="00CD7891">
      <w:pPr>
        <w:pStyle w:val="40"/>
      </w:pPr>
      <w:r>
        <w:t>DataView.prototype.getFloat64(byteOffset, littleEndian=false)</w:t>
      </w:r>
    </w:p>
    <w:p w14:paraId="5B8D37F9" w14:textId="77777777" w:rsidR="00CD7891" w:rsidRDefault="00CD7891" w:rsidP="00CD7891">
      <w:r w:rsidRPr="00E77497">
        <w:t xml:space="preserve">When the </w:t>
      </w:r>
      <w:r w:rsidRPr="00802049">
        <w:rPr>
          <w:rFonts w:ascii="Courier New" w:hAnsi="Courier New"/>
          <w:b/>
        </w:rPr>
        <w:t>get</w:t>
      </w:r>
      <w:r>
        <w:rPr>
          <w:rFonts w:ascii="Courier New" w:hAnsi="Courier New"/>
          <w:b/>
        </w:rPr>
        <w:t>Float64</w:t>
      </w:r>
      <w:r w:rsidRPr="00BE3BA1">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BE3BA1">
        <w:rPr>
          <w:rFonts w:cs="Arial"/>
        </w:rPr>
        <w:t xml:space="preserve">and optional argument </w:t>
      </w:r>
      <w:r w:rsidRPr="00BE3BA1">
        <w:rPr>
          <w:rFonts w:ascii="Times New Roman" w:hAnsi="Times New Roman"/>
          <w:i/>
          <w:iCs/>
        </w:rPr>
        <w:t>littleEndian</w:t>
      </w:r>
      <w:r w:rsidRPr="00BE3BA1">
        <w:rPr>
          <w:rFonts w:cs="Arial"/>
          <w:i/>
          <w:iCs/>
        </w:rPr>
        <w:t xml:space="preserve"> </w:t>
      </w:r>
      <w:r w:rsidRPr="00E77497">
        <w:t>the following steps are taken:</w:t>
      </w:r>
    </w:p>
    <w:p w14:paraId="53A93508" w14:textId="77777777" w:rsidR="00CD7891" w:rsidRDefault="00CD7891" w:rsidP="00CD7891">
      <w:pPr>
        <w:pStyle w:val="Alg3"/>
        <w:numPr>
          <w:ilvl w:val="0"/>
          <w:numId w:val="1493"/>
        </w:numPr>
        <w:spacing w:after="240"/>
        <w:contextualSpacing/>
      </w:pPr>
      <w:r>
        <w:t xml:space="preserve">Let </w:t>
      </w:r>
      <w:r>
        <w:rPr>
          <w:i/>
          <w:iCs/>
        </w:rPr>
        <w:t>v</w:t>
      </w:r>
      <w:r>
        <w:t xml:space="preserve"> be the </w:t>
      </w:r>
      <w:r w:rsidRPr="00802049">
        <w:rPr>
          <w:b/>
          <w:bCs/>
        </w:rPr>
        <w:t>this</w:t>
      </w:r>
      <w:r>
        <w:t xml:space="preserve"> value.   </w:t>
      </w:r>
    </w:p>
    <w:p w14:paraId="1D644B20" w14:textId="77777777" w:rsidR="00CD7891" w:rsidRDefault="00CD7891" w:rsidP="00CD7891">
      <w:pPr>
        <w:pStyle w:val="Alg3"/>
        <w:numPr>
          <w:ilvl w:val="0"/>
          <w:numId w:val="1493"/>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2BA2CE96" w14:textId="77777777" w:rsidR="00CD7891" w:rsidRDefault="00CD7891" w:rsidP="00CD7891">
      <w:pPr>
        <w:pStyle w:val="Alg3"/>
        <w:numPr>
          <w:ilvl w:val="0"/>
          <w:numId w:val="1493"/>
        </w:numPr>
        <w:spacing w:after="240"/>
        <w:contextualSpacing/>
      </w:pPr>
      <w:r>
        <w:t>Return the result of GetViewValue(</w:t>
      </w:r>
      <w:r w:rsidRPr="0035004B">
        <w:rPr>
          <w:i/>
          <w:iCs/>
        </w:rPr>
        <w:t>v</w:t>
      </w:r>
      <w:r>
        <w:t xml:space="preserve">, </w:t>
      </w:r>
      <w:r w:rsidRPr="00573628">
        <w:rPr>
          <w:i/>
          <w:iCs/>
        </w:rPr>
        <w:t>byteOffset</w:t>
      </w:r>
      <w:r>
        <w:t xml:space="preserve">, </w:t>
      </w:r>
      <w:r w:rsidRPr="00BE3BA1">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t>).</w:t>
      </w:r>
    </w:p>
    <w:p w14:paraId="1FDC20AB" w14:textId="77777777" w:rsidR="00A95C0C" w:rsidRDefault="00A95C0C" w:rsidP="00C9101B">
      <w:pPr>
        <w:pStyle w:val="40"/>
      </w:pPr>
      <w:r>
        <w:t>DataView.prototype.getInt8(byteOffset)</w:t>
      </w:r>
    </w:p>
    <w:p w14:paraId="5ADE013C" w14:textId="77777777" w:rsidR="00A95C0C" w:rsidRDefault="00A95C0C" w:rsidP="000D7E3D">
      <w:r w:rsidRPr="00E77497">
        <w:t xml:space="preserve">When the </w:t>
      </w:r>
      <w:r w:rsidRPr="00802049">
        <w:rPr>
          <w:rFonts w:ascii="Courier New" w:hAnsi="Courier New"/>
          <w:b/>
        </w:rPr>
        <w:t>getInt8</w:t>
      </w:r>
      <w:r w:rsidRPr="00BE3BA1">
        <w:rPr>
          <w:rFonts w:ascii="Times New Roman" w:hAnsi="Times New Roman"/>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14:paraId="11E22EB8" w14:textId="77777777" w:rsidR="00A95C0C" w:rsidRDefault="00A95C0C" w:rsidP="000D7E3D">
      <w:pPr>
        <w:pStyle w:val="Alg3"/>
        <w:numPr>
          <w:ilvl w:val="0"/>
          <w:numId w:val="1486"/>
        </w:numPr>
        <w:spacing w:after="240"/>
        <w:contextualSpacing/>
      </w:pPr>
      <w:r>
        <w:t xml:space="preserve">Let </w:t>
      </w:r>
      <w:r>
        <w:rPr>
          <w:i/>
          <w:iCs/>
        </w:rPr>
        <w:t>v</w:t>
      </w:r>
      <w:r>
        <w:t xml:space="preserve"> be the </w:t>
      </w:r>
      <w:r w:rsidRPr="00CE3CDC">
        <w:rPr>
          <w:b/>
          <w:bCs/>
        </w:rPr>
        <w:t>this</w:t>
      </w:r>
      <w:r>
        <w:t xml:space="preserve"> value.   </w:t>
      </w:r>
    </w:p>
    <w:p w14:paraId="2D270D1B" w14:textId="77777777" w:rsidR="00A95C0C" w:rsidRDefault="00A95C0C" w:rsidP="000D7E3D">
      <w:pPr>
        <w:pStyle w:val="Alg3"/>
        <w:numPr>
          <w:ilvl w:val="0"/>
          <w:numId w:val="1486"/>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t>).</w:t>
      </w:r>
    </w:p>
    <w:p w14:paraId="4E2E8A7E" w14:textId="77777777" w:rsidR="00A95C0C" w:rsidRDefault="00A95C0C" w:rsidP="00C9101B">
      <w:pPr>
        <w:pStyle w:val="40"/>
      </w:pPr>
      <w:r>
        <w:t>DataView.prototype.getInt16(byteOffset, littleEndian=false)</w:t>
      </w:r>
    </w:p>
    <w:p w14:paraId="6A83DAC3" w14:textId="77777777" w:rsidR="00A95C0C" w:rsidRDefault="00A95C0C" w:rsidP="000D7E3D">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16</w:t>
      </w:r>
      <w:r w:rsidRPr="00BE3BA1">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BE3BA1">
        <w:rPr>
          <w:rFonts w:cs="Arial"/>
        </w:rPr>
        <w:t xml:space="preserve">and optional argument </w:t>
      </w:r>
      <w:r w:rsidRPr="00BE3BA1">
        <w:rPr>
          <w:rFonts w:ascii="Times New Roman" w:hAnsi="Times New Roman"/>
          <w:i/>
          <w:iCs/>
        </w:rPr>
        <w:t>littleEndian</w:t>
      </w:r>
      <w:r w:rsidRPr="00BE3BA1">
        <w:rPr>
          <w:rFonts w:cs="Arial"/>
          <w:i/>
          <w:iCs/>
        </w:rPr>
        <w:t xml:space="preserve"> </w:t>
      </w:r>
      <w:r w:rsidRPr="00E77497">
        <w:t>the following steps are taken:</w:t>
      </w:r>
    </w:p>
    <w:p w14:paraId="5F6C669F" w14:textId="77777777" w:rsidR="00A95C0C" w:rsidRDefault="00A95C0C" w:rsidP="000D7E3D">
      <w:pPr>
        <w:pStyle w:val="Alg3"/>
        <w:numPr>
          <w:ilvl w:val="0"/>
          <w:numId w:val="1488"/>
        </w:numPr>
        <w:spacing w:after="240"/>
        <w:contextualSpacing/>
      </w:pPr>
      <w:r>
        <w:t xml:space="preserve">Let </w:t>
      </w:r>
      <w:r>
        <w:rPr>
          <w:i/>
          <w:iCs/>
        </w:rPr>
        <w:t>v</w:t>
      </w:r>
      <w:r>
        <w:t xml:space="preserve"> be the </w:t>
      </w:r>
      <w:r w:rsidRPr="00802049">
        <w:rPr>
          <w:b/>
          <w:bCs/>
        </w:rPr>
        <w:t>this</w:t>
      </w:r>
      <w:r>
        <w:t xml:space="preserve"> value.   </w:t>
      </w:r>
    </w:p>
    <w:p w14:paraId="5CA9BE4C" w14:textId="77777777" w:rsidR="00A95C0C" w:rsidRDefault="00A95C0C" w:rsidP="000D7E3D">
      <w:pPr>
        <w:pStyle w:val="Alg3"/>
        <w:numPr>
          <w:ilvl w:val="0"/>
          <w:numId w:val="1488"/>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76F64FF5" w14:textId="77777777" w:rsidR="00A95C0C" w:rsidRDefault="00A95C0C" w:rsidP="000D7E3D">
      <w:pPr>
        <w:pStyle w:val="Alg3"/>
        <w:numPr>
          <w:ilvl w:val="0"/>
          <w:numId w:val="1488"/>
        </w:numPr>
        <w:spacing w:after="240"/>
        <w:contextualSpacing/>
      </w:pPr>
      <w:r>
        <w:t>Return the result of GetViewValue(</w:t>
      </w:r>
      <w:r w:rsidRPr="0035004B">
        <w:rPr>
          <w:i/>
          <w:iCs/>
        </w:rPr>
        <w:t>v</w:t>
      </w:r>
      <w:r>
        <w:t xml:space="preserve">, </w:t>
      </w:r>
      <w:r w:rsidRPr="00573628">
        <w:rPr>
          <w:i/>
          <w:iCs/>
        </w:rPr>
        <w:t>byteOffset</w:t>
      </w:r>
      <w:r>
        <w:t xml:space="preserve">, </w:t>
      </w:r>
      <w:r w:rsidRPr="00BE3BA1">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14:paraId="62666EDA" w14:textId="77777777" w:rsidR="00A95C0C" w:rsidRDefault="00A95C0C" w:rsidP="00C9101B">
      <w:pPr>
        <w:pStyle w:val="40"/>
      </w:pPr>
      <w:r>
        <w:t>DataView.prototype.getInt32(byteOffset, littleEndian=false)</w:t>
      </w:r>
    </w:p>
    <w:p w14:paraId="0EB77CFC" w14:textId="77777777" w:rsidR="00A95C0C" w:rsidRDefault="00A95C0C" w:rsidP="000D7E3D">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32</w:t>
      </w:r>
      <w:r w:rsidRPr="00BE3BA1">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BE3BA1">
        <w:rPr>
          <w:rFonts w:cs="Arial"/>
        </w:rPr>
        <w:t xml:space="preserve">and optional argument </w:t>
      </w:r>
      <w:r w:rsidRPr="00BE3BA1">
        <w:rPr>
          <w:rFonts w:ascii="Times New Roman" w:hAnsi="Times New Roman"/>
          <w:i/>
          <w:iCs/>
        </w:rPr>
        <w:t>littleEndian</w:t>
      </w:r>
      <w:r w:rsidRPr="00BE3BA1">
        <w:rPr>
          <w:rFonts w:cs="Arial"/>
          <w:i/>
          <w:iCs/>
        </w:rPr>
        <w:t xml:space="preserve"> </w:t>
      </w:r>
      <w:r w:rsidRPr="00E77497">
        <w:t>the following steps are taken:</w:t>
      </w:r>
    </w:p>
    <w:p w14:paraId="30429695" w14:textId="77777777" w:rsidR="00A95C0C" w:rsidRDefault="00A95C0C" w:rsidP="000D7E3D">
      <w:pPr>
        <w:pStyle w:val="Alg3"/>
        <w:numPr>
          <w:ilvl w:val="0"/>
          <w:numId w:val="1490"/>
        </w:numPr>
        <w:spacing w:after="240"/>
        <w:contextualSpacing/>
      </w:pPr>
      <w:r>
        <w:t xml:space="preserve">Let </w:t>
      </w:r>
      <w:r>
        <w:rPr>
          <w:i/>
          <w:iCs/>
        </w:rPr>
        <w:t>v</w:t>
      </w:r>
      <w:r>
        <w:t xml:space="preserve"> be the </w:t>
      </w:r>
      <w:r w:rsidRPr="00802049">
        <w:rPr>
          <w:b/>
          <w:bCs/>
        </w:rPr>
        <w:t>this</w:t>
      </w:r>
      <w:r>
        <w:t xml:space="preserve"> value.   </w:t>
      </w:r>
    </w:p>
    <w:p w14:paraId="05978D1A" w14:textId="77777777" w:rsidR="00A95C0C" w:rsidRDefault="00A95C0C" w:rsidP="000D7E3D">
      <w:pPr>
        <w:pStyle w:val="Alg3"/>
        <w:numPr>
          <w:ilvl w:val="0"/>
          <w:numId w:val="1490"/>
        </w:numPr>
        <w:spacing w:after="240"/>
        <w:contextualSpacing/>
      </w:pPr>
      <w:r>
        <w:t xml:space="preserve">If </w:t>
      </w:r>
      <w:r>
        <w:rPr>
          <w:i/>
          <w:iCs/>
        </w:rPr>
        <w:t>littleEndian</w:t>
      </w:r>
      <w:r>
        <w:t xml:space="preserve"> is not present, then let </w:t>
      </w:r>
      <w:r>
        <w:rPr>
          <w:i/>
          <w:iCs/>
        </w:rPr>
        <w:t>littleEndian</w:t>
      </w:r>
      <w:r>
        <w:t xml:space="preserve"> be </w:t>
      </w:r>
      <w:r>
        <w:rPr>
          <w:b/>
          <w:bCs/>
        </w:rPr>
        <w:t>undefined</w:t>
      </w:r>
      <w:r>
        <w:t>.</w:t>
      </w:r>
    </w:p>
    <w:p w14:paraId="220CD00D" w14:textId="77777777" w:rsidR="00A95C0C" w:rsidRDefault="00A95C0C" w:rsidP="000D7E3D">
      <w:pPr>
        <w:pStyle w:val="Alg3"/>
        <w:numPr>
          <w:ilvl w:val="0"/>
          <w:numId w:val="1490"/>
        </w:numPr>
        <w:spacing w:after="240"/>
        <w:contextualSpacing/>
      </w:pPr>
      <w:r>
        <w:t>Return the result of GetViewValue(</w:t>
      </w:r>
      <w:r w:rsidRPr="0035004B">
        <w:rPr>
          <w:i/>
          <w:iCs/>
        </w:rPr>
        <w:t>v</w:t>
      </w:r>
      <w:r>
        <w:t xml:space="preserve">, </w:t>
      </w:r>
      <w:r w:rsidRPr="00573628">
        <w:rPr>
          <w:i/>
          <w:iCs/>
        </w:rPr>
        <w:t>byteOffset</w:t>
      </w:r>
      <w:r>
        <w:t xml:space="preserve">, </w:t>
      </w:r>
      <w:r w:rsidRPr="00BE3BA1">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14:paraId="60963FA3" w14:textId="77777777" w:rsidR="00CD7891" w:rsidRDefault="00CD7891" w:rsidP="00CD7891">
      <w:pPr>
        <w:pStyle w:val="40"/>
      </w:pPr>
      <w:r>
        <w:t>DataView.prototype.getUint8(byteOffset)</w:t>
      </w:r>
    </w:p>
    <w:p w14:paraId="7F1443E7" w14:textId="77777777" w:rsidR="00CD7891" w:rsidRDefault="00CD7891" w:rsidP="00CD7891">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nt8</w:t>
      </w:r>
      <w:r w:rsidRPr="00BE3BA1">
        <w:rPr>
          <w:rFonts w:ascii="Times New Roman" w:hAnsi="Times New Roman"/>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14:paraId="477DE024" w14:textId="77777777" w:rsidR="00CD7891" w:rsidRDefault="00CD7891" w:rsidP="00CD7891">
      <w:pPr>
        <w:pStyle w:val="Alg3"/>
        <w:numPr>
          <w:ilvl w:val="0"/>
          <w:numId w:val="1487"/>
        </w:numPr>
        <w:spacing w:after="240"/>
        <w:contextualSpacing/>
      </w:pPr>
      <w:r>
        <w:t xml:space="preserve">Let </w:t>
      </w:r>
      <w:r>
        <w:rPr>
          <w:i/>
          <w:iCs/>
        </w:rPr>
        <w:t>v</w:t>
      </w:r>
      <w:r>
        <w:t xml:space="preserve"> be the </w:t>
      </w:r>
      <w:r w:rsidRPr="00802049">
        <w:rPr>
          <w:b/>
          <w:bCs/>
        </w:rPr>
        <w:t>this</w:t>
      </w:r>
      <w:r>
        <w:t xml:space="preserve"> value.   </w:t>
      </w:r>
    </w:p>
    <w:p w14:paraId="430C9C38" w14:textId="77777777" w:rsidR="00CD7891" w:rsidRDefault="00CD7891" w:rsidP="00CD7891">
      <w:pPr>
        <w:pStyle w:val="Alg3"/>
        <w:numPr>
          <w:ilvl w:val="0"/>
          <w:numId w:val="1487"/>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t>).</w:t>
      </w:r>
    </w:p>
    <w:p w14:paraId="55D1F3B3" w14:textId="77777777" w:rsidR="00CD7891" w:rsidRDefault="00CD7891" w:rsidP="00CD7891">
      <w:pPr>
        <w:pStyle w:val="40"/>
      </w:pPr>
      <w:r>
        <w:t>DataView.prototype.getUint16(byteOffset, littleEndian=false)</w:t>
      </w:r>
    </w:p>
    <w:p w14:paraId="727EEE52" w14:textId="77777777" w:rsidR="00CD7891" w:rsidRDefault="00CD7891" w:rsidP="00CD7891">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16</w:t>
      </w:r>
      <w:r w:rsidRPr="00BE3BA1">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BE3BA1">
        <w:rPr>
          <w:rFonts w:cs="Arial"/>
        </w:rPr>
        <w:t xml:space="preserve">and optional argument </w:t>
      </w:r>
      <w:r w:rsidRPr="00BE3BA1">
        <w:rPr>
          <w:rFonts w:ascii="Times New Roman" w:hAnsi="Times New Roman"/>
          <w:i/>
          <w:iCs/>
        </w:rPr>
        <w:t>littleEndian</w:t>
      </w:r>
      <w:r w:rsidRPr="00BE3BA1">
        <w:rPr>
          <w:rFonts w:cs="Arial"/>
          <w:i/>
          <w:iCs/>
        </w:rPr>
        <w:t xml:space="preserve"> </w:t>
      </w:r>
      <w:r w:rsidRPr="00E77497">
        <w:t>the following steps are taken:</w:t>
      </w:r>
    </w:p>
    <w:p w14:paraId="0A89A6E5" w14:textId="77777777" w:rsidR="00CD7891" w:rsidRDefault="00CD7891" w:rsidP="00CD7891">
      <w:pPr>
        <w:pStyle w:val="Alg3"/>
        <w:numPr>
          <w:ilvl w:val="0"/>
          <w:numId w:val="1489"/>
        </w:numPr>
        <w:spacing w:after="240"/>
        <w:contextualSpacing/>
      </w:pPr>
      <w:r>
        <w:t xml:space="preserve">Let </w:t>
      </w:r>
      <w:r>
        <w:rPr>
          <w:i/>
          <w:iCs/>
        </w:rPr>
        <w:t>v</w:t>
      </w:r>
      <w:r>
        <w:t xml:space="preserve"> be the </w:t>
      </w:r>
      <w:r w:rsidRPr="00802049">
        <w:rPr>
          <w:b/>
          <w:bCs/>
        </w:rPr>
        <w:t>this</w:t>
      </w:r>
      <w:r>
        <w:t xml:space="preserve"> value.   </w:t>
      </w:r>
    </w:p>
    <w:p w14:paraId="5DD45045" w14:textId="77777777" w:rsidR="00CD7891" w:rsidRDefault="00CD7891" w:rsidP="00CD7891">
      <w:pPr>
        <w:pStyle w:val="Alg3"/>
        <w:numPr>
          <w:ilvl w:val="0"/>
          <w:numId w:val="1489"/>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35183FEF" w14:textId="77777777" w:rsidR="00CD7891" w:rsidRDefault="00CD7891" w:rsidP="00CD7891">
      <w:pPr>
        <w:pStyle w:val="Alg3"/>
        <w:numPr>
          <w:ilvl w:val="0"/>
          <w:numId w:val="1489"/>
        </w:numPr>
        <w:spacing w:after="240"/>
        <w:contextualSpacing/>
      </w:pPr>
      <w:r>
        <w:t>Return the result of GetViewValue(</w:t>
      </w:r>
      <w:r w:rsidRPr="0035004B">
        <w:rPr>
          <w:i/>
          <w:iCs/>
        </w:rPr>
        <w:t>v</w:t>
      </w:r>
      <w:r>
        <w:t xml:space="preserve">, </w:t>
      </w:r>
      <w:r w:rsidRPr="00573628">
        <w:rPr>
          <w:i/>
          <w:iCs/>
        </w:rPr>
        <w:t>byteOffset</w:t>
      </w:r>
      <w:r>
        <w:t xml:space="preserve">, </w:t>
      </w:r>
      <w:r w:rsidRPr="00BE3BA1">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14:paraId="7E5977A1" w14:textId="77777777" w:rsidR="00A95C0C" w:rsidRDefault="00A95C0C" w:rsidP="00C9101B">
      <w:pPr>
        <w:pStyle w:val="40"/>
      </w:pPr>
      <w:r>
        <w:t>DataView.prototype.getUint32(byteOffset, littleEndian=false)</w:t>
      </w:r>
    </w:p>
    <w:p w14:paraId="494F6A74" w14:textId="77777777" w:rsidR="00A95C0C" w:rsidRDefault="00A95C0C" w:rsidP="000D7E3D">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32</w:t>
      </w:r>
      <w:r w:rsidRPr="00BE3BA1">
        <w:rPr>
          <w:rFonts w:ascii="Times New Roman" w:hAnsi="Times New Roman"/>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sidRPr="00BE3BA1">
        <w:rPr>
          <w:rFonts w:cs="Arial"/>
        </w:rPr>
        <w:t xml:space="preserve">and optional argument </w:t>
      </w:r>
      <w:r w:rsidRPr="00BE3BA1">
        <w:rPr>
          <w:rFonts w:ascii="Times New Roman" w:hAnsi="Times New Roman"/>
          <w:i/>
          <w:iCs/>
        </w:rPr>
        <w:t>littleEndian</w:t>
      </w:r>
      <w:r w:rsidRPr="00BE3BA1">
        <w:rPr>
          <w:rFonts w:cs="Arial"/>
          <w:i/>
          <w:iCs/>
        </w:rPr>
        <w:t xml:space="preserve"> </w:t>
      </w:r>
      <w:r w:rsidRPr="00E77497">
        <w:t>the following steps are taken:</w:t>
      </w:r>
    </w:p>
    <w:p w14:paraId="06B3AD80" w14:textId="77777777" w:rsidR="00A95C0C" w:rsidRDefault="00A95C0C" w:rsidP="000D7E3D">
      <w:pPr>
        <w:pStyle w:val="Alg3"/>
        <w:numPr>
          <w:ilvl w:val="0"/>
          <w:numId w:val="1491"/>
        </w:numPr>
        <w:spacing w:after="240"/>
        <w:contextualSpacing/>
      </w:pPr>
      <w:r>
        <w:t xml:space="preserve">Let </w:t>
      </w:r>
      <w:r>
        <w:rPr>
          <w:i/>
          <w:iCs/>
        </w:rPr>
        <w:t>v</w:t>
      </w:r>
      <w:r>
        <w:t xml:space="preserve"> be the </w:t>
      </w:r>
      <w:r w:rsidRPr="00802049">
        <w:rPr>
          <w:b/>
          <w:bCs/>
        </w:rPr>
        <w:t>this</w:t>
      </w:r>
      <w:r>
        <w:t xml:space="preserve"> value.   </w:t>
      </w:r>
    </w:p>
    <w:p w14:paraId="3613B44F" w14:textId="77777777" w:rsidR="00A95C0C" w:rsidRDefault="00A95C0C" w:rsidP="000D7E3D">
      <w:pPr>
        <w:pStyle w:val="Alg3"/>
        <w:numPr>
          <w:ilvl w:val="0"/>
          <w:numId w:val="1491"/>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2CF90601" w14:textId="77777777" w:rsidR="00A95C0C" w:rsidRDefault="00A95C0C" w:rsidP="000D7E3D">
      <w:pPr>
        <w:pStyle w:val="Alg3"/>
        <w:numPr>
          <w:ilvl w:val="0"/>
          <w:numId w:val="1491"/>
        </w:numPr>
        <w:spacing w:after="240"/>
        <w:contextualSpacing/>
      </w:pPr>
      <w:r>
        <w:t>Return the result of GetViewValue(</w:t>
      </w:r>
      <w:r w:rsidRPr="0035004B">
        <w:rPr>
          <w:i/>
          <w:iCs/>
        </w:rPr>
        <w:t>v</w:t>
      </w:r>
      <w:r>
        <w:t xml:space="preserve">, </w:t>
      </w:r>
      <w:r w:rsidRPr="00573628">
        <w:rPr>
          <w:i/>
          <w:iCs/>
        </w:rPr>
        <w:t>byteOffset</w:t>
      </w:r>
      <w:r>
        <w:t xml:space="preserve">, </w:t>
      </w:r>
      <w:r w:rsidRPr="00BE3BA1">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14:paraId="68681CE4" w14:textId="77777777" w:rsidR="00CD7891" w:rsidRDefault="00CD7891" w:rsidP="00CD7891">
      <w:pPr>
        <w:pStyle w:val="40"/>
      </w:pPr>
      <w:r>
        <w:t>DataView.prototype.setFloat32(byteOffset, value, littleEndian=false)</w:t>
      </w:r>
    </w:p>
    <w:p w14:paraId="7D29506F" w14:textId="77777777"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Float32</w:t>
      </w:r>
      <w:r w:rsidRPr="00BE3BA1">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BE3BA1">
        <w:rPr>
          <w:rFonts w:ascii="Times New Roman" w:hAnsi="Times New Roman"/>
          <w:i/>
          <w:iCs/>
        </w:rPr>
        <w:t xml:space="preserve"> littleEndian</w:t>
      </w:r>
      <w:r>
        <w:t xml:space="preserve"> the </w:t>
      </w:r>
      <w:r w:rsidRPr="00E77497">
        <w:t>following steps are taken:</w:t>
      </w:r>
    </w:p>
    <w:p w14:paraId="34FFAAF6" w14:textId="77777777" w:rsidR="00CD7891" w:rsidRDefault="00CD7891" w:rsidP="00CD7891">
      <w:pPr>
        <w:pStyle w:val="Alg3"/>
        <w:numPr>
          <w:ilvl w:val="0"/>
          <w:numId w:val="1501"/>
        </w:numPr>
        <w:spacing w:after="240"/>
        <w:contextualSpacing/>
      </w:pPr>
      <w:r>
        <w:t xml:space="preserve">Let </w:t>
      </w:r>
      <w:r>
        <w:rPr>
          <w:i/>
          <w:iCs/>
        </w:rPr>
        <w:t>v</w:t>
      </w:r>
      <w:r>
        <w:t xml:space="preserve"> be the </w:t>
      </w:r>
      <w:r w:rsidRPr="00802049">
        <w:rPr>
          <w:b/>
          <w:bCs/>
        </w:rPr>
        <w:t>this</w:t>
      </w:r>
      <w:r>
        <w:t xml:space="preserve"> value.   </w:t>
      </w:r>
    </w:p>
    <w:p w14:paraId="4F4E63ED" w14:textId="77777777" w:rsidR="00CD7891" w:rsidRDefault="00CD7891" w:rsidP="00CD7891">
      <w:pPr>
        <w:pStyle w:val="Alg3"/>
        <w:numPr>
          <w:ilvl w:val="0"/>
          <w:numId w:val="1501"/>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0D5C5CA8" w14:textId="77777777" w:rsidR="00CD7891" w:rsidRDefault="00CD7891" w:rsidP="00CD7891">
      <w:pPr>
        <w:pStyle w:val="Alg3"/>
        <w:numPr>
          <w:ilvl w:val="0"/>
          <w:numId w:val="1501"/>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rsidRPr="00BE3BA1">
        <w:t xml:space="preserve">, </w:t>
      </w:r>
      <w:r w:rsidRPr="00BE3BA1">
        <w:rPr>
          <w:i/>
          <w:iCs/>
        </w:rPr>
        <w:t>value</w:t>
      </w:r>
      <w:r>
        <w:t>).</w:t>
      </w:r>
    </w:p>
    <w:p w14:paraId="2B5B5F8A" w14:textId="77777777" w:rsidR="00CD7891" w:rsidRDefault="00CD7891" w:rsidP="00CD7891">
      <w:pPr>
        <w:pStyle w:val="40"/>
      </w:pPr>
      <w:r>
        <w:t>DataView.prototype.setFloat64(byteOffset, value, littleEndian=false)</w:t>
      </w:r>
    </w:p>
    <w:p w14:paraId="6B6D080C" w14:textId="77777777"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Float64</w:t>
      </w:r>
      <w:r w:rsidRPr="00BE3BA1">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BE3BA1">
        <w:rPr>
          <w:rFonts w:ascii="Times New Roman" w:hAnsi="Times New Roman"/>
          <w:i/>
          <w:iCs/>
        </w:rPr>
        <w:t xml:space="preserve"> littleEndian</w:t>
      </w:r>
      <w:r>
        <w:t xml:space="preserve"> the </w:t>
      </w:r>
      <w:r w:rsidRPr="00E77497">
        <w:t>following steps are taken:</w:t>
      </w:r>
    </w:p>
    <w:p w14:paraId="50DAA92C" w14:textId="77777777" w:rsidR="00CD7891" w:rsidRDefault="00CD7891" w:rsidP="00CD7891">
      <w:pPr>
        <w:pStyle w:val="Alg3"/>
        <w:numPr>
          <w:ilvl w:val="0"/>
          <w:numId w:val="1502"/>
        </w:numPr>
        <w:spacing w:after="240"/>
        <w:contextualSpacing/>
      </w:pPr>
      <w:r>
        <w:t xml:space="preserve">Let </w:t>
      </w:r>
      <w:r>
        <w:rPr>
          <w:i/>
          <w:iCs/>
        </w:rPr>
        <w:t>v</w:t>
      </w:r>
      <w:r>
        <w:t xml:space="preserve"> be the </w:t>
      </w:r>
      <w:r w:rsidRPr="00802049">
        <w:rPr>
          <w:b/>
          <w:bCs/>
        </w:rPr>
        <w:t>this</w:t>
      </w:r>
      <w:r>
        <w:t xml:space="preserve"> value.   </w:t>
      </w:r>
    </w:p>
    <w:p w14:paraId="6F98DDB7" w14:textId="77777777" w:rsidR="00CD7891" w:rsidRDefault="00CD7891" w:rsidP="00CD7891">
      <w:pPr>
        <w:pStyle w:val="Alg3"/>
        <w:numPr>
          <w:ilvl w:val="0"/>
          <w:numId w:val="1502"/>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567EA26D" w14:textId="77777777" w:rsidR="00CD7891" w:rsidRDefault="00CD7891" w:rsidP="00CD7891">
      <w:pPr>
        <w:pStyle w:val="Alg3"/>
        <w:numPr>
          <w:ilvl w:val="0"/>
          <w:numId w:val="1502"/>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rsidRPr="00BE3BA1">
        <w:t xml:space="preserve">, </w:t>
      </w:r>
      <w:r w:rsidRPr="00BE3BA1">
        <w:rPr>
          <w:i/>
          <w:iCs/>
        </w:rPr>
        <w:t>value</w:t>
      </w:r>
      <w:r>
        <w:t>).</w:t>
      </w:r>
    </w:p>
    <w:p w14:paraId="532A0DA2" w14:textId="77777777" w:rsidR="00A95C0C" w:rsidRDefault="00A95C0C" w:rsidP="00C9101B">
      <w:pPr>
        <w:pStyle w:val="40"/>
      </w:pPr>
      <w:r>
        <w:t>DataView.prototype.setInt8(byteOffset, value)</w:t>
      </w:r>
    </w:p>
    <w:p w14:paraId="0F59D81F" w14:textId="77777777" w:rsidR="00A95C0C" w:rsidRDefault="00A95C0C" w:rsidP="000D7E3D">
      <w:r w:rsidRPr="00E77497">
        <w:t xml:space="preserve">When the </w:t>
      </w:r>
      <w:r>
        <w:rPr>
          <w:rFonts w:ascii="Courier New" w:hAnsi="Courier New"/>
          <w:b/>
        </w:rPr>
        <w:t>s</w:t>
      </w:r>
      <w:r w:rsidRPr="00802049">
        <w:rPr>
          <w:rFonts w:ascii="Courier New" w:hAnsi="Courier New"/>
          <w:b/>
        </w:rPr>
        <w:t>etInt8</w:t>
      </w:r>
      <w:r w:rsidRPr="00BE3BA1">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Pr>
          <w:rFonts w:ascii="Times New Roman" w:hAnsi="Times New Roman"/>
        </w:rPr>
        <w:t xml:space="preserve"> </w:t>
      </w:r>
      <w:r w:rsidRPr="00AD2446">
        <w:t>the</w:t>
      </w:r>
      <w:r w:rsidRPr="00E77497">
        <w:t xml:space="preserve"> following steps are taken:</w:t>
      </w:r>
    </w:p>
    <w:p w14:paraId="04C4CFB1" w14:textId="77777777" w:rsidR="00A95C0C" w:rsidRDefault="00A95C0C" w:rsidP="000D7E3D">
      <w:pPr>
        <w:pStyle w:val="Alg3"/>
        <w:numPr>
          <w:ilvl w:val="0"/>
          <w:numId w:val="1495"/>
        </w:numPr>
        <w:spacing w:after="240"/>
        <w:contextualSpacing/>
      </w:pPr>
      <w:r>
        <w:t xml:space="preserve">Let </w:t>
      </w:r>
      <w:r>
        <w:rPr>
          <w:i/>
          <w:iCs/>
        </w:rPr>
        <w:t>v</w:t>
      </w:r>
      <w:r>
        <w:t xml:space="preserve"> be the </w:t>
      </w:r>
      <w:r w:rsidRPr="00CE3CDC">
        <w:rPr>
          <w:b/>
          <w:bCs/>
        </w:rPr>
        <w:t>this</w:t>
      </w:r>
      <w:r>
        <w:t xml:space="preserve"> value.   </w:t>
      </w:r>
    </w:p>
    <w:p w14:paraId="0D607625" w14:textId="77777777" w:rsidR="00A95C0C" w:rsidRDefault="00A95C0C" w:rsidP="000D7E3D">
      <w:pPr>
        <w:pStyle w:val="Alg3"/>
        <w:numPr>
          <w:ilvl w:val="0"/>
          <w:numId w:val="1495"/>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rsidRPr="00BE3BA1">
        <w:t xml:space="preserve">, </w:t>
      </w:r>
      <w:r w:rsidRPr="00BE3BA1">
        <w:rPr>
          <w:i/>
          <w:iCs/>
        </w:rPr>
        <w:t>value</w:t>
      </w:r>
      <w:r>
        <w:t>).</w:t>
      </w:r>
    </w:p>
    <w:p w14:paraId="48A12FCD" w14:textId="77777777" w:rsidR="00A95C0C" w:rsidRDefault="00A95C0C" w:rsidP="00C9101B">
      <w:pPr>
        <w:pStyle w:val="40"/>
      </w:pPr>
      <w:r>
        <w:t>DataView.prototype.setInt16(byteOffset, value, littleEndian=false)</w:t>
      </w:r>
    </w:p>
    <w:p w14:paraId="6AB39473" w14:textId="77777777"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16</w:t>
      </w:r>
      <w:r w:rsidRPr="00BE3BA1">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BE3BA1">
        <w:rPr>
          <w:rFonts w:ascii="Times New Roman" w:hAnsi="Times New Roman"/>
          <w:i/>
          <w:iCs/>
        </w:rPr>
        <w:t xml:space="preserve"> littleEndian</w:t>
      </w:r>
      <w:r>
        <w:t xml:space="preserve"> the </w:t>
      </w:r>
      <w:r w:rsidRPr="00E77497">
        <w:t>following steps are taken:</w:t>
      </w:r>
    </w:p>
    <w:p w14:paraId="0652FCD6" w14:textId="77777777" w:rsidR="00A95C0C" w:rsidRDefault="00A95C0C" w:rsidP="000D7E3D">
      <w:pPr>
        <w:pStyle w:val="Alg3"/>
        <w:numPr>
          <w:ilvl w:val="0"/>
          <w:numId w:val="1497"/>
        </w:numPr>
        <w:spacing w:after="240"/>
        <w:contextualSpacing/>
      </w:pPr>
      <w:r>
        <w:t xml:space="preserve">Let </w:t>
      </w:r>
      <w:r>
        <w:rPr>
          <w:i/>
          <w:iCs/>
        </w:rPr>
        <w:t>v</w:t>
      </w:r>
      <w:r>
        <w:t xml:space="preserve"> be the </w:t>
      </w:r>
      <w:r w:rsidRPr="00802049">
        <w:rPr>
          <w:b/>
          <w:bCs/>
        </w:rPr>
        <w:t>this</w:t>
      </w:r>
      <w:r>
        <w:t xml:space="preserve"> value.   </w:t>
      </w:r>
    </w:p>
    <w:p w14:paraId="38BA574A" w14:textId="77777777" w:rsidR="00A95C0C" w:rsidRDefault="00A95C0C" w:rsidP="000D7E3D">
      <w:pPr>
        <w:pStyle w:val="Alg3"/>
        <w:numPr>
          <w:ilvl w:val="0"/>
          <w:numId w:val="1497"/>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5FB3788A" w14:textId="77777777" w:rsidR="00A95C0C" w:rsidRDefault="00A95C0C" w:rsidP="000D7E3D">
      <w:pPr>
        <w:pStyle w:val="Alg3"/>
        <w:numPr>
          <w:ilvl w:val="0"/>
          <w:numId w:val="1497"/>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sidRPr="00BE3BA1">
        <w:t xml:space="preserve">, </w:t>
      </w:r>
      <w:r w:rsidRPr="00BE3BA1">
        <w:rPr>
          <w:i/>
          <w:iCs/>
        </w:rPr>
        <w:t>value</w:t>
      </w:r>
      <w:r>
        <w:t>).</w:t>
      </w:r>
    </w:p>
    <w:p w14:paraId="03242AFE" w14:textId="77777777" w:rsidR="00A95C0C" w:rsidRDefault="00A95C0C" w:rsidP="00C9101B">
      <w:pPr>
        <w:pStyle w:val="40"/>
      </w:pPr>
      <w:r>
        <w:t>DataView.prototype.setInt32(byteOffset, value, littleEndian=false)</w:t>
      </w:r>
    </w:p>
    <w:p w14:paraId="1D91F21F" w14:textId="77777777"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32</w:t>
      </w:r>
      <w:r w:rsidRPr="00BE3BA1">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BE3BA1">
        <w:rPr>
          <w:rFonts w:ascii="Times New Roman" w:hAnsi="Times New Roman"/>
          <w:i/>
          <w:iCs/>
        </w:rPr>
        <w:t xml:space="preserve"> littleEndian</w:t>
      </w:r>
      <w:r>
        <w:t xml:space="preserve"> the </w:t>
      </w:r>
      <w:r w:rsidRPr="00E77497">
        <w:t>following steps are taken:</w:t>
      </w:r>
    </w:p>
    <w:p w14:paraId="03024A50" w14:textId="77777777" w:rsidR="00A95C0C" w:rsidRDefault="00A95C0C" w:rsidP="000D7E3D">
      <w:pPr>
        <w:pStyle w:val="Alg3"/>
        <w:numPr>
          <w:ilvl w:val="0"/>
          <w:numId w:val="1499"/>
        </w:numPr>
        <w:spacing w:after="240"/>
        <w:contextualSpacing/>
      </w:pPr>
      <w:r>
        <w:t xml:space="preserve">Let </w:t>
      </w:r>
      <w:r>
        <w:rPr>
          <w:i/>
          <w:iCs/>
        </w:rPr>
        <w:t>v</w:t>
      </w:r>
      <w:r>
        <w:t xml:space="preserve"> be the </w:t>
      </w:r>
      <w:r w:rsidRPr="00802049">
        <w:rPr>
          <w:b/>
          <w:bCs/>
        </w:rPr>
        <w:t>this</w:t>
      </w:r>
      <w:r>
        <w:t xml:space="preserve"> value.   </w:t>
      </w:r>
    </w:p>
    <w:p w14:paraId="09E98847" w14:textId="77777777" w:rsidR="00A95C0C" w:rsidRDefault="00A95C0C" w:rsidP="000D7E3D">
      <w:pPr>
        <w:pStyle w:val="Alg3"/>
        <w:numPr>
          <w:ilvl w:val="0"/>
          <w:numId w:val="1499"/>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5F1DBB86" w14:textId="77777777" w:rsidR="00A95C0C" w:rsidRDefault="00A95C0C" w:rsidP="000D7E3D">
      <w:pPr>
        <w:pStyle w:val="Alg3"/>
        <w:numPr>
          <w:ilvl w:val="0"/>
          <w:numId w:val="1499"/>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sidRPr="00BE3BA1">
        <w:t xml:space="preserve">, </w:t>
      </w:r>
      <w:r w:rsidRPr="00BE3BA1">
        <w:rPr>
          <w:i/>
          <w:iCs/>
        </w:rPr>
        <w:t>value</w:t>
      </w:r>
      <w:r>
        <w:t>).</w:t>
      </w:r>
    </w:p>
    <w:p w14:paraId="12AFE934" w14:textId="77777777" w:rsidR="00CD7891" w:rsidRDefault="00CD7891" w:rsidP="00CD7891">
      <w:pPr>
        <w:pStyle w:val="40"/>
      </w:pPr>
      <w:r>
        <w:t>DataView.prototype.setUint8(byteOffset, value)</w:t>
      </w:r>
    </w:p>
    <w:p w14:paraId="019218CE" w14:textId="77777777"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nt8</w:t>
      </w:r>
      <w:r w:rsidRPr="00BE3BA1">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 xml:space="preserve">the </w:t>
      </w:r>
      <w:r w:rsidRPr="00E77497">
        <w:t>following steps are taken:</w:t>
      </w:r>
    </w:p>
    <w:p w14:paraId="5CCE510E" w14:textId="77777777" w:rsidR="00CD7891" w:rsidRDefault="00CD7891" w:rsidP="00CD7891">
      <w:pPr>
        <w:pStyle w:val="Alg3"/>
        <w:numPr>
          <w:ilvl w:val="0"/>
          <w:numId w:val="1496"/>
        </w:numPr>
        <w:spacing w:after="240"/>
        <w:contextualSpacing/>
      </w:pPr>
      <w:r>
        <w:t xml:space="preserve">Let </w:t>
      </w:r>
      <w:r>
        <w:rPr>
          <w:i/>
          <w:iCs/>
        </w:rPr>
        <w:t>v</w:t>
      </w:r>
      <w:r>
        <w:t xml:space="preserve"> be the </w:t>
      </w:r>
      <w:r w:rsidRPr="00802049">
        <w:rPr>
          <w:b/>
          <w:bCs/>
        </w:rPr>
        <w:t>this</w:t>
      </w:r>
      <w:r>
        <w:t xml:space="preserve"> value.   </w:t>
      </w:r>
    </w:p>
    <w:p w14:paraId="72086518" w14:textId="77777777" w:rsidR="00CD7891" w:rsidRDefault="00CD7891" w:rsidP="00CD7891">
      <w:pPr>
        <w:pStyle w:val="Alg3"/>
        <w:numPr>
          <w:ilvl w:val="0"/>
          <w:numId w:val="1496"/>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rsidRPr="00BE3BA1">
        <w:t xml:space="preserve">, </w:t>
      </w:r>
      <w:r w:rsidRPr="00BE3BA1">
        <w:rPr>
          <w:i/>
          <w:iCs/>
        </w:rPr>
        <w:t>value</w:t>
      </w:r>
      <w:r>
        <w:t>).</w:t>
      </w:r>
    </w:p>
    <w:p w14:paraId="471B3B4F" w14:textId="77777777" w:rsidR="00CD7891" w:rsidRDefault="00CD7891" w:rsidP="00CD7891">
      <w:pPr>
        <w:pStyle w:val="40"/>
      </w:pPr>
      <w:r>
        <w:t>DataView.prototype.setUint16(byteOffset, value, littleEndian=false)</w:t>
      </w:r>
    </w:p>
    <w:p w14:paraId="7ABF2D9F" w14:textId="77777777"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16</w:t>
      </w:r>
      <w:r w:rsidRPr="00BE3BA1">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BE3BA1">
        <w:rPr>
          <w:rFonts w:ascii="Times New Roman" w:hAnsi="Times New Roman"/>
          <w:i/>
          <w:iCs/>
        </w:rPr>
        <w:t xml:space="preserve"> littleEndian</w:t>
      </w:r>
      <w:r>
        <w:t xml:space="preserve"> the </w:t>
      </w:r>
      <w:r w:rsidRPr="00E77497">
        <w:t>following steps are taken:</w:t>
      </w:r>
    </w:p>
    <w:p w14:paraId="13462A7F" w14:textId="77777777" w:rsidR="00CD7891" w:rsidRDefault="00CD7891" w:rsidP="00CD7891">
      <w:pPr>
        <w:pStyle w:val="Alg3"/>
        <w:numPr>
          <w:ilvl w:val="0"/>
          <w:numId w:val="1498"/>
        </w:numPr>
        <w:spacing w:after="240"/>
        <w:contextualSpacing/>
      </w:pPr>
      <w:r>
        <w:t xml:space="preserve">Let </w:t>
      </w:r>
      <w:r>
        <w:rPr>
          <w:i/>
          <w:iCs/>
        </w:rPr>
        <w:t>v</w:t>
      </w:r>
      <w:r>
        <w:t xml:space="preserve"> be the </w:t>
      </w:r>
      <w:r w:rsidRPr="00802049">
        <w:rPr>
          <w:b/>
          <w:bCs/>
        </w:rPr>
        <w:t>this</w:t>
      </w:r>
      <w:r>
        <w:t xml:space="preserve"> value.   </w:t>
      </w:r>
    </w:p>
    <w:p w14:paraId="05D8F5D3" w14:textId="77777777" w:rsidR="00CD7891" w:rsidRDefault="00CD7891" w:rsidP="00CD7891">
      <w:pPr>
        <w:pStyle w:val="Alg3"/>
        <w:numPr>
          <w:ilvl w:val="0"/>
          <w:numId w:val="1498"/>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6F5B4F28" w14:textId="77777777" w:rsidR="00CD7891" w:rsidRDefault="00CD7891" w:rsidP="00CD7891">
      <w:pPr>
        <w:pStyle w:val="Alg3"/>
        <w:numPr>
          <w:ilvl w:val="0"/>
          <w:numId w:val="1498"/>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sidRPr="00BE3BA1">
        <w:t xml:space="preserve">, </w:t>
      </w:r>
      <w:r w:rsidRPr="00BE3BA1">
        <w:rPr>
          <w:i/>
          <w:iCs/>
        </w:rPr>
        <w:t>value</w:t>
      </w:r>
      <w:r>
        <w:t>).</w:t>
      </w:r>
    </w:p>
    <w:p w14:paraId="1CF89184" w14:textId="77777777" w:rsidR="00A95C0C" w:rsidRDefault="00A95C0C" w:rsidP="00C9101B">
      <w:pPr>
        <w:pStyle w:val="40"/>
      </w:pPr>
      <w:r>
        <w:t>DataView.prototype.setUint32(byteOffset, value, littleEndian=false)</w:t>
      </w:r>
    </w:p>
    <w:p w14:paraId="06F342A8" w14:textId="77777777"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32</w:t>
      </w:r>
      <w:r w:rsidRPr="00BE3BA1">
        <w:rPr>
          <w:rFonts w:ascii="Times New Roman" w:hAnsi="Times New Roman"/>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BE3BA1">
        <w:rPr>
          <w:rFonts w:ascii="Times New Roman" w:hAnsi="Times New Roman"/>
          <w:i/>
          <w:iCs/>
        </w:rPr>
        <w:t xml:space="preserve"> littleEndian</w:t>
      </w:r>
      <w:r>
        <w:t xml:space="preserve"> the </w:t>
      </w:r>
      <w:r w:rsidRPr="00E77497">
        <w:t>following steps are taken:</w:t>
      </w:r>
    </w:p>
    <w:p w14:paraId="3D50E85F" w14:textId="77777777" w:rsidR="00A95C0C" w:rsidRDefault="00A95C0C" w:rsidP="000D7E3D">
      <w:pPr>
        <w:pStyle w:val="Alg3"/>
        <w:numPr>
          <w:ilvl w:val="0"/>
          <w:numId w:val="1500"/>
        </w:numPr>
        <w:spacing w:after="240"/>
        <w:contextualSpacing/>
      </w:pPr>
      <w:r>
        <w:t xml:space="preserve">Let </w:t>
      </w:r>
      <w:r>
        <w:rPr>
          <w:i/>
          <w:iCs/>
        </w:rPr>
        <w:t>v</w:t>
      </w:r>
      <w:r>
        <w:t xml:space="preserve"> be the </w:t>
      </w:r>
      <w:r w:rsidRPr="00802049">
        <w:rPr>
          <w:b/>
          <w:bCs/>
        </w:rPr>
        <w:t>this</w:t>
      </w:r>
      <w:r>
        <w:t xml:space="preserve"> value.   </w:t>
      </w:r>
    </w:p>
    <w:p w14:paraId="63EF46F9" w14:textId="77777777" w:rsidR="00A95C0C" w:rsidRDefault="00A95C0C" w:rsidP="000D7E3D">
      <w:pPr>
        <w:pStyle w:val="Alg3"/>
        <w:numPr>
          <w:ilvl w:val="0"/>
          <w:numId w:val="1500"/>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14:paraId="6D829CB7" w14:textId="77777777" w:rsidR="00A95C0C" w:rsidRDefault="00A95C0C" w:rsidP="000D7E3D">
      <w:pPr>
        <w:pStyle w:val="Alg3"/>
        <w:numPr>
          <w:ilvl w:val="0"/>
          <w:numId w:val="1500"/>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sidRPr="00BE3BA1">
        <w:t xml:space="preserve">, </w:t>
      </w:r>
      <w:r w:rsidRPr="00BE3BA1">
        <w:rPr>
          <w:i/>
          <w:iCs/>
        </w:rPr>
        <w:t>value</w:t>
      </w:r>
      <w:r>
        <w:t>).</w:t>
      </w:r>
    </w:p>
    <w:p w14:paraId="46C305A7" w14:textId="77777777" w:rsidR="00A95C0C" w:rsidRPr="00E77497" w:rsidRDefault="00A95C0C" w:rsidP="00C9101B">
      <w:pPr>
        <w:pStyle w:val="40"/>
      </w:pPr>
      <w:r>
        <w:t>DataView</w:t>
      </w:r>
      <w:r w:rsidRPr="00E77497">
        <w:t>.prototype</w:t>
      </w:r>
      <w:r>
        <w:t>[ @@toStringTag</w:t>
      </w:r>
      <w:r w:rsidRPr="00E77497">
        <w:t xml:space="preserve"> </w:t>
      </w:r>
      <w:r>
        <w:t>]</w:t>
      </w:r>
    </w:p>
    <w:p w14:paraId="42BCA42B" w14:textId="77777777" w:rsidR="00A95C0C" w:rsidRPr="00097A4C" w:rsidRDefault="00A95C0C" w:rsidP="000D7E3D">
      <w:r w:rsidRPr="00E77497">
        <w:t xml:space="preserve">The </w:t>
      </w:r>
      <w:r>
        <w:t xml:space="preserve">initial value of the @@toStringTag property is the string value </w:t>
      </w:r>
      <w:r w:rsidRPr="00E77497">
        <w:rPr>
          <w:b/>
        </w:rPr>
        <w:t>"</w:t>
      </w:r>
      <w:r>
        <w:rPr>
          <w:rFonts w:ascii="Courier New" w:hAnsi="Courier New" w:cs="Courier New"/>
          <w:b/>
        </w:rPr>
        <w:t>DataView</w:t>
      </w:r>
      <w:r w:rsidRPr="00E77497">
        <w:rPr>
          <w:b/>
        </w:rPr>
        <w:t>"</w:t>
      </w:r>
      <w:r>
        <w:t>.</w:t>
      </w:r>
    </w:p>
    <w:p w14:paraId="59F2F0EB" w14:textId="77777777" w:rsidR="00A95C0C" w:rsidRDefault="00A95C0C" w:rsidP="00C9101B">
      <w:pPr>
        <w:pStyle w:val="30"/>
      </w:pPr>
      <w:bookmarkStart w:id="15366" w:name="_Toc368050807"/>
      <w:r>
        <w:t>Properties of DataView Instances</w:t>
      </w:r>
      <w:bookmarkEnd w:id="15366"/>
    </w:p>
    <w:p w14:paraId="58114568" w14:textId="77777777" w:rsidR="00A95C0C" w:rsidRDefault="00A95C0C" w:rsidP="000D7E3D">
      <w:r>
        <w:t>DataView instances are ordinary objects that inherit properties from the DataView prototype object. DataView instances</w:t>
      </w:r>
      <w:r w:rsidRPr="00E77497">
        <w:t xml:space="preserve"> </w:t>
      </w:r>
      <w:r>
        <w:t xml:space="preserve">each </w:t>
      </w:r>
      <w:r w:rsidRPr="00E77497">
        <w:t>have a [[</w:t>
      </w:r>
      <w:del w:id="15367" w:author="Rev 19 Allen Wirfs-Brock" w:date="2013-09-26T14:51:00Z">
        <w:r w:rsidDel="00291D45">
          <w:delText>DataArrayBuffer</w:delText>
        </w:r>
      </w:del>
      <w:ins w:id="15368" w:author="Rev 19 Allen Wirfs-Brock" w:date="2013-09-26T14:51:00Z">
        <w:r w:rsidR="00291D45">
          <w:t>ViewedArrayBuffer</w:t>
        </w:r>
      </w:ins>
      <w:r>
        <w:t xml:space="preserve">]], [[ByteLength]], and [[ByteOffset]] internal data properties. </w:t>
      </w:r>
    </w:p>
    <w:p w14:paraId="29A07F0C" w14:textId="77777777" w:rsidR="00B55107" w:rsidRPr="00E77497" w:rsidRDefault="00B55107" w:rsidP="000D7E3D">
      <w:pPr>
        <w:pStyle w:val="20"/>
      </w:pPr>
      <w:bookmarkStart w:id="15369" w:name="_Ref365542670"/>
      <w:bookmarkStart w:id="15370" w:name="_Toc368050808"/>
      <w:r w:rsidRPr="00E77497">
        <w:t>The JSON Object</w:t>
      </w:r>
      <w:bookmarkEnd w:id="15369"/>
      <w:bookmarkEnd w:id="15370"/>
    </w:p>
    <w:p w14:paraId="0D36C827" w14:textId="77777777" w:rsidR="00B55107" w:rsidRPr="00E77497" w:rsidRDefault="00B55107" w:rsidP="000D7E3D">
      <w:r w:rsidRPr="00E77497">
        <w:t xml:space="preserve">The </w:t>
      </w:r>
      <w:r w:rsidRPr="00E77497">
        <w:rPr>
          <w:b/>
        </w:rPr>
        <w:t>JSON</w:t>
      </w:r>
      <w:r w:rsidRPr="00E77497">
        <w:t xml:space="preserve"> object is a single </w:t>
      </w:r>
      <w:r>
        <w:t xml:space="preserve">ordinary </w:t>
      </w:r>
      <w:r w:rsidRPr="00E77497">
        <w:t xml:space="preserve">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14:paraId="09A93D03" w14:textId="77777777" w:rsidR="00B55107" w:rsidRPr="00E77497" w:rsidRDefault="00B55107" w:rsidP="000D7E3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14:paraId="3C966273" w14:textId="77777777" w:rsidR="00B55107" w:rsidRPr="00E77497" w:rsidRDefault="00B55107" w:rsidP="000D7E3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14:paraId="704B9EC1" w14:textId="77777777" w:rsidR="00B55107" w:rsidRPr="00E77497" w:rsidRDefault="00B55107" w:rsidP="000D7E3D">
      <w:r w:rsidRPr="00E77497">
        <w:t xml:space="preserve">The value of the [[Prototype]] internal </w:t>
      </w:r>
      <w:r>
        <w:t xml:space="preserve">data </w:t>
      </w:r>
      <w:r w:rsidRPr="00E77497">
        <w:t>property of the JSON object is the standard built-in Object prototype object (</w:t>
      </w:r>
      <w:r w:rsidR="004B439B">
        <w:fldChar w:fldCharType="begin"/>
      </w:r>
      <w:r w:rsidR="004B439B">
        <w:instrText xml:space="preserve"> REF _Ref360007187 \r \h </w:instrText>
      </w:r>
      <w:r w:rsidR="004B439B">
        <w:fldChar w:fldCharType="separate"/>
      </w:r>
      <w:r w:rsidR="00D433E8">
        <w:t>19.1.4</w:t>
      </w:r>
      <w:r w:rsidR="004B439B">
        <w:fldChar w:fldCharType="end"/>
      </w:r>
      <w:r w:rsidRPr="00E77497">
        <w:t xml:space="preserve">). </w:t>
      </w:r>
      <w:del w:id="15371" w:author="Rev 19 Allen Wirfs-Brock" w:date="2013-09-24T16:46:00Z">
        <w:r w:rsidRPr="00E77497" w:rsidDel="00682C77">
          <w:delText>The JSON object has a [[</w:delText>
        </w:r>
        <w:r w:rsidDel="00682C77">
          <w:delText>JSONTag</w:delText>
        </w:r>
        <w:r w:rsidRPr="00E77497" w:rsidDel="00682C77">
          <w:delText xml:space="preserve">]] internal </w:delText>
        </w:r>
        <w:r w:rsidDel="00682C77">
          <w:delText xml:space="preserve">data </w:delText>
        </w:r>
        <w:r w:rsidRPr="00E77497" w:rsidDel="00682C77">
          <w:delText xml:space="preserve">property whose value is </w:delText>
        </w:r>
        <w:r w:rsidRPr="00C5668D" w:rsidDel="00682C77">
          <w:rPr>
            <w:rFonts w:ascii="Times New Roman" w:hAnsi="Times New Roman"/>
            <w:b/>
            <w:bCs/>
          </w:rPr>
          <w:delText>true</w:delText>
        </w:r>
        <w:r w:rsidRPr="00E77497" w:rsidDel="00682C77">
          <w:delText xml:space="preserve"> . </w:delText>
        </w:r>
      </w:del>
      <w:r w:rsidRPr="00E77497">
        <w:t xml:space="preserve">The value of the [[Extensible]] internal </w:t>
      </w:r>
      <w:r>
        <w:t xml:space="preserve">data </w:t>
      </w:r>
      <w:r w:rsidRPr="00E77497">
        <w:t xml:space="preserve">property of the JSON object is set to </w:t>
      </w:r>
      <w:r w:rsidRPr="00E77497">
        <w:rPr>
          <w:b/>
        </w:rPr>
        <w:t>true</w:t>
      </w:r>
      <w:r w:rsidRPr="00E77497">
        <w:t>.</w:t>
      </w:r>
    </w:p>
    <w:p w14:paraId="20164F2C" w14:textId="77777777" w:rsidR="00B55107" w:rsidRPr="00E77497" w:rsidRDefault="00B55107" w:rsidP="000D7E3D">
      <w:r w:rsidRPr="00E77497">
        <w:t xml:space="preserve">The JSON object does not have a [[Construct]] internal </w:t>
      </w:r>
      <w:r>
        <w:t>method</w:t>
      </w:r>
      <w:r w:rsidRPr="00E77497">
        <w:t xml:space="preserve">; it is not possible to use the JSON object as a constructor with the </w:t>
      </w:r>
      <w:r w:rsidRPr="00E77497">
        <w:rPr>
          <w:rFonts w:ascii="Courier New" w:hAnsi="Courier New"/>
          <w:b/>
        </w:rPr>
        <w:t>new</w:t>
      </w:r>
      <w:r w:rsidRPr="00E77497">
        <w:t xml:space="preserve"> operator.</w:t>
      </w:r>
    </w:p>
    <w:p w14:paraId="12E8049B" w14:textId="77777777" w:rsidR="00B55107" w:rsidRPr="00E77497" w:rsidRDefault="00B55107" w:rsidP="000D7E3D">
      <w:r w:rsidRPr="00E77497">
        <w:t xml:space="preserve">The JSON object does not have a [[Call]] internal </w:t>
      </w:r>
      <w:r>
        <w:t>method</w:t>
      </w:r>
      <w:r w:rsidRPr="00E77497">
        <w:t>; it is not possible to invoke the JSON object as a function.</w:t>
      </w:r>
    </w:p>
    <w:p w14:paraId="6A057BEF" w14:textId="77777777" w:rsidR="00B55107" w:rsidRPr="00E77497" w:rsidRDefault="00B55107" w:rsidP="000D7E3D">
      <w:pPr>
        <w:pStyle w:val="30"/>
      </w:pPr>
      <w:bookmarkStart w:id="15372" w:name="_Ref365480123"/>
      <w:bookmarkStart w:id="15373" w:name="_Toc368050809"/>
      <w:r w:rsidRPr="00E77497">
        <w:t>The JSON Grammar</w:t>
      </w:r>
      <w:bookmarkEnd w:id="15372"/>
      <w:bookmarkEnd w:id="15373"/>
      <w:r w:rsidRPr="00E77497">
        <w:t xml:space="preserve"> </w:t>
      </w:r>
    </w:p>
    <w:p w14:paraId="6F70608E" w14:textId="77777777" w:rsidR="00B55107" w:rsidRPr="00E77497" w:rsidRDefault="00B55107" w:rsidP="000D7E3D">
      <w:r w:rsidRPr="00C36B1B">
        <w:rPr>
          <w:rFonts w:ascii="Courier New" w:hAnsi="Courier New" w:cs="Courier New"/>
          <w:b/>
        </w:rPr>
        <w:t>JSON.stringify</w:t>
      </w:r>
      <w:r w:rsidRPr="00E77497">
        <w:t xml:space="preserve"> produces a String that conforms to the following JSON grammar. </w:t>
      </w:r>
      <w:r w:rsidRPr="00C36B1B">
        <w:rPr>
          <w:rFonts w:ascii="Courier New" w:hAnsi="Courier New" w:cs="Courier New"/>
          <w:b/>
        </w:rPr>
        <w:t>JSON.parse</w:t>
      </w:r>
      <w:r w:rsidRPr="00E77497">
        <w:t xml:space="preserve"> accepts a String that conforms to the JSON grammar.</w:t>
      </w:r>
    </w:p>
    <w:p w14:paraId="45351488" w14:textId="77777777" w:rsidR="00B55107" w:rsidRPr="00E77497" w:rsidRDefault="00B55107" w:rsidP="000D7E3D">
      <w:pPr>
        <w:pStyle w:val="40"/>
      </w:pPr>
      <w:r w:rsidRPr="00E77497">
        <w:t>The JSON Lexical Grammar</w:t>
      </w:r>
    </w:p>
    <w:p w14:paraId="20618372" w14:textId="77777777" w:rsidR="00B55107" w:rsidRPr="00E77497" w:rsidRDefault="00B55107" w:rsidP="000D7E3D">
      <w:r w:rsidRPr="00E77497">
        <w:t xml:space="preserve">JSON is similar to ECMAScript source text in that it consists of a sequence of </w:t>
      </w:r>
      <w:r>
        <w:t xml:space="preserve">Unicode </w:t>
      </w:r>
      <w:r w:rsidRPr="00E77497">
        <w:t xml:space="preserve">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14:paraId="57FC5E51" w14:textId="77777777" w:rsidR="00B55107" w:rsidRPr="00E77497" w:rsidRDefault="00B55107" w:rsidP="000D7E3D">
      <w:pPr>
        <w:pStyle w:val="Syntax"/>
      </w:pPr>
      <w:r w:rsidRPr="00E77497">
        <w:t>Syntax</w:t>
      </w:r>
    </w:p>
    <w:p w14:paraId="07BB2238" w14:textId="77777777" w:rsidR="00B55107" w:rsidRPr="00E77497" w:rsidRDefault="00B55107" w:rsidP="000D7E3D">
      <w:pPr>
        <w:keepNext/>
        <w:spacing w:after="0"/>
        <w:rPr>
          <w:b/>
        </w:rPr>
      </w:pPr>
      <w:r w:rsidRPr="00E77497">
        <w:rPr>
          <w:rFonts w:ascii="Times New Roman" w:hAnsi="Times New Roman"/>
          <w:i/>
        </w:rPr>
        <w:t xml:space="preserve">JSONWhiteSpace </w:t>
      </w:r>
      <w:r w:rsidRPr="00E77497">
        <w:rPr>
          <w:b/>
        </w:rPr>
        <w:t>::</w:t>
      </w:r>
    </w:p>
    <w:p w14:paraId="311C7B30" w14:textId="77777777" w:rsidR="00B55107" w:rsidRPr="00E77497" w:rsidRDefault="00B55107" w:rsidP="000D7E3D">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14:paraId="2CAEA6CC" w14:textId="77777777" w:rsidR="00B55107" w:rsidRPr="00E77497" w:rsidRDefault="00B55107" w:rsidP="000D7E3D">
      <w:pPr>
        <w:pStyle w:val="M0"/>
        <w:spacing w:after="0"/>
        <w:rPr>
          <w:sz w:val="16"/>
        </w:rPr>
      </w:pPr>
    </w:p>
    <w:p w14:paraId="4341A917" w14:textId="77777777" w:rsidR="00B55107" w:rsidRPr="00E77497" w:rsidRDefault="00B55107" w:rsidP="000D7E3D">
      <w:pPr>
        <w:pStyle w:val="SyntaxRule"/>
      </w:pPr>
      <w:r w:rsidRPr="00E77497">
        <w:t xml:space="preserve">JSONString </w:t>
      </w:r>
      <w:r w:rsidRPr="00E77497">
        <w:rPr>
          <w:rFonts w:ascii="Arial" w:hAnsi="Arial"/>
          <w:b/>
          <w:i w:val="0"/>
        </w:rPr>
        <w:t>::</w:t>
      </w:r>
    </w:p>
    <w:p w14:paraId="4900AE0C" w14:textId="77777777" w:rsidR="00B55107" w:rsidRPr="00E77497" w:rsidRDefault="00B55107" w:rsidP="000D7E3D">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14:paraId="3A21E245" w14:textId="77777777" w:rsidR="00B55107" w:rsidRPr="00E77497" w:rsidRDefault="00B55107" w:rsidP="000D7E3D">
      <w:pPr>
        <w:pStyle w:val="M0"/>
        <w:spacing w:after="0"/>
        <w:rPr>
          <w:sz w:val="16"/>
        </w:rPr>
      </w:pPr>
    </w:p>
    <w:p w14:paraId="40F237B9" w14:textId="77777777" w:rsidR="00B55107" w:rsidRPr="00E77497" w:rsidRDefault="00B55107" w:rsidP="000D7E3D">
      <w:pPr>
        <w:pStyle w:val="SyntaxRule"/>
      </w:pPr>
      <w:r w:rsidRPr="00E77497">
        <w:t xml:space="preserve">JSONStringCharacters </w:t>
      </w:r>
      <w:r w:rsidRPr="00E77497">
        <w:rPr>
          <w:rFonts w:ascii="Arial" w:hAnsi="Arial"/>
          <w:b/>
          <w:i w:val="0"/>
        </w:rPr>
        <w:t>::</w:t>
      </w:r>
    </w:p>
    <w:p w14:paraId="27509910" w14:textId="77777777" w:rsidR="00B55107" w:rsidRPr="00E77497" w:rsidRDefault="00B55107" w:rsidP="000D7E3D">
      <w:pPr>
        <w:pStyle w:val="SyntaxRule2"/>
      </w:pPr>
      <w:r w:rsidRPr="00E77497">
        <w:t>JSONStringCharacter JSONStringCharacters</w:t>
      </w:r>
      <w:r w:rsidRPr="00E77497">
        <w:rPr>
          <w:rFonts w:ascii="Arial" w:hAnsi="Arial" w:cs="Arial"/>
          <w:i w:val="0"/>
          <w:vertAlign w:val="subscript"/>
        </w:rPr>
        <w:t>opt</w:t>
      </w:r>
      <w:r w:rsidRPr="00E77497">
        <w:t xml:space="preserve"> </w:t>
      </w:r>
    </w:p>
    <w:p w14:paraId="5A0CC105" w14:textId="77777777" w:rsidR="00B55107" w:rsidRPr="00E77497" w:rsidRDefault="00B55107" w:rsidP="000D7E3D">
      <w:pPr>
        <w:pStyle w:val="M0"/>
        <w:spacing w:after="0"/>
        <w:rPr>
          <w:sz w:val="16"/>
        </w:rPr>
      </w:pPr>
    </w:p>
    <w:p w14:paraId="3655BE39" w14:textId="77777777" w:rsidR="00B55107" w:rsidRPr="00E77497" w:rsidRDefault="00B55107" w:rsidP="000D7E3D">
      <w:pPr>
        <w:spacing w:after="0"/>
        <w:rPr>
          <w:rFonts w:ascii="Times New Roman" w:hAnsi="Times New Roman"/>
          <w:i/>
        </w:rPr>
      </w:pPr>
      <w:r w:rsidRPr="00E77497">
        <w:rPr>
          <w:rFonts w:ascii="Times New Roman" w:hAnsi="Times New Roman"/>
          <w:i/>
        </w:rPr>
        <w:t xml:space="preserve">JSONStringCharacter </w:t>
      </w:r>
      <w:r w:rsidRPr="00E77497">
        <w:rPr>
          <w:b/>
        </w:rPr>
        <w:t>::</w:t>
      </w:r>
    </w:p>
    <w:p w14:paraId="126F6FA5" w14:textId="77777777" w:rsidR="00B55107" w:rsidRPr="00E77497" w:rsidRDefault="00B55107" w:rsidP="000D7E3D">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581AC5BC" w14:textId="77777777" w:rsidR="00B55107" w:rsidRPr="00E77497" w:rsidRDefault="00B55107" w:rsidP="000D7E3D">
      <w:pPr>
        <w:pStyle w:val="SyntaxRule2"/>
      </w:pPr>
      <w:r w:rsidRPr="00E77497">
        <w:rPr>
          <w:rFonts w:ascii="Courier New" w:hAnsi="Courier New" w:cs="Courier New"/>
          <w:b/>
          <w:i w:val="0"/>
        </w:rPr>
        <w:t>\</w:t>
      </w:r>
      <w:r w:rsidRPr="00E77497">
        <w:t xml:space="preserve"> JSONEscapeSequence</w:t>
      </w:r>
    </w:p>
    <w:p w14:paraId="1620B15D" w14:textId="77777777" w:rsidR="00B55107" w:rsidRPr="00E77497" w:rsidRDefault="00B55107" w:rsidP="000D7E3D">
      <w:pPr>
        <w:pStyle w:val="M0"/>
        <w:spacing w:after="0"/>
        <w:rPr>
          <w:sz w:val="16"/>
        </w:rPr>
      </w:pPr>
    </w:p>
    <w:p w14:paraId="7F40FE1E" w14:textId="77777777" w:rsidR="00B55107" w:rsidRPr="00E77497" w:rsidRDefault="00B55107" w:rsidP="000D7E3D">
      <w:pPr>
        <w:pStyle w:val="SyntaxRule"/>
      </w:pPr>
      <w:r w:rsidRPr="00E77497">
        <w:t xml:space="preserve">JSONEscapeSequence </w:t>
      </w:r>
      <w:r w:rsidRPr="00E77497">
        <w:rPr>
          <w:rFonts w:ascii="Arial" w:hAnsi="Arial"/>
          <w:b/>
          <w:i w:val="0"/>
        </w:rPr>
        <w:t>::</w:t>
      </w:r>
    </w:p>
    <w:p w14:paraId="7B61D415" w14:textId="77777777" w:rsidR="00B55107" w:rsidRPr="00E77497" w:rsidRDefault="00B55107" w:rsidP="000D7E3D">
      <w:pPr>
        <w:pStyle w:val="SyntaxRule2"/>
      </w:pPr>
      <w:r w:rsidRPr="00E77497">
        <w:t>JSONEscapeCharacter</w:t>
      </w:r>
    </w:p>
    <w:p w14:paraId="73122E53" w14:textId="77777777" w:rsidR="00B55107" w:rsidRPr="00E77497" w:rsidRDefault="00B55107" w:rsidP="000D7E3D">
      <w:pPr>
        <w:pStyle w:val="SyntaxRule2"/>
      </w:pPr>
      <w:r w:rsidRPr="00E77497">
        <w:rPr>
          <w:rFonts w:ascii="Courier New" w:hAnsi="Courier New"/>
          <w:b/>
          <w:i w:val="0"/>
        </w:rPr>
        <w:t>u</w:t>
      </w:r>
      <w:r w:rsidRPr="00E77497">
        <w:t xml:space="preserve"> HexDigit HexDigit HexDigit HexDigit </w:t>
      </w:r>
    </w:p>
    <w:p w14:paraId="1B881A5E" w14:textId="77777777" w:rsidR="00B55107" w:rsidRPr="00E77497" w:rsidRDefault="00B55107" w:rsidP="000D7E3D">
      <w:pPr>
        <w:pStyle w:val="M0"/>
        <w:spacing w:after="0"/>
        <w:rPr>
          <w:sz w:val="16"/>
        </w:rPr>
      </w:pPr>
    </w:p>
    <w:p w14:paraId="4F68577F" w14:textId="77777777" w:rsidR="00B55107" w:rsidRPr="00E77497" w:rsidRDefault="00B55107" w:rsidP="000D7E3D">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14:paraId="70F18AAF" w14:textId="77777777" w:rsidR="00B55107" w:rsidRPr="00C7794D" w:rsidRDefault="00B55107" w:rsidP="000D7E3D">
      <w:pPr>
        <w:pStyle w:val="SyntaxRule2"/>
        <w:rPr>
          <w:rFonts w:ascii="Courier New" w:hAnsi="Courier New" w:cs="Courier New"/>
          <w:b/>
          <w:i w:val="0"/>
        </w:rPr>
      </w:pPr>
      <w:r w:rsidRPr="00C7794D">
        <w:rPr>
          <w:rFonts w:ascii="Courier New" w:hAnsi="Courier New" w:cs="Courier New"/>
          <w:b/>
          <w:i w:val="0"/>
        </w:rPr>
        <w:t>" / \ b f n r t</w:t>
      </w:r>
    </w:p>
    <w:p w14:paraId="7D625CD2" w14:textId="77777777" w:rsidR="00B55107" w:rsidRPr="00C7794D" w:rsidRDefault="00B55107" w:rsidP="000D7E3D">
      <w:pPr>
        <w:pStyle w:val="M0"/>
        <w:spacing w:after="0"/>
        <w:rPr>
          <w:sz w:val="16"/>
        </w:rPr>
      </w:pPr>
    </w:p>
    <w:p w14:paraId="418FF13B" w14:textId="77777777" w:rsidR="00B55107" w:rsidRPr="00C7794D" w:rsidRDefault="00B55107" w:rsidP="000D7E3D">
      <w:pPr>
        <w:pStyle w:val="SyntaxRule"/>
      </w:pPr>
      <w:r w:rsidRPr="00C7794D">
        <w:t xml:space="preserve">JSONNumber </w:t>
      </w:r>
      <w:r w:rsidRPr="00C7794D">
        <w:rPr>
          <w:rFonts w:ascii="Arial" w:hAnsi="Arial"/>
          <w:b/>
          <w:i w:val="0"/>
        </w:rPr>
        <w:t>::</w:t>
      </w:r>
    </w:p>
    <w:p w14:paraId="4A263189" w14:textId="77777777" w:rsidR="00B55107" w:rsidRPr="00A67AF2" w:rsidRDefault="00B55107" w:rsidP="000D7E3D">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14:paraId="36472B16" w14:textId="77777777" w:rsidR="00B55107" w:rsidRPr="00A67AF2" w:rsidRDefault="00B55107" w:rsidP="000D7E3D">
      <w:pPr>
        <w:pStyle w:val="M0"/>
        <w:spacing w:after="0"/>
        <w:rPr>
          <w:sz w:val="16"/>
        </w:rPr>
      </w:pPr>
    </w:p>
    <w:p w14:paraId="634CCE6C" w14:textId="77777777" w:rsidR="00B55107" w:rsidRPr="00675B74" w:rsidRDefault="00B55107" w:rsidP="000D7E3D">
      <w:pPr>
        <w:pStyle w:val="SyntaxRule"/>
      </w:pPr>
      <w:r w:rsidRPr="00A67AF2">
        <w:t xml:space="preserve">JSONFraction </w:t>
      </w:r>
      <w:r w:rsidRPr="00B820AB">
        <w:rPr>
          <w:rFonts w:ascii="Arial" w:hAnsi="Arial"/>
          <w:b/>
          <w:i w:val="0"/>
        </w:rPr>
        <w:t>::</w:t>
      </w:r>
    </w:p>
    <w:p w14:paraId="1497E080" w14:textId="77777777" w:rsidR="00B55107" w:rsidRPr="00E77497" w:rsidRDefault="00B55107" w:rsidP="000D7E3D">
      <w:pPr>
        <w:pStyle w:val="SyntaxRule2"/>
      </w:pPr>
      <w:r w:rsidRPr="00E77497">
        <w:rPr>
          <w:rFonts w:ascii="Courier New" w:hAnsi="Courier New" w:cs="Courier New"/>
          <w:b/>
          <w:i w:val="0"/>
        </w:rPr>
        <w:t>.</w:t>
      </w:r>
      <w:r w:rsidRPr="00E77497">
        <w:t xml:space="preserve"> DecimalDigits</w:t>
      </w:r>
    </w:p>
    <w:p w14:paraId="218C4B1F" w14:textId="77777777" w:rsidR="00B55107" w:rsidRPr="00E77497" w:rsidRDefault="00B55107" w:rsidP="000D7E3D">
      <w:pPr>
        <w:pStyle w:val="M0"/>
        <w:spacing w:after="0"/>
        <w:rPr>
          <w:sz w:val="16"/>
        </w:rPr>
      </w:pPr>
    </w:p>
    <w:p w14:paraId="1E2A95B7" w14:textId="77777777" w:rsidR="00B55107" w:rsidRPr="00E77497" w:rsidRDefault="00B55107" w:rsidP="000D7E3D">
      <w:pPr>
        <w:pStyle w:val="SyntaxRule"/>
      </w:pPr>
      <w:r w:rsidRPr="00E77497">
        <w:t xml:space="preserve">JSONNullLiteral </w:t>
      </w:r>
      <w:r w:rsidRPr="00E77497">
        <w:rPr>
          <w:rFonts w:ascii="Arial" w:hAnsi="Arial"/>
          <w:b/>
          <w:i w:val="0"/>
        </w:rPr>
        <w:t>::</w:t>
      </w:r>
    </w:p>
    <w:p w14:paraId="62BE62D2" w14:textId="77777777" w:rsidR="00B55107" w:rsidRPr="00E77497" w:rsidRDefault="00B55107" w:rsidP="000D7E3D">
      <w:pPr>
        <w:pStyle w:val="SyntaxRule2"/>
      </w:pPr>
      <w:r w:rsidRPr="00E77497">
        <w:t>NullLiteral</w:t>
      </w:r>
    </w:p>
    <w:p w14:paraId="3CE20E39" w14:textId="77777777" w:rsidR="00B55107" w:rsidRPr="00E77497" w:rsidRDefault="00B55107" w:rsidP="000D7E3D">
      <w:pPr>
        <w:pStyle w:val="M0"/>
        <w:spacing w:after="0"/>
        <w:rPr>
          <w:sz w:val="16"/>
        </w:rPr>
      </w:pPr>
    </w:p>
    <w:p w14:paraId="474864D1" w14:textId="77777777" w:rsidR="00B55107" w:rsidRPr="00E77497" w:rsidRDefault="00B55107" w:rsidP="000D7E3D">
      <w:pPr>
        <w:pStyle w:val="SyntaxRule"/>
      </w:pPr>
      <w:r w:rsidRPr="00E77497">
        <w:t xml:space="preserve">JSONBooleanLiteral </w:t>
      </w:r>
      <w:r w:rsidRPr="00E77497">
        <w:rPr>
          <w:rFonts w:ascii="Arial" w:hAnsi="Arial"/>
          <w:b/>
          <w:i w:val="0"/>
        </w:rPr>
        <w:t>::</w:t>
      </w:r>
    </w:p>
    <w:p w14:paraId="3F508409" w14:textId="77777777" w:rsidR="00B55107" w:rsidRPr="00E77497" w:rsidRDefault="00B55107" w:rsidP="000D7E3D">
      <w:pPr>
        <w:pStyle w:val="SyntaxRule2"/>
      </w:pPr>
      <w:r w:rsidRPr="00E77497">
        <w:t>BooleanLiteral</w:t>
      </w:r>
    </w:p>
    <w:p w14:paraId="0EE62C82" w14:textId="77777777" w:rsidR="00B55107" w:rsidRPr="00E77497" w:rsidRDefault="00B55107" w:rsidP="000D7E3D">
      <w:pPr>
        <w:pStyle w:val="M0"/>
        <w:spacing w:after="0"/>
        <w:rPr>
          <w:sz w:val="16"/>
        </w:rPr>
      </w:pPr>
    </w:p>
    <w:p w14:paraId="2F462589" w14:textId="77777777" w:rsidR="00B55107" w:rsidRPr="00E77497" w:rsidRDefault="00B55107" w:rsidP="000D7E3D">
      <w:pPr>
        <w:pStyle w:val="40"/>
      </w:pPr>
      <w:r w:rsidRPr="00E77497">
        <w:t>The JSON Syntactic Grammar</w:t>
      </w:r>
    </w:p>
    <w:p w14:paraId="311AB5FD" w14:textId="77777777" w:rsidR="00B55107" w:rsidRPr="00E77497" w:rsidRDefault="00B55107" w:rsidP="000D7E3D">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14:paraId="68C46DBE" w14:textId="77777777" w:rsidR="00B55107" w:rsidRPr="00E77497" w:rsidRDefault="00B55107" w:rsidP="000D7E3D">
      <w:pPr>
        <w:pStyle w:val="Syntax"/>
      </w:pPr>
      <w:r w:rsidRPr="00E77497">
        <w:t>Syntax</w:t>
      </w:r>
    </w:p>
    <w:p w14:paraId="52B31320" w14:textId="77777777" w:rsidR="00B55107" w:rsidRPr="00E77497" w:rsidRDefault="00B55107" w:rsidP="000D7E3D">
      <w:pPr>
        <w:pStyle w:val="SyntaxRule"/>
        <w:jc w:val="left"/>
      </w:pPr>
      <w:r w:rsidRPr="00E77497">
        <w:t xml:space="preserve">JSONText </w:t>
      </w:r>
      <w:r w:rsidRPr="00E77497">
        <w:rPr>
          <w:rFonts w:ascii="Arial" w:hAnsi="Arial"/>
          <w:b/>
          <w:i w:val="0"/>
        </w:rPr>
        <w:t>:</w:t>
      </w:r>
      <w:r w:rsidRPr="00E77497">
        <w:tab/>
        <w:t xml:space="preserve"> </w:t>
      </w:r>
    </w:p>
    <w:p w14:paraId="3AF18B31" w14:textId="77777777" w:rsidR="00B55107" w:rsidRPr="00E77497" w:rsidRDefault="00B55107" w:rsidP="000D7E3D">
      <w:pPr>
        <w:pStyle w:val="SyntaxRule2"/>
      </w:pPr>
      <w:r w:rsidRPr="00E77497">
        <w:t>JSONValue</w:t>
      </w:r>
    </w:p>
    <w:p w14:paraId="5F75A519" w14:textId="77777777" w:rsidR="00B55107" w:rsidRPr="00E77497" w:rsidRDefault="00B55107" w:rsidP="000D7E3D">
      <w:pPr>
        <w:pStyle w:val="M0"/>
        <w:spacing w:after="0"/>
        <w:rPr>
          <w:sz w:val="16"/>
        </w:rPr>
      </w:pPr>
    </w:p>
    <w:p w14:paraId="3F4BA92B" w14:textId="77777777" w:rsidR="00B55107" w:rsidRPr="00E77497" w:rsidRDefault="00B55107" w:rsidP="000D7E3D">
      <w:pPr>
        <w:pStyle w:val="SyntaxRule"/>
        <w:jc w:val="left"/>
      </w:pPr>
      <w:r w:rsidRPr="00E77497">
        <w:t xml:space="preserve">JSONValue </w:t>
      </w:r>
      <w:r w:rsidRPr="00E77497">
        <w:rPr>
          <w:rFonts w:ascii="Arial" w:hAnsi="Arial"/>
          <w:b/>
          <w:i w:val="0"/>
        </w:rPr>
        <w:t>:</w:t>
      </w:r>
      <w:r w:rsidRPr="00E77497">
        <w:tab/>
        <w:t xml:space="preserve"> </w:t>
      </w:r>
    </w:p>
    <w:p w14:paraId="54A59E7A" w14:textId="77777777" w:rsidR="00B55107" w:rsidRPr="00E77497" w:rsidRDefault="00B55107" w:rsidP="000D7E3D">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70BD8F93" w14:textId="77777777" w:rsidR="00B55107" w:rsidRPr="00E77497" w:rsidRDefault="00B55107" w:rsidP="000D7E3D">
      <w:pPr>
        <w:pStyle w:val="M0"/>
        <w:spacing w:after="0"/>
        <w:rPr>
          <w:sz w:val="16"/>
        </w:rPr>
      </w:pPr>
    </w:p>
    <w:p w14:paraId="3339F1C4" w14:textId="77777777" w:rsidR="00B55107" w:rsidRPr="00E77497" w:rsidRDefault="00B55107" w:rsidP="000D7E3D">
      <w:pPr>
        <w:pStyle w:val="SyntaxRule"/>
      </w:pPr>
      <w:r w:rsidRPr="00E77497">
        <w:t xml:space="preserve">JSONObject </w:t>
      </w:r>
      <w:r w:rsidRPr="00E77497">
        <w:rPr>
          <w:rFonts w:ascii="Arial" w:hAnsi="Arial"/>
          <w:b/>
          <w:i w:val="0"/>
        </w:rPr>
        <w:t>:</w:t>
      </w:r>
    </w:p>
    <w:p w14:paraId="50FCAD51" w14:textId="77777777" w:rsidR="00B55107" w:rsidRPr="00E77497" w:rsidRDefault="00B55107" w:rsidP="000D7E3D">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0891D059" w14:textId="77777777" w:rsidR="00B55107" w:rsidRPr="00E77497" w:rsidRDefault="00B55107" w:rsidP="000D7E3D">
      <w:pPr>
        <w:pStyle w:val="M0"/>
        <w:spacing w:after="0"/>
        <w:rPr>
          <w:sz w:val="16"/>
        </w:rPr>
      </w:pPr>
    </w:p>
    <w:p w14:paraId="5CF2AA97" w14:textId="77777777" w:rsidR="00B55107" w:rsidRPr="00E77497" w:rsidRDefault="00B55107" w:rsidP="000D7E3D">
      <w:pPr>
        <w:pStyle w:val="SyntaxRule"/>
      </w:pPr>
      <w:r w:rsidRPr="00E77497">
        <w:t xml:space="preserve">JSONMember </w:t>
      </w:r>
      <w:r w:rsidRPr="00E77497">
        <w:rPr>
          <w:rFonts w:ascii="Arial" w:hAnsi="Arial"/>
          <w:b/>
          <w:i w:val="0"/>
        </w:rPr>
        <w:t>:</w:t>
      </w:r>
    </w:p>
    <w:p w14:paraId="64874EE6" w14:textId="77777777" w:rsidR="00B55107" w:rsidRPr="00E77497" w:rsidRDefault="00B55107" w:rsidP="000D7E3D">
      <w:pPr>
        <w:pStyle w:val="SyntaxRule2"/>
      </w:pPr>
      <w:r w:rsidRPr="00E77497">
        <w:t xml:space="preserve">JSONString </w:t>
      </w:r>
      <w:r w:rsidRPr="00E77497">
        <w:rPr>
          <w:rFonts w:ascii="Courier New" w:hAnsi="Courier New" w:cs="Courier New"/>
          <w:b/>
          <w:i w:val="0"/>
        </w:rPr>
        <w:t>:</w:t>
      </w:r>
      <w:r w:rsidRPr="00E77497">
        <w:t xml:space="preserve"> JSONValue</w:t>
      </w:r>
    </w:p>
    <w:p w14:paraId="35EACAE9" w14:textId="77777777" w:rsidR="00B55107" w:rsidRPr="00E77497" w:rsidRDefault="00B55107" w:rsidP="000D7E3D">
      <w:pPr>
        <w:pStyle w:val="M0"/>
        <w:spacing w:after="0"/>
        <w:rPr>
          <w:sz w:val="16"/>
        </w:rPr>
      </w:pPr>
    </w:p>
    <w:p w14:paraId="0B772211" w14:textId="77777777" w:rsidR="00B55107" w:rsidRPr="00E77497" w:rsidRDefault="00B55107" w:rsidP="000D7E3D">
      <w:pPr>
        <w:pStyle w:val="SyntaxRule"/>
      </w:pPr>
      <w:r w:rsidRPr="00E77497">
        <w:t xml:space="preserve">JSONMemberList </w:t>
      </w:r>
      <w:r w:rsidRPr="00E77497">
        <w:rPr>
          <w:rFonts w:ascii="Arial" w:hAnsi="Arial"/>
          <w:b/>
          <w:i w:val="0"/>
        </w:rPr>
        <w:t>:</w:t>
      </w:r>
    </w:p>
    <w:p w14:paraId="74629C59" w14:textId="77777777" w:rsidR="00B55107" w:rsidRPr="00E77497" w:rsidRDefault="00B55107" w:rsidP="000D7E3D">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0614E8B0" w14:textId="77777777" w:rsidR="00B55107" w:rsidRPr="00E77497" w:rsidRDefault="00B55107" w:rsidP="000D7E3D">
      <w:pPr>
        <w:pStyle w:val="M0"/>
        <w:spacing w:after="0"/>
        <w:rPr>
          <w:sz w:val="16"/>
        </w:rPr>
      </w:pPr>
    </w:p>
    <w:p w14:paraId="6B2F6035" w14:textId="77777777" w:rsidR="00B55107" w:rsidRPr="00E77497" w:rsidRDefault="00B55107" w:rsidP="000D7E3D">
      <w:pPr>
        <w:pStyle w:val="SyntaxRule"/>
      </w:pPr>
      <w:r w:rsidRPr="00E77497">
        <w:t xml:space="preserve">JSONArray </w:t>
      </w:r>
      <w:r w:rsidRPr="00E77497">
        <w:rPr>
          <w:rFonts w:ascii="Arial" w:hAnsi="Arial"/>
          <w:b/>
          <w:i w:val="0"/>
        </w:rPr>
        <w:t>:</w:t>
      </w:r>
    </w:p>
    <w:p w14:paraId="138ABAE8" w14:textId="77777777" w:rsidR="00B55107" w:rsidRPr="00E77497" w:rsidRDefault="00B55107" w:rsidP="000D7E3D">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14:paraId="4C310E41" w14:textId="77777777" w:rsidR="00B55107" w:rsidRPr="00E77497" w:rsidRDefault="00B55107" w:rsidP="000D7E3D">
      <w:pPr>
        <w:pStyle w:val="M0"/>
        <w:spacing w:after="0"/>
        <w:rPr>
          <w:sz w:val="16"/>
        </w:rPr>
      </w:pPr>
    </w:p>
    <w:p w14:paraId="10FCA164" w14:textId="77777777" w:rsidR="00B55107" w:rsidRPr="00E77497" w:rsidRDefault="00B55107" w:rsidP="000D7E3D">
      <w:pPr>
        <w:pStyle w:val="SyntaxRule"/>
      </w:pPr>
      <w:r w:rsidRPr="00E77497">
        <w:t xml:space="preserve">JSONElementList </w:t>
      </w:r>
      <w:r w:rsidRPr="00E77497">
        <w:rPr>
          <w:rFonts w:ascii="Arial" w:hAnsi="Arial"/>
          <w:b/>
          <w:i w:val="0"/>
        </w:rPr>
        <w:t>:</w:t>
      </w:r>
    </w:p>
    <w:p w14:paraId="46C841A2" w14:textId="77777777" w:rsidR="00B55107" w:rsidRPr="00E77497" w:rsidRDefault="00B55107" w:rsidP="000D7E3D">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0B8AC88F" w14:textId="77777777" w:rsidR="00B55107" w:rsidRPr="00E77497" w:rsidRDefault="00B55107" w:rsidP="000D7E3D">
      <w:pPr>
        <w:pStyle w:val="M0"/>
        <w:spacing w:after="0"/>
        <w:rPr>
          <w:sz w:val="16"/>
        </w:rPr>
      </w:pPr>
    </w:p>
    <w:p w14:paraId="663CCE38" w14:textId="77777777" w:rsidR="00B55107" w:rsidRPr="00E77497" w:rsidRDefault="00B55107" w:rsidP="000D7E3D">
      <w:pPr>
        <w:pStyle w:val="30"/>
      </w:pPr>
      <w:bookmarkStart w:id="15374" w:name="_Toc368050810"/>
      <w:r>
        <w:t>JSON.</w:t>
      </w:r>
      <w:r w:rsidRPr="00E77497">
        <w:t>parse ( text [ , reviver ] )</w:t>
      </w:r>
      <w:bookmarkEnd w:id="15374"/>
    </w:p>
    <w:p w14:paraId="45C023FE" w14:textId="77777777" w:rsidR="00B55107" w:rsidRPr="00E77497" w:rsidRDefault="00B55107" w:rsidP="000D7E3D">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w:t>
      </w:r>
      <w:r w:rsidR="00386020">
        <w:fldChar w:fldCharType="begin"/>
      </w:r>
      <w:r w:rsidR="00386020">
        <w:instrText xml:space="preserve"> REF _Ref366084536 \r \h </w:instrText>
      </w:r>
      <w:r w:rsidR="00386020">
        <w:fldChar w:fldCharType="separate"/>
      </w:r>
      <w:r w:rsidR="00D433E8">
        <w:t>12.1.4.1</w:t>
      </w:r>
      <w:r w:rsidR="00386020">
        <w:fldChar w:fldCharType="end"/>
      </w:r>
      <w:r w:rsidRPr="00E77497">
        <w:t xml:space="preserve"> and </w:t>
      </w:r>
      <w:r w:rsidR="00386020">
        <w:fldChar w:fldCharType="begin"/>
      </w:r>
      <w:r w:rsidR="00386020">
        <w:instrText xml:space="preserve"> REF _Ref456010689 \r \h </w:instrText>
      </w:r>
      <w:r w:rsidR="00386020">
        <w:fldChar w:fldCharType="separate"/>
      </w:r>
      <w:r w:rsidR="00D433E8">
        <w:t>12.1.5</w:t>
      </w:r>
      <w:r w:rsidR="00386020">
        <w:fldChar w:fldCharType="end"/>
      </w:r>
      <w:r w:rsidRPr="00E77497">
        <w:t xml:space="preserve"> as constrained by the JSON grammar.</w:t>
      </w:r>
    </w:p>
    <w:p w14:paraId="7731A575" w14:textId="77777777" w:rsidR="00B55107" w:rsidRPr="00E77497" w:rsidRDefault="00B55107" w:rsidP="000D7E3D">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46A55FB5" w14:textId="77777777" w:rsidR="00B55107" w:rsidRPr="00E77497" w:rsidRDefault="00B55107" w:rsidP="000D7E3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14:paraId="5155734D" w14:textId="77777777" w:rsidR="00B55107" w:rsidRDefault="00B55107" w:rsidP="000D7E3D">
      <w:pPr>
        <w:pStyle w:val="Alg4"/>
        <w:numPr>
          <w:ilvl w:val="0"/>
          <w:numId w:val="326"/>
        </w:numPr>
      </w:pPr>
      <w:r>
        <w:t>ReturnIfAbrupt(</w:t>
      </w:r>
      <w:r>
        <w:rPr>
          <w:i/>
        </w:rPr>
        <w:t>JText</w:t>
      </w:r>
      <w:r>
        <w:t>).</w:t>
      </w:r>
    </w:p>
    <w:p w14:paraId="563534ED" w14:textId="77777777" w:rsidR="00B55107" w:rsidRPr="00E77497" w:rsidRDefault="00B55107" w:rsidP="000D7E3D">
      <w:pPr>
        <w:pStyle w:val="Alg4"/>
        <w:numPr>
          <w:ilvl w:val="0"/>
          <w:numId w:val="326"/>
        </w:numPr>
      </w:pPr>
      <w:r w:rsidRPr="00E77497">
        <w:t xml:space="preserve">Parse </w:t>
      </w:r>
      <w:r w:rsidRPr="00E77497">
        <w:rPr>
          <w:i/>
        </w:rPr>
        <w:t>JText</w:t>
      </w:r>
      <w:r w:rsidRPr="00E77497">
        <w:t xml:space="preserve"> </w:t>
      </w:r>
      <w:r>
        <w:t xml:space="preserve">interpreted as UTF-16 encoded Unicode characters </w:t>
      </w:r>
      <w:r w:rsidRPr="00E77497">
        <w:t xml:space="preserve">using the grammars in </w:t>
      </w:r>
      <w:r w:rsidR="004B439B">
        <w:fldChar w:fldCharType="begin"/>
      </w:r>
      <w:r w:rsidR="004B439B">
        <w:instrText xml:space="preserve"> REF _Ref365480123 \r \h </w:instrText>
      </w:r>
      <w:r w:rsidR="004B439B">
        <w:fldChar w:fldCharType="separate"/>
      </w:r>
      <w:r w:rsidR="00D433E8">
        <w:t>24.3.1</w:t>
      </w:r>
      <w:r w:rsidR="004B439B">
        <w:fldChar w:fldCharType="end"/>
      </w:r>
      <w:r w:rsidRPr="00E77497">
        <w:t xml:space="preserve">.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14:paraId="523C4DC6" w14:textId="77777777" w:rsidR="00B55107" w:rsidRDefault="00B55107" w:rsidP="000D7E3D">
      <w:pPr>
        <w:pStyle w:val="Alg4"/>
        <w:numPr>
          <w:ilvl w:val="0"/>
          <w:numId w:val="326"/>
        </w:numPr>
      </w:pPr>
      <w:r>
        <w:t xml:space="preserve">Let </w:t>
      </w:r>
      <w:r>
        <w:rPr>
          <w:i/>
          <w:iCs/>
        </w:rPr>
        <w:t xml:space="preserve">scriptText </w:t>
      </w:r>
      <w:r w:rsidRPr="00665D48">
        <w:t>be the result of concatenating</w:t>
      </w:r>
      <w:r>
        <w:rPr>
          <w:i/>
          <w:iCs/>
        </w:rPr>
        <w:t xml:space="preserv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rsidRPr="00E77497">
        <w:t xml:space="preserve">, </w:t>
      </w:r>
      <w:r w:rsidRPr="00E77497">
        <w:rPr>
          <w:i/>
        </w:rPr>
        <w:t>JText</w:t>
      </w:r>
      <w:r w:rsidRPr="00E77497">
        <w:t>, and</w:t>
      </w:r>
      <w:r>
        <w:t xml:space="preserve">  </w:t>
      </w:r>
      <w:r w:rsidRPr="00E77497">
        <w:rPr>
          <w:rFonts w:ascii="Courier New" w:hAnsi="Courier New" w:cs="Courier New"/>
          <w:b/>
        </w:rPr>
        <w:t>"</w:t>
      </w:r>
      <w:r>
        <w:rPr>
          <w:rFonts w:ascii="Courier New" w:hAnsi="Courier New" w:cs="Courier New"/>
          <w:b/>
        </w:rPr>
        <w:t>)</w:t>
      </w:r>
      <w:r w:rsidRPr="00E36E97">
        <w:rPr>
          <w:rFonts w:ascii="Courier New" w:hAnsi="Courier New" w:cs="Courier New"/>
          <w:b/>
        </w:rPr>
        <w:t>;</w:t>
      </w:r>
      <w:r w:rsidRPr="00E77497">
        <w:rPr>
          <w:rFonts w:ascii="Courier New" w:hAnsi="Courier New" w:cs="Courier New"/>
          <w:b/>
        </w:rPr>
        <w:t>"</w:t>
      </w:r>
      <w:r>
        <w:t>.</w:t>
      </w:r>
    </w:p>
    <w:p w14:paraId="6E80916C" w14:textId="77777777" w:rsidR="00B55107" w:rsidRPr="00E77497" w:rsidRDefault="00B55107" w:rsidP="000D7E3D">
      <w:pPr>
        <w:pStyle w:val="Alg4"/>
        <w:numPr>
          <w:ilvl w:val="0"/>
          <w:numId w:val="326"/>
        </w:numPr>
      </w:pPr>
      <w:r w:rsidRPr="00E77497">
        <w:t xml:space="preserve">Let </w:t>
      </w:r>
      <w:r>
        <w:rPr>
          <w:i/>
        </w:rPr>
        <w:t>completion</w:t>
      </w:r>
      <w:r w:rsidRPr="00E77497">
        <w:t xml:space="preserve"> be the result of </w:t>
      </w:r>
      <w:commentRangeStart w:id="15375"/>
      <w:r w:rsidRPr="00E77497">
        <w:t xml:space="preserve">parsing and evaluating </w:t>
      </w:r>
      <w:commentRangeEnd w:id="15375"/>
      <w:r>
        <w:rPr>
          <w:rStyle w:val="af6"/>
          <w:rFonts w:ascii="Arial" w:eastAsia="MS Mincho" w:hAnsi="Arial"/>
          <w:spacing w:val="0"/>
          <w:lang w:eastAsia="ja-JP"/>
        </w:rPr>
        <w:commentReference w:id="15375"/>
      </w:r>
      <w:r>
        <w:rPr>
          <w:i/>
          <w:iCs/>
        </w:rPr>
        <w:t xml:space="preserve">scriptText </w:t>
      </w:r>
      <w:r w:rsidRPr="00E77497">
        <w:t xml:space="preserve">as if it was the source text of an ECMAScript </w:t>
      </w:r>
      <w:r>
        <w:rPr>
          <w:i/>
        </w:rPr>
        <w:t>Script</w:t>
      </w:r>
      <w:r w:rsidRPr="00E77497">
        <w:t xml:space="preserve"> 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5557DD09" w14:textId="77777777" w:rsidR="00B55107" w:rsidRDefault="00B55107" w:rsidP="000D7E3D">
      <w:pPr>
        <w:pStyle w:val="Alg4"/>
        <w:numPr>
          <w:ilvl w:val="0"/>
          <w:numId w:val="326"/>
        </w:numPr>
      </w:pPr>
      <w:r w:rsidRPr="00E77497">
        <w:t xml:space="preserve">Let </w:t>
      </w:r>
      <w:r w:rsidRPr="00E77497">
        <w:rPr>
          <w:i/>
        </w:rPr>
        <w:t>unfiltered</w:t>
      </w:r>
      <w:r>
        <w:t xml:space="preserve"> be</w:t>
      </w:r>
      <w:r w:rsidRPr="00E77497">
        <w:t xml:space="preserve"> </w:t>
      </w:r>
      <w:r>
        <w:rPr>
          <w:i/>
        </w:rPr>
        <w:t>completion</w:t>
      </w:r>
      <w:r>
        <w:rPr>
          <w:iCs/>
        </w:rPr>
        <w:t>.[[value]].</w:t>
      </w:r>
    </w:p>
    <w:p w14:paraId="26C78567" w14:textId="77777777" w:rsidR="00B55107" w:rsidRPr="00E77497" w:rsidRDefault="00B55107" w:rsidP="000D7E3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14:paraId="4F557FCF" w14:textId="77777777" w:rsidR="00B55107" w:rsidRPr="00E77497" w:rsidRDefault="00B55107" w:rsidP="000D7E3D">
      <w:pPr>
        <w:pStyle w:val="Alg4"/>
        <w:numPr>
          <w:ilvl w:val="1"/>
          <w:numId w:val="326"/>
        </w:numPr>
      </w:pPr>
      <w:r w:rsidRPr="00E77497">
        <w:t xml:space="preserve">Let </w:t>
      </w:r>
      <w:r w:rsidRPr="00E77497">
        <w:rPr>
          <w:i/>
        </w:rPr>
        <w:t>root</w:t>
      </w:r>
      <w:r w:rsidRPr="00E77497">
        <w:t xml:space="preserve"> be </w:t>
      </w:r>
      <w:r>
        <w:t>the result 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14:paraId="1E14F54E" w14:textId="77777777" w:rsidR="00B55107" w:rsidRPr="00E77497" w:rsidRDefault="006F65B3" w:rsidP="000D7E3D">
      <w:pPr>
        <w:pStyle w:val="Alg4"/>
        <w:numPr>
          <w:ilvl w:val="1"/>
          <w:numId w:val="326"/>
        </w:numPr>
      </w:pPr>
      <w:ins w:id="15376" w:author="Rev 19 Allen Wirfs-Brock" w:date="2013-09-12T12:19:00Z">
        <w:r>
          <w:t xml:space="preserve">Let </w:t>
        </w:r>
        <w:r w:rsidRPr="006F65B3">
          <w:rPr>
            <w:i/>
          </w:rPr>
          <w:t>status</w:t>
        </w:r>
      </w:ins>
      <w:ins w:id="15377" w:author="Rev 19 Allen Wirfs-Brock" w:date="2013-09-12T12:20:00Z">
        <w:r>
          <w:t xml:space="preserve"> be the result of </w:t>
        </w:r>
      </w:ins>
      <w:del w:id="15378" w:author="Rev 19 Allen Wirfs-Brock" w:date="2013-09-12T12:20:00Z">
        <w:r w:rsidR="00B55107" w:rsidRPr="006F65B3" w:rsidDel="006F65B3">
          <w:delText>Call</w:delText>
        </w:r>
        <w:r w:rsidR="00B55107" w:rsidRPr="00E77497" w:rsidDel="006F65B3">
          <w:delText xml:space="preserve"> </w:delText>
        </w:r>
      </w:del>
      <w:r w:rsidR="00B55107">
        <w:t>CreateOwnDataProperty(</w:t>
      </w:r>
      <w:r w:rsidR="00B55107" w:rsidRPr="00E77497">
        <w:rPr>
          <w:i/>
        </w:rPr>
        <w:t>root</w:t>
      </w:r>
      <w:r w:rsidR="00B55107">
        <w:rPr>
          <w:iCs/>
        </w:rPr>
        <w:t>,</w:t>
      </w:r>
      <w:r w:rsidR="00B55107" w:rsidRPr="00E77497">
        <w:t xml:space="preserve"> the empty String, </w:t>
      </w:r>
      <w:r w:rsidR="00B55107" w:rsidRPr="00E77497">
        <w:rPr>
          <w:i/>
        </w:rPr>
        <w:t>unfiltered</w:t>
      </w:r>
      <w:r w:rsidR="00B55107">
        <w:t>)</w:t>
      </w:r>
      <w:r w:rsidR="00B55107" w:rsidRPr="00E77497">
        <w:t>.</w:t>
      </w:r>
    </w:p>
    <w:p w14:paraId="2513614B" w14:textId="77777777" w:rsidR="006F65B3" w:rsidRDefault="006F65B3" w:rsidP="000D7E3D">
      <w:pPr>
        <w:pStyle w:val="Alg4"/>
        <w:numPr>
          <w:ilvl w:val="1"/>
          <w:numId w:val="326"/>
        </w:numPr>
        <w:rPr>
          <w:ins w:id="15379" w:author="Rev 19 Allen Wirfs-Brock" w:date="2013-09-12T12:19:00Z"/>
        </w:rPr>
      </w:pPr>
      <w:ins w:id="15380" w:author="Rev 19 Allen Wirfs-Brock" w:date="2013-09-12T12:19:00Z">
        <w:r>
          <w:t xml:space="preserve">Assert: </w:t>
        </w:r>
      </w:ins>
      <w:ins w:id="15381" w:author="Rev 19 Allen Wirfs-Brock" w:date="2013-09-12T12:20:00Z">
        <w:r>
          <w:rPr>
            <w:i/>
          </w:rPr>
          <w:t>status</w:t>
        </w:r>
        <w:r>
          <w:t xml:space="preserve"> is </w:t>
        </w:r>
        <w:r>
          <w:rPr>
            <w:b/>
          </w:rPr>
          <w:t>true</w:t>
        </w:r>
        <w:r>
          <w:t>.</w:t>
        </w:r>
      </w:ins>
    </w:p>
    <w:p w14:paraId="7388374F" w14:textId="77777777" w:rsidR="00B55107" w:rsidRPr="00E77497" w:rsidRDefault="00B55107" w:rsidP="000D7E3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4BBED353" w14:textId="77777777" w:rsidR="00B55107" w:rsidRPr="00E77497" w:rsidRDefault="00B55107" w:rsidP="000D7E3D">
      <w:pPr>
        <w:pStyle w:val="Alg4"/>
        <w:numPr>
          <w:ilvl w:val="0"/>
          <w:numId w:val="326"/>
        </w:numPr>
      </w:pPr>
      <w:r w:rsidRPr="00E77497">
        <w:t>Else</w:t>
      </w:r>
    </w:p>
    <w:p w14:paraId="72BDFA48" w14:textId="77777777" w:rsidR="00B55107" w:rsidRPr="00E77497" w:rsidRDefault="00B55107" w:rsidP="000D7E3D">
      <w:pPr>
        <w:pStyle w:val="Alg4"/>
        <w:numPr>
          <w:ilvl w:val="1"/>
          <w:numId w:val="326"/>
        </w:numPr>
        <w:spacing w:after="220"/>
      </w:pPr>
      <w:r w:rsidRPr="00E77497">
        <w:t xml:space="preserve">Return </w:t>
      </w:r>
      <w:r w:rsidRPr="00E77497">
        <w:rPr>
          <w:i/>
        </w:rPr>
        <w:t>unfiltered</w:t>
      </w:r>
      <w:r w:rsidRPr="00E77497">
        <w:t>.</w:t>
      </w:r>
    </w:p>
    <w:p w14:paraId="7D3781E8" w14:textId="77777777" w:rsidR="00B55107" w:rsidRDefault="00B55107" w:rsidP="000D7E3D">
      <w:r w:rsidRPr="00E77497">
        <w:rPr>
          <w:rFonts w:ascii="Helvetica" w:hAnsi="Helvetica"/>
          <w:b/>
        </w:rPr>
        <w:t xml:space="preserve">Runtime Semantics: </w:t>
      </w:r>
      <w:r w:rsidRPr="007D695C">
        <w:rPr>
          <w:rFonts w:ascii="Helvetica" w:hAnsi="Helvetica"/>
          <w:b/>
          <w:spacing w:val="6"/>
        </w:rPr>
        <w:t xml:space="preserve">Walk </w:t>
      </w:r>
      <w:r>
        <w:rPr>
          <w:rFonts w:ascii="Helvetica" w:hAnsi="Helvetica"/>
          <w:b/>
          <w:spacing w:val="6"/>
        </w:rPr>
        <w:t>Abstract Operation</w:t>
      </w:r>
    </w:p>
    <w:p w14:paraId="557F94E5" w14:textId="77777777" w:rsidR="00B55107" w:rsidRPr="00E77497" w:rsidRDefault="00B55107" w:rsidP="000D7E3D">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1A7FF986" w14:textId="77777777" w:rsidR="00B55107" w:rsidRPr="00E77497" w:rsidRDefault="00B55107" w:rsidP="000D7E3D">
      <w:pPr>
        <w:pStyle w:val="Alg4"/>
        <w:numPr>
          <w:ilvl w:val="0"/>
          <w:numId w:val="327"/>
        </w:numPr>
      </w:pPr>
      <w:r w:rsidRPr="00E77497">
        <w:t xml:space="preserve">Let </w:t>
      </w:r>
      <w:r w:rsidRPr="00E77497">
        <w:rPr>
          <w:i/>
        </w:rPr>
        <w:t>val</w:t>
      </w:r>
      <w:r w:rsidRPr="00E77497">
        <w:t xml:space="preserve"> be the result of Get</w:t>
      </w:r>
      <w:r>
        <w:t>(</w:t>
      </w:r>
      <w:r w:rsidRPr="00E77497">
        <w:rPr>
          <w:i/>
        </w:rPr>
        <w:t>holder</w:t>
      </w:r>
      <w:r>
        <w:t>,</w:t>
      </w:r>
      <w:r w:rsidRPr="00E77497">
        <w:t xml:space="preserve"> </w:t>
      </w:r>
      <w:r w:rsidRPr="00E77497">
        <w:rPr>
          <w:i/>
        </w:rPr>
        <w:t>name</w:t>
      </w:r>
      <w:r>
        <w:rPr>
          <w:iCs/>
        </w:rPr>
        <w:t>)</w:t>
      </w:r>
      <w:r w:rsidRPr="00E77497">
        <w:t>.</w:t>
      </w:r>
    </w:p>
    <w:p w14:paraId="3A944579" w14:textId="77777777" w:rsidR="00B55107" w:rsidRDefault="00B55107" w:rsidP="000D7E3D">
      <w:pPr>
        <w:pStyle w:val="Alg4"/>
        <w:numPr>
          <w:ilvl w:val="0"/>
          <w:numId w:val="327"/>
        </w:numPr>
      </w:pPr>
      <w:r>
        <w:t>ReturnIfAbrupt(</w:t>
      </w:r>
      <w:r>
        <w:rPr>
          <w:i/>
        </w:rPr>
        <w:t>val</w:t>
      </w:r>
      <w:r>
        <w:t>).</w:t>
      </w:r>
    </w:p>
    <w:p w14:paraId="653A0AD9" w14:textId="77777777" w:rsidR="00B55107" w:rsidRPr="00E77497" w:rsidRDefault="00B55107" w:rsidP="000D7E3D">
      <w:pPr>
        <w:pStyle w:val="Alg4"/>
        <w:numPr>
          <w:ilvl w:val="0"/>
          <w:numId w:val="327"/>
        </w:numPr>
      </w:pPr>
      <w:r w:rsidRPr="00E77497">
        <w:t xml:space="preserve">If </w:t>
      </w:r>
      <w:r w:rsidRPr="00E77497">
        <w:rPr>
          <w:i/>
        </w:rPr>
        <w:t>val</w:t>
      </w:r>
      <w:r w:rsidRPr="00E77497">
        <w:t xml:space="preserve"> is an object, then</w:t>
      </w:r>
    </w:p>
    <w:p w14:paraId="7EBF0324" w14:textId="77777777" w:rsidR="00B55107" w:rsidRPr="00E77497" w:rsidRDefault="00B55107" w:rsidP="000D7E3D">
      <w:pPr>
        <w:pStyle w:val="Alg4"/>
        <w:numPr>
          <w:ilvl w:val="1"/>
          <w:numId w:val="327"/>
        </w:numPr>
      </w:pPr>
      <w:r w:rsidRPr="00E77497">
        <w:t xml:space="preserve">If </w:t>
      </w:r>
      <w:r w:rsidRPr="00E77497">
        <w:rPr>
          <w:i/>
        </w:rPr>
        <w:t>val</w:t>
      </w:r>
      <w:r w:rsidRPr="00E77497">
        <w:t xml:space="preserve"> </w:t>
      </w:r>
      <w:r>
        <w:t>is an exotic Array object</w:t>
      </w:r>
      <w:r w:rsidRPr="00E77497">
        <w:t xml:space="preserve"> then</w:t>
      </w:r>
    </w:p>
    <w:p w14:paraId="00E873E5" w14:textId="77777777" w:rsidR="00B55107" w:rsidRPr="00E77497" w:rsidRDefault="00B55107" w:rsidP="000D7E3D">
      <w:pPr>
        <w:pStyle w:val="Alg4"/>
        <w:numPr>
          <w:ilvl w:val="2"/>
          <w:numId w:val="327"/>
        </w:numPr>
      </w:pPr>
      <w:r w:rsidRPr="00E77497">
        <w:t xml:space="preserve">Set </w:t>
      </w:r>
      <w:r w:rsidRPr="00E77497">
        <w:rPr>
          <w:i/>
        </w:rPr>
        <w:t>I</w:t>
      </w:r>
      <w:r w:rsidRPr="00E77497">
        <w:t xml:space="preserve"> to 0.</w:t>
      </w:r>
    </w:p>
    <w:p w14:paraId="70B2B663" w14:textId="77777777" w:rsidR="00B55107" w:rsidRPr="00E77497" w:rsidRDefault="00B55107" w:rsidP="000D7E3D">
      <w:pPr>
        <w:pStyle w:val="Alg4"/>
        <w:numPr>
          <w:ilvl w:val="2"/>
          <w:numId w:val="327"/>
        </w:numPr>
      </w:pPr>
      <w:r w:rsidRPr="00E77497">
        <w:t xml:space="preserve">Let </w:t>
      </w:r>
      <w:r w:rsidRPr="00E77497">
        <w:rPr>
          <w:i/>
        </w:rPr>
        <w:t>len</w:t>
      </w:r>
      <w:r w:rsidRPr="00E77497">
        <w:t xml:space="preserve"> be the result of Get</w:t>
      </w:r>
      <w:r>
        <w:t>(</w:t>
      </w:r>
      <w:r>
        <w:rPr>
          <w:i/>
        </w:rPr>
        <w:t>val</w:t>
      </w:r>
      <w:r>
        <w:t>,</w:t>
      </w:r>
      <w:r w:rsidRPr="00E77497">
        <w:t xml:space="preserve"> </w:t>
      </w:r>
      <w:r w:rsidRPr="00E77497">
        <w:rPr>
          <w:rFonts w:ascii="Courier New" w:hAnsi="Courier New"/>
          <w:b/>
        </w:rPr>
        <w:t>"length"</w:t>
      </w:r>
      <w:r>
        <w:rPr>
          <w:bCs/>
        </w:rPr>
        <w:t>)</w:t>
      </w:r>
      <w:r w:rsidRPr="00E77497">
        <w:t>.</w:t>
      </w:r>
    </w:p>
    <w:p w14:paraId="130BD587" w14:textId="77777777" w:rsidR="00B55107" w:rsidRDefault="00B55107" w:rsidP="000D7E3D">
      <w:pPr>
        <w:pStyle w:val="Alg4"/>
        <w:numPr>
          <w:ilvl w:val="2"/>
          <w:numId w:val="327"/>
        </w:numPr>
      </w:pPr>
      <w:r>
        <w:t xml:space="preserve">Assert: </w:t>
      </w:r>
      <w:r w:rsidRPr="00EB2798">
        <w:rPr>
          <w:i/>
          <w:iCs/>
        </w:rPr>
        <w:t>len</w:t>
      </w:r>
      <w:r>
        <w:t xml:space="preserve"> is not an abrupt completion and its value is a positive integer.</w:t>
      </w:r>
    </w:p>
    <w:p w14:paraId="480B47BA" w14:textId="77777777" w:rsidR="00B55107" w:rsidRPr="00E77497" w:rsidRDefault="00B55107" w:rsidP="000D7E3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14:paraId="73CB806F" w14:textId="77777777" w:rsidR="00B55107" w:rsidRPr="00E77497" w:rsidRDefault="00B55107" w:rsidP="000D7E3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610B28AB" w14:textId="77777777" w:rsidR="00B55107" w:rsidRPr="00E77497" w:rsidRDefault="00B55107" w:rsidP="000D7E3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04241C30" w14:textId="77777777"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ToString(</w:t>
      </w:r>
      <w:r w:rsidRPr="00E77497">
        <w:rPr>
          <w:i/>
        </w:rPr>
        <w:t>I</w:t>
      </w:r>
      <w:r w:rsidRPr="00E77497">
        <w:t xml:space="preserve">) as </w:t>
      </w:r>
      <w:r>
        <w:t xml:space="preserve">the </w:t>
      </w:r>
      <w:r w:rsidRPr="00E77497">
        <w:t xml:space="preserve">argument. </w:t>
      </w:r>
    </w:p>
    <w:p w14:paraId="785A1EC6" w14:textId="77777777" w:rsidR="00B55107" w:rsidRPr="00E77497" w:rsidRDefault="00B55107" w:rsidP="000D7E3D">
      <w:pPr>
        <w:pStyle w:val="Alg4"/>
        <w:numPr>
          <w:ilvl w:val="3"/>
          <w:numId w:val="327"/>
        </w:numPr>
      </w:pPr>
      <w:r w:rsidRPr="00E77497">
        <w:t>Else</w:t>
      </w:r>
    </w:p>
    <w:p w14:paraId="345B7AC1" w14:textId="77777777"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ToString(</w:t>
      </w:r>
      <w:r w:rsidRPr="00E77497">
        <w:rPr>
          <w:i/>
        </w:rPr>
        <w:t>I</w:t>
      </w:r>
      <w:r w:rsidRPr="00E77497">
        <w:t>)</w:t>
      </w:r>
      <w:r>
        <w:t xml:space="preserve"> and</w:t>
      </w:r>
      <w:r w:rsidRPr="00E77497">
        <w:t xml:space="preserve"> Property Descriptor {[[Value]]: </w:t>
      </w:r>
      <w:r w:rsidRPr="00E77497">
        <w:rPr>
          <w:i/>
        </w:rPr>
        <w:t>newElement</w:t>
      </w:r>
      <w:r w:rsidRPr="00E77497">
        <w:t xml:space="preserve">, [[Writable]]: </w:t>
      </w:r>
      <w:r w:rsidRPr="00BD058A">
        <w:rPr>
          <w:b/>
          <w:bCs/>
        </w:rPr>
        <w:t>true</w:t>
      </w:r>
      <w:r w:rsidRPr="00E77497">
        <w:t xml:space="preserve">, [[Enumerable]]: </w:t>
      </w:r>
      <w:r w:rsidRPr="00BD058A">
        <w:rPr>
          <w:b/>
          <w:bCs/>
        </w:rPr>
        <w:t>true</w:t>
      </w:r>
      <w:r w:rsidRPr="00E77497">
        <w:t xml:space="preserve">, [[Configurable]]: </w:t>
      </w:r>
      <w:r w:rsidRPr="00BD058A">
        <w:rPr>
          <w:b/>
          <w:bCs/>
        </w:rPr>
        <w:t>true</w:t>
      </w:r>
      <w:r w:rsidRPr="00E77497">
        <w:t>}.</w:t>
      </w:r>
    </w:p>
    <w:p w14:paraId="34811C73" w14:textId="77777777" w:rsidR="00B55107" w:rsidRDefault="00B55107" w:rsidP="000D7E3D">
      <w:pPr>
        <w:pStyle w:val="Alg4"/>
        <w:numPr>
          <w:ilvl w:val="4"/>
          <w:numId w:val="327"/>
        </w:numPr>
      </w:pPr>
      <w:r>
        <w:rPr>
          <w:sz w:val="18"/>
          <w:szCs w:val="18"/>
        </w:rPr>
        <w:t xml:space="preserve">NOTE This algorithm intentionally does not throw an exception if status is </w:t>
      </w:r>
      <w:r>
        <w:rPr>
          <w:b/>
          <w:bCs/>
          <w:sz w:val="18"/>
          <w:szCs w:val="18"/>
        </w:rPr>
        <w:t>false</w:t>
      </w:r>
      <w:r>
        <w:rPr>
          <w:sz w:val="18"/>
          <w:szCs w:val="18"/>
        </w:rPr>
        <w:t>.</w:t>
      </w:r>
    </w:p>
    <w:p w14:paraId="582D358D" w14:textId="77777777" w:rsidR="00B55107" w:rsidRDefault="00B55107" w:rsidP="000D7E3D">
      <w:pPr>
        <w:pStyle w:val="Alg4"/>
        <w:numPr>
          <w:ilvl w:val="3"/>
          <w:numId w:val="327"/>
        </w:numPr>
      </w:pPr>
      <w:r>
        <w:t>ReturnIfAbrupt(</w:t>
      </w:r>
      <w:r>
        <w:rPr>
          <w:i/>
        </w:rPr>
        <w:t>status</w:t>
      </w:r>
      <w:r>
        <w:t>).</w:t>
      </w:r>
    </w:p>
    <w:p w14:paraId="596C50E4" w14:textId="77777777" w:rsidR="00B55107" w:rsidRPr="00E77497" w:rsidRDefault="00B55107" w:rsidP="000D7E3D">
      <w:pPr>
        <w:pStyle w:val="Alg4"/>
        <w:numPr>
          <w:ilvl w:val="3"/>
          <w:numId w:val="327"/>
        </w:numPr>
      </w:pPr>
      <w:r w:rsidRPr="00E77497">
        <w:t xml:space="preserve">Add 1 to </w:t>
      </w:r>
      <w:r w:rsidRPr="00E77497">
        <w:rPr>
          <w:i/>
        </w:rPr>
        <w:t>I</w:t>
      </w:r>
      <w:r w:rsidRPr="00E77497">
        <w:t>.</w:t>
      </w:r>
    </w:p>
    <w:p w14:paraId="2B681F89" w14:textId="77777777" w:rsidR="00B55107" w:rsidRPr="00E77497" w:rsidRDefault="00B55107" w:rsidP="000D7E3D">
      <w:pPr>
        <w:pStyle w:val="Alg4"/>
        <w:numPr>
          <w:ilvl w:val="1"/>
          <w:numId w:val="327"/>
        </w:numPr>
      </w:pPr>
      <w:r w:rsidRPr="00E77497">
        <w:t>Else</w:t>
      </w:r>
    </w:p>
    <w:p w14:paraId="548E830A" w14:textId="77777777" w:rsidR="00B55107" w:rsidRPr="00E77497" w:rsidRDefault="00B55107" w:rsidP="000D7E3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14:paraId="7A460047" w14:textId="77777777" w:rsidR="00B55107" w:rsidRPr="00E77497" w:rsidRDefault="00B55107" w:rsidP="000D7E3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14:paraId="6A85A857" w14:textId="77777777" w:rsidR="00B55107" w:rsidRPr="00E77497" w:rsidRDefault="00B55107" w:rsidP="000D7E3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2497F7E2" w14:textId="77777777" w:rsidR="00B55107" w:rsidRPr="00E77497" w:rsidRDefault="00B55107" w:rsidP="000D7E3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750D709D" w14:textId="77777777"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w:t>
      </w:r>
      <w:r w:rsidRPr="00E77497">
        <w:rPr>
          <w:i/>
        </w:rPr>
        <w:t>P</w:t>
      </w:r>
      <w:r w:rsidRPr="00E77497">
        <w:t xml:space="preserve"> as </w:t>
      </w:r>
      <w:r>
        <w:t>the a</w:t>
      </w:r>
      <w:r w:rsidRPr="00E77497">
        <w:t xml:space="preserve">rgument. </w:t>
      </w:r>
    </w:p>
    <w:p w14:paraId="1FA63D3C" w14:textId="77777777" w:rsidR="00B55107" w:rsidRPr="00E77497" w:rsidRDefault="00B55107" w:rsidP="000D7E3D">
      <w:pPr>
        <w:pStyle w:val="Alg4"/>
        <w:numPr>
          <w:ilvl w:val="3"/>
          <w:numId w:val="327"/>
        </w:numPr>
      </w:pPr>
      <w:r w:rsidRPr="00E77497">
        <w:t>Else</w:t>
      </w:r>
    </w:p>
    <w:p w14:paraId="4787E690" w14:textId="77777777"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w:t>
      </w:r>
      <w:r w:rsidRPr="00E77497">
        <w:rPr>
          <w:i/>
        </w:rPr>
        <w:t>P</w:t>
      </w:r>
      <w:r>
        <w:t xml:space="preserve"> and</w:t>
      </w:r>
      <w:r w:rsidRPr="00E77497">
        <w:t xml:space="preserve"> Property Descriptor {[[Value]]: </w:t>
      </w:r>
      <w:r w:rsidRPr="00E77497">
        <w:rPr>
          <w:i/>
        </w:rPr>
        <w:t>newElement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43A4EBE4" w14:textId="77777777" w:rsidR="00B55107" w:rsidRDefault="00B55107" w:rsidP="000D7E3D">
      <w:pPr>
        <w:pStyle w:val="Alg4"/>
        <w:numPr>
          <w:ilvl w:val="4"/>
          <w:numId w:val="327"/>
        </w:numPr>
      </w:pPr>
      <w:r>
        <w:rPr>
          <w:sz w:val="18"/>
          <w:szCs w:val="18"/>
        </w:rPr>
        <w:t xml:space="preserve">NOTE This algorithm intentionally does not throw an exception if status is </w:t>
      </w:r>
      <w:r>
        <w:rPr>
          <w:b/>
          <w:bCs/>
          <w:sz w:val="18"/>
          <w:szCs w:val="18"/>
        </w:rPr>
        <w:t>false</w:t>
      </w:r>
      <w:r>
        <w:rPr>
          <w:sz w:val="18"/>
          <w:szCs w:val="18"/>
        </w:rPr>
        <w:t>.</w:t>
      </w:r>
    </w:p>
    <w:p w14:paraId="28FA71E8" w14:textId="77777777" w:rsidR="00B55107" w:rsidRDefault="00B55107" w:rsidP="000D7E3D">
      <w:pPr>
        <w:pStyle w:val="Alg4"/>
        <w:numPr>
          <w:ilvl w:val="3"/>
          <w:numId w:val="327"/>
        </w:numPr>
      </w:pPr>
      <w:r>
        <w:t>ReturnIfAbrupt(</w:t>
      </w:r>
      <w:r>
        <w:rPr>
          <w:i/>
        </w:rPr>
        <w:t>status</w:t>
      </w:r>
      <w:r>
        <w:t>).</w:t>
      </w:r>
    </w:p>
    <w:p w14:paraId="2AF09039" w14:textId="77777777" w:rsidR="00B55107" w:rsidRPr="00E77497" w:rsidRDefault="00B55107" w:rsidP="000D7E3D">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w:t>
      </w:r>
      <w:r w:rsidRPr="006637C6">
        <w:rPr>
          <w:i/>
        </w:rPr>
        <w:t>this</w:t>
      </w:r>
      <w:r>
        <w:rPr>
          <w:i/>
        </w:rPr>
        <w:t>Argument</w:t>
      </w:r>
      <w:r w:rsidRPr="00E77497">
        <w:t xml:space="preserve"> and with a </w:t>
      </w:r>
      <w:r>
        <w:t>L</w:t>
      </w:r>
      <w:r w:rsidRPr="00E77497">
        <w:t xml:space="preserve">ist </w:t>
      </w:r>
      <w:r>
        <w:t>containing</w:t>
      </w:r>
      <w:r w:rsidRPr="00E77497">
        <w:t xml:space="preserve"> </w:t>
      </w:r>
      <w:r w:rsidRPr="00E77497">
        <w:rPr>
          <w:i/>
        </w:rPr>
        <w:t xml:space="preserve">name </w:t>
      </w:r>
      <w:r w:rsidRPr="00E77497">
        <w:t xml:space="preserve">and </w:t>
      </w:r>
      <w:r w:rsidRPr="00E77497">
        <w:rPr>
          <w:i/>
        </w:rPr>
        <w:t>val</w:t>
      </w:r>
      <w:r>
        <w:rPr>
          <w:iCs/>
        </w:rPr>
        <w:t xml:space="preserve"> as </w:t>
      </w:r>
      <w:r>
        <w:rPr>
          <w:i/>
        </w:rPr>
        <w:t>argumentsList</w:t>
      </w:r>
      <w:r w:rsidRPr="00E77497">
        <w:t>.</w:t>
      </w:r>
    </w:p>
    <w:p w14:paraId="69D9A45C" w14:textId="77777777" w:rsidR="00B55107" w:rsidRPr="00E77497" w:rsidRDefault="00B55107" w:rsidP="000D7E3D">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5D834C77" w14:textId="77777777" w:rsidR="00B55107" w:rsidRPr="00E77497" w:rsidRDefault="00B55107" w:rsidP="000D7E3D">
      <w:pPr>
        <w:pStyle w:val="Note"/>
      </w:pPr>
      <w:r w:rsidRPr="00E77497">
        <w:t>NOTE</w:t>
      </w:r>
      <w:r w:rsidRPr="00E77497">
        <w:tab/>
        <w:t>In the case where there are duplicate name Strings within an object, lexically preceding values for the same key shall be overwritten.</w:t>
      </w:r>
    </w:p>
    <w:p w14:paraId="1119526A" w14:textId="77777777" w:rsidR="00B55107" w:rsidRPr="00E77497" w:rsidRDefault="00B55107" w:rsidP="000D7E3D">
      <w:pPr>
        <w:pStyle w:val="30"/>
      </w:pPr>
      <w:bookmarkStart w:id="15382" w:name="_Ref366068347"/>
      <w:bookmarkStart w:id="15383" w:name="_Toc368050811"/>
      <w:r>
        <w:t>JSON.</w:t>
      </w:r>
      <w:r w:rsidRPr="00E77497">
        <w:t>stringify ( value [ , replacer [ , space ] ] )</w:t>
      </w:r>
      <w:bookmarkEnd w:id="15382"/>
      <w:bookmarkEnd w:id="15383"/>
    </w:p>
    <w:p w14:paraId="137B768A" w14:textId="77777777" w:rsidR="00B55107" w:rsidRPr="00E77497" w:rsidRDefault="00B55107" w:rsidP="00B55107">
      <w:r w:rsidRPr="00E77497">
        <w:t xml:space="preserve">The </w:t>
      </w:r>
      <w:r w:rsidRPr="00E77497">
        <w:rPr>
          <w:rFonts w:ascii="Courier New" w:hAnsi="Courier New" w:cs="Courier New"/>
          <w:b/>
        </w:rPr>
        <w:t>stringify</w:t>
      </w:r>
      <w:r w:rsidRPr="00E77497">
        <w:t xml:space="preserve"> function returns a String in </w:t>
      </w:r>
      <w:r>
        <w:t xml:space="preserve">UTF-16 encoded </w:t>
      </w:r>
      <w:r w:rsidRPr="00E77497">
        <w:t xml:space="preserve">JSON format representing an ECMAScript value. It can take three parameters. 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027F514C" w14:textId="77777777" w:rsidR="00B55107" w:rsidRPr="00E77497" w:rsidRDefault="00B55107" w:rsidP="00B55107">
      <w:pPr>
        <w:keepNext/>
      </w:pPr>
      <w:r w:rsidRPr="00E77497">
        <w:t>These are the steps in stringifying an object:</w:t>
      </w:r>
    </w:p>
    <w:p w14:paraId="695E76D2" w14:textId="77777777" w:rsidR="00B55107" w:rsidRPr="00E77497" w:rsidRDefault="00B55107" w:rsidP="00B55107">
      <w:pPr>
        <w:pStyle w:val="Alg4"/>
        <w:numPr>
          <w:ilvl w:val="0"/>
          <w:numId w:val="328"/>
        </w:numPr>
      </w:pPr>
      <w:r w:rsidRPr="00E77497">
        <w:t xml:space="preserve">Let </w:t>
      </w:r>
      <w:r w:rsidRPr="00E77497">
        <w:rPr>
          <w:i/>
        </w:rPr>
        <w:t>stack</w:t>
      </w:r>
      <w:r w:rsidRPr="00E77497">
        <w:t xml:space="preserve"> be an empty List.</w:t>
      </w:r>
    </w:p>
    <w:p w14:paraId="6801488E" w14:textId="77777777" w:rsidR="00B55107" w:rsidRPr="00E77497" w:rsidRDefault="00B55107" w:rsidP="00B55107">
      <w:pPr>
        <w:pStyle w:val="Alg4"/>
        <w:numPr>
          <w:ilvl w:val="0"/>
          <w:numId w:val="328"/>
        </w:numPr>
      </w:pPr>
      <w:r w:rsidRPr="00E77497">
        <w:t xml:space="preserve">Let </w:t>
      </w:r>
      <w:r w:rsidRPr="00E77497">
        <w:rPr>
          <w:i/>
        </w:rPr>
        <w:t>indent</w:t>
      </w:r>
      <w:r w:rsidRPr="00E77497">
        <w:t xml:space="preserve"> be the empty String.</w:t>
      </w:r>
    </w:p>
    <w:p w14:paraId="14496082" w14:textId="77777777" w:rsidR="00B55107" w:rsidRPr="00E77497" w:rsidRDefault="00B55107" w:rsidP="00B55107">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5E080470" w14:textId="77777777" w:rsidR="00B55107" w:rsidRPr="00E77497" w:rsidRDefault="00B55107" w:rsidP="00B55107">
      <w:pPr>
        <w:pStyle w:val="Alg4"/>
        <w:numPr>
          <w:ilvl w:val="0"/>
          <w:numId w:val="328"/>
        </w:numPr>
      </w:pPr>
      <w:r w:rsidRPr="00E77497">
        <w:t>If Type(</w:t>
      </w:r>
      <w:r w:rsidRPr="00E77497">
        <w:rPr>
          <w:i/>
        </w:rPr>
        <w:t>replacer</w:t>
      </w:r>
      <w:r w:rsidRPr="00E77497">
        <w:t>) is Object, then</w:t>
      </w:r>
    </w:p>
    <w:p w14:paraId="749F12C7" w14:textId="77777777" w:rsidR="00B55107" w:rsidRPr="00E77497" w:rsidRDefault="00B55107" w:rsidP="00B55107">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14:paraId="15A0512F" w14:textId="77777777" w:rsidR="00B55107" w:rsidRPr="00E77497" w:rsidRDefault="00B55107" w:rsidP="00B55107">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14:paraId="42573956" w14:textId="77777777" w:rsidR="00B55107" w:rsidRPr="00E77497" w:rsidRDefault="00B55107" w:rsidP="00B55107">
      <w:pPr>
        <w:pStyle w:val="Alg4"/>
        <w:numPr>
          <w:ilvl w:val="1"/>
          <w:numId w:val="328"/>
        </w:numPr>
      </w:pPr>
      <w:r w:rsidRPr="00E77497">
        <w:t xml:space="preserve">Else if </w:t>
      </w:r>
      <w:r w:rsidRPr="00E77497">
        <w:rPr>
          <w:i/>
        </w:rPr>
        <w:t>replacer</w:t>
      </w:r>
      <w:r w:rsidRPr="00E77497">
        <w:t xml:space="preserve"> </w:t>
      </w:r>
      <w:r>
        <w:t>is an exotic Array object</w:t>
      </w:r>
      <w:r w:rsidRPr="00E77497">
        <w:t>, then</w:t>
      </w:r>
    </w:p>
    <w:p w14:paraId="273F7A1A" w14:textId="77777777" w:rsidR="00B55107" w:rsidRPr="00E77497" w:rsidRDefault="00B55107" w:rsidP="00B55107">
      <w:pPr>
        <w:pStyle w:val="Alg4"/>
        <w:numPr>
          <w:ilvl w:val="2"/>
          <w:numId w:val="328"/>
        </w:numPr>
      </w:pPr>
      <w:r w:rsidRPr="00E77497">
        <w:t xml:space="preserve">Let </w:t>
      </w:r>
      <w:r w:rsidRPr="00E77497">
        <w:rPr>
          <w:i/>
        </w:rPr>
        <w:t xml:space="preserve">PropertyList </w:t>
      </w:r>
      <w:r w:rsidRPr="00E77497">
        <w:t xml:space="preserve"> be an empty internal List</w:t>
      </w:r>
    </w:p>
    <w:p w14:paraId="493BF376" w14:textId="77777777" w:rsidR="00B55107" w:rsidRPr="00E77497" w:rsidRDefault="00B55107" w:rsidP="00B55107">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1BF7E2AA" w14:textId="77777777" w:rsidR="00B55107" w:rsidRPr="00E77497" w:rsidRDefault="00B55107" w:rsidP="00B55107">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14:paraId="0FBF63B6" w14:textId="77777777" w:rsidR="00B55107" w:rsidRPr="00E77497" w:rsidRDefault="00B55107" w:rsidP="00B55107">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3C60E953" w14:textId="77777777" w:rsidR="00B55107" w:rsidRPr="00E77497" w:rsidRDefault="00B55107" w:rsidP="00B55107">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6CE3F56F" w14:textId="77777777" w:rsidR="00B55107" w:rsidRPr="00E77497" w:rsidRDefault="00B55107" w:rsidP="00B55107">
      <w:pPr>
        <w:pStyle w:val="Alg4"/>
        <w:numPr>
          <w:ilvl w:val="3"/>
          <w:numId w:val="328"/>
        </w:numPr>
      </w:pPr>
      <w:r w:rsidRPr="00E77497">
        <w:t>Else if Type(</w:t>
      </w:r>
      <w:r w:rsidRPr="00E77497">
        <w:rPr>
          <w:i/>
        </w:rPr>
        <w:t>v</w:t>
      </w:r>
      <w:r w:rsidRPr="00E77497">
        <w:t>) is Object then,</w:t>
      </w:r>
    </w:p>
    <w:p w14:paraId="004B8CD4" w14:textId="77777777" w:rsidR="00B55107" w:rsidRPr="00E77497" w:rsidRDefault="00B55107" w:rsidP="00B55107">
      <w:pPr>
        <w:pStyle w:val="Alg4"/>
        <w:numPr>
          <w:ilvl w:val="4"/>
          <w:numId w:val="328"/>
        </w:numPr>
      </w:pPr>
      <w:r w:rsidRPr="00E77497">
        <w:t xml:space="preserve">If </w:t>
      </w:r>
      <w:r w:rsidRPr="00E77497">
        <w:rPr>
          <w:i/>
        </w:rPr>
        <w:t>v</w:t>
      </w:r>
      <w:r w:rsidRPr="00E77497">
        <w:t xml:space="preserve"> has a [[</w:t>
      </w:r>
      <w:r>
        <w:t>StringData</w:t>
      </w:r>
      <w:r w:rsidRPr="00E77497">
        <w:t>]]</w:t>
      </w:r>
      <w:r>
        <w:t xml:space="preserve"> or [[NumberData]]</w:t>
      </w:r>
      <w:r w:rsidRPr="00E77497">
        <w:t xml:space="preserve"> internal </w:t>
      </w:r>
      <w:r>
        <w:t xml:space="preserve">data </w:t>
      </w:r>
      <w:r w:rsidRPr="00E77497">
        <w:t>property</w:t>
      </w:r>
      <w:r>
        <w:t>,</w:t>
      </w:r>
      <w:r w:rsidRPr="00E77497">
        <w:t xml:space="preserve"> then let </w:t>
      </w:r>
      <w:r w:rsidRPr="00E77497">
        <w:rPr>
          <w:i/>
        </w:rPr>
        <w:t>item</w:t>
      </w:r>
      <w:r w:rsidRPr="00E77497">
        <w:t xml:space="preserve"> be ToString(</w:t>
      </w:r>
      <w:r w:rsidRPr="00E77497">
        <w:rPr>
          <w:i/>
        </w:rPr>
        <w:t>v</w:t>
      </w:r>
      <w:r w:rsidRPr="00E77497">
        <w:t>).</w:t>
      </w:r>
    </w:p>
    <w:p w14:paraId="6D664AE6" w14:textId="77777777" w:rsidR="00B55107" w:rsidRPr="00E77497" w:rsidRDefault="00B55107" w:rsidP="00B55107">
      <w:pPr>
        <w:pStyle w:val="Alg4"/>
        <w:numPr>
          <w:ilvl w:val="3"/>
          <w:numId w:val="328"/>
        </w:numPr>
      </w:pPr>
      <w:r w:rsidRPr="00E77497">
        <w:t xml:space="preserve">If </w:t>
      </w:r>
      <w:r w:rsidRPr="00E77497">
        <w:rPr>
          <w:i/>
        </w:rPr>
        <w:t>item</w:t>
      </w:r>
      <w:r w:rsidRPr="00E77497">
        <w:t xml:space="preserve"> is not </w:t>
      </w:r>
      <w:r w:rsidRPr="00C332EF">
        <w:rPr>
          <w:b/>
        </w:rPr>
        <w:t>undefined</w:t>
      </w:r>
      <w:r w:rsidRPr="00E77497">
        <w:t xml:space="preserve"> and </w:t>
      </w:r>
      <w:r w:rsidRPr="00E77497">
        <w:rPr>
          <w:i/>
        </w:rPr>
        <w:t>item</w:t>
      </w:r>
      <w:r w:rsidRPr="00E77497">
        <w:t xml:space="preserve"> is not currently an element of </w:t>
      </w:r>
      <w:r w:rsidRPr="00E77497">
        <w:rPr>
          <w:i/>
        </w:rPr>
        <w:t>PropertyList</w:t>
      </w:r>
      <w:r w:rsidRPr="00E77497">
        <w:t xml:space="preserve"> then,</w:t>
      </w:r>
    </w:p>
    <w:p w14:paraId="08544801" w14:textId="77777777" w:rsidR="00B55107" w:rsidRPr="00E77497" w:rsidRDefault="00B55107" w:rsidP="00B55107">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14:paraId="245B0630" w14:textId="77777777" w:rsidR="00B55107" w:rsidRPr="00E77497" w:rsidRDefault="00B55107" w:rsidP="00B55107">
      <w:pPr>
        <w:pStyle w:val="Alg4"/>
        <w:numPr>
          <w:ilvl w:val="0"/>
          <w:numId w:val="328"/>
        </w:numPr>
      </w:pPr>
      <w:r w:rsidRPr="00E77497">
        <w:t>If Type(</w:t>
      </w:r>
      <w:r w:rsidRPr="00E77497">
        <w:rPr>
          <w:i/>
        </w:rPr>
        <w:t>space</w:t>
      </w:r>
      <w:r w:rsidRPr="00E77497">
        <w:t>) is Object then,</w:t>
      </w:r>
    </w:p>
    <w:p w14:paraId="53091F47" w14:textId="77777777" w:rsidR="00B55107" w:rsidRPr="00E77497" w:rsidRDefault="00B55107" w:rsidP="00B55107">
      <w:pPr>
        <w:pStyle w:val="Alg4"/>
        <w:numPr>
          <w:ilvl w:val="1"/>
          <w:numId w:val="328"/>
        </w:numPr>
      </w:pPr>
      <w:r w:rsidRPr="00E77497">
        <w:t xml:space="preserve">If </w:t>
      </w:r>
      <w:r w:rsidRPr="00E77497">
        <w:rPr>
          <w:i/>
        </w:rPr>
        <w:t>space</w:t>
      </w:r>
      <w:r w:rsidRPr="00E77497">
        <w:t xml:space="preserve"> has a [[</w:t>
      </w:r>
      <w:r>
        <w:t>NumberData</w:t>
      </w:r>
      <w:r w:rsidRPr="00E77497">
        <w:t xml:space="preserve">]] internal </w:t>
      </w:r>
      <w:r>
        <w:t xml:space="preserve">data </w:t>
      </w:r>
      <w:r w:rsidRPr="00E77497">
        <w:t>property</w:t>
      </w:r>
      <w:r w:rsidRPr="00E77497" w:rsidDel="004C0FF1">
        <w:t xml:space="preserve"> </w:t>
      </w:r>
      <w:r w:rsidRPr="00E77497">
        <w:t xml:space="preserve"> then,</w:t>
      </w:r>
    </w:p>
    <w:p w14:paraId="2001B758" w14:textId="77777777" w:rsidR="00B55107" w:rsidRPr="00E77497" w:rsidRDefault="00B55107" w:rsidP="00B55107">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14:paraId="7CE3688E" w14:textId="77777777" w:rsidR="00B55107" w:rsidRPr="00E77497" w:rsidRDefault="00B55107" w:rsidP="00B55107">
      <w:pPr>
        <w:pStyle w:val="Alg4"/>
        <w:numPr>
          <w:ilvl w:val="1"/>
          <w:numId w:val="328"/>
        </w:numPr>
      </w:pPr>
      <w:r w:rsidRPr="00E77497">
        <w:t xml:space="preserve">Else if </w:t>
      </w:r>
      <w:r w:rsidRPr="00E77497">
        <w:rPr>
          <w:i/>
        </w:rPr>
        <w:t>space</w:t>
      </w:r>
      <w:r w:rsidRPr="00E77497">
        <w:t xml:space="preserve"> has a [[</w:t>
      </w:r>
      <w:r>
        <w:t>StringData</w:t>
      </w:r>
      <w:r w:rsidRPr="00E77497">
        <w:t xml:space="preserve">]] internal </w:t>
      </w:r>
      <w:r>
        <w:t xml:space="preserve">data </w:t>
      </w:r>
      <w:r w:rsidRPr="00E77497">
        <w:t>property</w:t>
      </w:r>
      <w:r w:rsidRPr="00E77497" w:rsidDel="004C0FF1">
        <w:t xml:space="preserve"> </w:t>
      </w:r>
      <w:r w:rsidRPr="00E77497">
        <w:t xml:space="preserve"> then,</w:t>
      </w:r>
    </w:p>
    <w:p w14:paraId="3B2F1BA1" w14:textId="77777777" w:rsidR="00B55107" w:rsidRPr="00E77497" w:rsidRDefault="00B55107" w:rsidP="00B55107">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14:paraId="1943B5B3" w14:textId="77777777" w:rsidR="00B55107" w:rsidRPr="00E77497" w:rsidRDefault="00B55107" w:rsidP="00B55107">
      <w:pPr>
        <w:pStyle w:val="Alg4"/>
        <w:numPr>
          <w:ilvl w:val="0"/>
          <w:numId w:val="328"/>
        </w:numPr>
      </w:pPr>
      <w:r w:rsidRPr="00E77497">
        <w:t>If Type(</w:t>
      </w:r>
      <w:r w:rsidRPr="00E77497">
        <w:rPr>
          <w:i/>
        </w:rPr>
        <w:t>space</w:t>
      </w:r>
      <w:r w:rsidRPr="00E77497">
        <w:t>) is Number</w:t>
      </w:r>
    </w:p>
    <w:p w14:paraId="559E4F12" w14:textId="77777777" w:rsidR="00B55107" w:rsidRPr="00E77497" w:rsidRDefault="00B55107" w:rsidP="00B55107">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14:paraId="354C4479" w14:textId="77777777" w:rsidR="00B55107" w:rsidRPr="00E77497" w:rsidRDefault="00B55107" w:rsidP="00B55107">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w:t>
      </w:r>
      <w:r>
        <w:t xml:space="preserve">occurrences of code unit 0x0020 (the Unicode </w:t>
      </w:r>
      <w:r w:rsidRPr="00E77497">
        <w:t>space character</w:t>
      </w:r>
      <w:r>
        <w:t>)</w:t>
      </w:r>
      <w:r w:rsidRPr="00E77497">
        <w:t xml:space="preserve">. This will be the empty String if </w:t>
      </w:r>
      <w:r w:rsidRPr="00E77497">
        <w:rPr>
          <w:i/>
        </w:rPr>
        <w:t>space</w:t>
      </w:r>
      <w:r w:rsidRPr="00E77497">
        <w:t xml:space="preserve"> is less than 1.</w:t>
      </w:r>
    </w:p>
    <w:p w14:paraId="49EBB51E" w14:textId="77777777" w:rsidR="00B55107" w:rsidRPr="00E77497" w:rsidRDefault="00B55107" w:rsidP="00B55107">
      <w:pPr>
        <w:pStyle w:val="Alg4"/>
        <w:numPr>
          <w:ilvl w:val="0"/>
          <w:numId w:val="328"/>
        </w:numPr>
      </w:pPr>
      <w:r w:rsidRPr="00E77497">
        <w:t>Else if Type(</w:t>
      </w:r>
      <w:r w:rsidRPr="00E77497">
        <w:rPr>
          <w:i/>
        </w:rPr>
        <w:t>space)</w:t>
      </w:r>
      <w:r w:rsidRPr="00E77497">
        <w:t xml:space="preserve"> is String</w:t>
      </w:r>
    </w:p>
    <w:p w14:paraId="72900D99" w14:textId="77777777" w:rsidR="00B55107" w:rsidRPr="00E77497" w:rsidRDefault="00B55107" w:rsidP="00B55107">
      <w:pPr>
        <w:pStyle w:val="Alg4"/>
        <w:numPr>
          <w:ilvl w:val="1"/>
          <w:numId w:val="328"/>
        </w:numPr>
      </w:pPr>
      <w:r w:rsidRPr="00E77497">
        <w:t xml:space="preserve">If the number of </w:t>
      </w:r>
      <w:r>
        <w:t>elements</w:t>
      </w:r>
      <w:r w:rsidRPr="00E77497">
        <w:t xml:space="preserve">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r>
        <w:t>elements</w:t>
      </w:r>
      <w:r w:rsidRPr="00E77497">
        <w:t xml:space="preserve"> of </w:t>
      </w:r>
      <w:r w:rsidRPr="00E77497">
        <w:rPr>
          <w:i/>
        </w:rPr>
        <w:t>space</w:t>
      </w:r>
      <w:r w:rsidRPr="00E77497">
        <w:t>.</w:t>
      </w:r>
    </w:p>
    <w:p w14:paraId="1B668E49" w14:textId="77777777" w:rsidR="00B55107" w:rsidRPr="00E77497" w:rsidRDefault="00B55107" w:rsidP="00B55107">
      <w:pPr>
        <w:pStyle w:val="Alg4"/>
        <w:numPr>
          <w:ilvl w:val="0"/>
          <w:numId w:val="328"/>
        </w:numPr>
      </w:pPr>
      <w:r w:rsidRPr="00E77497">
        <w:t>Else</w:t>
      </w:r>
    </w:p>
    <w:p w14:paraId="486D48FB" w14:textId="77777777" w:rsidR="00B55107" w:rsidRPr="00E77497" w:rsidRDefault="00B55107" w:rsidP="00B55107">
      <w:pPr>
        <w:pStyle w:val="Alg4"/>
        <w:numPr>
          <w:ilvl w:val="1"/>
          <w:numId w:val="328"/>
        </w:numPr>
      </w:pPr>
      <w:r w:rsidRPr="00E77497">
        <w:t xml:space="preserve">Set </w:t>
      </w:r>
      <w:r w:rsidRPr="00E77497">
        <w:rPr>
          <w:i/>
        </w:rPr>
        <w:t>gap</w:t>
      </w:r>
      <w:r w:rsidRPr="00E77497">
        <w:t xml:space="preserve"> to the empty String.</w:t>
      </w:r>
    </w:p>
    <w:p w14:paraId="2395A372" w14:textId="77777777" w:rsidR="00B55107" w:rsidRPr="00E77497" w:rsidRDefault="00B55107" w:rsidP="00B55107">
      <w:pPr>
        <w:pStyle w:val="Alg4"/>
        <w:numPr>
          <w:ilvl w:val="0"/>
          <w:numId w:val="328"/>
        </w:numPr>
      </w:pPr>
      <w:r w:rsidRPr="00E77497">
        <w:t xml:space="preserve">Let </w:t>
      </w:r>
      <w:r w:rsidRPr="00E77497">
        <w:rPr>
          <w:i/>
        </w:rPr>
        <w:t>wrapper</w:t>
      </w:r>
      <w:r w:rsidRPr="00E77497">
        <w:t xml:space="preserve"> be </w:t>
      </w:r>
      <w:r>
        <w:t>the result 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14:paraId="3EAC1339" w14:textId="77777777" w:rsidR="00B55107" w:rsidRPr="00E77497" w:rsidRDefault="006F65B3" w:rsidP="00B55107">
      <w:pPr>
        <w:pStyle w:val="Alg4"/>
        <w:numPr>
          <w:ilvl w:val="0"/>
          <w:numId w:val="328"/>
        </w:numPr>
      </w:pPr>
      <w:ins w:id="15384" w:author="Rev 19 Allen Wirfs-Brock" w:date="2013-09-12T12:21:00Z">
        <w:r>
          <w:t xml:space="preserve">Let </w:t>
        </w:r>
        <w:r w:rsidRPr="006F65B3">
          <w:rPr>
            <w:i/>
          </w:rPr>
          <w:t>status</w:t>
        </w:r>
        <w:r>
          <w:t xml:space="preserve"> be the result of </w:t>
        </w:r>
      </w:ins>
      <w:del w:id="15385" w:author="Rev 19 Allen Wirfs-Brock" w:date="2013-09-12T12:21:00Z">
        <w:r w:rsidR="00B55107" w:rsidDel="006F65B3">
          <w:delText xml:space="preserve">Call </w:delText>
        </w:r>
      </w:del>
      <w:r w:rsidR="00B55107">
        <w:t>CreateOwnDataProperty(</w:t>
      </w:r>
      <w:r w:rsidR="00B55107" w:rsidRPr="00E77497">
        <w:rPr>
          <w:i/>
        </w:rPr>
        <w:t>wrapper</w:t>
      </w:r>
      <w:r w:rsidR="00B55107">
        <w:t xml:space="preserve">, the </w:t>
      </w:r>
      <w:r w:rsidR="00B55107" w:rsidRPr="00E77497">
        <w:t xml:space="preserve">empty String, </w:t>
      </w:r>
      <w:r w:rsidR="00B55107" w:rsidRPr="00E77497">
        <w:rPr>
          <w:i/>
        </w:rPr>
        <w:t>value</w:t>
      </w:r>
      <w:r w:rsidR="00B55107">
        <w:t>).</w:t>
      </w:r>
    </w:p>
    <w:p w14:paraId="6A6A3E22" w14:textId="77777777" w:rsidR="006F65B3" w:rsidRDefault="006F65B3" w:rsidP="006A78DC">
      <w:pPr>
        <w:pStyle w:val="Alg4"/>
        <w:numPr>
          <w:ilvl w:val="0"/>
          <w:numId w:val="328"/>
        </w:numPr>
        <w:rPr>
          <w:ins w:id="15386" w:author="Rev 19 Allen Wirfs-Brock" w:date="2013-09-12T12:22:00Z"/>
        </w:rPr>
      </w:pPr>
      <w:ins w:id="15387" w:author="Rev 19 Allen Wirfs-Brock" w:date="2013-09-12T12:22:00Z">
        <w:r>
          <w:t xml:space="preserve">Assert: </w:t>
        </w:r>
        <w:r>
          <w:rPr>
            <w:i/>
          </w:rPr>
          <w:t>status</w:t>
        </w:r>
        <w:r>
          <w:t xml:space="preserve"> is </w:t>
        </w:r>
        <w:r>
          <w:rPr>
            <w:b/>
          </w:rPr>
          <w:t>true</w:t>
        </w:r>
        <w:r>
          <w:t>.</w:t>
        </w:r>
      </w:ins>
    </w:p>
    <w:p w14:paraId="08DE82AF" w14:textId="77777777" w:rsidR="00B55107" w:rsidRPr="00E77497" w:rsidRDefault="00B55107" w:rsidP="00B55107">
      <w:pPr>
        <w:pStyle w:val="Alg4"/>
        <w:numPr>
          <w:ilvl w:val="0"/>
          <w:numId w:val="328"/>
        </w:numPr>
        <w:spacing w:after="220"/>
      </w:pPr>
      <w:r w:rsidRPr="00E77497">
        <w:t xml:space="preserve">Return the result of calling the abstract operation </w:t>
      </w:r>
      <w:r w:rsidRPr="00665D48">
        <w:rPr>
          <w:iCs/>
        </w:rPr>
        <w:t>Str</w:t>
      </w:r>
      <w:r w:rsidRPr="00E77497">
        <w:t xml:space="preserve"> with the empty String and </w:t>
      </w:r>
      <w:r w:rsidRPr="00E77497">
        <w:rPr>
          <w:i/>
        </w:rPr>
        <w:t>wrapper</w:t>
      </w:r>
      <w:r w:rsidRPr="00E77497">
        <w:t>.</w:t>
      </w:r>
    </w:p>
    <w:p w14:paraId="5B482F5E" w14:textId="77777777" w:rsidR="00B55107" w:rsidRDefault="00B55107" w:rsidP="00B55107">
      <w:r w:rsidRPr="00E77497">
        <w:rPr>
          <w:rFonts w:ascii="Helvetica" w:hAnsi="Helvetica"/>
          <w:b/>
        </w:rPr>
        <w:t xml:space="preserve">Runtime Semantics: </w:t>
      </w:r>
      <w:r w:rsidRPr="007D695C">
        <w:rPr>
          <w:rFonts w:ascii="Helvetica" w:hAnsi="Helvetica"/>
          <w:b/>
          <w:spacing w:val="6"/>
        </w:rPr>
        <w:t xml:space="preserve">Str </w:t>
      </w:r>
      <w:r>
        <w:rPr>
          <w:rFonts w:ascii="Helvetica" w:hAnsi="Helvetica"/>
          <w:b/>
          <w:spacing w:val="6"/>
        </w:rPr>
        <w:t>Abstract Operation</w:t>
      </w:r>
    </w:p>
    <w:p w14:paraId="7B4E0109" w14:textId="77777777" w:rsidR="00B55107" w:rsidRPr="00E77497" w:rsidRDefault="00B55107" w:rsidP="00B55107">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7A8AB8F1" w14:textId="77777777" w:rsidR="00B55107" w:rsidRPr="00E77497" w:rsidRDefault="00B55107" w:rsidP="00B55107">
      <w:pPr>
        <w:pStyle w:val="Alg4"/>
        <w:numPr>
          <w:ilvl w:val="0"/>
          <w:numId w:val="329"/>
        </w:numPr>
      </w:pPr>
      <w:r w:rsidRPr="00E77497">
        <w:t xml:space="preserve">Let </w:t>
      </w:r>
      <w:r w:rsidRPr="00E77497">
        <w:rPr>
          <w:i/>
        </w:rPr>
        <w:t>value</w:t>
      </w:r>
      <w:r w:rsidRPr="00E77497">
        <w:t xml:space="preserve"> be the result of Get</w:t>
      </w:r>
      <w:r>
        <w:t>(</w:t>
      </w:r>
      <w:r w:rsidRPr="00E77497">
        <w:rPr>
          <w:i/>
        </w:rPr>
        <w:t>holder</w:t>
      </w:r>
      <w:r>
        <w:t>,</w:t>
      </w:r>
      <w:r w:rsidRPr="00E77497">
        <w:t xml:space="preserve"> </w:t>
      </w:r>
      <w:r w:rsidRPr="00E77497">
        <w:rPr>
          <w:i/>
        </w:rPr>
        <w:t>key</w:t>
      </w:r>
      <w:r>
        <w:rPr>
          <w:iCs/>
        </w:rPr>
        <w:t>)</w:t>
      </w:r>
      <w:r w:rsidRPr="00E77497">
        <w:t>.</w:t>
      </w:r>
    </w:p>
    <w:p w14:paraId="36E5ED5D" w14:textId="77777777" w:rsidR="00B55107" w:rsidRDefault="00B55107" w:rsidP="00B55107">
      <w:pPr>
        <w:pStyle w:val="Alg4"/>
        <w:numPr>
          <w:ilvl w:val="0"/>
          <w:numId w:val="329"/>
        </w:numPr>
      </w:pPr>
      <w:r>
        <w:t>ReturnIfAbrupt(</w:t>
      </w:r>
      <w:r>
        <w:rPr>
          <w:i/>
        </w:rPr>
        <w:t>value</w:t>
      </w:r>
      <w:r>
        <w:t>).</w:t>
      </w:r>
    </w:p>
    <w:p w14:paraId="2DCFCD59" w14:textId="77777777" w:rsidR="00B55107" w:rsidRPr="00E77497" w:rsidRDefault="00B55107" w:rsidP="00B55107">
      <w:pPr>
        <w:pStyle w:val="Alg4"/>
        <w:numPr>
          <w:ilvl w:val="0"/>
          <w:numId w:val="329"/>
        </w:numPr>
      </w:pPr>
      <w:r w:rsidRPr="00E77497">
        <w:t>If Type(</w:t>
      </w:r>
      <w:r w:rsidRPr="00E77497">
        <w:rPr>
          <w:i/>
        </w:rPr>
        <w:t>value</w:t>
      </w:r>
      <w:r w:rsidRPr="00E77497">
        <w:t>) is Object, then</w:t>
      </w:r>
    </w:p>
    <w:p w14:paraId="18058A87" w14:textId="77777777" w:rsidR="00B55107" w:rsidRPr="00E77497" w:rsidRDefault="00B55107" w:rsidP="00B55107">
      <w:pPr>
        <w:pStyle w:val="Alg4"/>
        <w:numPr>
          <w:ilvl w:val="1"/>
          <w:numId w:val="329"/>
        </w:numPr>
      </w:pPr>
      <w:r w:rsidRPr="00E77497">
        <w:t xml:space="preserve">Let </w:t>
      </w:r>
      <w:r w:rsidRPr="00E77497">
        <w:rPr>
          <w:i/>
        </w:rPr>
        <w:t>toJSON</w:t>
      </w:r>
      <w:r w:rsidRPr="00E77497">
        <w:t xml:space="preserve"> be the result of Get</w:t>
      </w:r>
      <w:r>
        <w:t>(</w:t>
      </w:r>
      <w:r w:rsidRPr="00E77497">
        <w:rPr>
          <w:i/>
        </w:rPr>
        <w:t>value</w:t>
      </w:r>
      <w:r>
        <w:t>,</w:t>
      </w:r>
      <w:r w:rsidRPr="00E77497">
        <w:t xml:space="preserve"> </w:t>
      </w:r>
      <w:r w:rsidRPr="00E77497">
        <w:rPr>
          <w:rFonts w:ascii="Courier New" w:hAnsi="Courier New" w:cs="Courier New"/>
          <w:b/>
        </w:rPr>
        <w:t>"toJSON"</w:t>
      </w:r>
      <w:r w:rsidRPr="00844B9F">
        <w:rPr>
          <w:bCs/>
        </w:rPr>
        <w:t>)</w:t>
      </w:r>
      <w:r w:rsidRPr="00E77497">
        <w:t>.</w:t>
      </w:r>
    </w:p>
    <w:p w14:paraId="27A0238D" w14:textId="77777777" w:rsidR="00B55107" w:rsidRPr="00E77497" w:rsidRDefault="00B55107" w:rsidP="00B55107">
      <w:pPr>
        <w:pStyle w:val="Alg4"/>
        <w:numPr>
          <w:ilvl w:val="1"/>
          <w:numId w:val="329"/>
        </w:numPr>
      </w:pPr>
      <w:r w:rsidRPr="00E77497">
        <w:t>If IsCallable(</w:t>
      </w:r>
      <w:r w:rsidRPr="00E77497">
        <w:rPr>
          <w:i/>
        </w:rPr>
        <w:t>toJSON</w:t>
      </w:r>
      <w:r w:rsidRPr="00E77497">
        <w:t xml:space="preserve">) is </w:t>
      </w:r>
      <w:r w:rsidRPr="00E77497">
        <w:rPr>
          <w:b/>
        </w:rPr>
        <w:t>true</w:t>
      </w:r>
    </w:p>
    <w:p w14:paraId="4580AF24" w14:textId="77777777" w:rsidR="00B55107" w:rsidRPr="00E77497" w:rsidRDefault="00B55107" w:rsidP="00B55107">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w:t>
      </w:r>
      <w:r>
        <w:t>containing</w:t>
      </w:r>
      <w:r w:rsidRPr="00E77497">
        <w:t xml:space="preserve"> </w:t>
      </w:r>
      <w:r w:rsidRPr="00E77497">
        <w:rPr>
          <w:i/>
        </w:rPr>
        <w:t>key</w:t>
      </w:r>
      <w:r>
        <w:rPr>
          <w:iCs/>
        </w:rPr>
        <w:t xml:space="preserve"> as </w:t>
      </w:r>
      <w:r>
        <w:rPr>
          <w:i/>
        </w:rPr>
        <w:t>argumentsList</w:t>
      </w:r>
      <w:r w:rsidRPr="00E77497">
        <w:t>.</w:t>
      </w:r>
    </w:p>
    <w:p w14:paraId="74CBC686" w14:textId="77777777" w:rsidR="00B55107" w:rsidRDefault="00B55107" w:rsidP="00B55107">
      <w:pPr>
        <w:pStyle w:val="Alg4"/>
        <w:numPr>
          <w:ilvl w:val="2"/>
          <w:numId w:val="329"/>
        </w:numPr>
      </w:pPr>
      <w:r>
        <w:t>ReturnIfAbrupt(</w:t>
      </w:r>
      <w:r>
        <w:rPr>
          <w:i/>
        </w:rPr>
        <w:t>value</w:t>
      </w:r>
      <w:r>
        <w:t>).</w:t>
      </w:r>
    </w:p>
    <w:p w14:paraId="488C09B3" w14:textId="77777777" w:rsidR="00B55107" w:rsidRPr="00E77497" w:rsidRDefault="00B55107" w:rsidP="00B55107">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14:paraId="3F5CFE28" w14:textId="77777777" w:rsidR="00B55107" w:rsidRPr="00E77497" w:rsidRDefault="00B55107" w:rsidP="00B55107">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6D8F0E1C" w14:textId="77777777" w:rsidR="00B55107" w:rsidRDefault="00B55107" w:rsidP="00B55107">
      <w:pPr>
        <w:pStyle w:val="Alg4"/>
        <w:numPr>
          <w:ilvl w:val="1"/>
          <w:numId w:val="329"/>
        </w:numPr>
      </w:pPr>
      <w:r>
        <w:t>ReturnIfAbrupt(</w:t>
      </w:r>
      <w:r>
        <w:rPr>
          <w:i/>
        </w:rPr>
        <w:t>value</w:t>
      </w:r>
      <w:r>
        <w:t>).</w:t>
      </w:r>
    </w:p>
    <w:p w14:paraId="241D3040" w14:textId="77777777" w:rsidR="00B55107" w:rsidRPr="00E77497" w:rsidRDefault="00B55107" w:rsidP="00B55107">
      <w:pPr>
        <w:pStyle w:val="Alg4"/>
        <w:numPr>
          <w:ilvl w:val="0"/>
          <w:numId w:val="329"/>
        </w:numPr>
      </w:pPr>
      <w:r w:rsidRPr="00E77497">
        <w:t>If Type(</w:t>
      </w:r>
      <w:r w:rsidRPr="00E77497">
        <w:rPr>
          <w:i/>
        </w:rPr>
        <w:t>value</w:t>
      </w:r>
      <w:r w:rsidRPr="00E77497">
        <w:t>) is Object then,</w:t>
      </w:r>
    </w:p>
    <w:p w14:paraId="0ED0C645" w14:textId="77777777" w:rsidR="00B55107" w:rsidRPr="00E77497" w:rsidRDefault="00B55107" w:rsidP="00B55107">
      <w:pPr>
        <w:pStyle w:val="Alg4"/>
        <w:numPr>
          <w:ilvl w:val="1"/>
          <w:numId w:val="329"/>
        </w:numPr>
      </w:pPr>
      <w:r w:rsidRPr="00E77497">
        <w:t xml:space="preserve">If </w:t>
      </w:r>
      <w:r w:rsidRPr="00E77497">
        <w:rPr>
          <w:i/>
        </w:rPr>
        <w:t>value</w:t>
      </w:r>
      <w:r w:rsidRPr="00E77497">
        <w:t xml:space="preserve"> has a</w:t>
      </w:r>
      <w:del w:id="15388" w:author="Rev 19 Allen Wirfs-Brock" w:date="2013-09-26T17:47:00Z">
        <w:r w:rsidRPr="00E77497" w:rsidDel="003442C2">
          <w:delText>n</w:delText>
        </w:r>
      </w:del>
      <w:r w:rsidRPr="00E77497">
        <w:t xml:space="preserve"> [[</w:t>
      </w:r>
      <w:r>
        <w:t>NumberData</w:t>
      </w:r>
      <w:r w:rsidRPr="00E77497">
        <w:t xml:space="preserve">]] internal </w:t>
      </w:r>
      <w:r>
        <w:t xml:space="preserve">data </w:t>
      </w:r>
      <w:r w:rsidRPr="00E77497">
        <w:t>property</w:t>
      </w:r>
      <w:r w:rsidRPr="00E77497" w:rsidDel="004C0FF1">
        <w:t xml:space="preserve"> </w:t>
      </w:r>
      <w:r w:rsidRPr="00E77497">
        <w:t xml:space="preserve"> then,</w:t>
      </w:r>
    </w:p>
    <w:p w14:paraId="7A52EF53" w14:textId="77777777" w:rsidR="00B55107" w:rsidRPr="00E77497" w:rsidRDefault="00B55107" w:rsidP="00B55107">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14:paraId="5AB42E13" w14:textId="77777777" w:rsidR="00B55107" w:rsidRPr="00E77497" w:rsidRDefault="00B55107" w:rsidP="00B55107">
      <w:pPr>
        <w:pStyle w:val="Alg4"/>
        <w:numPr>
          <w:ilvl w:val="1"/>
          <w:numId w:val="329"/>
        </w:numPr>
      </w:pPr>
      <w:r w:rsidRPr="00E77497">
        <w:t xml:space="preserve">Else if </w:t>
      </w:r>
      <w:r w:rsidRPr="00E77497">
        <w:rPr>
          <w:i/>
        </w:rPr>
        <w:t>value</w:t>
      </w:r>
      <w:r w:rsidRPr="00E77497">
        <w:t xml:space="preserve"> has a</w:t>
      </w:r>
      <w:del w:id="15389" w:author="Rev 19 Allen Wirfs-Brock" w:date="2013-09-26T17:47:00Z">
        <w:r w:rsidRPr="00E77497" w:rsidDel="003442C2">
          <w:delText>n</w:delText>
        </w:r>
      </w:del>
      <w:r w:rsidRPr="00E77497">
        <w:t xml:space="preserve"> [[</w:t>
      </w:r>
      <w:r>
        <w:t>StringData</w:t>
      </w:r>
      <w:r w:rsidRPr="00E77497">
        <w:t xml:space="preserve">]] internal </w:t>
      </w:r>
      <w:r>
        <w:t xml:space="preserve">data </w:t>
      </w:r>
      <w:r w:rsidRPr="00E77497">
        <w:t>property</w:t>
      </w:r>
      <w:r w:rsidRPr="00E77497" w:rsidDel="004C0FF1">
        <w:t xml:space="preserve"> </w:t>
      </w:r>
      <w:r w:rsidRPr="00E77497">
        <w:t xml:space="preserve"> then,</w:t>
      </w:r>
    </w:p>
    <w:p w14:paraId="4D587089" w14:textId="77777777" w:rsidR="00B55107" w:rsidRPr="00E77497" w:rsidRDefault="00B55107" w:rsidP="00B55107">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14:paraId="54E2053F" w14:textId="77777777" w:rsidR="00B55107" w:rsidRPr="00E77497" w:rsidRDefault="00B55107" w:rsidP="00B55107">
      <w:pPr>
        <w:pStyle w:val="Alg4"/>
        <w:numPr>
          <w:ilvl w:val="1"/>
          <w:numId w:val="329"/>
        </w:numPr>
      </w:pPr>
      <w:r w:rsidRPr="00E77497">
        <w:t xml:space="preserve">Else if </w:t>
      </w:r>
      <w:r w:rsidRPr="00E77497">
        <w:rPr>
          <w:i/>
          <w:iCs/>
        </w:rPr>
        <w:t>value</w:t>
      </w:r>
      <w:r w:rsidRPr="00E77497">
        <w:t xml:space="preserve"> has a</w:t>
      </w:r>
      <w:del w:id="15390" w:author="Rev 19 Allen Wirfs-Brock" w:date="2013-09-26T17:47:00Z">
        <w:r w:rsidRPr="00E77497" w:rsidDel="003442C2">
          <w:delText>n</w:delText>
        </w:r>
      </w:del>
      <w:r w:rsidRPr="00E77497">
        <w:t xml:space="preserve"> [[</w:t>
      </w:r>
      <w:r>
        <w:t>BooleanData</w:t>
      </w:r>
      <w:r w:rsidRPr="00E77497">
        <w:t xml:space="preserve">]] internal </w:t>
      </w:r>
      <w:r>
        <w:t xml:space="preserve">data </w:t>
      </w:r>
      <w:r w:rsidRPr="00E77497">
        <w:t xml:space="preserve">property </w:t>
      </w:r>
      <w:r w:rsidRPr="00E77497" w:rsidDel="004C0FF1">
        <w:t xml:space="preserve"> </w:t>
      </w:r>
      <w:r w:rsidRPr="00E77497">
        <w:t xml:space="preserve"> then,</w:t>
      </w:r>
    </w:p>
    <w:p w14:paraId="7DF014AE" w14:textId="77777777" w:rsidR="00B55107" w:rsidRPr="00E77497" w:rsidRDefault="00B55107" w:rsidP="00B55107">
      <w:pPr>
        <w:pStyle w:val="Alg4"/>
        <w:numPr>
          <w:ilvl w:val="2"/>
          <w:numId w:val="329"/>
        </w:numPr>
      </w:pPr>
      <w:r w:rsidRPr="00E77497">
        <w:t xml:space="preserve">Let </w:t>
      </w:r>
      <w:r w:rsidRPr="00E77497">
        <w:rPr>
          <w:i/>
          <w:iCs/>
        </w:rPr>
        <w:t>value</w:t>
      </w:r>
      <w:r w:rsidRPr="00E77497">
        <w:t xml:space="preserve"> be the value of the [[</w:t>
      </w:r>
      <w:r>
        <w:t>BooleanData</w:t>
      </w:r>
      <w:r w:rsidRPr="00E77497">
        <w:t xml:space="preserve">]] internal </w:t>
      </w:r>
      <w:r>
        <w:t xml:space="preserve">data </w:t>
      </w:r>
      <w:r w:rsidRPr="00E77497">
        <w:t xml:space="preserve">property of </w:t>
      </w:r>
      <w:r w:rsidRPr="00E77497">
        <w:rPr>
          <w:i/>
          <w:iCs/>
        </w:rPr>
        <w:t>value</w:t>
      </w:r>
      <w:r w:rsidRPr="00E77497">
        <w:t>.</w:t>
      </w:r>
    </w:p>
    <w:p w14:paraId="7E564C65" w14:textId="77777777" w:rsidR="00F92DB3" w:rsidRDefault="00F92DB3">
      <w:pPr>
        <w:pStyle w:val="Alg4"/>
        <w:numPr>
          <w:ilvl w:val="2"/>
          <w:numId w:val="329"/>
        </w:numPr>
        <w:rPr>
          <w:ins w:id="15391" w:author="Rev 19 Allen Wirfs-Brock" w:date="2013-09-27T12:22:00Z"/>
        </w:rPr>
        <w:pPrChange w:id="15392" w:author="Rev 19 Allen Wirfs-Brock" w:date="2013-09-27T12:22:00Z">
          <w:pPr>
            <w:pStyle w:val="Alg4"/>
            <w:numPr>
              <w:numId w:val="329"/>
            </w:numPr>
            <w:tabs>
              <w:tab w:val="num" w:pos="360"/>
            </w:tabs>
            <w:ind w:left="360" w:hanging="360"/>
          </w:pPr>
        </w:pPrChange>
      </w:pPr>
      <w:ins w:id="15393" w:author="Rev 19 Allen Wirfs-Brock" w:date="2013-09-27T12:22:00Z">
        <w:r>
          <w:t xml:space="preserve">If </w:t>
        </w:r>
        <w:r>
          <w:rPr>
            <w:i/>
          </w:rPr>
          <w:t>value</w:t>
        </w:r>
        <w:r>
          <w:t xml:space="preserve"> is </w:t>
        </w:r>
        <w:r>
          <w:rPr>
            <w:b/>
          </w:rPr>
          <w:t>undefined</w:t>
        </w:r>
        <w:r>
          <w:t>, then throw a TypeError exception.</w:t>
        </w:r>
      </w:ins>
    </w:p>
    <w:p w14:paraId="4FBDC231" w14:textId="77777777"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3DCFA340" w14:textId="77777777"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61B692BC" w14:textId="77777777"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342810E3" w14:textId="77777777" w:rsidR="00B55107" w:rsidRPr="00E77497" w:rsidRDefault="00B55107" w:rsidP="00B55107">
      <w:pPr>
        <w:pStyle w:val="Alg4"/>
        <w:numPr>
          <w:ilvl w:val="0"/>
          <w:numId w:val="329"/>
        </w:numPr>
      </w:pPr>
      <w:r w:rsidRPr="00E77497">
        <w:t>If Type(</w:t>
      </w:r>
      <w:r w:rsidRPr="00E77497">
        <w:rPr>
          <w:i/>
        </w:rPr>
        <w:t>value</w:t>
      </w:r>
      <w:r w:rsidRPr="00E77497">
        <w:t xml:space="preserve">) is String, then return the result of calling the abstract operation </w:t>
      </w:r>
      <w:r w:rsidRPr="00665D48">
        <w:rPr>
          <w:iCs/>
        </w:rPr>
        <w:t>Quote</w:t>
      </w:r>
      <w:r w:rsidRPr="00E77497">
        <w:t xml:space="preserve"> with argument </w:t>
      </w:r>
      <w:r w:rsidRPr="00E77497">
        <w:rPr>
          <w:i/>
        </w:rPr>
        <w:t>value</w:t>
      </w:r>
      <w:r w:rsidRPr="00E77497">
        <w:t>.</w:t>
      </w:r>
    </w:p>
    <w:p w14:paraId="001C9F19" w14:textId="77777777" w:rsidR="00B55107" w:rsidRPr="00E77497" w:rsidRDefault="00B55107" w:rsidP="00B55107">
      <w:pPr>
        <w:pStyle w:val="Alg4"/>
        <w:numPr>
          <w:ilvl w:val="0"/>
          <w:numId w:val="329"/>
        </w:numPr>
      </w:pPr>
      <w:r w:rsidRPr="00E77497">
        <w:t>If Type(</w:t>
      </w:r>
      <w:r w:rsidRPr="00E77497">
        <w:rPr>
          <w:i/>
        </w:rPr>
        <w:t>value</w:t>
      </w:r>
      <w:r w:rsidRPr="00E77497">
        <w:t>) is Number</w:t>
      </w:r>
    </w:p>
    <w:p w14:paraId="65103242" w14:textId="77777777" w:rsidR="00B55107" w:rsidRPr="00E77497" w:rsidRDefault="00B55107" w:rsidP="00B55107">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14:paraId="39650650" w14:textId="77777777" w:rsidR="00B55107" w:rsidRPr="00E77497" w:rsidRDefault="00B55107" w:rsidP="00B55107">
      <w:pPr>
        <w:pStyle w:val="Alg4"/>
        <w:numPr>
          <w:ilvl w:val="1"/>
          <w:numId w:val="329"/>
        </w:numPr>
      </w:pPr>
      <w:r w:rsidRPr="00E77497">
        <w:t xml:space="preserve">Else, return </w:t>
      </w:r>
      <w:r w:rsidRPr="00E77497">
        <w:rPr>
          <w:rFonts w:ascii="Courier New" w:hAnsi="Courier New" w:cs="Courier New"/>
          <w:b/>
        </w:rPr>
        <w:t>"null"</w:t>
      </w:r>
      <w:r w:rsidRPr="00E77497">
        <w:t>.</w:t>
      </w:r>
    </w:p>
    <w:p w14:paraId="73B00858" w14:textId="77777777" w:rsidR="00B55107" w:rsidRPr="00E77497" w:rsidRDefault="00B55107" w:rsidP="00B55107">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433D1DA4" w14:textId="77777777" w:rsidR="00B55107" w:rsidRPr="00E77497" w:rsidRDefault="00B55107" w:rsidP="00B55107">
      <w:pPr>
        <w:pStyle w:val="Alg4"/>
        <w:numPr>
          <w:ilvl w:val="1"/>
          <w:numId w:val="329"/>
        </w:numPr>
      </w:pPr>
      <w:r w:rsidRPr="00E77497">
        <w:t xml:space="preserve">If </w:t>
      </w:r>
      <w:r w:rsidRPr="00E77497">
        <w:rPr>
          <w:i/>
        </w:rPr>
        <w:t>value</w:t>
      </w:r>
      <w:r w:rsidRPr="00E77497">
        <w:t xml:space="preserve"> </w:t>
      </w:r>
      <w:r>
        <w:t>is an exotic Array object</w:t>
      </w:r>
      <w:r w:rsidRPr="00E77497" w:rsidDel="004C0FF1">
        <w:t xml:space="preserve"> </w:t>
      </w:r>
      <w:r w:rsidRPr="00E77497">
        <w:rPr>
          <w:rFonts w:ascii="Courier New" w:hAnsi="Courier New" w:cs="Courier New"/>
          <w:b/>
        </w:rPr>
        <w:t xml:space="preserve"> </w:t>
      </w:r>
      <w:r w:rsidRPr="00E77497">
        <w:t>then</w:t>
      </w:r>
    </w:p>
    <w:p w14:paraId="1AA6F838" w14:textId="77777777" w:rsidR="00B55107" w:rsidRPr="00E77497" w:rsidRDefault="00B55107" w:rsidP="00B55107">
      <w:pPr>
        <w:pStyle w:val="Alg4"/>
        <w:numPr>
          <w:ilvl w:val="2"/>
          <w:numId w:val="329"/>
        </w:numPr>
      </w:pPr>
      <w:r w:rsidRPr="00E77497">
        <w:t xml:space="preserve">Return the result of calling the abstract operation </w:t>
      </w:r>
      <w:r w:rsidRPr="00F66266">
        <w:rPr>
          <w:iCs/>
        </w:rPr>
        <w:t>JA</w:t>
      </w:r>
      <w:r w:rsidRPr="00E77497">
        <w:t xml:space="preserve"> with argument </w:t>
      </w:r>
      <w:r w:rsidRPr="00E77497">
        <w:rPr>
          <w:i/>
        </w:rPr>
        <w:t>value</w:t>
      </w:r>
      <w:r w:rsidRPr="00E77497">
        <w:t>.</w:t>
      </w:r>
    </w:p>
    <w:p w14:paraId="128D3571" w14:textId="77777777" w:rsidR="00B55107" w:rsidRPr="00E77497" w:rsidRDefault="00B55107" w:rsidP="00B55107">
      <w:pPr>
        <w:pStyle w:val="Alg4"/>
        <w:numPr>
          <w:ilvl w:val="1"/>
          <w:numId w:val="329"/>
        </w:numPr>
      </w:pPr>
      <w:r w:rsidRPr="00E77497">
        <w:t xml:space="preserve">Else, return the result of calling the abstract operation </w:t>
      </w:r>
      <w:r w:rsidRPr="00F66266">
        <w:rPr>
          <w:iCs/>
        </w:rPr>
        <w:t>JO</w:t>
      </w:r>
      <w:r w:rsidRPr="00E77497">
        <w:t xml:space="preserve"> with argument </w:t>
      </w:r>
      <w:r w:rsidRPr="00E77497">
        <w:rPr>
          <w:i/>
        </w:rPr>
        <w:t>value</w:t>
      </w:r>
      <w:r w:rsidRPr="00E77497">
        <w:t>.</w:t>
      </w:r>
    </w:p>
    <w:p w14:paraId="4E47F343" w14:textId="77777777" w:rsidR="00B55107" w:rsidRPr="00E77497" w:rsidRDefault="00B55107" w:rsidP="00B55107">
      <w:pPr>
        <w:pStyle w:val="Alg4"/>
        <w:numPr>
          <w:ilvl w:val="0"/>
          <w:numId w:val="329"/>
        </w:numPr>
        <w:spacing w:after="120"/>
      </w:pPr>
      <w:r w:rsidRPr="00E77497">
        <w:t xml:space="preserve">Return </w:t>
      </w:r>
      <w:r w:rsidRPr="00E77497">
        <w:rPr>
          <w:b/>
        </w:rPr>
        <w:t>undefined</w:t>
      </w:r>
      <w:r w:rsidRPr="00E77497">
        <w:t>.</w:t>
      </w:r>
    </w:p>
    <w:p w14:paraId="394C288F" w14:textId="77777777" w:rsidR="00B55107" w:rsidRDefault="00B55107" w:rsidP="00B55107">
      <w:r w:rsidRPr="00E77497">
        <w:rPr>
          <w:rFonts w:ascii="Helvetica" w:hAnsi="Helvetica"/>
          <w:b/>
        </w:rPr>
        <w:t xml:space="preserve">Runtime Semantics: </w:t>
      </w:r>
      <w:r w:rsidRPr="007D695C">
        <w:rPr>
          <w:rFonts w:ascii="Helvetica" w:hAnsi="Helvetica"/>
          <w:b/>
          <w:spacing w:val="6"/>
        </w:rPr>
        <w:t xml:space="preserve">Quote </w:t>
      </w:r>
      <w:r>
        <w:rPr>
          <w:rFonts w:ascii="Helvetica" w:hAnsi="Helvetica"/>
          <w:b/>
          <w:spacing w:val="6"/>
        </w:rPr>
        <w:t>Abstract Operation</w:t>
      </w:r>
    </w:p>
    <w:p w14:paraId="39BCB9E9" w14:textId="77777777" w:rsidR="00B55107" w:rsidRPr="00E77497" w:rsidRDefault="00B55107" w:rsidP="00B55107">
      <w:r w:rsidRPr="00E77497">
        <w:t xml:space="preserve">The abstract operation </w:t>
      </w:r>
      <w:r w:rsidRPr="00665D48">
        <w:rPr>
          <w:rFonts w:ascii="Times New Roman" w:hAnsi="Times New Roman"/>
          <w:iCs/>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1834EFD2" w14:textId="77777777" w:rsidR="00B55107" w:rsidRPr="00E77497" w:rsidRDefault="00B55107" w:rsidP="00B55107">
      <w:pPr>
        <w:pStyle w:val="Alg4"/>
        <w:numPr>
          <w:ilvl w:val="0"/>
          <w:numId w:val="331"/>
        </w:numPr>
      </w:pPr>
      <w:r w:rsidRPr="00E77497">
        <w:t xml:space="preserve">Let </w:t>
      </w:r>
      <w:r w:rsidRPr="00E77497">
        <w:rPr>
          <w:i/>
        </w:rPr>
        <w:t>product</w:t>
      </w:r>
      <w:r w:rsidRPr="00E77497">
        <w:t xml:space="preserve"> be </w:t>
      </w:r>
      <w:r>
        <w:t>code unit 0x0022 (</w:t>
      </w:r>
      <w:r w:rsidRPr="00E77497">
        <w:t xml:space="preserve">the </w:t>
      </w:r>
      <w:r>
        <w:t xml:space="preserve">Unicode </w:t>
      </w:r>
      <w:r w:rsidRPr="00E77497">
        <w:t>double quote character</w:t>
      </w:r>
      <w:r>
        <w:t>)</w:t>
      </w:r>
      <w:r w:rsidRPr="00E77497">
        <w:t>.</w:t>
      </w:r>
    </w:p>
    <w:p w14:paraId="41E10C67" w14:textId="77777777" w:rsidR="00B55107" w:rsidRPr="00E77497" w:rsidRDefault="00B55107" w:rsidP="00B55107">
      <w:pPr>
        <w:pStyle w:val="Alg4"/>
        <w:numPr>
          <w:ilvl w:val="0"/>
          <w:numId w:val="331"/>
        </w:numPr>
      </w:pPr>
      <w:r w:rsidRPr="00E77497">
        <w:t xml:space="preserve">For each </w:t>
      </w:r>
      <w:r>
        <w:t>code unit</w:t>
      </w:r>
      <w:r w:rsidRPr="00E77497">
        <w:t xml:space="preserve"> </w:t>
      </w:r>
      <w:r w:rsidRPr="00E77497">
        <w:rPr>
          <w:i/>
        </w:rPr>
        <w:t>C</w:t>
      </w:r>
      <w:r w:rsidRPr="00E77497">
        <w:t xml:space="preserve"> in </w:t>
      </w:r>
      <w:r w:rsidRPr="00E77497">
        <w:rPr>
          <w:i/>
        </w:rPr>
        <w:t>value</w:t>
      </w:r>
    </w:p>
    <w:p w14:paraId="71A59F56" w14:textId="77777777" w:rsidR="00B55107" w:rsidRPr="00E77497" w:rsidRDefault="00B55107" w:rsidP="00B55107">
      <w:pPr>
        <w:pStyle w:val="Alg4"/>
        <w:numPr>
          <w:ilvl w:val="1"/>
          <w:numId w:val="331"/>
        </w:numPr>
      </w:pPr>
      <w:r w:rsidRPr="00E77497">
        <w:t xml:space="preserve">If </w:t>
      </w:r>
      <w:r w:rsidRPr="00E77497">
        <w:rPr>
          <w:i/>
        </w:rPr>
        <w:t>C</w:t>
      </w:r>
      <w:r w:rsidRPr="00E77497">
        <w:t xml:space="preserve"> is </w:t>
      </w:r>
      <w:r>
        <w:t>0x0022 or 0x005C</w:t>
      </w:r>
      <w:r w:rsidRPr="00E77497">
        <w:t xml:space="preserve"> </w:t>
      </w:r>
      <w:r>
        <w:t>(</w:t>
      </w:r>
      <w:r w:rsidRPr="00E77497">
        <w:t>the</w:t>
      </w:r>
      <w:r>
        <w:t xml:space="preserve"> Unicode</w:t>
      </w:r>
      <w:r w:rsidRPr="00E77497">
        <w:t xml:space="preserve"> </w:t>
      </w:r>
      <w:r>
        <w:t>reverse solidus</w:t>
      </w:r>
      <w:r w:rsidRPr="00E77497">
        <w:t xml:space="preserve"> character</w:t>
      </w:r>
      <w:r>
        <w:t>)</w:t>
      </w:r>
    </w:p>
    <w:p w14:paraId="79DE90DD"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w:t>
      </w:r>
    </w:p>
    <w:p w14:paraId="6A685A68"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406125D1" w14:textId="77777777" w:rsidR="00B55107" w:rsidRPr="00E77497" w:rsidRDefault="00B55107" w:rsidP="00B55107">
      <w:pPr>
        <w:pStyle w:val="Alg4"/>
        <w:numPr>
          <w:ilvl w:val="1"/>
          <w:numId w:val="331"/>
        </w:numPr>
      </w:pPr>
      <w:r w:rsidRPr="00E77497">
        <w:t xml:space="preserve">Else if </w:t>
      </w:r>
      <w:r w:rsidRPr="00E77497">
        <w:rPr>
          <w:i/>
        </w:rPr>
        <w:t>C</w:t>
      </w:r>
      <w:r w:rsidRPr="00E77497">
        <w:t xml:space="preserve"> is backspace, formfeed, newline, carriage return, or tab</w:t>
      </w:r>
    </w:p>
    <w:p w14:paraId="69F49B30"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14:paraId="67F27F97" w14:textId="77777777" w:rsidR="00B55107" w:rsidRPr="00E77497" w:rsidRDefault="00B55107" w:rsidP="00B55107">
      <w:pPr>
        <w:pStyle w:val="Alg4"/>
        <w:keepNext/>
        <w:numPr>
          <w:ilvl w:val="2"/>
          <w:numId w:val="331"/>
        </w:numPr>
      </w:pPr>
      <w:r w:rsidRPr="00E77497">
        <w:t xml:space="preserve">Let </w:t>
      </w:r>
      <w:r w:rsidRPr="00E77497">
        <w:rPr>
          <w:i/>
        </w:rPr>
        <w:t>abbrev</w:t>
      </w:r>
      <w:r w:rsidRPr="00E77497">
        <w:t xml:space="preserve"> be the </w:t>
      </w:r>
      <w:r>
        <w:t>string value</w:t>
      </w:r>
      <w:r w:rsidRPr="00E77497">
        <w:t xml:space="preserve"> corresponding to the value of </w:t>
      </w:r>
      <w:r w:rsidRPr="00E77497">
        <w:rPr>
          <w:i/>
        </w:rPr>
        <w:t>C</w:t>
      </w:r>
      <w:r w:rsidRPr="00E77497">
        <w:t xml:space="preserve"> as follows:</w:t>
      </w:r>
    </w:p>
    <w:p w14:paraId="5D15A70F" w14:textId="77777777"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22B6D72C" w14:textId="77777777"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5B697BF7" w14:textId="77777777"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78C5896B" w14:textId="77777777"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4D35D424" w14:textId="77777777" w:rsidR="00B55107" w:rsidRPr="00E77497" w:rsidRDefault="00B55107" w:rsidP="00B55107">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2518561A"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31ABE1F0" w14:textId="77777777" w:rsidR="00B55107" w:rsidRPr="00E77497" w:rsidRDefault="00B55107" w:rsidP="00B55107">
      <w:pPr>
        <w:pStyle w:val="Alg4"/>
        <w:numPr>
          <w:ilvl w:val="1"/>
          <w:numId w:val="331"/>
        </w:numPr>
      </w:pPr>
      <w:r w:rsidRPr="00E77497">
        <w:t xml:space="preserve">Else if </w:t>
      </w:r>
      <w:r w:rsidRPr="00E77497">
        <w:rPr>
          <w:i/>
        </w:rPr>
        <w:t>C</w:t>
      </w:r>
      <w:r w:rsidRPr="00E77497">
        <w:t xml:space="preserve"> </w:t>
      </w:r>
      <w:r>
        <w:t>has</w:t>
      </w:r>
      <w:r w:rsidRPr="00E77497">
        <w:t xml:space="preserve"> a code unit value less than </w:t>
      </w:r>
      <w:r>
        <w:t>0x0020 (</w:t>
      </w:r>
      <w:r w:rsidRPr="00E77497">
        <w:t xml:space="preserve">the </w:t>
      </w:r>
      <w:r>
        <w:t xml:space="preserve">Unicode </w:t>
      </w:r>
      <w:r w:rsidRPr="00E77497">
        <w:t>space character</w:t>
      </w:r>
      <w:r>
        <w:t>)</w:t>
      </w:r>
    </w:p>
    <w:p w14:paraId="2A077A66"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14:paraId="7BEF5618"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27C6DC05" w14:textId="77777777" w:rsidR="00B55107" w:rsidRPr="00E77497" w:rsidRDefault="00B55107" w:rsidP="00B55107">
      <w:pPr>
        <w:pStyle w:val="Alg4"/>
        <w:numPr>
          <w:ilvl w:val="2"/>
          <w:numId w:val="331"/>
        </w:numPr>
      </w:pPr>
      <w:r w:rsidRPr="00E77497">
        <w:t xml:space="preserve">Let </w:t>
      </w:r>
      <w:r w:rsidRPr="00E77497">
        <w:rPr>
          <w:i/>
        </w:rPr>
        <w:t>hex</w:t>
      </w:r>
      <w:r w:rsidRPr="00E77497">
        <w:t xml:space="preserve"> be the </w:t>
      </w:r>
      <w:r>
        <w:t xml:space="preserve">string </w:t>
      </w:r>
      <w:r w:rsidRPr="00E77497">
        <w:t xml:space="preserve">result of converting the numeric code unit value of </w:t>
      </w:r>
      <w:r w:rsidRPr="00E77497">
        <w:rPr>
          <w:i/>
        </w:rPr>
        <w:t>C</w:t>
      </w:r>
      <w:r w:rsidRPr="00E77497">
        <w:t xml:space="preserve"> to a String of four hexadecimal digits.  Alphabetic hexadecimal digits are presented as lowercase characters. </w:t>
      </w:r>
    </w:p>
    <w:p w14:paraId="12F364B1"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1E6A889C" w14:textId="77777777" w:rsidR="00B55107" w:rsidRPr="00E77497" w:rsidRDefault="00B55107" w:rsidP="00B55107">
      <w:pPr>
        <w:pStyle w:val="Alg4"/>
        <w:numPr>
          <w:ilvl w:val="1"/>
          <w:numId w:val="331"/>
        </w:numPr>
      </w:pPr>
      <w:r w:rsidRPr="00E77497">
        <w:t>Else</w:t>
      </w:r>
    </w:p>
    <w:p w14:paraId="780785E3" w14:textId="77777777"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53A83EAA" w14:textId="77777777" w:rsidR="00B55107" w:rsidRPr="00E77497" w:rsidRDefault="00B55107" w:rsidP="00B55107">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r>
        <w:t xml:space="preserve"> and code unit 0x0022 (</w:t>
      </w:r>
      <w:r w:rsidRPr="00E77497">
        <w:t xml:space="preserve">the </w:t>
      </w:r>
      <w:r>
        <w:t xml:space="preserve">Unicode </w:t>
      </w:r>
      <w:r w:rsidRPr="00E77497">
        <w:t>double quote character</w:t>
      </w:r>
      <w:r>
        <w:t>)</w:t>
      </w:r>
      <w:r w:rsidRPr="00E77497">
        <w:t>.</w:t>
      </w:r>
    </w:p>
    <w:p w14:paraId="7878DA7E" w14:textId="77777777" w:rsidR="00B55107" w:rsidRPr="00E77497" w:rsidRDefault="00B55107" w:rsidP="00B55107">
      <w:pPr>
        <w:pStyle w:val="Alg4"/>
        <w:numPr>
          <w:ilvl w:val="0"/>
          <w:numId w:val="331"/>
        </w:numPr>
        <w:spacing w:after="120"/>
      </w:pPr>
      <w:r w:rsidRPr="00E77497">
        <w:t xml:space="preserve">Return </w:t>
      </w:r>
      <w:r w:rsidRPr="00E77497">
        <w:rPr>
          <w:i/>
        </w:rPr>
        <w:t>product</w:t>
      </w:r>
      <w:r w:rsidRPr="00E77497">
        <w:t>.</w:t>
      </w:r>
    </w:p>
    <w:p w14:paraId="4F6312B4" w14:textId="77777777" w:rsidR="00B55107" w:rsidRDefault="00B55107" w:rsidP="00B55107">
      <w:r w:rsidRPr="00E77497">
        <w:rPr>
          <w:rFonts w:ascii="Helvetica" w:hAnsi="Helvetica"/>
          <w:b/>
        </w:rPr>
        <w:t xml:space="preserve">Runtime Semantics: </w:t>
      </w:r>
      <w:r w:rsidRPr="007D695C">
        <w:rPr>
          <w:rFonts w:ascii="Helvetica" w:hAnsi="Helvetica"/>
          <w:b/>
          <w:spacing w:val="6"/>
        </w:rPr>
        <w:t xml:space="preserve">JO </w:t>
      </w:r>
      <w:r>
        <w:rPr>
          <w:rFonts w:ascii="Helvetica" w:hAnsi="Helvetica"/>
          <w:b/>
          <w:spacing w:val="6"/>
        </w:rPr>
        <w:t>Abstract Operation</w:t>
      </w:r>
    </w:p>
    <w:p w14:paraId="26D151D8" w14:textId="77777777" w:rsidR="00B55107" w:rsidRPr="00E77497" w:rsidRDefault="00B55107" w:rsidP="00B55107">
      <w:r w:rsidRPr="00E77497">
        <w:t xml:space="preserve">The abstract operation </w:t>
      </w:r>
      <w:r w:rsidRPr="00F66266">
        <w:rPr>
          <w:rFonts w:ascii="Times New Roman" w:hAnsi="Times New Roman"/>
          <w:iCs/>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and </w:t>
      </w:r>
      <w:r w:rsidRPr="00E77497">
        <w:rPr>
          <w:rFonts w:ascii="Times New Roman" w:hAnsi="Times New Roman"/>
          <w:i/>
        </w:rPr>
        <w:t>PropertyList</w:t>
      </w:r>
      <w:r w:rsidRPr="00E77497">
        <w:t xml:space="preserve"> of the invocation of the stringify method.</w:t>
      </w:r>
    </w:p>
    <w:p w14:paraId="473D85C3" w14:textId="77777777" w:rsidR="00B55107" w:rsidRPr="00E77497" w:rsidRDefault="00B55107" w:rsidP="00B55107">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1E416FD2" w14:textId="77777777" w:rsidR="00B55107" w:rsidRPr="00E77497" w:rsidRDefault="00B55107" w:rsidP="00B55107">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14:paraId="4F6B86EE" w14:textId="77777777" w:rsidR="00B55107" w:rsidRPr="00E77497" w:rsidRDefault="00B55107" w:rsidP="00B55107">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14:paraId="6B2448C7" w14:textId="77777777" w:rsidR="00B55107" w:rsidRPr="00E77497" w:rsidRDefault="00B55107" w:rsidP="00B55107">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6A08DED8" w14:textId="77777777" w:rsidR="00B55107" w:rsidRPr="00E77497" w:rsidRDefault="00B55107" w:rsidP="00B55107">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14:paraId="7159FBAD" w14:textId="77777777" w:rsidR="00B55107" w:rsidRPr="00E77497" w:rsidRDefault="00B55107" w:rsidP="00B55107">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14:paraId="24191BAD" w14:textId="77777777" w:rsidR="00B55107" w:rsidRPr="00E77497" w:rsidRDefault="00B55107" w:rsidP="00B55107">
      <w:pPr>
        <w:pStyle w:val="Alg4"/>
        <w:numPr>
          <w:ilvl w:val="0"/>
          <w:numId w:val="330"/>
        </w:numPr>
      </w:pPr>
      <w:r w:rsidRPr="00E77497">
        <w:t>Else</w:t>
      </w:r>
    </w:p>
    <w:p w14:paraId="72479130" w14:textId="77777777" w:rsidR="00B55107" w:rsidRPr="00E77497" w:rsidRDefault="00B55107" w:rsidP="00B55107">
      <w:pPr>
        <w:pStyle w:val="Alg4"/>
        <w:numPr>
          <w:ilvl w:val="1"/>
          <w:numId w:val="330"/>
        </w:numPr>
      </w:pPr>
      <w:r w:rsidRPr="00E77497">
        <w:t xml:space="preserve">Let </w:t>
      </w:r>
      <w:r w:rsidRPr="00E77497">
        <w:rPr>
          <w:i/>
        </w:rPr>
        <w:t>K</w:t>
      </w:r>
      <w:r w:rsidRPr="00E77497">
        <w:t xml:space="preserve"> be an internal List of Strings consisting of the </w:t>
      </w:r>
      <w:r>
        <w:t>keys</w:t>
      </w:r>
      <w:r w:rsidRPr="00E77497">
        <w:t xml:space="preserve"> of all the own properties of </w:t>
      </w:r>
      <w:r w:rsidRPr="00E77497">
        <w:rPr>
          <w:i/>
        </w:rPr>
        <w:t>value</w:t>
      </w:r>
      <w:r w:rsidRPr="00E77497">
        <w:t xml:space="preserve"> whose [[Enumerable]] attribute is </w:t>
      </w:r>
      <w:r w:rsidRPr="00E77497">
        <w:rPr>
          <w:b/>
        </w:rPr>
        <w:t>true</w:t>
      </w:r>
      <w:r>
        <w:rPr>
          <w:b/>
        </w:rPr>
        <w:t xml:space="preserve"> </w:t>
      </w:r>
      <w:r w:rsidRPr="00F66266">
        <w:rPr>
          <w:bCs/>
        </w:rPr>
        <w:t>and whose property key is a String value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14:paraId="3E99DA5F" w14:textId="77777777" w:rsidR="00B55107" w:rsidRPr="00E77497" w:rsidRDefault="00B55107" w:rsidP="00B55107">
      <w:pPr>
        <w:pStyle w:val="Alg4"/>
        <w:numPr>
          <w:ilvl w:val="0"/>
          <w:numId w:val="330"/>
        </w:numPr>
      </w:pPr>
      <w:r w:rsidRPr="00E77497">
        <w:t xml:space="preserve">Let </w:t>
      </w:r>
      <w:r w:rsidRPr="00E77497">
        <w:rPr>
          <w:i/>
        </w:rPr>
        <w:t>partial</w:t>
      </w:r>
      <w:r w:rsidRPr="00E77497">
        <w:t xml:space="preserve"> be an empty List.</w:t>
      </w:r>
    </w:p>
    <w:p w14:paraId="2F5B32C6" w14:textId="77777777" w:rsidR="00B55107" w:rsidRPr="00E77497" w:rsidRDefault="00B55107" w:rsidP="00B55107">
      <w:pPr>
        <w:pStyle w:val="Alg4"/>
        <w:numPr>
          <w:ilvl w:val="0"/>
          <w:numId w:val="330"/>
        </w:numPr>
      </w:pPr>
      <w:r w:rsidRPr="00E77497">
        <w:t xml:space="preserve">For each element </w:t>
      </w:r>
      <w:r w:rsidRPr="00E77497">
        <w:rPr>
          <w:i/>
        </w:rPr>
        <w:t>P</w:t>
      </w:r>
      <w:r w:rsidRPr="00E77497">
        <w:t xml:space="preserve"> of </w:t>
      </w:r>
      <w:r w:rsidRPr="00E77497">
        <w:rPr>
          <w:i/>
        </w:rPr>
        <w:t>K</w:t>
      </w:r>
      <w:r>
        <w:t>,</w:t>
      </w:r>
    </w:p>
    <w:p w14:paraId="58B79B9D" w14:textId="77777777" w:rsidR="00B55107" w:rsidRPr="00E77497" w:rsidRDefault="00B55107" w:rsidP="00B55107">
      <w:pPr>
        <w:pStyle w:val="Alg4"/>
        <w:numPr>
          <w:ilvl w:val="1"/>
          <w:numId w:val="330"/>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 xml:space="preserve">with arguments </w:t>
      </w:r>
      <w:r w:rsidRPr="00E77497">
        <w:rPr>
          <w:i/>
        </w:rPr>
        <w:t>P</w:t>
      </w:r>
      <w:r w:rsidRPr="00E77497">
        <w:t xml:space="preserve"> and </w:t>
      </w:r>
      <w:r w:rsidRPr="00E77497">
        <w:rPr>
          <w:i/>
        </w:rPr>
        <w:t>value</w:t>
      </w:r>
      <w:r w:rsidRPr="00E77497">
        <w:t>.</w:t>
      </w:r>
    </w:p>
    <w:p w14:paraId="16D9AD08" w14:textId="77777777" w:rsidR="00B55107" w:rsidRDefault="00B55107" w:rsidP="00B55107">
      <w:pPr>
        <w:pStyle w:val="Alg4"/>
        <w:numPr>
          <w:ilvl w:val="1"/>
          <w:numId w:val="330"/>
        </w:numPr>
      </w:pPr>
      <w:r>
        <w:t>ReturnIfAbrupt(</w:t>
      </w:r>
      <w:r>
        <w:rPr>
          <w:i/>
        </w:rPr>
        <w:t>strP</w:t>
      </w:r>
      <w:r>
        <w:t>).</w:t>
      </w:r>
    </w:p>
    <w:p w14:paraId="37CFBAF6" w14:textId="77777777" w:rsidR="00B55107" w:rsidRPr="00E77497" w:rsidRDefault="00B55107" w:rsidP="00B55107">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14:paraId="37444BE8" w14:textId="77777777" w:rsidR="00B55107" w:rsidRPr="00E77497" w:rsidRDefault="00B55107" w:rsidP="00B55107">
      <w:pPr>
        <w:pStyle w:val="Alg4"/>
        <w:numPr>
          <w:ilvl w:val="2"/>
          <w:numId w:val="330"/>
        </w:numPr>
      </w:pPr>
      <w:r w:rsidRPr="00E77497">
        <w:t xml:space="preserve">Let </w:t>
      </w:r>
      <w:r w:rsidRPr="00E77497">
        <w:rPr>
          <w:i/>
        </w:rPr>
        <w:t>member</w:t>
      </w:r>
      <w:r w:rsidRPr="00E77497">
        <w:t xml:space="preserve"> be the result of calling the abstract operation </w:t>
      </w:r>
      <w:r w:rsidRPr="00665D48">
        <w:rPr>
          <w:iCs/>
        </w:rPr>
        <w:t>Quote</w:t>
      </w:r>
      <w:r w:rsidRPr="00E77497">
        <w:t xml:space="preserve"> with argument </w:t>
      </w:r>
      <w:r w:rsidRPr="00E77497">
        <w:rPr>
          <w:i/>
        </w:rPr>
        <w:t>P</w:t>
      </w:r>
      <w:r w:rsidRPr="00E77497">
        <w:t>.</w:t>
      </w:r>
    </w:p>
    <w:p w14:paraId="5220C345" w14:textId="77777777" w:rsidR="00B55107" w:rsidRPr="00E77497" w:rsidRDefault="00B55107" w:rsidP="00B55107">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r>
        <w:t xml:space="preserve">string </w:t>
      </w:r>
      <w:r w:rsidRPr="00E77497">
        <w:rPr>
          <w:rFonts w:ascii="Courier New" w:hAnsi="Courier New" w:cs="Courier New"/>
          <w:b/>
        </w:rPr>
        <w:t>"</w:t>
      </w:r>
      <w:r>
        <w:rPr>
          <w:rFonts w:ascii="Courier New" w:hAnsi="Courier New" w:cs="Courier New"/>
          <w:b/>
        </w:rPr>
        <w:t>:</w:t>
      </w:r>
      <w:r w:rsidRPr="00E77497">
        <w:t>".</w:t>
      </w:r>
    </w:p>
    <w:p w14:paraId="4DF00C8D" w14:textId="77777777" w:rsidR="00B55107" w:rsidRPr="00E77497" w:rsidRDefault="00B55107" w:rsidP="00B55107">
      <w:pPr>
        <w:pStyle w:val="Alg4"/>
        <w:numPr>
          <w:ilvl w:val="2"/>
          <w:numId w:val="330"/>
        </w:numPr>
      </w:pPr>
      <w:r w:rsidRPr="00E77497">
        <w:t xml:space="preserve">If </w:t>
      </w:r>
      <w:r w:rsidRPr="00E77497">
        <w:rPr>
          <w:i/>
        </w:rPr>
        <w:t>gap</w:t>
      </w:r>
      <w:r w:rsidRPr="00E77497">
        <w:t xml:space="preserve"> is not the empty String</w:t>
      </w:r>
    </w:p>
    <w:p w14:paraId="0D1E58F0" w14:textId="77777777" w:rsidR="00B55107" w:rsidRPr="004D1BD1" w:rsidRDefault="00B55107" w:rsidP="00B55107">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w:t>
      </w:r>
      <w:r>
        <w:t>code unit 0x0020 (</w:t>
      </w:r>
      <w:r w:rsidRPr="00E77497">
        <w:t xml:space="preserve">the </w:t>
      </w:r>
      <w:r>
        <w:t xml:space="preserve">Unicode </w:t>
      </w:r>
      <w:r w:rsidRPr="006E1632">
        <w:t>space</w:t>
      </w:r>
      <w:r w:rsidRPr="004D1BD1">
        <w:t xml:space="preserve"> character</w:t>
      </w:r>
      <w:r>
        <w:t>)</w:t>
      </w:r>
      <w:r w:rsidRPr="004D1BD1">
        <w:t>.</w:t>
      </w:r>
    </w:p>
    <w:p w14:paraId="6046AF40" w14:textId="77777777" w:rsidR="00B55107" w:rsidRPr="00A67AF2" w:rsidRDefault="00B55107" w:rsidP="00B55107">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14:paraId="12BE0FB5" w14:textId="77777777" w:rsidR="00B55107" w:rsidRPr="00E77497" w:rsidRDefault="00B55107" w:rsidP="00B55107">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14:paraId="206D43FC" w14:textId="77777777" w:rsidR="00B55107" w:rsidRPr="00E77497" w:rsidRDefault="00B55107" w:rsidP="00B55107">
      <w:pPr>
        <w:pStyle w:val="Alg4"/>
        <w:numPr>
          <w:ilvl w:val="0"/>
          <w:numId w:val="330"/>
        </w:numPr>
      </w:pPr>
      <w:r w:rsidRPr="00E77497">
        <w:t xml:space="preserve">If </w:t>
      </w:r>
      <w:r w:rsidRPr="00E77497">
        <w:rPr>
          <w:i/>
        </w:rPr>
        <w:t>partial</w:t>
      </w:r>
      <w:r w:rsidRPr="00E77497">
        <w:t xml:space="preserve"> is empty, then</w:t>
      </w:r>
    </w:p>
    <w:p w14:paraId="1AD5DAFD" w14:textId="77777777" w:rsidR="00B55107" w:rsidRPr="00E77497" w:rsidRDefault="00B55107" w:rsidP="00B55107">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193ED77B" w14:textId="77777777" w:rsidR="00B55107" w:rsidRPr="00E77497" w:rsidRDefault="00B55107" w:rsidP="00B55107">
      <w:pPr>
        <w:pStyle w:val="Alg4"/>
        <w:numPr>
          <w:ilvl w:val="0"/>
          <w:numId w:val="330"/>
        </w:numPr>
      </w:pPr>
      <w:r w:rsidRPr="00E77497">
        <w:t>Else</w:t>
      </w:r>
    </w:p>
    <w:p w14:paraId="1ADD4CAC" w14:textId="77777777" w:rsidR="00B55107" w:rsidRPr="00E77497" w:rsidRDefault="00B55107" w:rsidP="00B55107">
      <w:pPr>
        <w:pStyle w:val="Alg4"/>
        <w:numPr>
          <w:ilvl w:val="1"/>
          <w:numId w:val="330"/>
        </w:numPr>
      </w:pPr>
      <w:r w:rsidRPr="00E77497">
        <w:t xml:space="preserve">If </w:t>
      </w:r>
      <w:r w:rsidRPr="00E77497">
        <w:rPr>
          <w:i/>
        </w:rPr>
        <w:t>gap</w:t>
      </w:r>
      <w:r w:rsidRPr="00E77497">
        <w:t xml:space="preserve"> is the empty String</w:t>
      </w:r>
    </w:p>
    <w:p w14:paraId="36D324CC" w14:textId="77777777" w:rsidR="00B55107" w:rsidRPr="00E77497" w:rsidRDefault="00B55107" w:rsidP="00B55107">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t xml:space="preserve"> code unit 0x002C</w:t>
      </w:r>
      <w:r w:rsidRPr="00E77497">
        <w:t xml:space="preserve"> </w:t>
      </w:r>
      <w:r>
        <w:t>(</w:t>
      </w:r>
      <w:r w:rsidRPr="00E77497">
        <w:t xml:space="preserve">the </w:t>
      </w:r>
      <w:r>
        <w:t xml:space="preserve">Unicode </w:t>
      </w:r>
      <w:r w:rsidRPr="00E77497">
        <w:t>comma character</w:t>
      </w:r>
      <w:r>
        <w:t>)</w:t>
      </w:r>
      <w:r w:rsidRPr="00E77497">
        <w:t xml:space="preserve">. A comma is not inserted either before the first String or after the last String. </w:t>
      </w:r>
    </w:p>
    <w:p w14:paraId="5D37766E" w14:textId="77777777" w:rsidR="00B55107" w:rsidRPr="00E77497" w:rsidRDefault="00B55107" w:rsidP="00B55107">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33C74F60" w14:textId="77777777" w:rsidR="00B55107" w:rsidRPr="00E77497" w:rsidRDefault="00B55107" w:rsidP="00B55107">
      <w:pPr>
        <w:pStyle w:val="Alg4"/>
        <w:numPr>
          <w:ilvl w:val="1"/>
          <w:numId w:val="330"/>
        </w:numPr>
      </w:pPr>
      <w:r w:rsidRPr="00E77497">
        <w:t xml:space="preserve">Else </w:t>
      </w:r>
      <w:r w:rsidRPr="00E77497">
        <w:rPr>
          <w:i/>
        </w:rPr>
        <w:t>gap</w:t>
      </w:r>
      <w:r w:rsidRPr="00E77497">
        <w:t xml:space="preserve"> is not the empty String</w:t>
      </w:r>
    </w:p>
    <w:p w14:paraId="003CE18F" w14:textId="77777777" w:rsidR="00B55107" w:rsidRPr="00E77497" w:rsidRDefault="00B55107" w:rsidP="00B55107">
      <w:pPr>
        <w:pStyle w:val="Alg4"/>
        <w:numPr>
          <w:ilvl w:val="2"/>
          <w:numId w:val="330"/>
        </w:numPr>
      </w:pPr>
      <w:r w:rsidRPr="00E77497">
        <w:t xml:space="preserve">Let </w:t>
      </w:r>
      <w:r w:rsidRPr="00E77497">
        <w:rPr>
          <w:i/>
        </w:rPr>
        <w:t>separator</w:t>
      </w:r>
      <w:r w:rsidRPr="00E77497">
        <w:t xml:space="preserve"> be the result of concatenating </w:t>
      </w:r>
      <w:r>
        <w:t>code unit 0x002C</w:t>
      </w:r>
      <w:r w:rsidRPr="00E77497">
        <w:t xml:space="preserve"> </w:t>
      </w:r>
      <w:r>
        <w:t>(</w:t>
      </w:r>
      <w:r w:rsidRPr="00E77497">
        <w:t>the comma character</w:t>
      </w:r>
      <w:r>
        <w:t>)</w:t>
      </w:r>
      <w:r w:rsidRPr="00E77497">
        <w:t>,</w:t>
      </w:r>
      <w:r>
        <w:t xml:space="preserve"> code unit 0x000A</w:t>
      </w:r>
      <w:r w:rsidRPr="00E77497">
        <w:t xml:space="preserve"> </w:t>
      </w:r>
      <w:r>
        <w:t>(</w:t>
      </w:r>
      <w:r w:rsidRPr="00E77497">
        <w:t>the line feed character</w:t>
      </w:r>
      <w:r>
        <w:t>)</w:t>
      </w:r>
      <w:r w:rsidRPr="00E77497">
        <w:t xml:space="preserve">, and </w:t>
      </w:r>
      <w:r w:rsidRPr="00E77497">
        <w:rPr>
          <w:i/>
        </w:rPr>
        <w:t>indent</w:t>
      </w:r>
      <w:r w:rsidRPr="00E77497">
        <w:t>.</w:t>
      </w:r>
    </w:p>
    <w:p w14:paraId="3AA5C998" w14:textId="77777777" w:rsidR="00B55107" w:rsidRPr="00E77497" w:rsidRDefault="00B55107" w:rsidP="00B55107">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0533B13A" w14:textId="77777777" w:rsidR="00B55107" w:rsidRPr="00E77497" w:rsidRDefault="00B55107" w:rsidP="00B55107">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E77497">
        <w:rPr>
          <w:i/>
        </w:rPr>
        <w:t>indent</w:t>
      </w:r>
      <w:r w:rsidRPr="00E77497">
        <w:t xml:space="preserve">, </w:t>
      </w:r>
      <w:r w:rsidRPr="00E77497">
        <w:rPr>
          <w:i/>
        </w:rPr>
        <w:t>properties</w:t>
      </w:r>
      <w:r w:rsidRPr="00E77497">
        <w:t xml:space="preserve">, </w:t>
      </w:r>
      <w:r>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14:paraId="2B22BA3D" w14:textId="77777777" w:rsidR="00B55107" w:rsidRPr="00E77497" w:rsidRDefault="00B55107" w:rsidP="00B55107">
      <w:pPr>
        <w:pStyle w:val="Alg4"/>
        <w:numPr>
          <w:ilvl w:val="0"/>
          <w:numId w:val="330"/>
        </w:numPr>
      </w:pPr>
      <w:r w:rsidRPr="00E77497">
        <w:t xml:space="preserve">Remove the last element of </w:t>
      </w:r>
      <w:r w:rsidRPr="00E77497">
        <w:rPr>
          <w:i/>
        </w:rPr>
        <w:t>stack</w:t>
      </w:r>
      <w:r w:rsidRPr="00E77497">
        <w:t>.</w:t>
      </w:r>
    </w:p>
    <w:p w14:paraId="6E4F8A87" w14:textId="77777777" w:rsidR="00B55107" w:rsidRPr="00E77497" w:rsidRDefault="00B55107" w:rsidP="00B55107">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14:paraId="7C824B1C" w14:textId="77777777" w:rsidR="00B55107" w:rsidRPr="00E77497" w:rsidRDefault="00B55107" w:rsidP="00B55107">
      <w:pPr>
        <w:pStyle w:val="Alg4"/>
        <w:numPr>
          <w:ilvl w:val="0"/>
          <w:numId w:val="330"/>
        </w:numPr>
        <w:spacing w:after="220"/>
      </w:pPr>
      <w:r w:rsidRPr="00E77497">
        <w:t xml:space="preserve">Return </w:t>
      </w:r>
      <w:r w:rsidRPr="00E77497">
        <w:rPr>
          <w:i/>
        </w:rPr>
        <w:t>final</w:t>
      </w:r>
      <w:r w:rsidRPr="00E77497">
        <w:t>.</w:t>
      </w:r>
    </w:p>
    <w:p w14:paraId="2D886AEF" w14:textId="77777777" w:rsidR="00B55107" w:rsidRDefault="00B55107" w:rsidP="00B55107">
      <w:r w:rsidRPr="00E77497">
        <w:rPr>
          <w:rFonts w:ascii="Helvetica" w:hAnsi="Helvetica"/>
          <w:b/>
        </w:rPr>
        <w:t xml:space="preserve">Runtime Semantics: </w:t>
      </w:r>
      <w:r w:rsidRPr="007D695C">
        <w:rPr>
          <w:rFonts w:ascii="Helvetica" w:hAnsi="Helvetica"/>
          <w:b/>
          <w:spacing w:val="6"/>
        </w:rPr>
        <w:t xml:space="preserve">JA </w:t>
      </w:r>
      <w:r>
        <w:rPr>
          <w:rFonts w:ascii="Helvetica" w:hAnsi="Helvetica"/>
          <w:b/>
          <w:spacing w:val="6"/>
        </w:rPr>
        <w:t>Abstract Operation</w:t>
      </w:r>
    </w:p>
    <w:p w14:paraId="657B0CBE" w14:textId="77777777" w:rsidR="00B55107" w:rsidRPr="00E77497" w:rsidRDefault="00B55107" w:rsidP="00B55107">
      <w:r w:rsidRPr="00E77497">
        <w:t xml:space="preserve">The abstract operation </w:t>
      </w:r>
      <w:r w:rsidRPr="00F66266">
        <w:rPr>
          <w:rFonts w:ascii="Times New Roman" w:hAnsi="Times New Roman"/>
          <w:iCs/>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and </w:t>
      </w:r>
      <w:r w:rsidRPr="00E77497">
        <w:rPr>
          <w:rFonts w:ascii="Times New Roman" w:hAnsi="Times New Roman"/>
          <w:i/>
        </w:rPr>
        <w:t>gap</w:t>
      </w:r>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xml:space="preserve">. </w:t>
      </w:r>
      <w:r>
        <w:t>P</w:t>
      </w:r>
      <w:r w:rsidRPr="00E77497">
        <w:t xml:space="preserve">roperties </w:t>
      </w:r>
      <w:r>
        <w:t>whose keys are not array indexes are</w:t>
      </w:r>
      <w:r w:rsidRPr="00E77497">
        <w:t xml:space="preserve"> excluded from the stringification. An array is stringified as an open left bracket, elements separated by comma, and a closing right bracket.</w:t>
      </w:r>
    </w:p>
    <w:p w14:paraId="3CA4BE86" w14:textId="77777777" w:rsidR="00B55107" w:rsidRPr="00E77497" w:rsidRDefault="00B55107" w:rsidP="00B55107">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172DEAEE" w14:textId="77777777" w:rsidR="00B55107" w:rsidRPr="00E77497" w:rsidRDefault="00B55107" w:rsidP="00B55107">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14:paraId="579A748A" w14:textId="77777777" w:rsidR="00B55107" w:rsidRPr="00E77497" w:rsidRDefault="00B55107" w:rsidP="00B55107">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14:paraId="5B75C84B" w14:textId="77777777" w:rsidR="00B55107" w:rsidRPr="00E77497" w:rsidRDefault="00B55107" w:rsidP="00B55107">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5091D03E" w14:textId="77777777" w:rsidR="00B55107" w:rsidRPr="00E77497" w:rsidRDefault="00B55107" w:rsidP="00B55107">
      <w:pPr>
        <w:pStyle w:val="Alg4"/>
        <w:numPr>
          <w:ilvl w:val="0"/>
          <w:numId w:val="397"/>
        </w:numPr>
      </w:pPr>
      <w:r w:rsidRPr="00E77497">
        <w:t xml:space="preserve">Let </w:t>
      </w:r>
      <w:r w:rsidRPr="00E77497">
        <w:rPr>
          <w:i/>
        </w:rPr>
        <w:t>partial</w:t>
      </w:r>
      <w:r w:rsidRPr="00E77497">
        <w:t xml:space="preserve"> be an empty List.</w:t>
      </w:r>
    </w:p>
    <w:p w14:paraId="04EEC30D" w14:textId="77777777" w:rsidR="00B55107" w:rsidRDefault="00B55107" w:rsidP="00B55107">
      <w:pPr>
        <w:pStyle w:val="Alg4"/>
        <w:numPr>
          <w:ilvl w:val="0"/>
          <w:numId w:val="397"/>
        </w:numPr>
      </w:pPr>
      <w:r>
        <w:t xml:space="preserve">Assert: </w:t>
      </w:r>
      <w:r w:rsidRPr="00182C3E">
        <w:rPr>
          <w:i/>
        </w:rPr>
        <w:t>value</w:t>
      </w:r>
      <w:r>
        <w:t xml:space="preserve"> is a standard array object and hence its </w:t>
      </w:r>
      <w:r w:rsidRPr="00E77497">
        <w:rPr>
          <w:rFonts w:ascii="Courier New" w:hAnsi="Courier New" w:cs="Courier New"/>
          <w:b/>
        </w:rPr>
        <w:t>"length"</w:t>
      </w:r>
      <w:r>
        <w:rPr>
          <w:rFonts w:ascii="Courier New" w:hAnsi="Courier New" w:cs="Courier New"/>
          <w:b/>
        </w:rPr>
        <w:t xml:space="preserve"> </w:t>
      </w:r>
      <w:r>
        <w:t>property is a non-negative integer.</w:t>
      </w:r>
    </w:p>
    <w:p w14:paraId="56BD8C1C" w14:textId="77777777" w:rsidR="00B55107" w:rsidRPr="00E77497" w:rsidRDefault="00B55107" w:rsidP="00B55107">
      <w:pPr>
        <w:pStyle w:val="Alg4"/>
        <w:numPr>
          <w:ilvl w:val="0"/>
          <w:numId w:val="397"/>
        </w:numPr>
      </w:pPr>
      <w:r w:rsidRPr="00E77497">
        <w:t xml:space="preserve">Let </w:t>
      </w:r>
      <w:r w:rsidRPr="00E77497">
        <w:rPr>
          <w:i/>
        </w:rPr>
        <w:t>len</w:t>
      </w:r>
      <w:r>
        <w:rPr>
          <w:i/>
        </w:rPr>
        <w:t>Val</w:t>
      </w:r>
      <w:r w:rsidRPr="00E77497">
        <w:t xml:space="preserve"> be the result</w:t>
      </w:r>
      <w:r>
        <w:t xml:space="preserve"> of</w:t>
      </w:r>
      <w:r w:rsidRPr="00E77497">
        <w:t xml:space="preserve"> Get</w:t>
      </w:r>
      <w:r>
        <w:t>(</w:t>
      </w:r>
      <w:r>
        <w:rPr>
          <w:i/>
        </w:rPr>
        <w:t>value</w:t>
      </w:r>
      <w:r>
        <w:t>,</w:t>
      </w:r>
      <w:r w:rsidRPr="00E77497">
        <w:t xml:space="preserve"> </w:t>
      </w:r>
      <w:r w:rsidRPr="00E77497">
        <w:rPr>
          <w:rFonts w:ascii="Courier New" w:hAnsi="Courier New"/>
          <w:b/>
        </w:rPr>
        <w:t>"length"</w:t>
      </w:r>
      <w:r>
        <w:rPr>
          <w:bCs/>
        </w:rPr>
        <w:t>)</w:t>
      </w:r>
    </w:p>
    <w:p w14:paraId="40B4E577" w14:textId="77777777" w:rsidR="00B55107" w:rsidRDefault="00B55107" w:rsidP="00B55107">
      <w:pPr>
        <w:pStyle w:val="Alg4"/>
        <w:numPr>
          <w:ilvl w:val="0"/>
          <w:numId w:val="397"/>
        </w:numPr>
      </w:pPr>
      <w:r>
        <w:t xml:space="preserve">Let </w:t>
      </w:r>
      <w:r>
        <w:rPr>
          <w:i/>
          <w:iCs/>
        </w:rPr>
        <w:t>len</w:t>
      </w:r>
      <w:r>
        <w:t xml:space="preserve"> be ToLength(</w:t>
      </w:r>
      <w:r>
        <w:rPr>
          <w:i/>
          <w:iCs/>
        </w:rPr>
        <w:t>lenVal</w:t>
      </w:r>
      <w:r>
        <w:t>).</w:t>
      </w:r>
    </w:p>
    <w:p w14:paraId="76D3D128" w14:textId="77777777" w:rsidR="00B55107" w:rsidRDefault="00B55107" w:rsidP="00B55107">
      <w:pPr>
        <w:pStyle w:val="Alg4"/>
        <w:numPr>
          <w:ilvl w:val="0"/>
          <w:numId w:val="397"/>
        </w:numPr>
      </w:pPr>
      <w:r>
        <w:t>ReturnIfAbrupt(</w:t>
      </w:r>
      <w:r>
        <w:rPr>
          <w:i/>
          <w:iCs/>
        </w:rPr>
        <w:t>len</w:t>
      </w:r>
      <w:r>
        <w:t>).</w:t>
      </w:r>
    </w:p>
    <w:p w14:paraId="370BDDF3" w14:textId="77777777" w:rsidR="00B55107" w:rsidRPr="00E77497" w:rsidRDefault="00B55107" w:rsidP="00B55107">
      <w:pPr>
        <w:pStyle w:val="Alg4"/>
        <w:numPr>
          <w:ilvl w:val="0"/>
          <w:numId w:val="397"/>
        </w:numPr>
      </w:pPr>
      <w:r w:rsidRPr="00E77497">
        <w:t xml:space="preserve">Let </w:t>
      </w:r>
      <w:r w:rsidRPr="00E77497">
        <w:rPr>
          <w:i/>
        </w:rPr>
        <w:t>index</w:t>
      </w:r>
      <w:r w:rsidRPr="00E77497">
        <w:t xml:space="preserve"> be 0.</w:t>
      </w:r>
    </w:p>
    <w:p w14:paraId="5D4E74D7" w14:textId="77777777" w:rsidR="00B55107" w:rsidRPr="00E77497" w:rsidRDefault="00B55107" w:rsidP="00B55107">
      <w:pPr>
        <w:pStyle w:val="Alg4"/>
        <w:numPr>
          <w:ilvl w:val="0"/>
          <w:numId w:val="397"/>
        </w:numPr>
      </w:pPr>
      <w:r w:rsidRPr="00E77497">
        <w:t xml:space="preserve">Repeat while </w:t>
      </w:r>
      <w:r w:rsidRPr="00E77497">
        <w:rPr>
          <w:i/>
        </w:rPr>
        <w:t>index</w:t>
      </w:r>
      <w:r w:rsidRPr="00E77497">
        <w:t xml:space="preserve"> &lt; </w:t>
      </w:r>
      <w:r w:rsidRPr="00E77497">
        <w:rPr>
          <w:i/>
        </w:rPr>
        <w:t>len</w:t>
      </w:r>
    </w:p>
    <w:p w14:paraId="25E53379" w14:textId="77777777" w:rsidR="00B55107" w:rsidRPr="00E77497" w:rsidRDefault="00B55107" w:rsidP="00B55107">
      <w:pPr>
        <w:pStyle w:val="Alg4"/>
        <w:numPr>
          <w:ilvl w:val="1"/>
          <w:numId w:val="397"/>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with arguments ToString(</w:t>
      </w:r>
      <w:r w:rsidRPr="00E77497">
        <w:rPr>
          <w:i/>
        </w:rPr>
        <w:t>index</w:t>
      </w:r>
      <w:r w:rsidRPr="00E77497">
        <w:t xml:space="preserve">) and </w:t>
      </w:r>
      <w:r w:rsidRPr="00E77497">
        <w:rPr>
          <w:i/>
        </w:rPr>
        <w:t>value</w:t>
      </w:r>
      <w:r w:rsidRPr="00E77497">
        <w:t xml:space="preserve">. </w:t>
      </w:r>
    </w:p>
    <w:p w14:paraId="64F47ADA" w14:textId="77777777" w:rsidR="00B55107" w:rsidRDefault="00B55107" w:rsidP="00B55107">
      <w:pPr>
        <w:pStyle w:val="Alg4"/>
        <w:numPr>
          <w:ilvl w:val="1"/>
          <w:numId w:val="397"/>
        </w:numPr>
      </w:pPr>
      <w:r>
        <w:t>ReturnIfAbrupt(</w:t>
      </w:r>
      <w:r>
        <w:rPr>
          <w:i/>
        </w:rPr>
        <w:t>strP</w:t>
      </w:r>
      <w:r>
        <w:t>).</w:t>
      </w:r>
    </w:p>
    <w:p w14:paraId="1219EB7E" w14:textId="77777777" w:rsidR="00B55107" w:rsidRPr="00E77497" w:rsidRDefault="00B55107" w:rsidP="00B55107">
      <w:pPr>
        <w:pStyle w:val="Alg4"/>
        <w:numPr>
          <w:ilvl w:val="1"/>
          <w:numId w:val="397"/>
        </w:numPr>
      </w:pPr>
      <w:r w:rsidRPr="00E77497">
        <w:t xml:space="preserve">If </w:t>
      </w:r>
      <w:r w:rsidRPr="00E77497">
        <w:rPr>
          <w:i/>
        </w:rPr>
        <w:t>strP</w:t>
      </w:r>
      <w:r w:rsidRPr="00E77497">
        <w:t xml:space="preserve"> is </w:t>
      </w:r>
      <w:r w:rsidRPr="00E77497">
        <w:rPr>
          <w:b/>
        </w:rPr>
        <w:t>undefined</w:t>
      </w:r>
    </w:p>
    <w:p w14:paraId="076C02A4" w14:textId="77777777" w:rsidR="00B55107" w:rsidRPr="00E77497" w:rsidRDefault="00B55107" w:rsidP="00B55107">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14:paraId="55ADF417" w14:textId="77777777" w:rsidR="00B55107" w:rsidRPr="00E77497" w:rsidRDefault="00B55107" w:rsidP="00B55107">
      <w:pPr>
        <w:pStyle w:val="Alg4"/>
        <w:numPr>
          <w:ilvl w:val="1"/>
          <w:numId w:val="397"/>
        </w:numPr>
      </w:pPr>
      <w:r w:rsidRPr="00E77497">
        <w:t>Else</w:t>
      </w:r>
    </w:p>
    <w:p w14:paraId="0D79FE22" w14:textId="77777777" w:rsidR="00B55107" w:rsidRPr="00E77497" w:rsidRDefault="00B55107" w:rsidP="00B55107">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14:paraId="1C1727C9" w14:textId="77777777" w:rsidR="00B55107" w:rsidRPr="00E77497" w:rsidRDefault="00B55107" w:rsidP="00B55107">
      <w:pPr>
        <w:pStyle w:val="Alg4"/>
        <w:numPr>
          <w:ilvl w:val="1"/>
          <w:numId w:val="397"/>
        </w:numPr>
      </w:pPr>
      <w:r w:rsidRPr="00E77497">
        <w:t xml:space="preserve">Increment </w:t>
      </w:r>
      <w:r w:rsidRPr="00E77497">
        <w:rPr>
          <w:i/>
        </w:rPr>
        <w:t>index</w:t>
      </w:r>
      <w:r w:rsidRPr="00E77497">
        <w:t xml:space="preserve"> by 1.</w:t>
      </w:r>
    </w:p>
    <w:p w14:paraId="3F5DFDCC" w14:textId="77777777" w:rsidR="00B55107" w:rsidRPr="00E77497" w:rsidRDefault="00B55107" w:rsidP="00B55107">
      <w:pPr>
        <w:pStyle w:val="Alg4"/>
        <w:numPr>
          <w:ilvl w:val="0"/>
          <w:numId w:val="397"/>
        </w:numPr>
      </w:pPr>
      <w:r w:rsidRPr="00E77497">
        <w:t xml:space="preserve">If </w:t>
      </w:r>
      <w:r w:rsidRPr="00E77497">
        <w:rPr>
          <w:i/>
        </w:rPr>
        <w:t>partial</w:t>
      </w:r>
      <w:r w:rsidRPr="00E77497">
        <w:t xml:space="preserve"> is empty</w:t>
      </w:r>
      <w:r>
        <w:t>,</w:t>
      </w:r>
      <w:r w:rsidRPr="00E77497">
        <w:t xml:space="preserve"> then</w:t>
      </w:r>
    </w:p>
    <w:p w14:paraId="13DE424B" w14:textId="77777777" w:rsidR="00B55107" w:rsidRPr="00E77497" w:rsidRDefault="00B55107" w:rsidP="00B55107">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50A20027" w14:textId="77777777" w:rsidR="00B55107" w:rsidRPr="00E77497" w:rsidRDefault="00B55107" w:rsidP="00B55107">
      <w:pPr>
        <w:pStyle w:val="Alg4"/>
        <w:numPr>
          <w:ilvl w:val="0"/>
          <w:numId w:val="397"/>
        </w:numPr>
      </w:pPr>
      <w:r w:rsidRPr="00E77497">
        <w:t>Else</w:t>
      </w:r>
    </w:p>
    <w:p w14:paraId="71ECA7E4" w14:textId="77777777" w:rsidR="00B55107" w:rsidRPr="00E77497" w:rsidRDefault="00B55107" w:rsidP="00B55107">
      <w:pPr>
        <w:pStyle w:val="Alg4"/>
        <w:numPr>
          <w:ilvl w:val="1"/>
          <w:numId w:val="397"/>
        </w:numPr>
      </w:pPr>
      <w:r w:rsidRPr="00E77497">
        <w:t xml:space="preserve">If </w:t>
      </w:r>
      <w:r w:rsidRPr="00E77497">
        <w:rPr>
          <w:i/>
        </w:rPr>
        <w:t>gap</w:t>
      </w:r>
      <w:r w:rsidRPr="00E77497">
        <w:t xml:space="preserve"> is the empty String</w:t>
      </w:r>
    </w:p>
    <w:p w14:paraId="1EF1B9DC" w14:textId="77777777" w:rsidR="00B55107" w:rsidRPr="00E77497" w:rsidRDefault="00B55107" w:rsidP="00B55107">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t xml:space="preserve"> code unit 0x002C</w:t>
      </w:r>
      <w:r w:rsidRPr="00E77497">
        <w:t xml:space="preserve"> </w:t>
      </w:r>
      <w:r>
        <w:t>(</w:t>
      </w:r>
      <w:r w:rsidRPr="00E77497">
        <w:t>the comma character</w:t>
      </w:r>
      <w:r>
        <w:t>)</w:t>
      </w:r>
      <w:r w:rsidRPr="00E77497">
        <w:t xml:space="preserve">. A comma is not inserted either before the first String or after the last String. </w:t>
      </w:r>
    </w:p>
    <w:p w14:paraId="3A73F348" w14:textId="77777777" w:rsidR="00B55107" w:rsidRPr="00E77497" w:rsidRDefault="00B55107" w:rsidP="00B55107">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0D48DA24" w14:textId="77777777" w:rsidR="00B55107" w:rsidRPr="00E77497" w:rsidRDefault="00B55107" w:rsidP="00B55107">
      <w:pPr>
        <w:pStyle w:val="Alg4"/>
        <w:numPr>
          <w:ilvl w:val="1"/>
          <w:numId w:val="397"/>
        </w:numPr>
        <w:rPr>
          <w:i/>
        </w:rPr>
      </w:pPr>
      <w:r w:rsidRPr="00E77497">
        <w:t>Else</w:t>
      </w:r>
    </w:p>
    <w:p w14:paraId="3EE54768" w14:textId="77777777" w:rsidR="00B55107" w:rsidRPr="00E77497" w:rsidRDefault="00B55107" w:rsidP="00B55107">
      <w:pPr>
        <w:pStyle w:val="Alg4"/>
        <w:numPr>
          <w:ilvl w:val="2"/>
          <w:numId w:val="397"/>
        </w:numPr>
      </w:pPr>
      <w:r w:rsidRPr="00E77497">
        <w:t xml:space="preserve">Let </w:t>
      </w:r>
      <w:r w:rsidRPr="00E77497">
        <w:rPr>
          <w:i/>
        </w:rPr>
        <w:t>separator</w:t>
      </w:r>
      <w:r w:rsidRPr="00E77497">
        <w:t xml:space="preserve"> be the result of concatenating </w:t>
      </w:r>
      <w:r>
        <w:t>code unit 0x002C</w:t>
      </w:r>
      <w:r w:rsidRPr="00E77497">
        <w:t xml:space="preserve"> </w:t>
      </w:r>
      <w:r>
        <w:t>(</w:t>
      </w:r>
      <w:r w:rsidRPr="00E77497">
        <w:t>the comma character</w:t>
      </w:r>
      <w:r>
        <w:t>)</w:t>
      </w:r>
      <w:r w:rsidRPr="00E77497">
        <w:t xml:space="preserve">, </w:t>
      </w:r>
      <w:r>
        <w:t>code unit 0x000A</w:t>
      </w:r>
      <w:r w:rsidRPr="00E77497">
        <w:t xml:space="preserve"> </w:t>
      </w:r>
      <w:r>
        <w:t>(</w:t>
      </w:r>
      <w:r w:rsidRPr="00E77497">
        <w:t>the line feed character</w:t>
      </w:r>
      <w:r>
        <w:t>)</w:t>
      </w:r>
      <w:r w:rsidRPr="00E77497">
        <w:t xml:space="preserve">, and </w:t>
      </w:r>
      <w:r w:rsidRPr="00E77497">
        <w:rPr>
          <w:i/>
        </w:rPr>
        <w:t>indent</w:t>
      </w:r>
      <w:r w:rsidRPr="00E77497">
        <w:t>.</w:t>
      </w:r>
    </w:p>
    <w:p w14:paraId="7CF140B0" w14:textId="77777777" w:rsidR="00B55107" w:rsidRPr="00E77497" w:rsidRDefault="00B55107" w:rsidP="00B55107">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4E4B8CF5" w14:textId="77777777" w:rsidR="00B55107" w:rsidRPr="00E77497" w:rsidRDefault="00B55107" w:rsidP="00B55107">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E77497">
        <w:rPr>
          <w:i/>
        </w:rPr>
        <w:t>indent</w:t>
      </w:r>
      <w:r w:rsidRPr="00E77497">
        <w:t xml:space="preserve">, </w:t>
      </w:r>
      <w:r w:rsidRPr="00E77497">
        <w:rPr>
          <w:i/>
        </w:rPr>
        <w:t>properties</w:t>
      </w:r>
      <w:r w:rsidRPr="00E77497">
        <w:t xml:space="preserve">, </w:t>
      </w:r>
      <w:r>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14:paraId="436B77EF" w14:textId="77777777" w:rsidR="00B55107" w:rsidRPr="00E77497" w:rsidRDefault="00B55107" w:rsidP="00B55107">
      <w:pPr>
        <w:pStyle w:val="Alg4"/>
        <w:numPr>
          <w:ilvl w:val="0"/>
          <w:numId w:val="397"/>
        </w:numPr>
      </w:pPr>
      <w:r w:rsidRPr="00E77497">
        <w:t xml:space="preserve">Remove the last element of </w:t>
      </w:r>
      <w:r w:rsidRPr="00E77497">
        <w:rPr>
          <w:i/>
        </w:rPr>
        <w:t>stack</w:t>
      </w:r>
      <w:r w:rsidRPr="00E77497">
        <w:t>.</w:t>
      </w:r>
    </w:p>
    <w:p w14:paraId="0CE4D901" w14:textId="77777777" w:rsidR="00B55107" w:rsidRPr="00E77497" w:rsidRDefault="00B55107" w:rsidP="00B55107">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14:paraId="4265B249" w14:textId="77777777" w:rsidR="00B55107" w:rsidRPr="00E77497" w:rsidRDefault="00B55107" w:rsidP="00B55107">
      <w:pPr>
        <w:pStyle w:val="Alg4"/>
        <w:numPr>
          <w:ilvl w:val="0"/>
          <w:numId w:val="397"/>
        </w:numPr>
        <w:spacing w:after="220"/>
      </w:pPr>
      <w:r w:rsidRPr="00E77497">
        <w:t xml:space="preserve">Return </w:t>
      </w:r>
      <w:r w:rsidRPr="00E77497">
        <w:rPr>
          <w:i/>
        </w:rPr>
        <w:t>final</w:t>
      </w:r>
      <w:r w:rsidRPr="00E77497">
        <w:t>.</w:t>
      </w:r>
    </w:p>
    <w:p w14:paraId="527579D4" w14:textId="77777777" w:rsidR="00B55107" w:rsidRPr="00E77497" w:rsidRDefault="00B55107" w:rsidP="00B55107">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7FCF95A6" w14:textId="77777777" w:rsidR="00B55107" w:rsidRPr="00E77497" w:rsidRDefault="00B55107" w:rsidP="00B55107">
      <w:pPr>
        <w:pStyle w:val="CodeSample3"/>
        <w:spacing w:after="0"/>
        <w:ind w:left="990"/>
        <w:rPr>
          <w:sz w:val="18"/>
        </w:rPr>
      </w:pPr>
      <w:r w:rsidRPr="00E77497">
        <w:rPr>
          <w:sz w:val="18"/>
        </w:rPr>
        <w:t>a = [];</w:t>
      </w:r>
    </w:p>
    <w:p w14:paraId="59AD0720" w14:textId="77777777" w:rsidR="00B55107" w:rsidRPr="00E77497" w:rsidRDefault="00B55107" w:rsidP="00B55107">
      <w:pPr>
        <w:pStyle w:val="CodeSample3"/>
        <w:spacing w:after="0"/>
        <w:ind w:left="990"/>
        <w:rPr>
          <w:sz w:val="18"/>
        </w:rPr>
      </w:pPr>
      <w:r w:rsidRPr="00E77497">
        <w:rPr>
          <w:sz w:val="18"/>
        </w:rPr>
        <w:t>a[0] = a;</w:t>
      </w:r>
    </w:p>
    <w:p w14:paraId="5DF74059" w14:textId="77777777" w:rsidR="00B55107" w:rsidRPr="00E77497" w:rsidRDefault="00B55107" w:rsidP="00B55107">
      <w:pPr>
        <w:pStyle w:val="CodeSample3"/>
        <w:spacing w:after="120"/>
        <w:ind w:left="990"/>
        <w:rPr>
          <w:sz w:val="18"/>
        </w:rPr>
      </w:pPr>
      <w:r w:rsidRPr="00E77497">
        <w:rPr>
          <w:sz w:val="18"/>
        </w:rPr>
        <w:t>my_text = JSON.stringify(a); // This must throw a TypeError.</w:t>
      </w:r>
    </w:p>
    <w:p w14:paraId="716C7B7C" w14:textId="77777777" w:rsidR="00B55107" w:rsidRPr="00E77497" w:rsidRDefault="00B55107" w:rsidP="00B55107">
      <w:pPr>
        <w:pStyle w:val="Note"/>
        <w:spacing w:after="60"/>
      </w:pPr>
      <w:r w:rsidRPr="00E77497">
        <w:t>NOTE 2</w:t>
      </w:r>
      <w:r w:rsidRPr="00E77497">
        <w:tab/>
        <w:t>Symbolic primitive values are rendered as follows:</w:t>
      </w:r>
    </w:p>
    <w:p w14:paraId="69CA2620" w14:textId="77777777" w:rsidR="00B55107" w:rsidRPr="00E77497" w:rsidRDefault="00B55107" w:rsidP="00B55107">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121870">
        <w:rPr>
          <w:rStyle w:val="HTML1"/>
          <w:b/>
          <w:bCs/>
        </w:rPr>
        <w:t>null</w:t>
      </w:r>
      <w:r w:rsidRPr="00E77497">
        <w:t>.</w:t>
      </w:r>
    </w:p>
    <w:p w14:paraId="0B2590FD" w14:textId="77777777" w:rsidR="00B55107" w:rsidRPr="00E77497" w:rsidRDefault="00B55107" w:rsidP="00B55107">
      <w:pPr>
        <w:pStyle w:val="Note"/>
        <w:numPr>
          <w:ilvl w:val="0"/>
          <w:numId w:val="392"/>
        </w:numPr>
        <w:spacing w:after="0"/>
      </w:pPr>
      <w:r w:rsidRPr="00E77497">
        <w:t xml:space="preserve">The </w:t>
      </w:r>
      <w:r w:rsidRPr="00E77497">
        <w:rPr>
          <w:b/>
        </w:rPr>
        <w:t>undefined</w:t>
      </w:r>
      <w:r w:rsidRPr="00E77497">
        <w:t xml:space="preserve"> value is not rendered.</w:t>
      </w:r>
    </w:p>
    <w:p w14:paraId="3B37FAF3" w14:textId="77777777" w:rsidR="00B55107" w:rsidRPr="00E77497" w:rsidRDefault="00B55107" w:rsidP="00B55107">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121870">
        <w:rPr>
          <w:rStyle w:val="HTML1"/>
          <w:b/>
          <w:bCs/>
        </w:rPr>
        <w:t>true</w:t>
      </w:r>
      <w:r w:rsidRPr="00E77497">
        <w:t>.</w:t>
      </w:r>
    </w:p>
    <w:p w14:paraId="6DA3093A" w14:textId="77777777" w:rsidR="00B55107" w:rsidRPr="00E77497" w:rsidRDefault="00B55107" w:rsidP="00B55107">
      <w:pPr>
        <w:pStyle w:val="Note"/>
        <w:numPr>
          <w:ilvl w:val="0"/>
          <w:numId w:val="392"/>
        </w:numPr>
      </w:pPr>
      <w:r w:rsidRPr="00E77497">
        <w:t xml:space="preserve">The </w:t>
      </w:r>
      <w:r w:rsidRPr="00E77497">
        <w:rPr>
          <w:b/>
        </w:rPr>
        <w:t>false</w:t>
      </w:r>
      <w:r w:rsidRPr="00E77497">
        <w:t xml:space="preserve"> value is rendered in JSON text as the String </w:t>
      </w:r>
      <w:r w:rsidRPr="00121870">
        <w:rPr>
          <w:rStyle w:val="HTML1"/>
          <w:b/>
          <w:bCs/>
        </w:rPr>
        <w:t>false</w:t>
      </w:r>
      <w:r w:rsidRPr="00E77497">
        <w:t>.</w:t>
      </w:r>
    </w:p>
    <w:p w14:paraId="22A5E4D1" w14:textId="77777777" w:rsidR="00B55107" w:rsidRPr="00E77497" w:rsidRDefault="00B55107" w:rsidP="00B55107">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2"/>
          <w:b/>
        </w:rPr>
        <w:t>\u</w:t>
      </w:r>
      <w:r w:rsidRPr="00E77497">
        <w:t xml:space="preserve">HHHH, or with the shorter forms, </w:t>
      </w:r>
      <w:r w:rsidRPr="00E77497">
        <w:rPr>
          <w:rStyle w:val="HTML3"/>
          <w:b/>
        </w:rPr>
        <w:t>\b</w:t>
      </w:r>
      <w:r w:rsidRPr="00E77497">
        <w:t xml:space="preserve"> (backspace), </w:t>
      </w:r>
      <w:r w:rsidRPr="00E77497">
        <w:rPr>
          <w:rStyle w:val="HTML3"/>
          <w:b/>
        </w:rPr>
        <w:t>\f</w:t>
      </w:r>
      <w:r w:rsidRPr="00E77497">
        <w:t xml:space="preserve"> (formfeed), </w:t>
      </w:r>
      <w:r w:rsidRPr="00E77497">
        <w:rPr>
          <w:rStyle w:val="HTML3"/>
          <w:b/>
        </w:rPr>
        <w:t>\n</w:t>
      </w:r>
      <w:r w:rsidRPr="00E77497">
        <w:t xml:space="preserve"> (newline), </w:t>
      </w:r>
      <w:r w:rsidRPr="00E77497">
        <w:rPr>
          <w:rStyle w:val="HTML3"/>
          <w:b/>
        </w:rPr>
        <w:t>\r</w:t>
      </w:r>
      <w:r w:rsidRPr="00E77497">
        <w:t xml:space="preserve"> (carriage return), </w:t>
      </w:r>
      <w:r w:rsidRPr="00E77497">
        <w:rPr>
          <w:rStyle w:val="HTML3"/>
          <w:b/>
        </w:rPr>
        <w:t>\t</w:t>
      </w:r>
      <w:r w:rsidRPr="00E77497">
        <w:t xml:space="preserve"> (tab).</w:t>
      </w:r>
    </w:p>
    <w:p w14:paraId="5147EB62" w14:textId="77777777" w:rsidR="00B55107" w:rsidRPr="00E77497" w:rsidRDefault="00B55107" w:rsidP="00B55107">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1"/>
          <w:b/>
        </w:rPr>
        <w:t>null</w:t>
      </w:r>
      <w:r w:rsidRPr="00E77497">
        <w:t>.</w:t>
      </w:r>
    </w:p>
    <w:p w14:paraId="4F1DF70D" w14:textId="77777777" w:rsidR="00B55107" w:rsidRPr="00E77497" w:rsidRDefault="00B55107" w:rsidP="00B55107">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w:t>
      </w:r>
      <w:r w:rsidRPr="00C332EF">
        <w:rPr>
          <w:b/>
        </w:rPr>
        <w:t>undefined</w:t>
      </w:r>
      <w:r w:rsidRPr="00E77497">
        <w:t xml:space="preserve"> value. In arrays these values are represented as the String </w:t>
      </w:r>
      <w:r w:rsidRPr="00E77497">
        <w:rPr>
          <w:rStyle w:val="HTML1"/>
          <w:b/>
        </w:rPr>
        <w:t>null</w:t>
      </w:r>
      <w:r w:rsidRPr="00E77497">
        <w:t>. In objects an unrepresentable value causes the property to be excluded from stringification.</w:t>
      </w:r>
    </w:p>
    <w:p w14:paraId="4B9B8F81" w14:textId="77777777" w:rsidR="00B55107" w:rsidRPr="00E77497" w:rsidRDefault="00B55107" w:rsidP="00B55107">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14:paraId="29DD2347" w14:textId="77777777" w:rsidR="00682C77" w:rsidRPr="00E77497" w:rsidRDefault="00682C77" w:rsidP="00682C77">
      <w:pPr>
        <w:pStyle w:val="30"/>
        <w:rPr>
          <w:ins w:id="15394" w:author="Rev 19 Allen Wirfs-Brock" w:date="2013-09-24T16:44:00Z"/>
        </w:rPr>
      </w:pPr>
      <w:bookmarkStart w:id="15395" w:name="_Toc365479841"/>
      <w:bookmarkStart w:id="15396" w:name="_Toc365644520"/>
      <w:bookmarkStart w:id="15397" w:name="_Toc365479842"/>
      <w:bookmarkStart w:id="15398" w:name="_Toc365644521"/>
      <w:bookmarkStart w:id="15399" w:name="_Toc365479843"/>
      <w:bookmarkStart w:id="15400" w:name="_Toc365644522"/>
      <w:bookmarkStart w:id="15401" w:name="_Toc365479848"/>
      <w:bookmarkStart w:id="15402" w:name="_Toc365644527"/>
      <w:bookmarkStart w:id="15403" w:name="_Toc365479854"/>
      <w:bookmarkStart w:id="15404" w:name="_Toc365644533"/>
      <w:bookmarkStart w:id="15405" w:name="_Toc365479859"/>
      <w:bookmarkStart w:id="15406" w:name="_Toc365644538"/>
      <w:bookmarkStart w:id="15407" w:name="_Toc365479864"/>
      <w:bookmarkStart w:id="15408" w:name="_Toc365644543"/>
      <w:bookmarkStart w:id="15409" w:name="_Toc365479871"/>
      <w:bookmarkStart w:id="15410" w:name="_Toc365644550"/>
      <w:bookmarkStart w:id="15411" w:name="_Toc365479878"/>
      <w:bookmarkStart w:id="15412" w:name="_Toc365644557"/>
      <w:bookmarkStart w:id="15413" w:name="_Toc365479883"/>
      <w:bookmarkStart w:id="15414" w:name="_Toc365644562"/>
      <w:bookmarkStart w:id="15415" w:name="_Toc365479884"/>
      <w:bookmarkStart w:id="15416" w:name="_Toc365644563"/>
      <w:bookmarkStart w:id="15417" w:name="_Toc365479885"/>
      <w:bookmarkStart w:id="15418" w:name="_Toc365644564"/>
      <w:bookmarkStart w:id="15419" w:name="_Toc365479887"/>
      <w:bookmarkStart w:id="15420" w:name="_Toc365644566"/>
      <w:bookmarkStart w:id="15421" w:name="_Toc365479893"/>
      <w:bookmarkStart w:id="15422" w:name="_Toc365644572"/>
      <w:bookmarkStart w:id="15423" w:name="_Toc365479894"/>
      <w:bookmarkStart w:id="15424" w:name="_Toc365644573"/>
      <w:bookmarkStart w:id="15425" w:name="_Toc365479895"/>
      <w:bookmarkStart w:id="15426" w:name="_Toc365644574"/>
      <w:bookmarkStart w:id="15427" w:name="_Toc365479896"/>
      <w:bookmarkStart w:id="15428" w:name="_Toc365644575"/>
      <w:bookmarkStart w:id="15429" w:name="_Toc365479902"/>
      <w:bookmarkStart w:id="15430" w:name="_Toc365644581"/>
      <w:bookmarkStart w:id="15431" w:name="_Toc365479903"/>
      <w:bookmarkStart w:id="15432" w:name="_Toc365644582"/>
      <w:bookmarkStart w:id="15433" w:name="_Toc365479904"/>
      <w:bookmarkStart w:id="15434" w:name="_Toc365644583"/>
      <w:bookmarkStart w:id="15435" w:name="_Toc365479911"/>
      <w:bookmarkStart w:id="15436" w:name="_Toc365644590"/>
      <w:bookmarkStart w:id="15437" w:name="_Toc365479912"/>
      <w:bookmarkStart w:id="15438" w:name="_Toc365644591"/>
      <w:bookmarkStart w:id="15439" w:name="_Toc365479914"/>
      <w:bookmarkStart w:id="15440" w:name="_Toc365644593"/>
      <w:bookmarkStart w:id="15441" w:name="_Toc365479915"/>
      <w:bookmarkStart w:id="15442" w:name="_Toc365644594"/>
      <w:bookmarkStart w:id="15443" w:name="_Toc365479916"/>
      <w:bookmarkStart w:id="15444" w:name="_Toc365644595"/>
      <w:bookmarkStart w:id="15445" w:name="_Toc365479923"/>
      <w:bookmarkStart w:id="15446" w:name="_Toc365644602"/>
      <w:bookmarkStart w:id="15447" w:name="_Toc365479931"/>
      <w:bookmarkStart w:id="15448" w:name="_Toc365644610"/>
      <w:bookmarkStart w:id="15449" w:name="_Toc365479932"/>
      <w:bookmarkStart w:id="15450" w:name="_Toc365644611"/>
      <w:bookmarkStart w:id="15451" w:name="_Toc365479936"/>
      <w:bookmarkStart w:id="15452" w:name="_Toc365644615"/>
      <w:bookmarkStart w:id="15453" w:name="_Toc365479938"/>
      <w:bookmarkStart w:id="15454" w:name="_Toc365644617"/>
      <w:bookmarkStart w:id="15455" w:name="_Toc365479942"/>
      <w:bookmarkStart w:id="15456" w:name="_Toc365644621"/>
      <w:bookmarkStart w:id="15457" w:name="_Toc365479945"/>
      <w:bookmarkStart w:id="15458" w:name="_Toc365644624"/>
      <w:bookmarkStart w:id="15459" w:name="_Toc365479949"/>
      <w:bookmarkStart w:id="15460" w:name="_Toc365644628"/>
      <w:bookmarkStart w:id="15461" w:name="_Toc361663985"/>
      <w:bookmarkStart w:id="15462" w:name="_Toc361665825"/>
      <w:bookmarkStart w:id="15463" w:name="_Toc361667654"/>
      <w:bookmarkStart w:id="15464" w:name="_Toc361669438"/>
      <w:bookmarkStart w:id="15465" w:name="_Toc364935488"/>
      <w:bookmarkStart w:id="15466" w:name="_Toc365479952"/>
      <w:bookmarkStart w:id="15467" w:name="_Toc365644631"/>
      <w:bookmarkStart w:id="15468" w:name="_Toc361663990"/>
      <w:bookmarkStart w:id="15469" w:name="_Toc361665830"/>
      <w:bookmarkStart w:id="15470" w:name="_Toc361667659"/>
      <w:bookmarkStart w:id="15471" w:name="_Toc361669443"/>
      <w:bookmarkStart w:id="15472" w:name="_Toc364935493"/>
      <w:bookmarkStart w:id="15473" w:name="_Toc365479957"/>
      <w:bookmarkStart w:id="15474" w:name="_Toc365644636"/>
      <w:bookmarkStart w:id="15475" w:name="_Toc361663995"/>
      <w:bookmarkStart w:id="15476" w:name="_Toc361665835"/>
      <w:bookmarkStart w:id="15477" w:name="_Toc361667664"/>
      <w:bookmarkStart w:id="15478" w:name="_Toc361669448"/>
      <w:bookmarkStart w:id="15479" w:name="_Toc364935498"/>
      <w:bookmarkStart w:id="15480" w:name="_Toc365479962"/>
      <w:bookmarkStart w:id="15481" w:name="_Toc365644641"/>
      <w:bookmarkStart w:id="15482" w:name="_Toc361664000"/>
      <w:bookmarkStart w:id="15483" w:name="_Toc361665840"/>
      <w:bookmarkStart w:id="15484" w:name="_Toc361667669"/>
      <w:bookmarkStart w:id="15485" w:name="_Toc361669453"/>
      <w:bookmarkStart w:id="15486" w:name="_Toc364935503"/>
      <w:bookmarkStart w:id="15487" w:name="_Toc365479967"/>
      <w:bookmarkStart w:id="15488" w:name="_Toc365644646"/>
      <w:bookmarkStart w:id="15489" w:name="_Toc368050812"/>
      <w:bookmarkEnd w:id="15395"/>
      <w:bookmarkEnd w:id="15396"/>
      <w:bookmarkEnd w:id="15397"/>
      <w:bookmarkEnd w:id="15398"/>
      <w:bookmarkEnd w:id="15399"/>
      <w:bookmarkEnd w:id="15400"/>
      <w:bookmarkEnd w:id="15401"/>
      <w:bookmarkEnd w:id="15402"/>
      <w:bookmarkEnd w:id="15403"/>
      <w:bookmarkEnd w:id="15404"/>
      <w:bookmarkEnd w:id="15405"/>
      <w:bookmarkEnd w:id="15406"/>
      <w:bookmarkEnd w:id="15407"/>
      <w:bookmarkEnd w:id="15408"/>
      <w:bookmarkEnd w:id="15409"/>
      <w:bookmarkEnd w:id="15410"/>
      <w:bookmarkEnd w:id="15411"/>
      <w:bookmarkEnd w:id="15412"/>
      <w:bookmarkEnd w:id="15413"/>
      <w:bookmarkEnd w:id="15414"/>
      <w:bookmarkEnd w:id="15415"/>
      <w:bookmarkEnd w:id="15416"/>
      <w:bookmarkEnd w:id="15417"/>
      <w:bookmarkEnd w:id="15418"/>
      <w:bookmarkEnd w:id="15419"/>
      <w:bookmarkEnd w:id="15420"/>
      <w:bookmarkEnd w:id="15421"/>
      <w:bookmarkEnd w:id="15422"/>
      <w:bookmarkEnd w:id="15423"/>
      <w:bookmarkEnd w:id="15424"/>
      <w:bookmarkEnd w:id="15425"/>
      <w:bookmarkEnd w:id="15426"/>
      <w:bookmarkEnd w:id="15427"/>
      <w:bookmarkEnd w:id="15428"/>
      <w:bookmarkEnd w:id="15429"/>
      <w:bookmarkEnd w:id="15430"/>
      <w:bookmarkEnd w:id="15431"/>
      <w:bookmarkEnd w:id="15432"/>
      <w:bookmarkEnd w:id="15433"/>
      <w:bookmarkEnd w:id="15434"/>
      <w:bookmarkEnd w:id="15435"/>
      <w:bookmarkEnd w:id="15436"/>
      <w:bookmarkEnd w:id="15437"/>
      <w:bookmarkEnd w:id="15438"/>
      <w:bookmarkEnd w:id="15439"/>
      <w:bookmarkEnd w:id="15440"/>
      <w:bookmarkEnd w:id="15441"/>
      <w:bookmarkEnd w:id="15442"/>
      <w:bookmarkEnd w:id="15443"/>
      <w:bookmarkEnd w:id="15444"/>
      <w:bookmarkEnd w:id="15445"/>
      <w:bookmarkEnd w:id="15446"/>
      <w:bookmarkEnd w:id="15447"/>
      <w:bookmarkEnd w:id="15448"/>
      <w:bookmarkEnd w:id="15449"/>
      <w:bookmarkEnd w:id="15450"/>
      <w:bookmarkEnd w:id="15451"/>
      <w:bookmarkEnd w:id="15452"/>
      <w:bookmarkEnd w:id="15453"/>
      <w:bookmarkEnd w:id="15454"/>
      <w:bookmarkEnd w:id="15455"/>
      <w:bookmarkEnd w:id="15456"/>
      <w:bookmarkEnd w:id="15457"/>
      <w:bookmarkEnd w:id="15458"/>
      <w:bookmarkEnd w:id="15459"/>
      <w:bookmarkEnd w:id="15460"/>
      <w:bookmarkEnd w:id="15461"/>
      <w:bookmarkEnd w:id="15462"/>
      <w:bookmarkEnd w:id="15463"/>
      <w:bookmarkEnd w:id="15464"/>
      <w:bookmarkEnd w:id="15465"/>
      <w:bookmarkEnd w:id="15466"/>
      <w:bookmarkEnd w:id="15467"/>
      <w:bookmarkEnd w:id="15468"/>
      <w:bookmarkEnd w:id="15469"/>
      <w:bookmarkEnd w:id="15470"/>
      <w:bookmarkEnd w:id="15471"/>
      <w:bookmarkEnd w:id="15472"/>
      <w:bookmarkEnd w:id="15473"/>
      <w:bookmarkEnd w:id="15474"/>
      <w:bookmarkEnd w:id="15475"/>
      <w:bookmarkEnd w:id="15476"/>
      <w:bookmarkEnd w:id="15477"/>
      <w:bookmarkEnd w:id="15478"/>
      <w:bookmarkEnd w:id="15479"/>
      <w:bookmarkEnd w:id="15480"/>
      <w:bookmarkEnd w:id="15481"/>
      <w:bookmarkEnd w:id="15482"/>
      <w:bookmarkEnd w:id="15483"/>
      <w:bookmarkEnd w:id="15484"/>
      <w:bookmarkEnd w:id="15485"/>
      <w:bookmarkEnd w:id="15486"/>
      <w:bookmarkEnd w:id="15487"/>
      <w:bookmarkEnd w:id="15488"/>
      <w:ins w:id="15490" w:author="Rev 19 Allen Wirfs-Brock" w:date="2013-09-24T16:44:00Z">
        <w:r>
          <w:t>JSON [ @@toStringTag</w:t>
        </w:r>
        <w:r w:rsidRPr="00E77497">
          <w:t xml:space="preserve"> </w:t>
        </w:r>
        <w:r>
          <w:t>]</w:t>
        </w:r>
        <w:bookmarkEnd w:id="15489"/>
      </w:ins>
    </w:p>
    <w:p w14:paraId="239F2559" w14:textId="77777777" w:rsidR="00682C77" w:rsidRPr="00097A4C" w:rsidRDefault="00682C77" w:rsidP="00682C77">
      <w:pPr>
        <w:rPr>
          <w:ins w:id="15491" w:author="Rev 19 Allen Wirfs-Brock" w:date="2013-09-24T16:44:00Z"/>
        </w:rPr>
      </w:pPr>
      <w:ins w:id="15492" w:author="Rev 19 Allen Wirfs-Brock" w:date="2013-09-24T16:44:00Z">
        <w:r w:rsidRPr="00E77497">
          <w:t xml:space="preserve">The </w:t>
        </w:r>
        <w:r>
          <w:t xml:space="preserve">initial value of the @@toStringTag property is the string value </w:t>
        </w:r>
        <w:r w:rsidRPr="00E77497">
          <w:rPr>
            <w:b/>
          </w:rPr>
          <w:t>"</w:t>
        </w:r>
        <w:r>
          <w:rPr>
            <w:rFonts w:ascii="Courier New" w:hAnsi="Courier New" w:cs="Courier New"/>
            <w:b/>
          </w:rPr>
          <w:t>JSON</w:t>
        </w:r>
        <w:r w:rsidRPr="00E77497">
          <w:rPr>
            <w:b/>
          </w:rPr>
          <w:t>"</w:t>
        </w:r>
        <w:r>
          <w:t>.</w:t>
        </w:r>
      </w:ins>
    </w:p>
    <w:p w14:paraId="2B6896E8" w14:textId="77777777" w:rsidR="00682C77" w:rsidRPr="00E77497" w:rsidRDefault="00682C77" w:rsidP="00682C77">
      <w:pPr>
        <w:rPr>
          <w:ins w:id="15493" w:author="Rev 19 Allen Wirfs-Brock" w:date="2013-09-24T16:44:00Z"/>
        </w:rPr>
      </w:pPr>
      <w:ins w:id="15494" w:author="Rev 19 Allen Wirfs-Brock" w:date="2013-09-24T16:44:00Z">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ins>
    </w:p>
    <w:p w14:paraId="6672185F" w14:textId="77777777" w:rsidR="00D6570B" w:rsidRDefault="00D6570B" w:rsidP="00DD2409">
      <w:pPr>
        <w:pStyle w:val="1"/>
      </w:pPr>
      <w:del w:id="15495" w:author="Rev 19 Allen Wirfs-Brock" w:date="2013-09-24T16:43:00Z">
        <w:r w:rsidDel="00682C77">
          <w:delText xml:space="preserve">The </w:delText>
        </w:r>
        <w:r w:rsidDel="00682C77">
          <w:rPr>
            <w:rFonts w:cs="Arial"/>
          </w:rPr>
          <w:delText>"</w:delText>
        </w:r>
        <w:r w:rsidDel="00682C77">
          <w:delText>std:iteration</w:delText>
        </w:r>
        <w:r w:rsidDel="00682C77">
          <w:rPr>
            <w:rFonts w:cs="Arial"/>
          </w:rPr>
          <w:delText>"</w:delText>
        </w:r>
        <w:r w:rsidDel="00682C77">
          <w:delText xml:space="preserve"> Module</w:delText>
        </w:r>
      </w:del>
      <w:bookmarkStart w:id="15496" w:name="_Toc368050813"/>
      <w:ins w:id="15497" w:author="Rev 19 Allen Wirfs-Brock" w:date="2013-09-27T12:01:00Z">
        <w:r w:rsidR="006A1BC3">
          <w:t>Control Abstraction Objects</w:t>
        </w:r>
      </w:ins>
      <w:bookmarkEnd w:id="15496"/>
    </w:p>
    <w:p w14:paraId="421DE966" w14:textId="77777777" w:rsidR="00D6570B" w:rsidDel="00682C77" w:rsidRDefault="00D6570B" w:rsidP="000D7E3D">
      <w:pPr>
        <w:rPr>
          <w:del w:id="15498" w:author="Rev 19 Allen Wirfs-Brock" w:date="2013-09-24T16:44:00Z"/>
        </w:rPr>
      </w:pPr>
      <w:del w:id="15499" w:author="Rev 19 Allen Wirfs-Brock" w:date="2013-09-24T16:44:00Z">
        <w:r w:rsidDel="00682C77">
          <w:delText xml:space="preserve">The </w:delText>
        </w:r>
        <w:r w:rsidRPr="008D58BE" w:rsidDel="00682C77">
          <w:rPr>
            <w:rFonts w:ascii="Courier New" w:hAnsi="Courier New" w:cs="Courier New"/>
            <w:b/>
            <w:bCs/>
          </w:rPr>
          <w:delText>"std:iteration"</w:delText>
        </w:r>
        <w:r w:rsidDel="00682C77">
          <w:delText xml:space="preserve"> module defines built-in objects that support the for-of statement and similar iteration use cases.  It also defines the built-in objects that support Generator Fun</w:delText>
        </w:r>
        <w:r w:rsidR="008B459B" w:rsidDel="00682C77">
          <w:delText>c</w:delText>
        </w:r>
        <w:r w:rsidDel="00682C77">
          <w:delText>tions.</w:delText>
        </w:r>
        <w:bookmarkStart w:id="15500" w:name="_Toc368034814"/>
        <w:bookmarkStart w:id="15501" w:name="_Toc368050037"/>
        <w:bookmarkStart w:id="15502" w:name="_Toc368050814"/>
        <w:bookmarkEnd w:id="15500"/>
        <w:bookmarkEnd w:id="15501"/>
        <w:bookmarkEnd w:id="15502"/>
      </w:del>
    </w:p>
    <w:p w14:paraId="108FD5AF" w14:textId="77777777" w:rsidR="00D6570B" w:rsidRDefault="00D6570B" w:rsidP="00DD2409">
      <w:pPr>
        <w:pStyle w:val="20"/>
      </w:pPr>
      <w:bookmarkStart w:id="15503" w:name="_Toc368050815"/>
      <w:r>
        <w:t>Common Iteration Interfaces</w:t>
      </w:r>
      <w:bookmarkEnd w:id="15503"/>
    </w:p>
    <w:p w14:paraId="79055610" w14:textId="77777777" w:rsidR="00D6570B" w:rsidRDefault="00D6570B" w:rsidP="000D7E3D">
      <w:r>
        <w:t xml:space="preserve">An interface is a set of object property keys whose associated values match a specific specification. Any object that provides all the properties of an interface in conformance to the interface’s specification </w:t>
      </w:r>
      <w:r w:rsidRPr="008D58BE">
        <w:rPr>
          <w:i/>
          <w:iCs/>
        </w:rPr>
        <w:t>conforms</w:t>
      </w:r>
      <w:r>
        <w:t xml:space="preserve"> to that interface.  An interface isn’t represented by a single object and there may be many distinctly implemented objects that conform to any interface.  An individual object may conform to multiple interfaces.</w:t>
      </w:r>
    </w:p>
    <w:p w14:paraId="5CC3AC8E" w14:textId="77777777" w:rsidR="00D6570B" w:rsidRDefault="00D6570B" w:rsidP="000D7E3D"/>
    <w:p w14:paraId="59BFB075" w14:textId="77777777" w:rsidR="00D6570B" w:rsidRDefault="00D6570B" w:rsidP="00DD2409">
      <w:pPr>
        <w:pStyle w:val="30"/>
      </w:pPr>
      <w:bookmarkStart w:id="15504" w:name="_Toc368050816"/>
      <w:r>
        <w:t xml:space="preserve">The </w:t>
      </w:r>
      <w:r w:rsidR="00AA6714">
        <w:rPr>
          <w:i/>
          <w:iCs/>
        </w:rPr>
        <w:t>I</w:t>
      </w:r>
      <w:r w:rsidRPr="008D58BE">
        <w:rPr>
          <w:i/>
          <w:iCs/>
        </w:rPr>
        <w:t>terable</w:t>
      </w:r>
      <w:r>
        <w:t xml:space="preserve"> Iterface</w:t>
      </w:r>
      <w:bookmarkEnd w:id="15504"/>
    </w:p>
    <w:p w14:paraId="29E14F6C" w14:textId="77777777" w:rsidR="00D6570B" w:rsidRDefault="00D6570B" w:rsidP="000D7E3D">
      <w:r>
        <w:t xml:space="preserve">The </w:t>
      </w:r>
      <w:r w:rsidR="00AA6714">
        <w:rPr>
          <w:i/>
          <w:iCs/>
        </w:rPr>
        <w:t>I</w:t>
      </w:r>
      <w:r>
        <w:rPr>
          <w:i/>
          <w:iCs/>
        </w:rPr>
        <w:t>terable</w:t>
      </w:r>
      <w:r>
        <w:t xml:space="preserve"> interface includes the following property:</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14:paraId="2DE9213A" w14:textId="77777777" w:rsidTr="00CF7A6A">
        <w:tc>
          <w:tcPr>
            <w:tcW w:w="1798" w:type="dxa"/>
            <w:tcBorders>
              <w:top w:val="single" w:sz="6" w:space="0" w:color="000080"/>
              <w:bottom w:val="single" w:sz="4" w:space="0" w:color="auto"/>
            </w:tcBorders>
            <w:shd w:val="clear" w:color="auto" w:fill="A6A6A6"/>
          </w:tcPr>
          <w:p w14:paraId="43B0B0AF"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14:paraId="6C770A3B"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14:paraId="2DD05F6A"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14:paraId="7B4BA32B" w14:textId="77777777" w:rsidTr="00CF7A6A">
        <w:trPr>
          <w:trHeight w:val="619"/>
        </w:trPr>
        <w:tc>
          <w:tcPr>
            <w:tcW w:w="1798" w:type="dxa"/>
            <w:tcBorders>
              <w:top w:val="single" w:sz="4" w:space="0" w:color="auto"/>
            </w:tcBorders>
            <w:shd w:val="clear" w:color="auto" w:fill="auto"/>
          </w:tcPr>
          <w:p w14:paraId="63AC7EFE" w14:textId="77777777" w:rsidR="00D6570B" w:rsidRPr="008D58BE" w:rsidRDefault="00D6570B" w:rsidP="00B55107">
            <w:pPr>
              <w:spacing w:after="0"/>
              <w:rPr>
                <w:b/>
                <w:bCs/>
              </w:rPr>
            </w:pPr>
            <w:r w:rsidRPr="00D6570B">
              <w:rPr>
                <w:rFonts w:ascii="Courier New" w:hAnsi="Courier New" w:cs="Courier New"/>
                <w:b/>
                <w:bCs/>
              </w:rPr>
              <w:t>@@iterator</w:t>
            </w:r>
          </w:p>
        </w:tc>
        <w:tc>
          <w:tcPr>
            <w:tcW w:w="4085" w:type="dxa"/>
            <w:tcBorders>
              <w:top w:val="single" w:sz="4" w:space="0" w:color="auto"/>
            </w:tcBorders>
            <w:shd w:val="clear" w:color="auto" w:fill="auto"/>
          </w:tcPr>
          <w:p w14:paraId="6B90B6B4" w14:textId="77777777" w:rsidR="00D6570B" w:rsidRPr="00D6570B" w:rsidRDefault="00D6570B" w:rsidP="007F5175">
            <w:pPr>
              <w:spacing w:after="0"/>
            </w:pPr>
            <w:r w:rsidRPr="00D6570B">
              <w:t xml:space="preserve">A zero arguments function that returns an object. </w:t>
            </w:r>
          </w:p>
        </w:tc>
        <w:tc>
          <w:tcPr>
            <w:tcW w:w="4085" w:type="dxa"/>
            <w:tcBorders>
              <w:top w:val="single" w:sz="4" w:space="0" w:color="auto"/>
            </w:tcBorders>
            <w:shd w:val="clear" w:color="auto" w:fill="auto"/>
          </w:tcPr>
          <w:p w14:paraId="29BE0ED4" w14:textId="77777777" w:rsidR="00D6570B" w:rsidRPr="00D6570B" w:rsidRDefault="00D6570B" w:rsidP="00052E66">
            <w:pPr>
              <w:spacing w:after="0"/>
            </w:pPr>
            <w:r w:rsidRPr="00D6570B">
              <w:t xml:space="preserve">The </w:t>
            </w:r>
            <w:r>
              <w:t xml:space="preserve">function </w:t>
            </w:r>
            <w:r w:rsidRPr="008F43E0">
              <w:t>return</w:t>
            </w:r>
            <w:r>
              <w:t>s an</w:t>
            </w:r>
            <w:r w:rsidRPr="008F43E0">
              <w:t xml:space="preserve"> </w:t>
            </w:r>
            <w:r w:rsidRPr="00D6570B">
              <w:t xml:space="preserve">object </w:t>
            </w:r>
            <w:r>
              <w:t xml:space="preserve">that </w:t>
            </w:r>
            <w:r w:rsidRPr="00D6570B">
              <w:t xml:space="preserve">conforms to the </w:t>
            </w:r>
            <w:r w:rsidRPr="00D6570B">
              <w:rPr>
                <w:i/>
                <w:iCs/>
              </w:rPr>
              <w:t>iterator</w:t>
            </w:r>
            <w:r w:rsidRPr="00D6570B">
              <w:t xml:space="preserve"> interface. </w:t>
            </w:r>
          </w:p>
        </w:tc>
      </w:tr>
    </w:tbl>
    <w:p w14:paraId="1FBFA5C1" w14:textId="77777777" w:rsidR="00D6570B" w:rsidRPr="00ED7EB3" w:rsidRDefault="00D6570B" w:rsidP="00B55107"/>
    <w:p w14:paraId="16469DC7" w14:textId="77777777" w:rsidR="00D6570B" w:rsidRDefault="00D6570B" w:rsidP="00DD2409">
      <w:pPr>
        <w:pStyle w:val="30"/>
      </w:pPr>
      <w:bookmarkStart w:id="15505" w:name="_Ref365644824"/>
      <w:bookmarkStart w:id="15506" w:name="_Toc368050817"/>
      <w:r>
        <w:t xml:space="preserve">The </w:t>
      </w:r>
      <w:r w:rsidR="00AA6714">
        <w:rPr>
          <w:i/>
          <w:iCs/>
        </w:rPr>
        <w:t>I</w:t>
      </w:r>
      <w:r>
        <w:rPr>
          <w:i/>
          <w:iCs/>
        </w:rPr>
        <w:t xml:space="preserve">terator </w:t>
      </w:r>
      <w:r>
        <w:t xml:space="preserve"> Iterface</w:t>
      </w:r>
      <w:bookmarkEnd w:id="15505"/>
      <w:bookmarkEnd w:id="15506"/>
    </w:p>
    <w:p w14:paraId="2E1FABC4" w14:textId="77777777" w:rsidR="00D6570B" w:rsidRDefault="00D6570B" w:rsidP="000D7E3D">
      <w:r>
        <w:t xml:space="preserve">The </w:t>
      </w:r>
      <w:r w:rsidR="00AA6714">
        <w:rPr>
          <w:i/>
          <w:iCs/>
        </w:rPr>
        <w:t>I</w:t>
      </w:r>
      <w:r>
        <w:rPr>
          <w:i/>
          <w:iCs/>
        </w:rPr>
        <w:t>terator</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14:paraId="32CEB468" w14:textId="77777777" w:rsidTr="00CF7A6A">
        <w:tc>
          <w:tcPr>
            <w:tcW w:w="1798" w:type="dxa"/>
            <w:tcBorders>
              <w:top w:val="single" w:sz="6" w:space="0" w:color="000080"/>
              <w:bottom w:val="single" w:sz="4" w:space="0" w:color="auto"/>
            </w:tcBorders>
            <w:shd w:val="clear" w:color="auto" w:fill="A6A6A6"/>
          </w:tcPr>
          <w:p w14:paraId="100D5B31"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14:paraId="6B702A3C"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14:paraId="49112BEB"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14:paraId="68E70172" w14:textId="77777777" w:rsidTr="00CF7A6A">
        <w:trPr>
          <w:trHeight w:val="619"/>
        </w:trPr>
        <w:tc>
          <w:tcPr>
            <w:tcW w:w="1798" w:type="dxa"/>
            <w:tcBorders>
              <w:top w:val="single" w:sz="4" w:space="0" w:color="auto"/>
            </w:tcBorders>
            <w:shd w:val="clear" w:color="auto" w:fill="auto"/>
          </w:tcPr>
          <w:p w14:paraId="3EEBD20C" w14:textId="77777777" w:rsidR="00D6570B" w:rsidRPr="00D6570B" w:rsidRDefault="00D6570B" w:rsidP="00B55107">
            <w:pPr>
              <w:spacing w:after="0"/>
              <w:rPr>
                <w:rFonts w:ascii="Courier New" w:hAnsi="Courier New" w:cs="Courier New"/>
                <w:b/>
                <w:bCs/>
              </w:rPr>
            </w:pPr>
            <w:r w:rsidRPr="00D6570B">
              <w:rPr>
                <w:rFonts w:ascii="Courier New" w:hAnsi="Courier New" w:cs="Courier New"/>
                <w:b/>
                <w:bCs/>
              </w:rPr>
              <w:t>next</w:t>
            </w:r>
          </w:p>
        </w:tc>
        <w:tc>
          <w:tcPr>
            <w:tcW w:w="4085" w:type="dxa"/>
            <w:tcBorders>
              <w:top w:val="single" w:sz="4" w:space="0" w:color="auto"/>
            </w:tcBorders>
            <w:shd w:val="clear" w:color="auto" w:fill="auto"/>
          </w:tcPr>
          <w:p w14:paraId="77E5EF25" w14:textId="77777777" w:rsidR="00D6570B" w:rsidRPr="00D6570B" w:rsidRDefault="00D6570B" w:rsidP="007F5175">
            <w:pPr>
              <w:spacing w:after="0"/>
            </w:pPr>
            <w:r w:rsidRPr="00D6570B">
              <w:t xml:space="preserve">A function </w:t>
            </w:r>
            <w:r>
              <w:t>that returns an object.</w:t>
            </w:r>
          </w:p>
        </w:tc>
        <w:tc>
          <w:tcPr>
            <w:tcW w:w="4085" w:type="dxa"/>
            <w:tcBorders>
              <w:top w:val="single" w:sz="4" w:space="0" w:color="auto"/>
            </w:tcBorders>
            <w:shd w:val="clear" w:color="auto" w:fill="auto"/>
          </w:tcPr>
          <w:p w14:paraId="4B146802" w14:textId="77777777" w:rsidR="00D6570B" w:rsidRPr="00D6570B" w:rsidRDefault="00D6570B" w:rsidP="00AE748F">
            <w:pPr>
              <w:spacing w:after="0"/>
            </w:pPr>
            <w:r w:rsidRPr="00D6570B">
              <w:t xml:space="preserve">The </w:t>
            </w:r>
            <w:r>
              <w:t xml:space="preserve">function </w:t>
            </w:r>
            <w:r w:rsidRPr="00D6570B">
              <w:t>return</w:t>
            </w:r>
            <w:r>
              <w:t>s an</w:t>
            </w:r>
            <w:r w:rsidRPr="00D6570B">
              <w:t xml:space="preserve"> object </w:t>
            </w:r>
            <w:r>
              <w:t xml:space="preserve">that </w:t>
            </w:r>
            <w:r w:rsidRPr="00D6570B">
              <w:t xml:space="preserve">conforms to the </w:t>
            </w:r>
            <w:del w:id="15507" w:author="Rev 19 Allen Wirfs-Brock" w:date="2013-09-06T10:15:00Z">
              <w:r w:rsidR="00AA6714" w:rsidDel="00AE748F">
                <w:rPr>
                  <w:i/>
                  <w:iCs/>
                </w:rPr>
                <w:delText>Itr</w:delText>
              </w:r>
              <w:r w:rsidRPr="00D6570B" w:rsidDel="00AE748F">
                <w:rPr>
                  <w:i/>
                  <w:iCs/>
                </w:rPr>
                <w:delText>Result</w:delText>
              </w:r>
              <w:r w:rsidRPr="00D6570B" w:rsidDel="00AE748F">
                <w:delText xml:space="preserve"> </w:delText>
              </w:r>
            </w:del>
            <w:ins w:id="15508" w:author="Rev 19 Allen Wirfs-Brock" w:date="2013-09-06T10:15:00Z">
              <w:r w:rsidR="00AE748F">
                <w:rPr>
                  <w:i/>
                  <w:iCs/>
                </w:rPr>
                <w:t>Iterator</w:t>
              </w:r>
              <w:r w:rsidR="00AE748F" w:rsidRPr="00D6570B">
                <w:rPr>
                  <w:i/>
                  <w:iCs/>
                </w:rPr>
                <w:t>Result</w:t>
              </w:r>
              <w:r w:rsidR="00AE748F" w:rsidRPr="00D6570B">
                <w:t xml:space="preserve"> </w:t>
              </w:r>
            </w:ins>
            <w:r w:rsidRPr="00D6570B">
              <w:t>interface.</w:t>
            </w:r>
            <w:r w:rsidR="002B1EEE">
              <w:t xml:space="preserve"> </w:t>
            </w:r>
          </w:p>
        </w:tc>
      </w:tr>
    </w:tbl>
    <w:p w14:paraId="012F61C3" w14:textId="77777777" w:rsidR="002B1EEE" w:rsidRDefault="002B1EEE" w:rsidP="00B55107">
      <w:pPr>
        <w:pStyle w:val="Note"/>
        <w:spacing w:before="240"/>
      </w:pPr>
      <w:r>
        <w:t>NOTE</w:t>
      </w:r>
      <w:r>
        <w:tab/>
        <w:t>Arguments may be passed to the next function but their interpretation and validity is dependent upon the target Iterator. Generic use of Iterators should not pass any arguments.</w:t>
      </w:r>
    </w:p>
    <w:p w14:paraId="11C6262C" w14:textId="77777777" w:rsidR="00D6570B" w:rsidRDefault="00D6570B" w:rsidP="00DD2409">
      <w:pPr>
        <w:pStyle w:val="30"/>
      </w:pPr>
      <w:bookmarkStart w:id="15509" w:name="_Toc368050818"/>
      <w:r>
        <w:t xml:space="preserve">The </w:t>
      </w:r>
      <w:r w:rsidR="00AA6714">
        <w:rPr>
          <w:i/>
          <w:iCs/>
        </w:rPr>
        <w:t>It</w:t>
      </w:r>
      <w:ins w:id="15510" w:author="Rev 19 Allen Wirfs-Brock" w:date="2013-09-06T10:15:00Z">
        <w:r w:rsidR="00AE748F">
          <w:rPr>
            <w:i/>
            <w:iCs/>
          </w:rPr>
          <w:t>e</w:t>
        </w:r>
      </w:ins>
      <w:r w:rsidR="00AA6714">
        <w:rPr>
          <w:i/>
          <w:iCs/>
        </w:rPr>
        <w:t>r</w:t>
      </w:r>
      <w:ins w:id="15511" w:author="Rev 19 Allen Wirfs-Brock" w:date="2013-09-06T10:15:00Z">
        <w:r w:rsidR="00AE748F">
          <w:rPr>
            <w:i/>
            <w:iCs/>
          </w:rPr>
          <w:t>ator</w:t>
        </w:r>
      </w:ins>
      <w:r>
        <w:rPr>
          <w:i/>
          <w:iCs/>
        </w:rPr>
        <w:t xml:space="preserve">Result </w:t>
      </w:r>
      <w:r>
        <w:t xml:space="preserve"> Iterface</w:t>
      </w:r>
      <w:bookmarkEnd w:id="15509"/>
    </w:p>
    <w:p w14:paraId="79B31F87" w14:textId="77777777" w:rsidR="00D6570B" w:rsidRDefault="00D6570B" w:rsidP="000D7E3D">
      <w:r>
        <w:t xml:space="preserve">The </w:t>
      </w:r>
      <w:r w:rsidR="00AA6714">
        <w:rPr>
          <w:i/>
          <w:iCs/>
        </w:rPr>
        <w:t>It</w:t>
      </w:r>
      <w:ins w:id="15512" w:author="Rev 19 Allen Wirfs-Brock" w:date="2013-09-06T10:16:00Z">
        <w:r w:rsidR="00AE748F">
          <w:rPr>
            <w:i/>
            <w:iCs/>
          </w:rPr>
          <w:t>e</w:t>
        </w:r>
      </w:ins>
      <w:r w:rsidR="00AA6714">
        <w:rPr>
          <w:i/>
          <w:iCs/>
        </w:rPr>
        <w:t>r</w:t>
      </w:r>
      <w:ins w:id="15513" w:author="Rev 19 Allen Wirfs-Brock" w:date="2013-09-06T10:16:00Z">
        <w:r w:rsidR="00AE748F">
          <w:rPr>
            <w:i/>
            <w:iCs/>
          </w:rPr>
          <w:t>ator</w:t>
        </w:r>
      </w:ins>
      <w:r>
        <w:rPr>
          <w:i/>
          <w:iCs/>
        </w:rPr>
        <w:t>Result</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14:paraId="7D1A6CE1" w14:textId="77777777" w:rsidTr="00CF7A6A">
        <w:tc>
          <w:tcPr>
            <w:tcW w:w="1798" w:type="dxa"/>
            <w:tcBorders>
              <w:top w:val="single" w:sz="6" w:space="0" w:color="000080"/>
              <w:bottom w:val="single" w:sz="4" w:space="0" w:color="auto"/>
            </w:tcBorders>
            <w:shd w:val="clear" w:color="auto" w:fill="A6A6A6"/>
          </w:tcPr>
          <w:p w14:paraId="67CD7690"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14:paraId="504A65ED"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14:paraId="5135195A" w14:textId="77777777"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14:paraId="691C3D0E" w14:textId="77777777" w:rsidTr="00CF7A6A">
        <w:trPr>
          <w:trHeight w:val="619"/>
        </w:trPr>
        <w:tc>
          <w:tcPr>
            <w:tcW w:w="1798" w:type="dxa"/>
            <w:tcBorders>
              <w:top w:val="single" w:sz="4" w:space="0" w:color="auto"/>
              <w:bottom w:val="single" w:sz="4" w:space="0" w:color="auto"/>
            </w:tcBorders>
            <w:shd w:val="clear" w:color="auto" w:fill="auto"/>
          </w:tcPr>
          <w:p w14:paraId="79CFF61C" w14:textId="77777777" w:rsidR="00D6570B" w:rsidRPr="00D6570B" w:rsidRDefault="00D6570B" w:rsidP="00B55107">
            <w:pPr>
              <w:spacing w:after="0"/>
            </w:pPr>
            <w:r w:rsidRPr="00D6570B">
              <w:rPr>
                <w:rFonts w:ascii="Courier New" w:hAnsi="Courier New" w:cs="Courier New"/>
                <w:b/>
                <w:bCs/>
              </w:rPr>
              <w:t>done</w:t>
            </w:r>
          </w:p>
        </w:tc>
        <w:tc>
          <w:tcPr>
            <w:tcW w:w="4085" w:type="dxa"/>
            <w:tcBorders>
              <w:top w:val="single" w:sz="4" w:space="0" w:color="auto"/>
              <w:bottom w:val="single" w:sz="4" w:space="0" w:color="auto"/>
            </w:tcBorders>
            <w:shd w:val="clear" w:color="auto" w:fill="auto"/>
          </w:tcPr>
          <w:p w14:paraId="3A219279" w14:textId="77777777" w:rsidR="00D6570B" w:rsidRPr="00D6570B" w:rsidRDefault="00D6570B" w:rsidP="007F5175">
            <w:pPr>
              <w:keepNext/>
              <w:spacing w:after="0"/>
            </w:pPr>
            <w:r w:rsidRPr="00D6570B">
              <w:t xml:space="preserve">Either </w:t>
            </w:r>
            <w:r w:rsidRPr="00896C7F">
              <w:rPr>
                <w:rFonts w:ascii="Times New Roman" w:hAnsi="Times New Roman"/>
                <w:b/>
                <w:bCs/>
              </w:rPr>
              <w:t>true</w:t>
            </w:r>
            <w:r w:rsidRPr="00D6570B">
              <w:t xml:space="preserve"> or </w:t>
            </w:r>
            <w:r w:rsidRPr="00896C7F">
              <w:rPr>
                <w:rFonts w:ascii="Times New Roman" w:hAnsi="Times New Roman"/>
                <w:b/>
                <w:bCs/>
              </w:rPr>
              <w:t>false</w:t>
            </w:r>
            <w:r w:rsidRPr="00D6570B">
              <w:t xml:space="preserve">. </w:t>
            </w:r>
          </w:p>
        </w:tc>
        <w:tc>
          <w:tcPr>
            <w:tcW w:w="4085" w:type="dxa"/>
            <w:tcBorders>
              <w:top w:val="single" w:sz="4" w:space="0" w:color="auto"/>
              <w:bottom w:val="single" w:sz="4" w:space="0" w:color="auto"/>
            </w:tcBorders>
            <w:shd w:val="clear" w:color="auto" w:fill="auto"/>
          </w:tcPr>
          <w:p w14:paraId="34FD0100" w14:textId="77777777" w:rsidR="00D6570B" w:rsidRPr="00D6570B" w:rsidRDefault="00D6570B" w:rsidP="00052E66">
            <w:pPr>
              <w:keepNext/>
              <w:spacing w:after="0"/>
              <w:rPr>
                <w:i/>
                <w:iCs/>
              </w:rPr>
            </w:pPr>
            <w:r w:rsidRPr="00D6570B">
              <w:t xml:space="preserve">This is the result status of the an </w:t>
            </w:r>
            <w:r w:rsidRPr="00D6570B">
              <w:rPr>
                <w:i/>
                <w:iCs/>
              </w:rPr>
              <w:t>iterator</w:t>
            </w:r>
            <w:r w:rsidRPr="00D6570B">
              <w:t xml:space="preserve"> </w:t>
            </w:r>
            <w:r w:rsidRPr="00896C7F">
              <w:rPr>
                <w:rFonts w:ascii="Courier New" w:hAnsi="Courier New" w:cs="Courier New"/>
                <w:b/>
                <w:bCs/>
              </w:rPr>
              <w:t>next</w:t>
            </w:r>
            <w:r w:rsidRPr="00D6570B">
              <w:t xml:space="preserve"> method call. If the end of the iterator was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true</w:t>
            </w:r>
            <w:r w:rsidRPr="00D6570B">
              <w:t xml:space="preserve">. If the end was not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false</w:t>
            </w:r>
            <w:r w:rsidRPr="00D6570B">
              <w:t xml:space="preserve"> and a value is available.  </w:t>
            </w:r>
          </w:p>
        </w:tc>
      </w:tr>
      <w:tr w:rsidR="00D6570B" w14:paraId="5EF368DA" w14:textId="77777777" w:rsidTr="00CF7A6A">
        <w:trPr>
          <w:trHeight w:val="619"/>
        </w:trPr>
        <w:tc>
          <w:tcPr>
            <w:tcW w:w="1798" w:type="dxa"/>
            <w:tcBorders>
              <w:top w:val="single" w:sz="4" w:space="0" w:color="auto"/>
            </w:tcBorders>
            <w:shd w:val="clear" w:color="auto" w:fill="auto"/>
          </w:tcPr>
          <w:p w14:paraId="7B5F3D0A" w14:textId="77777777" w:rsidR="00D6570B" w:rsidRPr="00D6570B" w:rsidRDefault="00D6570B" w:rsidP="00B55107">
            <w:pPr>
              <w:spacing w:after="0"/>
            </w:pPr>
            <w:r w:rsidRPr="00D6570B">
              <w:rPr>
                <w:rFonts w:ascii="Courier New" w:hAnsi="Courier New" w:cs="Courier New"/>
                <w:b/>
                <w:bCs/>
              </w:rPr>
              <w:t>value</w:t>
            </w:r>
          </w:p>
        </w:tc>
        <w:tc>
          <w:tcPr>
            <w:tcW w:w="4085" w:type="dxa"/>
            <w:tcBorders>
              <w:top w:val="single" w:sz="4" w:space="0" w:color="auto"/>
            </w:tcBorders>
            <w:shd w:val="clear" w:color="auto" w:fill="auto"/>
          </w:tcPr>
          <w:p w14:paraId="0FB5AB9C" w14:textId="77777777" w:rsidR="00D6570B" w:rsidRPr="00D6570B" w:rsidRDefault="00D6570B" w:rsidP="007F5175">
            <w:pPr>
              <w:spacing w:after="0"/>
            </w:pPr>
            <w:r w:rsidRPr="00D6570B">
              <w:t xml:space="preserve">Any ECMAScript languge value. </w:t>
            </w:r>
          </w:p>
        </w:tc>
        <w:tc>
          <w:tcPr>
            <w:tcW w:w="4085" w:type="dxa"/>
            <w:tcBorders>
              <w:top w:val="single" w:sz="4" w:space="0" w:color="auto"/>
            </w:tcBorders>
            <w:shd w:val="clear" w:color="auto" w:fill="auto"/>
          </w:tcPr>
          <w:p w14:paraId="478546A1" w14:textId="77777777" w:rsidR="00D6570B" w:rsidRPr="00D6570B" w:rsidRDefault="00D6570B" w:rsidP="00052E66">
            <w:pPr>
              <w:spacing w:after="0"/>
            </w:pPr>
            <w:r w:rsidRPr="00D6570B">
              <w:t xml:space="preserve">If done is </w:t>
            </w:r>
            <w:r w:rsidRPr="00896C7F">
              <w:rPr>
                <w:rFonts w:ascii="Times New Roman" w:hAnsi="Times New Roman"/>
                <w:b/>
                <w:bCs/>
              </w:rPr>
              <w:t>false</w:t>
            </w:r>
            <w:r w:rsidRPr="00D6570B">
              <w:t xml:space="preserve">, this is the current iteration element value. If done is </w:t>
            </w:r>
            <w:r w:rsidRPr="00896C7F">
              <w:rPr>
                <w:rFonts w:ascii="Times New Roman" w:hAnsi="Times New Roman"/>
                <w:b/>
                <w:bCs/>
              </w:rPr>
              <w:t>true</w:t>
            </w:r>
            <w:r w:rsidRPr="00D6570B">
              <w:t xml:space="preserve">, this is the return value of the iterator, if it supplied one. If the iterator does not have a return value, </w:t>
            </w:r>
            <w:r w:rsidRPr="00896C7F">
              <w:rPr>
                <w:rFonts w:ascii="Courier New" w:hAnsi="Courier New" w:cs="Courier New"/>
                <w:b/>
                <w:bCs/>
              </w:rPr>
              <w:t>value</w:t>
            </w:r>
            <w:r w:rsidRPr="00D6570B">
              <w:t xml:space="preserve"> is </w:t>
            </w:r>
            <w:r w:rsidRPr="00896C7F">
              <w:rPr>
                <w:rFonts w:ascii="Times New Roman" w:hAnsi="Times New Roman"/>
                <w:b/>
                <w:bCs/>
              </w:rPr>
              <w:t>undefined</w:t>
            </w:r>
            <w:r w:rsidRPr="00D6570B">
              <w:t xml:space="preserve">. In that case, the  </w:t>
            </w:r>
            <w:r w:rsidRPr="00896C7F">
              <w:rPr>
                <w:rFonts w:ascii="Courier New" w:hAnsi="Courier New" w:cs="Courier New"/>
                <w:b/>
                <w:bCs/>
              </w:rPr>
              <w:t>value</w:t>
            </w:r>
            <w:r w:rsidRPr="00D6570B">
              <w:t xml:space="preserve"> property may be absent form the conforming object if it does not inherit an explicit </w:t>
            </w:r>
            <w:r w:rsidRPr="00896C7F">
              <w:rPr>
                <w:rFonts w:ascii="Courier New" w:hAnsi="Courier New" w:cs="Courier New"/>
                <w:b/>
                <w:bCs/>
              </w:rPr>
              <w:t>value</w:t>
            </w:r>
            <w:r w:rsidRPr="00D6570B">
              <w:t xml:space="preserve"> property. </w:t>
            </w:r>
          </w:p>
        </w:tc>
      </w:tr>
    </w:tbl>
    <w:p w14:paraId="3B0A4F48" w14:textId="77777777" w:rsidR="00D6570B" w:rsidRPr="00E77497" w:rsidRDefault="00D6570B" w:rsidP="00DD2409">
      <w:pPr>
        <w:pStyle w:val="20"/>
      </w:pPr>
      <w:r w:rsidRPr="00E77497">
        <w:tab/>
      </w:r>
      <w:bookmarkStart w:id="15514" w:name="_Toc368050819"/>
      <w:r>
        <w:rPr>
          <w:rFonts w:cs="Arial"/>
        </w:rPr>
        <w:t>"</w:t>
      </w:r>
      <w:r>
        <w:t>std:iteration</w:t>
      </w:r>
      <w:r>
        <w:rPr>
          <w:rFonts w:cs="Arial"/>
        </w:rPr>
        <w:t xml:space="preserve">" </w:t>
      </w:r>
      <w:r>
        <w:t>Exports</w:t>
      </w:r>
      <w:bookmarkEnd w:id="15514"/>
      <w:r>
        <w:tab/>
      </w:r>
    </w:p>
    <w:p w14:paraId="15906011" w14:textId="77777777" w:rsidR="00D6570B" w:rsidRDefault="00D6570B" w:rsidP="00B55107">
      <w:r>
        <w:t xml:space="preserve">The </w:t>
      </w:r>
      <w:r w:rsidRPr="008D58BE">
        <w:rPr>
          <w:rFonts w:ascii="Courier New" w:hAnsi="Courier New" w:cs="Courier New"/>
          <w:b/>
          <w:bCs/>
        </w:rPr>
        <w:t>"std:iteration"</w:t>
      </w:r>
      <w:r>
        <w:t xml:space="preserve"> module exports the names:</w:t>
      </w:r>
    </w:p>
    <w:p w14:paraId="5EC216A9" w14:textId="77777777" w:rsidR="00D6570B" w:rsidRDefault="000A3E52" w:rsidP="00B55107">
      <w:pPr>
        <w:numPr>
          <w:ilvl w:val="0"/>
          <w:numId w:val="1410"/>
        </w:numPr>
        <w:contextualSpacing/>
      </w:pPr>
      <w:r>
        <w:t>i</w:t>
      </w:r>
      <w:r w:rsidR="003966E3">
        <w:t>terator</w:t>
      </w:r>
    </w:p>
    <w:p w14:paraId="56EC2ADC" w14:textId="77777777" w:rsidR="00D6570B" w:rsidRDefault="00D6570B" w:rsidP="007F5175">
      <w:pPr>
        <w:numPr>
          <w:ilvl w:val="0"/>
          <w:numId w:val="1410"/>
        </w:numPr>
        <w:contextualSpacing/>
      </w:pPr>
      <w:r>
        <w:t>GeneratorFunction</w:t>
      </w:r>
    </w:p>
    <w:p w14:paraId="3D350F1E" w14:textId="77777777" w:rsidR="00D6570B" w:rsidRDefault="00D6570B" w:rsidP="00052E66">
      <w:pPr>
        <w:numPr>
          <w:ilvl w:val="0"/>
          <w:numId w:val="1410"/>
        </w:numPr>
      </w:pPr>
      <w:r>
        <w:t>Generator</w:t>
      </w:r>
    </w:p>
    <w:p w14:paraId="3791B988" w14:textId="77777777" w:rsidR="00D6570B" w:rsidRDefault="00D6570B" w:rsidP="00DD2409">
      <w:pPr>
        <w:pStyle w:val="20"/>
      </w:pPr>
      <w:bookmarkStart w:id="15515" w:name="_Toc368050820"/>
      <w:r>
        <w:t>GeneratorFunction</w:t>
      </w:r>
      <w:r w:rsidRPr="00E77497">
        <w:t xml:space="preserve"> Objects</w:t>
      </w:r>
      <w:bookmarkEnd w:id="15515"/>
    </w:p>
    <w:p w14:paraId="6C8762C1" w14:textId="77777777" w:rsidR="00D6570B" w:rsidRDefault="00D6570B" w:rsidP="000D7E3D">
      <w:r>
        <w:rPr>
          <w:rFonts w:ascii="Courier New" w:hAnsi="Courier New"/>
          <w:b/>
        </w:rPr>
        <w:t xml:space="preserve">Generator Function </w:t>
      </w:r>
      <w:r>
        <w:t xml:space="preserve">objects are constructor functions that are usually created by evaluating </w:t>
      </w:r>
      <w:r w:rsidRPr="00A1169B">
        <w:rPr>
          <w:rFonts w:ascii="Times New Roman" w:hAnsi="Times New Roman"/>
          <w:i/>
        </w:rPr>
        <w:t>GeneratorDeclaration</w:t>
      </w:r>
      <w:r>
        <w:t xml:space="preserve">, </w:t>
      </w:r>
      <w:r w:rsidRPr="00A1169B">
        <w:rPr>
          <w:rFonts w:ascii="Times New Roman" w:hAnsi="Times New Roman"/>
          <w:i/>
        </w:rPr>
        <w:t>GeneratorExpression</w:t>
      </w:r>
      <w:r>
        <w:t xml:space="preserve">, and </w:t>
      </w:r>
      <w:r w:rsidRPr="00A1169B">
        <w:rPr>
          <w:rFonts w:ascii="Times New Roman" w:hAnsi="Times New Roman"/>
          <w:i/>
        </w:rPr>
        <w:t>GeneratorMethod</w:t>
      </w:r>
      <w:r>
        <w:t xml:space="preserve"> syntactic productions. They may also be created by calling the </w:t>
      </w:r>
      <w:r w:rsidRPr="00A1169B">
        <w:rPr>
          <w:rFonts w:ascii="Courier New" w:hAnsi="Courier New"/>
          <w:b/>
        </w:rPr>
        <w:t>GeneratorFunction</w:t>
      </w:r>
      <w:r>
        <w:t xml:space="preserve"> constructor.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9360"/>
      </w:tblGrid>
      <w:tr w:rsidR="004C6EA6" w:rsidRPr="00F9694F" w14:paraId="7A88BD2A" w14:textId="77777777" w:rsidTr="00F9694F">
        <w:trPr>
          <w:trHeight w:val="9216"/>
          <w:jc w:val="center"/>
        </w:trPr>
        <w:tc>
          <w:tcPr>
            <w:tcW w:w="9360" w:type="dxa"/>
            <w:shd w:val="clear" w:color="auto" w:fill="auto"/>
          </w:tcPr>
          <w:p w14:paraId="20E489D7" w14:textId="77777777" w:rsidR="00E84582" w:rsidRPr="00F9694F" w:rsidRDefault="00BE3BA1" w:rsidP="000D7E3D">
            <w:pPr>
              <w:keepNext/>
              <w:spacing w:after="0"/>
              <w:rPr>
                <w:rFonts w:eastAsia="Times New Roman"/>
              </w:rPr>
            </w:pPr>
            <w:r w:rsidRPr="00BE3BA1">
              <w:rPr>
                <w:noProof/>
                <w:lang w:val="en-US" w:eastAsia="en-US"/>
              </w:rPr>
              <w:pict>
                <v:shape id="_x0000_i1027" type="#_x0000_t75" style="width:468pt;height:462.5pt;visibility:visible">
                  <v:imagedata r:id="rId27" o:title=""/>
                </v:shape>
              </w:pict>
            </w:r>
          </w:p>
        </w:tc>
      </w:tr>
    </w:tbl>
    <w:p w14:paraId="6ACE0012" w14:textId="77777777" w:rsidR="00E84582" w:rsidRPr="00F474F6" w:rsidRDefault="00E84582" w:rsidP="00B55107">
      <w:pPr>
        <w:pStyle w:val="afffff4"/>
        <w:spacing w:before="100"/>
        <w:jc w:val="center"/>
      </w:pPr>
      <w:r>
        <w:t xml:space="preserve">Figure </w:t>
      </w:r>
      <w:r>
        <w:fldChar w:fldCharType="begin"/>
      </w:r>
      <w:r>
        <w:instrText xml:space="preserve"> SEQ Figure \* ARABIC </w:instrText>
      </w:r>
      <w:r>
        <w:fldChar w:fldCharType="separate"/>
      </w:r>
      <w:r w:rsidR="00D433E8">
        <w:rPr>
          <w:noProof/>
        </w:rPr>
        <w:t>2</w:t>
      </w:r>
      <w:r>
        <w:fldChar w:fldCharType="end"/>
      </w:r>
      <w:r w:rsidR="004C6EA6">
        <w:t xml:space="preserve"> (Informative) </w:t>
      </w:r>
      <w:commentRangeStart w:id="15516"/>
      <w:r w:rsidR="004C6EA6">
        <w:rPr>
          <w:lang w:val="en-US"/>
        </w:rPr>
        <w:t>--</w:t>
      </w:r>
      <w:r>
        <w:rPr>
          <w:lang w:val="en-US"/>
        </w:rPr>
        <w:t xml:space="preserve"> Generator Obje</w:t>
      </w:r>
      <w:r w:rsidR="001C0535">
        <w:rPr>
          <w:lang w:val="en-US"/>
        </w:rPr>
        <w:t>cts Relatio</w:t>
      </w:r>
      <w:r w:rsidR="003F5A79">
        <w:rPr>
          <w:lang w:val="en-US"/>
        </w:rPr>
        <w:t>n</w:t>
      </w:r>
      <w:r w:rsidR="001C0535">
        <w:rPr>
          <w:lang w:val="en-US"/>
        </w:rPr>
        <w:t>ships</w:t>
      </w:r>
      <w:commentRangeEnd w:id="15516"/>
      <w:r w:rsidR="004C6EA6">
        <w:rPr>
          <w:rStyle w:val="af6"/>
          <w:b w:val="0"/>
          <w:bCs w:val="0"/>
        </w:rPr>
        <w:commentReference w:id="15516"/>
      </w:r>
    </w:p>
    <w:p w14:paraId="7BE5B0A4" w14:textId="77777777" w:rsidR="00D6570B" w:rsidRPr="00E77497" w:rsidRDefault="00D6570B" w:rsidP="00DD2409">
      <w:pPr>
        <w:pStyle w:val="30"/>
      </w:pPr>
      <w:bookmarkStart w:id="15517" w:name="_Toc368050821"/>
      <w:r w:rsidRPr="00E77497">
        <w:t xml:space="preserve">The </w:t>
      </w:r>
      <w:r>
        <w:t>GeneratorFunction Constructor</w:t>
      </w:r>
      <w:bookmarkEnd w:id="15517"/>
    </w:p>
    <w:p w14:paraId="35B67864" w14:textId="77777777" w:rsidR="00D6570B" w:rsidRPr="00E77497" w:rsidRDefault="00D6570B" w:rsidP="000D7E3D">
      <w:r>
        <w:t>The GeneratorFunction constructor is the %Generator</w:t>
      </w:r>
      <w:r w:rsidRPr="009F7037">
        <w:t>Function</w:t>
      </w:r>
      <w:r>
        <w:t xml:space="preserve">% </w:t>
      </w:r>
      <w:r w:rsidR="00CE3CDC">
        <w:t>intrinsic</w:t>
      </w:r>
      <w:r>
        <w:t xml:space="preserve"> object and the value of the name </w:t>
      </w:r>
      <w:r w:rsidRPr="00997A6B">
        <w:rPr>
          <w:rFonts w:ascii="Courier New" w:hAnsi="Courier New"/>
          <w:b/>
        </w:rPr>
        <w:t>Generator</w:t>
      </w:r>
      <w:r w:rsidRPr="00E77497">
        <w:rPr>
          <w:rFonts w:ascii="Courier New" w:hAnsi="Courier New"/>
          <w:b/>
        </w:rPr>
        <w:t>Function</w:t>
      </w:r>
      <w:r w:rsidRPr="00E77497">
        <w:t xml:space="preserve"> </w:t>
      </w:r>
      <w:r>
        <w:rPr>
          <w:rFonts w:eastAsia="Times New Roman" w:cs="Arial"/>
          <w:bCs/>
          <w:spacing w:val="6"/>
          <w:lang w:eastAsia="en-US"/>
        </w:rPr>
        <w:t xml:space="preserve">exported from the built-in module </w:t>
      </w:r>
      <w:r w:rsidRPr="008D58BE">
        <w:rPr>
          <w:rFonts w:ascii="Courier New" w:hAnsi="Courier New" w:cs="Courier New"/>
          <w:b/>
          <w:bCs/>
        </w:rPr>
        <w:t>"std:iteration"</w:t>
      </w:r>
      <w:r>
        <w:t xml:space="preserve">. </w:t>
      </w:r>
      <w:r w:rsidRPr="00E77497">
        <w:t xml:space="preserve">When </w:t>
      </w:r>
      <w:r w:rsidRPr="00A12364">
        <w:rPr>
          <w:rFonts w:ascii="Courier New" w:hAnsi="Courier New"/>
          <w:b/>
        </w:rPr>
        <w:t>Generator</w:t>
      </w:r>
      <w:r w:rsidRPr="00E77497">
        <w:rPr>
          <w:rFonts w:ascii="Courier New" w:hAnsi="Courier New"/>
          <w:b/>
        </w:rPr>
        <w:t>Function</w:t>
      </w:r>
      <w:r w:rsidRPr="00E77497">
        <w:t xml:space="preserve"> is called as a function rather than as a constructor, it creates and initialises a new </w:t>
      </w:r>
      <w:r>
        <w:t>GeneratorFunction</w:t>
      </w:r>
      <w:r w:rsidRPr="00E77497">
        <w:t xml:space="preserve"> object. Thus the function call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 xml:space="preserve">new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w:t>
      </w:r>
      <w:del w:id="15518" w:author="Rev 19 Allen Wirfs-Brock" w:date="2013-09-26T17:47:00Z">
        <w:r w:rsidDel="003442C2">
          <w:delText>n</w:delText>
        </w:r>
      </w:del>
      <w:r>
        <w:t xml:space="preserve"> [[Code]] internal data property whose value is </w:t>
      </w:r>
      <w:r w:rsidRPr="00145775">
        <w:rPr>
          <w:rFonts w:ascii="Times New Roman" w:hAnsi="Times New Roman"/>
          <w:b/>
          <w:bCs/>
        </w:rPr>
        <w:t>undefined</w:t>
      </w:r>
      <w:r w:rsidRPr="00E77497">
        <w:t xml:space="preserve">, it </w:t>
      </w:r>
      <w:r w:rsidRPr="00F94F77">
        <w:t>initial</w:t>
      </w:r>
      <w:r w:rsidR="006B2604">
        <w:t>ise</w:t>
      </w:r>
      <w:r>
        <w:t xml:space="preserv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GeneratorFunction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5519" w:author="Rev 19 Allen Wirfs-Brock" w:date="2013-09-27T10:29:00Z">
        <w:r w:rsidDel="00540AE6">
          <w:delText>initialization</w:delText>
        </w:r>
      </w:del>
      <w:ins w:id="15520" w:author="Rev 19 Allen Wirfs-Brock" w:date="2013-09-27T10:29:00Z">
        <w:r w:rsidR="00540AE6">
          <w:t>initialisation</w:t>
        </w:r>
      </w:ins>
      <w:r>
        <w:t>.</w:t>
      </w:r>
    </w:p>
    <w:p w14:paraId="34357510" w14:textId="77777777" w:rsidR="00D6570B" w:rsidRPr="00E77497" w:rsidRDefault="00D6570B" w:rsidP="000D7E3D">
      <w:r>
        <w:rPr>
          <w:rFonts w:ascii="Courier New" w:hAnsi="Courier New"/>
          <w:b/>
        </w:rPr>
        <w:t>GeneratorFunction</w:t>
      </w:r>
      <w:r w:rsidRPr="00E77497">
        <w:t xml:space="preserve"> </w:t>
      </w:r>
      <w:r>
        <w:t xml:space="preserve">may be subclassed and subclass constructors may perform a </w:t>
      </w:r>
      <w:r w:rsidRPr="00211D41">
        <w:rPr>
          <w:rFonts w:ascii="Courier New" w:hAnsi="Courier New" w:cs="Courier New"/>
          <w:b/>
          <w:bCs/>
        </w:rPr>
        <w:t>super</w:t>
      </w:r>
      <w:r>
        <w:t xml:space="preserve"> invocation of the </w:t>
      </w:r>
      <w:r>
        <w:rPr>
          <w:rFonts w:ascii="Courier New" w:hAnsi="Courier New"/>
          <w:b/>
        </w:rPr>
        <w:t>GeneratorFunction</w:t>
      </w:r>
      <w:r w:rsidRPr="00E77497">
        <w:t xml:space="preserve"> </w:t>
      </w:r>
      <w:r>
        <w:t>constructor to initial</w:t>
      </w:r>
      <w:r w:rsidR="006B2604">
        <w:t>ise</w:t>
      </w:r>
      <w:r>
        <w:t xml:space="preserve"> subclass instances. However, all syntactic forms for defining generator function objects create direct instances of </w:t>
      </w:r>
      <w:r w:rsidRPr="00A12364">
        <w:rPr>
          <w:rFonts w:ascii="Courier New" w:hAnsi="Courier New"/>
          <w:b/>
        </w:rPr>
        <w:t>Generator</w:t>
      </w:r>
      <w:r>
        <w:rPr>
          <w:rFonts w:ascii="Courier New" w:hAnsi="Courier New"/>
          <w:b/>
        </w:rPr>
        <w:t>Function</w:t>
      </w:r>
      <w:r>
        <w:t xml:space="preserve">. There is no syntactic means to create instances of </w:t>
      </w:r>
      <w:r w:rsidRPr="00A12364">
        <w:rPr>
          <w:rFonts w:ascii="Courier New" w:hAnsi="Courier New"/>
          <w:b/>
        </w:rPr>
        <w:t>Generator</w:t>
      </w:r>
      <w:r>
        <w:rPr>
          <w:rFonts w:ascii="Courier New" w:hAnsi="Courier New"/>
          <w:b/>
        </w:rPr>
        <w:t>Function</w:t>
      </w:r>
      <w:r>
        <w:t xml:space="preserve"> subclasses.</w:t>
      </w:r>
    </w:p>
    <w:p w14:paraId="01D8AD66" w14:textId="77777777" w:rsidR="00D6570B" w:rsidRPr="00E77497" w:rsidRDefault="00D6570B" w:rsidP="00DD2409">
      <w:pPr>
        <w:pStyle w:val="40"/>
      </w:pPr>
      <w:bookmarkStart w:id="15521" w:name="_Ref365534125"/>
      <w:r>
        <w:t>Generator</w:t>
      </w:r>
      <w:r w:rsidRPr="00E77497">
        <w:t xml:space="preserve">Function (p1, p2, </w:t>
      </w:r>
      <w:r w:rsidRPr="00E77497">
        <w:rPr>
          <w:snapToGrid w:val="0"/>
        </w:rPr>
        <w:t>…</w:t>
      </w:r>
      <w:r w:rsidRPr="00E77497">
        <w:t xml:space="preserve"> , pn, body)</w:t>
      </w:r>
      <w:bookmarkEnd w:id="15521"/>
    </w:p>
    <w:p w14:paraId="7080D993" w14:textId="77777777" w:rsidR="00D6570B" w:rsidRPr="00E77497" w:rsidRDefault="00D6570B" w:rsidP="000D7E3D">
      <w:r w:rsidRPr="00E77497">
        <w:t xml:space="preserve">The last argument specifies the body (executable code) of a </w:t>
      </w:r>
      <w:r>
        <w:t xml:space="preserve">generator </w:t>
      </w:r>
      <w:r w:rsidRPr="00E77497">
        <w:t>function; any preceding arguments specify formal parameters.</w:t>
      </w:r>
    </w:p>
    <w:p w14:paraId="1A27CD19" w14:textId="77777777" w:rsidR="00D6570B" w:rsidRPr="00E77497" w:rsidRDefault="00D6570B" w:rsidP="000D7E3D">
      <w:r w:rsidRPr="00E77497">
        <w:t xml:space="preserve">When the </w:t>
      </w:r>
      <w:r>
        <w:rPr>
          <w:rFonts w:ascii="Courier New" w:hAnsi="Courier New"/>
          <w:b/>
        </w:rPr>
        <w:t>GeneratorFunction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03F409D5" w14:textId="77777777" w:rsidR="00D6570B" w:rsidRPr="00E77497" w:rsidRDefault="00D6570B" w:rsidP="000D7E3D">
      <w:pPr>
        <w:pStyle w:val="Alg4"/>
        <w:numPr>
          <w:ilvl w:val="0"/>
          <w:numId w:val="1461"/>
        </w:numPr>
      </w:pPr>
      <w:r w:rsidRPr="00E77497">
        <w:t xml:space="preserve">Let </w:t>
      </w:r>
      <w:r w:rsidRPr="00E77497">
        <w:rPr>
          <w:i/>
        </w:rPr>
        <w:t>argCount</w:t>
      </w:r>
      <w:r w:rsidRPr="00E77497">
        <w:t xml:space="preserve"> be the total number of arguments passed to this function invocation.</w:t>
      </w:r>
    </w:p>
    <w:p w14:paraId="4429EA60" w14:textId="77777777" w:rsidR="00D6570B" w:rsidRPr="00E77497" w:rsidRDefault="00D6570B" w:rsidP="000D7E3D">
      <w:pPr>
        <w:pStyle w:val="Alg4"/>
        <w:numPr>
          <w:ilvl w:val="0"/>
          <w:numId w:val="1461"/>
        </w:numPr>
      </w:pPr>
      <w:r w:rsidRPr="00E77497">
        <w:t xml:space="preserve">Let </w:t>
      </w:r>
      <w:r w:rsidRPr="00E77497">
        <w:rPr>
          <w:i/>
        </w:rPr>
        <w:t>P</w:t>
      </w:r>
      <w:r w:rsidRPr="00E77497">
        <w:t xml:space="preserve"> be the empty String.</w:t>
      </w:r>
    </w:p>
    <w:p w14:paraId="17112EFB" w14:textId="77777777" w:rsidR="00D6570B" w:rsidRPr="00E77497" w:rsidRDefault="00D6570B" w:rsidP="000D7E3D">
      <w:pPr>
        <w:pStyle w:val="Alg4"/>
        <w:numPr>
          <w:ilvl w:val="0"/>
          <w:numId w:val="1461"/>
        </w:numPr>
      </w:pPr>
      <w:r w:rsidRPr="00E77497">
        <w:t xml:space="preserve">If </w:t>
      </w:r>
      <w:r w:rsidRPr="00E77497">
        <w:rPr>
          <w:i/>
        </w:rPr>
        <w:t>argCount</w:t>
      </w:r>
      <w:r w:rsidRPr="00E77497">
        <w:t xml:space="preserve"> = 0, let </w:t>
      </w:r>
      <w:r w:rsidRPr="00E77497">
        <w:rPr>
          <w:i/>
        </w:rPr>
        <w:t>bodyText</w:t>
      </w:r>
      <w:r w:rsidRPr="00E77497">
        <w:t xml:space="preserve"> be the empty String.</w:t>
      </w:r>
    </w:p>
    <w:p w14:paraId="09441F50" w14:textId="77777777" w:rsidR="00D6570B" w:rsidRPr="00E77497" w:rsidRDefault="00D6570B" w:rsidP="000D7E3D">
      <w:pPr>
        <w:pStyle w:val="Alg4"/>
        <w:numPr>
          <w:ilvl w:val="0"/>
          <w:numId w:val="1461"/>
        </w:numPr>
      </w:pPr>
      <w:r w:rsidRPr="00E77497">
        <w:t xml:space="preserve">Else if </w:t>
      </w:r>
      <w:r w:rsidRPr="00E77497">
        <w:rPr>
          <w:i/>
        </w:rPr>
        <w:t>argCount</w:t>
      </w:r>
      <w:r w:rsidRPr="00E77497">
        <w:t xml:space="preserve"> = 1, let </w:t>
      </w:r>
      <w:r w:rsidRPr="00E77497">
        <w:rPr>
          <w:i/>
        </w:rPr>
        <w:t>bodyText</w:t>
      </w:r>
      <w:r w:rsidRPr="00E77497">
        <w:t xml:space="preserve"> be that argument.</w:t>
      </w:r>
    </w:p>
    <w:p w14:paraId="15720885" w14:textId="77777777" w:rsidR="00D6570B" w:rsidRPr="00E77497" w:rsidRDefault="00D6570B" w:rsidP="000D7E3D">
      <w:pPr>
        <w:pStyle w:val="Alg4"/>
        <w:numPr>
          <w:ilvl w:val="0"/>
          <w:numId w:val="1461"/>
        </w:numPr>
      </w:pPr>
      <w:r w:rsidRPr="00E77497">
        <w:t xml:space="preserve">Else </w:t>
      </w:r>
      <w:r w:rsidRPr="00E77497">
        <w:rPr>
          <w:i/>
        </w:rPr>
        <w:t>argCount</w:t>
      </w:r>
      <w:r w:rsidRPr="00E77497">
        <w:t xml:space="preserve"> &gt; 1,</w:t>
      </w:r>
    </w:p>
    <w:p w14:paraId="52BDA298" w14:textId="77777777" w:rsidR="00D6570B" w:rsidRPr="00E77497" w:rsidRDefault="00D6570B" w:rsidP="000D7E3D">
      <w:pPr>
        <w:pStyle w:val="Alg4"/>
        <w:numPr>
          <w:ilvl w:val="1"/>
          <w:numId w:val="1461"/>
        </w:numPr>
      </w:pPr>
      <w:r w:rsidRPr="00E77497">
        <w:t xml:space="preserve">Let </w:t>
      </w:r>
      <w:r w:rsidRPr="00E77497">
        <w:rPr>
          <w:i/>
        </w:rPr>
        <w:t>firstArg</w:t>
      </w:r>
      <w:r w:rsidRPr="00E77497">
        <w:t xml:space="preserve"> be the first argument.</w:t>
      </w:r>
    </w:p>
    <w:p w14:paraId="5013779C" w14:textId="77777777" w:rsidR="00D6570B" w:rsidRPr="00E77497" w:rsidRDefault="00D6570B" w:rsidP="000D7E3D">
      <w:pPr>
        <w:pStyle w:val="Alg4"/>
        <w:numPr>
          <w:ilvl w:val="1"/>
          <w:numId w:val="1461"/>
        </w:numPr>
      </w:pPr>
      <w:r w:rsidRPr="00E77497">
        <w:t xml:space="preserve">Let </w:t>
      </w:r>
      <w:r w:rsidRPr="00E77497">
        <w:rPr>
          <w:i/>
        </w:rPr>
        <w:t>P</w:t>
      </w:r>
      <w:r w:rsidRPr="00E77497">
        <w:t xml:space="preserve"> be ToString(</w:t>
      </w:r>
      <w:r w:rsidRPr="00E77497">
        <w:rPr>
          <w:i/>
        </w:rPr>
        <w:t>firstArg</w:t>
      </w:r>
      <w:r w:rsidRPr="00E77497">
        <w:t>).</w:t>
      </w:r>
    </w:p>
    <w:p w14:paraId="15E08613" w14:textId="77777777" w:rsidR="00D6570B" w:rsidRDefault="00D6570B" w:rsidP="000D7E3D">
      <w:pPr>
        <w:pStyle w:val="Alg4"/>
        <w:numPr>
          <w:ilvl w:val="1"/>
          <w:numId w:val="1461"/>
        </w:numPr>
      </w:pPr>
      <w:r>
        <w:t>ReturnIfAbrupt(</w:t>
      </w:r>
      <w:r>
        <w:rPr>
          <w:i/>
        </w:rPr>
        <w:t>P</w:t>
      </w:r>
      <w:r>
        <w:t>).</w:t>
      </w:r>
    </w:p>
    <w:p w14:paraId="618437AE" w14:textId="77777777" w:rsidR="00D6570B" w:rsidRPr="00E77497" w:rsidRDefault="00D6570B" w:rsidP="000D7E3D">
      <w:pPr>
        <w:pStyle w:val="Alg4"/>
        <w:numPr>
          <w:ilvl w:val="1"/>
          <w:numId w:val="1461"/>
        </w:numPr>
      </w:pPr>
      <w:r w:rsidRPr="00E77497">
        <w:t xml:space="preserve">Let </w:t>
      </w:r>
      <w:r w:rsidRPr="00E77497">
        <w:rPr>
          <w:i/>
        </w:rPr>
        <w:t>k</w:t>
      </w:r>
      <w:r w:rsidRPr="00E77497">
        <w:t xml:space="preserve"> be 2.</w:t>
      </w:r>
    </w:p>
    <w:p w14:paraId="2858F191" w14:textId="77777777" w:rsidR="00D6570B" w:rsidRPr="00E77497" w:rsidRDefault="00D6570B" w:rsidP="000D7E3D">
      <w:pPr>
        <w:pStyle w:val="Alg4"/>
        <w:numPr>
          <w:ilvl w:val="1"/>
          <w:numId w:val="1461"/>
        </w:numPr>
      </w:pPr>
      <w:r w:rsidRPr="00E77497">
        <w:t xml:space="preserve">Repeat, while </w:t>
      </w:r>
      <w:r w:rsidRPr="00E77497">
        <w:rPr>
          <w:i/>
        </w:rPr>
        <w:t>k</w:t>
      </w:r>
      <w:r w:rsidRPr="00E77497">
        <w:t xml:space="preserve"> &lt; </w:t>
      </w:r>
      <w:r w:rsidRPr="00E77497">
        <w:rPr>
          <w:i/>
        </w:rPr>
        <w:t>argCount</w:t>
      </w:r>
    </w:p>
    <w:p w14:paraId="77381BF8" w14:textId="77777777" w:rsidR="00D6570B" w:rsidRPr="00E77497" w:rsidRDefault="00D6570B" w:rsidP="000D7E3D">
      <w:pPr>
        <w:pStyle w:val="Alg4"/>
        <w:numPr>
          <w:ilvl w:val="2"/>
          <w:numId w:val="1461"/>
        </w:numPr>
      </w:pPr>
      <w:r w:rsidRPr="00E77497">
        <w:t xml:space="preserve">Let </w:t>
      </w:r>
      <w:r w:rsidRPr="00E77497">
        <w:rPr>
          <w:i/>
        </w:rPr>
        <w:t>nextArg</w:t>
      </w:r>
      <w:r w:rsidRPr="00E77497">
        <w:t xml:space="preserve"> be the </w:t>
      </w:r>
      <w:r w:rsidRPr="00E77497">
        <w:rPr>
          <w:i/>
        </w:rPr>
        <w:t>k</w:t>
      </w:r>
      <w:r w:rsidRPr="00E77497">
        <w:t>’th argument.</w:t>
      </w:r>
    </w:p>
    <w:p w14:paraId="3E95E032" w14:textId="77777777" w:rsidR="00D6570B" w:rsidRDefault="00D6570B" w:rsidP="000D7E3D">
      <w:pPr>
        <w:pStyle w:val="Alg4"/>
        <w:numPr>
          <w:ilvl w:val="2"/>
          <w:numId w:val="1461"/>
        </w:numPr>
      </w:pPr>
      <w:r>
        <w:t xml:space="preserve">Let </w:t>
      </w:r>
      <w:r w:rsidRPr="00296EE6">
        <w:rPr>
          <w:i/>
        </w:rPr>
        <w:t>nextArgString</w:t>
      </w:r>
      <w:r>
        <w:t xml:space="preserve"> be ToString(</w:t>
      </w:r>
      <w:r w:rsidRPr="00296EE6">
        <w:rPr>
          <w:i/>
        </w:rPr>
        <w:t>nextArg</w:t>
      </w:r>
      <w:r>
        <w:t>).</w:t>
      </w:r>
    </w:p>
    <w:p w14:paraId="16C6B59C" w14:textId="77777777" w:rsidR="00D6570B" w:rsidRDefault="00D6570B" w:rsidP="000D7E3D">
      <w:pPr>
        <w:pStyle w:val="Alg4"/>
        <w:numPr>
          <w:ilvl w:val="2"/>
          <w:numId w:val="1461"/>
        </w:numPr>
      </w:pPr>
      <w:r>
        <w:t>ReturnIfAbrupt(</w:t>
      </w:r>
      <w:r w:rsidRPr="00B54236">
        <w:rPr>
          <w:i/>
        </w:rPr>
        <w:t>nextArgString</w:t>
      </w:r>
      <w:r>
        <w:t>).</w:t>
      </w:r>
    </w:p>
    <w:p w14:paraId="6031D42C" w14:textId="77777777" w:rsidR="00D6570B" w:rsidRPr="00E77497" w:rsidRDefault="00D6570B" w:rsidP="000D7E3D">
      <w:pPr>
        <w:pStyle w:val="Alg4"/>
        <w:numPr>
          <w:ilvl w:val="2"/>
          <w:numId w:val="1461"/>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Pr>
          <w:i/>
        </w:rPr>
        <w:t>String</w:t>
      </w:r>
      <w:r w:rsidRPr="00E77497">
        <w:t>.</w:t>
      </w:r>
    </w:p>
    <w:p w14:paraId="72A58628" w14:textId="77777777" w:rsidR="00D6570B" w:rsidRPr="00E77497" w:rsidRDefault="00D6570B" w:rsidP="000D7E3D">
      <w:pPr>
        <w:pStyle w:val="Alg4"/>
        <w:numPr>
          <w:ilvl w:val="2"/>
          <w:numId w:val="1461"/>
        </w:numPr>
      </w:pPr>
      <w:r w:rsidRPr="00E77497">
        <w:t xml:space="preserve">Increase </w:t>
      </w:r>
      <w:r w:rsidRPr="00E77497">
        <w:rPr>
          <w:i/>
        </w:rPr>
        <w:t>k</w:t>
      </w:r>
      <w:r w:rsidRPr="00E77497">
        <w:t xml:space="preserve"> by 1.</w:t>
      </w:r>
    </w:p>
    <w:p w14:paraId="53189521" w14:textId="77777777" w:rsidR="00D6570B" w:rsidRPr="00E77497" w:rsidRDefault="00D6570B" w:rsidP="000D7E3D">
      <w:pPr>
        <w:pStyle w:val="Alg4"/>
        <w:numPr>
          <w:ilvl w:val="1"/>
          <w:numId w:val="1461"/>
        </w:numPr>
      </w:pPr>
      <w:r w:rsidRPr="00E77497">
        <w:t xml:space="preserve">Let </w:t>
      </w:r>
      <w:r w:rsidRPr="00E77497">
        <w:rPr>
          <w:i/>
        </w:rPr>
        <w:t>bodyText</w:t>
      </w:r>
      <w:r w:rsidRPr="00E77497">
        <w:t xml:space="preserve"> be the </w:t>
      </w:r>
      <w:r w:rsidRPr="00E77497">
        <w:rPr>
          <w:i/>
        </w:rPr>
        <w:t>k</w:t>
      </w:r>
      <w:r w:rsidRPr="00E77497">
        <w:t>’th argument.</w:t>
      </w:r>
    </w:p>
    <w:p w14:paraId="711E02B4" w14:textId="77777777" w:rsidR="00D6570B" w:rsidRPr="00E77497" w:rsidRDefault="00D6570B" w:rsidP="000D7E3D">
      <w:pPr>
        <w:pStyle w:val="Alg4"/>
        <w:numPr>
          <w:ilvl w:val="0"/>
          <w:numId w:val="1461"/>
        </w:numPr>
      </w:pPr>
      <w:r w:rsidRPr="00E77497">
        <w:t xml:space="preserve">Let </w:t>
      </w:r>
      <w:r w:rsidRPr="00E77497">
        <w:rPr>
          <w:i/>
        </w:rPr>
        <w:t>bodyText</w:t>
      </w:r>
      <w:r w:rsidRPr="00E77497">
        <w:t xml:space="preserve"> be ToString(</w:t>
      </w:r>
      <w:r w:rsidRPr="00E77497">
        <w:rPr>
          <w:i/>
        </w:rPr>
        <w:t>bodyText</w:t>
      </w:r>
      <w:r w:rsidRPr="00E77497">
        <w:t>).</w:t>
      </w:r>
    </w:p>
    <w:p w14:paraId="275AACED" w14:textId="77777777" w:rsidR="00D6570B" w:rsidRDefault="00D6570B" w:rsidP="000D7E3D">
      <w:pPr>
        <w:pStyle w:val="M4"/>
        <w:numPr>
          <w:ilvl w:val="0"/>
          <w:numId w:val="1461"/>
        </w:numPr>
        <w:tabs>
          <w:tab w:val="num" w:pos="1721"/>
        </w:tabs>
        <w:spacing w:after="0"/>
      </w:pPr>
      <w:r>
        <w:t>ReturnIfAbrupt(</w:t>
      </w:r>
      <w:r>
        <w:rPr>
          <w:i/>
        </w:rPr>
        <w:t>bodyText</w:t>
      </w:r>
      <w:r>
        <w:t>).</w:t>
      </w:r>
    </w:p>
    <w:p w14:paraId="5CA8CB8D" w14:textId="77777777" w:rsidR="00D6570B" w:rsidRPr="00E77497" w:rsidRDefault="00D6570B" w:rsidP="000D7E3D">
      <w:pPr>
        <w:pStyle w:val="Alg4"/>
        <w:numPr>
          <w:ilvl w:val="0"/>
          <w:numId w:val="1461"/>
        </w:numPr>
      </w:pPr>
      <w:r w:rsidRPr="00E77497">
        <w:t xml:space="preserve">Let </w:t>
      </w:r>
      <w:r w:rsidRPr="0027695A">
        <w:rPr>
          <w:i/>
        </w:rPr>
        <w:t>parameters</w:t>
      </w:r>
      <w:r w:rsidRPr="004D1BD1">
        <w:t xml:space="preserve"> be the result of parsing</w:t>
      </w:r>
      <w:r w:rsidRPr="003B4312">
        <w:t xml:space="preserve"> </w:t>
      </w:r>
      <w:r w:rsidRPr="006B6D0A">
        <w:rPr>
          <w:i/>
        </w:rPr>
        <w:t>P</w:t>
      </w:r>
      <w:r w:rsidRPr="00851C0B">
        <w:t>, interpreted as UTF-16 encoded Unicode text</w:t>
      </w:r>
      <w:r>
        <w:t xml:space="preserve"> as described in </w:t>
      </w:r>
      <w:del w:id="15522" w:author="Rev 19 Allen Wirfs-Brock" w:date="2013-09-27T10:54:00Z">
        <w:r w:rsidR="00C225F5" w:rsidDel="00C36B1B">
          <w:fldChar w:fldCharType="begin"/>
        </w:r>
        <w:r w:rsidR="00C225F5" w:rsidDel="00C36B1B">
          <w:delInstrText xml:space="preserve"> REF _Ref365546409 \r \h </w:delInstrText>
        </w:r>
        <w:r w:rsidR="00C225F5" w:rsidDel="00C36B1B">
          <w:fldChar w:fldCharType="separate"/>
        </w:r>
        <w:r w:rsidR="009E7E9E" w:rsidDel="00C36B1B">
          <w:delText>6.1.4</w:delText>
        </w:r>
        <w:r w:rsidR="00C225F5" w:rsidDel="00C36B1B">
          <w:fldChar w:fldCharType="end"/>
        </w:r>
      </w:del>
      <w:ins w:id="15523" w:author="Rev 19 Allen Wirfs-Brock" w:date="2013-09-27T10:54:00Z">
        <w:r w:rsidR="00C36B1B">
          <w:t xml:space="preserve">clause </w:t>
        </w:r>
        <w:r w:rsidR="00C36B1B">
          <w:fldChar w:fldCharType="begin"/>
        </w:r>
        <w:r w:rsidR="00C36B1B">
          <w:instrText xml:space="preserve"> REF _Ref365480122 \r \h </w:instrText>
        </w:r>
      </w:ins>
      <w:r w:rsidR="00C36B1B">
        <w:fldChar w:fldCharType="separate"/>
      </w:r>
      <w:ins w:id="15524" w:author="Rev 19 Allen Wirfs-Brock" w:date="2013-09-27T13:22:00Z">
        <w:r w:rsidR="00D433E8">
          <w:t>10</w:t>
        </w:r>
      </w:ins>
      <w:ins w:id="15525" w:author="Rev 19 Allen Wirfs-Brock" w:date="2013-09-27T10:54:00Z">
        <w:r w:rsidR="00C36B1B">
          <w:fldChar w:fldCharType="end"/>
        </w:r>
      </w:ins>
      <w:r>
        <w:rPr>
          <w:i/>
        </w:rPr>
        <w:t>,</w:t>
      </w:r>
      <w:r w:rsidRPr="006B6D0A">
        <w:t xml:space="preserve"> </w:t>
      </w:r>
      <w:r w:rsidRPr="00E65A34">
        <w:t>using</w:t>
      </w:r>
      <w:r w:rsidRPr="00546435">
        <w:t xml:space="preserve"> </w:t>
      </w:r>
      <w:r w:rsidRPr="00A67AF2">
        <w:rPr>
          <w:i/>
        </w:rPr>
        <w:t>FormalParameter</w:t>
      </w:r>
      <w:r w:rsidR="007C41ED">
        <w:rPr>
          <w:i/>
        </w:rPr>
        <w:t>s</w:t>
      </w:r>
      <w:r w:rsidRPr="00A67AF2">
        <w:t xml:space="preserve"> </w:t>
      </w:r>
      <w:r w:rsidRPr="00B820AB">
        <w:t xml:space="preserve">as the goal symbol. </w:t>
      </w:r>
      <w:r w:rsidRPr="00E77497">
        <w:t xml:space="preserve">Throw a </w:t>
      </w:r>
      <w:r w:rsidRPr="00E77497">
        <w:rPr>
          <w:b/>
        </w:rPr>
        <w:t>SyntaxError</w:t>
      </w:r>
      <w:r w:rsidRPr="00E77497">
        <w:t xml:space="preserve"> exception if the parse fails.</w:t>
      </w:r>
    </w:p>
    <w:p w14:paraId="5295B6B0" w14:textId="77777777" w:rsidR="00D6570B" w:rsidRPr="00E77497" w:rsidRDefault="00D6570B" w:rsidP="000D7E3D">
      <w:pPr>
        <w:pStyle w:val="Alg4"/>
        <w:numPr>
          <w:ilvl w:val="0"/>
          <w:numId w:val="1461"/>
        </w:numPr>
      </w:pPr>
      <w:r w:rsidRPr="00E77497">
        <w:t xml:space="preserve">Let </w:t>
      </w:r>
      <w:r w:rsidR="00596EBC">
        <w:rPr>
          <w:i/>
        </w:rPr>
        <w:t>funcB</w:t>
      </w:r>
      <w:r w:rsidRPr="00E77497">
        <w:rPr>
          <w:i/>
        </w:rPr>
        <w:t>ody</w:t>
      </w:r>
      <w:r w:rsidRPr="00E77497">
        <w:t xml:space="preserve"> be the result of parsing </w:t>
      </w:r>
      <w:r w:rsidRPr="00E77497">
        <w:rPr>
          <w:i/>
        </w:rPr>
        <w:t>bodyText</w:t>
      </w:r>
      <w:r w:rsidRPr="00851C0B">
        <w:t>, interpreted as UTF-16 encoded Unicode text</w:t>
      </w:r>
      <w:r>
        <w:t xml:space="preserve"> as described in </w:t>
      </w:r>
      <w:del w:id="15526" w:author="Rev 19 Allen Wirfs-Brock" w:date="2013-09-27T10:55:00Z">
        <w:r w:rsidR="00C225F5" w:rsidDel="00C36B1B">
          <w:fldChar w:fldCharType="begin"/>
        </w:r>
        <w:r w:rsidR="00C225F5" w:rsidDel="00C36B1B">
          <w:delInstrText xml:space="preserve"> REF _Ref365546409 \r \h </w:delInstrText>
        </w:r>
        <w:r w:rsidR="00C225F5" w:rsidDel="00C36B1B">
          <w:fldChar w:fldCharType="separate"/>
        </w:r>
        <w:r w:rsidR="009E7E9E" w:rsidDel="00C36B1B">
          <w:delText>6.1.4</w:delText>
        </w:r>
        <w:r w:rsidR="00C225F5" w:rsidDel="00C36B1B">
          <w:fldChar w:fldCharType="end"/>
        </w:r>
      </w:del>
      <w:ins w:id="15527" w:author="Rev 19 Allen Wirfs-Brock" w:date="2013-09-27T10:55:00Z">
        <w:r w:rsidR="00C36B1B">
          <w:t xml:space="preserve">clause </w:t>
        </w:r>
        <w:r w:rsidR="00C36B1B">
          <w:fldChar w:fldCharType="begin"/>
        </w:r>
        <w:r w:rsidR="00C36B1B">
          <w:instrText xml:space="preserve"> REF _Ref365480122 \r \h </w:instrText>
        </w:r>
      </w:ins>
      <w:r w:rsidR="00C36B1B">
        <w:fldChar w:fldCharType="separate"/>
      </w:r>
      <w:ins w:id="15528" w:author="Rev 19 Allen Wirfs-Brock" w:date="2013-09-27T13:22:00Z">
        <w:r w:rsidR="00D433E8">
          <w:t>10</w:t>
        </w:r>
      </w:ins>
      <w:ins w:id="15529" w:author="Rev 19 Allen Wirfs-Brock" w:date="2013-09-27T10:55:00Z">
        <w:r w:rsidR="00C36B1B">
          <w:fldChar w:fldCharType="end"/>
        </w:r>
      </w:ins>
      <w:r>
        <w:rPr>
          <w:i/>
        </w:rPr>
        <w:t>,</w:t>
      </w:r>
      <w:r w:rsidRPr="00E77497">
        <w:t xml:space="preserve"> using </w:t>
      </w:r>
      <w:r w:rsidR="00D1569C">
        <w:rPr>
          <w:i/>
        </w:rPr>
        <w:t>Function</w:t>
      </w:r>
      <w:r w:rsidRPr="00E77497">
        <w:rPr>
          <w:i/>
        </w:rPr>
        <w:t>Body</w:t>
      </w:r>
      <w:r w:rsidRPr="00E77497">
        <w:t xml:space="preserve"> as the goal symbol. Throw a </w:t>
      </w:r>
      <w:r w:rsidRPr="00E77497">
        <w:rPr>
          <w:b/>
        </w:rPr>
        <w:t>SyntaxError</w:t>
      </w:r>
      <w:r w:rsidRPr="00E77497">
        <w:t xml:space="preserve"> exception if the parse fails</w:t>
      </w:r>
      <w:r>
        <w:t xml:space="preserve"> or if any static semantics errors are detected</w:t>
      </w:r>
      <w:r w:rsidRPr="00E77497">
        <w:t>.</w:t>
      </w:r>
    </w:p>
    <w:p w14:paraId="548E6F4E" w14:textId="77777777" w:rsidR="00D1569C" w:rsidRDefault="00D1569C" w:rsidP="000D7E3D">
      <w:pPr>
        <w:pStyle w:val="Alg4"/>
        <w:numPr>
          <w:ilvl w:val="0"/>
          <w:numId w:val="1461"/>
        </w:numPr>
        <w:contextualSpacing/>
      </w:pPr>
      <w:r>
        <w:t xml:space="preserve">If </w:t>
      </w:r>
      <w:r w:rsidR="00596EBC">
        <w:rPr>
          <w:i/>
        </w:rPr>
        <w:t>funcB</w:t>
      </w:r>
      <w:r w:rsidR="00596EBC" w:rsidRPr="00E77497">
        <w:rPr>
          <w:i/>
        </w:rPr>
        <w:t>ody</w:t>
      </w:r>
      <w:r w:rsidR="00596EBC" w:rsidRPr="00E77497">
        <w:t xml:space="preserve"> </w:t>
      </w:r>
      <w:r>
        <w:t xml:space="preserve">Contains </w:t>
      </w:r>
      <w:r>
        <w:rPr>
          <w:i/>
          <w:iCs/>
        </w:rPr>
        <w:t>YieldExpression</w:t>
      </w:r>
      <w:r>
        <w:t xml:space="preserve"> is </w:t>
      </w:r>
      <w:r>
        <w:rPr>
          <w:b/>
          <w:bCs/>
        </w:rPr>
        <w:t>false</w:t>
      </w:r>
      <w:r>
        <w:t xml:space="preserve">, then throw a </w:t>
      </w:r>
      <w:r w:rsidRPr="00E77497">
        <w:rPr>
          <w:b/>
        </w:rPr>
        <w:t>SyntaxError</w:t>
      </w:r>
      <w:r w:rsidRPr="00E77497">
        <w:t xml:space="preserve"> exception</w:t>
      </w:r>
      <w:r>
        <w:t>.</w:t>
      </w:r>
    </w:p>
    <w:p w14:paraId="7750D65A" w14:textId="77777777" w:rsidR="00D6570B" w:rsidRPr="00E77497" w:rsidRDefault="00D1569C" w:rsidP="000D7E3D">
      <w:pPr>
        <w:pStyle w:val="Alg4"/>
        <w:numPr>
          <w:ilvl w:val="0"/>
          <w:numId w:val="1461"/>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596EBC">
        <w:rPr>
          <w:i/>
        </w:rPr>
        <w:t>funcB</w:t>
      </w:r>
      <w:r w:rsidR="00596EBC" w:rsidRPr="00E77497">
        <w:rPr>
          <w:i/>
        </w:rPr>
        <w:t>ody</w:t>
      </w:r>
      <w:r>
        <w:t xml:space="preserve">, then throw a </w:t>
      </w:r>
      <w:r w:rsidRPr="00E77497">
        <w:rPr>
          <w:b/>
        </w:rPr>
        <w:t>SyntaxError</w:t>
      </w:r>
      <w:r w:rsidRPr="00E77497">
        <w:t xml:space="preserve"> exception.</w:t>
      </w:r>
    </w:p>
    <w:p w14:paraId="733C44C9" w14:textId="77777777" w:rsidR="00D1569C" w:rsidRDefault="00D1569C" w:rsidP="000D7E3D">
      <w:pPr>
        <w:numPr>
          <w:ilvl w:val="0"/>
          <w:numId w:val="1461"/>
        </w:numPr>
        <w:spacing w:after="0"/>
        <w:contextualSpacing/>
        <w:jc w:val="left"/>
        <w:rPr>
          <w:rFonts w:ascii="Times New Roman" w:hAnsi="Times New Roman"/>
        </w:rPr>
      </w:pPr>
      <w:r w:rsidRPr="00004DF1">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596EBC" w:rsidRPr="00596EBC">
        <w:rPr>
          <w:rFonts w:ascii="Times New Roman" w:eastAsia="Times New Roman" w:hAnsi="Times New Roman"/>
          <w:i/>
          <w:spacing w:val="6"/>
          <w:lang w:eastAsia="en-US"/>
        </w:rPr>
        <w:t>funcBody</w:t>
      </w:r>
      <w:r w:rsidR="00596EBC" w:rsidRPr="00596EBC">
        <w:rPr>
          <w:rFonts w:ascii="Times New Roman" w:eastAsia="Times New Roman" w:hAnsi="Times New Roman"/>
          <w:spacing w:val="6"/>
          <w:lang w:eastAsia="en-US"/>
        </w:rPr>
        <w:t xml:space="preserve">, then throw a </w:t>
      </w:r>
      <w:r w:rsidR="00596EBC" w:rsidRPr="00596EBC">
        <w:rPr>
          <w:rFonts w:ascii="Times New Roman" w:eastAsia="Times New Roman" w:hAnsi="Times New Roman"/>
          <w:b/>
          <w:spacing w:val="6"/>
          <w:lang w:eastAsia="en-US"/>
        </w:rPr>
        <w:t>SyntaxError</w:t>
      </w:r>
      <w:r w:rsidR="00596EBC" w:rsidRPr="00596EBC">
        <w:rPr>
          <w:rFonts w:ascii="Times New Roman" w:eastAsia="Times New Roman" w:hAnsi="Times New Roman"/>
          <w:spacing w:val="6"/>
          <w:lang w:eastAsia="en-US"/>
        </w:rPr>
        <w:t xml:space="preserve"> exception</w:t>
      </w:r>
      <w:r w:rsidRPr="00E77497">
        <w:t>.</w:t>
      </w:r>
    </w:p>
    <w:p w14:paraId="6A27CA3A" w14:textId="77777777" w:rsidR="009923E5" w:rsidRPr="00E77497" w:rsidRDefault="009923E5" w:rsidP="000D7E3D">
      <w:pPr>
        <w:pStyle w:val="Alg4"/>
        <w:numPr>
          <w:ilvl w:val="0"/>
          <w:numId w:val="1461"/>
        </w:numPr>
        <w:contextualSpacing/>
      </w:pPr>
      <w:r w:rsidRPr="00A67AF2">
        <w:t>If</w:t>
      </w:r>
      <w:r w:rsidRPr="00B820AB">
        <w:rPr>
          <w:i/>
        </w:rPr>
        <w:t xml:space="preserve"> body</w:t>
      </w:r>
      <w:r w:rsidRPr="00675B74">
        <w:rPr>
          <w:i/>
        </w:rPr>
        <w:t>Text</w:t>
      </w:r>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138612FA" w14:textId="77777777" w:rsidR="00D6570B" w:rsidRDefault="00D6570B" w:rsidP="000D7E3D">
      <w:pPr>
        <w:numPr>
          <w:ilvl w:val="0"/>
          <w:numId w:val="1461"/>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14:paraId="1992B69F" w14:textId="77777777" w:rsidR="00D6570B" w:rsidRDefault="00D6570B" w:rsidP="000D7E3D">
      <w:pPr>
        <w:pStyle w:val="Alg4"/>
        <w:numPr>
          <w:ilvl w:val="0"/>
          <w:numId w:val="1461"/>
        </w:numPr>
        <w:spacing w:after="240" w:line="30" w:lineRule="atLeast"/>
        <w:contextualSpacing/>
      </w:pPr>
      <w:r>
        <w:t xml:space="preserve">Let </w:t>
      </w:r>
      <w:r>
        <w:rPr>
          <w:i/>
        </w:rPr>
        <w:t>F</w:t>
      </w:r>
      <w:r>
        <w:t xml:space="preserve"> be the </w:t>
      </w:r>
      <w:r w:rsidRPr="00F94F77">
        <w:rPr>
          <w:b/>
        </w:rPr>
        <w:t>this</w:t>
      </w:r>
      <w:r>
        <w:t xml:space="preserve"> value.</w:t>
      </w:r>
    </w:p>
    <w:p w14:paraId="2C74B546" w14:textId="77777777" w:rsidR="00D6570B" w:rsidRDefault="00D6570B" w:rsidP="000D7E3D">
      <w:pPr>
        <w:pStyle w:val="Alg4"/>
        <w:numPr>
          <w:ilvl w:val="0"/>
          <w:numId w:val="1461"/>
        </w:numPr>
      </w:pPr>
      <w:r>
        <w:t>If Type(</w:t>
      </w:r>
      <w:r>
        <w:rPr>
          <w:i/>
          <w:iCs/>
        </w:rPr>
        <w:t>F</w:t>
      </w:r>
      <w:r>
        <w:t xml:space="preserve">) is not Object or if </w:t>
      </w:r>
      <w:r>
        <w:rPr>
          <w:i/>
          <w:iCs/>
        </w:rPr>
        <w:t>F</w:t>
      </w:r>
      <w:r>
        <w:t xml:space="preserve"> does not have a [[Code]] internal data property or if the value of [[Code]] is not </w:t>
      </w:r>
      <w:r>
        <w:rPr>
          <w:b/>
          <w:bCs/>
        </w:rPr>
        <w:t>undefined</w:t>
      </w:r>
      <w:r>
        <w:t>, then</w:t>
      </w:r>
    </w:p>
    <w:p w14:paraId="145B0B29" w14:textId="77777777" w:rsidR="00D6570B" w:rsidRPr="001200B3" w:rsidRDefault="00D6570B" w:rsidP="000D7E3D">
      <w:pPr>
        <w:numPr>
          <w:ilvl w:val="1"/>
          <w:numId w:val="1461"/>
        </w:numPr>
        <w:contextualSpacing/>
        <w:rPr>
          <w:rFonts w:ascii="Times New Roman" w:hAnsi="Times New Roman"/>
        </w:rPr>
      </w:pPr>
      <w:r>
        <w:rPr>
          <w:rFonts w:ascii="Times New Roman" w:hAnsi="Times New Roman"/>
        </w:rPr>
        <w:t xml:space="preserve">Let </w:t>
      </w:r>
      <w:r>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411141">
        <w:rPr>
          <w:rFonts w:ascii="Times New Roman" w:hAnsi="Times New Roman"/>
          <w:iCs/>
        </w:rPr>
        <w:t>r</w:t>
      </w:r>
      <w:r>
        <w:rPr>
          <w:rFonts w:ascii="Times New Roman" w:hAnsi="Times New Roman"/>
          <w:iCs/>
        </w:rPr>
        <w:t xml:space="preserve">guments </w:t>
      </w:r>
      <w:r w:rsidRPr="00F75B67">
        <w:rPr>
          <w:rFonts w:cs="Arial"/>
          <w:bCs/>
          <w:sz w:val="18"/>
        </w:rPr>
        <w:t>%</w:t>
      </w:r>
      <w:r w:rsidRPr="00F75B67">
        <w:rPr>
          <w:rFonts w:cs="Arial"/>
        </w:rPr>
        <w:t xml:space="preserve">Generator%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Pr>
          <w:rFonts w:ascii="Times New Roman" w:hAnsi="Times New Roman"/>
        </w:rPr>
        <w:t>.</w:t>
      </w:r>
    </w:p>
    <w:p w14:paraId="03C7D760" w14:textId="77777777" w:rsidR="00D6570B" w:rsidRDefault="00D6570B" w:rsidP="000D7E3D">
      <w:pPr>
        <w:numPr>
          <w:ilvl w:val="0"/>
          <w:numId w:val="1461"/>
        </w:numPr>
        <w:spacing w:after="0"/>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"generator"</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14:paraId="249E2930" w14:textId="77777777" w:rsidR="00596EBC" w:rsidRDefault="00596EBC" w:rsidP="000D7E3D">
      <w:pPr>
        <w:numPr>
          <w:ilvl w:val="0"/>
          <w:numId w:val="1461"/>
        </w:numPr>
        <w:spacing w:after="220"/>
        <w:contextualSpacing/>
        <w:rPr>
          <w:rFonts w:ascii="Times New Roman" w:hAnsi="Times New Roman"/>
        </w:rPr>
      </w:pPr>
      <w:r>
        <w:rPr>
          <w:rFonts w:ascii="Times New Roman" w:hAnsi="Times New Roman"/>
        </w:rPr>
        <w:t xml:space="preserve">Using </w:t>
      </w:r>
      <w:r w:rsidR="00EA79F3" w:rsidRPr="00EA79F3">
        <w:rPr>
          <w:rFonts w:ascii="Times New Roman" w:hAnsi="Times New Roman"/>
          <w:i/>
        </w:rPr>
        <w:t>funcBody</w:t>
      </w:r>
      <w:r w:rsidR="00EA79F3" w:rsidRPr="00E77497">
        <w:t xml:space="preserve"> </w:t>
      </w:r>
      <w:r w:rsidR="00EA79F3">
        <w:rPr>
          <w:rFonts w:ascii="Times New Roman" w:hAnsi="Times New Roman"/>
        </w:rPr>
        <w:t xml:space="preserve">as the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production,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14:paraId="629EC976" w14:textId="77777777" w:rsidR="00D6570B" w:rsidRPr="0006447F" w:rsidRDefault="00D6570B" w:rsidP="000D7E3D">
      <w:pPr>
        <w:numPr>
          <w:ilvl w:val="0"/>
          <w:numId w:val="1461"/>
        </w:numPr>
        <w:contextualSpacing/>
        <w:rPr>
          <w:rFonts w:ascii="Times New Roman" w:hAnsi="Times New Roman"/>
        </w:rPr>
      </w:pPr>
      <w:r>
        <w:rPr>
          <w:rFonts w:ascii="Times New Roman" w:hAnsi="Times New Roman"/>
        </w:rPr>
        <w:t>Perform the FunctionInitial</w:t>
      </w:r>
      <w:r w:rsidR="006B2604">
        <w:rPr>
          <w:rFonts w:ascii="Times New Roman" w:hAnsi="Times New Roman"/>
        </w:rPr>
        <w:t>ise</w:t>
      </w:r>
      <w:r>
        <w:rPr>
          <w:rFonts w:ascii="Times New Roman" w:hAnsi="Times New Roman"/>
        </w:rPr>
        <w:t xml:space="preserve"> abstract operation with arguments </w:t>
      </w:r>
      <w:r>
        <w:rPr>
          <w:rFonts w:ascii="Times New Roman" w:hAnsi="Times New Roman"/>
          <w:i/>
          <w:iCs/>
        </w:rPr>
        <w:t>F</w:t>
      </w:r>
      <w:r>
        <w:rPr>
          <w:rFonts w:ascii="Times New Roman" w:hAnsi="Times New Roman"/>
        </w:rPr>
        <w:t xml:space="preserve">, </w:t>
      </w:r>
      <w:r w:rsidRPr="00912F02">
        <w:t>Normal</w:t>
      </w:r>
      <w:r>
        <w:t xml:space="preserve">, </w:t>
      </w:r>
      <w:r w:rsidRPr="00754A4B">
        <w:rPr>
          <w:rFonts w:ascii="Times New Roman" w:hAnsi="Times New Roman"/>
          <w:i/>
        </w:rPr>
        <w:t>parameters</w:t>
      </w:r>
      <w:r w:rsidRPr="00E77497">
        <w:t xml:space="preserve">, </w:t>
      </w:r>
      <w:r>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14:paraId="00A3A876" w14:textId="77777777" w:rsidR="00811D38" w:rsidRPr="00E77497" w:rsidRDefault="00811D38" w:rsidP="000D7E3D">
      <w:pPr>
        <w:numPr>
          <w:ilvl w:val="0"/>
          <w:numId w:val="1461"/>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14:paraId="21825C42" w14:textId="77777777" w:rsidR="00811D38" w:rsidRDefault="00811D38" w:rsidP="000D7E3D">
      <w:pPr>
        <w:numPr>
          <w:ilvl w:val="0"/>
          <w:numId w:val="1461"/>
        </w:numPr>
        <w:contextualSpacing/>
        <w:rPr>
          <w:rFonts w:ascii="Times New Roman" w:hAnsi="Times New Roman"/>
        </w:rPr>
      </w:pPr>
      <w:r>
        <w:rPr>
          <w:rFonts w:ascii="Times New Roman" w:hAnsi="Times New Roman"/>
        </w:rPr>
        <w:t xml:space="preserve">Perform the abstract operation MakeConstructor with arguments </w:t>
      </w:r>
      <w:r>
        <w:rPr>
          <w:rFonts w:ascii="Times New Roman" w:hAnsi="Times New Roman"/>
          <w:i/>
        </w:rPr>
        <w:t>F</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14:paraId="211A1BF5" w14:textId="77777777" w:rsidR="00D6570B" w:rsidRPr="00E77497" w:rsidRDefault="00D6570B" w:rsidP="000D7E3D">
      <w:pPr>
        <w:numPr>
          <w:ilvl w:val="0"/>
          <w:numId w:val="1461"/>
        </w:numPr>
        <w:rPr>
          <w:rFonts w:ascii="Times New Roman" w:hAnsi="Times New Roman"/>
        </w:rPr>
      </w:pPr>
      <w:r w:rsidRPr="00E77497">
        <w:rPr>
          <w:rFonts w:ascii="Times New Roman" w:hAnsi="Times New Roman"/>
        </w:rPr>
        <w:t>Return</w:t>
      </w:r>
      <w:r>
        <w:rPr>
          <w:rFonts w:ascii="Times New Roman" w:hAnsi="Times New Roman"/>
        </w:rPr>
        <w:t xml:space="preserve"> </w:t>
      </w:r>
      <w:r>
        <w:rPr>
          <w:rFonts w:ascii="Times New Roman" w:hAnsi="Times New Roman"/>
          <w:i/>
        </w:rPr>
        <w:t>F</w:t>
      </w:r>
      <w:r w:rsidRPr="00E77497">
        <w:rPr>
          <w:rFonts w:ascii="Times New Roman" w:hAnsi="Times New Roman"/>
        </w:rPr>
        <w:t>.</w:t>
      </w:r>
    </w:p>
    <w:p w14:paraId="01AF4C07" w14:textId="77777777" w:rsidR="00D6570B" w:rsidRPr="00E77497" w:rsidRDefault="00D6570B" w:rsidP="000D7E3D">
      <w:r w:rsidRPr="00E77497">
        <w:t xml:space="preserve">A </w:t>
      </w:r>
      <w:r w:rsidRPr="00E77497">
        <w:rPr>
          <w:rFonts w:ascii="Courier New" w:hAnsi="Courier New"/>
          <w:b/>
        </w:rPr>
        <w:t>prototype</w:t>
      </w:r>
      <w:r w:rsidRPr="00E77497">
        <w:t xml:space="preserve"> property is automatically created for every function</w:t>
      </w:r>
      <w:r>
        <w:t xml:space="preserve"> created using the </w:t>
      </w:r>
      <w:r w:rsidRPr="002174A2">
        <w:rPr>
          <w:rFonts w:ascii="Courier New" w:hAnsi="Courier New"/>
          <w:b/>
          <w:bCs/>
        </w:rPr>
        <w:t>Generator</w:t>
      </w:r>
      <w:r w:rsidRPr="00145775">
        <w:rPr>
          <w:rFonts w:ascii="Courier New" w:hAnsi="Courier New" w:cs="Courier New"/>
          <w:b/>
          <w:bCs/>
        </w:rPr>
        <w:t>Function</w:t>
      </w:r>
      <w:r>
        <w:t xml:space="preserve"> constructor</w:t>
      </w:r>
      <w:r w:rsidRPr="00E77497">
        <w:t>, to provide for the possibility that the function will be used as a constructor.</w:t>
      </w:r>
    </w:p>
    <w:p w14:paraId="3D046559" w14:textId="77777777" w:rsidR="00D6570B" w:rsidRPr="00E77497" w:rsidRDefault="00D6570B" w:rsidP="00DD2409">
      <w:pPr>
        <w:pStyle w:val="40"/>
      </w:pPr>
      <w:r>
        <w:t>new</w:t>
      </w:r>
      <w:r w:rsidRPr="00E77497">
        <w:t xml:space="preserve"> </w:t>
      </w:r>
      <w:r>
        <w:t>Generator</w:t>
      </w:r>
      <w:r w:rsidRPr="00E77497">
        <w:t xml:space="preserve">Function </w:t>
      </w:r>
      <w:r>
        <w:t>( ... argumentsList)</w:t>
      </w:r>
    </w:p>
    <w:p w14:paraId="6CB0DD63" w14:textId="77777777" w:rsidR="00D6570B" w:rsidRPr="00E77497" w:rsidRDefault="00D6570B" w:rsidP="000D7E3D">
      <w:r w:rsidRPr="00E77497">
        <w:t xml:space="preserve">When </w:t>
      </w:r>
      <w:r>
        <w:rPr>
          <w:rFonts w:ascii="Courier New" w:hAnsi="Courier New"/>
          <w:b/>
        </w:rPr>
        <w:t>GeneratorFunction</w:t>
      </w:r>
      <w:r w:rsidRPr="00E77497">
        <w:t xml:space="preserve"> is called as part of a </w:t>
      </w:r>
      <w:r w:rsidRPr="00E77497">
        <w:rPr>
          <w:rFonts w:ascii="Courier New" w:hAnsi="Courier New"/>
          <w:b/>
        </w:rPr>
        <w:t>new</w:t>
      </w:r>
      <w:r w:rsidRPr="00E77497">
        <w:t xml:space="preserve"> expression, it </w:t>
      </w:r>
      <w:r>
        <w:t xml:space="preserve">creates and </w:t>
      </w:r>
      <w:r w:rsidRPr="00E77497">
        <w:t xml:space="preserve"> initialises </w:t>
      </w:r>
      <w:r>
        <w:t>a</w:t>
      </w:r>
      <w:r w:rsidRPr="00E77497">
        <w:t xml:space="preserve"> newly created object.</w:t>
      </w:r>
    </w:p>
    <w:p w14:paraId="582A1427" w14:textId="77777777" w:rsidR="00D6570B" w:rsidRDefault="00D6570B" w:rsidP="000D7E3D">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GeneratorFunction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14:paraId="6153F94D" w14:textId="77777777" w:rsidR="00D6570B" w:rsidRDefault="00D6570B" w:rsidP="000D7E3D">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14:paraId="6D8FF6B5" w14:textId="77777777" w:rsidR="00D6570B" w:rsidRPr="00E4780A" w:rsidRDefault="00D6570B" w:rsidP="000D7E3D">
      <w:pPr>
        <w:numPr>
          <w:ilvl w:val="0"/>
          <w:numId w:val="1418"/>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14:paraId="46F861A2" w14:textId="77777777" w:rsidR="00D6570B" w:rsidRPr="00E77497" w:rsidRDefault="00D6570B" w:rsidP="000D7E3D">
      <w:r>
        <w:t xml:space="preserve">If </w:t>
      </w:r>
      <w:r>
        <w:rPr>
          <w:rFonts w:ascii="Courier New" w:hAnsi="Courier New"/>
          <w:b/>
        </w:rPr>
        <w:t>GeneratorFunction</w:t>
      </w:r>
      <w:r w:rsidRPr="00E77497">
        <w:t xml:space="preserve"> </w:t>
      </w:r>
      <w:r w:rsidR="00201E92">
        <w:t>is implemented as an ordi</w:t>
      </w:r>
      <w:r>
        <w:t>nary function object, its [[Construct]] internal method will perform the above steps.</w:t>
      </w:r>
    </w:p>
    <w:p w14:paraId="41C662A3" w14:textId="77777777" w:rsidR="00D6570B" w:rsidRPr="00E77497" w:rsidRDefault="00D6570B" w:rsidP="00DD2409">
      <w:pPr>
        <w:pStyle w:val="30"/>
      </w:pPr>
      <w:bookmarkStart w:id="15530" w:name="_Toc368050822"/>
      <w:r w:rsidRPr="00E77497">
        <w:t xml:space="preserve">Properties of the </w:t>
      </w:r>
      <w:r>
        <w:t>Generator</w:t>
      </w:r>
      <w:r w:rsidRPr="00E77497">
        <w:t>Function Constructor</w:t>
      </w:r>
      <w:bookmarkEnd w:id="15530"/>
    </w:p>
    <w:p w14:paraId="72C2D86F" w14:textId="77777777" w:rsidR="00D6570B" w:rsidRPr="00E77497" w:rsidRDefault="00D6570B" w:rsidP="000D7E3D">
      <w:r w:rsidRPr="00E77497">
        <w:t xml:space="preserve">The </w:t>
      </w:r>
      <w:r>
        <w:t>Generator</w:t>
      </w:r>
      <w:r w:rsidRPr="00E77497">
        <w:t>Function constructor is a</w:t>
      </w:r>
      <w:r>
        <w:t xml:space="preserve"> built-in</w:t>
      </w:r>
      <w:r w:rsidRPr="00E77497">
        <w:t xml:space="preserve"> Function</w:t>
      </w:r>
      <w:r>
        <w:t xml:space="preserve"> object that inherits from the Function constructor</w:t>
      </w:r>
      <w:r w:rsidRPr="00E77497">
        <w:t xml:space="preserve">. The value of the [[Prototype]] internal </w:t>
      </w:r>
      <w:r>
        <w:t xml:space="preserve">data </w:t>
      </w:r>
      <w:r w:rsidRPr="00E77497">
        <w:t xml:space="preserve">property of the </w:t>
      </w:r>
      <w:r>
        <w:t>Generator</w:t>
      </w:r>
      <w:r w:rsidRPr="00E77497">
        <w:t>Function constructor is</w:t>
      </w:r>
      <w:r>
        <w:t xml:space="preserve"> the intrinsic object</w:t>
      </w:r>
      <w:r w:rsidRPr="00E77497">
        <w:t xml:space="preserve"> </w:t>
      </w:r>
      <w:r>
        <w:t>%Function%.</w:t>
      </w:r>
    </w:p>
    <w:p w14:paraId="37F616A2" w14:textId="77777777" w:rsidR="00D6570B" w:rsidRPr="00E77497" w:rsidRDefault="00D6570B" w:rsidP="000D7E3D">
      <w:r w:rsidRPr="00E77497">
        <w:t xml:space="preserve">The value of the [[Extensible]] internal </w:t>
      </w:r>
      <w:r>
        <w:t xml:space="preserve">data </w:t>
      </w:r>
      <w:r w:rsidRPr="00E77497">
        <w:t xml:space="preserve">property of the </w:t>
      </w:r>
      <w:r>
        <w:t>Generator</w:t>
      </w:r>
      <w:r w:rsidRPr="00E77497">
        <w:t xml:space="preserve">Function constructor is </w:t>
      </w:r>
      <w:r w:rsidRPr="00E77497">
        <w:rPr>
          <w:b/>
        </w:rPr>
        <w:t>true</w:t>
      </w:r>
      <w:r w:rsidRPr="00E77497">
        <w:t>.</w:t>
      </w:r>
    </w:p>
    <w:p w14:paraId="76CF0583" w14:textId="77777777" w:rsidR="00D6570B" w:rsidRPr="00E77497" w:rsidRDefault="00D6570B" w:rsidP="000D7E3D">
      <w:r w:rsidRPr="00E77497">
        <w:t xml:space="preserve">The </w:t>
      </w:r>
      <w:r>
        <w:t>Generator</w:t>
      </w:r>
      <w:r w:rsidRPr="00E77497">
        <w:t>Function constructor has the following properties:</w:t>
      </w:r>
    </w:p>
    <w:p w14:paraId="7F13696C" w14:textId="77777777" w:rsidR="00DD2409" w:rsidRPr="00E77497" w:rsidRDefault="00DD2409" w:rsidP="00DD2409">
      <w:pPr>
        <w:pStyle w:val="40"/>
      </w:pPr>
      <w:r w:rsidRPr="00E77497">
        <w:tab/>
      </w:r>
      <w:r>
        <w:t>Generator</w:t>
      </w:r>
      <w:r w:rsidRPr="00E77497">
        <w:t>Function.length</w:t>
      </w:r>
    </w:p>
    <w:p w14:paraId="26C057BC" w14:textId="77777777" w:rsidR="00DD2409" w:rsidRPr="00E77497" w:rsidRDefault="00DD2409" w:rsidP="00DD2409">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del w:id="15531" w:author="Rev 19 Allen Wirfs-Brock" w:date="2013-09-27T12:24:00Z">
        <w:r w:rsidRPr="00E77497" w:rsidDel="00B05257">
          <w:rPr>
            <w:b/>
          </w:rPr>
          <w:delText>false</w:delText>
        </w:r>
        <w:r w:rsidRPr="00E77497" w:rsidDel="00B05257">
          <w:delText xml:space="preserve"> </w:delText>
        </w:r>
      </w:del>
      <w:ins w:id="15532" w:author="Rev 19 Allen Wirfs-Brock" w:date="2013-09-27T12:24:00Z">
        <w:r w:rsidR="00B05257">
          <w:rPr>
            <w:b/>
          </w:rPr>
          <w:t>true</w:t>
        </w:r>
        <w:r w:rsidR="00B05257" w:rsidRPr="00E77497">
          <w:t xml:space="preserve"> </w:t>
        </w:r>
      </w:ins>
      <w:r w:rsidRPr="00E77497">
        <w:t>}.</w:t>
      </w:r>
    </w:p>
    <w:p w14:paraId="3BF298BF" w14:textId="77777777" w:rsidR="00D6570B" w:rsidRPr="00E77497" w:rsidRDefault="00D6570B" w:rsidP="00DD2409">
      <w:pPr>
        <w:pStyle w:val="40"/>
      </w:pPr>
      <w:r>
        <w:t>Generator</w:t>
      </w:r>
      <w:r w:rsidRPr="00E77497">
        <w:t>Function.prototype</w:t>
      </w:r>
    </w:p>
    <w:p w14:paraId="64DA9BDF" w14:textId="77777777" w:rsidR="00D6570B" w:rsidRPr="00E77497" w:rsidRDefault="00D6570B" w:rsidP="000D7E3D">
      <w:pPr>
        <w:jc w:val="left"/>
      </w:pPr>
      <w:r w:rsidRPr="00E77497">
        <w:t xml:space="preserve">The initial value of </w:t>
      </w:r>
      <w:r>
        <w:rPr>
          <w:rFonts w:ascii="Courier New" w:hAnsi="Courier New"/>
          <w:b/>
        </w:rPr>
        <w:t>GeneratorFunction</w:t>
      </w:r>
      <w:r w:rsidRPr="00E77497">
        <w:rPr>
          <w:rFonts w:ascii="Courier New" w:hAnsi="Courier New"/>
          <w:b/>
        </w:rPr>
        <w:t>.prototype</w:t>
      </w:r>
      <w:r w:rsidRPr="00E77497">
        <w:t xml:space="preserve"> is</w:t>
      </w:r>
      <w:r>
        <w:t xml:space="preserve"> %Generator%,</w:t>
      </w:r>
      <w:r w:rsidRPr="00E77497">
        <w:t xml:space="preserve"> the standard built-in </w:t>
      </w:r>
      <w:r>
        <w:t>Generator</w:t>
      </w:r>
      <w:r w:rsidRPr="00E77497">
        <w:t>Function prototype.</w:t>
      </w:r>
    </w:p>
    <w:p w14:paraId="319A949A" w14:textId="77777777" w:rsidR="00D6570B" w:rsidRPr="00E77497" w:rsidRDefault="00D6570B"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del w:id="15533" w:author="Rev 19 Allen Wirfs-Brock" w:date="2013-09-27T12:24:00Z">
        <w:r w:rsidR="00FD6EDD" w:rsidDel="00B05257">
          <w:rPr>
            <w:b/>
          </w:rPr>
          <w:delText>true</w:delText>
        </w:r>
        <w:r w:rsidRPr="00E77497" w:rsidDel="00B05257">
          <w:delText xml:space="preserve"> </w:delText>
        </w:r>
      </w:del>
      <w:ins w:id="15534" w:author="Rev 19 Allen Wirfs-Brock" w:date="2013-09-27T12:24:00Z">
        <w:r w:rsidR="00B05257">
          <w:rPr>
            <w:b/>
          </w:rPr>
          <w:t>false</w:t>
        </w:r>
        <w:r w:rsidR="00B05257" w:rsidRPr="00E77497">
          <w:t xml:space="preserve"> </w:t>
        </w:r>
      </w:ins>
      <w:r w:rsidRPr="00E77497">
        <w:t>}.</w:t>
      </w:r>
    </w:p>
    <w:p w14:paraId="1243A294" w14:textId="77777777" w:rsidR="00D6570B" w:rsidRPr="00A67AF2" w:rsidRDefault="00D6570B" w:rsidP="00DD2409">
      <w:pPr>
        <w:pStyle w:val="40"/>
      </w:pPr>
      <w:r w:rsidRPr="00A67AF2">
        <w:tab/>
      </w:r>
      <w:r>
        <w:t>GeneratorFunction[ @@create ]</w:t>
      </w:r>
      <w:r w:rsidRPr="00A67AF2">
        <w:t xml:space="preserve"> (</w:t>
      </w:r>
      <w:r>
        <w:t xml:space="preserve"> </w:t>
      </w:r>
      <w:r w:rsidRPr="00A67AF2">
        <w:t>)</w:t>
      </w:r>
    </w:p>
    <w:p w14:paraId="47C0B7F2" w14:textId="77777777" w:rsidR="00D6570B" w:rsidRPr="00E77497" w:rsidRDefault="00D6570B" w:rsidP="000D7E3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475D90E3" w14:textId="77777777" w:rsidR="00D6570B"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6B8C235D" w14:textId="77777777" w:rsidR="00D6570B" w:rsidRPr="00076B9E"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Generator</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14:paraId="7A358AE3" w14:textId="77777777" w:rsidR="00D6570B" w:rsidRDefault="00D6570B" w:rsidP="000D7E3D">
      <w:pPr>
        <w:numPr>
          <w:ilvl w:val="0"/>
          <w:numId w:val="14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14:paraId="731E1A14" w14:textId="77777777" w:rsidR="00D6570B" w:rsidRPr="00E77497"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00F81F76" w:rsidRPr="00F81F76">
        <w:rPr>
          <w:rFonts w:ascii="Times New Roman" w:hAnsi="Times New Roman"/>
        </w:rPr>
        <w:t xml:space="preserve"> </w:t>
      </w:r>
      <w:r w:rsidR="00F81F76" w:rsidRPr="0006447F">
        <w:rPr>
          <w:rFonts w:ascii="Times New Roman" w:hAnsi="Times New Roman"/>
        </w:rPr>
        <w:t>and</w:t>
      </w:r>
      <w:r w:rsidR="00F81F76">
        <w:rPr>
          <w:rFonts w:ascii="Times New Roman" w:hAnsi="Times New Roman"/>
        </w:rPr>
        <w:t xml:space="preserve"> </w:t>
      </w:r>
      <w:r w:rsidR="00F81F76" w:rsidRPr="002174A2">
        <w:rPr>
          <w:rFonts w:ascii="Courier New" w:hAnsi="Courier New"/>
          <w:b/>
          <w:bCs/>
        </w:rPr>
        <w:t>"generator"</w:t>
      </w:r>
      <w:r w:rsidRPr="00E77497">
        <w:rPr>
          <w:rFonts w:ascii="Times New Roman" w:hAnsi="Times New Roman"/>
        </w:rPr>
        <w:t>.</w:t>
      </w:r>
    </w:p>
    <w:p w14:paraId="64DB5598" w14:textId="77777777" w:rsidR="00D6570B" w:rsidRPr="00E77497" w:rsidRDefault="00D6570B" w:rsidP="000D7E3D">
      <w:pPr>
        <w:numPr>
          <w:ilvl w:val="0"/>
          <w:numId w:val="141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4D6F8A73" w14:textId="77777777" w:rsidR="00D6570B"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14:paraId="4B1F3CA3" w14:textId="77777777" w:rsidR="00D6570B" w:rsidRPr="00E77497" w:rsidRDefault="00D6570B" w:rsidP="000D7E3D">
      <w:pPr>
        <w:pStyle w:val="Note"/>
      </w:pPr>
      <w:r w:rsidRPr="00E77497">
        <w:t>NOTE</w:t>
      </w:r>
      <w:r w:rsidRPr="00E77497">
        <w:tab/>
        <w:t>The</w:t>
      </w:r>
      <w:r>
        <w:t xml:space="preserve"> GeneratorFunction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GeneratorFunction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 function object whose [[Prototype]] value is obtained from the associated constructor.</w:t>
      </w:r>
    </w:p>
    <w:p w14:paraId="08661169" w14:textId="77777777" w:rsidR="00D6570B" w:rsidRPr="00E77497" w:rsidRDefault="00D6570B" w:rsidP="00DD2409">
      <w:pPr>
        <w:pStyle w:val="30"/>
      </w:pPr>
      <w:bookmarkStart w:id="15535" w:name="_Toc368050823"/>
      <w:r w:rsidRPr="00E77497">
        <w:t xml:space="preserve">Properties of the </w:t>
      </w:r>
      <w:r>
        <w:t>GeneratorFunction Prototype</w:t>
      </w:r>
      <w:r w:rsidRPr="00E77497">
        <w:t xml:space="preserve"> Object</w:t>
      </w:r>
      <w:bookmarkEnd w:id="15535"/>
    </w:p>
    <w:p w14:paraId="4EB6949A" w14:textId="77777777" w:rsidR="00D6570B" w:rsidRPr="00E77497" w:rsidRDefault="00D6570B" w:rsidP="000D7E3D">
      <w:r w:rsidRPr="00E77497">
        <w:t xml:space="preserve">The </w:t>
      </w:r>
      <w:r>
        <w:t>Generator</w:t>
      </w:r>
      <w:r w:rsidRPr="00E77497">
        <w:t xml:space="preserve">Function prototype object is </w:t>
      </w:r>
      <w:r>
        <w:t>an ordinary</w:t>
      </w:r>
      <w:r w:rsidRPr="00E77497">
        <w:t xml:space="preserve"> object. </w:t>
      </w:r>
      <w:r>
        <w:t>It is not a function object and does not have</w:t>
      </w:r>
      <w:r w:rsidRPr="00E77497">
        <w:t xml:space="preserve"> a [[</w:t>
      </w:r>
      <w:r>
        <w:t>Code</w:t>
      </w:r>
      <w:r w:rsidRPr="00E77497">
        <w:t xml:space="preserve">]] internal </w:t>
      </w:r>
      <w:r>
        <w:t xml:space="preserve">data </w:t>
      </w:r>
      <w:r w:rsidRPr="00E77497">
        <w:t>property</w:t>
      </w:r>
      <w:r>
        <w:t xml:space="preserve"> or any other of the internal data properties listed in</w:t>
      </w:r>
      <w:r w:rsidR="0023289A">
        <w:t xml:space="preserve"> </w:t>
      </w:r>
      <w:r w:rsidR="0023289A">
        <w:fldChar w:fldCharType="begin"/>
      </w:r>
      <w:r w:rsidR="0023289A">
        <w:instrText xml:space="preserve"> REF _Ref365644826 \h </w:instrText>
      </w:r>
      <w:r w:rsidR="0023289A">
        <w:fldChar w:fldCharType="separate"/>
      </w:r>
      <w:r w:rsidR="00D433E8">
        <w:t xml:space="preserve">Table </w:t>
      </w:r>
      <w:r w:rsidR="00D433E8">
        <w:rPr>
          <w:noProof/>
        </w:rPr>
        <w:t>25</w:t>
      </w:r>
      <w:r w:rsidR="0023289A">
        <w:fldChar w:fldCharType="end"/>
      </w:r>
      <w:r w:rsidR="0023289A">
        <w:t xml:space="preserve"> or </w:t>
      </w:r>
      <w:r w:rsidR="0023289A">
        <w:fldChar w:fldCharType="begin"/>
      </w:r>
      <w:r w:rsidR="0023289A">
        <w:instrText xml:space="preserve"> REF _Ref366083109 \h </w:instrText>
      </w:r>
      <w:r w:rsidR="0023289A">
        <w:fldChar w:fldCharType="separate"/>
      </w:r>
      <w:r w:rsidR="00D433E8">
        <w:t xml:space="preserve">Table </w:t>
      </w:r>
      <w:r w:rsidR="00D433E8">
        <w:rPr>
          <w:noProof/>
        </w:rPr>
        <w:t>39</w:t>
      </w:r>
      <w:r w:rsidR="0023289A">
        <w:fldChar w:fldCharType="end"/>
      </w:r>
      <w:r w:rsidRPr="00E77497">
        <w:t>.</w:t>
      </w:r>
      <w:r>
        <w:t xml:space="preserve"> In addition to being the value of the prototype property of the %GeneratorFunction% intrinsic and is itself the %Generator% </w:t>
      </w:r>
      <w:r w:rsidR="00CE3CDC">
        <w:t>intrinsic</w:t>
      </w:r>
      <w:r>
        <w:t xml:space="preserve">. </w:t>
      </w:r>
    </w:p>
    <w:p w14:paraId="4D6FBF45" w14:textId="77777777" w:rsidR="00D6570B" w:rsidRDefault="00D6570B" w:rsidP="000D7E3D">
      <w:r w:rsidRPr="00E77497">
        <w:t xml:space="preserve">The value of the [[Prototype]] internal </w:t>
      </w:r>
      <w:r>
        <w:t xml:space="preserve">data </w:t>
      </w:r>
      <w:r w:rsidRPr="00E77497">
        <w:t xml:space="preserve">property of the </w:t>
      </w:r>
      <w:r>
        <w:t>Generator</w:t>
      </w:r>
      <w:r w:rsidRPr="00E77497">
        <w:t xml:space="preserve">Function prototype object is the </w:t>
      </w:r>
      <w:r>
        <w:t xml:space="preserve">%FunctionPrototype% </w:t>
      </w:r>
      <w:r w:rsidR="00CE3CDC">
        <w:t>intrinsic</w:t>
      </w:r>
      <w:r w:rsidRPr="00E77497">
        <w:t xml:space="preserve"> object. The initial value of the [[Extensible]] internal </w:t>
      </w:r>
      <w:r>
        <w:t xml:space="preserve">data </w:t>
      </w:r>
      <w:r w:rsidRPr="00E77497">
        <w:t xml:space="preserve">property of the </w:t>
      </w:r>
      <w:r>
        <w:t>Generator</w:t>
      </w:r>
      <w:r w:rsidRPr="00E77497">
        <w:t xml:space="preserve">Function prototype object is </w:t>
      </w:r>
      <w:r w:rsidRPr="00E77497">
        <w:rPr>
          <w:b/>
        </w:rPr>
        <w:t>true</w:t>
      </w:r>
      <w:r w:rsidRPr="00E77497">
        <w:t>.</w:t>
      </w:r>
    </w:p>
    <w:p w14:paraId="5309A669" w14:textId="77777777" w:rsidR="00D6570B" w:rsidRPr="00E77497" w:rsidRDefault="00D6570B" w:rsidP="00DD2409">
      <w:pPr>
        <w:pStyle w:val="40"/>
      </w:pPr>
      <w:r>
        <w:t>Generator</w:t>
      </w:r>
      <w:r w:rsidRPr="00E77497">
        <w:t>Function.prototype.constructor</w:t>
      </w:r>
    </w:p>
    <w:p w14:paraId="3441FD03" w14:textId="77777777" w:rsidR="00D6570B" w:rsidRPr="00E77497" w:rsidRDefault="00D6570B" w:rsidP="000D7E3D">
      <w:pPr>
        <w:jc w:val="left"/>
      </w:pPr>
      <w:r w:rsidRPr="00E77497">
        <w:t xml:space="preserve">The initial value of </w:t>
      </w:r>
      <w:r>
        <w:rPr>
          <w:rFonts w:ascii="Courier New" w:hAnsi="Courier New"/>
          <w:b/>
        </w:rPr>
        <w:t>GeneratorF</w:t>
      </w:r>
      <w:r w:rsidRPr="00E77497">
        <w:rPr>
          <w:rFonts w:ascii="Courier New" w:hAnsi="Courier New"/>
          <w:b/>
        </w:rPr>
        <w:t>unction.prototype.constructor</w:t>
      </w:r>
      <w:r w:rsidRPr="00E77497">
        <w:t xml:space="preserve"> is the </w:t>
      </w:r>
      <w:r>
        <w:t>intrinsic object %GeneratorFunction%</w:t>
      </w:r>
      <w:r w:rsidRPr="00E77497">
        <w:t>.</w:t>
      </w:r>
    </w:p>
    <w:p w14:paraId="62942106" w14:textId="77777777"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67C3C136" w14:textId="77777777" w:rsidR="00D6570B" w:rsidRPr="00E77497" w:rsidRDefault="00D6570B" w:rsidP="00DD2409">
      <w:pPr>
        <w:pStyle w:val="40"/>
      </w:pPr>
      <w:r>
        <w:t>Generator</w:t>
      </w:r>
      <w:r w:rsidRPr="00E77497">
        <w:t>Function.prototype</w:t>
      </w:r>
      <w:r>
        <w:t>.prototype</w:t>
      </w:r>
    </w:p>
    <w:p w14:paraId="5BD8333F" w14:textId="77777777" w:rsidR="00D6570B" w:rsidRPr="00E77497" w:rsidRDefault="00D6570B" w:rsidP="000D7E3D">
      <w:r w:rsidRPr="00E77497">
        <w:t xml:space="preserve">The value of </w:t>
      </w:r>
      <w:r w:rsidR="00732D6D">
        <w:rPr>
          <w:rFonts w:ascii="Courier New" w:hAnsi="Courier New"/>
          <w:b/>
        </w:rPr>
        <w:t>Generator</w:t>
      </w:r>
      <w:r w:rsidRPr="00E77497">
        <w:rPr>
          <w:rFonts w:ascii="Courier New" w:hAnsi="Courier New"/>
          <w:b/>
        </w:rPr>
        <w:t>Function.prototype</w:t>
      </w:r>
      <w:r>
        <w:rPr>
          <w:rFonts w:ascii="Courier New" w:hAnsi="Courier New"/>
          <w:b/>
        </w:rPr>
        <w:t>.prototype</w:t>
      </w:r>
      <w:r w:rsidRPr="00E77497">
        <w:t xml:space="preserve"> is the </w:t>
      </w:r>
      <w:r>
        <w:t>%GeneratorPrototype</w:t>
      </w:r>
      <w:r w:rsidR="00732D6D">
        <w:t>%</w:t>
      </w:r>
      <w:r w:rsidR="00FB0F1F">
        <w:t xml:space="preserve"> intrinsic object</w:t>
      </w:r>
      <w:r w:rsidRPr="00E77497">
        <w:t>.</w:t>
      </w:r>
    </w:p>
    <w:p w14:paraId="1032D0AE" w14:textId="77777777"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087C600E" w14:textId="77777777" w:rsidR="00D6570B" w:rsidRPr="00E77497" w:rsidRDefault="00D6570B" w:rsidP="00DD2409">
      <w:pPr>
        <w:pStyle w:val="40"/>
      </w:pPr>
      <w:r w:rsidRPr="00E77497">
        <w:tab/>
      </w:r>
      <w:r>
        <w:t>Generator</w:t>
      </w:r>
      <w:r w:rsidRPr="00E77497">
        <w:t>Function.prototype</w:t>
      </w:r>
      <w:r>
        <w:t xml:space="preserve"> [ @@toStringTag</w:t>
      </w:r>
      <w:r w:rsidRPr="00E77497">
        <w:t xml:space="preserve"> </w:t>
      </w:r>
      <w:r>
        <w:t>]</w:t>
      </w:r>
    </w:p>
    <w:p w14:paraId="267DBF72" w14:textId="77777777" w:rsidR="00D6570B" w:rsidRPr="00097A4C" w:rsidRDefault="00D6570B" w:rsidP="000D7E3D">
      <w:r w:rsidRPr="00E77497">
        <w:t xml:space="preserve">The </w:t>
      </w:r>
      <w:r>
        <w:t xml:space="preserve">initial value of the @@toStringTag property is the string value </w:t>
      </w:r>
      <w:r w:rsidRPr="00E77497">
        <w:rPr>
          <w:b/>
        </w:rPr>
        <w:t>"</w:t>
      </w:r>
      <w:r>
        <w:rPr>
          <w:rFonts w:ascii="Courier New" w:hAnsi="Courier New" w:cs="Courier New"/>
          <w:b/>
        </w:rPr>
        <w:t>GeneratorFunction</w:t>
      </w:r>
      <w:r w:rsidRPr="00E77497">
        <w:rPr>
          <w:b/>
        </w:rPr>
        <w:t>"</w:t>
      </w:r>
      <w:r>
        <w:t>.</w:t>
      </w:r>
    </w:p>
    <w:p w14:paraId="41264165" w14:textId="77777777"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73A79661" w14:textId="77777777" w:rsidR="00D6570B" w:rsidRPr="00A67AF2" w:rsidRDefault="00D6570B" w:rsidP="00DD2409">
      <w:pPr>
        <w:pStyle w:val="40"/>
      </w:pPr>
      <w:r w:rsidRPr="00A67AF2">
        <w:tab/>
      </w:r>
      <w:r>
        <w:t>GeneratorFunction.prototype [ @@create ]</w:t>
      </w:r>
      <w:r w:rsidRPr="00A67AF2">
        <w:t xml:space="preserve"> (</w:t>
      </w:r>
      <w:r>
        <w:t xml:space="preserve"> </w:t>
      </w:r>
      <w:r w:rsidRPr="00A67AF2">
        <w:t>)</w:t>
      </w:r>
    </w:p>
    <w:p w14:paraId="7F410D82" w14:textId="77777777" w:rsidR="00D6570B" w:rsidRPr="00E77497" w:rsidRDefault="00D6570B" w:rsidP="000D7E3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14:paraId="7DB0213E" w14:textId="77777777" w:rsidR="00D6570B" w:rsidRDefault="00D6570B" w:rsidP="000D7E3D">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68F852D0" w14:textId="77777777" w:rsidR="00D6570B" w:rsidRPr="00E77497" w:rsidRDefault="00D6570B" w:rsidP="000D7E3D">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B67581">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14:paraId="198DE92E" w14:textId="77777777" w:rsidR="00D6570B" w:rsidRPr="00E77497" w:rsidRDefault="00D6570B" w:rsidP="000D7E3D">
      <w:pPr>
        <w:numPr>
          <w:ilvl w:val="0"/>
          <w:numId w:val="14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14:paraId="74374799" w14:textId="77777777" w:rsidR="00D6570B" w:rsidRDefault="00D6570B" w:rsidP="000D7E3D">
      <w:r w:rsidRPr="00E77497">
        <w:t xml:space="preserve">This property has the attributes { [[Writable]]: </w:t>
      </w:r>
      <w:r>
        <w:rPr>
          <w:rFonts w:ascii="Times New Roman" w:eastAsia="Times New Roman" w:hAnsi="Times New Roman"/>
          <w:b/>
          <w:spacing w:val="6"/>
          <w:lang w:eastAsia="en-US"/>
        </w:rPr>
        <w:t>true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14:paraId="07C2BA23" w14:textId="77777777" w:rsidR="00D6570B" w:rsidRDefault="00D6570B" w:rsidP="00DD2409">
      <w:pPr>
        <w:pStyle w:val="30"/>
      </w:pPr>
      <w:bookmarkStart w:id="15536" w:name="_Toc368050824"/>
      <w:r>
        <w:t>GeneratorFunction Instances</w:t>
      </w:r>
      <w:bookmarkEnd w:id="15536"/>
    </w:p>
    <w:p w14:paraId="546B8670" w14:textId="77777777" w:rsidR="00D6570B" w:rsidRPr="00E77497" w:rsidRDefault="00D6570B" w:rsidP="000D7E3D">
      <w:r>
        <w:t>E</w:t>
      </w:r>
      <w:r w:rsidRPr="00E77497">
        <w:t xml:space="preserve">very </w:t>
      </w:r>
      <w:r>
        <w:t>GeneratorF</w:t>
      </w:r>
      <w:r w:rsidRPr="00E77497">
        <w:t xml:space="preserve">unction instance </w:t>
      </w:r>
      <w:r>
        <w:t xml:space="preserve">is an ordinary function object and </w:t>
      </w:r>
      <w:r w:rsidRPr="00E77497">
        <w:t xml:space="preserve">has </w:t>
      </w:r>
      <w:r>
        <w:t>the</w:t>
      </w:r>
      <w:r w:rsidRPr="00E77497">
        <w:t xml:space="preserve"> internal </w:t>
      </w:r>
      <w:r>
        <w:t xml:space="preserve">data </w:t>
      </w:r>
      <w:r w:rsidRPr="00E77497">
        <w:t>propert</w:t>
      </w:r>
      <w:r>
        <w:t xml:space="preserve">ies listed </w:t>
      </w:r>
      <w:r w:rsidR="00386020">
        <w:t xml:space="preserve">in </w:t>
      </w:r>
      <w:r w:rsidR="00386020">
        <w:fldChar w:fldCharType="begin"/>
      </w:r>
      <w:r w:rsidR="00386020">
        <w:instrText xml:space="preserve"> REF _Ref365644826 \h </w:instrText>
      </w:r>
      <w:r w:rsidR="00386020">
        <w:fldChar w:fldCharType="separate"/>
      </w:r>
      <w:r w:rsidR="00D433E8">
        <w:t xml:space="preserve">Table </w:t>
      </w:r>
      <w:r w:rsidR="00D433E8">
        <w:rPr>
          <w:noProof/>
        </w:rPr>
        <w:t>25</w:t>
      </w:r>
      <w:r w:rsidR="00386020">
        <w:fldChar w:fldCharType="end"/>
      </w:r>
      <w:r w:rsidRPr="00E77497">
        <w:t>.</w:t>
      </w:r>
      <w:r>
        <w:t xml:space="preserve"> The value of the [[FunctionKind]] internal data property for all such instances is  </w:t>
      </w:r>
      <w:r w:rsidRPr="00E77497">
        <w:t>"</w:t>
      </w:r>
      <w:r>
        <w:rPr>
          <w:rFonts w:ascii="Courier New" w:hAnsi="Courier New" w:cs="Courier New"/>
          <w:b/>
        </w:rPr>
        <w:t>generator</w:t>
      </w:r>
      <w:r w:rsidRPr="00E77497">
        <w:t>"</w:t>
      </w:r>
      <w:r>
        <w:t>.</w:t>
      </w:r>
    </w:p>
    <w:p w14:paraId="3C115998" w14:textId="77777777" w:rsidR="00D6570B" w:rsidRPr="00E77497" w:rsidRDefault="00D6570B" w:rsidP="000D7E3D">
      <w:r w:rsidRPr="00E77497">
        <w:t xml:space="preserve">The </w:t>
      </w:r>
      <w:r>
        <w:t>GeneratorFunction instances</w:t>
      </w:r>
      <w:r w:rsidRPr="00E77497">
        <w:t xml:space="preserve"> ha</w:t>
      </w:r>
      <w:r>
        <w:t>ve</w:t>
      </w:r>
      <w:r w:rsidRPr="00E77497">
        <w:t xml:space="preserve"> the following </w:t>
      </w:r>
      <w:r>
        <w:t xml:space="preserve">own </w:t>
      </w:r>
      <w:r w:rsidRPr="00E77497">
        <w:t>properties:</w:t>
      </w:r>
    </w:p>
    <w:p w14:paraId="00A6ED12" w14:textId="77777777" w:rsidR="00D6570B" w:rsidRPr="00E77497" w:rsidRDefault="00D6570B" w:rsidP="00DD2409">
      <w:pPr>
        <w:pStyle w:val="40"/>
      </w:pPr>
      <w:r w:rsidRPr="00E77497">
        <w:t>length</w:t>
      </w:r>
    </w:p>
    <w:p w14:paraId="1EE17EA4" w14:textId="77777777" w:rsidR="00D6570B" w:rsidRDefault="00D6570B" w:rsidP="000D7E3D">
      <w:r w:rsidRPr="00E77497">
        <w:t xml:space="preserve">The value of the </w:t>
      </w:r>
      <w:r w:rsidRPr="00E77497">
        <w:rPr>
          <w:rFonts w:ascii="Courier New" w:hAnsi="Courier New"/>
          <w:b/>
        </w:rPr>
        <w:t>length</w:t>
      </w:r>
      <w:r w:rsidRPr="00E77497">
        <w:t xml:space="preserve"> property is an integer that indicates the typical</w:t>
      </w:r>
      <w:r>
        <w:t xml:space="preserve"> </w:t>
      </w:r>
      <w:r w:rsidRPr="00E77497">
        <w:t xml:space="preserve">number of arguments expected by the </w:t>
      </w:r>
      <w:r>
        <w:t>GeneratorFunction</w:t>
      </w:r>
      <w:r w:rsidRPr="00E77497">
        <w:t xml:space="preserve">. However, the language permits the function to be invoked with some other number of arguments. The behaviour of a </w:t>
      </w:r>
      <w:r>
        <w:t>GeneratorFunction</w:t>
      </w:r>
      <w:r w:rsidRPr="00E77497">
        <w:t xml:space="preserve"> when invoked on a number of arguments other than the number specified by its </w:t>
      </w:r>
      <w:r w:rsidRPr="00E77497">
        <w:rPr>
          <w:rFonts w:ascii="Courier New" w:hAnsi="Courier New"/>
          <w:b/>
        </w:rPr>
        <w:t>length</w:t>
      </w:r>
      <w:r w:rsidRPr="00E77497">
        <w:t xml:space="preserve"> property depends on the function.</w:t>
      </w:r>
    </w:p>
    <w:p w14:paraId="4BC42EC6" w14:textId="77777777" w:rsidR="00D6570B" w:rsidRPr="004D1BD1" w:rsidRDefault="00D6570B" w:rsidP="000D7E3D">
      <w:r w:rsidRPr="00E77497">
        <w:t>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14:paraId="40433510" w14:textId="77777777" w:rsidR="00D6570B" w:rsidRPr="003B4312" w:rsidRDefault="00D6570B" w:rsidP="00DD2409">
      <w:pPr>
        <w:pStyle w:val="40"/>
      </w:pPr>
      <w:r w:rsidRPr="003B4312">
        <w:t>prototype</w:t>
      </w:r>
    </w:p>
    <w:p w14:paraId="6D5781C6" w14:textId="77777777" w:rsidR="00D6570B" w:rsidRDefault="00D6570B" w:rsidP="000D7E3D">
      <w:r>
        <w:t xml:space="preserve">Whenever a GeneratorFunction instance is created another ordinary object is also created and is the initial </w:t>
      </w:r>
      <w:r w:rsidRPr="006B6D0A">
        <w:t>value of the</w:t>
      </w:r>
      <w:r>
        <w:t xml:space="preserve"> generator function’s</w:t>
      </w:r>
      <w:r w:rsidRPr="006B6D0A">
        <w:t xml:space="preserve"> </w:t>
      </w:r>
      <w:r w:rsidRPr="006B6D0A">
        <w:rPr>
          <w:rFonts w:ascii="Courier New" w:hAnsi="Courier New"/>
          <w:b/>
        </w:rPr>
        <w:t>prototype</w:t>
      </w:r>
      <w:r w:rsidRPr="006B6D0A">
        <w:t xml:space="preserve"> property</w:t>
      </w:r>
      <w:r>
        <w:t>. The value of the prototype property</w:t>
      </w:r>
      <w:r w:rsidRPr="006B6D0A">
        <w:t xml:space="preserve"> is used to initialise the [[Prototype]] internal </w:t>
      </w:r>
      <w:r>
        <w:t xml:space="preserve">data </w:t>
      </w:r>
      <w:r w:rsidRPr="006B6D0A">
        <w:t xml:space="preserve">property of a newly created </w:t>
      </w:r>
      <w:r>
        <w:t xml:space="preserve">Generator </w:t>
      </w:r>
      <w:r w:rsidRPr="006B6D0A">
        <w:t xml:space="preserve">object before the </w:t>
      </w:r>
      <w:r>
        <w:t>generator f</w:t>
      </w:r>
      <w:r w:rsidRPr="006B6D0A">
        <w:t>unction object is invoked as a constructor for that newly created object.</w:t>
      </w:r>
    </w:p>
    <w:p w14:paraId="511A7666" w14:textId="77777777" w:rsidR="00D6570B" w:rsidRDefault="00D6570B" w:rsidP="000D7E3D">
      <w:r w:rsidRPr="005F3422">
        <w:t xml:space="preserve">This property has the attributes { [[Writable]]: </w:t>
      </w:r>
      <w:r w:rsidRPr="00D6570B">
        <w:rPr>
          <w:rFonts w:ascii="Times New Roman" w:hAnsi="Times New Roman"/>
          <w:b/>
          <w:bCs/>
        </w:rPr>
        <w:t>false</w:t>
      </w:r>
      <w:r w:rsidRPr="005F3422">
        <w:t xml:space="preserve">, [[Enumerable]]: </w:t>
      </w:r>
      <w:r w:rsidRPr="00D6570B">
        <w:rPr>
          <w:rFonts w:ascii="Times New Roman" w:hAnsi="Times New Roman"/>
          <w:b/>
          <w:bCs/>
        </w:rPr>
        <w:t>false</w:t>
      </w:r>
      <w:r w:rsidRPr="005F3422">
        <w:t xml:space="preserve">, [[Configurable]]: </w:t>
      </w:r>
      <w:r w:rsidRPr="00D6570B">
        <w:rPr>
          <w:rFonts w:ascii="Times New Roman" w:hAnsi="Times New Roman"/>
          <w:b/>
          <w:bCs/>
        </w:rPr>
        <w:t>true</w:t>
      </w:r>
      <w:r w:rsidRPr="005F3422">
        <w:t> }.</w:t>
      </w:r>
    </w:p>
    <w:p w14:paraId="7F3D0F6D" w14:textId="77777777" w:rsidR="00D6570B" w:rsidRPr="005F3422" w:rsidRDefault="00D6570B" w:rsidP="000D7E3D">
      <w:pPr>
        <w:pStyle w:val="Note"/>
      </w:pPr>
      <w:r>
        <w:t>NOTE</w:t>
      </w:r>
      <w:r>
        <w:tab/>
        <w:t xml:space="preserve">Unlike function instances, the object that is the value of the a GeneratorFunction’s </w:t>
      </w:r>
      <w:r w:rsidRPr="005F3422">
        <w:rPr>
          <w:rFonts w:ascii="Courier New" w:hAnsi="Courier New" w:cs="Courier New"/>
          <w:b/>
          <w:bCs/>
        </w:rPr>
        <w:t>prototype</w:t>
      </w:r>
      <w:r>
        <w:t xml:space="preserve"> property does not have a </w:t>
      </w:r>
      <w:r w:rsidRPr="005F3422">
        <w:rPr>
          <w:rFonts w:ascii="Courier New" w:hAnsi="Courier New" w:cs="Courier New"/>
          <w:b/>
          <w:bCs/>
        </w:rPr>
        <w:t>constructor</w:t>
      </w:r>
      <w:r>
        <w:t xml:space="preserve"> property whose value is the GeneratorFunction instance.</w:t>
      </w:r>
    </w:p>
    <w:p w14:paraId="6485C9C6" w14:textId="77777777" w:rsidR="00D6570B" w:rsidRDefault="00D6570B" w:rsidP="00DD2409">
      <w:pPr>
        <w:pStyle w:val="20"/>
      </w:pPr>
      <w:bookmarkStart w:id="15537" w:name="_Toc368050825"/>
      <w:r>
        <w:t>Generator Objects</w:t>
      </w:r>
      <w:bookmarkEnd w:id="15537"/>
    </w:p>
    <w:p w14:paraId="7B9A9076" w14:textId="77777777" w:rsidR="00D6570B" w:rsidRDefault="00D6570B" w:rsidP="000D7E3D">
      <w:r>
        <w:t xml:space="preserve">A Generator object is an instance of a generator function and conforms to both the </w:t>
      </w:r>
      <w:r w:rsidR="003966E3" w:rsidRPr="003966E3">
        <w:rPr>
          <w:i/>
          <w:iCs/>
        </w:rPr>
        <w:t>Iterator</w:t>
      </w:r>
      <w:r>
        <w:t xml:space="preserve"> and </w:t>
      </w:r>
      <w:r w:rsidR="003966E3">
        <w:rPr>
          <w:i/>
          <w:iCs/>
        </w:rPr>
        <w:t>I</w:t>
      </w:r>
      <w:r w:rsidRPr="00D6570B">
        <w:rPr>
          <w:i/>
          <w:iCs/>
        </w:rPr>
        <w:t>terable</w:t>
      </w:r>
      <w:r>
        <w:t xml:space="preserve"> interfaces.</w:t>
      </w:r>
    </w:p>
    <w:p w14:paraId="73A4EF68" w14:textId="77777777" w:rsidR="00D6570B" w:rsidRPr="00034424" w:rsidRDefault="00D6570B" w:rsidP="000D7E3D">
      <w:r>
        <w:t>Generator</w:t>
      </w:r>
      <w:r w:rsidRPr="00E77497">
        <w:t xml:space="preserve"> </w:t>
      </w:r>
      <w:r>
        <w:t>instances</w:t>
      </w:r>
      <w:r w:rsidRPr="00E77497">
        <w:t xml:space="preserve"> </w:t>
      </w:r>
      <w:r>
        <w:t xml:space="preserve">directly </w:t>
      </w:r>
      <w:r w:rsidRPr="00E77497">
        <w:t xml:space="preserve">inherit properties </w:t>
      </w:r>
      <w:r>
        <w:t xml:space="preserve">from the object that is the value of the </w:t>
      </w:r>
      <w:r w:rsidRPr="00463D2F">
        <w:rPr>
          <w:rFonts w:ascii="Courier New" w:hAnsi="Courier New" w:cs="Courier New"/>
          <w:b/>
          <w:bCs/>
        </w:rPr>
        <w:t>prototype</w:t>
      </w:r>
      <w:r>
        <w:t xml:space="preserve"> property of the Generator function that created the instance. Generator</w:t>
      </w:r>
      <w:r w:rsidRPr="00E77497">
        <w:t xml:space="preserve"> </w:t>
      </w:r>
      <w:r>
        <w:t>instances</w:t>
      </w:r>
      <w:r w:rsidRPr="00E77497">
        <w:t xml:space="preserve"> </w:t>
      </w:r>
      <w:r>
        <w:t xml:space="preserve">indirectly </w:t>
      </w:r>
      <w:r w:rsidRPr="00E77497">
        <w:t xml:space="preserve">inherit properties from the </w:t>
      </w:r>
      <w:r>
        <w:t>Generator Prototype intrinsic, %GeneratorPrototype%</w:t>
      </w:r>
      <w:r w:rsidRPr="00E77497">
        <w:t>.</w:t>
      </w:r>
    </w:p>
    <w:p w14:paraId="19816264" w14:textId="77777777" w:rsidR="00D6570B" w:rsidRDefault="00D6570B" w:rsidP="00DD2409">
      <w:pPr>
        <w:pStyle w:val="30"/>
      </w:pPr>
      <w:bookmarkStart w:id="15538" w:name="_Toc368050826"/>
      <w:r>
        <w:t>Properties of Generator Prototype</w:t>
      </w:r>
      <w:bookmarkEnd w:id="15538"/>
    </w:p>
    <w:p w14:paraId="13A868AD" w14:textId="77777777" w:rsidR="00D6570B" w:rsidRDefault="00D6570B" w:rsidP="000D7E3D">
      <w:r w:rsidRPr="00E77497">
        <w:t xml:space="preserve">The </w:t>
      </w:r>
      <w:r>
        <w:t>Generator</w:t>
      </w:r>
      <w:r w:rsidRPr="00E77497">
        <w:t xml:space="preserve"> prototype object </w:t>
      </w:r>
      <w:r>
        <w:t xml:space="preserve">is the %GeneratorPrototype% intrinsic. It is also the initial value of the </w:t>
      </w:r>
      <w:r w:rsidRPr="009B68E4">
        <w:rPr>
          <w:rFonts w:ascii="Courier New" w:hAnsi="Courier New"/>
          <w:b/>
        </w:rPr>
        <w:t>prototype</w:t>
      </w:r>
      <w:r>
        <w:t xml:space="preserve"> property of the  %Generator% intrinsic (the GeneratorFrunction.prototype).</w:t>
      </w:r>
    </w:p>
    <w:p w14:paraId="3EC4803A" w14:textId="77777777" w:rsidR="00D6570B" w:rsidRDefault="00D6570B" w:rsidP="000D7E3D">
      <w:r>
        <w:t>The Generator prototype</w:t>
      </w:r>
      <w:r w:rsidRPr="009B68E4">
        <w:t xml:space="preserve"> </w:t>
      </w:r>
      <w:r w:rsidRPr="00E77497">
        <w:t>is</w:t>
      </w:r>
      <w:r>
        <w:t xml:space="preserve"> an ordinary object. It is not a Generator instance and does not have</w:t>
      </w:r>
      <w:r w:rsidRPr="00E77497">
        <w:t xml:space="preserve"> a [[</w:t>
      </w:r>
      <w:r>
        <w:t>GeneratorState</w:t>
      </w:r>
      <w:r w:rsidRPr="00E77497">
        <w:t xml:space="preserve">]] internal </w:t>
      </w:r>
      <w:r>
        <w:t xml:space="preserve">data </w:t>
      </w:r>
      <w:r w:rsidRPr="00E77497">
        <w:t xml:space="preserve">property. </w:t>
      </w:r>
    </w:p>
    <w:p w14:paraId="13780093" w14:textId="77777777" w:rsidR="00D6570B" w:rsidRPr="00E77497" w:rsidRDefault="00D6570B" w:rsidP="000D7E3D">
      <w:r w:rsidRPr="00E77497">
        <w:t xml:space="preserve">The value of the [[Prototype]] internal </w:t>
      </w:r>
      <w:r>
        <w:t xml:space="preserve">data </w:t>
      </w:r>
      <w:r w:rsidRPr="00E77497">
        <w:t xml:space="preserve">property of the </w:t>
      </w:r>
      <w:r>
        <w:t>Generator</w:t>
      </w:r>
      <w:r w:rsidRPr="00E77497">
        <w:t xml:space="preserve"> prototype object is the </w:t>
      </w:r>
      <w:r>
        <w:t>intrinsic object %</w:t>
      </w:r>
      <w:r w:rsidRPr="00E77497">
        <w:t>Object</w:t>
      </w:r>
      <w:r>
        <w:t>P</w:t>
      </w:r>
      <w:r w:rsidRPr="00E77497">
        <w:t>rototype</w:t>
      </w:r>
      <w:r>
        <w:t>%</w:t>
      </w:r>
      <w:r w:rsidRPr="00E77497">
        <w:t xml:space="preserve"> (</w:t>
      </w:r>
      <w:r w:rsidR="004B439B">
        <w:fldChar w:fldCharType="begin"/>
      </w:r>
      <w:r w:rsidR="004B439B">
        <w:instrText xml:space="preserve"> REF _Ref360007187 \r \h </w:instrText>
      </w:r>
      <w:r w:rsidR="004B439B">
        <w:fldChar w:fldCharType="separate"/>
      </w:r>
      <w:r w:rsidR="00D433E8">
        <w:t>19.1.4</w:t>
      </w:r>
      <w:r w:rsidR="004B439B">
        <w:fldChar w:fldCharType="end"/>
      </w:r>
      <w:r w:rsidRPr="00E77497">
        <w:t xml:space="preserve">). The initial value of the [[Extensible]] internal </w:t>
      </w:r>
      <w:r>
        <w:t xml:space="preserve">data </w:t>
      </w:r>
      <w:r w:rsidRPr="00E77497">
        <w:t xml:space="preserve">property of the Function prototype object is </w:t>
      </w:r>
      <w:r w:rsidRPr="00E77497">
        <w:rPr>
          <w:b/>
        </w:rPr>
        <w:t>true</w:t>
      </w:r>
      <w:r w:rsidRPr="00E77497">
        <w:t>.</w:t>
      </w:r>
    </w:p>
    <w:p w14:paraId="7DBAB029" w14:textId="77777777" w:rsidR="00D6570B" w:rsidRPr="00E77497" w:rsidRDefault="00D6570B" w:rsidP="000D7E3D">
      <w:r>
        <w:t>All Generator instances indirectly inherit properties of the Generator prototype object.</w:t>
      </w:r>
    </w:p>
    <w:p w14:paraId="7E050DE6" w14:textId="77777777" w:rsidR="00D6570B" w:rsidRPr="00E77497" w:rsidRDefault="00D6570B" w:rsidP="00DD2409">
      <w:pPr>
        <w:pStyle w:val="40"/>
      </w:pPr>
      <w:r>
        <w:t>Generator</w:t>
      </w:r>
      <w:r w:rsidRPr="00E77497">
        <w:t>.prototype.constructor</w:t>
      </w:r>
    </w:p>
    <w:p w14:paraId="22F33E3F" w14:textId="77777777" w:rsidR="00D6570B" w:rsidRPr="00E77497" w:rsidRDefault="00D6570B" w:rsidP="000D7E3D">
      <w:r w:rsidRPr="00E77497">
        <w:t xml:space="preserve">The initial value of </w:t>
      </w:r>
      <w:r>
        <w:rPr>
          <w:rFonts w:ascii="Courier New" w:hAnsi="Courier New"/>
          <w:b/>
        </w:rPr>
        <w:t>Generator</w:t>
      </w:r>
      <w:r w:rsidRPr="00E77497">
        <w:rPr>
          <w:rFonts w:ascii="Courier New" w:hAnsi="Courier New"/>
          <w:b/>
        </w:rPr>
        <w:t>.prototype.constructor</w:t>
      </w:r>
      <w:r w:rsidRPr="00E77497">
        <w:t xml:space="preserve"> is the </w:t>
      </w:r>
      <w:r>
        <w:t>intrinsic object %Generator%</w:t>
      </w:r>
      <w:r w:rsidRPr="00E77497">
        <w:t>.</w:t>
      </w:r>
    </w:p>
    <w:p w14:paraId="68A7BCF1" w14:textId="77777777"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06086363" w14:textId="77777777" w:rsidR="000F0E49" w:rsidRPr="00E77497" w:rsidRDefault="000F0E49" w:rsidP="00DD2409">
      <w:pPr>
        <w:pStyle w:val="40"/>
      </w:pPr>
      <w:r w:rsidRPr="00E77497">
        <w:tab/>
      </w:r>
      <w:r>
        <w:t>Generator</w:t>
      </w:r>
      <w:r w:rsidRPr="00E77497">
        <w:t>.prototype.</w:t>
      </w:r>
      <w:r w:rsidR="0034218A">
        <w:t>next</w:t>
      </w:r>
      <w:r>
        <w:t xml:space="preserve"> ( value )</w:t>
      </w:r>
    </w:p>
    <w:p w14:paraId="0AD98DC8" w14:textId="77777777" w:rsidR="001B2A36" w:rsidRPr="00E77497" w:rsidRDefault="001B2A36" w:rsidP="000D7E3D">
      <w:r>
        <w:t>T</w:t>
      </w:r>
      <w:r w:rsidRPr="00675B74">
        <w:t>he</w:t>
      </w:r>
      <w:r>
        <w:t xml:space="preserve"> </w:t>
      </w:r>
      <w:r w:rsidR="0034218A">
        <w:rPr>
          <w:rFonts w:ascii="Courier New" w:hAnsi="Courier New" w:cs="Courier New"/>
          <w:b/>
          <w:bCs/>
        </w:rPr>
        <w:t>next</w:t>
      </w:r>
      <w:r w:rsidRPr="00675B74">
        <w:t xml:space="preserve"> method </w:t>
      </w:r>
      <w:r>
        <w:rPr>
          <w:rFonts w:cs="Arial"/>
          <w:iCs/>
        </w:rPr>
        <w:t>performs</w:t>
      </w:r>
      <w:r w:rsidRPr="00E77497">
        <w:t xml:space="preserve"> the following</w:t>
      </w:r>
      <w:r>
        <w:t xml:space="preserve"> steps</w:t>
      </w:r>
      <w:r w:rsidRPr="00E77497">
        <w:t>:</w:t>
      </w:r>
    </w:p>
    <w:p w14:paraId="5720E9B4" w14:textId="77777777" w:rsidR="001B2A36" w:rsidRDefault="001B2A36" w:rsidP="000D7E3D">
      <w:pPr>
        <w:numPr>
          <w:ilvl w:val="0"/>
          <w:numId w:val="1438"/>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24B27323" w14:textId="77777777" w:rsidR="001B2A36" w:rsidRPr="00E77497" w:rsidRDefault="001B2A36" w:rsidP="000D7E3D">
      <w:pPr>
        <w:numPr>
          <w:ilvl w:val="0"/>
          <w:numId w:val="1438"/>
        </w:numPr>
        <w:rPr>
          <w:rFonts w:ascii="Times New Roman" w:hAnsi="Times New Roman"/>
        </w:rPr>
      </w:pPr>
      <w:r w:rsidRPr="00E77497">
        <w:rPr>
          <w:rFonts w:ascii="Times New Roman" w:hAnsi="Times New Roman"/>
        </w:rPr>
        <w:t xml:space="preserve">Return </w:t>
      </w:r>
      <w:r>
        <w:rPr>
          <w:rFonts w:ascii="Times New Roman" w:hAnsi="Times New Roman"/>
        </w:rPr>
        <w:t>the result of Generator</w:t>
      </w:r>
      <w:r w:rsidR="002B1EEE">
        <w:rPr>
          <w:rFonts w:ascii="Times New Roman" w:hAnsi="Times New Roman"/>
        </w:rPr>
        <w:t>Resume</w:t>
      </w:r>
      <w:r>
        <w:rPr>
          <w:rFonts w:ascii="Times New Roman" w:hAnsi="Times New Roman"/>
        </w:rPr>
        <w:t>(</w:t>
      </w:r>
      <w:r>
        <w:rPr>
          <w:rFonts w:ascii="Times New Roman" w:hAnsi="Times New Roman"/>
          <w:i/>
          <w:iCs/>
        </w:rPr>
        <w:t>g</w:t>
      </w:r>
      <w:r>
        <w:rPr>
          <w:rFonts w:ascii="Times New Roman" w:hAnsi="Times New Roman"/>
        </w:rPr>
        <w:t xml:space="preserve">, </w:t>
      </w:r>
      <w:r>
        <w:rPr>
          <w:rFonts w:ascii="Times New Roman" w:hAnsi="Times New Roman"/>
          <w:i/>
          <w:iCs/>
        </w:rPr>
        <w:t>value</w:t>
      </w:r>
      <w:r>
        <w:rPr>
          <w:rFonts w:ascii="Times New Roman" w:hAnsi="Times New Roman"/>
        </w:rPr>
        <w:t>)</w:t>
      </w:r>
      <w:r w:rsidRPr="00E77497">
        <w:rPr>
          <w:rFonts w:ascii="Times New Roman" w:hAnsi="Times New Roman"/>
        </w:rPr>
        <w:t>.</w:t>
      </w:r>
    </w:p>
    <w:p w14:paraId="6CF7C9E6" w14:textId="77777777" w:rsidR="000F0E49" w:rsidRPr="00E77497" w:rsidRDefault="000F0E49" w:rsidP="00DD2409">
      <w:pPr>
        <w:pStyle w:val="40"/>
      </w:pPr>
      <w:r>
        <w:t>Generator</w:t>
      </w:r>
      <w:r w:rsidRPr="00E77497">
        <w:t>.prototype.</w:t>
      </w:r>
      <w:r>
        <w:t>throw ( exception )</w:t>
      </w:r>
    </w:p>
    <w:p w14:paraId="790961A1" w14:textId="77777777" w:rsidR="002E7E61" w:rsidRPr="00E77497" w:rsidRDefault="002E7E61" w:rsidP="000D7E3D">
      <w:r>
        <w:t>T</w:t>
      </w:r>
      <w:r w:rsidRPr="00675B74">
        <w:t>he</w:t>
      </w:r>
      <w:r>
        <w:t xml:space="preserve"> </w:t>
      </w:r>
      <w:r>
        <w:rPr>
          <w:rFonts w:ascii="Courier New" w:hAnsi="Courier New" w:cs="Courier New"/>
          <w:b/>
          <w:bCs/>
        </w:rPr>
        <w:t>throw</w:t>
      </w:r>
      <w:r w:rsidRPr="00675B74">
        <w:t xml:space="preserve"> method </w:t>
      </w:r>
      <w:r>
        <w:rPr>
          <w:rFonts w:cs="Arial"/>
          <w:iCs/>
        </w:rPr>
        <w:t>performs</w:t>
      </w:r>
      <w:r w:rsidRPr="00E77497">
        <w:t xml:space="preserve"> the following</w:t>
      </w:r>
      <w:r>
        <w:t xml:space="preserve"> steps</w:t>
      </w:r>
      <w:r w:rsidRPr="00E77497">
        <w:t>:</w:t>
      </w:r>
    </w:p>
    <w:p w14:paraId="77F35F09" w14:textId="77777777" w:rsidR="002E7E61" w:rsidRDefault="002E7E61" w:rsidP="000D7E3D">
      <w:pPr>
        <w:numPr>
          <w:ilvl w:val="0"/>
          <w:numId w:val="1439"/>
        </w:numPr>
        <w:contextualSpacing/>
        <w:rPr>
          <w:rFonts w:ascii="Times New Roman" w:hAnsi="Times New Roman"/>
        </w:rPr>
      </w:pPr>
      <w:r>
        <w:rPr>
          <w:rFonts w:ascii="Times New Roman" w:hAnsi="Times New Roman"/>
        </w:rPr>
        <w:t xml:space="preserve">Let </w:t>
      </w:r>
      <w:r w:rsidR="00FB0F1F">
        <w:rPr>
          <w:rFonts w:ascii="Times New Roman" w:hAnsi="Times New Roman"/>
          <w:i/>
          <w:iCs/>
        </w:rPr>
        <w:t>generator</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14:paraId="4E91DEB8" w14:textId="77777777" w:rsidR="002E7E61" w:rsidRDefault="002E7E61" w:rsidP="000D7E3D">
      <w:pPr>
        <w:numPr>
          <w:ilvl w:val="0"/>
          <w:numId w:val="1439"/>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14:paraId="4D1A1BD3" w14:textId="77777777" w:rsidR="002E7E61" w:rsidRDefault="002E7E61" w:rsidP="000D7E3D">
      <w:pPr>
        <w:numPr>
          <w:ilvl w:val="0"/>
          <w:numId w:val="1439"/>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14:paraId="7DAA4577" w14:textId="77777777" w:rsidR="002E7E61" w:rsidRDefault="002E7E61" w:rsidP="000D7E3D">
      <w:pPr>
        <w:numPr>
          <w:ilvl w:val="0"/>
          <w:numId w:val="1439"/>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14:paraId="0837E1F1" w14:textId="77777777" w:rsidR="002E7E61" w:rsidRDefault="002E7E61" w:rsidP="000D7E3D">
      <w:pPr>
        <w:numPr>
          <w:ilvl w:val="0"/>
          <w:numId w:val="1439"/>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14:paraId="62E389D4" w14:textId="77777777" w:rsidR="002E7E61" w:rsidRDefault="002E7E61" w:rsidP="000D7E3D">
      <w:pPr>
        <w:numPr>
          <w:ilvl w:val="0"/>
          <w:numId w:val="1439"/>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14:paraId="4E2B7B75" w14:textId="77777777" w:rsidR="00691A3C" w:rsidRDefault="00691A3C" w:rsidP="000D7E3D">
      <w:pPr>
        <w:pStyle w:val="Alg4"/>
        <w:numPr>
          <w:ilvl w:val="0"/>
          <w:numId w:val="1439"/>
        </w:numPr>
      </w:pPr>
      <w:r>
        <w:t xml:space="preserve">Let </w:t>
      </w:r>
      <w:r>
        <w:rPr>
          <w:i/>
          <w:iCs/>
        </w:rPr>
        <w:t>E</w:t>
      </w:r>
      <w:r>
        <w:t xml:space="preserve"> be</w:t>
      </w:r>
      <w:r w:rsidRPr="00E77497">
        <w:t xml:space="preserve"> </w:t>
      </w:r>
      <w:r>
        <w:t xml:space="preserve">Completion {[[type]]: </w:t>
      </w:r>
      <w:r w:rsidRPr="00E77497">
        <w:rPr>
          <w:rFonts w:ascii="Arial" w:hAnsi="Arial" w:cs="Arial"/>
        </w:rPr>
        <w:t>throw</w:t>
      </w:r>
      <w:r w:rsidRPr="00E77497">
        <w:t xml:space="preserve">, </w:t>
      </w:r>
      <w:r>
        <w:t xml:space="preserve">[[value]]: </w:t>
      </w:r>
      <w:r>
        <w:rPr>
          <w:i/>
        </w:rPr>
        <w:t>exception</w:t>
      </w:r>
      <w:r w:rsidRPr="00E77497">
        <w:t xml:space="preserve">, </w:t>
      </w:r>
      <w:r>
        <w:t xml:space="preserve">[[target]]: </w:t>
      </w:r>
      <w:r w:rsidRPr="00E77497">
        <w:rPr>
          <w:rFonts w:ascii="Arial" w:hAnsi="Arial" w:cs="Arial"/>
        </w:rPr>
        <w:t>empty</w:t>
      </w:r>
      <w:r>
        <w:t>}</w:t>
      </w:r>
      <w:r w:rsidRPr="00E77497">
        <w:t>.</w:t>
      </w:r>
    </w:p>
    <w:p w14:paraId="752C117D" w14:textId="77777777" w:rsidR="002E7E61" w:rsidRPr="001B2A36" w:rsidRDefault="002E7E61" w:rsidP="000D7E3D">
      <w:pPr>
        <w:numPr>
          <w:ilvl w:val="0"/>
          <w:numId w:val="1439"/>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then,</w:t>
      </w:r>
      <w:r w:rsidRPr="00DB09F6">
        <w:rPr>
          <w:rFonts w:ascii="Times New Roman" w:hAnsi="Times New Roman"/>
        </w:rPr>
        <w:t xml:space="preserve"> </w:t>
      </w:r>
    </w:p>
    <w:p w14:paraId="36A7EE62" w14:textId="77777777" w:rsidR="002E7E61" w:rsidRPr="002E7E61" w:rsidRDefault="002E7E61" w:rsidP="000D7E3D">
      <w:pPr>
        <w:pStyle w:val="Alg4"/>
        <w:numPr>
          <w:ilvl w:val="1"/>
          <w:numId w:val="1439"/>
        </w:numPr>
      </w:pPr>
      <w:r>
        <w:t xml:space="preserve">Set </w:t>
      </w:r>
      <w:r>
        <w:rPr>
          <w:i/>
          <w:iCs/>
        </w:rPr>
        <w:t>generator’s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14:paraId="6370F6BF" w14:textId="77777777" w:rsidR="002E7E61" w:rsidRDefault="002E7E61" w:rsidP="000D7E3D">
      <w:pPr>
        <w:pStyle w:val="Alg4"/>
        <w:numPr>
          <w:ilvl w:val="1"/>
          <w:numId w:val="1439"/>
        </w:numPr>
      </w:pPr>
      <w:r>
        <w:t xml:space="preserve">Once a generator enters the </w:t>
      </w:r>
      <w:r w:rsidR="0018753F" w:rsidRPr="00156AA7">
        <w:rPr>
          <w:rFonts w:ascii="Courier New" w:hAnsi="Courier New"/>
          <w:b/>
          <w:bCs/>
          <w:sz w:val="18"/>
        </w:rPr>
        <w:t>"</w:t>
      </w:r>
      <w:r w:rsidR="0018753F">
        <w:rPr>
          <w:rFonts w:ascii="Courier New" w:hAnsi="Courier New"/>
          <w:b/>
        </w:rPr>
        <w:t>completed</w:t>
      </w:r>
      <w:r w:rsidR="0018753F" w:rsidRPr="00156AA7">
        <w:rPr>
          <w:rFonts w:ascii="Courier New" w:hAnsi="Courier New"/>
          <w:b/>
          <w:bCs/>
          <w:sz w:val="18"/>
        </w:rPr>
        <w:t>"</w:t>
      </w:r>
      <w:r w:rsidR="0018753F">
        <w:t xml:space="preserve"> </w:t>
      </w:r>
      <w:r>
        <w:t xml:space="preserve">state it never leaves it and its associated </w:t>
      </w:r>
      <w:r w:rsidR="00691A3C">
        <w:t>execution c</w:t>
      </w:r>
      <w:r>
        <w:t xml:space="preserve">ontext is never resumed. </w:t>
      </w:r>
      <w:r w:rsidR="00691A3C">
        <w:t xml:space="preserve">Any execution state associated with </w:t>
      </w:r>
      <w:r w:rsidR="00691A3C">
        <w:rPr>
          <w:i/>
          <w:iCs/>
        </w:rPr>
        <w:t>gene</w:t>
      </w:r>
      <w:r w:rsidR="00604F16">
        <w:rPr>
          <w:i/>
          <w:iCs/>
        </w:rPr>
        <w:t>r</w:t>
      </w:r>
      <w:r w:rsidR="00691A3C">
        <w:rPr>
          <w:i/>
          <w:iCs/>
        </w:rPr>
        <w:t>ator</w:t>
      </w:r>
      <w:r w:rsidR="00691A3C">
        <w:t xml:space="preserve"> can be discard at this point.</w:t>
      </w:r>
    </w:p>
    <w:p w14:paraId="7FB6F2B9" w14:textId="77777777" w:rsidR="002E7E61" w:rsidRDefault="002E7E61" w:rsidP="000D7E3D">
      <w:pPr>
        <w:pStyle w:val="Alg4"/>
        <w:numPr>
          <w:ilvl w:val="1"/>
          <w:numId w:val="1439"/>
        </w:numPr>
      </w:pPr>
      <w:r w:rsidRPr="00E77497">
        <w:t>Return</w:t>
      </w:r>
      <w:r w:rsidR="00691A3C">
        <w:t xml:space="preserve"> </w:t>
      </w:r>
      <w:r w:rsidR="00691A3C">
        <w:rPr>
          <w:i/>
          <w:iCs/>
        </w:rPr>
        <w:t>E</w:t>
      </w:r>
      <w:r w:rsidRPr="00E77497">
        <w:t>.</w:t>
      </w:r>
    </w:p>
    <w:p w14:paraId="288A8E48" w14:textId="77777777" w:rsidR="002E7E61" w:rsidRDefault="002E7E61" w:rsidP="000D7E3D">
      <w:pPr>
        <w:pStyle w:val="Alg4"/>
        <w:numPr>
          <w:ilvl w:val="0"/>
          <w:numId w:val="1439"/>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14:paraId="6681295C" w14:textId="77777777" w:rsidR="002E7E61" w:rsidRDefault="002E7E61" w:rsidP="000D7E3D">
      <w:pPr>
        <w:pStyle w:val="Alg4"/>
        <w:numPr>
          <w:ilvl w:val="0"/>
          <w:numId w:val="1439"/>
        </w:numPr>
      </w:pPr>
      <w:r>
        <w:t xml:space="preserve">Let </w:t>
      </w:r>
      <w:r w:rsidR="00C60875">
        <w:rPr>
          <w:i/>
        </w:rPr>
        <w:t>methodContext</w:t>
      </w:r>
      <w:r w:rsidR="00C60875">
        <w:t xml:space="preserve"> </w:t>
      </w:r>
      <w:r>
        <w:t>be the running</w:t>
      </w:r>
      <w:r w:rsidRPr="00E77497">
        <w:t xml:space="preserve"> </w:t>
      </w:r>
      <w:r>
        <w:t>execution context.</w:t>
      </w:r>
    </w:p>
    <w:p w14:paraId="041C9A06" w14:textId="77777777" w:rsidR="002E7E61" w:rsidRDefault="002E7E61" w:rsidP="000D7E3D">
      <w:pPr>
        <w:pStyle w:val="Alg4"/>
        <w:numPr>
          <w:ilvl w:val="0"/>
          <w:numId w:val="1439"/>
        </w:numPr>
      </w:pPr>
      <w:r>
        <w:t xml:space="preserve">Suspend </w:t>
      </w:r>
      <w:r w:rsidR="00C60875">
        <w:rPr>
          <w:i/>
        </w:rPr>
        <w:t>methodContext</w:t>
      </w:r>
      <w:r>
        <w:t>.</w:t>
      </w:r>
    </w:p>
    <w:p w14:paraId="584D855C" w14:textId="77777777" w:rsidR="002E7E61" w:rsidRPr="00E77497" w:rsidRDefault="002E7E61" w:rsidP="000D7E3D">
      <w:pPr>
        <w:numPr>
          <w:ilvl w:val="0"/>
          <w:numId w:val="1439"/>
        </w:numPr>
        <w:contextualSpacing/>
        <w:rPr>
          <w:rFonts w:ascii="Times New Roman" w:hAnsi="Times New Roman"/>
        </w:rPr>
      </w:pPr>
      <w:r>
        <w:rPr>
          <w:rFonts w:ascii="Times New Roman" w:hAnsi="Times New Roman"/>
        </w:rPr>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14:paraId="31020891" w14:textId="77777777" w:rsidR="002E7E61" w:rsidRDefault="002E7E61" w:rsidP="000D7E3D">
      <w:pPr>
        <w:numPr>
          <w:ilvl w:val="0"/>
          <w:numId w:val="1439"/>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14:paraId="360F7CF7" w14:textId="77777777" w:rsidR="002E7E61" w:rsidRDefault="002E7E61" w:rsidP="000D7E3D">
      <w:pPr>
        <w:numPr>
          <w:ilvl w:val="0"/>
          <w:numId w:val="1439"/>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w:t>
      </w:r>
      <w:r w:rsidR="00691A3C" w:rsidRPr="00691A3C">
        <w:rPr>
          <w:rFonts w:ascii="Times New Roman" w:hAnsi="Times New Roman"/>
          <w:i/>
          <w:iCs/>
        </w:rPr>
        <w:t>E</w:t>
      </w:r>
      <w:r w:rsidR="00691A3C">
        <w:rPr>
          <w:rFonts w:ascii="Times New Roman" w:hAnsi="Times New Roman"/>
        </w:rPr>
        <w:t xml:space="preserve"> </w:t>
      </w:r>
      <w:r w:rsidRPr="00691A3C">
        <w:rPr>
          <w:rFonts w:ascii="Times New Roman" w:hAnsi="Times New Roman"/>
        </w:rPr>
        <w:t>as</w:t>
      </w:r>
      <w:r>
        <w:rPr>
          <w:rFonts w:ascii="Times New Roman" w:hAnsi="Times New Roman"/>
        </w:rPr>
        <w:t xml:space="preserve"> the result of the operation that suspended it.</w:t>
      </w:r>
      <w:r w:rsidR="00691A3C">
        <w:rPr>
          <w:rFonts w:ascii="Times New Roman" w:hAnsi="Times New Roman"/>
        </w:rPr>
        <w:t xml:space="preserve"> </w:t>
      </w:r>
      <w:r>
        <w:rPr>
          <w:rFonts w:ascii="Times New Roman" w:hAnsi="Times New Roman"/>
        </w:rPr>
        <w:t xml:space="preserve"> Let </w:t>
      </w:r>
      <w:r>
        <w:rPr>
          <w:rFonts w:ascii="Times New Roman" w:hAnsi="Times New Roman"/>
          <w:i/>
          <w:iCs/>
        </w:rPr>
        <w:t>result</w:t>
      </w:r>
      <w:r>
        <w:rPr>
          <w:rFonts w:ascii="Times New Roman" w:hAnsi="Times New Roman"/>
        </w:rPr>
        <w:t xml:space="preserve"> be the value returned by the resumed compation. </w:t>
      </w:r>
    </w:p>
    <w:p w14:paraId="0B39E4DA" w14:textId="77777777" w:rsidR="005976CB" w:rsidRDefault="005976CB" w:rsidP="000D7E3D">
      <w:pPr>
        <w:numPr>
          <w:ilvl w:val="0"/>
          <w:numId w:val="1439"/>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14:paraId="470D3FDC" w14:textId="77777777" w:rsidR="002E7E61" w:rsidRPr="00E77497" w:rsidRDefault="002E7E61" w:rsidP="000D7E3D">
      <w:pPr>
        <w:numPr>
          <w:ilvl w:val="0"/>
          <w:numId w:val="1439"/>
        </w:numPr>
        <w:rPr>
          <w:rFonts w:ascii="Times New Roman" w:hAnsi="Times New Roman"/>
        </w:rPr>
      </w:pPr>
      <w:r w:rsidRPr="00E77497">
        <w:rPr>
          <w:rFonts w:ascii="Times New Roman" w:hAnsi="Times New Roman"/>
        </w:rPr>
        <w:t xml:space="preserve">Return </w:t>
      </w:r>
      <w:r>
        <w:rPr>
          <w:rFonts w:ascii="Times New Roman" w:hAnsi="Times New Roman"/>
          <w:i/>
        </w:rPr>
        <w:t>result</w:t>
      </w:r>
      <w:r w:rsidRPr="00E77497">
        <w:rPr>
          <w:rFonts w:ascii="Times New Roman" w:hAnsi="Times New Roman"/>
        </w:rPr>
        <w:t>.</w:t>
      </w:r>
    </w:p>
    <w:p w14:paraId="6257AB65" w14:textId="77777777" w:rsidR="001A6269" w:rsidRPr="00E77497" w:rsidRDefault="001A6269" w:rsidP="00DD2409">
      <w:pPr>
        <w:pStyle w:val="40"/>
      </w:pPr>
      <w:r>
        <w:t>Generator</w:t>
      </w:r>
      <w:r w:rsidRPr="00E77497">
        <w:t>.prototype</w:t>
      </w:r>
      <w:r>
        <w:t xml:space="preserve"> [ @@iterator ]</w:t>
      </w:r>
      <w:r w:rsidRPr="00E77497">
        <w:t xml:space="preserve"> ( </w:t>
      </w:r>
      <w:r>
        <w:t xml:space="preserve">  </w:t>
      </w:r>
      <w:r w:rsidRPr="00E77497">
        <w:t>)</w:t>
      </w:r>
    </w:p>
    <w:p w14:paraId="58571EAD" w14:textId="77777777" w:rsidR="001A6269" w:rsidRPr="00E77497" w:rsidRDefault="001A6269" w:rsidP="000D7E3D">
      <w:r w:rsidRPr="00E77497">
        <w:t>The following steps are taken:</w:t>
      </w:r>
    </w:p>
    <w:p w14:paraId="2140BCA6" w14:textId="77777777" w:rsidR="001A6269" w:rsidRPr="002166A8" w:rsidRDefault="001A6269" w:rsidP="000D7E3D">
      <w:pPr>
        <w:pStyle w:val="Alg4"/>
        <w:numPr>
          <w:ilvl w:val="0"/>
          <w:numId w:val="1510"/>
        </w:numPr>
        <w:spacing w:after="280"/>
      </w:pPr>
      <w:r w:rsidRPr="00E77497">
        <w:t xml:space="preserve">Return </w:t>
      </w:r>
      <w:r>
        <w:t xml:space="preserve">the </w:t>
      </w:r>
      <w:r w:rsidRPr="006847F6">
        <w:rPr>
          <w:b/>
        </w:rPr>
        <w:t>this</w:t>
      </w:r>
      <w:r>
        <w:t xml:space="preserve"> value</w:t>
      </w:r>
      <w:r w:rsidRPr="00E77497">
        <w:t>.</w:t>
      </w:r>
    </w:p>
    <w:p w14:paraId="4B91F210" w14:textId="77777777" w:rsidR="009B68E4" w:rsidRPr="00E77497" w:rsidRDefault="009B68E4" w:rsidP="00DD2409">
      <w:pPr>
        <w:pStyle w:val="40"/>
      </w:pPr>
      <w:r w:rsidRPr="00E77497">
        <w:tab/>
      </w:r>
      <w:r>
        <w:t>Generator</w:t>
      </w:r>
      <w:r w:rsidRPr="00E77497">
        <w:t>.prototype</w:t>
      </w:r>
      <w:r>
        <w:t xml:space="preserve"> [ @@toStringTag</w:t>
      </w:r>
      <w:r w:rsidRPr="00E77497">
        <w:t xml:space="preserve"> </w:t>
      </w:r>
      <w:r>
        <w:t>]</w:t>
      </w:r>
    </w:p>
    <w:p w14:paraId="39002DC6" w14:textId="77777777" w:rsidR="009B68E4" w:rsidRPr="00097A4C" w:rsidRDefault="009B68E4" w:rsidP="000D7E3D">
      <w:r w:rsidRPr="00E77497">
        <w:t xml:space="preserve">The </w:t>
      </w:r>
      <w:r>
        <w:t xml:space="preserve">initial value of the @@toStringTag property is the string value </w:t>
      </w:r>
      <w:r w:rsidRPr="00E77497">
        <w:rPr>
          <w:b/>
        </w:rPr>
        <w:t>"</w:t>
      </w:r>
      <w:r>
        <w:rPr>
          <w:rFonts w:ascii="Courier New" w:hAnsi="Courier New" w:cs="Courier New"/>
          <w:b/>
        </w:rPr>
        <w:t>Generator</w:t>
      </w:r>
      <w:r w:rsidRPr="00E77497">
        <w:rPr>
          <w:b/>
        </w:rPr>
        <w:t>"</w:t>
      </w:r>
      <w:r>
        <w:t>.</w:t>
      </w:r>
    </w:p>
    <w:p w14:paraId="56E8D63A" w14:textId="77777777" w:rsidR="009B68E4" w:rsidRPr="00E77497" w:rsidRDefault="009B68E4"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14:paraId="3D6F4BFB" w14:textId="77777777" w:rsidR="00D6570B" w:rsidRDefault="00D6570B" w:rsidP="00DD2409">
      <w:pPr>
        <w:pStyle w:val="30"/>
      </w:pPr>
      <w:bookmarkStart w:id="15539" w:name="_Toc368050827"/>
      <w:r>
        <w:t>Properties of Generator Instances</w:t>
      </w:r>
      <w:bookmarkEnd w:id="15539"/>
    </w:p>
    <w:p w14:paraId="71C2BF03" w14:textId="77777777" w:rsidR="00D6570B" w:rsidRDefault="00D6570B" w:rsidP="000D7E3D">
      <w:r>
        <w:t>Generator instances are initially created with</w:t>
      </w:r>
      <w:r w:rsidRPr="00E77497">
        <w:t xml:space="preserve"> </w:t>
      </w:r>
      <w:r>
        <w:t xml:space="preserve">the internal data properties described </w:t>
      </w:r>
      <w:r w:rsidR="00386020">
        <w:t xml:space="preserve">in </w:t>
      </w:r>
      <w:r w:rsidR="00386020">
        <w:fldChar w:fldCharType="begin"/>
      </w:r>
      <w:r w:rsidR="00386020">
        <w:instrText xml:space="preserve"> REF _Ref366083109 \h </w:instrText>
      </w:r>
      <w:r w:rsidR="00386020">
        <w:fldChar w:fldCharType="separate"/>
      </w:r>
      <w:r w:rsidR="00D433E8">
        <w:t xml:space="preserve">Table </w:t>
      </w:r>
      <w:r w:rsidR="00D433E8">
        <w:rPr>
          <w:noProof/>
        </w:rPr>
        <w:t>39</w:t>
      </w:r>
      <w:r w:rsidR="00386020">
        <w:fldChar w:fldCharType="end"/>
      </w:r>
      <w:r>
        <w:t>.</w:t>
      </w:r>
    </w:p>
    <w:p w14:paraId="5726C655" w14:textId="77777777" w:rsidR="00D6570B" w:rsidRDefault="00D6570B" w:rsidP="000D7E3D">
      <w:pPr>
        <w:pStyle w:val="afffff4"/>
        <w:keepNext/>
        <w:jc w:val="center"/>
      </w:pPr>
      <w:bookmarkStart w:id="15540" w:name="_Ref366083109"/>
      <w:r>
        <w:t xml:space="preserve">Table </w:t>
      </w:r>
      <w:r>
        <w:fldChar w:fldCharType="begin"/>
      </w:r>
      <w:r>
        <w:instrText xml:space="preserve"> SEQ Table \* ARABIC </w:instrText>
      </w:r>
      <w:r>
        <w:fldChar w:fldCharType="separate"/>
      </w:r>
      <w:r w:rsidR="00D433E8">
        <w:rPr>
          <w:noProof/>
        </w:rPr>
        <w:t>39</w:t>
      </w:r>
      <w:r>
        <w:fldChar w:fldCharType="end"/>
      </w:r>
      <w:bookmarkEnd w:id="15540"/>
      <w:r>
        <w:t xml:space="preserve"> — Internal Data Properties of Generator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D6570B" w:rsidRPr="00E77497" w14:paraId="23391BA9" w14:textId="77777777" w:rsidTr="00CF7A6A">
        <w:tc>
          <w:tcPr>
            <w:tcW w:w="2250" w:type="dxa"/>
            <w:tcBorders>
              <w:top w:val="single" w:sz="12" w:space="0" w:color="000000"/>
              <w:left w:val="single" w:sz="6" w:space="0" w:color="000000"/>
              <w:bottom w:val="single" w:sz="6" w:space="0" w:color="000000"/>
              <w:right w:val="nil"/>
            </w:tcBorders>
            <w:shd w:val="solid" w:color="C0C0C0" w:fill="FFFFFF"/>
          </w:tcPr>
          <w:p w14:paraId="0593889E" w14:textId="77777777" w:rsidR="00D6570B" w:rsidRPr="002166A8" w:rsidRDefault="00D6570B" w:rsidP="000D7E3D">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07ECD1CB" w14:textId="77777777" w:rsidR="00D6570B" w:rsidRPr="002166A8" w:rsidRDefault="00D6570B" w:rsidP="000D7E3D">
            <w:pPr>
              <w:spacing w:after="120"/>
              <w:jc w:val="center"/>
              <w:rPr>
                <w:b/>
                <w:shd w:val="solid" w:color="C0C0C0" w:fill="FFFFFF"/>
              </w:rPr>
            </w:pPr>
            <w:r w:rsidRPr="002166A8">
              <w:rPr>
                <w:b/>
                <w:shd w:val="solid" w:color="C0C0C0" w:fill="FFFFFF"/>
              </w:rPr>
              <w:t>Description</w:t>
            </w:r>
          </w:p>
        </w:tc>
      </w:tr>
      <w:tr w:rsidR="00D6570B" w:rsidRPr="00E77497" w14:paraId="7E3A8A7B" w14:textId="77777777" w:rsidTr="00CF7A6A">
        <w:tc>
          <w:tcPr>
            <w:tcW w:w="2250" w:type="dxa"/>
            <w:tcBorders>
              <w:top w:val="nil"/>
            </w:tcBorders>
          </w:tcPr>
          <w:p w14:paraId="60E6DDBC" w14:textId="77777777" w:rsidR="00D6570B" w:rsidRPr="00504F46" w:rsidRDefault="00D6570B" w:rsidP="00B55107">
            <w:pPr>
              <w:spacing w:after="0"/>
              <w:contextualSpacing/>
              <w:rPr>
                <w:rFonts w:ascii="Times New Roman" w:hAnsi="Times New Roman"/>
              </w:rPr>
            </w:pPr>
            <w:r>
              <w:rPr>
                <w:rFonts w:ascii="Times New Roman" w:hAnsi="Times New Roman"/>
              </w:rPr>
              <w:t>[[GeneratorState]]</w:t>
            </w:r>
          </w:p>
        </w:tc>
        <w:tc>
          <w:tcPr>
            <w:tcW w:w="5957" w:type="dxa"/>
            <w:tcBorders>
              <w:top w:val="nil"/>
            </w:tcBorders>
          </w:tcPr>
          <w:p w14:paraId="13D5701B" w14:textId="77777777" w:rsidR="00D6570B" w:rsidRPr="0079692B" w:rsidRDefault="0079692B" w:rsidP="007F5175">
            <w:pPr>
              <w:spacing w:after="0"/>
              <w:contextualSpacing/>
              <w:rPr>
                <w:rFonts w:cs="Arial"/>
              </w:rPr>
            </w:pPr>
            <w:r>
              <w:rPr>
                <w:rFonts w:cs="Arial"/>
              </w:rPr>
              <w:t xml:space="preserve">The current execution state of the generator.  The possible values are: </w:t>
            </w:r>
            <w:r>
              <w:rPr>
                <w:rFonts w:cs="Arial"/>
                <w:b/>
                <w:bCs/>
              </w:rPr>
              <w:t>undefined</w:t>
            </w:r>
            <w:r>
              <w:rPr>
                <w:rFonts w:cs="Arial"/>
              </w:rPr>
              <w:t xml:space="preserve">,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 xml:space="preserve">, and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rsidR="0080348E">
              <w:rPr>
                <w:rFonts w:ascii="Times New Roman" w:hAnsi="Times New Roman"/>
              </w:rPr>
              <w:t>.</w:t>
            </w:r>
          </w:p>
        </w:tc>
      </w:tr>
      <w:tr w:rsidR="00D6570B" w:rsidRPr="00E77497" w14:paraId="46A60980" w14:textId="77777777" w:rsidTr="00CF7A6A">
        <w:tc>
          <w:tcPr>
            <w:tcW w:w="2250" w:type="dxa"/>
            <w:tcBorders>
              <w:top w:val="nil"/>
            </w:tcBorders>
          </w:tcPr>
          <w:p w14:paraId="26DF863F" w14:textId="77777777" w:rsidR="00D6570B" w:rsidRPr="0094030D" w:rsidRDefault="0094030D" w:rsidP="00B55107">
            <w:pPr>
              <w:spacing w:after="0"/>
              <w:contextualSpacing/>
              <w:rPr>
                <w:rFonts w:ascii="Times New Roman" w:hAnsi="Times New Roman"/>
              </w:rPr>
            </w:pPr>
            <w:r w:rsidRPr="0094030D">
              <w:rPr>
                <w:rFonts w:ascii="Times New Roman" w:hAnsi="Times New Roman"/>
              </w:rPr>
              <w:t>[[GeneratorContext]]</w:t>
            </w:r>
          </w:p>
        </w:tc>
        <w:tc>
          <w:tcPr>
            <w:tcW w:w="5957" w:type="dxa"/>
            <w:tcBorders>
              <w:top w:val="nil"/>
            </w:tcBorders>
          </w:tcPr>
          <w:p w14:paraId="682DF893" w14:textId="77777777" w:rsidR="00D6570B" w:rsidRPr="000D3CBD" w:rsidRDefault="0080348E" w:rsidP="007F5175">
            <w:pPr>
              <w:spacing w:after="0"/>
              <w:contextualSpacing/>
              <w:rPr>
                <w:rFonts w:cs="Arial"/>
              </w:rPr>
            </w:pPr>
            <w:r>
              <w:rPr>
                <w:rFonts w:cs="Arial"/>
              </w:rPr>
              <w:t>The execution context that is used when executing the code of this generator.</w:t>
            </w:r>
          </w:p>
        </w:tc>
      </w:tr>
    </w:tbl>
    <w:p w14:paraId="6AC75521" w14:textId="77777777" w:rsidR="00D6570B" w:rsidRDefault="00D6570B" w:rsidP="00B55107"/>
    <w:p w14:paraId="7C19C6D3" w14:textId="77777777" w:rsidR="00281219" w:rsidRDefault="00281219" w:rsidP="00DD2409">
      <w:pPr>
        <w:pStyle w:val="30"/>
      </w:pPr>
      <w:bookmarkStart w:id="15541" w:name="_Ref359327247"/>
      <w:bookmarkStart w:id="15542" w:name="_Toc368050828"/>
      <w:r>
        <w:t>Iteration Related Abstract Operations</w:t>
      </w:r>
      <w:bookmarkEnd w:id="15541"/>
      <w:bookmarkEnd w:id="15542"/>
    </w:p>
    <w:p w14:paraId="03ED85F7" w14:textId="77777777" w:rsidR="00B67581" w:rsidRPr="00E77497" w:rsidRDefault="00B67581" w:rsidP="00DD2409">
      <w:pPr>
        <w:pStyle w:val="40"/>
      </w:pPr>
      <w:r w:rsidRPr="00E77497">
        <w:tab/>
      </w:r>
      <w:r>
        <w:t>GeneratorStart (</w:t>
      </w:r>
      <w:r w:rsidR="007477B8" w:rsidRPr="002B415A">
        <w:t>generator</w:t>
      </w:r>
      <w:r>
        <w:t xml:space="preserve">, </w:t>
      </w:r>
      <w:r w:rsidRPr="002B415A">
        <w:t>generatorBody</w:t>
      </w:r>
      <w:r>
        <w:t>)</w:t>
      </w:r>
    </w:p>
    <w:p w14:paraId="4A390B34" w14:textId="77777777" w:rsidR="002B415A" w:rsidRDefault="002B415A" w:rsidP="000D7E3D">
      <w:pPr>
        <w:numPr>
          <w:ilvl w:val="0"/>
          <w:numId w:val="1446"/>
        </w:numPr>
        <w:spacing w:after="0"/>
        <w:contextualSpacing/>
        <w:rPr>
          <w:rFonts w:ascii="Times New Roman" w:hAnsi="Times New Roman"/>
        </w:rPr>
      </w:pPr>
      <w:r>
        <w:rPr>
          <w:rFonts w:ascii="Times New Roman" w:hAnsi="Times New Roman"/>
        </w:rPr>
        <w:t xml:space="preserve">Assert: The value of </w:t>
      </w:r>
      <w:r>
        <w:rPr>
          <w:rFonts w:ascii="Times New Roman" w:hAnsi="Times New Roman"/>
          <w:i/>
          <w:iCs/>
        </w:rPr>
        <w:t>generator’s</w:t>
      </w:r>
      <w:r>
        <w:rPr>
          <w:rFonts w:ascii="Times New Roman" w:hAnsi="Times New Roman"/>
        </w:rPr>
        <w:t xml:space="preserve"> </w:t>
      </w:r>
      <w:r w:rsidRPr="002B415A">
        <w:rPr>
          <w:rFonts w:ascii="Times New Roman" w:hAnsi="Times New Roman"/>
        </w:rPr>
        <w:t>[[GeneratorState]] internal data property</w:t>
      </w:r>
      <w:r>
        <w:rPr>
          <w:rFonts w:ascii="Times New Roman" w:hAnsi="Times New Roman"/>
        </w:rPr>
        <w:t xml:space="preserve"> is </w:t>
      </w:r>
      <w:r>
        <w:rPr>
          <w:rFonts w:ascii="Times New Roman" w:hAnsi="Times New Roman"/>
          <w:b/>
          <w:bCs/>
        </w:rPr>
        <w:t>undefined</w:t>
      </w:r>
      <w:r>
        <w:rPr>
          <w:rFonts w:ascii="Times New Roman" w:hAnsi="Times New Roman"/>
        </w:rPr>
        <w:t>.</w:t>
      </w:r>
    </w:p>
    <w:p w14:paraId="096FA5C2" w14:textId="77777777" w:rsidR="00B67581" w:rsidRDefault="00B67581" w:rsidP="000D7E3D">
      <w:pPr>
        <w:numPr>
          <w:ilvl w:val="0"/>
          <w:numId w:val="1446"/>
        </w:numPr>
        <w:spacing w:after="0"/>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14:paraId="1B36AB1E" w14:textId="77777777" w:rsidR="00B67581" w:rsidRDefault="00B67581" w:rsidP="000D7E3D">
      <w:pPr>
        <w:numPr>
          <w:ilvl w:val="0"/>
          <w:numId w:val="1446"/>
        </w:numPr>
        <w:contextualSpacing/>
        <w:rPr>
          <w:rFonts w:ascii="Times New Roman" w:hAnsi="Times New Roman"/>
        </w:rPr>
      </w:pPr>
      <w:r>
        <w:rPr>
          <w:rFonts w:ascii="Times New Roman" w:hAnsi="Times New Roman"/>
        </w:rPr>
        <w:t xml:space="preserve">Set the Generator component of </w:t>
      </w:r>
      <w:r>
        <w:rPr>
          <w:rFonts w:ascii="Times New Roman" w:hAnsi="Times New Roman"/>
          <w:i/>
          <w:iCs/>
        </w:rPr>
        <w:t>genContext</w:t>
      </w:r>
      <w:r>
        <w:rPr>
          <w:rFonts w:ascii="Times New Roman" w:hAnsi="Times New Roman"/>
        </w:rPr>
        <w:t xml:space="preserve"> to </w:t>
      </w:r>
      <w:r w:rsidR="007477B8" w:rsidRPr="007477B8">
        <w:rPr>
          <w:rFonts w:ascii="Times New Roman" w:hAnsi="Times New Roman"/>
          <w:bCs/>
          <w:i/>
        </w:rPr>
        <w:t>generator</w:t>
      </w:r>
      <w:r>
        <w:rPr>
          <w:rFonts w:ascii="Times New Roman" w:hAnsi="Times New Roman"/>
          <w:i/>
          <w:iCs/>
        </w:rPr>
        <w:t>.</w:t>
      </w:r>
    </w:p>
    <w:p w14:paraId="1B4F54C0" w14:textId="77777777" w:rsidR="00B67581" w:rsidRDefault="00B67581" w:rsidP="000D7E3D">
      <w:pPr>
        <w:numPr>
          <w:ilvl w:val="0"/>
          <w:numId w:val="1446"/>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for that execution context the following steps will be performed:</w:t>
      </w:r>
    </w:p>
    <w:p w14:paraId="4D72FBBA" w14:textId="77777777" w:rsidR="00B67581" w:rsidRDefault="00B67581" w:rsidP="000D7E3D">
      <w:pPr>
        <w:numPr>
          <w:ilvl w:val="1"/>
          <w:numId w:val="1446"/>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evaluating </w:t>
      </w:r>
      <w:r w:rsidR="007477B8" w:rsidRPr="007477B8">
        <w:rPr>
          <w:rFonts w:ascii="Times New Roman" w:hAnsi="Times New Roman"/>
          <w:bCs/>
          <w:i/>
        </w:rPr>
        <w:t>generatorBody</w:t>
      </w:r>
      <w:r>
        <w:rPr>
          <w:rFonts w:ascii="Times New Roman" w:hAnsi="Times New Roman"/>
        </w:rPr>
        <w:t>.</w:t>
      </w:r>
    </w:p>
    <w:p w14:paraId="4F2FEE54" w14:textId="77777777" w:rsidR="00B67581" w:rsidRDefault="00B67581" w:rsidP="000D7E3D">
      <w:pPr>
        <w:numPr>
          <w:ilvl w:val="1"/>
          <w:numId w:val="1446"/>
        </w:numPr>
        <w:spacing w:after="0"/>
        <w:contextualSpacing/>
        <w:rPr>
          <w:rFonts w:ascii="Times New Roman" w:hAnsi="Times New Roman"/>
        </w:rPr>
      </w:pPr>
      <w:r>
        <w:rPr>
          <w:rFonts w:ascii="Times New Roman" w:hAnsi="Times New Roman"/>
        </w:rPr>
        <w:t>Assert: If we return here, the generator either threw an exception or performed either an implicit or explicit return.</w:t>
      </w:r>
    </w:p>
    <w:p w14:paraId="7CD6EB99" w14:textId="77777777" w:rsidR="00B67581" w:rsidRDefault="00B67581" w:rsidP="000D7E3D">
      <w:pPr>
        <w:pStyle w:val="Alg2"/>
        <w:numPr>
          <w:ilvl w:val="1"/>
          <w:numId w:val="1446"/>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14:paraId="5C1939AD" w14:textId="77777777" w:rsidR="00B67581" w:rsidRPr="002E7E61" w:rsidRDefault="00B67581" w:rsidP="000D7E3D">
      <w:pPr>
        <w:pStyle w:val="Alg4"/>
        <w:numPr>
          <w:ilvl w:val="1"/>
          <w:numId w:val="1446"/>
        </w:numPr>
      </w:pPr>
      <w:r>
        <w:t xml:space="preserve">Set </w:t>
      </w:r>
      <w:r w:rsidR="002B415A" w:rsidRPr="007477B8">
        <w:rPr>
          <w:bCs/>
          <w:i/>
        </w:rPr>
        <w:t>generator</w:t>
      </w:r>
      <w:r>
        <w:rPr>
          <w:i/>
          <w:iCs/>
        </w:rPr>
        <w:t>’s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14:paraId="4EC68DAB" w14:textId="77777777" w:rsidR="00B67581" w:rsidRDefault="00B67581" w:rsidP="000D7E3D">
      <w:pPr>
        <w:pStyle w:val="Alg4"/>
        <w:numPr>
          <w:ilvl w:val="1"/>
          <w:numId w:val="1446"/>
        </w:numPr>
      </w:pPr>
      <w:r>
        <w:t xml:space="preserve">Once a generator enters the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 xml:space="preserve"> state it never leaves it and its associated execution context is never resumed. Any execution state associated with </w:t>
      </w:r>
      <w:r>
        <w:rPr>
          <w:i/>
          <w:iCs/>
        </w:rPr>
        <w:t>gene</w:t>
      </w:r>
      <w:r w:rsidR="00604F16">
        <w:rPr>
          <w:i/>
          <w:iCs/>
        </w:rPr>
        <w:t>r</w:t>
      </w:r>
      <w:r>
        <w:rPr>
          <w:i/>
          <w:iCs/>
        </w:rPr>
        <w:t>ator</w:t>
      </w:r>
      <w:r>
        <w:t xml:space="preserve"> can be discard at this point.</w:t>
      </w:r>
    </w:p>
    <w:p w14:paraId="3235C193" w14:textId="77777777" w:rsidR="00B67581" w:rsidRPr="00826863" w:rsidRDefault="00B67581" w:rsidP="000D7E3D">
      <w:pPr>
        <w:numPr>
          <w:ilvl w:val="1"/>
          <w:numId w:val="1446"/>
        </w:numPr>
        <w:contextualSpacing/>
        <w:rPr>
          <w:rFonts w:ascii="Times New Roman" w:hAnsi="Times New Roman"/>
        </w:rPr>
      </w:pPr>
      <w:r w:rsidRPr="00826863">
        <w:rPr>
          <w:rFonts w:ascii="Times New Roman" w:hAnsi="Times New Roman"/>
        </w:rPr>
        <w:t>ReturnIfAbrupt(</w:t>
      </w:r>
      <w:r w:rsidRPr="00826863">
        <w:rPr>
          <w:rFonts w:ascii="Times New Roman" w:hAnsi="Times New Roman"/>
          <w:i/>
          <w:iCs/>
        </w:rPr>
        <w:t>result</w:t>
      </w:r>
      <w:r w:rsidRPr="00826863">
        <w:rPr>
          <w:rFonts w:ascii="Times New Roman" w:hAnsi="Times New Roman"/>
        </w:rPr>
        <w:t>).</w:t>
      </w:r>
    </w:p>
    <w:p w14:paraId="534FDFD2" w14:textId="77777777" w:rsidR="00B67581" w:rsidRDefault="00B67581" w:rsidP="000D7E3D">
      <w:pPr>
        <w:numPr>
          <w:ilvl w:val="1"/>
          <w:numId w:val="1446"/>
        </w:numPr>
        <w:contextualSpacing/>
        <w:rPr>
          <w:rFonts w:ascii="Times New Roman" w:hAnsi="Times New Roman"/>
        </w:rPr>
      </w:pPr>
      <w:r>
        <w:rPr>
          <w:rFonts w:ascii="Times New Roman" w:hAnsi="Times New Roman"/>
        </w:rPr>
        <w:t>Return CreateIt</w:t>
      </w:r>
      <w:ins w:id="15543" w:author="Rev 19 Allen Wirfs-Brock" w:date="2013-09-06T10:16:00Z">
        <w:r w:rsidR="00AE748F">
          <w:rPr>
            <w:rFonts w:ascii="Times New Roman" w:hAnsi="Times New Roman"/>
          </w:rPr>
          <w:t>e</w:t>
        </w:r>
      </w:ins>
      <w:r>
        <w:rPr>
          <w:rFonts w:ascii="Times New Roman" w:hAnsi="Times New Roman"/>
        </w:rPr>
        <w:t>r</w:t>
      </w:r>
      <w:r w:rsidR="00B775C8">
        <w:rPr>
          <w:rFonts w:ascii="Times New Roman" w:hAnsi="Times New Roman"/>
        </w:rPr>
        <w:t>Result</w:t>
      </w:r>
      <w:r>
        <w:rPr>
          <w:rFonts w:ascii="Times New Roman" w:hAnsi="Times New Roman"/>
        </w:rPr>
        <w:t>Object(</w:t>
      </w:r>
      <w:r>
        <w:rPr>
          <w:rFonts w:ascii="Times New Roman" w:hAnsi="Times New Roman"/>
          <w:i/>
          <w:iCs/>
        </w:rPr>
        <w:t>result</w:t>
      </w:r>
      <w:r>
        <w:rPr>
          <w:rFonts w:ascii="Times New Roman" w:hAnsi="Times New Roman"/>
        </w:rPr>
        <w:t xml:space="preserve">, </w:t>
      </w:r>
      <w:r>
        <w:rPr>
          <w:rFonts w:ascii="Times New Roman" w:hAnsi="Times New Roman"/>
          <w:b/>
          <w:bCs/>
        </w:rPr>
        <w:t>true</w:t>
      </w:r>
      <w:r>
        <w:rPr>
          <w:rFonts w:ascii="Times New Roman" w:hAnsi="Times New Roman"/>
        </w:rPr>
        <w:t>).</w:t>
      </w:r>
    </w:p>
    <w:p w14:paraId="3A4A56B4" w14:textId="77777777" w:rsidR="00B67581" w:rsidRDefault="00B67581" w:rsidP="000D7E3D">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w:t>
      </w:r>
      <w:r>
        <w:rPr>
          <w:rFonts w:ascii="Times New Roman" w:hAnsi="Times New Roman"/>
        </w:rPr>
        <w:t>Context</w:t>
      </w:r>
      <w:r w:rsidRPr="00F2731D">
        <w:rPr>
          <w:rFonts w:ascii="Times New Roman" w:hAnsi="Times New Roman"/>
        </w:rPr>
        <w:t>]] internal data property</w:t>
      </w:r>
      <w:r>
        <w:rPr>
          <w:rFonts w:ascii="Times New Roman" w:hAnsi="Times New Roman"/>
        </w:rPr>
        <w:t xml:space="preserve"> to </w:t>
      </w:r>
      <w:r w:rsidRPr="001C06E9">
        <w:rPr>
          <w:rFonts w:ascii="Times New Roman" w:hAnsi="Times New Roman"/>
          <w:i/>
          <w:iCs/>
        </w:rPr>
        <w:t>genContext</w:t>
      </w:r>
      <w:r>
        <w:rPr>
          <w:rFonts w:ascii="Times New Roman" w:hAnsi="Times New Roman"/>
        </w:rPr>
        <w:t>.</w:t>
      </w:r>
    </w:p>
    <w:p w14:paraId="50ED01F2" w14:textId="77777777" w:rsidR="00B67581" w:rsidRDefault="00B67581" w:rsidP="000D7E3D">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w:t>
      </w:r>
    </w:p>
    <w:p w14:paraId="2F70707D" w14:textId="77777777" w:rsidR="00B67581" w:rsidRPr="00E77497" w:rsidRDefault="00B67581" w:rsidP="000D7E3D">
      <w:pPr>
        <w:numPr>
          <w:ilvl w:val="0"/>
          <w:numId w:val="1446"/>
        </w:numPr>
        <w:rPr>
          <w:rFonts w:ascii="Times New Roman" w:hAnsi="Times New Roman"/>
        </w:rPr>
      </w:pPr>
      <w:r>
        <w:rPr>
          <w:rFonts w:ascii="Times New Roman" w:hAnsi="Times New Roman"/>
        </w:rPr>
        <w:t>Return NormalCompletion(</w:t>
      </w:r>
      <w:r w:rsidR="007477B8" w:rsidRPr="007477B8">
        <w:rPr>
          <w:rFonts w:ascii="Times New Roman" w:hAnsi="Times New Roman"/>
          <w:bCs/>
          <w:i/>
        </w:rPr>
        <w:t>generator</w:t>
      </w:r>
      <w:r>
        <w:rPr>
          <w:rFonts w:ascii="Times New Roman" w:hAnsi="Times New Roman"/>
        </w:rPr>
        <w:t>)</w:t>
      </w:r>
      <w:r w:rsidRPr="00E77497">
        <w:rPr>
          <w:rFonts w:ascii="Times New Roman" w:hAnsi="Times New Roman"/>
        </w:rPr>
        <w:t>.</w:t>
      </w:r>
    </w:p>
    <w:p w14:paraId="07984182" w14:textId="77777777" w:rsidR="00A2188B" w:rsidRPr="00E77497" w:rsidRDefault="00A2188B" w:rsidP="00DD2409">
      <w:pPr>
        <w:pStyle w:val="40"/>
      </w:pPr>
      <w:r w:rsidRPr="00E77497">
        <w:tab/>
      </w:r>
      <w:r>
        <w:t>Generator</w:t>
      </w:r>
      <w:r w:rsidR="002B1EEE">
        <w:t>Resume</w:t>
      </w:r>
      <w:r>
        <w:t xml:space="preserve"> ( generator, value )</w:t>
      </w:r>
    </w:p>
    <w:p w14:paraId="7715C063" w14:textId="77777777" w:rsidR="00A2188B" w:rsidRDefault="00A2188B" w:rsidP="000D7E3D">
      <w:r>
        <w:t>The abstract operation Generator</w:t>
      </w:r>
      <w:r w:rsidR="002B1EEE">
        <w:t>Resume</w:t>
      </w:r>
      <w:r>
        <w:t xml:space="preserve"> with arguments </w:t>
      </w:r>
      <w:r>
        <w:rPr>
          <w:rFonts w:ascii="Times New Roman" w:hAnsi="Times New Roman"/>
          <w:i/>
          <w:iCs/>
        </w:rPr>
        <w:t>generator</w:t>
      </w:r>
      <w:r>
        <w:rPr>
          <w:rFonts w:ascii="Times New Roman" w:hAnsi="Times New Roman"/>
        </w:rPr>
        <w:t xml:space="preserve"> and </w:t>
      </w:r>
      <w:r w:rsidRPr="00AA6714">
        <w:rPr>
          <w:rFonts w:ascii="Times New Roman" w:hAnsi="Times New Roman"/>
          <w:i/>
          <w:iCs/>
        </w:rPr>
        <w:t>value</w:t>
      </w:r>
      <w:r>
        <w:t xml:space="preserve"> performs the following steps:</w:t>
      </w:r>
    </w:p>
    <w:p w14:paraId="18827D98" w14:textId="77777777" w:rsidR="00A2188B" w:rsidRDefault="00A2188B" w:rsidP="000D7E3D">
      <w:pPr>
        <w:numPr>
          <w:ilvl w:val="0"/>
          <w:numId w:val="1437"/>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14:paraId="6118EBC9" w14:textId="77777777" w:rsidR="00A2188B" w:rsidRDefault="00A2188B" w:rsidP="000D7E3D">
      <w:pPr>
        <w:numPr>
          <w:ilvl w:val="0"/>
          <w:numId w:val="1437"/>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14:paraId="141A675F" w14:textId="77777777" w:rsidR="00A2188B" w:rsidRDefault="00A2188B" w:rsidP="000D7E3D">
      <w:pPr>
        <w:numPr>
          <w:ilvl w:val="0"/>
          <w:numId w:val="1437"/>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14:paraId="53FC69D3" w14:textId="77777777" w:rsidR="00A2188B" w:rsidRDefault="00A2188B" w:rsidP="000D7E3D">
      <w:pPr>
        <w:numPr>
          <w:ilvl w:val="0"/>
          <w:numId w:val="1437"/>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14:paraId="157493FA" w14:textId="77777777" w:rsidR="00A2188B" w:rsidRDefault="00A2188B" w:rsidP="000D7E3D">
      <w:pPr>
        <w:numPr>
          <w:ilvl w:val="0"/>
          <w:numId w:val="1437"/>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14:paraId="345DACDF" w14:textId="77777777" w:rsidR="00A2188B" w:rsidRPr="001B2A36" w:rsidRDefault="00A2188B" w:rsidP="000D7E3D">
      <w:pPr>
        <w:numPr>
          <w:ilvl w:val="0"/>
          <w:numId w:val="1437"/>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and </w:t>
      </w:r>
      <w:r>
        <w:rPr>
          <w:rFonts w:ascii="Times New Roman" w:hAnsi="Times New Roman"/>
          <w:i/>
          <w:iCs/>
        </w:rPr>
        <w:t>value</w:t>
      </w:r>
      <w:r>
        <w:rPr>
          <w:rFonts w:ascii="Times New Roman" w:hAnsi="Times New Roman"/>
        </w:rPr>
        <w:t xml:space="preserve"> is not </w:t>
      </w:r>
      <w:r>
        <w:rPr>
          <w:rFonts w:ascii="Times New Roman" w:hAnsi="Times New Roman"/>
          <w:b/>
          <w:bCs/>
        </w:rPr>
        <w:t>undefined</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14:paraId="08BDB2B1" w14:textId="77777777" w:rsidR="00A2188B" w:rsidRDefault="00A2188B" w:rsidP="000D7E3D">
      <w:pPr>
        <w:pStyle w:val="Alg4"/>
        <w:numPr>
          <w:ilvl w:val="0"/>
          <w:numId w:val="1437"/>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14:paraId="707CF54F" w14:textId="77777777" w:rsidR="00A2188B" w:rsidRDefault="00A2188B" w:rsidP="000D7E3D">
      <w:pPr>
        <w:pStyle w:val="Alg4"/>
        <w:numPr>
          <w:ilvl w:val="0"/>
          <w:numId w:val="1437"/>
        </w:numPr>
      </w:pPr>
      <w:r>
        <w:t xml:space="preserve">Let </w:t>
      </w:r>
      <w:r w:rsidR="00C60875">
        <w:rPr>
          <w:i/>
        </w:rPr>
        <w:t>methodContext</w:t>
      </w:r>
      <w:r>
        <w:t xml:space="preserve"> be the running</w:t>
      </w:r>
      <w:r w:rsidRPr="00E77497">
        <w:t xml:space="preserve"> </w:t>
      </w:r>
      <w:r>
        <w:t>execution context.</w:t>
      </w:r>
    </w:p>
    <w:p w14:paraId="04DBBCB5" w14:textId="77777777" w:rsidR="00A2188B" w:rsidRDefault="00A2188B" w:rsidP="000D7E3D">
      <w:pPr>
        <w:pStyle w:val="Alg4"/>
        <w:numPr>
          <w:ilvl w:val="0"/>
          <w:numId w:val="1437"/>
        </w:numPr>
      </w:pPr>
      <w:r>
        <w:t xml:space="preserve">Suspend </w:t>
      </w:r>
      <w:r w:rsidR="00C60875">
        <w:rPr>
          <w:i/>
        </w:rPr>
        <w:t>methodContext</w:t>
      </w:r>
      <w:r>
        <w:t>.</w:t>
      </w:r>
    </w:p>
    <w:p w14:paraId="7CE31988" w14:textId="77777777" w:rsidR="001B2A36" w:rsidRPr="00E77497" w:rsidRDefault="001B2A36" w:rsidP="000D7E3D">
      <w:pPr>
        <w:numPr>
          <w:ilvl w:val="0"/>
          <w:numId w:val="1437"/>
        </w:numPr>
        <w:contextualSpacing/>
        <w:rPr>
          <w:rFonts w:ascii="Times New Roman" w:hAnsi="Times New Roman"/>
        </w:rPr>
      </w:pPr>
      <w:r>
        <w:rPr>
          <w:rFonts w:ascii="Times New Roman" w:hAnsi="Times New Roman"/>
        </w:rPr>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14:paraId="2F5775F0" w14:textId="77777777" w:rsidR="00A2188B" w:rsidRDefault="00A2188B" w:rsidP="000D7E3D">
      <w:pPr>
        <w:numPr>
          <w:ilvl w:val="0"/>
          <w:numId w:val="1437"/>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14:paraId="495431A8" w14:textId="77777777" w:rsidR="006B41BF" w:rsidRDefault="006B41BF" w:rsidP="000D7E3D">
      <w:pPr>
        <w:numPr>
          <w:ilvl w:val="0"/>
          <w:numId w:val="1437"/>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w:t>
      </w:r>
      <w:r w:rsidR="00FA69ED">
        <w:rPr>
          <w:rFonts w:ascii="Times New Roman" w:hAnsi="Times New Roman"/>
        </w:rPr>
        <w:t>u</w:t>
      </w:r>
      <w:r>
        <w:rPr>
          <w:rFonts w:ascii="Times New Roman" w:hAnsi="Times New Roman"/>
        </w:rPr>
        <w:t>t</w:t>
      </w:r>
      <w:r w:rsidR="00FA69ED">
        <w:rPr>
          <w:rFonts w:ascii="Times New Roman" w:hAnsi="Times New Roman"/>
        </w:rPr>
        <w:t>at</w:t>
      </w:r>
      <w:r>
        <w:rPr>
          <w:rFonts w:ascii="Times New Roman" w:hAnsi="Times New Roman"/>
        </w:rPr>
        <w:t xml:space="preserve">ion. </w:t>
      </w:r>
    </w:p>
    <w:p w14:paraId="3E01E016" w14:textId="77777777" w:rsidR="00C60875" w:rsidRDefault="00C60875" w:rsidP="000D7E3D">
      <w:pPr>
        <w:numPr>
          <w:ilvl w:val="0"/>
          <w:numId w:val="1437"/>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14:paraId="68FE6E9A" w14:textId="77777777" w:rsidR="00A2188B" w:rsidRPr="00E77497" w:rsidRDefault="00A2188B" w:rsidP="000D7E3D">
      <w:pPr>
        <w:numPr>
          <w:ilvl w:val="0"/>
          <w:numId w:val="1437"/>
        </w:numPr>
        <w:rPr>
          <w:rFonts w:ascii="Times New Roman" w:hAnsi="Times New Roman"/>
        </w:rPr>
      </w:pPr>
      <w:r w:rsidRPr="00E77497">
        <w:rPr>
          <w:rFonts w:ascii="Times New Roman" w:hAnsi="Times New Roman"/>
        </w:rPr>
        <w:t xml:space="preserve">Return </w:t>
      </w:r>
      <w:r w:rsidR="001B2A36">
        <w:rPr>
          <w:rFonts w:ascii="Times New Roman" w:hAnsi="Times New Roman"/>
          <w:i/>
        </w:rPr>
        <w:t>result</w:t>
      </w:r>
      <w:r w:rsidRPr="00E77497">
        <w:rPr>
          <w:rFonts w:ascii="Times New Roman" w:hAnsi="Times New Roman"/>
        </w:rPr>
        <w:t>.</w:t>
      </w:r>
    </w:p>
    <w:p w14:paraId="03E5F625" w14:textId="77777777" w:rsidR="00B32E00" w:rsidRPr="00E77497" w:rsidRDefault="00B32E00" w:rsidP="00DD2409">
      <w:pPr>
        <w:pStyle w:val="40"/>
      </w:pPr>
      <w:r w:rsidRPr="00E77497">
        <w:tab/>
      </w:r>
      <w:r>
        <w:t>Generator</w:t>
      </w:r>
      <w:r w:rsidR="00AA6714">
        <w:t>Yield</w:t>
      </w:r>
      <w:r>
        <w:t xml:space="preserve"> ( </w:t>
      </w:r>
      <w:r w:rsidR="00AA6714">
        <w:t>it</w:t>
      </w:r>
      <w:ins w:id="15544" w:author="Rev 19 Allen Wirfs-Brock" w:date="2013-09-06T10:16:00Z">
        <w:r w:rsidR="00AE748F">
          <w:t>e</w:t>
        </w:r>
      </w:ins>
      <w:r w:rsidR="00AA6714">
        <w:t>rNextObj</w:t>
      </w:r>
      <w:r>
        <w:t xml:space="preserve"> )</w:t>
      </w:r>
    </w:p>
    <w:p w14:paraId="2820A802" w14:textId="77777777" w:rsidR="00B32E00" w:rsidRDefault="00B32E00" w:rsidP="000D7E3D">
      <w:r>
        <w:t>The abstract operation Generator</w:t>
      </w:r>
      <w:r w:rsidR="00AA6714">
        <w:t>Yield</w:t>
      </w:r>
      <w:r>
        <w:t xml:space="preserve"> with argument </w:t>
      </w:r>
      <w:r w:rsidR="00AA6714" w:rsidRPr="00AA6714">
        <w:rPr>
          <w:rFonts w:ascii="Times New Roman" w:hAnsi="Times New Roman"/>
          <w:i/>
          <w:iCs/>
        </w:rPr>
        <w:t>it</w:t>
      </w:r>
      <w:ins w:id="15545" w:author="Rev 19 Allen Wirfs-Brock" w:date="2013-09-06T10:19:00Z">
        <w:r w:rsidR="00AE748F">
          <w:rPr>
            <w:rFonts w:ascii="Times New Roman" w:hAnsi="Times New Roman"/>
            <w:i/>
            <w:iCs/>
          </w:rPr>
          <w:t>e</w:t>
        </w:r>
      </w:ins>
      <w:r w:rsidR="00AA6714" w:rsidRPr="00AA6714">
        <w:rPr>
          <w:rFonts w:ascii="Times New Roman" w:hAnsi="Times New Roman"/>
          <w:i/>
          <w:iCs/>
        </w:rPr>
        <w:t xml:space="preserve">rNextObj </w:t>
      </w:r>
      <w:r>
        <w:t>performs the following steps:</w:t>
      </w:r>
    </w:p>
    <w:p w14:paraId="07DA21E8" w14:textId="77777777" w:rsidR="00B32E00" w:rsidRDefault="00AA6714" w:rsidP="000D7E3D">
      <w:pPr>
        <w:numPr>
          <w:ilvl w:val="0"/>
          <w:numId w:val="1441"/>
        </w:numPr>
        <w:contextualSpacing/>
        <w:rPr>
          <w:rFonts w:ascii="Times New Roman" w:hAnsi="Times New Roman"/>
        </w:rPr>
      </w:pPr>
      <w:r>
        <w:rPr>
          <w:rFonts w:ascii="Times New Roman" w:hAnsi="Times New Roman"/>
        </w:rPr>
        <w:t xml:space="preserve">Assert: </w:t>
      </w:r>
      <w:r w:rsidRPr="00EA595E">
        <w:rPr>
          <w:rFonts w:ascii="Times New Roman" w:hAnsi="Times New Roman"/>
          <w:i/>
          <w:iCs/>
        </w:rPr>
        <w:t>it</w:t>
      </w:r>
      <w:ins w:id="15546" w:author="Rev 19 Allen Wirfs-Brock" w:date="2013-09-06T10:16:00Z">
        <w:r w:rsidR="00AE748F">
          <w:rPr>
            <w:rFonts w:ascii="Times New Roman" w:hAnsi="Times New Roman"/>
            <w:i/>
            <w:iCs/>
          </w:rPr>
          <w:t>e</w:t>
        </w:r>
      </w:ins>
      <w:r w:rsidRPr="00EA595E">
        <w:rPr>
          <w:rFonts w:ascii="Times New Roman" w:hAnsi="Times New Roman"/>
          <w:i/>
          <w:iCs/>
        </w:rPr>
        <w:t>rNextObj</w:t>
      </w:r>
      <w:r>
        <w:rPr>
          <w:rFonts w:ascii="Times New Roman" w:hAnsi="Times New Roman"/>
        </w:rPr>
        <w:t xml:space="preserve"> is an Object that implemented the </w:t>
      </w:r>
      <w:r>
        <w:rPr>
          <w:rFonts w:ascii="Times New Roman" w:hAnsi="Times New Roman"/>
          <w:i/>
          <w:iCs/>
        </w:rPr>
        <w:t>It</w:t>
      </w:r>
      <w:ins w:id="15547" w:author="Rev 19 Allen Wirfs-Brock" w:date="2013-09-06T10:16:00Z">
        <w:r w:rsidR="00AE748F">
          <w:rPr>
            <w:rFonts w:ascii="Times New Roman" w:hAnsi="Times New Roman"/>
            <w:i/>
            <w:iCs/>
          </w:rPr>
          <w:t>e</w:t>
        </w:r>
      </w:ins>
      <w:r>
        <w:rPr>
          <w:rFonts w:ascii="Times New Roman" w:hAnsi="Times New Roman"/>
          <w:i/>
          <w:iCs/>
        </w:rPr>
        <w:t>r</w:t>
      </w:r>
      <w:ins w:id="15548" w:author="Rev 19 Allen Wirfs-Brock" w:date="2013-09-06T10:16:00Z">
        <w:r w:rsidR="00AE748F">
          <w:rPr>
            <w:rFonts w:ascii="Times New Roman" w:hAnsi="Times New Roman"/>
            <w:i/>
            <w:iCs/>
          </w:rPr>
          <w:t>ator</w:t>
        </w:r>
      </w:ins>
      <w:r>
        <w:rPr>
          <w:rFonts w:ascii="Times New Roman" w:hAnsi="Times New Roman"/>
          <w:i/>
          <w:iCs/>
        </w:rPr>
        <w:t>Result</w:t>
      </w:r>
      <w:r>
        <w:rPr>
          <w:rFonts w:ascii="Times New Roman" w:hAnsi="Times New Roman"/>
        </w:rPr>
        <w:t xml:space="preserve"> interface</w:t>
      </w:r>
      <w:r w:rsidR="00B32E00">
        <w:rPr>
          <w:rFonts w:ascii="Times New Roman" w:hAnsi="Times New Roman"/>
        </w:rPr>
        <w:t>.</w:t>
      </w:r>
    </w:p>
    <w:p w14:paraId="56537834" w14:textId="77777777" w:rsidR="008306D0" w:rsidRDefault="008306D0" w:rsidP="000D7E3D">
      <w:pPr>
        <w:numPr>
          <w:ilvl w:val="0"/>
          <w:numId w:val="1441"/>
        </w:numPr>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14:paraId="5B374233" w14:textId="77777777" w:rsidR="008306D0" w:rsidRDefault="008306D0" w:rsidP="000D7E3D">
      <w:pPr>
        <w:numPr>
          <w:ilvl w:val="0"/>
          <w:numId w:val="1441"/>
        </w:numPr>
        <w:contextualSpacing/>
        <w:rPr>
          <w:rFonts w:ascii="Times New Roman" w:hAnsi="Times New Roman"/>
        </w:rPr>
      </w:pPr>
      <w:r>
        <w:rPr>
          <w:rFonts w:ascii="Times New Roman" w:hAnsi="Times New Roman"/>
        </w:rPr>
        <w:t>Assert</w:t>
      </w:r>
      <w:r w:rsidR="00FB0F1F">
        <w:rPr>
          <w:rFonts w:ascii="Times New Roman" w:hAnsi="Times New Roman"/>
        </w:rPr>
        <w:t>:</w:t>
      </w:r>
      <w:r>
        <w:rPr>
          <w:rFonts w:ascii="Times New Roman" w:hAnsi="Times New Roman"/>
        </w:rPr>
        <w:t xml:space="preserve"> </w:t>
      </w:r>
      <w:r>
        <w:rPr>
          <w:rFonts w:ascii="Times New Roman" w:hAnsi="Times New Roman"/>
          <w:i/>
          <w:iCs/>
        </w:rPr>
        <w:t>genContext</w:t>
      </w:r>
      <w:r>
        <w:rPr>
          <w:rFonts w:ascii="Times New Roman" w:hAnsi="Times New Roman"/>
        </w:rPr>
        <w:t xml:space="preserve"> is the execution context of a generator.</w:t>
      </w:r>
    </w:p>
    <w:p w14:paraId="71F37A29" w14:textId="77777777" w:rsidR="00B32E00" w:rsidRDefault="0000070E" w:rsidP="000D7E3D">
      <w:pPr>
        <w:numPr>
          <w:ilvl w:val="0"/>
          <w:numId w:val="1441"/>
        </w:numPr>
        <w:contextualSpacing/>
        <w:rPr>
          <w:rFonts w:ascii="Times New Roman" w:hAnsi="Times New Roman"/>
        </w:rPr>
      </w:pPr>
      <w:r>
        <w:rPr>
          <w:rFonts w:ascii="Times New Roman" w:hAnsi="Times New Roman"/>
        </w:rPr>
        <w:t xml:space="preserve">Let </w:t>
      </w:r>
      <w:r>
        <w:rPr>
          <w:rFonts w:ascii="Times New Roman" w:hAnsi="Times New Roman"/>
          <w:i/>
          <w:iCs/>
        </w:rPr>
        <w:t>generator</w:t>
      </w:r>
      <w:r>
        <w:rPr>
          <w:rFonts w:ascii="Times New Roman" w:hAnsi="Times New Roman"/>
        </w:rPr>
        <w:t xml:space="preserve"> be the value of the Generator component of </w:t>
      </w:r>
      <w:r>
        <w:rPr>
          <w:rFonts w:ascii="Times New Roman" w:hAnsi="Times New Roman"/>
          <w:i/>
          <w:iCs/>
        </w:rPr>
        <w:t>genContext</w:t>
      </w:r>
      <w:r>
        <w:rPr>
          <w:rFonts w:ascii="Times New Roman" w:hAnsi="Times New Roman"/>
        </w:rPr>
        <w:t>.</w:t>
      </w:r>
    </w:p>
    <w:p w14:paraId="24A27CB8" w14:textId="77777777" w:rsidR="00B32E00" w:rsidRDefault="00A06E78" w:rsidP="000D7E3D">
      <w:pPr>
        <w:numPr>
          <w:ilvl w:val="0"/>
          <w:numId w:val="1441"/>
        </w:numPr>
        <w:spacing w:after="0"/>
        <w:contextualSpacing/>
        <w:rPr>
          <w:rFonts w:ascii="Times New Roman" w:hAnsi="Times New Roman"/>
        </w:rPr>
      </w:pPr>
      <w:r>
        <w:rPr>
          <w:rFonts w:ascii="Times New Roman" w:hAnsi="Times New Roman"/>
        </w:rPr>
        <w:t>Set</w:t>
      </w:r>
      <w:r w:rsidR="00B32E00">
        <w:rPr>
          <w:rFonts w:ascii="Times New Roman" w:hAnsi="Times New Roman"/>
        </w:rPr>
        <w:t xml:space="preserve"> the value of </w:t>
      </w:r>
      <w:r w:rsidR="00B32E00">
        <w:rPr>
          <w:rFonts w:ascii="Times New Roman" w:hAnsi="Times New Roman"/>
          <w:i/>
          <w:iCs/>
        </w:rPr>
        <w:t>generator’s</w:t>
      </w:r>
      <w:r w:rsidR="00B32E00">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sidR="00B32E00">
        <w:rPr>
          <w:rFonts w:ascii="Times New Roman" w:hAnsi="Times New Roman"/>
        </w:rPr>
        <w:t>.</w:t>
      </w:r>
    </w:p>
    <w:p w14:paraId="08976235" w14:textId="77777777" w:rsidR="00A06E78" w:rsidRDefault="00A06E78" w:rsidP="000D7E3D">
      <w:pPr>
        <w:pStyle w:val="Alg2"/>
        <w:numPr>
          <w:ilvl w:val="0"/>
          <w:numId w:val="1441"/>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14:paraId="329F4A0C" w14:textId="77777777" w:rsidR="00695AB5" w:rsidRDefault="00695AB5" w:rsidP="000D7E3D">
      <w:pPr>
        <w:numPr>
          <w:ilvl w:val="0"/>
          <w:numId w:val="1441"/>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with a Completion </w:t>
      </w:r>
      <w:r>
        <w:rPr>
          <w:rFonts w:ascii="Times New Roman" w:hAnsi="Times New Roman"/>
          <w:i/>
          <w:iCs/>
        </w:rPr>
        <w:t xml:space="preserve">resumptionValue </w:t>
      </w:r>
      <w:r>
        <w:rPr>
          <w:rFonts w:ascii="Times New Roman" w:hAnsi="Times New Roman"/>
        </w:rPr>
        <w:t>the following steps will be performed:</w:t>
      </w:r>
    </w:p>
    <w:p w14:paraId="23E86A14" w14:textId="77777777" w:rsidR="00695AB5" w:rsidRDefault="00695AB5" w:rsidP="000D7E3D">
      <w:pPr>
        <w:numPr>
          <w:ilvl w:val="1"/>
          <w:numId w:val="1441"/>
        </w:numPr>
        <w:spacing w:after="0"/>
        <w:contextualSpacing/>
        <w:rPr>
          <w:rFonts w:ascii="Times New Roman" w:hAnsi="Times New Roman"/>
        </w:rPr>
      </w:pPr>
      <w:r>
        <w:rPr>
          <w:rFonts w:ascii="Times New Roman" w:hAnsi="Times New Roman"/>
        </w:rPr>
        <w:t xml:space="preserve">Return </w:t>
      </w:r>
      <w:r>
        <w:rPr>
          <w:rFonts w:ascii="Times New Roman" w:hAnsi="Times New Roman"/>
          <w:i/>
          <w:iCs/>
        </w:rPr>
        <w:t>resumptionValue</w:t>
      </w:r>
      <w:r>
        <w:rPr>
          <w:rFonts w:ascii="Times New Roman" w:hAnsi="Times New Roman"/>
        </w:rPr>
        <w:t>.</w:t>
      </w:r>
    </w:p>
    <w:p w14:paraId="263A5231" w14:textId="77777777" w:rsidR="00EA595E" w:rsidRPr="00197BED" w:rsidRDefault="00EA595E" w:rsidP="000D7E3D">
      <w:pPr>
        <w:numPr>
          <w:ilvl w:val="1"/>
          <w:numId w:val="1441"/>
        </w:numPr>
        <w:spacing w:after="0"/>
        <w:contextualSpacing/>
        <w:rPr>
          <w:rFonts w:ascii="Times New Roman" w:hAnsi="Times New Roman"/>
          <w:sz w:val="18"/>
          <w:szCs w:val="18"/>
        </w:rPr>
      </w:pPr>
      <w:r w:rsidRPr="00197BED">
        <w:rPr>
          <w:rFonts w:ascii="Times New Roman" w:hAnsi="Times New Roman"/>
          <w:sz w:val="18"/>
          <w:szCs w:val="18"/>
        </w:rPr>
        <w:t xml:space="preserve">NOTE:  </w:t>
      </w:r>
      <w:r>
        <w:rPr>
          <w:rFonts w:ascii="Times New Roman" w:hAnsi="Times New Roman"/>
          <w:sz w:val="18"/>
          <w:szCs w:val="18"/>
        </w:rPr>
        <w:t>This</w:t>
      </w:r>
      <w:r w:rsidRPr="00197BED">
        <w:rPr>
          <w:rFonts w:ascii="Times New Roman" w:hAnsi="Times New Roman"/>
          <w:sz w:val="18"/>
          <w:szCs w:val="18"/>
        </w:rPr>
        <w:t xml:space="preserve"> returns to the evaluation of the </w:t>
      </w:r>
      <w:r w:rsidRPr="00197BED">
        <w:rPr>
          <w:rFonts w:ascii="Times New Roman" w:hAnsi="Times New Roman"/>
          <w:i/>
          <w:iCs/>
          <w:sz w:val="18"/>
          <w:szCs w:val="18"/>
        </w:rPr>
        <w:t>YieldExpression</w:t>
      </w:r>
      <w:r w:rsidRPr="00197BED">
        <w:rPr>
          <w:rFonts w:ascii="Times New Roman" w:hAnsi="Times New Roman"/>
          <w:sz w:val="18"/>
          <w:szCs w:val="18"/>
        </w:rPr>
        <w:t xml:space="preserve"> production that originally called this abstra</w:t>
      </w:r>
      <w:r w:rsidR="00FE0BE0">
        <w:rPr>
          <w:rFonts w:ascii="Times New Roman" w:hAnsi="Times New Roman"/>
          <w:sz w:val="18"/>
          <w:szCs w:val="18"/>
        </w:rPr>
        <w:t>c</w:t>
      </w:r>
      <w:r w:rsidRPr="00197BED">
        <w:rPr>
          <w:rFonts w:ascii="Times New Roman" w:hAnsi="Times New Roman"/>
          <w:sz w:val="18"/>
          <w:szCs w:val="18"/>
        </w:rPr>
        <w:t>t operation.</w:t>
      </w:r>
    </w:p>
    <w:p w14:paraId="266FDBDF" w14:textId="77777777" w:rsidR="00B32E00" w:rsidRDefault="00B32E00" w:rsidP="000D7E3D">
      <w:pPr>
        <w:numPr>
          <w:ilvl w:val="0"/>
          <w:numId w:val="1441"/>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FE0BE0">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computation. </w:t>
      </w:r>
    </w:p>
    <w:p w14:paraId="2C52CB16" w14:textId="77777777" w:rsidR="00B32E00" w:rsidRDefault="00B32E00" w:rsidP="000D7E3D">
      <w:pPr>
        <w:numPr>
          <w:ilvl w:val="0"/>
          <w:numId w:val="1441"/>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FE0BE0">
        <w:rPr>
          <w:rFonts w:ascii="Times New Roman" w:hAnsi="Times New Roman"/>
          <w:i/>
          <w:iCs/>
        </w:rPr>
        <w:t>e</w:t>
      </w:r>
      <w:r w:rsidR="00FB0F1F">
        <w:rPr>
          <w:rFonts w:ascii="Times New Roman" w:hAnsi="Times New Roman"/>
          <w:i/>
          <w:iCs/>
        </w:rPr>
        <w:t>n</w:t>
      </w:r>
      <w:r>
        <w:rPr>
          <w:rFonts w:ascii="Times New Roman" w:hAnsi="Times New Roman"/>
          <w:i/>
          <w:iCs/>
        </w:rPr>
        <w:t>Context</w:t>
      </w:r>
      <w:r>
        <w:rPr>
          <w:rFonts w:ascii="Times New Roman" w:hAnsi="Times New Roman"/>
        </w:rPr>
        <w:t xml:space="preserve"> has already been removed from the execution context stack and the currently running execution context</w:t>
      </w:r>
      <w:r w:rsidR="00FB0F1F">
        <w:rPr>
          <w:rFonts w:ascii="Times New Roman" w:hAnsi="Times New Roman"/>
        </w:rPr>
        <w:t xml:space="preserve"> is the context that most recently resumed execution of </w:t>
      </w:r>
      <w:r w:rsidR="00FB0F1F">
        <w:rPr>
          <w:rFonts w:ascii="Times New Roman" w:hAnsi="Times New Roman"/>
          <w:i/>
          <w:iCs/>
        </w:rPr>
        <w:t>generator</w:t>
      </w:r>
      <w:r>
        <w:rPr>
          <w:rFonts w:ascii="Times New Roman" w:hAnsi="Times New Roman"/>
        </w:rPr>
        <w:t>.</w:t>
      </w:r>
    </w:p>
    <w:p w14:paraId="7F45D2FF" w14:textId="77777777" w:rsidR="00EA595E" w:rsidRDefault="00EA595E" w:rsidP="000D7E3D">
      <w:pPr>
        <w:numPr>
          <w:ilvl w:val="0"/>
          <w:numId w:val="1441"/>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A595E">
        <w:rPr>
          <w:rFonts w:ascii="Times New Roman" w:hAnsi="Times New Roman"/>
          <w:i/>
          <w:iCs/>
        </w:rPr>
        <w:t>it</w:t>
      </w:r>
      <w:ins w:id="15549" w:author="Rev 19 Allen Wirfs-Brock" w:date="2013-09-06T10:17:00Z">
        <w:r w:rsidR="00AE748F">
          <w:rPr>
            <w:rFonts w:ascii="Times New Roman" w:hAnsi="Times New Roman"/>
            <w:i/>
            <w:iCs/>
          </w:rPr>
          <w:t>e</w:t>
        </w:r>
      </w:ins>
      <w:r w:rsidRPr="00EA595E">
        <w:rPr>
          <w:rFonts w:ascii="Times New Roman" w:hAnsi="Times New Roman"/>
          <w:i/>
          <w:iCs/>
        </w:rPr>
        <w:t>rNextObj</w:t>
      </w:r>
      <w:r>
        <w:rPr>
          <w:rFonts w:ascii="Times New Roman" w:hAnsi="Times New Roman"/>
        </w:rPr>
        <w:t>)</w:t>
      </w:r>
      <w:r w:rsidRPr="00E77497">
        <w:rPr>
          <w:rFonts w:ascii="Times New Roman" w:hAnsi="Times New Roman"/>
        </w:rPr>
        <w:t>.</w:t>
      </w:r>
    </w:p>
    <w:p w14:paraId="34BC6FD5" w14:textId="77777777" w:rsidR="00B32E00" w:rsidRPr="00E77497" w:rsidRDefault="00EA595E" w:rsidP="000D7E3D">
      <w:pPr>
        <w:numPr>
          <w:ilvl w:val="0"/>
          <w:numId w:val="1441"/>
        </w:numPr>
        <w:rPr>
          <w:rFonts w:ascii="Times New Roman" w:hAnsi="Times New Roman"/>
        </w:rPr>
      </w:pPr>
      <w:r w:rsidRPr="00CA3B59">
        <w:rPr>
          <w:rFonts w:ascii="Times New Roman" w:hAnsi="Times New Roman"/>
          <w:sz w:val="18"/>
          <w:szCs w:val="18"/>
        </w:rPr>
        <w:t xml:space="preserve">NOTE:  </w:t>
      </w:r>
      <w:r>
        <w:rPr>
          <w:rFonts w:ascii="Times New Roman" w:hAnsi="Times New Roman"/>
          <w:sz w:val="18"/>
          <w:szCs w:val="18"/>
        </w:rPr>
        <w:t>This</w:t>
      </w:r>
      <w:r w:rsidRPr="00CA3B59">
        <w:rPr>
          <w:rFonts w:ascii="Times New Roman" w:hAnsi="Times New Roman"/>
          <w:sz w:val="18"/>
          <w:szCs w:val="18"/>
        </w:rPr>
        <w:t xml:space="preserve"> returns to the evaluation of the operation</w:t>
      </w:r>
      <w:r w:rsidR="0079692B">
        <w:rPr>
          <w:rFonts w:ascii="Times New Roman" w:hAnsi="Times New Roman"/>
          <w:sz w:val="18"/>
          <w:szCs w:val="18"/>
        </w:rPr>
        <w:t xml:space="preserve"> that had most previously resumed evaluation of </w:t>
      </w:r>
      <w:r w:rsidR="0079692B" w:rsidRPr="0079692B">
        <w:rPr>
          <w:rFonts w:ascii="Times New Roman" w:hAnsi="Times New Roman"/>
          <w:i/>
          <w:iCs/>
          <w:sz w:val="18"/>
          <w:szCs w:val="18"/>
        </w:rPr>
        <w:t>g</w:t>
      </w:r>
      <w:r w:rsidR="00FE0BE0">
        <w:rPr>
          <w:rFonts w:ascii="Times New Roman" w:hAnsi="Times New Roman"/>
          <w:i/>
          <w:iCs/>
          <w:sz w:val="18"/>
          <w:szCs w:val="18"/>
        </w:rPr>
        <w:t>en</w:t>
      </w:r>
      <w:r w:rsidR="0079692B" w:rsidRPr="0079692B">
        <w:rPr>
          <w:rFonts w:ascii="Times New Roman" w:hAnsi="Times New Roman"/>
          <w:i/>
          <w:iCs/>
          <w:sz w:val="18"/>
          <w:szCs w:val="18"/>
        </w:rPr>
        <w:t>Context</w:t>
      </w:r>
      <w:r w:rsidRPr="00CA3B59">
        <w:rPr>
          <w:rFonts w:ascii="Times New Roman" w:hAnsi="Times New Roman"/>
          <w:sz w:val="18"/>
          <w:szCs w:val="18"/>
        </w:rPr>
        <w:t>.</w:t>
      </w:r>
    </w:p>
    <w:p w14:paraId="3C1B0723" w14:textId="77777777" w:rsidR="00F64E1A" w:rsidRPr="00E77497" w:rsidRDefault="00F64E1A" w:rsidP="00DD2409">
      <w:pPr>
        <w:pStyle w:val="40"/>
      </w:pPr>
      <w:r w:rsidRPr="00E77497">
        <w:tab/>
      </w:r>
      <w:r>
        <w:t>CreateIt</w:t>
      </w:r>
      <w:ins w:id="15550" w:author="Rev 19 Allen Wirfs-Brock" w:date="2013-09-06T10:17:00Z">
        <w:r w:rsidR="00AE748F">
          <w:t>e</w:t>
        </w:r>
      </w:ins>
      <w:r>
        <w:t>r</w:t>
      </w:r>
      <w:r w:rsidR="00B775C8">
        <w:t>Result</w:t>
      </w:r>
      <w:r>
        <w:t>Object (</w:t>
      </w:r>
      <w:r w:rsidRPr="00644550">
        <w:t>value</w:t>
      </w:r>
      <w:r>
        <w:t xml:space="preserve">, </w:t>
      </w:r>
      <w:r w:rsidRPr="00644550">
        <w:t>done</w:t>
      </w:r>
      <w:r>
        <w:t>)</w:t>
      </w:r>
    </w:p>
    <w:p w14:paraId="73ED8B80" w14:textId="77777777" w:rsidR="00B775C8" w:rsidRDefault="00B775C8" w:rsidP="000D7E3D">
      <w:r>
        <w:t xml:space="preserve">The abstract operation </w:t>
      </w:r>
      <w:r w:rsidRPr="00B775C8">
        <w:t>CreateIt</w:t>
      </w:r>
      <w:ins w:id="15551" w:author="Rev 19 Allen Wirfs-Brock" w:date="2013-09-06T10:17:00Z">
        <w:r w:rsidR="00AE748F">
          <w:t>e</w:t>
        </w:r>
      </w:ins>
      <w:r w:rsidRPr="00B775C8">
        <w:t>r</w:t>
      </w:r>
      <w:r>
        <w:t>ResultO</w:t>
      </w:r>
      <w:r w:rsidRPr="00B775C8">
        <w:t xml:space="preserve">bject </w:t>
      </w:r>
      <w:r>
        <w:t xml:space="preserve">with arguments </w:t>
      </w:r>
      <w:r w:rsidRPr="00B775C8">
        <w:rPr>
          <w:rFonts w:ascii="Times New Roman" w:hAnsi="Times New Roman"/>
          <w:i/>
          <w:iCs/>
        </w:rPr>
        <w:t xml:space="preserve">value </w:t>
      </w:r>
      <w:r>
        <w:t xml:space="preserve">and </w:t>
      </w:r>
      <w:r w:rsidRPr="00B775C8">
        <w:rPr>
          <w:rFonts w:ascii="Times New Roman" w:hAnsi="Times New Roman"/>
          <w:bCs/>
          <w:i/>
        </w:rPr>
        <w:t>done</w:t>
      </w:r>
      <w:r>
        <w:t xml:space="preserve"> creates an object that supports the It</w:t>
      </w:r>
      <w:ins w:id="15552" w:author="Rev 19 Allen Wirfs-Brock" w:date="2013-09-06T10:17:00Z">
        <w:r w:rsidR="00AE748F">
          <w:t>e</w:t>
        </w:r>
      </w:ins>
      <w:r>
        <w:t>r</w:t>
      </w:r>
      <w:ins w:id="15553" w:author="Rev 19 Allen Wirfs-Brock" w:date="2013-09-06T10:17:00Z">
        <w:r w:rsidR="00AE748F">
          <w:t>ator</w:t>
        </w:r>
      </w:ins>
      <w:r>
        <w:t>Result interface by performing the following steps:</w:t>
      </w:r>
    </w:p>
    <w:p w14:paraId="7B0D99C5" w14:textId="77777777" w:rsidR="00B775C8" w:rsidRDefault="00B775C8" w:rsidP="000D7E3D">
      <w:pPr>
        <w:numPr>
          <w:ilvl w:val="0"/>
          <w:numId w:val="1443"/>
        </w:numPr>
        <w:spacing w:after="0"/>
        <w:contextualSpacing/>
        <w:rPr>
          <w:rFonts w:ascii="Times New Roman" w:hAnsi="Times New Roman"/>
        </w:rPr>
      </w:pPr>
      <w:r>
        <w:rPr>
          <w:rFonts w:ascii="Times New Roman" w:hAnsi="Times New Roman"/>
        </w:rPr>
        <w:t>Assert: Type(</w:t>
      </w:r>
      <w:r>
        <w:rPr>
          <w:rFonts w:ascii="Times New Roman" w:hAnsi="Times New Roman"/>
          <w:i/>
          <w:iCs/>
        </w:rPr>
        <w:t>done</w:t>
      </w:r>
      <w:r>
        <w:rPr>
          <w:rFonts w:ascii="Times New Roman" w:hAnsi="Times New Roman"/>
        </w:rPr>
        <w:t>) is Boolean.</w:t>
      </w:r>
    </w:p>
    <w:p w14:paraId="53D1068A" w14:textId="77777777" w:rsidR="00F64E1A" w:rsidRDefault="00F64E1A" w:rsidP="000D7E3D">
      <w:pPr>
        <w:numPr>
          <w:ilvl w:val="0"/>
          <w:numId w:val="1443"/>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w:t>
      </w:r>
      <w:r w:rsidR="00B775C8">
        <w:rPr>
          <w:rFonts w:ascii="Times New Roman" w:hAnsi="Times New Roman"/>
        </w:rPr>
        <w:t>result of performing ObjectCreate</w:t>
      </w:r>
      <w:r w:rsidR="00B775C8" w:rsidRPr="00BE3BA1">
        <w:rPr>
          <w:rFonts w:ascii="Times New Roman" w:hAnsi="Times New Roman"/>
        </w:rPr>
        <w:t>(</w:t>
      </w:r>
      <w:r w:rsidR="00621C54" w:rsidRPr="00F75B67">
        <w:rPr>
          <w:rFonts w:cs="Arial"/>
        </w:rPr>
        <w:t>%ObjectPrototype%</w:t>
      </w:r>
      <w:r w:rsidR="00B775C8">
        <w:rPr>
          <w:rFonts w:ascii="Times New Roman" w:hAnsi="Times New Roman"/>
        </w:rPr>
        <w:t>)</w:t>
      </w:r>
      <w:r>
        <w:rPr>
          <w:rFonts w:ascii="Times New Roman" w:hAnsi="Times New Roman"/>
        </w:rPr>
        <w:t>.</w:t>
      </w:r>
    </w:p>
    <w:p w14:paraId="14F4AC3C" w14:textId="77777777" w:rsidR="00F64E1A" w:rsidRDefault="00B775C8" w:rsidP="000D7E3D">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value</w:t>
      </w:r>
      <w:r w:rsidRPr="00156AA7">
        <w:rPr>
          <w:rFonts w:ascii="Courier New" w:hAnsi="Courier New"/>
          <w:b/>
          <w:bCs/>
          <w:sz w:val="18"/>
        </w:rPr>
        <w:t>"</w:t>
      </w:r>
      <w:r>
        <w:rPr>
          <w:rFonts w:ascii="Times New Roman" w:hAnsi="Times New Roman"/>
        </w:rPr>
        <w:t xml:space="preserve">, </w:t>
      </w:r>
      <w:r>
        <w:rPr>
          <w:rFonts w:ascii="Times New Roman" w:hAnsi="Times New Roman"/>
          <w:i/>
          <w:iCs/>
        </w:rPr>
        <w:t>value</w:t>
      </w:r>
      <w:r>
        <w:rPr>
          <w:rFonts w:ascii="Times New Roman" w:hAnsi="Times New Roman"/>
        </w:rPr>
        <w:t>).</w:t>
      </w:r>
    </w:p>
    <w:p w14:paraId="098033F2" w14:textId="77777777" w:rsidR="00B775C8" w:rsidRDefault="00B775C8" w:rsidP="000D7E3D">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 xml:space="preserve">, </w:t>
      </w:r>
      <w:r>
        <w:rPr>
          <w:rFonts w:ascii="Times New Roman" w:hAnsi="Times New Roman"/>
          <w:i/>
          <w:iCs/>
        </w:rPr>
        <w:t>done</w:t>
      </w:r>
      <w:r>
        <w:rPr>
          <w:rFonts w:ascii="Times New Roman" w:hAnsi="Times New Roman"/>
        </w:rPr>
        <w:t>).</w:t>
      </w:r>
    </w:p>
    <w:p w14:paraId="16557C98" w14:textId="77777777" w:rsidR="0056441E" w:rsidRPr="0056441E" w:rsidRDefault="00F64E1A" w:rsidP="000D7E3D">
      <w:pPr>
        <w:numPr>
          <w:ilvl w:val="0"/>
          <w:numId w:val="1443"/>
        </w:numPr>
        <w:rPr>
          <w:rFonts w:ascii="Times New Roman" w:hAnsi="Times New Roman"/>
        </w:rPr>
      </w:pPr>
      <w:r>
        <w:rPr>
          <w:rFonts w:ascii="Times New Roman" w:hAnsi="Times New Roman"/>
        </w:rPr>
        <w:t xml:space="preserve">Return </w:t>
      </w:r>
      <w:r w:rsidR="00B775C8">
        <w:rPr>
          <w:rFonts w:ascii="Times New Roman" w:hAnsi="Times New Roman"/>
          <w:i/>
          <w:iCs/>
        </w:rPr>
        <w:t>obj</w:t>
      </w:r>
      <w:r w:rsidRPr="00E77497">
        <w:rPr>
          <w:rFonts w:ascii="Times New Roman" w:hAnsi="Times New Roman"/>
        </w:rPr>
        <w:t>.</w:t>
      </w:r>
    </w:p>
    <w:p w14:paraId="6899971A" w14:textId="77777777" w:rsidR="00895657" w:rsidRPr="00E77497" w:rsidRDefault="00895657" w:rsidP="00DD2409">
      <w:pPr>
        <w:pStyle w:val="40"/>
      </w:pPr>
      <w:r>
        <w:t>GetIterator ( obj )</w:t>
      </w:r>
    </w:p>
    <w:p w14:paraId="6746B003" w14:textId="77777777" w:rsidR="00895657" w:rsidRDefault="00895657" w:rsidP="000D7E3D">
      <w:r>
        <w:t xml:space="preserve">The abstract operation </w:t>
      </w:r>
      <w:r w:rsidRPr="00895657">
        <w:t xml:space="preserve">GetIterator </w:t>
      </w:r>
      <w:r>
        <w:t xml:space="preserve">with argument </w:t>
      </w:r>
      <w:r w:rsidRPr="00895657">
        <w:rPr>
          <w:rFonts w:ascii="Times New Roman" w:hAnsi="Times New Roman"/>
          <w:i/>
          <w:iCs/>
        </w:rPr>
        <w:t xml:space="preserve">obj </w:t>
      </w:r>
      <w:r>
        <w:t>perform</w:t>
      </w:r>
      <w:r w:rsidR="009725F4">
        <w:t>s</w:t>
      </w:r>
      <w:r>
        <w:t xml:space="preserve"> the following steps:</w:t>
      </w:r>
    </w:p>
    <w:p w14:paraId="1DDB4EB0" w14:textId="77777777" w:rsidR="00895657" w:rsidRDefault="00895657" w:rsidP="000D7E3D">
      <w:pPr>
        <w:numPr>
          <w:ilvl w:val="0"/>
          <w:numId w:val="1444"/>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performing Invoke with arguments </w:t>
      </w:r>
      <w:r w:rsidRPr="00895657">
        <w:rPr>
          <w:rFonts w:ascii="Times New Roman" w:hAnsi="Times New Roman"/>
          <w:i/>
          <w:iCs/>
        </w:rPr>
        <w:t>obj</w:t>
      </w:r>
      <w:r w:rsidRPr="00B770FD">
        <w:rPr>
          <w:rFonts w:ascii="Times New Roman" w:hAnsi="Times New Roman"/>
        </w:rPr>
        <w:t>, @@iterator and an empty List.</w:t>
      </w:r>
    </w:p>
    <w:p w14:paraId="0166897D" w14:textId="77777777" w:rsidR="00895657" w:rsidRDefault="00895657" w:rsidP="000D7E3D">
      <w:pPr>
        <w:numPr>
          <w:ilvl w:val="0"/>
          <w:numId w:val="1444"/>
        </w:numPr>
        <w:contextualSpacing/>
        <w:rPr>
          <w:rFonts w:ascii="Times New Roman" w:hAnsi="Times New Roman"/>
        </w:rPr>
      </w:pPr>
      <w:r w:rsidRPr="00796590">
        <w:rPr>
          <w:rFonts w:ascii="Times New Roman" w:hAnsi="Times New Roman"/>
        </w:rPr>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14:paraId="55B521D4" w14:textId="77777777" w:rsidR="00895657" w:rsidRDefault="00895657" w:rsidP="000D7E3D">
      <w:pPr>
        <w:numPr>
          <w:ilvl w:val="0"/>
          <w:numId w:val="1444"/>
        </w:numPr>
        <w:contextualSpacing/>
        <w:rPr>
          <w:rFonts w:ascii="Times New Roman" w:hAnsi="Times New Roman"/>
        </w:rPr>
      </w:pPr>
      <w:r>
        <w:rPr>
          <w:rFonts w:ascii="Times New Roman" w:hAnsi="Times New Roman"/>
        </w:rPr>
        <w:t>If Type(</w:t>
      </w:r>
      <w:r w:rsidRPr="00B770FD">
        <w:rPr>
          <w:rFonts w:ascii="Times New Roman" w:hAnsi="Times New Roman"/>
          <w:i/>
          <w:iCs/>
        </w:rPr>
        <w:t>iterator</w:t>
      </w:r>
      <w:r>
        <w:rPr>
          <w:rFonts w:ascii="Times New Roman" w:hAnsi="Times New Roman"/>
        </w:rPr>
        <w:t xml:space="preserve">) is not </w:t>
      </w:r>
      <w:r w:rsidRPr="00E74C84">
        <w:rPr>
          <w:rFonts w:ascii="Times New Roman" w:hAnsi="Times New Roman"/>
        </w:rPr>
        <w:t>Object</w:t>
      </w:r>
      <w:r w:rsidR="00420925">
        <w:rPr>
          <w:rFonts w:ascii="Times New Roman" w:hAnsi="Times New Roman"/>
        </w:rPr>
        <w:t>,</w:t>
      </w:r>
      <w:r>
        <w:rPr>
          <w:rFonts w:ascii="Times New Roman" w:hAnsi="Times New Roman"/>
        </w:rPr>
        <w:t xml:space="preserve"> then throw a </w:t>
      </w:r>
      <w:r w:rsidRPr="0026189F">
        <w:rPr>
          <w:rFonts w:ascii="Times New Roman" w:hAnsi="Times New Roman"/>
          <w:b/>
          <w:bCs/>
        </w:rPr>
        <w:t>TypeError</w:t>
      </w:r>
      <w:r>
        <w:rPr>
          <w:rFonts w:ascii="Times New Roman" w:hAnsi="Times New Roman"/>
        </w:rPr>
        <w:t xml:space="preserve"> exception.</w:t>
      </w:r>
    </w:p>
    <w:p w14:paraId="20DF9C4F" w14:textId="77777777" w:rsidR="00895657" w:rsidRPr="00E77497" w:rsidRDefault="00895657" w:rsidP="000D7E3D">
      <w:pPr>
        <w:numPr>
          <w:ilvl w:val="0"/>
          <w:numId w:val="1444"/>
        </w:numPr>
        <w:rPr>
          <w:rFonts w:ascii="Times New Roman" w:hAnsi="Times New Roman"/>
        </w:rPr>
      </w:pPr>
      <w:r>
        <w:rPr>
          <w:rFonts w:ascii="Times New Roman" w:hAnsi="Times New Roman"/>
        </w:rPr>
        <w:t xml:space="preserve">Return </w:t>
      </w:r>
      <w:r w:rsidRPr="00B770FD">
        <w:rPr>
          <w:rFonts w:ascii="Times New Roman" w:hAnsi="Times New Roman"/>
          <w:i/>
          <w:iCs/>
        </w:rPr>
        <w:t>iterator</w:t>
      </w:r>
      <w:r>
        <w:rPr>
          <w:rFonts w:ascii="Times New Roman" w:hAnsi="Times New Roman"/>
        </w:rPr>
        <w:t>.</w:t>
      </w:r>
    </w:p>
    <w:p w14:paraId="3D7C3CEB" w14:textId="77777777" w:rsidR="009725F4" w:rsidRPr="00E77497" w:rsidRDefault="009725F4" w:rsidP="00DD2409">
      <w:pPr>
        <w:pStyle w:val="40"/>
      </w:pPr>
      <w:r>
        <w:t xml:space="preserve">IteratorNext ( </w:t>
      </w:r>
      <w:r w:rsidR="00B71741">
        <w:t>iterator</w:t>
      </w:r>
      <w:r>
        <w:t>, value )</w:t>
      </w:r>
    </w:p>
    <w:p w14:paraId="6239E261" w14:textId="77777777" w:rsidR="009725F4" w:rsidRDefault="009725F4" w:rsidP="000D7E3D">
      <w:r>
        <w:t xml:space="preserve">The abstract operation </w:t>
      </w:r>
      <w:r w:rsidRPr="00895657">
        <w:t>Iterato</w:t>
      </w:r>
      <w:r>
        <w:t>rNext</w:t>
      </w:r>
      <w:r w:rsidRPr="00895657">
        <w:t xml:space="preserve"> </w:t>
      </w:r>
      <w:r>
        <w:t xml:space="preserve">with argument </w:t>
      </w:r>
      <w:r w:rsidR="00B71741">
        <w:rPr>
          <w:rFonts w:ascii="Times New Roman" w:hAnsi="Times New Roman"/>
          <w:i/>
          <w:iCs/>
        </w:rPr>
        <w:t>iterator</w:t>
      </w:r>
      <w:r w:rsidRPr="00895657">
        <w:rPr>
          <w:rFonts w:ascii="Times New Roman" w:hAnsi="Times New Roman"/>
          <w:i/>
          <w:iCs/>
        </w:rPr>
        <w:t xml:space="preserve"> </w:t>
      </w:r>
      <w:r>
        <w:t xml:space="preserve">and optional argument </w:t>
      </w:r>
      <w:r>
        <w:rPr>
          <w:rFonts w:ascii="Times New Roman" w:hAnsi="Times New Roman"/>
          <w:i/>
          <w:iCs/>
        </w:rPr>
        <w:t>value</w:t>
      </w:r>
      <w:r>
        <w:t xml:space="preserve"> performs the following steps:</w:t>
      </w:r>
    </w:p>
    <w:p w14:paraId="61AE895D" w14:textId="77777777" w:rsidR="009725F4" w:rsidRDefault="009725F4" w:rsidP="000D7E3D">
      <w:pPr>
        <w:numPr>
          <w:ilvl w:val="0"/>
          <w:numId w:val="1505"/>
        </w:numPr>
        <w:contextualSpacing/>
        <w:rPr>
          <w:rFonts w:ascii="Times New Roman" w:hAnsi="Times New Roman"/>
        </w:rPr>
      </w:pPr>
      <w:r>
        <w:rPr>
          <w:rFonts w:ascii="Times New Roman" w:hAnsi="Times New Roman"/>
        </w:rPr>
        <w:t xml:space="preserve">If </w:t>
      </w:r>
      <w:r>
        <w:rPr>
          <w:rFonts w:ascii="Times New Roman" w:hAnsi="Times New Roman"/>
          <w:i/>
          <w:iCs/>
        </w:rPr>
        <w:t>value</w:t>
      </w:r>
      <w:r>
        <w:rPr>
          <w:rFonts w:ascii="Times New Roman" w:hAnsi="Times New Roman"/>
        </w:rPr>
        <w:t xml:space="preserve"> was not passed, let </w:t>
      </w:r>
      <w:r>
        <w:rPr>
          <w:rFonts w:ascii="Times New Roman" w:hAnsi="Times New Roman"/>
          <w:i/>
          <w:iCs/>
        </w:rPr>
        <w:t>value</w:t>
      </w:r>
      <w:r>
        <w:rPr>
          <w:rFonts w:ascii="Times New Roman" w:hAnsi="Times New Roman"/>
        </w:rPr>
        <w:t xml:space="preserve"> be </w:t>
      </w:r>
      <w:r>
        <w:rPr>
          <w:rFonts w:ascii="Times New Roman" w:hAnsi="Times New Roman"/>
          <w:b/>
          <w:bCs/>
        </w:rPr>
        <w:t>undefined</w:t>
      </w:r>
      <w:r>
        <w:rPr>
          <w:rFonts w:ascii="Times New Roman" w:hAnsi="Times New Roman"/>
        </w:rPr>
        <w:t>.</w:t>
      </w:r>
    </w:p>
    <w:p w14:paraId="7FD8A4B9" w14:textId="77777777" w:rsidR="00B71741" w:rsidRDefault="00B71741" w:rsidP="000D7E3D">
      <w:pPr>
        <w:numPr>
          <w:ilvl w:val="0"/>
          <w:numId w:val="150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Invoke(</w:t>
      </w:r>
      <w:r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next</w:t>
      </w:r>
      <w:r w:rsidRPr="00156AA7">
        <w:rPr>
          <w:rFonts w:ascii="Courier New" w:hAnsi="Courier New"/>
          <w:b/>
          <w:bCs/>
          <w:sz w:val="18"/>
        </w:rPr>
        <w:t>"</w:t>
      </w:r>
      <w:r>
        <w:rPr>
          <w:rFonts w:ascii="Times New Roman" w:hAnsi="Times New Roman"/>
        </w:rPr>
        <w:t>, (</w:t>
      </w:r>
      <w:r w:rsidR="003434AD">
        <w:rPr>
          <w:rFonts w:ascii="Times New Roman" w:hAnsi="Times New Roman"/>
          <w:i/>
          <w:iCs/>
        </w:rPr>
        <w:t>value</w:t>
      </w:r>
      <w:r>
        <w:rPr>
          <w:rFonts w:ascii="Times New Roman" w:hAnsi="Times New Roman"/>
        </w:rPr>
        <w:t>)).</w:t>
      </w:r>
    </w:p>
    <w:p w14:paraId="35345BA6" w14:textId="77777777" w:rsidR="00B71741" w:rsidRDefault="00B71741" w:rsidP="000D7E3D">
      <w:pPr>
        <w:numPr>
          <w:ilvl w:val="0"/>
          <w:numId w:val="150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14:paraId="34ACAE52" w14:textId="77777777" w:rsidR="00B71741" w:rsidRDefault="00B71741" w:rsidP="000D7E3D">
      <w:pPr>
        <w:numPr>
          <w:ilvl w:val="0"/>
          <w:numId w:val="1505"/>
        </w:numPr>
        <w:contextualSpacing/>
        <w:rPr>
          <w:rFonts w:ascii="Times New Roman" w:hAnsi="Times New Roman"/>
        </w:rPr>
      </w:pPr>
      <w:r>
        <w:rPr>
          <w:rFonts w:ascii="Times New Roman" w:hAnsi="Times New Roman"/>
        </w:rPr>
        <w:t>If Type(</w:t>
      </w:r>
      <w:r>
        <w:rPr>
          <w:rFonts w:ascii="Times New Roman" w:hAnsi="Times New Roman"/>
          <w:i/>
          <w:iCs/>
        </w:rPr>
        <w:t>result</w:t>
      </w:r>
      <w:r>
        <w:rPr>
          <w:rFonts w:ascii="Times New Roman" w:hAnsi="Times New Roman"/>
        </w:rPr>
        <w:t xml:space="preserve">) is not Object, then throw a </w:t>
      </w:r>
      <w:r w:rsidRPr="0026189F">
        <w:rPr>
          <w:rFonts w:ascii="Times New Roman" w:hAnsi="Times New Roman"/>
          <w:b/>
          <w:bCs/>
        </w:rPr>
        <w:t>TypeError</w:t>
      </w:r>
      <w:r>
        <w:rPr>
          <w:rFonts w:ascii="Times New Roman" w:hAnsi="Times New Roman"/>
        </w:rPr>
        <w:t xml:space="preserve"> exception.</w:t>
      </w:r>
    </w:p>
    <w:p w14:paraId="5FA85069" w14:textId="77777777" w:rsidR="009725F4" w:rsidRPr="00E77497" w:rsidRDefault="009725F4" w:rsidP="000D7E3D">
      <w:pPr>
        <w:numPr>
          <w:ilvl w:val="0"/>
          <w:numId w:val="1505"/>
        </w:numPr>
        <w:rPr>
          <w:rFonts w:ascii="Times New Roman" w:hAnsi="Times New Roman"/>
        </w:rPr>
      </w:pPr>
      <w:r>
        <w:rPr>
          <w:rFonts w:ascii="Times New Roman" w:hAnsi="Times New Roman"/>
        </w:rPr>
        <w:t xml:space="preserve">Return </w:t>
      </w:r>
      <w:r w:rsidR="00B71741">
        <w:rPr>
          <w:rFonts w:ascii="Times New Roman" w:hAnsi="Times New Roman"/>
          <w:i/>
          <w:iCs/>
        </w:rPr>
        <w:t>result</w:t>
      </w:r>
      <w:r>
        <w:rPr>
          <w:rFonts w:ascii="Times New Roman" w:hAnsi="Times New Roman"/>
        </w:rPr>
        <w:t>.</w:t>
      </w:r>
    </w:p>
    <w:p w14:paraId="5721B711" w14:textId="77777777" w:rsidR="0056441E" w:rsidRPr="00E77497" w:rsidRDefault="0056441E" w:rsidP="00DD2409">
      <w:pPr>
        <w:pStyle w:val="40"/>
      </w:pPr>
      <w:r>
        <w:t>IteratorComplete (</w:t>
      </w:r>
      <w:r w:rsidR="00CC7C2D">
        <w:t xml:space="preserve"> </w:t>
      </w:r>
      <w:r w:rsidRPr="00895657">
        <w:t>it</w:t>
      </w:r>
      <w:ins w:id="15554" w:author="Rev 19 Allen Wirfs-Brock" w:date="2013-09-06T10:17:00Z">
        <w:r w:rsidR="00AE748F">
          <w:t>e</w:t>
        </w:r>
      </w:ins>
      <w:r w:rsidRPr="00895657">
        <w:t>rResult</w:t>
      </w:r>
      <w:r w:rsidR="00CC7C2D">
        <w:t xml:space="preserve"> </w:t>
      </w:r>
      <w:r>
        <w:t>)</w:t>
      </w:r>
    </w:p>
    <w:p w14:paraId="4378E8BC" w14:textId="77777777" w:rsidR="0056441E" w:rsidRDefault="0056441E" w:rsidP="000D7E3D">
      <w:r>
        <w:t xml:space="preserve">The abstract operation IteratorComplete with argument </w:t>
      </w:r>
      <w:r w:rsidRPr="0056441E">
        <w:rPr>
          <w:rFonts w:ascii="Times New Roman" w:hAnsi="Times New Roman"/>
          <w:i/>
          <w:iCs/>
        </w:rPr>
        <w:t>it</w:t>
      </w:r>
      <w:ins w:id="15555" w:author="Rev 19 Allen Wirfs-Brock" w:date="2013-09-06T10:17:00Z">
        <w:r w:rsidR="00AE748F">
          <w:rPr>
            <w:rFonts w:ascii="Times New Roman" w:hAnsi="Times New Roman"/>
            <w:i/>
            <w:iCs/>
          </w:rPr>
          <w:t>e</w:t>
        </w:r>
      </w:ins>
      <w:r w:rsidRPr="0056441E">
        <w:rPr>
          <w:rFonts w:ascii="Times New Roman" w:hAnsi="Times New Roman"/>
          <w:i/>
          <w:iCs/>
        </w:rPr>
        <w:t xml:space="preserve">rResult </w:t>
      </w:r>
      <w:r>
        <w:t>perform</w:t>
      </w:r>
      <w:r w:rsidR="009725F4">
        <w:t>s</w:t>
      </w:r>
      <w:r>
        <w:t xml:space="preserve"> the following steps:</w:t>
      </w:r>
    </w:p>
    <w:p w14:paraId="10853ACF" w14:textId="77777777" w:rsidR="0056441E" w:rsidRDefault="0056441E" w:rsidP="000D7E3D">
      <w:pPr>
        <w:numPr>
          <w:ilvl w:val="0"/>
          <w:numId w:val="1551"/>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w:t>
      </w:r>
      <w:ins w:id="15556" w:author="Rev 19 Allen Wirfs-Brock" w:date="2013-09-06T10:17:00Z">
        <w:r w:rsidR="00AE748F">
          <w:rPr>
            <w:rFonts w:ascii="Times New Roman" w:hAnsi="Times New Roman"/>
            <w:i/>
            <w:iCs/>
          </w:rPr>
          <w:t>e</w:t>
        </w:r>
      </w:ins>
      <w:r w:rsidRPr="0056441E">
        <w:rPr>
          <w:rFonts w:ascii="Times New Roman" w:hAnsi="Times New Roman"/>
          <w:i/>
          <w:iCs/>
        </w:rPr>
        <w:t>rResult</w:t>
      </w:r>
      <w:r>
        <w:rPr>
          <w:rFonts w:ascii="Times New Roman" w:hAnsi="Times New Roman"/>
        </w:rPr>
        <w:t>) is Object.</w:t>
      </w:r>
    </w:p>
    <w:p w14:paraId="622DC7C0" w14:textId="77777777" w:rsidR="0056441E" w:rsidRDefault="0056441E" w:rsidP="000D7E3D">
      <w:pPr>
        <w:numPr>
          <w:ilvl w:val="0"/>
          <w:numId w:val="1551"/>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the result of Get(</w:t>
      </w:r>
      <w:r>
        <w:rPr>
          <w:rFonts w:ascii="Times New Roman" w:hAnsi="Times New Roman"/>
          <w:i/>
          <w:iCs/>
        </w:rPr>
        <w:t>it</w:t>
      </w:r>
      <w:ins w:id="15557" w:author="Rev 19 Allen Wirfs-Brock" w:date="2013-09-06T10:17:00Z">
        <w:r w:rsidR="00AE748F">
          <w:rPr>
            <w:rFonts w:ascii="Times New Roman" w:hAnsi="Times New Roman"/>
            <w:i/>
            <w:iCs/>
          </w:rPr>
          <w:t>e</w:t>
        </w:r>
      </w:ins>
      <w:r>
        <w:rPr>
          <w:rFonts w:ascii="Times New Roman" w:hAnsi="Times New Roman"/>
          <w:i/>
          <w:iCs/>
        </w:rPr>
        <w:t>rResult</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w:t>
      </w:r>
    </w:p>
    <w:p w14:paraId="11550591" w14:textId="77777777" w:rsidR="0056441E" w:rsidRPr="00E77497" w:rsidRDefault="0056441E" w:rsidP="000D7E3D">
      <w:pPr>
        <w:numPr>
          <w:ilvl w:val="0"/>
          <w:numId w:val="1551"/>
        </w:numPr>
        <w:rPr>
          <w:rFonts w:ascii="Times New Roman" w:hAnsi="Times New Roman"/>
        </w:rPr>
      </w:pPr>
      <w:r>
        <w:rPr>
          <w:rFonts w:ascii="Times New Roman" w:hAnsi="Times New Roman"/>
        </w:rPr>
        <w:t>Return ToBoolean(</w:t>
      </w:r>
      <w:r>
        <w:rPr>
          <w:rFonts w:ascii="Times New Roman" w:hAnsi="Times New Roman"/>
          <w:i/>
          <w:iCs/>
        </w:rPr>
        <w:t>done</w:t>
      </w:r>
      <w:r>
        <w:rPr>
          <w:rFonts w:ascii="Times New Roman" w:hAnsi="Times New Roman"/>
        </w:rPr>
        <w:t>).</w:t>
      </w:r>
    </w:p>
    <w:p w14:paraId="05C345F9" w14:textId="77777777" w:rsidR="0056441E" w:rsidRPr="00E77497" w:rsidRDefault="0056441E" w:rsidP="00DD2409">
      <w:pPr>
        <w:pStyle w:val="40"/>
      </w:pPr>
      <w:r>
        <w:t>IteratorValue (</w:t>
      </w:r>
      <w:r w:rsidR="00CC7C2D">
        <w:t xml:space="preserve"> </w:t>
      </w:r>
      <w:r w:rsidRPr="00895657">
        <w:t>it</w:t>
      </w:r>
      <w:ins w:id="15558" w:author="Rev 19 Allen Wirfs-Brock" w:date="2013-09-06T10:18:00Z">
        <w:r w:rsidR="00AE748F">
          <w:t>e</w:t>
        </w:r>
      </w:ins>
      <w:r w:rsidRPr="00895657">
        <w:t>rResult</w:t>
      </w:r>
      <w:r w:rsidR="00CC7C2D">
        <w:t xml:space="preserve"> </w:t>
      </w:r>
      <w:r>
        <w:t>)</w:t>
      </w:r>
    </w:p>
    <w:p w14:paraId="2F602113" w14:textId="77777777" w:rsidR="0056441E" w:rsidRDefault="0056441E" w:rsidP="000D7E3D">
      <w:r>
        <w:t xml:space="preserve">The abstract operation </w:t>
      </w:r>
      <w:r w:rsidRPr="0056441E">
        <w:t xml:space="preserve">IteratorValue </w:t>
      </w:r>
      <w:r>
        <w:t xml:space="preserve">with argument </w:t>
      </w:r>
      <w:r w:rsidRPr="0056441E">
        <w:rPr>
          <w:rFonts w:ascii="Times New Roman" w:hAnsi="Times New Roman"/>
          <w:i/>
          <w:iCs/>
        </w:rPr>
        <w:t>it</w:t>
      </w:r>
      <w:ins w:id="15559" w:author="Rev 19 Allen Wirfs-Brock" w:date="2013-09-06T10:18:00Z">
        <w:r w:rsidR="00AE748F">
          <w:rPr>
            <w:rFonts w:ascii="Times New Roman" w:hAnsi="Times New Roman"/>
            <w:i/>
            <w:iCs/>
          </w:rPr>
          <w:t>e</w:t>
        </w:r>
      </w:ins>
      <w:r w:rsidRPr="0056441E">
        <w:rPr>
          <w:rFonts w:ascii="Times New Roman" w:hAnsi="Times New Roman"/>
          <w:i/>
          <w:iCs/>
        </w:rPr>
        <w:t xml:space="preserve">rResult </w:t>
      </w:r>
      <w:del w:id="15560" w:author="Rev 19 Allen Wirfs-Brock" w:date="2013-09-09T13:38:00Z">
        <w:r w:rsidDel="00607E30">
          <w:delText xml:space="preserve">performing </w:delText>
        </w:r>
      </w:del>
      <w:ins w:id="15561" w:author="Rev 19 Allen Wirfs-Brock" w:date="2013-09-09T13:38:00Z">
        <w:r w:rsidR="00607E30">
          <w:t xml:space="preserve">performs </w:t>
        </w:r>
      </w:ins>
      <w:r>
        <w:t>the following steps:</w:t>
      </w:r>
    </w:p>
    <w:p w14:paraId="15E1918C" w14:textId="77777777" w:rsidR="0056441E" w:rsidRDefault="0056441E" w:rsidP="000D7E3D">
      <w:pPr>
        <w:numPr>
          <w:ilvl w:val="0"/>
          <w:numId w:val="1445"/>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w:t>
      </w:r>
      <w:ins w:id="15562" w:author="Rev 19 Allen Wirfs-Brock" w:date="2013-09-06T10:18:00Z">
        <w:r w:rsidR="00AE748F">
          <w:rPr>
            <w:rFonts w:ascii="Times New Roman" w:hAnsi="Times New Roman"/>
            <w:i/>
            <w:iCs/>
          </w:rPr>
          <w:t>e</w:t>
        </w:r>
      </w:ins>
      <w:r w:rsidRPr="0056441E">
        <w:rPr>
          <w:rFonts w:ascii="Times New Roman" w:hAnsi="Times New Roman"/>
          <w:i/>
          <w:iCs/>
        </w:rPr>
        <w:t>rResult</w:t>
      </w:r>
      <w:r>
        <w:rPr>
          <w:rFonts w:ascii="Times New Roman" w:hAnsi="Times New Roman"/>
        </w:rPr>
        <w:t>) is Object.</w:t>
      </w:r>
    </w:p>
    <w:p w14:paraId="099971D1" w14:textId="77777777" w:rsidR="0056441E" w:rsidRPr="00E77497" w:rsidRDefault="0056441E" w:rsidP="000D7E3D">
      <w:pPr>
        <w:numPr>
          <w:ilvl w:val="0"/>
          <w:numId w:val="1445"/>
        </w:numPr>
        <w:rPr>
          <w:rFonts w:ascii="Times New Roman" w:hAnsi="Times New Roman"/>
        </w:rPr>
      </w:pPr>
      <w:r>
        <w:rPr>
          <w:rFonts w:ascii="Times New Roman" w:hAnsi="Times New Roman"/>
        </w:rPr>
        <w:t>Return the result of Get(</w:t>
      </w:r>
      <w:r>
        <w:rPr>
          <w:rFonts w:ascii="Times New Roman" w:hAnsi="Times New Roman"/>
          <w:i/>
          <w:iCs/>
        </w:rPr>
        <w:t>it</w:t>
      </w:r>
      <w:ins w:id="15563" w:author="Rev 19 Allen Wirfs-Brock" w:date="2013-09-06T10:18:00Z">
        <w:r w:rsidR="00AE748F">
          <w:rPr>
            <w:rFonts w:ascii="Times New Roman" w:hAnsi="Times New Roman"/>
            <w:i/>
            <w:iCs/>
          </w:rPr>
          <w:t>e</w:t>
        </w:r>
      </w:ins>
      <w:r>
        <w:rPr>
          <w:rFonts w:ascii="Times New Roman" w:hAnsi="Times New Roman"/>
          <w:i/>
          <w:iCs/>
        </w:rPr>
        <w:t>rResult</w:t>
      </w:r>
      <w:r>
        <w:rPr>
          <w:rFonts w:ascii="Times New Roman" w:hAnsi="Times New Roman"/>
        </w:rPr>
        <w:t xml:space="preserve">, </w:t>
      </w:r>
      <w:r w:rsidRPr="00156AA7">
        <w:rPr>
          <w:rFonts w:ascii="Courier New" w:hAnsi="Courier New"/>
          <w:b/>
          <w:bCs/>
          <w:sz w:val="18"/>
        </w:rPr>
        <w:t>"</w:t>
      </w:r>
      <w:r>
        <w:rPr>
          <w:rFonts w:ascii="Courier New" w:hAnsi="Courier New"/>
          <w:b/>
        </w:rPr>
        <w:t>value</w:t>
      </w:r>
      <w:ins w:id="15564" w:author="Rev 19 Allen Wirfs-Brock" w:date="2013-09-09T13:39:00Z">
        <w:r w:rsidR="00607E30" w:rsidRPr="00156AA7">
          <w:rPr>
            <w:rFonts w:ascii="Courier New" w:hAnsi="Courier New"/>
            <w:b/>
            <w:bCs/>
            <w:sz w:val="18"/>
          </w:rPr>
          <w:t>"</w:t>
        </w:r>
      </w:ins>
      <w:r>
        <w:rPr>
          <w:rFonts w:ascii="Times New Roman" w:hAnsi="Times New Roman"/>
        </w:rPr>
        <w:t>).</w:t>
      </w:r>
    </w:p>
    <w:p w14:paraId="5EB01D1D" w14:textId="77777777" w:rsidR="00640477" w:rsidRPr="00640477" w:rsidRDefault="00640477" w:rsidP="00640477">
      <w:pPr>
        <w:pStyle w:val="40"/>
        <w:rPr>
          <w:ins w:id="15565" w:author="Rev 19 Allen Wirfs-Brock" w:date="2013-09-22T11:06:00Z"/>
        </w:rPr>
      </w:pPr>
      <w:ins w:id="15566" w:author="Rev 19 Allen Wirfs-Brock" w:date="2013-09-22T11:06:00Z">
        <w:r w:rsidRPr="00640477">
          <w:t>IteratorStep ( iterator, value )</w:t>
        </w:r>
      </w:ins>
    </w:p>
    <w:p w14:paraId="2559D899" w14:textId="77777777" w:rsidR="00640477" w:rsidRPr="00640477" w:rsidRDefault="00640477" w:rsidP="00640477">
      <w:pPr>
        <w:rPr>
          <w:ins w:id="15567" w:author="Rev 19 Allen Wirfs-Brock" w:date="2013-09-22T11:06:00Z"/>
        </w:rPr>
      </w:pPr>
      <w:ins w:id="15568" w:author="Rev 19 Allen Wirfs-Brock" w:date="2013-09-22T11:06:00Z">
        <w:r w:rsidRPr="00640477">
          <w:t>The abstract operation Iterator</w:t>
        </w:r>
      </w:ins>
      <w:ins w:id="15569" w:author="Rev 19 Allen Wirfs-Brock" w:date="2013-09-22T11:07:00Z">
        <w:r>
          <w:t>Step</w:t>
        </w:r>
      </w:ins>
      <w:ins w:id="15570" w:author="Rev 19 Allen Wirfs-Brock" w:date="2013-09-22T11:06:00Z">
        <w:r w:rsidRPr="00640477">
          <w:t xml:space="preserve"> with argument </w:t>
        </w:r>
        <w:r w:rsidRPr="00640477">
          <w:rPr>
            <w:rFonts w:ascii="Times New Roman" w:hAnsi="Times New Roman"/>
            <w:i/>
            <w:iCs/>
          </w:rPr>
          <w:t xml:space="preserve">iterator </w:t>
        </w:r>
        <w:r w:rsidRPr="00640477">
          <w:t xml:space="preserve">and optional argument </w:t>
        </w:r>
        <w:r w:rsidRPr="00640477">
          <w:rPr>
            <w:rFonts w:ascii="Times New Roman" w:hAnsi="Times New Roman"/>
            <w:i/>
            <w:iCs/>
          </w:rPr>
          <w:t>value</w:t>
        </w:r>
        <w:r w:rsidRPr="00640477">
          <w:t xml:space="preserve"> </w:t>
        </w:r>
      </w:ins>
      <w:ins w:id="15571" w:author="Rev 19 Allen Wirfs-Brock" w:date="2013-09-22T11:07:00Z">
        <w:r>
          <w:t xml:space="preserve">requests the next value from </w:t>
        </w:r>
        <w:r w:rsidRPr="00640477">
          <w:rPr>
            <w:rFonts w:ascii="Times New Roman" w:hAnsi="Times New Roman"/>
            <w:i/>
            <w:iCs/>
          </w:rPr>
          <w:t>iterator</w:t>
        </w:r>
        <w:r>
          <w:t xml:space="preserve"> and returns either </w:t>
        </w:r>
      </w:ins>
      <w:ins w:id="15572" w:author="Rev 19 Allen Wirfs-Brock" w:date="2013-09-22T11:15:00Z">
        <w:r>
          <w:rPr>
            <w:rFonts w:ascii="Times New Roman" w:hAnsi="Times New Roman"/>
            <w:b/>
          </w:rPr>
          <w:t>false</w:t>
        </w:r>
      </w:ins>
      <w:ins w:id="15573" w:author="Rev 19 Allen Wirfs-Brock" w:date="2013-09-22T11:07:00Z">
        <w:r>
          <w:t xml:space="preserve"> indicating that the iterator has reached its end or IteratorResuklt object if a next value is available. IteratorStep </w:t>
        </w:r>
      </w:ins>
      <w:ins w:id="15574" w:author="Rev 19 Allen Wirfs-Brock" w:date="2013-09-22T11:06:00Z">
        <w:r w:rsidRPr="00640477">
          <w:t>performs the following steps:</w:t>
        </w:r>
      </w:ins>
    </w:p>
    <w:p w14:paraId="02D7311D" w14:textId="77777777" w:rsidR="00640477" w:rsidRPr="00640477" w:rsidRDefault="00640477" w:rsidP="00640477">
      <w:pPr>
        <w:numPr>
          <w:ilvl w:val="0"/>
          <w:numId w:val="1610"/>
        </w:numPr>
        <w:contextualSpacing/>
        <w:rPr>
          <w:ins w:id="15575" w:author="Rev 19 Allen Wirfs-Brock" w:date="2013-09-22T11:06:00Z"/>
          <w:rFonts w:ascii="Times New Roman" w:hAnsi="Times New Roman"/>
        </w:rPr>
      </w:pPr>
      <w:ins w:id="15576" w:author="Rev 19 Allen Wirfs-Brock" w:date="2013-09-22T11:06:00Z">
        <w:r w:rsidRPr="00640477">
          <w:rPr>
            <w:rFonts w:ascii="Times New Roman" w:hAnsi="Times New Roman"/>
          </w:rPr>
          <w:t xml:space="preserve">If </w:t>
        </w:r>
        <w:r w:rsidRPr="00640477">
          <w:rPr>
            <w:rFonts w:ascii="Times New Roman" w:hAnsi="Times New Roman"/>
            <w:i/>
            <w:iCs/>
          </w:rPr>
          <w:t>value</w:t>
        </w:r>
        <w:r w:rsidRPr="00640477">
          <w:rPr>
            <w:rFonts w:ascii="Times New Roman" w:hAnsi="Times New Roman"/>
          </w:rPr>
          <w:t xml:space="preserve"> was not passed, let </w:t>
        </w:r>
        <w:r w:rsidRPr="00640477">
          <w:rPr>
            <w:rFonts w:ascii="Times New Roman" w:hAnsi="Times New Roman"/>
            <w:i/>
            <w:iCs/>
          </w:rPr>
          <w:t>value</w:t>
        </w:r>
        <w:r w:rsidRPr="00640477">
          <w:rPr>
            <w:rFonts w:ascii="Times New Roman" w:hAnsi="Times New Roman"/>
          </w:rPr>
          <w:t xml:space="preserve"> be </w:t>
        </w:r>
        <w:r w:rsidRPr="00640477">
          <w:rPr>
            <w:rFonts w:ascii="Times New Roman" w:hAnsi="Times New Roman"/>
            <w:b/>
            <w:bCs/>
          </w:rPr>
          <w:t>undefined</w:t>
        </w:r>
        <w:r w:rsidRPr="00640477">
          <w:rPr>
            <w:rFonts w:ascii="Times New Roman" w:hAnsi="Times New Roman"/>
          </w:rPr>
          <w:t>.</w:t>
        </w:r>
      </w:ins>
    </w:p>
    <w:p w14:paraId="1483DC9C" w14:textId="77777777" w:rsidR="00640477" w:rsidRPr="00640477" w:rsidRDefault="00640477" w:rsidP="00640477">
      <w:pPr>
        <w:numPr>
          <w:ilvl w:val="0"/>
          <w:numId w:val="1610"/>
        </w:numPr>
        <w:contextualSpacing/>
        <w:rPr>
          <w:ins w:id="15577" w:author="Rev 19 Allen Wirfs-Brock" w:date="2013-09-22T11:06:00Z"/>
          <w:rFonts w:ascii="Times New Roman" w:hAnsi="Times New Roman"/>
        </w:rPr>
      </w:pPr>
      <w:ins w:id="15578" w:author="Rev 19 Allen Wirfs-Brock" w:date="2013-09-22T11:06:00Z">
        <w:r w:rsidRPr="00640477">
          <w:rPr>
            <w:rFonts w:ascii="Times New Roman" w:hAnsi="Times New Roman"/>
          </w:rPr>
          <w:t xml:space="preserve">Let </w:t>
        </w:r>
        <w:r w:rsidRPr="00640477">
          <w:rPr>
            <w:rFonts w:ascii="Times New Roman" w:hAnsi="Times New Roman"/>
            <w:i/>
            <w:iCs/>
          </w:rPr>
          <w:t>result</w:t>
        </w:r>
        <w:r w:rsidRPr="00640477">
          <w:rPr>
            <w:rFonts w:ascii="Times New Roman" w:hAnsi="Times New Roman"/>
          </w:rPr>
          <w:t xml:space="preserve"> be the result of </w:t>
        </w:r>
      </w:ins>
      <w:ins w:id="15579" w:author="Rev 19 Allen Wirfs-Brock" w:date="2013-09-22T11:34:00Z">
        <w:r w:rsidR="0061744F">
          <w:rPr>
            <w:rFonts w:ascii="Times New Roman" w:hAnsi="Times New Roman"/>
          </w:rPr>
          <w:t>Iterator</w:t>
        </w:r>
      </w:ins>
      <w:ins w:id="15580" w:author="Rev 19 Allen Wirfs-Brock" w:date="2013-09-22T11:33:00Z">
        <w:r w:rsidR="0061744F">
          <w:rPr>
            <w:rFonts w:ascii="Times New Roman" w:hAnsi="Times New Roman"/>
          </w:rPr>
          <w:t>Next</w:t>
        </w:r>
      </w:ins>
      <w:ins w:id="15581" w:author="Rev 19 Allen Wirfs-Brock" w:date="2013-09-22T11:06:00Z">
        <w:r w:rsidRPr="00640477">
          <w:rPr>
            <w:rFonts w:ascii="Times New Roman" w:hAnsi="Times New Roman"/>
          </w:rPr>
          <w:t>(</w:t>
        </w:r>
        <w:r w:rsidRPr="00640477">
          <w:rPr>
            <w:rFonts w:ascii="Times New Roman" w:hAnsi="Times New Roman"/>
            <w:i/>
            <w:iCs/>
          </w:rPr>
          <w:t>iterator</w:t>
        </w:r>
        <w:r w:rsidRPr="00640477">
          <w:rPr>
            <w:rFonts w:ascii="Times New Roman" w:hAnsi="Times New Roman"/>
          </w:rPr>
          <w:t xml:space="preserve">, </w:t>
        </w:r>
        <w:r w:rsidRPr="00640477">
          <w:rPr>
            <w:rFonts w:ascii="Times New Roman" w:hAnsi="Times New Roman"/>
            <w:i/>
            <w:iCs/>
          </w:rPr>
          <w:t>value</w:t>
        </w:r>
        <w:r w:rsidRPr="00640477">
          <w:rPr>
            <w:rFonts w:ascii="Times New Roman" w:hAnsi="Times New Roman"/>
          </w:rPr>
          <w:t>).</w:t>
        </w:r>
      </w:ins>
    </w:p>
    <w:p w14:paraId="21B3138F" w14:textId="77777777" w:rsidR="00640477" w:rsidRPr="00640477" w:rsidRDefault="00640477" w:rsidP="00640477">
      <w:pPr>
        <w:numPr>
          <w:ilvl w:val="0"/>
          <w:numId w:val="1610"/>
        </w:numPr>
        <w:contextualSpacing/>
        <w:rPr>
          <w:ins w:id="15582" w:author="Rev 19 Allen Wirfs-Brock" w:date="2013-09-22T11:06:00Z"/>
          <w:rFonts w:ascii="Times New Roman" w:hAnsi="Times New Roman"/>
        </w:rPr>
      </w:pPr>
      <w:ins w:id="15583" w:author="Rev 19 Allen Wirfs-Brock" w:date="2013-09-22T11:06:00Z">
        <w:r w:rsidRPr="00640477">
          <w:rPr>
            <w:rFonts w:ascii="Times New Roman" w:hAnsi="Times New Roman"/>
          </w:rPr>
          <w:t>ReturnIfAbrupt(</w:t>
        </w:r>
        <w:r w:rsidRPr="00640477">
          <w:rPr>
            <w:rFonts w:ascii="Times New Roman" w:hAnsi="Times New Roman"/>
            <w:i/>
            <w:iCs/>
          </w:rPr>
          <w:t>result</w:t>
        </w:r>
        <w:r w:rsidRPr="00640477">
          <w:rPr>
            <w:rFonts w:ascii="Times New Roman" w:hAnsi="Times New Roman"/>
          </w:rPr>
          <w:t>).</w:t>
        </w:r>
      </w:ins>
    </w:p>
    <w:p w14:paraId="6E0218FB" w14:textId="77777777" w:rsidR="00640477" w:rsidRPr="00640477" w:rsidRDefault="00640477" w:rsidP="00640477">
      <w:pPr>
        <w:numPr>
          <w:ilvl w:val="0"/>
          <w:numId w:val="1610"/>
        </w:numPr>
        <w:spacing w:after="0"/>
        <w:contextualSpacing/>
        <w:rPr>
          <w:ins w:id="15584" w:author="Rev 19 Allen Wirfs-Brock" w:date="2013-09-22T11:06:00Z"/>
          <w:rFonts w:ascii="Times New Roman" w:hAnsi="Times New Roman"/>
        </w:rPr>
      </w:pPr>
      <w:ins w:id="15585" w:author="Rev 19 Allen Wirfs-Brock" w:date="2013-09-22T11:06:00Z">
        <w:r w:rsidRPr="00640477">
          <w:rPr>
            <w:rFonts w:ascii="Times New Roman" w:hAnsi="Times New Roman"/>
          </w:rPr>
          <w:t xml:space="preserve">Let </w:t>
        </w:r>
        <w:r w:rsidRPr="00640477">
          <w:rPr>
            <w:rFonts w:ascii="Times New Roman" w:hAnsi="Times New Roman"/>
            <w:i/>
            <w:iCs/>
          </w:rPr>
          <w:t>done</w:t>
        </w:r>
        <w:r w:rsidRPr="00640477">
          <w:rPr>
            <w:rFonts w:ascii="Times New Roman" w:hAnsi="Times New Roman"/>
          </w:rPr>
          <w:t xml:space="preserve"> be the result of Get(</w:t>
        </w:r>
      </w:ins>
      <w:ins w:id="15586" w:author="Rev 19 Allen Wirfs-Brock" w:date="2013-09-22T11:35:00Z">
        <w:r w:rsidR="0061744F" w:rsidRPr="00640477">
          <w:rPr>
            <w:rFonts w:ascii="Times New Roman" w:hAnsi="Times New Roman"/>
            <w:i/>
            <w:iCs/>
          </w:rPr>
          <w:t>result</w:t>
        </w:r>
      </w:ins>
      <w:ins w:id="15587" w:author="Rev 19 Allen Wirfs-Brock" w:date="2013-09-22T11:06:00Z">
        <w:r w:rsidRPr="00640477">
          <w:rPr>
            <w:rFonts w:ascii="Times New Roman" w:hAnsi="Times New Roman"/>
          </w:rPr>
          <w:t xml:space="preserve">, </w:t>
        </w:r>
        <w:r w:rsidRPr="00640477">
          <w:rPr>
            <w:rFonts w:ascii="Courier New" w:hAnsi="Courier New"/>
            <w:b/>
            <w:bCs/>
            <w:sz w:val="18"/>
          </w:rPr>
          <w:t>"</w:t>
        </w:r>
        <w:r w:rsidRPr="00640477">
          <w:rPr>
            <w:rFonts w:ascii="Courier New" w:hAnsi="Courier New"/>
            <w:b/>
          </w:rPr>
          <w:t>done</w:t>
        </w:r>
        <w:r w:rsidRPr="00640477">
          <w:rPr>
            <w:rFonts w:ascii="Courier New" w:hAnsi="Courier New"/>
            <w:b/>
            <w:bCs/>
            <w:sz w:val="18"/>
          </w:rPr>
          <w:t>"</w:t>
        </w:r>
        <w:r w:rsidRPr="00640477">
          <w:rPr>
            <w:rFonts w:ascii="Times New Roman" w:hAnsi="Times New Roman"/>
          </w:rPr>
          <w:t>).</w:t>
        </w:r>
      </w:ins>
    </w:p>
    <w:p w14:paraId="618552B0" w14:textId="77777777" w:rsidR="00640477" w:rsidRPr="00640477" w:rsidRDefault="00640477" w:rsidP="00640477">
      <w:pPr>
        <w:numPr>
          <w:ilvl w:val="0"/>
          <w:numId w:val="1610"/>
        </w:numPr>
        <w:contextualSpacing/>
        <w:rPr>
          <w:ins w:id="15588" w:author="Rev 19 Allen Wirfs-Brock" w:date="2013-09-22T11:06:00Z"/>
          <w:rFonts w:ascii="Times New Roman" w:hAnsi="Times New Roman"/>
        </w:rPr>
      </w:pPr>
      <w:ins w:id="15589" w:author="Rev 19 Allen Wirfs-Brock" w:date="2013-09-22T11:06:00Z">
        <w:r w:rsidRPr="00640477">
          <w:rPr>
            <w:rFonts w:ascii="Times New Roman" w:hAnsi="Times New Roman"/>
          </w:rPr>
          <w:t>ReturnIfAbrupt(</w:t>
        </w:r>
        <w:r w:rsidRPr="00640477">
          <w:rPr>
            <w:rFonts w:ascii="Times New Roman" w:hAnsi="Times New Roman"/>
            <w:i/>
            <w:iCs/>
          </w:rPr>
          <w:t>done</w:t>
        </w:r>
        <w:r w:rsidRPr="00640477">
          <w:rPr>
            <w:rFonts w:ascii="Times New Roman" w:hAnsi="Times New Roman"/>
          </w:rPr>
          <w:t>).</w:t>
        </w:r>
      </w:ins>
    </w:p>
    <w:p w14:paraId="52C20D5E" w14:textId="77777777" w:rsidR="00640477" w:rsidRPr="00640477" w:rsidRDefault="00640477" w:rsidP="00640477">
      <w:pPr>
        <w:numPr>
          <w:ilvl w:val="0"/>
          <w:numId w:val="1610"/>
        </w:numPr>
        <w:contextualSpacing/>
        <w:rPr>
          <w:ins w:id="15590" w:author="Rev 19 Allen Wirfs-Brock" w:date="2013-09-22T11:06:00Z"/>
          <w:rFonts w:ascii="Times New Roman" w:hAnsi="Times New Roman"/>
        </w:rPr>
      </w:pPr>
      <w:ins w:id="15591" w:author="Rev 19 Allen Wirfs-Brock" w:date="2013-09-22T11:06:00Z">
        <w:r w:rsidRPr="00640477">
          <w:rPr>
            <w:rFonts w:ascii="Times New Roman" w:hAnsi="Times New Roman"/>
          </w:rPr>
          <w:t>If ToBoolean(</w:t>
        </w:r>
        <w:r w:rsidRPr="00640477">
          <w:rPr>
            <w:rFonts w:ascii="Times New Roman" w:hAnsi="Times New Roman"/>
            <w:i/>
            <w:iCs/>
          </w:rPr>
          <w:t>done</w:t>
        </w:r>
        <w:r w:rsidRPr="00640477">
          <w:rPr>
            <w:rFonts w:ascii="Times New Roman" w:hAnsi="Times New Roman"/>
          </w:rPr>
          <w:t xml:space="preserve">) is </w:t>
        </w:r>
        <w:r w:rsidRPr="00640477">
          <w:rPr>
            <w:rFonts w:ascii="Times New Roman" w:hAnsi="Times New Roman"/>
            <w:b/>
          </w:rPr>
          <w:t>true</w:t>
        </w:r>
        <w:r w:rsidRPr="00640477">
          <w:rPr>
            <w:rFonts w:ascii="Times New Roman" w:hAnsi="Times New Roman"/>
          </w:rPr>
          <w:t xml:space="preserve">, then return </w:t>
        </w:r>
      </w:ins>
      <w:ins w:id="15592" w:author="Rev 19 Allen Wirfs-Brock" w:date="2013-09-22T11:15:00Z">
        <w:r w:rsidR="00F877DA">
          <w:rPr>
            <w:rFonts w:ascii="Times New Roman" w:hAnsi="Times New Roman"/>
            <w:b/>
          </w:rPr>
          <w:t>false</w:t>
        </w:r>
      </w:ins>
      <w:ins w:id="15593" w:author="Rev 19 Allen Wirfs-Brock" w:date="2013-09-22T11:06:00Z">
        <w:r w:rsidRPr="00640477">
          <w:rPr>
            <w:rFonts w:ascii="Times New Roman" w:hAnsi="Times New Roman"/>
          </w:rPr>
          <w:t>.</w:t>
        </w:r>
      </w:ins>
    </w:p>
    <w:p w14:paraId="7987AA68" w14:textId="77777777" w:rsidR="00640477" w:rsidRPr="00640477" w:rsidRDefault="00640477" w:rsidP="00640477">
      <w:pPr>
        <w:numPr>
          <w:ilvl w:val="0"/>
          <w:numId w:val="1610"/>
        </w:numPr>
        <w:rPr>
          <w:ins w:id="15594" w:author="Rev 19 Allen Wirfs-Brock" w:date="2013-09-22T11:06:00Z"/>
          <w:rFonts w:ascii="Times New Roman" w:hAnsi="Times New Roman"/>
        </w:rPr>
      </w:pPr>
      <w:ins w:id="15595" w:author="Rev 19 Allen Wirfs-Brock" w:date="2013-09-22T11:06:00Z">
        <w:r w:rsidRPr="00640477">
          <w:rPr>
            <w:rFonts w:ascii="Times New Roman" w:hAnsi="Times New Roman"/>
          </w:rPr>
          <w:t xml:space="preserve">Return </w:t>
        </w:r>
        <w:r w:rsidRPr="00640477">
          <w:rPr>
            <w:rFonts w:ascii="Times New Roman" w:hAnsi="Times New Roman"/>
            <w:i/>
            <w:iCs/>
          </w:rPr>
          <w:t>result</w:t>
        </w:r>
        <w:r w:rsidRPr="00640477">
          <w:rPr>
            <w:rFonts w:ascii="Times New Roman" w:hAnsi="Times New Roman"/>
          </w:rPr>
          <w:t>.</w:t>
        </w:r>
      </w:ins>
    </w:p>
    <w:p w14:paraId="64A1611F" w14:textId="77777777" w:rsidR="00971EEE" w:rsidRPr="00E77497" w:rsidRDefault="00971EEE" w:rsidP="00DD2409">
      <w:pPr>
        <w:pStyle w:val="40"/>
      </w:pPr>
      <w:r w:rsidRPr="00E77497">
        <w:tab/>
      </w:r>
      <w:r>
        <w:t>CreateEmptyIterator (</w:t>
      </w:r>
      <w:r>
        <w:rPr>
          <w:rFonts w:ascii="Times New Roman" w:hAnsi="Times New Roman"/>
          <w:b w:val="0"/>
          <w:i/>
        </w:rPr>
        <w:t xml:space="preserve"> </w:t>
      </w:r>
      <w:r>
        <w:t>)</w:t>
      </w:r>
    </w:p>
    <w:p w14:paraId="1E17E085" w14:textId="77777777" w:rsidR="00971EEE" w:rsidRPr="00A74D02" w:rsidRDefault="00971EEE" w:rsidP="00A74D02">
      <w:r>
        <w:t xml:space="preserve">The abstract operation </w:t>
      </w:r>
      <w:r w:rsidRPr="00971EEE">
        <w:t xml:space="preserve">CreateEmptyIterator </w:t>
      </w:r>
      <w:r>
        <w:t xml:space="preserve">with no arguments creates an Iterator object </w:t>
      </w:r>
      <w:r w:rsidR="00A74D02">
        <w:t>whose next method always reports that the iterator is done.</w:t>
      </w:r>
      <w:r>
        <w:t xml:space="preserve"> </w:t>
      </w:r>
      <w:r w:rsidR="00A74D02">
        <w:t>It</w:t>
      </w:r>
      <w:r>
        <w:t xml:space="preserve"> perform</w:t>
      </w:r>
      <w:r w:rsidR="00A74D02">
        <w:t>s the following steps:</w:t>
      </w:r>
    </w:p>
    <w:p w14:paraId="150D0445" w14:textId="77777777" w:rsidR="00971EEE" w:rsidRDefault="00971EEE" w:rsidP="00A74D02">
      <w:pPr>
        <w:numPr>
          <w:ilvl w:val="0"/>
          <w:numId w:val="147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performing ObjectCreate</w:t>
      </w:r>
      <w:r w:rsidRPr="00BE3BA1">
        <w:rPr>
          <w:rFonts w:ascii="Times New Roman" w:hAnsi="Times New Roman"/>
        </w:rPr>
        <w:t>(</w:t>
      </w:r>
      <w:r w:rsidR="00621C54" w:rsidRPr="00F75B67">
        <w:rPr>
          <w:rFonts w:cs="Arial"/>
        </w:rPr>
        <w:t>%ObjectPrototype%</w:t>
      </w:r>
      <w:r>
        <w:rPr>
          <w:rFonts w:ascii="Times New Roman" w:hAnsi="Times New Roman"/>
        </w:rPr>
        <w:t>).</w:t>
      </w:r>
    </w:p>
    <w:p w14:paraId="2F697627" w14:textId="77777777" w:rsidR="00971EEE" w:rsidRDefault="00A74D02" w:rsidP="00420925">
      <w:pPr>
        <w:numPr>
          <w:ilvl w:val="0"/>
          <w:numId w:val="1479"/>
        </w:numPr>
        <w:contextualSpacing/>
        <w:rPr>
          <w:rFonts w:ascii="Times New Roman" w:hAnsi="Times New Roman"/>
        </w:rPr>
      </w:pPr>
      <w:r>
        <w:rPr>
          <w:rFonts w:ascii="Times New Roman" w:hAnsi="Times New Roman"/>
        </w:rPr>
        <w:t xml:space="preserve">Let </w:t>
      </w:r>
      <w:r w:rsidRPr="00D145A7">
        <w:rPr>
          <w:rFonts w:ascii="Times New Roman" w:hAnsi="Times New Roman"/>
          <w:i/>
          <w:iCs/>
        </w:rPr>
        <w:t>emptyNe</w:t>
      </w:r>
      <w:r w:rsidR="00D145A7">
        <w:rPr>
          <w:rFonts w:ascii="Times New Roman" w:hAnsi="Times New Roman"/>
          <w:i/>
          <w:iCs/>
        </w:rPr>
        <w:t>x</w:t>
      </w:r>
      <w:r w:rsidRPr="00D145A7">
        <w:rPr>
          <w:rFonts w:ascii="Times New Roman" w:hAnsi="Times New Roman"/>
          <w:i/>
          <w:iCs/>
        </w:rPr>
        <w:t>tMethod</w:t>
      </w:r>
      <w:r>
        <w:rPr>
          <w:rFonts w:ascii="Times New Roman" w:hAnsi="Times New Roman"/>
        </w:rPr>
        <w:t xml:space="preserve"> be the </w:t>
      </w:r>
      <w:r w:rsidR="00D145A7">
        <w:rPr>
          <w:rFonts w:ascii="Times New Roman" w:hAnsi="Times New Roman"/>
        </w:rPr>
        <w:t xml:space="preserve">result of </w:t>
      </w:r>
      <w:ins w:id="15596" w:author="Rev 19 Allen Wirfs-Brock" w:date="2013-09-09T13:36:00Z">
        <w:r w:rsidR="00607E30">
          <w:rPr>
            <w:rFonts w:ascii="Times New Roman" w:hAnsi="Times New Roman"/>
          </w:rPr>
          <w:t xml:space="preserve">performing </w:t>
        </w:r>
      </w:ins>
      <w:r w:rsidR="00D145A7">
        <w:rPr>
          <w:rFonts w:ascii="Times New Roman" w:hAnsi="Times New Roman"/>
        </w:rPr>
        <w:t xml:space="preserve">CreateBuiltinFunction </w:t>
      </w:r>
      <w:r w:rsidR="00420925">
        <w:rPr>
          <w:rFonts w:ascii="Times New Roman" w:hAnsi="Times New Roman"/>
        </w:rPr>
        <w:t>using the</w:t>
      </w:r>
      <w:r w:rsidR="00D145A7">
        <w:rPr>
          <w:rFonts w:ascii="Times New Roman" w:hAnsi="Times New Roman"/>
        </w:rPr>
        <w:t xml:space="preserve"> steps defined below</w:t>
      </w:r>
      <w:r w:rsidR="00971EEE">
        <w:rPr>
          <w:rFonts w:ascii="Times New Roman" w:hAnsi="Times New Roman"/>
        </w:rPr>
        <w:t>.</w:t>
      </w:r>
    </w:p>
    <w:p w14:paraId="7BE67AA6" w14:textId="77777777" w:rsidR="00971EEE" w:rsidRDefault="00971EEE" w:rsidP="00A74D02">
      <w:pPr>
        <w:numPr>
          <w:ilvl w:val="0"/>
          <w:numId w:val="1479"/>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sidR="00A74D02">
        <w:rPr>
          <w:rFonts w:ascii="Courier New" w:hAnsi="Courier New"/>
          <w:b/>
        </w:rPr>
        <w:t>next</w:t>
      </w:r>
      <w:r w:rsidRPr="00156AA7">
        <w:rPr>
          <w:rFonts w:ascii="Courier New" w:hAnsi="Courier New"/>
          <w:b/>
          <w:bCs/>
          <w:sz w:val="18"/>
        </w:rPr>
        <w:t>"</w:t>
      </w:r>
      <w:r>
        <w:rPr>
          <w:rFonts w:ascii="Times New Roman" w:hAnsi="Times New Roman"/>
        </w:rPr>
        <w:t xml:space="preserve">, </w:t>
      </w:r>
      <w:r w:rsidR="00A74D02">
        <w:rPr>
          <w:rFonts w:ascii="Times New Roman" w:hAnsi="Times New Roman"/>
          <w:i/>
          <w:iCs/>
        </w:rPr>
        <w:t>emptyNextMethod</w:t>
      </w:r>
      <w:r>
        <w:rPr>
          <w:rFonts w:ascii="Times New Roman" w:hAnsi="Times New Roman"/>
        </w:rPr>
        <w:t>).</w:t>
      </w:r>
    </w:p>
    <w:p w14:paraId="53FC3341" w14:textId="77777777" w:rsidR="00971EEE" w:rsidRDefault="00971EEE" w:rsidP="00A74D02">
      <w:pPr>
        <w:numPr>
          <w:ilvl w:val="0"/>
          <w:numId w:val="1479"/>
        </w:numPr>
        <w:rPr>
          <w:rFonts w:ascii="Times New Roman" w:hAnsi="Times New Roman"/>
        </w:rPr>
      </w:pPr>
      <w:r>
        <w:rPr>
          <w:rFonts w:ascii="Times New Roman" w:hAnsi="Times New Roman"/>
        </w:rPr>
        <w:t xml:space="preserve">Return </w:t>
      </w:r>
      <w:r>
        <w:rPr>
          <w:rFonts w:ascii="Times New Roman" w:hAnsi="Times New Roman"/>
          <w:i/>
          <w:iCs/>
        </w:rPr>
        <w:t>obj</w:t>
      </w:r>
      <w:r w:rsidRPr="00E77497">
        <w:rPr>
          <w:rFonts w:ascii="Times New Roman" w:hAnsi="Times New Roman"/>
        </w:rPr>
        <w:t>.</w:t>
      </w:r>
    </w:p>
    <w:p w14:paraId="0D4735AF" w14:textId="77777777" w:rsidR="00D145A7" w:rsidRPr="00A74D02" w:rsidRDefault="00D145A7" w:rsidP="00D145A7">
      <w:r>
        <w:t xml:space="preserve">An </w:t>
      </w:r>
      <w:r w:rsidRPr="00D145A7">
        <w:rPr>
          <w:rFonts w:ascii="Times New Roman" w:hAnsi="Times New Roman"/>
          <w:i/>
          <w:iCs/>
        </w:rPr>
        <w:t>emptyNe</w:t>
      </w:r>
      <w:r>
        <w:rPr>
          <w:rFonts w:ascii="Times New Roman" w:hAnsi="Times New Roman"/>
          <w:i/>
          <w:iCs/>
        </w:rPr>
        <w:t>x</w:t>
      </w:r>
      <w:r w:rsidRPr="00D145A7">
        <w:rPr>
          <w:rFonts w:ascii="Times New Roman" w:hAnsi="Times New Roman"/>
          <w:i/>
          <w:iCs/>
        </w:rPr>
        <w:t>tMethod</w:t>
      </w:r>
      <w:r>
        <w:t xml:space="preserve"> method performs the following steps:</w:t>
      </w:r>
    </w:p>
    <w:p w14:paraId="7FE331B8" w14:textId="77777777" w:rsidR="00D145A7" w:rsidRDefault="00D145A7" w:rsidP="00420925">
      <w:pPr>
        <w:numPr>
          <w:ilvl w:val="0"/>
          <w:numId w:val="1480"/>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performing CreateIt</w:t>
      </w:r>
      <w:ins w:id="15597" w:author="Rev 19 Allen Wirfs-Brock" w:date="2013-09-06T10:18:00Z">
        <w:r w:rsidR="00AE748F">
          <w:rPr>
            <w:rFonts w:ascii="Times New Roman" w:hAnsi="Times New Roman"/>
          </w:rPr>
          <w:t>e</w:t>
        </w:r>
      </w:ins>
      <w:r>
        <w:rPr>
          <w:rFonts w:ascii="Times New Roman" w:hAnsi="Times New Roman"/>
        </w:rPr>
        <w:t>rResultObject</w:t>
      </w:r>
      <w:r w:rsidR="00420925" w:rsidDel="00420925">
        <w:rPr>
          <w:rFonts w:ascii="Times New Roman" w:hAnsi="Times New Roman"/>
        </w:rPr>
        <w:t xml:space="preserve"> </w:t>
      </w:r>
      <w:r>
        <w:rPr>
          <w:rFonts w:ascii="Times New Roman" w:hAnsi="Times New Roman"/>
        </w:rPr>
        <w:t>(</w:t>
      </w:r>
      <w:r>
        <w:rPr>
          <w:rFonts w:ascii="Times New Roman" w:hAnsi="Times New Roman"/>
          <w:b/>
          <w:bCs/>
        </w:rPr>
        <w:t>undefined</w:t>
      </w:r>
      <w:r>
        <w:rPr>
          <w:rFonts w:ascii="Times New Roman" w:hAnsi="Times New Roman"/>
        </w:rPr>
        <w:t xml:space="preserve">, </w:t>
      </w:r>
      <w:r>
        <w:rPr>
          <w:rFonts w:ascii="Times New Roman" w:hAnsi="Times New Roman"/>
          <w:b/>
          <w:bCs/>
        </w:rPr>
        <w:t>true</w:t>
      </w:r>
      <w:r>
        <w:rPr>
          <w:rFonts w:ascii="Times New Roman" w:hAnsi="Times New Roman"/>
        </w:rPr>
        <w:t>).</w:t>
      </w:r>
    </w:p>
    <w:p w14:paraId="49F7540F" w14:textId="77777777" w:rsidR="00D145A7" w:rsidRPr="00D145A7" w:rsidRDefault="00D145A7" w:rsidP="00D145A7">
      <w:pPr>
        <w:numPr>
          <w:ilvl w:val="0"/>
          <w:numId w:val="1480"/>
        </w:numPr>
        <w:rPr>
          <w:rFonts w:ascii="Times New Roman" w:hAnsi="Times New Roman"/>
        </w:rPr>
      </w:pPr>
      <w:r>
        <w:rPr>
          <w:rFonts w:ascii="Times New Roman" w:hAnsi="Times New Roman"/>
        </w:rPr>
        <w:t xml:space="preserve">Return </w:t>
      </w:r>
      <w:r>
        <w:rPr>
          <w:rFonts w:ascii="Times New Roman" w:hAnsi="Times New Roman"/>
          <w:i/>
          <w:iCs/>
        </w:rPr>
        <w:t>result</w:t>
      </w:r>
      <w:r w:rsidRPr="00E77497">
        <w:rPr>
          <w:rFonts w:ascii="Times New Roman" w:hAnsi="Times New Roman"/>
        </w:rPr>
        <w:t>.</w:t>
      </w:r>
    </w:p>
    <w:p w14:paraId="306092CD" w14:textId="77777777" w:rsidR="00B55107" w:rsidRDefault="00B55107" w:rsidP="00B55107">
      <w:pPr>
        <w:pStyle w:val="1"/>
      </w:pPr>
      <w:bookmarkStart w:id="15598" w:name="_Ref366137541"/>
      <w:del w:id="15599" w:author="Rev 19 Allen Wirfs-Brock" w:date="2013-09-23T17:35:00Z">
        <w:r w:rsidDel="00C464F8">
          <w:delText>The Reflect Module</w:delText>
        </w:r>
      </w:del>
      <w:bookmarkStart w:id="15600" w:name="_Toc368050829"/>
      <w:bookmarkEnd w:id="15598"/>
      <w:ins w:id="15601" w:author="Rev 19 Allen Wirfs-Brock" w:date="2013-09-23T17:35:00Z">
        <w:r w:rsidR="00C464F8">
          <w:t>Reflection.</w:t>
        </w:r>
      </w:ins>
      <w:bookmarkEnd w:id="15600"/>
    </w:p>
    <w:p w14:paraId="03EC83AA" w14:textId="77777777" w:rsidR="00C464F8" w:rsidRPr="00E77497" w:rsidRDefault="00C464F8" w:rsidP="00C464F8">
      <w:pPr>
        <w:pStyle w:val="20"/>
        <w:rPr>
          <w:ins w:id="15602" w:author="Rev 19 Allen Wirfs-Brock" w:date="2013-09-23T17:37:00Z"/>
        </w:rPr>
      </w:pPr>
      <w:bookmarkStart w:id="15603" w:name="_Toc368050830"/>
      <w:ins w:id="15604" w:author="Rev 19 Allen Wirfs-Brock" w:date="2013-09-23T17:37:00Z">
        <w:r w:rsidRPr="00E77497">
          <w:t xml:space="preserve">The </w:t>
        </w:r>
      </w:ins>
      <w:ins w:id="15605" w:author="Rev 19 Allen Wirfs-Brock" w:date="2013-09-23T17:38:00Z">
        <w:r>
          <w:t>Reflect</w:t>
        </w:r>
      </w:ins>
      <w:ins w:id="15606" w:author="Rev 19 Allen Wirfs-Brock" w:date="2013-09-23T17:37:00Z">
        <w:r w:rsidRPr="00E77497">
          <w:t xml:space="preserve"> Object</w:t>
        </w:r>
        <w:bookmarkEnd w:id="15603"/>
      </w:ins>
    </w:p>
    <w:p w14:paraId="2383C549" w14:textId="77777777" w:rsidR="00C464F8" w:rsidRPr="00E77497" w:rsidRDefault="00C464F8" w:rsidP="00C464F8">
      <w:pPr>
        <w:rPr>
          <w:ins w:id="15607" w:author="Rev 19 Allen Wirfs-Brock" w:date="2013-09-23T17:37:00Z"/>
        </w:rPr>
      </w:pPr>
      <w:ins w:id="15608" w:author="Rev 19 Allen Wirfs-Brock" w:date="2013-09-23T17:37:00Z">
        <w:r w:rsidRPr="00E77497">
          <w:t xml:space="preserve">The </w:t>
        </w:r>
      </w:ins>
      <w:ins w:id="15609" w:author="Rev 19 Allen Wirfs-Brock" w:date="2013-09-23T17:38:00Z">
        <w:r>
          <w:t>Reflect</w:t>
        </w:r>
      </w:ins>
      <w:ins w:id="15610" w:author="Rev 19 Allen Wirfs-Brock" w:date="2013-09-23T17:37:00Z">
        <w:r w:rsidRPr="00E77497">
          <w:t xml:space="preserve"> object is a single </w:t>
        </w:r>
        <w:r>
          <w:t xml:space="preserve">ordinary </w:t>
        </w:r>
        <w:r w:rsidRPr="00E77497">
          <w:t>object.</w:t>
        </w:r>
      </w:ins>
    </w:p>
    <w:p w14:paraId="113441A9" w14:textId="77777777" w:rsidR="00C464F8" w:rsidRPr="00E77497" w:rsidRDefault="00C464F8" w:rsidP="00C464F8">
      <w:pPr>
        <w:rPr>
          <w:ins w:id="15611" w:author="Rev 19 Allen Wirfs-Brock" w:date="2013-09-23T17:37:00Z"/>
        </w:rPr>
      </w:pPr>
      <w:ins w:id="15612" w:author="Rev 19 Allen Wirfs-Brock" w:date="2013-09-23T17:37:00Z">
        <w:r w:rsidRPr="00E77497">
          <w:t xml:space="preserve">The value of the [[Prototype]] internal </w:t>
        </w:r>
        <w:r>
          <w:t xml:space="preserve">data </w:t>
        </w:r>
        <w:r w:rsidRPr="00E77497">
          <w:t xml:space="preserve">property of the </w:t>
        </w:r>
      </w:ins>
      <w:ins w:id="15613" w:author="Rev 19 Allen Wirfs-Brock" w:date="2013-09-23T17:38:00Z">
        <w:r>
          <w:t>Reflect</w:t>
        </w:r>
      </w:ins>
      <w:ins w:id="15614" w:author="Rev 19 Allen Wirfs-Brock" w:date="2013-09-23T17:37:00Z">
        <w:r w:rsidRPr="00E77497">
          <w:t xml:space="preserve"> object is the standard built-in Object prototype object (</w:t>
        </w:r>
        <w:r>
          <w:fldChar w:fldCharType="begin"/>
        </w:r>
        <w:r>
          <w:instrText xml:space="preserve"> REF _Ref360007187 \r \h </w:instrText>
        </w:r>
      </w:ins>
      <w:ins w:id="15615" w:author="Rev 19 Allen Wirfs-Brock" w:date="2013-09-23T17:37:00Z">
        <w:r>
          <w:fldChar w:fldCharType="separate"/>
        </w:r>
      </w:ins>
      <w:ins w:id="15616" w:author="Rev 19 Allen Wirfs-Brock" w:date="2013-09-27T13:22:00Z">
        <w:r w:rsidR="00D433E8">
          <w:t>19.1.4</w:t>
        </w:r>
      </w:ins>
      <w:ins w:id="15617" w:author="Rev 19 Allen Wirfs-Brock" w:date="2013-09-23T17:37:00Z">
        <w:r>
          <w:fldChar w:fldCharType="end"/>
        </w:r>
        <w:r>
          <w:t>)</w:t>
        </w:r>
        <w:r w:rsidRPr="00E77497">
          <w:t>.</w:t>
        </w:r>
      </w:ins>
    </w:p>
    <w:p w14:paraId="1CC7B674" w14:textId="77777777" w:rsidR="00C464F8" w:rsidRPr="00E77497" w:rsidRDefault="00C464F8" w:rsidP="00C464F8">
      <w:pPr>
        <w:rPr>
          <w:ins w:id="15618" w:author="Rev 19 Allen Wirfs-Brock" w:date="2013-09-23T17:37:00Z"/>
        </w:rPr>
      </w:pPr>
      <w:ins w:id="15619" w:author="Rev 19 Allen Wirfs-Brock" w:date="2013-09-23T17:37:00Z">
        <w:r w:rsidRPr="00E77497">
          <w:t xml:space="preserve">The </w:t>
        </w:r>
      </w:ins>
      <w:ins w:id="15620" w:author="Rev 19 Allen Wirfs-Brock" w:date="2013-09-23T17:38:00Z">
        <w:r>
          <w:t>Reflect object</w:t>
        </w:r>
      </w:ins>
      <w:ins w:id="15621" w:author="Rev 19 Allen Wirfs-Brock" w:date="2013-09-23T17:37:00Z">
        <w:r w:rsidRPr="00E77497">
          <w:t xml:space="preserve"> </w:t>
        </w:r>
        <w:r>
          <w:t>is not a function object. It</w:t>
        </w:r>
        <w:r w:rsidRPr="00E77497">
          <w:t xml:space="preserve"> does not have a [[Construct]] internal </w:t>
        </w:r>
        <w:r>
          <w:t>method</w:t>
        </w:r>
        <w:r w:rsidRPr="00E77497">
          <w:t xml:space="preserve">; it is not possible to use the </w:t>
        </w:r>
      </w:ins>
      <w:ins w:id="15622" w:author="Rev 19 Allen Wirfs-Brock" w:date="2013-09-23T17:39:00Z">
        <w:r>
          <w:t>Reflect</w:t>
        </w:r>
      </w:ins>
      <w:ins w:id="15623" w:author="Rev 19 Allen Wirfs-Brock" w:date="2013-09-23T17:37:00Z">
        <w:r w:rsidRPr="00E77497">
          <w:t xml:space="preserve"> object as a constructor with the </w:t>
        </w:r>
        <w:r w:rsidRPr="00E77497">
          <w:rPr>
            <w:rFonts w:ascii="Courier New" w:hAnsi="Courier New"/>
            <w:b/>
          </w:rPr>
          <w:t>new</w:t>
        </w:r>
        <w:r w:rsidRPr="00E77497">
          <w:t xml:space="preserve"> operator.</w:t>
        </w:r>
        <w:r>
          <w:t xml:space="preserve"> </w:t>
        </w:r>
        <w:r w:rsidRPr="00E77497">
          <w:t xml:space="preserve">The </w:t>
        </w:r>
      </w:ins>
      <w:ins w:id="15624" w:author="Rev 19 Allen Wirfs-Brock" w:date="2013-09-23T17:39:00Z">
        <w:r>
          <w:t>Reflect</w:t>
        </w:r>
      </w:ins>
      <w:ins w:id="15625" w:author="Rev 19 Allen Wirfs-Brock" w:date="2013-09-23T17:37:00Z">
        <w:r w:rsidRPr="00E77497">
          <w:t xml:space="preserve"> object </w:t>
        </w:r>
        <w:r>
          <w:t xml:space="preserve">also </w:t>
        </w:r>
        <w:r w:rsidRPr="00E77497">
          <w:t xml:space="preserve">does not have a [[Call]] internal </w:t>
        </w:r>
        <w:r>
          <w:t>method</w:t>
        </w:r>
        <w:r w:rsidRPr="00E77497">
          <w:t xml:space="preserve">; it is not possible to invoke the </w:t>
        </w:r>
      </w:ins>
      <w:ins w:id="15626" w:author="Rev 19 Allen Wirfs-Brock" w:date="2013-09-23T17:39:00Z">
        <w:r>
          <w:t>Reflect</w:t>
        </w:r>
      </w:ins>
      <w:ins w:id="15627" w:author="Rev 19 Allen Wirfs-Brock" w:date="2013-09-23T17:37:00Z">
        <w:r w:rsidRPr="00E77497">
          <w:t xml:space="preserve"> object as a function.</w:t>
        </w:r>
      </w:ins>
    </w:p>
    <w:p w14:paraId="34AF539D" w14:textId="77777777" w:rsidR="00B55107" w:rsidRPr="00E77497" w:rsidDel="00C464F8" w:rsidRDefault="00B55107" w:rsidP="00B55107">
      <w:pPr>
        <w:pStyle w:val="20"/>
        <w:rPr>
          <w:del w:id="15628" w:author="Rev 19 Allen Wirfs-Brock" w:date="2013-09-23T17:37:00Z"/>
        </w:rPr>
      </w:pPr>
      <w:del w:id="15629" w:author="Rev 19 Allen Wirfs-Brock" w:date="2013-09-23T17:37:00Z">
        <w:r w:rsidDel="00C464F8">
          <w:delText xml:space="preserve">Exported </w:delText>
        </w:r>
        <w:r w:rsidRPr="00E77497" w:rsidDel="00C464F8">
          <w:delText xml:space="preserve">Function Properties </w:delText>
        </w:r>
        <w:r w:rsidDel="00C464F8">
          <w:delText>Reflecting the Essentional Internal Methods</w:delText>
        </w:r>
        <w:r w:rsidDel="00C464F8">
          <w:tab/>
        </w:r>
        <w:bookmarkStart w:id="15630" w:name="_Toc368034831"/>
        <w:bookmarkStart w:id="15631" w:name="_Toc368050054"/>
        <w:bookmarkStart w:id="15632" w:name="_Toc368050831"/>
        <w:bookmarkEnd w:id="15630"/>
        <w:bookmarkEnd w:id="15631"/>
        <w:bookmarkEnd w:id="15632"/>
      </w:del>
    </w:p>
    <w:p w14:paraId="45276ED9" w14:textId="77777777" w:rsidR="00FE1D9C" w:rsidRPr="00E77497" w:rsidRDefault="00FE1D9C" w:rsidP="00FE1D9C">
      <w:pPr>
        <w:pStyle w:val="30"/>
      </w:pPr>
      <w:bookmarkStart w:id="15633" w:name="_Toc368050832"/>
      <w:r>
        <w:t>Reflect.defineProperty(target,</w:t>
      </w:r>
      <w:r w:rsidRPr="00E652E3">
        <w:t xml:space="preserve"> </w:t>
      </w:r>
      <w:r>
        <w:t>propertyKey, attributes)</w:t>
      </w:r>
      <w:bookmarkEnd w:id="15633"/>
    </w:p>
    <w:p w14:paraId="14D4593F" w14:textId="77777777" w:rsidR="00FE1D9C" w:rsidRPr="00E77497" w:rsidRDefault="00FE1D9C" w:rsidP="00FE1D9C">
      <w:r w:rsidRPr="00E77497">
        <w:t xml:space="preserve">When the </w:t>
      </w:r>
      <w:r w:rsidRPr="00E652E3">
        <w:rPr>
          <w:rFonts w:ascii="Courier New" w:hAnsi="Courier New"/>
          <w:b/>
        </w:rPr>
        <w:t xml:space="preserve">defineProperty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attributes</w:t>
      </w:r>
      <w:r w:rsidRPr="00E77497">
        <w:t xml:space="preserve"> the following steps are taken:</w:t>
      </w:r>
    </w:p>
    <w:p w14:paraId="31707445" w14:textId="77777777" w:rsidR="00FE1D9C" w:rsidRDefault="00FE1D9C" w:rsidP="00FE1D9C">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42293F40" w14:textId="77777777" w:rsidR="00FE1D9C" w:rsidRDefault="00FE1D9C" w:rsidP="00FE1D9C">
      <w:pPr>
        <w:numPr>
          <w:ilvl w:val="0"/>
          <w:numId w:val="146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436C5F54" w14:textId="77777777" w:rsidR="00FE1D9C" w:rsidRDefault="00FE1D9C" w:rsidP="00FE1D9C">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2F91F4A1" w14:textId="77777777" w:rsidR="00FE1D9C" w:rsidRDefault="00FE1D9C" w:rsidP="00FE1D9C">
      <w:pPr>
        <w:numPr>
          <w:ilvl w:val="0"/>
          <w:numId w:val="1460"/>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0D629989" w14:textId="77777777" w:rsidR="00FE1D9C" w:rsidRPr="00E77497" w:rsidRDefault="00FE1D9C" w:rsidP="00FE1D9C">
      <w:pPr>
        <w:pStyle w:val="Alg4"/>
        <w:numPr>
          <w:ilvl w:val="0"/>
          <w:numId w:val="1460"/>
        </w:numPr>
      </w:pPr>
      <w:r w:rsidRPr="00E77497">
        <w:t xml:space="preserve">Let </w:t>
      </w:r>
      <w:r w:rsidRPr="00E77497">
        <w:rPr>
          <w:i/>
        </w:rPr>
        <w:t xml:space="preserve">desc </w:t>
      </w:r>
      <w:r w:rsidRPr="00E77497">
        <w:t xml:space="preserve">be the result of calling ToPropertyDescriptor with </w:t>
      </w:r>
      <w:r>
        <w:rPr>
          <w:i/>
        </w:rPr>
        <w:t>a</w:t>
      </w:r>
      <w:r w:rsidRPr="00E77497">
        <w:rPr>
          <w:i/>
        </w:rPr>
        <w:t>ttributes</w:t>
      </w:r>
      <w:r w:rsidRPr="00E77497">
        <w:t xml:space="preserve"> as the argument.</w:t>
      </w:r>
    </w:p>
    <w:p w14:paraId="1AA8D678" w14:textId="77777777" w:rsidR="00FE1D9C" w:rsidRDefault="00FE1D9C" w:rsidP="00FE1D9C">
      <w:pPr>
        <w:numPr>
          <w:ilvl w:val="0"/>
          <w:numId w:val="1460"/>
        </w:numPr>
        <w:spacing w:after="0"/>
        <w:contextualSpacing/>
        <w:rPr>
          <w:rFonts w:ascii="Times New Roman" w:hAnsi="Times New Roman"/>
        </w:rPr>
      </w:pPr>
      <w:r>
        <w:rPr>
          <w:rFonts w:ascii="Times New Roman" w:hAnsi="Times New Roman"/>
        </w:rPr>
        <w:t>ReturnIfAbrupt(</w:t>
      </w:r>
      <w:r w:rsidRPr="00E652E3">
        <w:rPr>
          <w:rFonts w:ascii="Times New Roman" w:hAnsi="Times New Roman"/>
          <w:i/>
          <w:iCs/>
        </w:rPr>
        <w:t>desc</w:t>
      </w:r>
      <w:r>
        <w:rPr>
          <w:rFonts w:ascii="Times New Roman" w:hAnsi="Times New Roman"/>
        </w:rPr>
        <w:t>).</w:t>
      </w:r>
    </w:p>
    <w:p w14:paraId="5A3867D3" w14:textId="77777777" w:rsidR="00FE1D9C" w:rsidRPr="003435F9" w:rsidRDefault="00FE1D9C" w:rsidP="00FE1D9C">
      <w:pPr>
        <w:numPr>
          <w:ilvl w:val="0"/>
          <w:numId w:val="1460"/>
        </w:numPr>
        <w:contextualSpacing/>
        <w:rPr>
          <w:rFonts w:ascii="Times New Roman" w:hAnsi="Times New Roman"/>
        </w:rPr>
      </w:pPr>
      <w:r>
        <w:rPr>
          <w:rFonts w:ascii="Times New Roman" w:hAnsi="Times New Roman"/>
        </w:rPr>
        <w:t xml:space="preserve">Return the result of calling the [[DefineOwnProperty]]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desc</w:t>
      </w:r>
      <w:r w:rsidRPr="00E77497">
        <w:rPr>
          <w:rFonts w:ascii="Times New Roman" w:hAnsi="Times New Roman"/>
        </w:rPr>
        <w:t>.</w:t>
      </w:r>
    </w:p>
    <w:p w14:paraId="40F3E644" w14:textId="77777777" w:rsidR="00FE1D9C" w:rsidRPr="00E77497" w:rsidRDefault="00FE1D9C" w:rsidP="00FE1D9C">
      <w:pPr>
        <w:pStyle w:val="30"/>
      </w:pPr>
      <w:bookmarkStart w:id="15634" w:name="_Toc368050833"/>
      <w:r>
        <w:t>Reflect.</w:t>
      </w:r>
      <w:r w:rsidRPr="0076070F">
        <w:t xml:space="preserve">deleteProperty </w:t>
      </w:r>
      <w:r>
        <w:t>(target, propertyKey)</w:t>
      </w:r>
      <w:bookmarkEnd w:id="15634"/>
    </w:p>
    <w:p w14:paraId="67D585A8" w14:textId="77777777" w:rsidR="00FE1D9C" w:rsidRPr="00E77497" w:rsidRDefault="00FE1D9C" w:rsidP="00FE1D9C">
      <w:r w:rsidRPr="00E77497">
        <w:t xml:space="preserve">When the </w:t>
      </w:r>
      <w:r w:rsidRPr="0076070F">
        <w:rPr>
          <w:rFonts w:ascii="Courier New" w:hAnsi="Courier New"/>
          <w:b/>
        </w:rPr>
        <w:t xml:space="preserve">deleteProperty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05757EC3" w14:textId="77777777" w:rsidR="00FE1D9C" w:rsidRDefault="00FE1D9C" w:rsidP="00FE1D9C">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078CB491" w14:textId="77777777" w:rsidR="00FE1D9C" w:rsidRDefault="00FE1D9C" w:rsidP="00FE1D9C">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3BF7DB38" w14:textId="77777777" w:rsidR="00FE1D9C" w:rsidRDefault="00FE1D9C" w:rsidP="00FE1D9C">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2EA1C431" w14:textId="77777777" w:rsidR="00FE1D9C" w:rsidRDefault="00FE1D9C" w:rsidP="00FE1D9C">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0EF06545" w14:textId="77777777" w:rsidR="00FE1D9C" w:rsidRPr="00E77497" w:rsidRDefault="00FE1D9C" w:rsidP="00FE1D9C">
      <w:pPr>
        <w:numPr>
          <w:ilvl w:val="0"/>
          <w:numId w:val="1232"/>
        </w:numPr>
        <w:contextualSpacing/>
        <w:rPr>
          <w:rFonts w:ascii="Times New Roman" w:hAnsi="Times New Roman"/>
        </w:rPr>
      </w:pPr>
      <w:r>
        <w:rPr>
          <w:rFonts w:ascii="Times New Roman" w:hAnsi="Times New Roman"/>
        </w:rPr>
        <w:t xml:space="preserve">Return the result of calling the [[Delete]]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14:paraId="3769B6E6" w14:textId="77777777" w:rsidR="00FE1D9C" w:rsidRPr="00E77497" w:rsidRDefault="00FE1D9C" w:rsidP="00FE1D9C">
      <w:pPr>
        <w:pStyle w:val="30"/>
      </w:pPr>
      <w:bookmarkStart w:id="15635" w:name="_Toc368050834"/>
      <w:r>
        <w:t>Reflect.enumerate</w:t>
      </w:r>
      <w:r w:rsidRPr="003435F9">
        <w:t xml:space="preserve"> </w:t>
      </w:r>
      <w:r>
        <w:t>(target)</w:t>
      </w:r>
      <w:bookmarkEnd w:id="15635"/>
    </w:p>
    <w:p w14:paraId="6D9A5D2F" w14:textId="77777777" w:rsidR="00FE1D9C" w:rsidRPr="00E77497" w:rsidRDefault="00FE1D9C" w:rsidP="00FE1D9C">
      <w:r w:rsidRPr="00E77497">
        <w:t xml:space="preserve">When the </w:t>
      </w:r>
      <w:r>
        <w:rPr>
          <w:rFonts w:ascii="Courier New" w:hAnsi="Courier New"/>
          <w:b/>
        </w:rPr>
        <w:t>enumerate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55F5C6CA" w14:textId="77777777" w:rsidR="00FE1D9C" w:rsidRDefault="00FE1D9C" w:rsidP="00FE1D9C">
      <w:pPr>
        <w:numPr>
          <w:ilvl w:val="0"/>
          <w:numId w:val="122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50D810D1" w14:textId="77777777" w:rsidR="00FE1D9C" w:rsidRDefault="00FE1D9C" w:rsidP="00FE1D9C">
      <w:pPr>
        <w:numPr>
          <w:ilvl w:val="0"/>
          <w:numId w:val="1229"/>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0C0A0F2D" w14:textId="77777777" w:rsidR="00FE1D9C" w:rsidRDefault="00FE1D9C" w:rsidP="00FE1D9C">
      <w:pPr>
        <w:pStyle w:val="Alg4"/>
        <w:numPr>
          <w:ilvl w:val="0"/>
          <w:numId w:val="1229"/>
        </w:numPr>
      </w:pPr>
      <w:r>
        <w:t xml:space="preserve">Let </w:t>
      </w:r>
      <w:r>
        <w:rPr>
          <w:i/>
          <w:iCs/>
        </w:rPr>
        <w:t>iterator</w:t>
      </w:r>
      <w:r>
        <w:t xml:space="preserve"> be the result of calling the [[Enumerate]] internal method of </w:t>
      </w:r>
      <w:r>
        <w:rPr>
          <w:i/>
          <w:iCs/>
        </w:rPr>
        <w:t>obj</w:t>
      </w:r>
      <w:r w:rsidRPr="00E77497">
        <w:t>.</w:t>
      </w:r>
    </w:p>
    <w:p w14:paraId="78F4DE60" w14:textId="77777777" w:rsidR="00FE1D9C" w:rsidRPr="00E77497" w:rsidRDefault="00FE1D9C" w:rsidP="00FE1D9C">
      <w:pPr>
        <w:pStyle w:val="Alg4"/>
        <w:numPr>
          <w:ilvl w:val="0"/>
          <w:numId w:val="1229"/>
        </w:numPr>
        <w:spacing w:after="120"/>
      </w:pPr>
      <w:r w:rsidRPr="00E77497">
        <w:t xml:space="preserve">Return </w:t>
      </w:r>
      <w:r>
        <w:rPr>
          <w:i/>
        </w:rPr>
        <w:t>iterator</w:t>
      </w:r>
      <w:r w:rsidRPr="00E77497">
        <w:t>.</w:t>
      </w:r>
    </w:p>
    <w:p w14:paraId="65040F72" w14:textId="77777777" w:rsidR="00FE1D9C" w:rsidRPr="00E77497" w:rsidRDefault="00FE1D9C" w:rsidP="00FE1D9C">
      <w:pPr>
        <w:pStyle w:val="30"/>
      </w:pPr>
      <w:bookmarkStart w:id="15636" w:name="_Toc368050835"/>
      <w:r>
        <w:t>Reflect.get (target,</w:t>
      </w:r>
      <w:r w:rsidRPr="00E652E3">
        <w:t xml:space="preserve"> </w:t>
      </w:r>
      <w:r>
        <w:t>propertyKey, receiver=target)</w:t>
      </w:r>
      <w:bookmarkEnd w:id="15636"/>
    </w:p>
    <w:p w14:paraId="67D16AF1" w14:textId="77777777" w:rsidR="00FE1D9C" w:rsidRPr="00E77497" w:rsidRDefault="00FE1D9C" w:rsidP="00FE1D9C">
      <w:r w:rsidRPr="00E77497">
        <w:t xml:space="preserve">When the </w:t>
      </w:r>
      <w:r>
        <w:rPr>
          <w:rFonts w:ascii="Courier New" w:hAnsi="Courier New"/>
          <w:b/>
        </w:rPr>
        <w:t>get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14:paraId="68009A48" w14:textId="77777777" w:rsidR="00FE1D9C" w:rsidRDefault="00FE1D9C" w:rsidP="00FE1D9C">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7A2BAA39" w14:textId="77777777" w:rsidR="00FE1D9C" w:rsidRDefault="00FE1D9C" w:rsidP="00FE1D9C">
      <w:pPr>
        <w:numPr>
          <w:ilvl w:val="0"/>
          <w:numId w:val="1228"/>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782E4663" w14:textId="77777777" w:rsidR="00FE1D9C" w:rsidRDefault="00FE1D9C" w:rsidP="00FE1D9C">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224F4392" w14:textId="77777777" w:rsidR="00FE1D9C" w:rsidRDefault="00FE1D9C" w:rsidP="00FE1D9C">
      <w:pPr>
        <w:numPr>
          <w:ilvl w:val="0"/>
          <w:numId w:val="1228"/>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55DFF867" w14:textId="77777777" w:rsidR="00FE1D9C" w:rsidRPr="00457C2D" w:rsidRDefault="00FE1D9C" w:rsidP="00FE1D9C">
      <w:pPr>
        <w:pStyle w:val="Alg4"/>
        <w:numPr>
          <w:ilvl w:val="0"/>
          <w:numId w:val="1228"/>
        </w:numPr>
      </w:pPr>
      <w:r>
        <w:t>If</w:t>
      </w:r>
      <w:r w:rsidRPr="00E77497">
        <w:t xml:space="preserve"> </w:t>
      </w:r>
      <w:r>
        <w:rPr>
          <w:i/>
        </w:rPr>
        <w:t>receiver</w:t>
      </w:r>
      <w:r>
        <w:rPr>
          <w:iCs/>
        </w:rPr>
        <w:t xml:space="preserve"> is not present, then</w:t>
      </w:r>
    </w:p>
    <w:p w14:paraId="0C496262" w14:textId="77777777" w:rsidR="00FE1D9C" w:rsidRPr="00E77497" w:rsidRDefault="00FE1D9C" w:rsidP="00FE1D9C">
      <w:pPr>
        <w:pStyle w:val="Alg4"/>
        <w:numPr>
          <w:ilvl w:val="1"/>
          <w:numId w:val="1228"/>
        </w:numPr>
      </w:pPr>
      <w:r>
        <w:t xml:space="preserve">Let </w:t>
      </w:r>
      <w:r>
        <w:rPr>
          <w:i/>
        </w:rPr>
        <w:t>receiver</w:t>
      </w:r>
      <w:r>
        <w:rPr>
          <w:iCs/>
        </w:rPr>
        <w:t xml:space="preserve"> </w:t>
      </w:r>
      <w:r>
        <w:t xml:space="preserve">be </w:t>
      </w:r>
      <w:r>
        <w:rPr>
          <w:i/>
          <w:iCs/>
        </w:rPr>
        <w:t>target</w:t>
      </w:r>
      <w:r>
        <w:t>.</w:t>
      </w:r>
    </w:p>
    <w:p w14:paraId="765010B5" w14:textId="77777777" w:rsidR="00FE1D9C" w:rsidRPr="003435F9" w:rsidRDefault="00FE1D9C" w:rsidP="00FE1D9C">
      <w:pPr>
        <w:numPr>
          <w:ilvl w:val="0"/>
          <w:numId w:val="1228"/>
        </w:numPr>
        <w:contextualSpacing/>
        <w:rPr>
          <w:rFonts w:ascii="Times New Roman" w:hAnsi="Times New Roman"/>
        </w:rPr>
      </w:pPr>
      <w:r>
        <w:rPr>
          <w:rFonts w:ascii="Times New Roman" w:hAnsi="Times New Roman"/>
        </w:rPr>
        <w:t xml:space="preserve">Return the result of calling the [[Get]]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14:paraId="789DD80D" w14:textId="77777777" w:rsidR="00FE1D9C" w:rsidRPr="00E77497" w:rsidRDefault="00FE1D9C" w:rsidP="00FE1D9C">
      <w:pPr>
        <w:pStyle w:val="30"/>
      </w:pPr>
      <w:bookmarkStart w:id="15637" w:name="_Toc368050836"/>
      <w:r>
        <w:t>Reflect.getOwnPropertyDescriptor(target, propertyKey)</w:t>
      </w:r>
      <w:bookmarkEnd w:id="15637"/>
    </w:p>
    <w:p w14:paraId="5A7664EE" w14:textId="77777777" w:rsidR="00FE1D9C" w:rsidRPr="00E77497" w:rsidRDefault="00FE1D9C" w:rsidP="00FE1D9C">
      <w:r w:rsidRPr="00E77497">
        <w:t xml:space="preserve">When the </w:t>
      </w:r>
      <w:r w:rsidRPr="00E652E3">
        <w:rPr>
          <w:rFonts w:ascii="Courier New" w:hAnsi="Courier New"/>
          <w:b/>
        </w:rPr>
        <w:t xml:space="preserve">getOwnPropertyDescriptor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0B0AE232" w14:textId="77777777"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3B944293" w14:textId="77777777"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41CAD3E6" w14:textId="77777777"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1D2FF7DF" w14:textId="77777777"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5444ED45" w14:textId="77777777"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desc</w:t>
      </w:r>
      <w:r>
        <w:rPr>
          <w:rFonts w:ascii="Times New Roman" w:hAnsi="Times New Roman"/>
        </w:rPr>
        <w:t xml:space="preserve"> be the result</w:t>
      </w:r>
      <w:r w:rsidRPr="00802887">
        <w:rPr>
          <w:rFonts w:ascii="Times New Roman" w:hAnsi="Times New Roman"/>
        </w:rPr>
        <w:t xml:space="preserve"> </w:t>
      </w:r>
      <w:r>
        <w:rPr>
          <w:rFonts w:ascii="Times New Roman" w:hAnsi="Times New Roman"/>
        </w:rPr>
        <w:t xml:space="preserve">of calling the [[GetOwnProperty]]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14:paraId="734F3FF0" w14:textId="77777777"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14:paraId="4254CC27" w14:textId="77777777" w:rsidR="00FE1D9C" w:rsidRPr="00E77497" w:rsidRDefault="00FE1D9C" w:rsidP="00FE1D9C">
      <w:pPr>
        <w:numPr>
          <w:ilvl w:val="0"/>
          <w:numId w:val="1227"/>
        </w:numPr>
        <w:contextualSpacing/>
        <w:rPr>
          <w:rFonts w:ascii="Times New Roman" w:hAnsi="Times New Roman"/>
        </w:rPr>
      </w:pPr>
      <w:r>
        <w:rPr>
          <w:rFonts w:ascii="Times New Roman" w:hAnsi="Times New Roman"/>
        </w:rPr>
        <w:t xml:space="preserve">Return the result of calling </w:t>
      </w:r>
      <w:r w:rsidRPr="00802887">
        <w:rPr>
          <w:rFonts w:ascii="Times New Roman" w:hAnsi="Times New Roman"/>
        </w:rPr>
        <w:t>FromPropertyDescriptor(</w:t>
      </w:r>
      <w:r w:rsidRPr="00802887">
        <w:rPr>
          <w:rFonts w:ascii="Times New Roman" w:hAnsi="Times New Roman"/>
          <w:i/>
        </w:rPr>
        <w:t>desc</w:t>
      </w:r>
      <w:r w:rsidRPr="00802887">
        <w:rPr>
          <w:rFonts w:ascii="Times New Roman" w:hAnsi="Times New Roman"/>
        </w:rPr>
        <w:t>)</w:t>
      </w:r>
      <w:r w:rsidRPr="00E77497">
        <w:rPr>
          <w:rFonts w:ascii="Times New Roman" w:hAnsi="Times New Roman"/>
        </w:rPr>
        <w:t>.</w:t>
      </w:r>
    </w:p>
    <w:p w14:paraId="4A28D8A6" w14:textId="77777777" w:rsidR="00FE1D9C" w:rsidRPr="00E77497" w:rsidRDefault="00FE1D9C" w:rsidP="00FE1D9C">
      <w:pPr>
        <w:pStyle w:val="30"/>
      </w:pPr>
      <w:bookmarkStart w:id="15638" w:name="_Toc368050837"/>
      <w:r>
        <w:t>Reflect.</w:t>
      </w:r>
      <w:r w:rsidRPr="00682595">
        <w:t xml:space="preserve">getPrototypeOf </w:t>
      </w:r>
      <w:r>
        <w:t>(target)</w:t>
      </w:r>
      <w:bookmarkEnd w:id="15638"/>
    </w:p>
    <w:p w14:paraId="1C0C2209" w14:textId="77777777" w:rsidR="00FE1D9C" w:rsidRPr="00E77497" w:rsidRDefault="00FE1D9C" w:rsidP="00FE1D9C">
      <w:r w:rsidRPr="00E77497">
        <w:t xml:space="preserve">When the </w:t>
      </w:r>
      <w:r w:rsidRPr="00682595">
        <w:rPr>
          <w:rFonts w:ascii="Courier New" w:hAnsi="Courier New"/>
          <w:b/>
        </w:rPr>
        <w:t xml:space="preserve">getPrototypeOf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188282EC" w14:textId="77777777" w:rsidR="00FE1D9C" w:rsidRDefault="00FE1D9C" w:rsidP="00FE1D9C">
      <w:pPr>
        <w:numPr>
          <w:ilvl w:val="0"/>
          <w:numId w:val="123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61E54E6E" w14:textId="77777777" w:rsidR="00FE1D9C" w:rsidRDefault="00FE1D9C" w:rsidP="00FE1D9C">
      <w:pPr>
        <w:numPr>
          <w:ilvl w:val="0"/>
          <w:numId w:val="1230"/>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34FEC2BB" w14:textId="77777777" w:rsidR="00FE1D9C" w:rsidRPr="00E77497" w:rsidRDefault="00FE1D9C" w:rsidP="00F16CCB">
      <w:pPr>
        <w:pStyle w:val="Alg4"/>
        <w:numPr>
          <w:ilvl w:val="0"/>
          <w:numId w:val="1230"/>
        </w:numPr>
        <w:spacing w:after="120"/>
      </w:pPr>
      <w:r>
        <w:t>Return the result of calling the [[Get</w:t>
      </w:r>
      <w:ins w:id="15639" w:author="Rev 19 Allen Wirfs-Brock" w:date="2013-09-12T08:59:00Z">
        <w:r w:rsidR="00F16CCB" w:rsidRPr="00F16CCB">
          <w:t>PrototypeOf</w:t>
        </w:r>
      </w:ins>
      <w:del w:id="15640" w:author="Rev 19 Allen Wirfs-Brock" w:date="2013-09-12T08:59:00Z">
        <w:r w:rsidDel="00F16CCB">
          <w:delText>Inheritance</w:delText>
        </w:r>
      </w:del>
      <w:r>
        <w:t xml:space="preserve">]] internal method of </w:t>
      </w:r>
      <w:r>
        <w:rPr>
          <w:i/>
          <w:iCs/>
        </w:rPr>
        <w:t>obj</w:t>
      </w:r>
      <w:r w:rsidRPr="00E77497">
        <w:t>.</w:t>
      </w:r>
    </w:p>
    <w:p w14:paraId="2C814193" w14:textId="77777777" w:rsidR="00FE1D9C" w:rsidRPr="00E77497" w:rsidRDefault="00FE1D9C" w:rsidP="00FE1D9C">
      <w:pPr>
        <w:pStyle w:val="30"/>
      </w:pPr>
      <w:bookmarkStart w:id="15641" w:name="_Toc368050838"/>
      <w:r>
        <w:t>Reflect.has (target, propertyKey)</w:t>
      </w:r>
      <w:bookmarkEnd w:id="15641"/>
    </w:p>
    <w:p w14:paraId="75BD5C5F" w14:textId="77777777" w:rsidR="00FE1D9C" w:rsidRPr="00E77497" w:rsidRDefault="00FE1D9C" w:rsidP="00FE1D9C">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7C8D9CA6" w14:textId="77777777" w:rsidR="00FE1D9C" w:rsidRDefault="00FE1D9C" w:rsidP="00FE1D9C">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5FBF7B1F" w14:textId="77777777" w:rsidR="00FE1D9C" w:rsidRDefault="00FE1D9C" w:rsidP="00FE1D9C">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4FE346FA" w14:textId="77777777" w:rsidR="00FE1D9C" w:rsidRDefault="00FE1D9C" w:rsidP="00FE1D9C">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5D26C22E" w14:textId="77777777" w:rsidR="00FE1D9C" w:rsidRDefault="00FE1D9C" w:rsidP="00FE1D9C">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32F444FD" w14:textId="77777777" w:rsidR="00FE1D9C" w:rsidRPr="00E77497" w:rsidRDefault="00FE1D9C" w:rsidP="00FE1D9C">
      <w:pPr>
        <w:numPr>
          <w:ilvl w:val="0"/>
          <w:numId w:val="1233"/>
        </w:numPr>
        <w:contextualSpacing/>
        <w:rPr>
          <w:rFonts w:ascii="Times New Roman" w:hAnsi="Times New Roman"/>
        </w:rPr>
      </w:pPr>
      <w:r>
        <w:rPr>
          <w:rFonts w:ascii="Times New Roman" w:hAnsi="Times New Roman"/>
        </w:rPr>
        <w:t xml:space="preserve">Return the result of calling the [[HasProperty]]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14:paraId="6007756D" w14:textId="77777777" w:rsidR="00FE1D9C" w:rsidRPr="00E77497" w:rsidRDefault="00FE1D9C" w:rsidP="00FE1D9C">
      <w:pPr>
        <w:pStyle w:val="30"/>
      </w:pPr>
      <w:bookmarkStart w:id="15642" w:name="_Toc368050839"/>
      <w:r>
        <w:t>Reflect.hasOwn (target, propertyKey)</w:t>
      </w:r>
      <w:bookmarkEnd w:id="15642"/>
    </w:p>
    <w:p w14:paraId="1930B66F" w14:textId="77777777" w:rsidR="00FE1D9C" w:rsidRPr="00E77497" w:rsidRDefault="00FE1D9C" w:rsidP="00FE1D9C">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7CD38003" w14:textId="77777777" w:rsidR="00A12109" w:rsidDel="00A12109" w:rsidRDefault="00A12109" w:rsidP="00A12109">
      <w:pPr>
        <w:numPr>
          <w:ilvl w:val="0"/>
          <w:numId w:val="1550"/>
        </w:numPr>
        <w:contextualSpacing/>
        <w:rPr>
          <w:rFonts w:ascii="Times New Roman" w:hAnsi="Times New Roman"/>
        </w:rPr>
      </w:pPr>
      <w:ins w:id="15643" w:author="Rev 19 Allen Wirfs-Brock" w:date="2013-09-26T10:02:00Z">
        <w:r w:rsidDel="00A12109">
          <w:rPr>
            <w:rFonts w:ascii="Times New Roman" w:hAnsi="Times New Roman"/>
          </w:rPr>
          <w:t xml:space="preserve">Let </w:t>
        </w:r>
        <w:r w:rsidDel="00A12109">
          <w:rPr>
            <w:rFonts w:ascii="Times New Roman" w:hAnsi="Times New Roman"/>
            <w:i/>
            <w:iCs/>
          </w:rPr>
          <w:t>key</w:t>
        </w:r>
        <w:r w:rsidDel="00A12109">
          <w:rPr>
            <w:rFonts w:ascii="Times New Roman" w:hAnsi="Times New Roman"/>
          </w:rPr>
          <w:t xml:space="preserve"> be ToPropertyKey(</w:t>
        </w:r>
        <w:r w:rsidDel="00A12109">
          <w:rPr>
            <w:rFonts w:ascii="Times New Roman" w:hAnsi="Times New Roman"/>
            <w:i/>
            <w:iCs/>
          </w:rPr>
          <w:t>propertyKey</w:t>
        </w:r>
        <w:r w:rsidDel="00A12109">
          <w:rPr>
            <w:rFonts w:ascii="Times New Roman" w:hAnsi="Times New Roman"/>
          </w:rPr>
          <w:t>).</w:t>
        </w:r>
      </w:ins>
    </w:p>
    <w:p w14:paraId="58E2DC10" w14:textId="77777777" w:rsidR="00A12109" w:rsidRDefault="00A12109" w:rsidP="00A12109">
      <w:pPr>
        <w:numPr>
          <w:ilvl w:val="0"/>
          <w:numId w:val="1550"/>
        </w:numPr>
        <w:contextualSpacing/>
        <w:rPr>
          <w:rFonts w:ascii="Times New Roman" w:hAnsi="Times New Roman"/>
        </w:rPr>
      </w:pPr>
      <w:ins w:id="15644" w:author="Rev 19 Allen Wirfs-Brock" w:date="2013-09-26T10:02:00Z">
        <w:r>
          <w:rPr>
            <w:rFonts w:ascii="Times New Roman" w:hAnsi="Times New Roman"/>
          </w:rPr>
          <w:t>ReturnIfAbrupt(</w:t>
        </w:r>
        <w:r>
          <w:rPr>
            <w:rFonts w:ascii="Times New Roman" w:hAnsi="Times New Roman"/>
            <w:i/>
            <w:iCs/>
          </w:rPr>
          <w:t>key</w:t>
        </w:r>
        <w:r>
          <w:rPr>
            <w:rFonts w:ascii="Times New Roman" w:hAnsi="Times New Roman"/>
          </w:rPr>
          <w:t>).</w:t>
        </w:r>
      </w:ins>
    </w:p>
    <w:p w14:paraId="12213E16" w14:textId="77777777" w:rsidR="00FE1D9C" w:rsidRDefault="00FE1D9C" w:rsidP="00FE1D9C">
      <w:pPr>
        <w:numPr>
          <w:ilvl w:val="0"/>
          <w:numId w:val="155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20579787" w14:textId="77777777" w:rsidR="00FE1D9C" w:rsidRDefault="00FE1D9C" w:rsidP="00FE1D9C">
      <w:pPr>
        <w:numPr>
          <w:ilvl w:val="0"/>
          <w:numId w:val="155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5B5CDF19" w14:textId="77777777" w:rsidR="00FE1D9C" w:rsidDel="00A12109" w:rsidRDefault="00FE1D9C" w:rsidP="00FE1D9C">
      <w:pPr>
        <w:numPr>
          <w:ilvl w:val="0"/>
          <w:numId w:val="1550"/>
        </w:numPr>
        <w:contextualSpacing/>
        <w:rPr>
          <w:rFonts w:ascii="Times New Roman" w:hAnsi="Times New Roman"/>
        </w:rPr>
      </w:pPr>
      <w:del w:id="15645" w:author="Rev 19 Allen Wirfs-Brock" w:date="2013-09-26T10:02:00Z">
        <w:r w:rsidDel="00A12109">
          <w:rPr>
            <w:rFonts w:ascii="Times New Roman" w:hAnsi="Times New Roman"/>
          </w:rPr>
          <w:delText xml:space="preserve">Let </w:delText>
        </w:r>
        <w:r w:rsidDel="00A12109">
          <w:rPr>
            <w:rFonts w:ascii="Times New Roman" w:hAnsi="Times New Roman"/>
            <w:i/>
            <w:iCs/>
          </w:rPr>
          <w:delText>key</w:delText>
        </w:r>
        <w:r w:rsidDel="00A12109">
          <w:rPr>
            <w:rFonts w:ascii="Times New Roman" w:hAnsi="Times New Roman"/>
          </w:rPr>
          <w:delText xml:space="preserve"> be ToPropertyKey(</w:delText>
        </w:r>
        <w:r w:rsidDel="00A12109">
          <w:rPr>
            <w:rFonts w:ascii="Times New Roman" w:hAnsi="Times New Roman"/>
            <w:i/>
            <w:iCs/>
          </w:rPr>
          <w:delText>propertyKey</w:delText>
        </w:r>
        <w:r w:rsidDel="00A12109">
          <w:rPr>
            <w:rFonts w:ascii="Times New Roman" w:hAnsi="Times New Roman"/>
          </w:rPr>
          <w:delText>).</w:delText>
        </w:r>
      </w:del>
    </w:p>
    <w:p w14:paraId="14E79FBF" w14:textId="77777777" w:rsidR="00FE1D9C" w:rsidDel="00A12109" w:rsidRDefault="00FE1D9C" w:rsidP="00FE1D9C">
      <w:pPr>
        <w:numPr>
          <w:ilvl w:val="0"/>
          <w:numId w:val="1550"/>
        </w:numPr>
        <w:contextualSpacing/>
        <w:rPr>
          <w:rFonts w:ascii="Times New Roman" w:hAnsi="Times New Roman"/>
        </w:rPr>
      </w:pPr>
      <w:del w:id="15646" w:author="Rev 19 Allen Wirfs-Brock" w:date="2013-09-26T10:02:00Z">
        <w:r w:rsidDel="00A12109">
          <w:rPr>
            <w:rFonts w:ascii="Times New Roman" w:hAnsi="Times New Roman"/>
          </w:rPr>
          <w:delText>ReturnIfAbrupt(</w:delText>
        </w:r>
        <w:r w:rsidDel="00A12109">
          <w:rPr>
            <w:rFonts w:ascii="Times New Roman" w:hAnsi="Times New Roman"/>
            <w:i/>
            <w:iCs/>
          </w:rPr>
          <w:delText>key</w:delText>
        </w:r>
        <w:r w:rsidDel="00A12109">
          <w:rPr>
            <w:rFonts w:ascii="Times New Roman" w:hAnsi="Times New Roman"/>
          </w:rPr>
          <w:delText>).</w:delText>
        </w:r>
      </w:del>
    </w:p>
    <w:p w14:paraId="14E817D0" w14:textId="77777777" w:rsidR="00FE1D9C" w:rsidRPr="00E77497" w:rsidRDefault="00FE1D9C" w:rsidP="00FE1D9C">
      <w:pPr>
        <w:numPr>
          <w:ilvl w:val="0"/>
          <w:numId w:val="1550"/>
        </w:numPr>
        <w:contextualSpacing/>
        <w:rPr>
          <w:rFonts w:ascii="Times New Roman" w:hAnsi="Times New Roman"/>
        </w:rPr>
      </w:pPr>
      <w:r>
        <w:rPr>
          <w:rFonts w:ascii="Times New Roman" w:hAnsi="Times New Roman"/>
        </w:rPr>
        <w:t xml:space="preserve">Return the result of </w:t>
      </w:r>
      <w:del w:id="15647" w:author="Rev 19 Allen Wirfs-Brock" w:date="2013-09-26T10:01:00Z">
        <w:r w:rsidDel="00A12109">
          <w:rPr>
            <w:rFonts w:ascii="Times New Roman" w:hAnsi="Times New Roman"/>
          </w:rPr>
          <w:delText>calling the [[</w:delText>
        </w:r>
      </w:del>
      <w:r>
        <w:rPr>
          <w:rFonts w:ascii="Times New Roman" w:hAnsi="Times New Roman"/>
        </w:rPr>
        <w:t>HasOwnProperty</w:t>
      </w:r>
      <w:del w:id="15648" w:author="Rev 19 Allen Wirfs-Brock" w:date="2013-09-26T10:01:00Z">
        <w:r w:rsidDel="00A12109">
          <w:rPr>
            <w:rFonts w:ascii="Times New Roman" w:hAnsi="Times New Roman"/>
          </w:rPr>
          <w:delText>]] internal method of</w:delText>
        </w:r>
      </w:del>
      <w:ins w:id="15649" w:author="Rev 19 Allen Wirfs-Brock" w:date="2013-09-26T10:01:00Z">
        <w:r w:rsidR="00A12109">
          <w:rPr>
            <w:rFonts w:ascii="Times New Roman" w:hAnsi="Times New Roman"/>
          </w:rPr>
          <w:t>(</w:t>
        </w:r>
      </w:ins>
      <w:del w:id="15650" w:author="Rev 19 Allen Wirfs-Brock" w:date="2013-09-26T10:01:00Z">
        <w:r w:rsidDel="00A12109">
          <w:rPr>
            <w:rFonts w:ascii="Times New Roman" w:hAnsi="Times New Roman"/>
          </w:rPr>
          <w:delText xml:space="preserve"> </w:delText>
        </w:r>
      </w:del>
      <w:r>
        <w:rPr>
          <w:rFonts w:ascii="Times New Roman" w:hAnsi="Times New Roman"/>
          <w:i/>
          <w:iCs/>
        </w:rPr>
        <w:t>obj</w:t>
      </w:r>
      <w:ins w:id="15651" w:author="Rev 19 Allen Wirfs-Brock" w:date="2013-09-26T10:01:00Z">
        <w:r w:rsidR="00A12109">
          <w:rPr>
            <w:rFonts w:ascii="Times New Roman" w:hAnsi="Times New Roman"/>
            <w:iCs/>
          </w:rPr>
          <w:t>,</w:t>
        </w:r>
      </w:ins>
      <w:r>
        <w:rPr>
          <w:rFonts w:ascii="Times New Roman" w:hAnsi="Times New Roman"/>
        </w:rPr>
        <w:t xml:space="preserve"> </w:t>
      </w:r>
      <w:del w:id="15652" w:author="Rev 19 Allen Wirfs-Brock" w:date="2013-09-26T10:01:00Z">
        <w:r w:rsidDel="00A12109">
          <w:rPr>
            <w:rFonts w:ascii="Times New Roman" w:hAnsi="Times New Roman"/>
          </w:rPr>
          <w:delText xml:space="preserve">with argument </w:delText>
        </w:r>
      </w:del>
      <w:r>
        <w:rPr>
          <w:rFonts w:ascii="Times New Roman" w:hAnsi="Times New Roman"/>
          <w:i/>
          <w:iCs/>
        </w:rPr>
        <w:t>key</w:t>
      </w:r>
      <w:ins w:id="15653" w:author="Rev 19 Allen Wirfs-Brock" w:date="2013-09-26T10:01:00Z">
        <w:r w:rsidR="00A12109">
          <w:rPr>
            <w:rFonts w:ascii="Times New Roman" w:hAnsi="Times New Roman"/>
            <w:iCs/>
          </w:rPr>
          <w:t>)</w:t>
        </w:r>
      </w:ins>
      <w:r w:rsidRPr="00E77497">
        <w:rPr>
          <w:rFonts w:ascii="Times New Roman" w:hAnsi="Times New Roman"/>
        </w:rPr>
        <w:t>.</w:t>
      </w:r>
    </w:p>
    <w:p w14:paraId="26E64D99" w14:textId="77777777" w:rsidR="00FE1D9C" w:rsidRPr="00E77497" w:rsidRDefault="00FE1D9C" w:rsidP="00FE1D9C">
      <w:pPr>
        <w:pStyle w:val="30"/>
      </w:pPr>
      <w:bookmarkStart w:id="15654" w:name="_Toc368050840"/>
      <w:r>
        <w:t>Reflect.isExtensible</w:t>
      </w:r>
      <w:r w:rsidRPr="00682595">
        <w:t xml:space="preserve"> </w:t>
      </w:r>
      <w:r>
        <w:t>(target)</w:t>
      </w:r>
      <w:bookmarkEnd w:id="15654"/>
    </w:p>
    <w:p w14:paraId="6C3BA18C" w14:textId="77777777" w:rsidR="00FE1D9C" w:rsidRPr="00E77497" w:rsidRDefault="00FE1D9C" w:rsidP="00FE1D9C">
      <w:r w:rsidRPr="00E77497">
        <w:t xml:space="preserve">When the </w:t>
      </w:r>
      <w:r w:rsidRPr="0076070F">
        <w:rPr>
          <w:rFonts w:ascii="Courier New" w:hAnsi="Courier New"/>
          <w:b/>
        </w:rPr>
        <w:t xml:space="preserve">isExtensible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46B17630" w14:textId="77777777" w:rsidR="00FE1D9C" w:rsidRDefault="00FE1D9C" w:rsidP="00FE1D9C">
      <w:pPr>
        <w:numPr>
          <w:ilvl w:val="0"/>
          <w:numId w:val="1234"/>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210FF2DF" w14:textId="77777777" w:rsidR="00FE1D9C" w:rsidRDefault="00FE1D9C" w:rsidP="00FE1D9C">
      <w:pPr>
        <w:numPr>
          <w:ilvl w:val="0"/>
          <w:numId w:val="1234"/>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7BE509E8" w14:textId="77777777" w:rsidR="00FE1D9C" w:rsidRPr="00E77497" w:rsidRDefault="00FE1D9C" w:rsidP="00FE1D9C">
      <w:pPr>
        <w:pStyle w:val="Alg4"/>
        <w:numPr>
          <w:ilvl w:val="0"/>
          <w:numId w:val="1234"/>
        </w:numPr>
        <w:spacing w:after="120"/>
      </w:pPr>
      <w:r>
        <w:t xml:space="preserve">Return the result of calling the [[IsExtensible]] internal method of </w:t>
      </w:r>
      <w:r>
        <w:rPr>
          <w:i/>
          <w:iCs/>
        </w:rPr>
        <w:t>obj</w:t>
      </w:r>
      <w:r w:rsidRPr="00E77497">
        <w:t>.</w:t>
      </w:r>
    </w:p>
    <w:p w14:paraId="1CBA12A1" w14:textId="77777777" w:rsidR="00FE1D9C" w:rsidRDefault="00FE1D9C" w:rsidP="00FE1D9C">
      <w:pPr>
        <w:pStyle w:val="30"/>
      </w:pPr>
      <w:bookmarkStart w:id="15655" w:name="_Toc368050841"/>
      <w:r>
        <w:t>Reflect.invoke (target,</w:t>
      </w:r>
      <w:r w:rsidRPr="00E652E3">
        <w:t xml:space="preserve"> </w:t>
      </w:r>
      <w:r>
        <w:t>propertyKey, argumentsList,  receiver=target)</w:t>
      </w:r>
      <w:bookmarkEnd w:id="15655"/>
    </w:p>
    <w:p w14:paraId="29695C05" w14:textId="77777777" w:rsidR="00FE1D9C" w:rsidRPr="00E77497" w:rsidRDefault="00FE1D9C" w:rsidP="00FE1D9C">
      <w:r w:rsidRPr="00E77497">
        <w:t xml:space="preserve">When the </w:t>
      </w:r>
      <w:r>
        <w:rPr>
          <w:rFonts w:ascii="Courier New" w:hAnsi="Courier New"/>
          <w:b/>
        </w:rPr>
        <w:t>invoke</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w:t>
      </w:r>
      <w:r w:rsidRPr="003A436B">
        <w:rPr>
          <w:rFonts w:ascii="Times New Roman" w:hAnsi="Times New Roman"/>
          <w:i/>
          <w:iCs/>
        </w:rPr>
        <w:t>argumentsList</w:t>
      </w:r>
      <w:r>
        <w:t xml:space="preserve">, and </w:t>
      </w:r>
      <w:r>
        <w:rPr>
          <w:rFonts w:ascii="Times New Roman" w:hAnsi="Times New Roman"/>
          <w:i/>
        </w:rPr>
        <w:t>receiver</w:t>
      </w:r>
      <w:r w:rsidRPr="00E77497">
        <w:t xml:space="preserve"> the following steps are taken:</w:t>
      </w:r>
    </w:p>
    <w:p w14:paraId="49FBE1C4" w14:textId="77777777" w:rsidR="00FE1D9C" w:rsidRDefault="00FE1D9C" w:rsidP="00FE1D9C">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5F10EDA6" w14:textId="77777777" w:rsidR="00FE1D9C" w:rsidRDefault="00FE1D9C" w:rsidP="00FE1D9C">
      <w:pPr>
        <w:numPr>
          <w:ilvl w:val="0"/>
          <w:numId w:val="1476"/>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2779E427" w14:textId="77777777" w:rsidR="00FE1D9C" w:rsidRDefault="00FE1D9C" w:rsidP="00FE1D9C">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0A3286C3" w14:textId="77777777" w:rsidR="00FE1D9C" w:rsidRDefault="00FE1D9C" w:rsidP="00FE1D9C">
      <w:pPr>
        <w:numPr>
          <w:ilvl w:val="0"/>
          <w:numId w:val="1476"/>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4F688B1B" w14:textId="77777777" w:rsidR="00FE1D9C" w:rsidRPr="00457C2D" w:rsidRDefault="00FE1D9C" w:rsidP="00FE1D9C">
      <w:pPr>
        <w:pStyle w:val="Alg4"/>
        <w:numPr>
          <w:ilvl w:val="0"/>
          <w:numId w:val="1476"/>
        </w:numPr>
      </w:pPr>
      <w:r>
        <w:t>If</w:t>
      </w:r>
      <w:r w:rsidRPr="00E77497">
        <w:t xml:space="preserve"> </w:t>
      </w:r>
      <w:r>
        <w:rPr>
          <w:i/>
        </w:rPr>
        <w:t>receiver</w:t>
      </w:r>
      <w:r>
        <w:rPr>
          <w:iCs/>
        </w:rPr>
        <w:t xml:space="preserve"> is not present, then</w:t>
      </w:r>
    </w:p>
    <w:p w14:paraId="78AD6159" w14:textId="77777777" w:rsidR="00FE1D9C" w:rsidRPr="00E77497" w:rsidRDefault="00FE1D9C" w:rsidP="00FE1D9C">
      <w:pPr>
        <w:pStyle w:val="Alg4"/>
        <w:numPr>
          <w:ilvl w:val="1"/>
          <w:numId w:val="1476"/>
        </w:numPr>
      </w:pPr>
      <w:r>
        <w:t xml:space="preserve">Let </w:t>
      </w:r>
      <w:r>
        <w:rPr>
          <w:i/>
        </w:rPr>
        <w:t>receiver</w:t>
      </w:r>
      <w:r>
        <w:rPr>
          <w:iCs/>
        </w:rPr>
        <w:t xml:space="preserve"> </w:t>
      </w:r>
      <w:r>
        <w:t xml:space="preserve">be </w:t>
      </w:r>
      <w:r>
        <w:rPr>
          <w:i/>
          <w:iCs/>
        </w:rPr>
        <w:t>target</w:t>
      </w:r>
      <w:r>
        <w:t>.</w:t>
      </w:r>
    </w:p>
    <w:p w14:paraId="2E7C8BAB" w14:textId="77777777" w:rsidR="00FE1D9C" w:rsidRPr="00E77497" w:rsidRDefault="00FE1D9C" w:rsidP="00FE1D9C">
      <w:pPr>
        <w:pStyle w:val="Alg4"/>
        <w:numPr>
          <w:ilvl w:val="0"/>
          <w:numId w:val="1476"/>
        </w:numPr>
      </w:pPr>
      <w:r w:rsidRPr="00E77497">
        <w:t xml:space="preserve">Let </w:t>
      </w:r>
      <w:r w:rsidRPr="00E77497">
        <w:rPr>
          <w:i/>
        </w:rPr>
        <w:t>argList</w:t>
      </w:r>
      <w:r w:rsidRPr="00E77497">
        <w:t xml:space="preserve">  be </w:t>
      </w:r>
      <w:r>
        <w:t xml:space="preserve">the result of </w:t>
      </w:r>
      <w:r w:rsidRPr="00CF30F3">
        <w:t>CreateListFromArrayLike</w:t>
      </w:r>
      <w:r>
        <w:t>(</w:t>
      </w:r>
      <w:r w:rsidRPr="00450363">
        <w:rPr>
          <w:i/>
          <w:iCs/>
        </w:rPr>
        <w:t>argumentsList</w:t>
      </w:r>
      <w:r>
        <w:t>)</w:t>
      </w:r>
      <w:r w:rsidRPr="00E77497">
        <w:t>.</w:t>
      </w:r>
    </w:p>
    <w:p w14:paraId="7B06EE2B" w14:textId="77777777" w:rsidR="00FE1D9C" w:rsidRPr="00E77497" w:rsidRDefault="00FE1D9C" w:rsidP="00FE1D9C">
      <w:pPr>
        <w:pStyle w:val="Alg4"/>
        <w:numPr>
          <w:ilvl w:val="0"/>
          <w:numId w:val="1476"/>
        </w:numPr>
      </w:pPr>
      <w:r>
        <w:t>ReturnIfAbrupt(</w:t>
      </w:r>
      <w:r w:rsidRPr="00E77497">
        <w:rPr>
          <w:i/>
        </w:rPr>
        <w:t>argList</w:t>
      </w:r>
      <w:r>
        <w:t xml:space="preserve"> ).</w:t>
      </w:r>
    </w:p>
    <w:p w14:paraId="53EBD9A9" w14:textId="77777777" w:rsidR="00FE1D9C" w:rsidRPr="008A2B64" w:rsidRDefault="00FE1D9C" w:rsidP="00FE1D9C">
      <w:pPr>
        <w:numPr>
          <w:ilvl w:val="0"/>
          <w:numId w:val="1476"/>
        </w:numPr>
        <w:contextualSpacing/>
        <w:rPr>
          <w:rFonts w:ascii="Times New Roman" w:hAnsi="Times New Roman"/>
        </w:rPr>
      </w:pPr>
      <w:r>
        <w:rPr>
          <w:rFonts w:ascii="Times New Roman" w:hAnsi="Times New Roman"/>
        </w:rPr>
        <w:t xml:space="preserve">Return the result of calling the [[Invoke]]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w:t>
      </w:r>
      <w:r w:rsidRPr="00450363">
        <w:rPr>
          <w:i/>
        </w:rPr>
        <w:t xml:space="preserve"> </w:t>
      </w:r>
      <w:r w:rsidRPr="00450363">
        <w:rPr>
          <w:rFonts w:ascii="Times New Roman" w:hAnsi="Times New Roman"/>
          <w:i/>
          <w:iCs/>
        </w:rPr>
        <w:t>argList</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14:paraId="1A0A13EB" w14:textId="77777777" w:rsidR="00FE1D9C" w:rsidRPr="00E77497" w:rsidRDefault="00FE1D9C" w:rsidP="00FE1D9C">
      <w:pPr>
        <w:pStyle w:val="30"/>
      </w:pPr>
      <w:bookmarkStart w:id="15656" w:name="_Toc368050842"/>
      <w:r>
        <w:t>Reflect.ownKeys</w:t>
      </w:r>
      <w:r w:rsidRPr="003435F9">
        <w:t xml:space="preserve"> </w:t>
      </w:r>
      <w:r>
        <w:t>(target)</w:t>
      </w:r>
      <w:bookmarkEnd w:id="15656"/>
    </w:p>
    <w:p w14:paraId="0FAAEAF3" w14:textId="77777777" w:rsidR="00FE1D9C" w:rsidRPr="00E77497" w:rsidRDefault="00FE1D9C" w:rsidP="00FE1D9C">
      <w:r w:rsidRPr="00E77497">
        <w:t xml:space="preserve">When the </w:t>
      </w:r>
      <w:r>
        <w:rPr>
          <w:rFonts w:ascii="Courier New" w:hAnsi="Courier New"/>
          <w:b/>
        </w:rPr>
        <w:t>o</w:t>
      </w:r>
      <w:r w:rsidRPr="003435F9">
        <w:rPr>
          <w:rFonts w:ascii="Courier New" w:hAnsi="Courier New"/>
          <w:b/>
        </w:rPr>
        <w:t>wn</w:t>
      </w:r>
      <w:r>
        <w:rPr>
          <w:rFonts w:ascii="Courier New" w:hAnsi="Courier New"/>
          <w:b/>
        </w:rPr>
        <w:t>Keys</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14:paraId="2B04382E" w14:textId="77777777" w:rsidR="00FE1D9C" w:rsidRDefault="00FE1D9C" w:rsidP="00FE1D9C">
      <w:pPr>
        <w:numPr>
          <w:ilvl w:val="0"/>
          <w:numId w:val="123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5BEC16A0" w14:textId="77777777" w:rsidR="00FE1D9C" w:rsidRDefault="00FE1D9C" w:rsidP="00FE1D9C">
      <w:pPr>
        <w:numPr>
          <w:ilvl w:val="0"/>
          <w:numId w:val="1236"/>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0B2CD0C5" w14:textId="77777777" w:rsidR="00FE1D9C" w:rsidRPr="00E77497" w:rsidRDefault="00FE1D9C" w:rsidP="00FE1D9C">
      <w:pPr>
        <w:pStyle w:val="Alg4"/>
        <w:numPr>
          <w:ilvl w:val="0"/>
          <w:numId w:val="1236"/>
        </w:numPr>
        <w:spacing w:after="120"/>
      </w:pPr>
      <w:del w:id="15657" w:author="Rev 19 Allen Wirfs-Brock" w:date="2013-09-27T11:59:00Z">
        <w:r w:rsidDel="006A1BC3">
          <w:delText xml:space="preserve">Let </w:delText>
        </w:r>
      </w:del>
      <w:ins w:id="15658" w:author="Rev 19 Allen Wirfs-Brock" w:date="2013-09-27T11:59:00Z">
        <w:r w:rsidR="006A1BC3">
          <w:t xml:space="preserve">Return </w:t>
        </w:r>
      </w:ins>
      <w:del w:id="15659" w:author="Rev 19 Allen Wirfs-Brock" w:date="2013-09-27T11:59:00Z">
        <w:r w:rsidDel="006A1BC3">
          <w:rPr>
            <w:i/>
            <w:iCs/>
          </w:rPr>
          <w:delText>keys</w:delText>
        </w:r>
        <w:r w:rsidDel="006A1BC3">
          <w:delText xml:space="preserve"> be </w:delText>
        </w:r>
      </w:del>
      <w:r>
        <w:t xml:space="preserve">the result of calling the [[OwnPropertyKeys]] internal method of </w:t>
      </w:r>
      <w:r>
        <w:rPr>
          <w:i/>
          <w:iCs/>
        </w:rPr>
        <w:t>obj</w:t>
      </w:r>
      <w:r w:rsidRPr="00E77497">
        <w:t>.</w:t>
      </w:r>
    </w:p>
    <w:p w14:paraId="5151C479" w14:textId="77777777" w:rsidR="00FE1D9C" w:rsidRPr="00E77497" w:rsidRDefault="00FE1D9C" w:rsidP="00FE1D9C">
      <w:pPr>
        <w:pStyle w:val="30"/>
      </w:pPr>
      <w:bookmarkStart w:id="15660" w:name="_Toc368050843"/>
      <w:r>
        <w:t>Reflect.preventExtensions (target)</w:t>
      </w:r>
      <w:bookmarkEnd w:id="15660"/>
    </w:p>
    <w:p w14:paraId="48EB248E" w14:textId="77777777" w:rsidR="00FE1D9C" w:rsidRPr="00E77497" w:rsidRDefault="00FE1D9C" w:rsidP="00FE1D9C">
      <w:r w:rsidRPr="00E77497">
        <w:t xml:space="preserve">When the </w:t>
      </w:r>
      <w:r w:rsidRPr="00946F62">
        <w:rPr>
          <w:rFonts w:ascii="Courier New" w:hAnsi="Courier New"/>
          <w:b/>
        </w:rPr>
        <w:t xml:space="preserve">preventExtensions </w:t>
      </w:r>
      <w:r w:rsidRPr="00E77497">
        <w:t xml:space="preserve">function is called with argument </w:t>
      </w:r>
      <w:r>
        <w:rPr>
          <w:rFonts w:ascii="Times New Roman" w:hAnsi="Times New Roman"/>
          <w:i/>
        </w:rPr>
        <w:t>target</w:t>
      </w:r>
      <w:r w:rsidRPr="00E77497">
        <w:t>, the following steps are taken:</w:t>
      </w:r>
    </w:p>
    <w:p w14:paraId="7FE64A2D" w14:textId="77777777" w:rsidR="00FE1D9C" w:rsidRDefault="00FE1D9C" w:rsidP="00FE1D9C">
      <w:pPr>
        <w:numPr>
          <w:ilvl w:val="0"/>
          <w:numId w:val="146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40B8A472" w14:textId="77777777" w:rsidR="00FE1D9C" w:rsidRDefault="00FE1D9C" w:rsidP="00FE1D9C">
      <w:pPr>
        <w:numPr>
          <w:ilvl w:val="0"/>
          <w:numId w:val="1469"/>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06898C40" w14:textId="77777777" w:rsidR="00FE1D9C" w:rsidRPr="00E77497" w:rsidRDefault="00FE1D9C" w:rsidP="00FE1D9C">
      <w:pPr>
        <w:numPr>
          <w:ilvl w:val="0"/>
          <w:numId w:val="1469"/>
        </w:numPr>
        <w:contextualSpacing/>
        <w:rPr>
          <w:rFonts w:ascii="Times New Roman" w:hAnsi="Times New Roman"/>
        </w:rPr>
      </w:pPr>
      <w:r>
        <w:rPr>
          <w:rFonts w:ascii="Times New Roman" w:hAnsi="Times New Roman"/>
        </w:rPr>
        <w:t>Return the result of calling the [[P</w:t>
      </w:r>
      <w:r w:rsidRPr="00946F62">
        <w:rPr>
          <w:rFonts w:ascii="Times New Roman" w:hAnsi="Times New Roman"/>
        </w:rPr>
        <w:t>reventExtensions</w:t>
      </w:r>
      <w:r>
        <w:rPr>
          <w:rFonts w:ascii="Times New Roman" w:hAnsi="Times New Roman"/>
        </w:rPr>
        <w:t xml:space="preserve">]] internal method of </w:t>
      </w:r>
      <w:r>
        <w:rPr>
          <w:rFonts w:ascii="Times New Roman" w:hAnsi="Times New Roman"/>
          <w:i/>
          <w:iCs/>
        </w:rPr>
        <w:t>obj</w:t>
      </w:r>
      <w:r w:rsidRPr="00E77497">
        <w:rPr>
          <w:rFonts w:ascii="Times New Roman" w:hAnsi="Times New Roman"/>
        </w:rPr>
        <w:t>.</w:t>
      </w:r>
    </w:p>
    <w:p w14:paraId="65D616C4" w14:textId="77777777" w:rsidR="00B55107" w:rsidRPr="00E77497" w:rsidRDefault="00B55107" w:rsidP="00B55107">
      <w:pPr>
        <w:pStyle w:val="30"/>
      </w:pPr>
      <w:bookmarkStart w:id="15661" w:name="_Toc368050844"/>
      <w:r>
        <w:t>Reflect.set (target,</w:t>
      </w:r>
      <w:r w:rsidRPr="00E652E3">
        <w:t xml:space="preserve"> </w:t>
      </w:r>
      <w:r>
        <w:t>propertyKey, V,  receiver=target)</w:t>
      </w:r>
      <w:bookmarkEnd w:id="15661"/>
    </w:p>
    <w:p w14:paraId="61343AC9" w14:textId="77777777" w:rsidR="00B55107" w:rsidRPr="00E77497" w:rsidRDefault="00B55107" w:rsidP="00B55107">
      <w:r w:rsidRPr="00E77497">
        <w:t xml:space="preserve">When the </w:t>
      </w:r>
      <w:r>
        <w:rPr>
          <w:rFonts w:ascii="Courier New" w:hAnsi="Courier New"/>
          <w:b/>
        </w:rPr>
        <w:t>set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A1671">
        <w:rPr>
          <w:rFonts w:ascii="Times New Roman" w:hAnsi="Times New Roman"/>
          <w:i/>
        </w:rPr>
        <w:t>V</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14:paraId="2BC02C34" w14:textId="77777777" w:rsidR="00B55107" w:rsidRDefault="00B55107" w:rsidP="00B55107">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066C920C" w14:textId="77777777" w:rsidR="00B55107" w:rsidRDefault="00B55107" w:rsidP="00B55107">
      <w:pPr>
        <w:numPr>
          <w:ilvl w:val="0"/>
          <w:numId w:val="124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0E2B90F5" w14:textId="77777777" w:rsidR="00B55107" w:rsidRDefault="00B55107" w:rsidP="00B55107">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14:paraId="3864BC21" w14:textId="77777777" w:rsidR="00B55107" w:rsidRDefault="00B55107" w:rsidP="00B55107">
      <w:pPr>
        <w:numPr>
          <w:ilvl w:val="0"/>
          <w:numId w:val="1241"/>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14:paraId="0B920F84" w14:textId="77777777" w:rsidR="00B55107" w:rsidRPr="00457C2D" w:rsidRDefault="00B55107" w:rsidP="00B55107">
      <w:pPr>
        <w:pStyle w:val="Alg4"/>
        <w:numPr>
          <w:ilvl w:val="0"/>
          <w:numId w:val="1241"/>
        </w:numPr>
      </w:pPr>
      <w:r>
        <w:t>If</w:t>
      </w:r>
      <w:r w:rsidRPr="00E77497">
        <w:t xml:space="preserve"> </w:t>
      </w:r>
      <w:r>
        <w:rPr>
          <w:i/>
        </w:rPr>
        <w:t>receiver</w:t>
      </w:r>
      <w:r>
        <w:rPr>
          <w:iCs/>
        </w:rPr>
        <w:t xml:space="preserve"> is not present, then</w:t>
      </w:r>
    </w:p>
    <w:p w14:paraId="7D69E00A" w14:textId="77777777" w:rsidR="00B55107" w:rsidRPr="00E77497" w:rsidRDefault="00B55107" w:rsidP="00B55107">
      <w:pPr>
        <w:pStyle w:val="Alg4"/>
        <w:numPr>
          <w:ilvl w:val="1"/>
          <w:numId w:val="1241"/>
        </w:numPr>
      </w:pPr>
      <w:r>
        <w:t xml:space="preserve">Let </w:t>
      </w:r>
      <w:r>
        <w:rPr>
          <w:i/>
        </w:rPr>
        <w:t>receiver</w:t>
      </w:r>
      <w:r>
        <w:rPr>
          <w:iCs/>
        </w:rPr>
        <w:t xml:space="preserve"> </w:t>
      </w:r>
      <w:r>
        <w:t xml:space="preserve">be </w:t>
      </w:r>
      <w:r>
        <w:rPr>
          <w:i/>
          <w:iCs/>
        </w:rPr>
        <w:t>target</w:t>
      </w:r>
      <w:r>
        <w:t>.</w:t>
      </w:r>
    </w:p>
    <w:p w14:paraId="61C4DC76" w14:textId="77777777" w:rsidR="00B55107" w:rsidRPr="003435F9" w:rsidRDefault="00B55107" w:rsidP="00B55107">
      <w:pPr>
        <w:numPr>
          <w:ilvl w:val="0"/>
          <w:numId w:val="1241"/>
        </w:numPr>
        <w:contextualSpacing/>
        <w:rPr>
          <w:rFonts w:ascii="Times New Roman" w:hAnsi="Times New Roman"/>
        </w:rPr>
      </w:pPr>
      <w:r>
        <w:rPr>
          <w:rFonts w:ascii="Times New Roman" w:hAnsi="Times New Roman"/>
        </w:rPr>
        <w:t xml:space="preserve">Return the result of calling the [[Set]]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w:t>
      </w:r>
      <w:r>
        <w:rPr>
          <w:rFonts w:ascii="Times New Roman" w:hAnsi="Times New Roman"/>
          <w:i/>
          <w:iCs/>
        </w:rPr>
        <w:t>V</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14:paraId="584A8C62" w14:textId="77777777" w:rsidR="00FE1D9C" w:rsidRPr="00E77497" w:rsidRDefault="00FE1D9C" w:rsidP="00FE1D9C">
      <w:pPr>
        <w:pStyle w:val="30"/>
      </w:pPr>
      <w:bookmarkStart w:id="15662" w:name="_Toc368050845"/>
      <w:r>
        <w:t>Reflect.set</w:t>
      </w:r>
      <w:r w:rsidRPr="00682595">
        <w:t>PrototypeOf</w:t>
      </w:r>
      <w:r>
        <w:t xml:space="preserve"> (target, proto)</w:t>
      </w:r>
      <w:bookmarkEnd w:id="15662"/>
    </w:p>
    <w:p w14:paraId="3EF86C8F" w14:textId="77777777" w:rsidR="00FE1D9C" w:rsidRPr="00E77497" w:rsidRDefault="00FE1D9C" w:rsidP="00FE1D9C">
      <w:r w:rsidRPr="00E77497">
        <w:t xml:space="preserve">When the </w:t>
      </w:r>
      <w:r w:rsidRPr="0076070F">
        <w:rPr>
          <w:rFonts w:ascii="Courier New" w:hAnsi="Courier New"/>
          <w:b/>
        </w:rPr>
        <w:t xml:space="preserve">setPrototypeOf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14:paraId="5B69856F" w14:textId="77777777" w:rsidR="00FE1D9C" w:rsidRDefault="00FE1D9C" w:rsidP="00FE1D9C">
      <w:pPr>
        <w:numPr>
          <w:ilvl w:val="0"/>
          <w:numId w:val="123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14:paraId="7A30EB35" w14:textId="77777777" w:rsidR="00FE1D9C" w:rsidRDefault="00FE1D9C" w:rsidP="00FE1D9C">
      <w:pPr>
        <w:numPr>
          <w:ilvl w:val="0"/>
          <w:numId w:val="123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14:paraId="41BC4212" w14:textId="77777777" w:rsidR="00FE1D9C" w:rsidRDefault="00FE1D9C" w:rsidP="00FE1D9C">
      <w:pPr>
        <w:numPr>
          <w:ilvl w:val="0"/>
          <w:numId w:val="1231"/>
        </w:numPr>
        <w:contextualSpacing/>
        <w:rPr>
          <w:rFonts w:ascii="Times New Roman" w:hAnsi="Times New Roman"/>
        </w:rPr>
      </w:pPr>
      <w:r>
        <w:rPr>
          <w:rFonts w:ascii="Times New Roman" w:hAnsi="Times New Roman"/>
        </w:rPr>
        <w:t>If Type(</w:t>
      </w:r>
      <w:r>
        <w:rPr>
          <w:rFonts w:ascii="Times New Roman" w:hAnsi="Times New Roman"/>
          <w:i/>
          <w:iCs/>
        </w:rPr>
        <w:t>proto</w:t>
      </w:r>
      <w:r>
        <w:rPr>
          <w:rFonts w:ascii="Times New Roman" w:hAnsi="Times New Roman"/>
        </w:rPr>
        <w:t xml:space="preserve">) is not Object and </w:t>
      </w:r>
      <w:r>
        <w:rPr>
          <w:rFonts w:ascii="Times New Roman" w:hAnsi="Times New Roman"/>
          <w:i/>
          <w:iCs/>
        </w:rPr>
        <w:t>proto</w:t>
      </w:r>
      <w:r>
        <w:rPr>
          <w:rFonts w:ascii="Times New Roman" w:hAnsi="Times New Roman"/>
        </w:rPr>
        <w:t xml:space="preserve"> is not </w:t>
      </w:r>
      <w:r>
        <w:rPr>
          <w:rFonts w:ascii="Times New Roman" w:hAnsi="Times New Roman"/>
          <w:b/>
          <w:bCs/>
        </w:rPr>
        <w:t>null</w:t>
      </w:r>
      <w:r>
        <w:rPr>
          <w:rFonts w:ascii="Times New Roman" w:hAnsi="Times New Roman"/>
        </w:rPr>
        <w:t xml:space="preserve">, then throw a </w:t>
      </w:r>
      <w:r w:rsidRPr="0076070F">
        <w:rPr>
          <w:rFonts w:ascii="Times New Roman" w:hAnsi="Times New Roman"/>
          <w:b/>
          <w:bCs/>
        </w:rPr>
        <w:t>TypeError</w:t>
      </w:r>
      <w:r>
        <w:rPr>
          <w:rFonts w:ascii="Times New Roman" w:hAnsi="Times New Roman"/>
        </w:rPr>
        <w:t xml:space="preserve"> exception</w:t>
      </w:r>
    </w:p>
    <w:p w14:paraId="6E3F8314" w14:textId="77777777" w:rsidR="00FE1D9C" w:rsidRPr="00E77497" w:rsidRDefault="00FE1D9C" w:rsidP="00F16CCB">
      <w:pPr>
        <w:numPr>
          <w:ilvl w:val="0"/>
          <w:numId w:val="1231"/>
        </w:numPr>
        <w:contextualSpacing/>
        <w:rPr>
          <w:rFonts w:ascii="Times New Roman" w:hAnsi="Times New Roman"/>
        </w:rPr>
      </w:pPr>
      <w:r>
        <w:rPr>
          <w:rFonts w:ascii="Times New Roman" w:hAnsi="Times New Roman"/>
        </w:rPr>
        <w:t>Return the result of calling the [[Set</w:t>
      </w:r>
      <w:ins w:id="15663" w:author="Rev 19 Allen Wirfs-Brock" w:date="2013-09-12T09:00:00Z">
        <w:r w:rsidR="00F16CCB" w:rsidRPr="00F16CCB">
          <w:rPr>
            <w:rFonts w:ascii="Times New Roman" w:hAnsi="Times New Roman"/>
          </w:rPr>
          <w:t>PrototypeOf</w:t>
        </w:r>
      </w:ins>
      <w:del w:id="15664" w:author="Rev 19 Allen Wirfs-Brock" w:date="2013-09-12T09:00:00Z">
        <w:r w:rsidDel="00F16CCB">
          <w:rPr>
            <w:rFonts w:ascii="Times New Roman" w:hAnsi="Times New Roman"/>
          </w:rPr>
          <w:delText>Inheritance</w:delText>
        </w:r>
      </w:del>
      <w:r>
        <w:rPr>
          <w:rFonts w:ascii="Times New Roman" w:hAnsi="Times New Roman"/>
        </w:rPr>
        <w:t xml:space="preserv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proto</w:t>
      </w:r>
      <w:r w:rsidRPr="00E77497">
        <w:rPr>
          <w:rFonts w:ascii="Times New Roman" w:hAnsi="Times New Roman"/>
        </w:rPr>
        <w:t>.</w:t>
      </w:r>
    </w:p>
    <w:p w14:paraId="15948E9A" w14:textId="77777777" w:rsidR="00B55107" w:rsidRDefault="00B55107" w:rsidP="00B55107">
      <w:pPr>
        <w:pStyle w:val="20"/>
        <w:rPr>
          <w:ins w:id="15665" w:author="Rev 19 Allen Wirfs-Brock" w:date="2013-09-23T17:51:00Z"/>
        </w:rPr>
      </w:pPr>
      <w:bookmarkStart w:id="15666" w:name="_Toc368050846"/>
      <w:r>
        <w:t>Proxy Objects</w:t>
      </w:r>
      <w:bookmarkEnd w:id="15666"/>
    </w:p>
    <w:p w14:paraId="7F2F78FE" w14:textId="77777777" w:rsidR="004029F5" w:rsidRDefault="004029F5" w:rsidP="004029F5">
      <w:pPr>
        <w:pStyle w:val="30"/>
        <w:rPr>
          <w:ins w:id="15667" w:author="Rev 19 Allen Wirfs-Brock" w:date="2013-09-23T17:52:00Z"/>
        </w:rPr>
      </w:pPr>
      <w:bookmarkStart w:id="15668" w:name="_Toc368050847"/>
      <w:ins w:id="15669" w:author="Rev 19 Allen Wirfs-Brock" w:date="2013-09-23T17:52:00Z">
        <w:r>
          <w:t>The Proxy Factory Function</w:t>
        </w:r>
        <w:bookmarkEnd w:id="15668"/>
      </w:ins>
    </w:p>
    <w:p w14:paraId="5B419A50" w14:textId="77777777" w:rsidR="004029F5" w:rsidRPr="00E77497" w:rsidRDefault="004029F5" w:rsidP="004029F5">
      <w:pPr>
        <w:pStyle w:val="40"/>
        <w:rPr>
          <w:ins w:id="15670" w:author="Rev 19 Allen Wirfs-Brock" w:date="2013-09-23T17:55:00Z"/>
        </w:rPr>
      </w:pPr>
      <w:ins w:id="15671" w:author="Rev 19 Allen Wirfs-Brock" w:date="2013-09-23T17:55:00Z">
        <w:r>
          <w:t>Proxy</w:t>
        </w:r>
        <w:r w:rsidRPr="00E77497">
          <w:t xml:space="preserve"> (</w:t>
        </w:r>
      </w:ins>
      <w:ins w:id="15672" w:author="Rev 19 Allen Wirfs-Brock" w:date="2013-09-23T18:05:00Z">
        <w:r>
          <w:t xml:space="preserve"> target, handler</w:t>
        </w:r>
      </w:ins>
      <w:ins w:id="15673" w:author="Rev 19 Allen Wirfs-Brock" w:date="2013-09-23T17:55:00Z">
        <w:r w:rsidRPr="00E77497">
          <w:t>)</w:t>
        </w:r>
      </w:ins>
    </w:p>
    <w:p w14:paraId="7EC9DA95" w14:textId="77777777" w:rsidR="004029F5" w:rsidRPr="00E77497" w:rsidRDefault="004029F5" w:rsidP="004029F5">
      <w:pPr>
        <w:rPr>
          <w:ins w:id="15674" w:author="Rev 19 Allen Wirfs-Brock" w:date="2013-09-23T17:55:00Z"/>
        </w:rPr>
      </w:pPr>
      <w:ins w:id="15675" w:author="Rev 19 Allen Wirfs-Brock" w:date="2013-09-23T17:55:00Z">
        <w:r w:rsidRPr="00E77497">
          <w:t xml:space="preserve">When the </w:t>
        </w:r>
        <w:r>
          <w:rPr>
            <w:rFonts w:ascii="Courier New" w:hAnsi="Courier New"/>
            <w:b/>
          </w:rPr>
          <w:t>Proxy</w:t>
        </w:r>
        <w:r w:rsidRPr="00E77497">
          <w:t xml:space="preserve"> function is called</w:t>
        </w:r>
        <w:r w:rsidRPr="00BB7225">
          <w:t xml:space="preserve"> </w:t>
        </w:r>
        <w:r>
          <w:t xml:space="preserve">with arguments </w:t>
        </w:r>
      </w:ins>
      <w:ins w:id="15676" w:author="Rev 19 Allen Wirfs-Brock" w:date="2013-09-23T18:05:00Z">
        <w:r>
          <w:rPr>
            <w:rFonts w:ascii="Times New Roman" w:hAnsi="Times New Roman"/>
            <w:i/>
            <w:iCs/>
          </w:rPr>
          <w:t>target</w:t>
        </w:r>
      </w:ins>
      <w:ins w:id="15677" w:author="Rev 19 Allen Wirfs-Brock" w:date="2013-09-23T17:55:00Z">
        <w:r w:rsidRPr="00E77497">
          <w:t xml:space="preserve"> </w:t>
        </w:r>
        <w:r>
          <w:t xml:space="preserve">and </w:t>
        </w:r>
      </w:ins>
      <w:ins w:id="15678" w:author="Rev 19 Allen Wirfs-Brock" w:date="2013-09-23T18:05:00Z">
        <w:r>
          <w:rPr>
            <w:rFonts w:ascii="Times New Roman" w:hAnsi="Times New Roman"/>
            <w:i/>
            <w:iCs/>
          </w:rPr>
          <w:t>handler</w:t>
        </w:r>
      </w:ins>
      <w:ins w:id="15679" w:author="Rev 19 Allen Wirfs-Brock" w:date="2013-09-23T17:55:00Z">
        <w:r>
          <w:t xml:space="preserve"> </w:t>
        </w:r>
        <w:r w:rsidRPr="00BB7225">
          <w:t>the</w:t>
        </w:r>
        <w:r w:rsidRPr="00E77497">
          <w:t xml:space="preserve"> following steps are taken:</w:t>
        </w:r>
      </w:ins>
    </w:p>
    <w:p w14:paraId="20D37912" w14:textId="77777777" w:rsidR="004029F5" w:rsidRDefault="004029F5" w:rsidP="004029F5">
      <w:pPr>
        <w:pStyle w:val="30"/>
        <w:rPr>
          <w:ins w:id="15680" w:author="Rev 19 Allen Wirfs-Brock" w:date="2013-09-23T17:53:00Z"/>
        </w:rPr>
      </w:pPr>
      <w:bookmarkStart w:id="15681" w:name="_Toc368050848"/>
      <w:ins w:id="15682" w:author="Rev 19 Allen Wirfs-Brock" w:date="2013-09-23T17:53:00Z">
        <w:r>
          <w:t>Properties of the Proxy Factory Function</w:t>
        </w:r>
        <w:bookmarkEnd w:id="15681"/>
      </w:ins>
    </w:p>
    <w:p w14:paraId="6BD87397" w14:textId="77777777" w:rsidR="004029F5" w:rsidRPr="00E77497" w:rsidRDefault="004029F5" w:rsidP="004029F5">
      <w:pPr>
        <w:pStyle w:val="40"/>
        <w:rPr>
          <w:ins w:id="15683" w:author="Rev 19 Allen Wirfs-Brock" w:date="2013-09-23T18:04:00Z"/>
        </w:rPr>
      </w:pPr>
      <w:ins w:id="15684" w:author="Rev 19 Allen Wirfs-Brock" w:date="2013-09-23T18:04:00Z">
        <w:r>
          <w:t>Proxy</w:t>
        </w:r>
        <w:r w:rsidRPr="00E77497">
          <w:t>.</w:t>
        </w:r>
        <w:r>
          <w:t>revocable</w:t>
        </w:r>
        <w:r w:rsidRPr="00E77497">
          <w:t xml:space="preserve"> ( </w:t>
        </w:r>
        <w:r>
          <w:t>target, handler</w:t>
        </w:r>
        <w:r w:rsidRPr="00E77497">
          <w:t xml:space="preserve"> )</w:t>
        </w:r>
      </w:ins>
    </w:p>
    <w:p w14:paraId="69D74FB4" w14:textId="77777777" w:rsidR="004029F5" w:rsidRPr="00E77497" w:rsidRDefault="004029F5" w:rsidP="004029F5">
      <w:pPr>
        <w:rPr>
          <w:ins w:id="15685" w:author="Rev 19 Allen Wirfs-Brock" w:date="2013-09-23T18:04:00Z"/>
        </w:rPr>
      </w:pPr>
      <w:ins w:id="15686" w:author="Rev 19 Allen Wirfs-Brock" w:date="2013-09-23T18:04:00Z">
        <w:r w:rsidRPr="00E77497">
          <w:t xml:space="preserve">The </w:t>
        </w:r>
        <w:r>
          <w:rPr>
            <w:rFonts w:ascii="Courier New" w:hAnsi="Courier New" w:cs="Courier New"/>
            <w:b/>
            <w:bCs/>
          </w:rPr>
          <w:t>revocable</w:t>
        </w:r>
        <w:r w:rsidRPr="00E77497">
          <w:t xml:space="preserve"> function takes </w:t>
        </w:r>
        <w:r>
          <w:t>two</w:t>
        </w:r>
        <w:r w:rsidRPr="00E77497">
          <w:t xml:space="preserve"> argument</w:t>
        </w:r>
        <w:r>
          <w:t>s</w:t>
        </w:r>
        <w:r w:rsidRPr="00E77497">
          <w:t xml:space="preserve"> </w:t>
        </w:r>
        <w:r>
          <w:rPr>
            <w:rFonts w:ascii="Times New Roman" w:hAnsi="Times New Roman"/>
            <w:i/>
          </w:rPr>
          <w:t>target</w:t>
        </w:r>
        <w:r>
          <w:rPr>
            <w:rFonts w:ascii="Times New Roman" w:hAnsi="Times New Roman"/>
          </w:rPr>
          <w:t xml:space="preserve"> </w:t>
        </w:r>
        <w:r w:rsidRPr="001D7373">
          <w:rPr>
            <w:rFonts w:cs="Arial"/>
          </w:rPr>
          <w:t>and</w:t>
        </w:r>
        <w:r>
          <w:rPr>
            <w:rFonts w:ascii="Times New Roman" w:hAnsi="Times New Roman"/>
          </w:rPr>
          <w:t xml:space="preserve"> </w:t>
        </w:r>
        <w:r>
          <w:rPr>
            <w:rFonts w:ascii="Times New Roman" w:hAnsi="Times New Roman"/>
            <w:i/>
          </w:rPr>
          <w:t>handler</w:t>
        </w:r>
        <w:r w:rsidRPr="00E77497">
          <w:t xml:space="preserve">, and </w:t>
        </w:r>
        <w:r>
          <w:t>performs the</w:t>
        </w:r>
        <w:r w:rsidRPr="00E77497">
          <w:t xml:space="preserve"> following:</w:t>
        </w:r>
      </w:ins>
    </w:p>
    <w:p w14:paraId="0419A34E" w14:textId="77777777" w:rsidR="004029F5" w:rsidRPr="004029F5" w:rsidRDefault="004029F5" w:rsidP="004029F5">
      <w:pPr>
        <w:rPr>
          <w:ins w:id="15687" w:author="Rev 19 Allen Wirfs-Brock" w:date="2013-09-23T18:04:00Z"/>
        </w:rPr>
      </w:pPr>
    </w:p>
    <w:p w14:paraId="669AA4ED" w14:textId="77777777" w:rsidR="004029F5" w:rsidRDefault="004029F5" w:rsidP="00A51206">
      <w:pPr>
        <w:pStyle w:val="30"/>
        <w:rPr>
          <w:ins w:id="15688" w:author="Rev 19 Allen Wirfs-Brock" w:date="2013-09-23T18:01:00Z"/>
        </w:rPr>
      </w:pPr>
      <w:bookmarkStart w:id="15689" w:name="_Toc368050849"/>
      <w:ins w:id="15690" w:author="Rev 19 Allen Wirfs-Brock" w:date="2013-09-23T17:54:00Z">
        <w:r>
          <w:t>Property of Proxy Instances</w:t>
        </w:r>
      </w:ins>
      <w:bookmarkEnd w:id="15689"/>
    </w:p>
    <w:p w14:paraId="55B5FDC6" w14:textId="77777777" w:rsidR="00A51206" w:rsidRPr="00A51206" w:rsidDel="007A6741" w:rsidRDefault="00A51206">
      <w:pPr>
        <w:rPr>
          <w:del w:id="15691" w:author="Rev 19 Allen Wirfs-Brock" w:date="2013-09-25T10:48:00Z"/>
        </w:rPr>
        <w:pPrChange w:id="15692" w:author="Rev 19 Allen Wirfs-Brock" w:date="2013-09-23T18:19:00Z">
          <w:pPr>
            <w:pStyle w:val="40"/>
          </w:pPr>
        </w:pPrChange>
      </w:pPr>
      <w:bookmarkStart w:id="15693" w:name="_Toc368034850"/>
      <w:bookmarkStart w:id="15694" w:name="_Toc368050073"/>
      <w:bookmarkStart w:id="15695" w:name="_Toc368050850"/>
      <w:bookmarkEnd w:id="15693"/>
      <w:bookmarkEnd w:id="15694"/>
      <w:bookmarkEnd w:id="15695"/>
    </w:p>
    <w:p w14:paraId="41D5816D" w14:textId="77777777" w:rsidR="0026283E" w:rsidRDefault="0026283E" w:rsidP="0026283E">
      <w:pPr>
        <w:pStyle w:val="ANNEX"/>
      </w:pPr>
      <w:bookmarkStart w:id="15696" w:name="_Toc365480005"/>
      <w:bookmarkStart w:id="15697" w:name="_Toc365644684"/>
      <w:bookmarkStart w:id="15698" w:name="_Hlt457703835"/>
      <w:bookmarkStart w:id="15699" w:name="_Toc365480007"/>
      <w:bookmarkStart w:id="15700" w:name="_Toc365644686"/>
      <w:bookmarkStart w:id="15701" w:name="_Toc365480016"/>
      <w:bookmarkStart w:id="15702" w:name="_Toc365644695"/>
      <w:bookmarkStart w:id="15703" w:name="_Toc365480022"/>
      <w:bookmarkStart w:id="15704" w:name="_Toc365644701"/>
      <w:bookmarkEnd w:id="13050"/>
      <w:bookmarkEnd w:id="13051"/>
      <w:bookmarkEnd w:id="13052"/>
      <w:bookmarkEnd w:id="13053"/>
      <w:bookmarkEnd w:id="13054"/>
      <w:bookmarkEnd w:id="13055"/>
      <w:bookmarkEnd w:id="13056"/>
      <w:bookmarkEnd w:id="13057"/>
      <w:bookmarkEnd w:id="15696"/>
      <w:bookmarkEnd w:id="15697"/>
      <w:bookmarkEnd w:id="15698"/>
      <w:bookmarkEnd w:id="15699"/>
      <w:bookmarkEnd w:id="15700"/>
      <w:bookmarkEnd w:id="15701"/>
      <w:bookmarkEnd w:id="15702"/>
      <w:bookmarkEnd w:id="15703"/>
      <w:bookmarkEnd w:id="15704"/>
      <w:r w:rsidRPr="00E77497">
        <w:rPr>
          <w:b w:val="0"/>
        </w:rPr>
        <w:br/>
      </w:r>
      <w:bookmarkStart w:id="15705" w:name="_Toc368050851"/>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br/>
      </w:r>
      <w:r w:rsidRPr="00E77497">
        <w:br/>
      </w:r>
      <w:r w:rsidR="00990F07" w:rsidRPr="00E77497">
        <w:t>Grammar Summary</w:t>
      </w:r>
      <w:bookmarkEnd w:id="15705"/>
    </w:p>
    <w:p w14:paraId="36D30D09" w14:textId="77777777" w:rsidR="00C225F5" w:rsidRDefault="00C225F5" w:rsidP="00C225F5"/>
    <w:p w14:paraId="59A7F553" w14:textId="77777777" w:rsidR="00C225F5" w:rsidRPr="00C225F5" w:rsidRDefault="00C225F5" w:rsidP="00C225F5">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 xml:space="preserve">TODO:  </w:t>
      </w:r>
      <w:r>
        <w:rPr>
          <w:b/>
          <w:sz w:val="24"/>
        </w:rPr>
        <w:t>The Grammars in the Annex have not yet been updated for ES6.  For now, see the grammars in the main body of the specification.</w:t>
      </w:r>
    </w:p>
    <w:p w14:paraId="1B7B4FF0" w14:textId="77777777" w:rsidR="00C225F5" w:rsidRPr="00C225F5" w:rsidRDefault="00C225F5" w:rsidP="00C225F5"/>
    <w:p w14:paraId="64B67B68" w14:textId="77777777" w:rsidR="00E80769" w:rsidRPr="00A83C31" w:rsidRDefault="00E80769" w:rsidP="00A83C31">
      <w:pPr>
        <w:pStyle w:val="a2"/>
      </w:pPr>
      <w:bookmarkStart w:id="15706" w:name="_Toc472818972"/>
      <w:bookmarkStart w:id="15707" w:name="_Toc474641686"/>
      <w:bookmarkStart w:id="15708" w:name="_Toc235503554"/>
      <w:bookmarkStart w:id="15709" w:name="_Toc236208643"/>
      <w:bookmarkStart w:id="15710" w:name="_Toc241509329"/>
      <w:bookmarkStart w:id="15711" w:name="_Toc241557806"/>
      <w:bookmarkStart w:id="15712" w:name="_Toc244416816"/>
      <w:bookmarkStart w:id="15713" w:name="_Toc244657756"/>
      <w:bookmarkStart w:id="15714" w:name="_Toc246652496"/>
      <w:bookmarkStart w:id="15715" w:name="_Toc253562045"/>
      <w:bookmarkStart w:id="15716" w:name="_Toc268506061"/>
      <w:bookmarkStart w:id="15717" w:name="_Toc276631180"/>
      <w:bookmarkStart w:id="15718" w:name="_Toc277944224"/>
      <w:bookmarkStart w:id="15719" w:name="_Toc153968569"/>
      <w:bookmarkStart w:id="15720" w:name="_Toc368050852"/>
      <w:r w:rsidRPr="00A83C31">
        <w:t>Lexical Grammar</w:t>
      </w:r>
      <w:bookmarkEnd w:id="15706"/>
      <w:bookmarkEnd w:id="15707"/>
      <w:bookmarkEnd w:id="15708"/>
      <w:bookmarkEnd w:id="15709"/>
      <w:bookmarkEnd w:id="15710"/>
      <w:bookmarkEnd w:id="15711"/>
      <w:bookmarkEnd w:id="15712"/>
      <w:bookmarkEnd w:id="15713"/>
      <w:bookmarkEnd w:id="15714"/>
      <w:bookmarkEnd w:id="15715"/>
      <w:bookmarkEnd w:id="15716"/>
      <w:bookmarkEnd w:id="15717"/>
      <w:bookmarkEnd w:id="15718"/>
      <w:bookmarkEnd w:id="15719"/>
      <w:bookmarkEnd w:id="15720"/>
    </w:p>
    <w:p w14:paraId="47A94116" w14:textId="77777777"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4332CFF2" w14:textId="77777777"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14:paraId="0F60406C" w14:textId="77777777" w:rsidR="00E80769" w:rsidRPr="00E77497" w:rsidRDefault="00E80769" w:rsidP="00E80769">
      <w:pPr>
        <w:pStyle w:val="M0"/>
        <w:spacing w:after="0"/>
        <w:rPr>
          <w:sz w:val="16"/>
        </w:rPr>
      </w:pPr>
    </w:p>
    <w:p w14:paraId="7A9429FA" w14:textId="77777777"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211B453F"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14:paraId="2E3C4B3E" w14:textId="77777777" w:rsidR="00E80769" w:rsidRPr="00E77497" w:rsidRDefault="00E80769" w:rsidP="00E80769">
      <w:pPr>
        <w:pStyle w:val="M0"/>
        <w:spacing w:after="0"/>
        <w:rPr>
          <w:sz w:val="16"/>
        </w:rPr>
      </w:pPr>
    </w:p>
    <w:p w14:paraId="5A1F5CB1" w14:textId="77777777"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0033E3F9"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14:paraId="61BD699F" w14:textId="77777777" w:rsidR="00E80769" w:rsidRPr="00E77497" w:rsidRDefault="00E80769" w:rsidP="00E80769">
      <w:pPr>
        <w:pStyle w:val="M0"/>
        <w:spacing w:after="0"/>
        <w:rPr>
          <w:sz w:val="16"/>
        </w:rPr>
      </w:pPr>
    </w:p>
    <w:p w14:paraId="3A89F25F" w14:textId="77777777"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5924072B" w14:textId="77777777"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5633E299" w14:textId="77777777" w:rsidR="00E80769" w:rsidRPr="00E77497" w:rsidRDefault="00E80769" w:rsidP="00E80769">
      <w:pPr>
        <w:pStyle w:val="M0"/>
        <w:spacing w:after="0"/>
        <w:rPr>
          <w:sz w:val="16"/>
        </w:rPr>
      </w:pPr>
    </w:p>
    <w:p w14:paraId="1F88E997" w14:textId="77777777"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14:paraId="62760FCF" w14:textId="77777777"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66495CC0" w14:textId="77777777" w:rsidR="00E80769" w:rsidRPr="00E77497" w:rsidRDefault="00E80769" w:rsidP="00E80769">
      <w:pPr>
        <w:pStyle w:val="M0"/>
        <w:spacing w:after="0"/>
        <w:rPr>
          <w:sz w:val="16"/>
        </w:rPr>
      </w:pPr>
    </w:p>
    <w:p w14:paraId="277828D0" w14:textId="77777777"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47C27F17" w14:textId="77777777"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0B9272CB" w14:textId="77777777" w:rsidR="00E80769" w:rsidRPr="00E77497" w:rsidRDefault="00E80769" w:rsidP="00E80769">
      <w:pPr>
        <w:pStyle w:val="M0"/>
        <w:spacing w:after="0"/>
        <w:rPr>
          <w:sz w:val="16"/>
        </w:rPr>
      </w:pPr>
    </w:p>
    <w:p w14:paraId="0C4A9CA2" w14:textId="77777777"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25679FE3" w14:textId="77777777" w:rsidR="00E80769" w:rsidRPr="00E77497" w:rsidRDefault="00E80769" w:rsidP="00E80769">
      <w:pPr>
        <w:pStyle w:val="SyntaxDefinition"/>
      </w:pPr>
      <w:r w:rsidRPr="00E77497">
        <w:t>MultiLineComment</w:t>
      </w:r>
      <w:r w:rsidRPr="00E77497">
        <w:br/>
        <w:t>SingleLineComment</w:t>
      </w:r>
    </w:p>
    <w:p w14:paraId="136D8150" w14:textId="77777777" w:rsidR="00E80769" w:rsidRPr="00E77497" w:rsidRDefault="00E80769" w:rsidP="00E80769">
      <w:pPr>
        <w:pStyle w:val="M0"/>
        <w:spacing w:after="0"/>
        <w:rPr>
          <w:sz w:val="16"/>
        </w:rPr>
      </w:pPr>
    </w:p>
    <w:p w14:paraId="6B06963A" w14:textId="77777777"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76BE29CD" w14:textId="77777777"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78568BB0" w14:textId="77777777" w:rsidR="00E80769" w:rsidRPr="00E77497" w:rsidRDefault="00E80769" w:rsidP="00E80769">
      <w:pPr>
        <w:pStyle w:val="M0"/>
        <w:spacing w:after="0"/>
        <w:rPr>
          <w:sz w:val="16"/>
        </w:rPr>
      </w:pPr>
    </w:p>
    <w:p w14:paraId="2B39E6A2" w14:textId="77777777"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6751ACE4" w14:textId="77777777"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43629114" w14:textId="77777777" w:rsidR="00E80769" w:rsidRPr="00E77497" w:rsidRDefault="00E80769" w:rsidP="00E80769">
      <w:pPr>
        <w:pStyle w:val="M0"/>
        <w:spacing w:after="0"/>
        <w:rPr>
          <w:sz w:val="16"/>
        </w:rPr>
      </w:pPr>
    </w:p>
    <w:p w14:paraId="37647579" w14:textId="77777777"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23FB6831" w14:textId="77777777"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7ED8F358" w14:textId="77777777" w:rsidR="00E80769" w:rsidRPr="00E77497" w:rsidRDefault="00E80769" w:rsidP="00E80769">
      <w:pPr>
        <w:pStyle w:val="M0"/>
        <w:spacing w:after="0"/>
        <w:rPr>
          <w:sz w:val="16"/>
        </w:rPr>
      </w:pPr>
    </w:p>
    <w:p w14:paraId="63FC651D" w14:textId="77777777"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64BFE3F9"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3099AA83" w14:textId="77777777" w:rsidR="00E80769" w:rsidRPr="00E77497" w:rsidRDefault="00E80769" w:rsidP="00E80769">
      <w:pPr>
        <w:pStyle w:val="M0"/>
        <w:spacing w:after="0"/>
        <w:rPr>
          <w:sz w:val="16"/>
        </w:rPr>
      </w:pPr>
    </w:p>
    <w:p w14:paraId="122F4261" w14:textId="77777777"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3A122E19"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667F4B06" w14:textId="77777777" w:rsidR="00E80769" w:rsidRPr="00E77497" w:rsidRDefault="00E80769" w:rsidP="00E80769">
      <w:pPr>
        <w:pStyle w:val="M0"/>
        <w:spacing w:after="0"/>
        <w:rPr>
          <w:sz w:val="16"/>
        </w:rPr>
      </w:pPr>
    </w:p>
    <w:p w14:paraId="3C6E0C22" w14:textId="77777777"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64D43DDB" w14:textId="77777777"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3D55DBAB" w14:textId="77777777" w:rsidR="00E80769" w:rsidRPr="00E77497" w:rsidRDefault="00E80769" w:rsidP="00E80769">
      <w:pPr>
        <w:pStyle w:val="M0"/>
        <w:spacing w:after="0"/>
        <w:rPr>
          <w:sz w:val="16"/>
        </w:rPr>
      </w:pPr>
    </w:p>
    <w:p w14:paraId="21D8F22F" w14:textId="77777777"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1ACFBE5B" w14:textId="77777777"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14:paraId="2EC67543" w14:textId="77777777" w:rsidR="00E80769" w:rsidRPr="00E77497" w:rsidRDefault="00E80769" w:rsidP="00E80769">
      <w:pPr>
        <w:pStyle w:val="M0"/>
        <w:spacing w:after="0"/>
        <w:rPr>
          <w:sz w:val="16"/>
        </w:rPr>
      </w:pPr>
    </w:p>
    <w:p w14:paraId="0E8D5AC4" w14:textId="77777777"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5FDFD95C" w14:textId="77777777"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29A27531" w14:textId="77777777" w:rsidR="00E80769" w:rsidRPr="00E77497" w:rsidRDefault="00E80769" w:rsidP="00E80769">
      <w:pPr>
        <w:pStyle w:val="M0"/>
        <w:spacing w:after="0"/>
        <w:rPr>
          <w:sz w:val="16"/>
        </w:rPr>
      </w:pPr>
    </w:p>
    <w:p w14:paraId="58769950" w14:textId="77777777"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58E47AF6" w14:textId="77777777"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14:paraId="504E1498" w14:textId="77777777" w:rsidR="00E80769" w:rsidRPr="00E77497" w:rsidRDefault="00E80769" w:rsidP="00E80769">
      <w:pPr>
        <w:pStyle w:val="M0"/>
        <w:spacing w:after="0"/>
        <w:rPr>
          <w:sz w:val="16"/>
        </w:rPr>
      </w:pPr>
    </w:p>
    <w:p w14:paraId="5E78F444" w14:textId="77777777"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613FC7DE" w14:textId="77777777"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14:paraId="66E37074" w14:textId="77777777" w:rsidR="00E80769" w:rsidRPr="00E77497" w:rsidRDefault="00E80769" w:rsidP="00E80769">
      <w:pPr>
        <w:pStyle w:val="M0"/>
        <w:spacing w:after="0"/>
        <w:rPr>
          <w:sz w:val="16"/>
        </w:rPr>
      </w:pPr>
    </w:p>
    <w:p w14:paraId="3E5E060E" w14:textId="77777777"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381B20DA" w14:textId="77777777" w:rsidR="00E80769" w:rsidRPr="00E77497" w:rsidRDefault="00E80769" w:rsidP="00E80769">
      <w:pPr>
        <w:pStyle w:val="SyntaxDefinition"/>
      </w:pPr>
      <w:r w:rsidRPr="00E77497">
        <w:t>IdentifierStart</w:t>
      </w:r>
      <w:r w:rsidRPr="00E77497">
        <w:br/>
        <w:t>IdentifierName IdentifierPart</w:t>
      </w:r>
    </w:p>
    <w:p w14:paraId="03C815E7" w14:textId="77777777" w:rsidR="00E80769" w:rsidRPr="00E77497" w:rsidRDefault="00E80769" w:rsidP="00E80769">
      <w:pPr>
        <w:pStyle w:val="M0"/>
        <w:spacing w:after="0"/>
        <w:rPr>
          <w:sz w:val="16"/>
        </w:rPr>
      </w:pPr>
    </w:p>
    <w:p w14:paraId="2DFCF611" w14:textId="77777777"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5C78B806" w14:textId="77777777"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1E38B3D2" w14:textId="77777777" w:rsidR="00E80769" w:rsidRPr="00E77497" w:rsidRDefault="00E80769" w:rsidP="00E80769">
      <w:pPr>
        <w:pStyle w:val="M0"/>
        <w:spacing w:after="0"/>
        <w:rPr>
          <w:sz w:val="16"/>
        </w:rPr>
      </w:pPr>
    </w:p>
    <w:p w14:paraId="00573983" w14:textId="77777777"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2D460F3D" w14:textId="77777777"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73C356EC" w14:textId="77777777"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27EA9A11" w14:textId="77777777"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6E253B3D" w14:textId="77777777"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255E94CA" w14:textId="77777777"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387EC627" w14:textId="77777777"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7284858E" w14:textId="77777777"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14:paraId="61048C0C" w14:textId="77777777"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067DA51E" w14:textId="77777777"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14:paraId="1D3433F0" w14:textId="77777777"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76B92EF6" w14:textId="77777777"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14:paraId="394B9D16" w14:textId="77777777" w:rsidR="00E80769" w:rsidRPr="00E77497" w:rsidRDefault="00E80769" w:rsidP="00E80769">
      <w:pPr>
        <w:pStyle w:val="M0"/>
        <w:spacing w:after="0"/>
        <w:rPr>
          <w:sz w:val="16"/>
        </w:rPr>
      </w:pPr>
    </w:p>
    <w:p w14:paraId="24D62970" w14:textId="77777777"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14:paraId="4F0CEAEF" w14:textId="77777777" w:rsidTr="006E1632">
        <w:trPr>
          <w:trHeight w:hRule="exact" w:val="240"/>
        </w:trPr>
        <w:tc>
          <w:tcPr>
            <w:tcW w:w="1895" w:type="dxa"/>
          </w:tcPr>
          <w:p w14:paraId="47007C5D" w14:textId="77777777" w:rsidR="00E80769" w:rsidRPr="00E77497" w:rsidRDefault="00E80769" w:rsidP="00B46C10">
            <w:pPr>
              <w:pStyle w:val="SyntaxOneOf"/>
            </w:pPr>
            <w:r w:rsidRPr="00E77497">
              <w:t>break</w:t>
            </w:r>
          </w:p>
        </w:tc>
        <w:tc>
          <w:tcPr>
            <w:tcW w:w="1895" w:type="dxa"/>
          </w:tcPr>
          <w:p w14:paraId="78AFCAFB" w14:textId="77777777" w:rsidR="00E80769" w:rsidRPr="00E77497" w:rsidRDefault="00E80769" w:rsidP="00B46C10">
            <w:pPr>
              <w:pStyle w:val="SyntaxOneOf"/>
            </w:pPr>
            <w:r w:rsidRPr="00E77497">
              <w:t>do</w:t>
            </w:r>
            <w:r w:rsidRPr="00E77497" w:rsidDel="009E4B6C">
              <w:t xml:space="preserve"> </w:t>
            </w:r>
          </w:p>
        </w:tc>
        <w:tc>
          <w:tcPr>
            <w:tcW w:w="1895" w:type="dxa"/>
          </w:tcPr>
          <w:p w14:paraId="0B0AFF2A" w14:textId="77777777" w:rsidR="00E80769" w:rsidRPr="00E77497" w:rsidRDefault="00E80769" w:rsidP="00B46C10">
            <w:pPr>
              <w:pStyle w:val="SyntaxOneOf"/>
            </w:pPr>
            <w:r w:rsidRPr="00E77497">
              <w:t>instanceof</w:t>
            </w:r>
            <w:r w:rsidRPr="00E77497" w:rsidDel="009E4B6C">
              <w:t xml:space="preserve"> </w:t>
            </w:r>
          </w:p>
        </w:tc>
        <w:tc>
          <w:tcPr>
            <w:tcW w:w="1895" w:type="dxa"/>
          </w:tcPr>
          <w:p w14:paraId="3FEBAB06" w14:textId="77777777" w:rsidR="00E80769" w:rsidRPr="00E77497" w:rsidRDefault="00E80769" w:rsidP="00B46C10">
            <w:pPr>
              <w:pStyle w:val="SyntaxOneOf"/>
            </w:pPr>
            <w:r w:rsidRPr="00E77497">
              <w:t>typeof</w:t>
            </w:r>
            <w:r w:rsidRPr="00E77497" w:rsidDel="009E4B6C">
              <w:t xml:space="preserve"> </w:t>
            </w:r>
          </w:p>
        </w:tc>
      </w:tr>
      <w:tr w:rsidR="00E80769" w:rsidRPr="00E77497" w14:paraId="51F7A6C2" w14:textId="77777777" w:rsidTr="006E1632">
        <w:trPr>
          <w:trHeight w:hRule="exact" w:val="240"/>
        </w:trPr>
        <w:tc>
          <w:tcPr>
            <w:tcW w:w="1895" w:type="dxa"/>
          </w:tcPr>
          <w:p w14:paraId="3D9D9FED" w14:textId="77777777" w:rsidR="00E80769" w:rsidRPr="00E77497" w:rsidRDefault="00E80769" w:rsidP="00B46C10">
            <w:pPr>
              <w:pStyle w:val="SyntaxOneOf"/>
            </w:pPr>
            <w:r w:rsidRPr="00E77497">
              <w:t>case</w:t>
            </w:r>
          </w:p>
        </w:tc>
        <w:tc>
          <w:tcPr>
            <w:tcW w:w="1895" w:type="dxa"/>
          </w:tcPr>
          <w:p w14:paraId="630D1D6A" w14:textId="77777777" w:rsidR="00E80769" w:rsidRPr="00E77497" w:rsidRDefault="00E80769" w:rsidP="00B46C10">
            <w:pPr>
              <w:pStyle w:val="SyntaxOneOf"/>
            </w:pPr>
            <w:r w:rsidRPr="00E77497">
              <w:t>else</w:t>
            </w:r>
          </w:p>
        </w:tc>
        <w:tc>
          <w:tcPr>
            <w:tcW w:w="1895" w:type="dxa"/>
          </w:tcPr>
          <w:p w14:paraId="092E4EF1" w14:textId="77777777" w:rsidR="00E80769" w:rsidRPr="00E77497" w:rsidRDefault="00E80769" w:rsidP="00B46C10">
            <w:pPr>
              <w:pStyle w:val="SyntaxOneOf"/>
            </w:pPr>
            <w:r w:rsidRPr="00E77497">
              <w:t>new</w:t>
            </w:r>
          </w:p>
        </w:tc>
        <w:tc>
          <w:tcPr>
            <w:tcW w:w="1895" w:type="dxa"/>
          </w:tcPr>
          <w:p w14:paraId="50972873" w14:textId="77777777" w:rsidR="00E80769" w:rsidRPr="00E77497" w:rsidRDefault="00E80769" w:rsidP="00B46C10">
            <w:pPr>
              <w:pStyle w:val="SyntaxOneOf"/>
            </w:pPr>
            <w:r w:rsidRPr="00E77497">
              <w:t>var</w:t>
            </w:r>
          </w:p>
        </w:tc>
      </w:tr>
      <w:tr w:rsidR="00E80769" w:rsidRPr="00E77497" w14:paraId="5778CADD" w14:textId="77777777" w:rsidTr="006E1632">
        <w:trPr>
          <w:trHeight w:hRule="exact" w:val="240"/>
        </w:trPr>
        <w:tc>
          <w:tcPr>
            <w:tcW w:w="1895" w:type="dxa"/>
          </w:tcPr>
          <w:p w14:paraId="24C5384B" w14:textId="77777777" w:rsidR="00E80769" w:rsidRPr="00E77497" w:rsidRDefault="00E80769" w:rsidP="00B46C10">
            <w:pPr>
              <w:pStyle w:val="SyntaxOneOf"/>
            </w:pPr>
            <w:r w:rsidRPr="00E77497">
              <w:t>catch</w:t>
            </w:r>
          </w:p>
        </w:tc>
        <w:tc>
          <w:tcPr>
            <w:tcW w:w="1895" w:type="dxa"/>
          </w:tcPr>
          <w:p w14:paraId="3D0D6A97" w14:textId="77777777" w:rsidR="00E80769" w:rsidRPr="00E77497" w:rsidRDefault="00E80769" w:rsidP="00B46C10">
            <w:pPr>
              <w:pStyle w:val="SyntaxOneOf"/>
            </w:pPr>
            <w:r w:rsidRPr="00E77497">
              <w:t>finally</w:t>
            </w:r>
          </w:p>
        </w:tc>
        <w:tc>
          <w:tcPr>
            <w:tcW w:w="1895" w:type="dxa"/>
          </w:tcPr>
          <w:p w14:paraId="46BEF86C" w14:textId="77777777" w:rsidR="00E80769" w:rsidRPr="00E77497" w:rsidRDefault="00E80769" w:rsidP="00B46C10">
            <w:pPr>
              <w:pStyle w:val="SyntaxOneOf"/>
            </w:pPr>
            <w:r w:rsidRPr="00E77497">
              <w:t>return</w:t>
            </w:r>
          </w:p>
        </w:tc>
        <w:tc>
          <w:tcPr>
            <w:tcW w:w="1895" w:type="dxa"/>
          </w:tcPr>
          <w:p w14:paraId="274D31B6" w14:textId="77777777" w:rsidR="00E80769" w:rsidRPr="00E77497" w:rsidRDefault="00E80769" w:rsidP="00B46C10">
            <w:pPr>
              <w:pStyle w:val="SyntaxOneOf"/>
            </w:pPr>
            <w:r w:rsidRPr="00E77497">
              <w:t>void</w:t>
            </w:r>
          </w:p>
        </w:tc>
      </w:tr>
      <w:tr w:rsidR="00E80769" w:rsidRPr="00E77497" w14:paraId="3C185564" w14:textId="77777777" w:rsidTr="006E1632">
        <w:trPr>
          <w:trHeight w:hRule="exact" w:val="240"/>
        </w:trPr>
        <w:tc>
          <w:tcPr>
            <w:tcW w:w="1895" w:type="dxa"/>
          </w:tcPr>
          <w:p w14:paraId="500B5F85" w14:textId="77777777" w:rsidR="00E80769" w:rsidRPr="00E77497" w:rsidRDefault="00E80769" w:rsidP="00B46C10">
            <w:pPr>
              <w:pStyle w:val="SyntaxOneOf"/>
            </w:pPr>
            <w:r w:rsidRPr="00E77497">
              <w:t>continue</w:t>
            </w:r>
          </w:p>
        </w:tc>
        <w:tc>
          <w:tcPr>
            <w:tcW w:w="1895" w:type="dxa"/>
          </w:tcPr>
          <w:p w14:paraId="5F5C45FC" w14:textId="77777777" w:rsidR="00E80769" w:rsidRPr="00E77497" w:rsidRDefault="00E80769" w:rsidP="00B46C10">
            <w:pPr>
              <w:pStyle w:val="SyntaxOneOf"/>
            </w:pPr>
            <w:r w:rsidRPr="00E77497">
              <w:t>for</w:t>
            </w:r>
          </w:p>
        </w:tc>
        <w:tc>
          <w:tcPr>
            <w:tcW w:w="1895" w:type="dxa"/>
          </w:tcPr>
          <w:p w14:paraId="71F5B820" w14:textId="77777777" w:rsidR="00E80769" w:rsidRPr="00E77497" w:rsidRDefault="00E80769" w:rsidP="00B46C10">
            <w:pPr>
              <w:pStyle w:val="SyntaxOneOf"/>
            </w:pPr>
            <w:r w:rsidRPr="00E77497">
              <w:t>switch</w:t>
            </w:r>
          </w:p>
        </w:tc>
        <w:tc>
          <w:tcPr>
            <w:tcW w:w="1895" w:type="dxa"/>
          </w:tcPr>
          <w:p w14:paraId="7AA58CD2" w14:textId="77777777" w:rsidR="00E80769" w:rsidRPr="00E77497" w:rsidRDefault="00E80769" w:rsidP="00B46C10">
            <w:pPr>
              <w:pStyle w:val="SyntaxOneOf"/>
            </w:pPr>
            <w:r w:rsidRPr="00E77497">
              <w:t>while</w:t>
            </w:r>
          </w:p>
        </w:tc>
      </w:tr>
      <w:tr w:rsidR="00E80769" w:rsidRPr="00E77497" w14:paraId="34FEAFE6" w14:textId="77777777" w:rsidTr="006E1632">
        <w:trPr>
          <w:trHeight w:hRule="exact" w:val="240"/>
        </w:trPr>
        <w:tc>
          <w:tcPr>
            <w:tcW w:w="1895" w:type="dxa"/>
          </w:tcPr>
          <w:p w14:paraId="0C90B5F9" w14:textId="77777777" w:rsidR="00E80769" w:rsidRPr="00E77497" w:rsidRDefault="00E80769" w:rsidP="00B46C10">
            <w:pPr>
              <w:pStyle w:val="SyntaxOneOf"/>
            </w:pPr>
            <w:r w:rsidRPr="00E77497">
              <w:t>debugger</w:t>
            </w:r>
            <w:r w:rsidRPr="00E77497" w:rsidDel="009E4B6C">
              <w:t xml:space="preserve"> </w:t>
            </w:r>
          </w:p>
        </w:tc>
        <w:tc>
          <w:tcPr>
            <w:tcW w:w="1895" w:type="dxa"/>
          </w:tcPr>
          <w:p w14:paraId="26A1C05D" w14:textId="77777777" w:rsidR="00E80769" w:rsidRPr="00E77497" w:rsidRDefault="00E80769" w:rsidP="00B46C10">
            <w:pPr>
              <w:pStyle w:val="SyntaxOneOf"/>
            </w:pPr>
            <w:r w:rsidRPr="00E77497">
              <w:t>function</w:t>
            </w:r>
          </w:p>
        </w:tc>
        <w:tc>
          <w:tcPr>
            <w:tcW w:w="1895" w:type="dxa"/>
          </w:tcPr>
          <w:p w14:paraId="265D7E63" w14:textId="77777777" w:rsidR="00E80769" w:rsidRPr="00E77497" w:rsidRDefault="00E80769" w:rsidP="00B46C10">
            <w:pPr>
              <w:pStyle w:val="SyntaxOneOf"/>
            </w:pPr>
            <w:r w:rsidRPr="00E77497">
              <w:t>this</w:t>
            </w:r>
          </w:p>
        </w:tc>
        <w:tc>
          <w:tcPr>
            <w:tcW w:w="1895" w:type="dxa"/>
          </w:tcPr>
          <w:p w14:paraId="6BC66432" w14:textId="77777777" w:rsidR="00E80769" w:rsidRPr="00E77497" w:rsidRDefault="00E80769" w:rsidP="00B46C10">
            <w:pPr>
              <w:pStyle w:val="SyntaxOneOf"/>
            </w:pPr>
            <w:r w:rsidRPr="00E77497">
              <w:t>with</w:t>
            </w:r>
          </w:p>
        </w:tc>
      </w:tr>
      <w:tr w:rsidR="00E80769" w:rsidRPr="00E77497" w14:paraId="58865C6F" w14:textId="77777777" w:rsidTr="006E1632">
        <w:trPr>
          <w:trHeight w:hRule="exact" w:val="240"/>
        </w:trPr>
        <w:tc>
          <w:tcPr>
            <w:tcW w:w="1895" w:type="dxa"/>
          </w:tcPr>
          <w:p w14:paraId="29AEED63" w14:textId="77777777" w:rsidR="00E80769" w:rsidRPr="00E77497" w:rsidRDefault="00E80769" w:rsidP="00B46C10">
            <w:pPr>
              <w:pStyle w:val="SyntaxOneOf"/>
            </w:pPr>
            <w:r w:rsidRPr="00E77497">
              <w:t>default</w:t>
            </w:r>
          </w:p>
        </w:tc>
        <w:tc>
          <w:tcPr>
            <w:tcW w:w="1895" w:type="dxa"/>
          </w:tcPr>
          <w:p w14:paraId="36D5B8D8" w14:textId="77777777" w:rsidR="00E80769" w:rsidRPr="00E77497" w:rsidRDefault="00E80769" w:rsidP="00B46C10">
            <w:pPr>
              <w:pStyle w:val="SyntaxOneOf"/>
            </w:pPr>
            <w:r w:rsidRPr="00E77497">
              <w:t>if</w:t>
            </w:r>
          </w:p>
        </w:tc>
        <w:tc>
          <w:tcPr>
            <w:tcW w:w="1895" w:type="dxa"/>
          </w:tcPr>
          <w:p w14:paraId="4021140E" w14:textId="77777777" w:rsidR="00E80769" w:rsidRPr="00E77497" w:rsidRDefault="00E80769" w:rsidP="00B46C10">
            <w:pPr>
              <w:pStyle w:val="SyntaxOneOf"/>
            </w:pPr>
            <w:r w:rsidRPr="00E77497">
              <w:t>throw</w:t>
            </w:r>
          </w:p>
        </w:tc>
        <w:tc>
          <w:tcPr>
            <w:tcW w:w="1895" w:type="dxa"/>
          </w:tcPr>
          <w:p w14:paraId="500B31E7" w14:textId="77777777" w:rsidR="00E80769" w:rsidRPr="00E77497" w:rsidRDefault="00E80769" w:rsidP="00B46C10">
            <w:pPr>
              <w:pStyle w:val="SyntaxOneOf"/>
            </w:pPr>
          </w:p>
        </w:tc>
      </w:tr>
      <w:tr w:rsidR="00E80769" w:rsidRPr="00E77497" w14:paraId="483EAB0B" w14:textId="77777777" w:rsidTr="006E1632">
        <w:trPr>
          <w:trHeight w:hRule="exact" w:val="240"/>
        </w:trPr>
        <w:tc>
          <w:tcPr>
            <w:tcW w:w="1895" w:type="dxa"/>
          </w:tcPr>
          <w:p w14:paraId="3594EF48" w14:textId="77777777" w:rsidR="00E80769" w:rsidRPr="00E77497" w:rsidRDefault="00E80769" w:rsidP="00B46C10">
            <w:pPr>
              <w:pStyle w:val="SyntaxOneOf"/>
            </w:pPr>
            <w:r w:rsidRPr="00E77497">
              <w:t>delete</w:t>
            </w:r>
          </w:p>
        </w:tc>
        <w:tc>
          <w:tcPr>
            <w:tcW w:w="1895" w:type="dxa"/>
          </w:tcPr>
          <w:p w14:paraId="2DAC78A5" w14:textId="77777777" w:rsidR="00E80769" w:rsidRPr="00E77497" w:rsidRDefault="00E80769" w:rsidP="00B46C10">
            <w:pPr>
              <w:pStyle w:val="SyntaxOneOf"/>
            </w:pPr>
            <w:r w:rsidRPr="00E77497">
              <w:t>in</w:t>
            </w:r>
          </w:p>
        </w:tc>
        <w:tc>
          <w:tcPr>
            <w:tcW w:w="1895" w:type="dxa"/>
          </w:tcPr>
          <w:p w14:paraId="4C9D2377" w14:textId="77777777" w:rsidR="00E80769" w:rsidRPr="00E77497" w:rsidRDefault="00E80769" w:rsidP="00B46C10">
            <w:pPr>
              <w:pStyle w:val="SyntaxOneOf"/>
            </w:pPr>
            <w:r w:rsidRPr="00E77497">
              <w:t>try</w:t>
            </w:r>
          </w:p>
        </w:tc>
        <w:tc>
          <w:tcPr>
            <w:tcW w:w="1895" w:type="dxa"/>
          </w:tcPr>
          <w:p w14:paraId="436657AF" w14:textId="77777777" w:rsidR="00E80769" w:rsidRPr="00E77497" w:rsidRDefault="00E80769" w:rsidP="00B46C10">
            <w:pPr>
              <w:pStyle w:val="SyntaxOneOf"/>
            </w:pPr>
          </w:p>
        </w:tc>
      </w:tr>
    </w:tbl>
    <w:p w14:paraId="27349000" w14:textId="77777777" w:rsidR="00E80769" w:rsidRPr="00E77497" w:rsidRDefault="00E80769" w:rsidP="00E80769">
      <w:pPr>
        <w:pStyle w:val="M0"/>
        <w:spacing w:after="0"/>
        <w:rPr>
          <w:sz w:val="16"/>
        </w:rPr>
      </w:pPr>
    </w:p>
    <w:p w14:paraId="26852306" w14:textId="77777777" w:rsidR="00E80769" w:rsidRPr="00E77497" w:rsidRDefault="00E80769" w:rsidP="00E80769">
      <w:pPr>
        <w:pStyle w:val="M0"/>
        <w:spacing w:after="0"/>
        <w:rPr>
          <w:sz w:val="16"/>
        </w:rPr>
      </w:pPr>
    </w:p>
    <w:p w14:paraId="5C9D5A8B" w14:textId="77777777"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14:paraId="7125802F" w14:textId="77777777" w:rsidTr="006E1632">
        <w:trPr>
          <w:trHeight w:hRule="exact" w:val="240"/>
        </w:trPr>
        <w:tc>
          <w:tcPr>
            <w:tcW w:w="1895" w:type="dxa"/>
          </w:tcPr>
          <w:p w14:paraId="1BA77DA2" w14:textId="77777777" w:rsidR="00E80769" w:rsidRPr="00E77497" w:rsidRDefault="00E80769" w:rsidP="00B46C10">
            <w:pPr>
              <w:pStyle w:val="SyntaxOneOf"/>
              <w:keepNext/>
            </w:pPr>
            <w:r w:rsidRPr="00E77497">
              <w:t>class</w:t>
            </w:r>
          </w:p>
        </w:tc>
        <w:tc>
          <w:tcPr>
            <w:tcW w:w="1895" w:type="dxa"/>
          </w:tcPr>
          <w:p w14:paraId="038B825A" w14:textId="77777777" w:rsidR="00E80769" w:rsidRPr="00E77497" w:rsidRDefault="00E80769" w:rsidP="00B46C10">
            <w:pPr>
              <w:pStyle w:val="SyntaxOneOf"/>
              <w:keepNext/>
            </w:pPr>
            <w:r w:rsidRPr="00E77497">
              <w:t>enum</w:t>
            </w:r>
          </w:p>
        </w:tc>
        <w:tc>
          <w:tcPr>
            <w:tcW w:w="1895" w:type="dxa"/>
          </w:tcPr>
          <w:p w14:paraId="1A1469A6" w14:textId="77777777" w:rsidR="00E80769" w:rsidRPr="00E77497" w:rsidRDefault="00E80769" w:rsidP="00B46C10">
            <w:pPr>
              <w:pStyle w:val="SyntaxOneOf"/>
              <w:keepNext/>
            </w:pPr>
            <w:r w:rsidRPr="00E77497">
              <w:t>extends</w:t>
            </w:r>
          </w:p>
        </w:tc>
        <w:tc>
          <w:tcPr>
            <w:tcW w:w="1895" w:type="dxa"/>
          </w:tcPr>
          <w:p w14:paraId="1C25CC90" w14:textId="77777777" w:rsidR="00E80769" w:rsidRPr="00E77497" w:rsidRDefault="00E80769" w:rsidP="00B46C10">
            <w:pPr>
              <w:pStyle w:val="SyntaxOneOf"/>
              <w:keepNext/>
            </w:pPr>
            <w:r w:rsidRPr="00E77497">
              <w:t>super</w:t>
            </w:r>
          </w:p>
        </w:tc>
      </w:tr>
      <w:tr w:rsidR="00E80769" w:rsidRPr="00E77497" w14:paraId="623F0CC1" w14:textId="77777777" w:rsidTr="006E1632">
        <w:trPr>
          <w:trHeight w:hRule="exact" w:val="240"/>
        </w:trPr>
        <w:tc>
          <w:tcPr>
            <w:tcW w:w="1895" w:type="dxa"/>
          </w:tcPr>
          <w:p w14:paraId="46B37D0A" w14:textId="77777777" w:rsidR="00E80769" w:rsidRPr="00E77497" w:rsidRDefault="00E80769" w:rsidP="00B46C10">
            <w:pPr>
              <w:pStyle w:val="SyntaxOneOf"/>
            </w:pPr>
            <w:r w:rsidRPr="00E77497">
              <w:t>const</w:t>
            </w:r>
          </w:p>
        </w:tc>
        <w:tc>
          <w:tcPr>
            <w:tcW w:w="1895" w:type="dxa"/>
          </w:tcPr>
          <w:p w14:paraId="6ED0CD1C" w14:textId="77777777" w:rsidR="00E80769" w:rsidRPr="00E77497" w:rsidRDefault="00E80769" w:rsidP="00B46C10">
            <w:pPr>
              <w:pStyle w:val="SyntaxOneOf"/>
            </w:pPr>
            <w:r w:rsidRPr="00E77497">
              <w:t>export</w:t>
            </w:r>
          </w:p>
        </w:tc>
        <w:tc>
          <w:tcPr>
            <w:tcW w:w="1895" w:type="dxa"/>
          </w:tcPr>
          <w:p w14:paraId="5B599B43" w14:textId="77777777" w:rsidR="00E80769" w:rsidRPr="00E77497" w:rsidRDefault="00E80769" w:rsidP="00B46C10">
            <w:pPr>
              <w:pStyle w:val="SyntaxOneOf"/>
            </w:pPr>
            <w:r w:rsidRPr="00E77497">
              <w:t>import</w:t>
            </w:r>
            <w:r w:rsidRPr="00E77497">
              <w:br/>
            </w:r>
          </w:p>
        </w:tc>
        <w:tc>
          <w:tcPr>
            <w:tcW w:w="1895" w:type="dxa"/>
          </w:tcPr>
          <w:p w14:paraId="17A64F5B" w14:textId="77777777" w:rsidR="00E80769" w:rsidRPr="00E77497" w:rsidRDefault="00E80769" w:rsidP="00B46C10">
            <w:pPr>
              <w:pStyle w:val="SyntaxOneOf"/>
            </w:pPr>
          </w:p>
        </w:tc>
      </w:tr>
    </w:tbl>
    <w:p w14:paraId="27D938E2" w14:textId="77777777"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14:paraId="48638D44" w14:textId="77777777" w:rsidTr="006E1632">
        <w:trPr>
          <w:trHeight w:hRule="exact" w:val="240"/>
        </w:trPr>
        <w:tc>
          <w:tcPr>
            <w:tcW w:w="1891" w:type="dxa"/>
          </w:tcPr>
          <w:p w14:paraId="5367F7BD" w14:textId="77777777" w:rsidR="00E80769" w:rsidRPr="004D1BD1" w:rsidRDefault="00E80769" w:rsidP="00B46C10">
            <w:pPr>
              <w:pStyle w:val="SyntaxOneOf"/>
            </w:pPr>
            <w:r w:rsidRPr="004D1BD1">
              <w:t>implements</w:t>
            </w:r>
          </w:p>
        </w:tc>
        <w:tc>
          <w:tcPr>
            <w:tcW w:w="1891" w:type="dxa"/>
          </w:tcPr>
          <w:p w14:paraId="5697EBFE" w14:textId="77777777" w:rsidR="00E80769" w:rsidRPr="008B7F6F" w:rsidRDefault="00E80769" w:rsidP="00B46C10">
            <w:pPr>
              <w:pStyle w:val="SyntaxOneOf"/>
            </w:pPr>
            <w:r w:rsidRPr="008B7F6F">
              <w:t>let</w:t>
            </w:r>
          </w:p>
        </w:tc>
        <w:tc>
          <w:tcPr>
            <w:tcW w:w="1891" w:type="dxa"/>
          </w:tcPr>
          <w:p w14:paraId="1D45636A" w14:textId="77777777" w:rsidR="00E80769" w:rsidRPr="006B6D0A" w:rsidRDefault="00E80769" w:rsidP="00B46C10">
            <w:pPr>
              <w:pStyle w:val="SyntaxOneOf"/>
            </w:pPr>
            <w:r w:rsidRPr="006B6D0A">
              <w:t>private</w:t>
            </w:r>
          </w:p>
        </w:tc>
        <w:tc>
          <w:tcPr>
            <w:tcW w:w="1891" w:type="dxa"/>
          </w:tcPr>
          <w:p w14:paraId="0A03A1D1" w14:textId="77777777" w:rsidR="00E80769" w:rsidRPr="006B6D0A" w:rsidRDefault="00E80769" w:rsidP="00B46C10">
            <w:pPr>
              <w:pStyle w:val="SyntaxOneOf"/>
            </w:pPr>
            <w:r w:rsidRPr="006B6D0A">
              <w:t>public</w:t>
            </w:r>
          </w:p>
        </w:tc>
      </w:tr>
      <w:tr w:rsidR="00E80769" w:rsidRPr="00E77497" w14:paraId="402D37CB" w14:textId="77777777" w:rsidTr="006E1632">
        <w:trPr>
          <w:trHeight w:hRule="exact" w:val="240"/>
        </w:trPr>
        <w:tc>
          <w:tcPr>
            <w:tcW w:w="1891" w:type="dxa"/>
          </w:tcPr>
          <w:p w14:paraId="2E2F4857" w14:textId="77777777" w:rsidR="00E80769" w:rsidRPr="00E77497" w:rsidRDefault="00E80769" w:rsidP="00B46C10">
            <w:pPr>
              <w:pStyle w:val="SyntaxOneOf"/>
            </w:pPr>
            <w:r w:rsidRPr="00E77497">
              <w:t>interface</w:t>
            </w:r>
          </w:p>
        </w:tc>
        <w:tc>
          <w:tcPr>
            <w:tcW w:w="1891" w:type="dxa"/>
          </w:tcPr>
          <w:p w14:paraId="66F6F4E4" w14:textId="77777777" w:rsidR="00E80769" w:rsidRPr="00E77497" w:rsidRDefault="00E80769" w:rsidP="00B46C10">
            <w:pPr>
              <w:pStyle w:val="SyntaxOneOf"/>
            </w:pPr>
            <w:r w:rsidRPr="00E77497">
              <w:t>package</w:t>
            </w:r>
          </w:p>
        </w:tc>
        <w:tc>
          <w:tcPr>
            <w:tcW w:w="1891" w:type="dxa"/>
          </w:tcPr>
          <w:p w14:paraId="2B1DAD04" w14:textId="77777777" w:rsidR="00E80769" w:rsidRPr="00E77497" w:rsidRDefault="00E80769" w:rsidP="00B46C10">
            <w:pPr>
              <w:pStyle w:val="SyntaxOneOf"/>
            </w:pPr>
            <w:r w:rsidRPr="00E77497">
              <w:t>protected</w:t>
            </w:r>
          </w:p>
        </w:tc>
        <w:tc>
          <w:tcPr>
            <w:tcW w:w="1891" w:type="dxa"/>
          </w:tcPr>
          <w:p w14:paraId="2C83324B" w14:textId="77777777" w:rsidR="00E80769" w:rsidRPr="00E77497" w:rsidRDefault="00E80769" w:rsidP="00B46C10">
            <w:pPr>
              <w:pStyle w:val="SyntaxOneOf"/>
            </w:pPr>
            <w:r w:rsidRPr="00E77497">
              <w:t>static</w:t>
            </w:r>
          </w:p>
        </w:tc>
      </w:tr>
      <w:tr w:rsidR="00E80769" w:rsidRPr="00E77497" w14:paraId="4478F5F9" w14:textId="77777777" w:rsidTr="006E1632">
        <w:trPr>
          <w:trHeight w:hRule="exact" w:val="240"/>
        </w:trPr>
        <w:tc>
          <w:tcPr>
            <w:tcW w:w="1891" w:type="dxa"/>
          </w:tcPr>
          <w:p w14:paraId="21C24AB4" w14:textId="77777777" w:rsidR="00E80769" w:rsidRPr="00E77497" w:rsidRDefault="00E80769" w:rsidP="00B46C10">
            <w:pPr>
              <w:pStyle w:val="SyntaxOneOf"/>
            </w:pPr>
            <w:r w:rsidRPr="00E77497">
              <w:t>yield</w:t>
            </w:r>
          </w:p>
        </w:tc>
        <w:tc>
          <w:tcPr>
            <w:tcW w:w="1891" w:type="dxa"/>
          </w:tcPr>
          <w:p w14:paraId="35B89AB5" w14:textId="77777777" w:rsidR="00E80769" w:rsidRPr="00E77497" w:rsidRDefault="00E80769" w:rsidP="00B46C10">
            <w:pPr>
              <w:pStyle w:val="SyntaxOneOf"/>
            </w:pPr>
          </w:p>
        </w:tc>
        <w:tc>
          <w:tcPr>
            <w:tcW w:w="1891" w:type="dxa"/>
          </w:tcPr>
          <w:p w14:paraId="0613D7E4" w14:textId="77777777" w:rsidR="00E80769" w:rsidRPr="00E77497" w:rsidRDefault="00E80769" w:rsidP="00B46C10">
            <w:pPr>
              <w:pStyle w:val="SyntaxOneOf"/>
            </w:pPr>
          </w:p>
        </w:tc>
        <w:tc>
          <w:tcPr>
            <w:tcW w:w="1891" w:type="dxa"/>
          </w:tcPr>
          <w:p w14:paraId="424DF9E7" w14:textId="77777777" w:rsidR="00E80769" w:rsidRPr="00E77497" w:rsidRDefault="00E80769" w:rsidP="00B46C10">
            <w:pPr>
              <w:pStyle w:val="SyntaxOneOf"/>
            </w:pPr>
          </w:p>
        </w:tc>
      </w:tr>
    </w:tbl>
    <w:p w14:paraId="6F81303D" w14:textId="77777777" w:rsidR="00E80769" w:rsidRPr="00E77497" w:rsidRDefault="00E80769" w:rsidP="00E80769">
      <w:pPr>
        <w:pStyle w:val="SyntaxRule"/>
      </w:pPr>
    </w:p>
    <w:p w14:paraId="4A248BBF" w14:textId="77777777"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14:paraId="21700C9E" w14:textId="77777777" w:rsidTr="006E1632">
        <w:tc>
          <w:tcPr>
            <w:tcW w:w="1263" w:type="dxa"/>
          </w:tcPr>
          <w:p w14:paraId="7711F454" w14:textId="77777777" w:rsidR="00E80769" w:rsidRPr="00E77497" w:rsidRDefault="00E80769" w:rsidP="00B46C10">
            <w:pPr>
              <w:pStyle w:val="SyntaxOneOf"/>
              <w:keepNext/>
            </w:pPr>
            <w:r w:rsidRPr="00E77497">
              <w:t>{</w:t>
            </w:r>
          </w:p>
        </w:tc>
        <w:tc>
          <w:tcPr>
            <w:tcW w:w="1263" w:type="dxa"/>
          </w:tcPr>
          <w:p w14:paraId="06D72179" w14:textId="77777777" w:rsidR="00E80769" w:rsidRPr="00E77497" w:rsidRDefault="00E80769" w:rsidP="00B46C10">
            <w:pPr>
              <w:pStyle w:val="SyntaxOneOf"/>
              <w:keepNext/>
            </w:pPr>
            <w:r w:rsidRPr="00E77497">
              <w:t>}</w:t>
            </w:r>
          </w:p>
        </w:tc>
        <w:tc>
          <w:tcPr>
            <w:tcW w:w="1263" w:type="dxa"/>
          </w:tcPr>
          <w:p w14:paraId="062BC241" w14:textId="77777777" w:rsidR="00E80769" w:rsidRPr="00E77497" w:rsidRDefault="00E80769" w:rsidP="00B46C10">
            <w:pPr>
              <w:pStyle w:val="SyntaxOneOf"/>
              <w:keepNext/>
            </w:pPr>
            <w:r w:rsidRPr="00E77497">
              <w:t>(</w:t>
            </w:r>
          </w:p>
        </w:tc>
        <w:tc>
          <w:tcPr>
            <w:tcW w:w="1263" w:type="dxa"/>
          </w:tcPr>
          <w:p w14:paraId="57C7D9EE" w14:textId="77777777" w:rsidR="00E80769" w:rsidRPr="00E77497" w:rsidRDefault="00E80769" w:rsidP="00B46C10">
            <w:pPr>
              <w:pStyle w:val="SyntaxOneOf"/>
              <w:keepNext/>
            </w:pPr>
            <w:r w:rsidRPr="00E77497">
              <w:t>)</w:t>
            </w:r>
          </w:p>
        </w:tc>
        <w:tc>
          <w:tcPr>
            <w:tcW w:w="1263" w:type="dxa"/>
          </w:tcPr>
          <w:p w14:paraId="290060A5" w14:textId="77777777" w:rsidR="00E80769" w:rsidRPr="00E77497" w:rsidRDefault="00E80769" w:rsidP="00B46C10">
            <w:pPr>
              <w:pStyle w:val="SyntaxOneOf"/>
              <w:keepNext/>
            </w:pPr>
            <w:r w:rsidRPr="00E77497">
              <w:t>[</w:t>
            </w:r>
          </w:p>
        </w:tc>
        <w:tc>
          <w:tcPr>
            <w:tcW w:w="1263" w:type="dxa"/>
          </w:tcPr>
          <w:p w14:paraId="0E8863F9" w14:textId="77777777" w:rsidR="00E80769" w:rsidRPr="00E77497" w:rsidRDefault="00E80769" w:rsidP="00B46C10">
            <w:pPr>
              <w:pStyle w:val="SyntaxOneOf"/>
              <w:keepNext/>
            </w:pPr>
            <w:r w:rsidRPr="00E77497">
              <w:t>]</w:t>
            </w:r>
          </w:p>
        </w:tc>
      </w:tr>
      <w:tr w:rsidR="00E80769" w:rsidRPr="00E77497" w14:paraId="1782EDDE" w14:textId="77777777" w:rsidTr="006E1632">
        <w:tc>
          <w:tcPr>
            <w:tcW w:w="1263" w:type="dxa"/>
          </w:tcPr>
          <w:p w14:paraId="62A0D5F9" w14:textId="77777777" w:rsidR="00E80769" w:rsidRPr="00E77497" w:rsidRDefault="00E80769" w:rsidP="00B46C10">
            <w:pPr>
              <w:pStyle w:val="SyntaxOneOf"/>
              <w:keepNext/>
            </w:pPr>
            <w:r w:rsidRPr="00E77497">
              <w:t>.</w:t>
            </w:r>
          </w:p>
        </w:tc>
        <w:tc>
          <w:tcPr>
            <w:tcW w:w="1263" w:type="dxa"/>
          </w:tcPr>
          <w:p w14:paraId="4F3DA3B9" w14:textId="77777777" w:rsidR="00E80769" w:rsidRPr="00E77497" w:rsidRDefault="00E80769" w:rsidP="00B46C10">
            <w:pPr>
              <w:pStyle w:val="SyntaxOneOf"/>
              <w:keepNext/>
            </w:pPr>
            <w:r w:rsidRPr="00E77497">
              <w:t>;</w:t>
            </w:r>
          </w:p>
        </w:tc>
        <w:tc>
          <w:tcPr>
            <w:tcW w:w="1263" w:type="dxa"/>
          </w:tcPr>
          <w:p w14:paraId="0ABECA20" w14:textId="77777777" w:rsidR="00E80769" w:rsidRPr="00E77497" w:rsidRDefault="00E80769" w:rsidP="00B46C10">
            <w:pPr>
              <w:pStyle w:val="SyntaxOneOf"/>
              <w:keepNext/>
            </w:pPr>
            <w:r w:rsidRPr="00E77497">
              <w:t>,</w:t>
            </w:r>
          </w:p>
        </w:tc>
        <w:tc>
          <w:tcPr>
            <w:tcW w:w="1263" w:type="dxa"/>
          </w:tcPr>
          <w:p w14:paraId="545CDFE7" w14:textId="77777777" w:rsidR="00E80769" w:rsidRPr="00E77497" w:rsidRDefault="00E80769" w:rsidP="00B46C10">
            <w:pPr>
              <w:pStyle w:val="SyntaxOneOf"/>
              <w:keepNext/>
            </w:pPr>
            <w:r w:rsidRPr="00E77497">
              <w:t>&lt;</w:t>
            </w:r>
          </w:p>
        </w:tc>
        <w:tc>
          <w:tcPr>
            <w:tcW w:w="1263" w:type="dxa"/>
          </w:tcPr>
          <w:p w14:paraId="0A067631" w14:textId="77777777" w:rsidR="00E80769" w:rsidRPr="00E77497" w:rsidRDefault="00E80769" w:rsidP="00B46C10">
            <w:pPr>
              <w:pStyle w:val="SyntaxOneOf"/>
              <w:keepNext/>
            </w:pPr>
            <w:r w:rsidRPr="00E77497">
              <w:t>&gt;</w:t>
            </w:r>
          </w:p>
        </w:tc>
        <w:tc>
          <w:tcPr>
            <w:tcW w:w="1263" w:type="dxa"/>
          </w:tcPr>
          <w:p w14:paraId="34F0DE0A" w14:textId="77777777" w:rsidR="00E80769" w:rsidRPr="00E77497" w:rsidRDefault="00E80769" w:rsidP="00B46C10">
            <w:pPr>
              <w:pStyle w:val="SyntaxOneOf"/>
              <w:keepNext/>
            </w:pPr>
            <w:r w:rsidRPr="00E77497">
              <w:t>&lt;=</w:t>
            </w:r>
          </w:p>
        </w:tc>
      </w:tr>
      <w:tr w:rsidR="00E80769" w:rsidRPr="00E77497" w14:paraId="6AA49C45" w14:textId="77777777" w:rsidTr="006E1632">
        <w:tc>
          <w:tcPr>
            <w:tcW w:w="1263" w:type="dxa"/>
          </w:tcPr>
          <w:p w14:paraId="14EC1506" w14:textId="77777777" w:rsidR="00E80769" w:rsidRPr="00E77497" w:rsidRDefault="00E80769" w:rsidP="00B46C10">
            <w:pPr>
              <w:pStyle w:val="SyntaxOneOf"/>
              <w:keepNext/>
            </w:pPr>
            <w:r w:rsidRPr="00E77497">
              <w:t>&gt;=</w:t>
            </w:r>
          </w:p>
        </w:tc>
        <w:tc>
          <w:tcPr>
            <w:tcW w:w="1263" w:type="dxa"/>
          </w:tcPr>
          <w:p w14:paraId="3FEF4392" w14:textId="77777777" w:rsidR="00E80769" w:rsidRPr="00E77497" w:rsidRDefault="00E80769" w:rsidP="00B46C10">
            <w:pPr>
              <w:pStyle w:val="SyntaxOneOf"/>
              <w:keepNext/>
            </w:pPr>
            <w:r w:rsidRPr="00E77497">
              <w:t>==</w:t>
            </w:r>
          </w:p>
        </w:tc>
        <w:tc>
          <w:tcPr>
            <w:tcW w:w="1263" w:type="dxa"/>
          </w:tcPr>
          <w:p w14:paraId="59002150" w14:textId="77777777" w:rsidR="00E80769" w:rsidRPr="00E77497" w:rsidRDefault="00E80769" w:rsidP="00B46C10">
            <w:pPr>
              <w:pStyle w:val="SyntaxOneOf"/>
              <w:keepNext/>
            </w:pPr>
            <w:r w:rsidRPr="00E77497">
              <w:t>!=</w:t>
            </w:r>
          </w:p>
        </w:tc>
        <w:tc>
          <w:tcPr>
            <w:tcW w:w="1263" w:type="dxa"/>
          </w:tcPr>
          <w:p w14:paraId="750ADBC4" w14:textId="77777777" w:rsidR="00E80769" w:rsidRPr="00E77497" w:rsidRDefault="00E80769" w:rsidP="00B46C10">
            <w:pPr>
              <w:pStyle w:val="SyntaxOneOf"/>
              <w:keepNext/>
            </w:pPr>
            <w:r w:rsidRPr="00E77497">
              <w:t>===</w:t>
            </w:r>
          </w:p>
        </w:tc>
        <w:tc>
          <w:tcPr>
            <w:tcW w:w="1263" w:type="dxa"/>
          </w:tcPr>
          <w:p w14:paraId="3C9DE903" w14:textId="77777777" w:rsidR="00E80769" w:rsidRPr="00E77497" w:rsidRDefault="00E80769" w:rsidP="00B46C10">
            <w:pPr>
              <w:pStyle w:val="SyntaxOneOf"/>
              <w:keepNext/>
            </w:pPr>
            <w:r w:rsidRPr="00E77497">
              <w:t>!==</w:t>
            </w:r>
          </w:p>
        </w:tc>
        <w:tc>
          <w:tcPr>
            <w:tcW w:w="1263" w:type="dxa"/>
          </w:tcPr>
          <w:p w14:paraId="1100E6D8" w14:textId="77777777" w:rsidR="00E80769" w:rsidRPr="00E77497" w:rsidRDefault="00E80769" w:rsidP="00B46C10">
            <w:pPr>
              <w:pStyle w:val="SyntaxOneOf"/>
              <w:keepNext/>
            </w:pPr>
          </w:p>
        </w:tc>
      </w:tr>
      <w:tr w:rsidR="00E80769" w:rsidRPr="00E77497" w14:paraId="43CCE107" w14:textId="77777777" w:rsidTr="006E1632">
        <w:tc>
          <w:tcPr>
            <w:tcW w:w="1263" w:type="dxa"/>
          </w:tcPr>
          <w:p w14:paraId="480BFEEC" w14:textId="77777777" w:rsidR="00E80769" w:rsidRPr="00E77497" w:rsidRDefault="00E80769" w:rsidP="00B46C10">
            <w:pPr>
              <w:pStyle w:val="SyntaxOneOf"/>
              <w:keepNext/>
            </w:pPr>
            <w:r w:rsidRPr="00E77497">
              <w:t>+</w:t>
            </w:r>
          </w:p>
        </w:tc>
        <w:tc>
          <w:tcPr>
            <w:tcW w:w="1263" w:type="dxa"/>
          </w:tcPr>
          <w:p w14:paraId="0F3F873E" w14:textId="77777777" w:rsidR="00E80769" w:rsidRPr="00E77497" w:rsidRDefault="00E80769" w:rsidP="00B46C10">
            <w:pPr>
              <w:pStyle w:val="SyntaxOneOf"/>
              <w:keepNext/>
            </w:pPr>
            <w:r w:rsidRPr="00E77497">
              <w:t>-</w:t>
            </w:r>
          </w:p>
        </w:tc>
        <w:tc>
          <w:tcPr>
            <w:tcW w:w="1263" w:type="dxa"/>
          </w:tcPr>
          <w:p w14:paraId="13341165" w14:textId="77777777" w:rsidR="00E80769" w:rsidRPr="00E77497" w:rsidRDefault="00E80769" w:rsidP="00B46C10">
            <w:pPr>
              <w:pStyle w:val="SyntaxOneOf"/>
              <w:keepNext/>
            </w:pPr>
            <w:r w:rsidRPr="00E77497">
              <w:t>*</w:t>
            </w:r>
          </w:p>
        </w:tc>
        <w:tc>
          <w:tcPr>
            <w:tcW w:w="1263" w:type="dxa"/>
          </w:tcPr>
          <w:p w14:paraId="4F8C0830" w14:textId="77777777" w:rsidR="00E80769" w:rsidRPr="00E77497" w:rsidRDefault="00E80769" w:rsidP="00B46C10">
            <w:pPr>
              <w:pStyle w:val="SyntaxOneOf"/>
              <w:keepNext/>
            </w:pPr>
            <w:r w:rsidRPr="00E77497">
              <w:t>%</w:t>
            </w:r>
          </w:p>
        </w:tc>
        <w:tc>
          <w:tcPr>
            <w:tcW w:w="1263" w:type="dxa"/>
          </w:tcPr>
          <w:p w14:paraId="4A22F1A1" w14:textId="77777777" w:rsidR="00E80769" w:rsidRPr="00E77497" w:rsidRDefault="00E80769" w:rsidP="00B46C10">
            <w:pPr>
              <w:pStyle w:val="SyntaxOneOf"/>
              <w:keepNext/>
            </w:pPr>
            <w:r w:rsidRPr="00E77497">
              <w:t>++</w:t>
            </w:r>
          </w:p>
        </w:tc>
        <w:tc>
          <w:tcPr>
            <w:tcW w:w="1263" w:type="dxa"/>
          </w:tcPr>
          <w:p w14:paraId="399C7F50" w14:textId="77777777" w:rsidR="00E80769" w:rsidRPr="00E77497" w:rsidRDefault="00E80769" w:rsidP="00B46C10">
            <w:pPr>
              <w:pStyle w:val="SyntaxOneOf"/>
              <w:keepNext/>
            </w:pPr>
            <w:r w:rsidRPr="00E77497">
              <w:t>--</w:t>
            </w:r>
          </w:p>
        </w:tc>
      </w:tr>
      <w:tr w:rsidR="00E80769" w:rsidRPr="00E77497" w14:paraId="450AB3E2" w14:textId="77777777" w:rsidTr="006E1632">
        <w:tc>
          <w:tcPr>
            <w:tcW w:w="1263" w:type="dxa"/>
          </w:tcPr>
          <w:p w14:paraId="25E18F87" w14:textId="77777777" w:rsidR="00E80769" w:rsidRPr="00E77497" w:rsidRDefault="00E80769" w:rsidP="00B46C10">
            <w:pPr>
              <w:pStyle w:val="SyntaxOneOf"/>
              <w:keepNext/>
            </w:pPr>
            <w:r w:rsidRPr="00E77497">
              <w:t>&lt;&lt;</w:t>
            </w:r>
          </w:p>
        </w:tc>
        <w:tc>
          <w:tcPr>
            <w:tcW w:w="1263" w:type="dxa"/>
          </w:tcPr>
          <w:p w14:paraId="594BFA8B" w14:textId="77777777" w:rsidR="00E80769" w:rsidRPr="00E77497" w:rsidRDefault="00E80769" w:rsidP="00B46C10">
            <w:pPr>
              <w:pStyle w:val="SyntaxOneOf"/>
              <w:keepNext/>
            </w:pPr>
            <w:r w:rsidRPr="00E77497">
              <w:t>&gt;&gt;</w:t>
            </w:r>
          </w:p>
        </w:tc>
        <w:tc>
          <w:tcPr>
            <w:tcW w:w="1263" w:type="dxa"/>
          </w:tcPr>
          <w:p w14:paraId="52D791CB" w14:textId="77777777" w:rsidR="00E80769" w:rsidRPr="00E77497" w:rsidRDefault="00E80769" w:rsidP="00B46C10">
            <w:pPr>
              <w:pStyle w:val="SyntaxOneOf"/>
              <w:keepNext/>
            </w:pPr>
            <w:r w:rsidRPr="00E77497">
              <w:t>&gt;&gt;&gt;</w:t>
            </w:r>
          </w:p>
        </w:tc>
        <w:tc>
          <w:tcPr>
            <w:tcW w:w="1263" w:type="dxa"/>
          </w:tcPr>
          <w:p w14:paraId="3300F6C8" w14:textId="77777777" w:rsidR="00E80769" w:rsidRPr="00E77497" w:rsidRDefault="00E80769" w:rsidP="00B46C10">
            <w:pPr>
              <w:pStyle w:val="SyntaxOneOf"/>
              <w:keepNext/>
            </w:pPr>
            <w:r w:rsidRPr="00E77497">
              <w:t>&amp;</w:t>
            </w:r>
          </w:p>
        </w:tc>
        <w:tc>
          <w:tcPr>
            <w:tcW w:w="1263" w:type="dxa"/>
          </w:tcPr>
          <w:p w14:paraId="47082EEC" w14:textId="77777777" w:rsidR="00E80769" w:rsidRPr="00E77497" w:rsidRDefault="00E80769" w:rsidP="00B46C10">
            <w:pPr>
              <w:pStyle w:val="SyntaxOneOf"/>
              <w:keepNext/>
            </w:pPr>
            <w:r w:rsidRPr="00E77497">
              <w:t>|</w:t>
            </w:r>
          </w:p>
        </w:tc>
        <w:tc>
          <w:tcPr>
            <w:tcW w:w="1263" w:type="dxa"/>
          </w:tcPr>
          <w:p w14:paraId="1FFCEC87" w14:textId="77777777" w:rsidR="00E80769" w:rsidRPr="00E77497" w:rsidRDefault="00E80769" w:rsidP="00B46C10">
            <w:pPr>
              <w:pStyle w:val="SyntaxOneOf"/>
              <w:keepNext/>
            </w:pPr>
            <w:r w:rsidRPr="00E77497">
              <w:t>^</w:t>
            </w:r>
          </w:p>
        </w:tc>
      </w:tr>
      <w:tr w:rsidR="00E80769" w:rsidRPr="00E77497" w14:paraId="0496A4B5" w14:textId="77777777" w:rsidTr="006E1632">
        <w:tc>
          <w:tcPr>
            <w:tcW w:w="1263" w:type="dxa"/>
          </w:tcPr>
          <w:p w14:paraId="46A3D1D3" w14:textId="77777777" w:rsidR="00E80769" w:rsidRPr="00E77497" w:rsidRDefault="00E80769" w:rsidP="00B46C10">
            <w:pPr>
              <w:pStyle w:val="SyntaxOneOf"/>
              <w:keepNext/>
            </w:pPr>
            <w:r w:rsidRPr="00E77497">
              <w:t>!</w:t>
            </w:r>
          </w:p>
        </w:tc>
        <w:tc>
          <w:tcPr>
            <w:tcW w:w="1263" w:type="dxa"/>
          </w:tcPr>
          <w:p w14:paraId="15B554A3" w14:textId="77777777" w:rsidR="00E80769" w:rsidRPr="00E77497" w:rsidRDefault="00E80769" w:rsidP="00B46C10">
            <w:pPr>
              <w:pStyle w:val="SyntaxOneOf"/>
              <w:keepNext/>
            </w:pPr>
            <w:r w:rsidRPr="00E77497">
              <w:t>~</w:t>
            </w:r>
          </w:p>
        </w:tc>
        <w:tc>
          <w:tcPr>
            <w:tcW w:w="1263" w:type="dxa"/>
          </w:tcPr>
          <w:p w14:paraId="687CA18B" w14:textId="77777777" w:rsidR="00E80769" w:rsidRPr="00E77497" w:rsidRDefault="00E80769" w:rsidP="00B46C10">
            <w:pPr>
              <w:pStyle w:val="SyntaxOneOf"/>
              <w:keepNext/>
            </w:pPr>
            <w:r w:rsidRPr="00E77497">
              <w:t>&amp;&amp;</w:t>
            </w:r>
          </w:p>
        </w:tc>
        <w:tc>
          <w:tcPr>
            <w:tcW w:w="1263" w:type="dxa"/>
          </w:tcPr>
          <w:p w14:paraId="104E3168" w14:textId="77777777" w:rsidR="00E80769" w:rsidRPr="00E77497" w:rsidRDefault="00E80769" w:rsidP="00B46C10">
            <w:pPr>
              <w:pStyle w:val="SyntaxOneOf"/>
              <w:keepNext/>
            </w:pPr>
            <w:r w:rsidRPr="00E77497">
              <w:t>||</w:t>
            </w:r>
          </w:p>
        </w:tc>
        <w:tc>
          <w:tcPr>
            <w:tcW w:w="1263" w:type="dxa"/>
          </w:tcPr>
          <w:p w14:paraId="22CA2971" w14:textId="77777777" w:rsidR="00E80769" w:rsidRPr="00E77497" w:rsidRDefault="00E80769" w:rsidP="00B46C10">
            <w:pPr>
              <w:pStyle w:val="SyntaxOneOf"/>
              <w:keepNext/>
            </w:pPr>
            <w:r w:rsidRPr="00E77497">
              <w:t>?</w:t>
            </w:r>
          </w:p>
        </w:tc>
        <w:tc>
          <w:tcPr>
            <w:tcW w:w="1263" w:type="dxa"/>
          </w:tcPr>
          <w:p w14:paraId="40A4928B" w14:textId="77777777" w:rsidR="00E80769" w:rsidRPr="00E77497" w:rsidRDefault="00E80769" w:rsidP="00B46C10">
            <w:pPr>
              <w:pStyle w:val="SyntaxOneOf"/>
              <w:keepNext/>
            </w:pPr>
            <w:r w:rsidRPr="00E77497">
              <w:t>:</w:t>
            </w:r>
          </w:p>
        </w:tc>
      </w:tr>
      <w:tr w:rsidR="00E80769" w:rsidRPr="00E77497" w14:paraId="5C24E812" w14:textId="77777777" w:rsidTr="006E1632">
        <w:tc>
          <w:tcPr>
            <w:tcW w:w="1263" w:type="dxa"/>
          </w:tcPr>
          <w:p w14:paraId="22396ECD" w14:textId="77777777" w:rsidR="00E80769" w:rsidRPr="00E77497" w:rsidRDefault="00E80769" w:rsidP="00B46C10">
            <w:pPr>
              <w:pStyle w:val="SyntaxOneOf"/>
              <w:keepNext/>
            </w:pPr>
            <w:r w:rsidRPr="00E77497">
              <w:t>=</w:t>
            </w:r>
          </w:p>
        </w:tc>
        <w:tc>
          <w:tcPr>
            <w:tcW w:w="1263" w:type="dxa"/>
          </w:tcPr>
          <w:p w14:paraId="105C670C" w14:textId="77777777" w:rsidR="00E80769" w:rsidRPr="00E77497" w:rsidRDefault="00E80769" w:rsidP="00B46C10">
            <w:pPr>
              <w:pStyle w:val="SyntaxOneOf"/>
              <w:keepNext/>
            </w:pPr>
            <w:r w:rsidRPr="00E77497">
              <w:t>+=</w:t>
            </w:r>
          </w:p>
        </w:tc>
        <w:tc>
          <w:tcPr>
            <w:tcW w:w="1263" w:type="dxa"/>
          </w:tcPr>
          <w:p w14:paraId="43E9F028" w14:textId="77777777" w:rsidR="00E80769" w:rsidRPr="00E77497" w:rsidRDefault="00E80769" w:rsidP="00B46C10">
            <w:pPr>
              <w:pStyle w:val="SyntaxOneOf"/>
              <w:keepNext/>
            </w:pPr>
            <w:r w:rsidRPr="00E77497">
              <w:t>-=</w:t>
            </w:r>
          </w:p>
        </w:tc>
        <w:tc>
          <w:tcPr>
            <w:tcW w:w="1263" w:type="dxa"/>
          </w:tcPr>
          <w:p w14:paraId="00AEFC3C" w14:textId="77777777" w:rsidR="00E80769" w:rsidRPr="00E77497" w:rsidRDefault="00E80769" w:rsidP="00B46C10">
            <w:pPr>
              <w:pStyle w:val="SyntaxOneOf"/>
              <w:keepNext/>
            </w:pPr>
            <w:r w:rsidRPr="00E77497">
              <w:t>*=</w:t>
            </w:r>
          </w:p>
        </w:tc>
        <w:tc>
          <w:tcPr>
            <w:tcW w:w="1263" w:type="dxa"/>
          </w:tcPr>
          <w:p w14:paraId="540F4B22" w14:textId="77777777" w:rsidR="00E80769" w:rsidRPr="00E77497" w:rsidRDefault="00E80769" w:rsidP="00B46C10">
            <w:pPr>
              <w:pStyle w:val="SyntaxOneOf"/>
              <w:keepNext/>
            </w:pPr>
            <w:r w:rsidRPr="00E77497">
              <w:t>%=</w:t>
            </w:r>
          </w:p>
        </w:tc>
        <w:tc>
          <w:tcPr>
            <w:tcW w:w="1263" w:type="dxa"/>
          </w:tcPr>
          <w:p w14:paraId="69C2402D" w14:textId="77777777" w:rsidR="00E80769" w:rsidRPr="00E77497" w:rsidRDefault="00E80769" w:rsidP="00B46C10">
            <w:pPr>
              <w:pStyle w:val="SyntaxOneOf"/>
              <w:keepNext/>
            </w:pPr>
            <w:r w:rsidRPr="00E77497">
              <w:t>&lt;&lt;=</w:t>
            </w:r>
          </w:p>
        </w:tc>
      </w:tr>
      <w:tr w:rsidR="00E80769" w:rsidRPr="00E77497" w14:paraId="38A7ED0B" w14:textId="77777777" w:rsidTr="006E1632">
        <w:tc>
          <w:tcPr>
            <w:tcW w:w="1263" w:type="dxa"/>
          </w:tcPr>
          <w:p w14:paraId="0EE7DFB2" w14:textId="77777777" w:rsidR="00E80769" w:rsidRPr="00E77497" w:rsidRDefault="00E80769" w:rsidP="00B46C10">
            <w:pPr>
              <w:pStyle w:val="SyntaxOneOf"/>
            </w:pPr>
            <w:r w:rsidRPr="00E77497">
              <w:t>&gt;&gt;=</w:t>
            </w:r>
          </w:p>
        </w:tc>
        <w:tc>
          <w:tcPr>
            <w:tcW w:w="1263" w:type="dxa"/>
          </w:tcPr>
          <w:p w14:paraId="707D6B61" w14:textId="77777777" w:rsidR="00E80769" w:rsidRPr="00E77497" w:rsidRDefault="00E80769" w:rsidP="00B46C10">
            <w:pPr>
              <w:pStyle w:val="SyntaxOneOf"/>
            </w:pPr>
            <w:r w:rsidRPr="00E77497">
              <w:t>&gt;&gt;&gt;=</w:t>
            </w:r>
          </w:p>
        </w:tc>
        <w:tc>
          <w:tcPr>
            <w:tcW w:w="1263" w:type="dxa"/>
          </w:tcPr>
          <w:p w14:paraId="168D5F87" w14:textId="77777777" w:rsidR="00E80769" w:rsidRPr="00E77497" w:rsidRDefault="00E80769" w:rsidP="00B46C10">
            <w:pPr>
              <w:pStyle w:val="SyntaxOneOf"/>
            </w:pPr>
            <w:r w:rsidRPr="00E77497">
              <w:t>&amp;=</w:t>
            </w:r>
          </w:p>
        </w:tc>
        <w:tc>
          <w:tcPr>
            <w:tcW w:w="1263" w:type="dxa"/>
          </w:tcPr>
          <w:p w14:paraId="4896781D" w14:textId="77777777" w:rsidR="00E80769" w:rsidRPr="00E77497" w:rsidRDefault="00E80769" w:rsidP="00B46C10">
            <w:pPr>
              <w:pStyle w:val="SyntaxOneOf"/>
            </w:pPr>
            <w:r w:rsidRPr="00E77497">
              <w:t>|=</w:t>
            </w:r>
          </w:p>
        </w:tc>
        <w:tc>
          <w:tcPr>
            <w:tcW w:w="1263" w:type="dxa"/>
          </w:tcPr>
          <w:p w14:paraId="4F8AC19B" w14:textId="77777777" w:rsidR="00E80769" w:rsidRPr="00E77497" w:rsidRDefault="00E80769" w:rsidP="00B46C10">
            <w:pPr>
              <w:pStyle w:val="SyntaxOneOf"/>
            </w:pPr>
            <w:r w:rsidRPr="00E77497">
              <w:t>^=</w:t>
            </w:r>
          </w:p>
        </w:tc>
        <w:tc>
          <w:tcPr>
            <w:tcW w:w="1263" w:type="dxa"/>
          </w:tcPr>
          <w:p w14:paraId="193245AE" w14:textId="77777777" w:rsidR="00E80769" w:rsidRPr="00E77497" w:rsidRDefault="00E80769" w:rsidP="00B46C10">
            <w:pPr>
              <w:pStyle w:val="SyntaxOneOf"/>
            </w:pPr>
          </w:p>
        </w:tc>
      </w:tr>
    </w:tbl>
    <w:p w14:paraId="1D3D87C1" w14:textId="77777777" w:rsidR="00E80769" w:rsidRPr="00E77497" w:rsidRDefault="00E80769" w:rsidP="00E80769">
      <w:pPr>
        <w:pStyle w:val="M0"/>
        <w:spacing w:after="0"/>
        <w:rPr>
          <w:sz w:val="16"/>
        </w:rPr>
      </w:pPr>
    </w:p>
    <w:p w14:paraId="5C8DB8E6" w14:textId="77777777" w:rsidR="00E80769" w:rsidRPr="00E77497" w:rsidRDefault="00E80769" w:rsidP="00E80769">
      <w:pPr>
        <w:pStyle w:val="SyntaxRule"/>
      </w:pPr>
    </w:p>
    <w:p w14:paraId="43FB3BD3" w14:textId="77777777"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14:paraId="7679892D" w14:textId="77777777" w:rsidTr="006E1632">
        <w:tc>
          <w:tcPr>
            <w:tcW w:w="1422" w:type="dxa"/>
          </w:tcPr>
          <w:p w14:paraId="1832F98D" w14:textId="77777777" w:rsidR="00E80769" w:rsidRPr="00E77497" w:rsidRDefault="00E80769" w:rsidP="00B46C10">
            <w:pPr>
              <w:pStyle w:val="SyntaxOneOf"/>
            </w:pPr>
            <w:r w:rsidRPr="00E77497">
              <w:t>/</w:t>
            </w:r>
          </w:p>
        </w:tc>
        <w:tc>
          <w:tcPr>
            <w:tcW w:w="1104" w:type="dxa"/>
          </w:tcPr>
          <w:p w14:paraId="769C5F46" w14:textId="77777777" w:rsidR="00E80769" w:rsidRPr="00E77497" w:rsidRDefault="00E80769" w:rsidP="00B46C10">
            <w:pPr>
              <w:pStyle w:val="SyntaxOneOf"/>
              <w:jc w:val="left"/>
            </w:pPr>
            <w:r w:rsidRPr="00E77497">
              <w:t>/=</w:t>
            </w:r>
          </w:p>
        </w:tc>
        <w:tc>
          <w:tcPr>
            <w:tcW w:w="1263" w:type="dxa"/>
          </w:tcPr>
          <w:p w14:paraId="68000474" w14:textId="77777777" w:rsidR="00E80769" w:rsidRPr="00E77497" w:rsidRDefault="00E80769" w:rsidP="00B46C10">
            <w:pPr>
              <w:pStyle w:val="SyntaxOneOf"/>
            </w:pPr>
          </w:p>
        </w:tc>
        <w:tc>
          <w:tcPr>
            <w:tcW w:w="1263" w:type="dxa"/>
          </w:tcPr>
          <w:p w14:paraId="63B7B213" w14:textId="77777777" w:rsidR="00E80769" w:rsidRPr="00E77497" w:rsidRDefault="00E80769" w:rsidP="00B46C10">
            <w:pPr>
              <w:pStyle w:val="SyntaxOneOf"/>
            </w:pPr>
          </w:p>
        </w:tc>
        <w:tc>
          <w:tcPr>
            <w:tcW w:w="1263" w:type="dxa"/>
          </w:tcPr>
          <w:p w14:paraId="19377E3D" w14:textId="77777777" w:rsidR="00E80769" w:rsidRPr="00E77497" w:rsidRDefault="00E80769" w:rsidP="00B46C10">
            <w:pPr>
              <w:pStyle w:val="SyntaxOneOf"/>
            </w:pPr>
          </w:p>
        </w:tc>
        <w:tc>
          <w:tcPr>
            <w:tcW w:w="1263" w:type="dxa"/>
          </w:tcPr>
          <w:p w14:paraId="00F29CE4" w14:textId="77777777" w:rsidR="00E80769" w:rsidRPr="00E77497" w:rsidRDefault="00E80769" w:rsidP="00B46C10">
            <w:pPr>
              <w:pStyle w:val="SyntaxOneOf"/>
            </w:pPr>
          </w:p>
        </w:tc>
      </w:tr>
    </w:tbl>
    <w:p w14:paraId="2F9085F3" w14:textId="77777777" w:rsidR="00E80769" w:rsidRPr="00E77497" w:rsidRDefault="00E80769" w:rsidP="00E80769">
      <w:pPr>
        <w:pStyle w:val="SyntaxRule"/>
      </w:pPr>
    </w:p>
    <w:p w14:paraId="566F915E" w14:textId="77777777"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1128B80A" w14:textId="77777777"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622918E5" w14:textId="77777777" w:rsidR="00E80769" w:rsidRPr="00E77497" w:rsidRDefault="00E80769" w:rsidP="00E80769">
      <w:pPr>
        <w:pStyle w:val="M0"/>
        <w:spacing w:after="0"/>
        <w:rPr>
          <w:sz w:val="16"/>
        </w:rPr>
      </w:pPr>
    </w:p>
    <w:p w14:paraId="5DACEB0C" w14:textId="77777777"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4DC20DBD"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14:paraId="2895F875" w14:textId="77777777" w:rsidR="00E80769" w:rsidRPr="00E77497" w:rsidRDefault="00E80769" w:rsidP="00E80769">
      <w:pPr>
        <w:pStyle w:val="M0"/>
        <w:spacing w:after="0"/>
        <w:rPr>
          <w:sz w:val="16"/>
        </w:rPr>
      </w:pPr>
    </w:p>
    <w:p w14:paraId="1C697074" w14:textId="77777777"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14:paraId="140BE4B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2751FA67" w14:textId="77777777" w:rsidR="00E80769" w:rsidRPr="00E77497" w:rsidRDefault="00E80769" w:rsidP="00E80769">
      <w:pPr>
        <w:pStyle w:val="M0"/>
        <w:spacing w:after="0"/>
        <w:rPr>
          <w:sz w:val="16"/>
        </w:rPr>
      </w:pPr>
    </w:p>
    <w:p w14:paraId="0F00048F" w14:textId="77777777"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0EBB8BD6" w14:textId="77777777" w:rsidR="00E80769" w:rsidRPr="00E77497" w:rsidRDefault="00E80769" w:rsidP="00E80769">
      <w:pPr>
        <w:pStyle w:val="SyntaxDefinition"/>
      </w:pPr>
      <w:r w:rsidRPr="00E77497">
        <w:t>DecimalLiteral</w:t>
      </w:r>
      <w:r w:rsidRPr="00E77497">
        <w:br/>
        <w:t>HexIntegerLiteral</w:t>
      </w:r>
    </w:p>
    <w:p w14:paraId="4BF058D3" w14:textId="77777777" w:rsidR="00E80769" w:rsidRPr="00E77497" w:rsidRDefault="00E80769" w:rsidP="00E80769">
      <w:pPr>
        <w:pStyle w:val="M0"/>
        <w:spacing w:after="0"/>
        <w:rPr>
          <w:sz w:val="16"/>
        </w:rPr>
      </w:pPr>
    </w:p>
    <w:p w14:paraId="5E8C6673" w14:textId="77777777"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4B4334C6" w14:textId="77777777"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6C4C7874" w14:textId="77777777" w:rsidR="00E80769" w:rsidRPr="00E77497" w:rsidRDefault="00E80769" w:rsidP="00E80769">
      <w:pPr>
        <w:pStyle w:val="M0"/>
        <w:spacing w:after="0"/>
        <w:rPr>
          <w:sz w:val="16"/>
        </w:rPr>
      </w:pPr>
    </w:p>
    <w:p w14:paraId="4CB5E2E4" w14:textId="77777777"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78CE1C44" w14:textId="77777777"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161F5BEF" w14:textId="77777777" w:rsidR="00E80769" w:rsidRPr="00E77497" w:rsidRDefault="00E80769" w:rsidP="00E80769">
      <w:pPr>
        <w:pStyle w:val="M0"/>
        <w:spacing w:after="0"/>
        <w:rPr>
          <w:sz w:val="16"/>
        </w:rPr>
      </w:pPr>
    </w:p>
    <w:p w14:paraId="4C16A3C9"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1B962632" w14:textId="77777777" w:rsidR="00E80769" w:rsidRPr="00E77497" w:rsidRDefault="00E80769" w:rsidP="00E80769">
      <w:pPr>
        <w:pStyle w:val="SyntaxDefinition"/>
      </w:pPr>
      <w:r w:rsidRPr="00E77497">
        <w:t>DecimalDigit</w:t>
      </w:r>
      <w:r w:rsidRPr="00E77497">
        <w:br/>
        <w:t>DecimalDigits DecimalDigit</w:t>
      </w:r>
    </w:p>
    <w:p w14:paraId="6A440D46" w14:textId="77777777" w:rsidR="00E80769" w:rsidRPr="00E77497" w:rsidRDefault="00E80769" w:rsidP="00E80769">
      <w:pPr>
        <w:pStyle w:val="M0"/>
        <w:spacing w:after="0"/>
        <w:rPr>
          <w:sz w:val="16"/>
        </w:rPr>
      </w:pPr>
    </w:p>
    <w:p w14:paraId="4FBE30B6" w14:textId="77777777"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4E5FA0BD"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45A65EB5" w14:textId="77777777" w:rsidR="00E80769" w:rsidRPr="00E77497" w:rsidRDefault="00E80769" w:rsidP="00E80769">
      <w:pPr>
        <w:pStyle w:val="M0"/>
        <w:spacing w:after="0"/>
        <w:rPr>
          <w:sz w:val="16"/>
        </w:rPr>
      </w:pPr>
    </w:p>
    <w:p w14:paraId="1A8C1CC0" w14:textId="77777777" w:rsidR="00E80769" w:rsidRPr="00E77497" w:rsidRDefault="00E80769" w:rsidP="00E8076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0C37A0C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14:paraId="4D20DB5F"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008CB1DE" w14:textId="77777777" w:rsidR="00E80769" w:rsidRPr="00E77497" w:rsidRDefault="00E80769" w:rsidP="00E80769">
      <w:pPr>
        <w:pStyle w:val="SyntaxDefinition"/>
      </w:pPr>
      <w:r w:rsidRPr="00E77497">
        <w:t>ExponentIndicator SignedInteger</w:t>
      </w:r>
    </w:p>
    <w:p w14:paraId="309049C5" w14:textId="77777777"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2A6AE64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621123B8" w14:textId="77777777" w:rsidR="00E80769" w:rsidRPr="00E77497" w:rsidRDefault="00E80769" w:rsidP="00E80769">
      <w:pPr>
        <w:pStyle w:val="M0"/>
        <w:spacing w:after="0"/>
        <w:rPr>
          <w:sz w:val="16"/>
        </w:rPr>
      </w:pPr>
    </w:p>
    <w:p w14:paraId="46943DF2"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401944E1"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24744F05" w14:textId="77777777" w:rsidR="00E80769" w:rsidRPr="00E77497" w:rsidRDefault="00E80769" w:rsidP="00E80769">
      <w:pPr>
        <w:pStyle w:val="M0"/>
        <w:spacing w:after="0"/>
        <w:rPr>
          <w:sz w:val="16"/>
        </w:rPr>
      </w:pPr>
    </w:p>
    <w:p w14:paraId="1D084025"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6091904D"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4B59B10A" w14:textId="77777777"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4AE9A905" w14:textId="77777777" w:rsidR="00E80769" w:rsidRPr="00E77497" w:rsidRDefault="00E80769" w:rsidP="00E80769">
      <w:pPr>
        <w:pStyle w:val="SyntaxDefinition"/>
      </w:pPr>
      <w:r w:rsidRPr="00E77497">
        <w:rPr>
          <w:rFonts w:ascii="Courier New" w:hAnsi="Courier New" w:cs="Courier New"/>
          <w:b/>
          <w:i w:val="0"/>
        </w:rPr>
        <w:t>0 1 2 3 4 5 6 7 8 9 a b c d e f A B C D E F</w:t>
      </w:r>
    </w:p>
    <w:p w14:paraId="0105FD3C" w14:textId="77777777"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14:paraId="5DD0A729" w14:textId="77777777"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28A9AADC" w14:textId="77777777"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100C8C7F" w14:textId="77777777"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14:paraId="4C769E0E" w14:textId="77777777"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7D9A6895" w14:textId="77777777"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14:paraId="27AB12BE" w14:textId="77777777"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68FACB2D"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78517A7A" w14:textId="77777777"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68D48132"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3B6D4424" w14:textId="77777777"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69DBDEE9" w14:textId="77777777"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14:paraId="33037593" w14:textId="77777777"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26C25595" w14:textId="77777777"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0859EC0E" w14:textId="77777777"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7CC18E07" w14:textId="77777777" w:rsidR="00E80769" w:rsidRPr="00E77497" w:rsidRDefault="00E80769" w:rsidP="00E80769">
      <w:pPr>
        <w:pStyle w:val="SyntaxDefinition"/>
      </w:pPr>
      <w:r w:rsidRPr="00E77497">
        <w:t>SingleEscapeCharacter</w:t>
      </w:r>
      <w:r w:rsidRPr="00E77497">
        <w:br/>
        <w:t>NonEscapeCharacter</w:t>
      </w:r>
    </w:p>
    <w:p w14:paraId="2872A48C" w14:textId="77777777"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511F480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14:paraId="381B2516" w14:textId="77777777" w:rsidR="00E80769" w:rsidRPr="00E77497" w:rsidRDefault="00E80769" w:rsidP="00E8076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046A9017" w14:textId="77777777"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072686B2" w14:textId="77777777" w:rsidR="00E80769" w:rsidRPr="00E77497" w:rsidRDefault="00E80769" w:rsidP="00E80769">
      <w:pPr>
        <w:pStyle w:val="M0"/>
        <w:spacing w:after="0"/>
        <w:rPr>
          <w:sz w:val="16"/>
        </w:rPr>
      </w:pPr>
    </w:p>
    <w:p w14:paraId="6C0A00F3" w14:textId="77777777"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56D36383" w14:textId="77777777"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069D6E89" w14:textId="77777777"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60A63E5B" w14:textId="77777777" w:rsidR="00E80769" w:rsidRPr="00E77497" w:rsidRDefault="00E80769" w:rsidP="00E80769">
      <w:pPr>
        <w:pStyle w:val="SyntaxDefinition"/>
      </w:pPr>
      <w:r w:rsidRPr="00E77497">
        <w:rPr>
          <w:rFonts w:ascii="Courier New" w:hAnsi="Courier New"/>
          <w:b/>
          <w:i w:val="0"/>
        </w:rPr>
        <w:t xml:space="preserve">x </w:t>
      </w:r>
      <w:r w:rsidRPr="00E77497">
        <w:t>HexDigit HexDigit</w:t>
      </w:r>
    </w:p>
    <w:p w14:paraId="64B318ED" w14:textId="77777777" w:rsidR="00E80769" w:rsidRPr="00E77497" w:rsidRDefault="00E80769" w:rsidP="00E80769">
      <w:pPr>
        <w:pStyle w:val="M0"/>
        <w:spacing w:after="0"/>
        <w:rPr>
          <w:sz w:val="16"/>
        </w:rPr>
      </w:pPr>
    </w:p>
    <w:p w14:paraId="45D01D34" w14:textId="77777777"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5BFD3D50" w14:textId="77777777"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14:paraId="1D2615B5" w14:textId="77777777" w:rsidR="00E80769" w:rsidRPr="00E77497" w:rsidRDefault="00E80769" w:rsidP="00E80769">
      <w:pPr>
        <w:pStyle w:val="M0"/>
        <w:spacing w:after="0"/>
        <w:rPr>
          <w:sz w:val="16"/>
        </w:rPr>
      </w:pPr>
    </w:p>
    <w:p w14:paraId="591B8CF4" w14:textId="77777777"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14:paraId="10FB626E" w14:textId="77777777"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16FBDE1F" w14:textId="77777777" w:rsidR="00E80769" w:rsidRPr="00E77497" w:rsidRDefault="00E80769" w:rsidP="00E80769">
      <w:pPr>
        <w:pStyle w:val="M0"/>
        <w:spacing w:after="0"/>
        <w:rPr>
          <w:sz w:val="16"/>
        </w:rPr>
      </w:pPr>
    </w:p>
    <w:p w14:paraId="5784FBAA" w14:textId="77777777"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23B78FA3" w14:textId="77777777" w:rsidR="00E80769" w:rsidRPr="00E77497" w:rsidRDefault="00E80769" w:rsidP="00E80769">
      <w:pPr>
        <w:pStyle w:val="SyntaxDefinition"/>
      </w:pPr>
      <w:r w:rsidRPr="00E77497">
        <w:t>RegularExpressionFirstChar RegularExpressionChars</w:t>
      </w:r>
    </w:p>
    <w:p w14:paraId="540E22C0" w14:textId="77777777" w:rsidR="00E80769" w:rsidRPr="00E77497" w:rsidRDefault="00E80769" w:rsidP="00E80769">
      <w:pPr>
        <w:pStyle w:val="M0"/>
        <w:spacing w:after="0"/>
        <w:rPr>
          <w:sz w:val="16"/>
        </w:rPr>
      </w:pPr>
    </w:p>
    <w:p w14:paraId="3D5804FB" w14:textId="77777777"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74C3D3DE"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14:paraId="17A3DED1" w14:textId="77777777" w:rsidR="00E80769" w:rsidRPr="00E77497" w:rsidRDefault="00E80769" w:rsidP="00E80769">
      <w:pPr>
        <w:pStyle w:val="M0"/>
        <w:spacing w:after="0"/>
        <w:rPr>
          <w:sz w:val="16"/>
        </w:rPr>
      </w:pPr>
    </w:p>
    <w:p w14:paraId="04A7B273" w14:textId="77777777"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307593EF"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29B90D78" w14:textId="77777777" w:rsidR="00E80769" w:rsidRPr="00E77497" w:rsidRDefault="00E80769" w:rsidP="00E80769">
      <w:pPr>
        <w:pStyle w:val="M0"/>
        <w:spacing w:after="0"/>
        <w:rPr>
          <w:sz w:val="16"/>
        </w:rPr>
      </w:pPr>
    </w:p>
    <w:p w14:paraId="3B467FAC" w14:textId="77777777"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1A9CC37A"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0B03D892" w14:textId="77777777" w:rsidR="00E80769" w:rsidRPr="00E77497" w:rsidRDefault="00E80769" w:rsidP="00E80769">
      <w:pPr>
        <w:pStyle w:val="M0"/>
        <w:spacing w:after="0"/>
        <w:rPr>
          <w:sz w:val="16"/>
        </w:rPr>
      </w:pPr>
    </w:p>
    <w:p w14:paraId="2D9803D3" w14:textId="77777777"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3BD784A1" w14:textId="77777777"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14:paraId="5607D932" w14:textId="77777777" w:rsidR="00E80769" w:rsidRPr="00E77497" w:rsidRDefault="00E80769" w:rsidP="00E80769">
      <w:pPr>
        <w:pStyle w:val="M0"/>
        <w:spacing w:after="0"/>
        <w:rPr>
          <w:sz w:val="16"/>
        </w:rPr>
      </w:pPr>
    </w:p>
    <w:p w14:paraId="062442A9" w14:textId="77777777"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381E0BA9"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73B22A0F" w14:textId="77777777" w:rsidR="00E80769" w:rsidRPr="00E77497" w:rsidRDefault="00E80769" w:rsidP="00E80769">
      <w:pPr>
        <w:pStyle w:val="SyntaxRule"/>
      </w:pPr>
    </w:p>
    <w:p w14:paraId="15046F39" w14:textId="77777777"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662B953A" w14:textId="77777777"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3108C2C4" w14:textId="77777777" w:rsidR="00E80769" w:rsidRPr="00E77497" w:rsidRDefault="00E80769" w:rsidP="00E80769">
      <w:pPr>
        <w:pStyle w:val="M0"/>
        <w:spacing w:after="0"/>
      </w:pPr>
    </w:p>
    <w:p w14:paraId="382493DF" w14:textId="77777777"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6E49B477" w14:textId="77777777"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1C9D2CFF" w14:textId="77777777" w:rsidR="00E80769" w:rsidRPr="00E77497" w:rsidRDefault="00E80769" w:rsidP="00E80769">
      <w:pPr>
        <w:pStyle w:val="M0"/>
        <w:spacing w:after="0"/>
      </w:pPr>
    </w:p>
    <w:p w14:paraId="54D3FE8A" w14:textId="77777777"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63D8CE0B" w14:textId="77777777"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0F657B01" w14:textId="77777777" w:rsidR="00E80769" w:rsidRPr="00E77497" w:rsidRDefault="00E80769" w:rsidP="00E80769">
      <w:pPr>
        <w:pStyle w:val="M0"/>
        <w:spacing w:after="0"/>
        <w:rPr>
          <w:sz w:val="16"/>
        </w:rPr>
      </w:pPr>
    </w:p>
    <w:p w14:paraId="432C8445" w14:textId="77777777"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1DDB19AB" w14:textId="77777777"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14:paraId="79747D59" w14:textId="77777777" w:rsidR="00E80769" w:rsidRPr="00E77497" w:rsidRDefault="00E80769" w:rsidP="00966F28">
      <w:pPr>
        <w:pStyle w:val="a2"/>
      </w:pPr>
      <w:bookmarkStart w:id="15721" w:name="_Toc472818973"/>
      <w:bookmarkStart w:id="15722" w:name="_Toc474641687"/>
      <w:bookmarkStart w:id="15723" w:name="_Toc235503555"/>
      <w:bookmarkStart w:id="15724" w:name="_Toc236208644"/>
      <w:bookmarkStart w:id="15725" w:name="_Toc241509330"/>
      <w:bookmarkStart w:id="15726" w:name="_Toc241557807"/>
      <w:bookmarkStart w:id="15727" w:name="_Toc244416817"/>
      <w:bookmarkStart w:id="15728" w:name="_Toc244657757"/>
      <w:bookmarkStart w:id="15729" w:name="_Toc246652497"/>
      <w:bookmarkStart w:id="15730" w:name="_Toc253562046"/>
      <w:bookmarkStart w:id="15731" w:name="_Toc268506062"/>
      <w:bookmarkStart w:id="15732" w:name="_Toc276631181"/>
      <w:bookmarkStart w:id="15733" w:name="_Toc277944225"/>
      <w:bookmarkStart w:id="15734" w:name="_Toc153968570"/>
      <w:bookmarkStart w:id="15735" w:name="_Toc368050853"/>
      <w:r w:rsidRPr="00E77497">
        <w:t>Number Conversions</w:t>
      </w:r>
      <w:bookmarkEnd w:id="15721"/>
      <w:bookmarkEnd w:id="15722"/>
      <w:bookmarkEnd w:id="15723"/>
      <w:bookmarkEnd w:id="15724"/>
      <w:bookmarkEnd w:id="15725"/>
      <w:bookmarkEnd w:id="15726"/>
      <w:bookmarkEnd w:id="15727"/>
      <w:bookmarkEnd w:id="15728"/>
      <w:bookmarkEnd w:id="15729"/>
      <w:bookmarkEnd w:id="15730"/>
      <w:bookmarkEnd w:id="15731"/>
      <w:bookmarkEnd w:id="15732"/>
      <w:bookmarkEnd w:id="15733"/>
      <w:bookmarkEnd w:id="15734"/>
      <w:bookmarkEnd w:id="15735"/>
    </w:p>
    <w:p w14:paraId="04F9C36F" w14:textId="77777777"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7CCB35CA" w14:textId="77777777"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1ADB76A1" w14:textId="77777777" w:rsidR="00E80769" w:rsidRPr="00E77497" w:rsidRDefault="00E80769" w:rsidP="00E80769">
      <w:pPr>
        <w:pStyle w:val="M0"/>
        <w:spacing w:after="0"/>
        <w:rPr>
          <w:sz w:val="16"/>
        </w:rPr>
      </w:pPr>
    </w:p>
    <w:p w14:paraId="7062B5DC" w14:textId="77777777"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15E79BAE" w14:textId="77777777"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14:paraId="714C2545" w14:textId="77777777" w:rsidR="00E80769" w:rsidRPr="00E77497" w:rsidRDefault="00E80769" w:rsidP="00E80769">
      <w:pPr>
        <w:pStyle w:val="M0"/>
        <w:spacing w:after="0"/>
        <w:rPr>
          <w:sz w:val="16"/>
        </w:rPr>
      </w:pPr>
    </w:p>
    <w:p w14:paraId="113EB7B6" w14:textId="77777777"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2E1A8D78" w14:textId="77777777" w:rsidR="00E80769" w:rsidRPr="00E77497" w:rsidRDefault="00E80769" w:rsidP="00E80769">
      <w:pPr>
        <w:pStyle w:val="SyntaxDefinition"/>
      </w:pPr>
      <w:r w:rsidRPr="00E77497">
        <w:t>WhiteSpace</w:t>
      </w:r>
      <w:r w:rsidRPr="00E77497">
        <w:br/>
        <w:t>LineTerminator</w:t>
      </w:r>
    </w:p>
    <w:p w14:paraId="4BB211F4" w14:textId="77777777" w:rsidR="00E80769" w:rsidRPr="00E77497" w:rsidRDefault="00E80769" w:rsidP="00E80769">
      <w:pPr>
        <w:pStyle w:val="M0"/>
        <w:spacing w:after="0"/>
        <w:rPr>
          <w:sz w:val="16"/>
        </w:rPr>
      </w:pPr>
    </w:p>
    <w:p w14:paraId="0967A3EC" w14:textId="77777777"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680845E3" w14:textId="77777777" w:rsidR="00E80769" w:rsidRPr="00E77497" w:rsidRDefault="00E80769" w:rsidP="00E80769">
      <w:pPr>
        <w:pStyle w:val="SyntaxDefinition"/>
      </w:pPr>
      <w:r w:rsidRPr="00E77497">
        <w:t>StrDecimalLiteral</w:t>
      </w:r>
      <w:r w:rsidRPr="00E77497">
        <w:br/>
        <w:t>HexIntegerLiteral</w:t>
      </w:r>
    </w:p>
    <w:p w14:paraId="206DF54D" w14:textId="77777777"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35684AAA" w14:textId="77777777"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7D051E5E" w14:textId="77777777" w:rsidR="00E80769" w:rsidRPr="00E77497" w:rsidRDefault="00E80769" w:rsidP="00E80769">
      <w:pPr>
        <w:pStyle w:val="M0"/>
        <w:spacing w:after="0"/>
        <w:rPr>
          <w:sz w:val="16"/>
        </w:rPr>
      </w:pPr>
    </w:p>
    <w:p w14:paraId="486AE858" w14:textId="77777777"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48605CE6" w14:textId="77777777"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33D8B0BB" w14:textId="77777777" w:rsidR="00E80769" w:rsidRPr="00E77497" w:rsidRDefault="00E80769" w:rsidP="00E80769">
      <w:pPr>
        <w:pStyle w:val="M0"/>
        <w:spacing w:after="0"/>
        <w:rPr>
          <w:sz w:val="16"/>
        </w:rPr>
      </w:pPr>
    </w:p>
    <w:p w14:paraId="1B00D339"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09B3EAA8" w14:textId="77777777" w:rsidR="00E80769" w:rsidRPr="00E77497" w:rsidRDefault="00E80769" w:rsidP="00E80769">
      <w:pPr>
        <w:pStyle w:val="SyntaxDefinition"/>
      </w:pPr>
      <w:r w:rsidRPr="00E77497">
        <w:t>DecimalDigit</w:t>
      </w:r>
      <w:r w:rsidRPr="00E77497">
        <w:br/>
        <w:t>DecimalDigits DecimalDigit</w:t>
      </w:r>
    </w:p>
    <w:p w14:paraId="563DE44E" w14:textId="77777777" w:rsidR="00E80769" w:rsidRPr="00E77497" w:rsidRDefault="00E80769" w:rsidP="00E80769">
      <w:pPr>
        <w:pStyle w:val="M0"/>
        <w:spacing w:after="0"/>
        <w:rPr>
          <w:sz w:val="16"/>
        </w:rPr>
      </w:pPr>
    </w:p>
    <w:p w14:paraId="1F6C63CC" w14:textId="77777777"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14:paraId="1C3D4C53"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76A5BD01" w14:textId="77777777" w:rsidR="00E80769" w:rsidRPr="00E77497" w:rsidRDefault="00E80769" w:rsidP="00E80769">
      <w:pPr>
        <w:pStyle w:val="M0"/>
        <w:spacing w:after="0"/>
        <w:rPr>
          <w:sz w:val="16"/>
        </w:rPr>
      </w:pPr>
    </w:p>
    <w:p w14:paraId="4F50B9B0"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r w:rsidR="00524C69">
        <w:rPr>
          <w:rFonts w:ascii="Arial" w:hAnsi="Arial"/>
        </w:rPr>
        <w:t>.1</w:t>
      </w:r>
      <w:r w:rsidRPr="00E77497">
        <w:rPr>
          <w:rFonts w:ascii="Arial" w:hAnsi="Arial"/>
        </w:rPr>
        <w:t>.3.1</w:t>
      </w:r>
    </w:p>
    <w:p w14:paraId="66F0652F" w14:textId="77777777" w:rsidR="00E80769" w:rsidRPr="00E77497" w:rsidRDefault="00E80769" w:rsidP="00E80769">
      <w:pPr>
        <w:pStyle w:val="SyntaxDefinition"/>
      </w:pPr>
      <w:r w:rsidRPr="00E77497">
        <w:t>ExponentIndicator SignedInteger</w:t>
      </w:r>
    </w:p>
    <w:p w14:paraId="2F66AA85" w14:textId="77777777" w:rsidR="00E80769" w:rsidRPr="00E77497" w:rsidRDefault="00E80769" w:rsidP="00E80769">
      <w:pPr>
        <w:pStyle w:val="M0"/>
        <w:spacing w:after="0"/>
        <w:rPr>
          <w:sz w:val="16"/>
        </w:rPr>
      </w:pPr>
    </w:p>
    <w:p w14:paraId="10A8801E" w14:textId="77777777"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14:paraId="2B47C389"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7B2520EE" w14:textId="77777777" w:rsidR="00E80769" w:rsidRPr="00E77497" w:rsidRDefault="00E80769" w:rsidP="00E80769">
      <w:pPr>
        <w:pStyle w:val="M0"/>
        <w:spacing w:after="0"/>
        <w:rPr>
          <w:sz w:val="16"/>
        </w:rPr>
      </w:pPr>
    </w:p>
    <w:p w14:paraId="5A6D3336"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2A52760F"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3887F651" w14:textId="77777777" w:rsidR="00E80769" w:rsidRPr="00E77497" w:rsidRDefault="00E80769" w:rsidP="00E80769">
      <w:pPr>
        <w:pStyle w:val="M0"/>
        <w:spacing w:after="0"/>
        <w:rPr>
          <w:sz w:val="16"/>
        </w:rPr>
      </w:pPr>
    </w:p>
    <w:p w14:paraId="5301453C"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14:paraId="72C9F765"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4924CD69" w14:textId="77777777" w:rsidR="00E80769" w:rsidRPr="00E77497" w:rsidRDefault="00E80769" w:rsidP="00E80769">
      <w:pPr>
        <w:pStyle w:val="M0"/>
        <w:spacing w:after="0"/>
        <w:rPr>
          <w:sz w:val="16"/>
        </w:rPr>
      </w:pPr>
    </w:p>
    <w:p w14:paraId="23E90864" w14:textId="77777777"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14:paraId="3DF3B69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49B0F65B" w14:textId="77777777" w:rsidR="00E80769" w:rsidRPr="00E77497" w:rsidRDefault="00E80769" w:rsidP="00966F28">
      <w:pPr>
        <w:pStyle w:val="a2"/>
      </w:pPr>
      <w:bookmarkStart w:id="15736" w:name="_Toc472818974"/>
      <w:bookmarkStart w:id="15737" w:name="_Toc474641688"/>
      <w:bookmarkStart w:id="15738" w:name="_Toc235503556"/>
      <w:bookmarkStart w:id="15739" w:name="_Toc236208645"/>
      <w:bookmarkStart w:id="15740" w:name="_Toc241509331"/>
      <w:bookmarkStart w:id="15741" w:name="_Toc241557808"/>
      <w:bookmarkStart w:id="15742" w:name="_Toc244416818"/>
      <w:bookmarkStart w:id="15743" w:name="_Toc244657758"/>
      <w:bookmarkStart w:id="15744" w:name="_Toc246652498"/>
      <w:bookmarkStart w:id="15745" w:name="_Toc253562047"/>
      <w:bookmarkStart w:id="15746" w:name="_Toc268506063"/>
      <w:bookmarkStart w:id="15747" w:name="_Toc276631182"/>
      <w:bookmarkStart w:id="15748" w:name="_Toc277944226"/>
      <w:bookmarkStart w:id="15749" w:name="_Toc153968571"/>
      <w:bookmarkStart w:id="15750" w:name="_Toc368050854"/>
      <w:r w:rsidRPr="00E77497">
        <w:t>Expressions</w:t>
      </w:r>
      <w:bookmarkEnd w:id="15736"/>
      <w:bookmarkEnd w:id="15737"/>
      <w:bookmarkEnd w:id="15738"/>
      <w:bookmarkEnd w:id="15739"/>
      <w:bookmarkEnd w:id="15740"/>
      <w:bookmarkEnd w:id="15741"/>
      <w:bookmarkEnd w:id="15742"/>
      <w:bookmarkEnd w:id="15743"/>
      <w:bookmarkEnd w:id="15744"/>
      <w:bookmarkEnd w:id="15745"/>
      <w:bookmarkEnd w:id="15746"/>
      <w:bookmarkEnd w:id="15747"/>
      <w:bookmarkEnd w:id="15748"/>
      <w:bookmarkEnd w:id="15749"/>
      <w:bookmarkEnd w:id="15750"/>
    </w:p>
    <w:p w14:paraId="24E7D4AE" w14:textId="77777777"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14:paraId="6CD6E5F5" w14:textId="77777777"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0B40E48A" w14:textId="77777777" w:rsidR="00E80769" w:rsidRPr="00E77497" w:rsidRDefault="00E80769" w:rsidP="00E80769">
      <w:pPr>
        <w:pStyle w:val="M0"/>
        <w:spacing w:after="0"/>
        <w:rPr>
          <w:sz w:val="16"/>
        </w:rPr>
      </w:pPr>
    </w:p>
    <w:p w14:paraId="538C3169" w14:textId="77777777"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44507A96" w14:textId="77777777"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5E7BA67B" w14:textId="77777777" w:rsidR="00E80769" w:rsidRPr="00E77497" w:rsidRDefault="00E80769" w:rsidP="00E80769">
      <w:pPr>
        <w:pStyle w:val="M0"/>
        <w:spacing w:after="0"/>
        <w:rPr>
          <w:sz w:val="16"/>
        </w:rPr>
      </w:pPr>
    </w:p>
    <w:p w14:paraId="48AE9C4B" w14:textId="77777777"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6DAEBA64" w14:textId="77777777"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633183AA" w14:textId="77777777" w:rsidR="00E80769" w:rsidRPr="00E77497" w:rsidRDefault="00E80769" w:rsidP="00E80769">
      <w:pPr>
        <w:pStyle w:val="M0"/>
        <w:spacing w:after="0"/>
        <w:rPr>
          <w:sz w:val="16"/>
        </w:rPr>
      </w:pPr>
    </w:p>
    <w:p w14:paraId="7D94FBFA" w14:textId="77777777"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5793A340" w14:textId="77777777"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55EAAAC9" w14:textId="77777777" w:rsidR="00E80769" w:rsidRPr="00E77497" w:rsidRDefault="00E80769" w:rsidP="00E80769">
      <w:pPr>
        <w:pStyle w:val="M0"/>
        <w:spacing w:after="0"/>
        <w:rPr>
          <w:sz w:val="16"/>
        </w:rPr>
      </w:pPr>
    </w:p>
    <w:p w14:paraId="26A6C760" w14:textId="77777777"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673B65FF" w14:textId="77777777"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6CC4C359" w14:textId="77777777" w:rsidR="00E80769" w:rsidRPr="00E77497" w:rsidRDefault="00E80769" w:rsidP="00E80769">
      <w:pPr>
        <w:pStyle w:val="M0"/>
        <w:spacing w:after="0"/>
        <w:rPr>
          <w:sz w:val="16"/>
        </w:rPr>
      </w:pPr>
    </w:p>
    <w:p w14:paraId="538713C2" w14:textId="77777777" w:rsidR="00E80769" w:rsidRPr="00E77497" w:rsidRDefault="002D5AF2" w:rsidP="00E80769">
      <w:pPr>
        <w:pStyle w:val="SyntaxRule"/>
        <w:rPr>
          <w:rFonts w:ascii="Arial" w:hAnsi="Arial"/>
        </w:rPr>
      </w:pPr>
      <w:r>
        <w:t>PropertyDefinitionList</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14:paraId="000DDF02" w14:textId="77777777" w:rsidR="00E80769" w:rsidRPr="00E77497" w:rsidRDefault="001A6289" w:rsidP="00E80769">
      <w:pPr>
        <w:pStyle w:val="SyntaxDefinition"/>
      </w:pPr>
      <w:r>
        <w:t>PropertyDefinition</w:t>
      </w:r>
      <w:r w:rsidR="00E80769" w:rsidRPr="00E77497">
        <w:br/>
      </w:r>
      <w:r w:rsidR="002D5AF2">
        <w:t>PropertyDefinitionList</w:t>
      </w:r>
      <w:r w:rsidR="00E80769" w:rsidRPr="00E77497">
        <w:rPr>
          <w:rFonts w:ascii="Courier New" w:hAnsi="Courier New" w:cs="Courier New"/>
          <w:i w:val="0"/>
        </w:rPr>
        <w:t xml:space="preserve"> </w:t>
      </w:r>
      <w:r w:rsidR="00E80769" w:rsidRPr="00E77497">
        <w:rPr>
          <w:rFonts w:ascii="Courier New" w:hAnsi="Courier New" w:cs="Courier New"/>
          <w:b/>
          <w:i w:val="0"/>
        </w:rPr>
        <w:t>,</w:t>
      </w:r>
      <w:r w:rsidR="00E80769" w:rsidRPr="00E77497">
        <w:t xml:space="preserve">  </w:t>
      </w:r>
      <w:r>
        <w:t>PropertyDefinition</w:t>
      </w:r>
    </w:p>
    <w:p w14:paraId="2F3107ED" w14:textId="77777777" w:rsidR="00E80769" w:rsidRPr="00E77497" w:rsidRDefault="001A6289" w:rsidP="00E80769">
      <w:pPr>
        <w:pStyle w:val="SyntaxRule"/>
        <w:rPr>
          <w:rFonts w:ascii="Arial" w:hAnsi="Arial"/>
        </w:rPr>
      </w:pPr>
      <w:r>
        <w:t>PropertyDefinition</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14:paraId="0709CB6C" w14:textId="77777777"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1DCD9174" w14:textId="77777777" w:rsidR="00E80769" w:rsidRPr="00E77497" w:rsidRDefault="00E80769" w:rsidP="00E80769">
      <w:pPr>
        <w:pStyle w:val="M0"/>
        <w:spacing w:after="0"/>
        <w:rPr>
          <w:sz w:val="16"/>
        </w:rPr>
      </w:pPr>
    </w:p>
    <w:p w14:paraId="7251D0DA" w14:textId="77777777"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47C62080" w14:textId="77777777" w:rsidR="00E80769" w:rsidRPr="00E77497" w:rsidRDefault="00E80769" w:rsidP="00E80769">
      <w:pPr>
        <w:pStyle w:val="SyntaxDefinition"/>
      </w:pPr>
      <w:r w:rsidRPr="00E77497">
        <w:t>IdentifierName</w:t>
      </w:r>
      <w:r w:rsidRPr="00E77497">
        <w:br/>
        <w:t>StringLiteral</w:t>
      </w:r>
      <w:r w:rsidRPr="00E77497">
        <w:br/>
        <w:t>NumericLiteral</w:t>
      </w:r>
    </w:p>
    <w:p w14:paraId="16D99828" w14:textId="77777777"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34AEFF36" w14:textId="77777777" w:rsidR="00E80769" w:rsidRPr="00E77497" w:rsidRDefault="00E80769" w:rsidP="00E80769">
      <w:pPr>
        <w:pStyle w:val="SyntaxDefinition"/>
        <w:rPr>
          <w:sz w:val="16"/>
        </w:rPr>
      </w:pPr>
      <w:r w:rsidRPr="00E77497">
        <w:t>Identifier</w:t>
      </w:r>
    </w:p>
    <w:p w14:paraId="38819BCD" w14:textId="77777777" w:rsidR="00E80769" w:rsidRPr="00E77497" w:rsidRDefault="00E80769" w:rsidP="00E8076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5F42D180" w14:textId="77777777"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14:paraId="216C0706" w14:textId="77777777" w:rsidR="00E80769" w:rsidRPr="00E77497" w:rsidRDefault="00E80769" w:rsidP="00E80769">
      <w:pPr>
        <w:pStyle w:val="M0"/>
        <w:spacing w:after="0"/>
        <w:rPr>
          <w:sz w:val="16"/>
        </w:rPr>
      </w:pPr>
    </w:p>
    <w:p w14:paraId="48563DC2" w14:textId="77777777"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2F8C0761" w14:textId="77777777"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14:paraId="2A03EE27" w14:textId="77777777" w:rsidR="00E80769" w:rsidRPr="00E77497" w:rsidRDefault="00E80769" w:rsidP="00E80769">
      <w:pPr>
        <w:pStyle w:val="M0"/>
        <w:spacing w:after="0"/>
        <w:rPr>
          <w:sz w:val="16"/>
        </w:rPr>
      </w:pPr>
    </w:p>
    <w:p w14:paraId="73D426CE" w14:textId="77777777"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2CE1A878" w14:textId="77777777"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6808D257" w14:textId="77777777" w:rsidR="00E80769" w:rsidRPr="00E77497" w:rsidRDefault="00E80769" w:rsidP="00E80769">
      <w:pPr>
        <w:pStyle w:val="M0"/>
        <w:spacing w:after="0"/>
        <w:rPr>
          <w:sz w:val="16"/>
        </w:rPr>
      </w:pPr>
    </w:p>
    <w:p w14:paraId="357A5023" w14:textId="77777777"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30612436" w14:textId="77777777"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19B6E8C3" w14:textId="77777777" w:rsidR="00E80769" w:rsidRPr="00E77497" w:rsidRDefault="00E80769" w:rsidP="00E80769">
      <w:pPr>
        <w:pStyle w:val="M0"/>
        <w:spacing w:after="0"/>
        <w:rPr>
          <w:sz w:val="16"/>
        </w:rPr>
      </w:pPr>
    </w:p>
    <w:p w14:paraId="190C3CB6" w14:textId="77777777"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0581CA9E" w14:textId="77777777"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5F46C139" w14:textId="77777777" w:rsidR="00E80769" w:rsidRPr="00E77497" w:rsidRDefault="00E80769" w:rsidP="00E80769">
      <w:pPr>
        <w:pStyle w:val="M0"/>
        <w:spacing w:after="0"/>
        <w:rPr>
          <w:sz w:val="16"/>
        </w:rPr>
      </w:pPr>
    </w:p>
    <w:p w14:paraId="386F9FE5" w14:textId="77777777"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2D55D528" w14:textId="77777777" w:rsidR="00E80769" w:rsidRPr="00E77497" w:rsidRDefault="00E80769" w:rsidP="00E80769">
      <w:pPr>
        <w:pStyle w:val="SyntaxDefinition"/>
      </w:pPr>
      <w:r w:rsidRPr="00E77497">
        <w:t>NewExpression</w:t>
      </w:r>
      <w:r w:rsidRPr="00E77497">
        <w:br/>
        <w:t>CallExpression</w:t>
      </w:r>
    </w:p>
    <w:p w14:paraId="50DF2583" w14:textId="77777777" w:rsidR="00E80769" w:rsidRPr="00E77497" w:rsidRDefault="00E80769" w:rsidP="00E80769">
      <w:pPr>
        <w:pStyle w:val="M0"/>
        <w:spacing w:after="0"/>
        <w:rPr>
          <w:sz w:val="16"/>
        </w:rPr>
      </w:pPr>
    </w:p>
    <w:p w14:paraId="1BAF0575" w14:textId="77777777"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24711E71" w14:textId="77777777"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22A98CBA" w14:textId="77777777" w:rsidR="00E80769" w:rsidRPr="00E77497" w:rsidRDefault="00E80769" w:rsidP="00E80769">
      <w:pPr>
        <w:pStyle w:val="M0"/>
        <w:spacing w:after="0"/>
        <w:rPr>
          <w:sz w:val="16"/>
        </w:rPr>
      </w:pPr>
    </w:p>
    <w:p w14:paraId="5D886D79" w14:textId="77777777"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55DC93BF" w14:textId="77777777"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0A1CE998" w14:textId="77777777" w:rsidR="00E80769" w:rsidRPr="00E77497" w:rsidRDefault="00E80769" w:rsidP="00E80769">
      <w:pPr>
        <w:pStyle w:val="M0"/>
        <w:spacing w:after="0"/>
        <w:rPr>
          <w:sz w:val="16"/>
        </w:rPr>
      </w:pPr>
    </w:p>
    <w:p w14:paraId="123A3294" w14:textId="77777777"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5DB320BF" w14:textId="77777777"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3BFC1614" w14:textId="77777777" w:rsidR="00E80769" w:rsidRPr="00E77497" w:rsidRDefault="00E80769" w:rsidP="00E80769">
      <w:pPr>
        <w:pStyle w:val="M0"/>
        <w:spacing w:after="0"/>
        <w:rPr>
          <w:sz w:val="16"/>
        </w:rPr>
      </w:pPr>
    </w:p>
    <w:p w14:paraId="50E7DD2C" w14:textId="77777777"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6A1CCE01" w14:textId="77777777"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6E17E137" w14:textId="77777777" w:rsidR="00E80769" w:rsidRPr="00E77497" w:rsidRDefault="00E80769" w:rsidP="00E80769">
      <w:pPr>
        <w:pStyle w:val="M0"/>
        <w:spacing w:after="0"/>
        <w:rPr>
          <w:sz w:val="16"/>
        </w:rPr>
      </w:pPr>
    </w:p>
    <w:p w14:paraId="2527E78E" w14:textId="77777777"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06EAEDB5" w14:textId="77777777"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7DADF84A" w14:textId="77777777" w:rsidR="00E80769" w:rsidRPr="00E77497" w:rsidRDefault="00E80769" w:rsidP="00E80769">
      <w:pPr>
        <w:pStyle w:val="M0"/>
        <w:spacing w:after="0"/>
        <w:rPr>
          <w:sz w:val="16"/>
        </w:rPr>
      </w:pPr>
    </w:p>
    <w:p w14:paraId="161B3049" w14:textId="77777777"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2C182EAC" w14:textId="77777777" w:rsidR="00E80769" w:rsidRPr="00E77497" w:rsidRDefault="00E80769" w:rsidP="00E74C84">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36C34145" w14:textId="77777777" w:rsidR="00E80769" w:rsidRPr="00E77497" w:rsidRDefault="00E80769" w:rsidP="00E80769">
      <w:pPr>
        <w:pStyle w:val="M0"/>
        <w:spacing w:after="0"/>
        <w:rPr>
          <w:sz w:val="16"/>
        </w:rPr>
      </w:pPr>
    </w:p>
    <w:p w14:paraId="7BABC429" w14:textId="77777777"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07915FC5" w14:textId="77777777"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6F13BA3E" w14:textId="77777777" w:rsidR="00E80769" w:rsidRPr="00E77497" w:rsidRDefault="00E80769" w:rsidP="00E80769">
      <w:pPr>
        <w:pStyle w:val="M0"/>
        <w:spacing w:after="0"/>
        <w:rPr>
          <w:sz w:val="16"/>
        </w:rPr>
      </w:pPr>
    </w:p>
    <w:p w14:paraId="62DCC6C5" w14:textId="77777777"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4AC26349" w14:textId="77777777"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1E67BAB1" w14:textId="77777777" w:rsidR="00E80769" w:rsidRPr="00A67AF2" w:rsidRDefault="00E80769" w:rsidP="00E80769">
      <w:pPr>
        <w:pStyle w:val="M0"/>
        <w:spacing w:after="0"/>
        <w:rPr>
          <w:sz w:val="16"/>
        </w:rPr>
      </w:pPr>
    </w:p>
    <w:p w14:paraId="0C71E39B" w14:textId="77777777" w:rsidR="00E80769" w:rsidRPr="00E77497" w:rsidRDefault="00E80769" w:rsidP="00E80769">
      <w:pPr>
        <w:pStyle w:val="M0"/>
        <w:spacing w:after="0"/>
        <w:rPr>
          <w:sz w:val="16"/>
        </w:rPr>
      </w:pPr>
    </w:p>
    <w:p w14:paraId="083579D8" w14:textId="77777777"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0690005B" w14:textId="77777777"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5D6A4EF7" w14:textId="77777777" w:rsidR="00E80769" w:rsidRPr="00E77497" w:rsidRDefault="00E80769" w:rsidP="00E80769">
      <w:pPr>
        <w:pStyle w:val="M0"/>
        <w:spacing w:after="0"/>
        <w:rPr>
          <w:sz w:val="16"/>
        </w:rPr>
      </w:pPr>
    </w:p>
    <w:p w14:paraId="52644481" w14:textId="77777777" w:rsidR="00E80769" w:rsidRPr="00E77497" w:rsidRDefault="00E80769" w:rsidP="00E80769">
      <w:pPr>
        <w:pStyle w:val="M0"/>
        <w:spacing w:after="0"/>
        <w:rPr>
          <w:sz w:val="16"/>
        </w:rPr>
      </w:pPr>
    </w:p>
    <w:p w14:paraId="6BA4DC7B" w14:textId="77777777"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2EAB4FCC" w14:textId="77777777"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7D211B59" w14:textId="77777777" w:rsidR="00E80769" w:rsidRPr="00E77497" w:rsidRDefault="00E80769" w:rsidP="00E80769">
      <w:pPr>
        <w:pStyle w:val="M0"/>
        <w:spacing w:after="0"/>
        <w:rPr>
          <w:sz w:val="16"/>
        </w:rPr>
      </w:pPr>
    </w:p>
    <w:p w14:paraId="7A232827" w14:textId="77777777" w:rsidR="00E80769" w:rsidRPr="00E77497" w:rsidRDefault="00E80769" w:rsidP="00E80769">
      <w:pPr>
        <w:pStyle w:val="M0"/>
        <w:spacing w:after="0"/>
        <w:rPr>
          <w:sz w:val="16"/>
        </w:rPr>
      </w:pPr>
    </w:p>
    <w:p w14:paraId="31C86611" w14:textId="77777777"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7000646D" w14:textId="77777777" w:rsidR="00E80769" w:rsidRPr="00E77497" w:rsidRDefault="00E80769" w:rsidP="008E73AB">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5A19AA06" w14:textId="77777777" w:rsidR="00E80769" w:rsidRPr="00E77497" w:rsidRDefault="00E80769" w:rsidP="00E80769">
      <w:pPr>
        <w:pStyle w:val="M0"/>
        <w:spacing w:after="0"/>
        <w:rPr>
          <w:sz w:val="16"/>
        </w:rPr>
      </w:pPr>
    </w:p>
    <w:p w14:paraId="259C8EE9" w14:textId="77777777"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02233540" w14:textId="77777777"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1BBE78FF" w14:textId="77777777" w:rsidR="00E80769" w:rsidRPr="00E77497" w:rsidRDefault="00E80769" w:rsidP="00E80769">
      <w:pPr>
        <w:pStyle w:val="M0"/>
        <w:spacing w:after="0"/>
        <w:rPr>
          <w:sz w:val="16"/>
        </w:rPr>
      </w:pPr>
    </w:p>
    <w:p w14:paraId="75349093" w14:textId="77777777" w:rsidR="00E80769" w:rsidRPr="00C7794D" w:rsidRDefault="00E80769" w:rsidP="00E80769">
      <w:pPr>
        <w:pStyle w:val="M0"/>
        <w:spacing w:after="0"/>
        <w:rPr>
          <w:sz w:val="16"/>
        </w:rPr>
      </w:pPr>
    </w:p>
    <w:p w14:paraId="7C9B423F" w14:textId="77777777" w:rsidR="00E80769" w:rsidRPr="00C7794D" w:rsidRDefault="00E80769" w:rsidP="00E8076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6B496BFC" w14:textId="77777777"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7AC0A18C" w14:textId="77777777" w:rsidR="00E80769" w:rsidRPr="00C7794D" w:rsidRDefault="00E80769" w:rsidP="00E80769">
      <w:pPr>
        <w:pStyle w:val="M0"/>
        <w:spacing w:after="0"/>
        <w:rPr>
          <w:sz w:val="16"/>
        </w:rPr>
      </w:pPr>
    </w:p>
    <w:p w14:paraId="4B027391" w14:textId="77777777" w:rsidR="00E80769" w:rsidRPr="00C7794D" w:rsidRDefault="00E80769" w:rsidP="00E80769">
      <w:pPr>
        <w:pStyle w:val="M0"/>
        <w:spacing w:after="0"/>
        <w:rPr>
          <w:sz w:val="16"/>
        </w:rPr>
      </w:pPr>
    </w:p>
    <w:p w14:paraId="38185752" w14:textId="77777777"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18DAAFDF" w14:textId="77777777"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1899B1A4" w14:textId="77777777" w:rsidR="00E80769" w:rsidRPr="00E77497" w:rsidRDefault="00E80769" w:rsidP="00E80769">
      <w:pPr>
        <w:pStyle w:val="M0"/>
        <w:spacing w:after="0"/>
        <w:rPr>
          <w:sz w:val="16"/>
        </w:rPr>
      </w:pPr>
    </w:p>
    <w:p w14:paraId="5B4099D2" w14:textId="77777777"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14:paraId="4EF227EA" w14:textId="77777777" w:rsidTr="006E1632">
        <w:trPr>
          <w:trHeight w:hRule="exact" w:val="240"/>
        </w:trPr>
        <w:tc>
          <w:tcPr>
            <w:tcW w:w="648" w:type="dxa"/>
          </w:tcPr>
          <w:p w14:paraId="585A04CC" w14:textId="77777777" w:rsidR="00E80769" w:rsidRPr="00E77497" w:rsidRDefault="00E80769" w:rsidP="00B46C10">
            <w:pPr>
              <w:pStyle w:val="SyntaxOneOf"/>
            </w:pPr>
            <w:r w:rsidRPr="00E77497">
              <w:t>*=</w:t>
            </w:r>
          </w:p>
        </w:tc>
        <w:tc>
          <w:tcPr>
            <w:tcW w:w="648" w:type="dxa"/>
          </w:tcPr>
          <w:p w14:paraId="1076FB73" w14:textId="77777777" w:rsidR="00E80769" w:rsidRPr="00E77497" w:rsidRDefault="00E80769" w:rsidP="00B46C10">
            <w:pPr>
              <w:pStyle w:val="SyntaxOneOf"/>
            </w:pPr>
            <w:r w:rsidRPr="00E77497">
              <w:t>/=</w:t>
            </w:r>
          </w:p>
        </w:tc>
        <w:tc>
          <w:tcPr>
            <w:tcW w:w="648" w:type="dxa"/>
          </w:tcPr>
          <w:p w14:paraId="3F992F7D" w14:textId="77777777" w:rsidR="00E80769" w:rsidRPr="00E77497" w:rsidRDefault="00E80769" w:rsidP="00B46C10">
            <w:pPr>
              <w:pStyle w:val="SyntaxOneOf"/>
            </w:pPr>
            <w:r w:rsidRPr="00E77497">
              <w:t>%=</w:t>
            </w:r>
          </w:p>
        </w:tc>
        <w:tc>
          <w:tcPr>
            <w:tcW w:w="648" w:type="dxa"/>
          </w:tcPr>
          <w:p w14:paraId="72BF978A" w14:textId="77777777" w:rsidR="00E80769" w:rsidRPr="00E77497" w:rsidRDefault="00E80769" w:rsidP="00B46C10">
            <w:pPr>
              <w:pStyle w:val="SyntaxOneOf"/>
            </w:pPr>
            <w:r w:rsidRPr="00E77497">
              <w:t>+=</w:t>
            </w:r>
          </w:p>
        </w:tc>
        <w:tc>
          <w:tcPr>
            <w:tcW w:w="648" w:type="dxa"/>
          </w:tcPr>
          <w:p w14:paraId="3B256DC3" w14:textId="77777777" w:rsidR="00E80769" w:rsidRPr="00E77497" w:rsidRDefault="00E80769" w:rsidP="00B46C10">
            <w:pPr>
              <w:pStyle w:val="SyntaxOneOf"/>
            </w:pPr>
            <w:r w:rsidRPr="00E77497">
              <w:t>-=</w:t>
            </w:r>
          </w:p>
        </w:tc>
        <w:tc>
          <w:tcPr>
            <w:tcW w:w="648" w:type="dxa"/>
          </w:tcPr>
          <w:p w14:paraId="25F0A995" w14:textId="77777777" w:rsidR="00E80769" w:rsidRPr="00E77497" w:rsidRDefault="00E80769" w:rsidP="00B46C10">
            <w:pPr>
              <w:pStyle w:val="SyntaxOneOf"/>
            </w:pPr>
            <w:r w:rsidRPr="00E77497">
              <w:t>&lt;&lt;=</w:t>
            </w:r>
          </w:p>
        </w:tc>
        <w:tc>
          <w:tcPr>
            <w:tcW w:w="648" w:type="dxa"/>
          </w:tcPr>
          <w:p w14:paraId="1CA68782" w14:textId="77777777" w:rsidR="00E80769" w:rsidRPr="00E77497" w:rsidRDefault="00E80769" w:rsidP="00B46C10">
            <w:pPr>
              <w:pStyle w:val="SyntaxOneOf"/>
            </w:pPr>
            <w:r w:rsidRPr="00E77497">
              <w:t>&gt;&gt;=</w:t>
            </w:r>
          </w:p>
        </w:tc>
        <w:tc>
          <w:tcPr>
            <w:tcW w:w="648" w:type="dxa"/>
          </w:tcPr>
          <w:p w14:paraId="3BA9398E" w14:textId="77777777" w:rsidR="00E80769" w:rsidRPr="00E77497" w:rsidRDefault="00E80769" w:rsidP="00B46C10">
            <w:pPr>
              <w:pStyle w:val="SyntaxOneOf"/>
            </w:pPr>
            <w:r w:rsidRPr="00E77497">
              <w:t>&gt;&gt;&gt;=</w:t>
            </w:r>
          </w:p>
        </w:tc>
        <w:tc>
          <w:tcPr>
            <w:tcW w:w="648" w:type="dxa"/>
          </w:tcPr>
          <w:p w14:paraId="6611C052" w14:textId="77777777" w:rsidR="00E80769" w:rsidRPr="00E77497" w:rsidRDefault="00E80769" w:rsidP="00B46C10">
            <w:pPr>
              <w:pStyle w:val="SyntaxOneOf"/>
            </w:pPr>
            <w:r w:rsidRPr="00E77497">
              <w:t>&amp;=</w:t>
            </w:r>
          </w:p>
        </w:tc>
        <w:tc>
          <w:tcPr>
            <w:tcW w:w="648" w:type="dxa"/>
          </w:tcPr>
          <w:p w14:paraId="520BEB6B" w14:textId="77777777" w:rsidR="00E80769" w:rsidRPr="00E77497" w:rsidRDefault="00E80769" w:rsidP="00B46C10">
            <w:pPr>
              <w:pStyle w:val="SyntaxOneOf"/>
            </w:pPr>
            <w:r w:rsidRPr="00E77497">
              <w:t>^=</w:t>
            </w:r>
          </w:p>
        </w:tc>
        <w:tc>
          <w:tcPr>
            <w:tcW w:w="648" w:type="dxa"/>
          </w:tcPr>
          <w:p w14:paraId="2E535BB6" w14:textId="77777777" w:rsidR="00E80769" w:rsidRPr="00E77497" w:rsidRDefault="00E80769" w:rsidP="00B46C10">
            <w:pPr>
              <w:pStyle w:val="SyntaxOneOf"/>
            </w:pPr>
            <w:r w:rsidRPr="00E77497">
              <w:t>|=</w:t>
            </w:r>
          </w:p>
        </w:tc>
      </w:tr>
    </w:tbl>
    <w:p w14:paraId="3AF20AD5" w14:textId="77777777" w:rsidR="00E80769" w:rsidRPr="00E77497" w:rsidRDefault="00E80769" w:rsidP="00E80769">
      <w:pPr>
        <w:pStyle w:val="M0"/>
        <w:spacing w:after="0"/>
        <w:rPr>
          <w:sz w:val="16"/>
        </w:rPr>
      </w:pPr>
    </w:p>
    <w:p w14:paraId="72966A83" w14:textId="77777777"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14:paraId="0F811B54" w14:textId="77777777"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6702232E" w14:textId="77777777" w:rsidR="00E80769" w:rsidRPr="00E77497" w:rsidRDefault="00E80769" w:rsidP="00966F28">
      <w:pPr>
        <w:pStyle w:val="a2"/>
      </w:pPr>
      <w:bookmarkStart w:id="15751" w:name="_Toc364935519"/>
      <w:bookmarkStart w:id="15752" w:name="_Toc365480027"/>
      <w:bookmarkStart w:id="15753" w:name="_Toc365644706"/>
      <w:bookmarkStart w:id="15754" w:name="_Toc366065806"/>
      <w:bookmarkStart w:id="15755" w:name="_Toc472818975"/>
      <w:bookmarkStart w:id="15756" w:name="_Toc474641689"/>
      <w:bookmarkStart w:id="15757" w:name="_Toc235503557"/>
      <w:bookmarkStart w:id="15758" w:name="_Toc236208646"/>
      <w:bookmarkStart w:id="15759" w:name="_Toc241509332"/>
      <w:bookmarkStart w:id="15760" w:name="_Toc241557809"/>
      <w:bookmarkStart w:id="15761" w:name="_Toc244416819"/>
      <w:bookmarkStart w:id="15762" w:name="_Toc244657759"/>
      <w:bookmarkStart w:id="15763" w:name="_Toc246652499"/>
      <w:bookmarkStart w:id="15764" w:name="_Toc253562048"/>
      <w:bookmarkStart w:id="15765" w:name="_Toc268506064"/>
      <w:bookmarkStart w:id="15766" w:name="_Toc276631183"/>
      <w:bookmarkStart w:id="15767" w:name="_Toc277944227"/>
      <w:bookmarkStart w:id="15768" w:name="_Toc153968572"/>
      <w:bookmarkStart w:id="15769" w:name="_Toc368050855"/>
      <w:bookmarkEnd w:id="15751"/>
      <w:bookmarkEnd w:id="15752"/>
      <w:bookmarkEnd w:id="15753"/>
      <w:bookmarkEnd w:id="15754"/>
      <w:r w:rsidRPr="00E77497">
        <w:t>Statements</w:t>
      </w:r>
      <w:bookmarkEnd w:id="15755"/>
      <w:bookmarkEnd w:id="15756"/>
      <w:bookmarkEnd w:id="15757"/>
      <w:bookmarkEnd w:id="15758"/>
      <w:bookmarkEnd w:id="15759"/>
      <w:bookmarkEnd w:id="15760"/>
      <w:bookmarkEnd w:id="15761"/>
      <w:bookmarkEnd w:id="15762"/>
      <w:bookmarkEnd w:id="15763"/>
      <w:bookmarkEnd w:id="15764"/>
      <w:bookmarkEnd w:id="15765"/>
      <w:bookmarkEnd w:id="15766"/>
      <w:bookmarkEnd w:id="15767"/>
      <w:bookmarkEnd w:id="15768"/>
      <w:bookmarkEnd w:id="15769"/>
    </w:p>
    <w:p w14:paraId="580C885B" w14:textId="77777777"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73D7F36E" w14:textId="77777777"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3EA2C423" w14:textId="77777777"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054B5241" w14:textId="77777777"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359F2B6E" w14:textId="77777777" w:rsidR="00E80769" w:rsidRPr="00E77497" w:rsidRDefault="00E80769" w:rsidP="00E80769">
      <w:pPr>
        <w:pStyle w:val="M0"/>
        <w:spacing w:after="0"/>
        <w:rPr>
          <w:sz w:val="16"/>
        </w:rPr>
      </w:pPr>
    </w:p>
    <w:p w14:paraId="3651EE0F" w14:textId="77777777"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002679CA" w14:textId="77777777" w:rsidR="00E80769" w:rsidRPr="00E77497" w:rsidRDefault="00E80769" w:rsidP="00E80769">
      <w:pPr>
        <w:pStyle w:val="SyntaxDefinition"/>
      </w:pPr>
      <w:r w:rsidRPr="00E77497">
        <w:t>Statement</w:t>
      </w:r>
      <w:r w:rsidRPr="00E77497">
        <w:br/>
        <w:t>StatementList Statement</w:t>
      </w:r>
    </w:p>
    <w:p w14:paraId="5F1AE0AB" w14:textId="77777777" w:rsidR="00E80769" w:rsidRPr="00E77497" w:rsidRDefault="00E80769" w:rsidP="00E80769">
      <w:pPr>
        <w:pStyle w:val="M0"/>
        <w:spacing w:after="0"/>
        <w:rPr>
          <w:sz w:val="16"/>
        </w:rPr>
      </w:pPr>
    </w:p>
    <w:p w14:paraId="2529F95C" w14:textId="77777777"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564FFC3D" w14:textId="77777777"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558C8461" w14:textId="77777777" w:rsidR="00E80769" w:rsidRPr="00E77497" w:rsidRDefault="00E80769" w:rsidP="00E80769">
      <w:pPr>
        <w:pStyle w:val="M0"/>
        <w:spacing w:after="0"/>
        <w:rPr>
          <w:sz w:val="16"/>
        </w:rPr>
      </w:pPr>
    </w:p>
    <w:p w14:paraId="0ABF5D60" w14:textId="77777777"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6A6DE112" w14:textId="77777777"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14606E65" w14:textId="77777777" w:rsidR="00E80769" w:rsidRPr="00E77497" w:rsidRDefault="00E80769" w:rsidP="00E80769">
      <w:pPr>
        <w:pStyle w:val="M0"/>
        <w:spacing w:after="0"/>
        <w:rPr>
          <w:sz w:val="16"/>
        </w:rPr>
      </w:pPr>
    </w:p>
    <w:p w14:paraId="5277E006" w14:textId="77777777"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5BDA1D05" w14:textId="77777777" w:rsidR="00E80769" w:rsidRPr="00E77497" w:rsidRDefault="00E80769" w:rsidP="00E80769">
      <w:pPr>
        <w:pStyle w:val="SyntaxDefinition"/>
      </w:pPr>
      <w:r w:rsidRPr="00E77497">
        <w:t>Identifier Initialiser</w:t>
      </w:r>
      <w:r w:rsidRPr="00E77497">
        <w:rPr>
          <w:rFonts w:ascii="Arial" w:hAnsi="Arial"/>
          <w:i w:val="0"/>
          <w:vertAlign w:val="subscript"/>
        </w:rPr>
        <w:t>opt</w:t>
      </w:r>
    </w:p>
    <w:p w14:paraId="599836A9" w14:textId="77777777" w:rsidR="00E80769" w:rsidRPr="00E77497" w:rsidRDefault="00E80769" w:rsidP="00E80769">
      <w:pPr>
        <w:pStyle w:val="M0"/>
        <w:spacing w:after="0"/>
        <w:rPr>
          <w:sz w:val="16"/>
        </w:rPr>
      </w:pPr>
    </w:p>
    <w:p w14:paraId="3F75D62C" w14:textId="77777777" w:rsidR="00E80769" w:rsidRPr="00E77497" w:rsidRDefault="00E80769" w:rsidP="00E80769">
      <w:pPr>
        <w:pStyle w:val="M0"/>
        <w:spacing w:after="0"/>
        <w:rPr>
          <w:sz w:val="16"/>
        </w:rPr>
      </w:pPr>
    </w:p>
    <w:p w14:paraId="26A63B97" w14:textId="77777777" w:rsidR="00E80769" w:rsidRPr="00E77497" w:rsidRDefault="00E80769" w:rsidP="00E8076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5248CF05"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w:t>
      </w:r>
    </w:p>
    <w:p w14:paraId="4E3AD160" w14:textId="77777777" w:rsidR="00E80769" w:rsidRPr="00E77497" w:rsidRDefault="00E80769" w:rsidP="00E80769">
      <w:pPr>
        <w:pStyle w:val="M0"/>
        <w:spacing w:after="0"/>
        <w:rPr>
          <w:sz w:val="16"/>
        </w:rPr>
      </w:pPr>
    </w:p>
    <w:p w14:paraId="417F328E" w14:textId="77777777"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47C353E4"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14:paraId="2B7637A8" w14:textId="77777777" w:rsidR="00E80769" w:rsidRPr="00E77497" w:rsidRDefault="00E80769" w:rsidP="00E80769">
      <w:pPr>
        <w:pStyle w:val="M0"/>
        <w:spacing w:after="0"/>
        <w:rPr>
          <w:sz w:val="16"/>
        </w:rPr>
      </w:pPr>
    </w:p>
    <w:p w14:paraId="7141FC19" w14:textId="77777777"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0B7143A5" w14:textId="77777777"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133CCE76" w14:textId="77777777" w:rsidR="00E80769" w:rsidRPr="00E77497" w:rsidRDefault="00E80769" w:rsidP="00E80769">
      <w:pPr>
        <w:pStyle w:val="M0"/>
        <w:spacing w:after="0"/>
        <w:rPr>
          <w:sz w:val="16"/>
        </w:rPr>
      </w:pPr>
    </w:p>
    <w:p w14:paraId="1EC93D37" w14:textId="77777777"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293E313C" w14:textId="77777777"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51F3A4DC" w14:textId="77777777" w:rsidR="00E80769" w:rsidRPr="00E77497" w:rsidRDefault="00E80769" w:rsidP="00E80769">
      <w:pPr>
        <w:pStyle w:val="M0"/>
        <w:spacing w:after="0"/>
        <w:rPr>
          <w:sz w:val="16"/>
        </w:rPr>
      </w:pPr>
    </w:p>
    <w:p w14:paraId="0B087281" w14:textId="77777777"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5E1D6586" w14:textId="77777777" w:rsidR="00E80769" w:rsidRPr="00E77497" w:rsidRDefault="00E80769" w:rsidP="008E73A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28CCBB65" w14:textId="77777777" w:rsidR="00E80769" w:rsidRPr="00E77497" w:rsidRDefault="00E80769" w:rsidP="00E80769">
      <w:pPr>
        <w:pStyle w:val="M0"/>
        <w:spacing w:after="0"/>
        <w:rPr>
          <w:sz w:val="16"/>
        </w:rPr>
      </w:pPr>
    </w:p>
    <w:p w14:paraId="513DD2E1" w14:textId="77777777"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4BCFDCA0" w14:textId="77777777"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004FCCA2" w14:textId="77777777" w:rsidR="00E80769" w:rsidRPr="00E77497" w:rsidRDefault="00E80769" w:rsidP="00E80769">
      <w:pPr>
        <w:pStyle w:val="M0"/>
        <w:spacing w:after="0"/>
        <w:rPr>
          <w:sz w:val="16"/>
        </w:rPr>
      </w:pPr>
    </w:p>
    <w:p w14:paraId="106A028D" w14:textId="77777777"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4DF08855" w14:textId="77777777"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1FAAF410" w14:textId="77777777" w:rsidR="00E80769" w:rsidRPr="00E77497" w:rsidRDefault="00E80769" w:rsidP="00E80769">
      <w:pPr>
        <w:pStyle w:val="M0"/>
        <w:spacing w:after="0"/>
        <w:rPr>
          <w:sz w:val="16"/>
        </w:rPr>
      </w:pPr>
    </w:p>
    <w:p w14:paraId="7C61C4ED" w14:textId="77777777"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4DCCC45D" w14:textId="77777777"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4395FED3" w14:textId="77777777" w:rsidR="00E80769" w:rsidRPr="00E77497" w:rsidRDefault="00E80769" w:rsidP="00E80769">
      <w:pPr>
        <w:pStyle w:val="M0"/>
        <w:spacing w:after="0"/>
        <w:rPr>
          <w:sz w:val="16"/>
        </w:rPr>
      </w:pPr>
    </w:p>
    <w:p w14:paraId="6C5DB2BA" w14:textId="77777777"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619E6DBF" w14:textId="77777777"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15E5330C" w14:textId="77777777" w:rsidR="00E80769" w:rsidRPr="00E77497" w:rsidRDefault="00E80769" w:rsidP="00E80769">
      <w:pPr>
        <w:pStyle w:val="M0"/>
        <w:spacing w:after="0"/>
        <w:rPr>
          <w:sz w:val="16"/>
        </w:rPr>
      </w:pPr>
    </w:p>
    <w:p w14:paraId="14E4141A" w14:textId="77777777"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0CE3DA87" w14:textId="77777777"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1C431F8C" w14:textId="77777777" w:rsidR="00E80769" w:rsidRPr="00E77497" w:rsidRDefault="00E80769" w:rsidP="00E80769">
      <w:pPr>
        <w:pStyle w:val="M0"/>
        <w:spacing w:after="0"/>
        <w:rPr>
          <w:sz w:val="16"/>
        </w:rPr>
      </w:pPr>
    </w:p>
    <w:p w14:paraId="561E01AB" w14:textId="77777777"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5832E5B8" w14:textId="77777777"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33A3B390" w14:textId="77777777" w:rsidR="00E80769" w:rsidRPr="00E77497" w:rsidRDefault="00E80769" w:rsidP="00E80769">
      <w:pPr>
        <w:pStyle w:val="M0"/>
        <w:spacing w:after="0"/>
        <w:rPr>
          <w:sz w:val="16"/>
        </w:rPr>
      </w:pPr>
    </w:p>
    <w:p w14:paraId="2A2C6E7C" w14:textId="77777777"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0597565B" w14:textId="77777777" w:rsidR="00E80769" w:rsidRPr="00E77497" w:rsidRDefault="00E80769" w:rsidP="00E80769">
      <w:pPr>
        <w:pStyle w:val="SyntaxDefinition"/>
      </w:pPr>
      <w:r w:rsidRPr="00E77497">
        <w:t>CaseClause</w:t>
      </w:r>
      <w:r w:rsidRPr="00E77497">
        <w:br/>
        <w:t>CaseClauses CaseClause</w:t>
      </w:r>
    </w:p>
    <w:p w14:paraId="19D8833B" w14:textId="77777777" w:rsidR="00E80769" w:rsidRPr="00E77497" w:rsidRDefault="00E80769" w:rsidP="00E80769">
      <w:pPr>
        <w:pStyle w:val="M0"/>
        <w:spacing w:after="0"/>
        <w:rPr>
          <w:sz w:val="16"/>
        </w:rPr>
      </w:pPr>
    </w:p>
    <w:p w14:paraId="222F1B51" w14:textId="77777777"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14:paraId="0437C4B3" w14:textId="77777777"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6A81CB6F" w14:textId="77777777" w:rsidR="00E80769" w:rsidRPr="00E77497" w:rsidRDefault="00E80769" w:rsidP="00E80769">
      <w:pPr>
        <w:pStyle w:val="M0"/>
        <w:spacing w:after="0"/>
        <w:rPr>
          <w:sz w:val="16"/>
        </w:rPr>
      </w:pPr>
    </w:p>
    <w:p w14:paraId="10665B50" w14:textId="77777777"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41C9B473" w14:textId="77777777"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721C75F1" w14:textId="77777777" w:rsidR="00E80769" w:rsidRPr="00E77497" w:rsidRDefault="00E80769" w:rsidP="00E80769">
      <w:pPr>
        <w:pStyle w:val="M0"/>
        <w:spacing w:after="0"/>
        <w:rPr>
          <w:sz w:val="16"/>
        </w:rPr>
      </w:pPr>
    </w:p>
    <w:p w14:paraId="48E59A68" w14:textId="77777777"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2B616B5D" w14:textId="77777777"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14:paraId="5360919F" w14:textId="77777777" w:rsidR="00E80769" w:rsidRPr="00E77497" w:rsidRDefault="00E80769" w:rsidP="00E80769">
      <w:pPr>
        <w:pStyle w:val="M0"/>
        <w:spacing w:after="0"/>
        <w:rPr>
          <w:sz w:val="16"/>
        </w:rPr>
      </w:pPr>
    </w:p>
    <w:p w14:paraId="3ABF5B80" w14:textId="77777777"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5A261610" w14:textId="77777777"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0229587B" w14:textId="77777777" w:rsidR="00E80769" w:rsidRPr="00E77497" w:rsidRDefault="00E80769" w:rsidP="00E80769">
      <w:pPr>
        <w:pStyle w:val="M0"/>
        <w:spacing w:after="0"/>
        <w:rPr>
          <w:sz w:val="16"/>
        </w:rPr>
      </w:pPr>
    </w:p>
    <w:p w14:paraId="0734130C" w14:textId="77777777"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73CB54DA" w14:textId="77777777"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5A832772" w14:textId="77777777" w:rsidR="00E80769" w:rsidRPr="00E77497" w:rsidRDefault="00E80769" w:rsidP="00E80769">
      <w:pPr>
        <w:pStyle w:val="M0"/>
        <w:spacing w:after="0"/>
        <w:rPr>
          <w:sz w:val="16"/>
        </w:rPr>
      </w:pPr>
    </w:p>
    <w:p w14:paraId="748D1F7F" w14:textId="77777777"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64FE383B" w14:textId="77777777"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07C01B42" w14:textId="77777777" w:rsidR="00E80769" w:rsidRPr="00E77497" w:rsidRDefault="00E80769" w:rsidP="00E80769">
      <w:pPr>
        <w:pStyle w:val="M0"/>
        <w:spacing w:after="0"/>
        <w:rPr>
          <w:sz w:val="16"/>
        </w:rPr>
      </w:pPr>
    </w:p>
    <w:p w14:paraId="6FE27510" w14:textId="77777777"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5DB1C898" w14:textId="77777777" w:rsidR="00E80769" w:rsidRPr="00E77497" w:rsidRDefault="00E80769" w:rsidP="00E80769">
      <w:pPr>
        <w:pStyle w:val="SyntaxDefinition"/>
      </w:pPr>
      <w:r w:rsidRPr="00E77497">
        <w:rPr>
          <w:rFonts w:ascii="Courier New" w:hAnsi="Courier New"/>
          <w:b/>
          <w:i w:val="0"/>
        </w:rPr>
        <w:t>finally</w:t>
      </w:r>
      <w:r w:rsidRPr="00E77497">
        <w:t xml:space="preserve"> Block</w:t>
      </w:r>
    </w:p>
    <w:p w14:paraId="08694AB6" w14:textId="77777777"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4A63D347" w14:textId="77777777"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72AD163E" w14:textId="77777777" w:rsidR="00E80769" w:rsidRPr="00E77497" w:rsidRDefault="00E80769" w:rsidP="00966F28">
      <w:pPr>
        <w:pStyle w:val="a2"/>
      </w:pPr>
      <w:bookmarkStart w:id="15770" w:name="_Toc472818976"/>
      <w:bookmarkStart w:id="15771" w:name="_Toc474641690"/>
      <w:bookmarkStart w:id="15772" w:name="_Toc235503558"/>
      <w:bookmarkStart w:id="15773" w:name="_Toc236208647"/>
      <w:bookmarkStart w:id="15774" w:name="_Toc241509333"/>
      <w:bookmarkStart w:id="15775" w:name="_Toc241557810"/>
      <w:bookmarkStart w:id="15776" w:name="_Toc244416820"/>
      <w:bookmarkStart w:id="15777" w:name="_Toc244657760"/>
      <w:bookmarkStart w:id="15778" w:name="_Toc246652500"/>
      <w:bookmarkStart w:id="15779" w:name="_Toc253562049"/>
      <w:bookmarkStart w:id="15780" w:name="_Toc268506065"/>
      <w:bookmarkStart w:id="15781" w:name="_Toc276631184"/>
      <w:bookmarkStart w:id="15782" w:name="_Toc277944228"/>
      <w:bookmarkStart w:id="15783" w:name="_Toc153968573"/>
      <w:bookmarkStart w:id="15784" w:name="_Toc368050856"/>
      <w:r w:rsidRPr="00E77497">
        <w:t xml:space="preserve">Functions and </w:t>
      </w:r>
      <w:bookmarkEnd w:id="15770"/>
      <w:bookmarkEnd w:id="15771"/>
      <w:bookmarkEnd w:id="15772"/>
      <w:bookmarkEnd w:id="15773"/>
      <w:bookmarkEnd w:id="15774"/>
      <w:bookmarkEnd w:id="15775"/>
      <w:bookmarkEnd w:id="15776"/>
      <w:bookmarkEnd w:id="15777"/>
      <w:bookmarkEnd w:id="15778"/>
      <w:bookmarkEnd w:id="15779"/>
      <w:bookmarkEnd w:id="15780"/>
      <w:bookmarkEnd w:id="15781"/>
      <w:bookmarkEnd w:id="15782"/>
      <w:bookmarkEnd w:id="15783"/>
      <w:r w:rsidR="0084788F">
        <w:t>Script</w:t>
      </w:r>
      <w:r w:rsidR="0084788F" w:rsidRPr="00E77497">
        <w:t>s</w:t>
      </w:r>
      <w:bookmarkEnd w:id="15784"/>
    </w:p>
    <w:p w14:paraId="753B455A" w14:textId="77777777"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7DE07F35" w14:textId="77777777"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287D1BA7" w14:textId="77777777" w:rsidR="00E80769" w:rsidRPr="00E77497" w:rsidRDefault="00E80769" w:rsidP="00E80769">
      <w:pPr>
        <w:pStyle w:val="M0"/>
        <w:spacing w:after="0"/>
        <w:rPr>
          <w:sz w:val="16"/>
        </w:rPr>
      </w:pPr>
    </w:p>
    <w:p w14:paraId="629A91D5" w14:textId="77777777"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5ED9931C" w14:textId="77777777"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5BED873D" w14:textId="77777777" w:rsidR="00E80769" w:rsidRPr="00E77497" w:rsidRDefault="00E80769" w:rsidP="00E80769">
      <w:pPr>
        <w:pStyle w:val="M0"/>
        <w:spacing w:after="0"/>
        <w:rPr>
          <w:sz w:val="16"/>
        </w:rPr>
      </w:pPr>
    </w:p>
    <w:p w14:paraId="426A28D8" w14:textId="77777777"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7DADBFB4" w14:textId="77777777"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0DA06969" w14:textId="77777777" w:rsidR="00E80769" w:rsidRPr="00E77497" w:rsidRDefault="00E80769" w:rsidP="00E80769">
      <w:pPr>
        <w:pStyle w:val="M0"/>
        <w:spacing w:after="0"/>
        <w:rPr>
          <w:sz w:val="16"/>
        </w:rPr>
      </w:pPr>
    </w:p>
    <w:p w14:paraId="5DF88EED" w14:textId="77777777"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238FF344"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64743105" w14:textId="77777777" w:rsidR="00E80769" w:rsidRPr="00E77497" w:rsidRDefault="00E80769" w:rsidP="00E80769">
      <w:pPr>
        <w:pStyle w:val="M0"/>
        <w:spacing w:after="0"/>
        <w:rPr>
          <w:sz w:val="16"/>
        </w:rPr>
      </w:pPr>
    </w:p>
    <w:p w14:paraId="58898B4B" w14:textId="77777777"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14:paraId="2FB1AD77"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4E587350" w14:textId="77777777" w:rsidR="00E80769" w:rsidRPr="00E77497" w:rsidRDefault="00E80769" w:rsidP="00E80769">
      <w:pPr>
        <w:pStyle w:val="M0"/>
        <w:spacing w:after="0"/>
        <w:rPr>
          <w:sz w:val="16"/>
        </w:rPr>
      </w:pPr>
    </w:p>
    <w:p w14:paraId="324CB009" w14:textId="77777777"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430A194B" w14:textId="77777777" w:rsidR="00E80769" w:rsidRPr="00E77497" w:rsidRDefault="00E80769" w:rsidP="00E80769">
      <w:pPr>
        <w:pStyle w:val="SyntaxDefinition"/>
      </w:pPr>
      <w:r w:rsidRPr="00E77497">
        <w:t>SourceElement</w:t>
      </w:r>
      <w:r w:rsidRPr="00E77497">
        <w:br/>
        <w:t>SourceElements SourceElement</w:t>
      </w:r>
    </w:p>
    <w:p w14:paraId="75792BC8" w14:textId="77777777" w:rsidR="00E80769" w:rsidRPr="00E77497" w:rsidRDefault="00E80769" w:rsidP="00E80769">
      <w:pPr>
        <w:pStyle w:val="M0"/>
        <w:spacing w:after="0"/>
        <w:rPr>
          <w:sz w:val="16"/>
        </w:rPr>
      </w:pPr>
    </w:p>
    <w:p w14:paraId="44919A2E" w14:textId="77777777"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20D4C0BD" w14:textId="77777777" w:rsidR="00E80769" w:rsidRPr="00E77497" w:rsidRDefault="00E80769" w:rsidP="00E80769">
      <w:pPr>
        <w:pStyle w:val="SyntaxDefinition"/>
      </w:pPr>
      <w:r w:rsidRPr="00E77497">
        <w:t>Statement</w:t>
      </w:r>
      <w:r w:rsidRPr="00E77497">
        <w:br/>
        <w:t>FunctionDeclaration</w:t>
      </w:r>
    </w:p>
    <w:p w14:paraId="1CF2C6F6" w14:textId="77777777" w:rsidR="00E80769" w:rsidRPr="00E77497" w:rsidRDefault="00E80769" w:rsidP="00966F28">
      <w:pPr>
        <w:pStyle w:val="a2"/>
      </w:pPr>
      <w:bookmarkStart w:id="15785" w:name="_Toc472818977"/>
      <w:bookmarkStart w:id="15786" w:name="_Toc474641691"/>
      <w:bookmarkStart w:id="15787" w:name="_Toc235503559"/>
      <w:bookmarkStart w:id="15788" w:name="_Toc236208648"/>
      <w:bookmarkStart w:id="15789" w:name="_Toc241509334"/>
      <w:bookmarkStart w:id="15790" w:name="_Toc241557811"/>
      <w:bookmarkStart w:id="15791" w:name="_Toc244416821"/>
      <w:bookmarkStart w:id="15792" w:name="_Toc244657761"/>
      <w:bookmarkStart w:id="15793" w:name="_Toc246652501"/>
      <w:bookmarkStart w:id="15794" w:name="_Toc253562050"/>
      <w:bookmarkStart w:id="15795" w:name="_Toc268506066"/>
      <w:bookmarkStart w:id="15796" w:name="_Toc276631185"/>
      <w:bookmarkStart w:id="15797" w:name="_Toc277944229"/>
      <w:bookmarkStart w:id="15798" w:name="_Toc153968574"/>
      <w:bookmarkStart w:id="15799" w:name="_Toc368050857"/>
      <w:r w:rsidRPr="00E77497">
        <w:t>Universal Resource Identifier Character Classes</w:t>
      </w:r>
      <w:bookmarkEnd w:id="15785"/>
      <w:bookmarkEnd w:id="15786"/>
      <w:bookmarkEnd w:id="15787"/>
      <w:bookmarkEnd w:id="15788"/>
      <w:bookmarkEnd w:id="15789"/>
      <w:bookmarkEnd w:id="15790"/>
      <w:bookmarkEnd w:id="15791"/>
      <w:bookmarkEnd w:id="15792"/>
      <w:bookmarkEnd w:id="15793"/>
      <w:bookmarkEnd w:id="15794"/>
      <w:bookmarkEnd w:id="15795"/>
      <w:bookmarkEnd w:id="15796"/>
      <w:bookmarkEnd w:id="15797"/>
      <w:bookmarkEnd w:id="15798"/>
      <w:bookmarkEnd w:id="15799"/>
    </w:p>
    <w:p w14:paraId="28C79CF7" w14:textId="77777777"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0CDD8228" w14:textId="77777777" w:rsidR="00E80769" w:rsidRPr="00E77497" w:rsidRDefault="00E80769" w:rsidP="00E80769">
      <w:pPr>
        <w:pStyle w:val="SyntaxDefinition"/>
      </w:pPr>
      <w:r w:rsidRPr="00E77497">
        <w:t>uriCharacters</w:t>
      </w:r>
      <w:r w:rsidRPr="00E77497">
        <w:rPr>
          <w:rFonts w:ascii="Arial" w:hAnsi="Arial"/>
          <w:i w:val="0"/>
          <w:vertAlign w:val="subscript"/>
        </w:rPr>
        <w:t>opt</w:t>
      </w:r>
    </w:p>
    <w:p w14:paraId="28D6E484" w14:textId="77777777" w:rsidR="00E80769" w:rsidRPr="00E77497" w:rsidRDefault="00E80769" w:rsidP="00E80769">
      <w:pPr>
        <w:pStyle w:val="M0"/>
        <w:spacing w:after="0"/>
        <w:rPr>
          <w:sz w:val="16"/>
        </w:rPr>
      </w:pPr>
    </w:p>
    <w:p w14:paraId="57096754" w14:textId="77777777"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14:paraId="1ECDF761" w14:textId="77777777" w:rsidR="00E80769" w:rsidRPr="00E77497" w:rsidRDefault="00E80769" w:rsidP="00E80769">
      <w:pPr>
        <w:pStyle w:val="SyntaxDefinition"/>
      </w:pPr>
      <w:r w:rsidRPr="00E77497">
        <w:t>uriCharacter uriCharacters</w:t>
      </w:r>
      <w:r w:rsidRPr="00E77497">
        <w:rPr>
          <w:rFonts w:ascii="Arial" w:hAnsi="Arial"/>
          <w:i w:val="0"/>
          <w:vertAlign w:val="subscript"/>
        </w:rPr>
        <w:t>opt</w:t>
      </w:r>
    </w:p>
    <w:p w14:paraId="5E98135C" w14:textId="77777777" w:rsidR="00E80769" w:rsidRPr="00E77497" w:rsidRDefault="00E80769" w:rsidP="00E80769">
      <w:pPr>
        <w:pStyle w:val="M0"/>
        <w:spacing w:after="0"/>
        <w:rPr>
          <w:sz w:val="16"/>
        </w:rPr>
      </w:pPr>
    </w:p>
    <w:p w14:paraId="0B2BA96F" w14:textId="77777777"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14:paraId="250FC837" w14:textId="77777777" w:rsidR="00E80769" w:rsidRPr="00E77497" w:rsidRDefault="00E80769" w:rsidP="00E80769">
      <w:pPr>
        <w:pStyle w:val="SyntaxDefinition"/>
      </w:pPr>
      <w:r w:rsidRPr="00E77497">
        <w:t>uriReserved</w:t>
      </w:r>
      <w:r w:rsidRPr="00E77497">
        <w:br/>
        <w:t>uriUnescaped</w:t>
      </w:r>
      <w:r w:rsidRPr="00E77497">
        <w:br/>
        <w:t>uriEscaped</w:t>
      </w:r>
    </w:p>
    <w:p w14:paraId="6980A4FE" w14:textId="77777777" w:rsidR="00E80769" w:rsidRPr="00E77497" w:rsidRDefault="00E80769" w:rsidP="00E80769">
      <w:pPr>
        <w:pStyle w:val="M0"/>
        <w:spacing w:after="0"/>
        <w:rPr>
          <w:sz w:val="16"/>
        </w:rPr>
      </w:pPr>
    </w:p>
    <w:p w14:paraId="07469B43" w14:textId="77777777"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3ABF1DE6"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14:paraId="50EAE21C" w14:textId="77777777" w:rsidR="00E80769" w:rsidRPr="00E77497" w:rsidRDefault="00E80769" w:rsidP="00E80769">
      <w:pPr>
        <w:pStyle w:val="M0"/>
        <w:spacing w:after="0"/>
        <w:rPr>
          <w:sz w:val="16"/>
        </w:rPr>
      </w:pPr>
    </w:p>
    <w:p w14:paraId="5DF1390B" w14:textId="77777777"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14:paraId="0A2631EB" w14:textId="77777777" w:rsidR="00E80769" w:rsidRPr="00E77497" w:rsidRDefault="00E80769" w:rsidP="00E80769">
      <w:pPr>
        <w:pStyle w:val="SyntaxDefinition"/>
      </w:pPr>
      <w:r w:rsidRPr="00E77497">
        <w:t>uriAlpha</w:t>
      </w:r>
      <w:r w:rsidRPr="00E77497">
        <w:br/>
        <w:t>DecimalDigit</w:t>
      </w:r>
      <w:r w:rsidRPr="00E77497">
        <w:br/>
        <w:t>uriMark</w:t>
      </w:r>
    </w:p>
    <w:p w14:paraId="7655AC74" w14:textId="77777777" w:rsidR="00E80769" w:rsidRPr="00E77497" w:rsidRDefault="00E80769" w:rsidP="00E80769">
      <w:pPr>
        <w:pStyle w:val="M0"/>
        <w:spacing w:after="0"/>
        <w:rPr>
          <w:sz w:val="16"/>
        </w:rPr>
      </w:pPr>
    </w:p>
    <w:p w14:paraId="4FC5E529" w14:textId="77777777"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75F53C05" w14:textId="77777777" w:rsidR="00E80769" w:rsidRPr="00E77497" w:rsidRDefault="00E80769" w:rsidP="00E80769">
      <w:pPr>
        <w:pStyle w:val="SyntaxDefinition"/>
      </w:pPr>
      <w:r w:rsidRPr="00E77497">
        <w:rPr>
          <w:rFonts w:ascii="Courier New" w:hAnsi="Courier New"/>
          <w:b/>
          <w:i w:val="0"/>
        </w:rPr>
        <w:t>%</w:t>
      </w:r>
      <w:r w:rsidRPr="00E77497">
        <w:t xml:space="preserve"> HexDigit HexDigit</w:t>
      </w:r>
    </w:p>
    <w:p w14:paraId="5C0C7BC2" w14:textId="77777777" w:rsidR="00E80769" w:rsidRPr="00E77497" w:rsidRDefault="00E80769" w:rsidP="00E80769">
      <w:pPr>
        <w:pStyle w:val="M0"/>
        <w:spacing w:after="0"/>
        <w:rPr>
          <w:sz w:val="16"/>
        </w:rPr>
      </w:pPr>
    </w:p>
    <w:p w14:paraId="65F4A9B3" w14:textId="77777777"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761F2B44"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24CBB77B" w14:textId="77777777" w:rsidR="00E80769" w:rsidRPr="00E77497" w:rsidRDefault="00E80769" w:rsidP="00E80769">
      <w:pPr>
        <w:pStyle w:val="M0"/>
        <w:spacing w:after="0"/>
        <w:rPr>
          <w:sz w:val="16"/>
        </w:rPr>
      </w:pPr>
    </w:p>
    <w:p w14:paraId="364AB330" w14:textId="77777777"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6AC9198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14:paraId="3FE5D2EC" w14:textId="77777777" w:rsidR="00E80769" w:rsidRPr="00E77497" w:rsidRDefault="00E80769" w:rsidP="00966F28">
      <w:pPr>
        <w:pStyle w:val="a2"/>
      </w:pPr>
      <w:bookmarkStart w:id="15800" w:name="_Toc472818978"/>
      <w:bookmarkStart w:id="15801" w:name="_Toc474641692"/>
      <w:bookmarkStart w:id="15802" w:name="_Toc235503560"/>
      <w:bookmarkStart w:id="15803" w:name="_Toc236208649"/>
      <w:bookmarkStart w:id="15804" w:name="_Toc241509335"/>
      <w:bookmarkStart w:id="15805" w:name="_Toc241557812"/>
      <w:bookmarkStart w:id="15806" w:name="_Toc244416822"/>
      <w:bookmarkStart w:id="15807" w:name="_Toc244657762"/>
      <w:bookmarkStart w:id="15808" w:name="_Toc246652502"/>
      <w:bookmarkStart w:id="15809" w:name="_Toc253562051"/>
      <w:bookmarkStart w:id="15810" w:name="_Toc268506067"/>
      <w:bookmarkStart w:id="15811" w:name="_Toc276631186"/>
      <w:bookmarkStart w:id="15812" w:name="_Toc277944230"/>
      <w:bookmarkStart w:id="15813" w:name="_Toc153968575"/>
      <w:bookmarkStart w:id="15814" w:name="_Toc368050858"/>
      <w:r w:rsidRPr="00E77497">
        <w:t>Regular Expressions</w:t>
      </w:r>
      <w:bookmarkEnd w:id="15800"/>
      <w:bookmarkEnd w:id="15801"/>
      <w:bookmarkEnd w:id="15802"/>
      <w:bookmarkEnd w:id="15803"/>
      <w:bookmarkEnd w:id="15804"/>
      <w:bookmarkEnd w:id="15805"/>
      <w:bookmarkEnd w:id="15806"/>
      <w:bookmarkEnd w:id="15807"/>
      <w:bookmarkEnd w:id="15808"/>
      <w:bookmarkEnd w:id="15809"/>
      <w:bookmarkEnd w:id="15810"/>
      <w:bookmarkEnd w:id="15811"/>
      <w:bookmarkEnd w:id="15812"/>
      <w:bookmarkEnd w:id="15813"/>
      <w:bookmarkEnd w:id="15814"/>
    </w:p>
    <w:p w14:paraId="6ED97116" w14:textId="77777777"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26D45287" w14:textId="77777777" w:rsidR="00E80769" w:rsidRPr="00E77497" w:rsidRDefault="00E80769" w:rsidP="00E80769">
      <w:pPr>
        <w:pStyle w:val="SyntaxDefinition"/>
      </w:pPr>
      <w:r w:rsidRPr="00E77497">
        <w:t>Disjunction</w:t>
      </w:r>
    </w:p>
    <w:p w14:paraId="3A6ED07F" w14:textId="77777777" w:rsidR="00E80769" w:rsidRPr="00E77497" w:rsidRDefault="00E80769" w:rsidP="00E80769">
      <w:pPr>
        <w:pStyle w:val="M0"/>
        <w:spacing w:after="0"/>
        <w:rPr>
          <w:sz w:val="16"/>
        </w:rPr>
      </w:pPr>
    </w:p>
    <w:p w14:paraId="48416E9B" w14:textId="77777777"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113CFB51" w14:textId="77777777"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6B81FF15" w14:textId="77777777" w:rsidR="00E80769" w:rsidRPr="00E77497" w:rsidRDefault="00E80769" w:rsidP="00E80769">
      <w:pPr>
        <w:pStyle w:val="M0"/>
        <w:spacing w:after="0"/>
        <w:rPr>
          <w:sz w:val="16"/>
        </w:rPr>
      </w:pPr>
    </w:p>
    <w:p w14:paraId="7523AC5B" w14:textId="77777777"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74981644"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14:paraId="099B2E9C" w14:textId="77777777" w:rsidR="00E80769" w:rsidRPr="00E77497" w:rsidRDefault="00E80769" w:rsidP="00E80769">
      <w:pPr>
        <w:pStyle w:val="M0"/>
        <w:spacing w:after="0"/>
        <w:rPr>
          <w:sz w:val="16"/>
        </w:rPr>
      </w:pPr>
    </w:p>
    <w:p w14:paraId="2157CC8C" w14:textId="77777777"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404EE157" w14:textId="77777777" w:rsidR="00E80769" w:rsidRPr="00E77497" w:rsidRDefault="00E80769" w:rsidP="00E80769">
      <w:pPr>
        <w:pStyle w:val="SyntaxDefinition"/>
        <w:rPr>
          <w:vertAlign w:val="subscript"/>
        </w:rPr>
      </w:pPr>
      <w:r w:rsidRPr="00E77497">
        <w:t>Assertion</w:t>
      </w:r>
      <w:r w:rsidRPr="00E77497">
        <w:br/>
        <w:t>Atom</w:t>
      </w:r>
      <w:r w:rsidRPr="00E77497">
        <w:br/>
        <w:t>Atom Quantifier</w:t>
      </w:r>
    </w:p>
    <w:p w14:paraId="2D278F36" w14:textId="77777777" w:rsidR="00E80769" w:rsidRPr="00E77497" w:rsidRDefault="00E80769" w:rsidP="00E80769">
      <w:pPr>
        <w:pStyle w:val="M0"/>
        <w:spacing w:after="0"/>
        <w:rPr>
          <w:sz w:val="16"/>
        </w:rPr>
      </w:pPr>
    </w:p>
    <w:p w14:paraId="61ADE4D4" w14:textId="77777777" w:rsidR="00E80769" w:rsidRPr="00C7794D" w:rsidRDefault="00E80769" w:rsidP="00E8076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67308D87" w14:textId="77777777"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4CB25F31" w14:textId="77777777" w:rsidR="00E80769" w:rsidRPr="00C7794D" w:rsidRDefault="00E80769" w:rsidP="00E80769">
      <w:pPr>
        <w:pStyle w:val="M0"/>
        <w:spacing w:after="0"/>
        <w:rPr>
          <w:sz w:val="16"/>
        </w:rPr>
      </w:pPr>
    </w:p>
    <w:p w14:paraId="71FAAAE5" w14:textId="77777777"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387B1A10" w14:textId="77777777"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14:paraId="65A3AFDA" w14:textId="77777777" w:rsidR="00E80769" w:rsidRPr="00C7794D" w:rsidRDefault="00E80769" w:rsidP="00E80769">
      <w:pPr>
        <w:pStyle w:val="M0"/>
        <w:spacing w:after="0"/>
        <w:rPr>
          <w:sz w:val="16"/>
        </w:rPr>
      </w:pPr>
    </w:p>
    <w:p w14:paraId="539E2871" w14:textId="77777777"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7582669E" w14:textId="77777777"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26A7A6FF" w14:textId="77777777" w:rsidR="00E80769" w:rsidRPr="00C7794D" w:rsidRDefault="00E80769" w:rsidP="00E80769">
      <w:pPr>
        <w:pStyle w:val="M0"/>
        <w:spacing w:after="0"/>
        <w:rPr>
          <w:sz w:val="16"/>
        </w:rPr>
      </w:pPr>
    </w:p>
    <w:p w14:paraId="08BE582F" w14:textId="77777777"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0949CADC" w14:textId="77777777"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6EF80DD8" w14:textId="77777777"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14:paraId="3D3812F3" w14:textId="77777777"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2B3BDB4E" w14:textId="77777777" w:rsidR="00E80769" w:rsidRPr="00E77497" w:rsidRDefault="00E80769" w:rsidP="00E80769">
      <w:pPr>
        <w:pStyle w:val="M0"/>
        <w:spacing w:after="0"/>
        <w:rPr>
          <w:sz w:val="16"/>
        </w:rPr>
      </w:pPr>
    </w:p>
    <w:p w14:paraId="32590FCF" w14:textId="77777777"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1DC05530" w14:textId="77777777" w:rsidR="00E80769" w:rsidRPr="00E77497" w:rsidRDefault="00E80769" w:rsidP="00E80769">
      <w:pPr>
        <w:pStyle w:val="SyntaxDefinition"/>
      </w:pPr>
      <w:r w:rsidRPr="00E77497">
        <w:t>DecimalEscape</w:t>
      </w:r>
      <w:r w:rsidRPr="00E77497">
        <w:br/>
        <w:t>CharacterEscape</w:t>
      </w:r>
      <w:r w:rsidRPr="00E77497">
        <w:br/>
        <w:t>CharacterClassEscape</w:t>
      </w:r>
    </w:p>
    <w:p w14:paraId="7690D5DF" w14:textId="77777777" w:rsidR="00E80769" w:rsidRPr="00E77497" w:rsidRDefault="00E80769" w:rsidP="00E80769">
      <w:pPr>
        <w:pStyle w:val="M0"/>
        <w:spacing w:after="0"/>
        <w:rPr>
          <w:sz w:val="16"/>
        </w:rPr>
      </w:pPr>
    </w:p>
    <w:p w14:paraId="2D69B822" w14:textId="77777777"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4BC9CE63" w14:textId="77777777"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17FF843C" w14:textId="77777777" w:rsidR="00E80769" w:rsidRPr="00E77497" w:rsidRDefault="00E80769" w:rsidP="00E80769">
      <w:pPr>
        <w:pStyle w:val="M0"/>
        <w:spacing w:after="0"/>
        <w:rPr>
          <w:sz w:val="16"/>
        </w:rPr>
      </w:pPr>
    </w:p>
    <w:p w14:paraId="4080A439" w14:textId="77777777"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222901E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14:paraId="1A3B345E" w14:textId="77777777" w:rsidR="00E80769" w:rsidRPr="00E77497" w:rsidRDefault="00E80769" w:rsidP="00E80769">
      <w:pPr>
        <w:pStyle w:val="M0"/>
        <w:spacing w:after="0"/>
        <w:rPr>
          <w:sz w:val="16"/>
        </w:rPr>
      </w:pPr>
    </w:p>
    <w:p w14:paraId="6C54C320" w14:textId="77777777"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0ACE9FA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33D0B632" w14:textId="77777777" w:rsidR="00E80769" w:rsidRPr="00E77497" w:rsidRDefault="00E80769" w:rsidP="00E80769">
      <w:pPr>
        <w:pStyle w:val="M0"/>
        <w:spacing w:after="0"/>
        <w:rPr>
          <w:sz w:val="16"/>
        </w:rPr>
      </w:pPr>
    </w:p>
    <w:p w14:paraId="68EA69CA" w14:textId="77777777" w:rsidR="00E80769" w:rsidRPr="00E77497" w:rsidRDefault="00E80769" w:rsidP="00E8076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03E94B1F" w14:textId="77777777"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27F3847C" w14:textId="77777777" w:rsidR="00E80769" w:rsidRPr="00E77497" w:rsidRDefault="00E80769" w:rsidP="00E80769">
      <w:pPr>
        <w:pStyle w:val="M0"/>
        <w:spacing w:after="0"/>
        <w:rPr>
          <w:sz w:val="16"/>
        </w:rPr>
      </w:pPr>
    </w:p>
    <w:p w14:paraId="442E4092" w14:textId="77777777"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3D6FEB5E" w14:textId="77777777"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09A5562F" w14:textId="77777777" w:rsidR="00E80769" w:rsidRPr="00E77497" w:rsidRDefault="00E80769" w:rsidP="00E80769">
      <w:pPr>
        <w:pStyle w:val="SyntaxDefinition"/>
      </w:pPr>
    </w:p>
    <w:p w14:paraId="26E8052B" w14:textId="77777777"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2E1B1006"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14:paraId="5F428201" w14:textId="77777777" w:rsidR="00E80769" w:rsidRPr="00E77497" w:rsidRDefault="00E80769" w:rsidP="00E80769">
      <w:pPr>
        <w:pStyle w:val="M0"/>
        <w:spacing w:after="0"/>
        <w:rPr>
          <w:sz w:val="16"/>
        </w:rPr>
      </w:pPr>
    </w:p>
    <w:p w14:paraId="158259AD" w14:textId="77777777"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44B6F83F" w14:textId="77777777"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3A5E5DC8" w14:textId="77777777" w:rsidR="00E80769" w:rsidRPr="00E77497" w:rsidRDefault="00E80769" w:rsidP="00E80769">
      <w:pPr>
        <w:pStyle w:val="M0"/>
        <w:spacing w:after="0"/>
        <w:rPr>
          <w:sz w:val="16"/>
        </w:rPr>
      </w:pPr>
    </w:p>
    <w:p w14:paraId="514093C7" w14:textId="77777777"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35721621"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14:paraId="74C7CBD9" w14:textId="77777777" w:rsidR="00E80769" w:rsidRPr="00E77497" w:rsidRDefault="00E80769" w:rsidP="00E80769">
      <w:pPr>
        <w:pStyle w:val="M0"/>
        <w:spacing w:after="0"/>
        <w:rPr>
          <w:sz w:val="16"/>
        </w:rPr>
      </w:pPr>
    </w:p>
    <w:p w14:paraId="2FE43832" w14:textId="77777777"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614CB373" w14:textId="77777777"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568D2216" w14:textId="77777777" w:rsidR="00E80769" w:rsidRPr="00E77497" w:rsidRDefault="00E80769" w:rsidP="00E80769">
      <w:pPr>
        <w:pStyle w:val="M0"/>
        <w:spacing w:after="0"/>
        <w:rPr>
          <w:sz w:val="16"/>
        </w:rPr>
      </w:pPr>
    </w:p>
    <w:p w14:paraId="7F6181A0" w14:textId="77777777"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5AB6DCF2" w14:textId="77777777"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344719A4" w14:textId="77777777" w:rsidR="00E80769" w:rsidRPr="00E77497" w:rsidRDefault="00E80769" w:rsidP="00E80769">
      <w:pPr>
        <w:pStyle w:val="M0"/>
        <w:spacing w:after="0"/>
        <w:rPr>
          <w:sz w:val="16"/>
        </w:rPr>
      </w:pPr>
    </w:p>
    <w:p w14:paraId="26AF675F" w14:textId="77777777"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321D633B" w14:textId="77777777" w:rsidR="00E80769" w:rsidRPr="00E77497" w:rsidRDefault="00E80769" w:rsidP="00E80769">
      <w:pPr>
        <w:pStyle w:val="SyntaxDefinition"/>
      </w:pPr>
      <w:r w:rsidRPr="00E77497">
        <w:rPr>
          <w:rFonts w:ascii="Courier New" w:hAnsi="Courier New"/>
          <w:b/>
          <w:i w:val="0"/>
        </w:rPr>
        <w:t>-</w:t>
      </w:r>
      <w:r w:rsidRPr="00E77497">
        <w:br/>
        <w:t>ClassAtomNoDash</w:t>
      </w:r>
    </w:p>
    <w:p w14:paraId="2C749F5C" w14:textId="77777777" w:rsidR="00E80769" w:rsidRPr="00E77497" w:rsidRDefault="00E80769" w:rsidP="00E80769">
      <w:pPr>
        <w:pStyle w:val="M0"/>
        <w:spacing w:after="0"/>
        <w:rPr>
          <w:sz w:val="16"/>
        </w:rPr>
      </w:pPr>
    </w:p>
    <w:p w14:paraId="1112467F" w14:textId="77777777"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052720DA" w14:textId="77777777"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4923ECD6" w14:textId="77777777" w:rsidR="00E80769" w:rsidRPr="00E77497" w:rsidRDefault="00E80769" w:rsidP="00E80769">
      <w:pPr>
        <w:pStyle w:val="M0"/>
        <w:spacing w:after="0"/>
        <w:rPr>
          <w:sz w:val="16"/>
        </w:rPr>
      </w:pPr>
    </w:p>
    <w:p w14:paraId="0241BCF1" w14:textId="77777777"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2EFA0BF2" w14:textId="77777777"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49A904B4" w14:textId="77777777" w:rsidR="00E80769" w:rsidRPr="00E77497" w:rsidRDefault="00E80769" w:rsidP="00966F28">
      <w:pPr>
        <w:pStyle w:val="a2"/>
      </w:pPr>
      <w:bookmarkStart w:id="15815" w:name="_Toc235503561"/>
      <w:bookmarkStart w:id="15816" w:name="_Toc236208650"/>
      <w:bookmarkStart w:id="15817" w:name="_Toc241509336"/>
      <w:bookmarkStart w:id="15818" w:name="_Toc241557813"/>
      <w:bookmarkStart w:id="15819" w:name="_Toc244416823"/>
      <w:bookmarkStart w:id="15820" w:name="_Toc244657763"/>
      <w:bookmarkStart w:id="15821" w:name="_Toc246652503"/>
      <w:bookmarkStart w:id="15822" w:name="_Toc253562052"/>
      <w:bookmarkStart w:id="15823" w:name="_Toc268506068"/>
      <w:bookmarkStart w:id="15824" w:name="_Toc276631187"/>
      <w:bookmarkStart w:id="15825" w:name="_Toc277944231"/>
      <w:bookmarkStart w:id="15826" w:name="_Toc153968576"/>
      <w:bookmarkStart w:id="15827" w:name="_Toc368050859"/>
      <w:r w:rsidRPr="00E77497">
        <w:t>JSON</w:t>
      </w:r>
      <w:bookmarkEnd w:id="15815"/>
      <w:bookmarkEnd w:id="15816"/>
      <w:bookmarkEnd w:id="15817"/>
      <w:bookmarkEnd w:id="15818"/>
      <w:bookmarkEnd w:id="15819"/>
      <w:bookmarkEnd w:id="15820"/>
      <w:bookmarkEnd w:id="15821"/>
      <w:bookmarkEnd w:id="15822"/>
      <w:bookmarkEnd w:id="15823"/>
      <w:bookmarkEnd w:id="15824"/>
      <w:bookmarkEnd w:id="15825"/>
      <w:bookmarkEnd w:id="15826"/>
      <w:bookmarkEnd w:id="15827"/>
    </w:p>
    <w:p w14:paraId="74264A4D" w14:textId="77777777" w:rsidR="00E80769" w:rsidRPr="00E77497" w:rsidRDefault="00E80769" w:rsidP="00966F28">
      <w:pPr>
        <w:pStyle w:val="a3"/>
      </w:pPr>
      <w:bookmarkStart w:id="15828" w:name="_Toc235503562"/>
      <w:bookmarkStart w:id="15829" w:name="_Toc236208651"/>
      <w:bookmarkStart w:id="15830" w:name="_Toc241509337"/>
      <w:bookmarkStart w:id="15831" w:name="_Toc241557814"/>
      <w:bookmarkStart w:id="15832" w:name="_Toc244416824"/>
      <w:bookmarkStart w:id="15833" w:name="_Toc244657764"/>
      <w:bookmarkStart w:id="15834" w:name="_Toc246652504"/>
      <w:bookmarkStart w:id="15835" w:name="_Toc253562053"/>
      <w:bookmarkStart w:id="15836" w:name="_Toc268506069"/>
      <w:bookmarkStart w:id="15837" w:name="_Toc276631188"/>
      <w:bookmarkStart w:id="15838" w:name="_Toc277944232"/>
      <w:bookmarkStart w:id="15839" w:name="_Toc153968577"/>
      <w:bookmarkStart w:id="15840" w:name="_Toc368050860"/>
      <w:r w:rsidRPr="00E77497">
        <w:t>JSON Lexical Grammar</w:t>
      </w:r>
      <w:bookmarkEnd w:id="15828"/>
      <w:bookmarkEnd w:id="15829"/>
      <w:bookmarkEnd w:id="15830"/>
      <w:bookmarkEnd w:id="15831"/>
      <w:bookmarkEnd w:id="15832"/>
      <w:bookmarkEnd w:id="15833"/>
      <w:bookmarkEnd w:id="15834"/>
      <w:bookmarkEnd w:id="15835"/>
      <w:bookmarkEnd w:id="15836"/>
      <w:bookmarkEnd w:id="15837"/>
      <w:bookmarkEnd w:id="15838"/>
      <w:bookmarkEnd w:id="15839"/>
      <w:bookmarkEnd w:id="15840"/>
    </w:p>
    <w:p w14:paraId="7BFD4ECD" w14:textId="77777777"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14:paraId="3FC4FECA" w14:textId="77777777"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t>&lt;LF&gt;</w:t>
      </w:r>
      <w:r w:rsidRPr="00E77497">
        <w:rPr>
          <w:rStyle w:val="bnf"/>
        </w:rPr>
        <w:br/>
        <w:t>&lt;SP&gt;</w:t>
      </w:r>
    </w:p>
    <w:p w14:paraId="036F7004" w14:textId="77777777" w:rsidR="00E80769" w:rsidRPr="00E77497" w:rsidRDefault="00E80769" w:rsidP="00E80769">
      <w:pPr>
        <w:pStyle w:val="M0"/>
        <w:spacing w:after="0"/>
        <w:rPr>
          <w:sz w:val="16"/>
        </w:rPr>
      </w:pPr>
    </w:p>
    <w:p w14:paraId="6528FAC1" w14:textId="77777777"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14:paraId="7028ABE1" w14:textId="77777777"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14:paraId="6356DAE9" w14:textId="77777777" w:rsidR="00E80769" w:rsidRPr="00E77497" w:rsidRDefault="00E80769" w:rsidP="00E80769">
      <w:pPr>
        <w:pStyle w:val="M0"/>
        <w:spacing w:after="0"/>
        <w:rPr>
          <w:sz w:val="16"/>
        </w:rPr>
      </w:pPr>
    </w:p>
    <w:p w14:paraId="1619065F" w14:textId="77777777"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14:paraId="5916294D" w14:textId="77777777"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14:paraId="423B510E" w14:textId="77777777" w:rsidR="00E80769" w:rsidRPr="00E77497" w:rsidRDefault="00E80769" w:rsidP="00E80769">
      <w:pPr>
        <w:pStyle w:val="M0"/>
        <w:spacing w:after="0"/>
        <w:rPr>
          <w:sz w:val="16"/>
        </w:rPr>
      </w:pPr>
    </w:p>
    <w:p w14:paraId="78A15701" w14:textId="77777777"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14:paraId="6093C828" w14:textId="77777777"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14:paraId="20729E0B" w14:textId="77777777"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14:paraId="6825DAF8" w14:textId="77777777" w:rsidR="00E80769" w:rsidRPr="00E77497" w:rsidRDefault="00E80769" w:rsidP="00E80769">
      <w:pPr>
        <w:pStyle w:val="M0"/>
        <w:spacing w:after="0"/>
        <w:rPr>
          <w:sz w:val="16"/>
        </w:rPr>
      </w:pPr>
    </w:p>
    <w:p w14:paraId="0F4E472B" w14:textId="77777777"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14:paraId="490D05C0" w14:textId="77777777" w:rsidR="00E80769" w:rsidRPr="00E77497" w:rsidRDefault="00E80769" w:rsidP="00E80769">
      <w:pPr>
        <w:pStyle w:val="SyntaxRule2"/>
      </w:pPr>
      <w:r w:rsidRPr="00E77497">
        <w:t>JSONEscapeCharacter</w:t>
      </w:r>
    </w:p>
    <w:p w14:paraId="13A27B62" w14:textId="77777777" w:rsidR="00E80769" w:rsidRPr="00E77497" w:rsidRDefault="00E80769" w:rsidP="00E80769">
      <w:pPr>
        <w:pStyle w:val="SyntaxRule2"/>
      </w:pPr>
      <w:r w:rsidRPr="00E77497">
        <w:t xml:space="preserve">UnicodeEscapeSequence </w:t>
      </w:r>
    </w:p>
    <w:p w14:paraId="5B640FE7" w14:textId="77777777" w:rsidR="00E80769" w:rsidRPr="00E77497" w:rsidRDefault="00E80769" w:rsidP="00E80769">
      <w:pPr>
        <w:pStyle w:val="M0"/>
        <w:spacing w:after="0"/>
        <w:rPr>
          <w:sz w:val="16"/>
        </w:rPr>
      </w:pPr>
    </w:p>
    <w:p w14:paraId="28C2FEB1" w14:textId="77777777"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14:paraId="5BB183BF" w14:textId="77777777"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14:paraId="4418201C" w14:textId="77777777" w:rsidR="00E80769" w:rsidRPr="00E77497" w:rsidRDefault="00E80769" w:rsidP="00E80769">
      <w:pPr>
        <w:pStyle w:val="SyntaxRule"/>
      </w:pPr>
    </w:p>
    <w:p w14:paraId="6C94B753" w14:textId="77777777"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14:paraId="2049CD3C" w14:textId="77777777"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14:paraId="4A5347CB" w14:textId="77777777" w:rsidR="00E80769" w:rsidRPr="00E77497" w:rsidRDefault="00E80769" w:rsidP="00E80769">
      <w:pPr>
        <w:pStyle w:val="SyntaxRule"/>
        <w:rPr>
          <w:spacing w:val="6"/>
        </w:rPr>
      </w:pPr>
    </w:p>
    <w:p w14:paraId="77F61E25" w14:textId="77777777"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14:paraId="37EF64C2" w14:textId="77777777" w:rsidR="00E80769" w:rsidRPr="00E77497" w:rsidRDefault="00E80769" w:rsidP="00E80769">
      <w:pPr>
        <w:pStyle w:val="SyntaxRule2"/>
      </w:pPr>
      <w:r w:rsidRPr="00E77497">
        <w:rPr>
          <w:rFonts w:ascii="Courier New" w:hAnsi="Courier New" w:cs="Courier New"/>
          <w:b/>
          <w:i w:val="0"/>
        </w:rPr>
        <w:t>.</w:t>
      </w:r>
      <w:r w:rsidRPr="00E77497">
        <w:t xml:space="preserve"> DecimalDigits</w:t>
      </w:r>
    </w:p>
    <w:p w14:paraId="75F92EEE" w14:textId="77777777" w:rsidR="00E80769" w:rsidRPr="00E77497" w:rsidRDefault="00E80769" w:rsidP="00E80769">
      <w:pPr>
        <w:pStyle w:val="SyntaxRule"/>
        <w:rPr>
          <w:spacing w:val="6"/>
        </w:rPr>
      </w:pPr>
    </w:p>
    <w:p w14:paraId="738A5319" w14:textId="77777777"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14:paraId="1CA2E2FD" w14:textId="77777777" w:rsidR="00E80769" w:rsidRPr="00E77497" w:rsidRDefault="00E80769" w:rsidP="00E80769">
      <w:pPr>
        <w:pStyle w:val="SyntaxRule2"/>
      </w:pPr>
      <w:r w:rsidRPr="00E77497">
        <w:t>NullLiteral</w:t>
      </w:r>
    </w:p>
    <w:p w14:paraId="2FEAD5F5" w14:textId="77777777" w:rsidR="00E80769" w:rsidRPr="00E77497" w:rsidRDefault="00E80769" w:rsidP="00E80769">
      <w:pPr>
        <w:pStyle w:val="SyntaxRule"/>
      </w:pPr>
    </w:p>
    <w:p w14:paraId="5F1EEDDF" w14:textId="77777777"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14:paraId="409863FF" w14:textId="77777777" w:rsidR="00E80769" w:rsidRPr="00E77497" w:rsidRDefault="00E80769" w:rsidP="00E80769">
      <w:pPr>
        <w:pStyle w:val="SyntaxRule2"/>
        <w:spacing w:after="240"/>
      </w:pPr>
      <w:r w:rsidRPr="00E77497">
        <w:t>BooleanLiteral</w:t>
      </w:r>
    </w:p>
    <w:p w14:paraId="3140FB43" w14:textId="77777777" w:rsidR="00E80769" w:rsidRPr="00E77497" w:rsidRDefault="00E80769" w:rsidP="00966F28">
      <w:pPr>
        <w:pStyle w:val="a3"/>
      </w:pPr>
      <w:bookmarkStart w:id="15841" w:name="_Toc235503563"/>
      <w:bookmarkStart w:id="15842" w:name="_Toc236208652"/>
      <w:bookmarkStart w:id="15843" w:name="_Toc241509338"/>
      <w:bookmarkStart w:id="15844" w:name="_Toc241557815"/>
      <w:bookmarkStart w:id="15845" w:name="_Toc244416825"/>
      <w:bookmarkStart w:id="15846" w:name="_Toc244657765"/>
      <w:bookmarkStart w:id="15847" w:name="_Toc246652505"/>
      <w:bookmarkStart w:id="15848" w:name="_Toc253562054"/>
      <w:bookmarkStart w:id="15849" w:name="_Toc268506070"/>
      <w:bookmarkStart w:id="15850" w:name="_Toc276631189"/>
      <w:bookmarkStart w:id="15851" w:name="_Toc277944233"/>
      <w:bookmarkStart w:id="15852" w:name="_Toc153968578"/>
      <w:bookmarkStart w:id="15853" w:name="_Toc368050861"/>
      <w:r w:rsidRPr="00E77497">
        <w:t>JSON Syntactic Grammar</w:t>
      </w:r>
      <w:bookmarkEnd w:id="15841"/>
      <w:bookmarkEnd w:id="15842"/>
      <w:bookmarkEnd w:id="15843"/>
      <w:bookmarkEnd w:id="15844"/>
      <w:bookmarkEnd w:id="15845"/>
      <w:bookmarkEnd w:id="15846"/>
      <w:bookmarkEnd w:id="15847"/>
      <w:bookmarkEnd w:id="15848"/>
      <w:bookmarkEnd w:id="15849"/>
      <w:bookmarkEnd w:id="15850"/>
      <w:bookmarkEnd w:id="15851"/>
      <w:bookmarkEnd w:id="15852"/>
      <w:bookmarkEnd w:id="15853"/>
    </w:p>
    <w:p w14:paraId="24F41A13" w14:textId="77777777"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14:paraId="4399117C" w14:textId="77777777" w:rsidR="00E80769" w:rsidRPr="00E77497" w:rsidRDefault="00E80769" w:rsidP="00E80769">
      <w:pPr>
        <w:pStyle w:val="SyntaxRule2"/>
      </w:pPr>
      <w:r w:rsidRPr="00E77497">
        <w:t>JSONValue</w:t>
      </w:r>
    </w:p>
    <w:p w14:paraId="62409FEE" w14:textId="77777777" w:rsidR="00E80769" w:rsidRPr="00E77497" w:rsidRDefault="00E80769" w:rsidP="00E80769">
      <w:pPr>
        <w:pStyle w:val="SyntaxRule"/>
      </w:pPr>
    </w:p>
    <w:p w14:paraId="64445E27" w14:textId="77777777"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14:paraId="2DDCDF34" w14:textId="77777777"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0D6B89FD" w14:textId="77777777" w:rsidR="00E80769" w:rsidRPr="00E77497" w:rsidRDefault="00E80769" w:rsidP="00E80769">
      <w:pPr>
        <w:pStyle w:val="SyntaxRule"/>
      </w:pPr>
    </w:p>
    <w:p w14:paraId="719955F2" w14:textId="77777777"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2283171B"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1A1A39C2" w14:textId="77777777" w:rsidR="00E80769" w:rsidRPr="00E77497" w:rsidRDefault="00E80769" w:rsidP="00E80769">
      <w:pPr>
        <w:pStyle w:val="SyntaxRule"/>
      </w:pPr>
    </w:p>
    <w:p w14:paraId="7B267DDF" w14:textId="77777777"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14:paraId="0EB7CF46" w14:textId="77777777"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14:paraId="3C975C43" w14:textId="77777777" w:rsidR="00E80769" w:rsidRPr="00E77497" w:rsidRDefault="00E80769" w:rsidP="00E80769">
      <w:pPr>
        <w:pStyle w:val="M0"/>
        <w:spacing w:after="0"/>
        <w:rPr>
          <w:sz w:val="16"/>
        </w:rPr>
      </w:pPr>
    </w:p>
    <w:p w14:paraId="15BB5A26" w14:textId="77777777"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14:paraId="4F7E152F" w14:textId="77777777"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32FF7A73" w14:textId="77777777" w:rsidR="00E80769" w:rsidRPr="00E77497" w:rsidRDefault="00E80769" w:rsidP="00E80769">
      <w:pPr>
        <w:pStyle w:val="M0"/>
        <w:spacing w:after="0"/>
        <w:rPr>
          <w:sz w:val="16"/>
        </w:rPr>
      </w:pPr>
    </w:p>
    <w:p w14:paraId="0E096778" w14:textId="77777777"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14:paraId="19D32A55"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14:paraId="550BBA25" w14:textId="77777777" w:rsidR="00E80769" w:rsidRPr="00E77497" w:rsidRDefault="00E80769" w:rsidP="00E80769">
      <w:pPr>
        <w:pStyle w:val="M0"/>
        <w:spacing w:after="0"/>
        <w:rPr>
          <w:sz w:val="16"/>
        </w:rPr>
      </w:pPr>
    </w:p>
    <w:p w14:paraId="3DF11148" w14:textId="77777777" w:rsidR="00E80769" w:rsidRPr="00E77497" w:rsidRDefault="00E80769" w:rsidP="00E80769">
      <w:pPr>
        <w:pStyle w:val="SyntaxRule"/>
      </w:pPr>
      <w:r w:rsidRPr="00E77497">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6430C9F3" w14:textId="77777777"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3EC06477" w14:textId="77777777" w:rsidR="00E80769" w:rsidRPr="00E77497" w:rsidRDefault="000D7240" w:rsidP="00E80769">
      <w:r w:rsidRPr="00E77497">
        <w:br w:type="page"/>
      </w:r>
    </w:p>
    <w:p w14:paraId="75DB065D" w14:textId="77777777" w:rsidR="0026283E" w:rsidRPr="00E77497" w:rsidRDefault="00CF4089" w:rsidP="0026283E">
      <w:pPr>
        <w:pStyle w:val="ANNEX"/>
      </w:pPr>
      <w:bookmarkStart w:id="15854" w:name="_Toc368050862"/>
      <w:r w:rsidRPr="00E77497">
        <w:rPr>
          <w:rStyle w:val="af6"/>
          <w:b w:val="0"/>
          <w:lang w:val="en-GB"/>
        </w:rPr>
        <w:commentReference w:id="15855"/>
      </w:r>
      <w:r w:rsidR="0026283E" w:rsidRPr="00E77497">
        <w:rPr>
          <w:b w:val="0"/>
        </w:rPr>
        <w:br/>
        <w:t>(</w:t>
      </w:r>
      <w:r w:rsidR="00914B17" w:rsidRPr="00E77497">
        <w:rPr>
          <w:b w:val="0"/>
        </w:rPr>
        <w:t>normative</w:t>
      </w:r>
      <w:r w:rsidR="0026283E" w:rsidRPr="00E77497">
        <w:rPr>
          <w:b w:val="0"/>
        </w:rPr>
        <w:t>)</w:t>
      </w:r>
      <w:r w:rsidR="0026283E" w:rsidRPr="00E77497">
        <w:rPr>
          <w:b w:val="0"/>
        </w:rPr>
        <w:br/>
      </w:r>
      <w:r w:rsidR="0026283E" w:rsidRPr="00E77497">
        <w:br/>
      </w:r>
      <w:r w:rsidR="00914B17" w:rsidRPr="00E77497">
        <w:t>Additional ECMAScript Features for Web Browsers</w:t>
      </w:r>
      <w:bookmarkEnd w:id="15854"/>
    </w:p>
    <w:p w14:paraId="6E901585" w14:textId="77777777" w:rsidR="00914B17" w:rsidRPr="00E77497" w:rsidRDefault="00914B17" w:rsidP="00914B17">
      <w:r w:rsidRPr="00E77497">
        <w:t xml:space="preserve">The ECMAScript language syntax and semantics defined in this annex </w:t>
      </w:r>
      <w:r w:rsidR="001F13A3" w:rsidRPr="00E77497">
        <w:t>are</w:t>
      </w:r>
      <w:r w:rsidRPr="00E77497">
        <w:t xml:space="preserve"> required when the ECMAScript host is a web browser. </w:t>
      </w:r>
      <w:r w:rsidR="001F13A3" w:rsidRPr="00E77497">
        <w:t>The content of this annex</w:t>
      </w:r>
      <w:r w:rsidRPr="00E77497">
        <w:t xml:space="preserve"> is normative but optional</w:t>
      </w:r>
      <w:r w:rsidR="001F13A3" w:rsidRPr="00E77497">
        <w:t xml:space="preserve"> </w:t>
      </w:r>
      <w:r w:rsidRPr="00E77497">
        <w:t>if the</w:t>
      </w:r>
      <w:r w:rsidR="001F13A3" w:rsidRPr="00E77497">
        <w:t xml:space="preserve"> ECMAScript</w:t>
      </w:r>
      <w:r w:rsidRPr="00E77497">
        <w:t xml:space="preserve"> host is not a web browser.</w:t>
      </w:r>
    </w:p>
    <w:p w14:paraId="28967359" w14:textId="77777777" w:rsidR="00E80769" w:rsidRPr="00E77497" w:rsidRDefault="00E80769" w:rsidP="00966F28">
      <w:pPr>
        <w:pStyle w:val="a2"/>
      </w:pPr>
      <w:bookmarkStart w:id="15856" w:name="_Toc472818980"/>
      <w:bookmarkStart w:id="15857" w:name="_Toc474641695"/>
      <w:bookmarkStart w:id="15858" w:name="_Toc235503566"/>
      <w:bookmarkStart w:id="15859" w:name="_Toc236208654"/>
      <w:bookmarkStart w:id="15860" w:name="_Toc241509340"/>
      <w:bookmarkStart w:id="15861" w:name="_Toc241557817"/>
      <w:bookmarkStart w:id="15862" w:name="_Toc244416827"/>
      <w:bookmarkStart w:id="15863" w:name="_Toc244657767"/>
      <w:bookmarkStart w:id="15864" w:name="_Toc246652507"/>
      <w:bookmarkStart w:id="15865" w:name="_Toc253562056"/>
      <w:bookmarkStart w:id="15866" w:name="_Toc268506072"/>
      <w:bookmarkStart w:id="15867" w:name="_Toc276631191"/>
      <w:bookmarkStart w:id="15868" w:name="_Toc277944235"/>
      <w:bookmarkStart w:id="15869" w:name="_Toc153968580"/>
      <w:bookmarkStart w:id="15870" w:name="_Toc368050863"/>
      <w:r w:rsidRPr="00E77497">
        <w:t>Additional Syntax</w:t>
      </w:r>
      <w:bookmarkEnd w:id="15856"/>
      <w:bookmarkEnd w:id="15857"/>
      <w:bookmarkEnd w:id="15858"/>
      <w:bookmarkEnd w:id="15859"/>
      <w:bookmarkEnd w:id="15860"/>
      <w:bookmarkEnd w:id="15861"/>
      <w:bookmarkEnd w:id="15862"/>
      <w:bookmarkEnd w:id="15863"/>
      <w:bookmarkEnd w:id="15864"/>
      <w:bookmarkEnd w:id="15865"/>
      <w:bookmarkEnd w:id="15866"/>
      <w:bookmarkEnd w:id="15867"/>
      <w:bookmarkEnd w:id="15868"/>
      <w:bookmarkEnd w:id="15869"/>
      <w:bookmarkEnd w:id="15870"/>
    </w:p>
    <w:p w14:paraId="2ED3E3B1" w14:textId="77777777" w:rsidR="00E80769" w:rsidRPr="00E77497" w:rsidRDefault="00E80769" w:rsidP="00966F28">
      <w:pPr>
        <w:pStyle w:val="a3"/>
      </w:pPr>
      <w:bookmarkStart w:id="15871" w:name="_Toc472818981"/>
      <w:bookmarkStart w:id="15872" w:name="_Toc474641696"/>
      <w:bookmarkStart w:id="15873" w:name="_Toc235503567"/>
      <w:bookmarkStart w:id="15874" w:name="_Toc236208655"/>
      <w:bookmarkStart w:id="15875" w:name="_Toc241509341"/>
      <w:bookmarkStart w:id="15876" w:name="_Toc241557818"/>
      <w:bookmarkStart w:id="15877" w:name="_Toc244416828"/>
      <w:bookmarkStart w:id="15878" w:name="_Toc244657768"/>
      <w:bookmarkStart w:id="15879" w:name="_Toc246652508"/>
      <w:bookmarkStart w:id="15880" w:name="_Toc253562057"/>
      <w:bookmarkStart w:id="15881" w:name="_Toc268506073"/>
      <w:bookmarkStart w:id="15882" w:name="_Toc276631192"/>
      <w:bookmarkStart w:id="15883" w:name="_Toc277944236"/>
      <w:bookmarkStart w:id="15884" w:name="_Toc153968581"/>
      <w:bookmarkStart w:id="15885" w:name="_Toc368050864"/>
      <w:r w:rsidRPr="00E77497">
        <w:t>Numeric Literals</w:t>
      </w:r>
      <w:bookmarkEnd w:id="15871"/>
      <w:bookmarkEnd w:id="15872"/>
      <w:bookmarkEnd w:id="15873"/>
      <w:bookmarkEnd w:id="15874"/>
      <w:bookmarkEnd w:id="15875"/>
      <w:bookmarkEnd w:id="15876"/>
      <w:bookmarkEnd w:id="15877"/>
      <w:bookmarkEnd w:id="15878"/>
      <w:bookmarkEnd w:id="15879"/>
      <w:bookmarkEnd w:id="15880"/>
      <w:bookmarkEnd w:id="15881"/>
      <w:bookmarkEnd w:id="15882"/>
      <w:bookmarkEnd w:id="15883"/>
      <w:bookmarkEnd w:id="15884"/>
      <w:bookmarkEnd w:id="15885"/>
    </w:p>
    <w:p w14:paraId="11D2C649" w14:textId="77777777" w:rsidR="00E80769" w:rsidRPr="00E77497" w:rsidRDefault="00E80769" w:rsidP="00E80769">
      <w:r w:rsidRPr="00E77497">
        <w:t xml:space="preserve">The syntax and semantics of </w:t>
      </w:r>
      <w:r w:rsidR="00386020">
        <w:fldChar w:fldCharType="begin"/>
      </w:r>
      <w:r w:rsidR="00386020">
        <w:instrText xml:space="preserve"> REF _Ref424530746 \r \h </w:instrText>
      </w:r>
      <w:r w:rsidR="00386020">
        <w:fldChar w:fldCharType="separate"/>
      </w:r>
      <w:r w:rsidR="00D433E8">
        <w:t>11.8.3</w:t>
      </w:r>
      <w:r w:rsidR="00386020">
        <w:fldChar w:fldCharType="end"/>
      </w:r>
      <w:r w:rsidRPr="00E77497">
        <w:t xml:space="preserve"> </w:t>
      </w:r>
      <w:r w:rsidR="00CF4089" w:rsidRPr="00E77497">
        <w:t>is</w:t>
      </w:r>
      <w:r w:rsidRPr="00E77497">
        <w:t xml:space="preserve"> extended as follows except that this extension is not allowed for strict mode code:</w:t>
      </w:r>
    </w:p>
    <w:p w14:paraId="5E0D8ED9" w14:textId="77777777" w:rsidR="00E80769" w:rsidRPr="00E77497" w:rsidRDefault="00E80769" w:rsidP="00E80769">
      <w:pPr>
        <w:pStyle w:val="Syntax"/>
      </w:pPr>
      <w:r w:rsidRPr="00E77497">
        <w:t>Syntax</w:t>
      </w:r>
    </w:p>
    <w:p w14:paraId="492DFABD" w14:textId="77777777" w:rsidR="00E80769" w:rsidRPr="00E77497" w:rsidRDefault="00E80769" w:rsidP="00E80769">
      <w:pPr>
        <w:pStyle w:val="SyntaxRule"/>
      </w:pPr>
      <w:r w:rsidRPr="00E77497">
        <w:t xml:space="preserve">NumericLiteral </w:t>
      </w:r>
      <w:r w:rsidRPr="00E77497">
        <w:rPr>
          <w:rFonts w:ascii="Arial" w:hAnsi="Arial"/>
          <w:b/>
          <w:i w:val="0"/>
        </w:rPr>
        <w:t>::</w:t>
      </w:r>
    </w:p>
    <w:p w14:paraId="03F911AF" w14:textId="77777777" w:rsidR="00E80769" w:rsidRPr="00E77497" w:rsidRDefault="00E80769" w:rsidP="00E80769">
      <w:pPr>
        <w:pStyle w:val="SyntaxDefinition"/>
      </w:pPr>
      <w:r w:rsidRPr="00E77497">
        <w:t>DecimalLiteral</w:t>
      </w:r>
      <w:r w:rsidR="00591F2A">
        <w:br/>
        <w:t>Binary</w:t>
      </w:r>
      <w:r w:rsidR="00591F2A" w:rsidRPr="00E77497">
        <w:t xml:space="preserve">IntegerLiteral </w:t>
      </w:r>
      <w:r w:rsidR="00591F2A">
        <w:br/>
      </w:r>
      <w:r w:rsidR="00591F2A" w:rsidRPr="00E77497">
        <w:t>OctalIntegerLiteral</w:t>
      </w:r>
      <w:r w:rsidRPr="00E77497">
        <w:br/>
        <w:t>HexIntegerLiteral</w:t>
      </w:r>
      <w:r w:rsidRPr="00E77497">
        <w:br/>
      </w:r>
      <w:r w:rsidR="00591F2A">
        <w:t>Legacy</w:t>
      </w:r>
      <w:r w:rsidRPr="00E77497">
        <w:t>OctalIntegerLiteral</w:t>
      </w:r>
    </w:p>
    <w:p w14:paraId="05282511" w14:textId="77777777" w:rsidR="00E80769" w:rsidRPr="00E77497" w:rsidRDefault="00591F2A" w:rsidP="00E80769">
      <w:pPr>
        <w:pStyle w:val="SyntaxRule"/>
      </w:pPr>
      <w:r>
        <w:t>Legacy</w:t>
      </w:r>
      <w:r w:rsidR="00E80769" w:rsidRPr="00E77497">
        <w:t xml:space="preserve">OctalIntegerLiteral </w:t>
      </w:r>
      <w:r w:rsidR="00E80769" w:rsidRPr="00E77497">
        <w:rPr>
          <w:rFonts w:ascii="Arial" w:hAnsi="Arial"/>
          <w:b/>
          <w:i w:val="0"/>
        </w:rPr>
        <w:t>::</w:t>
      </w:r>
    </w:p>
    <w:p w14:paraId="7022C362" w14:textId="77777777"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r w:rsidR="00591F2A">
        <w:t>Legacy</w:t>
      </w:r>
      <w:r w:rsidRPr="00E77497">
        <w:t>OctalIntegerLiteral OctalDigit</w:t>
      </w:r>
    </w:p>
    <w:p w14:paraId="00AE6803" w14:textId="77777777" w:rsidR="00E80769" w:rsidRPr="00AF63E6" w:rsidRDefault="00137648" w:rsidP="00E80769">
      <w:pPr>
        <w:rPr>
          <w:b/>
          <w:bCs/>
        </w:rPr>
      </w:pPr>
      <w:r w:rsidRPr="00AF63E6">
        <w:rPr>
          <w:b/>
          <w:bCs/>
        </w:rPr>
        <w:t xml:space="preserve">Static </w:t>
      </w:r>
      <w:r w:rsidR="00E80769" w:rsidRPr="00AF63E6">
        <w:rPr>
          <w:b/>
          <w:bCs/>
        </w:rPr>
        <w:t>Semantics</w:t>
      </w:r>
    </w:p>
    <w:p w14:paraId="3DD8F3A9"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14:paraId="4708798E" w14:textId="77777777"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00591F2A" w:rsidRPr="006768C7">
        <w:rPr>
          <w:i/>
        </w:rPr>
        <w:t>Legacy</w:t>
      </w:r>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r w:rsidR="00591F2A" w:rsidRPr="006768C7">
        <w:rPr>
          <w:i/>
        </w:rPr>
        <w:t>Legacy</w:t>
      </w:r>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14:paraId="2B2C15C1" w14:textId="77777777" w:rsidR="00E80769" w:rsidRPr="00E77497" w:rsidRDefault="00E80769" w:rsidP="00966F28">
      <w:pPr>
        <w:pStyle w:val="a3"/>
      </w:pPr>
      <w:bookmarkStart w:id="15886" w:name="_Toc472818982"/>
      <w:bookmarkStart w:id="15887" w:name="_Toc474641697"/>
      <w:bookmarkStart w:id="15888" w:name="_Toc235503568"/>
      <w:bookmarkStart w:id="15889" w:name="_Toc236208656"/>
      <w:bookmarkStart w:id="15890" w:name="_Toc241509342"/>
      <w:bookmarkStart w:id="15891" w:name="_Toc241557819"/>
      <w:bookmarkStart w:id="15892" w:name="_Toc244416829"/>
      <w:bookmarkStart w:id="15893" w:name="_Toc244657769"/>
      <w:bookmarkStart w:id="15894" w:name="_Toc246652509"/>
      <w:bookmarkStart w:id="15895" w:name="_Toc253562058"/>
      <w:bookmarkStart w:id="15896" w:name="_Toc268506074"/>
      <w:bookmarkStart w:id="15897" w:name="_Toc276631193"/>
      <w:bookmarkStart w:id="15898" w:name="_Toc277944237"/>
      <w:bookmarkStart w:id="15899" w:name="_Toc153968582"/>
      <w:bookmarkStart w:id="15900" w:name="_Toc368050865"/>
      <w:r w:rsidRPr="00E77497">
        <w:t>String Literals</w:t>
      </w:r>
      <w:bookmarkEnd w:id="15886"/>
      <w:bookmarkEnd w:id="15887"/>
      <w:bookmarkEnd w:id="15888"/>
      <w:bookmarkEnd w:id="15889"/>
      <w:bookmarkEnd w:id="15890"/>
      <w:bookmarkEnd w:id="15891"/>
      <w:bookmarkEnd w:id="15892"/>
      <w:bookmarkEnd w:id="15893"/>
      <w:bookmarkEnd w:id="15894"/>
      <w:bookmarkEnd w:id="15895"/>
      <w:bookmarkEnd w:id="15896"/>
      <w:bookmarkEnd w:id="15897"/>
      <w:bookmarkEnd w:id="15898"/>
      <w:bookmarkEnd w:id="15899"/>
      <w:bookmarkEnd w:id="15900"/>
    </w:p>
    <w:p w14:paraId="554B466F" w14:textId="77777777" w:rsidR="00E80769" w:rsidRPr="00E77497" w:rsidRDefault="00E80769" w:rsidP="00E80769">
      <w:r w:rsidRPr="00E77497">
        <w:t xml:space="preserve">The syntax and semantics of </w:t>
      </w:r>
      <w:r w:rsidR="00386020">
        <w:fldChar w:fldCharType="begin"/>
      </w:r>
      <w:r w:rsidR="00386020">
        <w:instrText xml:space="preserve"> REF _Ref365803032 \r \h </w:instrText>
      </w:r>
      <w:r w:rsidR="00386020">
        <w:fldChar w:fldCharType="separate"/>
      </w:r>
      <w:r w:rsidR="00D433E8">
        <w:t>11.8.4</w:t>
      </w:r>
      <w:r w:rsidR="00386020">
        <w:fldChar w:fldCharType="end"/>
      </w:r>
      <w:r w:rsidRPr="00E77497">
        <w:t xml:space="preserve"> </w:t>
      </w:r>
      <w:r w:rsidR="00CF4089" w:rsidRPr="00E77497">
        <w:t>is</w:t>
      </w:r>
      <w:r w:rsidRPr="00E77497">
        <w:t xml:space="preserve"> extended as follows except that this extension is not allowed for strict mode code:</w:t>
      </w:r>
    </w:p>
    <w:p w14:paraId="43D9E871" w14:textId="77777777" w:rsidR="00E80769" w:rsidRPr="00E77497" w:rsidRDefault="00E80769" w:rsidP="00E80769">
      <w:pPr>
        <w:pStyle w:val="Syntax"/>
      </w:pPr>
      <w:r w:rsidRPr="00E77497">
        <w:t>Syntax</w:t>
      </w:r>
    </w:p>
    <w:p w14:paraId="19B701E8" w14:textId="77777777" w:rsidR="00E80769" w:rsidRPr="00E77497" w:rsidRDefault="00E80769" w:rsidP="00E80769">
      <w:pPr>
        <w:pStyle w:val="SyntaxRule"/>
      </w:pPr>
      <w:r w:rsidRPr="00E77497">
        <w:t xml:space="preserve">EscapeSequence </w:t>
      </w:r>
      <w:r w:rsidRPr="00E77497">
        <w:rPr>
          <w:rFonts w:ascii="Arial" w:hAnsi="Arial"/>
          <w:b/>
          <w:i w:val="0"/>
        </w:rPr>
        <w:t>::</w:t>
      </w:r>
    </w:p>
    <w:p w14:paraId="1CD0E65E" w14:textId="77777777"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14:paraId="152269C2" w14:textId="77777777" w:rsidR="00E80769" w:rsidRPr="00E77497" w:rsidRDefault="00E80769" w:rsidP="00E80769">
      <w:pPr>
        <w:pStyle w:val="SyntaxRule"/>
      </w:pPr>
      <w:r w:rsidRPr="00E77497">
        <w:t xml:space="preserve">OctalEscapeSequence </w:t>
      </w:r>
      <w:r w:rsidRPr="00E77497">
        <w:rPr>
          <w:rFonts w:ascii="Arial" w:hAnsi="Arial"/>
          <w:b/>
          <w:i w:val="0"/>
        </w:rPr>
        <w:t>::</w:t>
      </w:r>
    </w:p>
    <w:p w14:paraId="64400780" w14:textId="77777777"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076C930B" w14:textId="77777777"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6B51C2C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14:paraId="3AAACF9F" w14:textId="77777777" w:rsidR="00E80769" w:rsidRPr="00E77497" w:rsidRDefault="00E80769" w:rsidP="00E80769">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45EBD390"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14:paraId="03201C20" w14:textId="77777777" w:rsidR="00E80769" w:rsidRPr="00E77497" w:rsidRDefault="00137648" w:rsidP="00E80769">
      <w:pPr>
        <w:pStyle w:val="Syntax"/>
      </w:pPr>
      <w:r>
        <w:t xml:space="preserve">Static </w:t>
      </w:r>
      <w:r w:rsidR="00E80769" w:rsidRPr="00E77497">
        <w:t>Semantics</w:t>
      </w:r>
    </w:p>
    <w:p w14:paraId="01E39ED1"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14506B55"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6C325737"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6248CC2A"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1DCD405A"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662A6F0C"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04F2FB9A"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78AAE70F"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4F6F196B"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742EF828"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48F3120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3006E41E"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136A2360" w14:textId="77777777"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69DBD07F" w14:textId="77777777" w:rsidR="006162C8" w:rsidRDefault="006162C8" w:rsidP="003238DB">
      <w:pPr>
        <w:pStyle w:val="a3"/>
      </w:pPr>
      <w:bookmarkStart w:id="15901" w:name="_Toc368050866"/>
      <w:bookmarkStart w:id="15902" w:name="_Toc472818983"/>
      <w:bookmarkStart w:id="15903" w:name="_Toc474641698"/>
      <w:bookmarkStart w:id="15904" w:name="_Toc235503569"/>
      <w:bookmarkStart w:id="15905" w:name="_Toc236208657"/>
      <w:bookmarkStart w:id="15906" w:name="_Toc241509343"/>
      <w:bookmarkStart w:id="15907" w:name="_Toc241557820"/>
      <w:bookmarkStart w:id="15908" w:name="_Toc244416830"/>
      <w:bookmarkStart w:id="15909" w:name="_Toc244657770"/>
      <w:bookmarkStart w:id="15910" w:name="_Toc246652510"/>
      <w:bookmarkStart w:id="15911" w:name="_Toc253562059"/>
      <w:bookmarkStart w:id="15912" w:name="_Toc268506075"/>
      <w:bookmarkStart w:id="15913" w:name="_Toc276631194"/>
      <w:bookmarkStart w:id="15914" w:name="_Toc277944238"/>
      <w:bookmarkStart w:id="15915" w:name="_Toc153968583"/>
      <w:r>
        <w:t>HTML-like Comments</w:t>
      </w:r>
      <w:bookmarkEnd w:id="15901"/>
    </w:p>
    <w:p w14:paraId="30DA81F0" w14:textId="77777777" w:rsidR="003238DB" w:rsidRPr="003238DB" w:rsidRDefault="003238DB" w:rsidP="00004DF1">
      <w:pPr>
        <w:pBdr>
          <w:top w:val="single" w:sz="4" w:space="1" w:color="auto"/>
          <w:left w:val="single" w:sz="4" w:space="4" w:color="auto"/>
          <w:bottom w:val="single" w:sz="4" w:space="1" w:color="auto"/>
          <w:right w:val="single" w:sz="4" w:space="4" w:color="auto"/>
        </w:pBdr>
        <w:shd w:val="clear" w:color="auto" w:fill="F79646"/>
      </w:pPr>
      <w:r>
        <w:t xml:space="preserve">TODO See </w:t>
      </w:r>
      <w:hyperlink r:id="rId28" w:anchor="comment-syntax" w:history="1">
        <w:r w:rsidR="0023289A" w:rsidRPr="0023289A">
          <w:rPr>
            <w:rStyle w:val="affb"/>
            <w:lang w:val="en-GB"/>
          </w:rPr>
          <w:t>http://javascript.spec.whatwg.org/#comment-syntax</w:t>
        </w:r>
      </w:hyperlink>
      <w:r w:rsidR="0023289A">
        <w:t xml:space="preserve"> </w:t>
      </w:r>
      <w:r>
        <w:t xml:space="preserve"> </w:t>
      </w:r>
    </w:p>
    <w:p w14:paraId="49B799F2" w14:textId="77777777" w:rsidR="00E80769" w:rsidRPr="00E77497" w:rsidRDefault="00E80769" w:rsidP="00966F28">
      <w:pPr>
        <w:pStyle w:val="a2"/>
      </w:pPr>
      <w:bookmarkStart w:id="15916" w:name="_Toc368050867"/>
      <w:r w:rsidRPr="00E77497">
        <w:t>Additional Properties</w:t>
      </w:r>
      <w:bookmarkEnd w:id="15902"/>
      <w:bookmarkEnd w:id="15903"/>
      <w:bookmarkEnd w:id="15904"/>
      <w:bookmarkEnd w:id="15905"/>
      <w:bookmarkEnd w:id="15906"/>
      <w:bookmarkEnd w:id="15907"/>
      <w:bookmarkEnd w:id="15908"/>
      <w:bookmarkEnd w:id="15909"/>
      <w:bookmarkEnd w:id="15910"/>
      <w:bookmarkEnd w:id="15911"/>
      <w:bookmarkEnd w:id="15912"/>
      <w:bookmarkEnd w:id="15913"/>
      <w:bookmarkEnd w:id="15914"/>
      <w:bookmarkEnd w:id="15915"/>
      <w:bookmarkEnd w:id="15916"/>
    </w:p>
    <w:p w14:paraId="2399B6E0" w14:textId="77777777" w:rsidR="00E80769" w:rsidRPr="00E77497" w:rsidRDefault="00914B17" w:rsidP="00E80769">
      <w:r w:rsidRPr="00E77497">
        <w:t>When the</w:t>
      </w:r>
      <w:r w:rsidR="00E80769" w:rsidRPr="00E77497">
        <w:t xml:space="preserve"> ECMAScript</w:t>
      </w:r>
      <w:r w:rsidRPr="00E77497">
        <w:t xml:space="preserve"> host is a web browser the following</w:t>
      </w:r>
      <w:r w:rsidR="00E80769" w:rsidRPr="00E77497">
        <w:t xml:space="preserve"> additional properties  of the standard </w:t>
      </w:r>
      <w:r w:rsidR="00EB2682">
        <w:t>built-in</w:t>
      </w:r>
      <w:r w:rsidR="00EB2682" w:rsidRPr="00E77497">
        <w:t xml:space="preserve"> </w:t>
      </w:r>
      <w:r w:rsidR="00E80769" w:rsidRPr="00E77497">
        <w:t>objects</w:t>
      </w:r>
      <w:r w:rsidR="00CF4089" w:rsidRPr="00E77497">
        <w:t xml:space="preserve"> are defined</w:t>
      </w:r>
      <w:r w:rsidR="00E80769" w:rsidRPr="00E77497">
        <w:t xml:space="preserve">. </w:t>
      </w:r>
    </w:p>
    <w:p w14:paraId="5B0980AC" w14:textId="77777777" w:rsidR="00BA25B6" w:rsidRPr="00E77497" w:rsidRDefault="00BA25B6" w:rsidP="00966F28">
      <w:pPr>
        <w:pStyle w:val="a3"/>
      </w:pPr>
      <w:bookmarkStart w:id="15917" w:name="_Toc368050868"/>
      <w:bookmarkStart w:id="15918" w:name="_Ref457724123"/>
      <w:bookmarkStart w:id="15919" w:name="_Ref457793857"/>
      <w:bookmarkStart w:id="15920" w:name="_Toc472818984"/>
      <w:bookmarkStart w:id="15921" w:name="_Toc474641699"/>
      <w:bookmarkStart w:id="15922" w:name="_Toc235503570"/>
      <w:bookmarkStart w:id="15923" w:name="_Toc236208658"/>
      <w:bookmarkStart w:id="15924" w:name="_Toc241509344"/>
      <w:bookmarkStart w:id="15925" w:name="_Toc241557821"/>
      <w:bookmarkStart w:id="15926" w:name="_Toc244416831"/>
      <w:bookmarkStart w:id="15927" w:name="_Toc244657771"/>
      <w:bookmarkStart w:id="15928" w:name="_Toc246652511"/>
      <w:bookmarkStart w:id="15929" w:name="_Toc253562060"/>
      <w:bookmarkStart w:id="15930" w:name="_Toc268506076"/>
      <w:bookmarkStart w:id="15931" w:name="_Toc276631195"/>
      <w:bookmarkStart w:id="15932" w:name="_Toc277944239"/>
      <w:bookmarkStart w:id="15933" w:name="_Toc153968584"/>
      <w:r>
        <w:t>Additional Properties of the Global Object</w:t>
      </w:r>
      <w:bookmarkEnd w:id="15917"/>
    </w:p>
    <w:p w14:paraId="169A2366" w14:textId="77777777" w:rsidR="00E80769" w:rsidRPr="00E77497" w:rsidRDefault="00E80769" w:rsidP="00966F28">
      <w:pPr>
        <w:pStyle w:val="a4"/>
      </w:pPr>
      <w:r w:rsidRPr="00E77497">
        <w:t>escape (string)</w:t>
      </w:r>
      <w:bookmarkEnd w:id="15918"/>
      <w:bookmarkEnd w:id="15919"/>
      <w:bookmarkEnd w:id="15920"/>
      <w:bookmarkEnd w:id="15921"/>
      <w:bookmarkEnd w:id="15922"/>
      <w:bookmarkEnd w:id="15923"/>
      <w:bookmarkEnd w:id="15924"/>
      <w:bookmarkEnd w:id="15925"/>
      <w:bookmarkEnd w:id="15926"/>
      <w:bookmarkEnd w:id="15927"/>
      <w:bookmarkEnd w:id="15928"/>
      <w:bookmarkEnd w:id="15929"/>
      <w:bookmarkEnd w:id="15930"/>
      <w:bookmarkEnd w:id="15931"/>
      <w:bookmarkEnd w:id="15932"/>
      <w:bookmarkEnd w:id="15933"/>
    </w:p>
    <w:p w14:paraId="324CBC86" w14:textId="77777777"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44E92A8F" w14:textId="77777777"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40128D89" w14:textId="77777777"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22CC9597" w14:textId="77777777" w:rsidR="00E80769" w:rsidRPr="00E77497" w:rsidRDefault="00FF7F2B" w:rsidP="00FF7F2B">
      <w:pPr>
        <w:pStyle w:val="Alg3"/>
        <w:numPr>
          <w:ilvl w:val="0"/>
          <w:numId w:val="385"/>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14:paraId="1D938D03" w14:textId="77777777" w:rsidR="00FF7F2B" w:rsidRDefault="00FF7F2B" w:rsidP="001F482D">
      <w:pPr>
        <w:pStyle w:val="Alg3"/>
        <w:numPr>
          <w:ilvl w:val="0"/>
          <w:numId w:val="385"/>
        </w:numPr>
      </w:pPr>
      <w:r>
        <w:t>ReturnIfAbrupt(</w:t>
      </w:r>
      <w:r>
        <w:rPr>
          <w:i/>
          <w:iCs/>
        </w:rPr>
        <w:t>string</w:t>
      </w:r>
      <w:r>
        <w:t>).</w:t>
      </w:r>
    </w:p>
    <w:p w14:paraId="409566AF" w14:textId="77777777" w:rsidR="00E80769" w:rsidRPr="00E77497" w:rsidRDefault="00FF7F2B" w:rsidP="00FF7F2B">
      <w:pPr>
        <w:pStyle w:val="Alg3"/>
        <w:numPr>
          <w:ilvl w:val="0"/>
          <w:numId w:val="385"/>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14:paraId="3E912310" w14:textId="77777777"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14:paraId="60FAEE55" w14:textId="77777777"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14:paraId="159624B3" w14:textId="77777777" w:rsidR="00E80769" w:rsidRPr="00E77497" w:rsidRDefault="00FF7F2B" w:rsidP="00FF7F2B">
      <w:pPr>
        <w:pStyle w:val="Alg3"/>
        <w:numPr>
          <w:ilvl w:val="0"/>
          <w:numId w:val="385"/>
        </w:numPr>
      </w:pPr>
      <w:r>
        <w:t>Repeat, while</w:t>
      </w:r>
      <w:r w:rsidRPr="00E77497">
        <w:t xml:space="preserve"> </w:t>
      </w:r>
      <w:r w:rsidR="00E80769" w:rsidRPr="00E77497">
        <w:rPr>
          <w:i/>
        </w:rPr>
        <w:t>k</w:t>
      </w:r>
      <w:r w:rsidR="00E80769" w:rsidRPr="00E77497">
        <w:t xml:space="preserve"> </w:t>
      </w:r>
      <w:r>
        <w:t>&lt;</w:t>
      </w:r>
      <w:r w:rsidRPr="00E77497">
        <w:t xml:space="preserve"> </w:t>
      </w:r>
      <w:r>
        <w:rPr>
          <w:i/>
          <w:iCs/>
        </w:rPr>
        <w:t>length</w:t>
      </w:r>
      <w:r w:rsidR="00E80769" w:rsidRPr="00E77497">
        <w:t xml:space="preserve">, </w:t>
      </w:r>
    </w:p>
    <w:p w14:paraId="3C0A9722" w14:textId="77777777" w:rsidR="00E80769" w:rsidRPr="00E77497" w:rsidRDefault="00FF7F2B" w:rsidP="006E45ED">
      <w:pPr>
        <w:pStyle w:val="Alg3"/>
        <w:numPr>
          <w:ilvl w:val="1"/>
          <w:numId w:val="385"/>
        </w:numPr>
        <w:tabs>
          <w:tab w:val="clear" w:pos="1080"/>
          <w:tab w:val="num" w:pos="720"/>
          <w:tab w:val="left" w:pos="810"/>
        </w:tabs>
        <w:ind w:left="720"/>
      </w:pPr>
      <w:r>
        <w:t xml:space="preserve">Let </w:t>
      </w:r>
      <w:r w:rsidRPr="00FF7F2B">
        <w:rPr>
          <w:i/>
          <w:iCs/>
        </w:rPr>
        <w:t>char</w:t>
      </w:r>
      <w:r>
        <w:t xml:space="preserve"> be </w:t>
      </w:r>
      <w:r w:rsidR="00E80769" w:rsidRPr="00FF7F2B">
        <w:t>the</w:t>
      </w:r>
      <w:r w:rsidR="00E80769" w:rsidRPr="00E77497">
        <w:t xml:space="preserve"> </w:t>
      </w:r>
      <w:r>
        <w:t>code unit</w:t>
      </w:r>
      <w:r w:rsidRPr="00E77497">
        <w:t xml:space="preserve"> </w:t>
      </w:r>
      <w:r w:rsidR="00E80769" w:rsidRPr="00E77497">
        <w:t xml:space="preserve">(represented as a 16-bit unsigned integer) at position </w:t>
      </w:r>
      <w:r w:rsidR="00E80769" w:rsidRPr="00E77497">
        <w:rPr>
          <w:i/>
        </w:rPr>
        <w:t>k</w:t>
      </w:r>
      <w:r w:rsidR="00E80769" w:rsidRPr="00E77497">
        <w:t xml:space="preserve"> within </w:t>
      </w:r>
      <w:r w:rsidRPr="00FF7F2B">
        <w:rPr>
          <w:i/>
          <w:iCs/>
        </w:rPr>
        <w:t>string</w:t>
      </w:r>
      <w:r w:rsidR="00E80769" w:rsidRPr="00E77497">
        <w:t>.</w:t>
      </w:r>
    </w:p>
    <w:p w14:paraId="7D54BE5A" w14:textId="77777777" w:rsidR="00E80769" w:rsidRPr="00E77497" w:rsidRDefault="00E80769" w:rsidP="006E45ED">
      <w:pPr>
        <w:pStyle w:val="Alg3"/>
        <w:numPr>
          <w:ilvl w:val="1"/>
          <w:numId w:val="385"/>
        </w:numPr>
        <w:tabs>
          <w:tab w:val="clear" w:pos="1080"/>
          <w:tab w:val="num" w:pos="720"/>
          <w:tab w:val="left" w:pos="810"/>
        </w:tabs>
        <w:ind w:left="720"/>
      </w:pPr>
      <w:r w:rsidRPr="00E77497">
        <w:t xml:space="preserve">If </w:t>
      </w:r>
      <w:r w:rsidR="00FF7F2B" w:rsidRPr="00FF7F2B">
        <w:rPr>
          <w:i/>
          <w:iCs/>
        </w:rPr>
        <w:t>char</w:t>
      </w:r>
      <w:r w:rsidRPr="00E77497">
        <w:t xml:space="preserve"> is </w:t>
      </w:r>
      <w:r w:rsidR="006E45ED">
        <w:t xml:space="preserve">the code point of </w:t>
      </w:r>
      <w:r w:rsidRPr="00E77497">
        <w:t>one of the 69 nonblank characters</w:t>
      </w:r>
      <w:r w:rsidRPr="00E77497">
        <w:br/>
      </w:r>
      <w:r w:rsidR="006E45ED">
        <w:rPr>
          <w:rFonts w:ascii="Courier New" w:hAnsi="Courier New" w:cs="Courier New"/>
          <w:b/>
        </w:rPr>
        <w:t>″</w:t>
      </w:r>
      <w:r w:rsidRPr="00E77497">
        <w:rPr>
          <w:rFonts w:ascii="Courier New" w:hAnsi="Courier New"/>
          <w:b/>
        </w:rPr>
        <w:t>ABCDEFGHIJKLMNOPQRSTUVWXYZabcdefghijklmnopqrstuvwxyz0123456789@*_+-./</w:t>
      </w:r>
      <w:r w:rsidR="006E45ED">
        <w:rPr>
          <w:rFonts w:ascii="Courier New" w:hAnsi="Courier New" w:cs="Courier New"/>
          <w:b/>
        </w:rPr>
        <w:t>″</w:t>
      </w:r>
      <w:r w:rsidRPr="00E77497">
        <w:rPr>
          <w:rFonts w:ascii="Courier New" w:hAnsi="Courier New"/>
          <w:b/>
        </w:rPr>
        <w:br/>
      </w:r>
      <w:r w:rsidRPr="00E77497">
        <w:t>then</w:t>
      </w:r>
      <w:r w:rsidR="006E45ED">
        <w:t>,</w:t>
      </w:r>
      <w:r w:rsidRPr="00E77497">
        <w:t xml:space="preserve"> </w:t>
      </w:r>
    </w:p>
    <w:p w14:paraId="37177C14" w14:textId="77777777" w:rsidR="006E45ED" w:rsidRPr="00E77497" w:rsidRDefault="006E45ED" w:rsidP="001F1BF0">
      <w:pPr>
        <w:pStyle w:val="Alg3"/>
        <w:numPr>
          <w:ilvl w:val="2"/>
          <w:numId w:val="385"/>
        </w:numPr>
        <w:tabs>
          <w:tab w:val="num" w:pos="990"/>
        </w:tabs>
        <w:ind w:left="810" w:firstLine="0"/>
      </w:pPr>
      <w:r w:rsidRPr="00E77497">
        <w:t xml:space="preserve">Let </w:t>
      </w:r>
      <w:r w:rsidRPr="00E77497">
        <w:rPr>
          <w:i/>
        </w:rPr>
        <w:t>S</w:t>
      </w:r>
      <w:r w:rsidRPr="00E77497">
        <w:t xml:space="preserve"> be a String containing the single character </w:t>
      </w:r>
      <w:r w:rsidRPr="00FF7F2B">
        <w:rPr>
          <w:i/>
          <w:iCs/>
        </w:rPr>
        <w:t>char</w:t>
      </w:r>
      <w:r w:rsidRPr="00E77497">
        <w:t>.</w:t>
      </w:r>
    </w:p>
    <w:p w14:paraId="1AFFEEFF" w14:textId="77777777" w:rsidR="00E80769" w:rsidRPr="00E77497" w:rsidRDefault="006E45ED" w:rsidP="0090748A">
      <w:pPr>
        <w:pStyle w:val="Alg3"/>
        <w:numPr>
          <w:ilvl w:val="1"/>
          <w:numId w:val="385"/>
        </w:numPr>
        <w:tabs>
          <w:tab w:val="clear" w:pos="1080"/>
          <w:tab w:val="num" w:pos="720"/>
          <w:tab w:val="left" w:pos="810"/>
        </w:tabs>
        <w:ind w:left="720"/>
      </w:pPr>
      <w:r>
        <w:t>Else i</w:t>
      </w:r>
      <w:r w:rsidRPr="00E77497">
        <w:t xml:space="preserve">f </w:t>
      </w:r>
      <w:r w:rsidR="00FF7F2B" w:rsidRPr="00FF7F2B">
        <w:rPr>
          <w:i/>
          <w:iCs/>
        </w:rPr>
        <w:t>char</w:t>
      </w:r>
      <w:r w:rsidR="00E80769" w:rsidRPr="00E77497">
        <w:t xml:space="preserve"> </w:t>
      </w:r>
      <w:r>
        <w:t>&gt;</w:t>
      </w:r>
      <w:r w:rsidR="00E80769" w:rsidRPr="00E77497">
        <w:t xml:space="preserve"> 256, </w:t>
      </w:r>
    </w:p>
    <w:p w14:paraId="67807D68" w14:textId="77777777" w:rsidR="00E80769" w:rsidRPr="00E77497" w:rsidRDefault="00E80769" w:rsidP="001F1BF0">
      <w:pPr>
        <w:pStyle w:val="Alg3"/>
        <w:numPr>
          <w:ilvl w:val="2"/>
          <w:numId w:val="385"/>
        </w:numPr>
        <w:tabs>
          <w:tab w:val="num" w:pos="990"/>
        </w:tabs>
        <w:ind w:left="990" w:hanging="180"/>
      </w:pPr>
      <w:r w:rsidRPr="00E77497">
        <w:t xml:space="preserve">Let </w:t>
      </w:r>
      <w:r w:rsidRPr="0090748A">
        <w:rPr>
          <w:i/>
          <w:iCs/>
        </w:rPr>
        <w:t>S</w:t>
      </w:r>
      <w:r w:rsidRPr="00E77497">
        <w:t xml:space="preserve"> be a String containing six characters </w:t>
      </w:r>
      <w:r w:rsidR="0090748A">
        <w:rPr>
          <w:rFonts w:ascii="Courier New" w:hAnsi="Courier New" w:cs="Courier New"/>
          <w:b/>
        </w:rPr>
        <w:t>″</w:t>
      </w:r>
      <w:r w:rsidRPr="0090748A">
        <w:rPr>
          <w:rFonts w:ascii="Courier New" w:hAnsi="Courier New"/>
          <w:b/>
        </w:rPr>
        <w:t>%u</w:t>
      </w:r>
      <w:r w:rsidRPr="0090748A">
        <w:rPr>
          <w:i/>
        </w:rPr>
        <w:t>wxyz</w:t>
      </w:r>
      <w:r w:rsidR="0090748A">
        <w:rPr>
          <w:rFonts w:ascii="Courier New" w:hAnsi="Courier New" w:cs="Courier New"/>
          <w:b/>
        </w:rPr>
        <w:t>″</w:t>
      </w:r>
      <w:r w:rsidRPr="00E77497">
        <w:t xml:space="preserve"> where </w:t>
      </w:r>
      <w:r w:rsidRPr="0090748A">
        <w:rPr>
          <w:i/>
        </w:rPr>
        <w:t>wxyz</w:t>
      </w:r>
      <w:r w:rsidRPr="00E77497">
        <w:t xml:space="preserve"> are four hexadecimal digits encoding the value of </w:t>
      </w:r>
      <w:r w:rsidR="00FF7F2B" w:rsidRPr="0090748A">
        <w:rPr>
          <w:i/>
          <w:iCs/>
        </w:rPr>
        <w:t>char</w:t>
      </w:r>
      <w:r w:rsidRPr="00E77497">
        <w:t>.</w:t>
      </w:r>
    </w:p>
    <w:p w14:paraId="4757F7A4" w14:textId="77777777" w:rsidR="00E80769" w:rsidRPr="00E77497" w:rsidRDefault="0090748A" w:rsidP="0090748A">
      <w:pPr>
        <w:pStyle w:val="Alg3"/>
        <w:numPr>
          <w:ilvl w:val="1"/>
          <w:numId w:val="385"/>
        </w:numPr>
        <w:tabs>
          <w:tab w:val="clear" w:pos="1080"/>
          <w:tab w:val="num" w:pos="720"/>
          <w:tab w:val="left" w:pos="810"/>
        </w:tabs>
        <w:ind w:left="720"/>
      </w:pPr>
      <w:r>
        <w:t xml:space="preserve">Else, </w:t>
      </w:r>
      <w:r w:rsidRPr="00FF7F2B">
        <w:rPr>
          <w:i/>
          <w:iCs/>
        </w:rPr>
        <w:t>char</w:t>
      </w:r>
      <w:r w:rsidRPr="00E77497">
        <w:t xml:space="preserve"> </w:t>
      </w:r>
      <w:r>
        <w:t>&lt;</w:t>
      </w:r>
      <w:r w:rsidRPr="00E77497">
        <w:t xml:space="preserve"> 256</w:t>
      </w:r>
    </w:p>
    <w:p w14:paraId="14C427E5" w14:textId="77777777" w:rsidR="00E80769" w:rsidRPr="00E77497" w:rsidRDefault="00E80769" w:rsidP="001F1BF0">
      <w:pPr>
        <w:pStyle w:val="Alg3"/>
        <w:numPr>
          <w:ilvl w:val="2"/>
          <w:numId w:val="385"/>
        </w:numPr>
        <w:tabs>
          <w:tab w:val="num" w:pos="990"/>
        </w:tabs>
        <w:ind w:left="990" w:hanging="180"/>
      </w:pPr>
      <w:r w:rsidRPr="00E77497">
        <w:t xml:space="preserve">Let </w:t>
      </w:r>
      <w:r w:rsidRPr="00E77497">
        <w:rPr>
          <w:i/>
        </w:rPr>
        <w:t>S</w:t>
      </w:r>
      <w:r w:rsidRPr="00E77497">
        <w:t xml:space="preserve"> be a String containing three characters </w:t>
      </w:r>
      <w:r w:rsidR="0090748A">
        <w:rPr>
          <w:rFonts w:ascii="Courier New" w:hAnsi="Courier New" w:cs="Courier New"/>
          <w:b/>
        </w:rPr>
        <w:t>″</w:t>
      </w:r>
      <w:r w:rsidRPr="00E77497">
        <w:rPr>
          <w:rFonts w:ascii="Courier New" w:hAnsi="Courier New"/>
          <w:b/>
        </w:rPr>
        <w:t>%</w:t>
      </w:r>
      <w:r w:rsidRPr="00E77497">
        <w:rPr>
          <w:i/>
        </w:rPr>
        <w:t>xy</w:t>
      </w:r>
      <w:r w:rsidR="0090748A">
        <w:rPr>
          <w:rFonts w:ascii="Courier New" w:hAnsi="Courier New" w:cs="Courier New"/>
          <w:b/>
        </w:rPr>
        <w:t>″</w:t>
      </w:r>
      <w:r w:rsidRPr="00E77497">
        <w:t xml:space="preserve"> where </w:t>
      </w:r>
      <w:r w:rsidRPr="00E77497">
        <w:rPr>
          <w:i/>
        </w:rPr>
        <w:t>xy</w:t>
      </w:r>
      <w:r w:rsidRPr="00E77497">
        <w:t xml:space="preserve"> are two hexadecimal digits encoding the value of </w:t>
      </w:r>
      <w:r w:rsidR="00FF7F2B" w:rsidRPr="00FF7F2B">
        <w:rPr>
          <w:i/>
          <w:iCs/>
        </w:rPr>
        <w:t>char</w:t>
      </w:r>
      <w:r w:rsidRPr="00E77497">
        <w:t>.</w:t>
      </w:r>
    </w:p>
    <w:p w14:paraId="443B4373" w14:textId="77777777" w:rsidR="00E80769" w:rsidRPr="00E77497" w:rsidRDefault="00E80769" w:rsidP="006E45ED">
      <w:pPr>
        <w:pStyle w:val="Alg3"/>
        <w:numPr>
          <w:ilvl w:val="1"/>
          <w:numId w:val="385"/>
        </w:numPr>
        <w:tabs>
          <w:tab w:val="clear" w:pos="1080"/>
          <w:tab w:val="num" w:pos="720"/>
          <w:tab w:val="left" w:pos="81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309762A7" w14:textId="77777777" w:rsidR="00E80769" w:rsidRPr="00E77497" w:rsidRDefault="00E80769" w:rsidP="006E45ED">
      <w:pPr>
        <w:pStyle w:val="Alg3"/>
        <w:numPr>
          <w:ilvl w:val="1"/>
          <w:numId w:val="385"/>
        </w:numPr>
        <w:tabs>
          <w:tab w:val="clear" w:pos="1080"/>
          <w:tab w:val="num" w:pos="720"/>
          <w:tab w:val="left" w:pos="810"/>
        </w:tabs>
        <w:ind w:left="720"/>
      </w:pPr>
      <w:r w:rsidRPr="00E77497">
        <w:t xml:space="preserve">Increase </w:t>
      </w:r>
      <w:r w:rsidRPr="00E77497">
        <w:rPr>
          <w:i/>
        </w:rPr>
        <w:t>k</w:t>
      </w:r>
      <w:r w:rsidRPr="00E77497">
        <w:t xml:space="preserve"> by 1.</w:t>
      </w:r>
    </w:p>
    <w:p w14:paraId="3AB06C45" w14:textId="77777777" w:rsidR="00E80769" w:rsidRPr="00E77497" w:rsidRDefault="00FF7F2B" w:rsidP="001F482D">
      <w:pPr>
        <w:pStyle w:val="Alg3"/>
        <w:numPr>
          <w:ilvl w:val="0"/>
          <w:numId w:val="385"/>
        </w:numPr>
        <w:spacing w:after="220"/>
      </w:pPr>
      <w:r>
        <w:t>R</w:t>
      </w:r>
      <w:r w:rsidRPr="00E77497">
        <w:t xml:space="preserve">eturn </w:t>
      </w:r>
      <w:r w:rsidRPr="00E77497">
        <w:rPr>
          <w:i/>
        </w:rPr>
        <w:t>R</w:t>
      </w:r>
      <w:r w:rsidRPr="00E77497">
        <w:t>.</w:t>
      </w:r>
      <w:r w:rsidR="00E80769" w:rsidRPr="00E77497">
        <w:t>.</w:t>
      </w:r>
    </w:p>
    <w:p w14:paraId="1D367779" w14:textId="77777777"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4D921FB8" w14:textId="77777777" w:rsidR="00E80769" w:rsidRPr="00E77497" w:rsidRDefault="00E80769" w:rsidP="00966F28">
      <w:pPr>
        <w:pStyle w:val="a4"/>
      </w:pPr>
      <w:bookmarkStart w:id="15934" w:name="_Ref457724124"/>
      <w:bookmarkStart w:id="15935" w:name="_Ref457793839"/>
      <w:bookmarkStart w:id="15936" w:name="_Toc472818985"/>
      <w:bookmarkStart w:id="15937" w:name="_Toc474641700"/>
      <w:bookmarkStart w:id="15938" w:name="_Toc235503571"/>
      <w:bookmarkStart w:id="15939" w:name="_Toc236208659"/>
      <w:bookmarkStart w:id="15940" w:name="_Toc241509345"/>
      <w:bookmarkStart w:id="15941" w:name="_Toc241557822"/>
      <w:bookmarkStart w:id="15942" w:name="_Toc244416832"/>
      <w:bookmarkStart w:id="15943" w:name="_Toc244657772"/>
      <w:bookmarkStart w:id="15944" w:name="_Toc246652512"/>
      <w:bookmarkStart w:id="15945" w:name="_Toc253562061"/>
      <w:bookmarkStart w:id="15946" w:name="_Toc268506077"/>
      <w:bookmarkStart w:id="15947" w:name="_Toc276631196"/>
      <w:bookmarkStart w:id="15948" w:name="_Toc277944240"/>
      <w:bookmarkStart w:id="15949" w:name="_Toc153968585"/>
      <w:r w:rsidRPr="00E77497">
        <w:t>unescape (string)</w:t>
      </w:r>
      <w:bookmarkEnd w:id="15934"/>
      <w:bookmarkEnd w:id="15935"/>
      <w:bookmarkEnd w:id="15936"/>
      <w:bookmarkEnd w:id="15937"/>
      <w:bookmarkEnd w:id="15938"/>
      <w:bookmarkEnd w:id="15939"/>
      <w:bookmarkEnd w:id="15940"/>
      <w:bookmarkEnd w:id="15941"/>
      <w:bookmarkEnd w:id="15942"/>
      <w:bookmarkEnd w:id="15943"/>
      <w:bookmarkEnd w:id="15944"/>
      <w:bookmarkEnd w:id="15945"/>
      <w:bookmarkEnd w:id="15946"/>
      <w:bookmarkEnd w:id="15947"/>
      <w:bookmarkEnd w:id="15948"/>
      <w:bookmarkEnd w:id="15949"/>
    </w:p>
    <w:p w14:paraId="79D7A99C" w14:textId="77777777"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6192C8B8" w14:textId="77777777"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572B2F35" w14:textId="77777777" w:rsidR="00E80769" w:rsidRPr="00E77497" w:rsidRDefault="001F1BF0" w:rsidP="001F482D">
      <w:pPr>
        <w:pStyle w:val="Alg3"/>
        <w:numPr>
          <w:ilvl w:val="0"/>
          <w:numId w:val="386"/>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14:paraId="2EBEE177" w14:textId="77777777" w:rsidR="001D7B7C" w:rsidRDefault="001D7B7C" w:rsidP="001F1BF0">
      <w:pPr>
        <w:pStyle w:val="Alg3"/>
        <w:numPr>
          <w:ilvl w:val="0"/>
          <w:numId w:val="386"/>
        </w:numPr>
      </w:pPr>
      <w:r>
        <w:t>ReturnIfAbrupt(</w:t>
      </w:r>
      <w:r>
        <w:rPr>
          <w:i/>
          <w:iCs/>
        </w:rPr>
        <w:t>string</w:t>
      </w:r>
      <w:r>
        <w:t>).</w:t>
      </w:r>
    </w:p>
    <w:p w14:paraId="6BDC6A92" w14:textId="77777777" w:rsidR="00E80769" w:rsidRPr="00E77497" w:rsidRDefault="001F1BF0" w:rsidP="001F1BF0">
      <w:pPr>
        <w:pStyle w:val="Alg3"/>
        <w:numPr>
          <w:ilvl w:val="0"/>
          <w:numId w:val="386"/>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14:paraId="01F142CD"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14:paraId="1F9C6B58" w14:textId="77777777"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14:paraId="4ECEE3A4" w14:textId="77777777" w:rsidR="00E80769" w:rsidRPr="00E77497" w:rsidRDefault="001D7B7C" w:rsidP="001D7B7C">
      <w:pPr>
        <w:pStyle w:val="Alg3"/>
        <w:numPr>
          <w:ilvl w:val="0"/>
          <w:numId w:val="386"/>
        </w:numPr>
      </w:pPr>
      <w:r>
        <w:t>Repeat, while</w:t>
      </w:r>
      <w:r w:rsidRPr="00E77497">
        <w:t xml:space="preserve"> </w:t>
      </w:r>
      <w:r w:rsidR="00E80769" w:rsidRPr="00E77497">
        <w:rPr>
          <w:i/>
        </w:rPr>
        <w:t>k</w:t>
      </w:r>
      <w:r w:rsidR="00E80769" w:rsidRPr="00E77497">
        <w:t xml:space="preserve"> </w:t>
      </w:r>
      <w:r>
        <w:t xml:space="preserve">≠ </w:t>
      </w:r>
      <w:r w:rsidR="001F1BF0">
        <w:rPr>
          <w:i/>
          <w:iCs/>
        </w:rPr>
        <w:t>length</w:t>
      </w:r>
    </w:p>
    <w:p w14:paraId="71FFDECB" w14:textId="77777777"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c</w:t>
      </w:r>
      <w:r w:rsidRPr="00E77497">
        <w:t xml:space="preserve"> be the </w:t>
      </w:r>
      <w:r w:rsidR="001D7B7C">
        <w:t xml:space="preserve">code unit </w:t>
      </w:r>
      <w:r w:rsidRPr="00E77497">
        <w:t xml:space="preserve">at position </w:t>
      </w:r>
      <w:r w:rsidRPr="00E77497">
        <w:rPr>
          <w:i/>
        </w:rPr>
        <w:t>k</w:t>
      </w:r>
      <w:r w:rsidRPr="00E77497">
        <w:t xml:space="preserve"> within </w:t>
      </w:r>
      <w:r w:rsidR="001F1BF0" w:rsidRPr="00FF7F2B">
        <w:rPr>
          <w:i/>
          <w:iCs/>
        </w:rPr>
        <w:t>string</w:t>
      </w:r>
      <w:r w:rsidRPr="00E77497">
        <w:t>.</w:t>
      </w:r>
    </w:p>
    <w:p w14:paraId="0013183F" w14:textId="77777777" w:rsidR="00E80769" w:rsidRPr="00E77497" w:rsidRDefault="00E80769" w:rsidP="001D7B7C">
      <w:pPr>
        <w:pStyle w:val="Alg3"/>
        <w:numPr>
          <w:ilvl w:val="1"/>
          <w:numId w:val="386"/>
        </w:numPr>
        <w:tabs>
          <w:tab w:val="clear" w:pos="1080"/>
          <w:tab w:val="num" w:pos="720"/>
        </w:tabs>
        <w:ind w:left="720"/>
      </w:pPr>
      <w:r w:rsidRPr="00E77497">
        <w:t xml:space="preserve">If </w:t>
      </w:r>
      <w:r w:rsidRPr="00E77497">
        <w:rPr>
          <w:i/>
        </w:rPr>
        <w:t>c</w:t>
      </w:r>
      <w:r w:rsidRPr="00E77497">
        <w:t xml:space="preserve"> is </w:t>
      </w:r>
      <w:r w:rsidRPr="00E77497">
        <w:rPr>
          <w:rFonts w:ascii="Courier New" w:hAnsi="Courier New"/>
          <w:b/>
        </w:rPr>
        <w:t>%</w:t>
      </w:r>
      <w:r w:rsidRPr="00E77497">
        <w:t xml:space="preserve">, </w:t>
      </w:r>
    </w:p>
    <w:p w14:paraId="7795DE28" w14:textId="77777777" w:rsidR="00E80769" w:rsidRPr="00E77497" w:rsidRDefault="00E80769" w:rsidP="00911AFB">
      <w:pPr>
        <w:pStyle w:val="Alg3"/>
        <w:numPr>
          <w:ilvl w:val="2"/>
          <w:numId w:val="386"/>
        </w:numPr>
        <w:tabs>
          <w:tab w:val="clear" w:pos="1800"/>
          <w:tab w:val="num" w:pos="990"/>
        </w:tabs>
        <w:ind w:left="990" w:hanging="180"/>
      </w:pPr>
      <w:r w:rsidRPr="00E77497">
        <w:t xml:space="preserve">If </w:t>
      </w:r>
      <w:r w:rsidRPr="00E77497">
        <w:rPr>
          <w:i/>
        </w:rPr>
        <w:t>k</w:t>
      </w:r>
      <w:r w:rsidRPr="00E77497">
        <w:t xml:space="preserve"> </w:t>
      </w:r>
      <w:r w:rsidR="0060179D">
        <w:t>≤</w:t>
      </w:r>
      <w:r w:rsidRPr="00E77497">
        <w:t xml:space="preserve"> </w:t>
      </w:r>
      <w:r w:rsidR="001F1BF0">
        <w:rPr>
          <w:i/>
          <w:iCs/>
        </w:rPr>
        <w:t>length</w:t>
      </w:r>
      <w:r w:rsidRPr="00675B74">
        <w:sym w:font="Symbol" w:char="F02D"/>
      </w:r>
      <w:r w:rsidRPr="00675B74">
        <w:t>6</w:t>
      </w:r>
      <w:r w:rsidR="0060179D">
        <w:t xml:space="preserve"> and </w:t>
      </w:r>
      <w:r w:rsidRPr="00E77497">
        <w:t xml:space="preserve">the </w:t>
      </w:r>
      <w:r w:rsidR="001D7B7C">
        <w:t>code unit</w:t>
      </w:r>
      <w:r w:rsidRPr="00E77497">
        <w:t xml:space="preserve"> at position </w:t>
      </w:r>
      <w:r w:rsidRPr="00E77497">
        <w:rPr>
          <w:i/>
        </w:rPr>
        <w:t>k</w:t>
      </w:r>
      <w:r w:rsidRPr="00E77497">
        <w:t xml:space="preserve">+1 within </w:t>
      </w:r>
      <w:r w:rsidR="001D7B7C" w:rsidRPr="00FF7F2B">
        <w:rPr>
          <w:i/>
          <w:iCs/>
        </w:rPr>
        <w:t>string</w:t>
      </w:r>
      <w:r w:rsidRPr="00E77497">
        <w:t xml:space="preserve"> is </w:t>
      </w:r>
      <w:r w:rsidRPr="00E77497">
        <w:rPr>
          <w:rFonts w:ascii="Courier New" w:hAnsi="Courier New"/>
          <w:b/>
        </w:rPr>
        <w:t>u</w:t>
      </w:r>
      <w:r w:rsidR="0060179D">
        <w:t xml:space="preserve"> and </w:t>
      </w:r>
      <w:r w:rsidRPr="00E77497">
        <w:t xml:space="preserve">the four </w:t>
      </w:r>
      <w:r w:rsidR="001D7B7C">
        <w:t xml:space="preserve">code units </w:t>
      </w:r>
      <w:r w:rsidRPr="00E77497">
        <w:t xml:space="preserve">at positions </w:t>
      </w:r>
      <w:r w:rsidRPr="0060179D">
        <w:rPr>
          <w:i/>
        </w:rPr>
        <w:t>k</w:t>
      </w:r>
      <w:r w:rsidRPr="00E77497">
        <w:t xml:space="preserve">+2, </w:t>
      </w:r>
      <w:r w:rsidRPr="0060179D">
        <w:rPr>
          <w:i/>
        </w:rPr>
        <w:t>k</w:t>
      </w:r>
      <w:r w:rsidRPr="00E77497">
        <w:t xml:space="preserve">+3, </w:t>
      </w:r>
      <w:r w:rsidRPr="0060179D">
        <w:rPr>
          <w:i/>
        </w:rPr>
        <w:t>k</w:t>
      </w:r>
      <w:r w:rsidRPr="00E77497">
        <w:t xml:space="preserve">+4, and </w:t>
      </w:r>
      <w:r w:rsidRPr="0060179D">
        <w:rPr>
          <w:i/>
        </w:rPr>
        <w:t>k</w:t>
      </w:r>
      <w:r w:rsidRPr="00E77497">
        <w:t xml:space="preserve">+5 within </w:t>
      </w:r>
      <w:r w:rsidR="001F1BF0" w:rsidRPr="0060179D">
        <w:rPr>
          <w:i/>
          <w:iCs/>
        </w:rPr>
        <w:t>string</w:t>
      </w:r>
      <w:r w:rsidRPr="00E77497">
        <w:t xml:space="preserve"> are all hexadecimal digits, </w:t>
      </w:r>
      <w:r w:rsidR="0060179D">
        <w:t>then</w:t>
      </w:r>
    </w:p>
    <w:p w14:paraId="4B78AA5B" w14:textId="77777777"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 xml:space="preserve">+5 within </w:t>
      </w:r>
      <w:r w:rsidR="001F1BF0" w:rsidRPr="00FF7F2B">
        <w:rPr>
          <w:i/>
          <w:iCs/>
        </w:rPr>
        <w:t>string</w:t>
      </w:r>
      <w:r w:rsidRPr="00E77497">
        <w:t>.</w:t>
      </w:r>
    </w:p>
    <w:p w14:paraId="6F2C360E" w14:textId="77777777" w:rsidR="00E80769" w:rsidRPr="00E77497" w:rsidRDefault="00E80769" w:rsidP="00911AFB">
      <w:pPr>
        <w:pStyle w:val="Alg3"/>
        <w:numPr>
          <w:ilvl w:val="3"/>
          <w:numId w:val="386"/>
        </w:numPr>
        <w:tabs>
          <w:tab w:val="clear" w:pos="2520"/>
          <w:tab w:val="num" w:pos="1350"/>
        </w:tabs>
        <w:ind w:left="1350"/>
      </w:pPr>
      <w:r w:rsidRPr="00E77497">
        <w:t xml:space="preserve">Increase </w:t>
      </w:r>
      <w:r w:rsidRPr="00911AFB">
        <w:rPr>
          <w:i/>
          <w:iCs/>
        </w:rPr>
        <w:t>k</w:t>
      </w:r>
      <w:r w:rsidRPr="00E77497">
        <w:t xml:space="preserve"> by 5.</w:t>
      </w:r>
    </w:p>
    <w:p w14:paraId="0E229E7E" w14:textId="77777777" w:rsidR="00E80769" w:rsidRPr="00E77497" w:rsidRDefault="0060179D" w:rsidP="009923E5">
      <w:pPr>
        <w:pStyle w:val="Alg3"/>
        <w:numPr>
          <w:ilvl w:val="2"/>
          <w:numId w:val="386"/>
        </w:numPr>
        <w:tabs>
          <w:tab w:val="clear" w:pos="1800"/>
          <w:tab w:val="num" w:pos="990"/>
        </w:tabs>
        <w:ind w:left="990" w:hanging="180"/>
      </w:pPr>
      <w:r>
        <w:t>Else i</w:t>
      </w:r>
      <w:r w:rsidR="00E80769" w:rsidRPr="00E77497">
        <w:t xml:space="preserve">f </w:t>
      </w:r>
      <w:r w:rsidR="00E80769" w:rsidRPr="00E77497">
        <w:rPr>
          <w:i/>
        </w:rPr>
        <w:t>k</w:t>
      </w:r>
      <w:r w:rsidR="00E80769" w:rsidRPr="00E77497">
        <w:t xml:space="preserve"> </w:t>
      </w:r>
      <w:r>
        <w:t xml:space="preserve">≤ </w:t>
      </w:r>
      <w:r w:rsidR="001D7B7C">
        <w:rPr>
          <w:i/>
          <w:iCs/>
        </w:rPr>
        <w:t>length</w:t>
      </w:r>
      <w:r w:rsidR="00E80769" w:rsidRPr="00675B74">
        <w:sym w:font="Symbol" w:char="F02D"/>
      </w:r>
      <w:r w:rsidR="00E80769" w:rsidRPr="00675B74">
        <w:t>3</w:t>
      </w:r>
      <w:r>
        <w:t xml:space="preserve"> and </w:t>
      </w:r>
      <w:r w:rsidR="00E80769" w:rsidRPr="00E77497">
        <w:t xml:space="preserve">the two </w:t>
      </w:r>
      <w:r w:rsidR="001D7B7C">
        <w:t>code unit</w:t>
      </w:r>
      <w:r w:rsidR="00E80769" w:rsidRPr="00E77497">
        <w:t xml:space="preserve">s at positions </w:t>
      </w:r>
      <w:r w:rsidR="00E80769" w:rsidRPr="00E77497">
        <w:rPr>
          <w:i/>
        </w:rPr>
        <w:t>k</w:t>
      </w:r>
      <w:r w:rsidR="00E80769" w:rsidRPr="00E77497">
        <w:t xml:space="preserve">+1 and </w:t>
      </w:r>
      <w:r w:rsidR="00E80769" w:rsidRPr="00E77497">
        <w:rPr>
          <w:i/>
        </w:rPr>
        <w:t>k</w:t>
      </w:r>
      <w:r w:rsidR="00E80769" w:rsidRPr="00E77497">
        <w:t xml:space="preserve">+2 within </w:t>
      </w:r>
      <w:r w:rsidR="001F1BF0" w:rsidRPr="00FF7F2B">
        <w:rPr>
          <w:i/>
          <w:iCs/>
        </w:rPr>
        <w:t>string</w:t>
      </w:r>
      <w:r w:rsidR="00E80769" w:rsidRPr="00E77497">
        <w:t xml:space="preserve"> are both hexadecimal digits, </w:t>
      </w:r>
      <w:r w:rsidR="00911AFB">
        <w:t>then</w:t>
      </w:r>
    </w:p>
    <w:p w14:paraId="6126EE5C" w14:textId="77777777"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two zeroes plus the two hexadecimal digits at positions </w:t>
      </w:r>
      <w:r w:rsidRPr="00E77497">
        <w:rPr>
          <w:i/>
        </w:rPr>
        <w:t>k</w:t>
      </w:r>
      <w:r w:rsidRPr="00E77497">
        <w:t xml:space="preserve">+1 and </w:t>
      </w:r>
      <w:r w:rsidRPr="00E77497">
        <w:rPr>
          <w:i/>
        </w:rPr>
        <w:t>k</w:t>
      </w:r>
      <w:r w:rsidRPr="00E77497">
        <w:t xml:space="preserve">+2 within </w:t>
      </w:r>
      <w:r w:rsidR="001F1BF0" w:rsidRPr="00FF7F2B">
        <w:rPr>
          <w:i/>
          <w:iCs/>
        </w:rPr>
        <w:t>string</w:t>
      </w:r>
      <w:r w:rsidRPr="00E77497">
        <w:t>.</w:t>
      </w:r>
    </w:p>
    <w:p w14:paraId="2D932E2B" w14:textId="77777777" w:rsidR="00E80769" w:rsidRPr="00E77497" w:rsidRDefault="00E80769" w:rsidP="00911AFB">
      <w:pPr>
        <w:pStyle w:val="Alg3"/>
        <w:numPr>
          <w:ilvl w:val="3"/>
          <w:numId w:val="386"/>
        </w:numPr>
        <w:tabs>
          <w:tab w:val="clear" w:pos="2520"/>
          <w:tab w:val="num" w:pos="1350"/>
        </w:tabs>
        <w:ind w:left="1350"/>
      </w:pPr>
      <w:r w:rsidRPr="00E77497">
        <w:t xml:space="preserve">Increase </w:t>
      </w:r>
      <w:r w:rsidRPr="00E77497">
        <w:rPr>
          <w:i/>
        </w:rPr>
        <w:t xml:space="preserve">k </w:t>
      </w:r>
      <w:r w:rsidRPr="00E77497">
        <w:t>by 2.</w:t>
      </w:r>
    </w:p>
    <w:p w14:paraId="025EECEF" w14:textId="77777777"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14:paraId="0EB440FA" w14:textId="77777777" w:rsidR="00E80769" w:rsidRPr="00E77497" w:rsidRDefault="00E80769" w:rsidP="001D7B7C">
      <w:pPr>
        <w:pStyle w:val="Alg3"/>
        <w:numPr>
          <w:ilvl w:val="1"/>
          <w:numId w:val="386"/>
        </w:numPr>
        <w:tabs>
          <w:tab w:val="clear" w:pos="1080"/>
          <w:tab w:val="num" w:pos="720"/>
        </w:tabs>
        <w:ind w:left="720"/>
      </w:pPr>
      <w:r w:rsidRPr="00E77497">
        <w:t xml:space="preserve">Increase </w:t>
      </w:r>
      <w:r w:rsidRPr="00E77497">
        <w:rPr>
          <w:i/>
        </w:rPr>
        <w:t>k</w:t>
      </w:r>
      <w:r w:rsidRPr="00E77497">
        <w:t xml:space="preserve"> by 1.</w:t>
      </w:r>
    </w:p>
    <w:p w14:paraId="342D7A7C" w14:textId="77777777" w:rsidR="00E80769" w:rsidRPr="00E77497" w:rsidRDefault="001D7B7C" w:rsidP="001F482D">
      <w:pPr>
        <w:pStyle w:val="Alg3"/>
        <w:numPr>
          <w:ilvl w:val="0"/>
          <w:numId w:val="386"/>
        </w:numPr>
        <w:spacing w:after="220"/>
      </w:pPr>
      <w:r>
        <w:t>R</w:t>
      </w:r>
      <w:r w:rsidRPr="00E77497">
        <w:t xml:space="preserve">eturn </w:t>
      </w:r>
      <w:r w:rsidRPr="00E77497">
        <w:rPr>
          <w:i/>
        </w:rPr>
        <w:t>R</w:t>
      </w:r>
      <w:r w:rsidRPr="00E77497">
        <w:t>.</w:t>
      </w:r>
    </w:p>
    <w:p w14:paraId="4FC0B259" w14:textId="77777777" w:rsidR="00B81C77" w:rsidRPr="00E77497" w:rsidRDefault="00B81C77" w:rsidP="00B81C77">
      <w:pPr>
        <w:pStyle w:val="a3"/>
      </w:pPr>
      <w:bookmarkStart w:id="15950" w:name="_Toc368050869"/>
      <w:bookmarkStart w:id="15951" w:name="_Ref457724031"/>
      <w:bookmarkStart w:id="15952" w:name="_Toc472818986"/>
      <w:bookmarkStart w:id="15953" w:name="_Toc474641701"/>
      <w:bookmarkStart w:id="15954" w:name="_Toc235503572"/>
      <w:bookmarkStart w:id="15955" w:name="_Toc236208660"/>
      <w:bookmarkStart w:id="15956" w:name="_Toc241509346"/>
      <w:bookmarkStart w:id="15957" w:name="_Toc241557823"/>
      <w:bookmarkStart w:id="15958" w:name="_Toc244416833"/>
      <w:bookmarkStart w:id="15959" w:name="_Toc244657773"/>
      <w:bookmarkStart w:id="15960" w:name="_Toc246652513"/>
      <w:bookmarkStart w:id="15961" w:name="_Toc253562062"/>
      <w:bookmarkStart w:id="15962" w:name="_Toc268506078"/>
      <w:bookmarkStart w:id="15963" w:name="_Toc276631197"/>
      <w:bookmarkStart w:id="15964" w:name="_Toc277944241"/>
      <w:bookmarkStart w:id="15965" w:name="_Toc153968586"/>
      <w:r>
        <w:t>Additional Properties of the Object</w:t>
      </w:r>
      <w:r w:rsidRPr="00E77497">
        <w:t>.prototype</w:t>
      </w:r>
      <w:r>
        <w:t xml:space="preserve"> Object</w:t>
      </w:r>
      <w:bookmarkEnd w:id="15950"/>
    </w:p>
    <w:p w14:paraId="2E86EF3A" w14:textId="77777777" w:rsidR="00B81C77" w:rsidRPr="00E77497" w:rsidRDefault="00B81C77" w:rsidP="00B81C77">
      <w:pPr>
        <w:pStyle w:val="a4"/>
        <w:numPr>
          <w:ilvl w:val="3"/>
          <w:numId w:val="1430"/>
        </w:numPr>
      </w:pPr>
      <w:r>
        <w:t>Object</w:t>
      </w:r>
      <w:r w:rsidRPr="00E77497">
        <w:t>.prototype.</w:t>
      </w:r>
      <w:r>
        <w:t xml:space="preserve">__proto__ </w:t>
      </w:r>
    </w:p>
    <w:p w14:paraId="09945752" w14:textId="77777777" w:rsidR="003029F3" w:rsidRDefault="003029F3" w:rsidP="003029F3">
      <w:r>
        <w:t>Object</w:t>
      </w:r>
      <w:r w:rsidRPr="00E77497">
        <w:t>.prototype.</w:t>
      </w:r>
      <w:r>
        <w:t>__proto__</w:t>
      </w:r>
      <w:r w:rsidRPr="00E77497">
        <w:t xml:space="preserve"> </w:t>
      </w:r>
      <w:r>
        <w:t xml:space="preserve">is an accessor property with attributes { [[Enumerable]]: </w:t>
      </w:r>
      <w:r w:rsidRPr="003029F3">
        <w:rPr>
          <w:rFonts w:ascii="Times New Roman" w:eastAsia="Times New Roman" w:hAnsi="Times New Roman"/>
          <w:b/>
          <w:spacing w:val="6"/>
          <w:lang w:eastAsia="en-US"/>
        </w:rPr>
        <w:t>false</w:t>
      </w:r>
      <w:r>
        <w:t xml:space="preserve">, [[Configurable]]: </w:t>
      </w:r>
      <w:r w:rsidRPr="003029F3">
        <w:rPr>
          <w:rFonts w:ascii="Times New Roman" w:eastAsia="Times New Roman" w:hAnsi="Times New Roman"/>
          <w:b/>
          <w:spacing w:val="6"/>
          <w:lang w:eastAsia="en-US"/>
        </w:rPr>
        <w:t>true</w:t>
      </w:r>
      <w:r>
        <w:t xml:space="preserve"> }. The [[Get]] and [[Set]] attributes are defined as follows</w:t>
      </w:r>
    </w:p>
    <w:p w14:paraId="1AE690B3" w14:textId="77777777" w:rsidR="00B81C77" w:rsidRPr="00E77497" w:rsidRDefault="003029F3" w:rsidP="00AD77E1">
      <w:pPr>
        <w:pStyle w:val="a5"/>
      </w:pPr>
      <w:r>
        <w:t>get Object</w:t>
      </w:r>
      <w:r w:rsidR="00B81C77" w:rsidRPr="00E77497">
        <w:t>.prototype.</w:t>
      </w:r>
      <w:r>
        <w:t>__proto__</w:t>
      </w:r>
      <w:r w:rsidR="00B81C77" w:rsidRPr="00E77497">
        <w:t xml:space="preserve"> </w:t>
      </w:r>
    </w:p>
    <w:p w14:paraId="1A49E771" w14:textId="77777777" w:rsidR="00B81C77" w:rsidRPr="00E77497" w:rsidRDefault="003029F3" w:rsidP="00B34860">
      <w:r>
        <w:t>The value of the [[Get]] attribute</w:t>
      </w:r>
      <w:r w:rsidR="00B81C77">
        <w:t xml:space="preserve"> </w:t>
      </w:r>
      <w:r>
        <w:t>is a built-in</w:t>
      </w:r>
      <w:r w:rsidR="00B81C77">
        <w:t xml:space="preserve"> function</w:t>
      </w:r>
      <w:r>
        <w:t xml:space="preserve"> that </w:t>
      </w:r>
      <w:r w:rsidR="00B34860">
        <w:t>requires no arguments</w:t>
      </w:r>
      <w:r w:rsidR="00B81C77">
        <w:t>. It performs the</w:t>
      </w:r>
      <w:r w:rsidR="00B81C77" w:rsidRPr="00E77497">
        <w:t xml:space="preserve"> following steps:</w:t>
      </w:r>
    </w:p>
    <w:p w14:paraId="2040874F" w14:textId="77777777" w:rsidR="00E577D8" w:rsidRPr="00E77497" w:rsidRDefault="00E577D8" w:rsidP="00E577D8">
      <w:pPr>
        <w:pStyle w:val="Alg4"/>
        <w:numPr>
          <w:ilvl w:val="0"/>
          <w:numId w:val="1431"/>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693B072" w14:textId="77777777" w:rsidR="00E577D8" w:rsidRDefault="00E577D8" w:rsidP="00E577D8">
      <w:pPr>
        <w:pStyle w:val="M4"/>
        <w:numPr>
          <w:ilvl w:val="0"/>
          <w:numId w:val="1431"/>
        </w:numPr>
        <w:tabs>
          <w:tab w:val="num" w:pos="1721"/>
        </w:tabs>
        <w:spacing w:after="0"/>
      </w:pPr>
      <w:r>
        <w:t>ReturnIfAbrupt(</w:t>
      </w:r>
      <w:r>
        <w:rPr>
          <w:i/>
        </w:rPr>
        <w:t>O</w:t>
      </w:r>
      <w:r>
        <w:t>).</w:t>
      </w:r>
    </w:p>
    <w:p w14:paraId="4AE501F2" w14:textId="77777777" w:rsidR="00B34860" w:rsidRPr="00E77497" w:rsidRDefault="00B34860" w:rsidP="00F16CCB">
      <w:pPr>
        <w:pStyle w:val="M4"/>
        <w:numPr>
          <w:ilvl w:val="0"/>
          <w:numId w:val="1431"/>
        </w:numPr>
      </w:pPr>
      <w:r w:rsidRPr="00E77497">
        <w:t xml:space="preserve">Return the </w:t>
      </w:r>
      <w:r>
        <w:t>result</w:t>
      </w:r>
      <w:r w:rsidRPr="00E77497">
        <w:t xml:space="preserve"> of </w:t>
      </w:r>
      <w:r>
        <w:t>calling the</w:t>
      </w:r>
      <w:r w:rsidRPr="00E77497">
        <w:t xml:space="preserve"> [[</w:t>
      </w:r>
      <w:r>
        <w:t>Get</w:t>
      </w:r>
      <w:ins w:id="15966" w:author="Rev 19 Allen Wirfs-Brock" w:date="2013-09-12T09:00:00Z">
        <w:r w:rsidR="00F16CCB" w:rsidRPr="00F16CCB">
          <w:t>PrototypeOf</w:t>
        </w:r>
      </w:ins>
      <w:del w:id="15967" w:author="Rev 19 Allen Wirfs-Brock" w:date="2013-09-12T09:00:00Z">
        <w:r w:rsidDel="00F16CCB">
          <w:delText>Inheritance</w:delText>
        </w:r>
      </w:del>
      <w:r w:rsidRPr="00E77497">
        <w:t xml:space="preserve">]] internal </w:t>
      </w:r>
      <w:r>
        <w:t>method</w:t>
      </w:r>
      <w:r w:rsidRPr="00E77497">
        <w:t xml:space="preserve"> of </w:t>
      </w:r>
      <w:r w:rsidRPr="00E77497">
        <w:rPr>
          <w:i/>
        </w:rPr>
        <w:t>O</w:t>
      </w:r>
      <w:r w:rsidRPr="00E77497">
        <w:t>.</w:t>
      </w:r>
    </w:p>
    <w:p w14:paraId="4E887668" w14:textId="77777777" w:rsidR="00B34860" w:rsidRPr="00E77497" w:rsidRDefault="00B34860" w:rsidP="00AD77E1">
      <w:pPr>
        <w:pStyle w:val="a5"/>
      </w:pPr>
      <w:r>
        <w:t>set Object</w:t>
      </w:r>
      <w:r w:rsidRPr="00E77497">
        <w:t>.prototype.</w:t>
      </w:r>
      <w:r>
        <w:t>__proto__</w:t>
      </w:r>
      <w:r w:rsidRPr="00E77497">
        <w:t xml:space="preserve"> </w:t>
      </w:r>
    </w:p>
    <w:p w14:paraId="64335749" w14:textId="77777777" w:rsidR="00B34860" w:rsidRPr="00E77497" w:rsidRDefault="00B34860" w:rsidP="00B34860">
      <w:r>
        <w:t xml:space="preserve">The value of the [[Set]] attribute is a built-in function that takes an argument </w:t>
      </w:r>
      <w:r w:rsidRPr="00B34860">
        <w:rPr>
          <w:rFonts w:ascii="Times New Roman" w:eastAsia="Times New Roman" w:hAnsi="Times New Roman"/>
          <w:i/>
          <w:iCs/>
          <w:spacing w:val="6"/>
          <w:lang w:eastAsia="en-US"/>
        </w:rPr>
        <w:t>proto</w:t>
      </w:r>
      <w:r>
        <w:t>. It performs the</w:t>
      </w:r>
      <w:r w:rsidRPr="00E77497">
        <w:t xml:space="preserve"> following steps:</w:t>
      </w:r>
    </w:p>
    <w:p w14:paraId="20A86DC1" w14:textId="77777777" w:rsidR="00B34860" w:rsidRPr="00B34860" w:rsidRDefault="00B34860" w:rsidP="00E577D8">
      <w:pPr>
        <w:pStyle w:val="Alg4"/>
        <w:numPr>
          <w:ilvl w:val="0"/>
          <w:numId w:val="1432"/>
        </w:numPr>
        <w:rPr>
          <w:i/>
        </w:rPr>
      </w:pPr>
      <w:r w:rsidRPr="00B34860">
        <w:rPr>
          <w:iCs/>
        </w:rPr>
        <w:t xml:space="preserve">Let </w:t>
      </w:r>
      <w:r>
        <w:rPr>
          <w:i/>
        </w:rPr>
        <w:t>O</w:t>
      </w:r>
      <w:r w:rsidRPr="00B34860">
        <w:rPr>
          <w:i/>
        </w:rPr>
        <w:t xml:space="preserve"> </w:t>
      </w:r>
      <w:r w:rsidRPr="00B34860">
        <w:rPr>
          <w:iCs/>
        </w:rPr>
        <w:t xml:space="preserve">be </w:t>
      </w:r>
      <w:r w:rsidR="00E577D8" w:rsidRPr="00336408">
        <w:t>CheckObjectCoercible</w:t>
      </w:r>
      <w:r w:rsidR="00E577D8">
        <w:t>(</w:t>
      </w:r>
      <w:r w:rsidR="00E577D8" w:rsidRPr="00E77497">
        <w:rPr>
          <w:b/>
        </w:rPr>
        <w:t>this</w:t>
      </w:r>
      <w:r w:rsidR="00E577D8" w:rsidRPr="00E77497">
        <w:t xml:space="preserve"> value</w:t>
      </w:r>
      <w:r w:rsidR="00E577D8">
        <w:t>)</w:t>
      </w:r>
      <w:r w:rsidRPr="00B34860">
        <w:rPr>
          <w:i/>
        </w:rPr>
        <w:t>.</w:t>
      </w:r>
    </w:p>
    <w:p w14:paraId="78873D9B" w14:textId="77777777" w:rsidR="000374D3" w:rsidRDefault="00E577D8" w:rsidP="00CA700C">
      <w:pPr>
        <w:pStyle w:val="Alg4"/>
        <w:numPr>
          <w:ilvl w:val="0"/>
          <w:numId w:val="1432"/>
        </w:numPr>
        <w:rPr>
          <w:ins w:id="15968" w:author="Rev 19 Allen Wirfs-Brock" w:date="2013-09-10T13:50:00Z"/>
        </w:rPr>
      </w:pPr>
      <w:r>
        <w:t>ReturnIfAbrupt(</w:t>
      </w:r>
      <w:r>
        <w:rPr>
          <w:i/>
          <w:iCs/>
        </w:rPr>
        <w:t>O</w:t>
      </w:r>
      <w:r>
        <w:t>).</w:t>
      </w:r>
    </w:p>
    <w:p w14:paraId="775361DC" w14:textId="77777777" w:rsidR="00B34860" w:rsidRPr="00E77497" w:rsidRDefault="00B34860" w:rsidP="00CA700C">
      <w:pPr>
        <w:pStyle w:val="Alg4"/>
        <w:numPr>
          <w:ilvl w:val="0"/>
          <w:numId w:val="1432"/>
        </w:numPr>
      </w:pPr>
      <w:r w:rsidRPr="00E77497">
        <w:t>If Type(</w:t>
      </w:r>
      <w:r>
        <w:rPr>
          <w:i/>
        </w:rPr>
        <w:t>proto</w:t>
      </w:r>
      <w:r w:rsidRPr="00E77497">
        <w:t xml:space="preserve">) is </w:t>
      </w:r>
      <w:r>
        <w:t>neither</w:t>
      </w:r>
      <w:r w:rsidRPr="00E77497">
        <w:t xml:space="preserve"> Object</w:t>
      </w:r>
      <w:r>
        <w:t xml:space="preserve"> or Null, then</w:t>
      </w:r>
      <w:r w:rsidRPr="00E77497">
        <w:t xml:space="preserve"> </w:t>
      </w:r>
      <w:r w:rsidR="00CA700C">
        <w:t>r</w:t>
      </w:r>
      <w:r w:rsidR="00CA700C" w:rsidRPr="00E77497">
        <w:t xml:space="preserve">eturn </w:t>
      </w:r>
      <w:r w:rsidR="00CA700C">
        <w:rPr>
          <w:i/>
        </w:rPr>
        <w:t>proto</w:t>
      </w:r>
      <w:r w:rsidRPr="00E77497">
        <w:t>.</w:t>
      </w:r>
    </w:p>
    <w:p w14:paraId="54DE2D2E" w14:textId="77777777" w:rsidR="003F7234" w:rsidRPr="00E77497" w:rsidRDefault="003F7234" w:rsidP="003F7234">
      <w:pPr>
        <w:pStyle w:val="Alg4"/>
        <w:numPr>
          <w:ilvl w:val="0"/>
          <w:numId w:val="1432"/>
        </w:numPr>
      </w:pPr>
      <w:r>
        <w:t>If Type(</w:t>
      </w:r>
      <w:r>
        <w:rPr>
          <w:i/>
          <w:iCs/>
        </w:rPr>
        <w:t>O)</w:t>
      </w:r>
      <w:r>
        <w:t xml:space="preserve"> is not Object, then r</w:t>
      </w:r>
      <w:r w:rsidRPr="00E77497">
        <w:t xml:space="preserve">eturn </w:t>
      </w:r>
      <w:r>
        <w:rPr>
          <w:i/>
        </w:rPr>
        <w:t>proto</w:t>
      </w:r>
      <w:r>
        <w:t>.</w:t>
      </w:r>
    </w:p>
    <w:p w14:paraId="6A782C14" w14:textId="77777777" w:rsidR="00166959" w:rsidRDefault="00166959" w:rsidP="00F16CCB">
      <w:pPr>
        <w:pStyle w:val="M4"/>
        <w:numPr>
          <w:ilvl w:val="0"/>
          <w:numId w:val="1432"/>
        </w:numPr>
        <w:contextualSpacing/>
      </w:pPr>
      <w:r>
        <w:t xml:space="preserve">Let </w:t>
      </w:r>
      <w:r w:rsidRPr="007207FC">
        <w:rPr>
          <w:i/>
          <w:iCs/>
        </w:rPr>
        <w:t>status</w:t>
      </w:r>
      <w:r>
        <w:t xml:space="preserve"> be the result of</w:t>
      </w:r>
      <w:r w:rsidRPr="00E77497">
        <w:t xml:space="preserve"> </w:t>
      </w:r>
      <w:r>
        <w:t>calling the</w:t>
      </w:r>
      <w:r w:rsidRPr="00E77497">
        <w:t xml:space="preserve"> [[</w:t>
      </w:r>
      <w:r>
        <w:t>Set</w:t>
      </w:r>
      <w:ins w:id="15969" w:author="Rev 19 Allen Wirfs-Brock" w:date="2013-09-12T09:00:00Z">
        <w:r w:rsidR="00F16CCB" w:rsidRPr="00F16CCB">
          <w:t>PrototypeOf</w:t>
        </w:r>
      </w:ins>
      <w:del w:id="15970" w:author="Rev 19 Allen Wirfs-Brock" w:date="2013-09-12T09:00:00Z">
        <w:r w:rsidDel="00F16CCB">
          <w:delText>Inheritance</w:delText>
        </w:r>
      </w:del>
      <w:r w:rsidRPr="00E77497">
        <w:t xml:space="preserve">]] internal </w:t>
      </w:r>
      <w:r>
        <w:t>method</w:t>
      </w:r>
      <w:r w:rsidRPr="00E77497">
        <w:t xml:space="preserve"> of </w:t>
      </w:r>
      <w:r>
        <w:rPr>
          <w:i/>
        </w:rPr>
        <w:t>O</w:t>
      </w:r>
      <w:r>
        <w:rPr>
          <w:iCs/>
        </w:rPr>
        <w:t xml:space="preserve"> with argument </w:t>
      </w:r>
      <w:r>
        <w:rPr>
          <w:i/>
        </w:rPr>
        <w:t>proto</w:t>
      </w:r>
      <w:r w:rsidRPr="00E77497">
        <w:t>.</w:t>
      </w:r>
    </w:p>
    <w:p w14:paraId="1F3FEA76" w14:textId="77777777" w:rsidR="00166959" w:rsidRDefault="00166959" w:rsidP="00166959">
      <w:pPr>
        <w:pStyle w:val="M4"/>
        <w:numPr>
          <w:ilvl w:val="0"/>
          <w:numId w:val="1432"/>
        </w:numPr>
        <w:contextualSpacing/>
      </w:pPr>
      <w:r>
        <w:t>ReturnIfAbrupt(</w:t>
      </w:r>
      <w:r w:rsidRPr="00CA3B59">
        <w:rPr>
          <w:i/>
          <w:iCs/>
        </w:rPr>
        <w:t>status</w:t>
      </w:r>
      <w:r>
        <w:t>).</w:t>
      </w:r>
    </w:p>
    <w:p w14:paraId="7212799F" w14:textId="77777777" w:rsidR="00166959" w:rsidRDefault="00166959" w:rsidP="00166959">
      <w:pPr>
        <w:pStyle w:val="M4"/>
        <w:numPr>
          <w:ilvl w:val="0"/>
          <w:numId w:val="1432"/>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14:paraId="49D0B0E9" w14:textId="77777777" w:rsidR="00B34860" w:rsidRPr="00E77497" w:rsidRDefault="00B34860" w:rsidP="009E027C">
      <w:pPr>
        <w:pStyle w:val="M4"/>
        <w:numPr>
          <w:ilvl w:val="0"/>
          <w:numId w:val="1432"/>
        </w:numPr>
      </w:pPr>
      <w:r w:rsidRPr="00E77497">
        <w:t xml:space="preserve">Return </w:t>
      </w:r>
      <w:r>
        <w:rPr>
          <w:i/>
        </w:rPr>
        <w:t>proto</w:t>
      </w:r>
      <w:r w:rsidRPr="00E77497">
        <w:t>.</w:t>
      </w:r>
    </w:p>
    <w:p w14:paraId="661FC710" w14:textId="77777777" w:rsidR="00BA25B6" w:rsidRPr="00E77497" w:rsidRDefault="00BA25B6" w:rsidP="00966F28">
      <w:pPr>
        <w:pStyle w:val="a3"/>
      </w:pPr>
      <w:bookmarkStart w:id="15971" w:name="_Toc368050870"/>
      <w:r>
        <w:t xml:space="preserve">Additional Properties of the </w:t>
      </w:r>
      <w:r w:rsidRPr="00E77497">
        <w:t>String.prototype</w:t>
      </w:r>
      <w:r>
        <w:t xml:space="preserve"> Object</w:t>
      </w:r>
      <w:bookmarkEnd w:id="15971"/>
    </w:p>
    <w:p w14:paraId="6C24AAA5" w14:textId="77777777" w:rsidR="00E80769" w:rsidRPr="00E77497" w:rsidRDefault="00E80769" w:rsidP="00966F28">
      <w:pPr>
        <w:pStyle w:val="a4"/>
      </w:pPr>
      <w:r w:rsidRPr="00E77497">
        <w:t>String.prototype.substr (start, length)</w:t>
      </w:r>
      <w:bookmarkEnd w:id="15951"/>
      <w:bookmarkEnd w:id="15952"/>
      <w:bookmarkEnd w:id="15953"/>
      <w:bookmarkEnd w:id="15954"/>
      <w:bookmarkEnd w:id="15955"/>
      <w:bookmarkEnd w:id="15956"/>
      <w:bookmarkEnd w:id="15957"/>
      <w:bookmarkEnd w:id="15958"/>
      <w:bookmarkEnd w:id="15959"/>
      <w:bookmarkEnd w:id="15960"/>
      <w:bookmarkEnd w:id="15961"/>
      <w:bookmarkEnd w:id="15962"/>
      <w:bookmarkEnd w:id="15963"/>
      <w:bookmarkEnd w:id="15964"/>
      <w:bookmarkEnd w:id="15965"/>
    </w:p>
    <w:p w14:paraId="55B3631E" w14:textId="77777777"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w:t>
      </w:r>
      <w:r w:rsidRPr="00392F64">
        <w:rPr>
          <w:b/>
        </w:rPr>
        <w:t>this</w:t>
      </w:r>
      <w:r w:rsidRPr="00E77497">
        <w:t xml:space="preserve">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5DEE5462" w14:textId="77777777" w:rsidR="00055598" w:rsidRPr="00E77497" w:rsidRDefault="002644A1" w:rsidP="002644A1">
      <w:pPr>
        <w:pStyle w:val="Alg4"/>
        <w:numPr>
          <w:ilvl w:val="0"/>
          <w:numId w:val="387"/>
        </w:numPr>
      </w:pPr>
      <w:r>
        <w:t xml:space="preserve">Let </w:t>
      </w:r>
      <w:r w:rsidRPr="0084041B">
        <w:rPr>
          <w:i/>
          <w:iCs/>
        </w:rPr>
        <w:t>O</w:t>
      </w:r>
      <w:r>
        <w:t xml:space="preserve"> be </w:t>
      </w:r>
      <w:r w:rsidR="00055598" w:rsidRPr="00E77497">
        <w:t>CheckObjectCoercible</w:t>
      </w:r>
      <w:r w:rsidR="00055598">
        <w:t>(</w:t>
      </w:r>
      <w:r w:rsidR="00055598" w:rsidRPr="00E77497">
        <w:rPr>
          <w:b/>
        </w:rPr>
        <w:t>this</w:t>
      </w:r>
      <w:r w:rsidR="00055598" w:rsidRPr="00E77497">
        <w:t xml:space="preserve"> value</w:t>
      </w:r>
      <w:r w:rsidR="00055598">
        <w:t>)</w:t>
      </w:r>
      <w:r w:rsidR="00055598" w:rsidRPr="00E77497">
        <w:t>.</w:t>
      </w:r>
    </w:p>
    <w:p w14:paraId="1B280F51" w14:textId="77777777" w:rsidR="00E80769" w:rsidRPr="00E77497" w:rsidRDefault="00AF2316" w:rsidP="002644A1">
      <w:pPr>
        <w:pStyle w:val="Alg3"/>
        <w:numPr>
          <w:ilvl w:val="0"/>
          <w:numId w:val="387"/>
        </w:numPr>
      </w:pPr>
      <w:r>
        <w:t xml:space="preserve">Let </w:t>
      </w:r>
      <w:r w:rsidRPr="00055598">
        <w:rPr>
          <w:i/>
        </w:rPr>
        <w:t>S</w:t>
      </w:r>
      <w:r>
        <w:t xml:space="preserve"> be </w:t>
      </w:r>
      <w:r w:rsidR="00E80769" w:rsidRPr="00E77497">
        <w:t>ToString</w:t>
      </w:r>
      <w:r w:rsidR="002644A1">
        <w:t>(</w:t>
      </w:r>
      <w:r w:rsidR="002644A1">
        <w:rPr>
          <w:i/>
          <w:iCs/>
        </w:rPr>
        <w:t>O</w:t>
      </w:r>
      <w:r w:rsidR="002644A1">
        <w:t>)</w:t>
      </w:r>
      <w:r w:rsidR="00E80769" w:rsidRPr="00E77497">
        <w:t>.</w:t>
      </w:r>
    </w:p>
    <w:p w14:paraId="6AE0567D" w14:textId="77777777" w:rsidR="00E80769" w:rsidRPr="00E77497" w:rsidRDefault="00AF2316" w:rsidP="001F482D">
      <w:pPr>
        <w:pStyle w:val="Alg3"/>
        <w:numPr>
          <w:ilvl w:val="0"/>
          <w:numId w:val="387"/>
        </w:numPr>
      </w:pPr>
      <w:r>
        <w:t xml:space="preserve">Let </w:t>
      </w:r>
      <w:r w:rsidRPr="00055598">
        <w:rPr>
          <w:i/>
        </w:rPr>
        <w:t>intStart</w:t>
      </w:r>
      <w:r>
        <w:t xml:space="preserve"> be</w:t>
      </w:r>
      <w:r w:rsidRPr="00E77497">
        <w:t xml:space="preserve"> </w:t>
      </w:r>
      <w:r w:rsidR="00E80769" w:rsidRPr="00E77497">
        <w:t>ToInteger(</w:t>
      </w:r>
      <w:r w:rsidR="00E80769" w:rsidRPr="00E77497">
        <w:rPr>
          <w:i/>
        </w:rPr>
        <w:t>start</w:t>
      </w:r>
      <w:r w:rsidR="00E80769" w:rsidRPr="00E77497">
        <w:t>).</w:t>
      </w:r>
    </w:p>
    <w:p w14:paraId="3B62DEDD" w14:textId="77777777" w:rsidR="00055598" w:rsidRPr="00E77497" w:rsidRDefault="00055598" w:rsidP="00055598">
      <w:pPr>
        <w:pStyle w:val="Alg4"/>
        <w:numPr>
          <w:ilvl w:val="0"/>
          <w:numId w:val="387"/>
        </w:numPr>
        <w:contextualSpacing/>
      </w:pPr>
      <w:r>
        <w:t>ReturnIfAbrupt(</w:t>
      </w:r>
      <w:r w:rsidRPr="00055598">
        <w:rPr>
          <w:i/>
        </w:rPr>
        <w:t>intStart</w:t>
      </w:r>
      <w:r>
        <w:t>).</w:t>
      </w:r>
    </w:p>
    <w:p w14:paraId="5B0C9C06" w14:textId="77777777"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r w:rsidR="00AF2316">
        <w:t xml:space="preserve">let </w:t>
      </w:r>
      <w:r w:rsidR="00AF2316">
        <w:rPr>
          <w:i/>
        </w:rPr>
        <w:t>end</w:t>
      </w:r>
      <w:r w:rsidR="00AF2316">
        <w:t xml:space="preserve"> be</w:t>
      </w:r>
      <w:r w:rsidR="00AF2316" w:rsidRPr="00E77497">
        <w:t xml:space="preserve"> </w:t>
      </w:r>
      <w:r w:rsidRPr="00E77497">
        <w:rPr>
          <w:b/>
        </w:rPr>
        <w:t>+</w:t>
      </w:r>
      <w:r w:rsidRPr="00675B74">
        <w:rPr>
          <w:b/>
        </w:rPr>
        <w:sym w:font="Symbol" w:char="F0A5"/>
      </w:r>
      <w:r w:rsidRPr="00675B74">
        <w:t xml:space="preserve">; otherwise </w:t>
      </w:r>
      <w:r w:rsidR="00AF2316">
        <w:t xml:space="preserve">let </w:t>
      </w:r>
      <w:r w:rsidR="00AF2316">
        <w:rPr>
          <w:i/>
        </w:rPr>
        <w:t>end</w:t>
      </w:r>
      <w:r w:rsidR="00AF2316">
        <w:t xml:space="preserve"> be</w:t>
      </w:r>
      <w:r w:rsidR="00AF2316" w:rsidRPr="00675B74">
        <w:t xml:space="preserve"> </w:t>
      </w:r>
      <w:r w:rsidRPr="00675B74">
        <w:t>ToInteger(</w:t>
      </w:r>
      <w:r w:rsidRPr="00E77497">
        <w:rPr>
          <w:i/>
        </w:rPr>
        <w:t>length</w:t>
      </w:r>
      <w:r w:rsidRPr="00E77497">
        <w:t>).</w:t>
      </w:r>
    </w:p>
    <w:p w14:paraId="0DCA86EC" w14:textId="77777777" w:rsidR="00055598" w:rsidRPr="00E77497" w:rsidRDefault="00055598" w:rsidP="00055598">
      <w:pPr>
        <w:pStyle w:val="Alg4"/>
        <w:numPr>
          <w:ilvl w:val="0"/>
          <w:numId w:val="387"/>
        </w:numPr>
        <w:contextualSpacing/>
      </w:pPr>
      <w:r>
        <w:t>ReturnIfAbrupt(</w:t>
      </w:r>
      <w:r>
        <w:rPr>
          <w:i/>
        </w:rPr>
        <w:t>end</w:t>
      </w:r>
      <w:r>
        <w:t>).</w:t>
      </w:r>
    </w:p>
    <w:p w14:paraId="2DA6BF10" w14:textId="77777777" w:rsidR="00E80769" w:rsidRPr="00E77497" w:rsidRDefault="00AF2316" w:rsidP="001F482D">
      <w:pPr>
        <w:pStyle w:val="Alg3"/>
        <w:numPr>
          <w:ilvl w:val="0"/>
          <w:numId w:val="387"/>
        </w:numPr>
      </w:pPr>
      <w:r>
        <w:t xml:space="preserve">Let </w:t>
      </w:r>
      <w:r w:rsidRPr="00055598">
        <w:rPr>
          <w:i/>
        </w:rPr>
        <w:t>size</w:t>
      </w:r>
      <w:r>
        <w:t xml:space="preserve"> be</w:t>
      </w:r>
      <w:r w:rsidRPr="00E77497">
        <w:t xml:space="preserve"> </w:t>
      </w:r>
      <w:r w:rsidR="00E80769" w:rsidRPr="00E77497">
        <w:t xml:space="preserve">the number of characters in </w:t>
      </w:r>
      <w:r w:rsidRPr="00245D48">
        <w:rPr>
          <w:i/>
        </w:rPr>
        <w:t>S</w:t>
      </w:r>
      <w:r w:rsidR="00E80769" w:rsidRPr="00E77497">
        <w:t>.</w:t>
      </w:r>
    </w:p>
    <w:p w14:paraId="70FC8C8C" w14:textId="77777777" w:rsidR="00E80769" w:rsidRPr="00E77497" w:rsidRDefault="00E80769" w:rsidP="001F482D">
      <w:pPr>
        <w:pStyle w:val="Alg3"/>
        <w:numPr>
          <w:ilvl w:val="0"/>
          <w:numId w:val="387"/>
        </w:numPr>
      </w:pPr>
      <w:r w:rsidRPr="00E77497">
        <w:t xml:space="preserve">If </w:t>
      </w:r>
      <w:r w:rsidR="00AF2316" w:rsidRPr="00245D48">
        <w:rPr>
          <w:i/>
        </w:rPr>
        <w:t>intStart</w:t>
      </w:r>
      <w:r w:rsidRPr="00E77497">
        <w:t xml:space="preserve"> is </w:t>
      </w:r>
      <w:r w:rsidR="00AF2316">
        <w:t>negative</w:t>
      </w:r>
      <w:r w:rsidRPr="00E77497">
        <w:t xml:space="preserve">, </w:t>
      </w:r>
      <w:r w:rsidR="00AF2316">
        <w:t>then let</w:t>
      </w:r>
      <w:r w:rsidRPr="00E77497">
        <w:t xml:space="preserve"> </w:t>
      </w:r>
      <w:r w:rsidR="00055598" w:rsidRPr="00245D48">
        <w:rPr>
          <w:i/>
        </w:rPr>
        <w:t>intStart</w:t>
      </w:r>
      <w:r w:rsidR="00055598" w:rsidRPr="00E77497">
        <w:t xml:space="preserve"> </w:t>
      </w:r>
      <w:r w:rsidR="00055598">
        <w:t xml:space="preserve">be </w:t>
      </w:r>
      <w:r w:rsidRPr="00E77497">
        <w:t>max(</w:t>
      </w:r>
      <w:r w:rsidR="00AF2316" w:rsidRPr="00245D48">
        <w:rPr>
          <w:i/>
        </w:rPr>
        <w:t>size</w:t>
      </w:r>
      <w:r w:rsidR="00AF2316">
        <w:t xml:space="preserve"> </w:t>
      </w:r>
      <w:r w:rsidRPr="00E77497">
        <w:t>+</w:t>
      </w:r>
      <w:r w:rsidR="00AF2316" w:rsidRPr="00AF2316">
        <w:rPr>
          <w:i/>
        </w:rPr>
        <w:t xml:space="preserve"> </w:t>
      </w:r>
      <w:r w:rsidR="00AF2316" w:rsidRPr="00245D48">
        <w:rPr>
          <w:i/>
        </w:rPr>
        <w:t>intStart</w:t>
      </w:r>
      <w:r w:rsidRPr="00E77497">
        <w:t>,0).</w:t>
      </w:r>
    </w:p>
    <w:p w14:paraId="23A8B87E" w14:textId="77777777" w:rsidR="00E80769" w:rsidRPr="00E77497" w:rsidRDefault="00055598" w:rsidP="001F482D">
      <w:pPr>
        <w:pStyle w:val="Alg3"/>
        <w:numPr>
          <w:ilvl w:val="0"/>
          <w:numId w:val="387"/>
        </w:numPr>
      </w:pPr>
      <w:r>
        <w:t xml:space="preserve">Let </w:t>
      </w:r>
      <w:r w:rsidRPr="00055598">
        <w:rPr>
          <w:i/>
        </w:rPr>
        <w:t>resultLength</w:t>
      </w:r>
      <w:r>
        <w:t xml:space="preserve"> be</w:t>
      </w:r>
      <w:r w:rsidRPr="00E77497">
        <w:t xml:space="preserve"> </w:t>
      </w:r>
      <w:r w:rsidR="00E80769" w:rsidRPr="00E77497">
        <w:t>min(max(</w:t>
      </w:r>
      <w:r w:rsidR="00AF2316">
        <w:rPr>
          <w:i/>
        </w:rPr>
        <w:t>end</w:t>
      </w:r>
      <w:r w:rsidR="00E80769" w:rsidRPr="00E77497">
        <w:t xml:space="preserve">,0), </w:t>
      </w:r>
      <w:r w:rsidRPr="00245D48">
        <w:rPr>
          <w:i/>
        </w:rPr>
        <w:t>size</w:t>
      </w:r>
      <w:r>
        <w:t xml:space="preserve"> </w:t>
      </w:r>
      <w:r w:rsidR="00E80769" w:rsidRPr="00E77497">
        <w:t>–</w:t>
      </w:r>
      <w:r w:rsidRPr="00055598">
        <w:rPr>
          <w:i/>
        </w:rPr>
        <w:t xml:space="preserve"> </w:t>
      </w:r>
      <w:r w:rsidRPr="00245D48">
        <w:rPr>
          <w:i/>
        </w:rPr>
        <w:t>intStart</w:t>
      </w:r>
      <w:r w:rsidR="00E80769" w:rsidRPr="00E77497">
        <w:t>).</w:t>
      </w:r>
    </w:p>
    <w:p w14:paraId="1ABA8754" w14:textId="77777777" w:rsidR="00E80769" w:rsidRPr="00675B74" w:rsidRDefault="00E80769" w:rsidP="001F482D">
      <w:pPr>
        <w:pStyle w:val="Alg3"/>
        <w:numPr>
          <w:ilvl w:val="0"/>
          <w:numId w:val="387"/>
        </w:numPr>
      </w:pPr>
      <w:r w:rsidRPr="00E77497">
        <w:t xml:space="preserve">If </w:t>
      </w:r>
      <w:r w:rsidR="00055598" w:rsidRPr="00245D48">
        <w:rPr>
          <w:i/>
        </w:rPr>
        <w:t>resultLength</w:t>
      </w:r>
      <w:r w:rsidRPr="00E77497">
        <w:t xml:space="preserve"> </w:t>
      </w:r>
      <w:r w:rsidRPr="00675B74">
        <w:sym w:font="Symbol" w:char="F0A3"/>
      </w:r>
      <w:r w:rsidRPr="00675B74">
        <w:t xml:space="preserve"> 0, return the empty String </w:t>
      </w:r>
      <w:r w:rsidR="00055598" w:rsidRPr="00891B9F">
        <w:rPr>
          <w:rFonts w:ascii="Courier New" w:hAnsi="Courier New" w:cs="Courier New"/>
          <w:b/>
        </w:rPr>
        <w:t>""</w:t>
      </w:r>
      <w:r w:rsidRPr="00675B74">
        <w:t>.</w:t>
      </w:r>
    </w:p>
    <w:p w14:paraId="00E654EC" w14:textId="77777777" w:rsidR="00E80769" w:rsidRPr="00E77497" w:rsidRDefault="00E80769" w:rsidP="001F482D">
      <w:pPr>
        <w:pStyle w:val="Alg3"/>
        <w:numPr>
          <w:ilvl w:val="0"/>
          <w:numId w:val="387"/>
        </w:numPr>
        <w:spacing w:after="220"/>
      </w:pPr>
      <w:r w:rsidRPr="00E77497">
        <w:t xml:space="preserve">Return a String containing </w:t>
      </w:r>
      <w:r w:rsidR="00055598" w:rsidRPr="00245D48">
        <w:rPr>
          <w:i/>
        </w:rPr>
        <w:t>resultLength</w:t>
      </w:r>
      <w:r w:rsidRPr="00E77497">
        <w:t xml:space="preserve"> consecutive characters from </w:t>
      </w:r>
      <w:r w:rsidR="00055598" w:rsidRPr="00245D48">
        <w:rPr>
          <w:i/>
        </w:rPr>
        <w:t>S</w:t>
      </w:r>
      <w:r w:rsidRPr="00E77497">
        <w:t xml:space="preserve"> beginning with the character at position </w:t>
      </w:r>
      <w:r w:rsidR="00055598" w:rsidRPr="00245D48">
        <w:rPr>
          <w:i/>
        </w:rPr>
        <w:t>intStart</w:t>
      </w:r>
      <w:r w:rsidRPr="00E77497">
        <w:t>.</w:t>
      </w:r>
    </w:p>
    <w:p w14:paraId="1F548614" w14:textId="77777777"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14:paraId="08A8646B"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F210FDC" w14:textId="77777777" w:rsidR="00891B9F" w:rsidRPr="00E77497" w:rsidRDefault="00891B9F" w:rsidP="00966F28">
      <w:pPr>
        <w:pStyle w:val="a4"/>
      </w:pPr>
      <w:bookmarkStart w:id="15972" w:name="_Ref457724052"/>
      <w:bookmarkStart w:id="15973" w:name="_Toc472818987"/>
      <w:bookmarkStart w:id="15974" w:name="_Toc474641702"/>
      <w:bookmarkStart w:id="15975" w:name="_Toc235503573"/>
      <w:bookmarkStart w:id="15976" w:name="_Toc236208661"/>
      <w:bookmarkStart w:id="15977" w:name="_Toc241509347"/>
      <w:bookmarkStart w:id="15978" w:name="_Toc241557824"/>
      <w:bookmarkStart w:id="15979" w:name="_Toc244416834"/>
      <w:bookmarkStart w:id="15980" w:name="_Toc244657774"/>
      <w:bookmarkStart w:id="15981" w:name="_Toc246652514"/>
      <w:bookmarkStart w:id="15982" w:name="_Toc253562063"/>
      <w:bookmarkStart w:id="15983" w:name="_Toc268506079"/>
      <w:bookmarkStart w:id="15984" w:name="_Toc276631198"/>
      <w:bookmarkStart w:id="15985" w:name="_Toc277944242"/>
      <w:bookmarkStart w:id="15986" w:name="_Toc153968587"/>
      <w:r>
        <w:t>String</w:t>
      </w:r>
      <w:r w:rsidRPr="00E77497">
        <w:t>.prototype.</w:t>
      </w:r>
      <w:r>
        <w:t>anchor</w:t>
      </w:r>
      <w:r w:rsidRPr="00E77497">
        <w:t xml:space="preserve"> (</w:t>
      </w:r>
      <w:r>
        <w:t xml:space="preserve"> name</w:t>
      </w:r>
      <w:r w:rsidRPr="00E77497">
        <w:t xml:space="preserve"> )</w:t>
      </w:r>
    </w:p>
    <w:p w14:paraId="726A48D7" w14:textId="77777777" w:rsidR="00891B9F" w:rsidRPr="00E77497" w:rsidRDefault="00891B9F" w:rsidP="00891B9F">
      <w:r w:rsidRPr="00E77497">
        <w:t xml:space="preserve">When the </w:t>
      </w:r>
      <w:r>
        <w:rPr>
          <w:b/>
        </w:rPr>
        <w:t>anchor</w:t>
      </w:r>
      <w:r w:rsidRPr="00E77497">
        <w:t xml:space="preserve"> method is called with argument</w:t>
      </w:r>
      <w:r>
        <w:t xml:space="preserve"> </w:t>
      </w:r>
      <w:r w:rsidRPr="00891B9F">
        <w:rPr>
          <w:rFonts w:ascii="Times New Roman" w:hAnsi="Times New Roman"/>
          <w:i/>
        </w:rPr>
        <w:t>name</w:t>
      </w:r>
      <w:r w:rsidRPr="00E77497">
        <w:t>, the following steps are taken:</w:t>
      </w:r>
    </w:p>
    <w:p w14:paraId="7279676C" w14:textId="77777777" w:rsidR="00891B9F" w:rsidRDefault="00891B9F" w:rsidP="00891B9F">
      <w:pPr>
        <w:pStyle w:val="Alg3"/>
        <w:numPr>
          <w:ilvl w:val="0"/>
          <w:numId w:val="388"/>
        </w:numPr>
        <w:spacing w:after="220"/>
        <w:contextualSpacing/>
      </w:pPr>
      <w:r>
        <w:t xml:space="preserve">Let </w:t>
      </w:r>
      <w:r w:rsidRPr="0053000C">
        <w:rPr>
          <w:i/>
        </w:rPr>
        <w:t>S</w:t>
      </w:r>
      <w:r>
        <w:t xml:space="preserve"> be the </w:t>
      </w:r>
      <w:r w:rsidRPr="00891B9F">
        <w:rPr>
          <w:b/>
        </w:rPr>
        <w:t>this</w:t>
      </w:r>
      <w:r>
        <w:t xml:space="preserve"> value.</w:t>
      </w:r>
    </w:p>
    <w:p w14:paraId="36819C3C" w14:textId="77777777" w:rsidR="00891B9F" w:rsidRPr="00675B74" w:rsidRDefault="00891B9F" w:rsidP="00891B9F">
      <w:pPr>
        <w:pStyle w:val="Alg3"/>
        <w:numPr>
          <w:ilvl w:val="0"/>
          <w:numId w:val="38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r>
        <w:t xml:space="preserve">, </w:t>
      </w:r>
      <w:r w:rsidRPr="00891B9F">
        <w:rPr>
          <w:rFonts w:ascii="Courier New" w:hAnsi="Courier New" w:cs="Courier New"/>
          <w:b/>
        </w:rPr>
        <w:t>"</w:t>
      </w:r>
      <w:r w:rsidR="007F298F">
        <w:rPr>
          <w:rFonts w:ascii="Courier New" w:hAnsi="Courier New" w:cs="Courier New"/>
          <w:b/>
        </w:rPr>
        <w:t>name</w:t>
      </w:r>
      <w:r w:rsidR="007F298F" w:rsidRPr="00891B9F">
        <w:rPr>
          <w:rFonts w:ascii="Courier New" w:hAnsi="Courier New" w:cs="Courier New"/>
          <w:b/>
        </w:rPr>
        <w:t>"</w:t>
      </w:r>
      <w:r>
        <w:t xml:space="preserve"> and </w:t>
      </w:r>
      <w:r w:rsidR="007F298F" w:rsidRPr="00891B9F">
        <w:rPr>
          <w:i/>
        </w:rPr>
        <w:t>name</w:t>
      </w:r>
      <w:r w:rsidRPr="00675B74">
        <w:t>.</w:t>
      </w:r>
    </w:p>
    <w:p w14:paraId="25538955" w14:textId="77777777" w:rsidR="00891B9F" w:rsidRPr="00E77497" w:rsidRDefault="00B21640" w:rsidP="00891B9F">
      <w:r>
        <w:t>T</w:t>
      </w:r>
      <w:r w:rsidR="00891B9F" w:rsidRPr="00E77497">
        <w:t xml:space="preserve">he </w:t>
      </w:r>
      <w:r w:rsidR="00891B9F">
        <w:t xml:space="preserve">abstract operation </w:t>
      </w:r>
      <w:r w:rsidR="00891B9F" w:rsidRPr="00891B9F">
        <w:rPr>
          <w:rFonts w:ascii="Times New Roman" w:hAnsi="Times New Roman"/>
        </w:rPr>
        <w:t>CreateHTML</w:t>
      </w:r>
      <w:r w:rsidR="00891B9F" w:rsidRPr="00E77497">
        <w:t xml:space="preserve"> is called with argument</w:t>
      </w:r>
      <w:r>
        <w:t>s</w:t>
      </w:r>
      <w:r w:rsidR="00891B9F">
        <w:t xml:space="preserve"> </w:t>
      </w:r>
      <w:r>
        <w:rPr>
          <w:rFonts w:ascii="Times New Roman" w:hAnsi="Times New Roman"/>
          <w:i/>
        </w:rPr>
        <w:t xml:space="preserve">string, </w:t>
      </w:r>
      <w:r w:rsidR="007F298F">
        <w:rPr>
          <w:rFonts w:ascii="Times New Roman" w:hAnsi="Times New Roman"/>
          <w:i/>
        </w:rPr>
        <w:t>tag</w:t>
      </w:r>
      <w:r w:rsidR="00891B9F" w:rsidRPr="00E77497">
        <w:t>,</w:t>
      </w:r>
      <w:r>
        <w:t xml:space="preserve"> </w:t>
      </w:r>
      <w:r w:rsidRPr="00B21640">
        <w:rPr>
          <w:rFonts w:ascii="Times New Roman" w:hAnsi="Times New Roman"/>
          <w:i/>
        </w:rPr>
        <w:t>attribute</w:t>
      </w:r>
      <w:r>
        <w:t xml:space="preserve">, and </w:t>
      </w:r>
      <w:r w:rsidRPr="00B21640">
        <w:rPr>
          <w:rFonts w:ascii="Times New Roman" w:hAnsi="Times New Roman"/>
          <w:i/>
        </w:rPr>
        <w:t>value</w:t>
      </w:r>
      <w:r w:rsidR="007F298F">
        <w:rPr>
          <w:rFonts w:ascii="Times New Roman" w:hAnsi="Times New Roman"/>
        </w:rPr>
        <w:t xml:space="preserve">. </w:t>
      </w:r>
      <w:r w:rsidR="007F298F" w:rsidRPr="007F298F">
        <w:t>The arguments</w:t>
      </w:r>
      <w:r w:rsidR="007F298F">
        <w:rPr>
          <w:rFonts w:ascii="Times New Roman" w:hAnsi="Times New Roman"/>
        </w:rPr>
        <w:t xml:space="preserve"> </w:t>
      </w:r>
      <w:r w:rsidR="007F298F">
        <w:rPr>
          <w:rFonts w:ascii="Times New Roman" w:hAnsi="Times New Roman"/>
          <w:i/>
        </w:rPr>
        <w:t>tag</w:t>
      </w:r>
      <w:r w:rsidR="007F298F">
        <w:rPr>
          <w:rFonts w:ascii="Times New Roman" w:hAnsi="Times New Roman"/>
        </w:rPr>
        <w:t xml:space="preserve"> </w:t>
      </w:r>
      <w:r w:rsidR="007F298F" w:rsidRPr="007F298F">
        <w:t>and</w:t>
      </w:r>
      <w:r w:rsidR="007F298F">
        <w:rPr>
          <w:rFonts w:ascii="Times New Roman" w:hAnsi="Times New Roman"/>
        </w:rPr>
        <w:t xml:space="preserve"> </w:t>
      </w:r>
      <w:r w:rsidR="007F298F" w:rsidRPr="00B21640">
        <w:rPr>
          <w:rFonts w:ascii="Times New Roman" w:hAnsi="Times New Roman"/>
          <w:i/>
        </w:rPr>
        <w:t>attribute</w:t>
      </w:r>
      <w:r w:rsidR="007F298F">
        <w:rPr>
          <w:rFonts w:ascii="Times New Roman" w:hAnsi="Times New Roman"/>
        </w:rPr>
        <w:t xml:space="preserve"> </w:t>
      </w:r>
      <w:r w:rsidR="007F298F" w:rsidRPr="007F298F">
        <w:t>must be string values.</w:t>
      </w:r>
      <w:r w:rsidR="00891B9F" w:rsidRPr="00E77497">
        <w:t xml:space="preserve"> </w:t>
      </w:r>
      <w:r w:rsidR="007F298F">
        <w:t>T</w:t>
      </w:r>
      <w:r w:rsidR="00891B9F" w:rsidRPr="00E77497">
        <w:t>he following steps are taken:</w:t>
      </w:r>
    </w:p>
    <w:p w14:paraId="10C84C10" w14:textId="77777777" w:rsidR="00B21640" w:rsidRPr="00E77497" w:rsidRDefault="002644A1" w:rsidP="002644A1">
      <w:pPr>
        <w:pStyle w:val="Alg4"/>
        <w:numPr>
          <w:ilvl w:val="0"/>
          <w:numId w:val="826"/>
        </w:numPr>
      </w:pPr>
      <w:r>
        <w:t xml:space="preserve">Let </w:t>
      </w:r>
      <w:r>
        <w:rPr>
          <w:i/>
          <w:iCs/>
        </w:rPr>
        <w:t>str</w:t>
      </w:r>
      <w:r>
        <w:t xml:space="preserve"> be </w:t>
      </w:r>
      <w:r w:rsidR="00B21640" w:rsidRPr="00E77497">
        <w:t>CheckObjectCoercible</w:t>
      </w:r>
      <w:r w:rsidR="00B21640">
        <w:t>(</w:t>
      </w:r>
      <w:r w:rsidR="00B21640" w:rsidRPr="007F298F">
        <w:rPr>
          <w:i/>
        </w:rPr>
        <w:t>string</w:t>
      </w:r>
      <w:r w:rsidR="00B21640">
        <w:t>)</w:t>
      </w:r>
      <w:r w:rsidR="00B21640" w:rsidRPr="00E77497">
        <w:t>.</w:t>
      </w:r>
    </w:p>
    <w:p w14:paraId="6F1AAE8B" w14:textId="77777777" w:rsidR="00B21640" w:rsidRPr="00E77497" w:rsidRDefault="00B21640" w:rsidP="002644A1">
      <w:pPr>
        <w:pStyle w:val="Alg4"/>
        <w:numPr>
          <w:ilvl w:val="0"/>
          <w:numId w:val="826"/>
        </w:numPr>
      </w:pPr>
      <w:r w:rsidRPr="00E77497">
        <w:t xml:space="preserve">Let </w:t>
      </w:r>
      <w:r w:rsidRPr="00E77497">
        <w:rPr>
          <w:i/>
        </w:rPr>
        <w:t>S</w:t>
      </w:r>
      <w:r w:rsidRPr="00E77497">
        <w:t xml:space="preserve"> be ToString</w:t>
      </w:r>
      <w:r>
        <w:t>(</w:t>
      </w:r>
      <w:r w:rsidR="002644A1">
        <w:rPr>
          <w:i/>
        </w:rPr>
        <w:t>str</w:t>
      </w:r>
      <w:r>
        <w:t>)</w:t>
      </w:r>
      <w:r w:rsidRPr="00E77497">
        <w:t>.</w:t>
      </w:r>
    </w:p>
    <w:p w14:paraId="6DA6F531" w14:textId="77777777" w:rsidR="00B21640" w:rsidRPr="00E77497" w:rsidRDefault="00B21640" w:rsidP="00B21640">
      <w:pPr>
        <w:pStyle w:val="Alg4"/>
        <w:numPr>
          <w:ilvl w:val="0"/>
          <w:numId w:val="826"/>
        </w:numPr>
        <w:contextualSpacing/>
      </w:pPr>
      <w:r>
        <w:t>ReturnIfAbrupt(</w:t>
      </w:r>
      <w:r>
        <w:rPr>
          <w:i/>
        </w:rPr>
        <w:t>S</w:t>
      </w:r>
      <w:r>
        <w:t>).</w:t>
      </w:r>
    </w:p>
    <w:p w14:paraId="39194BD1" w14:textId="77777777" w:rsidR="007F298F" w:rsidRDefault="005E1EF6" w:rsidP="007F298F">
      <w:pPr>
        <w:pStyle w:val="Alg3"/>
        <w:numPr>
          <w:ilvl w:val="0"/>
          <w:numId w:val="826"/>
        </w:numPr>
      </w:pPr>
      <w:r>
        <w:t xml:space="preserve">Let </w:t>
      </w:r>
      <w:r w:rsidRPr="005E1EF6">
        <w:rPr>
          <w:i/>
        </w:rPr>
        <w:t>p1</w:t>
      </w:r>
      <w:r>
        <w:t xml:space="preserve"> be the string value that is the concatenation of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rsidRPr="005E1EF6">
        <w:t xml:space="preserve"> </w:t>
      </w:r>
      <w:r>
        <w:t xml:space="preserve">and </w:t>
      </w:r>
      <w:r>
        <w:rPr>
          <w:i/>
        </w:rPr>
        <w:t>tag</w:t>
      </w:r>
      <w:r>
        <w:t>.</w:t>
      </w:r>
    </w:p>
    <w:p w14:paraId="1A7E63E0" w14:textId="77777777" w:rsidR="005E1EF6" w:rsidRDefault="005E1EF6" w:rsidP="007F298F">
      <w:pPr>
        <w:pStyle w:val="Alg3"/>
        <w:numPr>
          <w:ilvl w:val="0"/>
          <w:numId w:val="826"/>
        </w:numPr>
      </w:pPr>
      <w:r>
        <w:t xml:space="preserve">If </w:t>
      </w:r>
      <w:r w:rsidRPr="00B21640">
        <w:rPr>
          <w:i/>
        </w:rPr>
        <w:t>attribute</w:t>
      </w:r>
      <w:r>
        <w:t xml:space="preserve"> is not the empty String, then</w:t>
      </w:r>
      <w:r w:rsidRPr="00E77497">
        <w:t xml:space="preserve"> </w:t>
      </w:r>
    </w:p>
    <w:p w14:paraId="7DCA3EC5" w14:textId="77777777" w:rsidR="0003414D" w:rsidRPr="00E77497" w:rsidRDefault="0003414D" w:rsidP="0003414D">
      <w:pPr>
        <w:pStyle w:val="Alg4"/>
        <w:numPr>
          <w:ilvl w:val="1"/>
          <w:numId w:val="826"/>
        </w:numPr>
      </w:pPr>
      <w:r w:rsidRPr="00E77497">
        <w:t xml:space="preserve">Let </w:t>
      </w:r>
      <w:r>
        <w:rPr>
          <w:i/>
        </w:rPr>
        <w:t>V</w:t>
      </w:r>
      <w:r w:rsidRPr="00E77497">
        <w:t xml:space="preserve"> be the result of </w:t>
      </w:r>
      <w:r>
        <w:t>performing</w:t>
      </w:r>
      <w:r w:rsidRPr="00E77497">
        <w:t xml:space="preserve"> ToString</w:t>
      </w:r>
      <w:r>
        <w:t>(</w:t>
      </w:r>
      <w:r>
        <w:rPr>
          <w:i/>
        </w:rPr>
        <w:t>value</w:t>
      </w:r>
      <w:r>
        <w:t>)</w:t>
      </w:r>
      <w:r w:rsidRPr="00E77497">
        <w:t>.</w:t>
      </w:r>
    </w:p>
    <w:p w14:paraId="52D706D3" w14:textId="77777777" w:rsidR="0003414D" w:rsidRPr="00E77497" w:rsidRDefault="0003414D" w:rsidP="0003414D">
      <w:pPr>
        <w:pStyle w:val="Alg4"/>
        <w:numPr>
          <w:ilvl w:val="1"/>
          <w:numId w:val="826"/>
        </w:numPr>
        <w:contextualSpacing/>
      </w:pPr>
      <w:r>
        <w:t>ReturnIfAbrupt(</w:t>
      </w:r>
      <w:r>
        <w:rPr>
          <w:i/>
        </w:rPr>
        <w:t>V</w:t>
      </w:r>
      <w:r>
        <w:t>).</w:t>
      </w:r>
    </w:p>
    <w:p w14:paraId="1E2D9EDA" w14:textId="77777777" w:rsidR="00BA3EA0" w:rsidRDefault="00BA3EA0" w:rsidP="00E67EF9">
      <w:pPr>
        <w:pStyle w:val="Alg3"/>
        <w:numPr>
          <w:ilvl w:val="1"/>
          <w:numId w:val="826"/>
        </w:numPr>
      </w:pPr>
      <w:r>
        <w:t xml:space="preserve">Let </w:t>
      </w:r>
      <w:r w:rsidRPr="00416EE0">
        <w:rPr>
          <w:i/>
        </w:rPr>
        <w:t>escapedV</w:t>
      </w:r>
      <w:r>
        <w:t xml:space="preserve"> be the string value that is the same a</w:t>
      </w:r>
      <w:r w:rsidR="00416EE0">
        <w:t>s</w:t>
      </w:r>
      <w:r>
        <w:t xml:space="preserve"> </w:t>
      </w:r>
      <w:r w:rsidRPr="00416EE0">
        <w:rPr>
          <w:i/>
        </w:rPr>
        <w:t>V</w:t>
      </w:r>
      <w:r>
        <w:t xml:space="preserve"> except that each occurrence of the character </w:t>
      </w:r>
      <w:r w:rsidRPr="00416EE0">
        <w:rPr>
          <w:rFonts w:ascii="Courier New" w:hAnsi="Courier New" w:cs="Courier New"/>
          <w:b/>
        </w:rPr>
        <w:t>"</w:t>
      </w:r>
      <w:r>
        <w:t xml:space="preserve"> (code unit value 0x00</w:t>
      </w:r>
      <w:r w:rsidR="00416EE0">
        <w:t>22</w:t>
      </w:r>
      <w:r>
        <w:t xml:space="preserve">) </w:t>
      </w:r>
      <w:r w:rsidR="00416EE0">
        <w:t xml:space="preserve"> in </w:t>
      </w:r>
      <w:r w:rsidR="00416EE0" w:rsidRPr="00416EE0">
        <w:rPr>
          <w:i/>
        </w:rPr>
        <w:t>V</w:t>
      </w:r>
      <w:r w:rsidR="00416EE0">
        <w:t xml:space="preserve"> </w:t>
      </w:r>
      <w:r>
        <w:t xml:space="preserve">has been replaced with the six character 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p>
    <w:p w14:paraId="5733CEA3" w14:textId="77777777" w:rsidR="00E67EF9" w:rsidRDefault="005E1EF6" w:rsidP="00E67EF9">
      <w:pPr>
        <w:pStyle w:val="Alg3"/>
        <w:numPr>
          <w:ilvl w:val="1"/>
          <w:numId w:val="826"/>
        </w:numPr>
      </w:pPr>
      <w:r>
        <w:t xml:space="preserve">Let </w:t>
      </w:r>
      <w:r w:rsidRPr="005E1EF6">
        <w:rPr>
          <w:i/>
        </w:rPr>
        <w:t>p</w:t>
      </w:r>
      <w:r w:rsidR="00E67EF9">
        <w:rPr>
          <w:i/>
        </w:rPr>
        <w:t>1</w:t>
      </w:r>
      <w:r>
        <w:t xml:space="preserve"> be the string value that is the concatenation of </w:t>
      </w:r>
      <w:r w:rsidR="00E67EF9">
        <w:t>the following string values:</w:t>
      </w:r>
    </w:p>
    <w:p w14:paraId="798B1AF4" w14:textId="77777777" w:rsidR="00E67EF9" w:rsidRDefault="005E1EF6" w:rsidP="007B4ABC">
      <w:pPr>
        <w:pStyle w:val="Alg3"/>
        <w:numPr>
          <w:ilvl w:val="0"/>
          <w:numId w:val="827"/>
        </w:numPr>
      </w:pPr>
      <w:r w:rsidRPr="005E1EF6">
        <w:rPr>
          <w:i/>
        </w:rPr>
        <w:t>p</w:t>
      </w:r>
      <w:r>
        <w:rPr>
          <w:i/>
        </w:rPr>
        <w:t>1</w:t>
      </w:r>
    </w:p>
    <w:p w14:paraId="6895F760" w14:textId="77777777" w:rsidR="00E67EF9" w:rsidRDefault="005E1EF6" w:rsidP="007B4ABC">
      <w:pPr>
        <w:pStyle w:val="Alg3"/>
        <w:numPr>
          <w:ilvl w:val="0"/>
          <w:numId w:val="827"/>
        </w:numPr>
      </w:pPr>
      <w:r>
        <w:t xml:space="preserve">a single space </w:t>
      </w:r>
      <w:r w:rsidR="008D4FF6">
        <w:t>code unit 0x0020</w:t>
      </w:r>
    </w:p>
    <w:p w14:paraId="5C401E13" w14:textId="77777777" w:rsidR="00E67EF9" w:rsidRDefault="005E1EF6" w:rsidP="007B4ABC">
      <w:pPr>
        <w:pStyle w:val="Alg3"/>
        <w:numPr>
          <w:ilvl w:val="0"/>
          <w:numId w:val="827"/>
        </w:numPr>
      </w:pPr>
      <w:r w:rsidRPr="00E67EF9">
        <w:rPr>
          <w:i/>
        </w:rPr>
        <w:t>attribute</w:t>
      </w:r>
    </w:p>
    <w:p w14:paraId="22CEB6F1" w14:textId="77777777" w:rsidR="00E67EF9" w:rsidRPr="007B4ABC" w:rsidRDefault="005E1EF6" w:rsidP="007B4ABC">
      <w:pPr>
        <w:pStyle w:val="Alg3"/>
        <w:numPr>
          <w:ilvl w:val="0"/>
          <w:numId w:val="827"/>
        </w:numPr>
      </w:pPr>
      <w:r w:rsidRPr="00891B9F">
        <w:rPr>
          <w:rFonts w:ascii="Courier New" w:hAnsi="Courier New" w:cs="Courier New"/>
          <w:b/>
        </w:rPr>
        <w:t>"</w:t>
      </w:r>
      <w:r w:rsidR="00E67EF9">
        <w:rPr>
          <w:rFonts w:ascii="Courier New" w:hAnsi="Courier New" w:cs="Courier New"/>
          <w:b/>
        </w:rPr>
        <w:t>=</w:t>
      </w:r>
      <w:r w:rsidRPr="00891B9F">
        <w:rPr>
          <w:rFonts w:ascii="Courier New" w:hAnsi="Courier New" w:cs="Courier New"/>
          <w:b/>
        </w:rPr>
        <w:t>"</w:t>
      </w:r>
    </w:p>
    <w:p w14:paraId="6F4CEE93" w14:textId="77777777" w:rsidR="00E67EF9" w:rsidRPr="007B4ABC" w:rsidRDefault="00E67EF9" w:rsidP="007B4ABC">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14:paraId="756971FD" w14:textId="77777777" w:rsidR="00E67EF9" w:rsidRPr="007B4ABC" w:rsidRDefault="00416EE0" w:rsidP="007B4ABC">
      <w:pPr>
        <w:pStyle w:val="Alg3"/>
        <w:numPr>
          <w:ilvl w:val="0"/>
          <w:numId w:val="827"/>
        </w:numPr>
        <w:rPr>
          <w:i/>
        </w:rPr>
      </w:pPr>
      <w:r w:rsidRPr="00416EE0">
        <w:rPr>
          <w:i/>
        </w:rPr>
        <w:t>escapedV</w:t>
      </w:r>
    </w:p>
    <w:p w14:paraId="6946E906" w14:textId="77777777" w:rsidR="00E67EF9" w:rsidRPr="00245D48" w:rsidRDefault="00E67EF9" w:rsidP="00E67EF9">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14:paraId="60667D98" w14:textId="77777777" w:rsidR="00E67EF9" w:rsidRDefault="00E67EF9" w:rsidP="007F298F">
      <w:pPr>
        <w:pStyle w:val="Alg3"/>
        <w:numPr>
          <w:ilvl w:val="0"/>
          <w:numId w:val="826"/>
        </w:numPr>
      </w:pPr>
      <w:r>
        <w:t xml:space="preserve">Let </w:t>
      </w:r>
      <w:r w:rsidRPr="007B4ABC">
        <w:rPr>
          <w:i/>
        </w:rPr>
        <w:t>p2</w:t>
      </w:r>
      <w:r>
        <w:t xml:space="preserve"> be the string value that is the concatenation of </w:t>
      </w:r>
      <w:r w:rsidRPr="007B4ABC">
        <w:rPr>
          <w:i/>
        </w:rPr>
        <w:t>p1</w:t>
      </w:r>
      <w:r>
        <w:t xml:space="preserve"> and </w:t>
      </w:r>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r>
        <w:t>.</w:t>
      </w:r>
    </w:p>
    <w:p w14:paraId="56ED1811" w14:textId="77777777" w:rsidR="00B561B9" w:rsidRDefault="00B561B9" w:rsidP="00B561B9">
      <w:pPr>
        <w:pStyle w:val="Alg3"/>
        <w:numPr>
          <w:ilvl w:val="0"/>
          <w:numId w:val="826"/>
        </w:numPr>
      </w:pPr>
      <w:r>
        <w:t xml:space="preserve">Let </w:t>
      </w:r>
      <w:r w:rsidRPr="007B4ABC">
        <w:rPr>
          <w:i/>
        </w:rPr>
        <w:t>p</w:t>
      </w:r>
      <w:r>
        <w:rPr>
          <w:i/>
        </w:rPr>
        <w:t>3</w:t>
      </w:r>
      <w:r>
        <w:t xml:space="preserve"> be the string value that is the concatenation of </w:t>
      </w:r>
      <w:r w:rsidRPr="007B4ABC">
        <w:rPr>
          <w:i/>
        </w:rPr>
        <w:t>p</w:t>
      </w:r>
      <w:r>
        <w:rPr>
          <w:i/>
        </w:rPr>
        <w:t>2</w:t>
      </w:r>
      <w:r>
        <w:t xml:space="preserve"> and </w:t>
      </w:r>
      <w:r>
        <w:rPr>
          <w:i/>
          <w:iCs/>
        </w:rPr>
        <w:t>S</w:t>
      </w:r>
      <w:r>
        <w:t>.</w:t>
      </w:r>
    </w:p>
    <w:p w14:paraId="60C13AEF" w14:textId="77777777" w:rsidR="00E67EF9" w:rsidRDefault="00E67EF9" w:rsidP="00B561B9">
      <w:pPr>
        <w:pStyle w:val="Alg3"/>
        <w:numPr>
          <w:ilvl w:val="0"/>
          <w:numId w:val="826"/>
        </w:numPr>
      </w:pPr>
      <w:r>
        <w:t xml:space="preserve">Let </w:t>
      </w:r>
      <w:r w:rsidRPr="00245D48">
        <w:rPr>
          <w:i/>
        </w:rPr>
        <w:t>p</w:t>
      </w:r>
      <w:r w:rsidR="00B561B9">
        <w:rPr>
          <w:i/>
        </w:rPr>
        <w:t>4</w:t>
      </w:r>
      <w:r>
        <w:t xml:space="preserve"> be the string value that is the concatenation of </w:t>
      </w:r>
      <w:r w:rsidRPr="00245D48">
        <w:rPr>
          <w:i/>
        </w:rPr>
        <w:t>p</w:t>
      </w:r>
      <w:r>
        <w:rPr>
          <w:i/>
        </w:rPr>
        <w:t>2</w:t>
      </w:r>
      <w:r>
        <w:t xml:space="preserve">,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t xml:space="preserve">, </w:t>
      </w:r>
      <w:r w:rsidR="007B4ABC" w:rsidRPr="007B4ABC">
        <w:rPr>
          <w:i/>
        </w:rPr>
        <w:t>tag</w:t>
      </w:r>
      <w:r w:rsidR="007B4ABC">
        <w:t xml:space="preserve">, and </w:t>
      </w:r>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r>
        <w:t>.</w:t>
      </w:r>
    </w:p>
    <w:p w14:paraId="6FFEDF34" w14:textId="77777777" w:rsidR="00891B9F" w:rsidRPr="00675B74" w:rsidRDefault="00891B9F" w:rsidP="00B561B9">
      <w:pPr>
        <w:pStyle w:val="Alg3"/>
        <w:numPr>
          <w:ilvl w:val="0"/>
          <w:numId w:val="826"/>
        </w:numPr>
        <w:spacing w:after="220"/>
      </w:pPr>
      <w:r w:rsidRPr="00E77497">
        <w:t xml:space="preserve">Return </w:t>
      </w:r>
      <w:r w:rsidR="007B4ABC" w:rsidRPr="00245D48">
        <w:rPr>
          <w:i/>
        </w:rPr>
        <w:t>p</w:t>
      </w:r>
      <w:r w:rsidR="00B561B9">
        <w:rPr>
          <w:i/>
        </w:rPr>
        <w:t>4</w:t>
      </w:r>
      <w:r w:rsidRPr="00675B74">
        <w:t>.</w:t>
      </w:r>
    </w:p>
    <w:p w14:paraId="1FC5BBD0" w14:textId="77777777" w:rsidR="007B4ABC" w:rsidRPr="00E77497" w:rsidRDefault="007B4ABC" w:rsidP="00966F28">
      <w:pPr>
        <w:pStyle w:val="a4"/>
      </w:pPr>
      <w:r>
        <w:t>String</w:t>
      </w:r>
      <w:r w:rsidRPr="00E77497">
        <w:t>.prototype.</w:t>
      </w:r>
      <w:r>
        <w:t>big</w:t>
      </w:r>
      <w:r w:rsidRPr="00E77497">
        <w:t xml:space="preserve"> ()</w:t>
      </w:r>
    </w:p>
    <w:p w14:paraId="7FC2E004" w14:textId="77777777" w:rsidR="007B4ABC" w:rsidRPr="00E77497" w:rsidRDefault="007B4ABC" w:rsidP="007B4ABC">
      <w:r w:rsidRPr="00E77497">
        <w:t xml:space="preserve">When the </w:t>
      </w:r>
      <w:r>
        <w:rPr>
          <w:b/>
        </w:rPr>
        <w:t>big</w:t>
      </w:r>
      <w:r w:rsidRPr="00E77497">
        <w:t xml:space="preserve"> method is called with </w:t>
      </w:r>
      <w:r>
        <w:t xml:space="preserve">no </w:t>
      </w:r>
      <w:r w:rsidRPr="00E77497">
        <w:t>argument</w:t>
      </w:r>
      <w:r>
        <w:t>s</w:t>
      </w:r>
      <w:r w:rsidRPr="00E77497">
        <w:t>, the following steps are taken:</w:t>
      </w:r>
    </w:p>
    <w:p w14:paraId="72190844" w14:textId="77777777" w:rsidR="007B4ABC" w:rsidRDefault="007B4ABC" w:rsidP="007B4ABC">
      <w:pPr>
        <w:pStyle w:val="Alg3"/>
        <w:numPr>
          <w:ilvl w:val="0"/>
          <w:numId w:val="828"/>
        </w:numPr>
        <w:spacing w:after="220"/>
        <w:contextualSpacing/>
      </w:pPr>
      <w:r>
        <w:t xml:space="preserve">Let </w:t>
      </w:r>
      <w:r w:rsidRPr="0053000C">
        <w:rPr>
          <w:i/>
        </w:rPr>
        <w:t>S</w:t>
      </w:r>
      <w:r>
        <w:t xml:space="preserve"> be the </w:t>
      </w:r>
      <w:r w:rsidRPr="00891B9F">
        <w:rPr>
          <w:b/>
        </w:rPr>
        <w:t>this</w:t>
      </w:r>
      <w:r>
        <w:t xml:space="preserve"> value.</w:t>
      </w:r>
    </w:p>
    <w:p w14:paraId="455EFAA2" w14:textId="77777777" w:rsidR="007B4ABC" w:rsidRPr="00675B74" w:rsidRDefault="007B4ABC" w:rsidP="007B4ABC">
      <w:pPr>
        <w:pStyle w:val="Alg3"/>
        <w:numPr>
          <w:ilvl w:val="0"/>
          <w:numId w:val="82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big</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67C20246" w14:textId="77777777" w:rsidR="007B4ABC" w:rsidRPr="00E77497" w:rsidRDefault="007B4ABC" w:rsidP="00966F28">
      <w:pPr>
        <w:pStyle w:val="a4"/>
      </w:pPr>
      <w:r>
        <w:t>String</w:t>
      </w:r>
      <w:r w:rsidRPr="00E77497">
        <w:t>.prototype.</w:t>
      </w:r>
      <w:r>
        <w:t>blink</w:t>
      </w:r>
      <w:r w:rsidRPr="00E77497">
        <w:t xml:space="preserve"> ()</w:t>
      </w:r>
    </w:p>
    <w:p w14:paraId="18DE2713" w14:textId="77777777" w:rsidR="007B4ABC" w:rsidRPr="00E77497" w:rsidRDefault="007B4ABC" w:rsidP="007B4ABC">
      <w:r w:rsidRPr="00E77497">
        <w:t xml:space="preserve">When the </w:t>
      </w:r>
      <w:r>
        <w:rPr>
          <w:b/>
        </w:rPr>
        <w:t>blink</w:t>
      </w:r>
      <w:r w:rsidRPr="00E77497">
        <w:t xml:space="preserve"> method is called with </w:t>
      </w:r>
      <w:r>
        <w:t xml:space="preserve">no </w:t>
      </w:r>
      <w:r w:rsidRPr="00E77497">
        <w:t>argument</w:t>
      </w:r>
      <w:r>
        <w:t>s</w:t>
      </w:r>
      <w:r w:rsidRPr="00E77497">
        <w:t>, the following steps are taken:</w:t>
      </w:r>
    </w:p>
    <w:p w14:paraId="1D8DD01B" w14:textId="77777777" w:rsidR="007B4ABC" w:rsidRDefault="007B4ABC" w:rsidP="007B4ABC">
      <w:pPr>
        <w:pStyle w:val="Alg3"/>
        <w:numPr>
          <w:ilvl w:val="0"/>
          <w:numId w:val="829"/>
        </w:numPr>
        <w:spacing w:after="220"/>
        <w:contextualSpacing/>
      </w:pPr>
      <w:r>
        <w:t xml:space="preserve">Let </w:t>
      </w:r>
      <w:r w:rsidRPr="0053000C">
        <w:rPr>
          <w:i/>
        </w:rPr>
        <w:t>S</w:t>
      </w:r>
      <w:r>
        <w:t xml:space="preserve"> be the </w:t>
      </w:r>
      <w:r w:rsidRPr="00891B9F">
        <w:rPr>
          <w:b/>
        </w:rPr>
        <w:t>this</w:t>
      </w:r>
      <w:r>
        <w:t xml:space="preserve"> value.</w:t>
      </w:r>
    </w:p>
    <w:p w14:paraId="64756B3B" w14:textId="77777777" w:rsidR="007B4ABC" w:rsidRPr="00675B74" w:rsidRDefault="007B4ABC" w:rsidP="007B4ABC">
      <w:pPr>
        <w:pStyle w:val="Alg3"/>
        <w:numPr>
          <w:ilvl w:val="0"/>
          <w:numId w:val="829"/>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bli</w:t>
      </w:r>
      <w:r w:rsidR="00DF0259">
        <w:rPr>
          <w:rFonts w:ascii="Courier New" w:hAnsi="Courier New" w:cs="Courier New"/>
          <w:b/>
        </w:rPr>
        <w:t>n</w:t>
      </w:r>
      <w:r>
        <w:rPr>
          <w:rFonts w:ascii="Courier New" w:hAnsi="Courier New" w:cs="Courier New"/>
          <w:b/>
        </w:rPr>
        <w:t>k</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079FA4F5" w14:textId="77777777" w:rsidR="007B4ABC" w:rsidRPr="00E77497" w:rsidRDefault="007B4ABC" w:rsidP="00966F28">
      <w:pPr>
        <w:pStyle w:val="a4"/>
      </w:pPr>
      <w:r>
        <w:t>String</w:t>
      </w:r>
      <w:r w:rsidRPr="00E77497">
        <w:t>.prototype.</w:t>
      </w:r>
      <w:r>
        <w:t>bold</w:t>
      </w:r>
      <w:r w:rsidRPr="00E77497">
        <w:t xml:space="preserve"> ()</w:t>
      </w:r>
    </w:p>
    <w:p w14:paraId="1287FB69" w14:textId="77777777" w:rsidR="007B4ABC" w:rsidRPr="00E77497" w:rsidRDefault="007B4ABC" w:rsidP="007B4ABC">
      <w:r w:rsidRPr="00E77497">
        <w:t xml:space="preserve">When the </w:t>
      </w:r>
      <w:r>
        <w:rPr>
          <w:b/>
        </w:rPr>
        <w:t>bold</w:t>
      </w:r>
      <w:r w:rsidRPr="00E77497">
        <w:t xml:space="preserve"> method is called with </w:t>
      </w:r>
      <w:r>
        <w:t xml:space="preserve">no </w:t>
      </w:r>
      <w:r w:rsidRPr="00E77497">
        <w:t>argument</w:t>
      </w:r>
      <w:r>
        <w:t>s</w:t>
      </w:r>
      <w:r w:rsidRPr="00E77497">
        <w:t>, the following steps are taken:</w:t>
      </w:r>
    </w:p>
    <w:p w14:paraId="05C4ABA9" w14:textId="77777777" w:rsidR="007B4ABC" w:rsidRDefault="007B4ABC" w:rsidP="00A702CA">
      <w:pPr>
        <w:pStyle w:val="Alg3"/>
        <w:numPr>
          <w:ilvl w:val="0"/>
          <w:numId w:val="830"/>
        </w:numPr>
        <w:spacing w:after="220"/>
        <w:contextualSpacing/>
      </w:pPr>
      <w:r>
        <w:t xml:space="preserve">Let </w:t>
      </w:r>
      <w:r w:rsidR="00A702CA" w:rsidRPr="0053000C">
        <w:rPr>
          <w:i/>
        </w:rPr>
        <w:t>S</w:t>
      </w:r>
      <w:r>
        <w:t xml:space="preserve"> be the </w:t>
      </w:r>
      <w:r w:rsidRPr="00891B9F">
        <w:rPr>
          <w:b/>
        </w:rPr>
        <w:t>this</w:t>
      </w:r>
      <w:r>
        <w:t xml:space="preserve"> value.</w:t>
      </w:r>
    </w:p>
    <w:p w14:paraId="64FA34EE" w14:textId="77777777" w:rsidR="007B4ABC" w:rsidRPr="00675B74" w:rsidRDefault="007B4ABC" w:rsidP="007B4ABC">
      <w:pPr>
        <w:pStyle w:val="Alg3"/>
        <w:numPr>
          <w:ilvl w:val="0"/>
          <w:numId w:val="830"/>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6DCD73B0" w14:textId="77777777" w:rsidR="007B4ABC" w:rsidRPr="00E77497" w:rsidRDefault="007B4ABC" w:rsidP="00966F28">
      <w:pPr>
        <w:pStyle w:val="a4"/>
      </w:pPr>
      <w:r>
        <w:t>String</w:t>
      </w:r>
      <w:r w:rsidRPr="00E77497">
        <w:t>.prototype.</w:t>
      </w:r>
      <w:r>
        <w:t>fixed</w:t>
      </w:r>
      <w:r w:rsidRPr="00E77497">
        <w:t xml:space="preserve"> ()</w:t>
      </w:r>
    </w:p>
    <w:p w14:paraId="7DDC0FFC" w14:textId="77777777" w:rsidR="007B4ABC" w:rsidRPr="00E77497" w:rsidRDefault="007B4ABC" w:rsidP="007B4ABC">
      <w:r w:rsidRPr="00E77497">
        <w:t xml:space="preserve">When the </w:t>
      </w:r>
      <w:r>
        <w:rPr>
          <w:b/>
        </w:rPr>
        <w:t>fixed</w:t>
      </w:r>
      <w:r w:rsidRPr="00E77497">
        <w:t xml:space="preserve"> method is called with </w:t>
      </w:r>
      <w:r>
        <w:t xml:space="preserve">no </w:t>
      </w:r>
      <w:r w:rsidRPr="00E77497">
        <w:t>argument</w:t>
      </w:r>
      <w:r>
        <w:t>s</w:t>
      </w:r>
      <w:r w:rsidRPr="00E77497">
        <w:t>, the following steps are taken:</w:t>
      </w:r>
    </w:p>
    <w:p w14:paraId="7E5E29DC" w14:textId="77777777" w:rsidR="007B4ABC" w:rsidRDefault="007B4ABC" w:rsidP="00A702CA">
      <w:pPr>
        <w:pStyle w:val="Alg3"/>
        <w:numPr>
          <w:ilvl w:val="0"/>
          <w:numId w:val="831"/>
        </w:numPr>
        <w:spacing w:after="220"/>
        <w:contextualSpacing/>
      </w:pPr>
      <w:r>
        <w:t xml:space="preserve">Let </w:t>
      </w:r>
      <w:r w:rsidR="00A702CA" w:rsidRPr="0053000C">
        <w:rPr>
          <w:i/>
        </w:rPr>
        <w:t>S</w:t>
      </w:r>
      <w:r>
        <w:t xml:space="preserve"> be the </w:t>
      </w:r>
      <w:r w:rsidRPr="00891B9F">
        <w:rPr>
          <w:b/>
        </w:rPr>
        <w:t>this</w:t>
      </w:r>
      <w:r>
        <w:t xml:space="preserve"> value.</w:t>
      </w:r>
    </w:p>
    <w:p w14:paraId="7D78CBBD" w14:textId="77777777" w:rsidR="007B4ABC" w:rsidRPr="00675B74" w:rsidRDefault="007B4ABC" w:rsidP="007B4ABC">
      <w:pPr>
        <w:pStyle w:val="Alg3"/>
        <w:numPr>
          <w:ilvl w:val="0"/>
          <w:numId w:val="831"/>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tt</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1E2D0461" w14:textId="77777777" w:rsidR="007B4ABC" w:rsidRPr="00E77497" w:rsidRDefault="007B4ABC" w:rsidP="00966F28">
      <w:pPr>
        <w:pStyle w:val="a4"/>
      </w:pPr>
      <w:r>
        <w:t>String</w:t>
      </w:r>
      <w:r w:rsidRPr="00E77497">
        <w:t>.prototype.</w:t>
      </w:r>
      <w:r>
        <w:t>fontcolor</w:t>
      </w:r>
      <w:r w:rsidRPr="00E77497">
        <w:t xml:space="preserve"> (</w:t>
      </w:r>
      <w:r>
        <w:t xml:space="preserve"> color </w:t>
      </w:r>
      <w:r w:rsidRPr="00E77497">
        <w:t>)</w:t>
      </w:r>
    </w:p>
    <w:p w14:paraId="400DB450" w14:textId="77777777" w:rsidR="007B4ABC" w:rsidRPr="00E77497" w:rsidRDefault="007B4ABC" w:rsidP="007B4ABC">
      <w:r w:rsidRPr="00E77497">
        <w:t xml:space="preserve">When the </w:t>
      </w:r>
      <w:r>
        <w:rPr>
          <w:b/>
        </w:rPr>
        <w:t>fontcolor</w:t>
      </w:r>
      <w:r w:rsidRPr="00E77497">
        <w:t xml:space="preserve"> method is called with argument</w:t>
      </w:r>
      <w:r>
        <w:t xml:space="preserve"> </w:t>
      </w:r>
      <w:r>
        <w:rPr>
          <w:rFonts w:ascii="Times New Roman" w:hAnsi="Times New Roman"/>
          <w:i/>
        </w:rPr>
        <w:t>color</w:t>
      </w:r>
      <w:r w:rsidRPr="00E77497">
        <w:t>, the following steps are taken:</w:t>
      </w:r>
    </w:p>
    <w:p w14:paraId="68CB27F1" w14:textId="77777777" w:rsidR="007B4ABC" w:rsidRDefault="007B4ABC" w:rsidP="00A702CA">
      <w:pPr>
        <w:pStyle w:val="Alg3"/>
        <w:numPr>
          <w:ilvl w:val="0"/>
          <w:numId w:val="832"/>
        </w:numPr>
        <w:spacing w:after="220"/>
        <w:contextualSpacing/>
      </w:pPr>
      <w:r>
        <w:t xml:space="preserve">Let </w:t>
      </w:r>
      <w:r w:rsidR="00A702CA" w:rsidRPr="0053000C">
        <w:rPr>
          <w:i/>
        </w:rPr>
        <w:t>S</w:t>
      </w:r>
      <w:r>
        <w:t xml:space="preserve"> be the </w:t>
      </w:r>
      <w:r w:rsidRPr="00891B9F">
        <w:rPr>
          <w:b/>
        </w:rPr>
        <w:t>this</w:t>
      </w:r>
      <w:r>
        <w:t xml:space="preserve"> value.</w:t>
      </w:r>
    </w:p>
    <w:p w14:paraId="54C8424F" w14:textId="77777777" w:rsidR="007B4ABC" w:rsidRPr="00675B74" w:rsidRDefault="007B4ABC" w:rsidP="00D034B7">
      <w:pPr>
        <w:pStyle w:val="Alg3"/>
        <w:numPr>
          <w:ilvl w:val="0"/>
          <w:numId w:val="832"/>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color</w:t>
      </w:r>
      <w:r w:rsidRPr="00891B9F">
        <w:rPr>
          <w:rFonts w:ascii="Courier New" w:hAnsi="Courier New" w:cs="Courier New"/>
          <w:b/>
        </w:rPr>
        <w:t>"</w:t>
      </w:r>
      <w:r>
        <w:t xml:space="preserve"> and </w:t>
      </w:r>
      <w:r>
        <w:rPr>
          <w:i/>
        </w:rPr>
        <w:t>color</w:t>
      </w:r>
      <w:r w:rsidRPr="00675B74">
        <w:t>.</w:t>
      </w:r>
    </w:p>
    <w:p w14:paraId="21A4B0E9" w14:textId="77777777" w:rsidR="007B4ABC" w:rsidRPr="00E77497" w:rsidRDefault="007B4ABC" w:rsidP="00966F28">
      <w:pPr>
        <w:pStyle w:val="a4"/>
      </w:pPr>
      <w:r>
        <w:t>String</w:t>
      </w:r>
      <w:r w:rsidRPr="00E77497">
        <w:t>.p</w:t>
      </w:r>
      <w:r w:rsidRPr="001E48E7">
        <w:t>r</w:t>
      </w:r>
      <w:r w:rsidRPr="00E77497">
        <w:t>ototype.</w:t>
      </w:r>
      <w:r>
        <w:t>fontsize</w:t>
      </w:r>
      <w:r w:rsidRPr="00E77497">
        <w:t xml:space="preserve"> (</w:t>
      </w:r>
      <w:r>
        <w:t xml:space="preserve"> </w:t>
      </w:r>
      <w:r w:rsidR="00D034B7">
        <w:t>size</w:t>
      </w:r>
      <w:r>
        <w:t xml:space="preserve"> </w:t>
      </w:r>
      <w:r w:rsidRPr="00E77497">
        <w:t>)</w:t>
      </w:r>
    </w:p>
    <w:p w14:paraId="462396D0" w14:textId="77777777" w:rsidR="007B4ABC" w:rsidRPr="00E77497" w:rsidRDefault="007B4ABC" w:rsidP="007B4ABC">
      <w:r w:rsidRPr="00E77497">
        <w:t xml:space="preserve">When the </w:t>
      </w:r>
      <w:r>
        <w:rPr>
          <w:b/>
        </w:rPr>
        <w:t>font</w:t>
      </w:r>
      <w:r w:rsidR="00D034B7">
        <w:rPr>
          <w:b/>
        </w:rPr>
        <w:t>size</w:t>
      </w:r>
      <w:r w:rsidRPr="00E77497">
        <w:t xml:space="preserve"> method is called with argument</w:t>
      </w:r>
      <w:r>
        <w:t xml:space="preserve"> </w:t>
      </w:r>
      <w:r w:rsidR="00D034B7">
        <w:rPr>
          <w:rFonts w:ascii="Times New Roman" w:hAnsi="Times New Roman"/>
          <w:i/>
        </w:rPr>
        <w:t>size</w:t>
      </w:r>
      <w:r w:rsidRPr="00E77497">
        <w:t>, the following steps are taken:</w:t>
      </w:r>
    </w:p>
    <w:p w14:paraId="5E5D7DEE" w14:textId="77777777" w:rsidR="007B4ABC" w:rsidRDefault="007B4ABC" w:rsidP="00A702CA">
      <w:pPr>
        <w:pStyle w:val="Alg3"/>
        <w:numPr>
          <w:ilvl w:val="0"/>
          <w:numId w:val="833"/>
        </w:numPr>
        <w:spacing w:after="220"/>
        <w:contextualSpacing/>
      </w:pPr>
      <w:r>
        <w:t xml:space="preserve">Let </w:t>
      </w:r>
      <w:r w:rsidR="00A702CA" w:rsidRPr="0053000C">
        <w:rPr>
          <w:i/>
        </w:rPr>
        <w:t>S</w:t>
      </w:r>
      <w:r>
        <w:t xml:space="preserve"> be the </w:t>
      </w:r>
      <w:r w:rsidRPr="00891B9F">
        <w:rPr>
          <w:b/>
        </w:rPr>
        <w:t>this</w:t>
      </w:r>
      <w:r>
        <w:t xml:space="preserve"> value.</w:t>
      </w:r>
    </w:p>
    <w:p w14:paraId="43B50188" w14:textId="77777777" w:rsidR="007B4ABC" w:rsidRPr="00675B74" w:rsidRDefault="007B4ABC" w:rsidP="00D034B7">
      <w:pPr>
        <w:pStyle w:val="Alg3"/>
        <w:numPr>
          <w:ilvl w:val="0"/>
          <w:numId w:val="833"/>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sidR="00D034B7">
        <w:rPr>
          <w:rFonts w:ascii="Courier New" w:hAnsi="Courier New" w:cs="Courier New"/>
          <w:b/>
        </w:rPr>
        <w:t>size</w:t>
      </w:r>
      <w:r w:rsidRPr="00891B9F">
        <w:rPr>
          <w:rFonts w:ascii="Courier New" w:hAnsi="Courier New" w:cs="Courier New"/>
          <w:b/>
        </w:rPr>
        <w:t>"</w:t>
      </w:r>
      <w:r>
        <w:t xml:space="preserve"> and </w:t>
      </w:r>
      <w:r w:rsidR="00D034B7">
        <w:rPr>
          <w:i/>
        </w:rPr>
        <w:t>size</w:t>
      </w:r>
      <w:r w:rsidRPr="00675B74">
        <w:t>.</w:t>
      </w:r>
    </w:p>
    <w:p w14:paraId="120891BB" w14:textId="77777777" w:rsidR="00D034B7" w:rsidRPr="00E77497" w:rsidRDefault="00D034B7" w:rsidP="00966F28">
      <w:pPr>
        <w:pStyle w:val="a4"/>
      </w:pPr>
      <w:r>
        <w:t>String</w:t>
      </w:r>
      <w:r w:rsidRPr="00E77497">
        <w:t>.prototype.</w:t>
      </w:r>
      <w:r>
        <w:t>italics</w:t>
      </w:r>
      <w:r w:rsidRPr="00E77497">
        <w:t xml:space="preserve"> ()</w:t>
      </w:r>
    </w:p>
    <w:p w14:paraId="6DCB65CF" w14:textId="77777777" w:rsidR="00D034B7" w:rsidRPr="00E77497" w:rsidRDefault="00D034B7" w:rsidP="00D034B7">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p>
    <w:p w14:paraId="2F0D9CDA" w14:textId="77777777" w:rsidR="00D034B7" w:rsidRDefault="00D034B7" w:rsidP="00A702CA">
      <w:pPr>
        <w:pStyle w:val="Alg3"/>
        <w:numPr>
          <w:ilvl w:val="0"/>
          <w:numId w:val="834"/>
        </w:numPr>
        <w:spacing w:after="220"/>
        <w:contextualSpacing/>
      </w:pPr>
      <w:r>
        <w:t xml:space="preserve">Let </w:t>
      </w:r>
      <w:r w:rsidR="00A702CA" w:rsidRPr="0053000C">
        <w:rPr>
          <w:i/>
        </w:rPr>
        <w:t>S</w:t>
      </w:r>
      <w:r>
        <w:t xml:space="preserve"> be the </w:t>
      </w:r>
      <w:r w:rsidRPr="00891B9F">
        <w:rPr>
          <w:b/>
        </w:rPr>
        <w:t>this</w:t>
      </w:r>
      <w:r>
        <w:t xml:space="preserve"> value.</w:t>
      </w:r>
    </w:p>
    <w:p w14:paraId="38472B57" w14:textId="77777777" w:rsidR="00D034B7" w:rsidRPr="00675B74" w:rsidRDefault="00D034B7" w:rsidP="00D034B7">
      <w:pPr>
        <w:pStyle w:val="Alg3"/>
        <w:numPr>
          <w:ilvl w:val="0"/>
          <w:numId w:val="834"/>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i</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1D5681C6" w14:textId="77777777" w:rsidR="00D034B7" w:rsidRPr="00E77497" w:rsidRDefault="00D034B7" w:rsidP="00966F28">
      <w:pPr>
        <w:pStyle w:val="a4"/>
      </w:pPr>
      <w:r>
        <w:t>String</w:t>
      </w:r>
      <w:r w:rsidRPr="00E77497">
        <w:t>.prototype.</w:t>
      </w:r>
      <w:r>
        <w:t>link</w:t>
      </w:r>
      <w:r w:rsidRPr="00E77497">
        <w:t xml:space="preserve"> (</w:t>
      </w:r>
      <w:r>
        <w:t xml:space="preserve"> url </w:t>
      </w:r>
      <w:r w:rsidRPr="00E77497">
        <w:t>)</w:t>
      </w:r>
    </w:p>
    <w:p w14:paraId="1ABD4241" w14:textId="77777777" w:rsidR="00D034B7" w:rsidRPr="00E77497" w:rsidRDefault="00D034B7" w:rsidP="00D034B7">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p>
    <w:p w14:paraId="69A3695D" w14:textId="77777777" w:rsidR="00D034B7" w:rsidRDefault="00D034B7" w:rsidP="00A702CA">
      <w:pPr>
        <w:pStyle w:val="Alg3"/>
        <w:numPr>
          <w:ilvl w:val="0"/>
          <w:numId w:val="835"/>
        </w:numPr>
        <w:spacing w:after="220"/>
        <w:contextualSpacing/>
      </w:pPr>
      <w:r>
        <w:t xml:space="preserve">Let </w:t>
      </w:r>
      <w:r w:rsidR="00A702CA" w:rsidRPr="0053000C">
        <w:rPr>
          <w:i/>
        </w:rPr>
        <w:t>S</w:t>
      </w:r>
      <w:r>
        <w:t xml:space="preserve"> be the </w:t>
      </w:r>
      <w:r w:rsidRPr="00891B9F">
        <w:rPr>
          <w:b/>
        </w:rPr>
        <w:t>this</w:t>
      </w:r>
      <w:r>
        <w:t xml:space="preserve"> value.</w:t>
      </w:r>
    </w:p>
    <w:p w14:paraId="3D0E0601" w14:textId="77777777" w:rsidR="00D034B7" w:rsidRPr="00675B74" w:rsidRDefault="00D034B7" w:rsidP="00D034B7">
      <w:pPr>
        <w:pStyle w:val="Alg3"/>
        <w:numPr>
          <w:ilvl w:val="0"/>
          <w:numId w:val="835"/>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a</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href</w:t>
      </w:r>
      <w:r w:rsidRPr="00891B9F">
        <w:rPr>
          <w:rFonts w:ascii="Courier New" w:hAnsi="Courier New" w:cs="Courier New"/>
          <w:b/>
        </w:rPr>
        <w:t>"</w:t>
      </w:r>
      <w:r>
        <w:t xml:space="preserve"> and </w:t>
      </w:r>
      <w:r>
        <w:rPr>
          <w:i/>
        </w:rPr>
        <w:t>url</w:t>
      </w:r>
      <w:r w:rsidRPr="00675B74">
        <w:t>.</w:t>
      </w:r>
    </w:p>
    <w:p w14:paraId="5E091972" w14:textId="77777777" w:rsidR="00D034B7" w:rsidRPr="00E77497" w:rsidRDefault="00D034B7" w:rsidP="00966F28">
      <w:pPr>
        <w:pStyle w:val="a4"/>
      </w:pPr>
      <w:r>
        <w:t>String</w:t>
      </w:r>
      <w:r w:rsidRPr="00E77497">
        <w:t>.prototype.</w:t>
      </w:r>
      <w:r>
        <w:t>small</w:t>
      </w:r>
      <w:r w:rsidRPr="00E77497">
        <w:t xml:space="preserve"> ()</w:t>
      </w:r>
    </w:p>
    <w:p w14:paraId="1E221663" w14:textId="77777777" w:rsidR="00D034B7" w:rsidRPr="00E77497" w:rsidRDefault="00D034B7" w:rsidP="00D034B7">
      <w:r w:rsidRPr="00E77497">
        <w:t xml:space="preserve">When the </w:t>
      </w:r>
      <w:r>
        <w:rPr>
          <w:b/>
        </w:rPr>
        <w:t>small</w:t>
      </w:r>
      <w:r w:rsidRPr="00E77497">
        <w:t xml:space="preserve"> method is called with </w:t>
      </w:r>
      <w:r>
        <w:t xml:space="preserve">no </w:t>
      </w:r>
      <w:r w:rsidRPr="00E77497">
        <w:t>argument</w:t>
      </w:r>
      <w:r>
        <w:t>s</w:t>
      </w:r>
      <w:r w:rsidRPr="00E77497">
        <w:t>, the following steps are taken:</w:t>
      </w:r>
    </w:p>
    <w:p w14:paraId="1CC1A3FE" w14:textId="77777777" w:rsidR="00D034B7" w:rsidRDefault="00D034B7" w:rsidP="00A702CA">
      <w:pPr>
        <w:pStyle w:val="Alg3"/>
        <w:numPr>
          <w:ilvl w:val="0"/>
          <w:numId w:val="836"/>
        </w:numPr>
        <w:spacing w:after="220"/>
        <w:contextualSpacing/>
      </w:pPr>
      <w:r>
        <w:t xml:space="preserve">Let </w:t>
      </w:r>
      <w:r w:rsidR="00A702CA" w:rsidRPr="0053000C">
        <w:rPr>
          <w:i/>
        </w:rPr>
        <w:t>S</w:t>
      </w:r>
      <w:r>
        <w:t xml:space="preserve"> be the </w:t>
      </w:r>
      <w:r w:rsidRPr="00891B9F">
        <w:rPr>
          <w:b/>
        </w:rPr>
        <w:t>this</w:t>
      </w:r>
      <w:r>
        <w:t xml:space="preserve"> value.</w:t>
      </w:r>
    </w:p>
    <w:p w14:paraId="4BBCFA73" w14:textId="77777777" w:rsidR="00D034B7" w:rsidRPr="00675B74" w:rsidRDefault="00D034B7" w:rsidP="00D034B7">
      <w:pPr>
        <w:pStyle w:val="Alg3"/>
        <w:numPr>
          <w:ilvl w:val="0"/>
          <w:numId w:val="836"/>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small</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2BE0E9F1" w14:textId="77777777" w:rsidR="00D034B7" w:rsidRPr="00E77497" w:rsidRDefault="00D034B7" w:rsidP="00966F28">
      <w:pPr>
        <w:pStyle w:val="a4"/>
      </w:pPr>
      <w:r>
        <w:t>String</w:t>
      </w:r>
      <w:r w:rsidRPr="00E77497">
        <w:t>.prototype.</w:t>
      </w:r>
      <w:r>
        <w:t>strike</w:t>
      </w:r>
      <w:r w:rsidRPr="00E77497">
        <w:t xml:space="preserve"> ()</w:t>
      </w:r>
    </w:p>
    <w:p w14:paraId="6E7B860F" w14:textId="77777777" w:rsidR="00D034B7" w:rsidRPr="00E77497" w:rsidRDefault="00D034B7" w:rsidP="00D034B7">
      <w:r w:rsidRPr="00E77497">
        <w:t xml:space="preserve">When the </w:t>
      </w:r>
      <w:r>
        <w:rPr>
          <w:b/>
        </w:rPr>
        <w:t>strike</w:t>
      </w:r>
      <w:r w:rsidRPr="00E77497">
        <w:t xml:space="preserve"> method is called with </w:t>
      </w:r>
      <w:r>
        <w:t xml:space="preserve">no </w:t>
      </w:r>
      <w:r w:rsidRPr="00E77497">
        <w:t>argument</w:t>
      </w:r>
      <w:r>
        <w:t>s</w:t>
      </w:r>
      <w:r w:rsidRPr="00E77497">
        <w:t>, the following steps are taken:</w:t>
      </w:r>
    </w:p>
    <w:p w14:paraId="13D2E08B" w14:textId="77777777" w:rsidR="00D034B7" w:rsidRDefault="00D034B7" w:rsidP="00A702CA">
      <w:pPr>
        <w:pStyle w:val="Alg3"/>
        <w:numPr>
          <w:ilvl w:val="0"/>
          <w:numId w:val="837"/>
        </w:numPr>
        <w:spacing w:after="220"/>
        <w:contextualSpacing/>
      </w:pPr>
      <w:r>
        <w:t xml:space="preserve">Let </w:t>
      </w:r>
      <w:r w:rsidR="00A702CA" w:rsidRPr="0053000C">
        <w:rPr>
          <w:i/>
        </w:rPr>
        <w:t>S</w:t>
      </w:r>
      <w:r>
        <w:t xml:space="preserve"> be the </w:t>
      </w:r>
      <w:r w:rsidRPr="00891B9F">
        <w:rPr>
          <w:b/>
        </w:rPr>
        <w:t>this</w:t>
      </w:r>
      <w:r>
        <w:t xml:space="preserve"> value.</w:t>
      </w:r>
    </w:p>
    <w:p w14:paraId="1BFCE7F9" w14:textId="77777777" w:rsidR="00D034B7" w:rsidRPr="00675B74" w:rsidRDefault="00D034B7" w:rsidP="00D034B7">
      <w:pPr>
        <w:pStyle w:val="Alg3"/>
        <w:numPr>
          <w:ilvl w:val="0"/>
          <w:numId w:val="837"/>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strike</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505C0D21" w14:textId="77777777" w:rsidR="00D034B7" w:rsidRPr="00E77497" w:rsidRDefault="00D034B7" w:rsidP="00966F28">
      <w:pPr>
        <w:pStyle w:val="a4"/>
      </w:pPr>
      <w:r>
        <w:t>String</w:t>
      </w:r>
      <w:r w:rsidRPr="00E77497">
        <w:t>.prototype.</w:t>
      </w:r>
      <w:r>
        <w:t>sub</w:t>
      </w:r>
      <w:r w:rsidRPr="00E77497">
        <w:t xml:space="preserve"> ()</w:t>
      </w:r>
    </w:p>
    <w:p w14:paraId="76708460" w14:textId="77777777" w:rsidR="00D034B7" w:rsidRPr="00E77497" w:rsidRDefault="00D034B7" w:rsidP="00D034B7">
      <w:r w:rsidRPr="00E77497">
        <w:t xml:space="preserve">When the </w:t>
      </w:r>
      <w:r>
        <w:rPr>
          <w:b/>
        </w:rPr>
        <w:t>sub</w:t>
      </w:r>
      <w:r w:rsidRPr="00E77497">
        <w:t xml:space="preserve"> method is called with </w:t>
      </w:r>
      <w:r>
        <w:t xml:space="preserve">no </w:t>
      </w:r>
      <w:r w:rsidRPr="00E77497">
        <w:t>argument</w:t>
      </w:r>
      <w:r>
        <w:t>s</w:t>
      </w:r>
      <w:r w:rsidRPr="00E77497">
        <w:t>, the following steps are taken:</w:t>
      </w:r>
    </w:p>
    <w:p w14:paraId="55934B76" w14:textId="77777777" w:rsidR="00D034B7" w:rsidRDefault="00D034B7" w:rsidP="00A702CA">
      <w:pPr>
        <w:pStyle w:val="Alg3"/>
        <w:numPr>
          <w:ilvl w:val="0"/>
          <w:numId w:val="838"/>
        </w:numPr>
        <w:spacing w:after="220"/>
        <w:contextualSpacing/>
      </w:pPr>
      <w:r>
        <w:t xml:space="preserve">Let </w:t>
      </w:r>
      <w:r w:rsidR="00A702CA" w:rsidRPr="0053000C">
        <w:rPr>
          <w:i/>
        </w:rPr>
        <w:t>S</w:t>
      </w:r>
      <w:r>
        <w:t xml:space="preserve"> be the </w:t>
      </w:r>
      <w:r w:rsidRPr="00891B9F">
        <w:rPr>
          <w:b/>
        </w:rPr>
        <w:t>this</w:t>
      </w:r>
      <w:r>
        <w:t xml:space="preserve"> value.</w:t>
      </w:r>
    </w:p>
    <w:p w14:paraId="0EC2DFFC" w14:textId="77777777" w:rsidR="00D034B7" w:rsidRPr="00675B74" w:rsidRDefault="00D034B7" w:rsidP="00D034B7">
      <w:pPr>
        <w:pStyle w:val="Alg3"/>
        <w:numPr>
          <w:ilvl w:val="0"/>
          <w:numId w:val="838"/>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65179286" w14:textId="77777777" w:rsidR="00D034B7" w:rsidRPr="00E77497" w:rsidRDefault="00D034B7" w:rsidP="00966F28">
      <w:pPr>
        <w:pStyle w:val="a4"/>
      </w:pPr>
      <w:r>
        <w:t>String</w:t>
      </w:r>
      <w:r w:rsidRPr="00E77497">
        <w:t>.prototype.</w:t>
      </w:r>
      <w:r>
        <w:t>sup</w:t>
      </w:r>
      <w:r w:rsidRPr="00E77497">
        <w:t xml:space="preserve"> ()</w:t>
      </w:r>
    </w:p>
    <w:p w14:paraId="545CFF90" w14:textId="77777777" w:rsidR="00D034B7" w:rsidRPr="00E77497" w:rsidRDefault="00D034B7" w:rsidP="00D034B7">
      <w:r w:rsidRPr="00E77497">
        <w:t xml:space="preserve">When the </w:t>
      </w:r>
      <w:r>
        <w:rPr>
          <w:b/>
        </w:rPr>
        <w:t>sup</w:t>
      </w:r>
      <w:r w:rsidRPr="00E77497">
        <w:t xml:space="preserve"> method is called with </w:t>
      </w:r>
      <w:r>
        <w:t xml:space="preserve">no </w:t>
      </w:r>
      <w:r w:rsidRPr="00E77497">
        <w:t>argument</w:t>
      </w:r>
      <w:r>
        <w:t>s</w:t>
      </w:r>
      <w:r w:rsidRPr="00E77497">
        <w:t>, the following steps are taken:</w:t>
      </w:r>
    </w:p>
    <w:p w14:paraId="0EC50BD6" w14:textId="77777777" w:rsidR="00D034B7" w:rsidRDefault="00D034B7" w:rsidP="00A702CA">
      <w:pPr>
        <w:pStyle w:val="Alg3"/>
        <w:numPr>
          <w:ilvl w:val="0"/>
          <w:numId w:val="839"/>
        </w:numPr>
        <w:spacing w:after="220"/>
        <w:contextualSpacing/>
      </w:pPr>
      <w:r>
        <w:t xml:space="preserve">Let </w:t>
      </w:r>
      <w:r w:rsidR="00A702CA" w:rsidRPr="0053000C">
        <w:rPr>
          <w:i/>
        </w:rPr>
        <w:t>S</w:t>
      </w:r>
      <w:r>
        <w:t xml:space="preserve"> be the </w:t>
      </w:r>
      <w:r w:rsidRPr="00891B9F">
        <w:rPr>
          <w:b/>
        </w:rPr>
        <w:t>this</w:t>
      </w:r>
      <w:r>
        <w:t xml:space="preserve"> value.</w:t>
      </w:r>
    </w:p>
    <w:p w14:paraId="3863C006" w14:textId="77777777" w:rsidR="00D034B7" w:rsidRPr="00675B74" w:rsidRDefault="00D034B7" w:rsidP="00D034B7">
      <w:pPr>
        <w:pStyle w:val="Alg3"/>
        <w:numPr>
          <w:ilvl w:val="0"/>
          <w:numId w:val="839"/>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sup</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14:paraId="65CA7141" w14:textId="77777777" w:rsidR="00BA25B6" w:rsidRPr="00E77497" w:rsidRDefault="007B4ABC" w:rsidP="00966F28">
      <w:pPr>
        <w:pStyle w:val="a3"/>
      </w:pPr>
      <w:bookmarkStart w:id="15987" w:name="_Toc368050871"/>
      <w:r>
        <w:t>A</w:t>
      </w:r>
      <w:r w:rsidR="00BA25B6">
        <w:t>dditional Properties of the Date</w:t>
      </w:r>
      <w:r w:rsidR="00BA25B6" w:rsidRPr="00E77497">
        <w:t>.prototype</w:t>
      </w:r>
      <w:r w:rsidR="00BA25B6">
        <w:t xml:space="preserve"> Object</w:t>
      </w:r>
      <w:bookmarkEnd w:id="15987"/>
    </w:p>
    <w:p w14:paraId="2267CAF8" w14:textId="77777777" w:rsidR="00E80769" w:rsidRPr="00E77497" w:rsidRDefault="00E80769" w:rsidP="00966F28">
      <w:pPr>
        <w:pStyle w:val="a4"/>
      </w:pPr>
      <w:r w:rsidRPr="00E77497">
        <w:t>Date.prototype.getYear ( )</w:t>
      </w:r>
      <w:bookmarkEnd w:id="15972"/>
      <w:bookmarkEnd w:id="15973"/>
      <w:bookmarkEnd w:id="15974"/>
      <w:bookmarkEnd w:id="15975"/>
      <w:bookmarkEnd w:id="15976"/>
      <w:bookmarkEnd w:id="15977"/>
      <w:bookmarkEnd w:id="15978"/>
      <w:bookmarkEnd w:id="15979"/>
      <w:bookmarkEnd w:id="15980"/>
      <w:bookmarkEnd w:id="15981"/>
      <w:bookmarkEnd w:id="15982"/>
      <w:bookmarkEnd w:id="15983"/>
      <w:bookmarkEnd w:id="15984"/>
      <w:bookmarkEnd w:id="15985"/>
      <w:bookmarkEnd w:id="15986"/>
    </w:p>
    <w:p w14:paraId="02E24558"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3D8AEBC1" w14:textId="77777777"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14:paraId="15831A18" w14:textId="77777777"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14:paraId="618CC011" w14:textId="77777777" w:rsidR="00242BA0" w:rsidRDefault="00242BA0" w:rsidP="00242BA0">
      <w:pPr>
        <w:pStyle w:val="M4"/>
        <w:numPr>
          <w:ilvl w:val="0"/>
          <w:numId w:val="840"/>
        </w:numPr>
        <w:spacing w:after="0"/>
      </w:pPr>
      <w:r>
        <w:t>ReturnIfAbrupt(</w:t>
      </w:r>
      <w:r w:rsidRPr="00242BA0">
        <w:rPr>
          <w:i/>
        </w:rPr>
        <w:t>t</w:t>
      </w:r>
      <w:r>
        <w:t>).</w:t>
      </w:r>
    </w:p>
    <w:p w14:paraId="6FB1329A" w14:textId="77777777"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BEF2365" w14:textId="77777777" w:rsidR="00E80769" w:rsidRPr="00675B74" w:rsidRDefault="00E80769" w:rsidP="00735F3E">
      <w:pPr>
        <w:pStyle w:val="Alg3"/>
        <w:numPr>
          <w:ilvl w:val="0"/>
          <w:numId w:val="840"/>
        </w:numPr>
        <w:spacing w:after="220"/>
      </w:pPr>
      <w:r w:rsidRPr="00E77497">
        <w:t>Return YearFromTime(LocalTime(</w:t>
      </w:r>
      <w:r w:rsidRPr="00E77497">
        <w:rPr>
          <w:i/>
        </w:rPr>
        <w:t>t</w:t>
      </w:r>
      <w:r w:rsidRPr="00E77497">
        <w:t xml:space="preserve">)) </w:t>
      </w:r>
      <w:r w:rsidRPr="00675B74">
        <w:sym w:font="Symbol" w:char="F02D"/>
      </w:r>
      <w:r w:rsidRPr="00675B74">
        <w:t xml:space="preserve"> 1900.</w:t>
      </w:r>
    </w:p>
    <w:p w14:paraId="202DD7CC" w14:textId="77777777" w:rsidR="00E80769" w:rsidRPr="00E77497" w:rsidRDefault="00E80769" w:rsidP="00966F28">
      <w:pPr>
        <w:pStyle w:val="a4"/>
      </w:pPr>
      <w:bookmarkStart w:id="15988" w:name="_Ref457724074"/>
      <w:bookmarkStart w:id="15989" w:name="_Toc472818988"/>
      <w:bookmarkStart w:id="15990" w:name="_Toc474641703"/>
      <w:bookmarkStart w:id="15991" w:name="_Toc235503574"/>
      <w:bookmarkStart w:id="15992" w:name="_Toc236208662"/>
      <w:bookmarkStart w:id="15993" w:name="_Toc241509348"/>
      <w:bookmarkStart w:id="15994" w:name="_Toc241557825"/>
      <w:bookmarkStart w:id="15995" w:name="_Toc244416835"/>
      <w:bookmarkStart w:id="15996" w:name="_Toc244657775"/>
      <w:bookmarkStart w:id="15997" w:name="_Toc246652515"/>
      <w:bookmarkStart w:id="15998" w:name="_Toc253562064"/>
      <w:bookmarkStart w:id="15999" w:name="_Toc268506080"/>
      <w:bookmarkStart w:id="16000" w:name="_Toc276631199"/>
      <w:bookmarkStart w:id="16001" w:name="_Toc277944243"/>
      <w:bookmarkStart w:id="16002" w:name="_Toc153968588"/>
      <w:r w:rsidRPr="00E77497">
        <w:t>Date.prototype.setYear (year)</w:t>
      </w:r>
      <w:bookmarkEnd w:id="15988"/>
      <w:bookmarkEnd w:id="15989"/>
      <w:bookmarkEnd w:id="15990"/>
      <w:bookmarkEnd w:id="15991"/>
      <w:bookmarkEnd w:id="15992"/>
      <w:bookmarkEnd w:id="15993"/>
      <w:bookmarkEnd w:id="15994"/>
      <w:bookmarkEnd w:id="15995"/>
      <w:bookmarkEnd w:id="15996"/>
      <w:bookmarkEnd w:id="15997"/>
      <w:bookmarkEnd w:id="15998"/>
      <w:bookmarkEnd w:id="15999"/>
      <w:bookmarkEnd w:id="16000"/>
      <w:bookmarkEnd w:id="16001"/>
      <w:bookmarkEnd w:id="16002"/>
    </w:p>
    <w:p w14:paraId="19BC7B90"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6EDCFD9B" w14:textId="77777777"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2EFA094A" w14:textId="77777777"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4943179A" w14:textId="77777777" w:rsidR="00E80769" w:rsidRPr="00E77497" w:rsidRDefault="00D9401D" w:rsidP="001F482D">
      <w:pPr>
        <w:pStyle w:val="Alg3"/>
        <w:numPr>
          <w:ilvl w:val="0"/>
          <w:numId w:val="389"/>
        </w:numPr>
      </w:pPr>
      <w:r>
        <w:t xml:space="preserve">Let </w:t>
      </w:r>
      <w:r w:rsidRPr="009B4067">
        <w:rPr>
          <w:i/>
        </w:rPr>
        <w:t>y</w:t>
      </w:r>
      <w:r>
        <w:t xml:space="preserve"> be</w:t>
      </w:r>
      <w:r w:rsidRPr="00E77497">
        <w:t xml:space="preserve"> </w:t>
      </w:r>
      <w:r w:rsidR="00E80769" w:rsidRPr="00E77497">
        <w:t>ToNumber(</w:t>
      </w:r>
      <w:r w:rsidR="00E80769" w:rsidRPr="00E77497">
        <w:rPr>
          <w:i/>
        </w:rPr>
        <w:t>year</w:t>
      </w:r>
      <w:r w:rsidR="00E80769" w:rsidRPr="00E77497">
        <w:t>).</w:t>
      </w:r>
    </w:p>
    <w:p w14:paraId="2DED3FDF" w14:textId="77777777" w:rsidR="00E80769" w:rsidRPr="00E77497" w:rsidRDefault="00E80769" w:rsidP="00BB784E">
      <w:pPr>
        <w:pStyle w:val="Alg3"/>
        <w:numPr>
          <w:ilvl w:val="0"/>
          <w:numId w:val="389"/>
        </w:numPr>
      </w:pPr>
      <w:r w:rsidRPr="00E77497">
        <w:t xml:space="preserve">If </w:t>
      </w:r>
      <w:r w:rsidR="00D9401D" w:rsidRPr="00245D48">
        <w:rPr>
          <w:i/>
        </w:rPr>
        <w:t>y</w:t>
      </w:r>
      <w:r w:rsidRPr="00E77497">
        <w:t xml:space="preserve"> is</w:t>
      </w:r>
      <w:r w:rsidRPr="00E77497">
        <w:rPr>
          <w:b/>
        </w:rPr>
        <w:t xml:space="preserve"> NaN</w:t>
      </w:r>
      <w:r w:rsidRPr="00E77497">
        <w:t>, set the [[</w:t>
      </w:r>
      <w:r w:rsidR="00BB784E">
        <w:t>Date</w:t>
      </w:r>
      <w:r w:rsidR="00BB784E" w:rsidRPr="00E77497">
        <w:t>Value</w:t>
      </w:r>
      <w:r w:rsidRPr="00E77497">
        <w:t>]] internal</w:t>
      </w:r>
      <w:r w:rsidR="00314265" w:rsidRPr="00314265">
        <w:t xml:space="preserve"> </w:t>
      </w:r>
      <w:r w:rsidR="00314265">
        <w:t>data</w:t>
      </w:r>
      <w:r w:rsidRPr="00E77497">
        <w:t xml:space="preserve"> property of </w:t>
      </w:r>
      <w:r w:rsidR="00E958C2" w:rsidRPr="00E77497">
        <w:t>this Date object</w:t>
      </w:r>
      <w:r w:rsidRPr="00E77497">
        <w:t xml:space="preserve"> to </w:t>
      </w:r>
      <w:r w:rsidRPr="00E77497">
        <w:rPr>
          <w:b/>
        </w:rPr>
        <w:t>NaN</w:t>
      </w:r>
      <w:r w:rsidRPr="00E77497">
        <w:t xml:space="preserve"> and return </w:t>
      </w:r>
      <w:r w:rsidRPr="00E77497">
        <w:rPr>
          <w:b/>
        </w:rPr>
        <w:t>NaN</w:t>
      </w:r>
      <w:r w:rsidRPr="00E77497">
        <w:t>.</w:t>
      </w:r>
    </w:p>
    <w:p w14:paraId="01B80816" w14:textId="77777777" w:rsidR="00E80769" w:rsidRPr="00675B74" w:rsidRDefault="00E80769" w:rsidP="001F482D">
      <w:pPr>
        <w:pStyle w:val="Alg3"/>
        <w:numPr>
          <w:ilvl w:val="0"/>
          <w:numId w:val="389"/>
        </w:numPr>
      </w:pPr>
      <w:r w:rsidRPr="00E77497">
        <w:t xml:space="preserve">If </w:t>
      </w:r>
      <w:r w:rsidR="00D9401D" w:rsidRPr="00245D48">
        <w:rPr>
          <w:i/>
        </w:rPr>
        <w:t>y</w:t>
      </w:r>
      <w:r w:rsidRPr="00E77497">
        <w:t xml:space="preserve"> is not </w:t>
      </w:r>
      <w:r w:rsidRPr="00E77497">
        <w:rPr>
          <w:b/>
        </w:rPr>
        <w:t>NaN</w:t>
      </w:r>
      <w:r w:rsidRPr="00E77497">
        <w:t xml:space="preserve"> and 0 </w:t>
      </w:r>
      <w:r w:rsidRPr="00675B74">
        <w:sym w:font="Symbol" w:char="F0A3"/>
      </w:r>
      <w:r w:rsidRPr="00675B74">
        <w:t xml:space="preserve"> ToInteger(</w:t>
      </w:r>
      <w:r w:rsidR="00D9401D" w:rsidRPr="00245D48">
        <w:rPr>
          <w:i/>
        </w:rPr>
        <w:t>y</w:t>
      </w:r>
      <w:r w:rsidRPr="00675B74">
        <w:t xml:space="preserve">) </w:t>
      </w:r>
      <w:r w:rsidRPr="00675B74">
        <w:sym w:font="Symbol" w:char="F0A3"/>
      </w:r>
      <w:r w:rsidRPr="00675B74">
        <w:t xml:space="preserve"> 99 then</w:t>
      </w:r>
      <w:r w:rsidR="009B4067">
        <w:t xml:space="preserve"> let</w:t>
      </w:r>
      <w:r w:rsidRPr="00675B74">
        <w:t xml:space="preserve"> </w:t>
      </w:r>
      <w:r w:rsidR="009B4067" w:rsidRPr="00245D48">
        <w:rPr>
          <w:i/>
        </w:rPr>
        <w:t>y</w:t>
      </w:r>
      <w:r w:rsidR="009B4067">
        <w:rPr>
          <w:i/>
        </w:rPr>
        <w:t>yyy</w:t>
      </w:r>
      <w:r w:rsidRPr="00675B74">
        <w:t xml:space="preserve"> </w:t>
      </w:r>
      <w:r w:rsidR="009B4067">
        <w:t>be</w:t>
      </w:r>
      <w:r w:rsidR="009B4067" w:rsidRPr="00675B74">
        <w:t xml:space="preserve"> </w:t>
      </w:r>
      <w:r w:rsidRPr="00675B74">
        <w:t>ToInteger(</w:t>
      </w:r>
      <w:r w:rsidR="00D9401D" w:rsidRPr="00245D48">
        <w:rPr>
          <w:i/>
        </w:rPr>
        <w:t>y</w:t>
      </w:r>
      <w:r w:rsidRPr="00675B74">
        <w:t>) + 1900. Otherwise,</w:t>
      </w:r>
      <w:r w:rsidR="00D172A5">
        <w:t xml:space="preserve"> let</w:t>
      </w:r>
      <w:r w:rsidRPr="00675B74">
        <w:t xml:space="preserve"> </w:t>
      </w:r>
      <w:r w:rsidR="009B4067" w:rsidRPr="00245D48">
        <w:rPr>
          <w:i/>
        </w:rPr>
        <w:t>y</w:t>
      </w:r>
      <w:r w:rsidR="009B4067">
        <w:rPr>
          <w:i/>
        </w:rPr>
        <w:t>yyy</w:t>
      </w:r>
      <w:r w:rsidRPr="00675B74">
        <w:t xml:space="preserve"> </w:t>
      </w:r>
      <w:r w:rsidR="00D172A5">
        <w:t>be</w:t>
      </w:r>
      <w:r w:rsidR="00D172A5" w:rsidRPr="00675B74">
        <w:t xml:space="preserve"> </w:t>
      </w:r>
      <w:r w:rsidR="00D9401D" w:rsidRPr="00245D48">
        <w:rPr>
          <w:i/>
        </w:rPr>
        <w:t>y</w:t>
      </w:r>
      <w:r w:rsidRPr="00675B74">
        <w:t>.</w:t>
      </w:r>
    </w:p>
    <w:p w14:paraId="0C1ADEB4" w14:textId="77777777" w:rsidR="00E80769" w:rsidRPr="00E77497" w:rsidRDefault="009B4067" w:rsidP="001F482D">
      <w:pPr>
        <w:pStyle w:val="Alg3"/>
        <w:numPr>
          <w:ilvl w:val="0"/>
          <w:numId w:val="389"/>
        </w:numPr>
      </w:pPr>
      <w:r>
        <w:t xml:space="preserve">Let </w:t>
      </w:r>
      <w:r w:rsidRPr="009B4067">
        <w:rPr>
          <w:i/>
        </w:rPr>
        <w:t>d</w:t>
      </w:r>
      <w:r>
        <w:t xml:space="preserve"> be</w:t>
      </w:r>
      <w:r w:rsidRPr="00E77497">
        <w:t xml:space="preserve"> </w:t>
      </w:r>
      <w:r w:rsidR="00E80769" w:rsidRPr="00E77497">
        <w:t>MakeDay(</w:t>
      </w:r>
      <w:r w:rsidRPr="00245D48">
        <w:rPr>
          <w:i/>
        </w:rPr>
        <w:t>y</w:t>
      </w:r>
      <w:r>
        <w:rPr>
          <w:i/>
        </w:rPr>
        <w:t>yyy</w:t>
      </w:r>
      <w:r w:rsidR="00E80769" w:rsidRPr="00E77497">
        <w:t>, MonthFromTime(</w:t>
      </w:r>
      <w:r w:rsidR="00E80769" w:rsidRPr="00E77497">
        <w:rPr>
          <w:i/>
        </w:rPr>
        <w:t>t</w:t>
      </w:r>
      <w:r w:rsidR="00E80769" w:rsidRPr="00E77497">
        <w:t>), DateFromTime(</w:t>
      </w:r>
      <w:r w:rsidR="00E80769" w:rsidRPr="00E77497">
        <w:rPr>
          <w:i/>
        </w:rPr>
        <w:t>t</w:t>
      </w:r>
      <w:r w:rsidR="00E80769" w:rsidRPr="00E77497">
        <w:t>)).</w:t>
      </w:r>
    </w:p>
    <w:p w14:paraId="7DDE6765" w14:textId="77777777" w:rsidR="00E80769" w:rsidRPr="00E77497" w:rsidRDefault="009B4067" w:rsidP="001F482D">
      <w:pPr>
        <w:pStyle w:val="Alg3"/>
        <w:numPr>
          <w:ilvl w:val="0"/>
          <w:numId w:val="389"/>
        </w:numPr>
      </w:pPr>
      <w:r>
        <w:t xml:space="preserve">Let </w:t>
      </w:r>
      <w:r w:rsidRPr="009B4067">
        <w:rPr>
          <w:i/>
        </w:rPr>
        <w:t>date</w:t>
      </w:r>
      <w:r>
        <w:t xml:space="preserve"> be</w:t>
      </w:r>
      <w:r w:rsidRPr="00E77497">
        <w:t xml:space="preserve"> </w:t>
      </w:r>
      <w:r w:rsidR="00E80769" w:rsidRPr="00E77497">
        <w:t>UTC(MakeDate(</w:t>
      </w:r>
      <w:r w:rsidRPr="00245D48">
        <w:rPr>
          <w:i/>
        </w:rPr>
        <w:t>d</w:t>
      </w:r>
      <w:r w:rsidR="00E80769" w:rsidRPr="00E77497">
        <w:t>, TimeWithinDay(</w:t>
      </w:r>
      <w:r w:rsidR="00E80769" w:rsidRPr="00E77497">
        <w:rPr>
          <w:i/>
        </w:rPr>
        <w:t>t</w:t>
      </w:r>
      <w:r w:rsidR="00E80769" w:rsidRPr="00E77497">
        <w:t>))).</w:t>
      </w:r>
    </w:p>
    <w:p w14:paraId="583193E1" w14:textId="77777777" w:rsidR="00E80769" w:rsidRPr="00E77497" w:rsidRDefault="00E80769" w:rsidP="00BB784E">
      <w:pPr>
        <w:pStyle w:val="Alg3"/>
        <w:numPr>
          <w:ilvl w:val="0"/>
          <w:numId w:val="389"/>
        </w:numPr>
      </w:pPr>
      <w:r w:rsidRPr="00E77497">
        <w:t>Set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 xml:space="preserve"> to TimeClip(</w:t>
      </w:r>
      <w:r w:rsidR="009B4067" w:rsidRPr="00245D48">
        <w:rPr>
          <w:i/>
        </w:rPr>
        <w:t>date</w:t>
      </w:r>
      <w:r w:rsidRPr="00E77497">
        <w:t>).</w:t>
      </w:r>
    </w:p>
    <w:p w14:paraId="0102F596" w14:textId="77777777" w:rsidR="00E80769" w:rsidRPr="00E77497" w:rsidRDefault="00E80769" w:rsidP="00BB784E">
      <w:pPr>
        <w:pStyle w:val="Alg3"/>
        <w:numPr>
          <w:ilvl w:val="0"/>
          <w:numId w:val="389"/>
        </w:numPr>
        <w:spacing w:after="220"/>
      </w:pPr>
      <w:r w:rsidRPr="00E77497">
        <w:t>Return the value of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w:t>
      </w:r>
    </w:p>
    <w:p w14:paraId="69941C9C" w14:textId="77777777" w:rsidR="00E80769" w:rsidRPr="00E77497" w:rsidRDefault="00E80769" w:rsidP="00966F28">
      <w:pPr>
        <w:pStyle w:val="a4"/>
      </w:pPr>
      <w:bookmarkStart w:id="16003" w:name="_Toc472818989"/>
      <w:bookmarkStart w:id="16004" w:name="_Toc474641704"/>
      <w:bookmarkStart w:id="16005" w:name="_Toc235503575"/>
      <w:bookmarkStart w:id="16006" w:name="_Toc236208663"/>
      <w:bookmarkStart w:id="16007" w:name="_Toc241509349"/>
      <w:bookmarkStart w:id="16008" w:name="_Toc241557826"/>
      <w:bookmarkStart w:id="16009" w:name="_Toc244416836"/>
      <w:bookmarkStart w:id="16010" w:name="_Toc244657776"/>
      <w:bookmarkStart w:id="16011" w:name="_Toc246652516"/>
      <w:bookmarkStart w:id="16012" w:name="_Toc253562065"/>
      <w:bookmarkStart w:id="16013" w:name="_Toc268506081"/>
      <w:bookmarkStart w:id="16014" w:name="_Toc276631200"/>
      <w:bookmarkStart w:id="16015" w:name="_Toc277944244"/>
      <w:bookmarkStart w:id="16016" w:name="_Toc153968589"/>
      <w:r w:rsidRPr="00E77497">
        <w:t>Date.prototype.toGMTString ( )</w:t>
      </w:r>
      <w:bookmarkEnd w:id="16003"/>
      <w:bookmarkEnd w:id="16004"/>
      <w:bookmarkEnd w:id="16005"/>
      <w:bookmarkEnd w:id="16006"/>
      <w:bookmarkEnd w:id="16007"/>
      <w:bookmarkEnd w:id="16008"/>
      <w:bookmarkEnd w:id="16009"/>
      <w:bookmarkEnd w:id="16010"/>
      <w:bookmarkEnd w:id="16011"/>
      <w:bookmarkEnd w:id="16012"/>
      <w:bookmarkEnd w:id="16013"/>
      <w:bookmarkEnd w:id="16014"/>
      <w:bookmarkEnd w:id="16015"/>
      <w:bookmarkEnd w:id="16016"/>
    </w:p>
    <w:p w14:paraId="721A7173" w14:textId="77777777"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7B7F39D7" w14:textId="77777777" w:rsidR="00E80769" w:rsidRDefault="00E80769" w:rsidP="00E80769">
      <w:pPr>
        <w:jc w:val="left"/>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5ADAF10E" w14:textId="77777777" w:rsidR="00A725C3" w:rsidRPr="00E77497" w:rsidRDefault="00A725C3" w:rsidP="00A725C3">
      <w:pPr>
        <w:pStyle w:val="a3"/>
      </w:pPr>
      <w:bookmarkStart w:id="16017" w:name="_Toc368050872"/>
      <w:r>
        <w:t>Additional Properties of the RegExp</w:t>
      </w:r>
      <w:r w:rsidRPr="00E77497">
        <w:t>.prototype</w:t>
      </w:r>
      <w:r>
        <w:t xml:space="preserve"> Object</w:t>
      </w:r>
      <w:bookmarkEnd w:id="16017"/>
    </w:p>
    <w:p w14:paraId="1C5E7AFB" w14:textId="77777777" w:rsidR="00A725C3" w:rsidRPr="00E77497" w:rsidRDefault="00A725C3" w:rsidP="00A725C3">
      <w:pPr>
        <w:pStyle w:val="a4"/>
      </w:pPr>
      <w:r>
        <w:t>RegExp</w:t>
      </w:r>
      <w:r w:rsidRPr="00E77497">
        <w:t>.prototype.</w:t>
      </w:r>
      <w:r>
        <w:t>compile</w:t>
      </w:r>
      <w:r w:rsidRPr="00E77497">
        <w:t xml:space="preserve"> (pattern, flags )</w:t>
      </w:r>
    </w:p>
    <w:p w14:paraId="6FA0C14D" w14:textId="77777777" w:rsidR="00A725C3" w:rsidRPr="00E77497" w:rsidRDefault="00A725C3" w:rsidP="009923E5">
      <w:r w:rsidRPr="00E77497">
        <w:t xml:space="preserve">When the </w:t>
      </w:r>
      <w:r>
        <w:rPr>
          <w:b/>
        </w:rPr>
        <w:t>compile</w:t>
      </w:r>
      <w:r w:rsidRPr="00E77497">
        <w:t xml:space="preserve"> method is called with arguments</w:t>
      </w:r>
      <w:r w:rsidR="009923E5">
        <w:t xml:space="preserve"> </w:t>
      </w:r>
      <w:r w:rsidR="009923E5" w:rsidRPr="00BE3BA1">
        <w:rPr>
          <w:rFonts w:ascii="Times New Roman" w:hAnsi="Times New Roman"/>
          <w:i/>
          <w:iCs/>
        </w:rPr>
        <w:t>pattern</w:t>
      </w:r>
      <w:r w:rsidR="009923E5">
        <w:t xml:space="preserve"> and </w:t>
      </w:r>
      <w:r w:rsidR="009923E5" w:rsidRPr="00BE3BA1">
        <w:rPr>
          <w:rFonts w:ascii="Times New Roman" w:hAnsi="Times New Roman"/>
          <w:i/>
          <w:iCs/>
        </w:rPr>
        <w:t>flags</w:t>
      </w:r>
      <w:r w:rsidRPr="00E77497">
        <w:t>, the following steps are taken:</w:t>
      </w:r>
    </w:p>
    <w:p w14:paraId="0524AA2D" w14:textId="77777777" w:rsidR="00281D56" w:rsidRDefault="00281D56" w:rsidP="00281D56">
      <w:pPr>
        <w:pStyle w:val="Alg4"/>
        <w:numPr>
          <w:ilvl w:val="0"/>
          <w:numId w:val="1414"/>
        </w:numPr>
      </w:pPr>
      <w:r>
        <w:t xml:space="preserve">Let </w:t>
      </w:r>
      <w:r>
        <w:rPr>
          <w:i/>
        </w:rPr>
        <w:t>O</w:t>
      </w:r>
      <w:r>
        <w:t xml:space="preserve"> be the </w:t>
      </w:r>
      <w:r w:rsidRPr="00F94F77">
        <w:rPr>
          <w:b/>
        </w:rPr>
        <w:t>this</w:t>
      </w:r>
      <w:r>
        <w:t xml:space="preserve"> value.</w:t>
      </w:r>
    </w:p>
    <w:p w14:paraId="6AA135EB" w14:textId="77777777" w:rsidR="00281D56" w:rsidRDefault="00281D56" w:rsidP="00281D56">
      <w:pPr>
        <w:pStyle w:val="Alg4"/>
        <w:numPr>
          <w:ilvl w:val="0"/>
          <w:numId w:val="1414"/>
        </w:numPr>
      </w:pPr>
      <w:r>
        <w:t>If Type(</w:t>
      </w:r>
      <w:r>
        <w:rPr>
          <w:i/>
          <w:iCs/>
        </w:rPr>
        <w:t>O</w:t>
      </w:r>
      <w:r>
        <w:t>) is not Object or Type(</w:t>
      </w:r>
      <w:r>
        <w:rPr>
          <w:i/>
          <w:iCs/>
        </w:rPr>
        <w:t>O</w:t>
      </w:r>
      <w:r>
        <w:t xml:space="preserve">) is Object and </w:t>
      </w:r>
      <w:r>
        <w:rPr>
          <w:i/>
          <w:iCs/>
        </w:rPr>
        <w:t>O</w:t>
      </w:r>
      <w:r>
        <w:t xml:space="preserve"> does not have a [[RegExpMatcher]] internal data property, then</w:t>
      </w:r>
    </w:p>
    <w:p w14:paraId="459E73B4" w14:textId="77777777" w:rsidR="00281D56" w:rsidRDefault="00281D56" w:rsidP="00281D56">
      <w:pPr>
        <w:pStyle w:val="Alg4"/>
        <w:numPr>
          <w:ilvl w:val="1"/>
          <w:numId w:val="1414"/>
        </w:numPr>
      </w:pPr>
      <w:r>
        <w:t xml:space="preserve">Throw a </w:t>
      </w:r>
      <w:r w:rsidR="003F3BD9" w:rsidRPr="003F3BD9">
        <w:rPr>
          <w:b/>
        </w:rPr>
        <w:t>TypeError</w:t>
      </w:r>
      <w:r>
        <w:t xml:space="preserve"> exception.</w:t>
      </w:r>
    </w:p>
    <w:p w14:paraId="6AC9997A" w14:textId="77777777" w:rsidR="00281D56" w:rsidRDefault="00281D56" w:rsidP="00281D56">
      <w:pPr>
        <w:pStyle w:val="Alg4"/>
        <w:numPr>
          <w:ilvl w:val="0"/>
          <w:numId w:val="1414"/>
        </w:numPr>
      </w:pPr>
      <w:r>
        <w:t xml:space="preserve">Let </w:t>
      </w:r>
      <w:r w:rsidRPr="00281D56">
        <w:rPr>
          <w:i/>
          <w:iCs/>
        </w:rPr>
        <w:t>extensible</w:t>
      </w:r>
      <w:r>
        <w:t xml:space="preserve"> be the result of calling the [[IsExtensible]] internal method of </w:t>
      </w:r>
      <w:r>
        <w:rPr>
          <w:i/>
          <w:iCs/>
        </w:rPr>
        <w:t>O</w:t>
      </w:r>
      <w:r>
        <w:t>.</w:t>
      </w:r>
    </w:p>
    <w:p w14:paraId="5311DC66" w14:textId="77777777" w:rsidR="00281D56" w:rsidRDefault="00281D56" w:rsidP="00281D56">
      <w:pPr>
        <w:pStyle w:val="Alg4"/>
        <w:numPr>
          <w:ilvl w:val="0"/>
          <w:numId w:val="1414"/>
        </w:numPr>
      </w:pPr>
      <w:r>
        <w:t xml:space="preserve">If </w:t>
      </w:r>
      <w:r>
        <w:rPr>
          <w:i/>
          <w:iCs/>
        </w:rPr>
        <w:t>extensible</w:t>
      </w:r>
      <w:r>
        <w:t xml:space="preserve"> is </w:t>
      </w:r>
      <w:r>
        <w:rPr>
          <w:b/>
          <w:bCs/>
        </w:rPr>
        <w:t>false</w:t>
      </w:r>
      <w:r>
        <w:t xml:space="preserve">, then throw a </w:t>
      </w:r>
      <w:r w:rsidRPr="00281D56">
        <w:rPr>
          <w:b/>
          <w:bCs/>
        </w:rPr>
        <w:t>TypeError</w:t>
      </w:r>
      <w:r>
        <w:t xml:space="preserve"> exception.</w:t>
      </w:r>
    </w:p>
    <w:p w14:paraId="6F41114A" w14:textId="77777777" w:rsidR="00281D56" w:rsidRDefault="00281D56" w:rsidP="00281D56">
      <w:pPr>
        <w:pStyle w:val="Alg4"/>
        <w:numPr>
          <w:ilvl w:val="0"/>
          <w:numId w:val="1414"/>
        </w:numPr>
      </w:pPr>
      <w:r>
        <w:t>If Type(</w:t>
      </w:r>
      <w:r>
        <w:rPr>
          <w:i/>
          <w:iCs/>
        </w:rPr>
        <w:t>pattern</w:t>
      </w:r>
      <w:r>
        <w:t xml:space="preserve">) is Object and </w:t>
      </w:r>
      <w:r>
        <w:rPr>
          <w:i/>
          <w:iCs/>
        </w:rPr>
        <w:t>pattern</w:t>
      </w:r>
      <w:r>
        <w:t xml:space="preserve"> has a [[RegExpMatcher]] internal data property, then</w:t>
      </w:r>
    </w:p>
    <w:p w14:paraId="2E4134BA" w14:textId="77777777" w:rsidR="00281D56" w:rsidRDefault="00281D56" w:rsidP="00281D56">
      <w:pPr>
        <w:pStyle w:val="Alg4"/>
        <w:numPr>
          <w:ilvl w:val="1"/>
          <w:numId w:val="1414"/>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14:paraId="16908C54" w14:textId="77777777" w:rsidR="00281D56" w:rsidRDefault="00281D56" w:rsidP="00281D56">
      <w:pPr>
        <w:pStyle w:val="Alg4"/>
        <w:numPr>
          <w:ilvl w:val="1"/>
          <w:numId w:val="1414"/>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14:paraId="4264344E" w14:textId="77777777"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14:paraId="19375A3F" w14:textId="77777777"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14:paraId="7B8DE86B" w14:textId="77777777" w:rsidR="00281D56" w:rsidRPr="00076B9E" w:rsidRDefault="00281D56" w:rsidP="00281D56">
      <w:pPr>
        <w:numPr>
          <w:ilvl w:val="0"/>
          <w:numId w:val="1414"/>
        </w:numPr>
        <w:contextualSpacing/>
        <w:rPr>
          <w:rFonts w:ascii="Times New Roman" w:hAnsi="Times New Roman"/>
        </w:rPr>
      </w:pPr>
      <w:r>
        <w:rPr>
          <w:rFonts w:ascii="Times New Roman" w:hAnsi="Times New Roman"/>
        </w:rPr>
        <w:t>Else,</w:t>
      </w:r>
    </w:p>
    <w:p w14:paraId="0E1A404B" w14:textId="77777777" w:rsidR="00281D56" w:rsidRDefault="006865B0" w:rsidP="006865B0">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P</w:t>
      </w:r>
      <w:r w:rsidR="00281D56">
        <w:rPr>
          <w:rFonts w:ascii="Times New Roman" w:hAnsi="Times New Roman"/>
        </w:rPr>
        <w:t xml:space="preserve"> be </w:t>
      </w:r>
      <w:r w:rsidR="00281D56">
        <w:rPr>
          <w:rFonts w:ascii="Times New Roman" w:hAnsi="Times New Roman"/>
          <w:i/>
          <w:iCs/>
        </w:rPr>
        <w:t>pattern</w:t>
      </w:r>
      <w:r w:rsidR="00281D56">
        <w:rPr>
          <w:rFonts w:ascii="Times New Roman" w:hAnsi="Times New Roman"/>
        </w:rPr>
        <w:t>.</w:t>
      </w:r>
    </w:p>
    <w:p w14:paraId="2021349F" w14:textId="77777777" w:rsidR="00281D56" w:rsidRDefault="004B04C5" w:rsidP="004B04C5">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F</w:t>
      </w:r>
      <w:r w:rsidR="00281D56">
        <w:rPr>
          <w:rFonts w:ascii="Times New Roman" w:hAnsi="Times New Roman"/>
        </w:rPr>
        <w:t xml:space="preserve"> be </w:t>
      </w:r>
      <w:r w:rsidR="00281D56">
        <w:rPr>
          <w:rFonts w:ascii="Times New Roman" w:hAnsi="Times New Roman"/>
          <w:i/>
          <w:iCs/>
        </w:rPr>
        <w:t>flags</w:t>
      </w:r>
      <w:r w:rsidR="00281D56">
        <w:rPr>
          <w:rFonts w:ascii="Times New Roman" w:hAnsi="Times New Roman"/>
        </w:rPr>
        <w:t>.</w:t>
      </w:r>
    </w:p>
    <w:p w14:paraId="34EC7428" w14:textId="77777777" w:rsidR="00281D56" w:rsidRDefault="00281D56" w:rsidP="009923E5">
      <w:pPr>
        <w:pStyle w:val="Alg4"/>
        <w:numPr>
          <w:ilvl w:val="0"/>
          <w:numId w:val="1414"/>
        </w:numPr>
        <w:spacing w:after="220"/>
      </w:pPr>
      <w:r>
        <w:t>Return the result of the abstract operation RegExpInitial</w:t>
      </w:r>
      <w:r w:rsidR="006B2604">
        <w:t>ise</w:t>
      </w:r>
      <w:r>
        <w:t xml:space="preserve"> with arguments </w:t>
      </w:r>
      <w:r w:rsidR="009923E5">
        <w:rPr>
          <w:i/>
          <w:iCs/>
        </w:rPr>
        <w:t>O</w:t>
      </w:r>
      <w:r>
        <w:rPr>
          <w:i/>
          <w:iCs/>
        </w:rPr>
        <w:t>,</w:t>
      </w:r>
      <w:r>
        <w:t xml:space="preserve"> </w:t>
      </w:r>
      <w:r>
        <w:rPr>
          <w:i/>
        </w:rPr>
        <w:t>P</w:t>
      </w:r>
      <w:r>
        <w:rPr>
          <w:iCs/>
        </w:rPr>
        <w:t>,</w:t>
      </w:r>
      <w:r>
        <w:t xml:space="preserve"> and </w:t>
      </w:r>
      <w:r>
        <w:rPr>
          <w:i/>
        </w:rPr>
        <w:t>F</w:t>
      </w:r>
      <w:r w:rsidRPr="00E77497">
        <w:t>.</w:t>
      </w:r>
    </w:p>
    <w:p w14:paraId="6E30E571" w14:textId="77777777" w:rsidR="004813FD" w:rsidRDefault="004813FD" w:rsidP="006B2604">
      <w:pPr>
        <w:pStyle w:val="Note"/>
      </w:pPr>
      <w:r>
        <w:t>NOTE</w:t>
      </w:r>
      <w:r>
        <w:tab/>
        <w:t xml:space="preserve">The </w:t>
      </w:r>
      <w:r w:rsidRPr="004813FD">
        <w:rPr>
          <w:rFonts w:ascii="Courier New" w:hAnsi="Courier New" w:cs="Courier New"/>
          <w:b/>
          <w:bCs/>
        </w:rPr>
        <w:t>compile</w:t>
      </w:r>
      <w:r>
        <w:t xml:space="preserve"> method completely reinitiali</w:t>
      </w:r>
      <w:r w:rsidR="006B2604">
        <w:t>s</w:t>
      </w:r>
      <w:r>
        <w:t xml:space="preserve">ed the </w:t>
      </w:r>
      <w:r w:rsidRPr="00392F64">
        <w:rPr>
          <w:b/>
        </w:rPr>
        <w:t>this</w:t>
      </w:r>
      <w:r>
        <w:t xml:space="preserve"> object RegExp with a new pattern and flags. An implementaton may interpret use of this method as an assertion that the resulting RegExp object will be used multiple times and hence is a candidate for extra optimization.</w:t>
      </w:r>
    </w:p>
    <w:p w14:paraId="64DF01C1" w14:textId="77777777" w:rsidR="006E2052" w:rsidRDefault="006E2052" w:rsidP="00966F28">
      <w:pPr>
        <w:pStyle w:val="a2"/>
      </w:pPr>
      <w:bookmarkStart w:id="16018" w:name="_Toc368050873"/>
      <w:r>
        <w:t>Other Additional</w:t>
      </w:r>
      <w:r w:rsidRPr="00E77497">
        <w:t xml:space="preserve"> </w:t>
      </w:r>
      <w:r>
        <w:t>Features</w:t>
      </w:r>
      <w:bookmarkEnd w:id="16018"/>
    </w:p>
    <w:p w14:paraId="5A5343EB" w14:textId="77777777" w:rsidR="00977A94" w:rsidRPr="00CB0150" w:rsidRDefault="00977A94" w:rsidP="00DB697A">
      <w:pPr>
        <w:pStyle w:val="a3"/>
        <w:numPr>
          <w:ilvl w:val="2"/>
          <w:numId w:val="1435"/>
        </w:numPr>
      </w:pPr>
      <w:bookmarkStart w:id="16019" w:name="_Toc368050874"/>
      <w:r w:rsidRPr="00DB697A">
        <w:t>__proto___</w:t>
      </w:r>
      <w:r w:rsidRPr="00CB0150">
        <w:t xml:space="preserve"> Property Names in Object Initialisers</w:t>
      </w:r>
      <w:bookmarkEnd w:id="16019"/>
    </w:p>
    <w:p w14:paraId="47618369" w14:textId="77777777" w:rsidR="00977A94" w:rsidRDefault="00977A94" w:rsidP="0017778E">
      <w:r>
        <w:t xml:space="preserve">In </w:t>
      </w:r>
      <w:r w:rsidR="00DB697A">
        <w:fldChar w:fldCharType="begin"/>
      </w:r>
      <w:r w:rsidR="00DB697A">
        <w:instrText xml:space="preserve"> REF _Ref361069560 \r \h </w:instrText>
      </w:r>
      <w:r w:rsidR="00DB697A">
        <w:fldChar w:fldCharType="separate"/>
      </w:r>
      <w:r w:rsidR="00D433E8">
        <w:t>12.1.5</w:t>
      </w:r>
      <w:r w:rsidR="00DB697A">
        <w:fldChar w:fldCharType="end"/>
      </w:r>
      <w:r>
        <w:t xml:space="preserve"> the Property</w:t>
      </w:r>
      <w:del w:id="16020" w:author="Rev 19 Allen Wirfs-Brock" w:date="2013-09-27T09:19:00Z">
        <w:r w:rsidDel="00902612">
          <w:delText xml:space="preserve"> </w:delText>
        </w:r>
      </w:del>
      <w:r>
        <w:t>Definition</w:t>
      </w:r>
      <w:del w:id="16021" w:author="Rev 19 Allen Wirfs-Brock" w:date="2013-09-27T09:19:00Z">
        <w:r w:rsidDel="00902612">
          <w:delText xml:space="preserve"> </w:delText>
        </w:r>
      </w:del>
      <w:r>
        <w:t xml:space="preserve">Evaluation algorithm for the production </w:t>
      </w:r>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Pr>
          <w:rStyle w:val="bnf"/>
        </w:rPr>
        <w:t xml:space="preserve"> </w:t>
      </w:r>
      <w:r>
        <w:t xml:space="preserve"> is replaced with the following:</w:t>
      </w:r>
    </w:p>
    <w:p w14:paraId="02FB2259" w14:textId="77777777" w:rsidR="00977A94" w:rsidRPr="00E77497" w:rsidRDefault="00977A94" w:rsidP="00977A94">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14:paraId="77616394" w14:textId="77777777" w:rsidR="00977A94" w:rsidRPr="00E77497" w:rsidRDefault="00977A94" w:rsidP="00E66725">
      <w:pPr>
        <w:pStyle w:val="Alg4"/>
        <w:numPr>
          <w:ilvl w:val="0"/>
          <w:numId w:val="1434"/>
        </w:numPr>
        <w:spacing w:after="220"/>
        <w:contextualSpacing/>
      </w:pPr>
      <w:r w:rsidRPr="00E77497">
        <w:t xml:space="preserve">Let </w:t>
      </w:r>
      <w:r w:rsidR="00E66725" w:rsidRPr="00E66725">
        <w:rPr>
          <w:i/>
        </w:rPr>
        <w:t>propKey</w:t>
      </w:r>
      <w:r w:rsidR="00E66725" w:rsidRPr="00E66725" w:rsidDel="00E66725">
        <w:rPr>
          <w:i/>
        </w:rPr>
        <w:t xml:space="preserve"> </w:t>
      </w:r>
      <w:r w:rsidRPr="00E77497">
        <w:t xml:space="preserve">be </w:t>
      </w:r>
      <w:r w:rsidR="001E6EA1" w:rsidRPr="00E77497">
        <w:t>the result of evaluating</w:t>
      </w:r>
      <w:r>
        <w:t xml:space="preserve"> </w:t>
      </w:r>
      <w:r w:rsidRPr="00E77497">
        <w:rPr>
          <w:i/>
        </w:rPr>
        <w:t>PropertyName</w:t>
      </w:r>
      <w:r w:rsidRPr="00E77497">
        <w:t>.</w:t>
      </w:r>
    </w:p>
    <w:p w14:paraId="6E362E42" w14:textId="77777777" w:rsidR="001E6EA1" w:rsidRDefault="001E6EA1" w:rsidP="00E66725">
      <w:pPr>
        <w:pStyle w:val="Alg4"/>
        <w:numPr>
          <w:ilvl w:val="0"/>
          <w:numId w:val="1434"/>
        </w:numPr>
        <w:contextualSpacing/>
      </w:pPr>
      <w:r>
        <w:t>ReturnIfAbrupt(</w:t>
      </w:r>
      <w:r w:rsidR="00E66725" w:rsidRPr="00E66725">
        <w:rPr>
          <w:i/>
        </w:rPr>
        <w:t>propKey</w:t>
      </w:r>
      <w:r>
        <w:t>).</w:t>
      </w:r>
    </w:p>
    <w:p w14:paraId="2F9996BC" w14:textId="77777777" w:rsidR="00977A94" w:rsidRPr="00E77497" w:rsidRDefault="00977A94" w:rsidP="00977A94">
      <w:pPr>
        <w:pStyle w:val="Alg4"/>
        <w:numPr>
          <w:ilvl w:val="0"/>
          <w:numId w:val="1434"/>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32386E68" w14:textId="77777777" w:rsidR="00977A94" w:rsidRPr="00E77497" w:rsidRDefault="00977A94" w:rsidP="00977A94">
      <w:pPr>
        <w:pStyle w:val="Alg4"/>
        <w:numPr>
          <w:ilvl w:val="0"/>
          <w:numId w:val="1434"/>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39F069E4" w14:textId="77777777" w:rsidR="00977A94" w:rsidRDefault="00977A94" w:rsidP="00977A94">
      <w:pPr>
        <w:pStyle w:val="Alg4"/>
        <w:numPr>
          <w:ilvl w:val="0"/>
          <w:numId w:val="1434"/>
        </w:numPr>
        <w:contextualSpacing/>
      </w:pPr>
      <w:r>
        <w:t>ReturnIfAbrupt(</w:t>
      </w:r>
      <w:r w:rsidRPr="00E77497">
        <w:rPr>
          <w:i/>
        </w:rPr>
        <w:t>propValue</w:t>
      </w:r>
      <w:r>
        <w:t>).</w:t>
      </w:r>
    </w:p>
    <w:p w14:paraId="571B2F10" w14:textId="77777777" w:rsidR="00977A94" w:rsidRDefault="00977A94" w:rsidP="00E66725">
      <w:pPr>
        <w:pStyle w:val="Alg4"/>
        <w:numPr>
          <w:ilvl w:val="0"/>
          <w:numId w:val="1434"/>
        </w:numPr>
      </w:pPr>
      <w:r>
        <w:t xml:space="preserve">If </w:t>
      </w:r>
      <w:r w:rsidR="00E66725" w:rsidRPr="00E66725">
        <w:rPr>
          <w:i/>
        </w:rPr>
        <w:t>propKey</w:t>
      </w:r>
      <w:r w:rsidR="00E66725" w:rsidRPr="00E66725" w:rsidDel="00E66725">
        <w:rPr>
          <w:i/>
        </w:rPr>
        <w:t xml:space="preserve"> </w:t>
      </w:r>
      <w:r>
        <w:t xml:space="preserve">is the string value </w:t>
      </w:r>
      <w:r w:rsidRPr="00650BA7">
        <w:rPr>
          <w:rFonts w:ascii="Courier New" w:hAnsi="Courier New" w:cs="Courier New"/>
          <w:b/>
        </w:rPr>
        <w:t>"__proto__"</w:t>
      </w:r>
      <w:r w:rsidR="00E66725" w:rsidRPr="00E66725">
        <w:t xml:space="preserve"> </w:t>
      </w:r>
      <w:r w:rsidR="00E66725">
        <w:t>and if</w:t>
      </w:r>
      <w:r w:rsidR="00E66725" w:rsidRPr="001B2656">
        <w:t xml:space="preserve"> </w:t>
      </w:r>
      <w:del w:id="16022" w:author="Rev 19 Allen Wirfs-Brock" w:date="2013-09-10T12:50:00Z">
        <w:r w:rsidR="00E66725" w:rsidDel="00E22304">
          <w:delText>isComputedPropertyName</w:delText>
        </w:r>
      </w:del>
      <w:ins w:id="16023" w:author="Rev 19 Allen Wirfs-Brock" w:date="2013-09-10T12:50:00Z">
        <w:r w:rsidR="00E22304">
          <w:t>IsComputedPropertyName</w:t>
        </w:r>
      </w:ins>
      <w:r w:rsidR="00E66725">
        <w:t>(</w:t>
      </w:r>
      <w:r w:rsidR="00E66725" w:rsidRPr="00E77497">
        <w:rPr>
          <w:i/>
        </w:rPr>
        <w:t>prop</w:t>
      </w:r>
      <w:r w:rsidR="00E66725">
        <w:rPr>
          <w:i/>
        </w:rPr>
        <w:t>Key</w:t>
      </w:r>
      <w:r w:rsidR="00E66725">
        <w:t xml:space="preserve">) is </w:t>
      </w:r>
      <w:r w:rsidR="00E66725">
        <w:rPr>
          <w:b/>
          <w:bCs/>
        </w:rPr>
        <w:t>false</w:t>
      </w:r>
      <w:r>
        <w:t>, then</w:t>
      </w:r>
    </w:p>
    <w:p w14:paraId="48E94D7B" w14:textId="77777777" w:rsidR="00977A94" w:rsidRDefault="00977A94" w:rsidP="00CA700C">
      <w:pPr>
        <w:pStyle w:val="Alg4"/>
        <w:numPr>
          <w:ilvl w:val="1"/>
          <w:numId w:val="1434"/>
        </w:numPr>
      </w:pPr>
      <w:r>
        <w:t>If Type(</w:t>
      </w:r>
      <w:r>
        <w:rPr>
          <w:i/>
        </w:rPr>
        <w:t>v</w:t>
      </w:r>
      <w:r>
        <w:rPr>
          <w:iCs/>
        </w:rPr>
        <w:t>)</w:t>
      </w:r>
      <w:r>
        <w:t xml:space="preserve"> is either Object or Null,  then </w:t>
      </w:r>
    </w:p>
    <w:p w14:paraId="394E4B44" w14:textId="77777777" w:rsidR="00977A94" w:rsidRDefault="00977A94" w:rsidP="00F16CCB">
      <w:pPr>
        <w:pStyle w:val="Alg4"/>
        <w:numPr>
          <w:ilvl w:val="2"/>
          <w:numId w:val="1434"/>
        </w:numPr>
      </w:pPr>
      <w:r>
        <w:t>Return the result of calling the [[Set</w:t>
      </w:r>
      <w:ins w:id="16024" w:author="Rev 19 Allen Wirfs-Brock" w:date="2013-09-12T09:00:00Z">
        <w:r w:rsidR="00F16CCB" w:rsidRPr="00F16CCB">
          <w:t>PrototypeOf</w:t>
        </w:r>
      </w:ins>
      <w:del w:id="16025" w:author="Rev 19 Allen Wirfs-Brock" w:date="2013-09-12T09:00:00Z">
        <w:r w:rsidDel="00F16CCB">
          <w:delText>Inheritance</w:delText>
        </w:r>
      </w:del>
      <w:r>
        <w:t>]] internal</w:t>
      </w:r>
      <w:r w:rsidRPr="009668F0">
        <w:t xml:space="preserve"> </w:t>
      </w:r>
      <w:r>
        <w:t xml:space="preserve">method of </w:t>
      </w:r>
      <w:r>
        <w:rPr>
          <w:i/>
        </w:rPr>
        <w:t>object</w:t>
      </w:r>
      <w:r>
        <w:rPr>
          <w:iCs/>
        </w:rPr>
        <w:t xml:space="preserve"> with argument </w:t>
      </w:r>
      <w:r>
        <w:rPr>
          <w:i/>
        </w:rPr>
        <w:t>propValue</w:t>
      </w:r>
      <w:r w:rsidRPr="00E77497">
        <w:t>.</w:t>
      </w:r>
    </w:p>
    <w:p w14:paraId="0BAA328B" w14:textId="77777777" w:rsidR="00CA700C" w:rsidRDefault="00CA700C" w:rsidP="00E74C84">
      <w:pPr>
        <w:pStyle w:val="Alg4"/>
        <w:numPr>
          <w:ilvl w:val="1"/>
          <w:numId w:val="1434"/>
        </w:numPr>
        <w:spacing w:after="220"/>
        <w:contextualSpacing/>
      </w:pPr>
      <w:r>
        <w:t>Ret</w:t>
      </w:r>
      <w:ins w:id="16026" w:author="Rev 19 Allen Wirfs-Brock" w:date="2013-09-27T09:37:00Z">
        <w:r w:rsidR="00031EF1">
          <w:t>ur</w:t>
        </w:r>
      </w:ins>
      <w:del w:id="16027" w:author="Rev 19 Allen Wirfs-Brock" w:date="2013-09-27T09:37:00Z">
        <w:r w:rsidDel="00031EF1">
          <w:delText>ru</w:delText>
        </w:r>
      </w:del>
      <w:r>
        <w:t>n NormalCompletion(</w:t>
      </w:r>
      <w:r w:rsidRPr="002C2220">
        <w:rPr>
          <w:rFonts w:ascii="Arial" w:hAnsi="Arial" w:cs="Arial"/>
        </w:rPr>
        <w:t>empty</w:t>
      </w:r>
      <w:r>
        <w:t>).</w:t>
      </w:r>
    </w:p>
    <w:p w14:paraId="1B61B2E0" w14:textId="77777777" w:rsidR="00E66725" w:rsidRDefault="00E66725" w:rsidP="00E66725">
      <w:pPr>
        <w:pStyle w:val="Alg4"/>
        <w:numPr>
          <w:ilvl w:val="0"/>
          <w:numId w:val="1434"/>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del w:id="16028" w:author="Rev 19 Allen Wirfs-Brock" w:date="2013-09-10T12:50:00Z">
        <w:r w:rsidDel="00E22304">
          <w:delText>isComputedPropertyName</w:delText>
        </w:r>
      </w:del>
      <w:ins w:id="16029" w:author="Rev 19 Allen Wirfs-Brock" w:date="2013-09-10T12:50:00Z">
        <w:r w:rsidR="00E22304">
          <w:t>IsComputedPropertyName</w:t>
        </w:r>
      </w:ins>
      <w:r>
        <w:t>(</w:t>
      </w:r>
      <w:r w:rsidRPr="00E77497">
        <w:rPr>
          <w:i/>
        </w:rPr>
        <w:t>prop</w:t>
      </w:r>
      <w:r>
        <w:rPr>
          <w:i/>
        </w:rPr>
        <w:t>Key</w:t>
      </w:r>
      <w:r>
        <w:t xml:space="preserve">) is </w:t>
      </w:r>
      <w:r>
        <w:rPr>
          <w:b/>
          <w:bCs/>
        </w:rPr>
        <w:t>true</w:t>
      </w:r>
      <w:r>
        <w:t xml:space="preserve">, then </w:t>
      </w:r>
    </w:p>
    <w:p w14:paraId="0E17ED95" w14:textId="77777777" w:rsidR="00E66725" w:rsidRDefault="00E66725" w:rsidP="00E66725">
      <w:pPr>
        <w:pStyle w:val="Alg4"/>
        <w:numPr>
          <w:ilvl w:val="1"/>
          <w:numId w:val="1434"/>
        </w:numPr>
        <w:spacing w:after="220"/>
        <w:contextualSpacing/>
      </w:pPr>
      <w:r>
        <w:t xml:space="preserve">Let </w:t>
      </w:r>
      <w:r>
        <w:rPr>
          <w:i/>
          <w:iCs/>
        </w:rPr>
        <w:t>duplicateKey</w:t>
      </w:r>
      <w:r>
        <w:t xml:space="preserve"> be </w:t>
      </w:r>
      <w:r w:rsidRPr="00E77497">
        <w:t xml:space="preserve">the result of </w:t>
      </w:r>
      <w:del w:id="16030" w:author="Rev 19 Allen Wirfs-Brock" w:date="2013-09-26T10:03:00Z">
        <w:r w:rsidRPr="00E77497" w:rsidDel="00A12109">
          <w:delText>calling the [[</w:delText>
        </w:r>
      </w:del>
      <w:r>
        <w:t>HasOwn</w:t>
      </w:r>
      <w:r w:rsidRPr="00E77497">
        <w:t>Property</w:t>
      </w:r>
      <w:del w:id="16031" w:author="Rev 19 Allen Wirfs-Brock" w:date="2013-09-26T10:03:00Z">
        <w:r w:rsidRPr="00E77497" w:rsidDel="00A12109">
          <w:delText>]] internal method of</w:delText>
        </w:r>
      </w:del>
      <w:ins w:id="16032" w:author="Rev 19 Allen Wirfs-Brock" w:date="2013-09-26T10:03:00Z">
        <w:r w:rsidR="00A12109">
          <w:t>(</w:t>
        </w:r>
      </w:ins>
      <w:del w:id="16033" w:author="Rev 19 Allen Wirfs-Brock" w:date="2013-09-26T10:03:00Z">
        <w:r w:rsidRPr="00E77497" w:rsidDel="00A12109">
          <w:delText xml:space="preserve"> </w:delText>
        </w:r>
      </w:del>
      <w:r w:rsidRPr="00E77497">
        <w:rPr>
          <w:i/>
        </w:rPr>
        <w:t>obj</w:t>
      </w:r>
      <w:r>
        <w:rPr>
          <w:i/>
        </w:rPr>
        <w:t>ect</w:t>
      </w:r>
      <w:ins w:id="16034" w:author="Rev 19 Allen Wirfs-Brock" w:date="2013-09-26T10:03:00Z">
        <w:r w:rsidR="00A12109">
          <w:t>,</w:t>
        </w:r>
      </w:ins>
      <w:r w:rsidRPr="00E77497">
        <w:rPr>
          <w:i/>
        </w:rPr>
        <w:t xml:space="preserve"> </w:t>
      </w:r>
      <w:del w:id="16035" w:author="Rev 19 Allen Wirfs-Brock" w:date="2013-09-26T10:04:00Z">
        <w:r w:rsidDel="00A12109">
          <w:rPr>
            <w:iCs/>
          </w:rPr>
          <w:delText xml:space="preserve">with </w:delText>
        </w:r>
        <w:r w:rsidDel="00A12109">
          <w:delText>argument</w:delText>
        </w:r>
        <w:r w:rsidRPr="00E77497" w:rsidDel="00A12109">
          <w:delText xml:space="preserve"> </w:delText>
        </w:r>
      </w:del>
      <w:r w:rsidRPr="00E77497">
        <w:rPr>
          <w:i/>
        </w:rPr>
        <w:t>prop</w:t>
      </w:r>
      <w:r>
        <w:rPr>
          <w:i/>
        </w:rPr>
        <w:t>Key</w:t>
      </w:r>
      <w:ins w:id="16036" w:author="Rev 19 Allen Wirfs-Brock" w:date="2013-09-26T10:04:00Z">
        <w:r w:rsidR="00A12109">
          <w:t>)</w:t>
        </w:r>
      </w:ins>
      <w:r>
        <w:rPr>
          <w:iCs/>
        </w:rPr>
        <w:t>.</w:t>
      </w:r>
    </w:p>
    <w:p w14:paraId="47021511" w14:textId="77777777" w:rsidR="00E66725" w:rsidRDefault="00E66725" w:rsidP="00E66725">
      <w:pPr>
        <w:pStyle w:val="Alg4"/>
        <w:numPr>
          <w:ilvl w:val="1"/>
          <w:numId w:val="1434"/>
        </w:numPr>
        <w:spacing w:after="220"/>
        <w:contextualSpacing/>
      </w:pPr>
      <w:r>
        <w:t>ReturnIfAbrupt(</w:t>
      </w:r>
      <w:r>
        <w:rPr>
          <w:i/>
          <w:iCs/>
        </w:rPr>
        <w:t>duplicateKey</w:t>
      </w:r>
      <w:r>
        <w:t>).</w:t>
      </w:r>
    </w:p>
    <w:p w14:paraId="35EEFFE6" w14:textId="77777777" w:rsidR="00E66725" w:rsidRDefault="00E66725" w:rsidP="00E66725">
      <w:pPr>
        <w:pStyle w:val="Alg4"/>
        <w:numPr>
          <w:ilvl w:val="1"/>
          <w:numId w:val="1434"/>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14:paraId="2CDBE26A" w14:textId="77777777" w:rsidR="00977A94" w:rsidRPr="00E77497" w:rsidRDefault="00977A94" w:rsidP="00977A94">
      <w:pPr>
        <w:pStyle w:val="Alg4"/>
        <w:numPr>
          <w:ilvl w:val="0"/>
          <w:numId w:val="1434"/>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0A89B768" w14:textId="77777777" w:rsidR="00977A94" w:rsidRPr="006E2052" w:rsidRDefault="00977A94" w:rsidP="00E66725">
      <w:pPr>
        <w:pStyle w:val="Alg4"/>
        <w:numPr>
          <w:ilvl w:val="0"/>
          <w:numId w:val="1434"/>
        </w:numPr>
        <w:spacing w:after="220"/>
        <w:contextualSpacing/>
      </w:pPr>
      <w:r>
        <w:t xml:space="preserve">Return the result of </w:t>
      </w:r>
      <w:r w:rsidRPr="00E77497">
        <w:t>DefineProperty</w:t>
      </w:r>
      <w:r>
        <w:t>OrThrow(</w:t>
      </w:r>
      <w:r w:rsidRPr="00E77497">
        <w:rPr>
          <w:i/>
        </w:rPr>
        <w:t>obj</w:t>
      </w:r>
      <w:r>
        <w:rPr>
          <w:i/>
        </w:rPr>
        <w:t>ect</w:t>
      </w:r>
      <w:r>
        <w:rPr>
          <w:iCs/>
        </w:rPr>
        <w:t>,</w:t>
      </w:r>
      <w:r w:rsidRPr="00E77497">
        <w:t xml:space="preserve"> </w:t>
      </w:r>
      <w:r w:rsidR="00E66725" w:rsidRPr="00E66725">
        <w:rPr>
          <w:i/>
        </w:rPr>
        <w:t>propKey</w:t>
      </w:r>
      <w:r w:rsidR="009923E5">
        <w:rPr>
          <w:iCs/>
        </w:rPr>
        <w:t>,</w:t>
      </w:r>
      <w:r>
        <w:t xml:space="preserve"> </w:t>
      </w:r>
      <w:r w:rsidRPr="00E77497">
        <w:rPr>
          <w:i/>
        </w:rPr>
        <w:t>desc</w:t>
      </w:r>
      <w:r>
        <w:rPr>
          <w:iCs/>
        </w:rPr>
        <w:t>)</w:t>
      </w:r>
      <w:r w:rsidRPr="00E77497">
        <w:t>.</w:t>
      </w:r>
    </w:p>
    <w:p w14:paraId="604DBB6A" w14:textId="77777777" w:rsidR="00977A94" w:rsidRDefault="00977A94" w:rsidP="00977A94">
      <w:pPr>
        <w:pStyle w:val="a3"/>
        <w:numPr>
          <w:ilvl w:val="2"/>
          <w:numId w:val="1435"/>
        </w:numPr>
      </w:pPr>
      <w:bookmarkStart w:id="16037" w:name="_Toc368050875"/>
      <w:r>
        <w:t>Web Legacy Compatibility for Block-Level Function Declarations</w:t>
      </w:r>
      <w:bookmarkEnd w:id="16037"/>
    </w:p>
    <w:p w14:paraId="211BB8E9" w14:textId="77777777" w:rsidR="00BF4412" w:rsidRDefault="00BF4412" w:rsidP="00BF4412">
      <w:r>
        <w:t xml:space="preserve">Prior to the Sixth Edition, the ECMAScript specification did not define the occurrence of a </w:t>
      </w:r>
      <w:r w:rsidRPr="00BF4412">
        <w:rPr>
          <w:rFonts w:ascii="Times New Roman" w:hAnsi="Times New Roman"/>
          <w:i/>
          <w:iCs/>
        </w:rPr>
        <w:t>FunctionDeclaration</w:t>
      </w:r>
      <w:r>
        <w:t xml:space="preserve"> as an element of a </w:t>
      </w:r>
      <w:r w:rsidRPr="00BF4412">
        <w:rPr>
          <w:rFonts w:ascii="Times New Roman" w:hAnsi="Times New Roman"/>
          <w:i/>
          <w:iCs/>
        </w:rPr>
        <w:t>Block</w:t>
      </w:r>
      <w:r>
        <w:t xml:space="preserve"> statement’s </w:t>
      </w:r>
      <w:r w:rsidRPr="00BF4412">
        <w:rPr>
          <w:rFonts w:ascii="Times New Roman" w:hAnsi="Times New Roman"/>
          <w:i/>
          <w:iCs/>
        </w:rPr>
        <w:t>StatementList</w:t>
      </w:r>
      <w:r>
        <w:t xml:space="preserve">. However, support for that form of </w:t>
      </w:r>
      <w:r w:rsidRPr="00BF4412">
        <w:rPr>
          <w:rFonts w:ascii="Times New Roman" w:hAnsi="Times New Roman"/>
          <w:i/>
          <w:iCs/>
        </w:rPr>
        <w:t>FunctionDeclaration</w:t>
      </w:r>
      <w:r>
        <w:t xml:space="preserve"> was an allowable extension and most browser-hosted ECMAScript implementations permitted them.  However, the semantics of such declarations differ among those implementations. Because of these semantic differences, existing web ECMAScript code that uses </w:t>
      </w:r>
      <w:r w:rsidRPr="00BF4412">
        <w:rPr>
          <w:rFonts w:ascii="Times New Roman" w:hAnsi="Times New Roman"/>
          <w:i/>
          <w:iCs/>
        </w:rPr>
        <w:t>Block</w:t>
      </w:r>
      <w:r>
        <w:t xml:space="preserve"> level function declarations is only portable among browser implementation if the usage only depends upon the semantic intersection of all of the browser implementations for such declarations. The following are the use cases that fall within that intersection semantics:</w:t>
      </w:r>
    </w:p>
    <w:p w14:paraId="3F918F99" w14:textId="77777777" w:rsidR="00BF4412" w:rsidRDefault="00BF4412" w:rsidP="00BF4412">
      <w:pPr>
        <w:numPr>
          <w:ilvl w:val="0"/>
          <w:numId w:val="1391"/>
        </w:numPr>
        <w:spacing w:after="0"/>
      </w:pPr>
      <w:r>
        <w:t>A function is declared and only reference</w:t>
      </w:r>
      <w:r w:rsidR="00FE1886">
        <w:t>d</w:t>
      </w:r>
      <w:r>
        <w:t xml:space="preserve"> within a single block</w:t>
      </w:r>
    </w:p>
    <w:p w14:paraId="4E3EA8F6" w14:textId="77777777" w:rsidR="00BF4412" w:rsidRDefault="00BF4412" w:rsidP="00BF4412">
      <w:pPr>
        <w:numPr>
          <w:ilvl w:val="1"/>
          <w:numId w:val="1391"/>
        </w:numPr>
        <w:contextualSpacing/>
      </w:pPr>
      <w:r>
        <w:t xml:space="preserve">A function declaration with the name </w:t>
      </w:r>
      <w:r w:rsidRPr="00BF4412">
        <w:rPr>
          <w:rFonts w:ascii="Times New Roman" w:hAnsi="Times New Roman"/>
          <w:i/>
          <w:iCs/>
        </w:rPr>
        <w:t>f</w:t>
      </w:r>
      <w:r>
        <w:t xml:space="preserve"> is declared exactly once within the function code of an enclosing function </w:t>
      </w:r>
      <w:r w:rsidRPr="00BF4412">
        <w:rPr>
          <w:rFonts w:ascii="Times New Roman" w:hAnsi="Times New Roman"/>
          <w:i/>
          <w:iCs/>
        </w:rPr>
        <w:t>g</w:t>
      </w:r>
      <w:r>
        <w:t xml:space="preserve"> </w:t>
      </w:r>
      <w:r w:rsidRPr="008B359C">
        <w:t>and</w:t>
      </w:r>
      <w:r>
        <w:t xml:space="preserve"> that declaration is nested within a </w:t>
      </w:r>
      <w:r w:rsidRPr="00BF4412">
        <w:rPr>
          <w:rFonts w:ascii="Times New Roman" w:hAnsi="Times New Roman"/>
          <w:i/>
          <w:iCs/>
        </w:rPr>
        <w:t>Block</w:t>
      </w:r>
      <w:r>
        <w:t>.</w:t>
      </w:r>
    </w:p>
    <w:p w14:paraId="54E4D10A" w14:textId="77777777" w:rsidR="00BF4412" w:rsidRPr="00BF4412" w:rsidRDefault="00BF4412" w:rsidP="00BF4412">
      <w:pPr>
        <w:numPr>
          <w:ilvl w:val="1"/>
          <w:numId w:val="1391"/>
        </w:numPr>
        <w:contextualSpacing/>
        <w:rPr>
          <w:rFonts w:ascii="Times New Roman" w:hAnsi="Times New Roman"/>
          <w:i/>
          <w:iCs/>
        </w:rPr>
      </w:pPr>
      <w:r>
        <w:t xml:space="preserve">No other declaration of </w:t>
      </w:r>
      <w:r w:rsidRPr="00BF4412">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BF4412">
        <w:rPr>
          <w:rFonts w:ascii="Times New Roman" w:hAnsi="Times New Roman"/>
          <w:i/>
          <w:iCs/>
        </w:rPr>
        <w:t>g</w:t>
      </w:r>
    </w:p>
    <w:p w14:paraId="69344725" w14:textId="77777777" w:rsidR="00BF4412" w:rsidRDefault="00BF4412" w:rsidP="00BF4412">
      <w:pPr>
        <w:numPr>
          <w:ilvl w:val="1"/>
          <w:numId w:val="1391"/>
        </w:numPr>
      </w:pPr>
      <w:r>
        <w:t xml:space="preserve">All references to </w:t>
      </w:r>
      <w:r w:rsidRPr="00BF4412">
        <w:rPr>
          <w:rFonts w:ascii="Times New Roman" w:hAnsi="Times New Roman"/>
          <w:i/>
          <w:iCs/>
        </w:rPr>
        <w:t>f</w:t>
      </w:r>
      <w:r>
        <w:t xml:space="preserve"> occur within the </w:t>
      </w:r>
      <w:r w:rsidRPr="00BF4412">
        <w:rPr>
          <w:rFonts w:ascii="Times New Roman" w:hAnsi="Times New Roman"/>
          <w:i/>
          <w:iCs/>
        </w:rPr>
        <w:t>StatementList</w:t>
      </w:r>
      <w:r>
        <w:t xml:space="preserve"> of the </w:t>
      </w:r>
      <w:r w:rsidRPr="00BF4412">
        <w:rPr>
          <w:rFonts w:ascii="Times New Roman" w:hAnsi="Times New Roman"/>
          <w:i/>
          <w:iCs/>
        </w:rPr>
        <w:t>Block</w:t>
      </w:r>
      <w:r>
        <w:t xml:space="preserve"> containing the declaration of </w:t>
      </w:r>
      <w:r w:rsidRPr="00BF4412">
        <w:rPr>
          <w:rFonts w:ascii="Times New Roman" w:hAnsi="Times New Roman"/>
          <w:i/>
          <w:iCs/>
        </w:rPr>
        <w:t>f</w:t>
      </w:r>
      <w:r>
        <w:t xml:space="preserve">. </w:t>
      </w:r>
    </w:p>
    <w:p w14:paraId="159A4078" w14:textId="77777777" w:rsidR="00BF4412" w:rsidRDefault="00BF4412" w:rsidP="00BF4412">
      <w:pPr>
        <w:numPr>
          <w:ilvl w:val="0"/>
          <w:numId w:val="1391"/>
        </w:numPr>
        <w:spacing w:after="0"/>
      </w:pPr>
      <w:r>
        <w:t xml:space="preserve">A function is declared and possibly used within a single </w:t>
      </w:r>
      <w:r w:rsidRPr="00BF4412">
        <w:rPr>
          <w:rFonts w:ascii="Times New Roman" w:hAnsi="Times New Roman"/>
          <w:i/>
          <w:iCs/>
        </w:rPr>
        <w:t>Block</w:t>
      </w:r>
      <w:r>
        <w:t xml:space="preserve"> but also referenced by an inner function definition that is not contained within that same </w:t>
      </w:r>
      <w:r w:rsidRPr="00BF4412">
        <w:rPr>
          <w:rFonts w:ascii="Times New Roman" w:hAnsi="Times New Roman"/>
          <w:i/>
          <w:iCs/>
        </w:rPr>
        <w:t>Block</w:t>
      </w:r>
      <w:r>
        <w:t>.</w:t>
      </w:r>
    </w:p>
    <w:p w14:paraId="59A7EFE4" w14:textId="77777777"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14:paraId="1AAAF5CA" w14:textId="77777777"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14:paraId="2BA418CE" w14:textId="77777777"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5158692E" w14:textId="77777777" w:rsidR="00BF4412" w:rsidRDefault="00BF4412" w:rsidP="00BF4412">
      <w:pPr>
        <w:numPr>
          <w:ilvl w:val="1"/>
          <w:numId w:val="1391"/>
        </w:numPr>
      </w:pPr>
      <w:r>
        <w:t xml:space="preserve">References to </w:t>
      </w:r>
      <w:r w:rsidRPr="00280B5E">
        <w:rPr>
          <w:rFonts w:ascii="Times New Roman" w:hAnsi="Times New Roman"/>
          <w:i/>
          <w:iCs/>
        </w:rPr>
        <w:t>f</w:t>
      </w:r>
      <w:r>
        <w:t xml:space="preserve"> occur within the function code of </w:t>
      </w:r>
      <w:r w:rsidRPr="0079187C">
        <w:rPr>
          <w:rFonts w:ascii="Times New Roman" w:hAnsi="Times New Roman"/>
          <w:i/>
          <w:iCs/>
        </w:rPr>
        <w:t>g</w:t>
      </w:r>
      <w:r>
        <w:t xml:space="preserve"> that lexically follows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47C7FB74" w14:textId="77777777" w:rsidR="00BF4412" w:rsidRDefault="00BF4412" w:rsidP="00BF4412">
      <w:pPr>
        <w:numPr>
          <w:ilvl w:val="0"/>
          <w:numId w:val="1391"/>
        </w:numPr>
        <w:spacing w:after="0"/>
      </w:pPr>
      <w:r>
        <w:t>A function is declared and possibly used within a single block but also referenced within subsequent blocks.</w:t>
      </w:r>
    </w:p>
    <w:p w14:paraId="5E0660A3" w14:textId="77777777"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14:paraId="35B642B4" w14:textId="77777777"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14:paraId="2C29C60A" w14:textId="77777777"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14:paraId="599F2E85" w14:textId="77777777" w:rsidR="00BF4412" w:rsidRDefault="00BF4412" w:rsidP="00BF4412">
      <w:pPr>
        <w:numPr>
          <w:ilvl w:val="1"/>
          <w:numId w:val="1391"/>
        </w:numPr>
        <w:contextualSpacing/>
      </w:pPr>
      <w:r>
        <w:t xml:space="preserve">References to </w:t>
      </w:r>
      <w:r w:rsidRPr="008A6E11">
        <w:rPr>
          <w:rFonts w:ascii="Times New Roman" w:hAnsi="Times New Roman"/>
          <w:i/>
          <w:iCs/>
        </w:rPr>
        <w:t>f</w:t>
      </w:r>
      <w:r>
        <w:t xml:space="preserve"> occur within another function </w:t>
      </w:r>
      <w:r w:rsidRPr="00280B5E">
        <w:rPr>
          <w:rFonts w:ascii="Times New Roman" w:hAnsi="Times New Roman"/>
          <w:i/>
          <w:iCs/>
        </w:rPr>
        <w:t>h</w:t>
      </w:r>
      <w:r>
        <w:t xml:space="preserve"> that is nested within </w:t>
      </w:r>
      <w:r w:rsidRPr="0079187C">
        <w:rPr>
          <w:rFonts w:ascii="Times New Roman" w:hAnsi="Times New Roman"/>
          <w:i/>
          <w:iCs/>
        </w:rPr>
        <w:t>g</w:t>
      </w:r>
      <w:r>
        <w:t xml:space="preserve"> and no other declaration of </w:t>
      </w:r>
      <w:r w:rsidRPr="00280B5E">
        <w:rPr>
          <w:rFonts w:ascii="Times New Roman" w:hAnsi="Times New Roman"/>
          <w:i/>
          <w:iCs/>
        </w:rPr>
        <w:t>f</w:t>
      </w:r>
      <w:r>
        <w:t xml:space="preserve"> shadows the references to </w:t>
      </w:r>
      <w:r w:rsidRPr="00280B5E">
        <w:rPr>
          <w:rFonts w:ascii="Times New Roman" w:hAnsi="Times New Roman"/>
          <w:i/>
          <w:iCs/>
        </w:rPr>
        <w:t xml:space="preserve">f </w:t>
      </w:r>
      <w:r>
        <w:t xml:space="preserve">from within </w:t>
      </w:r>
      <w:r w:rsidRPr="00280B5E">
        <w:rPr>
          <w:rFonts w:ascii="Times New Roman" w:hAnsi="Times New Roman"/>
          <w:i/>
          <w:iCs/>
        </w:rPr>
        <w:t>h</w:t>
      </w:r>
      <w:r>
        <w:t>.</w:t>
      </w:r>
    </w:p>
    <w:p w14:paraId="4AC889B2" w14:textId="77777777" w:rsidR="00BF4412" w:rsidRDefault="00BF4412" w:rsidP="00BF4412">
      <w:pPr>
        <w:numPr>
          <w:ilvl w:val="1"/>
          <w:numId w:val="1391"/>
        </w:numPr>
      </w:pPr>
      <w:r>
        <w:t xml:space="preserve">All invocations of </w:t>
      </w:r>
      <w:r>
        <w:rPr>
          <w:i/>
          <w:iCs/>
        </w:rPr>
        <w:t>h</w:t>
      </w:r>
      <w:r>
        <w:t xml:space="preserve"> occur after the declaration of </w:t>
      </w:r>
      <w:r>
        <w:rPr>
          <w:i/>
          <w:iCs/>
        </w:rPr>
        <w:t>f</w:t>
      </w:r>
      <w:r>
        <w:t xml:space="preserve"> has been evaluated.</w:t>
      </w:r>
    </w:p>
    <w:p w14:paraId="0A57424A" w14:textId="77777777" w:rsidR="00BF4412" w:rsidRDefault="00BF4412" w:rsidP="00BF4412">
      <w:r>
        <w:t xml:space="preserve">The first use case is interoperable with the inclusion of </w:t>
      </w:r>
      <w:r w:rsidRPr="00EA0ADA">
        <w:rPr>
          <w:rFonts w:ascii="Times New Roman" w:hAnsi="Times New Roman"/>
          <w:i/>
          <w:iCs/>
        </w:rPr>
        <w:t>Block</w:t>
      </w:r>
      <w:r>
        <w:t xml:space="preserve"> level function declarations in the sixth edition.  Any pre-existing ECMAScript code that employees that use case will operate using the Block level function declarations semantics defined by clauses 10 and 13 of this specification. </w:t>
      </w:r>
    </w:p>
    <w:p w14:paraId="5096D571" w14:textId="77777777" w:rsidR="00BF4412" w:rsidRPr="00793B4A" w:rsidRDefault="00BF4412" w:rsidP="00BF4412">
      <w:r>
        <w:t xml:space="preserve">Sixth edition interoperability for the second and third use cases requires the following extensions to the clauses 10 and </w:t>
      </w:r>
      <w:r w:rsidR="00386020">
        <w:t>14</w:t>
      </w:r>
      <w:r>
        <w:t xml:space="preserve"> semantics. These extensions are applied to a non-strict mode functions </w:t>
      </w:r>
      <w:r w:rsidRPr="00793B4A">
        <w:rPr>
          <w:rFonts w:ascii="Times New Roman" w:hAnsi="Times New Roman"/>
          <w:i/>
          <w:iCs/>
        </w:rPr>
        <w:t>g</w:t>
      </w:r>
      <w:r>
        <w:t xml:space="preserve"> if the above pre-conditions of use cases 2 and 3 above exist at the time of static semantic analysis of </w:t>
      </w:r>
      <w:r w:rsidRPr="00793B4A">
        <w:rPr>
          <w:rFonts w:ascii="Times New Roman" w:hAnsi="Times New Roman"/>
          <w:i/>
          <w:iCs/>
        </w:rPr>
        <w:t>g</w:t>
      </w:r>
      <w:r>
        <w:t xml:space="preserve">. However, the last pre-condition of use case 3 is not included in this determination and the determination is not applied to any function declaration that is nested within syntactic constructs that are specified in the Fifth edition of this specification. </w:t>
      </w:r>
    </w:p>
    <w:p w14:paraId="4587319B" w14:textId="77777777" w:rsidR="00BF4412" w:rsidRDefault="00BF4412" w:rsidP="00BF4412">
      <w:pPr>
        <w:numPr>
          <w:ilvl w:val="0"/>
          <w:numId w:val="1392"/>
        </w:numPr>
        <w:contextualSpacing/>
        <w:rPr>
          <w:rFonts w:ascii="Times New Roman" w:hAnsi="Times New Roman"/>
        </w:rPr>
      </w:pPr>
      <w:r>
        <w:rPr>
          <w:rFonts w:ascii="Times New Roman" w:hAnsi="Times New Roman"/>
        </w:rPr>
        <w:t xml:space="preserve">Let </w:t>
      </w:r>
      <w:r>
        <w:rPr>
          <w:rFonts w:ascii="Times New Roman" w:hAnsi="Times New Roman"/>
          <w:i/>
          <w:iCs/>
        </w:rPr>
        <w:t>B</w:t>
      </w:r>
      <w:r>
        <w:rPr>
          <w:rFonts w:ascii="Times New Roman" w:hAnsi="Times New Roman"/>
        </w:rPr>
        <w:t xml:space="preserve"> be environment record for the construct within </w:t>
      </w:r>
      <w:r>
        <w:rPr>
          <w:rFonts w:ascii="Times New Roman" w:hAnsi="Times New Roman"/>
          <w:i/>
          <w:iCs/>
        </w:rPr>
        <w:t>g</w:t>
      </w:r>
      <w:r>
        <w:rPr>
          <w:rFonts w:ascii="Times New Roman" w:hAnsi="Times New Roman"/>
        </w:rPr>
        <w:t xml:space="preserve"> that introduces a new environment contour and which most closely encloses the declaration of </w:t>
      </w:r>
      <w:r>
        <w:rPr>
          <w:rFonts w:ascii="Times New Roman" w:hAnsi="Times New Roman"/>
          <w:i/>
          <w:iCs/>
        </w:rPr>
        <w:t>f</w:t>
      </w:r>
      <w:r>
        <w:rPr>
          <w:rFonts w:ascii="Times New Roman" w:hAnsi="Times New Roman"/>
        </w:rPr>
        <w:t xml:space="preserve">, all function code references to </w:t>
      </w:r>
      <w:r>
        <w:rPr>
          <w:rFonts w:ascii="Times New Roman" w:hAnsi="Times New Roman"/>
          <w:i/>
          <w:iCs/>
        </w:rPr>
        <w:t>f</w:t>
      </w:r>
      <w:r>
        <w:rPr>
          <w:rFonts w:ascii="Times New Roman" w:hAnsi="Times New Roman"/>
        </w:rPr>
        <w:t xml:space="preserve">, and the definitions of all nested functions that contain unshadowed references to </w:t>
      </w:r>
      <w:r>
        <w:rPr>
          <w:rFonts w:ascii="Times New Roman" w:hAnsi="Times New Roman"/>
          <w:i/>
          <w:iCs/>
        </w:rPr>
        <w:t>f</w:t>
      </w:r>
      <w:r>
        <w:rPr>
          <w:rFonts w:ascii="Times New Roman" w:hAnsi="Times New Roman"/>
        </w:rPr>
        <w:t xml:space="preserve">.  This syntactic construct may be the definition of </w:t>
      </w:r>
      <w:r>
        <w:rPr>
          <w:rFonts w:ascii="Times New Roman" w:hAnsi="Times New Roman"/>
          <w:i/>
          <w:iCs/>
        </w:rPr>
        <w:t>g</w:t>
      </w:r>
      <w:r>
        <w:rPr>
          <w:rFonts w:ascii="Times New Roman" w:hAnsi="Times New Roman"/>
        </w:rPr>
        <w:t xml:space="preserve"> itself, in which case </w:t>
      </w:r>
      <w:r>
        <w:rPr>
          <w:rFonts w:ascii="Times New Roman" w:hAnsi="Times New Roman"/>
          <w:i/>
          <w:iCs/>
        </w:rPr>
        <w:t>B</w:t>
      </w:r>
      <w:r>
        <w:rPr>
          <w:rFonts w:ascii="Times New Roman" w:hAnsi="Times New Roman"/>
        </w:rPr>
        <w:t xml:space="preserve"> is the function environment record for </w:t>
      </w:r>
      <w:r>
        <w:rPr>
          <w:rFonts w:ascii="Times New Roman" w:hAnsi="Times New Roman"/>
          <w:i/>
          <w:iCs/>
        </w:rPr>
        <w:t>g</w:t>
      </w:r>
      <w:r>
        <w:rPr>
          <w:rFonts w:ascii="Times New Roman" w:hAnsi="Times New Roman"/>
        </w:rPr>
        <w:t>.</w:t>
      </w:r>
    </w:p>
    <w:p w14:paraId="6E86F42D" w14:textId="77777777" w:rsidR="00BF4412" w:rsidRDefault="00BF4412" w:rsidP="00BF4412">
      <w:pPr>
        <w:numPr>
          <w:ilvl w:val="0"/>
          <w:numId w:val="1392"/>
        </w:numPr>
        <w:contextualSpacing/>
        <w:rPr>
          <w:rFonts w:ascii="Times New Roman" w:hAnsi="Times New Roman"/>
        </w:rPr>
      </w:pPr>
      <w:r>
        <w:rPr>
          <w:rFonts w:ascii="Times New Roman" w:hAnsi="Times New Roman"/>
        </w:rPr>
        <w:t xml:space="preserve">As part of the instantiation of </w:t>
      </w:r>
      <w:r>
        <w:rPr>
          <w:rFonts w:ascii="Times New Roman" w:hAnsi="Times New Roman"/>
          <w:i/>
          <w:iCs/>
        </w:rPr>
        <w:t xml:space="preserve">  B</w:t>
      </w:r>
      <w:r>
        <w:rPr>
          <w:rFonts w:ascii="Times New Roman" w:hAnsi="Times New Roman"/>
        </w:rPr>
        <w:t xml:space="preserve">, its CreateMutableBinding concrete method is called with arguments “f” (the string name of the function) and </w:t>
      </w:r>
      <w:r w:rsidRPr="00DC255D">
        <w:rPr>
          <w:rFonts w:ascii="Times New Roman" w:hAnsi="Times New Roman"/>
          <w:b/>
          <w:bCs/>
        </w:rPr>
        <w:t>false</w:t>
      </w:r>
      <w:r>
        <w:rPr>
          <w:rFonts w:ascii="Times New Roman" w:hAnsi="Times New Roman"/>
        </w:rPr>
        <w:t>. This creates an uni</w:t>
      </w:r>
      <w:r w:rsidR="00C22C7A">
        <w:rPr>
          <w:rFonts w:ascii="Times New Roman" w:hAnsi="Times New Roman"/>
        </w:rPr>
        <w:t>ni</w:t>
      </w:r>
      <w:r>
        <w:rPr>
          <w:rFonts w:ascii="Times New Roman" w:hAnsi="Times New Roman"/>
        </w:rPr>
        <w:t xml:space="preserve">tialised binding for the name </w:t>
      </w:r>
      <w:r>
        <w:rPr>
          <w:rFonts w:ascii="Times New Roman" w:hAnsi="Times New Roman"/>
          <w:i/>
          <w:iCs/>
        </w:rPr>
        <w:t>f</w:t>
      </w:r>
      <w:r>
        <w:rPr>
          <w:rFonts w:ascii="Times New Roman" w:hAnsi="Times New Roman"/>
        </w:rPr>
        <w:t xml:space="preserve">. Any reference that resolves to that binding prior to step 3 below will throw a </w:t>
      </w:r>
      <w:r>
        <w:rPr>
          <w:rFonts w:ascii="Times New Roman" w:hAnsi="Times New Roman"/>
          <w:b/>
          <w:bCs/>
        </w:rPr>
        <w:t>ReferenceError</w:t>
      </w:r>
      <w:r>
        <w:rPr>
          <w:rFonts w:ascii="Times New Roman" w:hAnsi="Times New Roman"/>
        </w:rPr>
        <w:t xml:space="preserve"> exception.</w:t>
      </w:r>
    </w:p>
    <w:p w14:paraId="4A525FA1" w14:textId="77777777" w:rsidR="00BF4412" w:rsidRPr="00203FD7" w:rsidRDefault="00BF4412" w:rsidP="00BF4412">
      <w:pPr>
        <w:numPr>
          <w:ilvl w:val="0"/>
          <w:numId w:val="1392"/>
        </w:numPr>
        <w:rPr>
          <w:rFonts w:ascii="Times New Roman" w:hAnsi="Times New Roman"/>
        </w:rPr>
      </w:pPr>
      <w:r>
        <w:rPr>
          <w:rFonts w:ascii="Times New Roman" w:hAnsi="Times New Roman"/>
        </w:rPr>
        <w:t xml:space="preserve">When the </w:t>
      </w:r>
      <w:r w:rsidR="00861AE4">
        <w:rPr>
          <w:rFonts w:ascii="Times New Roman" w:hAnsi="Times New Roman"/>
        </w:rPr>
        <w:t>InitialiseBinding</w:t>
      </w:r>
      <w:r>
        <w:rPr>
          <w:rFonts w:ascii="Times New Roman" w:hAnsi="Times New Roman"/>
        </w:rPr>
        <w:t xml:space="preserve"> concrete method is used to initialise the binding for the function declaration </w:t>
      </w:r>
      <w:r>
        <w:rPr>
          <w:rFonts w:ascii="Times New Roman" w:hAnsi="Times New Roman"/>
          <w:i/>
          <w:iCs/>
        </w:rPr>
        <w:t>f</w:t>
      </w:r>
      <w:r>
        <w:rPr>
          <w:rFonts w:ascii="Times New Roman" w:hAnsi="Times New Roman"/>
        </w:rPr>
        <w:t xml:space="preserve"> also invoke Initial</w:t>
      </w:r>
      <w:r w:rsidR="006B2604">
        <w:rPr>
          <w:rFonts w:ascii="Times New Roman" w:hAnsi="Times New Roman"/>
        </w:rPr>
        <w:t>ise</w:t>
      </w:r>
      <w:r>
        <w:rPr>
          <w:rFonts w:ascii="Times New Roman" w:hAnsi="Times New Roman"/>
        </w:rPr>
        <w:t xml:space="preserve">Bind on </w:t>
      </w:r>
      <w:r>
        <w:rPr>
          <w:rFonts w:ascii="Times New Roman" w:hAnsi="Times New Roman"/>
          <w:i/>
          <w:iCs/>
        </w:rPr>
        <w:t>B</w:t>
      </w:r>
      <w:r>
        <w:rPr>
          <w:rFonts w:ascii="Times New Roman" w:hAnsi="Times New Roman"/>
        </w:rPr>
        <w:t xml:space="preserve"> using the same arguments.</w:t>
      </w:r>
    </w:p>
    <w:p w14:paraId="552B71F0" w14:textId="77777777" w:rsidR="00BF4412" w:rsidRPr="00203FD7" w:rsidRDefault="00BF4412" w:rsidP="00BF4412">
      <w:r>
        <w:rPr>
          <w:rFonts w:ascii="Times New Roman" w:hAnsi="Times New Roman"/>
        </w:rPr>
        <w:t xml:space="preserve">If an ECMAScript implication has a mechanism that produces diagnostic warning messages, a warning should be produced for each function </w:t>
      </w:r>
      <w:r>
        <w:rPr>
          <w:rFonts w:ascii="Times New Roman" w:hAnsi="Times New Roman"/>
          <w:i/>
          <w:iCs/>
        </w:rPr>
        <w:t>g</w:t>
      </w:r>
      <w:r>
        <w:rPr>
          <w:rFonts w:ascii="Times New Roman" w:hAnsi="Times New Roman"/>
        </w:rPr>
        <w:t xml:space="preserve"> for which the above steps are performed.</w:t>
      </w:r>
    </w:p>
    <w:p w14:paraId="7EBEE4D7" w14:textId="77777777" w:rsidR="00990F07" w:rsidRPr="00E77497" w:rsidRDefault="00990F07" w:rsidP="00990F07">
      <w:pPr>
        <w:pStyle w:val="ANNEX"/>
      </w:pPr>
      <w:r w:rsidRPr="00E77497">
        <w:rPr>
          <w:b w:val="0"/>
        </w:rPr>
        <w:br/>
      </w:r>
      <w:bookmarkStart w:id="16038" w:name="_Toc368050876"/>
      <w:r w:rsidRPr="00E77497">
        <w:rPr>
          <w:b w:val="0"/>
        </w:rPr>
        <w:t>(informative)</w:t>
      </w:r>
      <w:r w:rsidRPr="00E77497">
        <w:rPr>
          <w:b w:val="0"/>
        </w:rPr>
        <w:br/>
      </w:r>
      <w:r w:rsidRPr="00E77497">
        <w:br/>
      </w:r>
      <w:bookmarkStart w:id="16039" w:name="_Toc235503577"/>
      <w:r w:rsidRPr="00E77497">
        <w:t>The Strict Mode of ECMAScript</w:t>
      </w:r>
      <w:bookmarkEnd w:id="16038"/>
      <w:bookmarkEnd w:id="16039"/>
    </w:p>
    <w:p w14:paraId="7C5E1871" w14:textId="77777777" w:rsidR="00E80769" w:rsidRPr="00C7794D" w:rsidRDefault="00E80769" w:rsidP="00E80769">
      <w:pPr>
        <w:rPr>
          <w:rStyle w:val="afffd"/>
          <w:lang w:val="en-GB"/>
        </w:rPr>
      </w:pPr>
      <w:commentRangeStart w:id="16040"/>
      <w:r w:rsidRPr="00C7794D">
        <w:rPr>
          <w:rStyle w:val="afffd"/>
          <w:lang w:val="en-GB"/>
        </w:rPr>
        <w:t>The strict mode restriction and exceptions</w:t>
      </w:r>
      <w:commentRangeEnd w:id="16040"/>
      <w:r w:rsidR="000B0F4C">
        <w:rPr>
          <w:rStyle w:val="af6"/>
        </w:rPr>
        <w:commentReference w:id="16040"/>
      </w:r>
    </w:p>
    <w:p w14:paraId="40DCAF7F" w14:textId="77777777"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w:t>
      </w:r>
      <w:ins w:id="16041" w:author="Rev 19 Allen Wirfs-Brock" w:date="2013-09-27T10:58:00Z">
        <w:r w:rsidR="00C36B1B">
          <w:rPr>
            <w:rFonts w:ascii="Arial" w:hAnsi="Arial"/>
            <w:color w:val="000000"/>
          </w:rPr>
          <w:fldChar w:fldCharType="begin"/>
        </w:r>
        <w:r w:rsidR="00C36B1B">
          <w:rPr>
            <w:rFonts w:ascii="Arial" w:hAnsi="Arial"/>
            <w:color w:val="000000"/>
          </w:rPr>
          <w:instrText xml:space="preserve"> REF _Ref368042834 \r \h </w:instrText>
        </w:r>
      </w:ins>
      <w:r w:rsidR="00C36B1B">
        <w:rPr>
          <w:rFonts w:ascii="Arial" w:hAnsi="Arial"/>
          <w:color w:val="000000"/>
        </w:rPr>
      </w:r>
      <w:r w:rsidR="00C36B1B">
        <w:rPr>
          <w:rFonts w:ascii="Arial" w:hAnsi="Arial"/>
          <w:color w:val="000000"/>
        </w:rPr>
        <w:fldChar w:fldCharType="separate"/>
      </w:r>
      <w:ins w:id="16042" w:author="Rev 19 Allen Wirfs-Brock" w:date="2013-09-27T13:22:00Z">
        <w:r w:rsidR="00D433E8">
          <w:rPr>
            <w:rFonts w:ascii="Arial" w:hAnsi="Arial"/>
            <w:color w:val="000000"/>
          </w:rPr>
          <w:t>11.6.2.2</w:t>
        </w:r>
      </w:ins>
      <w:ins w:id="16043" w:author="Rev 19 Allen Wirfs-Brock" w:date="2013-09-27T10:58:00Z">
        <w:r w:rsidR="00C36B1B">
          <w:rPr>
            <w:rFonts w:ascii="Arial" w:hAnsi="Arial"/>
            <w:color w:val="000000"/>
          </w:rPr>
          <w:fldChar w:fldCharType="end"/>
        </w:r>
      </w:ins>
      <w:del w:id="16044" w:author="Rev 19 Allen Wirfs-Brock" w:date="2013-09-27T10:58:00Z">
        <w:r w:rsidR="00C225F5" w:rsidDel="00C36B1B">
          <w:rPr>
            <w:rFonts w:ascii="Arial" w:hAnsi="Arial"/>
            <w:color w:val="000000"/>
          </w:rPr>
          <w:fldChar w:fldCharType="begin"/>
        </w:r>
        <w:r w:rsidR="00C225F5" w:rsidDel="00C36B1B">
          <w:rPr>
            <w:rFonts w:ascii="Arial" w:hAnsi="Arial"/>
            <w:color w:val="000000"/>
          </w:rPr>
          <w:delInstrText xml:space="preserve"> REF _Ref365480121 \r \h </w:delInstrText>
        </w:r>
        <w:r w:rsidR="00C225F5" w:rsidDel="00C36B1B">
          <w:rPr>
            <w:rFonts w:ascii="Arial" w:hAnsi="Arial"/>
            <w:color w:val="000000"/>
          </w:rPr>
        </w:r>
        <w:r w:rsidR="00C225F5" w:rsidDel="00C36B1B">
          <w:rPr>
            <w:rFonts w:ascii="Arial" w:hAnsi="Arial"/>
            <w:color w:val="000000"/>
          </w:rPr>
          <w:fldChar w:fldCharType="separate"/>
        </w:r>
      </w:del>
      <w:del w:id="16045" w:author="Rev 19 Allen Wirfs-Brock" w:date="2013-09-27T08:40:00Z">
        <w:r w:rsidR="00083CEC" w:rsidDel="009E7E9E">
          <w:rPr>
            <w:rFonts w:ascii="Arial" w:hAnsi="Arial"/>
            <w:color w:val="000000"/>
          </w:rPr>
          <w:delText>11.6.1.2</w:delText>
        </w:r>
      </w:del>
      <w:del w:id="16046" w:author="Rev 19 Allen Wirfs-Brock" w:date="2013-09-27T10:58:00Z">
        <w:r w:rsidR="00C225F5" w:rsidDel="00C36B1B">
          <w:rPr>
            <w:rFonts w:ascii="Arial" w:hAnsi="Arial"/>
            <w:color w:val="000000"/>
          </w:rPr>
          <w:fldChar w:fldCharType="end"/>
        </w:r>
      </w:del>
      <w:r w:rsidRPr="00E77497">
        <w:rPr>
          <w:rFonts w:ascii="Arial" w:hAnsi="Arial"/>
          <w:color w:val="000000"/>
        </w:rPr>
        <w:t>).</w:t>
      </w:r>
    </w:p>
    <w:p w14:paraId="6D456C2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w:t>
      </w:r>
      <w:r w:rsidR="00C225F5">
        <w:rPr>
          <w:rFonts w:ascii="Arial" w:hAnsi="Arial"/>
        </w:rPr>
        <w:fldChar w:fldCharType="begin"/>
      </w:r>
      <w:r w:rsidR="00C225F5">
        <w:rPr>
          <w:rFonts w:ascii="Arial" w:hAnsi="Arial"/>
        </w:rPr>
        <w:instrText xml:space="preserve"> REF _Ref424530746 \r \h </w:instrText>
      </w:r>
      <w:r w:rsidR="00C225F5">
        <w:rPr>
          <w:rFonts w:ascii="Arial" w:hAnsi="Arial"/>
        </w:rPr>
      </w:r>
      <w:r w:rsidR="00C225F5">
        <w:rPr>
          <w:rFonts w:ascii="Arial" w:hAnsi="Arial"/>
        </w:rPr>
        <w:fldChar w:fldCharType="separate"/>
      </w:r>
      <w:r w:rsidR="00D433E8">
        <w:rPr>
          <w:rFonts w:ascii="Arial" w:hAnsi="Arial"/>
        </w:rPr>
        <w:t>11.8.3</w:t>
      </w:r>
      <w:r w:rsidR="00C225F5">
        <w:rPr>
          <w:rFonts w:ascii="Arial" w:hAnsi="Arial"/>
        </w:rPr>
        <w:fldChar w:fldCharType="end"/>
      </w:r>
      <w:r w:rsidRPr="00E77497">
        <w:rPr>
          <w:rFonts w:ascii="Arial" w:hAnsi="Arial"/>
        </w:rPr>
        <w:t xml:space="preserve">) to include </w:t>
      </w:r>
      <w:r w:rsidR="00567210" w:rsidRPr="00BE3BA1">
        <w:rPr>
          <w:i/>
          <w:iCs/>
        </w:rPr>
        <w:t>Legacy</w:t>
      </w:r>
      <w:r w:rsidRPr="00E77497">
        <w:rPr>
          <w:i/>
        </w:rPr>
        <w:t>OctalIntegerLiteral</w:t>
      </w:r>
      <w:r w:rsidRPr="00E77497">
        <w:rPr>
          <w:rFonts w:ascii="Arial" w:hAnsi="Arial"/>
        </w:rPr>
        <w:t xml:space="preserve"> as described in B.1.1.</w:t>
      </w:r>
    </w:p>
    <w:p w14:paraId="1B523BC1"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w:t>
      </w:r>
      <w:r w:rsidR="00C225F5">
        <w:rPr>
          <w:rFonts w:ascii="Arial" w:hAnsi="Arial" w:cs="Arial"/>
        </w:rPr>
        <w:fldChar w:fldCharType="begin"/>
      </w:r>
      <w:r w:rsidR="00C225F5">
        <w:rPr>
          <w:rFonts w:ascii="Arial" w:hAnsi="Arial" w:cs="Arial"/>
        </w:rPr>
        <w:instrText xml:space="preserve"> REF _Ref365534967 \r \h </w:instrText>
      </w:r>
      <w:r w:rsidR="00C225F5">
        <w:rPr>
          <w:rFonts w:ascii="Arial" w:hAnsi="Arial" w:cs="Arial"/>
        </w:rPr>
      </w:r>
      <w:r w:rsidR="00C225F5">
        <w:rPr>
          <w:rFonts w:ascii="Arial" w:hAnsi="Arial" w:cs="Arial"/>
        </w:rPr>
        <w:fldChar w:fldCharType="separate"/>
      </w:r>
      <w:ins w:id="16047" w:author="Rev 19 Allen Wirfs-Brock" w:date="2013-09-27T13:22:00Z">
        <w:r w:rsidR="00D433E8">
          <w:rPr>
            <w:rFonts w:ascii="Arial" w:hAnsi="Arial" w:cs="Arial"/>
          </w:rPr>
          <w:t>10.2.1</w:t>
        </w:r>
      </w:ins>
      <w:del w:id="16048" w:author="Rev 19 Allen Wirfs-Brock" w:date="2013-09-27T08:40:00Z">
        <w:r w:rsidR="00083CEC" w:rsidDel="009E7E9E">
          <w:rPr>
            <w:rFonts w:ascii="Arial" w:hAnsi="Arial" w:cs="Arial"/>
          </w:rPr>
          <w:delText>10.1.1</w:delText>
        </w:r>
      </w:del>
      <w:r w:rsidR="00C225F5">
        <w:rPr>
          <w:rFonts w:ascii="Arial" w:hAnsi="Arial" w:cs="Arial"/>
        </w:rPr>
        <w:fldChar w:fldCharType="end"/>
      </w:r>
      <w:r w:rsidRPr="00E77497">
        <w:rPr>
          <w:rFonts w:ascii="Arial" w:hAnsi="Arial" w:cs="Arial"/>
        </w:rPr>
        <w:t xml:space="preserve">), may not extend the syntax of </w:t>
      </w:r>
      <w:r w:rsidRPr="00E77497">
        <w:rPr>
          <w:i/>
        </w:rPr>
        <w:t>EscapeSequence</w:t>
      </w:r>
      <w:r w:rsidRPr="00E77497">
        <w:rPr>
          <w:rFonts w:ascii="Arial" w:hAnsi="Arial" w:cs="Arial"/>
        </w:rPr>
        <w:t xml:space="preserve"> to include </w:t>
      </w:r>
      <w:r w:rsidR="00567210" w:rsidRPr="00BE3BA1">
        <w:rPr>
          <w:i/>
          <w:iCs/>
        </w:rPr>
        <w:t>Legacy</w:t>
      </w:r>
      <w:r w:rsidRPr="00E77497">
        <w:rPr>
          <w:i/>
        </w:rPr>
        <w:t>OctalEscapeSequence</w:t>
      </w:r>
      <w:r w:rsidRPr="00E77497">
        <w:rPr>
          <w:rFonts w:ascii="Arial" w:hAnsi="Arial" w:cs="Arial"/>
        </w:rPr>
        <w:t xml:space="preserve"> as described in B.1.2.</w:t>
      </w:r>
    </w:p>
    <w:p w14:paraId="3CCB2811"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w:t>
      </w:r>
      <w:r w:rsidR="00C225F5">
        <w:rPr>
          <w:rFonts w:ascii="Arial" w:hAnsi="Arial"/>
        </w:rPr>
        <w:fldChar w:fldCharType="begin"/>
      </w:r>
      <w:r w:rsidR="00C225F5">
        <w:rPr>
          <w:rFonts w:ascii="Arial" w:hAnsi="Arial"/>
        </w:rPr>
        <w:instrText xml:space="preserve"> REF _Ref366132757 \r \h </w:instrText>
      </w:r>
      <w:r w:rsidR="00C225F5">
        <w:rPr>
          <w:rFonts w:ascii="Arial" w:hAnsi="Arial"/>
        </w:rPr>
      </w:r>
      <w:r w:rsidR="00C225F5">
        <w:rPr>
          <w:rFonts w:ascii="Arial" w:hAnsi="Arial"/>
        </w:rPr>
        <w:fldChar w:fldCharType="separate"/>
      </w:r>
      <w:r w:rsidR="00D433E8">
        <w:rPr>
          <w:rFonts w:ascii="Arial" w:hAnsi="Arial"/>
        </w:rPr>
        <w:t>6.2.4.2</w:t>
      </w:r>
      <w:r w:rsidR="00C225F5">
        <w:rPr>
          <w:rFonts w:ascii="Arial" w:hAnsi="Arial"/>
        </w:rPr>
        <w:fldChar w:fldCharType="end"/>
      </w:r>
      <w:r w:rsidRPr="00E77497">
        <w:rPr>
          <w:rFonts w:ascii="Arial" w:hAnsi="Arial"/>
        </w:rPr>
        <w:t xml:space="preserve">).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w:t>
      </w:r>
      <w:r w:rsidR="00B77A5C">
        <w:t xml:space="preserve">data </w:t>
      </w:r>
      <w:r w:rsidRPr="00E77497">
        <w:rPr>
          <w:rFonts w:ascii="Arial" w:hAnsi="Arial"/>
        </w:rPr>
        <w:t xml:space="preserve">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D433E8">
        <w:rPr>
          <w:rFonts w:ascii="Arial" w:hAnsi="Arial"/>
        </w:rPr>
        <w:t>12.13</w:t>
      </w:r>
      <w:r w:rsidR="00C225F5">
        <w:rPr>
          <w:rFonts w:ascii="Arial" w:hAnsi="Arial"/>
        </w:rPr>
        <w:fldChar w:fldCharType="end"/>
      </w:r>
      <w:r w:rsidRPr="00E77497">
        <w:rPr>
          <w:rFonts w:ascii="Arial" w:hAnsi="Arial"/>
        </w:rPr>
        <w:t>).</w:t>
      </w:r>
    </w:p>
    <w:p w14:paraId="58CCDC8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D433E8">
        <w:rPr>
          <w:rFonts w:ascii="Arial" w:hAnsi="Arial"/>
        </w:rPr>
        <w:t>12.13</w:t>
      </w:r>
      <w:r w:rsidR="00C225F5">
        <w:rPr>
          <w:rFonts w:ascii="Arial" w:hAnsi="Arial"/>
        </w:rPr>
        <w:fldChar w:fldCharType="end"/>
      </w:r>
      <w:r w:rsidRPr="00E77497">
        <w:rPr>
          <w:rFonts w:ascii="Arial" w:hAnsi="Arial"/>
        </w:rPr>
        <w:t xml:space="preserve">) or of a </w:t>
      </w:r>
      <w:r w:rsidRPr="00E77497">
        <w:rPr>
          <w:i/>
        </w:rPr>
        <w:t>PostfixExpression</w:t>
      </w:r>
      <w:r w:rsidRPr="00E77497">
        <w:rPr>
          <w:rFonts w:ascii="Arial" w:hAnsi="Arial"/>
        </w:rPr>
        <w:t xml:space="preserve">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D433E8">
        <w:rPr>
          <w:rFonts w:ascii="Arial" w:hAnsi="Arial"/>
        </w:rPr>
        <w:t>12.13</w:t>
      </w:r>
      <w:r w:rsidR="00C225F5">
        <w:rPr>
          <w:rFonts w:ascii="Arial" w:hAnsi="Arial"/>
        </w:rPr>
        <w:fldChar w:fldCharType="end"/>
      </w:r>
      <w:r w:rsidRPr="00E77497">
        <w:rPr>
          <w:rFonts w:ascii="Arial" w:hAnsi="Arial"/>
        </w:rPr>
        <w:t xml:space="preserve">) or as the </w:t>
      </w:r>
      <w:r w:rsidRPr="00E77497">
        <w:rPr>
          <w:i/>
        </w:rPr>
        <w:t>UnaryExpression</w:t>
      </w:r>
      <w:r w:rsidRPr="00E77497">
        <w:rPr>
          <w:rFonts w:ascii="Arial" w:hAnsi="Arial"/>
        </w:rPr>
        <w:t xml:space="preserve"> operated upon by a Prefix Increment (</w:t>
      </w:r>
      <w:r w:rsidR="00C225F5">
        <w:rPr>
          <w:rFonts w:ascii="Arial" w:hAnsi="Arial"/>
        </w:rPr>
        <w:fldChar w:fldCharType="begin"/>
      </w:r>
      <w:r w:rsidR="00C225F5">
        <w:rPr>
          <w:rFonts w:ascii="Arial" w:hAnsi="Arial"/>
        </w:rPr>
        <w:instrText xml:space="preserve"> REF _Ref366133094 \r \h </w:instrText>
      </w:r>
      <w:r w:rsidR="00C225F5">
        <w:rPr>
          <w:rFonts w:ascii="Arial" w:hAnsi="Arial"/>
        </w:rPr>
      </w:r>
      <w:r w:rsidR="00C225F5">
        <w:rPr>
          <w:rFonts w:ascii="Arial" w:hAnsi="Arial"/>
        </w:rPr>
        <w:fldChar w:fldCharType="separate"/>
      </w:r>
      <w:ins w:id="16049" w:author="Rev 19 Allen Wirfs-Brock" w:date="2013-09-27T13:22:00Z">
        <w:r w:rsidR="00D433E8">
          <w:rPr>
            <w:rFonts w:ascii="Arial" w:hAnsi="Arial"/>
          </w:rPr>
          <w:t>12.4.6</w:t>
        </w:r>
      </w:ins>
      <w:del w:id="16050" w:author="Rev 19 Allen Wirfs-Brock" w:date="2013-09-27T08:40:00Z">
        <w:r w:rsidR="00083CEC" w:rsidDel="009E7E9E">
          <w:rPr>
            <w:rFonts w:ascii="Arial" w:hAnsi="Arial"/>
          </w:rPr>
          <w:delText>12.4.4</w:delText>
        </w:r>
      </w:del>
      <w:r w:rsidR="00C225F5">
        <w:rPr>
          <w:rFonts w:ascii="Arial" w:hAnsi="Arial"/>
        </w:rPr>
        <w:fldChar w:fldCharType="end"/>
      </w:r>
      <w:r w:rsidRPr="00E77497">
        <w:rPr>
          <w:rFonts w:ascii="Arial" w:hAnsi="Arial"/>
        </w:rPr>
        <w:t>) or a Prefix Decrement (</w:t>
      </w:r>
      <w:r w:rsidR="00C225F5">
        <w:rPr>
          <w:rFonts w:ascii="Arial" w:hAnsi="Arial"/>
        </w:rPr>
        <w:fldChar w:fldCharType="begin"/>
      </w:r>
      <w:r w:rsidR="00C225F5">
        <w:rPr>
          <w:rFonts w:ascii="Arial" w:hAnsi="Arial"/>
        </w:rPr>
        <w:instrText xml:space="preserve"> REF _Ref366133109 \r \h </w:instrText>
      </w:r>
      <w:r w:rsidR="00C225F5">
        <w:rPr>
          <w:rFonts w:ascii="Arial" w:hAnsi="Arial"/>
        </w:rPr>
      </w:r>
      <w:r w:rsidR="00C225F5">
        <w:rPr>
          <w:rFonts w:ascii="Arial" w:hAnsi="Arial"/>
        </w:rPr>
        <w:fldChar w:fldCharType="separate"/>
      </w:r>
      <w:ins w:id="16051" w:author="Rev 19 Allen Wirfs-Brock" w:date="2013-09-27T13:22:00Z">
        <w:r w:rsidR="00D433E8">
          <w:rPr>
            <w:rFonts w:ascii="Arial" w:hAnsi="Arial"/>
          </w:rPr>
          <w:t>12.4.7</w:t>
        </w:r>
      </w:ins>
      <w:del w:id="16052" w:author="Rev 19 Allen Wirfs-Brock" w:date="2013-09-27T08:40:00Z">
        <w:r w:rsidR="00083CEC" w:rsidDel="009E7E9E">
          <w:rPr>
            <w:rFonts w:ascii="Arial" w:hAnsi="Arial"/>
          </w:rPr>
          <w:delText>12.4.5</w:delText>
        </w:r>
      </w:del>
      <w:r w:rsidR="00C225F5">
        <w:rPr>
          <w:rFonts w:ascii="Arial" w:hAnsi="Arial"/>
        </w:rPr>
        <w:fldChar w:fldCharType="end"/>
      </w:r>
      <w:r w:rsidRPr="00E77497">
        <w:rPr>
          <w:rFonts w:ascii="Arial" w:hAnsi="Arial"/>
        </w:rPr>
        <w:t xml:space="preserve">) operator. </w:t>
      </w:r>
    </w:p>
    <w:p w14:paraId="46361F4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w:t>
      </w:r>
      <w:r w:rsidR="00C225F5">
        <w:rPr>
          <w:rFonts w:ascii="Arial" w:hAnsi="Arial"/>
        </w:rPr>
        <w:fldChar w:fldCharType="begin"/>
      </w:r>
      <w:r w:rsidR="00C225F5">
        <w:rPr>
          <w:rFonts w:ascii="Arial" w:hAnsi="Arial"/>
        </w:rPr>
        <w:instrText xml:space="preserve"> REF _Ref365541145 \r \h </w:instrText>
      </w:r>
      <w:r w:rsidR="00C225F5">
        <w:rPr>
          <w:rFonts w:ascii="Arial" w:hAnsi="Arial"/>
        </w:rPr>
      </w:r>
      <w:r w:rsidR="00C225F5">
        <w:rPr>
          <w:rFonts w:ascii="Arial" w:hAnsi="Arial"/>
        </w:rPr>
        <w:fldChar w:fldCharType="separate"/>
      </w:r>
      <w:ins w:id="16053" w:author="Rev 19 Allen Wirfs-Brock" w:date="2013-09-27T13:22:00Z">
        <w:r w:rsidR="00D433E8">
          <w:rPr>
            <w:rFonts w:ascii="Arial" w:hAnsi="Arial"/>
          </w:rPr>
          <w:t>9.1.15.9</w:t>
        </w:r>
      </w:ins>
      <w:del w:id="16054" w:author="Rev 19 Allen Wirfs-Brock" w:date="2013-09-27T08:40:00Z">
        <w:r w:rsidR="00083CEC" w:rsidDel="009E7E9E">
          <w:rPr>
            <w:rFonts w:ascii="Arial" w:hAnsi="Arial"/>
          </w:rPr>
          <w:delText>9.1.16.9</w:delText>
        </w:r>
      </w:del>
      <w:r w:rsidR="00C225F5">
        <w:rPr>
          <w:rFonts w:ascii="Arial" w:hAnsi="Arial"/>
        </w:rPr>
        <w:fldChar w:fldCharType="end"/>
      </w:r>
      <w:r w:rsidRPr="00E77497">
        <w:rPr>
          <w:rFonts w:ascii="Arial" w:hAnsi="Arial"/>
        </w:rPr>
        <w:t>).</w:t>
      </w:r>
    </w:p>
    <w:p w14:paraId="255A017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w:t>
      </w:r>
      <w:r w:rsidR="00C225F5">
        <w:rPr>
          <w:rFonts w:ascii="Arial" w:hAnsi="Arial"/>
        </w:rPr>
        <w:fldChar w:fldCharType="begin"/>
      </w:r>
      <w:r w:rsidR="00C225F5">
        <w:rPr>
          <w:rFonts w:ascii="Arial" w:hAnsi="Arial"/>
        </w:rPr>
        <w:instrText xml:space="preserve"> REF _Ref366133197 \r \h </w:instrText>
      </w:r>
      <w:r w:rsidR="00C225F5">
        <w:rPr>
          <w:rFonts w:ascii="Arial" w:hAnsi="Arial"/>
        </w:rPr>
      </w:r>
      <w:r w:rsidR="00C225F5">
        <w:rPr>
          <w:rFonts w:ascii="Arial" w:hAnsi="Arial"/>
        </w:rPr>
        <w:fldChar w:fldCharType="separate"/>
      </w:r>
      <w:ins w:id="16055" w:author="Rev 19 Allen Wirfs-Brock" w:date="2013-09-27T13:22:00Z">
        <w:r w:rsidR="00D433E8">
          <w:rPr>
            <w:rFonts w:ascii="Arial" w:hAnsi="Arial"/>
          </w:rPr>
          <w:t>9.2.4.1</w:t>
        </w:r>
      </w:ins>
      <w:del w:id="16056" w:author="Rev 19 Allen Wirfs-Brock" w:date="2013-09-27T08:40:00Z">
        <w:r w:rsidR="00083CEC" w:rsidDel="009E7E9E">
          <w:rPr>
            <w:rFonts w:ascii="Arial" w:hAnsi="Arial"/>
          </w:rPr>
          <w:delText>9.2.5.1</w:delText>
        </w:r>
      </w:del>
      <w:r w:rsidR="00C225F5">
        <w:rPr>
          <w:rFonts w:ascii="Arial" w:hAnsi="Arial"/>
        </w:rPr>
        <w:fldChar w:fldCharType="end"/>
      </w:r>
      <w:r w:rsidRPr="00E77497">
        <w:rPr>
          <w:rFonts w:ascii="Arial" w:hAnsi="Arial"/>
        </w:rPr>
        <w:t>).</w:t>
      </w:r>
    </w:p>
    <w:p w14:paraId="08F80270"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w:t>
      </w:r>
      <w:r w:rsidR="00C225F5">
        <w:rPr>
          <w:rFonts w:ascii="Arial" w:hAnsi="Arial"/>
        </w:rPr>
        <w:fldChar w:fldCharType="begin"/>
      </w:r>
      <w:r w:rsidR="00C225F5">
        <w:rPr>
          <w:rFonts w:ascii="Arial" w:hAnsi="Arial"/>
        </w:rPr>
        <w:instrText xml:space="preserve"> REF _Ref365537985 \r \h </w:instrText>
      </w:r>
      <w:r w:rsidR="00C225F5">
        <w:rPr>
          <w:rFonts w:ascii="Arial" w:hAnsi="Arial"/>
        </w:rPr>
      </w:r>
      <w:r w:rsidR="00C225F5">
        <w:rPr>
          <w:rFonts w:ascii="Arial" w:hAnsi="Arial"/>
        </w:rPr>
        <w:fldChar w:fldCharType="separate"/>
      </w:r>
      <w:ins w:id="16057" w:author="Rev 19 Allen Wirfs-Brock" w:date="2013-09-27T13:22:00Z">
        <w:r w:rsidR="00D433E8">
          <w:rPr>
            <w:rFonts w:ascii="Arial" w:hAnsi="Arial"/>
          </w:rPr>
          <w:t>9.1.15.11</w:t>
        </w:r>
      </w:ins>
      <w:del w:id="16058" w:author="Rev 19 Allen Wirfs-Brock" w:date="2013-09-27T08:40:00Z">
        <w:r w:rsidR="00083CEC" w:rsidDel="009E7E9E">
          <w:rPr>
            <w:rFonts w:ascii="Arial" w:hAnsi="Arial"/>
          </w:rPr>
          <w:delText>9.1.16.11</w:delText>
        </w:r>
      </w:del>
      <w:r w:rsidR="00C225F5">
        <w:rPr>
          <w:rFonts w:ascii="Arial" w:hAnsi="Arial"/>
        </w:rPr>
        <w:fldChar w:fldCharType="end"/>
      </w:r>
      <w:r w:rsidRPr="00E77497">
        <w:rPr>
          <w:rFonts w:ascii="Arial" w:hAnsi="Arial"/>
        </w:rPr>
        <w:t>).</w:t>
      </w:r>
    </w:p>
    <w:p w14:paraId="2D8236FD"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w:t>
      </w:r>
      <w:r w:rsidR="00C225F5">
        <w:rPr>
          <w:rFonts w:ascii="Arial" w:hAnsi="Arial"/>
        </w:rPr>
        <w:fldChar w:fldCharType="begin"/>
      </w:r>
      <w:r w:rsidR="00C225F5">
        <w:rPr>
          <w:rFonts w:ascii="Arial" w:hAnsi="Arial"/>
        </w:rPr>
        <w:instrText xml:space="preserve"> REF _Ref456010689 \r \h </w:instrText>
      </w:r>
      <w:r w:rsidR="00C225F5">
        <w:rPr>
          <w:rFonts w:ascii="Arial" w:hAnsi="Arial"/>
        </w:rPr>
      </w:r>
      <w:r w:rsidR="00C225F5">
        <w:rPr>
          <w:rFonts w:ascii="Arial" w:hAnsi="Arial"/>
        </w:rPr>
        <w:fldChar w:fldCharType="separate"/>
      </w:r>
      <w:r w:rsidR="00D433E8">
        <w:rPr>
          <w:rFonts w:ascii="Arial" w:hAnsi="Arial"/>
        </w:rPr>
        <w:t>12.1.5</w:t>
      </w:r>
      <w:r w:rsidR="00C225F5">
        <w:rPr>
          <w:rFonts w:ascii="Arial" w:hAnsi="Arial"/>
        </w:rPr>
        <w:fldChar w:fldCharType="end"/>
      </w:r>
      <w:r w:rsidRPr="00E77497">
        <w:rPr>
          <w:rFonts w:ascii="Arial" w:hAnsi="Arial"/>
        </w:rPr>
        <w:t>).</w:t>
      </w:r>
    </w:p>
    <w:p w14:paraId="77845981"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sidR="001A6289">
        <w:rPr>
          <w:rStyle w:val="bnf"/>
        </w:rPr>
        <w:t>PropertyDefinition</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w:t>
      </w:r>
      <w:r w:rsidR="00C225F5">
        <w:rPr>
          <w:rFonts w:ascii="Arial" w:hAnsi="Arial"/>
        </w:rPr>
        <w:fldChar w:fldCharType="begin"/>
      </w:r>
      <w:r w:rsidR="00C225F5">
        <w:rPr>
          <w:rFonts w:ascii="Arial" w:hAnsi="Arial"/>
        </w:rPr>
        <w:instrText xml:space="preserve"> REF _Ref456010689 \r \h </w:instrText>
      </w:r>
      <w:r w:rsidR="00C225F5">
        <w:rPr>
          <w:rFonts w:ascii="Arial" w:hAnsi="Arial"/>
        </w:rPr>
      </w:r>
      <w:r w:rsidR="00C225F5">
        <w:rPr>
          <w:rFonts w:ascii="Arial" w:hAnsi="Arial"/>
        </w:rPr>
        <w:fldChar w:fldCharType="separate"/>
      </w:r>
      <w:r w:rsidR="00D433E8">
        <w:rPr>
          <w:rFonts w:ascii="Arial" w:hAnsi="Arial"/>
        </w:rPr>
        <w:t>12.1.5</w:t>
      </w:r>
      <w:r w:rsidR="00C225F5">
        <w:rPr>
          <w:rFonts w:ascii="Arial" w:hAnsi="Arial"/>
        </w:rPr>
        <w:fldChar w:fldCharType="end"/>
      </w:r>
      <w:r w:rsidRPr="00A67AF2">
        <w:rPr>
          <w:rFonts w:ascii="Arial" w:hAnsi="Arial"/>
        </w:rPr>
        <w:t>).</w:t>
      </w:r>
    </w:p>
    <w:p w14:paraId="2B6AA2A6"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w:t>
      </w:r>
      <w:r w:rsidR="000B0F4C">
        <w:rPr>
          <w:rFonts w:ascii="Arial" w:hAnsi="Arial"/>
        </w:rPr>
        <w:fldChar w:fldCharType="begin"/>
      </w:r>
      <w:r w:rsidR="000B0F4C">
        <w:rPr>
          <w:rFonts w:ascii="Arial" w:hAnsi="Arial"/>
        </w:rPr>
        <w:instrText xml:space="preserve"> REF _Ref449966832 \r \h </w:instrText>
      </w:r>
      <w:r w:rsidR="000B0F4C">
        <w:rPr>
          <w:rFonts w:ascii="Arial" w:hAnsi="Arial"/>
        </w:rPr>
      </w:r>
      <w:r w:rsidR="000B0F4C">
        <w:rPr>
          <w:rFonts w:ascii="Arial" w:hAnsi="Arial"/>
        </w:rPr>
        <w:fldChar w:fldCharType="separate"/>
      </w:r>
      <w:r w:rsidR="00D433E8">
        <w:rPr>
          <w:rFonts w:ascii="Arial" w:hAnsi="Arial"/>
        </w:rPr>
        <w:t>18.2.1</w:t>
      </w:r>
      <w:r w:rsidR="000B0F4C">
        <w:rPr>
          <w:rFonts w:ascii="Arial" w:hAnsi="Arial"/>
        </w:rPr>
        <w:fldChar w:fldCharType="end"/>
      </w:r>
      <w:r w:rsidRPr="00A67AF2">
        <w:rPr>
          <w:rFonts w:ascii="Arial" w:hAnsi="Arial"/>
        </w:rPr>
        <w:t>).</w:t>
      </w:r>
    </w:p>
    <w:p w14:paraId="34EE8CA7"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w:t>
      </w:r>
      <w:r w:rsidR="000B0F4C">
        <w:rPr>
          <w:rFonts w:ascii="Arial" w:hAnsi="Arial"/>
        </w:rPr>
        <w:fldChar w:fldCharType="begin"/>
      </w:r>
      <w:r w:rsidR="000B0F4C">
        <w:rPr>
          <w:rFonts w:ascii="Arial" w:hAnsi="Arial"/>
        </w:rPr>
        <w:instrText xml:space="preserve"> REF _Ref366133577 \r \h </w:instrText>
      </w:r>
      <w:r w:rsidR="000B0F4C">
        <w:rPr>
          <w:rFonts w:ascii="Arial" w:hAnsi="Arial"/>
        </w:rPr>
      </w:r>
      <w:r w:rsidR="000B0F4C">
        <w:rPr>
          <w:rFonts w:ascii="Arial" w:hAnsi="Arial"/>
        </w:rPr>
        <w:fldChar w:fldCharType="separate"/>
      </w:r>
      <w:r w:rsidR="00D433E8">
        <w:rPr>
          <w:rFonts w:ascii="Arial" w:hAnsi="Arial"/>
        </w:rPr>
        <w:t>8.3.2</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_Ref366133615 \r \h </w:instrText>
      </w:r>
      <w:r w:rsidR="000B0F4C">
        <w:rPr>
          <w:rFonts w:ascii="Arial" w:hAnsi="Arial"/>
        </w:rPr>
      </w:r>
      <w:r w:rsidR="000B0F4C">
        <w:rPr>
          <w:rFonts w:ascii="Arial" w:hAnsi="Arial"/>
        </w:rPr>
        <w:fldChar w:fldCharType="separate"/>
      </w:r>
      <w:r w:rsidR="00D433E8">
        <w:rPr>
          <w:rFonts w:ascii="Arial" w:hAnsi="Arial"/>
        </w:rPr>
        <w:t>12.1.1</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_Ref366133695 \r \h </w:instrText>
      </w:r>
      <w:r w:rsidR="000B0F4C">
        <w:rPr>
          <w:rFonts w:ascii="Arial" w:hAnsi="Arial"/>
        </w:rPr>
      </w:r>
      <w:r w:rsidR="000B0F4C">
        <w:rPr>
          <w:rFonts w:ascii="Arial" w:hAnsi="Arial"/>
        </w:rPr>
        <w:fldChar w:fldCharType="separate"/>
      </w:r>
      <w:r w:rsidR="00D433E8">
        <w:rPr>
          <w:rFonts w:ascii="Arial" w:hAnsi="Arial"/>
        </w:rPr>
        <w:t>19.2.3.3</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_Ref366133712 \r \h </w:instrText>
      </w:r>
      <w:r w:rsidR="000B0F4C">
        <w:rPr>
          <w:rFonts w:ascii="Arial" w:hAnsi="Arial"/>
        </w:rPr>
      </w:r>
      <w:r w:rsidR="000B0F4C">
        <w:rPr>
          <w:rFonts w:ascii="Arial" w:hAnsi="Arial"/>
        </w:rPr>
        <w:fldChar w:fldCharType="separate"/>
      </w:r>
      <w:r w:rsidR="00D433E8">
        <w:rPr>
          <w:rFonts w:ascii="Arial" w:hAnsi="Arial"/>
        </w:rPr>
        <w:t>19.2.3.1</w:t>
      </w:r>
      <w:r w:rsidR="000B0F4C">
        <w:rPr>
          <w:rFonts w:ascii="Arial" w:hAnsi="Arial"/>
        </w:rPr>
        <w:fldChar w:fldCharType="end"/>
      </w:r>
      <w:r w:rsidRPr="00E77497">
        <w:rPr>
          <w:rFonts w:ascii="Arial" w:hAnsi="Arial"/>
        </w:rPr>
        <w:t>).</w:t>
      </w:r>
    </w:p>
    <w:p w14:paraId="3E96AE0C"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w:t>
      </w:r>
      <w:ins w:id="16059" w:author="Rev 19 Allen Wirfs-Brock" w:date="2013-09-27T10:56:00Z">
        <w:r w:rsidR="00C36B1B">
          <w:rPr>
            <w:rFonts w:ascii="Arial" w:hAnsi="Arial"/>
          </w:rPr>
          <w:fldChar w:fldCharType="begin"/>
        </w:r>
        <w:r w:rsidR="00C36B1B">
          <w:rPr>
            <w:rFonts w:ascii="Arial" w:hAnsi="Arial"/>
          </w:rPr>
          <w:instrText xml:space="preserve"> REF _Ref366133744 \r \h </w:instrText>
        </w:r>
      </w:ins>
      <w:r w:rsidR="00C36B1B">
        <w:rPr>
          <w:rFonts w:ascii="Arial" w:hAnsi="Arial"/>
        </w:rPr>
      </w:r>
      <w:r w:rsidR="00C36B1B">
        <w:rPr>
          <w:rFonts w:ascii="Arial" w:hAnsi="Arial"/>
        </w:rPr>
        <w:fldChar w:fldCharType="separate"/>
      </w:r>
      <w:ins w:id="16060" w:author="Rev 19 Allen Wirfs-Brock" w:date="2013-09-27T13:22:00Z">
        <w:r w:rsidR="00D433E8">
          <w:rPr>
            <w:rFonts w:ascii="Arial" w:hAnsi="Arial"/>
          </w:rPr>
          <w:t>12.4.3</w:t>
        </w:r>
      </w:ins>
      <w:ins w:id="16061" w:author="Rev 19 Allen Wirfs-Brock" w:date="2013-09-27T10:56:00Z">
        <w:r w:rsidR="00C36B1B">
          <w:rPr>
            <w:rFonts w:ascii="Arial" w:hAnsi="Arial"/>
          </w:rPr>
          <w:fldChar w:fldCharType="end"/>
        </w:r>
      </w:ins>
      <w:del w:id="16062" w:author="Rev 19 Allen Wirfs-Brock" w:date="2013-09-27T10:56:00Z">
        <w:r w:rsidRPr="00E77497" w:rsidDel="00C36B1B">
          <w:rPr>
            <w:rFonts w:ascii="Arial" w:hAnsi="Arial"/>
          </w:rPr>
          <w:delText>11.4.1</w:delText>
        </w:r>
      </w:del>
      <w:r w:rsidRPr="00E77497">
        <w:rPr>
          <w:rFonts w:ascii="Arial" w:hAnsi="Arial"/>
        </w:rPr>
        <w:t>).</w:t>
      </w:r>
    </w:p>
    <w:p w14:paraId="359FD1DC"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w:t>
      </w:r>
      <w:r w:rsidR="000B0F4C">
        <w:rPr>
          <w:rFonts w:ascii="Arial" w:hAnsi="Arial"/>
        </w:rPr>
        <w:fldChar w:fldCharType="begin"/>
      </w:r>
      <w:r w:rsidR="000B0F4C">
        <w:rPr>
          <w:rFonts w:ascii="Arial" w:hAnsi="Arial"/>
        </w:rPr>
        <w:instrText xml:space="preserve"> REF _Ref366133744 \r \h </w:instrText>
      </w:r>
      <w:r w:rsidR="000B0F4C">
        <w:rPr>
          <w:rFonts w:ascii="Arial" w:hAnsi="Arial"/>
        </w:rPr>
      </w:r>
      <w:r w:rsidR="000B0F4C">
        <w:rPr>
          <w:rFonts w:ascii="Arial" w:hAnsi="Arial"/>
        </w:rPr>
        <w:fldChar w:fldCharType="separate"/>
      </w:r>
      <w:ins w:id="16063" w:author="Rev 19 Allen Wirfs-Brock" w:date="2013-09-27T13:22:00Z">
        <w:r w:rsidR="00D433E8">
          <w:rPr>
            <w:rFonts w:ascii="Arial" w:hAnsi="Arial"/>
          </w:rPr>
          <w:t>12.4.3</w:t>
        </w:r>
      </w:ins>
      <w:del w:id="16064" w:author="Rev 19 Allen Wirfs-Brock" w:date="2013-09-27T08:40:00Z">
        <w:r w:rsidR="00083CEC" w:rsidDel="009E7E9E">
          <w:rPr>
            <w:rFonts w:ascii="Arial" w:hAnsi="Arial"/>
          </w:rPr>
          <w:delText>12.4.1</w:delText>
        </w:r>
      </w:del>
      <w:r w:rsidR="000B0F4C">
        <w:rPr>
          <w:rFonts w:ascii="Arial" w:hAnsi="Arial"/>
        </w:rPr>
        <w:fldChar w:fldCharType="end"/>
      </w:r>
      <w:r w:rsidRPr="00E77497">
        <w:rPr>
          <w:rFonts w:ascii="Arial" w:hAnsi="Arial"/>
        </w:rPr>
        <w:t>).</w:t>
      </w:r>
    </w:p>
    <w:p w14:paraId="4F42B40C" w14:textId="77777777" w:rsidR="00E80769" w:rsidRPr="00E77497" w:rsidRDefault="00E80769" w:rsidP="008E73AB">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w:t>
      </w:r>
      <w:ins w:id="16065" w:author="Rev 19 Allen Wirfs-Brock" w:date="2013-09-06T15:02:00Z">
        <w:r w:rsidR="00233D6B" w:rsidRPr="00E77497">
          <w:rPr>
            <w:rFonts w:ascii="Arial" w:hAnsi="Arial"/>
          </w:rPr>
          <w:t xml:space="preserve">or </w:t>
        </w:r>
        <w:r w:rsidR="00233D6B" w:rsidRPr="00E77497">
          <w:rPr>
            <w:i/>
          </w:rPr>
          <w:t>VariableDeclarationNoIn</w:t>
        </w:r>
        <w:r w:rsidR="00233D6B" w:rsidRPr="00E77497">
          <w:rPr>
            <w:rFonts w:ascii="Arial" w:hAnsi="Arial"/>
          </w:rPr>
          <w:t xml:space="preserve"> </w:t>
        </w:r>
      </w:ins>
      <w:r w:rsidRPr="00E77497">
        <w:rPr>
          <w:rFonts w:ascii="Arial" w:hAnsi="Arial"/>
        </w:rPr>
        <w:t xml:space="preserve">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_Ref366133794 \r \h </w:instrText>
      </w:r>
      <w:r w:rsidR="000B0F4C">
        <w:rPr>
          <w:rFonts w:ascii="Arial" w:hAnsi="Arial"/>
        </w:rPr>
      </w:r>
      <w:r w:rsidR="000B0F4C">
        <w:rPr>
          <w:rFonts w:ascii="Arial" w:hAnsi="Arial"/>
        </w:rPr>
        <w:fldChar w:fldCharType="separate"/>
      </w:r>
      <w:r w:rsidR="00D433E8">
        <w:rPr>
          <w:rFonts w:ascii="Arial" w:hAnsi="Arial"/>
        </w:rPr>
        <w:t>13.2.2</w:t>
      </w:r>
      <w:r w:rsidR="000B0F4C">
        <w:rPr>
          <w:rFonts w:ascii="Arial" w:hAnsi="Arial"/>
        </w:rPr>
        <w:fldChar w:fldCharType="end"/>
      </w:r>
      <w:r w:rsidRPr="00E77497">
        <w:rPr>
          <w:rFonts w:ascii="Arial" w:hAnsi="Arial"/>
        </w:rPr>
        <w:t>).</w:t>
      </w:r>
    </w:p>
    <w:p w14:paraId="4D020301"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_Ref366133814 \r \h </w:instrText>
      </w:r>
      <w:r w:rsidR="000B0F4C">
        <w:rPr>
          <w:rFonts w:ascii="Arial" w:hAnsi="Arial"/>
        </w:rPr>
      </w:r>
      <w:r w:rsidR="000B0F4C">
        <w:rPr>
          <w:rFonts w:ascii="Arial" w:hAnsi="Arial"/>
        </w:rPr>
        <w:fldChar w:fldCharType="separate"/>
      </w:r>
      <w:r w:rsidR="00D433E8">
        <w:rPr>
          <w:rFonts w:ascii="Arial" w:hAnsi="Arial"/>
        </w:rPr>
        <w:t>13.10</w:t>
      </w:r>
      <w:r w:rsidR="000B0F4C">
        <w:rPr>
          <w:rFonts w:ascii="Arial" w:hAnsi="Arial"/>
        </w:rPr>
        <w:fldChar w:fldCharType="end"/>
      </w:r>
      <w:r w:rsidRPr="00E77497">
        <w:rPr>
          <w:rFonts w:ascii="Arial" w:hAnsi="Arial"/>
        </w:rPr>
        <w:t>).</w:t>
      </w:r>
    </w:p>
    <w:p w14:paraId="613A249D"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w:t>
      </w:r>
      <w:r w:rsidR="000B0F4C">
        <w:fldChar w:fldCharType="begin"/>
      </w:r>
      <w:r w:rsidR="000B0F4C">
        <w:instrText xml:space="preserve"> REF _Ref366133840 \r \h </w:instrText>
      </w:r>
      <w:r w:rsidR="000B0F4C">
        <w:fldChar w:fldCharType="separate"/>
      </w:r>
      <w:r w:rsidR="00D433E8">
        <w:t>13.14</w:t>
      </w:r>
      <w:r w:rsidR="000B0F4C">
        <w:fldChar w:fldCharType="end"/>
      </w:r>
      <w:r w:rsidRPr="00E77497">
        <w:t>)</w:t>
      </w:r>
    </w:p>
    <w:p w14:paraId="0E9B806B" w14:textId="77777777" w:rsidR="00E80769" w:rsidRPr="00E77497" w:rsidRDefault="00E80769" w:rsidP="00975168">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w:t>
      </w:r>
      <w:r w:rsidR="00975168">
        <w:t>the</w:t>
      </w:r>
      <w:r w:rsidR="00975168" w:rsidRPr="00E77497">
        <w:t xml:space="preserve"> </w:t>
      </w:r>
      <w:r w:rsidR="00975168" w:rsidRPr="00E77497">
        <w:rPr>
          <w:rFonts w:ascii="Times New Roman" w:hAnsi="Times New Roman"/>
          <w:i/>
        </w:rPr>
        <w:t>FormalParameter</w:t>
      </w:r>
      <w:r w:rsidR="00975168">
        <w:rPr>
          <w:rFonts w:ascii="Times New Roman" w:hAnsi="Times New Roman"/>
          <w:i/>
        </w:rPr>
        <w:t>s</w:t>
      </w:r>
      <w:r w:rsidR="00975168" w:rsidRPr="00E77497">
        <w:t xml:space="preserve"> </w:t>
      </w:r>
      <w:r w:rsidRPr="00E77497">
        <w:t xml:space="preserve">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w:t>
      </w:r>
      <w:r w:rsidR="000B0F4C">
        <w:fldChar w:fldCharType="begin"/>
      </w:r>
      <w:r w:rsidR="000B0F4C">
        <w:instrText xml:space="preserve"> REF _Ref365533716 \r \h </w:instrText>
      </w:r>
      <w:r w:rsidR="000B0F4C">
        <w:fldChar w:fldCharType="separate"/>
      </w:r>
      <w:ins w:id="16066" w:author="Rev 19 Allen Wirfs-Brock" w:date="2013-09-27T13:22:00Z">
        <w:r w:rsidR="00D433E8">
          <w:t>0</w:t>
        </w:r>
      </w:ins>
      <w:del w:id="16067" w:author="Rev 19 Allen Wirfs-Brock" w:date="2013-09-27T08:40:00Z">
        <w:r w:rsidR="00083CEC" w:rsidDel="009E7E9E">
          <w:delText>14.1</w:delText>
        </w:r>
      </w:del>
      <w:r w:rsidR="000B0F4C">
        <w:fldChar w:fldCharType="end"/>
      </w:r>
      <w:r w:rsidRPr="00E77497">
        <w:t>)</w:t>
      </w:r>
    </w:p>
    <w:p w14:paraId="7E9A3321" w14:textId="77777777"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w:t>
      </w:r>
      <w:r w:rsidR="000B0F4C">
        <w:rPr>
          <w:rFonts w:ascii="Arial" w:hAnsi="Arial"/>
        </w:rPr>
        <w:fldChar w:fldCharType="begin"/>
      </w:r>
      <w:r w:rsidR="000B0F4C">
        <w:rPr>
          <w:rFonts w:ascii="Arial" w:hAnsi="Arial"/>
        </w:rPr>
        <w:instrText xml:space="preserve"> REF _Ref365533716 \r \h </w:instrText>
      </w:r>
      <w:r w:rsidR="000B0F4C">
        <w:rPr>
          <w:rFonts w:ascii="Arial" w:hAnsi="Arial"/>
        </w:rPr>
      </w:r>
      <w:r w:rsidR="000B0F4C">
        <w:rPr>
          <w:rFonts w:ascii="Arial" w:hAnsi="Arial"/>
        </w:rPr>
        <w:fldChar w:fldCharType="separate"/>
      </w:r>
      <w:ins w:id="16068" w:author="Rev 19 Allen Wirfs-Brock" w:date="2013-09-27T13:22:00Z">
        <w:r w:rsidR="00D433E8">
          <w:rPr>
            <w:rFonts w:ascii="Arial" w:hAnsi="Arial"/>
          </w:rPr>
          <w:t>0</w:t>
        </w:r>
      </w:ins>
      <w:del w:id="16069" w:author="Rev 19 Allen Wirfs-Brock" w:date="2013-09-27T08:40:00Z">
        <w:r w:rsidR="00083CEC" w:rsidDel="009E7E9E">
          <w:rPr>
            <w:rFonts w:ascii="Arial" w:hAnsi="Arial"/>
          </w:rPr>
          <w:delText>14.1</w:delText>
        </w:r>
      </w:del>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_Ref364595674 \r \h </w:instrText>
      </w:r>
      <w:r w:rsidR="000B0F4C">
        <w:rPr>
          <w:rFonts w:ascii="Arial" w:hAnsi="Arial"/>
        </w:rPr>
      </w:r>
      <w:r w:rsidR="000B0F4C">
        <w:rPr>
          <w:rFonts w:ascii="Arial" w:hAnsi="Arial"/>
        </w:rPr>
        <w:fldChar w:fldCharType="separate"/>
      </w:r>
      <w:r w:rsidR="00D433E8">
        <w:rPr>
          <w:rFonts w:ascii="Arial" w:hAnsi="Arial"/>
        </w:rPr>
        <w:t>19.2.1</w:t>
      </w:r>
      <w:r w:rsidR="000B0F4C">
        <w:rPr>
          <w:rFonts w:ascii="Arial" w:hAnsi="Arial"/>
        </w:rPr>
        <w:fldChar w:fldCharType="end"/>
      </w:r>
      <w:r w:rsidRPr="00E77497">
        <w:rPr>
          <w:rFonts w:ascii="Arial" w:hAnsi="Arial"/>
        </w:rPr>
        <w:t>).</w:t>
      </w:r>
    </w:p>
    <w:p w14:paraId="7CA863E8" w14:textId="77777777" w:rsidR="00E80769" w:rsidRPr="00E77497" w:rsidRDefault="00E80769" w:rsidP="00077E5B">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w:t>
      </w:r>
      <w:r w:rsidR="000B0F4C">
        <w:rPr>
          <w:rFonts w:ascii="Arial" w:hAnsi="Arial"/>
        </w:rPr>
        <w:fldChar w:fldCharType="begin"/>
      </w:r>
      <w:r w:rsidR="000B0F4C">
        <w:rPr>
          <w:rFonts w:ascii="Arial" w:hAnsi="Arial"/>
        </w:rPr>
        <w:instrText xml:space="preserve"> REF _Ref366134382 \r \h </w:instrText>
      </w:r>
      <w:r w:rsidR="000B0F4C">
        <w:rPr>
          <w:rFonts w:ascii="Arial" w:hAnsi="Arial"/>
        </w:rPr>
      </w:r>
      <w:r w:rsidR="000B0F4C">
        <w:rPr>
          <w:rFonts w:ascii="Arial" w:hAnsi="Arial"/>
        </w:rPr>
        <w:fldChar w:fldCharType="separate"/>
      </w:r>
      <w:ins w:id="16070" w:author="Rev 19 Allen Wirfs-Brock" w:date="2013-09-27T13:22:00Z">
        <w:r w:rsidR="00D433E8">
          <w:rPr>
            <w:rFonts w:ascii="Arial" w:hAnsi="Arial"/>
          </w:rPr>
          <w:t>9.1.15.3</w:t>
        </w:r>
      </w:ins>
      <w:del w:id="16071" w:author="Rev 19 Allen Wirfs-Brock" w:date="2013-09-27T08:40:00Z">
        <w:r w:rsidR="00083CEC" w:rsidDel="009E7E9E">
          <w:rPr>
            <w:rFonts w:ascii="Arial" w:hAnsi="Arial"/>
          </w:rPr>
          <w:delText>9.1.16.3</w:delText>
        </w:r>
      </w:del>
      <w:r w:rsidR="000B0F4C">
        <w:rPr>
          <w:rFonts w:ascii="Arial" w:hAnsi="Arial"/>
        </w:rPr>
        <w:fldChar w:fldCharType="end"/>
      </w:r>
      <w:r w:rsidR="00077E5B">
        <w:rPr>
          <w:rFonts w:ascii="Arial" w:hAnsi="Arial"/>
        </w:rPr>
        <w:t xml:space="preserve">, </w:t>
      </w:r>
      <w:r w:rsidR="000B0F4C">
        <w:rPr>
          <w:rFonts w:ascii="Arial" w:hAnsi="Arial"/>
        </w:rPr>
        <w:fldChar w:fldCharType="begin"/>
      </w:r>
      <w:r w:rsidR="000B0F4C">
        <w:rPr>
          <w:rFonts w:ascii="Arial" w:hAnsi="Arial"/>
        </w:rPr>
        <w:instrText xml:space="preserve"> REF _Ref366134480 \r \h </w:instrText>
      </w:r>
      <w:r w:rsidR="000B0F4C">
        <w:rPr>
          <w:rFonts w:ascii="Arial" w:hAnsi="Arial"/>
        </w:rPr>
      </w:r>
      <w:r w:rsidR="000B0F4C">
        <w:rPr>
          <w:rFonts w:ascii="Arial" w:hAnsi="Arial"/>
        </w:rPr>
        <w:fldChar w:fldCharType="separate"/>
      </w:r>
      <w:ins w:id="16072" w:author="Rev 19 Allen Wirfs-Brock" w:date="2013-09-27T13:22:00Z">
        <w:r w:rsidR="00D433E8">
          <w:rPr>
            <w:rFonts w:ascii="Arial" w:hAnsi="Arial"/>
          </w:rPr>
          <w:t>9.1.15.4</w:t>
        </w:r>
      </w:ins>
      <w:del w:id="16073" w:author="Rev 19 Allen Wirfs-Brock" w:date="2013-09-27T08:40:00Z">
        <w:r w:rsidR="00083CEC" w:rsidDel="009E7E9E">
          <w:rPr>
            <w:rFonts w:ascii="Arial" w:hAnsi="Arial"/>
          </w:rPr>
          <w:delText>9.1.16.4</w:delText>
        </w:r>
      </w:del>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_Ref366134455 \r \h </w:instrText>
      </w:r>
      <w:r w:rsidR="000B0F4C">
        <w:rPr>
          <w:rFonts w:ascii="Arial" w:hAnsi="Arial"/>
        </w:rPr>
      </w:r>
      <w:r w:rsidR="000B0F4C">
        <w:rPr>
          <w:rFonts w:ascii="Arial" w:hAnsi="Arial"/>
        </w:rPr>
        <w:fldChar w:fldCharType="separate"/>
      </w:r>
      <w:ins w:id="16074" w:author="Rev 19 Allen Wirfs-Brock" w:date="2013-09-27T13:22:00Z">
        <w:r w:rsidR="00D433E8">
          <w:rPr>
            <w:rFonts w:ascii="Arial" w:hAnsi="Arial"/>
          </w:rPr>
          <w:t>9.2.4</w:t>
        </w:r>
      </w:ins>
      <w:del w:id="16075" w:author="Rev 19 Allen Wirfs-Brock" w:date="2013-09-27T08:40:00Z">
        <w:r w:rsidR="00083CEC" w:rsidDel="009E7E9E">
          <w:rPr>
            <w:rFonts w:ascii="Arial" w:hAnsi="Arial"/>
          </w:rPr>
          <w:delText>9.2.5</w:delText>
        </w:r>
      </w:del>
      <w:r w:rsidR="000B0F4C">
        <w:rPr>
          <w:rFonts w:ascii="Arial" w:hAnsi="Arial"/>
        </w:rPr>
        <w:fldChar w:fldCharType="end"/>
      </w:r>
      <w:r w:rsidRPr="00E77497">
        <w:rPr>
          <w:rFonts w:ascii="Arial" w:hAnsi="Arial"/>
        </w:rPr>
        <w:t>).</w:t>
      </w:r>
    </w:p>
    <w:p w14:paraId="630DC346" w14:textId="77777777"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w:t>
      </w:r>
      <w:r w:rsidR="000B0F4C">
        <w:rPr>
          <w:rFonts w:ascii="Arial" w:hAnsi="Arial"/>
        </w:rPr>
        <w:fldChar w:fldCharType="begin"/>
      </w:r>
      <w:r w:rsidR="000B0F4C">
        <w:rPr>
          <w:rFonts w:ascii="Arial" w:hAnsi="Arial"/>
        </w:rPr>
        <w:instrText xml:space="preserve"> REF _Ref365533716 \r \h </w:instrText>
      </w:r>
      <w:r w:rsidR="000B0F4C">
        <w:rPr>
          <w:rFonts w:ascii="Arial" w:hAnsi="Arial"/>
        </w:rPr>
      </w:r>
      <w:r w:rsidR="000B0F4C">
        <w:rPr>
          <w:rFonts w:ascii="Arial" w:hAnsi="Arial"/>
        </w:rPr>
        <w:fldChar w:fldCharType="separate"/>
      </w:r>
      <w:ins w:id="16076" w:author="Rev 19 Allen Wirfs-Brock" w:date="2013-09-27T13:22:00Z">
        <w:r w:rsidR="00D433E8">
          <w:rPr>
            <w:rFonts w:ascii="Arial" w:hAnsi="Arial"/>
          </w:rPr>
          <w:t>0</w:t>
        </w:r>
      </w:ins>
      <w:del w:id="16077" w:author="Rev 19 Allen Wirfs-Brock" w:date="2013-09-27T08:40:00Z">
        <w:r w:rsidR="00083CEC" w:rsidDel="009E7E9E">
          <w:rPr>
            <w:rFonts w:ascii="Arial" w:hAnsi="Arial"/>
          </w:rPr>
          <w:delText>14.1</w:delText>
        </w:r>
      </w:del>
      <w:r w:rsidR="000B0F4C">
        <w:rPr>
          <w:rFonts w:ascii="Arial" w:hAnsi="Arial"/>
        </w:rPr>
        <w:fldChar w:fldCharType="end"/>
      </w:r>
      <w:r w:rsidRPr="00E77497">
        <w:rPr>
          <w:rFonts w:ascii="Arial" w:hAnsi="Arial"/>
        </w:rPr>
        <w:t xml:space="preserve">).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w:t>
      </w:r>
      <w:r w:rsidR="000B0F4C">
        <w:rPr>
          <w:rFonts w:ascii="Arial" w:hAnsi="Arial"/>
        </w:rPr>
        <w:fldChar w:fldCharType="begin"/>
      </w:r>
      <w:r w:rsidR="000B0F4C">
        <w:rPr>
          <w:rFonts w:ascii="Arial" w:hAnsi="Arial"/>
        </w:rPr>
        <w:instrText xml:space="preserve"> REF _Ref364595674 \r \h </w:instrText>
      </w:r>
      <w:r w:rsidR="000B0F4C">
        <w:rPr>
          <w:rFonts w:ascii="Arial" w:hAnsi="Arial"/>
        </w:rPr>
      </w:r>
      <w:r w:rsidR="000B0F4C">
        <w:rPr>
          <w:rFonts w:ascii="Arial" w:hAnsi="Arial"/>
        </w:rPr>
        <w:fldChar w:fldCharType="separate"/>
      </w:r>
      <w:r w:rsidR="00D433E8">
        <w:rPr>
          <w:rFonts w:ascii="Arial" w:hAnsi="Arial"/>
        </w:rPr>
        <w:t>19.2.1</w:t>
      </w:r>
      <w:r w:rsidR="000B0F4C">
        <w:rPr>
          <w:rFonts w:ascii="Arial" w:hAnsi="Arial"/>
        </w:rPr>
        <w:fldChar w:fldCharType="end"/>
      </w:r>
      <w:r w:rsidRPr="00E77497">
        <w:rPr>
          <w:rFonts w:ascii="Arial" w:hAnsi="Arial"/>
        </w:rPr>
        <w:t xml:space="preserve">) will throw a </w:t>
      </w:r>
      <w:r w:rsidRPr="00E77497">
        <w:rPr>
          <w:rFonts w:ascii="Arial" w:hAnsi="Arial"/>
          <w:b/>
        </w:rPr>
        <w:t>SyntaxError</w:t>
      </w:r>
      <w:r w:rsidRPr="00E77497">
        <w:rPr>
          <w:rFonts w:ascii="Arial" w:hAnsi="Arial"/>
        </w:rPr>
        <w:t xml:space="preserve"> exception.</w:t>
      </w:r>
    </w:p>
    <w:p w14:paraId="22094859" w14:textId="77777777" w:rsidR="00990F07" w:rsidRPr="00E77497" w:rsidRDefault="00990F07" w:rsidP="00990F07">
      <w:pPr>
        <w:spacing w:after="120"/>
        <w:rPr>
          <w:rFonts w:eastAsia="Arial Unicode MS"/>
          <w:color w:val="000000"/>
          <w:szCs w:val="21"/>
        </w:rPr>
      </w:pPr>
    </w:p>
    <w:p w14:paraId="592931BB" w14:textId="77777777" w:rsidR="00990F07" w:rsidRPr="00E77497" w:rsidRDefault="00990F07" w:rsidP="00990F07">
      <w:pPr>
        <w:pStyle w:val="ANNEX"/>
      </w:pPr>
      <w:r w:rsidRPr="00E77497">
        <w:rPr>
          <w:b w:val="0"/>
        </w:rPr>
        <w:br/>
      </w:r>
      <w:bookmarkStart w:id="16078" w:name="_Toc368050877"/>
      <w:r w:rsidRPr="00E77497">
        <w:rPr>
          <w:b w:val="0"/>
        </w:rPr>
        <w:t>(informative)</w:t>
      </w:r>
      <w:r w:rsidRPr="00E77497">
        <w:rPr>
          <w:b w:val="0"/>
        </w:rPr>
        <w:br/>
      </w:r>
      <w:bookmarkStart w:id="16079" w:name="_Toc202449583"/>
      <w:bookmarkStart w:id="16080" w:name="_Toc235503579"/>
      <w:r w:rsidRPr="00E77497">
        <w:t>Corrections and Clarifications with Possible Compatibility Impact</w:t>
      </w:r>
      <w:bookmarkEnd w:id="16078"/>
      <w:bookmarkEnd w:id="16079"/>
      <w:bookmarkEnd w:id="16080"/>
    </w:p>
    <w:p w14:paraId="1C65C401" w14:textId="77777777" w:rsidR="00901F12" w:rsidRDefault="00901F12" w:rsidP="00901F12">
      <w:pPr>
        <w:spacing w:after="0"/>
      </w:pPr>
    </w:p>
    <w:p w14:paraId="071D1184" w14:textId="77777777" w:rsidR="00901F12" w:rsidRPr="00C81E7E" w:rsidRDefault="00901F12" w:rsidP="00C81E7E">
      <w:pPr>
        <w:rPr>
          <w:b/>
          <w:bCs/>
          <w:sz w:val="22"/>
          <w:szCs w:val="22"/>
        </w:rPr>
      </w:pPr>
      <w:r w:rsidRPr="00C81E7E">
        <w:rPr>
          <w:b/>
          <w:bCs/>
          <w:sz w:val="22"/>
          <w:szCs w:val="22"/>
        </w:rPr>
        <w:t>In Edition</w:t>
      </w:r>
      <w:r w:rsidR="0045371C" w:rsidRPr="00C81E7E">
        <w:rPr>
          <w:b/>
          <w:bCs/>
          <w:sz w:val="22"/>
          <w:szCs w:val="22"/>
        </w:rPr>
        <w:t xml:space="preserve"> 6</w:t>
      </w:r>
    </w:p>
    <w:p w14:paraId="01359C72" w14:textId="77777777" w:rsidR="00524C75" w:rsidRDefault="00524C75" w:rsidP="003E48B4">
      <w:r>
        <w:t xml:space="preserve">15.9.1.14: Previous editions permitted the TimeClip abstract operation to return either +0 or </w:t>
      </w:r>
      <w:r w:rsidRPr="00A67AF2">
        <w:rPr>
          <w:b/>
        </w:rPr>
        <w:sym w:font="Symbol" w:char="F02D"/>
      </w:r>
      <w:r w:rsidRPr="00524C75">
        <w:rPr>
          <w:bCs/>
        </w:rPr>
        <w:t>0</w:t>
      </w:r>
      <w:r>
        <w:rPr>
          <w:bCs/>
        </w:rPr>
        <w:t xml:space="preserve"> as the representation of a 0 time value</w:t>
      </w:r>
      <w:r>
        <w:t>.  The 6</w:t>
      </w:r>
      <w:r w:rsidRPr="00901F12">
        <w:rPr>
          <w:vertAlign w:val="superscript"/>
        </w:rPr>
        <w:t>th</w:t>
      </w:r>
      <w:r>
        <w:t xml:space="preserve"> Edition specifies that +0 always returned.  This means that</w:t>
      </w:r>
      <w:r w:rsidR="003E48B4" w:rsidRPr="003E48B4">
        <w:t xml:space="preserve"> </w:t>
      </w:r>
      <w:r w:rsidR="003E48B4">
        <w:t>for the 6</w:t>
      </w:r>
      <w:r w:rsidR="003E48B4" w:rsidRPr="00901F12">
        <w:rPr>
          <w:vertAlign w:val="superscript"/>
        </w:rPr>
        <w:t>th</w:t>
      </w:r>
      <w:r w:rsidR="003E48B4">
        <w:t xml:space="preserve"> Edition</w:t>
      </w:r>
      <w:r>
        <w:t xml:space="preserve"> the time value of a Date object </w:t>
      </w:r>
      <w:r w:rsidR="003E48B4">
        <w:t>is</w:t>
      </w:r>
      <w:r>
        <w:t xml:space="preserve"> never observably </w:t>
      </w:r>
      <w:r w:rsidRPr="00A67AF2">
        <w:rPr>
          <w:b/>
        </w:rPr>
        <w:sym w:font="Symbol" w:char="F02D"/>
      </w:r>
      <w:r w:rsidRPr="00524C75">
        <w:rPr>
          <w:bCs/>
        </w:rPr>
        <w:t>0</w:t>
      </w:r>
      <w:r>
        <w:t xml:space="preserve"> and methods that return time values </w:t>
      </w:r>
      <w:r w:rsidR="003E48B4">
        <w:t xml:space="preserve">never return </w:t>
      </w:r>
      <w:r w:rsidR="003E48B4" w:rsidRPr="00A67AF2">
        <w:rPr>
          <w:b/>
        </w:rPr>
        <w:sym w:font="Symbol" w:char="F02D"/>
      </w:r>
      <w:r w:rsidR="003E48B4" w:rsidRPr="00524C75">
        <w:rPr>
          <w:bCs/>
        </w:rPr>
        <w:t>0</w:t>
      </w:r>
      <w:r w:rsidR="003E48B4">
        <w:rPr>
          <w:bCs/>
        </w:rPr>
        <w:t>.</w:t>
      </w:r>
    </w:p>
    <w:p w14:paraId="00BF6A54" w14:textId="77777777" w:rsidR="003A1072" w:rsidRDefault="003A1072" w:rsidP="00E80769">
      <w:r>
        <w:t>15.9.1.15: If a time zone offset is not present, the local time zone is used. Edition 5.1 incorrectly stated that a missing time zone should be interpreted as “</w:t>
      </w:r>
      <w:r w:rsidRPr="00D3286A">
        <w:rPr>
          <w:rFonts w:ascii="Courier New" w:hAnsi="Courier New" w:cs="Courier New"/>
        </w:rPr>
        <w:t>z</w:t>
      </w:r>
      <w:r>
        <w:t>”.</w:t>
      </w:r>
    </w:p>
    <w:p w14:paraId="4A5ED2BC" w14:textId="77777777" w:rsidR="00901F12" w:rsidRDefault="00901F12" w:rsidP="00C52677">
      <w:r>
        <w:t>15</w:t>
      </w:r>
      <w:r w:rsidRPr="00E77497">
        <w:t>.</w:t>
      </w:r>
      <w:r>
        <w:t>9</w:t>
      </w:r>
      <w:r w:rsidRPr="00E77497">
        <w:t>.</w:t>
      </w:r>
      <w:r>
        <w:t>5.2</w:t>
      </w:r>
      <w:r w:rsidRPr="00E77497">
        <w:t xml:space="preserve">: </w:t>
      </w:r>
      <w:r>
        <w:t>Previous editions did not specify the value returned by Date.prototype.toString when this time value is NaN. The 6</w:t>
      </w:r>
      <w:r w:rsidRPr="00901F12">
        <w:rPr>
          <w:vertAlign w:val="superscript"/>
        </w:rPr>
        <w:t>th</w:t>
      </w:r>
      <w:r>
        <w:t xml:space="preserve"> Edition </w:t>
      </w:r>
      <w:r w:rsidR="00C52677">
        <w:t>specifies</w:t>
      </w:r>
      <w:r>
        <w:t xml:space="preserve"> the result to be the String value is </w:t>
      </w:r>
      <w:r w:rsidRPr="0027695A">
        <w:rPr>
          <w:rFonts w:ascii="Courier New" w:hAnsi="Courier New" w:cs="Courier New"/>
          <w:b/>
        </w:rPr>
        <w:t>"Invalid Date"</w:t>
      </w:r>
    </w:p>
    <w:p w14:paraId="32C760CE" w14:textId="77777777" w:rsidR="0045371C" w:rsidRPr="00C81E7E" w:rsidRDefault="0045371C" w:rsidP="00C81E7E">
      <w:pPr>
        <w:rPr>
          <w:b/>
          <w:bCs/>
          <w:sz w:val="22"/>
          <w:szCs w:val="22"/>
        </w:rPr>
      </w:pPr>
      <w:r w:rsidRPr="00C81E7E">
        <w:rPr>
          <w:b/>
          <w:bCs/>
          <w:sz w:val="22"/>
          <w:szCs w:val="22"/>
        </w:rPr>
        <w:t>In Edition 5.1</w:t>
      </w:r>
    </w:p>
    <w:p w14:paraId="25D99CA6" w14:textId="77777777" w:rsidR="002414C7" w:rsidRDefault="002414C7" w:rsidP="0045371C">
      <w:pPr>
        <w:rPr>
          <w:ins w:id="16081" w:author="Rev 18 Allen Wirfs-Brock" w:date="2013-09-05T09:02:00Z"/>
        </w:rPr>
      </w:pPr>
      <w:ins w:id="16082" w:author="Rev 18 Allen Wirfs-Brock" w:date="2013-09-05T09:02:00Z">
        <w:r>
          <w:t>Clause references in this list refer to the clause number using in Edition 5.1.</w:t>
        </w:r>
      </w:ins>
    </w:p>
    <w:p w14:paraId="285B4FAB" w14:textId="77777777" w:rsidR="0045371C" w:rsidRPr="00E77497" w:rsidRDefault="0045371C" w:rsidP="0045371C">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p>
    <w:p w14:paraId="520C11E9" w14:textId="77777777" w:rsidR="0045371C" w:rsidRPr="00E77497" w:rsidRDefault="0045371C" w:rsidP="0045371C">
      <w:r w:rsidRPr="00E77497">
        <w:t>10.2.1.1.3: The argument S is not ignored. It controls whether an exception is thrown when attempting to set an immutable binding.</w:t>
      </w:r>
    </w:p>
    <w:p w14:paraId="3417F9BA" w14:textId="77777777" w:rsidR="0045371C" w:rsidRPr="00E77497" w:rsidRDefault="0045371C" w:rsidP="0045371C">
      <w:r w:rsidRPr="00E77497">
        <w:t xml:space="preserve">10.2.1.2.2: In algorithm step 5, </w:t>
      </w:r>
      <w:r w:rsidRPr="00E77497">
        <w:rPr>
          <w:b/>
        </w:rPr>
        <w:t>true</w:t>
      </w:r>
      <w:r w:rsidRPr="00E77497">
        <w:t xml:space="preserve"> is passed as the last argument to [[DefineOwnProperty]].</w:t>
      </w:r>
    </w:p>
    <w:p w14:paraId="16D4257F" w14:textId="77777777" w:rsidR="0045371C" w:rsidRPr="00E77497" w:rsidRDefault="0045371C" w:rsidP="0045371C">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p>
    <w:p w14:paraId="63AF3334" w14:textId="77777777" w:rsidR="0045371C" w:rsidRPr="00E77497" w:rsidRDefault="0045371C" w:rsidP="0045371C">
      <w:r w:rsidRPr="00E77497">
        <w:t>11.5.3: In the final bullet item, use of IEEE 754 round-to-nearest mode is specified.</w:t>
      </w:r>
    </w:p>
    <w:p w14:paraId="534C4953" w14:textId="77777777" w:rsidR="0045371C" w:rsidRPr="00E77497" w:rsidRDefault="0045371C" w:rsidP="0045371C">
      <w:r w:rsidRPr="00E77497">
        <w:t>12.6.3: Missing ToBoolean restored in step 3.a.ii of both algorithms.</w:t>
      </w:r>
    </w:p>
    <w:p w14:paraId="30A5E386" w14:textId="77777777" w:rsidR="0045371C" w:rsidRPr="00E77497" w:rsidRDefault="0045371C" w:rsidP="0045371C">
      <w:r w:rsidRPr="00E77497">
        <w:t>12.6.4: Additional final sentences in each of the last two paragraphs clarify certain property enumeration requirements.</w:t>
      </w:r>
    </w:p>
    <w:p w14:paraId="67165482" w14:textId="77777777" w:rsidR="0045371C" w:rsidRPr="00E77497" w:rsidRDefault="0045371C" w:rsidP="0045371C">
      <w:pPr>
        <w:jc w:val="left"/>
      </w:pPr>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p>
    <w:p w14:paraId="5EB4EE58" w14:textId="77777777" w:rsidR="0045371C" w:rsidRPr="00E77497" w:rsidRDefault="0045371C" w:rsidP="0045371C">
      <w:pPr>
        <w:jc w:val="left"/>
      </w:pPr>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p>
    <w:p w14:paraId="5E288E1E" w14:textId="77777777" w:rsidR="0045371C" w:rsidRPr="00E77497" w:rsidRDefault="0045371C" w:rsidP="0045371C">
      <w:pPr>
        <w:jc w:val="left"/>
      </w:pPr>
      <w:r w:rsidRPr="00E77497">
        <w:t xml:space="preserve">15.1.2.2: In step 2 of algorithm, clarify that </w:t>
      </w:r>
      <w:r w:rsidRPr="00E77497">
        <w:rPr>
          <w:rFonts w:ascii="Times New Roman" w:hAnsi="Times New Roman"/>
          <w:i/>
        </w:rPr>
        <w:t>S</w:t>
      </w:r>
      <w:r w:rsidRPr="00E77497">
        <w:t xml:space="preserve"> may be the empty string.</w:t>
      </w:r>
    </w:p>
    <w:p w14:paraId="54E1012B" w14:textId="77777777" w:rsidR="0045371C" w:rsidRPr="00E77497" w:rsidRDefault="0045371C" w:rsidP="0045371C">
      <w:pPr>
        <w:jc w:val="left"/>
      </w:pPr>
      <w:r w:rsidRPr="00E77497">
        <w:t xml:space="preserve">15.1.2.3: In step 2 of algorithm clarify that </w:t>
      </w:r>
      <w:r w:rsidRPr="00E77497">
        <w:rPr>
          <w:rFonts w:ascii="Times New Roman" w:hAnsi="Times New Roman"/>
          <w:i/>
        </w:rPr>
        <w:t>trimmedString</w:t>
      </w:r>
      <w:r w:rsidRPr="00E77497">
        <w:t xml:space="preserve"> may be the empty string.</w:t>
      </w:r>
    </w:p>
    <w:p w14:paraId="56F6BA84" w14:textId="77777777" w:rsidR="0045371C" w:rsidRPr="00E77497" w:rsidRDefault="0045371C" w:rsidP="0045371C">
      <w:pPr>
        <w:jc w:val="left"/>
      </w:pPr>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p>
    <w:p w14:paraId="525E495F" w14:textId="77777777" w:rsidR="0045371C" w:rsidRPr="00E77497" w:rsidRDefault="0045371C" w:rsidP="0045371C">
      <w:pPr>
        <w:jc w:val="left"/>
      </w:pPr>
      <w:r w:rsidRPr="00E77497">
        <w:t xml:space="preserve">15.2.3.7: Corrected use of variable </w:t>
      </w:r>
      <w:r w:rsidRPr="00E77497">
        <w:rPr>
          <w:rFonts w:ascii="Times New Roman" w:hAnsi="Times New Roman"/>
          <w:i/>
        </w:rPr>
        <w:t>P</w:t>
      </w:r>
      <w:r w:rsidRPr="00E77497">
        <w:t xml:space="preserve"> in steps 5 and 6 of algorithm.</w:t>
      </w:r>
    </w:p>
    <w:p w14:paraId="06319F2D" w14:textId="77777777" w:rsidR="0045371C" w:rsidRPr="00E77497" w:rsidRDefault="0045371C" w:rsidP="0045371C">
      <w:pPr>
        <w:jc w:val="left"/>
      </w:pPr>
      <w:r w:rsidRPr="00E77497">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p>
    <w:p w14:paraId="38B436C6" w14:textId="77777777" w:rsidR="0045371C" w:rsidRPr="00E77497" w:rsidRDefault="006D4E23" w:rsidP="0045371C">
      <w:pPr>
        <w:jc w:val="left"/>
      </w:pPr>
      <w:r>
        <w:t>15.3.3</w:t>
      </w:r>
      <w:r w:rsidR="0045371C" w:rsidRPr="00E77497">
        <w:t xml:space="preserve">.3: Steps 5 and 7 of Edition 5 algorithm have been deleted because they imposed requirements upon the </w:t>
      </w:r>
      <w:r w:rsidR="0045371C" w:rsidRPr="00E77497">
        <w:rPr>
          <w:rFonts w:ascii="Times New Roman" w:hAnsi="Times New Roman"/>
          <w:i/>
        </w:rPr>
        <w:t>argArray</w:t>
      </w:r>
      <w:r w:rsidR="0045371C" w:rsidRPr="00E77497">
        <w:t xml:space="preserve"> argument that are inconsistent with other uses of generic array-like objects. </w:t>
      </w:r>
    </w:p>
    <w:p w14:paraId="74A610F5" w14:textId="77777777" w:rsidR="0045371C" w:rsidRPr="00E77497" w:rsidRDefault="007A5192" w:rsidP="0045371C">
      <w:pPr>
        <w:jc w:val="left"/>
      </w:pPr>
      <w:r>
        <w:t>15.4.3</w:t>
      </w:r>
      <w:r w:rsidR="0045371C" w:rsidRPr="00E77497">
        <w:t xml:space="preserve">.12: In step 9.a, incorrect reference to </w:t>
      </w:r>
      <w:r w:rsidR="0045371C" w:rsidRPr="00E77497">
        <w:rPr>
          <w:i/>
        </w:rPr>
        <w:t>relativeStart</w:t>
      </w:r>
      <w:r w:rsidR="0045371C" w:rsidRPr="00E77497">
        <w:t xml:space="preserve"> was replaced with a reference to </w:t>
      </w:r>
      <w:r w:rsidR="0045371C" w:rsidRPr="00E77497">
        <w:rPr>
          <w:i/>
        </w:rPr>
        <w:t>actualStart</w:t>
      </w:r>
      <w:r w:rsidR="0045371C" w:rsidRPr="00E77497">
        <w:t xml:space="preserve">. </w:t>
      </w:r>
    </w:p>
    <w:p w14:paraId="21E58EB4" w14:textId="77777777" w:rsidR="0045371C" w:rsidRPr="00E77497" w:rsidRDefault="007A5192" w:rsidP="0045371C">
      <w:pPr>
        <w:jc w:val="left"/>
      </w:pPr>
      <w:r>
        <w:t>15.4.3</w:t>
      </w:r>
      <w:r w:rsidR="0045371C" w:rsidRPr="00E77497">
        <w:t xml:space="preserve">.15: Clarified that the default value for </w:t>
      </w:r>
      <w:r w:rsidR="0045371C" w:rsidRPr="00E77497">
        <w:rPr>
          <w:rFonts w:ascii="Times New Roman" w:hAnsi="Times New Roman"/>
          <w:i/>
        </w:rPr>
        <w:t>fromIndex</w:t>
      </w:r>
      <w:r w:rsidR="0045371C" w:rsidRPr="00E77497">
        <w:t xml:space="preserve"> is the length minus 1 of the array.</w:t>
      </w:r>
    </w:p>
    <w:p w14:paraId="7EA04111" w14:textId="77777777" w:rsidR="0045371C" w:rsidRPr="00E77497" w:rsidRDefault="007A5192" w:rsidP="00A00775">
      <w:pPr>
        <w:jc w:val="left"/>
      </w:pPr>
      <w:r>
        <w:t>15.4.3</w:t>
      </w:r>
      <w:r w:rsidR="0045371C" w:rsidRPr="00E77497">
        <w:t xml:space="preserve">.18: In step </w:t>
      </w:r>
      <w:r w:rsidR="00A00775">
        <w:t>10 (corresponding to step 8 in 5.1)</w:t>
      </w:r>
      <w:r w:rsidR="0045371C" w:rsidRPr="00E77497">
        <w:t xml:space="preserve"> of the algorithm, </w:t>
      </w:r>
      <w:r w:rsidR="0045371C" w:rsidRPr="00E77497">
        <w:rPr>
          <w:rFonts w:ascii="Times New Roman" w:hAnsi="Times New Roman"/>
          <w:b/>
        </w:rPr>
        <w:t>undefined</w:t>
      </w:r>
      <w:r w:rsidR="0045371C" w:rsidRPr="00E77497">
        <w:t xml:space="preserve"> is now the specified return value.</w:t>
      </w:r>
    </w:p>
    <w:p w14:paraId="64ED136C" w14:textId="77777777" w:rsidR="0045371C" w:rsidRPr="00E77497" w:rsidRDefault="007A5192" w:rsidP="00A00775">
      <w:pPr>
        <w:jc w:val="left"/>
      </w:pPr>
      <w:r>
        <w:t>15.4.3</w:t>
      </w:r>
      <w:r w:rsidR="0045371C" w:rsidRPr="00E77497">
        <w:t xml:space="preserve">.22: In step </w:t>
      </w:r>
      <w:r w:rsidR="00A00775">
        <w:t>11</w:t>
      </w:r>
      <w:r w:rsidR="0045371C" w:rsidRPr="00E77497">
        <w:t>.</w:t>
      </w:r>
      <w:r w:rsidR="00A00775">
        <w:t>d</w:t>
      </w:r>
      <w:r w:rsidR="0045371C" w:rsidRPr="00E77497">
        <w:t>.ii</w:t>
      </w:r>
      <w:r w:rsidR="00A00775">
        <w:t>i (corresponding to 9.c.ii in 5.1)</w:t>
      </w:r>
      <w:r w:rsidR="0045371C" w:rsidRPr="00E77497">
        <w:t xml:space="preserve"> the first argument to the [[Call]] internal method has been changed to </w:t>
      </w:r>
      <w:r w:rsidR="0045371C" w:rsidRPr="00E77497">
        <w:rPr>
          <w:rFonts w:ascii="Times New Roman" w:hAnsi="Times New Roman"/>
          <w:b/>
        </w:rPr>
        <w:t>undefined</w:t>
      </w:r>
      <w:r w:rsidR="0045371C" w:rsidRPr="00E77497">
        <w:t xml:space="preserve"> for consistency with the definition of </w:t>
      </w:r>
      <w:r w:rsidR="0045371C" w:rsidRPr="00E77497">
        <w:rPr>
          <w:rFonts w:ascii="Courier New" w:hAnsi="Courier New" w:cs="Courier New"/>
        </w:rPr>
        <w:t>Array.prototype.reduce</w:t>
      </w:r>
      <w:r w:rsidR="0045371C" w:rsidRPr="00E77497">
        <w:t>.</w:t>
      </w:r>
    </w:p>
    <w:p w14:paraId="760F05F3" w14:textId="77777777" w:rsidR="0045371C" w:rsidRPr="00E77497" w:rsidRDefault="0045371C" w:rsidP="0045371C">
      <w:pPr>
        <w:jc w:val="left"/>
      </w:pPr>
      <w:r w:rsidRPr="00E77497">
        <w:t>15.4.5.1: In Algorithm steps 3.l.ii and 3.l.iii the variable name was inverted resulting in an incorrectly inverted test.</w:t>
      </w:r>
    </w:p>
    <w:p w14:paraId="396434D0" w14:textId="77777777" w:rsidR="0045371C" w:rsidRPr="00E77497" w:rsidRDefault="0045371C" w:rsidP="0045371C">
      <w:pPr>
        <w:jc w:val="left"/>
      </w:pPr>
      <w:r w:rsidRPr="00E77497">
        <w:t>15.5.4.9: Normative requirement concerning canonically equivalent strings deleted from paragraph following algorithm because it is listed as a recommendation in NOTE 2.</w:t>
      </w:r>
    </w:p>
    <w:p w14:paraId="544ADB04" w14:textId="77777777" w:rsidR="0045371C" w:rsidRPr="00E77497" w:rsidRDefault="0045371C" w:rsidP="0045371C">
      <w:pPr>
        <w:jc w:val="left"/>
      </w:pPr>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p>
    <w:p w14:paraId="56C0FEEB" w14:textId="77777777" w:rsidR="0045371C" w:rsidRPr="00E77497" w:rsidRDefault="0045371C" w:rsidP="0045371C">
      <w:pPr>
        <w:jc w:val="left"/>
      </w:pPr>
      <w:r w:rsidRPr="00E77497">
        <w:t>15.5.5.2: In first paragraph, removed the implication that the individual character property access had “array index” semantics. Modified algorithm steps 3 and 5 such that they do not enforce “array index” requirement.</w:t>
      </w:r>
    </w:p>
    <w:p w14:paraId="45006EBD" w14:textId="77777777" w:rsidR="0045371C" w:rsidRPr="00E77497" w:rsidRDefault="0045371C" w:rsidP="0045371C">
      <w:pPr>
        <w:jc w:val="left"/>
      </w:pPr>
      <w:r w:rsidRPr="00E77497">
        <w:t>15.9.1.15: Specified legal value ranges for fields that lacked them. Eliminated “time-only” formats. Specified default values for all optional fields.</w:t>
      </w:r>
    </w:p>
    <w:p w14:paraId="3CA51BAE" w14:textId="77777777" w:rsidR="0045371C" w:rsidRPr="00E77497" w:rsidRDefault="0045371C" w:rsidP="0045371C">
      <w:pPr>
        <w:jc w:val="left"/>
      </w:pPr>
      <w:r w:rsidRPr="00E77497">
        <w:t>15.10.2.2: The step numbers of the algorithm for the internal closure produced by step 2 were incorrectly numbered in a manner that implied that they were steps of the outer algorithm.</w:t>
      </w:r>
    </w:p>
    <w:p w14:paraId="2523C5F1" w14:textId="77777777" w:rsidR="0045371C" w:rsidRPr="00E77497" w:rsidRDefault="0045371C" w:rsidP="0045371C">
      <w:pPr>
        <w:jc w:val="left"/>
      </w:pPr>
      <w:r w:rsidRPr="00E77497">
        <w:t xml:space="preserve">15.10.2.6: In the abstract operation </w:t>
      </w:r>
      <w:r w:rsidRPr="00D814DD">
        <w:rPr>
          <w:rFonts w:cs="Arial"/>
          <w:iCs/>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p>
    <w:p w14:paraId="686D7F52" w14:textId="77777777" w:rsidR="0045371C" w:rsidRPr="00E77497" w:rsidRDefault="0045371C" w:rsidP="0045371C">
      <w:pPr>
        <w:jc w:val="left"/>
      </w:pPr>
      <w:r w:rsidRPr="00E77497">
        <w:t xml:space="preserve">15.10.2.8: In the algorithm for the closure returned by the abstract operation </w:t>
      </w:r>
      <w:r w:rsidRPr="00D814DD">
        <w:rPr>
          <w:rFonts w:cs="Arial"/>
          <w:iCs/>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p>
    <w:p w14:paraId="4BBA65A6" w14:textId="77777777" w:rsidR="0045371C" w:rsidRPr="00E77497" w:rsidRDefault="0045371C" w:rsidP="0045371C">
      <w:pPr>
        <w:jc w:val="left"/>
      </w:pPr>
      <w:r w:rsidRPr="00E77497">
        <w:t xml:space="preserve">15.10.6.2: Step 9.e was deleted because It performed an extra increment of </w:t>
      </w:r>
      <w:r w:rsidRPr="00E77497">
        <w:rPr>
          <w:rFonts w:ascii="Times New Roman" w:hAnsi="Times New Roman"/>
          <w:i/>
        </w:rPr>
        <w:t>i</w:t>
      </w:r>
      <w:r w:rsidRPr="00E77497">
        <w:t>.</w:t>
      </w:r>
    </w:p>
    <w:p w14:paraId="48DA6A9E" w14:textId="77777777" w:rsidR="0045371C" w:rsidRPr="00E77497" w:rsidRDefault="0045371C" w:rsidP="0045371C">
      <w:pPr>
        <w:jc w:val="left"/>
      </w:pPr>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7E391D04" w14:textId="77777777"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701B18B0" w14:textId="77777777" w:rsidR="0045371C" w:rsidRPr="00E77497" w:rsidRDefault="0045371C" w:rsidP="0045371C">
      <w:pPr>
        <w:jc w:val="left"/>
      </w:pPr>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p>
    <w:p w14:paraId="5A8F0A0D" w14:textId="77777777"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14:paraId="3C818724" w14:textId="77777777" w:rsidR="0045371C" w:rsidRPr="00E77497" w:rsidRDefault="0045371C" w:rsidP="006979AE">
      <w:pPr>
        <w:jc w:val="left"/>
      </w:pPr>
      <w:r w:rsidRPr="00E77497">
        <w:t xml:space="preserve">15.12.3: In step 10.b.iii of the </w:t>
      </w:r>
      <w:r w:rsidRPr="00E77497">
        <w:rPr>
          <w:rFonts w:ascii="Times New Roman" w:hAnsi="Times New Roman"/>
          <w:i/>
        </w:rPr>
        <w:t>JA</w:t>
      </w:r>
      <w:r w:rsidRPr="00E77497">
        <w:t xml:space="preserve"> </w:t>
      </w:r>
      <w:r w:rsidR="006979AE">
        <w:t>abstract</w:t>
      </w:r>
      <w:r w:rsidRPr="00E77497">
        <w:t xml:space="preserve"> operation, the last element of the concatenation is “</w:t>
      </w:r>
      <w:r w:rsidRPr="00E77497">
        <w:rPr>
          <w:rFonts w:ascii="Courier New" w:hAnsi="Courier New" w:cs="Courier New"/>
          <w:b/>
        </w:rPr>
        <w:t>]</w:t>
      </w:r>
      <w:r w:rsidRPr="00E77497">
        <w:t>”.</w:t>
      </w:r>
    </w:p>
    <w:p w14:paraId="502A3191" w14:textId="77777777" w:rsidR="0045371C" w:rsidRPr="00E77497" w:rsidRDefault="0045371C" w:rsidP="0045371C">
      <w:pPr>
        <w:jc w:val="left"/>
      </w:pPr>
      <w:r w:rsidRPr="00E77497">
        <w:t>B.2.1: Added to NOTE that the encoding is based upon RFC 1738 rather than the newer RFC 3986.</w:t>
      </w:r>
    </w:p>
    <w:p w14:paraId="7DBC5812" w14:textId="77777777" w:rsidR="0045371C" w:rsidRPr="00E77497" w:rsidRDefault="0045371C" w:rsidP="0045371C">
      <w:pPr>
        <w:jc w:val="left"/>
      </w:pPr>
      <w:r w:rsidRPr="00E77497">
        <w:t xml:space="preserve">Annex C: An item was added corresponding to 7.6.12 regarding </w:t>
      </w:r>
      <w:r w:rsidRPr="00E77497">
        <w:rPr>
          <w:rFonts w:ascii="Times New Roman" w:hAnsi="Times New Roman"/>
          <w:i/>
        </w:rPr>
        <w:t>FutureReservedWords</w:t>
      </w:r>
      <w:r w:rsidRPr="00E77497">
        <w:t xml:space="preserve"> in strict mode.</w:t>
      </w:r>
    </w:p>
    <w:p w14:paraId="3D8BA6EC" w14:textId="77777777" w:rsidR="00901F12" w:rsidRPr="00C81E7E" w:rsidRDefault="00901F12" w:rsidP="00C81E7E">
      <w:pPr>
        <w:rPr>
          <w:b/>
          <w:bCs/>
          <w:sz w:val="22"/>
          <w:szCs w:val="22"/>
        </w:rPr>
      </w:pPr>
      <w:r w:rsidRPr="00C81E7E">
        <w:rPr>
          <w:b/>
          <w:bCs/>
          <w:sz w:val="22"/>
          <w:szCs w:val="22"/>
        </w:rPr>
        <w:t>In Edition</w:t>
      </w:r>
      <w:r w:rsidR="0045371C" w:rsidRPr="00C81E7E">
        <w:rPr>
          <w:b/>
          <w:bCs/>
          <w:sz w:val="22"/>
          <w:szCs w:val="22"/>
        </w:rPr>
        <w:t xml:space="preserve"> 5</w:t>
      </w:r>
    </w:p>
    <w:p w14:paraId="318F734B" w14:textId="77777777" w:rsidR="002414C7" w:rsidRDefault="002414C7" w:rsidP="00130312">
      <w:pPr>
        <w:rPr>
          <w:ins w:id="16083" w:author="Rev 18 Allen Wirfs-Brock" w:date="2013-09-05T09:03:00Z"/>
        </w:rPr>
      </w:pPr>
      <w:ins w:id="16084" w:author="Rev 18 Allen Wirfs-Brock" w:date="2013-09-05T09:03:00Z">
        <w:r>
          <w:t>Clause references in this list refer to the clause number using in Edition 5.1.</w:t>
        </w:r>
      </w:ins>
    </w:p>
    <w:p w14:paraId="6746C9A1" w14:textId="77777777" w:rsidR="00E80769" w:rsidRPr="00E77497" w:rsidRDefault="00E80769" w:rsidP="00130312">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specification text for all internal references and invocations of standard built-in objects and methods has been clarified by making it explicit that the intent is that the actual built-in object is to be used rather than the current dynamic</w:t>
      </w:r>
      <w:r w:rsidR="00130312">
        <w:t>ally resolved</w:t>
      </w:r>
      <w:r w:rsidRPr="00E77497">
        <w:t xml:space="preserve"> value of the correspondingly </w:t>
      </w:r>
      <w:r w:rsidR="00130312">
        <w:t>identifier binding</w:t>
      </w:r>
      <w:r w:rsidRPr="00E77497">
        <w:t xml:space="preserve">. </w:t>
      </w:r>
    </w:p>
    <w:p w14:paraId="21B206F9" w14:textId="77777777" w:rsidR="00E80769" w:rsidRPr="00E77497" w:rsidRDefault="00E80769" w:rsidP="00E80769">
      <w:r w:rsidRPr="00E77497">
        <w:t>11.8.</w:t>
      </w:r>
      <w:r w:rsidR="007813BC" w:rsidRPr="00E77497">
        <w:t>1</w:t>
      </w:r>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45C23DFF" w14:textId="77777777"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14:paraId="47D13AAD" w14:textId="77777777"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14:paraId="40C4CCEC" w14:textId="77777777"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14:paraId="58F65DEA" w14:textId="77777777"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14:paraId="7E7DAE39" w14:textId="77777777"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14:paraId="3691C734" w14:textId="77777777" w:rsidR="00E80769" w:rsidRPr="00E77497" w:rsidRDefault="00E80769" w:rsidP="00E80769">
      <w:pPr>
        <w:jc w:val="left"/>
      </w:pPr>
      <w:r w:rsidRPr="00E77497">
        <w:t xml:space="preserve">15.10.6: RegExp.prototype is now a RegExp object rather than an instance of Object. The value of its [[Class]] internal </w:t>
      </w:r>
      <w:r w:rsidR="00314265">
        <w:t xml:space="preserve">data </w:t>
      </w:r>
      <w:r w:rsidRPr="00E77497">
        <w:t>property which is observable using Object.prototype.toString is now “RegExp” rather than “Object”.</w:t>
      </w:r>
    </w:p>
    <w:p w14:paraId="1193F188" w14:textId="77777777" w:rsidR="00E80769" w:rsidRPr="00E77497" w:rsidRDefault="000D7240" w:rsidP="00990F07">
      <w:pPr>
        <w:jc w:val="left"/>
      </w:pPr>
      <w:r w:rsidRPr="00E77497">
        <w:br w:type="page"/>
      </w:r>
    </w:p>
    <w:p w14:paraId="73A5A780" w14:textId="77777777" w:rsidR="00990F07" w:rsidRPr="00E77497" w:rsidRDefault="00990F07" w:rsidP="00990F07">
      <w:pPr>
        <w:pStyle w:val="ANNEX"/>
      </w:pPr>
      <w:r w:rsidRPr="00E77497">
        <w:rPr>
          <w:b w:val="0"/>
        </w:rPr>
        <w:br/>
      </w:r>
      <w:bookmarkStart w:id="16085" w:name="_Toc368050878"/>
      <w:r w:rsidRPr="00E77497">
        <w:rPr>
          <w:b w:val="0"/>
        </w:rPr>
        <w:t>(informative)</w:t>
      </w:r>
      <w:r w:rsidRPr="00E77497">
        <w:rPr>
          <w:b w:val="0"/>
        </w:rPr>
        <w:br/>
      </w:r>
      <w:r w:rsidRPr="00E77497">
        <w:br/>
      </w:r>
      <w:bookmarkStart w:id="16086" w:name="_Toc202449585"/>
      <w:r w:rsidRPr="00E77497">
        <w:t>Additions and Changes that</w:t>
      </w:r>
      <w:r w:rsidRPr="00E77497">
        <w:br/>
        <w:t xml:space="preserve">Introduce Incompatibilities with </w:t>
      </w:r>
      <w:r w:rsidR="00901F12">
        <w:t>Prior</w:t>
      </w:r>
      <w:r w:rsidRPr="00E77497">
        <w:t xml:space="preserve"> Edition</w:t>
      </w:r>
      <w:bookmarkEnd w:id="16086"/>
      <w:r w:rsidR="00901F12">
        <w:t>s</w:t>
      </w:r>
      <w:bookmarkEnd w:id="16085"/>
    </w:p>
    <w:p w14:paraId="3517C313" w14:textId="77777777" w:rsidR="00901F12" w:rsidRDefault="00901F12" w:rsidP="00AD77E1">
      <w:pPr>
        <w:pStyle w:val="a2"/>
      </w:pPr>
      <w:bookmarkStart w:id="16087" w:name="_Toc368050879"/>
      <w:r>
        <w:t>I</w:t>
      </w:r>
      <w:r w:rsidRPr="00E77497">
        <w:t xml:space="preserve">n the </w:t>
      </w:r>
      <w:r>
        <w:t>6</w:t>
      </w:r>
      <w:r w:rsidRPr="00E77497">
        <w:rPr>
          <w:vertAlign w:val="superscript"/>
        </w:rPr>
        <w:t>th</w:t>
      </w:r>
      <w:r w:rsidRPr="00E77497">
        <w:t xml:space="preserve"> Edition</w:t>
      </w:r>
      <w:bookmarkEnd w:id="16087"/>
    </w:p>
    <w:p w14:paraId="6BA38731" w14:textId="77777777" w:rsidR="000C02E5" w:rsidRDefault="00735473" w:rsidP="000C02E5">
      <w:r>
        <w:fldChar w:fldCharType="begin"/>
      </w:r>
      <w:r>
        <w:instrText xml:space="preserve"> REF _Ref366135316 \r \h </w:instrText>
      </w:r>
      <w:r>
        <w:fldChar w:fldCharType="separate"/>
      </w:r>
      <w:ins w:id="16088" w:author="Rev 19 Allen Wirfs-Brock" w:date="2013-09-27T13:22:00Z">
        <w:r w:rsidR="00D433E8">
          <w:t>12.2.4</w:t>
        </w:r>
      </w:ins>
      <w:del w:id="16089" w:author="Rev 19 Allen Wirfs-Brock" w:date="2013-09-27T08:40:00Z">
        <w:r w:rsidR="00083CEC" w:rsidDel="009E7E9E">
          <w:delText>12.2.3</w:delText>
        </w:r>
      </w:del>
      <w:r>
        <w:fldChar w:fldCharType="end"/>
      </w:r>
      <w:r w:rsidR="000C02E5">
        <w:t>: In Edition 6, Function calls  are not allowed to return a Reference value.</w:t>
      </w:r>
    </w:p>
    <w:p w14:paraId="7B865417" w14:textId="77777777" w:rsidR="009459EC" w:rsidRDefault="00735473" w:rsidP="00F07F43">
      <w:r>
        <w:fldChar w:fldCharType="begin"/>
      </w:r>
      <w:r>
        <w:instrText xml:space="preserve"> REF _Ref366135335 \r \h </w:instrText>
      </w:r>
      <w:r>
        <w:fldChar w:fldCharType="separate"/>
      </w:r>
      <w:r w:rsidR="00D433E8">
        <w:t>13.6</w:t>
      </w:r>
      <w:r>
        <w:fldChar w:fldCharType="end"/>
      </w:r>
      <w:r w:rsidR="00F07F43">
        <w:t>: In Edition 6, a terminating semi-colon is no longer required at the end of a do-while statement.</w:t>
      </w:r>
    </w:p>
    <w:p w14:paraId="6B54E8C5" w14:textId="77777777" w:rsidR="00870863" w:rsidRPr="00870863" w:rsidRDefault="00735473" w:rsidP="00870863">
      <w:r>
        <w:fldChar w:fldCharType="begin"/>
      </w:r>
      <w:r>
        <w:instrText xml:space="preserve"> REF _Ref366136304 \r \h </w:instrText>
      </w:r>
      <w:r>
        <w:fldChar w:fldCharType="separate"/>
      </w:r>
      <w:r w:rsidR="00D433E8">
        <w:t>13.6</w:t>
      </w:r>
      <w:r>
        <w:fldChar w:fldCharType="end"/>
      </w:r>
      <w:r w:rsidR="00870863">
        <w:t xml:space="preserve">: Prior to Edition 6, an initialisation expression could appear as part of the </w:t>
      </w:r>
      <w:r w:rsidR="00870863" w:rsidRPr="00BE3BA1">
        <w:rPr>
          <w:rFonts w:ascii="Times New Roman" w:hAnsi="Times New Roman"/>
          <w:i/>
          <w:iCs/>
        </w:rPr>
        <w:t>VariableDeclaration</w:t>
      </w:r>
      <w:r w:rsidR="00870863">
        <w:t xml:space="preserve"> that precedes the </w:t>
      </w:r>
      <w:r w:rsidR="00870863" w:rsidRPr="00E74C84">
        <w:rPr>
          <w:rFonts w:ascii="Courier New" w:hAnsi="Courier New" w:cs="Courier New"/>
          <w:b/>
          <w:bCs/>
        </w:rPr>
        <w:t>in</w:t>
      </w:r>
      <w:r w:rsidR="00870863">
        <w:t xml:space="preserve"> keyword. The value of that expression was always discarded. In Edition 6, the </w:t>
      </w:r>
      <w:r w:rsidR="00870863" w:rsidRPr="00BE3BA1">
        <w:rPr>
          <w:rFonts w:ascii="Times New Roman" w:hAnsi="Times New Roman"/>
          <w:i/>
          <w:iCs/>
        </w:rPr>
        <w:t>ForBind</w:t>
      </w:r>
      <w:r w:rsidR="00870863">
        <w:t xml:space="preserve"> in that same position does not allow the occurance of such an initialiser.</w:t>
      </w:r>
    </w:p>
    <w:p w14:paraId="3372B57E" w14:textId="77777777" w:rsidR="00901F12" w:rsidRDefault="00735473" w:rsidP="00901F12">
      <w:r>
        <w:fldChar w:fldCharType="begin"/>
      </w:r>
      <w:r>
        <w:instrText xml:space="preserve"> REF _Ref366135404 \r \h </w:instrText>
      </w:r>
      <w:r>
        <w:fldChar w:fldCharType="separate"/>
      </w:r>
      <w:r w:rsidR="00D433E8">
        <w:t>13.14</w:t>
      </w:r>
      <w:r>
        <w:fldChar w:fldCharType="end"/>
      </w:r>
      <w:r w:rsidR="00260B39">
        <w:t xml:space="preserve">: In Edition 6, it is an early error for a </w:t>
      </w:r>
      <w:r w:rsidR="00260B39" w:rsidRPr="00D3286A">
        <w:rPr>
          <w:rFonts w:ascii="Times New Roman" w:hAnsi="Times New Roman"/>
          <w:i/>
        </w:rPr>
        <w:t>Catch</w:t>
      </w:r>
      <w:r w:rsidR="00260B39">
        <w:t xml:space="preserve"> clause to contained a </w:t>
      </w:r>
      <w:r w:rsidR="00260B39" w:rsidRPr="00D3286A">
        <w:rPr>
          <w:rFonts w:ascii="Courier New" w:hAnsi="Courier New" w:cs="Courier New"/>
          <w:b/>
        </w:rPr>
        <w:t>var</w:t>
      </w:r>
      <w:r w:rsidR="00260B39">
        <w:t xml:space="preserve"> declaration for the same </w:t>
      </w:r>
      <w:r w:rsidR="00260B39" w:rsidRPr="00D3286A">
        <w:rPr>
          <w:rFonts w:ascii="Times New Roman" w:hAnsi="Times New Roman"/>
          <w:i/>
        </w:rPr>
        <w:t>Identifier</w:t>
      </w:r>
      <w:r w:rsidR="00260B39">
        <w:t xml:space="preserve"> that appears as the </w:t>
      </w:r>
      <w:r w:rsidR="00260B39" w:rsidRPr="00D3286A">
        <w:rPr>
          <w:rFonts w:ascii="Times New Roman" w:hAnsi="Times New Roman"/>
          <w:i/>
        </w:rPr>
        <w:t>Catch</w:t>
      </w:r>
      <w:r w:rsidR="00260B39">
        <w:t xml:space="preserve"> clause parameter. In previous editions, such a variable declaration would be instantiated in the enclosing variable environment but the declaration’s </w:t>
      </w:r>
      <w:r w:rsidR="00260B39" w:rsidRPr="00D3286A">
        <w:rPr>
          <w:rFonts w:ascii="Times New Roman" w:hAnsi="Times New Roman"/>
          <w:i/>
        </w:rPr>
        <w:t>Initial</w:t>
      </w:r>
      <w:r w:rsidR="006B2604">
        <w:rPr>
          <w:rFonts w:ascii="Times New Roman" w:hAnsi="Times New Roman"/>
          <w:i/>
        </w:rPr>
        <w:t>ise</w:t>
      </w:r>
      <w:r w:rsidR="00260B39" w:rsidRPr="00D3286A">
        <w:rPr>
          <w:rFonts w:ascii="Times New Roman" w:hAnsi="Times New Roman"/>
          <w:i/>
        </w:rPr>
        <w:t>r</w:t>
      </w:r>
      <w:r w:rsidR="00260B39">
        <w:t xml:space="preserve"> value would be assigned to the </w:t>
      </w:r>
      <w:r w:rsidR="00260B39" w:rsidRPr="00D3286A">
        <w:rPr>
          <w:rFonts w:ascii="Times New Roman" w:hAnsi="Times New Roman"/>
          <w:i/>
        </w:rPr>
        <w:t>Catch</w:t>
      </w:r>
      <w:r w:rsidR="00260B39">
        <w:t xml:space="preserve"> parameter.</w:t>
      </w:r>
    </w:p>
    <w:p w14:paraId="52A97A37" w14:textId="77777777" w:rsidR="00FF36B2" w:rsidRDefault="00735473" w:rsidP="00901F12">
      <w:r>
        <w:fldChar w:fldCharType="begin"/>
      </w:r>
      <w:r>
        <w:instrText xml:space="preserve"> REF _Ref365533743 \r \h </w:instrText>
      </w:r>
      <w:r>
        <w:fldChar w:fldCharType="separate"/>
      </w:r>
      <w:r w:rsidR="00D433E8">
        <w:t>14.3</w:t>
      </w:r>
      <w:r>
        <w:fldChar w:fldCharType="end"/>
      </w:r>
      <w:r w:rsidR="00FF36B2">
        <w:t xml:space="preserve"> In Edition 6, the function objects that are created as the values of the [[Get]] or [[Se</w:t>
      </w:r>
      <w:r w:rsidR="00F3243B">
        <w:t>t</w:t>
      </w:r>
      <w:r w:rsidR="00FF36B2">
        <w:t xml:space="preserve">]] attribute of accessor properties in an </w:t>
      </w:r>
      <w:r w:rsidR="00FF36B2" w:rsidRPr="00FF36B2">
        <w:rPr>
          <w:rFonts w:ascii="Times New Roman" w:hAnsi="Times New Roman"/>
          <w:i/>
        </w:rPr>
        <w:t>ObjectL</w:t>
      </w:r>
      <w:r w:rsidR="00F3243B">
        <w:rPr>
          <w:rFonts w:ascii="Times New Roman" w:hAnsi="Times New Roman"/>
          <w:i/>
        </w:rPr>
        <w:t>i</w:t>
      </w:r>
      <w:r w:rsidR="00FF36B2" w:rsidRPr="00FF36B2">
        <w:rPr>
          <w:rFonts w:ascii="Times New Roman" w:hAnsi="Times New Roman"/>
          <w:i/>
        </w:rPr>
        <w:t>teral</w:t>
      </w:r>
      <w:r w:rsidR="00FF36B2">
        <w:t xml:space="preserve"> are not constructor functions.  In Edition 5, they were constructors. </w:t>
      </w:r>
    </w:p>
    <w:p w14:paraId="4AC268D8" w14:textId="77777777" w:rsidR="00735473" w:rsidRDefault="00735473" w:rsidP="00735473">
      <w:r>
        <w:fldChar w:fldCharType="begin"/>
      </w:r>
      <w:r>
        <w:instrText xml:space="preserve"> REF _Ref366135594 \r \h </w:instrText>
      </w:r>
      <w:r>
        <w:fldChar w:fldCharType="separate"/>
      </w:r>
      <w:r w:rsidR="00D433E8">
        <w:t>19.1.3.2</w:t>
      </w:r>
      <w:r>
        <w:fldChar w:fldCharType="end"/>
      </w:r>
      <w:r>
        <w:t xml:space="preserve"> and </w:t>
      </w:r>
      <w:r>
        <w:fldChar w:fldCharType="begin"/>
      </w:r>
      <w:r>
        <w:instrText xml:space="preserve"> REF _Ref366135563 \r \h </w:instrText>
      </w:r>
      <w:r>
        <w:fldChar w:fldCharType="separate"/>
      </w:r>
      <w:r w:rsidR="00D433E8">
        <w:t>19.1.3.3</w:t>
      </w:r>
      <w:r>
        <w:fldChar w:fldCharType="end"/>
      </w:r>
      <w:r>
        <w:t>: In Edition 6, all property additions and changes are processed, even if one of them throws an exception.  If an exception occurs during such processing, the first such exception is thrown after all propertie are processed. In Edition 5, processing of property additions and changes immediately terminated when the first exception occurred.</w:t>
      </w:r>
    </w:p>
    <w:p w14:paraId="1F3D10A5" w14:textId="77777777" w:rsidR="00735473" w:rsidRDefault="00735473" w:rsidP="00735473">
      <w:r>
        <w:fldChar w:fldCharType="begin"/>
      </w:r>
      <w:r>
        <w:instrText xml:space="preserve"> REF _Ref366135639 \r \h </w:instrText>
      </w:r>
      <w:r>
        <w:fldChar w:fldCharType="separate"/>
      </w:r>
      <w:r w:rsidR="00D433E8">
        <w:t>19.1.3.5</w:t>
      </w:r>
      <w:r>
        <w:fldChar w:fldCharType="end"/>
      </w:r>
      <w:r>
        <w:t xml:space="preserve">: In Edition 6, if the argument to </w:t>
      </w:r>
      <w:r w:rsidRPr="007447EE">
        <w:rPr>
          <w:rFonts w:ascii="Courier New" w:hAnsi="Courier New" w:cs="Courier New"/>
          <w:b/>
          <w:bCs/>
        </w:rPr>
        <w:t>Object.</w:t>
      </w:r>
      <w:r>
        <w:rPr>
          <w:rFonts w:ascii="Courier New" w:hAnsi="Courier New"/>
          <w:b/>
        </w:rPr>
        <w:t>freeze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04B44C2F" w14:textId="77777777" w:rsidR="007447EE" w:rsidRDefault="00735473" w:rsidP="007447EE">
      <w:r>
        <w:fldChar w:fldCharType="begin"/>
      </w:r>
      <w:r>
        <w:instrText xml:space="preserve"> REF _Ref366135517 \r \h </w:instrText>
      </w:r>
      <w:r>
        <w:fldChar w:fldCharType="separate"/>
      </w:r>
      <w:r w:rsidR="00D433E8">
        <w:t>19.1.3.6</w:t>
      </w:r>
      <w:r>
        <w:fldChar w:fldCharType="end"/>
      </w:r>
      <w:r w:rsidR="007447EE">
        <w:t xml:space="preserve">: In Edition 6, if the argument to </w:t>
      </w:r>
      <w:r w:rsidR="007447EE" w:rsidRPr="007447EE">
        <w:rPr>
          <w:rFonts w:ascii="Courier New" w:hAnsi="Courier New" w:cs="Courier New"/>
          <w:b/>
          <w:bCs/>
        </w:rPr>
        <w:t>Object.</w:t>
      </w:r>
      <w:r w:rsidR="007447EE" w:rsidRPr="007447EE">
        <w:rPr>
          <w:rFonts w:ascii="Courier New" w:hAnsi="Courier New"/>
          <w:b/>
        </w:rPr>
        <w:t>getOwnPropertyDescriptor</w:t>
      </w:r>
      <w:r w:rsidR="007447EE">
        <w:t xml:space="preserve"> is not an object an attempt is make to coerce the argument using ToObject.  If the coerecion is successful the result is used in place of the original argument value. In Edition 5, a non-object argument always causes a </w:t>
      </w:r>
      <w:r w:rsidR="007447EE" w:rsidRPr="007447EE">
        <w:rPr>
          <w:rFonts w:ascii="Times New Roman" w:hAnsi="Times New Roman"/>
          <w:b/>
          <w:bCs/>
        </w:rPr>
        <w:t>TypeError</w:t>
      </w:r>
      <w:r w:rsidR="007447EE">
        <w:t xml:space="preserve"> to be thrown.</w:t>
      </w:r>
    </w:p>
    <w:p w14:paraId="13DB4A12" w14:textId="77777777" w:rsidR="007447EE" w:rsidRDefault="008A78D8" w:rsidP="007447EE">
      <w:ins w:id="16090" w:author="Rev 19 Allen Wirfs-Brock" w:date="2013-09-27T13:18:00Z">
        <w:r>
          <w:fldChar w:fldCharType="begin"/>
        </w:r>
        <w:r>
          <w:instrText xml:space="preserve"> REF _Ref368051256 \r \h </w:instrText>
        </w:r>
      </w:ins>
      <w:r>
        <w:fldChar w:fldCharType="separate"/>
      </w:r>
      <w:ins w:id="16091" w:author="Rev 19 Allen Wirfs-Brock" w:date="2013-09-27T13:22:00Z">
        <w:r w:rsidR="00D433E8">
          <w:t>19.1.3.7</w:t>
        </w:r>
      </w:ins>
      <w:ins w:id="16092" w:author="Rev 19 Allen Wirfs-Brock" w:date="2013-09-27T13:18:00Z">
        <w:r>
          <w:fldChar w:fldCharType="end"/>
        </w:r>
      </w:ins>
      <w:r w:rsidR="007447EE">
        <w:t xml:space="preserve">: In Edition 6, if the argument to </w:t>
      </w:r>
      <w:r w:rsidR="007447EE" w:rsidRPr="007447EE">
        <w:rPr>
          <w:rFonts w:ascii="Courier New" w:hAnsi="Courier New" w:cs="Courier New"/>
          <w:b/>
          <w:bCs/>
        </w:rPr>
        <w:t>Object.</w:t>
      </w:r>
      <w:r w:rsidR="007447EE" w:rsidRPr="007447EE">
        <w:rPr>
          <w:rFonts w:ascii="Courier New" w:hAnsi="Courier New"/>
          <w:b/>
        </w:rPr>
        <w:t>getOwnProperty</w:t>
      </w:r>
      <w:r w:rsidR="007447EE">
        <w:rPr>
          <w:rFonts w:ascii="Courier New" w:hAnsi="Courier New"/>
          <w:b/>
        </w:rPr>
        <w:t>Names</w:t>
      </w:r>
      <w:r w:rsidR="007447EE">
        <w:t xml:space="preserve"> is not an object an attempt is make to coerce the argument using ToObject.  If the coerecion is successful the result is used in place of the original argument value. In Edition 5, a non-object argument always causes a </w:t>
      </w:r>
      <w:r w:rsidR="007447EE" w:rsidRPr="007447EE">
        <w:rPr>
          <w:rFonts w:ascii="Times New Roman" w:hAnsi="Times New Roman"/>
          <w:b/>
          <w:bCs/>
        </w:rPr>
        <w:t>TypeError</w:t>
      </w:r>
      <w:r w:rsidR="007447EE">
        <w:t xml:space="preserve"> to be thrown.</w:t>
      </w:r>
    </w:p>
    <w:p w14:paraId="5EB54158" w14:textId="77777777" w:rsidR="00735473" w:rsidRDefault="00735473" w:rsidP="00735473">
      <w:r>
        <w:fldChar w:fldCharType="begin"/>
      </w:r>
      <w:r>
        <w:instrText xml:space="preserve"> REF _Ref366135492 \r \h </w:instrText>
      </w:r>
      <w:r>
        <w:fldChar w:fldCharType="separate"/>
      </w:r>
      <w:r w:rsidR="00D433E8">
        <w:t>19.1.3.9</w:t>
      </w:r>
      <w:r>
        <w:fldChar w:fldCharType="end"/>
      </w:r>
      <w:r>
        <w:t xml:space="preserve">: In Edition 6, if the argument to </w:t>
      </w:r>
      <w:r w:rsidRPr="007447EE">
        <w:rPr>
          <w:rFonts w:ascii="Courier New" w:hAnsi="Courier New" w:cs="Courier New"/>
          <w:b/>
          <w:bCs/>
        </w:rPr>
        <w:t>Object.getPrototypeOf</w:t>
      </w:r>
      <w:r>
        <w:t xml:space="preserve"> is not an object an attempt is make to coerce the argument using ToObject.  If the coerecion is successful the result is used in place of the original argument value. In Edition 5, a non-object argument always causes a </w:t>
      </w:r>
      <w:r w:rsidRPr="00BE3BA1">
        <w:rPr>
          <w:rFonts w:ascii="Times New Roman" w:hAnsi="Times New Roman"/>
          <w:b/>
          <w:bCs/>
        </w:rPr>
        <w:t>TypeError</w:t>
      </w:r>
      <w:r>
        <w:t xml:space="preserve"> to be thrown.</w:t>
      </w:r>
    </w:p>
    <w:p w14:paraId="6A98BEA2" w14:textId="77777777" w:rsidR="00735473" w:rsidRDefault="00735473" w:rsidP="00735473">
      <w:r>
        <w:fldChar w:fldCharType="begin"/>
      </w:r>
      <w:r>
        <w:instrText xml:space="preserve"> REF _Ref366135699 \r \h </w:instrText>
      </w:r>
      <w:r>
        <w:fldChar w:fldCharType="separate"/>
      </w:r>
      <w:r w:rsidR="00D433E8">
        <w:t>19.1.3.11</w:t>
      </w:r>
      <w:r>
        <w:fldChar w:fldCharType="end"/>
      </w:r>
      <w:r>
        <w:t xml:space="preserve">: In Edition 6, if the argument to </w:t>
      </w:r>
      <w:r w:rsidRPr="007447EE">
        <w:rPr>
          <w:rFonts w:ascii="Courier New" w:hAnsi="Courier New" w:cs="Courier New"/>
          <w:b/>
          <w:bCs/>
        </w:rPr>
        <w:t>Object.</w:t>
      </w:r>
      <w:r>
        <w:rPr>
          <w:rFonts w:ascii="Courier New" w:hAnsi="Courier New"/>
          <w:b/>
        </w:rPr>
        <w:t>isExtensible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00D63BC0" w14:textId="77777777" w:rsidR="00735473" w:rsidRDefault="00735473" w:rsidP="00735473">
      <w:r>
        <w:fldChar w:fldCharType="begin"/>
      </w:r>
      <w:r>
        <w:instrText xml:space="preserve"> REF _Ref366135689 \r \h </w:instrText>
      </w:r>
      <w:r>
        <w:fldChar w:fldCharType="separate"/>
      </w:r>
      <w:r w:rsidR="00D433E8">
        <w:t>19.1.3.12</w:t>
      </w:r>
      <w:r>
        <w:fldChar w:fldCharType="end"/>
      </w:r>
      <w:r>
        <w:t xml:space="preserve">: In Edition 6, if the argument to </w:t>
      </w:r>
      <w:r w:rsidRPr="007447EE">
        <w:rPr>
          <w:rFonts w:ascii="Courier New" w:hAnsi="Courier New" w:cs="Courier New"/>
          <w:b/>
          <w:bCs/>
        </w:rPr>
        <w:t>Object.</w:t>
      </w:r>
      <w:r>
        <w:rPr>
          <w:rFonts w:ascii="Courier New" w:hAnsi="Courier New"/>
          <w:b/>
        </w:rPr>
        <w:t>isFrozen</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35BEE1A2" w14:textId="77777777" w:rsidR="00735473" w:rsidRDefault="00735473" w:rsidP="00735473">
      <w:r>
        <w:fldChar w:fldCharType="begin"/>
      </w:r>
      <w:r>
        <w:instrText xml:space="preserve"> REF _Ref366135675 \r \h </w:instrText>
      </w:r>
      <w:r>
        <w:fldChar w:fldCharType="separate"/>
      </w:r>
      <w:r w:rsidR="00D433E8">
        <w:t>19.1.3.13</w:t>
      </w:r>
      <w:r>
        <w:fldChar w:fldCharType="end"/>
      </w:r>
      <w:r>
        <w:t xml:space="preserve">: In Edition 6, if the argument to </w:t>
      </w:r>
      <w:r w:rsidRPr="007447EE">
        <w:rPr>
          <w:rFonts w:ascii="Courier New" w:hAnsi="Courier New" w:cs="Courier New"/>
          <w:b/>
          <w:bCs/>
        </w:rPr>
        <w:t>Object.</w:t>
      </w:r>
      <w:r>
        <w:rPr>
          <w:rFonts w:ascii="Courier New" w:hAnsi="Courier New"/>
          <w:b/>
        </w:rPr>
        <w:t xml:space="preserve">isSealed </w:t>
      </w:r>
      <w:r>
        <w:t xml:space="preserve">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76E2D61F" w14:textId="77777777" w:rsidR="00735473" w:rsidRDefault="00735473" w:rsidP="00735473">
      <w:r>
        <w:fldChar w:fldCharType="begin"/>
      </w:r>
      <w:r>
        <w:instrText xml:space="preserve"> REF _Ref366135713 \r \h </w:instrText>
      </w:r>
      <w:r>
        <w:fldChar w:fldCharType="separate"/>
      </w:r>
      <w:r w:rsidR="00D433E8">
        <w:t>19.1.3.14</w:t>
      </w:r>
      <w:r>
        <w:fldChar w:fldCharType="end"/>
      </w:r>
      <w:r>
        <w:t xml:space="preserve">: In Edition 6, if the argument to </w:t>
      </w:r>
      <w:r w:rsidRPr="007447EE">
        <w:rPr>
          <w:rFonts w:ascii="Courier New" w:hAnsi="Courier New" w:cs="Courier New"/>
          <w:b/>
          <w:bCs/>
        </w:rPr>
        <w:t>Object.</w:t>
      </w:r>
      <w:r>
        <w:rPr>
          <w:rFonts w:ascii="Courier New" w:hAnsi="Courier New"/>
          <w:b/>
        </w:rPr>
        <w:t>keys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14:paraId="773D597F" w14:textId="77777777" w:rsidR="00735473" w:rsidRDefault="00735473" w:rsidP="00735473">
      <w:r>
        <w:fldChar w:fldCharType="begin"/>
      </w:r>
      <w:r>
        <w:instrText xml:space="preserve"> REF _Ref366135660 \r \h </w:instrText>
      </w:r>
      <w:r>
        <w:fldChar w:fldCharType="separate"/>
      </w:r>
      <w:r w:rsidR="00D433E8">
        <w:t>19.1.3.16</w:t>
      </w:r>
      <w:r>
        <w:fldChar w:fldCharType="end"/>
      </w:r>
      <w:r>
        <w:t xml:space="preserve">: In Edition 6, if the argument to </w:t>
      </w:r>
      <w:r w:rsidRPr="007447EE">
        <w:rPr>
          <w:rFonts w:ascii="Courier New" w:hAnsi="Courier New" w:cs="Courier New"/>
          <w:b/>
          <w:bCs/>
        </w:rPr>
        <w:t>Object.</w:t>
      </w:r>
      <w:r>
        <w:rPr>
          <w:rFonts w:ascii="Courier New" w:hAnsi="Courier New"/>
          <w:b/>
        </w:rPr>
        <w:t>preventExtensions</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14:paraId="079F4F42" w14:textId="77777777" w:rsidR="007447EE" w:rsidRDefault="00735473" w:rsidP="007447EE">
      <w:r>
        <w:fldChar w:fldCharType="begin"/>
      </w:r>
      <w:r>
        <w:instrText xml:space="preserve"> REF _Ref366135622 \r \h </w:instrText>
      </w:r>
      <w:r>
        <w:fldChar w:fldCharType="separate"/>
      </w:r>
      <w:r w:rsidR="00D433E8">
        <w:t>19.1.3.18</w:t>
      </w:r>
      <w:r>
        <w:fldChar w:fldCharType="end"/>
      </w:r>
      <w:r w:rsidR="007447EE">
        <w:t xml:space="preserve">: In Edition 6, if the argument to </w:t>
      </w:r>
      <w:r w:rsidR="007447EE" w:rsidRPr="007447EE">
        <w:rPr>
          <w:rFonts w:ascii="Courier New" w:hAnsi="Courier New" w:cs="Courier New"/>
          <w:b/>
          <w:bCs/>
        </w:rPr>
        <w:t>Object.</w:t>
      </w:r>
      <w:r w:rsidR="007447EE">
        <w:rPr>
          <w:rFonts w:ascii="Courier New" w:hAnsi="Courier New"/>
          <w:b/>
        </w:rPr>
        <w:t>seal</w:t>
      </w:r>
      <w:r w:rsidR="007447EE">
        <w:t xml:space="preserve"> is not an object it is treated as if it was a non-extensible ordinary object with no own properties. In Edition 5, a non-object argument always causes a </w:t>
      </w:r>
      <w:r w:rsidR="007447EE" w:rsidRPr="007447EE">
        <w:rPr>
          <w:rFonts w:ascii="Times New Roman" w:hAnsi="Times New Roman"/>
          <w:b/>
          <w:bCs/>
        </w:rPr>
        <w:t>TypeError</w:t>
      </w:r>
      <w:r w:rsidR="007447EE">
        <w:t xml:space="preserve"> to be thrown.</w:t>
      </w:r>
    </w:p>
    <w:p w14:paraId="05B03CAB" w14:textId="77777777" w:rsidR="00FD6EDD" w:rsidRDefault="00735473" w:rsidP="00FD6EDD">
      <w:r>
        <w:fldChar w:fldCharType="begin"/>
      </w:r>
      <w:r>
        <w:instrText xml:space="preserve"> REF _Ref366135751 \r \h </w:instrText>
      </w:r>
      <w:r>
        <w:fldChar w:fldCharType="separate"/>
      </w:r>
      <w:r w:rsidR="00D433E8">
        <w:t>19.2.4.1</w:t>
      </w:r>
      <w:r>
        <w:fldChar w:fldCharType="end"/>
      </w:r>
      <w:r w:rsidR="00FD6EDD">
        <w:t xml:space="preserve">: In Edition 6, the </w:t>
      </w:r>
      <w:r w:rsidR="00FD6EDD" w:rsidRPr="00E74C84">
        <w:rPr>
          <w:rFonts w:ascii="Courier New" w:hAnsi="Courier New" w:cs="Courier New"/>
          <w:b/>
          <w:bCs/>
        </w:rPr>
        <w:t>length</w:t>
      </w:r>
      <w:r w:rsidR="00FD6EDD">
        <w:t xml:space="preserve"> property of function instances  is configurable.  In </w:t>
      </w:r>
      <w:r w:rsidR="00832D6E">
        <w:t>previous editions it was non-configurable.</w:t>
      </w:r>
    </w:p>
    <w:p w14:paraId="55142D9C" w14:textId="77777777" w:rsidR="00735473" w:rsidRDefault="00735473" w:rsidP="00735473">
      <w:r>
        <w:fldChar w:fldCharType="begin"/>
      </w:r>
      <w:r>
        <w:instrText xml:space="preserve"> REF _Ref366136067 \r \h </w:instrText>
      </w:r>
      <w:r>
        <w:fldChar w:fldCharType="separate"/>
      </w:r>
      <w:r w:rsidR="00D433E8">
        <w:t>19.3.3</w:t>
      </w:r>
      <w:r>
        <w:fldChar w:fldCharType="end"/>
      </w:r>
      <w:r>
        <w:t xml:space="preserve"> In Edition 6, the Boolean prototype object is not a Boolean instance.  In previous editions it was a Boolean instance whose Boolean value was </w:t>
      </w:r>
      <w:r w:rsidRPr="00EE7617">
        <w:rPr>
          <w:b/>
          <w:bCs/>
        </w:rPr>
        <w:t>false</w:t>
      </w:r>
      <w:r>
        <w:t xml:space="preserve">. </w:t>
      </w:r>
    </w:p>
    <w:p w14:paraId="02268A13" w14:textId="77777777" w:rsidR="00735473" w:rsidRDefault="00735473" w:rsidP="00735473">
      <w:r>
        <w:fldChar w:fldCharType="begin"/>
      </w:r>
      <w:r>
        <w:instrText xml:space="preserve"> REF _Ref366136620 \r \h </w:instrText>
      </w:r>
      <w:r>
        <w:fldChar w:fldCharType="separate"/>
      </w:r>
      <w:r w:rsidR="00D433E8">
        <w:t>20.1.3</w:t>
      </w:r>
      <w:r>
        <w:fldChar w:fldCharType="end"/>
      </w:r>
      <w:r>
        <w:t xml:space="preserve"> In Edition 6, the Number prototype object is not a Number instance.  In previous editions it was a Number instance whose number value was +0. </w:t>
      </w:r>
    </w:p>
    <w:p w14:paraId="1B8BAA8F" w14:textId="77777777" w:rsidR="00735473" w:rsidRDefault="00735473" w:rsidP="00735473">
      <w:r>
        <w:fldChar w:fldCharType="begin"/>
      </w:r>
      <w:r>
        <w:instrText xml:space="preserve"> REF _Ref366136016 \r \h </w:instrText>
      </w:r>
      <w:r>
        <w:fldChar w:fldCharType="separate"/>
      </w:r>
      <w:r w:rsidR="00D433E8">
        <w:t>20.3.4</w:t>
      </w:r>
      <w:r>
        <w:fldChar w:fldCharType="end"/>
      </w:r>
      <w:r>
        <w:t xml:space="preserve"> In Edition 6, the Date prototype object is not a Date instance.  In previous editions it was a Date instance whose TimeValue was NaN. </w:t>
      </w:r>
    </w:p>
    <w:p w14:paraId="581AF782" w14:textId="77777777" w:rsidR="00EE7617" w:rsidRDefault="00735473" w:rsidP="00FD6EDD">
      <w:r>
        <w:fldChar w:fldCharType="begin"/>
      </w:r>
      <w:r>
        <w:instrText xml:space="preserve"> REF _Ref366135831 \r \h </w:instrText>
      </w:r>
      <w:r>
        <w:fldChar w:fldCharType="separate"/>
      </w:r>
      <w:r w:rsidR="00D433E8">
        <w:t>22.1.3</w:t>
      </w:r>
      <w:r>
        <w:fldChar w:fldCharType="end"/>
      </w:r>
      <w:r w:rsidR="00EE7617">
        <w:t xml:space="preserve"> In Edition 6, the Array prototype object is not a</w:t>
      </w:r>
      <w:ins w:id="16093" w:author="Rev 19 Allen Wirfs-Brock" w:date="2013-09-26T17:27:00Z">
        <w:r w:rsidR="00284A05">
          <w:t>n</w:t>
        </w:r>
      </w:ins>
      <w:r w:rsidR="00EE7617">
        <w:t xml:space="preserve"> Array instance.  In previous editions it was an Array instance with a length property whose value was +0. </w:t>
      </w:r>
    </w:p>
    <w:p w14:paraId="1D96129E" w14:textId="77777777" w:rsidR="00EE7617" w:rsidRDefault="00735473" w:rsidP="00D16F38">
      <w:r>
        <w:fldChar w:fldCharType="begin"/>
      </w:r>
      <w:r>
        <w:instrText xml:space="preserve"> REF _Ref366135857 \r \h </w:instrText>
      </w:r>
      <w:r>
        <w:fldChar w:fldCharType="separate"/>
      </w:r>
      <w:r w:rsidR="00D433E8">
        <w:t>21.1.3</w:t>
      </w:r>
      <w:r>
        <w:fldChar w:fldCharType="end"/>
      </w:r>
      <w:r w:rsidR="00EE7617">
        <w:t xml:space="preserve"> In Edition 6, the String prototype object is not a String instance.  In previous editions it was a String instance whose </w:t>
      </w:r>
      <w:r w:rsidR="00D16F38">
        <w:t>String</w:t>
      </w:r>
      <w:r w:rsidR="00EE7617">
        <w:t xml:space="preserve"> value was the empty string. </w:t>
      </w:r>
    </w:p>
    <w:p w14:paraId="2154E974" w14:textId="77777777" w:rsidR="007D5322" w:rsidRDefault="00735473" w:rsidP="007D5322">
      <w:r>
        <w:fldChar w:fldCharType="begin"/>
      </w:r>
      <w:r>
        <w:instrText xml:space="preserve"> REF _Ref366135892 \r \h </w:instrText>
      </w:r>
      <w:r>
        <w:fldChar w:fldCharType="separate"/>
      </w:r>
      <w:r w:rsidR="00D433E8">
        <w:t>21.2.5</w:t>
      </w:r>
      <w:r>
        <w:fldChar w:fldCharType="end"/>
      </w:r>
      <w:r w:rsidR="007D5322">
        <w:t xml:space="preserve"> In Edition 6, the RegExp prototype object is not a RegExp instance.  In previous editions it was a RegExp instance whose pattern is the empty string. </w:t>
      </w:r>
    </w:p>
    <w:p w14:paraId="518CC781" w14:textId="77777777" w:rsidR="007D5322" w:rsidRDefault="00735473" w:rsidP="007D5322">
      <w:r>
        <w:fldChar w:fldCharType="begin"/>
      </w:r>
      <w:r>
        <w:instrText xml:space="preserve"> REF _Ref366135962 \r \h </w:instrText>
      </w:r>
      <w:r>
        <w:fldChar w:fldCharType="separate"/>
      </w:r>
      <w:r w:rsidR="00D433E8">
        <w:t>21.2.5</w:t>
      </w:r>
      <w:r>
        <w:fldChar w:fldCharType="end"/>
      </w:r>
      <w:r w:rsidR="007D5322">
        <w:t xml:space="preserve"> In Edition 6, </w:t>
      </w:r>
      <w:r w:rsidR="007D5322" w:rsidRPr="00C31323">
        <w:rPr>
          <w:rFonts w:ascii="Courier New" w:hAnsi="Courier New" w:cs="Courier New"/>
          <w:b/>
          <w:bCs/>
        </w:rPr>
        <w:t>source</w:t>
      </w:r>
      <w:r w:rsidR="007D5322">
        <w:t xml:space="preserve">, </w:t>
      </w:r>
      <w:r w:rsidR="00C31323" w:rsidRPr="00C31323">
        <w:rPr>
          <w:rFonts w:ascii="Courier New" w:hAnsi="Courier New" w:cs="Courier New"/>
          <w:b/>
          <w:bCs/>
        </w:rPr>
        <w:t>global</w:t>
      </w:r>
      <w:r w:rsidR="00C31323">
        <w:t xml:space="preserve">, </w:t>
      </w:r>
      <w:r w:rsidR="00C31323" w:rsidRPr="00C31323">
        <w:rPr>
          <w:rFonts w:ascii="Courier New" w:hAnsi="Courier New" w:cs="Courier New"/>
          <w:b/>
          <w:bCs/>
        </w:rPr>
        <w:t>ignoreCase</w:t>
      </w:r>
      <w:r w:rsidR="00C31323">
        <w:t xml:space="preserve">, and </w:t>
      </w:r>
      <w:r w:rsidR="00C31323" w:rsidRPr="00C31323">
        <w:rPr>
          <w:rFonts w:ascii="Courier New" w:hAnsi="Courier New" w:cs="Courier New"/>
          <w:b/>
          <w:bCs/>
        </w:rPr>
        <w:t>multiline</w:t>
      </w:r>
      <w:r w:rsidR="00C31323">
        <w:t xml:space="preserve"> are accessor properties defined on the RegExp prototype object.  In previous editions they were data properties defined on RegExp instances.</w:t>
      </w:r>
    </w:p>
    <w:p w14:paraId="20CE7AD4" w14:textId="77777777" w:rsidR="00735473" w:rsidRDefault="00735473" w:rsidP="00735473">
      <w:r>
        <w:fldChar w:fldCharType="begin"/>
      </w:r>
      <w:r>
        <w:instrText xml:space="preserve"> REF _Ref366135831 \r \h </w:instrText>
      </w:r>
      <w:r>
        <w:fldChar w:fldCharType="separate"/>
      </w:r>
      <w:r w:rsidR="00D433E8">
        <w:t>22.1.3</w:t>
      </w:r>
      <w:r>
        <w:fldChar w:fldCharType="end"/>
      </w:r>
      <w:r>
        <w:t xml:space="preserve"> In Edition 6, the Array prototype object is not a</w:t>
      </w:r>
      <w:ins w:id="16094" w:author="Rev 19 Allen Wirfs-Brock" w:date="2013-09-26T17:27:00Z">
        <w:r w:rsidR="00284A05">
          <w:t>n</w:t>
        </w:r>
      </w:ins>
      <w:r>
        <w:t xml:space="preserve"> Array instance.  In previous editions it was an Array instance with a length property whose value was +0. </w:t>
      </w:r>
    </w:p>
    <w:p w14:paraId="2C4ADE20" w14:textId="77777777" w:rsidR="00901F12" w:rsidRDefault="00901F12" w:rsidP="00AD77E1">
      <w:pPr>
        <w:pStyle w:val="a2"/>
      </w:pPr>
      <w:bookmarkStart w:id="16095" w:name="_Toc368050880"/>
      <w:r>
        <w:t>I</w:t>
      </w:r>
      <w:r w:rsidRPr="00E77497">
        <w:t>n the 5</w:t>
      </w:r>
      <w:r w:rsidRPr="00E77497">
        <w:rPr>
          <w:vertAlign w:val="superscript"/>
        </w:rPr>
        <w:t>th</w:t>
      </w:r>
      <w:r w:rsidRPr="00E77497">
        <w:t xml:space="preserve"> Edition</w:t>
      </w:r>
      <w:bookmarkEnd w:id="16095"/>
    </w:p>
    <w:p w14:paraId="4F383390" w14:textId="77777777" w:rsidR="002414C7" w:rsidRDefault="002414C7" w:rsidP="00E80769">
      <w:pPr>
        <w:rPr>
          <w:ins w:id="16096" w:author="Rev 18 Allen Wirfs-Brock" w:date="2013-09-05T09:04:00Z"/>
        </w:rPr>
      </w:pPr>
      <w:ins w:id="16097" w:author="Rev 18 Allen Wirfs-Brock" w:date="2013-09-05T09:04:00Z">
        <w:r>
          <w:t>Clause references in this list refer to the clause number using in Edition 5.1.</w:t>
        </w:r>
      </w:ins>
    </w:p>
    <w:p w14:paraId="3A1EEF28" w14:textId="77777777"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14:paraId="4FC9B52F" w14:textId="77777777"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14:paraId="0838BC3F" w14:textId="77777777"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14:paraId="039A6D25" w14:textId="77777777" w:rsidR="00E80769" w:rsidRPr="00E77497" w:rsidRDefault="00E80769" w:rsidP="00E80769">
      <w:r w:rsidRPr="00E77497">
        <w:t>7.8.5: Regular expression literals now return a</w:t>
      </w:r>
      <w:ins w:id="16098" w:author="Rev 19 Allen Wirfs-Brock" w:date="2013-09-26T17:38:00Z">
        <w:r w:rsidR="0072639A">
          <w:t>n</w:t>
        </w:r>
      </w:ins>
      <w:r w:rsidRPr="00E77497">
        <w:t xml:space="preserve"> unique object each time the literal is evaluated. This change is detectable by any programs that test the object identity of such literal values or that are sensitive to the shared side effects.</w:t>
      </w:r>
    </w:p>
    <w:p w14:paraId="5659D704" w14:textId="77777777"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14:paraId="4F9AA598" w14:textId="77777777"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14:paraId="7ACF9CB2" w14:textId="77777777"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09BB48C3" w14:textId="77777777" w:rsidR="00E80769" w:rsidRPr="00E77497" w:rsidRDefault="007A5192" w:rsidP="00E80769">
      <w:r>
        <w:t>15.4.3</w:t>
      </w:r>
      <w:r w:rsidR="00E80769" w:rsidRPr="00E77497">
        <w:t xml:space="preserve">: In Edition </w:t>
      </w:r>
      <w:r w:rsidR="00BB5F57" w:rsidRPr="00E77497">
        <w:t xml:space="preserve">5 </w:t>
      </w:r>
      <w:r w:rsidR="00E80769" w:rsidRPr="00E77497">
        <w:t xml:space="preserve">all methods of </w:t>
      </w:r>
      <w:r w:rsidR="00E80769" w:rsidRPr="00E77497">
        <w:rPr>
          <w:rFonts w:ascii="Courier New" w:hAnsi="Courier New" w:cs="Courier New"/>
          <w:b/>
        </w:rPr>
        <w:t>Array.prototype</w:t>
      </w:r>
      <w:r w:rsidR="00E80769" w:rsidRPr="00E77497">
        <w:t xml:space="preserve"> are intentionally generic. In Edition </w:t>
      </w:r>
      <w:r w:rsidR="00BB5F57" w:rsidRPr="00E77497">
        <w:t xml:space="preserve">3 </w:t>
      </w:r>
      <w:r w:rsidR="00E80769" w:rsidRPr="00E77497">
        <w:rPr>
          <w:rFonts w:ascii="Courier New" w:hAnsi="Courier New" w:cs="Courier New"/>
          <w:b/>
        </w:rPr>
        <w:t>toString</w:t>
      </w:r>
      <w:r w:rsidR="00E80769" w:rsidRPr="00E77497">
        <w:t xml:space="preserve"> and </w:t>
      </w:r>
      <w:r w:rsidR="00E80769" w:rsidRPr="00E77497">
        <w:rPr>
          <w:rFonts w:ascii="Courier New" w:hAnsi="Courier New" w:cs="Courier New"/>
          <w:b/>
        </w:rPr>
        <w:t>toLocaleString</w:t>
      </w:r>
      <w:r w:rsidR="00E80769" w:rsidRPr="00E77497">
        <w:t xml:space="preserve"> were not generic and would throw a </w:t>
      </w:r>
      <w:r w:rsidR="00E80769" w:rsidRPr="00E77497">
        <w:rPr>
          <w:rFonts w:ascii="Courier New" w:hAnsi="Courier New" w:cs="Courier New"/>
          <w:b/>
        </w:rPr>
        <w:t>TypeError</w:t>
      </w:r>
      <w:r w:rsidR="00E80769" w:rsidRPr="00E77497">
        <w:t xml:space="preserve"> exception if applied to objects that were not instances of Array.</w:t>
      </w:r>
    </w:p>
    <w:p w14:paraId="70E30A1F" w14:textId="77777777"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14:paraId="51084AAF" w14:textId="77777777" w:rsidR="00E80769" w:rsidRPr="00E77497" w:rsidRDefault="00E80769" w:rsidP="00E80769">
      <w:r w:rsidRPr="00E77497">
        <w:t xml:space="preserve">10.6: In Edition </w:t>
      </w:r>
      <w:r w:rsidR="00BB5F57" w:rsidRPr="00E77497">
        <w:t xml:space="preserve">5 </w:t>
      </w:r>
      <w:r w:rsidRPr="00E77497">
        <w:t xml:space="preserve">the value of the [[Class]] internal </w:t>
      </w:r>
      <w:r w:rsidR="00314265">
        <w:t xml:space="preserve">data </w:t>
      </w:r>
      <w:r w:rsidRPr="00E77497">
        <w:t xml:space="preserve">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46260C7E" w14:textId="77777777"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3CBA0D59" w14:textId="77777777"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489EE56D" w14:textId="77777777"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14:paraId="12D45520" w14:textId="77777777"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76D26DE2" w14:textId="77777777"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01CE7F53" w14:textId="77777777"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69F74F51" w14:textId="77777777" w:rsidR="00E80769" w:rsidRPr="00E77497" w:rsidRDefault="006D4E23" w:rsidP="00E80769">
      <w:r>
        <w:t>15.3.3</w:t>
      </w:r>
      <w:r w:rsidR="00E80769" w:rsidRPr="00E77497">
        <w:t xml:space="preserve">.3: In </w:t>
      </w:r>
      <w:r w:rsidR="006E584F" w:rsidRPr="00E77497">
        <w:t>Edition 3</w:t>
      </w:r>
      <w:r w:rsidR="00E80769" w:rsidRPr="00E77497">
        <w:t xml:space="preserve">, a </w:t>
      </w:r>
      <w:r w:rsidR="00E80769" w:rsidRPr="00E77497">
        <w:rPr>
          <w:b/>
        </w:rPr>
        <w:t>TypeError</w:t>
      </w:r>
      <w:r w:rsidR="00E80769" w:rsidRPr="00E77497">
        <w:t xml:space="preserve"> is thrown if the second argument passed to </w:t>
      </w:r>
      <w:r w:rsidR="00E80769" w:rsidRPr="00E77497">
        <w:rPr>
          <w:rFonts w:ascii="Courier New" w:hAnsi="Courier New" w:cs="Courier New"/>
          <w:b/>
        </w:rPr>
        <w:t>Function.prototype.apply</w:t>
      </w:r>
      <w:r w:rsidR="00E80769" w:rsidRPr="00E77497">
        <w:t xml:space="preserve"> is neither an array object nor an arguments object. In </w:t>
      </w:r>
      <w:r w:rsidR="00BB5F57" w:rsidRPr="00E77497">
        <w:t>Edition 5</w:t>
      </w:r>
      <w:r w:rsidR="00E80769" w:rsidRPr="00E77497">
        <w:t xml:space="preserve">, the second argument may be any kind of generic array-like object that has a valid </w:t>
      </w:r>
      <w:r w:rsidR="00E80769" w:rsidRPr="00E77497">
        <w:rPr>
          <w:rFonts w:ascii="Courier New" w:hAnsi="Courier New" w:cs="Courier New"/>
          <w:b/>
        </w:rPr>
        <w:t>length</w:t>
      </w:r>
      <w:r w:rsidR="00E80769" w:rsidRPr="00E77497">
        <w:t xml:space="preserve"> property.</w:t>
      </w:r>
    </w:p>
    <w:p w14:paraId="4FAAD129" w14:textId="77777777" w:rsidR="00E80769" w:rsidRPr="00E77497" w:rsidRDefault="006D4E23" w:rsidP="00E80769">
      <w:r>
        <w:t>15.3.3</w:t>
      </w:r>
      <w:r w:rsidR="00E80769" w:rsidRPr="00E77497">
        <w:t>.3, </w:t>
      </w:r>
      <w:r>
        <w:t>15.3.3</w:t>
      </w:r>
      <w:r w:rsidR="00E80769" w:rsidRPr="00E77497">
        <w:t xml:space="preserve">.4: In </w:t>
      </w:r>
      <w:r w:rsidR="006E584F" w:rsidRPr="00E77497">
        <w:t>Edition 3</w:t>
      </w:r>
      <w:r w:rsidR="00E80769" w:rsidRPr="00E77497">
        <w:t xml:space="preserve"> passing </w:t>
      </w:r>
      <w:r w:rsidR="00E80769" w:rsidRPr="00E77497">
        <w:rPr>
          <w:b/>
        </w:rPr>
        <w:t>undefined</w:t>
      </w:r>
      <w:r w:rsidR="00E80769" w:rsidRPr="00E77497">
        <w:t xml:space="preserve"> or </w:t>
      </w:r>
      <w:r w:rsidR="00E80769" w:rsidRPr="00E77497">
        <w:rPr>
          <w:b/>
        </w:rPr>
        <w:t>null</w:t>
      </w:r>
      <w:r w:rsidR="00E80769" w:rsidRPr="00E77497">
        <w:t xml:space="preserve"> as the first argument to either </w:t>
      </w:r>
      <w:r w:rsidR="00E80769" w:rsidRPr="00E77497">
        <w:rPr>
          <w:rFonts w:ascii="Courier New" w:hAnsi="Courier New" w:cs="Courier New"/>
          <w:b/>
        </w:rPr>
        <w:t>Function.prototype.apply</w:t>
      </w:r>
      <w:r w:rsidR="00E80769" w:rsidRPr="00E77497">
        <w:t xml:space="preserve"> or </w:t>
      </w:r>
      <w:r w:rsidR="00E80769" w:rsidRPr="00E77497">
        <w:rPr>
          <w:rFonts w:ascii="Courier New" w:hAnsi="Courier New" w:cs="Courier New"/>
          <w:b/>
        </w:rPr>
        <w:t>Function.prototype.call</w:t>
      </w:r>
      <w:r w:rsidR="00E80769" w:rsidRPr="00E77497">
        <w:t xml:space="preserve"> causes the global object to be passed to the indirectly invoked target function as the </w:t>
      </w:r>
      <w:r w:rsidR="00E80769" w:rsidRPr="00E77497">
        <w:rPr>
          <w:b/>
        </w:rPr>
        <w:t>this</w:t>
      </w:r>
      <w:r w:rsidR="00E80769" w:rsidRPr="00E77497">
        <w:t xml:space="preserve"> value. If the first argument is a primitive value the result of calling ToObject on the primitive value is passed as the </w:t>
      </w:r>
      <w:r w:rsidR="00E80769" w:rsidRPr="00E77497">
        <w:rPr>
          <w:b/>
        </w:rPr>
        <w:t>this</w:t>
      </w:r>
      <w:r w:rsidR="00E80769" w:rsidRPr="00E77497">
        <w:t xml:space="preserve"> value. In </w:t>
      </w:r>
      <w:r w:rsidR="00BB5F57" w:rsidRPr="00E77497">
        <w:t>Edition 5</w:t>
      </w:r>
      <w:r w:rsidR="00E80769" w:rsidRPr="00E77497">
        <w:t xml:space="preserve">, these transformations are not performed and the actual first argument value is passed as the </w:t>
      </w:r>
      <w:r w:rsidR="00E80769" w:rsidRPr="00E77497">
        <w:rPr>
          <w:b/>
        </w:rPr>
        <w:t>this</w:t>
      </w:r>
      <w:r w:rsidR="00E80769" w:rsidRPr="00E77497">
        <w:t xml:space="preserve"> value. This difference will normally be unobservable to existing ECMAScript </w:t>
      </w:r>
      <w:r w:rsidR="006E584F" w:rsidRPr="00E77497">
        <w:t>Edition 3</w:t>
      </w:r>
      <w:r w:rsidR="00E80769" w:rsidRPr="00E77497">
        <w:t xml:space="preserve"> code because a corresponding transformation takes place upon activation of the target function. However, depending upon the implementation, this difference may be observable by host object functions called using </w:t>
      </w:r>
      <w:r w:rsidR="00E80769" w:rsidRPr="00E77497">
        <w:rPr>
          <w:rFonts w:ascii="Courier New" w:hAnsi="Courier New" w:cs="Courier New"/>
          <w:b/>
        </w:rPr>
        <w:t>apply</w:t>
      </w:r>
      <w:r w:rsidR="00E80769" w:rsidRPr="00E77497">
        <w:t xml:space="preserve"> or </w:t>
      </w:r>
      <w:r w:rsidR="00E80769" w:rsidRPr="00E77497">
        <w:rPr>
          <w:rFonts w:ascii="Courier New" w:hAnsi="Courier New" w:cs="Courier New"/>
          <w:b/>
        </w:rPr>
        <w:t>call</w:t>
      </w:r>
      <w:r w:rsidR="00E80769" w:rsidRPr="00E77497">
        <w:t xml:space="preserve">. In addition, invoking a standard built-in function in this manner with </w:t>
      </w:r>
      <w:r w:rsidR="00E80769" w:rsidRPr="00E77497">
        <w:rPr>
          <w:b/>
        </w:rPr>
        <w:t>null</w:t>
      </w:r>
      <w:r w:rsidR="00E80769" w:rsidRPr="00E77497">
        <w:t xml:space="preserve"> or </w:t>
      </w:r>
      <w:r w:rsidR="00E80769" w:rsidRPr="00E77497">
        <w:rPr>
          <w:b/>
        </w:rPr>
        <w:t>undefined</w:t>
      </w:r>
      <w:r w:rsidR="00E80769" w:rsidRPr="00E77497">
        <w:t xml:space="preserve"> passed as the </w:t>
      </w:r>
      <w:r w:rsidR="00E80769" w:rsidRPr="00BC2562">
        <w:rPr>
          <w:b/>
        </w:rPr>
        <w:t>this</w:t>
      </w:r>
      <w:r w:rsidR="00E80769" w:rsidRPr="00E77497">
        <w:t xml:space="preserve"> value will in many cases cause behaviour in </w:t>
      </w:r>
      <w:r w:rsidR="00BB5F57" w:rsidRPr="00E77497">
        <w:t>Edition 5</w:t>
      </w:r>
      <w:r w:rsidR="00E80769" w:rsidRPr="00E77497">
        <w:t xml:space="preserve"> implementations that differ from </w:t>
      </w:r>
      <w:r w:rsidR="006E584F" w:rsidRPr="00E77497">
        <w:t>Edition 3</w:t>
      </w:r>
      <w:r w:rsidR="00E80769" w:rsidRPr="00E77497">
        <w:t xml:space="preserve"> behaviour. In particular, in </w:t>
      </w:r>
      <w:r w:rsidR="00BB5F57" w:rsidRPr="00E77497">
        <w:t>Edition 5</w:t>
      </w:r>
      <w:r w:rsidR="00E80769" w:rsidRPr="00E77497">
        <w:t xml:space="preserve"> built-in functions that are specified to actually use the passed </w:t>
      </w:r>
      <w:r w:rsidR="00E80769" w:rsidRPr="00E77497">
        <w:rPr>
          <w:b/>
        </w:rPr>
        <w:t>this</w:t>
      </w:r>
      <w:r w:rsidR="00E80769" w:rsidRPr="00E77497">
        <w:t xml:space="preserve"> value as an object typically throw a </w:t>
      </w:r>
      <w:r w:rsidR="00E80769" w:rsidRPr="00E77497">
        <w:rPr>
          <w:b/>
        </w:rPr>
        <w:t>TypeError</w:t>
      </w:r>
      <w:r w:rsidR="00E80769" w:rsidRPr="00E77497">
        <w:t xml:space="preserve"> exception if passed </w:t>
      </w:r>
      <w:r w:rsidR="00E80769" w:rsidRPr="00E77497">
        <w:rPr>
          <w:b/>
        </w:rPr>
        <w:t>null</w:t>
      </w:r>
      <w:r w:rsidR="00E80769" w:rsidRPr="00E77497">
        <w:t xml:space="preserve"> or </w:t>
      </w:r>
      <w:r w:rsidR="00E80769" w:rsidRPr="00E77497">
        <w:rPr>
          <w:b/>
        </w:rPr>
        <w:t>undefined</w:t>
      </w:r>
      <w:r w:rsidR="00E80769" w:rsidRPr="00E77497">
        <w:t xml:space="preserve"> as the </w:t>
      </w:r>
      <w:r w:rsidR="00E80769" w:rsidRPr="00E77497">
        <w:rPr>
          <w:b/>
        </w:rPr>
        <w:t>this</w:t>
      </w:r>
      <w:r w:rsidR="00E80769" w:rsidRPr="00E77497">
        <w:t xml:space="preserve"> value.</w:t>
      </w:r>
    </w:p>
    <w:p w14:paraId="6726F09A" w14:textId="77777777" w:rsidR="00E80769" w:rsidRPr="00E77497" w:rsidRDefault="006D4E23" w:rsidP="00E80769">
      <w:r>
        <w:t>15.3.4</w:t>
      </w:r>
      <w:r w:rsidR="00E80769" w:rsidRPr="00E77497">
        <w:t xml:space="preserve">.2: In </w:t>
      </w:r>
      <w:r w:rsidR="00BB5F57" w:rsidRPr="00E77497">
        <w:t>Edition 5</w:t>
      </w:r>
      <w:r w:rsidR="00E80769" w:rsidRPr="00E77497">
        <w:t xml:space="preserve">, the </w:t>
      </w:r>
      <w:r w:rsidR="00E80769" w:rsidRPr="00E77497">
        <w:rPr>
          <w:rFonts w:ascii="Courier New" w:hAnsi="Courier New" w:cs="Courier New"/>
          <w:b/>
        </w:rPr>
        <w:t>prototype</w:t>
      </w:r>
      <w:r w:rsidR="00E80769" w:rsidRPr="00E77497">
        <w:t xml:space="preserve"> property of Function instances is not enumerable. In </w:t>
      </w:r>
      <w:r w:rsidR="006E584F" w:rsidRPr="00E77497">
        <w:t>Edition 3</w:t>
      </w:r>
      <w:r w:rsidR="00E80769" w:rsidRPr="00E77497">
        <w:t>, this property was enumerable.</w:t>
      </w:r>
    </w:p>
    <w:p w14:paraId="5BE93490" w14:textId="77777777" w:rsidR="00E80769" w:rsidRPr="00E77497" w:rsidRDefault="00E80769" w:rsidP="00BB784E">
      <w:r w:rsidRPr="00E77497">
        <w:t xml:space="preserve">15.5.5.2: In </w:t>
      </w:r>
      <w:r w:rsidR="00BB5F57" w:rsidRPr="00E77497">
        <w:t>Edition 5</w:t>
      </w:r>
      <w:r w:rsidRPr="00E77497">
        <w:t>, the individual characters of a String object’s [[</w:t>
      </w:r>
      <w:r w:rsidR="00BB784E">
        <w:t>StringData</w:t>
      </w:r>
      <w:r w:rsidRPr="00E77497">
        <w:t>]</w:t>
      </w:r>
      <w:r w:rsidR="00C81E7E">
        <w:t>]</w:t>
      </w:r>
      <w:r w:rsidRPr="00E77497">
        <w:t xml:space="preserv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14:paraId="1C925261" w14:textId="77777777"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346F1374" w14:textId="77777777"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14:paraId="244A162B" w14:textId="77777777"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14:paraId="49413EF8" w14:textId="77777777"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14:paraId="671997A5" w14:textId="77777777"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14:paraId="5BDB6FD4" w14:textId="77777777"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14:paraId="0C5DFE85" w14:textId="77777777"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xml:space="preserve">, testing for the presence of that name will show it to be </w:t>
      </w:r>
      <w:r w:rsidRPr="00C332EF">
        <w:rPr>
          <w:b/>
        </w:rPr>
        <w:t>undefined</w:t>
      </w:r>
      <w:r w:rsidRPr="00E77497">
        <w:t xml:space="preserve"> unless it is defined by the program or implementation.</w:t>
      </w:r>
    </w:p>
    <w:p w14:paraId="0CF9FA61" w14:textId="77777777" w:rsidR="00E80769" w:rsidRPr="00E77497" w:rsidRDefault="00E80769" w:rsidP="00990F07"/>
    <w:p w14:paraId="6D070858" w14:textId="77777777" w:rsidR="00E80769" w:rsidRPr="00E77497" w:rsidRDefault="00E80769" w:rsidP="00990F07"/>
    <w:p w14:paraId="41D7FF25" w14:textId="77777777" w:rsidR="00C1377C" w:rsidRPr="00E77497" w:rsidRDefault="000D7240" w:rsidP="00C1377C">
      <w:pPr>
        <w:jc w:val="left"/>
      </w:pPr>
      <w:r w:rsidRPr="00E77497">
        <w:br w:type="page"/>
      </w:r>
    </w:p>
    <w:p w14:paraId="16640CEE" w14:textId="77777777" w:rsidR="00C1377C" w:rsidRDefault="00C1377C" w:rsidP="00C1377C">
      <w:pPr>
        <w:pStyle w:val="ANNEX"/>
      </w:pPr>
      <w:r w:rsidRPr="00E77497">
        <w:rPr>
          <w:b w:val="0"/>
        </w:rPr>
        <w:br/>
      </w:r>
      <w:bookmarkStart w:id="16099" w:name="_Toc368050881"/>
      <w:r w:rsidRPr="00E77497">
        <w:rPr>
          <w:b w:val="0"/>
        </w:rPr>
        <w:t>(informative)</w:t>
      </w:r>
      <w:r w:rsidRPr="00E77497">
        <w:rPr>
          <w:b w:val="0"/>
        </w:rPr>
        <w:br/>
      </w:r>
      <w:r w:rsidRPr="00E77497">
        <w:br/>
      </w:r>
      <w:r w:rsidR="0045371C">
        <w:t>Static Semantic Rule Cross Reference</w:t>
      </w:r>
      <w:bookmarkEnd w:id="16099"/>
    </w:p>
    <w:p w14:paraId="1750BBD0" w14:textId="77777777" w:rsidR="00C225F5" w:rsidRPr="00C225F5" w:rsidRDefault="00C225F5" w:rsidP="00C225F5">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TODO:  This Table is out of date and incomplete.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516"/>
        <w:gridCol w:w="4663"/>
        <w:gridCol w:w="1422"/>
        <w:gridCol w:w="1367"/>
      </w:tblGrid>
      <w:tr w:rsidR="00124DD2" w14:paraId="1EC3C0BA" w14:textId="77777777" w:rsidTr="00DC1842">
        <w:tc>
          <w:tcPr>
            <w:tcW w:w="2516" w:type="dxa"/>
            <w:shd w:val="solid" w:color="000000" w:fill="FFFFFF"/>
          </w:tcPr>
          <w:p w14:paraId="0F41DAA1" w14:textId="77777777" w:rsidR="00010F9D" w:rsidRPr="00124DD2" w:rsidRDefault="00010F9D" w:rsidP="00010F9D">
            <w:pPr>
              <w:rPr>
                <w:b/>
                <w:bCs/>
              </w:rPr>
            </w:pPr>
            <w:r w:rsidRPr="00124DD2">
              <w:rPr>
                <w:b/>
                <w:bCs/>
              </w:rPr>
              <w:t>Routine Name</w:t>
            </w:r>
          </w:p>
        </w:tc>
        <w:tc>
          <w:tcPr>
            <w:tcW w:w="4663" w:type="dxa"/>
            <w:shd w:val="solid" w:color="000000" w:fill="FFFFFF"/>
          </w:tcPr>
          <w:p w14:paraId="6C6D1193" w14:textId="77777777" w:rsidR="00010F9D" w:rsidRPr="00124DD2" w:rsidRDefault="00010F9D" w:rsidP="00010F9D">
            <w:pPr>
              <w:rPr>
                <w:b/>
                <w:bCs/>
              </w:rPr>
            </w:pPr>
            <w:r w:rsidRPr="00124DD2">
              <w:rPr>
                <w:b/>
                <w:bCs/>
              </w:rPr>
              <w:t>Purpose</w:t>
            </w:r>
          </w:p>
        </w:tc>
        <w:tc>
          <w:tcPr>
            <w:tcW w:w="1422" w:type="dxa"/>
            <w:shd w:val="solid" w:color="000000" w:fill="FFFFFF"/>
          </w:tcPr>
          <w:p w14:paraId="2F48325C" w14:textId="77777777" w:rsidR="00010F9D" w:rsidRPr="00124DD2" w:rsidRDefault="00010F9D" w:rsidP="00010F9D">
            <w:pPr>
              <w:rPr>
                <w:b/>
                <w:bCs/>
              </w:rPr>
            </w:pPr>
            <w:r w:rsidRPr="00124DD2">
              <w:rPr>
                <w:b/>
                <w:bCs/>
              </w:rPr>
              <w:t>Definitions</w:t>
            </w:r>
          </w:p>
        </w:tc>
        <w:tc>
          <w:tcPr>
            <w:tcW w:w="1367" w:type="dxa"/>
            <w:shd w:val="solid" w:color="000000" w:fill="FFFFFF"/>
          </w:tcPr>
          <w:p w14:paraId="7FC0B3EE" w14:textId="77777777" w:rsidR="00010F9D" w:rsidRPr="00124DD2" w:rsidRDefault="00010F9D" w:rsidP="00010F9D">
            <w:pPr>
              <w:rPr>
                <w:b/>
                <w:bCs/>
              </w:rPr>
            </w:pPr>
            <w:r w:rsidRPr="00124DD2">
              <w:rPr>
                <w:b/>
                <w:bCs/>
              </w:rPr>
              <w:t>Uses</w:t>
            </w:r>
          </w:p>
        </w:tc>
      </w:tr>
      <w:tr w:rsidR="00124DD2" w14:paraId="52D9AF74" w14:textId="77777777" w:rsidTr="00DC1842">
        <w:tc>
          <w:tcPr>
            <w:tcW w:w="2516" w:type="dxa"/>
            <w:shd w:val="clear" w:color="auto" w:fill="auto"/>
          </w:tcPr>
          <w:p w14:paraId="56C55E6F" w14:textId="77777777" w:rsidR="00010F9D" w:rsidRPr="00456540" w:rsidRDefault="00010F9D" w:rsidP="00010F9D">
            <w:pPr>
              <w:rPr>
                <w:rFonts w:ascii="Times New Roman" w:hAnsi="Times New Roman"/>
              </w:rPr>
            </w:pPr>
            <w:r w:rsidRPr="0096622D">
              <w:rPr>
                <w:rFonts w:ascii="Times New Roman" w:hAnsi="Times New Roman"/>
              </w:rPr>
              <w:t>BoundNames</w:t>
            </w:r>
          </w:p>
        </w:tc>
        <w:tc>
          <w:tcPr>
            <w:tcW w:w="4663" w:type="dxa"/>
            <w:shd w:val="clear" w:color="auto" w:fill="auto"/>
          </w:tcPr>
          <w:p w14:paraId="6CC4B15F" w14:textId="77777777" w:rsidR="00010F9D" w:rsidRDefault="00010F9D" w:rsidP="00010F9D">
            <w:r>
              <w:t>Produces a list of the Identif</w:t>
            </w:r>
            <w:ins w:id="16100" w:author="Rev 10 Allen Wirfs-Brock" w:date="2012-08-30T16:34:00Z">
              <w:r w:rsidR="00626B1E">
                <w:t>i</w:t>
              </w:r>
            </w:ins>
            <w:r>
              <w:t>ers bound by a production.  Does not include Identif</w:t>
            </w:r>
            <w:ins w:id="16101" w:author="Rev 10 Allen Wirfs-Brock" w:date="2012-08-30T16:33:00Z">
              <w:r w:rsidR="00626B1E">
                <w:t>i</w:t>
              </w:r>
            </w:ins>
            <w:r>
              <w:t>ers that are bound within inner environments associated with the production.</w:t>
            </w:r>
          </w:p>
        </w:tc>
        <w:tc>
          <w:tcPr>
            <w:tcW w:w="1422" w:type="dxa"/>
            <w:shd w:val="clear" w:color="auto" w:fill="auto"/>
          </w:tcPr>
          <w:p w14:paraId="50D57CAD" w14:textId="77777777" w:rsidR="00010F9D" w:rsidRDefault="00847FC9" w:rsidP="00E926E2">
            <w:pPr>
              <w:jc w:val="left"/>
            </w:pPr>
            <w:r>
              <w:t>12.2.1, 12.2.2, 12.2.4, 12.6.4</w:t>
            </w:r>
            <w:r w:rsidR="002D6D38">
              <w:t>, 13.1, 13.2</w:t>
            </w:r>
            <w:r w:rsidR="00FC399E">
              <w:t>, 13.5</w:t>
            </w:r>
          </w:p>
        </w:tc>
        <w:tc>
          <w:tcPr>
            <w:tcW w:w="1367" w:type="dxa"/>
            <w:shd w:val="clear" w:color="auto" w:fill="auto"/>
          </w:tcPr>
          <w:p w14:paraId="291CD9BB" w14:textId="77777777" w:rsidR="00010F9D" w:rsidRDefault="00010F9D" w:rsidP="00010F9D"/>
        </w:tc>
      </w:tr>
      <w:tr w:rsidR="00002FFA" w14:paraId="01E129F5" w14:textId="77777777" w:rsidTr="00DC1842">
        <w:tc>
          <w:tcPr>
            <w:tcW w:w="2516" w:type="dxa"/>
            <w:shd w:val="clear" w:color="auto" w:fill="auto"/>
          </w:tcPr>
          <w:p w14:paraId="042CCACA" w14:textId="77777777" w:rsidR="00002FFA" w:rsidRPr="0096622D" w:rsidRDefault="00002FFA" w:rsidP="00010F9D">
            <w:pPr>
              <w:rPr>
                <w:rFonts w:ascii="Times New Roman" w:hAnsi="Times New Roman"/>
              </w:rPr>
            </w:pPr>
            <w:r>
              <w:rPr>
                <w:rFonts w:ascii="Times New Roman" w:hAnsi="Times New Roman"/>
              </w:rPr>
              <w:t>ConstructorMethod</w:t>
            </w:r>
          </w:p>
        </w:tc>
        <w:tc>
          <w:tcPr>
            <w:tcW w:w="4663" w:type="dxa"/>
            <w:shd w:val="clear" w:color="auto" w:fill="auto"/>
          </w:tcPr>
          <w:p w14:paraId="456C4C19" w14:textId="77777777" w:rsidR="00002FFA" w:rsidRDefault="00002FFA" w:rsidP="00A623D6">
            <w:pPr>
              <w:jc w:val="left"/>
            </w:pPr>
            <w:r>
              <w:t xml:space="preserve">From a </w:t>
            </w:r>
            <w:r w:rsidR="00A623D6" w:rsidRPr="00002FFA">
              <w:rPr>
                <w:rFonts w:ascii="Times New Roman" w:hAnsi="Times New Roman"/>
                <w:i/>
              </w:rPr>
              <w:t>Class</w:t>
            </w:r>
            <w:r w:rsidR="00A623D6">
              <w:rPr>
                <w:rFonts w:ascii="Times New Roman" w:hAnsi="Times New Roman"/>
                <w:i/>
              </w:rPr>
              <w:t>Body</w:t>
            </w:r>
            <w:r w:rsidR="00A623D6">
              <w:t xml:space="preserve"> return the first</w:t>
            </w:r>
            <w:r>
              <w:t xml:space="preserve"> </w:t>
            </w:r>
            <w:r w:rsidRPr="00002FFA">
              <w:rPr>
                <w:rFonts w:ascii="Times New Roman" w:hAnsi="Times New Roman"/>
                <w:i/>
              </w:rPr>
              <w:t>ClassElement</w:t>
            </w:r>
            <w:r>
              <w:t xml:space="preserve"> </w:t>
            </w:r>
            <w:r w:rsidR="00A623D6">
              <w:t>whose</w:t>
            </w:r>
            <w:r>
              <w:t xml:space="preserve"> </w:t>
            </w:r>
            <w:r w:rsidRPr="00002FFA">
              <w:rPr>
                <w:rFonts w:ascii="Times New Roman" w:hAnsi="Times New Roman"/>
              </w:rPr>
              <w:t>PropName</w:t>
            </w:r>
            <w:r>
              <w:t xml:space="preserve"> is  </w:t>
            </w:r>
            <w:r w:rsidRPr="00052EFC">
              <w:rPr>
                <w:rFonts w:cs="Arial"/>
                <w:b/>
              </w:rPr>
              <w:t>″</w:t>
            </w:r>
            <w:r>
              <w:rPr>
                <w:rFonts w:ascii="Courier New" w:hAnsi="Courier New" w:cs="Courier New"/>
                <w:b/>
              </w:rPr>
              <w:t>constru</w:t>
            </w:r>
            <w:ins w:id="16102" w:author="Rev 9 Allen Wirfs-Brock" w:date="2012-07-08T14:22:00Z">
              <w:r w:rsidR="00372375">
                <w:rPr>
                  <w:rFonts w:ascii="Courier New" w:hAnsi="Courier New" w:cs="Courier New"/>
                  <w:b/>
                </w:rPr>
                <w:t>c</w:t>
              </w:r>
            </w:ins>
            <w:r>
              <w:rPr>
                <w:rFonts w:ascii="Courier New" w:hAnsi="Courier New" w:cs="Courier New"/>
                <w:b/>
              </w:rPr>
              <w:t>tor</w:t>
            </w:r>
            <w:r w:rsidRPr="00557892">
              <w:rPr>
                <w:rFonts w:cs="Arial"/>
                <w:b/>
              </w:rPr>
              <w:t>″</w:t>
            </w:r>
            <w:r>
              <w:t>.</w:t>
            </w:r>
            <w:r w:rsidR="00A623D6">
              <w:t xml:space="preserve"> Returns empty if the </w:t>
            </w:r>
            <w:r w:rsidR="00A623D6" w:rsidRPr="00002FFA">
              <w:rPr>
                <w:rFonts w:ascii="Times New Roman" w:hAnsi="Times New Roman"/>
                <w:i/>
              </w:rPr>
              <w:t>Class</w:t>
            </w:r>
            <w:r w:rsidR="00A623D6">
              <w:rPr>
                <w:rFonts w:ascii="Times New Roman" w:hAnsi="Times New Roman"/>
                <w:i/>
              </w:rPr>
              <w:t>Body</w:t>
            </w:r>
            <w:r w:rsidR="00A623D6">
              <w:t xml:space="preserve"> does not contain one.</w:t>
            </w:r>
          </w:p>
        </w:tc>
        <w:tc>
          <w:tcPr>
            <w:tcW w:w="1422" w:type="dxa"/>
            <w:shd w:val="clear" w:color="auto" w:fill="auto"/>
          </w:tcPr>
          <w:p w14:paraId="66B03512" w14:textId="77777777" w:rsidR="00002FFA" w:rsidRDefault="00A623D6" w:rsidP="00E926E2">
            <w:pPr>
              <w:jc w:val="left"/>
            </w:pPr>
            <w:r>
              <w:t>13.5</w:t>
            </w:r>
          </w:p>
        </w:tc>
        <w:tc>
          <w:tcPr>
            <w:tcW w:w="1367" w:type="dxa"/>
            <w:shd w:val="clear" w:color="auto" w:fill="auto"/>
          </w:tcPr>
          <w:p w14:paraId="10F0D327" w14:textId="77777777" w:rsidR="00002FFA" w:rsidRDefault="00002FFA" w:rsidP="00010F9D"/>
        </w:tc>
      </w:tr>
      <w:tr w:rsidR="00124DD2" w14:paraId="3D49AF0C" w14:textId="77777777" w:rsidTr="00DC1842">
        <w:tc>
          <w:tcPr>
            <w:tcW w:w="2516" w:type="dxa"/>
            <w:shd w:val="clear" w:color="auto" w:fill="auto"/>
          </w:tcPr>
          <w:p w14:paraId="3613449E" w14:textId="77777777" w:rsidR="00010F9D" w:rsidRPr="00456540" w:rsidRDefault="0013423F" w:rsidP="00010F9D">
            <w:pPr>
              <w:rPr>
                <w:rFonts w:ascii="Times New Roman" w:hAnsi="Times New Roman"/>
              </w:rPr>
            </w:pPr>
            <w:r w:rsidRPr="0096622D">
              <w:rPr>
                <w:rFonts w:ascii="Times New Roman" w:hAnsi="Times New Roman"/>
              </w:rPr>
              <w:t>Contains</w:t>
            </w:r>
          </w:p>
        </w:tc>
        <w:tc>
          <w:tcPr>
            <w:tcW w:w="4663" w:type="dxa"/>
            <w:shd w:val="clear" w:color="auto" w:fill="auto"/>
          </w:tcPr>
          <w:p w14:paraId="1C3C261D" w14:textId="77777777" w:rsidR="00010F9D" w:rsidRDefault="0013423F" w:rsidP="00010F9D">
            <w:r>
              <w:t>Determine if a grammar production either directly or indirectly includes a grammar symbol</w:t>
            </w:r>
            <w:r w:rsidR="00002FFA">
              <w:t>.</w:t>
            </w:r>
          </w:p>
        </w:tc>
        <w:tc>
          <w:tcPr>
            <w:tcW w:w="1422" w:type="dxa"/>
            <w:shd w:val="clear" w:color="auto" w:fill="auto"/>
          </w:tcPr>
          <w:p w14:paraId="4A8EE04E" w14:textId="77777777" w:rsidR="00010F9D" w:rsidRDefault="00FC399E" w:rsidP="00E926E2">
            <w:pPr>
              <w:jc w:val="left"/>
            </w:pPr>
            <w:r>
              <w:t xml:space="preserve">5.3, </w:t>
            </w:r>
            <w:r w:rsidR="002D6D38">
              <w:t>13.1, 13.2</w:t>
            </w:r>
            <w:r>
              <w:t>, 13.5</w:t>
            </w:r>
          </w:p>
        </w:tc>
        <w:tc>
          <w:tcPr>
            <w:tcW w:w="1367" w:type="dxa"/>
            <w:shd w:val="clear" w:color="auto" w:fill="auto"/>
          </w:tcPr>
          <w:p w14:paraId="663FEBE5" w14:textId="77777777" w:rsidR="00010F9D" w:rsidRDefault="00010F9D" w:rsidP="00010F9D"/>
        </w:tc>
      </w:tr>
      <w:tr w:rsidR="002D6D38" w14:paraId="2A93BA45" w14:textId="77777777" w:rsidTr="00DC1842">
        <w:tc>
          <w:tcPr>
            <w:tcW w:w="2516" w:type="dxa"/>
            <w:shd w:val="clear" w:color="auto" w:fill="auto"/>
          </w:tcPr>
          <w:p w14:paraId="4ECD26B1" w14:textId="77777777" w:rsidR="002D6D38" w:rsidRDefault="002D6D38" w:rsidP="00A960AF">
            <w:pPr>
              <w:rPr>
                <w:rFonts w:ascii="Times New Roman" w:hAnsi="Times New Roman"/>
              </w:rPr>
            </w:pPr>
            <w:r>
              <w:rPr>
                <w:rFonts w:ascii="Times New Roman" w:hAnsi="Times New Roman"/>
              </w:rPr>
              <w:t>CoveredFormalsList</w:t>
            </w:r>
          </w:p>
        </w:tc>
        <w:tc>
          <w:tcPr>
            <w:tcW w:w="4663" w:type="dxa"/>
            <w:shd w:val="clear" w:color="auto" w:fill="auto"/>
          </w:tcPr>
          <w:p w14:paraId="2F522B25" w14:textId="77777777" w:rsidR="002D6D38" w:rsidRDefault="002D6D38" w:rsidP="00614339">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r w:rsidR="00002FFA">
              <w:t>.</w:t>
            </w:r>
          </w:p>
        </w:tc>
        <w:tc>
          <w:tcPr>
            <w:tcW w:w="1422" w:type="dxa"/>
            <w:shd w:val="clear" w:color="auto" w:fill="auto"/>
          </w:tcPr>
          <w:p w14:paraId="7E4DF1EB" w14:textId="77777777" w:rsidR="002D6D38" w:rsidRDefault="00E926E2" w:rsidP="00E926E2">
            <w:pPr>
              <w:jc w:val="left"/>
            </w:pPr>
            <w:r>
              <w:t>13.2</w:t>
            </w:r>
          </w:p>
        </w:tc>
        <w:tc>
          <w:tcPr>
            <w:tcW w:w="1367" w:type="dxa"/>
            <w:shd w:val="clear" w:color="auto" w:fill="auto"/>
          </w:tcPr>
          <w:p w14:paraId="0F46CF84" w14:textId="77777777" w:rsidR="002D6D38" w:rsidRDefault="002D6D38" w:rsidP="00A960AF"/>
        </w:tc>
      </w:tr>
      <w:tr w:rsidR="00614339" w14:paraId="6A366B3A" w14:textId="77777777" w:rsidTr="00DC1842">
        <w:tc>
          <w:tcPr>
            <w:tcW w:w="2516" w:type="dxa"/>
            <w:shd w:val="clear" w:color="auto" w:fill="auto"/>
          </w:tcPr>
          <w:p w14:paraId="005DAF34" w14:textId="77777777" w:rsidR="00614339" w:rsidRPr="0096622D" w:rsidRDefault="00614339" w:rsidP="00A960AF">
            <w:pPr>
              <w:rPr>
                <w:rFonts w:ascii="Times New Roman" w:hAnsi="Times New Roman"/>
              </w:rPr>
            </w:pPr>
            <w:r>
              <w:rPr>
                <w:rFonts w:ascii="Times New Roman" w:hAnsi="Times New Roman"/>
              </w:rPr>
              <w:t>CV</w:t>
            </w:r>
          </w:p>
        </w:tc>
        <w:tc>
          <w:tcPr>
            <w:tcW w:w="4663" w:type="dxa"/>
            <w:shd w:val="clear" w:color="auto" w:fill="auto"/>
          </w:tcPr>
          <w:p w14:paraId="251711F8" w14:textId="77777777" w:rsidR="00614339" w:rsidRDefault="00614339" w:rsidP="00614339">
            <w:r>
              <w:t xml:space="preserve">Determines the “character value” of a component of a </w:t>
            </w:r>
            <w:r w:rsidRPr="00FC399E">
              <w:rPr>
                <w:rFonts w:ascii="Times New Roman" w:hAnsi="Times New Roman"/>
                <w:i/>
              </w:rPr>
              <w:t>StringLiteral</w:t>
            </w:r>
            <w:r>
              <w:t>.</w:t>
            </w:r>
          </w:p>
        </w:tc>
        <w:tc>
          <w:tcPr>
            <w:tcW w:w="1422" w:type="dxa"/>
            <w:shd w:val="clear" w:color="auto" w:fill="auto"/>
          </w:tcPr>
          <w:p w14:paraId="011913CB" w14:textId="77777777" w:rsidR="00614339" w:rsidRDefault="00614339" w:rsidP="00E926E2">
            <w:pPr>
              <w:jc w:val="left"/>
            </w:pPr>
            <w:r>
              <w:t>7.8.4</w:t>
            </w:r>
          </w:p>
        </w:tc>
        <w:tc>
          <w:tcPr>
            <w:tcW w:w="1367" w:type="dxa"/>
            <w:shd w:val="clear" w:color="auto" w:fill="auto"/>
          </w:tcPr>
          <w:p w14:paraId="3A18F331" w14:textId="77777777" w:rsidR="00614339" w:rsidRDefault="00614339" w:rsidP="00A960AF"/>
        </w:tc>
      </w:tr>
      <w:tr w:rsidR="00614339" w14:paraId="2C7A040A" w14:textId="77777777" w:rsidTr="00DC1842">
        <w:tc>
          <w:tcPr>
            <w:tcW w:w="2516" w:type="dxa"/>
            <w:shd w:val="clear" w:color="auto" w:fill="auto"/>
          </w:tcPr>
          <w:p w14:paraId="44BC7FDD" w14:textId="77777777" w:rsidR="00614339" w:rsidRPr="0096622D" w:rsidRDefault="00614339" w:rsidP="00010F9D">
            <w:pPr>
              <w:rPr>
                <w:rFonts w:ascii="Times New Roman" w:hAnsi="Times New Roman"/>
              </w:rPr>
            </w:pPr>
            <w:r>
              <w:rPr>
                <w:rFonts w:ascii="Times New Roman" w:hAnsi="Times New Roman"/>
              </w:rPr>
              <w:t>Elision Width</w:t>
            </w:r>
          </w:p>
        </w:tc>
        <w:tc>
          <w:tcPr>
            <w:tcW w:w="4663" w:type="dxa"/>
            <w:shd w:val="clear" w:color="auto" w:fill="auto"/>
          </w:tcPr>
          <w:p w14:paraId="0E821B6D" w14:textId="77777777" w:rsidR="00614339" w:rsidRDefault="00614339" w:rsidP="00010F9D">
            <w:r>
              <w:t xml:space="preserve">Determine the number of commas in an </w:t>
            </w:r>
            <w:r w:rsidRPr="00FC399E">
              <w:rPr>
                <w:rFonts w:ascii="Times New Roman" w:hAnsi="Times New Roman"/>
                <w:i/>
              </w:rPr>
              <w:t>Elision</w:t>
            </w:r>
            <w:r>
              <w:t>.</w:t>
            </w:r>
          </w:p>
        </w:tc>
        <w:tc>
          <w:tcPr>
            <w:tcW w:w="1422" w:type="dxa"/>
            <w:shd w:val="clear" w:color="auto" w:fill="auto"/>
          </w:tcPr>
          <w:p w14:paraId="3062EBC8" w14:textId="77777777" w:rsidR="00614339" w:rsidRDefault="00614339" w:rsidP="00E926E2">
            <w:pPr>
              <w:jc w:val="left"/>
            </w:pPr>
            <w:r>
              <w:t>11.1.4.1</w:t>
            </w:r>
          </w:p>
        </w:tc>
        <w:tc>
          <w:tcPr>
            <w:tcW w:w="1367" w:type="dxa"/>
            <w:shd w:val="clear" w:color="auto" w:fill="auto"/>
          </w:tcPr>
          <w:p w14:paraId="5DFC208F" w14:textId="77777777" w:rsidR="00614339" w:rsidRDefault="00614339" w:rsidP="00010F9D"/>
        </w:tc>
      </w:tr>
      <w:tr w:rsidR="00124DD2" w14:paraId="04546ABF" w14:textId="77777777" w:rsidTr="00DC1842">
        <w:tc>
          <w:tcPr>
            <w:tcW w:w="2516" w:type="dxa"/>
            <w:shd w:val="clear" w:color="auto" w:fill="auto"/>
          </w:tcPr>
          <w:p w14:paraId="5FF9B14C" w14:textId="77777777" w:rsidR="00BD653D" w:rsidRPr="00124DD2" w:rsidRDefault="00BD653D" w:rsidP="00010F9D">
            <w:pPr>
              <w:rPr>
                <w:rFonts w:ascii="Times New Roman" w:hAnsi="Times New Roman"/>
              </w:rPr>
            </w:pPr>
            <w:r w:rsidRPr="0096622D">
              <w:rPr>
                <w:rFonts w:ascii="Times New Roman" w:hAnsi="Times New Roman"/>
              </w:rPr>
              <w:t>ExpectedArgumentCount</w:t>
            </w:r>
          </w:p>
        </w:tc>
        <w:tc>
          <w:tcPr>
            <w:tcW w:w="4663" w:type="dxa"/>
            <w:shd w:val="clear" w:color="auto" w:fill="auto"/>
          </w:tcPr>
          <w:p w14:paraId="09139D42" w14:textId="77777777" w:rsidR="00BD653D" w:rsidRDefault="00BD653D" w:rsidP="00540AE6">
            <w:r>
              <w:t xml:space="preserve">Determine the “length” of an argument list for the purpose of </w:t>
            </w:r>
            <w:del w:id="16103" w:author="Rev 19 Allen Wirfs-Brock" w:date="2013-09-27T10:29:00Z">
              <w:r w:rsidDel="00540AE6">
                <w:delText xml:space="preserve">initializing </w:delText>
              </w:r>
            </w:del>
            <w:ins w:id="16104" w:author="Rev 19 Allen Wirfs-Brock" w:date="2013-09-27T10:29:00Z">
              <w:r w:rsidR="00540AE6">
                <w:t xml:space="preserve">initialising </w:t>
              </w:r>
            </w:ins>
            <w:r>
              <w:t>the “length” property of a function object.</w:t>
            </w:r>
          </w:p>
        </w:tc>
        <w:tc>
          <w:tcPr>
            <w:tcW w:w="1422" w:type="dxa"/>
            <w:shd w:val="clear" w:color="auto" w:fill="auto"/>
          </w:tcPr>
          <w:p w14:paraId="5084AEFD" w14:textId="77777777" w:rsidR="00BD653D" w:rsidRDefault="002D6D38" w:rsidP="00E926E2">
            <w:pPr>
              <w:jc w:val="left"/>
            </w:pPr>
            <w:r>
              <w:t>13.1</w:t>
            </w:r>
            <w:r w:rsidR="00FC399E">
              <w:t>, 13.2, 13.3</w:t>
            </w:r>
          </w:p>
        </w:tc>
        <w:tc>
          <w:tcPr>
            <w:tcW w:w="1367" w:type="dxa"/>
            <w:shd w:val="clear" w:color="auto" w:fill="auto"/>
          </w:tcPr>
          <w:p w14:paraId="0D39FABA" w14:textId="77777777" w:rsidR="00BD653D" w:rsidRDefault="00BD653D" w:rsidP="00010F9D"/>
        </w:tc>
      </w:tr>
      <w:tr w:rsidR="00124DD2" w14:paraId="12362E02" w14:textId="77777777" w:rsidTr="00DC1842">
        <w:tc>
          <w:tcPr>
            <w:tcW w:w="2516" w:type="dxa"/>
            <w:shd w:val="clear" w:color="auto" w:fill="auto"/>
          </w:tcPr>
          <w:p w14:paraId="358FC534" w14:textId="77777777" w:rsidR="00522CC9" w:rsidRPr="00124DD2" w:rsidRDefault="00522CC9" w:rsidP="00010F9D">
            <w:pPr>
              <w:rPr>
                <w:rFonts w:ascii="Times New Roman" w:hAnsi="Times New Roman"/>
              </w:rPr>
            </w:pPr>
            <w:r w:rsidRPr="0096622D">
              <w:rPr>
                <w:rFonts w:ascii="Times New Roman" w:hAnsi="Times New Roman"/>
              </w:rPr>
              <w:t>HasInitialiser</w:t>
            </w:r>
          </w:p>
        </w:tc>
        <w:tc>
          <w:tcPr>
            <w:tcW w:w="4663" w:type="dxa"/>
            <w:shd w:val="clear" w:color="auto" w:fill="auto"/>
          </w:tcPr>
          <w:p w14:paraId="678D2EFC" w14:textId="77777777" w:rsidR="00522CC9" w:rsidRDefault="00522CC9" w:rsidP="00372375">
            <w:r>
              <w:t xml:space="preserve">Determines whether the production contains an </w:t>
            </w:r>
            <w:r w:rsidRPr="0096622D">
              <w:rPr>
                <w:rFonts w:ascii="Times New Roman" w:hAnsi="Times New Roman"/>
                <w:i/>
              </w:rPr>
              <w:t>Initialiser</w:t>
            </w:r>
            <w:r>
              <w:t xml:space="preserve"> production.</w:t>
            </w:r>
          </w:p>
        </w:tc>
        <w:tc>
          <w:tcPr>
            <w:tcW w:w="1422" w:type="dxa"/>
            <w:shd w:val="clear" w:color="auto" w:fill="auto"/>
          </w:tcPr>
          <w:p w14:paraId="2E50643F" w14:textId="77777777" w:rsidR="00522CC9" w:rsidRDefault="00847FC9" w:rsidP="00E926E2">
            <w:pPr>
              <w:jc w:val="left"/>
            </w:pPr>
            <w:r>
              <w:t>12.2.4</w:t>
            </w:r>
            <w:r w:rsidR="002D6D38">
              <w:t>, 13.1</w:t>
            </w:r>
          </w:p>
        </w:tc>
        <w:tc>
          <w:tcPr>
            <w:tcW w:w="1367" w:type="dxa"/>
            <w:shd w:val="clear" w:color="auto" w:fill="auto"/>
          </w:tcPr>
          <w:p w14:paraId="5D229189" w14:textId="77777777" w:rsidR="00522CC9" w:rsidRDefault="00522CC9" w:rsidP="00010F9D"/>
        </w:tc>
      </w:tr>
      <w:tr w:rsidR="00124DD2" w14:paraId="758C6D18" w14:textId="77777777" w:rsidTr="00DC1842">
        <w:tc>
          <w:tcPr>
            <w:tcW w:w="2516" w:type="dxa"/>
            <w:shd w:val="clear" w:color="auto" w:fill="auto"/>
          </w:tcPr>
          <w:p w14:paraId="438FB228" w14:textId="77777777" w:rsidR="00522CC9" w:rsidRPr="00124DD2" w:rsidRDefault="00522CC9" w:rsidP="00010F9D">
            <w:pPr>
              <w:rPr>
                <w:rFonts w:ascii="Times New Roman" w:hAnsi="Times New Roman"/>
              </w:rPr>
            </w:pPr>
            <w:r w:rsidRPr="00124DD2">
              <w:rPr>
                <w:rFonts w:ascii="Times New Roman" w:hAnsi="Times New Roman"/>
              </w:rPr>
              <w:t>IsConstantDeclaration</w:t>
            </w:r>
          </w:p>
        </w:tc>
        <w:tc>
          <w:tcPr>
            <w:tcW w:w="4663" w:type="dxa"/>
            <w:shd w:val="clear" w:color="auto" w:fill="auto"/>
          </w:tcPr>
          <w:p w14:paraId="7AB2818B" w14:textId="77777777" w:rsidR="00522CC9" w:rsidRDefault="00522CC9" w:rsidP="00010F9D">
            <w:r>
              <w:t>Determines whether the production introduces a</w:t>
            </w:r>
            <w:ins w:id="16105" w:author="Rev 19 Allen Wirfs-Brock" w:date="2013-09-26T17:29:00Z">
              <w:r w:rsidR="00284A05">
                <w:t>n</w:t>
              </w:r>
            </w:ins>
            <w:r>
              <w:t xml:space="preserve"> immutable environment record binding</w:t>
            </w:r>
          </w:p>
        </w:tc>
        <w:tc>
          <w:tcPr>
            <w:tcW w:w="1422" w:type="dxa"/>
            <w:shd w:val="clear" w:color="auto" w:fill="auto"/>
          </w:tcPr>
          <w:p w14:paraId="2D20A99C" w14:textId="77777777" w:rsidR="00522CC9" w:rsidRDefault="00847FC9" w:rsidP="00E926E2">
            <w:pPr>
              <w:jc w:val="left"/>
            </w:pPr>
            <w:r>
              <w:t>12.2</w:t>
            </w:r>
            <w:r w:rsidR="002D6D38">
              <w:t>,</w:t>
            </w:r>
            <w:r w:rsidR="00FC399E">
              <w:t xml:space="preserve"> </w:t>
            </w:r>
            <w:r w:rsidR="002D6D38">
              <w:t>13.1</w:t>
            </w:r>
            <w:r w:rsidR="00FC399E">
              <w:t>, 13.5</w:t>
            </w:r>
          </w:p>
        </w:tc>
        <w:tc>
          <w:tcPr>
            <w:tcW w:w="1367" w:type="dxa"/>
            <w:shd w:val="clear" w:color="auto" w:fill="auto"/>
          </w:tcPr>
          <w:p w14:paraId="59177FBD" w14:textId="77777777" w:rsidR="00522CC9" w:rsidRDefault="00522CC9" w:rsidP="00010F9D"/>
        </w:tc>
      </w:tr>
      <w:tr w:rsidR="008C355B" w14:paraId="7CB91AC0" w14:textId="77777777" w:rsidTr="00DC1842">
        <w:tc>
          <w:tcPr>
            <w:tcW w:w="2516" w:type="dxa"/>
            <w:shd w:val="clear" w:color="auto" w:fill="auto"/>
          </w:tcPr>
          <w:p w14:paraId="27422017" w14:textId="77777777" w:rsidR="008C355B" w:rsidRPr="0096622D" w:rsidRDefault="008C355B" w:rsidP="00BD653D">
            <w:pPr>
              <w:rPr>
                <w:rFonts w:ascii="Times New Roman" w:hAnsi="Times New Roman"/>
              </w:rPr>
            </w:pPr>
            <w:r>
              <w:rPr>
                <w:rFonts w:ascii="Times New Roman" w:hAnsi="Times New Roman"/>
              </w:rPr>
              <w:t>IsInvalidAssignmentPattern</w:t>
            </w:r>
          </w:p>
        </w:tc>
        <w:tc>
          <w:tcPr>
            <w:tcW w:w="4663" w:type="dxa"/>
            <w:shd w:val="clear" w:color="auto" w:fill="auto"/>
          </w:tcPr>
          <w:p w14:paraId="2ED5DB43" w14:textId="77777777" w:rsidR="008C355B" w:rsidRDefault="008C355B" w:rsidP="008C355B">
            <w:r>
              <w:t xml:space="preserve">Determines if a  </w:t>
            </w:r>
            <w:r w:rsidRPr="00FC399E">
              <w:rPr>
                <w:rFonts w:ascii="Times New Roman" w:hAnsi="Times New Roman"/>
                <w:i/>
              </w:rPr>
              <w:t>LeftHandSideExpression</w:t>
            </w:r>
            <w:r>
              <w:t xml:space="preserve"> is a valid assignment target.  Primarily for dealing with destructuring assignment targets.</w:t>
            </w:r>
          </w:p>
        </w:tc>
        <w:tc>
          <w:tcPr>
            <w:tcW w:w="1422" w:type="dxa"/>
            <w:shd w:val="clear" w:color="auto" w:fill="auto"/>
          </w:tcPr>
          <w:p w14:paraId="5D496910" w14:textId="77777777" w:rsidR="008C355B" w:rsidRDefault="008C355B" w:rsidP="00E926E2">
            <w:pPr>
              <w:jc w:val="left"/>
            </w:pPr>
            <w:r>
              <w:t>11.2</w:t>
            </w:r>
          </w:p>
        </w:tc>
        <w:tc>
          <w:tcPr>
            <w:tcW w:w="1367" w:type="dxa"/>
            <w:shd w:val="clear" w:color="auto" w:fill="auto"/>
          </w:tcPr>
          <w:p w14:paraId="64506ED7" w14:textId="77777777" w:rsidR="008C355B" w:rsidRDefault="008C355B" w:rsidP="00010F9D"/>
        </w:tc>
      </w:tr>
      <w:tr w:rsidR="00847FC9" w14:paraId="0E89F1D7" w14:textId="77777777" w:rsidTr="00DC1842">
        <w:tc>
          <w:tcPr>
            <w:tcW w:w="2516" w:type="dxa"/>
            <w:shd w:val="clear" w:color="auto" w:fill="auto"/>
          </w:tcPr>
          <w:p w14:paraId="64442020" w14:textId="77777777" w:rsidR="00847FC9" w:rsidRPr="0096622D" w:rsidRDefault="00847FC9" w:rsidP="00BD653D">
            <w:pPr>
              <w:rPr>
                <w:rFonts w:ascii="Times New Roman" w:hAnsi="Times New Roman"/>
              </w:rPr>
            </w:pPr>
            <w:r>
              <w:rPr>
                <w:rFonts w:ascii="Times New Roman" w:hAnsi="Times New Roman"/>
              </w:rPr>
              <w:t>LexicalDeclarations</w:t>
            </w:r>
          </w:p>
        </w:tc>
        <w:tc>
          <w:tcPr>
            <w:tcW w:w="4663" w:type="dxa"/>
            <w:shd w:val="clear" w:color="auto" w:fill="auto"/>
          </w:tcPr>
          <w:p w14:paraId="24914684" w14:textId="77777777" w:rsidR="00847FC9" w:rsidRDefault="00847FC9" w:rsidP="00BD653D">
            <w:r>
              <w:t>Return a List containing the components of a production that are processed as lexical declarations</w:t>
            </w:r>
          </w:p>
        </w:tc>
        <w:tc>
          <w:tcPr>
            <w:tcW w:w="1422" w:type="dxa"/>
            <w:shd w:val="clear" w:color="auto" w:fill="auto"/>
          </w:tcPr>
          <w:p w14:paraId="744AF617" w14:textId="77777777" w:rsidR="00847FC9" w:rsidRDefault="00847FC9" w:rsidP="00E926E2">
            <w:pPr>
              <w:jc w:val="left"/>
            </w:pPr>
            <w:r>
              <w:t>12.1</w:t>
            </w:r>
            <w:r w:rsidR="002D6D38">
              <w:t>, 12.11</w:t>
            </w:r>
            <w:r w:rsidR="00FC399E">
              <w:t>, 12.5</w:t>
            </w:r>
          </w:p>
        </w:tc>
        <w:tc>
          <w:tcPr>
            <w:tcW w:w="1367" w:type="dxa"/>
            <w:shd w:val="clear" w:color="auto" w:fill="auto"/>
          </w:tcPr>
          <w:p w14:paraId="7ACFBCC6" w14:textId="77777777" w:rsidR="00847FC9" w:rsidRDefault="00847FC9" w:rsidP="00010F9D"/>
        </w:tc>
      </w:tr>
      <w:tr w:rsidR="00124DD2" w14:paraId="337E87B6" w14:textId="77777777" w:rsidTr="00DC1842">
        <w:tc>
          <w:tcPr>
            <w:tcW w:w="2516" w:type="dxa"/>
            <w:shd w:val="clear" w:color="auto" w:fill="auto"/>
          </w:tcPr>
          <w:p w14:paraId="5D0F8CF6" w14:textId="77777777" w:rsidR="00010F9D" w:rsidRPr="00456540" w:rsidRDefault="00BD653D" w:rsidP="00BD653D">
            <w:pPr>
              <w:rPr>
                <w:rFonts w:ascii="Times New Roman" w:hAnsi="Times New Roman"/>
              </w:rPr>
            </w:pPr>
            <w:r w:rsidRPr="0096622D">
              <w:rPr>
                <w:rFonts w:ascii="Times New Roman" w:hAnsi="Times New Roman"/>
              </w:rPr>
              <w:t>LexicallyDeclaredName</w:t>
            </w:r>
            <w:r w:rsidR="002D6D38">
              <w:rPr>
                <w:rFonts w:ascii="Times New Roman" w:hAnsi="Times New Roman"/>
              </w:rPr>
              <w:t>s</w:t>
            </w:r>
          </w:p>
        </w:tc>
        <w:tc>
          <w:tcPr>
            <w:tcW w:w="4663" w:type="dxa"/>
            <w:shd w:val="clear" w:color="auto" w:fill="auto"/>
          </w:tcPr>
          <w:p w14:paraId="389F9AA0" w14:textId="77777777" w:rsidR="00010F9D" w:rsidRDefault="00BD653D" w:rsidP="00BD653D">
            <w:r>
              <w:t>Returns a list of the lexically scoped identifiers declared by a production.</w:t>
            </w:r>
          </w:p>
        </w:tc>
        <w:tc>
          <w:tcPr>
            <w:tcW w:w="1422" w:type="dxa"/>
            <w:shd w:val="clear" w:color="auto" w:fill="auto"/>
          </w:tcPr>
          <w:p w14:paraId="5DFBBD1F" w14:textId="77777777" w:rsidR="00010F9D" w:rsidRDefault="00847FC9" w:rsidP="00E926E2">
            <w:pPr>
              <w:jc w:val="left"/>
            </w:pPr>
            <w:r>
              <w:t>12.1</w:t>
            </w:r>
            <w:r w:rsidR="002D6D38">
              <w:t>, 13.1</w:t>
            </w:r>
            <w:r w:rsidR="00FC399E">
              <w:t>, 13.2, 13.5</w:t>
            </w:r>
          </w:p>
        </w:tc>
        <w:tc>
          <w:tcPr>
            <w:tcW w:w="1367" w:type="dxa"/>
            <w:shd w:val="clear" w:color="auto" w:fill="auto"/>
          </w:tcPr>
          <w:p w14:paraId="1D9335AA" w14:textId="77777777" w:rsidR="00010F9D" w:rsidRDefault="00010F9D" w:rsidP="00010F9D"/>
        </w:tc>
      </w:tr>
      <w:tr w:rsidR="00A30CF3" w14:paraId="32F4EEBE" w14:textId="77777777" w:rsidTr="00DC1842">
        <w:tc>
          <w:tcPr>
            <w:tcW w:w="2516" w:type="dxa"/>
            <w:shd w:val="clear" w:color="auto" w:fill="auto"/>
          </w:tcPr>
          <w:p w14:paraId="18291980" w14:textId="77777777" w:rsidR="00A30CF3" w:rsidRDefault="00DC1842" w:rsidP="00002FFA">
            <w:pPr>
              <w:rPr>
                <w:rFonts w:ascii="Times New Roman" w:hAnsi="Times New Roman"/>
              </w:rPr>
            </w:pPr>
            <w:r>
              <w:rPr>
                <w:rFonts w:ascii="Times New Roman" w:hAnsi="Times New Roman"/>
              </w:rPr>
              <w:t>Prototype</w:t>
            </w:r>
            <w:r w:rsidR="00A30CF3">
              <w:rPr>
                <w:rFonts w:ascii="Times New Roman" w:hAnsi="Times New Roman"/>
              </w:rPr>
              <w:t>MethodDe</w:t>
            </w:r>
            <w:r w:rsidR="00002FFA">
              <w:rPr>
                <w:rFonts w:ascii="Times New Roman" w:hAnsi="Times New Roman"/>
              </w:rPr>
              <w:t>finitions</w:t>
            </w:r>
          </w:p>
        </w:tc>
        <w:tc>
          <w:tcPr>
            <w:tcW w:w="4663" w:type="dxa"/>
            <w:shd w:val="clear" w:color="auto" w:fill="auto"/>
          </w:tcPr>
          <w:p w14:paraId="7BC408CE" w14:textId="77777777" w:rsidR="00A30CF3" w:rsidRPr="00002FFA" w:rsidRDefault="00A30CF3" w:rsidP="00BD653D">
            <w:r>
              <w:t>Return a list of the</w:t>
            </w:r>
            <w:r w:rsidR="00DC1842">
              <w:t xml:space="preserve"> non-static</w:t>
            </w:r>
            <w:r>
              <w:t xml:space="preserv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rsidR="00002FFA">
              <w:t>.</w:t>
            </w:r>
          </w:p>
        </w:tc>
        <w:tc>
          <w:tcPr>
            <w:tcW w:w="1422" w:type="dxa"/>
            <w:shd w:val="clear" w:color="auto" w:fill="auto"/>
          </w:tcPr>
          <w:p w14:paraId="2A92C7B7" w14:textId="77777777" w:rsidR="00A30CF3" w:rsidRDefault="00A30CF3" w:rsidP="00E926E2">
            <w:pPr>
              <w:jc w:val="left"/>
            </w:pPr>
            <w:r>
              <w:t>13.5</w:t>
            </w:r>
          </w:p>
        </w:tc>
        <w:tc>
          <w:tcPr>
            <w:tcW w:w="1367" w:type="dxa"/>
            <w:shd w:val="clear" w:color="auto" w:fill="auto"/>
          </w:tcPr>
          <w:p w14:paraId="5C047B24" w14:textId="77777777" w:rsidR="00A30CF3" w:rsidRDefault="00A30CF3" w:rsidP="00010F9D"/>
        </w:tc>
      </w:tr>
      <w:tr w:rsidR="00124DD2" w14:paraId="65F3C29C" w14:textId="77777777" w:rsidTr="00DC1842">
        <w:tc>
          <w:tcPr>
            <w:tcW w:w="2516" w:type="dxa"/>
            <w:shd w:val="clear" w:color="auto" w:fill="auto"/>
          </w:tcPr>
          <w:p w14:paraId="7977C09E" w14:textId="77777777" w:rsidR="00BD653D" w:rsidRPr="0096622D" w:rsidRDefault="007B7BA4" w:rsidP="00BD653D">
            <w:pPr>
              <w:rPr>
                <w:rFonts w:ascii="Times New Roman" w:hAnsi="Times New Roman"/>
              </w:rPr>
            </w:pPr>
            <w:r>
              <w:rPr>
                <w:rFonts w:ascii="Times New Roman" w:hAnsi="Times New Roman"/>
              </w:rPr>
              <w:t>MV</w:t>
            </w:r>
          </w:p>
        </w:tc>
        <w:tc>
          <w:tcPr>
            <w:tcW w:w="4663" w:type="dxa"/>
            <w:shd w:val="clear" w:color="auto" w:fill="auto"/>
          </w:tcPr>
          <w:p w14:paraId="02256630" w14:textId="77777777" w:rsidR="00BD653D" w:rsidRDefault="00614339" w:rsidP="00BD653D">
            <w:r>
              <w:t>Determines the “mathematical value” of a numeric lirteral or component of a numeric literal.</w:t>
            </w:r>
          </w:p>
        </w:tc>
        <w:tc>
          <w:tcPr>
            <w:tcW w:w="1422" w:type="dxa"/>
            <w:shd w:val="clear" w:color="auto" w:fill="auto"/>
          </w:tcPr>
          <w:p w14:paraId="6FCDEB6B" w14:textId="77777777" w:rsidR="00BD653D" w:rsidRDefault="00614339" w:rsidP="00E926E2">
            <w:pPr>
              <w:jc w:val="left"/>
            </w:pPr>
            <w:r>
              <w:t>7.8.3</w:t>
            </w:r>
          </w:p>
        </w:tc>
        <w:tc>
          <w:tcPr>
            <w:tcW w:w="1367" w:type="dxa"/>
            <w:shd w:val="clear" w:color="auto" w:fill="auto"/>
          </w:tcPr>
          <w:p w14:paraId="49CD599D" w14:textId="77777777" w:rsidR="00BD653D" w:rsidRDefault="00BD653D" w:rsidP="00010F9D"/>
        </w:tc>
      </w:tr>
      <w:tr w:rsidR="00614339" w14:paraId="4BB44379" w14:textId="77777777" w:rsidTr="00DC1842">
        <w:tc>
          <w:tcPr>
            <w:tcW w:w="2516" w:type="dxa"/>
            <w:shd w:val="clear" w:color="auto" w:fill="auto"/>
          </w:tcPr>
          <w:p w14:paraId="537DCE10" w14:textId="77777777" w:rsidR="00614339" w:rsidRDefault="00614339" w:rsidP="00BD653D">
            <w:pPr>
              <w:rPr>
                <w:rFonts w:ascii="Times New Roman" w:hAnsi="Times New Roman"/>
              </w:rPr>
            </w:pPr>
            <w:r>
              <w:rPr>
                <w:rFonts w:ascii="Times New Roman" w:hAnsi="Times New Roman"/>
              </w:rPr>
              <w:t>PropName</w:t>
            </w:r>
          </w:p>
        </w:tc>
        <w:tc>
          <w:tcPr>
            <w:tcW w:w="4663" w:type="dxa"/>
            <w:shd w:val="clear" w:color="auto" w:fill="auto"/>
          </w:tcPr>
          <w:p w14:paraId="1C570B2A" w14:textId="77777777" w:rsidR="00614339" w:rsidRDefault="00614339" w:rsidP="00BD653D">
            <w:r>
              <w:t>Determines the string value of the property name referenced by a production.</w:t>
            </w:r>
          </w:p>
        </w:tc>
        <w:tc>
          <w:tcPr>
            <w:tcW w:w="1422" w:type="dxa"/>
            <w:shd w:val="clear" w:color="auto" w:fill="auto"/>
          </w:tcPr>
          <w:p w14:paraId="52540B72" w14:textId="77777777" w:rsidR="00614339" w:rsidRDefault="00614339" w:rsidP="00E926E2">
            <w:pPr>
              <w:jc w:val="left"/>
            </w:pPr>
            <w:r>
              <w:t>11.1.5.1</w:t>
            </w:r>
            <w:r w:rsidR="00FC399E">
              <w:t>, 13.3, 13.5</w:t>
            </w:r>
          </w:p>
        </w:tc>
        <w:tc>
          <w:tcPr>
            <w:tcW w:w="1367" w:type="dxa"/>
            <w:shd w:val="clear" w:color="auto" w:fill="auto"/>
          </w:tcPr>
          <w:p w14:paraId="7D47EF4C" w14:textId="77777777" w:rsidR="00614339" w:rsidRDefault="00614339" w:rsidP="00010F9D"/>
        </w:tc>
      </w:tr>
      <w:tr w:rsidR="00614339" w14:paraId="28559EC2" w14:textId="77777777" w:rsidTr="00DC1842">
        <w:tc>
          <w:tcPr>
            <w:tcW w:w="2516" w:type="dxa"/>
            <w:shd w:val="clear" w:color="auto" w:fill="auto"/>
          </w:tcPr>
          <w:p w14:paraId="5D8D6560" w14:textId="77777777" w:rsidR="00614339" w:rsidRDefault="00614339" w:rsidP="00BD653D">
            <w:pPr>
              <w:rPr>
                <w:rFonts w:ascii="Times New Roman" w:hAnsi="Times New Roman"/>
              </w:rPr>
            </w:pPr>
            <w:r>
              <w:rPr>
                <w:rFonts w:ascii="Times New Roman" w:hAnsi="Times New Roman"/>
              </w:rPr>
              <w:t>PropNameList</w:t>
            </w:r>
          </w:p>
        </w:tc>
        <w:tc>
          <w:tcPr>
            <w:tcW w:w="4663" w:type="dxa"/>
            <w:shd w:val="clear" w:color="auto" w:fill="auto"/>
          </w:tcPr>
          <w:p w14:paraId="14770DB6" w14:textId="77777777" w:rsidR="00614339" w:rsidRDefault="008C355B" w:rsidP="008C355B">
            <w:r>
              <w:t>Returns a List of the string values of the property names referenced by a production. The list reflects the order of the references in the source text.  The list may contain duplicate elements.</w:t>
            </w:r>
          </w:p>
        </w:tc>
        <w:tc>
          <w:tcPr>
            <w:tcW w:w="1422" w:type="dxa"/>
            <w:shd w:val="clear" w:color="auto" w:fill="auto"/>
          </w:tcPr>
          <w:p w14:paraId="3655BFEE" w14:textId="77777777" w:rsidR="00614339" w:rsidRDefault="008C355B" w:rsidP="00E926E2">
            <w:pPr>
              <w:jc w:val="left"/>
            </w:pPr>
            <w:r>
              <w:t>11</w:t>
            </w:r>
            <w:r w:rsidR="00FC399E">
              <w:t>.</w:t>
            </w:r>
            <w:r>
              <w:t>5</w:t>
            </w:r>
            <w:r w:rsidR="00FC399E">
              <w:t>.</w:t>
            </w:r>
            <w:r>
              <w:t>1</w:t>
            </w:r>
            <w:r w:rsidR="00FC399E">
              <w:t>, 13.5</w:t>
            </w:r>
          </w:p>
        </w:tc>
        <w:tc>
          <w:tcPr>
            <w:tcW w:w="1367" w:type="dxa"/>
            <w:shd w:val="clear" w:color="auto" w:fill="auto"/>
          </w:tcPr>
          <w:p w14:paraId="12B0EBE0" w14:textId="77777777" w:rsidR="00614339" w:rsidRDefault="00614339" w:rsidP="00010F9D"/>
        </w:tc>
      </w:tr>
      <w:tr w:rsidR="00DC1842" w14:paraId="04444207" w14:textId="77777777" w:rsidTr="00DC1842">
        <w:tc>
          <w:tcPr>
            <w:tcW w:w="2516" w:type="dxa"/>
            <w:shd w:val="clear" w:color="auto" w:fill="auto"/>
          </w:tcPr>
          <w:p w14:paraId="77B83CA9" w14:textId="77777777" w:rsidR="00DC1842" w:rsidRDefault="00DC1842" w:rsidP="00224061">
            <w:pPr>
              <w:rPr>
                <w:rFonts w:ascii="Times New Roman" w:hAnsi="Times New Roman"/>
              </w:rPr>
            </w:pPr>
            <w:r>
              <w:rPr>
                <w:rFonts w:ascii="Times New Roman" w:hAnsi="Times New Roman"/>
              </w:rPr>
              <w:t>PrototypeMethodDefinitions</w:t>
            </w:r>
          </w:p>
        </w:tc>
        <w:tc>
          <w:tcPr>
            <w:tcW w:w="4663" w:type="dxa"/>
            <w:shd w:val="clear" w:color="auto" w:fill="auto"/>
          </w:tcPr>
          <w:p w14:paraId="71FC0478" w14:textId="77777777" w:rsidR="00DC1842" w:rsidRPr="00002FFA" w:rsidRDefault="00DC1842" w:rsidP="00224061">
            <w:r>
              <w:t xml:space="preserve">Return a list of the non-static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14:paraId="6C447124" w14:textId="77777777" w:rsidR="00DC1842" w:rsidRDefault="00DC1842" w:rsidP="00224061">
            <w:pPr>
              <w:jc w:val="left"/>
            </w:pPr>
            <w:r>
              <w:t>13.5</w:t>
            </w:r>
          </w:p>
        </w:tc>
        <w:tc>
          <w:tcPr>
            <w:tcW w:w="1367" w:type="dxa"/>
            <w:shd w:val="clear" w:color="auto" w:fill="auto"/>
          </w:tcPr>
          <w:p w14:paraId="18B57488" w14:textId="77777777" w:rsidR="00DC1842" w:rsidRDefault="00DC1842" w:rsidP="00224061"/>
        </w:tc>
      </w:tr>
      <w:tr w:rsidR="0021118F" w14:paraId="76A8388E" w14:textId="77777777" w:rsidTr="00DC1842">
        <w:tc>
          <w:tcPr>
            <w:tcW w:w="2516" w:type="dxa"/>
            <w:shd w:val="clear" w:color="auto" w:fill="auto"/>
          </w:tcPr>
          <w:p w14:paraId="49A5B7FF" w14:textId="77777777" w:rsidR="0021118F" w:rsidRDefault="0021118F" w:rsidP="00BD653D">
            <w:pPr>
              <w:rPr>
                <w:rFonts w:ascii="Times New Roman" w:hAnsi="Times New Roman"/>
              </w:rPr>
            </w:pPr>
            <w:r>
              <w:rPr>
                <w:rFonts w:ascii="Times New Roman" w:hAnsi="Times New Roman"/>
              </w:rPr>
              <w:t>ReferencesSuper</w:t>
            </w:r>
          </w:p>
        </w:tc>
        <w:tc>
          <w:tcPr>
            <w:tcW w:w="4663" w:type="dxa"/>
            <w:shd w:val="clear" w:color="auto" w:fill="auto"/>
          </w:tcPr>
          <w:p w14:paraId="759086FA" w14:textId="77777777" w:rsidR="0021118F" w:rsidRDefault="0021118F" w:rsidP="0021118F">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p>
        </w:tc>
        <w:tc>
          <w:tcPr>
            <w:tcW w:w="1422" w:type="dxa"/>
            <w:shd w:val="clear" w:color="auto" w:fill="auto"/>
          </w:tcPr>
          <w:p w14:paraId="449720C0" w14:textId="77777777" w:rsidR="0021118F" w:rsidRDefault="0021118F" w:rsidP="00E926E2">
            <w:pPr>
              <w:jc w:val="left"/>
            </w:pPr>
            <w:r>
              <w:t>13.3</w:t>
            </w:r>
          </w:p>
        </w:tc>
        <w:tc>
          <w:tcPr>
            <w:tcW w:w="1367" w:type="dxa"/>
            <w:shd w:val="clear" w:color="auto" w:fill="auto"/>
          </w:tcPr>
          <w:p w14:paraId="74D0505F" w14:textId="77777777" w:rsidR="0021118F" w:rsidRDefault="0021118F" w:rsidP="00010F9D"/>
        </w:tc>
      </w:tr>
      <w:tr w:rsidR="00FC399E" w14:paraId="67FD0F87" w14:textId="77777777" w:rsidTr="00DC1842">
        <w:tc>
          <w:tcPr>
            <w:tcW w:w="2516" w:type="dxa"/>
            <w:shd w:val="clear" w:color="auto" w:fill="auto"/>
          </w:tcPr>
          <w:p w14:paraId="2E8E9D18" w14:textId="77777777" w:rsidR="00FC399E" w:rsidRDefault="00FC399E" w:rsidP="00BD653D">
            <w:pPr>
              <w:rPr>
                <w:rFonts w:ascii="Times New Roman" w:hAnsi="Times New Roman"/>
              </w:rPr>
            </w:pPr>
            <w:r>
              <w:rPr>
                <w:rFonts w:ascii="Times New Roman" w:hAnsi="Times New Roman"/>
              </w:rPr>
              <w:t>SpecialMethod</w:t>
            </w:r>
          </w:p>
        </w:tc>
        <w:tc>
          <w:tcPr>
            <w:tcW w:w="4663" w:type="dxa"/>
            <w:shd w:val="clear" w:color="auto" w:fill="auto"/>
          </w:tcPr>
          <w:p w14:paraId="302D5EC9" w14:textId="77777777" w:rsidR="00FC399E" w:rsidRDefault="00FC399E" w:rsidP="00BD653D">
            <w:r>
              <w:t xml:space="preserve">Determine if a </w:t>
            </w:r>
            <w:r w:rsidRPr="00E926E2">
              <w:rPr>
                <w:rFonts w:ascii="Times New Roman" w:hAnsi="Times New Roman"/>
                <w:i/>
              </w:rPr>
              <w:t>MethodDefinition</w:t>
            </w:r>
            <w:r>
              <w:t xml:space="preserve"> defines a generator method or an accessor property.</w:t>
            </w:r>
          </w:p>
        </w:tc>
        <w:tc>
          <w:tcPr>
            <w:tcW w:w="1422" w:type="dxa"/>
            <w:shd w:val="clear" w:color="auto" w:fill="auto"/>
          </w:tcPr>
          <w:p w14:paraId="579A2048" w14:textId="77777777" w:rsidR="00FC399E" w:rsidRDefault="00FC399E" w:rsidP="00E926E2">
            <w:pPr>
              <w:jc w:val="left"/>
            </w:pPr>
            <w:r>
              <w:t>13.3</w:t>
            </w:r>
          </w:p>
        </w:tc>
        <w:tc>
          <w:tcPr>
            <w:tcW w:w="1367" w:type="dxa"/>
            <w:shd w:val="clear" w:color="auto" w:fill="auto"/>
          </w:tcPr>
          <w:p w14:paraId="4ED54D23" w14:textId="77777777" w:rsidR="00FC399E" w:rsidRDefault="00FC399E" w:rsidP="00010F9D"/>
        </w:tc>
      </w:tr>
      <w:tr w:rsidR="00DC1842" w14:paraId="31D142C6" w14:textId="77777777" w:rsidTr="00DC1842">
        <w:tc>
          <w:tcPr>
            <w:tcW w:w="2516" w:type="dxa"/>
            <w:shd w:val="clear" w:color="auto" w:fill="auto"/>
          </w:tcPr>
          <w:p w14:paraId="7249A9BF" w14:textId="77777777" w:rsidR="00DC1842" w:rsidRDefault="00DC1842" w:rsidP="00224061">
            <w:pPr>
              <w:rPr>
                <w:rFonts w:ascii="Times New Roman" w:hAnsi="Times New Roman"/>
              </w:rPr>
            </w:pPr>
            <w:r>
              <w:rPr>
                <w:rFonts w:ascii="Times New Roman" w:hAnsi="Times New Roman"/>
              </w:rPr>
              <w:t>StaticMethodDefinitions</w:t>
            </w:r>
          </w:p>
        </w:tc>
        <w:tc>
          <w:tcPr>
            <w:tcW w:w="4663" w:type="dxa"/>
            <w:shd w:val="clear" w:color="auto" w:fill="auto"/>
          </w:tcPr>
          <w:p w14:paraId="0F020052" w14:textId="77777777" w:rsidR="00DC1842" w:rsidRPr="00002FFA" w:rsidRDefault="00DC1842" w:rsidP="00DC1842">
            <w:r>
              <w:t xml:space="preserve">Return a list of the 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14:paraId="5AD30E0C" w14:textId="77777777" w:rsidR="00DC1842" w:rsidRDefault="00DC1842" w:rsidP="00224061">
            <w:pPr>
              <w:jc w:val="left"/>
            </w:pPr>
            <w:r>
              <w:t>13.5</w:t>
            </w:r>
          </w:p>
        </w:tc>
        <w:tc>
          <w:tcPr>
            <w:tcW w:w="1367" w:type="dxa"/>
            <w:shd w:val="clear" w:color="auto" w:fill="auto"/>
          </w:tcPr>
          <w:p w14:paraId="6DCECE67" w14:textId="77777777" w:rsidR="00DC1842" w:rsidRDefault="00DC1842" w:rsidP="00224061"/>
        </w:tc>
      </w:tr>
      <w:tr w:rsidR="00124DD2" w14:paraId="23BF1621" w14:textId="77777777" w:rsidTr="00DC1842">
        <w:tc>
          <w:tcPr>
            <w:tcW w:w="2516" w:type="dxa"/>
            <w:shd w:val="clear" w:color="auto" w:fill="auto"/>
          </w:tcPr>
          <w:p w14:paraId="43FB7B6C" w14:textId="77777777" w:rsidR="00BD653D" w:rsidRPr="0096622D" w:rsidRDefault="00614339" w:rsidP="00BD653D">
            <w:pPr>
              <w:rPr>
                <w:rFonts w:ascii="Times New Roman" w:hAnsi="Times New Roman"/>
              </w:rPr>
            </w:pPr>
            <w:r>
              <w:rPr>
                <w:rFonts w:ascii="Times New Roman" w:hAnsi="Times New Roman"/>
              </w:rPr>
              <w:t>SV</w:t>
            </w:r>
          </w:p>
        </w:tc>
        <w:tc>
          <w:tcPr>
            <w:tcW w:w="4663" w:type="dxa"/>
            <w:shd w:val="clear" w:color="auto" w:fill="auto"/>
          </w:tcPr>
          <w:p w14:paraId="21BAC1BE" w14:textId="77777777" w:rsidR="00BD653D" w:rsidRDefault="00614339" w:rsidP="00BD653D">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p>
        </w:tc>
        <w:tc>
          <w:tcPr>
            <w:tcW w:w="1422" w:type="dxa"/>
            <w:shd w:val="clear" w:color="auto" w:fill="auto"/>
          </w:tcPr>
          <w:p w14:paraId="14A751E5" w14:textId="77777777" w:rsidR="00BD653D" w:rsidRDefault="00614339" w:rsidP="00E926E2">
            <w:pPr>
              <w:jc w:val="left"/>
            </w:pPr>
            <w:r>
              <w:t>7.8.4</w:t>
            </w:r>
          </w:p>
        </w:tc>
        <w:tc>
          <w:tcPr>
            <w:tcW w:w="1367" w:type="dxa"/>
            <w:shd w:val="clear" w:color="auto" w:fill="auto"/>
          </w:tcPr>
          <w:p w14:paraId="71FD76AF" w14:textId="77777777" w:rsidR="00BD653D" w:rsidRDefault="00BD653D" w:rsidP="00010F9D"/>
        </w:tc>
      </w:tr>
      <w:tr w:rsidR="00847FC9" w14:paraId="48D433AA" w14:textId="77777777" w:rsidTr="00DC1842">
        <w:tc>
          <w:tcPr>
            <w:tcW w:w="2516" w:type="dxa"/>
            <w:shd w:val="clear" w:color="auto" w:fill="auto"/>
          </w:tcPr>
          <w:p w14:paraId="74C0C1E2" w14:textId="77777777" w:rsidR="00847FC9" w:rsidRDefault="00847FC9" w:rsidP="00BD653D">
            <w:pPr>
              <w:rPr>
                <w:rFonts w:ascii="Times New Roman" w:hAnsi="Times New Roman"/>
              </w:rPr>
            </w:pPr>
          </w:p>
        </w:tc>
        <w:tc>
          <w:tcPr>
            <w:tcW w:w="4663" w:type="dxa"/>
            <w:shd w:val="clear" w:color="auto" w:fill="auto"/>
          </w:tcPr>
          <w:p w14:paraId="21DAE966" w14:textId="77777777" w:rsidR="00847FC9" w:rsidRDefault="00847FC9" w:rsidP="00BD653D"/>
        </w:tc>
        <w:tc>
          <w:tcPr>
            <w:tcW w:w="1422" w:type="dxa"/>
            <w:shd w:val="clear" w:color="auto" w:fill="auto"/>
          </w:tcPr>
          <w:p w14:paraId="6638AFEA" w14:textId="77777777" w:rsidR="00847FC9" w:rsidRDefault="00847FC9" w:rsidP="00E926E2">
            <w:pPr>
              <w:jc w:val="left"/>
            </w:pPr>
          </w:p>
        </w:tc>
        <w:tc>
          <w:tcPr>
            <w:tcW w:w="1367" w:type="dxa"/>
            <w:shd w:val="clear" w:color="auto" w:fill="auto"/>
          </w:tcPr>
          <w:p w14:paraId="27C19740" w14:textId="77777777" w:rsidR="00847FC9" w:rsidRDefault="00847FC9" w:rsidP="00010F9D"/>
        </w:tc>
      </w:tr>
      <w:tr w:rsidR="00124DD2" w14:paraId="0E3016CD" w14:textId="77777777" w:rsidTr="00DC1842">
        <w:tc>
          <w:tcPr>
            <w:tcW w:w="2516" w:type="dxa"/>
            <w:shd w:val="clear" w:color="auto" w:fill="auto"/>
          </w:tcPr>
          <w:p w14:paraId="0FCECA31" w14:textId="77777777" w:rsidR="00BD653D" w:rsidRPr="00456540" w:rsidRDefault="00BD653D" w:rsidP="00BD653D">
            <w:pPr>
              <w:rPr>
                <w:rFonts w:ascii="Times New Roman" w:hAnsi="Times New Roman"/>
              </w:rPr>
            </w:pPr>
            <w:r w:rsidRPr="0096622D">
              <w:rPr>
                <w:rFonts w:ascii="Times New Roman" w:hAnsi="Times New Roman"/>
              </w:rPr>
              <w:t>VarDeclaredNames</w:t>
            </w:r>
          </w:p>
        </w:tc>
        <w:tc>
          <w:tcPr>
            <w:tcW w:w="4663" w:type="dxa"/>
            <w:shd w:val="clear" w:color="auto" w:fill="auto"/>
          </w:tcPr>
          <w:p w14:paraId="0B2F6D94" w14:textId="77777777" w:rsidR="00BD653D" w:rsidRDefault="00BD653D" w:rsidP="00BD653D">
            <w:r>
              <w:t>Returns a list of the local top-level scoped identifiers declared by a production.  These are identifier that are scoped as if by a var statement.</w:t>
            </w:r>
          </w:p>
        </w:tc>
        <w:tc>
          <w:tcPr>
            <w:tcW w:w="1422" w:type="dxa"/>
            <w:shd w:val="clear" w:color="auto" w:fill="auto"/>
          </w:tcPr>
          <w:p w14:paraId="358B8DF3" w14:textId="77777777" w:rsidR="00BD653D" w:rsidRDefault="00847FC9" w:rsidP="00E926E2">
            <w:pPr>
              <w:jc w:val="left"/>
            </w:pPr>
            <w:r>
              <w:t>12.1, 12.5, 12.6.1, 12.6.2, 12.6.3, 12.6.4</w:t>
            </w:r>
            <w:r w:rsidR="002D6D38">
              <w:t>, 12.12, 13.1</w:t>
            </w:r>
            <w:r w:rsidR="00FC399E">
              <w:t>, 13.5</w:t>
            </w:r>
          </w:p>
        </w:tc>
        <w:tc>
          <w:tcPr>
            <w:tcW w:w="1367" w:type="dxa"/>
            <w:shd w:val="clear" w:color="auto" w:fill="auto"/>
          </w:tcPr>
          <w:p w14:paraId="45D16C2F" w14:textId="77777777" w:rsidR="00BD653D" w:rsidRDefault="00BD653D" w:rsidP="00010F9D"/>
        </w:tc>
      </w:tr>
    </w:tbl>
    <w:p w14:paraId="65E77423" w14:textId="77777777" w:rsidR="00010F9D" w:rsidRPr="00010F9D" w:rsidRDefault="00010F9D" w:rsidP="00E926E2"/>
    <w:p w14:paraId="7B5F4F5C" w14:textId="77777777" w:rsidR="0082165A" w:rsidRPr="00E77497" w:rsidRDefault="00690D1B" w:rsidP="0082165A">
      <w:pPr>
        <w:pStyle w:val="zzBiblio"/>
        <w:rPr>
          <w:ins w:id="16106" w:author="Rev 19 Allen Wirfs-Brock" w:date="2013-09-06T13:53:00Z"/>
        </w:rPr>
      </w:pPr>
      <w:ins w:id="16107" w:author="Rev 8 Allen Wirfs-Brock" w:date="2012-06-11T14:38:00Z">
        <w:r>
          <w:br w:type="page"/>
        </w:r>
      </w:ins>
      <w:ins w:id="16108" w:author="Rev 19 Allen Wirfs-Brock" w:date="2013-09-06T13:53:00Z">
        <w:r w:rsidR="0082165A" w:rsidRPr="00E77497">
          <w:t>Bibliography</w:t>
        </w:r>
      </w:ins>
    </w:p>
    <w:p w14:paraId="127464CD" w14:textId="77777777" w:rsidR="0082165A" w:rsidRPr="00E77497" w:rsidRDefault="0082165A" w:rsidP="0082165A">
      <w:pPr>
        <w:pStyle w:val="Bibliography1"/>
        <w:rPr>
          <w:ins w:id="16109" w:author="Rev 19 Allen Wirfs-Brock" w:date="2013-09-06T13:53:00Z"/>
        </w:rPr>
      </w:pPr>
      <w:ins w:id="16110" w:author="Rev 19 Allen Wirfs-Brock" w:date="2013-09-06T13:53:00Z">
        <w:r w:rsidRPr="00E77497">
          <w:t>IEEE Std 754-2008: IEEE Standard for Floating-Point Arithmetic. Institute of Electrical and Electronic Engineers, New York (2008)</w:t>
        </w:r>
      </w:ins>
    </w:p>
    <w:p w14:paraId="164BC100" w14:textId="77777777" w:rsidR="0082165A" w:rsidRPr="00E77497" w:rsidRDefault="0082165A" w:rsidP="0082165A">
      <w:pPr>
        <w:pStyle w:val="Bibliography1"/>
        <w:rPr>
          <w:ins w:id="16111" w:author="Rev 19 Allen Wirfs-Brock" w:date="2013-09-06T13:53:00Z"/>
        </w:rPr>
      </w:pPr>
      <w:ins w:id="16112" w:author="Rev 19 Allen Wirfs-Brock" w:date="2013-09-06T13:53:00Z">
        <w:r w:rsidRPr="00E77497">
          <w:t>The Unicode Consortium. The Unicode Standard, Version 3.0, defined by: The Unicode Standard, Version 3.0 (Reading, MA, Addison-Wesley, 2000. ISBN 0-201-61633-5)</w:t>
        </w:r>
      </w:ins>
    </w:p>
    <w:p w14:paraId="7337DD23" w14:textId="77777777" w:rsidR="0082165A" w:rsidRPr="00E77497" w:rsidRDefault="0082165A" w:rsidP="0082165A">
      <w:pPr>
        <w:pStyle w:val="Bibliography1"/>
        <w:rPr>
          <w:ins w:id="16113" w:author="Rev 19 Allen Wirfs-Brock" w:date="2013-09-06T13:53:00Z"/>
          <w:rStyle w:val="apple-style-span"/>
        </w:rPr>
      </w:pPr>
      <w:ins w:id="16114" w:author="Rev 19 Allen Wirfs-Brock" w:date="2013-09-06T13:53:00Z">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ins>
    </w:p>
    <w:p w14:paraId="412B7423" w14:textId="77777777" w:rsidR="0082165A" w:rsidRPr="00E77497" w:rsidRDefault="0082165A" w:rsidP="0082165A">
      <w:pPr>
        <w:pStyle w:val="Bibliography1"/>
        <w:rPr>
          <w:ins w:id="16115" w:author="Rev 19 Allen Wirfs-Brock" w:date="2013-09-06T13:53:00Z"/>
          <w:rStyle w:val="apple-style-span"/>
          <w:szCs w:val="18"/>
        </w:rPr>
      </w:pPr>
      <w:ins w:id="16116" w:author="Rev 19 Allen Wirfs-Brock" w:date="2013-09-06T13:53:00Z">
        <w:r w:rsidRPr="00E77497">
          <w:rPr>
            <w:rStyle w:val="apple-style-span"/>
            <w:rFonts w:cs="Arial"/>
          </w:rPr>
          <w:t xml:space="preserve">RFC 1738 </w:t>
        </w:r>
        <w:r>
          <w:rPr>
            <w:rStyle w:val="apple-style-span"/>
            <w:rFonts w:cs="Arial"/>
          </w:rPr>
          <w:t>“</w:t>
        </w:r>
        <w:r w:rsidRPr="00E77497">
          <w:rPr>
            <w:rStyle w:val="apple-style-span"/>
            <w:rFonts w:cs="Arial"/>
          </w:rPr>
          <w:t>Uniform Resource Locators (URL)</w:t>
        </w:r>
        <w:r>
          <w:rPr>
            <w:rStyle w:val="apple-style-span"/>
            <w:rFonts w:cs="Arial"/>
          </w:rPr>
          <w:t>”</w:t>
        </w:r>
        <w:r w:rsidRPr="00E77497">
          <w:rPr>
            <w:rStyle w:val="apple-style-span"/>
            <w:rFonts w:cs="Arial"/>
          </w:rPr>
          <w:t>, available at &lt;</w:t>
        </w:r>
        <w:r>
          <w:fldChar w:fldCharType="begin"/>
        </w:r>
        <w:r>
          <w:instrText xml:space="preserve"> HYPERLINK "http://tools.ietf.org/html/rfc1738" </w:instrText>
        </w:r>
        <w:r>
          <w:fldChar w:fldCharType="separate"/>
        </w:r>
        <w:r w:rsidRPr="00E77497">
          <w:rPr>
            <w:rStyle w:val="affb"/>
            <w:rFonts w:cs="Arial"/>
            <w:lang w:val="en-GB"/>
          </w:rPr>
          <w:t>http://tools.ietf.org/html/rfc1738</w:t>
        </w:r>
        <w:r>
          <w:rPr>
            <w:rStyle w:val="affb"/>
            <w:rFonts w:cs="Arial"/>
            <w:lang w:val="en-GB"/>
          </w:rPr>
          <w:fldChar w:fldCharType="end"/>
        </w:r>
        <w:r w:rsidRPr="00E77497">
          <w:rPr>
            <w:rStyle w:val="apple-style-span"/>
            <w:rFonts w:cs="Arial"/>
          </w:rPr>
          <w:t>&gt;</w:t>
        </w:r>
      </w:ins>
    </w:p>
    <w:p w14:paraId="3B133643" w14:textId="77777777" w:rsidR="0082165A" w:rsidRPr="00E77497" w:rsidRDefault="0082165A" w:rsidP="0082165A">
      <w:pPr>
        <w:pStyle w:val="Bibliography1"/>
        <w:jc w:val="left"/>
        <w:rPr>
          <w:ins w:id="16117" w:author="Rev 19 Allen Wirfs-Brock" w:date="2013-09-06T13:53:00Z"/>
          <w:rStyle w:val="apple-style-span"/>
          <w:szCs w:val="18"/>
        </w:rPr>
      </w:pPr>
      <w:ins w:id="16118" w:author="Rev 19 Allen Wirfs-Brock" w:date="2013-09-06T13:53:00Z">
        <w:r w:rsidRPr="00E77497">
          <w:rPr>
            <w:rStyle w:val="apple-style-span"/>
            <w:rFonts w:cs="Arial"/>
          </w:rPr>
          <w:t xml:space="preserve">RFC 2396 </w:t>
        </w:r>
        <w:r>
          <w:rPr>
            <w:rStyle w:val="apple-style-span"/>
            <w:rFonts w:cs="Arial"/>
          </w:rPr>
          <w:t>“</w:t>
        </w:r>
        <w:r w:rsidRPr="00E77497">
          <w:rPr>
            <w:rStyle w:val="apple-style-span"/>
            <w:rFonts w:cs="Arial"/>
          </w:rPr>
          <w:t>Uniform Resource Identifiers (URI): Generic Syntax</w:t>
        </w:r>
        <w:r>
          <w:rPr>
            <w:rStyle w:val="apple-style-span"/>
            <w:rFonts w:cs="Arial"/>
          </w:rPr>
          <w:t>”</w:t>
        </w:r>
        <w:r w:rsidRPr="00E77497">
          <w:rPr>
            <w:rStyle w:val="apple-style-span"/>
            <w:rFonts w:cs="Arial"/>
          </w:rPr>
          <w:t>, available at &lt;</w:t>
        </w:r>
        <w:r>
          <w:fldChar w:fldCharType="begin"/>
        </w:r>
        <w:r>
          <w:instrText xml:space="preserve"> HYPERLINK "http://tools.ietf.org/html/rfc2396" </w:instrText>
        </w:r>
        <w:r>
          <w:fldChar w:fldCharType="separate"/>
        </w:r>
        <w:r w:rsidRPr="00E77497">
          <w:rPr>
            <w:rStyle w:val="affb"/>
            <w:rFonts w:cs="Arial"/>
            <w:lang w:val="en-GB"/>
          </w:rPr>
          <w:t>http://tools.ietf.org/html/rfc2396</w:t>
        </w:r>
        <w:r>
          <w:rPr>
            <w:rStyle w:val="affb"/>
            <w:rFonts w:cs="Arial"/>
            <w:lang w:val="en-GB"/>
          </w:rPr>
          <w:fldChar w:fldCharType="end"/>
        </w:r>
        <w:r w:rsidRPr="00E77497">
          <w:rPr>
            <w:rStyle w:val="apple-style-span"/>
            <w:rFonts w:cs="Arial"/>
          </w:rPr>
          <w:t>&gt;</w:t>
        </w:r>
      </w:ins>
    </w:p>
    <w:p w14:paraId="6B15701E" w14:textId="77777777" w:rsidR="0082165A" w:rsidRPr="00E77497" w:rsidRDefault="0082165A" w:rsidP="0082165A">
      <w:pPr>
        <w:pStyle w:val="Bibliography1"/>
        <w:jc w:val="left"/>
        <w:rPr>
          <w:ins w:id="16119" w:author="Rev 19 Allen Wirfs-Brock" w:date="2013-09-06T13:53:00Z"/>
          <w:rStyle w:val="apple-style-span"/>
          <w:szCs w:val="18"/>
        </w:rPr>
      </w:pPr>
      <w:ins w:id="16120" w:author="Rev 19 Allen Wirfs-Brock" w:date="2013-09-06T13:53:00Z">
        <w:r w:rsidRPr="00E77497">
          <w:rPr>
            <w:rStyle w:val="apple-style-span"/>
            <w:rFonts w:cs="Arial"/>
          </w:rPr>
          <w:t xml:space="preserve">RFC 3629 </w:t>
        </w:r>
        <w:r>
          <w:rPr>
            <w:rStyle w:val="apple-style-span"/>
            <w:rFonts w:cs="Arial"/>
          </w:rPr>
          <w:t>“</w:t>
        </w:r>
        <w:r w:rsidRPr="00E77497">
          <w:rPr>
            <w:rStyle w:val="apple-style-span"/>
            <w:rFonts w:cs="Arial"/>
          </w:rPr>
          <w:t>UTF-8, a transformation format of ISO 10646</w:t>
        </w:r>
        <w:r>
          <w:rPr>
            <w:rStyle w:val="apple-style-span"/>
            <w:rFonts w:cs="Arial"/>
          </w:rPr>
          <w:t>”</w:t>
        </w:r>
        <w:r w:rsidRPr="00E77497">
          <w:rPr>
            <w:rStyle w:val="apple-style-span"/>
            <w:rFonts w:cs="Arial"/>
          </w:rPr>
          <w:t>, available at &lt;</w:t>
        </w:r>
        <w:r>
          <w:fldChar w:fldCharType="begin"/>
        </w:r>
        <w:r>
          <w:instrText xml:space="preserve"> HYPERLINK "http://tools.ietf.org/html/rfc3629" </w:instrText>
        </w:r>
        <w:r>
          <w:fldChar w:fldCharType="separate"/>
        </w:r>
        <w:r w:rsidRPr="00E77497">
          <w:rPr>
            <w:rStyle w:val="affb"/>
            <w:rFonts w:cs="Arial"/>
            <w:lang w:val="en-GB"/>
          </w:rPr>
          <w:t>http://tools.ietf.org/html/rfc3629</w:t>
        </w:r>
        <w:r>
          <w:rPr>
            <w:rStyle w:val="affb"/>
            <w:rFonts w:cs="Arial"/>
            <w:lang w:val="en-GB"/>
          </w:rPr>
          <w:fldChar w:fldCharType="end"/>
        </w:r>
        <w:r w:rsidRPr="00E77497">
          <w:rPr>
            <w:rStyle w:val="apple-style-span"/>
            <w:rFonts w:cs="Arial"/>
          </w:rPr>
          <w:t>&gt;</w:t>
        </w:r>
      </w:ins>
    </w:p>
    <w:p w14:paraId="307B2F8D" w14:textId="77777777" w:rsidR="0082165A" w:rsidRPr="00145775" w:rsidRDefault="0082165A" w:rsidP="0082165A">
      <w:pPr>
        <w:pStyle w:val="Bibliography1"/>
        <w:jc w:val="left"/>
        <w:rPr>
          <w:ins w:id="16121" w:author="Rev 19 Allen Wirfs-Brock" w:date="2013-09-06T13:53:00Z"/>
          <w:rStyle w:val="apple-style-span"/>
        </w:rPr>
      </w:pPr>
      <w:ins w:id="16122" w:author="Rev 19 Allen Wirfs-Brock" w:date="2013-09-06T13:53:00Z">
        <w:r w:rsidRPr="00E77497">
          <w:rPr>
            <w:rStyle w:val="apple-style-span"/>
            <w:rFonts w:cs="Arial"/>
          </w:rPr>
          <w:t xml:space="preserve">RFC 4627 </w:t>
        </w:r>
        <w:r>
          <w:rPr>
            <w:rStyle w:val="apple-style-span"/>
            <w:rFonts w:cs="Arial"/>
          </w:rPr>
          <w:t>“</w:t>
        </w:r>
        <w:r w:rsidRPr="00E77497">
          <w:rPr>
            <w:rStyle w:val="apple-style-span"/>
            <w:rFonts w:cs="Arial"/>
          </w:rPr>
          <w:t>The application/json Media Type for JavaScript Object</w:t>
        </w:r>
        <w:r w:rsidRPr="00E77497">
          <w:rPr>
            <w:rFonts w:cs="Arial"/>
          </w:rPr>
          <w:t xml:space="preserve"> </w:t>
        </w:r>
        <w:r w:rsidRPr="00E77497">
          <w:rPr>
            <w:rStyle w:val="apple-style-span"/>
            <w:rFonts w:cs="Arial"/>
          </w:rPr>
          <w:t>Notation (JSON)</w:t>
        </w:r>
        <w:r>
          <w:rPr>
            <w:rStyle w:val="apple-style-span"/>
            <w:rFonts w:cs="Arial"/>
          </w:rPr>
          <w:t>”</w:t>
        </w:r>
        <w:r w:rsidRPr="00E77497">
          <w:rPr>
            <w:rStyle w:val="apple-style-span"/>
            <w:rFonts w:cs="Arial"/>
          </w:rPr>
          <w:t xml:space="preserve"> , available at &lt;</w:t>
        </w:r>
        <w:r>
          <w:fldChar w:fldCharType="begin"/>
        </w:r>
        <w:r>
          <w:instrText xml:space="preserve"> HYPERLINK "http://tools.ietf.org/html/rfc4627" </w:instrText>
        </w:r>
        <w:r>
          <w:fldChar w:fldCharType="separate"/>
        </w:r>
        <w:r w:rsidRPr="00E77497">
          <w:rPr>
            <w:rStyle w:val="affb"/>
            <w:rFonts w:cs="Arial"/>
            <w:lang w:val="en-GB"/>
          </w:rPr>
          <w:t>http://tools.ietf.org/html/rfc4627</w:t>
        </w:r>
        <w:r>
          <w:rPr>
            <w:rStyle w:val="affb"/>
            <w:rFonts w:cs="Arial"/>
            <w:lang w:val="en-GB"/>
          </w:rPr>
          <w:fldChar w:fldCharType="end"/>
        </w:r>
        <w:r w:rsidRPr="00E77497">
          <w:rPr>
            <w:rStyle w:val="apple-style-span"/>
            <w:rFonts w:cs="Arial"/>
          </w:rPr>
          <w:t>&gt;</w:t>
        </w:r>
      </w:ins>
    </w:p>
    <w:p w14:paraId="00DC096C" w14:textId="77777777" w:rsidR="0082165A" w:rsidRPr="00E77497" w:rsidRDefault="0082165A" w:rsidP="0082165A">
      <w:pPr>
        <w:pStyle w:val="Bibliography1"/>
        <w:rPr>
          <w:ins w:id="16123" w:author="Rev 19 Allen Wirfs-Brock" w:date="2013-09-06T13:53:00Z"/>
        </w:rPr>
      </w:pPr>
      <w:ins w:id="16124" w:author="Rev 19 Allen Wirfs-Brock" w:date="2013-09-06T13:53:00Z">
        <w:r w:rsidRPr="00E77497">
          <w:t>Unicode Inc. (2010), Unicode Technical Report #15:</w:t>
        </w:r>
        <w:r w:rsidRPr="00145775">
          <w:t xml:space="preserve"> </w:t>
        </w:r>
        <w:r>
          <w:t>“</w:t>
        </w:r>
        <w:r w:rsidRPr="00145775">
          <w:t>Unicode Normalization Forms</w:t>
        </w:r>
        <w:r>
          <w:t>”, available at &lt;</w:t>
        </w:r>
        <w:r>
          <w:fldChar w:fldCharType="begin"/>
        </w:r>
        <w:r>
          <w:instrText xml:space="preserve"> HYPERLINK "http://www.unicode.org/reports/tr15/tr15-29.html" </w:instrText>
        </w:r>
        <w:r>
          <w:fldChar w:fldCharType="separate"/>
        </w:r>
        <w:r w:rsidRPr="008E06A3">
          <w:rPr>
            <w:rStyle w:val="affb"/>
            <w:lang w:val="en-GB"/>
          </w:rPr>
          <w:t>http://www.unicode.org/reports/tr15/tr15-29.html</w:t>
        </w:r>
        <w:r>
          <w:fldChar w:fldCharType="end"/>
        </w:r>
        <w:r>
          <w:t>&gt;</w:t>
        </w:r>
      </w:ins>
    </w:p>
    <w:p w14:paraId="14621581" w14:textId="77777777" w:rsidR="0082165A" w:rsidRPr="00E77497" w:rsidRDefault="0082165A" w:rsidP="0082165A">
      <w:pPr>
        <w:pStyle w:val="Bibliography1"/>
        <w:numPr>
          <w:ilvl w:val="0"/>
          <w:numId w:val="0"/>
        </w:numPr>
        <w:tabs>
          <w:tab w:val="clear" w:pos="660"/>
          <w:tab w:val="left" w:pos="2760"/>
        </w:tabs>
        <w:ind w:left="660" w:hanging="660"/>
        <w:rPr>
          <w:ins w:id="16125" w:author="Rev 19 Allen Wirfs-Brock" w:date="2013-09-06T13:53:00Z"/>
        </w:rPr>
      </w:pPr>
      <w:ins w:id="16126" w:author="Rev 19 Allen Wirfs-Brock" w:date="2013-09-06T13:53:00Z">
        <w:r>
          <w:tab/>
        </w:r>
        <w:r>
          <w:tab/>
        </w:r>
      </w:ins>
    </w:p>
    <w:p w14:paraId="11DFC238" w14:textId="77777777" w:rsidR="0082165A" w:rsidRDefault="0082165A">
      <w:pPr>
        <w:spacing w:after="0" w:line="240" w:lineRule="auto"/>
        <w:jc w:val="left"/>
        <w:rPr>
          <w:ins w:id="16127" w:author="Rev 19 Allen Wirfs-Brock" w:date="2013-09-06T13:53:00Z"/>
          <w:b/>
          <w:sz w:val="24"/>
        </w:rPr>
      </w:pPr>
      <w:ins w:id="16128" w:author="Rev 19 Allen Wirfs-Brock" w:date="2013-09-06T13:53:00Z">
        <w:r>
          <w:br w:type="page"/>
        </w:r>
      </w:ins>
    </w:p>
    <w:p w14:paraId="502AA0D8" w14:textId="77777777" w:rsidR="00690D1B" w:rsidRDefault="00690D1B" w:rsidP="00D57AFD">
      <w:pPr>
        <w:pStyle w:val="1"/>
        <w:numPr>
          <w:ilvl w:val="0"/>
          <w:numId w:val="0"/>
        </w:numPr>
        <w:rPr>
          <w:ins w:id="16129" w:author="Rev 8 Allen Wirfs-Brock" w:date="2012-06-11T14:40:00Z"/>
        </w:rPr>
      </w:pPr>
      <w:bookmarkStart w:id="16130" w:name="_Toc368050882"/>
      <w:ins w:id="16131" w:author="Rev 8 Allen Wirfs-Brock" w:date="2012-06-11T14:38:00Z">
        <w:r>
          <w:t xml:space="preserve">Scrap </w:t>
        </w:r>
      </w:ins>
      <w:ins w:id="16132" w:author="Rev 8 Allen Wirfs-Brock" w:date="2012-06-11T14:40:00Z">
        <w:r>
          <w:t>Heap</w:t>
        </w:r>
        <w:bookmarkEnd w:id="16130"/>
      </w:ins>
    </w:p>
    <w:p w14:paraId="0E694D09" w14:textId="77777777" w:rsidR="00690D1B" w:rsidRDefault="00690D1B" w:rsidP="00D57AFD">
      <w:pPr>
        <w:rPr>
          <w:ins w:id="16133" w:author="Rev 8 Allen Wirfs-Brock" w:date="2012-06-11T14:40:00Z"/>
        </w:rPr>
      </w:pPr>
      <w:ins w:id="16134" w:author="Rev 8 Allen Wirfs-Brock" w:date="2012-06-11T14:40:00Z">
        <w:r>
          <w:t>A place to temporarily hand on to stuff that’s been delete</w:t>
        </w:r>
      </w:ins>
      <w:ins w:id="16135" w:author="Rev 8 Allen Wirfs-Brock" w:date="2012-06-15T15:30:00Z">
        <w:r w:rsidR="00C459A3">
          <w:t>d</w:t>
        </w:r>
      </w:ins>
    </w:p>
    <w:p w14:paraId="78BD03DE" w14:textId="77777777" w:rsidR="00690D1B" w:rsidRDefault="00690D1B" w:rsidP="00D57AFD">
      <w:pPr>
        <w:rPr>
          <w:ins w:id="16136" w:author="Rev 8 Allen Wirfs-Brock" w:date="2012-06-11T14:40:00Z"/>
        </w:rPr>
      </w:pPr>
    </w:p>
    <w:p w14:paraId="064A654C" w14:textId="77777777" w:rsidR="00690D1B" w:rsidRPr="00E77497" w:rsidRDefault="00690D1B" w:rsidP="00690D1B">
      <w:pPr>
        <w:pStyle w:val="SyntaxRule"/>
        <w:rPr>
          <w:ins w:id="16137" w:author="Rev 8 Allen Wirfs-Brock" w:date="2012-06-11T14:45:00Z"/>
        </w:rPr>
      </w:pPr>
      <w:ins w:id="16138" w:author="Rev 8 Allen Wirfs-Brock" w:date="2012-06-11T14:45:00Z">
        <w:r>
          <w:t xml:space="preserve">MemberExpression </w:t>
        </w:r>
        <w:r w:rsidRPr="00E77497">
          <w:rPr>
            <w:rFonts w:ascii="Arial" w:hAnsi="Arial"/>
            <w:b/>
            <w:i w:val="0"/>
          </w:rPr>
          <w:t>:</w:t>
        </w:r>
      </w:ins>
    </w:p>
    <w:p w14:paraId="6F1CBBA5" w14:textId="77777777" w:rsidR="00690D1B" w:rsidRDefault="00690D1B" w:rsidP="00C459A3">
      <w:pPr>
        <w:pStyle w:val="SyntaxDefinition"/>
        <w:rPr>
          <w:ins w:id="16139" w:author="Rev 8 Allen Wirfs-Brock" w:date="2012-06-11T14:43:00Z"/>
        </w:rPr>
      </w:pPr>
      <w:ins w:id="16140" w:author="Rev 8 Allen Wirfs-Brock" w:date="2012-06-11T14:41:00Z">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ins>
    </w:p>
    <w:p w14:paraId="3C579B22" w14:textId="77777777" w:rsidR="00690D1B" w:rsidRPr="00E77497" w:rsidRDefault="00690D1B" w:rsidP="00690D1B">
      <w:pPr>
        <w:pStyle w:val="SyntaxRule"/>
        <w:rPr>
          <w:ins w:id="16141" w:author="Rev 8 Allen Wirfs-Brock" w:date="2012-06-11T14:45:00Z"/>
        </w:rPr>
      </w:pPr>
      <w:ins w:id="16142" w:author="Rev 8 Allen Wirfs-Brock" w:date="2012-06-11T14:45:00Z">
        <w:r>
          <w:t xml:space="preserve">TriangleLiteral </w:t>
        </w:r>
        <w:r w:rsidRPr="00E77497">
          <w:rPr>
            <w:rFonts w:ascii="Arial" w:hAnsi="Arial"/>
            <w:b/>
            <w:i w:val="0"/>
          </w:rPr>
          <w:t>:</w:t>
        </w:r>
      </w:ins>
    </w:p>
    <w:p w14:paraId="07E73A4D" w14:textId="77777777" w:rsidR="00690D1B" w:rsidRPr="00E77497" w:rsidRDefault="00690D1B" w:rsidP="00690D1B">
      <w:pPr>
        <w:pStyle w:val="SyntaxDefinition"/>
        <w:rPr>
          <w:ins w:id="16143" w:author="Rev 8 Allen Wirfs-Brock" w:date="2012-06-11T14:45:00Z"/>
        </w:rPr>
      </w:pPr>
      <w:ins w:id="16144" w:author="Rev 8 Allen Wirfs-Brock" w:date="2012-06-11T14:45:00Z">
        <w:r w:rsidRPr="00E77497">
          <w:t>SealedArrayLiteral</w:t>
        </w:r>
        <w:r w:rsidRPr="00E77497">
          <w:br/>
          <w:t>SealedObjectLiteral</w:t>
        </w:r>
        <w:r w:rsidRPr="00E77497">
          <w:br/>
          <w:t>FunctionExpression</w:t>
        </w:r>
        <w:r>
          <w:br/>
          <w:t>ArrowFunction</w:t>
        </w:r>
        <w:r w:rsidRPr="00E77497">
          <w:br/>
          <w:t>ValueLiteral</w:t>
        </w:r>
      </w:ins>
    </w:p>
    <w:p w14:paraId="4CB4525F" w14:textId="77777777" w:rsidR="00315550" w:rsidRPr="00E77497" w:rsidRDefault="00315550" w:rsidP="00315550">
      <w:pPr>
        <w:pStyle w:val="SyntaxRule"/>
        <w:rPr>
          <w:ins w:id="16145" w:author="Rev 8 Allen Wirfs-Brock" w:date="2012-06-11T14:46:00Z"/>
        </w:rPr>
      </w:pPr>
      <w:ins w:id="16146" w:author="Rev 8 Allen Wirfs-Brock" w:date="2012-06-11T14:46:00Z">
        <w:r w:rsidRPr="00E77497">
          <w:t xml:space="preserve">CallExpression </w:t>
        </w:r>
        <w:r w:rsidRPr="00E77497">
          <w:rPr>
            <w:rFonts w:ascii="Arial" w:hAnsi="Arial"/>
            <w:b/>
            <w:i w:val="0"/>
          </w:rPr>
          <w:t>:</w:t>
        </w:r>
      </w:ins>
    </w:p>
    <w:p w14:paraId="3CC8DB68" w14:textId="77777777" w:rsidR="00315550" w:rsidRPr="00E77497" w:rsidRDefault="00315550" w:rsidP="00315550">
      <w:pPr>
        <w:pStyle w:val="SyntaxDefinition"/>
        <w:rPr>
          <w:ins w:id="16147" w:author="Rev 8 Allen Wirfs-Brock" w:date="2012-06-11T14:46:00Z"/>
        </w:rPr>
      </w:pPr>
      <w:ins w:id="16148" w:author="Rev 8 Allen Wirfs-Brock" w:date="2012-06-11T14:46:00Z">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ins>
    </w:p>
    <w:p w14:paraId="0095F6E8" w14:textId="77777777" w:rsidR="000C57B1" w:rsidRDefault="000C57B1" w:rsidP="00D57AFD">
      <w:pPr>
        <w:rPr>
          <w:ins w:id="16149" w:author="Rev 8 Allen Wirfs-Brock" w:date="2012-06-15T15:27:00Z"/>
        </w:rPr>
      </w:pPr>
    </w:p>
    <w:p w14:paraId="142DD8C2" w14:textId="77777777" w:rsidR="0095573C" w:rsidRPr="00E77497" w:rsidRDefault="0095573C" w:rsidP="00D148E9">
      <w:pPr>
        <w:pStyle w:val="40"/>
        <w:rPr>
          <w:ins w:id="16150" w:author="Rev 8 Allen Wirfs-Brock" w:date="2012-06-15T15:27:00Z"/>
        </w:rPr>
      </w:pPr>
      <w:ins w:id="16151" w:author="Rev 8 Allen Wirfs-Brock" w:date="2012-06-15T15:27:00Z">
        <w:r w:rsidRPr="00E77497">
          <w:t>15.2.3.1</w:t>
        </w:r>
        <w:r>
          <w:t>5</w:t>
        </w:r>
        <w:r w:rsidRPr="00E77497">
          <w:tab/>
          <w:t>Object.is</w:t>
        </w:r>
        <w:r>
          <w:t>Object</w:t>
        </w:r>
        <w:r w:rsidRPr="00E77497">
          <w:t xml:space="preserve"> ( O )</w:t>
        </w:r>
      </w:ins>
    </w:p>
    <w:p w14:paraId="3DE13FFA" w14:textId="77777777" w:rsidR="0095573C" w:rsidRPr="00E77497" w:rsidRDefault="0095573C" w:rsidP="0095573C">
      <w:pPr>
        <w:rPr>
          <w:ins w:id="16152" w:author="Rev 8 Allen Wirfs-Brock" w:date="2012-06-15T15:27:00Z"/>
        </w:rPr>
      </w:pPr>
      <w:ins w:id="16153" w:author="Rev 8 Allen Wirfs-Brock" w:date="2012-06-15T15:27:00Z">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ins>
    </w:p>
    <w:p w14:paraId="05603353" w14:textId="77777777" w:rsidR="0095573C" w:rsidRPr="00E77497" w:rsidRDefault="0095573C" w:rsidP="0095573C">
      <w:pPr>
        <w:pStyle w:val="Alg4"/>
        <w:numPr>
          <w:ilvl w:val="0"/>
          <w:numId w:val="811"/>
        </w:numPr>
        <w:rPr>
          <w:ins w:id="16154" w:author="Rev 8 Allen Wirfs-Brock" w:date="2012-06-15T15:27:00Z"/>
        </w:rPr>
      </w:pPr>
      <w:ins w:id="16155" w:author="Rev 8 Allen Wirfs-Brock" w:date="2012-06-15T15:27:00Z">
        <w:r w:rsidRPr="00E77497">
          <w:t>If Type(</w:t>
        </w:r>
        <w:r w:rsidRPr="00E77497">
          <w:rPr>
            <w:i/>
          </w:rPr>
          <w:t>O</w:t>
        </w:r>
        <w:r w:rsidRPr="00E77497">
          <w:t xml:space="preserve">) is Object </w:t>
        </w:r>
        <w:r>
          <w:t xml:space="preserve">return </w:t>
        </w:r>
        <w:r>
          <w:rPr>
            <w:b/>
          </w:rPr>
          <w:t>true</w:t>
        </w:r>
        <w:r w:rsidRPr="00E77497">
          <w:t>.</w:t>
        </w:r>
      </w:ins>
    </w:p>
    <w:p w14:paraId="569DBCAF" w14:textId="77777777" w:rsidR="0095573C" w:rsidRPr="00E77497" w:rsidRDefault="0095573C" w:rsidP="0095573C">
      <w:pPr>
        <w:pStyle w:val="Alg4"/>
        <w:numPr>
          <w:ilvl w:val="0"/>
          <w:numId w:val="811"/>
        </w:numPr>
        <w:spacing w:after="120"/>
        <w:rPr>
          <w:ins w:id="16156" w:author="Rev 8 Allen Wirfs-Brock" w:date="2012-06-15T15:27:00Z"/>
        </w:rPr>
      </w:pPr>
      <w:ins w:id="16157" w:author="Rev 8 Allen Wirfs-Brock" w:date="2012-06-15T15:27:00Z">
        <w:r w:rsidRPr="00E77497">
          <w:t xml:space="preserve">Return </w:t>
        </w:r>
        <w:r w:rsidRPr="002B7DB5">
          <w:rPr>
            <w:b/>
          </w:rPr>
          <w:t>false</w:t>
        </w:r>
        <w:r w:rsidRPr="00E77497">
          <w:t>.</w:t>
        </w:r>
      </w:ins>
    </w:p>
    <w:p w14:paraId="7C5C74FD" w14:textId="77777777" w:rsidR="0095573C" w:rsidRDefault="0095573C" w:rsidP="00C459A3">
      <w:pPr>
        <w:rPr>
          <w:ins w:id="16158" w:author="Rev 8 Allen Wirfs-Brock" w:date="2012-06-15T15:29:00Z"/>
          <w:u w:val="single"/>
        </w:rPr>
      </w:pPr>
    </w:p>
    <w:p w14:paraId="020111F0" w14:textId="77777777"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ins w:id="16159" w:author="Rev 8 Allen Wirfs-Brock" w:date="2012-06-15T15:29:00Z"/>
          <w:rFonts w:cs="Arial"/>
          <w:b/>
        </w:rPr>
      </w:pPr>
      <w:ins w:id="16160" w:author="Rev 8 Allen Wirfs-Brock" w:date="2012-06-15T15:29:00Z">
        <w:r w:rsidRPr="00762CE7">
          <w:rPr>
            <w:rFonts w:cs="Arial"/>
            <w:b/>
          </w:rPr>
          <w:t>15.5.4.25</w:t>
        </w:r>
        <w:r w:rsidRPr="00762CE7">
          <w:rPr>
            <w:rFonts w:cs="Arial"/>
            <w:b/>
          </w:rPr>
          <w:tab/>
          <w:t>String.prototype.toArray()</w:t>
        </w:r>
      </w:ins>
    </w:p>
    <w:p w14:paraId="7E19D9C2" w14:textId="77777777" w:rsidR="00C459A3" w:rsidRPr="00762CE7" w:rsidRDefault="00C459A3" w:rsidP="00C459A3">
      <w:pPr>
        <w:rPr>
          <w:ins w:id="16161" w:author="Rev 8 Allen Wirfs-Brock" w:date="2012-06-15T15:29:00Z"/>
          <w:rFonts w:cs="Arial"/>
        </w:rPr>
      </w:pPr>
      <w:ins w:id="16162" w:author="Rev 8 Allen Wirfs-Brock" w:date="2012-06-15T15:29:00Z">
        <w:r w:rsidRPr="00762CE7">
          <w:rPr>
            <w:rFonts w:cs="Arial"/>
          </w:rPr>
          <w:t>The following steps are taken:</w:t>
        </w:r>
      </w:ins>
    </w:p>
    <w:p w14:paraId="40C3E2D0" w14:textId="77777777" w:rsidR="00C459A3" w:rsidRPr="00786F5E" w:rsidRDefault="002644A1" w:rsidP="002644A1">
      <w:pPr>
        <w:numPr>
          <w:ilvl w:val="0"/>
          <w:numId w:val="802"/>
        </w:numPr>
        <w:spacing w:after="0" w:line="240" w:lineRule="auto"/>
        <w:jc w:val="left"/>
        <w:rPr>
          <w:ins w:id="16163" w:author="Rev 8 Allen Wirfs-Brock" w:date="2012-06-15T15:29:00Z"/>
          <w:rFonts w:ascii="Times New Roman" w:eastAsia="Times New Roman" w:hAnsi="Times New Roman"/>
          <w:spacing w:val="6"/>
          <w:lang w:eastAsia="en-US"/>
        </w:rPr>
      </w:pPr>
      <w:ins w:id="16164" w:author="Rev 14 Allen Wirfs-Brock" w:date="2013-01-13T16:01:00Z">
        <w:r w:rsidRPr="002644A1">
          <w:rPr>
            <w:rFonts w:ascii="Times New Roman" w:hAnsi="Times New Roman"/>
          </w:rPr>
          <w:t xml:space="preserve">Let </w:t>
        </w:r>
        <w:r w:rsidRPr="002644A1">
          <w:rPr>
            <w:rFonts w:ascii="Times New Roman" w:hAnsi="Times New Roman"/>
            <w:i/>
            <w:iCs/>
          </w:rPr>
          <w:t>O</w:t>
        </w:r>
        <w:r w:rsidRPr="002644A1">
          <w:rPr>
            <w:rFonts w:ascii="Times New Roman" w:hAnsi="Times New Roman"/>
          </w:rPr>
          <w:t xml:space="preserve"> be </w:t>
        </w:r>
      </w:ins>
      <w:ins w:id="16165" w:author="Rev 8 Allen Wirfs-Brock" w:date="2012-06-15T15:29:00Z">
        <w:del w:id="16166" w:author="Rev 14 Allen Wirfs-Brock" w:date="2013-01-13T16:01:00Z">
          <w:r w:rsidR="00C459A3" w:rsidRPr="00762CE7" w:rsidDel="002644A1">
            <w:rPr>
              <w:rFonts w:ascii="Times New Roman" w:hAnsi="Times New Roman"/>
            </w:rPr>
            <w:delText>ReturnIfAbrupt(</w:delText>
          </w:r>
        </w:del>
        <w:r w:rsidR="00C459A3" w:rsidRPr="00762CE7">
          <w:rPr>
            <w:rFonts w:ascii="Times New Roman" w:hAnsi="Times New Roman"/>
          </w:rPr>
          <w:t>CheckObjectCoercible(</w:t>
        </w:r>
        <w:r w:rsidR="00C459A3" w:rsidRPr="00762CE7">
          <w:rPr>
            <w:rFonts w:ascii="Times New Roman" w:hAnsi="Times New Roman"/>
            <w:b/>
          </w:rPr>
          <w:t>this</w:t>
        </w:r>
        <w:r w:rsidR="00C459A3" w:rsidRPr="00762CE7">
          <w:rPr>
            <w:rFonts w:ascii="Times New Roman" w:hAnsi="Times New Roman"/>
          </w:rPr>
          <w:t xml:space="preserve"> value</w:t>
        </w:r>
        <w:del w:id="16167" w:author="Rev 14 Allen Wirfs-Brock" w:date="2013-01-13T16:01:00Z">
          <w:r w:rsidR="00C459A3" w:rsidRPr="00762CE7" w:rsidDel="002644A1">
            <w:rPr>
              <w:rFonts w:ascii="Times New Roman" w:hAnsi="Times New Roman"/>
            </w:rPr>
            <w:delText>)</w:delText>
          </w:r>
        </w:del>
        <w:r w:rsidR="00C459A3" w:rsidRPr="00762CE7">
          <w:rPr>
            <w:rFonts w:ascii="Times New Roman" w:hAnsi="Times New Roman"/>
          </w:rPr>
          <w:t>)</w:t>
        </w:r>
        <w:r w:rsidR="00C459A3" w:rsidRPr="00762CE7">
          <w:rPr>
            <w:rFonts w:ascii="Times New Roman" w:eastAsia="Times New Roman" w:hAnsi="Times New Roman"/>
            <w:spacing w:val="6"/>
            <w:lang w:eastAsia="en-US"/>
          </w:rPr>
          <w:t>.</w:t>
        </w:r>
      </w:ins>
    </w:p>
    <w:p w14:paraId="35E10F5E" w14:textId="77777777" w:rsidR="00C459A3" w:rsidRPr="00786F5E" w:rsidRDefault="00C459A3" w:rsidP="002644A1">
      <w:pPr>
        <w:numPr>
          <w:ilvl w:val="0"/>
          <w:numId w:val="802"/>
        </w:numPr>
        <w:spacing w:after="0" w:line="240" w:lineRule="auto"/>
        <w:jc w:val="left"/>
        <w:rPr>
          <w:ins w:id="16168" w:author="Rev 8 Allen Wirfs-Brock" w:date="2012-06-15T15:29:00Z"/>
          <w:rFonts w:ascii="Times New Roman" w:eastAsia="Times New Roman" w:hAnsi="Times New Roman"/>
          <w:spacing w:val="6"/>
          <w:lang w:eastAsia="en-US"/>
        </w:rPr>
      </w:pPr>
      <w:ins w:id="16169"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w:t>
        </w:r>
        <w:del w:id="16170" w:author="Rev 14 Allen Wirfs-Brock" w:date="2013-01-13T16:02:00Z">
          <w:r w:rsidRPr="00786F5E" w:rsidDel="002644A1">
            <w:rPr>
              <w:rFonts w:ascii="Times New Roman" w:eastAsia="Times New Roman" w:hAnsi="Times New Roman"/>
              <w:spacing w:val="6"/>
              <w:lang w:eastAsia="en-US"/>
            </w:rPr>
            <w:delText xml:space="preserve">the result of calling </w:delText>
          </w:r>
        </w:del>
        <w:r w:rsidRPr="00786F5E">
          <w:rPr>
            <w:rFonts w:ascii="Times New Roman" w:eastAsia="Times New Roman" w:hAnsi="Times New Roman"/>
            <w:spacing w:val="6"/>
            <w:lang w:eastAsia="en-US"/>
          </w:rPr>
          <w:t>ToString</w:t>
        </w:r>
      </w:ins>
      <w:ins w:id="16171" w:author="Rev 14 Allen Wirfs-Brock" w:date="2013-01-13T16:02:00Z">
        <w:r w:rsidR="002644A1" w:rsidRPr="002644A1">
          <w:rPr>
            <w:rFonts w:ascii="Times New Roman" w:eastAsia="Times New Roman" w:hAnsi="Times New Roman"/>
            <w:spacing w:val="6"/>
            <w:lang w:eastAsia="en-US"/>
          </w:rPr>
          <w:t>(</w:t>
        </w:r>
        <w:r w:rsidR="002644A1">
          <w:rPr>
            <w:rFonts w:ascii="Times New Roman" w:eastAsia="Times New Roman" w:hAnsi="Times New Roman"/>
            <w:i/>
            <w:spacing w:val="6"/>
            <w:lang w:eastAsia="en-US"/>
          </w:rPr>
          <w:t>O</w:t>
        </w:r>
        <w:r w:rsidR="002644A1" w:rsidRPr="002644A1">
          <w:rPr>
            <w:rFonts w:ascii="Times New Roman" w:eastAsia="Times New Roman" w:hAnsi="Times New Roman"/>
            <w:spacing w:val="6"/>
            <w:lang w:eastAsia="en-US"/>
          </w:rPr>
          <w:t>)</w:t>
        </w:r>
      </w:ins>
      <w:ins w:id="16172" w:author="Rev 8 Allen Wirfs-Brock" w:date="2012-06-15T15:29:00Z">
        <w:del w:id="16173" w:author="Rev 14 Allen Wirfs-Brock" w:date="2013-01-13T16:02:00Z">
          <w:r w:rsidRPr="00786F5E" w:rsidDel="002644A1">
            <w:rPr>
              <w:rFonts w:ascii="Times New Roman" w:eastAsia="Times New Roman" w:hAnsi="Times New Roman"/>
              <w:spacing w:val="6"/>
              <w:lang w:eastAsia="en-US"/>
            </w:rPr>
            <w:delText xml:space="preserve">, giving it the </w:delText>
          </w:r>
          <w:r w:rsidRPr="00786F5E" w:rsidDel="002644A1">
            <w:rPr>
              <w:rFonts w:ascii="Times New Roman" w:eastAsia="Times New Roman" w:hAnsi="Times New Roman"/>
              <w:b/>
              <w:spacing w:val="6"/>
              <w:lang w:eastAsia="en-US"/>
            </w:rPr>
            <w:delText>this</w:delText>
          </w:r>
          <w:r w:rsidRPr="00786F5E" w:rsidDel="002644A1">
            <w:rPr>
              <w:rFonts w:ascii="Times New Roman" w:eastAsia="Times New Roman" w:hAnsi="Times New Roman"/>
              <w:spacing w:val="6"/>
              <w:lang w:eastAsia="en-US"/>
            </w:rPr>
            <w:delText xml:space="preserve"> value as its argument</w:delText>
          </w:r>
        </w:del>
        <w:r w:rsidRPr="00786F5E">
          <w:rPr>
            <w:rFonts w:ascii="Times New Roman" w:eastAsia="Times New Roman" w:hAnsi="Times New Roman"/>
            <w:spacing w:val="6"/>
            <w:lang w:eastAsia="en-US"/>
          </w:rPr>
          <w:t>.</w:t>
        </w:r>
      </w:ins>
    </w:p>
    <w:p w14:paraId="16175FC5" w14:textId="77777777" w:rsidR="00C459A3" w:rsidRPr="00E77497" w:rsidRDefault="00C459A3" w:rsidP="00C459A3">
      <w:pPr>
        <w:pStyle w:val="Alg4"/>
        <w:numPr>
          <w:ilvl w:val="0"/>
          <w:numId w:val="802"/>
        </w:numPr>
        <w:contextualSpacing/>
        <w:rPr>
          <w:ins w:id="16174" w:author="Rev 8 Allen Wirfs-Brock" w:date="2012-06-15T15:29:00Z"/>
        </w:rPr>
      </w:pPr>
      <w:ins w:id="16175" w:author="Rev 8 Allen Wirfs-Brock" w:date="2012-06-15T15:29:00Z">
        <w:r>
          <w:t>ReturnIfAbrupt(</w:t>
        </w:r>
        <w:r>
          <w:rPr>
            <w:i/>
          </w:rPr>
          <w:t>S</w:t>
        </w:r>
        <w:r>
          <w:t>).</w:t>
        </w:r>
      </w:ins>
    </w:p>
    <w:p w14:paraId="19C1BB25" w14:textId="77777777" w:rsidR="00C459A3" w:rsidRPr="00250FC6" w:rsidRDefault="00C459A3" w:rsidP="00C459A3">
      <w:pPr>
        <w:numPr>
          <w:ilvl w:val="0"/>
          <w:numId w:val="802"/>
        </w:numPr>
        <w:spacing w:after="0" w:line="240" w:lineRule="auto"/>
        <w:jc w:val="left"/>
        <w:rPr>
          <w:ins w:id="16176" w:author="Rev 8 Allen Wirfs-Brock" w:date="2012-06-15T15:29:00Z"/>
          <w:rFonts w:ascii="Times New Roman" w:eastAsia="Times New Roman" w:hAnsi="Times New Roman"/>
          <w:spacing w:val="6"/>
          <w:lang w:eastAsia="en-US"/>
        </w:rPr>
      </w:pPr>
      <w:ins w:id="16177" w:author="Rev 8 Allen Wirfs-Brock" w:date="2012-06-15T15:29:00Z">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ins>
    </w:p>
    <w:p w14:paraId="38354538" w14:textId="77777777" w:rsidR="00C459A3" w:rsidRPr="00E77497" w:rsidRDefault="00C459A3" w:rsidP="00937565">
      <w:pPr>
        <w:pStyle w:val="Alg4"/>
        <w:numPr>
          <w:ilvl w:val="0"/>
          <w:numId w:val="802"/>
        </w:numPr>
        <w:rPr>
          <w:ins w:id="16178" w:author="Rev 8 Allen Wirfs-Brock" w:date="2012-06-15T15:29:00Z"/>
        </w:rPr>
      </w:pPr>
      <w:ins w:id="16179" w:author="Rev 8 Allen Wirfs-Brock" w:date="2012-06-15T15:29:00Z">
        <w:r w:rsidRPr="00E77497">
          <w:t xml:space="preserve">Let </w:t>
        </w:r>
        <w:r w:rsidRPr="000316BA">
          <w:rPr>
            <w:i/>
          </w:rPr>
          <w:t>array</w:t>
        </w:r>
        <w:r w:rsidRPr="00E77497">
          <w:t xml:space="preserve"> be </w:t>
        </w:r>
        <w:r>
          <w:t xml:space="preserve">the result of the abstract operation ArrayCreate </w:t>
        </w:r>
        <w:del w:id="16180" w:author="Rev 12 Allen Wirfs-Brock" w:date="2012-11-22T13:05:00Z">
          <w:r w:rsidDel="00937565">
            <w:delText xml:space="preserve">(15.4) </w:delText>
          </w:r>
        </w:del>
        <w:r>
          <w:t xml:space="preserve">with argument </w:t>
        </w:r>
        <w:r w:rsidRPr="00250FC6">
          <w:rPr>
            <w:i/>
          </w:rPr>
          <w:t>len</w:t>
        </w:r>
        <w:r w:rsidRPr="00E77497">
          <w:t>.</w:t>
        </w:r>
      </w:ins>
    </w:p>
    <w:p w14:paraId="6EAD59D2" w14:textId="77777777" w:rsidR="00C459A3" w:rsidRPr="00786F5E" w:rsidRDefault="00C459A3" w:rsidP="00C459A3">
      <w:pPr>
        <w:numPr>
          <w:ilvl w:val="0"/>
          <w:numId w:val="802"/>
        </w:numPr>
        <w:spacing w:after="0" w:line="240" w:lineRule="auto"/>
        <w:jc w:val="left"/>
        <w:rPr>
          <w:ins w:id="16181" w:author="Rev 8 Allen Wirfs-Brock" w:date="2012-06-15T15:29:00Z"/>
          <w:rFonts w:ascii="Times New Roman" w:eastAsia="Times New Roman" w:hAnsi="Times New Roman"/>
          <w:spacing w:val="6"/>
          <w:lang w:eastAsia="en-US"/>
        </w:rPr>
      </w:pPr>
      <w:ins w:id="16182"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ins>
    </w:p>
    <w:p w14:paraId="0B5BBD63" w14:textId="77777777" w:rsidR="00C459A3" w:rsidRPr="00786F5E" w:rsidRDefault="00C459A3" w:rsidP="00C459A3">
      <w:pPr>
        <w:numPr>
          <w:ilvl w:val="0"/>
          <w:numId w:val="802"/>
        </w:numPr>
        <w:spacing w:after="0" w:line="240" w:lineRule="auto"/>
        <w:jc w:val="left"/>
        <w:rPr>
          <w:ins w:id="16183" w:author="Rev 8 Allen Wirfs-Brock" w:date="2012-06-15T15:29:00Z"/>
          <w:rFonts w:ascii="Times New Roman" w:eastAsia="Times New Roman" w:hAnsi="Times New Roman"/>
          <w:spacing w:val="6"/>
          <w:lang w:eastAsia="en-US"/>
        </w:rPr>
      </w:pPr>
      <w:ins w:id="16184" w:author="Rev 8 Allen Wirfs-Brock" w:date="2012-06-15T15:29:00Z">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ins>
    </w:p>
    <w:p w14:paraId="597D2840" w14:textId="77777777" w:rsidR="00C459A3" w:rsidRPr="00786F5E" w:rsidRDefault="00C459A3" w:rsidP="00C459A3">
      <w:pPr>
        <w:numPr>
          <w:ilvl w:val="1"/>
          <w:numId w:val="802"/>
        </w:numPr>
        <w:spacing w:after="0" w:line="240" w:lineRule="auto"/>
        <w:jc w:val="left"/>
        <w:rPr>
          <w:ins w:id="16185" w:author="Rev 8 Allen Wirfs-Brock" w:date="2012-06-15T15:29:00Z"/>
          <w:rFonts w:ascii="Times New Roman" w:eastAsia="Times New Roman" w:hAnsi="Times New Roman"/>
          <w:spacing w:val="6"/>
          <w:lang w:eastAsia="en-US"/>
        </w:rPr>
      </w:pPr>
      <w:ins w:id="16186"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ins>
    </w:p>
    <w:p w14:paraId="317DFC50" w14:textId="77777777" w:rsidR="00C459A3" w:rsidRPr="00786F5E" w:rsidRDefault="00C459A3" w:rsidP="00C459A3">
      <w:pPr>
        <w:numPr>
          <w:ilvl w:val="1"/>
          <w:numId w:val="802"/>
        </w:numPr>
        <w:spacing w:after="0" w:line="240" w:lineRule="auto"/>
        <w:jc w:val="left"/>
        <w:rPr>
          <w:ins w:id="16187" w:author="Rev 8 Allen Wirfs-Brock" w:date="2012-06-15T15:29:00Z"/>
          <w:rFonts w:ascii="Times New Roman" w:eastAsia="Times New Roman" w:hAnsi="Times New Roman"/>
          <w:spacing w:val="6"/>
          <w:lang w:eastAsia="en-US"/>
        </w:rPr>
      </w:pPr>
      <w:ins w:id="16188" w:author="Rev 8 Allen Wirfs-Brock" w:date="2012-06-15T15:29:00Z">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ins>
    </w:p>
    <w:p w14:paraId="49455377" w14:textId="77777777" w:rsidR="00C459A3" w:rsidRPr="00786F5E" w:rsidRDefault="00C459A3" w:rsidP="00C459A3">
      <w:pPr>
        <w:numPr>
          <w:ilvl w:val="1"/>
          <w:numId w:val="802"/>
        </w:numPr>
        <w:spacing w:after="0" w:line="240" w:lineRule="auto"/>
        <w:jc w:val="left"/>
        <w:rPr>
          <w:ins w:id="16189" w:author="Rev 8 Allen Wirfs-Brock" w:date="2012-06-15T15:29:00Z"/>
          <w:rFonts w:ascii="Times New Roman" w:eastAsia="Times New Roman" w:hAnsi="Times New Roman"/>
          <w:spacing w:val="6"/>
          <w:lang w:eastAsia="en-US"/>
        </w:rPr>
      </w:pPr>
      <w:ins w:id="16190" w:author="Rev 8 Allen Wirfs-Brock" w:date="2012-06-15T15:29:00Z">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ins>
    </w:p>
    <w:p w14:paraId="039FE43C" w14:textId="77777777" w:rsidR="00C459A3" w:rsidRPr="00786F5E" w:rsidRDefault="00C459A3" w:rsidP="00C459A3">
      <w:pPr>
        <w:numPr>
          <w:ilvl w:val="0"/>
          <w:numId w:val="802"/>
        </w:numPr>
        <w:spacing w:after="220" w:line="240" w:lineRule="auto"/>
        <w:jc w:val="left"/>
        <w:rPr>
          <w:ins w:id="16191" w:author="Rev 8 Allen Wirfs-Brock" w:date="2012-06-15T15:29:00Z"/>
          <w:rFonts w:ascii="Times New Roman" w:eastAsia="Times New Roman" w:hAnsi="Times New Roman"/>
          <w:spacing w:val="6"/>
          <w:lang w:eastAsia="en-US"/>
        </w:rPr>
      </w:pPr>
      <w:ins w:id="16192" w:author="Rev 8 Allen Wirfs-Brock" w:date="2012-06-15T15:29:00Z">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ins>
    </w:p>
    <w:p w14:paraId="280389C5" w14:textId="77777777" w:rsidR="00C459A3" w:rsidRPr="00762CE7" w:rsidRDefault="00C459A3" w:rsidP="00C459A3">
      <w:pPr>
        <w:rPr>
          <w:ins w:id="16193" w:author="Rev 8 Allen Wirfs-Brock" w:date="2012-06-15T15:29:00Z"/>
          <w:rFonts w:cs="Arial"/>
        </w:rPr>
      </w:pPr>
      <w:ins w:id="16194" w:author="Rev 8 Allen Wirfs-Brock" w:date="2012-06-15T15:29: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ins>
    </w:p>
    <w:p w14:paraId="2AC91858" w14:textId="77777777" w:rsidR="00C459A3" w:rsidRPr="00762CE7" w:rsidRDefault="00C459A3" w:rsidP="00C459A3">
      <w:pPr>
        <w:pStyle w:val="Note"/>
        <w:rPr>
          <w:ins w:id="16195" w:author="Rev 8 Allen Wirfs-Brock" w:date="2012-06-15T15:29:00Z"/>
        </w:rPr>
      </w:pPr>
      <w:ins w:id="16196" w:author="Rev 8 Allen Wirfs-Brock" w:date="2012-06-15T15:29:00Z">
        <w:r>
          <w:t>NOTE 1</w:t>
        </w:r>
        <w:r>
          <w:tab/>
        </w:r>
        <w:r w:rsidRPr="00762CE7">
          <w:t>Returns an Array object with elements corresponding to the characters of this object (converted to a String).</w:t>
        </w:r>
      </w:ins>
    </w:p>
    <w:p w14:paraId="7FB7B045" w14:textId="77777777" w:rsidR="00C459A3" w:rsidRPr="00762CE7" w:rsidRDefault="00C459A3" w:rsidP="00C459A3">
      <w:pPr>
        <w:pStyle w:val="Note"/>
        <w:rPr>
          <w:ins w:id="16197" w:author="Rev 8 Allen Wirfs-Brock" w:date="2012-06-15T15:29:00Z"/>
        </w:rPr>
      </w:pPr>
      <w:ins w:id="16198" w:author="Rev 8 Allen Wirfs-Brock" w:date="2012-06-15T15:29:00Z">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44F25222" w14:textId="77777777" w:rsidR="00C459A3" w:rsidRDefault="00C459A3" w:rsidP="00C459A3">
      <w:pPr>
        <w:rPr>
          <w:ins w:id="16199" w:author="Rev 11 Allen Wirfs-Brock" w:date="2012-10-11T10:51:00Z"/>
          <w:u w:val="single"/>
        </w:rPr>
      </w:pPr>
    </w:p>
    <w:p w14:paraId="1F45C0FD" w14:textId="77777777" w:rsidR="000A612A" w:rsidRDefault="000A612A" w:rsidP="00C459A3">
      <w:pPr>
        <w:rPr>
          <w:ins w:id="16200" w:author="Rev 11 Allen Wirfs-Brock" w:date="2012-10-11T10:51:00Z"/>
          <w:u w:val="single"/>
        </w:rPr>
      </w:pPr>
    </w:p>
    <w:p w14:paraId="52096D32" w14:textId="77777777" w:rsidR="000A612A" w:rsidRPr="00C7794D" w:rsidRDefault="000A612A" w:rsidP="000A612A">
      <w:pPr>
        <w:rPr>
          <w:ins w:id="16201" w:author="Rev 11 Allen Wirfs-Brock" w:date="2012-10-11T10:51:00Z"/>
          <w:rFonts w:ascii="Helvetica" w:hAnsi="Helvetica"/>
          <w:b/>
        </w:rPr>
      </w:pPr>
      <w:ins w:id="16202" w:author="Rev 11 Allen Wirfs-Brock" w:date="2012-10-11T10:51:00Z">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LexicallyDeclaredNames</w:t>
        </w:r>
      </w:ins>
    </w:p>
    <w:p w14:paraId="4EAEF559" w14:textId="77777777" w:rsidR="000A612A" w:rsidRPr="00E77497" w:rsidRDefault="000A612A" w:rsidP="000A612A">
      <w:ins w:id="16203" w:author="Rev 11 Allen Wirfs-Brock" w:date="2012-10-11T10:51:00Z">
        <w:r>
          <w:rPr>
            <w:rFonts w:ascii="Times New Roman" w:hAnsi="Times New Roman"/>
            <w:i/>
          </w:rPr>
          <w:t>Ou</w:t>
        </w:r>
      </w:ins>
      <w:ins w:id="16204" w:author="Rev 12 Allen Wirfs-Brock" w:date="2012-10-29T17:03:00Z">
        <w:r w:rsidR="00554B80">
          <w:rPr>
            <w:rFonts w:ascii="Times New Roman" w:hAnsi="Times New Roman"/>
            <w:i/>
          </w:rPr>
          <w:t>t</w:t>
        </w:r>
      </w:ins>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14:paraId="29073D89" w14:textId="77777777" w:rsidR="000A612A" w:rsidRPr="00E77497" w:rsidRDefault="000A612A" w:rsidP="00452F0C">
      <w:pPr>
        <w:pStyle w:val="Alg4"/>
        <w:numPr>
          <w:ilvl w:val="0"/>
          <w:numId w:val="1103"/>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Pr>
          <w:i/>
        </w:rPr>
        <w:t>OuterS</w:t>
      </w:r>
      <w:r w:rsidRPr="00E77497">
        <w:rPr>
          <w:i/>
        </w:rPr>
        <w:t>tatementList</w:t>
      </w:r>
      <w:r w:rsidRPr="00E77497">
        <w:t>.</w:t>
      </w:r>
    </w:p>
    <w:p w14:paraId="15D08152" w14:textId="77777777" w:rsidR="000A612A" w:rsidRPr="00E77497" w:rsidRDefault="000A612A" w:rsidP="00452F0C">
      <w:pPr>
        <w:pStyle w:val="Alg4"/>
        <w:numPr>
          <w:ilvl w:val="0"/>
          <w:numId w:val="1103"/>
        </w:numPr>
        <w:spacing w:after="220"/>
        <w:contextualSpacing/>
        <w:rPr>
          <w:rStyle w:val="bnf"/>
          <w:i w:val="0"/>
          <w:spacing w:val="0"/>
        </w:rPr>
      </w:pPr>
      <w:r w:rsidRPr="00E77497">
        <w:t xml:space="preserve">Append to </w:t>
      </w:r>
      <w:r w:rsidRPr="00E77497">
        <w:rPr>
          <w:i/>
        </w:rPr>
        <w:t>names</w:t>
      </w:r>
      <w:r w:rsidRPr="00E77497">
        <w:t xml:space="preserve"> the elements of the </w:t>
      </w:r>
      <w:r>
        <w:t>TopLevel</w:t>
      </w:r>
      <w:r w:rsidRPr="00E77497">
        <w:t xml:space="preserve">LexicallyDeclaredNames of </w:t>
      </w:r>
      <w:r>
        <w:rPr>
          <w:i/>
        </w:rPr>
        <w:t>Outer</w:t>
      </w:r>
      <w:r w:rsidRPr="00E77497">
        <w:rPr>
          <w:i/>
        </w:rPr>
        <w:t>Item</w:t>
      </w:r>
      <w:r w:rsidRPr="00E77497">
        <w:rPr>
          <w:rStyle w:val="bnf"/>
        </w:rPr>
        <w:t>.</w:t>
      </w:r>
    </w:p>
    <w:p w14:paraId="7AFDE460" w14:textId="77777777" w:rsidR="000A612A" w:rsidRPr="00E77497" w:rsidRDefault="000A612A" w:rsidP="00452F0C">
      <w:pPr>
        <w:pStyle w:val="Alg4"/>
        <w:numPr>
          <w:ilvl w:val="0"/>
          <w:numId w:val="1103"/>
        </w:numPr>
        <w:spacing w:after="220"/>
        <w:contextualSpacing/>
      </w:pPr>
      <w:r w:rsidRPr="00E77497">
        <w:t xml:space="preserve">Return </w:t>
      </w:r>
      <w:r w:rsidRPr="00E77497">
        <w:rPr>
          <w:rStyle w:val="bnf"/>
        </w:rPr>
        <w:t>names</w:t>
      </w:r>
      <w:r w:rsidRPr="00E77497">
        <w:t>.</w:t>
      </w:r>
    </w:p>
    <w:p w14:paraId="792F42EA" w14:textId="77777777" w:rsidR="000A612A" w:rsidRPr="00E77497" w:rsidRDefault="000A612A" w:rsidP="000A612A">
      <w:r>
        <w:rPr>
          <w:rFonts w:ascii="Times New Roman" w:hAnsi="Times New Roman"/>
          <w:i/>
        </w:rPr>
        <w:t>Outer</w:t>
      </w:r>
      <w:r w:rsidRPr="00E77497">
        <w:rPr>
          <w:rFonts w:ascii="Times New Roman" w:hAnsi="Times New Roman"/>
          <w:i/>
        </w:rPr>
        <w:t xml:space="preserve">Item </w:t>
      </w:r>
      <w:r w:rsidRPr="00E77497">
        <w:rPr>
          <w:b/>
        </w:rPr>
        <w:t>:</w:t>
      </w:r>
      <w:r w:rsidRPr="00E77497">
        <w:rPr>
          <w:rFonts w:ascii="Times New Roman" w:hAnsi="Times New Roman"/>
          <w:i/>
        </w:rPr>
        <w:t xml:space="preserve"> Statement</w:t>
      </w:r>
      <w:r w:rsidRPr="00D23025">
        <w:rPr>
          <w:rFonts w:ascii="Times New Roman" w:hAnsi="Times New Roman"/>
          <w:i/>
        </w:rPr>
        <w:t>ListItem</w:t>
      </w:r>
      <w:r w:rsidRPr="00E77497">
        <w:t xml:space="preserve"> </w:t>
      </w:r>
    </w:p>
    <w:p w14:paraId="2526F795" w14:textId="77777777" w:rsidR="000A612A" w:rsidRPr="00E77497" w:rsidRDefault="000A612A" w:rsidP="000A612A">
      <w:pPr>
        <w:pStyle w:val="Alg4"/>
        <w:numPr>
          <w:ilvl w:val="0"/>
          <w:numId w:val="1035"/>
        </w:numPr>
        <w:spacing w:after="220"/>
        <w:contextualSpacing/>
      </w:pPr>
      <w:r w:rsidRPr="00E77497">
        <w:t>Return a new empty List.</w:t>
      </w:r>
    </w:p>
    <w:p w14:paraId="62F4CA3F" w14:textId="77777777" w:rsidR="000A612A" w:rsidRPr="00E77497" w:rsidRDefault="000A612A" w:rsidP="000A612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14:paraId="63FFB8CA" w14:textId="77777777" w:rsidR="000A612A" w:rsidRDefault="000A612A" w:rsidP="00452F0C">
      <w:pPr>
        <w:pStyle w:val="Alg4"/>
        <w:numPr>
          <w:ilvl w:val="0"/>
          <w:numId w:val="110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14:paraId="6460F86B" w14:textId="77777777" w:rsidR="000A612A" w:rsidRPr="00E77497" w:rsidRDefault="000A612A" w:rsidP="00452F0C">
      <w:pPr>
        <w:pStyle w:val="Alg4"/>
        <w:numPr>
          <w:ilvl w:val="0"/>
          <w:numId w:val="1104"/>
        </w:numPr>
        <w:spacing w:after="220"/>
        <w:contextualSpacing/>
      </w:pPr>
      <w:r w:rsidRPr="00E77497">
        <w:t xml:space="preserve">Return the BoundNames of </w:t>
      </w:r>
      <w:r w:rsidRPr="00E77497">
        <w:rPr>
          <w:i/>
        </w:rPr>
        <w:t>Declaration</w:t>
      </w:r>
      <w:r w:rsidRPr="00E77497">
        <w:t>.</w:t>
      </w:r>
    </w:p>
    <w:p w14:paraId="7727154E" w14:textId="77777777" w:rsidR="00CA269D" w:rsidRDefault="00CA269D" w:rsidP="00CA269D">
      <w:pPr>
        <w:pStyle w:val="30"/>
        <w:rPr>
          <w:ins w:id="16205" w:author="Rev 19 Allen Wirfs-Brock" w:date="2013-09-24T14:49:00Z"/>
        </w:rPr>
      </w:pPr>
      <w:bookmarkStart w:id="16206" w:name="_Toc368050883"/>
      <w:bookmarkStart w:id="16207" w:name="_Toc360524868"/>
      <w:ins w:id="16208" w:author="Rev 19 Allen Wirfs-Brock" w:date="2013-09-24T14:49:00Z">
        <w:r>
          <w:t>Symbol Exotic Objects</w:t>
        </w:r>
        <w:bookmarkEnd w:id="16206"/>
      </w:ins>
    </w:p>
    <w:p w14:paraId="31695BE1" w14:textId="77777777" w:rsidR="00CA269D" w:rsidRDefault="00CA269D" w:rsidP="00CA269D">
      <w:pPr>
        <w:rPr>
          <w:ins w:id="16209" w:author="Rev 19 Allen Wirfs-Brock" w:date="2013-09-24T14:49:00Z"/>
        </w:rPr>
      </w:pPr>
      <w:ins w:id="16210" w:author="Rev 19 Allen Wirfs-Brock" w:date="2013-09-24T14:49:00Z">
        <w:r>
          <w:t xml:space="preserve">A </w:t>
        </w:r>
        <w:r>
          <w:rPr>
            <w:i/>
            <w:iCs/>
          </w:rPr>
          <w:t>Symbol object</w:t>
        </w:r>
        <w:r>
          <w:t xml:space="preserve"> is an exotic object that may be used as a property key</w:t>
        </w:r>
        <w:r w:rsidRPr="00E77497">
          <w:t xml:space="preserve">. </w:t>
        </w:r>
        <w:r>
          <w:t>Symbol exotic objects are always immutable and never observably reference any other object.</w:t>
        </w:r>
      </w:ins>
    </w:p>
    <w:p w14:paraId="31F69B09" w14:textId="77777777" w:rsidR="00CA269D" w:rsidRPr="00E77497" w:rsidRDefault="00CA269D" w:rsidP="00CA269D">
      <w:pPr>
        <w:rPr>
          <w:ins w:id="16211" w:author="Rev 19 Allen Wirfs-Brock" w:date="2013-09-24T14:49:00Z"/>
        </w:rPr>
      </w:pPr>
      <w:ins w:id="16212" w:author="Rev 19 Allen Wirfs-Brock" w:date="2013-09-24T14:49:00Z">
        <w:r>
          <w:t xml:space="preserve">Exotic Symbol objects provide alternative definitions for all of the essential internal methods.    </w:t>
        </w:r>
      </w:ins>
    </w:p>
    <w:p w14:paraId="5CA66902" w14:textId="77777777" w:rsidR="00CA269D" w:rsidRPr="00E77497" w:rsidRDefault="00CA269D" w:rsidP="00CA269D">
      <w:pPr>
        <w:pStyle w:val="40"/>
        <w:rPr>
          <w:ins w:id="16213" w:author="Rev 19 Allen Wirfs-Brock" w:date="2013-09-24T14:49:00Z"/>
        </w:rPr>
      </w:pPr>
      <w:ins w:id="16214" w:author="Rev 19 Allen Wirfs-Brock" w:date="2013-09-24T14:49:00Z">
        <w:r w:rsidRPr="00E77497">
          <w:t xml:space="preserve"> [[</w:t>
        </w:r>
        <w:r>
          <w:t>Get</w:t>
        </w:r>
        <w:r w:rsidRPr="00952308">
          <w:t>PrototypeOf</w:t>
        </w:r>
        <w:r w:rsidRPr="00E77497">
          <w:t>]] (</w:t>
        </w:r>
        <w:r>
          <w:t xml:space="preserve"> </w:t>
        </w:r>
        <w:r w:rsidRPr="00E77497">
          <w:t>)</w:t>
        </w:r>
      </w:ins>
    </w:p>
    <w:p w14:paraId="7717492A" w14:textId="77777777" w:rsidR="00CA269D" w:rsidRPr="00E77497" w:rsidRDefault="00CA269D" w:rsidP="00CA269D">
      <w:pPr>
        <w:rPr>
          <w:ins w:id="16215" w:author="Rev 19 Allen Wirfs-Brock" w:date="2013-09-24T14:49:00Z"/>
        </w:rPr>
      </w:pPr>
      <w:ins w:id="16216" w:author="Rev 19 Allen Wirfs-Brock" w:date="2013-09-24T14:49:00Z">
        <w:r w:rsidRPr="00E77497">
          <w:t>When the [[</w:t>
        </w:r>
        <w:r>
          <w:t>Get</w:t>
        </w:r>
        <w:r w:rsidRPr="00952308">
          <w:t>PrototypeOf</w:t>
        </w:r>
        <w:r w:rsidRPr="00E77497">
          <w:t>]] internal method of</w:t>
        </w:r>
        <w:r>
          <w:t xml:space="preserve"> 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ins>
    </w:p>
    <w:p w14:paraId="535ECF7C" w14:textId="77777777" w:rsidR="00CA269D" w:rsidRPr="00E77497" w:rsidRDefault="00CA269D" w:rsidP="00CA269D">
      <w:pPr>
        <w:pStyle w:val="Alg4"/>
        <w:numPr>
          <w:ilvl w:val="0"/>
          <w:numId w:val="1250"/>
        </w:numPr>
        <w:spacing w:after="240"/>
        <w:rPr>
          <w:ins w:id="16217" w:author="Rev 19 Allen Wirfs-Brock" w:date="2013-09-24T14:49:00Z"/>
        </w:rPr>
      </w:pPr>
      <w:ins w:id="16218" w:author="Rev 19 Allen Wirfs-Brock" w:date="2013-09-24T14:49:00Z">
        <w:r w:rsidRPr="00E77497">
          <w:t xml:space="preserve">Return </w:t>
        </w:r>
        <w:r>
          <w:rPr>
            <w:b/>
            <w:bCs/>
            <w:iCs/>
          </w:rPr>
          <w:t>null</w:t>
        </w:r>
        <w:r w:rsidRPr="00E77497">
          <w:t>.</w:t>
        </w:r>
      </w:ins>
    </w:p>
    <w:p w14:paraId="774AB25E" w14:textId="77777777" w:rsidR="00CA269D" w:rsidRPr="00E77497" w:rsidRDefault="00CA269D" w:rsidP="00CA269D">
      <w:pPr>
        <w:pStyle w:val="40"/>
        <w:rPr>
          <w:ins w:id="16219" w:author="Rev 19 Allen Wirfs-Brock" w:date="2013-09-24T14:49:00Z"/>
        </w:rPr>
      </w:pPr>
      <w:ins w:id="16220" w:author="Rev 19 Allen Wirfs-Brock" w:date="2013-09-24T14:49:00Z">
        <w:r w:rsidRPr="00E77497">
          <w:t xml:space="preserve"> [[</w:t>
        </w:r>
        <w:r>
          <w:t>Set</w:t>
        </w:r>
        <w:r w:rsidRPr="00F16CCB">
          <w:t>PrototypeOf</w:t>
        </w:r>
        <w:r w:rsidRPr="00E77497">
          <w:t>]] (</w:t>
        </w:r>
        <w:r>
          <w:t>V</w:t>
        </w:r>
        <w:r w:rsidRPr="00E77497">
          <w:t>)</w:t>
        </w:r>
      </w:ins>
    </w:p>
    <w:p w14:paraId="07A9B6B0" w14:textId="77777777" w:rsidR="00CA269D" w:rsidRPr="00E77497" w:rsidRDefault="00CA269D" w:rsidP="00CA269D">
      <w:pPr>
        <w:rPr>
          <w:ins w:id="16221" w:author="Rev 19 Allen Wirfs-Brock" w:date="2013-09-24T14:49:00Z"/>
        </w:rPr>
      </w:pPr>
      <w:ins w:id="16222" w:author="Rev 19 Allen Wirfs-Brock" w:date="2013-09-24T14:49:00Z">
        <w:r w:rsidRPr="00E77497">
          <w:t>When the [[</w:t>
        </w:r>
        <w:r>
          <w:t>Set</w:t>
        </w:r>
        <w:r w:rsidRPr="00F16CCB">
          <w:t>PrototypeOf</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ins>
    </w:p>
    <w:p w14:paraId="14D23F34" w14:textId="77777777" w:rsidR="00CA269D" w:rsidRPr="00E77497" w:rsidDel="004372C5" w:rsidRDefault="00CA269D" w:rsidP="00CA269D">
      <w:pPr>
        <w:pStyle w:val="Alg4"/>
        <w:numPr>
          <w:ilvl w:val="0"/>
          <w:numId w:val="1251"/>
        </w:numPr>
        <w:spacing w:before="240"/>
        <w:rPr>
          <w:ins w:id="16223" w:author="Rev 19 Allen Wirfs-Brock" w:date="2013-09-24T14:49:00Z"/>
        </w:rPr>
      </w:pPr>
      <w:ins w:id="16224" w:author="Rev 19 Allen Wirfs-Brock" w:date="2013-09-24T14:49:00Z">
        <w:r>
          <w:t>Assert: Either Type(</w:t>
        </w:r>
        <w:r>
          <w:rPr>
            <w:i/>
            <w:iCs/>
          </w:rPr>
          <w:t>V</w:t>
        </w:r>
        <w:r>
          <w:t>) is Object or Type(</w:t>
        </w:r>
        <w:r>
          <w:rPr>
            <w:i/>
            <w:iCs/>
          </w:rPr>
          <w:t>V</w:t>
        </w:r>
        <w:r>
          <w:t>) is Null</w:t>
        </w:r>
        <w:r w:rsidRPr="00E77497" w:rsidDel="004372C5">
          <w:t>.</w:t>
        </w:r>
      </w:ins>
    </w:p>
    <w:p w14:paraId="60CF6962" w14:textId="77777777" w:rsidR="00CA269D" w:rsidRPr="00A33491" w:rsidRDefault="00CA269D" w:rsidP="00CA269D">
      <w:pPr>
        <w:numPr>
          <w:ilvl w:val="0"/>
          <w:numId w:val="1251"/>
        </w:numPr>
        <w:spacing w:line="240" w:lineRule="auto"/>
        <w:jc w:val="left"/>
        <w:rPr>
          <w:ins w:id="16225" w:author="Rev 19 Allen Wirfs-Brock" w:date="2013-09-24T14:49:00Z"/>
          <w:rFonts w:ascii="Times New Roman" w:eastAsia="Times New Roman" w:hAnsi="Times New Roman"/>
          <w:spacing w:val="6"/>
          <w:lang w:eastAsia="en-US"/>
        </w:rPr>
      </w:pPr>
      <w:ins w:id="16226" w:author="Rev 19 Allen Wirfs-Brock" w:date="2013-09-24T14:49:00Z">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false</w:t>
        </w:r>
        <w:r w:rsidRPr="00A33491">
          <w:rPr>
            <w:rFonts w:ascii="Times New Roman" w:eastAsia="Times New Roman" w:hAnsi="Times New Roman"/>
            <w:spacing w:val="6"/>
            <w:lang w:eastAsia="en-US"/>
          </w:rPr>
          <w:t>.</w:t>
        </w:r>
      </w:ins>
    </w:p>
    <w:p w14:paraId="100AB6FC" w14:textId="77777777" w:rsidR="00CA269D" w:rsidRPr="00E77497" w:rsidRDefault="00CA269D" w:rsidP="00CA269D">
      <w:pPr>
        <w:pStyle w:val="40"/>
        <w:rPr>
          <w:ins w:id="16227" w:author="Rev 19 Allen Wirfs-Brock" w:date="2013-09-24T14:49:00Z"/>
        </w:rPr>
      </w:pPr>
      <w:ins w:id="16228" w:author="Rev 19 Allen Wirfs-Brock" w:date="2013-09-24T14:49:00Z">
        <w:r w:rsidRPr="00E77497">
          <w:t xml:space="preserve"> [[</w:t>
        </w:r>
        <w:r>
          <w:t>IsExtensible</w:t>
        </w:r>
        <w:r w:rsidRPr="00E77497">
          <w:t>]] (</w:t>
        </w:r>
        <w:r>
          <w:t xml:space="preserve"> </w:t>
        </w:r>
        <w:r w:rsidRPr="00E77497">
          <w:t>)</w:t>
        </w:r>
      </w:ins>
    </w:p>
    <w:p w14:paraId="061AA7FC" w14:textId="77777777" w:rsidR="00CA269D" w:rsidRPr="00E77497" w:rsidRDefault="00CA269D" w:rsidP="00CA269D">
      <w:pPr>
        <w:rPr>
          <w:ins w:id="16229" w:author="Rev 19 Allen Wirfs-Brock" w:date="2013-09-24T14:49:00Z"/>
        </w:rPr>
      </w:pPr>
      <w:ins w:id="16230" w:author="Rev 19 Allen Wirfs-Brock" w:date="2013-09-24T14:49:00Z">
        <w:r w:rsidRPr="00E77497">
          <w:t>When the [[</w:t>
        </w:r>
        <w:r w:rsidRPr="00DE5807">
          <w:t>IsExtensible</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 xml:space="preserve"> the following steps are taken:</w:t>
        </w:r>
      </w:ins>
    </w:p>
    <w:p w14:paraId="47AB1822" w14:textId="77777777" w:rsidR="00CA269D" w:rsidRPr="00E77497" w:rsidRDefault="00CA269D" w:rsidP="00CA269D">
      <w:pPr>
        <w:pStyle w:val="Alg4"/>
        <w:numPr>
          <w:ilvl w:val="0"/>
          <w:numId w:val="1252"/>
        </w:numPr>
        <w:spacing w:after="240"/>
        <w:rPr>
          <w:ins w:id="16231" w:author="Rev 19 Allen Wirfs-Brock" w:date="2013-09-24T14:49:00Z"/>
        </w:rPr>
      </w:pPr>
      <w:ins w:id="16232" w:author="Rev 19 Allen Wirfs-Brock" w:date="2013-09-24T14:49:00Z">
        <w:r w:rsidRPr="00A33491">
          <w:t xml:space="preserve">Return </w:t>
        </w:r>
        <w:r>
          <w:rPr>
            <w:b/>
            <w:bCs/>
          </w:rPr>
          <w:t>false</w:t>
        </w:r>
        <w:r w:rsidRPr="00A33491">
          <w:t>.</w:t>
        </w:r>
      </w:ins>
    </w:p>
    <w:p w14:paraId="09C9A2ED" w14:textId="77777777" w:rsidR="00CA269D" w:rsidRPr="00E77497" w:rsidRDefault="00CA269D" w:rsidP="00CA269D">
      <w:pPr>
        <w:pStyle w:val="40"/>
        <w:rPr>
          <w:ins w:id="16233" w:author="Rev 19 Allen Wirfs-Brock" w:date="2013-09-24T14:49:00Z"/>
        </w:rPr>
      </w:pPr>
      <w:ins w:id="16234" w:author="Rev 19 Allen Wirfs-Brock" w:date="2013-09-24T14:49:00Z">
        <w:r w:rsidRPr="00E77497">
          <w:t xml:space="preserve"> [[</w:t>
        </w:r>
        <w:r>
          <w:t>PreventExtensions</w:t>
        </w:r>
        <w:r w:rsidRPr="00E77497">
          <w:t xml:space="preserve">]] </w:t>
        </w:r>
        <w:r>
          <w:t xml:space="preserve"> </w:t>
        </w:r>
        <w:r w:rsidRPr="00E77497">
          <w:t>(</w:t>
        </w:r>
        <w:r>
          <w:t xml:space="preserve"> </w:t>
        </w:r>
        <w:r w:rsidRPr="00E77497">
          <w:t>)</w:t>
        </w:r>
      </w:ins>
    </w:p>
    <w:p w14:paraId="177C1805" w14:textId="77777777" w:rsidR="00CA269D" w:rsidRPr="00E77497" w:rsidRDefault="00CA269D" w:rsidP="00CA269D">
      <w:pPr>
        <w:rPr>
          <w:ins w:id="16235" w:author="Rev 19 Allen Wirfs-Brock" w:date="2013-09-24T14:49:00Z"/>
        </w:rPr>
      </w:pPr>
      <w:ins w:id="16236" w:author="Rev 19 Allen Wirfs-Brock" w:date="2013-09-24T14:49:00Z">
        <w:r w:rsidRPr="00E77497">
          <w:t>When the [[</w:t>
        </w:r>
        <w:r w:rsidRPr="00DE5807">
          <w:t>PreventExtensions</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the following steps are taken:</w:t>
        </w:r>
      </w:ins>
    </w:p>
    <w:p w14:paraId="0EB23AF5" w14:textId="77777777" w:rsidR="00CA269D" w:rsidRPr="00A33491" w:rsidRDefault="00CA269D" w:rsidP="00CA269D">
      <w:pPr>
        <w:numPr>
          <w:ilvl w:val="0"/>
          <w:numId w:val="1253"/>
        </w:numPr>
        <w:spacing w:line="240" w:lineRule="auto"/>
        <w:jc w:val="left"/>
        <w:rPr>
          <w:ins w:id="16237" w:author="Rev 19 Allen Wirfs-Brock" w:date="2013-09-24T14:49:00Z"/>
          <w:rFonts w:ascii="Times New Roman" w:eastAsia="Times New Roman" w:hAnsi="Times New Roman"/>
          <w:spacing w:val="6"/>
          <w:lang w:eastAsia="en-US"/>
        </w:rPr>
      </w:pPr>
      <w:ins w:id="16238" w:author="Rev 19 Allen Wirfs-Brock" w:date="2013-09-24T14:49:00Z">
        <w:r w:rsidRPr="00A33491">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ins>
    </w:p>
    <w:p w14:paraId="668C72E3" w14:textId="77777777" w:rsidR="00CA269D" w:rsidRPr="00E77497" w:rsidRDefault="00CA269D" w:rsidP="00CA269D">
      <w:pPr>
        <w:pStyle w:val="40"/>
        <w:rPr>
          <w:ins w:id="16239" w:author="Rev 19 Allen Wirfs-Brock" w:date="2013-09-24T14:49:00Z"/>
        </w:rPr>
      </w:pPr>
      <w:ins w:id="16240" w:author="Rev 19 Allen Wirfs-Brock" w:date="2013-09-24T14:49:00Z">
        <w:r w:rsidRPr="00E77497">
          <w:t xml:space="preserve"> [[</w:t>
        </w:r>
        <w:r>
          <w:t>Has</w:t>
        </w:r>
        <w:r w:rsidRPr="00E77497">
          <w:t>OwnProperty]] (P)</w:t>
        </w:r>
      </w:ins>
    </w:p>
    <w:p w14:paraId="35205CE9" w14:textId="77777777" w:rsidR="00CA269D" w:rsidRPr="00E77497" w:rsidRDefault="00CA269D" w:rsidP="00CA269D">
      <w:pPr>
        <w:rPr>
          <w:ins w:id="16241" w:author="Rev 19 Allen Wirfs-Brock" w:date="2013-09-24T14:49:00Z"/>
        </w:rPr>
      </w:pPr>
      <w:ins w:id="16242" w:author="Rev 19 Allen Wirfs-Brock" w:date="2013-09-24T14:49:00Z">
        <w:r w:rsidRPr="00E77497">
          <w:t>When the [[</w:t>
        </w:r>
        <w:r>
          <w:t>Has</w:t>
        </w:r>
        <w:r w:rsidRPr="00E77497">
          <w:t xml:space="preserve">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14:paraId="35992672" w14:textId="77777777" w:rsidR="00CA269D" w:rsidRPr="00E77497" w:rsidRDefault="00CA269D" w:rsidP="00CA269D">
      <w:pPr>
        <w:pStyle w:val="Alg4"/>
        <w:numPr>
          <w:ilvl w:val="0"/>
          <w:numId w:val="1254"/>
        </w:numPr>
        <w:spacing w:after="240"/>
        <w:rPr>
          <w:ins w:id="16243" w:author="Rev 19 Allen Wirfs-Brock" w:date="2013-09-24T14:49:00Z"/>
        </w:rPr>
      </w:pPr>
      <w:ins w:id="16244" w:author="Rev 19 Allen Wirfs-Brock" w:date="2013-09-24T14:49:00Z">
        <w:r>
          <w:t xml:space="preserve">Return </w:t>
        </w:r>
        <w:r>
          <w:rPr>
            <w:b/>
            <w:bCs/>
          </w:rPr>
          <w:t>false</w:t>
        </w:r>
        <w:r>
          <w:t>.</w:t>
        </w:r>
      </w:ins>
    </w:p>
    <w:p w14:paraId="4F64A80C" w14:textId="77777777" w:rsidR="00CA269D" w:rsidRPr="00E77497" w:rsidRDefault="00CA269D" w:rsidP="00CA269D">
      <w:pPr>
        <w:pStyle w:val="40"/>
        <w:rPr>
          <w:ins w:id="16245" w:author="Rev 19 Allen Wirfs-Brock" w:date="2013-09-24T14:49:00Z"/>
        </w:rPr>
      </w:pPr>
      <w:ins w:id="16246" w:author="Rev 19 Allen Wirfs-Brock" w:date="2013-09-24T14:49:00Z">
        <w:r w:rsidRPr="00E77497">
          <w:t xml:space="preserve"> [[GetOwnProperty]] (P)</w:t>
        </w:r>
      </w:ins>
    </w:p>
    <w:p w14:paraId="638FBCE2" w14:textId="77777777" w:rsidR="00CA269D" w:rsidRDefault="00CA269D" w:rsidP="00CA269D">
      <w:pPr>
        <w:rPr>
          <w:ins w:id="16247" w:author="Rev 19 Allen Wirfs-Brock" w:date="2013-09-24T14:49:00Z"/>
        </w:rPr>
      </w:pPr>
      <w:ins w:id="16248" w:author="Rev 19 Allen Wirfs-Brock" w:date="2013-09-24T14:49:00Z">
        <w:r w:rsidRPr="00E77497">
          <w:t xml:space="preserve">When the [[GetOwnProperty]]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14:paraId="1C4E12DB" w14:textId="77777777" w:rsidR="00CA269D" w:rsidRPr="00E77497" w:rsidRDefault="00CA269D" w:rsidP="00CA269D">
      <w:pPr>
        <w:pStyle w:val="Alg4"/>
        <w:numPr>
          <w:ilvl w:val="0"/>
          <w:numId w:val="1255"/>
        </w:numPr>
        <w:spacing w:after="120"/>
        <w:rPr>
          <w:ins w:id="16249" w:author="Rev 19 Allen Wirfs-Brock" w:date="2013-09-24T14:49:00Z"/>
        </w:rPr>
      </w:pPr>
      <w:ins w:id="16250" w:author="Rev 19 Allen Wirfs-Brock" w:date="2013-09-24T14:49:00Z">
        <w:r w:rsidRPr="00E77497">
          <w:t xml:space="preserve">Return </w:t>
        </w:r>
        <w:r>
          <w:rPr>
            <w:b/>
            <w:bCs/>
            <w:iCs/>
          </w:rPr>
          <w:t>undefined</w:t>
        </w:r>
        <w:r w:rsidRPr="00E77497">
          <w:t>.</w:t>
        </w:r>
      </w:ins>
    </w:p>
    <w:p w14:paraId="7A360C7C" w14:textId="77777777" w:rsidR="00CA269D" w:rsidRPr="00E77497" w:rsidRDefault="00CA269D" w:rsidP="00CA269D">
      <w:pPr>
        <w:pStyle w:val="40"/>
        <w:rPr>
          <w:ins w:id="16251" w:author="Rev 19 Allen Wirfs-Brock" w:date="2013-09-24T14:49:00Z"/>
        </w:rPr>
      </w:pPr>
      <w:ins w:id="16252" w:author="Rev 19 Allen Wirfs-Brock" w:date="2013-09-24T14:49:00Z">
        <w:r w:rsidRPr="00E77497">
          <w:t xml:space="preserve"> [[DefineOwnProperty]] (P, Desc)</w:t>
        </w:r>
      </w:ins>
    </w:p>
    <w:p w14:paraId="0689E258" w14:textId="77777777" w:rsidR="00CA269D" w:rsidRPr="00E77497" w:rsidRDefault="00CA269D" w:rsidP="00CA269D">
      <w:pPr>
        <w:rPr>
          <w:ins w:id="16253" w:author="Rev 19 Allen Wirfs-Brock" w:date="2013-09-24T14:49:00Z"/>
        </w:rPr>
      </w:pPr>
      <w:ins w:id="16254" w:author="Rev 19 Allen Wirfs-Brock" w:date="2013-09-24T14:49:00Z">
        <w:r w:rsidRPr="00E77497">
          <w:t xml:space="preserve">When the [[DefineOwnProperty]] internal method of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ins>
    </w:p>
    <w:p w14:paraId="72BCEFA8" w14:textId="77777777" w:rsidR="00CA269D" w:rsidRPr="00E77497" w:rsidRDefault="00CA269D" w:rsidP="00CA269D">
      <w:pPr>
        <w:pStyle w:val="Alg4"/>
        <w:numPr>
          <w:ilvl w:val="0"/>
          <w:numId w:val="1259"/>
        </w:numPr>
        <w:spacing w:after="120"/>
        <w:rPr>
          <w:ins w:id="16255" w:author="Rev 19 Allen Wirfs-Brock" w:date="2013-09-24T14:49:00Z"/>
        </w:rPr>
      </w:pPr>
      <w:ins w:id="16256" w:author="Rev 19 Allen Wirfs-Brock" w:date="2013-09-24T14:49:00Z">
        <w:r w:rsidRPr="00E77497">
          <w:t xml:space="preserve">Return </w:t>
        </w:r>
        <w:r>
          <w:rPr>
            <w:b/>
          </w:rPr>
          <w:t>false</w:t>
        </w:r>
        <w:r w:rsidRPr="00E77497">
          <w:t>.</w:t>
        </w:r>
      </w:ins>
    </w:p>
    <w:p w14:paraId="5542E7E2" w14:textId="77777777" w:rsidR="00CA269D" w:rsidRPr="00E77497" w:rsidRDefault="00CA269D" w:rsidP="00CA269D">
      <w:pPr>
        <w:pStyle w:val="40"/>
        <w:rPr>
          <w:ins w:id="16257" w:author="Rev 19 Allen Wirfs-Brock" w:date="2013-09-24T14:49:00Z"/>
        </w:rPr>
      </w:pPr>
      <w:ins w:id="16258" w:author="Rev 19 Allen Wirfs-Brock" w:date="2013-09-24T14:49:00Z">
        <w:r w:rsidRPr="00E77497">
          <w:t xml:space="preserve"> [[</w:t>
        </w:r>
        <w:r>
          <w:t>Has</w:t>
        </w:r>
        <w:r w:rsidRPr="00E77497">
          <w:t>Property]] (P)</w:t>
        </w:r>
      </w:ins>
    </w:p>
    <w:p w14:paraId="02C699A7" w14:textId="77777777" w:rsidR="00CA269D" w:rsidRPr="00E77497" w:rsidRDefault="00CA269D" w:rsidP="00CA269D">
      <w:pPr>
        <w:rPr>
          <w:ins w:id="16259" w:author="Rev 19 Allen Wirfs-Brock" w:date="2013-09-24T14:49:00Z"/>
        </w:rPr>
      </w:pPr>
      <w:ins w:id="16260" w:author="Rev 19 Allen Wirfs-Brock" w:date="2013-09-24T14:49:00Z">
        <w:r w:rsidRPr="00E77497">
          <w:t>When the [[</w:t>
        </w:r>
        <w:r>
          <w:t>Has</w:t>
        </w:r>
        <w:r w:rsidRPr="00E77497">
          <w:t xml:space="preserve">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14:paraId="18015943" w14:textId="77777777" w:rsidR="00CA269D" w:rsidRPr="00E77497" w:rsidRDefault="00CA269D" w:rsidP="00CA269D">
      <w:pPr>
        <w:pStyle w:val="Alg4"/>
        <w:numPr>
          <w:ilvl w:val="0"/>
          <w:numId w:val="1314"/>
        </w:numPr>
        <w:spacing w:after="120"/>
        <w:rPr>
          <w:ins w:id="16261" w:author="Rev 19 Allen Wirfs-Brock" w:date="2013-09-24T14:49:00Z"/>
        </w:rPr>
      </w:pPr>
      <w:ins w:id="16262" w:author="Rev 19 Allen Wirfs-Brock" w:date="2013-09-24T14:49:00Z">
        <w:r w:rsidRPr="00E77497">
          <w:t xml:space="preserve">Return </w:t>
        </w:r>
        <w:r>
          <w:rPr>
            <w:b/>
            <w:bCs/>
            <w:iCs/>
          </w:rPr>
          <w:t>false</w:t>
        </w:r>
        <w:r w:rsidRPr="00E77497">
          <w:t>.</w:t>
        </w:r>
      </w:ins>
    </w:p>
    <w:p w14:paraId="06CA1EA9" w14:textId="77777777" w:rsidR="00CA269D" w:rsidRPr="00E77497" w:rsidRDefault="00CA269D" w:rsidP="00CA269D">
      <w:pPr>
        <w:pStyle w:val="40"/>
        <w:rPr>
          <w:ins w:id="16263" w:author="Rev 19 Allen Wirfs-Brock" w:date="2013-09-24T14:49:00Z"/>
        </w:rPr>
      </w:pPr>
      <w:ins w:id="16264" w:author="Rev 19 Allen Wirfs-Brock" w:date="2013-09-24T14:49:00Z">
        <w:r w:rsidRPr="00E77497">
          <w:t xml:space="preserve"> [[Get]] (P</w:t>
        </w:r>
        <w:r>
          <w:t>, Receiver</w:t>
        </w:r>
        <w:r w:rsidRPr="00E77497">
          <w:t>)</w:t>
        </w:r>
      </w:ins>
    </w:p>
    <w:p w14:paraId="1306F02C" w14:textId="77777777" w:rsidR="00CA269D" w:rsidRPr="00E77497" w:rsidRDefault="00CA269D" w:rsidP="00CA269D">
      <w:pPr>
        <w:rPr>
          <w:ins w:id="16265" w:author="Rev 19 Allen Wirfs-Brock" w:date="2013-09-24T14:49:00Z"/>
        </w:rPr>
      </w:pPr>
      <w:ins w:id="16266" w:author="Rev 19 Allen Wirfs-Brock" w:date="2013-09-24T14:49:00Z">
        <w:r w:rsidRPr="00E77497">
          <w:t xml:space="preserve">When the [[Get]] internal method of </w:t>
        </w:r>
        <w:r>
          <w:t xml:space="preserve">an exotic Symbol object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ins>
    </w:p>
    <w:p w14:paraId="0C3872FF" w14:textId="77777777" w:rsidR="00CA269D" w:rsidRPr="00E77497" w:rsidDel="004372C5" w:rsidRDefault="00CA269D" w:rsidP="00CA269D">
      <w:pPr>
        <w:pStyle w:val="Alg4"/>
        <w:numPr>
          <w:ilvl w:val="0"/>
          <w:numId w:val="1256"/>
        </w:numPr>
        <w:spacing w:before="240"/>
        <w:contextualSpacing/>
        <w:rPr>
          <w:ins w:id="16267" w:author="Rev 19 Allen Wirfs-Brock" w:date="2013-09-24T14:49:00Z"/>
        </w:rPr>
      </w:pPr>
      <w:ins w:id="16268" w:author="Rev 19 Allen Wirfs-Brock" w:date="2013-09-24T14:49:00Z">
        <w:r>
          <w:t>Assert: IsPropertyKey(</w:t>
        </w:r>
        <w:r>
          <w:rPr>
            <w:i/>
            <w:iCs/>
          </w:rPr>
          <w:t>P</w:t>
        </w:r>
        <w:r>
          <w:t xml:space="preserve">) is </w:t>
        </w:r>
        <w:r w:rsidRPr="00B40933">
          <w:rPr>
            <w:b/>
            <w:bCs/>
          </w:rPr>
          <w:t>true</w:t>
        </w:r>
        <w:r w:rsidRPr="00E77497" w:rsidDel="004372C5">
          <w:t>.</w:t>
        </w:r>
      </w:ins>
    </w:p>
    <w:p w14:paraId="6CA05E27" w14:textId="77777777" w:rsidR="00CA269D" w:rsidRPr="00E77497" w:rsidRDefault="00CA269D" w:rsidP="00CA269D">
      <w:pPr>
        <w:pStyle w:val="Alg4"/>
        <w:numPr>
          <w:ilvl w:val="0"/>
          <w:numId w:val="1256"/>
        </w:numPr>
        <w:spacing w:after="120"/>
        <w:rPr>
          <w:ins w:id="16269" w:author="Rev 19 Allen Wirfs-Brock" w:date="2013-09-24T14:49:00Z"/>
        </w:rPr>
      </w:pPr>
      <w:ins w:id="16270" w:author="Rev 19 Allen Wirfs-Brock" w:date="2013-09-24T14:49:00Z">
        <w:r w:rsidRPr="00E77497">
          <w:t xml:space="preserve">Return </w:t>
        </w:r>
        <w:r w:rsidRPr="00E77497">
          <w:rPr>
            <w:b/>
          </w:rPr>
          <w:t>undefined</w:t>
        </w:r>
        <w:r w:rsidRPr="00E77497">
          <w:t>.</w:t>
        </w:r>
      </w:ins>
    </w:p>
    <w:p w14:paraId="5F48DCE0" w14:textId="77777777" w:rsidR="00CA269D" w:rsidRPr="00E77497" w:rsidRDefault="00CA269D" w:rsidP="00CA269D">
      <w:pPr>
        <w:pStyle w:val="40"/>
        <w:rPr>
          <w:ins w:id="16271" w:author="Rev 19 Allen Wirfs-Brock" w:date="2013-09-24T14:49:00Z"/>
        </w:rPr>
      </w:pPr>
      <w:ins w:id="16272" w:author="Rev 19 Allen Wirfs-Brock" w:date="2013-09-24T14:49:00Z">
        <w:r w:rsidRPr="00E77497">
          <w:t xml:space="preserve"> [[</w:t>
        </w:r>
        <w:r>
          <w:t>Set</w:t>
        </w:r>
        <w:r w:rsidRPr="00E77497">
          <w:t>]</w:t>
        </w:r>
        <w:r>
          <w:t>]</w:t>
        </w:r>
        <w:r w:rsidRPr="00E77497">
          <w:t xml:space="preserve"> ( P, V, </w:t>
        </w:r>
        <w:r w:rsidRPr="00457C2D">
          <w:t xml:space="preserve"> Receiver</w:t>
        </w:r>
        <w:r w:rsidRPr="00E77497">
          <w:t>)</w:t>
        </w:r>
      </w:ins>
    </w:p>
    <w:p w14:paraId="094E6DFF" w14:textId="77777777" w:rsidR="00CA269D" w:rsidRPr="00E77497" w:rsidRDefault="00CA269D" w:rsidP="00CA269D">
      <w:pPr>
        <w:rPr>
          <w:ins w:id="16273" w:author="Rev 19 Allen Wirfs-Brock" w:date="2013-09-24T14:49:00Z"/>
        </w:rPr>
      </w:pPr>
      <w:ins w:id="16274" w:author="Rev 19 Allen Wirfs-Brock" w:date="2013-09-24T14:49:00Z">
        <w:r w:rsidRPr="00E77497">
          <w:t>When the [[</w:t>
        </w:r>
        <w:r>
          <w:t>Set</w:t>
        </w:r>
        <w:r w:rsidRPr="00E77497">
          <w:t xml:space="preserve">]] internal method of </w:t>
        </w:r>
        <w:r>
          <w:t xml:space="preserve">an exotic Symbol object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ins>
    </w:p>
    <w:p w14:paraId="20DE8357" w14:textId="77777777" w:rsidR="00CA269D" w:rsidRPr="00E77497" w:rsidRDefault="00CA269D" w:rsidP="00CA269D">
      <w:pPr>
        <w:pStyle w:val="Alg4"/>
        <w:numPr>
          <w:ilvl w:val="0"/>
          <w:numId w:val="1257"/>
        </w:numPr>
        <w:spacing w:after="120"/>
        <w:rPr>
          <w:ins w:id="16275" w:author="Rev 19 Allen Wirfs-Brock" w:date="2013-09-24T14:49:00Z"/>
        </w:rPr>
      </w:pPr>
      <w:ins w:id="16276" w:author="Rev 19 Allen Wirfs-Brock" w:date="2013-09-24T14:49:00Z">
        <w:r w:rsidRPr="00E77497">
          <w:t xml:space="preserve">Return </w:t>
        </w:r>
        <w:r>
          <w:rPr>
            <w:b/>
            <w:bCs/>
            <w:iCs/>
          </w:rPr>
          <w:t>false</w:t>
        </w:r>
        <w:r w:rsidRPr="00E77497">
          <w:t>.</w:t>
        </w:r>
      </w:ins>
    </w:p>
    <w:p w14:paraId="136160D2" w14:textId="77777777" w:rsidR="00CA269D" w:rsidRPr="00E77497" w:rsidRDefault="00CA269D" w:rsidP="00CA269D">
      <w:pPr>
        <w:pStyle w:val="40"/>
        <w:rPr>
          <w:ins w:id="16277" w:author="Rev 19 Allen Wirfs-Brock" w:date="2013-09-24T14:49:00Z"/>
        </w:rPr>
      </w:pPr>
      <w:ins w:id="16278" w:author="Rev 19 Allen Wirfs-Brock" w:date="2013-09-24T14:49:00Z">
        <w:r w:rsidRPr="00E77497">
          <w:t>[[</w:t>
        </w:r>
        <w:r>
          <w:t>Invoke</w:t>
        </w:r>
        <w:r w:rsidRPr="00E77497">
          <w:t>]] (P</w:t>
        </w:r>
        <w:r>
          <w:t>, ArgumentsList, Receiver</w:t>
        </w:r>
        <w:r w:rsidRPr="00E77497">
          <w:t>)</w:t>
        </w:r>
      </w:ins>
    </w:p>
    <w:p w14:paraId="19CC2551" w14:textId="77777777" w:rsidR="00CA269D" w:rsidRPr="00E77497" w:rsidRDefault="00CA269D" w:rsidP="00CA269D">
      <w:pPr>
        <w:rPr>
          <w:ins w:id="16279" w:author="Rev 19 Allen Wirfs-Brock" w:date="2013-09-24T14:49:00Z"/>
        </w:rPr>
      </w:pPr>
      <w:ins w:id="16280" w:author="Rev 19 Allen Wirfs-Brock" w:date="2013-09-24T14:49:00Z">
        <w:r w:rsidRPr="00E77497">
          <w:t>When the [[</w:t>
        </w:r>
        <w:r>
          <w:t>Invoke</w:t>
        </w:r>
        <w:r w:rsidRPr="00E77497">
          <w:t>]] internal method of</w:t>
        </w:r>
        <w:r w:rsidRPr="00DE5807">
          <w:t xml:space="preserve"> </w:t>
        </w:r>
        <w:r>
          <w:t>an exotic Symbol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ins>
    </w:p>
    <w:p w14:paraId="47C063C6" w14:textId="77777777" w:rsidR="00CA269D" w:rsidRPr="00E77497" w:rsidRDefault="00CA269D" w:rsidP="00CA269D">
      <w:pPr>
        <w:pStyle w:val="Alg4"/>
        <w:numPr>
          <w:ilvl w:val="0"/>
          <w:numId w:val="1478"/>
        </w:numPr>
        <w:spacing w:after="120"/>
        <w:rPr>
          <w:ins w:id="16281" w:author="Rev 19 Allen Wirfs-Brock" w:date="2013-09-24T14:49:00Z"/>
        </w:rPr>
      </w:pPr>
      <w:ins w:id="16282" w:author="Rev 19 Allen Wirfs-Brock" w:date="2013-09-24T14:49:00Z">
        <w:r>
          <w:t xml:space="preserve">Throw a </w:t>
        </w:r>
        <w:r w:rsidRPr="00BE60E0">
          <w:rPr>
            <w:b/>
            <w:bCs/>
          </w:rPr>
          <w:t>TypeError</w:t>
        </w:r>
        <w:r>
          <w:t xml:space="preserve"> exception.</w:t>
        </w:r>
        <w:r w:rsidRPr="00E77497">
          <w:t>.</w:t>
        </w:r>
      </w:ins>
    </w:p>
    <w:p w14:paraId="3AC08A7B" w14:textId="77777777" w:rsidR="00CA269D" w:rsidRPr="00E77497" w:rsidRDefault="00CA269D" w:rsidP="00CA269D">
      <w:pPr>
        <w:pStyle w:val="40"/>
        <w:rPr>
          <w:ins w:id="16283" w:author="Rev 19 Allen Wirfs-Brock" w:date="2013-09-24T14:49:00Z"/>
        </w:rPr>
      </w:pPr>
      <w:ins w:id="16284" w:author="Rev 19 Allen Wirfs-Brock" w:date="2013-09-24T14:49:00Z">
        <w:r w:rsidRPr="00E77497">
          <w:t xml:space="preserve"> [[Delete]] (P)</w:t>
        </w:r>
      </w:ins>
    </w:p>
    <w:p w14:paraId="078D6B93" w14:textId="77777777" w:rsidR="00CA269D" w:rsidRPr="00E77497" w:rsidRDefault="00CA269D" w:rsidP="00CA269D">
      <w:pPr>
        <w:rPr>
          <w:ins w:id="16285" w:author="Rev 19 Allen Wirfs-Brock" w:date="2013-09-24T14:49:00Z"/>
        </w:rPr>
      </w:pPr>
      <w:ins w:id="16286" w:author="Rev 19 Allen Wirfs-Brock" w:date="2013-09-24T14:49:00Z">
        <w:r w:rsidRPr="00E77497">
          <w:t>When the [[Delete]] internal method of</w:t>
        </w:r>
        <w:r w:rsidRPr="00D2502C">
          <w:t xml:space="preserve">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ins>
    </w:p>
    <w:p w14:paraId="5764A68A" w14:textId="77777777" w:rsidR="00CA269D" w:rsidRPr="00E77497" w:rsidDel="004372C5" w:rsidRDefault="00CA269D" w:rsidP="00CA269D">
      <w:pPr>
        <w:pStyle w:val="Alg4"/>
        <w:numPr>
          <w:ilvl w:val="0"/>
          <w:numId w:val="1258"/>
        </w:numPr>
        <w:spacing w:before="240"/>
        <w:contextualSpacing/>
        <w:rPr>
          <w:ins w:id="16287" w:author="Rev 19 Allen Wirfs-Brock" w:date="2013-09-24T14:49:00Z"/>
        </w:rPr>
      </w:pPr>
      <w:ins w:id="16288" w:author="Rev 19 Allen Wirfs-Brock" w:date="2013-09-24T14:49:00Z">
        <w:r>
          <w:t>Assert: IsPropertyKey(</w:t>
        </w:r>
        <w:r>
          <w:rPr>
            <w:i/>
            <w:iCs/>
          </w:rPr>
          <w:t>P</w:t>
        </w:r>
        <w:r>
          <w:t xml:space="preserve">) is </w:t>
        </w:r>
        <w:r w:rsidRPr="00B40933">
          <w:rPr>
            <w:b/>
            <w:bCs/>
          </w:rPr>
          <w:t>true</w:t>
        </w:r>
        <w:r w:rsidRPr="00E77497" w:rsidDel="004372C5">
          <w:t>.</w:t>
        </w:r>
      </w:ins>
    </w:p>
    <w:p w14:paraId="4B55E88E" w14:textId="77777777" w:rsidR="00CA269D" w:rsidRPr="00E77497" w:rsidRDefault="00CA269D" w:rsidP="00CA269D">
      <w:pPr>
        <w:pStyle w:val="Alg4"/>
        <w:numPr>
          <w:ilvl w:val="0"/>
          <w:numId w:val="1258"/>
        </w:numPr>
        <w:spacing w:after="120"/>
        <w:rPr>
          <w:ins w:id="16289" w:author="Rev 19 Allen Wirfs-Brock" w:date="2013-09-24T14:49:00Z"/>
        </w:rPr>
      </w:pPr>
      <w:ins w:id="16290" w:author="Rev 19 Allen Wirfs-Brock" w:date="2013-09-24T14:49:00Z">
        <w:r w:rsidRPr="00E77497">
          <w:t xml:space="preserve">Return </w:t>
        </w:r>
        <w:r>
          <w:rPr>
            <w:b/>
          </w:rPr>
          <w:t>true</w:t>
        </w:r>
        <w:r w:rsidRPr="00E77497">
          <w:t>.</w:t>
        </w:r>
      </w:ins>
    </w:p>
    <w:p w14:paraId="39C7630F" w14:textId="77777777" w:rsidR="00CA269D" w:rsidRPr="00E77497" w:rsidRDefault="00CA269D" w:rsidP="00CA269D">
      <w:pPr>
        <w:pStyle w:val="40"/>
        <w:rPr>
          <w:ins w:id="16291" w:author="Rev 19 Allen Wirfs-Brock" w:date="2013-09-24T14:49:00Z"/>
        </w:rPr>
      </w:pPr>
      <w:ins w:id="16292" w:author="Rev 19 Allen Wirfs-Brock" w:date="2013-09-24T14:49:00Z">
        <w:r w:rsidRPr="00E77497">
          <w:t xml:space="preserve"> [[</w:t>
        </w:r>
        <w:r>
          <w:t>Enumerate</w:t>
        </w:r>
        <w:r w:rsidRPr="00E77497">
          <w:t>]] ()</w:t>
        </w:r>
      </w:ins>
    </w:p>
    <w:p w14:paraId="312FF743" w14:textId="77777777" w:rsidR="00CA269D" w:rsidRPr="00E77497" w:rsidRDefault="00CA269D" w:rsidP="00CA269D">
      <w:pPr>
        <w:rPr>
          <w:ins w:id="16293" w:author="Rev 19 Allen Wirfs-Brock" w:date="2013-09-24T14:49:00Z"/>
        </w:rPr>
      </w:pPr>
      <w:ins w:id="16294" w:author="Rev 19 Allen Wirfs-Brock" w:date="2013-09-24T14:49:00Z">
        <w:r w:rsidRPr="00E77497">
          <w:t>When the [[</w:t>
        </w:r>
        <w:r>
          <w:t>Enumerate</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 the following steps are taken:</w:t>
        </w:r>
      </w:ins>
    </w:p>
    <w:p w14:paraId="182DA3C1" w14:textId="77777777" w:rsidR="00CA269D" w:rsidRPr="00E77497" w:rsidDel="004372C5" w:rsidRDefault="00CA269D" w:rsidP="00CA269D">
      <w:pPr>
        <w:pStyle w:val="Alg4"/>
        <w:numPr>
          <w:ilvl w:val="0"/>
          <w:numId w:val="1260"/>
        </w:numPr>
        <w:spacing w:after="240"/>
        <w:rPr>
          <w:ins w:id="16295" w:author="Rev 19 Allen Wirfs-Brock" w:date="2013-09-24T14:49:00Z"/>
        </w:rPr>
      </w:pPr>
      <w:ins w:id="16296" w:author="Rev 19 Allen Wirfs-Brock" w:date="2013-09-24T14:49:00Z">
        <w:r>
          <w:t>Return the result of CreateEmptyIterator()</w:t>
        </w:r>
        <w:r w:rsidRPr="00E77497">
          <w:t>.</w:t>
        </w:r>
        <w:r>
          <w:t xml:space="preserve">  </w:t>
        </w:r>
      </w:ins>
    </w:p>
    <w:p w14:paraId="29EFD17F" w14:textId="77777777" w:rsidR="00CA269D" w:rsidRPr="00E77497" w:rsidRDefault="00CA269D" w:rsidP="00CA269D">
      <w:pPr>
        <w:pStyle w:val="40"/>
        <w:rPr>
          <w:ins w:id="16297" w:author="Rev 19 Allen Wirfs-Brock" w:date="2013-09-24T14:49:00Z"/>
        </w:rPr>
      </w:pPr>
      <w:ins w:id="16298" w:author="Rev 19 Allen Wirfs-Brock" w:date="2013-09-24T14:49:00Z">
        <w:r w:rsidRPr="00E77497">
          <w:t xml:space="preserve"> [[</w:t>
        </w:r>
        <w:r>
          <w:t>OwnPropertyKeys</w:t>
        </w:r>
        <w:r w:rsidRPr="00E77497">
          <w:t>]] (</w:t>
        </w:r>
        <w:r>
          <w:t xml:space="preserve"> </w:t>
        </w:r>
        <w:r w:rsidRPr="00E77497">
          <w:t>)</w:t>
        </w:r>
      </w:ins>
    </w:p>
    <w:p w14:paraId="7044B952" w14:textId="77777777" w:rsidR="00CA269D" w:rsidRPr="00E77497" w:rsidRDefault="00CA269D" w:rsidP="00CA269D">
      <w:pPr>
        <w:rPr>
          <w:ins w:id="16299" w:author="Rev 19 Allen Wirfs-Brock" w:date="2013-09-24T14:49:00Z"/>
        </w:rPr>
      </w:pPr>
      <w:ins w:id="16300" w:author="Rev 19 Allen Wirfs-Brock" w:date="2013-09-24T14:49:00Z">
        <w:r w:rsidRPr="00E77497">
          <w:t>When the [[</w:t>
        </w:r>
        <w:r>
          <w:t>OwnPropertyKeys</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ins>
    </w:p>
    <w:p w14:paraId="178663DF" w14:textId="77777777" w:rsidR="00CA269D" w:rsidRPr="00E77497" w:rsidRDefault="00CA269D" w:rsidP="00CA269D">
      <w:pPr>
        <w:pStyle w:val="Alg4"/>
        <w:numPr>
          <w:ilvl w:val="0"/>
          <w:numId w:val="1262"/>
        </w:numPr>
        <w:spacing w:after="120"/>
        <w:rPr>
          <w:ins w:id="16301" w:author="Rev 19 Allen Wirfs-Brock" w:date="2013-09-24T14:49:00Z"/>
        </w:rPr>
      </w:pPr>
      <w:ins w:id="16302" w:author="Rev 19 Allen Wirfs-Brock" w:date="2013-09-24T14:49:00Z">
        <w:r>
          <w:t>Return the result of CreateEmptyIterator().</w:t>
        </w:r>
      </w:ins>
    </w:p>
    <w:p w14:paraId="19B216D7" w14:textId="77777777" w:rsidR="00CA269D" w:rsidRDefault="00CA269D" w:rsidP="00CA269D">
      <w:pPr>
        <w:rPr>
          <w:ins w:id="16303" w:author="Rev 19 Allen Wirfs-Brock" w:date="2013-09-24T14:49:00Z"/>
          <w:u w:val="single"/>
        </w:rPr>
      </w:pPr>
    </w:p>
    <w:p w14:paraId="6022EBC1" w14:textId="77777777" w:rsidR="00E82523" w:rsidRPr="00E77497" w:rsidRDefault="00E82523" w:rsidP="00E82523">
      <w:pPr>
        <w:pStyle w:val="30"/>
        <w:rPr>
          <w:ins w:id="16304" w:author="Rev 16 Allen Wirfs-Brock" w:date="2013-07-15T10:57:00Z"/>
        </w:rPr>
      </w:pPr>
      <w:bookmarkStart w:id="16305" w:name="_Toc368050884"/>
      <w:ins w:id="16306" w:author="Rev 16 Allen Wirfs-Brock" w:date="2013-07-15T10:58:00Z">
        <w:r>
          <w:t xml:space="preserve">Preliminary work on Irrefutable </w:t>
        </w:r>
      </w:ins>
      <w:ins w:id="16307" w:author="Rev 16 Allen Wirfs-Brock" w:date="2013-07-15T10:57:00Z">
        <w:r w:rsidRPr="00E77497">
          <w:t>Destructuring Binding Patterns</w:t>
        </w:r>
        <w:bookmarkEnd w:id="16305"/>
      </w:ins>
    </w:p>
    <w:p w14:paraId="36BB270D" w14:textId="77777777" w:rsidR="00E82523" w:rsidRPr="00E77497" w:rsidRDefault="00E82523" w:rsidP="00E82523">
      <w:pPr>
        <w:pStyle w:val="Syntax"/>
        <w:rPr>
          <w:ins w:id="16308" w:author="Rev 16 Allen Wirfs-Brock" w:date="2013-07-15T10:57:00Z"/>
        </w:rPr>
      </w:pPr>
      <w:ins w:id="16309" w:author="Rev 16 Allen Wirfs-Brock" w:date="2013-07-15T10:57:00Z">
        <w:r w:rsidRPr="00E77497">
          <w:t>Syntax</w:t>
        </w:r>
      </w:ins>
    </w:p>
    <w:p w14:paraId="44D5F2B1" w14:textId="77777777" w:rsidR="00E82523" w:rsidRPr="00E77497" w:rsidRDefault="00E82523" w:rsidP="00E82523">
      <w:pPr>
        <w:pStyle w:val="SyntaxRule"/>
        <w:rPr>
          <w:ins w:id="16310" w:author="Rev 16 Allen Wirfs-Brock" w:date="2013-07-15T10:57:00Z"/>
          <w:rFonts w:ascii="Arial" w:hAnsi="Arial"/>
        </w:rPr>
      </w:pPr>
      <w:ins w:id="16311" w:author="Rev 16 Allen Wirfs-Brock" w:date="2013-07-15T10:57:00Z">
        <w:r w:rsidRPr="00E77497">
          <w:t xml:space="preserve">BindingPattern </w:t>
        </w:r>
        <w:r w:rsidRPr="00E77497">
          <w:rPr>
            <w:rFonts w:ascii="Arial" w:hAnsi="Arial"/>
            <w:b/>
            <w:i w:val="0"/>
          </w:rPr>
          <w:t>:</w:t>
        </w:r>
      </w:ins>
    </w:p>
    <w:p w14:paraId="5ECC4964" w14:textId="77777777" w:rsidR="00E82523" w:rsidRPr="00E77497" w:rsidRDefault="00E82523" w:rsidP="00E82523">
      <w:pPr>
        <w:pStyle w:val="SyntaxDefinition"/>
        <w:rPr>
          <w:ins w:id="16312" w:author="Rev 16 Allen Wirfs-Brock" w:date="2013-07-15T10:57:00Z"/>
          <w:rFonts w:ascii="Courier New" w:hAnsi="Courier New" w:cs="Courier New"/>
          <w:b/>
          <w:i w:val="0"/>
        </w:rPr>
      </w:pPr>
      <w:ins w:id="16313" w:author="Rev 16 Allen Wirfs-Brock" w:date="2013-07-15T10:57:00Z">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ObjectBindingPattern</w:t>
        </w:r>
        <w:r w:rsidRPr="00E77497">
          <w:br/>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ArrayBindingPattern</w:t>
        </w:r>
        <w:r w:rsidRPr="00E77497">
          <w:rPr>
            <w:rFonts w:ascii="Courier New" w:hAnsi="Courier New" w:cs="Courier New"/>
            <w:b/>
            <w:i w:val="0"/>
          </w:rPr>
          <w:t xml:space="preserve"> </w:t>
        </w:r>
      </w:ins>
    </w:p>
    <w:p w14:paraId="5E285A0B" w14:textId="77777777" w:rsidR="00E82523" w:rsidRPr="00E77497" w:rsidRDefault="00E82523" w:rsidP="00E82523">
      <w:pPr>
        <w:pStyle w:val="SyntaxRule"/>
        <w:rPr>
          <w:ins w:id="16314" w:author="Rev 16 Allen Wirfs-Brock" w:date="2013-07-15T10:57:00Z"/>
          <w:rFonts w:ascii="Arial" w:hAnsi="Arial"/>
        </w:rPr>
      </w:pPr>
      <w:ins w:id="16315" w:author="Rev 16 Allen Wirfs-Brock" w:date="2013-07-15T10:57:00Z">
        <w:r>
          <w:t xml:space="preserve">Irrefutable </w:t>
        </w:r>
        <w:r w:rsidRPr="00E77497">
          <w:rPr>
            <w:rFonts w:ascii="Arial" w:hAnsi="Arial"/>
            <w:b/>
            <w:i w:val="0"/>
          </w:rPr>
          <w:t>:</w:t>
        </w:r>
      </w:ins>
    </w:p>
    <w:p w14:paraId="4D13343B" w14:textId="77777777" w:rsidR="00E82523" w:rsidRPr="00E77497" w:rsidRDefault="00E82523" w:rsidP="00E82523">
      <w:pPr>
        <w:pStyle w:val="SyntaxDefinition"/>
        <w:rPr>
          <w:ins w:id="16316" w:author="Rev 16 Allen Wirfs-Brock" w:date="2013-07-15T10:57:00Z"/>
          <w:rFonts w:ascii="Courier New" w:hAnsi="Courier New" w:cs="Courier New"/>
          <w:b/>
          <w:i w:val="0"/>
        </w:rPr>
      </w:pPr>
      <w:ins w:id="16317" w:author="Rev 16 Allen Wirfs-Brock" w:date="2013-07-15T10:57:00Z">
        <w:r>
          <w:rPr>
            <w:rFonts w:ascii="Courier New" w:hAnsi="Courier New" w:cs="Courier New"/>
            <w:b/>
            <w:i w:val="0"/>
          </w:rPr>
          <w:t>?</w:t>
        </w:r>
        <w:r w:rsidRPr="00E77497">
          <w:rPr>
            <w:rFonts w:ascii="Courier New" w:hAnsi="Courier New" w:cs="Courier New"/>
            <w:b/>
            <w:i w:val="0"/>
          </w:rPr>
          <w:t xml:space="preserve"> </w:t>
        </w:r>
      </w:ins>
    </w:p>
    <w:p w14:paraId="74C7AC46" w14:textId="77777777" w:rsidR="00E82523" w:rsidRPr="00E77497" w:rsidRDefault="00E82523" w:rsidP="00E82523">
      <w:pPr>
        <w:pStyle w:val="SyntaxRule"/>
        <w:rPr>
          <w:ins w:id="16318" w:author="Rev 16 Allen Wirfs-Brock" w:date="2013-07-15T10:57:00Z"/>
          <w:rFonts w:ascii="Arial" w:hAnsi="Arial"/>
        </w:rPr>
      </w:pPr>
      <w:ins w:id="16319" w:author="Rev 16 Allen Wirfs-Brock" w:date="2013-07-15T10:57:00Z">
        <w:r w:rsidRPr="00E77497">
          <w:t xml:space="preserve">ObjectBindingPattern </w:t>
        </w:r>
        <w:r w:rsidRPr="00E77497">
          <w:rPr>
            <w:rFonts w:ascii="Arial" w:hAnsi="Arial"/>
            <w:b/>
            <w:i w:val="0"/>
          </w:rPr>
          <w:t>:</w:t>
        </w:r>
      </w:ins>
    </w:p>
    <w:p w14:paraId="2B28E866" w14:textId="77777777" w:rsidR="00E82523" w:rsidRPr="00E77497" w:rsidRDefault="00E82523" w:rsidP="00E82523">
      <w:pPr>
        <w:pStyle w:val="SyntaxDefinition"/>
        <w:rPr>
          <w:ins w:id="16320" w:author="Rev 16 Allen Wirfs-Brock" w:date="2013-07-15T10:57:00Z"/>
          <w:rFonts w:ascii="Courier New" w:hAnsi="Courier New" w:cs="Courier New"/>
          <w:b/>
          <w:i w:val="0"/>
        </w:rPr>
      </w:pPr>
      <w:ins w:id="16321" w:author="Rev 16 Allen Wirfs-Brock" w:date="2013-07-15T10:57:00Z">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ins>
    </w:p>
    <w:p w14:paraId="5B686B58" w14:textId="77777777" w:rsidR="00E82523" w:rsidRPr="00E77497" w:rsidRDefault="00E82523" w:rsidP="00E82523">
      <w:pPr>
        <w:pStyle w:val="SyntaxRule"/>
        <w:rPr>
          <w:ins w:id="16322" w:author="Rev 16 Allen Wirfs-Brock" w:date="2013-07-15T10:57:00Z"/>
          <w:rFonts w:ascii="Arial" w:hAnsi="Arial"/>
        </w:rPr>
      </w:pPr>
      <w:ins w:id="16323" w:author="Rev 16 Allen Wirfs-Brock" w:date="2013-07-15T10:57:00Z">
        <w:r w:rsidRPr="00E77497">
          <w:t xml:space="preserve">ArrayBindingPattern </w:t>
        </w:r>
        <w:r w:rsidRPr="00E77497">
          <w:rPr>
            <w:rFonts w:ascii="Arial" w:hAnsi="Arial"/>
            <w:b/>
            <w:i w:val="0"/>
          </w:rPr>
          <w:t>:</w:t>
        </w:r>
      </w:ins>
    </w:p>
    <w:p w14:paraId="4FEAE416" w14:textId="77777777" w:rsidR="00E82523" w:rsidRPr="00E77497" w:rsidRDefault="00E82523" w:rsidP="00E82523">
      <w:pPr>
        <w:pStyle w:val="SyntaxDefinition"/>
        <w:rPr>
          <w:ins w:id="16324" w:author="Rev 16 Allen Wirfs-Brock" w:date="2013-07-15T10:57:00Z"/>
          <w:rFonts w:ascii="Courier New" w:hAnsi="Courier New" w:cs="Courier New"/>
          <w:b/>
          <w:i w:val="0"/>
        </w:rPr>
      </w:pPr>
      <w:ins w:id="16325" w:author="Rev 16 Allen Wirfs-Brock" w:date="2013-07-15T10:57: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Pr="00E77497">
          <w:rPr>
            <w:rFonts w:ascii="Courier New" w:hAnsi="Courier New" w:cs="Courier New"/>
            <w:b/>
            <w:i w:val="0"/>
          </w:rP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w:t>
        </w:r>
        <w:r w:rsidRPr="00675B74">
          <w:rPr>
            <w:rFonts w:ascii="Courier New" w:hAnsi="Courier New" w:cs="Courier New"/>
            <w:b/>
            <w:i w:val="0"/>
          </w:rPr>
          <w:t>]</w:t>
        </w:r>
        <w:r w:rsidRPr="00675B74">
          <w:rPr>
            <w:rFonts w:ascii="Courier New" w:hAnsi="Courier New" w:cs="Courier New"/>
            <w:b/>
            <w:i w:val="0"/>
          </w:rPr>
          <w:b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013D0706" w14:textId="77777777" w:rsidR="00E82523" w:rsidRPr="00E77497" w:rsidRDefault="00E82523" w:rsidP="00E82523">
      <w:pPr>
        <w:pStyle w:val="SyntaxRule"/>
        <w:rPr>
          <w:ins w:id="16326" w:author="Rev 16 Allen Wirfs-Brock" w:date="2013-07-15T10:57:00Z"/>
          <w:rFonts w:ascii="Arial" w:hAnsi="Arial"/>
        </w:rPr>
      </w:pPr>
      <w:ins w:id="16327" w:author="Rev 16 Allen Wirfs-Brock" w:date="2013-07-15T10:57:00Z">
        <w:r w:rsidRPr="00E77497">
          <w:t xml:space="preserve">BindingPropertyList </w:t>
        </w:r>
        <w:r w:rsidRPr="00E77497">
          <w:rPr>
            <w:rFonts w:ascii="Arial" w:hAnsi="Arial"/>
            <w:b/>
            <w:i w:val="0"/>
          </w:rPr>
          <w:t>:</w:t>
        </w:r>
      </w:ins>
    </w:p>
    <w:p w14:paraId="1D431B4B" w14:textId="77777777" w:rsidR="00E82523" w:rsidRPr="00E77497" w:rsidRDefault="00E82523" w:rsidP="00E82523">
      <w:pPr>
        <w:pStyle w:val="SyntaxDefinition"/>
        <w:rPr>
          <w:ins w:id="16328" w:author="Rev 16 Allen Wirfs-Brock" w:date="2013-07-15T10:57:00Z"/>
        </w:rPr>
      </w:pPr>
      <w:ins w:id="16329" w:author="Rev 16 Allen Wirfs-Brock" w:date="2013-07-15T10:57:00Z">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r w:rsidRPr="00E77497">
          <w:br/>
          <w:t xml:space="preserve">BindingPropertyList </w:t>
        </w:r>
        <w:r w:rsidRPr="00E77497">
          <w:rPr>
            <w:rFonts w:ascii="Courier New" w:hAnsi="Courier New" w:cs="Courier New"/>
            <w:b/>
            <w:i w:val="0"/>
          </w:rPr>
          <w:t>,</w:t>
        </w:r>
        <w:r w:rsidRPr="00E77497">
          <w:t xml:space="preserve"> </w:t>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ins>
    </w:p>
    <w:p w14:paraId="327AC2DF" w14:textId="77777777" w:rsidR="00E82523" w:rsidRPr="00E77497" w:rsidRDefault="00E82523" w:rsidP="00E82523">
      <w:pPr>
        <w:pStyle w:val="SyntaxRule"/>
        <w:rPr>
          <w:ins w:id="16330" w:author="Rev 16 Allen Wirfs-Brock" w:date="2013-07-15T10:57:00Z"/>
          <w:rFonts w:ascii="Arial" w:hAnsi="Arial"/>
        </w:rPr>
      </w:pPr>
      <w:ins w:id="16331" w:author="Rev 16 Allen Wirfs-Brock" w:date="2013-07-15T10:57:00Z">
        <w:r w:rsidRPr="00E77497">
          <w:t>BindingElementList</w:t>
        </w:r>
        <w:r w:rsidRPr="00E77497">
          <w:rPr>
            <w:rFonts w:ascii="Arial" w:hAnsi="Arial"/>
          </w:rPr>
          <w:t xml:space="preserve"> </w:t>
        </w:r>
        <w:r w:rsidRPr="00E77497">
          <w:rPr>
            <w:rFonts w:ascii="Arial" w:hAnsi="Arial"/>
            <w:b/>
            <w:i w:val="0"/>
          </w:rPr>
          <w:t>:</w:t>
        </w:r>
      </w:ins>
    </w:p>
    <w:p w14:paraId="2A92B3F3" w14:textId="77777777" w:rsidR="00E82523" w:rsidRPr="00E77497" w:rsidRDefault="00E82523" w:rsidP="00E82523">
      <w:pPr>
        <w:pStyle w:val="SyntaxDefinition"/>
        <w:rPr>
          <w:ins w:id="16332" w:author="Rev 16 Allen Wirfs-Brock" w:date="2013-07-15T10:57:00Z"/>
        </w:rPr>
      </w:pPr>
      <w:ins w:id="16333" w:author="Rev 16 Allen Wirfs-Brock" w:date="2013-07-15T10:57:00Z">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ins>
    </w:p>
    <w:p w14:paraId="590E45AF" w14:textId="77777777" w:rsidR="00E82523" w:rsidRPr="00E77497" w:rsidRDefault="00E82523" w:rsidP="00E82523">
      <w:pPr>
        <w:pStyle w:val="SyntaxRule"/>
        <w:rPr>
          <w:ins w:id="16334" w:author="Rev 16 Allen Wirfs-Brock" w:date="2013-07-15T10:57:00Z"/>
          <w:rFonts w:ascii="Arial" w:hAnsi="Arial"/>
        </w:rPr>
      </w:pPr>
      <w:ins w:id="16335" w:author="Rev 16 Allen Wirfs-Brock" w:date="2013-07-15T10:57:00Z">
        <w:r w:rsidRPr="00E77497">
          <w:t xml:space="preserve">BindingProperty </w:t>
        </w:r>
        <w:r w:rsidRPr="00E77497">
          <w:rPr>
            <w:rFonts w:ascii="Arial" w:hAnsi="Arial"/>
            <w:b/>
            <w:i w:val="0"/>
          </w:rPr>
          <w:t>:</w:t>
        </w:r>
      </w:ins>
    </w:p>
    <w:p w14:paraId="139428F3" w14:textId="77777777" w:rsidR="00E82523" w:rsidRPr="00E77497" w:rsidRDefault="00E82523" w:rsidP="00E82523">
      <w:pPr>
        <w:pStyle w:val="SyntaxDefinition"/>
        <w:rPr>
          <w:ins w:id="16336" w:author="Rev 16 Allen Wirfs-Brock" w:date="2013-07-15T10:57:00Z"/>
        </w:rPr>
      </w:pPr>
      <w:ins w:id="16337" w:author="Rev 16 Allen Wirfs-Brock" w:date="2013-07-15T10:57:00Z">
        <w:r w:rsidRPr="00E77497">
          <w:t xml:space="preserve">SingleNameBinding </w:t>
        </w:r>
        <w:r w:rsidRPr="00E77497">
          <w:rPr>
            <w:rFonts w:ascii="Arial" w:hAnsi="Arial" w:cs="Arial"/>
            <w:i w:val="0"/>
            <w:vertAlign w:val="subscript"/>
          </w:rPr>
          <w:br/>
        </w:r>
        <w:r w:rsidRPr="00675B74" w:rsidDel="00A360B4">
          <w:t xml:space="preserve"> </w:t>
        </w:r>
        <w:commentRangeStart w:id="16338"/>
        <w:r w:rsidRPr="00E77497">
          <w:t>PropertyName</w:t>
        </w:r>
        <w:r w:rsidRPr="00E77497">
          <w:rPr>
            <w:rFonts w:ascii="Courier New" w:hAnsi="Courier New" w:cs="Courier New"/>
            <w:b/>
            <w:i w:val="0"/>
          </w:rPr>
          <w:t xml:space="preserve"> </w:t>
        </w:r>
        <w:commentRangeEnd w:id="16338"/>
        <w:r>
          <w:rPr>
            <w:rStyle w:val="af6"/>
            <w:rFonts w:ascii="Arial" w:eastAsia="MS Mincho" w:hAnsi="Arial"/>
            <w:i w:val="0"/>
            <w:lang w:eastAsia="ja-JP"/>
          </w:rPr>
          <w:commentReference w:id="16338"/>
        </w:r>
        <w:r w:rsidRPr="00E77497">
          <w:rPr>
            <w:rFonts w:ascii="Courier New" w:hAnsi="Courier New" w:cs="Courier New"/>
            <w:b/>
            <w:i w:val="0"/>
          </w:rPr>
          <w:t xml:space="preserve">: </w:t>
        </w:r>
        <w:r w:rsidRPr="00E77497">
          <w:t>BindingElement</w:t>
        </w:r>
        <w:r w:rsidRPr="00E77497" w:rsidDel="00A360B4">
          <w:t xml:space="preserve"> </w:t>
        </w:r>
      </w:ins>
    </w:p>
    <w:p w14:paraId="35F3B052" w14:textId="77777777" w:rsidR="00E82523" w:rsidRPr="00E77497" w:rsidRDefault="00E82523" w:rsidP="00E82523">
      <w:pPr>
        <w:pStyle w:val="SyntaxRule"/>
        <w:rPr>
          <w:ins w:id="16339" w:author="Rev 16 Allen Wirfs-Brock" w:date="2013-07-15T10:57:00Z"/>
          <w:rFonts w:ascii="Arial" w:hAnsi="Arial"/>
        </w:rPr>
      </w:pPr>
      <w:ins w:id="16340" w:author="Rev 16 Allen Wirfs-Brock" w:date="2013-07-15T10:57:00Z">
        <w:r w:rsidRPr="00E77497">
          <w:t xml:space="preserve">BindingElement </w:t>
        </w:r>
        <w:r w:rsidRPr="00E77497">
          <w:rPr>
            <w:rFonts w:ascii="Arial" w:hAnsi="Arial"/>
            <w:b/>
            <w:i w:val="0"/>
          </w:rPr>
          <w:t>:</w:t>
        </w:r>
      </w:ins>
    </w:p>
    <w:p w14:paraId="60BFFC8C" w14:textId="77777777" w:rsidR="00E82523" w:rsidRPr="00E77497" w:rsidRDefault="00E82523" w:rsidP="00E82523">
      <w:pPr>
        <w:pStyle w:val="SyntaxDefinition"/>
        <w:rPr>
          <w:ins w:id="16341" w:author="Rev 16 Allen Wirfs-Brock" w:date="2013-07-15T10:57:00Z"/>
        </w:rPr>
      </w:pPr>
      <w:ins w:id="16342" w:author="Rev 16 Allen Wirfs-Brock" w:date="2013-07-15T10:57:00Z">
        <w:r w:rsidRPr="00E77497">
          <w:t>SingleNameBinding</w:t>
        </w:r>
        <w:r w:rsidRPr="00E77497">
          <w:br/>
          <w:t>BindingPattern Initialiser</w:t>
        </w:r>
        <w:r w:rsidRPr="00E77497">
          <w:rPr>
            <w:rFonts w:ascii="Arial" w:hAnsi="Arial" w:cs="Arial"/>
            <w:i w:val="0"/>
            <w:vertAlign w:val="subscript"/>
          </w:rPr>
          <w:t>opt</w:t>
        </w:r>
      </w:ins>
    </w:p>
    <w:p w14:paraId="404880FE" w14:textId="77777777" w:rsidR="00E82523" w:rsidRPr="00E77497" w:rsidRDefault="00E82523" w:rsidP="00E82523">
      <w:pPr>
        <w:pStyle w:val="SyntaxRule"/>
        <w:rPr>
          <w:ins w:id="16343" w:author="Rev 16 Allen Wirfs-Brock" w:date="2013-07-15T10:57:00Z"/>
          <w:rFonts w:ascii="Arial" w:hAnsi="Arial"/>
        </w:rPr>
      </w:pPr>
      <w:ins w:id="16344" w:author="Rev 16 Allen Wirfs-Brock" w:date="2013-07-15T10:57:00Z">
        <w:r w:rsidRPr="00E77497">
          <w:t xml:space="preserve">SingleNameBinding  </w:t>
        </w:r>
        <w:r w:rsidRPr="00E77497">
          <w:rPr>
            <w:rFonts w:ascii="Arial" w:hAnsi="Arial"/>
            <w:b/>
            <w:i w:val="0"/>
          </w:rPr>
          <w:t>:</w:t>
        </w:r>
      </w:ins>
    </w:p>
    <w:p w14:paraId="38896CF6" w14:textId="77777777" w:rsidR="00E82523" w:rsidRPr="00E77497" w:rsidRDefault="00E82523" w:rsidP="00E82523">
      <w:pPr>
        <w:pStyle w:val="SyntaxDefinition"/>
        <w:rPr>
          <w:ins w:id="16345" w:author="Rev 16 Allen Wirfs-Brock" w:date="2013-07-15T10:57:00Z"/>
        </w:rPr>
      </w:pPr>
      <w:ins w:id="16346" w:author="Rev 16 Allen Wirfs-Brock" w:date="2013-07-15T10:57:00Z">
        <w:r w:rsidRPr="00E77497">
          <w:t>BindingIdentifier Initialiser</w:t>
        </w:r>
        <w:r w:rsidRPr="00E77497">
          <w:rPr>
            <w:rFonts w:ascii="Arial" w:hAnsi="Arial" w:cs="Arial"/>
            <w:i w:val="0"/>
            <w:vertAlign w:val="subscript"/>
          </w:rPr>
          <w:t>opt</w:t>
        </w:r>
      </w:ins>
    </w:p>
    <w:p w14:paraId="0B25E74C" w14:textId="77777777" w:rsidR="00E82523" w:rsidRPr="00E77497" w:rsidRDefault="00E82523" w:rsidP="00E82523">
      <w:pPr>
        <w:pStyle w:val="SyntaxRule"/>
        <w:rPr>
          <w:ins w:id="16347" w:author="Rev 16 Allen Wirfs-Brock" w:date="2013-07-15T10:57:00Z"/>
          <w:rFonts w:ascii="Arial" w:hAnsi="Arial"/>
        </w:rPr>
      </w:pPr>
      <w:ins w:id="16348" w:author="Rev 16 Allen Wirfs-Brock" w:date="2013-07-15T10:57:00Z">
        <w:r w:rsidRPr="00E77497">
          <w:t xml:space="preserve">BindingRestElement </w:t>
        </w:r>
        <w:r w:rsidRPr="00E77497">
          <w:rPr>
            <w:rFonts w:ascii="Arial" w:hAnsi="Arial"/>
            <w:b/>
            <w:i w:val="0"/>
          </w:rPr>
          <w:t>:</w:t>
        </w:r>
      </w:ins>
    </w:p>
    <w:p w14:paraId="4826FE7D" w14:textId="77777777" w:rsidR="00E82523" w:rsidRPr="00E77497" w:rsidRDefault="00E82523" w:rsidP="00E82523">
      <w:pPr>
        <w:pStyle w:val="SyntaxDefinition"/>
        <w:rPr>
          <w:ins w:id="16349" w:author="Rev 16 Allen Wirfs-Brock" w:date="2013-07-15T10:57:00Z"/>
        </w:rPr>
      </w:pPr>
      <w:ins w:id="16350" w:author="Rev 16 Allen Wirfs-Brock" w:date="2013-07-15T10:57:00Z">
        <w:r>
          <w:rPr>
            <w:rFonts w:ascii="Courier New" w:hAnsi="Courier New" w:cs="Courier New"/>
            <w:b/>
            <w:i w:val="0"/>
          </w:rPr>
          <w:t>...</w:t>
        </w:r>
        <w:r w:rsidRPr="00E77497">
          <w:rPr>
            <w:rFonts w:ascii="Arial" w:hAnsi="Arial" w:cs="Arial"/>
            <w:i w:val="0"/>
            <w:sz w:val="16"/>
            <w:szCs w:val="16"/>
          </w:rPr>
          <w:t xml:space="preserve"> </w:t>
        </w:r>
        <w:r w:rsidRPr="00E77497">
          <w:t xml:space="preserve">BindingIdentifier  </w:t>
        </w:r>
      </w:ins>
    </w:p>
    <w:p w14:paraId="1AFDDDE0" w14:textId="77777777" w:rsidR="00E82523" w:rsidRPr="00E77497" w:rsidRDefault="00E82523" w:rsidP="00E82523">
      <w:pPr>
        <w:pStyle w:val="40"/>
        <w:rPr>
          <w:ins w:id="16351" w:author="Rev 16 Allen Wirfs-Brock" w:date="2013-07-15T10:57:00Z"/>
        </w:rPr>
      </w:pPr>
      <w:ins w:id="16352" w:author="Rev 16 Allen Wirfs-Brock" w:date="2013-07-15T10:57:00Z">
        <w:r w:rsidRPr="00E77497">
          <w:t>Static Semantics</w:t>
        </w:r>
      </w:ins>
    </w:p>
    <w:p w14:paraId="18359366" w14:textId="77777777" w:rsidR="00E82523" w:rsidRPr="00E77497" w:rsidRDefault="00E82523" w:rsidP="00E82523">
      <w:pPr>
        <w:rPr>
          <w:ins w:id="16353" w:author="Rev 16 Allen Wirfs-Brock" w:date="2013-07-15T10:57:00Z"/>
          <w:rFonts w:ascii="Helvetica" w:hAnsi="Helvetica"/>
          <w:b/>
        </w:rPr>
      </w:pPr>
      <w:ins w:id="16354" w:author="Rev 16 Allen Wirfs-Brock" w:date="2013-07-15T10:57:00Z">
        <w:r w:rsidRPr="00E77497">
          <w:rPr>
            <w:rFonts w:ascii="Helvetica" w:hAnsi="Helvetica"/>
            <w:b/>
          </w:rPr>
          <w:t>Static Semantics:  Early Errors</w:t>
        </w:r>
      </w:ins>
    </w:p>
    <w:p w14:paraId="5A646C4C" w14:textId="77777777" w:rsidR="00E82523" w:rsidRPr="00E77497" w:rsidRDefault="00E82523" w:rsidP="00E82523">
      <w:pPr>
        <w:rPr>
          <w:ins w:id="16355" w:author="Rev 16 Allen Wirfs-Brock" w:date="2013-07-15T10:57:00Z"/>
        </w:rPr>
      </w:pPr>
      <w:ins w:id="16356" w:author="Rev 16 Allen Wirfs-Brock" w:date="2013-07-15T10:57:00Z">
        <w:r w:rsidRPr="00E77497">
          <w:rPr>
            <w:rStyle w:val="bnf"/>
          </w:rPr>
          <w:t xml:space="preserve">BindingPattern  </w:t>
        </w:r>
        <w:r w:rsidRPr="00E77497">
          <w:rPr>
            <w:b/>
          </w:rPr>
          <w:t>:</w:t>
        </w:r>
        <w:r w:rsidRPr="00E77497">
          <w:t xml:space="preserve"> </w:t>
        </w:r>
        <w:r w:rsidRPr="00E2245F">
          <w:rPr>
            <w:rStyle w:val="bnf"/>
          </w:rPr>
          <w:t>Irrefutable</w:t>
        </w:r>
        <w:r w:rsidRPr="00E2245F">
          <w:rPr>
            <w:rFonts w:cs="Arial"/>
            <w:iCs/>
            <w:vertAlign w:val="subscript"/>
          </w:rPr>
          <w:t>opt</w:t>
        </w:r>
        <w:r>
          <w:rPr>
            <w:rFonts w:cs="Arial"/>
            <w:i/>
            <w:vertAlign w:val="subscript"/>
          </w:rPr>
          <w:t xml:space="preserve"> </w:t>
        </w:r>
        <w:r>
          <w:t xml:space="preserve"> </w:t>
        </w:r>
        <w:r w:rsidRPr="00E77497">
          <w:rPr>
            <w:rStyle w:val="bnf"/>
          </w:rPr>
          <w:t>ObjectBindingPattern</w:t>
        </w:r>
      </w:ins>
    </w:p>
    <w:p w14:paraId="599B7AF2" w14:textId="77777777" w:rsidR="00E82523" w:rsidRPr="00E77497" w:rsidRDefault="00E82523" w:rsidP="00E82523">
      <w:pPr>
        <w:numPr>
          <w:ilvl w:val="0"/>
          <w:numId w:val="737"/>
        </w:numPr>
        <w:rPr>
          <w:ins w:id="16357" w:author="Rev 16 Allen Wirfs-Brock" w:date="2013-07-15T10:57:00Z"/>
        </w:rPr>
      </w:pPr>
      <w:ins w:id="16358" w:author="Rev 16 Allen Wirfs-Brock" w:date="2013-07-15T10:57:00Z">
        <w:r w:rsidRPr="00E77497">
          <w:t>It is a Syntax Error if the</w:t>
        </w:r>
        <w:r>
          <w:t xml:space="preserve"> BoundNames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14:paraId="3CC87FDD" w14:textId="77777777" w:rsidR="00E82523" w:rsidRPr="00E77497" w:rsidRDefault="00E82523" w:rsidP="00E82523">
      <w:pPr>
        <w:rPr>
          <w:ins w:id="16359" w:author="Rev 16 Allen Wirfs-Brock" w:date="2013-07-15T10:57:00Z"/>
        </w:rPr>
      </w:pPr>
      <w:ins w:id="16360"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ins>
    </w:p>
    <w:p w14:paraId="72DE14FA" w14:textId="77777777" w:rsidR="00E82523" w:rsidRPr="00E77497" w:rsidRDefault="00E82523" w:rsidP="00E82523">
      <w:pPr>
        <w:numPr>
          <w:ilvl w:val="0"/>
          <w:numId w:val="737"/>
        </w:numPr>
        <w:rPr>
          <w:ins w:id="16361" w:author="Rev 16 Allen Wirfs-Brock" w:date="2013-07-15T10:57:00Z"/>
        </w:rPr>
      </w:pPr>
      <w:ins w:id="16362" w:author="Rev 16 Allen Wirfs-Brock" w:date="2013-07-15T10:57:00Z">
        <w:r w:rsidRPr="00E77497">
          <w:t>It is a Syntax Error if the</w:t>
        </w:r>
        <w:r>
          <w:t xml:space="preserve"> BoundNames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14:paraId="4CD7B6E7" w14:textId="77777777" w:rsidR="00E82523" w:rsidRPr="00E77497" w:rsidRDefault="00E82523" w:rsidP="00E82523">
      <w:pPr>
        <w:rPr>
          <w:ins w:id="16363" w:author="Rev 16 Allen Wirfs-Brock" w:date="2013-07-15T10:57:00Z"/>
          <w:rFonts w:ascii="Helvetica" w:hAnsi="Helvetica"/>
          <w:b/>
        </w:rPr>
      </w:pPr>
      <w:ins w:id="16364" w:author="Rev 16 Allen Wirfs-Brock" w:date="2013-07-15T10:57:00Z">
        <w:r w:rsidRPr="00E77497">
          <w:rPr>
            <w:rFonts w:ascii="Helvetica" w:hAnsi="Helvetica"/>
            <w:b/>
          </w:rPr>
          <w:t xml:space="preserve">Static Semantics:  </w:t>
        </w:r>
        <w:r>
          <w:rPr>
            <w:rFonts w:ascii="Helvetica" w:hAnsi="Helvetica"/>
            <w:b/>
            <w:lang w:eastAsia="en-US"/>
          </w:rPr>
          <w:t>BoundNames</w:t>
        </w:r>
      </w:ins>
    </w:p>
    <w:p w14:paraId="0A908DF8" w14:textId="77777777" w:rsidR="00E82523" w:rsidRPr="00E77497" w:rsidRDefault="00E82523" w:rsidP="00E82523">
      <w:pPr>
        <w:rPr>
          <w:ins w:id="16365" w:author="Rev 16 Allen Wirfs-Brock" w:date="2013-07-15T10:57:00Z"/>
        </w:rPr>
      </w:pPr>
      <w:ins w:id="16366"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ObjectBindingPattern</w:t>
        </w:r>
      </w:ins>
    </w:p>
    <w:p w14:paraId="66A31299" w14:textId="77777777" w:rsidR="00E82523" w:rsidRPr="00E77497" w:rsidRDefault="00E82523" w:rsidP="00E82523">
      <w:pPr>
        <w:pStyle w:val="Alg4"/>
        <w:numPr>
          <w:ilvl w:val="0"/>
          <w:numId w:val="431"/>
        </w:numPr>
        <w:spacing w:after="220"/>
        <w:contextualSpacing/>
        <w:rPr>
          <w:ins w:id="16367" w:author="Rev 16 Allen Wirfs-Brock" w:date="2013-07-15T10:57:00Z"/>
        </w:rPr>
      </w:pPr>
      <w:ins w:id="16368" w:author="Rev 16 Allen Wirfs-Brock" w:date="2013-07-15T10:57:00Z">
        <w:r w:rsidRPr="00E77497">
          <w:t>Return the BoundNames of</w:t>
        </w:r>
        <w:r>
          <w:t xml:space="preserve"> </w:t>
        </w:r>
        <w:r w:rsidRPr="00E77497">
          <w:rPr>
            <w:rStyle w:val="bnf"/>
          </w:rPr>
          <w:t>ObjectBindingPattern</w:t>
        </w:r>
        <w:r w:rsidRPr="00E77497">
          <w:t>.</w:t>
        </w:r>
      </w:ins>
    </w:p>
    <w:p w14:paraId="190D5791" w14:textId="77777777" w:rsidR="00E82523" w:rsidRPr="00E77497" w:rsidRDefault="00E82523" w:rsidP="00E82523">
      <w:pPr>
        <w:rPr>
          <w:ins w:id="16369" w:author="Rev 16 Allen Wirfs-Brock" w:date="2013-07-15T10:57:00Z"/>
        </w:rPr>
      </w:pPr>
      <w:ins w:id="16370"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ins>
    </w:p>
    <w:p w14:paraId="2FE5234E" w14:textId="77777777" w:rsidR="00E82523" w:rsidRPr="00E77497" w:rsidRDefault="00E82523" w:rsidP="008F7A25">
      <w:pPr>
        <w:pStyle w:val="Alg4"/>
        <w:numPr>
          <w:ilvl w:val="0"/>
          <w:numId w:val="1552"/>
        </w:numPr>
        <w:spacing w:after="220"/>
        <w:contextualSpacing/>
        <w:rPr>
          <w:ins w:id="16371" w:author="Rev 16 Allen Wirfs-Brock" w:date="2013-07-15T10:57:00Z"/>
        </w:rPr>
      </w:pPr>
      <w:ins w:id="16372" w:author="Rev 16 Allen Wirfs-Brock" w:date="2013-07-15T10:57:00Z">
        <w:r w:rsidRPr="00E77497">
          <w:t>Return the BoundNames of</w:t>
        </w:r>
        <w:r>
          <w:t xml:space="preserve"> </w:t>
        </w:r>
        <w:r>
          <w:rPr>
            <w:rStyle w:val="bnf"/>
          </w:rPr>
          <w:t>Array</w:t>
        </w:r>
        <w:r w:rsidRPr="00E77497">
          <w:rPr>
            <w:rStyle w:val="bnf"/>
          </w:rPr>
          <w:t>BindingPattern</w:t>
        </w:r>
        <w:r w:rsidRPr="00E77497">
          <w:t>.</w:t>
        </w:r>
      </w:ins>
    </w:p>
    <w:p w14:paraId="048821B6" w14:textId="77777777" w:rsidR="00E82523" w:rsidRPr="00E77497" w:rsidRDefault="00E82523" w:rsidP="00E82523">
      <w:pPr>
        <w:rPr>
          <w:ins w:id="16373" w:author="Rev 16 Allen Wirfs-Brock" w:date="2013-07-15T10:57:00Z"/>
        </w:rPr>
      </w:pPr>
      <w:ins w:id="16374" w:author="Rev 16 Allen Wirfs-Brock" w:date="2013-07-15T10:57:00Z">
        <w:r w:rsidRPr="00E77497">
          <w:rPr>
            <w:rStyle w:val="bnf"/>
          </w:rPr>
          <w:t>ObjectBindingPattern</w:t>
        </w:r>
        <w:r>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ins>
    </w:p>
    <w:p w14:paraId="7581E355" w14:textId="77777777" w:rsidR="00E82523" w:rsidRPr="00E77497" w:rsidRDefault="00E82523" w:rsidP="008F7A25">
      <w:pPr>
        <w:pStyle w:val="Alg4"/>
        <w:numPr>
          <w:ilvl w:val="0"/>
          <w:numId w:val="1553"/>
        </w:numPr>
        <w:spacing w:after="220"/>
        <w:contextualSpacing/>
        <w:rPr>
          <w:ins w:id="16375" w:author="Rev 16 Allen Wirfs-Brock" w:date="2013-07-15T10:57:00Z"/>
        </w:rPr>
      </w:pPr>
      <w:ins w:id="16376" w:author="Rev 16 Allen Wirfs-Brock" w:date="2013-07-15T10:57:00Z">
        <w:r w:rsidRPr="00E77497">
          <w:t>Return an empty List.</w:t>
        </w:r>
      </w:ins>
    </w:p>
    <w:p w14:paraId="12FB3821" w14:textId="77777777" w:rsidR="00E82523" w:rsidRPr="00E77497" w:rsidRDefault="00E82523" w:rsidP="00E82523">
      <w:pPr>
        <w:rPr>
          <w:ins w:id="16377" w:author="Rev 16 Allen Wirfs-Brock" w:date="2013-07-15T10:57:00Z"/>
        </w:rPr>
      </w:pPr>
      <w:ins w:id="16378"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4AA51464" w14:textId="77777777" w:rsidR="00E82523" w:rsidRPr="00E77497" w:rsidRDefault="00E82523" w:rsidP="008F7A25">
      <w:pPr>
        <w:pStyle w:val="Alg4"/>
        <w:numPr>
          <w:ilvl w:val="0"/>
          <w:numId w:val="1554"/>
        </w:numPr>
        <w:spacing w:after="220"/>
        <w:contextualSpacing/>
        <w:rPr>
          <w:ins w:id="16379" w:author="Rev 16 Allen Wirfs-Brock" w:date="2013-07-15T10:57:00Z"/>
        </w:rPr>
      </w:pPr>
      <w:ins w:id="16380" w:author="Rev 16 Allen Wirfs-Brock" w:date="2013-07-15T10:57:00Z">
        <w:r w:rsidRPr="00E77497">
          <w:t>Return an empty List.</w:t>
        </w:r>
      </w:ins>
    </w:p>
    <w:p w14:paraId="3A0C2854" w14:textId="77777777" w:rsidR="00E82523" w:rsidRPr="00E77497" w:rsidRDefault="00E82523" w:rsidP="00E82523">
      <w:pPr>
        <w:rPr>
          <w:ins w:id="16381" w:author="Rev 16 Allen Wirfs-Brock" w:date="2013-07-15T10:57:00Z"/>
        </w:rPr>
      </w:pPr>
      <w:ins w:id="16382"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7F73FCD9" w14:textId="77777777" w:rsidR="00E82523" w:rsidRPr="00E77497" w:rsidRDefault="00E82523" w:rsidP="008F7A25">
      <w:pPr>
        <w:pStyle w:val="Alg4"/>
        <w:numPr>
          <w:ilvl w:val="0"/>
          <w:numId w:val="1555"/>
        </w:numPr>
        <w:spacing w:after="220"/>
        <w:contextualSpacing/>
        <w:rPr>
          <w:ins w:id="16383" w:author="Rev 16 Allen Wirfs-Brock" w:date="2013-07-15T10:57:00Z"/>
        </w:rPr>
      </w:pPr>
      <w:ins w:id="16384" w:author="Rev 16 Allen Wirfs-Brock" w:date="2013-07-15T10:57:00Z">
        <w:r w:rsidRPr="00E77497">
          <w:t xml:space="preserve">Return the BoundNames of </w:t>
        </w:r>
        <w:r w:rsidRPr="00E77497">
          <w:rPr>
            <w:rStyle w:val="bnf"/>
          </w:rPr>
          <w:t>Binding</w:t>
        </w:r>
        <w:r>
          <w:rPr>
            <w:rStyle w:val="bnf"/>
          </w:rPr>
          <w:t>Rest</w:t>
        </w:r>
        <w:r w:rsidRPr="00E77497">
          <w:rPr>
            <w:rStyle w:val="bnf"/>
          </w:rPr>
          <w:t>Element</w:t>
        </w:r>
        <w:r w:rsidRPr="00E77497">
          <w:t>.</w:t>
        </w:r>
      </w:ins>
    </w:p>
    <w:p w14:paraId="1FB804F9" w14:textId="77777777" w:rsidR="00E82523" w:rsidRPr="00E77497" w:rsidRDefault="00E82523" w:rsidP="00E82523">
      <w:pPr>
        <w:rPr>
          <w:ins w:id="16385" w:author="Rev 16 Allen Wirfs-Brock" w:date="2013-07-15T10:57:00Z"/>
        </w:rPr>
      </w:pPr>
      <w:ins w:id="16386"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71A38CE9" w14:textId="77777777" w:rsidR="00E82523" w:rsidRPr="00E77497" w:rsidRDefault="00E82523" w:rsidP="008F7A25">
      <w:pPr>
        <w:pStyle w:val="Alg4"/>
        <w:numPr>
          <w:ilvl w:val="0"/>
          <w:numId w:val="1556"/>
        </w:numPr>
        <w:spacing w:after="220"/>
        <w:contextualSpacing/>
        <w:rPr>
          <w:ins w:id="16387" w:author="Rev 16 Allen Wirfs-Brock" w:date="2013-07-15T10:57:00Z"/>
        </w:rPr>
      </w:pPr>
      <w:ins w:id="16388" w:author="Rev 16 Allen Wirfs-Brock" w:date="2013-07-15T10:57:00Z">
        <w:r w:rsidRPr="00E77497">
          <w:t xml:space="preserve">Return the BoundNames of </w:t>
        </w:r>
        <w:r w:rsidRPr="00E77497">
          <w:rPr>
            <w:rStyle w:val="bnf"/>
          </w:rPr>
          <w:t>BindingElementList</w:t>
        </w:r>
        <w:r w:rsidRPr="00E77497">
          <w:t>.</w:t>
        </w:r>
      </w:ins>
    </w:p>
    <w:p w14:paraId="2A61B949" w14:textId="77777777" w:rsidR="00E82523" w:rsidRPr="00E77497" w:rsidRDefault="00E82523" w:rsidP="00E82523">
      <w:pPr>
        <w:rPr>
          <w:ins w:id="16389" w:author="Rev 16 Allen Wirfs-Brock" w:date="2013-07-15T10:57:00Z"/>
        </w:rPr>
      </w:pPr>
      <w:ins w:id="16390"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020DFC11" w14:textId="77777777" w:rsidR="00E82523" w:rsidRPr="00E77497" w:rsidRDefault="00E82523" w:rsidP="008F7A25">
      <w:pPr>
        <w:pStyle w:val="Alg4"/>
        <w:numPr>
          <w:ilvl w:val="0"/>
          <w:numId w:val="1557"/>
        </w:numPr>
        <w:spacing w:after="220"/>
        <w:contextualSpacing/>
        <w:rPr>
          <w:ins w:id="16391" w:author="Rev 16 Allen Wirfs-Brock" w:date="2013-07-15T10:57:00Z"/>
        </w:rPr>
      </w:pPr>
      <w:ins w:id="16392"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6D8BC3C8" w14:textId="77777777" w:rsidR="00E82523" w:rsidRPr="00E77497" w:rsidRDefault="00E82523" w:rsidP="008F7A25">
      <w:pPr>
        <w:pStyle w:val="Alg4"/>
        <w:numPr>
          <w:ilvl w:val="0"/>
          <w:numId w:val="1557"/>
        </w:numPr>
        <w:spacing w:after="220"/>
        <w:contextualSpacing/>
        <w:rPr>
          <w:ins w:id="16393" w:author="Rev 16 Allen Wirfs-Brock" w:date="2013-07-15T10:57:00Z"/>
          <w:rStyle w:val="bnf"/>
          <w:i w:val="0"/>
        </w:rPr>
      </w:pPr>
      <w:ins w:id="16394"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BindingRestElement.</w:t>
        </w:r>
      </w:ins>
    </w:p>
    <w:p w14:paraId="25E2C4EC" w14:textId="77777777" w:rsidR="00E82523" w:rsidRPr="00E77497" w:rsidRDefault="00E82523" w:rsidP="008F7A25">
      <w:pPr>
        <w:pStyle w:val="Alg4"/>
        <w:numPr>
          <w:ilvl w:val="0"/>
          <w:numId w:val="1557"/>
        </w:numPr>
        <w:spacing w:after="220"/>
        <w:contextualSpacing/>
        <w:rPr>
          <w:ins w:id="16395" w:author="Rev 16 Allen Wirfs-Brock" w:date="2013-07-15T10:57:00Z"/>
        </w:rPr>
      </w:pPr>
      <w:ins w:id="16396" w:author="Rev 16 Allen Wirfs-Brock" w:date="2013-07-15T10:57:00Z">
        <w:r w:rsidRPr="00E77497">
          <w:t xml:space="preserve">Return </w:t>
        </w:r>
        <w:r w:rsidRPr="00E77497">
          <w:rPr>
            <w:rStyle w:val="bnf"/>
          </w:rPr>
          <w:t>names</w:t>
        </w:r>
        <w:r w:rsidRPr="00E77497">
          <w:t>.</w:t>
        </w:r>
      </w:ins>
    </w:p>
    <w:p w14:paraId="07A9667B" w14:textId="77777777" w:rsidR="00E82523" w:rsidRPr="00E77497" w:rsidRDefault="00E82523" w:rsidP="00E82523">
      <w:pPr>
        <w:rPr>
          <w:ins w:id="16397" w:author="Rev 16 Allen Wirfs-Brock" w:date="2013-07-15T10:57:00Z"/>
        </w:rPr>
      </w:pPr>
      <w:ins w:id="16398" w:author="Rev 16 Allen Wirfs-Brock" w:date="2013-07-15T10:57:00Z">
        <w:r w:rsidRPr="00E77497">
          <w:rPr>
            <w:rStyle w:val="bnf"/>
          </w:rPr>
          <w:t xml:space="preserve">BindingPropertyList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ins>
    </w:p>
    <w:p w14:paraId="08CD40DF" w14:textId="77777777" w:rsidR="00E82523" w:rsidRPr="00E77497" w:rsidRDefault="00E82523" w:rsidP="00E82523">
      <w:pPr>
        <w:pStyle w:val="Alg4"/>
        <w:numPr>
          <w:ilvl w:val="0"/>
          <w:numId w:val="1483"/>
        </w:numPr>
        <w:spacing w:after="220"/>
        <w:contextualSpacing/>
        <w:rPr>
          <w:ins w:id="16399" w:author="Rev 16 Allen Wirfs-Brock" w:date="2013-07-15T10:57:00Z"/>
        </w:rPr>
      </w:pPr>
      <w:ins w:id="16400" w:author="Rev 16 Allen Wirfs-Brock" w:date="2013-07-15T10:57:00Z">
        <w:r w:rsidRPr="00E77497">
          <w:t xml:space="preserve">Return the BoundNames of </w:t>
        </w:r>
        <w:r w:rsidRPr="00E77497">
          <w:rPr>
            <w:rStyle w:val="bnf"/>
          </w:rPr>
          <w:t>BindingProperty</w:t>
        </w:r>
        <w:r w:rsidRPr="00E77497">
          <w:t>.</w:t>
        </w:r>
      </w:ins>
    </w:p>
    <w:p w14:paraId="453E69BA" w14:textId="77777777" w:rsidR="00E82523" w:rsidRPr="00E77497" w:rsidRDefault="00E82523" w:rsidP="00E82523">
      <w:pPr>
        <w:rPr>
          <w:ins w:id="16401" w:author="Rev 16 Allen Wirfs-Brock" w:date="2013-07-15T10:57:00Z"/>
        </w:rPr>
      </w:pPr>
      <w:ins w:id="16402" w:author="Rev 16 Allen Wirfs-Brock" w:date="2013-07-15T10:57: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ins>
    </w:p>
    <w:p w14:paraId="066ADFB0" w14:textId="77777777" w:rsidR="00E82523" w:rsidRPr="00E77497" w:rsidRDefault="00E82523" w:rsidP="008F7A25">
      <w:pPr>
        <w:pStyle w:val="Alg4"/>
        <w:numPr>
          <w:ilvl w:val="0"/>
          <w:numId w:val="1558"/>
        </w:numPr>
        <w:spacing w:after="220"/>
        <w:contextualSpacing/>
        <w:rPr>
          <w:ins w:id="16403" w:author="Rev 16 Allen Wirfs-Brock" w:date="2013-07-15T10:57:00Z"/>
        </w:rPr>
      </w:pPr>
      <w:ins w:id="16404"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14:paraId="4D14119E" w14:textId="77777777" w:rsidR="00E82523" w:rsidRPr="00E77497" w:rsidRDefault="00E82523" w:rsidP="008F7A25">
      <w:pPr>
        <w:pStyle w:val="Alg4"/>
        <w:numPr>
          <w:ilvl w:val="0"/>
          <w:numId w:val="1558"/>
        </w:numPr>
        <w:spacing w:after="220"/>
        <w:contextualSpacing/>
        <w:rPr>
          <w:ins w:id="16405" w:author="Rev 16 Allen Wirfs-Brock" w:date="2013-07-15T10:57:00Z"/>
          <w:rStyle w:val="bnf"/>
          <w:i w:val="0"/>
        </w:rPr>
      </w:pPr>
      <w:ins w:id="16406"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BindingProperty.</w:t>
        </w:r>
      </w:ins>
    </w:p>
    <w:p w14:paraId="15F4BA76" w14:textId="77777777" w:rsidR="00E82523" w:rsidRPr="00E77497" w:rsidRDefault="00E82523" w:rsidP="008F7A25">
      <w:pPr>
        <w:pStyle w:val="Alg4"/>
        <w:numPr>
          <w:ilvl w:val="0"/>
          <w:numId w:val="1558"/>
        </w:numPr>
        <w:spacing w:after="220"/>
        <w:contextualSpacing/>
        <w:rPr>
          <w:ins w:id="16407" w:author="Rev 16 Allen Wirfs-Brock" w:date="2013-07-15T10:57:00Z"/>
        </w:rPr>
      </w:pPr>
      <w:ins w:id="16408" w:author="Rev 16 Allen Wirfs-Brock" w:date="2013-07-15T10:57:00Z">
        <w:r w:rsidRPr="00E77497">
          <w:t xml:space="preserve">Return </w:t>
        </w:r>
        <w:r w:rsidRPr="00E77497">
          <w:rPr>
            <w:rStyle w:val="bnf"/>
          </w:rPr>
          <w:t>names</w:t>
        </w:r>
        <w:r w:rsidRPr="00E77497">
          <w:t>.</w:t>
        </w:r>
      </w:ins>
    </w:p>
    <w:p w14:paraId="68A1EF19" w14:textId="77777777" w:rsidR="00E82523" w:rsidRPr="00E77497" w:rsidRDefault="00E82523" w:rsidP="00E82523">
      <w:pPr>
        <w:rPr>
          <w:ins w:id="16409" w:author="Rev 16 Allen Wirfs-Brock" w:date="2013-07-15T10:57:00Z"/>
        </w:rPr>
      </w:pPr>
      <w:ins w:id="16410" w:author="Rev 16 Allen Wirfs-Brock" w:date="2013-07-15T10:57: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14:paraId="275E6EB2" w14:textId="77777777" w:rsidR="00E82523" w:rsidRPr="00E77497" w:rsidRDefault="00E82523" w:rsidP="008F7A25">
      <w:pPr>
        <w:pStyle w:val="Alg4"/>
        <w:numPr>
          <w:ilvl w:val="0"/>
          <w:numId w:val="1559"/>
        </w:numPr>
        <w:spacing w:after="220"/>
        <w:contextualSpacing/>
        <w:rPr>
          <w:ins w:id="16411" w:author="Rev 16 Allen Wirfs-Brock" w:date="2013-07-15T10:57:00Z"/>
        </w:rPr>
      </w:pPr>
      <w:ins w:id="16412" w:author="Rev 16 Allen Wirfs-Brock" w:date="2013-07-15T10:57:00Z">
        <w:r w:rsidRPr="00E77497">
          <w:t xml:space="preserve">Return BoundNames of </w:t>
        </w:r>
        <w:r w:rsidRPr="00E77497">
          <w:rPr>
            <w:rStyle w:val="bnf"/>
          </w:rPr>
          <w:t>BindingElement</w:t>
        </w:r>
        <w:r w:rsidRPr="00E77497">
          <w:t>.</w:t>
        </w:r>
      </w:ins>
    </w:p>
    <w:p w14:paraId="6CC9699E" w14:textId="77777777" w:rsidR="00E82523" w:rsidRPr="00E77497" w:rsidRDefault="00E82523" w:rsidP="00E82523">
      <w:pPr>
        <w:rPr>
          <w:ins w:id="16413" w:author="Rev 16 Allen Wirfs-Brock" w:date="2013-07-15T10:57:00Z"/>
        </w:rPr>
      </w:pPr>
      <w:ins w:id="16414" w:author="Rev 16 Allen Wirfs-Brock" w:date="2013-07-15T10:57: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14:paraId="05E5D321" w14:textId="77777777" w:rsidR="00E82523" w:rsidRPr="00E77497" w:rsidRDefault="00E82523" w:rsidP="008F7A25">
      <w:pPr>
        <w:pStyle w:val="Alg4"/>
        <w:numPr>
          <w:ilvl w:val="0"/>
          <w:numId w:val="1560"/>
        </w:numPr>
        <w:spacing w:after="220"/>
        <w:contextualSpacing/>
        <w:rPr>
          <w:ins w:id="16415" w:author="Rev 16 Allen Wirfs-Brock" w:date="2013-07-15T10:57:00Z"/>
        </w:rPr>
      </w:pPr>
      <w:ins w:id="16416"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5CE14EDC" w14:textId="77777777" w:rsidR="00E82523" w:rsidRPr="00E77497" w:rsidRDefault="00E82523" w:rsidP="008F7A25">
      <w:pPr>
        <w:pStyle w:val="Alg4"/>
        <w:numPr>
          <w:ilvl w:val="0"/>
          <w:numId w:val="1560"/>
        </w:numPr>
        <w:spacing w:after="220"/>
        <w:contextualSpacing/>
        <w:rPr>
          <w:ins w:id="16417" w:author="Rev 16 Allen Wirfs-Brock" w:date="2013-07-15T10:57:00Z"/>
          <w:rStyle w:val="bnf"/>
          <w:i w:val="0"/>
        </w:rPr>
      </w:pPr>
      <w:ins w:id="16418"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BindingElement.</w:t>
        </w:r>
      </w:ins>
    </w:p>
    <w:p w14:paraId="4A9B3EC3" w14:textId="77777777" w:rsidR="00E82523" w:rsidRPr="00E77497" w:rsidRDefault="00E82523" w:rsidP="008F7A25">
      <w:pPr>
        <w:pStyle w:val="Alg4"/>
        <w:numPr>
          <w:ilvl w:val="0"/>
          <w:numId w:val="1560"/>
        </w:numPr>
        <w:spacing w:after="220"/>
        <w:contextualSpacing/>
        <w:rPr>
          <w:ins w:id="16419" w:author="Rev 16 Allen Wirfs-Brock" w:date="2013-07-15T10:57:00Z"/>
        </w:rPr>
      </w:pPr>
      <w:ins w:id="16420" w:author="Rev 16 Allen Wirfs-Brock" w:date="2013-07-15T10:57:00Z">
        <w:r w:rsidRPr="00E77497">
          <w:t xml:space="preserve">Return </w:t>
        </w:r>
        <w:r w:rsidRPr="00E77497">
          <w:rPr>
            <w:rStyle w:val="bnf"/>
          </w:rPr>
          <w:t>names</w:t>
        </w:r>
        <w:r w:rsidRPr="00E77497">
          <w:t>.</w:t>
        </w:r>
      </w:ins>
    </w:p>
    <w:p w14:paraId="40C3ADCF" w14:textId="77777777" w:rsidR="00E82523" w:rsidRPr="00E77497" w:rsidRDefault="00E82523" w:rsidP="00E82523">
      <w:pPr>
        <w:rPr>
          <w:ins w:id="16421" w:author="Rev 16 Allen Wirfs-Brock" w:date="2013-07-15T10:57:00Z"/>
        </w:rPr>
      </w:pPr>
      <w:ins w:id="16422" w:author="Rev 16 Allen Wirfs-Brock" w:date="2013-07-15T10:57: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14:paraId="2DEFB86A" w14:textId="77777777" w:rsidR="00E82523" w:rsidRPr="00E77497" w:rsidRDefault="00E82523" w:rsidP="008F7A25">
      <w:pPr>
        <w:pStyle w:val="Alg4"/>
        <w:numPr>
          <w:ilvl w:val="0"/>
          <w:numId w:val="1561"/>
        </w:numPr>
        <w:spacing w:after="220"/>
        <w:contextualSpacing/>
        <w:rPr>
          <w:ins w:id="16423" w:author="Rev 16 Allen Wirfs-Brock" w:date="2013-07-15T10:57:00Z"/>
        </w:rPr>
      </w:pPr>
      <w:ins w:id="16424" w:author="Rev 16 Allen Wirfs-Brock" w:date="2013-07-15T10:57:00Z">
        <w:r w:rsidRPr="00E77497">
          <w:t xml:space="preserve">Return the BoundNames of </w:t>
        </w:r>
        <w:r w:rsidRPr="00E77497">
          <w:rPr>
            <w:rStyle w:val="bnf"/>
          </w:rPr>
          <w:t>BindingElement</w:t>
        </w:r>
        <w:r w:rsidRPr="00E77497">
          <w:t>.</w:t>
        </w:r>
      </w:ins>
    </w:p>
    <w:p w14:paraId="608288A8" w14:textId="77777777" w:rsidR="00E82523" w:rsidRPr="00E77497" w:rsidRDefault="00E82523" w:rsidP="00E82523">
      <w:pPr>
        <w:rPr>
          <w:ins w:id="16425" w:author="Rev 16 Allen Wirfs-Brock" w:date="2013-07-15T10:57:00Z"/>
        </w:rPr>
      </w:pPr>
      <w:ins w:id="16426" w:author="Rev 16 Allen Wirfs-Brock" w:date="2013-07-15T10:57: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0AC1802F" w14:textId="77777777" w:rsidR="00E82523" w:rsidRPr="00E77497" w:rsidRDefault="00E82523" w:rsidP="008F7A25">
      <w:pPr>
        <w:pStyle w:val="Alg4"/>
        <w:numPr>
          <w:ilvl w:val="0"/>
          <w:numId w:val="1562"/>
        </w:numPr>
        <w:spacing w:after="220"/>
        <w:contextualSpacing/>
        <w:rPr>
          <w:ins w:id="16427" w:author="Rev 16 Allen Wirfs-Brock" w:date="2013-07-15T10:57:00Z"/>
        </w:rPr>
      </w:pPr>
      <w:ins w:id="16428" w:author="Rev 16 Allen Wirfs-Brock" w:date="2013-07-15T10:57:00Z">
        <w:r w:rsidRPr="00E77497">
          <w:t xml:space="preserve">Return the BoundNames of </w:t>
        </w:r>
        <w:r w:rsidRPr="00E77497">
          <w:rPr>
            <w:rStyle w:val="bnf"/>
          </w:rPr>
          <w:t>BindingIdentifier</w:t>
        </w:r>
        <w:r w:rsidRPr="00E77497">
          <w:t>.</w:t>
        </w:r>
      </w:ins>
    </w:p>
    <w:p w14:paraId="3C5F34CF" w14:textId="77777777" w:rsidR="00E82523" w:rsidRPr="00E77497" w:rsidRDefault="00E82523" w:rsidP="00E82523">
      <w:pPr>
        <w:rPr>
          <w:ins w:id="16429" w:author="Rev 16 Allen Wirfs-Brock" w:date="2013-07-15T10:57:00Z"/>
        </w:rPr>
      </w:pPr>
      <w:ins w:id="16430" w:author="Rev 16 Allen Wirfs-Brock" w:date="2013-07-15T10:57: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2B79C9B5" w14:textId="77777777" w:rsidR="00E82523" w:rsidRPr="00E77497" w:rsidRDefault="00E82523" w:rsidP="008F7A25">
      <w:pPr>
        <w:pStyle w:val="Alg4"/>
        <w:numPr>
          <w:ilvl w:val="0"/>
          <w:numId w:val="1563"/>
        </w:numPr>
        <w:spacing w:after="220"/>
        <w:contextualSpacing/>
        <w:rPr>
          <w:ins w:id="16431" w:author="Rev 16 Allen Wirfs-Brock" w:date="2013-07-15T10:57:00Z"/>
        </w:rPr>
      </w:pPr>
      <w:ins w:id="16432" w:author="Rev 16 Allen Wirfs-Brock" w:date="2013-07-15T10:57:00Z">
        <w:r w:rsidRPr="00E77497">
          <w:t xml:space="preserve">Return the BoundNames of </w:t>
        </w:r>
        <w:r w:rsidRPr="00E77497">
          <w:rPr>
            <w:rStyle w:val="bnf"/>
          </w:rPr>
          <w:t>BindingPattern</w:t>
        </w:r>
        <w:r w:rsidRPr="00E77497">
          <w:t>.</w:t>
        </w:r>
      </w:ins>
    </w:p>
    <w:p w14:paraId="7A3BFCCB" w14:textId="77777777" w:rsidR="00733F3C" w:rsidRPr="00E77497" w:rsidRDefault="00733F3C" w:rsidP="00733F3C">
      <w:pPr>
        <w:pStyle w:val="30"/>
        <w:rPr>
          <w:ins w:id="16433" w:author="Rev 12 Allen Wirfs-Brock" w:date="2012-11-12T14:50:00Z"/>
        </w:rPr>
      </w:pPr>
      <w:bookmarkStart w:id="16434" w:name="_Toc361664049"/>
      <w:bookmarkStart w:id="16435" w:name="_Toc361665889"/>
      <w:bookmarkStart w:id="16436" w:name="_Toc361667718"/>
      <w:bookmarkStart w:id="16437" w:name="_Toc361669502"/>
      <w:bookmarkStart w:id="16438" w:name="_Toc364935555"/>
      <w:bookmarkStart w:id="16439" w:name="_Toc365480063"/>
      <w:bookmarkStart w:id="16440" w:name="_Toc365644742"/>
      <w:bookmarkStart w:id="16441" w:name="_Toc366065842"/>
      <w:bookmarkStart w:id="16442" w:name="_Toc361664060"/>
      <w:bookmarkStart w:id="16443" w:name="_Toc361665900"/>
      <w:bookmarkStart w:id="16444" w:name="_Toc361667729"/>
      <w:bookmarkStart w:id="16445" w:name="_Toc361669513"/>
      <w:bookmarkStart w:id="16446" w:name="_Toc364935566"/>
      <w:bookmarkStart w:id="16447" w:name="_Toc365480074"/>
      <w:bookmarkStart w:id="16448" w:name="_Toc365644753"/>
      <w:bookmarkStart w:id="16449" w:name="_Toc366065853"/>
      <w:bookmarkStart w:id="16450" w:name="_Toc361664067"/>
      <w:bookmarkStart w:id="16451" w:name="_Toc361665907"/>
      <w:bookmarkStart w:id="16452" w:name="_Toc361667736"/>
      <w:bookmarkStart w:id="16453" w:name="_Toc361669520"/>
      <w:bookmarkStart w:id="16454" w:name="_Toc364935573"/>
      <w:bookmarkStart w:id="16455" w:name="_Toc365480081"/>
      <w:bookmarkStart w:id="16456" w:name="_Toc365644760"/>
      <w:bookmarkStart w:id="16457" w:name="_Toc366065860"/>
      <w:bookmarkStart w:id="16458" w:name="_Toc361664069"/>
      <w:bookmarkStart w:id="16459" w:name="_Toc361665909"/>
      <w:bookmarkStart w:id="16460" w:name="_Toc361667738"/>
      <w:bookmarkStart w:id="16461" w:name="_Toc361669522"/>
      <w:bookmarkStart w:id="16462" w:name="_Toc364935575"/>
      <w:bookmarkStart w:id="16463" w:name="_Toc365480083"/>
      <w:bookmarkStart w:id="16464" w:name="_Toc365644762"/>
      <w:bookmarkStart w:id="16465" w:name="_Toc366065862"/>
      <w:bookmarkStart w:id="16466" w:name="_Toc361664075"/>
      <w:bookmarkStart w:id="16467" w:name="_Toc361665915"/>
      <w:bookmarkStart w:id="16468" w:name="_Toc361667744"/>
      <w:bookmarkStart w:id="16469" w:name="_Toc361669528"/>
      <w:bookmarkStart w:id="16470" w:name="_Toc364935581"/>
      <w:bookmarkStart w:id="16471" w:name="_Toc365480089"/>
      <w:bookmarkStart w:id="16472" w:name="_Toc365644768"/>
      <w:bookmarkStart w:id="16473" w:name="_Toc366065868"/>
      <w:bookmarkStart w:id="16474" w:name="_Toc361664081"/>
      <w:bookmarkStart w:id="16475" w:name="_Toc361665921"/>
      <w:bookmarkStart w:id="16476" w:name="_Toc361667750"/>
      <w:bookmarkStart w:id="16477" w:name="_Toc361669534"/>
      <w:bookmarkStart w:id="16478" w:name="_Toc364935587"/>
      <w:bookmarkStart w:id="16479" w:name="_Toc365480095"/>
      <w:bookmarkStart w:id="16480" w:name="_Toc365644774"/>
      <w:bookmarkStart w:id="16481" w:name="_Toc366065874"/>
      <w:bookmarkStart w:id="16482" w:name="_Toc361664094"/>
      <w:bookmarkStart w:id="16483" w:name="_Toc361665934"/>
      <w:bookmarkStart w:id="16484" w:name="_Toc361667763"/>
      <w:bookmarkStart w:id="16485" w:name="_Toc361669547"/>
      <w:bookmarkStart w:id="16486" w:name="_Toc364935600"/>
      <w:bookmarkStart w:id="16487" w:name="_Toc365480108"/>
      <w:bookmarkStart w:id="16488" w:name="_Toc365644787"/>
      <w:bookmarkStart w:id="16489" w:name="_Toc366065887"/>
      <w:bookmarkStart w:id="16490" w:name="_Toc361664097"/>
      <w:bookmarkStart w:id="16491" w:name="_Toc361665937"/>
      <w:bookmarkStart w:id="16492" w:name="_Toc361667766"/>
      <w:bookmarkStart w:id="16493" w:name="_Toc361669550"/>
      <w:bookmarkStart w:id="16494" w:name="_Toc364935603"/>
      <w:bookmarkStart w:id="16495" w:name="_Toc365480111"/>
      <w:bookmarkStart w:id="16496" w:name="_Toc365644790"/>
      <w:bookmarkStart w:id="16497" w:name="_Toc366065890"/>
      <w:bookmarkStart w:id="16498" w:name="_Toc368050885"/>
      <w:bookmarkEnd w:id="16207"/>
      <w:bookmarkEnd w:id="16434"/>
      <w:bookmarkEnd w:id="16435"/>
      <w:bookmarkEnd w:id="16436"/>
      <w:bookmarkEnd w:id="16437"/>
      <w:bookmarkEnd w:id="16438"/>
      <w:bookmarkEnd w:id="16439"/>
      <w:bookmarkEnd w:id="16440"/>
      <w:bookmarkEnd w:id="16441"/>
      <w:bookmarkEnd w:id="16442"/>
      <w:bookmarkEnd w:id="16443"/>
      <w:bookmarkEnd w:id="16444"/>
      <w:bookmarkEnd w:id="16445"/>
      <w:bookmarkEnd w:id="16446"/>
      <w:bookmarkEnd w:id="16447"/>
      <w:bookmarkEnd w:id="16448"/>
      <w:bookmarkEnd w:id="16449"/>
      <w:bookmarkEnd w:id="16450"/>
      <w:bookmarkEnd w:id="16451"/>
      <w:bookmarkEnd w:id="16452"/>
      <w:bookmarkEnd w:id="16453"/>
      <w:bookmarkEnd w:id="16454"/>
      <w:bookmarkEnd w:id="16455"/>
      <w:bookmarkEnd w:id="16456"/>
      <w:bookmarkEnd w:id="16457"/>
      <w:bookmarkEnd w:id="16458"/>
      <w:bookmarkEnd w:id="16459"/>
      <w:bookmarkEnd w:id="16460"/>
      <w:bookmarkEnd w:id="16461"/>
      <w:bookmarkEnd w:id="16462"/>
      <w:bookmarkEnd w:id="16463"/>
      <w:bookmarkEnd w:id="16464"/>
      <w:bookmarkEnd w:id="16465"/>
      <w:bookmarkEnd w:id="16466"/>
      <w:bookmarkEnd w:id="16467"/>
      <w:bookmarkEnd w:id="16468"/>
      <w:bookmarkEnd w:id="16469"/>
      <w:bookmarkEnd w:id="16470"/>
      <w:bookmarkEnd w:id="16471"/>
      <w:bookmarkEnd w:id="16472"/>
      <w:bookmarkEnd w:id="16473"/>
      <w:bookmarkEnd w:id="16474"/>
      <w:bookmarkEnd w:id="16475"/>
      <w:bookmarkEnd w:id="16476"/>
      <w:bookmarkEnd w:id="16477"/>
      <w:bookmarkEnd w:id="16478"/>
      <w:bookmarkEnd w:id="16479"/>
      <w:bookmarkEnd w:id="16480"/>
      <w:bookmarkEnd w:id="16481"/>
      <w:bookmarkEnd w:id="16482"/>
      <w:bookmarkEnd w:id="16483"/>
      <w:bookmarkEnd w:id="16484"/>
      <w:bookmarkEnd w:id="16485"/>
      <w:bookmarkEnd w:id="16486"/>
      <w:bookmarkEnd w:id="16487"/>
      <w:bookmarkEnd w:id="16488"/>
      <w:bookmarkEnd w:id="16489"/>
      <w:bookmarkEnd w:id="16490"/>
      <w:bookmarkEnd w:id="16491"/>
      <w:bookmarkEnd w:id="16492"/>
      <w:bookmarkEnd w:id="16493"/>
      <w:bookmarkEnd w:id="16494"/>
      <w:bookmarkEnd w:id="16495"/>
      <w:bookmarkEnd w:id="16496"/>
      <w:bookmarkEnd w:id="16497"/>
      <w:ins w:id="16499" w:author="Rev 12 Allen Wirfs-Brock" w:date="2012-11-12T14:50:00Z">
        <w:r w:rsidRPr="00E77497">
          <w:t>8.</w:t>
        </w:r>
        <w:r>
          <w:t>3</w:t>
        </w:r>
        <w:r w:rsidRPr="00E77497">
          <w:t>.</w:t>
        </w:r>
        <w:r>
          <w:t>10</w:t>
        </w:r>
        <w:r w:rsidRPr="00E77497">
          <w:tab/>
          <w:t>[[</w:t>
        </w:r>
        <w:r>
          <w:t>Enumerate</w:t>
        </w:r>
        <w:r w:rsidRPr="00E77497">
          <w:t>]] (</w:t>
        </w:r>
        <w:commentRangeStart w:id="16500"/>
        <w:r>
          <w:t xml:space="preserve">includePrototype, onlyEnumerable </w:t>
        </w:r>
        <w:commentRangeEnd w:id="16500"/>
        <w:r>
          <w:rPr>
            <w:rStyle w:val="af6"/>
            <w:b w:val="0"/>
          </w:rPr>
          <w:commentReference w:id="16500"/>
        </w:r>
        <w:r w:rsidRPr="00E77497">
          <w:t>)</w:t>
        </w:r>
        <w:bookmarkEnd w:id="16498"/>
      </w:ins>
    </w:p>
    <w:p w14:paraId="6A5DE1FE" w14:textId="77777777" w:rsidR="00733F3C" w:rsidRPr="00E77497" w:rsidRDefault="00733F3C" w:rsidP="00733F3C">
      <w:pPr>
        <w:rPr>
          <w:ins w:id="16501" w:author="Rev 12 Allen Wirfs-Brock" w:date="2012-11-12T14:50:00Z"/>
        </w:rPr>
      </w:pPr>
      <w:ins w:id="16502" w:author="Rev 12 Allen Wirfs-Brock" w:date="2012-11-12T14:50: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r>
          <w:t xml:space="preserve">Boolean arguments </w:t>
        </w:r>
        <w:r w:rsidRPr="00CB4E8F">
          <w:rPr>
            <w:rFonts w:ascii="Times New Roman" w:hAnsi="Times New Roman"/>
            <w:i/>
          </w:rPr>
          <w:t>includePrototype</w:t>
        </w:r>
        <w:r>
          <w:t xml:space="preserve"> and </w:t>
        </w:r>
        <w:r w:rsidRPr="00CB4E8F">
          <w:rPr>
            <w:rFonts w:ascii="Times New Roman" w:hAnsi="Times New Roman"/>
            <w:i/>
          </w:rPr>
          <w:t>onlyEnumerable</w:t>
        </w:r>
        <w:r>
          <w:t xml:space="preserve">, </w:t>
        </w:r>
        <w:r w:rsidRPr="00E77497">
          <w:t xml:space="preserve"> the following steps are taken:</w:t>
        </w:r>
      </w:ins>
    </w:p>
    <w:p w14:paraId="2EB3BCFE" w14:textId="77777777" w:rsidR="00733F3C" w:rsidRPr="00E77497" w:rsidDel="004372C5" w:rsidRDefault="00733F3C" w:rsidP="00145775">
      <w:pPr>
        <w:pStyle w:val="Alg4"/>
        <w:numPr>
          <w:ilvl w:val="0"/>
          <w:numId w:val="1210"/>
        </w:numPr>
        <w:rPr>
          <w:ins w:id="16503" w:author="Rev 12 Allen Wirfs-Brock" w:date="2012-11-12T14:50:00Z"/>
        </w:rPr>
      </w:pPr>
      <w:ins w:id="16504" w:author="Rev 12 Allen Wirfs-Brock" w:date="2012-11-12T14:50:00Z">
        <w:r>
          <w:t>Return an Iterator object (</w:t>
        </w:r>
        <w:commentRangeStart w:id="16505"/>
        <w:r>
          <w:t>reference xxxx</w:t>
        </w:r>
        <w:commentRangeEnd w:id="16505"/>
        <w:r>
          <w:rPr>
            <w:rStyle w:val="af6"/>
            <w:rFonts w:ascii="Arial" w:eastAsia="MS Mincho" w:hAnsi="Arial"/>
            <w:spacing w:val="0"/>
            <w:lang w:eastAsia="ja-JP"/>
          </w:rPr>
          <w:commentReference w:id="16505"/>
        </w:r>
        <w:r>
          <w:t xml:space="preserve">) whose next method iterates over all the keys of enumerable property keys of </w:t>
        </w:r>
        <w:r w:rsidRPr="00DC1627">
          <w:rPr>
            <w:i/>
          </w:rPr>
          <w:t>O</w:t>
        </w:r>
        <w:r w:rsidRPr="00E77497" w:rsidDel="004372C5">
          <w:t>.</w:t>
        </w:r>
        <w:r>
          <w:t xml:space="preserve"> If </w:t>
        </w:r>
        <w:r w:rsidRPr="00DC1627">
          <w:rPr>
            <w:i/>
          </w:rPr>
          <w:t>includePrototype</w:t>
        </w:r>
        <w:r>
          <w:t xml:space="preserve"> is </w:t>
        </w:r>
        <w:r w:rsidRPr="00DC1627">
          <w:rPr>
            <w:b/>
          </w:rPr>
          <w:t>false</w:t>
        </w:r>
        <w:r>
          <w:t xml:space="preserve">, then only own properties of </w:t>
        </w:r>
        <w:r w:rsidRPr="00DC1627">
          <w:rPr>
            <w:i/>
          </w:rPr>
          <w:t>O</w:t>
        </w:r>
        <w:r>
          <w:t xml:space="preserve"> are included. If </w:t>
        </w:r>
        <w:r w:rsidRPr="00DC1627">
          <w:rPr>
            <w:i/>
          </w:rPr>
          <w:t>onlyEnumerable</w:t>
        </w:r>
        <w:r>
          <w:t xml:space="preserve"> is </w:t>
        </w:r>
        <w:r w:rsidRPr="00DC1627">
          <w:rPr>
            <w:b/>
          </w:rPr>
          <w:t>false</w:t>
        </w:r>
        <w:r>
          <w:t xml:space="preserve">, then all properties that do not have private name keys are included. </w:t>
        </w:r>
        <w:r w:rsidRPr="00E77497">
          <w:t>The mechanics and order of enumerating the properties  is not specified</w:t>
        </w:r>
        <w:r>
          <w:t xml:space="preserve"> but must conform to the rules specified below</w:t>
        </w:r>
        <w:r w:rsidRPr="00E77497">
          <w:t>.</w:t>
        </w:r>
        <w:r>
          <w:t xml:space="preserve">  </w:t>
        </w:r>
      </w:ins>
    </w:p>
    <w:p w14:paraId="40662F72" w14:textId="77777777" w:rsidR="00733F3C" w:rsidRDefault="00733F3C" w:rsidP="00733F3C">
      <w:pPr>
        <w:pStyle w:val="Alg4"/>
        <w:spacing w:after="120"/>
        <w:ind w:left="360"/>
        <w:rPr>
          <w:ins w:id="16506" w:author="Rev 12 Allen Wirfs-Brock" w:date="2012-11-12T14:50:00Z"/>
        </w:rPr>
      </w:pPr>
    </w:p>
    <w:p w14:paraId="2B36F3B8" w14:textId="77777777" w:rsidR="00733F3C" w:rsidRPr="00E77497" w:rsidRDefault="00733F3C" w:rsidP="00733F3C">
      <w:pPr>
        <w:rPr>
          <w:ins w:id="16507" w:author="Rev 12 Allen Wirfs-Brock" w:date="2012-11-12T14:50:00Z"/>
        </w:rPr>
      </w:pPr>
      <w:ins w:id="16508" w:author="Rev 12 Allen Wirfs-Brock" w:date="2012-11-12T14:50:00Z">
        <w:r>
          <w:t xml:space="preserve">Enumerated properties do not include properties whose property key is a private name.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14:paraId="7630A25F" w14:textId="77777777" w:rsidR="00733F3C" w:rsidRPr="00E77497" w:rsidRDefault="00733F3C" w:rsidP="00733F3C">
      <w:pPr>
        <w:rPr>
          <w:ins w:id="16509" w:author="Rev 12 Allen Wirfs-Brock" w:date="2012-11-12T14:50:00Z"/>
        </w:rPr>
      </w:pPr>
      <w:ins w:id="16510" w:author="Rev 12 Allen Wirfs-Brock" w:date="2012-11-12T14:50: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14:paraId="42D2101F" w14:textId="77777777" w:rsidR="00733F3C" w:rsidRPr="002A07A7" w:rsidRDefault="00733F3C" w:rsidP="00733F3C">
      <w:pPr>
        <w:rPr>
          <w:ins w:id="16511" w:author="Rev 12 Allen Wirfs-Brock" w:date="2012-11-12T14:50:00Z"/>
          <w:lang w:eastAsia="en-US"/>
        </w:rPr>
      </w:pPr>
      <w:commentRangeStart w:id="16512"/>
      <w:ins w:id="16513" w:author="Rev 12 Allen Wirfs-Brock" w:date="2012-11-12T14:50:00Z">
        <w:r>
          <w:rPr>
            <w:lang w:eastAsia="en-US"/>
          </w:rPr>
          <w:t>The following is an informative algorithm that conforms to these rules</w:t>
        </w:r>
        <w:commentRangeEnd w:id="16512"/>
        <w:r>
          <w:rPr>
            <w:rStyle w:val="af6"/>
          </w:rPr>
          <w:commentReference w:id="16512"/>
        </w:r>
      </w:ins>
    </w:p>
    <w:p w14:paraId="0FC1479C" w14:textId="77777777" w:rsidR="00733F3C" w:rsidRPr="00E77497" w:rsidDel="004372C5" w:rsidRDefault="00733F3C" w:rsidP="00145775">
      <w:pPr>
        <w:pStyle w:val="Alg4"/>
        <w:numPr>
          <w:ilvl w:val="0"/>
          <w:numId w:val="1211"/>
        </w:numPr>
        <w:rPr>
          <w:ins w:id="16514" w:author="Rev 12 Allen Wirfs-Brock" w:date="2012-11-12T14:50:00Z"/>
        </w:rPr>
      </w:pPr>
      <w:ins w:id="16515" w:author="Rev 12 Allen Wirfs-Brock" w:date="2012-11-12T14:50:00Z">
        <w:r w:rsidRPr="00E77497">
          <w:t xml:space="preserve">Let </w:t>
        </w:r>
        <w:r>
          <w:rPr>
            <w:i/>
          </w:rPr>
          <w:t xml:space="preserve">obj </w:t>
        </w:r>
        <w:r w:rsidRPr="00FF3D07">
          <w:t xml:space="preserve">be </w:t>
        </w:r>
        <w:r>
          <w:rPr>
            <w:i/>
          </w:rPr>
          <w:t>O</w:t>
        </w:r>
        <w:r w:rsidRPr="00E77497" w:rsidDel="004372C5">
          <w:t>.</w:t>
        </w:r>
      </w:ins>
    </w:p>
    <w:p w14:paraId="04E4F70E" w14:textId="77777777" w:rsidR="00733F3C" w:rsidRDefault="00733F3C" w:rsidP="00145775">
      <w:pPr>
        <w:pStyle w:val="Alg4"/>
        <w:numPr>
          <w:ilvl w:val="0"/>
          <w:numId w:val="1211"/>
        </w:numPr>
        <w:rPr>
          <w:ins w:id="16516" w:author="Rev 12 Allen Wirfs-Brock" w:date="2012-11-12T14:50:00Z"/>
        </w:rPr>
      </w:pPr>
      <w:ins w:id="16517" w:author="Rev 12 Allen Wirfs-Brock" w:date="2012-11-12T14:50:00Z">
        <w:r>
          <w:t xml:space="preserve">Let </w:t>
        </w:r>
        <w:r w:rsidRPr="00CB4E8F">
          <w:rPr>
            <w:i/>
          </w:rPr>
          <w:t>proto</w:t>
        </w:r>
        <w:r>
          <w:t xml:space="preserve"> be the value of the [[Prototype]] internal</w:t>
        </w:r>
      </w:ins>
      <w:ins w:id="16518" w:author="Rev 12 Allen Wirfs-Brock" w:date="2012-11-21T19:29:00Z">
        <w:r w:rsidR="00022312" w:rsidRPr="00022312">
          <w:t xml:space="preserve"> </w:t>
        </w:r>
        <w:r w:rsidR="00022312">
          <w:t>data</w:t>
        </w:r>
      </w:ins>
      <w:ins w:id="16519" w:author="Rev 12 Allen Wirfs-Brock" w:date="2012-11-12T14:50:00Z">
        <w:r>
          <w:t xml:space="preserve"> property of </w:t>
        </w:r>
        <w:r w:rsidRPr="00CB4E8F">
          <w:rPr>
            <w:i/>
          </w:rPr>
          <w:t>O</w:t>
        </w:r>
        <w:r>
          <w:t>.</w:t>
        </w:r>
      </w:ins>
    </w:p>
    <w:p w14:paraId="5EE67D38" w14:textId="77777777" w:rsidR="00733F3C" w:rsidRDefault="00733F3C" w:rsidP="00145775">
      <w:pPr>
        <w:pStyle w:val="Alg4"/>
        <w:numPr>
          <w:ilvl w:val="0"/>
          <w:numId w:val="1211"/>
        </w:numPr>
        <w:rPr>
          <w:ins w:id="16520" w:author="Rev 12 Allen Wirfs-Brock" w:date="2012-11-12T14:50:00Z"/>
        </w:rPr>
      </w:pPr>
      <w:ins w:id="16521" w:author="Rev 12 Allen Wirfs-Brock" w:date="2012-11-12T14:50:00Z">
        <w:r>
          <w:t xml:space="preserve">If </w:t>
        </w:r>
        <w:r>
          <w:rPr>
            <w:i/>
          </w:rPr>
          <w:t>includePrototype</w:t>
        </w:r>
        <w:r>
          <w:t xml:space="preserve"> is </w:t>
        </w:r>
        <w:r w:rsidRPr="00165778">
          <w:rPr>
            <w:b/>
          </w:rPr>
          <w:t>false</w:t>
        </w:r>
        <w:r>
          <w:t xml:space="preserve"> or </w:t>
        </w:r>
        <w:r w:rsidRPr="00CB4E8F">
          <w:rPr>
            <w:i/>
          </w:rPr>
          <w:t>proto</w:t>
        </w:r>
        <w:r>
          <w:t xml:space="preserve"> is the value </w:t>
        </w:r>
        <w:r w:rsidRPr="00CB4E8F">
          <w:rPr>
            <w:b/>
          </w:rPr>
          <w:t>null</w:t>
        </w:r>
        <w:r>
          <w:t>, then</w:t>
        </w:r>
      </w:ins>
    </w:p>
    <w:p w14:paraId="4B5EC2D5" w14:textId="77777777" w:rsidR="00733F3C" w:rsidRDefault="00733F3C" w:rsidP="00145775">
      <w:pPr>
        <w:pStyle w:val="Alg4"/>
        <w:numPr>
          <w:ilvl w:val="1"/>
          <w:numId w:val="1211"/>
        </w:numPr>
        <w:rPr>
          <w:ins w:id="16522" w:author="Rev 12 Allen Wirfs-Brock" w:date="2012-11-12T14:50:00Z"/>
        </w:rPr>
      </w:pPr>
      <w:ins w:id="16523" w:author="Rev 12 Allen Wirfs-Brock" w:date="2012-11-12T14:50:00Z">
        <w:r>
          <w:t xml:space="preserve">Let </w:t>
        </w:r>
        <w:r>
          <w:rPr>
            <w:i/>
          </w:rPr>
          <w:t>propList</w:t>
        </w:r>
        <w:r>
          <w:t xml:space="preserve"> be a new empty List.</w:t>
        </w:r>
      </w:ins>
    </w:p>
    <w:p w14:paraId="0D653807" w14:textId="77777777" w:rsidR="00733F3C" w:rsidRDefault="00733F3C" w:rsidP="00145775">
      <w:pPr>
        <w:pStyle w:val="Alg4"/>
        <w:numPr>
          <w:ilvl w:val="0"/>
          <w:numId w:val="1211"/>
        </w:numPr>
        <w:rPr>
          <w:ins w:id="16524" w:author="Rev 12 Allen Wirfs-Brock" w:date="2012-11-12T14:50:00Z"/>
        </w:rPr>
      </w:pPr>
      <w:ins w:id="16525" w:author="Rev 12 Allen Wirfs-Brock" w:date="2012-11-12T14:50:00Z">
        <w:r>
          <w:t>Else</w:t>
        </w:r>
      </w:ins>
    </w:p>
    <w:p w14:paraId="7F23256D" w14:textId="77777777" w:rsidR="00733F3C" w:rsidRDefault="00733F3C" w:rsidP="00145775">
      <w:pPr>
        <w:pStyle w:val="Alg4"/>
        <w:numPr>
          <w:ilvl w:val="1"/>
          <w:numId w:val="1211"/>
        </w:numPr>
        <w:rPr>
          <w:ins w:id="16526" w:author="Rev 12 Allen Wirfs-Brock" w:date="2012-11-12T14:50:00Z"/>
        </w:rPr>
      </w:pPr>
      <w:ins w:id="16527" w:author="Rev 12 Allen Wirfs-Brock" w:date="2012-11-12T14:50:00Z">
        <w:r>
          <w:t xml:space="preserve">Let </w:t>
        </w:r>
        <w:r>
          <w:rPr>
            <w:i/>
          </w:rPr>
          <w:t>propList</w:t>
        </w:r>
        <w:r>
          <w:t xml:space="preserve"> be the result of calling the [[Enumerate]] internal method of </w:t>
        </w:r>
        <w:r>
          <w:rPr>
            <w:i/>
          </w:rPr>
          <w:t>proto</w:t>
        </w:r>
        <w:r w:rsidRPr="00DB0602">
          <w:t xml:space="preserve"> </w:t>
        </w:r>
        <w:r w:rsidRPr="00E77497">
          <w:t xml:space="preserve">with </w:t>
        </w:r>
        <w:r>
          <w:t>arguments</w:t>
        </w:r>
        <w:r w:rsidRPr="00E77497">
          <w:t xml:space="preserve"> </w:t>
        </w:r>
        <w:r w:rsidRPr="006F021A">
          <w:rPr>
            <w:b/>
          </w:rPr>
          <w:t>true</w:t>
        </w:r>
        <w:r w:rsidRPr="00E77497">
          <w:t xml:space="preserve"> </w:t>
        </w:r>
        <w:r>
          <w:t>and</w:t>
        </w:r>
        <w:r w:rsidRPr="00DB0602">
          <w:rPr>
            <w:i/>
          </w:rPr>
          <w:t xml:space="preserve"> </w:t>
        </w:r>
        <w:r w:rsidRPr="00650BA7">
          <w:rPr>
            <w:i/>
          </w:rPr>
          <w:t>onlyEnumerable</w:t>
        </w:r>
        <w:r>
          <w:t>.</w:t>
        </w:r>
      </w:ins>
    </w:p>
    <w:p w14:paraId="025FD258" w14:textId="77777777" w:rsidR="00733F3C" w:rsidRDefault="00733F3C" w:rsidP="00145775">
      <w:pPr>
        <w:pStyle w:val="Alg4"/>
        <w:numPr>
          <w:ilvl w:val="0"/>
          <w:numId w:val="1211"/>
        </w:numPr>
        <w:rPr>
          <w:ins w:id="16528" w:author="Rev 12 Allen Wirfs-Brock" w:date="2012-11-12T14:50:00Z"/>
        </w:rPr>
      </w:pPr>
      <w:ins w:id="16529" w:author="Rev 12 Allen Wirfs-Brock" w:date="2012-11-12T14:50:00Z">
        <w:r>
          <w:t xml:space="preserve">For each string </w:t>
        </w:r>
        <w:r w:rsidRPr="00CB4E8F">
          <w:rPr>
            <w:i/>
          </w:rPr>
          <w:t>name</w:t>
        </w:r>
        <w:r>
          <w:t xml:space="preserve"> that is the property key of an own property of </w:t>
        </w:r>
        <w:r w:rsidRPr="00CB4E8F">
          <w:rPr>
            <w:i/>
          </w:rPr>
          <w:t>O</w:t>
        </w:r>
      </w:ins>
    </w:p>
    <w:p w14:paraId="3115244E" w14:textId="77777777" w:rsidR="00733F3C" w:rsidRDefault="00733F3C" w:rsidP="00145775">
      <w:pPr>
        <w:pStyle w:val="Alg4"/>
        <w:numPr>
          <w:ilvl w:val="1"/>
          <w:numId w:val="1211"/>
        </w:numPr>
        <w:rPr>
          <w:ins w:id="16530" w:author="Rev 12 Allen Wirfs-Brock" w:date="2012-11-12T14:50:00Z"/>
        </w:rPr>
      </w:pPr>
      <w:ins w:id="16531" w:author="Rev 12 Allen Wirfs-Brock" w:date="2012-11-12T14:50:00Z">
        <w:r>
          <w:t xml:space="preserve">Let </w:t>
        </w:r>
        <w:r w:rsidRPr="00CB4E8F">
          <w:rPr>
            <w:i/>
          </w:rPr>
          <w:t>desc</w:t>
        </w:r>
        <w:r>
          <w:t xml:space="preserve"> be the result of calling the [[GetOwnProperty]] internal method of </w:t>
        </w:r>
        <w:r w:rsidRPr="00CB4E8F">
          <w:rPr>
            <w:i/>
          </w:rPr>
          <w:t>O</w:t>
        </w:r>
        <w:r>
          <w:t xml:space="preserve"> with argument </w:t>
        </w:r>
        <w:r w:rsidRPr="00CB4E8F">
          <w:rPr>
            <w:i/>
          </w:rPr>
          <w:t>name</w:t>
        </w:r>
        <w:r>
          <w:t>.</w:t>
        </w:r>
      </w:ins>
    </w:p>
    <w:p w14:paraId="131E8FDE" w14:textId="77777777" w:rsidR="00733F3C" w:rsidRPr="00E77497" w:rsidRDefault="00733F3C" w:rsidP="00145775">
      <w:pPr>
        <w:pStyle w:val="Alg4"/>
        <w:numPr>
          <w:ilvl w:val="1"/>
          <w:numId w:val="1211"/>
        </w:numPr>
        <w:rPr>
          <w:ins w:id="16532" w:author="Rev 12 Allen Wirfs-Brock" w:date="2012-11-12T14:50:00Z"/>
        </w:rPr>
      </w:pPr>
      <w:ins w:id="16533" w:author="Rev 12 Allen Wirfs-Brock" w:date="2012-11-12T14:50:00Z">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ins>
    </w:p>
    <w:p w14:paraId="168205BA" w14:textId="77777777" w:rsidR="00733F3C" w:rsidRPr="00E77497" w:rsidRDefault="00733F3C" w:rsidP="00145775">
      <w:pPr>
        <w:pStyle w:val="Alg4"/>
        <w:numPr>
          <w:ilvl w:val="1"/>
          <w:numId w:val="1211"/>
        </w:numPr>
        <w:rPr>
          <w:ins w:id="16534" w:author="Rev 12 Allen Wirfs-Brock" w:date="2012-11-12T14:50:00Z"/>
        </w:rPr>
      </w:pPr>
      <w:ins w:id="16535" w:author="Rev 12 Allen Wirfs-Brock" w:date="2012-11-12T14:50:00Z">
        <w:r>
          <w:t xml:space="preserve">If </w:t>
        </w:r>
        <w:r w:rsidRPr="00650BA7">
          <w:rPr>
            <w:i/>
          </w:rPr>
          <w:t>onlyEnumerable</w:t>
        </w:r>
        <w:r w:rsidRPr="00E77497">
          <w:t xml:space="preserve"> is </w:t>
        </w:r>
        <w:r>
          <w:rPr>
            <w:b/>
          </w:rPr>
          <w:t xml:space="preserve">false </w:t>
        </w:r>
        <w:r>
          <w:t xml:space="preserve">or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ins>
    </w:p>
    <w:p w14:paraId="15226E64" w14:textId="77777777" w:rsidR="00733F3C" w:rsidRDefault="00733F3C" w:rsidP="00145775">
      <w:pPr>
        <w:pStyle w:val="Alg4"/>
        <w:numPr>
          <w:ilvl w:val="0"/>
          <w:numId w:val="1211"/>
        </w:numPr>
        <w:spacing w:after="120"/>
        <w:contextualSpacing/>
        <w:rPr>
          <w:ins w:id="16536" w:author="Rev 12 Allen Wirfs-Brock" w:date="2012-11-12T14:50:00Z"/>
        </w:rPr>
      </w:pPr>
      <w:ins w:id="16537" w:author="Rev 12 Allen Wirfs-Brock" w:date="2012-11-12T14:50:00Z">
        <w:r>
          <w:t xml:space="preserve">Order the elements of </w:t>
        </w:r>
        <w:r w:rsidRPr="00CB4E8F">
          <w:rPr>
            <w:i/>
          </w:rPr>
          <w:t>propList</w:t>
        </w:r>
        <w:r>
          <w:t xml:space="preserve"> in an implementation defined order. </w:t>
        </w:r>
      </w:ins>
    </w:p>
    <w:p w14:paraId="64F1A02F" w14:textId="77777777" w:rsidR="00733F3C" w:rsidRPr="00E77497" w:rsidRDefault="00733F3C" w:rsidP="00145775">
      <w:pPr>
        <w:pStyle w:val="Alg4"/>
        <w:numPr>
          <w:ilvl w:val="0"/>
          <w:numId w:val="1211"/>
        </w:numPr>
        <w:spacing w:after="120"/>
        <w:rPr>
          <w:ins w:id="16538" w:author="Rev 12 Allen Wirfs-Brock" w:date="2012-11-12T14:50:00Z"/>
        </w:rPr>
      </w:pPr>
      <w:ins w:id="16539" w:author="Rev 12 Allen Wirfs-Brock" w:date="2012-11-12T14:50:00Z">
        <w:r w:rsidRPr="00E77497">
          <w:t xml:space="preserve">Return </w:t>
        </w:r>
        <w:r w:rsidRPr="00650BA7">
          <w:rPr>
            <w:i/>
          </w:rPr>
          <w:t>propList</w:t>
        </w:r>
        <w:r w:rsidRPr="00E77497">
          <w:t>.</w:t>
        </w:r>
      </w:ins>
    </w:p>
    <w:p w14:paraId="249B0B36" w14:textId="77777777" w:rsidR="000A612A" w:rsidRDefault="000A612A" w:rsidP="00C459A3">
      <w:pPr>
        <w:rPr>
          <w:ins w:id="16540" w:author="Rev 11 Allen Wirfs-Brock" w:date="2012-10-22T10:04:00Z"/>
          <w:u w:val="single"/>
        </w:rPr>
      </w:pPr>
    </w:p>
    <w:p w14:paraId="6B09CBD0" w14:textId="77777777" w:rsidR="00B64068" w:rsidRDefault="00B64068" w:rsidP="00C459A3">
      <w:pPr>
        <w:rPr>
          <w:ins w:id="16541" w:author="Rev 11 Allen Wirfs-Brock" w:date="2012-10-22T10:04:00Z"/>
          <w:u w:val="single"/>
        </w:rPr>
      </w:pPr>
    </w:p>
    <w:p w14:paraId="71DCE96A" w14:textId="77777777" w:rsidR="00B64068" w:rsidRDefault="00B64068" w:rsidP="00C459A3">
      <w:pPr>
        <w:rPr>
          <w:ins w:id="16542" w:author="Rev 11 Allen Wirfs-Brock" w:date="2012-10-22T10:04:00Z"/>
          <w:u w:val="single"/>
        </w:rPr>
      </w:pPr>
      <w:ins w:id="16543" w:author="Rev 11 Allen Wirfs-Brock" w:date="2012-10-22T10:05:00Z">
        <w:r>
          <w:rPr>
            <w:u w:val="single"/>
          </w:rPr>
          <w:t>This follow version places function body declarations in</w:t>
        </w:r>
      </w:ins>
      <w:ins w:id="16544" w:author="Rev 11 Allen Wirfs-Brock" w:date="2012-10-26T12:02:00Z">
        <w:r w:rsidR="00452F0C">
          <w:rPr>
            <w:u w:val="single"/>
          </w:rPr>
          <w:t xml:space="preserve"> </w:t>
        </w:r>
      </w:ins>
      <w:ins w:id="16545" w:author="Rev 11 Allen Wirfs-Brock" w:date="2012-10-22T10:05:00Z">
        <w:r>
          <w:rPr>
            <w:u w:val="single"/>
          </w:rPr>
          <w:t>scope of parameter initial</w:t>
        </w:r>
        <w:del w:id="16546" w:author="Rev 16 Allen Wirfs-Brock" w:date="2013-06-17T17:19:00Z">
          <w:r w:rsidDel="006B2604">
            <w:rPr>
              <w:u w:val="single"/>
            </w:rPr>
            <w:delText>ize</w:delText>
          </w:r>
        </w:del>
      </w:ins>
      <w:ins w:id="16547" w:author="Rev 16 Allen Wirfs-Brock" w:date="2013-06-17T17:19:00Z">
        <w:r w:rsidR="006B2604">
          <w:rPr>
            <w:u w:val="single"/>
          </w:rPr>
          <w:t>ise</w:t>
        </w:r>
      </w:ins>
      <w:ins w:id="16548" w:author="Rev 11 Allen Wirfs-Brock" w:date="2012-10-22T10:05:00Z">
        <w:r>
          <w:rPr>
            <w:u w:val="single"/>
          </w:rPr>
          <w:t>rs</w:t>
        </w:r>
      </w:ins>
    </w:p>
    <w:p w14:paraId="42F37547" w14:textId="77777777" w:rsidR="0060285B" w:rsidRPr="00E77497" w:rsidRDefault="0060285B" w:rsidP="0060285B">
      <w:pPr>
        <w:pStyle w:val="30"/>
        <w:rPr>
          <w:ins w:id="16549" w:author="Rev 15 Allen Wirfs-Brock" w:date="2013-04-18T14:47:00Z"/>
        </w:rPr>
      </w:pPr>
      <w:bookmarkStart w:id="16550" w:name="_Toc368050886"/>
      <w:ins w:id="16551" w:author="Rev 15 Allen Wirfs-Brock" w:date="2013-04-18T14:47:00Z">
        <w:r>
          <w:t xml:space="preserve">9.1.11 </w:t>
        </w:r>
        <w:r w:rsidRPr="00E77497">
          <w:t>To</w:t>
        </w:r>
        <w:r>
          <w:t>Positive</w:t>
        </w:r>
        <w:r w:rsidRPr="00E77497">
          <w:t>Integer</w:t>
        </w:r>
        <w:bookmarkEnd w:id="16550"/>
      </w:ins>
    </w:p>
    <w:p w14:paraId="10E702AE" w14:textId="77777777" w:rsidR="0060285B" w:rsidRPr="00E77497" w:rsidRDefault="0060285B" w:rsidP="0060285B">
      <w:pPr>
        <w:rPr>
          <w:ins w:id="16552" w:author="Rev 15 Allen Wirfs-Brock" w:date="2013-04-18T14:47:00Z"/>
        </w:rPr>
      </w:pPr>
      <w:ins w:id="16553" w:author="Rev 15 Allen Wirfs-Brock" w:date="2013-04-18T14:47:00Z">
        <w:r w:rsidRPr="00E77497">
          <w:t>The abstract operation ToInteger converts its argument to an integral numeric value. This abstract operation functions as follows:</w:t>
        </w:r>
      </w:ins>
    </w:p>
    <w:p w14:paraId="095E978B" w14:textId="77777777" w:rsidR="0060285B" w:rsidRPr="00E77497" w:rsidRDefault="0060285B" w:rsidP="0060285B">
      <w:pPr>
        <w:pStyle w:val="Alg2"/>
        <w:numPr>
          <w:ilvl w:val="0"/>
          <w:numId w:val="1417"/>
        </w:numPr>
        <w:rPr>
          <w:ins w:id="16554" w:author="Rev 15 Allen Wirfs-Brock" w:date="2013-04-18T14:47:00Z"/>
        </w:rPr>
      </w:pPr>
      <w:ins w:id="16555" w:author="Rev 15 Allen Wirfs-Brock" w:date="2013-04-18T14:47:00Z">
        <w:r w:rsidRPr="00E77497">
          <w:t xml:space="preserve">Let </w:t>
        </w:r>
        <w:r w:rsidRPr="00E77497">
          <w:rPr>
            <w:i/>
          </w:rPr>
          <w:t>number</w:t>
        </w:r>
        <w:r w:rsidRPr="00E77497">
          <w:t xml:space="preserve"> be the result of calling ToNumber on the input argument.</w:t>
        </w:r>
      </w:ins>
    </w:p>
    <w:p w14:paraId="0CE86A2B" w14:textId="77777777" w:rsidR="0060285B" w:rsidRDefault="0060285B" w:rsidP="0060285B">
      <w:pPr>
        <w:pStyle w:val="Alg4"/>
        <w:numPr>
          <w:ilvl w:val="0"/>
          <w:numId w:val="1417"/>
        </w:numPr>
        <w:contextualSpacing/>
        <w:rPr>
          <w:ins w:id="16556" w:author="Rev 15 Allen Wirfs-Brock" w:date="2013-04-18T14:47:00Z"/>
        </w:rPr>
      </w:pPr>
      <w:ins w:id="16557" w:author="Rev 15 Allen Wirfs-Brock" w:date="2013-04-18T14:47:00Z">
        <w:r>
          <w:t>ReturnIfAbrupt(</w:t>
        </w:r>
        <w:r>
          <w:rPr>
            <w:i/>
          </w:rPr>
          <w:t>number</w:t>
        </w:r>
        <w:r>
          <w:t>).</w:t>
        </w:r>
      </w:ins>
    </w:p>
    <w:p w14:paraId="4B3DAFB7" w14:textId="77777777" w:rsidR="0060285B" w:rsidRPr="00E77497" w:rsidRDefault="0060285B" w:rsidP="0060285B">
      <w:pPr>
        <w:pStyle w:val="Alg2"/>
        <w:numPr>
          <w:ilvl w:val="0"/>
          <w:numId w:val="1417"/>
        </w:numPr>
        <w:rPr>
          <w:ins w:id="16558" w:author="Rev 15 Allen Wirfs-Brock" w:date="2013-04-18T14:47:00Z"/>
        </w:rPr>
      </w:pPr>
      <w:ins w:id="16559" w:author="Rev 15 Allen Wirfs-Brock" w:date="2013-04-18T14:47:00Z">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ins>
    </w:p>
    <w:p w14:paraId="188ACCE2" w14:textId="77777777" w:rsidR="0060285B" w:rsidRPr="00E77497" w:rsidRDefault="0060285B" w:rsidP="0060285B">
      <w:pPr>
        <w:pStyle w:val="Alg2"/>
        <w:numPr>
          <w:ilvl w:val="0"/>
          <w:numId w:val="1417"/>
        </w:numPr>
        <w:rPr>
          <w:ins w:id="16560" w:author="Rev 15 Allen Wirfs-Brock" w:date="2013-04-18T14:47:00Z"/>
        </w:rPr>
      </w:pPr>
      <w:ins w:id="16561" w:author="Rev 15 Allen Wirfs-Brock" w:date="2013-04-18T14:47:00Z">
        <w:r w:rsidRPr="00E77497">
          <w:t xml:space="preserve">If </w:t>
        </w:r>
        <w:r w:rsidRPr="00E77497">
          <w:rPr>
            <w:i/>
          </w:rPr>
          <w:t>number</w:t>
        </w:r>
        <w:r w:rsidRPr="00E77497">
          <w:t xml:space="preserve"> is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ins>
    </w:p>
    <w:p w14:paraId="1FE2C5EE" w14:textId="77777777" w:rsidR="0060285B" w:rsidRPr="00E77497" w:rsidRDefault="0060285B" w:rsidP="0060285B">
      <w:pPr>
        <w:pStyle w:val="Alg2"/>
        <w:numPr>
          <w:ilvl w:val="0"/>
          <w:numId w:val="1417"/>
        </w:numPr>
        <w:rPr>
          <w:ins w:id="16562" w:author="Rev 15 Allen Wirfs-Brock" w:date="2013-04-18T14:47:00Z"/>
        </w:rPr>
      </w:pPr>
      <w:ins w:id="16563" w:author="Rev 15 Allen Wirfs-Brock" w:date="2013-04-18T14:47:00Z">
        <w:r w:rsidRPr="00E77497">
          <w:t xml:space="preserve">If </w:t>
        </w:r>
        <w:r w:rsidRPr="00E77497">
          <w:rPr>
            <w:i/>
          </w:rPr>
          <w:t>number</w:t>
        </w:r>
        <w:r w:rsidRPr="00E77497">
          <w:t xml:space="preserve"> </w:t>
        </w:r>
        <w:r>
          <w:t xml:space="preserve">≤ </w:t>
        </w:r>
        <w:r w:rsidRPr="00E77497">
          <w:rPr>
            <w:b/>
          </w:rPr>
          <w:t>0</w:t>
        </w:r>
        <w:r w:rsidRPr="00E77497">
          <w:t xml:space="preserve">, return </w:t>
        </w:r>
        <w:r w:rsidRPr="00E77497">
          <w:rPr>
            <w:b/>
          </w:rPr>
          <w:t>+0</w:t>
        </w:r>
        <w:r w:rsidRPr="00E77497">
          <w:t>.</w:t>
        </w:r>
      </w:ins>
    </w:p>
    <w:p w14:paraId="59D00E68" w14:textId="77777777" w:rsidR="0060285B" w:rsidRPr="00E77497" w:rsidRDefault="0060285B" w:rsidP="0060285B">
      <w:pPr>
        <w:pStyle w:val="Alg2"/>
        <w:numPr>
          <w:ilvl w:val="0"/>
          <w:numId w:val="1417"/>
        </w:numPr>
        <w:spacing w:after="120"/>
        <w:rPr>
          <w:ins w:id="16564" w:author="Rev 15 Allen Wirfs-Brock" w:date="2013-04-18T14:47:00Z"/>
        </w:rPr>
      </w:pPr>
      <w:ins w:id="16565" w:author="Rev 15 Allen Wirfs-Brock" w:date="2013-04-18T14:47:00Z">
        <w:r w:rsidRPr="00E77497">
          <w:t>Return the result of computing floor(</w:t>
        </w:r>
        <w:r w:rsidRPr="00E77497">
          <w:rPr>
            <w:i/>
          </w:rPr>
          <w:t>number</w:t>
        </w:r>
        <w:r w:rsidRPr="00E77497">
          <w:t>).</w:t>
        </w:r>
      </w:ins>
    </w:p>
    <w:p w14:paraId="1DC5888B" w14:textId="77777777" w:rsidR="00B64068" w:rsidRPr="003237AF" w:rsidRDefault="00B64068" w:rsidP="00D148E9">
      <w:pPr>
        <w:pStyle w:val="30"/>
        <w:rPr>
          <w:ins w:id="16566" w:author="Rev 11 Allen Wirfs-Brock" w:date="2012-10-22T10:05:00Z"/>
        </w:rPr>
      </w:pPr>
      <w:bookmarkStart w:id="16567" w:name="_Toc368050887"/>
      <w:ins w:id="16568" w:author="Rev 11 Allen Wirfs-Brock" w:date="2012-10-22T10:05:00Z">
        <w:r w:rsidRPr="004D1BD1">
          <w:t>10.5.</w:t>
        </w:r>
        <w:r>
          <w:t>3</w:t>
        </w:r>
        <w:r w:rsidRPr="004D1BD1">
          <w:tab/>
          <w:t>Function Declaration Instantiation</w:t>
        </w:r>
        <w:bookmarkEnd w:id="16567"/>
      </w:ins>
    </w:p>
    <w:p w14:paraId="3E141164" w14:textId="77777777" w:rsidR="00B64068" w:rsidRPr="008E7E56" w:rsidRDefault="00B64068" w:rsidP="006B2604">
      <w:pPr>
        <w:rPr>
          <w:ins w:id="16569" w:author="Rev 11 Allen Wirfs-Brock" w:date="2012-10-22T10:05:00Z"/>
          <w:sz w:val="18"/>
        </w:rPr>
      </w:pPr>
      <w:ins w:id="16570" w:author="Rev 11 Allen Wirfs-Brock" w:date="2012-10-22T10:05:00Z">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w:t>
        </w:r>
        <w:del w:id="16571" w:author="Rev 16 Allen Wirfs-Brock" w:date="2013-06-17T17:07:00Z">
          <w:r w:rsidDel="006B2604">
            <w:rPr>
              <w:sz w:val="18"/>
            </w:rPr>
            <w:delText>z</w:delText>
          </w:r>
        </w:del>
      </w:ins>
      <w:ins w:id="16572" w:author="Rev 16 Allen Wirfs-Brock" w:date="2013-06-17T17:07:00Z">
        <w:r w:rsidR="006B2604">
          <w:rPr>
            <w:sz w:val="18"/>
          </w:rPr>
          <w:t>s</w:t>
        </w:r>
      </w:ins>
      <w:ins w:id="16573" w:author="Rev 11 Allen Wirfs-Brock" w:date="2012-10-22T10:05:00Z">
        <w:r>
          <w:rPr>
            <w:sz w:val="18"/>
          </w:rPr>
          <w:t>ed as part of this process.  All other bindings are initiali</w:t>
        </w:r>
        <w:del w:id="16574" w:author="Rev 16 Allen Wirfs-Brock" w:date="2013-06-17T17:07:00Z">
          <w:r w:rsidDel="006B2604">
            <w:rPr>
              <w:sz w:val="18"/>
            </w:rPr>
            <w:delText>z</w:delText>
          </w:r>
        </w:del>
      </w:ins>
      <w:ins w:id="16575" w:author="Rev 16 Allen Wirfs-Brock" w:date="2013-06-17T17:07:00Z">
        <w:r w:rsidR="006B2604">
          <w:rPr>
            <w:sz w:val="18"/>
          </w:rPr>
          <w:t>s</w:t>
        </w:r>
      </w:ins>
      <w:ins w:id="16576" w:author="Rev 11 Allen Wirfs-Brock" w:date="2012-10-22T10:05:00Z">
        <w:r>
          <w:rPr>
            <w:sz w:val="18"/>
          </w:rPr>
          <w:t>ed during execution of the function code.</w:t>
        </w:r>
      </w:ins>
    </w:p>
    <w:p w14:paraId="22EBFB74" w14:textId="77777777" w:rsidR="00B64068" w:rsidRPr="006B6D0A" w:rsidRDefault="00B64068" w:rsidP="00B64068">
      <w:pPr>
        <w:rPr>
          <w:ins w:id="16577" w:author="Rev 11 Allen Wirfs-Brock" w:date="2012-10-22T10:05:00Z"/>
        </w:rPr>
      </w:pPr>
      <w:ins w:id="16578" w:author="Rev 11 Allen Wirfs-Brock" w:date="2012-10-22T10:05: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14:paraId="521A479D" w14:textId="77777777" w:rsidR="00B64068" w:rsidRPr="006B6D0A" w:rsidRDefault="00B64068" w:rsidP="00B64068">
      <w:pPr>
        <w:pStyle w:val="Alg4"/>
        <w:numPr>
          <w:ilvl w:val="0"/>
          <w:numId w:val="1090"/>
        </w:numPr>
        <w:rPr>
          <w:ins w:id="16579" w:author="Rev 11 Allen Wirfs-Brock" w:date="2012-10-22T10:05:00Z"/>
        </w:rPr>
      </w:pPr>
      <w:ins w:id="16580" w:author="Rev 11 Allen Wirfs-Brock" w:date="2012-10-22T10:05: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14:paraId="553A2DE5" w14:textId="77777777" w:rsidR="00B64068" w:rsidRPr="009C202C" w:rsidRDefault="00B64068" w:rsidP="00B64068">
      <w:pPr>
        <w:pStyle w:val="Alg4"/>
        <w:numPr>
          <w:ilvl w:val="0"/>
          <w:numId w:val="1090"/>
        </w:numPr>
        <w:rPr>
          <w:ins w:id="16581" w:author="Rev 11 Allen Wirfs-Brock" w:date="2012-10-22T10:05:00Z"/>
        </w:rPr>
      </w:pPr>
      <w:ins w:id="16582" w:author="Rev 11 Allen Wirfs-Brock" w:date="2012-10-22T10:05:00Z">
        <w:r w:rsidRPr="00E65A34">
          <w:t xml:space="preserve">Let </w:t>
        </w:r>
        <w:r w:rsidRPr="009C202C">
          <w:rPr>
            <w:i/>
          </w:rPr>
          <w:t>strict</w:t>
        </w:r>
        <w:r w:rsidRPr="009C202C">
          <w:t xml:space="preserve"> be the value of the [[Strict]] internal property of </w:t>
        </w:r>
        <w:r w:rsidRPr="009C202C">
          <w:rPr>
            <w:i/>
          </w:rPr>
          <w:t>func</w:t>
        </w:r>
        <w:r w:rsidRPr="009C202C">
          <w:t>.</w:t>
        </w:r>
      </w:ins>
    </w:p>
    <w:p w14:paraId="33FF9E8E" w14:textId="77777777" w:rsidR="00B64068" w:rsidRPr="00B820AB" w:rsidRDefault="00B64068" w:rsidP="00B64068">
      <w:pPr>
        <w:pStyle w:val="Alg4"/>
        <w:numPr>
          <w:ilvl w:val="0"/>
          <w:numId w:val="1090"/>
        </w:numPr>
        <w:rPr>
          <w:ins w:id="16583" w:author="Rev 11 Allen Wirfs-Brock" w:date="2012-10-22T10:05:00Z"/>
        </w:rPr>
      </w:pPr>
      <w:ins w:id="16584" w:author="Rev 11 Allen Wirfs-Brock" w:date="2012-10-22T10:05:00Z">
        <w:r w:rsidRPr="009C202C">
          <w:t xml:space="preserve">Let </w:t>
        </w:r>
        <w:r>
          <w:rPr>
            <w:i/>
          </w:rPr>
          <w:t>formals</w:t>
        </w:r>
        <w:r w:rsidRPr="009C202C">
          <w:t xml:space="preserve"> be the value of the [[FormalParameterList]] internal property of </w:t>
        </w:r>
        <w:r w:rsidRPr="00B820AB">
          <w:rPr>
            <w:i/>
          </w:rPr>
          <w:t>func</w:t>
        </w:r>
        <w:r w:rsidRPr="00B820AB">
          <w:t>.</w:t>
        </w:r>
      </w:ins>
    </w:p>
    <w:p w14:paraId="70728ACB" w14:textId="77777777" w:rsidR="00B64068" w:rsidRPr="00E77497" w:rsidRDefault="00B64068" w:rsidP="00B64068">
      <w:pPr>
        <w:pStyle w:val="Alg4"/>
        <w:numPr>
          <w:ilvl w:val="0"/>
          <w:numId w:val="1090"/>
        </w:numPr>
        <w:rPr>
          <w:ins w:id="16585" w:author="Rev 11 Allen Wirfs-Brock" w:date="2012-10-22T10:05:00Z"/>
        </w:rPr>
      </w:pPr>
      <w:ins w:id="16586" w:author="Rev 11 Allen Wirfs-Brock" w:date="2012-10-22T10:05:00Z">
        <w:r w:rsidRPr="00675B74">
          <w:t xml:space="preserve">Let </w:t>
        </w:r>
        <w:r w:rsidRPr="00E77497">
          <w:rPr>
            <w:i/>
          </w:rPr>
          <w:t>parameterNames</w:t>
        </w:r>
        <w:r w:rsidRPr="00E77497">
          <w:t xml:space="preserve"> be the BoundNames of </w:t>
        </w:r>
        <w:r>
          <w:rPr>
            <w:i/>
          </w:rPr>
          <w:t>formals</w:t>
        </w:r>
        <w:r w:rsidRPr="00E77497">
          <w:t>.</w:t>
        </w:r>
      </w:ins>
    </w:p>
    <w:p w14:paraId="75438C72" w14:textId="77777777" w:rsidR="00B64068" w:rsidRPr="00B820AB" w:rsidRDefault="00B64068" w:rsidP="00B64068">
      <w:pPr>
        <w:pStyle w:val="Alg4"/>
        <w:numPr>
          <w:ilvl w:val="0"/>
          <w:numId w:val="1090"/>
        </w:numPr>
        <w:rPr>
          <w:ins w:id="16587" w:author="Rev 11 Allen Wirfs-Brock" w:date="2012-10-22T10:05:00Z"/>
        </w:rPr>
      </w:pPr>
      <w:ins w:id="16588" w:author="Rev 11 Allen Wirfs-Brock" w:date="2012-10-22T10:05:00Z">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ins>
    </w:p>
    <w:p w14:paraId="3B6FF79C" w14:textId="77777777" w:rsidR="00B64068" w:rsidRPr="00E77497" w:rsidRDefault="00B64068" w:rsidP="00B64068">
      <w:pPr>
        <w:pStyle w:val="Alg4"/>
        <w:numPr>
          <w:ilvl w:val="0"/>
          <w:numId w:val="1090"/>
        </w:numPr>
        <w:rPr>
          <w:ins w:id="16589" w:author="Rev 11 Allen Wirfs-Brock" w:date="2012-10-22T10:05:00Z"/>
        </w:rPr>
      </w:pPr>
      <w:ins w:id="16590" w:author="Rev 11 Allen Wirfs-Brock" w:date="2012-10-22T10:05:00Z">
        <w:r w:rsidRPr="00E77497">
          <w:t xml:space="preserve">Let </w:t>
        </w:r>
        <w:r>
          <w:rPr>
            <w:i/>
          </w:rPr>
          <w:t>functionsToInitial</w:t>
        </w:r>
        <w:del w:id="16591" w:author="Rev 16 Allen Wirfs-Brock" w:date="2013-06-17T17:19:00Z">
          <w:r w:rsidDel="006B2604">
            <w:rPr>
              <w:i/>
            </w:rPr>
            <w:delText>ize</w:delText>
          </w:r>
        </w:del>
      </w:ins>
      <w:ins w:id="16592" w:author="Rev 16 Allen Wirfs-Brock" w:date="2013-06-17T17:19:00Z">
        <w:r w:rsidR="006B2604">
          <w:rPr>
            <w:i/>
          </w:rPr>
          <w:t>ise</w:t>
        </w:r>
      </w:ins>
      <w:ins w:id="16593" w:author="Rev 11 Allen Wirfs-Brock" w:date="2012-10-22T10:05:00Z">
        <w:r w:rsidRPr="00E77497">
          <w:t xml:space="preserve"> be an empty</w:t>
        </w:r>
      </w:ins>
      <w:ins w:id="16594" w:author="Rev 16 Allen Wirfs-Brock" w:date="2013-06-17T15:54:00Z">
        <w:r w:rsidR="003C3870">
          <w:t xml:space="preserve"> </w:t>
        </w:r>
      </w:ins>
      <w:ins w:id="16595" w:author="Rev 11 Allen Wirfs-Brock" w:date="2012-10-22T10:05:00Z">
        <w:r w:rsidRPr="00E77497">
          <w:t>List.</w:t>
        </w:r>
      </w:ins>
    </w:p>
    <w:p w14:paraId="517B01CC" w14:textId="77777777" w:rsidR="00B64068" w:rsidRDefault="00B64068" w:rsidP="00B64068">
      <w:pPr>
        <w:pStyle w:val="Alg4"/>
        <w:numPr>
          <w:ilvl w:val="0"/>
          <w:numId w:val="1090"/>
        </w:numPr>
        <w:rPr>
          <w:ins w:id="16596" w:author="Rev 11 Allen Wirfs-Brock" w:date="2012-10-22T10:05:00Z"/>
        </w:rPr>
      </w:pPr>
      <w:ins w:id="16597" w:author="Rev 11 Allen Wirfs-Brock" w:date="2012-10-22T10:05:00Z">
        <w:r>
          <w:t xml:space="preserve">Let </w:t>
        </w:r>
        <w:r>
          <w:rPr>
            <w:i/>
          </w:rPr>
          <w:t xml:space="preserve">argumentsObjectNotNeeded </w:t>
        </w:r>
        <w:r w:rsidRPr="00E77497">
          <w:rPr>
            <w:i/>
          </w:rPr>
          <w:t xml:space="preserve"> </w:t>
        </w:r>
        <w:r>
          <w:t xml:space="preserve">be </w:t>
        </w:r>
        <w:r w:rsidRPr="004B6DAB">
          <w:rPr>
            <w:b/>
          </w:rPr>
          <w:t>false</w:t>
        </w:r>
        <w:r>
          <w:t>.</w:t>
        </w:r>
      </w:ins>
    </w:p>
    <w:p w14:paraId="7700DF0D" w14:textId="77777777" w:rsidR="00B64068" w:rsidRPr="004D1BD1" w:rsidRDefault="00B64068" w:rsidP="00B64068">
      <w:pPr>
        <w:pStyle w:val="Alg4"/>
        <w:numPr>
          <w:ilvl w:val="0"/>
          <w:numId w:val="1090"/>
        </w:numPr>
        <w:rPr>
          <w:ins w:id="16598" w:author="Rev 11 Allen Wirfs-Brock" w:date="2012-10-22T10:05:00Z"/>
        </w:rPr>
      </w:pPr>
      <w:ins w:id="16599" w:author="Rev 11 Allen Wirfs-Brock" w:date="2012-10-22T10:05:00Z">
        <w:r>
          <w:t>For each</w:t>
        </w:r>
        <w:r w:rsidRPr="00E77497">
          <w:t xml:space="preserve"> </w:t>
        </w:r>
        <w:r>
          <w:rPr>
            <w:i/>
          </w:rPr>
          <w:t>d</w:t>
        </w:r>
        <w:r w:rsidRPr="00E77497">
          <w:t xml:space="preserve"> in </w:t>
        </w:r>
        <w:r>
          <w:rPr>
            <w:i/>
          </w:rPr>
          <w:t>varD</w:t>
        </w:r>
        <w:r w:rsidRPr="00B820AB">
          <w:rPr>
            <w:i/>
          </w:rPr>
          <w:t>eclarations</w:t>
        </w:r>
        <w:r w:rsidRPr="00E77497">
          <w:t>, in reverse list order do</w:t>
        </w:r>
      </w:ins>
    </w:p>
    <w:p w14:paraId="7779DDCC" w14:textId="77777777" w:rsidR="00B64068" w:rsidRDefault="00B64068" w:rsidP="00452F0C">
      <w:pPr>
        <w:pStyle w:val="Alg4"/>
        <w:numPr>
          <w:ilvl w:val="1"/>
          <w:numId w:val="1090"/>
        </w:numPr>
        <w:rPr>
          <w:ins w:id="16600" w:author="Rev 11 Allen Wirfs-Brock" w:date="2012-10-22T10:05:00Z"/>
        </w:rPr>
      </w:pPr>
      <w:ins w:id="16601" w:author="Rev 11 Allen Wirfs-Brock" w:date="2012-10-22T10:05:00Z">
        <w:r>
          <w:t xml:space="preserve">If </w:t>
        </w:r>
        <w:r w:rsidRPr="00EC1CE1">
          <w:rPr>
            <w:i/>
          </w:rPr>
          <w:t>d</w:t>
        </w:r>
        <w:r>
          <w:t xml:space="preserve"> is a </w:t>
        </w:r>
        <w:r w:rsidRPr="00E77497">
          <w:rPr>
            <w:i/>
          </w:rPr>
          <w:t>FunctionDeclaration</w:t>
        </w:r>
        <w:r w:rsidRPr="00E77497">
          <w:t xml:space="preserve"> </w:t>
        </w:r>
        <w:r>
          <w:t>then</w:t>
        </w:r>
      </w:ins>
    </w:p>
    <w:p w14:paraId="193EC07D" w14:textId="77777777" w:rsidR="00B64068" w:rsidRPr="006B6D0A" w:rsidRDefault="00B64068" w:rsidP="00452F0C">
      <w:pPr>
        <w:pStyle w:val="Alg4"/>
        <w:numPr>
          <w:ilvl w:val="2"/>
          <w:numId w:val="1090"/>
        </w:numPr>
        <w:rPr>
          <w:ins w:id="16602" w:author="Rev 11 Allen Wirfs-Brock" w:date="2012-10-22T10:05:00Z"/>
          <w:i/>
          <w:sz w:val="18"/>
        </w:rPr>
      </w:pPr>
      <w:ins w:id="16603" w:author="Rev 11 Allen Wirfs-Brock" w:date="2012-10-22T10:05:00Z">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ins>
    </w:p>
    <w:p w14:paraId="176B4C1C" w14:textId="77777777" w:rsidR="00B64068" w:rsidRPr="009C202C" w:rsidRDefault="00B64068" w:rsidP="00452F0C">
      <w:pPr>
        <w:pStyle w:val="Alg4"/>
        <w:numPr>
          <w:ilvl w:val="2"/>
          <w:numId w:val="1090"/>
        </w:numPr>
        <w:rPr>
          <w:ins w:id="16604" w:author="Rev 11 Allen Wirfs-Brock" w:date="2012-10-22T10:05:00Z"/>
          <w:i/>
        </w:rPr>
      </w:pPr>
      <w:ins w:id="16605" w:author="Rev 11 Allen Wirfs-Brock" w:date="2012-10-22T10:05:00Z">
        <w:r w:rsidRPr="00E65A34">
          <w:t xml:space="preserve">Let </w:t>
        </w:r>
        <w:r w:rsidRPr="009C202C">
          <w:rPr>
            <w:i/>
          </w:rPr>
          <w:t>fn</w:t>
        </w:r>
        <w:r w:rsidRPr="009C202C">
          <w:t xml:space="preserve"> be the sole element of the BoundNames of </w:t>
        </w:r>
        <w:r>
          <w:rPr>
            <w:i/>
          </w:rPr>
          <w:t>d</w:t>
        </w:r>
        <w:r w:rsidRPr="009C202C">
          <w:rPr>
            <w:i/>
          </w:rPr>
          <w:t>.</w:t>
        </w:r>
      </w:ins>
    </w:p>
    <w:p w14:paraId="0A5399B4" w14:textId="77777777" w:rsidR="00B64068" w:rsidRDefault="00B64068" w:rsidP="00452F0C">
      <w:pPr>
        <w:pStyle w:val="Alg4"/>
        <w:numPr>
          <w:ilvl w:val="2"/>
          <w:numId w:val="1090"/>
        </w:numPr>
        <w:rPr>
          <w:ins w:id="16606" w:author="Rev 11 Allen Wirfs-Brock" w:date="2012-10-22T10:05:00Z"/>
        </w:rPr>
      </w:pPr>
      <w:ins w:id="16607" w:author="Rev 11 Allen Wirfs-Brock" w:date="2012-10-22T10:05:00Z">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14:paraId="443C4577" w14:textId="77777777" w:rsidR="00B64068" w:rsidRPr="00E77497" w:rsidRDefault="00B64068" w:rsidP="00452F0C">
      <w:pPr>
        <w:pStyle w:val="Alg4"/>
        <w:numPr>
          <w:ilvl w:val="2"/>
          <w:numId w:val="1090"/>
        </w:numPr>
        <w:rPr>
          <w:ins w:id="16608" w:author="Rev 11 Allen Wirfs-Brock" w:date="2012-10-22T10:05:00Z"/>
        </w:rPr>
      </w:pPr>
      <w:ins w:id="16609"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ins>
    </w:p>
    <w:p w14:paraId="5741AD1D" w14:textId="77777777" w:rsidR="00B64068" w:rsidRPr="009C202C" w:rsidRDefault="00B64068" w:rsidP="00452F0C">
      <w:pPr>
        <w:pStyle w:val="Alg4"/>
        <w:numPr>
          <w:ilvl w:val="2"/>
          <w:numId w:val="1090"/>
        </w:numPr>
        <w:rPr>
          <w:ins w:id="16610" w:author="Rev 11 Allen Wirfs-Brock" w:date="2012-10-22T10:05:00Z"/>
        </w:rPr>
      </w:pPr>
      <w:ins w:id="16611"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0D9B04EF" w14:textId="77777777" w:rsidR="00B64068" w:rsidRPr="00B820AB" w:rsidRDefault="00B64068" w:rsidP="00452F0C">
      <w:pPr>
        <w:pStyle w:val="Alg4"/>
        <w:numPr>
          <w:ilvl w:val="3"/>
          <w:numId w:val="1090"/>
        </w:numPr>
        <w:rPr>
          <w:ins w:id="16612" w:author="Rev 11 Allen Wirfs-Brock" w:date="2012-10-22T10:05:00Z"/>
        </w:rPr>
      </w:pPr>
      <w:ins w:id="16613"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ins>
    </w:p>
    <w:p w14:paraId="0F18FEAC" w14:textId="77777777" w:rsidR="00B64068" w:rsidRPr="006B6D0A" w:rsidRDefault="00B64068" w:rsidP="00621C54">
      <w:pPr>
        <w:pStyle w:val="Alg4"/>
        <w:numPr>
          <w:ilvl w:val="3"/>
          <w:numId w:val="1090"/>
        </w:numPr>
        <w:rPr>
          <w:ins w:id="16614" w:author="Rev 11 Allen Wirfs-Brock" w:date="2012-10-22T10:05:00Z"/>
        </w:rPr>
      </w:pPr>
      <w:ins w:id="16615" w:author="Rev 11 Allen Wirfs-Brock" w:date="2012-10-22T10:05:00Z">
        <w:r>
          <w:t xml:space="preserve">Assert: </w:t>
        </w:r>
        <w:r w:rsidRPr="00D838A6">
          <w:rPr>
            <w:i/>
          </w:rPr>
          <w:t>status</w:t>
        </w:r>
        <w:r>
          <w:t xml:space="preserve"> is never an </w:t>
        </w:r>
        <w:del w:id="16616" w:author="Rev 17 Allen Wirfs-Brock" w:date="2013-08-07T13:46:00Z">
          <w:r w:rsidDel="00621C54">
            <w:delText>A</w:delText>
          </w:r>
        </w:del>
      </w:ins>
      <w:ins w:id="16617" w:author="Rev 17 Allen Wirfs-Brock" w:date="2013-08-07T13:46:00Z">
        <w:r w:rsidR="00621C54">
          <w:t>a</w:t>
        </w:r>
      </w:ins>
      <w:ins w:id="16618" w:author="Rev 11 Allen Wirfs-Brock" w:date="2012-10-22T10:05:00Z">
        <w:r>
          <w:t xml:space="preserve">brupt </w:t>
        </w:r>
        <w:del w:id="16619" w:author="Rev 17 Allen Wirfs-Brock" w:date="2013-08-07T13:46:00Z">
          <w:r w:rsidDel="00621C54">
            <w:delText>C</w:delText>
          </w:r>
        </w:del>
      </w:ins>
      <w:ins w:id="16620" w:author="Rev 17 Allen Wirfs-Brock" w:date="2013-08-07T13:46:00Z">
        <w:r w:rsidR="00621C54">
          <w:t>c</w:t>
        </w:r>
      </w:ins>
      <w:ins w:id="16621" w:author="Rev 11 Allen Wirfs-Brock" w:date="2012-10-22T10:05:00Z">
        <w:r>
          <w:t>ompletion.</w:t>
        </w:r>
      </w:ins>
    </w:p>
    <w:p w14:paraId="4CEEC8A7" w14:textId="77777777" w:rsidR="00B64068" w:rsidRDefault="00B64068" w:rsidP="00452F0C">
      <w:pPr>
        <w:pStyle w:val="Alg4"/>
        <w:numPr>
          <w:ilvl w:val="3"/>
          <w:numId w:val="1090"/>
        </w:numPr>
        <w:rPr>
          <w:ins w:id="16622" w:author="Rev 11 Allen Wirfs-Brock" w:date="2012-10-22T10:05:00Z"/>
        </w:rPr>
      </w:pPr>
      <w:ins w:id="16623" w:author="Rev 11 Allen Wirfs-Brock" w:date="2012-10-22T10:05:00Z">
        <w:r w:rsidRPr="003B4312">
          <w:t xml:space="preserve">Append </w:t>
        </w:r>
        <w:r>
          <w:rPr>
            <w:i/>
          </w:rPr>
          <w:t>d</w:t>
        </w:r>
        <w:r w:rsidRPr="008B7F6F">
          <w:t xml:space="preserve"> to </w:t>
        </w:r>
        <w:r>
          <w:rPr>
            <w:i/>
          </w:rPr>
          <w:t>functionsToInitial</w:t>
        </w:r>
        <w:del w:id="16624" w:author="Rev 16 Allen Wirfs-Brock" w:date="2013-06-17T17:19:00Z">
          <w:r w:rsidDel="006B2604">
            <w:rPr>
              <w:i/>
            </w:rPr>
            <w:delText>ize</w:delText>
          </w:r>
        </w:del>
      </w:ins>
      <w:ins w:id="16625" w:author="Rev 16 Allen Wirfs-Brock" w:date="2013-06-17T17:19:00Z">
        <w:r w:rsidR="006B2604">
          <w:rPr>
            <w:i/>
          </w:rPr>
          <w:t>ise</w:t>
        </w:r>
      </w:ins>
      <w:ins w:id="16626" w:author="Rev 11 Allen Wirfs-Brock" w:date="2012-10-22T10:05:00Z">
        <w:r w:rsidRPr="008B7F6F">
          <w:t>.</w:t>
        </w:r>
      </w:ins>
    </w:p>
    <w:p w14:paraId="7F948309" w14:textId="77777777" w:rsidR="00B64068" w:rsidRPr="00E77497" w:rsidRDefault="00B64068" w:rsidP="00452F0C">
      <w:pPr>
        <w:pStyle w:val="Alg4"/>
        <w:numPr>
          <w:ilvl w:val="0"/>
          <w:numId w:val="1090"/>
        </w:numPr>
        <w:rPr>
          <w:ins w:id="16627" w:author="Rev 11 Allen Wirfs-Brock" w:date="2012-10-22T10:05:00Z"/>
        </w:rPr>
      </w:pPr>
      <w:ins w:id="16628" w:author="Rev 11 Allen Wirfs-Brock" w:date="2012-10-22T10:05:00Z">
        <w:r w:rsidRPr="00E77497">
          <w:t xml:space="preserve">For each String </w:t>
        </w:r>
        <w:r>
          <w:rPr>
            <w:i/>
          </w:rPr>
          <w:t>param</w:t>
        </w:r>
        <w:r w:rsidRPr="00E77497">
          <w:rPr>
            <w:i/>
          </w:rPr>
          <w:t>Name</w:t>
        </w:r>
        <w:r w:rsidRPr="00E77497">
          <w:t xml:space="preserve"> in </w:t>
        </w:r>
        <w:r w:rsidRPr="00E77497">
          <w:rPr>
            <w:i/>
          </w:rPr>
          <w:t>parameterNames</w:t>
        </w:r>
        <w:r w:rsidRPr="00E77497">
          <w:t>, do</w:t>
        </w:r>
      </w:ins>
    </w:p>
    <w:p w14:paraId="7F73DE56" w14:textId="77777777" w:rsidR="00B64068" w:rsidRPr="00E77497" w:rsidRDefault="00B64068" w:rsidP="00452F0C">
      <w:pPr>
        <w:pStyle w:val="Alg4"/>
        <w:numPr>
          <w:ilvl w:val="1"/>
          <w:numId w:val="1090"/>
        </w:numPr>
        <w:rPr>
          <w:ins w:id="16629" w:author="Rev 11 Allen Wirfs-Brock" w:date="2012-10-22T10:05:00Z"/>
        </w:rPr>
      </w:pPr>
      <w:ins w:id="16630"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ins>
    </w:p>
    <w:p w14:paraId="1B258301" w14:textId="77777777" w:rsidR="00B64068" w:rsidRPr="009C202C" w:rsidRDefault="00B64068" w:rsidP="006B2604">
      <w:pPr>
        <w:pStyle w:val="Alg4"/>
        <w:numPr>
          <w:ilvl w:val="1"/>
          <w:numId w:val="1090"/>
        </w:numPr>
        <w:rPr>
          <w:ins w:id="16631" w:author="Rev 11 Allen Wirfs-Brock" w:date="2012-10-22T10:05:00Z"/>
          <w:rFonts w:ascii="Arial" w:hAnsi="Arial" w:cs="Arial"/>
        </w:rPr>
      </w:pPr>
      <w:ins w:id="16632" w:author="Rev 11 Allen Wirfs-Brock" w:date="2012-10-22T10:05:00Z">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w:t>
        </w:r>
        <w:del w:id="16633" w:author="Rev 16 Allen Wirfs-Brock" w:date="2013-06-17T17:07:00Z">
          <w:r w:rsidDel="006B2604">
            <w:rPr>
              <w:rFonts w:ascii="Arial" w:hAnsi="Arial" w:cs="Arial"/>
              <w:sz w:val="18"/>
            </w:rPr>
            <w:delText>z</w:delText>
          </w:r>
        </w:del>
      </w:ins>
      <w:ins w:id="16634" w:author="Rev 16 Allen Wirfs-Brock" w:date="2013-06-17T17:07:00Z">
        <w:r w:rsidR="006B2604">
          <w:rPr>
            <w:rFonts w:ascii="Arial" w:hAnsi="Arial" w:cs="Arial"/>
            <w:sz w:val="18"/>
          </w:rPr>
          <w:t>s</w:t>
        </w:r>
      </w:ins>
      <w:ins w:id="16635" w:author="Rev 11 Allen Wirfs-Brock" w:date="2012-10-22T10:05:00Z">
        <w:r>
          <w:rPr>
            <w:rFonts w:ascii="Arial" w:hAnsi="Arial" w:cs="Arial"/>
            <w:sz w:val="18"/>
          </w:rPr>
          <w:t xml:space="preserve">ed to </w:t>
        </w:r>
        <w:r w:rsidRPr="0064603A">
          <w:rPr>
            <w:b/>
            <w:sz w:val="18"/>
          </w:rPr>
          <w:t>undefined</w:t>
        </w:r>
        <w:r>
          <w:rPr>
            <w:rFonts w:ascii="Arial" w:hAnsi="Arial" w:cs="Arial"/>
            <w:sz w:val="18"/>
          </w:rPr>
          <w:t>.</w:t>
        </w:r>
      </w:ins>
    </w:p>
    <w:p w14:paraId="091F7749" w14:textId="77777777" w:rsidR="00B64068" w:rsidRPr="009C202C" w:rsidRDefault="00B64068" w:rsidP="00452F0C">
      <w:pPr>
        <w:pStyle w:val="Alg4"/>
        <w:numPr>
          <w:ilvl w:val="1"/>
          <w:numId w:val="1090"/>
        </w:numPr>
        <w:rPr>
          <w:ins w:id="16636" w:author="Rev 11 Allen Wirfs-Brock" w:date="2012-10-22T10:05:00Z"/>
        </w:rPr>
      </w:pPr>
      <w:ins w:id="16637"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172FEEA8" w14:textId="77777777" w:rsidR="00B64068" w:rsidRDefault="00B64068" w:rsidP="00452F0C">
      <w:pPr>
        <w:pStyle w:val="Alg4"/>
        <w:numPr>
          <w:ilvl w:val="2"/>
          <w:numId w:val="1090"/>
        </w:numPr>
        <w:rPr>
          <w:ins w:id="16638" w:author="Rev 11 Allen Wirfs-Brock" w:date="2012-10-22T10:05:00Z"/>
        </w:rPr>
      </w:pPr>
      <w:ins w:id="16639" w:author="Rev 11 Allen Wirfs-Brock" w:date="2012-10-22T10:05:00Z">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14:paraId="24E37348" w14:textId="77777777" w:rsidR="00B64068" w:rsidRPr="00B820AB" w:rsidRDefault="00B64068" w:rsidP="00452F0C">
      <w:pPr>
        <w:pStyle w:val="Alg4"/>
        <w:numPr>
          <w:ilvl w:val="2"/>
          <w:numId w:val="1090"/>
        </w:numPr>
        <w:rPr>
          <w:ins w:id="16640" w:author="Rev 11 Allen Wirfs-Brock" w:date="2012-10-22T10:05:00Z"/>
        </w:rPr>
      </w:pPr>
      <w:ins w:id="16641"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ins>
    </w:p>
    <w:p w14:paraId="44CA593D" w14:textId="77777777" w:rsidR="00B64068" w:rsidRDefault="00B64068" w:rsidP="00621C54">
      <w:pPr>
        <w:pStyle w:val="Alg4"/>
        <w:numPr>
          <w:ilvl w:val="2"/>
          <w:numId w:val="1090"/>
        </w:numPr>
        <w:rPr>
          <w:ins w:id="16642" w:author="Rev 11 Allen Wirfs-Brock" w:date="2012-10-22T10:05:00Z"/>
        </w:rPr>
      </w:pPr>
      <w:ins w:id="16643" w:author="Rev 11 Allen Wirfs-Brock" w:date="2012-10-22T10:05:00Z">
        <w:r>
          <w:t xml:space="preserve">Assert: </w:t>
        </w:r>
        <w:r w:rsidRPr="00D838A6">
          <w:rPr>
            <w:i/>
          </w:rPr>
          <w:t>status</w:t>
        </w:r>
        <w:r>
          <w:t xml:space="preserve"> is never an </w:t>
        </w:r>
        <w:del w:id="16644" w:author="Rev 17 Allen Wirfs-Brock" w:date="2013-08-07T13:47:00Z">
          <w:r w:rsidDel="00621C54">
            <w:delText>A</w:delText>
          </w:r>
        </w:del>
      </w:ins>
      <w:ins w:id="16645" w:author="Rev 17 Allen Wirfs-Brock" w:date="2013-08-07T13:47:00Z">
        <w:r w:rsidR="00621C54">
          <w:t>a</w:t>
        </w:r>
      </w:ins>
      <w:ins w:id="16646" w:author="Rev 11 Allen Wirfs-Brock" w:date="2012-10-22T10:05:00Z">
        <w:r>
          <w:t xml:space="preserve">brupt </w:t>
        </w:r>
        <w:del w:id="16647" w:author="Rev 17 Allen Wirfs-Brock" w:date="2013-08-07T13:47:00Z">
          <w:r w:rsidDel="00621C54">
            <w:delText>C</w:delText>
          </w:r>
        </w:del>
      </w:ins>
      <w:ins w:id="16648" w:author="Rev 17 Allen Wirfs-Brock" w:date="2013-08-07T13:47:00Z">
        <w:r w:rsidR="00621C54">
          <w:t>c</w:t>
        </w:r>
      </w:ins>
      <w:ins w:id="16649" w:author="Rev 11 Allen Wirfs-Brock" w:date="2012-10-22T10:05:00Z">
        <w:r>
          <w:t>ompletion</w:t>
        </w:r>
      </w:ins>
    </w:p>
    <w:p w14:paraId="21CE48F6" w14:textId="77777777" w:rsidR="00B64068" w:rsidRPr="004418C4" w:rsidRDefault="00B64068" w:rsidP="00452F0C">
      <w:pPr>
        <w:pStyle w:val="Alg4"/>
        <w:numPr>
          <w:ilvl w:val="2"/>
          <w:numId w:val="1090"/>
        </w:numPr>
        <w:rPr>
          <w:ins w:id="16650" w:author="Rev 11 Allen Wirfs-Brock" w:date="2012-10-22T10:05:00Z"/>
        </w:rPr>
      </w:pPr>
      <w:ins w:id="16651" w:author="Rev 11 Allen Wirfs-Brock" w:date="2012-10-22T10:05:00Z">
        <w:r w:rsidRPr="004418C4">
          <w:t xml:space="preserve">Call </w:t>
        </w:r>
        <w:r w:rsidRPr="004418C4">
          <w:rPr>
            <w:i/>
          </w:rPr>
          <w:t>env</w:t>
        </w:r>
        <w:r w:rsidRPr="004418C4">
          <w:t xml:space="preserve">’s </w:t>
        </w:r>
        <w:del w:id="16652" w:author="Rev 15 Allen Wirfs-Brock" w:date="2013-05-12T19:29:00Z">
          <w:r w:rsidRPr="004418C4" w:rsidDel="00861AE4">
            <w:delText>InitializeBinding</w:delText>
          </w:r>
        </w:del>
      </w:ins>
      <w:ins w:id="16653" w:author="Rev 15 Allen Wirfs-Brock" w:date="2013-05-12T19:29:00Z">
        <w:r w:rsidR="00861AE4">
          <w:t>InitialiseBinding</w:t>
        </w:r>
      </w:ins>
      <w:ins w:id="16654" w:author="Rev 11 Allen Wirfs-Brock" w:date="2012-10-22T10:05:00Z">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ins>
    </w:p>
    <w:p w14:paraId="01D1CA01" w14:textId="77777777" w:rsidR="00B64068" w:rsidRPr="00727A43" w:rsidRDefault="00B64068" w:rsidP="00452F0C">
      <w:pPr>
        <w:pStyle w:val="Alg4"/>
        <w:numPr>
          <w:ilvl w:val="0"/>
          <w:numId w:val="1090"/>
        </w:numPr>
        <w:rPr>
          <w:ins w:id="16655" w:author="Rev 11 Allen Wirfs-Brock" w:date="2012-10-22T10:05:00Z"/>
          <w:sz w:val="18"/>
          <w:szCs w:val="18"/>
        </w:rPr>
      </w:pPr>
      <w:ins w:id="16656" w:author="Rev 11 Allen Wirfs-Brock" w:date="2012-10-22T10:05:00Z">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ins>
    </w:p>
    <w:p w14:paraId="683F4A86" w14:textId="77777777" w:rsidR="00B64068" w:rsidRPr="00E77497" w:rsidRDefault="00B64068" w:rsidP="00452F0C">
      <w:pPr>
        <w:pStyle w:val="Alg4"/>
        <w:numPr>
          <w:ilvl w:val="0"/>
          <w:numId w:val="1090"/>
        </w:numPr>
        <w:rPr>
          <w:ins w:id="16657" w:author="Rev 11 Allen Wirfs-Brock" w:date="2012-10-22T10:05:00Z"/>
        </w:rPr>
      </w:pPr>
      <w:ins w:id="16658"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r>
          <w:rPr>
            <w:rStyle w:val="af6"/>
            <w:rFonts w:ascii="Arial" w:eastAsia="MS Mincho" w:hAnsi="Arial"/>
            <w:spacing w:val="0"/>
            <w:lang w:eastAsia="ja-JP"/>
          </w:rPr>
          <w:commentReference w:id="16659"/>
        </w:r>
      </w:ins>
    </w:p>
    <w:p w14:paraId="5F1ADF6E" w14:textId="77777777" w:rsidR="00B64068" w:rsidRPr="00E77497" w:rsidRDefault="00B64068" w:rsidP="00452F0C">
      <w:pPr>
        <w:pStyle w:val="Alg4"/>
        <w:numPr>
          <w:ilvl w:val="1"/>
          <w:numId w:val="1090"/>
        </w:numPr>
        <w:rPr>
          <w:ins w:id="16660" w:author="Rev 11 Allen Wirfs-Brock" w:date="2012-10-22T10:05:00Z"/>
        </w:rPr>
      </w:pPr>
      <w:ins w:id="16661"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14:paraId="24FA6D42" w14:textId="77777777" w:rsidR="00B64068" w:rsidRPr="00E77497" w:rsidRDefault="00B64068" w:rsidP="00452F0C">
      <w:pPr>
        <w:pStyle w:val="Alg4"/>
        <w:numPr>
          <w:ilvl w:val="2"/>
          <w:numId w:val="1090"/>
        </w:numPr>
        <w:rPr>
          <w:ins w:id="16662" w:author="Rev 11 Allen Wirfs-Brock" w:date="2012-10-22T10:05:00Z"/>
        </w:rPr>
      </w:pPr>
      <w:ins w:id="16663" w:author="Rev 11 Allen Wirfs-Brock" w:date="2012-10-22T10:05: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363E3ED7" w14:textId="77777777" w:rsidR="00B64068" w:rsidRPr="00E77497" w:rsidRDefault="00B64068" w:rsidP="00452F0C">
      <w:pPr>
        <w:pStyle w:val="Alg4"/>
        <w:numPr>
          <w:ilvl w:val="1"/>
          <w:numId w:val="1090"/>
        </w:numPr>
        <w:rPr>
          <w:ins w:id="16664" w:author="Rev 11 Allen Wirfs-Brock" w:date="2012-10-22T10:05:00Z"/>
        </w:rPr>
      </w:pPr>
      <w:ins w:id="16665" w:author="Rev 11 Allen Wirfs-Brock" w:date="2012-10-22T10:05:00Z">
        <w:r w:rsidRPr="00E77497">
          <w:t>Else,</w:t>
        </w:r>
      </w:ins>
    </w:p>
    <w:p w14:paraId="0CFD8AFC" w14:textId="77777777" w:rsidR="00B64068" w:rsidRPr="00E77497" w:rsidRDefault="00B64068" w:rsidP="00452F0C">
      <w:pPr>
        <w:pStyle w:val="Alg4"/>
        <w:numPr>
          <w:ilvl w:val="2"/>
          <w:numId w:val="1090"/>
        </w:numPr>
        <w:rPr>
          <w:ins w:id="16666" w:author="Rev 11 Allen Wirfs-Brock" w:date="2012-10-22T10:05:00Z"/>
        </w:rPr>
      </w:pPr>
      <w:ins w:id="16667" w:author="Rev 11 Allen Wirfs-Brock" w:date="2012-10-22T10:05: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75C9A6F5" w14:textId="77777777" w:rsidR="00B64068" w:rsidRPr="00E77497" w:rsidRDefault="00B64068" w:rsidP="00452F0C">
      <w:pPr>
        <w:pStyle w:val="Alg4"/>
        <w:numPr>
          <w:ilvl w:val="0"/>
          <w:numId w:val="1090"/>
        </w:numPr>
        <w:rPr>
          <w:ins w:id="16668" w:author="Rev 11 Allen Wirfs-Brock" w:date="2012-10-22T10:05:00Z"/>
        </w:rPr>
      </w:pPr>
      <w:ins w:id="16669" w:author="Rev 11 Allen Wirfs-Brock" w:date="2012-10-22T10:05:00Z">
        <w:r w:rsidRPr="00E77497">
          <w:t xml:space="preserve">Let </w:t>
        </w:r>
        <w:r w:rsidRPr="00E77497">
          <w:rPr>
            <w:i/>
          </w:rPr>
          <w:t>varNames</w:t>
        </w:r>
        <w:r w:rsidRPr="00E77497">
          <w:t xml:space="preserve"> be the VarDeclaredNames of </w:t>
        </w:r>
        <w:r w:rsidRPr="00E77497">
          <w:rPr>
            <w:i/>
          </w:rPr>
          <w:t>code</w:t>
        </w:r>
        <w:r w:rsidRPr="00E77497">
          <w:t>.</w:t>
        </w:r>
      </w:ins>
    </w:p>
    <w:p w14:paraId="5416F4CC" w14:textId="77777777" w:rsidR="00B64068" w:rsidRPr="00E77497" w:rsidRDefault="00B64068" w:rsidP="00452F0C">
      <w:pPr>
        <w:pStyle w:val="Alg4"/>
        <w:numPr>
          <w:ilvl w:val="0"/>
          <w:numId w:val="1090"/>
        </w:numPr>
        <w:rPr>
          <w:ins w:id="16670" w:author="Rev 11 Allen Wirfs-Brock" w:date="2012-10-22T10:05:00Z"/>
        </w:rPr>
      </w:pPr>
      <w:ins w:id="16671" w:author="Rev 11 Allen Wirfs-Brock" w:date="2012-10-22T10:05:00Z">
        <w:r w:rsidRPr="00E77497">
          <w:t xml:space="preserve">For each String </w:t>
        </w:r>
        <w:r w:rsidRPr="00E77497">
          <w:rPr>
            <w:i/>
          </w:rPr>
          <w:t>varName</w:t>
        </w:r>
        <w:r w:rsidRPr="00E77497">
          <w:t xml:space="preserve"> in </w:t>
        </w:r>
        <w:r w:rsidRPr="00E77497">
          <w:rPr>
            <w:i/>
          </w:rPr>
          <w:t>varNames</w:t>
        </w:r>
        <w:r w:rsidRPr="00E77497">
          <w:t>, in list order do</w:t>
        </w:r>
      </w:ins>
    </w:p>
    <w:p w14:paraId="0FBA1040" w14:textId="77777777" w:rsidR="00B64068" w:rsidRPr="00E77497" w:rsidRDefault="00B64068" w:rsidP="00452F0C">
      <w:pPr>
        <w:pStyle w:val="Alg4"/>
        <w:numPr>
          <w:ilvl w:val="1"/>
          <w:numId w:val="1090"/>
        </w:numPr>
        <w:rPr>
          <w:ins w:id="16672" w:author="Rev 11 Allen Wirfs-Brock" w:date="2012-10-22T10:05:00Z"/>
        </w:rPr>
      </w:pPr>
      <w:ins w:id="16673"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ins>
    </w:p>
    <w:p w14:paraId="700E2E6E" w14:textId="77777777" w:rsidR="00B64068" w:rsidRPr="00E77497" w:rsidRDefault="00B64068" w:rsidP="00452F0C">
      <w:pPr>
        <w:pStyle w:val="Alg4"/>
        <w:numPr>
          <w:ilvl w:val="1"/>
          <w:numId w:val="1090"/>
        </w:numPr>
        <w:rPr>
          <w:ins w:id="16674" w:author="Rev 11 Allen Wirfs-Brock" w:date="2012-10-22T10:05:00Z"/>
          <w:i/>
          <w:sz w:val="18"/>
        </w:rPr>
      </w:pPr>
      <w:ins w:id="16675"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ins>
    </w:p>
    <w:p w14:paraId="6B18213A" w14:textId="77777777" w:rsidR="00B64068" w:rsidRPr="00E77497" w:rsidRDefault="00B64068" w:rsidP="00452F0C">
      <w:pPr>
        <w:pStyle w:val="Alg4"/>
        <w:numPr>
          <w:ilvl w:val="1"/>
          <w:numId w:val="1090"/>
        </w:numPr>
        <w:rPr>
          <w:ins w:id="16676" w:author="Rev 11 Allen Wirfs-Brock" w:date="2012-10-22T10:05:00Z"/>
        </w:rPr>
      </w:pPr>
      <w:ins w:id="16677" w:author="Rev 11 Allen Wirfs-Brock" w:date="2012-10-22T10:05: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17BFA43C" w14:textId="77777777" w:rsidR="00B64068" w:rsidRPr="00E77497" w:rsidRDefault="00B64068" w:rsidP="00452F0C">
      <w:pPr>
        <w:pStyle w:val="Alg4"/>
        <w:numPr>
          <w:ilvl w:val="2"/>
          <w:numId w:val="1090"/>
        </w:numPr>
        <w:rPr>
          <w:ins w:id="16678" w:author="Rev 11 Allen Wirfs-Brock" w:date="2012-10-22T10:05:00Z"/>
        </w:rPr>
      </w:pPr>
      <w:ins w:id="16679" w:author="Rev 11 Allen Wirfs-Brock" w:date="2012-10-22T10:05:00Z">
        <w:r w:rsidRPr="00E77497">
          <w:t xml:space="preserve">Call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ins>
    </w:p>
    <w:p w14:paraId="2E0C5682" w14:textId="77777777" w:rsidR="00B64068" w:rsidRDefault="00B64068" w:rsidP="00452F0C">
      <w:pPr>
        <w:pStyle w:val="Alg4"/>
        <w:numPr>
          <w:ilvl w:val="0"/>
          <w:numId w:val="1090"/>
        </w:numPr>
        <w:rPr>
          <w:ins w:id="16680" w:author="Rev 11 Allen Wirfs-Brock" w:date="2012-10-22T10:05:00Z"/>
        </w:rPr>
      </w:pPr>
      <w:ins w:id="16681" w:author="Rev 11 Allen Wirfs-Brock" w:date="2012-10-22T10:05:00Z">
        <w:r>
          <w:t xml:space="preserve">Let </w:t>
        </w:r>
        <w:r w:rsidRPr="005B59F9">
          <w:rPr>
            <w:i/>
          </w:rPr>
          <w:t>lexDeclarations</w:t>
        </w:r>
        <w:r>
          <w:t xml:space="preserve"> be the LexicalDeclarations of </w:t>
        </w:r>
        <w:r w:rsidRPr="006B6D0A">
          <w:rPr>
            <w:i/>
          </w:rPr>
          <w:t>code</w:t>
        </w:r>
        <w:r>
          <w:t>.</w:t>
        </w:r>
      </w:ins>
    </w:p>
    <w:p w14:paraId="2A5F825C" w14:textId="77777777" w:rsidR="00B64068" w:rsidRPr="00E77497" w:rsidRDefault="00B64068" w:rsidP="00452F0C">
      <w:pPr>
        <w:pStyle w:val="Alg4"/>
        <w:numPr>
          <w:ilvl w:val="0"/>
          <w:numId w:val="1090"/>
        </w:numPr>
        <w:rPr>
          <w:ins w:id="16682" w:author="Rev 11 Allen Wirfs-Brock" w:date="2012-10-22T10:05:00Z"/>
        </w:rPr>
      </w:pPr>
      <w:ins w:id="16683" w:author="Rev 11 Allen Wirfs-Brock" w:date="2012-10-22T10:05:00Z">
        <w:r w:rsidRPr="00675B74">
          <w:t xml:space="preserve">For each element </w:t>
        </w:r>
        <w:r w:rsidRPr="00E77497">
          <w:rPr>
            <w:i/>
          </w:rPr>
          <w:t xml:space="preserve">d </w:t>
        </w:r>
        <w:r w:rsidRPr="00E77497">
          <w:t xml:space="preserve">in </w:t>
        </w:r>
        <w:r w:rsidRPr="005B59F9">
          <w:rPr>
            <w:i/>
          </w:rPr>
          <w:t>lexDeclarations</w:t>
        </w:r>
        <w:r w:rsidRPr="00E77497">
          <w:t xml:space="preserve"> do</w:t>
        </w:r>
      </w:ins>
    </w:p>
    <w:p w14:paraId="2D18C1B0" w14:textId="77777777" w:rsidR="00B64068" w:rsidRPr="00E77497" w:rsidRDefault="00B64068" w:rsidP="006B2604">
      <w:pPr>
        <w:pStyle w:val="Alg4"/>
        <w:numPr>
          <w:ilvl w:val="1"/>
          <w:numId w:val="1090"/>
        </w:numPr>
        <w:rPr>
          <w:ins w:id="16684" w:author="Rev 11 Allen Wirfs-Brock" w:date="2012-10-22T10:05:00Z"/>
          <w:i/>
          <w:sz w:val="18"/>
        </w:rPr>
      </w:pPr>
      <w:ins w:id="16685"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lexically declared name can</w:t>
        </w:r>
        <w:del w:id="16686" w:author="Rev 15 Allen Wirfs-Brock" w:date="2013-05-12T18:49:00Z">
          <w:r w:rsidDel="00EF706A">
            <w:rPr>
              <w:rFonts w:ascii="Arial" w:hAnsi="Arial" w:cs="Arial"/>
              <w:sz w:val="18"/>
            </w:rPr>
            <w:delText xml:space="preserve"> </w:delText>
          </w:r>
        </w:del>
        <w:r>
          <w:rPr>
            <w:rFonts w:ascii="Arial" w:hAnsi="Arial" w:cs="Arial"/>
            <w:sz w:val="18"/>
          </w:rPr>
          <w:t xml:space="preserve">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w:t>
        </w:r>
        <w:del w:id="16687" w:author="Rev 16 Allen Wirfs-Brock" w:date="2013-06-17T17:09:00Z">
          <w:r w:rsidDel="006B2604">
            <w:rPr>
              <w:rFonts w:ascii="Arial" w:hAnsi="Arial" w:cs="Arial"/>
              <w:sz w:val="18"/>
            </w:rPr>
            <w:delText>z</w:delText>
          </w:r>
        </w:del>
      </w:ins>
      <w:ins w:id="16688" w:author="Rev 16 Allen Wirfs-Brock" w:date="2013-06-17T17:09:00Z">
        <w:r w:rsidR="006B2604">
          <w:rPr>
            <w:rFonts w:ascii="Arial" w:hAnsi="Arial" w:cs="Arial"/>
            <w:sz w:val="18"/>
          </w:rPr>
          <w:t>s</w:t>
        </w:r>
      </w:ins>
      <w:ins w:id="16689" w:author="Rev 11 Allen Wirfs-Brock" w:date="2012-10-22T10:05:00Z">
        <w:r>
          <w:rPr>
            <w:rFonts w:ascii="Arial" w:hAnsi="Arial" w:cs="Arial"/>
            <w:sz w:val="18"/>
          </w:rPr>
          <w:t>ed.</w:t>
        </w:r>
        <w:r w:rsidRPr="00E77497">
          <w:rPr>
            <w:rFonts w:ascii="Arial" w:hAnsi="Arial" w:cs="Arial"/>
            <w:sz w:val="18"/>
          </w:rPr>
          <w:t xml:space="preserve"> </w:t>
        </w:r>
      </w:ins>
    </w:p>
    <w:p w14:paraId="29CB549B" w14:textId="77777777" w:rsidR="00B64068" w:rsidRPr="00E77497" w:rsidRDefault="00B64068" w:rsidP="00452F0C">
      <w:pPr>
        <w:pStyle w:val="Alg4"/>
        <w:numPr>
          <w:ilvl w:val="1"/>
          <w:numId w:val="1090"/>
        </w:numPr>
        <w:rPr>
          <w:ins w:id="16690" w:author="Rev 11 Allen Wirfs-Brock" w:date="2012-10-22T10:05:00Z"/>
          <w:i/>
        </w:rPr>
      </w:pPr>
      <w:ins w:id="16691" w:author="Rev 11 Allen Wirfs-Brock" w:date="2012-10-22T10:0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787985B6" w14:textId="77777777" w:rsidR="00B64068" w:rsidRPr="00E77497" w:rsidRDefault="00B64068" w:rsidP="00452F0C">
      <w:pPr>
        <w:pStyle w:val="Alg4"/>
        <w:numPr>
          <w:ilvl w:val="2"/>
          <w:numId w:val="1090"/>
        </w:numPr>
        <w:rPr>
          <w:ins w:id="16692" w:author="Rev 11 Allen Wirfs-Brock" w:date="2012-10-22T10:05:00Z"/>
        </w:rPr>
      </w:pPr>
      <w:ins w:id="16693" w:author="Rev 11 Allen Wirfs-Brock" w:date="2012-10-22T10:05:00Z">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ins>
    </w:p>
    <w:p w14:paraId="690B9B4A" w14:textId="77777777" w:rsidR="00B64068" w:rsidRPr="00E77497" w:rsidRDefault="00B64068" w:rsidP="00452F0C">
      <w:pPr>
        <w:pStyle w:val="Alg4"/>
        <w:numPr>
          <w:ilvl w:val="3"/>
          <w:numId w:val="1090"/>
        </w:numPr>
        <w:spacing w:after="220"/>
        <w:contextualSpacing/>
        <w:rPr>
          <w:ins w:id="16694" w:author="Rev 11 Allen Wirfs-Brock" w:date="2012-10-22T10:05:00Z"/>
        </w:rPr>
      </w:pPr>
      <w:ins w:id="16695" w:author="Rev 11 Allen Wirfs-Brock" w:date="2012-10-22T10:0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7D514F9A" w14:textId="77777777" w:rsidR="00B64068" w:rsidRPr="00E77497" w:rsidRDefault="00B64068" w:rsidP="00452F0C">
      <w:pPr>
        <w:pStyle w:val="Alg4"/>
        <w:numPr>
          <w:ilvl w:val="2"/>
          <w:numId w:val="1090"/>
        </w:numPr>
        <w:spacing w:after="220"/>
        <w:contextualSpacing/>
        <w:rPr>
          <w:ins w:id="16696" w:author="Rev 11 Allen Wirfs-Brock" w:date="2012-10-22T10:05:00Z"/>
        </w:rPr>
      </w:pPr>
      <w:ins w:id="16697" w:author="Rev 11 Allen Wirfs-Brock" w:date="2012-10-22T10:05:00Z">
        <w:r w:rsidRPr="00E77497">
          <w:t>Else,</w:t>
        </w:r>
      </w:ins>
    </w:p>
    <w:p w14:paraId="3367D277" w14:textId="77777777" w:rsidR="00B64068" w:rsidRPr="00E77497" w:rsidRDefault="00B64068" w:rsidP="00452F0C">
      <w:pPr>
        <w:pStyle w:val="Alg4"/>
        <w:numPr>
          <w:ilvl w:val="3"/>
          <w:numId w:val="1090"/>
        </w:numPr>
        <w:spacing w:after="220"/>
        <w:contextualSpacing/>
        <w:rPr>
          <w:ins w:id="16698" w:author="Rev 11 Allen Wirfs-Brock" w:date="2012-10-22T10:05:00Z"/>
        </w:rPr>
      </w:pPr>
      <w:ins w:id="16699" w:author="Rev 11 Allen Wirfs-Brock" w:date="2012-10-22T10:0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3101DB19" w14:textId="77777777" w:rsidR="00B64068" w:rsidRPr="004D1BD1" w:rsidRDefault="00B64068" w:rsidP="00452F0C">
      <w:pPr>
        <w:pStyle w:val="Alg4"/>
        <w:numPr>
          <w:ilvl w:val="0"/>
          <w:numId w:val="1090"/>
        </w:numPr>
        <w:rPr>
          <w:ins w:id="16700" w:author="Rev 11 Allen Wirfs-Brock" w:date="2012-10-22T10:05:00Z"/>
        </w:rPr>
      </w:pPr>
      <w:ins w:id="16701" w:author="Rev 11 Allen Wirfs-Brock" w:date="2012-10-22T10:05:00Z">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w:t>
        </w:r>
        <w:del w:id="16702" w:author="Rev 16 Allen Wirfs-Brock" w:date="2013-06-17T17:19:00Z">
          <w:r w:rsidDel="006B2604">
            <w:rPr>
              <w:i/>
            </w:rPr>
            <w:delText>ize</w:delText>
          </w:r>
        </w:del>
      </w:ins>
      <w:ins w:id="16703" w:author="Rev 16 Allen Wirfs-Brock" w:date="2013-06-17T17:19:00Z">
        <w:r w:rsidR="006B2604">
          <w:rPr>
            <w:i/>
          </w:rPr>
          <w:t>ise</w:t>
        </w:r>
      </w:ins>
      <w:ins w:id="16704" w:author="Rev 11 Allen Wirfs-Brock" w:date="2012-10-22T10:05:00Z">
        <w:r w:rsidRPr="00E77497">
          <w:t>, do</w:t>
        </w:r>
      </w:ins>
    </w:p>
    <w:p w14:paraId="2F3F2CF1" w14:textId="77777777" w:rsidR="00B64068" w:rsidRPr="009C202C" w:rsidRDefault="00B64068" w:rsidP="00452F0C">
      <w:pPr>
        <w:pStyle w:val="Alg4"/>
        <w:numPr>
          <w:ilvl w:val="1"/>
          <w:numId w:val="1090"/>
        </w:numPr>
        <w:rPr>
          <w:ins w:id="16705" w:author="Rev 11 Allen Wirfs-Brock" w:date="2012-10-22T10:05:00Z"/>
          <w:i/>
        </w:rPr>
      </w:pPr>
      <w:ins w:id="16706" w:author="Rev 11 Allen Wirfs-Brock" w:date="2012-10-22T10:05:00Z">
        <w:r w:rsidRPr="00E65A34">
          <w:t xml:space="preserve">Let </w:t>
        </w:r>
        <w:r w:rsidRPr="009C202C">
          <w:rPr>
            <w:i/>
          </w:rPr>
          <w:t>fn</w:t>
        </w:r>
        <w:r w:rsidRPr="009C202C">
          <w:t xml:space="preserve"> be the sole element of the BoundNames of </w:t>
        </w:r>
        <w:r w:rsidRPr="009C202C">
          <w:rPr>
            <w:i/>
          </w:rPr>
          <w:t>f.</w:t>
        </w:r>
      </w:ins>
    </w:p>
    <w:p w14:paraId="25ABF1BE" w14:textId="77777777" w:rsidR="00B64068" w:rsidRPr="006B6D0A" w:rsidRDefault="00B64068" w:rsidP="00452F0C">
      <w:pPr>
        <w:pStyle w:val="Alg4"/>
        <w:numPr>
          <w:ilvl w:val="1"/>
          <w:numId w:val="1090"/>
        </w:numPr>
        <w:rPr>
          <w:ins w:id="16707" w:author="Rev 11 Allen Wirfs-Brock" w:date="2012-10-22T10:05:00Z"/>
        </w:rPr>
      </w:pPr>
      <w:ins w:id="16708" w:author="Rev 11 Allen Wirfs-Brock" w:date="2012-10-22T10:05:00Z">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ins>
      <w:ins w:id="16709" w:author="Rev 11 Allen Wirfs-Brock" w:date="2012-10-24T11:58:00Z">
        <w:r w:rsidR="002F1A2E">
          <w:t>nObject</w:t>
        </w:r>
      </w:ins>
      <w:ins w:id="16710" w:author="Rev 11 Allen Wirfs-Brock" w:date="2012-10-22T10:05:00Z">
        <w:r>
          <w:t xml:space="preserve"> for </w:t>
        </w:r>
        <w:r w:rsidRPr="006B6D0A">
          <w:rPr>
            <w:i/>
          </w:rPr>
          <w:t>f</w:t>
        </w:r>
        <w:r w:rsidRPr="009E4458">
          <w:rPr>
            <w:iCs/>
          </w:rPr>
          <w:t xml:space="preserve"> </w:t>
        </w:r>
        <w:r>
          <w:rPr>
            <w:iCs/>
          </w:rPr>
          <w:t xml:space="preserve">with argument </w:t>
        </w:r>
        <w:r w:rsidRPr="009E4458">
          <w:rPr>
            <w:i/>
          </w:rPr>
          <w:t>env</w:t>
        </w:r>
        <w:r w:rsidRPr="006B6D0A">
          <w:t>.</w:t>
        </w:r>
      </w:ins>
    </w:p>
    <w:p w14:paraId="5065D7D8" w14:textId="77777777" w:rsidR="00B64068" w:rsidRPr="009C202C" w:rsidRDefault="00B64068" w:rsidP="00452F0C">
      <w:pPr>
        <w:pStyle w:val="Alg4"/>
        <w:numPr>
          <w:ilvl w:val="1"/>
          <w:numId w:val="1090"/>
        </w:numPr>
        <w:rPr>
          <w:ins w:id="16711" w:author="Rev 11 Allen Wirfs-Brock" w:date="2012-10-22T10:05:00Z"/>
        </w:rPr>
      </w:pPr>
      <w:ins w:id="16712" w:author="Rev 11 Allen Wirfs-Brock" w:date="2012-10-22T10:05:00Z">
        <w:r w:rsidRPr="00E65A34">
          <w:t xml:space="preserve">Call </w:t>
        </w:r>
        <w:r w:rsidRPr="009C202C">
          <w:rPr>
            <w:i/>
          </w:rPr>
          <w:t>env</w:t>
        </w:r>
        <w:r w:rsidRPr="009C202C">
          <w:t xml:space="preserve">’s </w:t>
        </w:r>
        <w:r>
          <w:t>SetMutableMinding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ins>
    </w:p>
    <w:p w14:paraId="6E1660CB" w14:textId="77777777" w:rsidR="00B64068" w:rsidRPr="00E77497" w:rsidRDefault="00B64068" w:rsidP="006B2604">
      <w:pPr>
        <w:pStyle w:val="Alg4"/>
        <w:numPr>
          <w:ilvl w:val="0"/>
          <w:numId w:val="1090"/>
        </w:numPr>
        <w:tabs>
          <w:tab w:val="left" w:pos="720"/>
        </w:tabs>
        <w:rPr>
          <w:ins w:id="16713" w:author="Rev 11 Allen Wirfs-Brock" w:date="2012-10-22T10:05:00Z"/>
          <w:rFonts w:ascii="Arial" w:hAnsi="Arial" w:cs="Arial"/>
          <w:sz w:val="18"/>
        </w:rPr>
      </w:pPr>
      <w:ins w:id="16714" w:author="Rev 11 Allen Wirfs-Brock" w:date="2012-10-22T10:05:00Z">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it </w:t>
        </w:r>
        <w:r>
          <w:rPr>
            <w:rFonts w:ascii="Arial" w:hAnsi="Arial" w:cs="Arial"/>
            <w:sz w:val="18"/>
          </w:rPr>
          <w:t>is not</w:t>
        </w:r>
        <w:r w:rsidRPr="00675B74">
          <w:rPr>
            <w:rFonts w:ascii="Arial" w:hAnsi="Arial" w:cs="Arial"/>
            <w:sz w:val="18"/>
          </w:rPr>
          <w:t xml:space="preserve"> extended code.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w:t>
        </w:r>
        <w:del w:id="16715" w:author="Rev 16 Allen Wirfs-Brock" w:date="2013-06-17T17:07:00Z">
          <w:r w:rsidDel="006B2604">
            <w:rPr>
              <w:rFonts w:ascii="Arial" w:hAnsi="Arial" w:cs="Arial"/>
              <w:sz w:val="18"/>
            </w:rPr>
            <w:delText>z</w:delText>
          </w:r>
        </w:del>
      </w:ins>
      <w:ins w:id="16716" w:author="Rev 16 Allen Wirfs-Brock" w:date="2013-06-17T17:07:00Z">
        <w:r w:rsidR="006B2604">
          <w:rPr>
            <w:rFonts w:ascii="Arial" w:hAnsi="Arial" w:cs="Arial"/>
            <w:sz w:val="18"/>
          </w:rPr>
          <w:t>s</w:t>
        </w:r>
      </w:ins>
      <w:ins w:id="16717" w:author="Rev 11 Allen Wirfs-Brock" w:date="2012-10-22T10:05:00Z">
        <w:r>
          <w:rPr>
            <w:rFonts w:ascii="Arial" w:hAnsi="Arial" w:cs="Arial"/>
            <w:sz w:val="18"/>
          </w:rPr>
          <w:t>ed until after parameter initiali</w:t>
        </w:r>
        <w:del w:id="16718" w:author="Rev 19 Allen Wirfs-Brock" w:date="2013-09-27T10:29:00Z">
          <w:r w:rsidDel="00540AE6">
            <w:rPr>
              <w:rFonts w:ascii="Arial" w:hAnsi="Arial" w:cs="Arial"/>
              <w:sz w:val="18"/>
            </w:rPr>
            <w:delText>z</w:delText>
          </w:r>
        </w:del>
      </w:ins>
      <w:ins w:id="16719" w:author="Rev 19 Allen Wirfs-Brock" w:date="2013-09-27T10:29:00Z">
        <w:r w:rsidR="00540AE6">
          <w:rPr>
            <w:rFonts w:ascii="Arial" w:hAnsi="Arial" w:cs="Arial"/>
            <w:sz w:val="18"/>
          </w:rPr>
          <w:t>s</w:t>
        </w:r>
      </w:ins>
      <w:ins w:id="16720" w:author="Rev 11 Allen Wirfs-Brock" w:date="2012-10-22T10:05:00Z">
        <w:r>
          <w:rPr>
            <w:rFonts w:ascii="Arial" w:hAnsi="Arial" w:cs="Arial"/>
            <w:sz w:val="18"/>
          </w:rPr>
          <w:t>ation</w:t>
        </w:r>
        <w:r w:rsidRPr="00E77497">
          <w:rPr>
            <w:rFonts w:ascii="Arial" w:hAnsi="Arial" w:cs="Arial"/>
            <w:sz w:val="18"/>
          </w:rPr>
          <w:t>.</w:t>
        </w:r>
      </w:ins>
    </w:p>
    <w:p w14:paraId="6B8C3817" w14:textId="77777777" w:rsidR="00B64068" w:rsidRDefault="00B64068" w:rsidP="00452F0C">
      <w:pPr>
        <w:pStyle w:val="Alg4"/>
        <w:numPr>
          <w:ilvl w:val="0"/>
          <w:numId w:val="1090"/>
        </w:numPr>
        <w:tabs>
          <w:tab w:val="left" w:pos="720"/>
        </w:tabs>
        <w:rPr>
          <w:ins w:id="16721" w:author="Rev 11 Allen Wirfs-Brock" w:date="2012-10-22T10:05:00Z"/>
          <w:rFonts w:ascii="Arial" w:hAnsi="Arial" w:cs="Arial"/>
          <w:sz w:val="18"/>
        </w:rPr>
      </w:pPr>
      <w:ins w:id="16722" w:author="Rev 11 Allen Wirfs-Brock" w:date="2012-10-22T10:05:00Z">
        <w:r>
          <w:rPr>
            <w:rFonts w:ascii="Arial" w:hAnsi="Arial" w:cs="Arial"/>
            <w:sz w:val="18"/>
          </w:rPr>
          <w:t xml:space="preserve">Let </w:t>
        </w:r>
        <w:r>
          <w:rPr>
            <w:i/>
          </w:rPr>
          <w:t>ao</w:t>
        </w:r>
        <w:r w:rsidRPr="00546435">
          <w:t xml:space="preserve"> be the result of </w:t>
        </w:r>
        <w:r w:rsidRPr="000358AB">
          <w:t>InstantiateArgumentsObject</w:t>
        </w:r>
        <w:r w:rsidRPr="00E77497">
          <w:t xml:space="preserve"> with argument </w:t>
        </w:r>
        <w:r w:rsidRPr="00E77497">
          <w:rPr>
            <w:i/>
          </w:rPr>
          <w:t>argumentsList.</w:t>
        </w:r>
      </w:ins>
    </w:p>
    <w:p w14:paraId="7D50BD5E" w14:textId="77777777" w:rsidR="00B64068" w:rsidRPr="00B820AB" w:rsidRDefault="00B64068" w:rsidP="00452F0C">
      <w:pPr>
        <w:pStyle w:val="Alg4"/>
        <w:numPr>
          <w:ilvl w:val="0"/>
          <w:numId w:val="1090"/>
        </w:numPr>
        <w:rPr>
          <w:ins w:id="16723" w:author="Rev 11 Allen Wirfs-Brock" w:date="2012-10-22T10:05:00Z"/>
        </w:rPr>
      </w:pPr>
      <w:ins w:id="16724" w:author="Rev 11 Allen Wirfs-Brock" w:date="2012-10-22T10:05: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argumentsObjectNotNeeded  </w:t>
        </w:r>
        <w:r>
          <w:rPr>
            <w:rFonts w:ascii="Arial" w:hAnsi="Arial" w:cs="Arial"/>
            <w:sz w:val="18"/>
          </w:rPr>
          <w:t xml:space="preserve">is </w:t>
        </w:r>
        <w:r>
          <w:rPr>
            <w:b/>
            <w:sz w:val="18"/>
          </w:rPr>
          <w:t>true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ins>
    </w:p>
    <w:p w14:paraId="1D7DB876" w14:textId="77777777" w:rsidR="00B64068" w:rsidRPr="00E77497" w:rsidRDefault="00B64068" w:rsidP="00452F0C">
      <w:pPr>
        <w:pStyle w:val="Alg4"/>
        <w:numPr>
          <w:ilvl w:val="0"/>
          <w:numId w:val="1090"/>
        </w:numPr>
        <w:rPr>
          <w:ins w:id="16725" w:author="Rev 11 Allen Wirfs-Brock" w:date="2012-10-22T10:05:00Z"/>
        </w:rPr>
      </w:pPr>
      <w:commentRangeStart w:id="16726"/>
      <w:ins w:id="16727"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commentRangeEnd w:id="16726"/>
        <w:r>
          <w:rPr>
            <w:rStyle w:val="af6"/>
            <w:rFonts w:ascii="Arial" w:eastAsia="MS Mincho" w:hAnsi="Arial"/>
            <w:spacing w:val="0"/>
            <w:lang w:eastAsia="ja-JP"/>
          </w:rPr>
          <w:commentReference w:id="16726"/>
        </w:r>
      </w:ins>
    </w:p>
    <w:p w14:paraId="7B1A3D56" w14:textId="77777777" w:rsidR="00B64068" w:rsidRPr="00E77497" w:rsidRDefault="00B64068" w:rsidP="00452F0C">
      <w:pPr>
        <w:pStyle w:val="Alg4"/>
        <w:numPr>
          <w:ilvl w:val="1"/>
          <w:numId w:val="1090"/>
        </w:numPr>
        <w:rPr>
          <w:ins w:id="16728" w:author="Rev 11 Allen Wirfs-Brock" w:date="2012-10-22T10:05:00Z"/>
        </w:rPr>
      </w:pPr>
      <w:ins w:id="16729"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14:paraId="38B00E78" w14:textId="77777777" w:rsidR="00B64068" w:rsidRPr="00E77497" w:rsidRDefault="00B64068" w:rsidP="00452F0C">
      <w:pPr>
        <w:pStyle w:val="Alg4"/>
        <w:numPr>
          <w:ilvl w:val="2"/>
          <w:numId w:val="1090"/>
        </w:numPr>
        <w:tabs>
          <w:tab w:val="left" w:pos="720"/>
        </w:tabs>
        <w:rPr>
          <w:ins w:id="16730" w:author="Rev 11 Allen Wirfs-Brock" w:date="2012-10-22T10:05:00Z"/>
        </w:rPr>
      </w:pPr>
      <w:ins w:id="16731" w:author="Rev 11 Allen Wirfs-Brock" w:date="2012-10-22T10:05:00Z">
        <w:r>
          <w:t>Perform the abstract operation</w:t>
        </w:r>
        <w:r w:rsidRPr="00546435">
          <w:t xml:space="preserve"> </w:t>
        </w:r>
        <w:r>
          <w:t>Complete</w:t>
        </w:r>
        <w:r w:rsidRPr="009C202C">
          <w:t>StrictArgumentsObject</w:t>
        </w:r>
        <w:r w:rsidRPr="00E77497">
          <w:t xml:space="preserve"> with argument </w:t>
        </w:r>
        <w:r>
          <w:rPr>
            <w:i/>
          </w:rPr>
          <w:t>a0</w:t>
        </w:r>
        <w:r w:rsidRPr="00E77497">
          <w:rPr>
            <w:i/>
          </w:rPr>
          <w:t>.</w:t>
        </w:r>
        <w:r w:rsidRPr="00E77497">
          <w:t xml:space="preserve"> </w:t>
        </w:r>
      </w:ins>
    </w:p>
    <w:p w14:paraId="5527DFBE" w14:textId="77777777" w:rsidR="00B64068" w:rsidRPr="00E77497" w:rsidRDefault="00B64068" w:rsidP="00452F0C">
      <w:pPr>
        <w:pStyle w:val="Alg4"/>
        <w:numPr>
          <w:ilvl w:val="1"/>
          <w:numId w:val="1090"/>
        </w:numPr>
        <w:rPr>
          <w:ins w:id="16732" w:author="Rev 11 Allen Wirfs-Brock" w:date="2012-10-22T10:05:00Z"/>
        </w:rPr>
      </w:pPr>
      <w:ins w:id="16733" w:author="Rev 11 Allen Wirfs-Brock" w:date="2012-10-22T10:05:00Z">
        <w:r w:rsidRPr="00E77497">
          <w:t>Else,</w:t>
        </w:r>
      </w:ins>
    </w:p>
    <w:p w14:paraId="75BF672B" w14:textId="77777777" w:rsidR="00B64068" w:rsidRPr="00E77497" w:rsidRDefault="00B64068" w:rsidP="00452F0C">
      <w:pPr>
        <w:pStyle w:val="Alg4"/>
        <w:numPr>
          <w:ilvl w:val="2"/>
          <w:numId w:val="1090"/>
        </w:numPr>
        <w:tabs>
          <w:tab w:val="left" w:pos="720"/>
        </w:tabs>
        <w:rPr>
          <w:ins w:id="16734" w:author="Rev 11 Allen Wirfs-Brock" w:date="2012-10-22T10:05:00Z"/>
        </w:rPr>
      </w:pPr>
      <w:ins w:id="16735" w:author="Rev 11 Allen Wirfs-Brock" w:date="2012-10-22T10:05:00Z">
        <w:r>
          <w:t>P</w:t>
        </w:r>
        <w:r w:rsidRPr="00E77497">
          <w:t xml:space="preserve">erform the abstract operation </w:t>
        </w:r>
        <w:r>
          <w:t>Complete</w:t>
        </w:r>
        <w:r w:rsidRPr="00E77497">
          <w:t xml:space="preserve">MappedArgumentsObject with arguments </w:t>
        </w:r>
        <w:r>
          <w:rPr>
            <w:i/>
          </w:rPr>
          <w:t xml:space="preserve">a0,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ins>
    </w:p>
    <w:p w14:paraId="4AE5D315" w14:textId="77777777" w:rsidR="00B64068" w:rsidRPr="00120381" w:rsidRDefault="00B64068" w:rsidP="00452F0C">
      <w:pPr>
        <w:pStyle w:val="Alg4"/>
        <w:numPr>
          <w:ilvl w:val="1"/>
          <w:numId w:val="1090"/>
        </w:numPr>
        <w:rPr>
          <w:ins w:id="16736" w:author="Rev 11 Allen Wirfs-Brock" w:date="2012-10-22T10:05:00Z"/>
          <w:sz w:val="24"/>
          <w:szCs w:val="24"/>
        </w:rPr>
      </w:pPr>
      <w:ins w:id="16737" w:author="Rev 11 Allen Wirfs-Brock" w:date="2012-10-22T10:05:00Z">
        <w:r w:rsidRPr="00E77497">
          <w:t xml:space="preserve">Call </w:t>
        </w:r>
        <w:r w:rsidRPr="00E77497">
          <w:rPr>
            <w:i/>
          </w:rPr>
          <w:t>env</w:t>
        </w:r>
        <w:r w:rsidRPr="00E77497">
          <w:t xml:space="preserve">’s </w:t>
        </w:r>
        <w:del w:id="16738" w:author="Rev 15 Allen Wirfs-Brock" w:date="2013-05-12T19:29:00Z">
          <w:r w:rsidRPr="00E77497" w:rsidDel="00861AE4">
            <w:delText>InitializeBinding</w:delText>
          </w:r>
        </w:del>
      </w:ins>
      <w:ins w:id="16739" w:author="Rev 15 Allen Wirfs-Brock" w:date="2013-05-12T19:29:00Z">
        <w:r w:rsidR="00861AE4">
          <w:t>InitialiseBinding</w:t>
        </w:r>
      </w:ins>
      <w:ins w:id="16740" w:author="Rev 11 Allen Wirfs-Brock" w:date="2012-10-22T10:05:00Z">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14:paraId="6DDFAD36" w14:textId="77777777" w:rsidR="00B64068" w:rsidRDefault="00B64068" w:rsidP="00452F0C">
      <w:pPr>
        <w:pStyle w:val="Alg4"/>
        <w:numPr>
          <w:ilvl w:val="0"/>
          <w:numId w:val="1090"/>
        </w:numPr>
        <w:tabs>
          <w:tab w:val="left" w:pos="720"/>
        </w:tabs>
        <w:rPr>
          <w:ins w:id="16741" w:author="Rev 11 Allen Wirfs-Brock" w:date="2012-10-22T10:05:00Z"/>
          <w:rFonts w:ascii="Arial" w:hAnsi="Arial" w:cs="Arial"/>
          <w:sz w:val="18"/>
        </w:rPr>
      </w:pPr>
      <w:ins w:id="16742" w:author="Rev 11 Allen Wirfs-Brock" w:date="2012-10-22T10:05:00Z">
        <w:r>
          <w:t xml:space="preserve">Let </w:t>
        </w:r>
        <w:r w:rsidRPr="00E91EEE">
          <w:rPr>
            <w:i/>
          </w:rPr>
          <w:t>formalStatus</w:t>
        </w:r>
        <w:r>
          <w:t xml:space="preserve"> be the result of performing Binding</w:t>
        </w:r>
        <w:del w:id="16743" w:author="Rev 19 Allen Wirfs-Brock" w:date="2013-09-23T16:47:00Z">
          <w:r w:rsidDel="00427ECF">
            <w:delText xml:space="preserve"> </w:delText>
          </w:r>
        </w:del>
        <w:r>
          <w:t xml:space="preserve">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ins>
    </w:p>
    <w:p w14:paraId="3904CFA1" w14:textId="77777777" w:rsidR="00B64068" w:rsidRDefault="00B64068" w:rsidP="00452F0C">
      <w:pPr>
        <w:pStyle w:val="Alg4"/>
        <w:numPr>
          <w:ilvl w:val="0"/>
          <w:numId w:val="1090"/>
        </w:numPr>
        <w:rPr>
          <w:ins w:id="16744" w:author="Rev 11 Allen Wirfs-Brock" w:date="2012-10-22T10:05:00Z"/>
        </w:rPr>
      </w:pPr>
      <w:ins w:id="16745" w:author="Rev 11 Allen Wirfs-Brock" w:date="2012-10-22T10:05:00Z">
        <w:r>
          <w:t>ReturnIfAbrupt(</w:t>
        </w:r>
        <w:r w:rsidRPr="00C91100">
          <w:rPr>
            <w:i/>
          </w:rPr>
          <w:t>formalStatus</w:t>
        </w:r>
        <w:r>
          <w:t>).</w:t>
        </w:r>
      </w:ins>
    </w:p>
    <w:p w14:paraId="089E1342" w14:textId="77777777" w:rsidR="00B64068" w:rsidRPr="004D1BD1" w:rsidRDefault="00B64068" w:rsidP="00AE5A8E">
      <w:pPr>
        <w:pStyle w:val="Alg4"/>
        <w:numPr>
          <w:ilvl w:val="0"/>
          <w:numId w:val="1090"/>
        </w:numPr>
        <w:spacing w:after="240"/>
        <w:rPr>
          <w:ins w:id="16746" w:author="Rev 11 Allen Wirfs-Brock" w:date="2012-10-22T10:05:00Z"/>
        </w:rPr>
      </w:pPr>
      <w:ins w:id="16747" w:author="Rev 11 Allen Wirfs-Brock" w:date="2012-10-22T10:05:00Z">
        <w:r w:rsidRPr="004D1BD1">
          <w:t>Return</w:t>
        </w:r>
        <w:r>
          <w:t xml:space="preserve"> NormalCompletion(</w:t>
        </w:r>
        <w:r w:rsidRPr="009B3B81">
          <w:rPr>
            <w:rFonts w:ascii="Arial" w:hAnsi="Arial" w:cs="Arial"/>
          </w:rPr>
          <w:t>empty</w:t>
        </w:r>
        <w:r>
          <w:t>)</w:t>
        </w:r>
        <w:del w:id="16748" w:author="Rev 12 Allen Wirfs-Brock" w:date="2012-10-29T17:16:00Z">
          <w:r w:rsidDel="00AE5A8E">
            <w:delText>.</w:delText>
          </w:r>
          <w:r w:rsidRPr="004D1BD1" w:rsidDel="00AE5A8E">
            <w:delText>.</w:delText>
          </w:r>
        </w:del>
      </w:ins>
      <w:ins w:id="16749" w:author="Rev 12 Allen Wirfs-Brock" w:date="2012-10-29T17:16:00Z">
        <w:r w:rsidR="00AE5A8E">
          <w:t>.</w:t>
        </w:r>
      </w:ins>
    </w:p>
    <w:p w14:paraId="33556E32" w14:textId="77777777" w:rsidR="00751335" w:rsidRDefault="00751335" w:rsidP="00751335">
      <w:pPr>
        <w:pStyle w:val="a3"/>
        <w:rPr>
          <w:ins w:id="16750" w:author="Rev 15 Allen Wirfs-Brock" w:date="2013-03-27T14:29:00Z"/>
        </w:rPr>
      </w:pPr>
      <w:bookmarkStart w:id="16751" w:name="_Toc368050888"/>
      <w:commentRangeStart w:id="16752"/>
      <w:commentRangeStart w:id="16753"/>
      <w:ins w:id="16754" w:author="Rev 15 Allen Wirfs-Brock" w:date="2013-03-27T14:29:00Z">
        <w:r>
          <w:t>The __proto__ pseudo property.</w:t>
        </w:r>
        <w:commentRangeEnd w:id="16752"/>
        <w:r>
          <w:rPr>
            <w:rStyle w:val="af6"/>
            <w:b w:val="0"/>
          </w:rPr>
          <w:commentReference w:id="16752"/>
        </w:r>
        <w:commentRangeEnd w:id="16753"/>
        <w:r>
          <w:rPr>
            <w:rStyle w:val="af6"/>
            <w:b w:val="0"/>
          </w:rPr>
          <w:commentReference w:id="16753"/>
        </w:r>
        <w:bookmarkEnd w:id="16751"/>
      </w:ins>
    </w:p>
    <w:p w14:paraId="6F7135E0" w14:textId="77777777" w:rsidR="00751335" w:rsidRDefault="00751335" w:rsidP="00751335">
      <w:pPr>
        <w:pStyle w:val="a4"/>
        <w:rPr>
          <w:ins w:id="16755" w:author="Rev 15 Allen Wirfs-Brock" w:date="2013-03-27T14:29:00Z"/>
        </w:rPr>
      </w:pPr>
      <w:ins w:id="16756" w:author="Rev 15 Allen Wirfs-Brock" w:date="2013-03-27T14:29:00Z">
        <w:r>
          <w:t>Object.prototype.__proto__</w:t>
        </w:r>
      </w:ins>
    </w:p>
    <w:p w14:paraId="652CB7AD" w14:textId="77777777" w:rsidR="00751335" w:rsidRDefault="00751335" w:rsidP="00751335">
      <w:pPr>
        <w:rPr>
          <w:ins w:id="16757" w:author="Rev 15 Allen Wirfs-Brock" w:date="2013-03-27T14:29:00Z"/>
        </w:rPr>
      </w:pPr>
      <w:ins w:id="16758" w:author="Rev 15 Allen Wirfs-Brock" w:date="2013-03-27T14:29:00Z">
        <w:r>
          <w:t xml:space="preserve">The initial value of the </w:t>
        </w:r>
        <w:r w:rsidRPr="00051028">
          <w:rPr>
            <w:rFonts w:ascii="Courier New" w:hAnsi="Courier New" w:cs="Courier New"/>
            <w:b/>
          </w:rPr>
          <w:t>__proto__</w:t>
        </w:r>
        <w:r>
          <w:t xml:space="preserve"> property of the Object prototype object is a data property whose initial value is  </w:t>
        </w:r>
        <w:r w:rsidRPr="00051028">
          <w:rPr>
            <w:b/>
          </w:rPr>
          <w:t>null</w:t>
        </w:r>
        <w:r>
          <w:t xml:space="preserve">. This property initially has the attributes { [[Writable]]: </w:t>
        </w:r>
        <w:r w:rsidRPr="00051028">
          <w:rPr>
            <w:b/>
          </w:rPr>
          <w:t>true</w:t>
        </w:r>
        <w:r>
          <w:t xml:space="preserve">, [[Enumerable]]: </w:t>
        </w:r>
        <w:r>
          <w:rPr>
            <w:b/>
          </w:rPr>
          <w:t>false</w:t>
        </w:r>
        <w:r>
          <w:t xml:space="preserve">, [[Configurable]]: </w:t>
        </w:r>
        <w:r w:rsidRPr="00051028">
          <w:rPr>
            <w:b/>
          </w:rPr>
          <w:t>true</w:t>
        </w:r>
        <w:r>
          <w:t xml:space="preserve"> }.</w:t>
        </w:r>
      </w:ins>
    </w:p>
    <w:p w14:paraId="7F8F57DD" w14:textId="77777777" w:rsidR="00751335" w:rsidRDefault="00751335" w:rsidP="00751335">
      <w:pPr>
        <w:rPr>
          <w:ins w:id="16759" w:author="Rev 15 Allen Wirfs-Brock" w:date="2013-03-27T14:29:00Z"/>
        </w:rPr>
      </w:pPr>
      <w:ins w:id="16760" w:author="Rev 15 Allen Wirfs-Brock" w:date="2013-03-27T14:29:00Z">
        <w:r>
          <w:t xml:space="preserve">Manipulations of this property as tracked by the Boolean valued primordial internal variable </w:t>
        </w:r>
        <w:r w:rsidRPr="000C3094">
          <w:rPr>
            <w:rFonts w:ascii="Times New Roman" w:hAnsi="Times New Roman"/>
          </w:rPr>
          <w:t>Undersco</w:t>
        </w:r>
        <w:r>
          <w:rPr>
            <w:rFonts w:ascii="Times New Roman" w:hAnsi="Times New Roman"/>
          </w:rPr>
          <w:t>r</w:t>
        </w:r>
        <w:r w:rsidRPr="000C3094">
          <w:rPr>
            <w:rFonts w:ascii="Times New Roman" w:hAnsi="Times New Roman"/>
          </w:rPr>
          <w:t>eProtoEnabled</w:t>
        </w:r>
        <w:r>
          <w:t xml:space="preserve">.  The default initial value of </w:t>
        </w:r>
        <w:r w:rsidRPr="00650BA7">
          <w:rPr>
            <w:rFonts w:ascii="Times New Roman" w:hAnsi="Times New Roman"/>
          </w:rPr>
          <w:t>Undersco</w:t>
        </w:r>
        <w:r>
          <w:rPr>
            <w:rFonts w:ascii="Times New Roman" w:hAnsi="Times New Roman"/>
          </w:rPr>
          <w:t>r</w:t>
        </w:r>
        <w:r w:rsidRPr="00650BA7">
          <w:rPr>
            <w:rFonts w:ascii="Times New Roman" w:hAnsi="Times New Roman"/>
          </w:rPr>
          <w:t>eProtoEnabled</w:t>
        </w:r>
        <w:r>
          <w:t xml:space="preserve"> is </w:t>
        </w:r>
        <w:r w:rsidRPr="00593420">
          <w:rPr>
            <w:rFonts w:ascii="Times New Roman" w:hAnsi="Times New Roman"/>
            <w:b/>
            <w:bCs/>
          </w:rPr>
          <w:t>true</w:t>
        </w:r>
        <w:r>
          <w:t xml:space="preserve"> </w:t>
        </w:r>
        <w:commentRangeStart w:id="16761"/>
        <w:r>
          <w:t>only if this property is initially present on the primordial Object prototype object.</w:t>
        </w:r>
        <w:commentRangeEnd w:id="16761"/>
        <w:r>
          <w:rPr>
            <w:rStyle w:val="af6"/>
          </w:rPr>
          <w:commentReference w:id="16761"/>
        </w:r>
      </w:ins>
    </w:p>
    <w:p w14:paraId="392AA854" w14:textId="77777777" w:rsidR="00751335" w:rsidRPr="000C3094" w:rsidRDefault="00751335" w:rsidP="00751335">
      <w:pPr>
        <w:rPr>
          <w:ins w:id="16762" w:author="Rev 15 Allen Wirfs-Brock" w:date="2013-03-27T14:29:00Z"/>
          <w:sz w:val="18"/>
          <w:szCs w:val="18"/>
        </w:rPr>
      </w:pPr>
      <w:ins w:id="16763" w:author="Rev 15 Allen Wirfs-Brock" w:date="2013-03-27T14:29: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r>
          <w:rPr>
            <w:rFonts w:ascii="Times New Roman" w:hAnsi="Times New Roman"/>
            <w:sz w:val="18"/>
            <w:szCs w:val="18"/>
          </w:rPr>
          <w:t>r</w:t>
        </w:r>
        <w:r w:rsidRPr="000C3094">
          <w:rPr>
            <w:rFonts w:ascii="Times New Roman" w:hAnsi="Times New Roman"/>
            <w:sz w:val="18"/>
            <w:szCs w:val="18"/>
          </w:rPr>
          <w:t>eProtoEnabled</w:t>
        </w:r>
        <w:r w:rsidRPr="000C3094">
          <w:rPr>
            <w:sz w:val="18"/>
            <w:szCs w:val="18"/>
          </w:rPr>
          <w:t xml:space="preserve">  to be set to </w:t>
        </w:r>
        <w:r w:rsidRPr="000C3094">
          <w:rPr>
            <w:b/>
            <w:sz w:val="18"/>
            <w:szCs w:val="18"/>
          </w:rPr>
          <w:t>false</w:t>
        </w:r>
        <w:r w:rsidRPr="000C3094">
          <w:rPr>
            <w:sz w:val="18"/>
            <w:szCs w:val="18"/>
          </w:rPr>
          <w:t>.</w:t>
        </w:r>
      </w:ins>
    </w:p>
    <w:p w14:paraId="34887FD9" w14:textId="77777777" w:rsidR="00751335" w:rsidRDefault="00751335" w:rsidP="006A78DC">
      <w:pPr>
        <w:pStyle w:val="a3"/>
        <w:rPr>
          <w:ins w:id="16764" w:author="Rev 15 Allen Wirfs-Brock" w:date="2013-03-27T14:29:00Z"/>
        </w:rPr>
      </w:pPr>
      <w:ins w:id="16765" w:author="Rev 15 Allen Wirfs-Brock" w:date="2013-03-27T14:29:00Z">
        <w:r>
          <w:t xml:space="preserve"> </w:t>
        </w:r>
        <w:bookmarkStart w:id="16766" w:name="_Toc368050889"/>
        <w:r>
          <w:t>Changes To Internal Methods__</w:t>
        </w:r>
        <w:bookmarkEnd w:id="16766"/>
      </w:ins>
    </w:p>
    <w:p w14:paraId="739D7FCC" w14:textId="77777777" w:rsidR="00751335" w:rsidRDefault="00751335" w:rsidP="00751335">
      <w:pPr>
        <w:rPr>
          <w:ins w:id="16767" w:author="Rev 15 Allen Wirfs-Brock" w:date="2013-03-27T14:29:00Z"/>
        </w:rPr>
      </w:pPr>
      <w:ins w:id="16768" w:author="Rev 15 Allen Wirfs-Brock" w:date="2013-03-27T14:29:00Z">
        <w:r>
          <w:t>The definition of the [[Get]] internal method given in 8.12.3 is replaced with the following:</w:t>
        </w:r>
      </w:ins>
    </w:p>
    <w:p w14:paraId="7C3C9863" w14:textId="77777777" w:rsidR="00751335" w:rsidRDefault="00751335" w:rsidP="00751335">
      <w:pPr>
        <w:pStyle w:val="Alg4"/>
        <w:numPr>
          <w:ilvl w:val="0"/>
          <w:numId w:val="656"/>
        </w:numPr>
        <w:rPr>
          <w:ins w:id="16769" w:author="Rev 15 Allen Wirfs-Brock" w:date="2013-03-27T14:29:00Z"/>
        </w:rPr>
      </w:pPr>
      <w:ins w:id="16770" w:author="Rev 15 Allen Wirfs-Brock" w:date="2013-03-27T14:29:00Z">
        <w:r>
          <w:t xml:space="preserve">If </w:t>
        </w:r>
        <w:r w:rsidRPr="00A56E1A">
          <w:rPr>
            <w:i/>
          </w:rPr>
          <w:t>P</w:t>
        </w:r>
        <w:r>
          <w:t xml:space="preserve"> is the string value </w:t>
        </w:r>
        <w:r w:rsidRPr="00A56E1A">
          <w:rPr>
            <w:rFonts w:ascii="Courier New" w:hAnsi="Courier New" w:cs="Courier New"/>
            <w:b/>
          </w:rPr>
          <w:t>"__proto__"</w:t>
        </w:r>
        <w:r>
          <w:t xml:space="preserve"> and </w:t>
        </w:r>
        <w:r w:rsidRPr="000C3094">
          <w:t>Undersco</w:t>
        </w:r>
        <w:r>
          <w:t>r</w:t>
        </w:r>
        <w:r w:rsidRPr="000C3094">
          <w:t>eProtoEnabled</w:t>
        </w:r>
        <w:r>
          <w:t xml:space="preserve"> is </w:t>
        </w:r>
        <w:r w:rsidRPr="00A56E1A">
          <w:rPr>
            <w:b/>
          </w:rPr>
          <w:t>true</w:t>
        </w:r>
        <w:r>
          <w:t xml:space="preserve">, then </w:t>
        </w:r>
      </w:ins>
    </w:p>
    <w:p w14:paraId="3BAF01BB" w14:textId="77777777" w:rsidR="00751335" w:rsidRPr="00E77497" w:rsidRDefault="00751335" w:rsidP="00751335">
      <w:pPr>
        <w:pStyle w:val="Alg4"/>
        <w:numPr>
          <w:ilvl w:val="1"/>
          <w:numId w:val="656"/>
        </w:numPr>
        <w:rPr>
          <w:ins w:id="16771" w:author="Rev 15 Allen Wirfs-Brock" w:date="2013-03-27T14:29:00Z"/>
        </w:rPr>
      </w:pPr>
      <w:commentRangeStart w:id="16772"/>
      <w:ins w:id="16773" w:author="Rev 15 Allen Wirfs-Brock" w:date="2013-03-27T14:2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commentRangeEnd w:id="16772"/>
        <w:r>
          <w:rPr>
            <w:rStyle w:val="af6"/>
            <w:rFonts w:ascii="Arial" w:eastAsia="MS Mincho" w:hAnsi="Arial"/>
            <w:spacing w:val="0"/>
            <w:lang w:eastAsia="ja-JP"/>
          </w:rPr>
          <w:commentReference w:id="16772"/>
        </w:r>
      </w:ins>
    </w:p>
    <w:p w14:paraId="43E22ED6" w14:textId="77777777" w:rsidR="00751335" w:rsidRPr="007E57F6" w:rsidRDefault="00751335" w:rsidP="00751335">
      <w:pPr>
        <w:pStyle w:val="Alg4"/>
        <w:numPr>
          <w:ilvl w:val="1"/>
          <w:numId w:val="656"/>
        </w:numPr>
        <w:rPr>
          <w:ins w:id="16774" w:author="Rev 15 Allen Wirfs-Brock" w:date="2013-03-27T14:29:00Z"/>
        </w:rPr>
      </w:pPr>
      <w:ins w:id="16775" w:author="Rev 15 Allen Wirfs-Brock" w:date="2013-03-27T14:29:00Z">
        <w:r w:rsidRPr="00E77497">
          <w:t xml:space="preserve">If </w:t>
        </w:r>
        <w:r w:rsidRPr="00E77497">
          <w:rPr>
            <w:i/>
          </w:rPr>
          <w:t xml:space="preserve">desc </w:t>
        </w:r>
        <w:r>
          <w:t xml:space="preserve">is not </w:t>
        </w:r>
        <w:r w:rsidRPr="00A56E1A">
          <w:rPr>
            <w:b/>
          </w:rPr>
          <w:t>undefined</w:t>
        </w:r>
        <w:r>
          <w:t xml:space="preserve"> and was created by step 1.a to describe the property defined in B.3.1.1 then,</w:t>
        </w:r>
      </w:ins>
    </w:p>
    <w:p w14:paraId="572BA1A8" w14:textId="77777777" w:rsidR="00751335" w:rsidRPr="00E77497" w:rsidRDefault="00751335" w:rsidP="00751335">
      <w:pPr>
        <w:pStyle w:val="Alg4"/>
        <w:numPr>
          <w:ilvl w:val="2"/>
          <w:numId w:val="656"/>
        </w:numPr>
        <w:rPr>
          <w:ins w:id="16776" w:author="Rev 15 Allen Wirfs-Brock" w:date="2013-03-27T14:29:00Z"/>
        </w:rPr>
      </w:pPr>
      <w:ins w:id="16777" w:author="Rev 15 Allen Wirfs-Brock" w:date="2013-03-27T14:29:00Z">
        <w:r>
          <w:t>Return the value of the [[Prototype]] internal</w:t>
        </w:r>
        <w:r w:rsidRPr="009668F0">
          <w:t xml:space="preserve"> </w:t>
        </w:r>
        <w:r>
          <w:t xml:space="preserve">data property of </w:t>
        </w:r>
        <w:r w:rsidRPr="00A56E1A">
          <w:rPr>
            <w:i/>
          </w:rPr>
          <w:t>O</w:t>
        </w:r>
        <w:r w:rsidRPr="00E77497">
          <w:t>.</w:t>
        </w:r>
      </w:ins>
    </w:p>
    <w:p w14:paraId="3FE582AC" w14:textId="77777777" w:rsidR="00751335" w:rsidRDefault="00751335" w:rsidP="00751335">
      <w:pPr>
        <w:pStyle w:val="Alg4"/>
        <w:numPr>
          <w:ilvl w:val="0"/>
          <w:numId w:val="656"/>
        </w:numPr>
        <w:spacing w:after="120"/>
        <w:rPr>
          <w:ins w:id="16778" w:author="Rev 15 Allen Wirfs-Brock" w:date="2013-03-27T14:29:00Z"/>
        </w:rPr>
      </w:pPr>
      <w:ins w:id="16779" w:author="Rev 15 Allen Wirfs-Brock" w:date="2013-03-27T14:29:00Z">
        <w:r>
          <w:t>Continue by executing the steps of 8.12.3 starting with step 1</w:t>
        </w:r>
        <w:r w:rsidRPr="00E77497">
          <w:t>.</w:t>
        </w:r>
      </w:ins>
    </w:p>
    <w:p w14:paraId="62D2D5C0" w14:textId="77777777" w:rsidR="00751335" w:rsidRPr="00966F28" w:rsidRDefault="00751335" w:rsidP="00751335">
      <w:pPr>
        <w:rPr>
          <w:ins w:id="16780" w:author="Rev 15 Allen Wirfs-Brock" w:date="2013-03-27T14:29:00Z"/>
          <w:color w:val="FF0000"/>
        </w:rPr>
      </w:pPr>
    </w:p>
    <w:p w14:paraId="4D5F1BB6" w14:textId="77777777" w:rsidR="00751335" w:rsidRPr="00966F28" w:rsidRDefault="00751335" w:rsidP="00751335">
      <w:pPr>
        <w:rPr>
          <w:ins w:id="16781" w:author="Rev 15 Allen Wirfs-Brock" w:date="2013-03-27T14:29:00Z"/>
          <w:color w:val="FF0000"/>
        </w:rPr>
      </w:pPr>
      <w:commentRangeStart w:id="16782"/>
      <w:ins w:id="16783" w:author="Rev 15 Allen Wirfs-Brock" w:date="2013-03-27T14:29:00Z">
        <w:r w:rsidRPr="00966F28">
          <w:rPr>
            <w:color w:val="FF0000"/>
          </w:rPr>
          <w:t>The definition of the [[Put]] internal method given in 8.12.5 is replaced with the following:</w:t>
        </w:r>
        <w:commentRangeEnd w:id="16782"/>
        <w:r w:rsidRPr="00966F28">
          <w:rPr>
            <w:rStyle w:val="af6"/>
            <w:color w:val="FF0000"/>
          </w:rPr>
          <w:commentReference w:id="16782"/>
        </w:r>
      </w:ins>
    </w:p>
    <w:p w14:paraId="54B703B6" w14:textId="77777777" w:rsidR="00751335" w:rsidRPr="00966F28" w:rsidRDefault="00751335" w:rsidP="00751335">
      <w:pPr>
        <w:pStyle w:val="Alg4"/>
        <w:numPr>
          <w:ilvl w:val="0"/>
          <w:numId w:val="657"/>
        </w:numPr>
        <w:rPr>
          <w:ins w:id="16784" w:author="Rev 15 Allen Wirfs-Brock" w:date="2013-03-27T14:29:00Z"/>
          <w:color w:val="FF0000"/>
        </w:rPr>
      </w:pPr>
      <w:ins w:id="16785" w:author="Rev 15 Allen Wirfs-Brock" w:date="2013-03-27T14:29:00Z">
        <w:r w:rsidRPr="00966F28">
          <w:rPr>
            <w:color w:val="FF0000"/>
          </w:rPr>
          <w:t xml:space="preserve">If </w:t>
        </w:r>
        <w:r w:rsidRPr="00966F28">
          <w:rPr>
            <w:i/>
            <w:color w:val="FF0000"/>
          </w:rPr>
          <w:t>P</w:t>
        </w:r>
        <w:r w:rsidRPr="00966F28">
          <w:rPr>
            <w:color w:val="FF0000"/>
          </w:rPr>
          <w:t xml:space="preserve"> is the string value </w:t>
        </w:r>
        <w:r w:rsidRPr="00966F28">
          <w:rPr>
            <w:rFonts w:ascii="Courier New" w:hAnsi="Courier New" w:cs="Courier New"/>
            <w:b/>
            <w:color w:val="FF0000"/>
          </w:rPr>
          <w:t>"__proto__"</w:t>
        </w:r>
        <w:r w:rsidRPr="00966F28">
          <w:rPr>
            <w:color w:val="FF0000"/>
          </w:rPr>
          <w:t xml:space="preserve"> and UnderscoreProtoEnabled is </w:t>
        </w:r>
        <w:r w:rsidRPr="00966F28">
          <w:rPr>
            <w:b/>
            <w:color w:val="FF0000"/>
          </w:rPr>
          <w:t>true</w:t>
        </w:r>
        <w:r w:rsidRPr="00966F28">
          <w:rPr>
            <w:color w:val="FF0000"/>
          </w:rPr>
          <w:t xml:space="preserve"> and </w:t>
        </w:r>
        <w:r w:rsidRPr="00966F28">
          <w:rPr>
            <w:i/>
            <w:color w:val="FF0000"/>
          </w:rPr>
          <w:t>O</w:t>
        </w:r>
        <w:r w:rsidRPr="00966F28">
          <w:rPr>
            <w:color w:val="FF0000"/>
          </w:rPr>
          <w:t xml:space="preserve"> is not the standard built-in Object prototype object, then </w:t>
        </w:r>
      </w:ins>
    </w:p>
    <w:p w14:paraId="0C163ADB" w14:textId="77777777" w:rsidR="00751335" w:rsidRPr="00E77497" w:rsidRDefault="00751335" w:rsidP="00751335">
      <w:pPr>
        <w:pStyle w:val="Alg4"/>
        <w:numPr>
          <w:ilvl w:val="1"/>
          <w:numId w:val="657"/>
        </w:numPr>
        <w:rPr>
          <w:ins w:id="16786" w:author="Rev 15 Allen Wirfs-Brock" w:date="2013-03-27T14:29:00Z"/>
        </w:rPr>
      </w:pPr>
      <w:ins w:id="16787" w:author="Rev 15 Allen Wirfs-Brock" w:date="2013-03-27T14:29:00Z">
        <w:r w:rsidRPr="00966F28">
          <w:rPr>
            <w:color w:val="FF0000"/>
          </w:rPr>
          <w:t xml:space="preserve">Let </w:t>
        </w:r>
        <w:r w:rsidRPr="00966F28">
          <w:rPr>
            <w:i/>
            <w:color w:val="FF0000"/>
          </w:rPr>
          <w:t xml:space="preserve">desc </w:t>
        </w:r>
        <w:r w:rsidRPr="00966F28">
          <w:rPr>
            <w:color w:val="FF0000"/>
          </w:rPr>
          <w:t xml:space="preserve">be the result of calling the </w:t>
        </w:r>
        <w:commentRangeStart w:id="16788"/>
        <w:r w:rsidRPr="00966F28">
          <w:rPr>
            <w:color w:val="FF0000"/>
          </w:rPr>
          <w:t xml:space="preserve">[[GetProperty]] </w:t>
        </w:r>
        <w:commentRangeEnd w:id="16788"/>
        <w:r w:rsidRPr="00966F28">
          <w:rPr>
            <w:rStyle w:val="af6"/>
            <w:rFonts w:ascii="Arial" w:eastAsia="MS Mincho" w:hAnsi="Arial"/>
            <w:color w:val="FF0000"/>
            <w:spacing w:val="0"/>
            <w:lang w:eastAsia="ja-JP"/>
          </w:rPr>
          <w:commentReference w:id="16788"/>
        </w:r>
        <w:r w:rsidRPr="00966F28">
          <w:rPr>
            <w:color w:val="FF0000"/>
          </w:rPr>
          <w:t xml:space="preserve">internal method of </w:t>
        </w:r>
        <w:r w:rsidRPr="00966F28">
          <w:rPr>
            <w:i/>
            <w:color w:val="FF0000"/>
          </w:rPr>
          <w:t xml:space="preserve">O </w:t>
        </w:r>
        <w:r w:rsidRPr="00966F28">
          <w:rPr>
            <w:color w:val="FF0000"/>
          </w:rPr>
          <w:t>with property</w:t>
        </w:r>
        <w:r w:rsidRPr="00E77497">
          <w:t xml:space="preserve"> name </w:t>
        </w:r>
        <w:r w:rsidRPr="00E77497">
          <w:rPr>
            <w:i/>
          </w:rPr>
          <w:t>P</w:t>
        </w:r>
        <w:r w:rsidRPr="00E77497">
          <w:t>.</w:t>
        </w:r>
      </w:ins>
    </w:p>
    <w:p w14:paraId="4BDC9FF3" w14:textId="77777777" w:rsidR="00751335" w:rsidRPr="007E57F6" w:rsidRDefault="00751335" w:rsidP="00751335">
      <w:pPr>
        <w:pStyle w:val="Alg4"/>
        <w:numPr>
          <w:ilvl w:val="1"/>
          <w:numId w:val="657"/>
        </w:numPr>
        <w:rPr>
          <w:ins w:id="16789" w:author="Rev 15 Allen Wirfs-Brock" w:date="2013-03-27T14:29:00Z"/>
        </w:rPr>
      </w:pPr>
      <w:ins w:id="16790" w:author="Rev 15 Allen Wirfs-Brock" w:date="2013-03-27T14:29:00Z">
        <w:r w:rsidRPr="00E77497">
          <w:t xml:space="preserve">If </w:t>
        </w:r>
        <w:r w:rsidRPr="00E77497">
          <w:rPr>
            <w:i/>
          </w:rPr>
          <w:t xml:space="preserve">desc </w:t>
        </w:r>
        <w:r>
          <w:t xml:space="preserve">is not </w:t>
        </w:r>
        <w:r w:rsidRPr="00650BA7">
          <w:rPr>
            <w:b/>
          </w:rPr>
          <w:t>undefined</w:t>
        </w:r>
        <w:r>
          <w:t xml:space="preserve"> and was created by step 1.a to describe the property defined in B.3.1.1 then,</w:t>
        </w:r>
      </w:ins>
    </w:p>
    <w:p w14:paraId="69F1168D" w14:textId="77777777" w:rsidR="00751335" w:rsidRDefault="00751335" w:rsidP="00751335">
      <w:pPr>
        <w:pStyle w:val="Alg4"/>
        <w:numPr>
          <w:ilvl w:val="2"/>
          <w:numId w:val="657"/>
        </w:numPr>
        <w:rPr>
          <w:ins w:id="16791" w:author="Rev 15 Allen Wirfs-Brock" w:date="2013-03-27T14:29:00Z"/>
        </w:rPr>
      </w:pPr>
      <w:ins w:id="16792" w:author="Rev 15 Allen Wirfs-Brock" w:date="2013-03-27T14:29:00Z">
        <w:r>
          <w:t xml:space="preserve">If the type of </w:t>
        </w:r>
        <w:r>
          <w:rPr>
            <w:i/>
          </w:rPr>
          <w:t>V</w:t>
        </w:r>
        <w:r>
          <w:t xml:space="preserve"> is neither Object or Null, return</w:t>
        </w:r>
      </w:ins>
    </w:p>
    <w:p w14:paraId="60FB00ED" w14:textId="77777777" w:rsidR="00751335" w:rsidRDefault="00751335" w:rsidP="00751335">
      <w:pPr>
        <w:pStyle w:val="Alg4"/>
        <w:numPr>
          <w:ilvl w:val="2"/>
          <w:numId w:val="657"/>
        </w:numPr>
        <w:rPr>
          <w:ins w:id="16793" w:author="Rev 15 Allen Wirfs-Brock" w:date="2013-03-27T14:29:00Z"/>
        </w:rPr>
      </w:pPr>
      <w:ins w:id="16794" w:author="Rev 15 Allen Wirfs-Brock" w:date="2013-03-27T14:29:00Z">
        <w:r>
          <w:t xml:space="preserve">Set the value of the [[Prototype]] internal data property of </w:t>
        </w:r>
        <w:r w:rsidRPr="00FA5D11">
          <w:rPr>
            <w:i/>
            <w:iCs/>
          </w:rPr>
          <w:t>O</w:t>
        </w:r>
        <w:r>
          <w:t xml:space="preserve"> to </w:t>
        </w:r>
        <w:r w:rsidRPr="00FA5D11">
          <w:rPr>
            <w:i/>
            <w:iCs/>
          </w:rPr>
          <w:t>V</w:t>
        </w:r>
        <w:r>
          <w:t>.</w:t>
        </w:r>
      </w:ins>
    </w:p>
    <w:p w14:paraId="185F7EE8" w14:textId="77777777" w:rsidR="00751335" w:rsidRPr="00E77497" w:rsidRDefault="00751335" w:rsidP="00751335">
      <w:pPr>
        <w:pStyle w:val="Alg4"/>
        <w:numPr>
          <w:ilvl w:val="2"/>
          <w:numId w:val="657"/>
        </w:numPr>
        <w:rPr>
          <w:ins w:id="16795" w:author="Rev 15 Allen Wirfs-Brock" w:date="2013-03-27T14:29:00Z"/>
        </w:rPr>
      </w:pPr>
      <w:ins w:id="16796" w:author="Rev 15 Allen Wirfs-Brock" w:date="2013-03-27T14:29:00Z">
        <w:r>
          <w:t>Return</w:t>
        </w:r>
        <w:r w:rsidRPr="00E77497">
          <w:t>.</w:t>
        </w:r>
      </w:ins>
    </w:p>
    <w:p w14:paraId="229458F5" w14:textId="77777777" w:rsidR="00751335" w:rsidRPr="00E77497" w:rsidRDefault="00751335" w:rsidP="00751335">
      <w:pPr>
        <w:pStyle w:val="Alg4"/>
        <w:numPr>
          <w:ilvl w:val="0"/>
          <w:numId w:val="657"/>
        </w:numPr>
        <w:spacing w:after="120"/>
        <w:rPr>
          <w:ins w:id="16797" w:author="Rev 15 Allen Wirfs-Brock" w:date="2013-03-27T14:29:00Z"/>
        </w:rPr>
      </w:pPr>
      <w:ins w:id="16798" w:author="Rev 15 Allen Wirfs-Brock" w:date="2013-03-27T14:29:00Z">
        <w:r>
          <w:t>Continue by executing the steps of 8.12.5 starting with step 1</w:t>
        </w:r>
        <w:r w:rsidRPr="00E77497">
          <w:t>.</w:t>
        </w:r>
      </w:ins>
    </w:p>
    <w:p w14:paraId="30257E34" w14:textId="77777777" w:rsidR="00751335" w:rsidRDefault="00751335" w:rsidP="00751335">
      <w:pPr>
        <w:rPr>
          <w:ins w:id="16799" w:author="Rev 15 Allen Wirfs-Brock" w:date="2013-03-27T14:29:00Z"/>
        </w:rPr>
      </w:pPr>
      <w:ins w:id="16800" w:author="Rev 15 Allen Wirfs-Brock" w:date="2013-03-27T14:29:00Z">
        <w:r>
          <w:t>The definition of the [[Delete]] internal method given in 8.12.7 is replaced with the following:</w:t>
        </w:r>
      </w:ins>
    </w:p>
    <w:p w14:paraId="29676A82" w14:textId="77777777" w:rsidR="00751335" w:rsidRDefault="00751335" w:rsidP="00751335">
      <w:pPr>
        <w:pStyle w:val="Alg4"/>
        <w:numPr>
          <w:ilvl w:val="0"/>
          <w:numId w:val="658"/>
        </w:numPr>
        <w:rPr>
          <w:ins w:id="16801" w:author="Rev 15 Allen Wirfs-Brock" w:date="2013-03-27T14:29:00Z"/>
        </w:rPr>
      </w:pPr>
      <w:ins w:id="16802" w:author="Rev 15 Allen Wirfs-Brock" w:date="2013-03-27T14:29: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14:paraId="7F6DB9FD" w14:textId="77777777" w:rsidR="00751335" w:rsidRPr="00E77497" w:rsidRDefault="00751335" w:rsidP="00751335">
      <w:pPr>
        <w:pStyle w:val="Alg4"/>
        <w:numPr>
          <w:ilvl w:val="1"/>
          <w:numId w:val="658"/>
        </w:numPr>
        <w:rPr>
          <w:ins w:id="16803" w:author="Rev 15 Allen Wirfs-Brock" w:date="2013-03-27T14:29:00Z"/>
        </w:rPr>
      </w:pPr>
      <w:ins w:id="16804" w:author="Rev 15 Allen Wirfs-Brock" w:date="2013-03-27T14:29:00Z">
        <w:r>
          <w:t>S</w:t>
        </w:r>
        <w:r w:rsidRPr="00E77497">
          <w:t xml:space="preserve">et </w:t>
        </w:r>
        <w:r w:rsidRPr="000C3094">
          <w:t>Undersco</w:t>
        </w:r>
        <w:r>
          <w:t>r</w:t>
        </w:r>
        <w:r w:rsidRPr="000C3094">
          <w:t>eProtoEnabled</w:t>
        </w:r>
        <w:r>
          <w:t xml:space="preserve"> to </w:t>
        </w:r>
        <w:r>
          <w:rPr>
            <w:b/>
          </w:rPr>
          <w:t>false</w:t>
        </w:r>
        <w:r w:rsidRPr="00E77497">
          <w:t>.</w:t>
        </w:r>
      </w:ins>
    </w:p>
    <w:p w14:paraId="2F852B07" w14:textId="77777777" w:rsidR="00751335" w:rsidRPr="00E77497" w:rsidRDefault="00751335" w:rsidP="00751335">
      <w:pPr>
        <w:pStyle w:val="Alg4"/>
        <w:numPr>
          <w:ilvl w:val="0"/>
          <w:numId w:val="658"/>
        </w:numPr>
        <w:spacing w:after="120"/>
        <w:rPr>
          <w:ins w:id="16805" w:author="Rev 15 Allen Wirfs-Brock" w:date="2013-03-27T14:29:00Z"/>
        </w:rPr>
      </w:pPr>
      <w:ins w:id="16806" w:author="Rev 15 Allen Wirfs-Brock" w:date="2013-03-27T14:29:00Z">
        <w:r>
          <w:t>Continue by executing the steps of 8.12.7 starting with step 1</w:t>
        </w:r>
        <w:r w:rsidRPr="00E77497">
          <w:t>.</w:t>
        </w:r>
      </w:ins>
    </w:p>
    <w:p w14:paraId="22D078CC" w14:textId="77777777" w:rsidR="00751335" w:rsidRDefault="00751335" w:rsidP="00751335">
      <w:pPr>
        <w:rPr>
          <w:ins w:id="16807" w:author="Rev 15 Allen Wirfs-Brock" w:date="2013-03-27T14:29:00Z"/>
        </w:rPr>
      </w:pPr>
    </w:p>
    <w:p w14:paraId="32B6E800" w14:textId="77777777" w:rsidR="00751335" w:rsidRDefault="00751335" w:rsidP="00751335">
      <w:pPr>
        <w:rPr>
          <w:ins w:id="16808" w:author="Rev 15 Allen Wirfs-Brock" w:date="2013-03-27T14:29:00Z"/>
        </w:rPr>
      </w:pPr>
      <w:ins w:id="16809" w:author="Rev 15 Allen Wirfs-Brock" w:date="2013-03-27T14:29:00Z">
        <w:r>
          <w:t xml:space="preserve">The definition of the [[DefineOwnProperty]] internal method given in 8.12.9 is replaced with the </w:t>
        </w:r>
        <w:commentRangeStart w:id="16810"/>
        <w:r>
          <w:t>following</w:t>
        </w:r>
        <w:commentRangeEnd w:id="16810"/>
        <w:r>
          <w:rPr>
            <w:rStyle w:val="af6"/>
          </w:rPr>
          <w:commentReference w:id="16810"/>
        </w:r>
        <w:r>
          <w:t>:</w:t>
        </w:r>
      </w:ins>
    </w:p>
    <w:p w14:paraId="2DEF2330" w14:textId="77777777" w:rsidR="00751335" w:rsidRDefault="00751335" w:rsidP="00751335">
      <w:pPr>
        <w:pStyle w:val="Alg4"/>
        <w:numPr>
          <w:ilvl w:val="0"/>
          <w:numId w:val="659"/>
        </w:numPr>
        <w:rPr>
          <w:ins w:id="16811" w:author="Rev 15 Allen Wirfs-Brock" w:date="2013-03-27T14:29:00Z"/>
        </w:rPr>
      </w:pPr>
      <w:ins w:id="16812" w:author="Rev 15 Allen Wirfs-Brock" w:date="2013-03-27T14:29: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14:paraId="4A25C473" w14:textId="77777777" w:rsidR="00751335" w:rsidRDefault="00751335" w:rsidP="00751335">
      <w:pPr>
        <w:pStyle w:val="Alg4"/>
        <w:numPr>
          <w:ilvl w:val="1"/>
          <w:numId w:val="659"/>
        </w:numPr>
        <w:rPr>
          <w:ins w:id="16813" w:author="Rev 15 Allen Wirfs-Brock" w:date="2013-03-27T14:29:00Z"/>
        </w:rPr>
      </w:pPr>
      <w:ins w:id="16814" w:author="Rev 15 Allen Wirfs-Brock" w:date="2013-03-27T14:29:00Z">
        <w:r>
          <w:t xml:space="preserve">If any attribute contained in </w:t>
        </w:r>
        <w:r w:rsidRPr="00632FE8">
          <w:rPr>
            <w:i/>
          </w:rPr>
          <w:t>Desc</w:t>
        </w:r>
        <w:r>
          <w:t xml:space="preserve"> is not present or has a different value from the corresponding attribute in { [[Writable]]: </w:t>
        </w:r>
        <w:r w:rsidRPr="00051028">
          <w:rPr>
            <w:b/>
          </w:rPr>
          <w:t>true</w:t>
        </w:r>
        <w:r>
          <w:t xml:space="preserve">, [[Enumerable]]: </w:t>
        </w:r>
        <w:r w:rsidRPr="00051028">
          <w:rPr>
            <w:b/>
          </w:rPr>
          <w:t>true</w:t>
        </w:r>
        <w:r>
          <w:t xml:space="preserve">, [[Configurable]]: </w:t>
        </w:r>
        <w:r w:rsidRPr="00051028">
          <w:rPr>
            <w:b/>
          </w:rPr>
          <w:t>true</w:t>
        </w:r>
        <w:r>
          <w:t xml:space="preserve"> }then,</w:t>
        </w:r>
      </w:ins>
    </w:p>
    <w:p w14:paraId="25EE4BB7" w14:textId="77777777" w:rsidR="00751335" w:rsidRPr="00E77497" w:rsidRDefault="00751335" w:rsidP="00751335">
      <w:pPr>
        <w:pStyle w:val="Alg4"/>
        <w:numPr>
          <w:ilvl w:val="2"/>
          <w:numId w:val="659"/>
        </w:numPr>
        <w:rPr>
          <w:ins w:id="16815" w:author="Rev 15 Allen Wirfs-Brock" w:date="2013-03-27T14:29:00Z"/>
        </w:rPr>
      </w:pPr>
      <w:ins w:id="16816" w:author="Rev 15 Allen Wirfs-Brock" w:date="2013-03-27T14:29:00Z">
        <w:r>
          <w:t>S</w:t>
        </w:r>
        <w:r w:rsidRPr="00E77497">
          <w:t xml:space="preserve">et </w:t>
        </w:r>
        <w:r w:rsidRPr="000C3094">
          <w:t>Undersco</w:t>
        </w:r>
        <w:r>
          <w:t>r</w:t>
        </w:r>
        <w:r w:rsidRPr="000C3094">
          <w:t>eProtoEnabled</w:t>
        </w:r>
        <w:r>
          <w:t xml:space="preserve"> to </w:t>
        </w:r>
        <w:r>
          <w:rPr>
            <w:b/>
          </w:rPr>
          <w:t>false</w:t>
        </w:r>
        <w:r w:rsidRPr="00E77497">
          <w:t>.</w:t>
        </w:r>
      </w:ins>
    </w:p>
    <w:p w14:paraId="41DB8073" w14:textId="77777777" w:rsidR="00751335" w:rsidRPr="00E77497" w:rsidRDefault="00751335" w:rsidP="00751335">
      <w:pPr>
        <w:pStyle w:val="Alg4"/>
        <w:numPr>
          <w:ilvl w:val="0"/>
          <w:numId w:val="659"/>
        </w:numPr>
        <w:spacing w:after="120"/>
        <w:rPr>
          <w:ins w:id="16817" w:author="Rev 15 Allen Wirfs-Brock" w:date="2013-03-27T14:29:00Z"/>
        </w:rPr>
      </w:pPr>
      <w:ins w:id="16818" w:author="Rev 15 Allen Wirfs-Brock" w:date="2013-03-27T14:29:00Z">
        <w:r>
          <w:t>Continue by executing the steps of 8.12.9 starting with step 1</w:t>
        </w:r>
        <w:r w:rsidRPr="00E77497">
          <w:t>.</w:t>
        </w:r>
      </w:ins>
    </w:p>
    <w:p w14:paraId="1CDB94DF" w14:textId="77777777" w:rsidR="00751335" w:rsidRDefault="00751335" w:rsidP="00751335">
      <w:pPr>
        <w:rPr>
          <w:ins w:id="16819" w:author="Rev 15 Allen Wirfs-Brock" w:date="2013-03-27T14:29:00Z"/>
        </w:rPr>
      </w:pPr>
    </w:p>
    <w:p w14:paraId="2EEAE15D" w14:textId="77777777" w:rsidR="00751335" w:rsidRPr="006E2052" w:rsidRDefault="00751335" w:rsidP="00751335">
      <w:pPr>
        <w:rPr>
          <w:ins w:id="16820" w:author="Rev 15 Allen Wirfs-Brock" w:date="2013-03-27T14:29:00Z"/>
        </w:rPr>
      </w:pPr>
    </w:p>
    <w:p w14:paraId="03D48907" w14:textId="77777777" w:rsidR="00D97F5F" w:rsidRPr="00E77497" w:rsidRDefault="00D97F5F" w:rsidP="00D97F5F">
      <w:pPr>
        <w:pStyle w:val="30"/>
      </w:pPr>
      <w:bookmarkStart w:id="16821" w:name="_Toc368050890"/>
      <w:ins w:id="16822" w:author="Rev 19 Allen Wirfs-Brock" w:date="2013-09-26T09:42:00Z">
        <w:r w:rsidRPr="00E77497">
          <w:t>[[</w:t>
        </w:r>
        <w:r>
          <w:t>Has</w:t>
        </w:r>
        <w:r w:rsidRPr="00E77497">
          <w:t>OwnProperty]] (P)</w:t>
        </w:r>
      </w:ins>
      <w:bookmarkEnd w:id="16821"/>
    </w:p>
    <w:p w14:paraId="0B9975A9" w14:textId="77777777" w:rsidR="00D97F5F" w:rsidRPr="00E77497" w:rsidRDefault="00D97F5F" w:rsidP="00D97F5F">
      <w:ins w:id="16823" w:author="Rev 19 Allen Wirfs-Brock" w:date="2013-09-26T09:42:00Z">
        <w:r w:rsidRPr="00E77497">
          <w:t>When the [[</w:t>
        </w:r>
        <w:r>
          <w:t>Has</w:t>
        </w:r>
        <w:r w:rsidRPr="00E77497">
          <w:t xml:space="preserv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14:paraId="19439D01" w14:textId="77777777" w:rsidR="00D97F5F" w:rsidRPr="00E77497" w:rsidDel="004372C5" w:rsidRDefault="00D97F5F" w:rsidP="00D97F5F">
      <w:pPr>
        <w:pStyle w:val="Alg4"/>
        <w:numPr>
          <w:ilvl w:val="0"/>
          <w:numId w:val="1124"/>
        </w:numPr>
        <w:spacing w:before="240"/>
        <w:contextualSpacing/>
      </w:pPr>
      <w:ins w:id="16824" w:author="Rev 19 Allen Wirfs-Brock" w:date="2013-09-26T09:42:00Z">
        <w:r>
          <w:t>Assert: IsPropertyKey(</w:t>
        </w:r>
        <w:r>
          <w:rPr>
            <w:i/>
            <w:iCs/>
          </w:rPr>
          <w:t>P</w:t>
        </w:r>
        <w:r>
          <w:t xml:space="preserve">) is </w:t>
        </w:r>
        <w:r w:rsidRPr="00B40933">
          <w:rPr>
            <w:b/>
            <w:bCs/>
          </w:rPr>
          <w:t>true</w:t>
        </w:r>
        <w:r w:rsidRPr="00E77497" w:rsidDel="004372C5">
          <w:t>.</w:t>
        </w:r>
      </w:ins>
    </w:p>
    <w:p w14:paraId="51EAE337" w14:textId="77777777" w:rsidR="00D97F5F" w:rsidRPr="00E77497" w:rsidDel="004372C5" w:rsidRDefault="00D97F5F" w:rsidP="00D97F5F">
      <w:pPr>
        <w:pStyle w:val="Alg4"/>
        <w:numPr>
          <w:ilvl w:val="0"/>
          <w:numId w:val="1124"/>
        </w:numPr>
        <w:spacing w:after="240"/>
        <w:contextualSpacing/>
      </w:pPr>
      <w:ins w:id="16825" w:author="Rev 19 Allen Wirfs-Brock" w:date="2013-09-26T09:42:00Z">
        <w:r w:rsidRPr="00E77497">
          <w:t xml:space="preserve">If </w:t>
        </w:r>
        <w:r w:rsidRPr="00E77497">
          <w:rPr>
            <w:i/>
          </w:rPr>
          <w:t xml:space="preserve">O </w:t>
        </w:r>
        <w:r w:rsidRPr="00E77497">
          <w:t>does</w:t>
        </w:r>
        <w:r>
          <w:t xml:space="preserve"> no</w:t>
        </w:r>
        <w:r w:rsidRPr="00E77497">
          <w:t xml:space="preserve">t have an own property with </w:t>
        </w:r>
        <w:r>
          <w:t>key</w:t>
        </w:r>
        <w:r w:rsidRPr="00E77497">
          <w:t xml:space="preserve"> </w:t>
        </w:r>
        <w:r w:rsidRPr="00E77497">
          <w:rPr>
            <w:i/>
          </w:rPr>
          <w:t>P</w:t>
        </w:r>
        <w:r w:rsidRPr="00E77497">
          <w:t xml:space="preserve">, return </w:t>
        </w:r>
        <w:r>
          <w:rPr>
            <w:b/>
          </w:rPr>
          <w:t>false</w:t>
        </w:r>
      </w:ins>
    </w:p>
    <w:p w14:paraId="3B1B8322" w14:textId="77777777" w:rsidR="00D97F5F" w:rsidRPr="00E77497" w:rsidRDefault="00D97F5F" w:rsidP="00D97F5F">
      <w:pPr>
        <w:pStyle w:val="Alg4"/>
        <w:numPr>
          <w:ilvl w:val="0"/>
          <w:numId w:val="1124"/>
        </w:numPr>
        <w:spacing w:after="240"/>
      </w:pPr>
      <w:ins w:id="16826" w:author="Rev 19 Allen Wirfs-Brock" w:date="2013-09-26T09:42:00Z">
        <w:r>
          <w:t xml:space="preserve">Return </w:t>
        </w:r>
        <w:r w:rsidRPr="005966CE">
          <w:rPr>
            <w:b/>
            <w:bCs/>
          </w:rPr>
          <w:t>true</w:t>
        </w:r>
        <w:r>
          <w:t>.</w:t>
        </w:r>
      </w:ins>
    </w:p>
    <w:p w14:paraId="29827423" w14:textId="77777777" w:rsidR="00D97F5F" w:rsidRPr="00E77497" w:rsidRDefault="00D97F5F" w:rsidP="00D97F5F">
      <w:pPr>
        <w:pStyle w:val="40"/>
      </w:pPr>
      <w:ins w:id="16827" w:author="Rev 19 Allen Wirfs-Brock" w:date="2013-09-26T09:46:00Z">
        <w:r w:rsidRPr="00E77497">
          <w:t>[[</w:t>
        </w:r>
        <w:r>
          <w:t>Has</w:t>
        </w:r>
        <w:r w:rsidRPr="00E77497">
          <w:t>OwnProperty]] (P)</w:t>
        </w:r>
      </w:ins>
    </w:p>
    <w:p w14:paraId="0CAE32D1" w14:textId="77777777" w:rsidR="00D97F5F" w:rsidRPr="00E77497" w:rsidRDefault="00D97F5F" w:rsidP="00D97F5F">
      <w:ins w:id="16828" w:author="Rev 19 Allen Wirfs-Brock" w:date="2013-09-26T09:46:00Z">
        <w:r w:rsidRPr="00E77497">
          <w:t>When the [[</w:t>
        </w:r>
        <w:r>
          <w:t>Has</w:t>
        </w:r>
        <w:r w:rsidRPr="00E77497">
          <w:t>OwnProperty]] internal method of</w:t>
        </w:r>
        <w:r>
          <w:t xml:space="preserve"> exotic String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14:paraId="11E03613" w14:textId="77777777" w:rsidR="00D97F5F" w:rsidRPr="00E77497" w:rsidDel="004372C5" w:rsidRDefault="00D97F5F" w:rsidP="00D97F5F">
      <w:pPr>
        <w:pStyle w:val="Alg4"/>
        <w:numPr>
          <w:ilvl w:val="0"/>
          <w:numId w:val="1247"/>
        </w:numPr>
        <w:spacing w:before="240"/>
        <w:contextualSpacing/>
      </w:pPr>
      <w:ins w:id="16829" w:author="Rev 19 Allen Wirfs-Brock" w:date="2013-09-26T09:46:00Z">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ins>
    </w:p>
    <w:p w14:paraId="61872894" w14:textId="77777777" w:rsidR="00D97F5F" w:rsidRDefault="00D97F5F" w:rsidP="00D97F5F">
      <w:pPr>
        <w:pStyle w:val="Alg4"/>
        <w:numPr>
          <w:ilvl w:val="0"/>
          <w:numId w:val="1247"/>
        </w:numPr>
        <w:spacing w:after="240"/>
        <w:contextualSpacing/>
      </w:pPr>
      <w:ins w:id="16830" w:author="Rev 19 Allen Wirfs-Brock" w:date="2013-09-26T09:46:00Z">
        <w:r>
          <w:t xml:space="preserve">Let </w:t>
        </w:r>
        <w:r>
          <w:rPr>
            <w:i/>
            <w:iCs/>
          </w:rPr>
          <w:t>has</w:t>
        </w:r>
        <w:r>
          <w:t xml:space="preserve"> be the result of calling the ordinary object [[HasOwnProperty]] internal method (</w:t>
        </w:r>
        <w:r>
          <w:fldChar w:fldCharType="begin"/>
        </w:r>
        <w:r>
          <w:instrText xml:space="preserve"> REF _Ref365538382 \r \h </w:instrText>
        </w:r>
      </w:ins>
      <w:ins w:id="16831" w:author="Rev 19 Allen Wirfs-Brock" w:date="2013-09-26T09:46:00Z">
        <w:r>
          <w:fldChar w:fldCharType="separate"/>
        </w:r>
      </w:ins>
      <w:ins w:id="16832" w:author="Rev 19 Allen Wirfs-Brock" w:date="2013-09-27T13:22:00Z">
        <w:r w:rsidR="00D433E8">
          <w:t>1.1.1</w:t>
        </w:r>
      </w:ins>
      <w:ins w:id="16833" w:author="Rev 19 Allen Wirfs-Brock" w:date="2013-09-26T09:46:00Z">
        <w:del w:id="16834" w:author="Rev 19 Allen Wirfs-Brock" w:date="2013-09-27T08:40:00Z">
          <w:r w:rsidDel="009E7E9E">
            <w:delText>9.1.5</w:delText>
          </w:r>
        </w:del>
        <w:r>
          <w:fldChar w:fldCharType="end"/>
        </w:r>
        <w:r>
          <w:t xml:space="preserve">) on </w:t>
        </w:r>
        <w:r>
          <w:rPr>
            <w:i/>
            <w:iCs/>
          </w:rPr>
          <w:t>O</w:t>
        </w:r>
        <w:r>
          <w:t xml:space="preserve"> with argument </w:t>
        </w:r>
        <w:r>
          <w:rPr>
            <w:i/>
            <w:iCs/>
          </w:rPr>
          <w:t>P</w:t>
        </w:r>
        <w:r>
          <w:t xml:space="preserve">. </w:t>
        </w:r>
      </w:ins>
    </w:p>
    <w:p w14:paraId="192CA004" w14:textId="77777777" w:rsidR="00D97F5F" w:rsidRDefault="00D97F5F" w:rsidP="00D97F5F">
      <w:pPr>
        <w:pStyle w:val="Alg4"/>
        <w:numPr>
          <w:ilvl w:val="0"/>
          <w:numId w:val="1247"/>
        </w:numPr>
      </w:pPr>
      <w:ins w:id="16835" w:author="Rev 19 Allen Wirfs-Brock" w:date="2013-09-26T09:46:00Z">
        <w:r>
          <w:t>ReturnIfAbrupt(</w:t>
        </w:r>
        <w:r>
          <w:rPr>
            <w:i/>
          </w:rPr>
          <w:t>has</w:t>
        </w:r>
        <w:r>
          <w:t>).</w:t>
        </w:r>
      </w:ins>
    </w:p>
    <w:p w14:paraId="600382A8" w14:textId="77777777" w:rsidR="00D97F5F" w:rsidRPr="00E77497" w:rsidDel="004372C5" w:rsidRDefault="00D97F5F" w:rsidP="00D97F5F">
      <w:pPr>
        <w:pStyle w:val="Alg4"/>
        <w:numPr>
          <w:ilvl w:val="0"/>
          <w:numId w:val="1247"/>
        </w:numPr>
        <w:spacing w:after="240"/>
        <w:contextualSpacing/>
      </w:pPr>
      <w:ins w:id="16836" w:author="Rev 19 Allen Wirfs-Brock" w:date="2013-09-26T09:46:00Z">
        <w:r>
          <w:t xml:space="preserve">If </w:t>
        </w:r>
        <w:r>
          <w:rPr>
            <w:i/>
            <w:iCs/>
          </w:rPr>
          <w:t>has</w:t>
        </w:r>
        <w:r>
          <w:t xml:space="preserve"> is </w:t>
        </w:r>
        <w:r>
          <w:rPr>
            <w:b/>
            <w:bCs/>
          </w:rPr>
          <w:t>true</w:t>
        </w:r>
        <w:r w:rsidRPr="00E77497">
          <w:t>,</w:t>
        </w:r>
        <w:r>
          <w:t xml:space="preserve"> then</w:t>
        </w:r>
        <w:r w:rsidRPr="00E77497">
          <w:t xml:space="preserve"> return </w:t>
        </w:r>
        <w:r>
          <w:rPr>
            <w:b/>
          </w:rPr>
          <w:t>true</w:t>
        </w:r>
        <w:r>
          <w:rPr>
            <w:bCs/>
          </w:rPr>
          <w:t>.</w:t>
        </w:r>
      </w:ins>
    </w:p>
    <w:p w14:paraId="01B852A2" w14:textId="77777777" w:rsidR="00D97F5F" w:rsidRDefault="00D97F5F" w:rsidP="00D97F5F">
      <w:pPr>
        <w:pStyle w:val="Alg4"/>
        <w:numPr>
          <w:ilvl w:val="0"/>
          <w:numId w:val="1247"/>
        </w:numPr>
      </w:pPr>
      <w:ins w:id="16837" w:author="Rev 19 Allen Wirfs-Brock" w:date="2013-09-26T09:46:00Z">
        <w:r>
          <w:t>If Type(</w:t>
        </w:r>
        <w:r>
          <w:rPr>
            <w:i/>
            <w:iCs/>
          </w:rPr>
          <w:t>P</w:t>
        </w:r>
        <w:r>
          <w:t xml:space="preserve">) is not String, then return </w:t>
        </w:r>
        <w:r w:rsidRPr="00E75802">
          <w:rPr>
            <w:b/>
            <w:bCs/>
          </w:rPr>
          <w:t>false</w:t>
        </w:r>
        <w:r>
          <w:t>.</w:t>
        </w:r>
      </w:ins>
    </w:p>
    <w:p w14:paraId="1746BE09" w14:textId="77777777" w:rsidR="00D97F5F" w:rsidRPr="00E77497" w:rsidRDefault="00D97F5F" w:rsidP="00D97F5F">
      <w:pPr>
        <w:pStyle w:val="Alg4"/>
        <w:numPr>
          <w:ilvl w:val="0"/>
          <w:numId w:val="1247"/>
        </w:numPr>
      </w:pPr>
      <w:ins w:id="16838" w:author="Rev 19 Allen Wirfs-Brock" w:date="2013-09-26T09:46:00Z">
        <w:r w:rsidRPr="00E77497">
          <w:t xml:space="preserve">Let </w:t>
        </w:r>
        <w:r w:rsidRPr="00E77497">
          <w:rPr>
            <w:i/>
          </w:rPr>
          <w:t>index</w:t>
        </w:r>
        <w:r w:rsidRPr="00E77497">
          <w:t xml:space="preserve"> be ToInteger(</w:t>
        </w:r>
        <w:r w:rsidRPr="00E77497">
          <w:rPr>
            <w:i/>
          </w:rPr>
          <w:t>P</w:t>
        </w:r>
        <w:r w:rsidRPr="00E77497">
          <w:t>).</w:t>
        </w:r>
      </w:ins>
    </w:p>
    <w:p w14:paraId="0FF5270E" w14:textId="77777777" w:rsidR="00D97F5F" w:rsidRDefault="00D97F5F" w:rsidP="00D97F5F">
      <w:pPr>
        <w:pStyle w:val="Alg4"/>
        <w:numPr>
          <w:ilvl w:val="0"/>
          <w:numId w:val="1247"/>
        </w:numPr>
      </w:pPr>
      <w:ins w:id="16839" w:author="Rev 19 Allen Wirfs-Brock" w:date="2013-09-26T09:46:00Z">
        <w:r>
          <w:t xml:space="preserve">Assert: </w:t>
        </w:r>
        <w:r>
          <w:rPr>
            <w:i/>
          </w:rPr>
          <w:t>index</w:t>
        </w:r>
        <w:r>
          <w:t xml:space="preserve"> is not an abrupt completion.</w:t>
        </w:r>
      </w:ins>
    </w:p>
    <w:p w14:paraId="4AE80F04" w14:textId="77777777" w:rsidR="00D97F5F" w:rsidRDefault="00D97F5F" w:rsidP="00D97F5F">
      <w:pPr>
        <w:pStyle w:val="Alg4"/>
        <w:numPr>
          <w:ilvl w:val="0"/>
          <w:numId w:val="1247"/>
        </w:numPr>
      </w:pPr>
      <w:ins w:id="16840" w:author="Rev 19 Allen Wirfs-Brock" w:date="2013-09-26T09:46:00Z">
        <w:r>
          <w:t xml:space="preserve">Let </w:t>
        </w:r>
        <w:r>
          <w:rPr>
            <w:i/>
            <w:iCs/>
          </w:rPr>
          <w:t>absI</w:t>
        </w:r>
        <w:r w:rsidRPr="005A1241">
          <w:rPr>
            <w:i/>
            <w:iCs/>
          </w:rPr>
          <w:t>ntIndex</w:t>
        </w:r>
        <w:r>
          <w:t xml:space="preserve"> be </w:t>
        </w:r>
        <w:r w:rsidRPr="00E77497">
          <w:t>ToString(abs(</w:t>
        </w:r>
        <w:r w:rsidRPr="00E77497">
          <w:rPr>
            <w:i/>
          </w:rPr>
          <w:t>index</w:t>
        </w:r>
        <w:r>
          <w:t>)).</w:t>
        </w:r>
      </w:ins>
    </w:p>
    <w:p w14:paraId="4394D881" w14:textId="77777777" w:rsidR="00D97F5F" w:rsidRPr="00E77497" w:rsidRDefault="00D97F5F" w:rsidP="00D97F5F">
      <w:pPr>
        <w:pStyle w:val="Alg4"/>
        <w:numPr>
          <w:ilvl w:val="0"/>
          <w:numId w:val="1247"/>
        </w:numPr>
      </w:pPr>
      <w:ins w:id="16841" w:author="Rev 19 Allen Wirfs-Brock" w:date="2013-09-26T09:46:00Z">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Pr>
            <w:b/>
          </w:rPr>
          <w:t>false</w:t>
        </w:r>
        <w:r w:rsidRPr="00E77497">
          <w:t>.</w:t>
        </w:r>
      </w:ins>
    </w:p>
    <w:p w14:paraId="4042B4B7" w14:textId="77777777" w:rsidR="00D97F5F" w:rsidRPr="00E77497" w:rsidRDefault="00D97F5F" w:rsidP="00D97F5F">
      <w:pPr>
        <w:pStyle w:val="Alg4"/>
        <w:numPr>
          <w:ilvl w:val="0"/>
          <w:numId w:val="1247"/>
        </w:numPr>
      </w:pPr>
      <w:ins w:id="16842" w:author="Rev 19 Allen Wirfs-Brock" w:date="2013-09-26T09:46:00Z">
        <w:r w:rsidRPr="00E77497">
          <w:t xml:space="preserve">Let </w:t>
        </w:r>
        <w:r w:rsidRPr="00E77497">
          <w:rPr>
            <w:i/>
          </w:rPr>
          <w:t>str</w:t>
        </w:r>
        <w:r w:rsidRPr="00E77497">
          <w:t xml:space="preserve"> be the String value of the [[</w:t>
        </w:r>
        <w:r>
          <w:t>StringData</w:t>
        </w:r>
        <w:r w:rsidRPr="00E77497">
          <w:t xml:space="preserve">]] internal property of </w:t>
        </w:r>
        <w:r>
          <w:rPr>
            <w:i/>
          </w:rPr>
          <w:t>O</w:t>
        </w:r>
        <w:r>
          <w:rPr>
            <w:iCs/>
          </w:rPr>
          <w:t>, if the value of [[StringData]] is undefined the empty string is used as its value.</w:t>
        </w:r>
      </w:ins>
    </w:p>
    <w:p w14:paraId="5A1BA0E1" w14:textId="77777777" w:rsidR="00D97F5F" w:rsidRPr="00E77497" w:rsidRDefault="00D97F5F" w:rsidP="00D97F5F">
      <w:pPr>
        <w:pStyle w:val="Alg4"/>
        <w:numPr>
          <w:ilvl w:val="0"/>
          <w:numId w:val="1247"/>
        </w:numPr>
      </w:pPr>
      <w:ins w:id="16843" w:author="Rev 19 Allen Wirfs-Brock" w:date="2013-09-26T09:46:00Z">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ins>
    </w:p>
    <w:p w14:paraId="70F7ADC1" w14:textId="77777777" w:rsidR="00D97F5F" w:rsidRPr="00E77497" w:rsidRDefault="00D97F5F" w:rsidP="00D97F5F">
      <w:pPr>
        <w:pStyle w:val="Alg4"/>
        <w:numPr>
          <w:ilvl w:val="0"/>
          <w:numId w:val="1247"/>
        </w:numPr>
      </w:pPr>
      <w:ins w:id="16844" w:author="Rev 19 Allen Wirfs-Brock" w:date="2013-09-26T09:46:00Z">
        <w:r w:rsidRPr="00E77497">
          <w:t xml:space="preserve">If </w:t>
        </w:r>
        <w:r w:rsidRPr="00E77497">
          <w:rPr>
            <w:i/>
          </w:rPr>
          <w:t>len</w:t>
        </w:r>
        <w:r w:rsidRPr="00E77497">
          <w:t xml:space="preserve"> ≤ </w:t>
        </w:r>
        <w:r w:rsidRPr="00E77497">
          <w:rPr>
            <w:i/>
          </w:rPr>
          <w:t>index</w:t>
        </w:r>
        <w:r w:rsidRPr="00E77497">
          <w:t xml:space="preserve">, return </w:t>
        </w:r>
        <w:r>
          <w:rPr>
            <w:b/>
          </w:rPr>
          <w:t>false</w:t>
        </w:r>
        <w:r w:rsidRPr="00E77497">
          <w:t>.</w:t>
        </w:r>
      </w:ins>
    </w:p>
    <w:p w14:paraId="68D1B308" w14:textId="77777777" w:rsidR="00D97F5F" w:rsidRPr="00E77497" w:rsidRDefault="00D97F5F" w:rsidP="00D97F5F">
      <w:pPr>
        <w:pStyle w:val="Alg4"/>
        <w:numPr>
          <w:ilvl w:val="0"/>
          <w:numId w:val="1247"/>
        </w:numPr>
        <w:spacing w:after="240"/>
      </w:pPr>
      <w:ins w:id="16845" w:author="Rev 19 Allen Wirfs-Brock" w:date="2013-09-26T09:46:00Z">
        <w:r>
          <w:t xml:space="preserve">Return </w:t>
        </w:r>
        <w:r w:rsidRPr="005966CE">
          <w:rPr>
            <w:b/>
            <w:bCs/>
          </w:rPr>
          <w:t>true</w:t>
        </w:r>
        <w:r>
          <w:t>.</w:t>
        </w:r>
      </w:ins>
    </w:p>
    <w:p w14:paraId="4FCE25BA" w14:textId="77777777" w:rsidR="00D97F5F" w:rsidRPr="00E77497" w:rsidRDefault="00D97F5F" w:rsidP="00D97F5F">
      <w:pPr>
        <w:pStyle w:val="40"/>
      </w:pPr>
      <w:ins w:id="16846" w:author="Rev 19 Allen Wirfs-Brock" w:date="2013-09-26T09:47:00Z">
        <w:r w:rsidRPr="00E77497">
          <w:t>[[</w:t>
        </w:r>
        <w:r>
          <w:t>Has</w:t>
        </w:r>
        <w:r w:rsidRPr="00E77497">
          <w:t>OwnProperty]] (P)</w:t>
        </w:r>
      </w:ins>
    </w:p>
    <w:p w14:paraId="328A3906" w14:textId="77777777" w:rsidR="00D97F5F" w:rsidRPr="00E77497" w:rsidRDefault="00D97F5F" w:rsidP="00D97F5F">
      <w:ins w:id="16847" w:author="Rev 19 Allen Wirfs-Brock" w:date="2013-09-26T09:47:00Z">
        <w:r w:rsidRPr="00E77497">
          <w:t>When the [[</w:t>
        </w:r>
        <w:r>
          <w:t>Has</w:t>
        </w:r>
        <w:r w:rsidRPr="00E77497">
          <w:t>OwnProperty]]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14:paraId="7BBA5698" w14:textId="77777777" w:rsidR="00D97F5F" w:rsidRPr="00E77497" w:rsidDel="004372C5" w:rsidRDefault="00D97F5F" w:rsidP="00D97F5F">
      <w:pPr>
        <w:pStyle w:val="Alg4"/>
        <w:numPr>
          <w:ilvl w:val="0"/>
          <w:numId w:val="1511"/>
        </w:numPr>
        <w:spacing w:before="240"/>
        <w:contextualSpacing/>
      </w:pPr>
      <w:ins w:id="16848" w:author="Rev 19 Allen Wirfs-Brock" w:date="2013-09-26T09:47:00Z">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ins>
    </w:p>
    <w:p w14:paraId="369906FF" w14:textId="77777777" w:rsidR="00D97F5F" w:rsidRDefault="00D97F5F" w:rsidP="00D97F5F">
      <w:pPr>
        <w:pStyle w:val="Alg4"/>
        <w:numPr>
          <w:ilvl w:val="0"/>
          <w:numId w:val="1511"/>
        </w:numPr>
      </w:pPr>
      <w:ins w:id="16849" w:author="Rev 19 Allen Wirfs-Brock" w:date="2013-09-26T09:47:00Z">
        <w:r>
          <w:t xml:space="preserve">Assert: </w:t>
        </w:r>
        <w:r>
          <w:rPr>
            <w:i/>
          </w:rPr>
          <w:t>O</w:t>
        </w:r>
        <w:r>
          <w:t xml:space="preserve"> is an Object that has a [[ViewedArrayBuffer]] internal</w:t>
        </w:r>
        <w:r w:rsidRPr="00314265">
          <w:t xml:space="preserve"> </w:t>
        </w:r>
        <w:r>
          <w:t>data.</w:t>
        </w:r>
      </w:ins>
    </w:p>
    <w:p w14:paraId="27AE2F31" w14:textId="77777777" w:rsidR="00D97F5F" w:rsidRDefault="00D97F5F" w:rsidP="00D97F5F">
      <w:pPr>
        <w:pStyle w:val="Alg4"/>
        <w:numPr>
          <w:ilvl w:val="0"/>
          <w:numId w:val="1511"/>
        </w:numPr>
      </w:pPr>
      <w:ins w:id="16850" w:author="Rev 19 Allen Wirfs-Brock" w:date="2013-09-26T09:47:00Z">
        <w:r>
          <w:t>If Type(</w:t>
        </w:r>
        <w:r w:rsidRPr="006D0379">
          <w:rPr>
            <w:i/>
            <w:iCs/>
          </w:rPr>
          <w:t>P</w:t>
        </w:r>
        <w:r>
          <w:t>) is String, then</w:t>
        </w:r>
      </w:ins>
    </w:p>
    <w:p w14:paraId="60553A5F" w14:textId="77777777" w:rsidR="00D97F5F" w:rsidRDefault="00D97F5F" w:rsidP="00D97F5F">
      <w:pPr>
        <w:pStyle w:val="Alg4"/>
        <w:numPr>
          <w:ilvl w:val="1"/>
          <w:numId w:val="1511"/>
        </w:numPr>
      </w:pPr>
      <w:ins w:id="16851" w:author="Rev 19 Allen Wirfs-Brock" w:date="2013-09-26T09:47:00Z">
        <w:r>
          <w:t xml:space="preserve">Let </w:t>
        </w:r>
        <w:r w:rsidRPr="00935686">
          <w:rPr>
            <w:i/>
            <w:iCs/>
          </w:rPr>
          <w:t>intIndex</w:t>
        </w:r>
        <w:r>
          <w:t xml:space="preserve"> be ToInteger(</w:t>
        </w:r>
        <w:r w:rsidRPr="00935686">
          <w:rPr>
            <w:i/>
            <w:iCs/>
          </w:rPr>
          <w:t>P</w:t>
        </w:r>
        <w:r>
          <w:t>).</w:t>
        </w:r>
      </w:ins>
    </w:p>
    <w:p w14:paraId="40AD4AF8" w14:textId="77777777" w:rsidR="00D97F5F" w:rsidRDefault="00D97F5F" w:rsidP="00D97F5F">
      <w:pPr>
        <w:pStyle w:val="Alg4"/>
        <w:numPr>
          <w:ilvl w:val="1"/>
          <w:numId w:val="1511"/>
        </w:numPr>
      </w:pPr>
      <w:ins w:id="16852" w:author="Rev 19 Allen Wirfs-Brock" w:date="2013-09-26T09:47:00Z">
        <w:r>
          <w:t xml:space="preserve">Assert: </w:t>
        </w:r>
        <w:r w:rsidRPr="00935686">
          <w:rPr>
            <w:i/>
            <w:iCs/>
          </w:rPr>
          <w:t>intIndex</w:t>
        </w:r>
        <w:r>
          <w:t xml:space="preserve"> is not an abrupt completion.</w:t>
        </w:r>
      </w:ins>
    </w:p>
    <w:p w14:paraId="5321DA9E" w14:textId="77777777" w:rsidR="00D97F5F" w:rsidRDefault="00D97F5F" w:rsidP="00D97F5F">
      <w:pPr>
        <w:pStyle w:val="Alg4"/>
        <w:numPr>
          <w:ilvl w:val="1"/>
          <w:numId w:val="1511"/>
        </w:numPr>
      </w:pPr>
      <w:ins w:id="16853" w:author="Rev 19 Allen Wirfs-Brock" w:date="2013-09-26T09:47:00Z">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ins>
    </w:p>
    <w:p w14:paraId="54CCC706" w14:textId="77777777" w:rsidR="00D97F5F" w:rsidRDefault="00D97F5F" w:rsidP="00D97F5F">
      <w:pPr>
        <w:pStyle w:val="Alg4"/>
        <w:numPr>
          <w:ilvl w:val="2"/>
          <w:numId w:val="1511"/>
        </w:numPr>
      </w:pPr>
      <w:ins w:id="16854" w:author="Rev 19 Allen Wirfs-Brock" w:date="2013-09-26T09:47:00Z">
        <w:r>
          <w:t xml:space="preserve">If </w:t>
        </w:r>
        <w:r w:rsidRPr="00935686">
          <w:rPr>
            <w:i/>
            <w:iCs/>
          </w:rPr>
          <w:t>intIndex</w:t>
        </w:r>
        <w:r>
          <w:t xml:space="preserve"> &lt; 0, then return </w:t>
        </w:r>
        <w:r>
          <w:rPr>
            <w:b/>
            <w:bCs/>
          </w:rPr>
          <w:t>false</w:t>
        </w:r>
        <w:r>
          <w:t>.</w:t>
        </w:r>
      </w:ins>
    </w:p>
    <w:p w14:paraId="4EFC1309" w14:textId="77777777" w:rsidR="00D97F5F" w:rsidRDefault="00D97F5F" w:rsidP="00D97F5F">
      <w:pPr>
        <w:pStyle w:val="Alg4"/>
        <w:numPr>
          <w:ilvl w:val="2"/>
          <w:numId w:val="1511"/>
        </w:numPr>
      </w:pPr>
      <w:ins w:id="16855" w:author="Rev 19 Allen Wirfs-Brock" w:date="2013-09-26T09:47:00Z">
        <w:r>
          <w:t xml:space="preserve">Let </w:t>
        </w:r>
        <w:r>
          <w:rPr>
            <w:i/>
            <w:iCs/>
          </w:rPr>
          <w:t>length</w:t>
        </w:r>
        <w:r>
          <w:t xml:space="preserve"> be the value of </w:t>
        </w:r>
        <w:r>
          <w:rPr>
            <w:i/>
          </w:rPr>
          <w:t>O</w:t>
        </w:r>
        <w:r>
          <w:t>’s [[ArrayLength]] internal</w:t>
        </w:r>
        <w:r w:rsidRPr="00314265">
          <w:t xml:space="preserve"> </w:t>
        </w:r>
        <w:r>
          <w:t>data property.</w:t>
        </w:r>
      </w:ins>
    </w:p>
    <w:p w14:paraId="377322A7" w14:textId="77777777" w:rsidR="00D97F5F" w:rsidRDefault="00D97F5F" w:rsidP="00D97F5F">
      <w:pPr>
        <w:pStyle w:val="Alg4"/>
        <w:numPr>
          <w:ilvl w:val="2"/>
          <w:numId w:val="1511"/>
        </w:numPr>
      </w:pPr>
      <w:ins w:id="16856" w:author="Rev 19 Allen Wirfs-Brock" w:date="2013-09-26T09:47:00Z">
        <w:r>
          <w:t xml:space="preserve">If </w:t>
        </w:r>
        <w:r>
          <w:rPr>
            <w:i/>
            <w:iCs/>
          </w:rPr>
          <w:t>length</w:t>
        </w:r>
        <w:r>
          <w:t xml:space="preserve"> is </w:t>
        </w:r>
        <w:r>
          <w:rPr>
            <w:b/>
            <w:bCs/>
          </w:rPr>
          <w:t>undefined</w:t>
        </w:r>
        <w:r>
          <w:t xml:space="preserve">, then throw a </w:t>
        </w:r>
        <w:r>
          <w:rPr>
            <w:b/>
            <w:bCs/>
          </w:rPr>
          <w:t>TypeError</w:t>
        </w:r>
        <w:r>
          <w:t xml:space="preserve"> exception.</w:t>
        </w:r>
      </w:ins>
    </w:p>
    <w:p w14:paraId="57052719" w14:textId="77777777" w:rsidR="00D97F5F" w:rsidRDefault="00D97F5F" w:rsidP="00D97F5F">
      <w:pPr>
        <w:pStyle w:val="Alg4"/>
        <w:numPr>
          <w:ilvl w:val="2"/>
          <w:numId w:val="1511"/>
        </w:numPr>
      </w:pPr>
      <w:ins w:id="16857" w:author="Rev 19 Allen Wirfs-Brock" w:date="2013-09-26T09:47:00Z">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ins>
    </w:p>
    <w:p w14:paraId="7BB9E064" w14:textId="77777777" w:rsidR="00D97F5F" w:rsidRDefault="00D97F5F" w:rsidP="00D97F5F">
      <w:pPr>
        <w:pStyle w:val="Alg4"/>
        <w:numPr>
          <w:ilvl w:val="2"/>
          <w:numId w:val="1511"/>
        </w:numPr>
        <w:spacing w:after="240"/>
        <w:contextualSpacing/>
      </w:pPr>
      <w:ins w:id="16858" w:author="Rev 19 Allen Wirfs-Brock" w:date="2013-09-26T09:47:00Z">
        <w:r>
          <w:t xml:space="preserve">Return </w:t>
        </w:r>
        <w:r>
          <w:rPr>
            <w:b/>
            <w:bCs/>
          </w:rPr>
          <w:t>true</w:t>
        </w:r>
        <w:r>
          <w:t>.</w:t>
        </w:r>
      </w:ins>
    </w:p>
    <w:p w14:paraId="24E25544" w14:textId="77777777" w:rsidR="00D97F5F" w:rsidRDefault="00D97F5F" w:rsidP="00D97F5F">
      <w:pPr>
        <w:pStyle w:val="Alg4"/>
        <w:numPr>
          <w:ilvl w:val="0"/>
          <w:numId w:val="1511"/>
        </w:numPr>
        <w:spacing w:after="240"/>
        <w:contextualSpacing/>
      </w:pPr>
      <w:ins w:id="16859" w:author="Rev 19 Allen Wirfs-Brock" w:date="2013-09-26T09:47:00Z">
        <w:r>
          <w:t>Return the result of calling the ordinary object [[HasOwnProperty]] internal method (</w:t>
        </w:r>
        <w:r>
          <w:fldChar w:fldCharType="begin"/>
        </w:r>
        <w:r>
          <w:instrText xml:space="preserve"> REF _Ref365538765 \r \h </w:instrText>
        </w:r>
      </w:ins>
      <w:ins w:id="16860" w:author="Rev 19 Allen Wirfs-Brock" w:date="2013-09-26T09:47:00Z">
        <w:r>
          <w:fldChar w:fldCharType="separate"/>
        </w:r>
      </w:ins>
      <w:ins w:id="16861" w:author="Rev 19 Allen Wirfs-Brock" w:date="2013-09-27T13:22:00Z">
        <w:r w:rsidR="00D433E8">
          <w:t>1.1.1</w:t>
        </w:r>
      </w:ins>
      <w:ins w:id="16862" w:author="Rev 19 Allen Wirfs-Brock" w:date="2013-09-26T09:47:00Z">
        <w:del w:id="16863" w:author="Rev 19 Allen Wirfs-Brock" w:date="2013-09-27T08:40:00Z">
          <w:r w:rsidDel="009E7E9E">
            <w:delText>9.1.5</w:delText>
          </w:r>
        </w:del>
        <w:r>
          <w:fldChar w:fldCharType="end"/>
        </w:r>
        <w:r>
          <w:t xml:space="preserve">) on </w:t>
        </w:r>
        <w:r>
          <w:rPr>
            <w:i/>
            <w:iCs/>
          </w:rPr>
          <w:t>O</w:t>
        </w:r>
        <w:r>
          <w:t xml:space="preserve"> with argument </w:t>
        </w:r>
        <w:r>
          <w:rPr>
            <w:i/>
            <w:iCs/>
          </w:rPr>
          <w:t>P</w:t>
        </w:r>
        <w:r>
          <w:t xml:space="preserve">. </w:t>
        </w:r>
      </w:ins>
    </w:p>
    <w:p w14:paraId="19EDCBC6" w14:textId="77777777" w:rsidR="00873DB1" w:rsidRPr="00A33491" w:rsidRDefault="00873DB1" w:rsidP="00873DB1">
      <w:pPr>
        <w:pStyle w:val="30"/>
      </w:pPr>
      <w:bookmarkStart w:id="16864" w:name="_Toc368050891"/>
      <w:ins w:id="16865" w:author="Rev 19 Allen Wirfs-Brock" w:date="2013-09-26T09:48:00Z">
        <w:r w:rsidRPr="00A33491">
          <w:t>[[HasOwnProperty]] (P)</w:t>
        </w:r>
      </w:ins>
      <w:bookmarkEnd w:id="16864"/>
    </w:p>
    <w:p w14:paraId="52AF3C00" w14:textId="77777777" w:rsidR="00873DB1" w:rsidRPr="00A33491" w:rsidRDefault="00873DB1" w:rsidP="00873DB1">
      <w:ins w:id="16866" w:author="Rev 19 Allen Wirfs-Brock" w:date="2013-09-26T09:48:00Z">
        <w:r w:rsidRPr="00A33491">
          <w:t xml:space="preserve">When the [[HasOwnProperty]]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ins>
    </w:p>
    <w:p w14:paraId="279DBA5F" w14:textId="77777777" w:rsidR="00873DB1" w:rsidRPr="00A33491" w:rsidDel="004372C5" w:rsidRDefault="00873DB1" w:rsidP="00873DB1">
      <w:pPr>
        <w:numPr>
          <w:ilvl w:val="0"/>
          <w:numId w:val="1196"/>
        </w:numPr>
        <w:spacing w:before="240" w:after="0" w:line="240" w:lineRule="auto"/>
        <w:contextualSpacing/>
        <w:jc w:val="left"/>
        <w:rPr>
          <w:rFonts w:ascii="Times New Roman" w:eastAsia="Times New Roman" w:hAnsi="Times New Roman"/>
          <w:spacing w:val="6"/>
          <w:lang w:eastAsia="en-US"/>
        </w:rPr>
      </w:pPr>
      <w:ins w:id="16867" w:author="Rev 19 Allen Wirfs-Brock" w:date="2013-09-26T09:48:00Z">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ins>
    </w:p>
    <w:p w14:paraId="69039757" w14:textId="77777777"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ins w:id="16868"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ins>
    </w:p>
    <w:p w14:paraId="49D1D3B9" w14:textId="77777777"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ins w:id="16869"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ins>
    </w:p>
    <w:p w14:paraId="11B4485C" w14:textId="77777777"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ins w:id="16870" w:author="Rev 19 Allen Wirfs-Brock" w:date="2013-09-26T09:48:00Z">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hasOwn</w:t>
        </w:r>
        <w:r w:rsidRPr="00E77497">
          <w:t>"</w:t>
        </w:r>
        <w:r>
          <w:t>).</w:t>
        </w:r>
      </w:ins>
    </w:p>
    <w:p w14:paraId="4C48B754" w14:textId="77777777"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ins w:id="16871"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ins>
    </w:p>
    <w:p w14:paraId="1CADFD6A" w14:textId="77777777"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ins w:id="16872"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ins>
    </w:p>
    <w:p w14:paraId="59DF9490" w14:textId="77777777"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ins w:id="16873" w:author="Rev 19 Allen Wirfs-Brock" w:date="2013-09-26T09:48:00Z">
        <w:r>
          <w:rPr>
            <w:rFonts w:ascii="Times New Roman" w:eastAsia="Times New Roman" w:hAnsi="Times New Roman"/>
            <w:spacing w:val="6"/>
            <w:lang w:eastAsia="en-US"/>
          </w:rPr>
          <w:t xml:space="preserve">Return the result of calling the [[HasOwnProperty]]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ins>
    </w:p>
    <w:p w14:paraId="715335F8" w14:textId="77777777"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ins w:id="16874"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ins>
    </w:p>
    <w:p w14:paraId="204A6D3F" w14:textId="77777777"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ins w:id="16875"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ins>
    </w:p>
    <w:p w14:paraId="624DD0FE" w14:textId="77777777"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ins w:id="16876"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ins>
    </w:p>
    <w:p w14:paraId="5E578892" w14:textId="77777777"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ins w:id="16877"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ins>
    </w:p>
    <w:p w14:paraId="5F1F433F" w14:textId="77777777"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ins w:id="16878"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ins>
    </w:p>
    <w:p w14:paraId="4D63AB8A" w14:textId="77777777"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ins w:id="16879"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ins>
    </w:p>
    <w:p w14:paraId="03B8BD4E" w14:textId="77777777"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ins w:id="16880"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ins>
    </w:p>
    <w:p w14:paraId="61430997" w14:textId="77777777"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ins w:id="16881"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ins>
    </w:p>
    <w:p w14:paraId="63D3BECB" w14:textId="77777777"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ins w:id="16882" w:author="Rev 19 Allen Wirfs-Brock" w:date="2013-09-26T09:48:00Z">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ins>
    </w:p>
    <w:p w14:paraId="4D4B62E3" w14:textId="77777777"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ins w:id="16883" w:author="Rev 19 Allen Wirfs-Brock" w:date="2013-09-26T09:48:00Z">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ins>
    </w:p>
    <w:p w14:paraId="601D82F1" w14:textId="77777777"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ins w:id="16884" w:author="Rev 19 Allen Wirfs-Brock" w:date="2013-09-26T09:48:00Z">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ins>
    </w:p>
    <w:p w14:paraId="673547A4" w14:textId="77777777" w:rsidR="00873DB1" w:rsidRPr="00A33491" w:rsidDel="004372C5" w:rsidRDefault="00873DB1" w:rsidP="00873DB1">
      <w:pPr>
        <w:numPr>
          <w:ilvl w:val="0"/>
          <w:numId w:val="1196"/>
        </w:numPr>
        <w:spacing w:line="240" w:lineRule="auto"/>
        <w:contextualSpacing/>
        <w:jc w:val="left"/>
        <w:rPr>
          <w:rFonts w:ascii="Times New Roman" w:eastAsia="Times New Roman" w:hAnsi="Times New Roman"/>
          <w:spacing w:val="6"/>
          <w:lang w:eastAsia="en-US"/>
        </w:rPr>
      </w:pPr>
      <w:ins w:id="16885" w:author="Rev 19 Allen Wirfs-Brock" w:date="2013-09-26T09:48:00Z">
        <w:r>
          <w:rPr>
            <w:rFonts w:ascii="Times New Roman" w:eastAsia="Times New Roman" w:hAnsi="Times New Roman"/>
            <w:spacing w:val="6"/>
            <w:lang w:eastAsia="en-US"/>
          </w:rPr>
          <w:t>Else</w:t>
        </w:r>
        <w:r w:rsidRPr="00A33491">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sidRPr="00E85F29">
          <w:rPr>
            <w:rFonts w:ascii="Times New Roman" w:eastAsia="Times New Roman" w:hAnsi="Times New Roman"/>
            <w:spacing w:val="6"/>
            <w:lang w:eastAsia="en-US"/>
          </w:rPr>
          <w:t>,</w:t>
        </w:r>
      </w:ins>
    </w:p>
    <w:p w14:paraId="020A5498" w14:textId="77777777"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ins w:id="16886" w:author="Rev 19 Allen Wirfs-Brock" w:date="2013-09-26T09:48:00Z">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ins>
    </w:p>
    <w:p w14:paraId="615C01EA" w14:textId="77777777"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ins w:id="16887" w:author="Rev 19 Allen Wirfs-Brock" w:date="2013-09-26T09:48:00Z">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ins>
    </w:p>
    <w:p w14:paraId="21C25EC8" w14:textId="77777777"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ins w:id="16888" w:author="Rev 19 Allen Wirfs-Brock" w:date="2013-09-26T09:48:00Z">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w:t>
        </w:r>
      </w:ins>
    </w:p>
    <w:p w14:paraId="38BAD0EF" w14:textId="77777777"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ins w:id="16889"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ins>
    </w:p>
    <w:p w14:paraId="71EE3617" w14:textId="77777777"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ins w:id="16890"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ins>
    </w:p>
    <w:p w14:paraId="5A9E0551" w14:textId="77777777"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ins w:id="16891"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r w:rsidRPr="007F0AAC">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ins>
    </w:p>
    <w:p w14:paraId="7B3EE317" w14:textId="77777777" w:rsidR="00873DB1" w:rsidRPr="00A33491" w:rsidRDefault="00873DB1" w:rsidP="00873DB1">
      <w:pPr>
        <w:numPr>
          <w:ilvl w:val="0"/>
          <w:numId w:val="1196"/>
        </w:numPr>
        <w:spacing w:line="240" w:lineRule="auto"/>
        <w:jc w:val="left"/>
        <w:rPr>
          <w:rFonts w:ascii="Times New Roman" w:eastAsia="Times New Roman" w:hAnsi="Times New Roman"/>
          <w:spacing w:val="6"/>
          <w:lang w:eastAsia="en-US"/>
        </w:rPr>
      </w:pPr>
      <w:ins w:id="16892" w:author="Rev 19 Allen Wirfs-Brock" w:date="2013-09-26T09:48:00Z">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ins>
    </w:p>
    <w:p w14:paraId="369AF46C" w14:textId="77777777" w:rsidR="00873DB1" w:rsidRDefault="00873DB1" w:rsidP="00873DB1">
      <w:pPr>
        <w:pStyle w:val="Note"/>
        <w:contextualSpacing/>
      </w:pPr>
      <w:ins w:id="16893" w:author="Rev 19 Allen Wirfs-Brock" w:date="2013-09-26T09:48:00Z">
        <w:r>
          <w:t>NOTE</w:t>
        </w:r>
        <w:r>
          <w:tab/>
          <w:t>[[HasOwnProperty]] for proxy objects enforces the following invariants:</w:t>
        </w:r>
      </w:ins>
    </w:p>
    <w:p w14:paraId="719FB1DE" w14:textId="77777777" w:rsidR="00873DB1" w:rsidRDefault="00873DB1" w:rsidP="00873DB1">
      <w:pPr>
        <w:pStyle w:val="Note"/>
        <w:numPr>
          <w:ilvl w:val="0"/>
          <w:numId w:val="1204"/>
        </w:numPr>
        <w:tabs>
          <w:tab w:val="clear" w:pos="960"/>
          <w:tab w:val="left" w:pos="720"/>
          <w:tab w:val="left" w:pos="1170"/>
        </w:tabs>
        <w:ind w:left="720" w:hanging="317"/>
        <w:contextualSpacing/>
      </w:pPr>
      <w:ins w:id="16894" w:author="Rev 19 Allen Wirfs-Brock" w:date="2013-09-26T09:48:00Z">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ins>
    </w:p>
    <w:p w14:paraId="16777B4D" w14:textId="77777777" w:rsidR="00873DB1" w:rsidRDefault="00873DB1" w:rsidP="00873DB1">
      <w:pPr>
        <w:pStyle w:val="Note"/>
        <w:numPr>
          <w:ilvl w:val="0"/>
          <w:numId w:val="1204"/>
        </w:numPr>
        <w:tabs>
          <w:tab w:val="clear" w:pos="960"/>
          <w:tab w:val="left" w:pos="720"/>
          <w:tab w:val="left" w:pos="1170"/>
        </w:tabs>
        <w:ind w:left="720" w:hanging="317"/>
        <w:contextualSpacing/>
      </w:pPr>
      <w:ins w:id="16895" w:author="Rev 19 Allen Wirfs-Brock" w:date="2013-09-26T09:48:00Z">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ins>
      <w:ins w:id="16896" w:author="Rev 19 Allen Wirfs-Brock" w:date="2013-09-26T17:31:00Z">
        <w:r w:rsidR="00284A05">
          <w:t>n</w:t>
        </w:r>
      </w:ins>
      <w:ins w:id="16897" w:author="Rev 19 Allen Wirfs-Brock" w:date="2013-09-26T09:48:00Z">
        <w:r w:rsidRPr="007E41D3">
          <w:t xml:space="preserve"> own property </w:t>
        </w:r>
        <w:r>
          <w:t>of the target object</w:t>
        </w:r>
        <w:r w:rsidRPr="007E41D3">
          <w:t xml:space="preserve"> </w:t>
        </w:r>
        <w:r>
          <w:t>and the target object is not extensible.</w:t>
        </w:r>
      </w:ins>
    </w:p>
    <w:p w14:paraId="00C1F0F3" w14:textId="77777777" w:rsidR="00873DB1" w:rsidRDefault="00873DB1" w:rsidP="00873DB1">
      <w:pPr>
        <w:pStyle w:val="Note"/>
        <w:numPr>
          <w:ilvl w:val="0"/>
          <w:numId w:val="1204"/>
        </w:numPr>
        <w:tabs>
          <w:tab w:val="clear" w:pos="960"/>
          <w:tab w:val="left" w:pos="720"/>
          <w:tab w:val="left" w:pos="1170"/>
        </w:tabs>
        <w:ind w:left="720" w:hanging="317"/>
      </w:pPr>
      <w:ins w:id="16898" w:author="Rev 19 Allen Wirfs-Brock" w:date="2013-09-26T09:48:00Z">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ins>
      <w:ins w:id="16899" w:author="Rev 19 Allen Wirfs-Brock" w:date="2013-09-26T17:31:00Z">
        <w:r w:rsidR="00284A05">
          <w:t>n</w:t>
        </w:r>
      </w:ins>
      <w:ins w:id="16900" w:author="Rev 19 Allen Wirfs-Brock" w:date="2013-09-26T09:48:00Z">
        <w:r w:rsidRPr="007E41D3">
          <w:t xml:space="preserve"> own property </w:t>
        </w:r>
        <w:r>
          <w:t>of the target object</w:t>
        </w:r>
        <w:r w:rsidRPr="007E41D3">
          <w:t xml:space="preserve"> </w:t>
        </w:r>
        <w:r>
          <w:t>and the target object is not extensible.</w:t>
        </w:r>
      </w:ins>
    </w:p>
    <w:p w14:paraId="2B4541B1" w14:textId="77777777" w:rsidR="00D97F5F" w:rsidRDefault="00751335" w:rsidP="006A78DC">
      <w:pPr>
        <w:pStyle w:val="30"/>
        <w:rPr>
          <w:ins w:id="16901" w:author="Rev 19 Allen Wirfs-Brock" w:date="2013-09-26T09:42:00Z"/>
        </w:rPr>
      </w:pPr>
      <w:bookmarkStart w:id="16902" w:name="_Toc368050892"/>
      <w:ins w:id="16903" w:author="Rev 15 Allen Wirfs-Brock" w:date="2013-03-27T14:29:00Z">
        <w:r>
          <w:t>_</w:t>
        </w:r>
      </w:ins>
      <w:bookmarkEnd w:id="16902"/>
    </w:p>
    <w:p w14:paraId="1AF5EB9C" w14:textId="77777777" w:rsidR="002929C9" w:rsidRPr="00E77497" w:rsidRDefault="002929C9" w:rsidP="002929C9">
      <w:pPr>
        <w:pStyle w:val="40"/>
        <w:rPr>
          <w:ins w:id="16904" w:author="Rev 16 Allen Wirfs-Brock" w:date="2013-06-17T18:43:00Z"/>
        </w:rPr>
      </w:pPr>
      <w:ins w:id="16905" w:author="Rev 16 Allen Wirfs-Brock" w:date="2013-06-17T18:43:00Z">
        <w:r w:rsidRPr="00E77497">
          <w:t>15.1</w:t>
        </w:r>
        <w:r>
          <w:t>8</w:t>
        </w:r>
        <w:r w:rsidRPr="00E77497">
          <w:t>.</w:t>
        </w:r>
        <w:r>
          <w:t>1</w:t>
        </w:r>
        <w:r w:rsidRPr="00E77497">
          <w:t>.</w:t>
        </w:r>
        <w:r>
          <w:t>14</w:t>
        </w:r>
        <w:r w:rsidRPr="00E77497">
          <w:tab/>
        </w:r>
        <w:r>
          <w:t>Reflect.freeze</w:t>
        </w:r>
        <w:r w:rsidRPr="003435F9">
          <w:t xml:space="preserve"> </w:t>
        </w:r>
        <w:r>
          <w:t>(target)</w:t>
        </w:r>
      </w:ins>
    </w:p>
    <w:p w14:paraId="675C8983" w14:textId="77777777" w:rsidR="002929C9" w:rsidRPr="00E77497" w:rsidRDefault="002929C9" w:rsidP="002929C9">
      <w:pPr>
        <w:rPr>
          <w:ins w:id="16906" w:author="Rev 16 Allen Wirfs-Brock" w:date="2013-06-17T18:43:00Z"/>
        </w:rPr>
      </w:pPr>
      <w:ins w:id="16907" w:author="Rev 16 Allen Wirfs-Brock" w:date="2013-06-17T18:43:00Z">
        <w:r w:rsidRPr="00E77497">
          <w:t xml:space="preserve">When the </w:t>
        </w:r>
        <w:r>
          <w:rPr>
            <w:rFonts w:ascii="Courier New" w:hAnsi="Courier New"/>
            <w:b/>
          </w:rPr>
          <w:t>freeze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14:paraId="641453DF" w14:textId="77777777" w:rsidR="002929C9" w:rsidRDefault="002929C9" w:rsidP="002929C9">
      <w:pPr>
        <w:numPr>
          <w:ilvl w:val="0"/>
          <w:numId w:val="1237"/>
        </w:numPr>
        <w:contextualSpacing/>
        <w:rPr>
          <w:ins w:id="16908" w:author="Rev 16 Allen Wirfs-Brock" w:date="2013-06-17T18:43:00Z"/>
          <w:rFonts w:ascii="Times New Roman" w:hAnsi="Times New Roman"/>
        </w:rPr>
      </w:pPr>
      <w:ins w:id="16909"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14:paraId="7AE27C1B" w14:textId="77777777" w:rsidR="002929C9" w:rsidRDefault="002929C9" w:rsidP="002929C9">
      <w:pPr>
        <w:numPr>
          <w:ilvl w:val="0"/>
          <w:numId w:val="1237"/>
        </w:numPr>
        <w:spacing w:after="0"/>
        <w:contextualSpacing/>
        <w:rPr>
          <w:ins w:id="16910" w:author="Rev 16 Allen Wirfs-Brock" w:date="2013-06-17T18:43:00Z"/>
          <w:rFonts w:ascii="Times New Roman" w:hAnsi="Times New Roman"/>
        </w:rPr>
      </w:pPr>
      <w:ins w:id="16911"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14:paraId="5DC01FCD" w14:textId="77777777" w:rsidR="002929C9" w:rsidRPr="00E77497" w:rsidRDefault="002929C9" w:rsidP="002929C9">
      <w:pPr>
        <w:pStyle w:val="Alg4"/>
        <w:numPr>
          <w:ilvl w:val="0"/>
          <w:numId w:val="1237"/>
        </w:numPr>
        <w:spacing w:after="120"/>
        <w:rPr>
          <w:ins w:id="16912" w:author="Rev 16 Allen Wirfs-Brock" w:date="2013-06-17T18:43:00Z"/>
        </w:rPr>
      </w:pPr>
      <w:ins w:id="16913" w:author="Rev 16 Allen Wirfs-Brock" w:date="2013-06-17T18:43:00Z">
        <w:r w:rsidRPr="00E77497">
          <w:t xml:space="preserve">Return </w:t>
        </w:r>
        <w:r>
          <w:t xml:space="preserve">the result of calling the [[Freeze]] internal method of </w:t>
        </w:r>
        <w:r>
          <w:rPr>
            <w:i/>
            <w:iCs/>
          </w:rPr>
          <w:t>obj</w:t>
        </w:r>
        <w:r w:rsidRPr="00E77497">
          <w:t>.</w:t>
        </w:r>
      </w:ins>
    </w:p>
    <w:p w14:paraId="2E90EF63" w14:textId="77777777" w:rsidR="002929C9" w:rsidRPr="00E77497" w:rsidRDefault="002929C9" w:rsidP="002929C9">
      <w:pPr>
        <w:pStyle w:val="40"/>
        <w:rPr>
          <w:ins w:id="16914" w:author="Rev 16 Allen Wirfs-Brock" w:date="2013-06-17T18:43:00Z"/>
        </w:rPr>
      </w:pPr>
      <w:ins w:id="16915" w:author="Rev 16 Allen Wirfs-Brock" w:date="2013-06-17T18:43:00Z">
        <w:r w:rsidRPr="00E77497">
          <w:t>15.1</w:t>
        </w:r>
        <w:r>
          <w:t>8</w:t>
        </w:r>
        <w:r w:rsidRPr="00E77497">
          <w:t>.</w:t>
        </w:r>
        <w:r>
          <w:t>1</w:t>
        </w:r>
        <w:r w:rsidRPr="00E77497">
          <w:t>.</w:t>
        </w:r>
        <w:r>
          <w:t>15</w:t>
        </w:r>
        <w:r w:rsidRPr="00E77497">
          <w:tab/>
        </w:r>
        <w:r>
          <w:t>Reflect.seal</w:t>
        </w:r>
        <w:r w:rsidRPr="003435F9">
          <w:t xml:space="preserve"> </w:t>
        </w:r>
        <w:r>
          <w:t>(target)</w:t>
        </w:r>
      </w:ins>
    </w:p>
    <w:p w14:paraId="093C82BC" w14:textId="77777777" w:rsidR="002929C9" w:rsidRPr="00E77497" w:rsidRDefault="002929C9" w:rsidP="002929C9">
      <w:pPr>
        <w:rPr>
          <w:ins w:id="16916" w:author="Rev 16 Allen Wirfs-Brock" w:date="2013-06-17T18:43:00Z"/>
        </w:rPr>
      </w:pPr>
      <w:ins w:id="16917" w:author="Rev 16 Allen Wirfs-Brock" w:date="2013-06-17T18:43:00Z">
        <w:r w:rsidRPr="00E77497">
          <w:t xml:space="preserve">When the </w:t>
        </w:r>
        <w:r>
          <w:rPr>
            <w:rFonts w:ascii="Courier New" w:hAnsi="Courier New"/>
            <w:b/>
          </w:rPr>
          <w:t>seal</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14:paraId="71700AA2" w14:textId="77777777" w:rsidR="002929C9" w:rsidRDefault="002929C9" w:rsidP="002929C9">
      <w:pPr>
        <w:numPr>
          <w:ilvl w:val="0"/>
          <w:numId w:val="1238"/>
        </w:numPr>
        <w:contextualSpacing/>
        <w:rPr>
          <w:ins w:id="16918" w:author="Rev 16 Allen Wirfs-Brock" w:date="2013-06-17T18:43:00Z"/>
          <w:rFonts w:ascii="Times New Roman" w:hAnsi="Times New Roman"/>
        </w:rPr>
      </w:pPr>
      <w:ins w:id="16919"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14:paraId="7254ECB9" w14:textId="77777777" w:rsidR="002929C9" w:rsidRDefault="002929C9" w:rsidP="002929C9">
      <w:pPr>
        <w:numPr>
          <w:ilvl w:val="0"/>
          <w:numId w:val="1238"/>
        </w:numPr>
        <w:spacing w:after="0"/>
        <w:contextualSpacing/>
        <w:rPr>
          <w:ins w:id="16920" w:author="Rev 16 Allen Wirfs-Brock" w:date="2013-06-17T18:43:00Z"/>
          <w:rFonts w:ascii="Times New Roman" w:hAnsi="Times New Roman"/>
        </w:rPr>
      </w:pPr>
      <w:ins w:id="16921"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14:paraId="3F0A696C" w14:textId="77777777" w:rsidR="002929C9" w:rsidRPr="00E77497" w:rsidRDefault="002929C9" w:rsidP="002929C9">
      <w:pPr>
        <w:pStyle w:val="Alg4"/>
        <w:numPr>
          <w:ilvl w:val="0"/>
          <w:numId w:val="1238"/>
        </w:numPr>
        <w:spacing w:after="120"/>
        <w:rPr>
          <w:ins w:id="16922" w:author="Rev 16 Allen Wirfs-Brock" w:date="2013-06-17T18:43:00Z"/>
        </w:rPr>
      </w:pPr>
      <w:ins w:id="16923" w:author="Rev 16 Allen Wirfs-Brock" w:date="2013-06-17T18:43:00Z">
        <w:r w:rsidRPr="00E77497">
          <w:t xml:space="preserve">Return </w:t>
        </w:r>
        <w:r>
          <w:t xml:space="preserve">the result of calling the [[Seal]] internal method of </w:t>
        </w:r>
        <w:r>
          <w:rPr>
            <w:i/>
            <w:iCs/>
          </w:rPr>
          <w:t>obj</w:t>
        </w:r>
        <w:r w:rsidRPr="00E77497">
          <w:t>.</w:t>
        </w:r>
      </w:ins>
    </w:p>
    <w:p w14:paraId="0D7B2396" w14:textId="77777777" w:rsidR="002929C9" w:rsidRPr="00E77497" w:rsidRDefault="002929C9" w:rsidP="002929C9">
      <w:pPr>
        <w:pStyle w:val="40"/>
        <w:rPr>
          <w:ins w:id="16924" w:author="Rev 16 Allen Wirfs-Brock" w:date="2013-06-17T18:43:00Z"/>
        </w:rPr>
      </w:pPr>
      <w:ins w:id="16925" w:author="Rev 16 Allen Wirfs-Brock" w:date="2013-06-17T18:43:00Z">
        <w:r w:rsidRPr="00E77497">
          <w:t>15.1</w:t>
        </w:r>
        <w:r>
          <w:t>8</w:t>
        </w:r>
        <w:r w:rsidRPr="00E77497">
          <w:t>.</w:t>
        </w:r>
        <w:r>
          <w:t>1</w:t>
        </w:r>
        <w:r w:rsidRPr="00E77497">
          <w:t>.</w:t>
        </w:r>
        <w:r>
          <w:t>16</w:t>
        </w:r>
        <w:r w:rsidRPr="00E77497">
          <w:tab/>
        </w:r>
        <w:r>
          <w:t>Reflect.isFrozen</w:t>
        </w:r>
        <w:r w:rsidRPr="003435F9">
          <w:t xml:space="preserve"> </w:t>
        </w:r>
        <w:r>
          <w:t>(target)</w:t>
        </w:r>
      </w:ins>
    </w:p>
    <w:p w14:paraId="4810F2AE" w14:textId="77777777" w:rsidR="002929C9" w:rsidRPr="00E77497" w:rsidRDefault="002929C9" w:rsidP="002929C9">
      <w:pPr>
        <w:rPr>
          <w:ins w:id="16926" w:author="Rev 16 Allen Wirfs-Brock" w:date="2013-06-17T18:43:00Z"/>
        </w:rPr>
      </w:pPr>
      <w:ins w:id="16927" w:author="Rev 16 Allen Wirfs-Brock" w:date="2013-06-17T18:43:00Z">
        <w:r w:rsidRPr="00E77497">
          <w:t xml:space="preserve">When the </w:t>
        </w:r>
        <w:r>
          <w:rPr>
            <w:rFonts w:ascii="Courier New" w:hAnsi="Courier New"/>
            <w:b/>
          </w:rPr>
          <w:t>isFrozen</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14:paraId="4D3AD819" w14:textId="77777777" w:rsidR="002929C9" w:rsidRDefault="002929C9" w:rsidP="002929C9">
      <w:pPr>
        <w:numPr>
          <w:ilvl w:val="0"/>
          <w:numId w:val="1239"/>
        </w:numPr>
        <w:contextualSpacing/>
        <w:rPr>
          <w:ins w:id="16928" w:author="Rev 16 Allen Wirfs-Brock" w:date="2013-06-17T18:43:00Z"/>
          <w:rFonts w:ascii="Times New Roman" w:hAnsi="Times New Roman"/>
        </w:rPr>
      </w:pPr>
      <w:ins w:id="16929"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14:paraId="65811D95" w14:textId="77777777" w:rsidR="002929C9" w:rsidRDefault="002929C9" w:rsidP="002929C9">
      <w:pPr>
        <w:numPr>
          <w:ilvl w:val="0"/>
          <w:numId w:val="1239"/>
        </w:numPr>
        <w:spacing w:after="0"/>
        <w:contextualSpacing/>
        <w:rPr>
          <w:ins w:id="16930" w:author="Rev 16 Allen Wirfs-Brock" w:date="2013-06-17T18:43:00Z"/>
          <w:rFonts w:ascii="Times New Roman" w:hAnsi="Times New Roman"/>
        </w:rPr>
      </w:pPr>
      <w:ins w:id="16931"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14:paraId="2558C98D" w14:textId="77777777" w:rsidR="002929C9" w:rsidRPr="00E77497" w:rsidRDefault="002929C9" w:rsidP="002929C9">
      <w:pPr>
        <w:pStyle w:val="Alg4"/>
        <w:numPr>
          <w:ilvl w:val="0"/>
          <w:numId w:val="1239"/>
        </w:numPr>
        <w:spacing w:after="120"/>
        <w:rPr>
          <w:ins w:id="16932" w:author="Rev 16 Allen Wirfs-Brock" w:date="2013-06-17T18:43:00Z"/>
        </w:rPr>
      </w:pPr>
      <w:ins w:id="16933" w:author="Rev 16 Allen Wirfs-Brock" w:date="2013-06-17T18:43:00Z">
        <w:r w:rsidRPr="00E77497">
          <w:t xml:space="preserve">Return </w:t>
        </w:r>
        <w:r>
          <w:t xml:space="preserve">the result of calling the [[IsFrozen]] internal method of </w:t>
        </w:r>
        <w:r>
          <w:rPr>
            <w:i/>
            <w:iCs/>
          </w:rPr>
          <w:t>obj</w:t>
        </w:r>
        <w:r w:rsidRPr="00E77497">
          <w:t>.</w:t>
        </w:r>
      </w:ins>
    </w:p>
    <w:p w14:paraId="5A38F9B1" w14:textId="77777777" w:rsidR="002929C9" w:rsidRPr="00E77497" w:rsidRDefault="002929C9" w:rsidP="002929C9">
      <w:pPr>
        <w:pStyle w:val="40"/>
        <w:rPr>
          <w:ins w:id="16934" w:author="Rev 16 Allen Wirfs-Brock" w:date="2013-06-17T18:43:00Z"/>
        </w:rPr>
      </w:pPr>
      <w:ins w:id="16935" w:author="Rev 16 Allen Wirfs-Brock" w:date="2013-06-17T18:43:00Z">
        <w:r w:rsidRPr="00E77497">
          <w:t>15.1</w:t>
        </w:r>
        <w:r>
          <w:t>8</w:t>
        </w:r>
        <w:r w:rsidRPr="00E77497">
          <w:t>.</w:t>
        </w:r>
        <w:r>
          <w:t>1</w:t>
        </w:r>
        <w:r w:rsidRPr="00E77497">
          <w:t>.</w:t>
        </w:r>
        <w:r>
          <w:t>17</w:t>
        </w:r>
        <w:r w:rsidRPr="00E77497">
          <w:tab/>
        </w:r>
        <w:r>
          <w:t>Reflect.isSealed</w:t>
        </w:r>
        <w:r w:rsidRPr="003435F9">
          <w:t xml:space="preserve"> </w:t>
        </w:r>
        <w:r>
          <w:t>(target)</w:t>
        </w:r>
      </w:ins>
    </w:p>
    <w:p w14:paraId="56CFE27A" w14:textId="77777777" w:rsidR="002929C9" w:rsidRPr="00E77497" w:rsidRDefault="002929C9" w:rsidP="002929C9">
      <w:pPr>
        <w:rPr>
          <w:ins w:id="16936" w:author="Rev 16 Allen Wirfs-Brock" w:date="2013-06-17T18:43:00Z"/>
        </w:rPr>
      </w:pPr>
      <w:ins w:id="16937" w:author="Rev 16 Allen Wirfs-Brock" w:date="2013-06-17T18:43:00Z">
        <w:r w:rsidRPr="00E77497">
          <w:t xml:space="preserve">When the </w:t>
        </w:r>
        <w:r>
          <w:rPr>
            <w:rFonts w:ascii="Courier New" w:hAnsi="Courier New"/>
            <w:b/>
          </w:rPr>
          <w:t>isSealed</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14:paraId="003040BC" w14:textId="77777777" w:rsidR="002929C9" w:rsidRDefault="002929C9" w:rsidP="002929C9">
      <w:pPr>
        <w:numPr>
          <w:ilvl w:val="0"/>
          <w:numId w:val="1240"/>
        </w:numPr>
        <w:contextualSpacing/>
        <w:rPr>
          <w:ins w:id="16938" w:author="Rev 16 Allen Wirfs-Brock" w:date="2013-06-17T18:43:00Z"/>
          <w:rFonts w:ascii="Times New Roman" w:hAnsi="Times New Roman"/>
        </w:rPr>
      </w:pPr>
      <w:ins w:id="16939"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14:paraId="56301AAD" w14:textId="77777777" w:rsidR="002929C9" w:rsidRDefault="002929C9" w:rsidP="002929C9">
      <w:pPr>
        <w:numPr>
          <w:ilvl w:val="0"/>
          <w:numId w:val="1240"/>
        </w:numPr>
        <w:spacing w:after="0"/>
        <w:contextualSpacing/>
        <w:rPr>
          <w:ins w:id="16940" w:author="Rev 16 Allen Wirfs-Brock" w:date="2013-06-17T18:43:00Z"/>
          <w:rFonts w:ascii="Times New Roman" w:hAnsi="Times New Roman"/>
        </w:rPr>
      </w:pPr>
      <w:ins w:id="16941"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14:paraId="0E7C4967" w14:textId="77777777" w:rsidR="002929C9" w:rsidRPr="00E77497" w:rsidRDefault="002929C9" w:rsidP="002929C9">
      <w:pPr>
        <w:pStyle w:val="Alg4"/>
        <w:numPr>
          <w:ilvl w:val="0"/>
          <w:numId w:val="1240"/>
        </w:numPr>
        <w:spacing w:after="120"/>
        <w:rPr>
          <w:ins w:id="16942" w:author="Rev 16 Allen Wirfs-Brock" w:date="2013-06-17T18:43:00Z"/>
        </w:rPr>
      </w:pPr>
      <w:ins w:id="16943" w:author="Rev 16 Allen Wirfs-Brock" w:date="2013-06-17T18:43:00Z">
        <w:r w:rsidRPr="00E77497">
          <w:t xml:space="preserve">Return </w:t>
        </w:r>
        <w:r>
          <w:t xml:space="preserve">the result of calling the [[IsSealed]] internal method of </w:t>
        </w:r>
        <w:r>
          <w:rPr>
            <w:i/>
            <w:iCs/>
          </w:rPr>
          <w:t>obj</w:t>
        </w:r>
        <w:r w:rsidRPr="00E77497">
          <w:t>.</w:t>
        </w:r>
      </w:ins>
    </w:p>
    <w:p w14:paraId="51189B28" w14:textId="77777777" w:rsidR="00751335" w:rsidRDefault="00751335" w:rsidP="00751335">
      <w:pPr>
        <w:pStyle w:val="a4"/>
        <w:rPr>
          <w:ins w:id="16944" w:author="Rev 15 Allen Wirfs-Brock" w:date="2013-03-27T14:29:00Z"/>
        </w:rPr>
      </w:pPr>
      <w:ins w:id="16945" w:author="Rev 15 Allen Wirfs-Brock" w:date="2013-03-27T14:29:00Z">
        <w:r>
          <w:t>_proto___</w:t>
        </w:r>
        <w:r w:rsidRPr="00B86FCE">
          <w:t xml:space="preserve"> </w:t>
        </w:r>
        <w:r>
          <w:t>Object Initialisers _</w:t>
        </w:r>
      </w:ins>
    </w:p>
    <w:p w14:paraId="380523D9" w14:textId="77777777" w:rsidR="00751335" w:rsidRPr="006E2052" w:rsidRDefault="00751335" w:rsidP="00751335">
      <w:pPr>
        <w:rPr>
          <w:ins w:id="16946" w:author="Rev 15 Allen Wirfs-Brock" w:date="2013-03-27T14:29:00Z"/>
        </w:rPr>
      </w:pPr>
      <w:ins w:id="16947" w:author="Rev 15 Allen Wirfs-Brock" w:date="2013-03-27T14:29:00Z">
        <w:r>
          <w:t>Definitions of two algorithms in 11.1.5 are replaced with the following:</w:t>
        </w:r>
      </w:ins>
    </w:p>
    <w:p w14:paraId="383D1F43" w14:textId="77777777" w:rsidR="00751335" w:rsidRDefault="00751335" w:rsidP="00751335">
      <w:pPr>
        <w:jc w:val="left"/>
        <w:rPr>
          <w:ins w:id="16948" w:author="Rev 15 Allen Wirfs-Brock" w:date="2013-03-27T14:29:00Z"/>
        </w:rPr>
      </w:pPr>
      <w:ins w:id="16949" w:author="Rev 15 Allen Wirfs-Brock" w:date="2013-03-27T14:29:00Z">
        <w:r>
          <w:t xml:space="preserve">The production  </w:t>
        </w:r>
        <w:r>
          <w:rPr>
            <w:rStyle w:val="bnf"/>
          </w:rPr>
          <w:t>PropertyDefinitionList</w:t>
        </w:r>
        <w:r>
          <w:t xml:space="preserve"> </w:t>
        </w:r>
        <w:r>
          <w:rPr>
            <w:b/>
          </w:rPr>
          <w:t>:</w:t>
        </w:r>
        <w:r>
          <w:t xml:space="preserve"> </w:t>
        </w:r>
        <w:r w:rsidRPr="00E91749">
          <w:t xml:space="preserve"> </w:t>
        </w:r>
        <w:r>
          <w:rPr>
            <w:rStyle w:val="bnf"/>
          </w:rPr>
          <w:t>PropertyDefinition</w:t>
        </w:r>
        <w:r>
          <w:t xml:space="preserve"> is evaluated as follows:</w:t>
        </w:r>
      </w:ins>
    </w:p>
    <w:p w14:paraId="1BE5289B" w14:textId="77777777" w:rsidR="00751335" w:rsidRDefault="00751335" w:rsidP="00001CC3">
      <w:pPr>
        <w:pStyle w:val="Alg4"/>
        <w:numPr>
          <w:ilvl w:val="0"/>
          <w:numId w:val="661"/>
        </w:numPr>
        <w:spacing w:after="220"/>
        <w:contextualSpacing/>
        <w:rPr>
          <w:ins w:id="16950" w:author="Rev 15 Allen Wirfs-Brock" w:date="2013-03-27T14:29:00Z"/>
        </w:rPr>
      </w:pPr>
      <w:ins w:id="16951" w:author="Rev 15 Allen Wirfs-Brock" w:date="2013-03-27T14:29:00Z">
        <w:r>
          <w:t xml:space="preserve">Let </w:t>
        </w:r>
        <w:r w:rsidRPr="00474F82">
          <w:rPr>
            <w:i/>
          </w:rPr>
          <w:t xml:space="preserve">obj </w:t>
        </w:r>
        <w:r>
          <w:t>be the result of the abstract operation ObjectCreate</w:t>
        </w:r>
        <w:r w:rsidRPr="00AD0B0E">
          <w:t xml:space="preserve"> </w:t>
        </w:r>
        <w:r>
          <w:t>with the intrinsic object %Obje</w:t>
        </w:r>
      </w:ins>
      <w:ins w:id="16952" w:author="Rev 15 Allen Wirfs-Brock" w:date="2013-05-12T12:52:00Z">
        <w:r w:rsidR="00001CC3">
          <w:t>c</w:t>
        </w:r>
      </w:ins>
      <w:ins w:id="16953" w:author="Rev 15 Allen Wirfs-Brock" w:date="2013-03-27T14:29:00Z">
        <w:r>
          <w:t>tPrototype% as its argument.</w:t>
        </w:r>
      </w:ins>
    </w:p>
    <w:p w14:paraId="41537EED" w14:textId="77777777" w:rsidR="00751335" w:rsidRDefault="00751335" w:rsidP="00751335">
      <w:pPr>
        <w:pStyle w:val="Alg4"/>
        <w:numPr>
          <w:ilvl w:val="0"/>
          <w:numId w:val="661"/>
        </w:numPr>
        <w:spacing w:after="220"/>
        <w:contextualSpacing/>
        <w:rPr>
          <w:ins w:id="16954" w:author="Rev 15 Allen Wirfs-Brock" w:date="2013-03-27T14:29:00Z"/>
        </w:rPr>
      </w:pPr>
      <w:ins w:id="16955" w:author="Rev 15 Allen Wirfs-Brock" w:date="2013-03-27T14:29:00Z">
        <w:r>
          <w:t xml:space="preserve">Let </w:t>
        </w:r>
        <w:r w:rsidRPr="00474F82">
          <w:rPr>
            <w:i/>
          </w:rPr>
          <w:t xml:space="preserve">propId </w:t>
        </w:r>
        <w:r>
          <w:t xml:space="preserve">be the result of evaluating </w:t>
        </w:r>
        <w:r>
          <w:rPr>
            <w:i/>
          </w:rPr>
          <w:t>PropertyDefinition</w:t>
        </w:r>
        <w:r>
          <w:t>.</w:t>
        </w:r>
      </w:ins>
    </w:p>
    <w:p w14:paraId="3B3921EA" w14:textId="77777777" w:rsidR="00751335" w:rsidRDefault="00751335" w:rsidP="00751335">
      <w:pPr>
        <w:pStyle w:val="Alg4"/>
        <w:numPr>
          <w:ilvl w:val="0"/>
          <w:numId w:val="661"/>
        </w:numPr>
        <w:rPr>
          <w:ins w:id="16956" w:author="Rev 15 Allen Wirfs-Brock" w:date="2013-03-27T14:29:00Z"/>
        </w:rPr>
      </w:pPr>
      <w:ins w:id="16957" w:author="Rev 15 Allen Wirfs-Brock" w:date="2013-03-27T14:29:00Z">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14:paraId="19D6E35B" w14:textId="77777777" w:rsidR="00751335" w:rsidRPr="00E77497" w:rsidRDefault="00751335" w:rsidP="00751335">
      <w:pPr>
        <w:pStyle w:val="Alg4"/>
        <w:numPr>
          <w:ilvl w:val="1"/>
          <w:numId w:val="661"/>
        </w:numPr>
        <w:rPr>
          <w:ins w:id="16958" w:author="Rev 15 Allen Wirfs-Brock" w:date="2013-03-27T14:29:00Z"/>
        </w:rPr>
      </w:pPr>
      <w:ins w:id="16959" w:author="Rev 15 Allen Wirfs-Brock" w:date="2013-03-27T14:29: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14:paraId="63DCC943" w14:textId="77777777" w:rsidR="00751335" w:rsidRPr="007E57F6" w:rsidRDefault="00751335" w:rsidP="00751335">
      <w:pPr>
        <w:pStyle w:val="Alg4"/>
        <w:numPr>
          <w:ilvl w:val="1"/>
          <w:numId w:val="661"/>
        </w:numPr>
        <w:rPr>
          <w:ins w:id="16960" w:author="Rev 15 Allen Wirfs-Brock" w:date="2013-03-27T14:29:00Z"/>
        </w:rPr>
      </w:pPr>
      <w:ins w:id="16961" w:author="Rev 15 Allen Wirfs-Brock" w:date="2013-03-27T14:29:00Z">
        <w:r w:rsidRPr="00E77497">
          <w:t xml:space="preserve">If </w:t>
        </w:r>
        <w:r w:rsidRPr="00E77497">
          <w:rPr>
            <w:i/>
          </w:rPr>
          <w:t xml:space="preserve">desc </w:t>
        </w:r>
        <w:r>
          <w:rPr>
            <w:i/>
          </w:rPr>
          <w:t xml:space="preserve">be </w:t>
        </w:r>
        <w:r w:rsidRPr="00520A36">
          <w:rPr>
            <w:i/>
          </w:rPr>
          <w:t>propId</w:t>
        </w:r>
        <w:r>
          <w:t>.descriptor</w:t>
        </w:r>
      </w:ins>
    </w:p>
    <w:p w14:paraId="2821F9D1" w14:textId="77777777" w:rsidR="00751335" w:rsidRDefault="00751335" w:rsidP="00751335">
      <w:pPr>
        <w:pStyle w:val="Alg4"/>
        <w:numPr>
          <w:ilvl w:val="1"/>
          <w:numId w:val="661"/>
        </w:numPr>
        <w:rPr>
          <w:ins w:id="16962" w:author="Rev 15 Allen Wirfs-Brock" w:date="2013-03-27T14:29:00Z"/>
        </w:rPr>
      </w:pPr>
      <w:ins w:id="16963" w:author="Rev 15 Allen Wirfs-Brock" w:date="2013-03-27T14:29:00Z">
        <w:r>
          <w:t xml:space="preserve">If the type of </w:t>
        </w:r>
        <w:r>
          <w:rPr>
            <w:i/>
          </w:rPr>
          <w:t>v</w:t>
        </w:r>
        <w:r>
          <w:t xml:space="preserve"> is either Object or Null, </w:t>
        </w:r>
      </w:ins>
    </w:p>
    <w:p w14:paraId="3A797EAC" w14:textId="77777777" w:rsidR="00751335" w:rsidRDefault="00751335" w:rsidP="00751335">
      <w:pPr>
        <w:pStyle w:val="Alg4"/>
        <w:numPr>
          <w:ilvl w:val="2"/>
          <w:numId w:val="661"/>
        </w:numPr>
        <w:rPr>
          <w:ins w:id="16964" w:author="Rev 15 Allen Wirfs-Brock" w:date="2013-03-27T14:29:00Z"/>
        </w:rPr>
      </w:pPr>
      <w:ins w:id="16965" w:author="Rev 15 Allen Wirfs-Brock" w:date="2013-03-27T14:29:00Z">
        <w:r>
          <w:t>Set the value of the [[Prototype]] internal</w:t>
        </w:r>
        <w:r w:rsidRPr="00314265">
          <w:t xml:space="preserve"> </w:t>
        </w:r>
        <w:r>
          <w:t xml:space="preserve">data property of </w:t>
        </w:r>
        <w:r>
          <w:rPr>
            <w:i/>
          </w:rPr>
          <w:t>obj</w:t>
        </w:r>
        <w:r>
          <w:t xml:space="preserve"> to </w:t>
        </w:r>
        <w:r>
          <w:rPr>
            <w:i/>
          </w:rPr>
          <w:t>v</w:t>
        </w:r>
        <w:r>
          <w:t>.</w:t>
        </w:r>
      </w:ins>
    </w:p>
    <w:p w14:paraId="61FD6BB7" w14:textId="77777777" w:rsidR="00751335" w:rsidRDefault="00751335" w:rsidP="00751335">
      <w:pPr>
        <w:pStyle w:val="Alg4"/>
        <w:numPr>
          <w:ilvl w:val="1"/>
          <w:numId w:val="661"/>
        </w:numPr>
        <w:rPr>
          <w:ins w:id="16966" w:author="Rev 15 Allen Wirfs-Brock" w:date="2013-03-27T14:29:00Z"/>
        </w:rPr>
      </w:pPr>
      <w:ins w:id="16967" w:author="Rev 15 Allen Wirfs-Brock" w:date="2013-03-27T14:29:00Z">
        <w:r>
          <w:t xml:space="preserve">Return </w:t>
        </w:r>
        <w:r w:rsidRPr="00BC2562">
          <w:rPr>
            <w:i/>
          </w:rPr>
          <w:t>obj</w:t>
        </w:r>
        <w:r w:rsidRPr="00E77497">
          <w:t>.</w:t>
        </w:r>
      </w:ins>
    </w:p>
    <w:p w14:paraId="521A4683" w14:textId="77777777" w:rsidR="00751335" w:rsidRDefault="00751335" w:rsidP="00751335">
      <w:pPr>
        <w:pStyle w:val="Alg4"/>
        <w:numPr>
          <w:ilvl w:val="0"/>
          <w:numId w:val="661"/>
        </w:numPr>
        <w:spacing w:after="220"/>
        <w:contextualSpacing/>
        <w:rPr>
          <w:ins w:id="16968" w:author="Rev 15 Allen Wirfs-Brock" w:date="2013-03-27T14:29:00Z"/>
        </w:rPr>
      </w:pPr>
      <w:ins w:id="16969" w:author="Rev 15 Allen Wirfs-Brock" w:date="2013-03-27T14:29: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14:paraId="550FF32B" w14:textId="77777777" w:rsidR="00751335" w:rsidRDefault="00751335" w:rsidP="00751335">
      <w:pPr>
        <w:pStyle w:val="Alg4"/>
        <w:numPr>
          <w:ilvl w:val="0"/>
          <w:numId w:val="661"/>
        </w:numPr>
        <w:spacing w:after="220"/>
        <w:contextualSpacing/>
        <w:rPr>
          <w:ins w:id="16970" w:author="Rev 15 Allen Wirfs-Brock" w:date="2013-03-27T14:29:00Z"/>
        </w:rPr>
      </w:pPr>
      <w:ins w:id="16971" w:author="Rev 15 Allen Wirfs-Brock" w:date="2013-03-27T14:29:00Z">
        <w:r>
          <w:t xml:space="preserve">Return </w:t>
        </w:r>
        <w:r w:rsidRPr="00474F82">
          <w:rPr>
            <w:i/>
          </w:rPr>
          <w:t>obj</w:t>
        </w:r>
        <w:r>
          <w:t>.</w:t>
        </w:r>
      </w:ins>
    </w:p>
    <w:p w14:paraId="5FF0A1D2" w14:textId="77777777" w:rsidR="00751335" w:rsidRDefault="00751335" w:rsidP="00751335">
      <w:pPr>
        <w:jc w:val="left"/>
        <w:rPr>
          <w:ins w:id="16972" w:author="Rev 15 Allen Wirfs-Brock" w:date="2013-03-27T14:29:00Z"/>
        </w:rPr>
      </w:pPr>
      <w:ins w:id="16973" w:author="Rev 15 Allen Wirfs-Brock" w:date="2013-03-27T14:29:00Z">
        <w:r>
          <w:t>The production</w:t>
        </w:r>
        <w:r>
          <w:br/>
          <w:t xml:space="preserve">     </w:t>
        </w:r>
        <w:r>
          <w:rPr>
            <w:rStyle w:val="bnf"/>
          </w:rPr>
          <w:t>PropertyDefinitionList</w:t>
        </w:r>
        <w:r>
          <w:t xml:space="preserve"> </w:t>
        </w:r>
        <w:r>
          <w:rPr>
            <w:b/>
          </w:rPr>
          <w:t>:</w:t>
        </w:r>
        <w:r>
          <w:t xml:space="preserve">  </w:t>
        </w:r>
        <w:r>
          <w:rPr>
            <w:rStyle w:val="bnf"/>
          </w:rPr>
          <w:t>PropertyDefinitionList</w:t>
        </w:r>
        <w:r>
          <w:t xml:space="preserve"> </w:t>
        </w:r>
        <w:r w:rsidRPr="00612C55">
          <w:rPr>
            <w:rFonts w:ascii="Courier New" w:hAnsi="Courier New" w:cs="Courier New"/>
            <w:b/>
          </w:rPr>
          <w:t>,</w:t>
        </w:r>
        <w:r>
          <w:t xml:space="preserve"> </w:t>
        </w:r>
        <w:r>
          <w:rPr>
            <w:rStyle w:val="bnf"/>
          </w:rPr>
          <w:t>PropertyDefinition</w:t>
        </w:r>
        <w:r>
          <w:br/>
          <w:t>is evaluated as follows:</w:t>
        </w:r>
      </w:ins>
    </w:p>
    <w:p w14:paraId="2D7CD007" w14:textId="77777777" w:rsidR="00751335" w:rsidRDefault="00751335" w:rsidP="00751335">
      <w:pPr>
        <w:pStyle w:val="Alg4"/>
        <w:numPr>
          <w:ilvl w:val="0"/>
          <w:numId w:val="51"/>
        </w:numPr>
        <w:spacing w:after="220"/>
        <w:contextualSpacing/>
        <w:rPr>
          <w:ins w:id="16974" w:author="Rev 15 Allen Wirfs-Brock" w:date="2013-03-27T14:29:00Z"/>
        </w:rPr>
      </w:pPr>
      <w:ins w:id="16975" w:author="Rev 15 Allen Wirfs-Brock" w:date="2013-03-27T14:29:00Z">
        <w:r>
          <w:t xml:space="preserve">Let </w:t>
        </w:r>
        <w:r w:rsidRPr="00474F82">
          <w:rPr>
            <w:i/>
          </w:rPr>
          <w:t>obj</w:t>
        </w:r>
        <w:r>
          <w:t xml:space="preserve"> be the result of evaluating </w:t>
        </w:r>
        <w:r>
          <w:rPr>
            <w:i/>
          </w:rPr>
          <w:t>PropertyDefinitionList</w:t>
        </w:r>
        <w:r>
          <w:t>.</w:t>
        </w:r>
      </w:ins>
    </w:p>
    <w:p w14:paraId="2845751C" w14:textId="77777777" w:rsidR="00751335" w:rsidRDefault="00751335" w:rsidP="00751335">
      <w:pPr>
        <w:pStyle w:val="Alg4"/>
        <w:numPr>
          <w:ilvl w:val="0"/>
          <w:numId w:val="51"/>
        </w:numPr>
        <w:spacing w:after="220"/>
        <w:contextualSpacing/>
        <w:rPr>
          <w:ins w:id="16976" w:author="Rev 15 Allen Wirfs-Brock" w:date="2013-03-27T14:29:00Z"/>
        </w:rPr>
      </w:pPr>
      <w:ins w:id="16977" w:author="Rev 15 Allen Wirfs-Brock" w:date="2013-03-27T14:29:00Z">
        <w:r>
          <w:t xml:space="preserve">Let </w:t>
        </w:r>
        <w:r w:rsidRPr="00474F82">
          <w:rPr>
            <w:i/>
          </w:rPr>
          <w:t>propId</w:t>
        </w:r>
        <w:r>
          <w:t xml:space="preserve"> be the result of evaluating </w:t>
        </w:r>
        <w:r>
          <w:rPr>
            <w:i/>
          </w:rPr>
          <w:t>PropertyDefinition</w:t>
        </w:r>
        <w:r>
          <w:t>.</w:t>
        </w:r>
      </w:ins>
    </w:p>
    <w:p w14:paraId="0BAA817A" w14:textId="77777777" w:rsidR="00751335" w:rsidRDefault="00751335" w:rsidP="00751335">
      <w:pPr>
        <w:pStyle w:val="Alg4"/>
        <w:numPr>
          <w:ilvl w:val="0"/>
          <w:numId w:val="51"/>
        </w:numPr>
        <w:spacing w:after="220"/>
        <w:contextualSpacing/>
        <w:rPr>
          <w:ins w:id="16978" w:author="Rev 15 Allen Wirfs-Brock" w:date="2013-03-27T14:29:00Z"/>
        </w:rPr>
      </w:pPr>
      <w:ins w:id="16979" w:author="Rev 15 Allen Wirfs-Brock" w:date="2013-03-27T14:29:00Z">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14:paraId="2735D1AE" w14:textId="77777777" w:rsidR="00751335" w:rsidRDefault="00751335" w:rsidP="00751335">
      <w:pPr>
        <w:pStyle w:val="Alg4"/>
        <w:numPr>
          <w:ilvl w:val="0"/>
          <w:numId w:val="51"/>
        </w:numPr>
        <w:spacing w:after="220"/>
        <w:contextualSpacing/>
        <w:rPr>
          <w:ins w:id="16980" w:author="Rev 15 Allen Wirfs-Brock" w:date="2013-03-27T14:29:00Z"/>
        </w:rPr>
      </w:pPr>
      <w:ins w:id="16981" w:author="Rev 15 Allen Wirfs-Brock" w:date="2013-03-27T14:29: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14:paraId="56B9C811" w14:textId="77777777" w:rsidR="00751335" w:rsidRDefault="00751335" w:rsidP="00751335">
      <w:pPr>
        <w:pStyle w:val="Alg4"/>
        <w:numPr>
          <w:ilvl w:val="1"/>
          <w:numId w:val="51"/>
        </w:numPr>
        <w:spacing w:after="220"/>
        <w:contextualSpacing/>
        <w:rPr>
          <w:ins w:id="16982" w:author="Rev 15 Allen Wirfs-Brock" w:date="2013-03-27T14:29:00Z"/>
        </w:rPr>
      </w:pPr>
      <w:ins w:id="16983" w:author="Rev 15 Allen Wirfs-Brock" w:date="2013-03-27T14:29: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14:paraId="303D156F" w14:textId="77777777" w:rsidR="00751335" w:rsidRDefault="00751335" w:rsidP="00751335">
      <w:pPr>
        <w:pStyle w:val="Alg4"/>
        <w:numPr>
          <w:ilvl w:val="1"/>
          <w:numId w:val="51"/>
        </w:numPr>
        <w:spacing w:after="220"/>
        <w:contextualSpacing/>
        <w:rPr>
          <w:ins w:id="16984" w:author="Rev 15 Allen Wirfs-Brock" w:date="2013-03-27T14:29:00Z"/>
        </w:rPr>
      </w:pPr>
      <w:ins w:id="16985" w:author="Rev 15 Allen Wirfs-Brock" w:date="2013-03-27T14:29: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14:paraId="326C1453" w14:textId="77777777" w:rsidR="00751335" w:rsidRPr="008311F4" w:rsidRDefault="00751335" w:rsidP="00751335">
      <w:pPr>
        <w:pStyle w:val="Alg4"/>
        <w:numPr>
          <w:ilvl w:val="1"/>
          <w:numId w:val="51"/>
        </w:numPr>
        <w:spacing w:after="220"/>
        <w:contextualSpacing/>
        <w:rPr>
          <w:ins w:id="16986" w:author="Rev 15 Allen Wirfs-Brock" w:date="2013-03-27T14:29:00Z"/>
        </w:rPr>
      </w:pPr>
      <w:ins w:id="16987" w:author="Rev 15 Allen Wirfs-Brock" w:date="2013-03-27T14:29: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14:paraId="77547530" w14:textId="77777777" w:rsidR="00751335" w:rsidRDefault="00751335" w:rsidP="00751335">
      <w:pPr>
        <w:pStyle w:val="Alg4"/>
        <w:numPr>
          <w:ilvl w:val="1"/>
          <w:numId w:val="51"/>
        </w:numPr>
        <w:spacing w:after="220"/>
        <w:contextualSpacing/>
        <w:rPr>
          <w:ins w:id="16988" w:author="Rev 15 Allen Wirfs-Brock" w:date="2013-03-27T14:29:00Z"/>
        </w:rPr>
      </w:pPr>
      <w:ins w:id="16989" w:author="Rev 15 Allen Wirfs-Brock" w:date="2013-03-27T14:29: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14:paraId="7E20A5C0" w14:textId="77777777" w:rsidR="00751335" w:rsidRDefault="00751335" w:rsidP="00751335">
      <w:pPr>
        <w:pStyle w:val="Alg4"/>
        <w:numPr>
          <w:ilvl w:val="0"/>
          <w:numId w:val="51"/>
        </w:numPr>
        <w:rPr>
          <w:ins w:id="16990" w:author="Rev 15 Allen Wirfs-Brock" w:date="2013-03-27T14:29:00Z"/>
        </w:rPr>
      </w:pPr>
      <w:ins w:id="16991" w:author="Rev 15 Allen Wirfs-Brock" w:date="2013-03-27T14:29:00Z">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14:paraId="4583A592" w14:textId="77777777" w:rsidR="00751335" w:rsidRPr="00E77497" w:rsidRDefault="00751335" w:rsidP="00751335">
      <w:pPr>
        <w:pStyle w:val="Alg4"/>
        <w:numPr>
          <w:ilvl w:val="1"/>
          <w:numId w:val="51"/>
        </w:numPr>
        <w:rPr>
          <w:ins w:id="16992" w:author="Rev 15 Allen Wirfs-Brock" w:date="2013-03-27T14:29:00Z"/>
        </w:rPr>
      </w:pPr>
      <w:ins w:id="16993" w:author="Rev 15 Allen Wirfs-Brock" w:date="2013-03-27T14:29: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14:paraId="66739E64" w14:textId="77777777" w:rsidR="00751335" w:rsidRPr="007E57F6" w:rsidRDefault="00751335" w:rsidP="00751335">
      <w:pPr>
        <w:pStyle w:val="Alg4"/>
        <w:numPr>
          <w:ilvl w:val="1"/>
          <w:numId w:val="51"/>
        </w:numPr>
        <w:rPr>
          <w:ins w:id="16994" w:author="Rev 15 Allen Wirfs-Brock" w:date="2013-03-27T14:29:00Z"/>
        </w:rPr>
      </w:pPr>
      <w:ins w:id="16995" w:author="Rev 15 Allen Wirfs-Brock" w:date="2013-03-27T14:29:00Z">
        <w:r w:rsidRPr="00E77497">
          <w:t xml:space="preserve">If </w:t>
        </w:r>
        <w:r w:rsidRPr="00E77497">
          <w:rPr>
            <w:i/>
          </w:rPr>
          <w:t xml:space="preserve">desc </w:t>
        </w:r>
        <w:r>
          <w:rPr>
            <w:i/>
          </w:rPr>
          <w:t xml:space="preserve">be </w:t>
        </w:r>
        <w:r w:rsidRPr="00520A36">
          <w:rPr>
            <w:i/>
          </w:rPr>
          <w:t>propId</w:t>
        </w:r>
        <w:r>
          <w:t>.descriptor</w:t>
        </w:r>
      </w:ins>
    </w:p>
    <w:p w14:paraId="7C903FAF" w14:textId="77777777" w:rsidR="00751335" w:rsidRDefault="00751335" w:rsidP="00751335">
      <w:pPr>
        <w:pStyle w:val="Alg4"/>
        <w:numPr>
          <w:ilvl w:val="1"/>
          <w:numId w:val="51"/>
        </w:numPr>
        <w:rPr>
          <w:ins w:id="16996" w:author="Rev 15 Allen Wirfs-Brock" w:date="2013-03-27T14:29:00Z"/>
        </w:rPr>
      </w:pPr>
      <w:ins w:id="16997" w:author="Rev 15 Allen Wirfs-Brock" w:date="2013-03-27T14:29:00Z">
        <w:r>
          <w:t xml:space="preserve">If the type of </w:t>
        </w:r>
        <w:r>
          <w:rPr>
            <w:i/>
          </w:rPr>
          <w:t>v</w:t>
        </w:r>
        <w:r>
          <w:t xml:space="preserve"> is either Object or Null, </w:t>
        </w:r>
      </w:ins>
    </w:p>
    <w:p w14:paraId="44E82937" w14:textId="77777777" w:rsidR="00751335" w:rsidRDefault="00751335" w:rsidP="00751335">
      <w:pPr>
        <w:pStyle w:val="Alg4"/>
        <w:numPr>
          <w:ilvl w:val="2"/>
          <w:numId w:val="51"/>
        </w:numPr>
        <w:rPr>
          <w:ins w:id="16998" w:author="Rev 15 Allen Wirfs-Brock" w:date="2013-03-27T14:29:00Z"/>
        </w:rPr>
      </w:pPr>
      <w:ins w:id="16999" w:author="Rev 15 Allen Wirfs-Brock" w:date="2013-03-27T14:29:00Z">
        <w:r>
          <w:t xml:space="preserve">Set the value of the [[Prototype]] internal data property of </w:t>
        </w:r>
        <w:r>
          <w:rPr>
            <w:i/>
          </w:rPr>
          <w:t>obj</w:t>
        </w:r>
        <w:r>
          <w:t xml:space="preserve"> to </w:t>
        </w:r>
        <w:r>
          <w:rPr>
            <w:i/>
          </w:rPr>
          <w:t>v</w:t>
        </w:r>
        <w:r>
          <w:t>.</w:t>
        </w:r>
      </w:ins>
    </w:p>
    <w:p w14:paraId="1981FA93" w14:textId="77777777" w:rsidR="00751335" w:rsidRDefault="00751335" w:rsidP="00751335">
      <w:pPr>
        <w:pStyle w:val="Alg4"/>
        <w:numPr>
          <w:ilvl w:val="1"/>
          <w:numId w:val="51"/>
        </w:numPr>
        <w:rPr>
          <w:ins w:id="17000" w:author="Rev 15 Allen Wirfs-Brock" w:date="2013-03-27T14:29:00Z"/>
        </w:rPr>
      </w:pPr>
      <w:ins w:id="17001" w:author="Rev 15 Allen Wirfs-Brock" w:date="2013-03-27T14:29:00Z">
        <w:r>
          <w:t xml:space="preserve">Return </w:t>
        </w:r>
        <w:r w:rsidRPr="00BC2562">
          <w:rPr>
            <w:i/>
          </w:rPr>
          <w:t>obj</w:t>
        </w:r>
        <w:r w:rsidRPr="00E77497">
          <w:t>.</w:t>
        </w:r>
      </w:ins>
    </w:p>
    <w:p w14:paraId="2A7699D8" w14:textId="77777777" w:rsidR="00751335" w:rsidRDefault="00751335" w:rsidP="008F7A25">
      <w:pPr>
        <w:pStyle w:val="Alg4"/>
        <w:numPr>
          <w:ilvl w:val="0"/>
          <w:numId w:val="660"/>
        </w:numPr>
        <w:spacing w:after="220"/>
        <w:contextualSpacing/>
        <w:rPr>
          <w:ins w:id="17002" w:author="Rev 15 Allen Wirfs-Brock" w:date="2013-03-27T14:29:00Z"/>
        </w:rPr>
      </w:pPr>
      <w:ins w:id="17003" w:author="Rev 15 Allen Wirfs-Brock" w:date="2013-03-27T14:29:00Z">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14:paraId="22F8AF0A" w14:textId="77777777" w:rsidR="00751335" w:rsidRDefault="00751335" w:rsidP="00751335">
      <w:pPr>
        <w:pStyle w:val="Alg4"/>
        <w:numPr>
          <w:ilvl w:val="0"/>
          <w:numId w:val="660"/>
        </w:numPr>
        <w:spacing w:after="220"/>
        <w:contextualSpacing/>
        <w:rPr>
          <w:ins w:id="17004" w:author="Rev 15 Allen Wirfs-Brock" w:date="2013-03-27T14:29:00Z"/>
        </w:rPr>
      </w:pPr>
      <w:ins w:id="17005" w:author="Rev 15 Allen Wirfs-Brock" w:date="2013-03-27T14:29:00Z">
        <w:r>
          <w:t xml:space="preserve">Return </w:t>
        </w:r>
        <w:r w:rsidRPr="00D06CF8">
          <w:rPr>
            <w:i/>
          </w:rPr>
          <w:t>obj</w:t>
        </w:r>
        <w:r>
          <w:t>.</w:t>
        </w:r>
      </w:ins>
    </w:p>
    <w:p w14:paraId="395FD59F" w14:textId="77777777" w:rsidR="00751335" w:rsidRPr="00E77497" w:rsidRDefault="00751335" w:rsidP="00751335">
      <w:pPr>
        <w:jc w:val="left"/>
        <w:rPr>
          <w:ins w:id="17006" w:author="Rev 15 Allen Wirfs-Brock" w:date="2013-03-27T14:29:00Z"/>
        </w:rPr>
      </w:pPr>
    </w:p>
    <w:p w14:paraId="2C92F713" w14:textId="77777777" w:rsidR="00B64068" w:rsidRPr="00C459A3" w:rsidRDefault="00B64068" w:rsidP="00C459A3">
      <w:pPr>
        <w:rPr>
          <w:ins w:id="17007" w:author="Rev 8 Allen Wirfs-Brock" w:date="2012-06-11T14:38:00Z"/>
          <w:u w:val="single"/>
        </w:rPr>
      </w:pPr>
    </w:p>
    <w:p w14:paraId="1D1D643A" w14:textId="77777777" w:rsidR="007722AC" w:rsidRDefault="007722AC" w:rsidP="0026283E">
      <w:pPr>
        <w:pStyle w:val="zzBiblio"/>
      </w:pPr>
    </w:p>
    <w:p w14:paraId="0B9AD420" w14:textId="77777777" w:rsidR="007722AC" w:rsidRDefault="007722AC" w:rsidP="0026283E">
      <w:pPr>
        <w:pStyle w:val="zzBiblio"/>
      </w:pPr>
    </w:p>
    <w:p w14:paraId="4DC874F0" w14:textId="77777777" w:rsidR="007722AC" w:rsidRPr="00E77497" w:rsidRDefault="007722AC" w:rsidP="007722AC">
      <w:pPr>
        <w:pStyle w:val="Tabletitle"/>
      </w:pPr>
      <w:r>
        <w:t xml:space="preserve">Table </w:t>
      </w:r>
      <w:r>
        <w:fldChar w:fldCharType="begin"/>
      </w:r>
      <w:r>
        <w:instrText xml:space="preserve"> SEQ Table \* ARABIC </w:instrText>
      </w:r>
      <w:r>
        <w:fldChar w:fldCharType="separate"/>
      </w:r>
      <w:ins w:id="17008" w:author="Rev 19 Allen Wirfs-Brock" w:date="2013-09-27T13:22:00Z">
        <w:r w:rsidR="00D433E8">
          <w:rPr>
            <w:noProof/>
          </w:rPr>
          <w:t>40</w:t>
        </w:r>
      </w:ins>
      <w:ins w:id="17009" w:author="Rev 18 Allen Wirfs-Brock" w:date="2013-09-05T11:37:00Z">
        <w:del w:id="17010" w:author="Rev 19 Allen Wirfs-Brock" w:date="2013-09-27T08:40:00Z">
          <w:r w:rsidR="00083CEC" w:rsidDel="009E7E9E">
            <w:rPr>
              <w:noProof/>
            </w:rPr>
            <w:delText>40</w:delText>
          </w:r>
        </w:del>
      </w:ins>
      <w:ins w:id="17011" w:author="Rev 17 Allen Wirfs-Brock" w:date="2013-08-15T15:57:00Z">
        <w:del w:id="17012" w:author="Rev 19 Allen Wirfs-Brock" w:date="2013-09-27T08:40:00Z">
          <w:r w:rsidR="004B49EB" w:rsidDel="009E7E9E">
            <w:rPr>
              <w:noProof/>
            </w:rPr>
            <w:delText>40</w:delText>
          </w:r>
        </w:del>
      </w:ins>
      <w:ins w:id="17013" w:author="Rev 16 Allen Wirfs-Brock" w:date="2013-06-24T16:13:00Z">
        <w:del w:id="17014" w:author="Rev 19 Allen Wirfs-Brock" w:date="2013-09-27T08:40:00Z">
          <w:r w:rsidR="00C20376" w:rsidDel="009E7E9E">
            <w:rPr>
              <w:noProof/>
            </w:rPr>
            <w:delText>1</w:delText>
          </w:r>
        </w:del>
      </w:ins>
      <w:ins w:id="17015" w:author="Rev 15 Allen Wirfs-Brock" w:date="2013-03-27T15:18:00Z">
        <w:del w:id="17016" w:author="Rev 19 Allen Wirfs-Brock" w:date="2013-09-27T08:40:00Z">
          <w:r w:rsidR="0076699D" w:rsidDel="009E7E9E">
            <w:rPr>
              <w:noProof/>
            </w:rPr>
            <w:delText>1</w:delText>
          </w:r>
        </w:del>
      </w:ins>
      <w:ins w:id="17017" w:author="Rev 14 Allen Wirfs-Brock" w:date="2013-03-08T12:42:00Z">
        <w:del w:id="17018" w:author="Rev 19 Allen Wirfs-Brock" w:date="2013-09-27T08:40:00Z">
          <w:r w:rsidR="00103C7C" w:rsidDel="009E7E9E">
            <w:rPr>
              <w:noProof/>
            </w:rPr>
            <w:delText>1</w:delText>
          </w:r>
        </w:del>
      </w:ins>
      <w:ins w:id="17019" w:author="Rev 13 Allen Wirfs-Brock" w:date="2012-12-10T12:34:00Z">
        <w:del w:id="17020" w:author="Rev 19 Allen Wirfs-Brock" w:date="2013-09-27T08:40:00Z">
          <w:r w:rsidR="001C2F19" w:rsidDel="009E7E9E">
            <w:rPr>
              <w:noProof/>
            </w:rPr>
            <w:delText>1</w:delText>
          </w:r>
        </w:del>
      </w:ins>
      <w:ins w:id="17021" w:author="Rev 12 Allen Wirfs-Brock" w:date="2012-11-22T16:17:00Z">
        <w:del w:id="17022" w:author="Rev 19 Allen Wirfs-Brock" w:date="2013-09-27T08:40:00Z">
          <w:r w:rsidR="00BF0CC7" w:rsidDel="009E7E9E">
            <w:rPr>
              <w:noProof/>
            </w:rPr>
            <w:delText>1</w:delText>
          </w:r>
        </w:del>
      </w:ins>
      <w:del w:id="17023" w:author="Rev 19 Allen Wirfs-Brock" w:date="2013-09-27T08:40:00Z">
        <w:r w:rsidDel="009E7E9E">
          <w:rPr>
            <w:noProof/>
          </w:rPr>
          <w:delText>9</w:delText>
        </w:r>
      </w:del>
      <w:r>
        <w:fldChar w:fldCharType="end"/>
      </w:r>
      <w:r w:rsidRPr="00E77497">
        <w:rPr>
          <w:rFonts w:eastAsia="Arial Unicode MS"/>
        </w:rPr>
        <w:t xml:space="preserve"> — </w:t>
      </w:r>
      <w:r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372"/>
        <w:gridCol w:w="1863"/>
        <w:gridCol w:w="5580"/>
      </w:tblGrid>
      <w:tr w:rsidR="007722AC" w:rsidRPr="00E77497" w14:paraId="4947CC2F" w14:textId="77777777" w:rsidTr="00BD058A">
        <w:trPr>
          <w:jc w:val="center"/>
        </w:trPr>
        <w:tc>
          <w:tcPr>
            <w:tcW w:w="2372" w:type="dxa"/>
            <w:tcBorders>
              <w:top w:val="single" w:sz="12" w:space="0" w:color="000000"/>
              <w:left w:val="single" w:sz="6" w:space="0" w:color="000000"/>
              <w:bottom w:val="single" w:sz="6" w:space="0" w:color="000000"/>
              <w:right w:val="nil"/>
            </w:tcBorders>
            <w:shd w:val="solid" w:color="C0C0C0" w:fill="FFFFFF"/>
          </w:tcPr>
          <w:p w14:paraId="1E3B0690" w14:textId="77777777"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1863" w:type="dxa"/>
            <w:tcBorders>
              <w:top w:val="single" w:sz="12" w:space="0" w:color="000000"/>
              <w:left w:val="nil"/>
              <w:bottom w:val="single" w:sz="6" w:space="0" w:color="000000"/>
              <w:right w:val="nil"/>
            </w:tcBorders>
            <w:shd w:val="solid" w:color="C0C0C0" w:fill="FFFFFF"/>
          </w:tcPr>
          <w:p w14:paraId="597780F4" w14:textId="77777777" w:rsidR="007722AC" w:rsidRPr="00E77497" w:rsidRDefault="007722AC" w:rsidP="00D148E9">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14:paraId="589AE4C9" w14:textId="77777777"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7722AC" w:rsidRPr="00E77497" w14:paraId="45377FFC" w14:textId="77777777" w:rsidTr="00BD058A">
        <w:trPr>
          <w:jc w:val="center"/>
        </w:trPr>
        <w:tc>
          <w:tcPr>
            <w:tcW w:w="2372" w:type="dxa"/>
          </w:tcPr>
          <w:p w14:paraId="627106C2" w14:textId="77777777" w:rsidR="007722AC" w:rsidRPr="00E77497" w:rsidRDefault="007722AC" w:rsidP="00D148E9">
            <w:pPr>
              <w:keepNext/>
              <w:spacing w:after="0"/>
            </w:pPr>
            <w:r w:rsidRPr="00E77497">
              <w:t>[[</w:t>
            </w:r>
            <w:del w:id="17024" w:author="Rev 12 Allen Wirfs-Brock" w:date="2012-11-20T17:32:00Z">
              <w:r w:rsidRPr="00E77497" w:rsidDel="00535CB6">
                <w:delText>NativeBrand</w:delText>
              </w:r>
            </w:del>
            <w:ins w:id="17025" w:author="Rev 12 Allen Wirfs-Brock" w:date="2012-11-20T17:32:00Z">
              <w:r w:rsidR="00535CB6">
                <w:t>BuiltinBrand</w:t>
              </w:r>
            </w:ins>
            <w:r w:rsidRPr="00E77497">
              <w:t>]]</w:t>
            </w:r>
          </w:p>
        </w:tc>
        <w:tc>
          <w:tcPr>
            <w:tcW w:w="1863" w:type="dxa"/>
          </w:tcPr>
          <w:p w14:paraId="251D1898" w14:textId="77777777" w:rsidR="007722AC" w:rsidRPr="00E77497" w:rsidRDefault="007722AC" w:rsidP="00D148E9">
            <w:pPr>
              <w:keepNext/>
              <w:spacing w:after="0"/>
              <w:jc w:val="left"/>
              <w:rPr>
                <w:i/>
              </w:rPr>
            </w:pPr>
            <w:del w:id="17026" w:author="Rev 12 Allen Wirfs-Brock" w:date="2012-11-22T10:38:00Z">
              <w:r w:rsidRPr="00E77497" w:rsidDel="00F97E8E">
                <w:delText>Members of t</w:delText>
              </w:r>
            </w:del>
            <w:ins w:id="17027" w:author="Rev 12 Allen Wirfs-Brock" w:date="2012-11-22T10:38:00Z">
              <w:r w:rsidR="00F97E8E">
                <w:t>T</w:t>
              </w:r>
            </w:ins>
            <w:r w:rsidRPr="00E77497">
              <w:t xml:space="preserve">he </w:t>
            </w:r>
            <w:del w:id="17028" w:author="Rev 12 Allen Wirfs-Brock" w:date="2012-11-20T17:32:00Z">
              <w:r w:rsidRPr="00E77497" w:rsidDel="00535CB6">
                <w:delText>NativeBrand</w:delText>
              </w:r>
            </w:del>
            <w:ins w:id="17029" w:author="Rev 12 Allen Wirfs-Brock" w:date="2012-11-20T17:32:00Z">
              <w:r w:rsidR="00535CB6">
                <w:t>BuiltinBrand</w:t>
              </w:r>
            </w:ins>
            <w:r w:rsidRPr="00E77497">
              <w:t xml:space="preserve"> enumeration.</w:t>
            </w:r>
          </w:p>
        </w:tc>
        <w:tc>
          <w:tcPr>
            <w:tcW w:w="5580" w:type="dxa"/>
          </w:tcPr>
          <w:p w14:paraId="68454A12" w14:textId="77777777" w:rsidR="007722AC" w:rsidRPr="00E77497" w:rsidRDefault="007722AC" w:rsidP="00F97E8E">
            <w:pPr>
              <w:keepNext/>
              <w:spacing w:after="0"/>
            </w:pPr>
            <w:r w:rsidRPr="00E77497">
              <w:t xml:space="preserve">A tag value used by this specification to categorize various kinds of </w:t>
            </w:r>
            <w:del w:id="17030" w:author="Rev 12 Allen Wirfs-Brock" w:date="2012-11-22T10:37:00Z">
              <w:r w:rsidRPr="00E77497" w:rsidDel="00F97E8E">
                <w:delText xml:space="preserve">native </w:delText>
              </w:r>
            </w:del>
            <w:ins w:id="17031" w:author="Rev 12 Allen Wirfs-Brock" w:date="2012-11-22T10:37:00Z">
              <w:r w:rsidR="00F97E8E" w:rsidRPr="00E77497">
                <w:t xml:space="preserve"> </w:t>
              </w:r>
            </w:ins>
            <w:r w:rsidRPr="00E77497">
              <w:t xml:space="preserve">ECMAScript objects defined in this specification. </w:t>
            </w:r>
          </w:p>
        </w:tc>
      </w:tr>
      <w:tr w:rsidR="007722AC" w:rsidRPr="00E77497" w14:paraId="1A44269B" w14:textId="77777777" w:rsidTr="00BD058A">
        <w:trPr>
          <w:jc w:val="center"/>
        </w:trPr>
        <w:tc>
          <w:tcPr>
            <w:tcW w:w="2372" w:type="dxa"/>
          </w:tcPr>
          <w:p w14:paraId="7D35D284" w14:textId="77777777" w:rsidR="007722AC" w:rsidRPr="00E77497" w:rsidRDefault="007722AC" w:rsidP="00D148E9">
            <w:pPr>
              <w:keepNext/>
              <w:spacing w:after="0"/>
            </w:pPr>
            <w:r w:rsidRPr="00E77497">
              <w:t>[[PrimitiveValue]]</w:t>
            </w:r>
          </w:p>
        </w:tc>
        <w:tc>
          <w:tcPr>
            <w:tcW w:w="1863" w:type="dxa"/>
          </w:tcPr>
          <w:p w14:paraId="14DA0858" w14:textId="77777777" w:rsidR="007722AC" w:rsidRPr="00E77497" w:rsidRDefault="007722AC" w:rsidP="00D148E9">
            <w:pPr>
              <w:keepNext/>
              <w:spacing w:after="0"/>
              <w:jc w:val="left"/>
            </w:pPr>
            <w:r w:rsidRPr="00E77497">
              <w:rPr>
                <w:i/>
              </w:rPr>
              <w:t>primitive</w:t>
            </w:r>
          </w:p>
        </w:tc>
        <w:tc>
          <w:tcPr>
            <w:tcW w:w="5580" w:type="dxa"/>
          </w:tcPr>
          <w:p w14:paraId="0B7ECB26" w14:textId="77777777" w:rsidR="007722AC" w:rsidRPr="00E77497" w:rsidRDefault="007722AC" w:rsidP="00D148E9">
            <w:pPr>
              <w:keepNext/>
              <w:spacing w:after="0"/>
            </w:pPr>
            <w:r w:rsidRPr="00E77497">
              <w:t>Internal state information associated with this object. Of the standard built-in ECMAScript objects, only Boolean, Date, Number, and String objects implement [[PrimitiveValue]].</w:t>
            </w:r>
          </w:p>
        </w:tc>
      </w:tr>
      <w:tr w:rsidR="007722AC" w:rsidRPr="00E77497" w14:paraId="3708F9EB" w14:textId="77777777" w:rsidTr="00BD058A">
        <w:trPr>
          <w:jc w:val="center"/>
        </w:trPr>
        <w:tc>
          <w:tcPr>
            <w:tcW w:w="2372" w:type="dxa"/>
          </w:tcPr>
          <w:p w14:paraId="4389CBD2" w14:textId="77777777" w:rsidR="007722AC" w:rsidRPr="00E77497" w:rsidRDefault="007722AC" w:rsidP="00D148E9">
            <w:pPr>
              <w:keepNext/>
              <w:spacing w:after="0"/>
            </w:pPr>
            <w:r w:rsidRPr="00E77497">
              <w:t>[[Scope]]</w:t>
            </w:r>
          </w:p>
        </w:tc>
        <w:tc>
          <w:tcPr>
            <w:tcW w:w="1863" w:type="dxa"/>
          </w:tcPr>
          <w:p w14:paraId="185D0405" w14:textId="77777777" w:rsidR="007722AC" w:rsidRPr="00E77497" w:rsidRDefault="007722AC" w:rsidP="00D148E9">
            <w:pPr>
              <w:keepNext/>
              <w:spacing w:after="0"/>
              <w:jc w:val="left"/>
            </w:pPr>
            <w:r w:rsidRPr="00E77497">
              <w:t>Lexical Environment</w:t>
            </w:r>
          </w:p>
        </w:tc>
        <w:tc>
          <w:tcPr>
            <w:tcW w:w="5580" w:type="dxa"/>
          </w:tcPr>
          <w:p w14:paraId="436FE74B" w14:textId="77777777" w:rsidR="007722AC" w:rsidRPr="00E77497" w:rsidRDefault="007722AC" w:rsidP="00D148E9">
            <w:pPr>
              <w:keepNext/>
              <w:spacing w:after="0"/>
            </w:pPr>
            <w:r w:rsidRPr="00E77497">
              <w:t>A lexical environment that is the environment in which a Function object is executed. Of the standard built-in ECMAScript objects, only Function objects implement [[Scope]].</w:t>
            </w:r>
          </w:p>
        </w:tc>
      </w:tr>
      <w:tr w:rsidR="007722AC" w:rsidRPr="00E77497" w14:paraId="39CA2970" w14:textId="77777777" w:rsidTr="00BD058A">
        <w:trPr>
          <w:jc w:val="center"/>
        </w:trPr>
        <w:tc>
          <w:tcPr>
            <w:tcW w:w="2372" w:type="dxa"/>
          </w:tcPr>
          <w:p w14:paraId="6E6885C2" w14:textId="77777777" w:rsidR="007722AC" w:rsidRPr="00E77497" w:rsidRDefault="007722AC" w:rsidP="00D148E9">
            <w:pPr>
              <w:keepNext/>
              <w:spacing w:after="0"/>
            </w:pPr>
            <w:r w:rsidRPr="00E77497">
              <w:t>[[FormalParameters]]</w:t>
            </w:r>
          </w:p>
        </w:tc>
        <w:tc>
          <w:tcPr>
            <w:tcW w:w="1863" w:type="dxa"/>
          </w:tcPr>
          <w:p w14:paraId="3AE05811" w14:textId="77777777" w:rsidR="007722AC" w:rsidRPr="00E77497" w:rsidRDefault="007722AC" w:rsidP="00D148E9">
            <w:pPr>
              <w:keepNext/>
              <w:spacing w:after="0"/>
              <w:jc w:val="left"/>
            </w:pPr>
            <w:r w:rsidRPr="00E77497">
              <w:t>Parse Tree</w:t>
            </w:r>
          </w:p>
        </w:tc>
        <w:tc>
          <w:tcPr>
            <w:tcW w:w="5580" w:type="dxa"/>
          </w:tcPr>
          <w:p w14:paraId="4B9F4FEE" w14:textId="77777777" w:rsidR="007722AC" w:rsidRPr="009C202C" w:rsidRDefault="007722AC" w:rsidP="00975168">
            <w:pPr>
              <w:keepNext/>
              <w:spacing w:after="0"/>
            </w:pPr>
            <w:r w:rsidRPr="00E77497">
              <w:t xml:space="preserve">A parse tree for ECMAScript code parsed with </w:t>
            </w:r>
            <w:del w:id="17032" w:author="Rev 15 Allen Wirfs-Brock" w:date="2013-05-04T10:21:00Z">
              <w:r w:rsidRPr="004D1BD1" w:rsidDel="00975168">
                <w:rPr>
                  <w:rStyle w:val="bnf"/>
                </w:rPr>
                <w:delText>FormalParameterList</w:delText>
              </w:r>
              <w:r w:rsidRPr="00E65A34" w:rsidDel="00975168">
                <w:rPr>
                  <w:rStyle w:val="bnf"/>
                </w:rPr>
                <w:delText xml:space="preserve"> </w:delText>
              </w:r>
            </w:del>
            <w:ins w:id="17033" w:author="Rev 15 Allen Wirfs-Brock" w:date="2013-05-04T10:21:00Z">
              <w:r w:rsidR="00975168" w:rsidRPr="004D1BD1">
                <w:rPr>
                  <w:rStyle w:val="bnf"/>
                </w:rPr>
                <w:t>FormalParameter</w:t>
              </w:r>
              <w:r w:rsidR="00975168">
                <w:rPr>
                  <w:rStyle w:val="bnf"/>
                </w:rPr>
                <w:t>s</w:t>
              </w:r>
              <w:r w:rsidR="00975168" w:rsidRPr="00E65A34">
                <w:rPr>
                  <w:rStyle w:val="bnf"/>
                </w:rPr>
                <w:t xml:space="preserve"> </w:t>
              </w:r>
            </w:ins>
            <w:r w:rsidRPr="00C7794D">
              <w:t>as the goal symbol</w:t>
            </w:r>
            <w:r w:rsidRPr="004D1BD1">
              <w:t xml:space="preserve">. Of the standard built-in ECMAScript objects, only </w:t>
            </w:r>
            <w:r w:rsidRPr="00E65A34">
              <w:t>Function objects implement [[</w:t>
            </w:r>
            <w:r w:rsidRPr="009C202C">
              <w:t>FormalParameters]].</w:t>
            </w:r>
          </w:p>
        </w:tc>
      </w:tr>
      <w:tr w:rsidR="007722AC" w:rsidRPr="00E77497" w14:paraId="288FCC4C" w14:textId="77777777" w:rsidTr="00BD058A">
        <w:trPr>
          <w:jc w:val="center"/>
        </w:trPr>
        <w:tc>
          <w:tcPr>
            <w:tcW w:w="2372" w:type="dxa"/>
          </w:tcPr>
          <w:p w14:paraId="1BA48E93" w14:textId="77777777" w:rsidR="007722AC" w:rsidRPr="00E77497" w:rsidRDefault="007722AC" w:rsidP="00D148E9">
            <w:pPr>
              <w:keepNext/>
              <w:spacing w:after="0"/>
            </w:pPr>
            <w:r w:rsidRPr="00E77497">
              <w:t>[[Code]]</w:t>
            </w:r>
          </w:p>
        </w:tc>
        <w:tc>
          <w:tcPr>
            <w:tcW w:w="1863" w:type="dxa"/>
          </w:tcPr>
          <w:p w14:paraId="12FE4B90" w14:textId="77777777" w:rsidR="007722AC" w:rsidRPr="00E77497" w:rsidRDefault="007722AC" w:rsidP="00D148E9">
            <w:pPr>
              <w:keepNext/>
              <w:spacing w:after="0"/>
              <w:jc w:val="left"/>
            </w:pPr>
            <w:r w:rsidRPr="00E77497">
              <w:t>Parse Tree</w:t>
            </w:r>
          </w:p>
        </w:tc>
        <w:tc>
          <w:tcPr>
            <w:tcW w:w="5580" w:type="dxa"/>
          </w:tcPr>
          <w:p w14:paraId="40A58298" w14:textId="77777777" w:rsidR="007722AC" w:rsidRPr="00E77497" w:rsidRDefault="007722AC" w:rsidP="00D148E9">
            <w:pPr>
              <w:keepNext/>
              <w:spacing w:after="0"/>
            </w:pPr>
            <w:r w:rsidRPr="00E77497">
              <w:t xml:space="preserve">A parse tree for ECMAScript code parsed with </w:t>
            </w:r>
            <w:r w:rsidRPr="00E77497">
              <w:rPr>
                <w:rStyle w:val="bnf"/>
              </w:rPr>
              <w:t xml:space="preserve">FunctionBody </w:t>
            </w:r>
            <w:r w:rsidRPr="00E77497">
              <w:t>as the goal symbol.  Of the standard built-in ECMAScript objects, only Function objects implement [[Code]].</w:t>
            </w:r>
          </w:p>
        </w:tc>
      </w:tr>
      <w:tr w:rsidR="007722AC" w:rsidRPr="00E77497" w14:paraId="56837340" w14:textId="77777777" w:rsidTr="00BD058A">
        <w:trPr>
          <w:jc w:val="center"/>
        </w:trPr>
        <w:tc>
          <w:tcPr>
            <w:tcW w:w="2372" w:type="dxa"/>
          </w:tcPr>
          <w:p w14:paraId="2F9D5999" w14:textId="77777777" w:rsidR="007722AC" w:rsidRPr="00E77497" w:rsidRDefault="007722AC" w:rsidP="00D148E9">
            <w:pPr>
              <w:keepNext/>
              <w:spacing w:after="0"/>
            </w:pPr>
            <w:r w:rsidRPr="00E77497">
              <w:t>[[Strict]]</w:t>
            </w:r>
          </w:p>
        </w:tc>
        <w:tc>
          <w:tcPr>
            <w:tcW w:w="1863" w:type="dxa"/>
          </w:tcPr>
          <w:p w14:paraId="42832231" w14:textId="77777777" w:rsidR="007722AC" w:rsidRPr="00E77497" w:rsidRDefault="007722AC" w:rsidP="00D148E9">
            <w:pPr>
              <w:keepNext/>
              <w:spacing w:after="0"/>
              <w:jc w:val="left"/>
            </w:pPr>
            <w:r w:rsidRPr="00E77497">
              <w:t>Boolean</w:t>
            </w:r>
          </w:p>
        </w:tc>
        <w:tc>
          <w:tcPr>
            <w:tcW w:w="5580" w:type="dxa"/>
          </w:tcPr>
          <w:p w14:paraId="3BC382F3" w14:textId="77777777" w:rsidR="007722AC" w:rsidRPr="00E77497" w:rsidRDefault="007722AC" w:rsidP="00D148E9">
            <w:pPr>
              <w:keepNext/>
              <w:spacing w:after="0"/>
            </w:pPr>
            <w:del w:id="17034" w:author="Rev 12 Allen Wirfs-Brock" w:date="2012-11-21T17:48:00Z">
              <w:r w:rsidRPr="00593420" w:rsidDel="00BD058A">
                <w:rPr>
                  <w:rFonts w:ascii="Times New Roman" w:hAnsi="Times New Roman"/>
                  <w:b/>
                  <w:bCs/>
                </w:rPr>
                <w:delText>True</w:delText>
              </w:r>
              <w:r w:rsidRPr="00BD058A" w:rsidDel="00BD058A">
                <w:rPr>
                  <w:b/>
                  <w:bCs/>
                </w:rPr>
                <w:delText xml:space="preserve"> </w:delText>
              </w:r>
            </w:del>
            <w:del w:id="17035" w:author="Rev 12 Allen Wirfs-Brock" w:date="2012-11-21T17:50:00Z">
              <w:r w:rsidRPr="00BD058A" w:rsidDel="00BD058A">
                <w:rPr>
                  <w:b/>
                  <w:bCs/>
                </w:rPr>
                <w:delText>if</w:delText>
              </w:r>
            </w:del>
            <w:del w:id="17036" w:author="Rev 12 Allen Wirfs-Brock" w:date="2012-11-21T17:51:00Z">
              <w:r w:rsidRPr="00BD058A" w:rsidDel="00BD058A">
                <w:rPr>
                  <w:b/>
                  <w:bCs/>
                </w:rPr>
                <w:delText xml:space="preserve"> </w:delText>
              </w:r>
            </w:del>
            <w:ins w:id="17037" w:author="Rev 12 Allen Wirfs-Brock" w:date="2012-11-21T17:51:00Z">
              <w:r w:rsidR="00BD058A" w:rsidRPr="00593420">
                <w:rPr>
                  <w:rFonts w:ascii="Times New Roman" w:hAnsi="Times New Roman"/>
                  <w:b/>
                  <w:bCs/>
                </w:rPr>
                <w:t>true</w:t>
              </w:r>
              <w:r w:rsidR="00BD058A" w:rsidRPr="00593420">
                <w:rPr>
                  <w:rFonts w:ascii="Times New Roman" w:hAnsi="Times New Roman"/>
                </w:rPr>
                <w:t xml:space="preserve"> </w:t>
              </w:r>
              <w:r w:rsidR="00BD058A" w:rsidRPr="00145775">
                <w:rPr>
                  <w:rFonts w:cs="Arial"/>
                </w:rPr>
                <w:t>if</w:t>
              </w:r>
              <w:r w:rsidR="00BD058A" w:rsidRPr="00593420">
                <w:rPr>
                  <w:rFonts w:ascii="Times New Roman" w:hAnsi="Times New Roman"/>
                </w:rPr>
                <w:t xml:space="preserve"> </w:t>
              </w:r>
            </w:ins>
            <w:r w:rsidRPr="00BD058A">
              <w:t>a</w:t>
            </w:r>
            <w:r w:rsidRPr="00E77497">
              <w:t xml:space="preserve"> Function object is a strict mode function. Of the standard built-in ECMAScript objects, only Function objects implement [[Strict]].</w:t>
            </w:r>
          </w:p>
        </w:tc>
      </w:tr>
      <w:tr w:rsidR="007722AC" w:rsidRPr="00E77497" w14:paraId="0B125AB0" w14:textId="77777777" w:rsidTr="00BD058A">
        <w:trPr>
          <w:jc w:val="center"/>
        </w:trPr>
        <w:tc>
          <w:tcPr>
            <w:tcW w:w="2372" w:type="dxa"/>
          </w:tcPr>
          <w:p w14:paraId="0BE94953" w14:textId="77777777" w:rsidR="007722AC" w:rsidRPr="00E77497" w:rsidRDefault="007722AC" w:rsidP="00D148E9">
            <w:pPr>
              <w:keepNext/>
              <w:spacing w:after="0"/>
            </w:pPr>
            <w:r w:rsidRPr="00E77497">
              <w:t>[[</w:t>
            </w:r>
            <w:ins w:id="17038" w:author="Rev 12 Allen Wirfs-Brock" w:date="2012-11-19T17:40:00Z">
              <w:r w:rsidR="00536F3B">
                <w:t>Bound</w:t>
              </w:r>
            </w:ins>
            <w:r w:rsidRPr="00E77497">
              <w:t>TargetFunction]]</w:t>
            </w:r>
          </w:p>
        </w:tc>
        <w:tc>
          <w:tcPr>
            <w:tcW w:w="1863" w:type="dxa"/>
          </w:tcPr>
          <w:p w14:paraId="0FAEBE49" w14:textId="77777777" w:rsidR="007722AC" w:rsidRPr="00E77497" w:rsidRDefault="007722AC" w:rsidP="00D148E9">
            <w:pPr>
              <w:keepNext/>
              <w:spacing w:after="0"/>
              <w:jc w:val="left"/>
            </w:pPr>
            <w:r w:rsidRPr="00E77497">
              <w:t>Object</w:t>
            </w:r>
          </w:p>
        </w:tc>
        <w:tc>
          <w:tcPr>
            <w:tcW w:w="5580" w:type="dxa"/>
          </w:tcPr>
          <w:p w14:paraId="3DC6B4C9" w14:textId="77777777" w:rsidR="007722AC" w:rsidRPr="00E77497" w:rsidRDefault="007722AC" w:rsidP="00D148E9">
            <w:pPr>
              <w:keepNext/>
              <w:spacing w:after="0"/>
            </w:pPr>
            <w:r w:rsidRPr="00E77497">
              <w:t>The target function of a function object created using the standard built-in Function.prototype.bind method. Only ECMAScript objects created using Function.prototype.bind have a [[</w:t>
            </w:r>
            <w:ins w:id="17039" w:author="Rev 12 Allen Wirfs-Brock" w:date="2012-11-19T17:40:00Z">
              <w:r w:rsidR="00536F3B">
                <w:t>Bound</w:t>
              </w:r>
            </w:ins>
            <w:r w:rsidRPr="00E77497">
              <w:t>TargetFunction]] internal property.</w:t>
            </w:r>
          </w:p>
        </w:tc>
      </w:tr>
      <w:tr w:rsidR="007722AC" w:rsidRPr="00E77497" w14:paraId="76F63C9A" w14:textId="77777777" w:rsidTr="00BD058A">
        <w:trPr>
          <w:jc w:val="center"/>
        </w:trPr>
        <w:tc>
          <w:tcPr>
            <w:tcW w:w="2372" w:type="dxa"/>
          </w:tcPr>
          <w:p w14:paraId="5A2DD958" w14:textId="77777777" w:rsidR="007722AC" w:rsidRPr="00E77497" w:rsidRDefault="007722AC" w:rsidP="00D148E9">
            <w:pPr>
              <w:keepNext/>
              <w:spacing w:after="0"/>
            </w:pPr>
            <w:r w:rsidRPr="00E77497">
              <w:t>[[BoundThis]]</w:t>
            </w:r>
          </w:p>
        </w:tc>
        <w:tc>
          <w:tcPr>
            <w:tcW w:w="1863" w:type="dxa"/>
          </w:tcPr>
          <w:p w14:paraId="2BF7E2C8" w14:textId="77777777" w:rsidR="007722AC" w:rsidRPr="00E77497" w:rsidRDefault="007722AC" w:rsidP="00D148E9">
            <w:pPr>
              <w:keepNext/>
              <w:spacing w:after="0"/>
              <w:jc w:val="left"/>
              <w:rPr>
                <w:i/>
              </w:rPr>
            </w:pPr>
            <w:r w:rsidRPr="00E77497">
              <w:rPr>
                <w:i/>
              </w:rPr>
              <w:t>any</w:t>
            </w:r>
          </w:p>
        </w:tc>
        <w:tc>
          <w:tcPr>
            <w:tcW w:w="5580" w:type="dxa"/>
          </w:tcPr>
          <w:p w14:paraId="5FC3D604" w14:textId="77777777" w:rsidR="007722AC" w:rsidRPr="00E77497" w:rsidRDefault="007722AC" w:rsidP="00D148E9">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7722AC" w:rsidRPr="00E77497" w14:paraId="7B2D2C89" w14:textId="77777777" w:rsidTr="00BD058A">
        <w:trPr>
          <w:jc w:val="center"/>
        </w:trPr>
        <w:tc>
          <w:tcPr>
            <w:tcW w:w="2372" w:type="dxa"/>
          </w:tcPr>
          <w:p w14:paraId="5F7FE863" w14:textId="77777777" w:rsidR="007722AC" w:rsidRPr="00E77497" w:rsidRDefault="007722AC" w:rsidP="00D148E9">
            <w:pPr>
              <w:keepNext/>
              <w:keepLines/>
              <w:spacing w:after="0"/>
            </w:pPr>
            <w:r w:rsidRPr="00E77497">
              <w:t>[[BoundArguments]]</w:t>
            </w:r>
          </w:p>
        </w:tc>
        <w:tc>
          <w:tcPr>
            <w:tcW w:w="1863" w:type="dxa"/>
          </w:tcPr>
          <w:p w14:paraId="49031553" w14:textId="77777777" w:rsidR="007722AC" w:rsidRPr="00E77497" w:rsidRDefault="007722AC" w:rsidP="00D148E9">
            <w:pPr>
              <w:keepNext/>
              <w:keepLines/>
              <w:spacing w:after="0"/>
              <w:jc w:val="left"/>
              <w:rPr>
                <w:i/>
              </w:rPr>
            </w:pPr>
            <w:r w:rsidRPr="00E77497">
              <w:t xml:space="preserve">List of </w:t>
            </w:r>
            <w:r w:rsidRPr="00E77497">
              <w:rPr>
                <w:i/>
              </w:rPr>
              <w:t>any</w:t>
            </w:r>
          </w:p>
        </w:tc>
        <w:tc>
          <w:tcPr>
            <w:tcW w:w="5580" w:type="dxa"/>
          </w:tcPr>
          <w:p w14:paraId="1655F88E" w14:textId="77777777" w:rsidR="007722AC" w:rsidRPr="00E77497" w:rsidRDefault="007722AC" w:rsidP="00D148E9">
            <w:pPr>
              <w:keepNext/>
              <w:keepLines/>
              <w:spacing w:after="0"/>
            </w:pPr>
            <w:r w:rsidRPr="00E77497">
              <w:t>The pre-bound argument values of a function Object created by the standard built-in Function.prototype.bind method. Only objects created by Function.prototype.bind have a [[BoundArguments]] internal property.</w:t>
            </w:r>
          </w:p>
        </w:tc>
      </w:tr>
      <w:tr w:rsidR="007722AC" w:rsidRPr="00E77497" w14:paraId="66F72C00" w14:textId="77777777" w:rsidTr="00BD058A">
        <w:trPr>
          <w:jc w:val="center"/>
        </w:trPr>
        <w:tc>
          <w:tcPr>
            <w:tcW w:w="2372" w:type="dxa"/>
          </w:tcPr>
          <w:p w14:paraId="0F127284" w14:textId="77777777" w:rsidR="007722AC" w:rsidRPr="00E77497" w:rsidRDefault="007722AC" w:rsidP="00D148E9">
            <w:pPr>
              <w:keepNext/>
              <w:spacing w:after="0"/>
            </w:pPr>
            <w:del w:id="17040" w:author="Rev 14 Allen Wirfs-Brock" w:date="2013-02-08T12:12:00Z">
              <w:r w:rsidRPr="00E77497" w:rsidDel="00C05F42">
                <w:delText>[[Match]]</w:delText>
              </w:r>
            </w:del>
            <w:ins w:id="17041" w:author="Rev 14 Allen Wirfs-Brock" w:date="2013-02-08T12:12:00Z">
              <w:r w:rsidR="00C05F42">
                <w:t>[[RegExpMatch</w:t>
              </w:r>
            </w:ins>
            <w:ins w:id="17042" w:author="Rev 14 Allen Wirfs-Brock" w:date="2013-03-05T15:13:00Z">
              <w:r w:rsidR="003123FC">
                <w:t>er</w:t>
              </w:r>
            </w:ins>
            <w:ins w:id="17043" w:author="Rev 14 Allen Wirfs-Brock" w:date="2013-02-08T12:12:00Z">
              <w:r w:rsidR="00C05F42">
                <w:t>]]</w:t>
              </w:r>
            </w:ins>
          </w:p>
        </w:tc>
        <w:tc>
          <w:tcPr>
            <w:tcW w:w="1863" w:type="dxa"/>
          </w:tcPr>
          <w:p w14:paraId="51BFF769" w14:textId="77777777" w:rsidR="007722AC" w:rsidRPr="00E77497" w:rsidRDefault="007722AC" w:rsidP="00D148E9">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
          <w:p w14:paraId="4C835F98" w14:textId="77777777" w:rsidR="007722AC" w:rsidRPr="00E77497" w:rsidRDefault="007722AC" w:rsidP="00D148E9">
            <w:pPr>
              <w:keepNext/>
              <w:spacing w:after="0"/>
            </w:pPr>
            <w:r w:rsidRPr="00E77497">
              <w:t xml:space="preserve">Tests for a regular expression match and returns a MatchResult value (see 15.10.2.1). Of the standard built-in ECMAScript objects, only RegExp objects implement </w:t>
            </w:r>
            <w:del w:id="17044" w:author="Rev 14 Allen Wirfs-Brock" w:date="2013-02-08T12:12:00Z">
              <w:r w:rsidRPr="00E77497" w:rsidDel="00C05F42">
                <w:delText>[[Match]]</w:delText>
              </w:r>
            </w:del>
            <w:ins w:id="17045" w:author="Rev 14 Allen Wirfs-Brock" w:date="2013-02-08T12:12:00Z">
              <w:r w:rsidR="00C05F42">
                <w:t>[[RegExpMatch]]</w:t>
              </w:r>
            </w:ins>
            <w:r w:rsidRPr="00E77497">
              <w:t>.</w:t>
            </w:r>
          </w:p>
        </w:tc>
      </w:tr>
      <w:tr w:rsidR="007722AC" w:rsidRPr="00E77497" w14:paraId="4F93F535" w14:textId="77777777" w:rsidTr="00BD058A">
        <w:trPr>
          <w:jc w:val="center"/>
        </w:trPr>
        <w:tc>
          <w:tcPr>
            <w:tcW w:w="2372" w:type="dxa"/>
          </w:tcPr>
          <w:p w14:paraId="335FD76A" w14:textId="77777777" w:rsidR="007722AC" w:rsidRPr="00E77497" w:rsidRDefault="007722AC" w:rsidP="00D148E9">
            <w:pPr>
              <w:keepNext/>
              <w:spacing w:after="0"/>
            </w:pPr>
            <w:r w:rsidRPr="00E77497">
              <w:t>[[ParameterMap]]</w:t>
            </w:r>
          </w:p>
        </w:tc>
        <w:tc>
          <w:tcPr>
            <w:tcW w:w="1863" w:type="dxa"/>
          </w:tcPr>
          <w:p w14:paraId="7ED7C80F" w14:textId="77777777" w:rsidR="007722AC" w:rsidRPr="00E77497" w:rsidRDefault="007722AC" w:rsidP="00D148E9">
            <w:pPr>
              <w:keepNext/>
              <w:spacing w:after="0"/>
              <w:jc w:val="left"/>
            </w:pPr>
            <w:r w:rsidRPr="00E77497">
              <w:t>Object</w:t>
            </w:r>
          </w:p>
        </w:tc>
        <w:tc>
          <w:tcPr>
            <w:tcW w:w="5580" w:type="dxa"/>
          </w:tcPr>
          <w:p w14:paraId="3722DD63" w14:textId="77777777" w:rsidR="007722AC" w:rsidRPr="00E77497" w:rsidRDefault="007722AC" w:rsidP="00D148E9">
            <w:pPr>
              <w:keepNext/>
              <w:spacing w:after="0"/>
            </w:pPr>
            <w:r w:rsidRPr="00E77497">
              <w:t>Provides a mapping between the properties of an arguments object (see 10.6) and the formal parameters of the associated function. Only objects that are arguments objects have a [[ParameterMap]] internal property.</w:t>
            </w:r>
          </w:p>
        </w:tc>
      </w:tr>
    </w:tbl>
    <w:p w14:paraId="7A32CEB6" w14:textId="77777777" w:rsidR="007722AC" w:rsidRPr="00E77497" w:rsidRDefault="007722AC" w:rsidP="007722AC"/>
    <w:p w14:paraId="0A3121DE" w14:textId="77777777" w:rsidR="0026283E" w:rsidRPr="00E77497" w:rsidDel="0082165A" w:rsidRDefault="00690D1B">
      <w:pPr>
        <w:pStyle w:val="zzBiblio"/>
        <w:rPr>
          <w:del w:id="17046" w:author="Rev 19 Allen Wirfs-Brock" w:date="2013-09-06T13:53:00Z"/>
        </w:rPr>
      </w:pPr>
      <w:ins w:id="17047" w:author="Rev 8 Allen Wirfs-Brock" w:date="2012-06-11T14:37:00Z">
        <w:r>
          <w:br w:type="page"/>
        </w:r>
      </w:ins>
      <w:del w:id="17048" w:author="Rev 19 Allen Wirfs-Brock" w:date="2013-09-06T13:53:00Z">
        <w:r w:rsidR="0026283E" w:rsidRPr="00E77497" w:rsidDel="0082165A">
          <w:delText>Bibliography</w:delText>
        </w:r>
      </w:del>
    </w:p>
    <w:p w14:paraId="19ECFDF8" w14:textId="77777777" w:rsidR="00E80769" w:rsidRPr="00E77497" w:rsidDel="0082165A" w:rsidRDefault="00E80769">
      <w:pPr>
        <w:pStyle w:val="zzBiblio"/>
        <w:rPr>
          <w:del w:id="17049" w:author="Rev 19 Allen Wirfs-Brock" w:date="2013-09-06T13:53:00Z"/>
        </w:rPr>
        <w:pPrChange w:id="17050" w:author="Rev 19 Allen Wirfs-Brock" w:date="2013-09-06T13:53:00Z">
          <w:pPr>
            <w:pStyle w:val="Bibliography1"/>
          </w:pPr>
        </w:pPrChange>
      </w:pPr>
      <w:del w:id="17051" w:author="Rev 19 Allen Wirfs-Brock" w:date="2013-09-06T13:53:00Z">
        <w:r w:rsidRPr="00E77497" w:rsidDel="0082165A">
          <w:delText>IEEE Std 754-2008: IEEE Standard for Floating-Point Arithmetic. Institute of Electrical and Electronic Engineers, New York (2008)</w:delText>
        </w:r>
      </w:del>
    </w:p>
    <w:p w14:paraId="33D7CF0A" w14:textId="77777777" w:rsidR="00E80769" w:rsidRPr="00E77497" w:rsidDel="0082165A" w:rsidRDefault="00E80769">
      <w:pPr>
        <w:pStyle w:val="zzBiblio"/>
        <w:rPr>
          <w:del w:id="17052" w:author="Rev 19 Allen Wirfs-Brock" w:date="2013-09-06T13:53:00Z"/>
        </w:rPr>
        <w:pPrChange w:id="17053" w:author="Rev 19 Allen Wirfs-Brock" w:date="2013-09-06T13:53:00Z">
          <w:pPr>
            <w:pStyle w:val="Bibliography1"/>
          </w:pPr>
        </w:pPrChange>
      </w:pPr>
      <w:del w:id="17054" w:author="Rev 19 Allen Wirfs-Brock" w:date="2013-09-06T13:53:00Z">
        <w:r w:rsidRPr="00E77497" w:rsidDel="0082165A">
          <w:delText>The Unicode Consortium. The Unicode Standard, Version 3.0, defined by: The Unicode Standard, Version 3.0 (Reading, MA, Addison-Wesley, 2000. ISBN 0-201-61633-5)</w:delText>
        </w:r>
      </w:del>
    </w:p>
    <w:p w14:paraId="792E7218" w14:textId="77777777" w:rsidR="00E80769" w:rsidRPr="00E77497" w:rsidDel="0082165A" w:rsidRDefault="00E80769">
      <w:pPr>
        <w:pStyle w:val="zzBiblio"/>
        <w:rPr>
          <w:del w:id="17055" w:author="Rev 19 Allen Wirfs-Brock" w:date="2013-09-06T13:53:00Z"/>
        </w:rPr>
        <w:pPrChange w:id="17056" w:author="Rev 19 Allen Wirfs-Brock" w:date="2013-09-06T13:53:00Z">
          <w:pPr>
            <w:pStyle w:val="Bibliography1"/>
          </w:pPr>
        </w:pPrChange>
      </w:pPr>
      <w:del w:id="17057" w:author="Rev 19 Allen Wirfs-Brock" w:date="2013-09-06T13:53:00Z">
        <w:r w:rsidRPr="00E77497" w:rsidDel="0082165A">
          <w:delText>Unicode Inc. (2010), Unicode Technical Report #15: Unicode Normalization Forms</w:delText>
        </w:r>
      </w:del>
    </w:p>
    <w:p w14:paraId="05DBFD28" w14:textId="77777777" w:rsidR="00E80769" w:rsidRPr="00E77497" w:rsidDel="0082165A" w:rsidRDefault="00E80769">
      <w:pPr>
        <w:pStyle w:val="zzBiblio"/>
        <w:rPr>
          <w:del w:id="17058" w:author="Rev 19 Allen Wirfs-Brock" w:date="2013-09-06T13:53:00Z"/>
          <w:rStyle w:val="apple-style-span"/>
        </w:rPr>
        <w:pPrChange w:id="17059" w:author="Rev 19 Allen Wirfs-Brock" w:date="2013-09-06T13:53:00Z">
          <w:pPr>
            <w:pStyle w:val="Bibliography1"/>
          </w:pPr>
        </w:pPrChange>
      </w:pPr>
      <w:del w:id="17060" w:author="Rev 19 Allen Wirfs-Brock" w:date="2013-09-06T13:53:00Z">
        <w:r w:rsidRPr="00E77497" w:rsidDel="0082165A">
          <w:rPr>
            <w:rStyle w:val="apple-style-span"/>
            <w:rFonts w:cs="Arial"/>
          </w:rPr>
          <w:delText xml:space="preserve">ISO 8601:2004(E) </w:delText>
        </w:r>
        <w:r w:rsidRPr="00E77497" w:rsidDel="0082165A">
          <w:rPr>
            <w:rStyle w:val="apple-style-span"/>
            <w:rFonts w:cs="Arial"/>
            <w:i/>
          </w:rPr>
          <w:delText>Data elements and interchange formats – Information</w:delText>
        </w:r>
        <w:r w:rsidRPr="00E77497" w:rsidDel="0082165A">
          <w:rPr>
            <w:rFonts w:cs="Arial"/>
            <w:i/>
          </w:rPr>
          <w:delText xml:space="preserve"> </w:delText>
        </w:r>
        <w:r w:rsidRPr="00E77497" w:rsidDel="0082165A">
          <w:rPr>
            <w:rStyle w:val="apple-style-span"/>
            <w:rFonts w:cs="Arial"/>
            <w:i/>
          </w:rPr>
          <w:delText>interchange -- Representation of dates and times</w:delText>
        </w:r>
      </w:del>
    </w:p>
    <w:p w14:paraId="638B9383" w14:textId="77777777" w:rsidR="00E80769" w:rsidRPr="00E77497" w:rsidDel="0082165A" w:rsidRDefault="00E80769">
      <w:pPr>
        <w:pStyle w:val="zzBiblio"/>
        <w:rPr>
          <w:del w:id="17061" w:author="Rev 19 Allen Wirfs-Brock" w:date="2013-09-06T13:53:00Z"/>
          <w:rStyle w:val="apple-style-span"/>
          <w:szCs w:val="18"/>
        </w:rPr>
        <w:pPrChange w:id="17062" w:author="Rev 19 Allen Wirfs-Brock" w:date="2013-09-06T13:53:00Z">
          <w:pPr>
            <w:pStyle w:val="Bibliography1"/>
          </w:pPr>
        </w:pPrChange>
      </w:pPr>
      <w:del w:id="17063" w:author="Rev 19 Allen Wirfs-Brock" w:date="2013-09-06T13:53:00Z">
        <w:r w:rsidRPr="00E77497" w:rsidDel="0082165A">
          <w:rPr>
            <w:rStyle w:val="apple-style-span"/>
            <w:rFonts w:cs="Arial"/>
          </w:rPr>
          <w:delText>RFC 1738 "</w:delText>
        </w:r>
      </w:del>
      <w:ins w:id="17064" w:author="Rev 14 Allen Wirfs-Brock" w:date="2013-01-13T15:34:00Z">
        <w:del w:id="17065" w:author="Rev 19 Allen Wirfs-Brock" w:date="2013-09-06T13:53:00Z">
          <w:r w:rsidR="008E06A3" w:rsidDel="0082165A">
            <w:rPr>
              <w:rStyle w:val="apple-style-span"/>
              <w:rFonts w:cs="Arial"/>
            </w:rPr>
            <w:delText>“</w:delText>
          </w:r>
        </w:del>
      </w:ins>
      <w:del w:id="17066" w:author="Rev 19 Allen Wirfs-Brock" w:date="2013-09-06T13:53:00Z">
        <w:r w:rsidRPr="00E77497" w:rsidDel="0082165A">
          <w:rPr>
            <w:rStyle w:val="apple-style-span"/>
            <w:rFonts w:cs="Arial"/>
          </w:rPr>
          <w:delText xml:space="preserve">Uniform Resource Locators (URL)", </w:delText>
        </w:r>
      </w:del>
      <w:ins w:id="17067" w:author="Rev 14 Allen Wirfs-Brock" w:date="2013-01-13T15:34:00Z">
        <w:del w:id="17068" w:author="Rev 19 Allen Wirfs-Brock" w:date="2013-09-06T13:53:00Z">
          <w:r w:rsidR="008E06A3" w:rsidRPr="00E77497" w:rsidDel="0082165A">
            <w:rPr>
              <w:rStyle w:val="apple-style-span"/>
              <w:rFonts w:cs="Arial"/>
            </w:rPr>
            <w:delText>)</w:delText>
          </w:r>
          <w:r w:rsidR="008E06A3" w:rsidDel="0082165A">
            <w:rPr>
              <w:rStyle w:val="apple-style-span"/>
              <w:rFonts w:cs="Arial"/>
            </w:rPr>
            <w:delText>”</w:delText>
          </w:r>
          <w:r w:rsidR="008E06A3" w:rsidRPr="00E77497" w:rsidDel="0082165A">
            <w:rPr>
              <w:rStyle w:val="apple-style-span"/>
              <w:rFonts w:cs="Arial"/>
            </w:rPr>
            <w:delText xml:space="preserve">, </w:delText>
          </w:r>
        </w:del>
      </w:ins>
      <w:del w:id="17069" w:author="Rev 19 Allen Wirfs-Brock" w:date="2013-09-06T13:53:00Z">
        <w:r w:rsidRPr="00E77497" w:rsidDel="0082165A">
          <w:rPr>
            <w:rStyle w:val="apple-style-span"/>
            <w:rFonts w:cs="Arial"/>
          </w:rPr>
          <w:delText>available at &lt;</w:delText>
        </w:r>
        <w:r w:rsidR="00C34977" w:rsidDel="0082165A">
          <w:fldChar w:fldCharType="begin"/>
        </w:r>
        <w:r w:rsidR="00C34977" w:rsidDel="0082165A">
          <w:delInstrText xml:space="preserve"> HYPERLINK "http://tools.ietf.org/html/rfc1738" </w:delInstrText>
        </w:r>
        <w:r w:rsidR="00C34977" w:rsidDel="0082165A">
          <w:fldChar w:fldCharType="separate"/>
        </w:r>
        <w:r w:rsidRPr="00E77497" w:rsidDel="0082165A">
          <w:rPr>
            <w:rStyle w:val="affb"/>
            <w:rFonts w:cs="Arial"/>
            <w:lang w:val="en-GB"/>
          </w:rPr>
          <w:delText>http://tools.ietf.org/html/rfc1738</w:delText>
        </w:r>
        <w:r w:rsidR="00C34977" w:rsidDel="0082165A">
          <w:rPr>
            <w:rStyle w:val="affb"/>
            <w:rFonts w:cs="Arial"/>
            <w:lang w:val="en-GB"/>
          </w:rPr>
          <w:fldChar w:fldCharType="end"/>
        </w:r>
        <w:r w:rsidRPr="00E77497" w:rsidDel="0082165A">
          <w:rPr>
            <w:rStyle w:val="apple-style-span"/>
            <w:rFonts w:cs="Arial"/>
          </w:rPr>
          <w:delText>&gt;</w:delText>
        </w:r>
      </w:del>
    </w:p>
    <w:p w14:paraId="7CA6FA54" w14:textId="77777777" w:rsidR="00E80769" w:rsidRPr="00E77497" w:rsidDel="0082165A" w:rsidRDefault="00E80769">
      <w:pPr>
        <w:pStyle w:val="zzBiblio"/>
        <w:rPr>
          <w:del w:id="17070" w:author="Rev 19 Allen Wirfs-Brock" w:date="2013-09-06T13:53:00Z"/>
          <w:rStyle w:val="apple-style-span"/>
          <w:szCs w:val="18"/>
        </w:rPr>
        <w:pPrChange w:id="17071" w:author="Rev 19 Allen Wirfs-Brock" w:date="2013-09-06T13:53:00Z">
          <w:pPr>
            <w:pStyle w:val="Bibliography1"/>
            <w:jc w:val="left"/>
          </w:pPr>
        </w:pPrChange>
      </w:pPr>
      <w:del w:id="17072" w:author="Rev 19 Allen Wirfs-Brock" w:date="2013-09-06T13:53:00Z">
        <w:r w:rsidRPr="00E77497" w:rsidDel="0082165A">
          <w:rPr>
            <w:rStyle w:val="apple-style-span"/>
            <w:rFonts w:cs="Arial"/>
          </w:rPr>
          <w:delText>RFC 2396 "</w:delText>
        </w:r>
      </w:del>
      <w:ins w:id="17073" w:author="Rev 14 Allen Wirfs-Brock" w:date="2013-01-13T15:34:00Z">
        <w:del w:id="17074" w:author="Rev 19 Allen Wirfs-Brock" w:date="2013-09-06T13:53:00Z">
          <w:r w:rsidR="008E06A3" w:rsidDel="0082165A">
            <w:rPr>
              <w:rStyle w:val="apple-style-span"/>
              <w:rFonts w:cs="Arial"/>
            </w:rPr>
            <w:delText>“</w:delText>
          </w:r>
        </w:del>
      </w:ins>
      <w:del w:id="17075" w:author="Rev 19 Allen Wirfs-Brock" w:date="2013-09-06T13:53:00Z">
        <w:r w:rsidRPr="00E77497" w:rsidDel="0082165A">
          <w:rPr>
            <w:rStyle w:val="apple-style-span"/>
            <w:rFonts w:cs="Arial"/>
          </w:rPr>
          <w:delText xml:space="preserve">Uniform Resource Identifiers (URI): Generic Syntax", </w:delText>
        </w:r>
      </w:del>
      <w:ins w:id="17076" w:author="Rev 14 Allen Wirfs-Brock" w:date="2013-01-13T15:34:00Z">
        <w:del w:id="17077" w:author="Rev 19 Allen Wirfs-Brock" w:date="2013-09-06T13:53:00Z">
          <w:r w:rsidR="008E06A3" w:rsidDel="0082165A">
            <w:rPr>
              <w:rStyle w:val="apple-style-span"/>
              <w:rFonts w:cs="Arial"/>
            </w:rPr>
            <w:delText>”</w:delText>
          </w:r>
          <w:r w:rsidR="008E06A3" w:rsidRPr="00E77497" w:rsidDel="0082165A">
            <w:rPr>
              <w:rStyle w:val="apple-style-span"/>
              <w:rFonts w:cs="Arial"/>
            </w:rPr>
            <w:delText xml:space="preserve">, </w:delText>
          </w:r>
        </w:del>
      </w:ins>
      <w:del w:id="17078" w:author="Rev 19 Allen Wirfs-Brock" w:date="2013-09-06T13:53:00Z">
        <w:r w:rsidRPr="00E77497" w:rsidDel="0082165A">
          <w:rPr>
            <w:rStyle w:val="apple-style-span"/>
            <w:rFonts w:cs="Arial"/>
          </w:rPr>
          <w:delText>available at &lt;</w:delText>
        </w:r>
        <w:r w:rsidR="00C34977" w:rsidDel="0082165A">
          <w:fldChar w:fldCharType="begin"/>
        </w:r>
        <w:r w:rsidR="00C34977" w:rsidDel="0082165A">
          <w:delInstrText xml:space="preserve"> HYPERLINK "http://tools.ietf.org/html/rfc2396" </w:delInstrText>
        </w:r>
        <w:r w:rsidR="00C34977" w:rsidDel="0082165A">
          <w:fldChar w:fldCharType="separate"/>
        </w:r>
        <w:r w:rsidRPr="00E77497" w:rsidDel="0082165A">
          <w:rPr>
            <w:rStyle w:val="affb"/>
            <w:rFonts w:cs="Arial"/>
            <w:lang w:val="en-GB"/>
          </w:rPr>
          <w:delText>http://tools.ietf.org/html/rfc2396</w:delText>
        </w:r>
        <w:r w:rsidR="00C34977" w:rsidDel="0082165A">
          <w:rPr>
            <w:rStyle w:val="affb"/>
            <w:rFonts w:cs="Arial"/>
            <w:lang w:val="en-GB"/>
          </w:rPr>
          <w:fldChar w:fldCharType="end"/>
        </w:r>
        <w:r w:rsidRPr="00E77497" w:rsidDel="0082165A">
          <w:rPr>
            <w:rStyle w:val="apple-style-span"/>
            <w:rFonts w:cs="Arial"/>
          </w:rPr>
          <w:delText>&gt;</w:delText>
        </w:r>
      </w:del>
    </w:p>
    <w:p w14:paraId="2CDE5E61" w14:textId="77777777" w:rsidR="00E80769" w:rsidRPr="00E77497" w:rsidDel="0082165A" w:rsidRDefault="00E80769">
      <w:pPr>
        <w:pStyle w:val="zzBiblio"/>
        <w:rPr>
          <w:del w:id="17079" w:author="Rev 19 Allen Wirfs-Brock" w:date="2013-09-06T13:53:00Z"/>
          <w:rStyle w:val="apple-style-span"/>
          <w:szCs w:val="18"/>
        </w:rPr>
        <w:pPrChange w:id="17080" w:author="Rev 19 Allen Wirfs-Brock" w:date="2013-09-06T13:53:00Z">
          <w:pPr>
            <w:pStyle w:val="Bibliography1"/>
            <w:jc w:val="left"/>
          </w:pPr>
        </w:pPrChange>
      </w:pPr>
      <w:del w:id="17081" w:author="Rev 19 Allen Wirfs-Brock" w:date="2013-09-06T13:53:00Z">
        <w:r w:rsidRPr="00E77497" w:rsidDel="0082165A">
          <w:rPr>
            <w:rStyle w:val="apple-style-span"/>
            <w:rFonts w:cs="Arial"/>
          </w:rPr>
          <w:delText>RFC 3629 "</w:delText>
        </w:r>
      </w:del>
      <w:ins w:id="17082" w:author="Rev 14 Allen Wirfs-Brock" w:date="2013-01-13T15:33:00Z">
        <w:del w:id="17083" w:author="Rev 19 Allen Wirfs-Brock" w:date="2013-09-06T13:53:00Z">
          <w:r w:rsidR="008E06A3" w:rsidDel="0082165A">
            <w:rPr>
              <w:rStyle w:val="apple-style-span"/>
              <w:rFonts w:cs="Arial"/>
            </w:rPr>
            <w:delText>“</w:delText>
          </w:r>
        </w:del>
      </w:ins>
      <w:del w:id="17084" w:author="Rev 19 Allen Wirfs-Brock" w:date="2013-09-06T13:53:00Z">
        <w:r w:rsidRPr="00E77497" w:rsidDel="0082165A">
          <w:rPr>
            <w:rStyle w:val="apple-style-span"/>
            <w:rFonts w:cs="Arial"/>
          </w:rPr>
          <w:delText xml:space="preserve">UTF-8, a transformation format of ISO 10646", </w:delText>
        </w:r>
      </w:del>
      <w:ins w:id="17085" w:author="Rev 14 Allen Wirfs-Brock" w:date="2013-01-13T15:34:00Z">
        <w:del w:id="17086" w:author="Rev 19 Allen Wirfs-Brock" w:date="2013-09-06T13:53:00Z">
          <w:r w:rsidR="008E06A3" w:rsidDel="0082165A">
            <w:rPr>
              <w:rStyle w:val="apple-style-span"/>
              <w:rFonts w:cs="Arial"/>
            </w:rPr>
            <w:delText>”</w:delText>
          </w:r>
          <w:r w:rsidR="008E06A3" w:rsidRPr="00E77497" w:rsidDel="0082165A">
            <w:rPr>
              <w:rStyle w:val="apple-style-span"/>
              <w:rFonts w:cs="Arial"/>
            </w:rPr>
            <w:delText xml:space="preserve">, </w:delText>
          </w:r>
        </w:del>
      </w:ins>
      <w:del w:id="17087" w:author="Rev 19 Allen Wirfs-Brock" w:date="2013-09-06T13:53:00Z">
        <w:r w:rsidRPr="00E77497" w:rsidDel="0082165A">
          <w:rPr>
            <w:rStyle w:val="apple-style-span"/>
            <w:rFonts w:cs="Arial"/>
          </w:rPr>
          <w:delText>available at &lt;</w:delText>
        </w:r>
        <w:r w:rsidR="00C34977" w:rsidDel="0082165A">
          <w:fldChar w:fldCharType="begin"/>
        </w:r>
        <w:r w:rsidR="00C34977" w:rsidDel="0082165A">
          <w:delInstrText xml:space="preserve"> HYPERLINK "http://tools.ietf.org/html/rfc3629" </w:delInstrText>
        </w:r>
        <w:r w:rsidR="00C34977" w:rsidDel="0082165A">
          <w:fldChar w:fldCharType="separate"/>
        </w:r>
        <w:r w:rsidRPr="00E77497" w:rsidDel="0082165A">
          <w:rPr>
            <w:rStyle w:val="affb"/>
            <w:rFonts w:cs="Arial"/>
            <w:lang w:val="en-GB"/>
          </w:rPr>
          <w:delText>http://tools.ietf.org/html/rfc3629</w:delText>
        </w:r>
        <w:r w:rsidR="00C34977" w:rsidDel="0082165A">
          <w:rPr>
            <w:rStyle w:val="affb"/>
            <w:rFonts w:cs="Arial"/>
            <w:lang w:val="en-GB"/>
          </w:rPr>
          <w:fldChar w:fldCharType="end"/>
        </w:r>
        <w:r w:rsidRPr="00E77497" w:rsidDel="0082165A">
          <w:rPr>
            <w:rStyle w:val="apple-style-span"/>
            <w:rFonts w:cs="Arial"/>
          </w:rPr>
          <w:delText>&gt;</w:delText>
        </w:r>
      </w:del>
    </w:p>
    <w:p w14:paraId="69D77E6F" w14:textId="77777777" w:rsidR="00990F07" w:rsidRPr="00145775" w:rsidDel="0082165A" w:rsidRDefault="00E80769">
      <w:pPr>
        <w:pStyle w:val="zzBiblio"/>
        <w:rPr>
          <w:ins w:id="17088" w:author="Rev 14 Allen Wirfs-Brock" w:date="2013-01-13T15:31:00Z"/>
          <w:del w:id="17089" w:author="Rev 19 Allen Wirfs-Brock" w:date="2013-09-06T13:53:00Z"/>
          <w:rStyle w:val="apple-style-span"/>
        </w:rPr>
        <w:pPrChange w:id="17090" w:author="Rev 19 Allen Wirfs-Brock" w:date="2013-09-06T13:53:00Z">
          <w:pPr>
            <w:pStyle w:val="Bibliography1"/>
            <w:jc w:val="left"/>
          </w:pPr>
        </w:pPrChange>
      </w:pPr>
      <w:del w:id="17091" w:author="Rev 19 Allen Wirfs-Brock" w:date="2013-09-06T13:53:00Z">
        <w:r w:rsidRPr="00E77497" w:rsidDel="0082165A">
          <w:rPr>
            <w:rStyle w:val="apple-style-span"/>
            <w:rFonts w:cs="Arial"/>
          </w:rPr>
          <w:delText>RFC 4627 "</w:delText>
        </w:r>
      </w:del>
      <w:ins w:id="17092" w:author="Rev 14 Allen Wirfs-Brock" w:date="2013-01-13T15:33:00Z">
        <w:del w:id="17093" w:author="Rev 19 Allen Wirfs-Brock" w:date="2013-09-06T13:53:00Z">
          <w:r w:rsidR="008E06A3" w:rsidDel="0082165A">
            <w:rPr>
              <w:rStyle w:val="apple-style-span"/>
              <w:rFonts w:cs="Arial"/>
            </w:rPr>
            <w:delText>“</w:delText>
          </w:r>
        </w:del>
      </w:ins>
      <w:del w:id="17094" w:author="Rev 19 Allen Wirfs-Brock" w:date="2013-09-06T13:53:00Z">
        <w:r w:rsidRPr="00E77497" w:rsidDel="0082165A">
          <w:rPr>
            <w:rStyle w:val="apple-style-span"/>
            <w:rFonts w:cs="Arial"/>
          </w:rPr>
          <w:delText>The application/json Media Type for JavaScript Object</w:delText>
        </w:r>
        <w:r w:rsidRPr="00E77497" w:rsidDel="0082165A">
          <w:rPr>
            <w:rFonts w:cs="Arial"/>
          </w:rPr>
          <w:delText xml:space="preserve"> </w:delText>
        </w:r>
        <w:r w:rsidRPr="00E77497" w:rsidDel="0082165A">
          <w:rPr>
            <w:rStyle w:val="apple-style-span"/>
            <w:rFonts w:cs="Arial"/>
          </w:rPr>
          <w:delText xml:space="preserve">Notation (JSON)" </w:delText>
        </w:r>
      </w:del>
      <w:ins w:id="17095" w:author="Rev 14 Allen Wirfs-Brock" w:date="2013-01-13T15:33:00Z">
        <w:del w:id="17096" w:author="Rev 19 Allen Wirfs-Brock" w:date="2013-09-06T13:53:00Z">
          <w:r w:rsidR="008E06A3" w:rsidRPr="00E77497" w:rsidDel="0082165A">
            <w:rPr>
              <w:rStyle w:val="apple-style-span"/>
              <w:rFonts w:cs="Arial"/>
            </w:rPr>
            <w:delText>)</w:delText>
          </w:r>
          <w:r w:rsidR="008E06A3" w:rsidDel="0082165A">
            <w:rPr>
              <w:rStyle w:val="apple-style-span"/>
              <w:rFonts w:cs="Arial"/>
            </w:rPr>
            <w:delText>”</w:delText>
          </w:r>
          <w:r w:rsidR="008E06A3" w:rsidRPr="00E77497" w:rsidDel="0082165A">
            <w:rPr>
              <w:rStyle w:val="apple-style-span"/>
              <w:rFonts w:cs="Arial"/>
            </w:rPr>
            <w:delText xml:space="preserve"> </w:delText>
          </w:r>
        </w:del>
      </w:ins>
      <w:del w:id="17097" w:author="Rev 19 Allen Wirfs-Brock" w:date="2013-09-06T13:53:00Z">
        <w:r w:rsidRPr="00E77497" w:rsidDel="0082165A">
          <w:rPr>
            <w:rStyle w:val="apple-style-span"/>
            <w:rFonts w:cs="Arial"/>
          </w:rPr>
          <w:delText>, available at &lt;</w:delText>
        </w:r>
        <w:r w:rsidR="00C34977" w:rsidDel="0082165A">
          <w:fldChar w:fldCharType="begin"/>
        </w:r>
        <w:r w:rsidR="00C34977" w:rsidDel="0082165A">
          <w:delInstrText xml:space="preserve"> HYPERLINK "http://tools.ietf.org/html/rfc4627" </w:delInstrText>
        </w:r>
        <w:r w:rsidR="00C34977" w:rsidDel="0082165A">
          <w:fldChar w:fldCharType="separate"/>
        </w:r>
        <w:r w:rsidRPr="00E77497" w:rsidDel="0082165A">
          <w:rPr>
            <w:rStyle w:val="affb"/>
            <w:rFonts w:cs="Arial"/>
            <w:lang w:val="en-GB"/>
          </w:rPr>
          <w:delText>http://tools.ietf.org/html/rfc4627</w:delText>
        </w:r>
        <w:r w:rsidR="00C34977" w:rsidDel="0082165A">
          <w:rPr>
            <w:rStyle w:val="affb"/>
            <w:rFonts w:cs="Arial"/>
            <w:lang w:val="en-GB"/>
          </w:rPr>
          <w:fldChar w:fldCharType="end"/>
        </w:r>
        <w:r w:rsidRPr="00E77497" w:rsidDel="0082165A">
          <w:rPr>
            <w:rStyle w:val="apple-style-span"/>
            <w:rFonts w:cs="Arial"/>
          </w:rPr>
          <w:delText>&gt;</w:delText>
        </w:r>
      </w:del>
    </w:p>
    <w:p w14:paraId="0B1A684E" w14:textId="77777777" w:rsidR="008E06A3" w:rsidRPr="00E77497" w:rsidDel="0082165A" w:rsidRDefault="008E06A3">
      <w:pPr>
        <w:pStyle w:val="zzBiblio"/>
        <w:rPr>
          <w:del w:id="17098" w:author="Rev 19 Allen Wirfs-Brock" w:date="2013-09-06T13:53:00Z"/>
        </w:rPr>
        <w:pPrChange w:id="17099" w:author="Rev 19 Allen Wirfs-Brock" w:date="2013-09-06T13:53:00Z">
          <w:pPr>
            <w:pStyle w:val="Bibliography1"/>
          </w:pPr>
        </w:pPrChange>
      </w:pPr>
      <w:ins w:id="17100" w:author="Rev 14 Allen Wirfs-Brock" w:date="2013-01-13T15:35:00Z">
        <w:del w:id="17101" w:author="Rev 19 Allen Wirfs-Brock" w:date="2013-09-06T13:53:00Z">
          <w:r w:rsidRPr="00E77497" w:rsidDel="0082165A">
            <w:delText>Unicode Inc. (2010), Unicode Technical Report #15:</w:delText>
          </w:r>
        </w:del>
      </w:ins>
      <w:ins w:id="17102" w:author="Rev 14 Allen Wirfs-Brock" w:date="2013-01-13T15:32:00Z">
        <w:del w:id="17103" w:author="Rev 19 Allen Wirfs-Brock" w:date="2013-09-06T13:53:00Z">
          <w:r w:rsidRPr="00145775" w:rsidDel="0082165A">
            <w:delText xml:space="preserve"> </w:delText>
          </w:r>
        </w:del>
      </w:ins>
      <w:ins w:id="17104" w:author="Rev 14 Allen Wirfs-Brock" w:date="2013-01-13T15:33:00Z">
        <w:del w:id="17105" w:author="Rev 19 Allen Wirfs-Brock" w:date="2013-09-06T13:53:00Z">
          <w:r w:rsidDel="0082165A">
            <w:delText>“</w:delText>
          </w:r>
        </w:del>
      </w:ins>
      <w:ins w:id="17106" w:author="Rev 14 Allen Wirfs-Brock" w:date="2013-01-13T15:32:00Z">
        <w:del w:id="17107" w:author="Rev 19 Allen Wirfs-Brock" w:date="2013-09-06T13:53:00Z">
          <w:r w:rsidRPr="00145775" w:rsidDel="0082165A">
            <w:delText>Unicode Normalization Forms</w:delText>
          </w:r>
        </w:del>
      </w:ins>
      <w:ins w:id="17108" w:author="Rev 14 Allen Wirfs-Brock" w:date="2013-01-13T15:33:00Z">
        <w:del w:id="17109" w:author="Rev 19 Allen Wirfs-Brock" w:date="2013-09-06T13:53:00Z">
          <w:r w:rsidDel="0082165A">
            <w:delText>”</w:delText>
          </w:r>
        </w:del>
      </w:ins>
      <w:ins w:id="17110" w:author="Rev 14 Allen Wirfs-Brock" w:date="2013-01-13T15:32:00Z">
        <w:del w:id="17111" w:author="Rev 19 Allen Wirfs-Brock" w:date="2013-09-06T13:53:00Z">
          <w:r w:rsidDel="0082165A">
            <w:delText>, available at &lt;</w:delText>
          </w:r>
        </w:del>
      </w:ins>
      <w:ins w:id="17112" w:author="Rev 14 Allen Wirfs-Brock" w:date="2013-01-13T15:33:00Z">
        <w:del w:id="17113" w:author="Rev 19 Allen Wirfs-Brock" w:date="2013-09-06T13:53:00Z">
          <w:r w:rsidDel="0082165A">
            <w:fldChar w:fldCharType="begin"/>
          </w:r>
          <w:r w:rsidDel="0082165A">
            <w:delInstrText xml:space="preserve"> HYPERLINK "http://www.unicode.org/reports/tr15/tr15-29.html" </w:delInstrText>
          </w:r>
          <w:r w:rsidDel="0082165A">
            <w:fldChar w:fldCharType="separate"/>
          </w:r>
          <w:r w:rsidRPr="008E06A3" w:rsidDel="0082165A">
            <w:rPr>
              <w:rStyle w:val="affb"/>
              <w:lang w:val="en-GB"/>
            </w:rPr>
            <w:delText>http://www.unicode.org/reports/tr15/tr15-29.html</w:delText>
          </w:r>
          <w:r w:rsidDel="0082165A">
            <w:fldChar w:fldCharType="end"/>
          </w:r>
        </w:del>
      </w:ins>
      <w:ins w:id="17114" w:author="Rev 14 Allen Wirfs-Brock" w:date="2013-01-13T15:32:00Z">
        <w:del w:id="17115" w:author="Rev 19 Allen Wirfs-Brock" w:date="2013-09-06T13:53:00Z">
          <w:r w:rsidDel="0082165A">
            <w:delText>&gt;</w:delText>
          </w:r>
        </w:del>
      </w:ins>
    </w:p>
    <w:p w14:paraId="0F20351B" w14:textId="77777777" w:rsidR="00990F07" w:rsidRPr="00E77497" w:rsidRDefault="0045371C" w:rsidP="008D16AA">
      <w:pPr>
        <w:pStyle w:val="Bibliography1"/>
        <w:numPr>
          <w:ilvl w:val="0"/>
          <w:numId w:val="0"/>
        </w:numPr>
        <w:tabs>
          <w:tab w:val="clear" w:pos="660"/>
          <w:tab w:val="left" w:pos="2760"/>
        </w:tabs>
      </w:pPr>
      <w:ins w:id="17116" w:author="Rev 8 Allen Wirfs-Brock" w:date="2012-05-31T17:07:00Z">
        <w:del w:id="17117" w:author="Rev 19 Allen Wirfs-Brock" w:date="2013-09-06T13:53:00Z">
          <w:r w:rsidDel="0082165A">
            <w:tab/>
          </w:r>
          <w:r w:rsidDel="0082165A">
            <w:tab/>
          </w:r>
        </w:del>
      </w:ins>
    </w:p>
    <w:p w14:paraId="61A20C32" w14:textId="77777777" w:rsidR="00D20EE3" w:rsidRPr="00E77497" w:rsidRDefault="00D20EE3" w:rsidP="0026283E"/>
    <w:p w14:paraId="20BACDA1" w14:textId="77777777" w:rsidR="0026283E" w:rsidRPr="00E77497" w:rsidRDefault="0026283E" w:rsidP="0026283E">
      <w:pPr>
        <w:sectPr w:rsidR="0026283E" w:rsidRPr="00E77497" w:rsidSect="00B71909">
          <w:headerReference w:type="even" r:id="rId29"/>
          <w:headerReference w:type="default" r:id="rId30"/>
          <w:footerReference w:type="even" r:id="rId31"/>
          <w:footerReference w:type="default" r:id="rId32"/>
          <w:headerReference w:type="first" r:id="rId33"/>
          <w:footerReference w:type="first" r:id="rId34"/>
          <w:type w:val="oddPage"/>
          <w:pgSz w:w="11906" w:h="16838"/>
          <w:pgMar w:top="1702" w:right="737" w:bottom="567" w:left="850" w:header="709" w:footer="283" w:gutter="567"/>
          <w:pgNumType w:start="1"/>
          <w:cols w:space="720"/>
          <w:titlePg/>
          <w:docGrid w:linePitch="272"/>
        </w:sectPr>
      </w:pPr>
    </w:p>
    <w:p w14:paraId="396F6FCE" w14:textId="77777777" w:rsidR="0026283E" w:rsidRPr="00E77497" w:rsidRDefault="0026283E" w:rsidP="0026283E"/>
    <w:p w14:paraId="03211545" w14:textId="77777777" w:rsidR="00A95C0C" w:rsidRDefault="00A95C0C" w:rsidP="00A95C0C">
      <w:pPr>
        <w:pStyle w:val="20"/>
      </w:pPr>
      <w:bookmarkStart w:id="17118" w:name="_Toc368050893"/>
      <w:r>
        <w:t>Binary Data</w:t>
      </w:r>
      <w:r w:rsidRPr="00E77497">
        <w:t xml:space="preserve"> Object</w:t>
      </w:r>
      <w:r>
        <w:t>s</w:t>
      </w:r>
      <w:bookmarkEnd w:id="17118"/>
    </w:p>
    <w:p w14:paraId="2739ACF8" w14:textId="77777777" w:rsidR="00A95C0C" w:rsidRDefault="00A95C0C" w:rsidP="00A95C0C">
      <w:pPr>
        <w:pStyle w:val="30"/>
      </w:pPr>
      <w:bookmarkStart w:id="17119" w:name="_Toc368050894"/>
      <w:commentRangeStart w:id="17120"/>
      <w:r>
        <w:t>The BinaryData Module</w:t>
      </w:r>
      <w:bookmarkEnd w:id="17119"/>
    </w:p>
    <w:p w14:paraId="6AAD62B6" w14:textId="77777777" w:rsidR="00A95C0C" w:rsidRDefault="00A95C0C" w:rsidP="00A95C0C">
      <w:pPr>
        <w:pStyle w:val="30"/>
      </w:pPr>
      <w:bookmarkStart w:id="17121" w:name="_Toc368050895"/>
      <w:r>
        <w:t>The BinaryData.Type Object</w:t>
      </w:r>
      <w:bookmarkEnd w:id="17121"/>
    </w:p>
    <w:p w14:paraId="18B0CEF0" w14:textId="77777777" w:rsidR="00A95C0C" w:rsidRDefault="00A95C0C" w:rsidP="00A95C0C">
      <w:pPr>
        <w:pStyle w:val="40"/>
      </w:pPr>
      <w:r>
        <w:t>BinaryData.</w:t>
      </w:r>
      <w:r w:rsidRPr="008E2885">
        <w:rPr>
          <w:i/>
        </w:rPr>
        <w:t>ScalarType</w:t>
      </w:r>
      <w:r>
        <w:t xml:space="preserve"> Type Instance Objects</w:t>
      </w:r>
    </w:p>
    <w:p w14:paraId="51FF9977" w14:textId="77777777" w:rsidR="00A95C0C" w:rsidRDefault="00A95C0C" w:rsidP="00A95C0C">
      <w:pPr>
        <w:pStyle w:val="30"/>
      </w:pPr>
      <w:bookmarkStart w:id="17122" w:name="_Toc368050896"/>
      <w:r>
        <w:t>The BinaryData.ArrayType Object</w:t>
      </w:r>
      <w:bookmarkEnd w:id="17122"/>
    </w:p>
    <w:p w14:paraId="55AF409F" w14:textId="77777777" w:rsidR="00A95C0C" w:rsidRDefault="00A95C0C" w:rsidP="00A95C0C">
      <w:pPr>
        <w:pStyle w:val="30"/>
        <w:rPr>
          <w:ins w:id="17123" w:author="Rev 18 Allen Wirfs-Brock" w:date="2013-09-04T18:28:00Z"/>
        </w:rPr>
      </w:pPr>
      <w:bookmarkStart w:id="17124" w:name="_Toc368050897"/>
      <w:r>
        <w:t>The BinaryData.StructType Object</w:t>
      </w:r>
      <w:commentRangeEnd w:id="17120"/>
      <w:r>
        <w:rPr>
          <w:rStyle w:val="af6"/>
          <w:b w:val="0"/>
        </w:rPr>
        <w:commentReference w:id="17120"/>
      </w:r>
      <w:bookmarkEnd w:id="17124"/>
    </w:p>
    <w:p w14:paraId="3F4EFE29" w14:textId="77777777" w:rsidR="004B439B" w:rsidRPr="004B439B" w:rsidRDefault="004B439B" w:rsidP="006A78DC"/>
    <w:p w14:paraId="54794209" w14:textId="77777777" w:rsidR="004B439B" w:rsidRDefault="004B439B" w:rsidP="004B439B">
      <w:pPr>
        <w:pStyle w:val="40"/>
        <w:numPr>
          <w:ilvl w:val="3"/>
          <w:numId w:val="1590"/>
        </w:numPr>
        <w:rPr>
          <w:ins w:id="17125" w:author="Rev 18 Allen Wirfs-Brock" w:date="2013-09-04T18:29:00Z"/>
        </w:rPr>
      </w:pPr>
      <w:ins w:id="17126" w:author="Rev 18 Allen Wirfs-Brock" w:date="2013-09-04T18:29:00Z">
        <w:r>
          <w:t>%</w:t>
        </w:r>
        <w:r w:rsidRPr="00573628">
          <w:t>TypedArray</w:t>
        </w:r>
        <w:r>
          <w:t>%</w:t>
        </w:r>
        <w:r w:rsidRPr="004B439B" w:rsidDel="0087063A">
          <w:rPr>
            <w:i/>
          </w:rPr>
          <w:t xml:space="preserve"> </w:t>
        </w:r>
        <w:commentRangeStart w:id="17127"/>
        <w:r>
          <w:t>( binary data stuff )</w:t>
        </w:r>
        <w:commentRangeEnd w:id="17127"/>
        <w:r>
          <w:rPr>
            <w:rStyle w:val="af6"/>
            <w:b w:val="0"/>
          </w:rPr>
          <w:commentReference w:id="17127"/>
        </w:r>
      </w:ins>
    </w:p>
    <w:p w14:paraId="4AE736A0" w14:textId="77777777" w:rsidR="004B439B" w:rsidRPr="00CD495C" w:rsidRDefault="004B439B" w:rsidP="004B439B">
      <w:pPr>
        <w:pStyle w:val="af7"/>
        <w:pBdr>
          <w:top w:val="single" w:sz="4" w:space="1" w:color="auto"/>
          <w:left w:val="single" w:sz="4" w:space="4" w:color="auto"/>
          <w:bottom w:val="single" w:sz="4" w:space="1" w:color="auto"/>
          <w:right w:val="single" w:sz="4" w:space="4" w:color="auto"/>
        </w:pBdr>
        <w:shd w:val="clear" w:color="auto" w:fill="FFC000"/>
        <w:rPr>
          <w:ins w:id="17128" w:author="Rev 18 Allen Wirfs-Brock" w:date="2013-09-04T18:29:00Z"/>
          <w:sz w:val="28"/>
          <w:szCs w:val="28"/>
        </w:rPr>
      </w:pPr>
      <w:ins w:id="17129" w:author="Rev 18 Allen Wirfs-Brock" w:date="2013-09-04T18:29:00Z">
        <w:r>
          <w:rPr>
            <w:sz w:val="28"/>
            <w:szCs w:val="28"/>
          </w:rPr>
          <w:t xml:space="preserve">TODO: </w:t>
        </w:r>
        <w:r>
          <w:t>this is a place holder assuming that we may need to construct TypedArrays from binary data objects</w:t>
        </w:r>
        <w:r w:rsidRPr="00E9100E">
          <w:rPr>
            <w:sz w:val="28"/>
            <w:szCs w:val="28"/>
          </w:rPr>
          <w:t>.</w:t>
        </w:r>
      </w:ins>
    </w:p>
    <w:p w14:paraId="23276C6C" w14:textId="77777777" w:rsidR="00A95C0C" w:rsidRPr="00E9100E" w:rsidRDefault="00A95C0C" w:rsidP="00A95C0C"/>
    <w:p w14:paraId="3A772BF9" w14:textId="77777777" w:rsidR="00A95C0C" w:rsidRDefault="00A95C0C">
      <w:pPr>
        <w:spacing w:after="0" w:line="240" w:lineRule="auto"/>
        <w:jc w:val="left"/>
        <w:rPr>
          <w:rFonts w:ascii="Times New Roman" w:hAnsi="Times New Roman"/>
          <w:lang w:val="en-US" w:eastAsia="en-US"/>
        </w:rPr>
      </w:pPr>
    </w:p>
    <w:sectPr w:rsidR="00A95C0C">
      <w:headerReference w:type="even" r:id="rId35"/>
      <w:headerReference w:type="default" r:id="rId36"/>
      <w:footerReference w:type="even" r:id="rId37"/>
      <w:footerReference w:type="default" r:id="rId38"/>
      <w:headerReference w:type="first" r:id="rId39"/>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32" w:author="Rev 10 Allen Wirfs-Brock" w:date="2013-09-25T11:00:00Z" w:initials="AWB10">
    <w:p w14:paraId="445F871A" w14:textId="77777777" w:rsidR="00460CAC" w:rsidRDefault="00460CAC">
      <w:pPr>
        <w:pStyle w:val="af7"/>
      </w:pPr>
      <w:r>
        <w:rPr>
          <w:rStyle w:val="af6"/>
        </w:rPr>
        <w:annotationRef/>
      </w:r>
      <w:r>
        <w:t>This description probably need to be tweaked in light of new features such as class declarations and explicit exposure of the [[Prototype]] property</w:t>
      </w:r>
    </w:p>
  </w:comment>
  <w:comment w:id="325" w:author="Allen Wirfs-Brock" w:date="2013-09-25T11:00:00Z" w:initials="AW">
    <w:p w14:paraId="1FCEC3B1" w14:textId="77777777" w:rsidR="00460CAC" w:rsidRDefault="00460CAC">
      <w:pPr>
        <w:pStyle w:val="af7"/>
      </w:pPr>
      <w:r>
        <w:rPr>
          <w:rStyle w:val="af6"/>
        </w:rPr>
        <w:annotationRef/>
      </w:r>
      <w:r>
        <w:t>Perhaps this should be somewhere else.  Currently we don’t have a section that enumerates all the steps in loading and evaluating a program.</w:t>
      </w:r>
    </w:p>
  </w:comment>
  <w:comment w:id="410" w:author="Rev 12 Allen Wirfs-Brock" w:date="2013-09-25T11:00:00Z" w:initials="AWB12">
    <w:p w14:paraId="5A362F92" w14:textId="77777777" w:rsidR="00460CAC" w:rsidRDefault="00460CAC" w:rsidP="00000B9E">
      <w:pPr>
        <w:pStyle w:val="af7"/>
      </w:pPr>
      <w:r>
        <w:rPr>
          <w:rStyle w:val="af6"/>
        </w:rPr>
        <w:annotationRef/>
      </w:r>
      <w:r>
        <w:t>These are placeholders based upon the proxy trap invariants. We need to provide new versions for all the essential internal methods.</w:t>
      </w:r>
    </w:p>
  </w:comment>
  <w:comment w:id="441" w:author="Rev 16 Allen Wirfs-Brock" w:date="2013-09-25T11:00:00Z" w:initials="AWB16">
    <w:p w14:paraId="6BCBDECF" w14:textId="77777777" w:rsidR="00460CAC" w:rsidRDefault="00460CAC" w:rsidP="00000B9E">
      <w:pPr>
        <w:pStyle w:val="af7"/>
      </w:pPr>
      <w:r>
        <w:rPr>
          <w:rStyle w:val="af6"/>
        </w:rPr>
        <w:annotationRef/>
      </w:r>
      <w:r>
        <w:t>TODO  add all the other TypedArray view intrinsics</w:t>
      </w:r>
    </w:p>
  </w:comment>
  <w:comment w:id="442" w:author="Rev 12 Allen Wirfs-Brock" w:date="2013-09-25T11:00:00Z" w:initials="AWB12">
    <w:p w14:paraId="072FA530" w14:textId="77777777" w:rsidR="00460CAC" w:rsidRDefault="00460CAC" w:rsidP="00000B9E">
      <w:pPr>
        <w:pStyle w:val="af7"/>
      </w:pPr>
      <w:r>
        <w:rPr>
          <w:rStyle w:val="af6"/>
        </w:rPr>
        <w:annotationRef/>
      </w:r>
      <w:r>
        <w:t xml:space="preserve">TODO more to comeTODO </w:t>
      </w:r>
    </w:p>
  </w:comment>
  <w:comment w:id="641" w:author="Rev 6 Allen Wirfs-Brock" w:date="2013-09-25T11:00:00Z" w:initials="AWB">
    <w:p w14:paraId="49E0CAD3" w14:textId="77777777" w:rsidR="00460CAC" w:rsidRDefault="00460CAC" w:rsidP="003A4A57">
      <w:pPr>
        <w:pStyle w:val="af7"/>
      </w:pPr>
      <w:r>
        <w:rPr>
          <w:rStyle w:val="af6"/>
        </w:rPr>
        <w:annotationRef/>
      </w:r>
      <w:r>
        <w:t>This probably needs a D option argument, just like createMutableEnvironment</w:t>
      </w:r>
    </w:p>
  </w:comment>
  <w:comment w:id="644" w:author="Rev 6 Allen Wirfs-Brock" w:date="2013-09-25T11:00:00Z" w:initials="AWB">
    <w:p w14:paraId="4FD1D6D2" w14:textId="77777777" w:rsidR="00460CAC" w:rsidRDefault="00460CAC" w:rsidP="003A4A57">
      <w:pPr>
        <w:pStyle w:val="af7"/>
      </w:pPr>
      <w:r>
        <w:rPr>
          <w:rStyle w:val="af6"/>
        </w:rPr>
        <w:annotationRef/>
      </w:r>
      <w:r>
        <w:t>This probably needs a D option argument, just like createMutableEnvironment</w:t>
      </w:r>
    </w:p>
  </w:comment>
  <w:comment w:id="651" w:author="Rev 6 Allen Wirfs-Brock" w:date="2013-09-25T11:00:00Z" w:initials="AWB">
    <w:p w14:paraId="402B0BC8" w14:textId="77777777" w:rsidR="00460CAC" w:rsidRDefault="00460CAC" w:rsidP="003A4A57">
      <w:pPr>
        <w:pStyle w:val="af7"/>
      </w:pPr>
      <w:r>
        <w:rPr>
          <w:rStyle w:val="af6"/>
        </w:rPr>
        <w:annotationRef/>
      </w:r>
      <w:r>
        <w:t>This probably needs a D option argument, just like createMutableEnvironment</w:t>
      </w:r>
    </w:p>
  </w:comment>
  <w:comment w:id="652" w:author="Rev 11 Allen Wirfs-Brock" w:date="2013-09-25T11:00:00Z" w:initials="AWB11">
    <w:p w14:paraId="4E6FDB29" w14:textId="77777777" w:rsidR="00460CAC" w:rsidRDefault="00460CAC" w:rsidP="003A4A57">
      <w:pPr>
        <w:pStyle w:val="af7"/>
      </w:pPr>
      <w:r>
        <w:rPr>
          <w:rStyle w:val="af6"/>
        </w:rPr>
        <w:annotationRef/>
      </w:r>
      <w:r>
        <w:t>Carry over from ES5, but perhaps unnecessary</w:t>
      </w:r>
    </w:p>
  </w:comment>
  <w:comment w:id="662" w:author="Rev 8 Allen Wirfs-Brock" w:date="2013-09-25T11:00:00Z" w:initials="AWB8">
    <w:p w14:paraId="34379620" w14:textId="77777777" w:rsidR="00460CAC" w:rsidRDefault="00460CAC" w:rsidP="003A4A57">
      <w:pPr>
        <w:pStyle w:val="af7"/>
      </w:pPr>
      <w:r>
        <w:rPr>
          <w:rStyle w:val="af6"/>
        </w:rPr>
        <w:annotationRef/>
      </w:r>
      <w:r>
        <w:t>Other possible terms that  have been discussed are “Home” and “Island”.  We still need to get final agreement on terminology.</w:t>
      </w:r>
    </w:p>
  </w:comment>
  <w:comment w:id="666" w:author="Rev 13 Allen Wirfs-Brock" w:date="2013-09-25T11:00:00Z" w:initials="AWB13">
    <w:p w14:paraId="5387287C" w14:textId="77777777" w:rsidR="00460CAC" w:rsidRDefault="00460CAC" w:rsidP="003A4A57">
      <w:pPr>
        <w:pStyle w:val="af7"/>
      </w:pPr>
      <w:r>
        <w:rPr>
          <w:rStyle w:val="af6"/>
        </w:rPr>
        <w:annotationRef/>
      </w:r>
      <w:r>
        <w:t>This is where we should list all the per realm intrinsics that don</w:t>
      </w:r>
    </w:p>
    <w:p w14:paraId="0328F53E" w14:textId="77777777" w:rsidR="00460CAC" w:rsidRDefault="00460CAC" w:rsidP="003A4A57">
      <w:pPr>
        <w:pStyle w:val="af7"/>
      </w:pPr>
      <w:r>
        <w:t>T have %names%</w:t>
      </w:r>
    </w:p>
  </w:comment>
  <w:comment w:id="761" w:author="Rev 6 Allen Wirfs-Brock" w:date="2013-09-25T11:00:00Z" w:initials="AWB6">
    <w:p w14:paraId="5554F6FB" w14:textId="77777777" w:rsidR="00460CAC" w:rsidRDefault="00460CAC" w:rsidP="005D37A2">
      <w:pPr>
        <w:pStyle w:val="af7"/>
      </w:pPr>
      <w:r>
        <w:rPr>
          <w:rStyle w:val="af6"/>
        </w:rPr>
        <w:annotationRef/>
      </w:r>
      <w:r>
        <w:t>TODO: Finish this up, and turn it into iterator definition include a next method.</w:t>
      </w:r>
    </w:p>
    <w:p w14:paraId="3793E283" w14:textId="77777777" w:rsidR="00460CAC" w:rsidRDefault="00460CAC" w:rsidP="005D37A2">
      <w:pPr>
        <w:pStyle w:val="af7"/>
      </w:pPr>
    </w:p>
    <w:p w14:paraId="3F659894" w14:textId="77777777" w:rsidR="00460CAC" w:rsidRDefault="00460CAC" w:rsidP="005D37A2">
      <w:pPr>
        <w:pStyle w:val="af7"/>
      </w:pPr>
      <w:r>
        <w:t xml:space="preserve">The algorithm is also confused about [[Enumerate]] called on proto returning a list or Iterator. See </w:t>
      </w:r>
      <w:hyperlink r:id="rId1" w:history="1">
        <w:r w:rsidRPr="006F659B">
          <w:rPr>
            <w:rStyle w:val="affb"/>
            <w:lang w:val="en-GB"/>
          </w:rPr>
          <w:t>https://bugs.ecmascript.org/show_bug.cgi?id=944</w:t>
        </w:r>
      </w:hyperlink>
      <w:r>
        <w:t xml:space="preserve"> </w:t>
      </w:r>
    </w:p>
  </w:comment>
  <w:comment w:id="765" w:author="Rev 13 Allen Wirfs-Brock" w:date="2013-09-25T11:00:00Z" w:initials="AWB13">
    <w:p w14:paraId="379B2934" w14:textId="77777777" w:rsidR="00460CAC" w:rsidRDefault="00460CAC" w:rsidP="005D37A2">
      <w:pPr>
        <w:pStyle w:val="af7"/>
      </w:pPr>
      <w:r>
        <w:rPr>
          <w:rStyle w:val="af6"/>
        </w:rPr>
        <w:annotationRef/>
      </w:r>
      <w:r>
        <w:t>TODO: need to define, returns an iterator object over the elements of an internal list.</w:t>
      </w:r>
    </w:p>
  </w:comment>
  <w:comment w:id="778" w:author="Rev 14 Allen Wirfs-Brock" w:date="2013-09-26T17:31:00Z" w:initials="AWB14">
    <w:p w14:paraId="568875A6" w14:textId="77777777" w:rsidR="00460CAC" w:rsidRDefault="00460CAC" w:rsidP="005D37A2">
      <w:pPr>
        <w:pStyle w:val="af7"/>
      </w:pPr>
      <w:r>
        <w:rPr>
          <w:rStyle w:val="af6"/>
        </w:rPr>
        <w:annotationRef/>
      </w:r>
      <w:r>
        <w:t>At Jan 29, 2012 TC39 serveral peopled suggest that this fall back was unnecessary complexity and that it should this throw.  However, that means that an ordinary function whose __proto__ is set to undefined will throw if newed.  I’m not sure that is desirable. It’s a breaking change for the reality web.</w:t>
      </w:r>
    </w:p>
  </w:comment>
  <w:comment w:id="798" w:author="Rev 19 Allen Wirfs-Brock" w:date="2013-09-25T11:00:00Z" w:initials="AWB19">
    <w:p w14:paraId="4C163F44" w14:textId="77777777" w:rsidR="00460CAC" w:rsidRDefault="00460CAC">
      <w:pPr>
        <w:pStyle w:val="af7"/>
      </w:pPr>
      <w:r>
        <w:rPr>
          <w:rStyle w:val="af6"/>
        </w:rPr>
        <w:annotationRef/>
      </w:r>
      <w:r>
        <w:t>Same as ES5</w:t>
      </w:r>
    </w:p>
  </w:comment>
  <w:comment w:id="850" w:author="Rev 16 Allen Wirfs-Brock" w:date="2013-09-25T11:00:00Z" w:initials="AWB16">
    <w:p w14:paraId="0C85E501" w14:textId="77777777" w:rsidR="00460CAC" w:rsidRDefault="00460CAC" w:rsidP="009553A4">
      <w:pPr>
        <w:pStyle w:val="af7"/>
      </w:pPr>
      <w:r>
        <w:rPr>
          <w:rStyle w:val="af6"/>
        </w:rPr>
        <w:annotationRef/>
      </w:r>
      <w:r>
        <w:t>Issure: should concise methods also not get an arguments object?</w:t>
      </w:r>
    </w:p>
  </w:comment>
  <w:comment w:id="866" w:author="Rev 14 Allen Wirfs-Brock" w:date="2013-09-25T11:00:00Z" w:initials="AWB14">
    <w:p w14:paraId="07AF0DEA" w14:textId="77777777" w:rsidR="00460CAC" w:rsidRDefault="00460CAC" w:rsidP="005D37A2">
      <w:pPr>
        <w:pStyle w:val="af7"/>
      </w:pPr>
      <w:r>
        <w:rPr>
          <w:rStyle w:val="af6"/>
        </w:rPr>
        <w:annotationRef/>
      </w:r>
      <w:r>
        <w:t>Note that if [[Value]] is an object this sequence will call its valueoOf method twice. That seems undesirable, but it is the legacy behaviour going back to at least ES3</w:t>
      </w:r>
    </w:p>
  </w:comment>
  <w:comment w:id="867" w:author="Rev 14 Allen Wirfs-Brock" w:date="2013-09-25T11:00:00Z" w:initials="AWB14">
    <w:p w14:paraId="61B58679" w14:textId="77777777" w:rsidR="00460CAC" w:rsidRDefault="00460CAC" w:rsidP="005D37A2">
      <w:pPr>
        <w:pStyle w:val="af7"/>
      </w:pPr>
      <w:r>
        <w:rPr>
          <w:rStyle w:val="af6"/>
        </w:rPr>
        <w:annotationRef/>
      </w:r>
      <w:r>
        <w:t xml:space="preserve">See bug </w:t>
      </w:r>
      <w:hyperlink r:id="rId2" w:history="1">
        <w:r w:rsidRPr="004C4175">
          <w:rPr>
            <w:rStyle w:val="affb"/>
            <w:lang w:val="en-GB"/>
          </w:rPr>
          <w:t>https://bugs.ecmascript.org/show_bug.cgi?id=1200</w:t>
        </w:r>
      </w:hyperlink>
      <w:r>
        <w:t xml:space="preserve"> for why these two lines moved.</w:t>
      </w:r>
    </w:p>
  </w:comment>
  <w:comment w:id="889" w:author="Rev 12 Allen Wirfs-Brock" w:date="2013-09-25T11:00:00Z" w:initials="AWB12">
    <w:p w14:paraId="0BF4C034" w14:textId="77777777" w:rsidR="00460CAC" w:rsidRDefault="00460CAC" w:rsidP="005D37A2">
      <w:pPr>
        <w:pStyle w:val="af7"/>
      </w:pPr>
      <w:r>
        <w:rPr>
          <w:rStyle w:val="af6"/>
        </w:rPr>
        <w:annotationRef/>
      </w:r>
      <w:r>
        <w:t>TODO</w:t>
      </w:r>
    </w:p>
  </w:comment>
  <w:comment w:id="891" w:author="Rev 12 Allen Wirfs-Brock" w:date="2013-09-25T11:00:00Z" w:initials="AWB12">
    <w:p w14:paraId="477E421D" w14:textId="77777777" w:rsidR="00460CAC" w:rsidRDefault="00460CAC" w:rsidP="005D37A2">
      <w:pPr>
        <w:pStyle w:val="af7"/>
      </w:pPr>
      <w:r>
        <w:rPr>
          <w:rStyle w:val="af6"/>
        </w:rPr>
        <w:annotationRef/>
      </w:r>
      <w:r>
        <w:t>TODO</w:t>
      </w:r>
    </w:p>
  </w:comment>
  <w:comment w:id="892" w:author="Rev 13 Allen Wirfs-Brock" w:date="2013-09-25T11:00:00Z" w:initials="AWB13">
    <w:p w14:paraId="51BB275A" w14:textId="77777777" w:rsidR="00460CAC" w:rsidRDefault="00460CAC" w:rsidP="005D37A2">
      <w:pPr>
        <w:pStyle w:val="af7"/>
      </w:pPr>
      <w:r>
        <w:rPr>
          <w:rStyle w:val="af6"/>
        </w:rPr>
        <w:annotationRef/>
      </w:r>
      <w:r>
        <w:t>TODO</w:t>
      </w:r>
    </w:p>
  </w:comment>
  <w:comment w:id="1162" w:author="Allen Wirfs-Brock rev2" w:date="2013-09-25T11:00:00Z" w:initials="AWB 2">
    <w:p w14:paraId="13E19937" w14:textId="77777777" w:rsidR="00460CAC" w:rsidRDefault="00460CAC" w:rsidP="00836695">
      <w:pPr>
        <w:pStyle w:val="af7"/>
      </w:pPr>
      <w:r>
        <w:rPr>
          <w:rStyle w:val="af6"/>
        </w:rPr>
        <w:annotationRef/>
      </w:r>
      <w:r>
        <w:t>Additional modification to this text will probably be need to accout for the new declaration statements.</w:t>
      </w:r>
    </w:p>
  </w:comment>
  <w:comment w:id="1174" w:author="Rev 13 Allen Wirfs-Brock" w:date="2013-09-25T11:00:00Z" w:initials="AWB13">
    <w:p w14:paraId="50BF8D93" w14:textId="77777777" w:rsidR="00460CAC" w:rsidRDefault="00460CAC" w:rsidP="005D37A2">
      <w:pPr>
        <w:pStyle w:val="af7"/>
      </w:pPr>
      <w:r>
        <w:rPr>
          <w:rStyle w:val="af6"/>
        </w:rPr>
        <w:annotationRef/>
      </w:r>
      <w:r>
        <w:t>Issue:  does the TypedArray spec./WEbIDL specs require that such indexed properties show up using [[GetOwnProperty]], keys, etc?  If so, some more internal method over-rides will be needed.</w:t>
      </w:r>
    </w:p>
  </w:comment>
  <w:comment w:id="1192" w:author="Rev 16 Allen Wirfs-Brock" w:date="2013-09-25T11:00:00Z" w:initials="AWB16">
    <w:p w14:paraId="5FA71BE3" w14:textId="77777777" w:rsidR="00460CAC" w:rsidRDefault="00460CAC" w:rsidP="005D37A2">
      <w:pPr>
        <w:pStyle w:val="af7"/>
      </w:pPr>
      <w:r>
        <w:rPr>
          <w:rStyle w:val="af6"/>
        </w:rPr>
        <w:annotationRef/>
      </w:r>
      <w:r>
        <w:t>TODO: need to formaize this.</w:t>
      </w:r>
    </w:p>
  </w:comment>
  <w:comment w:id="1194" w:author="Rev 16 Allen Wirfs-Brock" w:date="2013-09-25T11:00:00Z" w:initials="AWB16">
    <w:p w14:paraId="28E5CB5A" w14:textId="77777777" w:rsidR="00460CAC" w:rsidRDefault="00460CAC" w:rsidP="005D37A2">
      <w:pPr>
        <w:pStyle w:val="af7"/>
      </w:pPr>
      <w:r>
        <w:rPr>
          <w:rStyle w:val="af6"/>
        </w:rPr>
        <w:annotationRef/>
      </w:r>
      <w:r>
        <w:t>TODO: need to formaize this.</w:t>
      </w:r>
    </w:p>
  </w:comment>
  <w:comment w:id="1196" w:author="Rev 16 Allen Wirfs-Brock" w:date="2013-09-25T11:00:00Z" w:initials="AWB16">
    <w:p w14:paraId="12B70727" w14:textId="77777777" w:rsidR="00460CAC" w:rsidRDefault="00460CAC" w:rsidP="005D37A2">
      <w:pPr>
        <w:pStyle w:val="af7"/>
      </w:pPr>
      <w:r>
        <w:rPr>
          <w:rStyle w:val="af6"/>
        </w:rPr>
        <w:annotationRef/>
      </w:r>
      <w:r>
        <w:t>TODO: need to formaize this.</w:t>
      </w:r>
    </w:p>
  </w:comment>
  <w:comment w:id="1204" w:author="Rev 16 Allen Wirfs-Brock" w:date="2013-09-25T11:00:00Z" w:initials="AWB16">
    <w:p w14:paraId="129A1346" w14:textId="77777777" w:rsidR="00460CAC" w:rsidRDefault="00460CAC" w:rsidP="005D37A2">
      <w:pPr>
        <w:pStyle w:val="af7"/>
      </w:pPr>
      <w:r>
        <w:rPr>
          <w:rStyle w:val="af6"/>
        </w:rPr>
        <w:annotationRef/>
      </w:r>
      <w:r>
        <w:t>TODO</w:t>
      </w:r>
    </w:p>
  </w:comment>
  <w:comment w:id="1233" w:author="Rev 12 Allen Wirfs-Brock" w:date="2013-09-25T11:00:00Z" w:initials="AWB12">
    <w:p w14:paraId="3BE22F6F" w14:textId="77777777" w:rsidR="00460CAC" w:rsidRDefault="00460CAC" w:rsidP="005D37A2">
      <w:pPr>
        <w:pStyle w:val="af7"/>
      </w:pPr>
      <w:r>
        <w:rPr>
          <w:rStyle w:val="af6"/>
        </w:rPr>
        <w:annotationRef/>
      </w:r>
      <w:r>
        <w:t>TODO: need to talk about [[Call]] and [[Construct]] behaviour of chapter 15 native functions.</w:t>
      </w:r>
    </w:p>
  </w:comment>
  <w:comment w:id="1234" w:author="Rev 16 Allen Wirfs-Brock" w:date="2013-09-25T11:00:00Z" w:initials="AWB16">
    <w:p w14:paraId="6F428858" w14:textId="77777777" w:rsidR="00460CAC" w:rsidRDefault="00460CAC" w:rsidP="005D37A2">
      <w:pPr>
        <w:pStyle w:val="af7"/>
      </w:pPr>
      <w:r>
        <w:rPr>
          <w:rStyle w:val="af6"/>
        </w:rPr>
        <w:annotationRef/>
      </w:r>
      <w:r>
        <w:t>Perhaps this needs to be elaborated.</w:t>
      </w:r>
    </w:p>
  </w:comment>
  <w:comment w:id="1409" w:author="Rev 12 Allen Wirfs-Brock" w:date="2013-09-25T11:00:00Z" w:initials="AWB12">
    <w:p w14:paraId="66757BB2" w14:textId="77777777" w:rsidR="00460CAC" w:rsidRDefault="00460CAC" w:rsidP="005D37A2">
      <w:pPr>
        <w:pStyle w:val="af7"/>
      </w:pPr>
      <w:r>
        <w:rPr>
          <w:rStyle w:val="af6"/>
        </w:rPr>
        <w:annotationRef/>
      </w:r>
      <w:r>
        <w:t>Note the result descriptor defaults are set to the values in the targetDesc (if there is one) rather than the normal defaults.  This is a change from the wiki spec.</w:t>
      </w:r>
    </w:p>
  </w:comment>
  <w:comment w:id="1410" w:author="Rev 12 Allen Wirfs-Brock" w:date="2013-09-25T11:00:00Z" w:initials="AWB12">
    <w:p w14:paraId="441752E0" w14:textId="77777777" w:rsidR="00460CAC" w:rsidRDefault="00460CAC" w:rsidP="005D37A2">
      <w:pPr>
        <w:pStyle w:val="af7"/>
      </w:pPr>
      <w:r>
        <w:rPr>
          <w:rStyle w:val="af6"/>
        </w:rPr>
        <w:annotationRef/>
      </w:r>
      <w:r>
        <w:t>The resultDesc carries a reference to the original descriptor returned by the trap. A copy is not made and  missing attribute properties are not added to it.</w:t>
      </w:r>
    </w:p>
    <w:p w14:paraId="4DD334D7" w14:textId="77777777" w:rsidR="00460CAC" w:rsidRDefault="00460CAC" w:rsidP="005D37A2">
      <w:pPr>
        <w:pStyle w:val="af7"/>
      </w:pPr>
    </w:p>
    <w:p w14:paraId="3A9EF14D" w14:textId="77777777" w:rsidR="00460CAC" w:rsidRDefault="00460CAC" w:rsidP="005D37A2">
      <w:pPr>
        <w:pStyle w:val="af7"/>
      </w:pPr>
      <w:r>
        <w:t>This is a change from the wiki spec.</w:t>
      </w:r>
    </w:p>
  </w:comment>
  <w:comment w:id="1422" w:author="Rev 12 Allen Wirfs-Brock" w:date="2013-09-25T11:00:00Z" w:initials="AWB12">
    <w:p w14:paraId="7E9BDE9A" w14:textId="77777777" w:rsidR="00460CAC" w:rsidRDefault="00460CAC" w:rsidP="005D37A2">
      <w:pPr>
        <w:pStyle w:val="af7"/>
      </w:pPr>
      <w:r>
        <w:rPr>
          <w:rStyle w:val="af6"/>
        </w:rPr>
        <w:annotationRef/>
      </w:r>
      <w:r>
        <w:t xml:space="preserve">TODO.  </w:t>
      </w:r>
    </w:p>
  </w:comment>
  <w:comment w:id="1424" w:author="Rev 12 Allen Wirfs-Brock" w:date="2013-09-25T11:00:00Z" w:initials="AWB12">
    <w:p w14:paraId="3CB7ACA9" w14:textId="77777777" w:rsidR="00460CAC" w:rsidRDefault="00460CAC" w:rsidP="005D37A2">
      <w:pPr>
        <w:pStyle w:val="af7"/>
      </w:pPr>
      <w:r>
        <w:rPr>
          <w:rStyle w:val="af6"/>
        </w:rPr>
        <w:annotationRef/>
      </w:r>
      <w:r>
        <w:t>TODO</w:t>
      </w:r>
    </w:p>
  </w:comment>
  <w:comment w:id="1426" w:author="Rev 18 Allen Wirfs-Brock" w:date="2013-09-25T11:00:00Z" w:initials="AWB18">
    <w:p w14:paraId="6D67ACD4" w14:textId="77777777" w:rsidR="00460CAC" w:rsidRDefault="00460CAC">
      <w:pPr>
        <w:pStyle w:val="af7"/>
      </w:pPr>
      <w:r>
        <w:rPr>
          <w:rStyle w:val="af6"/>
        </w:rPr>
        <w:annotationRef/>
      </w:r>
      <w:r>
        <w:t>TODO Make sure this is implemented when instantiating a Proxy.</w:t>
      </w:r>
    </w:p>
  </w:comment>
  <w:comment w:id="1472" w:author="Rev 17 Allen Wirfs-Brock" w:date="2013-09-25T11:00:00Z" w:initials="AWB17">
    <w:p w14:paraId="3D5E2E43" w14:textId="77777777" w:rsidR="00460CAC" w:rsidRDefault="00460CAC" w:rsidP="00836695">
      <w:pPr>
        <w:pStyle w:val="af7"/>
      </w:pPr>
      <w:r>
        <w:rPr>
          <w:rStyle w:val="af6"/>
        </w:rPr>
        <w:annotationRef/>
      </w:r>
      <w:r>
        <w:t xml:space="preserve">See </w:t>
      </w:r>
      <w:hyperlink r:id="rId3" w:anchor="consensusresolution" w:history="1">
        <w:r w:rsidRPr="00DB1519">
          <w:rPr>
            <w:rStyle w:val="affb"/>
            <w:lang w:val="en-GB"/>
          </w:rPr>
          <w:t>https://github.com/rwldrn/tc39-notes/blob/master/es6/2013-07/july-25.md#consensusresolution</w:t>
        </w:r>
      </w:hyperlink>
      <w:r>
        <w:t xml:space="preserve"> </w:t>
      </w:r>
    </w:p>
  </w:comment>
  <w:comment w:id="1478" w:author="Rev 9 Allen Wirfs-Brock" w:date="2013-09-25T11:00:00Z" w:initials="AWB9">
    <w:p w14:paraId="612193E2" w14:textId="77777777" w:rsidR="00460CAC" w:rsidRDefault="00460CAC">
      <w:pPr>
        <w:pStyle w:val="af7"/>
      </w:pPr>
      <w:r>
        <w:rPr>
          <w:rStyle w:val="af6"/>
        </w:rPr>
        <w:annotationRef/>
      </w:r>
      <w:r>
        <w:t>May need to also say something about TemplateSubstitution tail.  Also need to consider with there are any ASI issues concerning it.</w:t>
      </w:r>
    </w:p>
  </w:comment>
  <w:comment w:id="1516" w:author="Rev 9 Allen Wirfs-Brock" w:date="2013-09-25T11:00:00Z" w:initials="AWB9">
    <w:p w14:paraId="6033333F" w14:textId="77777777" w:rsidR="00460CAC" w:rsidRDefault="00460CAC">
      <w:pPr>
        <w:pStyle w:val="af7"/>
      </w:pPr>
      <w:r>
        <w:rPr>
          <w:rStyle w:val="af6"/>
        </w:rPr>
        <w:annotationRef/>
      </w:r>
      <w:r>
        <w:t>Need to talk about line terminators in Templates</w:t>
      </w:r>
    </w:p>
  </w:comment>
  <w:comment w:id="1635" w:author="Rev 8 Allen Wirfs-Brock" w:date="2013-09-25T11:00:00Z" w:initials="AWB8">
    <w:p w14:paraId="2741D22D" w14:textId="77777777" w:rsidR="00460CAC" w:rsidRDefault="00460CAC">
      <w:pPr>
        <w:pStyle w:val="af7"/>
      </w:pPr>
      <w:r>
        <w:rPr>
          <w:rStyle w:val="af6"/>
        </w:rPr>
        <w:annotationRef/>
      </w:r>
      <w:r>
        <w:t>It isn’t clear that extends actually needs to be reserved.  It’s only usage is highly contextual.</w:t>
      </w:r>
    </w:p>
  </w:comment>
  <w:comment w:id="1740" w:author="Rev 7 Allen Wirfs-Brock" w:date="2013-09-25T11:00:00Z" w:initials="AWB7">
    <w:p w14:paraId="2328DD78" w14:textId="77777777" w:rsidR="00460CAC" w:rsidRDefault="00460CAC" w:rsidP="007648B6">
      <w:pPr>
        <w:pStyle w:val="af7"/>
      </w:pPr>
      <w:r>
        <w:rPr>
          <w:rStyle w:val="af6"/>
        </w:rPr>
        <w:annotationRef/>
      </w:r>
      <w:r>
        <w:t>From March 29 meeting notes:  Hex floating point literals:</w:t>
      </w:r>
    </w:p>
    <w:p w14:paraId="71C50541" w14:textId="77777777" w:rsidR="00460CAC" w:rsidRDefault="00460CAC" w:rsidP="007648B6">
      <w:pPr>
        <w:pStyle w:val="af7"/>
      </w:pPr>
      <w:r>
        <w:t>Waldemar:  Other languages include these things.  They're rarely used</w:t>
      </w:r>
    </w:p>
    <w:p w14:paraId="2E678573" w14:textId="77777777" w:rsidR="00460CAC" w:rsidRDefault="00460CAC" w:rsidP="007648B6">
      <w:pPr>
        <w:pStyle w:val="af7"/>
      </w:pPr>
      <w:r>
        <w:t>but when you want one, you really want one.  Use cases are similar to</w:t>
      </w:r>
    </w:p>
    <w:p w14:paraId="547769EA" w14:textId="77777777" w:rsidR="00460CAC" w:rsidRDefault="00460CAC" w:rsidP="007648B6">
      <w:pPr>
        <w:pStyle w:val="af7"/>
      </w:pPr>
      <w:r>
        <w:t>that of hex literals.</w:t>
      </w:r>
    </w:p>
    <w:p w14:paraId="04270762" w14:textId="77777777" w:rsidR="00460CAC" w:rsidRDefault="00460CAC" w:rsidP="007648B6">
      <w:pPr>
        <w:pStyle w:val="af7"/>
      </w:pPr>
      <w:r>
        <w:t>Will explore adding them.</w:t>
      </w:r>
    </w:p>
    <w:p w14:paraId="6852F81E" w14:textId="77777777" w:rsidR="00460CAC" w:rsidRDefault="00460CAC" w:rsidP="007648B6">
      <w:pPr>
        <w:pStyle w:val="af7"/>
      </w:pPr>
      <w:r>
        <w:t>MarkM:  0x3.p1 currently evaluates to undefined.  This would be a</w:t>
      </w:r>
    </w:p>
    <w:p w14:paraId="5205759B" w14:textId="77777777" w:rsidR="00460CAC" w:rsidRDefault="00460CAC" w:rsidP="007648B6">
      <w:pPr>
        <w:pStyle w:val="af7"/>
      </w:pPr>
      <w:r>
        <w:t>breaking change.</w:t>
      </w:r>
    </w:p>
    <w:p w14:paraId="367DABED" w14:textId="77777777" w:rsidR="00460CAC" w:rsidRDefault="00460CAC" w:rsidP="007648B6">
      <w:pPr>
        <w:pStyle w:val="af7"/>
      </w:pPr>
      <w:r>
        <w:t>Waldemar:  Not clear anyone would notice.  How did other languages</w:t>
      </w:r>
    </w:p>
    <w:p w14:paraId="0E397D2A" w14:textId="77777777" w:rsidR="00460CAC" w:rsidRDefault="00460CAC" w:rsidP="007648B6">
      <w:pPr>
        <w:pStyle w:val="af7"/>
      </w:pPr>
      <w:r>
        <w:t>deal with this?</w:t>
      </w:r>
    </w:p>
  </w:comment>
  <w:comment w:id="1741" w:author="Rev 7 Allen Wirfs-Brock" w:date="2013-09-25T11:00:00Z" w:initials="AWB7">
    <w:p w14:paraId="4E837479" w14:textId="77777777" w:rsidR="00460CAC" w:rsidRDefault="00460CAC">
      <w:pPr>
        <w:pStyle w:val="af7"/>
      </w:pPr>
      <w:r>
        <w:rPr>
          <w:rStyle w:val="af6"/>
        </w:rPr>
        <w:annotationRef/>
      </w:r>
      <w:r>
        <w:t>The various Digit productions could be refactored to have less redundency</w:t>
      </w:r>
    </w:p>
  </w:comment>
  <w:comment w:id="1993" w:author="Rev 18 Allen Wirfs-Brock" w:date="2013-09-25T11:00:00Z" w:initials="AWB18">
    <w:p w14:paraId="241812FC" w14:textId="77777777" w:rsidR="00460CAC" w:rsidRDefault="00460CAC" w:rsidP="00831B9D">
      <w:pPr>
        <w:pStyle w:val="af7"/>
      </w:pPr>
      <w:r>
        <w:rPr>
          <w:rStyle w:val="af6"/>
        </w:rPr>
        <w:annotationRef/>
      </w:r>
      <w:r>
        <w:t>Need to make a x-ref</w:t>
      </w:r>
    </w:p>
  </w:comment>
  <w:comment w:id="3666" w:author="Rev 19 Allen Wirfs-Brock" w:date="2013-09-25T11:00:00Z" w:initials="AWB19">
    <w:p w14:paraId="4A9D1CE5" w14:textId="77777777" w:rsidR="00460CAC" w:rsidRDefault="00460CAC">
      <w:pPr>
        <w:pStyle w:val="af7"/>
      </w:pPr>
      <w:r>
        <w:rPr>
          <w:rStyle w:val="af6"/>
        </w:rPr>
        <w:annotationRef/>
      </w:r>
      <w:r>
        <w:t>It may make sense to define some of the static semantic rules related to static name resolution here</w:t>
      </w:r>
    </w:p>
  </w:comment>
  <w:comment w:id="3727" w:author="Rev 19 Allen Wirfs-Brock" w:date="2013-09-25T11:00:00Z" w:initials="AWB19">
    <w:p w14:paraId="086A64BF" w14:textId="77777777" w:rsidR="00460CAC" w:rsidRDefault="00460CAC">
      <w:pPr>
        <w:pStyle w:val="af7"/>
      </w:pPr>
      <w:r>
        <w:rPr>
          <w:rStyle w:val="af6"/>
        </w:rPr>
        <w:annotationRef/>
      </w:r>
      <w:r>
        <w:t>TODO</w:t>
      </w:r>
    </w:p>
  </w:comment>
  <w:comment w:id="3778" w:author="Allen Wirfs-Brock" w:date="2013-09-25T11:00:00Z" w:initials="AW">
    <w:p w14:paraId="74A7A7E9" w14:textId="77777777" w:rsidR="00460CAC" w:rsidRDefault="00460CAC" w:rsidP="006A2DB4">
      <w:pPr>
        <w:pStyle w:val="af7"/>
      </w:pPr>
      <w:r>
        <w:rPr>
          <w:rStyle w:val="af6"/>
        </w:rPr>
        <w:annotationRef/>
      </w:r>
      <w:r>
        <w:t>Note that the value the spread operator is applied to is coerced to an Object.</w:t>
      </w:r>
    </w:p>
  </w:comment>
  <w:comment w:id="3779" w:author="Allen Wirfs-Brock" w:date="2013-09-25T11:00:00Z" w:initials="AW">
    <w:p w14:paraId="5EE17C25" w14:textId="77777777" w:rsidR="00460CAC" w:rsidRDefault="00460CAC" w:rsidP="006A2DB4">
      <w:pPr>
        <w:pStyle w:val="af7"/>
      </w:pPr>
      <w:r>
        <w:rPr>
          <w:rStyle w:val="af6"/>
        </w:rPr>
        <w:annotationRef/>
      </w:r>
      <w:r>
        <w:t>Note that indices wrap.  For example consider:</w:t>
      </w:r>
    </w:p>
    <w:p w14:paraId="0B6483DE" w14:textId="77777777" w:rsidR="00460CAC" w:rsidRDefault="00460CAC" w:rsidP="006A2DB4">
      <w:pPr>
        <w:pStyle w:val="af7"/>
      </w:pPr>
    </w:p>
    <w:p w14:paraId="2A2388C2" w14:textId="77777777" w:rsidR="00460CAC" w:rsidRDefault="00460CAC" w:rsidP="006A2DB4">
      <w:pPr>
        <w:pStyle w:val="af7"/>
      </w:pPr>
      <w:r>
        <w:t>[,,,,,, …{</w:t>
      </w:r>
      <w:r w:rsidRPr="009356F9">
        <w:rPr>
          <w:rFonts w:eastAsia="Times New Roman"/>
        </w:rPr>
        <w:t xml:space="preserve"> </w:t>
      </w:r>
      <w:r>
        <w:rPr>
          <w:rFonts w:eastAsia="Times New Roman"/>
        </w:rPr>
        <w:t xml:space="preserve">4294967293: “x”, </w:t>
      </w:r>
      <w:r>
        <w:t>length: Math.pow(2,32)-2}]</w:t>
      </w:r>
    </w:p>
  </w:comment>
  <w:comment w:id="3914" w:author="Rev 8 Allen Wirfs-Brock" w:date="2013-09-25T11:00:00Z" w:initials="AWB8">
    <w:p w14:paraId="30423B4A" w14:textId="77777777" w:rsidR="00460CAC" w:rsidRDefault="00460CAC">
      <w:pPr>
        <w:pStyle w:val="af7"/>
      </w:pPr>
      <w:r>
        <w:rPr>
          <w:rStyle w:val="af6"/>
        </w:rPr>
        <w:annotationRef/>
      </w:r>
      <w:r>
        <w:t>The currently prevailing position in TC39 is that use of super should not be allowed in object literals. This restriction is arbitrary in the sense that the runtime semantics would work.</w:t>
      </w:r>
    </w:p>
  </w:comment>
  <w:comment w:id="3955" w:author="Rev 10 Allen Wirfs-Brock" w:date="2013-09-25T11:00:00Z" w:initials="AWB10">
    <w:p w14:paraId="77E9644A" w14:textId="77777777" w:rsidR="00460CAC" w:rsidRDefault="00460CAC">
      <w:pPr>
        <w:pStyle w:val="af7"/>
      </w:pPr>
      <w:r>
        <w:rPr>
          <w:rStyle w:val="af6"/>
        </w:rPr>
        <w:annotationRef/>
      </w:r>
      <w:r>
        <w:t xml:space="preserve">Issue:  static semantic rules probably should call ToString (a runtime operation). </w:t>
      </w:r>
    </w:p>
  </w:comment>
  <w:comment w:id="4054" w:author="Rev 8 Allen Wirfs-Brock" w:date="2013-09-25T11:00:00Z" w:initials="AWB8">
    <w:p w14:paraId="4FB965FD" w14:textId="77777777" w:rsidR="00460CAC" w:rsidRDefault="00460CAC" w:rsidP="00607728">
      <w:pPr>
        <w:pStyle w:val="af7"/>
      </w:pPr>
      <w:r>
        <w:rPr>
          <w:rStyle w:val="af6"/>
        </w:rPr>
        <w:annotationRef/>
      </w:r>
      <w:r>
        <w:t>Should convert to a multistep algorithm and breakout a static semantic rule for the early error</w:t>
      </w:r>
    </w:p>
  </w:comment>
  <w:comment w:id="4073" w:author="Rev 9 Allen Wirfs-Brock" w:date="2013-09-25T11:00:00Z" w:initials="AWB9">
    <w:p w14:paraId="168A8589" w14:textId="77777777" w:rsidR="00460CAC" w:rsidRDefault="00460CAC">
      <w:pPr>
        <w:pStyle w:val="af7"/>
      </w:pPr>
      <w:r>
        <w:rPr>
          <w:rStyle w:val="af6"/>
        </w:rPr>
        <w:annotationRef/>
      </w:r>
      <w:r>
        <w:t>Note that the conversion semantics are like Stirng.prototype.concat rather than the + operator.</w:t>
      </w:r>
    </w:p>
  </w:comment>
  <w:comment w:id="4074" w:author="Rev 9 Allen Wirfs-Brock" w:date="2013-09-25T11:00:00Z" w:initials="AWB9">
    <w:p w14:paraId="5B319E74" w14:textId="77777777" w:rsidR="00460CAC" w:rsidRDefault="00460CAC" w:rsidP="00810454">
      <w:pPr>
        <w:pStyle w:val="af7"/>
      </w:pPr>
      <w:r>
        <w:rPr>
          <w:rStyle w:val="af6"/>
        </w:rPr>
        <w:annotationRef/>
      </w:r>
      <w:r>
        <w:t>Note that the conversion semantics are like Stirng.prototype.concat rather than the + operator.</w:t>
      </w:r>
    </w:p>
  </w:comment>
  <w:comment w:id="4075" w:author="Rev 9 Allen Wirfs-Brock" w:date="2013-09-25T11:00:00Z" w:initials="AWB9">
    <w:p w14:paraId="19989F23" w14:textId="77777777" w:rsidR="00460CAC" w:rsidRDefault="00460CAC" w:rsidP="00810454">
      <w:pPr>
        <w:pStyle w:val="af7"/>
      </w:pPr>
      <w:r>
        <w:rPr>
          <w:rStyle w:val="af6"/>
        </w:rPr>
        <w:annotationRef/>
      </w:r>
      <w:r>
        <w:t>Note that the conversion semantics are like Stirng.prototype.concat rather than the + operator.</w:t>
      </w:r>
    </w:p>
  </w:comment>
  <w:comment w:id="4262" w:author="Rev 10 Allen Wirfs-Brock" w:date="2013-09-25T11:00:00Z" w:initials="AWB10">
    <w:p w14:paraId="0F1DB0C6" w14:textId="77777777" w:rsidR="00460CAC" w:rsidRDefault="00460CAC" w:rsidP="007954BD">
      <w:pPr>
        <w:pStyle w:val="af7"/>
      </w:pPr>
      <w:r>
        <w:rPr>
          <w:rStyle w:val="af6"/>
        </w:rPr>
        <w:annotationRef/>
      </w:r>
      <w:r>
        <w:t>These are false, because we disallow host functions returning reference values.</w:t>
      </w:r>
    </w:p>
  </w:comment>
  <w:comment w:id="4295" w:author="Rev 9 Allen Wirfs-Brock" w:date="2013-09-25T11:00:00Z" w:initials="AWB9">
    <w:p w14:paraId="0113521B" w14:textId="77777777" w:rsidR="00460CAC" w:rsidRDefault="00460CAC">
      <w:pPr>
        <w:pStyle w:val="af7"/>
      </w:pPr>
      <w:r>
        <w:rPr>
          <w:rStyle w:val="af6"/>
        </w:rPr>
        <w:annotationRef/>
      </w:r>
      <w:r>
        <w:t xml:space="preserve">TODO probably need to do something about new operators in tail position. </w:t>
      </w:r>
    </w:p>
  </w:comment>
  <w:comment w:id="4323" w:author="Rev 7 Allen Wirfs-Brock" w:date="2013-09-25T16:45:00Z" w:initials="AWB7">
    <w:p w14:paraId="5D4195CC" w14:textId="77777777" w:rsidR="00460CAC" w:rsidRDefault="00460CAC">
      <w:pPr>
        <w:pStyle w:val="af7"/>
      </w:pPr>
      <w:r>
        <w:rPr>
          <w:rStyle w:val="af6"/>
        </w:rPr>
        <w:annotationRef/>
      </w:r>
      <w:r>
        <w:t>TODO: tail calls.</w:t>
      </w:r>
    </w:p>
    <w:p w14:paraId="381C9199" w14:textId="77777777" w:rsidR="00460CAC" w:rsidRDefault="00460CAC">
      <w:pPr>
        <w:pStyle w:val="af7"/>
      </w:pPr>
    </w:p>
    <w:p w14:paraId="3B0A5B65" w14:textId="77777777" w:rsidR="00460CAC" w:rsidRDefault="00460CAC">
      <w:pPr>
        <w:pStyle w:val="af7"/>
        <w:rPr>
          <w:rFonts w:ascii="Helvetica" w:hAnsi="Helvetica" w:cs="Helvetica"/>
          <w:sz w:val="24"/>
          <w:szCs w:val="24"/>
          <w:lang w:val="en-US" w:eastAsia="en-US"/>
        </w:rPr>
      </w:pPr>
      <w:r>
        <w:t xml:space="preserve">Jan 19 meeting notes: </w:t>
      </w:r>
      <w:r>
        <w:rPr>
          <w:rFonts w:ascii="Helvetica" w:hAnsi="Helvetica" w:cs="Helvetica"/>
          <w:sz w:val="24"/>
          <w:szCs w:val="24"/>
          <w:lang w:val="en-US" w:eastAsia="en-US"/>
        </w:rPr>
        <w:t>decision is to support tail calls in strict mode only.  Confirmed in Sept 2013 notes.</w:t>
      </w:r>
    </w:p>
    <w:p w14:paraId="1761101B" w14:textId="77777777" w:rsidR="00460CAC" w:rsidRDefault="00460CAC">
      <w:pPr>
        <w:pStyle w:val="af7"/>
        <w:rPr>
          <w:rFonts w:ascii="Helvetica" w:hAnsi="Helvetica" w:cs="Helvetica"/>
          <w:sz w:val="24"/>
          <w:szCs w:val="24"/>
          <w:lang w:val="en-US" w:eastAsia="en-US"/>
        </w:rPr>
      </w:pPr>
    </w:p>
    <w:p w14:paraId="01B38A31" w14:textId="77777777" w:rsidR="00460CAC" w:rsidRDefault="00460CAC">
      <w:pPr>
        <w:pStyle w:val="af7"/>
      </w:pPr>
      <w:r>
        <w:rPr>
          <w:rFonts w:ascii="Helvetica" w:hAnsi="Helvetica" w:cs="Helvetica"/>
          <w:sz w:val="24"/>
          <w:szCs w:val="24"/>
          <w:lang w:val="en-US" w:eastAsia="en-US"/>
        </w:rPr>
        <w:t>This is necessary because of the function.arguments extension supported by the web for non-strict code.</w:t>
      </w:r>
    </w:p>
  </w:comment>
  <w:comment w:id="4326" w:author="Rev 15 Allen Wirfs-Brock" w:date="2013-09-25T11:00:00Z" w:initials="AWB15">
    <w:p w14:paraId="5FC93DFC" w14:textId="77777777" w:rsidR="00460CAC" w:rsidRDefault="00460CAC" w:rsidP="007262AE">
      <w:pPr>
        <w:pStyle w:val="af7"/>
      </w:pPr>
      <w:r>
        <w:rPr>
          <w:rStyle w:val="af6"/>
        </w:rPr>
        <w:annotationRef/>
      </w:r>
      <w:r>
        <w:t>Explict property references are handled as method calls.</w:t>
      </w:r>
    </w:p>
  </w:comment>
  <w:comment w:id="4327" w:author="Rev 15 Allen Wirfs-Brock" w:date="2013-09-25T11:00:00Z" w:initials="AWB15">
    <w:p w14:paraId="465BD1A1" w14:textId="77777777" w:rsidR="00460CAC" w:rsidRDefault="00460CAC" w:rsidP="007262AE">
      <w:pPr>
        <w:pStyle w:val="af7"/>
      </w:pPr>
      <w:r>
        <w:rPr>
          <w:rStyle w:val="af6"/>
        </w:rPr>
        <w:annotationRef/>
      </w:r>
      <w:r>
        <w:t>Implicit property references (via a with binding or global object binding) are also handled as method calls.</w:t>
      </w:r>
    </w:p>
  </w:comment>
  <w:comment w:id="4336" w:author="Rev 15 Allen Wirfs-Brock" w:date="2013-09-25T11:00:00Z" w:initials="AWB15">
    <w:p w14:paraId="4B85D93E" w14:textId="77777777" w:rsidR="00460CAC" w:rsidRDefault="00460CAC" w:rsidP="00470DC2">
      <w:pPr>
        <w:pStyle w:val="af7"/>
      </w:pPr>
      <w:r>
        <w:rPr>
          <w:rStyle w:val="af6"/>
        </w:rPr>
        <w:annotationRef/>
      </w:r>
      <w:r>
        <w:t xml:space="preserve">This takes cares of property access on primitive values. </w:t>
      </w:r>
    </w:p>
  </w:comment>
  <w:comment w:id="4338" w:author="Rev 15 Allen Wirfs-Brock" w:date="2013-09-25T11:00:00Z" w:initials="AWB15">
    <w:p w14:paraId="68EBEB80" w14:textId="77777777" w:rsidR="00460CAC" w:rsidRDefault="00460CAC" w:rsidP="00621C54">
      <w:pPr>
        <w:pStyle w:val="af7"/>
      </w:pPr>
      <w:r>
        <w:rPr>
          <w:rStyle w:val="af6"/>
        </w:rPr>
        <w:annotationRef/>
      </w:r>
      <w:r>
        <w:t xml:space="preserve">It translate them into calls on the [[MethodCall]] internal method of the base object. </w:t>
      </w:r>
    </w:p>
  </w:comment>
  <w:comment w:id="4385" w:author="Allen Wirfs-Brock" w:date="2013-09-25T11:00:00Z" w:initials="AW">
    <w:p w14:paraId="3DB66E62" w14:textId="77777777" w:rsidR="00460CAC" w:rsidRDefault="00460CAC" w:rsidP="00326D0A">
      <w:pPr>
        <w:pStyle w:val="af7"/>
      </w:pPr>
      <w:r>
        <w:rPr>
          <w:rStyle w:val="af6"/>
        </w:rPr>
        <w:annotationRef/>
      </w:r>
      <w:r>
        <w:t>Note that the value the spread operator is applied to is coerced to an Object.</w:t>
      </w:r>
    </w:p>
  </w:comment>
  <w:comment w:id="4386" w:author="Allen Wirfs-Brock" w:date="2013-09-25T11:00:00Z" w:initials="AW">
    <w:p w14:paraId="1AB57A20" w14:textId="77777777" w:rsidR="00460CAC" w:rsidRDefault="00460CAC" w:rsidP="002A29A1">
      <w:pPr>
        <w:pStyle w:val="af7"/>
      </w:pPr>
      <w:r>
        <w:rPr>
          <w:rStyle w:val="af6"/>
        </w:rPr>
        <w:annotationRef/>
      </w:r>
      <w:r>
        <w:t>Note that the value the spread operator is applied to is coerced to an Object.</w:t>
      </w:r>
    </w:p>
  </w:comment>
  <w:comment w:id="5801" w:author="Allen Wirfs-Brock" w:date="2013-09-25T11:00:00Z" w:initials="AW">
    <w:p w14:paraId="3F1ACCE8" w14:textId="77777777" w:rsidR="00460CAC" w:rsidRDefault="00460CAC" w:rsidP="001D4A8C">
      <w:pPr>
        <w:pStyle w:val="af7"/>
      </w:pPr>
      <w:r>
        <w:rPr>
          <w:rStyle w:val="af6"/>
        </w:rPr>
        <w:annotationRef/>
      </w:r>
      <w:r>
        <w:t>This part probably doesn’t need to be here if 11.1.2 has this as a static semantic for extended code.</w:t>
      </w:r>
    </w:p>
  </w:comment>
  <w:comment w:id="6134" w:author="Rev 13 Allen Wirfs-Brock" w:date="2013-09-25T11:00:00Z" w:initials="AWB13">
    <w:p w14:paraId="0233AB5D" w14:textId="77777777" w:rsidR="00460CAC" w:rsidRDefault="00460CAC">
      <w:pPr>
        <w:pStyle w:val="af7"/>
      </w:pPr>
      <w:r>
        <w:rPr>
          <w:rStyle w:val="af6"/>
        </w:rPr>
        <w:annotationRef/>
      </w:r>
      <w:r>
        <w:t>Breaking change: completion reform</w:t>
      </w:r>
    </w:p>
  </w:comment>
  <w:comment w:id="6133" w:author="Rev 13 Allen Wirfs-Brock" w:date="2013-09-25T11:00:00Z" w:initials="AWB13">
    <w:p w14:paraId="1341C26A" w14:textId="77777777" w:rsidR="00460CAC" w:rsidRDefault="00460CAC">
      <w:pPr>
        <w:pStyle w:val="af7"/>
      </w:pPr>
      <w:r>
        <w:rPr>
          <w:rStyle w:val="af6"/>
        </w:rPr>
        <w:annotationRef/>
      </w:r>
      <w:r>
        <w:t xml:space="preserve">TODO, need to verify that under ompletion reform empty blocks evaluate to undefined.  </w:t>
      </w:r>
    </w:p>
  </w:comment>
  <w:comment w:id="6135" w:author="Rev 13 Allen Wirfs-Brock" w:date="2013-09-25T11:00:00Z" w:initials="AWB13">
    <w:p w14:paraId="5CCC15C1" w14:textId="77777777" w:rsidR="00460CAC" w:rsidRDefault="00460CAC" w:rsidP="00970924">
      <w:pPr>
        <w:pStyle w:val="af7"/>
      </w:pPr>
      <w:r>
        <w:rPr>
          <w:rStyle w:val="af6"/>
        </w:rPr>
        <w:annotationRef/>
      </w:r>
      <w:r>
        <w:t>Breaking change: completion reform</w:t>
      </w:r>
    </w:p>
  </w:comment>
  <w:comment w:id="6153" w:author="Rev 13 Allen Wirfs-Brock" w:date="2013-09-25T11:00:00Z" w:initials="AWB13">
    <w:p w14:paraId="1C6B7544" w14:textId="77777777" w:rsidR="00460CAC" w:rsidRDefault="00460CAC">
      <w:pPr>
        <w:pStyle w:val="af7"/>
      </w:pPr>
      <w:r>
        <w:rPr>
          <w:rStyle w:val="af6"/>
        </w:rPr>
        <w:annotationRef/>
      </w:r>
      <w:r>
        <w:t>ISSUE: above changes to completion reform will means this evaluates to undefined rather than 1 is</w:t>
      </w:r>
    </w:p>
  </w:comment>
  <w:comment w:id="6158" w:author="Rev 7 Allen Wirfs-Brock" w:date="2013-09-25T11:00:00Z" w:initials="AWB7">
    <w:p w14:paraId="617E779C" w14:textId="77777777" w:rsidR="00460CAC" w:rsidRDefault="00460CAC" w:rsidP="009553A4">
      <w:pPr>
        <w:pStyle w:val="af7"/>
      </w:pPr>
      <w:r>
        <w:rPr>
          <w:rStyle w:val="af6"/>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6190" w:author="Rev 19 Allen Wirfs-Brock" w:date="2013-09-25T11:00:00Z" w:initials="AWB19">
    <w:p w14:paraId="4BBF8791" w14:textId="77777777" w:rsidR="00460CAC" w:rsidRDefault="00460CAC">
      <w:pPr>
        <w:pStyle w:val="af7"/>
      </w:pPr>
      <w:r>
        <w:rPr>
          <w:rStyle w:val="af6"/>
        </w:rPr>
        <w:annotationRef/>
      </w:r>
      <w:r>
        <w:t>Maybe we can fine a better way to express this.  Is this legal:</w:t>
      </w:r>
    </w:p>
    <w:p w14:paraId="0DC0B519" w14:textId="77777777" w:rsidR="00460CAC" w:rsidRDefault="00460CAC">
      <w:pPr>
        <w:pStyle w:val="af7"/>
      </w:pPr>
    </w:p>
    <w:p w14:paraId="34F03761" w14:textId="77777777" w:rsidR="00460CAC" w:rsidRDefault="00460CAC">
      <w:pPr>
        <w:pStyle w:val="af7"/>
      </w:pPr>
      <w:r>
        <w:t>export let [a,b,default,c] = [1,2,3,4];</w:t>
      </w:r>
    </w:p>
  </w:comment>
  <w:comment w:id="6409" w:author="Rev 16 Allen Wirfs-Brock" w:date="2013-09-25T11:00:00Z" w:initials="AWB16">
    <w:p w14:paraId="7E896006" w14:textId="77777777" w:rsidR="00460CAC" w:rsidRDefault="00460CAC">
      <w:pPr>
        <w:pStyle w:val="af7"/>
      </w:pPr>
      <w:r>
        <w:rPr>
          <w:rStyle w:val="af6"/>
        </w:rPr>
        <w:annotationRef/>
      </w:r>
      <w:r>
        <w:t xml:space="preserve">Note that this may be a computed property name </w:t>
      </w:r>
    </w:p>
  </w:comment>
  <w:comment w:id="6729" w:author="Rev 13 Allen Wirfs-Brock" w:date="2013-09-25T11:00:00Z" w:initials="AWB13">
    <w:p w14:paraId="7735B392" w14:textId="77777777" w:rsidR="00460CAC" w:rsidRDefault="00460CAC" w:rsidP="00A53F35">
      <w:pPr>
        <w:pStyle w:val="af7"/>
      </w:pPr>
      <w:r>
        <w:rPr>
          <w:rStyle w:val="af6"/>
        </w:rPr>
        <w:annotationRef/>
      </w:r>
      <w:r>
        <w:t>Breaking change from ES5: completion reform</w:t>
      </w:r>
    </w:p>
  </w:comment>
  <w:comment w:id="6748" w:author="Rev 6 Allen Wirfs-Brock" w:date="2013-09-25T11:00:00Z" w:initials="AWB6">
    <w:p w14:paraId="6236EFBC" w14:textId="77777777" w:rsidR="00460CAC" w:rsidRDefault="00460CAC">
      <w:pPr>
        <w:pStyle w:val="af7"/>
      </w:pPr>
      <w:r>
        <w:rPr>
          <w:rStyle w:val="af6"/>
        </w:rPr>
        <w:annotationRef/>
      </w:r>
      <w:r>
        <w:t>Breaking change from ES5: completion reform</w:t>
      </w:r>
    </w:p>
  </w:comment>
  <w:comment w:id="6751" w:author="Rev 13 Allen Wirfs-Brock" w:date="2013-09-25T11:00:00Z" w:initials="AWB13">
    <w:p w14:paraId="7097D756" w14:textId="77777777" w:rsidR="00460CAC" w:rsidRDefault="00460CAC" w:rsidP="00A53F35">
      <w:pPr>
        <w:pStyle w:val="af7"/>
      </w:pPr>
      <w:r>
        <w:rPr>
          <w:rStyle w:val="af6"/>
        </w:rPr>
        <w:annotationRef/>
      </w:r>
      <w:r>
        <w:t>Breaking change from ES5: completion reform</w:t>
      </w:r>
    </w:p>
  </w:comment>
  <w:comment w:id="6759" w:author="Rev 6 Allen Wirfs-Brock" w:date="2013-09-25T11:00:00Z" w:initials="AWB6">
    <w:p w14:paraId="0C2CE87E" w14:textId="77777777" w:rsidR="00460CAC" w:rsidRPr="00D07025" w:rsidRDefault="00460CAC">
      <w:pPr>
        <w:pStyle w:val="af7"/>
      </w:pPr>
      <w:r>
        <w:rPr>
          <w:rStyle w:val="af6"/>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6772" w:author="Rev 6 Allen Wirfs-Brock" w:date="2013-09-25T11:00:00Z" w:initials="AWB6">
    <w:p w14:paraId="31DFF321" w14:textId="77777777" w:rsidR="00460CAC" w:rsidRDefault="00460CAC">
      <w:pPr>
        <w:pStyle w:val="af7"/>
      </w:pPr>
      <w:r>
        <w:rPr>
          <w:rStyle w:val="af6"/>
        </w:rPr>
        <w:annotationRef/>
      </w:r>
      <w:r>
        <w:t>Note that this is technically a breaking change from ES5, however it is made to match web reality.</w:t>
      </w:r>
    </w:p>
  </w:comment>
  <w:comment w:id="6848" w:author="Rev 6 Allen Wirfs-Brock" w:date="2013-09-25T11:00:00Z" w:initials="AWB6">
    <w:p w14:paraId="777F0C28" w14:textId="77777777" w:rsidR="00460CAC" w:rsidRDefault="00460CAC">
      <w:pPr>
        <w:pStyle w:val="af7"/>
      </w:pPr>
      <w:r>
        <w:rPr>
          <w:rStyle w:val="af6"/>
        </w:rPr>
        <w:annotationRef/>
      </w:r>
      <w:r>
        <w:t>Breaking change: completion reform</w:t>
      </w:r>
    </w:p>
  </w:comment>
  <w:comment w:id="6849" w:author="Rev 6 Allen Wirfs-Brock" w:date="2013-09-25T11:00:00Z" w:initials="AWB6">
    <w:p w14:paraId="60024C32" w14:textId="77777777" w:rsidR="00460CAC" w:rsidRDefault="00460CAC">
      <w:pPr>
        <w:pStyle w:val="af7"/>
      </w:pPr>
      <w:r>
        <w:rPr>
          <w:rStyle w:val="af6"/>
        </w:rPr>
        <w:annotationRef/>
      </w:r>
      <w:r>
        <w:t>Break/continue/return in the expression works normally (future for do {} or block lamda expressions)</w:t>
      </w:r>
    </w:p>
  </w:comment>
  <w:comment w:id="6932" w:author="Rev 6 Allen Wirfs-Brock" w:date="2013-09-25T11:00:00Z" w:initials="AWB6">
    <w:p w14:paraId="53320922" w14:textId="77777777" w:rsidR="00460CAC" w:rsidRDefault="00460CAC">
      <w:pPr>
        <w:pStyle w:val="af7"/>
      </w:pPr>
      <w:r>
        <w:rPr>
          <w:rStyle w:val="af6"/>
        </w:rPr>
        <w:annotationRef/>
      </w:r>
      <w:r>
        <w:t>ES5 breaking change: completion reform</w:t>
      </w:r>
    </w:p>
  </w:comment>
  <w:comment w:id="6933" w:author="Rev 6 Allen Wirfs-Brock" w:date="2013-09-25T11:00:00Z" w:initials="AWB6">
    <w:p w14:paraId="41953791" w14:textId="77777777" w:rsidR="00460CAC" w:rsidRDefault="00460CAC" w:rsidP="009E1306">
      <w:pPr>
        <w:pStyle w:val="af7"/>
      </w:pPr>
      <w:r>
        <w:rPr>
          <w:rStyle w:val="af6"/>
        </w:rPr>
        <w:annotationRef/>
      </w:r>
      <w:r>
        <w:t>Break/continue/return in the expression works normally (future for do {} or block lamda expressions)</w:t>
      </w:r>
    </w:p>
  </w:comment>
  <w:comment w:id="6947" w:author="Rev 3 Allen Wirfs-Brock" w:date="2013-09-25T11:00:00Z" w:initials="AWB 3">
    <w:p w14:paraId="148183D4" w14:textId="77777777" w:rsidR="00460CAC" w:rsidRDefault="00460CAC">
      <w:pPr>
        <w:pStyle w:val="af7"/>
      </w:pPr>
      <w:r>
        <w:rPr>
          <w:rStyle w:val="af6"/>
        </w:rPr>
        <w:annotationRef/>
      </w:r>
      <w:r>
        <w:t>The lexical scoping of for iteration variables still needs to be taken care of</w:t>
      </w:r>
    </w:p>
  </w:comment>
  <w:comment w:id="7050" w:author="Rev 6 Allen Wirfs-Brock" w:date="2013-09-25T11:00:00Z" w:initials="AWB6">
    <w:p w14:paraId="47AB20CD" w14:textId="77777777" w:rsidR="00460CAC" w:rsidRDefault="00460CAC">
      <w:pPr>
        <w:pStyle w:val="af7"/>
      </w:pPr>
      <w:r>
        <w:rPr>
          <w:rStyle w:val="af6"/>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7063" w:author="Rev 6 Allen Wirfs-Brock" w:date="2013-09-25T11:00:00Z" w:initials="AWB6">
    <w:p w14:paraId="0B162893" w14:textId="77777777" w:rsidR="00460CAC" w:rsidRDefault="00460CAC" w:rsidP="006D2B83">
      <w:pPr>
        <w:pStyle w:val="af7"/>
      </w:pPr>
      <w:r>
        <w:rPr>
          <w:rStyle w:val="af6"/>
        </w:rPr>
        <w:annotationRef/>
      </w:r>
      <w:r>
        <w:t>ES5 breaking change: Completion reform</w:t>
      </w:r>
    </w:p>
  </w:comment>
  <w:comment w:id="7231" w:author="Rev 15 Allen Wirfs-Brock" w:date="2013-09-25T11:00:00Z" w:initials="AWB15">
    <w:p w14:paraId="6C1F498B" w14:textId="77777777" w:rsidR="00460CAC" w:rsidRDefault="00460CAC" w:rsidP="0000738D">
      <w:pPr>
        <w:pStyle w:val="af7"/>
      </w:pPr>
      <w:r>
        <w:rPr>
          <w:rStyle w:val="af6"/>
        </w:rPr>
        <w:annotationRef/>
      </w:r>
      <w:r>
        <w:t>NOTE that if this is a for-let, this places the evaluation of the AssignmentExpression outside the scope of the bindings.  Perhaps in should be within that scope and subject to TDZ checks on the bond values.</w:t>
      </w:r>
    </w:p>
  </w:comment>
  <w:comment w:id="7232" w:author="Rev 6 Allen Wirfs-Brock" w:date="2013-09-25T11:00:00Z" w:initials="AWB6">
    <w:p w14:paraId="075557E7" w14:textId="77777777" w:rsidR="00460CAC" w:rsidRDefault="00460CAC">
      <w:pPr>
        <w:pStyle w:val="af7"/>
      </w:pPr>
      <w:r>
        <w:rPr>
          <w:rStyle w:val="af6"/>
        </w:rPr>
        <w:annotationRef/>
      </w:r>
      <w:r>
        <w:t>Note a continue in the initializer expression is just like a break</w:t>
      </w:r>
    </w:p>
  </w:comment>
  <w:comment w:id="7234" w:author="Rev 6 Allen Wirfs-Brock" w:date="2013-09-25T11:00:00Z" w:initials="AWB6">
    <w:p w14:paraId="7019FCE0" w14:textId="77777777" w:rsidR="00460CAC" w:rsidRDefault="00460CAC" w:rsidP="00FB33C0">
      <w:pPr>
        <w:pStyle w:val="af7"/>
      </w:pPr>
      <w:r>
        <w:rPr>
          <w:rStyle w:val="af6"/>
        </w:rPr>
        <w:annotationRef/>
      </w:r>
      <w:r>
        <w:t>Break/continue in the expression works normally (future for do {} or block lamda expressions)</w:t>
      </w:r>
    </w:p>
  </w:comment>
  <w:comment w:id="7235" w:author="Rev 6 Allen Wirfs-Brock" w:date="2013-09-27T10:30:00Z" w:initials="AWB6">
    <w:p w14:paraId="300713EA" w14:textId="77777777" w:rsidR="00460CAC" w:rsidRDefault="00460CAC" w:rsidP="00FB33C0">
      <w:pPr>
        <w:pStyle w:val="af7"/>
      </w:pPr>
      <w:r>
        <w:rPr>
          <w:rStyle w:val="af6"/>
        </w:rPr>
        <w:annotationRef/>
      </w:r>
      <w:r>
        <w:t>Note a continue in the initialiser expression is just like a break</w:t>
      </w:r>
    </w:p>
  </w:comment>
  <w:comment w:id="7243" w:author="Rev 6 Allen Wirfs-Brock" w:date="2013-09-25T11:00:00Z" w:initials="AWB6">
    <w:p w14:paraId="1A93B946" w14:textId="77777777" w:rsidR="00460CAC" w:rsidRDefault="00460CAC" w:rsidP="0068432C">
      <w:pPr>
        <w:pStyle w:val="af7"/>
      </w:pPr>
      <w:r>
        <w:rPr>
          <w:rStyle w:val="af6"/>
        </w:rPr>
        <w:annotationRef/>
      </w:r>
      <w:r>
        <w:t>Completion value reform</w:t>
      </w:r>
    </w:p>
  </w:comment>
  <w:comment w:id="7262" w:author="Rev 6 Allen Wirfs-Brock" w:date="2013-09-25T11:00:00Z" w:initials="AWB6">
    <w:p w14:paraId="30376DED" w14:textId="77777777" w:rsidR="00460CAC" w:rsidRDefault="00460CAC">
      <w:pPr>
        <w:pStyle w:val="af7"/>
      </w:pPr>
      <w:r>
        <w:rPr>
          <w:rStyle w:val="af6"/>
        </w:rPr>
        <w:annotationRef/>
      </w:r>
      <w:r>
        <w:t>ToDo, update this to return a completion value</w:t>
      </w:r>
    </w:p>
  </w:comment>
  <w:comment w:id="7268" w:author="Rev 11 Allen Wirfs-Brock" w:date="2013-09-25T11:00:00Z" w:initials="AWB11">
    <w:p w14:paraId="5980D91D" w14:textId="77777777" w:rsidR="00460CAC" w:rsidRDefault="00460CAC" w:rsidP="00837E61">
      <w:pPr>
        <w:pStyle w:val="af7"/>
      </w:pPr>
      <w:r>
        <w:rPr>
          <w:rStyle w:val="af6"/>
        </w:rPr>
        <w:annotationRef/>
      </w:r>
      <w:r>
        <w:t>Need to understand why result of previous step is ignored.  See bug 811</w:t>
      </w:r>
    </w:p>
  </w:comment>
  <w:comment w:id="7569" w:author="Rev 6 Allen Wirfs-Brock" w:date="2013-09-25T11:00:00Z" w:initials="AWB6">
    <w:p w14:paraId="3F161A55" w14:textId="77777777" w:rsidR="00460CAC" w:rsidRDefault="00460CAC">
      <w:pPr>
        <w:pStyle w:val="af7"/>
      </w:pPr>
      <w:r>
        <w:rPr>
          <w:rStyle w:val="af6"/>
        </w:rPr>
        <w:annotationRef/>
      </w:r>
      <w:r>
        <w:t>ES5 breaking change: completion reform</w:t>
      </w:r>
    </w:p>
  </w:comment>
  <w:comment w:id="7578" w:author="Rev 6 Allen Wirfs-Brock" w:date="2013-09-25T11:00:00Z" w:initials="AWB6">
    <w:p w14:paraId="4DFCFED4" w14:textId="77777777" w:rsidR="00460CAC" w:rsidRDefault="00460CAC" w:rsidP="00176950">
      <w:pPr>
        <w:pStyle w:val="af7"/>
      </w:pPr>
      <w:r>
        <w:rPr>
          <w:rStyle w:val="af6"/>
        </w:rPr>
        <w:annotationRef/>
      </w:r>
      <w:r>
        <w:t>ES5 breaking change: completion reform</w:t>
      </w:r>
    </w:p>
  </w:comment>
  <w:comment w:id="7746" w:author="Rev 6 Allen Wirfs-Brock" w:date="2013-09-25T11:00:00Z" w:initials="AWB">
    <w:p w14:paraId="7DC8DD95" w14:textId="77777777" w:rsidR="00460CAC" w:rsidRDefault="00460CAC">
      <w:pPr>
        <w:pStyle w:val="af7"/>
      </w:pPr>
      <w:r>
        <w:rPr>
          <w:rStyle w:val="af6"/>
        </w:rPr>
        <w:annotationRef/>
      </w:r>
      <w:r>
        <w:t>Note that this is a new restriction that does not exist in ES5</w:t>
      </w:r>
    </w:p>
  </w:comment>
  <w:comment w:id="7824" w:author="Rev 10 Allen Wirfs-Brock" w:date="2013-09-25T17:02:00Z" w:initials="AWB10">
    <w:p w14:paraId="1DE9A3C7" w14:textId="77777777" w:rsidR="00460CAC" w:rsidRDefault="00460CAC">
      <w:pPr>
        <w:pStyle w:val="af7"/>
      </w:pPr>
      <w:r>
        <w:rPr>
          <w:rStyle w:val="af6"/>
        </w:rPr>
        <w:annotationRef/>
      </w:r>
      <w:r>
        <w:t>Catching a thrown primitive value, null or undefined with a destructuing parameter rethrows a TypeError.  Does this make sense?</w:t>
      </w:r>
    </w:p>
  </w:comment>
  <w:comment w:id="8012" w:author="Rev 10 Allen Wirfs-Brock" w:date="2013-09-25T11:00:00Z" w:initials="AWB10">
    <w:p w14:paraId="273CCC81" w14:textId="77777777" w:rsidR="00460CAC" w:rsidRDefault="00460CAC">
      <w:pPr>
        <w:pStyle w:val="af7"/>
      </w:pPr>
      <w:r>
        <w:rPr>
          <w:rStyle w:val="af6"/>
        </w:rPr>
        <w:annotationRef/>
      </w:r>
      <w:r>
        <w:t>Need a better definition</w:t>
      </w:r>
    </w:p>
  </w:comment>
  <w:comment w:id="8464" w:author="Rev 10 Allen Wirfs-Brock" w:date="2013-09-25T11:00:00Z" w:initials="AWB10">
    <w:p w14:paraId="627E4814" w14:textId="77777777" w:rsidR="00460CAC" w:rsidRDefault="00460CAC">
      <w:pPr>
        <w:pStyle w:val="af7"/>
      </w:pPr>
      <w:r>
        <w:rPr>
          <w:rStyle w:val="af6"/>
        </w:rPr>
        <w:annotationRef/>
      </w:r>
      <w:r>
        <w:t>At its sept 2012 meeting TC39 decided that it wants methods to be enumerable.</w:t>
      </w:r>
    </w:p>
  </w:comment>
  <w:comment w:id="8498" w:author="Rev 10 Allen Wirfs-Brock" w:date="2013-09-25T11:00:00Z" w:initials="AWB10">
    <w:p w14:paraId="21A01197" w14:textId="77777777" w:rsidR="00460CAC" w:rsidRDefault="00460CAC" w:rsidP="003B43FB">
      <w:pPr>
        <w:pStyle w:val="af7"/>
      </w:pPr>
      <w:r>
        <w:rPr>
          <w:rStyle w:val="af6"/>
        </w:rPr>
        <w:annotationRef/>
      </w:r>
      <w:r>
        <w:t>This actually doesn’t accomplish anything because a similar annotation within MemberExpression takes care of the possibility  of a leading RegExp here.</w:t>
      </w:r>
    </w:p>
  </w:comment>
  <w:comment w:id="8501" w:author="Rev 10 Allen Wirfs-Brock" w:date="2013-09-25T11:00:00Z" w:initials="AWB10">
    <w:p w14:paraId="14CF9E08" w14:textId="77777777" w:rsidR="00460CAC" w:rsidRDefault="00460CAC">
      <w:pPr>
        <w:pStyle w:val="af7"/>
      </w:pPr>
      <w:r>
        <w:rPr>
          <w:rStyle w:val="af6"/>
        </w:rPr>
        <w:annotationRef/>
      </w:r>
      <w:r>
        <w:t>This actually doesn’t accomplish anything because a similar annotation within MemberExpression takes care of the possibility  of a leading RegExp here.</w:t>
      </w:r>
    </w:p>
  </w:comment>
  <w:comment w:id="8510" w:author="Rev 10 Allen Wirfs-Brock" w:date="2013-09-25T11:00:00Z" w:initials="AWB10">
    <w:p w14:paraId="7BEE5A04" w14:textId="77777777" w:rsidR="00460CAC" w:rsidRDefault="00460CAC" w:rsidP="00DF1D00">
      <w:pPr>
        <w:pStyle w:val="af7"/>
      </w:pPr>
      <w:r>
        <w:rPr>
          <w:rStyle w:val="af6"/>
        </w:rPr>
        <w:annotationRef/>
      </w:r>
      <w:r>
        <w:t>This actually doesn’t accomplish anything because a similar annotation within MemberExpression takes care of the possibility  of a leading RegExp here.</w:t>
      </w:r>
    </w:p>
  </w:comment>
  <w:comment w:id="8513" w:author="Rev 10 Allen Wirfs-Brock" w:date="2013-09-25T11:00:00Z" w:initials="AWB10">
    <w:p w14:paraId="020045BD" w14:textId="77777777" w:rsidR="00460CAC" w:rsidRDefault="00460CAC" w:rsidP="00D054E9">
      <w:pPr>
        <w:pStyle w:val="af7"/>
      </w:pPr>
      <w:r>
        <w:rPr>
          <w:rStyle w:val="af6"/>
        </w:rPr>
        <w:annotationRef/>
      </w:r>
      <w:r>
        <w:t>This actually doesn’t accomplish anything because a similar annotation within MemberExpression takes care of the possibility  of a leading RegExp here.</w:t>
      </w:r>
    </w:p>
  </w:comment>
  <w:comment w:id="8943" w:author="Rev 9 Allen Wirfs-Brock" w:date="2013-09-25T11:00:00Z" w:initials="AWB9">
    <w:p w14:paraId="5F8027EB" w14:textId="77777777" w:rsidR="00460CAC" w:rsidRDefault="00460CAC" w:rsidP="00167894">
      <w:pPr>
        <w:pStyle w:val="af7"/>
      </w:pPr>
      <w:r>
        <w:rPr>
          <w:rStyle w:val="af6"/>
        </w:rPr>
        <w:annotationRef/>
      </w:r>
      <w:r>
        <w:t>Note that this variable currently isn’t used  in this algorithm</w:t>
      </w:r>
    </w:p>
  </w:comment>
  <w:comment w:id="8944" w:author="Rev 8 Allen Wirfs-Brock" w:date="2013-09-25T11:00:00Z" w:initials="AWB8">
    <w:p w14:paraId="52884E6B" w14:textId="77777777" w:rsidR="00460CAC" w:rsidRDefault="00460CAC">
      <w:pPr>
        <w:pStyle w:val="af7"/>
      </w:pPr>
      <w:r>
        <w:rPr>
          <w:rStyle w:val="af6"/>
        </w:rPr>
        <w:annotationRef/>
      </w:r>
      <w:r>
        <w:t>As it now stands, this will never be an abrupt completion</w:t>
      </w:r>
    </w:p>
  </w:comment>
  <w:comment w:id="9161" w:author="Rev 9 Allen Wirfs-Brock" w:date="2013-09-25T11:00:00Z" w:initials="AWB9">
    <w:p w14:paraId="52354CDD" w14:textId="77777777" w:rsidR="00460CAC" w:rsidRDefault="00460CAC">
      <w:pPr>
        <w:pStyle w:val="af7"/>
      </w:pPr>
      <w:r>
        <w:rPr>
          <w:rStyle w:val="af6"/>
        </w:rPr>
        <w:annotationRef/>
      </w:r>
      <w:r>
        <w:t>TODO:  Need to define tail positions.</w:t>
      </w:r>
    </w:p>
  </w:comment>
  <w:comment w:id="9347" w:author="Rev 19 Allen Wirfs-Brock" w:date="2013-09-25T11:00:00Z" w:initials="AWB19">
    <w:p w14:paraId="61D2AD00" w14:textId="77777777" w:rsidR="00460CAC" w:rsidRDefault="00460CAC">
      <w:pPr>
        <w:pStyle w:val="af7"/>
      </w:pPr>
      <w:r>
        <w:rPr>
          <w:rStyle w:val="af6"/>
        </w:rPr>
        <w:annotationRef/>
      </w:r>
      <w:r>
        <w:t>TODO:need to sort this out</w:t>
      </w:r>
    </w:p>
  </w:comment>
  <w:comment w:id="9499" w:author="Rev 4 Allen Wirfs-Brock" w:date="2013-09-25T11:00:00Z" w:initials="AWB">
    <w:p w14:paraId="6A43B65C" w14:textId="77777777" w:rsidR="00460CAC" w:rsidRDefault="00460CAC" w:rsidP="00CE5E6D">
      <w:pPr>
        <w:pStyle w:val="af7"/>
      </w:pPr>
      <w:r>
        <w:rPr>
          <w:rStyle w:val="af6"/>
        </w:rPr>
        <w:annotationRef/>
      </w:r>
      <w:r>
        <w:t>TODO: The exact details of declaration instantion for module  code still need to be worked out.</w:t>
      </w:r>
    </w:p>
  </w:comment>
  <w:comment w:id="9673" w:author="Rev 19 Allen Wirfs-Brock" w:date="2013-09-25T11:00:00Z" w:initials="AWB19">
    <w:p w14:paraId="42B7CDB3" w14:textId="77777777" w:rsidR="00460CAC" w:rsidRDefault="00460CAC">
      <w:pPr>
        <w:pStyle w:val="af7"/>
      </w:pPr>
      <w:r>
        <w:rPr>
          <w:rStyle w:val="af6"/>
        </w:rPr>
        <w:annotationRef/>
      </w:r>
      <w:r>
        <w:t>It’s not clear that we need this because as it currently stands it is identical to BoundNames</w:t>
      </w:r>
    </w:p>
  </w:comment>
  <w:comment w:id="9856" w:author="Rev 10 Allen Wirfs-Brock" w:date="2013-09-25T11:00:00Z" w:initials="AWB10">
    <w:p w14:paraId="205B238C" w14:textId="77777777" w:rsidR="00460CAC" w:rsidRDefault="00460CAC" w:rsidP="004C3785">
      <w:pPr>
        <w:pStyle w:val="af7"/>
      </w:pPr>
      <w:r>
        <w:rPr>
          <w:rStyle w:val="af6"/>
        </w:rPr>
        <w:annotationRef/>
      </w:r>
      <w:r>
        <w:t>Need a better definition</w:t>
      </w:r>
    </w:p>
  </w:comment>
  <w:comment w:id="9909" w:author="Rev 19 Allen Wirfs-Brock" w:date="2013-09-25T11:00:00Z" w:initials="AWB19">
    <w:p w14:paraId="636F6B54" w14:textId="77777777" w:rsidR="00460CAC" w:rsidRDefault="00460CAC">
      <w:pPr>
        <w:pStyle w:val="af7"/>
      </w:pPr>
      <w:r>
        <w:rPr>
          <w:rStyle w:val="af6"/>
        </w:rPr>
        <w:annotationRef/>
      </w:r>
      <w:r>
        <w:t>TODO: Need to  sort this out.</w:t>
      </w:r>
    </w:p>
  </w:comment>
  <w:comment w:id="10117" w:author="Rev 11 Allen Wirfs-Brock" w:date="2013-09-25T11:00:00Z" w:initials="AWB11">
    <w:p w14:paraId="44755B91" w14:textId="77777777" w:rsidR="00460CAC" w:rsidRDefault="00460CAC">
      <w:pPr>
        <w:pStyle w:val="af7"/>
      </w:pPr>
      <w:r>
        <w:rPr>
          <w:rStyle w:val="af6"/>
        </w:rPr>
        <w:annotationRef/>
      </w:r>
      <w:r>
        <w:t>Not strictly true any longer.  Will need to update.</w:t>
      </w:r>
    </w:p>
  </w:comment>
  <w:comment w:id="10157" w:author="Rev 15 Allen Wirfs-Brock" w:date="2013-09-25T11:00:00Z" w:initials="AWB15">
    <w:p w14:paraId="6546B2A6" w14:textId="77777777" w:rsidR="00460CAC" w:rsidRDefault="00460CAC">
      <w:pPr>
        <w:pStyle w:val="af7"/>
      </w:pPr>
      <w:r>
        <w:rPr>
          <w:rStyle w:val="af6"/>
        </w:rPr>
        <w:annotationRef/>
      </w:r>
      <w:r>
        <w:t xml:space="preserve">TODO: need to update </w:t>
      </w:r>
    </w:p>
  </w:comment>
  <w:comment w:id="10173" w:author="Rev 4 Allen Wirfs-Brock" w:date="2013-09-25T11:00:00Z" w:initials="AWB">
    <w:p w14:paraId="64407680" w14:textId="77777777" w:rsidR="00460CAC" w:rsidRDefault="00460CAC" w:rsidP="00C26E3D">
      <w:pPr>
        <w:pStyle w:val="af7"/>
      </w:pPr>
      <w:r>
        <w:rPr>
          <w:rStyle w:val="af6"/>
        </w:rPr>
        <w:annotationRef/>
      </w:r>
      <w:r>
        <w:t>TODO: The exact details of declaration instantion for module  code still need to be worked out.</w:t>
      </w:r>
    </w:p>
  </w:comment>
  <w:comment w:id="10203" w:author="Allen Wirfs-Brock" w:date="2013-09-25T11:00:00Z" w:initials="AW">
    <w:p w14:paraId="180EF16E" w14:textId="77777777" w:rsidR="00460CAC" w:rsidRDefault="00460CAC">
      <w:pPr>
        <w:pStyle w:val="af7"/>
      </w:pPr>
      <w:r>
        <w:rPr>
          <w:rStyle w:val="af6"/>
        </w:rPr>
        <w:annotationRef/>
      </w:r>
      <w:hyperlink r:id="rId4" w:history="1">
        <w:r>
          <w:rPr>
            <w:rStyle w:val="affb"/>
            <w:lang w:val="en-GB"/>
          </w:rPr>
          <w:t>https://bugs.ecmascript.org/show_bug.cgi?id=155</w:t>
        </w:r>
      </w:hyperlink>
      <w:r>
        <w:t xml:space="preserve"> </w:t>
      </w:r>
    </w:p>
  </w:comment>
  <w:comment w:id="10268" w:author="Rev 11 Allen Wirfs-Brock" w:date="2013-09-25T11:00:00Z" w:initials="AWB11">
    <w:p w14:paraId="1050D624" w14:textId="77777777" w:rsidR="00460CAC" w:rsidRDefault="00460CAC">
      <w:pPr>
        <w:pStyle w:val="af7"/>
      </w:pPr>
      <w:r>
        <w:rPr>
          <w:rStyle w:val="af6"/>
        </w:rPr>
        <w:annotationRef/>
      </w:r>
      <w:r>
        <w:t>or eval code that was direct eval’ed by function code??</w:t>
      </w:r>
    </w:p>
  </w:comment>
  <w:comment w:id="10269" w:author="Rev 11 Allen Wirfs-Brock" w:date="2013-09-25T11:00:00Z" w:initials="AWB11">
    <w:p w14:paraId="0833DA01" w14:textId="77777777" w:rsidR="00460CAC" w:rsidRDefault="00460CAC">
      <w:pPr>
        <w:pStyle w:val="af7"/>
      </w:pPr>
      <w:r>
        <w:rPr>
          <w:rStyle w:val="af6"/>
        </w:rPr>
        <w:annotationRef/>
      </w:r>
      <w:r>
        <w:t>TODO</w:t>
      </w:r>
    </w:p>
  </w:comment>
  <w:comment w:id="10270" w:author="Rev 11 Allen Wirfs-Brock" w:date="2013-09-25T11:00:00Z" w:initials="AWB11">
    <w:p w14:paraId="483F114F" w14:textId="77777777" w:rsidR="00460CAC" w:rsidRDefault="00460CAC" w:rsidP="00874D75">
      <w:pPr>
        <w:pStyle w:val="af7"/>
      </w:pPr>
      <w:r>
        <w:rPr>
          <w:rStyle w:val="af6"/>
        </w:rPr>
        <w:annotationRef/>
      </w:r>
      <w:r>
        <w:t>or module code that was direct eval’ed by function code??</w:t>
      </w:r>
    </w:p>
  </w:comment>
  <w:comment w:id="10271" w:author="Rev 11 Allen Wirfs-Brock" w:date="2013-09-25T11:00:00Z" w:initials="AWB11">
    <w:p w14:paraId="3687DF56" w14:textId="77777777" w:rsidR="00460CAC" w:rsidRDefault="00460CAC">
      <w:pPr>
        <w:pStyle w:val="af7"/>
      </w:pPr>
      <w:r>
        <w:rPr>
          <w:rStyle w:val="af6"/>
        </w:rPr>
        <w:annotationRef/>
      </w:r>
      <w:r>
        <w:t>TODO</w:t>
      </w:r>
    </w:p>
  </w:comment>
  <w:comment w:id="10282" w:author="Rev 18 Allen Wirfs-Brock" w:date="2013-09-25T11:00:00Z" w:initials="AWB18">
    <w:p w14:paraId="158FC5B4" w14:textId="77777777" w:rsidR="00460CAC" w:rsidRDefault="00460CAC">
      <w:pPr>
        <w:pStyle w:val="af7"/>
      </w:pPr>
      <w:r>
        <w:rPr>
          <w:rStyle w:val="af6"/>
        </w:rPr>
        <w:annotationRef/>
      </w:r>
      <w:r>
        <w:t>TODO</w:t>
      </w:r>
    </w:p>
  </w:comment>
  <w:comment w:id="10919" w:author="Rev 19 Allen Wirfs-Brock" w:date="2013-09-25T11:00:00Z" w:initials="AWB19">
    <w:p w14:paraId="47A04D9A" w14:textId="77777777" w:rsidR="00460CAC" w:rsidRDefault="00460CAC">
      <w:pPr>
        <w:pStyle w:val="af7"/>
      </w:pPr>
      <w:r>
        <w:rPr>
          <w:rStyle w:val="af6"/>
        </w:rPr>
        <w:annotationRef/>
      </w:r>
      <w:r>
        <w:t>This could be used an isProxy test.  Do we really want that?</w:t>
      </w:r>
    </w:p>
  </w:comment>
  <w:comment w:id="11015" w:author="Rev 15 Allen Wirfs-Brock" w:date="2013-09-25T11:00:00Z" w:initials="AWB15">
    <w:p w14:paraId="6BCDE429" w14:textId="77777777" w:rsidR="00460CAC" w:rsidRDefault="00460CAC" w:rsidP="00844F19">
      <w:pPr>
        <w:pStyle w:val="af7"/>
      </w:pPr>
      <w:r>
        <w:rPr>
          <w:rStyle w:val="af6"/>
        </w:rPr>
        <w:annotationRef/>
      </w:r>
      <w:r>
        <w:t>TODO This need to be rethought in light of Proxy based functions and other callables that may not be “BuiltinFunctiona”</w:t>
      </w:r>
    </w:p>
  </w:comment>
  <w:comment w:id="11442" w:author="Rev 14 Allen Wirfs-Brock" w:date="2013-09-25T11:00:00Z" w:initials="AWB14">
    <w:p w14:paraId="54B6E338" w14:textId="77777777" w:rsidR="00460CAC" w:rsidRDefault="00460CAC" w:rsidP="005D7F2D">
      <w:pPr>
        <w:pStyle w:val="af7"/>
      </w:pPr>
      <w:r>
        <w:rPr>
          <w:rStyle w:val="af6"/>
        </w:rPr>
        <w:annotationRef/>
      </w:r>
      <w:r>
        <w:t xml:space="preserve">This then clause corresponds to the “called as a function” case the ES5 spec. </w:t>
      </w:r>
    </w:p>
  </w:comment>
  <w:comment w:id="11461" w:author="Rev 10 Allen Wirfs-Brock" w:date="2013-09-25T11:00:00Z" w:initials="AWB10">
    <w:p w14:paraId="0737AB99" w14:textId="77777777" w:rsidR="00460CAC" w:rsidRDefault="00460CAC" w:rsidP="005D7F2D">
      <w:pPr>
        <w:pStyle w:val="af7"/>
      </w:pPr>
      <w:r>
        <w:rPr>
          <w:rStyle w:val="af6"/>
        </w:rPr>
        <w:annotationRef/>
      </w:r>
      <w:r>
        <w:t>Sectin references have not yet been updated to reflect ES6</w:t>
      </w:r>
    </w:p>
  </w:comment>
  <w:comment w:id="11476" w:author="Rev 14 Allen Wirfs-Brock" w:date="2013-09-25T11:00:00Z" w:initials="AWB14">
    <w:p w14:paraId="7DBEAE4C" w14:textId="77777777" w:rsidR="00460CAC" w:rsidRDefault="00460CAC" w:rsidP="005D7F2D">
      <w:pPr>
        <w:pStyle w:val="af7"/>
      </w:pPr>
      <w:r>
        <w:rPr>
          <w:rStyle w:val="af6"/>
        </w:rPr>
        <w:annotationRef/>
      </w:r>
      <w:r>
        <w:t xml:space="preserve">This then clause corresponds to the “called as a function” case the ES5 spec. </w:t>
      </w:r>
    </w:p>
  </w:comment>
  <w:comment w:id="11522" w:author="Rev 7 Allen Wirfs-Brock" w:date="2013-09-25T11:00:00Z" w:initials="AWB7">
    <w:p w14:paraId="17318FC6" w14:textId="77777777" w:rsidR="00460CAC" w:rsidRDefault="00460CAC" w:rsidP="00CB7FF5">
      <w:pPr>
        <w:pStyle w:val="af7"/>
      </w:pPr>
      <w:r>
        <w:rPr>
          <w:rStyle w:val="af6"/>
        </w:rPr>
        <w:annotationRef/>
      </w:r>
      <w:r>
        <w:t>Added at March 29 TC39 meeting</w:t>
      </w:r>
    </w:p>
  </w:comment>
  <w:comment w:id="11523" w:author="Rev 7 Allen Wirfs-Brock" w:date="2013-09-25T11:00:00Z" w:initials="AWB7">
    <w:p w14:paraId="636563A3" w14:textId="77777777" w:rsidR="00460CAC" w:rsidRDefault="00460CAC" w:rsidP="00CB7FF5">
      <w:pPr>
        <w:pStyle w:val="af7"/>
      </w:pPr>
      <w:r>
        <w:rPr>
          <w:rStyle w:val="af6"/>
        </w:rPr>
        <w:annotationRef/>
      </w:r>
      <w:r>
        <w:t>Unsigned seems most general, signed values could be converted in a previous step.</w:t>
      </w:r>
    </w:p>
  </w:comment>
  <w:comment w:id="11534" w:author="Rev 7 Allen Wirfs-Brock" w:date="2013-09-25T11:00:00Z" w:initials="AWB7">
    <w:p w14:paraId="43AC53B5" w14:textId="77777777" w:rsidR="00460CAC" w:rsidRDefault="00460CAC" w:rsidP="00CB7FF5">
      <w:pPr>
        <w:pStyle w:val="af7"/>
      </w:pPr>
      <w:r>
        <w:rPr>
          <w:rStyle w:val="af6"/>
        </w:rPr>
        <w:annotationRef/>
      </w:r>
      <w:r>
        <w:t>TODO: need to provide algorithm that orders abnormal completion detection</w:t>
      </w:r>
    </w:p>
  </w:comment>
  <w:comment w:id="11606" w:author="Rev 8 Allen Wirfs-Brock" w:date="2013-09-25T11:00:00Z" w:initials="AWB8">
    <w:p w14:paraId="45142B62" w14:textId="77777777" w:rsidR="00460CAC" w:rsidRDefault="00460CAC" w:rsidP="003E75AF">
      <w:pPr>
        <w:pStyle w:val="af7"/>
      </w:pPr>
      <w:r>
        <w:rPr>
          <w:rStyle w:val="af6"/>
        </w:rPr>
        <w:annotationRef/>
      </w:r>
      <w:r>
        <w:t>Need a reference</w:t>
      </w:r>
    </w:p>
  </w:comment>
  <w:comment w:id="11614" w:author="Rev 14 Allen Wirfs-Brock" w:date="2013-09-25T11:00:00Z" w:initials="AWB14">
    <w:p w14:paraId="31D12645" w14:textId="77777777" w:rsidR="00460CAC" w:rsidRDefault="00460CAC" w:rsidP="003E75AF">
      <w:pPr>
        <w:pStyle w:val="af7"/>
      </w:pPr>
      <w:r>
        <w:rPr>
          <w:rStyle w:val="af6"/>
        </w:rPr>
        <w:annotationRef/>
      </w:r>
      <w:r>
        <w:t>Need to express as an intrinsic from same realm as this function.</w:t>
      </w:r>
    </w:p>
  </w:comment>
  <w:comment w:id="11615" w:author="Rev 14 Allen Wirfs-Brock" w:date="2013-09-25T11:00:00Z" w:initials="AWB14">
    <w:p w14:paraId="3FB5EC79" w14:textId="77777777" w:rsidR="00460CAC" w:rsidRDefault="00460CAC" w:rsidP="003E75AF">
      <w:pPr>
        <w:pStyle w:val="af7"/>
      </w:pPr>
      <w:r>
        <w:rPr>
          <w:rStyle w:val="af6"/>
        </w:rPr>
        <w:annotationRef/>
      </w:r>
      <w:r>
        <w:t>Need to express as an intrinsic from same realm as this function.</w:t>
      </w:r>
    </w:p>
  </w:comment>
  <w:comment w:id="11616" w:author="Rev 14 Allen Wirfs-Brock" w:date="2013-09-25T11:00:00Z" w:initials="AWB14">
    <w:p w14:paraId="413DBBC4" w14:textId="77777777" w:rsidR="00460CAC" w:rsidRDefault="00460CAC" w:rsidP="003E75AF">
      <w:pPr>
        <w:pStyle w:val="af7"/>
      </w:pPr>
      <w:r>
        <w:rPr>
          <w:rStyle w:val="af6"/>
        </w:rPr>
        <w:annotationRef/>
      </w:r>
      <w:r>
        <w:t>Need to express as an intrinsic from same realm as this function.</w:t>
      </w:r>
    </w:p>
  </w:comment>
  <w:comment w:id="11648" w:author="Rev 9 Allen Wirfs-Brock" w:date="2013-09-25T11:00:00Z" w:initials="AWB9">
    <w:p w14:paraId="785937ED" w14:textId="77777777" w:rsidR="00460CAC" w:rsidRDefault="00460CAC" w:rsidP="005D7F2D">
      <w:pPr>
        <w:pStyle w:val="af7"/>
      </w:pPr>
      <w:r>
        <w:rPr>
          <w:rStyle w:val="af6"/>
        </w:rPr>
        <w:annotationRef/>
      </w:r>
      <w:r>
        <w:t>Should we provide fromCodeUnit as an alias for this property and lable fromCharCode as obsolete.</w:t>
      </w:r>
    </w:p>
  </w:comment>
  <w:comment w:id="11650" w:author="Rev 9 Allen Wirfs-Brock" w:date="2013-09-25T11:00:00Z" w:initials="AWB9">
    <w:p w14:paraId="11C36441" w14:textId="77777777" w:rsidR="00460CAC" w:rsidRDefault="00460CAC" w:rsidP="005D7F2D">
      <w:pPr>
        <w:pStyle w:val="af7"/>
      </w:pPr>
      <w:r>
        <w:rPr>
          <w:rStyle w:val="af6"/>
        </w:rPr>
        <w:annotationRef/>
      </w:r>
      <w:r>
        <w:t>Note this follows the ES6 convention for rest parameters rather than the precedent established by fromCharCode</w:t>
      </w:r>
    </w:p>
  </w:comment>
  <w:comment w:id="11657" w:author="Rev 9 Allen Wirfs-Brock" w:date="2013-09-25T11:00:00Z" w:initials="AWB9">
    <w:p w14:paraId="0FE9CD7C" w14:textId="77777777" w:rsidR="00460CAC" w:rsidRDefault="00460CAC" w:rsidP="00A856C5">
      <w:pPr>
        <w:pStyle w:val="af7"/>
      </w:pPr>
      <w:r>
        <w:rPr>
          <w:rStyle w:val="af6"/>
        </w:rPr>
        <w:annotationRef/>
      </w:r>
      <w:r>
        <w:t>Perhaps BMPCharAt should be provided as an alias for this method and charAt should be marked as obsolute.</w:t>
      </w:r>
    </w:p>
  </w:comment>
  <w:comment w:id="11658" w:author="Rev 9 Allen Wirfs-Brock" w:date="2013-09-25T11:00:00Z" w:initials="AWB9">
    <w:p w14:paraId="177CC68C" w14:textId="77777777" w:rsidR="00460CAC" w:rsidRDefault="00460CAC" w:rsidP="00A856C5">
      <w:pPr>
        <w:pStyle w:val="af7"/>
      </w:pPr>
      <w:r>
        <w:rPr>
          <w:rStyle w:val="af6"/>
        </w:rPr>
        <w:annotationRef/>
      </w:r>
      <w:r>
        <w:t>Do we also need</w:t>
      </w:r>
    </w:p>
    <w:p w14:paraId="28D99AB0" w14:textId="77777777" w:rsidR="00460CAC" w:rsidRDefault="00460CAC" w:rsidP="00A856C5">
      <w:pPr>
        <w:pStyle w:val="af7"/>
      </w:pPr>
      <w:r>
        <w:t>UnicodeCharAt that returns a string of length 1 or 2?</w:t>
      </w:r>
    </w:p>
  </w:comment>
  <w:comment w:id="11676" w:author="Rev 14 Allen Wirfs-Brock" w:date="2013-09-25T11:00:00Z" w:initials="AWB14">
    <w:p w14:paraId="3F1023C2" w14:textId="77777777" w:rsidR="00460CAC" w:rsidRDefault="00460CAC" w:rsidP="005D7F2D">
      <w:pPr>
        <w:pStyle w:val="af7"/>
      </w:pPr>
      <w:r>
        <w:rPr>
          <w:rStyle w:val="af6"/>
        </w:rPr>
        <w:annotationRef/>
      </w:r>
      <w:r>
        <w:t>Why is this impl defined? Can we specify this??</w:t>
      </w:r>
    </w:p>
  </w:comment>
  <w:comment w:id="11677" w:author="Rev 14 Allen Wirfs-Brock" w:date="2013-09-25T11:00:00Z" w:initials="AWB14">
    <w:p w14:paraId="6938B0CD" w14:textId="77777777" w:rsidR="00460CAC" w:rsidRDefault="00460CAC" w:rsidP="005D7F2D">
      <w:pPr>
        <w:pStyle w:val="af7"/>
      </w:pPr>
      <w:r>
        <w:rPr>
          <w:rStyle w:val="af6"/>
        </w:rPr>
        <w:annotationRef/>
      </w:r>
      <w:r w:rsidRPr="00B63BF6">
        <w:t>"12345".replace("1",function(m,p,r) {x=[this,m,p,r]; return null})</w:t>
      </w:r>
    </w:p>
  </w:comment>
  <w:comment w:id="11680" w:author="Rev 19 Allen Wirfs-Brock" w:date="2013-09-25T11:00:00Z" w:initials="AWB19">
    <w:p w14:paraId="3EE394D2" w14:textId="77777777" w:rsidR="00460CAC" w:rsidRDefault="00460CAC">
      <w:pPr>
        <w:pStyle w:val="af7"/>
      </w:pPr>
      <w:r>
        <w:rPr>
          <w:rStyle w:val="af6"/>
        </w:rPr>
        <w:annotationRef/>
      </w:r>
      <w:r>
        <w:t xml:space="preserve">TODO: see </w:t>
      </w:r>
      <w:hyperlink r:id="rId5" w:anchor="String" w:history="1">
        <w:r w:rsidRPr="0023785A">
          <w:rPr>
            <w:rStyle w:val="affb"/>
            <w:lang w:val="en-GB"/>
          </w:rPr>
          <w:t>http://norbertlindenberg.com/2012/05/ecmascript-supplementary-characters/index.html#String</w:t>
        </w:r>
      </w:hyperlink>
      <w:r>
        <w:t xml:space="preserve"> </w:t>
      </w:r>
    </w:p>
  </w:comment>
  <w:comment w:id="11722" w:author="Rev 14 Allen Wirfs-Brock" w:date="2013-09-25T11:00:00Z" w:initials="AWB14">
    <w:p w14:paraId="3BD108CB" w14:textId="77777777" w:rsidR="00460CAC" w:rsidRDefault="00460CAC" w:rsidP="005D7F2D">
      <w:pPr>
        <w:pStyle w:val="af7"/>
      </w:pPr>
      <w:r>
        <w:rPr>
          <w:rStyle w:val="af6"/>
        </w:rPr>
        <w:annotationRef/>
      </w:r>
      <w:r>
        <w:t xml:space="preserve">This then clause corresponds to the “called as a function” case the ES5 spec. </w:t>
      </w:r>
    </w:p>
  </w:comment>
  <w:comment w:id="11728" w:author="Rev 14 Allen Wirfs-Brock" w:date="2013-09-25T11:00:00Z" w:initials="AWB14">
    <w:p w14:paraId="5D4B18AE" w14:textId="77777777" w:rsidR="00460CAC" w:rsidRDefault="00460CAC" w:rsidP="005D7F2D">
      <w:pPr>
        <w:pStyle w:val="af7"/>
      </w:pPr>
      <w:r>
        <w:rPr>
          <w:rStyle w:val="af6"/>
        </w:rPr>
        <w:annotationRef/>
      </w:r>
      <w:r>
        <w:t>Why is this underspecified?  Why not specify an required escaping?  Do different implementation differ in their results?</w:t>
      </w:r>
    </w:p>
  </w:comment>
  <w:comment w:id="11739" w:author="Rev 7 Allen Wirfs-Brock" w:date="2013-09-25T11:00:00Z" w:initials="AWB7">
    <w:p w14:paraId="24FEA93F" w14:textId="77777777" w:rsidR="00460CAC" w:rsidRDefault="00460CAC" w:rsidP="003F1242">
      <w:pPr>
        <w:pStyle w:val="af7"/>
      </w:pPr>
      <w:r>
        <w:rPr>
          <w:rStyle w:val="af6"/>
        </w:rPr>
        <w:annotationRef/>
      </w:r>
      <w:r>
        <w:t>Needs an real algorithm and also completion record checks.</w:t>
      </w:r>
    </w:p>
  </w:comment>
  <w:comment w:id="11740" w:author="Rev 7 Allen Wirfs-Brock" w:date="2013-09-25T11:00:00Z" w:initials="AWB7">
    <w:p w14:paraId="58AFAE27" w14:textId="77777777" w:rsidR="00460CAC" w:rsidRDefault="00460CAC" w:rsidP="003F1242">
      <w:pPr>
        <w:pStyle w:val="af7"/>
      </w:pPr>
      <w:r>
        <w:rPr>
          <w:rStyle w:val="af6"/>
        </w:rPr>
        <w:annotationRef/>
      </w:r>
      <w:r>
        <w:t>TODO: Needs better spec langauge</w:t>
      </w:r>
    </w:p>
  </w:comment>
  <w:comment w:id="11758" w:author="Rev 11 Allen Wirfs-Brock" w:date="2013-09-25T11:00:00Z" w:initials="AWB11">
    <w:p w14:paraId="66B8E6F5" w14:textId="77777777" w:rsidR="00460CAC" w:rsidRDefault="00460CAC" w:rsidP="00E435B1">
      <w:pPr>
        <w:pStyle w:val="af7"/>
      </w:pPr>
      <w:r>
        <w:rPr>
          <w:rStyle w:val="af6"/>
        </w:rPr>
        <w:annotationRef/>
      </w:r>
      <w:r>
        <w:t>TODO: see if this algorithm  is really needed</w:t>
      </w:r>
    </w:p>
  </w:comment>
  <w:comment w:id="11810" w:author="Rev 7 Allen Wirfs-Brock" w:date="2013-09-25T11:00:00Z" w:initials="AWB7">
    <w:p w14:paraId="5E812835" w14:textId="77777777" w:rsidR="00460CAC" w:rsidRDefault="00460CAC" w:rsidP="00BC77AC">
      <w:pPr>
        <w:pStyle w:val="af7"/>
      </w:pPr>
      <w:r>
        <w:rPr>
          <w:rStyle w:val="af6"/>
        </w:rPr>
        <w:annotationRef/>
      </w:r>
      <w:r>
        <w:t>It would be nice to have a more explicit way to create a collection with a pre-specified number of elements.</w:t>
      </w:r>
    </w:p>
  </w:comment>
  <w:comment w:id="11825" w:author="Rev 7 Allen Wirfs-Brock" w:date="2013-09-25T11:00:00Z" w:initials="AWB7">
    <w:p w14:paraId="1BF065FA" w14:textId="77777777" w:rsidR="00460CAC" w:rsidRDefault="00460CAC" w:rsidP="00BC77AC">
      <w:pPr>
        <w:pStyle w:val="af7"/>
      </w:pPr>
      <w:r>
        <w:rPr>
          <w:rStyle w:val="af6"/>
        </w:rPr>
        <w:annotationRef/>
      </w:r>
      <w:r>
        <w:t>It would be nice to have a more explicit way to create a collection with a pre-specified number of elements.</w:t>
      </w:r>
    </w:p>
  </w:comment>
  <w:comment w:id="11844" w:author="Rev 7 Allen Wirfs-Brock" w:date="2013-09-25T11:00:00Z" w:initials="AWB7">
    <w:p w14:paraId="7084F0CC" w14:textId="77777777" w:rsidR="00460CAC" w:rsidRDefault="00460CAC">
      <w:pPr>
        <w:pStyle w:val="af7"/>
      </w:pPr>
      <w:r>
        <w:rPr>
          <w:rStyle w:val="af6"/>
        </w:rPr>
        <w:annotationRef/>
      </w:r>
      <w:r>
        <w:t>It would be nice to have a more explicit way to create a collection with a pre-specified number of elements.</w:t>
      </w:r>
    </w:p>
  </w:comment>
  <w:comment w:id="11889" w:author="Rev 7 Allen Wirfs-Brock" w:date="2013-09-25T11:00:00Z" w:initials="AWB7">
    <w:p w14:paraId="3716BF2A" w14:textId="77777777" w:rsidR="00460CAC" w:rsidRDefault="00460CAC" w:rsidP="00260FF1">
      <w:pPr>
        <w:pStyle w:val="af7"/>
      </w:pPr>
      <w:r>
        <w:rPr>
          <w:rStyle w:val="af6"/>
        </w:rPr>
        <w:annotationRef/>
      </w:r>
      <w:r>
        <w:t>It would be nice to have a more explicit way to create a collection with a pre-specified number of elements.</w:t>
      </w:r>
    </w:p>
  </w:comment>
  <w:comment w:id="11903" w:author="Rev 7 Allen Wirfs-Brock" w:date="2013-09-25T11:00:00Z" w:initials="AWB7">
    <w:p w14:paraId="7EB08E3D" w14:textId="77777777" w:rsidR="00460CAC" w:rsidRDefault="00460CAC" w:rsidP="00260FF1">
      <w:pPr>
        <w:pStyle w:val="af7"/>
      </w:pPr>
      <w:r>
        <w:rPr>
          <w:rStyle w:val="af6"/>
        </w:rPr>
        <w:annotationRef/>
      </w:r>
      <w:r>
        <w:t>It would be nice to have a more explicit way to create a collection with a pre-specified number of elements.</w:t>
      </w:r>
    </w:p>
  </w:comment>
  <w:comment w:id="11927" w:author="Rev 7 Allen Wirfs-Brock" w:date="2013-09-25T11:00:00Z" w:initials="AWB7">
    <w:p w14:paraId="564DAE26" w14:textId="77777777" w:rsidR="00460CAC" w:rsidRDefault="00460CAC" w:rsidP="00190B40">
      <w:pPr>
        <w:pStyle w:val="af7"/>
      </w:pPr>
      <w:r>
        <w:rPr>
          <w:rStyle w:val="af6"/>
        </w:rPr>
        <w:annotationRef/>
      </w:r>
      <w:r>
        <w:t>It would be nice to have a more explicit way to create a collection with a pre-specified number of elements.</w:t>
      </w:r>
    </w:p>
  </w:comment>
  <w:comment w:id="11935" w:author="Rev 7 Allen Wirfs-Brock" w:date="2013-09-25T11:00:00Z" w:initials="AWB7">
    <w:p w14:paraId="7D1EC889" w14:textId="77777777" w:rsidR="00460CAC" w:rsidRDefault="00460CAC">
      <w:pPr>
        <w:pStyle w:val="af7"/>
      </w:pPr>
      <w:r>
        <w:rPr>
          <w:rStyle w:val="af6"/>
        </w:rPr>
        <w:annotationRef/>
      </w:r>
      <w:r>
        <w:t>TODO: take completion values into account.</w:t>
      </w:r>
    </w:p>
  </w:comment>
  <w:comment w:id="11956" w:author="Rev 7 Allen Wirfs-Brock" w:date="2013-09-25T11:00:00Z" w:initials="AWB7">
    <w:p w14:paraId="21001CB8" w14:textId="77777777" w:rsidR="00460CAC" w:rsidRDefault="00460CAC" w:rsidP="00190B40">
      <w:pPr>
        <w:pStyle w:val="af7"/>
      </w:pPr>
      <w:r>
        <w:rPr>
          <w:rStyle w:val="af6"/>
        </w:rPr>
        <w:annotationRef/>
      </w:r>
      <w:r>
        <w:t>It would be nice to have a more explicit way to create a collection with a pre-specified number of elements.</w:t>
      </w:r>
    </w:p>
  </w:comment>
  <w:comment w:id="11965" w:author="Rev 7 Allen Wirfs-Brock" w:date="2013-09-25T11:00:00Z" w:initials="AWB7">
    <w:p w14:paraId="1C5A7685" w14:textId="77777777" w:rsidR="00460CAC" w:rsidRDefault="00460CAC" w:rsidP="00260FF1">
      <w:pPr>
        <w:pStyle w:val="af7"/>
      </w:pPr>
      <w:r>
        <w:rPr>
          <w:rStyle w:val="af6"/>
        </w:rPr>
        <w:annotationRef/>
      </w:r>
      <w:r>
        <w:t>This step was missing in ES&lt;=5.1</w:t>
      </w:r>
    </w:p>
  </w:comment>
  <w:comment w:id="11966" w:author="Rev 7 Allen Wirfs-Brock" w:date="2013-09-25T11:00:00Z" w:initials="AWB7">
    <w:p w14:paraId="55817E38" w14:textId="77777777" w:rsidR="00460CAC" w:rsidRDefault="00460CAC" w:rsidP="00260FF1">
      <w:pPr>
        <w:pStyle w:val="af7"/>
      </w:pPr>
      <w:r>
        <w:rPr>
          <w:rStyle w:val="af6"/>
        </w:rPr>
        <w:annotationRef/>
      </w:r>
      <w:r>
        <w:t>This step was missing in ES&lt;=5.1</w:t>
      </w:r>
    </w:p>
  </w:comment>
  <w:comment w:id="11969" w:author="Rev 11 Allen Wirfs-Brock" w:date="2013-09-25T11:00:00Z" w:initials="AWB11">
    <w:p w14:paraId="63D40322" w14:textId="77777777" w:rsidR="00460CAC" w:rsidRDefault="00460CAC" w:rsidP="00714C7E">
      <w:pPr>
        <w:pStyle w:val="af7"/>
      </w:pPr>
      <w:r>
        <w:rPr>
          <w:rStyle w:val="af6"/>
        </w:rPr>
        <w:annotationRef/>
      </w:r>
      <w:r>
        <w:t>Need to decide whether to allow an argument that requests sparse iteration</w:t>
      </w:r>
    </w:p>
  </w:comment>
  <w:comment w:id="11988" w:author="Rev 17 Allen Wirfs-Brock" w:date="2013-09-25T11:00:00Z" w:initials="AWB17">
    <w:p w14:paraId="5789128E" w14:textId="77777777" w:rsidR="00460CAC" w:rsidRDefault="00460CAC">
      <w:pPr>
        <w:pStyle w:val="af7"/>
      </w:pPr>
      <w:r>
        <w:rPr>
          <w:rStyle w:val="af6"/>
        </w:rPr>
        <w:annotationRef/>
      </w:r>
      <w:r>
        <w:t>Should blacklist be frozen?</w:t>
      </w:r>
    </w:p>
  </w:comment>
  <w:comment w:id="12011" w:author="Rev 10 Allen Wirfs-Brock" w:date="2013-09-25T11:00:00Z" w:initials="AWB10">
    <w:p w14:paraId="4099BE4F" w14:textId="77777777" w:rsidR="00460CAC" w:rsidRDefault="00460CAC" w:rsidP="004B439B">
      <w:pPr>
        <w:pStyle w:val="6"/>
      </w:pPr>
      <w:r>
        <w:rPr>
          <w:rStyle w:val="af6"/>
        </w:rPr>
        <w:annotationRef/>
      </w:r>
      <w:r>
        <w:t>TODO:  need to decide what to use for a constructor for these sort of  objects.</w:t>
      </w:r>
    </w:p>
  </w:comment>
  <w:comment w:id="12013" w:author="Rev 15 Allen Wirfs-Brock" w:date="2013-09-25T11:00:00Z" w:initials="AWB15">
    <w:p w14:paraId="6526A5AD" w14:textId="77777777" w:rsidR="00460CAC" w:rsidRDefault="00460CAC">
      <w:pPr>
        <w:pStyle w:val="af7"/>
      </w:pPr>
      <w:r>
        <w:rPr>
          <w:rStyle w:val="af6"/>
        </w:rPr>
        <w:annotationRef/>
      </w:r>
      <w:r>
        <w:t>We don’t current have a public API for requesting a sparse iteration.  If that remains the case we can delete this clause.</w:t>
      </w:r>
    </w:p>
  </w:comment>
  <w:comment w:id="13074" w:author="Rev 13 Allen Wirfs-Brock" w:date="2013-09-25T11:00:00Z" w:initials="AWB13">
    <w:p w14:paraId="16AEDAE8" w14:textId="77777777" w:rsidR="00460CAC" w:rsidRDefault="00460CAC" w:rsidP="003E75AF">
      <w:pPr>
        <w:pStyle w:val="af7"/>
      </w:pPr>
      <w:r>
        <w:rPr>
          <w:rStyle w:val="af6"/>
        </w:rPr>
        <w:annotationRef/>
      </w:r>
      <w:r>
        <w:t>TODO</w:t>
      </w:r>
    </w:p>
  </w:comment>
  <w:comment w:id="13075" w:author="Rev 13 Allen Wirfs-Brock" w:date="2013-09-25T11:00:00Z" w:initials="AWB13">
    <w:p w14:paraId="4D10AFD3" w14:textId="77777777" w:rsidR="00460CAC" w:rsidRDefault="00460CAC" w:rsidP="003E75AF">
      <w:pPr>
        <w:pStyle w:val="af7"/>
      </w:pPr>
      <w:r>
        <w:rPr>
          <w:rStyle w:val="af6"/>
        </w:rPr>
        <w:annotationRef/>
      </w:r>
      <w:r>
        <w:t>TODO</w:t>
      </w:r>
    </w:p>
  </w:comment>
  <w:comment w:id="13076" w:author="Rev 13 Allen Wirfs-Brock" w:date="2013-09-25T11:00:00Z" w:initials="AWB13">
    <w:p w14:paraId="14361EAD" w14:textId="77777777" w:rsidR="00460CAC" w:rsidRDefault="00460CAC" w:rsidP="003E75AF">
      <w:pPr>
        <w:pStyle w:val="af7"/>
      </w:pPr>
      <w:r>
        <w:rPr>
          <w:rStyle w:val="af6"/>
        </w:rPr>
        <w:annotationRef/>
      </w:r>
      <w:r>
        <w:t>Issue: this is a made up name.  What should it be?</w:t>
      </w:r>
    </w:p>
  </w:comment>
  <w:comment w:id="13077" w:author="Rev 13 Allen Wirfs-Brock" w:date="2013-09-25T11:00:00Z" w:initials="AWB13">
    <w:p w14:paraId="7B439156" w14:textId="77777777" w:rsidR="00460CAC" w:rsidRDefault="00460CAC" w:rsidP="003E75AF">
      <w:pPr>
        <w:pStyle w:val="af7"/>
      </w:pPr>
      <w:r>
        <w:rPr>
          <w:rStyle w:val="af6"/>
        </w:rPr>
        <w:annotationRef/>
      </w:r>
      <w:r>
        <w:t>TODO</w:t>
      </w:r>
    </w:p>
  </w:comment>
  <w:comment w:id="13087" w:author="Rev 13 Allen Wirfs-Brock" w:date="2013-09-25T11:00:00Z" w:initials="AWB13">
    <w:p w14:paraId="6A2B7CD0" w14:textId="77777777" w:rsidR="00460CAC" w:rsidRDefault="00460CAC" w:rsidP="003E75AF">
      <w:pPr>
        <w:pStyle w:val="af7"/>
      </w:pPr>
      <w:r>
        <w:rPr>
          <w:rStyle w:val="af6"/>
        </w:rPr>
        <w:annotationRef/>
      </w:r>
      <w:r>
        <w:t>Issue:  we need to decide whether we are going to fully apply WebIDL’s complex set of overload resolution rules.</w:t>
      </w:r>
    </w:p>
  </w:comment>
  <w:comment w:id="13099" w:author="Rev 13 Allen Wirfs-Brock" w:date="2013-09-25T11:00:00Z" w:initials="AWB13">
    <w:p w14:paraId="2160190C" w14:textId="77777777" w:rsidR="00460CAC" w:rsidRDefault="00460CAC" w:rsidP="003E75AF">
      <w:pPr>
        <w:pStyle w:val="af7"/>
      </w:pPr>
      <w:r>
        <w:rPr>
          <w:rStyle w:val="af6"/>
        </w:rPr>
        <w:annotationRef/>
      </w:r>
      <w:r>
        <w:t>Issue:  we need to decide whether we are going to fully apply WebIDL’s complex set of overload resolution rules.</w:t>
      </w:r>
    </w:p>
  </w:comment>
  <w:comment w:id="13109" w:author="Rev 13 Allen Wirfs-Brock" w:date="2013-09-25T11:00:00Z" w:initials="AWB13">
    <w:p w14:paraId="7EADA0E5" w14:textId="77777777" w:rsidR="00460CAC" w:rsidRDefault="00460CAC" w:rsidP="003E75AF">
      <w:pPr>
        <w:pStyle w:val="af7"/>
      </w:pPr>
      <w:r>
        <w:rPr>
          <w:rStyle w:val="af6"/>
        </w:rPr>
        <w:annotationRef/>
      </w:r>
      <w:r>
        <w:t>TODO</w:t>
      </w:r>
    </w:p>
  </w:comment>
  <w:comment w:id="13110" w:author="Rev 13 Allen Wirfs-Brock" w:date="2013-09-25T11:00:00Z" w:initials="AWB13">
    <w:p w14:paraId="66027297" w14:textId="77777777" w:rsidR="00460CAC" w:rsidRDefault="00460CAC" w:rsidP="003E75AF">
      <w:pPr>
        <w:pStyle w:val="af7"/>
      </w:pPr>
      <w:r>
        <w:rPr>
          <w:rStyle w:val="af6"/>
        </w:rPr>
        <w:annotationRef/>
      </w:r>
      <w:r>
        <w:t>Issue:  The khronos spec. allows array-likes here.  Should we also recognise iterables and use @@iterator for them?  This algorithm current doesn’t deal with iterables.</w:t>
      </w:r>
    </w:p>
  </w:comment>
  <w:comment w:id="13114" w:author="Rev 13 Allen Wirfs-Brock" w:date="2013-09-25T11:00:00Z" w:initials="AWB13">
    <w:p w14:paraId="06F2FF5F" w14:textId="77777777" w:rsidR="00460CAC" w:rsidRDefault="00460CAC" w:rsidP="003E75AF">
      <w:pPr>
        <w:pStyle w:val="af7"/>
      </w:pPr>
      <w:r>
        <w:rPr>
          <w:rStyle w:val="af6"/>
        </w:rPr>
        <w:annotationRef/>
      </w:r>
      <w:r>
        <w:t>Issue:  we need to decide whether we are going to fully apply WebIDL’s complex set of overload resolution rules.</w:t>
      </w:r>
    </w:p>
  </w:comment>
  <w:comment w:id="13132" w:author="Rev 13 Allen Wirfs-Brock" w:date="2013-09-25T11:00:00Z" w:initials="AWB13">
    <w:p w14:paraId="333BA44C" w14:textId="77777777" w:rsidR="00460CAC" w:rsidRDefault="00460CAC" w:rsidP="003E75AF">
      <w:pPr>
        <w:pStyle w:val="af7"/>
      </w:pPr>
      <w:r>
        <w:rPr>
          <w:rStyle w:val="af6"/>
        </w:rPr>
        <w:annotationRef/>
      </w:r>
      <w:r>
        <w:t>Issue:  we need to decide whether we are going to fully apply WebIDL’s complex set of overload resolution rules.</w:t>
      </w:r>
    </w:p>
  </w:comment>
  <w:comment w:id="13140" w:author="Rev 13 Allen Wirfs-Brock" w:date="2013-09-25T11:00:00Z" w:initials="AWB13">
    <w:p w14:paraId="121AC7B6" w14:textId="77777777" w:rsidR="00460CAC" w:rsidRDefault="00460CAC" w:rsidP="003E75AF">
      <w:pPr>
        <w:pStyle w:val="af7"/>
      </w:pPr>
      <w:r>
        <w:rPr>
          <w:rStyle w:val="af6"/>
        </w:rPr>
        <w:annotationRef/>
      </w:r>
      <w:r>
        <w:t>Issue, the order of exceptions that may be thrown during argument validation is probably not currently the same as would be produced by WebIDL overloading plus Khronos validation rules (if that order is even well defined??).  It isn’t clear that this difference is very important.</w:t>
      </w:r>
    </w:p>
  </w:comment>
  <w:comment w:id="13167" w:author="Rev 7 Allen Wirfs-Brock" w:date="2013-09-25T11:00:00Z" w:initials="AWB7">
    <w:p w14:paraId="286C4B43" w14:textId="77777777" w:rsidR="00460CAC" w:rsidRDefault="00460CAC" w:rsidP="00550D8C">
      <w:pPr>
        <w:pStyle w:val="af7"/>
      </w:pPr>
      <w:r>
        <w:rPr>
          <w:rStyle w:val="af6"/>
        </w:rPr>
        <w:annotationRef/>
      </w:r>
      <w:r>
        <w:t>It would be nice to have a more explicit way to create a collection with a pre-specified number of elements.</w:t>
      </w:r>
    </w:p>
  </w:comment>
  <w:comment w:id="13176" w:author="Rev 7 Allen Wirfs-Brock" w:date="2013-09-25T11:00:00Z" w:initials="AWB7">
    <w:p w14:paraId="5D902161" w14:textId="77777777" w:rsidR="00460CAC" w:rsidRDefault="00460CAC" w:rsidP="00550D8C">
      <w:pPr>
        <w:pStyle w:val="af7"/>
      </w:pPr>
      <w:r>
        <w:rPr>
          <w:rStyle w:val="af6"/>
        </w:rPr>
        <w:annotationRef/>
      </w:r>
      <w:r>
        <w:t>It would be nice to have a more explicit way to create a collection with a pre-specified number of elements.</w:t>
      </w:r>
    </w:p>
  </w:comment>
  <w:comment w:id="13186" w:author="Rev 7 Allen Wirfs-Brock" w:date="2013-09-25T11:00:00Z" w:initials="AWB7">
    <w:p w14:paraId="7D5D707C" w14:textId="77777777" w:rsidR="00460CAC" w:rsidRDefault="00460CAC" w:rsidP="003E75AF">
      <w:pPr>
        <w:pStyle w:val="af7"/>
      </w:pPr>
      <w:r>
        <w:rPr>
          <w:rStyle w:val="af6"/>
        </w:rPr>
        <w:annotationRef/>
      </w:r>
      <w:r>
        <w:t>It would be nice to have a more explicit way to create a collection with a pre-specified number of elements.</w:t>
      </w:r>
    </w:p>
  </w:comment>
  <w:comment w:id="13206" w:author="Rev 13 Allen Wirfs-Brock" w:date="2013-09-25T11:00:00Z" w:initials="AWB13">
    <w:p w14:paraId="04B1349E" w14:textId="77777777" w:rsidR="00460CAC" w:rsidRDefault="00460CAC" w:rsidP="003E75AF">
      <w:pPr>
        <w:pStyle w:val="af7"/>
      </w:pPr>
      <w:r>
        <w:rPr>
          <w:rStyle w:val="af6"/>
        </w:rPr>
        <w:annotationRef/>
      </w:r>
      <w:r>
        <w:t>buffer needs to be an accessor both to comply with WebIDL requirements and to support the Kronos neutering strawman requirements.</w:t>
      </w:r>
    </w:p>
  </w:comment>
  <w:comment w:id="13213" w:author="Rev 13 Allen Wirfs-Brock" w:date="2013-09-25T11:00:00Z" w:initials="AWB13">
    <w:p w14:paraId="1D3C56B6" w14:textId="77777777" w:rsidR="00460CAC" w:rsidRDefault="00460CAC" w:rsidP="003E75AF">
      <w:pPr>
        <w:pStyle w:val="af7"/>
      </w:pPr>
      <w:r>
        <w:rPr>
          <w:rStyle w:val="af6"/>
        </w:rPr>
        <w:annotationRef/>
      </w:r>
      <w:r>
        <w:t>buffer needs to be an accessor both to comply with WebIDL requirements and to support the Kronos neutering strawman requirements.</w:t>
      </w:r>
    </w:p>
  </w:comment>
  <w:comment w:id="13220" w:author="Rev 13 Allen Wirfs-Brock" w:date="2013-09-25T11:00:00Z" w:initials="AWB13">
    <w:p w14:paraId="2ED73845" w14:textId="77777777" w:rsidR="00460CAC" w:rsidRDefault="00460CAC" w:rsidP="003E75AF">
      <w:pPr>
        <w:pStyle w:val="af7"/>
      </w:pPr>
      <w:r>
        <w:rPr>
          <w:rStyle w:val="af6"/>
        </w:rPr>
        <w:annotationRef/>
      </w:r>
      <w:r>
        <w:t>buffer needs to be an accessor both to comply with WebIDL requirements and to support the Kronos neutering strawman requirements.</w:t>
      </w:r>
    </w:p>
  </w:comment>
  <w:comment w:id="13268" w:author="Rev 7 Allen Wirfs-Brock" w:date="2013-09-25T11:00:00Z" w:initials="AWB7">
    <w:p w14:paraId="119672BB" w14:textId="77777777" w:rsidR="00460CAC" w:rsidRDefault="00460CAC" w:rsidP="00376910">
      <w:pPr>
        <w:pStyle w:val="af7"/>
      </w:pPr>
      <w:r>
        <w:rPr>
          <w:rStyle w:val="af6"/>
        </w:rPr>
        <w:annotationRef/>
      </w:r>
      <w:r>
        <w:t>It would be nice to have a more explicit way to create a collection with a pre-specified number of elements.</w:t>
      </w:r>
    </w:p>
  </w:comment>
  <w:comment w:id="13319" w:author="Rev 13 Allen Wirfs-Brock" w:date="2013-09-25T11:00:00Z" w:initials="AWB13">
    <w:p w14:paraId="53BC243C" w14:textId="77777777" w:rsidR="00460CAC" w:rsidRDefault="00460CAC" w:rsidP="003E75AF">
      <w:pPr>
        <w:pStyle w:val="af7"/>
      </w:pPr>
      <w:r>
        <w:rPr>
          <w:rStyle w:val="af6"/>
        </w:rPr>
        <w:annotationRef/>
      </w:r>
      <w:r>
        <w:t>buffer needs to be an accessor both to comply with WebIDL requirements and to support the Kronos neutering strawman requirements.</w:t>
      </w:r>
    </w:p>
  </w:comment>
  <w:comment w:id="13350" w:author="Rev 7 Allen Wirfs-Brock" w:date="2013-09-25T11:00:00Z" w:initials="AWB7">
    <w:p w14:paraId="73C6E364" w14:textId="77777777" w:rsidR="00460CAC" w:rsidRDefault="00460CAC" w:rsidP="00376910">
      <w:pPr>
        <w:pStyle w:val="af7"/>
      </w:pPr>
      <w:r>
        <w:rPr>
          <w:rStyle w:val="af6"/>
        </w:rPr>
        <w:annotationRef/>
      </w:r>
      <w:r>
        <w:t>It would be nice to have a more explicit way to create a collection with a pre-specified number of elements.</w:t>
      </w:r>
    </w:p>
  </w:comment>
  <w:comment w:id="13420" w:author="Rev 13 Allen Wirfs-Brock" w:date="2013-09-25T11:00:00Z" w:initials="AWB13">
    <w:p w14:paraId="300E6C1D" w14:textId="77777777" w:rsidR="00460CAC" w:rsidRDefault="00460CAC" w:rsidP="003E75AF">
      <w:pPr>
        <w:pStyle w:val="af7"/>
      </w:pPr>
      <w:r>
        <w:rPr>
          <w:rStyle w:val="af6"/>
        </w:rPr>
        <w:annotationRef/>
      </w:r>
      <w:r>
        <w:t>TODO, see bug 1675</w:t>
      </w:r>
    </w:p>
  </w:comment>
  <w:comment w:id="13437" w:author="Rev 7 Allen Wirfs-Brock" w:date="2013-09-25T11:00:00Z" w:initials="AWB7">
    <w:p w14:paraId="345666E2" w14:textId="77777777" w:rsidR="00460CAC" w:rsidRDefault="00460CAC" w:rsidP="003E75AF">
      <w:pPr>
        <w:pStyle w:val="af7"/>
      </w:pPr>
      <w:r>
        <w:rPr>
          <w:rStyle w:val="af6"/>
        </w:rPr>
        <w:annotationRef/>
      </w:r>
      <w:r>
        <w:t>It would be nice to have a more explicit way to create a collection with a pre-specified number of elements.</w:t>
      </w:r>
    </w:p>
  </w:comment>
  <w:comment w:id="13466" w:author="Rev 13 Allen Wirfs-Brock" w:date="2013-09-25T11:00:00Z" w:initials="AWB13">
    <w:p w14:paraId="71B5B77A" w14:textId="77777777" w:rsidR="00460CAC" w:rsidRDefault="00460CAC" w:rsidP="00376910">
      <w:pPr>
        <w:pStyle w:val="af7"/>
      </w:pPr>
      <w:r>
        <w:rPr>
          <w:rStyle w:val="af6"/>
        </w:rPr>
        <w:annotationRef/>
      </w:r>
      <w:r>
        <w:t>TODO: not yet updated from wik</w:t>
      </w:r>
    </w:p>
  </w:comment>
  <w:comment w:id="13547" w:author="Rev 17 Allen Wirfs-Brock" w:date="2013-09-25T11:00:00Z" w:initials="AWB17">
    <w:p w14:paraId="634CB92E" w14:textId="77777777" w:rsidR="00460CAC" w:rsidRDefault="00460CAC" w:rsidP="00A95C0C">
      <w:pPr>
        <w:pStyle w:val="af7"/>
      </w:pPr>
      <w:r>
        <w:rPr>
          <w:rStyle w:val="af6"/>
        </w:rPr>
        <w:annotationRef/>
      </w:r>
      <w:r>
        <w:t>There is a lack of concensus in TC39 whether duplicate keys should throw or over-write.  Current spec. over-writes.</w:t>
      </w:r>
    </w:p>
  </w:comment>
  <w:comment w:id="13546" w:author="Rev 12 Allen Wirfs-Brock" w:date="2013-09-27T10:30:00Z" w:initials="AWB12">
    <w:p w14:paraId="11690F47" w14:textId="77777777" w:rsidR="00460CAC" w:rsidRDefault="00460CAC" w:rsidP="00A95C0C">
      <w:pPr>
        <w:pStyle w:val="af7"/>
      </w:pPr>
      <w:r>
        <w:rPr>
          <w:rStyle w:val="af6"/>
        </w:rPr>
        <w:annotationRef/>
      </w:r>
      <w:r>
        <w:t>Note that using a method call for inserting pairs during initialisation provides allows subclasses to be more expressive.</w:t>
      </w:r>
    </w:p>
  </w:comment>
  <w:comment w:id="13556" w:author="Rev 14 Allen Wirfs-Brock" w:date="2013-09-25T11:00:00Z" w:initials="AWB14">
    <w:p w14:paraId="067BCA0C" w14:textId="77777777" w:rsidR="00460CAC" w:rsidRDefault="00460CAC" w:rsidP="00F8032F">
      <w:pPr>
        <w:pStyle w:val="af7"/>
      </w:pPr>
      <w:r>
        <w:rPr>
          <w:rStyle w:val="af6"/>
        </w:rPr>
        <w:annotationRef/>
      </w:r>
      <w:r>
        <w:t>Need to move after delete</w:t>
      </w:r>
    </w:p>
  </w:comment>
  <w:comment w:id="13557" w:author="Rev 10 Allen Wirfs-Brock" w:date="2013-09-25T11:00:00Z" w:initials="AWB10">
    <w:p w14:paraId="5602EB20" w14:textId="77777777" w:rsidR="00460CAC" w:rsidRDefault="00460CAC" w:rsidP="00A95C0C">
      <w:pPr>
        <w:pStyle w:val="af7"/>
      </w:pPr>
      <w:r>
        <w:rPr>
          <w:rStyle w:val="af6"/>
        </w:rPr>
        <w:annotationRef/>
      </w:r>
      <w:r>
        <w:t>This is how we  identify a property whose key is a built-in Symbol</w:t>
      </w:r>
    </w:p>
  </w:comment>
  <w:comment w:id="13561" w:author="Rev 10 Allen Wirfs-Brock" w:date="2013-09-25T11:00:00Z" w:initials="AWB10">
    <w:p w14:paraId="49031061" w14:textId="77777777" w:rsidR="00460CAC" w:rsidRDefault="00460CAC" w:rsidP="00A95C0C">
      <w:pPr>
        <w:pStyle w:val="af7"/>
      </w:pPr>
      <w:r>
        <w:rPr>
          <w:rStyle w:val="af6"/>
        </w:rPr>
        <w:annotationRef/>
      </w:r>
      <w:r>
        <w:t>Do we really want to do this sort of method sharing.  It has a bad smell.</w:t>
      </w:r>
    </w:p>
  </w:comment>
  <w:comment w:id="13578" w:author="Rev 10 Allen Wirfs-Brock" w:date="2013-09-25T11:00:00Z" w:initials="AWB10">
    <w:p w14:paraId="15982658" w14:textId="77777777" w:rsidR="00460CAC" w:rsidRDefault="00460CAC" w:rsidP="00A95C0C">
      <w:pPr>
        <w:pStyle w:val="af7"/>
      </w:pPr>
      <w:r>
        <w:rPr>
          <w:rStyle w:val="af6"/>
        </w:rPr>
        <w:annotationRef/>
      </w:r>
      <w:r>
        <w:t>TODO:  need to decide what to use for a constructor for these sort of  objects. Probably we should try to consistently follow the “class model” wherever we can.</w:t>
      </w:r>
    </w:p>
  </w:comment>
  <w:comment w:id="13601" w:author="Rev 12 Allen Wirfs-Brock" w:date="2013-09-27T10:30:00Z" w:initials="AWB12">
    <w:p w14:paraId="0903ADED" w14:textId="77777777" w:rsidR="00460CAC" w:rsidRDefault="00460CAC" w:rsidP="00B17855">
      <w:pPr>
        <w:pStyle w:val="af7"/>
      </w:pPr>
      <w:r>
        <w:rPr>
          <w:rStyle w:val="af6"/>
        </w:rPr>
        <w:annotationRef/>
      </w:r>
      <w:r>
        <w:t>Note that using a method call for inserting pairs during initialisation allows subclasses to be more expressive.</w:t>
      </w:r>
    </w:p>
  </w:comment>
  <w:comment w:id="13605" w:author="Rev 14 Allen Wirfs-Brock" w:date="2013-09-25T11:00:00Z" w:initials="AWB14">
    <w:p w14:paraId="6D341A29" w14:textId="77777777" w:rsidR="00460CAC" w:rsidRDefault="00460CAC" w:rsidP="00B17855">
      <w:pPr>
        <w:pStyle w:val="af7"/>
      </w:pPr>
      <w:r>
        <w:rPr>
          <w:rStyle w:val="af6"/>
        </w:rPr>
        <w:annotationRef/>
      </w:r>
      <w:r>
        <w:t>Because the @@create method is essential to the integrity of this “class” definition, just like the prototoype property, it seems appripiate to freeze it in the same manner.</w:t>
      </w:r>
    </w:p>
  </w:comment>
  <w:comment w:id="13608" w:author="Rev 10 Allen Wirfs-Brock" w:date="2013-09-25T11:00:00Z" w:initials="AWB10">
    <w:p w14:paraId="02DC9886" w14:textId="77777777" w:rsidR="00460CAC" w:rsidRDefault="00460CAC" w:rsidP="00B17855">
      <w:pPr>
        <w:pStyle w:val="af7"/>
      </w:pPr>
      <w:r>
        <w:rPr>
          <w:rStyle w:val="af6"/>
        </w:rPr>
        <w:annotationRef/>
      </w:r>
      <w:r>
        <w:t xml:space="preserve">Do we really want to do this sort of method sharing.  </w:t>
      </w:r>
    </w:p>
  </w:comment>
  <w:comment w:id="13625" w:author="Rev 10 Allen Wirfs-Brock" w:date="2013-09-25T11:00:00Z" w:initials="AWB10">
    <w:p w14:paraId="63D40972" w14:textId="77777777" w:rsidR="00460CAC" w:rsidRDefault="00460CAC" w:rsidP="00B17855">
      <w:pPr>
        <w:pStyle w:val="af7"/>
      </w:pPr>
      <w:r>
        <w:rPr>
          <w:rStyle w:val="af6"/>
        </w:rPr>
        <w:annotationRef/>
      </w:r>
      <w:r>
        <w:t>TODO:  need to decide what to use for a constructor for these sort of  objects.</w:t>
      </w:r>
    </w:p>
  </w:comment>
  <w:comment w:id="13653" w:author="Rev 12 Allen Wirfs-Brock" w:date="2013-09-27T10:30:00Z" w:initials="AWB12">
    <w:p w14:paraId="587B402B" w14:textId="77777777" w:rsidR="00460CAC" w:rsidRDefault="00460CAC" w:rsidP="00A95C0C">
      <w:pPr>
        <w:pStyle w:val="af7"/>
      </w:pPr>
      <w:r>
        <w:rPr>
          <w:rStyle w:val="af6"/>
        </w:rPr>
        <w:annotationRef/>
      </w:r>
      <w:r>
        <w:t>Note that using a method call for inserting pairs during initialisation provides allows subclasses to be more expressive.</w:t>
      </w:r>
    </w:p>
  </w:comment>
  <w:comment w:id="13659" w:author="Rev 14 Allen Wirfs-Brock" w:date="2013-09-25T11:00:00Z" w:initials="AWB14">
    <w:p w14:paraId="0B5995BB" w14:textId="77777777" w:rsidR="00460CAC" w:rsidRDefault="00460CAC" w:rsidP="00A95C0C">
      <w:pPr>
        <w:pStyle w:val="af7"/>
      </w:pPr>
      <w:r>
        <w:rPr>
          <w:rStyle w:val="af6"/>
        </w:rPr>
        <w:annotationRef/>
      </w:r>
      <w:r>
        <w:t>Because the @@create method is essential to the integrity of this “class” definition, just like the prototoype property, it seems appripiate to freeze it in the same manner.</w:t>
      </w:r>
    </w:p>
  </w:comment>
  <w:comment w:id="15185" w:author="Rev 13 Allen Wirfs-Brock" w:date="2013-09-25T11:00:00Z" w:initials="AWB13">
    <w:p w14:paraId="06D1CDD3" w14:textId="77777777" w:rsidR="00460CAC" w:rsidRDefault="00460CAC" w:rsidP="00A95C0C">
      <w:pPr>
        <w:pStyle w:val="af7"/>
      </w:pPr>
      <w:r>
        <w:rPr>
          <w:rStyle w:val="af6"/>
        </w:rPr>
        <w:annotationRef/>
      </w:r>
      <w:r>
        <w:t>TODO: need to define abstract operations for allocting data blocks.  Should throw a RangeError if alloc fails.</w:t>
      </w:r>
    </w:p>
  </w:comment>
  <w:comment w:id="15216" w:author="Rev 13 Allen Wirfs-Brock" w:date="2013-09-25T11:00:00Z" w:initials="AWB13">
    <w:p w14:paraId="39D1D58B" w14:textId="77777777" w:rsidR="00460CAC" w:rsidRDefault="00460CAC" w:rsidP="00C9101B">
      <w:pPr>
        <w:pStyle w:val="af7"/>
      </w:pPr>
      <w:r>
        <w:rPr>
          <w:rStyle w:val="af6"/>
        </w:rPr>
        <w:annotationRef/>
      </w:r>
      <w:r>
        <w:t>byteLength needs to be an accessor both to comply with WebIDL requirements and to support the Kronos neutering strawman requirements.</w:t>
      </w:r>
    </w:p>
  </w:comment>
  <w:comment w:id="15232" w:author="Rev 13 Allen Wirfs-Brock" w:date="2013-09-25T11:00:00Z" w:initials="AWB13">
    <w:p w14:paraId="41FA10AF" w14:textId="77777777" w:rsidR="00460CAC" w:rsidRDefault="00460CAC" w:rsidP="00A95C0C">
      <w:pPr>
        <w:pStyle w:val="af7"/>
      </w:pPr>
      <w:r>
        <w:rPr>
          <w:rStyle w:val="af6"/>
        </w:rPr>
        <w:annotationRef/>
      </w:r>
      <w:r>
        <w:t xml:space="preserve">TODO: need to define abstract operations for allocting and manipulating data blocks. </w:t>
      </w:r>
    </w:p>
  </w:comment>
  <w:comment w:id="15331" w:author="Rev 13 Allen Wirfs-Brock" w:date="2013-09-25T11:00:00Z" w:initials="AWB13">
    <w:p w14:paraId="315EE596" w14:textId="77777777" w:rsidR="00460CAC" w:rsidRDefault="00460CAC" w:rsidP="00A95C0C">
      <w:pPr>
        <w:pStyle w:val="af7"/>
      </w:pPr>
      <w:r>
        <w:rPr>
          <w:rStyle w:val="af6"/>
        </w:rPr>
        <w:annotationRef/>
      </w:r>
      <w:r>
        <w:t>buffer needs to be an accessor both to comply with WebIDL requirements and to support the Kronos neutering strawman requirements.</w:t>
      </w:r>
    </w:p>
  </w:comment>
  <w:comment w:id="15332" w:author="Rev 19 Allen Wirfs-Brock" w:date="2013-09-26T17:08:00Z" w:initials="AWB19">
    <w:p w14:paraId="209A876E" w14:textId="77777777" w:rsidR="00460CAC" w:rsidRDefault="00460CAC">
      <w:pPr>
        <w:pStyle w:val="af7"/>
      </w:pPr>
      <w:r>
        <w:rPr>
          <w:rStyle w:val="af6"/>
        </w:rPr>
        <w:annotationRef/>
      </w:r>
      <w:r>
        <w:t>Note this is identical to %TypedArray%.prototype,buffer and in theory could be the same function.</w:t>
      </w:r>
    </w:p>
  </w:comment>
  <w:comment w:id="15343" w:author="Rev 13 Allen Wirfs-Brock" w:date="2013-09-25T11:00:00Z" w:initials="AWB13">
    <w:p w14:paraId="634A5BEE" w14:textId="77777777" w:rsidR="00460CAC" w:rsidRDefault="00460CAC" w:rsidP="00A95C0C">
      <w:pPr>
        <w:pStyle w:val="af7"/>
      </w:pPr>
      <w:r>
        <w:rPr>
          <w:rStyle w:val="af6"/>
        </w:rPr>
        <w:annotationRef/>
      </w:r>
      <w:r>
        <w:t>buffer needs to be an accessor both to comply with WebIDL requirements and to support the Kronos neutering strawman requirements.</w:t>
      </w:r>
    </w:p>
  </w:comment>
  <w:comment w:id="15355" w:author="Rev 13 Allen Wirfs-Brock" w:date="2013-09-25T11:00:00Z" w:initials="AWB13">
    <w:p w14:paraId="36B5928D" w14:textId="77777777" w:rsidR="00460CAC" w:rsidRDefault="00460CAC" w:rsidP="00A95C0C">
      <w:pPr>
        <w:pStyle w:val="af7"/>
      </w:pPr>
      <w:r>
        <w:rPr>
          <w:rStyle w:val="af6"/>
        </w:rPr>
        <w:annotationRef/>
      </w:r>
      <w:r>
        <w:t>buffer needs to be an accessor both to comply with WebIDL requirements and to support the Kronos neutering strawman requirements.</w:t>
      </w:r>
    </w:p>
  </w:comment>
  <w:comment w:id="15375" w:author="Rev 15 Allen Wirfs-Brock" w:date="2013-09-25T11:00:00Z" w:initials="AWB15">
    <w:p w14:paraId="6EC403EF" w14:textId="77777777" w:rsidR="00460CAC" w:rsidRDefault="00460CAC" w:rsidP="00B55107">
      <w:pPr>
        <w:pStyle w:val="af7"/>
        <w:jc w:val="left"/>
      </w:pPr>
      <w:r>
        <w:rPr>
          <w:rStyle w:val="af6"/>
        </w:rPr>
        <w:annotationRef/>
      </w:r>
      <w:r>
        <w:t xml:space="preserve">TODO:  What about the static semantic rules?  Do they all apply to JSON text? Don’t want to recognised __proto__, etc. It may be time to provide independent  evaluation semantics for </w:t>
      </w:r>
      <w:r w:rsidRPr="0034602E">
        <w:rPr>
          <w:rFonts w:ascii="Times New Roman" w:hAnsi="Times New Roman"/>
          <w:i/>
          <w:iCs/>
        </w:rPr>
        <w:t>JSONText</w:t>
      </w:r>
      <w:r>
        <w:t xml:space="preserve"> </w:t>
      </w:r>
    </w:p>
  </w:comment>
  <w:comment w:id="15516" w:author="Rev 15 Allen Wirfs-Brock" w:date="2013-09-25T11:00:00Z" w:initials="AWB15">
    <w:p w14:paraId="70D7EA6C" w14:textId="77777777" w:rsidR="00460CAC" w:rsidRDefault="00460CAC">
      <w:pPr>
        <w:pStyle w:val="af7"/>
      </w:pPr>
      <w:r>
        <w:rPr>
          <w:rStyle w:val="af6"/>
        </w:rPr>
        <w:annotationRef/>
      </w:r>
      <w:r>
        <w:t>Before final publication we should try to get a vector graphics version of this diagram.</w:t>
      </w:r>
    </w:p>
  </w:comment>
  <w:comment w:id="15855" w:author="Allen Wirfs-Brock" w:date="2013-09-25T11:00:00Z" w:initials="AW">
    <w:p w14:paraId="26492227" w14:textId="77777777" w:rsidR="00460CAC" w:rsidRDefault="00460CAC">
      <w:pPr>
        <w:pStyle w:val="af7"/>
      </w:pPr>
      <w:r>
        <w:rPr>
          <w:rStyle w:val="af6"/>
        </w:rPr>
        <w:annotationRef/>
      </w:r>
      <w:r>
        <w:t>Need to add new material that is not in previous verions of annex B</w:t>
      </w:r>
    </w:p>
  </w:comment>
  <w:comment w:id="16040" w:author="Rev 18 Allen Wirfs-Brock" w:date="2013-09-25T11:00:00Z" w:initials="AWB18">
    <w:p w14:paraId="5EB001D1" w14:textId="77777777" w:rsidR="00460CAC" w:rsidRDefault="00460CAC">
      <w:pPr>
        <w:pStyle w:val="af7"/>
      </w:pPr>
      <w:r>
        <w:rPr>
          <w:rStyle w:val="af6"/>
        </w:rPr>
        <w:annotationRef/>
      </w:r>
      <w:r>
        <w:t>This entire section needs to be updated to include strict mode restrictions that apply to new ES6 features.</w:t>
      </w:r>
    </w:p>
  </w:comment>
  <w:comment w:id="16338" w:author="Rev 16 Allen Wirfs-Brock" w:date="2013-09-25T11:00:00Z" w:initials="AWB16">
    <w:p w14:paraId="21428BFD" w14:textId="77777777" w:rsidR="00460CAC" w:rsidRDefault="00460CAC" w:rsidP="00E82523">
      <w:pPr>
        <w:pStyle w:val="af7"/>
      </w:pPr>
      <w:r>
        <w:rPr>
          <w:rStyle w:val="af6"/>
        </w:rPr>
        <w:annotationRef/>
      </w:r>
      <w:r>
        <w:t xml:space="preserve">Note that this may be a computed property name </w:t>
      </w:r>
    </w:p>
  </w:comment>
  <w:comment w:id="16500" w:author="Rev 6 Allen Wirfs-Brock" w:date="2013-09-25T11:00:00Z" w:initials="AWB6">
    <w:p w14:paraId="11013351" w14:textId="77777777" w:rsidR="00460CAC" w:rsidRDefault="00460CAC" w:rsidP="00733F3C">
      <w:pPr>
        <w:pStyle w:val="af7"/>
      </w:pPr>
      <w:r>
        <w:rPr>
          <w:rStyle w:val="af6"/>
        </w:rPr>
        <w:annotationRef/>
      </w:r>
      <w:r>
        <w:t>This is an experiment to see if we can use this internal method to define Object.key, Object.getOwnPropertyNames, and perhaps some ofther things</w:t>
      </w:r>
    </w:p>
  </w:comment>
  <w:comment w:id="16505" w:author="Rev 6 Allen Wirfs-Brock" w:date="2013-09-25T11:00:00Z" w:initials="AWB6">
    <w:p w14:paraId="761A6C0F" w14:textId="77777777" w:rsidR="00460CAC" w:rsidRDefault="00460CAC" w:rsidP="00733F3C">
      <w:pPr>
        <w:pStyle w:val="af7"/>
      </w:pPr>
      <w:r>
        <w:rPr>
          <w:rStyle w:val="af6"/>
        </w:rPr>
        <w:annotationRef/>
      </w:r>
      <w:r>
        <w:t>TODO</w:t>
      </w:r>
    </w:p>
  </w:comment>
  <w:comment w:id="16512" w:author="Rev 6 Allen Wirfs-Brock" w:date="2013-09-25T11:00:00Z" w:initials="AWB6">
    <w:p w14:paraId="6EB08025" w14:textId="77777777" w:rsidR="00460CAC" w:rsidRDefault="00460CAC" w:rsidP="00733F3C">
      <w:pPr>
        <w:pStyle w:val="af7"/>
      </w:pPr>
      <w:r>
        <w:rPr>
          <w:rStyle w:val="af6"/>
        </w:rPr>
        <w:annotationRef/>
      </w:r>
      <w:r>
        <w:t>TODO: Finish this up, and turn it into iterator definition include a next method</w:t>
      </w:r>
    </w:p>
  </w:comment>
  <w:comment w:id="16659" w:author="Rev 7 Allen Wirfs-Brock" w:date="2013-09-25T11:00:00Z" w:initials="AWB7">
    <w:p w14:paraId="0430FFA9" w14:textId="77777777" w:rsidR="00460CAC" w:rsidRDefault="00460CAC" w:rsidP="00B64068">
      <w:pPr>
        <w:pStyle w:val="af7"/>
      </w:pPr>
      <w:r>
        <w:rPr>
          <w:rStyle w:val="af6"/>
        </w:rPr>
        <w:annotationRef/>
      </w:r>
      <w:r>
        <w:t>TODO: don’t create an arguments binding for arrow functions (and perhaps for concise methods)</w:t>
      </w:r>
    </w:p>
  </w:comment>
  <w:comment w:id="16726" w:author="Rev 7 Allen Wirfs-Brock" w:date="2013-09-25T11:00:00Z" w:initials="AWB7">
    <w:p w14:paraId="66CC9F61" w14:textId="77777777" w:rsidR="00460CAC" w:rsidRDefault="00460CAC" w:rsidP="00B64068">
      <w:pPr>
        <w:pStyle w:val="af7"/>
      </w:pPr>
      <w:r>
        <w:rPr>
          <w:rStyle w:val="af6"/>
        </w:rPr>
        <w:annotationRef/>
      </w:r>
      <w:r>
        <w:t>TODO: don’t create an arguments binding for arrow functions (and perhaps for concise methods)</w:t>
      </w:r>
    </w:p>
  </w:comment>
  <w:comment w:id="16752" w:author="Allen Wirfs-Brock" w:date="2013-09-25T11:00:00Z" w:initials="AWB">
    <w:p w14:paraId="530B33CA" w14:textId="77777777" w:rsidR="00460CAC" w:rsidRDefault="00460CAC" w:rsidP="00751335">
      <w:pPr>
        <w:pStyle w:val="af7"/>
      </w:pPr>
      <w:r>
        <w:rPr>
          <w:rStyle w:val="af6"/>
        </w:rPr>
        <w:annotationRef/>
      </w:r>
      <w:r>
        <w:t>The section and algorithm reference in this draft are based upon the ES5.1 spec.  When the corresponding sections of this document are stable, this section will need to be updated.</w:t>
      </w:r>
    </w:p>
  </w:comment>
  <w:comment w:id="16753" w:author="Rev 8 Allen Wirfs-Brock" w:date="2013-09-25T11:00:00Z" w:initials="AWB8">
    <w:p w14:paraId="6FCEA745" w14:textId="77777777" w:rsidR="00460CAC" w:rsidRDefault="00460CAC" w:rsidP="00751335">
      <w:pPr>
        <w:pStyle w:val="af7"/>
      </w:pPr>
      <w:r>
        <w:rPr>
          <w:rStyle w:val="af6"/>
        </w:rPr>
        <w:annotationRef/>
      </w:r>
      <w:r>
        <w:t xml:space="preserve">This materal is going to be made mandatory and integrated into the main body of the spec. </w:t>
      </w:r>
    </w:p>
  </w:comment>
  <w:comment w:id="16761" w:author="Allen Wirfs-Brock" w:date="2013-09-25T11:00:00Z" w:initials="AWB">
    <w:p w14:paraId="65F3E891" w14:textId="77777777" w:rsidR="00460CAC" w:rsidRDefault="00460CAC" w:rsidP="00751335">
      <w:pPr>
        <w:pStyle w:val="af7"/>
      </w:pPr>
      <w:r>
        <w:rPr>
          <w:rStyle w:val="af6"/>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16772" w:author="Rev 12 Allen Wirfs-Brock" w:date="2013-09-25T11:00:00Z" w:initials="AWB12">
    <w:p w14:paraId="592DEF19" w14:textId="77777777" w:rsidR="00460CAC" w:rsidRDefault="00460CAC" w:rsidP="00411141">
      <w:pPr>
        <w:pStyle w:val="af7"/>
      </w:pPr>
      <w:r>
        <w:rPr>
          <w:rStyle w:val="af6"/>
        </w:rPr>
        <w:annotationRef/>
      </w:r>
      <w:r>
        <w:t>This whole thing needs be rewritten, and in the process we will eliminate using [[GetProperty]]</w:t>
      </w:r>
    </w:p>
  </w:comment>
  <w:comment w:id="16782" w:author="Rev 12 Allen Wirfs-Brock" w:date="2013-09-25T11:00:00Z" w:initials="AWB12">
    <w:p w14:paraId="523A658D" w14:textId="77777777" w:rsidR="00460CAC" w:rsidRDefault="00460CAC" w:rsidP="00751335">
      <w:pPr>
        <w:pStyle w:val="af7"/>
      </w:pPr>
      <w:r>
        <w:rPr>
          <w:rStyle w:val="af6"/>
        </w:rPr>
        <w:annotationRef/>
      </w:r>
      <w:r>
        <w:t>Need to be updated to use [[SetP]</w:t>
      </w:r>
    </w:p>
  </w:comment>
  <w:comment w:id="16788" w:author="Rev 12 Allen Wirfs-Brock" w:date="2013-09-25T11:00:00Z" w:initials="AWB12">
    <w:p w14:paraId="2556B967" w14:textId="77777777" w:rsidR="00460CAC" w:rsidRDefault="00460CAC" w:rsidP="00411141">
      <w:pPr>
        <w:pStyle w:val="af7"/>
      </w:pPr>
      <w:r>
        <w:rPr>
          <w:rStyle w:val="af6"/>
        </w:rPr>
        <w:annotationRef/>
      </w:r>
      <w:r>
        <w:t>This whole thing needs to be rewritten, and in the process we will eliminate using [[GetProperty]]</w:t>
      </w:r>
    </w:p>
  </w:comment>
  <w:comment w:id="16810" w:author="Allen Wirfs-Brock" w:date="2013-09-25T11:00:00Z" w:initials="AWB">
    <w:p w14:paraId="0B135C78" w14:textId="77777777" w:rsidR="00460CAC" w:rsidRDefault="00460CAC" w:rsidP="00751335">
      <w:pPr>
        <w:pStyle w:val="af7"/>
      </w:pPr>
      <w:r>
        <w:rPr>
          <w:rStyle w:val="af6"/>
        </w:rPr>
        <w:annotationRef/>
      </w:r>
      <w:r>
        <w:t>Note that Object.defineOwnPropewrty(obj,’__proto__’, desc) nor any other call of [[DefineOwnProperty]] does not modify [[Prototype]].</w:t>
      </w:r>
    </w:p>
  </w:comment>
  <w:comment w:id="17120" w:author="Rev 10 Allen Wirfs-Brock" w:date="2013-09-25T11:00:00Z" w:initials="AWB10">
    <w:p w14:paraId="00CF15FB" w14:textId="77777777" w:rsidR="00460CAC" w:rsidRDefault="00460CAC" w:rsidP="00A95C0C">
      <w:pPr>
        <w:pStyle w:val="af7"/>
      </w:pPr>
      <w:r>
        <w:rPr>
          <w:rStyle w:val="af6"/>
        </w:rPr>
        <w:annotationRef/>
      </w:r>
      <w:r>
        <w:t xml:space="preserve">This is a place holder for material in the Binary Data proposal </w:t>
      </w:r>
      <w:hyperlink r:id="rId6" w:history="1">
        <w:r w:rsidRPr="00430844">
          <w:rPr>
            <w:rStyle w:val="affb"/>
            <w:lang w:val="en-GB"/>
          </w:rPr>
          <w:t>http://wiki.ecmascript.org/doku.php?id=harmony:binary_data</w:t>
        </w:r>
      </w:hyperlink>
      <w:r>
        <w:t xml:space="preserve"> </w:t>
      </w:r>
    </w:p>
  </w:comment>
  <w:comment w:id="17127" w:author="Rev 13 Allen Wirfs-Brock" w:date="2013-09-25T11:00:00Z" w:initials="AWB13">
    <w:p w14:paraId="238ADC02" w14:textId="77777777" w:rsidR="00460CAC" w:rsidRDefault="00460CAC" w:rsidP="004B439B">
      <w:pPr>
        <w:pStyle w:val="af7"/>
      </w:pPr>
      <w:r>
        <w:rPr>
          <w:rStyle w:val="af6"/>
        </w:rPr>
        <w:annotationRef/>
      </w:r>
      <w:r>
        <w:t>TODO:  this is a place holder assuming that we may need to construct TypedArrays from binary data objects.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DFBA6F5" w14:textId="77777777" w:rsidR="00A649E2" w:rsidRDefault="00A649E2">
      <w:r>
        <w:separator/>
      </w:r>
    </w:p>
  </w:endnote>
  <w:endnote w:type="continuationSeparator" w:id="0">
    <w:p w14:paraId="5863B72D" w14:textId="77777777" w:rsidR="00A649E2" w:rsidRDefault="00A64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460CAC" w:rsidRPr="00FF543D" w14:paraId="661AE9BF" w14:textId="77777777" w:rsidTr="002F0FA8">
      <w:trPr>
        <w:cantSplit/>
        <w:jc w:val="center"/>
      </w:trPr>
      <w:tc>
        <w:tcPr>
          <w:tcW w:w="1134" w:type="dxa"/>
          <w:vAlign w:val="bottom"/>
        </w:tcPr>
        <w:p w14:paraId="2104F762" w14:textId="77777777" w:rsidR="00460CAC" w:rsidRPr="00FF543D" w:rsidRDefault="00BE3BA1" w:rsidP="0026283E">
          <w:pPr>
            <w:pStyle w:val="aff4"/>
            <w:spacing w:line="240" w:lineRule="atLeast"/>
            <w:jc w:val="left"/>
            <w:rPr>
              <w:sz w:val="22"/>
              <w:szCs w:val="22"/>
            </w:rPr>
          </w:pPr>
          <w:r w:rsidRPr="00BE3BA1">
            <w:rPr>
              <w:noProof/>
              <w:sz w:val="22"/>
              <w:szCs w:val="22"/>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Logo0052b" style="width:39.05pt;height:35.4pt;visibility:visible">
                <v:imagedata r:id="rId1" o:title="Logo0052b"/>
              </v:shape>
            </w:pict>
          </w:r>
        </w:p>
      </w:tc>
      <w:tc>
        <w:tcPr>
          <w:tcW w:w="8618" w:type="dxa"/>
          <w:gridSpan w:val="3"/>
          <w:vAlign w:val="bottom"/>
        </w:tcPr>
        <w:p w14:paraId="569325B8" w14:textId="77777777" w:rsidR="00460CAC" w:rsidRPr="00FF543D" w:rsidRDefault="00460CAC" w:rsidP="0026283E">
          <w:pPr>
            <w:pStyle w:val="aff4"/>
            <w:spacing w:line="240" w:lineRule="atLeast"/>
            <w:jc w:val="left"/>
            <w:rPr>
              <w:sz w:val="22"/>
              <w:szCs w:val="22"/>
            </w:rPr>
          </w:pPr>
          <w:r w:rsidRPr="00FF543D">
            <w:rPr>
              <w:rFonts w:cs="Arial"/>
              <w:b/>
              <w:sz w:val="22"/>
              <w:szCs w:val="22"/>
            </w:rPr>
            <w:t>COPYRIGHT PROTECTED DOCUMENT</w:t>
          </w:r>
        </w:p>
      </w:tc>
    </w:tr>
    <w:tr w:rsidR="00460CAC" w14:paraId="6BFC25FA" w14:textId="77777777" w:rsidTr="002F0FA8">
      <w:trPr>
        <w:cantSplit/>
        <w:jc w:val="center"/>
      </w:trPr>
      <w:tc>
        <w:tcPr>
          <w:tcW w:w="3402" w:type="dxa"/>
          <w:gridSpan w:val="2"/>
        </w:tcPr>
        <w:p w14:paraId="31861F6D" w14:textId="77777777" w:rsidR="00460CAC" w:rsidRDefault="00460CAC">
          <w:pPr>
            <w:pStyle w:val="aff4"/>
            <w:spacing w:before="540"/>
          </w:pPr>
        </w:p>
      </w:tc>
      <w:tc>
        <w:tcPr>
          <w:tcW w:w="2948" w:type="dxa"/>
        </w:tcPr>
        <w:p w14:paraId="017066AD" w14:textId="77777777" w:rsidR="00460CAC" w:rsidRDefault="00460CAC">
          <w:pPr>
            <w:pStyle w:val="aff4"/>
            <w:spacing w:before="540"/>
            <w:jc w:val="center"/>
            <w:rPr>
              <w:b/>
              <w:sz w:val="16"/>
            </w:rPr>
          </w:pPr>
        </w:p>
      </w:tc>
      <w:tc>
        <w:tcPr>
          <w:tcW w:w="3402" w:type="dxa"/>
        </w:tcPr>
        <w:p w14:paraId="501FB8AA" w14:textId="77777777" w:rsidR="00460CAC" w:rsidRDefault="00460CAC" w:rsidP="001C60FC">
          <w:pPr>
            <w:pStyle w:val="aff4"/>
            <w:spacing w:before="540"/>
            <w:jc w:val="right"/>
            <w:rPr>
              <w:sz w:val="16"/>
            </w:rPr>
          </w:pPr>
          <w:r>
            <w:rPr>
              <w:sz w:val="16"/>
            </w:rPr>
            <w:t>© Ecma International 2012</w:t>
          </w:r>
        </w:p>
      </w:tc>
    </w:tr>
  </w:tbl>
  <w:p w14:paraId="4349D36B" w14:textId="77777777" w:rsidR="00460CAC" w:rsidRDefault="00460CAC">
    <w:pPr>
      <w:pStyle w:val="aff4"/>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460CAC" w14:paraId="3063C947" w14:textId="77777777" w:rsidTr="00A904FE">
      <w:trPr>
        <w:trHeight w:val="1600"/>
        <w:jc w:val="center"/>
      </w:trPr>
      <w:tc>
        <w:tcPr>
          <w:tcW w:w="9781" w:type="dxa"/>
          <w:vAlign w:val="bottom"/>
        </w:tcPr>
        <w:p w14:paraId="1430D4E3" w14:textId="77777777" w:rsidR="00460CAC" w:rsidRDefault="00460CAC" w:rsidP="00DB15F0">
          <w:pPr>
            <w:pStyle w:val="aff4"/>
            <w:spacing w:before="500" w:line="210" w:lineRule="exact"/>
            <w:jc w:val="left"/>
            <w:rPr>
              <w:sz w:val="16"/>
            </w:rPr>
          </w:pPr>
          <w:r>
            <w:rPr>
              <w:sz w:val="16"/>
            </w:rPr>
            <w:t>© Ecma International 2012</w:t>
          </w:r>
        </w:p>
      </w:tc>
    </w:tr>
  </w:tbl>
  <w:p w14:paraId="7F2D8733" w14:textId="77777777" w:rsidR="00460CAC" w:rsidRDefault="00460CAC">
    <w:pPr>
      <w:pStyle w:val="aff4"/>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14:paraId="36331E8D" w14:textId="77777777" w:rsidTr="00A904FE">
      <w:trPr>
        <w:cantSplit/>
        <w:jc w:val="center"/>
      </w:trPr>
      <w:tc>
        <w:tcPr>
          <w:tcW w:w="3402" w:type="dxa"/>
        </w:tcPr>
        <w:p w14:paraId="31A6F37A" w14:textId="77777777" w:rsidR="00460CAC" w:rsidRDefault="00460CAC" w:rsidP="00E17A0F">
          <w:pPr>
            <w:pStyle w:val="aff4"/>
            <w:spacing w:before="540"/>
            <w:rPr>
              <w:b/>
              <w:sz w:val="16"/>
            </w:rPr>
          </w:pPr>
          <w:r>
            <w:rPr>
              <w:sz w:val="16"/>
            </w:rPr>
            <w:t>© Ecma International 2009 – All rights reserved</w:t>
          </w:r>
        </w:p>
      </w:tc>
      <w:tc>
        <w:tcPr>
          <w:tcW w:w="2948" w:type="dxa"/>
        </w:tcPr>
        <w:p w14:paraId="6CD75500" w14:textId="77777777" w:rsidR="00460CAC" w:rsidRDefault="00460CAC" w:rsidP="00876F1B">
          <w:pPr>
            <w:pStyle w:val="aff4"/>
            <w:spacing w:before="540"/>
            <w:jc w:val="center"/>
            <w:rPr>
              <w:b/>
              <w:sz w:val="22"/>
            </w:rPr>
          </w:pPr>
        </w:p>
      </w:tc>
      <w:tc>
        <w:tcPr>
          <w:tcW w:w="3402" w:type="dxa"/>
        </w:tcPr>
        <w:p w14:paraId="1BE4DE5C" w14:textId="77777777" w:rsidR="00460CAC" w:rsidRDefault="00460CAC" w:rsidP="00876F1B">
          <w:pPr>
            <w:pStyle w:val="aff4"/>
            <w:spacing w:before="540"/>
            <w:jc w:val="right"/>
            <w:rPr>
              <w:b/>
              <w:sz w:val="22"/>
            </w:rPr>
          </w:pPr>
        </w:p>
      </w:tc>
    </w:tr>
  </w:tbl>
  <w:p w14:paraId="6227EABA" w14:textId="77777777" w:rsidR="00460CAC" w:rsidRPr="003E745B" w:rsidRDefault="00460CAC" w:rsidP="003E745B">
    <w:pPr>
      <w:pStyle w:val="af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460CAC" w14:paraId="66D8C395" w14:textId="77777777" w:rsidTr="006A78DC">
      <w:trPr>
        <w:cantSplit/>
        <w:trHeight w:val="760"/>
      </w:trPr>
      <w:tc>
        <w:tcPr>
          <w:tcW w:w="2211" w:type="dxa"/>
        </w:tcPr>
        <w:p w14:paraId="7FFE67A6" w14:textId="77777777" w:rsidR="00460CAC" w:rsidRDefault="00460CAC">
          <w:pPr>
            <w:pStyle w:val="aff4"/>
            <w:spacing w:line="230" w:lineRule="exact"/>
          </w:pPr>
        </w:p>
      </w:tc>
      <w:tc>
        <w:tcPr>
          <w:tcW w:w="2211" w:type="dxa"/>
        </w:tcPr>
        <w:p w14:paraId="5DDB4BF5" w14:textId="77777777" w:rsidR="00460CAC" w:rsidRPr="006A78DC" w:rsidRDefault="00460CAC">
          <w:pPr>
            <w:pStyle w:val="aff4"/>
            <w:spacing w:line="230" w:lineRule="exact"/>
            <w:jc w:val="center"/>
            <w:rPr>
              <w:caps/>
            </w:rPr>
          </w:pPr>
        </w:p>
      </w:tc>
      <w:tc>
        <w:tcPr>
          <w:tcW w:w="2211" w:type="dxa"/>
        </w:tcPr>
        <w:p w14:paraId="40FDE220" w14:textId="77777777" w:rsidR="00460CAC" w:rsidRPr="008D16AA" w:rsidRDefault="00460CAC">
          <w:pPr>
            <w:pStyle w:val="aff4"/>
            <w:spacing w:before="540" w:line="230" w:lineRule="exact"/>
            <w:jc w:val="right"/>
            <w:rPr>
              <w:caps/>
            </w:rPr>
          </w:pPr>
          <w:r>
            <w:fldChar w:fldCharType="begin"/>
          </w:r>
          <w:r>
            <w:instrText>PAGE \* ROMAN</w:instrText>
          </w:r>
          <w:r>
            <w:fldChar w:fldCharType="separate"/>
          </w:r>
          <w:r>
            <w:rPr>
              <w:noProof/>
            </w:rPr>
            <w:t>III</w:t>
          </w:r>
          <w:r>
            <w:fldChar w:fldCharType="end"/>
          </w:r>
        </w:p>
      </w:tc>
    </w:tr>
  </w:tbl>
  <w:p w14:paraId="24D422CB" w14:textId="77777777" w:rsidR="00460CAC" w:rsidRDefault="00460CAC">
    <w:pPr>
      <w:pStyle w:val="aff4"/>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460CAC" w14:paraId="39DCCC84" w14:textId="77777777" w:rsidTr="002F0FA8">
      <w:trPr>
        <w:cantSplit/>
      </w:trPr>
      <w:tc>
        <w:tcPr>
          <w:tcW w:w="2914" w:type="dxa"/>
          <w:vMerge w:val="restart"/>
        </w:tcPr>
        <w:p w14:paraId="287DD9E6" w14:textId="77777777" w:rsidR="00460CAC" w:rsidRDefault="00460CAC">
          <w:pPr>
            <w:pStyle w:val="aff4"/>
            <w:spacing w:before="80" w:line="150" w:lineRule="exact"/>
            <w:rPr>
              <w:caps/>
              <w:sz w:val="12"/>
            </w:rPr>
          </w:pPr>
        </w:p>
      </w:tc>
      <w:tc>
        <w:tcPr>
          <w:tcW w:w="454" w:type="dxa"/>
          <w:vMerge w:val="restart"/>
        </w:tcPr>
        <w:p w14:paraId="7F1D1D40" w14:textId="77777777" w:rsidR="00460CAC" w:rsidRDefault="00460CAC">
          <w:pPr>
            <w:pStyle w:val="aff4"/>
            <w:spacing w:line="240" w:lineRule="auto"/>
            <w:rPr>
              <w:sz w:val="18"/>
            </w:rPr>
          </w:pPr>
        </w:p>
      </w:tc>
      <w:tc>
        <w:tcPr>
          <w:tcW w:w="6384" w:type="dxa"/>
          <w:gridSpan w:val="2"/>
        </w:tcPr>
        <w:p w14:paraId="1AF81225" w14:textId="77777777" w:rsidR="00460CAC" w:rsidRDefault="00460CAC">
          <w:pPr>
            <w:pStyle w:val="aff4"/>
            <w:spacing w:before="60" w:line="710" w:lineRule="exact"/>
            <w:jc w:val="left"/>
            <w:rPr>
              <w:spacing w:val="38"/>
            </w:rPr>
          </w:pPr>
        </w:p>
      </w:tc>
    </w:tr>
    <w:tr w:rsidR="00460CAC" w14:paraId="0B734545" w14:textId="77777777" w:rsidTr="002F0FA8">
      <w:trPr>
        <w:cantSplit/>
      </w:trPr>
      <w:tc>
        <w:tcPr>
          <w:tcW w:w="2914" w:type="dxa"/>
          <w:vMerge/>
        </w:tcPr>
        <w:p w14:paraId="669EAAD5" w14:textId="77777777" w:rsidR="00460CAC" w:rsidRDefault="00460CAC">
          <w:pPr>
            <w:pStyle w:val="aff4"/>
            <w:spacing w:line="240" w:lineRule="auto"/>
            <w:rPr>
              <w:caps/>
              <w:sz w:val="12"/>
            </w:rPr>
          </w:pPr>
        </w:p>
      </w:tc>
      <w:tc>
        <w:tcPr>
          <w:tcW w:w="454" w:type="dxa"/>
          <w:vMerge/>
        </w:tcPr>
        <w:p w14:paraId="700CA723" w14:textId="77777777" w:rsidR="00460CAC" w:rsidRDefault="00460CAC">
          <w:pPr>
            <w:pStyle w:val="aff4"/>
            <w:spacing w:line="240" w:lineRule="auto"/>
            <w:rPr>
              <w:sz w:val="18"/>
            </w:rPr>
          </w:pPr>
        </w:p>
      </w:tc>
      <w:tc>
        <w:tcPr>
          <w:tcW w:w="6384" w:type="dxa"/>
          <w:gridSpan w:val="2"/>
        </w:tcPr>
        <w:p w14:paraId="3074C9ED" w14:textId="77777777" w:rsidR="00460CAC" w:rsidRDefault="00460CAC">
          <w:pPr>
            <w:pStyle w:val="aff4"/>
            <w:spacing w:line="240" w:lineRule="auto"/>
            <w:jc w:val="right"/>
            <w:rPr>
              <w:sz w:val="18"/>
            </w:rPr>
          </w:pPr>
        </w:p>
      </w:tc>
    </w:tr>
    <w:tr w:rsidR="00460CAC" w14:paraId="31B59D49" w14:textId="77777777" w:rsidTr="002F0FA8">
      <w:trPr>
        <w:cantSplit/>
        <w:trHeight w:hRule="exact" w:val="1600"/>
      </w:trPr>
      <w:tc>
        <w:tcPr>
          <w:tcW w:w="2914" w:type="dxa"/>
          <w:vMerge/>
        </w:tcPr>
        <w:p w14:paraId="60351612" w14:textId="77777777" w:rsidR="00460CAC" w:rsidRDefault="00460CAC">
          <w:pPr>
            <w:pStyle w:val="aff4"/>
            <w:spacing w:line="150" w:lineRule="exact"/>
            <w:rPr>
              <w:caps/>
              <w:sz w:val="12"/>
            </w:rPr>
          </w:pPr>
        </w:p>
      </w:tc>
      <w:tc>
        <w:tcPr>
          <w:tcW w:w="454" w:type="dxa"/>
          <w:vMerge/>
        </w:tcPr>
        <w:p w14:paraId="6F9C9E9B" w14:textId="77777777" w:rsidR="00460CAC" w:rsidRDefault="00460CAC">
          <w:pPr>
            <w:pStyle w:val="aff4"/>
            <w:rPr>
              <w:sz w:val="18"/>
            </w:rPr>
          </w:pPr>
        </w:p>
      </w:tc>
      <w:tc>
        <w:tcPr>
          <w:tcW w:w="3402" w:type="dxa"/>
          <w:tcBorders>
            <w:top w:val="triple" w:sz="6" w:space="0" w:color="auto"/>
          </w:tcBorders>
          <w:vAlign w:val="bottom"/>
        </w:tcPr>
        <w:p w14:paraId="667D99FD" w14:textId="77777777" w:rsidR="00460CAC" w:rsidRDefault="00460CAC">
          <w:pPr>
            <w:pStyle w:val="aff4"/>
            <w:spacing w:line="240" w:lineRule="auto"/>
            <w:jc w:val="left"/>
            <w:rPr>
              <w:sz w:val="18"/>
            </w:rPr>
          </w:pPr>
        </w:p>
      </w:tc>
      <w:tc>
        <w:tcPr>
          <w:tcW w:w="2982" w:type="dxa"/>
          <w:tcBorders>
            <w:top w:val="triple" w:sz="6" w:space="0" w:color="auto"/>
          </w:tcBorders>
          <w:vAlign w:val="bottom"/>
        </w:tcPr>
        <w:p w14:paraId="7B897E82" w14:textId="77777777" w:rsidR="00460CAC" w:rsidRDefault="00460CAC">
          <w:pPr>
            <w:pStyle w:val="aff4"/>
            <w:spacing w:line="210" w:lineRule="exact"/>
            <w:jc w:val="right"/>
            <w:rPr>
              <w:sz w:val="18"/>
            </w:rPr>
          </w:pPr>
          <w:r>
            <w:rPr>
              <w:sz w:val="18"/>
            </w:rPr>
            <w:t>Reference number</w:t>
          </w:r>
        </w:p>
        <w:p w14:paraId="64C74E3D" w14:textId="77777777" w:rsidR="00460CAC" w:rsidRDefault="00460CAC">
          <w:pPr>
            <w:pStyle w:val="aff4"/>
            <w:spacing w:line="210" w:lineRule="exact"/>
            <w:jc w:val="right"/>
            <w:rPr>
              <w:position w:val="2"/>
              <w:sz w:val="18"/>
            </w:rPr>
          </w:pPr>
          <w:r>
            <w:rPr>
              <w:sz w:val="18"/>
            </w:rPr>
            <w:t>ECMA-123:2009</w:t>
          </w:r>
        </w:p>
        <w:p w14:paraId="4D1174AB" w14:textId="77777777" w:rsidR="00460CAC" w:rsidRDefault="00460CAC" w:rsidP="00E17A0F">
          <w:pPr>
            <w:pStyle w:val="aff4"/>
            <w:spacing w:before="600" w:line="210" w:lineRule="exact"/>
            <w:jc w:val="right"/>
            <w:rPr>
              <w:sz w:val="18"/>
            </w:rPr>
          </w:pPr>
          <w:r>
            <w:rPr>
              <w:position w:val="2"/>
              <w:sz w:val="16"/>
            </w:rPr>
            <w:t>©</w:t>
          </w:r>
          <w:r>
            <w:rPr>
              <w:sz w:val="18"/>
            </w:rPr>
            <w:t> Ecma International 2009</w:t>
          </w:r>
        </w:p>
      </w:tc>
    </w:tr>
  </w:tbl>
  <w:p w14:paraId="1F5FD935" w14:textId="77777777" w:rsidR="00460CAC" w:rsidRDefault="00460CAC">
    <w:pPr>
      <w:pStyle w:val="af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14:paraId="685375AD" w14:textId="77777777" w:rsidTr="002F0FA8">
      <w:trPr>
        <w:cantSplit/>
        <w:jc w:val="center"/>
      </w:trPr>
      <w:tc>
        <w:tcPr>
          <w:tcW w:w="3402" w:type="dxa"/>
        </w:tcPr>
        <w:p w14:paraId="3707F847" w14:textId="77777777" w:rsidR="00460CAC" w:rsidRDefault="00460CAC" w:rsidP="00876F1B">
          <w:pPr>
            <w:pStyle w:val="aff4"/>
            <w:spacing w:before="540"/>
          </w:pPr>
          <w:r>
            <w:fldChar w:fldCharType="begin"/>
          </w:r>
          <w:r>
            <w:instrText xml:space="preserve">\PAGE \* ROMAN \* LOWER \* CHARFORMAT </w:instrText>
          </w:r>
          <w:r>
            <w:fldChar w:fldCharType="separate"/>
          </w:r>
          <w:r w:rsidR="00BE3BA1">
            <w:rPr>
              <w:noProof/>
            </w:rPr>
            <w:t>xiv</w:t>
          </w:r>
          <w:r>
            <w:fldChar w:fldCharType="end"/>
          </w:r>
        </w:p>
      </w:tc>
      <w:tc>
        <w:tcPr>
          <w:tcW w:w="2948" w:type="dxa"/>
        </w:tcPr>
        <w:p w14:paraId="47CC97F4" w14:textId="77777777" w:rsidR="00460CAC" w:rsidRDefault="00460CAC" w:rsidP="00876F1B">
          <w:pPr>
            <w:pStyle w:val="aff4"/>
            <w:spacing w:before="540"/>
            <w:jc w:val="center"/>
            <w:rPr>
              <w:b/>
              <w:sz w:val="16"/>
            </w:rPr>
          </w:pPr>
        </w:p>
      </w:tc>
      <w:tc>
        <w:tcPr>
          <w:tcW w:w="3402" w:type="dxa"/>
        </w:tcPr>
        <w:p w14:paraId="0EEE5585" w14:textId="77777777" w:rsidR="00460CAC" w:rsidRDefault="00460CAC" w:rsidP="002F6F1C">
          <w:pPr>
            <w:pStyle w:val="aff4"/>
            <w:spacing w:before="540"/>
            <w:jc w:val="right"/>
            <w:rPr>
              <w:sz w:val="16"/>
            </w:rPr>
          </w:pPr>
          <w:r>
            <w:rPr>
              <w:sz w:val="16"/>
            </w:rPr>
            <w:t>© Ecma International 2013</w:t>
          </w:r>
        </w:p>
      </w:tc>
    </w:tr>
  </w:tbl>
  <w:p w14:paraId="64D66E0C" w14:textId="77777777" w:rsidR="00460CAC" w:rsidRPr="003E745B" w:rsidRDefault="00460CAC" w:rsidP="003E745B">
    <w:pPr>
      <w:pStyle w:val="aff4"/>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14:paraId="4A87630A" w14:textId="77777777" w:rsidTr="002F0FA8">
      <w:trPr>
        <w:cantSplit/>
        <w:jc w:val="center"/>
      </w:trPr>
      <w:tc>
        <w:tcPr>
          <w:tcW w:w="3402" w:type="dxa"/>
        </w:tcPr>
        <w:p w14:paraId="2E238E15" w14:textId="77777777" w:rsidR="00460CAC" w:rsidRDefault="00460CAC" w:rsidP="002F6F1C">
          <w:pPr>
            <w:pStyle w:val="aff4"/>
            <w:spacing w:before="540"/>
            <w:rPr>
              <w:b/>
              <w:sz w:val="16"/>
            </w:rPr>
          </w:pPr>
          <w:r>
            <w:rPr>
              <w:sz w:val="16"/>
            </w:rPr>
            <w:t>© Ecma International 2013</w:t>
          </w:r>
        </w:p>
      </w:tc>
      <w:tc>
        <w:tcPr>
          <w:tcW w:w="2948" w:type="dxa"/>
        </w:tcPr>
        <w:p w14:paraId="250E89DB" w14:textId="77777777" w:rsidR="00460CAC" w:rsidRDefault="00460CAC" w:rsidP="00876F1B">
          <w:pPr>
            <w:pStyle w:val="aff4"/>
            <w:spacing w:before="540"/>
            <w:jc w:val="center"/>
            <w:rPr>
              <w:b/>
            </w:rPr>
          </w:pPr>
        </w:p>
      </w:tc>
      <w:tc>
        <w:tcPr>
          <w:tcW w:w="3402" w:type="dxa"/>
        </w:tcPr>
        <w:p w14:paraId="39CB6250" w14:textId="77777777" w:rsidR="00460CAC" w:rsidRDefault="00460CAC" w:rsidP="00876F1B">
          <w:pPr>
            <w:pStyle w:val="aff4"/>
            <w:spacing w:before="540"/>
            <w:jc w:val="right"/>
          </w:pPr>
          <w:r>
            <w:fldChar w:fldCharType="begin"/>
          </w:r>
          <w:r>
            <w:instrText xml:space="preserve">\PAGE \* ROMAN \* LOWER \* CHARFORMAT </w:instrText>
          </w:r>
          <w:r>
            <w:fldChar w:fldCharType="separate"/>
          </w:r>
          <w:r w:rsidR="00BE3BA1">
            <w:rPr>
              <w:noProof/>
            </w:rPr>
            <w:t>xv</w:t>
          </w:r>
          <w:r>
            <w:fldChar w:fldCharType="end"/>
          </w:r>
        </w:p>
      </w:tc>
    </w:tr>
  </w:tbl>
  <w:p w14:paraId="46EF5784" w14:textId="77777777" w:rsidR="00460CAC" w:rsidRPr="003E745B" w:rsidRDefault="00460CAC" w:rsidP="003E745B">
    <w:pPr>
      <w:pStyle w:val="aff4"/>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60CAC" w14:paraId="770FC294" w14:textId="77777777" w:rsidTr="008D16AA">
      <w:trPr>
        <w:cantSplit/>
        <w:jc w:val="center"/>
      </w:trPr>
      <w:tc>
        <w:tcPr>
          <w:tcW w:w="4876" w:type="dxa"/>
        </w:tcPr>
        <w:p w14:paraId="65C4C52B" w14:textId="77777777" w:rsidR="00460CAC" w:rsidRDefault="00460CAC">
          <w:pPr>
            <w:pStyle w:val="aff4"/>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
        <w:p w14:paraId="48CCE23B" w14:textId="77777777" w:rsidR="00460CAC" w:rsidRDefault="00460CAC">
          <w:pPr>
            <w:pStyle w:val="aff4"/>
            <w:spacing w:before="540"/>
            <w:jc w:val="right"/>
            <w:rPr>
              <w:sz w:val="16"/>
            </w:rPr>
          </w:pPr>
          <w:r>
            <w:rPr>
              <w:sz w:val="16"/>
            </w:rPr>
            <w:fldChar w:fldCharType="begin"/>
          </w:r>
          <w:r>
            <w:rPr>
              <w:sz w:val="16"/>
            </w:rPr>
            <w:instrText xml:space="preserve"> REF DDOrganization \* CHARFORMAT   </w:instrText>
          </w:r>
          <w:r>
            <w:rPr>
              <w:sz w:val="16"/>
            </w:rPr>
            <w:fldChar w:fldCharType="separate"/>
          </w:r>
          <w:ins w:id="2" w:author="Rev 19 Allen Wirfs-Brock" w:date="2013-09-27T13:21:00Z">
            <w:r w:rsidR="00D433E8">
              <w:rPr>
                <w:b/>
                <w:bCs/>
                <w:sz w:val="16"/>
                <w:lang w:val="en-US"/>
              </w:rPr>
              <w:t>Error! Reference source not found.</w:t>
            </w:r>
          </w:ins>
          <w:r>
            <w:fldChar w:fldCharType="end"/>
          </w:r>
        </w:p>
      </w:tc>
    </w:tr>
  </w:tbl>
  <w:p w14:paraId="32A89D1B" w14:textId="77777777" w:rsidR="00460CAC" w:rsidRDefault="00460CAC">
    <w:pPr>
      <w:pStyle w:val="af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14:paraId="5916936E" w14:textId="77777777" w:rsidTr="00364EA2">
      <w:trPr>
        <w:cantSplit/>
        <w:jc w:val="center"/>
      </w:trPr>
      <w:tc>
        <w:tcPr>
          <w:tcW w:w="3402" w:type="dxa"/>
        </w:tcPr>
        <w:p w14:paraId="64A89EE1" w14:textId="77777777" w:rsidR="00460CAC" w:rsidRDefault="00460CAC" w:rsidP="00876F1B">
          <w:pPr>
            <w:pStyle w:val="aff4"/>
            <w:spacing w:before="540"/>
            <w:rPr>
              <w:b/>
              <w:sz w:val="22"/>
            </w:rPr>
          </w:pPr>
          <w:r>
            <w:rPr>
              <w:b/>
              <w:sz w:val="22"/>
            </w:rPr>
            <w:fldChar w:fldCharType="begin"/>
          </w:r>
          <w:r>
            <w:rPr>
              <w:b/>
              <w:sz w:val="22"/>
            </w:rPr>
            <w:instrText xml:space="preserve">PAGE \* ARABIC \* CHARFORMAT </w:instrText>
          </w:r>
          <w:r>
            <w:rPr>
              <w:b/>
              <w:sz w:val="22"/>
            </w:rPr>
            <w:fldChar w:fldCharType="separate"/>
          </w:r>
          <w:r w:rsidR="00BE3BA1">
            <w:rPr>
              <w:b/>
              <w:noProof/>
              <w:sz w:val="22"/>
            </w:rPr>
            <w:t>94</w:t>
          </w:r>
          <w:r>
            <w:rPr>
              <w:b/>
              <w:sz w:val="22"/>
            </w:rPr>
            <w:fldChar w:fldCharType="end"/>
          </w:r>
        </w:p>
      </w:tc>
      <w:tc>
        <w:tcPr>
          <w:tcW w:w="2948" w:type="dxa"/>
        </w:tcPr>
        <w:p w14:paraId="33E40B36" w14:textId="77777777" w:rsidR="00460CAC" w:rsidRDefault="00460CAC" w:rsidP="00876F1B">
          <w:pPr>
            <w:pStyle w:val="aff4"/>
            <w:spacing w:before="540"/>
            <w:jc w:val="center"/>
            <w:rPr>
              <w:b/>
              <w:sz w:val="16"/>
            </w:rPr>
          </w:pPr>
        </w:p>
      </w:tc>
      <w:tc>
        <w:tcPr>
          <w:tcW w:w="3402" w:type="dxa"/>
        </w:tcPr>
        <w:p w14:paraId="4E8ED88E" w14:textId="77777777" w:rsidR="00460CAC" w:rsidRDefault="00460CAC" w:rsidP="00560AAC">
          <w:pPr>
            <w:pStyle w:val="aff4"/>
            <w:spacing w:before="540"/>
            <w:jc w:val="right"/>
            <w:rPr>
              <w:sz w:val="16"/>
            </w:rPr>
          </w:pPr>
          <w:r>
            <w:rPr>
              <w:sz w:val="16"/>
            </w:rPr>
            <w:t>© Ecma International 2013</w:t>
          </w:r>
        </w:p>
      </w:tc>
    </w:tr>
  </w:tbl>
  <w:p w14:paraId="5222C69D" w14:textId="77777777" w:rsidR="00460CAC" w:rsidRPr="003E745B" w:rsidRDefault="00460CAC" w:rsidP="003E745B">
    <w:pPr>
      <w:pStyle w:val="aff4"/>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14:paraId="56D587AF" w14:textId="77777777" w:rsidTr="00542A4C">
      <w:trPr>
        <w:cantSplit/>
        <w:jc w:val="center"/>
      </w:trPr>
      <w:tc>
        <w:tcPr>
          <w:tcW w:w="3402" w:type="dxa"/>
        </w:tcPr>
        <w:p w14:paraId="44795282" w14:textId="77777777" w:rsidR="00460CAC" w:rsidRDefault="00460CAC" w:rsidP="00560AAC">
          <w:pPr>
            <w:pStyle w:val="aff4"/>
            <w:spacing w:before="540"/>
            <w:rPr>
              <w:b/>
              <w:sz w:val="16"/>
            </w:rPr>
          </w:pPr>
          <w:r>
            <w:rPr>
              <w:sz w:val="16"/>
            </w:rPr>
            <w:t>© Ecma International 2013</w:t>
          </w:r>
        </w:p>
      </w:tc>
      <w:tc>
        <w:tcPr>
          <w:tcW w:w="2948" w:type="dxa"/>
        </w:tcPr>
        <w:p w14:paraId="7D5F1E2A" w14:textId="77777777" w:rsidR="00460CAC" w:rsidRDefault="00460CAC" w:rsidP="00876F1B">
          <w:pPr>
            <w:pStyle w:val="aff4"/>
            <w:spacing w:before="540"/>
            <w:jc w:val="center"/>
            <w:rPr>
              <w:b/>
              <w:sz w:val="22"/>
            </w:rPr>
          </w:pPr>
        </w:p>
      </w:tc>
      <w:tc>
        <w:tcPr>
          <w:tcW w:w="3402" w:type="dxa"/>
        </w:tcPr>
        <w:p w14:paraId="45152266" w14:textId="77777777" w:rsidR="00460CAC" w:rsidRDefault="00460CAC" w:rsidP="00876F1B">
          <w:pPr>
            <w:pStyle w:val="aff4"/>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BE3BA1">
            <w:rPr>
              <w:b/>
              <w:noProof/>
              <w:sz w:val="22"/>
            </w:rPr>
            <w:t>95</w:t>
          </w:r>
          <w:r>
            <w:rPr>
              <w:b/>
              <w:sz w:val="22"/>
            </w:rPr>
            <w:fldChar w:fldCharType="end"/>
          </w:r>
        </w:p>
      </w:tc>
    </w:tr>
  </w:tbl>
  <w:p w14:paraId="58C31C3D" w14:textId="77777777" w:rsidR="00460CAC" w:rsidRPr="003E745B" w:rsidRDefault="00460CAC" w:rsidP="003E745B">
    <w:pPr>
      <w:pStyle w:val="aff4"/>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60CAC" w14:paraId="068DCB56" w14:textId="77777777" w:rsidTr="002F0FA8">
      <w:trPr>
        <w:cantSplit/>
        <w:jc w:val="center"/>
      </w:trPr>
      <w:tc>
        <w:tcPr>
          <w:tcW w:w="3402" w:type="dxa"/>
        </w:tcPr>
        <w:p w14:paraId="4AE46389" w14:textId="77777777" w:rsidR="00460CAC" w:rsidRDefault="00460CAC" w:rsidP="00DB15F0">
          <w:pPr>
            <w:pStyle w:val="aff4"/>
            <w:spacing w:before="540"/>
            <w:rPr>
              <w:b/>
              <w:sz w:val="16"/>
            </w:rPr>
          </w:pPr>
          <w:r>
            <w:rPr>
              <w:sz w:val="16"/>
            </w:rPr>
            <w:t>© Ecma International 2012</w:t>
          </w:r>
        </w:p>
      </w:tc>
      <w:tc>
        <w:tcPr>
          <w:tcW w:w="2948" w:type="dxa"/>
        </w:tcPr>
        <w:p w14:paraId="36CB60DA" w14:textId="77777777" w:rsidR="00460CAC" w:rsidRDefault="00460CAC" w:rsidP="00876F1B">
          <w:pPr>
            <w:pStyle w:val="aff4"/>
            <w:spacing w:before="540"/>
            <w:jc w:val="center"/>
            <w:rPr>
              <w:b/>
              <w:sz w:val="22"/>
            </w:rPr>
          </w:pPr>
        </w:p>
      </w:tc>
      <w:tc>
        <w:tcPr>
          <w:tcW w:w="3402" w:type="dxa"/>
        </w:tcPr>
        <w:p w14:paraId="334F5C1E" w14:textId="77777777" w:rsidR="00460CAC" w:rsidRDefault="00460CAC" w:rsidP="00876F1B">
          <w:pPr>
            <w:pStyle w:val="aff4"/>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BE3BA1">
            <w:rPr>
              <w:b/>
              <w:noProof/>
              <w:sz w:val="22"/>
            </w:rPr>
            <w:t>1</w:t>
          </w:r>
          <w:r>
            <w:rPr>
              <w:b/>
              <w:sz w:val="22"/>
            </w:rPr>
            <w:fldChar w:fldCharType="end"/>
          </w:r>
        </w:p>
      </w:tc>
    </w:tr>
  </w:tbl>
  <w:p w14:paraId="08BE4CF4" w14:textId="77777777" w:rsidR="00460CAC" w:rsidRPr="003E745B" w:rsidRDefault="00460CAC" w:rsidP="003E745B">
    <w:pPr>
      <w:pStyle w:val="aff4"/>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EF90AA" w14:textId="77777777" w:rsidR="00A649E2" w:rsidRDefault="00A649E2">
      <w:r>
        <w:separator/>
      </w:r>
    </w:p>
  </w:footnote>
  <w:footnote w:type="continuationSeparator" w:id="0">
    <w:p w14:paraId="1143F55D" w14:textId="77777777" w:rsidR="00A649E2" w:rsidRDefault="00A649E2">
      <w:r>
        <w:continuationSeparator/>
      </w:r>
    </w:p>
  </w:footnote>
  <w:footnote w:id="1">
    <w:p w14:paraId="42524369" w14:textId="77777777" w:rsidR="00460CAC" w:rsidRPr="00141261" w:rsidRDefault="00460CAC" w:rsidP="00990F07">
      <w:pPr>
        <w:pStyle w:val="aff7"/>
        <w:rPr>
          <w:lang w:val="en-US"/>
        </w:rPr>
      </w:pPr>
      <w:r>
        <w:rPr>
          <w:rStyle w:val="aff6"/>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963F05F" w14:textId="77777777" w:rsidR="00460CAC" w:rsidRDefault="00A649E2">
    <w:pPr>
      <w:pStyle w:val="aff9"/>
    </w:pPr>
    <w:r>
      <w:rPr>
        <w:noProof/>
        <w:lang w:eastAsia="en-US"/>
      </w:rPr>
      <w:pict w14:anchorId="09F6C7C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EA84D22" w14:textId="77777777" w:rsidR="00460CAC" w:rsidRDefault="00A649E2">
    <w:pPr>
      <w:pStyle w:val="aff9"/>
    </w:pPr>
    <w:r>
      <w:rPr>
        <w:noProof/>
        <w:lang w:eastAsia="en-US"/>
      </w:rPr>
      <w:pict w14:anchorId="1AA6224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B2E3BF" w14:textId="77777777" w:rsidR="00460CAC" w:rsidRDefault="00A649E2">
    <w:pPr>
      <w:pStyle w:val="aff9"/>
    </w:pPr>
    <w:r>
      <w:rPr>
        <w:noProof/>
        <w:lang w:eastAsia="en-US"/>
      </w:rPr>
      <w:pict w14:anchorId="727EC74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4B86E55" w14:textId="77777777" w:rsidR="00460CAC" w:rsidRDefault="00A649E2">
    <w:pPr>
      <w:pStyle w:val="aff9"/>
    </w:pPr>
    <w:r>
      <w:rPr>
        <w:noProof/>
        <w:lang w:eastAsia="en-US"/>
      </w:rPr>
      <w:pict w14:anchorId="04AED5F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3318"/>
      <w:gridCol w:w="3318"/>
    </w:tblGrid>
    <w:tr w:rsidR="00460CAC" w14:paraId="73CDFAD2" w14:textId="77777777" w:rsidTr="006A78DC">
      <w:trPr>
        <w:cantSplit/>
        <w:trHeight w:val="560"/>
      </w:trPr>
      <w:tc>
        <w:tcPr>
          <w:tcW w:w="3318" w:type="dxa"/>
        </w:tcPr>
        <w:p w14:paraId="146073E4" w14:textId="77777777" w:rsidR="00460CAC" w:rsidRDefault="00A649E2">
          <w:pPr>
            <w:pStyle w:val="aff9"/>
            <w:spacing w:after="300" w:line="240" w:lineRule="exact"/>
            <w:rPr>
              <w:b w:val="0"/>
            </w:rPr>
          </w:pPr>
          <w:r>
            <w:rPr>
              <w:noProof/>
              <w:lang w:eastAsia="en-US"/>
            </w:rPr>
            <w:pict w14:anchorId="5B59D6B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
        <w:p w14:paraId="534AB351" w14:textId="77777777" w:rsidR="00460CAC" w:rsidRDefault="00460CAC">
          <w:pPr>
            <w:pStyle w:val="aff9"/>
            <w:spacing w:after="300" w:line="240" w:lineRule="exact"/>
            <w:jc w:val="right"/>
            <w:rPr>
              <w:b w:val="0"/>
            </w:rPr>
          </w:pPr>
        </w:p>
      </w:tc>
    </w:tr>
  </w:tbl>
  <w:p w14:paraId="401C46AC" w14:textId="77777777" w:rsidR="00460CAC" w:rsidRDefault="00460CAC">
    <w:pPr>
      <w:pStyle w:val="aff9"/>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782C14" w14:textId="77777777" w:rsidR="00460CAC" w:rsidRDefault="00A649E2">
    <w:pPr>
      <w:pStyle w:val="aff9"/>
    </w:pPr>
    <w:r>
      <w:rPr>
        <w:noProof/>
        <w:lang w:eastAsia="en-US"/>
      </w:rPr>
      <w:pict w14:anchorId="208FB6C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34AF94" w14:textId="77777777" w:rsidR="00460CAC" w:rsidRPr="000A4BD3" w:rsidRDefault="00A649E2" w:rsidP="000A4BD3">
    <w:pPr>
      <w:pStyle w:val="aff9"/>
    </w:pPr>
    <w:r>
      <w:rPr>
        <w:noProof/>
        <w:lang w:eastAsia="en-US"/>
      </w:rPr>
      <w:pict w14:anchorId="44649B6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BE3BA1">
      <w:rPr>
        <w:noProof/>
      </w:rPr>
      <w:pict w14:anchorId="62AAC2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2081" type="#_x0000_t75" alt="Head 2 ECMA" style="position:absolute;left:0;text-align:left;margin-left:13.9pt;margin-top:-8.25pt;width:518.75pt;height:48.85pt;z-index:-251663872;visibility:visible;mso-position-vertical-relative:line">
          <v:imagedata r:id="rId1" o:title="Head 2 ECMA"/>
          <w10:wrap anchory="line"/>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1B7F98" w14:textId="77777777" w:rsidR="00460CAC" w:rsidRPr="0012311B" w:rsidRDefault="00A649E2" w:rsidP="0012311B">
    <w:pPr>
      <w:pStyle w:val="aff9"/>
    </w:pPr>
    <w:r>
      <w:rPr>
        <w:noProof/>
        <w:lang w:eastAsia="en-US"/>
      </w:rPr>
      <w:pict w14:anchorId="4C00A43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BE3BA1">
      <w:rPr>
        <w:noProof/>
      </w:rPr>
      <w:pict w14:anchorId="4FA7C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2080" type="#_x0000_t75" alt="Head 2 ECMA" style="position:absolute;left:0;text-align:left;margin-left:-15.6pt;margin-top:-8.25pt;width:518.75pt;height:48.85pt;z-index:-251662848;visibility:visible;mso-position-vertical-relative:line">
          <v:imagedata r:id="rId1" o:title="Head 2 ECMA"/>
          <w10:wrap anchory="line"/>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B45F29A" w14:textId="77777777" w:rsidR="00460CAC" w:rsidRPr="003E745B" w:rsidRDefault="00A649E2">
    <w:pPr>
      <w:pStyle w:val="aff9"/>
    </w:pPr>
    <w:r>
      <w:rPr>
        <w:noProof/>
        <w:lang w:eastAsia="en-US"/>
      </w:rPr>
      <w:pict w14:anchorId="722DB80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460CAC" w:rsidRPr="003E745B">
      <w:fldChar w:fldCharType="begin"/>
    </w:r>
    <w:r w:rsidR="00460CAC" w:rsidRPr="003E745B">
      <w:instrText xml:space="preserve"> REF LibEnteteISO \* CHARFORMAT </w:instrText>
    </w:r>
    <w:r w:rsidR="00460CAC" w:rsidRPr="003E745B">
      <w:fldChar w:fldCharType="separate"/>
    </w:r>
    <w:ins w:id="1" w:author="Rev 19 Allen Wirfs-Brock" w:date="2013-09-27T13:21:00Z">
      <w:r w:rsidR="00D433E8">
        <w:rPr>
          <w:b w:val="0"/>
          <w:bCs/>
          <w:lang w:val="en-US"/>
        </w:rPr>
        <w:t>Error! Reference source not found.</w:t>
      </w:r>
    </w:ins>
    <w:r w:rsidR="00460CAC"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46E4C30" w14:textId="77777777" w:rsidR="00460CAC" w:rsidRDefault="00A649E2" w:rsidP="006E638D">
    <w:pPr>
      <w:pStyle w:val="aff9"/>
      <w:jc w:val="left"/>
    </w:pPr>
    <w:r>
      <w:rPr>
        <w:noProof/>
        <w:lang w:eastAsia="en-US"/>
      </w:rPr>
      <w:pict w14:anchorId="5EFB042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BE3BA1">
      <w:rPr>
        <w:noProof/>
      </w:rPr>
      <w:pict w14:anchorId="5EDBD5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2079" type="#_x0000_t75" alt="Head 2 ECMA" style="position:absolute;margin-left:-15.35pt;margin-top:-11.65pt;width:518.75pt;height:48.85pt;z-index:-251665920;visibility:visible;mso-position-vertical-relative:line">
          <v:imagedata r:id="rId1" o:title="Head 2 ECMA"/>
          <w10:wrap anchory="line"/>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18DC11" w14:textId="77777777" w:rsidR="00460CAC" w:rsidRPr="00A4406C" w:rsidRDefault="00A649E2" w:rsidP="00A4406C">
    <w:pPr>
      <w:pStyle w:val="aff9"/>
    </w:pPr>
    <w:r>
      <w:rPr>
        <w:noProof/>
        <w:lang w:eastAsia="en-US"/>
      </w:rPr>
      <w:pict w14:anchorId="3288BE4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BE3BA1">
      <w:rPr>
        <w:noProof/>
      </w:rPr>
      <w:pict w14:anchorId="42F91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2078" type="#_x0000_t75" alt="Head 2 ECMA" style="position:absolute;left:0;text-align:left;margin-left:-16.35pt;margin-top:-12.4pt;width:518.75pt;height:48.85pt;z-index:-251664896;visibility:visible;mso-position-vertical-relative:line">
          <v:imagedata r:id="rId1" o:title="Head 2 ECMA"/>
          <w10:wrap anchory="line"/>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997B145" w14:textId="77777777" w:rsidR="00460CAC" w:rsidRPr="003E745B" w:rsidRDefault="00A649E2" w:rsidP="003E745B">
    <w:pPr>
      <w:pStyle w:val="aff9"/>
    </w:pPr>
    <w:r>
      <w:rPr>
        <w:noProof/>
        <w:lang w:eastAsia="en-US"/>
      </w:rPr>
      <w:pict w14:anchorId="6A28634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BE3BA1">
      <w:rPr>
        <w:noProof/>
      </w:rPr>
      <w:pict w14:anchorId="2A766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2077" type="#_x0000_t75" alt="Head 2 ECMA" style="position:absolute;left:0;text-align:left;margin-left:-17.85pt;margin-top:-13.15pt;width:518.75pt;height:48.85pt;z-index:-251666944;visibility:visible;mso-position-vertical-relative:line">
          <v:imagedata r:id="rId1" o:title="Head 2 ECMA"/>
          <w10:wrap anchory="lin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5426B78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4574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7B1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8B06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8D45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09333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0951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0AB3E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
    <w:nsid w:val="00AB5139"/>
    <w:multiLevelType w:val="multilevel"/>
    <w:tmpl w:val="7F9AB868"/>
    <w:numStyleLink w:val="ag3"/>
  </w:abstractNum>
  <w:abstractNum w:abstractNumId="20">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0BE26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
    <w:nsid w:val="01152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13455AB"/>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13913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1402830"/>
    <w:multiLevelType w:val="multilevel"/>
    <w:tmpl w:val="488EE49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
    <w:nsid w:val="016B1A59"/>
    <w:multiLevelType w:val="multilevel"/>
    <w:tmpl w:val="7F9AB868"/>
    <w:numStyleLink w:val="ag3"/>
  </w:abstractNum>
  <w:abstractNum w:abstractNumId="31">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1A138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1AE2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1B77E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1C62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1EC57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
    <w:nsid w:val="020064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21C1CFE"/>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
    <w:nsid w:val="025530E9"/>
    <w:multiLevelType w:val="multilevel"/>
    <w:tmpl w:val="7F9AB868"/>
    <w:numStyleLink w:val="ag3"/>
  </w:abstractNum>
  <w:abstractNum w:abstractNumId="42">
    <w:nsid w:val="025E7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2B224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2B506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
    <w:nsid w:val="02D24E6B"/>
    <w:multiLevelType w:val="hybridMultilevel"/>
    <w:tmpl w:val="2F7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2D440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30349F9"/>
    <w:multiLevelType w:val="multilevel"/>
    <w:tmpl w:val="610ED7B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31E54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
    <w:nsid w:val="03296C74"/>
    <w:multiLevelType w:val="multilevel"/>
    <w:tmpl w:val="7F9AB868"/>
    <w:numStyleLink w:val="ag3"/>
  </w:abstractNum>
  <w:abstractNum w:abstractNumId="53">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
    <w:nsid w:val="035D24FA"/>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38359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03922D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
    <w:nsid w:val="03A8000A"/>
    <w:multiLevelType w:val="multilevel"/>
    <w:tmpl w:val="7F9AB868"/>
    <w:numStyleLink w:val="ag3"/>
  </w:abstractNum>
  <w:abstractNum w:abstractNumId="61">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3B147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
    <w:nsid w:val="03C24EC9"/>
    <w:multiLevelType w:val="multilevel"/>
    <w:tmpl w:val="7F9AB868"/>
    <w:numStyleLink w:val="ag3"/>
  </w:abstractNum>
  <w:abstractNum w:abstractNumId="64">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3DB0F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
    <w:nsid w:val="04487A70"/>
    <w:multiLevelType w:val="multilevel"/>
    <w:tmpl w:val="7F9AB868"/>
    <w:numStyleLink w:val="ag3"/>
  </w:abstractNum>
  <w:abstractNum w:abstractNumId="70">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4874D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48B0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04AF5BD9"/>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4C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
    <w:nsid w:val="04D75B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
    <w:nsid w:val="04E61A42"/>
    <w:multiLevelType w:val="multilevel"/>
    <w:tmpl w:val="7F9AB868"/>
    <w:numStyleLink w:val="ag3"/>
  </w:abstractNum>
  <w:abstractNum w:abstractNumId="80">
    <w:nsid w:val="04F674BF"/>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050B33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
    <w:nsid w:val="051070EA"/>
    <w:multiLevelType w:val="multilevel"/>
    <w:tmpl w:val="7F9AB868"/>
    <w:numStyleLink w:val="ag3"/>
  </w:abstractNum>
  <w:abstractNum w:abstractNumId="83">
    <w:nsid w:val="05245B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
    <w:nsid w:val="055374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
    <w:nsid w:val="055D5E30"/>
    <w:multiLevelType w:val="multilevel"/>
    <w:tmpl w:val="7F9AB868"/>
    <w:numStyleLink w:val="ag3"/>
  </w:abstractNum>
  <w:abstractNum w:abstractNumId="86">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05776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
    <w:nsid w:val="05B76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
    <w:nsid w:val="05C15A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
    <w:nsid w:val="05C7576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2">
    <w:nsid w:val="05E553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
    <w:nsid w:val="05E85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95">
    <w:nsid w:val="05F64F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
    <w:nsid w:val="061E564E"/>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8">
    <w:nsid w:val="062577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062C0137"/>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06867A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06C67E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
    <w:nsid w:val="06D829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
    <w:nsid w:val="06FF2467"/>
    <w:multiLevelType w:val="multilevel"/>
    <w:tmpl w:val="7F9AB868"/>
    <w:numStyleLink w:val="ag3"/>
  </w:abstractNum>
  <w:abstractNum w:abstractNumId="106">
    <w:nsid w:val="070C0E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07130B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72E32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07766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
    <w:nsid w:val="079104EB"/>
    <w:multiLevelType w:val="multilevel"/>
    <w:tmpl w:val="7F9AB868"/>
    <w:numStyleLink w:val="ag3"/>
  </w:abstractNum>
  <w:abstractNum w:abstractNumId="112">
    <w:nsid w:val="079A3D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
    <w:nsid w:val="07A456A4"/>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07C66F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
    <w:nsid w:val="07D7651A"/>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
    <w:nsid w:val="07F50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083620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
    <w:nsid w:val="084440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085F55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
    <w:nsid w:val="08A55008"/>
    <w:multiLevelType w:val="multilevel"/>
    <w:tmpl w:val="BEA41C08"/>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23">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
    <w:nsid w:val="08C92840"/>
    <w:multiLevelType w:val="multilevel"/>
    <w:tmpl w:val="7F9AB868"/>
    <w:numStyleLink w:val="ag3"/>
  </w:abstractNum>
  <w:abstractNum w:abstractNumId="125">
    <w:nsid w:val="08DE6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
    <w:nsid w:val="090771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
    <w:nsid w:val="091113C1"/>
    <w:multiLevelType w:val="multilevel"/>
    <w:tmpl w:val="7F9AB868"/>
    <w:numStyleLink w:val="ag3"/>
  </w:abstractNum>
  <w:abstractNum w:abstractNumId="129">
    <w:nsid w:val="09192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
    <w:nsid w:val="09216D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
    <w:nsid w:val="09361EF2"/>
    <w:multiLevelType w:val="multilevel"/>
    <w:tmpl w:val="7F9AB868"/>
    <w:numStyleLink w:val="ag3"/>
  </w:abstractNum>
  <w:abstractNum w:abstractNumId="133">
    <w:nsid w:val="094674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
    <w:nsid w:val="095D5CE9"/>
    <w:multiLevelType w:val="multilevel"/>
    <w:tmpl w:val="7F9AB868"/>
    <w:numStyleLink w:val="ag3"/>
  </w:abstractNum>
  <w:abstractNum w:abstractNumId="135">
    <w:nsid w:val="097328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
    <w:nsid w:val="09AD6F6F"/>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7">
    <w:nsid w:val="09C02A59"/>
    <w:multiLevelType w:val="multilevel"/>
    <w:tmpl w:val="7F9AB868"/>
    <w:numStyleLink w:val="ag3"/>
  </w:abstractNum>
  <w:abstractNum w:abstractNumId="138">
    <w:nsid w:val="09DA24CA"/>
    <w:multiLevelType w:val="multilevel"/>
    <w:tmpl w:val="7F9AB868"/>
    <w:numStyleLink w:val="ag3"/>
  </w:abstractNum>
  <w:abstractNum w:abstractNumId="139">
    <w:nsid w:val="09DD04D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0">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
    <w:nsid w:val="0A0D3819"/>
    <w:multiLevelType w:val="multilevel"/>
    <w:tmpl w:val="7F9AB868"/>
    <w:numStyleLink w:val="ag3"/>
  </w:abstractNum>
  <w:abstractNum w:abstractNumId="142">
    <w:nsid w:val="0A2D07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
    <w:nsid w:val="0ABA28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0AC73482"/>
    <w:multiLevelType w:val="multilevel"/>
    <w:tmpl w:val="7F9AB868"/>
    <w:numStyleLink w:val="ag3"/>
  </w:abstractNum>
  <w:abstractNum w:abstractNumId="148">
    <w:nsid w:val="0AD52BFD"/>
    <w:multiLevelType w:val="multilevel"/>
    <w:tmpl w:val="7F9AB868"/>
    <w:numStyleLink w:val="ag3"/>
  </w:abstractNum>
  <w:abstractNum w:abstractNumId="149">
    <w:nsid w:val="0B043A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0B0C0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
    <w:nsid w:val="0B4174EA"/>
    <w:multiLevelType w:val="multilevel"/>
    <w:tmpl w:val="7F9AB868"/>
    <w:numStyleLink w:val="ag3"/>
  </w:abstractNum>
  <w:abstractNum w:abstractNumId="154">
    <w:nsid w:val="0B8A4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
    <w:nsid w:val="0BCA6B48"/>
    <w:multiLevelType w:val="multilevel"/>
    <w:tmpl w:val="7F9AB868"/>
    <w:numStyleLink w:val="ag3"/>
  </w:abstractNum>
  <w:abstractNum w:abstractNumId="158">
    <w:nsid w:val="0BE20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1">
    <w:nsid w:val="0BFE3C1C"/>
    <w:multiLevelType w:val="multilevel"/>
    <w:tmpl w:val="7F9AB868"/>
    <w:numStyleLink w:val="ag3"/>
  </w:abstractNum>
  <w:abstractNum w:abstractNumId="162">
    <w:nsid w:val="0C1663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3">
    <w:nsid w:val="0C1A7DB6"/>
    <w:multiLevelType w:val="multilevel"/>
    <w:tmpl w:val="7F9AB868"/>
    <w:numStyleLink w:val="ag3"/>
  </w:abstractNum>
  <w:abstractNum w:abstractNumId="164">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0C1C2E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6">
    <w:nsid w:val="0C217E77"/>
    <w:multiLevelType w:val="multilevel"/>
    <w:tmpl w:val="7F9AB868"/>
    <w:numStyleLink w:val="ag3"/>
  </w:abstractNum>
  <w:abstractNum w:abstractNumId="167">
    <w:nsid w:val="0C222C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9">
    <w:nsid w:val="0C4846DB"/>
    <w:multiLevelType w:val="multilevel"/>
    <w:tmpl w:val="7F9AB868"/>
    <w:numStyleLink w:val="ag3"/>
  </w:abstractNum>
  <w:abstractNum w:abstractNumId="170">
    <w:nsid w:val="0C8C04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1">
    <w:nsid w:val="0CAC4A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0CBA65F9"/>
    <w:multiLevelType w:val="multilevel"/>
    <w:tmpl w:val="7F9AB868"/>
    <w:numStyleLink w:val="ag3"/>
  </w:abstractNum>
  <w:abstractNum w:abstractNumId="173">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0D425F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7">
    <w:nsid w:val="0D581F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8">
    <w:nsid w:val="0D5C40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9">
    <w:nsid w:val="0D6455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0">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0D760D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2">
    <w:nsid w:val="0D773B5A"/>
    <w:multiLevelType w:val="hybridMultilevel"/>
    <w:tmpl w:val="32B0E24E"/>
    <w:lvl w:ilvl="0" w:tplc="F51E23E0">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nsid w:val="0D7914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4">
    <w:nsid w:val="0DB46C26"/>
    <w:multiLevelType w:val="multilevel"/>
    <w:tmpl w:val="7F9AB868"/>
    <w:numStyleLink w:val="ag3"/>
  </w:abstractNum>
  <w:abstractNum w:abstractNumId="185">
    <w:nsid w:val="0DD671E4"/>
    <w:multiLevelType w:val="multilevel"/>
    <w:tmpl w:val="7F9AB868"/>
    <w:numStyleLink w:val="ag3"/>
  </w:abstractNum>
  <w:abstractNum w:abstractNumId="186">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7">
    <w:nsid w:val="0DFD47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8">
    <w:nsid w:val="0E016C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0E102C27"/>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0">
    <w:nsid w:val="0E114263"/>
    <w:multiLevelType w:val="multilevel"/>
    <w:tmpl w:val="7F9AB868"/>
    <w:numStyleLink w:val="ag3"/>
  </w:abstractNum>
  <w:abstractNum w:abstractNumId="191">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2">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3">
    <w:nsid w:val="0E255083"/>
    <w:multiLevelType w:val="multilevel"/>
    <w:tmpl w:val="7F9AB868"/>
    <w:numStyleLink w:val="ag3"/>
  </w:abstractNum>
  <w:abstractNum w:abstractNumId="194">
    <w:nsid w:val="0E406471"/>
    <w:multiLevelType w:val="multilevel"/>
    <w:tmpl w:val="7F9AB868"/>
    <w:numStyleLink w:val="ag3"/>
  </w:abstractNum>
  <w:abstractNum w:abstractNumId="195">
    <w:nsid w:val="0E417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6">
    <w:nsid w:val="0E6D2124"/>
    <w:multiLevelType w:val="multilevel"/>
    <w:tmpl w:val="7F9AB868"/>
    <w:numStyleLink w:val="ag3"/>
  </w:abstractNum>
  <w:abstractNum w:abstractNumId="197">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8">
    <w:nsid w:val="0E812E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9">
    <w:nsid w:val="0E993BCF"/>
    <w:multiLevelType w:val="multilevel"/>
    <w:tmpl w:val="7F9AB868"/>
    <w:numStyleLink w:val="ag3"/>
  </w:abstractNum>
  <w:abstractNum w:abstractNumId="200">
    <w:nsid w:val="0EAE602A"/>
    <w:multiLevelType w:val="multilevel"/>
    <w:tmpl w:val="7F9AB868"/>
    <w:numStyleLink w:val="ag3"/>
  </w:abstractNum>
  <w:abstractNum w:abstractNumId="201">
    <w:nsid w:val="0EC42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2">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3">
    <w:nsid w:val="0ED77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4">
    <w:nsid w:val="0ED83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5">
    <w:nsid w:val="0EDF36A2"/>
    <w:multiLevelType w:val="multilevel"/>
    <w:tmpl w:val="7F9AB868"/>
    <w:numStyleLink w:val="ag3"/>
  </w:abstractNum>
  <w:abstractNum w:abstractNumId="206">
    <w:nsid w:val="0EE8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7">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0F0C74A4"/>
    <w:multiLevelType w:val="multilevel"/>
    <w:tmpl w:val="7F9AB868"/>
    <w:numStyleLink w:val="ag3"/>
  </w:abstractNum>
  <w:abstractNum w:abstractNumId="209">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0">
    <w:nsid w:val="0F770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0FA150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0FC10F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0FCE0F4B"/>
    <w:multiLevelType w:val="multilevel"/>
    <w:tmpl w:val="7F9AB868"/>
    <w:numStyleLink w:val="ag3"/>
  </w:abstractNum>
  <w:abstractNum w:abstractNumId="215">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6">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7">
    <w:nsid w:val="0FF71D0D"/>
    <w:multiLevelType w:val="multilevel"/>
    <w:tmpl w:val="7F9AB868"/>
    <w:numStyleLink w:val="ag3"/>
  </w:abstractNum>
  <w:abstractNum w:abstractNumId="218">
    <w:nsid w:val="100012F7"/>
    <w:multiLevelType w:val="multilevel"/>
    <w:tmpl w:val="7F9AB868"/>
    <w:numStyleLink w:val="ag3"/>
  </w:abstractNum>
  <w:abstractNum w:abstractNumId="219">
    <w:nsid w:val="100D79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101B1D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2">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3">
    <w:nsid w:val="102F02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105846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10623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6">
    <w:nsid w:val="10670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7">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8">
    <w:nsid w:val="107E58FC"/>
    <w:multiLevelType w:val="multilevel"/>
    <w:tmpl w:val="7F9AB868"/>
    <w:numStyleLink w:val="ag3"/>
  </w:abstractNum>
  <w:abstractNum w:abstractNumId="229">
    <w:nsid w:val="108316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0">
    <w:nsid w:val="10D444B0"/>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1">
    <w:nsid w:val="10DE3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2">
    <w:nsid w:val="110F1601"/>
    <w:multiLevelType w:val="multilevel"/>
    <w:tmpl w:val="7F9AB868"/>
    <w:numStyleLink w:val="ag3"/>
  </w:abstractNum>
  <w:abstractNum w:abstractNumId="233">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4">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5">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6">
    <w:nsid w:val="11790F79"/>
    <w:multiLevelType w:val="multilevel"/>
    <w:tmpl w:val="7F9AB868"/>
    <w:numStyleLink w:val="ag3"/>
  </w:abstractNum>
  <w:abstractNum w:abstractNumId="237">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118D04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11994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0">
    <w:nsid w:val="11AC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2">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3">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4">
    <w:nsid w:val="11EB21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5">
    <w:nsid w:val="11FB0661"/>
    <w:multiLevelType w:val="multilevel"/>
    <w:tmpl w:val="7F9AB868"/>
    <w:numStyleLink w:val="ag3"/>
  </w:abstractNum>
  <w:abstractNum w:abstractNumId="246">
    <w:nsid w:val="12167A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8">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9">
    <w:nsid w:val="127E154E"/>
    <w:multiLevelType w:val="multilevel"/>
    <w:tmpl w:val="BAFAA3BC"/>
    <w:lvl w:ilvl="0">
      <w:start w:val="1"/>
      <w:numFmt w:val="decimal"/>
      <w:lvlText w:val="%1."/>
      <w:lvlJc w:val="left"/>
      <w:pPr>
        <w:tabs>
          <w:tab w:val="num" w:pos="360"/>
        </w:tabs>
        <w:ind w:left="360" w:hanging="360"/>
      </w:pPr>
      <w:rPr>
        <w:rFonts w:hint="default"/>
        <w:b w:val="0"/>
        <w:bCs w:val="0"/>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0">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1">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tentative="1">
      <w:start w:val="1"/>
      <w:numFmt w:val="bullet"/>
      <w:lvlText w:val="o"/>
      <w:lvlJc w:val="left"/>
      <w:pPr>
        <w:ind w:left="1440" w:hanging="360"/>
      </w:pPr>
      <w:rPr>
        <w:rFonts w:ascii="Courier New" w:hAnsi="Courier New" w:cs="Courier New" w:hint="default"/>
      </w:rPr>
    </w:lvl>
    <w:lvl w:ilvl="2" w:tplc="F5208E64" w:tentative="1">
      <w:start w:val="1"/>
      <w:numFmt w:val="bullet"/>
      <w:lvlText w:val=""/>
      <w:lvlJc w:val="left"/>
      <w:pPr>
        <w:ind w:left="2160" w:hanging="360"/>
      </w:pPr>
      <w:rPr>
        <w:rFonts w:ascii="Wingdings" w:hAnsi="Wingdings" w:hint="default"/>
      </w:rPr>
    </w:lvl>
    <w:lvl w:ilvl="3" w:tplc="1F52CF94" w:tentative="1">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252">
    <w:nsid w:val="12D934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4">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12FB51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13277B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7">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9">
    <w:nsid w:val="1339321D"/>
    <w:multiLevelType w:val="multilevel"/>
    <w:tmpl w:val="7F9AB868"/>
    <w:numStyleLink w:val="ag3"/>
  </w:abstractNum>
  <w:abstractNum w:abstractNumId="260">
    <w:nsid w:val="13763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1">
    <w:nsid w:val="139B48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2">
    <w:nsid w:val="13A83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3">
    <w:nsid w:val="13CE739A"/>
    <w:multiLevelType w:val="multilevel"/>
    <w:tmpl w:val="7F9AB868"/>
    <w:numStyleLink w:val="ag3"/>
  </w:abstractNum>
  <w:abstractNum w:abstractNumId="264">
    <w:nsid w:val="13D3406A"/>
    <w:multiLevelType w:val="multilevel"/>
    <w:tmpl w:val="7F9AB868"/>
    <w:numStyleLink w:val="ag3"/>
  </w:abstractNum>
  <w:abstractNum w:abstractNumId="265">
    <w:nsid w:val="13D91CEF"/>
    <w:multiLevelType w:val="multilevel"/>
    <w:tmpl w:val="ABAC54DE"/>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pStyle w:val="a4"/>
      <w:lvlText w:val="%1.%2.%3.%4"/>
      <w:lvlJc w:val="left"/>
      <w:pPr>
        <w:tabs>
          <w:tab w:val="num" w:pos="1080"/>
        </w:tabs>
        <w:ind w:left="0" w:firstLine="0"/>
      </w:pPr>
      <w:rPr>
        <w:rFonts w:hint="default"/>
        <w:b/>
        <w:i w:val="0"/>
      </w:rPr>
    </w:lvl>
    <w:lvl w:ilvl="4">
      <w:start w:val="1"/>
      <w:numFmt w:val="decimal"/>
      <w:pStyle w:val="a5"/>
      <w:lvlText w:val="%1.%2.%3.%4.%5"/>
      <w:lvlJc w:val="left"/>
      <w:pPr>
        <w:tabs>
          <w:tab w:val="num" w:pos="1080"/>
        </w:tabs>
        <w:ind w:left="0" w:firstLine="0"/>
      </w:pPr>
      <w:rPr>
        <w:rFonts w:hint="default"/>
        <w:b/>
        <w:i w:val="0"/>
      </w:rPr>
    </w:lvl>
    <w:lvl w:ilvl="5">
      <w:start w:val="1"/>
      <w:numFmt w:val="decimal"/>
      <w:pStyle w:val="a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6">
    <w:nsid w:val="13E27E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8">
    <w:nsid w:val="13ED17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0">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143A3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3">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5">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7">
    <w:nsid w:val="14A41818"/>
    <w:multiLevelType w:val="multilevel"/>
    <w:tmpl w:val="7F9AB868"/>
    <w:numStyleLink w:val="ag3"/>
  </w:abstractNum>
  <w:abstractNum w:abstractNumId="278">
    <w:nsid w:val="14AF33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9">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0">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1">
    <w:nsid w:val="14ED0D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2">
    <w:nsid w:val="150932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151618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5">
    <w:nsid w:val="151865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6">
    <w:nsid w:val="151912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7">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8">
    <w:nsid w:val="15285225"/>
    <w:multiLevelType w:val="multilevel"/>
    <w:tmpl w:val="7F9AB868"/>
    <w:numStyleLink w:val="ag3"/>
  </w:abstractNum>
  <w:abstractNum w:abstractNumId="289">
    <w:nsid w:val="1546541C"/>
    <w:multiLevelType w:val="hybridMultilevel"/>
    <w:tmpl w:val="32E28642"/>
    <w:lvl w:ilvl="0" w:tplc="3BE64EB8">
      <w:start w:val="1"/>
      <w:numFmt w:val="lowerRoman"/>
      <w:pStyle w:val="pc-6"/>
      <w:lvlText w:val="%1."/>
      <w:lvlJc w:val="left"/>
      <w:pPr>
        <w:ind w:left="3420" w:hanging="360"/>
      </w:pPr>
      <w:rPr>
        <w:rFonts w:hint="default"/>
      </w:rPr>
    </w:lvl>
    <w:lvl w:ilvl="1" w:tplc="30FA4C4C">
      <w:start w:val="1"/>
      <w:numFmt w:val="lowerRoman"/>
      <w:lvlText w:val="%2."/>
      <w:lvlJc w:val="left"/>
      <w:pPr>
        <w:ind w:left="4140" w:hanging="360"/>
      </w:pPr>
      <w:rPr>
        <w:rFonts w:hint="default"/>
      </w:r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290">
    <w:nsid w:val="159660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15D96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4">
    <w:nsid w:val="15EE10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163A55C7"/>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7">
    <w:nsid w:val="16916743"/>
    <w:multiLevelType w:val="multilevel"/>
    <w:tmpl w:val="7F9AB868"/>
    <w:numStyleLink w:val="ag3"/>
  </w:abstractNum>
  <w:abstractNum w:abstractNumId="298">
    <w:nsid w:val="16B605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9">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0">
    <w:nsid w:val="16BE37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1">
    <w:nsid w:val="16CC5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16F32A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17124483"/>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17386F06"/>
    <w:multiLevelType w:val="multilevel"/>
    <w:tmpl w:val="7F9AB868"/>
    <w:numStyleLink w:val="ag3"/>
  </w:abstractNum>
  <w:abstractNum w:abstractNumId="305">
    <w:nsid w:val="17413C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6">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7">
    <w:nsid w:val="17610C9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8">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9">
    <w:nsid w:val="179158CC"/>
    <w:multiLevelType w:val="multilevel"/>
    <w:tmpl w:val="7F9AB868"/>
    <w:numStyleLink w:val="ag3"/>
  </w:abstractNum>
  <w:abstractNum w:abstractNumId="310">
    <w:nsid w:val="1794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1">
    <w:nsid w:val="179C6134"/>
    <w:multiLevelType w:val="multilevel"/>
    <w:tmpl w:val="7F9AB868"/>
    <w:numStyleLink w:val="ag3"/>
  </w:abstractNum>
  <w:abstractNum w:abstractNumId="312">
    <w:nsid w:val="179D21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3">
    <w:nsid w:val="17B123C0"/>
    <w:multiLevelType w:val="multilevel"/>
    <w:tmpl w:val="7F9AB868"/>
    <w:numStyleLink w:val="ag3"/>
  </w:abstractNum>
  <w:abstractNum w:abstractNumId="314">
    <w:nsid w:val="17D16EA9"/>
    <w:multiLevelType w:val="multilevel"/>
    <w:tmpl w:val="7F9AB868"/>
    <w:numStyleLink w:val="ag3"/>
  </w:abstractNum>
  <w:abstractNum w:abstractNumId="315">
    <w:nsid w:val="180D4F40"/>
    <w:multiLevelType w:val="multilevel"/>
    <w:tmpl w:val="7F9AB868"/>
    <w:numStyleLink w:val="ag3"/>
  </w:abstractNum>
  <w:abstractNum w:abstractNumId="316">
    <w:nsid w:val="181A5317"/>
    <w:multiLevelType w:val="multilevel"/>
    <w:tmpl w:val="7F9AB868"/>
    <w:numStyleLink w:val="ag3"/>
  </w:abstractNum>
  <w:abstractNum w:abstractNumId="317">
    <w:nsid w:val="18412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8">
    <w:nsid w:val="186757DB"/>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0">
    <w:nsid w:val="18913401"/>
    <w:multiLevelType w:val="multilevel"/>
    <w:tmpl w:val="7F9AB868"/>
    <w:numStyleLink w:val="ag3"/>
  </w:abstractNum>
  <w:abstractNum w:abstractNumId="321">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18E709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3">
    <w:nsid w:val="19062804"/>
    <w:multiLevelType w:val="multilevel"/>
    <w:tmpl w:val="7F9AB868"/>
    <w:numStyleLink w:val="ag3"/>
  </w:abstractNum>
  <w:abstractNum w:abstractNumId="324">
    <w:nsid w:val="190760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5">
    <w:nsid w:val="193531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6">
    <w:nsid w:val="196909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19B26B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8">
    <w:nsid w:val="19B84D3F"/>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9">
    <w:nsid w:val="19B90D1C"/>
    <w:multiLevelType w:val="multilevel"/>
    <w:tmpl w:val="7F9AB868"/>
    <w:numStyleLink w:val="ag3"/>
  </w:abstractNum>
  <w:abstractNum w:abstractNumId="330">
    <w:nsid w:val="19C371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1">
    <w:nsid w:val="19C41B47"/>
    <w:multiLevelType w:val="multilevel"/>
    <w:tmpl w:val="7F9AB868"/>
    <w:numStyleLink w:val="ag3"/>
  </w:abstractNum>
  <w:abstractNum w:abstractNumId="332">
    <w:nsid w:val="19DF27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4">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35">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6">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7">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1A821D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1A8D5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0">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1">
    <w:nsid w:val="1A9C7BF6"/>
    <w:multiLevelType w:val="hybridMultilevel"/>
    <w:tmpl w:val="9AF4018E"/>
    <w:lvl w:ilvl="0" w:tplc="F51E23E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nsid w:val="1AA67733"/>
    <w:multiLevelType w:val="multilevel"/>
    <w:tmpl w:val="7F9AB868"/>
    <w:numStyleLink w:val="ag3"/>
  </w:abstractNum>
  <w:abstractNum w:abstractNumId="343">
    <w:nsid w:val="1AD478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4">
    <w:nsid w:val="1ADD50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5">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6">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7">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8">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9">
    <w:nsid w:val="1B262E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0">
    <w:nsid w:val="1B2E6AF3"/>
    <w:multiLevelType w:val="multilevel"/>
    <w:tmpl w:val="7F9AB868"/>
    <w:numStyleLink w:val="ag3"/>
  </w:abstractNum>
  <w:abstractNum w:abstractNumId="351">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352">
    <w:nsid w:val="1B443EB1"/>
    <w:multiLevelType w:val="multilevel"/>
    <w:tmpl w:val="7F9AB868"/>
    <w:numStyleLink w:val="ag3"/>
  </w:abstractNum>
  <w:abstractNum w:abstractNumId="353">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4">
    <w:nsid w:val="1B735168"/>
    <w:multiLevelType w:val="multilevel"/>
    <w:tmpl w:val="7F9AB868"/>
    <w:numStyleLink w:val="ag3"/>
  </w:abstractNum>
  <w:abstractNum w:abstractNumId="355">
    <w:nsid w:val="1B802C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6">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7">
    <w:nsid w:val="1B8A3FCB"/>
    <w:multiLevelType w:val="multilevel"/>
    <w:tmpl w:val="7F9AB868"/>
    <w:numStyleLink w:val="ag3"/>
  </w:abstractNum>
  <w:abstractNum w:abstractNumId="358">
    <w:nsid w:val="1BC047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1BD151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0">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361">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2">
    <w:nsid w:val="1C1A3EA9"/>
    <w:multiLevelType w:val="multilevel"/>
    <w:tmpl w:val="7F9AB868"/>
    <w:numStyleLink w:val="ag3"/>
  </w:abstractNum>
  <w:abstractNum w:abstractNumId="363">
    <w:nsid w:val="1C42480B"/>
    <w:multiLevelType w:val="multilevel"/>
    <w:tmpl w:val="7F9AB868"/>
    <w:numStyleLink w:val="ag3"/>
  </w:abstractNum>
  <w:abstractNum w:abstractNumId="364">
    <w:nsid w:val="1C440C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5">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6">
    <w:nsid w:val="1C761772"/>
    <w:multiLevelType w:val="multilevel"/>
    <w:tmpl w:val="7F9AB868"/>
    <w:numStyleLink w:val="ag3"/>
  </w:abstractNum>
  <w:abstractNum w:abstractNumId="367">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8">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0">
    <w:nsid w:val="1CA76E87"/>
    <w:multiLevelType w:val="multilevel"/>
    <w:tmpl w:val="7F9AB868"/>
    <w:numStyleLink w:val="ag3"/>
  </w:abstractNum>
  <w:abstractNum w:abstractNumId="371">
    <w:nsid w:val="1CA93C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2">
    <w:nsid w:val="1CB05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1CC865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4">
    <w:nsid w:val="1CD546C4"/>
    <w:multiLevelType w:val="multilevel"/>
    <w:tmpl w:val="7F9AB868"/>
    <w:numStyleLink w:val="ag3"/>
  </w:abstractNum>
  <w:abstractNum w:abstractNumId="375">
    <w:nsid w:val="1CDA19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1D1F779F"/>
    <w:multiLevelType w:val="multilevel"/>
    <w:tmpl w:val="7F9AB868"/>
    <w:numStyleLink w:val="ag3"/>
  </w:abstractNum>
  <w:abstractNum w:abstractNumId="378">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nsid w:val="1D3C40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1D4359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1">
    <w:nsid w:val="1D4E6A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3">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1D7E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6">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1D8F30BE"/>
    <w:multiLevelType w:val="multilevel"/>
    <w:tmpl w:val="7F9AB868"/>
    <w:numStyleLink w:val="ag3"/>
  </w:abstractNum>
  <w:abstractNum w:abstractNumId="388">
    <w:nsid w:val="1D9769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9">
    <w:nsid w:val="1D9D57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0">
    <w:nsid w:val="1DA45323"/>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1">
    <w:nsid w:val="1DB85637"/>
    <w:multiLevelType w:val="multilevel"/>
    <w:tmpl w:val="7F9AB868"/>
    <w:numStyleLink w:val="ag3"/>
  </w:abstractNum>
  <w:abstractNum w:abstractNumId="392">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4">
    <w:nsid w:val="1DD40D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1DE339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6">
    <w:nsid w:val="1DE91D55"/>
    <w:multiLevelType w:val="multilevel"/>
    <w:tmpl w:val="7F9AB868"/>
    <w:numStyleLink w:val="ag3"/>
  </w:abstractNum>
  <w:abstractNum w:abstractNumId="397">
    <w:nsid w:val="1E0C788D"/>
    <w:multiLevelType w:val="multilevel"/>
    <w:tmpl w:val="7F9AB868"/>
    <w:numStyleLink w:val="ag3"/>
  </w:abstractNum>
  <w:abstractNum w:abstractNumId="398">
    <w:nsid w:val="1E2059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9">
    <w:nsid w:val="1E277DD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0">
    <w:nsid w:val="1E2D524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1">
    <w:nsid w:val="1E363ACE"/>
    <w:multiLevelType w:val="multilevel"/>
    <w:tmpl w:val="7F9AB868"/>
    <w:numStyleLink w:val="ag3"/>
  </w:abstractNum>
  <w:abstractNum w:abstractNumId="402">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3">
    <w:nsid w:val="1E5D1E21"/>
    <w:multiLevelType w:val="multilevel"/>
    <w:tmpl w:val="4A283094"/>
    <w:lvl w:ilvl="0">
      <w:start w:val="1"/>
      <w:numFmt w:val="decimal"/>
      <w:lvlText w:val="%1."/>
      <w:lvlJc w:val="left"/>
      <w:pPr>
        <w:tabs>
          <w:tab w:val="num" w:pos="360"/>
        </w:tabs>
        <w:ind w:left="360" w:hanging="360"/>
      </w:pPr>
      <w:rPr>
        <w:rFonts w:ascii="Times New Roman" w:hAnsi="Times New Roman" w:cs="Times New Roman" w:hint="default"/>
        <w:i w:val="0"/>
        <w:iCs w:val="0"/>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404">
    <w:nsid w:val="1E667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1E6715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1E7228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7">
    <w:nsid w:val="1E8A51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1E9560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0">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1">
    <w:nsid w:val="1ECD59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2">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3">
    <w:nsid w:val="1EF715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1F873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6">
    <w:nsid w:val="1F94302B"/>
    <w:multiLevelType w:val="multilevel"/>
    <w:tmpl w:val="7F9AB868"/>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start w:val="1"/>
      <w:numFmt w:val="lowerLetter"/>
      <w:lvlText w:val="%5"/>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417">
    <w:nsid w:val="1F9E1F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9">
    <w:nsid w:val="1FC448AB"/>
    <w:multiLevelType w:val="multilevel"/>
    <w:tmpl w:val="7F9AB868"/>
    <w:numStyleLink w:val="ag3"/>
  </w:abstractNum>
  <w:abstractNum w:abstractNumId="420">
    <w:nsid w:val="2034345D"/>
    <w:multiLevelType w:val="multilevel"/>
    <w:tmpl w:val="7F9AB868"/>
    <w:numStyleLink w:val="ag3"/>
  </w:abstractNum>
  <w:abstractNum w:abstractNumId="421">
    <w:nsid w:val="20452207"/>
    <w:multiLevelType w:val="multilevel"/>
    <w:tmpl w:val="7F9AB868"/>
    <w:numStyleLink w:val="ag3"/>
  </w:abstractNum>
  <w:abstractNum w:abstractNumId="422">
    <w:nsid w:val="20510C83"/>
    <w:multiLevelType w:val="multilevel"/>
    <w:tmpl w:val="7F9AB868"/>
    <w:numStyleLink w:val="ag3"/>
  </w:abstractNum>
  <w:abstractNum w:abstractNumId="423">
    <w:nsid w:val="205C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4">
    <w:nsid w:val="205D37FB"/>
    <w:multiLevelType w:val="multilevel"/>
    <w:tmpl w:val="7F9AB868"/>
    <w:numStyleLink w:val="ag3"/>
  </w:abstractNum>
  <w:abstractNum w:abstractNumId="425">
    <w:nsid w:val="206D3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6">
    <w:nsid w:val="206D40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7">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209B0A4F"/>
    <w:multiLevelType w:val="hybridMultilevel"/>
    <w:tmpl w:val="4BB25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9">
    <w:nsid w:val="20C96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0">
    <w:nsid w:val="20D11E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20F91A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3">
    <w:nsid w:val="213701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4">
    <w:nsid w:val="214166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5">
    <w:nsid w:val="215B5C18"/>
    <w:multiLevelType w:val="multilevel"/>
    <w:tmpl w:val="7F9AB868"/>
    <w:numStyleLink w:val="ag3"/>
  </w:abstractNum>
  <w:abstractNum w:abstractNumId="436">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7">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8">
    <w:nsid w:val="216B335E"/>
    <w:multiLevelType w:val="multilevel"/>
    <w:tmpl w:val="7F9AB868"/>
    <w:numStyleLink w:val="ag3"/>
  </w:abstractNum>
  <w:abstractNum w:abstractNumId="439">
    <w:nsid w:val="2186494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0">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1">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2">
    <w:nsid w:val="22596C9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443">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227230AF"/>
    <w:multiLevelType w:val="multilevel"/>
    <w:tmpl w:val="7F9AB868"/>
    <w:numStyleLink w:val="ag3"/>
  </w:abstractNum>
  <w:abstractNum w:abstractNumId="445">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6">
    <w:nsid w:val="22D21DF7"/>
    <w:multiLevelType w:val="multilevel"/>
    <w:tmpl w:val="7F9AB868"/>
    <w:numStyleLink w:val="ag3"/>
  </w:abstractNum>
  <w:abstractNum w:abstractNumId="447">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8">
    <w:nsid w:val="22EE3F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9">
    <w:nsid w:val="22F11F2F"/>
    <w:multiLevelType w:val="multilevel"/>
    <w:tmpl w:val="7F9AB868"/>
    <w:numStyleLink w:val="ag3"/>
  </w:abstractNum>
  <w:abstractNum w:abstractNumId="450">
    <w:nsid w:val="23024D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1">
    <w:nsid w:val="232D4031"/>
    <w:multiLevelType w:val="multilevel"/>
    <w:tmpl w:val="7F9AB868"/>
    <w:numStyleLink w:val="ag3"/>
  </w:abstractNum>
  <w:abstractNum w:abstractNumId="452">
    <w:nsid w:val="233B4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239E1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4">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55">
    <w:nsid w:val="23BF0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6">
    <w:nsid w:val="240F014B"/>
    <w:multiLevelType w:val="multilevel"/>
    <w:tmpl w:val="7F9AB868"/>
    <w:numStyleLink w:val="ag3"/>
  </w:abstractNum>
  <w:abstractNum w:abstractNumId="457">
    <w:nsid w:val="242F56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246562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9">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247F6098"/>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1">
    <w:nsid w:val="2490709C"/>
    <w:multiLevelType w:val="multilevel"/>
    <w:tmpl w:val="7F9AB868"/>
    <w:numStyleLink w:val="ag3"/>
  </w:abstractNum>
  <w:abstractNum w:abstractNumId="462">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24BB59C0"/>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4">
    <w:nsid w:val="24DC43D6"/>
    <w:multiLevelType w:val="multilevel"/>
    <w:tmpl w:val="7F9AB868"/>
    <w:numStyleLink w:val="ag3"/>
  </w:abstractNum>
  <w:abstractNum w:abstractNumId="465">
    <w:nsid w:val="24DD5F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25001BD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8">
    <w:nsid w:val="2515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9">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0">
    <w:nsid w:val="25270FD4"/>
    <w:multiLevelType w:val="multilevel"/>
    <w:tmpl w:val="7F9AB868"/>
    <w:numStyleLink w:val="ag3"/>
  </w:abstractNum>
  <w:abstractNum w:abstractNumId="471">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2">
    <w:nsid w:val="256127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3">
    <w:nsid w:val="257E0526"/>
    <w:multiLevelType w:val="multilevel"/>
    <w:tmpl w:val="7F9AB868"/>
    <w:numStyleLink w:val="ag3"/>
  </w:abstractNum>
  <w:abstractNum w:abstractNumId="474">
    <w:nsid w:val="25917205"/>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5">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6">
    <w:nsid w:val="25D924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260722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9">
    <w:nsid w:val="261536D3"/>
    <w:multiLevelType w:val="multilevel"/>
    <w:tmpl w:val="7F9AB868"/>
    <w:numStyleLink w:val="ag3"/>
  </w:abstractNum>
  <w:abstractNum w:abstractNumId="480">
    <w:nsid w:val="262D48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1">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2">
    <w:nsid w:val="26647609"/>
    <w:multiLevelType w:val="multilevel"/>
    <w:tmpl w:val="7F9AB868"/>
    <w:numStyleLink w:val="ag3"/>
  </w:abstractNum>
  <w:abstractNum w:abstractNumId="483">
    <w:nsid w:val="26677C2A"/>
    <w:multiLevelType w:val="multilevel"/>
    <w:tmpl w:val="7F9AB868"/>
    <w:numStyleLink w:val="ag3"/>
  </w:abstractNum>
  <w:abstractNum w:abstractNumId="484">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26A25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6">
    <w:nsid w:val="26E979B4"/>
    <w:multiLevelType w:val="hybridMultilevel"/>
    <w:tmpl w:val="A4280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7">
    <w:nsid w:val="26F240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26FC5E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9">
    <w:nsid w:val="271043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0">
    <w:nsid w:val="271804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1">
    <w:nsid w:val="27290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272D2F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273F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4">
    <w:nsid w:val="27522F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5">
    <w:nsid w:val="279B2A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6">
    <w:nsid w:val="27A8027D"/>
    <w:multiLevelType w:val="multilevel"/>
    <w:tmpl w:val="7F9AB868"/>
    <w:numStyleLink w:val="ag3"/>
  </w:abstractNum>
  <w:abstractNum w:abstractNumId="497">
    <w:nsid w:val="27B45B4E"/>
    <w:multiLevelType w:val="multilevel"/>
    <w:tmpl w:val="7F9AB868"/>
    <w:numStyleLink w:val="ag3"/>
  </w:abstractNum>
  <w:abstractNum w:abstractNumId="498">
    <w:nsid w:val="27CC6BE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9">
    <w:nsid w:val="27F76784"/>
    <w:multiLevelType w:val="multilevel"/>
    <w:tmpl w:val="7F9AB868"/>
    <w:numStyleLink w:val="ag3"/>
  </w:abstractNum>
  <w:abstractNum w:abstractNumId="500">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1">
    <w:nsid w:val="28155C26"/>
    <w:multiLevelType w:val="multilevel"/>
    <w:tmpl w:val="7F9AB868"/>
    <w:numStyleLink w:val="ag3"/>
  </w:abstractNum>
  <w:abstractNum w:abstractNumId="502">
    <w:nsid w:val="283829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3">
    <w:nsid w:val="2848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4">
    <w:nsid w:val="28516678"/>
    <w:multiLevelType w:val="multilevel"/>
    <w:tmpl w:val="7F9AB868"/>
    <w:numStyleLink w:val="ag3"/>
  </w:abstractNum>
  <w:abstractNum w:abstractNumId="505">
    <w:nsid w:val="285A3966"/>
    <w:multiLevelType w:val="multilevel"/>
    <w:tmpl w:val="7F9AB868"/>
    <w:numStyleLink w:val="ag3"/>
  </w:abstractNum>
  <w:abstractNum w:abstractNumId="506">
    <w:nsid w:val="28644E30"/>
    <w:multiLevelType w:val="multilevel"/>
    <w:tmpl w:val="7F9AB868"/>
    <w:numStyleLink w:val="ag3"/>
  </w:abstractNum>
  <w:abstractNum w:abstractNumId="507">
    <w:nsid w:val="28657800"/>
    <w:multiLevelType w:val="multilevel"/>
    <w:tmpl w:val="7F9AB868"/>
    <w:numStyleLink w:val="ag3"/>
  </w:abstractNum>
  <w:abstractNum w:abstractNumId="508">
    <w:nsid w:val="28770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9">
    <w:nsid w:val="287C48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0">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1">
    <w:nsid w:val="28A91592"/>
    <w:multiLevelType w:val="multilevel"/>
    <w:tmpl w:val="7F9AB868"/>
    <w:numStyleLink w:val="ag3"/>
  </w:abstractNum>
  <w:abstractNum w:abstractNumId="512">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3">
    <w:nsid w:val="29067A6B"/>
    <w:multiLevelType w:val="multilevel"/>
    <w:tmpl w:val="7F9AB868"/>
    <w:numStyleLink w:val="ag3"/>
  </w:abstractNum>
  <w:abstractNum w:abstractNumId="514">
    <w:nsid w:val="291D69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5">
    <w:nsid w:val="29362A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7">
    <w:nsid w:val="295F4A1A"/>
    <w:multiLevelType w:val="multilevel"/>
    <w:tmpl w:val="7F9AB868"/>
    <w:numStyleLink w:val="ag3"/>
  </w:abstractNum>
  <w:abstractNum w:abstractNumId="518">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9">
    <w:nsid w:val="29A142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1">
    <w:nsid w:val="2A081F33"/>
    <w:multiLevelType w:val="multilevel"/>
    <w:tmpl w:val="7F9AB868"/>
    <w:numStyleLink w:val="ag3"/>
  </w:abstractNum>
  <w:abstractNum w:abstractNumId="522">
    <w:nsid w:val="2A1F2A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2A2D4CD4"/>
    <w:multiLevelType w:val="multilevel"/>
    <w:tmpl w:val="7F9AB868"/>
    <w:numStyleLink w:val="ag3"/>
  </w:abstractNum>
  <w:abstractNum w:abstractNumId="524">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5">
    <w:nsid w:val="2A536C6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6">
    <w:nsid w:val="2A6226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7">
    <w:nsid w:val="2A676D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2ACF7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9">
    <w:nsid w:val="2AD86A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0">
    <w:nsid w:val="2B4244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2B580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2B5926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3">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2B5B6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2B6D375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6">
    <w:nsid w:val="2BAF23F3"/>
    <w:multiLevelType w:val="multilevel"/>
    <w:tmpl w:val="7F9AB868"/>
    <w:numStyleLink w:val="ag3"/>
  </w:abstractNum>
  <w:abstractNum w:abstractNumId="537">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8">
    <w:nsid w:val="2C0D2994"/>
    <w:multiLevelType w:val="multilevel"/>
    <w:tmpl w:val="7F9AB868"/>
    <w:numStyleLink w:val="ag3"/>
  </w:abstractNum>
  <w:abstractNum w:abstractNumId="539">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0">
    <w:nsid w:val="2C211D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1">
    <w:nsid w:val="2C2702CF"/>
    <w:multiLevelType w:val="multilevel"/>
    <w:tmpl w:val="7F9AB868"/>
    <w:numStyleLink w:val="ag3"/>
  </w:abstractNum>
  <w:abstractNum w:abstractNumId="542">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2C9A53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5">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6">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7">
    <w:nsid w:val="2CF320F9"/>
    <w:multiLevelType w:val="multilevel"/>
    <w:tmpl w:val="7C6CAE04"/>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numFmt w:val="none"/>
      <w:lvlText w:val=""/>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548">
    <w:nsid w:val="2D067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9">
    <w:nsid w:val="2D136A00"/>
    <w:multiLevelType w:val="multilevel"/>
    <w:tmpl w:val="7F9AB868"/>
    <w:numStyleLink w:val="ag3"/>
  </w:abstractNum>
  <w:abstractNum w:abstractNumId="550">
    <w:nsid w:val="2D1E21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1">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2">
    <w:nsid w:val="2D6C4686"/>
    <w:multiLevelType w:val="multilevel"/>
    <w:tmpl w:val="7F9AB868"/>
    <w:numStyleLink w:val="ag3"/>
  </w:abstractNum>
  <w:abstractNum w:abstractNumId="553">
    <w:nsid w:val="2D833560"/>
    <w:multiLevelType w:val="multilevel"/>
    <w:tmpl w:val="7F9AB868"/>
    <w:numStyleLink w:val="ag3"/>
  </w:abstractNum>
  <w:abstractNum w:abstractNumId="554">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2DE444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2DEE4C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7">
    <w:nsid w:val="2DEE4DC8"/>
    <w:multiLevelType w:val="multilevel"/>
    <w:tmpl w:val="7F9AB868"/>
    <w:numStyleLink w:val="ag3"/>
  </w:abstractNum>
  <w:abstractNum w:abstractNumId="558">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9">
    <w:nsid w:val="2E1A5D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0">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61">
    <w:nsid w:val="2E4601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2E745C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3">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4">
    <w:nsid w:val="2E8D0E33"/>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5">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6">
    <w:nsid w:val="2EB479E0"/>
    <w:multiLevelType w:val="multilevel"/>
    <w:tmpl w:val="7F9AB868"/>
    <w:numStyleLink w:val="ag3"/>
  </w:abstractNum>
  <w:abstractNum w:abstractNumId="567">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8">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1">
    <w:nsid w:val="2F16232E"/>
    <w:multiLevelType w:val="multilevel"/>
    <w:tmpl w:val="7F9AB868"/>
    <w:numStyleLink w:val="ag3"/>
  </w:abstractNum>
  <w:abstractNum w:abstractNumId="572">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2F3D6D7C"/>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5">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6">
    <w:nsid w:val="2FD82718"/>
    <w:multiLevelType w:val="multilevel"/>
    <w:tmpl w:val="7F9AB868"/>
    <w:numStyleLink w:val="ag3"/>
  </w:abstractNum>
  <w:abstractNum w:abstractNumId="577">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2FEF204F"/>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0">
    <w:nsid w:val="30492F43"/>
    <w:multiLevelType w:val="multilevel"/>
    <w:tmpl w:val="7F9AB868"/>
    <w:numStyleLink w:val="ag3"/>
  </w:abstractNum>
  <w:abstractNum w:abstractNumId="581">
    <w:nsid w:val="304E66E4"/>
    <w:multiLevelType w:val="hybridMultilevel"/>
    <w:tmpl w:val="E82096D2"/>
    <w:lvl w:ilvl="0" w:tplc="68A627DA">
      <w:start w:val="1"/>
      <w:numFmt w:val="decimal"/>
      <w:pStyle w:val="pc-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2">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305607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4">
    <w:nsid w:val="30777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5">
    <w:nsid w:val="30794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6">
    <w:nsid w:val="308C1F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7">
    <w:nsid w:val="3097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8">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89">
    <w:nsid w:val="30F32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1">
    <w:nsid w:val="3108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315721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31595D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4">
    <w:nsid w:val="318F7BF9"/>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595">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6">
    <w:nsid w:val="31BD5640"/>
    <w:multiLevelType w:val="multilevel"/>
    <w:tmpl w:val="7F9AB868"/>
    <w:numStyleLink w:val="ag3"/>
  </w:abstractNum>
  <w:abstractNum w:abstractNumId="597">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31C469BF"/>
    <w:multiLevelType w:val="multilevel"/>
    <w:tmpl w:val="7F9AB868"/>
    <w:numStyleLink w:val="ag3"/>
  </w:abstractNum>
  <w:abstractNum w:abstractNumId="599">
    <w:nsid w:val="31C80405"/>
    <w:multiLevelType w:val="multilevel"/>
    <w:tmpl w:val="7F9AB868"/>
    <w:numStyleLink w:val="ag3"/>
  </w:abstractNum>
  <w:abstractNum w:abstractNumId="600">
    <w:nsid w:val="31C92F9A"/>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1">
    <w:nsid w:val="31CA40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2">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3">
    <w:nsid w:val="31D74783"/>
    <w:multiLevelType w:val="multilevel"/>
    <w:tmpl w:val="7F9AB868"/>
    <w:numStyleLink w:val="ag3"/>
  </w:abstractNum>
  <w:abstractNum w:abstractNumId="604">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5">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6">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7">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9">
    <w:nsid w:val="328546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0">
    <w:nsid w:val="328A03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1">
    <w:nsid w:val="32A935BB"/>
    <w:multiLevelType w:val="multilevel"/>
    <w:tmpl w:val="7F9AB868"/>
    <w:numStyleLink w:val="ag3"/>
  </w:abstractNum>
  <w:abstractNum w:abstractNumId="612">
    <w:nsid w:val="32AD4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3">
    <w:nsid w:val="32C02A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4">
    <w:nsid w:val="32D666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5">
    <w:nsid w:val="32DD7EA3"/>
    <w:multiLevelType w:val="multilevel"/>
    <w:tmpl w:val="7F9AB868"/>
    <w:numStyleLink w:val="ag3"/>
  </w:abstractNum>
  <w:abstractNum w:abstractNumId="616">
    <w:nsid w:val="32E1114D"/>
    <w:multiLevelType w:val="multilevel"/>
    <w:tmpl w:val="7F9AB868"/>
    <w:numStyleLink w:val="ag3"/>
  </w:abstractNum>
  <w:abstractNum w:abstractNumId="617">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332420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0">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1">
    <w:nsid w:val="33731390"/>
    <w:multiLevelType w:val="multilevel"/>
    <w:tmpl w:val="7F9AB868"/>
    <w:numStyleLink w:val="ag3"/>
  </w:abstractNum>
  <w:abstractNum w:abstractNumId="622">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23">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4">
    <w:nsid w:val="33A74C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5">
    <w:nsid w:val="33AC7EB8"/>
    <w:multiLevelType w:val="multilevel"/>
    <w:tmpl w:val="1CC06B30"/>
    <w:lvl w:ilvl="0">
      <w:start w:val="1"/>
      <w:numFmt w:val="decimal"/>
      <w:pStyle w:val="1"/>
      <w:lvlText w:val="%1"/>
      <w:lvlJc w:val="left"/>
      <w:pPr>
        <w:ind w:left="432" w:hanging="432"/>
      </w:pPr>
      <w:rPr>
        <w:rFonts w:hint="default"/>
        <w:b/>
        <w:i w:val="0"/>
      </w:rPr>
    </w:lvl>
    <w:lvl w:ilvl="1">
      <w:start w:val="1"/>
      <w:numFmt w:val="decimal"/>
      <w:pStyle w:val="20"/>
      <w:lvlText w:val="%1.%2"/>
      <w:lvlJc w:val="left"/>
      <w:pPr>
        <w:ind w:left="576" w:hanging="576"/>
      </w:pPr>
      <w:rPr>
        <w:rFonts w:hint="default"/>
        <w:b/>
        <w:i w:val="0"/>
      </w:rPr>
    </w:lvl>
    <w:lvl w:ilvl="2">
      <w:start w:val="1"/>
      <w:numFmt w:val="decimal"/>
      <w:pStyle w:val="30"/>
      <w:lvlText w:val="%1.%2.%3"/>
      <w:lvlJc w:val="left"/>
      <w:pPr>
        <w:ind w:left="720" w:hanging="720"/>
      </w:pPr>
      <w:rPr>
        <w:rFonts w:hint="default"/>
        <w:b/>
        <w:i w:val="0"/>
      </w:rPr>
    </w:lvl>
    <w:lvl w:ilvl="3">
      <w:start w:val="1"/>
      <w:numFmt w:val="decimal"/>
      <w:pStyle w:val="40"/>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51"/>
      <w:lvlText w:val="%1.%2.%3.%4.%5"/>
      <w:lvlJc w:val="left"/>
      <w:pPr>
        <w:ind w:left="1008" w:hanging="100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6"/>
      <w:lvlText w:val="%1.%2.%3.%4.%5.%6"/>
      <w:lvlJc w:val="left"/>
      <w:pPr>
        <w:ind w:left="1152" w:hanging="1152"/>
      </w:pPr>
      <w:rPr>
        <w:rFonts w:hint="default"/>
        <w:b/>
        <w:i w:val="0"/>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26">
    <w:nsid w:val="33B43B50"/>
    <w:multiLevelType w:val="multilevel"/>
    <w:tmpl w:val="7F9AB868"/>
    <w:numStyleLink w:val="ag3"/>
  </w:abstractNum>
  <w:abstractNum w:abstractNumId="627">
    <w:nsid w:val="33DE0605"/>
    <w:multiLevelType w:val="multilevel"/>
    <w:tmpl w:val="7F9AB868"/>
    <w:numStyleLink w:val="ag3"/>
  </w:abstractNum>
  <w:abstractNum w:abstractNumId="628">
    <w:nsid w:val="33E049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9">
    <w:nsid w:val="33E877B2"/>
    <w:multiLevelType w:val="multilevel"/>
    <w:tmpl w:val="7F9AB868"/>
    <w:numStyleLink w:val="ag3"/>
  </w:abstractNum>
  <w:abstractNum w:abstractNumId="630">
    <w:nsid w:val="33F62D3F"/>
    <w:multiLevelType w:val="multilevel"/>
    <w:tmpl w:val="7F9AB868"/>
    <w:numStyleLink w:val="ag3"/>
  </w:abstractNum>
  <w:abstractNum w:abstractNumId="631">
    <w:nsid w:val="33FC08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2">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3">
    <w:nsid w:val="34096C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4">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6">
    <w:nsid w:val="344744AC"/>
    <w:multiLevelType w:val="multilevel"/>
    <w:tmpl w:val="7F9AB868"/>
    <w:numStyleLink w:val="ag3"/>
  </w:abstractNum>
  <w:abstractNum w:abstractNumId="637">
    <w:nsid w:val="344F66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348167BA"/>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34880F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0">
    <w:nsid w:val="34AD1339"/>
    <w:multiLevelType w:val="multilevel"/>
    <w:tmpl w:val="7F9AB868"/>
    <w:numStyleLink w:val="ag3"/>
  </w:abstractNum>
  <w:abstractNum w:abstractNumId="641">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642">
    <w:nsid w:val="34D635B7"/>
    <w:multiLevelType w:val="multilevel"/>
    <w:tmpl w:val="7F9AB868"/>
    <w:numStyleLink w:val="ag3"/>
  </w:abstractNum>
  <w:abstractNum w:abstractNumId="643">
    <w:nsid w:val="34F260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4">
    <w:nsid w:val="35373C02"/>
    <w:multiLevelType w:val="multilevel"/>
    <w:tmpl w:val="7F9AB868"/>
    <w:numStyleLink w:val="ag3"/>
  </w:abstractNum>
  <w:abstractNum w:abstractNumId="645">
    <w:nsid w:val="356938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6">
    <w:nsid w:val="356C35FA"/>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7">
    <w:nsid w:val="356D60DD"/>
    <w:multiLevelType w:val="multilevel"/>
    <w:tmpl w:val="7F9AB868"/>
    <w:numStyleLink w:val="ag3"/>
  </w:abstractNum>
  <w:abstractNum w:abstractNumId="648">
    <w:nsid w:val="35762C98"/>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9">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0">
    <w:nsid w:val="35BD5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1">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2">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3">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4">
    <w:nsid w:val="36395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6">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7">
    <w:nsid w:val="364F2B51"/>
    <w:multiLevelType w:val="multilevel"/>
    <w:tmpl w:val="7F9AB868"/>
    <w:numStyleLink w:val="ag3"/>
  </w:abstractNum>
  <w:abstractNum w:abstractNumId="658">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9">
    <w:nsid w:val="366E59ED"/>
    <w:multiLevelType w:val="multilevel"/>
    <w:tmpl w:val="7F9AB868"/>
    <w:numStyleLink w:val="ag3"/>
  </w:abstractNum>
  <w:abstractNum w:abstractNumId="660">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61">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2">
    <w:nsid w:val="36DA7C4C"/>
    <w:multiLevelType w:val="multilevel"/>
    <w:tmpl w:val="7F9AB868"/>
    <w:numStyleLink w:val="ag3"/>
  </w:abstractNum>
  <w:abstractNum w:abstractNumId="663">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4">
    <w:nsid w:val="375E56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5">
    <w:nsid w:val="37753812"/>
    <w:multiLevelType w:val="multilevel"/>
    <w:tmpl w:val="7F9AB868"/>
    <w:numStyleLink w:val="ag3"/>
  </w:abstractNum>
  <w:abstractNum w:abstractNumId="666">
    <w:nsid w:val="377949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7">
    <w:nsid w:val="379935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68">
    <w:nsid w:val="37A62636"/>
    <w:multiLevelType w:val="multilevel"/>
    <w:tmpl w:val="7F9AB868"/>
    <w:numStyleLink w:val="ag3"/>
  </w:abstractNum>
  <w:abstractNum w:abstractNumId="669">
    <w:nsid w:val="37B83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0">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380D1C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3">
    <w:nsid w:val="383809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4">
    <w:nsid w:val="383D291A"/>
    <w:multiLevelType w:val="multilevel"/>
    <w:tmpl w:val="7F9AB868"/>
    <w:numStyleLink w:val="ag3"/>
  </w:abstractNum>
  <w:abstractNum w:abstractNumId="675">
    <w:nsid w:val="3844411A"/>
    <w:multiLevelType w:val="multilevel"/>
    <w:tmpl w:val="7F9AB868"/>
    <w:numStyleLink w:val="ag3"/>
  </w:abstractNum>
  <w:abstractNum w:abstractNumId="676">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77">
    <w:nsid w:val="387D4433"/>
    <w:multiLevelType w:val="multilevel"/>
    <w:tmpl w:val="82B00002"/>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78">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9">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80">
    <w:nsid w:val="38C9282C"/>
    <w:multiLevelType w:val="hybridMultilevel"/>
    <w:tmpl w:val="9432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1">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38E0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3">
    <w:nsid w:val="38E43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4">
    <w:nsid w:val="38EF78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5">
    <w:nsid w:val="3929287B"/>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86">
    <w:nsid w:val="393F6286"/>
    <w:multiLevelType w:val="multilevel"/>
    <w:tmpl w:val="7F9AB868"/>
    <w:name w:val="heading"/>
    <w:numStyleLink w:val="ag3"/>
  </w:abstractNum>
  <w:abstractNum w:abstractNumId="687">
    <w:nsid w:val="39467E0E"/>
    <w:multiLevelType w:val="multilevel"/>
    <w:tmpl w:val="7F9AB868"/>
    <w:numStyleLink w:val="ag3"/>
  </w:abstractNum>
  <w:abstractNum w:abstractNumId="688">
    <w:nsid w:val="396E02BC"/>
    <w:multiLevelType w:val="multilevel"/>
    <w:tmpl w:val="7F9AB868"/>
    <w:numStyleLink w:val="ag3"/>
  </w:abstractNum>
  <w:abstractNum w:abstractNumId="689">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0">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39AB03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2">
    <w:nsid w:val="39CB55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3">
    <w:nsid w:val="39E712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4">
    <w:nsid w:val="39FD5143"/>
    <w:multiLevelType w:val="multilevel"/>
    <w:tmpl w:val="7F9AB868"/>
    <w:numStyleLink w:val="ag3"/>
  </w:abstractNum>
  <w:abstractNum w:abstractNumId="695">
    <w:nsid w:val="3A1F7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6">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7">
    <w:nsid w:val="3A4765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8">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9">
    <w:nsid w:val="3A6F76BF"/>
    <w:multiLevelType w:val="multilevel"/>
    <w:tmpl w:val="7F9AB868"/>
    <w:numStyleLink w:val="ag3"/>
  </w:abstractNum>
  <w:abstractNum w:abstractNumId="700">
    <w:nsid w:val="3A841A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1">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02">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3">
    <w:nsid w:val="3AD95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4">
    <w:nsid w:val="3AF920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5">
    <w:nsid w:val="3B3F0FA0"/>
    <w:multiLevelType w:val="multilevel"/>
    <w:tmpl w:val="7F9AB868"/>
    <w:numStyleLink w:val="ag3"/>
  </w:abstractNum>
  <w:abstractNum w:abstractNumId="706">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7">
    <w:nsid w:val="3B7A09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8">
    <w:nsid w:val="3B957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9">
    <w:nsid w:val="3BA027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1">
    <w:nsid w:val="3BBE237F"/>
    <w:multiLevelType w:val="hybridMultilevel"/>
    <w:tmpl w:val="5FD84C06"/>
    <w:lvl w:ilvl="0" w:tplc="E42055C2">
      <w:start w:val="1"/>
      <w:numFmt w:val="decimal"/>
      <w:lvlText w:val="%1."/>
      <w:lvlJc w:val="left"/>
      <w:pPr>
        <w:ind w:left="1526" w:hanging="360"/>
      </w:pPr>
    </w:lvl>
    <w:lvl w:ilvl="1" w:tplc="04090019" w:tentative="1">
      <w:start w:val="1"/>
      <w:numFmt w:val="lowerLetter"/>
      <w:lvlText w:val="%2."/>
      <w:lvlJc w:val="left"/>
      <w:pPr>
        <w:ind w:left="2246" w:hanging="360"/>
      </w:pPr>
    </w:lvl>
    <w:lvl w:ilvl="2" w:tplc="0409001B" w:tentative="1">
      <w:start w:val="1"/>
      <w:numFmt w:val="lowerRoman"/>
      <w:lvlText w:val="%3."/>
      <w:lvlJc w:val="right"/>
      <w:pPr>
        <w:ind w:left="2966" w:hanging="180"/>
      </w:pPr>
    </w:lvl>
    <w:lvl w:ilvl="3" w:tplc="0409000F" w:tentative="1">
      <w:start w:val="1"/>
      <w:numFmt w:val="decimal"/>
      <w:lvlText w:val="%4."/>
      <w:lvlJc w:val="left"/>
      <w:pPr>
        <w:ind w:left="3686" w:hanging="360"/>
      </w:pPr>
    </w:lvl>
    <w:lvl w:ilvl="4" w:tplc="04090019" w:tentative="1">
      <w:start w:val="1"/>
      <w:numFmt w:val="lowerLetter"/>
      <w:lvlText w:val="%5."/>
      <w:lvlJc w:val="left"/>
      <w:pPr>
        <w:ind w:left="4406" w:hanging="360"/>
      </w:pPr>
    </w:lvl>
    <w:lvl w:ilvl="5" w:tplc="0409001B" w:tentative="1">
      <w:start w:val="1"/>
      <w:numFmt w:val="lowerRoman"/>
      <w:lvlText w:val="%6."/>
      <w:lvlJc w:val="right"/>
      <w:pPr>
        <w:ind w:left="5126" w:hanging="180"/>
      </w:pPr>
    </w:lvl>
    <w:lvl w:ilvl="6" w:tplc="0409000F" w:tentative="1">
      <w:start w:val="1"/>
      <w:numFmt w:val="decimal"/>
      <w:lvlText w:val="%7."/>
      <w:lvlJc w:val="left"/>
      <w:pPr>
        <w:ind w:left="5846" w:hanging="360"/>
      </w:pPr>
    </w:lvl>
    <w:lvl w:ilvl="7" w:tplc="04090019" w:tentative="1">
      <w:start w:val="1"/>
      <w:numFmt w:val="lowerLetter"/>
      <w:lvlText w:val="%8."/>
      <w:lvlJc w:val="left"/>
      <w:pPr>
        <w:ind w:left="6566" w:hanging="360"/>
      </w:pPr>
    </w:lvl>
    <w:lvl w:ilvl="8" w:tplc="0409001B" w:tentative="1">
      <w:start w:val="1"/>
      <w:numFmt w:val="lowerRoman"/>
      <w:lvlText w:val="%9."/>
      <w:lvlJc w:val="right"/>
      <w:pPr>
        <w:ind w:left="7286" w:hanging="180"/>
      </w:pPr>
    </w:lvl>
  </w:abstractNum>
  <w:abstractNum w:abstractNumId="712">
    <w:nsid w:val="3BC530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3">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14">
    <w:nsid w:val="3BE918D5"/>
    <w:multiLevelType w:val="multilevel"/>
    <w:tmpl w:val="7F9AB868"/>
    <w:numStyleLink w:val="ag3"/>
  </w:abstractNum>
  <w:abstractNum w:abstractNumId="715">
    <w:nsid w:val="3BEF73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6">
    <w:nsid w:val="3C195D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7">
    <w:nsid w:val="3C1E1D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8">
    <w:nsid w:val="3C36129A"/>
    <w:multiLevelType w:val="multilevel"/>
    <w:tmpl w:val="7F9AB868"/>
    <w:numStyleLink w:val="ag3"/>
  </w:abstractNum>
  <w:abstractNum w:abstractNumId="719">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0">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1">
    <w:nsid w:val="3C7349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2">
    <w:nsid w:val="3C8C1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3">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4">
    <w:nsid w:val="3CA410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5">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6">
    <w:nsid w:val="3CE97E5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7">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8">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9">
    <w:nsid w:val="3D407B94"/>
    <w:multiLevelType w:val="multilevel"/>
    <w:tmpl w:val="7F9AB868"/>
    <w:numStyleLink w:val="ag3"/>
  </w:abstractNum>
  <w:abstractNum w:abstractNumId="730">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2">
    <w:nsid w:val="3D5231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3">
    <w:nsid w:val="3D5E6D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4">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5">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6">
    <w:nsid w:val="3D772F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7">
    <w:nsid w:val="3D8D799D"/>
    <w:multiLevelType w:val="multilevel"/>
    <w:tmpl w:val="7F9AB868"/>
    <w:numStyleLink w:val="ag3"/>
  </w:abstractNum>
  <w:abstractNum w:abstractNumId="738">
    <w:nsid w:val="3DA525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9">
    <w:nsid w:val="3DA92C18"/>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0">
    <w:nsid w:val="3DAA51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1">
    <w:nsid w:val="3DAD6741"/>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42">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3">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4">
    <w:nsid w:val="3DC03357"/>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5">
    <w:nsid w:val="3DDF58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6">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3DF108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8">
    <w:nsid w:val="3DF34B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9">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0">
    <w:nsid w:val="3E1315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1">
    <w:nsid w:val="3E6977DC"/>
    <w:multiLevelType w:val="multilevel"/>
    <w:tmpl w:val="7F9AB868"/>
    <w:numStyleLink w:val="ag3"/>
  </w:abstractNum>
  <w:abstractNum w:abstractNumId="752">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53">
    <w:nsid w:val="3EBA29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4">
    <w:nsid w:val="3EBD1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5">
    <w:nsid w:val="3ECB2C4B"/>
    <w:multiLevelType w:val="multilevel"/>
    <w:tmpl w:val="7F9AB868"/>
    <w:numStyleLink w:val="ag3"/>
  </w:abstractNum>
  <w:abstractNum w:abstractNumId="756">
    <w:nsid w:val="3ECB3B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7">
    <w:nsid w:val="3EE47157"/>
    <w:multiLevelType w:val="multilevel"/>
    <w:tmpl w:val="7F9AB868"/>
    <w:numStyleLink w:val="ag3"/>
  </w:abstractNum>
  <w:abstractNum w:abstractNumId="758">
    <w:nsid w:val="3F141BBC"/>
    <w:multiLevelType w:val="multilevel"/>
    <w:tmpl w:val="7F9AB868"/>
    <w:numStyleLink w:val="ag3"/>
  </w:abstractNum>
  <w:abstractNum w:abstractNumId="759">
    <w:nsid w:val="3F223A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0">
    <w:nsid w:val="3F3216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1">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2">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63">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4">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65">
    <w:nsid w:val="3F6F41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6">
    <w:nsid w:val="3F7C30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7">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8">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9">
    <w:nsid w:val="3F9868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0">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3FD926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2">
    <w:nsid w:val="3FE5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3">
    <w:nsid w:val="40040888"/>
    <w:multiLevelType w:val="multilevel"/>
    <w:tmpl w:val="7F9AB868"/>
    <w:numStyleLink w:val="ag3"/>
  </w:abstractNum>
  <w:abstractNum w:abstractNumId="774">
    <w:nsid w:val="40122F7A"/>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5">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6">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7">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8">
    <w:nsid w:val="408D19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9">
    <w:nsid w:val="40A07D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0">
    <w:nsid w:val="40AA0D0E"/>
    <w:multiLevelType w:val="multilevel"/>
    <w:tmpl w:val="7F9AB868"/>
    <w:numStyleLink w:val="ag3"/>
  </w:abstractNum>
  <w:abstractNum w:abstractNumId="781">
    <w:nsid w:val="40AA7083"/>
    <w:multiLevelType w:val="multilevel"/>
    <w:tmpl w:val="7F9AB868"/>
    <w:numStyleLink w:val="ag3"/>
  </w:abstractNum>
  <w:abstractNum w:abstractNumId="782">
    <w:nsid w:val="40C455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3">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4">
    <w:nsid w:val="40EC71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5">
    <w:nsid w:val="4101753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6">
    <w:nsid w:val="410770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7">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8">
    <w:nsid w:val="41116620"/>
    <w:multiLevelType w:val="hybridMultilevel"/>
    <w:tmpl w:val="6AEA336E"/>
    <w:lvl w:ilvl="0" w:tplc="25E05024">
      <w:start w:val="1"/>
      <w:numFmt w:val="bullet"/>
      <w:lvlText w:val=""/>
      <w:lvlJc w:val="left"/>
      <w:pPr>
        <w:ind w:left="1627" w:hanging="360"/>
      </w:pPr>
      <w:rPr>
        <w:rFonts w:ascii="Symbol" w:hAnsi="Symbol" w:hint="default"/>
      </w:rPr>
    </w:lvl>
    <w:lvl w:ilvl="1" w:tplc="D97ADC16" w:tentative="1">
      <w:start w:val="1"/>
      <w:numFmt w:val="bullet"/>
      <w:lvlText w:val="o"/>
      <w:lvlJc w:val="left"/>
      <w:pPr>
        <w:ind w:left="2347" w:hanging="360"/>
      </w:pPr>
      <w:rPr>
        <w:rFonts w:ascii="Courier New" w:hAnsi="Courier New" w:cs="Courier New" w:hint="default"/>
      </w:rPr>
    </w:lvl>
    <w:lvl w:ilvl="2" w:tplc="C77A50EC" w:tentative="1">
      <w:start w:val="1"/>
      <w:numFmt w:val="bullet"/>
      <w:lvlText w:val=""/>
      <w:lvlJc w:val="left"/>
      <w:pPr>
        <w:ind w:left="3067" w:hanging="360"/>
      </w:pPr>
      <w:rPr>
        <w:rFonts w:ascii="Wingdings" w:hAnsi="Wingdings" w:hint="default"/>
      </w:rPr>
    </w:lvl>
    <w:lvl w:ilvl="3" w:tplc="ECE81A98" w:tentative="1">
      <w:start w:val="1"/>
      <w:numFmt w:val="bullet"/>
      <w:lvlText w:val=""/>
      <w:lvlJc w:val="left"/>
      <w:pPr>
        <w:ind w:left="3787" w:hanging="360"/>
      </w:pPr>
      <w:rPr>
        <w:rFonts w:ascii="Symbol" w:hAnsi="Symbol" w:hint="default"/>
      </w:rPr>
    </w:lvl>
    <w:lvl w:ilvl="4" w:tplc="A8CE54CA" w:tentative="1">
      <w:start w:val="1"/>
      <w:numFmt w:val="bullet"/>
      <w:lvlText w:val="o"/>
      <w:lvlJc w:val="left"/>
      <w:pPr>
        <w:ind w:left="4507" w:hanging="360"/>
      </w:pPr>
      <w:rPr>
        <w:rFonts w:ascii="Courier New" w:hAnsi="Courier New" w:cs="Courier New" w:hint="default"/>
      </w:rPr>
    </w:lvl>
    <w:lvl w:ilvl="5" w:tplc="37B47D8A" w:tentative="1">
      <w:start w:val="1"/>
      <w:numFmt w:val="bullet"/>
      <w:lvlText w:val=""/>
      <w:lvlJc w:val="left"/>
      <w:pPr>
        <w:ind w:left="5227" w:hanging="360"/>
      </w:pPr>
      <w:rPr>
        <w:rFonts w:ascii="Wingdings" w:hAnsi="Wingdings" w:hint="default"/>
      </w:rPr>
    </w:lvl>
    <w:lvl w:ilvl="6" w:tplc="BEF2E78C" w:tentative="1">
      <w:start w:val="1"/>
      <w:numFmt w:val="bullet"/>
      <w:lvlText w:val=""/>
      <w:lvlJc w:val="left"/>
      <w:pPr>
        <w:ind w:left="5947" w:hanging="360"/>
      </w:pPr>
      <w:rPr>
        <w:rFonts w:ascii="Symbol" w:hAnsi="Symbol" w:hint="default"/>
      </w:rPr>
    </w:lvl>
    <w:lvl w:ilvl="7" w:tplc="75DE4E40" w:tentative="1">
      <w:start w:val="1"/>
      <w:numFmt w:val="bullet"/>
      <w:lvlText w:val="o"/>
      <w:lvlJc w:val="left"/>
      <w:pPr>
        <w:ind w:left="6667" w:hanging="360"/>
      </w:pPr>
      <w:rPr>
        <w:rFonts w:ascii="Courier New" w:hAnsi="Courier New" w:cs="Courier New" w:hint="default"/>
      </w:rPr>
    </w:lvl>
    <w:lvl w:ilvl="8" w:tplc="49F25DB0" w:tentative="1">
      <w:start w:val="1"/>
      <w:numFmt w:val="bullet"/>
      <w:lvlText w:val=""/>
      <w:lvlJc w:val="left"/>
      <w:pPr>
        <w:ind w:left="7387" w:hanging="360"/>
      </w:pPr>
      <w:rPr>
        <w:rFonts w:ascii="Wingdings" w:hAnsi="Wingdings" w:hint="default"/>
      </w:rPr>
    </w:lvl>
  </w:abstractNum>
  <w:abstractNum w:abstractNumId="789">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0">
    <w:nsid w:val="414E7D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1">
    <w:nsid w:val="415514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41593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3">
    <w:nsid w:val="41702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4">
    <w:nsid w:val="417B3B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41B866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7">
    <w:nsid w:val="41B90E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8">
    <w:nsid w:val="41BE4F36"/>
    <w:multiLevelType w:val="multilevel"/>
    <w:tmpl w:val="7F9AB868"/>
    <w:numStyleLink w:val="ag3"/>
  </w:abstractNum>
  <w:abstractNum w:abstractNumId="799">
    <w:nsid w:val="41D30A2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800">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1">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2">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3">
    <w:nsid w:val="42336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5">
    <w:nsid w:val="425612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6">
    <w:nsid w:val="42562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7">
    <w:nsid w:val="425750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8">
    <w:nsid w:val="42A32C09"/>
    <w:multiLevelType w:val="multilevel"/>
    <w:tmpl w:val="7F9AB868"/>
    <w:numStyleLink w:val="ag3"/>
  </w:abstractNum>
  <w:abstractNum w:abstractNumId="809">
    <w:nsid w:val="42CE0E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0">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1">
    <w:nsid w:val="42D77490"/>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2">
    <w:nsid w:val="42F02949"/>
    <w:multiLevelType w:val="multilevel"/>
    <w:tmpl w:val="7F9AB868"/>
    <w:numStyleLink w:val="ag3"/>
  </w:abstractNum>
  <w:abstractNum w:abstractNumId="813">
    <w:nsid w:val="42F20F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5">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16">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7">
    <w:nsid w:val="42FC0763"/>
    <w:multiLevelType w:val="multilevel"/>
    <w:tmpl w:val="7C6CAE0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8">
    <w:nsid w:val="43350491"/>
    <w:multiLevelType w:val="multilevel"/>
    <w:tmpl w:val="E0547F92"/>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9">
    <w:nsid w:val="436E0B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0">
    <w:nsid w:val="43803D7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1">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2">
    <w:nsid w:val="438F12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3">
    <w:nsid w:val="43AB41AD"/>
    <w:multiLevelType w:val="multilevel"/>
    <w:tmpl w:val="23BEA8EE"/>
    <w:lvl w:ilvl="0">
      <w:start w:val="6"/>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4">
    <w:nsid w:val="43B13060"/>
    <w:multiLevelType w:val="multilevel"/>
    <w:tmpl w:val="7F9AB868"/>
    <w:numStyleLink w:val="ag3"/>
  </w:abstractNum>
  <w:abstractNum w:abstractNumId="825">
    <w:nsid w:val="43BA67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6">
    <w:nsid w:val="43C06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7">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8">
    <w:nsid w:val="43EB4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9">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0">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1">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2">
    <w:nsid w:val="447461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3">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34">
    <w:nsid w:val="447B620C"/>
    <w:multiLevelType w:val="multilevel"/>
    <w:tmpl w:val="7F9AB868"/>
    <w:numStyleLink w:val="ag3"/>
  </w:abstractNum>
  <w:abstractNum w:abstractNumId="835">
    <w:nsid w:val="448155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6">
    <w:nsid w:val="44861E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7">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8">
    <w:nsid w:val="449436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9">
    <w:nsid w:val="449670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0">
    <w:nsid w:val="44A538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1">
    <w:nsid w:val="44A9525B"/>
    <w:multiLevelType w:val="multilevel"/>
    <w:tmpl w:val="7F9AB868"/>
    <w:numStyleLink w:val="ag3"/>
  </w:abstractNum>
  <w:abstractNum w:abstractNumId="842">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3">
    <w:nsid w:val="44D6020F"/>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4">
    <w:nsid w:val="44DC71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5">
    <w:nsid w:val="44EF5A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6">
    <w:nsid w:val="44FB0C19"/>
    <w:multiLevelType w:val="multilevel"/>
    <w:tmpl w:val="7F9AB868"/>
    <w:numStyleLink w:val="ag3"/>
  </w:abstractNum>
  <w:abstractNum w:abstractNumId="847">
    <w:nsid w:val="45033BAE"/>
    <w:multiLevelType w:val="multilevel"/>
    <w:tmpl w:val="7F9AB868"/>
    <w:numStyleLink w:val="ag3"/>
  </w:abstractNum>
  <w:abstractNum w:abstractNumId="848">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9">
    <w:nsid w:val="454F2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0">
    <w:nsid w:val="455C13B8"/>
    <w:multiLevelType w:val="multilevel"/>
    <w:tmpl w:val="7F9AB868"/>
    <w:numStyleLink w:val="ag3"/>
  </w:abstractNum>
  <w:abstractNum w:abstractNumId="851">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2">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3">
    <w:nsid w:val="458241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4">
    <w:nsid w:val="45B26DE2"/>
    <w:multiLevelType w:val="multilevel"/>
    <w:tmpl w:val="7F9AB868"/>
    <w:numStyleLink w:val="ag3"/>
  </w:abstractNum>
  <w:abstractNum w:abstractNumId="855">
    <w:nsid w:val="45B56D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6">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7">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8">
    <w:nsid w:val="45F17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9">
    <w:nsid w:val="460F6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0">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1">
    <w:nsid w:val="462543C7"/>
    <w:multiLevelType w:val="multilevel"/>
    <w:tmpl w:val="7F9AB868"/>
    <w:numStyleLink w:val="ag3"/>
  </w:abstractNum>
  <w:abstractNum w:abstractNumId="862">
    <w:nsid w:val="463235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3">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4">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5">
    <w:nsid w:val="46671B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6">
    <w:nsid w:val="46950890"/>
    <w:multiLevelType w:val="multilevel"/>
    <w:tmpl w:val="7F9AB868"/>
    <w:numStyleLink w:val="ag3"/>
  </w:abstractNum>
  <w:abstractNum w:abstractNumId="867">
    <w:nsid w:val="46B71DE5"/>
    <w:multiLevelType w:val="multilevel"/>
    <w:tmpl w:val="7F9AB868"/>
    <w:numStyleLink w:val="ag3"/>
  </w:abstractNum>
  <w:abstractNum w:abstractNumId="868">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9">
    <w:nsid w:val="47025B51"/>
    <w:multiLevelType w:val="multilevel"/>
    <w:tmpl w:val="7F9AB868"/>
    <w:numStyleLink w:val="ag3"/>
  </w:abstractNum>
  <w:abstractNum w:abstractNumId="870">
    <w:nsid w:val="47153E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1">
    <w:nsid w:val="472A5C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2">
    <w:nsid w:val="47387C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3">
    <w:nsid w:val="47392AF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74">
    <w:nsid w:val="47827A21"/>
    <w:multiLevelType w:val="multilevel"/>
    <w:tmpl w:val="7F9AB868"/>
    <w:numStyleLink w:val="ag3"/>
  </w:abstractNum>
  <w:abstractNum w:abstractNumId="875">
    <w:nsid w:val="47972F47"/>
    <w:multiLevelType w:val="multilevel"/>
    <w:tmpl w:val="7F9AB868"/>
    <w:numStyleLink w:val="ag3"/>
  </w:abstractNum>
  <w:abstractNum w:abstractNumId="876">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7">
    <w:nsid w:val="47B4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8">
    <w:nsid w:val="47C217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9">
    <w:nsid w:val="47C22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0">
    <w:nsid w:val="47D500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1">
    <w:nsid w:val="47E860A8"/>
    <w:multiLevelType w:val="multilevel"/>
    <w:tmpl w:val="784445CA"/>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2">
    <w:nsid w:val="47ED22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3">
    <w:nsid w:val="483A22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4">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5">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6">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7">
    <w:nsid w:val="48AC3A45"/>
    <w:multiLevelType w:val="multilevel"/>
    <w:tmpl w:val="7F9AB868"/>
    <w:numStyleLink w:val="ag3"/>
  </w:abstractNum>
  <w:abstractNum w:abstractNumId="888">
    <w:nsid w:val="48AD61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9">
    <w:nsid w:val="48C45957"/>
    <w:multiLevelType w:val="multilevel"/>
    <w:tmpl w:val="7F9AB868"/>
    <w:numStyleLink w:val="ag3"/>
  </w:abstractNum>
  <w:abstractNum w:abstractNumId="890">
    <w:nsid w:val="48E404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1">
    <w:nsid w:val="48EB12AD"/>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2">
    <w:nsid w:val="49201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3">
    <w:nsid w:val="494179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4">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5">
    <w:nsid w:val="495B7DEA"/>
    <w:multiLevelType w:val="multilevel"/>
    <w:tmpl w:val="7F9AB868"/>
    <w:numStyleLink w:val="ag3"/>
  </w:abstractNum>
  <w:abstractNum w:abstractNumId="896">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7">
    <w:nsid w:val="497730A0"/>
    <w:multiLevelType w:val="multilevel"/>
    <w:tmpl w:val="7F9AB868"/>
    <w:numStyleLink w:val="ag3"/>
  </w:abstractNum>
  <w:abstractNum w:abstractNumId="898">
    <w:nsid w:val="498407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9">
    <w:nsid w:val="49A452EE"/>
    <w:multiLevelType w:val="multilevel"/>
    <w:tmpl w:val="7F9AB868"/>
    <w:numStyleLink w:val="ag3"/>
  </w:abstractNum>
  <w:abstractNum w:abstractNumId="900">
    <w:nsid w:val="49AA53CE"/>
    <w:multiLevelType w:val="multilevel"/>
    <w:tmpl w:val="7F9AB868"/>
    <w:numStyleLink w:val="ag3"/>
  </w:abstractNum>
  <w:abstractNum w:abstractNumId="901">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902">
    <w:nsid w:val="49E17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3">
    <w:nsid w:val="49F75C65"/>
    <w:multiLevelType w:val="multilevel"/>
    <w:tmpl w:val="7F9AB868"/>
    <w:numStyleLink w:val="ag3"/>
  </w:abstractNum>
  <w:abstractNum w:abstractNumId="904">
    <w:nsid w:val="4A1B2239"/>
    <w:multiLevelType w:val="multilevel"/>
    <w:tmpl w:val="7F9AB868"/>
    <w:numStyleLink w:val="ag3"/>
  </w:abstractNum>
  <w:abstractNum w:abstractNumId="905">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906">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7">
    <w:nsid w:val="4A2B27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8">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9">
    <w:nsid w:val="4A5C5E0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0">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1">
    <w:nsid w:val="4A9B6B71"/>
    <w:multiLevelType w:val="multilevel"/>
    <w:tmpl w:val="7F9AB868"/>
    <w:numStyleLink w:val="ag3"/>
  </w:abstractNum>
  <w:abstractNum w:abstractNumId="912">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3">
    <w:nsid w:val="4A9F0B7C"/>
    <w:multiLevelType w:val="multilevel"/>
    <w:tmpl w:val="7F9AB868"/>
    <w:numStyleLink w:val="ag3"/>
  </w:abstractNum>
  <w:abstractNum w:abstractNumId="914">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5">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6">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7">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8">
    <w:nsid w:val="4ABD71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9">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0">
    <w:nsid w:val="4AF448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1">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2">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3">
    <w:nsid w:val="4B194D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4">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5">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6">
    <w:nsid w:val="4B4A2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7">
    <w:nsid w:val="4B4D17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8">
    <w:nsid w:val="4B692D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9">
    <w:nsid w:val="4B6B0A21"/>
    <w:multiLevelType w:val="multilevel"/>
    <w:tmpl w:val="EEC838CC"/>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0">
    <w:nsid w:val="4B7349E0"/>
    <w:multiLevelType w:val="multilevel"/>
    <w:tmpl w:val="7F9AB868"/>
    <w:numStyleLink w:val="ag3"/>
  </w:abstractNum>
  <w:abstractNum w:abstractNumId="931">
    <w:nsid w:val="4B8A224F"/>
    <w:multiLevelType w:val="multilevel"/>
    <w:tmpl w:val="7F9AB868"/>
    <w:numStyleLink w:val="ag3"/>
  </w:abstractNum>
  <w:abstractNum w:abstractNumId="932">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3">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4">
    <w:nsid w:val="4BF955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5">
    <w:nsid w:val="4C063429"/>
    <w:multiLevelType w:val="multilevel"/>
    <w:tmpl w:val="7F9AB868"/>
    <w:numStyleLink w:val="ag3"/>
  </w:abstractNum>
  <w:abstractNum w:abstractNumId="936">
    <w:nsid w:val="4C40695A"/>
    <w:multiLevelType w:val="multilevel"/>
    <w:tmpl w:val="7F9AB868"/>
    <w:numStyleLink w:val="ag3"/>
  </w:abstractNum>
  <w:abstractNum w:abstractNumId="937">
    <w:nsid w:val="4C6A3D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8">
    <w:nsid w:val="4C756E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9">
    <w:nsid w:val="4CEA76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0">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1">
    <w:nsid w:val="4CFE67C2"/>
    <w:multiLevelType w:val="multilevel"/>
    <w:tmpl w:val="7F9AB868"/>
    <w:numStyleLink w:val="ag3"/>
  </w:abstractNum>
  <w:abstractNum w:abstractNumId="942">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3">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4">
    <w:nsid w:val="4D3D5C5E"/>
    <w:multiLevelType w:val="multilevel"/>
    <w:tmpl w:val="7F9AB868"/>
    <w:numStyleLink w:val="ag3"/>
  </w:abstractNum>
  <w:abstractNum w:abstractNumId="945">
    <w:nsid w:val="4D3D60B2"/>
    <w:multiLevelType w:val="multilevel"/>
    <w:tmpl w:val="7F9AB868"/>
    <w:numStyleLink w:val="ag3"/>
  </w:abstractNum>
  <w:abstractNum w:abstractNumId="946">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7">
    <w:nsid w:val="4D6B444B"/>
    <w:multiLevelType w:val="multilevel"/>
    <w:tmpl w:val="7F9AB868"/>
    <w:numStyleLink w:val="ag3"/>
  </w:abstractNum>
  <w:abstractNum w:abstractNumId="948">
    <w:nsid w:val="4D730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9">
    <w:nsid w:val="4D8064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0">
    <w:nsid w:val="4D810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1">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2">
    <w:nsid w:val="4DBD0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3">
    <w:nsid w:val="4DC718E0"/>
    <w:multiLevelType w:val="multilevel"/>
    <w:tmpl w:val="7F9AB868"/>
    <w:numStyleLink w:val="ag3"/>
  </w:abstractNum>
  <w:abstractNum w:abstractNumId="954">
    <w:nsid w:val="4DF16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5">
    <w:nsid w:val="4DFF6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6">
    <w:nsid w:val="4E0841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7">
    <w:nsid w:val="4E0F645B"/>
    <w:multiLevelType w:val="multilevel"/>
    <w:tmpl w:val="7F9AB868"/>
    <w:numStyleLink w:val="ag3"/>
  </w:abstractNum>
  <w:abstractNum w:abstractNumId="958">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9">
    <w:nsid w:val="4E5F4615"/>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960">
    <w:nsid w:val="4E5F5D5E"/>
    <w:multiLevelType w:val="multilevel"/>
    <w:tmpl w:val="7F9AB868"/>
    <w:numStyleLink w:val="ag3"/>
  </w:abstractNum>
  <w:abstractNum w:abstractNumId="961">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2">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63">
    <w:nsid w:val="4E8D3C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4">
    <w:nsid w:val="4EAF4CF6"/>
    <w:multiLevelType w:val="multilevel"/>
    <w:tmpl w:val="7F9AB868"/>
    <w:numStyleLink w:val="ag3"/>
  </w:abstractNum>
  <w:abstractNum w:abstractNumId="965">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6">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7">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8">
    <w:nsid w:val="4ECD5370"/>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969">
    <w:nsid w:val="4EE320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0">
    <w:nsid w:val="4EEC72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1">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2">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73">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4">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5">
    <w:nsid w:val="4F692FF8"/>
    <w:multiLevelType w:val="multilevel"/>
    <w:tmpl w:val="7F9AB868"/>
    <w:numStyleLink w:val="ag3"/>
  </w:abstractNum>
  <w:abstractNum w:abstractNumId="976">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77">
    <w:nsid w:val="4F7B7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8">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9">
    <w:nsid w:val="4F8448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0">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1">
    <w:nsid w:val="4FA410C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2">
    <w:nsid w:val="4FA773F1"/>
    <w:multiLevelType w:val="multilevel"/>
    <w:tmpl w:val="7F9AB868"/>
    <w:numStyleLink w:val="ag3"/>
  </w:abstractNum>
  <w:abstractNum w:abstractNumId="983">
    <w:nsid w:val="4FAE13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4">
    <w:nsid w:val="4FBE6D63"/>
    <w:multiLevelType w:val="multilevel"/>
    <w:tmpl w:val="7F9AB868"/>
    <w:numStyleLink w:val="ag3"/>
  </w:abstractNum>
  <w:abstractNum w:abstractNumId="985">
    <w:nsid w:val="4FCE4F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6">
    <w:nsid w:val="4FDD130F"/>
    <w:multiLevelType w:val="multilevel"/>
    <w:tmpl w:val="7F9AB868"/>
    <w:numStyleLink w:val="ag3"/>
  </w:abstractNum>
  <w:abstractNum w:abstractNumId="987">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8">
    <w:nsid w:val="5028679F"/>
    <w:multiLevelType w:val="multilevel"/>
    <w:tmpl w:val="7F9AB868"/>
    <w:numStyleLink w:val="ag3"/>
  </w:abstractNum>
  <w:abstractNum w:abstractNumId="989">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0">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1">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2">
    <w:nsid w:val="50616941"/>
    <w:multiLevelType w:val="multilevel"/>
    <w:tmpl w:val="7F9AB868"/>
    <w:numStyleLink w:val="ag3"/>
  </w:abstractNum>
  <w:abstractNum w:abstractNumId="993">
    <w:nsid w:val="50713AA0"/>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4">
    <w:nsid w:val="507B3FAF"/>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5">
    <w:nsid w:val="50A7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6">
    <w:nsid w:val="50A92DE5"/>
    <w:multiLevelType w:val="multilevel"/>
    <w:tmpl w:val="7F9AB868"/>
    <w:numStyleLink w:val="ag3"/>
  </w:abstractNum>
  <w:abstractNum w:abstractNumId="997">
    <w:nsid w:val="50B20826"/>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8">
    <w:nsid w:val="50C14E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9">
    <w:nsid w:val="50D94AA5"/>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000">
    <w:nsid w:val="51050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1">
    <w:nsid w:val="511150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2">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3">
    <w:nsid w:val="513B03E1"/>
    <w:multiLevelType w:val="multilevel"/>
    <w:tmpl w:val="7F9AB868"/>
    <w:numStyleLink w:val="ag3"/>
  </w:abstractNum>
  <w:abstractNum w:abstractNumId="1004">
    <w:nsid w:val="513B0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5">
    <w:nsid w:val="514E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6">
    <w:nsid w:val="515E39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7">
    <w:nsid w:val="51741FAB"/>
    <w:multiLevelType w:val="multilevel"/>
    <w:tmpl w:val="8D1CEB3C"/>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8">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9">
    <w:nsid w:val="519751D4"/>
    <w:multiLevelType w:val="multilevel"/>
    <w:tmpl w:val="7F9AB868"/>
    <w:numStyleLink w:val="ag3"/>
  </w:abstractNum>
  <w:abstractNum w:abstractNumId="1010">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1">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2">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3">
    <w:nsid w:val="51CC44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4">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5">
    <w:nsid w:val="51CE2323"/>
    <w:multiLevelType w:val="multilevel"/>
    <w:tmpl w:val="7F9AB868"/>
    <w:numStyleLink w:val="ag3"/>
  </w:abstractNum>
  <w:abstractNum w:abstractNumId="1016">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7">
    <w:nsid w:val="521A6CE7"/>
    <w:multiLevelType w:val="multilevel"/>
    <w:tmpl w:val="CA2EF23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8">
    <w:nsid w:val="522406EC"/>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tentative="1">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019">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0">
    <w:nsid w:val="52317988"/>
    <w:multiLevelType w:val="multilevel"/>
    <w:tmpl w:val="7F9AB868"/>
    <w:numStyleLink w:val="ag3"/>
  </w:abstractNum>
  <w:abstractNum w:abstractNumId="1021">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2">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3">
    <w:nsid w:val="52A244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4">
    <w:nsid w:val="52AE1E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5">
    <w:nsid w:val="52BD5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6">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7">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8">
    <w:nsid w:val="52FE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9">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0">
    <w:nsid w:val="534E19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1">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2">
    <w:nsid w:val="537F79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3">
    <w:nsid w:val="53AA64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4">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5">
    <w:nsid w:val="53D25F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6">
    <w:nsid w:val="54046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7">
    <w:nsid w:val="540F04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8">
    <w:nsid w:val="541C7AB2"/>
    <w:multiLevelType w:val="multilevel"/>
    <w:tmpl w:val="B952FA72"/>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9">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0">
    <w:nsid w:val="545929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1">
    <w:nsid w:val="546E57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2">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3">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4">
    <w:nsid w:val="54C13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5">
    <w:nsid w:val="54DE16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6">
    <w:nsid w:val="54E35B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7">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8">
    <w:nsid w:val="550274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9">
    <w:nsid w:val="550972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0">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51">
    <w:nsid w:val="553178AC"/>
    <w:multiLevelType w:val="hybridMultilevel"/>
    <w:tmpl w:val="9D3EE076"/>
    <w:lvl w:ilvl="0" w:tplc="AE5809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2">
    <w:nsid w:val="55322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3">
    <w:nsid w:val="554D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4">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5">
    <w:nsid w:val="55530E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6">
    <w:nsid w:val="556E21C8"/>
    <w:multiLevelType w:val="hybridMultilevel"/>
    <w:tmpl w:val="6EB49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7">
    <w:nsid w:val="558D5A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8">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9">
    <w:nsid w:val="55B709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0">
    <w:nsid w:val="55D649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1">
    <w:nsid w:val="55DB0D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2">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3">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4">
    <w:nsid w:val="56205D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5">
    <w:nsid w:val="56210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6">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7">
    <w:nsid w:val="563A2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8">
    <w:nsid w:val="56437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9">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0">
    <w:nsid w:val="567E55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1">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2">
    <w:nsid w:val="569F56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3">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4">
    <w:nsid w:val="56B92E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5">
    <w:nsid w:val="56E130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6">
    <w:nsid w:val="56EF4E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7">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8">
    <w:nsid w:val="572E4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9">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0">
    <w:nsid w:val="574423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1">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2">
    <w:nsid w:val="57522D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3">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4">
    <w:nsid w:val="579944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5">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6">
    <w:nsid w:val="57A52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7">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8">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tentative="1">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1089">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0">
    <w:nsid w:val="580A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1">
    <w:nsid w:val="58143E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2">
    <w:nsid w:val="584F28A5"/>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3">
    <w:nsid w:val="58980B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4">
    <w:nsid w:val="58A74B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5">
    <w:nsid w:val="58CB22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6">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97">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8">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9">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0">
    <w:nsid w:val="59333F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1">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2">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3">
    <w:nsid w:val="596077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4">
    <w:nsid w:val="5963774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105">
    <w:nsid w:val="59723C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6">
    <w:nsid w:val="5989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7">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1108">
    <w:nsid w:val="59D75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9">
    <w:nsid w:val="5A0070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0">
    <w:nsid w:val="5A4549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1">
    <w:nsid w:val="5A554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2">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3">
    <w:nsid w:val="5A8970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4">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5">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1116">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17">
    <w:nsid w:val="5AB81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8">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9">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0">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1">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2">
    <w:nsid w:val="5AD742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3">
    <w:nsid w:val="5AE07C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4">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25">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6">
    <w:nsid w:val="5B353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7">
    <w:nsid w:val="5B4539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8">
    <w:nsid w:val="5B563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9">
    <w:nsid w:val="5B616F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0">
    <w:nsid w:val="5B8011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1">
    <w:nsid w:val="5B952C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2">
    <w:nsid w:val="5BA9368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3">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4">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5">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6">
    <w:nsid w:val="5C0F6A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7">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8">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9">
    <w:nsid w:val="5C447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0">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1">
    <w:nsid w:val="5C7124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2">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tentative="1">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1143">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4">
    <w:nsid w:val="5C8346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5">
    <w:nsid w:val="5C934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6">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7">
    <w:nsid w:val="5CB85B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8">
    <w:nsid w:val="5CBD12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9">
    <w:nsid w:val="5CCE15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0">
    <w:nsid w:val="5CD408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1">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2">
    <w:nsid w:val="5CDD63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3">
    <w:nsid w:val="5D06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4">
    <w:nsid w:val="5D0B3C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5">
    <w:nsid w:val="5D0F44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6">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7">
    <w:nsid w:val="5D3E5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8">
    <w:nsid w:val="5D537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9">
    <w:nsid w:val="5D9023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0">
    <w:nsid w:val="5D9452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1">
    <w:nsid w:val="5D9C68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2">
    <w:nsid w:val="5DAF4A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3">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4">
    <w:nsid w:val="5DD32A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5">
    <w:nsid w:val="5DDF01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6">
    <w:nsid w:val="5DEC00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7">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8">
    <w:nsid w:val="5E0C3C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9">
    <w:nsid w:val="5E0E0B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0">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1">
    <w:nsid w:val="5E565E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2">
    <w:nsid w:val="5E66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3">
    <w:nsid w:val="5E8D1F12"/>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4">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175">
    <w:nsid w:val="5EB763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6">
    <w:nsid w:val="5EC62B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7">
    <w:nsid w:val="5EE116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8">
    <w:nsid w:val="5EEC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9">
    <w:nsid w:val="5EEE20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0">
    <w:nsid w:val="5EF2363A"/>
    <w:multiLevelType w:val="multilevel"/>
    <w:tmpl w:val="3054689C"/>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1">
    <w:nsid w:val="5EF64DD3"/>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2">
    <w:nsid w:val="5EF813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3">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4">
    <w:nsid w:val="5F213A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5">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6">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7">
    <w:nsid w:val="5F643C64"/>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188">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9">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0">
    <w:nsid w:val="5F906B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1">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2">
    <w:nsid w:val="5FAB5F9A"/>
    <w:multiLevelType w:val="hybridMultilevel"/>
    <w:tmpl w:val="B832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3">
    <w:nsid w:val="5FB44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4">
    <w:nsid w:val="5FE94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5">
    <w:nsid w:val="5FFB636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6">
    <w:nsid w:val="602231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7">
    <w:nsid w:val="602409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8">
    <w:nsid w:val="60475A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9">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0">
    <w:nsid w:val="60724A77"/>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1">
    <w:nsid w:val="608F1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2">
    <w:nsid w:val="60CA72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3">
    <w:nsid w:val="60D059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4">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5">
    <w:nsid w:val="60E174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6">
    <w:nsid w:val="60E624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7">
    <w:nsid w:val="612065B8"/>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8">
    <w:nsid w:val="612478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9">
    <w:nsid w:val="61287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0">
    <w:nsid w:val="613D22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1">
    <w:nsid w:val="61471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2">
    <w:nsid w:val="616C38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3">
    <w:nsid w:val="616D50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4">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5">
    <w:nsid w:val="619304B9"/>
    <w:multiLevelType w:val="hybridMultilevel"/>
    <w:tmpl w:val="E3EEB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6">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7">
    <w:nsid w:val="61BC4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8">
    <w:nsid w:val="61BE0A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9">
    <w:nsid w:val="61D161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0">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1">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222">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3">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4">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5">
    <w:nsid w:val="628A09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6">
    <w:nsid w:val="628A11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7">
    <w:nsid w:val="628A15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8">
    <w:nsid w:val="629C5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9">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0">
    <w:nsid w:val="62B4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1">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2">
    <w:nsid w:val="63004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3">
    <w:nsid w:val="63004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4">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5">
    <w:nsid w:val="631A2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6">
    <w:nsid w:val="633953E5"/>
    <w:multiLevelType w:val="hybridMultilevel"/>
    <w:tmpl w:val="5F00D92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37">
    <w:nsid w:val="63700B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8">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9">
    <w:nsid w:val="639C1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0">
    <w:nsid w:val="639C36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1">
    <w:nsid w:val="63C96E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2">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3">
    <w:nsid w:val="63DB05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4">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5">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6">
    <w:nsid w:val="640975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7">
    <w:nsid w:val="640C6E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8">
    <w:nsid w:val="645A0C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9">
    <w:nsid w:val="64665D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0">
    <w:nsid w:val="649565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1">
    <w:nsid w:val="64B254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2">
    <w:nsid w:val="64D17240"/>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3">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4">
    <w:nsid w:val="64DD51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5">
    <w:nsid w:val="651D4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6">
    <w:nsid w:val="651D4A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7">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8">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9">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tentative="1">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1260">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1">
    <w:nsid w:val="65CC11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2">
    <w:nsid w:val="65CC1B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3">
    <w:nsid w:val="65E67F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4">
    <w:nsid w:val="65FE1E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5">
    <w:nsid w:val="66447A59"/>
    <w:multiLevelType w:val="multilevel"/>
    <w:tmpl w:val="D42C3EC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6">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267">
    <w:nsid w:val="66F47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8">
    <w:nsid w:val="67027D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9">
    <w:nsid w:val="671B43F3"/>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0">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1">
    <w:nsid w:val="675B56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2">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3">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4">
    <w:nsid w:val="677D6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5">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6">
    <w:nsid w:val="67BE2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7">
    <w:nsid w:val="67CF4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8">
    <w:nsid w:val="67E345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9">
    <w:nsid w:val="680F4C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0">
    <w:nsid w:val="68677F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1">
    <w:nsid w:val="68845A66"/>
    <w:multiLevelType w:val="multilevel"/>
    <w:tmpl w:val="BA3E586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2">
    <w:nsid w:val="688C7E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3">
    <w:nsid w:val="688E4D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4">
    <w:nsid w:val="68A302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5">
    <w:nsid w:val="68C2238E"/>
    <w:multiLevelType w:val="multilevel"/>
    <w:tmpl w:val="7C6CAE04"/>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numFmt w:val="none"/>
      <w:lvlText w:val=""/>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1286">
    <w:nsid w:val="68CD50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7">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8">
    <w:nsid w:val="68F668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9">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0">
    <w:nsid w:val="69094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1">
    <w:nsid w:val="690F23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2">
    <w:nsid w:val="691C23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3">
    <w:nsid w:val="694D07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4">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5">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6">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7">
    <w:nsid w:val="699F3B57"/>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298">
    <w:nsid w:val="69CF77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9">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0">
    <w:nsid w:val="6A0D47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1">
    <w:nsid w:val="6A4D5B78"/>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2">
    <w:nsid w:val="6A4F21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3">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4">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5">
    <w:nsid w:val="6A697C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6">
    <w:nsid w:val="6A6A22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7">
    <w:nsid w:val="6A807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8">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9">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0">
    <w:nsid w:val="6ADC5A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1">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2">
    <w:nsid w:val="6AF878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3">
    <w:nsid w:val="6B1605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4">
    <w:nsid w:val="6B474B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5">
    <w:nsid w:val="6B567F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6">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7">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8">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9">
    <w:nsid w:val="6BD81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0">
    <w:nsid w:val="6BE44672"/>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1">
    <w:nsid w:val="6BE873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2">
    <w:nsid w:val="6BED2708"/>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3">
    <w:nsid w:val="6BF01F2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4">
    <w:nsid w:val="6C1A7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5">
    <w:nsid w:val="6C1D5151"/>
    <w:multiLevelType w:val="hybridMultilevel"/>
    <w:tmpl w:val="D03AD092"/>
    <w:lvl w:ilvl="0" w:tplc="EC0ADE22">
      <w:start w:val="1"/>
      <w:numFmt w:val="bullet"/>
      <w:lvlText w:val=""/>
      <w:lvlJc w:val="left"/>
      <w:pPr>
        <w:ind w:left="2250" w:hanging="360"/>
      </w:pPr>
      <w:rPr>
        <w:rFonts w:ascii="Symbol" w:hAnsi="Symbol" w:hint="default"/>
      </w:rPr>
    </w:lvl>
    <w:lvl w:ilvl="1" w:tplc="53F42990" w:tentative="1">
      <w:start w:val="1"/>
      <w:numFmt w:val="bullet"/>
      <w:lvlText w:val="o"/>
      <w:lvlJc w:val="left"/>
      <w:pPr>
        <w:ind w:left="2970" w:hanging="360"/>
      </w:pPr>
      <w:rPr>
        <w:rFonts w:ascii="Courier New" w:hAnsi="Courier New" w:cs="Courier New" w:hint="default"/>
      </w:rPr>
    </w:lvl>
    <w:lvl w:ilvl="2" w:tplc="E52AFBD0" w:tentative="1">
      <w:start w:val="1"/>
      <w:numFmt w:val="bullet"/>
      <w:lvlText w:val=""/>
      <w:lvlJc w:val="left"/>
      <w:pPr>
        <w:ind w:left="3690" w:hanging="360"/>
      </w:pPr>
      <w:rPr>
        <w:rFonts w:ascii="Wingdings" w:hAnsi="Wingdings" w:hint="default"/>
      </w:rPr>
    </w:lvl>
    <w:lvl w:ilvl="3" w:tplc="EF9AB04C" w:tentative="1">
      <w:start w:val="1"/>
      <w:numFmt w:val="bullet"/>
      <w:lvlText w:val=""/>
      <w:lvlJc w:val="left"/>
      <w:pPr>
        <w:ind w:left="4410" w:hanging="360"/>
      </w:pPr>
      <w:rPr>
        <w:rFonts w:ascii="Symbol" w:hAnsi="Symbol" w:hint="default"/>
      </w:rPr>
    </w:lvl>
    <w:lvl w:ilvl="4" w:tplc="C3AC2044" w:tentative="1">
      <w:start w:val="1"/>
      <w:numFmt w:val="bullet"/>
      <w:lvlText w:val="o"/>
      <w:lvlJc w:val="left"/>
      <w:pPr>
        <w:ind w:left="5130" w:hanging="360"/>
      </w:pPr>
      <w:rPr>
        <w:rFonts w:ascii="Courier New" w:hAnsi="Courier New" w:cs="Courier New" w:hint="default"/>
      </w:rPr>
    </w:lvl>
    <w:lvl w:ilvl="5" w:tplc="2B861180" w:tentative="1">
      <w:start w:val="1"/>
      <w:numFmt w:val="bullet"/>
      <w:lvlText w:val=""/>
      <w:lvlJc w:val="left"/>
      <w:pPr>
        <w:ind w:left="5850" w:hanging="360"/>
      </w:pPr>
      <w:rPr>
        <w:rFonts w:ascii="Wingdings" w:hAnsi="Wingdings" w:hint="default"/>
      </w:rPr>
    </w:lvl>
    <w:lvl w:ilvl="6" w:tplc="E17CD360" w:tentative="1">
      <w:start w:val="1"/>
      <w:numFmt w:val="bullet"/>
      <w:lvlText w:val=""/>
      <w:lvlJc w:val="left"/>
      <w:pPr>
        <w:ind w:left="6570" w:hanging="360"/>
      </w:pPr>
      <w:rPr>
        <w:rFonts w:ascii="Symbol" w:hAnsi="Symbol" w:hint="default"/>
      </w:rPr>
    </w:lvl>
    <w:lvl w:ilvl="7" w:tplc="8298A136" w:tentative="1">
      <w:start w:val="1"/>
      <w:numFmt w:val="bullet"/>
      <w:lvlText w:val="o"/>
      <w:lvlJc w:val="left"/>
      <w:pPr>
        <w:ind w:left="7290" w:hanging="360"/>
      </w:pPr>
      <w:rPr>
        <w:rFonts w:ascii="Courier New" w:hAnsi="Courier New" w:cs="Courier New" w:hint="default"/>
      </w:rPr>
    </w:lvl>
    <w:lvl w:ilvl="8" w:tplc="FE025DEC" w:tentative="1">
      <w:start w:val="1"/>
      <w:numFmt w:val="bullet"/>
      <w:lvlText w:val=""/>
      <w:lvlJc w:val="left"/>
      <w:pPr>
        <w:ind w:left="8010" w:hanging="360"/>
      </w:pPr>
      <w:rPr>
        <w:rFonts w:ascii="Wingdings" w:hAnsi="Wingdings" w:hint="default"/>
      </w:rPr>
    </w:lvl>
  </w:abstractNum>
  <w:abstractNum w:abstractNumId="1326">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7">
    <w:nsid w:val="6C327A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8">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9">
    <w:nsid w:val="6C554444"/>
    <w:multiLevelType w:val="multilevel"/>
    <w:tmpl w:val="9F3EA6A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0">
    <w:nsid w:val="6C682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1">
    <w:nsid w:val="6C6B04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2">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3">
    <w:nsid w:val="6C972175"/>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4">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5">
    <w:nsid w:val="6CA42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6">
    <w:nsid w:val="6CAC42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7">
    <w:nsid w:val="6CB81F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8">
    <w:nsid w:val="6CC511D2"/>
    <w:multiLevelType w:val="multilevel"/>
    <w:tmpl w:val="7C6CAE0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9">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0">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1">
    <w:nsid w:val="6D1636BA"/>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342">
    <w:nsid w:val="6D290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3">
    <w:nsid w:val="6D4956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4">
    <w:nsid w:val="6D5655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5">
    <w:nsid w:val="6D593EBE"/>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6">
    <w:nsid w:val="6D6E6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7">
    <w:nsid w:val="6D7561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8">
    <w:nsid w:val="6D843C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9">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0">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1">
    <w:nsid w:val="6D9E1D07"/>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2">
    <w:nsid w:val="6DD42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3">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4">
    <w:nsid w:val="6DF50E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5">
    <w:nsid w:val="6DF93D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6">
    <w:nsid w:val="6E092E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7">
    <w:nsid w:val="6E0E53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8">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9">
    <w:nsid w:val="6E3129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0">
    <w:nsid w:val="6E411180"/>
    <w:multiLevelType w:val="hybridMultilevel"/>
    <w:tmpl w:val="269A2902"/>
    <w:lvl w:ilvl="0" w:tplc="6770B6DA">
      <w:start w:val="1"/>
      <w:numFmt w:val="bullet"/>
      <w:lvlText w:val=""/>
      <w:lvlJc w:val="left"/>
      <w:pPr>
        <w:ind w:left="720" w:hanging="360"/>
      </w:pPr>
      <w:rPr>
        <w:rFonts w:ascii="Symbol" w:hAnsi="Symbol" w:hint="default"/>
      </w:rPr>
    </w:lvl>
    <w:lvl w:ilvl="1" w:tplc="424604DC" w:tentative="1">
      <w:start w:val="1"/>
      <w:numFmt w:val="bullet"/>
      <w:lvlText w:val="o"/>
      <w:lvlJc w:val="left"/>
      <w:pPr>
        <w:ind w:left="1440" w:hanging="360"/>
      </w:pPr>
      <w:rPr>
        <w:rFonts w:ascii="Courier New" w:hAnsi="Courier New" w:cs="Courier New" w:hint="default"/>
      </w:rPr>
    </w:lvl>
    <w:lvl w:ilvl="2" w:tplc="CD666844">
      <w:start w:val="1"/>
      <w:numFmt w:val="bullet"/>
      <w:lvlText w:val=""/>
      <w:lvlJc w:val="left"/>
      <w:pPr>
        <w:ind w:left="2160" w:hanging="360"/>
      </w:pPr>
      <w:rPr>
        <w:rFonts w:ascii="Symbol" w:hAnsi="Symbol" w:hint="default"/>
      </w:rPr>
    </w:lvl>
    <w:lvl w:ilvl="3" w:tplc="7ABE37B8" w:tentative="1">
      <w:start w:val="1"/>
      <w:numFmt w:val="bullet"/>
      <w:lvlText w:val=""/>
      <w:lvlJc w:val="left"/>
      <w:pPr>
        <w:ind w:left="2880" w:hanging="360"/>
      </w:pPr>
      <w:rPr>
        <w:rFonts w:ascii="Symbol" w:hAnsi="Symbol" w:hint="default"/>
      </w:rPr>
    </w:lvl>
    <w:lvl w:ilvl="4" w:tplc="FA6CBE20" w:tentative="1">
      <w:start w:val="1"/>
      <w:numFmt w:val="bullet"/>
      <w:lvlText w:val="o"/>
      <w:lvlJc w:val="left"/>
      <w:pPr>
        <w:ind w:left="3600" w:hanging="360"/>
      </w:pPr>
      <w:rPr>
        <w:rFonts w:ascii="Courier New" w:hAnsi="Courier New" w:cs="Courier New" w:hint="default"/>
      </w:rPr>
    </w:lvl>
    <w:lvl w:ilvl="5" w:tplc="51C8D35A" w:tentative="1">
      <w:start w:val="1"/>
      <w:numFmt w:val="bullet"/>
      <w:lvlText w:val=""/>
      <w:lvlJc w:val="left"/>
      <w:pPr>
        <w:ind w:left="4320" w:hanging="360"/>
      </w:pPr>
      <w:rPr>
        <w:rFonts w:ascii="Wingdings" w:hAnsi="Wingdings" w:hint="default"/>
      </w:rPr>
    </w:lvl>
    <w:lvl w:ilvl="6" w:tplc="B2366FDE" w:tentative="1">
      <w:start w:val="1"/>
      <w:numFmt w:val="bullet"/>
      <w:lvlText w:val=""/>
      <w:lvlJc w:val="left"/>
      <w:pPr>
        <w:ind w:left="5040" w:hanging="360"/>
      </w:pPr>
      <w:rPr>
        <w:rFonts w:ascii="Symbol" w:hAnsi="Symbol" w:hint="default"/>
      </w:rPr>
    </w:lvl>
    <w:lvl w:ilvl="7" w:tplc="1FEAB4E0" w:tentative="1">
      <w:start w:val="1"/>
      <w:numFmt w:val="bullet"/>
      <w:lvlText w:val="o"/>
      <w:lvlJc w:val="left"/>
      <w:pPr>
        <w:ind w:left="5760" w:hanging="360"/>
      </w:pPr>
      <w:rPr>
        <w:rFonts w:ascii="Courier New" w:hAnsi="Courier New" w:cs="Courier New" w:hint="default"/>
      </w:rPr>
    </w:lvl>
    <w:lvl w:ilvl="8" w:tplc="93A80730" w:tentative="1">
      <w:start w:val="1"/>
      <w:numFmt w:val="bullet"/>
      <w:lvlText w:val=""/>
      <w:lvlJc w:val="left"/>
      <w:pPr>
        <w:ind w:left="6480" w:hanging="360"/>
      </w:pPr>
      <w:rPr>
        <w:rFonts w:ascii="Wingdings" w:hAnsi="Wingdings" w:hint="default"/>
      </w:rPr>
    </w:lvl>
  </w:abstractNum>
  <w:abstractNum w:abstractNumId="1361">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2">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3">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4">
    <w:nsid w:val="6E6B3C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5">
    <w:nsid w:val="6E6E43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6">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7">
    <w:nsid w:val="6EAC7B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8">
    <w:nsid w:val="6EAF72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9">
    <w:nsid w:val="6EBD0D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0">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1">
    <w:nsid w:val="6F1F45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2">
    <w:nsid w:val="6F277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3">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4">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5">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6">
    <w:nsid w:val="6F694B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7">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8">
    <w:nsid w:val="6FB837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9">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0">
    <w:nsid w:val="6FDB6EE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81">
    <w:nsid w:val="6FDD45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2">
    <w:nsid w:val="6FE328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3">
    <w:nsid w:val="6FF266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4">
    <w:nsid w:val="6FF71E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5">
    <w:nsid w:val="70135B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6">
    <w:nsid w:val="701A77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7">
    <w:nsid w:val="70280A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8">
    <w:nsid w:val="702F00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9">
    <w:nsid w:val="703445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0">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1">
    <w:nsid w:val="70663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2">
    <w:nsid w:val="70774A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3">
    <w:nsid w:val="70801B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4">
    <w:nsid w:val="70831B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5">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6">
    <w:nsid w:val="708B5D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7">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8">
    <w:nsid w:val="70AA0562"/>
    <w:multiLevelType w:val="multilevel"/>
    <w:tmpl w:val="4ABEAF36"/>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9">
    <w:nsid w:val="70C74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0">
    <w:nsid w:val="70EE36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1">
    <w:nsid w:val="710C2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2">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3">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4">
    <w:nsid w:val="714B2D98"/>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5">
    <w:nsid w:val="714C4E19"/>
    <w:multiLevelType w:val="multilevel"/>
    <w:tmpl w:val="F9641966"/>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6">
    <w:nsid w:val="715755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7">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8">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09">
    <w:nsid w:val="71F503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0">
    <w:nsid w:val="71F5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1">
    <w:nsid w:val="71FE5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2">
    <w:nsid w:val="722A7CB6"/>
    <w:multiLevelType w:val="hybridMultilevel"/>
    <w:tmpl w:val="603447A8"/>
    <w:lvl w:ilvl="0" w:tplc="B92E87F4">
      <w:start w:val="1"/>
      <w:numFmt w:val="bullet"/>
      <w:lvlText w:val=""/>
      <w:lvlJc w:val="left"/>
      <w:pPr>
        <w:ind w:left="1627" w:hanging="360"/>
      </w:pPr>
      <w:rPr>
        <w:rFonts w:ascii="Symbol" w:hAnsi="Symbol" w:hint="default"/>
      </w:rPr>
    </w:lvl>
    <w:lvl w:ilvl="1" w:tplc="425AC5E6" w:tentative="1">
      <w:start w:val="1"/>
      <w:numFmt w:val="bullet"/>
      <w:lvlText w:val="o"/>
      <w:lvlJc w:val="left"/>
      <w:pPr>
        <w:ind w:left="2347" w:hanging="360"/>
      </w:pPr>
      <w:rPr>
        <w:rFonts w:ascii="Courier New" w:hAnsi="Courier New" w:cs="Courier New" w:hint="default"/>
      </w:rPr>
    </w:lvl>
    <w:lvl w:ilvl="2" w:tplc="AC18C00A" w:tentative="1">
      <w:start w:val="1"/>
      <w:numFmt w:val="bullet"/>
      <w:lvlText w:val=""/>
      <w:lvlJc w:val="left"/>
      <w:pPr>
        <w:ind w:left="3067" w:hanging="360"/>
      </w:pPr>
      <w:rPr>
        <w:rFonts w:ascii="Wingdings" w:hAnsi="Wingdings" w:hint="default"/>
      </w:rPr>
    </w:lvl>
    <w:lvl w:ilvl="3" w:tplc="B798C8AE" w:tentative="1">
      <w:start w:val="1"/>
      <w:numFmt w:val="bullet"/>
      <w:lvlText w:val=""/>
      <w:lvlJc w:val="left"/>
      <w:pPr>
        <w:ind w:left="3787" w:hanging="360"/>
      </w:pPr>
      <w:rPr>
        <w:rFonts w:ascii="Symbol" w:hAnsi="Symbol" w:hint="default"/>
      </w:rPr>
    </w:lvl>
    <w:lvl w:ilvl="4" w:tplc="411070FE" w:tentative="1">
      <w:start w:val="1"/>
      <w:numFmt w:val="bullet"/>
      <w:lvlText w:val="o"/>
      <w:lvlJc w:val="left"/>
      <w:pPr>
        <w:ind w:left="4507" w:hanging="360"/>
      </w:pPr>
      <w:rPr>
        <w:rFonts w:ascii="Courier New" w:hAnsi="Courier New" w:cs="Courier New" w:hint="default"/>
      </w:rPr>
    </w:lvl>
    <w:lvl w:ilvl="5" w:tplc="1DF824DC" w:tentative="1">
      <w:start w:val="1"/>
      <w:numFmt w:val="bullet"/>
      <w:lvlText w:val=""/>
      <w:lvlJc w:val="left"/>
      <w:pPr>
        <w:ind w:left="5227" w:hanging="360"/>
      </w:pPr>
      <w:rPr>
        <w:rFonts w:ascii="Wingdings" w:hAnsi="Wingdings" w:hint="default"/>
      </w:rPr>
    </w:lvl>
    <w:lvl w:ilvl="6" w:tplc="7F80C540" w:tentative="1">
      <w:start w:val="1"/>
      <w:numFmt w:val="bullet"/>
      <w:lvlText w:val=""/>
      <w:lvlJc w:val="left"/>
      <w:pPr>
        <w:ind w:left="5947" w:hanging="360"/>
      </w:pPr>
      <w:rPr>
        <w:rFonts w:ascii="Symbol" w:hAnsi="Symbol" w:hint="default"/>
      </w:rPr>
    </w:lvl>
    <w:lvl w:ilvl="7" w:tplc="AA98FE1E" w:tentative="1">
      <w:start w:val="1"/>
      <w:numFmt w:val="bullet"/>
      <w:lvlText w:val="o"/>
      <w:lvlJc w:val="left"/>
      <w:pPr>
        <w:ind w:left="6667" w:hanging="360"/>
      </w:pPr>
      <w:rPr>
        <w:rFonts w:ascii="Courier New" w:hAnsi="Courier New" w:cs="Courier New" w:hint="default"/>
      </w:rPr>
    </w:lvl>
    <w:lvl w:ilvl="8" w:tplc="74BCC59C" w:tentative="1">
      <w:start w:val="1"/>
      <w:numFmt w:val="bullet"/>
      <w:lvlText w:val=""/>
      <w:lvlJc w:val="left"/>
      <w:pPr>
        <w:ind w:left="7387" w:hanging="360"/>
      </w:pPr>
      <w:rPr>
        <w:rFonts w:ascii="Wingdings" w:hAnsi="Wingdings" w:hint="default"/>
      </w:rPr>
    </w:lvl>
  </w:abstractNum>
  <w:abstractNum w:abstractNumId="1413">
    <w:nsid w:val="724351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4">
    <w:nsid w:val="72462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5">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6">
    <w:nsid w:val="727540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7">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418">
    <w:nsid w:val="729B07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9">
    <w:nsid w:val="72C707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0">
    <w:nsid w:val="72D40E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1">
    <w:nsid w:val="72D810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2">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3">
    <w:nsid w:val="730F69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4">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5">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6">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7">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8">
    <w:nsid w:val="739F7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9">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0">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31">
    <w:nsid w:val="73CD4A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2">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3">
    <w:nsid w:val="73D80672"/>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4">
    <w:nsid w:val="73D90F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5">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6">
    <w:nsid w:val="740B23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7">
    <w:nsid w:val="74220597"/>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8">
    <w:nsid w:val="74275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9">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0">
    <w:nsid w:val="743315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1">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2">
    <w:nsid w:val="744374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1443">
    <w:nsid w:val="74B21F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4">
    <w:nsid w:val="74B227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5">
    <w:nsid w:val="74E368FE"/>
    <w:multiLevelType w:val="multilevel"/>
    <w:tmpl w:val="473ACB04"/>
    <w:lvl w:ilvl="0">
      <w:start w:val="1"/>
      <w:numFmt w:val="decimal"/>
      <w:lvlText w:val="%1."/>
      <w:lvlJc w:val="left"/>
      <w:pPr>
        <w:tabs>
          <w:tab w:val="num" w:pos="360"/>
        </w:tabs>
        <w:ind w:left="360" w:hanging="360"/>
      </w:pPr>
      <w:rPr>
        <w:rFonts w:hint="default"/>
        <w:b w:val="0"/>
        <w:b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6">
    <w:nsid w:val="74E427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7">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8">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9">
    <w:nsid w:val="750523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0">
    <w:nsid w:val="75091E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1">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2">
    <w:nsid w:val="753664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3">
    <w:nsid w:val="755630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4">
    <w:nsid w:val="755F7E99"/>
    <w:multiLevelType w:val="multilevel"/>
    <w:tmpl w:val="7F9AB868"/>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start w:val="1"/>
      <w:numFmt w:val="lowerLetter"/>
      <w:lvlText w:val="%5"/>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1455">
    <w:nsid w:val="75656F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6">
    <w:nsid w:val="75797D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7">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8">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59">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0">
    <w:nsid w:val="760A33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1">
    <w:nsid w:val="76114C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2">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3">
    <w:nsid w:val="765735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4">
    <w:nsid w:val="76683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5">
    <w:nsid w:val="76932A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6">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7">
    <w:nsid w:val="76C121A7"/>
    <w:multiLevelType w:val="multilevel"/>
    <w:tmpl w:val="BFA0E1E4"/>
    <w:lvl w:ilvl="0">
      <w:start w:val="1"/>
      <w:numFmt w:val="decimal"/>
      <w:lvlText w:val="%1."/>
      <w:lvlJc w:val="left"/>
      <w:pPr>
        <w:tabs>
          <w:tab w:val="num" w:pos="360"/>
        </w:tabs>
        <w:ind w:left="360" w:hanging="360"/>
      </w:pPr>
      <w:rPr>
        <w:rFonts w:hint="default"/>
      </w:rPr>
    </w:lvl>
    <w:lvl w:ilvl="1">
      <w:start w:val="1"/>
      <w:numFmt w:val="lowerLetter"/>
      <w:pStyle w:val="pc-2"/>
      <w:lvlText w:val="%2."/>
      <w:lvlJc w:val="left"/>
      <w:pPr>
        <w:tabs>
          <w:tab w:val="num" w:pos="1080"/>
        </w:tabs>
        <w:ind w:left="1080" w:hanging="360"/>
      </w:pPr>
      <w:rPr>
        <w:rFonts w:hint="default"/>
      </w:rPr>
    </w:lvl>
    <w:lvl w:ilvl="2">
      <w:start w:val="1"/>
      <w:numFmt w:val="lowerRoman"/>
      <w:pStyle w:val="pc-3"/>
      <w:lvlText w:val="%3."/>
      <w:lvlJc w:val="right"/>
      <w:pPr>
        <w:tabs>
          <w:tab w:val="num" w:pos="1800"/>
        </w:tabs>
        <w:ind w:left="1800" w:hanging="360"/>
      </w:pPr>
      <w:rPr>
        <w:rFonts w:hint="default"/>
      </w:rPr>
    </w:lvl>
    <w:lvl w:ilvl="3">
      <w:start w:val="1"/>
      <w:numFmt w:val="decimal"/>
      <w:pStyle w:val="pc-4"/>
      <w:lvlText w:val="%4."/>
      <w:lvlJc w:val="left"/>
      <w:pPr>
        <w:tabs>
          <w:tab w:val="num" w:pos="2520"/>
        </w:tabs>
        <w:ind w:left="2520" w:hanging="360"/>
      </w:pPr>
      <w:rPr>
        <w:rFonts w:hint="default"/>
      </w:rPr>
    </w:lvl>
    <w:lvl w:ilvl="4">
      <w:start w:val="1"/>
      <w:numFmt w:val="lowerLetter"/>
      <w:pStyle w:val="pc-5"/>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8">
    <w:nsid w:val="770415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9">
    <w:nsid w:val="770D78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0">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1">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2">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73">
    <w:nsid w:val="778278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4">
    <w:nsid w:val="77AE2AB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75">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6">
    <w:nsid w:val="77B35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7">
    <w:nsid w:val="77C230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8">
    <w:nsid w:val="77CE5C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9">
    <w:nsid w:val="77D44FB6"/>
    <w:multiLevelType w:val="multilevel"/>
    <w:tmpl w:val="099880EE"/>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0">
    <w:nsid w:val="77DA48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1">
    <w:nsid w:val="781804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2">
    <w:nsid w:val="781D48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3">
    <w:nsid w:val="784841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4">
    <w:nsid w:val="78680D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5">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6">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7">
    <w:nsid w:val="788717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8">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9">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0">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1">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2">
    <w:nsid w:val="78A810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3">
    <w:nsid w:val="78B47002"/>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b w:val="0"/>
        <w:bCs/>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4">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5">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6">
    <w:nsid w:val="78EE0D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7">
    <w:nsid w:val="78F805C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98">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9">
    <w:nsid w:val="792B2C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0">
    <w:nsid w:val="792B3A2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1">
    <w:nsid w:val="793A70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2">
    <w:nsid w:val="795C2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3">
    <w:nsid w:val="795F075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4">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5">
    <w:nsid w:val="79812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6">
    <w:nsid w:val="79DA69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7">
    <w:nsid w:val="79E047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8">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9">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1510">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1">
    <w:nsid w:val="7A9A2F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12">
    <w:nsid w:val="7AB416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3">
    <w:nsid w:val="7AB971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4">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1515">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6">
    <w:nsid w:val="7B0D00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7">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8">
    <w:nsid w:val="7B1B1E2E"/>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519">
    <w:nsid w:val="7B2750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0">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521">
    <w:nsid w:val="7B303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2">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3">
    <w:nsid w:val="7B4E41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4">
    <w:nsid w:val="7B720C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5">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6">
    <w:nsid w:val="7BA82A0C"/>
    <w:multiLevelType w:val="multilevel"/>
    <w:tmpl w:val="7F9AB868"/>
    <w:lvl w:ilvl="0">
      <w:start w:val="1"/>
      <w:numFmt w:val="decimal"/>
      <w:lvlText w:val="%1."/>
      <w:lvlJc w:val="left"/>
      <w:pPr>
        <w:tabs>
          <w:tab w:val="num" w:pos="1800"/>
        </w:tabs>
        <w:ind w:left="1800" w:hanging="360"/>
      </w:pPr>
      <w:rPr>
        <w:rFonts w:hint="default"/>
      </w:rPr>
    </w:lvl>
    <w:lvl w:ilvl="1">
      <w:start w:val="1"/>
      <w:numFmt w:val="lowerLetter"/>
      <w:lvlText w:val="%2."/>
      <w:lvlJc w:val="left"/>
      <w:pPr>
        <w:tabs>
          <w:tab w:val="num" w:pos="2520"/>
        </w:tabs>
        <w:ind w:left="2520" w:hanging="360"/>
      </w:pPr>
      <w:rPr>
        <w:rFonts w:hint="default"/>
      </w:rPr>
    </w:lvl>
    <w:lvl w:ilvl="2">
      <w:start w:val="1"/>
      <w:numFmt w:val="lowerRoman"/>
      <w:lvlText w:val="%3."/>
      <w:lvlJc w:val="righ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lowerLetter"/>
      <w:lvlText w:val="%5"/>
      <w:lvlJc w:val="left"/>
      <w:pPr>
        <w:tabs>
          <w:tab w:val="num" w:pos="4680"/>
        </w:tabs>
        <w:ind w:left="4680" w:hanging="360"/>
      </w:pPr>
      <w:rPr>
        <w:rFonts w:hint="default"/>
      </w:rPr>
    </w:lvl>
    <w:lvl w:ilvl="5">
      <w:start w:val="1"/>
      <w:numFmt w:val="lowerRoman"/>
      <w:lvlText w:val="%6."/>
      <w:lvlJc w:val="righ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360"/>
      </w:pPr>
      <w:rPr>
        <w:rFonts w:hint="default"/>
      </w:rPr>
    </w:lvl>
  </w:abstractNum>
  <w:abstractNum w:abstractNumId="1527">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8">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529">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30">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1">
    <w:nsid w:val="7C331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2">
    <w:nsid w:val="7C6453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3">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4">
    <w:nsid w:val="7C8261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5">
    <w:nsid w:val="7C8A0B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6">
    <w:nsid w:val="7CA215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7">
    <w:nsid w:val="7CB62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8">
    <w:nsid w:val="7CC01F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9">
    <w:nsid w:val="7CFC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0">
    <w:nsid w:val="7D1848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1">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1542">
    <w:nsid w:val="7D5B6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3">
    <w:nsid w:val="7D685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4">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5">
    <w:nsid w:val="7D88152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6">
    <w:nsid w:val="7D8E7E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7">
    <w:nsid w:val="7D921A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8">
    <w:nsid w:val="7D9521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9">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0">
    <w:nsid w:val="7DC71C79"/>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551">
    <w:nsid w:val="7DC82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2">
    <w:nsid w:val="7DD22D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3">
    <w:nsid w:val="7DE765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4">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5">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56">
    <w:nsid w:val="7E171E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7">
    <w:nsid w:val="7E2A6B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8">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9">
    <w:nsid w:val="7EA85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0">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1">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2">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3">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4">
    <w:nsid w:val="7F1B04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5">
    <w:nsid w:val="7F2E4D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6">
    <w:nsid w:val="7F3909E3"/>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7">
    <w:nsid w:val="7F3A2B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8">
    <w:nsid w:val="7F3F6102"/>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9">
    <w:nsid w:val="7F4A09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0">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1">
    <w:nsid w:val="7F8150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2">
    <w:nsid w:val="7FA35E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3">
    <w:nsid w:val="7FC449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4">
    <w:nsid w:val="7FDC013C"/>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5">
    <w:nsid w:val="7FEC4E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num w:numId="1">
    <w:abstractNumId w:val="625"/>
  </w:num>
  <w:num w:numId="2">
    <w:abstractNumId w:val="625"/>
  </w:num>
  <w:num w:numId="3">
    <w:abstractNumId w:val="625"/>
  </w:num>
  <w:num w:numId="4">
    <w:abstractNumId w:val="625"/>
  </w:num>
  <w:num w:numId="5">
    <w:abstractNumId w:val="625"/>
  </w:num>
  <w:num w:numId="6">
    <w:abstractNumId w:val="625"/>
  </w:num>
  <w:num w:numId="7">
    <w:abstractNumId w:val="94"/>
  </w:num>
  <w:num w:numId="8">
    <w:abstractNumId w:val="6"/>
  </w:num>
  <w:num w:numId="9">
    <w:abstractNumId w:val="5"/>
  </w:num>
  <w:num w:numId="10">
    <w:abstractNumId w:val="4"/>
  </w:num>
  <w:num w:numId="11">
    <w:abstractNumId w:val="3"/>
  </w:num>
  <w:num w:numId="12">
    <w:abstractNumId w:val="2"/>
  </w:num>
  <w:num w:numId="13">
    <w:abstractNumId w:val="677"/>
  </w:num>
  <w:num w:numId="14">
    <w:abstractNumId w:val="1417"/>
  </w:num>
  <w:num w:numId="15">
    <w:abstractNumId w:val="1417"/>
  </w:num>
  <w:num w:numId="16">
    <w:abstractNumId w:val="1417"/>
  </w:num>
  <w:num w:numId="17">
    <w:abstractNumId w:val="1417"/>
  </w:num>
  <w:num w:numId="18">
    <w:abstractNumId w:val="1"/>
  </w:num>
  <w:num w:numId="19">
    <w:abstractNumId w:val="122"/>
  </w:num>
  <w:num w:numId="20">
    <w:abstractNumId w:val="1174"/>
  </w:num>
  <w:num w:numId="21">
    <w:abstractNumId w:val="676"/>
  </w:num>
  <w:num w:numId="22">
    <w:abstractNumId w:val="1050"/>
  </w:num>
  <w:num w:numId="23">
    <w:abstractNumId w:val="1514"/>
  </w:num>
  <w:num w:numId="24">
    <w:abstractNumId w:val="901"/>
  </w:num>
  <w:num w:numId="25">
    <w:abstractNumId w:val="1360"/>
  </w:num>
  <w:num w:numId="26">
    <w:abstractNumId w:val="788"/>
  </w:num>
  <w:num w:numId="27">
    <w:abstractNumId w:val="641"/>
  </w:num>
  <w:num w:numId="28">
    <w:abstractNumId w:val="1142"/>
  </w:num>
  <w:num w:numId="29">
    <w:abstractNumId w:val="1541"/>
  </w:num>
  <w:num w:numId="30">
    <w:abstractNumId w:val="1412"/>
  </w:num>
  <w:num w:numId="31">
    <w:abstractNumId w:val="1115"/>
  </w:num>
  <w:num w:numId="32">
    <w:abstractNumId w:val="1472"/>
  </w:num>
  <w:num w:numId="33">
    <w:abstractNumId w:val="1121"/>
  </w:num>
  <w:num w:numId="34">
    <w:abstractNumId w:val="447"/>
  </w:num>
  <w:num w:numId="35">
    <w:abstractNumId w:val="762"/>
  </w:num>
  <w:num w:numId="36">
    <w:abstractNumId w:val="679"/>
  </w:num>
  <w:num w:numId="37">
    <w:abstractNumId w:val="97"/>
  </w:num>
  <w:num w:numId="38">
    <w:abstractNumId w:val="905"/>
  </w:num>
  <w:num w:numId="39">
    <w:abstractNumId w:val="1259"/>
  </w:num>
  <w:num w:numId="40">
    <w:abstractNumId w:val="1374"/>
  </w:num>
  <w:num w:numId="41">
    <w:abstractNumId w:val="801"/>
  </w:num>
  <w:num w:numId="42">
    <w:abstractNumId w:val="1427"/>
  </w:num>
  <w:num w:numId="43">
    <w:abstractNumId w:val="192"/>
  </w:num>
  <w:num w:numId="44">
    <w:abstractNumId w:val="833"/>
  </w:num>
  <w:num w:numId="45">
    <w:abstractNumId w:val="588"/>
  </w:num>
  <w:num w:numId="46">
    <w:abstractNumId w:val="560"/>
  </w:num>
  <w:num w:numId="47">
    <w:abstractNumId w:val="660"/>
  </w:num>
  <w:num w:numId="48">
    <w:abstractNumId w:val="334"/>
  </w:num>
  <w:num w:numId="49">
    <w:abstractNumId w:val="764"/>
  </w:num>
  <w:num w:numId="50">
    <w:abstractNumId w:val="1116"/>
  </w:num>
  <w:num w:numId="51">
    <w:abstractNumId w:val="377"/>
  </w:num>
  <w:num w:numId="52">
    <w:abstractNumId w:val="980"/>
  </w:num>
  <w:num w:numId="53">
    <w:abstractNumId w:val="356"/>
  </w:num>
  <w:num w:numId="54">
    <w:abstractNumId w:val="884"/>
  </w:num>
  <w:num w:numId="55">
    <w:abstractNumId w:val="1022"/>
  </w:num>
  <w:num w:numId="56">
    <w:abstractNumId w:val="1014"/>
  </w:num>
  <w:num w:numId="57">
    <w:abstractNumId w:val="579"/>
  </w:num>
  <w:num w:numId="58">
    <w:abstractNumId w:val="1308"/>
  </w:num>
  <w:num w:numId="59">
    <w:abstractNumId w:val="1280"/>
  </w:num>
  <w:num w:numId="60">
    <w:abstractNumId w:val="235"/>
  </w:num>
  <w:num w:numId="61">
    <w:abstractNumId w:val="74"/>
  </w:num>
  <w:num w:numId="62">
    <w:abstractNumId w:val="1183"/>
  </w:num>
  <w:num w:numId="63">
    <w:abstractNumId w:val="61"/>
  </w:num>
  <w:num w:numId="64">
    <w:abstractNumId w:val="942"/>
  </w:num>
  <w:num w:numId="65">
    <w:abstractNumId w:val="1491"/>
  </w:num>
  <w:num w:numId="66">
    <w:abstractNumId w:val="1062"/>
  </w:num>
  <w:num w:numId="67">
    <w:abstractNumId w:val="727"/>
  </w:num>
  <w:num w:numId="68">
    <w:abstractNumId w:val="227"/>
  </w:num>
  <w:num w:numId="69">
    <w:abstractNumId w:val="1325"/>
  </w:num>
  <w:num w:numId="70">
    <w:abstractNumId w:val="353"/>
  </w:num>
  <w:num w:numId="71">
    <w:abstractNumId w:val="1156"/>
  </w:num>
  <w:num w:numId="72">
    <w:abstractNumId w:val="516"/>
  </w:num>
  <w:num w:numId="73">
    <w:abstractNumId w:val="152"/>
  </w:num>
  <w:num w:numId="74">
    <w:abstractNumId w:val="728"/>
  </w:num>
  <w:num w:numId="75">
    <w:abstractNumId w:val="1316"/>
  </w:num>
  <w:num w:numId="76">
    <w:abstractNumId w:val="1029"/>
  </w:num>
  <w:num w:numId="77">
    <w:abstractNumId w:val="1189"/>
  </w:num>
  <w:num w:numId="78">
    <w:abstractNumId w:val="248"/>
  </w:num>
  <w:num w:numId="79">
    <w:abstractNumId w:val="1222"/>
  </w:num>
  <w:num w:numId="80">
    <w:abstractNumId w:val="1027"/>
  </w:num>
  <w:num w:numId="81">
    <w:abstractNumId w:val="889"/>
  </w:num>
  <w:num w:numId="82">
    <w:abstractNumId w:val="694"/>
  </w:num>
  <w:num w:numId="83">
    <w:abstractNumId w:val="751"/>
  </w:num>
  <w:num w:numId="84">
    <w:abstractNumId w:val="313"/>
  </w:num>
  <w:num w:numId="85">
    <w:abstractNumId w:val="473"/>
  </w:num>
  <w:num w:numId="86">
    <w:abstractNumId w:val="629"/>
  </w:num>
  <w:num w:numId="87">
    <w:abstractNumId w:val="496"/>
  </w:num>
  <w:num w:numId="88">
    <w:abstractNumId w:val="363"/>
  </w:num>
  <w:num w:numId="89">
    <w:abstractNumId w:val="419"/>
  </w:num>
  <w:num w:numId="90">
    <w:abstractNumId w:val="304"/>
  </w:num>
  <w:num w:numId="91">
    <w:abstractNumId w:val="82"/>
  </w:num>
  <w:num w:numId="92">
    <w:abstractNumId w:val="69"/>
  </w:num>
  <w:num w:numId="93">
    <w:abstractNumId w:val="615"/>
  </w:num>
  <w:num w:numId="94">
    <w:abstractNumId w:val="153"/>
  </w:num>
  <w:num w:numId="95">
    <w:abstractNumId w:val="52"/>
  </w:num>
  <w:num w:numId="96">
    <w:abstractNumId w:val="536"/>
  </w:num>
  <w:num w:numId="97">
    <w:abstractNumId w:val="366"/>
  </w:num>
  <w:num w:numId="98">
    <w:abstractNumId w:val="464"/>
  </w:num>
  <w:num w:numId="99">
    <w:abstractNumId w:val="422"/>
  </w:num>
  <w:num w:numId="100">
    <w:abstractNumId w:val="421"/>
  </w:num>
  <w:num w:numId="101">
    <w:abstractNumId w:val="342"/>
  </w:num>
  <w:num w:numId="102">
    <w:abstractNumId w:val="435"/>
  </w:num>
  <w:num w:numId="103">
    <w:abstractNumId w:val="1009"/>
  </w:num>
  <w:num w:numId="104">
    <w:abstractNumId w:val="523"/>
  </w:num>
  <w:num w:numId="105">
    <w:abstractNumId w:val="1040"/>
  </w:num>
  <w:num w:numId="106">
    <w:abstractNumId w:val="1293"/>
  </w:num>
  <w:num w:numId="107">
    <w:abstractNumId w:val="511"/>
  </w:num>
  <w:num w:numId="108">
    <w:abstractNumId w:val="571"/>
  </w:num>
  <w:num w:numId="109">
    <w:abstractNumId w:val="1023"/>
  </w:num>
  <w:num w:numId="110">
    <w:abstractNumId w:val="507"/>
  </w:num>
  <w:num w:numId="111">
    <w:abstractNumId w:val="1330"/>
  </w:num>
  <w:num w:numId="112">
    <w:abstractNumId w:val="1267"/>
  </w:num>
  <w:num w:numId="113">
    <w:abstractNumId w:val="1534"/>
  </w:num>
  <w:num w:numId="114">
    <w:abstractNumId w:val="1557"/>
  </w:num>
  <w:num w:numId="115">
    <w:abstractNumId w:val="1387"/>
  </w:num>
  <w:num w:numId="116">
    <w:abstractNumId w:val="874"/>
  </w:num>
  <w:num w:numId="117">
    <w:abstractNumId w:val="331"/>
  </w:num>
  <w:num w:numId="118">
    <w:abstractNumId w:val="621"/>
  </w:num>
  <w:num w:numId="119">
    <w:abstractNumId w:val="374"/>
  </w:num>
  <w:num w:numId="120">
    <w:abstractNumId w:val="236"/>
  </w:num>
  <w:num w:numId="121">
    <w:abstractNumId w:val="869"/>
  </w:num>
  <w:num w:numId="122">
    <w:abstractNumId w:val="1546"/>
  </w:num>
  <w:num w:numId="123">
    <w:abstractNumId w:val="834"/>
  </w:num>
  <w:num w:numId="124">
    <w:abstractNumId w:val="616"/>
  </w:num>
  <w:num w:numId="125">
    <w:abstractNumId w:val="1166"/>
  </w:num>
  <w:num w:numId="126">
    <w:abstractNumId w:val="675"/>
  </w:num>
  <w:num w:numId="127">
    <w:abstractNumId w:val="687"/>
  </w:num>
  <w:num w:numId="128">
    <w:abstractNumId w:val="729"/>
  </w:num>
  <w:num w:numId="129">
    <w:abstractNumId w:val="576"/>
  </w:num>
  <w:num w:numId="130">
    <w:abstractNumId w:val="1456"/>
  </w:num>
  <w:num w:numId="131">
    <w:abstractNumId w:val="1572"/>
  </w:num>
  <w:num w:numId="132">
    <w:abstractNumId w:val="1191"/>
  </w:num>
  <w:num w:numId="133">
    <w:abstractNumId w:val="470"/>
  </w:num>
  <w:num w:numId="134">
    <w:abstractNumId w:val="947"/>
  </w:num>
  <w:num w:numId="135">
    <w:abstractNumId w:val="505"/>
  </w:num>
  <w:num w:numId="136">
    <w:abstractNumId w:val="824"/>
  </w:num>
  <w:num w:numId="137">
    <w:abstractNumId w:val="169"/>
  </w:num>
  <w:num w:numId="138">
    <w:abstractNumId w:val="1540"/>
  </w:num>
  <w:num w:numId="139">
    <w:abstractNumId w:val="1160"/>
  </w:num>
  <w:num w:numId="140">
    <w:abstractNumId w:val="1128"/>
  </w:num>
  <w:num w:numId="141">
    <w:abstractNumId w:val="232"/>
  </w:num>
  <w:num w:numId="142">
    <w:abstractNumId w:val="1168"/>
  </w:num>
  <w:num w:numId="143">
    <w:abstractNumId w:val="1155"/>
  </w:num>
  <w:num w:numId="144">
    <w:abstractNumId w:val="111"/>
  </w:num>
  <w:num w:numId="145">
    <w:abstractNumId w:val="941"/>
  </w:num>
  <w:num w:numId="146">
    <w:abstractNumId w:val="773"/>
  </w:num>
  <w:num w:numId="147">
    <w:abstractNumId w:val="1421"/>
  </w:num>
  <w:num w:numId="148">
    <w:abstractNumId w:val="953"/>
  </w:num>
  <w:num w:numId="149">
    <w:abstractNumId w:val="1338"/>
  </w:num>
  <w:num w:numId="150">
    <w:abstractNumId w:val="900"/>
  </w:num>
  <w:num w:numId="151">
    <w:abstractNumId w:val="1141"/>
  </w:num>
  <w:num w:numId="152">
    <w:abstractNumId w:val="41"/>
  </w:num>
  <w:num w:numId="153">
    <w:abstractNumId w:val="277"/>
  </w:num>
  <w:num w:numId="154">
    <w:abstractNumId w:val="1162"/>
  </w:num>
  <w:num w:numId="155">
    <w:abstractNumId w:val="599"/>
  </w:num>
  <w:num w:numId="156">
    <w:abstractNumId w:val="1169"/>
  </w:num>
  <w:num w:numId="157">
    <w:abstractNumId w:val="370"/>
  </w:num>
  <w:num w:numId="158">
    <w:abstractNumId w:val="1477"/>
  </w:num>
  <w:num w:numId="159">
    <w:abstractNumId w:val="288"/>
  </w:num>
  <w:num w:numId="160">
    <w:abstractNumId w:val="574"/>
  </w:num>
  <w:num w:numId="161">
    <w:abstractNumId w:val="1364"/>
  </w:num>
  <w:num w:numId="162">
    <w:abstractNumId w:val="1277"/>
  </w:num>
  <w:num w:numId="163">
    <w:abstractNumId w:val="451"/>
  </w:num>
  <w:num w:numId="164">
    <w:abstractNumId w:val="1055"/>
  </w:num>
  <w:num w:numId="165">
    <w:abstractNumId w:val="903"/>
  </w:num>
  <w:num w:numId="166">
    <w:abstractNumId w:val="1080"/>
  </w:num>
  <w:num w:numId="167">
    <w:abstractNumId w:val="1075"/>
  </w:num>
  <w:num w:numId="168">
    <w:abstractNumId w:val="930"/>
  </w:num>
  <w:num w:numId="169">
    <w:abstractNumId w:val="1246"/>
  </w:num>
  <w:num w:numId="170">
    <w:abstractNumId w:val="184"/>
  </w:num>
  <w:num w:numId="171">
    <w:abstractNumId w:val="808"/>
  </w:num>
  <w:num w:numId="172">
    <w:abstractNumId w:val="323"/>
  </w:num>
  <w:num w:numId="173">
    <w:abstractNumId w:val="538"/>
  </w:num>
  <w:num w:numId="174">
    <w:abstractNumId w:val="904"/>
  </w:num>
  <w:num w:numId="175">
    <w:abstractNumId w:val="157"/>
  </w:num>
  <w:num w:numId="176">
    <w:abstractNumId w:val="1443"/>
  </w:num>
  <w:num w:numId="177">
    <w:abstractNumId w:val="1271"/>
  </w:num>
  <w:num w:numId="178">
    <w:abstractNumId w:val="311"/>
  </w:num>
  <w:num w:numId="179">
    <w:abstractNumId w:val="911"/>
  </w:num>
  <w:num w:numId="180">
    <w:abstractNumId w:val="217"/>
  </w:num>
  <w:num w:numId="181">
    <w:abstractNumId w:val="1346"/>
  </w:num>
  <w:num w:numId="182">
    <w:abstractNumId w:val="387"/>
  </w:num>
  <w:num w:numId="183">
    <w:abstractNumId w:val="566"/>
  </w:num>
  <w:num w:numId="184">
    <w:abstractNumId w:val="1321"/>
  </w:num>
  <w:num w:numId="185">
    <w:abstractNumId w:val="1219"/>
  </w:num>
  <w:num w:numId="186">
    <w:abstractNumId w:val="984"/>
  </w:num>
  <w:num w:numId="187">
    <w:abstractNumId w:val="668"/>
  </w:num>
  <w:num w:numId="188">
    <w:abstractNumId w:val="644"/>
  </w:num>
  <w:num w:numId="189">
    <w:abstractNumId w:val="1070"/>
  </w:num>
  <w:num w:numId="190">
    <w:abstractNumId w:val="172"/>
  </w:num>
  <w:num w:numId="191">
    <w:abstractNumId w:val="867"/>
  </w:num>
  <w:num w:numId="192">
    <w:abstractNumId w:val="141"/>
  </w:num>
  <w:num w:numId="193">
    <w:abstractNumId w:val="960"/>
  </w:num>
  <w:num w:numId="194">
    <w:abstractNumId w:val="354"/>
  </w:num>
  <w:num w:numId="195">
    <w:abstractNumId w:val="1015"/>
  </w:num>
  <w:num w:numId="196">
    <w:abstractNumId w:val="1536"/>
  </w:num>
  <w:num w:numId="197">
    <w:abstractNumId w:val="1400"/>
  </w:num>
  <w:num w:numId="198">
    <w:abstractNumId w:val="7"/>
  </w:num>
  <w:num w:numId="199">
    <w:abstractNumId w:val="931"/>
  </w:num>
  <w:num w:numId="200">
    <w:abstractNumId w:val="1355"/>
  </w:num>
  <w:num w:numId="201">
    <w:abstractNumId w:val="1252"/>
  </w:num>
  <w:num w:numId="202">
    <w:abstractNumId w:val="757"/>
  </w:num>
  <w:num w:numId="203">
    <w:abstractNumId w:val="1084"/>
  </w:num>
  <w:num w:numId="204">
    <w:abstractNumId w:val="758"/>
  </w:num>
  <w:num w:numId="205">
    <w:abstractNumId w:val="611"/>
  </w:num>
  <w:num w:numId="206">
    <w:abstractNumId w:val="1519"/>
  </w:num>
  <w:num w:numId="207">
    <w:abstractNumId w:val="1045"/>
  </w:num>
  <w:num w:numId="208">
    <w:abstractNumId w:val="1088"/>
  </w:num>
  <w:num w:numId="209">
    <w:abstractNumId w:val="662"/>
  </w:num>
  <w:num w:numId="210">
    <w:abstractNumId w:val="461"/>
  </w:num>
  <w:num w:numId="211">
    <w:abstractNumId w:val="1385"/>
  </w:num>
  <w:num w:numId="212">
    <w:abstractNumId w:val="659"/>
  </w:num>
  <w:num w:numId="213">
    <w:abstractNumId w:val="557"/>
  </w:num>
  <w:num w:numId="214">
    <w:abstractNumId w:val="887"/>
  </w:num>
  <w:num w:numId="215">
    <w:abstractNumId w:val="699"/>
  </w:num>
  <w:num w:numId="216">
    <w:abstractNumId w:val="945"/>
  </w:num>
  <w:num w:numId="217">
    <w:abstractNumId w:val="846"/>
  </w:num>
  <w:num w:numId="218">
    <w:abstractNumId w:val="1384"/>
  </w:num>
  <w:num w:numId="219">
    <w:abstractNumId w:val="1240"/>
  </w:num>
  <w:num w:numId="220">
    <w:abstractNumId w:val="705"/>
  </w:num>
  <w:num w:numId="221">
    <w:abstractNumId w:val="438"/>
  </w:num>
  <w:num w:numId="222">
    <w:abstractNumId w:val="875"/>
  </w:num>
  <w:num w:numId="223">
    <w:abstractNumId w:val="1203"/>
  </w:num>
  <w:num w:numId="224">
    <w:abstractNumId w:val="1053"/>
  </w:num>
  <w:num w:numId="225">
    <w:abstractNumId w:val="553"/>
  </w:num>
  <w:num w:numId="226">
    <w:abstractNumId w:val="1247"/>
  </w:num>
  <w:num w:numId="227">
    <w:abstractNumId w:val="504"/>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228">
    <w:abstractNumId w:val="1531"/>
  </w:num>
  <w:num w:numId="229">
    <w:abstractNumId w:val="482"/>
  </w:num>
  <w:num w:numId="230">
    <w:abstractNumId w:val="352"/>
  </w:num>
  <w:num w:numId="231">
    <w:abstractNumId w:val="60"/>
  </w:num>
  <w:num w:numId="232">
    <w:abstractNumId w:val="1003"/>
  </w:num>
  <w:num w:numId="233">
    <w:abstractNumId w:val="264"/>
  </w:num>
  <w:num w:numId="234">
    <w:abstractNumId w:val="1100"/>
  </w:num>
  <w:num w:numId="235">
    <w:abstractNumId w:val="899"/>
  </w:num>
  <w:num w:numId="236">
    <w:abstractNumId w:val="549"/>
  </w:num>
  <w:num w:numId="237">
    <w:abstractNumId w:val="913"/>
  </w:num>
  <w:num w:numId="238">
    <w:abstractNumId w:val="626"/>
  </w:num>
  <w:num w:numId="239">
    <w:abstractNumId w:val="657"/>
  </w:num>
  <w:num w:numId="240">
    <w:abstractNumId w:val="1106"/>
  </w:num>
  <w:num w:numId="241">
    <w:abstractNumId w:val="1389"/>
  </w:num>
  <w:num w:numId="242">
    <w:abstractNumId w:val="230"/>
  </w:num>
  <w:num w:numId="243">
    <w:abstractNumId w:val="251"/>
  </w:num>
  <w:num w:numId="244">
    <w:abstractNumId w:val="1391"/>
  </w:num>
  <w:num w:numId="245">
    <w:abstractNumId w:val="128"/>
  </w:num>
  <w:num w:numId="246">
    <w:abstractNumId w:val="259"/>
  </w:num>
  <w:num w:numId="247">
    <w:abstractNumId w:val="780"/>
  </w:num>
  <w:num w:numId="248">
    <w:abstractNumId w:val="446"/>
  </w:num>
  <w:num w:numId="249">
    <w:abstractNumId w:val="1049"/>
  </w:num>
  <w:num w:numId="250">
    <w:abstractNumId w:val="194"/>
  </w:num>
  <w:num w:numId="251">
    <w:abstractNumId w:val="190"/>
  </w:num>
  <w:num w:numId="252">
    <w:abstractNumId w:val="315"/>
  </w:num>
  <w:num w:numId="253">
    <w:abstractNumId w:val="105"/>
  </w:num>
  <w:num w:numId="254">
    <w:abstractNumId w:val="718"/>
  </w:num>
  <w:num w:numId="255">
    <w:abstractNumId w:val="1177"/>
  </w:num>
  <w:num w:numId="256">
    <w:abstractNumId w:val="1175"/>
  </w:num>
  <w:num w:numId="257">
    <w:abstractNumId w:val="245"/>
  </w:num>
  <w:num w:numId="258">
    <w:abstractNumId w:val="1449"/>
  </w:num>
  <w:num w:numId="259">
    <w:abstractNumId w:val="506"/>
  </w:num>
  <w:num w:numId="260">
    <w:abstractNumId w:val="854"/>
  </w:num>
  <w:num w:numId="261">
    <w:abstractNumId w:val="936"/>
  </w:num>
  <w:num w:numId="262">
    <w:abstractNumId w:val="1537"/>
  </w:num>
  <w:num w:numId="263">
    <w:abstractNumId w:val="1313"/>
  </w:num>
  <w:num w:numId="264">
    <w:abstractNumId w:val="988"/>
  </w:num>
  <w:num w:numId="265">
    <w:abstractNumId w:val="134"/>
  </w:num>
  <w:num w:numId="266">
    <w:abstractNumId w:val="185"/>
  </w:num>
  <w:num w:numId="267">
    <w:abstractNumId w:val="1499"/>
  </w:num>
  <w:num w:numId="268">
    <w:abstractNumId w:val="850"/>
  </w:num>
  <w:num w:numId="269">
    <w:abstractNumId w:val="444"/>
  </w:num>
  <w:num w:numId="270">
    <w:abstractNumId w:val="1276"/>
  </w:num>
  <w:num w:numId="271">
    <w:abstractNumId w:val="521"/>
  </w:num>
  <w:num w:numId="272">
    <w:abstractNumId w:val="580"/>
  </w:num>
  <w:num w:numId="273">
    <w:abstractNumId w:val="1255"/>
  </w:num>
  <w:num w:numId="274">
    <w:abstractNumId w:val="688"/>
  </w:num>
  <w:num w:numId="275">
    <w:abstractNumId w:val="314"/>
  </w:num>
  <w:num w:numId="276">
    <w:abstractNumId w:val="124"/>
  </w:num>
  <w:num w:numId="277">
    <w:abstractNumId w:val="1090"/>
  </w:num>
  <w:num w:numId="278">
    <w:abstractNumId w:val="755"/>
  </w:num>
  <w:num w:numId="279">
    <w:abstractNumId w:val="1410"/>
  </w:num>
  <w:num w:numId="280">
    <w:abstractNumId w:val="166"/>
  </w:num>
  <w:num w:numId="281">
    <w:abstractNumId w:val="1460"/>
  </w:num>
  <w:num w:numId="282">
    <w:abstractNumId w:val="781"/>
  </w:num>
  <w:num w:numId="283">
    <w:abstractNumId w:val="214"/>
  </w:num>
  <w:num w:numId="284">
    <w:abstractNumId w:val="1122"/>
  </w:num>
  <w:num w:numId="285">
    <w:abstractNumId w:val="351"/>
  </w:num>
  <w:num w:numId="286">
    <w:abstractNumId w:val="964"/>
  </w:num>
  <w:num w:numId="287">
    <w:abstractNumId w:val="630"/>
  </w:num>
  <w:num w:numId="288">
    <w:abstractNumId w:val="1061"/>
  </w:num>
  <w:num w:numId="289">
    <w:abstractNumId w:val="297"/>
  </w:num>
  <w:num w:numId="290">
    <w:abstractNumId w:val="982"/>
  </w:num>
  <w:num w:numId="291">
    <w:abstractNumId w:val="517"/>
  </w:num>
  <w:num w:numId="292">
    <w:abstractNumId w:val="420"/>
  </w:num>
  <w:num w:numId="293">
    <w:abstractNumId w:val="456"/>
  </w:num>
  <w:num w:numId="294">
    <w:abstractNumId w:val="992"/>
  </w:num>
  <w:num w:numId="295">
    <w:abstractNumId w:val="1149"/>
  </w:num>
  <w:num w:numId="296">
    <w:abstractNumId w:val="1179"/>
  </w:num>
  <w:num w:numId="297">
    <w:abstractNumId w:val="19"/>
  </w:num>
  <w:num w:numId="298">
    <w:abstractNumId w:val="841"/>
  </w:num>
  <w:num w:numId="299">
    <w:abstractNumId w:val="640"/>
  </w:num>
  <w:num w:numId="300">
    <w:abstractNumId w:val="329"/>
  </w:num>
  <w:num w:numId="301">
    <w:abstractNumId w:val="350"/>
  </w:num>
  <w:num w:numId="302">
    <w:abstractNumId w:val="665"/>
  </w:num>
  <w:num w:numId="303">
    <w:abstractNumId w:val="986"/>
  </w:num>
  <w:num w:numId="304">
    <w:abstractNumId w:val="935"/>
  </w:num>
  <w:num w:numId="305">
    <w:abstractNumId w:val="714"/>
  </w:num>
  <w:num w:numId="306">
    <w:abstractNumId w:val="1072"/>
  </w:num>
  <w:num w:numId="307">
    <w:abstractNumId w:val="1194"/>
  </w:num>
  <w:num w:numId="308">
    <w:abstractNumId w:val="627"/>
    <w:lvlOverride w:ilvl="2">
      <w:lvl w:ilvl="2">
        <w:start w:val="1"/>
        <w:numFmt w:val="lowerRoman"/>
        <w:lvlText w:val="%3."/>
        <w:lvlJc w:val="right"/>
        <w:pPr>
          <w:tabs>
            <w:tab w:val="num" w:pos="1800"/>
          </w:tabs>
          <w:ind w:left="1800" w:hanging="360"/>
        </w:pPr>
        <w:rPr>
          <w:rFonts w:hint="default"/>
          <w:b w:val="0"/>
        </w:rPr>
      </w:lvl>
    </w:lvlOverride>
  </w:num>
  <w:num w:numId="309">
    <w:abstractNumId w:val="1322"/>
  </w:num>
  <w:num w:numId="310">
    <w:abstractNumId w:val="1493"/>
  </w:num>
  <w:num w:numId="311">
    <w:abstractNumId w:val="1147"/>
  </w:num>
  <w:num w:numId="312">
    <w:abstractNumId w:val="1354"/>
  </w:num>
  <w:num w:numId="313">
    <w:abstractNumId w:val="1161"/>
  </w:num>
  <w:num w:numId="314">
    <w:abstractNumId w:val="497"/>
  </w:num>
  <w:num w:numId="315">
    <w:abstractNumId w:val="1464"/>
  </w:num>
  <w:num w:numId="316">
    <w:abstractNumId w:val="686"/>
  </w:num>
  <w:num w:numId="317">
    <w:abstractNumId w:val="132"/>
  </w:num>
  <w:num w:numId="318">
    <w:abstractNumId w:val="1420"/>
  </w:num>
  <w:num w:numId="319">
    <w:abstractNumId w:val="1506"/>
  </w:num>
  <w:num w:numId="320">
    <w:abstractNumId w:val="1383"/>
  </w:num>
  <w:num w:numId="321">
    <w:abstractNumId w:val="218"/>
  </w:num>
  <w:num w:numId="322">
    <w:abstractNumId w:val="897"/>
  </w:num>
  <w:num w:numId="323">
    <w:abstractNumId w:val="895"/>
  </w:num>
  <w:num w:numId="324">
    <w:abstractNumId w:val="1078"/>
  </w:num>
  <w:num w:numId="325">
    <w:abstractNumId w:val="501"/>
  </w:num>
  <w:num w:numId="326">
    <w:abstractNumId w:val="1082"/>
  </w:num>
  <w:num w:numId="327">
    <w:abstractNumId w:val="39"/>
  </w:num>
  <w:num w:numId="328">
    <w:abstractNumId w:val="1269"/>
  </w:num>
  <w:num w:numId="329">
    <w:abstractNumId w:val="1575"/>
  </w:num>
  <w:num w:numId="330">
    <w:abstractNumId w:val="316"/>
  </w:num>
  <w:num w:numId="331">
    <w:abstractNumId w:val="1279"/>
  </w:num>
  <w:num w:numId="332">
    <w:abstractNumId w:val="193"/>
  </w:num>
  <w:num w:numId="333">
    <w:abstractNumId w:val="1551"/>
  </w:num>
  <w:num w:numId="334">
    <w:abstractNumId w:val="647"/>
  </w:num>
  <w:num w:numId="335">
    <w:abstractNumId w:val="1139"/>
  </w:num>
  <w:num w:numId="336">
    <w:abstractNumId w:val="636"/>
  </w:num>
  <w:num w:numId="337">
    <w:abstractNumId w:val="552"/>
  </w:num>
  <w:num w:numId="338">
    <w:abstractNumId w:val="674"/>
  </w:num>
  <w:num w:numId="339">
    <w:abstractNumId w:val="205"/>
  </w:num>
  <w:num w:numId="340">
    <w:abstractNumId w:val="598"/>
  </w:num>
  <w:num w:numId="341">
    <w:abstractNumId w:val="138"/>
  </w:num>
  <w:num w:numId="342">
    <w:abstractNumId w:val="228"/>
  </w:num>
  <w:num w:numId="343">
    <w:abstractNumId w:val="30"/>
  </w:num>
  <w:num w:numId="344">
    <w:abstractNumId w:val="1571"/>
  </w:num>
  <w:num w:numId="345">
    <w:abstractNumId w:val="147"/>
  </w:num>
  <w:num w:numId="346">
    <w:abstractNumId w:val="208"/>
  </w:num>
  <w:num w:numId="347">
    <w:abstractNumId w:val="200"/>
  </w:num>
  <w:num w:numId="348">
    <w:abstractNumId w:val="79"/>
  </w:num>
  <w:num w:numId="349">
    <w:abstractNumId w:val="1507"/>
  </w:num>
  <w:num w:numId="350">
    <w:abstractNumId w:val="499"/>
  </w:num>
  <w:num w:numId="351">
    <w:abstractNumId w:val="1428"/>
  </w:num>
  <w:num w:numId="352">
    <w:abstractNumId w:val="603"/>
  </w:num>
  <w:num w:numId="353">
    <w:abstractNumId w:val="396"/>
  </w:num>
  <w:num w:numId="354">
    <w:abstractNumId w:val="163"/>
  </w:num>
  <w:num w:numId="355">
    <w:abstractNumId w:val="85"/>
  </w:num>
  <w:num w:numId="356">
    <w:abstractNumId w:val="596"/>
  </w:num>
  <w:num w:numId="357">
    <w:abstractNumId w:val="1476"/>
  </w:num>
  <w:num w:numId="358">
    <w:abstractNumId w:val="63"/>
  </w:num>
  <w:num w:numId="359">
    <w:abstractNumId w:val="541"/>
  </w:num>
  <w:num w:numId="360">
    <w:abstractNumId w:val="1262"/>
  </w:num>
  <w:num w:numId="361">
    <w:abstractNumId w:val="137"/>
  </w:num>
  <w:num w:numId="362">
    <w:abstractNumId w:val="996"/>
  </w:num>
  <w:num w:numId="363">
    <w:abstractNumId w:val="1230"/>
  </w:num>
  <w:num w:numId="364">
    <w:abstractNumId w:val="309"/>
  </w:num>
  <w:num w:numId="365">
    <w:abstractNumId w:val="1094"/>
  </w:num>
  <w:num w:numId="366">
    <w:abstractNumId w:val="1513"/>
  </w:num>
  <w:num w:numId="367">
    <w:abstractNumId w:val="944"/>
  </w:num>
  <w:num w:numId="368">
    <w:abstractNumId w:val="957"/>
  </w:num>
  <w:num w:numId="369">
    <w:abstractNumId w:val="642"/>
  </w:num>
  <w:num w:numId="370">
    <w:abstractNumId w:val="1357"/>
  </w:num>
  <w:num w:numId="371">
    <w:abstractNumId w:val="391"/>
  </w:num>
  <w:num w:numId="372">
    <w:abstractNumId w:val="798"/>
  </w:num>
  <w:num w:numId="373">
    <w:abstractNumId w:val="401"/>
  </w:num>
  <w:num w:numId="374">
    <w:abstractNumId w:val="737"/>
  </w:num>
  <w:num w:numId="375">
    <w:abstractNumId w:val="812"/>
  </w:num>
  <w:num w:numId="376">
    <w:abstractNumId w:val="199"/>
  </w:num>
  <w:num w:numId="377">
    <w:abstractNumId w:val="148"/>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975"/>
  </w:num>
  <w:num w:numId="379">
    <w:abstractNumId w:val="1539"/>
  </w:num>
  <w:num w:numId="380">
    <w:abstractNumId w:val="1020"/>
  </w:num>
  <w:num w:numId="381">
    <w:abstractNumId w:val="866"/>
  </w:num>
  <w:num w:numId="382">
    <w:abstractNumId w:val="479"/>
  </w:num>
  <w:num w:numId="383">
    <w:abstractNumId w:val="1505"/>
  </w:num>
  <w:num w:numId="384">
    <w:abstractNumId w:val="1461"/>
  </w:num>
  <w:num w:numId="385">
    <w:abstractNumId w:val="362"/>
  </w:num>
  <w:num w:numId="386">
    <w:abstractNumId w:val="196"/>
  </w:num>
  <w:num w:numId="387">
    <w:abstractNumId w:val="483"/>
  </w:num>
  <w:num w:numId="388">
    <w:abstractNumId w:val="397"/>
  </w:num>
  <w:num w:numId="389">
    <w:abstractNumId w:val="161"/>
  </w:num>
  <w:num w:numId="390">
    <w:abstractNumId w:val="1467"/>
  </w:num>
  <w:num w:numId="391">
    <w:abstractNumId w:val="1569"/>
  </w:num>
  <w:num w:numId="392">
    <w:abstractNumId w:val="1525"/>
  </w:num>
  <w:num w:numId="393">
    <w:abstractNumId w:val="58"/>
  </w:num>
  <w:num w:numId="394">
    <w:abstractNumId w:val="1408"/>
  </w:num>
  <w:num w:numId="395">
    <w:abstractNumId w:val="1509"/>
  </w:num>
  <w:num w:numId="396">
    <w:abstractNumId w:val="1107"/>
  </w:num>
  <w:num w:numId="397">
    <w:abstractNumId w:val="449"/>
    <w:lvlOverride w:ilvl="1">
      <w:lvl w:ilvl="1">
        <w:start w:val="1"/>
        <w:numFmt w:val="lowerLetter"/>
        <w:lvlText w:val="%2."/>
        <w:lvlJc w:val="left"/>
        <w:pPr>
          <w:tabs>
            <w:tab w:val="num" w:pos="1080"/>
          </w:tabs>
          <w:ind w:left="1080" w:hanging="360"/>
        </w:pPr>
        <w:rPr>
          <w:rFonts w:hint="default"/>
          <w:i w:val="0"/>
        </w:rPr>
      </w:lvl>
    </w:lvlOverride>
  </w:num>
  <w:num w:numId="398">
    <w:abstractNumId w:val="847"/>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513"/>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861"/>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908"/>
  </w:num>
  <w:num w:numId="402">
    <w:abstractNumId w:val="308"/>
  </w:num>
  <w:num w:numId="403">
    <w:abstractNumId w:val="789"/>
  </w:num>
  <w:num w:numId="404">
    <w:abstractNumId w:val="402"/>
  </w:num>
  <w:num w:numId="405">
    <w:abstractNumId w:val="168"/>
  </w:num>
  <w:num w:numId="406">
    <w:abstractNumId w:val="276"/>
  </w:num>
  <w:num w:numId="407">
    <w:abstractNumId w:val="569"/>
  </w:num>
  <w:num w:numId="408">
    <w:abstractNumId w:val="1334"/>
  </w:num>
  <w:num w:numId="409">
    <w:abstractNumId w:val="1270"/>
  </w:num>
  <w:num w:numId="410">
    <w:abstractNumId w:val="1223"/>
  </w:num>
  <w:num w:numId="411">
    <w:abstractNumId w:val="1185"/>
  </w:num>
  <w:num w:numId="412">
    <w:abstractNumId w:val="608"/>
  </w:num>
  <w:num w:numId="413">
    <w:abstractNumId w:val="1199"/>
  </w:num>
  <w:num w:numId="414">
    <w:abstractNumId w:val="943"/>
  </w:num>
  <w:num w:numId="415">
    <w:abstractNumId w:val="1295"/>
  </w:num>
  <w:num w:numId="416">
    <w:abstractNumId w:val="1390"/>
  </w:num>
  <w:num w:numId="417">
    <w:abstractNumId w:val="713"/>
  </w:num>
  <w:num w:numId="418">
    <w:abstractNumId w:val="962"/>
  </w:num>
  <w:num w:numId="419">
    <w:abstractNumId w:val="622"/>
  </w:num>
  <w:num w:numId="420">
    <w:abstractNumId w:val="454"/>
  </w:num>
  <w:num w:numId="421">
    <w:abstractNumId w:val="424"/>
  </w:num>
  <w:num w:numId="422">
    <w:abstractNumId w:val="652"/>
  </w:num>
  <w:num w:numId="423">
    <w:abstractNumId w:val="1562"/>
  </w:num>
  <w:num w:numId="424">
    <w:abstractNumId w:val="851"/>
  </w:num>
  <w:num w:numId="425">
    <w:abstractNumId w:val="868"/>
  </w:num>
  <w:num w:numId="426">
    <w:abstractNumId w:val="440"/>
  </w:num>
  <w:num w:numId="427">
    <w:abstractNumId w:val="749"/>
  </w:num>
  <w:num w:numId="428">
    <w:abstractNumId w:val="524"/>
  </w:num>
  <w:num w:numId="429">
    <w:abstractNumId w:val="1101"/>
  </w:num>
  <w:num w:numId="430">
    <w:abstractNumId w:val="1510"/>
  </w:num>
  <w:num w:numId="431">
    <w:abstractNumId w:val="1087"/>
  </w:num>
  <w:num w:numId="432">
    <w:abstractNumId w:val="202"/>
  </w:num>
  <w:num w:numId="433">
    <w:abstractNumId w:val="1016"/>
  </w:num>
  <w:num w:numId="434">
    <w:abstractNumId w:val="658"/>
  </w:num>
  <w:num w:numId="435">
    <w:abstractNumId w:val="990"/>
  </w:num>
  <w:num w:numId="436">
    <w:abstractNumId w:val="1012"/>
  </w:num>
  <w:num w:numId="437">
    <w:abstractNumId w:val="910"/>
  </w:num>
  <w:num w:numId="438">
    <w:abstractNumId w:val="1287"/>
  </w:num>
  <w:num w:numId="439">
    <w:abstractNumId w:val="43"/>
  </w:num>
  <w:num w:numId="440">
    <w:abstractNumId w:val="649"/>
  </w:num>
  <w:num w:numId="441">
    <w:abstractNumId w:val="734"/>
  </w:num>
  <w:num w:numId="442">
    <w:abstractNumId w:val="1063"/>
  </w:num>
  <w:num w:numId="443">
    <w:abstractNumId w:val="912"/>
  </w:num>
  <w:num w:numId="444">
    <w:abstractNumId w:val="1366"/>
  </w:num>
  <w:num w:numId="445">
    <w:abstractNumId w:val="567"/>
  </w:num>
  <w:num w:numId="446">
    <w:abstractNumId w:val="1146"/>
  </w:num>
  <w:num w:numId="447">
    <w:abstractNumId w:val="821"/>
  </w:num>
  <w:num w:numId="448">
    <w:abstractNumId w:val="570"/>
  </w:num>
  <w:num w:numId="449">
    <w:abstractNumId w:val="365"/>
  </w:num>
  <w:num w:numId="450">
    <w:abstractNumId w:val="746"/>
  </w:num>
  <w:num w:numId="451">
    <w:abstractNumId w:val="546"/>
  </w:num>
  <w:num w:numId="452">
    <w:abstractNumId w:val="1002"/>
  </w:num>
  <w:num w:numId="453">
    <w:abstractNumId w:val="215"/>
  </w:num>
  <w:num w:numId="454">
    <w:abstractNumId w:val="53"/>
  </w:num>
  <w:num w:numId="455">
    <w:abstractNumId w:val="1163"/>
  </w:num>
  <w:num w:numId="456">
    <w:abstractNumId w:val="731"/>
  </w:num>
  <w:num w:numId="457">
    <w:abstractNumId w:val="88"/>
  </w:num>
  <w:num w:numId="458">
    <w:abstractNumId w:val="554"/>
  </w:num>
  <w:num w:numId="459">
    <w:abstractNumId w:val="75"/>
  </w:num>
  <w:num w:numId="460">
    <w:abstractNumId w:val="915"/>
  </w:num>
  <w:num w:numId="461">
    <w:abstractNumId w:val="222"/>
  </w:num>
  <w:num w:numId="462">
    <w:abstractNumId w:val="1317"/>
  </w:num>
  <w:num w:numId="463">
    <w:abstractNumId w:val="393"/>
  </w:num>
  <w:num w:numId="464">
    <w:abstractNumId w:val="427"/>
  </w:num>
  <w:num w:numId="465">
    <w:abstractNumId w:val="681"/>
  </w:num>
  <w:num w:numId="466">
    <w:abstractNumId w:val="40"/>
  </w:num>
  <w:num w:numId="467">
    <w:abstractNumId w:val="443"/>
  </w:num>
  <w:num w:numId="468">
    <w:abstractNumId w:val="1031"/>
  </w:num>
  <w:num w:numId="469">
    <w:abstractNumId w:val="116"/>
  </w:num>
  <w:num w:numId="470">
    <w:abstractNumId w:val="469"/>
  </w:num>
  <w:num w:numId="471">
    <w:abstractNumId w:val="863"/>
  </w:num>
  <w:num w:numId="472">
    <w:abstractNumId w:val="802"/>
  </w:num>
  <w:num w:numId="473">
    <w:abstractNumId w:val="500"/>
  </w:num>
  <w:num w:numId="474">
    <w:abstractNumId w:val="481"/>
  </w:num>
  <w:num w:numId="475">
    <w:abstractNumId w:val="1220"/>
  </w:num>
  <w:num w:numId="476">
    <w:abstractNumId w:val="991"/>
  </w:num>
  <w:num w:numId="477">
    <w:abstractNumId w:val="337"/>
  </w:num>
  <w:num w:numId="478">
    <w:abstractNumId w:val="55"/>
  </w:num>
  <w:num w:numId="479">
    <w:abstractNumId w:val="663"/>
  </w:num>
  <w:num w:numId="480">
    <w:abstractNumId w:val="671"/>
  </w:num>
  <w:num w:numId="481">
    <w:abstractNumId w:val="542"/>
  </w:num>
  <w:num w:numId="482">
    <w:abstractNumId w:val="881"/>
  </w:num>
  <w:num w:numId="483">
    <w:abstractNumId w:val="144"/>
  </w:num>
  <w:num w:numId="484">
    <w:abstractNumId w:val="1326"/>
  </w:num>
  <w:num w:numId="485">
    <w:abstractNumId w:val="539"/>
  </w:num>
  <w:num w:numId="486">
    <w:abstractNumId w:val="8"/>
  </w:num>
  <w:num w:numId="487">
    <w:abstractNumId w:val="65"/>
  </w:num>
  <w:num w:numId="488">
    <w:abstractNumId w:val="632"/>
  </w:num>
  <w:num w:numId="489">
    <w:abstractNumId w:val="1522"/>
  </w:num>
  <w:num w:numId="490">
    <w:abstractNumId w:val="783"/>
  </w:num>
  <w:num w:numId="491">
    <w:abstractNumId w:val="1340"/>
  </w:num>
  <w:num w:numId="492">
    <w:abstractNumId w:val="725"/>
  </w:num>
  <w:num w:numId="493">
    <w:abstractNumId w:val="816"/>
  </w:num>
  <w:num w:numId="494">
    <w:abstractNumId w:val="253"/>
  </w:num>
  <w:num w:numId="495">
    <w:abstractNumId w:val="966"/>
  </w:num>
  <w:num w:numId="496">
    <w:abstractNumId w:val="1079"/>
  </w:num>
  <w:num w:numId="497">
    <w:abstractNumId w:val="1258"/>
  </w:num>
  <w:num w:numId="498">
    <w:abstractNumId w:val="243"/>
  </w:num>
  <w:num w:numId="499">
    <w:abstractNumId w:val="174"/>
  </w:num>
  <w:num w:numId="500">
    <w:abstractNumId w:val="1244"/>
  </w:num>
  <w:num w:numId="501">
    <w:abstractNumId w:val="864"/>
  </w:num>
  <w:num w:numId="502">
    <w:abstractNumId w:val="1275"/>
  </w:num>
  <w:num w:numId="503">
    <w:abstractNumId w:val="1010"/>
  </w:num>
  <w:num w:numId="504">
    <w:abstractNumId w:val="186"/>
  </w:num>
  <w:num w:numId="505">
    <w:abstractNumId w:val="776"/>
  </w:num>
  <w:num w:numId="506">
    <w:abstractNumId w:val="241"/>
  </w:num>
  <w:num w:numId="507">
    <w:abstractNumId w:val="1299"/>
  </w:num>
  <w:num w:numId="508">
    <w:abstractNumId w:val="518"/>
  </w:num>
  <w:num w:numId="509">
    <w:abstractNumId w:val="414"/>
  </w:num>
  <w:num w:numId="510">
    <w:abstractNumId w:val="814"/>
  </w:num>
  <w:num w:numId="511">
    <w:abstractNumId w:val="11"/>
  </w:num>
  <w:num w:numId="512">
    <w:abstractNumId w:val="1508"/>
  </w:num>
  <w:num w:numId="513">
    <w:abstractNumId w:val="319"/>
  </w:num>
  <w:num w:numId="514">
    <w:abstractNumId w:val="742"/>
  </w:num>
  <w:num w:numId="515">
    <w:abstractNumId w:val="1245"/>
  </w:num>
  <w:num w:numId="516">
    <w:abstractNumId w:val="1138"/>
  </w:num>
  <w:num w:numId="517">
    <w:abstractNumId w:val="987"/>
  </w:num>
  <w:num w:numId="518">
    <w:abstractNumId w:val="573"/>
  </w:num>
  <w:num w:numId="519">
    <w:abstractNumId w:val="471"/>
  </w:num>
  <w:num w:numId="520">
    <w:abstractNumId w:val="1098"/>
  </w:num>
  <w:num w:numId="521">
    <w:abstractNumId w:val="830"/>
  </w:num>
  <w:num w:numId="522">
    <w:abstractNumId w:val="1504"/>
  </w:num>
  <w:num w:numId="523">
    <w:abstractNumId w:val="1498"/>
  </w:num>
  <w:num w:numId="524">
    <w:abstractNumId w:val="655"/>
  </w:num>
  <w:num w:numId="525">
    <w:abstractNumId w:val="525"/>
  </w:num>
  <w:num w:numId="526">
    <w:abstractNumId w:val="1140"/>
  </w:num>
  <w:num w:numId="527">
    <w:abstractNumId w:val="1563"/>
  </w:num>
  <w:num w:numId="528">
    <w:abstractNumId w:val="1362"/>
  </w:num>
  <w:num w:numId="529">
    <w:abstractNumId w:val="520"/>
  </w:num>
  <w:num w:numId="530">
    <w:abstractNumId w:val="383"/>
  </w:num>
  <w:num w:numId="531">
    <w:abstractNumId w:val="234"/>
  </w:num>
  <w:num w:numId="532">
    <w:abstractNumId w:val="720"/>
  </w:num>
  <w:num w:numId="533">
    <w:abstractNumId w:val="335"/>
  </w:num>
  <w:num w:numId="534">
    <w:abstractNumId w:val="577"/>
  </w:num>
  <w:num w:numId="535">
    <w:abstractNumId w:val="1448"/>
  </w:num>
  <w:num w:numId="536">
    <w:abstractNumId w:val="885"/>
  </w:num>
  <w:num w:numId="537">
    <w:abstractNumId w:val="572"/>
  </w:num>
  <w:num w:numId="538">
    <w:abstractNumId w:val="1358"/>
  </w:num>
  <w:num w:numId="539">
    <w:abstractNumId w:val="1435"/>
  </w:num>
  <w:num w:numId="540">
    <w:abstractNumId w:val="340"/>
  </w:num>
  <w:num w:numId="541">
    <w:abstractNumId w:val="1527"/>
  </w:num>
  <w:num w:numId="542">
    <w:abstractNumId w:val="267"/>
  </w:num>
  <w:num w:numId="543">
    <w:abstractNumId w:val="1034"/>
  </w:num>
  <w:num w:numId="544">
    <w:abstractNumId w:val="1377"/>
  </w:num>
  <w:num w:numId="545">
    <w:abstractNumId w:val="1134"/>
  </w:num>
  <w:num w:numId="546">
    <w:abstractNumId w:val="1151"/>
  </w:num>
  <w:num w:numId="547">
    <w:abstractNumId w:val="1289"/>
  </w:num>
  <w:num w:numId="548">
    <w:abstractNumId w:val="860"/>
  </w:num>
  <w:num w:numId="549">
    <w:abstractNumId w:val="1561"/>
  </w:num>
  <w:num w:numId="550">
    <w:abstractNumId w:val="1375"/>
  </w:num>
  <w:num w:numId="551">
    <w:abstractNumId w:val="269"/>
  </w:num>
  <w:num w:numId="552">
    <w:abstractNumId w:val="763"/>
  </w:num>
  <w:num w:numId="553">
    <w:abstractNumId w:val="1332"/>
  </w:num>
  <w:num w:numId="554">
    <w:abstractNumId w:val="1303"/>
  </w:num>
  <w:num w:numId="555">
    <w:abstractNumId w:val="367"/>
  </w:num>
  <w:num w:numId="556">
    <w:abstractNumId w:val="735"/>
  </w:num>
  <w:num w:numId="557">
    <w:abstractNumId w:val="254"/>
  </w:num>
  <w:num w:numId="558">
    <w:abstractNumId w:val="73"/>
  </w:num>
  <w:num w:numId="559">
    <w:abstractNumId w:val="1466"/>
  </w:num>
  <w:num w:numId="560">
    <w:abstractNumId w:val="212"/>
  </w:num>
  <w:num w:numId="561">
    <w:abstractNumId w:val="1494"/>
  </w:num>
  <w:num w:numId="562">
    <w:abstractNumId w:val="392"/>
  </w:num>
  <w:num w:numId="563">
    <w:abstractNumId w:val="1011"/>
  </w:num>
  <w:num w:numId="564">
    <w:abstractNumId w:val="247"/>
  </w:num>
  <w:num w:numId="565">
    <w:abstractNumId w:val="575"/>
  </w:num>
  <w:num w:numId="566">
    <w:abstractNumId w:val="1266"/>
  </w:num>
  <w:num w:numId="567">
    <w:abstractNumId w:val="1459"/>
  </w:num>
  <w:num w:numId="568">
    <w:abstractNumId w:val="719"/>
  </w:num>
  <w:num w:numId="569">
    <w:abstractNumId w:val="333"/>
  </w:num>
  <w:num w:numId="570">
    <w:abstractNumId w:val="1329"/>
  </w:num>
  <w:num w:numId="571">
    <w:abstractNumId w:val="299"/>
  </w:num>
  <w:num w:numId="572">
    <w:abstractNumId w:val="382"/>
  </w:num>
  <w:num w:numId="573">
    <w:abstractNumId w:val="23"/>
  </w:num>
  <w:num w:numId="574">
    <w:abstractNumId w:val="1133"/>
  </w:num>
  <w:num w:numId="575">
    <w:abstractNumId w:val="346"/>
  </w:num>
  <w:num w:numId="576">
    <w:abstractNumId w:val="800"/>
  </w:num>
  <w:num w:numId="577">
    <w:abstractNumId w:val="1328"/>
  </w:num>
  <w:num w:numId="578">
    <w:abstractNumId w:val="1318"/>
  </w:num>
  <w:num w:numId="579">
    <w:abstractNumId w:val="441"/>
  </w:num>
  <w:num w:numId="580">
    <w:abstractNumId w:val="1039"/>
  </w:num>
  <w:num w:numId="581">
    <w:abstractNumId w:val="698"/>
  </w:num>
  <w:num w:numId="582">
    <w:abstractNumId w:val="1242"/>
  </w:num>
  <w:num w:numId="583">
    <w:abstractNumId w:val="1234"/>
  </w:num>
  <w:num w:numId="584">
    <w:abstractNumId w:val="347"/>
  </w:num>
  <w:num w:numId="585">
    <w:abstractNumId w:val="1272"/>
  </w:num>
  <w:num w:numId="586">
    <w:abstractNumId w:val="940"/>
  </w:num>
  <w:num w:numId="587">
    <w:abstractNumId w:val="1097"/>
  </w:num>
  <w:num w:numId="588">
    <w:abstractNumId w:val="466"/>
  </w:num>
  <w:num w:numId="589">
    <w:abstractNumId w:val="1114"/>
  </w:num>
  <w:num w:numId="590">
    <w:abstractNumId w:val="1560"/>
  </w:num>
  <w:num w:numId="591">
    <w:abstractNumId w:val="1231"/>
  </w:num>
  <w:num w:numId="592">
    <w:abstractNumId w:val="932"/>
  </w:num>
  <w:num w:numId="593">
    <w:abstractNumId w:val="207"/>
  </w:num>
  <w:num w:numId="594">
    <w:abstractNumId w:val="1081"/>
  </w:num>
  <w:num w:numId="595">
    <w:abstractNumId w:val="543"/>
  </w:num>
  <w:num w:numId="596">
    <w:abstractNumId w:val="1429"/>
  </w:num>
  <w:num w:numId="597">
    <w:abstractNumId w:val="29"/>
  </w:num>
  <w:num w:numId="598">
    <w:abstractNumId w:val="670"/>
  </w:num>
  <w:num w:numId="599">
    <w:abstractNumId w:val="86"/>
  </w:num>
  <w:num w:numId="600">
    <w:abstractNumId w:val="761"/>
  </w:num>
  <w:num w:numId="601">
    <w:abstractNumId w:val="1471"/>
  </w:num>
  <w:num w:numId="602">
    <w:abstractNumId w:val="537"/>
  </w:num>
  <w:num w:numId="603">
    <w:abstractNumId w:val="306"/>
  </w:num>
  <w:num w:numId="604">
    <w:abstractNumId w:val="101"/>
  </w:num>
  <w:num w:numId="605">
    <w:abstractNumId w:val="919"/>
  </w:num>
  <w:num w:numId="606">
    <w:abstractNumId w:val="843"/>
  </w:num>
  <w:num w:numId="607">
    <w:abstractNumId w:val="921"/>
  </w:num>
  <w:num w:numId="608">
    <w:abstractNumId w:val="661"/>
  </w:num>
  <w:num w:numId="609">
    <w:abstractNumId w:val="1125"/>
  </w:num>
  <w:num w:numId="610">
    <w:abstractNumId w:val="46"/>
  </w:num>
  <w:num w:numId="611">
    <w:abstractNumId w:val="32"/>
  </w:num>
  <w:num w:numId="612">
    <w:abstractNumId w:val="221"/>
  </w:num>
  <w:num w:numId="613">
    <w:abstractNumId w:val="1073"/>
  </w:num>
  <w:num w:numId="614">
    <w:abstractNumId w:val="173"/>
  </w:num>
  <w:num w:numId="615">
    <w:abstractNumId w:val="933"/>
  </w:num>
  <w:num w:numId="616">
    <w:abstractNumId w:val="582"/>
  </w:num>
  <w:num w:numId="617">
    <w:abstractNumId w:val="384"/>
  </w:num>
  <w:num w:numId="618">
    <w:abstractNumId w:val="965"/>
  </w:num>
  <w:num w:numId="619">
    <w:abstractNumId w:val="271"/>
  </w:num>
  <w:num w:numId="620">
    <w:abstractNumId w:val="857"/>
  </w:num>
  <w:num w:numId="621">
    <w:abstractNumId w:val="1462"/>
  </w:num>
  <w:num w:numId="622">
    <w:abstractNumId w:val="50"/>
  </w:num>
  <w:num w:numId="623">
    <w:abstractNumId w:val="376"/>
  </w:num>
  <w:num w:numId="624">
    <w:abstractNumId w:val="1528"/>
  </w:num>
  <w:num w:numId="625">
    <w:abstractNumId w:val="62"/>
  </w:num>
  <w:num w:numId="626">
    <w:abstractNumId w:val="1026"/>
  </w:num>
  <w:num w:numId="627">
    <w:abstractNumId w:val="233"/>
  </w:num>
  <w:num w:numId="628">
    <w:abstractNumId w:val="1096"/>
  </w:num>
  <w:num w:numId="629">
    <w:abstractNumId w:val="283"/>
  </w:num>
  <w:num w:numId="630">
    <w:abstractNumId w:val="287"/>
  </w:num>
  <w:num w:numId="631">
    <w:abstractNumId w:val="767"/>
  </w:num>
  <w:num w:numId="632">
    <w:abstractNumId w:val="24"/>
  </w:num>
  <w:num w:numId="633">
    <w:abstractNumId w:val="275"/>
  </w:num>
  <w:num w:numId="634">
    <w:abstractNumId w:val="1402"/>
  </w:num>
  <w:num w:numId="635">
    <w:abstractNumId w:val="951"/>
  </w:num>
  <w:num w:numId="636">
    <w:abstractNumId w:val="1260"/>
  </w:num>
  <w:num w:numId="637">
    <w:abstractNumId w:val="1294"/>
  </w:num>
  <w:num w:numId="638">
    <w:abstractNumId w:val="896"/>
  </w:num>
  <w:num w:numId="639">
    <w:abstractNumId w:val="293"/>
  </w:num>
  <w:num w:numId="640">
    <w:abstractNumId w:val="1475"/>
  </w:num>
  <w:num w:numId="641">
    <w:abstractNumId w:val="216"/>
  </w:num>
  <w:num w:numId="642">
    <w:abstractNumId w:val="818"/>
  </w:num>
  <w:num w:numId="643">
    <w:abstractNumId w:val="123"/>
  </w:num>
  <w:num w:numId="644">
    <w:abstractNumId w:val="1489"/>
  </w:num>
  <w:num w:numId="645">
    <w:abstractNumId w:val="1363"/>
  </w:num>
  <w:num w:numId="646">
    <w:abstractNumId w:val="922"/>
  </w:num>
  <w:num w:numId="647">
    <w:abstractNumId w:val="973"/>
  </w:num>
  <w:num w:numId="648">
    <w:abstractNumId w:val="1397"/>
  </w:num>
  <w:num w:numId="649">
    <w:abstractNumId w:val="1432"/>
  </w:num>
  <w:num w:numId="650">
    <w:abstractNumId w:val="1180"/>
  </w:num>
  <w:num w:numId="651">
    <w:abstractNumId w:val="1339"/>
  </w:num>
  <w:num w:numId="652">
    <w:abstractNumId w:val="1058"/>
  </w:num>
  <w:num w:numId="653">
    <w:abstractNumId w:val="1379"/>
  </w:num>
  <w:num w:numId="654">
    <w:abstractNumId w:val="279"/>
  </w:num>
  <w:num w:numId="655">
    <w:abstractNumId w:val="768"/>
  </w:num>
  <w:num w:numId="656">
    <w:abstractNumId w:val="280"/>
  </w:num>
  <w:num w:numId="657">
    <w:abstractNumId w:val="623"/>
  </w:num>
  <w:num w:numId="658">
    <w:abstractNumId w:val="620"/>
  </w:num>
  <w:num w:numId="659">
    <w:abstractNumId w:val="852"/>
  </w:num>
  <w:num w:numId="660">
    <w:abstractNumId w:val="823"/>
  </w:num>
  <w:num w:numId="661">
    <w:abstractNumId w:val="752"/>
  </w:num>
  <w:num w:numId="662">
    <w:abstractNumId w:val="1488"/>
  </w:num>
  <w:num w:numId="663">
    <w:abstractNumId w:val="1370"/>
  </w:num>
  <w:num w:numId="664">
    <w:abstractNumId w:val="723"/>
  </w:num>
  <w:num w:numId="665">
    <w:abstractNumId w:val="258"/>
  </w:num>
  <w:num w:numId="666">
    <w:abstractNumId w:val="848"/>
  </w:num>
  <w:num w:numId="667">
    <w:abstractNumId w:val="110"/>
  </w:num>
  <w:num w:numId="668">
    <w:abstractNumId w:val="1445"/>
  </w:num>
  <w:num w:numId="669">
    <w:abstractNumId w:val="595"/>
  </w:num>
  <w:num w:numId="670">
    <w:abstractNumId w:val="1238"/>
  </w:num>
  <w:num w:numId="671">
    <w:abstractNumId w:val="1309"/>
  </w:num>
  <w:num w:numId="672">
    <w:abstractNumId w:val="976"/>
  </w:num>
  <w:num w:numId="673">
    <w:abstractNumId w:val="151"/>
  </w:num>
  <w:num w:numId="674">
    <w:abstractNumId w:val="1395"/>
  </w:num>
  <w:num w:numId="675">
    <w:abstractNumId w:val="368"/>
  </w:num>
  <w:num w:numId="676">
    <w:abstractNumId w:val="1120"/>
  </w:num>
  <w:num w:numId="677">
    <w:abstractNumId w:val="140"/>
  </w:num>
  <w:num w:numId="678">
    <w:abstractNumId w:val="635"/>
  </w:num>
  <w:num w:numId="679">
    <w:abstractNumId w:val="1349"/>
  </w:num>
  <w:num w:numId="680">
    <w:abstractNumId w:val="625"/>
  </w:num>
  <w:num w:numId="681">
    <w:abstractNumId w:val="412"/>
  </w:num>
  <w:num w:numId="682">
    <w:abstractNumId w:val="1253"/>
  </w:num>
  <w:num w:numId="683">
    <w:abstractNumId w:val="477"/>
  </w:num>
  <w:num w:numId="684">
    <w:abstractNumId w:val="145"/>
  </w:num>
  <w:num w:numId="685">
    <w:abstractNumId w:val="1216"/>
  </w:num>
  <w:num w:numId="686">
    <w:abstractNumId w:val="336"/>
  </w:num>
  <w:num w:numId="687">
    <w:abstractNumId w:val="164"/>
  </w:num>
  <w:num w:numId="688">
    <w:abstractNumId w:val="967"/>
  </w:num>
  <w:num w:numId="689">
    <w:abstractNumId w:val="1403"/>
  </w:num>
  <w:num w:numId="690">
    <w:abstractNumId w:val="1304"/>
  </w:num>
  <w:num w:numId="691">
    <w:abstractNumId w:val="237"/>
  </w:num>
  <w:num w:numId="692">
    <w:abstractNumId w:val="9"/>
  </w:num>
  <w:num w:numId="693">
    <w:abstractNumId w:val="876"/>
  </w:num>
  <w:num w:numId="694">
    <w:abstractNumId w:val="1112"/>
  </w:num>
  <w:num w:numId="695">
    <w:abstractNumId w:val="1083"/>
  </w:num>
  <w:num w:numId="696">
    <w:abstractNumId w:val="20"/>
  </w:num>
  <w:num w:numId="697">
    <w:abstractNumId w:val="296"/>
  </w:num>
  <w:num w:numId="698">
    <w:abstractNumId w:val="348"/>
  </w:num>
  <w:num w:numId="699">
    <w:abstractNumId w:val="1415"/>
  </w:num>
  <w:num w:numId="700">
    <w:abstractNumId w:val="462"/>
  </w:num>
  <w:num w:numId="701">
    <w:abstractNumId w:val="1439"/>
  </w:num>
  <w:num w:numId="702">
    <w:abstractNumId w:val="1124"/>
  </w:num>
  <w:num w:numId="703">
    <w:abstractNumId w:val="49"/>
  </w:num>
  <w:num w:numId="704">
    <w:abstractNumId w:val="1186"/>
  </w:num>
  <w:num w:numId="705">
    <w:abstractNumId w:val="127"/>
  </w:num>
  <w:num w:numId="706">
    <w:abstractNumId w:val="1570"/>
  </w:num>
  <w:num w:numId="707">
    <w:abstractNumId w:val="924"/>
  </w:num>
  <w:num w:numId="708">
    <w:abstractNumId w:val="1470"/>
  </w:num>
  <w:num w:numId="709">
    <w:abstractNumId w:val="113"/>
  </w:num>
  <w:num w:numId="710">
    <w:abstractNumId w:val="409"/>
  </w:num>
  <w:num w:numId="711">
    <w:abstractNumId w:val="590"/>
  </w:num>
  <w:num w:numId="712">
    <w:abstractNumId w:val="1054"/>
  </w:num>
  <w:num w:numId="713">
    <w:abstractNumId w:val="827"/>
  </w:num>
  <w:num w:numId="714">
    <w:abstractNumId w:val="1019"/>
  </w:num>
  <w:num w:numId="715">
    <w:abstractNumId w:val="274"/>
  </w:num>
  <w:num w:numId="716">
    <w:abstractNumId w:val="958"/>
  </w:num>
  <w:num w:numId="717">
    <w:abstractNumId w:val="545"/>
  </w:num>
  <w:num w:numId="718">
    <w:abstractNumId w:val="257"/>
  </w:num>
  <w:num w:numId="719">
    <w:abstractNumId w:val="775"/>
  </w:num>
  <w:num w:numId="720">
    <w:abstractNumId w:val="568"/>
  </w:num>
  <w:num w:numId="721">
    <w:abstractNumId w:val="978"/>
  </w:num>
  <w:num w:numId="722">
    <w:abstractNumId w:val="180"/>
  </w:num>
  <w:num w:numId="723">
    <w:abstractNumId w:val="810"/>
  </w:num>
  <w:num w:numId="724">
    <w:abstractNumId w:val="678"/>
  </w:num>
  <w:num w:numId="725">
    <w:abstractNumId w:val="653"/>
  </w:num>
  <w:num w:numId="726">
    <w:abstractNumId w:val="787"/>
  </w:num>
  <w:num w:numId="727">
    <w:abstractNumId w:val="619"/>
  </w:num>
  <w:num w:numId="728">
    <w:abstractNumId w:val="702"/>
  </w:num>
  <w:num w:numId="729">
    <w:abstractNumId w:val="597"/>
  </w:num>
  <w:num w:numId="730">
    <w:abstractNumId w:val="651"/>
  </w:num>
  <w:num w:numId="731">
    <w:abstractNumId w:val="1515"/>
  </w:num>
  <w:num w:numId="732">
    <w:abstractNumId w:val="131"/>
  </w:num>
  <w:num w:numId="733">
    <w:abstractNumId w:val="604"/>
  </w:num>
  <w:num w:numId="734">
    <w:abstractNumId w:val="1555"/>
  </w:num>
  <w:num w:numId="735">
    <w:abstractNumId w:val="831"/>
  </w:num>
  <w:num w:numId="736">
    <w:abstractNumId w:val="605"/>
  </w:num>
  <w:num w:numId="737">
    <w:abstractNumId w:val="1447"/>
  </w:num>
  <w:num w:numId="738">
    <w:abstractNumId w:val="445"/>
  </w:num>
  <w:num w:numId="739">
    <w:abstractNumId w:val="606"/>
  </w:num>
  <w:num w:numId="740">
    <w:abstractNumId w:val="730"/>
  </w:num>
  <w:num w:numId="741">
    <w:abstractNumId w:val="1077"/>
  </w:num>
  <w:num w:numId="742">
    <w:abstractNumId w:val="607"/>
  </w:num>
  <w:num w:numId="743">
    <w:abstractNumId w:val="361"/>
  </w:num>
  <w:num w:numId="744">
    <w:abstractNumId w:val="1204"/>
  </w:num>
  <w:num w:numId="745">
    <w:abstractNumId w:val="273"/>
  </w:num>
  <w:num w:numId="746">
    <w:abstractNumId w:val="1558"/>
  </w:num>
  <w:num w:numId="747">
    <w:abstractNumId w:val="886"/>
  </w:num>
  <w:num w:numId="748">
    <w:abstractNumId w:val="1257"/>
  </w:num>
  <w:num w:numId="749">
    <w:abstractNumId w:val="795"/>
  </w:num>
  <w:num w:numId="750">
    <w:abstractNumId w:val="656"/>
  </w:num>
  <w:num w:numId="751">
    <w:abstractNumId w:val="916"/>
  </w:num>
  <w:num w:numId="752">
    <w:abstractNumId w:val="155"/>
  </w:num>
  <w:num w:numId="753">
    <w:abstractNumId w:val="68"/>
  </w:num>
  <w:num w:numId="754">
    <w:abstractNumId w:val="345"/>
  </w:num>
  <w:num w:numId="755">
    <w:abstractNumId w:val="1069"/>
  </w:num>
  <w:num w:numId="756">
    <w:abstractNumId w:val="1296"/>
  </w:num>
  <w:num w:numId="757">
    <w:abstractNumId w:val="56"/>
  </w:num>
  <w:num w:numId="758">
    <w:abstractNumId w:val="1221"/>
  </w:num>
  <w:num w:numId="759">
    <w:abstractNumId w:val="1043"/>
  </w:num>
  <w:num w:numId="760">
    <w:abstractNumId w:val="512"/>
  </w:num>
  <w:num w:numId="761">
    <w:abstractNumId w:val="1544"/>
  </w:num>
  <w:num w:numId="762">
    <w:abstractNumId w:val="386"/>
  </w:num>
  <w:num w:numId="763">
    <w:abstractNumId w:val="634"/>
  </w:num>
  <w:num w:numId="764">
    <w:abstractNumId w:val="1066"/>
  </w:num>
  <w:num w:numId="765">
    <w:abstractNumId w:val="1135"/>
  </w:num>
  <w:num w:numId="766">
    <w:abstractNumId w:val="436"/>
  </w:num>
  <w:num w:numId="767">
    <w:abstractNumId w:val="1373"/>
  </w:num>
  <w:num w:numId="768">
    <w:abstractNumId w:val="842"/>
  </w:num>
  <w:num w:numId="769">
    <w:abstractNumId w:val="1311"/>
  </w:num>
  <w:num w:numId="770">
    <w:abstractNumId w:val="1486"/>
  </w:num>
  <w:num w:numId="771">
    <w:abstractNumId w:val="1167"/>
  </w:num>
  <w:num w:numId="772">
    <w:abstractNumId w:val="917"/>
  </w:num>
  <w:num w:numId="773">
    <w:abstractNumId w:val="156"/>
  </w:num>
  <w:num w:numId="774">
    <w:abstractNumId w:val="31"/>
  </w:num>
  <w:num w:numId="775">
    <w:abstractNumId w:val="1119"/>
  </w:num>
  <w:num w:numId="776">
    <w:abstractNumId w:val="321"/>
  </w:num>
  <w:num w:numId="777">
    <w:abstractNumId w:val="1424"/>
  </w:num>
  <w:num w:numId="778">
    <w:abstractNumId w:val="270"/>
  </w:num>
  <w:num w:numId="779">
    <w:abstractNumId w:val="617"/>
  </w:num>
  <w:num w:numId="780">
    <w:abstractNumId w:val="76"/>
  </w:num>
  <w:num w:numId="781">
    <w:abstractNumId w:val="1188"/>
  </w:num>
  <w:num w:numId="782">
    <w:abstractNumId w:val="67"/>
  </w:num>
  <w:num w:numId="783">
    <w:abstractNumId w:val="1099"/>
  </w:num>
  <w:num w:numId="784">
    <w:abstractNumId w:val="250"/>
  </w:num>
  <w:num w:numId="785">
    <w:abstractNumId w:val="410"/>
  </w:num>
  <w:num w:numId="786">
    <w:abstractNumId w:val="1118"/>
  </w:num>
  <w:num w:numId="787">
    <w:abstractNumId w:val="1224"/>
  </w:num>
  <w:num w:numId="788">
    <w:abstractNumId w:val="1350"/>
  </w:num>
  <w:num w:numId="789">
    <w:abstractNumId w:val="1490"/>
  </w:num>
  <w:num w:numId="790">
    <w:abstractNumId w:val="914"/>
  </w:num>
  <w:num w:numId="791">
    <w:abstractNumId w:val="1008"/>
  </w:num>
  <w:num w:numId="792">
    <w:abstractNumId w:val="22"/>
  </w:num>
  <w:num w:numId="793">
    <w:abstractNumId w:val="710"/>
  </w:num>
  <w:num w:numId="794">
    <w:abstractNumId w:val="743"/>
  </w:num>
  <w:num w:numId="795">
    <w:abstractNumId w:val="1477"/>
  </w:num>
  <w:num w:numId="796">
    <w:abstractNumId w:val="3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360"/>
  </w:num>
  <w:num w:numId="798">
    <w:abstractNumId w:val="403"/>
  </w:num>
  <w:num w:numId="799">
    <w:abstractNumId w:val="369"/>
  </w:num>
  <w:num w:numId="800">
    <w:abstractNumId w:val="899"/>
  </w:num>
  <w:num w:numId="801">
    <w:abstractNumId w:val="861"/>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551"/>
  </w:num>
  <w:num w:numId="803">
    <w:abstractNumId w:val="1520"/>
  </w:num>
  <w:num w:numId="804">
    <w:abstractNumId w:val="777"/>
  </w:num>
  <w:num w:numId="805">
    <w:abstractNumId w:val="563"/>
  </w:num>
  <w:num w:numId="806">
    <w:abstractNumId w:val="1170"/>
  </w:num>
  <w:num w:numId="807">
    <w:abstractNumId w:val="1458"/>
  </w:num>
  <w:num w:numId="808">
    <w:abstractNumId w:val="1137"/>
  </w:num>
  <w:num w:numId="809">
    <w:abstractNumId w:val="829"/>
  </w:num>
  <w:num w:numId="810">
    <w:abstractNumId w:val="459"/>
  </w:num>
  <w:num w:numId="811">
    <w:abstractNumId w:val="64"/>
  </w:num>
  <w:num w:numId="812">
    <w:abstractNumId w:val="971"/>
  </w:num>
  <w:num w:numId="813">
    <w:abstractNumId w:val="533"/>
  </w:num>
  <w:num w:numId="814">
    <w:abstractNumId w:val="1566"/>
  </w:num>
  <w:num w:numId="815">
    <w:abstractNumId w:val="1451"/>
  </w:num>
  <w:num w:numId="816">
    <w:abstractNumId w:val="191"/>
  </w:num>
  <w:num w:numId="817">
    <w:abstractNumId w:val="1425"/>
  </w:num>
  <w:num w:numId="818">
    <w:abstractNumId w:val="972"/>
  </w:num>
  <w:num w:numId="819">
    <w:abstractNumId w:val="1422"/>
  </w:num>
  <w:num w:numId="820">
    <w:abstractNumId w:val="815"/>
  </w:num>
  <w:num w:numId="821">
    <w:abstractNumId w:val="602"/>
  </w:num>
  <w:num w:numId="822">
    <w:abstractNumId w:val="701"/>
  </w:num>
  <w:num w:numId="823">
    <w:abstractNumId w:val="1529"/>
  </w:num>
  <w:num w:numId="824">
    <w:abstractNumId w:val="291"/>
  </w:num>
  <w:num w:numId="825">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1495"/>
  </w:num>
  <w:num w:numId="827">
    <w:abstractNumId w:val="1430"/>
  </w:num>
  <w:num w:numId="828">
    <w:abstractNumId w:val="1214"/>
  </w:num>
  <w:num w:numId="829">
    <w:abstractNumId w:val="946"/>
  </w:num>
  <w:num w:numId="830">
    <w:abstractNumId w:val="1089"/>
  </w:num>
  <w:num w:numId="831">
    <w:abstractNumId w:val="1426"/>
  </w:num>
  <w:num w:numId="832">
    <w:abstractNumId w:val="242"/>
  </w:num>
  <w:num w:numId="833">
    <w:abstractNumId w:val="894"/>
  </w:num>
  <w:num w:numId="834">
    <w:abstractNumId w:val="706"/>
  </w:num>
  <w:num w:numId="835">
    <w:abstractNumId w:val="1530"/>
  </w:num>
  <w:num w:numId="836">
    <w:abstractNumId w:val="159"/>
  </w:num>
  <w:num w:numId="837">
    <w:abstractNumId w:val="1441"/>
  </w:num>
  <w:num w:numId="838">
    <w:abstractNumId w:val="175"/>
  </w:num>
  <w:num w:numId="839">
    <w:abstractNumId w:val="1353"/>
  </w:num>
  <w:num w:numId="840">
    <w:abstractNumId w:val="510"/>
  </w:num>
  <w:num w:numId="841">
    <w:abstractNumId w:val="475"/>
  </w:num>
  <w:num w:numId="842">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25"/>
  </w:num>
  <w:num w:numId="844">
    <w:abstractNumId w:val="856"/>
  </w:num>
  <w:num w:numId="845">
    <w:abstractNumId w:val="925"/>
  </w:num>
  <w:num w:numId="846">
    <w:abstractNumId w:val="1273"/>
  </w:num>
  <w:num w:numId="847">
    <w:abstractNumId w:val="418"/>
  </w:num>
  <w:num w:numId="848">
    <w:abstractNumId w:val="1485"/>
  </w:num>
  <w:num w:numId="849">
    <w:abstractNumId w:val="1554"/>
  </w:num>
  <w:num w:numId="850">
    <w:abstractNumId w:val="1021"/>
  </w:num>
  <w:num w:numId="851">
    <w:abstractNumId w:val="1517"/>
  </w:num>
  <w:num w:numId="852">
    <w:abstractNumId w:val="160"/>
  </w:num>
  <w:num w:numId="853">
    <w:abstractNumId w:val="804"/>
  </w:num>
  <w:num w:numId="854">
    <w:abstractNumId w:val="1085"/>
  </w:num>
  <w:num w:numId="855">
    <w:abstractNumId w:val="1457"/>
  </w:num>
  <w:num w:numId="856">
    <w:abstractNumId w:val="432"/>
  </w:num>
  <w:num w:numId="857">
    <w:abstractNumId w:val="484"/>
  </w:num>
  <w:num w:numId="858">
    <w:abstractNumId w:val="906"/>
  </w:num>
  <w:num w:numId="859">
    <w:abstractNumId w:val="690"/>
  </w:num>
  <w:num w:numId="860">
    <w:abstractNumId w:val="437"/>
  </w:num>
  <w:num w:numId="861">
    <w:abstractNumId w:val="689"/>
  </w:num>
  <w:num w:numId="862">
    <w:abstractNumId w:val="197"/>
  </w:num>
  <w:num w:numId="863">
    <w:abstractNumId w:val="1229"/>
  </w:num>
  <w:num w:numId="864">
    <w:abstractNumId w:val="100"/>
  </w:num>
  <w:num w:numId="865">
    <w:abstractNumId w:val="143"/>
  </w:num>
  <w:num w:numId="866">
    <w:abstractNumId w:val="696"/>
  </w:num>
  <w:num w:numId="867">
    <w:abstractNumId w:val="837"/>
  </w:num>
  <w:num w:numId="868">
    <w:abstractNumId w:val="1533"/>
  </w:num>
  <w:num w:numId="869">
    <w:abstractNumId w:val="1102"/>
  </w:num>
  <w:num w:numId="870">
    <w:abstractNumId w:val="770"/>
  </w:num>
  <w:num w:numId="871">
    <w:abstractNumId w:val="12"/>
  </w:num>
  <w:num w:numId="872">
    <w:abstractNumId w:val="70"/>
  </w:num>
  <w:num w:numId="873">
    <w:abstractNumId w:val="1549"/>
  </w:num>
  <w:num w:numId="874">
    <w:abstractNumId w:val="558"/>
  </w:num>
  <w:num w:numId="875">
    <w:abstractNumId w:val="961"/>
  </w:num>
  <w:num w:numId="876">
    <w:abstractNumId w:val="974"/>
  </w:num>
  <w:num w:numId="877">
    <w:abstractNumId w:val="209"/>
  </w:num>
  <w:num w:numId="878">
    <w:abstractNumId w:val="320"/>
  </w:num>
  <w:num w:numId="879">
    <w:abstractNumId w:val="28"/>
  </w:num>
  <w:num w:numId="880">
    <w:abstractNumId w:val="929"/>
  </w:num>
  <w:num w:numId="881">
    <w:abstractNumId w:val="1143"/>
  </w:num>
  <w:num w:numId="882">
    <w:abstractNumId w:val="1398"/>
  </w:num>
  <w:num w:numId="883">
    <w:abstractNumId w:val="1407"/>
  </w:num>
  <w:num w:numId="884">
    <w:abstractNumId w:val="1071"/>
  </w:num>
  <w:num w:numId="885">
    <w:abstractNumId w:val="989"/>
  </w:num>
  <w:num w:numId="886">
    <w:abstractNumId w:val="1361"/>
  </w:num>
  <w:num w:numId="887">
    <w:abstractNumId w:val="1042"/>
  </w:num>
  <w:num w:numId="888">
    <w:abstractNumId w:val="1047"/>
  </w:num>
  <w:num w:numId="889">
    <w:abstractNumId w:val="565"/>
  </w:num>
  <w:num w:numId="890">
    <w:abstractNumId w:val="136"/>
  </w:num>
  <w:num w:numId="891">
    <w:abstractNumId w:val="1033"/>
  </w:num>
  <w:num w:numId="892">
    <w:abstractNumId w:val="1281"/>
  </w:num>
  <w:num w:numId="893">
    <w:abstractNumId w:val="1154"/>
  </w:num>
  <w:num w:numId="894">
    <w:abstractNumId w:val="618"/>
  </w:num>
  <w:num w:numId="895">
    <w:abstractNumId w:val="825"/>
  </w:num>
  <w:num w:numId="896">
    <w:abstractNumId w:val="1048"/>
  </w:num>
  <w:num w:numId="897">
    <w:abstractNumId w:val="952"/>
  </w:num>
  <w:num w:numId="898">
    <w:abstractNumId w:val="578"/>
  </w:num>
  <w:num w:numId="899">
    <w:abstractNumId w:val="54"/>
  </w:num>
  <w:num w:numId="900">
    <w:abstractNumId w:val="330"/>
  </w:num>
  <w:num w:numId="901">
    <w:abstractNumId w:val="738"/>
  </w:num>
  <w:num w:numId="902">
    <w:abstractNumId w:val="114"/>
  </w:num>
  <w:num w:numId="903">
    <w:abstractNumId w:val="1367"/>
  </w:num>
  <w:num w:numId="904">
    <w:abstractNumId w:val="460"/>
  </w:num>
  <w:num w:numId="905">
    <w:abstractNumId w:val="614"/>
  </w:num>
  <w:num w:numId="906">
    <w:abstractNumId w:val="72"/>
  </w:num>
  <w:num w:numId="907">
    <w:abstractNumId w:val="872"/>
  </w:num>
  <w:num w:numId="908">
    <w:abstractNumId w:val="766"/>
  </w:num>
  <w:num w:numId="909">
    <w:abstractNumId w:val="1123"/>
  </w:num>
  <w:num w:numId="910">
    <w:abstractNumId w:val="561"/>
  </w:num>
  <w:num w:numId="911">
    <w:abstractNumId w:val="118"/>
  </w:num>
  <w:num w:numId="912">
    <w:abstractNumId w:val="378"/>
  </w:num>
  <w:num w:numId="913">
    <w:abstractNumId w:val="1452"/>
  </w:num>
  <w:num w:numId="914">
    <w:abstractNumId w:val="91"/>
  </w:num>
  <w:num w:numId="915">
    <w:abstractNumId w:val="1573"/>
  </w:num>
  <w:num w:numId="916">
    <w:abstractNumId w:val="146"/>
  </w:num>
  <w:num w:numId="917">
    <w:abstractNumId w:val="1356"/>
  </w:num>
  <w:num w:numId="918">
    <w:abstractNumId w:val="1382"/>
  </w:num>
  <w:num w:numId="919">
    <w:abstractNumId w:val="240"/>
  </w:num>
  <w:num w:numId="920">
    <w:abstractNumId w:val="112"/>
  </w:num>
  <w:num w:numId="921">
    <w:abstractNumId w:val="154"/>
  </w:num>
  <w:num w:numId="922">
    <w:abstractNumId w:val="873"/>
  </w:num>
  <w:num w:numId="923">
    <w:abstractNumId w:val="1497"/>
  </w:num>
  <w:num w:numId="924">
    <w:abstractNumId w:val="272"/>
  </w:num>
  <w:num w:numId="925">
    <w:abstractNumId w:val="1005"/>
  </w:num>
  <w:num w:numId="926">
    <w:abstractNumId w:val="355"/>
  </w:num>
  <w:num w:numId="927">
    <w:abstractNumId w:val="1111"/>
  </w:num>
  <w:num w:numId="928">
    <w:abstractNumId w:val="1093"/>
  </w:num>
  <w:num w:numId="929">
    <w:abstractNumId w:val="769"/>
  </w:num>
  <w:num w:numId="930">
    <w:abstractNumId w:val="1518"/>
  </w:num>
  <w:num w:numId="931">
    <w:abstractNumId w:val="666"/>
  </w:num>
  <w:num w:numId="932">
    <w:abstractNumId w:val="92"/>
  </w:num>
  <w:num w:numId="933">
    <w:abstractNumId w:val="995"/>
  </w:num>
  <w:num w:numId="934">
    <w:abstractNumId w:val="261"/>
  </w:num>
  <w:num w:numId="935">
    <w:abstractNumId w:val="625"/>
  </w:num>
  <w:num w:numId="936">
    <w:abstractNumId w:val="381"/>
  </w:num>
  <w:num w:numId="937">
    <w:abstractNumId w:val="188"/>
  </w:num>
  <w:num w:numId="938">
    <w:abstractNumId w:val="1481"/>
  </w:num>
  <w:num w:numId="939">
    <w:abstractNumId w:val="142"/>
  </w:num>
  <w:num w:numId="940">
    <w:abstractNumId w:val="284"/>
  </w:num>
  <w:num w:numId="941">
    <w:abstractNumId w:val="650"/>
  </w:num>
  <w:num w:numId="942">
    <w:abstractNumId w:val="631"/>
  </w:num>
  <w:num w:numId="943">
    <w:abstractNumId w:val="1164"/>
  </w:num>
  <w:num w:numId="944">
    <w:abstractNumId w:val="1086"/>
  </w:num>
  <w:num w:numId="945">
    <w:abstractNumId w:val="213"/>
  </w:num>
  <w:num w:numId="946">
    <w:abstractNumId w:val="1548"/>
  </w:num>
  <w:num w:numId="947">
    <w:abstractNumId w:val="693"/>
  </w:num>
  <w:num w:numId="948">
    <w:abstractNumId w:val="793"/>
  </w:num>
  <w:num w:numId="949">
    <w:abstractNumId w:val="480"/>
  </w:num>
  <w:num w:numId="950">
    <w:abstractNumId w:val="1211"/>
  </w:num>
  <w:num w:numId="951">
    <w:abstractNumId w:val="433"/>
  </w:num>
  <w:num w:numId="952">
    <w:abstractNumId w:val="423"/>
  </w:num>
  <w:num w:numId="953">
    <w:abstractNumId w:val="540"/>
  </w:num>
  <w:num w:numId="954">
    <w:abstractNumId w:val="999"/>
  </w:num>
  <w:num w:numId="955">
    <w:abstractNumId w:val="741"/>
  </w:num>
  <w:num w:numId="956">
    <w:abstractNumId w:val="782"/>
  </w:num>
  <w:num w:numId="957">
    <w:abstractNumId w:val="587"/>
  </w:num>
  <w:num w:numId="958">
    <w:abstractNumId w:val="17"/>
  </w:num>
  <w:num w:numId="959">
    <w:abstractNumId w:val="865"/>
  </w:num>
  <w:num w:numId="960">
    <w:abstractNumId w:val="203"/>
  </w:num>
  <w:num w:numId="961">
    <w:abstractNumId w:val="1376"/>
  </w:num>
  <w:num w:numId="962">
    <w:abstractNumId w:val="883"/>
  </w:num>
  <w:num w:numId="963">
    <w:abstractNumId w:val="983"/>
  </w:num>
  <w:num w:numId="964">
    <w:abstractNumId w:val="993"/>
  </w:num>
  <w:num w:numId="965">
    <w:abstractNumId w:val="1232"/>
  </w:num>
  <w:num w:numId="966">
    <w:abstractNumId w:val="37"/>
  </w:num>
  <w:num w:numId="967">
    <w:abstractNumId w:val="534"/>
  </w:num>
  <w:num w:numId="968">
    <w:abstractNumId w:val="778"/>
  </w:num>
  <w:num w:numId="969">
    <w:abstractNumId w:val="530"/>
  </w:num>
  <w:num w:numId="970">
    <w:abstractNumId w:val="1159"/>
  </w:num>
  <w:num w:numId="971">
    <w:abstractNumId w:val="1127"/>
  </w:num>
  <w:num w:numId="972">
    <w:abstractNumId w:val="1209"/>
  </w:num>
  <w:num w:numId="973">
    <w:abstractNumId w:val="1150"/>
  </w:num>
  <w:num w:numId="974">
    <w:abstractNumId w:val="404"/>
  </w:num>
  <w:num w:numId="975">
    <w:abstractNumId w:val="1046"/>
  </w:num>
  <w:num w:numId="976">
    <w:abstractNumId w:val="104"/>
  </w:num>
  <w:num w:numId="977">
    <w:abstractNumId w:val="1450"/>
  </w:num>
  <w:num w:numId="978">
    <w:abstractNumId w:val="126"/>
  </w:num>
  <w:num w:numId="979">
    <w:abstractNumId w:val="1553"/>
  </w:num>
  <w:num w:numId="980">
    <w:abstractNumId w:val="115"/>
  </w:num>
  <w:num w:numId="981">
    <w:abstractNumId w:val="165"/>
  </w:num>
  <w:num w:numId="982">
    <w:abstractNumId w:val="1386"/>
  </w:num>
  <w:num w:numId="983">
    <w:abstractNumId w:val="1418"/>
  </w:num>
  <w:num w:numId="984">
    <w:abstractNumId w:val="394"/>
  </w:num>
  <w:num w:numId="985">
    <w:abstractNumId w:val="171"/>
  </w:num>
  <w:num w:numId="986">
    <w:abstractNumId w:val="1237"/>
  </w:num>
  <w:num w:numId="987">
    <w:abstractNumId w:val="108"/>
  </w:num>
  <w:num w:numId="988">
    <w:abstractNumId w:val="268"/>
  </w:num>
  <w:num w:numId="989">
    <w:abstractNumId w:val="1001"/>
  </w:num>
  <w:num w:numId="990">
    <w:abstractNumId w:val="1035"/>
  </w:num>
  <w:num w:numId="991">
    <w:abstractNumId w:val="1438"/>
  </w:num>
  <w:num w:numId="992">
    <w:abstractNumId w:val="493"/>
  </w:num>
  <w:num w:numId="993">
    <w:abstractNumId w:val="745"/>
  </w:num>
  <w:num w:numId="994">
    <w:abstractNumId w:val="790"/>
  </w:num>
  <w:num w:numId="995">
    <w:abstractNumId w:val="1158"/>
  </w:num>
  <w:num w:numId="996">
    <w:abstractNumId w:val="1388"/>
  </w:num>
  <w:num w:numId="997">
    <w:abstractNumId w:val="1446"/>
  </w:num>
  <w:num w:numId="998">
    <w:abstractNumId w:val="51"/>
  </w:num>
  <w:num w:numId="999">
    <w:abstractNumId w:val="721"/>
  </w:num>
  <w:num w:numId="1000">
    <w:abstractNumId w:val="223"/>
  </w:num>
  <w:num w:numId="1001">
    <w:abstractNumId w:val="281"/>
  </w:num>
  <w:num w:numId="1002">
    <w:abstractNumId w:val="1227"/>
  </w:num>
  <w:num w:numId="1003">
    <w:abstractNumId w:val="1288"/>
  </w:num>
  <w:num w:numId="1004">
    <w:abstractNumId w:val="226"/>
  </w:num>
  <w:num w:numId="1005">
    <w:abstractNumId w:val="747"/>
  </w:num>
  <w:num w:numId="1006">
    <w:abstractNumId w:val="1196"/>
  </w:num>
  <w:num w:numId="1007">
    <w:abstractNumId w:val="1559"/>
  </w:num>
  <w:num w:numId="1008">
    <w:abstractNumId w:val="1369"/>
  </w:num>
  <w:num w:numId="1009">
    <w:abstractNumId w:val="526"/>
  </w:num>
  <w:num w:numId="1010">
    <w:abstractNumId w:val="398"/>
  </w:num>
  <w:num w:numId="1011">
    <w:abstractNumId w:val="1206"/>
  </w:num>
  <w:num w:numId="1012">
    <w:abstractNumId w:val="882"/>
  </w:num>
  <w:num w:numId="1013">
    <w:abstractNumId w:val="736"/>
  </w:num>
  <w:num w:numId="1014">
    <w:abstractNumId w:val="591"/>
  </w:num>
  <w:num w:numId="1015">
    <w:abstractNumId w:val="294"/>
  </w:num>
  <w:num w:numId="1016">
    <w:abstractNumId w:val="34"/>
  </w:num>
  <w:num w:numId="1017">
    <w:abstractNumId w:val="664"/>
  </w:num>
  <w:num w:numId="1018">
    <w:abstractNumId w:val="1126"/>
  </w:num>
  <w:num w:numId="1019">
    <w:abstractNumId w:val="238"/>
  </w:num>
  <w:num w:numId="1020">
    <w:abstractNumId w:val="84"/>
  </w:num>
  <w:num w:numId="1021">
    <w:abstractNumId w:val="485"/>
  </w:num>
  <w:num w:numId="1022">
    <w:abstractNumId w:val="429"/>
  </w:num>
  <w:num w:numId="1023">
    <w:abstractNumId w:val="1184"/>
  </w:num>
  <w:num w:numId="1024">
    <w:abstractNumId w:val="452"/>
  </w:num>
  <w:num w:numId="1025">
    <w:abstractNumId w:val="1492"/>
  </w:num>
  <w:num w:numId="1026">
    <w:abstractNumId w:val="1264"/>
  </w:num>
  <w:num w:numId="1027">
    <w:abstractNumId w:val="494"/>
  </w:num>
  <w:num w:numId="1028">
    <w:abstractNumId w:val="878"/>
  </w:num>
  <w:num w:numId="1029">
    <w:abstractNumId w:val="211"/>
  </w:num>
  <w:num w:numId="1030">
    <w:abstractNumId w:val="1535"/>
  </w:num>
  <w:num w:numId="1031">
    <w:abstractNumId w:val="1482"/>
  </w:num>
  <w:num w:numId="1032">
    <w:abstractNumId w:val="343"/>
  </w:num>
  <w:num w:numId="1033">
    <w:abstractNumId w:val="753"/>
  </w:num>
  <w:num w:numId="1034">
    <w:abstractNumId w:val="1261"/>
  </w:num>
  <w:num w:numId="1035">
    <w:abstractNumId w:val="13"/>
  </w:num>
  <w:num w:numId="1036">
    <w:abstractNumId w:val="375"/>
  </w:num>
  <w:num w:numId="1037">
    <w:abstractNumId w:val="1060"/>
  </w:num>
  <w:num w:numId="1038">
    <w:abstractNumId w:val="458"/>
  </w:num>
  <w:num w:numId="1039">
    <w:abstractNumId w:val="1057"/>
  </w:num>
  <w:num w:numId="1040">
    <w:abstractNumId w:val="415"/>
  </w:num>
  <w:num w:numId="1041">
    <w:abstractNumId w:val="1552"/>
  </w:num>
  <w:num w:numId="1042">
    <w:abstractNumId w:val="119"/>
  </w:num>
  <w:num w:numId="1043">
    <w:abstractNumId w:val="528"/>
  </w:num>
  <w:num w:numId="1044">
    <w:abstractNumId w:val="87"/>
  </w:num>
  <w:num w:numId="1045">
    <w:abstractNumId w:val="219"/>
  </w:num>
  <w:num w:numId="1046">
    <w:abstractNumId w:val="150"/>
  </w:num>
  <w:num w:numId="1047">
    <w:abstractNumId w:val="1241"/>
  </w:num>
  <w:num w:numId="1048">
    <w:abstractNumId w:val="389"/>
  </w:num>
  <w:num w:numId="1049">
    <w:abstractNumId w:val="1453"/>
  </w:num>
  <w:num w:numId="1050">
    <w:abstractNumId w:val="434"/>
  </w:num>
  <w:num w:numId="1051">
    <w:abstractNumId w:val="266"/>
  </w:num>
  <w:num w:numId="1052">
    <w:abstractNumId w:val="691"/>
  </w:num>
  <w:num w:numId="1053">
    <w:abstractNumId w:val="877"/>
  </w:num>
  <w:num w:numId="1054">
    <w:abstractNumId w:val="66"/>
  </w:num>
  <w:num w:numId="1055">
    <w:abstractNumId w:val="862"/>
  </w:num>
  <w:num w:numId="1056">
    <w:abstractNumId w:val="803"/>
  </w:num>
  <w:num w:numId="1057">
    <w:abstractNumId w:val="732"/>
  </w:num>
  <w:num w:numId="1058">
    <w:abstractNumId w:val="1025"/>
  </w:num>
  <w:num w:numId="1059">
    <w:abstractNumId w:val="407"/>
  </w:num>
  <w:num w:numId="1060">
    <w:abstractNumId w:val="684"/>
  </w:num>
  <w:num w:numId="1061">
    <w:abstractNumId w:val="870"/>
  </w:num>
  <w:num w:numId="1062">
    <w:abstractNumId w:val="970"/>
  </w:num>
  <w:num w:numId="1063">
    <w:abstractNumId w:val="979"/>
  </w:num>
  <w:num w:numId="1064">
    <w:abstractNumId w:val="907"/>
  </w:num>
  <w:num w:numId="1065">
    <w:abstractNumId w:val="1108"/>
  </w:num>
  <w:num w:numId="1066">
    <w:abstractNumId w:val="1371"/>
  </w:num>
  <w:num w:numId="1067">
    <w:abstractNumId w:val="1059"/>
  </w:num>
  <w:num w:numId="1068">
    <w:abstractNumId w:val="1365"/>
  </w:num>
  <w:num w:numId="1069">
    <w:abstractNumId w:val="1226"/>
  </w:num>
  <w:num w:numId="1070">
    <w:abstractNumId w:val="981"/>
  </w:num>
  <w:num w:numId="1071">
    <w:abstractNumId w:val="1144"/>
  </w:num>
  <w:num w:numId="1072">
    <w:abstractNumId w:val="1239"/>
  </w:num>
  <w:num w:numId="1073">
    <w:abstractNumId w:val="1444"/>
  </w:num>
  <w:num w:numId="1074">
    <w:abstractNumId w:val="1171"/>
  </w:num>
  <w:num w:numId="1075">
    <w:abstractNumId w:val="1065"/>
  </w:num>
  <w:num w:numId="1076">
    <w:abstractNumId w:val="1292"/>
  </w:num>
  <w:num w:numId="1077">
    <w:abstractNumId w:val="18"/>
  </w:num>
  <w:num w:numId="1078">
    <w:abstractNumId w:val="556"/>
  </w:num>
  <w:num w:numId="1079">
    <w:abstractNumId w:val="806"/>
  </w:num>
  <w:num w:numId="1080">
    <w:abstractNumId w:val="1172"/>
  </w:num>
  <w:num w:numId="1081">
    <w:abstractNumId w:val="709"/>
  </w:num>
  <w:num w:numId="1082">
    <w:abstractNumId w:val="109"/>
  </w:num>
  <w:num w:numId="1083">
    <w:abstractNumId w:val="15"/>
  </w:num>
  <w:num w:numId="1084">
    <w:abstractNumId w:val="322"/>
  </w:num>
  <w:num w:numId="1085">
    <w:abstractNumId w:val="260"/>
  </w:num>
  <w:num w:numId="1086">
    <w:abstractNumId w:val="700"/>
  </w:num>
  <w:num w:numId="1087">
    <w:abstractNumId w:val="246"/>
  </w:num>
  <w:num w:numId="1088">
    <w:abstractNumId w:val="879"/>
  </w:num>
  <w:num w:numId="1089">
    <w:abstractNumId w:val="1342"/>
  </w:num>
  <w:num w:numId="1090">
    <w:abstractNumId w:val="328"/>
  </w:num>
  <w:num w:numId="1091">
    <w:abstractNumId w:val="792"/>
  </w:num>
  <w:num w:numId="1092">
    <w:abstractNumId w:val="465"/>
  </w:num>
  <w:num w:numId="1093">
    <w:abstractNumId w:val="47"/>
  </w:num>
  <w:num w:numId="1094">
    <w:abstractNumId w:val="341"/>
  </w:num>
  <w:num w:numId="1095">
    <w:abstractNumId w:val="182"/>
  </w:num>
  <w:num w:numId="1096">
    <w:abstractNumId w:val="428"/>
  </w:num>
  <w:num w:numId="1097">
    <w:abstractNumId w:val="515"/>
  </w:num>
  <w:num w:numId="1098">
    <w:abstractNumId w:val="1324"/>
  </w:num>
  <w:num w:numId="1099">
    <w:abstractNumId w:val="1037"/>
  </w:num>
  <w:num w:numId="1100">
    <w:abstractNumId w:val="1337"/>
  </w:num>
  <w:num w:numId="1101">
    <w:abstractNumId w:val="99"/>
  </w:num>
  <w:num w:numId="1102">
    <w:abstractNumId w:val="1521"/>
  </w:num>
  <w:num w:numId="1103">
    <w:abstractNumId w:val="593"/>
  </w:num>
  <w:num w:numId="1104">
    <w:abstractNumId w:val="1372"/>
  </w:num>
  <w:num w:numId="1105">
    <w:abstractNumId w:val="1202"/>
  </w:num>
  <w:num w:numId="1106">
    <w:abstractNumId w:val="103"/>
  </w:num>
  <w:num w:numId="1107">
    <w:abstractNumId w:val="430"/>
  </w:num>
  <w:num w:numId="1108">
    <w:abstractNumId w:val="457"/>
  </w:num>
  <w:num w:numId="1109">
    <w:abstractNumId w:val="1480"/>
  </w:num>
  <w:num w:numId="1110">
    <w:abstractNumId w:val="1212"/>
  </w:num>
  <w:num w:numId="1111">
    <w:abstractNumId w:val="1300"/>
  </w:num>
  <w:num w:numId="1112">
    <w:abstractNumId w:val="998"/>
  </w:num>
  <w:num w:numId="1113">
    <w:abstractNumId w:val="934"/>
  </w:num>
  <w:num w:numId="1114">
    <w:abstractNumId w:val="707"/>
  </w:num>
  <w:num w:numId="1115">
    <w:abstractNumId w:val="371"/>
  </w:num>
  <w:num w:numId="1116">
    <w:abstractNumId w:val="1131"/>
  </w:num>
  <w:num w:numId="1117">
    <w:abstractNumId w:val="1208"/>
  </w:num>
  <w:num w:numId="1118">
    <w:abstractNumId w:val="1306"/>
  </w:num>
  <w:num w:numId="1119">
    <w:abstractNumId w:val="1263"/>
  </w:num>
  <w:num w:numId="1120">
    <w:abstractNumId w:val="486"/>
  </w:num>
  <w:num w:numId="1121">
    <w:abstractNumId w:val="255"/>
  </w:num>
  <w:num w:numId="1122">
    <w:abstractNumId w:val="262"/>
  </w:num>
  <w:num w:numId="1123">
    <w:abstractNumId w:val="1305"/>
  </w:num>
  <w:num w:numId="1124">
    <w:abstractNumId w:val="106"/>
  </w:num>
  <w:num w:numId="1125">
    <w:abstractNumId w:val="201"/>
  </w:num>
  <w:num w:numId="1126">
    <w:abstractNumId w:val="491"/>
  </w:num>
  <w:num w:numId="1127">
    <w:abstractNumId w:val="265"/>
  </w:num>
  <w:num w:numId="1128">
    <w:abstractNumId w:val="265"/>
  </w:num>
  <w:num w:numId="1129">
    <w:abstractNumId w:val="265"/>
  </w:num>
  <w:num w:numId="1130">
    <w:abstractNumId w:val="265"/>
  </w:num>
  <w:num w:numId="1131">
    <w:abstractNumId w:val="265"/>
  </w:num>
  <w:num w:numId="1132">
    <w:abstractNumId w:val="265"/>
  </w:num>
  <w:num w:numId="1133">
    <w:abstractNumId w:val="265"/>
  </w:num>
  <w:num w:numId="1134">
    <w:abstractNumId w:val="265"/>
  </w:num>
  <w:num w:numId="1135">
    <w:abstractNumId w:val="265"/>
  </w:num>
  <w:num w:numId="1136">
    <w:abstractNumId w:val="265"/>
  </w:num>
  <w:num w:numId="1137">
    <w:abstractNumId w:val="265"/>
  </w:num>
  <w:num w:numId="1138">
    <w:abstractNumId w:val="265"/>
  </w:num>
  <w:num w:numId="1139">
    <w:abstractNumId w:val="265"/>
  </w:num>
  <w:num w:numId="1140">
    <w:abstractNumId w:val="265"/>
  </w:num>
  <w:num w:numId="1141">
    <w:abstractNumId w:val="265"/>
  </w:num>
  <w:num w:numId="1142">
    <w:abstractNumId w:val="265"/>
  </w:num>
  <w:num w:numId="1143">
    <w:abstractNumId w:val="265"/>
  </w:num>
  <w:num w:numId="1144">
    <w:abstractNumId w:val="265"/>
  </w:num>
  <w:num w:numId="1145">
    <w:abstractNumId w:val="265"/>
  </w:num>
  <w:num w:numId="1146">
    <w:abstractNumId w:val="265"/>
  </w:num>
  <w:num w:numId="1147">
    <w:abstractNumId w:val="265"/>
  </w:num>
  <w:num w:numId="1148">
    <w:abstractNumId w:val="265"/>
  </w:num>
  <w:num w:numId="1149">
    <w:abstractNumId w:val="265"/>
  </w:num>
  <w:num w:numId="1150">
    <w:abstractNumId w:val="265"/>
  </w:num>
  <w:num w:numId="1151">
    <w:abstractNumId w:val="265"/>
  </w:num>
  <w:num w:numId="1152">
    <w:abstractNumId w:val="265"/>
  </w:num>
  <w:num w:numId="1153">
    <w:abstractNumId w:val="265"/>
  </w:num>
  <w:num w:numId="1154">
    <w:abstractNumId w:val="265"/>
  </w:num>
  <w:num w:numId="1155">
    <w:abstractNumId w:val="265"/>
  </w:num>
  <w:num w:numId="1156">
    <w:abstractNumId w:val="265"/>
  </w:num>
  <w:num w:numId="1157">
    <w:abstractNumId w:val="265"/>
  </w:num>
  <w:num w:numId="1158">
    <w:abstractNumId w:val="265"/>
  </w:num>
  <w:num w:numId="1159">
    <w:abstractNumId w:val="265"/>
  </w:num>
  <w:num w:numId="1160">
    <w:abstractNumId w:val="265"/>
  </w:num>
  <w:num w:numId="1161">
    <w:abstractNumId w:val="265"/>
  </w:num>
  <w:num w:numId="1162">
    <w:abstractNumId w:val="265"/>
  </w:num>
  <w:num w:numId="1163">
    <w:abstractNumId w:val="265"/>
  </w:num>
  <w:num w:numId="1164">
    <w:abstractNumId w:val="265"/>
  </w:num>
  <w:num w:numId="1165">
    <w:abstractNumId w:val="265"/>
  </w:num>
  <w:num w:numId="1166">
    <w:abstractNumId w:val="265"/>
  </w:num>
  <w:num w:numId="1167">
    <w:abstractNumId w:val="265"/>
  </w:num>
  <w:num w:numId="1168">
    <w:abstractNumId w:val="129"/>
  </w:num>
  <w:num w:numId="1169">
    <w:abstractNumId w:val="1538"/>
  </w:num>
  <w:num w:numId="1170">
    <w:abstractNumId w:val="1312"/>
  </w:num>
  <w:num w:numId="1171">
    <w:abstractNumId w:val="1378"/>
  </w:num>
  <w:num w:numId="1172">
    <w:abstractNumId w:val="1091"/>
  </w:num>
  <w:num w:numId="1173">
    <w:abstractNumId w:val="1352"/>
  </w:num>
  <w:num w:numId="1174">
    <w:abstractNumId w:val="969"/>
  </w:num>
  <w:num w:numId="1175">
    <w:abstractNumId w:val="1413"/>
  </w:num>
  <w:num w:numId="1176">
    <w:abstractNumId w:val="1113"/>
  </w:num>
  <w:num w:numId="1177">
    <w:abstractNumId w:val="332"/>
  </w:num>
  <w:num w:numId="1178">
    <w:abstractNumId w:val="478"/>
  </w:num>
  <w:num w:numId="1179">
    <w:abstractNumId w:val="1274"/>
  </w:num>
  <w:num w:numId="1180">
    <w:abstractNumId w:val="1000"/>
  </w:num>
  <w:num w:numId="1181">
    <w:abstractNumId w:val="488"/>
  </w:num>
  <w:num w:numId="1182">
    <w:abstractNumId w:val="285"/>
  </w:num>
  <w:num w:numId="1183">
    <w:abstractNumId w:val="1550"/>
  </w:num>
  <w:num w:numId="1184">
    <w:abstractNumId w:val="1341"/>
  </w:num>
  <w:num w:numId="1185">
    <w:abstractNumId w:val="1178"/>
  </w:num>
  <w:num w:numId="1186">
    <w:abstractNumId w:val="1436"/>
  </w:num>
  <w:num w:numId="1187">
    <w:abstractNumId w:val="1018"/>
  </w:num>
  <w:num w:numId="1188">
    <w:abstractNumId w:val="1067"/>
  </w:num>
  <w:num w:numId="1189">
    <w:abstractNumId w:val="1129"/>
  </w:num>
  <w:num w:numId="1190">
    <w:abstractNumId w:val="902"/>
  </w:num>
  <w:num w:numId="1191">
    <w:abstractNumId w:val="102"/>
  </w:num>
  <w:num w:numId="1192">
    <w:abstractNumId w:val="408"/>
  </w:num>
  <w:num w:numId="1193">
    <w:abstractNumId w:val="715"/>
  </w:num>
  <w:num w:numId="1194">
    <w:abstractNumId w:val="1157"/>
  </w:num>
  <w:num w:numId="1195">
    <w:abstractNumId w:val="532"/>
  </w:num>
  <w:num w:numId="1196">
    <w:abstractNumId w:val="948"/>
  </w:num>
  <w:num w:numId="1197">
    <w:abstractNumId w:val="1176"/>
  </w:num>
  <w:num w:numId="1198">
    <w:abstractNumId w:val="1327"/>
  </w:num>
  <w:num w:numId="1199">
    <w:abstractNumId w:val="372"/>
  </w:num>
  <w:num w:numId="1200">
    <w:abstractNumId w:val="312"/>
  </w:num>
  <w:num w:numId="1201">
    <w:abstractNumId w:val="81"/>
  </w:num>
  <w:num w:numId="1202">
    <w:abstractNumId w:val="977"/>
  </w:num>
  <w:num w:numId="1203">
    <w:abstractNumId w:val="1095"/>
  </w:num>
  <w:num w:numId="1204">
    <w:abstractNumId w:val="1236"/>
  </w:num>
  <w:num w:numId="1205">
    <w:abstractNumId w:val="844"/>
  </w:num>
  <w:num w:numId="1206">
    <w:abstractNumId w:val="1405"/>
  </w:num>
  <w:num w:numId="1207">
    <w:abstractNumId w:val="712"/>
  </w:num>
  <w:num w:numId="1208">
    <w:abstractNumId w:val="198"/>
  </w:num>
  <w:num w:numId="1209">
    <w:abstractNumId w:val="21"/>
  </w:num>
  <w:num w:numId="1210">
    <w:abstractNumId w:val="584"/>
  </w:num>
  <w:num w:numId="1211">
    <w:abstractNumId w:val="1396"/>
  </w:num>
  <w:num w:numId="1212">
    <w:abstractNumId w:val="1110"/>
  </w:num>
  <w:num w:numId="1213">
    <w:abstractNumId w:val="840"/>
  </w:num>
  <w:num w:numId="1214">
    <w:abstractNumId w:val="44"/>
  </w:num>
  <w:num w:numId="1215">
    <w:abstractNumId w:val="1254"/>
  </w:num>
  <w:num w:numId="1216">
    <w:abstractNumId w:val="888"/>
  </w:num>
  <w:num w:numId="1217">
    <w:abstractNumId w:val="1392"/>
  </w:num>
  <w:num w:numId="1218">
    <w:abstractNumId w:val="1182"/>
  </w:num>
  <w:num w:numId="1219">
    <w:abstractNumId w:val="1041"/>
  </w:num>
  <w:num w:numId="1220">
    <w:abstractNumId w:val="406"/>
  </w:num>
  <w:num w:numId="1221">
    <w:abstractNumId w:val="181"/>
  </w:num>
  <w:num w:numId="1222">
    <w:abstractNumId w:val="244"/>
  </w:num>
  <w:num w:numId="1223">
    <w:abstractNumId w:val="472"/>
  </w:num>
  <w:num w:numId="1224">
    <w:abstractNumId w:val="1401"/>
  </w:num>
  <w:num w:numId="1225">
    <w:abstractNumId w:val="759"/>
  </w:num>
  <w:num w:numId="1226">
    <w:abstractNumId w:val="359"/>
  </w:num>
  <w:num w:numId="1227">
    <w:abstractNumId w:val="1381"/>
  </w:num>
  <w:num w:numId="1228">
    <w:abstractNumId w:val="231"/>
  </w:num>
  <w:num w:numId="1229">
    <w:abstractNumId w:val="1103"/>
  </w:num>
  <w:num w:numId="1230">
    <w:abstractNumId w:val="25"/>
  </w:num>
  <w:num w:numId="1231">
    <w:abstractNumId w:val="327"/>
  </w:num>
  <w:num w:numId="1232">
    <w:abstractNumId w:val="733"/>
  </w:num>
  <w:num w:numId="1233">
    <w:abstractNumId w:val="206"/>
  </w:num>
  <w:num w:numId="1234">
    <w:abstractNumId w:val="1483"/>
  </w:num>
  <w:num w:numId="1235">
    <w:abstractNumId w:val="125"/>
  </w:num>
  <w:num w:numId="1236">
    <w:abstractNumId w:val="1315"/>
  </w:num>
  <w:num w:numId="1237">
    <w:abstractNumId w:val="954"/>
  </w:num>
  <w:num w:numId="1238">
    <w:abstractNumId w:val="807"/>
  </w:num>
  <w:num w:numId="1239">
    <w:abstractNumId w:val="286"/>
  </w:num>
  <w:num w:numId="1240">
    <w:abstractNumId w:val="1532"/>
  </w:num>
  <w:num w:numId="1241">
    <w:abstractNumId w:val="170"/>
  </w:num>
  <w:num w:numId="1242">
    <w:abstractNumId w:val="871"/>
  </w:num>
  <w:num w:numId="1243">
    <w:abstractNumId w:val="338"/>
  </w:num>
  <w:num w:numId="1244">
    <w:abstractNumId w:val="78"/>
  </w:num>
  <w:num w:numId="1245">
    <w:abstractNumId w:val="1076"/>
  </w:num>
  <w:num w:numId="1246">
    <w:abstractNumId w:val="204"/>
  </w:num>
  <w:num w:numId="1247">
    <w:abstractNumId w:val="1249"/>
  </w:num>
  <w:num w:numId="1248">
    <w:abstractNumId w:val="1148"/>
  </w:num>
  <w:num w:numId="1249">
    <w:abstractNumId w:val="794"/>
  </w:num>
  <w:num w:numId="1250">
    <w:abstractNumId w:val="1545"/>
  </w:num>
  <w:num w:numId="1251">
    <w:abstractNumId w:val="784"/>
  </w:num>
  <w:num w:numId="1252">
    <w:abstractNumId w:val="832"/>
  </w:num>
  <w:num w:numId="1253">
    <w:abstractNumId w:val="400"/>
  </w:num>
  <w:num w:numId="1254">
    <w:abstractNumId w:val="589"/>
  </w:num>
  <w:num w:numId="1255">
    <w:abstractNumId w:val="1290"/>
  </w:num>
  <w:num w:numId="1256">
    <w:abstractNumId w:val="819"/>
  </w:num>
  <w:num w:numId="1257">
    <w:abstractNumId w:val="633"/>
  </w:num>
  <w:num w:numId="1258">
    <w:abstractNumId w:val="673"/>
  </w:num>
  <w:num w:numId="1259">
    <w:abstractNumId w:val="1251"/>
  </w:num>
  <w:num w:numId="1260">
    <w:abstractNumId w:val="358"/>
  </w:num>
  <w:num w:numId="1261">
    <w:abstractNumId w:val="527"/>
  </w:num>
  <w:num w:numId="1262">
    <w:abstractNumId w:val="1319"/>
  </w:num>
  <w:num w:numId="1263">
    <w:abstractNumId w:val="639"/>
  </w:num>
  <w:num w:numId="1264">
    <w:abstractNumId w:val="121"/>
  </w:num>
  <w:num w:numId="1265">
    <w:abstractNumId w:val="1344"/>
  </w:num>
  <w:num w:numId="1266">
    <w:abstractNumId w:val="399"/>
  </w:num>
  <w:num w:numId="1267">
    <w:abstractNumId w:val="956"/>
  </w:num>
  <w:num w:numId="1268">
    <w:abstractNumId w:val="645"/>
  </w:num>
  <w:num w:numId="1269">
    <w:abstractNumId w:val="1564"/>
  </w:num>
  <w:num w:numId="1270">
    <w:abstractNumId w:val="937"/>
  </w:num>
  <w:num w:numId="1271">
    <w:abstractNumId w:val="583"/>
  </w:num>
  <w:num w:numId="1272">
    <w:abstractNumId w:val="450"/>
  </w:num>
  <w:num w:numId="1273">
    <w:abstractNumId w:val="748"/>
  </w:num>
  <w:num w:numId="1274">
    <w:abstractNumId w:val="1500"/>
  </w:num>
  <w:num w:numId="1275">
    <w:abstractNumId w:val="158"/>
  </w:num>
  <w:num w:numId="1276">
    <w:abstractNumId w:val="167"/>
  </w:num>
  <w:num w:numId="1277">
    <w:abstractNumId w:val="413"/>
  </w:num>
  <w:num w:numId="1278">
    <w:abstractNumId w:val="10"/>
  </w:num>
  <w:num w:numId="1279">
    <w:abstractNumId w:val="1250"/>
  </w:num>
  <w:num w:numId="1280">
    <w:abstractNumId w:val="855"/>
  </w:num>
  <w:num w:numId="1281">
    <w:abstractNumId w:val="826"/>
  </w:num>
  <w:num w:numId="1282">
    <w:abstractNumId w:val="278"/>
  </w:num>
  <w:num w:numId="1283">
    <w:abstractNumId w:val="1153"/>
  </w:num>
  <w:num w:numId="1284">
    <w:abstractNumId w:val="669"/>
  </w:num>
  <w:num w:numId="1285">
    <w:abstractNumId w:val="503"/>
  </w:num>
  <w:num w:numId="1286">
    <w:abstractNumId w:val="490"/>
  </w:num>
  <w:num w:numId="1287">
    <w:abstractNumId w:val="339"/>
  </w:num>
  <w:num w:numId="1288">
    <w:abstractNumId w:val="282"/>
  </w:num>
  <w:num w:numId="1289">
    <w:abstractNumId w:val="1024"/>
  </w:num>
  <w:num w:numId="1290">
    <w:abstractNumId w:val="425"/>
  </w:num>
  <w:num w:numId="1291">
    <w:abstractNumId w:val="1406"/>
  </w:num>
  <w:num w:numId="1292">
    <w:abstractNumId w:val="90"/>
  </w:num>
  <w:num w:numId="1293">
    <w:abstractNumId w:val="1190"/>
  </w:num>
  <w:num w:numId="1294">
    <w:abstractNumId w:val="1117"/>
  </w:num>
  <w:num w:numId="1295">
    <w:abstractNumId w:val="1228"/>
  </w:num>
  <w:num w:numId="1296">
    <w:abstractNumId w:val="1197"/>
  </w:num>
  <w:num w:numId="1297">
    <w:abstractNumId w:val="1213"/>
  </w:num>
  <w:num w:numId="1298">
    <w:abstractNumId w:val="1465"/>
  </w:num>
  <w:num w:numId="1299">
    <w:abstractNumId w:val="96"/>
  </w:num>
  <w:num w:numId="1300">
    <w:abstractNumId w:val="535"/>
  </w:num>
  <w:num w:numId="1301">
    <w:abstractNumId w:val="985"/>
  </w:num>
  <w:num w:numId="1302">
    <w:abstractNumId w:val="909"/>
  </w:num>
  <w:num w:numId="1303">
    <w:abstractNumId w:val="898"/>
  </w:num>
  <w:num w:numId="1304">
    <w:abstractNumId w:val="1205"/>
  </w:num>
  <w:num w:numId="1305">
    <w:abstractNumId w:val="77"/>
  </w:num>
  <w:num w:numId="1306">
    <w:abstractNumId w:val="1455"/>
  </w:num>
  <w:num w:numId="1307">
    <w:abstractNumId w:val="796"/>
  </w:num>
  <w:num w:numId="1308">
    <w:abstractNumId w:val="195"/>
  </w:num>
  <w:num w:numId="1309">
    <w:abstractNumId w:val="849"/>
  </w:num>
  <w:num w:numId="1310">
    <w:abstractNumId w:val="1217"/>
  </w:num>
  <w:num w:numId="1311">
    <w:abstractNumId w:val="610"/>
  </w:num>
  <w:num w:numId="1312">
    <w:abstractNumId w:val="1414"/>
  </w:num>
  <w:num w:numId="1313">
    <w:abstractNumId w:val="955"/>
  </w:num>
  <w:num w:numId="1314">
    <w:abstractNumId w:val="1543"/>
  </w:num>
  <w:num w:numId="1315">
    <w:abstractNumId w:val="1512"/>
  </w:num>
  <w:num w:numId="1316">
    <w:abstractNumId w:val="385"/>
  </w:num>
  <w:num w:numId="1317">
    <w:abstractNumId w:val="426"/>
  </w:num>
  <w:num w:numId="1318">
    <w:abstractNumId w:val="1282"/>
  </w:num>
  <w:num w:numId="1319">
    <w:abstractNumId w:val="133"/>
  </w:num>
  <w:num w:numId="1320">
    <w:abstractNumId w:val="239"/>
  </w:num>
  <w:num w:numId="1321">
    <w:abstractNumId w:val="717"/>
  </w:num>
  <w:num w:numId="1322">
    <w:abstractNumId w:val="225"/>
  </w:num>
  <w:num w:numId="1323">
    <w:abstractNumId w:val="1207"/>
  </w:num>
  <w:num w:numId="1324">
    <w:abstractNumId w:val="305"/>
  </w:num>
  <w:num w:numId="1325">
    <w:abstractNumId w:val="853"/>
  </w:num>
  <w:num w:numId="1326">
    <w:abstractNumId w:val="463"/>
  </w:num>
  <w:num w:numId="1327">
    <w:abstractNumId w:val="1297"/>
  </w:num>
  <w:num w:numId="1328">
    <w:abstractNumId w:val="453"/>
  </w:num>
  <w:num w:numId="1329">
    <w:abstractNumId w:val="220"/>
  </w:num>
  <w:num w:numId="1330">
    <w:abstractNumId w:val="785"/>
  </w:num>
  <w:num w:numId="1331">
    <w:abstractNumId w:val="685"/>
  </w:num>
  <w:num w:numId="1332">
    <w:abstractNumId w:val="667"/>
  </w:num>
  <w:num w:numId="1333">
    <w:abstractNumId w:val="1442"/>
  </w:num>
  <w:num w:numId="1334">
    <w:abstractNumId w:val="252"/>
  </w:num>
  <w:num w:numId="1335">
    <w:abstractNumId w:val="442"/>
  </w:num>
  <w:num w:numId="1336">
    <w:abstractNumId w:val="1284"/>
  </w:num>
  <w:num w:numId="1337">
    <w:abstractNumId w:val="325"/>
  </w:num>
  <w:num w:numId="1338">
    <w:abstractNumId w:val="893"/>
  </w:num>
  <w:num w:numId="1339">
    <w:abstractNumId w:val="638"/>
  </w:num>
  <w:num w:numId="1340">
    <w:abstractNumId w:val="1310"/>
  </w:num>
  <w:num w:numId="1341">
    <w:abstractNumId w:val="324"/>
  </w:num>
  <w:num w:numId="1342">
    <w:abstractNumId w:val="695"/>
  </w:num>
  <w:num w:numId="1343">
    <w:abstractNumId w:val="740"/>
  </w:num>
  <w:num w:numId="1344">
    <w:abstractNumId w:val="1030"/>
  </w:num>
  <w:num w:numId="1345">
    <w:abstractNumId w:val="1423"/>
  </w:num>
  <w:num w:numId="1346">
    <w:abstractNumId w:val="809"/>
  </w:num>
  <w:num w:numId="1347">
    <w:abstractNumId w:val="1278"/>
  </w:num>
  <w:num w:numId="1348">
    <w:abstractNumId w:val="1347"/>
  </w:num>
  <w:num w:numId="1349">
    <w:abstractNumId w:val="439"/>
  </w:num>
  <w:num w:numId="1350">
    <w:abstractNumId w:val="1165"/>
  </w:num>
  <w:num w:numId="1351">
    <w:abstractNumId w:val="489"/>
  </w:num>
  <w:num w:numId="1352">
    <w:abstractNumId w:val="1335"/>
  </w:num>
  <w:num w:numId="1353">
    <w:abstractNumId w:val="637"/>
  </w:num>
  <w:num w:numId="1354">
    <w:abstractNumId w:val="531"/>
  </w:num>
  <w:num w:numId="1355">
    <w:abstractNumId w:val="648"/>
  </w:num>
  <w:num w:numId="1356">
    <w:abstractNumId w:val="98"/>
  </w:num>
  <w:num w:numId="1357">
    <w:abstractNumId w:val="771"/>
  </w:num>
  <w:num w:numId="1358">
    <w:abstractNumId w:val="1411"/>
  </w:num>
  <w:num w:numId="1359">
    <w:abstractNumId w:val="628"/>
  </w:num>
  <w:num w:numId="1360">
    <w:abstractNumId w:val="1028"/>
  </w:num>
  <w:num w:numId="1361">
    <w:abstractNumId w:val="1468"/>
  </w:num>
  <w:num w:numId="1362">
    <w:abstractNumId w:val="149"/>
  </w:num>
  <w:num w:numId="1363">
    <w:abstractNumId w:val="1145"/>
  </w:num>
  <w:num w:numId="1364">
    <w:abstractNumId w:val="1181"/>
  </w:num>
  <w:num w:numId="1365">
    <w:abstractNumId w:val="859"/>
  </w:num>
  <w:num w:numId="1366">
    <w:abstractNumId w:val="612"/>
  </w:num>
  <w:num w:numId="1367">
    <w:abstractNumId w:val="891"/>
  </w:num>
  <w:num w:numId="1368">
    <w:abstractNumId w:val="1104"/>
  </w:num>
  <w:num w:numId="1369">
    <w:abstractNumId w:val="317"/>
  </w:num>
  <w:num w:numId="1370">
    <w:abstractNumId w:val="1368"/>
  </w:num>
  <w:num w:numId="1371">
    <w:abstractNumId w:val="1331"/>
  </w:num>
  <w:num w:numId="1372">
    <w:abstractNumId w:val="177"/>
  </w:num>
  <w:num w:numId="1373">
    <w:abstractNumId w:val="1201"/>
  </w:num>
  <w:num w:numId="1374">
    <w:abstractNumId w:val="791"/>
  </w:num>
  <w:num w:numId="1375">
    <w:abstractNumId w:val="786"/>
  </w:num>
  <w:num w:numId="1376">
    <w:abstractNumId w:val="508"/>
  </w:num>
  <w:num w:numId="1377">
    <w:abstractNumId w:val="1474"/>
  </w:num>
  <w:num w:numId="1378">
    <w:abstractNumId w:val="1502"/>
  </w:num>
  <w:num w:numId="1379">
    <w:abstractNumId w:val="189"/>
  </w:num>
  <w:num w:numId="1380">
    <w:abstractNumId w:val="994"/>
  </w:num>
  <w:num w:numId="1381">
    <w:abstractNumId w:val="256"/>
  </w:num>
  <w:num w:numId="1382">
    <w:abstractNumId w:val="892"/>
  </w:num>
  <w:num w:numId="1383">
    <w:abstractNumId w:val="1333"/>
  </w:num>
  <w:num w:numId="1384">
    <w:abstractNumId w:val="130"/>
  </w:num>
  <w:num w:numId="1385">
    <w:abstractNumId w:val="643"/>
  </w:num>
  <w:num w:numId="1386">
    <w:abstractNumId w:val="822"/>
  </w:num>
  <w:num w:numId="1387">
    <w:abstractNumId w:val="938"/>
  </w:num>
  <w:num w:numId="1388">
    <w:abstractNumId w:val="835"/>
  </w:num>
  <w:num w:numId="1389">
    <w:abstractNumId w:val="1193"/>
  </w:num>
  <w:num w:numId="1390">
    <w:abstractNumId w:val="963"/>
  </w:num>
  <w:num w:numId="1391">
    <w:abstractNumId w:val="1479"/>
  </w:num>
  <w:num w:numId="1392">
    <w:abstractNumId w:val="1314"/>
  </w:num>
  <w:num w:numId="1393">
    <w:abstractNumId w:val="1233"/>
  </w:num>
  <w:num w:numId="1394">
    <w:abstractNumId w:val="548"/>
  </w:num>
  <w:num w:numId="1395">
    <w:abstractNumId w:val="1017"/>
  </w:num>
  <w:num w:numId="1396">
    <w:abstractNumId w:val="344"/>
  </w:num>
  <w:num w:numId="1397">
    <w:abstractNumId w:val="722"/>
  </w:num>
  <w:num w:numId="1398">
    <w:abstractNumId w:val="59"/>
  </w:num>
  <w:num w:numId="1399">
    <w:abstractNumId w:val="36"/>
  </w:num>
  <w:num w:numId="1400">
    <w:abstractNumId w:val="107"/>
  </w:num>
  <w:num w:numId="1401">
    <w:abstractNumId w:val="1501"/>
  </w:num>
  <w:num w:numId="1402">
    <w:abstractNumId w:val="1109"/>
  </w:num>
  <w:num w:numId="1403">
    <w:abstractNumId w:val="448"/>
  </w:num>
  <w:num w:numId="1404">
    <w:abstractNumId w:val="83"/>
  </w:num>
  <w:num w:numId="1405">
    <w:abstractNumId w:val="519"/>
  </w:num>
  <w:num w:numId="1406">
    <w:abstractNumId w:val="559"/>
  </w:num>
  <w:num w:numId="1407">
    <w:abstractNumId w:val="468"/>
  </w:num>
  <w:num w:numId="1408">
    <w:abstractNumId w:val="57"/>
  </w:num>
  <w:num w:numId="1409">
    <w:abstractNumId w:val="42"/>
  </w:num>
  <w:num w:numId="1410">
    <w:abstractNumId w:val="680"/>
  </w:num>
  <w:num w:numId="1411">
    <w:abstractNumId w:val="1348"/>
  </w:num>
  <w:num w:numId="1412">
    <w:abstractNumId w:val="298"/>
  </w:num>
  <w:num w:numId="1413">
    <w:abstractNumId w:val="310"/>
  </w:num>
  <w:num w:numId="1414">
    <w:abstractNumId w:val="509"/>
  </w:num>
  <w:num w:numId="1415">
    <w:abstractNumId w:val="357"/>
  </w:num>
  <w:num w:numId="1416">
    <w:abstractNumId w:val="89"/>
  </w:num>
  <w:num w:numId="1417">
    <w:abstractNumId w:val="1523"/>
  </w:num>
  <w:num w:numId="1418">
    <w:abstractNumId w:val="555"/>
  </w:num>
  <w:num w:numId="1419">
    <w:abstractNumId w:val="726"/>
  </w:num>
  <w:num w:numId="1420">
    <w:abstractNumId w:val="1351"/>
  </w:num>
  <w:num w:numId="1421">
    <w:abstractNumId w:val="918"/>
  </w:num>
  <w:num w:numId="1422">
    <w:abstractNumId w:val="431"/>
  </w:num>
  <w:num w:numId="1423">
    <w:abstractNumId w:val="178"/>
  </w:num>
  <w:num w:numId="1424">
    <w:abstractNumId w:val="1416"/>
  </w:num>
  <w:num w:numId="1425">
    <w:abstractNumId w:val="1195"/>
  </w:num>
  <w:num w:numId="1426">
    <w:abstractNumId w:val="498"/>
  </w:num>
  <w:num w:numId="1427">
    <w:abstractNumId w:val="1283"/>
  </w:num>
  <w:num w:numId="1428">
    <w:abstractNumId w:val="1487"/>
  </w:num>
  <w:num w:numId="1429">
    <w:abstractNumId w:val="1235"/>
  </w:num>
  <w:num w:numId="1430">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1431"/>
  </w:num>
  <w:num w:numId="1432">
    <w:abstractNumId w:val="249"/>
  </w:num>
  <w:num w:numId="1433">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71"/>
  </w:num>
  <w:num w:numId="1435">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6">
    <w:abstractNumId w:val="562"/>
  </w:num>
  <w:num w:numId="1437">
    <w:abstractNumId w:val="703"/>
  </w:num>
  <w:num w:numId="1438">
    <w:abstractNumId w:val="514"/>
  </w:num>
  <w:num w:numId="1439">
    <w:abstractNumId w:val="544"/>
  </w:num>
  <w:num w:numId="1440">
    <w:abstractNumId w:val="1434"/>
  </w:num>
  <w:num w:numId="1441">
    <w:abstractNumId w:val="1473"/>
  </w:num>
  <w:num w:numId="1442">
    <w:abstractNumId w:val="14"/>
  </w:num>
  <w:num w:numId="1443">
    <w:abstractNumId w:val="162"/>
  </w:num>
  <w:num w:numId="1444">
    <w:abstractNumId w:val="1307"/>
  </w:num>
  <w:num w:numId="1445">
    <w:abstractNumId w:val="183"/>
  </w:num>
  <w:num w:numId="1446">
    <w:abstractNumId w:val="724"/>
  </w:num>
  <w:num w:numId="1447">
    <w:abstractNumId w:val="1298"/>
  </w:num>
  <w:num w:numId="1448">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9">
    <w:abstractNumId w:val="265"/>
  </w:num>
  <w:num w:numId="1450">
    <w:abstractNumId w:val="139"/>
  </w:num>
  <w:num w:numId="1451">
    <w:abstractNumId w:val="1547"/>
  </w:num>
  <w:num w:numId="1452">
    <w:abstractNumId w:val="928"/>
  </w:num>
  <w:num w:numId="1453">
    <w:abstractNumId w:val="1484"/>
  </w:num>
  <w:num w:numId="1454">
    <w:abstractNumId w:val="1404"/>
  </w:num>
  <w:num w:numId="1455">
    <w:abstractNumId w:val="467"/>
  </w:num>
  <w:num w:numId="1456">
    <w:abstractNumId w:val="210"/>
  </w:num>
  <w:num w:numId="1457">
    <w:abstractNumId w:val="1469"/>
  </w:num>
  <w:num w:numId="1458">
    <w:abstractNumId w:val="799"/>
  </w:num>
  <w:num w:numId="1459">
    <w:abstractNumId w:val="302"/>
  </w:num>
  <w:num w:numId="1460">
    <w:abstractNumId w:val="586"/>
  </w:num>
  <w:num w:numId="1461">
    <w:abstractNumId w:val="1268"/>
  </w:num>
  <w:num w:numId="1462">
    <w:abstractNumId w:val="1243"/>
  </w:num>
  <w:num w:numId="1463">
    <w:abstractNumId w:val="1225"/>
  </w:num>
  <w:num w:numId="1464">
    <w:abstractNumId w:val="455"/>
  </w:num>
  <w:num w:numId="1465">
    <w:abstractNumId w:val="411"/>
  </w:num>
  <w:num w:numId="1466">
    <w:abstractNumId w:val="697"/>
  </w:num>
  <w:num w:numId="1467">
    <w:abstractNumId w:val="939"/>
  </w:num>
  <w:num w:numId="1468">
    <w:abstractNumId w:val="1511"/>
  </w:num>
  <w:num w:numId="1469">
    <w:abstractNumId w:val="923"/>
  </w:num>
  <w:num w:numId="1470">
    <w:abstractNumId w:val="750"/>
  </w:num>
  <w:num w:numId="1471">
    <w:abstractNumId w:val="920"/>
  </w:num>
  <w:num w:numId="1472">
    <w:abstractNumId w:val="229"/>
  </w:num>
  <w:num w:numId="1473">
    <w:abstractNumId w:val="35"/>
  </w:num>
  <w:num w:numId="1474">
    <w:abstractNumId w:val="6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5">
    <w:abstractNumId w:val="683"/>
  </w:num>
  <w:num w:numId="1476">
    <w:abstractNumId w:val="926"/>
  </w:num>
  <w:num w:numId="1477">
    <w:abstractNumId w:val="813"/>
  </w:num>
  <w:num w:numId="1478">
    <w:abstractNumId w:val="292"/>
  </w:num>
  <w:num w:numId="1479">
    <w:abstractNumId w:val="93"/>
  </w:num>
  <w:num w:numId="1480">
    <w:abstractNumId w:val="290"/>
  </w:num>
  <w:num w:numId="1481">
    <w:abstractNumId w:val="301"/>
  </w:num>
  <w:num w:numId="1482">
    <w:abstractNumId w:val="1036"/>
  </w:num>
  <w:num w:numId="1483">
    <w:abstractNumId w:val="224"/>
  </w:num>
  <w:num w:numId="1484">
    <w:abstractNumId w:val="739"/>
  </w:num>
  <w:num w:numId="1485">
    <w:abstractNumId w:val="692"/>
  </w:num>
  <w:num w:numId="1486">
    <w:abstractNumId w:val="858"/>
  </w:num>
  <w:num w:numId="1487">
    <w:abstractNumId w:val="1393"/>
  </w:num>
  <w:num w:numId="1488">
    <w:abstractNumId w:val="326"/>
  </w:num>
  <w:num w:numId="1489">
    <w:abstractNumId w:val="1152"/>
  </w:num>
  <w:num w:numId="1490">
    <w:abstractNumId w:val="1074"/>
  </w:num>
  <w:num w:numId="1491">
    <w:abstractNumId w:val="176"/>
  </w:num>
  <w:num w:numId="1492">
    <w:abstractNumId w:val="797"/>
  </w:num>
  <w:num w:numId="1493">
    <w:abstractNumId w:val="1567"/>
  </w:num>
  <w:num w:numId="1494">
    <w:abstractNumId w:val="395"/>
  </w:num>
  <w:num w:numId="1495">
    <w:abstractNumId w:val="495"/>
  </w:num>
  <w:num w:numId="1496">
    <w:abstractNumId w:val="1516"/>
  </w:num>
  <w:num w:numId="1497">
    <w:abstractNumId w:val="1130"/>
  </w:num>
  <w:num w:numId="1498">
    <w:abstractNumId w:val="585"/>
  </w:num>
  <w:num w:numId="1499">
    <w:abstractNumId w:val="682"/>
  </w:num>
  <w:num w:numId="1500">
    <w:abstractNumId w:val="1210"/>
  </w:num>
  <w:num w:numId="1501">
    <w:abstractNumId w:val="1496"/>
  </w:num>
  <w:num w:numId="1502">
    <w:abstractNumId w:val="949"/>
  </w:num>
  <w:num w:numId="1503">
    <w:abstractNumId w:val="379"/>
  </w:num>
  <w:num w:numId="1504">
    <w:abstractNumId w:val="838"/>
  </w:num>
  <w:num w:numId="1505">
    <w:abstractNumId w:val="38"/>
  </w:num>
  <w:num w:numId="1506">
    <w:abstractNumId w:val="890"/>
  </w:num>
  <w:num w:numId="1507">
    <w:abstractNumId w:val="820"/>
  </w:num>
  <w:num w:numId="1508">
    <w:abstractNumId w:val="522"/>
  </w:num>
  <w:num w:numId="1509">
    <w:abstractNumId w:val="1526"/>
  </w:num>
  <w:num w:numId="1510">
    <w:abstractNumId w:val="1542"/>
  </w:num>
  <w:num w:numId="1511">
    <w:abstractNumId w:val="263"/>
  </w:num>
  <w:num w:numId="1512">
    <w:abstractNumId w:val="1565"/>
  </w:num>
  <w:num w:numId="1513">
    <w:abstractNumId w:val="774"/>
  </w:num>
  <w:num w:numId="1514">
    <w:abstractNumId w:val="6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5">
    <w:abstractNumId w:val="1044"/>
  </w:num>
  <w:num w:numId="1516">
    <w:abstractNumId w:val="1064"/>
  </w:num>
  <w:num w:numId="1517">
    <w:abstractNumId w:val="624"/>
  </w:num>
  <w:num w:numId="1518">
    <w:abstractNumId w:val="364"/>
  </w:num>
  <w:num w:numId="1519">
    <w:abstractNumId w:val="487"/>
  </w:num>
  <w:num w:numId="1520">
    <w:abstractNumId w:val="1440"/>
  </w:num>
  <w:num w:numId="1521">
    <w:abstractNumId w:val="927"/>
  </w:num>
  <w:num w:numId="1522">
    <w:abstractNumId w:val="349"/>
  </w:num>
  <w:num w:numId="1523">
    <w:abstractNumId w:val="1343"/>
  </w:num>
  <w:num w:numId="1524">
    <w:abstractNumId w:val="95"/>
  </w:num>
  <w:num w:numId="1525">
    <w:abstractNumId w:val="550"/>
  </w:num>
  <w:num w:numId="1526">
    <w:abstractNumId w:val="1399"/>
  </w:num>
  <w:num w:numId="1527">
    <w:abstractNumId w:val="48"/>
  </w:num>
  <w:num w:numId="1528">
    <w:abstractNumId w:val="1051"/>
  </w:num>
  <w:num w:numId="1529">
    <w:abstractNumId w:val="289"/>
  </w:num>
  <w:num w:numId="1530">
    <w:abstractNumId w:val="711"/>
  </w:num>
  <w:num w:numId="1531">
    <w:abstractNumId w:val="581"/>
  </w:num>
  <w:num w:numId="1532">
    <w:abstractNumId w:val="744"/>
  </w:num>
  <w:num w:numId="1533">
    <w:abstractNumId w:val="1007"/>
  </w:num>
  <w:num w:numId="1534">
    <w:abstractNumId w:val="1038"/>
  </w:num>
  <w:num w:numId="1535">
    <w:abstractNumId w:val="1291"/>
  </w:num>
  <w:num w:numId="1536">
    <w:abstractNumId w:val="179"/>
  </w:num>
  <w:num w:numId="1537">
    <w:abstractNumId w:val="1006"/>
  </w:num>
  <w:num w:numId="1538">
    <w:abstractNumId w:val="1394"/>
  </w:num>
  <w:num w:numId="1539">
    <w:abstractNumId w:val="704"/>
  </w:num>
  <w:num w:numId="1540">
    <w:abstractNumId w:val="502"/>
  </w:num>
  <w:num w:numId="1541">
    <w:abstractNumId w:val="1013"/>
  </w:num>
  <w:num w:numId="1542">
    <w:abstractNumId w:val="1105"/>
  </w:num>
  <w:num w:numId="1543">
    <w:abstractNumId w:val="1524"/>
  </w:num>
  <w:num w:numId="1544">
    <w:abstractNumId w:val="601"/>
  </w:num>
  <w:num w:numId="1545">
    <w:abstractNumId w:val="754"/>
  </w:num>
  <w:num w:numId="1546">
    <w:abstractNumId w:val="1004"/>
  </w:num>
  <w:num w:numId="1547">
    <w:abstractNumId w:val="1286"/>
  </w:num>
  <w:num w:numId="1548">
    <w:abstractNumId w:val="1478"/>
  </w:num>
  <w:num w:numId="1549">
    <w:abstractNumId w:val="380"/>
  </w:num>
  <w:num w:numId="1550">
    <w:abstractNumId w:val="1132"/>
  </w:num>
  <w:num w:numId="1551">
    <w:abstractNumId w:val="27"/>
  </w:num>
  <w:num w:numId="1552">
    <w:abstractNumId w:val="492"/>
  </w:num>
  <w:num w:numId="1553">
    <w:abstractNumId w:val="828"/>
  </w:num>
  <w:num w:numId="1554">
    <w:abstractNumId w:val="654"/>
  </w:num>
  <w:num w:numId="1555">
    <w:abstractNumId w:val="1503"/>
  </w:num>
  <w:num w:numId="1556">
    <w:abstractNumId w:val="592"/>
  </w:num>
  <w:num w:numId="1557">
    <w:abstractNumId w:val="613"/>
  </w:num>
  <w:num w:numId="1558">
    <w:abstractNumId w:val="716"/>
  </w:num>
  <w:num w:numId="1559">
    <w:abstractNumId w:val="845"/>
  </w:num>
  <w:num w:numId="1560">
    <w:abstractNumId w:val="300"/>
  </w:num>
  <w:num w:numId="1561">
    <w:abstractNumId w:val="1032"/>
  </w:num>
  <w:num w:numId="1562">
    <w:abstractNumId w:val="950"/>
  </w:num>
  <w:num w:numId="1563">
    <w:abstractNumId w:val="135"/>
  </w:num>
  <w:num w:numId="1564">
    <w:abstractNumId w:val="968"/>
  </w:num>
  <w:num w:numId="1565">
    <w:abstractNumId w:val="405"/>
  </w:num>
  <w:num w:numId="1566">
    <w:abstractNumId w:val="839"/>
  </w:num>
  <w:num w:numId="1567">
    <w:abstractNumId w:val="756"/>
  </w:num>
  <w:num w:numId="1568">
    <w:abstractNumId w:val="1265"/>
  </w:num>
  <w:num w:numId="1569">
    <w:abstractNumId w:val="1409"/>
  </w:num>
  <w:num w:numId="1570">
    <w:abstractNumId w:val="26"/>
  </w:num>
  <w:num w:numId="1571">
    <w:abstractNumId w:val="117"/>
  </w:num>
  <w:num w:numId="1572">
    <w:abstractNumId w:val="805"/>
  </w:num>
  <w:num w:numId="1573">
    <w:abstractNumId w:val="45"/>
  </w:num>
  <w:num w:numId="1574">
    <w:abstractNumId w:val="1380"/>
  </w:num>
  <w:num w:numId="1575">
    <w:abstractNumId w:val="33"/>
  </w:num>
  <w:num w:numId="1576">
    <w:abstractNumId w:val="16"/>
  </w:num>
  <w:num w:numId="1577">
    <w:abstractNumId w:val="1192"/>
  </w:num>
  <w:num w:numId="1578">
    <w:abstractNumId w:val="373"/>
  </w:num>
  <w:num w:numId="1579">
    <w:abstractNumId w:val="708"/>
  </w:num>
  <w:num w:numId="1580">
    <w:abstractNumId w:val="880"/>
  </w:num>
  <w:num w:numId="1581">
    <w:abstractNumId w:val="1336"/>
  </w:num>
  <w:num w:numId="1582">
    <w:abstractNumId w:val="1136"/>
  </w:num>
  <w:num w:numId="1583">
    <w:abstractNumId w:val="1068"/>
  </w:num>
  <w:num w:numId="1584">
    <w:abstractNumId w:val="476"/>
  </w:num>
  <w:num w:numId="1585">
    <w:abstractNumId w:val="1218"/>
  </w:num>
  <w:num w:numId="1586">
    <w:abstractNumId w:val="388"/>
  </w:num>
  <w:num w:numId="1587">
    <w:abstractNumId w:val="779"/>
  </w:num>
  <w:num w:numId="1588">
    <w:abstractNumId w:val="187"/>
  </w:num>
  <w:num w:numId="1589">
    <w:abstractNumId w:val="6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0">
    <w:abstractNumId w:val="6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1">
    <w:abstractNumId w:val="760"/>
  </w:num>
  <w:num w:numId="1592">
    <w:abstractNumId w:val="765"/>
  </w:num>
  <w:num w:numId="1593">
    <w:abstractNumId w:val="609"/>
  </w:num>
  <w:num w:numId="1594">
    <w:abstractNumId w:val="307"/>
  </w:num>
  <w:num w:numId="1595">
    <w:abstractNumId w:val="817"/>
  </w:num>
  <w:num w:numId="1596">
    <w:abstractNumId w:val="390"/>
  </w:num>
  <w:num w:numId="1597">
    <w:abstractNumId w:val="836"/>
  </w:num>
  <w:num w:numId="1598">
    <w:abstractNumId w:val="625"/>
    <w:lvlOverride w:ilvl="0">
      <w:startOverride w:val="1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9">
    <w:abstractNumId w:val="625"/>
    <w:lvlOverride w:ilvl="0">
      <w:startOverride w:val="13"/>
    </w:lvlOverride>
    <w:lvlOverride w:ilvl="1">
      <w:startOverride w:val="6"/>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0">
    <w:abstractNumId w:val="625"/>
    <w:lvlOverride w:ilvl="0">
      <w:startOverride w:val="12"/>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1">
    <w:abstractNumId w:val="1419"/>
  </w:num>
  <w:num w:numId="1602">
    <w:abstractNumId w:val="1556"/>
  </w:num>
  <w:num w:numId="1603">
    <w:abstractNumId w:val="417"/>
  </w:num>
  <w:num w:numId="1604">
    <w:abstractNumId w:val="120"/>
  </w:num>
  <w:num w:numId="1605">
    <w:abstractNumId w:val="1463"/>
  </w:num>
  <w:num w:numId="1606">
    <w:abstractNumId w:val="772"/>
  </w:num>
  <w:num w:numId="1607">
    <w:abstractNumId w:val="1187"/>
  </w:num>
  <w:num w:numId="1608">
    <w:abstractNumId w:val="416"/>
  </w:num>
  <w:num w:numId="1609">
    <w:abstractNumId w:val="547"/>
  </w:num>
  <w:num w:numId="1610">
    <w:abstractNumId w:val="1454"/>
  </w:num>
  <w:num w:numId="1611">
    <w:abstractNumId w:val="1433"/>
  </w:num>
  <w:num w:numId="1612">
    <w:abstractNumId w:val="1215"/>
  </w:num>
  <w:num w:numId="1613">
    <w:abstractNumId w:val="295"/>
  </w:num>
  <w:num w:numId="1614">
    <w:abstractNumId w:val="1437"/>
  </w:num>
  <w:num w:numId="1615">
    <w:abstractNumId w:val="646"/>
  </w:num>
  <w:num w:numId="1616">
    <w:abstractNumId w:val="997"/>
  </w:num>
  <w:num w:numId="1617">
    <w:abstractNumId w:val="474"/>
  </w:num>
  <w:num w:numId="1618">
    <w:abstractNumId w:val="811"/>
  </w:num>
  <w:num w:numId="1619">
    <w:abstractNumId w:val="1568"/>
  </w:num>
  <w:num w:numId="1620">
    <w:abstractNumId w:val="564"/>
  </w:num>
  <w:num w:numId="1621">
    <w:abstractNumId w:val="1574"/>
  </w:num>
  <w:num w:numId="1622">
    <w:abstractNumId w:val="1345"/>
  </w:num>
  <w:num w:numId="1623">
    <w:abstractNumId w:val="600"/>
  </w:num>
  <w:num w:numId="1624">
    <w:abstractNumId w:val="1301"/>
  </w:num>
  <w:num w:numId="1625">
    <w:abstractNumId w:val="1092"/>
  </w:num>
  <w:num w:numId="1626">
    <w:abstractNumId w:val="1056"/>
  </w:num>
  <w:num w:numId="1627">
    <w:abstractNumId w:val="1248"/>
  </w:num>
  <w:num w:numId="1628">
    <w:abstractNumId w:val="1320"/>
  </w:num>
  <w:num w:numId="1629">
    <w:abstractNumId w:val="1200"/>
  </w:num>
  <w:num w:numId="1630">
    <w:abstractNumId w:val="303"/>
  </w:num>
  <w:num w:numId="1631">
    <w:abstractNumId w:val="80"/>
  </w:num>
  <w:num w:numId="1632">
    <w:abstractNumId w:val="318"/>
  </w:num>
  <w:num w:numId="1633">
    <w:abstractNumId w:val="1173"/>
  </w:num>
  <w:num w:numId="1634">
    <w:abstractNumId w:val="625"/>
    <w:lvlOverride w:ilvl="0">
      <w:startOverride w:val="15"/>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5">
    <w:abstractNumId w:val="6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6">
    <w:abstractNumId w:val="1256"/>
  </w:num>
  <w:num w:numId="1637">
    <w:abstractNumId w:val="1323"/>
  </w:num>
  <w:num w:numId="1638">
    <w:abstractNumId w:val="1302"/>
  </w:num>
  <w:num w:numId="1639">
    <w:abstractNumId w:val="1359"/>
  </w:num>
  <w:num w:numId="1640">
    <w:abstractNumId w:val="1198"/>
  </w:num>
  <w:num w:numId="1641">
    <w:abstractNumId w:val="672"/>
  </w:num>
  <w:num w:numId="1642">
    <w:abstractNumId w:val="6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3">
    <w:abstractNumId w:val="6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4">
    <w:abstractNumId w:val="529"/>
  </w:num>
  <w:num w:numId="1645">
    <w:abstractNumId w:val="594"/>
  </w:num>
  <w:num w:numId="1646">
    <w:abstractNumId w:val="1285"/>
  </w:num>
  <w:num w:numId="1647">
    <w:abstractNumId w:val="1052"/>
  </w:num>
  <w:num w:numId="1648">
    <w:abstractNumId w:val="959"/>
  </w:num>
  <w:num w:numId="1649">
    <w:abstractNumId w:val="0"/>
  </w:num>
  <w:numIdMacAtCleanup w:val="16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mirrorMargins/>
  <w:hideSpellingErrors/>
  <w:hideGrammaticalErrors/>
  <w:attachedTemplate r:id="rId1"/>
  <w:trackRevisions/>
  <w:doNotTrackMoves/>
  <w:defaultTabStop w:val="403"/>
  <w:evenAndOddHeaders/>
  <w:drawingGridHorizontalSpacing w:val="100"/>
  <w:displayHorizontalDrawingGridEvery w:val="0"/>
  <w:displayVerticalDrawingGridEvery w:val="0"/>
  <w:noPunctuationKerning/>
  <w:characterSpacingControl w:val="doNotCompress"/>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068F"/>
    <w:rsid w:val="0000070E"/>
    <w:rsid w:val="00000A31"/>
    <w:rsid w:val="00000B9E"/>
    <w:rsid w:val="00000BFA"/>
    <w:rsid w:val="000011A1"/>
    <w:rsid w:val="00001CB2"/>
    <w:rsid w:val="00001CC3"/>
    <w:rsid w:val="00002005"/>
    <w:rsid w:val="000020F3"/>
    <w:rsid w:val="00002F44"/>
    <w:rsid w:val="00002F60"/>
    <w:rsid w:val="00002FFA"/>
    <w:rsid w:val="00003244"/>
    <w:rsid w:val="000041B3"/>
    <w:rsid w:val="00004A4F"/>
    <w:rsid w:val="00004D18"/>
    <w:rsid w:val="00004DF1"/>
    <w:rsid w:val="00004F5E"/>
    <w:rsid w:val="00005550"/>
    <w:rsid w:val="00005F8D"/>
    <w:rsid w:val="00006878"/>
    <w:rsid w:val="000068B1"/>
    <w:rsid w:val="00007356"/>
    <w:rsid w:val="0000738D"/>
    <w:rsid w:val="00010308"/>
    <w:rsid w:val="00010328"/>
    <w:rsid w:val="000103D2"/>
    <w:rsid w:val="00010F9D"/>
    <w:rsid w:val="0001107E"/>
    <w:rsid w:val="00011396"/>
    <w:rsid w:val="00012093"/>
    <w:rsid w:val="00012913"/>
    <w:rsid w:val="000133D3"/>
    <w:rsid w:val="000135DF"/>
    <w:rsid w:val="000139CF"/>
    <w:rsid w:val="000148C9"/>
    <w:rsid w:val="000149A2"/>
    <w:rsid w:val="00014C29"/>
    <w:rsid w:val="00014C7C"/>
    <w:rsid w:val="00014EF5"/>
    <w:rsid w:val="0001539B"/>
    <w:rsid w:val="00015AC5"/>
    <w:rsid w:val="00015C8D"/>
    <w:rsid w:val="00016146"/>
    <w:rsid w:val="00016638"/>
    <w:rsid w:val="00016AA2"/>
    <w:rsid w:val="00016B84"/>
    <w:rsid w:val="00017E44"/>
    <w:rsid w:val="00020148"/>
    <w:rsid w:val="00020458"/>
    <w:rsid w:val="00020841"/>
    <w:rsid w:val="00020C16"/>
    <w:rsid w:val="00020F86"/>
    <w:rsid w:val="00020FE6"/>
    <w:rsid w:val="00021337"/>
    <w:rsid w:val="00021990"/>
    <w:rsid w:val="00022312"/>
    <w:rsid w:val="00022C86"/>
    <w:rsid w:val="0002321E"/>
    <w:rsid w:val="000239F7"/>
    <w:rsid w:val="00024797"/>
    <w:rsid w:val="0002492B"/>
    <w:rsid w:val="00024C5F"/>
    <w:rsid w:val="0002527B"/>
    <w:rsid w:val="00025407"/>
    <w:rsid w:val="00025779"/>
    <w:rsid w:val="00025920"/>
    <w:rsid w:val="000259C6"/>
    <w:rsid w:val="00025F06"/>
    <w:rsid w:val="000260C8"/>
    <w:rsid w:val="00026374"/>
    <w:rsid w:val="000269C8"/>
    <w:rsid w:val="00026B5F"/>
    <w:rsid w:val="00027292"/>
    <w:rsid w:val="0002777F"/>
    <w:rsid w:val="0003097E"/>
    <w:rsid w:val="00030B6F"/>
    <w:rsid w:val="00030E91"/>
    <w:rsid w:val="000315AB"/>
    <w:rsid w:val="00031690"/>
    <w:rsid w:val="000316BA"/>
    <w:rsid w:val="00031EBD"/>
    <w:rsid w:val="00031EF1"/>
    <w:rsid w:val="00032780"/>
    <w:rsid w:val="00032B54"/>
    <w:rsid w:val="00032C0D"/>
    <w:rsid w:val="00032CB3"/>
    <w:rsid w:val="00033359"/>
    <w:rsid w:val="00033CAC"/>
    <w:rsid w:val="00033FB4"/>
    <w:rsid w:val="00034105"/>
    <w:rsid w:val="0003414D"/>
    <w:rsid w:val="00034424"/>
    <w:rsid w:val="000344F7"/>
    <w:rsid w:val="000348AE"/>
    <w:rsid w:val="000349A1"/>
    <w:rsid w:val="00035180"/>
    <w:rsid w:val="00035225"/>
    <w:rsid w:val="000358AB"/>
    <w:rsid w:val="00036134"/>
    <w:rsid w:val="00036926"/>
    <w:rsid w:val="000374D3"/>
    <w:rsid w:val="0003755A"/>
    <w:rsid w:val="00037590"/>
    <w:rsid w:val="000377FF"/>
    <w:rsid w:val="0003781B"/>
    <w:rsid w:val="000379D5"/>
    <w:rsid w:val="00040538"/>
    <w:rsid w:val="00040A7E"/>
    <w:rsid w:val="00040E5D"/>
    <w:rsid w:val="0004132A"/>
    <w:rsid w:val="0004187D"/>
    <w:rsid w:val="000419C3"/>
    <w:rsid w:val="00041C9A"/>
    <w:rsid w:val="000430FA"/>
    <w:rsid w:val="00043479"/>
    <w:rsid w:val="00044F12"/>
    <w:rsid w:val="000450F5"/>
    <w:rsid w:val="00046185"/>
    <w:rsid w:val="0004618C"/>
    <w:rsid w:val="0004677F"/>
    <w:rsid w:val="00046AED"/>
    <w:rsid w:val="00046F7A"/>
    <w:rsid w:val="0004792F"/>
    <w:rsid w:val="00047BAA"/>
    <w:rsid w:val="00047BCC"/>
    <w:rsid w:val="00047F8D"/>
    <w:rsid w:val="00050274"/>
    <w:rsid w:val="00050353"/>
    <w:rsid w:val="000504BF"/>
    <w:rsid w:val="00050A0E"/>
    <w:rsid w:val="00051028"/>
    <w:rsid w:val="000511EA"/>
    <w:rsid w:val="00051D8F"/>
    <w:rsid w:val="0005243C"/>
    <w:rsid w:val="00052D2E"/>
    <w:rsid w:val="00052E66"/>
    <w:rsid w:val="00052EC4"/>
    <w:rsid w:val="00052EFC"/>
    <w:rsid w:val="00053225"/>
    <w:rsid w:val="00053503"/>
    <w:rsid w:val="00053534"/>
    <w:rsid w:val="00053775"/>
    <w:rsid w:val="00053804"/>
    <w:rsid w:val="00053DB6"/>
    <w:rsid w:val="00054D17"/>
    <w:rsid w:val="00055598"/>
    <w:rsid w:val="00055BD5"/>
    <w:rsid w:val="00056550"/>
    <w:rsid w:val="00056558"/>
    <w:rsid w:val="00056DA9"/>
    <w:rsid w:val="000575C2"/>
    <w:rsid w:val="00057704"/>
    <w:rsid w:val="0005787D"/>
    <w:rsid w:val="00057C95"/>
    <w:rsid w:val="000605E6"/>
    <w:rsid w:val="000611A9"/>
    <w:rsid w:val="000612CE"/>
    <w:rsid w:val="00061845"/>
    <w:rsid w:val="00061DA0"/>
    <w:rsid w:val="00061EC8"/>
    <w:rsid w:val="0006214F"/>
    <w:rsid w:val="000625EF"/>
    <w:rsid w:val="000625F1"/>
    <w:rsid w:val="000639AD"/>
    <w:rsid w:val="00063AE6"/>
    <w:rsid w:val="000642C6"/>
    <w:rsid w:val="000643F8"/>
    <w:rsid w:val="0006447F"/>
    <w:rsid w:val="00065D08"/>
    <w:rsid w:val="00065DB2"/>
    <w:rsid w:val="00065F45"/>
    <w:rsid w:val="0006620E"/>
    <w:rsid w:val="00066646"/>
    <w:rsid w:val="00066663"/>
    <w:rsid w:val="00067688"/>
    <w:rsid w:val="00067949"/>
    <w:rsid w:val="0007086F"/>
    <w:rsid w:val="000709BD"/>
    <w:rsid w:val="00071909"/>
    <w:rsid w:val="00071985"/>
    <w:rsid w:val="00071F21"/>
    <w:rsid w:val="00071F4E"/>
    <w:rsid w:val="00072BB1"/>
    <w:rsid w:val="00073C3A"/>
    <w:rsid w:val="000745EB"/>
    <w:rsid w:val="00074D83"/>
    <w:rsid w:val="00075111"/>
    <w:rsid w:val="00075691"/>
    <w:rsid w:val="000766ED"/>
    <w:rsid w:val="00076B9E"/>
    <w:rsid w:val="00077D7D"/>
    <w:rsid w:val="00077E5B"/>
    <w:rsid w:val="000801CC"/>
    <w:rsid w:val="00081161"/>
    <w:rsid w:val="00081283"/>
    <w:rsid w:val="000813F4"/>
    <w:rsid w:val="00081437"/>
    <w:rsid w:val="000817D3"/>
    <w:rsid w:val="0008183F"/>
    <w:rsid w:val="0008191E"/>
    <w:rsid w:val="000819A3"/>
    <w:rsid w:val="00082428"/>
    <w:rsid w:val="000824E4"/>
    <w:rsid w:val="00082702"/>
    <w:rsid w:val="00082B66"/>
    <w:rsid w:val="00082BA8"/>
    <w:rsid w:val="00083454"/>
    <w:rsid w:val="00083CEC"/>
    <w:rsid w:val="00083CF4"/>
    <w:rsid w:val="000847C5"/>
    <w:rsid w:val="00084C87"/>
    <w:rsid w:val="00085141"/>
    <w:rsid w:val="00086289"/>
    <w:rsid w:val="00086B3C"/>
    <w:rsid w:val="00086B93"/>
    <w:rsid w:val="00087C8F"/>
    <w:rsid w:val="0009024B"/>
    <w:rsid w:val="0009072F"/>
    <w:rsid w:val="00091120"/>
    <w:rsid w:val="000918DA"/>
    <w:rsid w:val="00091A37"/>
    <w:rsid w:val="0009209B"/>
    <w:rsid w:val="000925AE"/>
    <w:rsid w:val="00093129"/>
    <w:rsid w:val="000933F5"/>
    <w:rsid w:val="00094CE3"/>
    <w:rsid w:val="000950D9"/>
    <w:rsid w:val="0009565A"/>
    <w:rsid w:val="000958E3"/>
    <w:rsid w:val="00095CB3"/>
    <w:rsid w:val="00096D92"/>
    <w:rsid w:val="00097080"/>
    <w:rsid w:val="000971AB"/>
    <w:rsid w:val="00097A4C"/>
    <w:rsid w:val="00097ACE"/>
    <w:rsid w:val="00097FDC"/>
    <w:rsid w:val="000A05D1"/>
    <w:rsid w:val="000A07A2"/>
    <w:rsid w:val="000A12EF"/>
    <w:rsid w:val="000A1661"/>
    <w:rsid w:val="000A166B"/>
    <w:rsid w:val="000A1EA6"/>
    <w:rsid w:val="000A2242"/>
    <w:rsid w:val="000A2D69"/>
    <w:rsid w:val="000A3258"/>
    <w:rsid w:val="000A37B6"/>
    <w:rsid w:val="000A3E52"/>
    <w:rsid w:val="000A4A4F"/>
    <w:rsid w:val="000A4BD3"/>
    <w:rsid w:val="000A612A"/>
    <w:rsid w:val="000A614A"/>
    <w:rsid w:val="000A6B3B"/>
    <w:rsid w:val="000A7A52"/>
    <w:rsid w:val="000B0083"/>
    <w:rsid w:val="000B0266"/>
    <w:rsid w:val="000B02F1"/>
    <w:rsid w:val="000B07FE"/>
    <w:rsid w:val="000B0F4C"/>
    <w:rsid w:val="000B1504"/>
    <w:rsid w:val="000B1F1B"/>
    <w:rsid w:val="000B265D"/>
    <w:rsid w:val="000B26D2"/>
    <w:rsid w:val="000B3121"/>
    <w:rsid w:val="000B3492"/>
    <w:rsid w:val="000B3879"/>
    <w:rsid w:val="000B57C8"/>
    <w:rsid w:val="000B6E8C"/>
    <w:rsid w:val="000B7E45"/>
    <w:rsid w:val="000C005A"/>
    <w:rsid w:val="000C01A4"/>
    <w:rsid w:val="000C0277"/>
    <w:rsid w:val="000C02E5"/>
    <w:rsid w:val="000C0445"/>
    <w:rsid w:val="000C060E"/>
    <w:rsid w:val="000C0749"/>
    <w:rsid w:val="000C090B"/>
    <w:rsid w:val="000C0A2B"/>
    <w:rsid w:val="000C0DC9"/>
    <w:rsid w:val="000C1210"/>
    <w:rsid w:val="000C1762"/>
    <w:rsid w:val="000C179D"/>
    <w:rsid w:val="000C17BE"/>
    <w:rsid w:val="000C19AD"/>
    <w:rsid w:val="000C23C4"/>
    <w:rsid w:val="000C266C"/>
    <w:rsid w:val="000C3094"/>
    <w:rsid w:val="000C3354"/>
    <w:rsid w:val="000C3424"/>
    <w:rsid w:val="000C34BD"/>
    <w:rsid w:val="000C3B36"/>
    <w:rsid w:val="000C3BEC"/>
    <w:rsid w:val="000C487B"/>
    <w:rsid w:val="000C491B"/>
    <w:rsid w:val="000C4E16"/>
    <w:rsid w:val="000C550F"/>
    <w:rsid w:val="000C57B1"/>
    <w:rsid w:val="000C64C0"/>
    <w:rsid w:val="000C7947"/>
    <w:rsid w:val="000D0090"/>
    <w:rsid w:val="000D00D2"/>
    <w:rsid w:val="000D108B"/>
    <w:rsid w:val="000D1E38"/>
    <w:rsid w:val="000D29DF"/>
    <w:rsid w:val="000D2F54"/>
    <w:rsid w:val="000D3153"/>
    <w:rsid w:val="000D3CBD"/>
    <w:rsid w:val="000D3CC5"/>
    <w:rsid w:val="000D4CC8"/>
    <w:rsid w:val="000D4E55"/>
    <w:rsid w:val="000D53E9"/>
    <w:rsid w:val="000D57B8"/>
    <w:rsid w:val="000D5AB9"/>
    <w:rsid w:val="000D60F8"/>
    <w:rsid w:val="000D671D"/>
    <w:rsid w:val="000D69D0"/>
    <w:rsid w:val="000D6A7C"/>
    <w:rsid w:val="000D6CD4"/>
    <w:rsid w:val="000D6D22"/>
    <w:rsid w:val="000D7240"/>
    <w:rsid w:val="000D7758"/>
    <w:rsid w:val="000D7E3D"/>
    <w:rsid w:val="000E01AF"/>
    <w:rsid w:val="000E0467"/>
    <w:rsid w:val="000E0523"/>
    <w:rsid w:val="000E0C25"/>
    <w:rsid w:val="000E1DAB"/>
    <w:rsid w:val="000E305D"/>
    <w:rsid w:val="000E330C"/>
    <w:rsid w:val="000E4284"/>
    <w:rsid w:val="000E719D"/>
    <w:rsid w:val="000F0914"/>
    <w:rsid w:val="000F0E49"/>
    <w:rsid w:val="000F11B1"/>
    <w:rsid w:val="000F11C5"/>
    <w:rsid w:val="000F1DE0"/>
    <w:rsid w:val="000F21F2"/>
    <w:rsid w:val="000F3632"/>
    <w:rsid w:val="000F402B"/>
    <w:rsid w:val="000F4CEE"/>
    <w:rsid w:val="000F5540"/>
    <w:rsid w:val="000F5543"/>
    <w:rsid w:val="000F59A6"/>
    <w:rsid w:val="000F5E11"/>
    <w:rsid w:val="000F607A"/>
    <w:rsid w:val="000F6482"/>
    <w:rsid w:val="000F6A89"/>
    <w:rsid w:val="000F7206"/>
    <w:rsid w:val="000F74BB"/>
    <w:rsid w:val="000F7977"/>
    <w:rsid w:val="001000E8"/>
    <w:rsid w:val="00100881"/>
    <w:rsid w:val="00101513"/>
    <w:rsid w:val="001019A2"/>
    <w:rsid w:val="00101EBC"/>
    <w:rsid w:val="00102602"/>
    <w:rsid w:val="00102782"/>
    <w:rsid w:val="00103313"/>
    <w:rsid w:val="001035BB"/>
    <w:rsid w:val="00103C7C"/>
    <w:rsid w:val="00104A1A"/>
    <w:rsid w:val="00104D33"/>
    <w:rsid w:val="00104FBC"/>
    <w:rsid w:val="00105513"/>
    <w:rsid w:val="0010681E"/>
    <w:rsid w:val="001102FB"/>
    <w:rsid w:val="00110D39"/>
    <w:rsid w:val="00111446"/>
    <w:rsid w:val="00111551"/>
    <w:rsid w:val="00112290"/>
    <w:rsid w:val="00112AD3"/>
    <w:rsid w:val="00112E4B"/>
    <w:rsid w:val="00113001"/>
    <w:rsid w:val="0011303E"/>
    <w:rsid w:val="00113D09"/>
    <w:rsid w:val="00114768"/>
    <w:rsid w:val="001149BF"/>
    <w:rsid w:val="00114C2E"/>
    <w:rsid w:val="00115074"/>
    <w:rsid w:val="0011546B"/>
    <w:rsid w:val="0011601B"/>
    <w:rsid w:val="00116059"/>
    <w:rsid w:val="0011682D"/>
    <w:rsid w:val="00116BBD"/>
    <w:rsid w:val="00116DAD"/>
    <w:rsid w:val="00116F3E"/>
    <w:rsid w:val="00117B54"/>
    <w:rsid w:val="00117D9B"/>
    <w:rsid w:val="00117FD6"/>
    <w:rsid w:val="001200B3"/>
    <w:rsid w:val="0012031C"/>
    <w:rsid w:val="00120381"/>
    <w:rsid w:val="00120469"/>
    <w:rsid w:val="00120932"/>
    <w:rsid w:val="00120B52"/>
    <w:rsid w:val="0012147D"/>
    <w:rsid w:val="001215E3"/>
    <w:rsid w:val="00121870"/>
    <w:rsid w:val="00122212"/>
    <w:rsid w:val="00122292"/>
    <w:rsid w:val="001228A8"/>
    <w:rsid w:val="00122BDC"/>
    <w:rsid w:val="0012311B"/>
    <w:rsid w:val="0012350E"/>
    <w:rsid w:val="0012412C"/>
    <w:rsid w:val="00124144"/>
    <w:rsid w:val="001248EB"/>
    <w:rsid w:val="00124C18"/>
    <w:rsid w:val="00124DD2"/>
    <w:rsid w:val="00125774"/>
    <w:rsid w:val="00125DD1"/>
    <w:rsid w:val="001264EE"/>
    <w:rsid w:val="001265F5"/>
    <w:rsid w:val="00126ECD"/>
    <w:rsid w:val="001271A6"/>
    <w:rsid w:val="00130312"/>
    <w:rsid w:val="0013044F"/>
    <w:rsid w:val="00130618"/>
    <w:rsid w:val="00130774"/>
    <w:rsid w:val="00130B2E"/>
    <w:rsid w:val="0013110A"/>
    <w:rsid w:val="001323D4"/>
    <w:rsid w:val="00132612"/>
    <w:rsid w:val="00132AAE"/>
    <w:rsid w:val="00133131"/>
    <w:rsid w:val="001335EE"/>
    <w:rsid w:val="0013401B"/>
    <w:rsid w:val="0013423F"/>
    <w:rsid w:val="001349B2"/>
    <w:rsid w:val="00134DAD"/>
    <w:rsid w:val="00134E95"/>
    <w:rsid w:val="00135204"/>
    <w:rsid w:val="00135526"/>
    <w:rsid w:val="00135B3A"/>
    <w:rsid w:val="00135C3C"/>
    <w:rsid w:val="00136124"/>
    <w:rsid w:val="00136D53"/>
    <w:rsid w:val="0013710B"/>
    <w:rsid w:val="00137648"/>
    <w:rsid w:val="00137A1D"/>
    <w:rsid w:val="00137E43"/>
    <w:rsid w:val="001401A2"/>
    <w:rsid w:val="0014059F"/>
    <w:rsid w:val="00140BEF"/>
    <w:rsid w:val="00140C76"/>
    <w:rsid w:val="00140F69"/>
    <w:rsid w:val="00141002"/>
    <w:rsid w:val="00141138"/>
    <w:rsid w:val="0014171A"/>
    <w:rsid w:val="001417BA"/>
    <w:rsid w:val="00141C64"/>
    <w:rsid w:val="00141D2D"/>
    <w:rsid w:val="00142A0A"/>
    <w:rsid w:val="00143165"/>
    <w:rsid w:val="00143378"/>
    <w:rsid w:val="0014348C"/>
    <w:rsid w:val="001434CE"/>
    <w:rsid w:val="00144284"/>
    <w:rsid w:val="00144CA9"/>
    <w:rsid w:val="00144DD7"/>
    <w:rsid w:val="00145775"/>
    <w:rsid w:val="001457FC"/>
    <w:rsid w:val="00146079"/>
    <w:rsid w:val="00146158"/>
    <w:rsid w:val="00146757"/>
    <w:rsid w:val="00147F71"/>
    <w:rsid w:val="0015078A"/>
    <w:rsid w:val="00150A49"/>
    <w:rsid w:val="001512CA"/>
    <w:rsid w:val="00151B69"/>
    <w:rsid w:val="001535CA"/>
    <w:rsid w:val="00154090"/>
    <w:rsid w:val="0015477F"/>
    <w:rsid w:val="00155469"/>
    <w:rsid w:val="001555D0"/>
    <w:rsid w:val="00155C06"/>
    <w:rsid w:val="00155CDA"/>
    <w:rsid w:val="00156AA7"/>
    <w:rsid w:val="00156F43"/>
    <w:rsid w:val="001572F0"/>
    <w:rsid w:val="0015789C"/>
    <w:rsid w:val="0015799F"/>
    <w:rsid w:val="0016003A"/>
    <w:rsid w:val="001601A2"/>
    <w:rsid w:val="00160587"/>
    <w:rsid w:val="00161FF2"/>
    <w:rsid w:val="00162E38"/>
    <w:rsid w:val="00162FCB"/>
    <w:rsid w:val="001644AA"/>
    <w:rsid w:val="00164954"/>
    <w:rsid w:val="00164D8C"/>
    <w:rsid w:val="001652E4"/>
    <w:rsid w:val="00165530"/>
    <w:rsid w:val="00165752"/>
    <w:rsid w:val="00165778"/>
    <w:rsid w:val="001658DD"/>
    <w:rsid w:val="001660D7"/>
    <w:rsid w:val="001661B2"/>
    <w:rsid w:val="001663BD"/>
    <w:rsid w:val="00166627"/>
    <w:rsid w:val="00166959"/>
    <w:rsid w:val="00167157"/>
    <w:rsid w:val="00167861"/>
    <w:rsid w:val="00167894"/>
    <w:rsid w:val="00167C65"/>
    <w:rsid w:val="00167E15"/>
    <w:rsid w:val="001701DF"/>
    <w:rsid w:val="0017023B"/>
    <w:rsid w:val="00170CE5"/>
    <w:rsid w:val="00170FD1"/>
    <w:rsid w:val="00171107"/>
    <w:rsid w:val="001719EF"/>
    <w:rsid w:val="00172048"/>
    <w:rsid w:val="0017264A"/>
    <w:rsid w:val="00172DBF"/>
    <w:rsid w:val="00173150"/>
    <w:rsid w:val="001731CD"/>
    <w:rsid w:val="0017338E"/>
    <w:rsid w:val="00173402"/>
    <w:rsid w:val="0017344B"/>
    <w:rsid w:val="001748F3"/>
    <w:rsid w:val="001751AF"/>
    <w:rsid w:val="00175461"/>
    <w:rsid w:val="0017582A"/>
    <w:rsid w:val="00175EBD"/>
    <w:rsid w:val="0017611E"/>
    <w:rsid w:val="00176804"/>
    <w:rsid w:val="00176944"/>
    <w:rsid w:val="00176950"/>
    <w:rsid w:val="00176D39"/>
    <w:rsid w:val="00176F52"/>
    <w:rsid w:val="001776DA"/>
    <w:rsid w:val="0017778E"/>
    <w:rsid w:val="00177FC5"/>
    <w:rsid w:val="001803E2"/>
    <w:rsid w:val="00180BFD"/>
    <w:rsid w:val="001811A1"/>
    <w:rsid w:val="001819E8"/>
    <w:rsid w:val="0018203B"/>
    <w:rsid w:val="001825AB"/>
    <w:rsid w:val="001825F8"/>
    <w:rsid w:val="00182BC4"/>
    <w:rsid w:val="00182C3E"/>
    <w:rsid w:val="00182CB2"/>
    <w:rsid w:val="00182E2D"/>
    <w:rsid w:val="001837C6"/>
    <w:rsid w:val="0018409E"/>
    <w:rsid w:val="0018498E"/>
    <w:rsid w:val="00184B2F"/>
    <w:rsid w:val="00184EBD"/>
    <w:rsid w:val="001860C7"/>
    <w:rsid w:val="00187187"/>
    <w:rsid w:val="001871E8"/>
    <w:rsid w:val="001872DF"/>
    <w:rsid w:val="0018753F"/>
    <w:rsid w:val="00190B2C"/>
    <w:rsid w:val="00190B40"/>
    <w:rsid w:val="001912A3"/>
    <w:rsid w:val="0019140B"/>
    <w:rsid w:val="00191CB8"/>
    <w:rsid w:val="00192B91"/>
    <w:rsid w:val="00192F0E"/>
    <w:rsid w:val="00192FFE"/>
    <w:rsid w:val="0019340D"/>
    <w:rsid w:val="001936FC"/>
    <w:rsid w:val="00193A19"/>
    <w:rsid w:val="001942DE"/>
    <w:rsid w:val="0019464E"/>
    <w:rsid w:val="00194736"/>
    <w:rsid w:val="00195DA2"/>
    <w:rsid w:val="00195E56"/>
    <w:rsid w:val="00196E2B"/>
    <w:rsid w:val="0019732B"/>
    <w:rsid w:val="00197444"/>
    <w:rsid w:val="0019755B"/>
    <w:rsid w:val="00197BED"/>
    <w:rsid w:val="00197C21"/>
    <w:rsid w:val="001A02B4"/>
    <w:rsid w:val="001A03F0"/>
    <w:rsid w:val="001A0D83"/>
    <w:rsid w:val="001A0E3F"/>
    <w:rsid w:val="001A1BE6"/>
    <w:rsid w:val="001A1D43"/>
    <w:rsid w:val="001A29AB"/>
    <w:rsid w:val="001A303B"/>
    <w:rsid w:val="001A3047"/>
    <w:rsid w:val="001A30C6"/>
    <w:rsid w:val="001A376F"/>
    <w:rsid w:val="001A45D4"/>
    <w:rsid w:val="001A46D9"/>
    <w:rsid w:val="001A49B2"/>
    <w:rsid w:val="001A4AEF"/>
    <w:rsid w:val="001A4B30"/>
    <w:rsid w:val="001A524D"/>
    <w:rsid w:val="001A5537"/>
    <w:rsid w:val="001A5611"/>
    <w:rsid w:val="001A5789"/>
    <w:rsid w:val="001A59C0"/>
    <w:rsid w:val="001A5A8A"/>
    <w:rsid w:val="001A5F8D"/>
    <w:rsid w:val="001A60D1"/>
    <w:rsid w:val="001A616E"/>
    <w:rsid w:val="001A6269"/>
    <w:rsid w:val="001A6289"/>
    <w:rsid w:val="001A63F1"/>
    <w:rsid w:val="001A6405"/>
    <w:rsid w:val="001A68B6"/>
    <w:rsid w:val="001A6A65"/>
    <w:rsid w:val="001A798E"/>
    <w:rsid w:val="001A7A99"/>
    <w:rsid w:val="001A7CB6"/>
    <w:rsid w:val="001A7F7F"/>
    <w:rsid w:val="001B055A"/>
    <w:rsid w:val="001B0936"/>
    <w:rsid w:val="001B0BF2"/>
    <w:rsid w:val="001B2297"/>
    <w:rsid w:val="001B245B"/>
    <w:rsid w:val="001B2656"/>
    <w:rsid w:val="001B2A36"/>
    <w:rsid w:val="001B35EE"/>
    <w:rsid w:val="001B369A"/>
    <w:rsid w:val="001B37E6"/>
    <w:rsid w:val="001B4C54"/>
    <w:rsid w:val="001B4CA1"/>
    <w:rsid w:val="001B594E"/>
    <w:rsid w:val="001B5C6D"/>
    <w:rsid w:val="001B60D7"/>
    <w:rsid w:val="001B621D"/>
    <w:rsid w:val="001B7696"/>
    <w:rsid w:val="001B76C0"/>
    <w:rsid w:val="001B7C6B"/>
    <w:rsid w:val="001B7D93"/>
    <w:rsid w:val="001C0085"/>
    <w:rsid w:val="001C008F"/>
    <w:rsid w:val="001C0535"/>
    <w:rsid w:val="001C05D4"/>
    <w:rsid w:val="001C06E9"/>
    <w:rsid w:val="001C1496"/>
    <w:rsid w:val="001C16C0"/>
    <w:rsid w:val="001C1979"/>
    <w:rsid w:val="001C1CAB"/>
    <w:rsid w:val="001C1FAC"/>
    <w:rsid w:val="001C2F19"/>
    <w:rsid w:val="001C3062"/>
    <w:rsid w:val="001C316E"/>
    <w:rsid w:val="001C36A8"/>
    <w:rsid w:val="001C386D"/>
    <w:rsid w:val="001C4050"/>
    <w:rsid w:val="001C48F9"/>
    <w:rsid w:val="001C4CB5"/>
    <w:rsid w:val="001C54F6"/>
    <w:rsid w:val="001C60FC"/>
    <w:rsid w:val="001C638E"/>
    <w:rsid w:val="001C6822"/>
    <w:rsid w:val="001C6DE6"/>
    <w:rsid w:val="001C6F19"/>
    <w:rsid w:val="001C6F64"/>
    <w:rsid w:val="001C7046"/>
    <w:rsid w:val="001C70FB"/>
    <w:rsid w:val="001C7A10"/>
    <w:rsid w:val="001D05B2"/>
    <w:rsid w:val="001D11B0"/>
    <w:rsid w:val="001D1319"/>
    <w:rsid w:val="001D13E3"/>
    <w:rsid w:val="001D1445"/>
    <w:rsid w:val="001D148E"/>
    <w:rsid w:val="001D23A8"/>
    <w:rsid w:val="001D267C"/>
    <w:rsid w:val="001D2BDE"/>
    <w:rsid w:val="001D34EC"/>
    <w:rsid w:val="001D3A4E"/>
    <w:rsid w:val="001D3ABC"/>
    <w:rsid w:val="001D3BCC"/>
    <w:rsid w:val="001D4A8C"/>
    <w:rsid w:val="001D4C27"/>
    <w:rsid w:val="001D52C8"/>
    <w:rsid w:val="001D547B"/>
    <w:rsid w:val="001D5B7C"/>
    <w:rsid w:val="001D70E7"/>
    <w:rsid w:val="001D7B7C"/>
    <w:rsid w:val="001D7CD2"/>
    <w:rsid w:val="001E02E5"/>
    <w:rsid w:val="001E0D60"/>
    <w:rsid w:val="001E120D"/>
    <w:rsid w:val="001E14C5"/>
    <w:rsid w:val="001E1845"/>
    <w:rsid w:val="001E206E"/>
    <w:rsid w:val="001E214D"/>
    <w:rsid w:val="001E28FF"/>
    <w:rsid w:val="001E2EF0"/>
    <w:rsid w:val="001E2FDD"/>
    <w:rsid w:val="001E36B5"/>
    <w:rsid w:val="001E3E7A"/>
    <w:rsid w:val="001E419C"/>
    <w:rsid w:val="001E43E0"/>
    <w:rsid w:val="001E463E"/>
    <w:rsid w:val="001E47B6"/>
    <w:rsid w:val="001E48E7"/>
    <w:rsid w:val="001E515C"/>
    <w:rsid w:val="001E5C1E"/>
    <w:rsid w:val="001E5FF0"/>
    <w:rsid w:val="001E658E"/>
    <w:rsid w:val="001E6756"/>
    <w:rsid w:val="001E68B0"/>
    <w:rsid w:val="001E6EA1"/>
    <w:rsid w:val="001E7809"/>
    <w:rsid w:val="001E7A63"/>
    <w:rsid w:val="001F03D6"/>
    <w:rsid w:val="001F0999"/>
    <w:rsid w:val="001F13A3"/>
    <w:rsid w:val="001F1942"/>
    <w:rsid w:val="001F1A6C"/>
    <w:rsid w:val="001F1BF0"/>
    <w:rsid w:val="001F1D00"/>
    <w:rsid w:val="001F1E48"/>
    <w:rsid w:val="001F280A"/>
    <w:rsid w:val="001F3769"/>
    <w:rsid w:val="001F379F"/>
    <w:rsid w:val="001F39C4"/>
    <w:rsid w:val="001F4382"/>
    <w:rsid w:val="001F444B"/>
    <w:rsid w:val="001F4648"/>
    <w:rsid w:val="001F482D"/>
    <w:rsid w:val="001F506D"/>
    <w:rsid w:val="001F5235"/>
    <w:rsid w:val="001F54A9"/>
    <w:rsid w:val="001F5817"/>
    <w:rsid w:val="001F597D"/>
    <w:rsid w:val="001F5FF7"/>
    <w:rsid w:val="001F6037"/>
    <w:rsid w:val="001F706A"/>
    <w:rsid w:val="001F7486"/>
    <w:rsid w:val="001F759A"/>
    <w:rsid w:val="001F75AE"/>
    <w:rsid w:val="001F7810"/>
    <w:rsid w:val="0020029F"/>
    <w:rsid w:val="00200A53"/>
    <w:rsid w:val="0020112B"/>
    <w:rsid w:val="00201325"/>
    <w:rsid w:val="00201852"/>
    <w:rsid w:val="00201E92"/>
    <w:rsid w:val="00201F18"/>
    <w:rsid w:val="00201F6A"/>
    <w:rsid w:val="0020208B"/>
    <w:rsid w:val="002021D1"/>
    <w:rsid w:val="002021F3"/>
    <w:rsid w:val="002025FC"/>
    <w:rsid w:val="00202BE3"/>
    <w:rsid w:val="0020305B"/>
    <w:rsid w:val="00203662"/>
    <w:rsid w:val="00203BFD"/>
    <w:rsid w:val="002054C2"/>
    <w:rsid w:val="00205C61"/>
    <w:rsid w:val="00206010"/>
    <w:rsid w:val="00206549"/>
    <w:rsid w:val="002068AB"/>
    <w:rsid w:val="002068F0"/>
    <w:rsid w:val="00206AA9"/>
    <w:rsid w:val="00206DEC"/>
    <w:rsid w:val="00206F62"/>
    <w:rsid w:val="00210077"/>
    <w:rsid w:val="00210079"/>
    <w:rsid w:val="002100C1"/>
    <w:rsid w:val="0021118F"/>
    <w:rsid w:val="00211A14"/>
    <w:rsid w:val="00211AA7"/>
    <w:rsid w:val="00211D41"/>
    <w:rsid w:val="00211FB7"/>
    <w:rsid w:val="0021277A"/>
    <w:rsid w:val="00213017"/>
    <w:rsid w:val="002135E7"/>
    <w:rsid w:val="00214427"/>
    <w:rsid w:val="00214B34"/>
    <w:rsid w:val="00214E40"/>
    <w:rsid w:val="00215101"/>
    <w:rsid w:val="002160E2"/>
    <w:rsid w:val="002166A8"/>
    <w:rsid w:val="00216FAD"/>
    <w:rsid w:val="002174A2"/>
    <w:rsid w:val="002174E2"/>
    <w:rsid w:val="002177F1"/>
    <w:rsid w:val="00217939"/>
    <w:rsid w:val="00217B91"/>
    <w:rsid w:val="00217D4F"/>
    <w:rsid w:val="00217EA5"/>
    <w:rsid w:val="002205E8"/>
    <w:rsid w:val="002208EC"/>
    <w:rsid w:val="00220EBC"/>
    <w:rsid w:val="002210FF"/>
    <w:rsid w:val="002212EA"/>
    <w:rsid w:val="002219EA"/>
    <w:rsid w:val="00222399"/>
    <w:rsid w:val="00222858"/>
    <w:rsid w:val="00222B21"/>
    <w:rsid w:val="00222E5C"/>
    <w:rsid w:val="0022315B"/>
    <w:rsid w:val="002231F8"/>
    <w:rsid w:val="00223742"/>
    <w:rsid w:val="00224061"/>
    <w:rsid w:val="002241B3"/>
    <w:rsid w:val="0022453A"/>
    <w:rsid w:val="00224DC4"/>
    <w:rsid w:val="00225429"/>
    <w:rsid w:val="00225BCB"/>
    <w:rsid w:val="00225CFE"/>
    <w:rsid w:val="00226240"/>
    <w:rsid w:val="00226FF6"/>
    <w:rsid w:val="0022722B"/>
    <w:rsid w:val="002276DA"/>
    <w:rsid w:val="00227700"/>
    <w:rsid w:val="00230880"/>
    <w:rsid w:val="00230ABA"/>
    <w:rsid w:val="002313AB"/>
    <w:rsid w:val="0023289A"/>
    <w:rsid w:val="002328A6"/>
    <w:rsid w:val="00232DF8"/>
    <w:rsid w:val="002335EB"/>
    <w:rsid w:val="002338E9"/>
    <w:rsid w:val="00233D6B"/>
    <w:rsid w:val="00233FE5"/>
    <w:rsid w:val="0023550A"/>
    <w:rsid w:val="00235642"/>
    <w:rsid w:val="00235DD4"/>
    <w:rsid w:val="00236470"/>
    <w:rsid w:val="00236961"/>
    <w:rsid w:val="00236B73"/>
    <w:rsid w:val="00236E64"/>
    <w:rsid w:val="00237BA0"/>
    <w:rsid w:val="00237DB2"/>
    <w:rsid w:val="0024012F"/>
    <w:rsid w:val="00240626"/>
    <w:rsid w:val="00240B88"/>
    <w:rsid w:val="002410A4"/>
    <w:rsid w:val="002414C7"/>
    <w:rsid w:val="00241961"/>
    <w:rsid w:val="00241E11"/>
    <w:rsid w:val="0024296C"/>
    <w:rsid w:val="00242BA0"/>
    <w:rsid w:val="0024325D"/>
    <w:rsid w:val="00243AB9"/>
    <w:rsid w:val="00243E99"/>
    <w:rsid w:val="002444D7"/>
    <w:rsid w:val="00244649"/>
    <w:rsid w:val="002448AD"/>
    <w:rsid w:val="00245457"/>
    <w:rsid w:val="00245531"/>
    <w:rsid w:val="00245BA8"/>
    <w:rsid w:val="00245FAF"/>
    <w:rsid w:val="00246203"/>
    <w:rsid w:val="0024654B"/>
    <w:rsid w:val="0024709D"/>
    <w:rsid w:val="00247D7E"/>
    <w:rsid w:val="00250582"/>
    <w:rsid w:val="00251584"/>
    <w:rsid w:val="002516D5"/>
    <w:rsid w:val="00253CB6"/>
    <w:rsid w:val="0025447D"/>
    <w:rsid w:val="00254DA7"/>
    <w:rsid w:val="00255A87"/>
    <w:rsid w:val="00255AF3"/>
    <w:rsid w:val="00256154"/>
    <w:rsid w:val="00256A92"/>
    <w:rsid w:val="00256B2E"/>
    <w:rsid w:val="00256F98"/>
    <w:rsid w:val="00257038"/>
    <w:rsid w:val="00260B39"/>
    <w:rsid w:val="00260FF1"/>
    <w:rsid w:val="0026189F"/>
    <w:rsid w:val="0026197F"/>
    <w:rsid w:val="002624E2"/>
    <w:rsid w:val="0026283E"/>
    <w:rsid w:val="00262A05"/>
    <w:rsid w:val="00262B6B"/>
    <w:rsid w:val="00263224"/>
    <w:rsid w:val="002632DA"/>
    <w:rsid w:val="0026358F"/>
    <w:rsid w:val="00263852"/>
    <w:rsid w:val="00263B96"/>
    <w:rsid w:val="002644A1"/>
    <w:rsid w:val="00265A70"/>
    <w:rsid w:val="00265AF4"/>
    <w:rsid w:val="00265D0B"/>
    <w:rsid w:val="00265D8B"/>
    <w:rsid w:val="00266AB6"/>
    <w:rsid w:val="00266D2C"/>
    <w:rsid w:val="00267137"/>
    <w:rsid w:val="00267E82"/>
    <w:rsid w:val="002705D1"/>
    <w:rsid w:val="00270A25"/>
    <w:rsid w:val="00270CDB"/>
    <w:rsid w:val="0027108D"/>
    <w:rsid w:val="00271D5B"/>
    <w:rsid w:val="002720C4"/>
    <w:rsid w:val="002726F6"/>
    <w:rsid w:val="00272958"/>
    <w:rsid w:val="00272A6D"/>
    <w:rsid w:val="00272B20"/>
    <w:rsid w:val="00272BA6"/>
    <w:rsid w:val="00273247"/>
    <w:rsid w:val="00273B17"/>
    <w:rsid w:val="00273C2D"/>
    <w:rsid w:val="00273DED"/>
    <w:rsid w:val="00273E7C"/>
    <w:rsid w:val="00274981"/>
    <w:rsid w:val="00274DB7"/>
    <w:rsid w:val="00274EA7"/>
    <w:rsid w:val="00275E12"/>
    <w:rsid w:val="0027695A"/>
    <w:rsid w:val="00276B67"/>
    <w:rsid w:val="00277CB5"/>
    <w:rsid w:val="002801CD"/>
    <w:rsid w:val="00280A14"/>
    <w:rsid w:val="00281181"/>
    <w:rsid w:val="00281219"/>
    <w:rsid w:val="0028144B"/>
    <w:rsid w:val="00281D56"/>
    <w:rsid w:val="0028207B"/>
    <w:rsid w:val="0028262A"/>
    <w:rsid w:val="002827AB"/>
    <w:rsid w:val="00282D23"/>
    <w:rsid w:val="002832C9"/>
    <w:rsid w:val="00284402"/>
    <w:rsid w:val="00284A05"/>
    <w:rsid w:val="00284C77"/>
    <w:rsid w:val="00284E3A"/>
    <w:rsid w:val="0028527D"/>
    <w:rsid w:val="00285EE9"/>
    <w:rsid w:val="00286073"/>
    <w:rsid w:val="002861C6"/>
    <w:rsid w:val="00286791"/>
    <w:rsid w:val="00286A19"/>
    <w:rsid w:val="00286AFC"/>
    <w:rsid w:val="002875BF"/>
    <w:rsid w:val="00287677"/>
    <w:rsid w:val="0028769F"/>
    <w:rsid w:val="002906EA"/>
    <w:rsid w:val="00290992"/>
    <w:rsid w:val="0029152C"/>
    <w:rsid w:val="00291CBE"/>
    <w:rsid w:val="00291D45"/>
    <w:rsid w:val="002924DE"/>
    <w:rsid w:val="00292976"/>
    <w:rsid w:val="002929C9"/>
    <w:rsid w:val="00293973"/>
    <w:rsid w:val="00293A14"/>
    <w:rsid w:val="00293AF6"/>
    <w:rsid w:val="00293E5F"/>
    <w:rsid w:val="002949AF"/>
    <w:rsid w:val="00294B02"/>
    <w:rsid w:val="00294F8A"/>
    <w:rsid w:val="00295173"/>
    <w:rsid w:val="002953AE"/>
    <w:rsid w:val="00295437"/>
    <w:rsid w:val="00295DD7"/>
    <w:rsid w:val="00296282"/>
    <w:rsid w:val="00296EE6"/>
    <w:rsid w:val="00297CB6"/>
    <w:rsid w:val="00297E3D"/>
    <w:rsid w:val="002A015C"/>
    <w:rsid w:val="002A0666"/>
    <w:rsid w:val="002A07A7"/>
    <w:rsid w:val="002A127F"/>
    <w:rsid w:val="002A2777"/>
    <w:rsid w:val="002A29A1"/>
    <w:rsid w:val="002A34DD"/>
    <w:rsid w:val="002A3A01"/>
    <w:rsid w:val="002A4272"/>
    <w:rsid w:val="002A42B6"/>
    <w:rsid w:val="002A4827"/>
    <w:rsid w:val="002A53C5"/>
    <w:rsid w:val="002A646C"/>
    <w:rsid w:val="002A7322"/>
    <w:rsid w:val="002A7563"/>
    <w:rsid w:val="002A766E"/>
    <w:rsid w:val="002A778A"/>
    <w:rsid w:val="002B118D"/>
    <w:rsid w:val="002B1601"/>
    <w:rsid w:val="002B1793"/>
    <w:rsid w:val="002B1BC1"/>
    <w:rsid w:val="002B1CE2"/>
    <w:rsid w:val="002B1EEE"/>
    <w:rsid w:val="002B20C0"/>
    <w:rsid w:val="002B2204"/>
    <w:rsid w:val="002B2BC6"/>
    <w:rsid w:val="002B2EC5"/>
    <w:rsid w:val="002B37BD"/>
    <w:rsid w:val="002B399F"/>
    <w:rsid w:val="002B3A90"/>
    <w:rsid w:val="002B3B58"/>
    <w:rsid w:val="002B3E42"/>
    <w:rsid w:val="002B415A"/>
    <w:rsid w:val="002B4191"/>
    <w:rsid w:val="002B4235"/>
    <w:rsid w:val="002B49A4"/>
    <w:rsid w:val="002B5C9A"/>
    <w:rsid w:val="002B5E9F"/>
    <w:rsid w:val="002B6403"/>
    <w:rsid w:val="002B6735"/>
    <w:rsid w:val="002B6820"/>
    <w:rsid w:val="002B797D"/>
    <w:rsid w:val="002B7BEB"/>
    <w:rsid w:val="002B7C28"/>
    <w:rsid w:val="002B7DB5"/>
    <w:rsid w:val="002C042A"/>
    <w:rsid w:val="002C0A48"/>
    <w:rsid w:val="002C0B43"/>
    <w:rsid w:val="002C135B"/>
    <w:rsid w:val="002C1374"/>
    <w:rsid w:val="002C1977"/>
    <w:rsid w:val="002C1B8F"/>
    <w:rsid w:val="002C2220"/>
    <w:rsid w:val="002C246B"/>
    <w:rsid w:val="002C254E"/>
    <w:rsid w:val="002C26DB"/>
    <w:rsid w:val="002C33F3"/>
    <w:rsid w:val="002C3667"/>
    <w:rsid w:val="002C437F"/>
    <w:rsid w:val="002C457F"/>
    <w:rsid w:val="002C479D"/>
    <w:rsid w:val="002C504F"/>
    <w:rsid w:val="002C5E3A"/>
    <w:rsid w:val="002C621B"/>
    <w:rsid w:val="002C6713"/>
    <w:rsid w:val="002C6802"/>
    <w:rsid w:val="002C779F"/>
    <w:rsid w:val="002C7A62"/>
    <w:rsid w:val="002C7BD0"/>
    <w:rsid w:val="002D00E4"/>
    <w:rsid w:val="002D0669"/>
    <w:rsid w:val="002D0D50"/>
    <w:rsid w:val="002D19A8"/>
    <w:rsid w:val="002D1CCA"/>
    <w:rsid w:val="002D271D"/>
    <w:rsid w:val="002D38D8"/>
    <w:rsid w:val="002D38ED"/>
    <w:rsid w:val="002D3F95"/>
    <w:rsid w:val="002D42F4"/>
    <w:rsid w:val="002D4B97"/>
    <w:rsid w:val="002D51EB"/>
    <w:rsid w:val="002D52EE"/>
    <w:rsid w:val="002D5AF2"/>
    <w:rsid w:val="002D627E"/>
    <w:rsid w:val="002D66E4"/>
    <w:rsid w:val="002D68DA"/>
    <w:rsid w:val="002D6C45"/>
    <w:rsid w:val="002D6D38"/>
    <w:rsid w:val="002D79D5"/>
    <w:rsid w:val="002D7FD2"/>
    <w:rsid w:val="002E00DD"/>
    <w:rsid w:val="002E018B"/>
    <w:rsid w:val="002E137C"/>
    <w:rsid w:val="002E14E9"/>
    <w:rsid w:val="002E15BF"/>
    <w:rsid w:val="002E1A56"/>
    <w:rsid w:val="002E1ABD"/>
    <w:rsid w:val="002E211A"/>
    <w:rsid w:val="002E2367"/>
    <w:rsid w:val="002E2947"/>
    <w:rsid w:val="002E2C0B"/>
    <w:rsid w:val="002E3F27"/>
    <w:rsid w:val="002E486A"/>
    <w:rsid w:val="002E4A50"/>
    <w:rsid w:val="002E4AE1"/>
    <w:rsid w:val="002E60A3"/>
    <w:rsid w:val="002E62C8"/>
    <w:rsid w:val="002E6C8B"/>
    <w:rsid w:val="002E6EE7"/>
    <w:rsid w:val="002E701C"/>
    <w:rsid w:val="002E75F7"/>
    <w:rsid w:val="002E7E61"/>
    <w:rsid w:val="002F045C"/>
    <w:rsid w:val="002F0FA8"/>
    <w:rsid w:val="002F1A2E"/>
    <w:rsid w:val="002F2166"/>
    <w:rsid w:val="002F28EA"/>
    <w:rsid w:val="002F2B62"/>
    <w:rsid w:val="002F35BE"/>
    <w:rsid w:val="002F3BF4"/>
    <w:rsid w:val="002F423F"/>
    <w:rsid w:val="002F42C1"/>
    <w:rsid w:val="002F474B"/>
    <w:rsid w:val="002F55F1"/>
    <w:rsid w:val="002F6111"/>
    <w:rsid w:val="002F6BBA"/>
    <w:rsid w:val="002F6D6F"/>
    <w:rsid w:val="002F6F1C"/>
    <w:rsid w:val="002F7F35"/>
    <w:rsid w:val="003001AE"/>
    <w:rsid w:val="003003D6"/>
    <w:rsid w:val="00300820"/>
    <w:rsid w:val="00300CE1"/>
    <w:rsid w:val="00302315"/>
    <w:rsid w:val="003029F3"/>
    <w:rsid w:val="00302E1E"/>
    <w:rsid w:val="00302EE9"/>
    <w:rsid w:val="00303214"/>
    <w:rsid w:val="0030338C"/>
    <w:rsid w:val="00303A5A"/>
    <w:rsid w:val="0030405F"/>
    <w:rsid w:val="00304798"/>
    <w:rsid w:val="00304FAC"/>
    <w:rsid w:val="003055B6"/>
    <w:rsid w:val="00305A10"/>
    <w:rsid w:val="00305A70"/>
    <w:rsid w:val="00305E2B"/>
    <w:rsid w:val="0030647A"/>
    <w:rsid w:val="00306BB2"/>
    <w:rsid w:val="00307224"/>
    <w:rsid w:val="003078B9"/>
    <w:rsid w:val="0030795D"/>
    <w:rsid w:val="00307B89"/>
    <w:rsid w:val="00307DC8"/>
    <w:rsid w:val="0031064F"/>
    <w:rsid w:val="003115F6"/>
    <w:rsid w:val="003123FC"/>
    <w:rsid w:val="00313ABD"/>
    <w:rsid w:val="00314265"/>
    <w:rsid w:val="003144CB"/>
    <w:rsid w:val="00314EF4"/>
    <w:rsid w:val="00315550"/>
    <w:rsid w:val="0031572A"/>
    <w:rsid w:val="00315BAB"/>
    <w:rsid w:val="00315DAF"/>
    <w:rsid w:val="00315EAB"/>
    <w:rsid w:val="00316267"/>
    <w:rsid w:val="00316BF3"/>
    <w:rsid w:val="003171BF"/>
    <w:rsid w:val="0031780A"/>
    <w:rsid w:val="0031788C"/>
    <w:rsid w:val="00317AA1"/>
    <w:rsid w:val="00320450"/>
    <w:rsid w:val="003205F6"/>
    <w:rsid w:val="003206D0"/>
    <w:rsid w:val="00320730"/>
    <w:rsid w:val="0032146B"/>
    <w:rsid w:val="00321E3E"/>
    <w:rsid w:val="00321F60"/>
    <w:rsid w:val="003228B0"/>
    <w:rsid w:val="0032292A"/>
    <w:rsid w:val="003237AF"/>
    <w:rsid w:val="003238DB"/>
    <w:rsid w:val="00323AC7"/>
    <w:rsid w:val="00323DE6"/>
    <w:rsid w:val="00323ECD"/>
    <w:rsid w:val="00324D9D"/>
    <w:rsid w:val="00324FDC"/>
    <w:rsid w:val="00325333"/>
    <w:rsid w:val="00325436"/>
    <w:rsid w:val="003258C2"/>
    <w:rsid w:val="00326113"/>
    <w:rsid w:val="003264E2"/>
    <w:rsid w:val="00326BE7"/>
    <w:rsid w:val="00326D0A"/>
    <w:rsid w:val="00326E40"/>
    <w:rsid w:val="00326F54"/>
    <w:rsid w:val="00327BF7"/>
    <w:rsid w:val="00330832"/>
    <w:rsid w:val="003308DD"/>
    <w:rsid w:val="00330C9A"/>
    <w:rsid w:val="00330F2A"/>
    <w:rsid w:val="00332420"/>
    <w:rsid w:val="00332D4C"/>
    <w:rsid w:val="00333B36"/>
    <w:rsid w:val="00333CBF"/>
    <w:rsid w:val="00335F6A"/>
    <w:rsid w:val="00336191"/>
    <w:rsid w:val="00336408"/>
    <w:rsid w:val="00336F8D"/>
    <w:rsid w:val="0033741C"/>
    <w:rsid w:val="00337ABA"/>
    <w:rsid w:val="0034032C"/>
    <w:rsid w:val="003408E7"/>
    <w:rsid w:val="00340918"/>
    <w:rsid w:val="0034157D"/>
    <w:rsid w:val="0034203D"/>
    <w:rsid w:val="0034218A"/>
    <w:rsid w:val="00342FB6"/>
    <w:rsid w:val="00342FD6"/>
    <w:rsid w:val="00343186"/>
    <w:rsid w:val="00343429"/>
    <w:rsid w:val="003434AD"/>
    <w:rsid w:val="003435F9"/>
    <w:rsid w:val="00343E36"/>
    <w:rsid w:val="00343EB9"/>
    <w:rsid w:val="003442C2"/>
    <w:rsid w:val="00344428"/>
    <w:rsid w:val="00345F29"/>
    <w:rsid w:val="00345F94"/>
    <w:rsid w:val="0034602E"/>
    <w:rsid w:val="003464A0"/>
    <w:rsid w:val="0034651E"/>
    <w:rsid w:val="00346C38"/>
    <w:rsid w:val="00346CC0"/>
    <w:rsid w:val="00346E5D"/>
    <w:rsid w:val="0034714D"/>
    <w:rsid w:val="003471DC"/>
    <w:rsid w:val="0035004B"/>
    <w:rsid w:val="00350D8E"/>
    <w:rsid w:val="00350E07"/>
    <w:rsid w:val="0035100D"/>
    <w:rsid w:val="00351628"/>
    <w:rsid w:val="00352017"/>
    <w:rsid w:val="00352B37"/>
    <w:rsid w:val="00352EC4"/>
    <w:rsid w:val="00353316"/>
    <w:rsid w:val="00353FD0"/>
    <w:rsid w:val="00354042"/>
    <w:rsid w:val="0035419E"/>
    <w:rsid w:val="003544DD"/>
    <w:rsid w:val="00354BFA"/>
    <w:rsid w:val="0035504E"/>
    <w:rsid w:val="00355256"/>
    <w:rsid w:val="003557F8"/>
    <w:rsid w:val="003558F8"/>
    <w:rsid w:val="00355D90"/>
    <w:rsid w:val="00355E22"/>
    <w:rsid w:val="00355E69"/>
    <w:rsid w:val="00357804"/>
    <w:rsid w:val="00360B1A"/>
    <w:rsid w:val="00360E02"/>
    <w:rsid w:val="00360EA2"/>
    <w:rsid w:val="00360FC8"/>
    <w:rsid w:val="00361AE1"/>
    <w:rsid w:val="00361BAF"/>
    <w:rsid w:val="0036219F"/>
    <w:rsid w:val="00362B91"/>
    <w:rsid w:val="00362D15"/>
    <w:rsid w:val="00362D70"/>
    <w:rsid w:val="00363F51"/>
    <w:rsid w:val="00364E37"/>
    <w:rsid w:val="00364EA2"/>
    <w:rsid w:val="00364F0F"/>
    <w:rsid w:val="003656DE"/>
    <w:rsid w:val="00365BF7"/>
    <w:rsid w:val="00365C38"/>
    <w:rsid w:val="00366A99"/>
    <w:rsid w:val="00366B37"/>
    <w:rsid w:val="00367038"/>
    <w:rsid w:val="00367229"/>
    <w:rsid w:val="003679DC"/>
    <w:rsid w:val="00367C0B"/>
    <w:rsid w:val="00370038"/>
    <w:rsid w:val="00371716"/>
    <w:rsid w:val="00371933"/>
    <w:rsid w:val="00371F39"/>
    <w:rsid w:val="00372375"/>
    <w:rsid w:val="003728F9"/>
    <w:rsid w:val="003757D7"/>
    <w:rsid w:val="00375AC0"/>
    <w:rsid w:val="00375C2C"/>
    <w:rsid w:val="00375C6B"/>
    <w:rsid w:val="0037654E"/>
    <w:rsid w:val="00376910"/>
    <w:rsid w:val="00376A74"/>
    <w:rsid w:val="00376AC9"/>
    <w:rsid w:val="00376F67"/>
    <w:rsid w:val="00376F72"/>
    <w:rsid w:val="00377713"/>
    <w:rsid w:val="00377876"/>
    <w:rsid w:val="00380219"/>
    <w:rsid w:val="003806A6"/>
    <w:rsid w:val="00380E4C"/>
    <w:rsid w:val="0038160B"/>
    <w:rsid w:val="00382137"/>
    <w:rsid w:val="00382AE2"/>
    <w:rsid w:val="00383225"/>
    <w:rsid w:val="003834D8"/>
    <w:rsid w:val="00383FCA"/>
    <w:rsid w:val="003840E0"/>
    <w:rsid w:val="00384924"/>
    <w:rsid w:val="0038499E"/>
    <w:rsid w:val="00384BE6"/>
    <w:rsid w:val="00384EF0"/>
    <w:rsid w:val="00385939"/>
    <w:rsid w:val="00385A21"/>
    <w:rsid w:val="00386020"/>
    <w:rsid w:val="0038613A"/>
    <w:rsid w:val="00386630"/>
    <w:rsid w:val="0038665D"/>
    <w:rsid w:val="00386A79"/>
    <w:rsid w:val="00387B31"/>
    <w:rsid w:val="0039011B"/>
    <w:rsid w:val="0039014B"/>
    <w:rsid w:val="00390421"/>
    <w:rsid w:val="00390AEE"/>
    <w:rsid w:val="00390C82"/>
    <w:rsid w:val="00390EC9"/>
    <w:rsid w:val="00391254"/>
    <w:rsid w:val="00392181"/>
    <w:rsid w:val="00392591"/>
    <w:rsid w:val="0039293A"/>
    <w:rsid w:val="00392F64"/>
    <w:rsid w:val="0039396D"/>
    <w:rsid w:val="0039463E"/>
    <w:rsid w:val="00394DBB"/>
    <w:rsid w:val="00394EAC"/>
    <w:rsid w:val="00394F21"/>
    <w:rsid w:val="003956EE"/>
    <w:rsid w:val="003966E3"/>
    <w:rsid w:val="0039784B"/>
    <w:rsid w:val="003A0C48"/>
    <w:rsid w:val="003A1072"/>
    <w:rsid w:val="003A1718"/>
    <w:rsid w:val="003A1B18"/>
    <w:rsid w:val="003A1F0A"/>
    <w:rsid w:val="003A2216"/>
    <w:rsid w:val="003A22E2"/>
    <w:rsid w:val="003A277E"/>
    <w:rsid w:val="003A2960"/>
    <w:rsid w:val="003A30C5"/>
    <w:rsid w:val="003A30CB"/>
    <w:rsid w:val="003A3B8E"/>
    <w:rsid w:val="003A4A57"/>
    <w:rsid w:val="003A4A8B"/>
    <w:rsid w:val="003A4B22"/>
    <w:rsid w:val="003A4CC8"/>
    <w:rsid w:val="003A5DB6"/>
    <w:rsid w:val="003A737F"/>
    <w:rsid w:val="003B06A9"/>
    <w:rsid w:val="003B0DD5"/>
    <w:rsid w:val="003B1D6B"/>
    <w:rsid w:val="003B1FF3"/>
    <w:rsid w:val="003B3043"/>
    <w:rsid w:val="003B3A98"/>
    <w:rsid w:val="003B4033"/>
    <w:rsid w:val="003B4147"/>
    <w:rsid w:val="003B4312"/>
    <w:rsid w:val="003B43C7"/>
    <w:rsid w:val="003B43FB"/>
    <w:rsid w:val="003B44FC"/>
    <w:rsid w:val="003B4A8A"/>
    <w:rsid w:val="003B59D2"/>
    <w:rsid w:val="003B5B66"/>
    <w:rsid w:val="003B678A"/>
    <w:rsid w:val="003B6A66"/>
    <w:rsid w:val="003B6D38"/>
    <w:rsid w:val="003B73B7"/>
    <w:rsid w:val="003B7584"/>
    <w:rsid w:val="003C076A"/>
    <w:rsid w:val="003C08F9"/>
    <w:rsid w:val="003C1856"/>
    <w:rsid w:val="003C1A02"/>
    <w:rsid w:val="003C1A99"/>
    <w:rsid w:val="003C2189"/>
    <w:rsid w:val="003C2468"/>
    <w:rsid w:val="003C24F0"/>
    <w:rsid w:val="003C32B2"/>
    <w:rsid w:val="003C3870"/>
    <w:rsid w:val="003C38C3"/>
    <w:rsid w:val="003C3971"/>
    <w:rsid w:val="003C3F19"/>
    <w:rsid w:val="003C404E"/>
    <w:rsid w:val="003C4138"/>
    <w:rsid w:val="003C4213"/>
    <w:rsid w:val="003C4691"/>
    <w:rsid w:val="003C480D"/>
    <w:rsid w:val="003C5832"/>
    <w:rsid w:val="003C5DB2"/>
    <w:rsid w:val="003C6E29"/>
    <w:rsid w:val="003C6E9D"/>
    <w:rsid w:val="003C71F0"/>
    <w:rsid w:val="003D07DC"/>
    <w:rsid w:val="003D1963"/>
    <w:rsid w:val="003D1CCA"/>
    <w:rsid w:val="003D1E28"/>
    <w:rsid w:val="003D2603"/>
    <w:rsid w:val="003D315F"/>
    <w:rsid w:val="003D32A9"/>
    <w:rsid w:val="003D3908"/>
    <w:rsid w:val="003D3C96"/>
    <w:rsid w:val="003D3E02"/>
    <w:rsid w:val="003D54C3"/>
    <w:rsid w:val="003D5776"/>
    <w:rsid w:val="003D5BBB"/>
    <w:rsid w:val="003D676E"/>
    <w:rsid w:val="003D7C3C"/>
    <w:rsid w:val="003E1032"/>
    <w:rsid w:val="003E1861"/>
    <w:rsid w:val="003E1BC1"/>
    <w:rsid w:val="003E2351"/>
    <w:rsid w:val="003E2693"/>
    <w:rsid w:val="003E2A66"/>
    <w:rsid w:val="003E343D"/>
    <w:rsid w:val="003E3BEA"/>
    <w:rsid w:val="003E422F"/>
    <w:rsid w:val="003E423C"/>
    <w:rsid w:val="003E48B4"/>
    <w:rsid w:val="003E4A2D"/>
    <w:rsid w:val="003E4C8B"/>
    <w:rsid w:val="003E4DA8"/>
    <w:rsid w:val="003E672A"/>
    <w:rsid w:val="003E6982"/>
    <w:rsid w:val="003E72FB"/>
    <w:rsid w:val="003E73A8"/>
    <w:rsid w:val="003E745B"/>
    <w:rsid w:val="003E75AF"/>
    <w:rsid w:val="003E76A5"/>
    <w:rsid w:val="003F03BC"/>
    <w:rsid w:val="003F0406"/>
    <w:rsid w:val="003F1242"/>
    <w:rsid w:val="003F159A"/>
    <w:rsid w:val="003F1934"/>
    <w:rsid w:val="003F1A6E"/>
    <w:rsid w:val="003F2224"/>
    <w:rsid w:val="003F2883"/>
    <w:rsid w:val="003F2BDA"/>
    <w:rsid w:val="003F3BD9"/>
    <w:rsid w:val="003F3F83"/>
    <w:rsid w:val="003F4029"/>
    <w:rsid w:val="003F49B3"/>
    <w:rsid w:val="003F52AE"/>
    <w:rsid w:val="003F5A79"/>
    <w:rsid w:val="003F663C"/>
    <w:rsid w:val="003F6807"/>
    <w:rsid w:val="003F6A3C"/>
    <w:rsid w:val="003F707F"/>
    <w:rsid w:val="003F7234"/>
    <w:rsid w:val="003F7754"/>
    <w:rsid w:val="003F7C52"/>
    <w:rsid w:val="003F7F32"/>
    <w:rsid w:val="0040057E"/>
    <w:rsid w:val="00400E08"/>
    <w:rsid w:val="00401267"/>
    <w:rsid w:val="004012E4"/>
    <w:rsid w:val="0040147D"/>
    <w:rsid w:val="004029F5"/>
    <w:rsid w:val="00402C31"/>
    <w:rsid w:val="004039D8"/>
    <w:rsid w:val="00404045"/>
    <w:rsid w:val="00404AC3"/>
    <w:rsid w:val="0040565C"/>
    <w:rsid w:val="00405693"/>
    <w:rsid w:val="00405B2B"/>
    <w:rsid w:val="004063AA"/>
    <w:rsid w:val="004073D3"/>
    <w:rsid w:val="0040783C"/>
    <w:rsid w:val="0040797E"/>
    <w:rsid w:val="00407E87"/>
    <w:rsid w:val="00410919"/>
    <w:rsid w:val="004109FE"/>
    <w:rsid w:val="00411141"/>
    <w:rsid w:val="00412628"/>
    <w:rsid w:val="004133B8"/>
    <w:rsid w:val="0041574A"/>
    <w:rsid w:val="00415961"/>
    <w:rsid w:val="00415D12"/>
    <w:rsid w:val="00416393"/>
    <w:rsid w:val="00416EE0"/>
    <w:rsid w:val="00416EF7"/>
    <w:rsid w:val="00416F67"/>
    <w:rsid w:val="004174A6"/>
    <w:rsid w:val="00417C71"/>
    <w:rsid w:val="0042042B"/>
    <w:rsid w:val="00420925"/>
    <w:rsid w:val="004219CB"/>
    <w:rsid w:val="00421AED"/>
    <w:rsid w:val="004221C6"/>
    <w:rsid w:val="0042285B"/>
    <w:rsid w:val="0042293E"/>
    <w:rsid w:val="00422AC0"/>
    <w:rsid w:val="00422F12"/>
    <w:rsid w:val="00423688"/>
    <w:rsid w:val="00423A35"/>
    <w:rsid w:val="00423AE3"/>
    <w:rsid w:val="00423D62"/>
    <w:rsid w:val="00423E1C"/>
    <w:rsid w:val="004240DD"/>
    <w:rsid w:val="00424369"/>
    <w:rsid w:val="004249B2"/>
    <w:rsid w:val="0042518F"/>
    <w:rsid w:val="00425398"/>
    <w:rsid w:val="004253E9"/>
    <w:rsid w:val="004259BD"/>
    <w:rsid w:val="0042613F"/>
    <w:rsid w:val="00426175"/>
    <w:rsid w:val="004264B3"/>
    <w:rsid w:val="004264E9"/>
    <w:rsid w:val="00426938"/>
    <w:rsid w:val="004271AC"/>
    <w:rsid w:val="004276DB"/>
    <w:rsid w:val="00427AC6"/>
    <w:rsid w:val="00427ECF"/>
    <w:rsid w:val="00430490"/>
    <w:rsid w:val="00430B05"/>
    <w:rsid w:val="004314E0"/>
    <w:rsid w:val="00431625"/>
    <w:rsid w:val="004316E3"/>
    <w:rsid w:val="00431F44"/>
    <w:rsid w:val="004321EC"/>
    <w:rsid w:val="004322E4"/>
    <w:rsid w:val="00432A16"/>
    <w:rsid w:val="0043365C"/>
    <w:rsid w:val="00433739"/>
    <w:rsid w:val="0043426C"/>
    <w:rsid w:val="004349F5"/>
    <w:rsid w:val="00434AB9"/>
    <w:rsid w:val="00435B72"/>
    <w:rsid w:val="0043620C"/>
    <w:rsid w:val="0043641D"/>
    <w:rsid w:val="00436798"/>
    <w:rsid w:val="004375BF"/>
    <w:rsid w:val="00437A20"/>
    <w:rsid w:val="00440001"/>
    <w:rsid w:val="004403FF"/>
    <w:rsid w:val="00440FD1"/>
    <w:rsid w:val="004414A4"/>
    <w:rsid w:val="004419F5"/>
    <w:rsid w:val="00441AED"/>
    <w:rsid w:val="00441C2E"/>
    <w:rsid w:val="0044224D"/>
    <w:rsid w:val="004429A2"/>
    <w:rsid w:val="00444525"/>
    <w:rsid w:val="00444C67"/>
    <w:rsid w:val="00445292"/>
    <w:rsid w:val="0044546B"/>
    <w:rsid w:val="00445757"/>
    <w:rsid w:val="00445887"/>
    <w:rsid w:val="004464AD"/>
    <w:rsid w:val="004468C3"/>
    <w:rsid w:val="00446E53"/>
    <w:rsid w:val="00447194"/>
    <w:rsid w:val="004479AD"/>
    <w:rsid w:val="0045063C"/>
    <w:rsid w:val="0045099D"/>
    <w:rsid w:val="0045197C"/>
    <w:rsid w:val="004526A5"/>
    <w:rsid w:val="004526EB"/>
    <w:rsid w:val="00452AC4"/>
    <w:rsid w:val="00452F0C"/>
    <w:rsid w:val="004531B1"/>
    <w:rsid w:val="0045371C"/>
    <w:rsid w:val="00454B4A"/>
    <w:rsid w:val="00456540"/>
    <w:rsid w:val="00456AF2"/>
    <w:rsid w:val="004571D2"/>
    <w:rsid w:val="00457C2D"/>
    <w:rsid w:val="00457E00"/>
    <w:rsid w:val="004605B6"/>
    <w:rsid w:val="00460801"/>
    <w:rsid w:val="00460C95"/>
    <w:rsid w:val="00460CAC"/>
    <w:rsid w:val="0046163E"/>
    <w:rsid w:val="00461B60"/>
    <w:rsid w:val="00461B74"/>
    <w:rsid w:val="004622FB"/>
    <w:rsid w:val="00462586"/>
    <w:rsid w:val="004630E9"/>
    <w:rsid w:val="0046310E"/>
    <w:rsid w:val="00463A39"/>
    <w:rsid w:val="00463D2F"/>
    <w:rsid w:val="0046541A"/>
    <w:rsid w:val="00465A99"/>
    <w:rsid w:val="00465C1E"/>
    <w:rsid w:val="00466989"/>
    <w:rsid w:val="00466EC5"/>
    <w:rsid w:val="00467427"/>
    <w:rsid w:val="00467AC7"/>
    <w:rsid w:val="004708DF"/>
    <w:rsid w:val="00470C0B"/>
    <w:rsid w:val="00470DC2"/>
    <w:rsid w:val="00470DC4"/>
    <w:rsid w:val="00470F92"/>
    <w:rsid w:val="00471186"/>
    <w:rsid w:val="00471273"/>
    <w:rsid w:val="004712DB"/>
    <w:rsid w:val="00471740"/>
    <w:rsid w:val="00471B1B"/>
    <w:rsid w:val="00471CAA"/>
    <w:rsid w:val="00471F49"/>
    <w:rsid w:val="00471F4A"/>
    <w:rsid w:val="004728FE"/>
    <w:rsid w:val="0047367C"/>
    <w:rsid w:val="004736CE"/>
    <w:rsid w:val="00473AF0"/>
    <w:rsid w:val="00473B27"/>
    <w:rsid w:val="00473EC4"/>
    <w:rsid w:val="00474890"/>
    <w:rsid w:val="004751B2"/>
    <w:rsid w:val="004767B5"/>
    <w:rsid w:val="00476938"/>
    <w:rsid w:val="00476AF3"/>
    <w:rsid w:val="00476E7D"/>
    <w:rsid w:val="00476EC7"/>
    <w:rsid w:val="00480216"/>
    <w:rsid w:val="004813EB"/>
    <w:rsid w:val="004813FD"/>
    <w:rsid w:val="0048181B"/>
    <w:rsid w:val="00481AF4"/>
    <w:rsid w:val="00481B23"/>
    <w:rsid w:val="00481DAC"/>
    <w:rsid w:val="00482029"/>
    <w:rsid w:val="0048208E"/>
    <w:rsid w:val="00482A87"/>
    <w:rsid w:val="00482F50"/>
    <w:rsid w:val="00483C7C"/>
    <w:rsid w:val="00483F85"/>
    <w:rsid w:val="004841DA"/>
    <w:rsid w:val="004848CA"/>
    <w:rsid w:val="00484921"/>
    <w:rsid w:val="004851C4"/>
    <w:rsid w:val="00485B27"/>
    <w:rsid w:val="00485D66"/>
    <w:rsid w:val="0048623C"/>
    <w:rsid w:val="00486270"/>
    <w:rsid w:val="00486363"/>
    <w:rsid w:val="00486CA0"/>
    <w:rsid w:val="004878F5"/>
    <w:rsid w:val="00487FF6"/>
    <w:rsid w:val="004901F8"/>
    <w:rsid w:val="004907E9"/>
    <w:rsid w:val="004909C3"/>
    <w:rsid w:val="00490AD9"/>
    <w:rsid w:val="004912C9"/>
    <w:rsid w:val="00491BC9"/>
    <w:rsid w:val="00494231"/>
    <w:rsid w:val="00494263"/>
    <w:rsid w:val="00494C99"/>
    <w:rsid w:val="00495E27"/>
    <w:rsid w:val="00495EA6"/>
    <w:rsid w:val="00496B7F"/>
    <w:rsid w:val="00496EF5"/>
    <w:rsid w:val="00497970"/>
    <w:rsid w:val="004A0593"/>
    <w:rsid w:val="004A0859"/>
    <w:rsid w:val="004A09B9"/>
    <w:rsid w:val="004A0B35"/>
    <w:rsid w:val="004A1109"/>
    <w:rsid w:val="004A16B0"/>
    <w:rsid w:val="004A18C2"/>
    <w:rsid w:val="004A1E32"/>
    <w:rsid w:val="004A2414"/>
    <w:rsid w:val="004A2653"/>
    <w:rsid w:val="004A35C6"/>
    <w:rsid w:val="004A3CB8"/>
    <w:rsid w:val="004A4371"/>
    <w:rsid w:val="004A468D"/>
    <w:rsid w:val="004A46DA"/>
    <w:rsid w:val="004A4E86"/>
    <w:rsid w:val="004A5000"/>
    <w:rsid w:val="004A5E29"/>
    <w:rsid w:val="004A6924"/>
    <w:rsid w:val="004A6E26"/>
    <w:rsid w:val="004A71FF"/>
    <w:rsid w:val="004A7791"/>
    <w:rsid w:val="004A7EAA"/>
    <w:rsid w:val="004B04C5"/>
    <w:rsid w:val="004B1323"/>
    <w:rsid w:val="004B1708"/>
    <w:rsid w:val="004B1D19"/>
    <w:rsid w:val="004B20CA"/>
    <w:rsid w:val="004B21BD"/>
    <w:rsid w:val="004B2239"/>
    <w:rsid w:val="004B2820"/>
    <w:rsid w:val="004B3A2D"/>
    <w:rsid w:val="004B4002"/>
    <w:rsid w:val="004B439B"/>
    <w:rsid w:val="004B49EB"/>
    <w:rsid w:val="004B4DD2"/>
    <w:rsid w:val="004B53AC"/>
    <w:rsid w:val="004B56D8"/>
    <w:rsid w:val="004B57E2"/>
    <w:rsid w:val="004B614F"/>
    <w:rsid w:val="004B6770"/>
    <w:rsid w:val="004B6DAB"/>
    <w:rsid w:val="004B71CB"/>
    <w:rsid w:val="004B7D01"/>
    <w:rsid w:val="004B7D89"/>
    <w:rsid w:val="004C0245"/>
    <w:rsid w:val="004C02EF"/>
    <w:rsid w:val="004C03AD"/>
    <w:rsid w:val="004C0865"/>
    <w:rsid w:val="004C0FF1"/>
    <w:rsid w:val="004C10DB"/>
    <w:rsid w:val="004C1E7C"/>
    <w:rsid w:val="004C2687"/>
    <w:rsid w:val="004C289E"/>
    <w:rsid w:val="004C2A25"/>
    <w:rsid w:val="004C2E25"/>
    <w:rsid w:val="004C2FA6"/>
    <w:rsid w:val="004C3785"/>
    <w:rsid w:val="004C3D1F"/>
    <w:rsid w:val="004C402C"/>
    <w:rsid w:val="004C4800"/>
    <w:rsid w:val="004C4A34"/>
    <w:rsid w:val="004C5A0F"/>
    <w:rsid w:val="004C61B6"/>
    <w:rsid w:val="004C61C8"/>
    <w:rsid w:val="004C63CF"/>
    <w:rsid w:val="004C6606"/>
    <w:rsid w:val="004C69CA"/>
    <w:rsid w:val="004C6EA6"/>
    <w:rsid w:val="004C75FC"/>
    <w:rsid w:val="004D0173"/>
    <w:rsid w:val="004D0FF5"/>
    <w:rsid w:val="004D1030"/>
    <w:rsid w:val="004D1203"/>
    <w:rsid w:val="004D1769"/>
    <w:rsid w:val="004D1915"/>
    <w:rsid w:val="004D1BD1"/>
    <w:rsid w:val="004D46C4"/>
    <w:rsid w:val="004D5676"/>
    <w:rsid w:val="004D59A8"/>
    <w:rsid w:val="004D5A62"/>
    <w:rsid w:val="004D5ACB"/>
    <w:rsid w:val="004D6903"/>
    <w:rsid w:val="004D6E40"/>
    <w:rsid w:val="004D6F30"/>
    <w:rsid w:val="004D7160"/>
    <w:rsid w:val="004D7410"/>
    <w:rsid w:val="004E010A"/>
    <w:rsid w:val="004E04BD"/>
    <w:rsid w:val="004E0EFF"/>
    <w:rsid w:val="004E13DE"/>
    <w:rsid w:val="004E182C"/>
    <w:rsid w:val="004E1D09"/>
    <w:rsid w:val="004E232B"/>
    <w:rsid w:val="004E34C7"/>
    <w:rsid w:val="004E362F"/>
    <w:rsid w:val="004E372D"/>
    <w:rsid w:val="004E377C"/>
    <w:rsid w:val="004E3DC9"/>
    <w:rsid w:val="004E452F"/>
    <w:rsid w:val="004E4634"/>
    <w:rsid w:val="004E46D8"/>
    <w:rsid w:val="004E4ED3"/>
    <w:rsid w:val="004E4F08"/>
    <w:rsid w:val="004E4FC0"/>
    <w:rsid w:val="004E5511"/>
    <w:rsid w:val="004E5D81"/>
    <w:rsid w:val="004E623C"/>
    <w:rsid w:val="004E66F2"/>
    <w:rsid w:val="004E7650"/>
    <w:rsid w:val="004E7760"/>
    <w:rsid w:val="004F1612"/>
    <w:rsid w:val="004F19A5"/>
    <w:rsid w:val="004F1DC9"/>
    <w:rsid w:val="004F385F"/>
    <w:rsid w:val="004F49B5"/>
    <w:rsid w:val="004F4C8D"/>
    <w:rsid w:val="004F4CCE"/>
    <w:rsid w:val="004F4FE6"/>
    <w:rsid w:val="004F5297"/>
    <w:rsid w:val="004F530F"/>
    <w:rsid w:val="004F54A7"/>
    <w:rsid w:val="004F54AE"/>
    <w:rsid w:val="004F6B1B"/>
    <w:rsid w:val="004F6C60"/>
    <w:rsid w:val="004F740F"/>
    <w:rsid w:val="004F79DA"/>
    <w:rsid w:val="004F7F24"/>
    <w:rsid w:val="005005C5"/>
    <w:rsid w:val="005009C2"/>
    <w:rsid w:val="00500F37"/>
    <w:rsid w:val="005026CE"/>
    <w:rsid w:val="00502D48"/>
    <w:rsid w:val="00503C0C"/>
    <w:rsid w:val="00503D75"/>
    <w:rsid w:val="00504B01"/>
    <w:rsid w:val="00504F46"/>
    <w:rsid w:val="005050BC"/>
    <w:rsid w:val="00505874"/>
    <w:rsid w:val="00506721"/>
    <w:rsid w:val="00507C43"/>
    <w:rsid w:val="0051040E"/>
    <w:rsid w:val="00510514"/>
    <w:rsid w:val="00511309"/>
    <w:rsid w:val="005113AB"/>
    <w:rsid w:val="00511AAB"/>
    <w:rsid w:val="00514755"/>
    <w:rsid w:val="0051483D"/>
    <w:rsid w:val="00514B53"/>
    <w:rsid w:val="00514B5A"/>
    <w:rsid w:val="00514CF8"/>
    <w:rsid w:val="00516F75"/>
    <w:rsid w:val="005170C3"/>
    <w:rsid w:val="0051797D"/>
    <w:rsid w:val="00520808"/>
    <w:rsid w:val="00520E07"/>
    <w:rsid w:val="00520F20"/>
    <w:rsid w:val="00521142"/>
    <w:rsid w:val="005218CD"/>
    <w:rsid w:val="00521EAD"/>
    <w:rsid w:val="00522359"/>
    <w:rsid w:val="0052272C"/>
    <w:rsid w:val="00522A1A"/>
    <w:rsid w:val="00522CC9"/>
    <w:rsid w:val="00523976"/>
    <w:rsid w:val="00524290"/>
    <w:rsid w:val="005245E4"/>
    <w:rsid w:val="00524C69"/>
    <w:rsid w:val="00524C75"/>
    <w:rsid w:val="00524D15"/>
    <w:rsid w:val="00525158"/>
    <w:rsid w:val="00525DF6"/>
    <w:rsid w:val="0052649B"/>
    <w:rsid w:val="00526925"/>
    <w:rsid w:val="005269DF"/>
    <w:rsid w:val="00526AEF"/>
    <w:rsid w:val="005271CD"/>
    <w:rsid w:val="0053000C"/>
    <w:rsid w:val="00530FB8"/>
    <w:rsid w:val="00531196"/>
    <w:rsid w:val="005312AF"/>
    <w:rsid w:val="005317E0"/>
    <w:rsid w:val="00531C57"/>
    <w:rsid w:val="00531CC7"/>
    <w:rsid w:val="00531CEF"/>
    <w:rsid w:val="00531E56"/>
    <w:rsid w:val="0053250F"/>
    <w:rsid w:val="00532AB5"/>
    <w:rsid w:val="00533E91"/>
    <w:rsid w:val="0053584C"/>
    <w:rsid w:val="0053596D"/>
    <w:rsid w:val="00535CB6"/>
    <w:rsid w:val="005366BB"/>
    <w:rsid w:val="005369FF"/>
    <w:rsid w:val="00536F3B"/>
    <w:rsid w:val="00537A6F"/>
    <w:rsid w:val="0054023D"/>
    <w:rsid w:val="0054023E"/>
    <w:rsid w:val="00540AE6"/>
    <w:rsid w:val="00540D45"/>
    <w:rsid w:val="00540DE4"/>
    <w:rsid w:val="00540EE3"/>
    <w:rsid w:val="00541213"/>
    <w:rsid w:val="00541E09"/>
    <w:rsid w:val="00541F73"/>
    <w:rsid w:val="00542957"/>
    <w:rsid w:val="00542A13"/>
    <w:rsid w:val="00542A4C"/>
    <w:rsid w:val="00542B90"/>
    <w:rsid w:val="00542EC9"/>
    <w:rsid w:val="0054309D"/>
    <w:rsid w:val="00543D25"/>
    <w:rsid w:val="00543DFB"/>
    <w:rsid w:val="00543F35"/>
    <w:rsid w:val="005444FE"/>
    <w:rsid w:val="0054511F"/>
    <w:rsid w:val="005451AB"/>
    <w:rsid w:val="005459CB"/>
    <w:rsid w:val="00546435"/>
    <w:rsid w:val="0054691F"/>
    <w:rsid w:val="00546CE6"/>
    <w:rsid w:val="0054772B"/>
    <w:rsid w:val="005500D5"/>
    <w:rsid w:val="00550D8C"/>
    <w:rsid w:val="00550FEB"/>
    <w:rsid w:val="005513EC"/>
    <w:rsid w:val="00551535"/>
    <w:rsid w:val="00551F47"/>
    <w:rsid w:val="00552637"/>
    <w:rsid w:val="005537B9"/>
    <w:rsid w:val="00553E0F"/>
    <w:rsid w:val="005541C3"/>
    <w:rsid w:val="005542A4"/>
    <w:rsid w:val="0055450D"/>
    <w:rsid w:val="00554B80"/>
    <w:rsid w:val="00554BD1"/>
    <w:rsid w:val="00554BFC"/>
    <w:rsid w:val="00554FC7"/>
    <w:rsid w:val="005550F0"/>
    <w:rsid w:val="0055587E"/>
    <w:rsid w:val="005559A3"/>
    <w:rsid w:val="00555FBA"/>
    <w:rsid w:val="005563DD"/>
    <w:rsid w:val="00556532"/>
    <w:rsid w:val="00556CD4"/>
    <w:rsid w:val="0055740C"/>
    <w:rsid w:val="005577D7"/>
    <w:rsid w:val="00557D63"/>
    <w:rsid w:val="00560A4D"/>
    <w:rsid w:val="00560AAC"/>
    <w:rsid w:val="00560AD6"/>
    <w:rsid w:val="00561262"/>
    <w:rsid w:val="00562092"/>
    <w:rsid w:val="0056239B"/>
    <w:rsid w:val="0056269B"/>
    <w:rsid w:val="00562DDB"/>
    <w:rsid w:val="005631D4"/>
    <w:rsid w:val="0056346D"/>
    <w:rsid w:val="00563A33"/>
    <w:rsid w:val="00563DA8"/>
    <w:rsid w:val="0056441E"/>
    <w:rsid w:val="00564884"/>
    <w:rsid w:val="005648C3"/>
    <w:rsid w:val="0056521A"/>
    <w:rsid w:val="00565344"/>
    <w:rsid w:val="00565420"/>
    <w:rsid w:val="00566F28"/>
    <w:rsid w:val="005670F3"/>
    <w:rsid w:val="00567210"/>
    <w:rsid w:val="005676A0"/>
    <w:rsid w:val="00567D93"/>
    <w:rsid w:val="00570297"/>
    <w:rsid w:val="00570C40"/>
    <w:rsid w:val="00570EB8"/>
    <w:rsid w:val="00570F0C"/>
    <w:rsid w:val="00571320"/>
    <w:rsid w:val="005713F4"/>
    <w:rsid w:val="00571427"/>
    <w:rsid w:val="005715ED"/>
    <w:rsid w:val="00571BAE"/>
    <w:rsid w:val="00571FEC"/>
    <w:rsid w:val="00572A2F"/>
    <w:rsid w:val="00572B17"/>
    <w:rsid w:val="00573282"/>
    <w:rsid w:val="00574DDF"/>
    <w:rsid w:val="0057502D"/>
    <w:rsid w:val="0057535D"/>
    <w:rsid w:val="00575506"/>
    <w:rsid w:val="0057551E"/>
    <w:rsid w:val="005761C4"/>
    <w:rsid w:val="005761E8"/>
    <w:rsid w:val="005764B4"/>
    <w:rsid w:val="00576D5A"/>
    <w:rsid w:val="00580040"/>
    <w:rsid w:val="00580D17"/>
    <w:rsid w:val="005815B4"/>
    <w:rsid w:val="00581965"/>
    <w:rsid w:val="00581BF0"/>
    <w:rsid w:val="0058214B"/>
    <w:rsid w:val="00582214"/>
    <w:rsid w:val="0058231E"/>
    <w:rsid w:val="00582659"/>
    <w:rsid w:val="00583028"/>
    <w:rsid w:val="00584205"/>
    <w:rsid w:val="00584290"/>
    <w:rsid w:val="005848B4"/>
    <w:rsid w:val="0058496F"/>
    <w:rsid w:val="00585329"/>
    <w:rsid w:val="00585576"/>
    <w:rsid w:val="0058620A"/>
    <w:rsid w:val="005869FF"/>
    <w:rsid w:val="00586BDD"/>
    <w:rsid w:val="00586F9C"/>
    <w:rsid w:val="005875B9"/>
    <w:rsid w:val="005905B3"/>
    <w:rsid w:val="0059082A"/>
    <w:rsid w:val="0059133C"/>
    <w:rsid w:val="00591F2A"/>
    <w:rsid w:val="00592233"/>
    <w:rsid w:val="00592DDF"/>
    <w:rsid w:val="0059330D"/>
    <w:rsid w:val="00593420"/>
    <w:rsid w:val="005934AB"/>
    <w:rsid w:val="00593760"/>
    <w:rsid w:val="00594449"/>
    <w:rsid w:val="005947D8"/>
    <w:rsid w:val="0059523B"/>
    <w:rsid w:val="005956C7"/>
    <w:rsid w:val="00595CCC"/>
    <w:rsid w:val="00595D22"/>
    <w:rsid w:val="00596672"/>
    <w:rsid w:val="005966CE"/>
    <w:rsid w:val="00596CFD"/>
    <w:rsid w:val="00596EBC"/>
    <w:rsid w:val="005970D9"/>
    <w:rsid w:val="00597584"/>
    <w:rsid w:val="005976CB"/>
    <w:rsid w:val="00597992"/>
    <w:rsid w:val="00597D1C"/>
    <w:rsid w:val="00597D7A"/>
    <w:rsid w:val="005A071F"/>
    <w:rsid w:val="005A1241"/>
    <w:rsid w:val="005A1315"/>
    <w:rsid w:val="005A2482"/>
    <w:rsid w:val="005A2920"/>
    <w:rsid w:val="005A2BAA"/>
    <w:rsid w:val="005A4AE3"/>
    <w:rsid w:val="005A55EB"/>
    <w:rsid w:val="005A5D59"/>
    <w:rsid w:val="005A6630"/>
    <w:rsid w:val="005A6FA4"/>
    <w:rsid w:val="005A73D1"/>
    <w:rsid w:val="005A7473"/>
    <w:rsid w:val="005A7686"/>
    <w:rsid w:val="005A7DC0"/>
    <w:rsid w:val="005B04CE"/>
    <w:rsid w:val="005B1B0C"/>
    <w:rsid w:val="005B1DB1"/>
    <w:rsid w:val="005B22EB"/>
    <w:rsid w:val="005B26DC"/>
    <w:rsid w:val="005B27A6"/>
    <w:rsid w:val="005B3577"/>
    <w:rsid w:val="005B3CD9"/>
    <w:rsid w:val="005B3DBE"/>
    <w:rsid w:val="005B42C4"/>
    <w:rsid w:val="005B43E9"/>
    <w:rsid w:val="005B45BF"/>
    <w:rsid w:val="005B4EF9"/>
    <w:rsid w:val="005B4FB6"/>
    <w:rsid w:val="005B4FF2"/>
    <w:rsid w:val="005B5983"/>
    <w:rsid w:val="005B59F9"/>
    <w:rsid w:val="005B5D30"/>
    <w:rsid w:val="005B5D73"/>
    <w:rsid w:val="005B5DF4"/>
    <w:rsid w:val="005B6BDA"/>
    <w:rsid w:val="005B7B04"/>
    <w:rsid w:val="005C008F"/>
    <w:rsid w:val="005C0CA1"/>
    <w:rsid w:val="005C1328"/>
    <w:rsid w:val="005C189A"/>
    <w:rsid w:val="005C1AE8"/>
    <w:rsid w:val="005C1BC0"/>
    <w:rsid w:val="005C1EE0"/>
    <w:rsid w:val="005C28F4"/>
    <w:rsid w:val="005C2BD7"/>
    <w:rsid w:val="005C2F19"/>
    <w:rsid w:val="005C3583"/>
    <w:rsid w:val="005C3BBE"/>
    <w:rsid w:val="005C3C53"/>
    <w:rsid w:val="005C42E5"/>
    <w:rsid w:val="005C44D8"/>
    <w:rsid w:val="005C4A8C"/>
    <w:rsid w:val="005C4F2D"/>
    <w:rsid w:val="005C5753"/>
    <w:rsid w:val="005C5D8B"/>
    <w:rsid w:val="005C6707"/>
    <w:rsid w:val="005C773A"/>
    <w:rsid w:val="005D0080"/>
    <w:rsid w:val="005D0307"/>
    <w:rsid w:val="005D098D"/>
    <w:rsid w:val="005D0B28"/>
    <w:rsid w:val="005D0D72"/>
    <w:rsid w:val="005D12CE"/>
    <w:rsid w:val="005D1366"/>
    <w:rsid w:val="005D14A5"/>
    <w:rsid w:val="005D174A"/>
    <w:rsid w:val="005D234B"/>
    <w:rsid w:val="005D359A"/>
    <w:rsid w:val="005D3773"/>
    <w:rsid w:val="005D37A2"/>
    <w:rsid w:val="005D3876"/>
    <w:rsid w:val="005D4122"/>
    <w:rsid w:val="005D43BD"/>
    <w:rsid w:val="005D449B"/>
    <w:rsid w:val="005D4740"/>
    <w:rsid w:val="005D47F0"/>
    <w:rsid w:val="005D484B"/>
    <w:rsid w:val="005D4898"/>
    <w:rsid w:val="005D4B87"/>
    <w:rsid w:val="005D5A1B"/>
    <w:rsid w:val="005D7B86"/>
    <w:rsid w:val="005D7E43"/>
    <w:rsid w:val="005D7F2D"/>
    <w:rsid w:val="005E0048"/>
    <w:rsid w:val="005E10EF"/>
    <w:rsid w:val="005E1B82"/>
    <w:rsid w:val="005E1EF6"/>
    <w:rsid w:val="005E2D88"/>
    <w:rsid w:val="005E35C8"/>
    <w:rsid w:val="005E38CB"/>
    <w:rsid w:val="005E3A08"/>
    <w:rsid w:val="005E3AA9"/>
    <w:rsid w:val="005E3E2B"/>
    <w:rsid w:val="005E4457"/>
    <w:rsid w:val="005E5F0B"/>
    <w:rsid w:val="005E6697"/>
    <w:rsid w:val="005E6B3A"/>
    <w:rsid w:val="005E7156"/>
    <w:rsid w:val="005E793B"/>
    <w:rsid w:val="005F0749"/>
    <w:rsid w:val="005F1406"/>
    <w:rsid w:val="005F1687"/>
    <w:rsid w:val="005F1A1E"/>
    <w:rsid w:val="005F222F"/>
    <w:rsid w:val="005F26F0"/>
    <w:rsid w:val="005F297D"/>
    <w:rsid w:val="005F2A6D"/>
    <w:rsid w:val="005F320F"/>
    <w:rsid w:val="005F3422"/>
    <w:rsid w:val="005F5B4A"/>
    <w:rsid w:val="005F5D40"/>
    <w:rsid w:val="005F5EA0"/>
    <w:rsid w:val="005F668F"/>
    <w:rsid w:val="005F6E26"/>
    <w:rsid w:val="005F70BE"/>
    <w:rsid w:val="005F7AD6"/>
    <w:rsid w:val="005F7C6D"/>
    <w:rsid w:val="005F7F92"/>
    <w:rsid w:val="006001FF"/>
    <w:rsid w:val="0060042A"/>
    <w:rsid w:val="00600F3E"/>
    <w:rsid w:val="00601296"/>
    <w:rsid w:val="0060179D"/>
    <w:rsid w:val="006017CA"/>
    <w:rsid w:val="00601B78"/>
    <w:rsid w:val="00602222"/>
    <w:rsid w:val="0060285B"/>
    <w:rsid w:val="00602A96"/>
    <w:rsid w:val="0060352F"/>
    <w:rsid w:val="0060375B"/>
    <w:rsid w:val="00603772"/>
    <w:rsid w:val="006037E3"/>
    <w:rsid w:val="00603E83"/>
    <w:rsid w:val="0060419C"/>
    <w:rsid w:val="00604F0A"/>
    <w:rsid w:val="00604F16"/>
    <w:rsid w:val="006051C4"/>
    <w:rsid w:val="00605299"/>
    <w:rsid w:val="0060531B"/>
    <w:rsid w:val="0060534A"/>
    <w:rsid w:val="00605B97"/>
    <w:rsid w:val="00605DF9"/>
    <w:rsid w:val="006065F8"/>
    <w:rsid w:val="006067DC"/>
    <w:rsid w:val="00606A1B"/>
    <w:rsid w:val="00606E07"/>
    <w:rsid w:val="00606F2D"/>
    <w:rsid w:val="0060710A"/>
    <w:rsid w:val="006074C6"/>
    <w:rsid w:val="00607728"/>
    <w:rsid w:val="006077C7"/>
    <w:rsid w:val="00607D92"/>
    <w:rsid w:val="00607E30"/>
    <w:rsid w:val="00610B3D"/>
    <w:rsid w:val="006115B6"/>
    <w:rsid w:val="00612205"/>
    <w:rsid w:val="00612740"/>
    <w:rsid w:val="00612D45"/>
    <w:rsid w:val="00612FC7"/>
    <w:rsid w:val="00613287"/>
    <w:rsid w:val="006139A4"/>
    <w:rsid w:val="00613ED9"/>
    <w:rsid w:val="00614339"/>
    <w:rsid w:val="00616106"/>
    <w:rsid w:val="0061615B"/>
    <w:rsid w:val="006162C8"/>
    <w:rsid w:val="006164EE"/>
    <w:rsid w:val="00616991"/>
    <w:rsid w:val="006169E5"/>
    <w:rsid w:val="0061744F"/>
    <w:rsid w:val="00617BFA"/>
    <w:rsid w:val="00617C4A"/>
    <w:rsid w:val="00620189"/>
    <w:rsid w:val="00620B0D"/>
    <w:rsid w:val="00620E09"/>
    <w:rsid w:val="006212B5"/>
    <w:rsid w:val="00621351"/>
    <w:rsid w:val="006217CB"/>
    <w:rsid w:val="006219F3"/>
    <w:rsid w:val="00621C54"/>
    <w:rsid w:val="00622186"/>
    <w:rsid w:val="00622C83"/>
    <w:rsid w:val="006232CB"/>
    <w:rsid w:val="00623563"/>
    <w:rsid w:val="00623BDC"/>
    <w:rsid w:val="006245AF"/>
    <w:rsid w:val="00624D8F"/>
    <w:rsid w:val="00624DFF"/>
    <w:rsid w:val="00625115"/>
    <w:rsid w:val="006264BA"/>
    <w:rsid w:val="0062661D"/>
    <w:rsid w:val="00626B1E"/>
    <w:rsid w:val="00627D24"/>
    <w:rsid w:val="00630508"/>
    <w:rsid w:val="00630A5A"/>
    <w:rsid w:val="00630CB1"/>
    <w:rsid w:val="006312C3"/>
    <w:rsid w:val="00632026"/>
    <w:rsid w:val="00632541"/>
    <w:rsid w:val="006327B6"/>
    <w:rsid w:val="006329FF"/>
    <w:rsid w:val="00632FE8"/>
    <w:rsid w:val="0063373C"/>
    <w:rsid w:val="00633AA2"/>
    <w:rsid w:val="00633DD3"/>
    <w:rsid w:val="00633E07"/>
    <w:rsid w:val="00634874"/>
    <w:rsid w:val="0063531C"/>
    <w:rsid w:val="006356CF"/>
    <w:rsid w:val="006360CA"/>
    <w:rsid w:val="006361CF"/>
    <w:rsid w:val="00636473"/>
    <w:rsid w:val="00636E38"/>
    <w:rsid w:val="00636FE6"/>
    <w:rsid w:val="00640477"/>
    <w:rsid w:val="00640952"/>
    <w:rsid w:val="00640BCB"/>
    <w:rsid w:val="006418E0"/>
    <w:rsid w:val="00641FD2"/>
    <w:rsid w:val="00642578"/>
    <w:rsid w:val="006430AB"/>
    <w:rsid w:val="006430BD"/>
    <w:rsid w:val="00643AF2"/>
    <w:rsid w:val="00644550"/>
    <w:rsid w:val="006445D5"/>
    <w:rsid w:val="00644833"/>
    <w:rsid w:val="0064603A"/>
    <w:rsid w:val="0064604A"/>
    <w:rsid w:val="00646621"/>
    <w:rsid w:val="0064674E"/>
    <w:rsid w:val="00646EAD"/>
    <w:rsid w:val="00647365"/>
    <w:rsid w:val="006506E0"/>
    <w:rsid w:val="00650D6A"/>
    <w:rsid w:val="0065158F"/>
    <w:rsid w:val="00651686"/>
    <w:rsid w:val="00652442"/>
    <w:rsid w:val="00652F87"/>
    <w:rsid w:val="00653451"/>
    <w:rsid w:val="006537B3"/>
    <w:rsid w:val="0065390F"/>
    <w:rsid w:val="00653D46"/>
    <w:rsid w:val="00653F1B"/>
    <w:rsid w:val="00653F21"/>
    <w:rsid w:val="006552DF"/>
    <w:rsid w:val="00655CEE"/>
    <w:rsid w:val="00655E48"/>
    <w:rsid w:val="006569CE"/>
    <w:rsid w:val="00656F14"/>
    <w:rsid w:val="0065705A"/>
    <w:rsid w:val="00657091"/>
    <w:rsid w:val="006575D9"/>
    <w:rsid w:val="00657C0C"/>
    <w:rsid w:val="00657DBB"/>
    <w:rsid w:val="006601E9"/>
    <w:rsid w:val="0066074B"/>
    <w:rsid w:val="00660C67"/>
    <w:rsid w:val="00662343"/>
    <w:rsid w:val="00662806"/>
    <w:rsid w:val="00662F32"/>
    <w:rsid w:val="00663113"/>
    <w:rsid w:val="006637C6"/>
    <w:rsid w:val="00663EE4"/>
    <w:rsid w:val="00664530"/>
    <w:rsid w:val="006645E8"/>
    <w:rsid w:val="00664921"/>
    <w:rsid w:val="00664EF3"/>
    <w:rsid w:val="00665070"/>
    <w:rsid w:val="0066558F"/>
    <w:rsid w:val="00665761"/>
    <w:rsid w:val="00665D48"/>
    <w:rsid w:val="00665EB3"/>
    <w:rsid w:val="00666396"/>
    <w:rsid w:val="00666716"/>
    <w:rsid w:val="0066693C"/>
    <w:rsid w:val="00666B64"/>
    <w:rsid w:val="00666D1F"/>
    <w:rsid w:val="00667A97"/>
    <w:rsid w:val="00667FF6"/>
    <w:rsid w:val="00670414"/>
    <w:rsid w:val="00670A44"/>
    <w:rsid w:val="00670C0D"/>
    <w:rsid w:val="00672123"/>
    <w:rsid w:val="0067229B"/>
    <w:rsid w:val="00672587"/>
    <w:rsid w:val="006735C9"/>
    <w:rsid w:val="00673AC7"/>
    <w:rsid w:val="00673DDC"/>
    <w:rsid w:val="00674591"/>
    <w:rsid w:val="00674971"/>
    <w:rsid w:val="00674B7E"/>
    <w:rsid w:val="00674D00"/>
    <w:rsid w:val="006751DF"/>
    <w:rsid w:val="00675289"/>
    <w:rsid w:val="00675312"/>
    <w:rsid w:val="006753C6"/>
    <w:rsid w:val="006754E4"/>
    <w:rsid w:val="0067578E"/>
    <w:rsid w:val="006757A6"/>
    <w:rsid w:val="00675B74"/>
    <w:rsid w:val="00676727"/>
    <w:rsid w:val="006768C7"/>
    <w:rsid w:val="0067698A"/>
    <w:rsid w:val="00676FB6"/>
    <w:rsid w:val="00680F64"/>
    <w:rsid w:val="00681578"/>
    <w:rsid w:val="0068164B"/>
    <w:rsid w:val="00681A60"/>
    <w:rsid w:val="006822DC"/>
    <w:rsid w:val="00682595"/>
    <w:rsid w:val="00682C77"/>
    <w:rsid w:val="0068432C"/>
    <w:rsid w:val="006847F6"/>
    <w:rsid w:val="006850D9"/>
    <w:rsid w:val="0068515D"/>
    <w:rsid w:val="006857B4"/>
    <w:rsid w:val="00686198"/>
    <w:rsid w:val="006862C4"/>
    <w:rsid w:val="006865B0"/>
    <w:rsid w:val="00686633"/>
    <w:rsid w:val="00686CCA"/>
    <w:rsid w:val="0068771C"/>
    <w:rsid w:val="00687A3E"/>
    <w:rsid w:val="00687B1E"/>
    <w:rsid w:val="00690A41"/>
    <w:rsid w:val="00690D1B"/>
    <w:rsid w:val="00691A3C"/>
    <w:rsid w:val="00692900"/>
    <w:rsid w:val="00693657"/>
    <w:rsid w:val="00693A3A"/>
    <w:rsid w:val="00693C57"/>
    <w:rsid w:val="00695875"/>
    <w:rsid w:val="00695AB5"/>
    <w:rsid w:val="00695C3E"/>
    <w:rsid w:val="0069636E"/>
    <w:rsid w:val="00696655"/>
    <w:rsid w:val="006966BD"/>
    <w:rsid w:val="00696B73"/>
    <w:rsid w:val="006972E5"/>
    <w:rsid w:val="006976A3"/>
    <w:rsid w:val="006979AE"/>
    <w:rsid w:val="00697CC4"/>
    <w:rsid w:val="006A0081"/>
    <w:rsid w:val="006A0093"/>
    <w:rsid w:val="006A036B"/>
    <w:rsid w:val="006A100F"/>
    <w:rsid w:val="006A10C6"/>
    <w:rsid w:val="006A1380"/>
    <w:rsid w:val="006A1523"/>
    <w:rsid w:val="006A1BC3"/>
    <w:rsid w:val="006A1D6F"/>
    <w:rsid w:val="006A1F80"/>
    <w:rsid w:val="006A265B"/>
    <w:rsid w:val="006A2C4B"/>
    <w:rsid w:val="006A2DB4"/>
    <w:rsid w:val="006A32A0"/>
    <w:rsid w:val="006A3525"/>
    <w:rsid w:val="006A3776"/>
    <w:rsid w:val="006A37C8"/>
    <w:rsid w:val="006A380D"/>
    <w:rsid w:val="006A383B"/>
    <w:rsid w:val="006A384E"/>
    <w:rsid w:val="006A3D7C"/>
    <w:rsid w:val="006A4840"/>
    <w:rsid w:val="006A55CE"/>
    <w:rsid w:val="006A6090"/>
    <w:rsid w:val="006A6573"/>
    <w:rsid w:val="006A65D7"/>
    <w:rsid w:val="006A65F3"/>
    <w:rsid w:val="006A7258"/>
    <w:rsid w:val="006A77CE"/>
    <w:rsid w:val="006A78DC"/>
    <w:rsid w:val="006A7D66"/>
    <w:rsid w:val="006B0057"/>
    <w:rsid w:val="006B058A"/>
    <w:rsid w:val="006B10DA"/>
    <w:rsid w:val="006B134A"/>
    <w:rsid w:val="006B194E"/>
    <w:rsid w:val="006B1B28"/>
    <w:rsid w:val="006B1B97"/>
    <w:rsid w:val="006B1BE8"/>
    <w:rsid w:val="006B2604"/>
    <w:rsid w:val="006B283E"/>
    <w:rsid w:val="006B2955"/>
    <w:rsid w:val="006B2E43"/>
    <w:rsid w:val="006B3D6C"/>
    <w:rsid w:val="006B4102"/>
    <w:rsid w:val="006B41BF"/>
    <w:rsid w:val="006B426D"/>
    <w:rsid w:val="006B43B3"/>
    <w:rsid w:val="006B46BE"/>
    <w:rsid w:val="006B4ECF"/>
    <w:rsid w:val="006B5799"/>
    <w:rsid w:val="006B57CB"/>
    <w:rsid w:val="006B5B38"/>
    <w:rsid w:val="006B68D1"/>
    <w:rsid w:val="006B6D0A"/>
    <w:rsid w:val="006B6D32"/>
    <w:rsid w:val="006B77C7"/>
    <w:rsid w:val="006C0159"/>
    <w:rsid w:val="006C1164"/>
    <w:rsid w:val="006C296B"/>
    <w:rsid w:val="006C2F27"/>
    <w:rsid w:val="006C2F30"/>
    <w:rsid w:val="006C3D42"/>
    <w:rsid w:val="006C3FCC"/>
    <w:rsid w:val="006C4382"/>
    <w:rsid w:val="006C45FF"/>
    <w:rsid w:val="006C4913"/>
    <w:rsid w:val="006C4D3E"/>
    <w:rsid w:val="006C4D5D"/>
    <w:rsid w:val="006C4F91"/>
    <w:rsid w:val="006C576A"/>
    <w:rsid w:val="006C589D"/>
    <w:rsid w:val="006C58A2"/>
    <w:rsid w:val="006C6040"/>
    <w:rsid w:val="006C6097"/>
    <w:rsid w:val="006C702C"/>
    <w:rsid w:val="006C7A34"/>
    <w:rsid w:val="006D0378"/>
    <w:rsid w:val="006D0379"/>
    <w:rsid w:val="006D054A"/>
    <w:rsid w:val="006D0CEE"/>
    <w:rsid w:val="006D19B4"/>
    <w:rsid w:val="006D1C15"/>
    <w:rsid w:val="006D2337"/>
    <w:rsid w:val="006D29F8"/>
    <w:rsid w:val="006D2B83"/>
    <w:rsid w:val="006D317D"/>
    <w:rsid w:val="006D35B0"/>
    <w:rsid w:val="006D4480"/>
    <w:rsid w:val="006D4BC8"/>
    <w:rsid w:val="006D4E23"/>
    <w:rsid w:val="006D5B99"/>
    <w:rsid w:val="006D660E"/>
    <w:rsid w:val="006D7E13"/>
    <w:rsid w:val="006D7E77"/>
    <w:rsid w:val="006E08EC"/>
    <w:rsid w:val="006E0DB3"/>
    <w:rsid w:val="006E1302"/>
    <w:rsid w:val="006E14C7"/>
    <w:rsid w:val="006E1632"/>
    <w:rsid w:val="006E1EB0"/>
    <w:rsid w:val="006E2052"/>
    <w:rsid w:val="006E26C7"/>
    <w:rsid w:val="006E2966"/>
    <w:rsid w:val="006E3230"/>
    <w:rsid w:val="006E37D9"/>
    <w:rsid w:val="006E3895"/>
    <w:rsid w:val="006E4292"/>
    <w:rsid w:val="006E45ED"/>
    <w:rsid w:val="006E50A3"/>
    <w:rsid w:val="006E584F"/>
    <w:rsid w:val="006E5972"/>
    <w:rsid w:val="006E5D7D"/>
    <w:rsid w:val="006E5DBE"/>
    <w:rsid w:val="006E623C"/>
    <w:rsid w:val="006E638D"/>
    <w:rsid w:val="006E6733"/>
    <w:rsid w:val="006E69EB"/>
    <w:rsid w:val="006E6D0C"/>
    <w:rsid w:val="006E77FB"/>
    <w:rsid w:val="006E7CAC"/>
    <w:rsid w:val="006E7D6A"/>
    <w:rsid w:val="006F021A"/>
    <w:rsid w:val="006F049D"/>
    <w:rsid w:val="006F0F34"/>
    <w:rsid w:val="006F124D"/>
    <w:rsid w:val="006F1513"/>
    <w:rsid w:val="006F1578"/>
    <w:rsid w:val="006F1A4D"/>
    <w:rsid w:val="006F2444"/>
    <w:rsid w:val="006F2503"/>
    <w:rsid w:val="006F278F"/>
    <w:rsid w:val="006F3345"/>
    <w:rsid w:val="006F38BE"/>
    <w:rsid w:val="006F5ACA"/>
    <w:rsid w:val="006F5ECE"/>
    <w:rsid w:val="006F644D"/>
    <w:rsid w:val="006F64E6"/>
    <w:rsid w:val="006F6590"/>
    <w:rsid w:val="006F65B3"/>
    <w:rsid w:val="006F6653"/>
    <w:rsid w:val="006F6C0A"/>
    <w:rsid w:val="006F6FD7"/>
    <w:rsid w:val="006F76B1"/>
    <w:rsid w:val="006F7E7C"/>
    <w:rsid w:val="0070033E"/>
    <w:rsid w:val="00700C62"/>
    <w:rsid w:val="00701098"/>
    <w:rsid w:val="0070125A"/>
    <w:rsid w:val="007019FA"/>
    <w:rsid w:val="00701A7B"/>
    <w:rsid w:val="00701FF4"/>
    <w:rsid w:val="00702E72"/>
    <w:rsid w:val="00703487"/>
    <w:rsid w:val="007034EE"/>
    <w:rsid w:val="0070374F"/>
    <w:rsid w:val="00703808"/>
    <w:rsid w:val="00703EB0"/>
    <w:rsid w:val="00703FC8"/>
    <w:rsid w:val="00704747"/>
    <w:rsid w:val="00704FBA"/>
    <w:rsid w:val="0070508E"/>
    <w:rsid w:val="0070629B"/>
    <w:rsid w:val="007069E1"/>
    <w:rsid w:val="00706BDB"/>
    <w:rsid w:val="0071039F"/>
    <w:rsid w:val="00710647"/>
    <w:rsid w:val="007108A2"/>
    <w:rsid w:val="007110FE"/>
    <w:rsid w:val="007112EC"/>
    <w:rsid w:val="00711920"/>
    <w:rsid w:val="00711C66"/>
    <w:rsid w:val="00712597"/>
    <w:rsid w:val="0071289C"/>
    <w:rsid w:val="00712B07"/>
    <w:rsid w:val="00713BBF"/>
    <w:rsid w:val="00713BD0"/>
    <w:rsid w:val="00714B06"/>
    <w:rsid w:val="00714C7E"/>
    <w:rsid w:val="00715A67"/>
    <w:rsid w:val="00715E7A"/>
    <w:rsid w:val="0071691B"/>
    <w:rsid w:val="00717375"/>
    <w:rsid w:val="007177CB"/>
    <w:rsid w:val="00717F79"/>
    <w:rsid w:val="00720221"/>
    <w:rsid w:val="00720314"/>
    <w:rsid w:val="00720333"/>
    <w:rsid w:val="007203D1"/>
    <w:rsid w:val="007207FC"/>
    <w:rsid w:val="00720A35"/>
    <w:rsid w:val="0072112C"/>
    <w:rsid w:val="0072165D"/>
    <w:rsid w:val="007217F2"/>
    <w:rsid w:val="007225E0"/>
    <w:rsid w:val="0072261B"/>
    <w:rsid w:val="00722F95"/>
    <w:rsid w:val="00723527"/>
    <w:rsid w:val="0072353C"/>
    <w:rsid w:val="007235DB"/>
    <w:rsid w:val="00723D87"/>
    <w:rsid w:val="007247A1"/>
    <w:rsid w:val="00724A70"/>
    <w:rsid w:val="00724A72"/>
    <w:rsid w:val="00725085"/>
    <w:rsid w:val="00725391"/>
    <w:rsid w:val="007258F8"/>
    <w:rsid w:val="00725B1C"/>
    <w:rsid w:val="00725DF9"/>
    <w:rsid w:val="007262AE"/>
    <w:rsid w:val="007262FC"/>
    <w:rsid w:val="00726364"/>
    <w:rsid w:val="0072639A"/>
    <w:rsid w:val="0072666C"/>
    <w:rsid w:val="00726A32"/>
    <w:rsid w:val="00726A79"/>
    <w:rsid w:val="00727A43"/>
    <w:rsid w:val="00730A9F"/>
    <w:rsid w:val="00731059"/>
    <w:rsid w:val="007310B3"/>
    <w:rsid w:val="00731A03"/>
    <w:rsid w:val="00731B0A"/>
    <w:rsid w:val="00732086"/>
    <w:rsid w:val="007325A7"/>
    <w:rsid w:val="00732D6D"/>
    <w:rsid w:val="007332E3"/>
    <w:rsid w:val="00733967"/>
    <w:rsid w:val="00733F3C"/>
    <w:rsid w:val="00734075"/>
    <w:rsid w:val="0073418A"/>
    <w:rsid w:val="00734C3F"/>
    <w:rsid w:val="00735473"/>
    <w:rsid w:val="0073553A"/>
    <w:rsid w:val="00735C7E"/>
    <w:rsid w:val="00735F3E"/>
    <w:rsid w:val="00736F7F"/>
    <w:rsid w:val="007372FF"/>
    <w:rsid w:val="007377B4"/>
    <w:rsid w:val="007400BC"/>
    <w:rsid w:val="00740A9B"/>
    <w:rsid w:val="00740B90"/>
    <w:rsid w:val="00741262"/>
    <w:rsid w:val="007413A3"/>
    <w:rsid w:val="00741E7F"/>
    <w:rsid w:val="0074273A"/>
    <w:rsid w:val="0074281A"/>
    <w:rsid w:val="0074281D"/>
    <w:rsid w:val="00742BFC"/>
    <w:rsid w:val="00742D20"/>
    <w:rsid w:val="00742DFF"/>
    <w:rsid w:val="00742E31"/>
    <w:rsid w:val="00742F75"/>
    <w:rsid w:val="00743426"/>
    <w:rsid w:val="007435A4"/>
    <w:rsid w:val="0074396A"/>
    <w:rsid w:val="007439B1"/>
    <w:rsid w:val="0074434A"/>
    <w:rsid w:val="007447EE"/>
    <w:rsid w:val="00744C74"/>
    <w:rsid w:val="00744CC3"/>
    <w:rsid w:val="007464C9"/>
    <w:rsid w:val="00746572"/>
    <w:rsid w:val="00747551"/>
    <w:rsid w:val="007477B8"/>
    <w:rsid w:val="00747BF5"/>
    <w:rsid w:val="00747D32"/>
    <w:rsid w:val="00750890"/>
    <w:rsid w:val="00750F86"/>
    <w:rsid w:val="00751335"/>
    <w:rsid w:val="007516CC"/>
    <w:rsid w:val="00751C24"/>
    <w:rsid w:val="007526B0"/>
    <w:rsid w:val="007526C2"/>
    <w:rsid w:val="00753D2C"/>
    <w:rsid w:val="0075497F"/>
    <w:rsid w:val="00754A4B"/>
    <w:rsid w:val="00755897"/>
    <w:rsid w:val="00755B7E"/>
    <w:rsid w:val="00756E91"/>
    <w:rsid w:val="0075737E"/>
    <w:rsid w:val="00760432"/>
    <w:rsid w:val="007604E3"/>
    <w:rsid w:val="007605B7"/>
    <w:rsid w:val="0076070F"/>
    <w:rsid w:val="00761955"/>
    <w:rsid w:val="007620B1"/>
    <w:rsid w:val="00762BEA"/>
    <w:rsid w:val="00762CE7"/>
    <w:rsid w:val="00762D1A"/>
    <w:rsid w:val="00763015"/>
    <w:rsid w:val="007633BE"/>
    <w:rsid w:val="00763483"/>
    <w:rsid w:val="007638E0"/>
    <w:rsid w:val="00763E6F"/>
    <w:rsid w:val="007640C7"/>
    <w:rsid w:val="00764766"/>
    <w:rsid w:val="007648B6"/>
    <w:rsid w:val="00764F41"/>
    <w:rsid w:val="00765136"/>
    <w:rsid w:val="0076557F"/>
    <w:rsid w:val="00765A15"/>
    <w:rsid w:val="0076699D"/>
    <w:rsid w:val="00766C2E"/>
    <w:rsid w:val="00767169"/>
    <w:rsid w:val="0076754F"/>
    <w:rsid w:val="007677E0"/>
    <w:rsid w:val="00767E5E"/>
    <w:rsid w:val="007718F9"/>
    <w:rsid w:val="00771DE2"/>
    <w:rsid w:val="00771E43"/>
    <w:rsid w:val="007720DA"/>
    <w:rsid w:val="007722AC"/>
    <w:rsid w:val="007723D0"/>
    <w:rsid w:val="007727BA"/>
    <w:rsid w:val="007728C0"/>
    <w:rsid w:val="007730CC"/>
    <w:rsid w:val="0077365B"/>
    <w:rsid w:val="007739A6"/>
    <w:rsid w:val="00773A02"/>
    <w:rsid w:val="00774C47"/>
    <w:rsid w:val="00774E9D"/>
    <w:rsid w:val="00776314"/>
    <w:rsid w:val="0077751A"/>
    <w:rsid w:val="00777698"/>
    <w:rsid w:val="00777AB4"/>
    <w:rsid w:val="007805B0"/>
    <w:rsid w:val="007806CA"/>
    <w:rsid w:val="00780A2F"/>
    <w:rsid w:val="007813BC"/>
    <w:rsid w:val="007813F8"/>
    <w:rsid w:val="00781F04"/>
    <w:rsid w:val="00782470"/>
    <w:rsid w:val="007824A5"/>
    <w:rsid w:val="00782690"/>
    <w:rsid w:val="00783708"/>
    <w:rsid w:val="00784795"/>
    <w:rsid w:val="00784D66"/>
    <w:rsid w:val="00785DB2"/>
    <w:rsid w:val="007865C3"/>
    <w:rsid w:val="00786F5E"/>
    <w:rsid w:val="0078764F"/>
    <w:rsid w:val="00787AF9"/>
    <w:rsid w:val="00790C7F"/>
    <w:rsid w:val="00791170"/>
    <w:rsid w:val="007911BE"/>
    <w:rsid w:val="0079129C"/>
    <w:rsid w:val="00791806"/>
    <w:rsid w:val="00791AD1"/>
    <w:rsid w:val="00791C7A"/>
    <w:rsid w:val="00792A28"/>
    <w:rsid w:val="007931B3"/>
    <w:rsid w:val="0079362C"/>
    <w:rsid w:val="0079389E"/>
    <w:rsid w:val="007942F6"/>
    <w:rsid w:val="00794721"/>
    <w:rsid w:val="00794995"/>
    <w:rsid w:val="00794A2F"/>
    <w:rsid w:val="007952E4"/>
    <w:rsid w:val="007954BD"/>
    <w:rsid w:val="007956B3"/>
    <w:rsid w:val="00795735"/>
    <w:rsid w:val="007958FD"/>
    <w:rsid w:val="00796590"/>
    <w:rsid w:val="0079692B"/>
    <w:rsid w:val="00796D1E"/>
    <w:rsid w:val="00797395"/>
    <w:rsid w:val="00797E0F"/>
    <w:rsid w:val="007A001F"/>
    <w:rsid w:val="007A02E4"/>
    <w:rsid w:val="007A02E7"/>
    <w:rsid w:val="007A0841"/>
    <w:rsid w:val="007A0926"/>
    <w:rsid w:val="007A098C"/>
    <w:rsid w:val="007A0DBC"/>
    <w:rsid w:val="007A0F2F"/>
    <w:rsid w:val="007A1106"/>
    <w:rsid w:val="007A15DD"/>
    <w:rsid w:val="007A2AE2"/>
    <w:rsid w:val="007A3C96"/>
    <w:rsid w:val="007A4863"/>
    <w:rsid w:val="007A4CC3"/>
    <w:rsid w:val="007A5192"/>
    <w:rsid w:val="007A55E9"/>
    <w:rsid w:val="007A644F"/>
    <w:rsid w:val="007A6741"/>
    <w:rsid w:val="007A6A8D"/>
    <w:rsid w:val="007A6BB9"/>
    <w:rsid w:val="007A6E1C"/>
    <w:rsid w:val="007A7006"/>
    <w:rsid w:val="007A7729"/>
    <w:rsid w:val="007A78ED"/>
    <w:rsid w:val="007A7BC7"/>
    <w:rsid w:val="007A7F8D"/>
    <w:rsid w:val="007B0127"/>
    <w:rsid w:val="007B0456"/>
    <w:rsid w:val="007B0A7E"/>
    <w:rsid w:val="007B0E21"/>
    <w:rsid w:val="007B1D39"/>
    <w:rsid w:val="007B283B"/>
    <w:rsid w:val="007B32B7"/>
    <w:rsid w:val="007B3D06"/>
    <w:rsid w:val="007B3D38"/>
    <w:rsid w:val="007B40AF"/>
    <w:rsid w:val="007B4ABC"/>
    <w:rsid w:val="007B4F56"/>
    <w:rsid w:val="007B578E"/>
    <w:rsid w:val="007B5EBD"/>
    <w:rsid w:val="007B6658"/>
    <w:rsid w:val="007B6CF2"/>
    <w:rsid w:val="007B6D32"/>
    <w:rsid w:val="007B7042"/>
    <w:rsid w:val="007B7BA4"/>
    <w:rsid w:val="007C0676"/>
    <w:rsid w:val="007C0B63"/>
    <w:rsid w:val="007C1308"/>
    <w:rsid w:val="007C1834"/>
    <w:rsid w:val="007C2A70"/>
    <w:rsid w:val="007C2B50"/>
    <w:rsid w:val="007C2C27"/>
    <w:rsid w:val="007C2C30"/>
    <w:rsid w:val="007C2F05"/>
    <w:rsid w:val="007C32C2"/>
    <w:rsid w:val="007C35E9"/>
    <w:rsid w:val="007C41ED"/>
    <w:rsid w:val="007C4392"/>
    <w:rsid w:val="007C4435"/>
    <w:rsid w:val="007C4F27"/>
    <w:rsid w:val="007C52F6"/>
    <w:rsid w:val="007C5346"/>
    <w:rsid w:val="007C5880"/>
    <w:rsid w:val="007C5980"/>
    <w:rsid w:val="007C6182"/>
    <w:rsid w:val="007C6193"/>
    <w:rsid w:val="007C6525"/>
    <w:rsid w:val="007C6F49"/>
    <w:rsid w:val="007C7373"/>
    <w:rsid w:val="007C79FE"/>
    <w:rsid w:val="007C7F3E"/>
    <w:rsid w:val="007D0DD9"/>
    <w:rsid w:val="007D11D2"/>
    <w:rsid w:val="007D1342"/>
    <w:rsid w:val="007D136F"/>
    <w:rsid w:val="007D2CD6"/>
    <w:rsid w:val="007D5322"/>
    <w:rsid w:val="007D5644"/>
    <w:rsid w:val="007D6403"/>
    <w:rsid w:val="007D6447"/>
    <w:rsid w:val="007D695C"/>
    <w:rsid w:val="007D7ED1"/>
    <w:rsid w:val="007E0164"/>
    <w:rsid w:val="007E0416"/>
    <w:rsid w:val="007E0FF6"/>
    <w:rsid w:val="007E18E5"/>
    <w:rsid w:val="007E228C"/>
    <w:rsid w:val="007E289D"/>
    <w:rsid w:val="007E28FD"/>
    <w:rsid w:val="007E2957"/>
    <w:rsid w:val="007E303B"/>
    <w:rsid w:val="007E3574"/>
    <w:rsid w:val="007E41D3"/>
    <w:rsid w:val="007E4291"/>
    <w:rsid w:val="007E4BB5"/>
    <w:rsid w:val="007E5371"/>
    <w:rsid w:val="007E56F2"/>
    <w:rsid w:val="007E57F6"/>
    <w:rsid w:val="007E5BF2"/>
    <w:rsid w:val="007E6452"/>
    <w:rsid w:val="007E68E2"/>
    <w:rsid w:val="007E7FCF"/>
    <w:rsid w:val="007F0AAC"/>
    <w:rsid w:val="007F0B92"/>
    <w:rsid w:val="007F0CAD"/>
    <w:rsid w:val="007F1231"/>
    <w:rsid w:val="007F28F5"/>
    <w:rsid w:val="007F298F"/>
    <w:rsid w:val="007F2AEE"/>
    <w:rsid w:val="007F2AF2"/>
    <w:rsid w:val="007F35E9"/>
    <w:rsid w:val="007F3D4F"/>
    <w:rsid w:val="007F4002"/>
    <w:rsid w:val="007F5175"/>
    <w:rsid w:val="007F533A"/>
    <w:rsid w:val="007F6E26"/>
    <w:rsid w:val="007F6E43"/>
    <w:rsid w:val="007F6EA5"/>
    <w:rsid w:val="007F6FBE"/>
    <w:rsid w:val="007F728F"/>
    <w:rsid w:val="007F76CC"/>
    <w:rsid w:val="007F7FBF"/>
    <w:rsid w:val="008002D2"/>
    <w:rsid w:val="00801494"/>
    <w:rsid w:val="00801E60"/>
    <w:rsid w:val="00802049"/>
    <w:rsid w:val="0080257C"/>
    <w:rsid w:val="00802887"/>
    <w:rsid w:val="00802A45"/>
    <w:rsid w:val="00803345"/>
    <w:rsid w:val="0080348E"/>
    <w:rsid w:val="0080382E"/>
    <w:rsid w:val="00803FE9"/>
    <w:rsid w:val="0080491B"/>
    <w:rsid w:val="0080514F"/>
    <w:rsid w:val="0080587E"/>
    <w:rsid w:val="00805896"/>
    <w:rsid w:val="00805ACB"/>
    <w:rsid w:val="00805AF1"/>
    <w:rsid w:val="00806173"/>
    <w:rsid w:val="00806568"/>
    <w:rsid w:val="0080673A"/>
    <w:rsid w:val="00807377"/>
    <w:rsid w:val="00807728"/>
    <w:rsid w:val="00807C0D"/>
    <w:rsid w:val="0081006C"/>
    <w:rsid w:val="00810454"/>
    <w:rsid w:val="008107B1"/>
    <w:rsid w:val="00811048"/>
    <w:rsid w:val="00811D38"/>
    <w:rsid w:val="00812043"/>
    <w:rsid w:val="00812A59"/>
    <w:rsid w:val="00812EA8"/>
    <w:rsid w:val="00813365"/>
    <w:rsid w:val="008137D2"/>
    <w:rsid w:val="008153C5"/>
    <w:rsid w:val="00817299"/>
    <w:rsid w:val="0081756A"/>
    <w:rsid w:val="00817EA2"/>
    <w:rsid w:val="0082001D"/>
    <w:rsid w:val="008202B7"/>
    <w:rsid w:val="00820342"/>
    <w:rsid w:val="0082076D"/>
    <w:rsid w:val="0082165A"/>
    <w:rsid w:val="00821C3A"/>
    <w:rsid w:val="00822130"/>
    <w:rsid w:val="008226A6"/>
    <w:rsid w:val="008226EF"/>
    <w:rsid w:val="0082298D"/>
    <w:rsid w:val="008229B0"/>
    <w:rsid w:val="00823207"/>
    <w:rsid w:val="00823645"/>
    <w:rsid w:val="00824FCA"/>
    <w:rsid w:val="00825110"/>
    <w:rsid w:val="008256E0"/>
    <w:rsid w:val="0082658A"/>
    <w:rsid w:val="00826863"/>
    <w:rsid w:val="0082765F"/>
    <w:rsid w:val="008277E5"/>
    <w:rsid w:val="00827833"/>
    <w:rsid w:val="00827F06"/>
    <w:rsid w:val="00830027"/>
    <w:rsid w:val="008300E9"/>
    <w:rsid w:val="00830393"/>
    <w:rsid w:val="008306D0"/>
    <w:rsid w:val="00830E2F"/>
    <w:rsid w:val="00831B9D"/>
    <w:rsid w:val="00831F7D"/>
    <w:rsid w:val="00832D6E"/>
    <w:rsid w:val="00833427"/>
    <w:rsid w:val="008336F2"/>
    <w:rsid w:val="00833846"/>
    <w:rsid w:val="008339A8"/>
    <w:rsid w:val="00833F54"/>
    <w:rsid w:val="0083461A"/>
    <w:rsid w:val="00834A33"/>
    <w:rsid w:val="00834ABD"/>
    <w:rsid w:val="0083511A"/>
    <w:rsid w:val="00835523"/>
    <w:rsid w:val="008365B2"/>
    <w:rsid w:val="00836695"/>
    <w:rsid w:val="00836A1F"/>
    <w:rsid w:val="00837D11"/>
    <w:rsid w:val="00837E61"/>
    <w:rsid w:val="0084041B"/>
    <w:rsid w:val="00840899"/>
    <w:rsid w:val="00840CB7"/>
    <w:rsid w:val="00840CD0"/>
    <w:rsid w:val="00841691"/>
    <w:rsid w:val="008418EE"/>
    <w:rsid w:val="008424E2"/>
    <w:rsid w:val="00842E51"/>
    <w:rsid w:val="0084350E"/>
    <w:rsid w:val="0084456E"/>
    <w:rsid w:val="00844620"/>
    <w:rsid w:val="00844B9F"/>
    <w:rsid w:val="00844F19"/>
    <w:rsid w:val="00845217"/>
    <w:rsid w:val="008469F4"/>
    <w:rsid w:val="00846AD9"/>
    <w:rsid w:val="008473F8"/>
    <w:rsid w:val="0084788F"/>
    <w:rsid w:val="00847C9F"/>
    <w:rsid w:val="00847FC9"/>
    <w:rsid w:val="00850209"/>
    <w:rsid w:val="00850FA0"/>
    <w:rsid w:val="008515F4"/>
    <w:rsid w:val="00851C0B"/>
    <w:rsid w:val="00851EAF"/>
    <w:rsid w:val="00852030"/>
    <w:rsid w:val="0085274B"/>
    <w:rsid w:val="00852E6B"/>
    <w:rsid w:val="00853065"/>
    <w:rsid w:val="008537DE"/>
    <w:rsid w:val="008548C0"/>
    <w:rsid w:val="00854991"/>
    <w:rsid w:val="00854ACE"/>
    <w:rsid w:val="00855852"/>
    <w:rsid w:val="00855C5C"/>
    <w:rsid w:val="00855C6C"/>
    <w:rsid w:val="00855D3F"/>
    <w:rsid w:val="00856D58"/>
    <w:rsid w:val="00857485"/>
    <w:rsid w:val="00860028"/>
    <w:rsid w:val="008600EB"/>
    <w:rsid w:val="00860116"/>
    <w:rsid w:val="008603C3"/>
    <w:rsid w:val="0086056A"/>
    <w:rsid w:val="00861350"/>
    <w:rsid w:val="00861AE4"/>
    <w:rsid w:val="00861D1D"/>
    <w:rsid w:val="0086211C"/>
    <w:rsid w:val="00862195"/>
    <w:rsid w:val="0086232D"/>
    <w:rsid w:val="008625A5"/>
    <w:rsid w:val="00862A3F"/>
    <w:rsid w:val="008639FD"/>
    <w:rsid w:val="00863C0A"/>
    <w:rsid w:val="00863C90"/>
    <w:rsid w:val="00864B20"/>
    <w:rsid w:val="00865652"/>
    <w:rsid w:val="00865C42"/>
    <w:rsid w:val="00865E70"/>
    <w:rsid w:val="00866261"/>
    <w:rsid w:val="008669D1"/>
    <w:rsid w:val="008669D5"/>
    <w:rsid w:val="00866C9F"/>
    <w:rsid w:val="008671DC"/>
    <w:rsid w:val="00870170"/>
    <w:rsid w:val="0087023E"/>
    <w:rsid w:val="0087063A"/>
    <w:rsid w:val="008706F3"/>
    <w:rsid w:val="00870863"/>
    <w:rsid w:val="0087091B"/>
    <w:rsid w:val="00871DC3"/>
    <w:rsid w:val="00871E9A"/>
    <w:rsid w:val="0087223F"/>
    <w:rsid w:val="0087245E"/>
    <w:rsid w:val="00872636"/>
    <w:rsid w:val="008728E0"/>
    <w:rsid w:val="00873013"/>
    <w:rsid w:val="0087302A"/>
    <w:rsid w:val="00873234"/>
    <w:rsid w:val="00873348"/>
    <w:rsid w:val="00873413"/>
    <w:rsid w:val="008736DA"/>
    <w:rsid w:val="00873DB1"/>
    <w:rsid w:val="00874299"/>
    <w:rsid w:val="0087471E"/>
    <w:rsid w:val="00874D75"/>
    <w:rsid w:val="00874DE4"/>
    <w:rsid w:val="008752DF"/>
    <w:rsid w:val="008753AB"/>
    <w:rsid w:val="008753E0"/>
    <w:rsid w:val="00876625"/>
    <w:rsid w:val="00876C75"/>
    <w:rsid w:val="00876F1B"/>
    <w:rsid w:val="00877439"/>
    <w:rsid w:val="00877847"/>
    <w:rsid w:val="00877B57"/>
    <w:rsid w:val="00877C90"/>
    <w:rsid w:val="0088015F"/>
    <w:rsid w:val="00880B24"/>
    <w:rsid w:val="00880BCF"/>
    <w:rsid w:val="008816D4"/>
    <w:rsid w:val="00881764"/>
    <w:rsid w:val="00881EF5"/>
    <w:rsid w:val="00883627"/>
    <w:rsid w:val="00883E25"/>
    <w:rsid w:val="00884D1C"/>
    <w:rsid w:val="00884FFC"/>
    <w:rsid w:val="00885200"/>
    <w:rsid w:val="00885239"/>
    <w:rsid w:val="00885710"/>
    <w:rsid w:val="00885940"/>
    <w:rsid w:val="008860EE"/>
    <w:rsid w:val="00887070"/>
    <w:rsid w:val="008872E1"/>
    <w:rsid w:val="00887CB2"/>
    <w:rsid w:val="00887D85"/>
    <w:rsid w:val="008900B3"/>
    <w:rsid w:val="00891070"/>
    <w:rsid w:val="00891630"/>
    <w:rsid w:val="008916CD"/>
    <w:rsid w:val="00891B9F"/>
    <w:rsid w:val="00891C8D"/>
    <w:rsid w:val="00891E5E"/>
    <w:rsid w:val="00892292"/>
    <w:rsid w:val="00892B28"/>
    <w:rsid w:val="00892C42"/>
    <w:rsid w:val="00893A4F"/>
    <w:rsid w:val="00894A10"/>
    <w:rsid w:val="00894A80"/>
    <w:rsid w:val="008955E6"/>
    <w:rsid w:val="00895657"/>
    <w:rsid w:val="008958B0"/>
    <w:rsid w:val="008962D8"/>
    <w:rsid w:val="008968B7"/>
    <w:rsid w:val="00896C7F"/>
    <w:rsid w:val="00897B69"/>
    <w:rsid w:val="008A054D"/>
    <w:rsid w:val="008A0648"/>
    <w:rsid w:val="008A0687"/>
    <w:rsid w:val="008A06E1"/>
    <w:rsid w:val="008A0AD1"/>
    <w:rsid w:val="008A0F38"/>
    <w:rsid w:val="008A1BB0"/>
    <w:rsid w:val="008A261B"/>
    <w:rsid w:val="008A2636"/>
    <w:rsid w:val="008A270D"/>
    <w:rsid w:val="008A28A5"/>
    <w:rsid w:val="008A28B8"/>
    <w:rsid w:val="008A2B64"/>
    <w:rsid w:val="008A3536"/>
    <w:rsid w:val="008A354C"/>
    <w:rsid w:val="008A3B07"/>
    <w:rsid w:val="008A3BC7"/>
    <w:rsid w:val="008A3C04"/>
    <w:rsid w:val="008A3C30"/>
    <w:rsid w:val="008A40CB"/>
    <w:rsid w:val="008A4279"/>
    <w:rsid w:val="008A43C7"/>
    <w:rsid w:val="008A5FB5"/>
    <w:rsid w:val="008A65A0"/>
    <w:rsid w:val="008A687B"/>
    <w:rsid w:val="008A7168"/>
    <w:rsid w:val="008A75A3"/>
    <w:rsid w:val="008A78D8"/>
    <w:rsid w:val="008A7F90"/>
    <w:rsid w:val="008B047A"/>
    <w:rsid w:val="008B0740"/>
    <w:rsid w:val="008B0C58"/>
    <w:rsid w:val="008B0F52"/>
    <w:rsid w:val="008B1D7B"/>
    <w:rsid w:val="008B3067"/>
    <w:rsid w:val="008B362B"/>
    <w:rsid w:val="008B3831"/>
    <w:rsid w:val="008B444E"/>
    <w:rsid w:val="008B44E0"/>
    <w:rsid w:val="008B459B"/>
    <w:rsid w:val="008B496E"/>
    <w:rsid w:val="008B4BD9"/>
    <w:rsid w:val="008B51B2"/>
    <w:rsid w:val="008B5971"/>
    <w:rsid w:val="008B5AA6"/>
    <w:rsid w:val="008B6A17"/>
    <w:rsid w:val="008B6CF7"/>
    <w:rsid w:val="008B7162"/>
    <w:rsid w:val="008B723A"/>
    <w:rsid w:val="008B73B9"/>
    <w:rsid w:val="008B74C6"/>
    <w:rsid w:val="008B7F6F"/>
    <w:rsid w:val="008C0532"/>
    <w:rsid w:val="008C0631"/>
    <w:rsid w:val="008C06E6"/>
    <w:rsid w:val="008C0F14"/>
    <w:rsid w:val="008C100A"/>
    <w:rsid w:val="008C1021"/>
    <w:rsid w:val="008C11D4"/>
    <w:rsid w:val="008C12B4"/>
    <w:rsid w:val="008C14E1"/>
    <w:rsid w:val="008C31B2"/>
    <w:rsid w:val="008C355B"/>
    <w:rsid w:val="008C387F"/>
    <w:rsid w:val="008C3FD3"/>
    <w:rsid w:val="008C4F63"/>
    <w:rsid w:val="008C509D"/>
    <w:rsid w:val="008C576A"/>
    <w:rsid w:val="008C596A"/>
    <w:rsid w:val="008C5995"/>
    <w:rsid w:val="008C5BB2"/>
    <w:rsid w:val="008C5EAB"/>
    <w:rsid w:val="008C7DCE"/>
    <w:rsid w:val="008C7ED0"/>
    <w:rsid w:val="008C7F3D"/>
    <w:rsid w:val="008D0C99"/>
    <w:rsid w:val="008D0EB8"/>
    <w:rsid w:val="008D16AA"/>
    <w:rsid w:val="008D16CB"/>
    <w:rsid w:val="008D1A96"/>
    <w:rsid w:val="008D1E73"/>
    <w:rsid w:val="008D204C"/>
    <w:rsid w:val="008D21C5"/>
    <w:rsid w:val="008D31E0"/>
    <w:rsid w:val="008D3219"/>
    <w:rsid w:val="008D463B"/>
    <w:rsid w:val="008D4801"/>
    <w:rsid w:val="008D4C49"/>
    <w:rsid w:val="008D4FF6"/>
    <w:rsid w:val="008D58BE"/>
    <w:rsid w:val="008D5DBD"/>
    <w:rsid w:val="008D60F4"/>
    <w:rsid w:val="008D6401"/>
    <w:rsid w:val="008D6EE3"/>
    <w:rsid w:val="008D7BA6"/>
    <w:rsid w:val="008D7BB2"/>
    <w:rsid w:val="008E06A3"/>
    <w:rsid w:val="008E0A87"/>
    <w:rsid w:val="008E150F"/>
    <w:rsid w:val="008E1679"/>
    <w:rsid w:val="008E208B"/>
    <w:rsid w:val="008E26B6"/>
    <w:rsid w:val="008E2885"/>
    <w:rsid w:val="008E2AED"/>
    <w:rsid w:val="008E2CAA"/>
    <w:rsid w:val="008E3458"/>
    <w:rsid w:val="008E394B"/>
    <w:rsid w:val="008E399D"/>
    <w:rsid w:val="008E3DC8"/>
    <w:rsid w:val="008E42A9"/>
    <w:rsid w:val="008E45ED"/>
    <w:rsid w:val="008E4F2B"/>
    <w:rsid w:val="008E5889"/>
    <w:rsid w:val="008E5A31"/>
    <w:rsid w:val="008E65A6"/>
    <w:rsid w:val="008E6750"/>
    <w:rsid w:val="008E6A31"/>
    <w:rsid w:val="008E73AB"/>
    <w:rsid w:val="008E7C39"/>
    <w:rsid w:val="008E7E56"/>
    <w:rsid w:val="008F03DA"/>
    <w:rsid w:val="008F04E3"/>
    <w:rsid w:val="008F06EA"/>
    <w:rsid w:val="008F08B3"/>
    <w:rsid w:val="008F0987"/>
    <w:rsid w:val="008F0B3D"/>
    <w:rsid w:val="008F18C6"/>
    <w:rsid w:val="008F1A22"/>
    <w:rsid w:val="008F22BF"/>
    <w:rsid w:val="008F2447"/>
    <w:rsid w:val="008F24E1"/>
    <w:rsid w:val="008F293E"/>
    <w:rsid w:val="008F2BA1"/>
    <w:rsid w:val="008F2FC0"/>
    <w:rsid w:val="008F31E7"/>
    <w:rsid w:val="008F3C1F"/>
    <w:rsid w:val="008F583C"/>
    <w:rsid w:val="008F65DD"/>
    <w:rsid w:val="008F6C09"/>
    <w:rsid w:val="008F767D"/>
    <w:rsid w:val="008F76C0"/>
    <w:rsid w:val="008F79A5"/>
    <w:rsid w:val="008F79D4"/>
    <w:rsid w:val="008F7A25"/>
    <w:rsid w:val="008F7CEA"/>
    <w:rsid w:val="00901D23"/>
    <w:rsid w:val="00901E1A"/>
    <w:rsid w:val="00901F12"/>
    <w:rsid w:val="0090213F"/>
    <w:rsid w:val="00902612"/>
    <w:rsid w:val="00902623"/>
    <w:rsid w:val="00902886"/>
    <w:rsid w:val="00902C43"/>
    <w:rsid w:val="00903613"/>
    <w:rsid w:val="00903ABA"/>
    <w:rsid w:val="0090427F"/>
    <w:rsid w:val="0090471B"/>
    <w:rsid w:val="009051DA"/>
    <w:rsid w:val="00905436"/>
    <w:rsid w:val="00905716"/>
    <w:rsid w:val="00905A0F"/>
    <w:rsid w:val="00905C5C"/>
    <w:rsid w:val="009062B9"/>
    <w:rsid w:val="00906778"/>
    <w:rsid w:val="00906D0C"/>
    <w:rsid w:val="00906D5A"/>
    <w:rsid w:val="0090748A"/>
    <w:rsid w:val="00907F7C"/>
    <w:rsid w:val="009102AD"/>
    <w:rsid w:val="00910452"/>
    <w:rsid w:val="00911AFB"/>
    <w:rsid w:val="00911D45"/>
    <w:rsid w:val="00911FD8"/>
    <w:rsid w:val="00912B6B"/>
    <w:rsid w:val="00912F02"/>
    <w:rsid w:val="009134F7"/>
    <w:rsid w:val="009138F8"/>
    <w:rsid w:val="00913E8D"/>
    <w:rsid w:val="009149DA"/>
    <w:rsid w:val="00914B17"/>
    <w:rsid w:val="00914DFE"/>
    <w:rsid w:val="00915511"/>
    <w:rsid w:val="009158C6"/>
    <w:rsid w:val="00917151"/>
    <w:rsid w:val="00917C87"/>
    <w:rsid w:val="009200C7"/>
    <w:rsid w:val="00920284"/>
    <w:rsid w:val="00920F94"/>
    <w:rsid w:val="00921D57"/>
    <w:rsid w:val="0092211F"/>
    <w:rsid w:val="009222B0"/>
    <w:rsid w:val="00922332"/>
    <w:rsid w:val="00922A99"/>
    <w:rsid w:val="0092308F"/>
    <w:rsid w:val="00924A5A"/>
    <w:rsid w:val="00926405"/>
    <w:rsid w:val="00926A35"/>
    <w:rsid w:val="00926D71"/>
    <w:rsid w:val="009300EE"/>
    <w:rsid w:val="009306E6"/>
    <w:rsid w:val="009307D7"/>
    <w:rsid w:val="00930C98"/>
    <w:rsid w:val="00930CF6"/>
    <w:rsid w:val="00930E93"/>
    <w:rsid w:val="0093142C"/>
    <w:rsid w:val="00931901"/>
    <w:rsid w:val="009319B6"/>
    <w:rsid w:val="0093212B"/>
    <w:rsid w:val="0093223E"/>
    <w:rsid w:val="0093237E"/>
    <w:rsid w:val="009335BB"/>
    <w:rsid w:val="009338AE"/>
    <w:rsid w:val="00933A42"/>
    <w:rsid w:val="00933B52"/>
    <w:rsid w:val="00933E1C"/>
    <w:rsid w:val="00934A61"/>
    <w:rsid w:val="00934FA3"/>
    <w:rsid w:val="0093540F"/>
    <w:rsid w:val="00935686"/>
    <w:rsid w:val="009356F9"/>
    <w:rsid w:val="00935F6C"/>
    <w:rsid w:val="009363A8"/>
    <w:rsid w:val="00937565"/>
    <w:rsid w:val="0093757B"/>
    <w:rsid w:val="00937827"/>
    <w:rsid w:val="00937991"/>
    <w:rsid w:val="00937D99"/>
    <w:rsid w:val="00937F08"/>
    <w:rsid w:val="0094030D"/>
    <w:rsid w:val="00940B2C"/>
    <w:rsid w:val="00940E0E"/>
    <w:rsid w:val="0094126F"/>
    <w:rsid w:val="00941BDA"/>
    <w:rsid w:val="00942258"/>
    <w:rsid w:val="00942C41"/>
    <w:rsid w:val="00943821"/>
    <w:rsid w:val="00943A74"/>
    <w:rsid w:val="00943F0A"/>
    <w:rsid w:val="00945317"/>
    <w:rsid w:val="009459EC"/>
    <w:rsid w:val="00945DFB"/>
    <w:rsid w:val="0094655B"/>
    <w:rsid w:val="009469DD"/>
    <w:rsid w:val="00946A25"/>
    <w:rsid w:val="00946A2A"/>
    <w:rsid w:val="00946F62"/>
    <w:rsid w:val="00946FED"/>
    <w:rsid w:val="009476CD"/>
    <w:rsid w:val="0094796B"/>
    <w:rsid w:val="00950128"/>
    <w:rsid w:val="00950491"/>
    <w:rsid w:val="00950499"/>
    <w:rsid w:val="009508C6"/>
    <w:rsid w:val="009510B4"/>
    <w:rsid w:val="009518BF"/>
    <w:rsid w:val="00951F07"/>
    <w:rsid w:val="00952308"/>
    <w:rsid w:val="00952396"/>
    <w:rsid w:val="009523C0"/>
    <w:rsid w:val="00952493"/>
    <w:rsid w:val="00952839"/>
    <w:rsid w:val="00952EE3"/>
    <w:rsid w:val="00953417"/>
    <w:rsid w:val="009540C3"/>
    <w:rsid w:val="0095410B"/>
    <w:rsid w:val="00954547"/>
    <w:rsid w:val="00954AD5"/>
    <w:rsid w:val="009553A4"/>
    <w:rsid w:val="0095573C"/>
    <w:rsid w:val="00955A61"/>
    <w:rsid w:val="0095624F"/>
    <w:rsid w:val="00956626"/>
    <w:rsid w:val="009566D2"/>
    <w:rsid w:val="009570BE"/>
    <w:rsid w:val="009572F8"/>
    <w:rsid w:val="009574CD"/>
    <w:rsid w:val="009575E6"/>
    <w:rsid w:val="009578AA"/>
    <w:rsid w:val="0096036E"/>
    <w:rsid w:val="0096167A"/>
    <w:rsid w:val="00961F07"/>
    <w:rsid w:val="009628C5"/>
    <w:rsid w:val="00962DF2"/>
    <w:rsid w:val="00962F0D"/>
    <w:rsid w:val="00963019"/>
    <w:rsid w:val="009632C7"/>
    <w:rsid w:val="0096338A"/>
    <w:rsid w:val="009635BA"/>
    <w:rsid w:val="00963DF5"/>
    <w:rsid w:val="0096494E"/>
    <w:rsid w:val="009653FE"/>
    <w:rsid w:val="009655E7"/>
    <w:rsid w:val="00965ABF"/>
    <w:rsid w:val="0096622D"/>
    <w:rsid w:val="00966657"/>
    <w:rsid w:val="009668F0"/>
    <w:rsid w:val="00966F28"/>
    <w:rsid w:val="0096712D"/>
    <w:rsid w:val="00967C9E"/>
    <w:rsid w:val="00970124"/>
    <w:rsid w:val="0097041B"/>
    <w:rsid w:val="0097047F"/>
    <w:rsid w:val="0097069B"/>
    <w:rsid w:val="00970924"/>
    <w:rsid w:val="00971144"/>
    <w:rsid w:val="00971DDF"/>
    <w:rsid w:val="00971EEE"/>
    <w:rsid w:val="00971FF2"/>
    <w:rsid w:val="009725F4"/>
    <w:rsid w:val="0097274C"/>
    <w:rsid w:val="009728E8"/>
    <w:rsid w:val="00973154"/>
    <w:rsid w:val="009741AC"/>
    <w:rsid w:val="0097443F"/>
    <w:rsid w:val="00974ED7"/>
    <w:rsid w:val="00975168"/>
    <w:rsid w:val="00975CD4"/>
    <w:rsid w:val="0097700E"/>
    <w:rsid w:val="009772F5"/>
    <w:rsid w:val="00977527"/>
    <w:rsid w:val="009778F8"/>
    <w:rsid w:val="00977A94"/>
    <w:rsid w:val="00977FD6"/>
    <w:rsid w:val="00980260"/>
    <w:rsid w:val="00980C14"/>
    <w:rsid w:val="00980D8C"/>
    <w:rsid w:val="00981263"/>
    <w:rsid w:val="009812EA"/>
    <w:rsid w:val="00981659"/>
    <w:rsid w:val="009818FE"/>
    <w:rsid w:val="009829D2"/>
    <w:rsid w:val="00982E86"/>
    <w:rsid w:val="009834E4"/>
    <w:rsid w:val="009834F4"/>
    <w:rsid w:val="00983BAD"/>
    <w:rsid w:val="0098463B"/>
    <w:rsid w:val="00985057"/>
    <w:rsid w:val="0098592B"/>
    <w:rsid w:val="00985C0D"/>
    <w:rsid w:val="00985C2E"/>
    <w:rsid w:val="00986496"/>
    <w:rsid w:val="00986654"/>
    <w:rsid w:val="0099011E"/>
    <w:rsid w:val="0099079E"/>
    <w:rsid w:val="00990F07"/>
    <w:rsid w:val="009911A2"/>
    <w:rsid w:val="00991471"/>
    <w:rsid w:val="00992271"/>
    <w:rsid w:val="009923E5"/>
    <w:rsid w:val="00994030"/>
    <w:rsid w:val="00994526"/>
    <w:rsid w:val="00994DB3"/>
    <w:rsid w:val="00995091"/>
    <w:rsid w:val="00995549"/>
    <w:rsid w:val="00995DE4"/>
    <w:rsid w:val="00996789"/>
    <w:rsid w:val="00997357"/>
    <w:rsid w:val="009975C2"/>
    <w:rsid w:val="009A0522"/>
    <w:rsid w:val="009A0588"/>
    <w:rsid w:val="009A1671"/>
    <w:rsid w:val="009A1979"/>
    <w:rsid w:val="009A1B50"/>
    <w:rsid w:val="009A20C6"/>
    <w:rsid w:val="009A2F70"/>
    <w:rsid w:val="009A2FF8"/>
    <w:rsid w:val="009A32B9"/>
    <w:rsid w:val="009A33B0"/>
    <w:rsid w:val="009A4D9F"/>
    <w:rsid w:val="009A53FA"/>
    <w:rsid w:val="009A5460"/>
    <w:rsid w:val="009A553C"/>
    <w:rsid w:val="009A5AED"/>
    <w:rsid w:val="009A6454"/>
    <w:rsid w:val="009A6DAE"/>
    <w:rsid w:val="009A7A92"/>
    <w:rsid w:val="009B01AD"/>
    <w:rsid w:val="009B0388"/>
    <w:rsid w:val="009B0DF6"/>
    <w:rsid w:val="009B104F"/>
    <w:rsid w:val="009B248F"/>
    <w:rsid w:val="009B30BD"/>
    <w:rsid w:val="009B3535"/>
    <w:rsid w:val="009B3B81"/>
    <w:rsid w:val="009B3DD4"/>
    <w:rsid w:val="009B4067"/>
    <w:rsid w:val="009B4D21"/>
    <w:rsid w:val="009B6281"/>
    <w:rsid w:val="009B68E4"/>
    <w:rsid w:val="009B70F2"/>
    <w:rsid w:val="009C0618"/>
    <w:rsid w:val="009C0ACA"/>
    <w:rsid w:val="009C0BDF"/>
    <w:rsid w:val="009C1248"/>
    <w:rsid w:val="009C13FC"/>
    <w:rsid w:val="009C14D5"/>
    <w:rsid w:val="009C202C"/>
    <w:rsid w:val="009C2EDB"/>
    <w:rsid w:val="009C37AA"/>
    <w:rsid w:val="009C4E36"/>
    <w:rsid w:val="009C5DEB"/>
    <w:rsid w:val="009C5E83"/>
    <w:rsid w:val="009C6441"/>
    <w:rsid w:val="009C6894"/>
    <w:rsid w:val="009C71C6"/>
    <w:rsid w:val="009C72A1"/>
    <w:rsid w:val="009C7454"/>
    <w:rsid w:val="009C747A"/>
    <w:rsid w:val="009C74A8"/>
    <w:rsid w:val="009C75E5"/>
    <w:rsid w:val="009C79E6"/>
    <w:rsid w:val="009C7E63"/>
    <w:rsid w:val="009D043E"/>
    <w:rsid w:val="009D0839"/>
    <w:rsid w:val="009D0849"/>
    <w:rsid w:val="009D141F"/>
    <w:rsid w:val="009D1CDA"/>
    <w:rsid w:val="009D2309"/>
    <w:rsid w:val="009D3381"/>
    <w:rsid w:val="009D44B5"/>
    <w:rsid w:val="009D5682"/>
    <w:rsid w:val="009D6071"/>
    <w:rsid w:val="009D60F6"/>
    <w:rsid w:val="009D6677"/>
    <w:rsid w:val="009D6A1A"/>
    <w:rsid w:val="009D76E1"/>
    <w:rsid w:val="009E0215"/>
    <w:rsid w:val="009E027C"/>
    <w:rsid w:val="009E0821"/>
    <w:rsid w:val="009E0D61"/>
    <w:rsid w:val="009E1165"/>
    <w:rsid w:val="009E117D"/>
    <w:rsid w:val="009E1306"/>
    <w:rsid w:val="009E1969"/>
    <w:rsid w:val="009E1C1C"/>
    <w:rsid w:val="009E1D63"/>
    <w:rsid w:val="009E1EAA"/>
    <w:rsid w:val="009E1ECD"/>
    <w:rsid w:val="009E1F40"/>
    <w:rsid w:val="009E1FD0"/>
    <w:rsid w:val="009E2A96"/>
    <w:rsid w:val="009E2EC9"/>
    <w:rsid w:val="009E34B2"/>
    <w:rsid w:val="009E3788"/>
    <w:rsid w:val="009E380A"/>
    <w:rsid w:val="009E3FF6"/>
    <w:rsid w:val="009E413A"/>
    <w:rsid w:val="009E4458"/>
    <w:rsid w:val="009E58EB"/>
    <w:rsid w:val="009E5EA0"/>
    <w:rsid w:val="009E67EA"/>
    <w:rsid w:val="009E6839"/>
    <w:rsid w:val="009E6FBC"/>
    <w:rsid w:val="009E723A"/>
    <w:rsid w:val="009E7E9E"/>
    <w:rsid w:val="009F05FF"/>
    <w:rsid w:val="009F062A"/>
    <w:rsid w:val="009F099E"/>
    <w:rsid w:val="009F0B29"/>
    <w:rsid w:val="009F1B17"/>
    <w:rsid w:val="009F1BE2"/>
    <w:rsid w:val="009F1DBB"/>
    <w:rsid w:val="009F2DE1"/>
    <w:rsid w:val="009F310B"/>
    <w:rsid w:val="009F382A"/>
    <w:rsid w:val="009F421C"/>
    <w:rsid w:val="009F4A37"/>
    <w:rsid w:val="009F5516"/>
    <w:rsid w:val="009F5E7D"/>
    <w:rsid w:val="009F5F1D"/>
    <w:rsid w:val="009F6282"/>
    <w:rsid w:val="009F7037"/>
    <w:rsid w:val="009F72FD"/>
    <w:rsid w:val="009F731D"/>
    <w:rsid w:val="009F7975"/>
    <w:rsid w:val="009F7B73"/>
    <w:rsid w:val="00A00059"/>
    <w:rsid w:val="00A00775"/>
    <w:rsid w:val="00A0135A"/>
    <w:rsid w:val="00A01366"/>
    <w:rsid w:val="00A0196C"/>
    <w:rsid w:val="00A019EE"/>
    <w:rsid w:val="00A019F2"/>
    <w:rsid w:val="00A01CD2"/>
    <w:rsid w:val="00A01ED4"/>
    <w:rsid w:val="00A01F5F"/>
    <w:rsid w:val="00A02134"/>
    <w:rsid w:val="00A023E9"/>
    <w:rsid w:val="00A02592"/>
    <w:rsid w:val="00A03057"/>
    <w:rsid w:val="00A03B48"/>
    <w:rsid w:val="00A041A1"/>
    <w:rsid w:val="00A04A9C"/>
    <w:rsid w:val="00A05CF1"/>
    <w:rsid w:val="00A05CF3"/>
    <w:rsid w:val="00A062EF"/>
    <w:rsid w:val="00A0691D"/>
    <w:rsid w:val="00A06E78"/>
    <w:rsid w:val="00A07D4F"/>
    <w:rsid w:val="00A1048A"/>
    <w:rsid w:val="00A10493"/>
    <w:rsid w:val="00A105B6"/>
    <w:rsid w:val="00A10F2F"/>
    <w:rsid w:val="00A11130"/>
    <w:rsid w:val="00A113E2"/>
    <w:rsid w:val="00A1169B"/>
    <w:rsid w:val="00A1169F"/>
    <w:rsid w:val="00A12109"/>
    <w:rsid w:val="00A12364"/>
    <w:rsid w:val="00A12842"/>
    <w:rsid w:val="00A12961"/>
    <w:rsid w:val="00A12F50"/>
    <w:rsid w:val="00A13274"/>
    <w:rsid w:val="00A13669"/>
    <w:rsid w:val="00A13E63"/>
    <w:rsid w:val="00A142F5"/>
    <w:rsid w:val="00A146E5"/>
    <w:rsid w:val="00A14F8E"/>
    <w:rsid w:val="00A15210"/>
    <w:rsid w:val="00A15A12"/>
    <w:rsid w:val="00A15B53"/>
    <w:rsid w:val="00A16ADD"/>
    <w:rsid w:val="00A1774C"/>
    <w:rsid w:val="00A20F40"/>
    <w:rsid w:val="00A216C4"/>
    <w:rsid w:val="00A2188B"/>
    <w:rsid w:val="00A21A84"/>
    <w:rsid w:val="00A21A8F"/>
    <w:rsid w:val="00A22135"/>
    <w:rsid w:val="00A22158"/>
    <w:rsid w:val="00A221E6"/>
    <w:rsid w:val="00A222AE"/>
    <w:rsid w:val="00A22C2C"/>
    <w:rsid w:val="00A2366F"/>
    <w:rsid w:val="00A249CF"/>
    <w:rsid w:val="00A24E86"/>
    <w:rsid w:val="00A250B4"/>
    <w:rsid w:val="00A2588F"/>
    <w:rsid w:val="00A261DD"/>
    <w:rsid w:val="00A266B5"/>
    <w:rsid w:val="00A272D0"/>
    <w:rsid w:val="00A302FA"/>
    <w:rsid w:val="00A30692"/>
    <w:rsid w:val="00A30CF3"/>
    <w:rsid w:val="00A31095"/>
    <w:rsid w:val="00A315C7"/>
    <w:rsid w:val="00A316EF"/>
    <w:rsid w:val="00A31A69"/>
    <w:rsid w:val="00A31E5A"/>
    <w:rsid w:val="00A320D1"/>
    <w:rsid w:val="00A33257"/>
    <w:rsid w:val="00A33491"/>
    <w:rsid w:val="00A34113"/>
    <w:rsid w:val="00A3445C"/>
    <w:rsid w:val="00A34518"/>
    <w:rsid w:val="00A345F7"/>
    <w:rsid w:val="00A34FFC"/>
    <w:rsid w:val="00A35D2E"/>
    <w:rsid w:val="00A36014"/>
    <w:rsid w:val="00A36082"/>
    <w:rsid w:val="00A360B4"/>
    <w:rsid w:val="00A36A99"/>
    <w:rsid w:val="00A36EC8"/>
    <w:rsid w:val="00A3740A"/>
    <w:rsid w:val="00A37512"/>
    <w:rsid w:val="00A37598"/>
    <w:rsid w:val="00A375E2"/>
    <w:rsid w:val="00A37763"/>
    <w:rsid w:val="00A404F3"/>
    <w:rsid w:val="00A409AF"/>
    <w:rsid w:val="00A40AEE"/>
    <w:rsid w:val="00A41169"/>
    <w:rsid w:val="00A417BA"/>
    <w:rsid w:val="00A4184A"/>
    <w:rsid w:val="00A4197F"/>
    <w:rsid w:val="00A42B86"/>
    <w:rsid w:val="00A42D9A"/>
    <w:rsid w:val="00A43365"/>
    <w:rsid w:val="00A4362A"/>
    <w:rsid w:val="00A43722"/>
    <w:rsid w:val="00A4389F"/>
    <w:rsid w:val="00A43BD9"/>
    <w:rsid w:val="00A4406C"/>
    <w:rsid w:val="00A44DAF"/>
    <w:rsid w:val="00A45036"/>
    <w:rsid w:val="00A45072"/>
    <w:rsid w:val="00A45298"/>
    <w:rsid w:val="00A4531F"/>
    <w:rsid w:val="00A45741"/>
    <w:rsid w:val="00A46420"/>
    <w:rsid w:val="00A46C0A"/>
    <w:rsid w:val="00A47263"/>
    <w:rsid w:val="00A47373"/>
    <w:rsid w:val="00A50D2F"/>
    <w:rsid w:val="00A51206"/>
    <w:rsid w:val="00A51405"/>
    <w:rsid w:val="00A51C9D"/>
    <w:rsid w:val="00A51D25"/>
    <w:rsid w:val="00A527D7"/>
    <w:rsid w:val="00A52BE6"/>
    <w:rsid w:val="00A52CA4"/>
    <w:rsid w:val="00A52E6B"/>
    <w:rsid w:val="00A53092"/>
    <w:rsid w:val="00A53891"/>
    <w:rsid w:val="00A53AF3"/>
    <w:rsid w:val="00A53F35"/>
    <w:rsid w:val="00A55C37"/>
    <w:rsid w:val="00A55EA1"/>
    <w:rsid w:val="00A56263"/>
    <w:rsid w:val="00A56D66"/>
    <w:rsid w:val="00A56E1A"/>
    <w:rsid w:val="00A57005"/>
    <w:rsid w:val="00A5755A"/>
    <w:rsid w:val="00A57DB3"/>
    <w:rsid w:val="00A60CBF"/>
    <w:rsid w:val="00A60F3D"/>
    <w:rsid w:val="00A6104D"/>
    <w:rsid w:val="00A61386"/>
    <w:rsid w:val="00A615F4"/>
    <w:rsid w:val="00A61958"/>
    <w:rsid w:val="00A62007"/>
    <w:rsid w:val="00A62372"/>
    <w:rsid w:val="00A623D6"/>
    <w:rsid w:val="00A62505"/>
    <w:rsid w:val="00A62B7D"/>
    <w:rsid w:val="00A63644"/>
    <w:rsid w:val="00A64180"/>
    <w:rsid w:val="00A649E2"/>
    <w:rsid w:val="00A650E3"/>
    <w:rsid w:val="00A65203"/>
    <w:rsid w:val="00A66DA6"/>
    <w:rsid w:val="00A67AF2"/>
    <w:rsid w:val="00A702CA"/>
    <w:rsid w:val="00A7077B"/>
    <w:rsid w:val="00A7092A"/>
    <w:rsid w:val="00A71842"/>
    <w:rsid w:val="00A718F4"/>
    <w:rsid w:val="00A71B4B"/>
    <w:rsid w:val="00A725C3"/>
    <w:rsid w:val="00A73E93"/>
    <w:rsid w:val="00A7427A"/>
    <w:rsid w:val="00A74D02"/>
    <w:rsid w:val="00A74D2A"/>
    <w:rsid w:val="00A751AF"/>
    <w:rsid w:val="00A7569A"/>
    <w:rsid w:val="00A759A5"/>
    <w:rsid w:val="00A76263"/>
    <w:rsid w:val="00A762BC"/>
    <w:rsid w:val="00A76314"/>
    <w:rsid w:val="00A7678D"/>
    <w:rsid w:val="00A76951"/>
    <w:rsid w:val="00A76EBB"/>
    <w:rsid w:val="00A77FF8"/>
    <w:rsid w:val="00A80BCD"/>
    <w:rsid w:val="00A817DB"/>
    <w:rsid w:val="00A81EF0"/>
    <w:rsid w:val="00A822F6"/>
    <w:rsid w:val="00A829B2"/>
    <w:rsid w:val="00A830E1"/>
    <w:rsid w:val="00A834BB"/>
    <w:rsid w:val="00A83C31"/>
    <w:rsid w:val="00A83EB4"/>
    <w:rsid w:val="00A83EF2"/>
    <w:rsid w:val="00A844DD"/>
    <w:rsid w:val="00A8483D"/>
    <w:rsid w:val="00A8521B"/>
    <w:rsid w:val="00A853E8"/>
    <w:rsid w:val="00A8547E"/>
    <w:rsid w:val="00A856C5"/>
    <w:rsid w:val="00A858F7"/>
    <w:rsid w:val="00A86D27"/>
    <w:rsid w:val="00A87C8F"/>
    <w:rsid w:val="00A904FE"/>
    <w:rsid w:val="00A90B01"/>
    <w:rsid w:val="00A90DAC"/>
    <w:rsid w:val="00A916DC"/>
    <w:rsid w:val="00A9177A"/>
    <w:rsid w:val="00A91A28"/>
    <w:rsid w:val="00A9238D"/>
    <w:rsid w:val="00A925A6"/>
    <w:rsid w:val="00A92721"/>
    <w:rsid w:val="00A92BAC"/>
    <w:rsid w:val="00A933D9"/>
    <w:rsid w:val="00A94009"/>
    <w:rsid w:val="00A95C0C"/>
    <w:rsid w:val="00A960AF"/>
    <w:rsid w:val="00A964A8"/>
    <w:rsid w:val="00A96672"/>
    <w:rsid w:val="00A96AC5"/>
    <w:rsid w:val="00A96CC6"/>
    <w:rsid w:val="00A97318"/>
    <w:rsid w:val="00A9797B"/>
    <w:rsid w:val="00A97CF5"/>
    <w:rsid w:val="00AA0621"/>
    <w:rsid w:val="00AA1167"/>
    <w:rsid w:val="00AA1466"/>
    <w:rsid w:val="00AA1D7F"/>
    <w:rsid w:val="00AA1FF6"/>
    <w:rsid w:val="00AA3614"/>
    <w:rsid w:val="00AA3A05"/>
    <w:rsid w:val="00AA3A15"/>
    <w:rsid w:val="00AA404C"/>
    <w:rsid w:val="00AA42F1"/>
    <w:rsid w:val="00AA4304"/>
    <w:rsid w:val="00AA44E9"/>
    <w:rsid w:val="00AA48D2"/>
    <w:rsid w:val="00AA4A8E"/>
    <w:rsid w:val="00AA5DC6"/>
    <w:rsid w:val="00AA610B"/>
    <w:rsid w:val="00AA6530"/>
    <w:rsid w:val="00AA6714"/>
    <w:rsid w:val="00AA6B97"/>
    <w:rsid w:val="00AA7866"/>
    <w:rsid w:val="00AA78BC"/>
    <w:rsid w:val="00AA7F77"/>
    <w:rsid w:val="00AB03C2"/>
    <w:rsid w:val="00AB0656"/>
    <w:rsid w:val="00AB0702"/>
    <w:rsid w:val="00AB167B"/>
    <w:rsid w:val="00AB1747"/>
    <w:rsid w:val="00AB1881"/>
    <w:rsid w:val="00AB21A6"/>
    <w:rsid w:val="00AB21C3"/>
    <w:rsid w:val="00AB259F"/>
    <w:rsid w:val="00AB30FE"/>
    <w:rsid w:val="00AB32AE"/>
    <w:rsid w:val="00AB33F0"/>
    <w:rsid w:val="00AB3483"/>
    <w:rsid w:val="00AB39BE"/>
    <w:rsid w:val="00AB4ADD"/>
    <w:rsid w:val="00AB4D87"/>
    <w:rsid w:val="00AB50DF"/>
    <w:rsid w:val="00AB55C0"/>
    <w:rsid w:val="00AB619E"/>
    <w:rsid w:val="00AB6276"/>
    <w:rsid w:val="00AB63FE"/>
    <w:rsid w:val="00AB6493"/>
    <w:rsid w:val="00AB776F"/>
    <w:rsid w:val="00AC0382"/>
    <w:rsid w:val="00AC08AB"/>
    <w:rsid w:val="00AC0E5C"/>
    <w:rsid w:val="00AC1D31"/>
    <w:rsid w:val="00AC29D8"/>
    <w:rsid w:val="00AC3189"/>
    <w:rsid w:val="00AC37E7"/>
    <w:rsid w:val="00AC3AEA"/>
    <w:rsid w:val="00AC5956"/>
    <w:rsid w:val="00AC5EBB"/>
    <w:rsid w:val="00AC62E8"/>
    <w:rsid w:val="00AC63A5"/>
    <w:rsid w:val="00AC6656"/>
    <w:rsid w:val="00AC6C38"/>
    <w:rsid w:val="00AC6FCD"/>
    <w:rsid w:val="00AC754D"/>
    <w:rsid w:val="00AC7FA2"/>
    <w:rsid w:val="00AD0AC9"/>
    <w:rsid w:val="00AD0B0E"/>
    <w:rsid w:val="00AD0C05"/>
    <w:rsid w:val="00AD1039"/>
    <w:rsid w:val="00AD177E"/>
    <w:rsid w:val="00AD18E3"/>
    <w:rsid w:val="00AD2446"/>
    <w:rsid w:val="00AD2BFB"/>
    <w:rsid w:val="00AD35E2"/>
    <w:rsid w:val="00AD3DB5"/>
    <w:rsid w:val="00AD3F16"/>
    <w:rsid w:val="00AD3F37"/>
    <w:rsid w:val="00AD4164"/>
    <w:rsid w:val="00AD5E14"/>
    <w:rsid w:val="00AD6068"/>
    <w:rsid w:val="00AD64E6"/>
    <w:rsid w:val="00AD6A97"/>
    <w:rsid w:val="00AD77E1"/>
    <w:rsid w:val="00AD7E43"/>
    <w:rsid w:val="00AE18F5"/>
    <w:rsid w:val="00AE196C"/>
    <w:rsid w:val="00AE1D35"/>
    <w:rsid w:val="00AE1E61"/>
    <w:rsid w:val="00AE28A2"/>
    <w:rsid w:val="00AE3317"/>
    <w:rsid w:val="00AE36B6"/>
    <w:rsid w:val="00AE38E2"/>
    <w:rsid w:val="00AE41CC"/>
    <w:rsid w:val="00AE44A2"/>
    <w:rsid w:val="00AE5554"/>
    <w:rsid w:val="00AE5A4B"/>
    <w:rsid w:val="00AE5A8E"/>
    <w:rsid w:val="00AE64C0"/>
    <w:rsid w:val="00AE6982"/>
    <w:rsid w:val="00AE6F8E"/>
    <w:rsid w:val="00AE748F"/>
    <w:rsid w:val="00AE79C3"/>
    <w:rsid w:val="00AE7F3C"/>
    <w:rsid w:val="00AF0266"/>
    <w:rsid w:val="00AF045A"/>
    <w:rsid w:val="00AF08BA"/>
    <w:rsid w:val="00AF11EC"/>
    <w:rsid w:val="00AF146A"/>
    <w:rsid w:val="00AF1771"/>
    <w:rsid w:val="00AF1A54"/>
    <w:rsid w:val="00AF1ED2"/>
    <w:rsid w:val="00AF2011"/>
    <w:rsid w:val="00AF21CB"/>
    <w:rsid w:val="00AF2316"/>
    <w:rsid w:val="00AF29B2"/>
    <w:rsid w:val="00AF2A8D"/>
    <w:rsid w:val="00AF2BC8"/>
    <w:rsid w:val="00AF2D49"/>
    <w:rsid w:val="00AF2EAC"/>
    <w:rsid w:val="00AF41E6"/>
    <w:rsid w:val="00AF4588"/>
    <w:rsid w:val="00AF515E"/>
    <w:rsid w:val="00AF519C"/>
    <w:rsid w:val="00AF52EA"/>
    <w:rsid w:val="00AF5499"/>
    <w:rsid w:val="00AF59EC"/>
    <w:rsid w:val="00AF5C5B"/>
    <w:rsid w:val="00AF60D2"/>
    <w:rsid w:val="00AF63E6"/>
    <w:rsid w:val="00AF678B"/>
    <w:rsid w:val="00AF6B71"/>
    <w:rsid w:val="00AF7014"/>
    <w:rsid w:val="00AF72C7"/>
    <w:rsid w:val="00AF7863"/>
    <w:rsid w:val="00B00296"/>
    <w:rsid w:val="00B0076F"/>
    <w:rsid w:val="00B00852"/>
    <w:rsid w:val="00B0173C"/>
    <w:rsid w:val="00B020B0"/>
    <w:rsid w:val="00B02127"/>
    <w:rsid w:val="00B02185"/>
    <w:rsid w:val="00B0243F"/>
    <w:rsid w:val="00B02749"/>
    <w:rsid w:val="00B02983"/>
    <w:rsid w:val="00B03D81"/>
    <w:rsid w:val="00B04007"/>
    <w:rsid w:val="00B041AD"/>
    <w:rsid w:val="00B04228"/>
    <w:rsid w:val="00B045E3"/>
    <w:rsid w:val="00B048D2"/>
    <w:rsid w:val="00B04C67"/>
    <w:rsid w:val="00B04C82"/>
    <w:rsid w:val="00B051D4"/>
    <w:rsid w:val="00B05257"/>
    <w:rsid w:val="00B05ECF"/>
    <w:rsid w:val="00B067C0"/>
    <w:rsid w:val="00B06C06"/>
    <w:rsid w:val="00B06CEA"/>
    <w:rsid w:val="00B06D0E"/>
    <w:rsid w:val="00B06F3C"/>
    <w:rsid w:val="00B07504"/>
    <w:rsid w:val="00B07525"/>
    <w:rsid w:val="00B07A13"/>
    <w:rsid w:val="00B07EF0"/>
    <w:rsid w:val="00B07F81"/>
    <w:rsid w:val="00B10EE5"/>
    <w:rsid w:val="00B1108B"/>
    <w:rsid w:val="00B1144B"/>
    <w:rsid w:val="00B11A6A"/>
    <w:rsid w:val="00B11C9E"/>
    <w:rsid w:val="00B11FED"/>
    <w:rsid w:val="00B122FE"/>
    <w:rsid w:val="00B12427"/>
    <w:rsid w:val="00B126DA"/>
    <w:rsid w:val="00B13163"/>
    <w:rsid w:val="00B13178"/>
    <w:rsid w:val="00B13220"/>
    <w:rsid w:val="00B136F7"/>
    <w:rsid w:val="00B1382B"/>
    <w:rsid w:val="00B13E67"/>
    <w:rsid w:val="00B1412F"/>
    <w:rsid w:val="00B14615"/>
    <w:rsid w:val="00B14FE7"/>
    <w:rsid w:val="00B15622"/>
    <w:rsid w:val="00B15666"/>
    <w:rsid w:val="00B161A7"/>
    <w:rsid w:val="00B16202"/>
    <w:rsid w:val="00B1690A"/>
    <w:rsid w:val="00B17445"/>
    <w:rsid w:val="00B17855"/>
    <w:rsid w:val="00B17B1C"/>
    <w:rsid w:val="00B17B5E"/>
    <w:rsid w:val="00B20723"/>
    <w:rsid w:val="00B20E98"/>
    <w:rsid w:val="00B215F8"/>
    <w:rsid w:val="00B21640"/>
    <w:rsid w:val="00B22719"/>
    <w:rsid w:val="00B22B02"/>
    <w:rsid w:val="00B23154"/>
    <w:rsid w:val="00B235F0"/>
    <w:rsid w:val="00B23ABA"/>
    <w:rsid w:val="00B241FA"/>
    <w:rsid w:val="00B245D9"/>
    <w:rsid w:val="00B24B13"/>
    <w:rsid w:val="00B25572"/>
    <w:rsid w:val="00B25C58"/>
    <w:rsid w:val="00B25FEE"/>
    <w:rsid w:val="00B27700"/>
    <w:rsid w:val="00B27B9B"/>
    <w:rsid w:val="00B303CA"/>
    <w:rsid w:val="00B312DB"/>
    <w:rsid w:val="00B31C73"/>
    <w:rsid w:val="00B32143"/>
    <w:rsid w:val="00B32674"/>
    <w:rsid w:val="00B32E00"/>
    <w:rsid w:val="00B3325C"/>
    <w:rsid w:val="00B33292"/>
    <w:rsid w:val="00B336AA"/>
    <w:rsid w:val="00B33855"/>
    <w:rsid w:val="00B33FB4"/>
    <w:rsid w:val="00B34860"/>
    <w:rsid w:val="00B34B48"/>
    <w:rsid w:val="00B35191"/>
    <w:rsid w:val="00B35571"/>
    <w:rsid w:val="00B356D2"/>
    <w:rsid w:val="00B36033"/>
    <w:rsid w:val="00B36AB2"/>
    <w:rsid w:val="00B37057"/>
    <w:rsid w:val="00B37DF5"/>
    <w:rsid w:val="00B37EBC"/>
    <w:rsid w:val="00B403DC"/>
    <w:rsid w:val="00B40D54"/>
    <w:rsid w:val="00B41033"/>
    <w:rsid w:val="00B416AD"/>
    <w:rsid w:val="00B41CE6"/>
    <w:rsid w:val="00B41D88"/>
    <w:rsid w:val="00B41F00"/>
    <w:rsid w:val="00B42F6E"/>
    <w:rsid w:val="00B42FA4"/>
    <w:rsid w:val="00B43482"/>
    <w:rsid w:val="00B438FC"/>
    <w:rsid w:val="00B439EA"/>
    <w:rsid w:val="00B43B49"/>
    <w:rsid w:val="00B43FE8"/>
    <w:rsid w:val="00B4474A"/>
    <w:rsid w:val="00B45163"/>
    <w:rsid w:val="00B451C1"/>
    <w:rsid w:val="00B45E5C"/>
    <w:rsid w:val="00B467AC"/>
    <w:rsid w:val="00B467E1"/>
    <w:rsid w:val="00B46C10"/>
    <w:rsid w:val="00B47642"/>
    <w:rsid w:val="00B50570"/>
    <w:rsid w:val="00B529C4"/>
    <w:rsid w:val="00B52BAA"/>
    <w:rsid w:val="00B52E2A"/>
    <w:rsid w:val="00B52E82"/>
    <w:rsid w:val="00B53357"/>
    <w:rsid w:val="00B53AD1"/>
    <w:rsid w:val="00B53F2E"/>
    <w:rsid w:val="00B5407B"/>
    <w:rsid w:val="00B5468C"/>
    <w:rsid w:val="00B54857"/>
    <w:rsid w:val="00B54A8F"/>
    <w:rsid w:val="00B54EF3"/>
    <w:rsid w:val="00B55107"/>
    <w:rsid w:val="00B55805"/>
    <w:rsid w:val="00B55844"/>
    <w:rsid w:val="00B561B9"/>
    <w:rsid w:val="00B564E7"/>
    <w:rsid w:val="00B56AC3"/>
    <w:rsid w:val="00B57C69"/>
    <w:rsid w:val="00B6065D"/>
    <w:rsid w:val="00B608A0"/>
    <w:rsid w:val="00B60B67"/>
    <w:rsid w:val="00B60D58"/>
    <w:rsid w:val="00B6107C"/>
    <w:rsid w:val="00B61411"/>
    <w:rsid w:val="00B6171B"/>
    <w:rsid w:val="00B61CA6"/>
    <w:rsid w:val="00B6249A"/>
    <w:rsid w:val="00B6260B"/>
    <w:rsid w:val="00B62C05"/>
    <w:rsid w:val="00B62CD0"/>
    <w:rsid w:val="00B6358F"/>
    <w:rsid w:val="00B63BF6"/>
    <w:rsid w:val="00B63F6A"/>
    <w:rsid w:val="00B64068"/>
    <w:rsid w:val="00B6463B"/>
    <w:rsid w:val="00B65180"/>
    <w:rsid w:val="00B65E07"/>
    <w:rsid w:val="00B67286"/>
    <w:rsid w:val="00B6749D"/>
    <w:rsid w:val="00B67581"/>
    <w:rsid w:val="00B678FE"/>
    <w:rsid w:val="00B7066B"/>
    <w:rsid w:val="00B70C4A"/>
    <w:rsid w:val="00B70D37"/>
    <w:rsid w:val="00B711A8"/>
    <w:rsid w:val="00B711C8"/>
    <w:rsid w:val="00B7141C"/>
    <w:rsid w:val="00B71741"/>
    <w:rsid w:val="00B71909"/>
    <w:rsid w:val="00B72A9B"/>
    <w:rsid w:val="00B73101"/>
    <w:rsid w:val="00B73799"/>
    <w:rsid w:val="00B737DB"/>
    <w:rsid w:val="00B73C19"/>
    <w:rsid w:val="00B74034"/>
    <w:rsid w:val="00B741A1"/>
    <w:rsid w:val="00B74802"/>
    <w:rsid w:val="00B74C9A"/>
    <w:rsid w:val="00B74F00"/>
    <w:rsid w:val="00B7613C"/>
    <w:rsid w:val="00B76E12"/>
    <w:rsid w:val="00B770FD"/>
    <w:rsid w:val="00B775C8"/>
    <w:rsid w:val="00B776CC"/>
    <w:rsid w:val="00B77A5C"/>
    <w:rsid w:val="00B80C2A"/>
    <w:rsid w:val="00B80D37"/>
    <w:rsid w:val="00B814B6"/>
    <w:rsid w:val="00B81A73"/>
    <w:rsid w:val="00B81C77"/>
    <w:rsid w:val="00B820AB"/>
    <w:rsid w:val="00B826E9"/>
    <w:rsid w:val="00B82A18"/>
    <w:rsid w:val="00B8353C"/>
    <w:rsid w:val="00B838ED"/>
    <w:rsid w:val="00B839D2"/>
    <w:rsid w:val="00B840BD"/>
    <w:rsid w:val="00B84A5F"/>
    <w:rsid w:val="00B84BA3"/>
    <w:rsid w:val="00B84D48"/>
    <w:rsid w:val="00B85690"/>
    <w:rsid w:val="00B86375"/>
    <w:rsid w:val="00B868C9"/>
    <w:rsid w:val="00B86FCE"/>
    <w:rsid w:val="00B87562"/>
    <w:rsid w:val="00B87648"/>
    <w:rsid w:val="00B87D8E"/>
    <w:rsid w:val="00B902CF"/>
    <w:rsid w:val="00B90C2B"/>
    <w:rsid w:val="00B90F3D"/>
    <w:rsid w:val="00B918B6"/>
    <w:rsid w:val="00B924BE"/>
    <w:rsid w:val="00B92641"/>
    <w:rsid w:val="00B92879"/>
    <w:rsid w:val="00B93067"/>
    <w:rsid w:val="00B93EA8"/>
    <w:rsid w:val="00B94A66"/>
    <w:rsid w:val="00B94D41"/>
    <w:rsid w:val="00B94F3B"/>
    <w:rsid w:val="00B95000"/>
    <w:rsid w:val="00B95652"/>
    <w:rsid w:val="00B9654F"/>
    <w:rsid w:val="00B97AD5"/>
    <w:rsid w:val="00B97CE4"/>
    <w:rsid w:val="00BA1011"/>
    <w:rsid w:val="00BA122E"/>
    <w:rsid w:val="00BA1960"/>
    <w:rsid w:val="00BA1DE7"/>
    <w:rsid w:val="00BA1FB5"/>
    <w:rsid w:val="00BA25B6"/>
    <w:rsid w:val="00BA286E"/>
    <w:rsid w:val="00BA2DF2"/>
    <w:rsid w:val="00BA2F07"/>
    <w:rsid w:val="00BA3873"/>
    <w:rsid w:val="00BA3B3B"/>
    <w:rsid w:val="00BA3EA0"/>
    <w:rsid w:val="00BA40A0"/>
    <w:rsid w:val="00BA47D7"/>
    <w:rsid w:val="00BA4914"/>
    <w:rsid w:val="00BA4C34"/>
    <w:rsid w:val="00BA4FCC"/>
    <w:rsid w:val="00BA50E1"/>
    <w:rsid w:val="00BA53EE"/>
    <w:rsid w:val="00BA54D9"/>
    <w:rsid w:val="00BA5548"/>
    <w:rsid w:val="00BA555B"/>
    <w:rsid w:val="00BA6C77"/>
    <w:rsid w:val="00BA7448"/>
    <w:rsid w:val="00BB0115"/>
    <w:rsid w:val="00BB04E8"/>
    <w:rsid w:val="00BB06F4"/>
    <w:rsid w:val="00BB09FD"/>
    <w:rsid w:val="00BB19E9"/>
    <w:rsid w:val="00BB1CD0"/>
    <w:rsid w:val="00BB2903"/>
    <w:rsid w:val="00BB3522"/>
    <w:rsid w:val="00BB369E"/>
    <w:rsid w:val="00BB4005"/>
    <w:rsid w:val="00BB401A"/>
    <w:rsid w:val="00BB4271"/>
    <w:rsid w:val="00BB45F1"/>
    <w:rsid w:val="00BB52C9"/>
    <w:rsid w:val="00BB586E"/>
    <w:rsid w:val="00BB5BBA"/>
    <w:rsid w:val="00BB5F57"/>
    <w:rsid w:val="00BB65B4"/>
    <w:rsid w:val="00BB7225"/>
    <w:rsid w:val="00BB752E"/>
    <w:rsid w:val="00BB761E"/>
    <w:rsid w:val="00BB784E"/>
    <w:rsid w:val="00BC0A73"/>
    <w:rsid w:val="00BC1AE0"/>
    <w:rsid w:val="00BC1C9D"/>
    <w:rsid w:val="00BC200A"/>
    <w:rsid w:val="00BC2024"/>
    <w:rsid w:val="00BC214E"/>
    <w:rsid w:val="00BC2562"/>
    <w:rsid w:val="00BC4BAF"/>
    <w:rsid w:val="00BC546A"/>
    <w:rsid w:val="00BC58E2"/>
    <w:rsid w:val="00BC5C2B"/>
    <w:rsid w:val="00BC634C"/>
    <w:rsid w:val="00BC6B32"/>
    <w:rsid w:val="00BC6FF2"/>
    <w:rsid w:val="00BC724F"/>
    <w:rsid w:val="00BC77AC"/>
    <w:rsid w:val="00BC7A6E"/>
    <w:rsid w:val="00BD02D2"/>
    <w:rsid w:val="00BD04C2"/>
    <w:rsid w:val="00BD058A"/>
    <w:rsid w:val="00BD1174"/>
    <w:rsid w:val="00BD1CF1"/>
    <w:rsid w:val="00BD1EEB"/>
    <w:rsid w:val="00BD1F77"/>
    <w:rsid w:val="00BD219A"/>
    <w:rsid w:val="00BD246C"/>
    <w:rsid w:val="00BD331B"/>
    <w:rsid w:val="00BD3771"/>
    <w:rsid w:val="00BD3C7D"/>
    <w:rsid w:val="00BD43EE"/>
    <w:rsid w:val="00BD4490"/>
    <w:rsid w:val="00BD4828"/>
    <w:rsid w:val="00BD4A1E"/>
    <w:rsid w:val="00BD589D"/>
    <w:rsid w:val="00BD5B36"/>
    <w:rsid w:val="00BD5CA7"/>
    <w:rsid w:val="00BD5F8D"/>
    <w:rsid w:val="00BD6039"/>
    <w:rsid w:val="00BD653D"/>
    <w:rsid w:val="00BD6B41"/>
    <w:rsid w:val="00BD6DEB"/>
    <w:rsid w:val="00BD6E56"/>
    <w:rsid w:val="00BD73B9"/>
    <w:rsid w:val="00BD789C"/>
    <w:rsid w:val="00BD7B76"/>
    <w:rsid w:val="00BD7B8A"/>
    <w:rsid w:val="00BE0F03"/>
    <w:rsid w:val="00BE186E"/>
    <w:rsid w:val="00BE1C30"/>
    <w:rsid w:val="00BE2551"/>
    <w:rsid w:val="00BE3BA1"/>
    <w:rsid w:val="00BE3C7F"/>
    <w:rsid w:val="00BE4457"/>
    <w:rsid w:val="00BE499C"/>
    <w:rsid w:val="00BE54F3"/>
    <w:rsid w:val="00BE5716"/>
    <w:rsid w:val="00BE5FB4"/>
    <w:rsid w:val="00BE653C"/>
    <w:rsid w:val="00BE681A"/>
    <w:rsid w:val="00BE6B07"/>
    <w:rsid w:val="00BE6B09"/>
    <w:rsid w:val="00BE7BFD"/>
    <w:rsid w:val="00BF04B8"/>
    <w:rsid w:val="00BF0BF4"/>
    <w:rsid w:val="00BF0CC7"/>
    <w:rsid w:val="00BF1455"/>
    <w:rsid w:val="00BF1666"/>
    <w:rsid w:val="00BF2010"/>
    <w:rsid w:val="00BF2727"/>
    <w:rsid w:val="00BF2819"/>
    <w:rsid w:val="00BF2E1F"/>
    <w:rsid w:val="00BF38ED"/>
    <w:rsid w:val="00BF3919"/>
    <w:rsid w:val="00BF3CD1"/>
    <w:rsid w:val="00BF41EC"/>
    <w:rsid w:val="00BF43DB"/>
    <w:rsid w:val="00BF4412"/>
    <w:rsid w:val="00BF506A"/>
    <w:rsid w:val="00BF5518"/>
    <w:rsid w:val="00BF5AD1"/>
    <w:rsid w:val="00BF5BFD"/>
    <w:rsid w:val="00BF5CDF"/>
    <w:rsid w:val="00BF68FF"/>
    <w:rsid w:val="00BF69CB"/>
    <w:rsid w:val="00BF6B6C"/>
    <w:rsid w:val="00BF6FFE"/>
    <w:rsid w:val="00BF70EF"/>
    <w:rsid w:val="00BF7B8E"/>
    <w:rsid w:val="00C00372"/>
    <w:rsid w:val="00C00474"/>
    <w:rsid w:val="00C0137B"/>
    <w:rsid w:val="00C01CA6"/>
    <w:rsid w:val="00C021AA"/>
    <w:rsid w:val="00C02452"/>
    <w:rsid w:val="00C02B70"/>
    <w:rsid w:val="00C02D3F"/>
    <w:rsid w:val="00C0326B"/>
    <w:rsid w:val="00C04626"/>
    <w:rsid w:val="00C0486D"/>
    <w:rsid w:val="00C048A4"/>
    <w:rsid w:val="00C0565F"/>
    <w:rsid w:val="00C05BBA"/>
    <w:rsid w:val="00C05F42"/>
    <w:rsid w:val="00C06040"/>
    <w:rsid w:val="00C067B5"/>
    <w:rsid w:val="00C06A5D"/>
    <w:rsid w:val="00C070C9"/>
    <w:rsid w:val="00C0788E"/>
    <w:rsid w:val="00C07C8C"/>
    <w:rsid w:val="00C10A0C"/>
    <w:rsid w:val="00C1136A"/>
    <w:rsid w:val="00C11505"/>
    <w:rsid w:val="00C119A4"/>
    <w:rsid w:val="00C11BC1"/>
    <w:rsid w:val="00C11D93"/>
    <w:rsid w:val="00C1266D"/>
    <w:rsid w:val="00C12827"/>
    <w:rsid w:val="00C12A1B"/>
    <w:rsid w:val="00C1377C"/>
    <w:rsid w:val="00C13AAF"/>
    <w:rsid w:val="00C13ACC"/>
    <w:rsid w:val="00C13EBD"/>
    <w:rsid w:val="00C14A8F"/>
    <w:rsid w:val="00C1692E"/>
    <w:rsid w:val="00C17CA4"/>
    <w:rsid w:val="00C2023D"/>
    <w:rsid w:val="00C20376"/>
    <w:rsid w:val="00C20D21"/>
    <w:rsid w:val="00C20DB6"/>
    <w:rsid w:val="00C21279"/>
    <w:rsid w:val="00C21799"/>
    <w:rsid w:val="00C220B4"/>
    <w:rsid w:val="00C2218C"/>
    <w:rsid w:val="00C221FC"/>
    <w:rsid w:val="00C225F5"/>
    <w:rsid w:val="00C22724"/>
    <w:rsid w:val="00C22964"/>
    <w:rsid w:val="00C22BBD"/>
    <w:rsid w:val="00C22C7A"/>
    <w:rsid w:val="00C233FD"/>
    <w:rsid w:val="00C2360B"/>
    <w:rsid w:val="00C23DD4"/>
    <w:rsid w:val="00C23FE8"/>
    <w:rsid w:val="00C24EEA"/>
    <w:rsid w:val="00C25482"/>
    <w:rsid w:val="00C255C0"/>
    <w:rsid w:val="00C25F86"/>
    <w:rsid w:val="00C2603F"/>
    <w:rsid w:val="00C26289"/>
    <w:rsid w:val="00C26E3D"/>
    <w:rsid w:val="00C27B0A"/>
    <w:rsid w:val="00C27C8B"/>
    <w:rsid w:val="00C27D76"/>
    <w:rsid w:val="00C300EF"/>
    <w:rsid w:val="00C30B5A"/>
    <w:rsid w:val="00C30F74"/>
    <w:rsid w:val="00C31323"/>
    <w:rsid w:val="00C318A3"/>
    <w:rsid w:val="00C319DC"/>
    <w:rsid w:val="00C31B53"/>
    <w:rsid w:val="00C321D4"/>
    <w:rsid w:val="00C3303B"/>
    <w:rsid w:val="00C330C9"/>
    <w:rsid w:val="00C332EF"/>
    <w:rsid w:val="00C334DB"/>
    <w:rsid w:val="00C33713"/>
    <w:rsid w:val="00C33750"/>
    <w:rsid w:val="00C33E51"/>
    <w:rsid w:val="00C33EC3"/>
    <w:rsid w:val="00C34240"/>
    <w:rsid w:val="00C34977"/>
    <w:rsid w:val="00C34EDF"/>
    <w:rsid w:val="00C3505C"/>
    <w:rsid w:val="00C35D22"/>
    <w:rsid w:val="00C35E30"/>
    <w:rsid w:val="00C36B1B"/>
    <w:rsid w:val="00C3717A"/>
    <w:rsid w:val="00C373E2"/>
    <w:rsid w:val="00C3782C"/>
    <w:rsid w:val="00C37DA8"/>
    <w:rsid w:val="00C37DE8"/>
    <w:rsid w:val="00C37EEF"/>
    <w:rsid w:val="00C40D3D"/>
    <w:rsid w:val="00C41BCA"/>
    <w:rsid w:val="00C42165"/>
    <w:rsid w:val="00C42649"/>
    <w:rsid w:val="00C42EAF"/>
    <w:rsid w:val="00C43C38"/>
    <w:rsid w:val="00C43FAF"/>
    <w:rsid w:val="00C442E2"/>
    <w:rsid w:val="00C450B9"/>
    <w:rsid w:val="00C459A3"/>
    <w:rsid w:val="00C45B08"/>
    <w:rsid w:val="00C464F8"/>
    <w:rsid w:val="00C4653C"/>
    <w:rsid w:val="00C467AA"/>
    <w:rsid w:val="00C46861"/>
    <w:rsid w:val="00C46D77"/>
    <w:rsid w:val="00C4704D"/>
    <w:rsid w:val="00C47078"/>
    <w:rsid w:val="00C479AB"/>
    <w:rsid w:val="00C47E72"/>
    <w:rsid w:val="00C50133"/>
    <w:rsid w:val="00C5171B"/>
    <w:rsid w:val="00C52677"/>
    <w:rsid w:val="00C52FC5"/>
    <w:rsid w:val="00C5377E"/>
    <w:rsid w:val="00C5525D"/>
    <w:rsid w:val="00C5532F"/>
    <w:rsid w:val="00C55C25"/>
    <w:rsid w:val="00C5658F"/>
    <w:rsid w:val="00C5668D"/>
    <w:rsid w:val="00C56970"/>
    <w:rsid w:val="00C56E2D"/>
    <w:rsid w:val="00C570BF"/>
    <w:rsid w:val="00C5717D"/>
    <w:rsid w:val="00C57EC2"/>
    <w:rsid w:val="00C60875"/>
    <w:rsid w:val="00C60C01"/>
    <w:rsid w:val="00C60D09"/>
    <w:rsid w:val="00C6126B"/>
    <w:rsid w:val="00C6133D"/>
    <w:rsid w:val="00C61AA1"/>
    <w:rsid w:val="00C61F7C"/>
    <w:rsid w:val="00C6222E"/>
    <w:rsid w:val="00C623F2"/>
    <w:rsid w:val="00C62C76"/>
    <w:rsid w:val="00C6348B"/>
    <w:rsid w:val="00C63BDD"/>
    <w:rsid w:val="00C6419A"/>
    <w:rsid w:val="00C641EB"/>
    <w:rsid w:val="00C64C60"/>
    <w:rsid w:val="00C65296"/>
    <w:rsid w:val="00C66284"/>
    <w:rsid w:val="00C6629C"/>
    <w:rsid w:val="00C700A2"/>
    <w:rsid w:val="00C707BD"/>
    <w:rsid w:val="00C70ECC"/>
    <w:rsid w:val="00C71418"/>
    <w:rsid w:val="00C71EBA"/>
    <w:rsid w:val="00C72F39"/>
    <w:rsid w:val="00C730F4"/>
    <w:rsid w:val="00C7334F"/>
    <w:rsid w:val="00C73632"/>
    <w:rsid w:val="00C73BA7"/>
    <w:rsid w:val="00C73F91"/>
    <w:rsid w:val="00C74627"/>
    <w:rsid w:val="00C746BC"/>
    <w:rsid w:val="00C74E77"/>
    <w:rsid w:val="00C75147"/>
    <w:rsid w:val="00C7531B"/>
    <w:rsid w:val="00C756F4"/>
    <w:rsid w:val="00C764AD"/>
    <w:rsid w:val="00C77389"/>
    <w:rsid w:val="00C77523"/>
    <w:rsid w:val="00C7794D"/>
    <w:rsid w:val="00C77EDD"/>
    <w:rsid w:val="00C800ED"/>
    <w:rsid w:val="00C801A4"/>
    <w:rsid w:val="00C80D6A"/>
    <w:rsid w:val="00C814BD"/>
    <w:rsid w:val="00C81E7E"/>
    <w:rsid w:val="00C82139"/>
    <w:rsid w:val="00C82981"/>
    <w:rsid w:val="00C82AD3"/>
    <w:rsid w:val="00C82F46"/>
    <w:rsid w:val="00C83217"/>
    <w:rsid w:val="00C8378D"/>
    <w:rsid w:val="00C8410B"/>
    <w:rsid w:val="00C8445E"/>
    <w:rsid w:val="00C84736"/>
    <w:rsid w:val="00C849F3"/>
    <w:rsid w:val="00C84B8B"/>
    <w:rsid w:val="00C8507B"/>
    <w:rsid w:val="00C85441"/>
    <w:rsid w:val="00C8555D"/>
    <w:rsid w:val="00C858C8"/>
    <w:rsid w:val="00C86677"/>
    <w:rsid w:val="00C8672F"/>
    <w:rsid w:val="00C86B9C"/>
    <w:rsid w:val="00C87872"/>
    <w:rsid w:val="00C903CE"/>
    <w:rsid w:val="00C9049C"/>
    <w:rsid w:val="00C9062B"/>
    <w:rsid w:val="00C90877"/>
    <w:rsid w:val="00C909D5"/>
    <w:rsid w:val="00C9101B"/>
    <w:rsid w:val="00C91100"/>
    <w:rsid w:val="00C91CBE"/>
    <w:rsid w:val="00C92840"/>
    <w:rsid w:val="00C92F75"/>
    <w:rsid w:val="00C93947"/>
    <w:rsid w:val="00C940D3"/>
    <w:rsid w:val="00C945F7"/>
    <w:rsid w:val="00C9532C"/>
    <w:rsid w:val="00C95629"/>
    <w:rsid w:val="00C969E3"/>
    <w:rsid w:val="00C96B28"/>
    <w:rsid w:val="00C96BE9"/>
    <w:rsid w:val="00C96E82"/>
    <w:rsid w:val="00C979D9"/>
    <w:rsid w:val="00C97CB0"/>
    <w:rsid w:val="00CA0354"/>
    <w:rsid w:val="00CA128E"/>
    <w:rsid w:val="00CA269D"/>
    <w:rsid w:val="00CA2AEA"/>
    <w:rsid w:val="00CA2DE9"/>
    <w:rsid w:val="00CA3008"/>
    <w:rsid w:val="00CA30A6"/>
    <w:rsid w:val="00CA3269"/>
    <w:rsid w:val="00CA334F"/>
    <w:rsid w:val="00CA33B4"/>
    <w:rsid w:val="00CA3654"/>
    <w:rsid w:val="00CA40A7"/>
    <w:rsid w:val="00CA41AB"/>
    <w:rsid w:val="00CA4ECC"/>
    <w:rsid w:val="00CA4EF0"/>
    <w:rsid w:val="00CA4FE8"/>
    <w:rsid w:val="00CA572E"/>
    <w:rsid w:val="00CA59CF"/>
    <w:rsid w:val="00CA5B6D"/>
    <w:rsid w:val="00CA5DDA"/>
    <w:rsid w:val="00CA6077"/>
    <w:rsid w:val="00CA628C"/>
    <w:rsid w:val="00CA68E0"/>
    <w:rsid w:val="00CA6975"/>
    <w:rsid w:val="00CA6A3E"/>
    <w:rsid w:val="00CA700C"/>
    <w:rsid w:val="00CA7892"/>
    <w:rsid w:val="00CA7FF0"/>
    <w:rsid w:val="00CB0150"/>
    <w:rsid w:val="00CB015F"/>
    <w:rsid w:val="00CB07B9"/>
    <w:rsid w:val="00CB094A"/>
    <w:rsid w:val="00CB11DA"/>
    <w:rsid w:val="00CB1661"/>
    <w:rsid w:val="00CB184B"/>
    <w:rsid w:val="00CB1F1E"/>
    <w:rsid w:val="00CB215C"/>
    <w:rsid w:val="00CB251B"/>
    <w:rsid w:val="00CB2A7E"/>
    <w:rsid w:val="00CB30C3"/>
    <w:rsid w:val="00CB32E0"/>
    <w:rsid w:val="00CB38FA"/>
    <w:rsid w:val="00CB3BD8"/>
    <w:rsid w:val="00CB3D7A"/>
    <w:rsid w:val="00CB4C00"/>
    <w:rsid w:val="00CB4E8F"/>
    <w:rsid w:val="00CB4E96"/>
    <w:rsid w:val="00CB5151"/>
    <w:rsid w:val="00CB5768"/>
    <w:rsid w:val="00CB5F32"/>
    <w:rsid w:val="00CB6144"/>
    <w:rsid w:val="00CB621C"/>
    <w:rsid w:val="00CB6687"/>
    <w:rsid w:val="00CB7EF2"/>
    <w:rsid w:val="00CB7FF5"/>
    <w:rsid w:val="00CC0773"/>
    <w:rsid w:val="00CC0A63"/>
    <w:rsid w:val="00CC0A70"/>
    <w:rsid w:val="00CC0A81"/>
    <w:rsid w:val="00CC0C95"/>
    <w:rsid w:val="00CC0E28"/>
    <w:rsid w:val="00CC12F9"/>
    <w:rsid w:val="00CC1D30"/>
    <w:rsid w:val="00CC1F05"/>
    <w:rsid w:val="00CC27B0"/>
    <w:rsid w:val="00CC303D"/>
    <w:rsid w:val="00CC3839"/>
    <w:rsid w:val="00CC40F5"/>
    <w:rsid w:val="00CC5225"/>
    <w:rsid w:val="00CC55C8"/>
    <w:rsid w:val="00CC59CF"/>
    <w:rsid w:val="00CC5B4C"/>
    <w:rsid w:val="00CC640A"/>
    <w:rsid w:val="00CC6A55"/>
    <w:rsid w:val="00CC7685"/>
    <w:rsid w:val="00CC76F6"/>
    <w:rsid w:val="00CC7C2D"/>
    <w:rsid w:val="00CD0C17"/>
    <w:rsid w:val="00CD0E61"/>
    <w:rsid w:val="00CD10EA"/>
    <w:rsid w:val="00CD14C4"/>
    <w:rsid w:val="00CD1DE7"/>
    <w:rsid w:val="00CD21C3"/>
    <w:rsid w:val="00CD24F8"/>
    <w:rsid w:val="00CD2535"/>
    <w:rsid w:val="00CD325F"/>
    <w:rsid w:val="00CD359C"/>
    <w:rsid w:val="00CD3741"/>
    <w:rsid w:val="00CD38D5"/>
    <w:rsid w:val="00CD410E"/>
    <w:rsid w:val="00CD44DE"/>
    <w:rsid w:val="00CD4871"/>
    <w:rsid w:val="00CD495C"/>
    <w:rsid w:val="00CD50EF"/>
    <w:rsid w:val="00CD54D3"/>
    <w:rsid w:val="00CD5CB3"/>
    <w:rsid w:val="00CD6697"/>
    <w:rsid w:val="00CD6A7E"/>
    <w:rsid w:val="00CD76EA"/>
    <w:rsid w:val="00CD77EA"/>
    <w:rsid w:val="00CD7891"/>
    <w:rsid w:val="00CD7A72"/>
    <w:rsid w:val="00CD7F0F"/>
    <w:rsid w:val="00CE0C74"/>
    <w:rsid w:val="00CE11F6"/>
    <w:rsid w:val="00CE127F"/>
    <w:rsid w:val="00CE222A"/>
    <w:rsid w:val="00CE24A0"/>
    <w:rsid w:val="00CE25DF"/>
    <w:rsid w:val="00CE2E02"/>
    <w:rsid w:val="00CE3355"/>
    <w:rsid w:val="00CE3CAF"/>
    <w:rsid w:val="00CE3CDC"/>
    <w:rsid w:val="00CE3D21"/>
    <w:rsid w:val="00CE4BF9"/>
    <w:rsid w:val="00CE4D07"/>
    <w:rsid w:val="00CE51AB"/>
    <w:rsid w:val="00CE57CA"/>
    <w:rsid w:val="00CE5E6D"/>
    <w:rsid w:val="00CE6269"/>
    <w:rsid w:val="00CE62AE"/>
    <w:rsid w:val="00CE663B"/>
    <w:rsid w:val="00CE6BAE"/>
    <w:rsid w:val="00CE6ED6"/>
    <w:rsid w:val="00CE72A9"/>
    <w:rsid w:val="00CE7764"/>
    <w:rsid w:val="00CE7F74"/>
    <w:rsid w:val="00CF080C"/>
    <w:rsid w:val="00CF0FA7"/>
    <w:rsid w:val="00CF0FEC"/>
    <w:rsid w:val="00CF10B9"/>
    <w:rsid w:val="00CF1760"/>
    <w:rsid w:val="00CF27DF"/>
    <w:rsid w:val="00CF290C"/>
    <w:rsid w:val="00CF30F3"/>
    <w:rsid w:val="00CF3185"/>
    <w:rsid w:val="00CF31BB"/>
    <w:rsid w:val="00CF382D"/>
    <w:rsid w:val="00CF3C9E"/>
    <w:rsid w:val="00CF4089"/>
    <w:rsid w:val="00CF4D09"/>
    <w:rsid w:val="00CF542D"/>
    <w:rsid w:val="00CF5A80"/>
    <w:rsid w:val="00CF5D00"/>
    <w:rsid w:val="00CF5DAC"/>
    <w:rsid w:val="00CF609A"/>
    <w:rsid w:val="00CF61DB"/>
    <w:rsid w:val="00CF668E"/>
    <w:rsid w:val="00CF6809"/>
    <w:rsid w:val="00CF6C7E"/>
    <w:rsid w:val="00CF750A"/>
    <w:rsid w:val="00CF7A6A"/>
    <w:rsid w:val="00D00B98"/>
    <w:rsid w:val="00D00C08"/>
    <w:rsid w:val="00D00CE9"/>
    <w:rsid w:val="00D00EA4"/>
    <w:rsid w:val="00D012F5"/>
    <w:rsid w:val="00D01D25"/>
    <w:rsid w:val="00D034B7"/>
    <w:rsid w:val="00D0382D"/>
    <w:rsid w:val="00D039C2"/>
    <w:rsid w:val="00D04224"/>
    <w:rsid w:val="00D048D9"/>
    <w:rsid w:val="00D04F54"/>
    <w:rsid w:val="00D054E9"/>
    <w:rsid w:val="00D06133"/>
    <w:rsid w:val="00D07025"/>
    <w:rsid w:val="00D07FE4"/>
    <w:rsid w:val="00D10422"/>
    <w:rsid w:val="00D10B56"/>
    <w:rsid w:val="00D10E81"/>
    <w:rsid w:val="00D11231"/>
    <w:rsid w:val="00D11294"/>
    <w:rsid w:val="00D11622"/>
    <w:rsid w:val="00D1166C"/>
    <w:rsid w:val="00D1216A"/>
    <w:rsid w:val="00D128F0"/>
    <w:rsid w:val="00D1414A"/>
    <w:rsid w:val="00D14561"/>
    <w:rsid w:val="00D145A7"/>
    <w:rsid w:val="00D148E9"/>
    <w:rsid w:val="00D15376"/>
    <w:rsid w:val="00D1569C"/>
    <w:rsid w:val="00D158A6"/>
    <w:rsid w:val="00D15B64"/>
    <w:rsid w:val="00D15CA0"/>
    <w:rsid w:val="00D160DD"/>
    <w:rsid w:val="00D16F38"/>
    <w:rsid w:val="00D172A5"/>
    <w:rsid w:val="00D17B0F"/>
    <w:rsid w:val="00D20116"/>
    <w:rsid w:val="00D20B80"/>
    <w:rsid w:val="00D20BD7"/>
    <w:rsid w:val="00D20EE3"/>
    <w:rsid w:val="00D212BF"/>
    <w:rsid w:val="00D22734"/>
    <w:rsid w:val="00D228DD"/>
    <w:rsid w:val="00D22E49"/>
    <w:rsid w:val="00D22EEE"/>
    <w:rsid w:val="00D23025"/>
    <w:rsid w:val="00D237FD"/>
    <w:rsid w:val="00D23D6C"/>
    <w:rsid w:val="00D24575"/>
    <w:rsid w:val="00D249B0"/>
    <w:rsid w:val="00D2502C"/>
    <w:rsid w:val="00D25231"/>
    <w:rsid w:val="00D26016"/>
    <w:rsid w:val="00D26695"/>
    <w:rsid w:val="00D266F7"/>
    <w:rsid w:val="00D268B4"/>
    <w:rsid w:val="00D26E67"/>
    <w:rsid w:val="00D27042"/>
    <w:rsid w:val="00D2727C"/>
    <w:rsid w:val="00D27CC9"/>
    <w:rsid w:val="00D30056"/>
    <w:rsid w:val="00D305DB"/>
    <w:rsid w:val="00D30A57"/>
    <w:rsid w:val="00D30F05"/>
    <w:rsid w:val="00D3118B"/>
    <w:rsid w:val="00D31304"/>
    <w:rsid w:val="00D31353"/>
    <w:rsid w:val="00D3135B"/>
    <w:rsid w:val="00D3283A"/>
    <w:rsid w:val="00D3286A"/>
    <w:rsid w:val="00D33339"/>
    <w:rsid w:val="00D33387"/>
    <w:rsid w:val="00D33680"/>
    <w:rsid w:val="00D33913"/>
    <w:rsid w:val="00D34676"/>
    <w:rsid w:val="00D3494F"/>
    <w:rsid w:val="00D3530A"/>
    <w:rsid w:val="00D35EDC"/>
    <w:rsid w:val="00D368F0"/>
    <w:rsid w:val="00D36F4C"/>
    <w:rsid w:val="00D37795"/>
    <w:rsid w:val="00D377C2"/>
    <w:rsid w:val="00D37DA9"/>
    <w:rsid w:val="00D404C6"/>
    <w:rsid w:val="00D413D9"/>
    <w:rsid w:val="00D42EB6"/>
    <w:rsid w:val="00D433E8"/>
    <w:rsid w:val="00D440FA"/>
    <w:rsid w:val="00D44CAE"/>
    <w:rsid w:val="00D4543D"/>
    <w:rsid w:val="00D4578E"/>
    <w:rsid w:val="00D45A1D"/>
    <w:rsid w:val="00D45EFB"/>
    <w:rsid w:val="00D46B2C"/>
    <w:rsid w:val="00D4776A"/>
    <w:rsid w:val="00D51157"/>
    <w:rsid w:val="00D518E8"/>
    <w:rsid w:val="00D51E87"/>
    <w:rsid w:val="00D5253A"/>
    <w:rsid w:val="00D52A8B"/>
    <w:rsid w:val="00D5397D"/>
    <w:rsid w:val="00D54263"/>
    <w:rsid w:val="00D542FC"/>
    <w:rsid w:val="00D549DB"/>
    <w:rsid w:val="00D54F2B"/>
    <w:rsid w:val="00D54FFF"/>
    <w:rsid w:val="00D5580A"/>
    <w:rsid w:val="00D57AFD"/>
    <w:rsid w:val="00D57B9A"/>
    <w:rsid w:val="00D57BC5"/>
    <w:rsid w:val="00D57F8B"/>
    <w:rsid w:val="00D60B5E"/>
    <w:rsid w:val="00D6188C"/>
    <w:rsid w:val="00D61EE0"/>
    <w:rsid w:val="00D62469"/>
    <w:rsid w:val="00D6279F"/>
    <w:rsid w:val="00D633A2"/>
    <w:rsid w:val="00D634EC"/>
    <w:rsid w:val="00D639BD"/>
    <w:rsid w:val="00D63F1B"/>
    <w:rsid w:val="00D64325"/>
    <w:rsid w:val="00D652D0"/>
    <w:rsid w:val="00D6560A"/>
    <w:rsid w:val="00D6570B"/>
    <w:rsid w:val="00D658D1"/>
    <w:rsid w:val="00D6789C"/>
    <w:rsid w:val="00D67DF0"/>
    <w:rsid w:val="00D7034D"/>
    <w:rsid w:val="00D708B2"/>
    <w:rsid w:val="00D70AE0"/>
    <w:rsid w:val="00D70C18"/>
    <w:rsid w:val="00D7100E"/>
    <w:rsid w:val="00D72593"/>
    <w:rsid w:val="00D728E7"/>
    <w:rsid w:val="00D735FF"/>
    <w:rsid w:val="00D73CC3"/>
    <w:rsid w:val="00D7478E"/>
    <w:rsid w:val="00D7529F"/>
    <w:rsid w:val="00D755B5"/>
    <w:rsid w:val="00D75B1E"/>
    <w:rsid w:val="00D75BC2"/>
    <w:rsid w:val="00D75CCC"/>
    <w:rsid w:val="00D7610B"/>
    <w:rsid w:val="00D77167"/>
    <w:rsid w:val="00D77500"/>
    <w:rsid w:val="00D7767F"/>
    <w:rsid w:val="00D77CE5"/>
    <w:rsid w:val="00D814DD"/>
    <w:rsid w:val="00D8162F"/>
    <w:rsid w:val="00D819B0"/>
    <w:rsid w:val="00D81CD1"/>
    <w:rsid w:val="00D824A8"/>
    <w:rsid w:val="00D82B97"/>
    <w:rsid w:val="00D838A6"/>
    <w:rsid w:val="00D8396C"/>
    <w:rsid w:val="00D8486C"/>
    <w:rsid w:val="00D848D8"/>
    <w:rsid w:val="00D84966"/>
    <w:rsid w:val="00D8563F"/>
    <w:rsid w:val="00D86851"/>
    <w:rsid w:val="00D87638"/>
    <w:rsid w:val="00D879DF"/>
    <w:rsid w:val="00D90AF7"/>
    <w:rsid w:val="00D90D13"/>
    <w:rsid w:val="00D90F8A"/>
    <w:rsid w:val="00D90FEA"/>
    <w:rsid w:val="00D91572"/>
    <w:rsid w:val="00D91F6B"/>
    <w:rsid w:val="00D92A51"/>
    <w:rsid w:val="00D93359"/>
    <w:rsid w:val="00D935CB"/>
    <w:rsid w:val="00D9401D"/>
    <w:rsid w:val="00D942AB"/>
    <w:rsid w:val="00D951C4"/>
    <w:rsid w:val="00D95448"/>
    <w:rsid w:val="00D95C58"/>
    <w:rsid w:val="00D967D4"/>
    <w:rsid w:val="00D967E0"/>
    <w:rsid w:val="00D969B2"/>
    <w:rsid w:val="00D96E6D"/>
    <w:rsid w:val="00D96FDE"/>
    <w:rsid w:val="00D970B6"/>
    <w:rsid w:val="00D97798"/>
    <w:rsid w:val="00D979F7"/>
    <w:rsid w:val="00D97D35"/>
    <w:rsid w:val="00D97F5F"/>
    <w:rsid w:val="00DA01E2"/>
    <w:rsid w:val="00DA021E"/>
    <w:rsid w:val="00DA19EC"/>
    <w:rsid w:val="00DA1E6A"/>
    <w:rsid w:val="00DA1F1E"/>
    <w:rsid w:val="00DA23A1"/>
    <w:rsid w:val="00DA3106"/>
    <w:rsid w:val="00DA34B5"/>
    <w:rsid w:val="00DA3686"/>
    <w:rsid w:val="00DA3971"/>
    <w:rsid w:val="00DA427D"/>
    <w:rsid w:val="00DA4840"/>
    <w:rsid w:val="00DA4BCD"/>
    <w:rsid w:val="00DA6094"/>
    <w:rsid w:val="00DA6298"/>
    <w:rsid w:val="00DA67DB"/>
    <w:rsid w:val="00DA6D22"/>
    <w:rsid w:val="00DB0602"/>
    <w:rsid w:val="00DB09F6"/>
    <w:rsid w:val="00DB124B"/>
    <w:rsid w:val="00DB1567"/>
    <w:rsid w:val="00DB15F0"/>
    <w:rsid w:val="00DB251D"/>
    <w:rsid w:val="00DB2564"/>
    <w:rsid w:val="00DB274A"/>
    <w:rsid w:val="00DB2A0E"/>
    <w:rsid w:val="00DB2D84"/>
    <w:rsid w:val="00DB33BD"/>
    <w:rsid w:val="00DB3C28"/>
    <w:rsid w:val="00DB3CBF"/>
    <w:rsid w:val="00DB4A53"/>
    <w:rsid w:val="00DB5B9F"/>
    <w:rsid w:val="00DB5CC3"/>
    <w:rsid w:val="00DB645F"/>
    <w:rsid w:val="00DB666B"/>
    <w:rsid w:val="00DB697A"/>
    <w:rsid w:val="00DB6CB9"/>
    <w:rsid w:val="00DB70C5"/>
    <w:rsid w:val="00DB7953"/>
    <w:rsid w:val="00DC09C0"/>
    <w:rsid w:val="00DC0F5E"/>
    <w:rsid w:val="00DC14B9"/>
    <w:rsid w:val="00DC150B"/>
    <w:rsid w:val="00DC1627"/>
    <w:rsid w:val="00DC1842"/>
    <w:rsid w:val="00DC18BF"/>
    <w:rsid w:val="00DC1B3D"/>
    <w:rsid w:val="00DC2299"/>
    <w:rsid w:val="00DC2404"/>
    <w:rsid w:val="00DC35E7"/>
    <w:rsid w:val="00DC3903"/>
    <w:rsid w:val="00DC476F"/>
    <w:rsid w:val="00DC4878"/>
    <w:rsid w:val="00DC488D"/>
    <w:rsid w:val="00DC48CF"/>
    <w:rsid w:val="00DC5061"/>
    <w:rsid w:val="00DC6C1C"/>
    <w:rsid w:val="00DC7063"/>
    <w:rsid w:val="00DD02E6"/>
    <w:rsid w:val="00DD09F5"/>
    <w:rsid w:val="00DD0FF6"/>
    <w:rsid w:val="00DD1AEF"/>
    <w:rsid w:val="00DD1B17"/>
    <w:rsid w:val="00DD2409"/>
    <w:rsid w:val="00DD267D"/>
    <w:rsid w:val="00DD2A89"/>
    <w:rsid w:val="00DD41D2"/>
    <w:rsid w:val="00DD42FC"/>
    <w:rsid w:val="00DD46E0"/>
    <w:rsid w:val="00DD4B05"/>
    <w:rsid w:val="00DD5563"/>
    <w:rsid w:val="00DD55FA"/>
    <w:rsid w:val="00DD65DD"/>
    <w:rsid w:val="00DD66FD"/>
    <w:rsid w:val="00DD6DD5"/>
    <w:rsid w:val="00DD6EB6"/>
    <w:rsid w:val="00DD7AA6"/>
    <w:rsid w:val="00DD7BE8"/>
    <w:rsid w:val="00DE0144"/>
    <w:rsid w:val="00DE0286"/>
    <w:rsid w:val="00DE0462"/>
    <w:rsid w:val="00DE126D"/>
    <w:rsid w:val="00DE13A5"/>
    <w:rsid w:val="00DE1793"/>
    <w:rsid w:val="00DE1F52"/>
    <w:rsid w:val="00DE2483"/>
    <w:rsid w:val="00DE2737"/>
    <w:rsid w:val="00DE27EB"/>
    <w:rsid w:val="00DE30CB"/>
    <w:rsid w:val="00DE408A"/>
    <w:rsid w:val="00DE4B08"/>
    <w:rsid w:val="00DE5807"/>
    <w:rsid w:val="00DE6344"/>
    <w:rsid w:val="00DE644A"/>
    <w:rsid w:val="00DE7BC6"/>
    <w:rsid w:val="00DF00FF"/>
    <w:rsid w:val="00DF0259"/>
    <w:rsid w:val="00DF029F"/>
    <w:rsid w:val="00DF06F3"/>
    <w:rsid w:val="00DF0BFF"/>
    <w:rsid w:val="00DF1036"/>
    <w:rsid w:val="00DF114B"/>
    <w:rsid w:val="00DF1BCC"/>
    <w:rsid w:val="00DF1D00"/>
    <w:rsid w:val="00DF43EE"/>
    <w:rsid w:val="00DF5095"/>
    <w:rsid w:val="00DF5352"/>
    <w:rsid w:val="00DF6040"/>
    <w:rsid w:val="00DF689B"/>
    <w:rsid w:val="00DF6EBE"/>
    <w:rsid w:val="00DF711E"/>
    <w:rsid w:val="00DF732B"/>
    <w:rsid w:val="00DF767A"/>
    <w:rsid w:val="00E000F3"/>
    <w:rsid w:val="00E007E2"/>
    <w:rsid w:val="00E00CAD"/>
    <w:rsid w:val="00E01848"/>
    <w:rsid w:val="00E01C54"/>
    <w:rsid w:val="00E021C0"/>
    <w:rsid w:val="00E02AC5"/>
    <w:rsid w:val="00E02BEB"/>
    <w:rsid w:val="00E02CCB"/>
    <w:rsid w:val="00E032BD"/>
    <w:rsid w:val="00E03C6B"/>
    <w:rsid w:val="00E046A5"/>
    <w:rsid w:val="00E047C8"/>
    <w:rsid w:val="00E04D8C"/>
    <w:rsid w:val="00E05A81"/>
    <w:rsid w:val="00E06961"/>
    <w:rsid w:val="00E06B9B"/>
    <w:rsid w:val="00E06D29"/>
    <w:rsid w:val="00E06E2D"/>
    <w:rsid w:val="00E070DB"/>
    <w:rsid w:val="00E10009"/>
    <w:rsid w:val="00E10894"/>
    <w:rsid w:val="00E11548"/>
    <w:rsid w:val="00E1205A"/>
    <w:rsid w:val="00E12771"/>
    <w:rsid w:val="00E12B8E"/>
    <w:rsid w:val="00E12B9D"/>
    <w:rsid w:val="00E1304F"/>
    <w:rsid w:val="00E1359A"/>
    <w:rsid w:val="00E138C7"/>
    <w:rsid w:val="00E147AB"/>
    <w:rsid w:val="00E15CC3"/>
    <w:rsid w:val="00E167CD"/>
    <w:rsid w:val="00E17443"/>
    <w:rsid w:val="00E179F2"/>
    <w:rsid w:val="00E17A0F"/>
    <w:rsid w:val="00E208A2"/>
    <w:rsid w:val="00E20ABA"/>
    <w:rsid w:val="00E20CD9"/>
    <w:rsid w:val="00E21212"/>
    <w:rsid w:val="00E21CE4"/>
    <w:rsid w:val="00E21F6A"/>
    <w:rsid w:val="00E22304"/>
    <w:rsid w:val="00E2239B"/>
    <w:rsid w:val="00E2245F"/>
    <w:rsid w:val="00E224CC"/>
    <w:rsid w:val="00E2251D"/>
    <w:rsid w:val="00E2267E"/>
    <w:rsid w:val="00E2297F"/>
    <w:rsid w:val="00E23129"/>
    <w:rsid w:val="00E23611"/>
    <w:rsid w:val="00E2409C"/>
    <w:rsid w:val="00E24ADA"/>
    <w:rsid w:val="00E25322"/>
    <w:rsid w:val="00E254C1"/>
    <w:rsid w:val="00E25AF2"/>
    <w:rsid w:val="00E25D7B"/>
    <w:rsid w:val="00E274EB"/>
    <w:rsid w:val="00E30280"/>
    <w:rsid w:val="00E30F6D"/>
    <w:rsid w:val="00E3118B"/>
    <w:rsid w:val="00E31F44"/>
    <w:rsid w:val="00E320B8"/>
    <w:rsid w:val="00E32283"/>
    <w:rsid w:val="00E32893"/>
    <w:rsid w:val="00E32C69"/>
    <w:rsid w:val="00E32DB2"/>
    <w:rsid w:val="00E338B1"/>
    <w:rsid w:val="00E33CF9"/>
    <w:rsid w:val="00E33D56"/>
    <w:rsid w:val="00E343EB"/>
    <w:rsid w:val="00E34FC1"/>
    <w:rsid w:val="00E350EC"/>
    <w:rsid w:val="00E35D6E"/>
    <w:rsid w:val="00E36348"/>
    <w:rsid w:val="00E36C20"/>
    <w:rsid w:val="00E36E97"/>
    <w:rsid w:val="00E375C3"/>
    <w:rsid w:val="00E37882"/>
    <w:rsid w:val="00E404F8"/>
    <w:rsid w:val="00E40EE0"/>
    <w:rsid w:val="00E41B65"/>
    <w:rsid w:val="00E4291B"/>
    <w:rsid w:val="00E431FA"/>
    <w:rsid w:val="00E435B1"/>
    <w:rsid w:val="00E43F40"/>
    <w:rsid w:val="00E4476F"/>
    <w:rsid w:val="00E44B0F"/>
    <w:rsid w:val="00E44D18"/>
    <w:rsid w:val="00E4508B"/>
    <w:rsid w:val="00E46563"/>
    <w:rsid w:val="00E4696F"/>
    <w:rsid w:val="00E46C84"/>
    <w:rsid w:val="00E46CB3"/>
    <w:rsid w:val="00E46E17"/>
    <w:rsid w:val="00E4731D"/>
    <w:rsid w:val="00E4780A"/>
    <w:rsid w:val="00E479C5"/>
    <w:rsid w:val="00E47A7B"/>
    <w:rsid w:val="00E50783"/>
    <w:rsid w:val="00E50B17"/>
    <w:rsid w:val="00E512E8"/>
    <w:rsid w:val="00E51F91"/>
    <w:rsid w:val="00E5271E"/>
    <w:rsid w:val="00E52754"/>
    <w:rsid w:val="00E52956"/>
    <w:rsid w:val="00E53F66"/>
    <w:rsid w:val="00E54321"/>
    <w:rsid w:val="00E543E2"/>
    <w:rsid w:val="00E54724"/>
    <w:rsid w:val="00E54CD0"/>
    <w:rsid w:val="00E55220"/>
    <w:rsid w:val="00E55B98"/>
    <w:rsid w:val="00E5623D"/>
    <w:rsid w:val="00E56428"/>
    <w:rsid w:val="00E577D8"/>
    <w:rsid w:val="00E610A5"/>
    <w:rsid w:val="00E613B3"/>
    <w:rsid w:val="00E614CD"/>
    <w:rsid w:val="00E61CB4"/>
    <w:rsid w:val="00E624F8"/>
    <w:rsid w:val="00E625FA"/>
    <w:rsid w:val="00E62627"/>
    <w:rsid w:val="00E63775"/>
    <w:rsid w:val="00E6393B"/>
    <w:rsid w:val="00E63E9E"/>
    <w:rsid w:val="00E64B16"/>
    <w:rsid w:val="00E64CF0"/>
    <w:rsid w:val="00E650A6"/>
    <w:rsid w:val="00E652E3"/>
    <w:rsid w:val="00E6537A"/>
    <w:rsid w:val="00E65A34"/>
    <w:rsid w:val="00E65FB6"/>
    <w:rsid w:val="00E660D2"/>
    <w:rsid w:val="00E66725"/>
    <w:rsid w:val="00E6686D"/>
    <w:rsid w:val="00E66894"/>
    <w:rsid w:val="00E67AFC"/>
    <w:rsid w:val="00E67EF9"/>
    <w:rsid w:val="00E7049F"/>
    <w:rsid w:val="00E70606"/>
    <w:rsid w:val="00E706EA"/>
    <w:rsid w:val="00E70B86"/>
    <w:rsid w:val="00E70C3C"/>
    <w:rsid w:val="00E71669"/>
    <w:rsid w:val="00E71778"/>
    <w:rsid w:val="00E71B69"/>
    <w:rsid w:val="00E71DBF"/>
    <w:rsid w:val="00E721B9"/>
    <w:rsid w:val="00E7227A"/>
    <w:rsid w:val="00E726ED"/>
    <w:rsid w:val="00E72714"/>
    <w:rsid w:val="00E72872"/>
    <w:rsid w:val="00E72878"/>
    <w:rsid w:val="00E72B18"/>
    <w:rsid w:val="00E732A6"/>
    <w:rsid w:val="00E73414"/>
    <w:rsid w:val="00E73FF3"/>
    <w:rsid w:val="00E74588"/>
    <w:rsid w:val="00E74C84"/>
    <w:rsid w:val="00E75033"/>
    <w:rsid w:val="00E754CC"/>
    <w:rsid w:val="00E75802"/>
    <w:rsid w:val="00E761B6"/>
    <w:rsid w:val="00E76428"/>
    <w:rsid w:val="00E76C07"/>
    <w:rsid w:val="00E77497"/>
    <w:rsid w:val="00E775BC"/>
    <w:rsid w:val="00E80769"/>
    <w:rsid w:val="00E8097E"/>
    <w:rsid w:val="00E80A61"/>
    <w:rsid w:val="00E80AA3"/>
    <w:rsid w:val="00E80E2C"/>
    <w:rsid w:val="00E80F38"/>
    <w:rsid w:val="00E81125"/>
    <w:rsid w:val="00E81152"/>
    <w:rsid w:val="00E81578"/>
    <w:rsid w:val="00E819DC"/>
    <w:rsid w:val="00E81F5D"/>
    <w:rsid w:val="00E821AC"/>
    <w:rsid w:val="00E82328"/>
    <w:rsid w:val="00E82523"/>
    <w:rsid w:val="00E82F00"/>
    <w:rsid w:val="00E833F5"/>
    <w:rsid w:val="00E83F05"/>
    <w:rsid w:val="00E84582"/>
    <w:rsid w:val="00E8584E"/>
    <w:rsid w:val="00E85BAD"/>
    <w:rsid w:val="00E85D87"/>
    <w:rsid w:val="00E85F29"/>
    <w:rsid w:val="00E85F3D"/>
    <w:rsid w:val="00E867D2"/>
    <w:rsid w:val="00E86857"/>
    <w:rsid w:val="00E86BA5"/>
    <w:rsid w:val="00E87751"/>
    <w:rsid w:val="00E906C4"/>
    <w:rsid w:val="00E90AD0"/>
    <w:rsid w:val="00E9100E"/>
    <w:rsid w:val="00E912F2"/>
    <w:rsid w:val="00E91340"/>
    <w:rsid w:val="00E91734"/>
    <w:rsid w:val="00E91EEE"/>
    <w:rsid w:val="00E9241A"/>
    <w:rsid w:val="00E926E2"/>
    <w:rsid w:val="00E94AC6"/>
    <w:rsid w:val="00E958C2"/>
    <w:rsid w:val="00E95C83"/>
    <w:rsid w:val="00E96A32"/>
    <w:rsid w:val="00E96BA5"/>
    <w:rsid w:val="00EA00A5"/>
    <w:rsid w:val="00EA0311"/>
    <w:rsid w:val="00EA083D"/>
    <w:rsid w:val="00EA0A8D"/>
    <w:rsid w:val="00EA0EA1"/>
    <w:rsid w:val="00EA1167"/>
    <w:rsid w:val="00EA11C5"/>
    <w:rsid w:val="00EA1871"/>
    <w:rsid w:val="00EA1B0A"/>
    <w:rsid w:val="00EA1B5F"/>
    <w:rsid w:val="00EA2719"/>
    <w:rsid w:val="00EA2ECD"/>
    <w:rsid w:val="00EA310A"/>
    <w:rsid w:val="00EA312C"/>
    <w:rsid w:val="00EA34EA"/>
    <w:rsid w:val="00EA3F35"/>
    <w:rsid w:val="00EA4F82"/>
    <w:rsid w:val="00EA595E"/>
    <w:rsid w:val="00EA5E1B"/>
    <w:rsid w:val="00EA6801"/>
    <w:rsid w:val="00EA71C5"/>
    <w:rsid w:val="00EA79F3"/>
    <w:rsid w:val="00EB0237"/>
    <w:rsid w:val="00EB0764"/>
    <w:rsid w:val="00EB07D2"/>
    <w:rsid w:val="00EB0AF3"/>
    <w:rsid w:val="00EB0D59"/>
    <w:rsid w:val="00EB11F8"/>
    <w:rsid w:val="00EB121A"/>
    <w:rsid w:val="00EB1C92"/>
    <w:rsid w:val="00EB1E7F"/>
    <w:rsid w:val="00EB24FE"/>
    <w:rsid w:val="00EB2682"/>
    <w:rsid w:val="00EB2798"/>
    <w:rsid w:val="00EB368B"/>
    <w:rsid w:val="00EB385B"/>
    <w:rsid w:val="00EB3D3D"/>
    <w:rsid w:val="00EB4040"/>
    <w:rsid w:val="00EB4245"/>
    <w:rsid w:val="00EB47CB"/>
    <w:rsid w:val="00EB5111"/>
    <w:rsid w:val="00EB555A"/>
    <w:rsid w:val="00EB6200"/>
    <w:rsid w:val="00EB71B6"/>
    <w:rsid w:val="00EB744A"/>
    <w:rsid w:val="00EB7776"/>
    <w:rsid w:val="00EC0EFF"/>
    <w:rsid w:val="00EC0F18"/>
    <w:rsid w:val="00EC125B"/>
    <w:rsid w:val="00EC2009"/>
    <w:rsid w:val="00EC28CC"/>
    <w:rsid w:val="00EC3833"/>
    <w:rsid w:val="00EC59CB"/>
    <w:rsid w:val="00EC6FB2"/>
    <w:rsid w:val="00EC78F6"/>
    <w:rsid w:val="00EC7C07"/>
    <w:rsid w:val="00EC7D62"/>
    <w:rsid w:val="00EC7F73"/>
    <w:rsid w:val="00ED0770"/>
    <w:rsid w:val="00ED0B7F"/>
    <w:rsid w:val="00ED1E92"/>
    <w:rsid w:val="00ED234D"/>
    <w:rsid w:val="00ED23EC"/>
    <w:rsid w:val="00ED240D"/>
    <w:rsid w:val="00ED2CB1"/>
    <w:rsid w:val="00ED342F"/>
    <w:rsid w:val="00ED460D"/>
    <w:rsid w:val="00ED4748"/>
    <w:rsid w:val="00ED542F"/>
    <w:rsid w:val="00ED5A7F"/>
    <w:rsid w:val="00ED63AB"/>
    <w:rsid w:val="00ED64EF"/>
    <w:rsid w:val="00ED69CC"/>
    <w:rsid w:val="00ED761E"/>
    <w:rsid w:val="00ED784A"/>
    <w:rsid w:val="00ED7EB3"/>
    <w:rsid w:val="00EE1160"/>
    <w:rsid w:val="00EE16BD"/>
    <w:rsid w:val="00EE1B74"/>
    <w:rsid w:val="00EE1F3C"/>
    <w:rsid w:val="00EE2761"/>
    <w:rsid w:val="00EE29BF"/>
    <w:rsid w:val="00EE2EB5"/>
    <w:rsid w:val="00EE313F"/>
    <w:rsid w:val="00EE34CE"/>
    <w:rsid w:val="00EE35BA"/>
    <w:rsid w:val="00EE36C4"/>
    <w:rsid w:val="00EE3FBC"/>
    <w:rsid w:val="00EE5498"/>
    <w:rsid w:val="00EE5B27"/>
    <w:rsid w:val="00EE5E99"/>
    <w:rsid w:val="00EE6CB2"/>
    <w:rsid w:val="00EE6FF8"/>
    <w:rsid w:val="00EE72B3"/>
    <w:rsid w:val="00EE73B3"/>
    <w:rsid w:val="00EE7617"/>
    <w:rsid w:val="00EE77CB"/>
    <w:rsid w:val="00EE79E8"/>
    <w:rsid w:val="00EE7A13"/>
    <w:rsid w:val="00EF0027"/>
    <w:rsid w:val="00EF09FB"/>
    <w:rsid w:val="00EF1BEC"/>
    <w:rsid w:val="00EF1FE0"/>
    <w:rsid w:val="00EF206A"/>
    <w:rsid w:val="00EF2233"/>
    <w:rsid w:val="00EF238C"/>
    <w:rsid w:val="00EF2471"/>
    <w:rsid w:val="00EF2D49"/>
    <w:rsid w:val="00EF30EA"/>
    <w:rsid w:val="00EF363F"/>
    <w:rsid w:val="00EF377E"/>
    <w:rsid w:val="00EF3BCA"/>
    <w:rsid w:val="00EF3F9B"/>
    <w:rsid w:val="00EF49A7"/>
    <w:rsid w:val="00EF4A39"/>
    <w:rsid w:val="00EF4C19"/>
    <w:rsid w:val="00EF591C"/>
    <w:rsid w:val="00EF706A"/>
    <w:rsid w:val="00EF77D8"/>
    <w:rsid w:val="00F00556"/>
    <w:rsid w:val="00F007E3"/>
    <w:rsid w:val="00F00A14"/>
    <w:rsid w:val="00F00D7C"/>
    <w:rsid w:val="00F012F7"/>
    <w:rsid w:val="00F01537"/>
    <w:rsid w:val="00F0301E"/>
    <w:rsid w:val="00F0398D"/>
    <w:rsid w:val="00F03F8E"/>
    <w:rsid w:val="00F0412C"/>
    <w:rsid w:val="00F04509"/>
    <w:rsid w:val="00F04E83"/>
    <w:rsid w:val="00F07316"/>
    <w:rsid w:val="00F07521"/>
    <w:rsid w:val="00F079A9"/>
    <w:rsid w:val="00F07B04"/>
    <w:rsid w:val="00F07F43"/>
    <w:rsid w:val="00F103C2"/>
    <w:rsid w:val="00F106B4"/>
    <w:rsid w:val="00F10D29"/>
    <w:rsid w:val="00F10D67"/>
    <w:rsid w:val="00F11008"/>
    <w:rsid w:val="00F1230C"/>
    <w:rsid w:val="00F12460"/>
    <w:rsid w:val="00F12BFD"/>
    <w:rsid w:val="00F14459"/>
    <w:rsid w:val="00F144A1"/>
    <w:rsid w:val="00F14B7C"/>
    <w:rsid w:val="00F15231"/>
    <w:rsid w:val="00F15956"/>
    <w:rsid w:val="00F16CCB"/>
    <w:rsid w:val="00F16D7F"/>
    <w:rsid w:val="00F16DF8"/>
    <w:rsid w:val="00F16EA2"/>
    <w:rsid w:val="00F16F4F"/>
    <w:rsid w:val="00F170FE"/>
    <w:rsid w:val="00F174DB"/>
    <w:rsid w:val="00F1783C"/>
    <w:rsid w:val="00F17B4B"/>
    <w:rsid w:val="00F204E5"/>
    <w:rsid w:val="00F20AF9"/>
    <w:rsid w:val="00F20E26"/>
    <w:rsid w:val="00F2168F"/>
    <w:rsid w:val="00F21891"/>
    <w:rsid w:val="00F21E69"/>
    <w:rsid w:val="00F2266E"/>
    <w:rsid w:val="00F226EA"/>
    <w:rsid w:val="00F22CBA"/>
    <w:rsid w:val="00F2337E"/>
    <w:rsid w:val="00F235D1"/>
    <w:rsid w:val="00F23FA0"/>
    <w:rsid w:val="00F24C4D"/>
    <w:rsid w:val="00F24DCF"/>
    <w:rsid w:val="00F24EB5"/>
    <w:rsid w:val="00F25C9A"/>
    <w:rsid w:val="00F25D17"/>
    <w:rsid w:val="00F25E1C"/>
    <w:rsid w:val="00F2679E"/>
    <w:rsid w:val="00F2731D"/>
    <w:rsid w:val="00F27CD3"/>
    <w:rsid w:val="00F27F5C"/>
    <w:rsid w:val="00F30646"/>
    <w:rsid w:val="00F306A4"/>
    <w:rsid w:val="00F30A78"/>
    <w:rsid w:val="00F30E98"/>
    <w:rsid w:val="00F319DC"/>
    <w:rsid w:val="00F3243B"/>
    <w:rsid w:val="00F328F2"/>
    <w:rsid w:val="00F33B1A"/>
    <w:rsid w:val="00F33FA1"/>
    <w:rsid w:val="00F34354"/>
    <w:rsid w:val="00F34AF3"/>
    <w:rsid w:val="00F36DA9"/>
    <w:rsid w:val="00F37DF5"/>
    <w:rsid w:val="00F37EB3"/>
    <w:rsid w:val="00F40394"/>
    <w:rsid w:val="00F40878"/>
    <w:rsid w:val="00F4104D"/>
    <w:rsid w:val="00F411F6"/>
    <w:rsid w:val="00F4124C"/>
    <w:rsid w:val="00F41678"/>
    <w:rsid w:val="00F419A1"/>
    <w:rsid w:val="00F438D4"/>
    <w:rsid w:val="00F43E9C"/>
    <w:rsid w:val="00F4481A"/>
    <w:rsid w:val="00F44854"/>
    <w:rsid w:val="00F44A1F"/>
    <w:rsid w:val="00F45224"/>
    <w:rsid w:val="00F459F0"/>
    <w:rsid w:val="00F460AA"/>
    <w:rsid w:val="00F461C2"/>
    <w:rsid w:val="00F46CA1"/>
    <w:rsid w:val="00F474F6"/>
    <w:rsid w:val="00F477D2"/>
    <w:rsid w:val="00F47E5D"/>
    <w:rsid w:val="00F500E1"/>
    <w:rsid w:val="00F5066A"/>
    <w:rsid w:val="00F50C0D"/>
    <w:rsid w:val="00F52244"/>
    <w:rsid w:val="00F52DA8"/>
    <w:rsid w:val="00F52DB3"/>
    <w:rsid w:val="00F5321D"/>
    <w:rsid w:val="00F55AD9"/>
    <w:rsid w:val="00F55BFC"/>
    <w:rsid w:val="00F564C5"/>
    <w:rsid w:val="00F56AD5"/>
    <w:rsid w:val="00F56D12"/>
    <w:rsid w:val="00F5744B"/>
    <w:rsid w:val="00F574D9"/>
    <w:rsid w:val="00F5762F"/>
    <w:rsid w:val="00F60A40"/>
    <w:rsid w:val="00F61570"/>
    <w:rsid w:val="00F61599"/>
    <w:rsid w:val="00F617D1"/>
    <w:rsid w:val="00F617F9"/>
    <w:rsid w:val="00F61927"/>
    <w:rsid w:val="00F620ED"/>
    <w:rsid w:val="00F6224C"/>
    <w:rsid w:val="00F627FE"/>
    <w:rsid w:val="00F62C9B"/>
    <w:rsid w:val="00F6333A"/>
    <w:rsid w:val="00F63F0D"/>
    <w:rsid w:val="00F64DED"/>
    <w:rsid w:val="00F64E1A"/>
    <w:rsid w:val="00F64ED7"/>
    <w:rsid w:val="00F659A8"/>
    <w:rsid w:val="00F65AAE"/>
    <w:rsid w:val="00F66266"/>
    <w:rsid w:val="00F671C5"/>
    <w:rsid w:val="00F678F3"/>
    <w:rsid w:val="00F67909"/>
    <w:rsid w:val="00F67966"/>
    <w:rsid w:val="00F67D68"/>
    <w:rsid w:val="00F7088B"/>
    <w:rsid w:val="00F70F0A"/>
    <w:rsid w:val="00F710D2"/>
    <w:rsid w:val="00F71A66"/>
    <w:rsid w:val="00F71D44"/>
    <w:rsid w:val="00F72446"/>
    <w:rsid w:val="00F72598"/>
    <w:rsid w:val="00F726FB"/>
    <w:rsid w:val="00F727D0"/>
    <w:rsid w:val="00F73D3C"/>
    <w:rsid w:val="00F75B67"/>
    <w:rsid w:val="00F75C52"/>
    <w:rsid w:val="00F75D28"/>
    <w:rsid w:val="00F769C4"/>
    <w:rsid w:val="00F76D7F"/>
    <w:rsid w:val="00F76E0D"/>
    <w:rsid w:val="00F770B9"/>
    <w:rsid w:val="00F77265"/>
    <w:rsid w:val="00F7767D"/>
    <w:rsid w:val="00F77917"/>
    <w:rsid w:val="00F77938"/>
    <w:rsid w:val="00F77DD8"/>
    <w:rsid w:val="00F8032F"/>
    <w:rsid w:val="00F80F9F"/>
    <w:rsid w:val="00F8162A"/>
    <w:rsid w:val="00F81F76"/>
    <w:rsid w:val="00F828E1"/>
    <w:rsid w:val="00F82E34"/>
    <w:rsid w:val="00F837B1"/>
    <w:rsid w:val="00F83CF7"/>
    <w:rsid w:val="00F848EB"/>
    <w:rsid w:val="00F84DC3"/>
    <w:rsid w:val="00F84E7C"/>
    <w:rsid w:val="00F8602C"/>
    <w:rsid w:val="00F862EE"/>
    <w:rsid w:val="00F872A9"/>
    <w:rsid w:val="00F87447"/>
    <w:rsid w:val="00F87676"/>
    <w:rsid w:val="00F876EC"/>
    <w:rsid w:val="00F877DA"/>
    <w:rsid w:val="00F8781D"/>
    <w:rsid w:val="00F902DF"/>
    <w:rsid w:val="00F9037E"/>
    <w:rsid w:val="00F90840"/>
    <w:rsid w:val="00F90D3B"/>
    <w:rsid w:val="00F915C5"/>
    <w:rsid w:val="00F91827"/>
    <w:rsid w:val="00F926D7"/>
    <w:rsid w:val="00F929C4"/>
    <w:rsid w:val="00F92DB3"/>
    <w:rsid w:val="00F935D3"/>
    <w:rsid w:val="00F937DA"/>
    <w:rsid w:val="00F94059"/>
    <w:rsid w:val="00F948C8"/>
    <w:rsid w:val="00F949BE"/>
    <w:rsid w:val="00F94F77"/>
    <w:rsid w:val="00F960BE"/>
    <w:rsid w:val="00F9694F"/>
    <w:rsid w:val="00F97E8E"/>
    <w:rsid w:val="00F97F7F"/>
    <w:rsid w:val="00FA0122"/>
    <w:rsid w:val="00FA09A9"/>
    <w:rsid w:val="00FA1646"/>
    <w:rsid w:val="00FA1898"/>
    <w:rsid w:val="00FA200F"/>
    <w:rsid w:val="00FA26C8"/>
    <w:rsid w:val="00FA26E6"/>
    <w:rsid w:val="00FA2A04"/>
    <w:rsid w:val="00FA2F8B"/>
    <w:rsid w:val="00FA3203"/>
    <w:rsid w:val="00FA34E7"/>
    <w:rsid w:val="00FA37DB"/>
    <w:rsid w:val="00FA39D0"/>
    <w:rsid w:val="00FA3FCC"/>
    <w:rsid w:val="00FA44BA"/>
    <w:rsid w:val="00FA4775"/>
    <w:rsid w:val="00FA52F8"/>
    <w:rsid w:val="00FA559C"/>
    <w:rsid w:val="00FA5D11"/>
    <w:rsid w:val="00FA657F"/>
    <w:rsid w:val="00FA6597"/>
    <w:rsid w:val="00FA69ED"/>
    <w:rsid w:val="00FA6DA7"/>
    <w:rsid w:val="00FA76AD"/>
    <w:rsid w:val="00FA7C0C"/>
    <w:rsid w:val="00FA7F7F"/>
    <w:rsid w:val="00FA7F97"/>
    <w:rsid w:val="00FB01DF"/>
    <w:rsid w:val="00FB0307"/>
    <w:rsid w:val="00FB0CA9"/>
    <w:rsid w:val="00FB0D52"/>
    <w:rsid w:val="00FB0F1F"/>
    <w:rsid w:val="00FB133D"/>
    <w:rsid w:val="00FB2277"/>
    <w:rsid w:val="00FB286F"/>
    <w:rsid w:val="00FB33C0"/>
    <w:rsid w:val="00FB3C86"/>
    <w:rsid w:val="00FB4D7F"/>
    <w:rsid w:val="00FB52EE"/>
    <w:rsid w:val="00FB56C6"/>
    <w:rsid w:val="00FB617E"/>
    <w:rsid w:val="00FB619D"/>
    <w:rsid w:val="00FB6304"/>
    <w:rsid w:val="00FB6E5E"/>
    <w:rsid w:val="00FB75B9"/>
    <w:rsid w:val="00FB7781"/>
    <w:rsid w:val="00FB7B23"/>
    <w:rsid w:val="00FB7F29"/>
    <w:rsid w:val="00FC0437"/>
    <w:rsid w:val="00FC08CA"/>
    <w:rsid w:val="00FC151F"/>
    <w:rsid w:val="00FC1A2F"/>
    <w:rsid w:val="00FC1AB5"/>
    <w:rsid w:val="00FC1F30"/>
    <w:rsid w:val="00FC2251"/>
    <w:rsid w:val="00FC31E9"/>
    <w:rsid w:val="00FC33B1"/>
    <w:rsid w:val="00FC36A7"/>
    <w:rsid w:val="00FC399E"/>
    <w:rsid w:val="00FC3BC9"/>
    <w:rsid w:val="00FC4479"/>
    <w:rsid w:val="00FC5017"/>
    <w:rsid w:val="00FC5053"/>
    <w:rsid w:val="00FC55A8"/>
    <w:rsid w:val="00FC56FA"/>
    <w:rsid w:val="00FC6066"/>
    <w:rsid w:val="00FC6FE4"/>
    <w:rsid w:val="00FC7536"/>
    <w:rsid w:val="00FD005B"/>
    <w:rsid w:val="00FD0931"/>
    <w:rsid w:val="00FD13C0"/>
    <w:rsid w:val="00FD22E5"/>
    <w:rsid w:val="00FD23E2"/>
    <w:rsid w:val="00FD2775"/>
    <w:rsid w:val="00FD2CF3"/>
    <w:rsid w:val="00FD33BB"/>
    <w:rsid w:val="00FD3A6E"/>
    <w:rsid w:val="00FD4CD5"/>
    <w:rsid w:val="00FD645E"/>
    <w:rsid w:val="00FD6556"/>
    <w:rsid w:val="00FD65DE"/>
    <w:rsid w:val="00FD6636"/>
    <w:rsid w:val="00FD6EDD"/>
    <w:rsid w:val="00FD73A2"/>
    <w:rsid w:val="00FD7525"/>
    <w:rsid w:val="00FD7F41"/>
    <w:rsid w:val="00FE0BE0"/>
    <w:rsid w:val="00FE0C67"/>
    <w:rsid w:val="00FE0D6D"/>
    <w:rsid w:val="00FE1300"/>
    <w:rsid w:val="00FE1886"/>
    <w:rsid w:val="00FE1D9C"/>
    <w:rsid w:val="00FE227F"/>
    <w:rsid w:val="00FE23BC"/>
    <w:rsid w:val="00FE3BD9"/>
    <w:rsid w:val="00FE434F"/>
    <w:rsid w:val="00FE4F42"/>
    <w:rsid w:val="00FE56FF"/>
    <w:rsid w:val="00FE5E17"/>
    <w:rsid w:val="00FE5F37"/>
    <w:rsid w:val="00FE60A0"/>
    <w:rsid w:val="00FE6502"/>
    <w:rsid w:val="00FE73F6"/>
    <w:rsid w:val="00FE7609"/>
    <w:rsid w:val="00FF049C"/>
    <w:rsid w:val="00FF0B98"/>
    <w:rsid w:val="00FF0EC2"/>
    <w:rsid w:val="00FF0EDA"/>
    <w:rsid w:val="00FF1DF7"/>
    <w:rsid w:val="00FF2B13"/>
    <w:rsid w:val="00FF2C02"/>
    <w:rsid w:val="00FF2E38"/>
    <w:rsid w:val="00FF303E"/>
    <w:rsid w:val="00FF36B2"/>
    <w:rsid w:val="00FF36BB"/>
    <w:rsid w:val="00FF3D07"/>
    <w:rsid w:val="00FF3E90"/>
    <w:rsid w:val="00FF3FB1"/>
    <w:rsid w:val="00FF4BEE"/>
    <w:rsid w:val="00FF64BE"/>
    <w:rsid w:val="00FF7312"/>
    <w:rsid w:val="00FF7935"/>
    <w:rsid w:val="00FF7CA2"/>
    <w:rsid w:val="00FF7F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39621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4264B3"/>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left" w:pos="400"/>
        <w:tab w:val="left" w:pos="560"/>
      </w:tabs>
      <w:suppressAutoHyphens/>
      <w:spacing w:before="270" w:line="270" w:lineRule="exact"/>
      <w:jc w:val="left"/>
      <w:outlineLvl w:val="0"/>
    </w:pPr>
    <w:rPr>
      <w:b/>
      <w:sz w:val="24"/>
    </w:rPr>
  </w:style>
  <w:style w:type="paragraph" w:styleId="20">
    <w:name w:val="heading 2"/>
    <w:basedOn w:val="1"/>
    <w:next w:val="a9"/>
    <w:link w:val="23"/>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40">
    <w:name w:val="heading 4"/>
    <w:basedOn w:val="30"/>
    <w:next w:val="a9"/>
    <w:link w:val="43"/>
    <w:qFormat/>
    <w:rsid w:val="00D148E9"/>
    <w:pPr>
      <w:numPr>
        <w:ilvl w:val="3"/>
      </w:numPr>
      <w:tabs>
        <w:tab w:val="clear" w:pos="660"/>
        <w:tab w:val="clear" w:pos="880"/>
        <w:tab w:val="left" w:pos="940"/>
        <w:tab w:val="left" w:pos="1140"/>
        <w:tab w:val="left" w:pos="1360"/>
      </w:tabs>
      <w:outlineLvl w:val="3"/>
    </w:pPr>
  </w:style>
  <w:style w:type="paragraph" w:styleId="51">
    <w:name w:val="heading 5"/>
    <w:basedOn w:val="40"/>
    <w:next w:val="a9"/>
    <w:link w:val="52"/>
    <w:qFormat/>
    <w:rsid w:val="00483C7C"/>
    <w:pPr>
      <w:numPr>
        <w:ilvl w:val="4"/>
      </w:numPr>
      <w:tabs>
        <w:tab w:val="clear" w:pos="940"/>
        <w:tab w:val="clear" w:pos="1140"/>
        <w:tab w:val="clear" w:pos="1360"/>
      </w:tabs>
      <w:outlineLvl w:val="4"/>
    </w:pPr>
  </w:style>
  <w:style w:type="paragraph" w:styleId="6">
    <w:name w:val="heading 6"/>
    <w:aliases w:val="do not use!"/>
    <w:basedOn w:val="51"/>
    <w:next w:val="a9"/>
    <w:link w:val="60"/>
    <w:qFormat/>
    <w:pPr>
      <w:numPr>
        <w:ilvl w:val="5"/>
      </w:numPr>
      <w:outlineLvl w:val="5"/>
    </w:pPr>
  </w:style>
  <w:style w:type="paragraph" w:styleId="7">
    <w:name w:val="heading 7"/>
    <w:aliases w:val="do not use!!"/>
    <w:basedOn w:val="6"/>
    <w:next w:val="a9"/>
    <w:link w:val="70"/>
    <w:qFormat/>
    <w:pPr>
      <w:numPr>
        <w:ilvl w:val="6"/>
      </w:numPr>
      <w:outlineLvl w:val="6"/>
    </w:pPr>
  </w:style>
  <w:style w:type="paragraph" w:styleId="8">
    <w:name w:val="heading 8"/>
    <w:aliases w:val="do not use!!!"/>
    <w:basedOn w:val="6"/>
    <w:next w:val="a9"/>
    <w:link w:val="80"/>
    <w:qFormat/>
    <w:pPr>
      <w:numPr>
        <w:ilvl w:val="7"/>
      </w:numPr>
      <w:outlineLvl w:val="7"/>
    </w:pPr>
  </w:style>
  <w:style w:type="paragraph" w:styleId="9">
    <w:name w:val="heading 9"/>
    <w:aliases w:val="do not use!!!!"/>
    <w:basedOn w:val="6"/>
    <w:next w:val="a9"/>
    <w:link w:val="90"/>
    <w:qFormat/>
    <w:pPr>
      <w:numPr>
        <w:ilvl w:val="8"/>
      </w:numPr>
      <w:outlineLvl w:val="8"/>
    </w:p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customStyle="1" w:styleId="a2">
    <w:name w:val="a2"/>
    <w:basedOn w:val="20"/>
    <w:next w:val="a9"/>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127"/>
      </w:numPr>
      <w:tabs>
        <w:tab w:val="clear" w:pos="660"/>
        <w:tab w:val="left" w:pos="640"/>
      </w:tabs>
      <w:spacing w:line="250" w:lineRule="exact"/>
    </w:pPr>
    <w:rPr>
      <w:sz w:val="22"/>
    </w:rPr>
  </w:style>
  <w:style w:type="paragraph" w:customStyle="1" w:styleId="a4">
    <w:name w:val="a4"/>
    <w:basedOn w:val="40"/>
    <w:next w:val="a9"/>
    <w:pPr>
      <w:numPr>
        <w:numId w:val="1127"/>
      </w:numPr>
      <w:tabs>
        <w:tab w:val="clear" w:pos="940"/>
        <w:tab w:val="clear" w:pos="1140"/>
        <w:tab w:val="clear" w:pos="1360"/>
        <w:tab w:val="left" w:pos="880"/>
      </w:tabs>
    </w:pPr>
  </w:style>
  <w:style w:type="paragraph" w:customStyle="1" w:styleId="a5">
    <w:name w:val="a5"/>
    <w:basedOn w:val="51"/>
    <w:next w:val="a9"/>
    <w:pPr>
      <w:numPr>
        <w:numId w:val="1127"/>
      </w:numPr>
      <w:tabs>
        <w:tab w:val="left" w:pos="1140"/>
        <w:tab w:val="left" w:pos="1360"/>
      </w:tabs>
    </w:pPr>
  </w:style>
  <w:style w:type="paragraph" w:customStyle="1" w:styleId="a6">
    <w:name w:val="a6"/>
    <w:basedOn w:val="6"/>
    <w:next w:val="a9"/>
    <w:pPr>
      <w:numPr>
        <w:numId w:val="1127"/>
      </w:numPr>
      <w:tabs>
        <w:tab w:val="left" w:pos="1140"/>
        <w:tab w:val="left" w:pos="1360"/>
      </w:tabs>
    </w:pPr>
  </w:style>
  <w:style w:type="paragraph" w:customStyle="1" w:styleId="ANNEX">
    <w:name w:val="ANNEX"/>
    <w:basedOn w:val="a9"/>
    <w:next w:val="a9"/>
    <w:pPr>
      <w:keepNext/>
      <w:pageBreakBefore/>
      <w:numPr>
        <w:numId w:val="1127"/>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1">
    <w:name w:val="Bibliography1"/>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link w:val="af"/>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0">
    <w:name w:val="Body Text First Indent"/>
    <w:basedOn w:val="ae"/>
    <w:link w:val="af1"/>
    <w:pPr>
      <w:spacing w:before="0" w:after="120"/>
      <w:ind w:firstLine="210"/>
    </w:pPr>
  </w:style>
  <w:style w:type="paragraph" w:styleId="af2">
    <w:name w:val="Body Text Indent"/>
    <w:basedOn w:val="a9"/>
    <w:link w:val="af3"/>
    <w:pPr>
      <w:spacing w:after="120"/>
      <w:ind w:left="283"/>
    </w:pPr>
  </w:style>
  <w:style w:type="paragraph" w:styleId="26">
    <w:name w:val="Body Text First Indent 2"/>
    <w:basedOn w:val="a9"/>
    <w:link w:val="27"/>
    <w:pPr>
      <w:ind w:firstLine="210"/>
    </w:pPr>
  </w:style>
  <w:style w:type="paragraph" w:styleId="28">
    <w:name w:val="Body Text Indent 2"/>
    <w:basedOn w:val="a9"/>
    <w:link w:val="29"/>
    <w:pPr>
      <w:spacing w:after="120" w:line="480" w:lineRule="auto"/>
      <w:ind w:left="283"/>
    </w:pPr>
  </w:style>
  <w:style w:type="paragraph" w:styleId="36">
    <w:name w:val="Body Text Indent 3"/>
    <w:basedOn w:val="a9"/>
    <w:link w:val="37"/>
    <w:pPr>
      <w:spacing w:after="120"/>
      <w:ind w:left="283"/>
    </w:pPr>
    <w:rPr>
      <w:sz w:val="16"/>
    </w:rPr>
  </w:style>
  <w:style w:type="paragraph" w:styleId="af4">
    <w:name w:val="Closing"/>
    <w:basedOn w:val="a9"/>
    <w:link w:val="af5"/>
    <w:pPr>
      <w:ind w:left="4252"/>
    </w:pPr>
  </w:style>
  <w:style w:type="character" w:styleId="af6">
    <w:name w:val="annotation reference"/>
    <w:uiPriority w:val="99"/>
    <w:semiHidden/>
    <w:rPr>
      <w:noProof w:val="0"/>
      <w:sz w:val="16"/>
      <w:lang w:val="fr-FR"/>
    </w:rPr>
  </w:style>
  <w:style w:type="paragraph" w:styleId="af7">
    <w:name w:val="annotation text"/>
    <w:basedOn w:val="a9"/>
    <w:link w:val="af8"/>
    <w:uiPriority w:val="99"/>
    <w:semiHidden/>
  </w:style>
  <w:style w:type="paragraph" w:styleId="af9">
    <w:name w:val="Date"/>
    <w:basedOn w:val="a9"/>
    <w:next w:val="a9"/>
    <w:link w:val="afa"/>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b">
    <w:name w:val="Document Map"/>
    <w:basedOn w:val="a9"/>
    <w:link w:val="afc"/>
    <w:uiPriority w:val="99"/>
    <w:semiHidden/>
    <w:pPr>
      <w:shd w:val="clear" w:color="auto" w:fill="000080"/>
    </w:pPr>
    <w:rPr>
      <w:rFonts w:ascii="Tahoma" w:hAnsi="Tahoma"/>
    </w:rPr>
  </w:style>
  <w:style w:type="character" w:styleId="afd">
    <w:name w:val="Emphasis"/>
    <w:qFormat/>
    <w:rPr>
      <w:i/>
      <w:noProof w:val="0"/>
      <w:lang w:val="fr-FR"/>
    </w:rPr>
  </w:style>
  <w:style w:type="character" w:styleId="afe">
    <w:name w:val="endnote reference"/>
    <w:semiHidden/>
    <w:rPr>
      <w:noProof w:val="0"/>
      <w:vertAlign w:val="superscript"/>
      <w:lang w:val="fr-FR"/>
    </w:rPr>
  </w:style>
  <w:style w:type="paragraph" w:styleId="aff">
    <w:name w:val="endnote text"/>
    <w:basedOn w:val="a9"/>
    <w:link w:val="aff0"/>
    <w:semiHidden/>
  </w:style>
  <w:style w:type="paragraph" w:styleId="aff1">
    <w:name w:val="envelope address"/>
    <w:basedOn w:val="a9"/>
    <w:pPr>
      <w:framePr w:w="7938" w:h="1985" w:hRule="exact" w:hSpace="141" w:wrap="auto" w:hAnchor="page" w:xAlign="center" w:yAlign="bottom"/>
      <w:ind w:left="2835"/>
    </w:pPr>
    <w:rPr>
      <w:sz w:val="24"/>
    </w:rPr>
  </w:style>
  <w:style w:type="paragraph" w:styleId="aff2">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f3">
    <w:name w:val="FollowedHyperlink"/>
    <w:rPr>
      <w:noProof w:val="0"/>
      <w:color w:val="800080"/>
      <w:u w:val="single"/>
      <w:lang w:val="fr-FR"/>
    </w:rPr>
  </w:style>
  <w:style w:type="paragraph" w:styleId="aff4">
    <w:name w:val="footer"/>
    <w:basedOn w:val="a9"/>
    <w:link w:val="aff5"/>
    <w:pPr>
      <w:spacing w:after="0" w:line="220" w:lineRule="exact"/>
    </w:pPr>
  </w:style>
  <w:style w:type="character" w:styleId="aff6">
    <w:name w:val="footnote reference"/>
    <w:semiHidden/>
    <w:rPr>
      <w:noProof/>
      <w:position w:val="6"/>
      <w:sz w:val="16"/>
      <w:vertAlign w:val="baseline"/>
      <w:lang w:val="fr-FR"/>
    </w:rPr>
  </w:style>
  <w:style w:type="paragraph" w:styleId="aff7">
    <w:name w:val="footnote text"/>
    <w:basedOn w:val="a9"/>
    <w:link w:val="aff8"/>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9">
    <w:name w:val="header"/>
    <w:basedOn w:val="a9"/>
    <w:link w:val="affa"/>
    <w:pPr>
      <w:spacing w:after="740" w:line="220" w:lineRule="exact"/>
    </w:pPr>
    <w:rPr>
      <w:b/>
      <w:sz w:val="22"/>
    </w:rPr>
  </w:style>
  <w:style w:type="character" w:styleId="affb">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a">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1">
    <w:name w:val="index 7"/>
    <w:basedOn w:val="a9"/>
    <w:next w:val="a9"/>
    <w:autoRedefine/>
    <w:semiHidden/>
    <w:pPr>
      <w:spacing w:line="220" w:lineRule="atLeast"/>
      <w:ind w:left="1400" w:hanging="200"/>
    </w:pPr>
    <w:rPr>
      <w:b/>
    </w:rPr>
  </w:style>
  <w:style w:type="paragraph" w:styleId="81">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c">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d">
    <w:name w:val="line number"/>
    <w:rPr>
      <w:noProof w:val="0"/>
      <w:lang w:val="fr-FR"/>
    </w:rPr>
  </w:style>
  <w:style w:type="paragraph" w:styleId="affe">
    <w:name w:val="List"/>
    <w:basedOn w:val="a9"/>
    <w:pPr>
      <w:ind w:left="283" w:hanging="283"/>
    </w:pPr>
  </w:style>
  <w:style w:type="paragraph" w:styleId="2b">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f">
    <w:name w:val="macro"/>
    <w:link w:val="afff0"/>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f1">
    <w:name w:val="Message Header"/>
    <w:basedOn w:val="a9"/>
    <w:link w:val="afff2"/>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f3">
    <w:name w:val="Normal Indent"/>
    <w:basedOn w:val="a9"/>
    <w:pPr>
      <w:ind w:left="708"/>
    </w:pPr>
  </w:style>
  <w:style w:type="paragraph" w:customStyle="1" w:styleId="Note">
    <w:name w:val="Note"/>
    <w:basedOn w:val="a9"/>
    <w:next w:val="a9"/>
    <w:qFormat/>
    <w:pPr>
      <w:tabs>
        <w:tab w:val="left" w:pos="960"/>
      </w:tabs>
      <w:spacing w:line="210" w:lineRule="atLeast"/>
    </w:pPr>
    <w:rPr>
      <w:sz w:val="18"/>
    </w:rPr>
  </w:style>
  <w:style w:type="paragraph" w:styleId="afff4">
    <w:name w:val="Note Heading"/>
    <w:basedOn w:val="a9"/>
    <w:next w:val="a9"/>
    <w:link w:val="afff5"/>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f6">
    <w:name w:val="page number"/>
    <w:rPr>
      <w:noProof w:val="0"/>
      <w:lang w:val="fr-FR"/>
    </w:rPr>
  </w:style>
  <w:style w:type="paragraph" w:styleId="afff7">
    <w:name w:val="Plain Text"/>
    <w:basedOn w:val="a9"/>
    <w:link w:val="afff8"/>
    <w:uiPriority w:val="99"/>
    <w:rPr>
      <w:rFonts w:ascii="Courier New" w:hAnsi="Courier New"/>
    </w:rPr>
  </w:style>
  <w:style w:type="paragraph" w:customStyle="1" w:styleId="RefNorm">
    <w:name w:val="RefNorm"/>
    <w:basedOn w:val="a9"/>
    <w:next w:val="a9"/>
  </w:style>
  <w:style w:type="paragraph" w:styleId="afff9">
    <w:name w:val="Salutation"/>
    <w:basedOn w:val="a9"/>
    <w:next w:val="a9"/>
    <w:link w:val="afffa"/>
  </w:style>
  <w:style w:type="paragraph" w:styleId="afffb">
    <w:name w:val="Signature"/>
    <w:basedOn w:val="a9"/>
    <w:link w:val="afffc"/>
    <w:pPr>
      <w:ind w:left="4252"/>
    </w:pPr>
  </w:style>
  <w:style w:type="paragraph" w:customStyle="1" w:styleId="Special">
    <w:name w:val="Special"/>
    <w:basedOn w:val="a9"/>
    <w:next w:val="a9"/>
  </w:style>
  <w:style w:type="character" w:styleId="afffd">
    <w:name w:val="Strong"/>
    <w:uiPriority w:val="22"/>
    <w:qFormat/>
    <w:rPr>
      <w:b/>
      <w:noProof w:val="0"/>
      <w:lang w:val="fr-FR"/>
    </w:rPr>
  </w:style>
  <w:style w:type="paragraph" w:styleId="afffe">
    <w:name w:val="Subtitle"/>
    <w:basedOn w:val="a9"/>
    <w:link w:val="affff"/>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f0">
    <w:name w:val="table of authorities"/>
    <w:basedOn w:val="a9"/>
    <w:next w:val="a9"/>
    <w:semiHidden/>
    <w:pPr>
      <w:ind w:left="200" w:hanging="200"/>
    </w:pPr>
  </w:style>
  <w:style w:type="paragraph" w:styleId="affff1">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f2">
    <w:name w:val="Title"/>
    <w:basedOn w:val="a9"/>
    <w:link w:val="affff3"/>
    <w:qFormat/>
    <w:pPr>
      <w:spacing w:before="240" w:after="60"/>
      <w:jc w:val="center"/>
      <w:outlineLvl w:val="0"/>
    </w:pPr>
    <w:rPr>
      <w:b/>
      <w:kern w:val="28"/>
      <w:sz w:val="32"/>
    </w:rPr>
  </w:style>
  <w:style w:type="paragraph" w:styleId="affff4">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c">
    <w:name w:val="toc 2"/>
    <w:basedOn w:val="12"/>
    <w:next w:val="a9"/>
    <w:uiPriority w:val="39"/>
    <w:pPr>
      <w:spacing w:before="0"/>
    </w:pPr>
  </w:style>
  <w:style w:type="paragraph" w:styleId="3a">
    <w:name w:val="toc 3"/>
    <w:basedOn w:val="2c"/>
    <w:next w:val="a9"/>
    <w:uiPriority w:val="39"/>
  </w:style>
  <w:style w:type="paragraph" w:styleId="46">
    <w:name w:val="toc 4"/>
    <w:basedOn w:val="2c"/>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2">
    <w:name w:val="toc 7"/>
    <w:basedOn w:val="46"/>
    <w:next w:val="a9"/>
    <w:uiPriority w:val="39"/>
    <w:pPr>
      <w:tabs>
        <w:tab w:val="clear" w:pos="1140"/>
        <w:tab w:val="left" w:pos="1440"/>
      </w:tabs>
      <w:ind w:left="1440" w:hanging="1440"/>
    </w:pPr>
  </w:style>
  <w:style w:type="paragraph" w:styleId="82">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1"/>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c"/>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4"/>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f5">
    <w:name w:val="標準 + 左揃え"/>
    <w:aliases w:val="左 :  6.3 mm"/>
    <w:basedOn w:val="a9"/>
    <w:rsid w:val="00542EC9"/>
    <w:pPr>
      <w:spacing w:after="120" w:line="240" w:lineRule="auto"/>
      <w:ind w:left="360"/>
      <w:jc w:val="left"/>
    </w:pPr>
    <w:rPr>
      <w:lang w:eastAsia="en-US"/>
    </w:rPr>
  </w:style>
  <w:style w:type="paragraph" w:styleId="affff6">
    <w:name w:val="Balloon Text"/>
    <w:basedOn w:val="a9"/>
    <w:link w:val="affff7"/>
    <w:uiPriority w:val="99"/>
    <w:rsid w:val="007F28F5"/>
    <w:pPr>
      <w:spacing w:after="0" w:line="240" w:lineRule="auto"/>
    </w:pPr>
    <w:rPr>
      <w:rFonts w:ascii="Tahoma" w:hAnsi="Tahoma"/>
      <w:sz w:val="16"/>
      <w:szCs w:val="16"/>
    </w:rPr>
  </w:style>
  <w:style w:type="character" w:customStyle="1" w:styleId="affff7">
    <w:name w:val="吹き出し (文字)"/>
    <w:link w:val="affff6"/>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8">
    <w:name w:val="脚注文字列 (文字)"/>
    <w:link w:val="aff7"/>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a">
    <w:name w:val="ヘッダー (文字)"/>
    <w:link w:val="aff9"/>
    <w:rsid w:val="00990F07"/>
    <w:rPr>
      <w:rFonts w:ascii="Arial" w:hAnsi="Arial"/>
      <w:b/>
      <w:sz w:val="22"/>
      <w:lang w:val="en-GB" w:eastAsia="ja-JP"/>
    </w:rPr>
  </w:style>
  <w:style w:type="table" w:styleId="affff8">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f9">
    <w:name w:val="annotation subject"/>
    <w:basedOn w:val="af7"/>
    <w:next w:val="af7"/>
    <w:link w:val="affffa"/>
    <w:uiPriority w:val="99"/>
    <w:unhideWhenUsed/>
    <w:rsid w:val="00990F07"/>
    <w:pPr>
      <w:spacing w:after="120" w:line="240" w:lineRule="auto"/>
    </w:pPr>
    <w:rPr>
      <w:rFonts w:eastAsia="Times New Roman"/>
      <w:b/>
      <w:bCs/>
    </w:rPr>
  </w:style>
  <w:style w:type="character" w:customStyle="1" w:styleId="af8">
    <w:name w:val="コメント文字列 (文字)"/>
    <w:link w:val="af7"/>
    <w:uiPriority w:val="99"/>
    <w:semiHidden/>
    <w:rsid w:val="00990F07"/>
    <w:rPr>
      <w:rFonts w:ascii="Arial" w:hAnsi="Arial"/>
      <w:lang w:val="en-GB" w:eastAsia="ja-JP"/>
    </w:rPr>
  </w:style>
  <w:style w:type="character" w:customStyle="1" w:styleId="affffa">
    <w:name w:val="コメント内容 (文字)"/>
    <w:link w:val="affff9"/>
    <w:uiPriority w:val="99"/>
    <w:rsid w:val="00990F07"/>
    <w:rPr>
      <w:rFonts w:ascii="Arial" w:eastAsia="Times New Roman" w:hAnsi="Arial"/>
      <w:b/>
      <w:bCs/>
      <w:lang w:val="en-GB" w:eastAsia="ja-JP"/>
    </w:rPr>
  </w:style>
  <w:style w:type="character" w:customStyle="1" w:styleId="43">
    <w:name w:val="見出し 4 (文字)"/>
    <w:link w:val="40"/>
    <w:rsid w:val="00D148E9"/>
    <w:rPr>
      <w:rFonts w:ascii="Arial" w:hAnsi="Arial"/>
      <w:b/>
      <w:lang w:val="en-GB" w:eastAsia="ja-JP"/>
    </w:rPr>
  </w:style>
  <w:style w:type="character" w:customStyle="1" w:styleId="33">
    <w:name w:val="見出し 3 (文字)"/>
    <w:link w:val="30"/>
    <w:rsid w:val="00D148E9"/>
    <w:rPr>
      <w:rFonts w:ascii="Arial" w:hAnsi="Arial"/>
      <w:b/>
      <w:lang w:val="en-GB" w:eastAsia="ja-JP"/>
    </w:rPr>
  </w:style>
  <w:style w:type="character" w:customStyle="1" w:styleId="afc">
    <w:name w:val="見出しマップ (文字)"/>
    <w:link w:val="afb"/>
    <w:uiPriority w:val="99"/>
    <w:semiHidden/>
    <w:rsid w:val="00990F07"/>
    <w:rPr>
      <w:rFonts w:ascii="Tahoma" w:hAnsi="Tahoma"/>
      <w:shd w:val="clear" w:color="auto" w:fill="000080"/>
      <w:lang w:val="en-GB" w:eastAsia="ja-JP"/>
    </w:rPr>
  </w:style>
  <w:style w:type="paragraph" w:customStyle="1" w:styleId="LightList-Accent51">
    <w:name w:val="Light List - Accent 51"/>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lang w:eastAsia="en-US"/>
    </w:rPr>
  </w:style>
  <w:style w:type="character" w:customStyle="1" w:styleId="afff8">
    <w:name w:val="書式なし (文字)"/>
    <w:link w:val="afff7"/>
    <w:uiPriority w:val="99"/>
    <w:rsid w:val="00990F07"/>
    <w:rPr>
      <w:rFonts w:ascii="Courier New" w:hAnsi="Courier New"/>
      <w:lang w:val="en-GB" w:eastAsia="ja-JP"/>
    </w:rPr>
  </w:style>
  <w:style w:type="character" w:customStyle="1" w:styleId="52">
    <w:name w:val="見出し 5 (文字)"/>
    <w:link w:val="51"/>
    <w:rsid w:val="00483C7C"/>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5">
    <w:name w:val="フッター (文字)"/>
    <w:link w:val="aff4"/>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b">
    <w:name w:val="E-mail Signature"/>
    <w:basedOn w:val="a9"/>
    <w:link w:val="affffc"/>
    <w:rsid w:val="004C02EF"/>
  </w:style>
  <w:style w:type="character" w:customStyle="1" w:styleId="affffc">
    <w:name w:val="電子メール署名 (文字)"/>
    <w:link w:val="affffb"/>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f2"/>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9"/>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9"/>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4"/>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f3"/>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d">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7"/>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CommentText1">
    <w:name w:val="Comment Text1"/>
    <w:basedOn w:val="a9"/>
    <w:rsid w:val="004C02EF"/>
    <w:pPr>
      <w:spacing w:after="120" w:line="240" w:lineRule="auto"/>
    </w:pPr>
    <w:rPr>
      <w:rFonts w:ascii="Times" w:eastAsia="Times New Roman" w:hAnsi="Times"/>
      <w:lang w:eastAsia="en-US"/>
    </w:rPr>
  </w:style>
  <w:style w:type="paragraph" w:customStyle="1" w:styleId="toc">
    <w:name w:val="toc"/>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a9"/>
    <w:next w:val="11"/>
    <w:rsid w:val="004C02EF"/>
    <w:pPr>
      <w:spacing w:after="120" w:line="240" w:lineRule="auto"/>
    </w:pPr>
    <w:rPr>
      <w:rFonts w:ascii="Times" w:eastAsia="Times New Roman" w:hAnsi="Times"/>
      <w:lang w:eastAsia="en-US"/>
    </w:rPr>
  </w:style>
  <w:style w:type="paragraph" w:customStyle="1" w:styleId="affffe">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3">
    <w:name w:val="本文インデント (文字)"/>
    <w:link w:val="af2"/>
    <w:rsid w:val="004C02EF"/>
    <w:rPr>
      <w:rFonts w:ascii="Arial" w:hAnsi="Arial"/>
      <w:lang w:val="en-GB" w:eastAsia="ja-JP"/>
    </w:rPr>
  </w:style>
  <w:style w:type="paragraph" w:customStyle="1" w:styleId="Style1">
    <w:name w:val="Style1"/>
    <w:basedOn w:val="40"/>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f">
    <w:name w:val="..."/>
    <w:basedOn w:val="Default"/>
    <w:next w:val="Default"/>
    <w:rsid w:val="004C02EF"/>
    <w:pPr>
      <w:widowControl/>
    </w:pPr>
    <w:rPr>
      <w:rFonts w:ascii="Arial" w:eastAsia="Times New Roman" w:hAnsi="Arial" w:cs="Times New Roman"/>
      <w:color w:val="auto"/>
      <w:lang w:val="fr-FR" w:eastAsia="fr-FR"/>
    </w:rPr>
  </w:style>
  <w:style w:type="paragraph" w:customStyle="1" w:styleId="2d">
    <w:name w:val="... 2"/>
    <w:basedOn w:val="Default"/>
    <w:next w:val="Default"/>
    <w:rsid w:val="004C02EF"/>
    <w:pPr>
      <w:widowControl/>
    </w:pPr>
    <w:rPr>
      <w:rFonts w:ascii="Arial" w:eastAsia="Times New Roman" w:hAnsi="Arial" w:cs="Times New Roman"/>
      <w:color w:val="auto"/>
      <w:lang w:val="fr-FR" w:eastAsia="fr-FR"/>
    </w:rPr>
  </w:style>
  <w:style w:type="character" w:customStyle="1" w:styleId="29">
    <w:name w:val="本文インデント 2 (文字)"/>
    <w:link w:val="28"/>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f0">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f1">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rPr>
  </w:style>
  <w:style w:type="paragraph" w:styleId="afffff2">
    <w:name w:val="Revision"/>
    <w:hidden/>
    <w:uiPriority w:val="99"/>
    <w:semiHidden/>
    <w:rsid w:val="00E77497"/>
    <w:rPr>
      <w:rFonts w:ascii="Arial" w:hAnsi="Arial"/>
      <w:lang w:val="en-GB"/>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afffff3">
    <w:name w:val="Table Professional"/>
    <w:basedOn w:val="ab"/>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ffff4">
    <w:name w:val="caption"/>
    <w:basedOn w:val="a9"/>
    <w:next w:val="a9"/>
    <w:qFormat/>
    <w:rsid w:val="002166A8"/>
    <w:rPr>
      <w:b/>
      <w:bCs/>
    </w:rPr>
  </w:style>
  <w:style w:type="numbering" w:customStyle="1" w:styleId="ag35">
    <w:name w:val="ag35"/>
    <w:uiPriority w:val="99"/>
    <w:rsid w:val="00E732A6"/>
  </w:style>
  <w:style w:type="character" w:customStyle="1" w:styleId="70">
    <w:name w:val="見出し 7 (文字)"/>
    <w:aliases w:val="do not use!! (文字)"/>
    <w:link w:val="7"/>
    <w:rsid w:val="00A33491"/>
    <w:rPr>
      <w:rFonts w:ascii="Arial" w:hAnsi="Arial"/>
      <w:b/>
      <w:lang w:val="en-GB" w:eastAsia="ja-JP"/>
    </w:rPr>
  </w:style>
  <w:style w:type="character" w:customStyle="1" w:styleId="80">
    <w:name w:val="見出し 8 (文字)"/>
    <w:aliases w:val="do not use!!! (文字)"/>
    <w:link w:val="8"/>
    <w:rsid w:val="00A33491"/>
    <w:rPr>
      <w:rFonts w:ascii="Arial" w:hAnsi="Arial"/>
      <w:b/>
      <w:lang w:val="en-GB" w:eastAsia="ja-JP"/>
    </w:rPr>
  </w:style>
  <w:style w:type="character" w:customStyle="1" w:styleId="af">
    <w:name w:val="本文 (文字)"/>
    <w:link w:val="ae"/>
    <w:rsid w:val="00A33491"/>
    <w:rPr>
      <w:rFonts w:ascii="Arial" w:hAnsi="Arial"/>
      <w:sz w:val="18"/>
      <w:lang w:val="en-GB" w:eastAsia="ja-JP"/>
    </w:rPr>
  </w:style>
  <w:style w:type="character" w:customStyle="1" w:styleId="af1">
    <w:name w:val="本文字下げ (文字)"/>
    <w:link w:val="af0"/>
    <w:rsid w:val="00A33491"/>
    <w:rPr>
      <w:rFonts w:ascii="Arial" w:hAnsi="Arial"/>
      <w:sz w:val="18"/>
      <w:lang w:val="en-GB" w:eastAsia="ja-JP"/>
    </w:rPr>
  </w:style>
  <w:style w:type="character" w:customStyle="1" w:styleId="27">
    <w:name w:val="本文字下げ 2 (文字)"/>
    <w:link w:val="26"/>
    <w:rsid w:val="00A33491"/>
    <w:rPr>
      <w:rFonts w:ascii="Arial" w:hAnsi="Arial"/>
      <w:lang w:val="en-GB" w:eastAsia="ja-JP"/>
    </w:rPr>
  </w:style>
  <w:style w:type="character" w:customStyle="1" w:styleId="af5">
    <w:name w:val="結語 (文字)"/>
    <w:link w:val="af4"/>
    <w:rsid w:val="00A33491"/>
    <w:rPr>
      <w:rFonts w:ascii="Arial" w:hAnsi="Arial"/>
      <w:lang w:val="en-GB" w:eastAsia="ja-JP"/>
    </w:rPr>
  </w:style>
  <w:style w:type="character" w:customStyle="1" w:styleId="afa">
    <w:name w:val="日付 (文字)"/>
    <w:link w:val="af9"/>
    <w:rsid w:val="00A33491"/>
    <w:rPr>
      <w:rFonts w:ascii="Arial" w:hAnsi="Arial"/>
      <w:lang w:val="en-GB" w:eastAsia="ja-JP"/>
    </w:rPr>
  </w:style>
  <w:style w:type="character" w:customStyle="1" w:styleId="aff0">
    <w:name w:val="文末脚注文字列 (文字)"/>
    <w:link w:val="aff"/>
    <w:semiHidden/>
    <w:rsid w:val="00A33491"/>
    <w:rPr>
      <w:rFonts w:ascii="Arial" w:hAnsi="Arial"/>
      <w:lang w:val="en-GB" w:eastAsia="ja-JP"/>
    </w:rPr>
  </w:style>
  <w:style w:type="character" w:customStyle="1" w:styleId="afff0">
    <w:name w:val="マクロ文字列 (文字)"/>
    <w:link w:val="afff"/>
    <w:semiHidden/>
    <w:rsid w:val="00A33491"/>
    <w:rPr>
      <w:rFonts w:ascii="Courier New" w:hAnsi="Courier New"/>
      <w:lang w:val="en-GB" w:eastAsia="ja-JP"/>
    </w:rPr>
  </w:style>
  <w:style w:type="character" w:customStyle="1" w:styleId="afff2">
    <w:name w:val="メッセージ見出し (文字)"/>
    <w:link w:val="afff1"/>
    <w:rsid w:val="00A33491"/>
    <w:rPr>
      <w:rFonts w:ascii="Arial" w:hAnsi="Arial"/>
      <w:sz w:val="24"/>
      <w:shd w:val="pct20" w:color="auto" w:fill="auto"/>
      <w:lang w:val="en-GB" w:eastAsia="ja-JP"/>
    </w:rPr>
  </w:style>
  <w:style w:type="character" w:customStyle="1" w:styleId="afff5">
    <w:name w:val="記 (文字)"/>
    <w:link w:val="afff4"/>
    <w:rsid w:val="00A33491"/>
    <w:rPr>
      <w:rFonts w:ascii="Arial" w:hAnsi="Arial"/>
      <w:lang w:val="en-GB" w:eastAsia="ja-JP"/>
    </w:rPr>
  </w:style>
  <w:style w:type="character" w:customStyle="1" w:styleId="afffa">
    <w:name w:val="挨拶文 (文字)"/>
    <w:link w:val="afff9"/>
    <w:rsid w:val="00A33491"/>
    <w:rPr>
      <w:rFonts w:ascii="Arial" w:hAnsi="Arial"/>
      <w:lang w:val="en-GB" w:eastAsia="ja-JP"/>
    </w:rPr>
  </w:style>
  <w:style w:type="character" w:customStyle="1" w:styleId="afffc">
    <w:name w:val="署名 (文字)"/>
    <w:link w:val="afffb"/>
    <w:rsid w:val="00A33491"/>
    <w:rPr>
      <w:rFonts w:ascii="Arial" w:hAnsi="Arial"/>
      <w:lang w:val="en-GB" w:eastAsia="ja-JP"/>
    </w:rPr>
  </w:style>
  <w:style w:type="character" w:customStyle="1" w:styleId="affff">
    <w:name w:val="副題 (文字)"/>
    <w:link w:val="afffe"/>
    <w:rsid w:val="00A33491"/>
    <w:rPr>
      <w:rFonts w:ascii="Arial" w:hAnsi="Arial"/>
      <w:sz w:val="24"/>
      <w:lang w:val="en-GB" w:eastAsia="ja-JP"/>
    </w:rPr>
  </w:style>
  <w:style w:type="character" w:customStyle="1" w:styleId="affff3">
    <w:name w:val="表題 (文字)"/>
    <w:link w:val="affff2"/>
    <w:rsid w:val="00A33491"/>
    <w:rPr>
      <w:rFonts w:ascii="Arial" w:hAnsi="Arial"/>
      <w:b/>
      <w:kern w:val="28"/>
      <w:sz w:val="32"/>
      <w:lang w:val="en-GB" w:eastAsia="ja-JP"/>
    </w:rPr>
  </w:style>
  <w:style w:type="numbering" w:customStyle="1" w:styleId="ag36">
    <w:name w:val="ag36"/>
    <w:uiPriority w:val="99"/>
    <w:rsid w:val="00A33491"/>
  </w:style>
  <w:style w:type="table" w:styleId="3c">
    <w:name w:val="Table Columns 3"/>
    <w:basedOn w:val="ab"/>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afffff5">
    <w:name w:val="List Paragraph"/>
    <w:basedOn w:val="a9"/>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comments.xml.rels><?xml version="1.0" encoding="UTF-8" standalone="yes"?>
<Relationships xmlns="http://schemas.openxmlformats.org/package/2006/relationships"><Relationship Id="rId3" Type="http://schemas.openxmlformats.org/officeDocument/2006/relationships/hyperlink" Target="https://github.com/rwldrn/tc39-notes/blob/master/es6/2013-07/july-25.md" TargetMode="External"/><Relationship Id="rId4" Type="http://schemas.openxmlformats.org/officeDocument/2006/relationships/hyperlink" Target="https://bugs.ecmascript.org/show_bug.cgi?id=155" TargetMode="External"/><Relationship Id="rId5" Type="http://schemas.openxmlformats.org/officeDocument/2006/relationships/hyperlink" Target="http://norbertlindenberg.com/2012/05/ecmascript-supplementary-characters/index.html" TargetMode="External"/><Relationship Id="rId6" Type="http://schemas.openxmlformats.org/officeDocument/2006/relationships/hyperlink" Target="http://wiki.ecmascript.org/doku.php?id=harmony:binary_data" TargetMode="External"/><Relationship Id="rId1" Type="http://schemas.openxmlformats.org/officeDocument/2006/relationships/hyperlink" Target="https://bugs.ecmascript.org/show_bug.cgi?id=944" TargetMode="External"/><Relationship Id="rId2" Type="http://schemas.openxmlformats.org/officeDocument/2006/relationships/hyperlink" Target="https://bugs.ecmascript.org/show_bug.cgi?id=1200" TargetMode="External"/></Relationship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comments" Target="comments.xml"/><Relationship Id="rId23" Type="http://schemas.openxmlformats.org/officeDocument/2006/relationships/image" Target="media/image5.png"/><Relationship Id="rId24" Type="http://schemas.openxmlformats.org/officeDocument/2006/relationships/hyperlink" Target="http://wiki.ecmascript.org/doku.php?id=harmony:proper_tail_calls" TargetMode="External"/><Relationship Id="rId25" Type="http://schemas.openxmlformats.org/officeDocument/2006/relationships/hyperlink" Target="http://doi.acm.org/10.1145/263698.263733" TargetMode="External"/><Relationship Id="rId26" Type="http://schemas.openxmlformats.org/officeDocument/2006/relationships/hyperlink" Target="http://www.jucs.org/jucs_14_21/eliminating_cycles_in_weak" TargetMode="External"/><Relationship Id="rId27" Type="http://schemas.openxmlformats.org/officeDocument/2006/relationships/image" Target="media/image6.png"/><Relationship Id="rId28" Type="http://schemas.openxmlformats.org/officeDocument/2006/relationships/hyperlink" Target="http://javascript.spec.whatwg.org/" TargetMode="External"/><Relationship Id="rId29" Type="http://schemas.openxmlformats.org/officeDocument/2006/relationships/header" Target="header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8.xml"/><Relationship Id="rId31" Type="http://schemas.openxmlformats.org/officeDocument/2006/relationships/footer" Target="footer7.xml"/><Relationship Id="rId32" Type="http://schemas.openxmlformats.org/officeDocument/2006/relationships/footer" Target="footer8.xml"/><Relationship Id="rId9" Type="http://schemas.openxmlformats.org/officeDocument/2006/relationships/hyperlink" Target="https://bugs.ecmascript.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9.xml"/><Relationship Id="rId34" Type="http://schemas.openxmlformats.org/officeDocument/2006/relationships/footer" Target="footer9.xml"/><Relationship Id="rId35" Type="http://schemas.openxmlformats.org/officeDocument/2006/relationships/header" Target="header10.xml"/><Relationship Id="rId36" Type="http://schemas.openxmlformats.org/officeDocument/2006/relationships/header" Target="header1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footer" Target="footer10.xml"/><Relationship Id="rId38" Type="http://schemas.openxmlformats.org/officeDocument/2006/relationships/footer" Target="footer11.xml"/><Relationship Id="rId39" Type="http://schemas.openxmlformats.org/officeDocument/2006/relationships/header" Target="header12.xml"/><Relationship Id="rId40" Type="http://schemas.openxmlformats.org/officeDocument/2006/relationships/fontTable" Target="fontTable.xml"/><Relationship Id="rId4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7.jpeg"/></Relationships>
</file>

<file path=word/_rels/header8.xml.rels><?xml version="1.0" encoding="UTF-8" standalone="yes"?>
<Relationships xmlns="http://schemas.openxmlformats.org/package/2006/relationships"><Relationship Id="rId1" Type="http://schemas.openxmlformats.org/officeDocument/2006/relationships/image" Target="media/image8.jpeg"/></Relationships>
</file>

<file path=word/_rels/header9.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17D6B-90CD-354E-BF17-E23086BC3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3</Pages>
  <Words>196995</Words>
  <Characters>1122878</Characters>
  <Application>Microsoft Macintosh Word</Application>
  <DocSecurity>0</DocSecurity>
  <Lines>9357</Lines>
  <Paragraphs>2634</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1317239</CharactersWithSpaces>
  <SharedDoc>false</SharedDoc>
  <HLinks>
    <vt:vector size="3852" baseType="variant">
      <vt:variant>
        <vt:i4>2031624</vt:i4>
      </vt:variant>
      <vt:variant>
        <vt:i4>7880</vt:i4>
      </vt:variant>
      <vt:variant>
        <vt:i4>0</vt:i4>
      </vt:variant>
      <vt:variant>
        <vt:i4>5</vt:i4>
      </vt:variant>
      <vt:variant>
        <vt:lpwstr>http://www.unicode.org/reports/tr15/tr15-29.html</vt:lpwstr>
      </vt:variant>
      <vt:variant>
        <vt:lpwstr/>
      </vt:variant>
      <vt:variant>
        <vt:i4>2424933</vt:i4>
      </vt:variant>
      <vt:variant>
        <vt:i4>7877</vt:i4>
      </vt:variant>
      <vt:variant>
        <vt:i4>0</vt:i4>
      </vt:variant>
      <vt:variant>
        <vt:i4>5</vt:i4>
      </vt:variant>
      <vt:variant>
        <vt:lpwstr>http://tools.ietf.org/html/rfc4627</vt:lpwstr>
      </vt:variant>
      <vt:variant>
        <vt:lpwstr/>
      </vt:variant>
      <vt:variant>
        <vt:i4>2818146</vt:i4>
      </vt:variant>
      <vt:variant>
        <vt:i4>7874</vt:i4>
      </vt:variant>
      <vt:variant>
        <vt:i4>0</vt:i4>
      </vt:variant>
      <vt:variant>
        <vt:i4>5</vt:i4>
      </vt:variant>
      <vt:variant>
        <vt:lpwstr>http://tools.ietf.org/html/rfc3629</vt:lpwstr>
      </vt:variant>
      <vt:variant>
        <vt:lpwstr/>
      </vt:variant>
      <vt:variant>
        <vt:i4>2162792</vt:i4>
      </vt:variant>
      <vt:variant>
        <vt:i4>7871</vt:i4>
      </vt:variant>
      <vt:variant>
        <vt:i4>0</vt:i4>
      </vt:variant>
      <vt:variant>
        <vt:i4>5</vt:i4>
      </vt:variant>
      <vt:variant>
        <vt:lpwstr>http://tools.ietf.org/html/rfc2396</vt:lpwstr>
      </vt:variant>
      <vt:variant>
        <vt:lpwstr/>
      </vt:variant>
      <vt:variant>
        <vt:i4>2818145</vt:i4>
      </vt:variant>
      <vt:variant>
        <vt:i4>7868</vt:i4>
      </vt:variant>
      <vt:variant>
        <vt:i4>0</vt:i4>
      </vt:variant>
      <vt:variant>
        <vt:i4>5</vt:i4>
      </vt:variant>
      <vt:variant>
        <vt:lpwstr>http://tools.ietf.org/html/rfc1738</vt:lpwstr>
      </vt:variant>
      <vt:variant>
        <vt:lpwstr/>
      </vt:variant>
      <vt:variant>
        <vt:i4>6094943</vt:i4>
      </vt:variant>
      <vt:variant>
        <vt:i4>7685</vt:i4>
      </vt:variant>
      <vt:variant>
        <vt:i4>0</vt:i4>
      </vt:variant>
      <vt:variant>
        <vt:i4>5</vt:i4>
      </vt:variant>
      <vt:variant>
        <vt:lpwstr>http://javascript.spec.whatwg.org/</vt:lpwstr>
      </vt:variant>
      <vt:variant>
        <vt:lpwstr>comment-syntax</vt:lpwstr>
      </vt:variant>
      <vt:variant>
        <vt:i4>4194366</vt:i4>
      </vt:variant>
      <vt:variant>
        <vt:i4>7568</vt:i4>
      </vt:variant>
      <vt:variant>
        <vt:i4>0</vt:i4>
      </vt:variant>
      <vt:variant>
        <vt:i4>5</vt:i4>
      </vt:variant>
      <vt:variant>
        <vt:lpwstr>http://www.jucs.org/jucs_14_21/eliminating_cycles_in_weak</vt:lpwstr>
      </vt:variant>
      <vt:variant>
        <vt:lpwstr/>
      </vt:variant>
      <vt:variant>
        <vt:i4>1900616</vt:i4>
      </vt:variant>
      <vt:variant>
        <vt:i4>7565</vt:i4>
      </vt:variant>
      <vt:variant>
        <vt:i4>0</vt:i4>
      </vt:variant>
      <vt:variant>
        <vt:i4>5</vt:i4>
      </vt:variant>
      <vt:variant>
        <vt:lpwstr>http://doi.acm.org/10.1145/263698.263733</vt:lpwstr>
      </vt:variant>
      <vt:variant>
        <vt:lpwstr/>
      </vt:variant>
      <vt:variant>
        <vt:i4>786452</vt:i4>
      </vt:variant>
      <vt:variant>
        <vt:i4>7223</vt:i4>
      </vt:variant>
      <vt:variant>
        <vt:i4>0</vt:i4>
      </vt:variant>
      <vt:variant>
        <vt:i4>5</vt:i4>
      </vt:variant>
      <vt:variant>
        <vt:lpwstr>Searches</vt:lpwstr>
      </vt:variant>
      <vt:variant>
        <vt:lpwstr/>
      </vt:variant>
      <vt:variant>
        <vt:i4>2555946</vt:i4>
      </vt:variant>
      <vt:variant>
        <vt:i4>6653</vt:i4>
      </vt:variant>
      <vt:variant>
        <vt:i4>0</vt:i4>
      </vt:variant>
      <vt:variant>
        <vt:i4>5</vt:i4>
      </vt:variant>
      <vt:variant>
        <vt:lpwstr>http://wiki.ecmascript.org/doku.php?id=harmony:proper_tail_calls</vt:lpwstr>
      </vt:variant>
      <vt:variant>
        <vt:lpwstr/>
      </vt:variant>
      <vt:variant>
        <vt:i4>1572918</vt:i4>
      </vt:variant>
      <vt:variant>
        <vt:i4>3746</vt:i4>
      </vt:variant>
      <vt:variant>
        <vt:i4>0</vt:i4>
      </vt:variant>
      <vt:variant>
        <vt:i4>5</vt:i4>
      </vt:variant>
      <vt:variant>
        <vt:lpwstr/>
      </vt:variant>
      <vt:variant>
        <vt:lpwstr>_Toc368050897</vt:lpwstr>
      </vt:variant>
      <vt:variant>
        <vt:i4>1572918</vt:i4>
      </vt:variant>
      <vt:variant>
        <vt:i4>3740</vt:i4>
      </vt:variant>
      <vt:variant>
        <vt:i4>0</vt:i4>
      </vt:variant>
      <vt:variant>
        <vt:i4>5</vt:i4>
      </vt:variant>
      <vt:variant>
        <vt:lpwstr/>
      </vt:variant>
      <vt:variant>
        <vt:lpwstr>_Toc368050896</vt:lpwstr>
      </vt:variant>
      <vt:variant>
        <vt:i4>1572918</vt:i4>
      </vt:variant>
      <vt:variant>
        <vt:i4>3734</vt:i4>
      </vt:variant>
      <vt:variant>
        <vt:i4>0</vt:i4>
      </vt:variant>
      <vt:variant>
        <vt:i4>5</vt:i4>
      </vt:variant>
      <vt:variant>
        <vt:lpwstr/>
      </vt:variant>
      <vt:variant>
        <vt:lpwstr>_Toc368050895</vt:lpwstr>
      </vt:variant>
      <vt:variant>
        <vt:i4>1572918</vt:i4>
      </vt:variant>
      <vt:variant>
        <vt:i4>3728</vt:i4>
      </vt:variant>
      <vt:variant>
        <vt:i4>0</vt:i4>
      </vt:variant>
      <vt:variant>
        <vt:i4>5</vt:i4>
      </vt:variant>
      <vt:variant>
        <vt:lpwstr/>
      </vt:variant>
      <vt:variant>
        <vt:lpwstr>_Toc368050894</vt:lpwstr>
      </vt:variant>
      <vt:variant>
        <vt:i4>1572918</vt:i4>
      </vt:variant>
      <vt:variant>
        <vt:i4>3722</vt:i4>
      </vt:variant>
      <vt:variant>
        <vt:i4>0</vt:i4>
      </vt:variant>
      <vt:variant>
        <vt:i4>5</vt:i4>
      </vt:variant>
      <vt:variant>
        <vt:lpwstr/>
      </vt:variant>
      <vt:variant>
        <vt:lpwstr>_Toc368050893</vt:lpwstr>
      </vt:variant>
      <vt:variant>
        <vt:i4>1572918</vt:i4>
      </vt:variant>
      <vt:variant>
        <vt:i4>3716</vt:i4>
      </vt:variant>
      <vt:variant>
        <vt:i4>0</vt:i4>
      </vt:variant>
      <vt:variant>
        <vt:i4>5</vt:i4>
      </vt:variant>
      <vt:variant>
        <vt:lpwstr/>
      </vt:variant>
      <vt:variant>
        <vt:lpwstr>_Toc368050892</vt:lpwstr>
      </vt:variant>
      <vt:variant>
        <vt:i4>1572918</vt:i4>
      </vt:variant>
      <vt:variant>
        <vt:i4>3710</vt:i4>
      </vt:variant>
      <vt:variant>
        <vt:i4>0</vt:i4>
      </vt:variant>
      <vt:variant>
        <vt:i4>5</vt:i4>
      </vt:variant>
      <vt:variant>
        <vt:lpwstr/>
      </vt:variant>
      <vt:variant>
        <vt:lpwstr>_Toc368050891</vt:lpwstr>
      </vt:variant>
      <vt:variant>
        <vt:i4>1572918</vt:i4>
      </vt:variant>
      <vt:variant>
        <vt:i4>3704</vt:i4>
      </vt:variant>
      <vt:variant>
        <vt:i4>0</vt:i4>
      </vt:variant>
      <vt:variant>
        <vt:i4>5</vt:i4>
      </vt:variant>
      <vt:variant>
        <vt:lpwstr/>
      </vt:variant>
      <vt:variant>
        <vt:lpwstr>_Toc368050890</vt:lpwstr>
      </vt:variant>
      <vt:variant>
        <vt:i4>1638454</vt:i4>
      </vt:variant>
      <vt:variant>
        <vt:i4>3698</vt:i4>
      </vt:variant>
      <vt:variant>
        <vt:i4>0</vt:i4>
      </vt:variant>
      <vt:variant>
        <vt:i4>5</vt:i4>
      </vt:variant>
      <vt:variant>
        <vt:lpwstr/>
      </vt:variant>
      <vt:variant>
        <vt:lpwstr>_Toc368050889</vt:lpwstr>
      </vt:variant>
      <vt:variant>
        <vt:i4>1638454</vt:i4>
      </vt:variant>
      <vt:variant>
        <vt:i4>3692</vt:i4>
      </vt:variant>
      <vt:variant>
        <vt:i4>0</vt:i4>
      </vt:variant>
      <vt:variant>
        <vt:i4>5</vt:i4>
      </vt:variant>
      <vt:variant>
        <vt:lpwstr/>
      </vt:variant>
      <vt:variant>
        <vt:lpwstr>_Toc368050888</vt:lpwstr>
      </vt:variant>
      <vt:variant>
        <vt:i4>1638454</vt:i4>
      </vt:variant>
      <vt:variant>
        <vt:i4>3686</vt:i4>
      </vt:variant>
      <vt:variant>
        <vt:i4>0</vt:i4>
      </vt:variant>
      <vt:variant>
        <vt:i4>5</vt:i4>
      </vt:variant>
      <vt:variant>
        <vt:lpwstr/>
      </vt:variant>
      <vt:variant>
        <vt:lpwstr>_Toc368050887</vt:lpwstr>
      </vt:variant>
      <vt:variant>
        <vt:i4>1638454</vt:i4>
      </vt:variant>
      <vt:variant>
        <vt:i4>3680</vt:i4>
      </vt:variant>
      <vt:variant>
        <vt:i4>0</vt:i4>
      </vt:variant>
      <vt:variant>
        <vt:i4>5</vt:i4>
      </vt:variant>
      <vt:variant>
        <vt:lpwstr/>
      </vt:variant>
      <vt:variant>
        <vt:lpwstr>_Toc368050886</vt:lpwstr>
      </vt:variant>
      <vt:variant>
        <vt:i4>1638454</vt:i4>
      </vt:variant>
      <vt:variant>
        <vt:i4>3674</vt:i4>
      </vt:variant>
      <vt:variant>
        <vt:i4>0</vt:i4>
      </vt:variant>
      <vt:variant>
        <vt:i4>5</vt:i4>
      </vt:variant>
      <vt:variant>
        <vt:lpwstr/>
      </vt:variant>
      <vt:variant>
        <vt:lpwstr>_Toc368050885</vt:lpwstr>
      </vt:variant>
      <vt:variant>
        <vt:i4>1638454</vt:i4>
      </vt:variant>
      <vt:variant>
        <vt:i4>3668</vt:i4>
      </vt:variant>
      <vt:variant>
        <vt:i4>0</vt:i4>
      </vt:variant>
      <vt:variant>
        <vt:i4>5</vt:i4>
      </vt:variant>
      <vt:variant>
        <vt:lpwstr/>
      </vt:variant>
      <vt:variant>
        <vt:lpwstr>_Toc368050884</vt:lpwstr>
      </vt:variant>
      <vt:variant>
        <vt:i4>1638454</vt:i4>
      </vt:variant>
      <vt:variant>
        <vt:i4>3662</vt:i4>
      </vt:variant>
      <vt:variant>
        <vt:i4>0</vt:i4>
      </vt:variant>
      <vt:variant>
        <vt:i4>5</vt:i4>
      </vt:variant>
      <vt:variant>
        <vt:lpwstr/>
      </vt:variant>
      <vt:variant>
        <vt:lpwstr>_Toc368050883</vt:lpwstr>
      </vt:variant>
      <vt:variant>
        <vt:i4>1638454</vt:i4>
      </vt:variant>
      <vt:variant>
        <vt:i4>3656</vt:i4>
      </vt:variant>
      <vt:variant>
        <vt:i4>0</vt:i4>
      </vt:variant>
      <vt:variant>
        <vt:i4>5</vt:i4>
      </vt:variant>
      <vt:variant>
        <vt:lpwstr/>
      </vt:variant>
      <vt:variant>
        <vt:lpwstr>_Toc368050882</vt:lpwstr>
      </vt:variant>
      <vt:variant>
        <vt:i4>1638454</vt:i4>
      </vt:variant>
      <vt:variant>
        <vt:i4>3650</vt:i4>
      </vt:variant>
      <vt:variant>
        <vt:i4>0</vt:i4>
      </vt:variant>
      <vt:variant>
        <vt:i4>5</vt:i4>
      </vt:variant>
      <vt:variant>
        <vt:lpwstr/>
      </vt:variant>
      <vt:variant>
        <vt:lpwstr>_Toc368050881</vt:lpwstr>
      </vt:variant>
      <vt:variant>
        <vt:i4>1638454</vt:i4>
      </vt:variant>
      <vt:variant>
        <vt:i4>3644</vt:i4>
      </vt:variant>
      <vt:variant>
        <vt:i4>0</vt:i4>
      </vt:variant>
      <vt:variant>
        <vt:i4>5</vt:i4>
      </vt:variant>
      <vt:variant>
        <vt:lpwstr/>
      </vt:variant>
      <vt:variant>
        <vt:lpwstr>_Toc368050880</vt:lpwstr>
      </vt:variant>
      <vt:variant>
        <vt:i4>1441846</vt:i4>
      </vt:variant>
      <vt:variant>
        <vt:i4>3638</vt:i4>
      </vt:variant>
      <vt:variant>
        <vt:i4>0</vt:i4>
      </vt:variant>
      <vt:variant>
        <vt:i4>5</vt:i4>
      </vt:variant>
      <vt:variant>
        <vt:lpwstr/>
      </vt:variant>
      <vt:variant>
        <vt:lpwstr>_Toc368050879</vt:lpwstr>
      </vt:variant>
      <vt:variant>
        <vt:i4>1441846</vt:i4>
      </vt:variant>
      <vt:variant>
        <vt:i4>3632</vt:i4>
      </vt:variant>
      <vt:variant>
        <vt:i4>0</vt:i4>
      </vt:variant>
      <vt:variant>
        <vt:i4>5</vt:i4>
      </vt:variant>
      <vt:variant>
        <vt:lpwstr/>
      </vt:variant>
      <vt:variant>
        <vt:lpwstr>_Toc368050878</vt:lpwstr>
      </vt:variant>
      <vt:variant>
        <vt:i4>1441846</vt:i4>
      </vt:variant>
      <vt:variant>
        <vt:i4>3626</vt:i4>
      </vt:variant>
      <vt:variant>
        <vt:i4>0</vt:i4>
      </vt:variant>
      <vt:variant>
        <vt:i4>5</vt:i4>
      </vt:variant>
      <vt:variant>
        <vt:lpwstr/>
      </vt:variant>
      <vt:variant>
        <vt:lpwstr>_Toc368050877</vt:lpwstr>
      </vt:variant>
      <vt:variant>
        <vt:i4>1441846</vt:i4>
      </vt:variant>
      <vt:variant>
        <vt:i4>3620</vt:i4>
      </vt:variant>
      <vt:variant>
        <vt:i4>0</vt:i4>
      </vt:variant>
      <vt:variant>
        <vt:i4>5</vt:i4>
      </vt:variant>
      <vt:variant>
        <vt:lpwstr/>
      </vt:variant>
      <vt:variant>
        <vt:lpwstr>_Toc368050876</vt:lpwstr>
      </vt:variant>
      <vt:variant>
        <vt:i4>1441846</vt:i4>
      </vt:variant>
      <vt:variant>
        <vt:i4>3614</vt:i4>
      </vt:variant>
      <vt:variant>
        <vt:i4>0</vt:i4>
      </vt:variant>
      <vt:variant>
        <vt:i4>5</vt:i4>
      </vt:variant>
      <vt:variant>
        <vt:lpwstr/>
      </vt:variant>
      <vt:variant>
        <vt:lpwstr>_Toc368050875</vt:lpwstr>
      </vt:variant>
      <vt:variant>
        <vt:i4>1441846</vt:i4>
      </vt:variant>
      <vt:variant>
        <vt:i4>3608</vt:i4>
      </vt:variant>
      <vt:variant>
        <vt:i4>0</vt:i4>
      </vt:variant>
      <vt:variant>
        <vt:i4>5</vt:i4>
      </vt:variant>
      <vt:variant>
        <vt:lpwstr/>
      </vt:variant>
      <vt:variant>
        <vt:lpwstr>_Toc368050874</vt:lpwstr>
      </vt:variant>
      <vt:variant>
        <vt:i4>1441846</vt:i4>
      </vt:variant>
      <vt:variant>
        <vt:i4>3602</vt:i4>
      </vt:variant>
      <vt:variant>
        <vt:i4>0</vt:i4>
      </vt:variant>
      <vt:variant>
        <vt:i4>5</vt:i4>
      </vt:variant>
      <vt:variant>
        <vt:lpwstr/>
      </vt:variant>
      <vt:variant>
        <vt:lpwstr>_Toc368050873</vt:lpwstr>
      </vt:variant>
      <vt:variant>
        <vt:i4>1441846</vt:i4>
      </vt:variant>
      <vt:variant>
        <vt:i4>3596</vt:i4>
      </vt:variant>
      <vt:variant>
        <vt:i4>0</vt:i4>
      </vt:variant>
      <vt:variant>
        <vt:i4>5</vt:i4>
      </vt:variant>
      <vt:variant>
        <vt:lpwstr/>
      </vt:variant>
      <vt:variant>
        <vt:lpwstr>_Toc368050872</vt:lpwstr>
      </vt:variant>
      <vt:variant>
        <vt:i4>1441846</vt:i4>
      </vt:variant>
      <vt:variant>
        <vt:i4>3590</vt:i4>
      </vt:variant>
      <vt:variant>
        <vt:i4>0</vt:i4>
      </vt:variant>
      <vt:variant>
        <vt:i4>5</vt:i4>
      </vt:variant>
      <vt:variant>
        <vt:lpwstr/>
      </vt:variant>
      <vt:variant>
        <vt:lpwstr>_Toc368050871</vt:lpwstr>
      </vt:variant>
      <vt:variant>
        <vt:i4>1441846</vt:i4>
      </vt:variant>
      <vt:variant>
        <vt:i4>3584</vt:i4>
      </vt:variant>
      <vt:variant>
        <vt:i4>0</vt:i4>
      </vt:variant>
      <vt:variant>
        <vt:i4>5</vt:i4>
      </vt:variant>
      <vt:variant>
        <vt:lpwstr/>
      </vt:variant>
      <vt:variant>
        <vt:lpwstr>_Toc368050870</vt:lpwstr>
      </vt:variant>
      <vt:variant>
        <vt:i4>1507382</vt:i4>
      </vt:variant>
      <vt:variant>
        <vt:i4>3578</vt:i4>
      </vt:variant>
      <vt:variant>
        <vt:i4>0</vt:i4>
      </vt:variant>
      <vt:variant>
        <vt:i4>5</vt:i4>
      </vt:variant>
      <vt:variant>
        <vt:lpwstr/>
      </vt:variant>
      <vt:variant>
        <vt:lpwstr>_Toc368050869</vt:lpwstr>
      </vt:variant>
      <vt:variant>
        <vt:i4>1507382</vt:i4>
      </vt:variant>
      <vt:variant>
        <vt:i4>3572</vt:i4>
      </vt:variant>
      <vt:variant>
        <vt:i4>0</vt:i4>
      </vt:variant>
      <vt:variant>
        <vt:i4>5</vt:i4>
      </vt:variant>
      <vt:variant>
        <vt:lpwstr/>
      </vt:variant>
      <vt:variant>
        <vt:lpwstr>_Toc368050868</vt:lpwstr>
      </vt:variant>
      <vt:variant>
        <vt:i4>1507382</vt:i4>
      </vt:variant>
      <vt:variant>
        <vt:i4>3566</vt:i4>
      </vt:variant>
      <vt:variant>
        <vt:i4>0</vt:i4>
      </vt:variant>
      <vt:variant>
        <vt:i4>5</vt:i4>
      </vt:variant>
      <vt:variant>
        <vt:lpwstr/>
      </vt:variant>
      <vt:variant>
        <vt:lpwstr>_Toc368050867</vt:lpwstr>
      </vt:variant>
      <vt:variant>
        <vt:i4>1507382</vt:i4>
      </vt:variant>
      <vt:variant>
        <vt:i4>3560</vt:i4>
      </vt:variant>
      <vt:variant>
        <vt:i4>0</vt:i4>
      </vt:variant>
      <vt:variant>
        <vt:i4>5</vt:i4>
      </vt:variant>
      <vt:variant>
        <vt:lpwstr/>
      </vt:variant>
      <vt:variant>
        <vt:lpwstr>_Toc368050866</vt:lpwstr>
      </vt:variant>
      <vt:variant>
        <vt:i4>1507382</vt:i4>
      </vt:variant>
      <vt:variant>
        <vt:i4>3554</vt:i4>
      </vt:variant>
      <vt:variant>
        <vt:i4>0</vt:i4>
      </vt:variant>
      <vt:variant>
        <vt:i4>5</vt:i4>
      </vt:variant>
      <vt:variant>
        <vt:lpwstr/>
      </vt:variant>
      <vt:variant>
        <vt:lpwstr>_Toc368050865</vt:lpwstr>
      </vt:variant>
      <vt:variant>
        <vt:i4>1507382</vt:i4>
      </vt:variant>
      <vt:variant>
        <vt:i4>3548</vt:i4>
      </vt:variant>
      <vt:variant>
        <vt:i4>0</vt:i4>
      </vt:variant>
      <vt:variant>
        <vt:i4>5</vt:i4>
      </vt:variant>
      <vt:variant>
        <vt:lpwstr/>
      </vt:variant>
      <vt:variant>
        <vt:lpwstr>_Toc368050864</vt:lpwstr>
      </vt:variant>
      <vt:variant>
        <vt:i4>1507382</vt:i4>
      </vt:variant>
      <vt:variant>
        <vt:i4>3542</vt:i4>
      </vt:variant>
      <vt:variant>
        <vt:i4>0</vt:i4>
      </vt:variant>
      <vt:variant>
        <vt:i4>5</vt:i4>
      </vt:variant>
      <vt:variant>
        <vt:lpwstr/>
      </vt:variant>
      <vt:variant>
        <vt:lpwstr>_Toc368050863</vt:lpwstr>
      </vt:variant>
      <vt:variant>
        <vt:i4>1507382</vt:i4>
      </vt:variant>
      <vt:variant>
        <vt:i4>3536</vt:i4>
      </vt:variant>
      <vt:variant>
        <vt:i4>0</vt:i4>
      </vt:variant>
      <vt:variant>
        <vt:i4>5</vt:i4>
      </vt:variant>
      <vt:variant>
        <vt:lpwstr/>
      </vt:variant>
      <vt:variant>
        <vt:lpwstr>_Toc368050862</vt:lpwstr>
      </vt:variant>
      <vt:variant>
        <vt:i4>1507382</vt:i4>
      </vt:variant>
      <vt:variant>
        <vt:i4>3530</vt:i4>
      </vt:variant>
      <vt:variant>
        <vt:i4>0</vt:i4>
      </vt:variant>
      <vt:variant>
        <vt:i4>5</vt:i4>
      </vt:variant>
      <vt:variant>
        <vt:lpwstr/>
      </vt:variant>
      <vt:variant>
        <vt:lpwstr>_Toc368050861</vt:lpwstr>
      </vt:variant>
      <vt:variant>
        <vt:i4>1507382</vt:i4>
      </vt:variant>
      <vt:variant>
        <vt:i4>3524</vt:i4>
      </vt:variant>
      <vt:variant>
        <vt:i4>0</vt:i4>
      </vt:variant>
      <vt:variant>
        <vt:i4>5</vt:i4>
      </vt:variant>
      <vt:variant>
        <vt:lpwstr/>
      </vt:variant>
      <vt:variant>
        <vt:lpwstr>_Toc368050860</vt:lpwstr>
      </vt:variant>
      <vt:variant>
        <vt:i4>1310774</vt:i4>
      </vt:variant>
      <vt:variant>
        <vt:i4>3518</vt:i4>
      </vt:variant>
      <vt:variant>
        <vt:i4>0</vt:i4>
      </vt:variant>
      <vt:variant>
        <vt:i4>5</vt:i4>
      </vt:variant>
      <vt:variant>
        <vt:lpwstr/>
      </vt:variant>
      <vt:variant>
        <vt:lpwstr>_Toc368050859</vt:lpwstr>
      </vt:variant>
      <vt:variant>
        <vt:i4>1310774</vt:i4>
      </vt:variant>
      <vt:variant>
        <vt:i4>3512</vt:i4>
      </vt:variant>
      <vt:variant>
        <vt:i4>0</vt:i4>
      </vt:variant>
      <vt:variant>
        <vt:i4>5</vt:i4>
      </vt:variant>
      <vt:variant>
        <vt:lpwstr/>
      </vt:variant>
      <vt:variant>
        <vt:lpwstr>_Toc368050858</vt:lpwstr>
      </vt:variant>
      <vt:variant>
        <vt:i4>1310774</vt:i4>
      </vt:variant>
      <vt:variant>
        <vt:i4>3506</vt:i4>
      </vt:variant>
      <vt:variant>
        <vt:i4>0</vt:i4>
      </vt:variant>
      <vt:variant>
        <vt:i4>5</vt:i4>
      </vt:variant>
      <vt:variant>
        <vt:lpwstr/>
      </vt:variant>
      <vt:variant>
        <vt:lpwstr>_Toc368050857</vt:lpwstr>
      </vt:variant>
      <vt:variant>
        <vt:i4>1310774</vt:i4>
      </vt:variant>
      <vt:variant>
        <vt:i4>3500</vt:i4>
      </vt:variant>
      <vt:variant>
        <vt:i4>0</vt:i4>
      </vt:variant>
      <vt:variant>
        <vt:i4>5</vt:i4>
      </vt:variant>
      <vt:variant>
        <vt:lpwstr/>
      </vt:variant>
      <vt:variant>
        <vt:lpwstr>_Toc368050856</vt:lpwstr>
      </vt:variant>
      <vt:variant>
        <vt:i4>1310774</vt:i4>
      </vt:variant>
      <vt:variant>
        <vt:i4>3494</vt:i4>
      </vt:variant>
      <vt:variant>
        <vt:i4>0</vt:i4>
      </vt:variant>
      <vt:variant>
        <vt:i4>5</vt:i4>
      </vt:variant>
      <vt:variant>
        <vt:lpwstr/>
      </vt:variant>
      <vt:variant>
        <vt:lpwstr>_Toc368050855</vt:lpwstr>
      </vt:variant>
      <vt:variant>
        <vt:i4>1310774</vt:i4>
      </vt:variant>
      <vt:variant>
        <vt:i4>3488</vt:i4>
      </vt:variant>
      <vt:variant>
        <vt:i4>0</vt:i4>
      </vt:variant>
      <vt:variant>
        <vt:i4>5</vt:i4>
      </vt:variant>
      <vt:variant>
        <vt:lpwstr/>
      </vt:variant>
      <vt:variant>
        <vt:lpwstr>_Toc368050854</vt:lpwstr>
      </vt:variant>
      <vt:variant>
        <vt:i4>1310774</vt:i4>
      </vt:variant>
      <vt:variant>
        <vt:i4>3482</vt:i4>
      </vt:variant>
      <vt:variant>
        <vt:i4>0</vt:i4>
      </vt:variant>
      <vt:variant>
        <vt:i4>5</vt:i4>
      </vt:variant>
      <vt:variant>
        <vt:lpwstr/>
      </vt:variant>
      <vt:variant>
        <vt:lpwstr>_Toc368050853</vt:lpwstr>
      </vt:variant>
      <vt:variant>
        <vt:i4>1310774</vt:i4>
      </vt:variant>
      <vt:variant>
        <vt:i4>3476</vt:i4>
      </vt:variant>
      <vt:variant>
        <vt:i4>0</vt:i4>
      </vt:variant>
      <vt:variant>
        <vt:i4>5</vt:i4>
      </vt:variant>
      <vt:variant>
        <vt:lpwstr/>
      </vt:variant>
      <vt:variant>
        <vt:lpwstr>_Toc368050852</vt:lpwstr>
      </vt:variant>
      <vt:variant>
        <vt:i4>1310774</vt:i4>
      </vt:variant>
      <vt:variant>
        <vt:i4>3470</vt:i4>
      </vt:variant>
      <vt:variant>
        <vt:i4>0</vt:i4>
      </vt:variant>
      <vt:variant>
        <vt:i4>5</vt:i4>
      </vt:variant>
      <vt:variant>
        <vt:lpwstr/>
      </vt:variant>
      <vt:variant>
        <vt:lpwstr>_Toc368050851</vt:lpwstr>
      </vt:variant>
      <vt:variant>
        <vt:i4>1376310</vt:i4>
      </vt:variant>
      <vt:variant>
        <vt:i4>3464</vt:i4>
      </vt:variant>
      <vt:variant>
        <vt:i4>0</vt:i4>
      </vt:variant>
      <vt:variant>
        <vt:i4>5</vt:i4>
      </vt:variant>
      <vt:variant>
        <vt:lpwstr/>
      </vt:variant>
      <vt:variant>
        <vt:lpwstr>_Toc368050849</vt:lpwstr>
      </vt:variant>
      <vt:variant>
        <vt:i4>1376310</vt:i4>
      </vt:variant>
      <vt:variant>
        <vt:i4>3458</vt:i4>
      </vt:variant>
      <vt:variant>
        <vt:i4>0</vt:i4>
      </vt:variant>
      <vt:variant>
        <vt:i4>5</vt:i4>
      </vt:variant>
      <vt:variant>
        <vt:lpwstr/>
      </vt:variant>
      <vt:variant>
        <vt:lpwstr>_Toc368050848</vt:lpwstr>
      </vt:variant>
      <vt:variant>
        <vt:i4>1376310</vt:i4>
      </vt:variant>
      <vt:variant>
        <vt:i4>3452</vt:i4>
      </vt:variant>
      <vt:variant>
        <vt:i4>0</vt:i4>
      </vt:variant>
      <vt:variant>
        <vt:i4>5</vt:i4>
      </vt:variant>
      <vt:variant>
        <vt:lpwstr/>
      </vt:variant>
      <vt:variant>
        <vt:lpwstr>_Toc368050847</vt:lpwstr>
      </vt:variant>
      <vt:variant>
        <vt:i4>1376310</vt:i4>
      </vt:variant>
      <vt:variant>
        <vt:i4>3446</vt:i4>
      </vt:variant>
      <vt:variant>
        <vt:i4>0</vt:i4>
      </vt:variant>
      <vt:variant>
        <vt:i4>5</vt:i4>
      </vt:variant>
      <vt:variant>
        <vt:lpwstr/>
      </vt:variant>
      <vt:variant>
        <vt:lpwstr>_Toc368050846</vt:lpwstr>
      </vt:variant>
      <vt:variant>
        <vt:i4>1376310</vt:i4>
      </vt:variant>
      <vt:variant>
        <vt:i4>3440</vt:i4>
      </vt:variant>
      <vt:variant>
        <vt:i4>0</vt:i4>
      </vt:variant>
      <vt:variant>
        <vt:i4>5</vt:i4>
      </vt:variant>
      <vt:variant>
        <vt:lpwstr/>
      </vt:variant>
      <vt:variant>
        <vt:lpwstr>_Toc368050845</vt:lpwstr>
      </vt:variant>
      <vt:variant>
        <vt:i4>1376310</vt:i4>
      </vt:variant>
      <vt:variant>
        <vt:i4>3434</vt:i4>
      </vt:variant>
      <vt:variant>
        <vt:i4>0</vt:i4>
      </vt:variant>
      <vt:variant>
        <vt:i4>5</vt:i4>
      </vt:variant>
      <vt:variant>
        <vt:lpwstr/>
      </vt:variant>
      <vt:variant>
        <vt:lpwstr>_Toc368050844</vt:lpwstr>
      </vt:variant>
      <vt:variant>
        <vt:i4>1376310</vt:i4>
      </vt:variant>
      <vt:variant>
        <vt:i4>3428</vt:i4>
      </vt:variant>
      <vt:variant>
        <vt:i4>0</vt:i4>
      </vt:variant>
      <vt:variant>
        <vt:i4>5</vt:i4>
      </vt:variant>
      <vt:variant>
        <vt:lpwstr/>
      </vt:variant>
      <vt:variant>
        <vt:lpwstr>_Toc368050843</vt:lpwstr>
      </vt:variant>
      <vt:variant>
        <vt:i4>1376310</vt:i4>
      </vt:variant>
      <vt:variant>
        <vt:i4>3422</vt:i4>
      </vt:variant>
      <vt:variant>
        <vt:i4>0</vt:i4>
      </vt:variant>
      <vt:variant>
        <vt:i4>5</vt:i4>
      </vt:variant>
      <vt:variant>
        <vt:lpwstr/>
      </vt:variant>
      <vt:variant>
        <vt:lpwstr>_Toc368050842</vt:lpwstr>
      </vt:variant>
      <vt:variant>
        <vt:i4>1376310</vt:i4>
      </vt:variant>
      <vt:variant>
        <vt:i4>3416</vt:i4>
      </vt:variant>
      <vt:variant>
        <vt:i4>0</vt:i4>
      </vt:variant>
      <vt:variant>
        <vt:i4>5</vt:i4>
      </vt:variant>
      <vt:variant>
        <vt:lpwstr/>
      </vt:variant>
      <vt:variant>
        <vt:lpwstr>_Toc368050841</vt:lpwstr>
      </vt:variant>
      <vt:variant>
        <vt:i4>1376310</vt:i4>
      </vt:variant>
      <vt:variant>
        <vt:i4>3410</vt:i4>
      </vt:variant>
      <vt:variant>
        <vt:i4>0</vt:i4>
      </vt:variant>
      <vt:variant>
        <vt:i4>5</vt:i4>
      </vt:variant>
      <vt:variant>
        <vt:lpwstr/>
      </vt:variant>
      <vt:variant>
        <vt:lpwstr>_Toc368050840</vt:lpwstr>
      </vt:variant>
      <vt:variant>
        <vt:i4>1179702</vt:i4>
      </vt:variant>
      <vt:variant>
        <vt:i4>3404</vt:i4>
      </vt:variant>
      <vt:variant>
        <vt:i4>0</vt:i4>
      </vt:variant>
      <vt:variant>
        <vt:i4>5</vt:i4>
      </vt:variant>
      <vt:variant>
        <vt:lpwstr/>
      </vt:variant>
      <vt:variant>
        <vt:lpwstr>_Toc368050839</vt:lpwstr>
      </vt:variant>
      <vt:variant>
        <vt:i4>1179702</vt:i4>
      </vt:variant>
      <vt:variant>
        <vt:i4>3398</vt:i4>
      </vt:variant>
      <vt:variant>
        <vt:i4>0</vt:i4>
      </vt:variant>
      <vt:variant>
        <vt:i4>5</vt:i4>
      </vt:variant>
      <vt:variant>
        <vt:lpwstr/>
      </vt:variant>
      <vt:variant>
        <vt:lpwstr>_Toc368050838</vt:lpwstr>
      </vt:variant>
      <vt:variant>
        <vt:i4>1179702</vt:i4>
      </vt:variant>
      <vt:variant>
        <vt:i4>3392</vt:i4>
      </vt:variant>
      <vt:variant>
        <vt:i4>0</vt:i4>
      </vt:variant>
      <vt:variant>
        <vt:i4>5</vt:i4>
      </vt:variant>
      <vt:variant>
        <vt:lpwstr/>
      </vt:variant>
      <vt:variant>
        <vt:lpwstr>_Toc368050837</vt:lpwstr>
      </vt:variant>
      <vt:variant>
        <vt:i4>1179702</vt:i4>
      </vt:variant>
      <vt:variant>
        <vt:i4>3386</vt:i4>
      </vt:variant>
      <vt:variant>
        <vt:i4>0</vt:i4>
      </vt:variant>
      <vt:variant>
        <vt:i4>5</vt:i4>
      </vt:variant>
      <vt:variant>
        <vt:lpwstr/>
      </vt:variant>
      <vt:variant>
        <vt:lpwstr>_Toc368050836</vt:lpwstr>
      </vt:variant>
      <vt:variant>
        <vt:i4>1179702</vt:i4>
      </vt:variant>
      <vt:variant>
        <vt:i4>3380</vt:i4>
      </vt:variant>
      <vt:variant>
        <vt:i4>0</vt:i4>
      </vt:variant>
      <vt:variant>
        <vt:i4>5</vt:i4>
      </vt:variant>
      <vt:variant>
        <vt:lpwstr/>
      </vt:variant>
      <vt:variant>
        <vt:lpwstr>_Toc368050835</vt:lpwstr>
      </vt:variant>
      <vt:variant>
        <vt:i4>1179702</vt:i4>
      </vt:variant>
      <vt:variant>
        <vt:i4>3374</vt:i4>
      </vt:variant>
      <vt:variant>
        <vt:i4>0</vt:i4>
      </vt:variant>
      <vt:variant>
        <vt:i4>5</vt:i4>
      </vt:variant>
      <vt:variant>
        <vt:lpwstr/>
      </vt:variant>
      <vt:variant>
        <vt:lpwstr>_Toc368050834</vt:lpwstr>
      </vt:variant>
      <vt:variant>
        <vt:i4>1179702</vt:i4>
      </vt:variant>
      <vt:variant>
        <vt:i4>3368</vt:i4>
      </vt:variant>
      <vt:variant>
        <vt:i4>0</vt:i4>
      </vt:variant>
      <vt:variant>
        <vt:i4>5</vt:i4>
      </vt:variant>
      <vt:variant>
        <vt:lpwstr/>
      </vt:variant>
      <vt:variant>
        <vt:lpwstr>_Toc368050833</vt:lpwstr>
      </vt:variant>
      <vt:variant>
        <vt:i4>1179702</vt:i4>
      </vt:variant>
      <vt:variant>
        <vt:i4>3362</vt:i4>
      </vt:variant>
      <vt:variant>
        <vt:i4>0</vt:i4>
      </vt:variant>
      <vt:variant>
        <vt:i4>5</vt:i4>
      </vt:variant>
      <vt:variant>
        <vt:lpwstr/>
      </vt:variant>
      <vt:variant>
        <vt:lpwstr>_Toc368050832</vt:lpwstr>
      </vt:variant>
      <vt:variant>
        <vt:i4>1179702</vt:i4>
      </vt:variant>
      <vt:variant>
        <vt:i4>3356</vt:i4>
      </vt:variant>
      <vt:variant>
        <vt:i4>0</vt:i4>
      </vt:variant>
      <vt:variant>
        <vt:i4>5</vt:i4>
      </vt:variant>
      <vt:variant>
        <vt:lpwstr/>
      </vt:variant>
      <vt:variant>
        <vt:lpwstr>_Toc368050830</vt:lpwstr>
      </vt:variant>
      <vt:variant>
        <vt:i4>1245238</vt:i4>
      </vt:variant>
      <vt:variant>
        <vt:i4>3350</vt:i4>
      </vt:variant>
      <vt:variant>
        <vt:i4>0</vt:i4>
      </vt:variant>
      <vt:variant>
        <vt:i4>5</vt:i4>
      </vt:variant>
      <vt:variant>
        <vt:lpwstr/>
      </vt:variant>
      <vt:variant>
        <vt:lpwstr>_Toc368050829</vt:lpwstr>
      </vt:variant>
      <vt:variant>
        <vt:i4>1245238</vt:i4>
      </vt:variant>
      <vt:variant>
        <vt:i4>3344</vt:i4>
      </vt:variant>
      <vt:variant>
        <vt:i4>0</vt:i4>
      </vt:variant>
      <vt:variant>
        <vt:i4>5</vt:i4>
      </vt:variant>
      <vt:variant>
        <vt:lpwstr/>
      </vt:variant>
      <vt:variant>
        <vt:lpwstr>_Toc368050828</vt:lpwstr>
      </vt:variant>
      <vt:variant>
        <vt:i4>1245238</vt:i4>
      </vt:variant>
      <vt:variant>
        <vt:i4>3338</vt:i4>
      </vt:variant>
      <vt:variant>
        <vt:i4>0</vt:i4>
      </vt:variant>
      <vt:variant>
        <vt:i4>5</vt:i4>
      </vt:variant>
      <vt:variant>
        <vt:lpwstr/>
      </vt:variant>
      <vt:variant>
        <vt:lpwstr>_Toc368050827</vt:lpwstr>
      </vt:variant>
      <vt:variant>
        <vt:i4>1245238</vt:i4>
      </vt:variant>
      <vt:variant>
        <vt:i4>3332</vt:i4>
      </vt:variant>
      <vt:variant>
        <vt:i4>0</vt:i4>
      </vt:variant>
      <vt:variant>
        <vt:i4>5</vt:i4>
      </vt:variant>
      <vt:variant>
        <vt:lpwstr/>
      </vt:variant>
      <vt:variant>
        <vt:lpwstr>_Toc368050826</vt:lpwstr>
      </vt:variant>
      <vt:variant>
        <vt:i4>1245238</vt:i4>
      </vt:variant>
      <vt:variant>
        <vt:i4>3326</vt:i4>
      </vt:variant>
      <vt:variant>
        <vt:i4>0</vt:i4>
      </vt:variant>
      <vt:variant>
        <vt:i4>5</vt:i4>
      </vt:variant>
      <vt:variant>
        <vt:lpwstr/>
      </vt:variant>
      <vt:variant>
        <vt:lpwstr>_Toc368050825</vt:lpwstr>
      </vt:variant>
      <vt:variant>
        <vt:i4>1245238</vt:i4>
      </vt:variant>
      <vt:variant>
        <vt:i4>3320</vt:i4>
      </vt:variant>
      <vt:variant>
        <vt:i4>0</vt:i4>
      </vt:variant>
      <vt:variant>
        <vt:i4>5</vt:i4>
      </vt:variant>
      <vt:variant>
        <vt:lpwstr/>
      </vt:variant>
      <vt:variant>
        <vt:lpwstr>_Toc368050824</vt:lpwstr>
      </vt:variant>
      <vt:variant>
        <vt:i4>1245238</vt:i4>
      </vt:variant>
      <vt:variant>
        <vt:i4>3314</vt:i4>
      </vt:variant>
      <vt:variant>
        <vt:i4>0</vt:i4>
      </vt:variant>
      <vt:variant>
        <vt:i4>5</vt:i4>
      </vt:variant>
      <vt:variant>
        <vt:lpwstr/>
      </vt:variant>
      <vt:variant>
        <vt:lpwstr>_Toc368050823</vt:lpwstr>
      </vt:variant>
      <vt:variant>
        <vt:i4>1245238</vt:i4>
      </vt:variant>
      <vt:variant>
        <vt:i4>3308</vt:i4>
      </vt:variant>
      <vt:variant>
        <vt:i4>0</vt:i4>
      </vt:variant>
      <vt:variant>
        <vt:i4>5</vt:i4>
      </vt:variant>
      <vt:variant>
        <vt:lpwstr/>
      </vt:variant>
      <vt:variant>
        <vt:lpwstr>_Toc368050822</vt:lpwstr>
      </vt:variant>
      <vt:variant>
        <vt:i4>1245238</vt:i4>
      </vt:variant>
      <vt:variant>
        <vt:i4>3302</vt:i4>
      </vt:variant>
      <vt:variant>
        <vt:i4>0</vt:i4>
      </vt:variant>
      <vt:variant>
        <vt:i4>5</vt:i4>
      </vt:variant>
      <vt:variant>
        <vt:lpwstr/>
      </vt:variant>
      <vt:variant>
        <vt:lpwstr>_Toc368050821</vt:lpwstr>
      </vt:variant>
      <vt:variant>
        <vt:i4>1245238</vt:i4>
      </vt:variant>
      <vt:variant>
        <vt:i4>3296</vt:i4>
      </vt:variant>
      <vt:variant>
        <vt:i4>0</vt:i4>
      </vt:variant>
      <vt:variant>
        <vt:i4>5</vt:i4>
      </vt:variant>
      <vt:variant>
        <vt:lpwstr/>
      </vt:variant>
      <vt:variant>
        <vt:lpwstr>_Toc368050820</vt:lpwstr>
      </vt:variant>
      <vt:variant>
        <vt:i4>1048630</vt:i4>
      </vt:variant>
      <vt:variant>
        <vt:i4>3290</vt:i4>
      </vt:variant>
      <vt:variant>
        <vt:i4>0</vt:i4>
      </vt:variant>
      <vt:variant>
        <vt:i4>5</vt:i4>
      </vt:variant>
      <vt:variant>
        <vt:lpwstr/>
      </vt:variant>
      <vt:variant>
        <vt:lpwstr>_Toc368050819</vt:lpwstr>
      </vt:variant>
      <vt:variant>
        <vt:i4>1048630</vt:i4>
      </vt:variant>
      <vt:variant>
        <vt:i4>3284</vt:i4>
      </vt:variant>
      <vt:variant>
        <vt:i4>0</vt:i4>
      </vt:variant>
      <vt:variant>
        <vt:i4>5</vt:i4>
      </vt:variant>
      <vt:variant>
        <vt:lpwstr/>
      </vt:variant>
      <vt:variant>
        <vt:lpwstr>_Toc368050818</vt:lpwstr>
      </vt:variant>
      <vt:variant>
        <vt:i4>1048630</vt:i4>
      </vt:variant>
      <vt:variant>
        <vt:i4>3278</vt:i4>
      </vt:variant>
      <vt:variant>
        <vt:i4>0</vt:i4>
      </vt:variant>
      <vt:variant>
        <vt:i4>5</vt:i4>
      </vt:variant>
      <vt:variant>
        <vt:lpwstr/>
      </vt:variant>
      <vt:variant>
        <vt:lpwstr>_Toc368050817</vt:lpwstr>
      </vt:variant>
      <vt:variant>
        <vt:i4>1048630</vt:i4>
      </vt:variant>
      <vt:variant>
        <vt:i4>3272</vt:i4>
      </vt:variant>
      <vt:variant>
        <vt:i4>0</vt:i4>
      </vt:variant>
      <vt:variant>
        <vt:i4>5</vt:i4>
      </vt:variant>
      <vt:variant>
        <vt:lpwstr/>
      </vt:variant>
      <vt:variant>
        <vt:lpwstr>_Toc368050816</vt:lpwstr>
      </vt:variant>
      <vt:variant>
        <vt:i4>1048630</vt:i4>
      </vt:variant>
      <vt:variant>
        <vt:i4>3266</vt:i4>
      </vt:variant>
      <vt:variant>
        <vt:i4>0</vt:i4>
      </vt:variant>
      <vt:variant>
        <vt:i4>5</vt:i4>
      </vt:variant>
      <vt:variant>
        <vt:lpwstr/>
      </vt:variant>
      <vt:variant>
        <vt:lpwstr>_Toc368050815</vt:lpwstr>
      </vt:variant>
      <vt:variant>
        <vt:i4>1048630</vt:i4>
      </vt:variant>
      <vt:variant>
        <vt:i4>3260</vt:i4>
      </vt:variant>
      <vt:variant>
        <vt:i4>0</vt:i4>
      </vt:variant>
      <vt:variant>
        <vt:i4>5</vt:i4>
      </vt:variant>
      <vt:variant>
        <vt:lpwstr/>
      </vt:variant>
      <vt:variant>
        <vt:lpwstr>_Toc368050813</vt:lpwstr>
      </vt:variant>
      <vt:variant>
        <vt:i4>1048630</vt:i4>
      </vt:variant>
      <vt:variant>
        <vt:i4>3254</vt:i4>
      </vt:variant>
      <vt:variant>
        <vt:i4>0</vt:i4>
      </vt:variant>
      <vt:variant>
        <vt:i4>5</vt:i4>
      </vt:variant>
      <vt:variant>
        <vt:lpwstr/>
      </vt:variant>
      <vt:variant>
        <vt:lpwstr>_Toc368050812</vt:lpwstr>
      </vt:variant>
      <vt:variant>
        <vt:i4>1048630</vt:i4>
      </vt:variant>
      <vt:variant>
        <vt:i4>3248</vt:i4>
      </vt:variant>
      <vt:variant>
        <vt:i4>0</vt:i4>
      </vt:variant>
      <vt:variant>
        <vt:i4>5</vt:i4>
      </vt:variant>
      <vt:variant>
        <vt:lpwstr/>
      </vt:variant>
      <vt:variant>
        <vt:lpwstr>_Toc368050811</vt:lpwstr>
      </vt:variant>
      <vt:variant>
        <vt:i4>1048630</vt:i4>
      </vt:variant>
      <vt:variant>
        <vt:i4>3242</vt:i4>
      </vt:variant>
      <vt:variant>
        <vt:i4>0</vt:i4>
      </vt:variant>
      <vt:variant>
        <vt:i4>5</vt:i4>
      </vt:variant>
      <vt:variant>
        <vt:lpwstr/>
      </vt:variant>
      <vt:variant>
        <vt:lpwstr>_Toc368050810</vt:lpwstr>
      </vt:variant>
      <vt:variant>
        <vt:i4>1114166</vt:i4>
      </vt:variant>
      <vt:variant>
        <vt:i4>3236</vt:i4>
      </vt:variant>
      <vt:variant>
        <vt:i4>0</vt:i4>
      </vt:variant>
      <vt:variant>
        <vt:i4>5</vt:i4>
      </vt:variant>
      <vt:variant>
        <vt:lpwstr/>
      </vt:variant>
      <vt:variant>
        <vt:lpwstr>_Toc368050809</vt:lpwstr>
      </vt:variant>
      <vt:variant>
        <vt:i4>1114166</vt:i4>
      </vt:variant>
      <vt:variant>
        <vt:i4>3230</vt:i4>
      </vt:variant>
      <vt:variant>
        <vt:i4>0</vt:i4>
      </vt:variant>
      <vt:variant>
        <vt:i4>5</vt:i4>
      </vt:variant>
      <vt:variant>
        <vt:lpwstr/>
      </vt:variant>
      <vt:variant>
        <vt:lpwstr>_Toc368050808</vt:lpwstr>
      </vt:variant>
      <vt:variant>
        <vt:i4>1114166</vt:i4>
      </vt:variant>
      <vt:variant>
        <vt:i4>3224</vt:i4>
      </vt:variant>
      <vt:variant>
        <vt:i4>0</vt:i4>
      </vt:variant>
      <vt:variant>
        <vt:i4>5</vt:i4>
      </vt:variant>
      <vt:variant>
        <vt:lpwstr/>
      </vt:variant>
      <vt:variant>
        <vt:lpwstr>_Toc368050807</vt:lpwstr>
      </vt:variant>
      <vt:variant>
        <vt:i4>1114166</vt:i4>
      </vt:variant>
      <vt:variant>
        <vt:i4>3218</vt:i4>
      </vt:variant>
      <vt:variant>
        <vt:i4>0</vt:i4>
      </vt:variant>
      <vt:variant>
        <vt:i4>5</vt:i4>
      </vt:variant>
      <vt:variant>
        <vt:lpwstr/>
      </vt:variant>
      <vt:variant>
        <vt:lpwstr>_Toc368050806</vt:lpwstr>
      </vt:variant>
      <vt:variant>
        <vt:i4>1114166</vt:i4>
      </vt:variant>
      <vt:variant>
        <vt:i4>3212</vt:i4>
      </vt:variant>
      <vt:variant>
        <vt:i4>0</vt:i4>
      </vt:variant>
      <vt:variant>
        <vt:i4>5</vt:i4>
      </vt:variant>
      <vt:variant>
        <vt:lpwstr/>
      </vt:variant>
      <vt:variant>
        <vt:lpwstr>_Toc368050805</vt:lpwstr>
      </vt:variant>
      <vt:variant>
        <vt:i4>1114166</vt:i4>
      </vt:variant>
      <vt:variant>
        <vt:i4>3206</vt:i4>
      </vt:variant>
      <vt:variant>
        <vt:i4>0</vt:i4>
      </vt:variant>
      <vt:variant>
        <vt:i4>5</vt:i4>
      </vt:variant>
      <vt:variant>
        <vt:lpwstr/>
      </vt:variant>
      <vt:variant>
        <vt:lpwstr>_Toc368050804</vt:lpwstr>
      </vt:variant>
      <vt:variant>
        <vt:i4>1114166</vt:i4>
      </vt:variant>
      <vt:variant>
        <vt:i4>3200</vt:i4>
      </vt:variant>
      <vt:variant>
        <vt:i4>0</vt:i4>
      </vt:variant>
      <vt:variant>
        <vt:i4>5</vt:i4>
      </vt:variant>
      <vt:variant>
        <vt:lpwstr/>
      </vt:variant>
      <vt:variant>
        <vt:lpwstr>_Toc368050803</vt:lpwstr>
      </vt:variant>
      <vt:variant>
        <vt:i4>1114166</vt:i4>
      </vt:variant>
      <vt:variant>
        <vt:i4>3194</vt:i4>
      </vt:variant>
      <vt:variant>
        <vt:i4>0</vt:i4>
      </vt:variant>
      <vt:variant>
        <vt:i4>5</vt:i4>
      </vt:variant>
      <vt:variant>
        <vt:lpwstr/>
      </vt:variant>
      <vt:variant>
        <vt:lpwstr>_Toc368050802</vt:lpwstr>
      </vt:variant>
      <vt:variant>
        <vt:i4>1114166</vt:i4>
      </vt:variant>
      <vt:variant>
        <vt:i4>3188</vt:i4>
      </vt:variant>
      <vt:variant>
        <vt:i4>0</vt:i4>
      </vt:variant>
      <vt:variant>
        <vt:i4>5</vt:i4>
      </vt:variant>
      <vt:variant>
        <vt:lpwstr/>
      </vt:variant>
      <vt:variant>
        <vt:lpwstr>_Toc368050801</vt:lpwstr>
      </vt:variant>
      <vt:variant>
        <vt:i4>1114166</vt:i4>
      </vt:variant>
      <vt:variant>
        <vt:i4>3182</vt:i4>
      </vt:variant>
      <vt:variant>
        <vt:i4>0</vt:i4>
      </vt:variant>
      <vt:variant>
        <vt:i4>5</vt:i4>
      </vt:variant>
      <vt:variant>
        <vt:lpwstr/>
      </vt:variant>
      <vt:variant>
        <vt:lpwstr>_Toc368050800</vt:lpwstr>
      </vt:variant>
      <vt:variant>
        <vt:i4>1572921</vt:i4>
      </vt:variant>
      <vt:variant>
        <vt:i4>3176</vt:i4>
      </vt:variant>
      <vt:variant>
        <vt:i4>0</vt:i4>
      </vt:variant>
      <vt:variant>
        <vt:i4>5</vt:i4>
      </vt:variant>
      <vt:variant>
        <vt:lpwstr/>
      </vt:variant>
      <vt:variant>
        <vt:lpwstr>_Toc368050799</vt:lpwstr>
      </vt:variant>
      <vt:variant>
        <vt:i4>1572921</vt:i4>
      </vt:variant>
      <vt:variant>
        <vt:i4>3170</vt:i4>
      </vt:variant>
      <vt:variant>
        <vt:i4>0</vt:i4>
      </vt:variant>
      <vt:variant>
        <vt:i4>5</vt:i4>
      </vt:variant>
      <vt:variant>
        <vt:lpwstr/>
      </vt:variant>
      <vt:variant>
        <vt:lpwstr>_Toc368050798</vt:lpwstr>
      </vt:variant>
      <vt:variant>
        <vt:i4>1572921</vt:i4>
      </vt:variant>
      <vt:variant>
        <vt:i4>3164</vt:i4>
      </vt:variant>
      <vt:variant>
        <vt:i4>0</vt:i4>
      </vt:variant>
      <vt:variant>
        <vt:i4>5</vt:i4>
      </vt:variant>
      <vt:variant>
        <vt:lpwstr/>
      </vt:variant>
      <vt:variant>
        <vt:lpwstr>_Toc368050797</vt:lpwstr>
      </vt:variant>
      <vt:variant>
        <vt:i4>1572921</vt:i4>
      </vt:variant>
      <vt:variant>
        <vt:i4>3158</vt:i4>
      </vt:variant>
      <vt:variant>
        <vt:i4>0</vt:i4>
      </vt:variant>
      <vt:variant>
        <vt:i4>5</vt:i4>
      </vt:variant>
      <vt:variant>
        <vt:lpwstr/>
      </vt:variant>
      <vt:variant>
        <vt:lpwstr>_Toc368050796</vt:lpwstr>
      </vt:variant>
      <vt:variant>
        <vt:i4>1572921</vt:i4>
      </vt:variant>
      <vt:variant>
        <vt:i4>3152</vt:i4>
      </vt:variant>
      <vt:variant>
        <vt:i4>0</vt:i4>
      </vt:variant>
      <vt:variant>
        <vt:i4>5</vt:i4>
      </vt:variant>
      <vt:variant>
        <vt:lpwstr/>
      </vt:variant>
      <vt:variant>
        <vt:lpwstr>_Toc368050795</vt:lpwstr>
      </vt:variant>
      <vt:variant>
        <vt:i4>1572921</vt:i4>
      </vt:variant>
      <vt:variant>
        <vt:i4>3146</vt:i4>
      </vt:variant>
      <vt:variant>
        <vt:i4>0</vt:i4>
      </vt:variant>
      <vt:variant>
        <vt:i4>5</vt:i4>
      </vt:variant>
      <vt:variant>
        <vt:lpwstr/>
      </vt:variant>
      <vt:variant>
        <vt:lpwstr>_Toc368050794</vt:lpwstr>
      </vt:variant>
      <vt:variant>
        <vt:i4>1572921</vt:i4>
      </vt:variant>
      <vt:variant>
        <vt:i4>3140</vt:i4>
      </vt:variant>
      <vt:variant>
        <vt:i4>0</vt:i4>
      </vt:variant>
      <vt:variant>
        <vt:i4>5</vt:i4>
      </vt:variant>
      <vt:variant>
        <vt:lpwstr/>
      </vt:variant>
      <vt:variant>
        <vt:lpwstr>_Toc368050793</vt:lpwstr>
      </vt:variant>
      <vt:variant>
        <vt:i4>1572921</vt:i4>
      </vt:variant>
      <vt:variant>
        <vt:i4>3134</vt:i4>
      </vt:variant>
      <vt:variant>
        <vt:i4>0</vt:i4>
      </vt:variant>
      <vt:variant>
        <vt:i4>5</vt:i4>
      </vt:variant>
      <vt:variant>
        <vt:lpwstr/>
      </vt:variant>
      <vt:variant>
        <vt:lpwstr>_Toc368050792</vt:lpwstr>
      </vt:variant>
      <vt:variant>
        <vt:i4>1572921</vt:i4>
      </vt:variant>
      <vt:variant>
        <vt:i4>3128</vt:i4>
      </vt:variant>
      <vt:variant>
        <vt:i4>0</vt:i4>
      </vt:variant>
      <vt:variant>
        <vt:i4>5</vt:i4>
      </vt:variant>
      <vt:variant>
        <vt:lpwstr/>
      </vt:variant>
      <vt:variant>
        <vt:lpwstr>_Toc368050791</vt:lpwstr>
      </vt:variant>
      <vt:variant>
        <vt:i4>1572921</vt:i4>
      </vt:variant>
      <vt:variant>
        <vt:i4>3122</vt:i4>
      </vt:variant>
      <vt:variant>
        <vt:i4>0</vt:i4>
      </vt:variant>
      <vt:variant>
        <vt:i4>5</vt:i4>
      </vt:variant>
      <vt:variant>
        <vt:lpwstr/>
      </vt:variant>
      <vt:variant>
        <vt:lpwstr>_Toc368050790</vt:lpwstr>
      </vt:variant>
      <vt:variant>
        <vt:i4>1638457</vt:i4>
      </vt:variant>
      <vt:variant>
        <vt:i4>3116</vt:i4>
      </vt:variant>
      <vt:variant>
        <vt:i4>0</vt:i4>
      </vt:variant>
      <vt:variant>
        <vt:i4>5</vt:i4>
      </vt:variant>
      <vt:variant>
        <vt:lpwstr/>
      </vt:variant>
      <vt:variant>
        <vt:lpwstr>_Toc368050789</vt:lpwstr>
      </vt:variant>
      <vt:variant>
        <vt:i4>1638457</vt:i4>
      </vt:variant>
      <vt:variant>
        <vt:i4>3110</vt:i4>
      </vt:variant>
      <vt:variant>
        <vt:i4>0</vt:i4>
      </vt:variant>
      <vt:variant>
        <vt:i4>5</vt:i4>
      </vt:variant>
      <vt:variant>
        <vt:lpwstr/>
      </vt:variant>
      <vt:variant>
        <vt:lpwstr>_Toc368050788</vt:lpwstr>
      </vt:variant>
      <vt:variant>
        <vt:i4>1638457</vt:i4>
      </vt:variant>
      <vt:variant>
        <vt:i4>3104</vt:i4>
      </vt:variant>
      <vt:variant>
        <vt:i4>0</vt:i4>
      </vt:variant>
      <vt:variant>
        <vt:i4>5</vt:i4>
      </vt:variant>
      <vt:variant>
        <vt:lpwstr/>
      </vt:variant>
      <vt:variant>
        <vt:lpwstr>_Toc368050787</vt:lpwstr>
      </vt:variant>
      <vt:variant>
        <vt:i4>1638457</vt:i4>
      </vt:variant>
      <vt:variant>
        <vt:i4>3098</vt:i4>
      </vt:variant>
      <vt:variant>
        <vt:i4>0</vt:i4>
      </vt:variant>
      <vt:variant>
        <vt:i4>5</vt:i4>
      </vt:variant>
      <vt:variant>
        <vt:lpwstr/>
      </vt:variant>
      <vt:variant>
        <vt:lpwstr>_Toc368050786</vt:lpwstr>
      </vt:variant>
      <vt:variant>
        <vt:i4>1638457</vt:i4>
      </vt:variant>
      <vt:variant>
        <vt:i4>3092</vt:i4>
      </vt:variant>
      <vt:variant>
        <vt:i4>0</vt:i4>
      </vt:variant>
      <vt:variant>
        <vt:i4>5</vt:i4>
      </vt:variant>
      <vt:variant>
        <vt:lpwstr/>
      </vt:variant>
      <vt:variant>
        <vt:lpwstr>_Toc368050785</vt:lpwstr>
      </vt:variant>
      <vt:variant>
        <vt:i4>1638457</vt:i4>
      </vt:variant>
      <vt:variant>
        <vt:i4>3086</vt:i4>
      </vt:variant>
      <vt:variant>
        <vt:i4>0</vt:i4>
      </vt:variant>
      <vt:variant>
        <vt:i4>5</vt:i4>
      </vt:variant>
      <vt:variant>
        <vt:lpwstr/>
      </vt:variant>
      <vt:variant>
        <vt:lpwstr>_Toc368050784</vt:lpwstr>
      </vt:variant>
      <vt:variant>
        <vt:i4>1638457</vt:i4>
      </vt:variant>
      <vt:variant>
        <vt:i4>3080</vt:i4>
      </vt:variant>
      <vt:variant>
        <vt:i4>0</vt:i4>
      </vt:variant>
      <vt:variant>
        <vt:i4>5</vt:i4>
      </vt:variant>
      <vt:variant>
        <vt:lpwstr/>
      </vt:variant>
      <vt:variant>
        <vt:lpwstr>_Toc368050783</vt:lpwstr>
      </vt:variant>
      <vt:variant>
        <vt:i4>1638457</vt:i4>
      </vt:variant>
      <vt:variant>
        <vt:i4>3074</vt:i4>
      </vt:variant>
      <vt:variant>
        <vt:i4>0</vt:i4>
      </vt:variant>
      <vt:variant>
        <vt:i4>5</vt:i4>
      </vt:variant>
      <vt:variant>
        <vt:lpwstr/>
      </vt:variant>
      <vt:variant>
        <vt:lpwstr>_Toc368050782</vt:lpwstr>
      </vt:variant>
      <vt:variant>
        <vt:i4>1638457</vt:i4>
      </vt:variant>
      <vt:variant>
        <vt:i4>3068</vt:i4>
      </vt:variant>
      <vt:variant>
        <vt:i4>0</vt:i4>
      </vt:variant>
      <vt:variant>
        <vt:i4>5</vt:i4>
      </vt:variant>
      <vt:variant>
        <vt:lpwstr/>
      </vt:variant>
      <vt:variant>
        <vt:lpwstr>_Toc368050781</vt:lpwstr>
      </vt:variant>
      <vt:variant>
        <vt:i4>1638457</vt:i4>
      </vt:variant>
      <vt:variant>
        <vt:i4>3062</vt:i4>
      </vt:variant>
      <vt:variant>
        <vt:i4>0</vt:i4>
      </vt:variant>
      <vt:variant>
        <vt:i4>5</vt:i4>
      </vt:variant>
      <vt:variant>
        <vt:lpwstr/>
      </vt:variant>
      <vt:variant>
        <vt:lpwstr>_Toc368050780</vt:lpwstr>
      </vt:variant>
      <vt:variant>
        <vt:i4>1441849</vt:i4>
      </vt:variant>
      <vt:variant>
        <vt:i4>3056</vt:i4>
      </vt:variant>
      <vt:variant>
        <vt:i4>0</vt:i4>
      </vt:variant>
      <vt:variant>
        <vt:i4>5</vt:i4>
      </vt:variant>
      <vt:variant>
        <vt:lpwstr/>
      </vt:variant>
      <vt:variant>
        <vt:lpwstr>_Toc368050779</vt:lpwstr>
      </vt:variant>
      <vt:variant>
        <vt:i4>1441849</vt:i4>
      </vt:variant>
      <vt:variant>
        <vt:i4>3050</vt:i4>
      </vt:variant>
      <vt:variant>
        <vt:i4>0</vt:i4>
      </vt:variant>
      <vt:variant>
        <vt:i4>5</vt:i4>
      </vt:variant>
      <vt:variant>
        <vt:lpwstr/>
      </vt:variant>
      <vt:variant>
        <vt:lpwstr>_Toc368050778</vt:lpwstr>
      </vt:variant>
      <vt:variant>
        <vt:i4>1441849</vt:i4>
      </vt:variant>
      <vt:variant>
        <vt:i4>3044</vt:i4>
      </vt:variant>
      <vt:variant>
        <vt:i4>0</vt:i4>
      </vt:variant>
      <vt:variant>
        <vt:i4>5</vt:i4>
      </vt:variant>
      <vt:variant>
        <vt:lpwstr/>
      </vt:variant>
      <vt:variant>
        <vt:lpwstr>_Toc368050777</vt:lpwstr>
      </vt:variant>
      <vt:variant>
        <vt:i4>1441849</vt:i4>
      </vt:variant>
      <vt:variant>
        <vt:i4>3038</vt:i4>
      </vt:variant>
      <vt:variant>
        <vt:i4>0</vt:i4>
      </vt:variant>
      <vt:variant>
        <vt:i4>5</vt:i4>
      </vt:variant>
      <vt:variant>
        <vt:lpwstr/>
      </vt:variant>
      <vt:variant>
        <vt:lpwstr>_Toc368050776</vt:lpwstr>
      </vt:variant>
      <vt:variant>
        <vt:i4>1441849</vt:i4>
      </vt:variant>
      <vt:variant>
        <vt:i4>3032</vt:i4>
      </vt:variant>
      <vt:variant>
        <vt:i4>0</vt:i4>
      </vt:variant>
      <vt:variant>
        <vt:i4>5</vt:i4>
      </vt:variant>
      <vt:variant>
        <vt:lpwstr/>
      </vt:variant>
      <vt:variant>
        <vt:lpwstr>_Toc368050775</vt:lpwstr>
      </vt:variant>
      <vt:variant>
        <vt:i4>1441849</vt:i4>
      </vt:variant>
      <vt:variant>
        <vt:i4>3026</vt:i4>
      </vt:variant>
      <vt:variant>
        <vt:i4>0</vt:i4>
      </vt:variant>
      <vt:variant>
        <vt:i4>5</vt:i4>
      </vt:variant>
      <vt:variant>
        <vt:lpwstr/>
      </vt:variant>
      <vt:variant>
        <vt:lpwstr>_Toc368050774</vt:lpwstr>
      </vt:variant>
      <vt:variant>
        <vt:i4>1441849</vt:i4>
      </vt:variant>
      <vt:variant>
        <vt:i4>3020</vt:i4>
      </vt:variant>
      <vt:variant>
        <vt:i4>0</vt:i4>
      </vt:variant>
      <vt:variant>
        <vt:i4>5</vt:i4>
      </vt:variant>
      <vt:variant>
        <vt:lpwstr/>
      </vt:variant>
      <vt:variant>
        <vt:lpwstr>_Toc368050773</vt:lpwstr>
      </vt:variant>
      <vt:variant>
        <vt:i4>1441849</vt:i4>
      </vt:variant>
      <vt:variant>
        <vt:i4>3014</vt:i4>
      </vt:variant>
      <vt:variant>
        <vt:i4>0</vt:i4>
      </vt:variant>
      <vt:variant>
        <vt:i4>5</vt:i4>
      </vt:variant>
      <vt:variant>
        <vt:lpwstr/>
      </vt:variant>
      <vt:variant>
        <vt:lpwstr>_Toc368050772</vt:lpwstr>
      </vt:variant>
      <vt:variant>
        <vt:i4>1441849</vt:i4>
      </vt:variant>
      <vt:variant>
        <vt:i4>3008</vt:i4>
      </vt:variant>
      <vt:variant>
        <vt:i4>0</vt:i4>
      </vt:variant>
      <vt:variant>
        <vt:i4>5</vt:i4>
      </vt:variant>
      <vt:variant>
        <vt:lpwstr/>
      </vt:variant>
      <vt:variant>
        <vt:lpwstr>_Toc368050771</vt:lpwstr>
      </vt:variant>
      <vt:variant>
        <vt:i4>1441849</vt:i4>
      </vt:variant>
      <vt:variant>
        <vt:i4>3002</vt:i4>
      </vt:variant>
      <vt:variant>
        <vt:i4>0</vt:i4>
      </vt:variant>
      <vt:variant>
        <vt:i4>5</vt:i4>
      </vt:variant>
      <vt:variant>
        <vt:lpwstr/>
      </vt:variant>
      <vt:variant>
        <vt:lpwstr>_Toc368050770</vt:lpwstr>
      </vt:variant>
      <vt:variant>
        <vt:i4>1507385</vt:i4>
      </vt:variant>
      <vt:variant>
        <vt:i4>2996</vt:i4>
      </vt:variant>
      <vt:variant>
        <vt:i4>0</vt:i4>
      </vt:variant>
      <vt:variant>
        <vt:i4>5</vt:i4>
      </vt:variant>
      <vt:variant>
        <vt:lpwstr/>
      </vt:variant>
      <vt:variant>
        <vt:lpwstr>_Toc368050769</vt:lpwstr>
      </vt:variant>
      <vt:variant>
        <vt:i4>1507385</vt:i4>
      </vt:variant>
      <vt:variant>
        <vt:i4>2990</vt:i4>
      </vt:variant>
      <vt:variant>
        <vt:i4>0</vt:i4>
      </vt:variant>
      <vt:variant>
        <vt:i4>5</vt:i4>
      </vt:variant>
      <vt:variant>
        <vt:lpwstr/>
      </vt:variant>
      <vt:variant>
        <vt:lpwstr>_Toc368050768</vt:lpwstr>
      </vt:variant>
      <vt:variant>
        <vt:i4>1507385</vt:i4>
      </vt:variant>
      <vt:variant>
        <vt:i4>2984</vt:i4>
      </vt:variant>
      <vt:variant>
        <vt:i4>0</vt:i4>
      </vt:variant>
      <vt:variant>
        <vt:i4>5</vt:i4>
      </vt:variant>
      <vt:variant>
        <vt:lpwstr/>
      </vt:variant>
      <vt:variant>
        <vt:lpwstr>_Toc368050767</vt:lpwstr>
      </vt:variant>
      <vt:variant>
        <vt:i4>1507385</vt:i4>
      </vt:variant>
      <vt:variant>
        <vt:i4>2978</vt:i4>
      </vt:variant>
      <vt:variant>
        <vt:i4>0</vt:i4>
      </vt:variant>
      <vt:variant>
        <vt:i4>5</vt:i4>
      </vt:variant>
      <vt:variant>
        <vt:lpwstr/>
      </vt:variant>
      <vt:variant>
        <vt:lpwstr>_Toc368050766</vt:lpwstr>
      </vt:variant>
      <vt:variant>
        <vt:i4>1507385</vt:i4>
      </vt:variant>
      <vt:variant>
        <vt:i4>2972</vt:i4>
      </vt:variant>
      <vt:variant>
        <vt:i4>0</vt:i4>
      </vt:variant>
      <vt:variant>
        <vt:i4>5</vt:i4>
      </vt:variant>
      <vt:variant>
        <vt:lpwstr/>
      </vt:variant>
      <vt:variant>
        <vt:lpwstr>_Toc368050765</vt:lpwstr>
      </vt:variant>
      <vt:variant>
        <vt:i4>1507385</vt:i4>
      </vt:variant>
      <vt:variant>
        <vt:i4>2966</vt:i4>
      </vt:variant>
      <vt:variant>
        <vt:i4>0</vt:i4>
      </vt:variant>
      <vt:variant>
        <vt:i4>5</vt:i4>
      </vt:variant>
      <vt:variant>
        <vt:lpwstr/>
      </vt:variant>
      <vt:variant>
        <vt:lpwstr>_Toc368050764</vt:lpwstr>
      </vt:variant>
      <vt:variant>
        <vt:i4>1507385</vt:i4>
      </vt:variant>
      <vt:variant>
        <vt:i4>2960</vt:i4>
      </vt:variant>
      <vt:variant>
        <vt:i4>0</vt:i4>
      </vt:variant>
      <vt:variant>
        <vt:i4>5</vt:i4>
      </vt:variant>
      <vt:variant>
        <vt:lpwstr/>
      </vt:variant>
      <vt:variant>
        <vt:lpwstr>_Toc368050763</vt:lpwstr>
      </vt:variant>
      <vt:variant>
        <vt:i4>1507385</vt:i4>
      </vt:variant>
      <vt:variant>
        <vt:i4>2954</vt:i4>
      </vt:variant>
      <vt:variant>
        <vt:i4>0</vt:i4>
      </vt:variant>
      <vt:variant>
        <vt:i4>5</vt:i4>
      </vt:variant>
      <vt:variant>
        <vt:lpwstr/>
      </vt:variant>
      <vt:variant>
        <vt:lpwstr>_Toc368050762</vt:lpwstr>
      </vt:variant>
      <vt:variant>
        <vt:i4>1507385</vt:i4>
      </vt:variant>
      <vt:variant>
        <vt:i4>2948</vt:i4>
      </vt:variant>
      <vt:variant>
        <vt:i4>0</vt:i4>
      </vt:variant>
      <vt:variant>
        <vt:i4>5</vt:i4>
      </vt:variant>
      <vt:variant>
        <vt:lpwstr/>
      </vt:variant>
      <vt:variant>
        <vt:lpwstr>_Toc368050761</vt:lpwstr>
      </vt:variant>
      <vt:variant>
        <vt:i4>1507385</vt:i4>
      </vt:variant>
      <vt:variant>
        <vt:i4>2942</vt:i4>
      </vt:variant>
      <vt:variant>
        <vt:i4>0</vt:i4>
      </vt:variant>
      <vt:variant>
        <vt:i4>5</vt:i4>
      </vt:variant>
      <vt:variant>
        <vt:lpwstr/>
      </vt:variant>
      <vt:variant>
        <vt:lpwstr>_Toc368050760</vt:lpwstr>
      </vt:variant>
      <vt:variant>
        <vt:i4>1310777</vt:i4>
      </vt:variant>
      <vt:variant>
        <vt:i4>2936</vt:i4>
      </vt:variant>
      <vt:variant>
        <vt:i4>0</vt:i4>
      </vt:variant>
      <vt:variant>
        <vt:i4>5</vt:i4>
      </vt:variant>
      <vt:variant>
        <vt:lpwstr/>
      </vt:variant>
      <vt:variant>
        <vt:lpwstr>_Toc368050759</vt:lpwstr>
      </vt:variant>
      <vt:variant>
        <vt:i4>1310777</vt:i4>
      </vt:variant>
      <vt:variant>
        <vt:i4>2930</vt:i4>
      </vt:variant>
      <vt:variant>
        <vt:i4>0</vt:i4>
      </vt:variant>
      <vt:variant>
        <vt:i4>5</vt:i4>
      </vt:variant>
      <vt:variant>
        <vt:lpwstr/>
      </vt:variant>
      <vt:variant>
        <vt:lpwstr>_Toc368050758</vt:lpwstr>
      </vt:variant>
      <vt:variant>
        <vt:i4>1310777</vt:i4>
      </vt:variant>
      <vt:variant>
        <vt:i4>2924</vt:i4>
      </vt:variant>
      <vt:variant>
        <vt:i4>0</vt:i4>
      </vt:variant>
      <vt:variant>
        <vt:i4>5</vt:i4>
      </vt:variant>
      <vt:variant>
        <vt:lpwstr/>
      </vt:variant>
      <vt:variant>
        <vt:lpwstr>_Toc368050757</vt:lpwstr>
      </vt:variant>
      <vt:variant>
        <vt:i4>1310777</vt:i4>
      </vt:variant>
      <vt:variant>
        <vt:i4>2918</vt:i4>
      </vt:variant>
      <vt:variant>
        <vt:i4>0</vt:i4>
      </vt:variant>
      <vt:variant>
        <vt:i4>5</vt:i4>
      </vt:variant>
      <vt:variant>
        <vt:lpwstr/>
      </vt:variant>
      <vt:variant>
        <vt:lpwstr>_Toc368050756</vt:lpwstr>
      </vt:variant>
      <vt:variant>
        <vt:i4>1310777</vt:i4>
      </vt:variant>
      <vt:variant>
        <vt:i4>2912</vt:i4>
      </vt:variant>
      <vt:variant>
        <vt:i4>0</vt:i4>
      </vt:variant>
      <vt:variant>
        <vt:i4>5</vt:i4>
      </vt:variant>
      <vt:variant>
        <vt:lpwstr/>
      </vt:variant>
      <vt:variant>
        <vt:lpwstr>_Toc368050755</vt:lpwstr>
      </vt:variant>
      <vt:variant>
        <vt:i4>1310777</vt:i4>
      </vt:variant>
      <vt:variant>
        <vt:i4>2906</vt:i4>
      </vt:variant>
      <vt:variant>
        <vt:i4>0</vt:i4>
      </vt:variant>
      <vt:variant>
        <vt:i4>5</vt:i4>
      </vt:variant>
      <vt:variant>
        <vt:lpwstr/>
      </vt:variant>
      <vt:variant>
        <vt:lpwstr>_Toc368050754</vt:lpwstr>
      </vt:variant>
      <vt:variant>
        <vt:i4>1310777</vt:i4>
      </vt:variant>
      <vt:variant>
        <vt:i4>2900</vt:i4>
      </vt:variant>
      <vt:variant>
        <vt:i4>0</vt:i4>
      </vt:variant>
      <vt:variant>
        <vt:i4>5</vt:i4>
      </vt:variant>
      <vt:variant>
        <vt:lpwstr/>
      </vt:variant>
      <vt:variant>
        <vt:lpwstr>_Toc368050753</vt:lpwstr>
      </vt:variant>
      <vt:variant>
        <vt:i4>1310777</vt:i4>
      </vt:variant>
      <vt:variant>
        <vt:i4>2894</vt:i4>
      </vt:variant>
      <vt:variant>
        <vt:i4>0</vt:i4>
      </vt:variant>
      <vt:variant>
        <vt:i4>5</vt:i4>
      </vt:variant>
      <vt:variant>
        <vt:lpwstr/>
      </vt:variant>
      <vt:variant>
        <vt:lpwstr>_Toc368050752</vt:lpwstr>
      </vt:variant>
      <vt:variant>
        <vt:i4>1310777</vt:i4>
      </vt:variant>
      <vt:variant>
        <vt:i4>2888</vt:i4>
      </vt:variant>
      <vt:variant>
        <vt:i4>0</vt:i4>
      </vt:variant>
      <vt:variant>
        <vt:i4>5</vt:i4>
      </vt:variant>
      <vt:variant>
        <vt:lpwstr/>
      </vt:variant>
      <vt:variant>
        <vt:lpwstr>_Toc368050751</vt:lpwstr>
      </vt:variant>
      <vt:variant>
        <vt:i4>1310777</vt:i4>
      </vt:variant>
      <vt:variant>
        <vt:i4>2882</vt:i4>
      </vt:variant>
      <vt:variant>
        <vt:i4>0</vt:i4>
      </vt:variant>
      <vt:variant>
        <vt:i4>5</vt:i4>
      </vt:variant>
      <vt:variant>
        <vt:lpwstr/>
      </vt:variant>
      <vt:variant>
        <vt:lpwstr>_Toc368050750</vt:lpwstr>
      </vt:variant>
      <vt:variant>
        <vt:i4>1376313</vt:i4>
      </vt:variant>
      <vt:variant>
        <vt:i4>2876</vt:i4>
      </vt:variant>
      <vt:variant>
        <vt:i4>0</vt:i4>
      </vt:variant>
      <vt:variant>
        <vt:i4>5</vt:i4>
      </vt:variant>
      <vt:variant>
        <vt:lpwstr/>
      </vt:variant>
      <vt:variant>
        <vt:lpwstr>_Toc368050749</vt:lpwstr>
      </vt:variant>
      <vt:variant>
        <vt:i4>1376313</vt:i4>
      </vt:variant>
      <vt:variant>
        <vt:i4>2870</vt:i4>
      </vt:variant>
      <vt:variant>
        <vt:i4>0</vt:i4>
      </vt:variant>
      <vt:variant>
        <vt:i4>5</vt:i4>
      </vt:variant>
      <vt:variant>
        <vt:lpwstr/>
      </vt:variant>
      <vt:variant>
        <vt:lpwstr>_Toc368050748</vt:lpwstr>
      </vt:variant>
      <vt:variant>
        <vt:i4>1376313</vt:i4>
      </vt:variant>
      <vt:variant>
        <vt:i4>2864</vt:i4>
      </vt:variant>
      <vt:variant>
        <vt:i4>0</vt:i4>
      </vt:variant>
      <vt:variant>
        <vt:i4>5</vt:i4>
      </vt:variant>
      <vt:variant>
        <vt:lpwstr/>
      </vt:variant>
      <vt:variant>
        <vt:lpwstr>_Toc368050747</vt:lpwstr>
      </vt:variant>
      <vt:variant>
        <vt:i4>1376313</vt:i4>
      </vt:variant>
      <vt:variant>
        <vt:i4>2858</vt:i4>
      </vt:variant>
      <vt:variant>
        <vt:i4>0</vt:i4>
      </vt:variant>
      <vt:variant>
        <vt:i4>5</vt:i4>
      </vt:variant>
      <vt:variant>
        <vt:lpwstr/>
      </vt:variant>
      <vt:variant>
        <vt:lpwstr>_Toc368050746</vt:lpwstr>
      </vt:variant>
      <vt:variant>
        <vt:i4>1376313</vt:i4>
      </vt:variant>
      <vt:variant>
        <vt:i4>2852</vt:i4>
      </vt:variant>
      <vt:variant>
        <vt:i4>0</vt:i4>
      </vt:variant>
      <vt:variant>
        <vt:i4>5</vt:i4>
      </vt:variant>
      <vt:variant>
        <vt:lpwstr/>
      </vt:variant>
      <vt:variant>
        <vt:lpwstr>_Toc368050745</vt:lpwstr>
      </vt:variant>
      <vt:variant>
        <vt:i4>1376313</vt:i4>
      </vt:variant>
      <vt:variant>
        <vt:i4>2846</vt:i4>
      </vt:variant>
      <vt:variant>
        <vt:i4>0</vt:i4>
      </vt:variant>
      <vt:variant>
        <vt:i4>5</vt:i4>
      </vt:variant>
      <vt:variant>
        <vt:lpwstr/>
      </vt:variant>
      <vt:variant>
        <vt:lpwstr>_Toc368050744</vt:lpwstr>
      </vt:variant>
      <vt:variant>
        <vt:i4>1376313</vt:i4>
      </vt:variant>
      <vt:variant>
        <vt:i4>2840</vt:i4>
      </vt:variant>
      <vt:variant>
        <vt:i4>0</vt:i4>
      </vt:variant>
      <vt:variant>
        <vt:i4>5</vt:i4>
      </vt:variant>
      <vt:variant>
        <vt:lpwstr/>
      </vt:variant>
      <vt:variant>
        <vt:lpwstr>_Toc368050743</vt:lpwstr>
      </vt:variant>
      <vt:variant>
        <vt:i4>1376313</vt:i4>
      </vt:variant>
      <vt:variant>
        <vt:i4>2834</vt:i4>
      </vt:variant>
      <vt:variant>
        <vt:i4>0</vt:i4>
      </vt:variant>
      <vt:variant>
        <vt:i4>5</vt:i4>
      </vt:variant>
      <vt:variant>
        <vt:lpwstr/>
      </vt:variant>
      <vt:variant>
        <vt:lpwstr>_Toc368050742</vt:lpwstr>
      </vt:variant>
      <vt:variant>
        <vt:i4>1376313</vt:i4>
      </vt:variant>
      <vt:variant>
        <vt:i4>2828</vt:i4>
      </vt:variant>
      <vt:variant>
        <vt:i4>0</vt:i4>
      </vt:variant>
      <vt:variant>
        <vt:i4>5</vt:i4>
      </vt:variant>
      <vt:variant>
        <vt:lpwstr/>
      </vt:variant>
      <vt:variant>
        <vt:lpwstr>_Toc368050741</vt:lpwstr>
      </vt:variant>
      <vt:variant>
        <vt:i4>1376313</vt:i4>
      </vt:variant>
      <vt:variant>
        <vt:i4>2822</vt:i4>
      </vt:variant>
      <vt:variant>
        <vt:i4>0</vt:i4>
      </vt:variant>
      <vt:variant>
        <vt:i4>5</vt:i4>
      </vt:variant>
      <vt:variant>
        <vt:lpwstr/>
      </vt:variant>
      <vt:variant>
        <vt:lpwstr>_Toc368050740</vt:lpwstr>
      </vt:variant>
      <vt:variant>
        <vt:i4>1179705</vt:i4>
      </vt:variant>
      <vt:variant>
        <vt:i4>2816</vt:i4>
      </vt:variant>
      <vt:variant>
        <vt:i4>0</vt:i4>
      </vt:variant>
      <vt:variant>
        <vt:i4>5</vt:i4>
      </vt:variant>
      <vt:variant>
        <vt:lpwstr/>
      </vt:variant>
      <vt:variant>
        <vt:lpwstr>_Toc368050739</vt:lpwstr>
      </vt:variant>
      <vt:variant>
        <vt:i4>1179705</vt:i4>
      </vt:variant>
      <vt:variant>
        <vt:i4>2810</vt:i4>
      </vt:variant>
      <vt:variant>
        <vt:i4>0</vt:i4>
      </vt:variant>
      <vt:variant>
        <vt:i4>5</vt:i4>
      </vt:variant>
      <vt:variant>
        <vt:lpwstr/>
      </vt:variant>
      <vt:variant>
        <vt:lpwstr>_Toc368050738</vt:lpwstr>
      </vt:variant>
      <vt:variant>
        <vt:i4>1179705</vt:i4>
      </vt:variant>
      <vt:variant>
        <vt:i4>2804</vt:i4>
      </vt:variant>
      <vt:variant>
        <vt:i4>0</vt:i4>
      </vt:variant>
      <vt:variant>
        <vt:i4>5</vt:i4>
      </vt:variant>
      <vt:variant>
        <vt:lpwstr/>
      </vt:variant>
      <vt:variant>
        <vt:lpwstr>_Toc368050737</vt:lpwstr>
      </vt:variant>
      <vt:variant>
        <vt:i4>1179705</vt:i4>
      </vt:variant>
      <vt:variant>
        <vt:i4>2798</vt:i4>
      </vt:variant>
      <vt:variant>
        <vt:i4>0</vt:i4>
      </vt:variant>
      <vt:variant>
        <vt:i4>5</vt:i4>
      </vt:variant>
      <vt:variant>
        <vt:lpwstr/>
      </vt:variant>
      <vt:variant>
        <vt:lpwstr>_Toc368050736</vt:lpwstr>
      </vt:variant>
      <vt:variant>
        <vt:i4>1179705</vt:i4>
      </vt:variant>
      <vt:variant>
        <vt:i4>2792</vt:i4>
      </vt:variant>
      <vt:variant>
        <vt:i4>0</vt:i4>
      </vt:variant>
      <vt:variant>
        <vt:i4>5</vt:i4>
      </vt:variant>
      <vt:variant>
        <vt:lpwstr/>
      </vt:variant>
      <vt:variant>
        <vt:lpwstr>_Toc368050735</vt:lpwstr>
      </vt:variant>
      <vt:variant>
        <vt:i4>1179705</vt:i4>
      </vt:variant>
      <vt:variant>
        <vt:i4>2786</vt:i4>
      </vt:variant>
      <vt:variant>
        <vt:i4>0</vt:i4>
      </vt:variant>
      <vt:variant>
        <vt:i4>5</vt:i4>
      </vt:variant>
      <vt:variant>
        <vt:lpwstr/>
      </vt:variant>
      <vt:variant>
        <vt:lpwstr>_Toc368050734</vt:lpwstr>
      </vt:variant>
      <vt:variant>
        <vt:i4>1179705</vt:i4>
      </vt:variant>
      <vt:variant>
        <vt:i4>2780</vt:i4>
      </vt:variant>
      <vt:variant>
        <vt:i4>0</vt:i4>
      </vt:variant>
      <vt:variant>
        <vt:i4>5</vt:i4>
      </vt:variant>
      <vt:variant>
        <vt:lpwstr/>
      </vt:variant>
      <vt:variant>
        <vt:lpwstr>_Toc368050733</vt:lpwstr>
      </vt:variant>
      <vt:variant>
        <vt:i4>1179705</vt:i4>
      </vt:variant>
      <vt:variant>
        <vt:i4>2774</vt:i4>
      </vt:variant>
      <vt:variant>
        <vt:i4>0</vt:i4>
      </vt:variant>
      <vt:variant>
        <vt:i4>5</vt:i4>
      </vt:variant>
      <vt:variant>
        <vt:lpwstr/>
      </vt:variant>
      <vt:variant>
        <vt:lpwstr>_Toc368050732</vt:lpwstr>
      </vt:variant>
      <vt:variant>
        <vt:i4>1179705</vt:i4>
      </vt:variant>
      <vt:variant>
        <vt:i4>2768</vt:i4>
      </vt:variant>
      <vt:variant>
        <vt:i4>0</vt:i4>
      </vt:variant>
      <vt:variant>
        <vt:i4>5</vt:i4>
      </vt:variant>
      <vt:variant>
        <vt:lpwstr/>
      </vt:variant>
      <vt:variant>
        <vt:lpwstr>_Toc368050731</vt:lpwstr>
      </vt:variant>
      <vt:variant>
        <vt:i4>1179705</vt:i4>
      </vt:variant>
      <vt:variant>
        <vt:i4>2762</vt:i4>
      </vt:variant>
      <vt:variant>
        <vt:i4>0</vt:i4>
      </vt:variant>
      <vt:variant>
        <vt:i4>5</vt:i4>
      </vt:variant>
      <vt:variant>
        <vt:lpwstr/>
      </vt:variant>
      <vt:variant>
        <vt:lpwstr>_Toc368050730</vt:lpwstr>
      </vt:variant>
      <vt:variant>
        <vt:i4>1245241</vt:i4>
      </vt:variant>
      <vt:variant>
        <vt:i4>2756</vt:i4>
      </vt:variant>
      <vt:variant>
        <vt:i4>0</vt:i4>
      </vt:variant>
      <vt:variant>
        <vt:i4>5</vt:i4>
      </vt:variant>
      <vt:variant>
        <vt:lpwstr/>
      </vt:variant>
      <vt:variant>
        <vt:lpwstr>_Toc368050729</vt:lpwstr>
      </vt:variant>
      <vt:variant>
        <vt:i4>1245241</vt:i4>
      </vt:variant>
      <vt:variant>
        <vt:i4>2750</vt:i4>
      </vt:variant>
      <vt:variant>
        <vt:i4>0</vt:i4>
      </vt:variant>
      <vt:variant>
        <vt:i4>5</vt:i4>
      </vt:variant>
      <vt:variant>
        <vt:lpwstr/>
      </vt:variant>
      <vt:variant>
        <vt:lpwstr>_Toc368050728</vt:lpwstr>
      </vt:variant>
      <vt:variant>
        <vt:i4>1245241</vt:i4>
      </vt:variant>
      <vt:variant>
        <vt:i4>2744</vt:i4>
      </vt:variant>
      <vt:variant>
        <vt:i4>0</vt:i4>
      </vt:variant>
      <vt:variant>
        <vt:i4>5</vt:i4>
      </vt:variant>
      <vt:variant>
        <vt:lpwstr/>
      </vt:variant>
      <vt:variant>
        <vt:lpwstr>_Toc368050727</vt:lpwstr>
      </vt:variant>
      <vt:variant>
        <vt:i4>1245241</vt:i4>
      </vt:variant>
      <vt:variant>
        <vt:i4>2738</vt:i4>
      </vt:variant>
      <vt:variant>
        <vt:i4>0</vt:i4>
      </vt:variant>
      <vt:variant>
        <vt:i4>5</vt:i4>
      </vt:variant>
      <vt:variant>
        <vt:lpwstr/>
      </vt:variant>
      <vt:variant>
        <vt:lpwstr>_Toc368050726</vt:lpwstr>
      </vt:variant>
      <vt:variant>
        <vt:i4>1245241</vt:i4>
      </vt:variant>
      <vt:variant>
        <vt:i4>2732</vt:i4>
      </vt:variant>
      <vt:variant>
        <vt:i4>0</vt:i4>
      </vt:variant>
      <vt:variant>
        <vt:i4>5</vt:i4>
      </vt:variant>
      <vt:variant>
        <vt:lpwstr/>
      </vt:variant>
      <vt:variant>
        <vt:lpwstr>_Toc368050725</vt:lpwstr>
      </vt:variant>
      <vt:variant>
        <vt:i4>1245241</vt:i4>
      </vt:variant>
      <vt:variant>
        <vt:i4>2726</vt:i4>
      </vt:variant>
      <vt:variant>
        <vt:i4>0</vt:i4>
      </vt:variant>
      <vt:variant>
        <vt:i4>5</vt:i4>
      </vt:variant>
      <vt:variant>
        <vt:lpwstr/>
      </vt:variant>
      <vt:variant>
        <vt:lpwstr>_Toc368050724</vt:lpwstr>
      </vt:variant>
      <vt:variant>
        <vt:i4>1245241</vt:i4>
      </vt:variant>
      <vt:variant>
        <vt:i4>2720</vt:i4>
      </vt:variant>
      <vt:variant>
        <vt:i4>0</vt:i4>
      </vt:variant>
      <vt:variant>
        <vt:i4>5</vt:i4>
      </vt:variant>
      <vt:variant>
        <vt:lpwstr/>
      </vt:variant>
      <vt:variant>
        <vt:lpwstr>_Toc368050723</vt:lpwstr>
      </vt:variant>
      <vt:variant>
        <vt:i4>1245241</vt:i4>
      </vt:variant>
      <vt:variant>
        <vt:i4>2714</vt:i4>
      </vt:variant>
      <vt:variant>
        <vt:i4>0</vt:i4>
      </vt:variant>
      <vt:variant>
        <vt:i4>5</vt:i4>
      </vt:variant>
      <vt:variant>
        <vt:lpwstr/>
      </vt:variant>
      <vt:variant>
        <vt:lpwstr>_Toc368050722</vt:lpwstr>
      </vt:variant>
      <vt:variant>
        <vt:i4>1245241</vt:i4>
      </vt:variant>
      <vt:variant>
        <vt:i4>2708</vt:i4>
      </vt:variant>
      <vt:variant>
        <vt:i4>0</vt:i4>
      </vt:variant>
      <vt:variant>
        <vt:i4>5</vt:i4>
      </vt:variant>
      <vt:variant>
        <vt:lpwstr/>
      </vt:variant>
      <vt:variant>
        <vt:lpwstr>_Toc368050721</vt:lpwstr>
      </vt:variant>
      <vt:variant>
        <vt:i4>1245241</vt:i4>
      </vt:variant>
      <vt:variant>
        <vt:i4>2702</vt:i4>
      </vt:variant>
      <vt:variant>
        <vt:i4>0</vt:i4>
      </vt:variant>
      <vt:variant>
        <vt:i4>5</vt:i4>
      </vt:variant>
      <vt:variant>
        <vt:lpwstr/>
      </vt:variant>
      <vt:variant>
        <vt:lpwstr>_Toc368050720</vt:lpwstr>
      </vt:variant>
      <vt:variant>
        <vt:i4>1048633</vt:i4>
      </vt:variant>
      <vt:variant>
        <vt:i4>2696</vt:i4>
      </vt:variant>
      <vt:variant>
        <vt:i4>0</vt:i4>
      </vt:variant>
      <vt:variant>
        <vt:i4>5</vt:i4>
      </vt:variant>
      <vt:variant>
        <vt:lpwstr/>
      </vt:variant>
      <vt:variant>
        <vt:lpwstr>_Toc368050719</vt:lpwstr>
      </vt:variant>
      <vt:variant>
        <vt:i4>1048633</vt:i4>
      </vt:variant>
      <vt:variant>
        <vt:i4>2690</vt:i4>
      </vt:variant>
      <vt:variant>
        <vt:i4>0</vt:i4>
      </vt:variant>
      <vt:variant>
        <vt:i4>5</vt:i4>
      </vt:variant>
      <vt:variant>
        <vt:lpwstr/>
      </vt:variant>
      <vt:variant>
        <vt:lpwstr>_Toc368050718</vt:lpwstr>
      </vt:variant>
      <vt:variant>
        <vt:i4>1048633</vt:i4>
      </vt:variant>
      <vt:variant>
        <vt:i4>2684</vt:i4>
      </vt:variant>
      <vt:variant>
        <vt:i4>0</vt:i4>
      </vt:variant>
      <vt:variant>
        <vt:i4>5</vt:i4>
      </vt:variant>
      <vt:variant>
        <vt:lpwstr/>
      </vt:variant>
      <vt:variant>
        <vt:lpwstr>_Toc368050717</vt:lpwstr>
      </vt:variant>
      <vt:variant>
        <vt:i4>1048633</vt:i4>
      </vt:variant>
      <vt:variant>
        <vt:i4>2678</vt:i4>
      </vt:variant>
      <vt:variant>
        <vt:i4>0</vt:i4>
      </vt:variant>
      <vt:variant>
        <vt:i4>5</vt:i4>
      </vt:variant>
      <vt:variant>
        <vt:lpwstr/>
      </vt:variant>
      <vt:variant>
        <vt:lpwstr>_Toc368050716</vt:lpwstr>
      </vt:variant>
      <vt:variant>
        <vt:i4>1048633</vt:i4>
      </vt:variant>
      <vt:variant>
        <vt:i4>2672</vt:i4>
      </vt:variant>
      <vt:variant>
        <vt:i4>0</vt:i4>
      </vt:variant>
      <vt:variant>
        <vt:i4>5</vt:i4>
      </vt:variant>
      <vt:variant>
        <vt:lpwstr/>
      </vt:variant>
      <vt:variant>
        <vt:lpwstr>_Toc368050715</vt:lpwstr>
      </vt:variant>
      <vt:variant>
        <vt:i4>1048633</vt:i4>
      </vt:variant>
      <vt:variant>
        <vt:i4>2666</vt:i4>
      </vt:variant>
      <vt:variant>
        <vt:i4>0</vt:i4>
      </vt:variant>
      <vt:variant>
        <vt:i4>5</vt:i4>
      </vt:variant>
      <vt:variant>
        <vt:lpwstr/>
      </vt:variant>
      <vt:variant>
        <vt:lpwstr>_Toc368050714</vt:lpwstr>
      </vt:variant>
      <vt:variant>
        <vt:i4>1048633</vt:i4>
      </vt:variant>
      <vt:variant>
        <vt:i4>2660</vt:i4>
      </vt:variant>
      <vt:variant>
        <vt:i4>0</vt:i4>
      </vt:variant>
      <vt:variant>
        <vt:i4>5</vt:i4>
      </vt:variant>
      <vt:variant>
        <vt:lpwstr/>
      </vt:variant>
      <vt:variant>
        <vt:lpwstr>_Toc368050713</vt:lpwstr>
      </vt:variant>
      <vt:variant>
        <vt:i4>1048633</vt:i4>
      </vt:variant>
      <vt:variant>
        <vt:i4>2654</vt:i4>
      </vt:variant>
      <vt:variant>
        <vt:i4>0</vt:i4>
      </vt:variant>
      <vt:variant>
        <vt:i4>5</vt:i4>
      </vt:variant>
      <vt:variant>
        <vt:lpwstr/>
      </vt:variant>
      <vt:variant>
        <vt:lpwstr>_Toc368050712</vt:lpwstr>
      </vt:variant>
      <vt:variant>
        <vt:i4>1048633</vt:i4>
      </vt:variant>
      <vt:variant>
        <vt:i4>2648</vt:i4>
      </vt:variant>
      <vt:variant>
        <vt:i4>0</vt:i4>
      </vt:variant>
      <vt:variant>
        <vt:i4>5</vt:i4>
      </vt:variant>
      <vt:variant>
        <vt:lpwstr/>
      </vt:variant>
      <vt:variant>
        <vt:lpwstr>_Toc368050711</vt:lpwstr>
      </vt:variant>
      <vt:variant>
        <vt:i4>1048633</vt:i4>
      </vt:variant>
      <vt:variant>
        <vt:i4>2642</vt:i4>
      </vt:variant>
      <vt:variant>
        <vt:i4>0</vt:i4>
      </vt:variant>
      <vt:variant>
        <vt:i4>5</vt:i4>
      </vt:variant>
      <vt:variant>
        <vt:lpwstr/>
      </vt:variant>
      <vt:variant>
        <vt:lpwstr>_Toc368050710</vt:lpwstr>
      </vt:variant>
      <vt:variant>
        <vt:i4>1114169</vt:i4>
      </vt:variant>
      <vt:variant>
        <vt:i4>2636</vt:i4>
      </vt:variant>
      <vt:variant>
        <vt:i4>0</vt:i4>
      </vt:variant>
      <vt:variant>
        <vt:i4>5</vt:i4>
      </vt:variant>
      <vt:variant>
        <vt:lpwstr/>
      </vt:variant>
      <vt:variant>
        <vt:lpwstr>_Toc368050709</vt:lpwstr>
      </vt:variant>
      <vt:variant>
        <vt:i4>1114169</vt:i4>
      </vt:variant>
      <vt:variant>
        <vt:i4>2630</vt:i4>
      </vt:variant>
      <vt:variant>
        <vt:i4>0</vt:i4>
      </vt:variant>
      <vt:variant>
        <vt:i4>5</vt:i4>
      </vt:variant>
      <vt:variant>
        <vt:lpwstr/>
      </vt:variant>
      <vt:variant>
        <vt:lpwstr>_Toc368050708</vt:lpwstr>
      </vt:variant>
      <vt:variant>
        <vt:i4>1114169</vt:i4>
      </vt:variant>
      <vt:variant>
        <vt:i4>2624</vt:i4>
      </vt:variant>
      <vt:variant>
        <vt:i4>0</vt:i4>
      </vt:variant>
      <vt:variant>
        <vt:i4>5</vt:i4>
      </vt:variant>
      <vt:variant>
        <vt:lpwstr/>
      </vt:variant>
      <vt:variant>
        <vt:lpwstr>_Toc368050707</vt:lpwstr>
      </vt:variant>
      <vt:variant>
        <vt:i4>1114169</vt:i4>
      </vt:variant>
      <vt:variant>
        <vt:i4>2618</vt:i4>
      </vt:variant>
      <vt:variant>
        <vt:i4>0</vt:i4>
      </vt:variant>
      <vt:variant>
        <vt:i4>5</vt:i4>
      </vt:variant>
      <vt:variant>
        <vt:lpwstr/>
      </vt:variant>
      <vt:variant>
        <vt:lpwstr>_Toc368050706</vt:lpwstr>
      </vt:variant>
      <vt:variant>
        <vt:i4>1114169</vt:i4>
      </vt:variant>
      <vt:variant>
        <vt:i4>2612</vt:i4>
      </vt:variant>
      <vt:variant>
        <vt:i4>0</vt:i4>
      </vt:variant>
      <vt:variant>
        <vt:i4>5</vt:i4>
      </vt:variant>
      <vt:variant>
        <vt:lpwstr/>
      </vt:variant>
      <vt:variant>
        <vt:lpwstr>_Toc368050705</vt:lpwstr>
      </vt:variant>
      <vt:variant>
        <vt:i4>1114169</vt:i4>
      </vt:variant>
      <vt:variant>
        <vt:i4>2606</vt:i4>
      </vt:variant>
      <vt:variant>
        <vt:i4>0</vt:i4>
      </vt:variant>
      <vt:variant>
        <vt:i4>5</vt:i4>
      </vt:variant>
      <vt:variant>
        <vt:lpwstr/>
      </vt:variant>
      <vt:variant>
        <vt:lpwstr>_Toc368050704</vt:lpwstr>
      </vt:variant>
      <vt:variant>
        <vt:i4>1114169</vt:i4>
      </vt:variant>
      <vt:variant>
        <vt:i4>2600</vt:i4>
      </vt:variant>
      <vt:variant>
        <vt:i4>0</vt:i4>
      </vt:variant>
      <vt:variant>
        <vt:i4>5</vt:i4>
      </vt:variant>
      <vt:variant>
        <vt:lpwstr/>
      </vt:variant>
      <vt:variant>
        <vt:lpwstr>_Toc368050703</vt:lpwstr>
      </vt:variant>
      <vt:variant>
        <vt:i4>1114169</vt:i4>
      </vt:variant>
      <vt:variant>
        <vt:i4>2594</vt:i4>
      </vt:variant>
      <vt:variant>
        <vt:i4>0</vt:i4>
      </vt:variant>
      <vt:variant>
        <vt:i4>5</vt:i4>
      </vt:variant>
      <vt:variant>
        <vt:lpwstr/>
      </vt:variant>
      <vt:variant>
        <vt:lpwstr>_Toc368050702</vt:lpwstr>
      </vt:variant>
      <vt:variant>
        <vt:i4>1114169</vt:i4>
      </vt:variant>
      <vt:variant>
        <vt:i4>2588</vt:i4>
      </vt:variant>
      <vt:variant>
        <vt:i4>0</vt:i4>
      </vt:variant>
      <vt:variant>
        <vt:i4>5</vt:i4>
      </vt:variant>
      <vt:variant>
        <vt:lpwstr/>
      </vt:variant>
      <vt:variant>
        <vt:lpwstr>_Toc368050701</vt:lpwstr>
      </vt:variant>
      <vt:variant>
        <vt:i4>1114169</vt:i4>
      </vt:variant>
      <vt:variant>
        <vt:i4>2582</vt:i4>
      </vt:variant>
      <vt:variant>
        <vt:i4>0</vt:i4>
      </vt:variant>
      <vt:variant>
        <vt:i4>5</vt:i4>
      </vt:variant>
      <vt:variant>
        <vt:lpwstr/>
      </vt:variant>
      <vt:variant>
        <vt:lpwstr>_Toc368050700</vt:lpwstr>
      </vt:variant>
      <vt:variant>
        <vt:i4>1572920</vt:i4>
      </vt:variant>
      <vt:variant>
        <vt:i4>2576</vt:i4>
      </vt:variant>
      <vt:variant>
        <vt:i4>0</vt:i4>
      </vt:variant>
      <vt:variant>
        <vt:i4>5</vt:i4>
      </vt:variant>
      <vt:variant>
        <vt:lpwstr/>
      </vt:variant>
      <vt:variant>
        <vt:lpwstr>_Toc368050699</vt:lpwstr>
      </vt:variant>
      <vt:variant>
        <vt:i4>1572920</vt:i4>
      </vt:variant>
      <vt:variant>
        <vt:i4>2570</vt:i4>
      </vt:variant>
      <vt:variant>
        <vt:i4>0</vt:i4>
      </vt:variant>
      <vt:variant>
        <vt:i4>5</vt:i4>
      </vt:variant>
      <vt:variant>
        <vt:lpwstr/>
      </vt:variant>
      <vt:variant>
        <vt:lpwstr>_Toc368050698</vt:lpwstr>
      </vt:variant>
      <vt:variant>
        <vt:i4>1572920</vt:i4>
      </vt:variant>
      <vt:variant>
        <vt:i4>2564</vt:i4>
      </vt:variant>
      <vt:variant>
        <vt:i4>0</vt:i4>
      </vt:variant>
      <vt:variant>
        <vt:i4>5</vt:i4>
      </vt:variant>
      <vt:variant>
        <vt:lpwstr/>
      </vt:variant>
      <vt:variant>
        <vt:lpwstr>_Toc368050697</vt:lpwstr>
      </vt:variant>
      <vt:variant>
        <vt:i4>1572920</vt:i4>
      </vt:variant>
      <vt:variant>
        <vt:i4>2558</vt:i4>
      </vt:variant>
      <vt:variant>
        <vt:i4>0</vt:i4>
      </vt:variant>
      <vt:variant>
        <vt:i4>5</vt:i4>
      </vt:variant>
      <vt:variant>
        <vt:lpwstr/>
      </vt:variant>
      <vt:variant>
        <vt:lpwstr>_Toc368050696</vt:lpwstr>
      </vt:variant>
      <vt:variant>
        <vt:i4>1572920</vt:i4>
      </vt:variant>
      <vt:variant>
        <vt:i4>2552</vt:i4>
      </vt:variant>
      <vt:variant>
        <vt:i4>0</vt:i4>
      </vt:variant>
      <vt:variant>
        <vt:i4>5</vt:i4>
      </vt:variant>
      <vt:variant>
        <vt:lpwstr/>
      </vt:variant>
      <vt:variant>
        <vt:lpwstr>_Toc368050695</vt:lpwstr>
      </vt:variant>
      <vt:variant>
        <vt:i4>1572920</vt:i4>
      </vt:variant>
      <vt:variant>
        <vt:i4>2546</vt:i4>
      </vt:variant>
      <vt:variant>
        <vt:i4>0</vt:i4>
      </vt:variant>
      <vt:variant>
        <vt:i4>5</vt:i4>
      </vt:variant>
      <vt:variant>
        <vt:lpwstr/>
      </vt:variant>
      <vt:variant>
        <vt:lpwstr>_Toc368050694</vt:lpwstr>
      </vt:variant>
      <vt:variant>
        <vt:i4>1572920</vt:i4>
      </vt:variant>
      <vt:variant>
        <vt:i4>2540</vt:i4>
      </vt:variant>
      <vt:variant>
        <vt:i4>0</vt:i4>
      </vt:variant>
      <vt:variant>
        <vt:i4>5</vt:i4>
      </vt:variant>
      <vt:variant>
        <vt:lpwstr/>
      </vt:variant>
      <vt:variant>
        <vt:lpwstr>_Toc368050693</vt:lpwstr>
      </vt:variant>
      <vt:variant>
        <vt:i4>1572920</vt:i4>
      </vt:variant>
      <vt:variant>
        <vt:i4>2534</vt:i4>
      </vt:variant>
      <vt:variant>
        <vt:i4>0</vt:i4>
      </vt:variant>
      <vt:variant>
        <vt:i4>5</vt:i4>
      </vt:variant>
      <vt:variant>
        <vt:lpwstr/>
      </vt:variant>
      <vt:variant>
        <vt:lpwstr>_Toc368050692</vt:lpwstr>
      </vt:variant>
      <vt:variant>
        <vt:i4>1572920</vt:i4>
      </vt:variant>
      <vt:variant>
        <vt:i4>2528</vt:i4>
      </vt:variant>
      <vt:variant>
        <vt:i4>0</vt:i4>
      </vt:variant>
      <vt:variant>
        <vt:i4>5</vt:i4>
      </vt:variant>
      <vt:variant>
        <vt:lpwstr/>
      </vt:variant>
      <vt:variant>
        <vt:lpwstr>_Toc368050691</vt:lpwstr>
      </vt:variant>
      <vt:variant>
        <vt:i4>1572920</vt:i4>
      </vt:variant>
      <vt:variant>
        <vt:i4>2522</vt:i4>
      </vt:variant>
      <vt:variant>
        <vt:i4>0</vt:i4>
      </vt:variant>
      <vt:variant>
        <vt:i4>5</vt:i4>
      </vt:variant>
      <vt:variant>
        <vt:lpwstr/>
      </vt:variant>
      <vt:variant>
        <vt:lpwstr>_Toc368050690</vt:lpwstr>
      </vt:variant>
      <vt:variant>
        <vt:i4>1638456</vt:i4>
      </vt:variant>
      <vt:variant>
        <vt:i4>2516</vt:i4>
      </vt:variant>
      <vt:variant>
        <vt:i4>0</vt:i4>
      </vt:variant>
      <vt:variant>
        <vt:i4>5</vt:i4>
      </vt:variant>
      <vt:variant>
        <vt:lpwstr/>
      </vt:variant>
      <vt:variant>
        <vt:lpwstr>_Toc368050689</vt:lpwstr>
      </vt:variant>
      <vt:variant>
        <vt:i4>1638456</vt:i4>
      </vt:variant>
      <vt:variant>
        <vt:i4>2510</vt:i4>
      </vt:variant>
      <vt:variant>
        <vt:i4>0</vt:i4>
      </vt:variant>
      <vt:variant>
        <vt:i4>5</vt:i4>
      </vt:variant>
      <vt:variant>
        <vt:lpwstr/>
      </vt:variant>
      <vt:variant>
        <vt:lpwstr>_Toc368050688</vt:lpwstr>
      </vt:variant>
      <vt:variant>
        <vt:i4>1638456</vt:i4>
      </vt:variant>
      <vt:variant>
        <vt:i4>2504</vt:i4>
      </vt:variant>
      <vt:variant>
        <vt:i4>0</vt:i4>
      </vt:variant>
      <vt:variant>
        <vt:i4>5</vt:i4>
      </vt:variant>
      <vt:variant>
        <vt:lpwstr/>
      </vt:variant>
      <vt:variant>
        <vt:lpwstr>_Toc368050687</vt:lpwstr>
      </vt:variant>
      <vt:variant>
        <vt:i4>1638456</vt:i4>
      </vt:variant>
      <vt:variant>
        <vt:i4>2498</vt:i4>
      </vt:variant>
      <vt:variant>
        <vt:i4>0</vt:i4>
      </vt:variant>
      <vt:variant>
        <vt:i4>5</vt:i4>
      </vt:variant>
      <vt:variant>
        <vt:lpwstr/>
      </vt:variant>
      <vt:variant>
        <vt:lpwstr>_Toc368050686</vt:lpwstr>
      </vt:variant>
      <vt:variant>
        <vt:i4>1638456</vt:i4>
      </vt:variant>
      <vt:variant>
        <vt:i4>2492</vt:i4>
      </vt:variant>
      <vt:variant>
        <vt:i4>0</vt:i4>
      </vt:variant>
      <vt:variant>
        <vt:i4>5</vt:i4>
      </vt:variant>
      <vt:variant>
        <vt:lpwstr/>
      </vt:variant>
      <vt:variant>
        <vt:lpwstr>_Toc368050685</vt:lpwstr>
      </vt:variant>
      <vt:variant>
        <vt:i4>1638456</vt:i4>
      </vt:variant>
      <vt:variant>
        <vt:i4>2486</vt:i4>
      </vt:variant>
      <vt:variant>
        <vt:i4>0</vt:i4>
      </vt:variant>
      <vt:variant>
        <vt:i4>5</vt:i4>
      </vt:variant>
      <vt:variant>
        <vt:lpwstr/>
      </vt:variant>
      <vt:variant>
        <vt:lpwstr>_Toc368050684</vt:lpwstr>
      </vt:variant>
      <vt:variant>
        <vt:i4>1638456</vt:i4>
      </vt:variant>
      <vt:variant>
        <vt:i4>2480</vt:i4>
      </vt:variant>
      <vt:variant>
        <vt:i4>0</vt:i4>
      </vt:variant>
      <vt:variant>
        <vt:i4>5</vt:i4>
      </vt:variant>
      <vt:variant>
        <vt:lpwstr/>
      </vt:variant>
      <vt:variant>
        <vt:lpwstr>_Toc368050683</vt:lpwstr>
      </vt:variant>
      <vt:variant>
        <vt:i4>1638456</vt:i4>
      </vt:variant>
      <vt:variant>
        <vt:i4>2474</vt:i4>
      </vt:variant>
      <vt:variant>
        <vt:i4>0</vt:i4>
      </vt:variant>
      <vt:variant>
        <vt:i4>5</vt:i4>
      </vt:variant>
      <vt:variant>
        <vt:lpwstr/>
      </vt:variant>
      <vt:variant>
        <vt:lpwstr>_Toc368050682</vt:lpwstr>
      </vt:variant>
      <vt:variant>
        <vt:i4>1638456</vt:i4>
      </vt:variant>
      <vt:variant>
        <vt:i4>2468</vt:i4>
      </vt:variant>
      <vt:variant>
        <vt:i4>0</vt:i4>
      </vt:variant>
      <vt:variant>
        <vt:i4>5</vt:i4>
      </vt:variant>
      <vt:variant>
        <vt:lpwstr/>
      </vt:variant>
      <vt:variant>
        <vt:lpwstr>_Toc368050681</vt:lpwstr>
      </vt:variant>
      <vt:variant>
        <vt:i4>1638456</vt:i4>
      </vt:variant>
      <vt:variant>
        <vt:i4>2462</vt:i4>
      </vt:variant>
      <vt:variant>
        <vt:i4>0</vt:i4>
      </vt:variant>
      <vt:variant>
        <vt:i4>5</vt:i4>
      </vt:variant>
      <vt:variant>
        <vt:lpwstr/>
      </vt:variant>
      <vt:variant>
        <vt:lpwstr>_Toc368050680</vt:lpwstr>
      </vt:variant>
      <vt:variant>
        <vt:i4>1441848</vt:i4>
      </vt:variant>
      <vt:variant>
        <vt:i4>2456</vt:i4>
      </vt:variant>
      <vt:variant>
        <vt:i4>0</vt:i4>
      </vt:variant>
      <vt:variant>
        <vt:i4>5</vt:i4>
      </vt:variant>
      <vt:variant>
        <vt:lpwstr/>
      </vt:variant>
      <vt:variant>
        <vt:lpwstr>_Toc368050679</vt:lpwstr>
      </vt:variant>
      <vt:variant>
        <vt:i4>1441848</vt:i4>
      </vt:variant>
      <vt:variant>
        <vt:i4>2450</vt:i4>
      </vt:variant>
      <vt:variant>
        <vt:i4>0</vt:i4>
      </vt:variant>
      <vt:variant>
        <vt:i4>5</vt:i4>
      </vt:variant>
      <vt:variant>
        <vt:lpwstr/>
      </vt:variant>
      <vt:variant>
        <vt:lpwstr>_Toc368050678</vt:lpwstr>
      </vt:variant>
      <vt:variant>
        <vt:i4>1441848</vt:i4>
      </vt:variant>
      <vt:variant>
        <vt:i4>2444</vt:i4>
      </vt:variant>
      <vt:variant>
        <vt:i4>0</vt:i4>
      </vt:variant>
      <vt:variant>
        <vt:i4>5</vt:i4>
      </vt:variant>
      <vt:variant>
        <vt:lpwstr/>
      </vt:variant>
      <vt:variant>
        <vt:lpwstr>_Toc368050677</vt:lpwstr>
      </vt:variant>
      <vt:variant>
        <vt:i4>1441848</vt:i4>
      </vt:variant>
      <vt:variant>
        <vt:i4>2438</vt:i4>
      </vt:variant>
      <vt:variant>
        <vt:i4>0</vt:i4>
      </vt:variant>
      <vt:variant>
        <vt:i4>5</vt:i4>
      </vt:variant>
      <vt:variant>
        <vt:lpwstr/>
      </vt:variant>
      <vt:variant>
        <vt:lpwstr>_Toc368050676</vt:lpwstr>
      </vt:variant>
      <vt:variant>
        <vt:i4>1441848</vt:i4>
      </vt:variant>
      <vt:variant>
        <vt:i4>2432</vt:i4>
      </vt:variant>
      <vt:variant>
        <vt:i4>0</vt:i4>
      </vt:variant>
      <vt:variant>
        <vt:i4>5</vt:i4>
      </vt:variant>
      <vt:variant>
        <vt:lpwstr/>
      </vt:variant>
      <vt:variant>
        <vt:lpwstr>_Toc368050675</vt:lpwstr>
      </vt:variant>
      <vt:variant>
        <vt:i4>1441848</vt:i4>
      </vt:variant>
      <vt:variant>
        <vt:i4>2426</vt:i4>
      </vt:variant>
      <vt:variant>
        <vt:i4>0</vt:i4>
      </vt:variant>
      <vt:variant>
        <vt:i4>5</vt:i4>
      </vt:variant>
      <vt:variant>
        <vt:lpwstr/>
      </vt:variant>
      <vt:variant>
        <vt:lpwstr>_Toc368050674</vt:lpwstr>
      </vt:variant>
      <vt:variant>
        <vt:i4>1441848</vt:i4>
      </vt:variant>
      <vt:variant>
        <vt:i4>2420</vt:i4>
      </vt:variant>
      <vt:variant>
        <vt:i4>0</vt:i4>
      </vt:variant>
      <vt:variant>
        <vt:i4>5</vt:i4>
      </vt:variant>
      <vt:variant>
        <vt:lpwstr/>
      </vt:variant>
      <vt:variant>
        <vt:lpwstr>_Toc368050673</vt:lpwstr>
      </vt:variant>
      <vt:variant>
        <vt:i4>1441848</vt:i4>
      </vt:variant>
      <vt:variant>
        <vt:i4>2414</vt:i4>
      </vt:variant>
      <vt:variant>
        <vt:i4>0</vt:i4>
      </vt:variant>
      <vt:variant>
        <vt:i4>5</vt:i4>
      </vt:variant>
      <vt:variant>
        <vt:lpwstr/>
      </vt:variant>
      <vt:variant>
        <vt:lpwstr>_Toc368050672</vt:lpwstr>
      </vt:variant>
      <vt:variant>
        <vt:i4>1441848</vt:i4>
      </vt:variant>
      <vt:variant>
        <vt:i4>2408</vt:i4>
      </vt:variant>
      <vt:variant>
        <vt:i4>0</vt:i4>
      </vt:variant>
      <vt:variant>
        <vt:i4>5</vt:i4>
      </vt:variant>
      <vt:variant>
        <vt:lpwstr/>
      </vt:variant>
      <vt:variant>
        <vt:lpwstr>_Toc368050671</vt:lpwstr>
      </vt:variant>
      <vt:variant>
        <vt:i4>1441848</vt:i4>
      </vt:variant>
      <vt:variant>
        <vt:i4>2402</vt:i4>
      </vt:variant>
      <vt:variant>
        <vt:i4>0</vt:i4>
      </vt:variant>
      <vt:variant>
        <vt:i4>5</vt:i4>
      </vt:variant>
      <vt:variant>
        <vt:lpwstr/>
      </vt:variant>
      <vt:variant>
        <vt:lpwstr>_Toc368050670</vt:lpwstr>
      </vt:variant>
      <vt:variant>
        <vt:i4>1507384</vt:i4>
      </vt:variant>
      <vt:variant>
        <vt:i4>2396</vt:i4>
      </vt:variant>
      <vt:variant>
        <vt:i4>0</vt:i4>
      </vt:variant>
      <vt:variant>
        <vt:i4>5</vt:i4>
      </vt:variant>
      <vt:variant>
        <vt:lpwstr/>
      </vt:variant>
      <vt:variant>
        <vt:lpwstr>_Toc368050669</vt:lpwstr>
      </vt:variant>
      <vt:variant>
        <vt:i4>1507384</vt:i4>
      </vt:variant>
      <vt:variant>
        <vt:i4>2390</vt:i4>
      </vt:variant>
      <vt:variant>
        <vt:i4>0</vt:i4>
      </vt:variant>
      <vt:variant>
        <vt:i4>5</vt:i4>
      </vt:variant>
      <vt:variant>
        <vt:lpwstr/>
      </vt:variant>
      <vt:variant>
        <vt:lpwstr>_Toc368050668</vt:lpwstr>
      </vt:variant>
      <vt:variant>
        <vt:i4>1507384</vt:i4>
      </vt:variant>
      <vt:variant>
        <vt:i4>2384</vt:i4>
      </vt:variant>
      <vt:variant>
        <vt:i4>0</vt:i4>
      </vt:variant>
      <vt:variant>
        <vt:i4>5</vt:i4>
      </vt:variant>
      <vt:variant>
        <vt:lpwstr/>
      </vt:variant>
      <vt:variant>
        <vt:lpwstr>_Toc368050667</vt:lpwstr>
      </vt:variant>
      <vt:variant>
        <vt:i4>1507384</vt:i4>
      </vt:variant>
      <vt:variant>
        <vt:i4>2378</vt:i4>
      </vt:variant>
      <vt:variant>
        <vt:i4>0</vt:i4>
      </vt:variant>
      <vt:variant>
        <vt:i4>5</vt:i4>
      </vt:variant>
      <vt:variant>
        <vt:lpwstr/>
      </vt:variant>
      <vt:variant>
        <vt:lpwstr>_Toc368050666</vt:lpwstr>
      </vt:variant>
      <vt:variant>
        <vt:i4>1507384</vt:i4>
      </vt:variant>
      <vt:variant>
        <vt:i4>2372</vt:i4>
      </vt:variant>
      <vt:variant>
        <vt:i4>0</vt:i4>
      </vt:variant>
      <vt:variant>
        <vt:i4>5</vt:i4>
      </vt:variant>
      <vt:variant>
        <vt:lpwstr/>
      </vt:variant>
      <vt:variant>
        <vt:lpwstr>_Toc368050665</vt:lpwstr>
      </vt:variant>
      <vt:variant>
        <vt:i4>1507384</vt:i4>
      </vt:variant>
      <vt:variant>
        <vt:i4>2366</vt:i4>
      </vt:variant>
      <vt:variant>
        <vt:i4>0</vt:i4>
      </vt:variant>
      <vt:variant>
        <vt:i4>5</vt:i4>
      </vt:variant>
      <vt:variant>
        <vt:lpwstr/>
      </vt:variant>
      <vt:variant>
        <vt:lpwstr>_Toc368050664</vt:lpwstr>
      </vt:variant>
      <vt:variant>
        <vt:i4>1507384</vt:i4>
      </vt:variant>
      <vt:variant>
        <vt:i4>2360</vt:i4>
      </vt:variant>
      <vt:variant>
        <vt:i4>0</vt:i4>
      </vt:variant>
      <vt:variant>
        <vt:i4>5</vt:i4>
      </vt:variant>
      <vt:variant>
        <vt:lpwstr/>
      </vt:variant>
      <vt:variant>
        <vt:lpwstr>_Toc368050663</vt:lpwstr>
      </vt:variant>
      <vt:variant>
        <vt:i4>1507384</vt:i4>
      </vt:variant>
      <vt:variant>
        <vt:i4>2354</vt:i4>
      </vt:variant>
      <vt:variant>
        <vt:i4>0</vt:i4>
      </vt:variant>
      <vt:variant>
        <vt:i4>5</vt:i4>
      </vt:variant>
      <vt:variant>
        <vt:lpwstr/>
      </vt:variant>
      <vt:variant>
        <vt:lpwstr>_Toc368050662</vt:lpwstr>
      </vt:variant>
      <vt:variant>
        <vt:i4>1507384</vt:i4>
      </vt:variant>
      <vt:variant>
        <vt:i4>2348</vt:i4>
      </vt:variant>
      <vt:variant>
        <vt:i4>0</vt:i4>
      </vt:variant>
      <vt:variant>
        <vt:i4>5</vt:i4>
      </vt:variant>
      <vt:variant>
        <vt:lpwstr/>
      </vt:variant>
      <vt:variant>
        <vt:lpwstr>_Toc368050661</vt:lpwstr>
      </vt:variant>
      <vt:variant>
        <vt:i4>1507384</vt:i4>
      </vt:variant>
      <vt:variant>
        <vt:i4>2342</vt:i4>
      </vt:variant>
      <vt:variant>
        <vt:i4>0</vt:i4>
      </vt:variant>
      <vt:variant>
        <vt:i4>5</vt:i4>
      </vt:variant>
      <vt:variant>
        <vt:lpwstr/>
      </vt:variant>
      <vt:variant>
        <vt:lpwstr>_Toc368050660</vt:lpwstr>
      </vt:variant>
      <vt:variant>
        <vt:i4>1310776</vt:i4>
      </vt:variant>
      <vt:variant>
        <vt:i4>2336</vt:i4>
      </vt:variant>
      <vt:variant>
        <vt:i4>0</vt:i4>
      </vt:variant>
      <vt:variant>
        <vt:i4>5</vt:i4>
      </vt:variant>
      <vt:variant>
        <vt:lpwstr/>
      </vt:variant>
      <vt:variant>
        <vt:lpwstr>_Toc368050659</vt:lpwstr>
      </vt:variant>
      <vt:variant>
        <vt:i4>1310776</vt:i4>
      </vt:variant>
      <vt:variant>
        <vt:i4>2330</vt:i4>
      </vt:variant>
      <vt:variant>
        <vt:i4>0</vt:i4>
      </vt:variant>
      <vt:variant>
        <vt:i4>5</vt:i4>
      </vt:variant>
      <vt:variant>
        <vt:lpwstr/>
      </vt:variant>
      <vt:variant>
        <vt:lpwstr>_Toc368050658</vt:lpwstr>
      </vt:variant>
      <vt:variant>
        <vt:i4>1310776</vt:i4>
      </vt:variant>
      <vt:variant>
        <vt:i4>2324</vt:i4>
      </vt:variant>
      <vt:variant>
        <vt:i4>0</vt:i4>
      </vt:variant>
      <vt:variant>
        <vt:i4>5</vt:i4>
      </vt:variant>
      <vt:variant>
        <vt:lpwstr/>
      </vt:variant>
      <vt:variant>
        <vt:lpwstr>_Toc368050657</vt:lpwstr>
      </vt:variant>
      <vt:variant>
        <vt:i4>1310776</vt:i4>
      </vt:variant>
      <vt:variant>
        <vt:i4>2318</vt:i4>
      </vt:variant>
      <vt:variant>
        <vt:i4>0</vt:i4>
      </vt:variant>
      <vt:variant>
        <vt:i4>5</vt:i4>
      </vt:variant>
      <vt:variant>
        <vt:lpwstr/>
      </vt:variant>
      <vt:variant>
        <vt:lpwstr>_Toc368050656</vt:lpwstr>
      </vt:variant>
      <vt:variant>
        <vt:i4>1310776</vt:i4>
      </vt:variant>
      <vt:variant>
        <vt:i4>2312</vt:i4>
      </vt:variant>
      <vt:variant>
        <vt:i4>0</vt:i4>
      </vt:variant>
      <vt:variant>
        <vt:i4>5</vt:i4>
      </vt:variant>
      <vt:variant>
        <vt:lpwstr/>
      </vt:variant>
      <vt:variant>
        <vt:lpwstr>_Toc368050655</vt:lpwstr>
      </vt:variant>
      <vt:variant>
        <vt:i4>1310776</vt:i4>
      </vt:variant>
      <vt:variant>
        <vt:i4>2306</vt:i4>
      </vt:variant>
      <vt:variant>
        <vt:i4>0</vt:i4>
      </vt:variant>
      <vt:variant>
        <vt:i4>5</vt:i4>
      </vt:variant>
      <vt:variant>
        <vt:lpwstr/>
      </vt:variant>
      <vt:variant>
        <vt:lpwstr>_Toc368050654</vt:lpwstr>
      </vt:variant>
      <vt:variant>
        <vt:i4>1310776</vt:i4>
      </vt:variant>
      <vt:variant>
        <vt:i4>2300</vt:i4>
      </vt:variant>
      <vt:variant>
        <vt:i4>0</vt:i4>
      </vt:variant>
      <vt:variant>
        <vt:i4>5</vt:i4>
      </vt:variant>
      <vt:variant>
        <vt:lpwstr/>
      </vt:variant>
      <vt:variant>
        <vt:lpwstr>_Toc368050653</vt:lpwstr>
      </vt:variant>
      <vt:variant>
        <vt:i4>1310776</vt:i4>
      </vt:variant>
      <vt:variant>
        <vt:i4>2294</vt:i4>
      </vt:variant>
      <vt:variant>
        <vt:i4>0</vt:i4>
      </vt:variant>
      <vt:variant>
        <vt:i4>5</vt:i4>
      </vt:variant>
      <vt:variant>
        <vt:lpwstr/>
      </vt:variant>
      <vt:variant>
        <vt:lpwstr>_Toc368050652</vt:lpwstr>
      </vt:variant>
      <vt:variant>
        <vt:i4>1310776</vt:i4>
      </vt:variant>
      <vt:variant>
        <vt:i4>2288</vt:i4>
      </vt:variant>
      <vt:variant>
        <vt:i4>0</vt:i4>
      </vt:variant>
      <vt:variant>
        <vt:i4>5</vt:i4>
      </vt:variant>
      <vt:variant>
        <vt:lpwstr/>
      </vt:variant>
      <vt:variant>
        <vt:lpwstr>_Toc368050651</vt:lpwstr>
      </vt:variant>
      <vt:variant>
        <vt:i4>1310776</vt:i4>
      </vt:variant>
      <vt:variant>
        <vt:i4>2282</vt:i4>
      </vt:variant>
      <vt:variant>
        <vt:i4>0</vt:i4>
      </vt:variant>
      <vt:variant>
        <vt:i4>5</vt:i4>
      </vt:variant>
      <vt:variant>
        <vt:lpwstr/>
      </vt:variant>
      <vt:variant>
        <vt:lpwstr>_Toc368050650</vt:lpwstr>
      </vt:variant>
      <vt:variant>
        <vt:i4>1376312</vt:i4>
      </vt:variant>
      <vt:variant>
        <vt:i4>2276</vt:i4>
      </vt:variant>
      <vt:variant>
        <vt:i4>0</vt:i4>
      </vt:variant>
      <vt:variant>
        <vt:i4>5</vt:i4>
      </vt:variant>
      <vt:variant>
        <vt:lpwstr/>
      </vt:variant>
      <vt:variant>
        <vt:lpwstr>_Toc368050649</vt:lpwstr>
      </vt:variant>
      <vt:variant>
        <vt:i4>1376312</vt:i4>
      </vt:variant>
      <vt:variant>
        <vt:i4>2270</vt:i4>
      </vt:variant>
      <vt:variant>
        <vt:i4>0</vt:i4>
      </vt:variant>
      <vt:variant>
        <vt:i4>5</vt:i4>
      </vt:variant>
      <vt:variant>
        <vt:lpwstr/>
      </vt:variant>
      <vt:variant>
        <vt:lpwstr>_Toc368050648</vt:lpwstr>
      </vt:variant>
      <vt:variant>
        <vt:i4>1376312</vt:i4>
      </vt:variant>
      <vt:variant>
        <vt:i4>2264</vt:i4>
      </vt:variant>
      <vt:variant>
        <vt:i4>0</vt:i4>
      </vt:variant>
      <vt:variant>
        <vt:i4>5</vt:i4>
      </vt:variant>
      <vt:variant>
        <vt:lpwstr/>
      </vt:variant>
      <vt:variant>
        <vt:lpwstr>_Toc368050644</vt:lpwstr>
      </vt:variant>
      <vt:variant>
        <vt:i4>1376312</vt:i4>
      </vt:variant>
      <vt:variant>
        <vt:i4>2258</vt:i4>
      </vt:variant>
      <vt:variant>
        <vt:i4>0</vt:i4>
      </vt:variant>
      <vt:variant>
        <vt:i4>5</vt:i4>
      </vt:variant>
      <vt:variant>
        <vt:lpwstr/>
      </vt:variant>
      <vt:variant>
        <vt:lpwstr>_Toc368050643</vt:lpwstr>
      </vt:variant>
      <vt:variant>
        <vt:i4>1376312</vt:i4>
      </vt:variant>
      <vt:variant>
        <vt:i4>2252</vt:i4>
      </vt:variant>
      <vt:variant>
        <vt:i4>0</vt:i4>
      </vt:variant>
      <vt:variant>
        <vt:i4>5</vt:i4>
      </vt:variant>
      <vt:variant>
        <vt:lpwstr/>
      </vt:variant>
      <vt:variant>
        <vt:lpwstr>_Toc368050642</vt:lpwstr>
      </vt:variant>
      <vt:variant>
        <vt:i4>1376312</vt:i4>
      </vt:variant>
      <vt:variant>
        <vt:i4>2246</vt:i4>
      </vt:variant>
      <vt:variant>
        <vt:i4>0</vt:i4>
      </vt:variant>
      <vt:variant>
        <vt:i4>5</vt:i4>
      </vt:variant>
      <vt:variant>
        <vt:lpwstr/>
      </vt:variant>
      <vt:variant>
        <vt:lpwstr>_Toc368050641</vt:lpwstr>
      </vt:variant>
      <vt:variant>
        <vt:i4>1179704</vt:i4>
      </vt:variant>
      <vt:variant>
        <vt:i4>2240</vt:i4>
      </vt:variant>
      <vt:variant>
        <vt:i4>0</vt:i4>
      </vt:variant>
      <vt:variant>
        <vt:i4>5</vt:i4>
      </vt:variant>
      <vt:variant>
        <vt:lpwstr/>
      </vt:variant>
      <vt:variant>
        <vt:lpwstr>_Toc368050633</vt:lpwstr>
      </vt:variant>
      <vt:variant>
        <vt:i4>1245240</vt:i4>
      </vt:variant>
      <vt:variant>
        <vt:i4>2234</vt:i4>
      </vt:variant>
      <vt:variant>
        <vt:i4>0</vt:i4>
      </vt:variant>
      <vt:variant>
        <vt:i4>5</vt:i4>
      </vt:variant>
      <vt:variant>
        <vt:lpwstr/>
      </vt:variant>
      <vt:variant>
        <vt:lpwstr>_Toc368050626</vt:lpwstr>
      </vt:variant>
      <vt:variant>
        <vt:i4>1048632</vt:i4>
      </vt:variant>
      <vt:variant>
        <vt:i4>2228</vt:i4>
      </vt:variant>
      <vt:variant>
        <vt:i4>0</vt:i4>
      </vt:variant>
      <vt:variant>
        <vt:i4>5</vt:i4>
      </vt:variant>
      <vt:variant>
        <vt:lpwstr/>
      </vt:variant>
      <vt:variant>
        <vt:lpwstr>_Toc368050619</vt:lpwstr>
      </vt:variant>
      <vt:variant>
        <vt:i4>1048632</vt:i4>
      </vt:variant>
      <vt:variant>
        <vt:i4>2222</vt:i4>
      </vt:variant>
      <vt:variant>
        <vt:i4>0</vt:i4>
      </vt:variant>
      <vt:variant>
        <vt:i4>5</vt:i4>
      </vt:variant>
      <vt:variant>
        <vt:lpwstr/>
      </vt:variant>
      <vt:variant>
        <vt:lpwstr>_Toc368050618</vt:lpwstr>
      </vt:variant>
      <vt:variant>
        <vt:i4>1048632</vt:i4>
      </vt:variant>
      <vt:variant>
        <vt:i4>2216</vt:i4>
      </vt:variant>
      <vt:variant>
        <vt:i4>0</vt:i4>
      </vt:variant>
      <vt:variant>
        <vt:i4>5</vt:i4>
      </vt:variant>
      <vt:variant>
        <vt:lpwstr/>
      </vt:variant>
      <vt:variant>
        <vt:lpwstr>_Toc368050617</vt:lpwstr>
      </vt:variant>
      <vt:variant>
        <vt:i4>1048632</vt:i4>
      </vt:variant>
      <vt:variant>
        <vt:i4>2210</vt:i4>
      </vt:variant>
      <vt:variant>
        <vt:i4>0</vt:i4>
      </vt:variant>
      <vt:variant>
        <vt:i4>5</vt:i4>
      </vt:variant>
      <vt:variant>
        <vt:lpwstr/>
      </vt:variant>
      <vt:variant>
        <vt:lpwstr>_Toc368050616</vt:lpwstr>
      </vt:variant>
      <vt:variant>
        <vt:i4>1048632</vt:i4>
      </vt:variant>
      <vt:variant>
        <vt:i4>2204</vt:i4>
      </vt:variant>
      <vt:variant>
        <vt:i4>0</vt:i4>
      </vt:variant>
      <vt:variant>
        <vt:i4>5</vt:i4>
      </vt:variant>
      <vt:variant>
        <vt:lpwstr/>
      </vt:variant>
      <vt:variant>
        <vt:lpwstr>_Toc368050612</vt:lpwstr>
      </vt:variant>
      <vt:variant>
        <vt:i4>1048632</vt:i4>
      </vt:variant>
      <vt:variant>
        <vt:i4>2198</vt:i4>
      </vt:variant>
      <vt:variant>
        <vt:i4>0</vt:i4>
      </vt:variant>
      <vt:variant>
        <vt:i4>5</vt:i4>
      </vt:variant>
      <vt:variant>
        <vt:lpwstr/>
      </vt:variant>
      <vt:variant>
        <vt:lpwstr>_Toc368050611</vt:lpwstr>
      </vt:variant>
      <vt:variant>
        <vt:i4>1048632</vt:i4>
      </vt:variant>
      <vt:variant>
        <vt:i4>2192</vt:i4>
      </vt:variant>
      <vt:variant>
        <vt:i4>0</vt:i4>
      </vt:variant>
      <vt:variant>
        <vt:i4>5</vt:i4>
      </vt:variant>
      <vt:variant>
        <vt:lpwstr/>
      </vt:variant>
      <vt:variant>
        <vt:lpwstr>_Toc368050610</vt:lpwstr>
      </vt:variant>
      <vt:variant>
        <vt:i4>1114168</vt:i4>
      </vt:variant>
      <vt:variant>
        <vt:i4>2186</vt:i4>
      </vt:variant>
      <vt:variant>
        <vt:i4>0</vt:i4>
      </vt:variant>
      <vt:variant>
        <vt:i4>5</vt:i4>
      </vt:variant>
      <vt:variant>
        <vt:lpwstr/>
      </vt:variant>
      <vt:variant>
        <vt:lpwstr>_Toc368050609</vt:lpwstr>
      </vt:variant>
      <vt:variant>
        <vt:i4>1114168</vt:i4>
      </vt:variant>
      <vt:variant>
        <vt:i4>2180</vt:i4>
      </vt:variant>
      <vt:variant>
        <vt:i4>0</vt:i4>
      </vt:variant>
      <vt:variant>
        <vt:i4>5</vt:i4>
      </vt:variant>
      <vt:variant>
        <vt:lpwstr/>
      </vt:variant>
      <vt:variant>
        <vt:lpwstr>_Toc368050608</vt:lpwstr>
      </vt:variant>
      <vt:variant>
        <vt:i4>1114168</vt:i4>
      </vt:variant>
      <vt:variant>
        <vt:i4>2174</vt:i4>
      </vt:variant>
      <vt:variant>
        <vt:i4>0</vt:i4>
      </vt:variant>
      <vt:variant>
        <vt:i4>5</vt:i4>
      </vt:variant>
      <vt:variant>
        <vt:lpwstr/>
      </vt:variant>
      <vt:variant>
        <vt:lpwstr>_Toc368050607</vt:lpwstr>
      </vt:variant>
      <vt:variant>
        <vt:i4>1114168</vt:i4>
      </vt:variant>
      <vt:variant>
        <vt:i4>2168</vt:i4>
      </vt:variant>
      <vt:variant>
        <vt:i4>0</vt:i4>
      </vt:variant>
      <vt:variant>
        <vt:i4>5</vt:i4>
      </vt:variant>
      <vt:variant>
        <vt:lpwstr/>
      </vt:variant>
      <vt:variant>
        <vt:lpwstr>_Toc368050606</vt:lpwstr>
      </vt:variant>
      <vt:variant>
        <vt:i4>1114168</vt:i4>
      </vt:variant>
      <vt:variant>
        <vt:i4>2162</vt:i4>
      </vt:variant>
      <vt:variant>
        <vt:i4>0</vt:i4>
      </vt:variant>
      <vt:variant>
        <vt:i4>5</vt:i4>
      </vt:variant>
      <vt:variant>
        <vt:lpwstr/>
      </vt:variant>
      <vt:variant>
        <vt:lpwstr>_Toc368050604</vt:lpwstr>
      </vt:variant>
      <vt:variant>
        <vt:i4>1114168</vt:i4>
      </vt:variant>
      <vt:variant>
        <vt:i4>2156</vt:i4>
      </vt:variant>
      <vt:variant>
        <vt:i4>0</vt:i4>
      </vt:variant>
      <vt:variant>
        <vt:i4>5</vt:i4>
      </vt:variant>
      <vt:variant>
        <vt:lpwstr/>
      </vt:variant>
      <vt:variant>
        <vt:lpwstr>_Toc368050603</vt:lpwstr>
      </vt:variant>
      <vt:variant>
        <vt:i4>1114168</vt:i4>
      </vt:variant>
      <vt:variant>
        <vt:i4>2150</vt:i4>
      </vt:variant>
      <vt:variant>
        <vt:i4>0</vt:i4>
      </vt:variant>
      <vt:variant>
        <vt:i4>5</vt:i4>
      </vt:variant>
      <vt:variant>
        <vt:lpwstr/>
      </vt:variant>
      <vt:variant>
        <vt:lpwstr>_Toc368050602</vt:lpwstr>
      </vt:variant>
      <vt:variant>
        <vt:i4>1114168</vt:i4>
      </vt:variant>
      <vt:variant>
        <vt:i4>2144</vt:i4>
      </vt:variant>
      <vt:variant>
        <vt:i4>0</vt:i4>
      </vt:variant>
      <vt:variant>
        <vt:i4>5</vt:i4>
      </vt:variant>
      <vt:variant>
        <vt:lpwstr/>
      </vt:variant>
      <vt:variant>
        <vt:lpwstr>_Toc368050600</vt:lpwstr>
      </vt:variant>
      <vt:variant>
        <vt:i4>1572923</vt:i4>
      </vt:variant>
      <vt:variant>
        <vt:i4>2138</vt:i4>
      </vt:variant>
      <vt:variant>
        <vt:i4>0</vt:i4>
      </vt:variant>
      <vt:variant>
        <vt:i4>5</vt:i4>
      </vt:variant>
      <vt:variant>
        <vt:lpwstr/>
      </vt:variant>
      <vt:variant>
        <vt:lpwstr>_Toc368050599</vt:lpwstr>
      </vt:variant>
      <vt:variant>
        <vt:i4>1572923</vt:i4>
      </vt:variant>
      <vt:variant>
        <vt:i4>2132</vt:i4>
      </vt:variant>
      <vt:variant>
        <vt:i4>0</vt:i4>
      </vt:variant>
      <vt:variant>
        <vt:i4>5</vt:i4>
      </vt:variant>
      <vt:variant>
        <vt:lpwstr/>
      </vt:variant>
      <vt:variant>
        <vt:lpwstr>_Toc368050598</vt:lpwstr>
      </vt:variant>
      <vt:variant>
        <vt:i4>1572923</vt:i4>
      </vt:variant>
      <vt:variant>
        <vt:i4>2126</vt:i4>
      </vt:variant>
      <vt:variant>
        <vt:i4>0</vt:i4>
      </vt:variant>
      <vt:variant>
        <vt:i4>5</vt:i4>
      </vt:variant>
      <vt:variant>
        <vt:lpwstr/>
      </vt:variant>
      <vt:variant>
        <vt:lpwstr>_Toc368050597</vt:lpwstr>
      </vt:variant>
      <vt:variant>
        <vt:i4>1572923</vt:i4>
      </vt:variant>
      <vt:variant>
        <vt:i4>2120</vt:i4>
      </vt:variant>
      <vt:variant>
        <vt:i4>0</vt:i4>
      </vt:variant>
      <vt:variant>
        <vt:i4>5</vt:i4>
      </vt:variant>
      <vt:variant>
        <vt:lpwstr/>
      </vt:variant>
      <vt:variant>
        <vt:lpwstr>_Toc368050596</vt:lpwstr>
      </vt:variant>
      <vt:variant>
        <vt:i4>1572923</vt:i4>
      </vt:variant>
      <vt:variant>
        <vt:i4>2114</vt:i4>
      </vt:variant>
      <vt:variant>
        <vt:i4>0</vt:i4>
      </vt:variant>
      <vt:variant>
        <vt:i4>5</vt:i4>
      </vt:variant>
      <vt:variant>
        <vt:lpwstr/>
      </vt:variant>
      <vt:variant>
        <vt:lpwstr>_Toc368050595</vt:lpwstr>
      </vt:variant>
      <vt:variant>
        <vt:i4>1572923</vt:i4>
      </vt:variant>
      <vt:variant>
        <vt:i4>2108</vt:i4>
      </vt:variant>
      <vt:variant>
        <vt:i4>0</vt:i4>
      </vt:variant>
      <vt:variant>
        <vt:i4>5</vt:i4>
      </vt:variant>
      <vt:variant>
        <vt:lpwstr/>
      </vt:variant>
      <vt:variant>
        <vt:lpwstr>_Toc368050594</vt:lpwstr>
      </vt:variant>
      <vt:variant>
        <vt:i4>1572923</vt:i4>
      </vt:variant>
      <vt:variant>
        <vt:i4>2102</vt:i4>
      </vt:variant>
      <vt:variant>
        <vt:i4>0</vt:i4>
      </vt:variant>
      <vt:variant>
        <vt:i4>5</vt:i4>
      </vt:variant>
      <vt:variant>
        <vt:lpwstr/>
      </vt:variant>
      <vt:variant>
        <vt:lpwstr>_Toc368050593</vt:lpwstr>
      </vt:variant>
      <vt:variant>
        <vt:i4>1572923</vt:i4>
      </vt:variant>
      <vt:variant>
        <vt:i4>2096</vt:i4>
      </vt:variant>
      <vt:variant>
        <vt:i4>0</vt:i4>
      </vt:variant>
      <vt:variant>
        <vt:i4>5</vt:i4>
      </vt:variant>
      <vt:variant>
        <vt:lpwstr/>
      </vt:variant>
      <vt:variant>
        <vt:lpwstr>_Toc368050592</vt:lpwstr>
      </vt:variant>
      <vt:variant>
        <vt:i4>1572923</vt:i4>
      </vt:variant>
      <vt:variant>
        <vt:i4>2090</vt:i4>
      </vt:variant>
      <vt:variant>
        <vt:i4>0</vt:i4>
      </vt:variant>
      <vt:variant>
        <vt:i4>5</vt:i4>
      </vt:variant>
      <vt:variant>
        <vt:lpwstr/>
      </vt:variant>
      <vt:variant>
        <vt:lpwstr>_Toc368050591</vt:lpwstr>
      </vt:variant>
      <vt:variant>
        <vt:i4>1572923</vt:i4>
      </vt:variant>
      <vt:variant>
        <vt:i4>2084</vt:i4>
      </vt:variant>
      <vt:variant>
        <vt:i4>0</vt:i4>
      </vt:variant>
      <vt:variant>
        <vt:i4>5</vt:i4>
      </vt:variant>
      <vt:variant>
        <vt:lpwstr/>
      </vt:variant>
      <vt:variant>
        <vt:lpwstr>_Toc368050590</vt:lpwstr>
      </vt:variant>
      <vt:variant>
        <vt:i4>1638459</vt:i4>
      </vt:variant>
      <vt:variant>
        <vt:i4>2078</vt:i4>
      </vt:variant>
      <vt:variant>
        <vt:i4>0</vt:i4>
      </vt:variant>
      <vt:variant>
        <vt:i4>5</vt:i4>
      </vt:variant>
      <vt:variant>
        <vt:lpwstr/>
      </vt:variant>
      <vt:variant>
        <vt:lpwstr>_Toc368050589</vt:lpwstr>
      </vt:variant>
      <vt:variant>
        <vt:i4>1638459</vt:i4>
      </vt:variant>
      <vt:variant>
        <vt:i4>2072</vt:i4>
      </vt:variant>
      <vt:variant>
        <vt:i4>0</vt:i4>
      </vt:variant>
      <vt:variant>
        <vt:i4>5</vt:i4>
      </vt:variant>
      <vt:variant>
        <vt:lpwstr/>
      </vt:variant>
      <vt:variant>
        <vt:lpwstr>_Toc368050588</vt:lpwstr>
      </vt:variant>
      <vt:variant>
        <vt:i4>1638459</vt:i4>
      </vt:variant>
      <vt:variant>
        <vt:i4>2066</vt:i4>
      </vt:variant>
      <vt:variant>
        <vt:i4>0</vt:i4>
      </vt:variant>
      <vt:variant>
        <vt:i4>5</vt:i4>
      </vt:variant>
      <vt:variant>
        <vt:lpwstr/>
      </vt:variant>
      <vt:variant>
        <vt:lpwstr>_Toc368050586</vt:lpwstr>
      </vt:variant>
      <vt:variant>
        <vt:i4>1638459</vt:i4>
      </vt:variant>
      <vt:variant>
        <vt:i4>2060</vt:i4>
      </vt:variant>
      <vt:variant>
        <vt:i4>0</vt:i4>
      </vt:variant>
      <vt:variant>
        <vt:i4>5</vt:i4>
      </vt:variant>
      <vt:variant>
        <vt:lpwstr/>
      </vt:variant>
      <vt:variant>
        <vt:lpwstr>_Toc368050585</vt:lpwstr>
      </vt:variant>
      <vt:variant>
        <vt:i4>1638459</vt:i4>
      </vt:variant>
      <vt:variant>
        <vt:i4>2054</vt:i4>
      </vt:variant>
      <vt:variant>
        <vt:i4>0</vt:i4>
      </vt:variant>
      <vt:variant>
        <vt:i4>5</vt:i4>
      </vt:variant>
      <vt:variant>
        <vt:lpwstr/>
      </vt:variant>
      <vt:variant>
        <vt:lpwstr>_Toc368050584</vt:lpwstr>
      </vt:variant>
      <vt:variant>
        <vt:i4>1638459</vt:i4>
      </vt:variant>
      <vt:variant>
        <vt:i4>2048</vt:i4>
      </vt:variant>
      <vt:variant>
        <vt:i4>0</vt:i4>
      </vt:variant>
      <vt:variant>
        <vt:i4>5</vt:i4>
      </vt:variant>
      <vt:variant>
        <vt:lpwstr/>
      </vt:variant>
      <vt:variant>
        <vt:lpwstr>_Toc368050583</vt:lpwstr>
      </vt:variant>
      <vt:variant>
        <vt:i4>1638459</vt:i4>
      </vt:variant>
      <vt:variant>
        <vt:i4>2042</vt:i4>
      </vt:variant>
      <vt:variant>
        <vt:i4>0</vt:i4>
      </vt:variant>
      <vt:variant>
        <vt:i4>5</vt:i4>
      </vt:variant>
      <vt:variant>
        <vt:lpwstr/>
      </vt:variant>
      <vt:variant>
        <vt:lpwstr>_Toc368050582</vt:lpwstr>
      </vt:variant>
      <vt:variant>
        <vt:i4>1441851</vt:i4>
      </vt:variant>
      <vt:variant>
        <vt:i4>2036</vt:i4>
      </vt:variant>
      <vt:variant>
        <vt:i4>0</vt:i4>
      </vt:variant>
      <vt:variant>
        <vt:i4>5</vt:i4>
      </vt:variant>
      <vt:variant>
        <vt:lpwstr/>
      </vt:variant>
      <vt:variant>
        <vt:lpwstr>_Toc368050579</vt:lpwstr>
      </vt:variant>
      <vt:variant>
        <vt:i4>1441851</vt:i4>
      </vt:variant>
      <vt:variant>
        <vt:i4>2030</vt:i4>
      </vt:variant>
      <vt:variant>
        <vt:i4>0</vt:i4>
      </vt:variant>
      <vt:variant>
        <vt:i4>5</vt:i4>
      </vt:variant>
      <vt:variant>
        <vt:lpwstr/>
      </vt:variant>
      <vt:variant>
        <vt:lpwstr>_Toc368050578</vt:lpwstr>
      </vt:variant>
      <vt:variant>
        <vt:i4>1441851</vt:i4>
      </vt:variant>
      <vt:variant>
        <vt:i4>2024</vt:i4>
      </vt:variant>
      <vt:variant>
        <vt:i4>0</vt:i4>
      </vt:variant>
      <vt:variant>
        <vt:i4>5</vt:i4>
      </vt:variant>
      <vt:variant>
        <vt:lpwstr/>
      </vt:variant>
      <vt:variant>
        <vt:lpwstr>_Toc368050577</vt:lpwstr>
      </vt:variant>
      <vt:variant>
        <vt:i4>1441851</vt:i4>
      </vt:variant>
      <vt:variant>
        <vt:i4>2018</vt:i4>
      </vt:variant>
      <vt:variant>
        <vt:i4>0</vt:i4>
      </vt:variant>
      <vt:variant>
        <vt:i4>5</vt:i4>
      </vt:variant>
      <vt:variant>
        <vt:lpwstr/>
      </vt:variant>
      <vt:variant>
        <vt:lpwstr>_Toc368050576</vt:lpwstr>
      </vt:variant>
      <vt:variant>
        <vt:i4>1441851</vt:i4>
      </vt:variant>
      <vt:variant>
        <vt:i4>2012</vt:i4>
      </vt:variant>
      <vt:variant>
        <vt:i4>0</vt:i4>
      </vt:variant>
      <vt:variant>
        <vt:i4>5</vt:i4>
      </vt:variant>
      <vt:variant>
        <vt:lpwstr/>
      </vt:variant>
      <vt:variant>
        <vt:lpwstr>_Toc368050575</vt:lpwstr>
      </vt:variant>
      <vt:variant>
        <vt:i4>1441851</vt:i4>
      </vt:variant>
      <vt:variant>
        <vt:i4>2006</vt:i4>
      </vt:variant>
      <vt:variant>
        <vt:i4>0</vt:i4>
      </vt:variant>
      <vt:variant>
        <vt:i4>5</vt:i4>
      </vt:variant>
      <vt:variant>
        <vt:lpwstr/>
      </vt:variant>
      <vt:variant>
        <vt:lpwstr>_Toc368050574</vt:lpwstr>
      </vt:variant>
      <vt:variant>
        <vt:i4>1441851</vt:i4>
      </vt:variant>
      <vt:variant>
        <vt:i4>2000</vt:i4>
      </vt:variant>
      <vt:variant>
        <vt:i4>0</vt:i4>
      </vt:variant>
      <vt:variant>
        <vt:i4>5</vt:i4>
      </vt:variant>
      <vt:variant>
        <vt:lpwstr/>
      </vt:variant>
      <vt:variant>
        <vt:lpwstr>_Toc368050573</vt:lpwstr>
      </vt:variant>
      <vt:variant>
        <vt:i4>1441851</vt:i4>
      </vt:variant>
      <vt:variant>
        <vt:i4>1994</vt:i4>
      </vt:variant>
      <vt:variant>
        <vt:i4>0</vt:i4>
      </vt:variant>
      <vt:variant>
        <vt:i4>5</vt:i4>
      </vt:variant>
      <vt:variant>
        <vt:lpwstr/>
      </vt:variant>
      <vt:variant>
        <vt:lpwstr>_Toc368050572</vt:lpwstr>
      </vt:variant>
      <vt:variant>
        <vt:i4>1441851</vt:i4>
      </vt:variant>
      <vt:variant>
        <vt:i4>1988</vt:i4>
      </vt:variant>
      <vt:variant>
        <vt:i4>0</vt:i4>
      </vt:variant>
      <vt:variant>
        <vt:i4>5</vt:i4>
      </vt:variant>
      <vt:variant>
        <vt:lpwstr/>
      </vt:variant>
      <vt:variant>
        <vt:lpwstr>_Toc368050570</vt:lpwstr>
      </vt:variant>
      <vt:variant>
        <vt:i4>1507387</vt:i4>
      </vt:variant>
      <vt:variant>
        <vt:i4>1982</vt:i4>
      </vt:variant>
      <vt:variant>
        <vt:i4>0</vt:i4>
      </vt:variant>
      <vt:variant>
        <vt:i4>5</vt:i4>
      </vt:variant>
      <vt:variant>
        <vt:lpwstr/>
      </vt:variant>
      <vt:variant>
        <vt:lpwstr>_Toc368050569</vt:lpwstr>
      </vt:variant>
      <vt:variant>
        <vt:i4>1507387</vt:i4>
      </vt:variant>
      <vt:variant>
        <vt:i4>1976</vt:i4>
      </vt:variant>
      <vt:variant>
        <vt:i4>0</vt:i4>
      </vt:variant>
      <vt:variant>
        <vt:i4>5</vt:i4>
      </vt:variant>
      <vt:variant>
        <vt:lpwstr/>
      </vt:variant>
      <vt:variant>
        <vt:lpwstr>_Toc368050567</vt:lpwstr>
      </vt:variant>
      <vt:variant>
        <vt:i4>1507387</vt:i4>
      </vt:variant>
      <vt:variant>
        <vt:i4>1970</vt:i4>
      </vt:variant>
      <vt:variant>
        <vt:i4>0</vt:i4>
      </vt:variant>
      <vt:variant>
        <vt:i4>5</vt:i4>
      </vt:variant>
      <vt:variant>
        <vt:lpwstr/>
      </vt:variant>
      <vt:variant>
        <vt:lpwstr>_Toc368050566</vt:lpwstr>
      </vt:variant>
      <vt:variant>
        <vt:i4>1507387</vt:i4>
      </vt:variant>
      <vt:variant>
        <vt:i4>1964</vt:i4>
      </vt:variant>
      <vt:variant>
        <vt:i4>0</vt:i4>
      </vt:variant>
      <vt:variant>
        <vt:i4>5</vt:i4>
      </vt:variant>
      <vt:variant>
        <vt:lpwstr/>
      </vt:variant>
      <vt:variant>
        <vt:lpwstr>_Toc368050565</vt:lpwstr>
      </vt:variant>
      <vt:variant>
        <vt:i4>1507387</vt:i4>
      </vt:variant>
      <vt:variant>
        <vt:i4>1958</vt:i4>
      </vt:variant>
      <vt:variant>
        <vt:i4>0</vt:i4>
      </vt:variant>
      <vt:variant>
        <vt:i4>5</vt:i4>
      </vt:variant>
      <vt:variant>
        <vt:lpwstr/>
      </vt:variant>
      <vt:variant>
        <vt:lpwstr>_Toc368050564</vt:lpwstr>
      </vt:variant>
      <vt:variant>
        <vt:i4>1507387</vt:i4>
      </vt:variant>
      <vt:variant>
        <vt:i4>1952</vt:i4>
      </vt:variant>
      <vt:variant>
        <vt:i4>0</vt:i4>
      </vt:variant>
      <vt:variant>
        <vt:i4>5</vt:i4>
      </vt:variant>
      <vt:variant>
        <vt:lpwstr/>
      </vt:variant>
      <vt:variant>
        <vt:lpwstr>_Toc368050563</vt:lpwstr>
      </vt:variant>
      <vt:variant>
        <vt:i4>1507387</vt:i4>
      </vt:variant>
      <vt:variant>
        <vt:i4>1946</vt:i4>
      </vt:variant>
      <vt:variant>
        <vt:i4>0</vt:i4>
      </vt:variant>
      <vt:variant>
        <vt:i4>5</vt:i4>
      </vt:variant>
      <vt:variant>
        <vt:lpwstr/>
      </vt:variant>
      <vt:variant>
        <vt:lpwstr>_Toc368050562</vt:lpwstr>
      </vt:variant>
      <vt:variant>
        <vt:i4>1507387</vt:i4>
      </vt:variant>
      <vt:variant>
        <vt:i4>1940</vt:i4>
      </vt:variant>
      <vt:variant>
        <vt:i4>0</vt:i4>
      </vt:variant>
      <vt:variant>
        <vt:i4>5</vt:i4>
      </vt:variant>
      <vt:variant>
        <vt:lpwstr/>
      </vt:variant>
      <vt:variant>
        <vt:lpwstr>_Toc368050560</vt:lpwstr>
      </vt:variant>
      <vt:variant>
        <vt:i4>1310779</vt:i4>
      </vt:variant>
      <vt:variant>
        <vt:i4>1934</vt:i4>
      </vt:variant>
      <vt:variant>
        <vt:i4>0</vt:i4>
      </vt:variant>
      <vt:variant>
        <vt:i4>5</vt:i4>
      </vt:variant>
      <vt:variant>
        <vt:lpwstr/>
      </vt:variant>
      <vt:variant>
        <vt:lpwstr>_Toc368050559</vt:lpwstr>
      </vt:variant>
      <vt:variant>
        <vt:i4>1310779</vt:i4>
      </vt:variant>
      <vt:variant>
        <vt:i4>1928</vt:i4>
      </vt:variant>
      <vt:variant>
        <vt:i4>0</vt:i4>
      </vt:variant>
      <vt:variant>
        <vt:i4>5</vt:i4>
      </vt:variant>
      <vt:variant>
        <vt:lpwstr/>
      </vt:variant>
      <vt:variant>
        <vt:lpwstr>_Toc368050558</vt:lpwstr>
      </vt:variant>
      <vt:variant>
        <vt:i4>1310779</vt:i4>
      </vt:variant>
      <vt:variant>
        <vt:i4>1922</vt:i4>
      </vt:variant>
      <vt:variant>
        <vt:i4>0</vt:i4>
      </vt:variant>
      <vt:variant>
        <vt:i4>5</vt:i4>
      </vt:variant>
      <vt:variant>
        <vt:lpwstr/>
      </vt:variant>
      <vt:variant>
        <vt:lpwstr>_Toc368050557</vt:lpwstr>
      </vt:variant>
      <vt:variant>
        <vt:i4>1310779</vt:i4>
      </vt:variant>
      <vt:variant>
        <vt:i4>1916</vt:i4>
      </vt:variant>
      <vt:variant>
        <vt:i4>0</vt:i4>
      </vt:variant>
      <vt:variant>
        <vt:i4>5</vt:i4>
      </vt:variant>
      <vt:variant>
        <vt:lpwstr/>
      </vt:variant>
      <vt:variant>
        <vt:lpwstr>_Toc368050555</vt:lpwstr>
      </vt:variant>
      <vt:variant>
        <vt:i4>1310779</vt:i4>
      </vt:variant>
      <vt:variant>
        <vt:i4>1910</vt:i4>
      </vt:variant>
      <vt:variant>
        <vt:i4>0</vt:i4>
      </vt:variant>
      <vt:variant>
        <vt:i4>5</vt:i4>
      </vt:variant>
      <vt:variant>
        <vt:lpwstr/>
      </vt:variant>
      <vt:variant>
        <vt:lpwstr>_Toc368050554</vt:lpwstr>
      </vt:variant>
      <vt:variant>
        <vt:i4>1310779</vt:i4>
      </vt:variant>
      <vt:variant>
        <vt:i4>1904</vt:i4>
      </vt:variant>
      <vt:variant>
        <vt:i4>0</vt:i4>
      </vt:variant>
      <vt:variant>
        <vt:i4>5</vt:i4>
      </vt:variant>
      <vt:variant>
        <vt:lpwstr/>
      </vt:variant>
      <vt:variant>
        <vt:lpwstr>_Toc368050553</vt:lpwstr>
      </vt:variant>
      <vt:variant>
        <vt:i4>1310779</vt:i4>
      </vt:variant>
      <vt:variant>
        <vt:i4>1898</vt:i4>
      </vt:variant>
      <vt:variant>
        <vt:i4>0</vt:i4>
      </vt:variant>
      <vt:variant>
        <vt:i4>5</vt:i4>
      </vt:variant>
      <vt:variant>
        <vt:lpwstr/>
      </vt:variant>
      <vt:variant>
        <vt:lpwstr>_Toc368050552</vt:lpwstr>
      </vt:variant>
      <vt:variant>
        <vt:i4>1310779</vt:i4>
      </vt:variant>
      <vt:variant>
        <vt:i4>1892</vt:i4>
      </vt:variant>
      <vt:variant>
        <vt:i4>0</vt:i4>
      </vt:variant>
      <vt:variant>
        <vt:i4>5</vt:i4>
      </vt:variant>
      <vt:variant>
        <vt:lpwstr/>
      </vt:variant>
      <vt:variant>
        <vt:lpwstr>_Toc368050551</vt:lpwstr>
      </vt:variant>
      <vt:variant>
        <vt:i4>1310779</vt:i4>
      </vt:variant>
      <vt:variant>
        <vt:i4>1886</vt:i4>
      </vt:variant>
      <vt:variant>
        <vt:i4>0</vt:i4>
      </vt:variant>
      <vt:variant>
        <vt:i4>5</vt:i4>
      </vt:variant>
      <vt:variant>
        <vt:lpwstr/>
      </vt:variant>
      <vt:variant>
        <vt:lpwstr>_Toc368050550</vt:lpwstr>
      </vt:variant>
      <vt:variant>
        <vt:i4>1376315</vt:i4>
      </vt:variant>
      <vt:variant>
        <vt:i4>1880</vt:i4>
      </vt:variant>
      <vt:variant>
        <vt:i4>0</vt:i4>
      </vt:variant>
      <vt:variant>
        <vt:i4>5</vt:i4>
      </vt:variant>
      <vt:variant>
        <vt:lpwstr/>
      </vt:variant>
      <vt:variant>
        <vt:lpwstr>_Toc368050549</vt:lpwstr>
      </vt:variant>
      <vt:variant>
        <vt:i4>1376315</vt:i4>
      </vt:variant>
      <vt:variant>
        <vt:i4>1874</vt:i4>
      </vt:variant>
      <vt:variant>
        <vt:i4>0</vt:i4>
      </vt:variant>
      <vt:variant>
        <vt:i4>5</vt:i4>
      </vt:variant>
      <vt:variant>
        <vt:lpwstr/>
      </vt:variant>
      <vt:variant>
        <vt:lpwstr>_Toc368050547</vt:lpwstr>
      </vt:variant>
      <vt:variant>
        <vt:i4>1376315</vt:i4>
      </vt:variant>
      <vt:variant>
        <vt:i4>1868</vt:i4>
      </vt:variant>
      <vt:variant>
        <vt:i4>0</vt:i4>
      </vt:variant>
      <vt:variant>
        <vt:i4>5</vt:i4>
      </vt:variant>
      <vt:variant>
        <vt:lpwstr/>
      </vt:variant>
      <vt:variant>
        <vt:lpwstr>_Toc368050546</vt:lpwstr>
      </vt:variant>
      <vt:variant>
        <vt:i4>1376315</vt:i4>
      </vt:variant>
      <vt:variant>
        <vt:i4>1862</vt:i4>
      </vt:variant>
      <vt:variant>
        <vt:i4>0</vt:i4>
      </vt:variant>
      <vt:variant>
        <vt:i4>5</vt:i4>
      </vt:variant>
      <vt:variant>
        <vt:lpwstr/>
      </vt:variant>
      <vt:variant>
        <vt:lpwstr>_Toc368050545</vt:lpwstr>
      </vt:variant>
      <vt:variant>
        <vt:i4>1376315</vt:i4>
      </vt:variant>
      <vt:variant>
        <vt:i4>1856</vt:i4>
      </vt:variant>
      <vt:variant>
        <vt:i4>0</vt:i4>
      </vt:variant>
      <vt:variant>
        <vt:i4>5</vt:i4>
      </vt:variant>
      <vt:variant>
        <vt:lpwstr/>
      </vt:variant>
      <vt:variant>
        <vt:lpwstr>_Toc368050544</vt:lpwstr>
      </vt:variant>
      <vt:variant>
        <vt:i4>1376315</vt:i4>
      </vt:variant>
      <vt:variant>
        <vt:i4>1850</vt:i4>
      </vt:variant>
      <vt:variant>
        <vt:i4>0</vt:i4>
      </vt:variant>
      <vt:variant>
        <vt:i4>5</vt:i4>
      </vt:variant>
      <vt:variant>
        <vt:lpwstr/>
      </vt:variant>
      <vt:variant>
        <vt:lpwstr>_Toc368050543</vt:lpwstr>
      </vt:variant>
      <vt:variant>
        <vt:i4>1376315</vt:i4>
      </vt:variant>
      <vt:variant>
        <vt:i4>1844</vt:i4>
      </vt:variant>
      <vt:variant>
        <vt:i4>0</vt:i4>
      </vt:variant>
      <vt:variant>
        <vt:i4>5</vt:i4>
      </vt:variant>
      <vt:variant>
        <vt:lpwstr/>
      </vt:variant>
      <vt:variant>
        <vt:lpwstr>_Toc368050542</vt:lpwstr>
      </vt:variant>
      <vt:variant>
        <vt:i4>1376315</vt:i4>
      </vt:variant>
      <vt:variant>
        <vt:i4>1838</vt:i4>
      </vt:variant>
      <vt:variant>
        <vt:i4>0</vt:i4>
      </vt:variant>
      <vt:variant>
        <vt:i4>5</vt:i4>
      </vt:variant>
      <vt:variant>
        <vt:lpwstr/>
      </vt:variant>
      <vt:variant>
        <vt:lpwstr>_Toc368050540</vt:lpwstr>
      </vt:variant>
      <vt:variant>
        <vt:i4>1179707</vt:i4>
      </vt:variant>
      <vt:variant>
        <vt:i4>1832</vt:i4>
      </vt:variant>
      <vt:variant>
        <vt:i4>0</vt:i4>
      </vt:variant>
      <vt:variant>
        <vt:i4>5</vt:i4>
      </vt:variant>
      <vt:variant>
        <vt:lpwstr/>
      </vt:variant>
      <vt:variant>
        <vt:lpwstr>_Toc368050539</vt:lpwstr>
      </vt:variant>
      <vt:variant>
        <vt:i4>1179707</vt:i4>
      </vt:variant>
      <vt:variant>
        <vt:i4>1826</vt:i4>
      </vt:variant>
      <vt:variant>
        <vt:i4>0</vt:i4>
      </vt:variant>
      <vt:variant>
        <vt:i4>5</vt:i4>
      </vt:variant>
      <vt:variant>
        <vt:lpwstr/>
      </vt:variant>
      <vt:variant>
        <vt:lpwstr>_Toc368050538</vt:lpwstr>
      </vt:variant>
      <vt:variant>
        <vt:i4>1179707</vt:i4>
      </vt:variant>
      <vt:variant>
        <vt:i4>1820</vt:i4>
      </vt:variant>
      <vt:variant>
        <vt:i4>0</vt:i4>
      </vt:variant>
      <vt:variant>
        <vt:i4>5</vt:i4>
      </vt:variant>
      <vt:variant>
        <vt:lpwstr/>
      </vt:variant>
      <vt:variant>
        <vt:lpwstr>_Toc368050537</vt:lpwstr>
      </vt:variant>
      <vt:variant>
        <vt:i4>1179707</vt:i4>
      </vt:variant>
      <vt:variant>
        <vt:i4>1814</vt:i4>
      </vt:variant>
      <vt:variant>
        <vt:i4>0</vt:i4>
      </vt:variant>
      <vt:variant>
        <vt:i4>5</vt:i4>
      </vt:variant>
      <vt:variant>
        <vt:lpwstr/>
      </vt:variant>
      <vt:variant>
        <vt:lpwstr>_Toc368050536</vt:lpwstr>
      </vt:variant>
      <vt:variant>
        <vt:i4>1179707</vt:i4>
      </vt:variant>
      <vt:variant>
        <vt:i4>1808</vt:i4>
      </vt:variant>
      <vt:variant>
        <vt:i4>0</vt:i4>
      </vt:variant>
      <vt:variant>
        <vt:i4>5</vt:i4>
      </vt:variant>
      <vt:variant>
        <vt:lpwstr/>
      </vt:variant>
      <vt:variant>
        <vt:lpwstr>_Toc368050535</vt:lpwstr>
      </vt:variant>
      <vt:variant>
        <vt:i4>1179707</vt:i4>
      </vt:variant>
      <vt:variant>
        <vt:i4>1802</vt:i4>
      </vt:variant>
      <vt:variant>
        <vt:i4>0</vt:i4>
      </vt:variant>
      <vt:variant>
        <vt:i4>5</vt:i4>
      </vt:variant>
      <vt:variant>
        <vt:lpwstr/>
      </vt:variant>
      <vt:variant>
        <vt:lpwstr>_Toc368050534</vt:lpwstr>
      </vt:variant>
      <vt:variant>
        <vt:i4>1179707</vt:i4>
      </vt:variant>
      <vt:variant>
        <vt:i4>1796</vt:i4>
      </vt:variant>
      <vt:variant>
        <vt:i4>0</vt:i4>
      </vt:variant>
      <vt:variant>
        <vt:i4>5</vt:i4>
      </vt:variant>
      <vt:variant>
        <vt:lpwstr/>
      </vt:variant>
      <vt:variant>
        <vt:lpwstr>_Toc368050533</vt:lpwstr>
      </vt:variant>
      <vt:variant>
        <vt:i4>1179707</vt:i4>
      </vt:variant>
      <vt:variant>
        <vt:i4>1790</vt:i4>
      </vt:variant>
      <vt:variant>
        <vt:i4>0</vt:i4>
      </vt:variant>
      <vt:variant>
        <vt:i4>5</vt:i4>
      </vt:variant>
      <vt:variant>
        <vt:lpwstr/>
      </vt:variant>
      <vt:variant>
        <vt:lpwstr>_Toc368050532</vt:lpwstr>
      </vt:variant>
      <vt:variant>
        <vt:i4>1179707</vt:i4>
      </vt:variant>
      <vt:variant>
        <vt:i4>1784</vt:i4>
      </vt:variant>
      <vt:variant>
        <vt:i4>0</vt:i4>
      </vt:variant>
      <vt:variant>
        <vt:i4>5</vt:i4>
      </vt:variant>
      <vt:variant>
        <vt:lpwstr/>
      </vt:variant>
      <vt:variant>
        <vt:lpwstr>_Toc368050531</vt:lpwstr>
      </vt:variant>
      <vt:variant>
        <vt:i4>1245243</vt:i4>
      </vt:variant>
      <vt:variant>
        <vt:i4>1778</vt:i4>
      </vt:variant>
      <vt:variant>
        <vt:i4>0</vt:i4>
      </vt:variant>
      <vt:variant>
        <vt:i4>5</vt:i4>
      </vt:variant>
      <vt:variant>
        <vt:lpwstr/>
      </vt:variant>
      <vt:variant>
        <vt:lpwstr>_Toc368050529</vt:lpwstr>
      </vt:variant>
      <vt:variant>
        <vt:i4>1245243</vt:i4>
      </vt:variant>
      <vt:variant>
        <vt:i4>1772</vt:i4>
      </vt:variant>
      <vt:variant>
        <vt:i4>0</vt:i4>
      </vt:variant>
      <vt:variant>
        <vt:i4>5</vt:i4>
      </vt:variant>
      <vt:variant>
        <vt:lpwstr/>
      </vt:variant>
      <vt:variant>
        <vt:lpwstr>_Toc368050528</vt:lpwstr>
      </vt:variant>
      <vt:variant>
        <vt:i4>1245243</vt:i4>
      </vt:variant>
      <vt:variant>
        <vt:i4>1766</vt:i4>
      </vt:variant>
      <vt:variant>
        <vt:i4>0</vt:i4>
      </vt:variant>
      <vt:variant>
        <vt:i4>5</vt:i4>
      </vt:variant>
      <vt:variant>
        <vt:lpwstr/>
      </vt:variant>
      <vt:variant>
        <vt:lpwstr>_Toc368050527</vt:lpwstr>
      </vt:variant>
      <vt:variant>
        <vt:i4>1245243</vt:i4>
      </vt:variant>
      <vt:variant>
        <vt:i4>1760</vt:i4>
      </vt:variant>
      <vt:variant>
        <vt:i4>0</vt:i4>
      </vt:variant>
      <vt:variant>
        <vt:i4>5</vt:i4>
      </vt:variant>
      <vt:variant>
        <vt:lpwstr/>
      </vt:variant>
      <vt:variant>
        <vt:lpwstr>_Toc368050526</vt:lpwstr>
      </vt:variant>
      <vt:variant>
        <vt:i4>1245243</vt:i4>
      </vt:variant>
      <vt:variant>
        <vt:i4>1754</vt:i4>
      </vt:variant>
      <vt:variant>
        <vt:i4>0</vt:i4>
      </vt:variant>
      <vt:variant>
        <vt:i4>5</vt:i4>
      </vt:variant>
      <vt:variant>
        <vt:lpwstr/>
      </vt:variant>
      <vt:variant>
        <vt:lpwstr>_Toc368050525</vt:lpwstr>
      </vt:variant>
      <vt:variant>
        <vt:i4>1245243</vt:i4>
      </vt:variant>
      <vt:variant>
        <vt:i4>1748</vt:i4>
      </vt:variant>
      <vt:variant>
        <vt:i4>0</vt:i4>
      </vt:variant>
      <vt:variant>
        <vt:i4>5</vt:i4>
      </vt:variant>
      <vt:variant>
        <vt:lpwstr/>
      </vt:variant>
      <vt:variant>
        <vt:lpwstr>_Toc368050524</vt:lpwstr>
      </vt:variant>
      <vt:variant>
        <vt:i4>1245243</vt:i4>
      </vt:variant>
      <vt:variant>
        <vt:i4>1742</vt:i4>
      </vt:variant>
      <vt:variant>
        <vt:i4>0</vt:i4>
      </vt:variant>
      <vt:variant>
        <vt:i4>5</vt:i4>
      </vt:variant>
      <vt:variant>
        <vt:lpwstr/>
      </vt:variant>
      <vt:variant>
        <vt:lpwstr>_Toc368050523</vt:lpwstr>
      </vt:variant>
      <vt:variant>
        <vt:i4>1245243</vt:i4>
      </vt:variant>
      <vt:variant>
        <vt:i4>1736</vt:i4>
      </vt:variant>
      <vt:variant>
        <vt:i4>0</vt:i4>
      </vt:variant>
      <vt:variant>
        <vt:i4>5</vt:i4>
      </vt:variant>
      <vt:variant>
        <vt:lpwstr/>
      </vt:variant>
      <vt:variant>
        <vt:lpwstr>_Toc368050521</vt:lpwstr>
      </vt:variant>
      <vt:variant>
        <vt:i4>1245243</vt:i4>
      </vt:variant>
      <vt:variant>
        <vt:i4>1730</vt:i4>
      </vt:variant>
      <vt:variant>
        <vt:i4>0</vt:i4>
      </vt:variant>
      <vt:variant>
        <vt:i4>5</vt:i4>
      </vt:variant>
      <vt:variant>
        <vt:lpwstr/>
      </vt:variant>
      <vt:variant>
        <vt:lpwstr>_Toc368050520</vt:lpwstr>
      </vt:variant>
      <vt:variant>
        <vt:i4>1048635</vt:i4>
      </vt:variant>
      <vt:variant>
        <vt:i4>1724</vt:i4>
      </vt:variant>
      <vt:variant>
        <vt:i4>0</vt:i4>
      </vt:variant>
      <vt:variant>
        <vt:i4>5</vt:i4>
      </vt:variant>
      <vt:variant>
        <vt:lpwstr/>
      </vt:variant>
      <vt:variant>
        <vt:lpwstr>_Toc368050518</vt:lpwstr>
      </vt:variant>
      <vt:variant>
        <vt:i4>1048635</vt:i4>
      </vt:variant>
      <vt:variant>
        <vt:i4>1718</vt:i4>
      </vt:variant>
      <vt:variant>
        <vt:i4>0</vt:i4>
      </vt:variant>
      <vt:variant>
        <vt:i4>5</vt:i4>
      </vt:variant>
      <vt:variant>
        <vt:lpwstr/>
      </vt:variant>
      <vt:variant>
        <vt:lpwstr>_Toc368050517</vt:lpwstr>
      </vt:variant>
      <vt:variant>
        <vt:i4>1048635</vt:i4>
      </vt:variant>
      <vt:variant>
        <vt:i4>1712</vt:i4>
      </vt:variant>
      <vt:variant>
        <vt:i4>0</vt:i4>
      </vt:variant>
      <vt:variant>
        <vt:i4>5</vt:i4>
      </vt:variant>
      <vt:variant>
        <vt:lpwstr/>
      </vt:variant>
      <vt:variant>
        <vt:lpwstr>_Toc368050516</vt:lpwstr>
      </vt:variant>
      <vt:variant>
        <vt:i4>1048635</vt:i4>
      </vt:variant>
      <vt:variant>
        <vt:i4>1706</vt:i4>
      </vt:variant>
      <vt:variant>
        <vt:i4>0</vt:i4>
      </vt:variant>
      <vt:variant>
        <vt:i4>5</vt:i4>
      </vt:variant>
      <vt:variant>
        <vt:lpwstr/>
      </vt:variant>
      <vt:variant>
        <vt:lpwstr>_Toc368050515</vt:lpwstr>
      </vt:variant>
      <vt:variant>
        <vt:i4>1048635</vt:i4>
      </vt:variant>
      <vt:variant>
        <vt:i4>1700</vt:i4>
      </vt:variant>
      <vt:variant>
        <vt:i4>0</vt:i4>
      </vt:variant>
      <vt:variant>
        <vt:i4>5</vt:i4>
      </vt:variant>
      <vt:variant>
        <vt:lpwstr/>
      </vt:variant>
      <vt:variant>
        <vt:lpwstr>_Toc368050514</vt:lpwstr>
      </vt:variant>
      <vt:variant>
        <vt:i4>1048635</vt:i4>
      </vt:variant>
      <vt:variant>
        <vt:i4>1694</vt:i4>
      </vt:variant>
      <vt:variant>
        <vt:i4>0</vt:i4>
      </vt:variant>
      <vt:variant>
        <vt:i4>5</vt:i4>
      </vt:variant>
      <vt:variant>
        <vt:lpwstr/>
      </vt:variant>
      <vt:variant>
        <vt:lpwstr>_Toc368050512</vt:lpwstr>
      </vt:variant>
      <vt:variant>
        <vt:i4>1048635</vt:i4>
      </vt:variant>
      <vt:variant>
        <vt:i4>1688</vt:i4>
      </vt:variant>
      <vt:variant>
        <vt:i4>0</vt:i4>
      </vt:variant>
      <vt:variant>
        <vt:i4>5</vt:i4>
      </vt:variant>
      <vt:variant>
        <vt:lpwstr/>
      </vt:variant>
      <vt:variant>
        <vt:lpwstr>_Toc368050511</vt:lpwstr>
      </vt:variant>
      <vt:variant>
        <vt:i4>1114171</vt:i4>
      </vt:variant>
      <vt:variant>
        <vt:i4>1682</vt:i4>
      </vt:variant>
      <vt:variant>
        <vt:i4>0</vt:i4>
      </vt:variant>
      <vt:variant>
        <vt:i4>5</vt:i4>
      </vt:variant>
      <vt:variant>
        <vt:lpwstr/>
      </vt:variant>
      <vt:variant>
        <vt:lpwstr>_Toc368050509</vt:lpwstr>
      </vt:variant>
      <vt:variant>
        <vt:i4>1114171</vt:i4>
      </vt:variant>
      <vt:variant>
        <vt:i4>1676</vt:i4>
      </vt:variant>
      <vt:variant>
        <vt:i4>0</vt:i4>
      </vt:variant>
      <vt:variant>
        <vt:i4>5</vt:i4>
      </vt:variant>
      <vt:variant>
        <vt:lpwstr/>
      </vt:variant>
      <vt:variant>
        <vt:lpwstr>_Toc368050508</vt:lpwstr>
      </vt:variant>
      <vt:variant>
        <vt:i4>1114171</vt:i4>
      </vt:variant>
      <vt:variant>
        <vt:i4>1670</vt:i4>
      </vt:variant>
      <vt:variant>
        <vt:i4>0</vt:i4>
      </vt:variant>
      <vt:variant>
        <vt:i4>5</vt:i4>
      </vt:variant>
      <vt:variant>
        <vt:lpwstr/>
      </vt:variant>
      <vt:variant>
        <vt:lpwstr>_Toc368050507</vt:lpwstr>
      </vt:variant>
      <vt:variant>
        <vt:i4>1114171</vt:i4>
      </vt:variant>
      <vt:variant>
        <vt:i4>1664</vt:i4>
      </vt:variant>
      <vt:variant>
        <vt:i4>0</vt:i4>
      </vt:variant>
      <vt:variant>
        <vt:i4>5</vt:i4>
      </vt:variant>
      <vt:variant>
        <vt:lpwstr/>
      </vt:variant>
      <vt:variant>
        <vt:lpwstr>_Toc368050506</vt:lpwstr>
      </vt:variant>
      <vt:variant>
        <vt:i4>1114171</vt:i4>
      </vt:variant>
      <vt:variant>
        <vt:i4>1658</vt:i4>
      </vt:variant>
      <vt:variant>
        <vt:i4>0</vt:i4>
      </vt:variant>
      <vt:variant>
        <vt:i4>5</vt:i4>
      </vt:variant>
      <vt:variant>
        <vt:lpwstr/>
      </vt:variant>
      <vt:variant>
        <vt:lpwstr>_Toc368050504</vt:lpwstr>
      </vt:variant>
      <vt:variant>
        <vt:i4>1114171</vt:i4>
      </vt:variant>
      <vt:variant>
        <vt:i4>1652</vt:i4>
      </vt:variant>
      <vt:variant>
        <vt:i4>0</vt:i4>
      </vt:variant>
      <vt:variant>
        <vt:i4>5</vt:i4>
      </vt:variant>
      <vt:variant>
        <vt:lpwstr/>
      </vt:variant>
      <vt:variant>
        <vt:lpwstr>_Toc368050503</vt:lpwstr>
      </vt:variant>
      <vt:variant>
        <vt:i4>1114171</vt:i4>
      </vt:variant>
      <vt:variant>
        <vt:i4>1646</vt:i4>
      </vt:variant>
      <vt:variant>
        <vt:i4>0</vt:i4>
      </vt:variant>
      <vt:variant>
        <vt:i4>5</vt:i4>
      </vt:variant>
      <vt:variant>
        <vt:lpwstr/>
      </vt:variant>
      <vt:variant>
        <vt:lpwstr>_Toc368050502</vt:lpwstr>
      </vt:variant>
      <vt:variant>
        <vt:i4>1114171</vt:i4>
      </vt:variant>
      <vt:variant>
        <vt:i4>1640</vt:i4>
      </vt:variant>
      <vt:variant>
        <vt:i4>0</vt:i4>
      </vt:variant>
      <vt:variant>
        <vt:i4>5</vt:i4>
      </vt:variant>
      <vt:variant>
        <vt:lpwstr/>
      </vt:variant>
      <vt:variant>
        <vt:lpwstr>_Toc368050501</vt:lpwstr>
      </vt:variant>
      <vt:variant>
        <vt:i4>1572922</vt:i4>
      </vt:variant>
      <vt:variant>
        <vt:i4>1634</vt:i4>
      </vt:variant>
      <vt:variant>
        <vt:i4>0</vt:i4>
      </vt:variant>
      <vt:variant>
        <vt:i4>5</vt:i4>
      </vt:variant>
      <vt:variant>
        <vt:lpwstr/>
      </vt:variant>
      <vt:variant>
        <vt:lpwstr>_Toc368050499</vt:lpwstr>
      </vt:variant>
      <vt:variant>
        <vt:i4>1572922</vt:i4>
      </vt:variant>
      <vt:variant>
        <vt:i4>1628</vt:i4>
      </vt:variant>
      <vt:variant>
        <vt:i4>0</vt:i4>
      </vt:variant>
      <vt:variant>
        <vt:i4>5</vt:i4>
      </vt:variant>
      <vt:variant>
        <vt:lpwstr/>
      </vt:variant>
      <vt:variant>
        <vt:lpwstr>_Toc368050498</vt:lpwstr>
      </vt:variant>
      <vt:variant>
        <vt:i4>1572922</vt:i4>
      </vt:variant>
      <vt:variant>
        <vt:i4>1622</vt:i4>
      </vt:variant>
      <vt:variant>
        <vt:i4>0</vt:i4>
      </vt:variant>
      <vt:variant>
        <vt:i4>5</vt:i4>
      </vt:variant>
      <vt:variant>
        <vt:lpwstr/>
      </vt:variant>
      <vt:variant>
        <vt:lpwstr>_Toc368050496</vt:lpwstr>
      </vt:variant>
      <vt:variant>
        <vt:i4>1572922</vt:i4>
      </vt:variant>
      <vt:variant>
        <vt:i4>1616</vt:i4>
      </vt:variant>
      <vt:variant>
        <vt:i4>0</vt:i4>
      </vt:variant>
      <vt:variant>
        <vt:i4>5</vt:i4>
      </vt:variant>
      <vt:variant>
        <vt:lpwstr/>
      </vt:variant>
      <vt:variant>
        <vt:lpwstr>_Toc368050495</vt:lpwstr>
      </vt:variant>
      <vt:variant>
        <vt:i4>1572922</vt:i4>
      </vt:variant>
      <vt:variant>
        <vt:i4>1610</vt:i4>
      </vt:variant>
      <vt:variant>
        <vt:i4>0</vt:i4>
      </vt:variant>
      <vt:variant>
        <vt:i4>5</vt:i4>
      </vt:variant>
      <vt:variant>
        <vt:lpwstr/>
      </vt:variant>
      <vt:variant>
        <vt:lpwstr>_Toc368050493</vt:lpwstr>
      </vt:variant>
      <vt:variant>
        <vt:i4>1572922</vt:i4>
      </vt:variant>
      <vt:variant>
        <vt:i4>1604</vt:i4>
      </vt:variant>
      <vt:variant>
        <vt:i4>0</vt:i4>
      </vt:variant>
      <vt:variant>
        <vt:i4>5</vt:i4>
      </vt:variant>
      <vt:variant>
        <vt:lpwstr/>
      </vt:variant>
      <vt:variant>
        <vt:lpwstr>_Toc368050492</vt:lpwstr>
      </vt:variant>
      <vt:variant>
        <vt:i4>1572922</vt:i4>
      </vt:variant>
      <vt:variant>
        <vt:i4>1598</vt:i4>
      </vt:variant>
      <vt:variant>
        <vt:i4>0</vt:i4>
      </vt:variant>
      <vt:variant>
        <vt:i4>5</vt:i4>
      </vt:variant>
      <vt:variant>
        <vt:lpwstr/>
      </vt:variant>
      <vt:variant>
        <vt:lpwstr>_Toc368050490</vt:lpwstr>
      </vt:variant>
      <vt:variant>
        <vt:i4>1638458</vt:i4>
      </vt:variant>
      <vt:variant>
        <vt:i4>1592</vt:i4>
      </vt:variant>
      <vt:variant>
        <vt:i4>0</vt:i4>
      </vt:variant>
      <vt:variant>
        <vt:i4>5</vt:i4>
      </vt:variant>
      <vt:variant>
        <vt:lpwstr/>
      </vt:variant>
      <vt:variant>
        <vt:lpwstr>_Toc368050488</vt:lpwstr>
      </vt:variant>
      <vt:variant>
        <vt:i4>1638458</vt:i4>
      </vt:variant>
      <vt:variant>
        <vt:i4>1586</vt:i4>
      </vt:variant>
      <vt:variant>
        <vt:i4>0</vt:i4>
      </vt:variant>
      <vt:variant>
        <vt:i4>5</vt:i4>
      </vt:variant>
      <vt:variant>
        <vt:lpwstr/>
      </vt:variant>
      <vt:variant>
        <vt:lpwstr>_Toc368050487</vt:lpwstr>
      </vt:variant>
      <vt:variant>
        <vt:i4>1638458</vt:i4>
      </vt:variant>
      <vt:variant>
        <vt:i4>1580</vt:i4>
      </vt:variant>
      <vt:variant>
        <vt:i4>0</vt:i4>
      </vt:variant>
      <vt:variant>
        <vt:i4>5</vt:i4>
      </vt:variant>
      <vt:variant>
        <vt:lpwstr/>
      </vt:variant>
      <vt:variant>
        <vt:lpwstr>_Toc368050485</vt:lpwstr>
      </vt:variant>
      <vt:variant>
        <vt:i4>1638458</vt:i4>
      </vt:variant>
      <vt:variant>
        <vt:i4>1574</vt:i4>
      </vt:variant>
      <vt:variant>
        <vt:i4>0</vt:i4>
      </vt:variant>
      <vt:variant>
        <vt:i4>5</vt:i4>
      </vt:variant>
      <vt:variant>
        <vt:lpwstr/>
      </vt:variant>
      <vt:variant>
        <vt:lpwstr>_Toc368050483</vt:lpwstr>
      </vt:variant>
      <vt:variant>
        <vt:i4>1638458</vt:i4>
      </vt:variant>
      <vt:variant>
        <vt:i4>1568</vt:i4>
      </vt:variant>
      <vt:variant>
        <vt:i4>0</vt:i4>
      </vt:variant>
      <vt:variant>
        <vt:i4>5</vt:i4>
      </vt:variant>
      <vt:variant>
        <vt:lpwstr/>
      </vt:variant>
      <vt:variant>
        <vt:lpwstr>_Toc368050482</vt:lpwstr>
      </vt:variant>
      <vt:variant>
        <vt:i4>1638458</vt:i4>
      </vt:variant>
      <vt:variant>
        <vt:i4>1562</vt:i4>
      </vt:variant>
      <vt:variant>
        <vt:i4>0</vt:i4>
      </vt:variant>
      <vt:variant>
        <vt:i4>5</vt:i4>
      </vt:variant>
      <vt:variant>
        <vt:lpwstr/>
      </vt:variant>
      <vt:variant>
        <vt:lpwstr>_Toc368050480</vt:lpwstr>
      </vt:variant>
      <vt:variant>
        <vt:i4>1441850</vt:i4>
      </vt:variant>
      <vt:variant>
        <vt:i4>1556</vt:i4>
      </vt:variant>
      <vt:variant>
        <vt:i4>0</vt:i4>
      </vt:variant>
      <vt:variant>
        <vt:i4>5</vt:i4>
      </vt:variant>
      <vt:variant>
        <vt:lpwstr/>
      </vt:variant>
      <vt:variant>
        <vt:lpwstr>_Toc368050478</vt:lpwstr>
      </vt:variant>
      <vt:variant>
        <vt:i4>1441850</vt:i4>
      </vt:variant>
      <vt:variant>
        <vt:i4>1550</vt:i4>
      </vt:variant>
      <vt:variant>
        <vt:i4>0</vt:i4>
      </vt:variant>
      <vt:variant>
        <vt:i4>5</vt:i4>
      </vt:variant>
      <vt:variant>
        <vt:lpwstr/>
      </vt:variant>
      <vt:variant>
        <vt:lpwstr>_Toc368050477</vt:lpwstr>
      </vt:variant>
      <vt:variant>
        <vt:i4>1441850</vt:i4>
      </vt:variant>
      <vt:variant>
        <vt:i4>1544</vt:i4>
      </vt:variant>
      <vt:variant>
        <vt:i4>0</vt:i4>
      </vt:variant>
      <vt:variant>
        <vt:i4>5</vt:i4>
      </vt:variant>
      <vt:variant>
        <vt:lpwstr/>
      </vt:variant>
      <vt:variant>
        <vt:lpwstr>_Toc368050476</vt:lpwstr>
      </vt:variant>
      <vt:variant>
        <vt:i4>1441850</vt:i4>
      </vt:variant>
      <vt:variant>
        <vt:i4>1538</vt:i4>
      </vt:variant>
      <vt:variant>
        <vt:i4>0</vt:i4>
      </vt:variant>
      <vt:variant>
        <vt:i4>5</vt:i4>
      </vt:variant>
      <vt:variant>
        <vt:lpwstr/>
      </vt:variant>
      <vt:variant>
        <vt:lpwstr>_Toc368050475</vt:lpwstr>
      </vt:variant>
      <vt:variant>
        <vt:i4>1441850</vt:i4>
      </vt:variant>
      <vt:variant>
        <vt:i4>1532</vt:i4>
      </vt:variant>
      <vt:variant>
        <vt:i4>0</vt:i4>
      </vt:variant>
      <vt:variant>
        <vt:i4>5</vt:i4>
      </vt:variant>
      <vt:variant>
        <vt:lpwstr/>
      </vt:variant>
      <vt:variant>
        <vt:lpwstr>_Toc368050474</vt:lpwstr>
      </vt:variant>
      <vt:variant>
        <vt:i4>1441850</vt:i4>
      </vt:variant>
      <vt:variant>
        <vt:i4>1526</vt:i4>
      </vt:variant>
      <vt:variant>
        <vt:i4>0</vt:i4>
      </vt:variant>
      <vt:variant>
        <vt:i4>5</vt:i4>
      </vt:variant>
      <vt:variant>
        <vt:lpwstr/>
      </vt:variant>
      <vt:variant>
        <vt:lpwstr>_Toc368050473</vt:lpwstr>
      </vt:variant>
      <vt:variant>
        <vt:i4>1441850</vt:i4>
      </vt:variant>
      <vt:variant>
        <vt:i4>1520</vt:i4>
      </vt:variant>
      <vt:variant>
        <vt:i4>0</vt:i4>
      </vt:variant>
      <vt:variant>
        <vt:i4>5</vt:i4>
      </vt:variant>
      <vt:variant>
        <vt:lpwstr/>
      </vt:variant>
      <vt:variant>
        <vt:lpwstr>_Toc368050472</vt:lpwstr>
      </vt:variant>
      <vt:variant>
        <vt:i4>1441850</vt:i4>
      </vt:variant>
      <vt:variant>
        <vt:i4>1514</vt:i4>
      </vt:variant>
      <vt:variant>
        <vt:i4>0</vt:i4>
      </vt:variant>
      <vt:variant>
        <vt:i4>5</vt:i4>
      </vt:variant>
      <vt:variant>
        <vt:lpwstr/>
      </vt:variant>
      <vt:variant>
        <vt:lpwstr>_Toc368050471</vt:lpwstr>
      </vt:variant>
      <vt:variant>
        <vt:i4>1507386</vt:i4>
      </vt:variant>
      <vt:variant>
        <vt:i4>1508</vt:i4>
      </vt:variant>
      <vt:variant>
        <vt:i4>0</vt:i4>
      </vt:variant>
      <vt:variant>
        <vt:i4>5</vt:i4>
      </vt:variant>
      <vt:variant>
        <vt:lpwstr/>
      </vt:variant>
      <vt:variant>
        <vt:lpwstr>_Toc368050469</vt:lpwstr>
      </vt:variant>
      <vt:variant>
        <vt:i4>1507386</vt:i4>
      </vt:variant>
      <vt:variant>
        <vt:i4>1502</vt:i4>
      </vt:variant>
      <vt:variant>
        <vt:i4>0</vt:i4>
      </vt:variant>
      <vt:variant>
        <vt:i4>5</vt:i4>
      </vt:variant>
      <vt:variant>
        <vt:lpwstr/>
      </vt:variant>
      <vt:variant>
        <vt:lpwstr>_Toc368050468</vt:lpwstr>
      </vt:variant>
      <vt:variant>
        <vt:i4>1507386</vt:i4>
      </vt:variant>
      <vt:variant>
        <vt:i4>1496</vt:i4>
      </vt:variant>
      <vt:variant>
        <vt:i4>0</vt:i4>
      </vt:variant>
      <vt:variant>
        <vt:i4>5</vt:i4>
      </vt:variant>
      <vt:variant>
        <vt:lpwstr/>
      </vt:variant>
      <vt:variant>
        <vt:lpwstr>_Toc368050467</vt:lpwstr>
      </vt:variant>
      <vt:variant>
        <vt:i4>1507386</vt:i4>
      </vt:variant>
      <vt:variant>
        <vt:i4>1490</vt:i4>
      </vt:variant>
      <vt:variant>
        <vt:i4>0</vt:i4>
      </vt:variant>
      <vt:variant>
        <vt:i4>5</vt:i4>
      </vt:variant>
      <vt:variant>
        <vt:lpwstr/>
      </vt:variant>
      <vt:variant>
        <vt:lpwstr>_Toc368050465</vt:lpwstr>
      </vt:variant>
      <vt:variant>
        <vt:i4>1507386</vt:i4>
      </vt:variant>
      <vt:variant>
        <vt:i4>1484</vt:i4>
      </vt:variant>
      <vt:variant>
        <vt:i4>0</vt:i4>
      </vt:variant>
      <vt:variant>
        <vt:i4>5</vt:i4>
      </vt:variant>
      <vt:variant>
        <vt:lpwstr/>
      </vt:variant>
      <vt:variant>
        <vt:lpwstr>_Toc368050464</vt:lpwstr>
      </vt:variant>
      <vt:variant>
        <vt:i4>1507386</vt:i4>
      </vt:variant>
      <vt:variant>
        <vt:i4>1478</vt:i4>
      </vt:variant>
      <vt:variant>
        <vt:i4>0</vt:i4>
      </vt:variant>
      <vt:variant>
        <vt:i4>5</vt:i4>
      </vt:variant>
      <vt:variant>
        <vt:lpwstr/>
      </vt:variant>
      <vt:variant>
        <vt:lpwstr>_Toc368050462</vt:lpwstr>
      </vt:variant>
      <vt:variant>
        <vt:i4>1507386</vt:i4>
      </vt:variant>
      <vt:variant>
        <vt:i4>1472</vt:i4>
      </vt:variant>
      <vt:variant>
        <vt:i4>0</vt:i4>
      </vt:variant>
      <vt:variant>
        <vt:i4>5</vt:i4>
      </vt:variant>
      <vt:variant>
        <vt:lpwstr/>
      </vt:variant>
      <vt:variant>
        <vt:lpwstr>_Toc368050461</vt:lpwstr>
      </vt:variant>
      <vt:variant>
        <vt:i4>1507386</vt:i4>
      </vt:variant>
      <vt:variant>
        <vt:i4>1466</vt:i4>
      </vt:variant>
      <vt:variant>
        <vt:i4>0</vt:i4>
      </vt:variant>
      <vt:variant>
        <vt:i4>5</vt:i4>
      </vt:variant>
      <vt:variant>
        <vt:lpwstr/>
      </vt:variant>
      <vt:variant>
        <vt:lpwstr>_Toc368050460</vt:lpwstr>
      </vt:variant>
      <vt:variant>
        <vt:i4>1310778</vt:i4>
      </vt:variant>
      <vt:variant>
        <vt:i4>1460</vt:i4>
      </vt:variant>
      <vt:variant>
        <vt:i4>0</vt:i4>
      </vt:variant>
      <vt:variant>
        <vt:i4>5</vt:i4>
      </vt:variant>
      <vt:variant>
        <vt:lpwstr/>
      </vt:variant>
      <vt:variant>
        <vt:lpwstr>_Toc368050459</vt:lpwstr>
      </vt:variant>
      <vt:variant>
        <vt:i4>1310778</vt:i4>
      </vt:variant>
      <vt:variant>
        <vt:i4>1454</vt:i4>
      </vt:variant>
      <vt:variant>
        <vt:i4>0</vt:i4>
      </vt:variant>
      <vt:variant>
        <vt:i4>5</vt:i4>
      </vt:variant>
      <vt:variant>
        <vt:lpwstr/>
      </vt:variant>
      <vt:variant>
        <vt:lpwstr>_Toc368050458</vt:lpwstr>
      </vt:variant>
      <vt:variant>
        <vt:i4>1310778</vt:i4>
      </vt:variant>
      <vt:variant>
        <vt:i4>1448</vt:i4>
      </vt:variant>
      <vt:variant>
        <vt:i4>0</vt:i4>
      </vt:variant>
      <vt:variant>
        <vt:i4>5</vt:i4>
      </vt:variant>
      <vt:variant>
        <vt:lpwstr/>
      </vt:variant>
      <vt:variant>
        <vt:lpwstr>_Toc368050457</vt:lpwstr>
      </vt:variant>
      <vt:variant>
        <vt:i4>1310778</vt:i4>
      </vt:variant>
      <vt:variant>
        <vt:i4>1442</vt:i4>
      </vt:variant>
      <vt:variant>
        <vt:i4>0</vt:i4>
      </vt:variant>
      <vt:variant>
        <vt:i4>5</vt:i4>
      </vt:variant>
      <vt:variant>
        <vt:lpwstr/>
      </vt:variant>
      <vt:variant>
        <vt:lpwstr>_Toc368050456</vt:lpwstr>
      </vt:variant>
      <vt:variant>
        <vt:i4>1310778</vt:i4>
      </vt:variant>
      <vt:variant>
        <vt:i4>1436</vt:i4>
      </vt:variant>
      <vt:variant>
        <vt:i4>0</vt:i4>
      </vt:variant>
      <vt:variant>
        <vt:i4>5</vt:i4>
      </vt:variant>
      <vt:variant>
        <vt:lpwstr/>
      </vt:variant>
      <vt:variant>
        <vt:lpwstr>_Toc368050454</vt:lpwstr>
      </vt:variant>
      <vt:variant>
        <vt:i4>1310778</vt:i4>
      </vt:variant>
      <vt:variant>
        <vt:i4>1430</vt:i4>
      </vt:variant>
      <vt:variant>
        <vt:i4>0</vt:i4>
      </vt:variant>
      <vt:variant>
        <vt:i4>5</vt:i4>
      </vt:variant>
      <vt:variant>
        <vt:lpwstr/>
      </vt:variant>
      <vt:variant>
        <vt:lpwstr>_Toc368050453</vt:lpwstr>
      </vt:variant>
      <vt:variant>
        <vt:i4>1310778</vt:i4>
      </vt:variant>
      <vt:variant>
        <vt:i4>1424</vt:i4>
      </vt:variant>
      <vt:variant>
        <vt:i4>0</vt:i4>
      </vt:variant>
      <vt:variant>
        <vt:i4>5</vt:i4>
      </vt:variant>
      <vt:variant>
        <vt:lpwstr/>
      </vt:variant>
      <vt:variant>
        <vt:lpwstr>_Toc368050452</vt:lpwstr>
      </vt:variant>
      <vt:variant>
        <vt:i4>1310778</vt:i4>
      </vt:variant>
      <vt:variant>
        <vt:i4>1418</vt:i4>
      </vt:variant>
      <vt:variant>
        <vt:i4>0</vt:i4>
      </vt:variant>
      <vt:variant>
        <vt:i4>5</vt:i4>
      </vt:variant>
      <vt:variant>
        <vt:lpwstr/>
      </vt:variant>
      <vt:variant>
        <vt:lpwstr>_Toc368050451</vt:lpwstr>
      </vt:variant>
      <vt:variant>
        <vt:i4>1310778</vt:i4>
      </vt:variant>
      <vt:variant>
        <vt:i4>1412</vt:i4>
      </vt:variant>
      <vt:variant>
        <vt:i4>0</vt:i4>
      </vt:variant>
      <vt:variant>
        <vt:i4>5</vt:i4>
      </vt:variant>
      <vt:variant>
        <vt:lpwstr/>
      </vt:variant>
      <vt:variant>
        <vt:lpwstr>_Toc368050450</vt:lpwstr>
      </vt:variant>
      <vt:variant>
        <vt:i4>1376314</vt:i4>
      </vt:variant>
      <vt:variant>
        <vt:i4>1406</vt:i4>
      </vt:variant>
      <vt:variant>
        <vt:i4>0</vt:i4>
      </vt:variant>
      <vt:variant>
        <vt:i4>5</vt:i4>
      </vt:variant>
      <vt:variant>
        <vt:lpwstr/>
      </vt:variant>
      <vt:variant>
        <vt:lpwstr>_Toc368050449</vt:lpwstr>
      </vt:variant>
      <vt:variant>
        <vt:i4>1376314</vt:i4>
      </vt:variant>
      <vt:variant>
        <vt:i4>1400</vt:i4>
      </vt:variant>
      <vt:variant>
        <vt:i4>0</vt:i4>
      </vt:variant>
      <vt:variant>
        <vt:i4>5</vt:i4>
      </vt:variant>
      <vt:variant>
        <vt:lpwstr/>
      </vt:variant>
      <vt:variant>
        <vt:lpwstr>_Toc368050448</vt:lpwstr>
      </vt:variant>
      <vt:variant>
        <vt:i4>1376314</vt:i4>
      </vt:variant>
      <vt:variant>
        <vt:i4>1394</vt:i4>
      </vt:variant>
      <vt:variant>
        <vt:i4>0</vt:i4>
      </vt:variant>
      <vt:variant>
        <vt:i4>5</vt:i4>
      </vt:variant>
      <vt:variant>
        <vt:lpwstr/>
      </vt:variant>
      <vt:variant>
        <vt:lpwstr>_Toc368050447</vt:lpwstr>
      </vt:variant>
      <vt:variant>
        <vt:i4>1376314</vt:i4>
      </vt:variant>
      <vt:variant>
        <vt:i4>1388</vt:i4>
      </vt:variant>
      <vt:variant>
        <vt:i4>0</vt:i4>
      </vt:variant>
      <vt:variant>
        <vt:i4>5</vt:i4>
      </vt:variant>
      <vt:variant>
        <vt:lpwstr/>
      </vt:variant>
      <vt:variant>
        <vt:lpwstr>_Toc368050445</vt:lpwstr>
      </vt:variant>
      <vt:variant>
        <vt:i4>1376314</vt:i4>
      </vt:variant>
      <vt:variant>
        <vt:i4>1382</vt:i4>
      </vt:variant>
      <vt:variant>
        <vt:i4>0</vt:i4>
      </vt:variant>
      <vt:variant>
        <vt:i4>5</vt:i4>
      </vt:variant>
      <vt:variant>
        <vt:lpwstr/>
      </vt:variant>
      <vt:variant>
        <vt:lpwstr>_Toc368050444</vt:lpwstr>
      </vt:variant>
      <vt:variant>
        <vt:i4>1376314</vt:i4>
      </vt:variant>
      <vt:variant>
        <vt:i4>1376</vt:i4>
      </vt:variant>
      <vt:variant>
        <vt:i4>0</vt:i4>
      </vt:variant>
      <vt:variant>
        <vt:i4>5</vt:i4>
      </vt:variant>
      <vt:variant>
        <vt:lpwstr/>
      </vt:variant>
      <vt:variant>
        <vt:lpwstr>_Toc368050443</vt:lpwstr>
      </vt:variant>
      <vt:variant>
        <vt:i4>1376314</vt:i4>
      </vt:variant>
      <vt:variant>
        <vt:i4>1370</vt:i4>
      </vt:variant>
      <vt:variant>
        <vt:i4>0</vt:i4>
      </vt:variant>
      <vt:variant>
        <vt:i4>5</vt:i4>
      </vt:variant>
      <vt:variant>
        <vt:lpwstr/>
      </vt:variant>
      <vt:variant>
        <vt:lpwstr>_Toc368050441</vt:lpwstr>
      </vt:variant>
      <vt:variant>
        <vt:i4>1376314</vt:i4>
      </vt:variant>
      <vt:variant>
        <vt:i4>1364</vt:i4>
      </vt:variant>
      <vt:variant>
        <vt:i4>0</vt:i4>
      </vt:variant>
      <vt:variant>
        <vt:i4>5</vt:i4>
      </vt:variant>
      <vt:variant>
        <vt:lpwstr/>
      </vt:variant>
      <vt:variant>
        <vt:lpwstr>_Toc368050440</vt:lpwstr>
      </vt:variant>
      <vt:variant>
        <vt:i4>1179706</vt:i4>
      </vt:variant>
      <vt:variant>
        <vt:i4>1358</vt:i4>
      </vt:variant>
      <vt:variant>
        <vt:i4>0</vt:i4>
      </vt:variant>
      <vt:variant>
        <vt:i4>5</vt:i4>
      </vt:variant>
      <vt:variant>
        <vt:lpwstr/>
      </vt:variant>
      <vt:variant>
        <vt:lpwstr>_Toc368050439</vt:lpwstr>
      </vt:variant>
      <vt:variant>
        <vt:i4>1179706</vt:i4>
      </vt:variant>
      <vt:variant>
        <vt:i4>1352</vt:i4>
      </vt:variant>
      <vt:variant>
        <vt:i4>0</vt:i4>
      </vt:variant>
      <vt:variant>
        <vt:i4>5</vt:i4>
      </vt:variant>
      <vt:variant>
        <vt:lpwstr/>
      </vt:variant>
      <vt:variant>
        <vt:lpwstr>_Toc368050438</vt:lpwstr>
      </vt:variant>
      <vt:variant>
        <vt:i4>1179706</vt:i4>
      </vt:variant>
      <vt:variant>
        <vt:i4>1346</vt:i4>
      </vt:variant>
      <vt:variant>
        <vt:i4>0</vt:i4>
      </vt:variant>
      <vt:variant>
        <vt:i4>5</vt:i4>
      </vt:variant>
      <vt:variant>
        <vt:lpwstr/>
      </vt:variant>
      <vt:variant>
        <vt:lpwstr>_Toc368050437</vt:lpwstr>
      </vt:variant>
      <vt:variant>
        <vt:i4>1179706</vt:i4>
      </vt:variant>
      <vt:variant>
        <vt:i4>1340</vt:i4>
      </vt:variant>
      <vt:variant>
        <vt:i4>0</vt:i4>
      </vt:variant>
      <vt:variant>
        <vt:i4>5</vt:i4>
      </vt:variant>
      <vt:variant>
        <vt:lpwstr/>
      </vt:variant>
      <vt:variant>
        <vt:lpwstr>_Toc368050436</vt:lpwstr>
      </vt:variant>
      <vt:variant>
        <vt:i4>1179706</vt:i4>
      </vt:variant>
      <vt:variant>
        <vt:i4>1334</vt:i4>
      </vt:variant>
      <vt:variant>
        <vt:i4>0</vt:i4>
      </vt:variant>
      <vt:variant>
        <vt:i4>5</vt:i4>
      </vt:variant>
      <vt:variant>
        <vt:lpwstr/>
      </vt:variant>
      <vt:variant>
        <vt:lpwstr>_Toc368050435</vt:lpwstr>
      </vt:variant>
      <vt:variant>
        <vt:i4>1179706</vt:i4>
      </vt:variant>
      <vt:variant>
        <vt:i4>1328</vt:i4>
      </vt:variant>
      <vt:variant>
        <vt:i4>0</vt:i4>
      </vt:variant>
      <vt:variant>
        <vt:i4>5</vt:i4>
      </vt:variant>
      <vt:variant>
        <vt:lpwstr/>
      </vt:variant>
      <vt:variant>
        <vt:lpwstr>_Toc368050434</vt:lpwstr>
      </vt:variant>
      <vt:variant>
        <vt:i4>1179706</vt:i4>
      </vt:variant>
      <vt:variant>
        <vt:i4>1322</vt:i4>
      </vt:variant>
      <vt:variant>
        <vt:i4>0</vt:i4>
      </vt:variant>
      <vt:variant>
        <vt:i4>5</vt:i4>
      </vt:variant>
      <vt:variant>
        <vt:lpwstr/>
      </vt:variant>
      <vt:variant>
        <vt:lpwstr>_Toc368050432</vt:lpwstr>
      </vt:variant>
      <vt:variant>
        <vt:i4>1179706</vt:i4>
      </vt:variant>
      <vt:variant>
        <vt:i4>1316</vt:i4>
      </vt:variant>
      <vt:variant>
        <vt:i4>0</vt:i4>
      </vt:variant>
      <vt:variant>
        <vt:i4>5</vt:i4>
      </vt:variant>
      <vt:variant>
        <vt:lpwstr/>
      </vt:variant>
      <vt:variant>
        <vt:lpwstr>_Toc368050431</vt:lpwstr>
      </vt:variant>
      <vt:variant>
        <vt:i4>1245242</vt:i4>
      </vt:variant>
      <vt:variant>
        <vt:i4>1310</vt:i4>
      </vt:variant>
      <vt:variant>
        <vt:i4>0</vt:i4>
      </vt:variant>
      <vt:variant>
        <vt:i4>5</vt:i4>
      </vt:variant>
      <vt:variant>
        <vt:lpwstr/>
      </vt:variant>
      <vt:variant>
        <vt:lpwstr>_Toc368050429</vt:lpwstr>
      </vt:variant>
      <vt:variant>
        <vt:i4>1245242</vt:i4>
      </vt:variant>
      <vt:variant>
        <vt:i4>1304</vt:i4>
      </vt:variant>
      <vt:variant>
        <vt:i4>0</vt:i4>
      </vt:variant>
      <vt:variant>
        <vt:i4>5</vt:i4>
      </vt:variant>
      <vt:variant>
        <vt:lpwstr/>
      </vt:variant>
      <vt:variant>
        <vt:lpwstr>_Toc368050428</vt:lpwstr>
      </vt:variant>
      <vt:variant>
        <vt:i4>1245242</vt:i4>
      </vt:variant>
      <vt:variant>
        <vt:i4>1298</vt:i4>
      </vt:variant>
      <vt:variant>
        <vt:i4>0</vt:i4>
      </vt:variant>
      <vt:variant>
        <vt:i4>5</vt:i4>
      </vt:variant>
      <vt:variant>
        <vt:lpwstr/>
      </vt:variant>
      <vt:variant>
        <vt:lpwstr>_Toc368050427</vt:lpwstr>
      </vt:variant>
      <vt:variant>
        <vt:i4>1245242</vt:i4>
      </vt:variant>
      <vt:variant>
        <vt:i4>1292</vt:i4>
      </vt:variant>
      <vt:variant>
        <vt:i4>0</vt:i4>
      </vt:variant>
      <vt:variant>
        <vt:i4>5</vt:i4>
      </vt:variant>
      <vt:variant>
        <vt:lpwstr/>
      </vt:variant>
      <vt:variant>
        <vt:lpwstr>_Toc368050426</vt:lpwstr>
      </vt:variant>
      <vt:variant>
        <vt:i4>1245242</vt:i4>
      </vt:variant>
      <vt:variant>
        <vt:i4>1286</vt:i4>
      </vt:variant>
      <vt:variant>
        <vt:i4>0</vt:i4>
      </vt:variant>
      <vt:variant>
        <vt:i4>5</vt:i4>
      </vt:variant>
      <vt:variant>
        <vt:lpwstr/>
      </vt:variant>
      <vt:variant>
        <vt:lpwstr>_Toc368050425</vt:lpwstr>
      </vt:variant>
      <vt:variant>
        <vt:i4>1245242</vt:i4>
      </vt:variant>
      <vt:variant>
        <vt:i4>1280</vt:i4>
      </vt:variant>
      <vt:variant>
        <vt:i4>0</vt:i4>
      </vt:variant>
      <vt:variant>
        <vt:i4>5</vt:i4>
      </vt:variant>
      <vt:variant>
        <vt:lpwstr/>
      </vt:variant>
      <vt:variant>
        <vt:lpwstr>_Toc368050424</vt:lpwstr>
      </vt:variant>
      <vt:variant>
        <vt:i4>1245242</vt:i4>
      </vt:variant>
      <vt:variant>
        <vt:i4>1274</vt:i4>
      </vt:variant>
      <vt:variant>
        <vt:i4>0</vt:i4>
      </vt:variant>
      <vt:variant>
        <vt:i4>5</vt:i4>
      </vt:variant>
      <vt:variant>
        <vt:lpwstr/>
      </vt:variant>
      <vt:variant>
        <vt:lpwstr>_Toc368050423</vt:lpwstr>
      </vt:variant>
      <vt:variant>
        <vt:i4>1245242</vt:i4>
      </vt:variant>
      <vt:variant>
        <vt:i4>1268</vt:i4>
      </vt:variant>
      <vt:variant>
        <vt:i4>0</vt:i4>
      </vt:variant>
      <vt:variant>
        <vt:i4>5</vt:i4>
      </vt:variant>
      <vt:variant>
        <vt:lpwstr/>
      </vt:variant>
      <vt:variant>
        <vt:lpwstr>_Toc368050422</vt:lpwstr>
      </vt:variant>
      <vt:variant>
        <vt:i4>1245242</vt:i4>
      </vt:variant>
      <vt:variant>
        <vt:i4>1262</vt:i4>
      </vt:variant>
      <vt:variant>
        <vt:i4>0</vt:i4>
      </vt:variant>
      <vt:variant>
        <vt:i4>5</vt:i4>
      </vt:variant>
      <vt:variant>
        <vt:lpwstr/>
      </vt:variant>
      <vt:variant>
        <vt:lpwstr>_Toc368050421</vt:lpwstr>
      </vt:variant>
      <vt:variant>
        <vt:i4>1245242</vt:i4>
      </vt:variant>
      <vt:variant>
        <vt:i4>1256</vt:i4>
      </vt:variant>
      <vt:variant>
        <vt:i4>0</vt:i4>
      </vt:variant>
      <vt:variant>
        <vt:i4>5</vt:i4>
      </vt:variant>
      <vt:variant>
        <vt:lpwstr/>
      </vt:variant>
      <vt:variant>
        <vt:lpwstr>_Toc368050420</vt:lpwstr>
      </vt:variant>
      <vt:variant>
        <vt:i4>1048634</vt:i4>
      </vt:variant>
      <vt:variant>
        <vt:i4>1250</vt:i4>
      </vt:variant>
      <vt:variant>
        <vt:i4>0</vt:i4>
      </vt:variant>
      <vt:variant>
        <vt:i4>5</vt:i4>
      </vt:variant>
      <vt:variant>
        <vt:lpwstr/>
      </vt:variant>
      <vt:variant>
        <vt:lpwstr>_Toc368050419</vt:lpwstr>
      </vt:variant>
      <vt:variant>
        <vt:i4>1048634</vt:i4>
      </vt:variant>
      <vt:variant>
        <vt:i4>1244</vt:i4>
      </vt:variant>
      <vt:variant>
        <vt:i4>0</vt:i4>
      </vt:variant>
      <vt:variant>
        <vt:i4>5</vt:i4>
      </vt:variant>
      <vt:variant>
        <vt:lpwstr/>
      </vt:variant>
      <vt:variant>
        <vt:lpwstr>_Toc368050417</vt:lpwstr>
      </vt:variant>
      <vt:variant>
        <vt:i4>1048634</vt:i4>
      </vt:variant>
      <vt:variant>
        <vt:i4>1238</vt:i4>
      </vt:variant>
      <vt:variant>
        <vt:i4>0</vt:i4>
      </vt:variant>
      <vt:variant>
        <vt:i4>5</vt:i4>
      </vt:variant>
      <vt:variant>
        <vt:lpwstr/>
      </vt:variant>
      <vt:variant>
        <vt:lpwstr>_Toc368050416</vt:lpwstr>
      </vt:variant>
      <vt:variant>
        <vt:i4>1048634</vt:i4>
      </vt:variant>
      <vt:variant>
        <vt:i4>1232</vt:i4>
      </vt:variant>
      <vt:variant>
        <vt:i4>0</vt:i4>
      </vt:variant>
      <vt:variant>
        <vt:i4>5</vt:i4>
      </vt:variant>
      <vt:variant>
        <vt:lpwstr/>
      </vt:variant>
      <vt:variant>
        <vt:lpwstr>_Toc368050415</vt:lpwstr>
      </vt:variant>
      <vt:variant>
        <vt:i4>1048634</vt:i4>
      </vt:variant>
      <vt:variant>
        <vt:i4>1226</vt:i4>
      </vt:variant>
      <vt:variant>
        <vt:i4>0</vt:i4>
      </vt:variant>
      <vt:variant>
        <vt:i4>5</vt:i4>
      </vt:variant>
      <vt:variant>
        <vt:lpwstr/>
      </vt:variant>
      <vt:variant>
        <vt:lpwstr>_Toc368050414</vt:lpwstr>
      </vt:variant>
      <vt:variant>
        <vt:i4>1048634</vt:i4>
      </vt:variant>
      <vt:variant>
        <vt:i4>1220</vt:i4>
      </vt:variant>
      <vt:variant>
        <vt:i4>0</vt:i4>
      </vt:variant>
      <vt:variant>
        <vt:i4>5</vt:i4>
      </vt:variant>
      <vt:variant>
        <vt:lpwstr/>
      </vt:variant>
      <vt:variant>
        <vt:lpwstr>_Toc368050412</vt:lpwstr>
      </vt:variant>
      <vt:variant>
        <vt:i4>1048634</vt:i4>
      </vt:variant>
      <vt:variant>
        <vt:i4>1214</vt:i4>
      </vt:variant>
      <vt:variant>
        <vt:i4>0</vt:i4>
      </vt:variant>
      <vt:variant>
        <vt:i4>5</vt:i4>
      </vt:variant>
      <vt:variant>
        <vt:lpwstr/>
      </vt:variant>
      <vt:variant>
        <vt:lpwstr>_Toc368050411</vt:lpwstr>
      </vt:variant>
      <vt:variant>
        <vt:i4>1048634</vt:i4>
      </vt:variant>
      <vt:variant>
        <vt:i4>1208</vt:i4>
      </vt:variant>
      <vt:variant>
        <vt:i4>0</vt:i4>
      </vt:variant>
      <vt:variant>
        <vt:i4>5</vt:i4>
      </vt:variant>
      <vt:variant>
        <vt:lpwstr/>
      </vt:variant>
      <vt:variant>
        <vt:lpwstr>_Toc368050410</vt:lpwstr>
      </vt:variant>
      <vt:variant>
        <vt:i4>1114170</vt:i4>
      </vt:variant>
      <vt:variant>
        <vt:i4>1202</vt:i4>
      </vt:variant>
      <vt:variant>
        <vt:i4>0</vt:i4>
      </vt:variant>
      <vt:variant>
        <vt:i4>5</vt:i4>
      </vt:variant>
      <vt:variant>
        <vt:lpwstr/>
      </vt:variant>
      <vt:variant>
        <vt:lpwstr>_Toc368050409</vt:lpwstr>
      </vt:variant>
      <vt:variant>
        <vt:i4>1114170</vt:i4>
      </vt:variant>
      <vt:variant>
        <vt:i4>1196</vt:i4>
      </vt:variant>
      <vt:variant>
        <vt:i4>0</vt:i4>
      </vt:variant>
      <vt:variant>
        <vt:i4>5</vt:i4>
      </vt:variant>
      <vt:variant>
        <vt:lpwstr/>
      </vt:variant>
      <vt:variant>
        <vt:lpwstr>_Toc368050408</vt:lpwstr>
      </vt:variant>
      <vt:variant>
        <vt:i4>1114170</vt:i4>
      </vt:variant>
      <vt:variant>
        <vt:i4>1190</vt:i4>
      </vt:variant>
      <vt:variant>
        <vt:i4>0</vt:i4>
      </vt:variant>
      <vt:variant>
        <vt:i4>5</vt:i4>
      </vt:variant>
      <vt:variant>
        <vt:lpwstr/>
      </vt:variant>
      <vt:variant>
        <vt:lpwstr>_Toc368050407</vt:lpwstr>
      </vt:variant>
      <vt:variant>
        <vt:i4>1114170</vt:i4>
      </vt:variant>
      <vt:variant>
        <vt:i4>1184</vt:i4>
      </vt:variant>
      <vt:variant>
        <vt:i4>0</vt:i4>
      </vt:variant>
      <vt:variant>
        <vt:i4>5</vt:i4>
      </vt:variant>
      <vt:variant>
        <vt:lpwstr/>
      </vt:variant>
      <vt:variant>
        <vt:lpwstr>_Toc368050406</vt:lpwstr>
      </vt:variant>
      <vt:variant>
        <vt:i4>1114170</vt:i4>
      </vt:variant>
      <vt:variant>
        <vt:i4>1178</vt:i4>
      </vt:variant>
      <vt:variant>
        <vt:i4>0</vt:i4>
      </vt:variant>
      <vt:variant>
        <vt:i4>5</vt:i4>
      </vt:variant>
      <vt:variant>
        <vt:lpwstr/>
      </vt:variant>
      <vt:variant>
        <vt:lpwstr>_Toc368050405</vt:lpwstr>
      </vt:variant>
      <vt:variant>
        <vt:i4>1114170</vt:i4>
      </vt:variant>
      <vt:variant>
        <vt:i4>1172</vt:i4>
      </vt:variant>
      <vt:variant>
        <vt:i4>0</vt:i4>
      </vt:variant>
      <vt:variant>
        <vt:i4>5</vt:i4>
      </vt:variant>
      <vt:variant>
        <vt:lpwstr/>
      </vt:variant>
      <vt:variant>
        <vt:lpwstr>_Toc368050404</vt:lpwstr>
      </vt:variant>
      <vt:variant>
        <vt:i4>1114170</vt:i4>
      </vt:variant>
      <vt:variant>
        <vt:i4>1166</vt:i4>
      </vt:variant>
      <vt:variant>
        <vt:i4>0</vt:i4>
      </vt:variant>
      <vt:variant>
        <vt:i4>5</vt:i4>
      </vt:variant>
      <vt:variant>
        <vt:lpwstr/>
      </vt:variant>
      <vt:variant>
        <vt:lpwstr>_Toc368050403</vt:lpwstr>
      </vt:variant>
      <vt:variant>
        <vt:i4>1114170</vt:i4>
      </vt:variant>
      <vt:variant>
        <vt:i4>1160</vt:i4>
      </vt:variant>
      <vt:variant>
        <vt:i4>0</vt:i4>
      </vt:variant>
      <vt:variant>
        <vt:i4>5</vt:i4>
      </vt:variant>
      <vt:variant>
        <vt:lpwstr/>
      </vt:variant>
      <vt:variant>
        <vt:lpwstr>_Toc368050402</vt:lpwstr>
      </vt:variant>
      <vt:variant>
        <vt:i4>1114170</vt:i4>
      </vt:variant>
      <vt:variant>
        <vt:i4>1154</vt:i4>
      </vt:variant>
      <vt:variant>
        <vt:i4>0</vt:i4>
      </vt:variant>
      <vt:variant>
        <vt:i4>5</vt:i4>
      </vt:variant>
      <vt:variant>
        <vt:lpwstr/>
      </vt:variant>
      <vt:variant>
        <vt:lpwstr>_Toc368050401</vt:lpwstr>
      </vt:variant>
      <vt:variant>
        <vt:i4>1114170</vt:i4>
      </vt:variant>
      <vt:variant>
        <vt:i4>1148</vt:i4>
      </vt:variant>
      <vt:variant>
        <vt:i4>0</vt:i4>
      </vt:variant>
      <vt:variant>
        <vt:i4>5</vt:i4>
      </vt:variant>
      <vt:variant>
        <vt:lpwstr/>
      </vt:variant>
      <vt:variant>
        <vt:lpwstr>_Toc368050400</vt:lpwstr>
      </vt:variant>
      <vt:variant>
        <vt:i4>1572925</vt:i4>
      </vt:variant>
      <vt:variant>
        <vt:i4>1142</vt:i4>
      </vt:variant>
      <vt:variant>
        <vt:i4>0</vt:i4>
      </vt:variant>
      <vt:variant>
        <vt:i4>5</vt:i4>
      </vt:variant>
      <vt:variant>
        <vt:lpwstr/>
      </vt:variant>
      <vt:variant>
        <vt:lpwstr>_Toc368050399</vt:lpwstr>
      </vt:variant>
      <vt:variant>
        <vt:i4>1572925</vt:i4>
      </vt:variant>
      <vt:variant>
        <vt:i4>1136</vt:i4>
      </vt:variant>
      <vt:variant>
        <vt:i4>0</vt:i4>
      </vt:variant>
      <vt:variant>
        <vt:i4>5</vt:i4>
      </vt:variant>
      <vt:variant>
        <vt:lpwstr/>
      </vt:variant>
      <vt:variant>
        <vt:lpwstr>_Toc368050398</vt:lpwstr>
      </vt:variant>
      <vt:variant>
        <vt:i4>1572925</vt:i4>
      </vt:variant>
      <vt:variant>
        <vt:i4>1130</vt:i4>
      </vt:variant>
      <vt:variant>
        <vt:i4>0</vt:i4>
      </vt:variant>
      <vt:variant>
        <vt:i4>5</vt:i4>
      </vt:variant>
      <vt:variant>
        <vt:lpwstr/>
      </vt:variant>
      <vt:variant>
        <vt:lpwstr>_Toc368050397</vt:lpwstr>
      </vt:variant>
      <vt:variant>
        <vt:i4>1572925</vt:i4>
      </vt:variant>
      <vt:variant>
        <vt:i4>1124</vt:i4>
      </vt:variant>
      <vt:variant>
        <vt:i4>0</vt:i4>
      </vt:variant>
      <vt:variant>
        <vt:i4>5</vt:i4>
      </vt:variant>
      <vt:variant>
        <vt:lpwstr/>
      </vt:variant>
      <vt:variant>
        <vt:lpwstr>_Toc368050396</vt:lpwstr>
      </vt:variant>
      <vt:variant>
        <vt:i4>1572925</vt:i4>
      </vt:variant>
      <vt:variant>
        <vt:i4>1118</vt:i4>
      </vt:variant>
      <vt:variant>
        <vt:i4>0</vt:i4>
      </vt:variant>
      <vt:variant>
        <vt:i4>5</vt:i4>
      </vt:variant>
      <vt:variant>
        <vt:lpwstr/>
      </vt:variant>
      <vt:variant>
        <vt:lpwstr>_Toc368050395</vt:lpwstr>
      </vt:variant>
      <vt:variant>
        <vt:i4>1572925</vt:i4>
      </vt:variant>
      <vt:variant>
        <vt:i4>1112</vt:i4>
      </vt:variant>
      <vt:variant>
        <vt:i4>0</vt:i4>
      </vt:variant>
      <vt:variant>
        <vt:i4>5</vt:i4>
      </vt:variant>
      <vt:variant>
        <vt:lpwstr/>
      </vt:variant>
      <vt:variant>
        <vt:lpwstr>_Toc368050394</vt:lpwstr>
      </vt:variant>
      <vt:variant>
        <vt:i4>1572925</vt:i4>
      </vt:variant>
      <vt:variant>
        <vt:i4>1106</vt:i4>
      </vt:variant>
      <vt:variant>
        <vt:i4>0</vt:i4>
      </vt:variant>
      <vt:variant>
        <vt:i4>5</vt:i4>
      </vt:variant>
      <vt:variant>
        <vt:lpwstr/>
      </vt:variant>
      <vt:variant>
        <vt:lpwstr>_Toc368050393</vt:lpwstr>
      </vt:variant>
      <vt:variant>
        <vt:i4>1572925</vt:i4>
      </vt:variant>
      <vt:variant>
        <vt:i4>1100</vt:i4>
      </vt:variant>
      <vt:variant>
        <vt:i4>0</vt:i4>
      </vt:variant>
      <vt:variant>
        <vt:i4>5</vt:i4>
      </vt:variant>
      <vt:variant>
        <vt:lpwstr/>
      </vt:variant>
      <vt:variant>
        <vt:lpwstr>_Toc368050392</vt:lpwstr>
      </vt:variant>
      <vt:variant>
        <vt:i4>1572925</vt:i4>
      </vt:variant>
      <vt:variant>
        <vt:i4>1094</vt:i4>
      </vt:variant>
      <vt:variant>
        <vt:i4>0</vt:i4>
      </vt:variant>
      <vt:variant>
        <vt:i4>5</vt:i4>
      </vt:variant>
      <vt:variant>
        <vt:lpwstr/>
      </vt:variant>
      <vt:variant>
        <vt:lpwstr>_Toc368050391</vt:lpwstr>
      </vt:variant>
      <vt:variant>
        <vt:i4>1572925</vt:i4>
      </vt:variant>
      <vt:variant>
        <vt:i4>1088</vt:i4>
      </vt:variant>
      <vt:variant>
        <vt:i4>0</vt:i4>
      </vt:variant>
      <vt:variant>
        <vt:i4>5</vt:i4>
      </vt:variant>
      <vt:variant>
        <vt:lpwstr/>
      </vt:variant>
      <vt:variant>
        <vt:lpwstr>_Toc368050390</vt:lpwstr>
      </vt:variant>
      <vt:variant>
        <vt:i4>1638461</vt:i4>
      </vt:variant>
      <vt:variant>
        <vt:i4>1082</vt:i4>
      </vt:variant>
      <vt:variant>
        <vt:i4>0</vt:i4>
      </vt:variant>
      <vt:variant>
        <vt:i4>5</vt:i4>
      </vt:variant>
      <vt:variant>
        <vt:lpwstr/>
      </vt:variant>
      <vt:variant>
        <vt:lpwstr>_Toc368050389</vt:lpwstr>
      </vt:variant>
      <vt:variant>
        <vt:i4>1638461</vt:i4>
      </vt:variant>
      <vt:variant>
        <vt:i4>1076</vt:i4>
      </vt:variant>
      <vt:variant>
        <vt:i4>0</vt:i4>
      </vt:variant>
      <vt:variant>
        <vt:i4>5</vt:i4>
      </vt:variant>
      <vt:variant>
        <vt:lpwstr/>
      </vt:variant>
      <vt:variant>
        <vt:lpwstr>_Toc368050388</vt:lpwstr>
      </vt:variant>
      <vt:variant>
        <vt:i4>1638461</vt:i4>
      </vt:variant>
      <vt:variant>
        <vt:i4>1070</vt:i4>
      </vt:variant>
      <vt:variant>
        <vt:i4>0</vt:i4>
      </vt:variant>
      <vt:variant>
        <vt:i4>5</vt:i4>
      </vt:variant>
      <vt:variant>
        <vt:lpwstr/>
      </vt:variant>
      <vt:variant>
        <vt:lpwstr>_Toc368050386</vt:lpwstr>
      </vt:variant>
      <vt:variant>
        <vt:i4>1638461</vt:i4>
      </vt:variant>
      <vt:variant>
        <vt:i4>1064</vt:i4>
      </vt:variant>
      <vt:variant>
        <vt:i4>0</vt:i4>
      </vt:variant>
      <vt:variant>
        <vt:i4>5</vt:i4>
      </vt:variant>
      <vt:variant>
        <vt:lpwstr/>
      </vt:variant>
      <vt:variant>
        <vt:lpwstr>_Toc368050385</vt:lpwstr>
      </vt:variant>
      <vt:variant>
        <vt:i4>1638461</vt:i4>
      </vt:variant>
      <vt:variant>
        <vt:i4>1058</vt:i4>
      </vt:variant>
      <vt:variant>
        <vt:i4>0</vt:i4>
      </vt:variant>
      <vt:variant>
        <vt:i4>5</vt:i4>
      </vt:variant>
      <vt:variant>
        <vt:lpwstr/>
      </vt:variant>
      <vt:variant>
        <vt:lpwstr>_Toc368050384</vt:lpwstr>
      </vt:variant>
      <vt:variant>
        <vt:i4>1638461</vt:i4>
      </vt:variant>
      <vt:variant>
        <vt:i4>1052</vt:i4>
      </vt:variant>
      <vt:variant>
        <vt:i4>0</vt:i4>
      </vt:variant>
      <vt:variant>
        <vt:i4>5</vt:i4>
      </vt:variant>
      <vt:variant>
        <vt:lpwstr/>
      </vt:variant>
      <vt:variant>
        <vt:lpwstr>_Toc368050383</vt:lpwstr>
      </vt:variant>
      <vt:variant>
        <vt:i4>1638461</vt:i4>
      </vt:variant>
      <vt:variant>
        <vt:i4>1046</vt:i4>
      </vt:variant>
      <vt:variant>
        <vt:i4>0</vt:i4>
      </vt:variant>
      <vt:variant>
        <vt:i4>5</vt:i4>
      </vt:variant>
      <vt:variant>
        <vt:lpwstr/>
      </vt:variant>
      <vt:variant>
        <vt:lpwstr>_Toc368050382</vt:lpwstr>
      </vt:variant>
      <vt:variant>
        <vt:i4>1638461</vt:i4>
      </vt:variant>
      <vt:variant>
        <vt:i4>1040</vt:i4>
      </vt:variant>
      <vt:variant>
        <vt:i4>0</vt:i4>
      </vt:variant>
      <vt:variant>
        <vt:i4>5</vt:i4>
      </vt:variant>
      <vt:variant>
        <vt:lpwstr/>
      </vt:variant>
      <vt:variant>
        <vt:lpwstr>_Toc368050380</vt:lpwstr>
      </vt:variant>
      <vt:variant>
        <vt:i4>1441853</vt:i4>
      </vt:variant>
      <vt:variant>
        <vt:i4>1034</vt:i4>
      </vt:variant>
      <vt:variant>
        <vt:i4>0</vt:i4>
      </vt:variant>
      <vt:variant>
        <vt:i4>5</vt:i4>
      </vt:variant>
      <vt:variant>
        <vt:lpwstr/>
      </vt:variant>
      <vt:variant>
        <vt:lpwstr>_Toc368050379</vt:lpwstr>
      </vt:variant>
      <vt:variant>
        <vt:i4>1441853</vt:i4>
      </vt:variant>
      <vt:variant>
        <vt:i4>1028</vt:i4>
      </vt:variant>
      <vt:variant>
        <vt:i4>0</vt:i4>
      </vt:variant>
      <vt:variant>
        <vt:i4>5</vt:i4>
      </vt:variant>
      <vt:variant>
        <vt:lpwstr/>
      </vt:variant>
      <vt:variant>
        <vt:lpwstr>_Toc368050378</vt:lpwstr>
      </vt:variant>
      <vt:variant>
        <vt:i4>1441853</vt:i4>
      </vt:variant>
      <vt:variant>
        <vt:i4>1022</vt:i4>
      </vt:variant>
      <vt:variant>
        <vt:i4>0</vt:i4>
      </vt:variant>
      <vt:variant>
        <vt:i4>5</vt:i4>
      </vt:variant>
      <vt:variant>
        <vt:lpwstr/>
      </vt:variant>
      <vt:variant>
        <vt:lpwstr>_Toc368050377</vt:lpwstr>
      </vt:variant>
      <vt:variant>
        <vt:i4>1441853</vt:i4>
      </vt:variant>
      <vt:variant>
        <vt:i4>1016</vt:i4>
      </vt:variant>
      <vt:variant>
        <vt:i4>0</vt:i4>
      </vt:variant>
      <vt:variant>
        <vt:i4>5</vt:i4>
      </vt:variant>
      <vt:variant>
        <vt:lpwstr/>
      </vt:variant>
      <vt:variant>
        <vt:lpwstr>_Toc368050376</vt:lpwstr>
      </vt:variant>
      <vt:variant>
        <vt:i4>1441853</vt:i4>
      </vt:variant>
      <vt:variant>
        <vt:i4>1010</vt:i4>
      </vt:variant>
      <vt:variant>
        <vt:i4>0</vt:i4>
      </vt:variant>
      <vt:variant>
        <vt:i4>5</vt:i4>
      </vt:variant>
      <vt:variant>
        <vt:lpwstr/>
      </vt:variant>
      <vt:variant>
        <vt:lpwstr>_Toc368050375</vt:lpwstr>
      </vt:variant>
      <vt:variant>
        <vt:i4>1441853</vt:i4>
      </vt:variant>
      <vt:variant>
        <vt:i4>1004</vt:i4>
      </vt:variant>
      <vt:variant>
        <vt:i4>0</vt:i4>
      </vt:variant>
      <vt:variant>
        <vt:i4>5</vt:i4>
      </vt:variant>
      <vt:variant>
        <vt:lpwstr/>
      </vt:variant>
      <vt:variant>
        <vt:lpwstr>_Toc368050374</vt:lpwstr>
      </vt:variant>
      <vt:variant>
        <vt:i4>1441853</vt:i4>
      </vt:variant>
      <vt:variant>
        <vt:i4>998</vt:i4>
      </vt:variant>
      <vt:variant>
        <vt:i4>0</vt:i4>
      </vt:variant>
      <vt:variant>
        <vt:i4>5</vt:i4>
      </vt:variant>
      <vt:variant>
        <vt:lpwstr/>
      </vt:variant>
      <vt:variant>
        <vt:lpwstr>_Toc368050373</vt:lpwstr>
      </vt:variant>
      <vt:variant>
        <vt:i4>1441853</vt:i4>
      </vt:variant>
      <vt:variant>
        <vt:i4>992</vt:i4>
      </vt:variant>
      <vt:variant>
        <vt:i4>0</vt:i4>
      </vt:variant>
      <vt:variant>
        <vt:i4>5</vt:i4>
      </vt:variant>
      <vt:variant>
        <vt:lpwstr/>
      </vt:variant>
      <vt:variant>
        <vt:lpwstr>_Toc368050372</vt:lpwstr>
      </vt:variant>
      <vt:variant>
        <vt:i4>1441853</vt:i4>
      </vt:variant>
      <vt:variant>
        <vt:i4>986</vt:i4>
      </vt:variant>
      <vt:variant>
        <vt:i4>0</vt:i4>
      </vt:variant>
      <vt:variant>
        <vt:i4>5</vt:i4>
      </vt:variant>
      <vt:variant>
        <vt:lpwstr/>
      </vt:variant>
      <vt:variant>
        <vt:lpwstr>_Toc368050371</vt:lpwstr>
      </vt:variant>
      <vt:variant>
        <vt:i4>1441853</vt:i4>
      </vt:variant>
      <vt:variant>
        <vt:i4>980</vt:i4>
      </vt:variant>
      <vt:variant>
        <vt:i4>0</vt:i4>
      </vt:variant>
      <vt:variant>
        <vt:i4>5</vt:i4>
      </vt:variant>
      <vt:variant>
        <vt:lpwstr/>
      </vt:variant>
      <vt:variant>
        <vt:lpwstr>_Toc368050370</vt:lpwstr>
      </vt:variant>
      <vt:variant>
        <vt:i4>1507389</vt:i4>
      </vt:variant>
      <vt:variant>
        <vt:i4>974</vt:i4>
      </vt:variant>
      <vt:variant>
        <vt:i4>0</vt:i4>
      </vt:variant>
      <vt:variant>
        <vt:i4>5</vt:i4>
      </vt:variant>
      <vt:variant>
        <vt:lpwstr/>
      </vt:variant>
      <vt:variant>
        <vt:lpwstr>_Toc368050369</vt:lpwstr>
      </vt:variant>
      <vt:variant>
        <vt:i4>1507389</vt:i4>
      </vt:variant>
      <vt:variant>
        <vt:i4>968</vt:i4>
      </vt:variant>
      <vt:variant>
        <vt:i4>0</vt:i4>
      </vt:variant>
      <vt:variant>
        <vt:i4>5</vt:i4>
      </vt:variant>
      <vt:variant>
        <vt:lpwstr/>
      </vt:variant>
      <vt:variant>
        <vt:lpwstr>_Toc368050368</vt:lpwstr>
      </vt:variant>
      <vt:variant>
        <vt:i4>1507389</vt:i4>
      </vt:variant>
      <vt:variant>
        <vt:i4>962</vt:i4>
      </vt:variant>
      <vt:variant>
        <vt:i4>0</vt:i4>
      </vt:variant>
      <vt:variant>
        <vt:i4>5</vt:i4>
      </vt:variant>
      <vt:variant>
        <vt:lpwstr/>
      </vt:variant>
      <vt:variant>
        <vt:lpwstr>_Toc368050367</vt:lpwstr>
      </vt:variant>
      <vt:variant>
        <vt:i4>1507389</vt:i4>
      </vt:variant>
      <vt:variant>
        <vt:i4>956</vt:i4>
      </vt:variant>
      <vt:variant>
        <vt:i4>0</vt:i4>
      </vt:variant>
      <vt:variant>
        <vt:i4>5</vt:i4>
      </vt:variant>
      <vt:variant>
        <vt:lpwstr/>
      </vt:variant>
      <vt:variant>
        <vt:lpwstr>_Toc368050366</vt:lpwstr>
      </vt:variant>
      <vt:variant>
        <vt:i4>1507389</vt:i4>
      </vt:variant>
      <vt:variant>
        <vt:i4>950</vt:i4>
      </vt:variant>
      <vt:variant>
        <vt:i4>0</vt:i4>
      </vt:variant>
      <vt:variant>
        <vt:i4>5</vt:i4>
      </vt:variant>
      <vt:variant>
        <vt:lpwstr/>
      </vt:variant>
      <vt:variant>
        <vt:lpwstr>_Toc368050365</vt:lpwstr>
      </vt:variant>
      <vt:variant>
        <vt:i4>1507389</vt:i4>
      </vt:variant>
      <vt:variant>
        <vt:i4>944</vt:i4>
      </vt:variant>
      <vt:variant>
        <vt:i4>0</vt:i4>
      </vt:variant>
      <vt:variant>
        <vt:i4>5</vt:i4>
      </vt:variant>
      <vt:variant>
        <vt:lpwstr/>
      </vt:variant>
      <vt:variant>
        <vt:lpwstr>_Toc368050364</vt:lpwstr>
      </vt:variant>
      <vt:variant>
        <vt:i4>1507389</vt:i4>
      </vt:variant>
      <vt:variant>
        <vt:i4>938</vt:i4>
      </vt:variant>
      <vt:variant>
        <vt:i4>0</vt:i4>
      </vt:variant>
      <vt:variant>
        <vt:i4>5</vt:i4>
      </vt:variant>
      <vt:variant>
        <vt:lpwstr/>
      </vt:variant>
      <vt:variant>
        <vt:lpwstr>_Toc368050363</vt:lpwstr>
      </vt:variant>
      <vt:variant>
        <vt:i4>1507389</vt:i4>
      </vt:variant>
      <vt:variant>
        <vt:i4>932</vt:i4>
      </vt:variant>
      <vt:variant>
        <vt:i4>0</vt:i4>
      </vt:variant>
      <vt:variant>
        <vt:i4>5</vt:i4>
      </vt:variant>
      <vt:variant>
        <vt:lpwstr/>
      </vt:variant>
      <vt:variant>
        <vt:lpwstr>_Toc368050362</vt:lpwstr>
      </vt:variant>
      <vt:variant>
        <vt:i4>1507389</vt:i4>
      </vt:variant>
      <vt:variant>
        <vt:i4>926</vt:i4>
      </vt:variant>
      <vt:variant>
        <vt:i4>0</vt:i4>
      </vt:variant>
      <vt:variant>
        <vt:i4>5</vt:i4>
      </vt:variant>
      <vt:variant>
        <vt:lpwstr/>
      </vt:variant>
      <vt:variant>
        <vt:lpwstr>_Toc368050361</vt:lpwstr>
      </vt:variant>
      <vt:variant>
        <vt:i4>1507389</vt:i4>
      </vt:variant>
      <vt:variant>
        <vt:i4>920</vt:i4>
      </vt:variant>
      <vt:variant>
        <vt:i4>0</vt:i4>
      </vt:variant>
      <vt:variant>
        <vt:i4>5</vt:i4>
      </vt:variant>
      <vt:variant>
        <vt:lpwstr/>
      </vt:variant>
      <vt:variant>
        <vt:lpwstr>_Toc368050360</vt:lpwstr>
      </vt:variant>
      <vt:variant>
        <vt:i4>1310781</vt:i4>
      </vt:variant>
      <vt:variant>
        <vt:i4>914</vt:i4>
      </vt:variant>
      <vt:variant>
        <vt:i4>0</vt:i4>
      </vt:variant>
      <vt:variant>
        <vt:i4>5</vt:i4>
      </vt:variant>
      <vt:variant>
        <vt:lpwstr/>
      </vt:variant>
      <vt:variant>
        <vt:lpwstr>_Toc368050359</vt:lpwstr>
      </vt:variant>
      <vt:variant>
        <vt:i4>1310781</vt:i4>
      </vt:variant>
      <vt:variant>
        <vt:i4>908</vt:i4>
      </vt:variant>
      <vt:variant>
        <vt:i4>0</vt:i4>
      </vt:variant>
      <vt:variant>
        <vt:i4>5</vt:i4>
      </vt:variant>
      <vt:variant>
        <vt:lpwstr/>
      </vt:variant>
      <vt:variant>
        <vt:lpwstr>_Toc368050358</vt:lpwstr>
      </vt:variant>
      <vt:variant>
        <vt:i4>1310781</vt:i4>
      </vt:variant>
      <vt:variant>
        <vt:i4>902</vt:i4>
      </vt:variant>
      <vt:variant>
        <vt:i4>0</vt:i4>
      </vt:variant>
      <vt:variant>
        <vt:i4>5</vt:i4>
      </vt:variant>
      <vt:variant>
        <vt:lpwstr/>
      </vt:variant>
      <vt:variant>
        <vt:lpwstr>_Toc368050357</vt:lpwstr>
      </vt:variant>
      <vt:variant>
        <vt:i4>1310781</vt:i4>
      </vt:variant>
      <vt:variant>
        <vt:i4>896</vt:i4>
      </vt:variant>
      <vt:variant>
        <vt:i4>0</vt:i4>
      </vt:variant>
      <vt:variant>
        <vt:i4>5</vt:i4>
      </vt:variant>
      <vt:variant>
        <vt:lpwstr/>
      </vt:variant>
      <vt:variant>
        <vt:lpwstr>_Toc368050356</vt:lpwstr>
      </vt:variant>
      <vt:variant>
        <vt:i4>1310781</vt:i4>
      </vt:variant>
      <vt:variant>
        <vt:i4>890</vt:i4>
      </vt:variant>
      <vt:variant>
        <vt:i4>0</vt:i4>
      </vt:variant>
      <vt:variant>
        <vt:i4>5</vt:i4>
      </vt:variant>
      <vt:variant>
        <vt:lpwstr/>
      </vt:variant>
      <vt:variant>
        <vt:lpwstr>_Toc368050355</vt:lpwstr>
      </vt:variant>
      <vt:variant>
        <vt:i4>1310781</vt:i4>
      </vt:variant>
      <vt:variant>
        <vt:i4>884</vt:i4>
      </vt:variant>
      <vt:variant>
        <vt:i4>0</vt:i4>
      </vt:variant>
      <vt:variant>
        <vt:i4>5</vt:i4>
      </vt:variant>
      <vt:variant>
        <vt:lpwstr/>
      </vt:variant>
      <vt:variant>
        <vt:lpwstr>_Toc368050354</vt:lpwstr>
      </vt:variant>
      <vt:variant>
        <vt:i4>1310781</vt:i4>
      </vt:variant>
      <vt:variant>
        <vt:i4>878</vt:i4>
      </vt:variant>
      <vt:variant>
        <vt:i4>0</vt:i4>
      </vt:variant>
      <vt:variant>
        <vt:i4>5</vt:i4>
      </vt:variant>
      <vt:variant>
        <vt:lpwstr/>
      </vt:variant>
      <vt:variant>
        <vt:lpwstr>_Toc368050353</vt:lpwstr>
      </vt:variant>
      <vt:variant>
        <vt:i4>1310781</vt:i4>
      </vt:variant>
      <vt:variant>
        <vt:i4>872</vt:i4>
      </vt:variant>
      <vt:variant>
        <vt:i4>0</vt:i4>
      </vt:variant>
      <vt:variant>
        <vt:i4>5</vt:i4>
      </vt:variant>
      <vt:variant>
        <vt:lpwstr/>
      </vt:variant>
      <vt:variant>
        <vt:lpwstr>_Toc368050352</vt:lpwstr>
      </vt:variant>
      <vt:variant>
        <vt:i4>1310781</vt:i4>
      </vt:variant>
      <vt:variant>
        <vt:i4>866</vt:i4>
      </vt:variant>
      <vt:variant>
        <vt:i4>0</vt:i4>
      </vt:variant>
      <vt:variant>
        <vt:i4>5</vt:i4>
      </vt:variant>
      <vt:variant>
        <vt:lpwstr/>
      </vt:variant>
      <vt:variant>
        <vt:lpwstr>_Toc368050351</vt:lpwstr>
      </vt:variant>
      <vt:variant>
        <vt:i4>1310781</vt:i4>
      </vt:variant>
      <vt:variant>
        <vt:i4>860</vt:i4>
      </vt:variant>
      <vt:variant>
        <vt:i4>0</vt:i4>
      </vt:variant>
      <vt:variant>
        <vt:i4>5</vt:i4>
      </vt:variant>
      <vt:variant>
        <vt:lpwstr/>
      </vt:variant>
      <vt:variant>
        <vt:lpwstr>_Toc368050350</vt:lpwstr>
      </vt:variant>
      <vt:variant>
        <vt:i4>1376317</vt:i4>
      </vt:variant>
      <vt:variant>
        <vt:i4>854</vt:i4>
      </vt:variant>
      <vt:variant>
        <vt:i4>0</vt:i4>
      </vt:variant>
      <vt:variant>
        <vt:i4>5</vt:i4>
      </vt:variant>
      <vt:variant>
        <vt:lpwstr/>
      </vt:variant>
      <vt:variant>
        <vt:lpwstr>_Toc368050349</vt:lpwstr>
      </vt:variant>
      <vt:variant>
        <vt:i4>1376317</vt:i4>
      </vt:variant>
      <vt:variant>
        <vt:i4>848</vt:i4>
      </vt:variant>
      <vt:variant>
        <vt:i4>0</vt:i4>
      </vt:variant>
      <vt:variant>
        <vt:i4>5</vt:i4>
      </vt:variant>
      <vt:variant>
        <vt:lpwstr/>
      </vt:variant>
      <vt:variant>
        <vt:lpwstr>_Toc368050348</vt:lpwstr>
      </vt:variant>
      <vt:variant>
        <vt:i4>1376317</vt:i4>
      </vt:variant>
      <vt:variant>
        <vt:i4>842</vt:i4>
      </vt:variant>
      <vt:variant>
        <vt:i4>0</vt:i4>
      </vt:variant>
      <vt:variant>
        <vt:i4>5</vt:i4>
      </vt:variant>
      <vt:variant>
        <vt:lpwstr/>
      </vt:variant>
      <vt:variant>
        <vt:lpwstr>_Toc368050347</vt:lpwstr>
      </vt:variant>
      <vt:variant>
        <vt:i4>1376317</vt:i4>
      </vt:variant>
      <vt:variant>
        <vt:i4>836</vt:i4>
      </vt:variant>
      <vt:variant>
        <vt:i4>0</vt:i4>
      </vt:variant>
      <vt:variant>
        <vt:i4>5</vt:i4>
      </vt:variant>
      <vt:variant>
        <vt:lpwstr/>
      </vt:variant>
      <vt:variant>
        <vt:lpwstr>_Toc368050346</vt:lpwstr>
      </vt:variant>
      <vt:variant>
        <vt:i4>1376317</vt:i4>
      </vt:variant>
      <vt:variant>
        <vt:i4>830</vt:i4>
      </vt:variant>
      <vt:variant>
        <vt:i4>0</vt:i4>
      </vt:variant>
      <vt:variant>
        <vt:i4>5</vt:i4>
      </vt:variant>
      <vt:variant>
        <vt:lpwstr/>
      </vt:variant>
      <vt:variant>
        <vt:lpwstr>_Toc368050345</vt:lpwstr>
      </vt:variant>
      <vt:variant>
        <vt:i4>1376317</vt:i4>
      </vt:variant>
      <vt:variant>
        <vt:i4>824</vt:i4>
      </vt:variant>
      <vt:variant>
        <vt:i4>0</vt:i4>
      </vt:variant>
      <vt:variant>
        <vt:i4>5</vt:i4>
      </vt:variant>
      <vt:variant>
        <vt:lpwstr/>
      </vt:variant>
      <vt:variant>
        <vt:lpwstr>_Toc368050344</vt:lpwstr>
      </vt:variant>
      <vt:variant>
        <vt:i4>1376317</vt:i4>
      </vt:variant>
      <vt:variant>
        <vt:i4>818</vt:i4>
      </vt:variant>
      <vt:variant>
        <vt:i4>0</vt:i4>
      </vt:variant>
      <vt:variant>
        <vt:i4>5</vt:i4>
      </vt:variant>
      <vt:variant>
        <vt:lpwstr/>
      </vt:variant>
      <vt:variant>
        <vt:lpwstr>_Toc368050343</vt:lpwstr>
      </vt:variant>
      <vt:variant>
        <vt:i4>1376317</vt:i4>
      </vt:variant>
      <vt:variant>
        <vt:i4>812</vt:i4>
      </vt:variant>
      <vt:variant>
        <vt:i4>0</vt:i4>
      </vt:variant>
      <vt:variant>
        <vt:i4>5</vt:i4>
      </vt:variant>
      <vt:variant>
        <vt:lpwstr/>
      </vt:variant>
      <vt:variant>
        <vt:lpwstr>_Toc368050342</vt:lpwstr>
      </vt:variant>
      <vt:variant>
        <vt:i4>1376317</vt:i4>
      </vt:variant>
      <vt:variant>
        <vt:i4>806</vt:i4>
      </vt:variant>
      <vt:variant>
        <vt:i4>0</vt:i4>
      </vt:variant>
      <vt:variant>
        <vt:i4>5</vt:i4>
      </vt:variant>
      <vt:variant>
        <vt:lpwstr/>
      </vt:variant>
      <vt:variant>
        <vt:lpwstr>_Toc368050341</vt:lpwstr>
      </vt:variant>
      <vt:variant>
        <vt:i4>1376317</vt:i4>
      </vt:variant>
      <vt:variant>
        <vt:i4>800</vt:i4>
      </vt:variant>
      <vt:variant>
        <vt:i4>0</vt:i4>
      </vt:variant>
      <vt:variant>
        <vt:i4>5</vt:i4>
      </vt:variant>
      <vt:variant>
        <vt:lpwstr/>
      </vt:variant>
      <vt:variant>
        <vt:lpwstr>_Toc368050340</vt:lpwstr>
      </vt:variant>
      <vt:variant>
        <vt:i4>1179709</vt:i4>
      </vt:variant>
      <vt:variant>
        <vt:i4>794</vt:i4>
      </vt:variant>
      <vt:variant>
        <vt:i4>0</vt:i4>
      </vt:variant>
      <vt:variant>
        <vt:i4>5</vt:i4>
      </vt:variant>
      <vt:variant>
        <vt:lpwstr/>
      </vt:variant>
      <vt:variant>
        <vt:lpwstr>_Toc368050339</vt:lpwstr>
      </vt:variant>
      <vt:variant>
        <vt:i4>1179709</vt:i4>
      </vt:variant>
      <vt:variant>
        <vt:i4>788</vt:i4>
      </vt:variant>
      <vt:variant>
        <vt:i4>0</vt:i4>
      </vt:variant>
      <vt:variant>
        <vt:i4>5</vt:i4>
      </vt:variant>
      <vt:variant>
        <vt:lpwstr/>
      </vt:variant>
      <vt:variant>
        <vt:lpwstr>_Toc368050338</vt:lpwstr>
      </vt:variant>
      <vt:variant>
        <vt:i4>1179709</vt:i4>
      </vt:variant>
      <vt:variant>
        <vt:i4>782</vt:i4>
      </vt:variant>
      <vt:variant>
        <vt:i4>0</vt:i4>
      </vt:variant>
      <vt:variant>
        <vt:i4>5</vt:i4>
      </vt:variant>
      <vt:variant>
        <vt:lpwstr/>
      </vt:variant>
      <vt:variant>
        <vt:lpwstr>_Toc368050337</vt:lpwstr>
      </vt:variant>
      <vt:variant>
        <vt:i4>1179709</vt:i4>
      </vt:variant>
      <vt:variant>
        <vt:i4>776</vt:i4>
      </vt:variant>
      <vt:variant>
        <vt:i4>0</vt:i4>
      </vt:variant>
      <vt:variant>
        <vt:i4>5</vt:i4>
      </vt:variant>
      <vt:variant>
        <vt:lpwstr/>
      </vt:variant>
      <vt:variant>
        <vt:lpwstr>_Toc368050336</vt:lpwstr>
      </vt:variant>
      <vt:variant>
        <vt:i4>1179709</vt:i4>
      </vt:variant>
      <vt:variant>
        <vt:i4>770</vt:i4>
      </vt:variant>
      <vt:variant>
        <vt:i4>0</vt:i4>
      </vt:variant>
      <vt:variant>
        <vt:i4>5</vt:i4>
      </vt:variant>
      <vt:variant>
        <vt:lpwstr/>
      </vt:variant>
      <vt:variant>
        <vt:lpwstr>_Toc368050335</vt:lpwstr>
      </vt:variant>
      <vt:variant>
        <vt:i4>1179709</vt:i4>
      </vt:variant>
      <vt:variant>
        <vt:i4>764</vt:i4>
      </vt:variant>
      <vt:variant>
        <vt:i4>0</vt:i4>
      </vt:variant>
      <vt:variant>
        <vt:i4>5</vt:i4>
      </vt:variant>
      <vt:variant>
        <vt:lpwstr/>
      </vt:variant>
      <vt:variant>
        <vt:lpwstr>_Toc368050334</vt:lpwstr>
      </vt:variant>
      <vt:variant>
        <vt:i4>1179709</vt:i4>
      </vt:variant>
      <vt:variant>
        <vt:i4>758</vt:i4>
      </vt:variant>
      <vt:variant>
        <vt:i4>0</vt:i4>
      </vt:variant>
      <vt:variant>
        <vt:i4>5</vt:i4>
      </vt:variant>
      <vt:variant>
        <vt:lpwstr/>
      </vt:variant>
      <vt:variant>
        <vt:lpwstr>_Toc368050333</vt:lpwstr>
      </vt:variant>
      <vt:variant>
        <vt:i4>1179709</vt:i4>
      </vt:variant>
      <vt:variant>
        <vt:i4>752</vt:i4>
      </vt:variant>
      <vt:variant>
        <vt:i4>0</vt:i4>
      </vt:variant>
      <vt:variant>
        <vt:i4>5</vt:i4>
      </vt:variant>
      <vt:variant>
        <vt:lpwstr/>
      </vt:variant>
      <vt:variant>
        <vt:lpwstr>_Toc368050332</vt:lpwstr>
      </vt:variant>
      <vt:variant>
        <vt:i4>1179709</vt:i4>
      </vt:variant>
      <vt:variant>
        <vt:i4>746</vt:i4>
      </vt:variant>
      <vt:variant>
        <vt:i4>0</vt:i4>
      </vt:variant>
      <vt:variant>
        <vt:i4>5</vt:i4>
      </vt:variant>
      <vt:variant>
        <vt:lpwstr/>
      </vt:variant>
      <vt:variant>
        <vt:lpwstr>_Toc368050331</vt:lpwstr>
      </vt:variant>
      <vt:variant>
        <vt:i4>1179709</vt:i4>
      </vt:variant>
      <vt:variant>
        <vt:i4>740</vt:i4>
      </vt:variant>
      <vt:variant>
        <vt:i4>0</vt:i4>
      </vt:variant>
      <vt:variant>
        <vt:i4>5</vt:i4>
      </vt:variant>
      <vt:variant>
        <vt:lpwstr/>
      </vt:variant>
      <vt:variant>
        <vt:lpwstr>_Toc368050330</vt:lpwstr>
      </vt:variant>
      <vt:variant>
        <vt:i4>1245245</vt:i4>
      </vt:variant>
      <vt:variant>
        <vt:i4>734</vt:i4>
      </vt:variant>
      <vt:variant>
        <vt:i4>0</vt:i4>
      </vt:variant>
      <vt:variant>
        <vt:i4>5</vt:i4>
      </vt:variant>
      <vt:variant>
        <vt:lpwstr/>
      </vt:variant>
      <vt:variant>
        <vt:lpwstr>_Toc368050329</vt:lpwstr>
      </vt:variant>
      <vt:variant>
        <vt:i4>1245245</vt:i4>
      </vt:variant>
      <vt:variant>
        <vt:i4>728</vt:i4>
      </vt:variant>
      <vt:variant>
        <vt:i4>0</vt:i4>
      </vt:variant>
      <vt:variant>
        <vt:i4>5</vt:i4>
      </vt:variant>
      <vt:variant>
        <vt:lpwstr/>
      </vt:variant>
      <vt:variant>
        <vt:lpwstr>_Toc368050328</vt:lpwstr>
      </vt:variant>
      <vt:variant>
        <vt:i4>1245245</vt:i4>
      </vt:variant>
      <vt:variant>
        <vt:i4>722</vt:i4>
      </vt:variant>
      <vt:variant>
        <vt:i4>0</vt:i4>
      </vt:variant>
      <vt:variant>
        <vt:i4>5</vt:i4>
      </vt:variant>
      <vt:variant>
        <vt:lpwstr/>
      </vt:variant>
      <vt:variant>
        <vt:lpwstr>_Toc368050327</vt:lpwstr>
      </vt:variant>
      <vt:variant>
        <vt:i4>1245245</vt:i4>
      </vt:variant>
      <vt:variant>
        <vt:i4>716</vt:i4>
      </vt:variant>
      <vt:variant>
        <vt:i4>0</vt:i4>
      </vt:variant>
      <vt:variant>
        <vt:i4>5</vt:i4>
      </vt:variant>
      <vt:variant>
        <vt:lpwstr/>
      </vt:variant>
      <vt:variant>
        <vt:lpwstr>_Toc368050326</vt:lpwstr>
      </vt:variant>
      <vt:variant>
        <vt:i4>1245245</vt:i4>
      </vt:variant>
      <vt:variant>
        <vt:i4>710</vt:i4>
      </vt:variant>
      <vt:variant>
        <vt:i4>0</vt:i4>
      </vt:variant>
      <vt:variant>
        <vt:i4>5</vt:i4>
      </vt:variant>
      <vt:variant>
        <vt:lpwstr/>
      </vt:variant>
      <vt:variant>
        <vt:lpwstr>_Toc368050325</vt:lpwstr>
      </vt:variant>
      <vt:variant>
        <vt:i4>1245245</vt:i4>
      </vt:variant>
      <vt:variant>
        <vt:i4>704</vt:i4>
      </vt:variant>
      <vt:variant>
        <vt:i4>0</vt:i4>
      </vt:variant>
      <vt:variant>
        <vt:i4>5</vt:i4>
      </vt:variant>
      <vt:variant>
        <vt:lpwstr/>
      </vt:variant>
      <vt:variant>
        <vt:lpwstr>_Toc368050324</vt:lpwstr>
      </vt:variant>
      <vt:variant>
        <vt:i4>1245245</vt:i4>
      </vt:variant>
      <vt:variant>
        <vt:i4>698</vt:i4>
      </vt:variant>
      <vt:variant>
        <vt:i4>0</vt:i4>
      </vt:variant>
      <vt:variant>
        <vt:i4>5</vt:i4>
      </vt:variant>
      <vt:variant>
        <vt:lpwstr/>
      </vt:variant>
      <vt:variant>
        <vt:lpwstr>_Toc368050323</vt:lpwstr>
      </vt:variant>
      <vt:variant>
        <vt:i4>1572924</vt:i4>
      </vt:variant>
      <vt:variant>
        <vt:i4>692</vt:i4>
      </vt:variant>
      <vt:variant>
        <vt:i4>0</vt:i4>
      </vt:variant>
      <vt:variant>
        <vt:i4>5</vt:i4>
      </vt:variant>
      <vt:variant>
        <vt:lpwstr/>
      </vt:variant>
      <vt:variant>
        <vt:lpwstr>_Toc368050290</vt:lpwstr>
      </vt:variant>
      <vt:variant>
        <vt:i4>1638460</vt:i4>
      </vt:variant>
      <vt:variant>
        <vt:i4>686</vt:i4>
      </vt:variant>
      <vt:variant>
        <vt:i4>0</vt:i4>
      </vt:variant>
      <vt:variant>
        <vt:i4>5</vt:i4>
      </vt:variant>
      <vt:variant>
        <vt:lpwstr/>
      </vt:variant>
      <vt:variant>
        <vt:lpwstr>_Toc368050289</vt:lpwstr>
      </vt:variant>
      <vt:variant>
        <vt:i4>1638460</vt:i4>
      </vt:variant>
      <vt:variant>
        <vt:i4>680</vt:i4>
      </vt:variant>
      <vt:variant>
        <vt:i4>0</vt:i4>
      </vt:variant>
      <vt:variant>
        <vt:i4>5</vt:i4>
      </vt:variant>
      <vt:variant>
        <vt:lpwstr/>
      </vt:variant>
      <vt:variant>
        <vt:lpwstr>_Toc368050288</vt:lpwstr>
      </vt:variant>
      <vt:variant>
        <vt:i4>1638460</vt:i4>
      </vt:variant>
      <vt:variant>
        <vt:i4>674</vt:i4>
      </vt:variant>
      <vt:variant>
        <vt:i4>0</vt:i4>
      </vt:variant>
      <vt:variant>
        <vt:i4>5</vt:i4>
      </vt:variant>
      <vt:variant>
        <vt:lpwstr/>
      </vt:variant>
      <vt:variant>
        <vt:lpwstr>_Toc368050287</vt:lpwstr>
      </vt:variant>
      <vt:variant>
        <vt:i4>1638460</vt:i4>
      </vt:variant>
      <vt:variant>
        <vt:i4>668</vt:i4>
      </vt:variant>
      <vt:variant>
        <vt:i4>0</vt:i4>
      </vt:variant>
      <vt:variant>
        <vt:i4>5</vt:i4>
      </vt:variant>
      <vt:variant>
        <vt:lpwstr/>
      </vt:variant>
      <vt:variant>
        <vt:lpwstr>_Toc368050286</vt:lpwstr>
      </vt:variant>
      <vt:variant>
        <vt:i4>1638460</vt:i4>
      </vt:variant>
      <vt:variant>
        <vt:i4>662</vt:i4>
      </vt:variant>
      <vt:variant>
        <vt:i4>0</vt:i4>
      </vt:variant>
      <vt:variant>
        <vt:i4>5</vt:i4>
      </vt:variant>
      <vt:variant>
        <vt:lpwstr/>
      </vt:variant>
      <vt:variant>
        <vt:lpwstr>_Toc368050285</vt:lpwstr>
      </vt:variant>
      <vt:variant>
        <vt:i4>1638460</vt:i4>
      </vt:variant>
      <vt:variant>
        <vt:i4>656</vt:i4>
      </vt:variant>
      <vt:variant>
        <vt:i4>0</vt:i4>
      </vt:variant>
      <vt:variant>
        <vt:i4>5</vt:i4>
      </vt:variant>
      <vt:variant>
        <vt:lpwstr/>
      </vt:variant>
      <vt:variant>
        <vt:lpwstr>_Toc368050284</vt:lpwstr>
      </vt:variant>
      <vt:variant>
        <vt:i4>1638460</vt:i4>
      </vt:variant>
      <vt:variant>
        <vt:i4>650</vt:i4>
      </vt:variant>
      <vt:variant>
        <vt:i4>0</vt:i4>
      </vt:variant>
      <vt:variant>
        <vt:i4>5</vt:i4>
      </vt:variant>
      <vt:variant>
        <vt:lpwstr/>
      </vt:variant>
      <vt:variant>
        <vt:lpwstr>_Toc368050283</vt:lpwstr>
      </vt:variant>
      <vt:variant>
        <vt:i4>1179708</vt:i4>
      </vt:variant>
      <vt:variant>
        <vt:i4>644</vt:i4>
      </vt:variant>
      <vt:variant>
        <vt:i4>0</vt:i4>
      </vt:variant>
      <vt:variant>
        <vt:i4>5</vt:i4>
      </vt:variant>
      <vt:variant>
        <vt:lpwstr/>
      </vt:variant>
      <vt:variant>
        <vt:lpwstr>_Toc368050233</vt:lpwstr>
      </vt:variant>
      <vt:variant>
        <vt:i4>1179708</vt:i4>
      </vt:variant>
      <vt:variant>
        <vt:i4>638</vt:i4>
      </vt:variant>
      <vt:variant>
        <vt:i4>0</vt:i4>
      </vt:variant>
      <vt:variant>
        <vt:i4>5</vt:i4>
      </vt:variant>
      <vt:variant>
        <vt:lpwstr/>
      </vt:variant>
      <vt:variant>
        <vt:lpwstr>_Toc368050232</vt:lpwstr>
      </vt:variant>
      <vt:variant>
        <vt:i4>1179708</vt:i4>
      </vt:variant>
      <vt:variant>
        <vt:i4>632</vt:i4>
      </vt:variant>
      <vt:variant>
        <vt:i4>0</vt:i4>
      </vt:variant>
      <vt:variant>
        <vt:i4>5</vt:i4>
      </vt:variant>
      <vt:variant>
        <vt:lpwstr/>
      </vt:variant>
      <vt:variant>
        <vt:lpwstr>_Toc368050231</vt:lpwstr>
      </vt:variant>
      <vt:variant>
        <vt:i4>1179708</vt:i4>
      </vt:variant>
      <vt:variant>
        <vt:i4>626</vt:i4>
      </vt:variant>
      <vt:variant>
        <vt:i4>0</vt:i4>
      </vt:variant>
      <vt:variant>
        <vt:i4>5</vt:i4>
      </vt:variant>
      <vt:variant>
        <vt:lpwstr/>
      </vt:variant>
      <vt:variant>
        <vt:lpwstr>_Toc368050230</vt:lpwstr>
      </vt:variant>
      <vt:variant>
        <vt:i4>1245244</vt:i4>
      </vt:variant>
      <vt:variant>
        <vt:i4>620</vt:i4>
      </vt:variant>
      <vt:variant>
        <vt:i4>0</vt:i4>
      </vt:variant>
      <vt:variant>
        <vt:i4>5</vt:i4>
      </vt:variant>
      <vt:variant>
        <vt:lpwstr/>
      </vt:variant>
      <vt:variant>
        <vt:lpwstr>_Toc368050229</vt:lpwstr>
      </vt:variant>
      <vt:variant>
        <vt:i4>1245244</vt:i4>
      </vt:variant>
      <vt:variant>
        <vt:i4>614</vt:i4>
      </vt:variant>
      <vt:variant>
        <vt:i4>0</vt:i4>
      </vt:variant>
      <vt:variant>
        <vt:i4>5</vt:i4>
      </vt:variant>
      <vt:variant>
        <vt:lpwstr/>
      </vt:variant>
      <vt:variant>
        <vt:lpwstr>_Toc368050228</vt:lpwstr>
      </vt:variant>
      <vt:variant>
        <vt:i4>1245244</vt:i4>
      </vt:variant>
      <vt:variant>
        <vt:i4>608</vt:i4>
      </vt:variant>
      <vt:variant>
        <vt:i4>0</vt:i4>
      </vt:variant>
      <vt:variant>
        <vt:i4>5</vt:i4>
      </vt:variant>
      <vt:variant>
        <vt:lpwstr/>
      </vt:variant>
      <vt:variant>
        <vt:lpwstr>_Toc368050227</vt:lpwstr>
      </vt:variant>
      <vt:variant>
        <vt:i4>1245244</vt:i4>
      </vt:variant>
      <vt:variant>
        <vt:i4>602</vt:i4>
      </vt:variant>
      <vt:variant>
        <vt:i4>0</vt:i4>
      </vt:variant>
      <vt:variant>
        <vt:i4>5</vt:i4>
      </vt:variant>
      <vt:variant>
        <vt:lpwstr/>
      </vt:variant>
      <vt:variant>
        <vt:lpwstr>_Toc368050226</vt:lpwstr>
      </vt:variant>
      <vt:variant>
        <vt:i4>1245244</vt:i4>
      </vt:variant>
      <vt:variant>
        <vt:i4>596</vt:i4>
      </vt:variant>
      <vt:variant>
        <vt:i4>0</vt:i4>
      </vt:variant>
      <vt:variant>
        <vt:i4>5</vt:i4>
      </vt:variant>
      <vt:variant>
        <vt:lpwstr/>
      </vt:variant>
      <vt:variant>
        <vt:lpwstr>_Toc368050225</vt:lpwstr>
      </vt:variant>
      <vt:variant>
        <vt:i4>1245244</vt:i4>
      </vt:variant>
      <vt:variant>
        <vt:i4>590</vt:i4>
      </vt:variant>
      <vt:variant>
        <vt:i4>0</vt:i4>
      </vt:variant>
      <vt:variant>
        <vt:i4>5</vt:i4>
      </vt:variant>
      <vt:variant>
        <vt:lpwstr/>
      </vt:variant>
      <vt:variant>
        <vt:lpwstr>_Toc368050224</vt:lpwstr>
      </vt:variant>
      <vt:variant>
        <vt:i4>1245244</vt:i4>
      </vt:variant>
      <vt:variant>
        <vt:i4>584</vt:i4>
      </vt:variant>
      <vt:variant>
        <vt:i4>0</vt:i4>
      </vt:variant>
      <vt:variant>
        <vt:i4>5</vt:i4>
      </vt:variant>
      <vt:variant>
        <vt:lpwstr/>
      </vt:variant>
      <vt:variant>
        <vt:lpwstr>_Toc368050223</vt:lpwstr>
      </vt:variant>
      <vt:variant>
        <vt:i4>1245244</vt:i4>
      </vt:variant>
      <vt:variant>
        <vt:i4>578</vt:i4>
      </vt:variant>
      <vt:variant>
        <vt:i4>0</vt:i4>
      </vt:variant>
      <vt:variant>
        <vt:i4>5</vt:i4>
      </vt:variant>
      <vt:variant>
        <vt:lpwstr/>
      </vt:variant>
      <vt:variant>
        <vt:lpwstr>_Toc368050222</vt:lpwstr>
      </vt:variant>
      <vt:variant>
        <vt:i4>1245244</vt:i4>
      </vt:variant>
      <vt:variant>
        <vt:i4>572</vt:i4>
      </vt:variant>
      <vt:variant>
        <vt:i4>0</vt:i4>
      </vt:variant>
      <vt:variant>
        <vt:i4>5</vt:i4>
      </vt:variant>
      <vt:variant>
        <vt:lpwstr/>
      </vt:variant>
      <vt:variant>
        <vt:lpwstr>_Toc368050221</vt:lpwstr>
      </vt:variant>
      <vt:variant>
        <vt:i4>1245244</vt:i4>
      </vt:variant>
      <vt:variant>
        <vt:i4>566</vt:i4>
      </vt:variant>
      <vt:variant>
        <vt:i4>0</vt:i4>
      </vt:variant>
      <vt:variant>
        <vt:i4>5</vt:i4>
      </vt:variant>
      <vt:variant>
        <vt:lpwstr/>
      </vt:variant>
      <vt:variant>
        <vt:lpwstr>_Toc368050220</vt:lpwstr>
      </vt:variant>
      <vt:variant>
        <vt:i4>1048636</vt:i4>
      </vt:variant>
      <vt:variant>
        <vt:i4>560</vt:i4>
      </vt:variant>
      <vt:variant>
        <vt:i4>0</vt:i4>
      </vt:variant>
      <vt:variant>
        <vt:i4>5</vt:i4>
      </vt:variant>
      <vt:variant>
        <vt:lpwstr/>
      </vt:variant>
      <vt:variant>
        <vt:lpwstr>_Toc368050219</vt:lpwstr>
      </vt:variant>
      <vt:variant>
        <vt:i4>1048636</vt:i4>
      </vt:variant>
      <vt:variant>
        <vt:i4>554</vt:i4>
      </vt:variant>
      <vt:variant>
        <vt:i4>0</vt:i4>
      </vt:variant>
      <vt:variant>
        <vt:i4>5</vt:i4>
      </vt:variant>
      <vt:variant>
        <vt:lpwstr/>
      </vt:variant>
      <vt:variant>
        <vt:lpwstr>_Toc368050213</vt:lpwstr>
      </vt:variant>
      <vt:variant>
        <vt:i4>1048636</vt:i4>
      </vt:variant>
      <vt:variant>
        <vt:i4>548</vt:i4>
      </vt:variant>
      <vt:variant>
        <vt:i4>0</vt:i4>
      </vt:variant>
      <vt:variant>
        <vt:i4>5</vt:i4>
      </vt:variant>
      <vt:variant>
        <vt:lpwstr/>
      </vt:variant>
      <vt:variant>
        <vt:lpwstr>_Toc368050212</vt:lpwstr>
      </vt:variant>
      <vt:variant>
        <vt:i4>1048636</vt:i4>
      </vt:variant>
      <vt:variant>
        <vt:i4>542</vt:i4>
      </vt:variant>
      <vt:variant>
        <vt:i4>0</vt:i4>
      </vt:variant>
      <vt:variant>
        <vt:i4>5</vt:i4>
      </vt:variant>
      <vt:variant>
        <vt:lpwstr/>
      </vt:variant>
      <vt:variant>
        <vt:lpwstr>_Toc368050211</vt:lpwstr>
      </vt:variant>
      <vt:variant>
        <vt:i4>1048636</vt:i4>
      </vt:variant>
      <vt:variant>
        <vt:i4>536</vt:i4>
      </vt:variant>
      <vt:variant>
        <vt:i4>0</vt:i4>
      </vt:variant>
      <vt:variant>
        <vt:i4>5</vt:i4>
      </vt:variant>
      <vt:variant>
        <vt:lpwstr/>
      </vt:variant>
      <vt:variant>
        <vt:lpwstr>_Toc368050210</vt:lpwstr>
      </vt:variant>
      <vt:variant>
        <vt:i4>1114172</vt:i4>
      </vt:variant>
      <vt:variant>
        <vt:i4>530</vt:i4>
      </vt:variant>
      <vt:variant>
        <vt:i4>0</vt:i4>
      </vt:variant>
      <vt:variant>
        <vt:i4>5</vt:i4>
      </vt:variant>
      <vt:variant>
        <vt:lpwstr/>
      </vt:variant>
      <vt:variant>
        <vt:lpwstr>_Toc368050209</vt:lpwstr>
      </vt:variant>
      <vt:variant>
        <vt:i4>1114172</vt:i4>
      </vt:variant>
      <vt:variant>
        <vt:i4>524</vt:i4>
      </vt:variant>
      <vt:variant>
        <vt:i4>0</vt:i4>
      </vt:variant>
      <vt:variant>
        <vt:i4>5</vt:i4>
      </vt:variant>
      <vt:variant>
        <vt:lpwstr/>
      </vt:variant>
      <vt:variant>
        <vt:lpwstr>_Toc368050208</vt:lpwstr>
      </vt:variant>
      <vt:variant>
        <vt:i4>1114172</vt:i4>
      </vt:variant>
      <vt:variant>
        <vt:i4>518</vt:i4>
      </vt:variant>
      <vt:variant>
        <vt:i4>0</vt:i4>
      </vt:variant>
      <vt:variant>
        <vt:i4>5</vt:i4>
      </vt:variant>
      <vt:variant>
        <vt:lpwstr/>
      </vt:variant>
      <vt:variant>
        <vt:lpwstr>_Toc368050207</vt:lpwstr>
      </vt:variant>
      <vt:variant>
        <vt:i4>1114172</vt:i4>
      </vt:variant>
      <vt:variant>
        <vt:i4>512</vt:i4>
      </vt:variant>
      <vt:variant>
        <vt:i4>0</vt:i4>
      </vt:variant>
      <vt:variant>
        <vt:i4>5</vt:i4>
      </vt:variant>
      <vt:variant>
        <vt:lpwstr/>
      </vt:variant>
      <vt:variant>
        <vt:lpwstr>_Toc368050206</vt:lpwstr>
      </vt:variant>
      <vt:variant>
        <vt:i4>1114172</vt:i4>
      </vt:variant>
      <vt:variant>
        <vt:i4>506</vt:i4>
      </vt:variant>
      <vt:variant>
        <vt:i4>0</vt:i4>
      </vt:variant>
      <vt:variant>
        <vt:i4>5</vt:i4>
      </vt:variant>
      <vt:variant>
        <vt:lpwstr/>
      </vt:variant>
      <vt:variant>
        <vt:lpwstr>_Toc368050205</vt:lpwstr>
      </vt:variant>
      <vt:variant>
        <vt:i4>1114172</vt:i4>
      </vt:variant>
      <vt:variant>
        <vt:i4>500</vt:i4>
      </vt:variant>
      <vt:variant>
        <vt:i4>0</vt:i4>
      </vt:variant>
      <vt:variant>
        <vt:i4>5</vt:i4>
      </vt:variant>
      <vt:variant>
        <vt:lpwstr/>
      </vt:variant>
      <vt:variant>
        <vt:lpwstr>_Toc368050204</vt:lpwstr>
      </vt:variant>
      <vt:variant>
        <vt:i4>1114172</vt:i4>
      </vt:variant>
      <vt:variant>
        <vt:i4>494</vt:i4>
      </vt:variant>
      <vt:variant>
        <vt:i4>0</vt:i4>
      </vt:variant>
      <vt:variant>
        <vt:i4>5</vt:i4>
      </vt:variant>
      <vt:variant>
        <vt:lpwstr/>
      </vt:variant>
      <vt:variant>
        <vt:lpwstr>_Toc368050203</vt:lpwstr>
      </vt:variant>
      <vt:variant>
        <vt:i4>1114172</vt:i4>
      </vt:variant>
      <vt:variant>
        <vt:i4>488</vt:i4>
      </vt:variant>
      <vt:variant>
        <vt:i4>0</vt:i4>
      </vt:variant>
      <vt:variant>
        <vt:i4>5</vt:i4>
      </vt:variant>
      <vt:variant>
        <vt:lpwstr/>
      </vt:variant>
      <vt:variant>
        <vt:lpwstr>_Toc368050202</vt:lpwstr>
      </vt:variant>
      <vt:variant>
        <vt:i4>1114172</vt:i4>
      </vt:variant>
      <vt:variant>
        <vt:i4>482</vt:i4>
      </vt:variant>
      <vt:variant>
        <vt:i4>0</vt:i4>
      </vt:variant>
      <vt:variant>
        <vt:i4>5</vt:i4>
      </vt:variant>
      <vt:variant>
        <vt:lpwstr/>
      </vt:variant>
      <vt:variant>
        <vt:lpwstr>_Toc368050201</vt:lpwstr>
      </vt:variant>
      <vt:variant>
        <vt:i4>1114172</vt:i4>
      </vt:variant>
      <vt:variant>
        <vt:i4>476</vt:i4>
      </vt:variant>
      <vt:variant>
        <vt:i4>0</vt:i4>
      </vt:variant>
      <vt:variant>
        <vt:i4>5</vt:i4>
      </vt:variant>
      <vt:variant>
        <vt:lpwstr/>
      </vt:variant>
      <vt:variant>
        <vt:lpwstr>_Toc368050200</vt:lpwstr>
      </vt:variant>
      <vt:variant>
        <vt:i4>1572927</vt:i4>
      </vt:variant>
      <vt:variant>
        <vt:i4>470</vt:i4>
      </vt:variant>
      <vt:variant>
        <vt:i4>0</vt:i4>
      </vt:variant>
      <vt:variant>
        <vt:i4>5</vt:i4>
      </vt:variant>
      <vt:variant>
        <vt:lpwstr/>
      </vt:variant>
      <vt:variant>
        <vt:lpwstr>_Toc368050199</vt:lpwstr>
      </vt:variant>
      <vt:variant>
        <vt:i4>1572927</vt:i4>
      </vt:variant>
      <vt:variant>
        <vt:i4>464</vt:i4>
      </vt:variant>
      <vt:variant>
        <vt:i4>0</vt:i4>
      </vt:variant>
      <vt:variant>
        <vt:i4>5</vt:i4>
      </vt:variant>
      <vt:variant>
        <vt:lpwstr/>
      </vt:variant>
      <vt:variant>
        <vt:lpwstr>_Toc368050198</vt:lpwstr>
      </vt:variant>
      <vt:variant>
        <vt:i4>1572927</vt:i4>
      </vt:variant>
      <vt:variant>
        <vt:i4>458</vt:i4>
      </vt:variant>
      <vt:variant>
        <vt:i4>0</vt:i4>
      </vt:variant>
      <vt:variant>
        <vt:i4>5</vt:i4>
      </vt:variant>
      <vt:variant>
        <vt:lpwstr/>
      </vt:variant>
      <vt:variant>
        <vt:lpwstr>_Toc368050197</vt:lpwstr>
      </vt:variant>
      <vt:variant>
        <vt:i4>1572927</vt:i4>
      </vt:variant>
      <vt:variant>
        <vt:i4>452</vt:i4>
      </vt:variant>
      <vt:variant>
        <vt:i4>0</vt:i4>
      </vt:variant>
      <vt:variant>
        <vt:i4>5</vt:i4>
      </vt:variant>
      <vt:variant>
        <vt:lpwstr/>
      </vt:variant>
      <vt:variant>
        <vt:lpwstr>_Toc368050196</vt:lpwstr>
      </vt:variant>
      <vt:variant>
        <vt:i4>1572927</vt:i4>
      </vt:variant>
      <vt:variant>
        <vt:i4>446</vt:i4>
      </vt:variant>
      <vt:variant>
        <vt:i4>0</vt:i4>
      </vt:variant>
      <vt:variant>
        <vt:i4>5</vt:i4>
      </vt:variant>
      <vt:variant>
        <vt:lpwstr/>
      </vt:variant>
      <vt:variant>
        <vt:lpwstr>_Toc368050195</vt:lpwstr>
      </vt:variant>
      <vt:variant>
        <vt:i4>1572927</vt:i4>
      </vt:variant>
      <vt:variant>
        <vt:i4>440</vt:i4>
      </vt:variant>
      <vt:variant>
        <vt:i4>0</vt:i4>
      </vt:variant>
      <vt:variant>
        <vt:i4>5</vt:i4>
      </vt:variant>
      <vt:variant>
        <vt:lpwstr/>
      </vt:variant>
      <vt:variant>
        <vt:lpwstr>_Toc368050194</vt:lpwstr>
      </vt:variant>
      <vt:variant>
        <vt:i4>1572927</vt:i4>
      </vt:variant>
      <vt:variant>
        <vt:i4>434</vt:i4>
      </vt:variant>
      <vt:variant>
        <vt:i4>0</vt:i4>
      </vt:variant>
      <vt:variant>
        <vt:i4>5</vt:i4>
      </vt:variant>
      <vt:variant>
        <vt:lpwstr/>
      </vt:variant>
      <vt:variant>
        <vt:lpwstr>_Toc368050193</vt:lpwstr>
      </vt:variant>
      <vt:variant>
        <vt:i4>1572927</vt:i4>
      </vt:variant>
      <vt:variant>
        <vt:i4>428</vt:i4>
      </vt:variant>
      <vt:variant>
        <vt:i4>0</vt:i4>
      </vt:variant>
      <vt:variant>
        <vt:i4>5</vt:i4>
      </vt:variant>
      <vt:variant>
        <vt:lpwstr/>
      </vt:variant>
      <vt:variant>
        <vt:lpwstr>_Toc368050192</vt:lpwstr>
      </vt:variant>
      <vt:variant>
        <vt:i4>1572927</vt:i4>
      </vt:variant>
      <vt:variant>
        <vt:i4>422</vt:i4>
      </vt:variant>
      <vt:variant>
        <vt:i4>0</vt:i4>
      </vt:variant>
      <vt:variant>
        <vt:i4>5</vt:i4>
      </vt:variant>
      <vt:variant>
        <vt:lpwstr/>
      </vt:variant>
      <vt:variant>
        <vt:lpwstr>_Toc368050191</vt:lpwstr>
      </vt:variant>
      <vt:variant>
        <vt:i4>1572927</vt:i4>
      </vt:variant>
      <vt:variant>
        <vt:i4>416</vt:i4>
      </vt:variant>
      <vt:variant>
        <vt:i4>0</vt:i4>
      </vt:variant>
      <vt:variant>
        <vt:i4>5</vt:i4>
      </vt:variant>
      <vt:variant>
        <vt:lpwstr/>
      </vt:variant>
      <vt:variant>
        <vt:lpwstr>_Toc368050190</vt:lpwstr>
      </vt:variant>
      <vt:variant>
        <vt:i4>1638463</vt:i4>
      </vt:variant>
      <vt:variant>
        <vt:i4>410</vt:i4>
      </vt:variant>
      <vt:variant>
        <vt:i4>0</vt:i4>
      </vt:variant>
      <vt:variant>
        <vt:i4>5</vt:i4>
      </vt:variant>
      <vt:variant>
        <vt:lpwstr/>
      </vt:variant>
      <vt:variant>
        <vt:lpwstr>_Toc368050189</vt:lpwstr>
      </vt:variant>
      <vt:variant>
        <vt:i4>1638463</vt:i4>
      </vt:variant>
      <vt:variant>
        <vt:i4>404</vt:i4>
      </vt:variant>
      <vt:variant>
        <vt:i4>0</vt:i4>
      </vt:variant>
      <vt:variant>
        <vt:i4>5</vt:i4>
      </vt:variant>
      <vt:variant>
        <vt:lpwstr/>
      </vt:variant>
      <vt:variant>
        <vt:lpwstr>_Toc368050188</vt:lpwstr>
      </vt:variant>
      <vt:variant>
        <vt:i4>1638463</vt:i4>
      </vt:variant>
      <vt:variant>
        <vt:i4>398</vt:i4>
      </vt:variant>
      <vt:variant>
        <vt:i4>0</vt:i4>
      </vt:variant>
      <vt:variant>
        <vt:i4>5</vt:i4>
      </vt:variant>
      <vt:variant>
        <vt:lpwstr/>
      </vt:variant>
      <vt:variant>
        <vt:lpwstr>_Toc368050187</vt:lpwstr>
      </vt:variant>
      <vt:variant>
        <vt:i4>1638463</vt:i4>
      </vt:variant>
      <vt:variant>
        <vt:i4>392</vt:i4>
      </vt:variant>
      <vt:variant>
        <vt:i4>0</vt:i4>
      </vt:variant>
      <vt:variant>
        <vt:i4>5</vt:i4>
      </vt:variant>
      <vt:variant>
        <vt:lpwstr/>
      </vt:variant>
      <vt:variant>
        <vt:lpwstr>_Toc368050186</vt:lpwstr>
      </vt:variant>
      <vt:variant>
        <vt:i4>1638463</vt:i4>
      </vt:variant>
      <vt:variant>
        <vt:i4>386</vt:i4>
      </vt:variant>
      <vt:variant>
        <vt:i4>0</vt:i4>
      </vt:variant>
      <vt:variant>
        <vt:i4>5</vt:i4>
      </vt:variant>
      <vt:variant>
        <vt:lpwstr/>
      </vt:variant>
      <vt:variant>
        <vt:lpwstr>_Toc368050185</vt:lpwstr>
      </vt:variant>
      <vt:variant>
        <vt:i4>1638463</vt:i4>
      </vt:variant>
      <vt:variant>
        <vt:i4>380</vt:i4>
      </vt:variant>
      <vt:variant>
        <vt:i4>0</vt:i4>
      </vt:variant>
      <vt:variant>
        <vt:i4>5</vt:i4>
      </vt:variant>
      <vt:variant>
        <vt:lpwstr/>
      </vt:variant>
      <vt:variant>
        <vt:lpwstr>_Toc368050184</vt:lpwstr>
      </vt:variant>
      <vt:variant>
        <vt:i4>1638463</vt:i4>
      </vt:variant>
      <vt:variant>
        <vt:i4>374</vt:i4>
      </vt:variant>
      <vt:variant>
        <vt:i4>0</vt:i4>
      </vt:variant>
      <vt:variant>
        <vt:i4>5</vt:i4>
      </vt:variant>
      <vt:variant>
        <vt:lpwstr/>
      </vt:variant>
      <vt:variant>
        <vt:lpwstr>_Toc368050183</vt:lpwstr>
      </vt:variant>
      <vt:variant>
        <vt:i4>1638463</vt:i4>
      </vt:variant>
      <vt:variant>
        <vt:i4>368</vt:i4>
      </vt:variant>
      <vt:variant>
        <vt:i4>0</vt:i4>
      </vt:variant>
      <vt:variant>
        <vt:i4>5</vt:i4>
      </vt:variant>
      <vt:variant>
        <vt:lpwstr/>
      </vt:variant>
      <vt:variant>
        <vt:lpwstr>_Toc368050182</vt:lpwstr>
      </vt:variant>
      <vt:variant>
        <vt:i4>1638463</vt:i4>
      </vt:variant>
      <vt:variant>
        <vt:i4>362</vt:i4>
      </vt:variant>
      <vt:variant>
        <vt:i4>0</vt:i4>
      </vt:variant>
      <vt:variant>
        <vt:i4>5</vt:i4>
      </vt:variant>
      <vt:variant>
        <vt:lpwstr/>
      </vt:variant>
      <vt:variant>
        <vt:lpwstr>_Toc368050181</vt:lpwstr>
      </vt:variant>
      <vt:variant>
        <vt:i4>1638463</vt:i4>
      </vt:variant>
      <vt:variant>
        <vt:i4>356</vt:i4>
      </vt:variant>
      <vt:variant>
        <vt:i4>0</vt:i4>
      </vt:variant>
      <vt:variant>
        <vt:i4>5</vt:i4>
      </vt:variant>
      <vt:variant>
        <vt:lpwstr/>
      </vt:variant>
      <vt:variant>
        <vt:lpwstr>_Toc368050180</vt:lpwstr>
      </vt:variant>
      <vt:variant>
        <vt:i4>1441855</vt:i4>
      </vt:variant>
      <vt:variant>
        <vt:i4>350</vt:i4>
      </vt:variant>
      <vt:variant>
        <vt:i4>0</vt:i4>
      </vt:variant>
      <vt:variant>
        <vt:i4>5</vt:i4>
      </vt:variant>
      <vt:variant>
        <vt:lpwstr/>
      </vt:variant>
      <vt:variant>
        <vt:lpwstr>_Toc368050179</vt:lpwstr>
      </vt:variant>
      <vt:variant>
        <vt:i4>1441855</vt:i4>
      </vt:variant>
      <vt:variant>
        <vt:i4>344</vt:i4>
      </vt:variant>
      <vt:variant>
        <vt:i4>0</vt:i4>
      </vt:variant>
      <vt:variant>
        <vt:i4>5</vt:i4>
      </vt:variant>
      <vt:variant>
        <vt:lpwstr/>
      </vt:variant>
      <vt:variant>
        <vt:lpwstr>_Toc368050178</vt:lpwstr>
      </vt:variant>
      <vt:variant>
        <vt:i4>1441855</vt:i4>
      </vt:variant>
      <vt:variant>
        <vt:i4>338</vt:i4>
      </vt:variant>
      <vt:variant>
        <vt:i4>0</vt:i4>
      </vt:variant>
      <vt:variant>
        <vt:i4>5</vt:i4>
      </vt:variant>
      <vt:variant>
        <vt:lpwstr/>
      </vt:variant>
      <vt:variant>
        <vt:lpwstr>_Toc368050177</vt:lpwstr>
      </vt:variant>
      <vt:variant>
        <vt:i4>1441855</vt:i4>
      </vt:variant>
      <vt:variant>
        <vt:i4>332</vt:i4>
      </vt:variant>
      <vt:variant>
        <vt:i4>0</vt:i4>
      </vt:variant>
      <vt:variant>
        <vt:i4>5</vt:i4>
      </vt:variant>
      <vt:variant>
        <vt:lpwstr/>
      </vt:variant>
      <vt:variant>
        <vt:lpwstr>_Toc368050176</vt:lpwstr>
      </vt:variant>
      <vt:variant>
        <vt:i4>1441855</vt:i4>
      </vt:variant>
      <vt:variant>
        <vt:i4>326</vt:i4>
      </vt:variant>
      <vt:variant>
        <vt:i4>0</vt:i4>
      </vt:variant>
      <vt:variant>
        <vt:i4>5</vt:i4>
      </vt:variant>
      <vt:variant>
        <vt:lpwstr/>
      </vt:variant>
      <vt:variant>
        <vt:lpwstr>_Toc368050175</vt:lpwstr>
      </vt:variant>
      <vt:variant>
        <vt:i4>1441855</vt:i4>
      </vt:variant>
      <vt:variant>
        <vt:i4>320</vt:i4>
      </vt:variant>
      <vt:variant>
        <vt:i4>0</vt:i4>
      </vt:variant>
      <vt:variant>
        <vt:i4>5</vt:i4>
      </vt:variant>
      <vt:variant>
        <vt:lpwstr/>
      </vt:variant>
      <vt:variant>
        <vt:lpwstr>_Toc368050174</vt:lpwstr>
      </vt:variant>
      <vt:variant>
        <vt:i4>1441855</vt:i4>
      </vt:variant>
      <vt:variant>
        <vt:i4>314</vt:i4>
      </vt:variant>
      <vt:variant>
        <vt:i4>0</vt:i4>
      </vt:variant>
      <vt:variant>
        <vt:i4>5</vt:i4>
      </vt:variant>
      <vt:variant>
        <vt:lpwstr/>
      </vt:variant>
      <vt:variant>
        <vt:lpwstr>_Toc368050173</vt:lpwstr>
      </vt:variant>
      <vt:variant>
        <vt:i4>1441855</vt:i4>
      </vt:variant>
      <vt:variant>
        <vt:i4>308</vt:i4>
      </vt:variant>
      <vt:variant>
        <vt:i4>0</vt:i4>
      </vt:variant>
      <vt:variant>
        <vt:i4>5</vt:i4>
      </vt:variant>
      <vt:variant>
        <vt:lpwstr/>
      </vt:variant>
      <vt:variant>
        <vt:lpwstr>_Toc368050172</vt:lpwstr>
      </vt:variant>
      <vt:variant>
        <vt:i4>1441855</vt:i4>
      </vt:variant>
      <vt:variant>
        <vt:i4>302</vt:i4>
      </vt:variant>
      <vt:variant>
        <vt:i4>0</vt:i4>
      </vt:variant>
      <vt:variant>
        <vt:i4>5</vt:i4>
      </vt:variant>
      <vt:variant>
        <vt:lpwstr/>
      </vt:variant>
      <vt:variant>
        <vt:lpwstr>_Toc368050171</vt:lpwstr>
      </vt:variant>
      <vt:variant>
        <vt:i4>1441855</vt:i4>
      </vt:variant>
      <vt:variant>
        <vt:i4>296</vt:i4>
      </vt:variant>
      <vt:variant>
        <vt:i4>0</vt:i4>
      </vt:variant>
      <vt:variant>
        <vt:i4>5</vt:i4>
      </vt:variant>
      <vt:variant>
        <vt:lpwstr/>
      </vt:variant>
      <vt:variant>
        <vt:lpwstr>_Toc368050170</vt:lpwstr>
      </vt:variant>
      <vt:variant>
        <vt:i4>1507391</vt:i4>
      </vt:variant>
      <vt:variant>
        <vt:i4>290</vt:i4>
      </vt:variant>
      <vt:variant>
        <vt:i4>0</vt:i4>
      </vt:variant>
      <vt:variant>
        <vt:i4>5</vt:i4>
      </vt:variant>
      <vt:variant>
        <vt:lpwstr/>
      </vt:variant>
      <vt:variant>
        <vt:lpwstr>_Toc368050169</vt:lpwstr>
      </vt:variant>
      <vt:variant>
        <vt:i4>1507391</vt:i4>
      </vt:variant>
      <vt:variant>
        <vt:i4>284</vt:i4>
      </vt:variant>
      <vt:variant>
        <vt:i4>0</vt:i4>
      </vt:variant>
      <vt:variant>
        <vt:i4>5</vt:i4>
      </vt:variant>
      <vt:variant>
        <vt:lpwstr/>
      </vt:variant>
      <vt:variant>
        <vt:lpwstr>_Toc368050168</vt:lpwstr>
      </vt:variant>
      <vt:variant>
        <vt:i4>1507391</vt:i4>
      </vt:variant>
      <vt:variant>
        <vt:i4>278</vt:i4>
      </vt:variant>
      <vt:variant>
        <vt:i4>0</vt:i4>
      </vt:variant>
      <vt:variant>
        <vt:i4>5</vt:i4>
      </vt:variant>
      <vt:variant>
        <vt:lpwstr/>
      </vt:variant>
      <vt:variant>
        <vt:lpwstr>_Toc368050167</vt:lpwstr>
      </vt:variant>
      <vt:variant>
        <vt:i4>1507391</vt:i4>
      </vt:variant>
      <vt:variant>
        <vt:i4>272</vt:i4>
      </vt:variant>
      <vt:variant>
        <vt:i4>0</vt:i4>
      </vt:variant>
      <vt:variant>
        <vt:i4>5</vt:i4>
      </vt:variant>
      <vt:variant>
        <vt:lpwstr/>
      </vt:variant>
      <vt:variant>
        <vt:lpwstr>_Toc368050166</vt:lpwstr>
      </vt:variant>
      <vt:variant>
        <vt:i4>1507391</vt:i4>
      </vt:variant>
      <vt:variant>
        <vt:i4>266</vt:i4>
      </vt:variant>
      <vt:variant>
        <vt:i4>0</vt:i4>
      </vt:variant>
      <vt:variant>
        <vt:i4>5</vt:i4>
      </vt:variant>
      <vt:variant>
        <vt:lpwstr/>
      </vt:variant>
      <vt:variant>
        <vt:lpwstr>_Toc368050165</vt:lpwstr>
      </vt:variant>
      <vt:variant>
        <vt:i4>1507391</vt:i4>
      </vt:variant>
      <vt:variant>
        <vt:i4>260</vt:i4>
      </vt:variant>
      <vt:variant>
        <vt:i4>0</vt:i4>
      </vt:variant>
      <vt:variant>
        <vt:i4>5</vt:i4>
      </vt:variant>
      <vt:variant>
        <vt:lpwstr/>
      </vt:variant>
      <vt:variant>
        <vt:lpwstr>_Toc368050164</vt:lpwstr>
      </vt:variant>
      <vt:variant>
        <vt:i4>1507391</vt:i4>
      </vt:variant>
      <vt:variant>
        <vt:i4>254</vt:i4>
      </vt:variant>
      <vt:variant>
        <vt:i4>0</vt:i4>
      </vt:variant>
      <vt:variant>
        <vt:i4>5</vt:i4>
      </vt:variant>
      <vt:variant>
        <vt:lpwstr/>
      </vt:variant>
      <vt:variant>
        <vt:lpwstr>_Toc368050163</vt:lpwstr>
      </vt:variant>
      <vt:variant>
        <vt:i4>1507391</vt:i4>
      </vt:variant>
      <vt:variant>
        <vt:i4>248</vt:i4>
      </vt:variant>
      <vt:variant>
        <vt:i4>0</vt:i4>
      </vt:variant>
      <vt:variant>
        <vt:i4>5</vt:i4>
      </vt:variant>
      <vt:variant>
        <vt:lpwstr/>
      </vt:variant>
      <vt:variant>
        <vt:lpwstr>_Toc368050162</vt:lpwstr>
      </vt:variant>
      <vt:variant>
        <vt:i4>1507391</vt:i4>
      </vt:variant>
      <vt:variant>
        <vt:i4>242</vt:i4>
      </vt:variant>
      <vt:variant>
        <vt:i4>0</vt:i4>
      </vt:variant>
      <vt:variant>
        <vt:i4>5</vt:i4>
      </vt:variant>
      <vt:variant>
        <vt:lpwstr/>
      </vt:variant>
      <vt:variant>
        <vt:lpwstr>_Toc368050161</vt:lpwstr>
      </vt:variant>
      <vt:variant>
        <vt:i4>1507391</vt:i4>
      </vt:variant>
      <vt:variant>
        <vt:i4>236</vt:i4>
      </vt:variant>
      <vt:variant>
        <vt:i4>0</vt:i4>
      </vt:variant>
      <vt:variant>
        <vt:i4>5</vt:i4>
      </vt:variant>
      <vt:variant>
        <vt:lpwstr/>
      </vt:variant>
      <vt:variant>
        <vt:lpwstr>_Toc368050160</vt:lpwstr>
      </vt:variant>
      <vt:variant>
        <vt:i4>1310783</vt:i4>
      </vt:variant>
      <vt:variant>
        <vt:i4>230</vt:i4>
      </vt:variant>
      <vt:variant>
        <vt:i4>0</vt:i4>
      </vt:variant>
      <vt:variant>
        <vt:i4>5</vt:i4>
      </vt:variant>
      <vt:variant>
        <vt:lpwstr/>
      </vt:variant>
      <vt:variant>
        <vt:lpwstr>_Toc368050159</vt:lpwstr>
      </vt:variant>
      <vt:variant>
        <vt:i4>1310783</vt:i4>
      </vt:variant>
      <vt:variant>
        <vt:i4>224</vt:i4>
      </vt:variant>
      <vt:variant>
        <vt:i4>0</vt:i4>
      </vt:variant>
      <vt:variant>
        <vt:i4>5</vt:i4>
      </vt:variant>
      <vt:variant>
        <vt:lpwstr/>
      </vt:variant>
      <vt:variant>
        <vt:lpwstr>_Toc368050158</vt:lpwstr>
      </vt:variant>
      <vt:variant>
        <vt:i4>1310783</vt:i4>
      </vt:variant>
      <vt:variant>
        <vt:i4>218</vt:i4>
      </vt:variant>
      <vt:variant>
        <vt:i4>0</vt:i4>
      </vt:variant>
      <vt:variant>
        <vt:i4>5</vt:i4>
      </vt:variant>
      <vt:variant>
        <vt:lpwstr/>
      </vt:variant>
      <vt:variant>
        <vt:lpwstr>_Toc368050157</vt:lpwstr>
      </vt:variant>
      <vt:variant>
        <vt:i4>1310783</vt:i4>
      </vt:variant>
      <vt:variant>
        <vt:i4>212</vt:i4>
      </vt:variant>
      <vt:variant>
        <vt:i4>0</vt:i4>
      </vt:variant>
      <vt:variant>
        <vt:i4>5</vt:i4>
      </vt:variant>
      <vt:variant>
        <vt:lpwstr/>
      </vt:variant>
      <vt:variant>
        <vt:lpwstr>_Toc368050156</vt:lpwstr>
      </vt:variant>
      <vt:variant>
        <vt:i4>1310783</vt:i4>
      </vt:variant>
      <vt:variant>
        <vt:i4>206</vt:i4>
      </vt:variant>
      <vt:variant>
        <vt:i4>0</vt:i4>
      </vt:variant>
      <vt:variant>
        <vt:i4>5</vt:i4>
      </vt:variant>
      <vt:variant>
        <vt:lpwstr/>
      </vt:variant>
      <vt:variant>
        <vt:lpwstr>_Toc368050155</vt:lpwstr>
      </vt:variant>
      <vt:variant>
        <vt:i4>1310783</vt:i4>
      </vt:variant>
      <vt:variant>
        <vt:i4>200</vt:i4>
      </vt:variant>
      <vt:variant>
        <vt:i4>0</vt:i4>
      </vt:variant>
      <vt:variant>
        <vt:i4>5</vt:i4>
      </vt:variant>
      <vt:variant>
        <vt:lpwstr/>
      </vt:variant>
      <vt:variant>
        <vt:lpwstr>_Toc368050154</vt:lpwstr>
      </vt:variant>
      <vt:variant>
        <vt:i4>1310783</vt:i4>
      </vt:variant>
      <vt:variant>
        <vt:i4>194</vt:i4>
      </vt:variant>
      <vt:variant>
        <vt:i4>0</vt:i4>
      </vt:variant>
      <vt:variant>
        <vt:i4>5</vt:i4>
      </vt:variant>
      <vt:variant>
        <vt:lpwstr/>
      </vt:variant>
      <vt:variant>
        <vt:lpwstr>_Toc368050153</vt:lpwstr>
      </vt:variant>
      <vt:variant>
        <vt:i4>1310783</vt:i4>
      </vt:variant>
      <vt:variant>
        <vt:i4>188</vt:i4>
      </vt:variant>
      <vt:variant>
        <vt:i4>0</vt:i4>
      </vt:variant>
      <vt:variant>
        <vt:i4>5</vt:i4>
      </vt:variant>
      <vt:variant>
        <vt:lpwstr/>
      </vt:variant>
      <vt:variant>
        <vt:lpwstr>_Toc368050152</vt:lpwstr>
      </vt:variant>
      <vt:variant>
        <vt:i4>1310783</vt:i4>
      </vt:variant>
      <vt:variant>
        <vt:i4>182</vt:i4>
      </vt:variant>
      <vt:variant>
        <vt:i4>0</vt:i4>
      </vt:variant>
      <vt:variant>
        <vt:i4>5</vt:i4>
      </vt:variant>
      <vt:variant>
        <vt:lpwstr/>
      </vt:variant>
      <vt:variant>
        <vt:lpwstr>_Toc368050151</vt:lpwstr>
      </vt:variant>
      <vt:variant>
        <vt:i4>1310783</vt:i4>
      </vt:variant>
      <vt:variant>
        <vt:i4>176</vt:i4>
      </vt:variant>
      <vt:variant>
        <vt:i4>0</vt:i4>
      </vt:variant>
      <vt:variant>
        <vt:i4>5</vt:i4>
      </vt:variant>
      <vt:variant>
        <vt:lpwstr/>
      </vt:variant>
      <vt:variant>
        <vt:lpwstr>_Toc368050150</vt:lpwstr>
      </vt:variant>
      <vt:variant>
        <vt:i4>1376319</vt:i4>
      </vt:variant>
      <vt:variant>
        <vt:i4>170</vt:i4>
      </vt:variant>
      <vt:variant>
        <vt:i4>0</vt:i4>
      </vt:variant>
      <vt:variant>
        <vt:i4>5</vt:i4>
      </vt:variant>
      <vt:variant>
        <vt:lpwstr/>
      </vt:variant>
      <vt:variant>
        <vt:lpwstr>_Toc368050149</vt:lpwstr>
      </vt:variant>
      <vt:variant>
        <vt:i4>1376319</vt:i4>
      </vt:variant>
      <vt:variant>
        <vt:i4>164</vt:i4>
      </vt:variant>
      <vt:variant>
        <vt:i4>0</vt:i4>
      </vt:variant>
      <vt:variant>
        <vt:i4>5</vt:i4>
      </vt:variant>
      <vt:variant>
        <vt:lpwstr/>
      </vt:variant>
      <vt:variant>
        <vt:lpwstr>_Toc368050148</vt:lpwstr>
      </vt:variant>
      <vt:variant>
        <vt:i4>1376319</vt:i4>
      </vt:variant>
      <vt:variant>
        <vt:i4>158</vt:i4>
      </vt:variant>
      <vt:variant>
        <vt:i4>0</vt:i4>
      </vt:variant>
      <vt:variant>
        <vt:i4>5</vt:i4>
      </vt:variant>
      <vt:variant>
        <vt:lpwstr/>
      </vt:variant>
      <vt:variant>
        <vt:lpwstr>_Toc368050147</vt:lpwstr>
      </vt:variant>
      <vt:variant>
        <vt:i4>1376319</vt:i4>
      </vt:variant>
      <vt:variant>
        <vt:i4>152</vt:i4>
      </vt:variant>
      <vt:variant>
        <vt:i4>0</vt:i4>
      </vt:variant>
      <vt:variant>
        <vt:i4>5</vt:i4>
      </vt:variant>
      <vt:variant>
        <vt:lpwstr/>
      </vt:variant>
      <vt:variant>
        <vt:lpwstr>_Toc368050146</vt:lpwstr>
      </vt:variant>
      <vt:variant>
        <vt:i4>1376319</vt:i4>
      </vt:variant>
      <vt:variant>
        <vt:i4>146</vt:i4>
      </vt:variant>
      <vt:variant>
        <vt:i4>0</vt:i4>
      </vt:variant>
      <vt:variant>
        <vt:i4>5</vt:i4>
      </vt:variant>
      <vt:variant>
        <vt:lpwstr/>
      </vt:variant>
      <vt:variant>
        <vt:lpwstr>_Toc368050145</vt:lpwstr>
      </vt:variant>
      <vt:variant>
        <vt:i4>1376319</vt:i4>
      </vt:variant>
      <vt:variant>
        <vt:i4>140</vt:i4>
      </vt:variant>
      <vt:variant>
        <vt:i4>0</vt:i4>
      </vt:variant>
      <vt:variant>
        <vt:i4>5</vt:i4>
      </vt:variant>
      <vt:variant>
        <vt:lpwstr/>
      </vt:variant>
      <vt:variant>
        <vt:lpwstr>_Toc368050144</vt:lpwstr>
      </vt:variant>
      <vt:variant>
        <vt:i4>1376319</vt:i4>
      </vt:variant>
      <vt:variant>
        <vt:i4>134</vt:i4>
      </vt:variant>
      <vt:variant>
        <vt:i4>0</vt:i4>
      </vt:variant>
      <vt:variant>
        <vt:i4>5</vt:i4>
      </vt:variant>
      <vt:variant>
        <vt:lpwstr/>
      </vt:variant>
      <vt:variant>
        <vt:lpwstr>_Toc368050143</vt:lpwstr>
      </vt:variant>
      <vt:variant>
        <vt:i4>1376319</vt:i4>
      </vt:variant>
      <vt:variant>
        <vt:i4>128</vt:i4>
      </vt:variant>
      <vt:variant>
        <vt:i4>0</vt:i4>
      </vt:variant>
      <vt:variant>
        <vt:i4>5</vt:i4>
      </vt:variant>
      <vt:variant>
        <vt:lpwstr/>
      </vt:variant>
      <vt:variant>
        <vt:lpwstr>_Toc368050142</vt:lpwstr>
      </vt:variant>
      <vt:variant>
        <vt:i4>1376319</vt:i4>
      </vt:variant>
      <vt:variant>
        <vt:i4>122</vt:i4>
      </vt:variant>
      <vt:variant>
        <vt:i4>0</vt:i4>
      </vt:variant>
      <vt:variant>
        <vt:i4>5</vt:i4>
      </vt:variant>
      <vt:variant>
        <vt:lpwstr/>
      </vt:variant>
      <vt:variant>
        <vt:lpwstr>_Toc368050141</vt:lpwstr>
      </vt:variant>
      <vt:variant>
        <vt:i4>1376319</vt:i4>
      </vt:variant>
      <vt:variant>
        <vt:i4>116</vt:i4>
      </vt:variant>
      <vt:variant>
        <vt:i4>0</vt:i4>
      </vt:variant>
      <vt:variant>
        <vt:i4>5</vt:i4>
      </vt:variant>
      <vt:variant>
        <vt:lpwstr/>
      </vt:variant>
      <vt:variant>
        <vt:lpwstr>_Toc368050140</vt:lpwstr>
      </vt:variant>
      <vt:variant>
        <vt:i4>1179711</vt:i4>
      </vt:variant>
      <vt:variant>
        <vt:i4>110</vt:i4>
      </vt:variant>
      <vt:variant>
        <vt:i4>0</vt:i4>
      </vt:variant>
      <vt:variant>
        <vt:i4>5</vt:i4>
      </vt:variant>
      <vt:variant>
        <vt:lpwstr/>
      </vt:variant>
      <vt:variant>
        <vt:lpwstr>_Toc368050139</vt:lpwstr>
      </vt:variant>
      <vt:variant>
        <vt:i4>1179711</vt:i4>
      </vt:variant>
      <vt:variant>
        <vt:i4>104</vt:i4>
      </vt:variant>
      <vt:variant>
        <vt:i4>0</vt:i4>
      </vt:variant>
      <vt:variant>
        <vt:i4>5</vt:i4>
      </vt:variant>
      <vt:variant>
        <vt:lpwstr/>
      </vt:variant>
      <vt:variant>
        <vt:lpwstr>_Toc368050138</vt:lpwstr>
      </vt:variant>
      <vt:variant>
        <vt:i4>1179711</vt:i4>
      </vt:variant>
      <vt:variant>
        <vt:i4>98</vt:i4>
      </vt:variant>
      <vt:variant>
        <vt:i4>0</vt:i4>
      </vt:variant>
      <vt:variant>
        <vt:i4>5</vt:i4>
      </vt:variant>
      <vt:variant>
        <vt:lpwstr/>
      </vt:variant>
      <vt:variant>
        <vt:lpwstr>_Toc368050137</vt:lpwstr>
      </vt:variant>
      <vt:variant>
        <vt:i4>1179711</vt:i4>
      </vt:variant>
      <vt:variant>
        <vt:i4>92</vt:i4>
      </vt:variant>
      <vt:variant>
        <vt:i4>0</vt:i4>
      </vt:variant>
      <vt:variant>
        <vt:i4>5</vt:i4>
      </vt:variant>
      <vt:variant>
        <vt:lpwstr/>
      </vt:variant>
      <vt:variant>
        <vt:lpwstr>_Toc368050136</vt:lpwstr>
      </vt:variant>
      <vt:variant>
        <vt:i4>1179711</vt:i4>
      </vt:variant>
      <vt:variant>
        <vt:i4>86</vt:i4>
      </vt:variant>
      <vt:variant>
        <vt:i4>0</vt:i4>
      </vt:variant>
      <vt:variant>
        <vt:i4>5</vt:i4>
      </vt:variant>
      <vt:variant>
        <vt:lpwstr/>
      </vt:variant>
      <vt:variant>
        <vt:lpwstr>_Toc368050135</vt:lpwstr>
      </vt:variant>
      <vt:variant>
        <vt:i4>1179711</vt:i4>
      </vt:variant>
      <vt:variant>
        <vt:i4>80</vt:i4>
      </vt:variant>
      <vt:variant>
        <vt:i4>0</vt:i4>
      </vt:variant>
      <vt:variant>
        <vt:i4>5</vt:i4>
      </vt:variant>
      <vt:variant>
        <vt:lpwstr/>
      </vt:variant>
      <vt:variant>
        <vt:lpwstr>_Toc368050134</vt:lpwstr>
      </vt:variant>
      <vt:variant>
        <vt:i4>1179711</vt:i4>
      </vt:variant>
      <vt:variant>
        <vt:i4>74</vt:i4>
      </vt:variant>
      <vt:variant>
        <vt:i4>0</vt:i4>
      </vt:variant>
      <vt:variant>
        <vt:i4>5</vt:i4>
      </vt:variant>
      <vt:variant>
        <vt:lpwstr/>
      </vt:variant>
      <vt:variant>
        <vt:lpwstr>_Toc368050133</vt:lpwstr>
      </vt:variant>
      <vt:variant>
        <vt:i4>1179711</vt:i4>
      </vt:variant>
      <vt:variant>
        <vt:i4>68</vt:i4>
      </vt:variant>
      <vt:variant>
        <vt:i4>0</vt:i4>
      </vt:variant>
      <vt:variant>
        <vt:i4>5</vt:i4>
      </vt:variant>
      <vt:variant>
        <vt:lpwstr/>
      </vt:variant>
      <vt:variant>
        <vt:lpwstr>_Toc368050132</vt:lpwstr>
      </vt:variant>
      <vt:variant>
        <vt:i4>1179711</vt:i4>
      </vt:variant>
      <vt:variant>
        <vt:i4>62</vt:i4>
      </vt:variant>
      <vt:variant>
        <vt:i4>0</vt:i4>
      </vt:variant>
      <vt:variant>
        <vt:i4>5</vt:i4>
      </vt:variant>
      <vt:variant>
        <vt:lpwstr/>
      </vt:variant>
      <vt:variant>
        <vt:lpwstr>_Toc368050131</vt:lpwstr>
      </vt:variant>
      <vt:variant>
        <vt:i4>1179711</vt:i4>
      </vt:variant>
      <vt:variant>
        <vt:i4>56</vt:i4>
      </vt:variant>
      <vt:variant>
        <vt:i4>0</vt:i4>
      </vt:variant>
      <vt:variant>
        <vt:i4>5</vt:i4>
      </vt:variant>
      <vt:variant>
        <vt:lpwstr/>
      </vt:variant>
      <vt:variant>
        <vt:lpwstr>_Toc368050130</vt:lpwstr>
      </vt:variant>
      <vt:variant>
        <vt:i4>1245247</vt:i4>
      </vt:variant>
      <vt:variant>
        <vt:i4>50</vt:i4>
      </vt:variant>
      <vt:variant>
        <vt:i4>0</vt:i4>
      </vt:variant>
      <vt:variant>
        <vt:i4>5</vt:i4>
      </vt:variant>
      <vt:variant>
        <vt:lpwstr/>
      </vt:variant>
      <vt:variant>
        <vt:lpwstr>_Toc368050129</vt:lpwstr>
      </vt:variant>
      <vt:variant>
        <vt:i4>1245247</vt:i4>
      </vt:variant>
      <vt:variant>
        <vt:i4>44</vt:i4>
      </vt:variant>
      <vt:variant>
        <vt:i4>0</vt:i4>
      </vt:variant>
      <vt:variant>
        <vt:i4>5</vt:i4>
      </vt:variant>
      <vt:variant>
        <vt:lpwstr/>
      </vt:variant>
      <vt:variant>
        <vt:lpwstr>_Toc368050128</vt:lpwstr>
      </vt:variant>
      <vt:variant>
        <vt:i4>1245247</vt:i4>
      </vt:variant>
      <vt:variant>
        <vt:i4>38</vt:i4>
      </vt:variant>
      <vt:variant>
        <vt:i4>0</vt:i4>
      </vt:variant>
      <vt:variant>
        <vt:i4>5</vt:i4>
      </vt:variant>
      <vt:variant>
        <vt:lpwstr/>
      </vt:variant>
      <vt:variant>
        <vt:lpwstr>_Toc368050127</vt:lpwstr>
      </vt:variant>
      <vt:variant>
        <vt:i4>1245247</vt:i4>
      </vt:variant>
      <vt:variant>
        <vt:i4>32</vt:i4>
      </vt:variant>
      <vt:variant>
        <vt:i4>0</vt:i4>
      </vt:variant>
      <vt:variant>
        <vt:i4>5</vt:i4>
      </vt:variant>
      <vt:variant>
        <vt:lpwstr/>
      </vt:variant>
      <vt:variant>
        <vt:lpwstr>_Toc368050126</vt:lpwstr>
      </vt:variant>
      <vt:variant>
        <vt:i4>1245247</vt:i4>
      </vt:variant>
      <vt:variant>
        <vt:i4>26</vt:i4>
      </vt:variant>
      <vt:variant>
        <vt:i4>0</vt:i4>
      </vt:variant>
      <vt:variant>
        <vt:i4>5</vt:i4>
      </vt:variant>
      <vt:variant>
        <vt:lpwstr/>
      </vt:variant>
      <vt:variant>
        <vt:lpwstr>_Toc368050125</vt:lpwstr>
      </vt:variant>
      <vt:variant>
        <vt:i4>1245247</vt:i4>
      </vt:variant>
      <vt:variant>
        <vt:i4>20</vt:i4>
      </vt:variant>
      <vt:variant>
        <vt:i4>0</vt:i4>
      </vt:variant>
      <vt:variant>
        <vt:i4>5</vt:i4>
      </vt:variant>
      <vt:variant>
        <vt:lpwstr/>
      </vt:variant>
      <vt:variant>
        <vt:lpwstr>_Toc368050124</vt:lpwstr>
      </vt:variant>
      <vt:variant>
        <vt:i4>1245247</vt:i4>
      </vt:variant>
      <vt:variant>
        <vt:i4>14</vt:i4>
      </vt:variant>
      <vt:variant>
        <vt:i4>0</vt:i4>
      </vt:variant>
      <vt:variant>
        <vt:i4>5</vt:i4>
      </vt:variant>
      <vt:variant>
        <vt:lpwstr/>
      </vt:variant>
      <vt:variant>
        <vt:lpwstr>_Toc368050123</vt:lpwstr>
      </vt:variant>
      <vt:variant>
        <vt:i4>1245247</vt:i4>
      </vt:variant>
      <vt:variant>
        <vt:i4>8</vt:i4>
      </vt:variant>
      <vt:variant>
        <vt:i4>0</vt:i4>
      </vt:variant>
      <vt:variant>
        <vt:i4>5</vt:i4>
      </vt:variant>
      <vt:variant>
        <vt:lpwstr/>
      </vt:variant>
      <vt:variant>
        <vt:lpwstr>_Toc368050122</vt:lpwstr>
      </vt:variant>
      <vt:variant>
        <vt:i4>1245247</vt:i4>
      </vt:variant>
      <vt:variant>
        <vt:i4>2</vt:i4>
      </vt:variant>
      <vt:variant>
        <vt:i4>0</vt:i4>
      </vt:variant>
      <vt:variant>
        <vt:i4>5</vt:i4>
      </vt:variant>
      <vt:variant>
        <vt:lpwstr/>
      </vt:variant>
      <vt:variant>
        <vt:lpwstr>_Toc368050121</vt:lpwstr>
      </vt:variant>
      <vt:variant>
        <vt:i4>5374068</vt:i4>
      </vt:variant>
      <vt:variant>
        <vt:i4>15</vt:i4>
      </vt:variant>
      <vt:variant>
        <vt:i4>0</vt:i4>
      </vt:variant>
      <vt:variant>
        <vt:i4>5</vt:i4>
      </vt:variant>
      <vt:variant>
        <vt:lpwstr>http://wiki.ecmascript.org/doku.php?id=harmony:binary_data</vt:lpwstr>
      </vt:variant>
      <vt:variant>
        <vt:lpwstr/>
      </vt:variant>
      <vt:variant>
        <vt:i4>5177358</vt:i4>
      </vt:variant>
      <vt:variant>
        <vt:i4>12</vt:i4>
      </vt:variant>
      <vt:variant>
        <vt:i4>0</vt:i4>
      </vt:variant>
      <vt:variant>
        <vt:i4>5</vt:i4>
      </vt:variant>
      <vt:variant>
        <vt:lpwstr>http://norbertlindenberg.com/2012/05/ecmascript-supplementary-characters/index.html</vt:lpwstr>
      </vt:variant>
      <vt:variant>
        <vt:lpwstr>String</vt:lpwstr>
      </vt:variant>
      <vt:variant>
        <vt:i4>7077898</vt:i4>
      </vt:variant>
      <vt:variant>
        <vt:i4>9</vt:i4>
      </vt:variant>
      <vt:variant>
        <vt:i4>0</vt:i4>
      </vt:variant>
      <vt:variant>
        <vt:i4>5</vt:i4>
      </vt:variant>
      <vt:variant>
        <vt:lpwstr>https://bugs.ecmascript.org/show_bug.cgi?id=155</vt:lpwstr>
      </vt:variant>
      <vt:variant>
        <vt:lpwstr/>
      </vt:variant>
      <vt:variant>
        <vt:i4>65550</vt:i4>
      </vt:variant>
      <vt:variant>
        <vt:i4>6</vt:i4>
      </vt:variant>
      <vt:variant>
        <vt:i4>0</vt:i4>
      </vt:variant>
      <vt:variant>
        <vt:i4>5</vt:i4>
      </vt:variant>
      <vt:variant>
        <vt:lpwstr>https://github.com/rwldrn/tc39-notes/blob/master/es6/2013-07/july-25.md</vt:lpwstr>
      </vt:variant>
      <vt:variant>
        <vt:lpwstr>consensusresolution</vt:lpwstr>
      </vt:variant>
      <vt:variant>
        <vt:i4>5963834</vt:i4>
      </vt:variant>
      <vt:variant>
        <vt:i4>3</vt:i4>
      </vt:variant>
      <vt:variant>
        <vt:i4>0</vt:i4>
      </vt:variant>
      <vt:variant>
        <vt:i4>5</vt:i4>
      </vt:variant>
      <vt:variant>
        <vt:lpwstr>https://bugs.ecmascript.org/show_bug.cgi?id=1200</vt:lpwstr>
      </vt:variant>
      <vt:variant>
        <vt:lpwstr/>
      </vt:variant>
      <vt:variant>
        <vt:i4>7143426</vt:i4>
      </vt:variant>
      <vt:variant>
        <vt:i4>0</vt:i4>
      </vt:variant>
      <vt:variant>
        <vt:i4>0</vt:i4>
      </vt:variant>
      <vt:variant>
        <vt:i4>5</vt:i4>
      </vt:variant>
      <vt:variant>
        <vt:lpwstr>https://bugs.ecmascript.org/show_bug.cgi?id=944</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cp:lastModifiedBy>azu azu</cp:lastModifiedBy>
  <cp:revision>2</cp:revision>
  <cp:lastPrinted>2013-09-27T04:21:00Z</cp:lastPrinted>
  <dcterms:created xsi:type="dcterms:W3CDTF">2015-05-03T16:28:00Z</dcterms:created>
  <dcterms:modified xsi:type="dcterms:W3CDTF">2015-05-03T16:28:00Z</dcterms:modified>
</cp:coreProperties>
</file>